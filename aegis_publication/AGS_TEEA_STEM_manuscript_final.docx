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FC73B" w14:textId="48F31C83" w:rsidR="001C5A41" w:rsidRPr="00CA7B0F" w:rsidRDefault="00FE1354" w:rsidP="00E37277">
      <w:pPr>
        <w:pStyle w:val="BFEEFReportStandard"/>
        <w:jc w:val="both"/>
        <w:rPr>
          <w:rFonts w:asciiTheme="minorBidi" w:hAnsiTheme="minorBidi" w:cstheme="minorBidi"/>
          <w:b/>
          <w:sz w:val="21"/>
          <w:szCs w:val="21"/>
          <w:lang w:val="en-US"/>
        </w:rPr>
      </w:pPr>
      <w:r>
        <w:rPr>
          <w:rFonts w:asciiTheme="minorBidi" w:hAnsiTheme="minorBidi" w:cstheme="minorBidi"/>
          <w:b/>
          <w:sz w:val="21"/>
          <w:szCs w:val="21"/>
          <w:lang w:val="en-US"/>
        </w:rPr>
        <w:t>Prospective assessment of the role of</w:t>
      </w:r>
      <w:r w:rsidR="001C5A41" w:rsidRPr="00CA7B0F">
        <w:rPr>
          <w:rFonts w:asciiTheme="minorBidi" w:hAnsiTheme="minorBidi" w:cstheme="minorBidi"/>
          <w:b/>
          <w:sz w:val="21"/>
          <w:szCs w:val="21"/>
          <w:lang w:val="en-US"/>
        </w:rPr>
        <w:t xml:space="preserve"> Advanced Geothermal Systems (AGS) </w:t>
      </w:r>
      <w:r w:rsidR="00EE5914">
        <w:rPr>
          <w:rFonts w:asciiTheme="minorBidi" w:hAnsiTheme="minorBidi" w:cstheme="minorBidi"/>
          <w:b/>
          <w:sz w:val="21"/>
          <w:szCs w:val="21"/>
          <w:lang w:val="en-US"/>
        </w:rPr>
        <w:t>i</w:t>
      </w:r>
      <w:r w:rsidR="00F22FCB">
        <w:rPr>
          <w:rFonts w:asciiTheme="minorBidi" w:hAnsiTheme="minorBidi" w:cstheme="minorBidi"/>
          <w:b/>
          <w:sz w:val="21"/>
          <w:szCs w:val="21"/>
          <w:lang w:val="en-US"/>
        </w:rPr>
        <w:t xml:space="preserve">n </w:t>
      </w:r>
      <w:r w:rsidR="001A6895">
        <w:rPr>
          <w:rFonts w:asciiTheme="minorBidi" w:hAnsiTheme="minorBidi" w:cstheme="minorBidi"/>
          <w:b/>
          <w:sz w:val="21"/>
          <w:szCs w:val="21"/>
          <w:lang w:val="en-US"/>
        </w:rPr>
        <w:t>N</w:t>
      </w:r>
      <w:r w:rsidR="001C5A41" w:rsidRPr="00CA7B0F">
        <w:rPr>
          <w:rFonts w:asciiTheme="minorBidi" w:hAnsiTheme="minorBidi" w:cstheme="minorBidi"/>
          <w:b/>
          <w:sz w:val="21"/>
          <w:szCs w:val="21"/>
          <w:lang w:val="en-US"/>
        </w:rPr>
        <w:t>et</w:t>
      </w:r>
      <w:r w:rsidR="001A6895">
        <w:rPr>
          <w:rFonts w:asciiTheme="minorBidi" w:hAnsiTheme="minorBidi" w:cstheme="minorBidi"/>
          <w:b/>
          <w:sz w:val="21"/>
          <w:szCs w:val="21"/>
          <w:lang w:val="en-US"/>
        </w:rPr>
        <w:t>-</w:t>
      </w:r>
      <w:r w:rsidR="001C5A41" w:rsidRPr="00CA7B0F">
        <w:rPr>
          <w:rFonts w:asciiTheme="minorBidi" w:hAnsiTheme="minorBidi" w:cstheme="minorBidi"/>
          <w:b/>
          <w:sz w:val="21"/>
          <w:szCs w:val="21"/>
          <w:lang w:val="en-US"/>
        </w:rPr>
        <w:t xml:space="preserve">zero </w:t>
      </w:r>
      <w:r w:rsidR="00F22FCB">
        <w:rPr>
          <w:rFonts w:asciiTheme="minorBidi" w:hAnsiTheme="minorBidi" w:cstheme="minorBidi"/>
          <w:b/>
          <w:sz w:val="21"/>
          <w:szCs w:val="21"/>
          <w:lang w:val="en-US"/>
        </w:rPr>
        <w:t>electricity</w:t>
      </w:r>
      <w:r w:rsidR="001C5A41" w:rsidRPr="00CA7B0F">
        <w:rPr>
          <w:rFonts w:asciiTheme="minorBidi" w:hAnsiTheme="minorBidi" w:cstheme="minorBidi"/>
          <w:b/>
          <w:sz w:val="21"/>
          <w:szCs w:val="21"/>
          <w:lang w:val="en-US"/>
        </w:rPr>
        <w:t xml:space="preserve">: </w:t>
      </w:r>
      <w:r w:rsidR="004F0456">
        <w:rPr>
          <w:rFonts w:asciiTheme="minorBidi" w:hAnsiTheme="minorBidi" w:cstheme="minorBidi"/>
          <w:b/>
          <w:sz w:val="21"/>
          <w:szCs w:val="21"/>
          <w:lang w:val="en-US"/>
        </w:rPr>
        <w:t xml:space="preserve">Integrated </w:t>
      </w:r>
      <w:r w:rsidR="005E5093">
        <w:rPr>
          <w:rFonts w:asciiTheme="minorBidi" w:hAnsiTheme="minorBidi" w:cstheme="minorBidi"/>
          <w:b/>
          <w:sz w:val="21"/>
          <w:szCs w:val="21"/>
          <w:lang w:val="en-US"/>
        </w:rPr>
        <w:t>Techno</w:t>
      </w:r>
      <w:r w:rsidR="00F22FCB">
        <w:rPr>
          <w:rFonts w:asciiTheme="minorBidi" w:hAnsiTheme="minorBidi" w:cstheme="minorBidi"/>
          <w:b/>
          <w:sz w:val="21"/>
          <w:szCs w:val="21"/>
          <w:lang w:val="en-US"/>
        </w:rPr>
        <w:t>-Economic, Environmental, and System Perspectives</w:t>
      </w:r>
    </w:p>
    <w:p w14:paraId="39FB1F6A" w14:textId="77777777" w:rsidR="001C5A41" w:rsidRPr="00CA7B0F" w:rsidRDefault="001C5A41" w:rsidP="00E37277">
      <w:pPr>
        <w:pStyle w:val="BFEEFReportStandard"/>
        <w:jc w:val="both"/>
        <w:rPr>
          <w:rFonts w:asciiTheme="minorBidi" w:hAnsiTheme="minorBidi" w:cstheme="minorBidi"/>
          <w:b/>
          <w:szCs w:val="20"/>
          <w:lang w:val="en-US"/>
        </w:rPr>
      </w:pPr>
    </w:p>
    <w:p w14:paraId="71F0FE72" w14:textId="091A2FE2" w:rsidR="001C5A41" w:rsidRPr="00266CB6" w:rsidRDefault="00B70FEA" w:rsidP="00E37277">
      <w:pPr>
        <w:pStyle w:val="BFEEFReportStandard"/>
        <w:jc w:val="both"/>
        <w:rPr>
          <w:rFonts w:asciiTheme="minorBidi" w:hAnsiTheme="minorBidi" w:cstheme="minorBidi"/>
          <w:bCs/>
          <w:sz w:val="18"/>
          <w:szCs w:val="18"/>
          <w:lang w:val="de-CH"/>
        </w:rPr>
      </w:pPr>
      <w:commentRangeStart w:id="0"/>
      <w:r w:rsidRPr="00266CB6">
        <w:rPr>
          <w:rFonts w:asciiTheme="minorBidi" w:hAnsiTheme="minorBidi" w:cstheme="minorBidi"/>
          <w:bCs/>
          <w:sz w:val="18"/>
          <w:szCs w:val="18"/>
          <w:lang w:val="de-CH"/>
        </w:rPr>
        <w:t>Treyer</w:t>
      </w:r>
      <w:commentRangeEnd w:id="0"/>
      <w:r w:rsidR="00134F8F" w:rsidRPr="00266CB6">
        <w:rPr>
          <w:rStyle w:val="CommentReference"/>
          <w:rFonts w:asciiTheme="minorBidi" w:hAnsiTheme="minorBidi" w:cstheme="minorBidi"/>
          <w:sz w:val="18"/>
          <w:szCs w:val="18"/>
          <w:lang w:val="de-CH"/>
        </w:rPr>
        <w:commentReference w:id="0"/>
      </w:r>
      <w:r w:rsidRPr="00266CB6">
        <w:rPr>
          <w:rFonts w:asciiTheme="minorBidi" w:hAnsiTheme="minorBidi" w:cstheme="minorBidi"/>
          <w:bCs/>
          <w:sz w:val="18"/>
          <w:szCs w:val="18"/>
          <w:lang w:val="de-CH"/>
        </w:rPr>
        <w:t>, Karin</w:t>
      </w:r>
      <w:r w:rsidRPr="00266CB6">
        <w:rPr>
          <w:rFonts w:asciiTheme="minorBidi" w:hAnsiTheme="minorBidi" w:cstheme="minorBidi"/>
          <w:bCs/>
          <w:sz w:val="18"/>
          <w:szCs w:val="18"/>
          <w:vertAlign w:val="superscript"/>
          <w:lang w:val="de-CH"/>
        </w:rPr>
        <w:t>1</w:t>
      </w:r>
      <w:r w:rsidRPr="00266CB6">
        <w:rPr>
          <w:rFonts w:asciiTheme="minorBidi" w:hAnsiTheme="minorBidi" w:cstheme="minorBidi"/>
          <w:bCs/>
          <w:sz w:val="18"/>
          <w:szCs w:val="18"/>
          <w:lang w:val="de-CH"/>
        </w:rPr>
        <w:t xml:space="preserve">; </w:t>
      </w:r>
      <w:r w:rsidR="001C5A41" w:rsidRPr="00266CB6">
        <w:rPr>
          <w:rFonts w:asciiTheme="minorBidi" w:hAnsiTheme="minorBidi" w:cstheme="minorBidi"/>
          <w:bCs/>
          <w:sz w:val="18"/>
          <w:szCs w:val="18"/>
          <w:lang w:val="de-CH"/>
        </w:rPr>
        <w:t>Hefny, Mahmoud</w:t>
      </w:r>
      <w:r w:rsidR="001C5A41" w:rsidRPr="00266CB6">
        <w:rPr>
          <w:rFonts w:asciiTheme="minorBidi" w:hAnsiTheme="minorBidi" w:cstheme="minorBidi"/>
          <w:bCs/>
          <w:sz w:val="18"/>
          <w:szCs w:val="18"/>
          <w:vertAlign w:val="superscript"/>
          <w:lang w:val="de-CH"/>
        </w:rPr>
        <w:t>2</w:t>
      </w:r>
      <w:r w:rsidR="00EA4BB7">
        <w:rPr>
          <w:rFonts w:asciiTheme="minorBidi" w:hAnsiTheme="minorBidi" w:cstheme="minorBidi"/>
          <w:bCs/>
          <w:sz w:val="18"/>
          <w:szCs w:val="18"/>
          <w:vertAlign w:val="superscript"/>
          <w:lang w:val="de-CH"/>
        </w:rPr>
        <w:t>,3</w:t>
      </w:r>
      <w:r w:rsidR="001C5A41" w:rsidRPr="00266CB6">
        <w:rPr>
          <w:rFonts w:asciiTheme="minorBidi" w:hAnsiTheme="minorBidi" w:cstheme="minorBidi"/>
          <w:bCs/>
          <w:sz w:val="18"/>
          <w:szCs w:val="18"/>
          <w:lang w:val="de-CH"/>
        </w:rPr>
        <w:t>, Alfermann, Dirk</w:t>
      </w:r>
      <w:r w:rsidR="00A45EFD">
        <w:rPr>
          <w:rFonts w:asciiTheme="minorBidi" w:hAnsiTheme="minorBidi" w:cstheme="minorBidi"/>
          <w:bCs/>
          <w:sz w:val="18"/>
          <w:szCs w:val="18"/>
          <w:vertAlign w:val="superscript"/>
          <w:lang w:val="de-CH"/>
        </w:rPr>
        <w:t>2</w:t>
      </w:r>
      <w:r w:rsidR="001C5A41" w:rsidRPr="00266CB6">
        <w:rPr>
          <w:rFonts w:asciiTheme="minorBidi" w:hAnsiTheme="minorBidi" w:cstheme="minorBidi"/>
          <w:bCs/>
          <w:sz w:val="18"/>
          <w:szCs w:val="18"/>
          <w:lang w:val="de-CH"/>
        </w:rPr>
        <w:t>; Panos, Evangelos</w:t>
      </w:r>
      <w:r w:rsidR="001C5A41" w:rsidRPr="00266CB6">
        <w:rPr>
          <w:rFonts w:asciiTheme="minorBidi" w:hAnsiTheme="minorBidi" w:cstheme="minorBidi"/>
          <w:bCs/>
          <w:sz w:val="18"/>
          <w:szCs w:val="18"/>
          <w:vertAlign w:val="superscript"/>
          <w:lang w:val="de-CH"/>
        </w:rPr>
        <w:t>1</w:t>
      </w:r>
      <w:r w:rsidR="001A6895" w:rsidRPr="00266CB6">
        <w:rPr>
          <w:rFonts w:asciiTheme="minorBidi" w:hAnsiTheme="minorBidi" w:cstheme="minorBidi"/>
          <w:bCs/>
          <w:sz w:val="18"/>
          <w:szCs w:val="18"/>
          <w:lang w:val="de-CH"/>
        </w:rPr>
        <w:t xml:space="preserve">, </w:t>
      </w:r>
      <w:r w:rsidR="001D0444" w:rsidRPr="00266CB6">
        <w:rPr>
          <w:rFonts w:asciiTheme="minorBidi" w:hAnsiTheme="minorBidi" w:cstheme="minorBidi"/>
          <w:bCs/>
          <w:sz w:val="18"/>
          <w:szCs w:val="18"/>
          <w:lang w:val="de-CH"/>
        </w:rPr>
        <w:t>Saar, Martin</w:t>
      </w:r>
      <w:r w:rsidR="001D0444" w:rsidRPr="00266CB6">
        <w:rPr>
          <w:rFonts w:asciiTheme="minorBidi" w:hAnsiTheme="minorBidi" w:cstheme="minorBidi"/>
          <w:bCs/>
          <w:sz w:val="18"/>
          <w:szCs w:val="18"/>
          <w:vertAlign w:val="superscript"/>
          <w:lang w:val="de-CH"/>
        </w:rPr>
        <w:t>2</w:t>
      </w:r>
      <w:r w:rsidR="001D0444">
        <w:rPr>
          <w:rFonts w:asciiTheme="minorBidi" w:hAnsiTheme="minorBidi" w:cstheme="minorBidi"/>
          <w:bCs/>
          <w:sz w:val="18"/>
          <w:szCs w:val="18"/>
          <w:lang w:val="de-CH"/>
        </w:rPr>
        <w:t>, R</w:t>
      </w:r>
      <w:r w:rsidR="00A04B85" w:rsidRPr="00266CB6">
        <w:rPr>
          <w:rFonts w:asciiTheme="minorBidi" w:hAnsiTheme="minorBidi" w:cstheme="minorBidi"/>
          <w:bCs/>
          <w:sz w:val="18"/>
          <w:szCs w:val="18"/>
          <w:lang w:val="de-CH"/>
        </w:rPr>
        <w:t>amachandran, Kannan</w:t>
      </w:r>
      <w:r w:rsidR="00A04B85" w:rsidRPr="00266CB6">
        <w:rPr>
          <w:rFonts w:asciiTheme="minorBidi" w:hAnsiTheme="minorBidi" w:cstheme="minorBidi"/>
          <w:bCs/>
          <w:sz w:val="18"/>
          <w:szCs w:val="18"/>
          <w:vertAlign w:val="superscript"/>
          <w:lang w:val="de-CH"/>
        </w:rPr>
        <w:t>1</w:t>
      </w:r>
    </w:p>
    <w:p w14:paraId="5C8FEA2B" w14:textId="5A15839A" w:rsidR="009228B1" w:rsidRDefault="001C5A41" w:rsidP="00E37277">
      <w:pPr>
        <w:pStyle w:val="BFEEFReportStandard"/>
        <w:jc w:val="both"/>
        <w:rPr>
          <w:rFonts w:asciiTheme="minorBidi" w:hAnsiTheme="minorBidi" w:cstheme="minorBidi"/>
          <w:sz w:val="18"/>
          <w:szCs w:val="18"/>
          <w:lang w:val="en-US"/>
        </w:rPr>
      </w:pPr>
      <w:r w:rsidRPr="7590434A">
        <w:rPr>
          <w:rFonts w:asciiTheme="minorBidi" w:hAnsiTheme="minorBidi" w:cstheme="minorBidi"/>
          <w:sz w:val="18"/>
          <w:szCs w:val="18"/>
          <w:vertAlign w:val="superscript"/>
          <w:lang w:val="en-US"/>
        </w:rPr>
        <w:t>1</w:t>
      </w:r>
      <w:r w:rsidR="00BF60F7" w:rsidRPr="7590434A">
        <w:rPr>
          <w:rFonts w:asciiTheme="minorBidi" w:hAnsiTheme="minorBidi" w:cstheme="minorBidi"/>
          <w:sz w:val="18"/>
          <w:szCs w:val="18"/>
          <w:vertAlign w:val="superscript"/>
          <w:lang w:val="en-US"/>
        </w:rPr>
        <w:t xml:space="preserve"> </w:t>
      </w:r>
      <w:r w:rsidR="00BF60F7" w:rsidRPr="7590434A">
        <w:rPr>
          <w:rFonts w:asciiTheme="minorBidi" w:hAnsiTheme="minorBidi" w:cstheme="minorBidi"/>
          <w:sz w:val="18"/>
          <w:szCs w:val="18"/>
          <w:lang w:val="en-US"/>
        </w:rPr>
        <w:t>PSI Centers</w:t>
      </w:r>
      <w:r w:rsidRPr="7590434A">
        <w:rPr>
          <w:rFonts w:asciiTheme="minorBidi" w:hAnsiTheme="minorBidi" w:cstheme="minorBidi"/>
          <w:sz w:val="18"/>
          <w:szCs w:val="18"/>
          <w:lang w:val="en-US"/>
        </w:rPr>
        <w:t xml:space="preserve"> for </w:t>
      </w:r>
      <w:r w:rsidR="00BF60F7" w:rsidRPr="7590434A">
        <w:rPr>
          <w:rFonts w:asciiTheme="minorBidi" w:hAnsiTheme="minorBidi" w:cstheme="minorBidi"/>
          <w:sz w:val="18"/>
          <w:szCs w:val="18"/>
          <w:lang w:val="en-US"/>
        </w:rPr>
        <w:t xml:space="preserve">Nuclear Engineering and Sciences &amp; </w:t>
      </w:r>
      <w:r w:rsidRPr="7590434A">
        <w:rPr>
          <w:rFonts w:asciiTheme="minorBidi" w:hAnsiTheme="minorBidi" w:cstheme="minorBidi"/>
          <w:sz w:val="18"/>
          <w:szCs w:val="18"/>
          <w:lang w:val="en-US"/>
        </w:rPr>
        <w:t xml:space="preserve">Energy </w:t>
      </w:r>
      <w:r w:rsidR="00BF60F7" w:rsidRPr="7590434A">
        <w:rPr>
          <w:rFonts w:asciiTheme="minorBidi" w:hAnsiTheme="minorBidi" w:cstheme="minorBidi"/>
          <w:sz w:val="18"/>
          <w:szCs w:val="18"/>
          <w:lang w:val="en-US"/>
        </w:rPr>
        <w:t>and Environmental Sciences</w:t>
      </w:r>
      <w:r w:rsidRPr="7590434A">
        <w:rPr>
          <w:rFonts w:asciiTheme="minorBidi" w:hAnsiTheme="minorBidi" w:cstheme="minorBidi"/>
          <w:sz w:val="18"/>
          <w:szCs w:val="18"/>
          <w:lang w:val="en-US"/>
        </w:rPr>
        <w:t>,</w:t>
      </w:r>
      <w:r w:rsidR="1481BEEE" w:rsidRPr="7590434A">
        <w:rPr>
          <w:rFonts w:asciiTheme="minorBidi" w:hAnsiTheme="minorBidi" w:cstheme="minorBidi"/>
          <w:sz w:val="18"/>
          <w:szCs w:val="18"/>
          <w:lang w:val="en-US"/>
        </w:rPr>
        <w:t xml:space="preserve"> Laboratory for Energy Systems Analysis,</w:t>
      </w:r>
      <w:r w:rsidRPr="7590434A">
        <w:rPr>
          <w:rFonts w:asciiTheme="minorBidi" w:hAnsiTheme="minorBidi" w:cstheme="minorBidi"/>
          <w:sz w:val="18"/>
          <w:szCs w:val="18"/>
          <w:lang w:val="en-US"/>
        </w:rPr>
        <w:t xml:space="preserve"> Paul Scherrer Institute, </w:t>
      </w:r>
      <w:proofErr w:type="spellStart"/>
      <w:r w:rsidRPr="7590434A">
        <w:rPr>
          <w:rFonts w:asciiTheme="minorBidi" w:hAnsiTheme="minorBidi" w:cstheme="minorBidi"/>
          <w:sz w:val="18"/>
          <w:szCs w:val="18"/>
          <w:lang w:val="en-US"/>
        </w:rPr>
        <w:t>Villigen</w:t>
      </w:r>
      <w:proofErr w:type="spellEnd"/>
      <w:r w:rsidRPr="7590434A">
        <w:rPr>
          <w:rFonts w:asciiTheme="minorBidi" w:hAnsiTheme="minorBidi" w:cstheme="minorBidi"/>
          <w:sz w:val="18"/>
          <w:szCs w:val="18"/>
          <w:lang w:val="en-US"/>
        </w:rPr>
        <w:t xml:space="preserve"> PSI, Switzerland</w:t>
      </w:r>
    </w:p>
    <w:p w14:paraId="455E4C8E" w14:textId="4977EBCD" w:rsidR="001C5A41" w:rsidRPr="00CF4A35" w:rsidRDefault="001C5A41" w:rsidP="00E37277">
      <w:pPr>
        <w:pStyle w:val="BFEEFReportStandard"/>
        <w:jc w:val="both"/>
        <w:rPr>
          <w:rFonts w:asciiTheme="minorBidi" w:hAnsiTheme="minorBidi" w:cstheme="minorBidi"/>
          <w:sz w:val="18"/>
          <w:szCs w:val="18"/>
          <w:lang w:val="en-US"/>
        </w:rPr>
      </w:pPr>
      <w:r w:rsidRPr="00CF4A35">
        <w:rPr>
          <w:rFonts w:asciiTheme="minorBidi" w:hAnsiTheme="minorBidi" w:cstheme="minorBidi"/>
          <w:sz w:val="18"/>
          <w:szCs w:val="18"/>
          <w:vertAlign w:val="superscript"/>
          <w:lang w:val="en-US"/>
        </w:rPr>
        <w:t>2</w:t>
      </w:r>
      <w:r w:rsidR="008121B9" w:rsidRPr="00CF4A35">
        <w:rPr>
          <w:rFonts w:asciiTheme="minorBidi" w:hAnsiTheme="minorBidi" w:cstheme="minorBidi"/>
          <w:sz w:val="18"/>
          <w:szCs w:val="18"/>
          <w:vertAlign w:val="superscript"/>
          <w:lang w:val="en-US"/>
        </w:rPr>
        <w:t xml:space="preserve"> </w:t>
      </w:r>
      <w:r w:rsidR="00762514" w:rsidRPr="00CF4A35">
        <w:rPr>
          <w:rFonts w:asciiTheme="minorBidi" w:hAnsiTheme="minorBidi" w:cstheme="minorBidi"/>
          <w:sz w:val="18"/>
          <w:szCs w:val="18"/>
          <w:lang w:val="en-US"/>
        </w:rPr>
        <w:t>Geothermal Energy and Geofluids group, I</w:t>
      </w:r>
      <w:r w:rsidRPr="00CF4A35">
        <w:rPr>
          <w:rFonts w:asciiTheme="minorBidi" w:hAnsiTheme="minorBidi" w:cstheme="minorBidi"/>
          <w:sz w:val="18"/>
          <w:szCs w:val="18"/>
          <w:lang w:val="en-US"/>
        </w:rPr>
        <w:t xml:space="preserve">nstitute of Geophysics, </w:t>
      </w:r>
      <w:r w:rsidR="00CC54D4" w:rsidRPr="3EE5044C">
        <w:rPr>
          <w:rFonts w:asciiTheme="minorBidi" w:hAnsiTheme="minorBidi" w:cstheme="minorBidi"/>
          <w:sz w:val="18"/>
          <w:szCs w:val="18"/>
          <w:lang w:val="en-US"/>
        </w:rPr>
        <w:t xml:space="preserve">Department of Earth and Planetary Sciences, </w:t>
      </w:r>
      <w:r w:rsidR="0038248B">
        <w:rPr>
          <w:rFonts w:asciiTheme="minorBidi" w:hAnsiTheme="minorBidi" w:cstheme="minorBidi"/>
          <w:sz w:val="18"/>
          <w:szCs w:val="18"/>
          <w:lang w:val="en-US"/>
        </w:rPr>
        <w:t>ETH</w:t>
      </w:r>
      <w:r w:rsidRPr="00CF4A35">
        <w:rPr>
          <w:rFonts w:asciiTheme="minorBidi" w:hAnsiTheme="minorBidi" w:cstheme="minorBidi"/>
          <w:sz w:val="18"/>
          <w:szCs w:val="18"/>
          <w:lang w:val="en-US"/>
        </w:rPr>
        <w:t xml:space="preserve"> Zurich (ETHZ), Switzerland</w:t>
      </w:r>
    </w:p>
    <w:p w14:paraId="6CA014A4" w14:textId="74764527" w:rsidR="00EA4BB7" w:rsidRPr="009750EA" w:rsidRDefault="005B446C" w:rsidP="00E37277">
      <w:pPr>
        <w:pStyle w:val="BFEEFReportStandard"/>
        <w:jc w:val="both"/>
        <w:rPr>
          <w:rFonts w:asciiTheme="minorBidi" w:hAnsiTheme="minorBidi" w:cstheme="minorBidi"/>
          <w:sz w:val="18"/>
          <w:szCs w:val="18"/>
          <w:lang w:val="en-US"/>
        </w:rPr>
      </w:pPr>
      <w:r w:rsidRPr="009750EA">
        <w:rPr>
          <w:rFonts w:asciiTheme="minorBidi" w:hAnsiTheme="minorBidi" w:cstheme="minorBidi"/>
          <w:sz w:val="18"/>
          <w:szCs w:val="18"/>
          <w:vertAlign w:val="superscript"/>
          <w:lang w:val="en-US"/>
        </w:rPr>
        <w:t>3</w:t>
      </w:r>
      <w:r w:rsidRPr="009750EA">
        <w:rPr>
          <w:rFonts w:asciiTheme="minorBidi" w:hAnsiTheme="minorBidi" w:cstheme="minorBidi"/>
          <w:sz w:val="18"/>
          <w:szCs w:val="18"/>
          <w:lang w:val="en-US"/>
        </w:rPr>
        <w:t xml:space="preserve"> </w:t>
      </w:r>
      <w:r w:rsidR="00EA4BB7">
        <w:rPr>
          <w:rFonts w:asciiTheme="minorBidi" w:hAnsiTheme="minorBidi" w:cstheme="minorBidi"/>
          <w:sz w:val="18"/>
          <w:szCs w:val="18"/>
          <w:lang w:val="en-US"/>
        </w:rPr>
        <w:t xml:space="preserve">Geology Department, </w:t>
      </w:r>
      <w:r w:rsidR="008217A5">
        <w:rPr>
          <w:rFonts w:asciiTheme="minorBidi" w:hAnsiTheme="minorBidi" w:cstheme="minorBidi"/>
          <w:sz w:val="18"/>
          <w:szCs w:val="18"/>
          <w:lang w:val="en-US"/>
        </w:rPr>
        <w:t>Qena</w:t>
      </w:r>
      <w:r w:rsidR="00EA4BB7">
        <w:rPr>
          <w:rFonts w:asciiTheme="minorBidi" w:hAnsiTheme="minorBidi" w:cstheme="minorBidi"/>
          <w:sz w:val="18"/>
          <w:szCs w:val="18"/>
          <w:lang w:val="en-US"/>
        </w:rPr>
        <w:t xml:space="preserve"> University, Egypt</w:t>
      </w:r>
    </w:p>
    <w:p w14:paraId="4DABC810" w14:textId="1B68BD0F" w:rsidR="001C5A41" w:rsidRPr="00CA7B0F" w:rsidRDefault="001C5A41" w:rsidP="00E37277">
      <w:pPr>
        <w:pStyle w:val="BFEEFReportStandard"/>
        <w:jc w:val="both"/>
        <w:rPr>
          <w:rFonts w:asciiTheme="minorBidi" w:hAnsiTheme="minorBidi" w:cstheme="minorBidi"/>
          <w:bCs/>
          <w:sz w:val="18"/>
          <w:szCs w:val="18"/>
          <w:lang w:val="en-US"/>
        </w:rPr>
      </w:pPr>
      <w:r w:rsidRPr="00CA7B0F">
        <w:rPr>
          <w:rFonts w:asciiTheme="minorBidi" w:hAnsiTheme="minorBidi" w:cstheme="minorBidi"/>
          <w:bCs/>
          <w:i/>
          <w:iCs/>
          <w:sz w:val="18"/>
          <w:szCs w:val="18"/>
          <w:lang w:val="en-US"/>
        </w:rPr>
        <w:t>Corresponding Author</w:t>
      </w:r>
      <w:r w:rsidRPr="00CA7B0F">
        <w:rPr>
          <w:rFonts w:asciiTheme="minorBidi" w:hAnsiTheme="minorBidi" w:cstheme="minorBidi"/>
          <w:bCs/>
          <w:sz w:val="18"/>
          <w:szCs w:val="18"/>
          <w:lang w:val="en-US"/>
        </w:rPr>
        <w:t xml:space="preserve">: </w:t>
      </w:r>
      <w:r w:rsidR="005442D4" w:rsidRPr="005442D4">
        <w:rPr>
          <w:rFonts w:asciiTheme="minorBidi" w:hAnsiTheme="minorBidi" w:cstheme="minorBidi"/>
          <w:bCs/>
          <w:sz w:val="18"/>
          <w:szCs w:val="18"/>
          <w:lang w:val="en-US"/>
        </w:rPr>
        <w:t>Treyer, Karin</w:t>
      </w:r>
      <w:r w:rsidR="00FD5DB4">
        <w:rPr>
          <w:rFonts w:asciiTheme="minorBidi" w:hAnsiTheme="minorBidi" w:cstheme="minorBidi"/>
          <w:bCs/>
          <w:sz w:val="18"/>
          <w:szCs w:val="18"/>
          <w:lang w:val="en-US"/>
        </w:rPr>
        <w:t>, karin.treyer@psi.ch</w:t>
      </w:r>
    </w:p>
    <w:p w14:paraId="29752D16" w14:textId="77777777" w:rsidR="000555C5" w:rsidRDefault="000555C5" w:rsidP="00E37277">
      <w:pPr>
        <w:jc w:val="both"/>
        <w:rPr>
          <w:szCs w:val="20"/>
          <w:lang w:val="en-US"/>
        </w:rPr>
      </w:pPr>
    </w:p>
    <w:p w14:paraId="679F8CAA" w14:textId="0602EB4A" w:rsidR="000555C5" w:rsidRDefault="000555C5" w:rsidP="00E37277">
      <w:pPr>
        <w:spacing w:after="0" w:line="240" w:lineRule="auto"/>
        <w:jc w:val="both"/>
        <w:rPr>
          <w:szCs w:val="20"/>
          <w:lang w:val="en-US"/>
        </w:rPr>
      </w:pPr>
      <w:r>
        <w:rPr>
          <w:szCs w:val="20"/>
          <w:lang w:val="en-US"/>
        </w:rPr>
        <w:br w:type="page"/>
      </w:r>
    </w:p>
    <w:p w14:paraId="1D411EBF" w14:textId="629A960F" w:rsidR="001C5A41" w:rsidRPr="00CA7B0F" w:rsidRDefault="001C5A41" w:rsidP="00E37277">
      <w:pPr>
        <w:jc w:val="both"/>
        <w:rPr>
          <w:b/>
          <w:bCs/>
          <w:lang w:val="en-US"/>
        </w:rPr>
      </w:pPr>
      <w:r w:rsidRPr="2EF0E2D3">
        <w:rPr>
          <w:b/>
          <w:bCs/>
          <w:lang w:val="en-US"/>
        </w:rPr>
        <w:lastRenderedPageBreak/>
        <w:t>Abstract</w:t>
      </w:r>
    </w:p>
    <w:p w14:paraId="51F86716" w14:textId="77777777" w:rsidR="00730DBE" w:rsidRDefault="000E5888" w:rsidP="00E37277">
      <w:pPr>
        <w:jc w:val="both"/>
        <w:rPr>
          <w:lang w:val="en-US"/>
        </w:rPr>
      </w:pPr>
      <w:r w:rsidRPr="2EF0E2D3">
        <w:rPr>
          <w:lang w:val="en-US"/>
        </w:rPr>
        <w:t xml:space="preserve">Advanced Geothermal Systems (AGS) </w:t>
      </w:r>
      <w:r w:rsidR="000C7AAB" w:rsidRPr="2EF0E2D3">
        <w:rPr>
          <w:lang w:val="en-US"/>
        </w:rPr>
        <w:t>are</w:t>
      </w:r>
      <w:r w:rsidRPr="2EF0E2D3">
        <w:rPr>
          <w:lang w:val="en-US"/>
        </w:rPr>
        <w:t xml:space="preserve"> a </w:t>
      </w:r>
      <w:r w:rsidR="0032767C" w:rsidRPr="2EF0E2D3">
        <w:rPr>
          <w:lang w:val="en-US"/>
        </w:rPr>
        <w:t>novel</w:t>
      </w:r>
      <w:r w:rsidRPr="2EF0E2D3">
        <w:rPr>
          <w:lang w:val="en-US"/>
        </w:rPr>
        <w:t xml:space="preserve"> deep geothermal technology </w:t>
      </w:r>
      <w:r w:rsidR="006A79B0" w:rsidRPr="2EF0E2D3">
        <w:rPr>
          <w:lang w:val="en-US"/>
        </w:rPr>
        <w:t>that extract</w:t>
      </w:r>
      <w:r w:rsidR="00622AF2" w:rsidRPr="2EF0E2D3">
        <w:rPr>
          <w:lang w:val="en-US"/>
        </w:rPr>
        <w:t>s</w:t>
      </w:r>
      <w:r w:rsidR="006A79B0" w:rsidRPr="2EF0E2D3">
        <w:rPr>
          <w:lang w:val="en-US"/>
        </w:rPr>
        <w:t xml:space="preserve"> heat via closed-loop </w:t>
      </w:r>
      <w:r w:rsidR="00517241" w:rsidRPr="2EF0E2D3">
        <w:rPr>
          <w:lang w:val="en-US"/>
        </w:rPr>
        <w:t>heat exchange</w:t>
      </w:r>
      <w:r w:rsidR="005F43F3" w:rsidRPr="2EF0E2D3">
        <w:rPr>
          <w:lang w:val="en-US"/>
        </w:rPr>
        <w:t xml:space="preserve">r </w:t>
      </w:r>
      <w:r w:rsidR="00517241" w:rsidRPr="2EF0E2D3">
        <w:rPr>
          <w:lang w:val="en-US"/>
        </w:rPr>
        <w:t>at</w:t>
      </w:r>
      <w:r w:rsidRPr="2EF0E2D3">
        <w:rPr>
          <w:lang w:val="en-US"/>
        </w:rPr>
        <w:t xml:space="preserve"> depths </w:t>
      </w:r>
      <w:r w:rsidR="00F820C5">
        <w:rPr>
          <w:lang w:val="en-US"/>
        </w:rPr>
        <w:t xml:space="preserve">&gt;2 km, offering </w:t>
      </w:r>
      <w:r w:rsidRPr="2EF0E2D3">
        <w:rPr>
          <w:lang w:val="en-US"/>
        </w:rPr>
        <w:t xml:space="preserve">stable, </w:t>
      </w:r>
      <w:r w:rsidR="49ECC6B0" w:rsidRPr="2EF0E2D3">
        <w:rPr>
          <w:lang w:val="en-US"/>
        </w:rPr>
        <w:t>flexible</w:t>
      </w:r>
      <w:r w:rsidR="00F820C5">
        <w:rPr>
          <w:lang w:val="en-US"/>
        </w:rPr>
        <w:t xml:space="preserve">, </w:t>
      </w:r>
      <w:r w:rsidRPr="2EF0E2D3">
        <w:rPr>
          <w:lang w:val="en-US"/>
        </w:rPr>
        <w:t>dispatchable power</w:t>
      </w:r>
      <w:r w:rsidR="00ED6AE4">
        <w:rPr>
          <w:lang w:val="en-US"/>
        </w:rPr>
        <w:t xml:space="preserve"> beyond conventional geothermal sites.</w:t>
      </w:r>
      <w:r w:rsidR="003F708C">
        <w:rPr>
          <w:lang w:val="en-US"/>
        </w:rPr>
        <w:t xml:space="preserve"> This study</w:t>
      </w:r>
      <w:r w:rsidR="00FC211C" w:rsidRPr="7590434A">
        <w:rPr>
          <w:lang w:val="en-US"/>
        </w:rPr>
        <w:t xml:space="preserve"> </w:t>
      </w:r>
      <w:proofErr w:type="gramStart"/>
      <w:r w:rsidR="00FC211C" w:rsidRPr="7590434A">
        <w:rPr>
          <w:lang w:val="en-US"/>
        </w:rPr>
        <w:t>investigate</w:t>
      </w:r>
      <w:proofErr w:type="gramEnd"/>
      <w:r w:rsidR="00FC211C" w:rsidRPr="7590434A">
        <w:rPr>
          <w:lang w:val="en-US"/>
        </w:rPr>
        <w:t xml:space="preserve"> the role of this innovative technology in future </w:t>
      </w:r>
      <w:proofErr w:type="spellStart"/>
      <w:r w:rsidR="00F75171">
        <w:rPr>
          <w:lang w:val="en-US"/>
        </w:rPr>
        <w:t>defossilised</w:t>
      </w:r>
      <w:proofErr w:type="spellEnd"/>
      <w:r w:rsidR="00F75171">
        <w:rPr>
          <w:lang w:val="en-US"/>
        </w:rPr>
        <w:t xml:space="preserve"> </w:t>
      </w:r>
      <w:r w:rsidR="00FC211C" w:rsidRPr="7590434A">
        <w:rPr>
          <w:lang w:val="en-US"/>
        </w:rPr>
        <w:t xml:space="preserve">energy systems, using Switzerland </w:t>
      </w:r>
      <w:r w:rsidR="00F02847">
        <w:rPr>
          <w:lang w:val="en-US"/>
        </w:rPr>
        <w:t xml:space="preserve">as a case study – a country facing </w:t>
      </w:r>
      <w:r w:rsidR="00FC211C" w:rsidRPr="7590434A">
        <w:rPr>
          <w:lang w:val="en-US"/>
        </w:rPr>
        <w:t xml:space="preserve">seasonal electricity imports, </w:t>
      </w:r>
      <w:r w:rsidR="00AE15E7">
        <w:rPr>
          <w:lang w:val="en-US"/>
        </w:rPr>
        <w:t>rising</w:t>
      </w:r>
      <w:r w:rsidR="00FC211C" w:rsidRPr="7590434A">
        <w:rPr>
          <w:lang w:val="en-US"/>
        </w:rPr>
        <w:t xml:space="preserve"> electrification, </w:t>
      </w:r>
      <w:r w:rsidR="002A1BA8">
        <w:rPr>
          <w:lang w:val="en-US"/>
        </w:rPr>
        <w:t>a planned</w:t>
      </w:r>
      <w:r w:rsidR="00FC211C" w:rsidRPr="7590434A">
        <w:rPr>
          <w:lang w:val="en-US"/>
        </w:rPr>
        <w:t xml:space="preserve"> nuclear phase-out</w:t>
      </w:r>
      <w:r w:rsidR="002A1BA8">
        <w:rPr>
          <w:lang w:val="en-US"/>
        </w:rPr>
        <w:t>,</w:t>
      </w:r>
      <w:r w:rsidR="00FC211C" w:rsidRPr="7590434A">
        <w:rPr>
          <w:lang w:val="en-US"/>
        </w:rPr>
        <w:t xml:space="preserve"> and </w:t>
      </w:r>
      <w:r w:rsidR="00730DBE">
        <w:rPr>
          <w:lang w:val="en-US"/>
        </w:rPr>
        <w:t>a strong expansion of variable renewables</w:t>
      </w:r>
      <w:r w:rsidR="00FC211C" w:rsidRPr="7590434A">
        <w:rPr>
          <w:lang w:val="en-US"/>
        </w:rPr>
        <w:t xml:space="preserve">. </w:t>
      </w:r>
    </w:p>
    <w:p w14:paraId="3D78AA01" w14:textId="77777777" w:rsidR="008F57C4" w:rsidRDefault="00FC211C" w:rsidP="00E37277">
      <w:pPr>
        <w:jc w:val="both"/>
        <w:rPr>
          <w:lang w:val="en-US"/>
        </w:rPr>
      </w:pPr>
      <w:r w:rsidRPr="7590434A">
        <w:rPr>
          <w:lang w:val="en-US"/>
        </w:rPr>
        <w:t>We apply an integrated framework</w:t>
      </w:r>
      <w:r w:rsidR="00730DBE">
        <w:rPr>
          <w:lang w:val="en-US"/>
        </w:rPr>
        <w:t xml:space="preserve"> combining </w:t>
      </w:r>
      <w:r w:rsidRPr="7590434A">
        <w:rPr>
          <w:lang w:val="en-US"/>
        </w:rPr>
        <w:t>techno-economic analysis (TEA), prospective life cycle assessment (</w:t>
      </w:r>
      <w:proofErr w:type="spellStart"/>
      <w:r w:rsidRPr="7590434A">
        <w:rPr>
          <w:lang w:val="en-US"/>
        </w:rPr>
        <w:t>pLCA</w:t>
      </w:r>
      <w:proofErr w:type="spellEnd"/>
      <w:r w:rsidRPr="7590434A">
        <w:rPr>
          <w:lang w:val="en-US"/>
        </w:rPr>
        <w:t xml:space="preserve">), and </w:t>
      </w:r>
      <w:r w:rsidR="003D2CB7">
        <w:rPr>
          <w:lang w:val="en-US"/>
        </w:rPr>
        <w:t>the Swiss TIMES E</w:t>
      </w:r>
      <w:r w:rsidRPr="7590434A">
        <w:rPr>
          <w:lang w:val="en-US"/>
        </w:rPr>
        <w:t xml:space="preserve">nergy </w:t>
      </w:r>
      <w:r w:rsidR="003D2CB7">
        <w:rPr>
          <w:lang w:val="en-US"/>
        </w:rPr>
        <w:t>S</w:t>
      </w:r>
      <w:r w:rsidRPr="7590434A">
        <w:rPr>
          <w:lang w:val="en-US"/>
        </w:rPr>
        <w:t xml:space="preserve">ystem </w:t>
      </w:r>
      <w:r w:rsidR="003D2CB7">
        <w:rPr>
          <w:lang w:val="en-US"/>
        </w:rPr>
        <w:t>M</w:t>
      </w:r>
      <w:r w:rsidRPr="7590434A">
        <w:rPr>
          <w:lang w:val="en-US"/>
        </w:rPr>
        <w:t>odelling (STEM)</w:t>
      </w:r>
      <w:r w:rsidR="003D2CB7" w:rsidRPr="7590434A">
        <w:rPr>
          <w:lang w:val="en-US"/>
        </w:rPr>
        <w:t xml:space="preserve"> </w:t>
      </w:r>
      <w:r w:rsidRPr="7590434A">
        <w:rPr>
          <w:lang w:val="en-US"/>
        </w:rPr>
        <w:t xml:space="preserve">to assess the </w:t>
      </w:r>
      <w:r w:rsidR="007552F4">
        <w:rPr>
          <w:lang w:val="en-US"/>
        </w:rPr>
        <w:t xml:space="preserve">feasibility and system value of </w:t>
      </w:r>
      <w:r w:rsidRPr="7590434A">
        <w:rPr>
          <w:lang w:val="en-US"/>
        </w:rPr>
        <w:t xml:space="preserve">AGS in </w:t>
      </w:r>
      <w:r w:rsidR="008E7EDC">
        <w:rPr>
          <w:lang w:val="en-US"/>
        </w:rPr>
        <w:t>a</w:t>
      </w:r>
      <w:r w:rsidR="00084DCB">
        <w:rPr>
          <w:lang w:val="en-US"/>
        </w:rPr>
        <w:t xml:space="preserve"> 2050 </w:t>
      </w:r>
      <w:r w:rsidRPr="7590434A">
        <w:rPr>
          <w:lang w:val="en-US"/>
        </w:rPr>
        <w:t>net-zero electricity system.</w:t>
      </w:r>
      <w:r w:rsidR="00084DCB">
        <w:rPr>
          <w:lang w:val="en-US"/>
        </w:rPr>
        <w:t xml:space="preserve"> </w:t>
      </w:r>
      <w:r w:rsidR="003350C1" w:rsidRPr="7590434A">
        <w:rPr>
          <w:lang w:val="en-US"/>
        </w:rPr>
        <w:t xml:space="preserve">TEA </w:t>
      </w:r>
      <w:r w:rsidR="00084DCB">
        <w:rPr>
          <w:lang w:val="en-US"/>
        </w:rPr>
        <w:t>shows that current</w:t>
      </w:r>
      <w:r w:rsidR="003350C1" w:rsidRPr="7590434A">
        <w:rPr>
          <w:lang w:val="en-US"/>
        </w:rPr>
        <w:t xml:space="preserve"> capital costs (~120,000 CHF/</w:t>
      </w:r>
      <w:proofErr w:type="spellStart"/>
      <w:r w:rsidR="003350C1" w:rsidRPr="7590434A">
        <w:rPr>
          <w:lang w:val="en-US"/>
        </w:rPr>
        <w:t>kWe</w:t>
      </w:r>
      <w:proofErr w:type="spellEnd"/>
      <w:r w:rsidR="003350C1" w:rsidRPr="7590434A">
        <w:rPr>
          <w:lang w:val="en-US"/>
        </w:rPr>
        <w:t>) could fall to ~24,000 CHF/</w:t>
      </w:r>
      <w:proofErr w:type="spellStart"/>
      <w:r w:rsidR="003350C1" w:rsidRPr="7590434A">
        <w:rPr>
          <w:lang w:val="en-US"/>
        </w:rPr>
        <w:t>kWe</w:t>
      </w:r>
      <w:proofErr w:type="spellEnd"/>
      <w:r w:rsidR="003350C1" w:rsidRPr="7590434A">
        <w:rPr>
          <w:lang w:val="en-US"/>
        </w:rPr>
        <w:t xml:space="preserve"> with advanced drilling </w:t>
      </w:r>
      <w:r w:rsidR="00AF58F4">
        <w:rPr>
          <w:lang w:val="en-US"/>
        </w:rPr>
        <w:t>such as</w:t>
      </w:r>
      <w:r w:rsidR="003350C1" w:rsidRPr="7590434A">
        <w:rPr>
          <w:b/>
          <w:bCs/>
          <w:lang w:val="en-US"/>
        </w:rPr>
        <w:t xml:space="preserve"> </w:t>
      </w:r>
      <w:r w:rsidR="003350C1" w:rsidRPr="7590434A">
        <w:rPr>
          <w:lang w:val="en-US"/>
        </w:rPr>
        <w:t>Plasma-Pulse Geo-Drilling</w:t>
      </w:r>
      <w:r w:rsidR="00F4394C">
        <w:rPr>
          <w:lang w:val="en-US"/>
        </w:rPr>
        <w:t xml:space="preserve">. </w:t>
      </w:r>
      <w:r w:rsidR="00755778" w:rsidRPr="7590434A">
        <w:rPr>
          <w:lang w:val="en-US"/>
        </w:rPr>
        <w:t xml:space="preserve">STEM results </w:t>
      </w:r>
      <w:r w:rsidR="00F4394C">
        <w:rPr>
          <w:lang w:val="en-US"/>
        </w:rPr>
        <w:t xml:space="preserve">indicate, however, </w:t>
      </w:r>
      <w:r w:rsidR="00755778" w:rsidRPr="7590434A">
        <w:rPr>
          <w:lang w:val="en-US"/>
        </w:rPr>
        <w:t xml:space="preserve">that </w:t>
      </w:r>
      <w:r w:rsidR="003350C1" w:rsidRPr="7590434A">
        <w:rPr>
          <w:lang w:val="en-US"/>
        </w:rPr>
        <w:t xml:space="preserve">competitiveness requires </w:t>
      </w:r>
      <w:r w:rsidR="00536F7F" w:rsidRPr="7590434A">
        <w:rPr>
          <w:lang w:val="en-US"/>
        </w:rPr>
        <w:t>dispatchab</w:t>
      </w:r>
      <w:r w:rsidR="00F4394C">
        <w:rPr>
          <w:lang w:val="en-US"/>
        </w:rPr>
        <w:t>le</w:t>
      </w:r>
      <w:r w:rsidR="00466D34">
        <w:rPr>
          <w:lang w:val="en-US"/>
        </w:rPr>
        <w:t xml:space="preserve"> operation and capital</w:t>
      </w:r>
      <w:r w:rsidR="00536F7F" w:rsidRPr="7590434A">
        <w:rPr>
          <w:lang w:val="en-US"/>
        </w:rPr>
        <w:t xml:space="preserve"> </w:t>
      </w:r>
      <w:r w:rsidR="003350C1" w:rsidRPr="7590434A">
        <w:rPr>
          <w:lang w:val="en-US"/>
        </w:rPr>
        <w:t>costs below ~18,000 CHF/</w:t>
      </w:r>
      <w:proofErr w:type="spellStart"/>
      <w:r w:rsidR="003350C1" w:rsidRPr="7590434A">
        <w:rPr>
          <w:lang w:val="en-US"/>
        </w:rPr>
        <w:t>kWe</w:t>
      </w:r>
      <w:proofErr w:type="spellEnd"/>
      <w:r w:rsidR="003350C1" w:rsidRPr="7590434A">
        <w:rPr>
          <w:lang w:val="en-US"/>
        </w:rPr>
        <w:t xml:space="preserve"> for moderate deployment (5–10 TWh) and ~12,000 CHF/</w:t>
      </w:r>
      <w:proofErr w:type="spellStart"/>
      <w:r w:rsidR="003350C1" w:rsidRPr="7590434A">
        <w:rPr>
          <w:lang w:val="en-US"/>
        </w:rPr>
        <w:t>kWe</w:t>
      </w:r>
      <w:proofErr w:type="spellEnd"/>
      <w:r w:rsidR="003350C1" w:rsidRPr="7590434A">
        <w:rPr>
          <w:lang w:val="en-US"/>
        </w:rPr>
        <w:t xml:space="preserve"> for higher penetration (15–17 TWh, ≈15% of Swiss supply).</w:t>
      </w:r>
      <w:r w:rsidR="001772AC" w:rsidRPr="7590434A">
        <w:rPr>
          <w:lang w:val="en-US"/>
        </w:rPr>
        <w:t xml:space="preserve"> </w:t>
      </w:r>
    </w:p>
    <w:p w14:paraId="5BF35CED" w14:textId="47FE4A84" w:rsidR="001E33D1" w:rsidRPr="001E33D1" w:rsidRDefault="001772AC" w:rsidP="00E37277">
      <w:pPr>
        <w:jc w:val="both"/>
        <w:rPr>
          <w:lang w:val="en-US"/>
        </w:rPr>
      </w:pPr>
      <w:proofErr w:type="spellStart"/>
      <w:r w:rsidRPr="7590434A">
        <w:rPr>
          <w:lang w:val="en-US"/>
        </w:rPr>
        <w:t>pLCA</w:t>
      </w:r>
      <w:proofErr w:type="spellEnd"/>
      <w:r w:rsidRPr="7590434A">
        <w:rPr>
          <w:lang w:val="en-US"/>
        </w:rPr>
        <w:t xml:space="preserve"> results </w:t>
      </w:r>
      <w:r w:rsidR="008F57C4">
        <w:rPr>
          <w:lang w:val="en-US"/>
        </w:rPr>
        <w:t>reveal</w:t>
      </w:r>
      <w:r w:rsidRPr="7590434A">
        <w:rPr>
          <w:lang w:val="en-US"/>
        </w:rPr>
        <w:t xml:space="preserve"> very low climate impacts (2–1</w:t>
      </w:r>
      <w:r w:rsidR="001E33D1" w:rsidRPr="7590434A">
        <w:rPr>
          <w:lang w:val="en-US"/>
        </w:rPr>
        <w:t>5</w:t>
      </w:r>
      <w:r w:rsidRPr="7590434A">
        <w:rPr>
          <w:lang w:val="en-US"/>
        </w:rPr>
        <w:t xml:space="preserve"> g CO</w:t>
      </w:r>
      <w:r w:rsidRPr="7590434A">
        <w:rPr>
          <w:rFonts w:ascii="Cambria Math" w:hAnsi="Cambria Math" w:cs="Cambria Math"/>
          <w:lang w:val="en-US"/>
        </w:rPr>
        <w:t>₂</w:t>
      </w:r>
      <w:r w:rsidRPr="7590434A">
        <w:rPr>
          <w:lang w:val="en-US"/>
        </w:rPr>
        <w:t>-eq/kWh) and lower reliance on critical materials than solar PV, wind, or batter</w:t>
      </w:r>
      <w:r w:rsidR="008F57C4">
        <w:rPr>
          <w:lang w:val="en-US"/>
        </w:rPr>
        <w:t>y storage</w:t>
      </w:r>
      <w:r w:rsidRPr="7590434A">
        <w:rPr>
          <w:lang w:val="en-US"/>
        </w:rPr>
        <w:t xml:space="preserve">. </w:t>
      </w:r>
      <w:r w:rsidR="004A6FA5">
        <w:rPr>
          <w:lang w:val="en-US"/>
        </w:rPr>
        <w:t xml:space="preserve">In </w:t>
      </w:r>
      <w:r w:rsidR="001E33D1" w:rsidRPr="7590434A">
        <w:rPr>
          <w:lang w:val="en-US"/>
        </w:rPr>
        <w:t xml:space="preserve">STEM net-zero scenarios, flexible AGS </w:t>
      </w:r>
      <w:r w:rsidR="004A6FA5">
        <w:rPr>
          <w:lang w:val="en-US"/>
        </w:rPr>
        <w:t>plants enhance system deployment, reduce imports, substitute</w:t>
      </w:r>
      <w:r w:rsidR="001E33D1" w:rsidRPr="7590434A">
        <w:rPr>
          <w:lang w:val="en-US"/>
        </w:rPr>
        <w:t xml:space="preserve"> PV</w:t>
      </w:r>
      <w:r w:rsidR="005140C3">
        <w:rPr>
          <w:lang w:val="en-US"/>
        </w:rPr>
        <w:t xml:space="preserve"> </w:t>
      </w:r>
      <w:r w:rsidR="001E33D1" w:rsidRPr="7590434A">
        <w:rPr>
          <w:lang w:val="en-US"/>
        </w:rPr>
        <w:t>and storage</w:t>
      </w:r>
      <w:r w:rsidR="005140C3">
        <w:rPr>
          <w:lang w:val="en-US"/>
        </w:rPr>
        <w:t xml:space="preserve"> capacity</w:t>
      </w:r>
      <w:r w:rsidR="001E33D1" w:rsidRPr="7590434A">
        <w:rPr>
          <w:lang w:val="en-US"/>
        </w:rPr>
        <w:t>, while also providing grid balancing and reserv</w:t>
      </w:r>
      <w:r w:rsidR="005140C3">
        <w:rPr>
          <w:lang w:val="en-US"/>
        </w:rPr>
        <w:t>e services</w:t>
      </w:r>
      <w:r w:rsidR="001E33D1" w:rsidRPr="7590434A">
        <w:rPr>
          <w:lang w:val="en-US"/>
        </w:rPr>
        <w:t>.</w:t>
      </w:r>
    </w:p>
    <w:p w14:paraId="4BD8F656" w14:textId="49A4DE06" w:rsidR="005A1CFD" w:rsidRPr="006F5A23" w:rsidRDefault="005E29ED" w:rsidP="00E37277">
      <w:pPr>
        <w:jc w:val="both"/>
        <w:rPr>
          <w:lang w:val="en-US"/>
        </w:rPr>
      </w:pPr>
      <w:r>
        <w:rPr>
          <w:lang w:val="en"/>
        </w:rPr>
        <w:t xml:space="preserve">Overall, </w:t>
      </w:r>
      <w:r w:rsidR="007020D4">
        <w:rPr>
          <w:lang w:val="en"/>
        </w:rPr>
        <w:t xml:space="preserve">the comprehensive framework </w:t>
      </w:r>
      <w:r w:rsidR="00381A79">
        <w:rPr>
          <w:lang w:val="en"/>
        </w:rPr>
        <w:t>applied to t</w:t>
      </w:r>
      <w:r w:rsidR="001E33D1" w:rsidRPr="001E33D1">
        <w:rPr>
          <w:lang w:val="en"/>
        </w:rPr>
        <w:t>his Swiss case study shows AGS as a promising firm renewable option, with environmental impacts comparable to or lower than other renewables. Y</w:t>
      </w:r>
      <w:r w:rsidR="00A67F27">
        <w:rPr>
          <w:lang w:val="en"/>
        </w:rPr>
        <w:t>et, i</w:t>
      </w:r>
      <w:r w:rsidR="001E33D1" w:rsidRPr="001E33D1">
        <w:rPr>
          <w:lang w:val="en"/>
        </w:rPr>
        <w:t>ts future role hinges on major drilling cost reductions, technology maturation, and supportive policy</w:t>
      </w:r>
      <w:r w:rsidR="00091EC5">
        <w:rPr>
          <w:lang w:val="en"/>
        </w:rPr>
        <w:t xml:space="preserve"> and market frameworks</w:t>
      </w:r>
      <w:r w:rsidR="001E33D1" w:rsidRPr="001E33D1">
        <w:rPr>
          <w:lang w:val="en"/>
        </w:rPr>
        <w:t>.</w:t>
      </w:r>
      <w:r w:rsidR="006F5A23">
        <w:rPr>
          <w:lang w:val="en"/>
        </w:rPr>
        <w:t xml:space="preserve"> </w:t>
      </w:r>
      <w:r w:rsidR="006F5A23" w:rsidRPr="006F5A23">
        <w:rPr>
          <w:lang w:val="en-US"/>
        </w:rPr>
        <w:t xml:space="preserve">The combined methodology of this analysis can be applied to other regions to assess </w:t>
      </w:r>
      <w:r w:rsidR="003B35B6">
        <w:rPr>
          <w:lang w:val="en-US"/>
        </w:rPr>
        <w:t xml:space="preserve">the </w:t>
      </w:r>
      <w:r w:rsidR="006F5A23" w:rsidRPr="006F5A23">
        <w:rPr>
          <w:lang w:val="en-US"/>
        </w:rPr>
        <w:t>sustaina</w:t>
      </w:r>
      <w:r w:rsidR="0038160A">
        <w:rPr>
          <w:lang w:val="en-US"/>
        </w:rPr>
        <w:t>bility and</w:t>
      </w:r>
      <w:r w:rsidR="006F5A23" w:rsidRPr="006F5A23">
        <w:rPr>
          <w:lang w:val="en-US"/>
        </w:rPr>
        <w:t xml:space="preserve"> </w:t>
      </w:r>
      <w:r w:rsidR="003B35B6">
        <w:rPr>
          <w:lang w:val="en-US"/>
        </w:rPr>
        <w:t xml:space="preserve">system value of emerging </w:t>
      </w:r>
      <w:r w:rsidR="006F5A23" w:rsidRPr="006F5A23">
        <w:rPr>
          <w:lang w:val="en-US"/>
        </w:rPr>
        <w:t>energy solutions.</w:t>
      </w:r>
      <w:r w:rsidR="00D77D93">
        <w:rPr>
          <w:szCs w:val="20"/>
          <w:lang w:val="en-US"/>
        </w:rPr>
        <w:br w:type="page"/>
      </w:r>
    </w:p>
    <w:p w14:paraId="5714A89C" w14:textId="5DFD7E80" w:rsidR="00217FD9" w:rsidRPr="00CA7B0F" w:rsidRDefault="00217FD9" w:rsidP="00E37277">
      <w:pPr>
        <w:jc w:val="both"/>
        <w:rPr>
          <w:b/>
          <w:lang w:val="en-US"/>
        </w:rPr>
      </w:pPr>
      <w:commentRangeStart w:id="1"/>
      <w:r w:rsidRPr="4D54A8A6">
        <w:rPr>
          <w:b/>
          <w:lang w:val="en-US"/>
        </w:rPr>
        <w:lastRenderedPageBreak/>
        <w:t>Highlights</w:t>
      </w:r>
      <w:commentRangeEnd w:id="1"/>
      <w:r w:rsidRPr="00CA7B0F">
        <w:rPr>
          <w:rStyle w:val="CommentReference"/>
          <w:b/>
          <w:sz w:val="20"/>
          <w:szCs w:val="22"/>
          <w:lang w:val="en-US"/>
        </w:rPr>
        <w:commentReference w:id="1"/>
      </w:r>
    </w:p>
    <w:p w14:paraId="11DFFA55" w14:textId="34532825" w:rsidR="00DC2E60" w:rsidRDefault="00B575E6" w:rsidP="00E37277">
      <w:pPr>
        <w:pStyle w:val="ListParagraph"/>
        <w:numPr>
          <w:ilvl w:val="0"/>
          <w:numId w:val="18"/>
        </w:numPr>
        <w:jc w:val="both"/>
        <w:rPr>
          <w:lang w:val="en-US"/>
        </w:rPr>
      </w:pPr>
      <w:r>
        <w:rPr>
          <w:lang w:val="en-US"/>
        </w:rPr>
        <w:t>Integrated TEA-LCA-STEM framework</w:t>
      </w:r>
      <w:r w:rsidR="00DC2E60" w:rsidRPr="0F9CD99D">
        <w:rPr>
          <w:lang w:val="en-US"/>
        </w:rPr>
        <w:t xml:space="preserve"> to evaluate Advanced Geothermal Systems (AGS)</w:t>
      </w:r>
      <w:r w:rsidR="00266CB6" w:rsidRPr="0F9CD99D">
        <w:rPr>
          <w:lang w:val="en-US"/>
        </w:rPr>
        <w:t>.</w:t>
      </w:r>
    </w:p>
    <w:p w14:paraId="760E3851" w14:textId="7BABA0CA" w:rsidR="00266CB6" w:rsidRDefault="00171DB6" w:rsidP="00E37277">
      <w:pPr>
        <w:pStyle w:val="ListParagraph"/>
        <w:numPr>
          <w:ilvl w:val="0"/>
          <w:numId w:val="18"/>
        </w:numPr>
        <w:jc w:val="both"/>
        <w:rPr>
          <w:lang w:val="en-US"/>
        </w:rPr>
      </w:pPr>
      <w:r w:rsidRPr="2EF0E2D3">
        <w:rPr>
          <w:lang w:val="en-US"/>
        </w:rPr>
        <w:t>AGS electricity causes low impacts on c</w:t>
      </w:r>
      <w:r w:rsidR="00266CB6" w:rsidRPr="2EF0E2D3">
        <w:rPr>
          <w:lang w:val="en-US"/>
        </w:rPr>
        <w:t xml:space="preserve">limate change </w:t>
      </w:r>
      <w:r w:rsidR="7917FBD7" w:rsidRPr="2EF0E2D3">
        <w:rPr>
          <w:lang w:val="en-US"/>
        </w:rPr>
        <w:t xml:space="preserve">and </w:t>
      </w:r>
      <w:r w:rsidRPr="2EF0E2D3">
        <w:rPr>
          <w:lang w:val="en-US"/>
        </w:rPr>
        <w:t>the environment.</w:t>
      </w:r>
    </w:p>
    <w:p w14:paraId="2A0A52F1" w14:textId="335CDE26" w:rsidR="00BD22F8" w:rsidRDefault="00833450" w:rsidP="00E37277">
      <w:pPr>
        <w:pStyle w:val="ListParagraph"/>
        <w:numPr>
          <w:ilvl w:val="0"/>
          <w:numId w:val="18"/>
        </w:numPr>
        <w:jc w:val="both"/>
        <w:rPr>
          <w:lang w:val="en-US"/>
        </w:rPr>
      </w:pPr>
      <w:r>
        <w:rPr>
          <w:lang w:val="en-US"/>
        </w:rPr>
        <w:t xml:space="preserve">AGS </w:t>
      </w:r>
      <w:r w:rsidR="00BD22F8" w:rsidRPr="00BD22F8">
        <w:rPr>
          <w:lang w:val="en-US"/>
        </w:rPr>
        <w:t>Capital cost</w:t>
      </w:r>
      <w:r w:rsidR="009B42A2">
        <w:rPr>
          <w:lang w:val="en-US"/>
        </w:rPr>
        <w:t xml:space="preserve"> (</w:t>
      </w:r>
      <w:proofErr w:type="spellStart"/>
      <w:r w:rsidR="009B42A2">
        <w:rPr>
          <w:lang w:val="en-US"/>
        </w:rPr>
        <w:t>kCHF</w:t>
      </w:r>
      <w:proofErr w:type="spellEnd"/>
      <w:r w:rsidR="009B42A2">
        <w:rPr>
          <w:lang w:val="en-US"/>
        </w:rPr>
        <w:t>/kW)</w:t>
      </w:r>
      <w:r w:rsidR="00BD22F8" w:rsidRPr="00BD22F8">
        <w:rPr>
          <w:lang w:val="en-US"/>
        </w:rPr>
        <w:t xml:space="preserve"> </w:t>
      </w:r>
      <w:r w:rsidR="00DF3F78">
        <w:rPr>
          <w:lang w:val="en-US"/>
        </w:rPr>
        <w:t xml:space="preserve">must </w:t>
      </w:r>
      <w:r w:rsidR="0034234A">
        <w:rPr>
          <w:lang w:val="en-US"/>
        </w:rPr>
        <w:t>drop</w:t>
      </w:r>
      <w:r w:rsidR="00F423E0">
        <w:rPr>
          <w:lang w:val="en-US"/>
        </w:rPr>
        <w:t xml:space="preserve"> from</w:t>
      </w:r>
      <w:r w:rsidR="009B42A2">
        <w:rPr>
          <w:lang w:val="en-US"/>
        </w:rPr>
        <w:t xml:space="preserve"> </w:t>
      </w:r>
      <w:r w:rsidR="00DF3F78">
        <w:rPr>
          <w:lang w:val="en-US"/>
        </w:rPr>
        <w:t>~</w:t>
      </w:r>
      <w:r w:rsidR="00BD22F8" w:rsidRPr="00BD22F8">
        <w:rPr>
          <w:lang w:val="en-US"/>
        </w:rPr>
        <w:t>120</w:t>
      </w:r>
      <w:r w:rsidR="009E7771">
        <w:rPr>
          <w:lang w:val="en-US"/>
        </w:rPr>
        <w:t xml:space="preserve"> </w:t>
      </w:r>
      <w:r w:rsidR="00BD22F8" w:rsidRPr="00BD22F8">
        <w:rPr>
          <w:lang w:val="en-US"/>
        </w:rPr>
        <w:t xml:space="preserve">to </w:t>
      </w:r>
      <w:r w:rsidR="00DF3F78">
        <w:rPr>
          <w:lang w:val="en-US"/>
        </w:rPr>
        <w:t>&lt;</w:t>
      </w:r>
      <w:r w:rsidR="00F423E0">
        <w:rPr>
          <w:lang w:val="en-US"/>
        </w:rPr>
        <w:t xml:space="preserve">18 for </w:t>
      </w:r>
      <w:r w:rsidR="00DF3F78">
        <w:rPr>
          <w:lang w:val="en-US"/>
        </w:rPr>
        <w:t>large-scale deployment</w:t>
      </w:r>
      <w:r w:rsidR="009C5C0A">
        <w:rPr>
          <w:lang w:val="en-US"/>
        </w:rPr>
        <w:t>.</w:t>
      </w:r>
    </w:p>
    <w:p w14:paraId="4347E64B" w14:textId="6B24DDF3" w:rsidR="00A54909" w:rsidRDefault="009420A6" w:rsidP="00E37277">
      <w:pPr>
        <w:pStyle w:val="ListParagraph"/>
        <w:numPr>
          <w:ilvl w:val="0"/>
          <w:numId w:val="18"/>
        </w:numPr>
        <w:jc w:val="both"/>
        <w:rPr>
          <w:lang w:val="en-US"/>
        </w:rPr>
      </w:pPr>
      <w:r w:rsidRPr="00A54909">
        <w:rPr>
          <w:lang w:val="en-US"/>
        </w:rPr>
        <w:t>Advanced drilling</w:t>
      </w:r>
      <w:r w:rsidR="007C1BB7">
        <w:rPr>
          <w:lang w:val="en-US"/>
        </w:rPr>
        <w:t xml:space="preserve">, </w:t>
      </w:r>
      <w:r w:rsidR="00DC2E60" w:rsidRPr="00A54909">
        <w:rPr>
          <w:lang w:val="en-US"/>
        </w:rPr>
        <w:t>CO</w:t>
      </w:r>
      <w:r w:rsidR="00AA6B15" w:rsidRPr="00AA6B15">
        <w:rPr>
          <w:vertAlign w:val="subscript"/>
          <w:lang w:val="en-US"/>
        </w:rPr>
        <w:t>2</w:t>
      </w:r>
      <w:r w:rsidRPr="00A54909">
        <w:rPr>
          <w:lang w:val="en-US"/>
        </w:rPr>
        <w:t xml:space="preserve"> wor</w:t>
      </w:r>
      <w:r w:rsidR="002629DC">
        <w:rPr>
          <w:lang w:val="en-US"/>
        </w:rPr>
        <w:t>k</w:t>
      </w:r>
      <w:r w:rsidR="00833450">
        <w:rPr>
          <w:lang w:val="en-US"/>
        </w:rPr>
        <w:t xml:space="preserve">ing </w:t>
      </w:r>
      <w:r w:rsidRPr="00A54909">
        <w:rPr>
          <w:lang w:val="en-US"/>
        </w:rPr>
        <w:t>fluid</w:t>
      </w:r>
      <w:r w:rsidR="00B968C1">
        <w:rPr>
          <w:lang w:val="en-US"/>
        </w:rPr>
        <w:t xml:space="preserve">, and flexibility enable </w:t>
      </w:r>
      <w:r w:rsidR="00A54909" w:rsidRPr="00A54909">
        <w:rPr>
          <w:lang w:val="en-US"/>
        </w:rPr>
        <w:t>AGS</w:t>
      </w:r>
      <w:r w:rsidR="00B968C1">
        <w:rPr>
          <w:lang w:val="en-US"/>
        </w:rPr>
        <w:t xml:space="preserve"> viability</w:t>
      </w:r>
      <w:r w:rsidR="009C5C0A">
        <w:rPr>
          <w:lang w:val="en-US"/>
        </w:rPr>
        <w:t>.</w:t>
      </w:r>
    </w:p>
    <w:p w14:paraId="424F6967" w14:textId="6269311D" w:rsidR="009C5C0A" w:rsidRDefault="009C5C0A" w:rsidP="00E37277">
      <w:pPr>
        <w:pStyle w:val="ListParagraph"/>
        <w:numPr>
          <w:ilvl w:val="0"/>
          <w:numId w:val="18"/>
        </w:numPr>
        <w:jc w:val="both"/>
        <w:rPr>
          <w:lang w:val="en-US"/>
        </w:rPr>
      </w:pPr>
      <w:r w:rsidRPr="009C5C0A">
        <w:rPr>
          <w:lang w:val="en-US"/>
        </w:rPr>
        <w:t xml:space="preserve">System value of AGS </w:t>
      </w:r>
      <w:r w:rsidR="00B968C1">
        <w:rPr>
          <w:lang w:val="en-US"/>
        </w:rPr>
        <w:t xml:space="preserve">comes mainly </w:t>
      </w:r>
      <w:r w:rsidRPr="009C5C0A">
        <w:rPr>
          <w:lang w:val="en-US"/>
        </w:rPr>
        <w:t xml:space="preserve">from flexibility and </w:t>
      </w:r>
      <w:r w:rsidR="00B968C1">
        <w:rPr>
          <w:lang w:val="en-US"/>
        </w:rPr>
        <w:t>grid</w:t>
      </w:r>
      <w:r w:rsidRPr="009C5C0A">
        <w:rPr>
          <w:lang w:val="en-US"/>
        </w:rPr>
        <w:t xml:space="preserve"> services</w:t>
      </w:r>
      <w:r w:rsidR="00B968C1">
        <w:rPr>
          <w:lang w:val="en-US"/>
        </w:rPr>
        <w:t>.</w:t>
      </w:r>
    </w:p>
    <w:p w14:paraId="1545A175" w14:textId="7B17BC66" w:rsidR="00817B42" w:rsidRPr="009C5C0A" w:rsidRDefault="00817B42" w:rsidP="00E37277">
      <w:pPr>
        <w:spacing w:after="0" w:line="240" w:lineRule="auto"/>
        <w:jc w:val="both"/>
        <w:rPr>
          <w:szCs w:val="20"/>
          <w:lang w:val="en-US"/>
        </w:rPr>
      </w:pPr>
    </w:p>
    <w:p w14:paraId="4EDF01E8" w14:textId="0B5369AD" w:rsidR="001C5A41" w:rsidRPr="00CA7B0F" w:rsidRDefault="001C5A41" w:rsidP="00E37277">
      <w:pPr>
        <w:jc w:val="both"/>
        <w:rPr>
          <w:b/>
          <w:bCs/>
          <w:szCs w:val="20"/>
          <w:lang w:val="en-US"/>
        </w:rPr>
      </w:pPr>
      <w:commentRangeStart w:id="2"/>
      <w:r w:rsidRPr="00CA7B0F">
        <w:rPr>
          <w:b/>
          <w:bCs/>
          <w:szCs w:val="20"/>
          <w:lang w:val="en-US"/>
        </w:rPr>
        <w:t>Graphical abstract</w:t>
      </w:r>
      <w:commentRangeEnd w:id="2"/>
      <w:r w:rsidRPr="00CA7B0F">
        <w:rPr>
          <w:rStyle w:val="CommentReference"/>
          <w:b/>
          <w:sz w:val="20"/>
          <w:szCs w:val="20"/>
          <w:lang w:val="en-US"/>
        </w:rPr>
        <w:commentReference w:id="2"/>
      </w:r>
    </w:p>
    <w:p w14:paraId="6021BDD7" w14:textId="1CBA2EE7" w:rsidR="001C5A41" w:rsidRDefault="008C7D87" w:rsidP="00E37277">
      <w:pPr>
        <w:jc w:val="both"/>
        <w:rPr>
          <w:b/>
          <w:bCs/>
          <w:szCs w:val="20"/>
          <w:lang w:val="en-US"/>
        </w:rPr>
      </w:pPr>
      <w:r>
        <w:rPr>
          <w:b/>
          <w:bCs/>
          <w:noProof/>
          <w:szCs w:val="20"/>
          <w:lang w:val="en-US"/>
          <w14:ligatures w14:val="standardContextual"/>
        </w:rPr>
        <w:drawing>
          <wp:inline distT="0" distB="0" distL="0" distR="0" wp14:anchorId="2DA62032" wp14:editId="6FC68FF5">
            <wp:extent cx="4094922" cy="3890517"/>
            <wp:effectExtent l="0" t="0" r="1270" b="0"/>
            <wp:docPr id="724531642" name="Picture 2" descr="A diagram of energy efficien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31642" name="Picture 2" descr="A diagram of energy efficiency&#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00802" cy="3896104"/>
                    </a:xfrm>
                    <a:prstGeom prst="rect">
                      <a:avLst/>
                    </a:prstGeom>
                  </pic:spPr>
                </pic:pic>
              </a:graphicData>
            </a:graphic>
          </wp:inline>
        </w:drawing>
      </w:r>
    </w:p>
    <w:p w14:paraId="47EA3CA3" w14:textId="77777777" w:rsidR="00FE2476" w:rsidRDefault="00FE2476" w:rsidP="00E37277">
      <w:pPr>
        <w:jc w:val="both"/>
        <w:rPr>
          <w:b/>
          <w:bCs/>
          <w:szCs w:val="20"/>
          <w:lang w:val="en-US"/>
        </w:rPr>
      </w:pPr>
    </w:p>
    <w:p w14:paraId="097CD553" w14:textId="168D5B0A" w:rsidR="001C5A41" w:rsidRPr="00CA7B0F" w:rsidRDefault="001C5A41" w:rsidP="00E37277">
      <w:pPr>
        <w:jc w:val="both"/>
        <w:rPr>
          <w:b/>
          <w:bCs/>
          <w:szCs w:val="20"/>
          <w:lang w:val="en-US"/>
        </w:rPr>
      </w:pPr>
      <w:commentRangeStart w:id="3"/>
      <w:r w:rsidRPr="00CA7B0F">
        <w:rPr>
          <w:b/>
          <w:bCs/>
          <w:szCs w:val="20"/>
          <w:lang w:val="en-US"/>
        </w:rPr>
        <w:t>Keywords</w:t>
      </w:r>
      <w:commentRangeEnd w:id="3"/>
      <w:r w:rsidRPr="00CA7B0F">
        <w:rPr>
          <w:rStyle w:val="CommentReference"/>
          <w:b/>
          <w:sz w:val="20"/>
          <w:szCs w:val="20"/>
          <w:lang w:val="en-US"/>
        </w:rPr>
        <w:commentReference w:id="3"/>
      </w:r>
      <w:r w:rsidRPr="00CA7B0F">
        <w:rPr>
          <w:b/>
          <w:bCs/>
          <w:szCs w:val="20"/>
          <w:lang w:val="en-US"/>
        </w:rPr>
        <w:t xml:space="preserve">: </w:t>
      </w:r>
    </w:p>
    <w:p w14:paraId="34279865" w14:textId="00154700" w:rsidR="001C5A41" w:rsidRDefault="001C5A41" w:rsidP="00E37277">
      <w:pPr>
        <w:jc w:val="both"/>
        <w:rPr>
          <w:lang w:val="en-US"/>
        </w:rPr>
      </w:pPr>
      <w:r w:rsidRPr="2EF0E2D3">
        <w:rPr>
          <w:lang w:val="en-US"/>
        </w:rPr>
        <w:t xml:space="preserve">Advanced Geothermal System; Techno-economic-environmental assessment; </w:t>
      </w:r>
      <w:r w:rsidR="004B491E">
        <w:rPr>
          <w:lang w:val="en-US"/>
        </w:rPr>
        <w:t xml:space="preserve">TIMES </w:t>
      </w:r>
      <w:r w:rsidRPr="2EF0E2D3">
        <w:rPr>
          <w:lang w:val="en-US"/>
        </w:rPr>
        <w:t>Energy systems modelling</w:t>
      </w:r>
    </w:p>
    <w:p w14:paraId="21FB8C29" w14:textId="13E16CD2" w:rsidR="002A45FA" w:rsidRDefault="002A45FA" w:rsidP="00E37277">
      <w:pPr>
        <w:spacing w:after="0" w:line="240" w:lineRule="auto"/>
        <w:jc w:val="both"/>
        <w:rPr>
          <w:szCs w:val="20"/>
          <w:lang w:val="en-US"/>
        </w:rPr>
      </w:pPr>
      <w:r>
        <w:rPr>
          <w:szCs w:val="20"/>
          <w:lang w:val="en-US"/>
        </w:rPr>
        <w:br w:type="page"/>
      </w:r>
    </w:p>
    <w:p w14:paraId="4A1869CA" w14:textId="77777777" w:rsidR="002A45FA" w:rsidRPr="00CA7B0F" w:rsidRDefault="002A45FA" w:rsidP="00E37277">
      <w:pPr>
        <w:jc w:val="both"/>
        <w:rPr>
          <w:szCs w:val="20"/>
          <w:lang w:val="en-US"/>
        </w:rPr>
      </w:pPr>
    </w:p>
    <w:p w14:paraId="6E0E39B3" w14:textId="036278A6" w:rsidR="001C5A41" w:rsidRPr="00CA7B0F" w:rsidRDefault="001C5A41" w:rsidP="00E37277">
      <w:pPr>
        <w:jc w:val="both"/>
        <w:rPr>
          <w:b/>
          <w:bCs/>
          <w:szCs w:val="20"/>
          <w:lang w:val="en-US"/>
        </w:rPr>
      </w:pPr>
      <w:commentRangeStart w:id="4"/>
      <w:r w:rsidRPr="00CA7B0F">
        <w:rPr>
          <w:b/>
          <w:bCs/>
          <w:szCs w:val="20"/>
          <w:lang w:val="en-US"/>
        </w:rPr>
        <w:t>Abbreviations</w:t>
      </w:r>
      <w:commentRangeEnd w:id="4"/>
      <w:r w:rsidRPr="00CA7B0F">
        <w:rPr>
          <w:rStyle w:val="CommentReference"/>
          <w:b/>
          <w:sz w:val="20"/>
          <w:szCs w:val="20"/>
          <w:lang w:val="en-US"/>
        </w:rPr>
        <w:commentReference w:id="4"/>
      </w:r>
      <w:r w:rsidRPr="00CA7B0F">
        <w:rPr>
          <w:b/>
          <w:bCs/>
          <w:szCs w:val="20"/>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1985"/>
        <w:gridCol w:w="7030"/>
      </w:tblGrid>
      <w:tr w:rsidR="00E00830" w:rsidRPr="0043783D" w14:paraId="6C0A12A6" w14:textId="77777777" w:rsidTr="3EE5044C">
        <w:trPr>
          <w:trHeight w:val="57"/>
        </w:trPr>
        <w:tc>
          <w:tcPr>
            <w:tcW w:w="1985" w:type="dxa"/>
          </w:tcPr>
          <w:p w14:paraId="100F2AB0" w14:textId="77777777" w:rsidR="00E00830" w:rsidRPr="0043783D" w:rsidRDefault="00E00830" w:rsidP="00E37277">
            <w:pPr>
              <w:spacing w:after="0" w:line="240" w:lineRule="auto"/>
              <w:jc w:val="both"/>
              <w:rPr>
                <w:sz w:val="16"/>
                <w:szCs w:val="16"/>
                <w:lang w:val="en-US"/>
              </w:rPr>
            </w:pPr>
            <w:r w:rsidRPr="0043783D">
              <w:rPr>
                <w:sz w:val="16"/>
                <w:szCs w:val="16"/>
                <w:lang w:val="en-US"/>
              </w:rPr>
              <w:t>ADP</w:t>
            </w:r>
          </w:p>
        </w:tc>
        <w:tc>
          <w:tcPr>
            <w:tcW w:w="7030" w:type="dxa"/>
          </w:tcPr>
          <w:p w14:paraId="30E5696C" w14:textId="77777777" w:rsidR="00E00830" w:rsidRPr="0043783D" w:rsidRDefault="00E00830" w:rsidP="00E37277">
            <w:pPr>
              <w:spacing w:after="0" w:line="240" w:lineRule="auto"/>
              <w:jc w:val="both"/>
              <w:rPr>
                <w:sz w:val="16"/>
                <w:szCs w:val="16"/>
                <w:lang w:val="en-US"/>
              </w:rPr>
            </w:pPr>
            <w:r w:rsidRPr="0043783D">
              <w:rPr>
                <w:sz w:val="16"/>
                <w:szCs w:val="16"/>
                <w:lang w:val="en-US"/>
              </w:rPr>
              <w:t>Abiotic Depletion Potential</w:t>
            </w:r>
          </w:p>
        </w:tc>
      </w:tr>
      <w:tr w:rsidR="00E00830" w:rsidRPr="0043783D" w14:paraId="0CED4FC3" w14:textId="77777777" w:rsidTr="3EE5044C">
        <w:trPr>
          <w:trHeight w:val="57"/>
        </w:trPr>
        <w:tc>
          <w:tcPr>
            <w:tcW w:w="1985" w:type="dxa"/>
          </w:tcPr>
          <w:p w14:paraId="597A4FE8" w14:textId="77777777" w:rsidR="00E00830" w:rsidRPr="0043783D" w:rsidRDefault="00E00830" w:rsidP="00E37277">
            <w:pPr>
              <w:spacing w:after="0" w:line="240" w:lineRule="auto"/>
              <w:jc w:val="both"/>
              <w:rPr>
                <w:sz w:val="16"/>
                <w:szCs w:val="16"/>
                <w:lang w:val="en-US"/>
              </w:rPr>
            </w:pPr>
            <w:r w:rsidRPr="0043783D">
              <w:rPr>
                <w:sz w:val="16"/>
                <w:szCs w:val="16"/>
                <w:lang w:val="en-US"/>
              </w:rPr>
              <w:t>AGS</w:t>
            </w:r>
          </w:p>
        </w:tc>
        <w:tc>
          <w:tcPr>
            <w:tcW w:w="7030" w:type="dxa"/>
          </w:tcPr>
          <w:p w14:paraId="44585CCF" w14:textId="77777777" w:rsidR="00E00830" w:rsidRPr="0043783D" w:rsidRDefault="00E00830" w:rsidP="00E37277">
            <w:pPr>
              <w:spacing w:after="0" w:line="240" w:lineRule="auto"/>
              <w:jc w:val="both"/>
              <w:rPr>
                <w:sz w:val="16"/>
                <w:szCs w:val="16"/>
                <w:lang w:val="en-US"/>
              </w:rPr>
            </w:pPr>
            <w:r w:rsidRPr="0043783D">
              <w:rPr>
                <w:sz w:val="16"/>
                <w:szCs w:val="16"/>
                <w:lang w:val="en-US"/>
              </w:rPr>
              <w:t>Advanced Geothermal System</w:t>
            </w:r>
          </w:p>
        </w:tc>
      </w:tr>
      <w:tr w:rsidR="00E00830" w:rsidRPr="0043783D" w14:paraId="1A753F93" w14:textId="77777777" w:rsidTr="3EE5044C">
        <w:trPr>
          <w:trHeight w:val="57"/>
        </w:trPr>
        <w:tc>
          <w:tcPr>
            <w:tcW w:w="1985" w:type="dxa"/>
          </w:tcPr>
          <w:p w14:paraId="0719A829" w14:textId="77777777" w:rsidR="00E00830" w:rsidRPr="0043783D" w:rsidRDefault="00E00830" w:rsidP="00E37277">
            <w:pPr>
              <w:spacing w:after="0" w:line="240" w:lineRule="auto"/>
              <w:jc w:val="both"/>
              <w:rPr>
                <w:sz w:val="16"/>
                <w:szCs w:val="16"/>
                <w:lang w:val="en-US"/>
              </w:rPr>
            </w:pPr>
            <w:r w:rsidRPr="0043783D">
              <w:rPr>
                <w:sz w:val="16"/>
                <w:szCs w:val="16"/>
                <w:lang w:val="en-US"/>
              </w:rPr>
              <w:t>CAPEX</w:t>
            </w:r>
          </w:p>
        </w:tc>
        <w:tc>
          <w:tcPr>
            <w:tcW w:w="7030" w:type="dxa"/>
          </w:tcPr>
          <w:p w14:paraId="7E54E8D5" w14:textId="77777777" w:rsidR="00E00830" w:rsidRPr="0043783D" w:rsidRDefault="00E00830" w:rsidP="00E37277">
            <w:pPr>
              <w:spacing w:after="0" w:line="240" w:lineRule="auto"/>
              <w:jc w:val="both"/>
              <w:rPr>
                <w:color w:val="1C1C1C"/>
                <w:sz w:val="16"/>
                <w:szCs w:val="16"/>
                <w:shd w:val="clear" w:color="auto" w:fill="FFFFFF"/>
                <w:lang w:val="en-US"/>
              </w:rPr>
            </w:pPr>
            <w:r w:rsidRPr="0043783D">
              <w:rPr>
                <w:color w:val="1C1C1C"/>
                <w:sz w:val="16"/>
                <w:szCs w:val="16"/>
                <w:shd w:val="clear" w:color="auto" w:fill="FFFFFF"/>
                <w:lang w:val="en-US"/>
              </w:rPr>
              <w:t>Capital expenditures</w:t>
            </w:r>
          </w:p>
        </w:tc>
      </w:tr>
      <w:tr w:rsidR="00E00830" w:rsidRPr="0043783D" w14:paraId="688B2FD7" w14:textId="77777777" w:rsidTr="3EE5044C">
        <w:trPr>
          <w:trHeight w:val="57"/>
        </w:trPr>
        <w:tc>
          <w:tcPr>
            <w:tcW w:w="1985" w:type="dxa"/>
          </w:tcPr>
          <w:p w14:paraId="1F149830" w14:textId="77777777" w:rsidR="00E00830" w:rsidRPr="0043783D" w:rsidRDefault="00E00830" w:rsidP="00E37277">
            <w:pPr>
              <w:spacing w:after="0" w:line="240" w:lineRule="auto"/>
              <w:jc w:val="both"/>
              <w:rPr>
                <w:sz w:val="16"/>
                <w:szCs w:val="16"/>
                <w:lang w:val="en-US"/>
              </w:rPr>
            </w:pPr>
            <w:r w:rsidRPr="0043783D">
              <w:rPr>
                <w:sz w:val="16"/>
                <w:szCs w:val="16"/>
                <w:lang w:val="en-US"/>
              </w:rPr>
              <w:t>CC</w:t>
            </w:r>
          </w:p>
        </w:tc>
        <w:tc>
          <w:tcPr>
            <w:tcW w:w="7030" w:type="dxa"/>
          </w:tcPr>
          <w:p w14:paraId="741F1C3C" w14:textId="77777777" w:rsidR="00E00830" w:rsidRPr="0043783D" w:rsidRDefault="00E00830" w:rsidP="00E37277">
            <w:pPr>
              <w:spacing w:after="0" w:line="240" w:lineRule="auto"/>
              <w:jc w:val="both"/>
              <w:rPr>
                <w:sz w:val="16"/>
                <w:szCs w:val="16"/>
                <w:lang w:val="en-US"/>
              </w:rPr>
            </w:pPr>
            <w:r w:rsidRPr="0043783D">
              <w:rPr>
                <w:sz w:val="16"/>
                <w:szCs w:val="16"/>
                <w:lang w:val="en-US"/>
              </w:rPr>
              <w:t>Climate Change</w:t>
            </w:r>
          </w:p>
        </w:tc>
      </w:tr>
      <w:tr w:rsidR="00E00830" w:rsidRPr="0043783D" w14:paraId="2E57098F" w14:textId="77777777" w:rsidTr="3EE5044C">
        <w:trPr>
          <w:trHeight w:val="57"/>
        </w:trPr>
        <w:tc>
          <w:tcPr>
            <w:tcW w:w="1985" w:type="dxa"/>
          </w:tcPr>
          <w:p w14:paraId="392C0F90" w14:textId="77777777" w:rsidR="00E00830" w:rsidRPr="0043783D" w:rsidRDefault="00E00830" w:rsidP="00E37277">
            <w:pPr>
              <w:spacing w:after="0" w:line="240" w:lineRule="auto"/>
              <w:jc w:val="both"/>
              <w:rPr>
                <w:sz w:val="16"/>
                <w:szCs w:val="16"/>
                <w:lang w:val="en-US"/>
              </w:rPr>
            </w:pPr>
            <w:r w:rsidRPr="0043783D">
              <w:rPr>
                <w:sz w:val="16"/>
                <w:szCs w:val="16"/>
                <w:lang w:val="en-US"/>
              </w:rPr>
              <w:t>EGS</w:t>
            </w:r>
          </w:p>
        </w:tc>
        <w:tc>
          <w:tcPr>
            <w:tcW w:w="7030" w:type="dxa"/>
          </w:tcPr>
          <w:p w14:paraId="6A5DDF93" w14:textId="77777777" w:rsidR="00E00830" w:rsidRPr="0043783D" w:rsidRDefault="00E00830" w:rsidP="00E37277">
            <w:pPr>
              <w:spacing w:after="0" w:line="240" w:lineRule="auto"/>
              <w:jc w:val="both"/>
              <w:rPr>
                <w:sz w:val="16"/>
                <w:szCs w:val="16"/>
                <w:lang w:val="en-US"/>
              </w:rPr>
            </w:pPr>
            <w:r w:rsidRPr="0043783D">
              <w:rPr>
                <w:sz w:val="16"/>
                <w:szCs w:val="16"/>
                <w:lang w:val="en-US"/>
              </w:rPr>
              <w:t>Enhanced Geothermal System</w:t>
            </w:r>
          </w:p>
        </w:tc>
      </w:tr>
      <w:tr w:rsidR="00E00830" w:rsidRPr="0043783D" w14:paraId="11BE25CB" w14:textId="77777777" w:rsidTr="3EE5044C">
        <w:trPr>
          <w:trHeight w:val="57"/>
        </w:trPr>
        <w:tc>
          <w:tcPr>
            <w:tcW w:w="1985" w:type="dxa"/>
          </w:tcPr>
          <w:p w14:paraId="5C166FCA" w14:textId="77777777" w:rsidR="00E00830" w:rsidRPr="0043783D" w:rsidRDefault="00E00830" w:rsidP="00E37277">
            <w:pPr>
              <w:spacing w:after="0" w:line="240" w:lineRule="auto"/>
              <w:jc w:val="both"/>
              <w:rPr>
                <w:sz w:val="16"/>
                <w:szCs w:val="16"/>
                <w:lang w:val="en-US"/>
              </w:rPr>
            </w:pPr>
            <w:r w:rsidRPr="0043783D">
              <w:rPr>
                <w:sz w:val="16"/>
                <w:szCs w:val="16"/>
                <w:lang w:val="en-US"/>
              </w:rPr>
              <w:t>GHG</w:t>
            </w:r>
          </w:p>
        </w:tc>
        <w:tc>
          <w:tcPr>
            <w:tcW w:w="7030" w:type="dxa"/>
          </w:tcPr>
          <w:p w14:paraId="63CB851A" w14:textId="77777777" w:rsidR="00E00830" w:rsidRPr="0043783D" w:rsidRDefault="00E00830" w:rsidP="00E37277">
            <w:pPr>
              <w:spacing w:after="0" w:line="240" w:lineRule="auto"/>
              <w:jc w:val="both"/>
              <w:rPr>
                <w:sz w:val="16"/>
                <w:szCs w:val="16"/>
                <w:lang w:val="en-US"/>
              </w:rPr>
            </w:pPr>
            <w:r w:rsidRPr="0043783D">
              <w:rPr>
                <w:sz w:val="16"/>
                <w:szCs w:val="16"/>
                <w:lang w:val="en-US"/>
              </w:rPr>
              <w:t>Greenhouse Gas</w:t>
            </w:r>
          </w:p>
        </w:tc>
      </w:tr>
      <w:tr w:rsidR="00E00830" w:rsidRPr="0043783D" w14:paraId="36557F39" w14:textId="77777777" w:rsidTr="3EE5044C">
        <w:trPr>
          <w:trHeight w:val="57"/>
        </w:trPr>
        <w:tc>
          <w:tcPr>
            <w:tcW w:w="1985" w:type="dxa"/>
          </w:tcPr>
          <w:p w14:paraId="46BC8D13" w14:textId="77777777" w:rsidR="00E00830" w:rsidRPr="0043783D" w:rsidRDefault="00E00830" w:rsidP="00E37277">
            <w:pPr>
              <w:spacing w:after="0" w:line="240" w:lineRule="auto"/>
              <w:jc w:val="both"/>
              <w:rPr>
                <w:sz w:val="16"/>
                <w:szCs w:val="16"/>
                <w:lang w:val="en-US"/>
              </w:rPr>
            </w:pPr>
            <w:r w:rsidRPr="0043783D">
              <w:rPr>
                <w:sz w:val="16"/>
                <w:szCs w:val="16"/>
                <w:lang w:val="en-US"/>
              </w:rPr>
              <w:t>LCA</w:t>
            </w:r>
          </w:p>
        </w:tc>
        <w:tc>
          <w:tcPr>
            <w:tcW w:w="7030" w:type="dxa"/>
          </w:tcPr>
          <w:p w14:paraId="4A7CF1CF" w14:textId="77777777" w:rsidR="00E00830" w:rsidRPr="0043783D" w:rsidRDefault="00E00830" w:rsidP="00E37277">
            <w:pPr>
              <w:spacing w:after="0" w:line="240" w:lineRule="auto"/>
              <w:jc w:val="both"/>
              <w:rPr>
                <w:sz w:val="16"/>
                <w:szCs w:val="16"/>
                <w:lang w:val="en-US"/>
              </w:rPr>
            </w:pPr>
            <w:r w:rsidRPr="0043783D">
              <w:rPr>
                <w:sz w:val="16"/>
                <w:szCs w:val="16"/>
                <w:lang w:val="en-US"/>
              </w:rPr>
              <w:t>Life Cycle Assessment</w:t>
            </w:r>
          </w:p>
        </w:tc>
      </w:tr>
      <w:tr w:rsidR="00E00830" w:rsidRPr="0043783D" w14:paraId="72CE5BB3" w14:textId="77777777" w:rsidTr="3EE5044C">
        <w:trPr>
          <w:trHeight w:val="57"/>
        </w:trPr>
        <w:tc>
          <w:tcPr>
            <w:tcW w:w="1985" w:type="dxa"/>
          </w:tcPr>
          <w:p w14:paraId="08FE6C33" w14:textId="77777777" w:rsidR="00E00830" w:rsidRPr="0043783D" w:rsidRDefault="00E00830" w:rsidP="00E37277">
            <w:pPr>
              <w:spacing w:after="0" w:line="240" w:lineRule="auto"/>
              <w:jc w:val="both"/>
              <w:rPr>
                <w:sz w:val="16"/>
                <w:szCs w:val="16"/>
                <w:lang w:val="en-US"/>
              </w:rPr>
            </w:pPr>
            <w:r w:rsidRPr="0043783D">
              <w:rPr>
                <w:sz w:val="16"/>
                <w:szCs w:val="16"/>
                <w:lang w:val="en-US"/>
              </w:rPr>
              <w:t>LCI</w:t>
            </w:r>
          </w:p>
        </w:tc>
        <w:tc>
          <w:tcPr>
            <w:tcW w:w="7030" w:type="dxa"/>
          </w:tcPr>
          <w:p w14:paraId="2389A6BD" w14:textId="77777777" w:rsidR="00E00830" w:rsidRPr="0043783D" w:rsidRDefault="00E00830" w:rsidP="00E37277">
            <w:pPr>
              <w:spacing w:after="0" w:line="240" w:lineRule="auto"/>
              <w:jc w:val="both"/>
              <w:rPr>
                <w:sz w:val="16"/>
                <w:szCs w:val="16"/>
                <w:lang w:val="en-US"/>
              </w:rPr>
            </w:pPr>
            <w:r w:rsidRPr="0043783D">
              <w:rPr>
                <w:sz w:val="16"/>
                <w:szCs w:val="16"/>
                <w:lang w:val="en-US"/>
              </w:rPr>
              <w:t>Life Cycle Inventory</w:t>
            </w:r>
          </w:p>
        </w:tc>
      </w:tr>
      <w:tr w:rsidR="00E00830" w:rsidRPr="0043783D" w14:paraId="0FE7BCB6" w14:textId="77777777" w:rsidTr="3EE5044C">
        <w:trPr>
          <w:trHeight w:val="57"/>
        </w:trPr>
        <w:tc>
          <w:tcPr>
            <w:tcW w:w="1985" w:type="dxa"/>
          </w:tcPr>
          <w:p w14:paraId="71A0E752" w14:textId="77777777" w:rsidR="00E00830" w:rsidRPr="0043783D" w:rsidRDefault="00E00830" w:rsidP="00E37277">
            <w:pPr>
              <w:spacing w:after="0" w:line="240" w:lineRule="auto"/>
              <w:jc w:val="both"/>
              <w:rPr>
                <w:sz w:val="16"/>
                <w:szCs w:val="16"/>
                <w:lang w:val="en-US"/>
              </w:rPr>
            </w:pPr>
            <w:r w:rsidRPr="0043783D">
              <w:rPr>
                <w:sz w:val="16"/>
                <w:szCs w:val="16"/>
                <w:lang w:val="en-US"/>
              </w:rPr>
              <w:t>LCIA</w:t>
            </w:r>
          </w:p>
        </w:tc>
        <w:tc>
          <w:tcPr>
            <w:tcW w:w="7030" w:type="dxa"/>
          </w:tcPr>
          <w:p w14:paraId="44D73A63" w14:textId="77777777" w:rsidR="00E00830" w:rsidRPr="0043783D" w:rsidRDefault="00E00830" w:rsidP="00E37277">
            <w:pPr>
              <w:spacing w:after="0" w:line="240" w:lineRule="auto"/>
              <w:jc w:val="both"/>
              <w:rPr>
                <w:sz w:val="16"/>
                <w:szCs w:val="16"/>
                <w:lang w:val="en-US"/>
              </w:rPr>
            </w:pPr>
            <w:r w:rsidRPr="0043783D">
              <w:rPr>
                <w:sz w:val="16"/>
                <w:szCs w:val="16"/>
                <w:lang w:val="en-US"/>
              </w:rPr>
              <w:t>Life Cycle Impact Assessment</w:t>
            </w:r>
          </w:p>
        </w:tc>
      </w:tr>
      <w:tr w:rsidR="00E00830" w:rsidRPr="0043783D" w14:paraId="39A1A6D6" w14:textId="77777777" w:rsidTr="3EE5044C">
        <w:trPr>
          <w:trHeight w:val="57"/>
        </w:trPr>
        <w:tc>
          <w:tcPr>
            <w:tcW w:w="1985" w:type="dxa"/>
          </w:tcPr>
          <w:p w14:paraId="483F564D" w14:textId="77777777" w:rsidR="00E00830" w:rsidRPr="0043783D" w:rsidRDefault="00E00830" w:rsidP="00E37277">
            <w:pPr>
              <w:spacing w:after="0" w:line="240" w:lineRule="auto"/>
              <w:jc w:val="both"/>
              <w:rPr>
                <w:sz w:val="16"/>
                <w:szCs w:val="16"/>
                <w:lang w:val="en-US"/>
              </w:rPr>
            </w:pPr>
            <w:r w:rsidRPr="0043783D">
              <w:rPr>
                <w:sz w:val="16"/>
                <w:szCs w:val="16"/>
                <w:lang w:val="en-US"/>
              </w:rPr>
              <w:t>LCOE</w:t>
            </w:r>
          </w:p>
        </w:tc>
        <w:tc>
          <w:tcPr>
            <w:tcW w:w="7030" w:type="dxa"/>
          </w:tcPr>
          <w:p w14:paraId="40DEAD0D" w14:textId="77777777" w:rsidR="00E00830" w:rsidRPr="0043783D" w:rsidRDefault="00E00830" w:rsidP="00E37277">
            <w:pPr>
              <w:spacing w:after="0" w:line="240" w:lineRule="auto"/>
              <w:jc w:val="both"/>
              <w:rPr>
                <w:sz w:val="16"/>
                <w:szCs w:val="16"/>
                <w:lang w:val="en-US"/>
              </w:rPr>
            </w:pPr>
            <w:proofErr w:type="spellStart"/>
            <w:r w:rsidRPr="0043783D">
              <w:rPr>
                <w:sz w:val="16"/>
                <w:szCs w:val="16"/>
                <w:lang w:val="en-US"/>
              </w:rPr>
              <w:t>Levelised</w:t>
            </w:r>
            <w:proofErr w:type="spellEnd"/>
            <w:r w:rsidRPr="0043783D">
              <w:rPr>
                <w:sz w:val="16"/>
                <w:szCs w:val="16"/>
                <w:lang w:val="en-US"/>
              </w:rPr>
              <w:t xml:space="preserve"> Cost of Electricity</w:t>
            </w:r>
          </w:p>
        </w:tc>
      </w:tr>
      <w:tr w:rsidR="00E00830" w:rsidRPr="0043783D" w14:paraId="2D6F4ADC" w14:textId="77777777" w:rsidTr="3EE5044C">
        <w:trPr>
          <w:trHeight w:val="57"/>
        </w:trPr>
        <w:tc>
          <w:tcPr>
            <w:tcW w:w="1985" w:type="dxa"/>
          </w:tcPr>
          <w:p w14:paraId="098A34CA" w14:textId="77777777" w:rsidR="00E00830" w:rsidRPr="0043783D" w:rsidRDefault="00E00830" w:rsidP="00E37277">
            <w:pPr>
              <w:spacing w:after="0" w:line="240" w:lineRule="auto"/>
              <w:jc w:val="both"/>
              <w:rPr>
                <w:sz w:val="16"/>
                <w:szCs w:val="16"/>
                <w:lang w:val="en-US"/>
              </w:rPr>
            </w:pPr>
            <w:r w:rsidRPr="0043783D">
              <w:rPr>
                <w:sz w:val="16"/>
                <w:szCs w:val="16"/>
                <w:lang w:val="en-US"/>
              </w:rPr>
              <w:t>NCG</w:t>
            </w:r>
          </w:p>
        </w:tc>
        <w:tc>
          <w:tcPr>
            <w:tcW w:w="7030" w:type="dxa"/>
          </w:tcPr>
          <w:p w14:paraId="1617E315" w14:textId="77777777" w:rsidR="00E00830" w:rsidRPr="0043783D" w:rsidRDefault="00E00830" w:rsidP="00E37277">
            <w:pPr>
              <w:spacing w:after="0" w:line="240" w:lineRule="auto"/>
              <w:jc w:val="both"/>
              <w:rPr>
                <w:sz w:val="16"/>
                <w:szCs w:val="16"/>
                <w:lang w:val="en-US"/>
              </w:rPr>
            </w:pPr>
            <w:r w:rsidRPr="0043783D">
              <w:rPr>
                <w:sz w:val="16"/>
                <w:szCs w:val="16"/>
                <w:lang w:val="en-US"/>
              </w:rPr>
              <w:t>Non-condensable gases</w:t>
            </w:r>
          </w:p>
        </w:tc>
      </w:tr>
      <w:tr w:rsidR="00E00830" w:rsidRPr="0043783D" w14:paraId="1351F5F0" w14:textId="77777777" w:rsidTr="3EE5044C">
        <w:trPr>
          <w:trHeight w:val="57"/>
        </w:trPr>
        <w:tc>
          <w:tcPr>
            <w:tcW w:w="1985" w:type="dxa"/>
          </w:tcPr>
          <w:p w14:paraId="2197B689" w14:textId="77777777" w:rsidR="00E00830" w:rsidRPr="0043783D" w:rsidRDefault="00E00830" w:rsidP="00E37277">
            <w:pPr>
              <w:spacing w:after="0" w:line="240" w:lineRule="auto"/>
              <w:jc w:val="both"/>
              <w:rPr>
                <w:sz w:val="16"/>
                <w:szCs w:val="16"/>
                <w:lang w:val="en-US"/>
              </w:rPr>
            </w:pPr>
            <w:r w:rsidRPr="0043783D">
              <w:rPr>
                <w:sz w:val="16"/>
                <w:szCs w:val="16"/>
                <w:lang w:val="en-US"/>
              </w:rPr>
              <w:t>ODP</w:t>
            </w:r>
          </w:p>
        </w:tc>
        <w:tc>
          <w:tcPr>
            <w:tcW w:w="7030" w:type="dxa"/>
          </w:tcPr>
          <w:p w14:paraId="54426CBA" w14:textId="77777777" w:rsidR="00E00830" w:rsidRPr="0043783D" w:rsidRDefault="00E00830" w:rsidP="00E37277">
            <w:pPr>
              <w:spacing w:after="0" w:line="240" w:lineRule="auto"/>
              <w:jc w:val="both"/>
              <w:rPr>
                <w:sz w:val="16"/>
                <w:szCs w:val="16"/>
                <w:lang w:val="en-US"/>
              </w:rPr>
            </w:pPr>
            <w:r w:rsidRPr="0043783D">
              <w:rPr>
                <w:sz w:val="16"/>
                <w:szCs w:val="16"/>
                <w:lang w:val="en-US"/>
              </w:rPr>
              <w:t>Ozone Depletion Potential</w:t>
            </w:r>
          </w:p>
        </w:tc>
      </w:tr>
      <w:tr w:rsidR="00E00830" w:rsidRPr="0043783D" w14:paraId="07224013" w14:textId="77777777" w:rsidTr="3EE5044C">
        <w:trPr>
          <w:trHeight w:val="57"/>
        </w:trPr>
        <w:tc>
          <w:tcPr>
            <w:tcW w:w="1985" w:type="dxa"/>
          </w:tcPr>
          <w:p w14:paraId="4A54ADE9" w14:textId="77777777" w:rsidR="00E00830" w:rsidRPr="0043783D" w:rsidRDefault="00E00830" w:rsidP="00E37277">
            <w:pPr>
              <w:spacing w:after="0" w:line="240" w:lineRule="auto"/>
              <w:jc w:val="both"/>
              <w:rPr>
                <w:sz w:val="16"/>
                <w:szCs w:val="16"/>
                <w:lang w:val="en-US"/>
              </w:rPr>
            </w:pPr>
            <w:r w:rsidRPr="0043783D">
              <w:rPr>
                <w:sz w:val="16"/>
                <w:szCs w:val="16"/>
                <w:lang w:val="en-US"/>
              </w:rPr>
              <w:t>OPEX</w:t>
            </w:r>
          </w:p>
        </w:tc>
        <w:tc>
          <w:tcPr>
            <w:tcW w:w="7030" w:type="dxa"/>
          </w:tcPr>
          <w:p w14:paraId="2DA0A68D" w14:textId="77777777" w:rsidR="00E00830" w:rsidRPr="0043783D" w:rsidRDefault="00E00830" w:rsidP="00E37277">
            <w:pPr>
              <w:spacing w:after="0" w:line="240" w:lineRule="auto"/>
              <w:jc w:val="both"/>
              <w:rPr>
                <w:color w:val="1C1C1C"/>
                <w:sz w:val="16"/>
                <w:szCs w:val="16"/>
                <w:shd w:val="clear" w:color="auto" w:fill="FFFFFF"/>
                <w:lang w:val="en-US"/>
              </w:rPr>
            </w:pPr>
            <w:r w:rsidRPr="0043783D">
              <w:rPr>
                <w:color w:val="1C1C1C"/>
                <w:sz w:val="16"/>
                <w:szCs w:val="16"/>
                <w:shd w:val="clear" w:color="auto" w:fill="FFFFFF"/>
                <w:lang w:val="en-US"/>
              </w:rPr>
              <w:t>Operating expenses</w:t>
            </w:r>
          </w:p>
        </w:tc>
      </w:tr>
      <w:tr w:rsidR="00E00830" w:rsidRPr="0043783D" w14:paraId="2F579095" w14:textId="77777777" w:rsidTr="3EE5044C">
        <w:trPr>
          <w:trHeight w:val="57"/>
        </w:trPr>
        <w:tc>
          <w:tcPr>
            <w:tcW w:w="1985" w:type="dxa"/>
          </w:tcPr>
          <w:p w14:paraId="4800CC01" w14:textId="77777777" w:rsidR="00E00830" w:rsidRPr="0043783D" w:rsidRDefault="00E00830" w:rsidP="00E37277">
            <w:pPr>
              <w:spacing w:after="0" w:line="240" w:lineRule="auto"/>
              <w:jc w:val="both"/>
              <w:rPr>
                <w:sz w:val="16"/>
                <w:szCs w:val="16"/>
                <w:lang w:val="en-US"/>
              </w:rPr>
            </w:pPr>
            <w:r w:rsidRPr="0043783D">
              <w:rPr>
                <w:sz w:val="16"/>
                <w:szCs w:val="16"/>
                <w:lang w:val="en-US"/>
              </w:rPr>
              <w:t>ORC</w:t>
            </w:r>
          </w:p>
        </w:tc>
        <w:tc>
          <w:tcPr>
            <w:tcW w:w="7030" w:type="dxa"/>
          </w:tcPr>
          <w:p w14:paraId="619F178E" w14:textId="77777777" w:rsidR="00E00830" w:rsidRPr="0043783D" w:rsidRDefault="00E00830" w:rsidP="00E37277">
            <w:pPr>
              <w:spacing w:after="0" w:line="240" w:lineRule="auto"/>
              <w:jc w:val="both"/>
              <w:rPr>
                <w:sz w:val="16"/>
                <w:szCs w:val="16"/>
                <w:lang w:val="en-US"/>
              </w:rPr>
            </w:pPr>
            <w:r w:rsidRPr="0043783D">
              <w:rPr>
                <w:color w:val="1C1C1C"/>
                <w:sz w:val="16"/>
                <w:szCs w:val="16"/>
                <w:shd w:val="clear" w:color="auto" w:fill="FFFFFF"/>
                <w:lang w:val="en-US"/>
              </w:rPr>
              <w:t>Organic Rankine Cycle</w:t>
            </w:r>
          </w:p>
        </w:tc>
      </w:tr>
      <w:tr w:rsidR="00E00830" w:rsidRPr="0043783D" w14:paraId="3D1F1846" w14:textId="77777777" w:rsidTr="3EE5044C">
        <w:trPr>
          <w:trHeight w:val="57"/>
        </w:trPr>
        <w:tc>
          <w:tcPr>
            <w:tcW w:w="1985" w:type="dxa"/>
          </w:tcPr>
          <w:p w14:paraId="4D52707B" w14:textId="77777777" w:rsidR="00E00830" w:rsidRPr="0043783D" w:rsidRDefault="00E00830" w:rsidP="00E37277">
            <w:pPr>
              <w:spacing w:after="0" w:line="240" w:lineRule="auto"/>
              <w:jc w:val="both"/>
              <w:rPr>
                <w:sz w:val="16"/>
                <w:szCs w:val="16"/>
                <w:lang w:val="en-US"/>
              </w:rPr>
            </w:pPr>
            <w:r w:rsidRPr="0043783D">
              <w:rPr>
                <w:sz w:val="16"/>
                <w:szCs w:val="16"/>
                <w:lang w:val="en-US"/>
              </w:rPr>
              <w:t>PM</w:t>
            </w:r>
          </w:p>
        </w:tc>
        <w:tc>
          <w:tcPr>
            <w:tcW w:w="7030" w:type="dxa"/>
          </w:tcPr>
          <w:p w14:paraId="6EB1FC0B" w14:textId="77777777" w:rsidR="00E00830" w:rsidRPr="0043783D" w:rsidRDefault="00E00830" w:rsidP="00E37277">
            <w:pPr>
              <w:spacing w:after="0" w:line="240" w:lineRule="auto"/>
              <w:jc w:val="both"/>
              <w:rPr>
                <w:sz w:val="16"/>
                <w:szCs w:val="16"/>
                <w:lang w:val="en-US"/>
              </w:rPr>
            </w:pPr>
            <w:r w:rsidRPr="0043783D">
              <w:rPr>
                <w:sz w:val="16"/>
                <w:szCs w:val="16"/>
                <w:lang w:val="en-US"/>
              </w:rPr>
              <w:t>Particulate Matter</w:t>
            </w:r>
          </w:p>
        </w:tc>
      </w:tr>
      <w:tr w:rsidR="00E00830" w:rsidRPr="0043783D" w14:paraId="242C1255" w14:textId="77777777" w:rsidTr="3EE5044C">
        <w:trPr>
          <w:trHeight w:val="57"/>
        </w:trPr>
        <w:tc>
          <w:tcPr>
            <w:tcW w:w="1985" w:type="dxa"/>
          </w:tcPr>
          <w:p w14:paraId="6CF30D05" w14:textId="77777777" w:rsidR="00E00830" w:rsidRPr="0043783D" w:rsidRDefault="00E00830" w:rsidP="00E37277">
            <w:pPr>
              <w:spacing w:after="0" w:line="240" w:lineRule="auto"/>
              <w:jc w:val="both"/>
              <w:rPr>
                <w:rFonts w:eastAsia="Calibri"/>
                <w:sz w:val="16"/>
                <w:szCs w:val="16"/>
                <w:lang w:val="en-US"/>
              </w:rPr>
            </w:pPr>
            <w:r w:rsidRPr="0043783D">
              <w:rPr>
                <w:rFonts w:eastAsia="Calibri"/>
                <w:sz w:val="16"/>
                <w:szCs w:val="16"/>
                <w:lang w:val="en-US"/>
              </w:rPr>
              <w:t>PPGD</w:t>
            </w:r>
          </w:p>
        </w:tc>
        <w:tc>
          <w:tcPr>
            <w:tcW w:w="7030" w:type="dxa"/>
          </w:tcPr>
          <w:p w14:paraId="43475F9E" w14:textId="77777777" w:rsidR="00E00830" w:rsidRPr="0043783D" w:rsidRDefault="00E00830" w:rsidP="00E37277">
            <w:pPr>
              <w:spacing w:after="0" w:line="240" w:lineRule="auto"/>
              <w:jc w:val="both"/>
              <w:rPr>
                <w:rFonts w:eastAsia="Calibri"/>
                <w:sz w:val="16"/>
                <w:szCs w:val="16"/>
                <w:lang w:val="en-US"/>
              </w:rPr>
            </w:pPr>
            <w:r w:rsidRPr="0043783D">
              <w:rPr>
                <w:rFonts w:eastAsia="Calibri"/>
                <w:sz w:val="16"/>
                <w:szCs w:val="16"/>
                <w:lang w:val="en-US"/>
              </w:rPr>
              <w:t>Plasma-Pulse Geo-Drilling</w:t>
            </w:r>
          </w:p>
        </w:tc>
      </w:tr>
      <w:tr w:rsidR="00E00830" w:rsidRPr="0043783D" w14:paraId="2381ECB1" w14:textId="77777777" w:rsidTr="3EE5044C">
        <w:trPr>
          <w:trHeight w:val="57"/>
        </w:trPr>
        <w:tc>
          <w:tcPr>
            <w:tcW w:w="1985" w:type="dxa"/>
          </w:tcPr>
          <w:p w14:paraId="49C809DD" w14:textId="77777777" w:rsidR="00E00830" w:rsidRPr="0043783D" w:rsidRDefault="00E00830" w:rsidP="00E37277">
            <w:pPr>
              <w:spacing w:after="0" w:line="240" w:lineRule="auto"/>
              <w:jc w:val="both"/>
              <w:rPr>
                <w:sz w:val="16"/>
                <w:szCs w:val="16"/>
                <w:lang w:val="en-US"/>
              </w:rPr>
            </w:pPr>
            <w:r w:rsidRPr="0043783D">
              <w:rPr>
                <w:sz w:val="16"/>
                <w:szCs w:val="16"/>
                <w:lang w:val="en-US"/>
              </w:rPr>
              <w:t>PV</w:t>
            </w:r>
          </w:p>
        </w:tc>
        <w:tc>
          <w:tcPr>
            <w:tcW w:w="7030" w:type="dxa"/>
          </w:tcPr>
          <w:p w14:paraId="1A2F4BF6" w14:textId="77777777" w:rsidR="00E00830" w:rsidRPr="0043783D" w:rsidRDefault="00E00830" w:rsidP="00E37277">
            <w:pPr>
              <w:spacing w:after="0" w:line="240" w:lineRule="auto"/>
              <w:jc w:val="both"/>
              <w:rPr>
                <w:sz w:val="16"/>
                <w:szCs w:val="16"/>
                <w:lang w:val="en-US"/>
              </w:rPr>
            </w:pPr>
            <w:r w:rsidRPr="0043783D">
              <w:rPr>
                <w:sz w:val="16"/>
                <w:szCs w:val="16"/>
                <w:lang w:val="en-US"/>
              </w:rPr>
              <w:t>Photovoltaics</w:t>
            </w:r>
          </w:p>
        </w:tc>
      </w:tr>
      <w:tr w:rsidR="00E00830" w:rsidRPr="0043783D" w14:paraId="56E3A8E2" w14:textId="77777777" w:rsidTr="3EE5044C">
        <w:trPr>
          <w:trHeight w:val="57"/>
        </w:trPr>
        <w:tc>
          <w:tcPr>
            <w:tcW w:w="1985" w:type="dxa"/>
          </w:tcPr>
          <w:p w14:paraId="4A62115A" w14:textId="77777777" w:rsidR="00E00830" w:rsidRPr="0043783D" w:rsidRDefault="00E00830" w:rsidP="00E37277">
            <w:pPr>
              <w:spacing w:after="0" w:line="240" w:lineRule="auto"/>
              <w:jc w:val="both"/>
              <w:rPr>
                <w:sz w:val="16"/>
                <w:szCs w:val="16"/>
                <w:lang w:val="en-US"/>
              </w:rPr>
            </w:pPr>
            <w:proofErr w:type="spellStart"/>
            <w:r w:rsidRPr="0043783D">
              <w:rPr>
                <w:sz w:val="16"/>
                <w:szCs w:val="16"/>
                <w:lang w:val="en-US"/>
              </w:rPr>
              <w:t>SpCC</w:t>
            </w:r>
            <w:proofErr w:type="spellEnd"/>
          </w:p>
        </w:tc>
        <w:tc>
          <w:tcPr>
            <w:tcW w:w="7030" w:type="dxa"/>
          </w:tcPr>
          <w:p w14:paraId="2F407560" w14:textId="77777777" w:rsidR="00E00830" w:rsidRPr="0043783D" w:rsidRDefault="00E00830" w:rsidP="00E37277">
            <w:pPr>
              <w:spacing w:after="0" w:line="240" w:lineRule="auto"/>
              <w:jc w:val="both"/>
              <w:rPr>
                <w:color w:val="1C1C1C"/>
                <w:sz w:val="16"/>
                <w:szCs w:val="16"/>
                <w:shd w:val="clear" w:color="auto" w:fill="FFFFFF"/>
                <w:lang w:val="en-US"/>
              </w:rPr>
            </w:pPr>
            <w:r>
              <w:rPr>
                <w:sz w:val="16"/>
                <w:szCs w:val="16"/>
                <w:lang w:val="en-US"/>
              </w:rPr>
              <w:t>S</w:t>
            </w:r>
            <w:r w:rsidRPr="0043783D">
              <w:rPr>
                <w:sz w:val="16"/>
                <w:szCs w:val="16"/>
                <w:lang w:val="en-US"/>
              </w:rPr>
              <w:t>pecific capital costs</w:t>
            </w:r>
          </w:p>
        </w:tc>
      </w:tr>
      <w:tr w:rsidR="00E00830" w:rsidRPr="003438CC" w14:paraId="51CCCFE1" w14:textId="77777777" w:rsidTr="3EE5044C">
        <w:trPr>
          <w:trHeight w:val="57"/>
        </w:trPr>
        <w:tc>
          <w:tcPr>
            <w:tcW w:w="1985" w:type="dxa"/>
          </w:tcPr>
          <w:p w14:paraId="76D2CB1A" w14:textId="77777777" w:rsidR="00E00830" w:rsidRPr="0043783D" w:rsidRDefault="00E00830" w:rsidP="00E37277">
            <w:pPr>
              <w:spacing w:after="0" w:line="240" w:lineRule="auto"/>
              <w:jc w:val="both"/>
              <w:rPr>
                <w:sz w:val="16"/>
                <w:szCs w:val="16"/>
                <w:lang w:val="en-US"/>
              </w:rPr>
            </w:pPr>
            <w:r w:rsidRPr="0043783D">
              <w:rPr>
                <w:sz w:val="16"/>
                <w:szCs w:val="16"/>
                <w:lang w:val="en-US"/>
              </w:rPr>
              <w:t>STEM</w:t>
            </w:r>
          </w:p>
        </w:tc>
        <w:tc>
          <w:tcPr>
            <w:tcW w:w="7030" w:type="dxa"/>
          </w:tcPr>
          <w:p w14:paraId="0FC69EF5" w14:textId="50BEBAA2" w:rsidR="00E00830" w:rsidRPr="0043783D" w:rsidRDefault="24B6E11F" w:rsidP="00E37277">
            <w:pPr>
              <w:spacing w:after="0" w:line="240" w:lineRule="auto"/>
              <w:jc w:val="both"/>
              <w:rPr>
                <w:sz w:val="16"/>
                <w:szCs w:val="16"/>
                <w:lang w:val="en-US"/>
              </w:rPr>
            </w:pPr>
            <w:r w:rsidRPr="3EE5044C">
              <w:rPr>
                <w:sz w:val="16"/>
                <w:szCs w:val="16"/>
                <w:lang w:val="en-US"/>
              </w:rPr>
              <w:t xml:space="preserve">Swiss TIMES </w:t>
            </w:r>
            <w:r w:rsidR="06FCD573" w:rsidRPr="3EE5044C">
              <w:rPr>
                <w:sz w:val="16"/>
                <w:szCs w:val="16"/>
                <w:lang w:val="en-US"/>
              </w:rPr>
              <w:t xml:space="preserve">Energy system </w:t>
            </w:r>
            <w:r w:rsidRPr="3EE5044C">
              <w:rPr>
                <w:sz w:val="16"/>
                <w:szCs w:val="16"/>
                <w:lang w:val="en-US"/>
              </w:rPr>
              <w:t>Model</w:t>
            </w:r>
          </w:p>
        </w:tc>
      </w:tr>
      <w:tr w:rsidR="00E00830" w:rsidRPr="003438CC" w14:paraId="710BE461" w14:textId="77777777" w:rsidTr="3EE5044C">
        <w:trPr>
          <w:trHeight w:val="57"/>
        </w:trPr>
        <w:tc>
          <w:tcPr>
            <w:tcW w:w="1985" w:type="dxa"/>
          </w:tcPr>
          <w:p w14:paraId="394FD164" w14:textId="77777777" w:rsidR="00E00830" w:rsidRPr="0043783D" w:rsidRDefault="00E00830" w:rsidP="00E37277">
            <w:pPr>
              <w:spacing w:after="0" w:line="240" w:lineRule="auto"/>
              <w:jc w:val="both"/>
              <w:rPr>
                <w:sz w:val="16"/>
                <w:szCs w:val="16"/>
                <w:lang w:val="en-US"/>
              </w:rPr>
            </w:pPr>
            <w:r w:rsidRPr="0043783D">
              <w:rPr>
                <w:sz w:val="16"/>
                <w:szCs w:val="16"/>
                <w:lang w:val="en-US"/>
              </w:rPr>
              <w:t>TANGO</w:t>
            </w:r>
          </w:p>
        </w:tc>
        <w:tc>
          <w:tcPr>
            <w:tcW w:w="7030" w:type="dxa"/>
          </w:tcPr>
          <w:p w14:paraId="4620BD53" w14:textId="77777777" w:rsidR="00E00830" w:rsidRPr="0043783D" w:rsidRDefault="00E00830" w:rsidP="00E37277">
            <w:pPr>
              <w:spacing w:after="0" w:line="240" w:lineRule="auto"/>
              <w:jc w:val="both"/>
              <w:rPr>
                <w:sz w:val="16"/>
                <w:szCs w:val="16"/>
                <w:lang w:val="en-US"/>
              </w:rPr>
            </w:pPr>
            <w:r w:rsidRPr="0043783D">
              <w:rPr>
                <w:sz w:val="16"/>
                <w:szCs w:val="16"/>
                <w:lang w:val="en-US"/>
              </w:rPr>
              <w:t>Techno-economic analysis of geothermal power simulator</w:t>
            </w:r>
          </w:p>
        </w:tc>
      </w:tr>
      <w:tr w:rsidR="00E00830" w:rsidRPr="0043783D" w14:paraId="0D7B32F8" w14:textId="77777777" w:rsidTr="3EE5044C">
        <w:trPr>
          <w:trHeight w:val="57"/>
        </w:trPr>
        <w:tc>
          <w:tcPr>
            <w:tcW w:w="1985" w:type="dxa"/>
          </w:tcPr>
          <w:p w14:paraId="70454529" w14:textId="77777777" w:rsidR="00E00830" w:rsidRPr="0043783D" w:rsidRDefault="00E00830" w:rsidP="00E37277">
            <w:pPr>
              <w:spacing w:after="0" w:line="240" w:lineRule="auto"/>
              <w:jc w:val="both"/>
              <w:rPr>
                <w:sz w:val="16"/>
                <w:szCs w:val="16"/>
                <w:lang w:val="en-US"/>
              </w:rPr>
            </w:pPr>
            <w:r w:rsidRPr="0043783D">
              <w:rPr>
                <w:sz w:val="16"/>
                <w:szCs w:val="16"/>
                <w:lang w:val="en-US"/>
              </w:rPr>
              <w:t>TEA</w:t>
            </w:r>
          </w:p>
        </w:tc>
        <w:tc>
          <w:tcPr>
            <w:tcW w:w="7030" w:type="dxa"/>
          </w:tcPr>
          <w:p w14:paraId="2C7B33B3" w14:textId="77777777" w:rsidR="00E00830" w:rsidRPr="0043783D" w:rsidRDefault="00E00830" w:rsidP="00E37277">
            <w:pPr>
              <w:spacing w:after="0" w:line="240" w:lineRule="auto"/>
              <w:jc w:val="both"/>
              <w:rPr>
                <w:color w:val="1C1C1C"/>
                <w:sz w:val="16"/>
                <w:szCs w:val="16"/>
                <w:shd w:val="clear" w:color="auto" w:fill="FFFFFF"/>
                <w:lang w:val="en-US"/>
              </w:rPr>
            </w:pPr>
            <w:r w:rsidRPr="0043783D">
              <w:rPr>
                <w:color w:val="1C1C1C"/>
                <w:sz w:val="16"/>
                <w:szCs w:val="16"/>
                <w:shd w:val="clear" w:color="auto" w:fill="FFFFFF"/>
                <w:lang w:val="en-US"/>
              </w:rPr>
              <w:t>Techno-economic analysis</w:t>
            </w:r>
          </w:p>
        </w:tc>
      </w:tr>
      <w:tr w:rsidR="00E00830" w:rsidRPr="003438CC" w14:paraId="2C5C7713" w14:textId="77777777" w:rsidTr="3EE5044C">
        <w:trPr>
          <w:trHeight w:val="57"/>
        </w:trPr>
        <w:tc>
          <w:tcPr>
            <w:tcW w:w="1985" w:type="dxa"/>
          </w:tcPr>
          <w:p w14:paraId="1EFDE084" w14:textId="77777777" w:rsidR="00E00830" w:rsidRPr="0043783D" w:rsidRDefault="0776E37B" w:rsidP="00E37277">
            <w:pPr>
              <w:spacing w:after="0" w:line="240" w:lineRule="auto"/>
              <w:jc w:val="both"/>
              <w:rPr>
                <w:sz w:val="16"/>
                <w:szCs w:val="16"/>
                <w:lang w:val="en-US"/>
              </w:rPr>
            </w:pPr>
            <w:r w:rsidRPr="7AE9BC11">
              <w:rPr>
                <w:sz w:val="16"/>
                <w:szCs w:val="16"/>
                <w:lang w:val="en-US"/>
              </w:rPr>
              <w:t>TIMES</w:t>
            </w:r>
          </w:p>
        </w:tc>
        <w:tc>
          <w:tcPr>
            <w:tcW w:w="7030" w:type="dxa"/>
          </w:tcPr>
          <w:p w14:paraId="0C9ADEA7" w14:textId="625B762F" w:rsidR="00E00830" w:rsidRPr="0043783D" w:rsidRDefault="600E8B08" w:rsidP="00E37277">
            <w:pPr>
              <w:spacing w:after="0" w:line="240" w:lineRule="auto"/>
              <w:jc w:val="both"/>
              <w:rPr>
                <w:sz w:val="16"/>
                <w:szCs w:val="16"/>
                <w:lang w:val="en-US"/>
              </w:rPr>
            </w:pPr>
            <w:r w:rsidRPr="7AE9BC11">
              <w:rPr>
                <w:sz w:val="16"/>
                <w:szCs w:val="16"/>
                <w:lang w:val="en-US"/>
              </w:rPr>
              <w:t>The Integrated MARKAL-EFOM System model generator</w:t>
            </w:r>
          </w:p>
        </w:tc>
      </w:tr>
    </w:tbl>
    <w:p w14:paraId="305315BD" w14:textId="5632EDC2" w:rsidR="002A45FA" w:rsidRPr="004B491E" w:rsidRDefault="002A45FA" w:rsidP="00E37277">
      <w:pPr>
        <w:jc w:val="both"/>
        <w:rPr>
          <w:lang w:val="en-US"/>
        </w:rPr>
      </w:pPr>
      <w:bookmarkStart w:id="5" w:name="_Toc195006624"/>
      <w:bookmarkStart w:id="6" w:name="_Toc197338589"/>
    </w:p>
    <w:p w14:paraId="7AD81E57" w14:textId="77777777" w:rsidR="002A45FA" w:rsidRPr="004B491E" w:rsidRDefault="002A45FA" w:rsidP="00E37277">
      <w:pPr>
        <w:spacing w:after="0" w:line="240" w:lineRule="auto"/>
        <w:jc w:val="both"/>
        <w:rPr>
          <w:lang w:val="en-US"/>
        </w:rPr>
      </w:pPr>
      <w:r w:rsidRPr="004B491E">
        <w:rPr>
          <w:lang w:val="en-US"/>
        </w:rPr>
        <w:br w:type="page"/>
      </w:r>
    </w:p>
    <w:p w14:paraId="3705013F" w14:textId="0A0C4E0A" w:rsidR="001635E3" w:rsidRPr="00EC1DC9" w:rsidRDefault="001635E3" w:rsidP="00E37277">
      <w:pPr>
        <w:pStyle w:val="Heading1"/>
        <w:jc w:val="both"/>
      </w:pPr>
      <w:bookmarkStart w:id="7" w:name="_Toc205896219"/>
      <w:bookmarkStart w:id="8" w:name="_Toc214891544"/>
      <w:proofErr w:type="spellStart"/>
      <w:r>
        <w:lastRenderedPageBreak/>
        <w:t>Introduction</w:t>
      </w:r>
      <w:bookmarkEnd w:id="5"/>
      <w:bookmarkEnd w:id="6"/>
      <w:bookmarkEnd w:id="7"/>
      <w:bookmarkEnd w:id="8"/>
      <w:proofErr w:type="spellEnd"/>
    </w:p>
    <w:p w14:paraId="4EB12F9A" w14:textId="77A251CD" w:rsidR="00A05BFC" w:rsidRPr="00A05BFC" w:rsidRDefault="001C5A41" w:rsidP="00E37277">
      <w:pPr>
        <w:jc w:val="both"/>
        <w:rPr>
          <w:lang w:val="en-US"/>
        </w:rPr>
      </w:pPr>
      <w:r w:rsidRPr="196E7106">
        <w:rPr>
          <w:lang w:val="en-US"/>
        </w:rPr>
        <w:t xml:space="preserve">Global </w:t>
      </w:r>
      <w:r w:rsidR="0047148E">
        <w:rPr>
          <w:lang w:val="en-US"/>
        </w:rPr>
        <w:t xml:space="preserve">current </w:t>
      </w:r>
      <w:r w:rsidR="00D70E13">
        <w:rPr>
          <w:lang w:val="en-US"/>
        </w:rPr>
        <w:t xml:space="preserve">and future </w:t>
      </w:r>
      <w:r w:rsidRPr="196E7106">
        <w:rPr>
          <w:lang w:val="en-US"/>
        </w:rPr>
        <w:t xml:space="preserve">energy demand </w:t>
      </w:r>
      <w:r w:rsidR="006F2192">
        <w:rPr>
          <w:lang w:val="en-US"/>
        </w:rPr>
        <w:t xml:space="preserve">is </w:t>
      </w:r>
      <w:r w:rsidR="0047148E">
        <w:rPr>
          <w:lang w:val="en-US"/>
        </w:rPr>
        <w:t>substantially</w:t>
      </w:r>
      <w:r w:rsidR="006F2192">
        <w:rPr>
          <w:lang w:val="en-US"/>
        </w:rPr>
        <w:t xml:space="preserve"> f</w:t>
      </w:r>
      <w:r w:rsidR="00E830AF">
        <w:rPr>
          <w:lang w:val="en-US"/>
        </w:rPr>
        <w:t>ossi</w:t>
      </w:r>
      <w:r w:rsidR="0047148E">
        <w:rPr>
          <w:lang w:val="en-US"/>
        </w:rPr>
        <w:t>l-based</w:t>
      </w:r>
      <w:r w:rsidR="00E830AF">
        <w:rPr>
          <w:lang w:val="en-US"/>
        </w:rPr>
        <w:t xml:space="preserve">, </w:t>
      </w:r>
      <w:r w:rsidR="00AC7D1A">
        <w:rPr>
          <w:lang w:val="en-US"/>
        </w:rPr>
        <w:t>leading to continued</w:t>
      </w:r>
      <w:r w:rsidR="00E830AF">
        <w:rPr>
          <w:lang w:val="en-US"/>
        </w:rPr>
        <w:t xml:space="preserve"> </w:t>
      </w:r>
      <w:r w:rsidR="00635D10">
        <w:rPr>
          <w:lang w:val="en-US"/>
        </w:rPr>
        <w:t>greenhouse gas (GHG)</w:t>
      </w:r>
      <w:r w:rsidRPr="196E7106">
        <w:rPr>
          <w:lang w:val="en-US"/>
        </w:rPr>
        <w:t xml:space="preserve"> </w:t>
      </w:r>
      <w:r w:rsidR="00E830AF">
        <w:rPr>
          <w:lang w:val="en-US"/>
        </w:rPr>
        <w:t>emission</w:t>
      </w:r>
      <w:r w:rsidR="00E1282B">
        <w:rPr>
          <w:lang w:val="en-US"/>
        </w:rPr>
        <w:t>s</w:t>
      </w:r>
      <w:r w:rsidR="00E830AF">
        <w:rPr>
          <w:lang w:val="en-US"/>
        </w:rPr>
        <w:t xml:space="preserve"> and </w:t>
      </w:r>
      <w:r w:rsidR="00AC7D1A">
        <w:rPr>
          <w:lang w:val="en-US"/>
        </w:rPr>
        <w:t>rising</w:t>
      </w:r>
      <w:r w:rsidRPr="196E7106">
        <w:rPr>
          <w:lang w:val="en-US"/>
        </w:rPr>
        <w:t xml:space="preserve"> global temperature</w:t>
      </w:r>
      <w:r w:rsidR="00AC7D1A">
        <w:rPr>
          <w:lang w:val="en-US"/>
        </w:rPr>
        <w:t>s</w:t>
      </w:r>
      <w:r w:rsidR="00B230F8">
        <w:rPr>
          <w:lang w:val="en-US"/>
        </w:rPr>
        <w:t xml:space="preserve"> </w:t>
      </w:r>
      <w:sdt>
        <w:sdtPr>
          <w:rPr>
            <w:color w:val="000000"/>
            <w:lang w:val="en-US"/>
          </w:rPr>
          <w:tag w:val="MENDELEY_CITATION_v3_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"/>
          <w:id w:val="1281678531"/>
          <w:placeholder>
            <w:docPart w:val="DefaultPlaceholder_-1854013440"/>
          </w:placeholder>
        </w:sdtPr>
        <w:sdtContent>
          <w:r w:rsidR="00FB440E" w:rsidRPr="00FB440E">
            <w:rPr>
              <w:color w:val="000000"/>
              <w:lang w:val="en-US"/>
            </w:rPr>
            <w:t>[1]</w:t>
          </w:r>
        </w:sdtContent>
      </w:sdt>
      <w:r w:rsidRPr="196E7106">
        <w:rPr>
          <w:lang w:val="en-US"/>
        </w:rPr>
        <w:t xml:space="preserve">. </w:t>
      </w:r>
      <w:r w:rsidR="0031723A">
        <w:rPr>
          <w:lang w:val="en-US"/>
        </w:rPr>
        <w:t xml:space="preserve">Achieving </w:t>
      </w:r>
      <w:r w:rsidR="008B1890">
        <w:rPr>
          <w:lang w:val="en-US"/>
        </w:rPr>
        <w:t>n</w:t>
      </w:r>
      <w:r w:rsidR="006C0061">
        <w:rPr>
          <w:lang w:val="en-US"/>
        </w:rPr>
        <w:t>ational and regional n</w:t>
      </w:r>
      <w:r w:rsidRPr="196E7106">
        <w:rPr>
          <w:color w:val="1C1C1C"/>
          <w:shd w:val="clear" w:color="auto" w:fill="FFFFFF"/>
          <w:lang w:val="en-US"/>
        </w:rPr>
        <w:t xml:space="preserve">et-zero </w:t>
      </w:r>
      <w:r w:rsidR="008B1890">
        <w:rPr>
          <w:color w:val="1C1C1C"/>
          <w:shd w:val="clear" w:color="auto" w:fill="FFFFFF"/>
          <w:lang w:val="en-US"/>
        </w:rPr>
        <w:t>targets</w:t>
      </w:r>
      <w:r w:rsidR="008B1890">
        <w:rPr>
          <w:color w:val="000000"/>
          <w:shd w:val="clear" w:color="auto" w:fill="FFFFFF"/>
          <w:lang w:val="en-US"/>
        </w:rPr>
        <w:t xml:space="preserve"> will require </w:t>
      </w:r>
      <w:r w:rsidR="009005FA">
        <w:rPr>
          <w:color w:val="1C1C1C"/>
          <w:shd w:val="clear" w:color="auto" w:fill="FFFFFF"/>
          <w:lang w:val="en-US"/>
        </w:rPr>
        <w:t xml:space="preserve">large-scale electrification supplied by </w:t>
      </w:r>
      <w:r w:rsidRPr="196E7106">
        <w:rPr>
          <w:color w:val="1C1C1C"/>
          <w:shd w:val="clear" w:color="auto" w:fill="FFFFFF"/>
          <w:lang w:val="en-US"/>
        </w:rPr>
        <w:t>low-carbon technologies</w:t>
      </w:r>
      <w:r w:rsidR="00FE3DD6">
        <w:rPr>
          <w:color w:val="1C1C1C"/>
          <w:shd w:val="clear" w:color="auto" w:fill="FFFFFF"/>
          <w:lang w:val="en-US"/>
        </w:rPr>
        <w:t xml:space="preserve"> together with</w:t>
      </w:r>
      <w:r w:rsidR="00AD73A3" w:rsidRPr="196E7106">
        <w:rPr>
          <w:color w:val="1C1C1C"/>
          <w:shd w:val="clear" w:color="auto" w:fill="FFFFFF"/>
          <w:lang w:val="en-US"/>
        </w:rPr>
        <w:t xml:space="preserve"> storage and </w:t>
      </w:r>
      <w:r w:rsidR="00AD73A3" w:rsidRPr="00D97471">
        <w:rPr>
          <w:color w:val="1C1C1C"/>
          <w:shd w:val="clear" w:color="auto" w:fill="FFFFFF"/>
          <w:lang w:val="en-US"/>
        </w:rPr>
        <w:t>flexibility</w:t>
      </w:r>
      <w:r w:rsidR="000D1804">
        <w:rPr>
          <w:color w:val="1C1C1C"/>
          <w:shd w:val="clear" w:color="auto" w:fill="FFFFFF"/>
          <w:lang w:val="en-US"/>
        </w:rPr>
        <w:t xml:space="preserve"> generation</w:t>
      </w:r>
      <w:r w:rsidR="00814F9D">
        <w:rPr>
          <w:color w:val="1C1C1C"/>
          <w:shd w:val="clear" w:color="auto" w:fill="FFFFFF"/>
          <w:lang w:val="en-US"/>
        </w:rPr>
        <w:t xml:space="preserve"> (e.g.</w:t>
      </w:r>
      <w:sdt>
        <w:sdtPr>
          <w:rPr>
            <w:color w:val="000000"/>
            <w:lang w:val="en-US"/>
          </w:rPr>
          <w:tag w:val="MENDELEY_CITATION_v3_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"/>
          <w:id w:val="458922270"/>
          <w:placeholder>
            <w:docPart w:val="60CF7239DA234B2E93E9436A3BE6A66C"/>
          </w:placeholder>
        </w:sdtPr>
        <w:sdtEndPr/>
        <w:sdtContent>
          <w:r w:rsidR="00FB440E" w:rsidRPr="00FB440E">
            <w:rPr>
              <w:color w:val="000000"/>
              <w:lang w:val="en-US"/>
            </w:rPr>
            <w:t>[2], [3], [4], [5]</w:t>
          </w:r>
        </w:sdtContent>
      </w:sdt>
      <w:r w:rsidR="00814F9D">
        <w:rPr>
          <w:color w:val="000000" w:themeColor="text1"/>
          <w:lang w:val="en-US"/>
        </w:rPr>
        <w:t>)</w:t>
      </w:r>
      <w:r w:rsidR="002D323C" w:rsidRPr="196E7106">
        <w:rPr>
          <w:lang w:val="en-US"/>
        </w:rPr>
        <w:t>.</w:t>
      </w:r>
      <w:r w:rsidR="00B0098C">
        <w:rPr>
          <w:lang w:val="en-US"/>
        </w:rPr>
        <w:t xml:space="preserve"> As s</w:t>
      </w:r>
      <w:r w:rsidR="004B491E" w:rsidRPr="004B491E">
        <w:rPr>
          <w:lang w:val="en-US"/>
        </w:rPr>
        <w:t>olar</w:t>
      </w:r>
      <w:r w:rsidR="007E47C4">
        <w:rPr>
          <w:lang w:val="en-US"/>
        </w:rPr>
        <w:t xml:space="preserve"> photovoltaics (PV)</w:t>
      </w:r>
      <w:r w:rsidR="004B491E" w:rsidRPr="004B491E">
        <w:rPr>
          <w:lang w:val="en-US"/>
        </w:rPr>
        <w:t xml:space="preserve"> and wind</w:t>
      </w:r>
      <w:r w:rsidR="007E47C4">
        <w:rPr>
          <w:lang w:val="en-US"/>
        </w:rPr>
        <w:t xml:space="preserve"> power</w:t>
      </w:r>
      <w:r w:rsidR="004B491E" w:rsidRPr="004B491E">
        <w:rPr>
          <w:lang w:val="en-US"/>
        </w:rPr>
        <w:t xml:space="preserve"> are expected to </w:t>
      </w:r>
      <w:r w:rsidR="007E47C4">
        <w:rPr>
          <w:lang w:val="en-US"/>
        </w:rPr>
        <w:t>provide</w:t>
      </w:r>
      <w:r w:rsidR="004B491E" w:rsidRPr="004B491E">
        <w:rPr>
          <w:lang w:val="en-US"/>
        </w:rPr>
        <w:t xml:space="preserve"> 18–41% of global electricity by </w:t>
      </w:r>
      <w:r w:rsidR="00130D20" w:rsidRPr="196E7106">
        <w:rPr>
          <w:color w:val="1C1C1C"/>
          <w:shd w:val="clear" w:color="auto" w:fill="FFFFFF"/>
          <w:lang w:val="en-US"/>
        </w:rPr>
        <w:t xml:space="preserve">2050 </w:t>
      </w:r>
      <w:sdt>
        <w:sdtPr>
          <w:rPr>
            <w:color w:val="000000"/>
            <w:shd w:val="clear" w:color="auto" w:fill="FFFFFF"/>
            <w:lang w:val="en-US"/>
          </w:rPr>
          <w:tag w:val="MENDELEY_CITATION_v3_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"/>
          <w:id w:val="-1662998258"/>
          <w:placeholder>
            <w:docPart w:val="C16198ABC5E7444AAD9FD3DC0AE65F03"/>
          </w:placeholder>
        </w:sdtPr>
        <w:sdtEndPr/>
        <w:sdtContent>
          <w:r w:rsidR="00FB440E" w:rsidRPr="00FB440E">
            <w:rPr>
              <w:color w:val="000000"/>
              <w:shd w:val="clear" w:color="auto" w:fill="FFFFFF"/>
              <w:lang w:val="en-US"/>
            </w:rPr>
            <w:t>[6]</w:t>
          </w:r>
        </w:sdtContent>
      </w:sdt>
      <w:r w:rsidR="00130D20" w:rsidRPr="196E7106">
        <w:rPr>
          <w:color w:val="1C1C1C"/>
          <w:shd w:val="clear" w:color="auto" w:fill="FFFFFF"/>
          <w:lang w:val="en-US"/>
        </w:rPr>
        <w:t>,</w:t>
      </w:r>
      <w:r w:rsidR="004B491E" w:rsidRPr="004B491E">
        <w:rPr>
          <w:lang w:val="en-US"/>
        </w:rPr>
        <w:t xml:space="preserve"> </w:t>
      </w:r>
      <w:r w:rsidR="007E47C4">
        <w:rPr>
          <w:lang w:val="en-US"/>
        </w:rPr>
        <w:t xml:space="preserve">their variability increases </w:t>
      </w:r>
      <w:r w:rsidR="00633F19">
        <w:rPr>
          <w:lang w:val="en-US"/>
        </w:rPr>
        <w:t xml:space="preserve">the need for energy storage </w:t>
      </w:r>
      <w:r w:rsidR="00DF2EE1">
        <w:rPr>
          <w:lang w:val="en-US"/>
        </w:rPr>
        <w:t xml:space="preserve">and dispatchable, low-carbon alternatives </w:t>
      </w:r>
      <w:sdt>
        <w:sdtPr>
          <w:rPr>
            <w:color w:val="000000"/>
            <w:lang w:val="en-US"/>
          </w:rPr>
          <w:tag w:val="MENDELEY_CITATION_v3_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"/>
          <w:id w:val="-1360348545"/>
          <w:placeholder>
            <w:docPart w:val="D155CAFBB5804A07BA731DDF0DF2CBA8"/>
          </w:placeholder>
        </w:sdtPr>
        <w:sdtEndPr/>
        <w:sdtContent>
          <w:r w:rsidR="00FB440E" w:rsidRPr="00FB440E">
            <w:rPr>
              <w:color w:val="000000"/>
              <w:lang w:val="en-US"/>
            </w:rPr>
            <w:t>[7], [8], [9]</w:t>
          </w:r>
        </w:sdtContent>
      </w:sdt>
      <w:r w:rsidR="00130D20">
        <w:rPr>
          <w:lang w:val="en-US"/>
        </w:rPr>
        <w:t>.</w:t>
      </w:r>
      <w:r w:rsidR="004B491E" w:rsidRPr="004B491E">
        <w:rPr>
          <w:lang w:val="en-US"/>
        </w:rPr>
        <w:t xml:space="preserve"> </w:t>
      </w:r>
      <w:r w:rsidR="00E32E6D">
        <w:rPr>
          <w:lang w:val="en-US"/>
        </w:rPr>
        <w:t>B</w:t>
      </w:r>
      <w:r w:rsidR="004B491E" w:rsidRPr="004B491E">
        <w:rPr>
          <w:lang w:val="en-US"/>
        </w:rPr>
        <w:t xml:space="preserve">iomass </w:t>
      </w:r>
      <w:r w:rsidR="001F2AF1">
        <w:rPr>
          <w:lang w:val="en-US"/>
        </w:rPr>
        <w:t xml:space="preserve">potential </w:t>
      </w:r>
      <w:r w:rsidR="00E32E6D">
        <w:rPr>
          <w:lang w:val="en-US"/>
        </w:rPr>
        <w:t>is l</w:t>
      </w:r>
      <w:r w:rsidR="004B491E" w:rsidRPr="004B491E">
        <w:rPr>
          <w:lang w:val="en-US"/>
        </w:rPr>
        <w:t>imited</w:t>
      </w:r>
      <w:r w:rsidR="00E32E6D">
        <w:rPr>
          <w:lang w:val="en-US"/>
        </w:rPr>
        <w:t>,</w:t>
      </w:r>
      <w:r w:rsidR="004B491E" w:rsidRPr="004B491E">
        <w:rPr>
          <w:lang w:val="en-US"/>
        </w:rPr>
        <w:t xml:space="preserve"> and conventional geothermal </w:t>
      </w:r>
      <w:r w:rsidR="00864189">
        <w:rPr>
          <w:lang w:val="en-US"/>
        </w:rPr>
        <w:t xml:space="preserve">power is geographically </w:t>
      </w:r>
      <w:r w:rsidR="00D61E6E">
        <w:rPr>
          <w:lang w:val="en-US"/>
        </w:rPr>
        <w:t xml:space="preserve">limited due to </w:t>
      </w:r>
      <w:r w:rsidR="00767803">
        <w:rPr>
          <w:lang w:val="en-US"/>
        </w:rPr>
        <w:t>underground permeability and heat flow.</w:t>
      </w:r>
      <w:r w:rsidR="004B491E" w:rsidRPr="004B491E">
        <w:rPr>
          <w:lang w:val="en-US"/>
        </w:rPr>
        <w:t xml:space="preserve"> Enhanced Geothermal Systems (EGS) </w:t>
      </w:r>
      <w:r w:rsidR="00A3496C">
        <w:rPr>
          <w:lang w:val="en-US"/>
        </w:rPr>
        <w:t>exp</w:t>
      </w:r>
      <w:r w:rsidR="00767803">
        <w:rPr>
          <w:lang w:val="en-US"/>
        </w:rPr>
        <w:t xml:space="preserve">and the geographical </w:t>
      </w:r>
      <w:proofErr w:type="gramStart"/>
      <w:r w:rsidR="00767803">
        <w:rPr>
          <w:lang w:val="en-US"/>
        </w:rPr>
        <w:t>potential</w:t>
      </w:r>
      <w:proofErr w:type="gramEnd"/>
      <w:r w:rsidR="00767803">
        <w:rPr>
          <w:lang w:val="en-US"/>
        </w:rPr>
        <w:t xml:space="preserve"> but face challenges related to </w:t>
      </w:r>
      <w:r w:rsidR="004B491E" w:rsidRPr="004B491E">
        <w:rPr>
          <w:lang w:val="en-US"/>
        </w:rPr>
        <w:t>drilling</w:t>
      </w:r>
      <w:r w:rsidR="00191B78">
        <w:rPr>
          <w:lang w:val="en-US"/>
        </w:rPr>
        <w:t xml:space="preserve"> success, induced seismicity, and social acceptance</w:t>
      </w:r>
      <w:r w:rsidR="00130D20">
        <w:rPr>
          <w:color w:val="1C1C1C"/>
          <w:shd w:val="clear" w:color="auto" w:fill="FFFFFF"/>
          <w:lang w:val="en-US"/>
        </w:rPr>
        <w:t xml:space="preserve"> </w:t>
      </w:r>
      <w:sdt>
        <w:sdtPr>
          <w:rPr>
            <w:color w:val="000000"/>
            <w:shd w:val="clear" w:color="auto" w:fill="FFFFFF"/>
            <w:lang w:val="en-US"/>
          </w:rPr>
          <w:tag w:val="MENDELEY_CITATION_v3_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"/>
          <w:id w:val="833962737"/>
          <w:placeholder>
            <w:docPart w:val="40571BC9BC014DF0B804FB6698C0C30A"/>
          </w:placeholder>
        </w:sdtPr>
        <w:sdtEndPr/>
        <w:sdtContent>
          <w:r w:rsidR="00FB440E" w:rsidRPr="00FB440E">
            <w:rPr>
              <w:rFonts w:eastAsia="Times New Roman"/>
              <w:color w:val="000000"/>
              <w:lang w:val="en-US"/>
            </w:rPr>
            <w:t>[10], [11], [12]</w:t>
          </w:r>
        </w:sdtContent>
      </w:sdt>
      <w:r w:rsidR="004B491E" w:rsidRPr="004B491E">
        <w:rPr>
          <w:lang w:val="en-US"/>
        </w:rPr>
        <w:t>.</w:t>
      </w:r>
      <w:r w:rsidR="00A05BFC">
        <w:rPr>
          <w:lang w:val="en-US"/>
        </w:rPr>
        <w:t xml:space="preserve"> </w:t>
      </w:r>
      <w:r w:rsidR="00A05BFC" w:rsidRPr="00A05BFC">
        <w:rPr>
          <w:lang w:val="en-US"/>
        </w:rPr>
        <w:t>Advanced Geothermal Systems (AGS) aim to overcome these limit</w:t>
      </w:r>
      <w:r w:rsidR="00745EF8">
        <w:rPr>
          <w:lang w:val="en-US"/>
        </w:rPr>
        <w:t>ations through</w:t>
      </w:r>
      <w:r w:rsidR="00A05BFC" w:rsidRPr="00A05BFC">
        <w:rPr>
          <w:lang w:val="en-US"/>
        </w:rPr>
        <w:t xml:space="preserve"> closed-loop </w:t>
      </w:r>
      <w:r w:rsidR="00745EF8">
        <w:rPr>
          <w:lang w:val="en-US"/>
        </w:rPr>
        <w:t>heat exchangers</w:t>
      </w:r>
      <w:r w:rsidR="009739B1">
        <w:rPr>
          <w:lang w:val="en-US"/>
        </w:rPr>
        <w:t xml:space="preserve"> and</w:t>
      </w:r>
      <w:r w:rsidR="00A05BFC" w:rsidRPr="00A05BFC">
        <w:rPr>
          <w:lang w:val="en-US"/>
        </w:rPr>
        <w:t xml:space="preserve"> conductive heat transfer</w:t>
      </w:r>
      <w:r w:rsidR="009739B1">
        <w:rPr>
          <w:lang w:val="en-US"/>
        </w:rPr>
        <w:t>, enabling</w:t>
      </w:r>
      <w:r w:rsidR="009B2170">
        <w:rPr>
          <w:lang w:val="en-US"/>
        </w:rPr>
        <w:t xml:space="preserve"> deployment in a wider</w:t>
      </w:r>
      <w:r w:rsidR="00A05BFC" w:rsidRPr="00A05BFC">
        <w:rPr>
          <w:lang w:val="en-US"/>
        </w:rPr>
        <w:t xml:space="preserve"> range of geological </w:t>
      </w:r>
      <w:r w:rsidR="009B2170">
        <w:rPr>
          <w:lang w:val="en-US"/>
        </w:rPr>
        <w:t>settings</w:t>
      </w:r>
      <w:r w:rsidR="002A062D">
        <w:rPr>
          <w:lang w:val="en-US"/>
        </w:rPr>
        <w:t xml:space="preserve"> </w:t>
      </w:r>
      <w:sdt>
        <w:sdtPr>
          <w:rPr>
            <w:color w:val="000000"/>
            <w:shd w:val="clear" w:color="auto" w:fill="FFFFFF"/>
            <w:lang w:val="en-US"/>
          </w:rPr>
          <w:tag w:val="MENDELEY_CITATION_v3_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"/>
          <w:id w:val="2059822315"/>
          <w:placeholder>
            <w:docPart w:val="FEA4527C46AD4F96887064834EFFBC24"/>
          </w:placeholder>
        </w:sdtPr>
        <w:sdtEndPr>
          <w:rPr>
            <w:shd w:val="clear" w:color="auto" w:fill="auto"/>
          </w:rPr>
        </w:sdtEndPr>
        <w:sdtContent>
          <w:r w:rsidR="00FB440E" w:rsidRPr="00FB440E">
            <w:rPr>
              <w:color w:val="000000"/>
              <w:lang w:val="en-US"/>
            </w:rPr>
            <w:t>[13], [14]</w:t>
          </w:r>
        </w:sdtContent>
      </w:sdt>
      <w:r w:rsidR="00A05BFC" w:rsidRPr="00A05BFC">
        <w:rPr>
          <w:lang w:val="en-US"/>
        </w:rPr>
        <w:t xml:space="preserve">. AGS </w:t>
      </w:r>
      <w:r w:rsidR="009B2170">
        <w:rPr>
          <w:lang w:val="en-US"/>
        </w:rPr>
        <w:t xml:space="preserve">could </w:t>
      </w:r>
      <w:r w:rsidR="00A05BFC" w:rsidRPr="00A05BFC">
        <w:rPr>
          <w:lang w:val="en-US"/>
        </w:rPr>
        <w:t xml:space="preserve">offer </w:t>
      </w:r>
      <w:proofErr w:type="spellStart"/>
      <w:r w:rsidR="00A05BFC" w:rsidRPr="00A05BFC">
        <w:rPr>
          <w:lang w:val="en-US"/>
        </w:rPr>
        <w:t>decentralised</w:t>
      </w:r>
      <w:proofErr w:type="spellEnd"/>
      <w:r w:rsidR="00A05BFC" w:rsidRPr="00A05BFC">
        <w:rPr>
          <w:lang w:val="en-US"/>
        </w:rPr>
        <w:t>, dispatchable</w:t>
      </w:r>
      <w:r w:rsidR="009B2170">
        <w:rPr>
          <w:lang w:val="en-US"/>
        </w:rPr>
        <w:t>,</w:t>
      </w:r>
      <w:r w:rsidR="00A05BFC" w:rsidRPr="00A05BFC">
        <w:rPr>
          <w:lang w:val="en-US"/>
        </w:rPr>
        <w:t xml:space="preserve"> zero</w:t>
      </w:r>
      <w:r w:rsidR="009B2170">
        <w:rPr>
          <w:lang w:val="en-US"/>
        </w:rPr>
        <w:t>-</w:t>
      </w:r>
      <w:r w:rsidR="00FF2F90">
        <w:rPr>
          <w:lang w:val="en-US"/>
        </w:rPr>
        <w:t>direct</w:t>
      </w:r>
      <w:r w:rsidR="009B2170">
        <w:rPr>
          <w:lang w:val="en-US"/>
        </w:rPr>
        <w:t>-</w:t>
      </w:r>
      <w:r w:rsidR="00A05BFC" w:rsidRPr="00A05BFC">
        <w:rPr>
          <w:lang w:val="en-US"/>
        </w:rPr>
        <w:t xml:space="preserve">emission </w:t>
      </w:r>
      <w:r w:rsidR="009B2170">
        <w:rPr>
          <w:lang w:val="en-US"/>
        </w:rPr>
        <w:t xml:space="preserve">heat and </w:t>
      </w:r>
      <w:r w:rsidR="00A05BFC" w:rsidRPr="00A05BFC">
        <w:rPr>
          <w:lang w:val="en-US"/>
        </w:rPr>
        <w:t xml:space="preserve">electricity with reduced dependence on </w:t>
      </w:r>
      <w:r w:rsidR="007D66C3">
        <w:rPr>
          <w:lang w:val="en-US"/>
        </w:rPr>
        <w:t>energy storage</w:t>
      </w:r>
      <w:r w:rsidR="00A05BFC" w:rsidRPr="00A05BFC">
        <w:rPr>
          <w:lang w:val="en-US"/>
        </w:rPr>
        <w:t xml:space="preserve">. However, high </w:t>
      </w:r>
      <w:r w:rsidR="006614E0">
        <w:rPr>
          <w:lang w:val="en-US"/>
        </w:rPr>
        <w:t xml:space="preserve">drilling </w:t>
      </w:r>
      <w:r w:rsidR="002371F5">
        <w:rPr>
          <w:lang w:val="en-US"/>
        </w:rPr>
        <w:t>cost</w:t>
      </w:r>
      <w:r w:rsidR="006614E0">
        <w:rPr>
          <w:lang w:val="en-US"/>
        </w:rPr>
        <w:t>s</w:t>
      </w:r>
      <w:r w:rsidR="002371F5">
        <w:rPr>
          <w:lang w:val="en-US"/>
        </w:rPr>
        <w:t xml:space="preserve"> </w:t>
      </w:r>
      <w:r w:rsidR="006614E0">
        <w:rPr>
          <w:lang w:val="en-US"/>
        </w:rPr>
        <w:t xml:space="preserve">for </w:t>
      </w:r>
      <w:r w:rsidR="00A05BFC" w:rsidRPr="00A05BFC">
        <w:rPr>
          <w:lang w:val="en-US"/>
        </w:rPr>
        <w:t xml:space="preserve">deep vertical and horizontal wells in crystalline </w:t>
      </w:r>
      <w:r w:rsidR="00C50860">
        <w:rPr>
          <w:lang w:val="en-US"/>
        </w:rPr>
        <w:t xml:space="preserve">formations remains the main </w:t>
      </w:r>
      <w:r w:rsidR="00A05BFC" w:rsidRPr="00A05BFC">
        <w:rPr>
          <w:lang w:val="en-US"/>
        </w:rPr>
        <w:t>barrier</w:t>
      </w:r>
      <w:r w:rsidR="00C50860">
        <w:rPr>
          <w:lang w:val="en-US"/>
        </w:rPr>
        <w:t xml:space="preserve"> for deployment</w:t>
      </w:r>
      <w:r w:rsidR="002A062D" w:rsidRPr="2EF0E2D3">
        <w:rPr>
          <w:color w:val="1C1C1C"/>
          <w:shd w:val="clear" w:color="auto" w:fill="FFFFFF"/>
          <w:lang w:val="en-US"/>
        </w:rPr>
        <w:t xml:space="preserve"> </w:t>
      </w:r>
      <w:sdt>
        <w:sdtPr>
          <w:rPr>
            <w:color w:val="000000"/>
            <w:shd w:val="clear" w:color="auto" w:fill="FFFFFF"/>
            <w:lang w:val="en-US"/>
          </w:rPr>
          <w:tag w:val="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"/>
          <w:id w:val="-1881316714"/>
          <w:placeholder>
            <w:docPart w:val="E7844D8760154852A26AD2AD0F35B372"/>
          </w:placeholder>
        </w:sdtPr>
        <w:sdtEndPr/>
        <w:sdtContent>
          <w:r w:rsidR="00FB440E" w:rsidRPr="00FB440E">
            <w:rPr>
              <w:color w:val="000000"/>
              <w:shd w:val="clear" w:color="auto" w:fill="FFFFFF"/>
              <w:lang w:val="en-US"/>
            </w:rPr>
            <w:t>[15], [16], [17]</w:t>
          </w:r>
        </w:sdtContent>
      </w:sdt>
      <w:r w:rsidR="002A062D" w:rsidRPr="2EF0E2D3">
        <w:rPr>
          <w:color w:val="1C1C1C"/>
          <w:shd w:val="clear" w:color="auto" w:fill="FFFFFF"/>
          <w:lang w:val="en-US"/>
        </w:rPr>
        <w:t xml:space="preserve">. </w:t>
      </w:r>
    </w:p>
    <w:p w14:paraId="245F14CB" w14:textId="349A138B" w:rsidR="00946E66" w:rsidRDefault="000C4C1A" w:rsidP="00E44A11">
      <w:pPr>
        <w:jc w:val="both"/>
        <w:rPr>
          <w:color w:val="1C1C1C"/>
          <w:szCs w:val="20"/>
          <w:shd w:val="clear" w:color="auto" w:fill="FFFFFF"/>
          <w:lang w:val="en-US"/>
        </w:rPr>
      </w:pPr>
      <w:r w:rsidRPr="000C4C1A">
        <w:rPr>
          <w:color w:val="1C1C1C"/>
          <w:szCs w:val="20"/>
          <w:shd w:val="clear" w:color="auto" w:fill="FFFFFF"/>
          <w:lang w:val="en-US"/>
        </w:rPr>
        <w:t xml:space="preserve">Techno-Economic Analysis (TEA) provides a structured framework </w:t>
      </w:r>
      <w:r w:rsidR="006614E0">
        <w:rPr>
          <w:color w:val="1C1C1C"/>
          <w:szCs w:val="20"/>
          <w:shd w:val="clear" w:color="auto" w:fill="FFFFFF"/>
          <w:lang w:val="en-US"/>
        </w:rPr>
        <w:t xml:space="preserve">to assess </w:t>
      </w:r>
      <w:r w:rsidRPr="000C4C1A">
        <w:rPr>
          <w:color w:val="1C1C1C"/>
          <w:szCs w:val="20"/>
          <w:shd w:val="clear" w:color="auto" w:fill="FFFFFF"/>
          <w:lang w:val="en-US"/>
        </w:rPr>
        <w:t>system performance and cost-effectiveness</w:t>
      </w:r>
      <w:r w:rsidR="002D2D35">
        <w:rPr>
          <w:color w:val="1C1C1C"/>
          <w:szCs w:val="20"/>
          <w:shd w:val="clear" w:color="auto" w:fill="FFFFFF"/>
          <w:lang w:val="en-US"/>
        </w:rPr>
        <w:t xml:space="preserve"> </w:t>
      </w:r>
      <w:r w:rsidR="00EC3DDC">
        <w:rPr>
          <w:color w:val="1C1C1C"/>
          <w:szCs w:val="20"/>
          <w:shd w:val="clear" w:color="auto" w:fill="FFFFFF"/>
          <w:lang w:val="en-US"/>
        </w:rPr>
        <w:t xml:space="preserve">of </w:t>
      </w:r>
      <w:r w:rsidR="002D2D35">
        <w:rPr>
          <w:color w:val="1C1C1C"/>
          <w:szCs w:val="20"/>
          <w:shd w:val="clear" w:color="auto" w:fill="FFFFFF"/>
          <w:lang w:val="en-US"/>
        </w:rPr>
        <w:t>low</w:t>
      </w:r>
      <w:r w:rsidR="00EF55EA">
        <w:rPr>
          <w:color w:val="1C1C1C"/>
          <w:szCs w:val="20"/>
          <w:shd w:val="clear" w:color="auto" w:fill="FFFFFF"/>
          <w:lang w:val="en-US"/>
        </w:rPr>
        <w:t>-</w:t>
      </w:r>
      <w:r w:rsidR="002D2D35">
        <w:rPr>
          <w:color w:val="1C1C1C"/>
          <w:szCs w:val="20"/>
          <w:shd w:val="clear" w:color="auto" w:fill="FFFFFF"/>
          <w:lang w:val="en-US"/>
        </w:rPr>
        <w:t>Technology Readiness Level (TRL)</w:t>
      </w:r>
      <w:r w:rsidR="00EF55EA">
        <w:rPr>
          <w:color w:val="1C1C1C"/>
          <w:szCs w:val="20"/>
          <w:shd w:val="clear" w:color="auto" w:fill="FFFFFF"/>
          <w:lang w:val="en-US"/>
        </w:rPr>
        <w:t xml:space="preserve"> technologies</w:t>
      </w:r>
      <w:r w:rsidRPr="000C4C1A">
        <w:rPr>
          <w:color w:val="1C1C1C"/>
          <w:szCs w:val="20"/>
          <w:shd w:val="clear" w:color="auto" w:fill="FFFFFF"/>
          <w:lang w:val="en-US"/>
        </w:rPr>
        <w:t xml:space="preserve">. </w:t>
      </w:r>
      <w:r w:rsidR="00DC78C3">
        <w:rPr>
          <w:color w:val="1C1C1C"/>
          <w:szCs w:val="20"/>
          <w:shd w:val="clear" w:color="auto" w:fill="FFFFFF"/>
          <w:lang w:val="en-US"/>
        </w:rPr>
        <w:t xml:space="preserve">TEA studies on AGS </w:t>
      </w:r>
      <w:r w:rsidR="00E4559F">
        <w:rPr>
          <w:color w:val="1C1C1C"/>
          <w:szCs w:val="20"/>
          <w:shd w:val="clear" w:color="auto" w:fill="FFFFFF"/>
          <w:lang w:val="en-US"/>
        </w:rPr>
        <w:t xml:space="preserve">typically include </w:t>
      </w:r>
      <w:r w:rsidR="00BB73D1" w:rsidRPr="00301C72">
        <w:rPr>
          <w:i/>
          <w:color w:val="1C1C1C"/>
          <w:szCs w:val="20"/>
          <w:shd w:val="clear" w:color="auto" w:fill="FFFFFF"/>
          <w:lang w:val="en-US"/>
        </w:rPr>
        <w:t>thermo-hydraulic model</w:t>
      </w:r>
      <w:r w:rsidR="00C21B03">
        <w:rPr>
          <w:i/>
          <w:color w:val="1C1C1C"/>
          <w:szCs w:val="20"/>
          <w:shd w:val="clear" w:color="auto" w:fill="FFFFFF"/>
          <w:lang w:val="en-US"/>
        </w:rPr>
        <w:t>ling</w:t>
      </w:r>
      <w:r w:rsidR="00BB73D1" w:rsidRPr="000C4C1A">
        <w:rPr>
          <w:color w:val="1C1C1C"/>
          <w:szCs w:val="20"/>
          <w:shd w:val="clear" w:color="auto" w:fill="FFFFFF"/>
          <w:lang w:val="en-US"/>
        </w:rPr>
        <w:t xml:space="preserve"> of the </w:t>
      </w:r>
      <w:r w:rsidR="00C21B03">
        <w:rPr>
          <w:color w:val="1C1C1C"/>
          <w:szCs w:val="20"/>
          <w:shd w:val="clear" w:color="auto" w:fill="FFFFFF"/>
          <w:lang w:val="en-US"/>
        </w:rPr>
        <w:t>subsurface heat extraction system</w:t>
      </w:r>
      <w:r w:rsidR="00BB73D1" w:rsidRPr="000C4C1A">
        <w:rPr>
          <w:color w:val="1C1C1C"/>
          <w:szCs w:val="20"/>
          <w:shd w:val="clear" w:color="auto" w:fill="FFFFFF"/>
          <w:lang w:val="en-US"/>
        </w:rPr>
        <w:t xml:space="preserve">; </w:t>
      </w:r>
      <w:r w:rsidR="00C21B03">
        <w:rPr>
          <w:i/>
          <w:color w:val="1C1C1C"/>
          <w:szCs w:val="20"/>
          <w:shd w:val="clear" w:color="auto" w:fill="FFFFFF"/>
          <w:lang w:val="en-US"/>
        </w:rPr>
        <w:t xml:space="preserve">simulation of </w:t>
      </w:r>
      <w:r w:rsidR="00BB73D1" w:rsidRPr="00301C72">
        <w:rPr>
          <w:i/>
          <w:color w:val="1C1C1C"/>
          <w:szCs w:val="20"/>
          <w:shd w:val="clear" w:color="auto" w:fill="FFFFFF"/>
          <w:lang w:val="en-US"/>
        </w:rPr>
        <w:t xml:space="preserve">surface </w:t>
      </w:r>
      <w:r w:rsidR="00032F3E">
        <w:rPr>
          <w:i/>
          <w:color w:val="1C1C1C"/>
          <w:szCs w:val="20"/>
          <w:shd w:val="clear" w:color="auto" w:fill="FFFFFF"/>
          <w:lang w:val="en-US"/>
        </w:rPr>
        <w:t>plant design</w:t>
      </w:r>
      <w:r w:rsidR="00032F3E">
        <w:rPr>
          <w:color w:val="1C1C1C"/>
          <w:szCs w:val="20"/>
          <w:shd w:val="clear" w:color="auto" w:fill="FFFFFF"/>
          <w:lang w:val="en-US"/>
        </w:rPr>
        <w:t xml:space="preserve">, </w:t>
      </w:r>
      <w:r w:rsidR="0037145A">
        <w:rPr>
          <w:color w:val="1C1C1C"/>
          <w:szCs w:val="20"/>
          <w:shd w:val="clear" w:color="auto" w:fill="FFFFFF"/>
          <w:lang w:val="en-US"/>
        </w:rPr>
        <w:t xml:space="preserve">and </w:t>
      </w:r>
      <w:r w:rsidR="00BB73D1" w:rsidRPr="00842A00">
        <w:rPr>
          <w:i/>
          <w:color w:val="1C1C1C"/>
          <w:szCs w:val="20"/>
          <w:shd w:val="clear" w:color="auto" w:fill="FFFFFF"/>
          <w:lang w:val="en-US"/>
        </w:rPr>
        <w:t>cost model</w:t>
      </w:r>
      <w:r w:rsidR="00C21B03">
        <w:rPr>
          <w:i/>
          <w:color w:val="1C1C1C"/>
          <w:szCs w:val="20"/>
          <w:shd w:val="clear" w:color="auto" w:fill="FFFFFF"/>
          <w:lang w:val="en-US"/>
        </w:rPr>
        <w:t>s</w:t>
      </w:r>
      <w:r w:rsidR="00BB73D1" w:rsidRPr="000C4C1A">
        <w:rPr>
          <w:color w:val="1C1C1C"/>
          <w:szCs w:val="20"/>
          <w:shd w:val="clear" w:color="auto" w:fill="FFFFFF"/>
          <w:lang w:val="en-US"/>
        </w:rPr>
        <w:t xml:space="preserve"> link</w:t>
      </w:r>
      <w:r w:rsidR="00C21B03">
        <w:rPr>
          <w:color w:val="1C1C1C"/>
          <w:szCs w:val="20"/>
          <w:shd w:val="clear" w:color="auto" w:fill="FFFFFF"/>
          <w:lang w:val="en-US"/>
        </w:rPr>
        <w:t>ing</w:t>
      </w:r>
      <w:r w:rsidR="00BB73D1" w:rsidRPr="000C4C1A">
        <w:rPr>
          <w:color w:val="1C1C1C"/>
          <w:szCs w:val="20"/>
          <w:shd w:val="clear" w:color="auto" w:fill="FFFFFF"/>
          <w:lang w:val="en-US"/>
        </w:rPr>
        <w:t xml:space="preserve"> </w:t>
      </w:r>
      <w:r w:rsidR="00C3421C">
        <w:rPr>
          <w:color w:val="1C1C1C"/>
          <w:szCs w:val="20"/>
          <w:shd w:val="clear" w:color="auto" w:fill="FFFFFF"/>
          <w:lang w:val="en-US"/>
        </w:rPr>
        <w:t xml:space="preserve">technical parameters to </w:t>
      </w:r>
      <w:r w:rsidR="00BB73D1">
        <w:rPr>
          <w:color w:val="1C1C1C"/>
          <w:szCs w:val="20"/>
          <w:shd w:val="clear" w:color="auto" w:fill="FFFFFF"/>
          <w:lang w:val="en-US"/>
        </w:rPr>
        <w:t xml:space="preserve">capital </w:t>
      </w:r>
      <w:r w:rsidR="00C3421C">
        <w:rPr>
          <w:color w:val="1C1C1C"/>
          <w:szCs w:val="20"/>
          <w:shd w:val="clear" w:color="auto" w:fill="FFFFFF"/>
          <w:lang w:val="en-US"/>
        </w:rPr>
        <w:t xml:space="preserve">and operational </w:t>
      </w:r>
      <w:r w:rsidR="00BB73D1">
        <w:rPr>
          <w:color w:val="1C1C1C"/>
          <w:szCs w:val="20"/>
          <w:shd w:val="clear" w:color="auto" w:fill="FFFFFF"/>
          <w:lang w:val="en-US"/>
        </w:rPr>
        <w:t>expenditures</w:t>
      </w:r>
      <w:r w:rsidR="00BB73D1" w:rsidRPr="000C4C1A">
        <w:rPr>
          <w:color w:val="1C1C1C"/>
          <w:szCs w:val="20"/>
          <w:shd w:val="clear" w:color="auto" w:fill="FFFFFF"/>
          <w:lang w:val="en-US"/>
        </w:rPr>
        <w:t>, enabling</w:t>
      </w:r>
      <w:r w:rsidR="00C3421C">
        <w:rPr>
          <w:color w:val="1C1C1C"/>
          <w:szCs w:val="20"/>
          <w:shd w:val="clear" w:color="auto" w:fill="FFFFFF"/>
          <w:lang w:val="en-US"/>
        </w:rPr>
        <w:t xml:space="preserve"> </w:t>
      </w:r>
      <w:r w:rsidR="00BB73D1" w:rsidRPr="000C4C1A">
        <w:rPr>
          <w:color w:val="1C1C1C"/>
          <w:szCs w:val="20"/>
          <w:shd w:val="clear" w:color="auto" w:fill="FFFFFF"/>
          <w:lang w:val="en-US"/>
        </w:rPr>
        <w:t>estimation of Levelized Cost of Electricity (LCOE) and Specific Capital Cost (</w:t>
      </w:r>
      <w:proofErr w:type="spellStart"/>
      <w:r w:rsidR="00BB73D1" w:rsidRPr="000C4C1A">
        <w:rPr>
          <w:color w:val="1C1C1C"/>
          <w:szCs w:val="20"/>
          <w:shd w:val="clear" w:color="auto" w:fill="FFFFFF"/>
          <w:lang w:val="en-US"/>
        </w:rPr>
        <w:t>SpCC</w:t>
      </w:r>
      <w:proofErr w:type="spellEnd"/>
      <w:r w:rsidR="00BB73D1" w:rsidRPr="000C4C1A">
        <w:rPr>
          <w:color w:val="1C1C1C"/>
          <w:szCs w:val="20"/>
          <w:shd w:val="clear" w:color="auto" w:fill="FFFFFF"/>
          <w:lang w:val="en-US"/>
        </w:rPr>
        <w:t>)</w:t>
      </w:r>
      <w:r w:rsidR="00BB73D1">
        <w:rPr>
          <w:color w:val="1C1C1C"/>
          <w:szCs w:val="20"/>
          <w:shd w:val="clear" w:color="auto" w:fill="FFFFFF"/>
          <w:lang w:val="en-US"/>
        </w:rPr>
        <w:t xml:space="preserve"> </w:t>
      </w:r>
      <w:sdt>
        <w:sdtPr>
          <w:rPr>
            <w:color w:val="000000"/>
            <w:szCs w:val="20"/>
            <w:shd w:val="clear" w:color="auto" w:fill="FFFFFF"/>
            <w:lang w:val="en-US"/>
          </w:rPr>
          <w:tag w:val="MENDELEY_CITATION_v3_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"/>
          <w:id w:val="785005778"/>
          <w:placeholder>
            <w:docPart w:val="5A5D28183BC045BF982D3D194DD57624"/>
          </w:placeholder>
        </w:sdtPr>
        <w:sdtEndPr/>
        <w:sdtContent>
          <w:r w:rsidR="00FB440E" w:rsidRPr="00FB440E">
            <w:rPr>
              <w:color w:val="000000"/>
              <w:szCs w:val="20"/>
              <w:shd w:val="clear" w:color="auto" w:fill="FFFFFF"/>
              <w:lang w:val="en-US"/>
            </w:rPr>
            <w:t>[14]</w:t>
          </w:r>
        </w:sdtContent>
      </w:sdt>
      <w:r w:rsidR="00BB73D1" w:rsidRPr="000C4C1A">
        <w:rPr>
          <w:color w:val="1C1C1C"/>
          <w:szCs w:val="20"/>
          <w:shd w:val="clear" w:color="auto" w:fill="FFFFFF"/>
          <w:lang w:val="en-US"/>
        </w:rPr>
        <w:t>.</w:t>
      </w:r>
      <w:r w:rsidR="00BB73D1">
        <w:rPr>
          <w:color w:val="1C1C1C"/>
          <w:szCs w:val="20"/>
          <w:shd w:val="clear" w:color="auto" w:fill="FFFFFF"/>
          <w:lang w:val="en-US"/>
        </w:rPr>
        <w:t xml:space="preserve"> </w:t>
      </w:r>
      <w:r w:rsidR="00CD1949">
        <w:rPr>
          <w:color w:val="1C1C1C"/>
          <w:szCs w:val="20"/>
          <w:shd w:val="clear" w:color="auto" w:fill="FFFFFF"/>
          <w:lang w:val="en-US"/>
        </w:rPr>
        <w:t xml:space="preserve">Existing </w:t>
      </w:r>
      <w:r w:rsidR="00B867D4">
        <w:rPr>
          <w:color w:val="1C1C1C"/>
          <w:szCs w:val="20"/>
          <w:shd w:val="clear" w:color="auto" w:fill="FFFFFF"/>
          <w:lang w:val="en-US"/>
        </w:rPr>
        <w:t xml:space="preserve">TEA </w:t>
      </w:r>
      <w:r w:rsidR="00CD1949">
        <w:rPr>
          <w:color w:val="1C1C1C"/>
          <w:szCs w:val="20"/>
          <w:shd w:val="clear" w:color="auto" w:fill="FFFFFF"/>
          <w:lang w:val="en-US"/>
        </w:rPr>
        <w:t>studies</w:t>
      </w:r>
      <w:r w:rsidR="00340F59">
        <w:rPr>
          <w:color w:val="1C1C1C"/>
          <w:szCs w:val="20"/>
          <w:shd w:val="clear" w:color="auto" w:fill="FFFFFF"/>
          <w:lang w:val="en-US"/>
        </w:rPr>
        <w:t xml:space="preserve"> on AGS</w:t>
      </w:r>
      <w:r w:rsidR="00CD1949">
        <w:rPr>
          <w:color w:val="1C1C1C"/>
          <w:szCs w:val="20"/>
          <w:shd w:val="clear" w:color="auto" w:fill="FFFFFF"/>
          <w:lang w:val="en-US"/>
        </w:rPr>
        <w:t xml:space="preserve"> have </w:t>
      </w:r>
      <w:r w:rsidR="00B867D4">
        <w:rPr>
          <w:color w:val="1C1C1C"/>
          <w:szCs w:val="20"/>
          <w:shd w:val="clear" w:color="auto" w:fill="FFFFFF"/>
          <w:lang w:val="en-US"/>
        </w:rPr>
        <w:t xml:space="preserve">explored </w:t>
      </w:r>
      <w:r w:rsidR="005C4228" w:rsidRPr="00966B1C">
        <w:rPr>
          <w:iCs/>
          <w:szCs w:val="20"/>
          <w:lang w:val="en-US"/>
        </w:rPr>
        <w:t>thermo-hydraulic</w:t>
      </w:r>
      <w:r w:rsidR="005C4228">
        <w:rPr>
          <w:szCs w:val="20"/>
          <w:lang w:val="en-US"/>
        </w:rPr>
        <w:t xml:space="preserve"> </w:t>
      </w:r>
      <w:proofErr w:type="spellStart"/>
      <w:r w:rsidR="00CD1949">
        <w:rPr>
          <w:szCs w:val="20"/>
          <w:lang w:val="en-US"/>
        </w:rPr>
        <w:t>behaviour</w:t>
      </w:r>
      <w:proofErr w:type="spellEnd"/>
      <w:r w:rsidR="00CD1949">
        <w:rPr>
          <w:szCs w:val="20"/>
          <w:lang w:val="en-US"/>
        </w:rPr>
        <w:t xml:space="preserve"> </w:t>
      </w:r>
      <w:sdt>
        <w:sdtPr>
          <w:rPr>
            <w:color w:val="000000"/>
            <w:szCs w:val="20"/>
            <w:lang w:val="en-US"/>
          </w:rPr>
          <w:tag w:val="MENDELEY_CITATION_v3_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"/>
          <w:id w:val="1192491597"/>
          <w:placeholder>
            <w:docPart w:val="DefaultPlaceholder_-1854013440"/>
          </w:placeholder>
        </w:sdtPr>
        <w:sdtEndPr/>
        <w:sdtContent>
          <w:r w:rsidR="00FB440E" w:rsidRPr="00FB440E">
            <w:rPr>
              <w:color w:val="000000"/>
              <w:szCs w:val="20"/>
              <w:lang w:val="en-US"/>
            </w:rPr>
            <w:t>[18]</w:t>
          </w:r>
        </w:sdtContent>
      </w:sdt>
      <w:r w:rsidR="005B6957">
        <w:rPr>
          <w:color w:val="000000"/>
          <w:szCs w:val="20"/>
          <w:lang w:val="en-US"/>
        </w:rPr>
        <w:t>,</w:t>
      </w:r>
      <w:r w:rsidR="005B6957" w:rsidRPr="005B6957">
        <w:rPr>
          <w:color w:val="000000"/>
          <w:szCs w:val="20"/>
          <w:lang w:val="en-US"/>
        </w:rPr>
        <w:t xml:space="preserve"> </w:t>
      </w:r>
      <w:r w:rsidR="005B6957">
        <w:rPr>
          <w:color w:val="000000"/>
          <w:szCs w:val="20"/>
          <w:lang w:val="en-US"/>
        </w:rPr>
        <w:t>general</w:t>
      </w:r>
      <w:r w:rsidR="00CD1949">
        <w:rPr>
          <w:color w:val="000000"/>
          <w:szCs w:val="20"/>
          <w:lang w:val="en-US"/>
        </w:rPr>
        <w:t xml:space="preserve"> plant</w:t>
      </w:r>
      <w:r w:rsidR="005B6957">
        <w:rPr>
          <w:color w:val="000000"/>
          <w:szCs w:val="20"/>
          <w:lang w:val="en-US"/>
        </w:rPr>
        <w:t xml:space="preserve"> design </w:t>
      </w:r>
      <w:r w:rsidR="00560A4A">
        <w:rPr>
          <w:color w:val="000000"/>
          <w:szCs w:val="20"/>
          <w:lang w:val="en-US"/>
        </w:rPr>
        <w:t xml:space="preserve">and </w:t>
      </w:r>
      <w:r w:rsidR="00B867D4">
        <w:rPr>
          <w:color w:val="000000"/>
          <w:szCs w:val="20"/>
          <w:lang w:val="en-US"/>
        </w:rPr>
        <w:t>costs</w:t>
      </w:r>
      <w:r w:rsidR="005B6957">
        <w:rPr>
          <w:color w:val="000000"/>
          <w:szCs w:val="20"/>
          <w:lang w:val="en-US"/>
        </w:rPr>
        <w:t xml:space="preserve"> </w:t>
      </w:r>
      <w:sdt>
        <w:sdtPr>
          <w:rPr>
            <w:color w:val="000000"/>
            <w:szCs w:val="20"/>
            <w:lang w:val="en-US"/>
          </w:rPr>
          <w:tag w:val="MENDELEY_CITATION_v3_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"/>
          <w:id w:val="-1128086005"/>
          <w:placeholder>
            <w:docPart w:val="DefaultPlaceholder_-1854013440"/>
          </w:placeholder>
        </w:sdtPr>
        <w:sdtEndPr/>
        <w:sdtContent>
          <w:r w:rsidR="00FB440E" w:rsidRPr="00FB440E">
            <w:rPr>
              <w:color w:val="000000"/>
              <w:szCs w:val="20"/>
              <w:lang w:val="en-US"/>
            </w:rPr>
            <w:t>[14]</w:t>
          </w:r>
        </w:sdtContent>
      </w:sdt>
      <w:r w:rsidR="00DD68DE">
        <w:rPr>
          <w:color w:val="000000"/>
          <w:szCs w:val="20"/>
          <w:lang w:val="en-US"/>
        </w:rPr>
        <w:t xml:space="preserve">, </w:t>
      </w:r>
      <w:r w:rsidR="00340F59">
        <w:rPr>
          <w:color w:val="000000"/>
          <w:szCs w:val="20"/>
          <w:lang w:val="en-US"/>
        </w:rPr>
        <w:t xml:space="preserve">and </w:t>
      </w:r>
      <w:r w:rsidR="00DD68DE">
        <w:rPr>
          <w:color w:val="000000"/>
          <w:szCs w:val="20"/>
          <w:lang w:val="en-US"/>
        </w:rPr>
        <w:t xml:space="preserve">specific AGS </w:t>
      </w:r>
      <w:r w:rsidR="00340F59">
        <w:rPr>
          <w:color w:val="000000"/>
          <w:szCs w:val="20"/>
          <w:lang w:val="en-US"/>
        </w:rPr>
        <w:t xml:space="preserve">concepts such as the </w:t>
      </w:r>
      <w:proofErr w:type="spellStart"/>
      <w:r w:rsidR="0085180D" w:rsidRPr="00CA7B0F">
        <w:rPr>
          <w:color w:val="000000" w:themeColor="text1"/>
          <w:szCs w:val="20"/>
          <w:lang w:val="en-US"/>
        </w:rPr>
        <w:t>Eavor</w:t>
      </w:r>
      <w:proofErr w:type="spellEnd"/>
      <w:r w:rsidR="0085180D" w:rsidRPr="00CA7B0F">
        <w:rPr>
          <w:color w:val="000000" w:themeColor="text1"/>
          <w:szCs w:val="20"/>
          <w:lang w:val="en-US"/>
        </w:rPr>
        <w:t xml:space="preserve">-Loop </w:t>
      </w:r>
      <w:sdt>
        <w:sdtPr>
          <w:rPr>
            <w:color w:val="000000"/>
            <w:szCs w:val="20"/>
            <w:lang w:val="en-US"/>
          </w:rPr>
          <w:tag w:val="MENDELEY_CITATION_v3_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"/>
          <w:id w:val="-431054656"/>
          <w:placeholder>
            <w:docPart w:val="E1FFF3F52BD048248D8EAA668527B809"/>
          </w:placeholder>
        </w:sdtPr>
        <w:sdtEndPr/>
        <w:sdtContent>
          <w:r w:rsidR="00FB440E" w:rsidRPr="00FB440E">
            <w:rPr>
              <w:color w:val="000000"/>
              <w:szCs w:val="20"/>
              <w:lang w:val="en-US"/>
            </w:rPr>
            <w:t>[19]</w:t>
          </w:r>
        </w:sdtContent>
      </w:sdt>
      <w:r w:rsidR="00DD68DE">
        <w:rPr>
          <w:color w:val="000000"/>
          <w:szCs w:val="20"/>
          <w:lang w:val="en-US"/>
        </w:rPr>
        <w:t xml:space="preserve">. </w:t>
      </w:r>
      <w:r w:rsidR="00E44A11">
        <w:rPr>
          <w:color w:val="000000"/>
          <w:szCs w:val="20"/>
          <w:lang w:val="en-US"/>
        </w:rPr>
        <w:t>E</w:t>
      </w:r>
      <w:r w:rsidR="001C5A41" w:rsidRPr="00CA7B0F">
        <w:rPr>
          <w:color w:val="1C1C1C"/>
          <w:szCs w:val="20"/>
          <w:shd w:val="clear" w:color="auto" w:fill="FFFFFF"/>
          <w:lang w:val="en-US"/>
        </w:rPr>
        <w:t xml:space="preserve">nvironmental aspects beyond </w:t>
      </w:r>
      <w:r w:rsidR="00F1373D">
        <w:rPr>
          <w:color w:val="1C1C1C"/>
          <w:szCs w:val="20"/>
          <w:shd w:val="clear" w:color="auto" w:fill="FFFFFF"/>
          <w:lang w:val="en-US"/>
        </w:rPr>
        <w:t xml:space="preserve">direct </w:t>
      </w:r>
      <w:r w:rsidR="001C5A41" w:rsidRPr="00CA7B0F">
        <w:rPr>
          <w:color w:val="1C1C1C"/>
          <w:szCs w:val="20"/>
          <w:shd w:val="clear" w:color="auto" w:fill="FFFFFF"/>
          <w:lang w:val="en-US"/>
        </w:rPr>
        <w:t>CO</w:t>
      </w:r>
      <w:r w:rsidR="001C5A41" w:rsidRPr="00BD111C">
        <w:rPr>
          <w:color w:val="1C1C1C"/>
          <w:szCs w:val="20"/>
          <w:shd w:val="clear" w:color="auto" w:fill="FFFFFF"/>
          <w:vertAlign w:val="subscript"/>
          <w:lang w:val="en-US"/>
        </w:rPr>
        <w:t>2</w:t>
      </w:r>
      <w:r w:rsidR="001C5A41" w:rsidRPr="00CA7B0F">
        <w:rPr>
          <w:color w:val="1C1C1C"/>
          <w:szCs w:val="20"/>
          <w:shd w:val="clear" w:color="auto" w:fill="FFFFFF"/>
          <w:lang w:val="en-US"/>
        </w:rPr>
        <w:t xml:space="preserve"> </w:t>
      </w:r>
      <w:r w:rsidR="00F1373D">
        <w:rPr>
          <w:color w:val="1C1C1C"/>
          <w:szCs w:val="20"/>
          <w:shd w:val="clear" w:color="auto" w:fill="FFFFFF"/>
          <w:lang w:val="en-US"/>
        </w:rPr>
        <w:t xml:space="preserve">emissions </w:t>
      </w:r>
      <w:r w:rsidR="001C5A41" w:rsidRPr="00CA7B0F">
        <w:rPr>
          <w:color w:val="1C1C1C"/>
          <w:szCs w:val="20"/>
          <w:shd w:val="clear" w:color="auto" w:fill="FFFFFF"/>
          <w:lang w:val="en-US"/>
        </w:rPr>
        <w:t xml:space="preserve">are equally critical for a sustainable energy transition. </w:t>
      </w:r>
      <w:r w:rsidR="00EE029F">
        <w:rPr>
          <w:color w:val="1C1C1C"/>
          <w:szCs w:val="20"/>
          <w:shd w:val="clear" w:color="auto" w:fill="FFFFFF"/>
          <w:lang w:val="en-US"/>
        </w:rPr>
        <w:t>Life Cycle Assessment (LCA) quantifies e</w:t>
      </w:r>
      <w:r w:rsidR="001C5A41" w:rsidRPr="00CA7B0F">
        <w:rPr>
          <w:color w:val="1C1C1C"/>
          <w:szCs w:val="20"/>
          <w:shd w:val="clear" w:color="auto" w:fill="FFFFFF"/>
          <w:lang w:val="en-US"/>
        </w:rPr>
        <w:t>nvironmental impacts</w:t>
      </w:r>
      <w:r w:rsidR="000822AD">
        <w:rPr>
          <w:color w:val="1C1C1C"/>
          <w:szCs w:val="20"/>
          <w:shd w:val="clear" w:color="auto" w:fill="FFFFFF"/>
          <w:lang w:val="en-US"/>
        </w:rPr>
        <w:t xml:space="preserve"> </w:t>
      </w:r>
      <w:r w:rsidR="009621B7">
        <w:rPr>
          <w:color w:val="1C1C1C"/>
          <w:szCs w:val="20"/>
          <w:shd w:val="clear" w:color="auto" w:fill="FFFFFF"/>
          <w:lang w:val="en-US"/>
        </w:rPr>
        <w:t xml:space="preserve">across all life cycle </w:t>
      </w:r>
      <w:r w:rsidR="002A7955">
        <w:rPr>
          <w:color w:val="1C1C1C"/>
          <w:szCs w:val="20"/>
          <w:shd w:val="clear" w:color="auto" w:fill="FFFFFF"/>
          <w:lang w:val="en-US"/>
        </w:rPr>
        <w:t>stages</w:t>
      </w:r>
      <w:r w:rsidR="009621B7">
        <w:rPr>
          <w:color w:val="1C1C1C"/>
          <w:szCs w:val="20"/>
          <w:shd w:val="clear" w:color="auto" w:fill="FFFFFF"/>
          <w:lang w:val="en-US"/>
        </w:rPr>
        <w:t xml:space="preserve"> and the whole the </w:t>
      </w:r>
      <w:r w:rsidR="001C5A41" w:rsidRPr="00CA7B0F">
        <w:rPr>
          <w:color w:val="1C1C1C"/>
          <w:szCs w:val="20"/>
          <w:shd w:val="clear" w:color="auto" w:fill="FFFFFF"/>
          <w:lang w:val="en-US"/>
        </w:rPr>
        <w:t xml:space="preserve">supply chain. </w:t>
      </w:r>
      <w:r w:rsidR="00702027">
        <w:rPr>
          <w:color w:val="1C1C1C"/>
          <w:szCs w:val="20"/>
          <w:shd w:val="clear" w:color="auto" w:fill="FFFFFF"/>
          <w:lang w:val="en-US"/>
        </w:rPr>
        <w:t xml:space="preserve">Previous </w:t>
      </w:r>
      <w:r w:rsidR="001C5A41" w:rsidRPr="00CA7B0F">
        <w:rPr>
          <w:color w:val="1C1C1C"/>
          <w:szCs w:val="20"/>
          <w:shd w:val="clear" w:color="auto" w:fill="FFFFFF"/>
          <w:lang w:val="en-US"/>
        </w:rPr>
        <w:t xml:space="preserve">LCA </w:t>
      </w:r>
      <w:r w:rsidR="00702027">
        <w:rPr>
          <w:color w:val="1C1C1C"/>
          <w:szCs w:val="20"/>
          <w:shd w:val="clear" w:color="auto" w:fill="FFFFFF"/>
          <w:lang w:val="en-US"/>
        </w:rPr>
        <w:t>studies of</w:t>
      </w:r>
      <w:r w:rsidR="001C5A41" w:rsidRPr="00CA7B0F">
        <w:rPr>
          <w:color w:val="1C1C1C"/>
          <w:szCs w:val="20"/>
          <w:shd w:val="clear" w:color="auto" w:fill="FFFFFF"/>
          <w:lang w:val="en-US"/>
        </w:rPr>
        <w:t xml:space="preserve"> conventional</w:t>
      </w:r>
      <w:r w:rsidR="002762F6">
        <w:rPr>
          <w:color w:val="1C1C1C"/>
          <w:szCs w:val="20"/>
          <w:shd w:val="clear" w:color="auto" w:fill="FFFFFF"/>
          <w:lang w:val="en-US"/>
        </w:rPr>
        <w:t xml:space="preserve"> </w:t>
      </w:r>
      <w:r w:rsidR="002A7955" w:rsidRPr="00CA7B0F">
        <w:rPr>
          <w:color w:val="1C1C1C"/>
          <w:szCs w:val="20"/>
          <w:shd w:val="clear" w:color="auto" w:fill="FFFFFF"/>
          <w:lang w:val="en-US"/>
        </w:rPr>
        <w:t>(flash, dry steam, and binary plants</w:t>
      </w:r>
      <w:r w:rsidR="002A7955">
        <w:rPr>
          <w:color w:val="1C1C1C"/>
          <w:szCs w:val="20"/>
          <w:shd w:val="clear" w:color="auto" w:fill="FFFFFF"/>
          <w:lang w:val="en-US"/>
        </w:rPr>
        <w:t xml:space="preserve">) </w:t>
      </w:r>
      <w:r w:rsidR="002762F6">
        <w:rPr>
          <w:color w:val="1C1C1C"/>
          <w:szCs w:val="20"/>
          <w:shd w:val="clear" w:color="auto" w:fill="FFFFFF"/>
          <w:lang w:val="en-US"/>
        </w:rPr>
        <w:t>and EGS</w:t>
      </w:r>
      <w:r w:rsidR="001C5A41" w:rsidRPr="00CA7B0F">
        <w:rPr>
          <w:color w:val="1C1C1C"/>
          <w:szCs w:val="20"/>
          <w:shd w:val="clear" w:color="auto" w:fill="FFFFFF"/>
          <w:lang w:val="en-US"/>
        </w:rPr>
        <w:t xml:space="preserve"> </w:t>
      </w:r>
      <w:r w:rsidR="00156483">
        <w:rPr>
          <w:color w:val="1C1C1C"/>
          <w:szCs w:val="20"/>
          <w:shd w:val="clear" w:color="auto" w:fill="FFFFFF"/>
          <w:lang w:val="en-US"/>
        </w:rPr>
        <w:t xml:space="preserve">deep </w:t>
      </w:r>
      <w:r w:rsidR="001C5A41" w:rsidRPr="00CA7B0F">
        <w:rPr>
          <w:color w:val="1C1C1C"/>
          <w:szCs w:val="20"/>
          <w:shd w:val="clear" w:color="auto" w:fill="FFFFFF"/>
          <w:lang w:val="en-US"/>
        </w:rPr>
        <w:t>geothermal plants</w:t>
      </w:r>
      <w:r w:rsidR="00A03927">
        <w:rPr>
          <w:color w:val="1C1C1C"/>
          <w:szCs w:val="20"/>
          <w:shd w:val="clear" w:color="auto" w:fill="FFFFFF"/>
          <w:lang w:val="en-US"/>
        </w:rPr>
        <w:t xml:space="preserve"> (reviewed in </w:t>
      </w:r>
      <w:sdt>
        <w:sdtPr>
          <w:rPr>
            <w:color w:val="000000"/>
            <w:szCs w:val="20"/>
            <w:shd w:val="clear" w:color="auto" w:fill="FFFFFF"/>
            <w:lang w:val="en-US"/>
          </w:rPr>
          <w:tag w:val="MENDELEY_CITATION_v3_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"/>
          <w:id w:val="-1819571937"/>
          <w:placeholder>
            <w:docPart w:val="E7F134026E7F4F8994C5B820FB841067"/>
          </w:placeholder>
        </w:sdtPr>
        <w:sdtEndPr/>
        <w:sdtContent>
          <w:r w:rsidR="00FB440E" w:rsidRPr="00FB440E">
            <w:rPr>
              <w:color w:val="000000"/>
              <w:szCs w:val="20"/>
              <w:shd w:val="clear" w:color="auto" w:fill="FFFFFF"/>
              <w:lang w:val="en-US"/>
            </w:rPr>
            <w:t>[20]</w:t>
          </w:r>
        </w:sdtContent>
      </w:sdt>
      <w:r w:rsidR="00A03927">
        <w:rPr>
          <w:color w:val="000000"/>
          <w:szCs w:val="20"/>
          <w:shd w:val="clear" w:color="auto" w:fill="FFFFFF"/>
          <w:lang w:val="en-US"/>
        </w:rPr>
        <w:t>)</w:t>
      </w:r>
      <w:r w:rsidR="00CE3070">
        <w:rPr>
          <w:color w:val="000000"/>
          <w:szCs w:val="20"/>
          <w:shd w:val="clear" w:color="auto" w:fill="FFFFFF"/>
          <w:lang w:val="en-US"/>
        </w:rPr>
        <w:t xml:space="preserve"> show wide climate impact ranges depending on reservoir characteristics and non-condensable gas emissions, underscoring the need to evaluate environmental impacts of AGS systematically. </w:t>
      </w:r>
    </w:p>
    <w:p w14:paraId="2485E162" w14:textId="7FFC9463" w:rsidR="008304C2" w:rsidRDefault="00E2053A" w:rsidP="00C44860">
      <w:pPr>
        <w:pStyle w:val="BFEEFReportStandard"/>
        <w:jc w:val="both"/>
        <w:rPr>
          <w:rFonts w:asciiTheme="minorBidi" w:hAnsiTheme="minorBidi" w:cstheme="minorBidi"/>
          <w:color w:val="1C1C1C"/>
          <w:szCs w:val="20"/>
          <w:shd w:val="clear" w:color="auto" w:fill="FFFFFF"/>
          <w:lang w:val="en-US"/>
        </w:rPr>
      </w:pPr>
      <w:r w:rsidRPr="00E2053A">
        <w:rPr>
          <w:rFonts w:asciiTheme="minorBidi" w:hAnsiTheme="minorBidi" w:cstheme="minorBidi"/>
          <w:color w:val="1C1C1C"/>
          <w:szCs w:val="20"/>
          <w:shd w:val="clear" w:color="auto" w:fill="FFFFFF"/>
          <w:lang w:val="en-US"/>
        </w:rPr>
        <w:t xml:space="preserve">Energy system models (ESMs) are widely used to </w:t>
      </w:r>
      <w:proofErr w:type="spellStart"/>
      <w:r w:rsidRPr="00E2053A">
        <w:rPr>
          <w:rFonts w:asciiTheme="minorBidi" w:hAnsiTheme="minorBidi" w:cstheme="minorBidi"/>
          <w:color w:val="1C1C1C"/>
          <w:szCs w:val="20"/>
          <w:shd w:val="clear" w:color="auto" w:fill="FFFFFF"/>
          <w:lang w:val="en-US"/>
        </w:rPr>
        <w:t>analyse</w:t>
      </w:r>
      <w:proofErr w:type="spellEnd"/>
      <w:r w:rsidRPr="00E2053A">
        <w:rPr>
          <w:rFonts w:asciiTheme="minorBidi" w:hAnsiTheme="minorBidi" w:cstheme="minorBidi"/>
          <w:color w:val="1C1C1C"/>
          <w:szCs w:val="20"/>
          <w:shd w:val="clear" w:color="auto" w:fill="FFFFFF"/>
          <w:lang w:val="en-US"/>
        </w:rPr>
        <w:t xml:space="preserve"> long-term </w:t>
      </w:r>
      <w:proofErr w:type="spellStart"/>
      <w:r w:rsidRPr="00E2053A">
        <w:rPr>
          <w:rFonts w:asciiTheme="minorBidi" w:hAnsiTheme="minorBidi" w:cstheme="minorBidi"/>
          <w:color w:val="1C1C1C"/>
          <w:szCs w:val="20"/>
          <w:shd w:val="clear" w:color="auto" w:fill="FFFFFF"/>
          <w:lang w:val="en-US"/>
        </w:rPr>
        <w:t>decarbonisation</w:t>
      </w:r>
      <w:proofErr w:type="spellEnd"/>
      <w:r w:rsidRPr="00E2053A">
        <w:rPr>
          <w:rFonts w:asciiTheme="minorBidi" w:hAnsiTheme="minorBidi" w:cstheme="minorBidi"/>
          <w:color w:val="1C1C1C"/>
          <w:szCs w:val="20"/>
          <w:shd w:val="clear" w:color="auto" w:fill="FFFFFF"/>
          <w:lang w:val="en-US"/>
        </w:rPr>
        <w:t xml:space="preserve"> pathways and to determine the cost-optimal mix of technologies under climate targets. Yet, geothermal technologies—especially emerging ones—are typically represented only in simplified or generic forms</w:t>
      </w:r>
      <w:r w:rsidR="008E201C">
        <w:rPr>
          <w:rFonts w:asciiTheme="minorBidi" w:hAnsiTheme="minorBidi" w:cstheme="minorBidi"/>
          <w:color w:val="1C1C1C"/>
          <w:szCs w:val="20"/>
          <w:shd w:val="clear" w:color="auto" w:fill="FFFFFF"/>
          <w:lang w:val="en-US"/>
        </w:rPr>
        <w:t xml:space="preserve"> </w:t>
      </w:r>
      <w:sdt>
        <w:sdtPr>
          <w:rPr>
            <w:rFonts w:asciiTheme="minorBidi" w:hAnsiTheme="minorBidi" w:cstheme="minorBidi"/>
            <w:color w:val="000000"/>
            <w:szCs w:val="20"/>
            <w:shd w:val="clear" w:color="auto" w:fill="FFFFFF"/>
            <w:lang w:val="en-US"/>
          </w:rPr>
          <w:tag w:val="MENDELEY_CITATION_v3_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"/>
          <w:id w:val="1404407492"/>
          <w:placeholder>
            <w:docPart w:val="DefaultPlaceholder_-1854013440"/>
          </w:placeholder>
        </w:sdtPr>
        <w:sdtContent>
          <w:r w:rsidR="00FB440E" w:rsidRPr="00FB440E">
            <w:rPr>
              <w:rFonts w:asciiTheme="minorBidi" w:hAnsiTheme="minorBidi" w:cstheme="minorBidi"/>
              <w:color w:val="000000"/>
              <w:szCs w:val="20"/>
              <w:shd w:val="clear" w:color="auto" w:fill="FFFFFF"/>
              <w:lang w:val="en-US"/>
            </w:rPr>
            <w:t>[21]</w:t>
          </w:r>
        </w:sdtContent>
      </w:sdt>
      <w:r w:rsidRPr="00E2053A">
        <w:rPr>
          <w:rFonts w:asciiTheme="minorBidi" w:hAnsiTheme="minorBidi" w:cstheme="minorBidi"/>
          <w:color w:val="1C1C1C"/>
          <w:szCs w:val="20"/>
          <w:shd w:val="clear" w:color="auto" w:fill="FFFFFF"/>
          <w:lang w:val="en-US"/>
        </w:rPr>
        <w:t>.</w:t>
      </w:r>
      <w:r w:rsidR="003C7DDF">
        <w:rPr>
          <w:rFonts w:asciiTheme="minorBidi" w:hAnsiTheme="minorBidi" w:cstheme="minorBidi"/>
          <w:color w:val="1C1C1C"/>
          <w:szCs w:val="20"/>
          <w:shd w:val="clear" w:color="auto" w:fill="FFFFFF"/>
          <w:lang w:val="en-US"/>
        </w:rPr>
        <w:t xml:space="preserve"> </w:t>
      </w:r>
      <w:r w:rsidR="003C7DDF" w:rsidRPr="003C7DDF">
        <w:rPr>
          <w:rFonts w:asciiTheme="minorBidi" w:hAnsiTheme="minorBidi" w:cstheme="minorBidi"/>
          <w:color w:val="1C1C1C"/>
          <w:szCs w:val="20"/>
          <w:shd w:val="clear" w:color="auto" w:fill="FFFFFF"/>
          <w:lang w:val="en-US"/>
        </w:rPr>
        <w:t xml:space="preserve">To date, no ESM study has integrated AGS with technology-specific performance, cost trajectories, and operational flexibility. Consequently, the potential system value and role of AGS in </w:t>
      </w:r>
      <w:proofErr w:type="spellStart"/>
      <w:r w:rsidR="003C7DDF" w:rsidRPr="003C7DDF">
        <w:rPr>
          <w:rFonts w:asciiTheme="minorBidi" w:hAnsiTheme="minorBidi" w:cstheme="minorBidi"/>
          <w:color w:val="1C1C1C"/>
          <w:szCs w:val="20"/>
          <w:shd w:val="clear" w:color="auto" w:fill="FFFFFF"/>
          <w:lang w:val="en-US"/>
        </w:rPr>
        <w:t>decarbonised</w:t>
      </w:r>
      <w:proofErr w:type="spellEnd"/>
      <w:r w:rsidR="003C7DDF" w:rsidRPr="003C7DDF">
        <w:rPr>
          <w:rFonts w:asciiTheme="minorBidi" w:hAnsiTheme="minorBidi" w:cstheme="minorBidi"/>
          <w:color w:val="1C1C1C"/>
          <w:szCs w:val="20"/>
          <w:shd w:val="clear" w:color="auto" w:fill="FFFFFF"/>
          <w:lang w:val="en-US"/>
        </w:rPr>
        <w:t xml:space="preserve"> energy systems remain unexplored.</w:t>
      </w:r>
      <w:r w:rsidR="00736A37">
        <w:rPr>
          <w:rFonts w:asciiTheme="minorBidi" w:hAnsiTheme="minorBidi" w:cstheme="minorBidi"/>
          <w:color w:val="1C1C1C"/>
          <w:szCs w:val="20"/>
          <w:shd w:val="clear" w:color="auto" w:fill="FFFFFF"/>
          <w:lang w:val="en-US"/>
        </w:rPr>
        <w:t xml:space="preserve"> </w:t>
      </w:r>
    </w:p>
    <w:p w14:paraId="6FB10E61" w14:textId="1CEDB8FC" w:rsidR="009128B5" w:rsidRDefault="00C44860" w:rsidP="00C44860">
      <w:pPr>
        <w:pStyle w:val="BFEEFReportStandard"/>
        <w:jc w:val="both"/>
        <w:rPr>
          <w:color w:val="1C1C1C"/>
          <w:shd w:val="clear" w:color="auto" w:fill="FFFFFF"/>
          <w:lang w:val="en-US"/>
        </w:rPr>
      </w:pPr>
      <w:r w:rsidRPr="00C553DE">
        <w:rPr>
          <w:rFonts w:asciiTheme="minorBidi" w:hAnsiTheme="minorBidi" w:cstheme="minorBidi"/>
          <w:color w:val="1C1C1C"/>
          <w:szCs w:val="20"/>
          <w:shd w:val="clear" w:color="auto" w:fill="FFFFFF"/>
          <w:lang w:val="en-US"/>
        </w:rPr>
        <w:t>T</w:t>
      </w:r>
      <w:r w:rsidRPr="00C553DE">
        <w:rPr>
          <w:rFonts w:asciiTheme="minorBidi" w:hAnsiTheme="minorBidi" w:cstheme="minorBidi"/>
          <w:color w:val="1C1C1C"/>
          <w:lang w:val="en-US"/>
        </w:rPr>
        <w:t>he Swiss TIMES energy system model (STEM)</w:t>
      </w:r>
      <w:r w:rsidRPr="00C553DE">
        <w:rPr>
          <w:rFonts w:asciiTheme="minorBidi" w:hAnsiTheme="minorBidi" w:cstheme="minorBidi"/>
          <w:color w:val="1C1C1C"/>
          <w:lang w:val="en-US"/>
        </w:rPr>
        <w:t xml:space="preserve"> is</w:t>
      </w:r>
      <w:r w:rsidRPr="00C553DE">
        <w:rPr>
          <w:rFonts w:asciiTheme="minorBidi" w:hAnsiTheme="minorBidi" w:cstheme="minorBidi"/>
          <w:color w:val="1C1C1C"/>
          <w:lang w:val="en-US"/>
        </w:rPr>
        <w:t xml:space="preserve"> a cost-</w:t>
      </w:r>
      <w:proofErr w:type="spellStart"/>
      <w:r w:rsidRPr="00C553DE">
        <w:rPr>
          <w:rFonts w:asciiTheme="minorBidi" w:hAnsiTheme="minorBidi" w:cstheme="minorBidi"/>
          <w:color w:val="1C1C1C"/>
          <w:lang w:val="en-US"/>
        </w:rPr>
        <w:t>optimisation</w:t>
      </w:r>
      <w:proofErr w:type="spellEnd"/>
      <w:r w:rsidRPr="00C553DE">
        <w:rPr>
          <w:rFonts w:asciiTheme="minorBidi" w:hAnsiTheme="minorBidi" w:cstheme="minorBidi"/>
          <w:color w:val="1C1C1C"/>
          <w:lang w:val="en-US"/>
        </w:rPr>
        <w:t xml:space="preserve"> model built on the IEA-ETSAP's TIMES framework </w:t>
      </w:r>
      <w:sdt>
        <w:sdtPr>
          <w:rPr>
            <w:rFonts w:asciiTheme="minorBidi" w:hAnsiTheme="minorBidi" w:cstheme="minorBidi"/>
            <w:color w:val="000000"/>
            <w:lang w:val="en-US"/>
          </w:rPr>
          <w:tag w:val="MENDELEY_CITATION_v3_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"/>
          <w:id w:val="810911810"/>
          <w:placeholder>
            <w:docPart w:val="904A302A48DD43ADA939F304A001BBC3"/>
          </w:placeholder>
        </w:sdtPr>
        <w:sdtContent>
          <w:r w:rsidR="00FB440E" w:rsidRPr="00FB440E">
            <w:rPr>
              <w:rFonts w:asciiTheme="minorBidi" w:hAnsiTheme="minorBidi" w:cstheme="minorBidi"/>
              <w:color w:val="000000"/>
              <w:lang w:val="en-US"/>
            </w:rPr>
            <w:t>[22], [23]</w:t>
          </w:r>
        </w:sdtContent>
      </w:sdt>
      <w:r w:rsidR="00B45867" w:rsidRPr="00C553DE">
        <w:rPr>
          <w:rFonts w:asciiTheme="minorBidi" w:hAnsiTheme="minorBidi" w:cstheme="minorBidi"/>
          <w:color w:val="000000"/>
          <w:lang w:val="en-US"/>
        </w:rPr>
        <w:t xml:space="preserve">. It </w:t>
      </w:r>
      <w:r w:rsidR="00B45867" w:rsidRPr="00C553DE">
        <w:rPr>
          <w:rFonts w:asciiTheme="minorBidi" w:hAnsiTheme="minorBidi" w:cstheme="minorBidi"/>
          <w:color w:val="1C1C1C"/>
          <w:lang w:val="en-US"/>
        </w:rPr>
        <w:t>represents the full Swiss energy sector with detailed sector coupling, enabling interactions between technologies and capturing interdependencies across sectors and energy commodities</w:t>
      </w:r>
      <w:r w:rsidR="00C553DE">
        <w:rPr>
          <w:rFonts w:asciiTheme="minorBidi" w:hAnsiTheme="minorBidi" w:cstheme="minorBidi"/>
          <w:color w:val="1C1C1C"/>
          <w:lang w:val="en-US"/>
        </w:rPr>
        <w:t xml:space="preserve"> –</w:t>
      </w:r>
      <w:r w:rsidR="00B45867" w:rsidRPr="00C553DE">
        <w:rPr>
          <w:rFonts w:asciiTheme="minorBidi" w:hAnsiTheme="minorBidi" w:cstheme="minorBidi"/>
          <w:color w:val="1C1C1C"/>
          <w:lang w:val="en-US"/>
        </w:rPr>
        <w:t xml:space="preserve"> </w:t>
      </w:r>
      <w:r w:rsidRPr="00C553DE">
        <w:rPr>
          <w:rFonts w:asciiTheme="minorBidi" w:hAnsiTheme="minorBidi" w:cstheme="minorBidi"/>
          <w:color w:val="000000"/>
          <w:lang w:val="en-US"/>
        </w:rPr>
        <w:t>and</w:t>
      </w:r>
      <w:r w:rsidR="00C553DE">
        <w:rPr>
          <w:rFonts w:asciiTheme="minorBidi" w:hAnsiTheme="minorBidi" w:cstheme="minorBidi"/>
          <w:color w:val="000000"/>
          <w:lang w:val="en-US"/>
        </w:rPr>
        <w:t xml:space="preserve"> it</w:t>
      </w:r>
      <w:r w:rsidRPr="00C553DE">
        <w:rPr>
          <w:rFonts w:asciiTheme="minorBidi" w:hAnsiTheme="minorBidi" w:cstheme="minorBidi"/>
          <w:color w:val="000000"/>
          <w:lang w:val="en-US"/>
        </w:rPr>
        <w:t xml:space="preserve"> already includes </w:t>
      </w:r>
      <w:r w:rsidR="0050127C">
        <w:rPr>
          <w:rFonts w:asciiTheme="minorBidi" w:hAnsiTheme="minorBidi" w:cstheme="minorBidi"/>
          <w:color w:val="000000"/>
          <w:lang w:val="en-US"/>
        </w:rPr>
        <w:t>a generic</w:t>
      </w:r>
      <w:r w:rsidR="00EA37B6" w:rsidRPr="00C553DE">
        <w:rPr>
          <w:rFonts w:asciiTheme="minorBidi" w:hAnsiTheme="minorBidi" w:cstheme="minorBidi"/>
          <w:color w:val="000000"/>
          <w:lang w:val="en-US"/>
        </w:rPr>
        <w:t xml:space="preserve"> geothermal </w:t>
      </w:r>
      <w:r w:rsidR="0050127C">
        <w:rPr>
          <w:rFonts w:asciiTheme="minorBidi" w:hAnsiTheme="minorBidi" w:cstheme="minorBidi"/>
          <w:color w:val="000000"/>
          <w:lang w:val="en-US"/>
        </w:rPr>
        <w:t>technology</w:t>
      </w:r>
      <w:r w:rsidR="00EA37B6" w:rsidRPr="00C553DE">
        <w:rPr>
          <w:rFonts w:asciiTheme="minorBidi" w:hAnsiTheme="minorBidi" w:cstheme="minorBidi"/>
          <w:color w:val="000000"/>
          <w:lang w:val="en-US"/>
        </w:rPr>
        <w:t>.</w:t>
      </w:r>
      <w:r w:rsidR="00E340FD" w:rsidRPr="00C553DE">
        <w:rPr>
          <w:rFonts w:asciiTheme="minorBidi" w:hAnsiTheme="minorBidi" w:cstheme="minorBidi"/>
          <w:color w:val="000000"/>
          <w:lang w:val="en-US"/>
        </w:rPr>
        <w:t xml:space="preserve"> Thus, Switzerland </w:t>
      </w:r>
      <w:r w:rsidR="00D73B5E" w:rsidRPr="00C553DE">
        <w:rPr>
          <w:rFonts w:asciiTheme="minorBidi" w:hAnsiTheme="minorBidi" w:cstheme="minorBidi"/>
          <w:color w:val="000000"/>
          <w:lang w:val="en-US"/>
        </w:rPr>
        <w:t>is</w:t>
      </w:r>
      <w:r w:rsidR="00D73B5E">
        <w:rPr>
          <w:rFonts w:asciiTheme="minorBidi" w:hAnsiTheme="minorBidi" w:cstheme="minorBidi"/>
          <w:color w:val="000000"/>
          <w:lang w:val="en-US"/>
        </w:rPr>
        <w:t xml:space="preserve"> used to serve </w:t>
      </w:r>
      <w:r w:rsidR="00B45867">
        <w:rPr>
          <w:rFonts w:asciiTheme="minorBidi" w:hAnsiTheme="minorBidi" w:cstheme="minorBidi"/>
          <w:color w:val="000000"/>
          <w:lang w:val="en-US"/>
        </w:rPr>
        <w:t xml:space="preserve">as informative </w:t>
      </w:r>
      <w:r w:rsidR="009128B5">
        <w:rPr>
          <w:rFonts w:asciiTheme="minorBidi" w:hAnsiTheme="minorBidi" w:cstheme="minorBidi"/>
          <w:color w:val="000000"/>
          <w:lang w:val="en-US"/>
        </w:rPr>
        <w:t xml:space="preserve">case study for AGS integration in </w:t>
      </w:r>
      <w:r w:rsidR="009128B5" w:rsidRPr="001407A1">
        <w:rPr>
          <w:rFonts w:asciiTheme="minorBidi" w:hAnsiTheme="minorBidi" w:cstheme="minorBidi"/>
          <w:color w:val="000000"/>
          <w:lang w:val="en-US"/>
        </w:rPr>
        <w:t xml:space="preserve">an ESM and the energy sector because it </w:t>
      </w:r>
      <w:r w:rsidR="009128B5" w:rsidRPr="001407A1">
        <w:rPr>
          <w:lang w:val="en-US"/>
        </w:rPr>
        <w:t xml:space="preserve">has legally binding net-zero targets </w:t>
      </w:r>
      <w:sdt>
        <w:sdtPr>
          <w:rPr>
            <w:rFonts w:asciiTheme="minorBidi" w:hAnsiTheme="minorBidi" w:cstheme="minorBidi"/>
            <w:color w:val="000000"/>
            <w:shd w:val="clear" w:color="auto" w:fill="FFFFFF"/>
            <w:lang w:val="en-US"/>
          </w:rPr>
          <w:tag w:val="MENDELEY_CITATION_v3_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"/>
          <w:id w:val="257109339"/>
          <w:placeholder>
            <w:docPart w:val="9CF33ED181264E9CA2BA636846EF0A47"/>
          </w:placeholder>
        </w:sdtPr>
        <w:sdtContent>
          <w:r w:rsidR="00FB440E" w:rsidRPr="00FB440E">
            <w:rPr>
              <w:rFonts w:asciiTheme="minorBidi" w:hAnsiTheme="minorBidi" w:cstheme="minorBidi"/>
              <w:color w:val="000000"/>
              <w:shd w:val="clear" w:color="auto" w:fill="FFFFFF"/>
              <w:lang w:val="en-US"/>
            </w:rPr>
            <w:t>[24]</w:t>
          </w:r>
        </w:sdtContent>
      </w:sdt>
      <w:r w:rsidR="009128B5" w:rsidRPr="001407A1">
        <w:rPr>
          <w:rFonts w:asciiTheme="minorBidi" w:hAnsiTheme="minorBidi" w:cstheme="minorBidi"/>
          <w:color w:val="000000" w:themeColor="text1"/>
          <w:lang w:val="en-US"/>
        </w:rPr>
        <w:t xml:space="preserve">, rising </w:t>
      </w:r>
      <w:r w:rsidR="009128B5" w:rsidRPr="001407A1">
        <w:rPr>
          <w:lang w:val="en-US"/>
        </w:rPr>
        <w:t xml:space="preserve">electricity demand from electrification of heating and mobility, </w:t>
      </w:r>
      <w:r w:rsidR="009128B5" w:rsidRPr="001407A1">
        <w:rPr>
          <w:rFonts w:asciiTheme="minorBidi" w:hAnsiTheme="minorBidi" w:cstheme="minorBidi"/>
          <w:color w:val="1C1C1C"/>
          <w:shd w:val="clear" w:color="auto" w:fill="FFFFFF"/>
          <w:lang w:val="en-US"/>
        </w:rPr>
        <w:t>and to date a ban on new nuclear capacity</w:t>
      </w:r>
      <w:r w:rsidR="00F80EFA" w:rsidRPr="001407A1">
        <w:rPr>
          <w:rFonts w:asciiTheme="minorBidi" w:hAnsiTheme="minorBidi" w:cstheme="minorBidi"/>
          <w:color w:val="1C1C1C"/>
          <w:shd w:val="clear" w:color="auto" w:fill="FFFFFF"/>
          <w:lang w:val="en-US"/>
        </w:rPr>
        <w:t xml:space="preserve">. </w:t>
      </w:r>
      <w:r w:rsidR="008304C2">
        <w:rPr>
          <w:rFonts w:asciiTheme="minorBidi" w:hAnsiTheme="minorBidi" w:cstheme="minorBidi"/>
          <w:color w:val="1C1C1C"/>
          <w:shd w:val="clear" w:color="auto" w:fill="FFFFFF"/>
          <w:lang w:val="en-US"/>
        </w:rPr>
        <w:t>A</w:t>
      </w:r>
      <w:r w:rsidR="00F80EFA" w:rsidRPr="001407A1">
        <w:rPr>
          <w:rFonts w:asciiTheme="minorBidi" w:hAnsiTheme="minorBidi" w:cstheme="minorBidi"/>
          <w:color w:val="1C1C1C"/>
          <w:shd w:val="clear" w:color="auto" w:fill="FFFFFF"/>
          <w:lang w:val="en-US"/>
        </w:rPr>
        <w:t>dditional hydropower</w:t>
      </w:r>
      <w:r w:rsidR="00237507" w:rsidRPr="001407A1">
        <w:rPr>
          <w:rFonts w:asciiTheme="minorBidi" w:hAnsiTheme="minorBidi" w:cstheme="minorBidi"/>
          <w:color w:val="1C1C1C"/>
          <w:shd w:val="clear" w:color="auto" w:fill="FFFFFF"/>
          <w:lang w:val="en-US"/>
        </w:rPr>
        <w:t xml:space="preserve"> </w:t>
      </w:r>
      <w:r w:rsidR="008304C2">
        <w:rPr>
          <w:rFonts w:asciiTheme="minorBidi" w:hAnsiTheme="minorBidi" w:cstheme="minorBidi"/>
          <w:color w:val="1C1C1C"/>
          <w:shd w:val="clear" w:color="auto" w:fill="FFFFFF"/>
          <w:lang w:val="en-US"/>
        </w:rPr>
        <w:t xml:space="preserve">is limited, so that future </w:t>
      </w:r>
      <w:r w:rsidR="00131BE4">
        <w:rPr>
          <w:rFonts w:asciiTheme="minorBidi" w:hAnsiTheme="minorBidi" w:cstheme="minorBidi"/>
          <w:color w:val="1C1C1C"/>
          <w:shd w:val="clear" w:color="auto" w:fill="FFFFFF"/>
          <w:lang w:val="en-US"/>
        </w:rPr>
        <w:t xml:space="preserve">electricity supply is expected to rely heavily </w:t>
      </w:r>
      <w:r w:rsidR="00237507" w:rsidRPr="001407A1">
        <w:rPr>
          <w:rFonts w:asciiTheme="minorBidi" w:hAnsiTheme="minorBidi" w:cstheme="minorBidi"/>
          <w:color w:val="1C1C1C"/>
          <w:shd w:val="clear" w:color="auto" w:fill="FFFFFF"/>
          <w:lang w:val="en-US"/>
        </w:rPr>
        <w:t xml:space="preserve">on </w:t>
      </w:r>
      <w:r w:rsidR="009128B5" w:rsidRPr="001407A1">
        <w:rPr>
          <w:rFonts w:asciiTheme="minorBidi" w:hAnsiTheme="minorBidi" w:cstheme="minorBidi"/>
          <w:color w:val="1C1C1C"/>
          <w:shd w:val="clear" w:color="auto" w:fill="FFFFFF"/>
          <w:lang w:val="en-US"/>
        </w:rPr>
        <w:t>solar photovoltaic</w:t>
      </w:r>
      <w:r w:rsidR="000B6510" w:rsidRPr="001407A1">
        <w:rPr>
          <w:rFonts w:asciiTheme="minorBidi" w:hAnsiTheme="minorBidi" w:cstheme="minorBidi"/>
          <w:color w:val="1C1C1C"/>
          <w:shd w:val="clear" w:color="auto" w:fill="FFFFFF"/>
          <w:lang w:val="en-US"/>
        </w:rPr>
        <w:t xml:space="preserve"> (PV)</w:t>
      </w:r>
      <w:r w:rsidR="00943D0E" w:rsidRPr="001407A1">
        <w:rPr>
          <w:rFonts w:asciiTheme="minorBidi" w:hAnsiTheme="minorBidi" w:cstheme="minorBidi"/>
          <w:color w:val="1C1C1C"/>
          <w:shd w:val="clear" w:color="auto" w:fill="FFFFFF"/>
          <w:lang w:val="en-US"/>
        </w:rPr>
        <w:t xml:space="preserve"> or imports</w:t>
      </w:r>
      <w:r w:rsidR="00466398" w:rsidRPr="001407A1">
        <w:rPr>
          <w:rFonts w:asciiTheme="minorBidi" w:hAnsiTheme="minorBidi" w:cstheme="minorBidi"/>
          <w:color w:val="1C1C1C"/>
          <w:shd w:val="clear" w:color="auto" w:fill="FFFFFF"/>
          <w:lang w:val="en-US"/>
        </w:rPr>
        <w:t xml:space="preserve"> </w:t>
      </w:r>
      <w:sdt>
        <w:sdtPr>
          <w:rPr>
            <w:rFonts w:asciiTheme="minorBidi" w:hAnsiTheme="minorBidi" w:cstheme="minorBidi"/>
            <w:color w:val="000000"/>
            <w:shd w:val="clear" w:color="auto" w:fill="FFFFFF"/>
            <w:lang w:val="en-US"/>
          </w:rPr>
          <w:tag w:val="MENDELEY_CITATION_v3_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"/>
          <w:id w:val="-863597790"/>
          <w:placeholder>
            <w:docPart w:val="9CF33ED181264E9CA2BA636846EF0A47"/>
          </w:placeholder>
        </w:sdtPr>
        <w:sdtContent>
          <w:r w:rsidR="00FB440E" w:rsidRPr="00FB440E">
            <w:rPr>
              <w:rFonts w:asciiTheme="minorBidi" w:hAnsiTheme="minorBidi" w:cstheme="minorBidi"/>
              <w:color w:val="000000"/>
              <w:shd w:val="clear" w:color="auto" w:fill="FFFFFF"/>
              <w:lang w:val="en-US"/>
            </w:rPr>
            <w:t>[24], [25], [26]</w:t>
          </w:r>
        </w:sdtContent>
      </w:sdt>
      <w:r w:rsidR="009128B5" w:rsidRPr="001407A1">
        <w:rPr>
          <w:rFonts w:asciiTheme="minorBidi" w:hAnsiTheme="minorBidi" w:cstheme="minorBidi"/>
          <w:color w:val="1C1C1C"/>
          <w:shd w:val="clear" w:color="auto" w:fill="FFFFFF"/>
          <w:lang w:val="en-US"/>
        </w:rPr>
        <w:t xml:space="preserve">. </w:t>
      </w:r>
      <w:r w:rsidR="00131BE4">
        <w:rPr>
          <w:rFonts w:asciiTheme="minorBidi" w:hAnsiTheme="minorBidi" w:cstheme="minorBidi"/>
          <w:color w:val="1C1C1C"/>
          <w:shd w:val="clear" w:color="auto" w:fill="FFFFFF"/>
          <w:lang w:val="en-US"/>
        </w:rPr>
        <w:t>Growing</w:t>
      </w:r>
      <w:r w:rsidR="009128B5" w:rsidRPr="001407A1">
        <w:rPr>
          <w:lang w:val="en-US"/>
        </w:rPr>
        <w:t xml:space="preserve"> uncertainties in cross-border electricity trade create a high value for flexible, dispatchable, low-carbon generation. </w:t>
      </w:r>
      <w:r w:rsidR="001407A1">
        <w:rPr>
          <w:lang w:val="en-US"/>
        </w:rPr>
        <w:t>At the same time, Switzerland’s c</w:t>
      </w:r>
      <w:r w:rsidR="009128B5" w:rsidRPr="001407A1">
        <w:rPr>
          <w:lang w:val="en-US"/>
        </w:rPr>
        <w:t xml:space="preserve">rystalline and sedimentary formations </w:t>
      </w:r>
      <w:r w:rsidR="001407A1">
        <w:rPr>
          <w:lang w:val="en-US"/>
        </w:rPr>
        <w:t xml:space="preserve">are largely </w:t>
      </w:r>
      <w:r w:rsidR="009128B5" w:rsidRPr="001407A1">
        <w:rPr>
          <w:lang w:val="en-US"/>
        </w:rPr>
        <w:t xml:space="preserve">unsuitable for conventional </w:t>
      </w:r>
      <w:r w:rsidR="001407A1">
        <w:rPr>
          <w:lang w:val="en-US"/>
        </w:rPr>
        <w:t xml:space="preserve">deep </w:t>
      </w:r>
      <w:r w:rsidR="009128B5" w:rsidRPr="001407A1">
        <w:rPr>
          <w:lang w:val="en-US"/>
        </w:rPr>
        <w:t xml:space="preserve">geothermal but potentially exploitable by closed-loop AGS. </w:t>
      </w:r>
      <w:r w:rsidR="001407A1">
        <w:rPr>
          <w:lang w:val="en-US"/>
        </w:rPr>
        <w:t xml:space="preserve">These characteristics make </w:t>
      </w:r>
      <w:r w:rsidR="009128B5" w:rsidRPr="001407A1">
        <w:rPr>
          <w:lang w:val="en-US"/>
        </w:rPr>
        <w:t xml:space="preserve">Switzerland </w:t>
      </w:r>
      <w:r w:rsidR="001407A1">
        <w:rPr>
          <w:lang w:val="en-US"/>
        </w:rPr>
        <w:t xml:space="preserve">a relevant testbed </w:t>
      </w:r>
      <w:r w:rsidR="009128B5" w:rsidRPr="001407A1">
        <w:rPr>
          <w:lang w:val="en-US"/>
        </w:rPr>
        <w:t>for</w:t>
      </w:r>
      <w:r w:rsidR="001407A1">
        <w:rPr>
          <w:lang w:val="en-US"/>
        </w:rPr>
        <w:t xml:space="preserve"> assessing </w:t>
      </w:r>
      <w:r w:rsidR="007735CD">
        <w:rPr>
          <w:lang w:val="en-US"/>
        </w:rPr>
        <w:t xml:space="preserve">AGS </w:t>
      </w:r>
      <w:r w:rsidR="00CD6DD8">
        <w:rPr>
          <w:lang w:val="en-US"/>
        </w:rPr>
        <w:t>as a dispatchable, zero-direct emission technology and for deriving insights applicable to other regions with similar constraints.</w:t>
      </w:r>
    </w:p>
    <w:p w14:paraId="239CA241" w14:textId="76B305EF" w:rsidR="00C540EA" w:rsidRDefault="00C540EA" w:rsidP="00E37277">
      <w:pPr>
        <w:pStyle w:val="BFEEFReportStandard"/>
        <w:jc w:val="both"/>
        <w:rPr>
          <w:rFonts w:asciiTheme="minorBidi" w:hAnsiTheme="minorBidi" w:cstheme="minorBidi"/>
          <w:color w:val="1C1C1C"/>
          <w:lang w:val="en-US"/>
        </w:rPr>
      </w:pPr>
    </w:p>
    <w:p w14:paraId="7276633A" w14:textId="77777777" w:rsidR="00EB3C82" w:rsidRDefault="00EB3C82" w:rsidP="00E37277">
      <w:pPr>
        <w:jc w:val="both"/>
        <w:rPr>
          <w:lang w:val="en-US"/>
        </w:rPr>
      </w:pPr>
      <w:r>
        <w:rPr>
          <w:lang w:val="en-US"/>
        </w:rPr>
        <w:t xml:space="preserve">To date, AGS has not yet been evaluated through an integrated framework that combines techno-economic performance, life-cycle environmental impacts, and system-level value. </w:t>
      </w:r>
      <w:r w:rsidRPr="2EF0E2D3">
        <w:rPr>
          <w:lang w:val="en-US"/>
        </w:rPr>
        <w:t xml:space="preserve">This study addresses </w:t>
      </w:r>
      <w:r w:rsidRPr="2EF0E2D3">
        <w:rPr>
          <w:lang w:val="en-US"/>
        </w:rPr>
        <w:lastRenderedPageBreak/>
        <w:t>th</w:t>
      </w:r>
      <w:r>
        <w:rPr>
          <w:lang w:val="en-US"/>
        </w:rPr>
        <w:t>is</w:t>
      </w:r>
      <w:r w:rsidRPr="2EF0E2D3">
        <w:rPr>
          <w:lang w:val="en-US"/>
        </w:rPr>
        <w:t xml:space="preserve"> gap </w:t>
      </w:r>
      <w:r>
        <w:rPr>
          <w:lang w:val="en-US"/>
        </w:rPr>
        <w:t xml:space="preserve">with a first comprehensive </w:t>
      </w:r>
      <w:r w:rsidRPr="2EF0E2D3">
        <w:rPr>
          <w:lang w:val="en-US"/>
        </w:rPr>
        <w:t>integrated assessment of AGS</w:t>
      </w:r>
      <w:r w:rsidRPr="00CA391C">
        <w:rPr>
          <w:lang w:val="en-US"/>
        </w:rPr>
        <w:t xml:space="preserve"> </w:t>
      </w:r>
      <w:r>
        <w:rPr>
          <w:lang w:val="en-US"/>
        </w:rPr>
        <w:t xml:space="preserve">to </w:t>
      </w:r>
      <w:r w:rsidRPr="2EF0E2D3">
        <w:rPr>
          <w:rFonts w:ascii="Arial" w:eastAsia="Arial" w:hAnsi="Arial" w:cs="Arial"/>
          <w:szCs w:val="20"/>
          <w:lang w:val="en-US"/>
        </w:rPr>
        <w:t>quanti</w:t>
      </w:r>
      <w:r>
        <w:rPr>
          <w:rFonts w:ascii="Arial" w:eastAsia="Arial" w:hAnsi="Arial" w:cs="Arial"/>
          <w:szCs w:val="20"/>
          <w:lang w:val="en-US"/>
        </w:rPr>
        <w:t>fy</w:t>
      </w:r>
      <w:r w:rsidRPr="2EF0E2D3">
        <w:rPr>
          <w:rFonts w:ascii="Arial" w:eastAsia="Arial" w:hAnsi="Arial" w:cs="Arial"/>
          <w:szCs w:val="20"/>
          <w:lang w:val="en-US"/>
        </w:rPr>
        <w:t xml:space="preserve"> AGS’s potential role in Switzerland</w:t>
      </w:r>
      <w:r>
        <w:rPr>
          <w:rFonts w:ascii="Arial" w:eastAsia="Arial" w:hAnsi="Arial" w:cs="Arial"/>
          <w:szCs w:val="20"/>
          <w:lang w:val="en-US"/>
        </w:rPr>
        <w:t xml:space="preserve"> and provide </w:t>
      </w:r>
      <w:r w:rsidRPr="2EF0E2D3">
        <w:rPr>
          <w:rFonts w:ascii="Arial" w:eastAsia="Arial" w:hAnsi="Arial" w:cs="Arial"/>
          <w:szCs w:val="20"/>
          <w:lang w:val="en-US"/>
        </w:rPr>
        <w:t xml:space="preserve">insights transferable to </w:t>
      </w:r>
      <w:r>
        <w:rPr>
          <w:rFonts w:ascii="Arial" w:eastAsia="Arial" w:hAnsi="Arial" w:cs="Arial"/>
          <w:szCs w:val="20"/>
          <w:lang w:val="en-US"/>
        </w:rPr>
        <w:t xml:space="preserve">similar </w:t>
      </w:r>
      <w:r w:rsidRPr="2EF0E2D3">
        <w:rPr>
          <w:rFonts w:ascii="Arial" w:eastAsia="Arial" w:hAnsi="Arial" w:cs="Arial"/>
          <w:szCs w:val="20"/>
          <w:lang w:val="en-US"/>
        </w:rPr>
        <w:t>regions</w:t>
      </w:r>
      <w:r w:rsidRPr="2EF0E2D3">
        <w:rPr>
          <w:lang w:val="en-US"/>
        </w:rPr>
        <w:t xml:space="preserve">. </w:t>
      </w:r>
    </w:p>
    <w:p w14:paraId="42C98A3A" w14:textId="77777777" w:rsidR="00EB3C82" w:rsidRPr="00CA7B0F" w:rsidRDefault="00EB3C82" w:rsidP="00E37277">
      <w:pPr>
        <w:jc w:val="both"/>
        <w:rPr>
          <w:lang w:val="en-US"/>
        </w:rPr>
      </w:pPr>
      <w:r>
        <w:rPr>
          <w:lang w:val="en-US"/>
        </w:rPr>
        <w:t>T</w:t>
      </w:r>
      <w:r w:rsidRPr="196E7106">
        <w:rPr>
          <w:lang w:val="en-US"/>
        </w:rPr>
        <w:t>he</w:t>
      </w:r>
      <w:r>
        <w:rPr>
          <w:lang w:val="en-US"/>
        </w:rPr>
        <w:t xml:space="preserve"> analysis is guided by three r</w:t>
      </w:r>
      <w:r w:rsidRPr="196E7106">
        <w:rPr>
          <w:lang w:val="en-US"/>
        </w:rPr>
        <w:t>esearch questions</w:t>
      </w:r>
      <w:r>
        <w:rPr>
          <w:lang w:val="en-US"/>
        </w:rPr>
        <w:t xml:space="preserve"> </w:t>
      </w:r>
    </w:p>
    <w:p w14:paraId="48C8AB1C" w14:textId="77777777" w:rsidR="00EB3C82" w:rsidRPr="008145B7" w:rsidRDefault="00EB3C82" w:rsidP="00E37277">
      <w:pPr>
        <w:pStyle w:val="ListParagraph"/>
        <w:numPr>
          <w:ilvl w:val="0"/>
          <w:numId w:val="2"/>
        </w:numPr>
        <w:jc w:val="both"/>
        <w:rPr>
          <w:lang w:val="en-US"/>
        </w:rPr>
      </w:pPr>
      <w:r w:rsidRPr="008145B7">
        <w:rPr>
          <w:lang w:val="en-US"/>
        </w:rPr>
        <w:t xml:space="preserve">Techno-economic performance: </w:t>
      </w:r>
      <w:r>
        <w:rPr>
          <w:lang w:val="en-US"/>
        </w:rPr>
        <w:t>How might</w:t>
      </w:r>
      <w:r w:rsidRPr="008145B7">
        <w:rPr>
          <w:lang w:val="en-US"/>
        </w:rPr>
        <w:t xml:space="preserve"> AGS </w:t>
      </w:r>
      <w:r>
        <w:rPr>
          <w:lang w:val="en-US"/>
        </w:rPr>
        <w:t>develop,</w:t>
      </w:r>
      <w:r w:rsidRPr="008145B7">
        <w:rPr>
          <w:lang w:val="en-US"/>
        </w:rPr>
        <w:t xml:space="preserve"> and how economically competitive could </w:t>
      </w:r>
      <w:r>
        <w:rPr>
          <w:lang w:val="en-US"/>
        </w:rPr>
        <w:t>they</w:t>
      </w:r>
      <w:r w:rsidRPr="008145B7">
        <w:rPr>
          <w:lang w:val="en-US"/>
        </w:rPr>
        <w:t xml:space="preserve"> become?</w:t>
      </w:r>
    </w:p>
    <w:p w14:paraId="55593B6B" w14:textId="77777777" w:rsidR="00EB3C82" w:rsidRPr="00CA7B0F" w:rsidRDefault="00EB3C82" w:rsidP="00E37277">
      <w:pPr>
        <w:pStyle w:val="ListParagraph"/>
        <w:numPr>
          <w:ilvl w:val="0"/>
          <w:numId w:val="2"/>
        </w:numPr>
        <w:jc w:val="both"/>
        <w:rPr>
          <w:szCs w:val="20"/>
          <w:lang w:val="en-US"/>
        </w:rPr>
      </w:pPr>
      <w:r w:rsidRPr="00CA7B0F">
        <w:rPr>
          <w:szCs w:val="20"/>
          <w:lang w:val="en-US"/>
        </w:rPr>
        <w:t xml:space="preserve">Environmental </w:t>
      </w:r>
      <w:r>
        <w:rPr>
          <w:szCs w:val="20"/>
          <w:lang w:val="en-US"/>
        </w:rPr>
        <w:t>sustainability</w:t>
      </w:r>
      <w:r w:rsidRPr="00CA7B0F">
        <w:rPr>
          <w:szCs w:val="20"/>
          <w:lang w:val="en-US"/>
        </w:rPr>
        <w:t xml:space="preserve">: </w:t>
      </w:r>
      <w:r>
        <w:rPr>
          <w:szCs w:val="20"/>
          <w:lang w:val="en-US"/>
        </w:rPr>
        <w:t>What</w:t>
      </w:r>
      <w:r w:rsidRPr="00CA7B0F">
        <w:rPr>
          <w:szCs w:val="20"/>
          <w:lang w:val="en-US"/>
        </w:rPr>
        <w:t xml:space="preserve"> are the direct and indirect</w:t>
      </w:r>
      <w:r>
        <w:rPr>
          <w:szCs w:val="20"/>
          <w:lang w:val="en-US"/>
        </w:rPr>
        <w:t xml:space="preserve"> life-cycle</w:t>
      </w:r>
      <w:r w:rsidRPr="00CA7B0F">
        <w:rPr>
          <w:szCs w:val="20"/>
          <w:lang w:val="en-US"/>
        </w:rPr>
        <w:t xml:space="preserve"> environmental impacts of AGS electricity?</w:t>
      </w:r>
    </w:p>
    <w:p w14:paraId="5B496770" w14:textId="77777777" w:rsidR="00EB3C82" w:rsidRPr="00CA7B0F" w:rsidRDefault="00EB3C82" w:rsidP="00E37277">
      <w:pPr>
        <w:pStyle w:val="ListParagraph"/>
        <w:numPr>
          <w:ilvl w:val="0"/>
          <w:numId w:val="2"/>
        </w:numPr>
        <w:jc w:val="both"/>
        <w:rPr>
          <w:szCs w:val="20"/>
          <w:lang w:val="en-US"/>
        </w:rPr>
      </w:pPr>
      <w:r>
        <w:rPr>
          <w:szCs w:val="20"/>
          <w:lang w:val="en-US"/>
        </w:rPr>
        <w:t xml:space="preserve">System-level integration: </w:t>
      </w:r>
      <w:r w:rsidRPr="00CA7B0F">
        <w:rPr>
          <w:szCs w:val="20"/>
          <w:lang w:val="en-US"/>
        </w:rPr>
        <w:t>Under wh</w:t>
      </w:r>
      <w:r>
        <w:rPr>
          <w:szCs w:val="20"/>
          <w:lang w:val="en-US"/>
        </w:rPr>
        <w:t>ich</w:t>
      </w:r>
      <w:r w:rsidRPr="00CA7B0F">
        <w:rPr>
          <w:szCs w:val="20"/>
          <w:lang w:val="en-US"/>
        </w:rPr>
        <w:t xml:space="preserve"> conditions </w:t>
      </w:r>
      <w:r>
        <w:rPr>
          <w:szCs w:val="20"/>
          <w:lang w:val="en-US"/>
        </w:rPr>
        <w:t>could</w:t>
      </w:r>
      <w:r w:rsidRPr="00CA7B0F">
        <w:rPr>
          <w:szCs w:val="20"/>
          <w:lang w:val="en-US"/>
        </w:rPr>
        <w:t xml:space="preserve"> AGS </w:t>
      </w:r>
      <w:r>
        <w:rPr>
          <w:szCs w:val="20"/>
          <w:lang w:val="en-US"/>
        </w:rPr>
        <w:t xml:space="preserve">contribute to net-zero </w:t>
      </w:r>
      <w:r w:rsidRPr="00CA7B0F">
        <w:rPr>
          <w:szCs w:val="20"/>
          <w:lang w:val="en-US"/>
        </w:rPr>
        <w:t>direct GHG emissions</w:t>
      </w:r>
      <w:r>
        <w:rPr>
          <w:szCs w:val="20"/>
          <w:lang w:val="en-US"/>
        </w:rPr>
        <w:t xml:space="preserve"> electricity systems, and what are the broader environmental trade-offs?</w:t>
      </w:r>
    </w:p>
    <w:p w14:paraId="2A121F49" w14:textId="0F7BF856" w:rsidR="00EB3C82" w:rsidRPr="008C5C0D" w:rsidRDefault="00EB3C82" w:rsidP="00E37277">
      <w:pPr>
        <w:jc w:val="both"/>
        <w:rPr>
          <w:lang w:val="en-US"/>
        </w:rPr>
      </w:pPr>
      <w:r w:rsidRPr="008C5C0D">
        <w:rPr>
          <w:lang w:val="en-US"/>
        </w:rPr>
        <w:t xml:space="preserve">Section </w:t>
      </w:r>
      <w:r w:rsidRPr="196E7106">
        <w:rPr>
          <w:lang w:val="en-US"/>
        </w:rPr>
        <w:fldChar w:fldCharType="begin"/>
      </w:r>
      <w:r>
        <w:rPr>
          <w:szCs w:val="20"/>
          <w:lang w:val="en-US"/>
        </w:rPr>
        <w:instrText xml:space="preserve"> REF _Ref194486522 \r \h </w:instrText>
      </w:r>
      <w:r>
        <w:rPr>
          <w:lang w:val="en-US"/>
        </w:rPr>
        <w:instrText xml:space="preserve"> \* MERGEFORMAT </w:instrText>
      </w:r>
      <w:r w:rsidRPr="196E7106">
        <w:rPr>
          <w:lang w:val="en-US"/>
        </w:rPr>
      </w:r>
      <w:r w:rsidRPr="196E7106">
        <w:rPr>
          <w:lang w:val="en-US"/>
        </w:rPr>
        <w:fldChar w:fldCharType="separate"/>
      </w:r>
      <w:r w:rsidR="004C2288">
        <w:rPr>
          <w:szCs w:val="20"/>
          <w:lang w:val="en-US"/>
        </w:rPr>
        <w:t>2</w:t>
      </w:r>
      <w:r w:rsidRPr="196E7106">
        <w:rPr>
          <w:lang w:val="en-US"/>
        </w:rPr>
        <w:fldChar w:fldCharType="end"/>
      </w:r>
      <w:r w:rsidRPr="008C5C0D">
        <w:rPr>
          <w:lang w:val="en-US"/>
        </w:rPr>
        <w:t xml:space="preserve"> describes the integrated assessment framework and the methods used for TEA, LCA, and energy system modeling. Section </w:t>
      </w:r>
      <w:r w:rsidRPr="196E7106">
        <w:rPr>
          <w:lang w:val="en-US"/>
        </w:rPr>
        <w:fldChar w:fldCharType="begin"/>
      </w:r>
      <w:r>
        <w:rPr>
          <w:szCs w:val="20"/>
          <w:lang w:val="en-US"/>
        </w:rPr>
        <w:instrText xml:space="preserve"> REF _Ref194486594 \r \h </w:instrText>
      </w:r>
      <w:r>
        <w:rPr>
          <w:lang w:val="en-US"/>
        </w:rPr>
        <w:instrText xml:space="preserve"> \* MERGEFORMAT </w:instrText>
      </w:r>
      <w:r w:rsidRPr="196E7106">
        <w:rPr>
          <w:lang w:val="en-US"/>
        </w:rPr>
      </w:r>
      <w:r w:rsidRPr="196E7106">
        <w:rPr>
          <w:lang w:val="en-US"/>
        </w:rPr>
        <w:fldChar w:fldCharType="separate"/>
      </w:r>
      <w:r w:rsidR="004C2288">
        <w:rPr>
          <w:szCs w:val="20"/>
          <w:lang w:val="en-US"/>
        </w:rPr>
        <w:t>3</w:t>
      </w:r>
      <w:r w:rsidRPr="196E7106">
        <w:rPr>
          <w:lang w:val="en-US"/>
        </w:rPr>
        <w:fldChar w:fldCharType="end"/>
      </w:r>
      <w:r w:rsidRPr="008C5C0D">
        <w:rPr>
          <w:lang w:val="en-US"/>
        </w:rPr>
        <w:t xml:space="preserve"> presents the results for each part of the framework, supported by supplementary materials. Section </w:t>
      </w:r>
      <w:r w:rsidRPr="196E7106">
        <w:rPr>
          <w:lang w:val="en-US"/>
        </w:rPr>
        <w:fldChar w:fldCharType="begin"/>
      </w:r>
      <w:r>
        <w:rPr>
          <w:szCs w:val="20"/>
          <w:lang w:val="en-US"/>
        </w:rPr>
        <w:instrText xml:space="preserve"> REF _Ref194486721 \r \h </w:instrText>
      </w:r>
      <w:r>
        <w:rPr>
          <w:lang w:val="en-US"/>
        </w:rPr>
        <w:instrText xml:space="preserve"> \* MERGEFORMAT </w:instrText>
      </w:r>
      <w:r w:rsidRPr="196E7106">
        <w:rPr>
          <w:lang w:val="en-US"/>
        </w:rPr>
      </w:r>
      <w:r w:rsidRPr="196E7106">
        <w:rPr>
          <w:lang w:val="en-US"/>
        </w:rPr>
        <w:fldChar w:fldCharType="separate"/>
      </w:r>
      <w:r w:rsidR="004C2288">
        <w:rPr>
          <w:szCs w:val="20"/>
          <w:lang w:val="en-US"/>
        </w:rPr>
        <w:t>4</w:t>
      </w:r>
      <w:r w:rsidRPr="196E7106">
        <w:rPr>
          <w:lang w:val="en-US"/>
        </w:rPr>
        <w:fldChar w:fldCharType="end"/>
      </w:r>
      <w:r w:rsidRPr="008C5C0D">
        <w:rPr>
          <w:lang w:val="en-US"/>
        </w:rPr>
        <w:t xml:space="preserve"> discusses the implications of AGS deployment in Switzerland, and Section </w:t>
      </w:r>
      <w:r>
        <w:rPr>
          <w:lang w:val="en-US"/>
        </w:rPr>
        <w:fldChar w:fldCharType="begin"/>
      </w:r>
      <w:r>
        <w:rPr>
          <w:lang w:val="en-US"/>
        </w:rPr>
        <w:instrText xml:space="preserve"> REF _Ref212105655 \r \h </w:instrText>
      </w:r>
      <w:r w:rsidR="00E37277">
        <w:rPr>
          <w:lang w:val="en-US"/>
        </w:rPr>
        <w:instrText xml:space="preserve"> \* MERGEFORMAT </w:instrText>
      </w:r>
      <w:r>
        <w:rPr>
          <w:lang w:val="en-US"/>
        </w:rPr>
      </w:r>
      <w:r>
        <w:rPr>
          <w:lang w:val="en-US"/>
        </w:rPr>
        <w:fldChar w:fldCharType="separate"/>
      </w:r>
      <w:r w:rsidR="004C2288">
        <w:rPr>
          <w:lang w:val="en-US"/>
        </w:rPr>
        <w:t>5</w:t>
      </w:r>
      <w:r>
        <w:rPr>
          <w:lang w:val="en-US"/>
        </w:rPr>
        <w:fldChar w:fldCharType="end"/>
      </w:r>
      <w:r w:rsidRPr="008C5C0D">
        <w:rPr>
          <w:lang w:val="en-US"/>
        </w:rPr>
        <w:t xml:space="preserve"> concludes.</w:t>
      </w:r>
      <w:r w:rsidR="00CE7C82">
        <w:rPr>
          <w:lang w:val="en-US"/>
        </w:rPr>
        <w:t xml:space="preserve"> </w:t>
      </w:r>
      <w:r w:rsidR="002131A0">
        <w:rPr>
          <w:lang w:val="en-US"/>
        </w:rPr>
        <w:t>The Supplementary Information (SI) complements the information given in these sections.</w:t>
      </w:r>
    </w:p>
    <w:p w14:paraId="65DFE100" w14:textId="0490D58F" w:rsidR="00E30580" w:rsidRPr="00EC1DC9" w:rsidRDefault="001C5A41" w:rsidP="00E37277">
      <w:pPr>
        <w:pStyle w:val="Heading1"/>
        <w:jc w:val="both"/>
      </w:pPr>
      <w:bookmarkStart w:id="9" w:name="_Ref194486522"/>
      <w:bookmarkStart w:id="10" w:name="_Toc195006625"/>
      <w:bookmarkStart w:id="11" w:name="_Toc197338590"/>
      <w:bookmarkStart w:id="12" w:name="_Toc205896220"/>
      <w:bookmarkStart w:id="13" w:name="_Toc214891545"/>
      <w:r>
        <w:t>Method</w:t>
      </w:r>
      <w:bookmarkEnd w:id="9"/>
      <w:r w:rsidR="00E72AB7">
        <w:t>s</w:t>
      </w:r>
      <w:bookmarkEnd w:id="10"/>
      <w:bookmarkEnd w:id="11"/>
      <w:bookmarkEnd w:id="12"/>
      <w:bookmarkEnd w:id="13"/>
      <w:r w:rsidR="001D0E9D">
        <w:t xml:space="preserve"> </w:t>
      </w:r>
    </w:p>
    <w:p w14:paraId="58AE09D1" w14:textId="2B68D74F" w:rsidR="001C5A41" w:rsidRDefault="00F8456D" w:rsidP="00E37277">
      <w:pPr>
        <w:pStyle w:val="Heading2"/>
        <w:ind w:left="709"/>
        <w:jc w:val="both"/>
        <w:rPr>
          <w:lang w:val="en-US"/>
        </w:rPr>
      </w:pPr>
      <w:bookmarkStart w:id="14" w:name="_Toc205896221"/>
      <w:bookmarkStart w:id="15" w:name="_Toc214891546"/>
      <w:r w:rsidRPr="7AE9BC11">
        <w:rPr>
          <w:lang w:val="en-US"/>
        </w:rPr>
        <w:t>Integrated, multi-model framework for AGS assessment</w:t>
      </w:r>
      <w:bookmarkEnd w:id="14"/>
      <w:bookmarkEnd w:id="15"/>
    </w:p>
    <w:p w14:paraId="2DE10ACF" w14:textId="7AFFF062" w:rsidR="00740574" w:rsidRDefault="006C2679" w:rsidP="00E37277">
      <w:pPr>
        <w:jc w:val="both"/>
        <w:rPr>
          <w:lang w:val="en-US"/>
        </w:rPr>
      </w:pPr>
      <w:r>
        <w:rPr>
          <w:lang w:val="en-US"/>
        </w:rPr>
        <w:t>We</w:t>
      </w:r>
      <w:r w:rsidR="007A5382" w:rsidRPr="007A5382">
        <w:rPr>
          <w:lang w:val="en-US"/>
        </w:rPr>
        <w:t xml:space="preserve"> assess AGS </w:t>
      </w:r>
      <w:r>
        <w:rPr>
          <w:lang w:val="en-US"/>
        </w:rPr>
        <w:t xml:space="preserve">using a </w:t>
      </w:r>
      <w:r w:rsidR="007A5382" w:rsidRPr="007A5382">
        <w:rPr>
          <w:lang w:val="en-US"/>
        </w:rPr>
        <w:t xml:space="preserve">multi-model framework integrating three perspectives: techno-economic performance, environmental sustainability, and system-level deployment. This </w:t>
      </w:r>
      <w:r w:rsidR="001537AF">
        <w:rPr>
          <w:lang w:val="en-US"/>
        </w:rPr>
        <w:t xml:space="preserve">links </w:t>
      </w:r>
      <w:r w:rsidR="007A5382" w:rsidRPr="007A5382">
        <w:rPr>
          <w:lang w:val="en-US"/>
        </w:rPr>
        <w:t>component-level design to electricity system integration in the Swiss context</w:t>
      </w:r>
      <w:r w:rsidR="005E4521">
        <w:rPr>
          <w:lang w:val="en-US"/>
        </w:rPr>
        <w:t xml:space="preserve"> (</w:t>
      </w:r>
      <w:r w:rsidR="005E4521">
        <w:rPr>
          <w:lang w:val="en-US"/>
        </w:rPr>
        <w:fldChar w:fldCharType="begin"/>
      </w:r>
      <w:r w:rsidR="005E4521">
        <w:rPr>
          <w:lang w:val="en-US"/>
        </w:rPr>
        <w:instrText xml:space="preserve"> REF _Ref194576360 \h </w:instrText>
      </w:r>
      <w:r w:rsidR="00E37277">
        <w:rPr>
          <w:lang w:val="en-US"/>
        </w:rPr>
        <w:instrText xml:space="preserve"> \* MERGEFORMAT </w:instrText>
      </w:r>
      <w:r w:rsidR="005E4521">
        <w:rPr>
          <w:lang w:val="en-US"/>
        </w:rPr>
      </w:r>
      <w:r w:rsidR="005E4521">
        <w:rPr>
          <w:lang w:val="en-US"/>
        </w:rPr>
        <w:fldChar w:fldCharType="separate"/>
      </w:r>
      <w:r w:rsidR="004C2288" w:rsidRPr="007E3329">
        <w:rPr>
          <w:lang w:val="en-US"/>
        </w:rPr>
        <w:t xml:space="preserve">Figure </w:t>
      </w:r>
      <w:r w:rsidR="004C2288">
        <w:rPr>
          <w:noProof/>
          <w:lang w:val="en-US"/>
        </w:rPr>
        <w:t>1</w:t>
      </w:r>
      <w:r w:rsidR="005E4521">
        <w:rPr>
          <w:lang w:val="en-US"/>
        </w:rPr>
        <w:fldChar w:fldCharType="end"/>
      </w:r>
      <w:r w:rsidR="005E4521">
        <w:rPr>
          <w:lang w:val="en-US"/>
        </w:rPr>
        <w:t>)</w:t>
      </w:r>
      <w:r w:rsidR="007A5382" w:rsidRPr="007A5382">
        <w:rPr>
          <w:lang w:val="en-US"/>
        </w:rPr>
        <w:t>. The framework combines: (i) Techno-Economic Analysis (TEA)</w:t>
      </w:r>
      <w:r w:rsidR="001B654A">
        <w:rPr>
          <w:lang w:val="en-US"/>
        </w:rPr>
        <w:t>:</w:t>
      </w:r>
      <w:r w:rsidR="007A5382" w:rsidRPr="007A5382">
        <w:rPr>
          <w:lang w:val="en-US"/>
        </w:rPr>
        <w:t xml:space="preserve"> </w:t>
      </w:r>
      <w:r w:rsidR="001B654A">
        <w:rPr>
          <w:lang w:val="en-US"/>
        </w:rPr>
        <w:t>O</w:t>
      </w:r>
      <w:r w:rsidR="007A5382" w:rsidRPr="007A5382">
        <w:rPr>
          <w:lang w:val="en-US"/>
        </w:rPr>
        <w:t>ptim</w:t>
      </w:r>
      <w:r w:rsidR="001B654A">
        <w:rPr>
          <w:lang w:val="en-US"/>
        </w:rPr>
        <w:t>izes AGS</w:t>
      </w:r>
      <w:r w:rsidR="007A5382" w:rsidRPr="007A5382">
        <w:rPr>
          <w:lang w:val="en-US"/>
        </w:rPr>
        <w:t xml:space="preserve"> plant configurations and estimates specific capital costs (</w:t>
      </w:r>
      <w:proofErr w:type="spellStart"/>
      <w:r w:rsidR="007A5382" w:rsidRPr="007A5382">
        <w:rPr>
          <w:lang w:val="en-US"/>
        </w:rPr>
        <w:t>SpCC</w:t>
      </w:r>
      <w:proofErr w:type="spellEnd"/>
      <w:r w:rsidR="007A5382" w:rsidRPr="007A5382">
        <w:rPr>
          <w:lang w:val="en-US"/>
        </w:rPr>
        <w:t xml:space="preserve">); (ii) </w:t>
      </w:r>
      <w:r w:rsidR="001B654A">
        <w:rPr>
          <w:lang w:val="en-US"/>
        </w:rPr>
        <w:t>P</w:t>
      </w:r>
      <w:r w:rsidR="007A5382" w:rsidRPr="007A5382">
        <w:rPr>
          <w:lang w:val="en-US"/>
        </w:rPr>
        <w:t>rospective Life Cycle Assessment</w:t>
      </w:r>
      <w:r w:rsidR="00970FBB">
        <w:rPr>
          <w:lang w:val="en-US"/>
        </w:rPr>
        <w:t xml:space="preserve"> (LCA)</w:t>
      </w:r>
      <w:r w:rsidR="000F6539">
        <w:rPr>
          <w:lang w:val="en-US"/>
        </w:rPr>
        <w:t xml:space="preserve">, </w:t>
      </w:r>
      <w:r w:rsidR="007A5382" w:rsidRPr="007A5382">
        <w:rPr>
          <w:lang w:val="en-US"/>
        </w:rPr>
        <w:t>technology</w:t>
      </w:r>
      <w:r w:rsidR="000F6539">
        <w:rPr>
          <w:lang w:val="en-US"/>
        </w:rPr>
        <w:t xml:space="preserve"> and system level: Q</w:t>
      </w:r>
      <w:r w:rsidR="007A5382" w:rsidRPr="007A5382">
        <w:rPr>
          <w:lang w:val="en-US"/>
        </w:rPr>
        <w:t xml:space="preserve">uantifies </w:t>
      </w:r>
      <w:r w:rsidR="006376DD">
        <w:rPr>
          <w:lang w:val="en-US"/>
        </w:rPr>
        <w:t xml:space="preserve">future </w:t>
      </w:r>
      <w:r w:rsidR="007A5382" w:rsidRPr="007A5382">
        <w:rPr>
          <w:lang w:val="en-US"/>
        </w:rPr>
        <w:t xml:space="preserve">environmental impacts </w:t>
      </w:r>
      <w:r w:rsidR="00970FBB">
        <w:rPr>
          <w:lang w:val="en-US"/>
        </w:rPr>
        <w:t xml:space="preserve">along the complete life cycle </w:t>
      </w:r>
      <w:r w:rsidR="007A5382" w:rsidRPr="007A5382">
        <w:rPr>
          <w:lang w:val="en-US"/>
        </w:rPr>
        <w:t>across multiple indicators beyond climate change</w:t>
      </w:r>
      <w:r w:rsidR="00970FBB">
        <w:rPr>
          <w:lang w:val="en-US"/>
        </w:rPr>
        <w:t xml:space="preserve">, </w:t>
      </w:r>
      <w:r w:rsidR="001B4098">
        <w:rPr>
          <w:lang w:val="en-US"/>
        </w:rPr>
        <w:t>and captures system-wide environmental trade-offs;</w:t>
      </w:r>
      <w:r w:rsidR="007A5382" w:rsidRPr="007A5382">
        <w:rPr>
          <w:lang w:val="en-US"/>
        </w:rPr>
        <w:t xml:space="preserve"> (iii) Swiss TIMES Energy System Model (STEM)</w:t>
      </w:r>
      <w:r w:rsidR="001B4098">
        <w:rPr>
          <w:lang w:val="en-US"/>
        </w:rPr>
        <w:t>: I</w:t>
      </w:r>
      <w:r w:rsidR="007A5382" w:rsidRPr="007A5382">
        <w:rPr>
          <w:lang w:val="en-US"/>
        </w:rPr>
        <w:t xml:space="preserve">dentifies cost-optimal deployment </w:t>
      </w:r>
      <w:r w:rsidR="001B4098">
        <w:rPr>
          <w:lang w:val="en-US"/>
        </w:rPr>
        <w:t xml:space="preserve">under </w:t>
      </w:r>
      <w:r w:rsidR="007A5382" w:rsidRPr="007A5382">
        <w:rPr>
          <w:lang w:val="en-US"/>
        </w:rPr>
        <w:t>net-zero scenarios</w:t>
      </w:r>
      <w:r w:rsidR="00BE76B6">
        <w:rPr>
          <w:lang w:val="en-US"/>
        </w:rPr>
        <w:t>, capturing</w:t>
      </w:r>
      <w:r w:rsidR="007A5382" w:rsidRPr="007A5382">
        <w:rPr>
          <w:lang w:val="en-US"/>
        </w:rPr>
        <w:t xml:space="preserve"> competition with other technologies and system constraints. </w:t>
      </w:r>
    </w:p>
    <w:p w14:paraId="3999B19E" w14:textId="0606F265" w:rsidR="00244250" w:rsidRPr="00072CB1" w:rsidRDefault="0098776C" w:rsidP="00E37277">
      <w:pPr>
        <w:jc w:val="both"/>
        <w:rPr>
          <w:lang w:val="en-US"/>
        </w:rPr>
      </w:pPr>
      <w:r w:rsidRPr="0098776C">
        <w:rPr>
          <w:lang w:val="en-US"/>
        </w:rPr>
        <w:t>TEA provides</w:t>
      </w:r>
      <w:r w:rsidR="00890BFF">
        <w:rPr>
          <w:lang w:val="en-US"/>
        </w:rPr>
        <w:t xml:space="preserve"> consistent</w:t>
      </w:r>
      <w:r w:rsidRPr="0098776C">
        <w:rPr>
          <w:lang w:val="en-US"/>
        </w:rPr>
        <w:t xml:space="preserve"> technical and cost inputs for LCA and STEM</w:t>
      </w:r>
      <w:r w:rsidR="00890BFF">
        <w:rPr>
          <w:lang w:val="en-US"/>
        </w:rPr>
        <w:t xml:space="preserve">. </w:t>
      </w:r>
      <w:r w:rsidRPr="0098776C">
        <w:rPr>
          <w:lang w:val="en-US"/>
        </w:rPr>
        <w:t xml:space="preserve">Together, </w:t>
      </w:r>
      <w:r w:rsidR="00FD7554">
        <w:rPr>
          <w:lang w:val="en-US"/>
        </w:rPr>
        <w:t>all three models</w:t>
      </w:r>
      <w:r w:rsidRPr="0098776C">
        <w:rPr>
          <w:lang w:val="en-US"/>
        </w:rPr>
        <w:t xml:space="preserve"> link plant-level design with national-scale system impacts</w:t>
      </w:r>
      <w:r w:rsidR="00FD7554">
        <w:rPr>
          <w:lang w:val="en-US"/>
        </w:rPr>
        <w:t xml:space="preserve">, </w:t>
      </w:r>
      <w:r w:rsidR="00072CB1" w:rsidRPr="00072CB1">
        <w:rPr>
          <w:lang w:val="en-US"/>
        </w:rPr>
        <w:t>combin</w:t>
      </w:r>
      <w:r w:rsidR="00FD7554">
        <w:rPr>
          <w:lang w:val="en-US"/>
        </w:rPr>
        <w:t>ing</w:t>
      </w:r>
      <w:r w:rsidR="00072CB1" w:rsidRPr="00072CB1">
        <w:rPr>
          <w:lang w:val="en-US"/>
        </w:rPr>
        <w:t xml:space="preserve"> bottom-up cost and impact modeling with top-down energy system optimization</w:t>
      </w:r>
      <w:r w:rsidR="00741DB8">
        <w:rPr>
          <w:lang w:val="en-US"/>
        </w:rPr>
        <w:t xml:space="preserve"> to</w:t>
      </w:r>
      <w:r w:rsidR="00072CB1" w:rsidRPr="00072CB1">
        <w:rPr>
          <w:lang w:val="en-US"/>
        </w:rPr>
        <w:t xml:space="preserve"> capture </w:t>
      </w:r>
      <w:r w:rsidR="00741DB8">
        <w:rPr>
          <w:lang w:val="en-US"/>
        </w:rPr>
        <w:t>b</w:t>
      </w:r>
      <w:r w:rsidR="00072CB1" w:rsidRPr="00072CB1">
        <w:rPr>
          <w:lang w:val="en-US"/>
        </w:rPr>
        <w:t>oth technology-specific and systemic implications of deploying AGS under stringent climate goals.</w:t>
      </w:r>
    </w:p>
    <w:p w14:paraId="54D3E298" w14:textId="77777777" w:rsidR="001D0444" w:rsidRPr="00CA7B0F" w:rsidRDefault="001D0444" w:rsidP="001D0444">
      <w:pPr>
        <w:jc w:val="both"/>
        <w:rPr>
          <w:szCs w:val="20"/>
          <w:lang w:val="en-US"/>
        </w:rPr>
      </w:pPr>
      <w:r>
        <w:rPr>
          <w:lang w:val="en-US"/>
        </w:rPr>
        <w:t>This approach addresses several key gaps in AGS research. First, detailed techno-economi</w:t>
      </w:r>
      <w:bookmarkStart w:id="16" w:name="_Ref194496844"/>
      <w:r w:rsidRPr="2EF0E2D3">
        <w:rPr>
          <w:lang w:val="en-US"/>
        </w:rPr>
        <w:t>c characterization of AGS installations remains underdeveloped</w:t>
      </w:r>
      <w:r>
        <w:rPr>
          <w:lang w:val="en-US"/>
        </w:rPr>
        <w:t xml:space="preserve">. Our “TEA-AGS” optimizes heat extraction efficiency, explores innovative wellbore configurations, uses </w:t>
      </w:r>
      <w:r w:rsidRPr="004272E2">
        <w:rPr>
          <w:lang w:val="en-US"/>
        </w:rPr>
        <w:t>CO</w:t>
      </w:r>
      <w:r w:rsidRPr="004272E2">
        <w:rPr>
          <w:vertAlign w:val="subscript"/>
          <w:lang w:val="en-US"/>
        </w:rPr>
        <w:t>2</w:t>
      </w:r>
      <w:r>
        <w:rPr>
          <w:lang w:val="en-US"/>
        </w:rPr>
        <w:t xml:space="preserve"> as working fluid, and evaluates drilling technologies, providing trajectories for system deployment and guidance for investment pathways of performance targets. </w:t>
      </w:r>
      <w:bookmarkEnd w:id="16"/>
      <w:r w:rsidRPr="2EF0E2D3">
        <w:rPr>
          <w:lang w:val="en-US"/>
        </w:rPr>
        <w:t xml:space="preserve">The cost and AGS technical parameters trajectories are passed to STEM to determine AGS deployment under cost thresholds. </w:t>
      </w:r>
      <w:r>
        <w:rPr>
          <w:lang w:val="en-US"/>
        </w:rPr>
        <w:t>Second, no (comprehensive)</w:t>
      </w:r>
      <w:r>
        <w:rPr>
          <w:szCs w:val="20"/>
          <w:lang w:val="en-US"/>
        </w:rPr>
        <w:t xml:space="preserve"> LCA of AGS electricity exists. Our prospective LCA quantifies </w:t>
      </w:r>
      <w:r w:rsidRPr="00CA7B0F">
        <w:rPr>
          <w:szCs w:val="20"/>
          <w:lang w:val="en-US"/>
        </w:rPr>
        <w:t xml:space="preserve">multicriteria environmental </w:t>
      </w:r>
      <w:r>
        <w:rPr>
          <w:szCs w:val="20"/>
          <w:lang w:val="en-US"/>
        </w:rPr>
        <w:t>impacts of AGS, which are integrated with STEM to assess system-level effects. Third, while energy system models can assess net-zero scenarios, AGS performance data and operational constraints have not been systematically integrated. Here, STEM is used to bring in</w:t>
      </w:r>
      <w:r w:rsidRPr="00CA7B0F">
        <w:rPr>
          <w:szCs w:val="20"/>
          <w:lang w:val="en-US"/>
        </w:rPr>
        <w:t xml:space="preserve"> a technology</w:t>
      </w:r>
      <w:r w:rsidRPr="00354DA7">
        <w:rPr>
          <w:szCs w:val="20"/>
          <w:lang w:val="en-US"/>
        </w:rPr>
        <w:t>-</w:t>
      </w:r>
      <w:r w:rsidRPr="00CA7B0F">
        <w:rPr>
          <w:szCs w:val="20"/>
          <w:lang w:val="en-US"/>
        </w:rPr>
        <w:t xml:space="preserve">rich, bottom-up </w:t>
      </w:r>
      <w:r w:rsidRPr="00354DA7">
        <w:rPr>
          <w:szCs w:val="20"/>
          <w:lang w:val="en-US"/>
        </w:rPr>
        <w:t xml:space="preserve">energy system </w:t>
      </w:r>
      <w:r w:rsidRPr="00CA7B0F">
        <w:rPr>
          <w:szCs w:val="20"/>
          <w:lang w:val="en-US"/>
        </w:rPr>
        <w:t xml:space="preserve">model </w:t>
      </w:r>
      <w:r w:rsidRPr="00354DA7">
        <w:rPr>
          <w:szCs w:val="20"/>
          <w:lang w:val="en-US"/>
        </w:rPr>
        <w:t>that</w:t>
      </w:r>
      <w:r w:rsidRPr="00CA7B0F">
        <w:rPr>
          <w:szCs w:val="20"/>
          <w:lang w:val="en-US"/>
        </w:rPr>
        <w:t xml:space="preserve"> uses linear</w:t>
      </w:r>
      <w:r w:rsidRPr="00354DA7">
        <w:rPr>
          <w:szCs w:val="20"/>
          <w:lang w:val="en-US"/>
        </w:rPr>
        <w:t xml:space="preserve"> </w:t>
      </w:r>
      <w:r w:rsidRPr="00CA7B0F">
        <w:rPr>
          <w:szCs w:val="20"/>
          <w:lang w:val="en-US"/>
        </w:rPr>
        <w:t xml:space="preserve">programming to </w:t>
      </w:r>
      <w:r w:rsidRPr="00354DA7">
        <w:rPr>
          <w:szCs w:val="20"/>
          <w:lang w:val="en-US"/>
        </w:rPr>
        <w:t xml:space="preserve">identify </w:t>
      </w:r>
      <w:r w:rsidRPr="00CA7B0F">
        <w:rPr>
          <w:szCs w:val="20"/>
          <w:lang w:val="en-US"/>
        </w:rPr>
        <w:t xml:space="preserve">least-cost </w:t>
      </w:r>
      <w:r w:rsidRPr="00354DA7">
        <w:rPr>
          <w:szCs w:val="20"/>
          <w:lang w:val="en-US"/>
        </w:rPr>
        <w:t>solutions</w:t>
      </w:r>
      <w:r>
        <w:rPr>
          <w:szCs w:val="20"/>
          <w:lang w:val="en-US"/>
        </w:rPr>
        <w:t xml:space="preserve"> tailored for the Swiss context. W</w:t>
      </w:r>
      <w:r w:rsidRPr="00DB514C">
        <w:rPr>
          <w:szCs w:val="20"/>
          <w:lang w:val="en-US"/>
        </w:rPr>
        <w:t xml:space="preserve">e integrate AGS into STEM and conduct a systematic parametric assessment to benchmark its potential role in achieving a net-zero energy transition. </w:t>
      </w:r>
      <w:r>
        <w:rPr>
          <w:szCs w:val="20"/>
          <w:lang w:val="en-US"/>
        </w:rPr>
        <w:t xml:space="preserve">To our knowledge, </w:t>
      </w:r>
      <w:r w:rsidRPr="00E37277">
        <w:rPr>
          <w:szCs w:val="20"/>
          <w:lang w:val="en-US"/>
        </w:rPr>
        <w:t>no comprehensive framewor</w:t>
      </w:r>
      <w:r>
        <w:rPr>
          <w:szCs w:val="20"/>
          <w:lang w:val="en-US"/>
        </w:rPr>
        <w:t>k</w:t>
      </w:r>
      <w:r>
        <w:rPr>
          <w:b/>
          <w:bCs/>
          <w:szCs w:val="20"/>
          <w:lang w:val="en-US"/>
        </w:rPr>
        <w:t xml:space="preserve"> </w:t>
      </w:r>
      <w:r>
        <w:rPr>
          <w:szCs w:val="20"/>
          <w:lang w:val="en-US"/>
        </w:rPr>
        <w:t>integrates TEA and LCA consistently into an energy systems model to evaluate AGS both at technology and system levels.</w:t>
      </w:r>
    </w:p>
    <w:p w14:paraId="17FEA707" w14:textId="77777777" w:rsidR="0012503B" w:rsidRDefault="0012503B" w:rsidP="00E37277">
      <w:pPr>
        <w:jc w:val="both"/>
        <w:rPr>
          <w:lang w:val="en-US"/>
        </w:rPr>
      </w:pPr>
    </w:p>
    <w:p w14:paraId="5EF2C914" w14:textId="42B6BF75" w:rsidR="001C5A41" w:rsidRDefault="00502CC0" w:rsidP="00E37277">
      <w:pPr>
        <w:keepNext/>
        <w:jc w:val="both"/>
      </w:pPr>
      <w:r>
        <w:rPr>
          <w:noProof/>
          <w14:ligatures w14:val="standardContextual"/>
        </w:rPr>
        <w:lastRenderedPageBreak/>
        <w:drawing>
          <wp:inline distT="0" distB="0" distL="0" distR="0" wp14:anchorId="7B065FBF" wp14:editId="5C5FC45A">
            <wp:extent cx="4638675" cy="4504706"/>
            <wp:effectExtent l="0" t="0" r="0" b="0"/>
            <wp:docPr id="14783643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45831" cy="4511655"/>
                    </a:xfrm>
                    <a:prstGeom prst="rect">
                      <a:avLst/>
                    </a:prstGeom>
                    <a:noFill/>
                    <a:ln>
                      <a:noFill/>
                    </a:ln>
                  </pic:spPr>
                </pic:pic>
              </a:graphicData>
            </a:graphic>
          </wp:inline>
        </w:drawing>
      </w:r>
    </w:p>
    <w:p w14:paraId="2318E6A6" w14:textId="50FD5E19" w:rsidR="001C5A41" w:rsidRDefault="001C5A41" w:rsidP="00E37277">
      <w:pPr>
        <w:pStyle w:val="Caption"/>
        <w:jc w:val="both"/>
        <w:rPr>
          <w:lang w:val="en-US"/>
        </w:rPr>
      </w:pPr>
      <w:bookmarkStart w:id="17" w:name="_Ref194576360"/>
      <w:r w:rsidRPr="007E3329">
        <w:rPr>
          <w:lang w:val="en-US"/>
        </w:rPr>
        <w:t xml:space="preserve">Figure </w:t>
      </w:r>
      <w:r>
        <w:rPr>
          <w:lang w:val="en-US"/>
        </w:rPr>
        <w:fldChar w:fldCharType="begin"/>
      </w:r>
      <w:r>
        <w:rPr>
          <w:lang w:val="en-US"/>
        </w:rPr>
        <w:instrText xml:space="preserve"> SEQ Figure \* ARABIC </w:instrText>
      </w:r>
      <w:r>
        <w:rPr>
          <w:lang w:val="en-US"/>
        </w:rPr>
        <w:fldChar w:fldCharType="separate"/>
      </w:r>
      <w:r w:rsidR="004C2288">
        <w:rPr>
          <w:noProof/>
          <w:lang w:val="en-US"/>
        </w:rPr>
        <w:t>1</w:t>
      </w:r>
      <w:r>
        <w:rPr>
          <w:lang w:val="en-US"/>
        </w:rPr>
        <w:fldChar w:fldCharType="end"/>
      </w:r>
      <w:bookmarkEnd w:id="17"/>
      <w:r w:rsidRPr="007E3329">
        <w:rPr>
          <w:lang w:val="en-US"/>
        </w:rPr>
        <w:t xml:space="preserve">: </w:t>
      </w:r>
      <w:r w:rsidR="00D9404E" w:rsidRPr="007E3329">
        <w:rPr>
          <w:lang w:val="en-US"/>
        </w:rPr>
        <w:t>Modelling structure for the</w:t>
      </w:r>
      <w:r w:rsidR="00213356">
        <w:rPr>
          <w:lang w:val="en-US"/>
        </w:rPr>
        <w:t xml:space="preserve"> comprehensive</w:t>
      </w:r>
      <w:r w:rsidR="00D9404E" w:rsidRPr="007E3329">
        <w:rPr>
          <w:lang w:val="en-US"/>
        </w:rPr>
        <w:t xml:space="preserve"> technological and systems </w:t>
      </w:r>
      <w:r w:rsidR="00E217E0">
        <w:rPr>
          <w:lang w:val="en-US"/>
        </w:rPr>
        <w:t>assessment</w:t>
      </w:r>
      <w:r w:rsidR="00D9404E" w:rsidRPr="007E3329">
        <w:rPr>
          <w:lang w:val="en-US"/>
        </w:rPr>
        <w:t xml:space="preserve"> for AGS plants.</w:t>
      </w:r>
      <w:r w:rsidR="00E217E0">
        <w:rPr>
          <w:lang w:val="en-US"/>
        </w:rPr>
        <w:t xml:space="preserve"> </w:t>
      </w:r>
      <w:r w:rsidR="00D9404E" w:rsidRPr="007E3329">
        <w:rPr>
          <w:lang w:val="en-US"/>
        </w:rPr>
        <w:t>TEA and LCA are performed on a technology level first</w:t>
      </w:r>
      <w:r w:rsidR="00213356">
        <w:rPr>
          <w:lang w:val="en-US"/>
        </w:rPr>
        <w:t xml:space="preserve">, and the results are </w:t>
      </w:r>
      <w:r w:rsidR="00D9404E" w:rsidRPr="007E3329">
        <w:rPr>
          <w:lang w:val="en-US"/>
        </w:rPr>
        <w:t>then integrated into a system perspective with STEM and LCA.</w:t>
      </w:r>
    </w:p>
    <w:p w14:paraId="5086CE99" w14:textId="3B8D6656" w:rsidR="00402DFB" w:rsidRDefault="00402DFB">
      <w:pPr>
        <w:spacing w:after="0" w:line="240" w:lineRule="auto"/>
        <w:rPr>
          <w:rFonts w:eastAsiaTheme="majorEastAsia" w:cstheme="majorBidi"/>
          <w:color w:val="0F4761" w:themeColor="accent1" w:themeShade="BF"/>
          <w:sz w:val="24"/>
          <w:szCs w:val="32"/>
          <w:lang w:val="en-US"/>
        </w:rPr>
      </w:pPr>
      <w:bookmarkStart w:id="18" w:name="_Toc195006627"/>
      <w:bookmarkStart w:id="19" w:name="_Toc197338592"/>
      <w:bookmarkStart w:id="20" w:name="_Ref199233292"/>
      <w:bookmarkStart w:id="21" w:name="_Ref201040015"/>
      <w:bookmarkStart w:id="22" w:name="_Ref205891417"/>
      <w:bookmarkStart w:id="23" w:name="_Toc205896222"/>
      <w:bookmarkStart w:id="24" w:name="_Ref206685279"/>
      <w:bookmarkStart w:id="25" w:name="_Toc214891547"/>
    </w:p>
    <w:p w14:paraId="0D5534BE" w14:textId="44D23D4F" w:rsidR="001C5A41" w:rsidRPr="00C9301C" w:rsidRDefault="00394B97" w:rsidP="00AB1906">
      <w:pPr>
        <w:pStyle w:val="Heading2"/>
        <w:rPr>
          <w:lang w:val="en-US"/>
        </w:rPr>
      </w:pPr>
      <w:r w:rsidRPr="7AE9BC11">
        <w:rPr>
          <w:lang w:val="en-US"/>
        </w:rPr>
        <w:t xml:space="preserve">Technology and cost model: </w:t>
      </w:r>
      <w:r w:rsidR="001C5A41" w:rsidRPr="7AE9BC11">
        <w:rPr>
          <w:lang w:val="en-US"/>
        </w:rPr>
        <w:t>Techno-economic analysis (TEA)</w:t>
      </w:r>
      <w:bookmarkEnd w:id="18"/>
      <w:bookmarkEnd w:id="19"/>
      <w:bookmarkEnd w:id="20"/>
      <w:bookmarkEnd w:id="21"/>
      <w:bookmarkEnd w:id="22"/>
      <w:bookmarkEnd w:id="23"/>
      <w:bookmarkEnd w:id="24"/>
      <w:bookmarkEnd w:id="25"/>
    </w:p>
    <w:p w14:paraId="16AD5DBE" w14:textId="076F9E0A" w:rsidR="001E51F2" w:rsidRDefault="001E51F2" w:rsidP="001E51F2">
      <w:pPr>
        <w:jc w:val="both"/>
        <w:rPr>
          <w:lang w:val="en-US"/>
        </w:rPr>
      </w:pPr>
      <w:r>
        <w:rPr>
          <w:lang w:val="en-US"/>
        </w:rPr>
        <w:t xml:space="preserve">The </w:t>
      </w:r>
      <w:r w:rsidRPr="00456F8F">
        <w:rPr>
          <w:lang w:val="en-US"/>
        </w:rPr>
        <w:t>TEA of AG</w:t>
      </w:r>
      <w:r>
        <w:rPr>
          <w:lang w:val="en-US"/>
        </w:rPr>
        <w:t>S is implemented in our</w:t>
      </w:r>
      <w:r w:rsidRPr="00456F8F">
        <w:rPr>
          <w:lang w:val="en-US"/>
        </w:rPr>
        <w:t xml:space="preserve"> in-house </w:t>
      </w:r>
      <w:r>
        <w:rPr>
          <w:lang w:val="en-US"/>
        </w:rPr>
        <w:t>TANGO (T</w:t>
      </w:r>
      <w:r w:rsidRPr="00456F8F">
        <w:rPr>
          <w:lang w:val="en-US"/>
        </w:rPr>
        <w:t>echno-Economic analysis of geothermal power</w:t>
      </w:r>
      <w:r>
        <w:rPr>
          <w:lang w:val="en-US"/>
        </w:rPr>
        <w:t>)</w:t>
      </w:r>
      <w:r w:rsidRPr="00456F8F">
        <w:rPr>
          <w:lang w:val="en-US"/>
        </w:rPr>
        <w:t xml:space="preserve"> simulator </w:t>
      </w:r>
      <w:sdt>
        <w:sdtPr>
          <w:rPr>
            <w:color w:val="000000"/>
            <w:lang w:val="en-US"/>
          </w:rPr>
          <w:tag w:val="MENDELEY_CITATION_v3_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"/>
          <w:id w:val="2089039903"/>
          <w:placeholder>
            <w:docPart w:val="0BFAD21DB298480DB1870DA0ADA45BD5"/>
          </w:placeholder>
        </w:sdtPr>
        <w:sdtContent>
          <w:r w:rsidR="00FB440E" w:rsidRPr="00FB440E">
            <w:rPr>
              <w:color w:val="000000"/>
              <w:lang w:val="en-US"/>
            </w:rPr>
            <w:t>[27]</w:t>
          </w:r>
        </w:sdtContent>
      </w:sdt>
      <w:r>
        <w:rPr>
          <w:lang w:val="en-US"/>
        </w:rPr>
        <w:t xml:space="preserve">, featuring a </w:t>
      </w:r>
      <w:r w:rsidRPr="00AD1C06">
        <w:rPr>
          <w:lang w:val="en-US"/>
        </w:rPr>
        <w:t>modular</w:t>
      </w:r>
      <w:r w:rsidR="000D1763">
        <w:rPr>
          <w:lang w:val="en-US"/>
        </w:rPr>
        <w:t xml:space="preserve"> </w:t>
      </w:r>
      <w:r w:rsidRPr="00AD1C06">
        <w:rPr>
          <w:lang w:val="en-US"/>
        </w:rPr>
        <w:t xml:space="preserve">architecture </w:t>
      </w:r>
      <w:r>
        <w:rPr>
          <w:lang w:val="en-US"/>
        </w:rPr>
        <w:t>that</w:t>
      </w:r>
      <w:r w:rsidRPr="00AD1C06">
        <w:rPr>
          <w:lang w:val="en-US"/>
        </w:rPr>
        <w:t xml:space="preserve"> </w:t>
      </w:r>
      <w:r>
        <w:rPr>
          <w:lang w:val="en-US"/>
        </w:rPr>
        <w:t>captures complex interactions among AGS parameters.</w:t>
      </w:r>
      <w:r w:rsidRPr="00456F8F">
        <w:rPr>
          <w:lang w:val="en-US"/>
        </w:rPr>
        <w:t xml:space="preserve"> </w:t>
      </w:r>
      <w:r>
        <w:rPr>
          <w:lang w:val="en-US"/>
        </w:rPr>
        <w:t xml:space="preserve">It integrates </w:t>
      </w:r>
      <w:r w:rsidRPr="00456F8F">
        <w:rPr>
          <w:lang w:val="en-US"/>
        </w:rPr>
        <w:t xml:space="preserve">(1) </w:t>
      </w:r>
      <w:r>
        <w:rPr>
          <w:lang w:val="en-US"/>
        </w:rPr>
        <w:t xml:space="preserve">a </w:t>
      </w:r>
      <w:r>
        <w:rPr>
          <w:i/>
          <w:iCs/>
          <w:lang w:val="en-US"/>
        </w:rPr>
        <w:t>re</w:t>
      </w:r>
      <w:r w:rsidRPr="009E782B">
        <w:rPr>
          <w:i/>
          <w:iCs/>
          <w:lang w:val="en-US"/>
        </w:rPr>
        <w:t>servoir model</w:t>
      </w:r>
      <w:r w:rsidRPr="00456F8F">
        <w:rPr>
          <w:lang w:val="en-US"/>
        </w:rPr>
        <w:t xml:space="preserve"> </w:t>
      </w:r>
      <w:r>
        <w:rPr>
          <w:lang w:val="en-US"/>
        </w:rPr>
        <w:t>for</w:t>
      </w:r>
      <w:r w:rsidRPr="00456F8F">
        <w:rPr>
          <w:lang w:val="en-US"/>
        </w:rPr>
        <w:t xml:space="preserve"> working fluid energy and pressure </w:t>
      </w:r>
      <w:r>
        <w:rPr>
          <w:lang w:val="en-US"/>
        </w:rPr>
        <w:t>evolution;</w:t>
      </w:r>
      <w:r w:rsidRPr="00456F8F">
        <w:rPr>
          <w:lang w:val="en-US"/>
        </w:rPr>
        <w:t xml:space="preserve"> (2) </w:t>
      </w:r>
      <w:r>
        <w:rPr>
          <w:lang w:val="en-US"/>
        </w:rPr>
        <w:lastRenderedPageBreak/>
        <w:t xml:space="preserve">wellbore fluid dynamics; </w:t>
      </w:r>
      <w:r w:rsidRPr="00456F8F">
        <w:rPr>
          <w:lang w:val="en-US"/>
        </w:rPr>
        <w:t xml:space="preserve">(3) a </w:t>
      </w:r>
      <w:r w:rsidRPr="009E782B">
        <w:rPr>
          <w:i/>
          <w:iCs/>
          <w:lang w:val="en-US"/>
        </w:rPr>
        <w:t>thermodynamic power cycle model</w:t>
      </w:r>
      <w:r>
        <w:rPr>
          <w:lang w:val="en-US"/>
        </w:rPr>
        <w:t>;</w:t>
      </w:r>
      <w:r w:rsidRPr="00456F8F">
        <w:rPr>
          <w:lang w:val="en-US"/>
        </w:rPr>
        <w:t xml:space="preserve"> </w:t>
      </w:r>
      <w:r>
        <w:rPr>
          <w:lang w:val="en-US"/>
        </w:rPr>
        <w:t xml:space="preserve">and </w:t>
      </w:r>
      <w:r w:rsidRPr="00456F8F">
        <w:rPr>
          <w:lang w:val="en-US"/>
        </w:rPr>
        <w:t xml:space="preserve">(4) a </w:t>
      </w:r>
      <w:r>
        <w:rPr>
          <w:lang w:val="en-US"/>
        </w:rPr>
        <w:t xml:space="preserve">capital expenditure </w:t>
      </w:r>
      <w:r w:rsidRPr="009E782B">
        <w:rPr>
          <w:i/>
          <w:iCs/>
          <w:lang w:val="en-US"/>
        </w:rPr>
        <w:t>cost model</w:t>
      </w:r>
      <w:r w:rsidRPr="00456F8F">
        <w:rPr>
          <w:lang w:val="en-US"/>
        </w:rPr>
        <w:t xml:space="preserve"> </w:t>
      </w:r>
      <w:sdt>
        <w:sdtPr>
          <w:rPr>
            <w:color w:val="000000"/>
            <w:lang w:val="en-US"/>
          </w:rPr>
          <w:tag w:val="MENDELEY_CITATION_v3_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"/>
          <w:id w:val="1715306693"/>
          <w:placeholder>
            <w:docPart w:val="4F3E9C7799DB4AB6A69039983359F976"/>
          </w:placeholder>
        </w:sdtPr>
        <w:sdtContent>
          <w:r w:rsidR="00FB440E" w:rsidRPr="00FB440E">
            <w:rPr>
              <w:color w:val="000000"/>
              <w:lang w:val="en-US"/>
            </w:rPr>
            <w:t>[28]</w:t>
          </w:r>
        </w:sdtContent>
      </w:sdt>
      <w:r w:rsidRPr="00456F8F">
        <w:rPr>
          <w:lang w:val="en-US"/>
        </w:rPr>
        <w:t>.</w:t>
      </w:r>
      <w:r w:rsidR="00850C67">
        <w:rPr>
          <w:lang w:val="en-US"/>
        </w:rPr>
        <w:t xml:space="preserve"> T</w:t>
      </w:r>
      <w:r w:rsidRPr="196E7106">
        <w:rPr>
          <w:lang w:val="en-US"/>
        </w:rPr>
        <w:t xml:space="preserve">he </w:t>
      </w:r>
      <w:r w:rsidRPr="00B82029">
        <w:rPr>
          <w:iCs/>
          <w:lang w:val="en-US"/>
        </w:rPr>
        <w:t>reservoir simulator</w:t>
      </w:r>
      <w:r w:rsidRPr="196E7106">
        <w:rPr>
          <w:lang w:val="en-US"/>
        </w:rPr>
        <w:t xml:space="preserve"> </w:t>
      </w:r>
      <w:r>
        <w:rPr>
          <w:lang w:val="en-US"/>
        </w:rPr>
        <w:t>captures</w:t>
      </w:r>
      <w:r w:rsidRPr="196E7106">
        <w:rPr>
          <w:lang w:val="en-US"/>
        </w:rPr>
        <w:t xml:space="preserve"> </w:t>
      </w:r>
      <w:r w:rsidR="000E618E">
        <w:rPr>
          <w:lang w:val="en-US"/>
        </w:rPr>
        <w:t>heat transfer and fluid flow interactions</w:t>
      </w:r>
      <w:r w:rsidRPr="196E7106">
        <w:rPr>
          <w:lang w:val="en-US"/>
        </w:rPr>
        <w:t xml:space="preserve"> within the </w:t>
      </w:r>
      <w:r>
        <w:rPr>
          <w:lang w:val="en-US"/>
        </w:rPr>
        <w:t>geological reservoir</w:t>
      </w:r>
      <w:r w:rsidR="000E618E">
        <w:rPr>
          <w:lang w:val="en-US"/>
        </w:rPr>
        <w:t>.</w:t>
      </w:r>
      <w:r w:rsidRPr="196E7106">
        <w:rPr>
          <w:lang w:val="en-US"/>
        </w:rPr>
        <w:t xml:space="preserve"> </w:t>
      </w:r>
      <w:r>
        <w:rPr>
          <w:lang w:val="en-US"/>
        </w:rPr>
        <w:t>T</w:t>
      </w:r>
      <w:r w:rsidRPr="196E7106">
        <w:rPr>
          <w:lang w:val="en-US"/>
        </w:rPr>
        <w:t xml:space="preserve">he </w:t>
      </w:r>
      <w:r w:rsidRPr="196E7106">
        <w:rPr>
          <w:i/>
          <w:lang w:val="en-US"/>
        </w:rPr>
        <w:t>surface plant</w:t>
      </w:r>
      <w:r w:rsidRPr="196E7106">
        <w:rPr>
          <w:lang w:val="en-US"/>
        </w:rPr>
        <w:t xml:space="preserve"> simulator</w:t>
      </w:r>
      <w:r>
        <w:rPr>
          <w:lang w:val="en-US"/>
        </w:rPr>
        <w:t xml:space="preserve"> designs and </w:t>
      </w:r>
      <w:r w:rsidRPr="196E7106">
        <w:rPr>
          <w:lang w:val="en-US"/>
        </w:rPr>
        <w:t>evaluat</w:t>
      </w:r>
      <w:r>
        <w:rPr>
          <w:lang w:val="en-US"/>
        </w:rPr>
        <w:t>es</w:t>
      </w:r>
      <w:r w:rsidRPr="196E7106">
        <w:rPr>
          <w:lang w:val="en-US"/>
        </w:rPr>
        <w:t xml:space="preserve"> power conversion, including net output, turbine and heat exchanger design, and auxiliary components. At the highest level, the AGS optimizer implements a </w:t>
      </w:r>
      <w:r w:rsidRPr="196E7106">
        <w:rPr>
          <w:i/>
          <w:lang w:val="en-US"/>
        </w:rPr>
        <w:t xml:space="preserve">hybrid optimization </w:t>
      </w:r>
      <w:r w:rsidRPr="196E7106">
        <w:rPr>
          <w:lang w:val="en-US"/>
        </w:rPr>
        <w:t>combi</w:t>
      </w:r>
      <w:r>
        <w:rPr>
          <w:lang w:val="en-US"/>
        </w:rPr>
        <w:t>ning</w:t>
      </w:r>
      <w:r w:rsidRPr="196E7106">
        <w:rPr>
          <w:lang w:val="en-US"/>
        </w:rPr>
        <w:t xml:space="preserve"> grid search </w:t>
      </w:r>
      <w:r>
        <w:rPr>
          <w:lang w:val="en-US"/>
        </w:rPr>
        <w:t xml:space="preserve">and </w:t>
      </w:r>
      <w:r w:rsidRPr="196E7106">
        <w:rPr>
          <w:lang w:val="en-US"/>
        </w:rPr>
        <w:t xml:space="preserve">constrained nonlinear </w:t>
      </w:r>
      <w:r>
        <w:rPr>
          <w:lang w:val="en-US"/>
        </w:rPr>
        <w:t>solvers</w:t>
      </w:r>
      <w:r w:rsidRPr="196E7106">
        <w:rPr>
          <w:lang w:val="en-US"/>
        </w:rPr>
        <w:t xml:space="preserve"> </w:t>
      </w:r>
      <w:sdt>
        <w:sdtPr>
          <w:rPr>
            <w:color w:val="000000"/>
            <w:lang w:val="en-US"/>
          </w:rPr>
          <w:tag w:val="MENDELEY_CITATION_v3_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"/>
          <w:id w:val="-1114901803"/>
          <w:placeholder>
            <w:docPart w:val="4CBF0D846435419EBD199369D27B07D5"/>
          </w:placeholder>
        </w:sdtPr>
        <w:sdtContent>
          <w:r w:rsidR="00FB440E" w:rsidRPr="00FB440E">
            <w:rPr>
              <w:rFonts w:eastAsia="Times New Roman"/>
              <w:color w:val="000000"/>
              <w:lang w:val="en-US"/>
            </w:rPr>
            <w:t>[29]</w:t>
          </w:r>
        </w:sdtContent>
      </w:sdt>
      <w:r w:rsidRPr="196E7106">
        <w:rPr>
          <w:lang w:val="en-US"/>
        </w:rPr>
        <w:t xml:space="preserve">. </w:t>
      </w:r>
    </w:p>
    <w:p w14:paraId="3A340EE1" w14:textId="06785147" w:rsidR="001E51F2" w:rsidRDefault="001E51F2" w:rsidP="001E51F2">
      <w:pPr>
        <w:jc w:val="both"/>
        <w:rPr>
          <w:lang w:val="en-US"/>
        </w:rPr>
      </w:pPr>
      <w:r w:rsidRPr="00FE0249">
        <w:rPr>
          <w:lang w:val="en-US"/>
        </w:rPr>
        <w:t xml:space="preserve">AGS </w:t>
      </w:r>
      <w:r>
        <w:rPr>
          <w:lang w:val="en-US"/>
        </w:rPr>
        <w:t xml:space="preserve">employs </w:t>
      </w:r>
      <w:r w:rsidRPr="00FE0249">
        <w:rPr>
          <w:lang w:val="en-US"/>
        </w:rPr>
        <w:t>closed-loop configuration</w:t>
      </w:r>
      <w:r>
        <w:rPr>
          <w:lang w:val="en-US"/>
        </w:rPr>
        <w:t>s</w:t>
      </w:r>
      <w:r w:rsidRPr="00FE0249">
        <w:rPr>
          <w:lang w:val="en-US"/>
        </w:rPr>
        <w:t xml:space="preserve"> relying on conductive heat transfer</w:t>
      </w:r>
      <w:r>
        <w:rPr>
          <w:lang w:val="en-US"/>
        </w:rPr>
        <w:t xml:space="preserve">, </w:t>
      </w:r>
      <w:r w:rsidR="00CE62EA">
        <w:rPr>
          <w:lang w:val="en-US"/>
        </w:rPr>
        <w:t>replacing the</w:t>
      </w:r>
      <w:r w:rsidRPr="00FE0249">
        <w:rPr>
          <w:lang w:val="en-US"/>
        </w:rPr>
        <w:t xml:space="preserve"> traditional reservoir module </w:t>
      </w:r>
      <w:r>
        <w:rPr>
          <w:lang w:val="en-US"/>
        </w:rPr>
        <w:t>by</w:t>
      </w:r>
      <w:r w:rsidRPr="00FE0249">
        <w:rPr>
          <w:lang w:val="en-US"/>
        </w:rPr>
        <w:t xml:space="preserve"> a conduction-based model</w:t>
      </w:r>
      <w:r>
        <w:rPr>
          <w:lang w:val="en-US"/>
        </w:rPr>
        <w:t xml:space="preserve"> </w:t>
      </w:r>
      <w:r w:rsidR="00BA65FF">
        <w:rPr>
          <w:lang w:val="en-US"/>
        </w:rPr>
        <w:t>that simulates</w:t>
      </w:r>
      <w:r>
        <w:rPr>
          <w:lang w:val="en-US"/>
        </w:rPr>
        <w:t xml:space="preserve"> subsurface </w:t>
      </w:r>
      <w:r w:rsidRPr="00FE0249">
        <w:rPr>
          <w:lang w:val="en-US"/>
        </w:rPr>
        <w:t>temperature distribution, thermal depletion, and heat extraction potential over extended operational periods</w:t>
      </w:r>
      <w:r w:rsidR="009965B4">
        <w:rPr>
          <w:lang w:val="en-US"/>
        </w:rPr>
        <w:t xml:space="preserve"> </w:t>
      </w:r>
      <w:sdt>
        <w:sdtPr>
          <w:rPr>
            <w:color w:val="000000"/>
            <w:lang w:val="en-US"/>
          </w:rPr>
          <w:tag w:val="MENDELEY_CITATION_v3_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"/>
          <w:id w:val="-2072417957"/>
          <w:placeholder>
            <w:docPart w:val="B71316859A7D4232A7CF6CBDD7B91812"/>
          </w:placeholder>
        </w:sdtPr>
        <w:sdtContent>
          <w:r w:rsidR="00FB440E" w:rsidRPr="00FB440E">
            <w:rPr>
              <w:color w:val="000000"/>
              <w:lang w:val="en-US"/>
            </w:rPr>
            <w:t>[30]</w:t>
          </w:r>
        </w:sdtContent>
      </w:sdt>
      <w:r w:rsidRPr="00FE0249">
        <w:rPr>
          <w:lang w:val="en-US"/>
        </w:rPr>
        <w:t xml:space="preserve">. </w:t>
      </w:r>
      <w:r w:rsidR="00E317A4">
        <w:rPr>
          <w:lang w:val="en-US"/>
        </w:rPr>
        <w:t>High-resolu</w:t>
      </w:r>
      <w:r w:rsidR="00521BF6">
        <w:rPr>
          <w:lang w:val="en-US"/>
        </w:rPr>
        <w:t xml:space="preserve">tion </w:t>
      </w:r>
      <w:r w:rsidRPr="002140C6">
        <w:rPr>
          <w:lang w:val="en-US"/>
        </w:rPr>
        <w:t xml:space="preserve">subsurface </w:t>
      </w:r>
      <w:r>
        <w:rPr>
          <w:lang w:val="en-US"/>
        </w:rPr>
        <w:t>geology</w:t>
      </w:r>
      <w:r w:rsidRPr="002140C6">
        <w:rPr>
          <w:lang w:val="en-US"/>
        </w:rPr>
        <w:t xml:space="preserve"> </w:t>
      </w:r>
      <w:r w:rsidR="00521BF6">
        <w:rPr>
          <w:lang w:val="en-US"/>
        </w:rPr>
        <w:t xml:space="preserve">is integrated </w:t>
      </w:r>
      <w:r w:rsidRPr="002140C6">
        <w:rPr>
          <w:lang w:val="en-US"/>
        </w:rPr>
        <w:t>with surface infrastructure constraints, notably the spatial mapping of high-voltage electrical nodes from the NEXUS-E database</w:t>
      </w:r>
      <w:r>
        <w:rPr>
          <w:lang w:val="en-US"/>
        </w:rPr>
        <w:t xml:space="preserve"> </w:t>
      </w:r>
      <w:sdt>
        <w:sdtPr>
          <w:rPr>
            <w:color w:val="000000"/>
            <w:lang w:val="en-US"/>
          </w:rPr>
          <w:tag w:val="MENDELEY_CITATION_v3_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"/>
          <w:id w:val="-327294076"/>
          <w:placeholder>
            <w:docPart w:val="979CADDC818D41B8B94C9E0FB905CF59"/>
          </w:placeholder>
        </w:sdtPr>
        <w:sdtContent>
          <w:r w:rsidR="00FB440E" w:rsidRPr="00FB440E">
            <w:rPr>
              <w:color w:val="000000"/>
              <w:lang w:val="en-US"/>
            </w:rPr>
            <w:t>[31]</w:t>
          </w:r>
        </w:sdtContent>
      </w:sdt>
      <w:r w:rsidR="00E3737B">
        <w:rPr>
          <w:color w:val="000000"/>
          <w:lang w:val="en-US"/>
        </w:rPr>
        <w:t>, enabling</w:t>
      </w:r>
      <w:r w:rsidRPr="002140C6">
        <w:rPr>
          <w:lang w:val="en-US"/>
        </w:rPr>
        <w:t xml:space="preserve"> identif</w:t>
      </w:r>
      <w:r w:rsidR="001E2F40">
        <w:rPr>
          <w:lang w:val="en-US"/>
        </w:rPr>
        <w:t>ication of</w:t>
      </w:r>
      <w:r w:rsidRPr="002140C6">
        <w:rPr>
          <w:lang w:val="en-US"/>
        </w:rPr>
        <w:t xml:space="preserve"> optimal AGS plant locations</w:t>
      </w:r>
      <w:r w:rsidR="00C8484E">
        <w:rPr>
          <w:lang w:val="en-US"/>
        </w:rPr>
        <w:t xml:space="preserve">, </w:t>
      </w:r>
      <w:r w:rsidRPr="002140C6">
        <w:rPr>
          <w:lang w:val="en-US"/>
        </w:rPr>
        <w:t>grid connection points</w:t>
      </w:r>
      <w:r w:rsidR="00493A87">
        <w:rPr>
          <w:lang w:val="en-US"/>
        </w:rPr>
        <w:t xml:space="preserve">, and </w:t>
      </w:r>
      <w:r w:rsidRPr="002140C6">
        <w:rPr>
          <w:lang w:val="en-US"/>
        </w:rPr>
        <w:t>estimation of power capacity and construction costs for each geographical polygon</w:t>
      </w:r>
      <w:r w:rsidR="00493A87">
        <w:rPr>
          <w:lang w:val="en-US"/>
        </w:rPr>
        <w:t>.</w:t>
      </w:r>
    </w:p>
    <w:p w14:paraId="4D4895ED" w14:textId="0409B70E" w:rsidR="001E51F2" w:rsidRDefault="001E51F2" w:rsidP="001E51F2">
      <w:pPr>
        <w:jc w:val="both"/>
        <w:rPr>
          <w:lang w:val="en-US"/>
        </w:rPr>
      </w:pPr>
      <w:r>
        <w:rPr>
          <w:lang w:val="en-US"/>
        </w:rPr>
        <w:t>O</w:t>
      </w:r>
      <w:r w:rsidRPr="196E7106">
        <w:rPr>
          <w:lang w:val="en-US"/>
        </w:rPr>
        <w:t>ptimization</w:t>
      </w:r>
      <w:r w:rsidR="00493A87">
        <w:rPr>
          <w:lang w:val="en-US"/>
        </w:rPr>
        <w:t xml:space="preserve"> </w:t>
      </w:r>
      <w:r>
        <w:rPr>
          <w:lang w:val="en-US"/>
        </w:rPr>
        <w:t>tailored to AGS target</w:t>
      </w:r>
      <w:r w:rsidR="00493A87">
        <w:rPr>
          <w:lang w:val="en-US"/>
        </w:rPr>
        <w:t>s</w:t>
      </w:r>
      <w:r w:rsidRPr="196E7106">
        <w:rPr>
          <w:lang w:val="en-US"/>
        </w:rPr>
        <w:t xml:space="preserve"> </w:t>
      </w:r>
      <w:r>
        <w:rPr>
          <w:lang w:val="en-US"/>
        </w:rPr>
        <w:t xml:space="preserve">maximized performance </w:t>
      </w:r>
      <w:r w:rsidR="00493A87">
        <w:rPr>
          <w:lang w:val="en-US"/>
        </w:rPr>
        <w:t>(</w:t>
      </w:r>
      <w:r>
        <w:rPr>
          <w:lang w:val="en-US"/>
        </w:rPr>
        <w:t>1.2</w:t>
      </w:r>
      <w:r>
        <w:rPr>
          <w:rFonts w:hint="cs"/>
          <w:rtl/>
          <w:lang w:val="en-US"/>
        </w:rPr>
        <w:t xml:space="preserve"> </w:t>
      </w:r>
      <w:r>
        <w:rPr>
          <w:lang w:val="en-US"/>
        </w:rPr>
        <w:t xml:space="preserve">– </w:t>
      </w:r>
      <w:r w:rsidRPr="196E7106">
        <w:rPr>
          <w:lang w:val="en-US"/>
        </w:rPr>
        <w:t xml:space="preserve">1.9 MWe </w:t>
      </w:r>
      <w:r>
        <w:rPr>
          <w:lang w:val="en-US"/>
        </w:rPr>
        <w:t>per plant</w:t>
      </w:r>
      <w:r w:rsidR="00493A87">
        <w:rPr>
          <w:lang w:val="en-US"/>
        </w:rPr>
        <w:t>)</w:t>
      </w:r>
      <w:r>
        <w:rPr>
          <w:lang w:val="en-US"/>
        </w:rPr>
        <w:t xml:space="preserve"> while minimizing capital costs, exploring supercritical </w:t>
      </w:r>
      <w:r w:rsidRPr="00307821">
        <w:rPr>
          <w:lang w:val="en-US"/>
        </w:rPr>
        <w:t>CO</w:t>
      </w:r>
      <w:r w:rsidRPr="00307821">
        <w:rPr>
          <w:vertAlign w:val="subscript"/>
          <w:lang w:val="en-US"/>
        </w:rPr>
        <w:t>2</w:t>
      </w:r>
      <w:r>
        <w:rPr>
          <w:lang w:val="en-US"/>
        </w:rPr>
        <w:t xml:space="preserve"> (s</w:t>
      </w:r>
      <w:r w:rsidRPr="006639D6">
        <w:rPr>
          <w:lang w:val="en-US"/>
        </w:rPr>
        <w:t>CO</w:t>
      </w:r>
      <w:r w:rsidRPr="006639D6">
        <w:rPr>
          <w:vertAlign w:val="subscript"/>
          <w:lang w:val="en-US"/>
        </w:rPr>
        <w:t>2</w:t>
      </w:r>
      <w:r>
        <w:rPr>
          <w:lang w:val="en-US"/>
        </w:rPr>
        <w:t xml:space="preserve">) or water as working fluid. </w:t>
      </w:r>
      <w:r w:rsidR="00D91267">
        <w:rPr>
          <w:lang w:val="en-US"/>
        </w:rPr>
        <w:t xml:space="preserve">Deep and long drilling </w:t>
      </w:r>
      <w:r>
        <w:rPr>
          <w:lang w:val="en-US"/>
        </w:rPr>
        <w:t>dominate</w:t>
      </w:r>
      <w:r w:rsidR="00F7215B">
        <w:rPr>
          <w:lang w:val="en-US"/>
        </w:rPr>
        <w:t>s</w:t>
      </w:r>
      <w:r>
        <w:rPr>
          <w:lang w:val="en-US"/>
        </w:rPr>
        <w:t xml:space="preserve"> costs, accounting for</w:t>
      </w:r>
      <w:r w:rsidRPr="00EB1F0E">
        <w:rPr>
          <w:lang w:val="en-US"/>
        </w:rPr>
        <w:t xml:space="preserve"> 75% of the total project costs and as much as 90% of the capital expenditures in AGS developments</w:t>
      </w:r>
      <w:r>
        <w:rPr>
          <w:lang w:val="en-US"/>
        </w:rPr>
        <w:t xml:space="preserve"> </w:t>
      </w:r>
      <w:sdt>
        <w:sdtPr>
          <w:rPr>
            <w:color w:val="000000"/>
            <w:lang w:val="en-US"/>
          </w:rPr>
          <w:tag w:val="MENDELEY_CITATION_v3_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"/>
          <w:id w:val="1883903166"/>
          <w:placeholder>
            <w:docPart w:val="A15EE9181A794DC9AB8BC65D7E427793"/>
          </w:placeholder>
        </w:sdtPr>
        <w:sdtContent>
          <w:r w:rsidR="00FB440E" w:rsidRPr="00FB440E">
            <w:rPr>
              <w:color w:val="000000"/>
              <w:lang w:val="en-US"/>
            </w:rPr>
            <w:t>[14]</w:t>
          </w:r>
        </w:sdtContent>
      </w:sdt>
      <w:r w:rsidRPr="00EB1F0E">
        <w:rPr>
          <w:lang w:val="en-US"/>
        </w:rPr>
        <w:t xml:space="preserve">. </w:t>
      </w:r>
      <w:r>
        <w:rPr>
          <w:lang w:val="en-US"/>
        </w:rPr>
        <w:t xml:space="preserve">Novel drilling technologies such as Plasma-Pulse Geo-Drilling (PPGD), microwave, and pulsed-laser drilling (see SI for details) could reduce costs and time </w:t>
      </w:r>
      <w:r w:rsidR="00866C2D">
        <w:rPr>
          <w:lang w:val="en-US"/>
        </w:rPr>
        <w:t>(</w:t>
      </w:r>
      <w:sdt>
        <w:sdtPr>
          <w:rPr>
            <w:color w:val="000000"/>
            <w:lang w:val="en-US"/>
          </w:rPr>
          <w:tag w:val="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"/>
          <w:id w:val="-517457527"/>
          <w:placeholder>
            <w:docPart w:val="DED5493FC622476E9F62195194707204"/>
          </w:placeholder>
        </w:sdtPr>
        <w:sdtContent>
          <w:r w:rsidR="00FB440E" w:rsidRPr="00FB440E">
            <w:rPr>
              <w:color w:val="000000"/>
              <w:lang w:val="en-US"/>
            </w:rPr>
            <w:t>[32], [33], [34], [35], [36], [37]</w:t>
          </w:r>
        </w:sdtContent>
      </w:sdt>
      <w:r>
        <w:rPr>
          <w:lang w:val="en-US"/>
        </w:rPr>
        <w:t>). This</w:t>
      </w:r>
      <w:r w:rsidRPr="001A0C08">
        <w:rPr>
          <w:lang w:val="en-US"/>
        </w:rPr>
        <w:t xml:space="preserve"> </w:t>
      </w:r>
      <w:r>
        <w:rPr>
          <w:lang w:val="en-US"/>
        </w:rPr>
        <w:t xml:space="preserve">study </w:t>
      </w:r>
      <w:r w:rsidR="006864C2">
        <w:rPr>
          <w:lang w:val="en-US"/>
        </w:rPr>
        <w:t>uses</w:t>
      </w:r>
      <w:r w:rsidRPr="001A0C08">
        <w:rPr>
          <w:lang w:val="en-US"/>
        </w:rPr>
        <w:t xml:space="preserve"> conventional rotary drilling </w:t>
      </w:r>
      <w:r>
        <w:rPr>
          <w:lang w:val="en-US"/>
        </w:rPr>
        <w:t>as a baseline while assessing</w:t>
      </w:r>
      <w:r w:rsidRPr="001A0C08">
        <w:rPr>
          <w:lang w:val="en-US"/>
        </w:rPr>
        <w:t xml:space="preserve"> PPGD</w:t>
      </w:r>
      <w:r>
        <w:rPr>
          <w:lang w:val="en-US"/>
        </w:rPr>
        <w:t xml:space="preserve"> </w:t>
      </w:r>
      <w:r w:rsidRPr="001A0C08">
        <w:rPr>
          <w:lang w:val="en-US"/>
        </w:rPr>
        <w:t>for deep geothermal application</w:t>
      </w:r>
      <w:r>
        <w:rPr>
          <w:lang w:val="en-US"/>
        </w:rPr>
        <w:t>s</w:t>
      </w:r>
      <w:r w:rsidRPr="001A0C08">
        <w:rPr>
          <w:lang w:val="en-US"/>
        </w:rPr>
        <w:t>.</w:t>
      </w:r>
      <w:r>
        <w:rPr>
          <w:lang w:val="en-US"/>
        </w:rPr>
        <w:t xml:space="preserve"> </w:t>
      </w:r>
    </w:p>
    <w:p w14:paraId="79148F6C" w14:textId="72A49F61" w:rsidR="001E51F2" w:rsidRDefault="001E51F2" w:rsidP="001E51F2">
      <w:pPr>
        <w:jc w:val="both"/>
        <w:rPr>
          <w:lang w:val="en-US"/>
        </w:rPr>
      </w:pPr>
      <w:r w:rsidRPr="006301AC">
        <w:rPr>
          <w:lang w:val="en-US"/>
        </w:rPr>
        <w:t>The primary economic metric is the specific capital cost (</w:t>
      </w:r>
      <w:proofErr w:type="spellStart"/>
      <w:r w:rsidRPr="006301AC">
        <w:rPr>
          <w:lang w:val="en-US"/>
        </w:rPr>
        <w:t>SpCC</w:t>
      </w:r>
      <w:proofErr w:type="spellEnd"/>
      <w:r w:rsidRPr="006301AC">
        <w:rPr>
          <w:lang w:val="en-US"/>
        </w:rPr>
        <w:t>, CHF/</w:t>
      </w:r>
      <w:proofErr w:type="spellStart"/>
      <w:r w:rsidRPr="006301AC">
        <w:rPr>
          <w:lang w:val="en-US"/>
        </w:rPr>
        <w:t>kWe</w:t>
      </w:r>
      <w:proofErr w:type="spellEnd"/>
      <w:r w:rsidRPr="006301AC">
        <w:rPr>
          <w:lang w:val="en-US"/>
        </w:rPr>
        <w:t xml:space="preserve">), covering direct investments in drilling, casing, sensors, surface heat exchangers, and control systems. It excludes permitting, insurance, well failure contingencies, and </w:t>
      </w:r>
      <w:r w:rsidR="00C34F32" w:rsidRPr="006301AC">
        <w:rPr>
          <w:lang w:val="en-US"/>
        </w:rPr>
        <w:t>water/</w:t>
      </w:r>
      <w:r w:rsidRPr="006301AC">
        <w:rPr>
          <w:lang w:val="en-US"/>
        </w:rPr>
        <w:t>CO</w:t>
      </w:r>
      <w:r w:rsidRPr="006301AC">
        <w:rPr>
          <w:vertAlign w:val="subscript"/>
          <w:lang w:val="en-US"/>
        </w:rPr>
        <w:t>2</w:t>
      </w:r>
      <w:r w:rsidRPr="006301AC">
        <w:rPr>
          <w:lang w:val="en-US"/>
        </w:rPr>
        <w:t xml:space="preserve"> procurement. </w:t>
      </w:r>
      <w:proofErr w:type="spellStart"/>
      <w:r w:rsidRPr="006301AC">
        <w:rPr>
          <w:lang w:val="en-US"/>
        </w:rPr>
        <w:t>SpCC</w:t>
      </w:r>
      <w:proofErr w:type="spellEnd"/>
      <w:r w:rsidRPr="006301AC">
        <w:rPr>
          <w:lang w:val="en-US"/>
        </w:rPr>
        <w:t xml:space="preserve"> avoids assumptions required for Levelized Cost of Electricity (LCOE) (e.g. discount rates, capacity factors, plant lifetime) and </w:t>
      </w:r>
      <w:r w:rsidR="00C34F32" w:rsidRPr="006301AC">
        <w:rPr>
          <w:lang w:val="en-US"/>
        </w:rPr>
        <w:t>allows</w:t>
      </w:r>
      <w:r w:rsidRPr="006301AC">
        <w:rPr>
          <w:lang w:val="en-US"/>
        </w:rPr>
        <w:t xml:space="preserve"> assumption-independent comparison for low-TRL technologies </w:t>
      </w:r>
      <w:sdt>
        <w:sdtPr>
          <w:rPr>
            <w:color w:val="000000"/>
            <w:lang w:val="en-US"/>
          </w:rPr>
          <w:tag w:val="MENDELEY_CITATION_v3_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"/>
          <w:id w:val="23836687"/>
          <w:placeholder>
            <w:docPart w:val="CE056962440543F9B5FDB09337A077CB"/>
          </w:placeholder>
        </w:sdtPr>
        <w:sdtContent>
          <w:r w:rsidR="00FB440E" w:rsidRPr="00FB440E">
            <w:rPr>
              <w:color w:val="000000"/>
              <w:lang w:val="en-US"/>
            </w:rPr>
            <w:t>[38]</w:t>
          </w:r>
        </w:sdtContent>
      </w:sdt>
      <w:r w:rsidRPr="006301AC">
        <w:rPr>
          <w:lang w:val="en-US"/>
        </w:rPr>
        <w:t xml:space="preserve">. </w:t>
      </w:r>
      <w:r w:rsidR="00E25A6E" w:rsidRPr="006301AC">
        <w:rPr>
          <w:lang w:val="en-US"/>
        </w:rPr>
        <w:t>LCOE</w:t>
      </w:r>
      <w:r w:rsidRPr="006301AC">
        <w:rPr>
          <w:lang w:val="en-US"/>
        </w:rPr>
        <w:t xml:space="preserve"> are not appropriate for comparing dispatchable technologies like AGS with intermittent resources such as wind and solar, given their fundamentally different roles in grid operation and reliability </w:t>
      </w:r>
      <w:sdt>
        <w:sdtPr>
          <w:rPr>
            <w:color w:val="000000"/>
            <w:lang w:val="en-US"/>
          </w:rPr>
          <w:tag w:val="MENDELEY_CITATION_v3_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"/>
          <w:id w:val="-55471560"/>
          <w:placeholder>
            <w:docPart w:val="CE056962440543F9B5FDB09337A077CB"/>
          </w:placeholder>
        </w:sdtPr>
        <w:sdtContent>
          <w:r w:rsidR="00FB440E" w:rsidRPr="00FB440E">
            <w:rPr>
              <w:color w:val="000000"/>
              <w:lang w:val="en-US"/>
            </w:rPr>
            <w:t>[39]</w:t>
          </w:r>
        </w:sdtContent>
      </w:sdt>
      <w:r w:rsidRPr="006301AC">
        <w:rPr>
          <w:lang w:val="en-US"/>
        </w:rPr>
        <w:t xml:space="preserve">. The </w:t>
      </w:r>
      <w:proofErr w:type="spellStart"/>
      <w:r w:rsidRPr="006301AC">
        <w:rPr>
          <w:lang w:val="en-US"/>
        </w:rPr>
        <w:t>SpCC</w:t>
      </w:r>
      <w:proofErr w:type="spellEnd"/>
      <w:r w:rsidRPr="006301AC">
        <w:rPr>
          <w:lang w:val="en-US"/>
        </w:rPr>
        <w:t xml:space="preserve"> methodology builds on </w:t>
      </w:r>
      <w:sdt>
        <w:sdtPr>
          <w:rPr>
            <w:color w:val="000000"/>
            <w:lang w:val="en-US"/>
          </w:rPr>
          <w:tag w:val="MENDELEY_CITATION_v3_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"/>
          <w:id w:val="-2100398569"/>
          <w:placeholder>
            <w:docPart w:val="CE056962440543F9B5FDB09337A077CB"/>
          </w:placeholder>
        </w:sdtPr>
        <w:sdtContent>
          <w:r w:rsidR="00FB440E" w:rsidRPr="00FB440E">
            <w:rPr>
              <w:color w:val="000000"/>
              <w:lang w:val="en-US"/>
            </w:rPr>
            <w:t>[14]</w:t>
          </w:r>
        </w:sdtContent>
      </w:sdt>
      <w:r w:rsidRPr="006301AC">
        <w:rPr>
          <w:lang w:val="en-US"/>
        </w:rPr>
        <w:t>, adapted for closed-loop conductive heat transfer, lateral wells, and sCO</w:t>
      </w:r>
      <w:r w:rsidRPr="006301AC">
        <w:rPr>
          <w:vertAlign w:val="subscript"/>
          <w:lang w:val="en-US"/>
        </w:rPr>
        <w:t>2</w:t>
      </w:r>
      <w:r w:rsidRPr="006301AC">
        <w:rPr>
          <w:lang w:val="en-US"/>
        </w:rPr>
        <w:t xml:space="preserve">. </w:t>
      </w:r>
      <w:proofErr w:type="spellStart"/>
      <w:r w:rsidRPr="006301AC">
        <w:rPr>
          <w:lang w:val="en-US"/>
        </w:rPr>
        <w:t>Optimisation</w:t>
      </w:r>
      <w:proofErr w:type="spellEnd"/>
      <w:r w:rsidRPr="006301AC">
        <w:rPr>
          <w:lang w:val="en-US"/>
        </w:rPr>
        <w:t xml:space="preserve"> results are shown in </w:t>
      </w:r>
      <w:r w:rsidRPr="006301AC">
        <w:rPr>
          <w:lang w:val="en-US"/>
        </w:rPr>
        <w:fldChar w:fldCharType="begin"/>
      </w:r>
      <w:r w:rsidRPr="006301AC">
        <w:rPr>
          <w:lang w:val="en-US"/>
        </w:rPr>
        <w:instrText xml:space="preserve"> REF _Ref195005331 \h  \* MERGEFORMAT </w:instrText>
      </w:r>
      <w:r w:rsidRPr="006301AC">
        <w:rPr>
          <w:lang w:val="en-US"/>
        </w:rPr>
      </w:r>
      <w:r w:rsidRPr="006301AC">
        <w:rPr>
          <w:lang w:val="en-US"/>
        </w:rPr>
        <w:fldChar w:fldCharType="separate"/>
      </w:r>
      <w:r w:rsidR="004C2288" w:rsidRPr="007505DE">
        <w:rPr>
          <w:lang w:val="en-US"/>
        </w:rPr>
        <w:t xml:space="preserve">Table </w:t>
      </w:r>
      <w:r w:rsidR="004C2288">
        <w:rPr>
          <w:noProof/>
          <w:lang w:val="en-US"/>
        </w:rPr>
        <w:t>1</w:t>
      </w:r>
      <w:r w:rsidRPr="006301AC">
        <w:rPr>
          <w:lang w:val="en-US"/>
        </w:rPr>
        <w:fldChar w:fldCharType="end"/>
      </w:r>
      <w:r w:rsidRPr="006301AC">
        <w:rPr>
          <w:lang w:val="en-US"/>
        </w:rPr>
        <w:t xml:space="preserve">, </w:t>
      </w:r>
      <w:r w:rsidR="001E77EE" w:rsidRPr="006301AC">
        <w:rPr>
          <w:lang w:val="en-US"/>
        </w:rPr>
        <w:t>with</w:t>
      </w:r>
      <w:r w:rsidRPr="006301AC">
        <w:rPr>
          <w:lang w:val="en-US"/>
        </w:rPr>
        <w:t xml:space="preserve"> detailed technical </w:t>
      </w:r>
      <w:r w:rsidR="006301AC" w:rsidRPr="006301AC">
        <w:rPr>
          <w:lang w:val="en-US"/>
        </w:rPr>
        <w:t xml:space="preserve">and cost </w:t>
      </w:r>
      <w:r w:rsidRPr="006301AC">
        <w:rPr>
          <w:lang w:val="en-US"/>
        </w:rPr>
        <w:t>parameters</w:t>
      </w:r>
      <w:r w:rsidR="006301AC" w:rsidRPr="006301AC">
        <w:rPr>
          <w:lang w:val="en-US"/>
        </w:rPr>
        <w:t>/methodology</w:t>
      </w:r>
      <w:r w:rsidRPr="006301AC">
        <w:rPr>
          <w:lang w:val="en-US"/>
        </w:rPr>
        <w:t xml:space="preserve"> in the SI.</w:t>
      </w:r>
      <w:r>
        <w:rPr>
          <w:lang w:val="en-US"/>
        </w:rPr>
        <w:t xml:space="preserve"> </w:t>
      </w:r>
    </w:p>
    <w:p w14:paraId="46121358" w14:textId="0D09E65B" w:rsidR="002C13F2" w:rsidRDefault="002C13F2" w:rsidP="00E37277">
      <w:pPr>
        <w:jc w:val="both"/>
        <w:rPr>
          <w:lang w:val="en-US"/>
        </w:rPr>
      </w:pPr>
    </w:p>
    <w:p w14:paraId="06DEF209" w14:textId="16C83744" w:rsidR="00FB5BFC" w:rsidRPr="00DE1880" w:rsidRDefault="0018434E" w:rsidP="00E37277">
      <w:pPr>
        <w:pStyle w:val="Heading2"/>
        <w:jc w:val="both"/>
        <w:rPr>
          <w:lang w:val="en-US"/>
        </w:rPr>
      </w:pPr>
      <w:bookmarkStart w:id="26" w:name="_Ref198237409"/>
      <w:bookmarkStart w:id="27" w:name="_Toc205896223"/>
      <w:bookmarkStart w:id="28" w:name="_Toc214891548"/>
      <w:r>
        <w:rPr>
          <w:lang w:val="en-US"/>
        </w:rPr>
        <w:t xml:space="preserve">Multi-scale </w:t>
      </w:r>
      <w:r w:rsidR="00FB5BFC" w:rsidRPr="7AE9BC11">
        <w:rPr>
          <w:lang w:val="en-US"/>
        </w:rPr>
        <w:t>Life Cycle Assessment</w:t>
      </w:r>
      <w:r>
        <w:rPr>
          <w:lang w:val="en-US"/>
        </w:rPr>
        <w:t xml:space="preserve">: </w:t>
      </w:r>
      <w:r w:rsidR="00FB5BFC" w:rsidRPr="7AE9BC11">
        <w:rPr>
          <w:lang w:val="en-US"/>
        </w:rPr>
        <w:t>AGS technology</w:t>
      </w:r>
      <w:bookmarkEnd w:id="26"/>
      <w:bookmarkEnd w:id="27"/>
      <w:r w:rsidR="00746755">
        <w:rPr>
          <w:lang w:val="en-US"/>
        </w:rPr>
        <w:t xml:space="preserve"> and electricity systems </w:t>
      </w:r>
      <w:bookmarkEnd w:id="28"/>
      <w:r w:rsidR="001B5CBD">
        <w:rPr>
          <w:lang w:val="en-US"/>
        </w:rPr>
        <w:t>impacts</w:t>
      </w:r>
      <w:r w:rsidR="006E0430">
        <w:rPr>
          <w:lang w:val="en-US"/>
        </w:rPr>
        <w:t xml:space="preserve"> </w:t>
      </w:r>
    </w:p>
    <w:p w14:paraId="189C8590" w14:textId="2B573736" w:rsidR="001C5A41" w:rsidRPr="004D26A1" w:rsidRDefault="001C5A41" w:rsidP="00E37277">
      <w:pPr>
        <w:jc w:val="both"/>
        <w:rPr>
          <w:lang w:val="en-US"/>
        </w:rPr>
      </w:pPr>
      <w:r w:rsidRPr="00715875">
        <w:rPr>
          <w:lang w:val="en-US"/>
        </w:rPr>
        <w:t xml:space="preserve">This LCA </w:t>
      </w:r>
      <w:r w:rsidR="00335C7F" w:rsidRPr="00715875">
        <w:rPr>
          <w:lang w:val="en-US"/>
        </w:rPr>
        <w:t>follows</w:t>
      </w:r>
      <w:r w:rsidRPr="00715875">
        <w:rPr>
          <w:lang w:val="en-US"/>
        </w:rPr>
        <w:t xml:space="preserve"> ISO Standards 14040</w:t>
      </w:r>
      <w:r w:rsidR="00335C7F" w:rsidRPr="00715875">
        <w:rPr>
          <w:lang w:val="en-US"/>
        </w:rPr>
        <w:t>/</w:t>
      </w:r>
      <w:r w:rsidRPr="00715875">
        <w:rPr>
          <w:lang w:val="en-US"/>
        </w:rPr>
        <w:t xml:space="preserve">14044 </w:t>
      </w:r>
      <w:sdt>
        <w:sdtPr>
          <w:rPr>
            <w:color w:val="000000"/>
            <w:lang w:val="en-US"/>
          </w:rPr>
          <w:tag w:val="MENDELEY_CITATION_v3_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"/>
          <w:id w:val="-1238630909"/>
          <w:placeholder>
            <w:docPart w:val="5819532DF5734698A5C9A1E8509294D7"/>
          </w:placeholder>
        </w:sdtPr>
        <w:sdtEndPr/>
        <w:sdtContent>
          <w:r w:rsidR="00FB440E" w:rsidRPr="00FB440E">
            <w:rPr>
              <w:color w:val="000000"/>
              <w:lang w:val="en-US"/>
            </w:rPr>
            <w:t>[40], [41]</w:t>
          </w:r>
        </w:sdtContent>
      </w:sdt>
      <w:r w:rsidR="00E72E10" w:rsidRPr="00715875">
        <w:rPr>
          <w:lang w:val="en-US"/>
        </w:rPr>
        <w:t xml:space="preserve"> and</w:t>
      </w:r>
      <w:r w:rsidRPr="00715875">
        <w:rPr>
          <w:lang w:val="en-US"/>
        </w:rPr>
        <w:t xml:space="preserve"> the “LCA Guidelines for Geothermal Installations”</w:t>
      </w:r>
      <w:r w:rsidR="00EA5C1C" w:rsidRPr="00715875">
        <w:rPr>
          <w:lang w:val="en-US"/>
        </w:rPr>
        <w:t xml:space="preserve"> </w:t>
      </w:r>
      <w:r w:rsidRPr="00715875">
        <w:rPr>
          <w:lang w:val="en-US"/>
        </w:rPr>
        <w:t>[19]</w:t>
      </w:r>
      <w:r w:rsidR="00913432" w:rsidRPr="00715875">
        <w:rPr>
          <w:lang w:val="en-US"/>
        </w:rPr>
        <w:t xml:space="preserve"> to ensure comparability with other </w:t>
      </w:r>
      <w:r w:rsidRPr="00715875">
        <w:rPr>
          <w:lang w:val="en-US"/>
        </w:rPr>
        <w:t xml:space="preserve">LCA studies in the geothermal sector. </w:t>
      </w:r>
      <w:r w:rsidR="00F41EFB" w:rsidRPr="00715875">
        <w:rPr>
          <w:lang w:val="en-US"/>
        </w:rPr>
        <w:t>This attributional</w:t>
      </w:r>
      <w:r w:rsidR="00040A80" w:rsidRPr="00715875">
        <w:rPr>
          <w:lang w:val="en-US"/>
        </w:rPr>
        <w:t>,</w:t>
      </w:r>
      <w:r w:rsidR="00F41EFB" w:rsidRPr="00715875">
        <w:rPr>
          <w:lang w:val="en-US"/>
        </w:rPr>
        <w:t xml:space="preserve"> </w:t>
      </w:r>
      <w:r w:rsidR="00681234" w:rsidRPr="00715875">
        <w:rPr>
          <w:lang w:val="en-US"/>
        </w:rPr>
        <w:t xml:space="preserve">screening, </w:t>
      </w:r>
      <w:r w:rsidR="00F41EFB" w:rsidRPr="00715875">
        <w:rPr>
          <w:lang w:val="en-US"/>
        </w:rPr>
        <w:t xml:space="preserve">prospective LCA addresses three objectives: (a) Quantify environmental impacts of future AGS electricity at technology level; (b) Compare AGS to other renewables; and (c) Assess AGS contributions to </w:t>
      </w:r>
      <w:r w:rsidR="00DE6B19" w:rsidRPr="00715875">
        <w:rPr>
          <w:lang w:val="en-US"/>
        </w:rPr>
        <w:t xml:space="preserve">a sustainable </w:t>
      </w:r>
      <w:r w:rsidR="00F41EFB" w:rsidRPr="00715875">
        <w:rPr>
          <w:lang w:val="en-US"/>
        </w:rPr>
        <w:t>Swiss electricity system in 2050.</w:t>
      </w:r>
      <w:r w:rsidR="00BD2449" w:rsidRPr="00715875">
        <w:rPr>
          <w:lang w:val="en-US"/>
        </w:rPr>
        <w:t xml:space="preserve"> </w:t>
      </w:r>
      <w:r w:rsidRPr="00715875">
        <w:rPr>
          <w:lang w:val="en-US"/>
        </w:rPr>
        <w:t xml:space="preserve">The </w:t>
      </w:r>
      <w:r w:rsidRPr="00715875">
        <w:rPr>
          <w:i/>
          <w:iCs/>
          <w:lang w:val="en-US"/>
        </w:rPr>
        <w:t>functional unit</w:t>
      </w:r>
      <w:r w:rsidR="00114C46" w:rsidRPr="00715875">
        <w:rPr>
          <w:i/>
          <w:iCs/>
          <w:lang w:val="en-US"/>
        </w:rPr>
        <w:t xml:space="preserve"> (FU)</w:t>
      </w:r>
      <w:r w:rsidRPr="00715875">
        <w:rPr>
          <w:lang w:val="en-US"/>
        </w:rPr>
        <w:t xml:space="preserve"> </w:t>
      </w:r>
      <w:r w:rsidR="00114C46" w:rsidRPr="00715875">
        <w:rPr>
          <w:lang w:val="en-US"/>
        </w:rPr>
        <w:t xml:space="preserve">for objectives (a) and (b) </w:t>
      </w:r>
      <w:r w:rsidR="00A859D6" w:rsidRPr="00715875">
        <w:rPr>
          <w:lang w:val="en-US"/>
        </w:rPr>
        <w:t>is</w:t>
      </w:r>
      <w:r w:rsidR="00BD2449" w:rsidRPr="00715875">
        <w:rPr>
          <w:lang w:val="en-US"/>
        </w:rPr>
        <w:t xml:space="preserve"> </w:t>
      </w:r>
      <w:r w:rsidR="00A859D6" w:rsidRPr="00715875">
        <w:rPr>
          <w:lang w:val="en-US"/>
        </w:rPr>
        <w:t>“</w:t>
      </w:r>
      <w:r w:rsidR="00BD2449" w:rsidRPr="00715875">
        <w:rPr>
          <w:lang w:val="en-US"/>
        </w:rPr>
        <w:t xml:space="preserve">the </w:t>
      </w:r>
      <w:r w:rsidR="008B0A6D" w:rsidRPr="00715875">
        <w:rPr>
          <w:lang w:val="en-US"/>
        </w:rPr>
        <w:t>production of 1 kWh net electricity</w:t>
      </w:r>
      <w:r w:rsidR="00BD169C" w:rsidRPr="00715875">
        <w:rPr>
          <w:lang w:val="en-US"/>
        </w:rPr>
        <w:t xml:space="preserve"> in 2050 in Switzerland</w:t>
      </w:r>
      <w:r w:rsidR="00A859D6" w:rsidRPr="00715875">
        <w:rPr>
          <w:lang w:val="en-US"/>
        </w:rPr>
        <w:t>”</w:t>
      </w:r>
      <w:r w:rsidR="008B0A6D" w:rsidRPr="00715875">
        <w:rPr>
          <w:lang w:val="en-US"/>
        </w:rPr>
        <w:t xml:space="preserve">, namely </w:t>
      </w:r>
      <w:r w:rsidR="007060EE" w:rsidRPr="00715875">
        <w:rPr>
          <w:lang w:val="en-US"/>
        </w:rPr>
        <w:t xml:space="preserve">for </w:t>
      </w:r>
      <w:r w:rsidR="00A81E7A" w:rsidRPr="00715875">
        <w:rPr>
          <w:lang w:val="en-US"/>
        </w:rPr>
        <w:t>(a)</w:t>
      </w:r>
      <w:r w:rsidR="001B3BFB" w:rsidRPr="00715875">
        <w:rPr>
          <w:lang w:val="en-US"/>
        </w:rPr>
        <w:t xml:space="preserve"> </w:t>
      </w:r>
      <w:r w:rsidR="00A859D6" w:rsidRPr="00715875">
        <w:rPr>
          <w:lang w:val="en-US"/>
        </w:rPr>
        <w:t xml:space="preserve">“[…] </w:t>
      </w:r>
      <w:r w:rsidRPr="00715875">
        <w:rPr>
          <w:lang w:val="en-US"/>
        </w:rPr>
        <w:t>at the busbar of a</w:t>
      </w:r>
      <w:r w:rsidR="00BD169C" w:rsidRPr="00715875">
        <w:rPr>
          <w:lang w:val="en-US"/>
        </w:rPr>
        <w:t xml:space="preserve"> </w:t>
      </w:r>
      <w:r w:rsidR="006F4370" w:rsidRPr="00715875">
        <w:rPr>
          <w:lang w:val="en-US"/>
        </w:rPr>
        <w:t xml:space="preserve">AGS </w:t>
      </w:r>
      <w:r w:rsidRPr="00715875">
        <w:rPr>
          <w:lang w:val="en-US"/>
        </w:rPr>
        <w:t>plant with a capacity of 1.</w:t>
      </w:r>
      <w:r w:rsidR="006F4370" w:rsidRPr="00715875">
        <w:rPr>
          <w:lang w:val="en-US"/>
        </w:rPr>
        <w:t>9</w:t>
      </w:r>
      <w:r w:rsidR="00746624" w:rsidRPr="00715875">
        <w:rPr>
          <w:lang w:val="en-US"/>
        </w:rPr>
        <w:t> </w:t>
      </w:r>
      <w:r w:rsidRPr="00715875">
        <w:rPr>
          <w:lang w:val="en-US"/>
        </w:rPr>
        <w:t>MW</w:t>
      </w:r>
      <w:r w:rsidR="00746624" w:rsidRPr="00715875">
        <w:rPr>
          <w:lang w:val="en-US"/>
        </w:rPr>
        <w:t> </w:t>
      </w:r>
      <w:r w:rsidRPr="00715875">
        <w:rPr>
          <w:lang w:val="en-US"/>
        </w:rPr>
        <w:t xml:space="preserve">electrical with variable well depth and rock type and with </w:t>
      </w:r>
      <w:r w:rsidR="005D7340" w:rsidRPr="00715875">
        <w:rPr>
          <w:lang w:val="en-US"/>
        </w:rPr>
        <w:t>CO</w:t>
      </w:r>
      <w:r w:rsidR="005D7340" w:rsidRPr="00715875">
        <w:rPr>
          <w:vertAlign w:val="subscript"/>
          <w:lang w:val="en-US"/>
        </w:rPr>
        <w:t>2</w:t>
      </w:r>
      <w:r w:rsidRPr="00715875">
        <w:rPr>
          <w:lang w:val="en-US"/>
        </w:rPr>
        <w:t xml:space="preserve"> as working fluid, built </w:t>
      </w:r>
      <w:r w:rsidR="007060EE" w:rsidRPr="00715875">
        <w:rPr>
          <w:lang w:val="en-US"/>
        </w:rPr>
        <w:t xml:space="preserve">in </w:t>
      </w:r>
      <w:r w:rsidRPr="00715875">
        <w:rPr>
          <w:lang w:val="en-US"/>
        </w:rPr>
        <w:t xml:space="preserve">2050 and operating for </w:t>
      </w:r>
      <w:r w:rsidR="003D2782" w:rsidRPr="00715875">
        <w:rPr>
          <w:lang w:val="en-US"/>
        </w:rPr>
        <w:t>6</w:t>
      </w:r>
      <w:r w:rsidRPr="00715875">
        <w:rPr>
          <w:lang w:val="en-US"/>
        </w:rPr>
        <w:t>0 years. Heat co-production is not considered.”</w:t>
      </w:r>
      <w:r w:rsidR="00BD169C" w:rsidRPr="00715875">
        <w:rPr>
          <w:lang w:val="en-US"/>
        </w:rPr>
        <w:t>;</w:t>
      </w:r>
      <w:r w:rsidR="00D63096" w:rsidRPr="00715875">
        <w:rPr>
          <w:lang w:val="en-US"/>
        </w:rPr>
        <w:t xml:space="preserve"> </w:t>
      </w:r>
      <w:r w:rsidR="00114C46" w:rsidRPr="00715875">
        <w:rPr>
          <w:lang w:val="en-US"/>
        </w:rPr>
        <w:t xml:space="preserve">and </w:t>
      </w:r>
      <w:r w:rsidR="00D63096" w:rsidRPr="00715875">
        <w:rPr>
          <w:lang w:val="en-US"/>
        </w:rPr>
        <w:t>(b) “</w:t>
      </w:r>
      <w:r w:rsidR="00B647AD" w:rsidRPr="00715875">
        <w:rPr>
          <w:lang w:val="en-US"/>
        </w:rPr>
        <w:t>[</w:t>
      </w:r>
      <w:r w:rsidR="00BD169C" w:rsidRPr="00715875">
        <w:rPr>
          <w:lang w:val="en-US"/>
        </w:rPr>
        <w:t>…</w:t>
      </w:r>
      <w:r w:rsidR="00B647AD" w:rsidRPr="00715875">
        <w:rPr>
          <w:lang w:val="en-US"/>
        </w:rPr>
        <w:t xml:space="preserve">] </w:t>
      </w:r>
      <w:r w:rsidR="00BD169C" w:rsidRPr="00715875">
        <w:rPr>
          <w:lang w:val="en-US"/>
        </w:rPr>
        <w:t xml:space="preserve">produced </w:t>
      </w:r>
      <w:r w:rsidR="00D63096" w:rsidRPr="00715875">
        <w:rPr>
          <w:lang w:val="en-US"/>
        </w:rPr>
        <w:t xml:space="preserve">by a specific </w:t>
      </w:r>
      <w:r w:rsidR="00B647AD" w:rsidRPr="00715875">
        <w:rPr>
          <w:lang w:val="en-US"/>
        </w:rPr>
        <w:t xml:space="preserve">renewable </w:t>
      </w:r>
      <w:r w:rsidR="00D63096" w:rsidRPr="00715875">
        <w:rPr>
          <w:lang w:val="en-US"/>
        </w:rPr>
        <w:t>technology</w:t>
      </w:r>
      <w:r w:rsidR="00CE61B6" w:rsidRPr="00715875">
        <w:rPr>
          <w:lang w:val="en-US"/>
        </w:rPr>
        <w:t>”</w:t>
      </w:r>
      <w:r w:rsidR="00114C46" w:rsidRPr="00715875">
        <w:rPr>
          <w:lang w:val="en-US"/>
        </w:rPr>
        <w:t xml:space="preserve">. The FU for </w:t>
      </w:r>
      <w:r w:rsidR="00A81E7A" w:rsidRPr="00715875">
        <w:rPr>
          <w:lang w:val="en-US"/>
        </w:rPr>
        <w:t>(</w:t>
      </w:r>
      <w:r w:rsidR="0047477E" w:rsidRPr="00715875">
        <w:rPr>
          <w:lang w:val="en-US"/>
        </w:rPr>
        <w:t>c</w:t>
      </w:r>
      <w:r w:rsidR="00A81E7A" w:rsidRPr="00715875">
        <w:rPr>
          <w:lang w:val="en-US"/>
        </w:rPr>
        <w:t>)</w:t>
      </w:r>
      <w:r w:rsidR="00114C46" w:rsidRPr="00715875">
        <w:rPr>
          <w:lang w:val="en-US"/>
        </w:rPr>
        <w:t xml:space="preserve"> is</w:t>
      </w:r>
      <w:r w:rsidR="00A81E7A" w:rsidRPr="00715875">
        <w:rPr>
          <w:lang w:val="en-US"/>
        </w:rPr>
        <w:t xml:space="preserve"> “</w:t>
      </w:r>
      <w:r w:rsidR="00114C46" w:rsidRPr="00715875">
        <w:rPr>
          <w:lang w:val="en-US"/>
        </w:rPr>
        <w:t>t</w:t>
      </w:r>
      <w:r w:rsidR="00BA2BAB" w:rsidRPr="00715875">
        <w:rPr>
          <w:lang w:val="en-US"/>
        </w:rPr>
        <w:t xml:space="preserve">he </w:t>
      </w:r>
      <w:r w:rsidR="00034C57" w:rsidRPr="00715875">
        <w:rPr>
          <w:lang w:val="en-US"/>
        </w:rPr>
        <w:t>supply</w:t>
      </w:r>
      <w:r w:rsidR="00BA2BAB" w:rsidRPr="00715875">
        <w:rPr>
          <w:lang w:val="en-US"/>
        </w:rPr>
        <w:t xml:space="preserve"> of 1 kWh of electricity</w:t>
      </w:r>
      <w:r w:rsidR="00DE6AEC" w:rsidRPr="00715875">
        <w:rPr>
          <w:lang w:val="en-US"/>
        </w:rPr>
        <w:t xml:space="preserve"> in Switzerland in 2050 fulfilling the Swiss electricity demand under various climate target scenarios.”</w:t>
      </w:r>
      <w:r w:rsidR="000142E7" w:rsidRPr="00715875">
        <w:rPr>
          <w:lang w:val="en-US"/>
        </w:rPr>
        <w:t>.</w:t>
      </w:r>
      <w:r w:rsidR="00EC71B9">
        <w:rPr>
          <w:lang w:val="en-US"/>
        </w:rPr>
        <w:t xml:space="preserve"> T</w:t>
      </w:r>
      <w:r w:rsidRPr="00715875">
        <w:rPr>
          <w:lang w:val="en-US"/>
        </w:rPr>
        <w:t>echnical specification</w:t>
      </w:r>
      <w:r w:rsidR="00525920" w:rsidRPr="00715875">
        <w:rPr>
          <w:lang w:val="en-US"/>
        </w:rPr>
        <w:t>s</w:t>
      </w:r>
      <w:r w:rsidR="0064134C" w:rsidRPr="00715875">
        <w:rPr>
          <w:lang w:val="en-US"/>
        </w:rPr>
        <w:t xml:space="preserve"> of the AGS plant</w:t>
      </w:r>
      <w:r w:rsidRPr="00715875">
        <w:rPr>
          <w:lang w:val="en-US"/>
        </w:rPr>
        <w:t xml:space="preserve"> are </w:t>
      </w:r>
      <w:r w:rsidR="007E2DBA" w:rsidRPr="00715875">
        <w:rPr>
          <w:lang w:val="en-US"/>
        </w:rPr>
        <w:t xml:space="preserve">taken from the TEA </w:t>
      </w:r>
      <w:r w:rsidR="00EC71B9">
        <w:rPr>
          <w:lang w:val="en-US"/>
        </w:rPr>
        <w:t>(</w:t>
      </w:r>
      <w:r w:rsidR="007E2DBA" w:rsidRPr="00715875">
        <w:rPr>
          <w:lang w:val="en-US"/>
        </w:rPr>
        <w:fldChar w:fldCharType="begin"/>
      </w:r>
      <w:r w:rsidR="007E2DBA" w:rsidRPr="00715875">
        <w:rPr>
          <w:lang w:val="en-US"/>
        </w:rPr>
        <w:instrText xml:space="preserve"> REF _Ref195005331 \h </w:instrText>
      </w:r>
      <w:r w:rsidR="00E37277" w:rsidRPr="00715875">
        <w:rPr>
          <w:lang w:val="en-US"/>
        </w:rPr>
        <w:instrText xml:space="preserve"> \* MERGEFORMAT </w:instrText>
      </w:r>
      <w:r w:rsidR="007E2DBA" w:rsidRPr="00715875">
        <w:rPr>
          <w:lang w:val="en-US"/>
        </w:rPr>
      </w:r>
      <w:r w:rsidR="007E2DBA" w:rsidRPr="00715875">
        <w:rPr>
          <w:lang w:val="en-US"/>
        </w:rPr>
        <w:fldChar w:fldCharType="separate"/>
      </w:r>
      <w:r w:rsidR="004C2288" w:rsidRPr="007505DE">
        <w:rPr>
          <w:lang w:val="en-US"/>
        </w:rPr>
        <w:t xml:space="preserve">Table </w:t>
      </w:r>
      <w:r w:rsidR="004C2288">
        <w:rPr>
          <w:noProof/>
          <w:lang w:val="en-US"/>
        </w:rPr>
        <w:t>1</w:t>
      </w:r>
      <w:r w:rsidR="007E2DBA" w:rsidRPr="00715875">
        <w:rPr>
          <w:lang w:val="en-US"/>
        </w:rPr>
        <w:fldChar w:fldCharType="end"/>
      </w:r>
      <w:r w:rsidR="00EC71B9">
        <w:rPr>
          <w:lang w:val="en-US"/>
        </w:rPr>
        <w:t xml:space="preserve">, </w:t>
      </w:r>
      <w:r w:rsidR="00472523">
        <w:rPr>
          <w:lang w:val="en-US"/>
        </w:rPr>
        <w:t>SI</w:t>
      </w:r>
      <w:r w:rsidR="00EC71B9">
        <w:rPr>
          <w:lang w:val="en-US"/>
        </w:rPr>
        <w:t>)</w:t>
      </w:r>
      <w:r w:rsidRPr="00715875">
        <w:rPr>
          <w:lang w:val="en-US"/>
        </w:rPr>
        <w:t xml:space="preserve">. </w:t>
      </w:r>
      <w:r w:rsidR="00EC71B9">
        <w:rPr>
          <w:lang w:val="en-US"/>
        </w:rPr>
        <w:t>S</w:t>
      </w:r>
      <w:r w:rsidRPr="00715875">
        <w:rPr>
          <w:i/>
          <w:iCs/>
          <w:lang w:val="en-US"/>
        </w:rPr>
        <w:t>ystem boundaries</w:t>
      </w:r>
      <w:r w:rsidRPr="00715875">
        <w:rPr>
          <w:lang w:val="en-US"/>
        </w:rPr>
        <w:t xml:space="preserve"> </w:t>
      </w:r>
      <w:r w:rsidR="00C6146B" w:rsidRPr="00715875">
        <w:rPr>
          <w:lang w:val="en-US"/>
        </w:rPr>
        <w:t xml:space="preserve">exclude exploration, but </w:t>
      </w:r>
      <w:r w:rsidR="00E42BFE" w:rsidRPr="00715875">
        <w:rPr>
          <w:lang w:val="en-US"/>
        </w:rPr>
        <w:t>include</w:t>
      </w:r>
      <w:r w:rsidRPr="00715875">
        <w:rPr>
          <w:lang w:val="en-US"/>
        </w:rPr>
        <w:t xml:space="preserve"> construction </w:t>
      </w:r>
      <w:r w:rsidR="00583B36" w:rsidRPr="00715875">
        <w:rPr>
          <w:lang w:val="en-US"/>
        </w:rPr>
        <w:t>(</w:t>
      </w:r>
      <w:r w:rsidRPr="00715875">
        <w:rPr>
          <w:lang w:val="en-US"/>
        </w:rPr>
        <w:t>well, surface plant</w:t>
      </w:r>
      <w:r w:rsidR="00583B36" w:rsidRPr="00715875">
        <w:rPr>
          <w:lang w:val="en-US"/>
        </w:rPr>
        <w:t>)</w:t>
      </w:r>
      <w:r w:rsidRPr="00715875">
        <w:rPr>
          <w:lang w:val="en-US"/>
        </w:rPr>
        <w:t xml:space="preserve">, </w:t>
      </w:r>
      <w:r w:rsidR="00C6146B" w:rsidRPr="00715875">
        <w:rPr>
          <w:lang w:val="en-US"/>
        </w:rPr>
        <w:t xml:space="preserve">simplified </w:t>
      </w:r>
      <w:r w:rsidRPr="00715875">
        <w:rPr>
          <w:lang w:val="en-US"/>
        </w:rPr>
        <w:t>operation and maintenance (O&amp;M) and end of life (</w:t>
      </w:r>
      <w:proofErr w:type="spellStart"/>
      <w:r w:rsidRPr="00715875">
        <w:rPr>
          <w:lang w:val="en-US"/>
        </w:rPr>
        <w:t>EoL</w:t>
      </w:r>
      <w:proofErr w:type="spellEnd"/>
      <w:r w:rsidRPr="00715875">
        <w:rPr>
          <w:lang w:val="en-US"/>
        </w:rPr>
        <w:t>)</w:t>
      </w:r>
      <w:r w:rsidR="00BA55A1" w:rsidRPr="00715875">
        <w:rPr>
          <w:lang w:val="en-US"/>
        </w:rPr>
        <w:t xml:space="preserve"> (see </w:t>
      </w:r>
      <w:r w:rsidR="00715875" w:rsidRPr="00715875">
        <w:rPr>
          <w:lang w:val="en-US"/>
        </w:rPr>
        <w:t>SI</w:t>
      </w:r>
      <w:r w:rsidR="00BA55A1" w:rsidRPr="00715875">
        <w:rPr>
          <w:lang w:val="en-US"/>
        </w:rPr>
        <w:t>)</w:t>
      </w:r>
      <w:r w:rsidRPr="00715875">
        <w:rPr>
          <w:lang w:val="en-US"/>
        </w:rPr>
        <w:t xml:space="preserve">. </w:t>
      </w:r>
      <w:r w:rsidR="0012614D" w:rsidRPr="00715875">
        <w:rPr>
          <w:lang w:val="en-US"/>
        </w:rPr>
        <w:t xml:space="preserve">Upstream </w:t>
      </w:r>
      <w:r w:rsidR="00FA7214" w:rsidRPr="00715875">
        <w:rPr>
          <w:lang w:val="en-US"/>
        </w:rPr>
        <w:t>supply-chain processes</w:t>
      </w:r>
      <w:r w:rsidR="00472523">
        <w:rPr>
          <w:lang w:val="en-US"/>
        </w:rPr>
        <w:t xml:space="preserve"> are</w:t>
      </w:r>
      <w:r w:rsidR="004C75E1" w:rsidRPr="00715875">
        <w:rPr>
          <w:lang w:val="en-US"/>
        </w:rPr>
        <w:t xml:space="preserve"> included</w:t>
      </w:r>
      <w:r w:rsidR="00FA7214" w:rsidRPr="00715875">
        <w:rPr>
          <w:lang w:val="en-US"/>
        </w:rPr>
        <w:t xml:space="preserve">, </w:t>
      </w:r>
      <w:r w:rsidR="00EB0D2A" w:rsidRPr="00715875">
        <w:rPr>
          <w:lang w:val="en-US"/>
        </w:rPr>
        <w:t xml:space="preserve">grid </w:t>
      </w:r>
      <w:r w:rsidRPr="00715875">
        <w:rPr>
          <w:lang w:val="en-US"/>
        </w:rPr>
        <w:t xml:space="preserve">distribution </w:t>
      </w:r>
      <w:r w:rsidR="00FA7214" w:rsidRPr="00715875">
        <w:rPr>
          <w:lang w:val="en-US"/>
        </w:rPr>
        <w:t>is not</w:t>
      </w:r>
      <w:r w:rsidR="00EB0D2A" w:rsidRPr="00715875">
        <w:rPr>
          <w:lang w:val="en-US"/>
        </w:rPr>
        <w:t>.</w:t>
      </w:r>
    </w:p>
    <w:p w14:paraId="0CE3BA56" w14:textId="12E6BC2D" w:rsidR="001C5A41" w:rsidRPr="006D7789" w:rsidRDefault="00FA7214" w:rsidP="00E37277">
      <w:pPr>
        <w:jc w:val="both"/>
        <w:rPr>
          <w:lang w:val="en-US"/>
        </w:rPr>
      </w:pPr>
      <w:r>
        <w:rPr>
          <w:i/>
          <w:iCs/>
          <w:lang w:val="en-US"/>
        </w:rPr>
        <w:lastRenderedPageBreak/>
        <w:t>F</w:t>
      </w:r>
      <w:r w:rsidR="001C5A41" w:rsidRPr="00363021">
        <w:rPr>
          <w:i/>
          <w:iCs/>
          <w:lang w:val="en-US"/>
        </w:rPr>
        <w:t>oreground life cycle inventor</w:t>
      </w:r>
      <w:r>
        <w:rPr>
          <w:i/>
          <w:iCs/>
          <w:lang w:val="en-US"/>
        </w:rPr>
        <w:t>y</w:t>
      </w:r>
      <w:r w:rsidR="00BD68AC">
        <w:rPr>
          <w:i/>
          <w:iCs/>
          <w:lang w:val="en-US"/>
        </w:rPr>
        <w:t xml:space="preserve"> (LCI)</w:t>
      </w:r>
      <w:r w:rsidR="001C5A41" w:rsidRPr="004D26A1">
        <w:rPr>
          <w:lang w:val="en-US"/>
        </w:rPr>
        <w:t xml:space="preserve"> </w:t>
      </w:r>
      <w:r w:rsidR="00DD3313">
        <w:rPr>
          <w:lang w:val="en-US"/>
        </w:rPr>
        <w:t xml:space="preserve">is based on </w:t>
      </w:r>
      <w:r w:rsidR="007A29AD">
        <w:rPr>
          <w:lang w:val="en-US"/>
        </w:rPr>
        <w:t xml:space="preserve">TEA </w:t>
      </w:r>
      <w:r w:rsidR="001C5A41" w:rsidRPr="004D26A1">
        <w:rPr>
          <w:lang w:val="en-US"/>
        </w:rPr>
        <w:t>AGS</w:t>
      </w:r>
      <w:r w:rsidR="00DD3313">
        <w:rPr>
          <w:lang w:val="en-US"/>
        </w:rPr>
        <w:t xml:space="preserve"> design parameters</w:t>
      </w:r>
      <w:r w:rsidR="003A541C">
        <w:rPr>
          <w:lang w:val="en-US"/>
        </w:rPr>
        <w:t>, expert inputs</w:t>
      </w:r>
      <w:r w:rsidR="007A29AD">
        <w:rPr>
          <w:lang w:val="en-US"/>
        </w:rPr>
        <w:t xml:space="preserve"> and literature</w:t>
      </w:r>
      <w:r w:rsidR="001C5A41" w:rsidRPr="00D909F3">
        <w:rPr>
          <w:lang w:val="en-US"/>
        </w:rPr>
        <w:t>.</w:t>
      </w:r>
      <w:r w:rsidR="001C5A41" w:rsidRPr="004D26A1">
        <w:rPr>
          <w:lang w:val="en-US"/>
        </w:rPr>
        <w:t xml:space="preserve"> </w:t>
      </w:r>
      <w:r w:rsidR="001E5747">
        <w:rPr>
          <w:lang w:val="en-US"/>
        </w:rPr>
        <w:t xml:space="preserve">The </w:t>
      </w:r>
      <w:r w:rsidR="001E5747" w:rsidRPr="0004433D">
        <w:rPr>
          <w:i/>
          <w:iCs/>
          <w:lang w:val="en-US"/>
        </w:rPr>
        <w:t>base case</w:t>
      </w:r>
      <w:r w:rsidR="001E5747">
        <w:rPr>
          <w:lang w:val="en-US"/>
        </w:rPr>
        <w:t xml:space="preserve"> </w:t>
      </w:r>
      <w:r w:rsidR="006F77AD">
        <w:rPr>
          <w:lang w:val="en-US"/>
        </w:rPr>
        <w:t>assumes</w:t>
      </w:r>
      <w:r w:rsidR="001E5747">
        <w:rPr>
          <w:lang w:val="en-US"/>
        </w:rPr>
        <w:t xml:space="preserve"> a 1.9 MWe plant </w:t>
      </w:r>
      <w:r w:rsidR="0004433D">
        <w:rPr>
          <w:lang w:val="en-US"/>
        </w:rPr>
        <w:t>built in 2050 in Switzerland</w:t>
      </w:r>
      <w:r w:rsidR="002A7404">
        <w:rPr>
          <w:lang w:val="en-US"/>
        </w:rPr>
        <w:t xml:space="preserve">, drilled </w:t>
      </w:r>
      <w:r w:rsidR="001E5747">
        <w:rPr>
          <w:lang w:val="en-US"/>
        </w:rPr>
        <w:t>with PPGD</w:t>
      </w:r>
      <w:r w:rsidR="002A7404">
        <w:rPr>
          <w:lang w:val="en-US"/>
        </w:rPr>
        <w:t xml:space="preserve">, using </w:t>
      </w:r>
      <w:r w:rsidR="00B91221">
        <w:rPr>
          <w:lang w:val="en-US"/>
        </w:rPr>
        <w:t>s</w:t>
      </w:r>
      <w:r w:rsidR="00B91221" w:rsidRPr="00B91221">
        <w:rPr>
          <w:lang w:val="en-US"/>
        </w:rPr>
        <w:t>CO</w:t>
      </w:r>
      <w:r w:rsidR="00B91221" w:rsidRPr="00B91221">
        <w:rPr>
          <w:vertAlign w:val="subscript"/>
          <w:lang w:val="en-US"/>
        </w:rPr>
        <w:t>2</w:t>
      </w:r>
      <w:r w:rsidR="00B91221">
        <w:rPr>
          <w:lang w:val="en-US"/>
        </w:rPr>
        <w:t xml:space="preserve">, </w:t>
      </w:r>
      <w:r w:rsidR="002A7404">
        <w:rPr>
          <w:lang w:val="en-US"/>
        </w:rPr>
        <w:t xml:space="preserve">at </w:t>
      </w:r>
      <w:r w:rsidR="00B91221">
        <w:rPr>
          <w:lang w:val="en-US"/>
        </w:rPr>
        <w:t xml:space="preserve">6 km well depth, and </w:t>
      </w:r>
      <w:r w:rsidR="002A7404">
        <w:rPr>
          <w:lang w:val="en-US"/>
        </w:rPr>
        <w:t xml:space="preserve">operating for </w:t>
      </w:r>
      <w:r w:rsidR="00B91221">
        <w:rPr>
          <w:lang w:val="en-US"/>
        </w:rPr>
        <w:t>60</w:t>
      </w:r>
      <w:r w:rsidR="002A7404">
        <w:rPr>
          <w:lang w:val="en-US"/>
        </w:rPr>
        <w:t xml:space="preserve"> </w:t>
      </w:r>
      <w:r w:rsidR="00B91221">
        <w:rPr>
          <w:lang w:val="en-US"/>
        </w:rPr>
        <w:t>year</w:t>
      </w:r>
      <w:r w:rsidR="002A7404">
        <w:rPr>
          <w:lang w:val="en-US"/>
        </w:rPr>
        <w:t>s</w:t>
      </w:r>
      <w:r w:rsidR="00B91221">
        <w:rPr>
          <w:lang w:val="en-US"/>
        </w:rPr>
        <w:t xml:space="preserve">. </w:t>
      </w:r>
      <w:r w:rsidR="001C5A41" w:rsidRPr="004D26A1">
        <w:rPr>
          <w:lang w:val="en-US"/>
        </w:rPr>
        <w:t xml:space="preserve">As AGS and PPGD </w:t>
      </w:r>
      <w:r w:rsidR="00C3348F">
        <w:rPr>
          <w:lang w:val="en-US"/>
        </w:rPr>
        <w:t>are low-TRL technologies</w:t>
      </w:r>
      <w:r w:rsidR="001C5A41" w:rsidRPr="004D26A1">
        <w:rPr>
          <w:lang w:val="en-US"/>
        </w:rPr>
        <w:t xml:space="preserve">, </w:t>
      </w:r>
      <w:r w:rsidR="002700C8">
        <w:rPr>
          <w:lang w:val="en-US"/>
        </w:rPr>
        <w:t>data quality is intermediate.</w:t>
      </w:r>
      <w:r w:rsidR="001C5A41" w:rsidRPr="004D26A1">
        <w:rPr>
          <w:lang w:val="en-US"/>
        </w:rPr>
        <w:t xml:space="preserve"> The </w:t>
      </w:r>
      <w:r w:rsidR="00CD6CBD">
        <w:rPr>
          <w:lang w:val="en-US"/>
        </w:rPr>
        <w:t xml:space="preserve">LCA </w:t>
      </w:r>
      <w:r w:rsidR="007A29AD">
        <w:rPr>
          <w:lang w:val="en-US"/>
        </w:rPr>
        <w:t xml:space="preserve">is performed with the </w:t>
      </w:r>
      <w:proofErr w:type="spellStart"/>
      <w:r w:rsidR="001C5A41" w:rsidRPr="004D26A1">
        <w:rPr>
          <w:lang w:val="en-US"/>
        </w:rPr>
        <w:t>Brightway</w:t>
      </w:r>
      <w:proofErr w:type="spellEnd"/>
      <w:r w:rsidR="001C5A41" w:rsidRPr="004D26A1">
        <w:rPr>
          <w:lang w:val="en-US"/>
        </w:rPr>
        <w:t xml:space="preserve"> (BW)</w:t>
      </w:r>
      <w:r w:rsidR="00C520E9">
        <w:rPr>
          <w:lang w:val="en-US"/>
        </w:rPr>
        <w:t xml:space="preserve"> </w:t>
      </w:r>
      <w:r w:rsidR="007A29AD">
        <w:rPr>
          <w:lang w:val="en-US"/>
        </w:rPr>
        <w:t xml:space="preserve">LCA software </w:t>
      </w:r>
      <w:sdt>
        <w:sdtPr>
          <w:rPr>
            <w:color w:val="000000"/>
            <w:lang w:val="en-US"/>
          </w:rPr>
          <w:tag w:val="MENDELEY_CITATION_v3_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"/>
          <w:id w:val="1277675814"/>
          <w:placeholder>
            <w:docPart w:val="95EAE5893E2842D0A8090B952403B9B7"/>
          </w:placeholder>
        </w:sdtPr>
        <w:sdtEndPr/>
        <w:sdtContent>
          <w:r w:rsidR="00FB440E" w:rsidRPr="00FB440E">
            <w:rPr>
              <w:color w:val="000000"/>
              <w:lang w:val="en-US"/>
            </w:rPr>
            <w:t>[42]</w:t>
          </w:r>
        </w:sdtContent>
      </w:sdt>
      <w:r w:rsidR="006A1537">
        <w:rPr>
          <w:color w:val="000000"/>
          <w:lang w:val="en-US"/>
        </w:rPr>
        <w:t xml:space="preserve"> using</w:t>
      </w:r>
      <w:r w:rsidR="001C5A41" w:rsidRPr="004D26A1">
        <w:rPr>
          <w:lang w:val="en-US"/>
        </w:rPr>
        <w:t xml:space="preserve"> </w:t>
      </w:r>
      <w:r w:rsidR="001C5A41" w:rsidRPr="00E5518B">
        <w:rPr>
          <w:i/>
          <w:iCs/>
          <w:lang w:val="en-US"/>
        </w:rPr>
        <w:t>background data</w:t>
      </w:r>
      <w:r w:rsidR="00CC2A00">
        <w:rPr>
          <w:i/>
          <w:iCs/>
          <w:lang w:val="en-US"/>
        </w:rPr>
        <w:t>sets</w:t>
      </w:r>
      <w:r w:rsidR="001C5A41" w:rsidRPr="004D26A1">
        <w:rPr>
          <w:lang w:val="en-US"/>
        </w:rPr>
        <w:t xml:space="preserve"> </w:t>
      </w:r>
      <w:r w:rsidR="00CC2A00">
        <w:rPr>
          <w:lang w:val="en-US"/>
        </w:rPr>
        <w:t xml:space="preserve">from the </w:t>
      </w:r>
      <w:proofErr w:type="spellStart"/>
      <w:r w:rsidR="001C5A41" w:rsidRPr="004D26A1">
        <w:rPr>
          <w:lang w:val="en-US"/>
        </w:rPr>
        <w:t>ecoinvent</w:t>
      </w:r>
      <w:proofErr w:type="spellEnd"/>
      <w:r w:rsidR="001C5A41" w:rsidRPr="004D26A1">
        <w:rPr>
          <w:lang w:val="en-US"/>
        </w:rPr>
        <w:t xml:space="preserve"> </w:t>
      </w:r>
      <w:r w:rsidR="00CC2A00">
        <w:rPr>
          <w:lang w:val="en-US"/>
        </w:rPr>
        <w:t xml:space="preserve">database </w:t>
      </w:r>
      <w:r w:rsidR="001C5A41" w:rsidRPr="004D26A1">
        <w:rPr>
          <w:lang w:val="en-US"/>
        </w:rPr>
        <w:t xml:space="preserve">v3.10.1, system model cut-off </w:t>
      </w:r>
      <w:r w:rsidR="00EC0965">
        <w:rPr>
          <w:lang w:val="en-US"/>
        </w:rPr>
        <w:t xml:space="preserve">and </w:t>
      </w:r>
      <w:r w:rsidR="001C5A41" w:rsidRPr="004D26A1">
        <w:rPr>
          <w:lang w:val="en-US"/>
        </w:rPr>
        <w:t xml:space="preserve">future </w:t>
      </w:r>
      <w:r w:rsidR="00602DE4">
        <w:rPr>
          <w:lang w:val="en-US"/>
        </w:rPr>
        <w:t>instances</w:t>
      </w:r>
      <w:r w:rsidR="001C5A41" w:rsidRPr="004D26A1">
        <w:rPr>
          <w:lang w:val="en-US"/>
        </w:rPr>
        <w:t xml:space="preserve"> of it </w:t>
      </w:r>
      <w:r w:rsidR="00602DE4">
        <w:rPr>
          <w:lang w:val="en-US"/>
        </w:rPr>
        <w:t>created</w:t>
      </w:r>
      <w:r w:rsidR="001C5A41" w:rsidRPr="004D26A1">
        <w:rPr>
          <w:lang w:val="en-US"/>
        </w:rPr>
        <w:t xml:space="preserve"> with the </w:t>
      </w:r>
      <w:r w:rsidR="005A5C70">
        <w:rPr>
          <w:lang w:val="en-US"/>
        </w:rPr>
        <w:t>open source “</w:t>
      </w:r>
      <w:r w:rsidR="001C5A41" w:rsidRPr="004D26A1">
        <w:rPr>
          <w:lang w:val="en-US"/>
        </w:rPr>
        <w:t>premise</w:t>
      </w:r>
      <w:r w:rsidR="005A5C70">
        <w:rPr>
          <w:lang w:val="en-US"/>
        </w:rPr>
        <w:t>”</w:t>
      </w:r>
      <w:r w:rsidR="001C5A41" w:rsidRPr="004D26A1">
        <w:rPr>
          <w:lang w:val="en-US"/>
        </w:rPr>
        <w:t xml:space="preserve"> python package</w:t>
      </w:r>
      <w:r w:rsidR="005A5C70">
        <w:rPr>
          <w:lang w:val="en-US"/>
        </w:rPr>
        <w:t xml:space="preserve"> </w:t>
      </w:r>
      <w:sdt>
        <w:sdtPr>
          <w:rPr>
            <w:color w:val="000000"/>
            <w:lang w:val="en-US"/>
          </w:rPr>
          <w:tag w:val="MENDELEY_CITATION_v3_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"/>
          <w:id w:val="1496077368"/>
          <w:placeholder>
            <w:docPart w:val="95EAE5893E2842D0A8090B952403B9B7"/>
          </w:placeholder>
        </w:sdtPr>
        <w:sdtEndPr/>
        <w:sdtContent>
          <w:r w:rsidR="00FB440E" w:rsidRPr="00FB440E">
            <w:rPr>
              <w:color w:val="000000"/>
              <w:lang w:val="en-US"/>
            </w:rPr>
            <w:t>[43]</w:t>
          </w:r>
        </w:sdtContent>
      </w:sdt>
      <w:r w:rsidR="001C5A41" w:rsidRPr="004D26A1">
        <w:rPr>
          <w:lang w:val="en-US"/>
        </w:rPr>
        <w:t xml:space="preserve"> by coupling the </w:t>
      </w:r>
      <w:r w:rsidR="00E9006F">
        <w:rPr>
          <w:lang w:val="en-US"/>
        </w:rPr>
        <w:t xml:space="preserve">LCI </w:t>
      </w:r>
      <w:r w:rsidR="001C5A41" w:rsidRPr="004D26A1">
        <w:rPr>
          <w:lang w:val="en-US"/>
        </w:rPr>
        <w:t xml:space="preserve">to </w:t>
      </w:r>
      <w:r w:rsidR="002C3E3E">
        <w:rPr>
          <w:lang w:val="en-US"/>
        </w:rPr>
        <w:t xml:space="preserve">Socio-Economic Pathway 2 (SSP2) </w:t>
      </w:r>
      <w:r w:rsidR="001C5A41" w:rsidRPr="004D26A1">
        <w:rPr>
          <w:lang w:val="en-US"/>
        </w:rPr>
        <w:t>scenarios from the Integrated Assessment Model (IAM) “</w:t>
      </w:r>
      <w:r w:rsidR="005F58C3">
        <w:rPr>
          <w:lang w:val="en-US"/>
        </w:rPr>
        <w:t>REMIND</w:t>
      </w:r>
      <w:r w:rsidR="001C5A41" w:rsidRPr="004D26A1">
        <w:rPr>
          <w:lang w:val="en-US"/>
        </w:rPr>
        <w:t xml:space="preserve">”. </w:t>
      </w:r>
      <w:r w:rsidR="004E4D05">
        <w:rPr>
          <w:lang w:val="en-US"/>
        </w:rPr>
        <w:t xml:space="preserve">Two global scenarios are chosen: </w:t>
      </w:r>
      <w:r w:rsidR="006201A5">
        <w:rPr>
          <w:lang w:val="en-US"/>
        </w:rPr>
        <w:t>a business-as-usual pathway (“</w:t>
      </w:r>
      <w:r w:rsidR="006201A5" w:rsidRPr="00A005D4">
        <w:rPr>
          <w:i/>
          <w:iCs/>
          <w:lang w:val="en-US"/>
        </w:rPr>
        <w:t>BAU-GLO</w:t>
      </w:r>
      <w:r w:rsidR="006201A5">
        <w:rPr>
          <w:lang w:val="en-US"/>
        </w:rPr>
        <w:t>”</w:t>
      </w:r>
      <w:r w:rsidR="00A466DD">
        <w:rPr>
          <w:lang w:val="en-US"/>
        </w:rPr>
        <w:t xml:space="preserve">, ~3.5°C global mean temperature rise), and a </w:t>
      </w:r>
      <w:r w:rsidR="001C5A41" w:rsidRPr="004D26A1">
        <w:rPr>
          <w:lang w:val="en-US"/>
        </w:rPr>
        <w:t>1.5°C</w:t>
      </w:r>
      <w:r w:rsidR="00CE6B14">
        <w:rPr>
          <w:lang w:val="en-US"/>
        </w:rPr>
        <w:t xml:space="preserve"> scenario</w:t>
      </w:r>
      <w:r w:rsidR="001C5A41" w:rsidRPr="004D26A1">
        <w:rPr>
          <w:lang w:val="en-US"/>
        </w:rPr>
        <w:t xml:space="preserve"> </w:t>
      </w:r>
      <w:r w:rsidR="00183B4A">
        <w:rPr>
          <w:lang w:val="en-US"/>
        </w:rPr>
        <w:t>“</w:t>
      </w:r>
      <w:r w:rsidR="00165B0E" w:rsidRPr="005B526C">
        <w:rPr>
          <w:i/>
          <w:iCs/>
          <w:lang w:val="en-US"/>
        </w:rPr>
        <w:t>LOW</w:t>
      </w:r>
      <w:r w:rsidR="005B526C" w:rsidRPr="005B526C">
        <w:rPr>
          <w:i/>
          <w:iCs/>
          <w:lang w:val="en-US"/>
        </w:rPr>
        <w:t>-GLO</w:t>
      </w:r>
      <w:r w:rsidR="00183B4A">
        <w:rPr>
          <w:i/>
          <w:iCs/>
          <w:lang w:val="en-US"/>
        </w:rPr>
        <w:t>”</w:t>
      </w:r>
      <w:r w:rsidR="006D7789">
        <w:rPr>
          <w:lang w:val="en-US"/>
        </w:rPr>
        <w:t xml:space="preserve"> (details see SI)</w:t>
      </w:r>
      <w:r w:rsidR="00CE6B14">
        <w:rPr>
          <w:i/>
          <w:iCs/>
          <w:lang w:val="en-US"/>
        </w:rPr>
        <w:t>.</w:t>
      </w:r>
    </w:p>
    <w:p w14:paraId="5A42288C" w14:textId="469C0A6E" w:rsidR="00746755" w:rsidRDefault="00746755" w:rsidP="00E37277">
      <w:pPr>
        <w:jc w:val="both"/>
        <w:rPr>
          <w:lang w:val="en-US"/>
        </w:rPr>
      </w:pPr>
      <w:r>
        <w:rPr>
          <w:lang w:val="en-US"/>
        </w:rPr>
        <w:t xml:space="preserve">Building on the technology-level LCA, we assess how AGS </w:t>
      </w:r>
      <w:r w:rsidR="00FD2475">
        <w:rPr>
          <w:lang w:val="en-US"/>
        </w:rPr>
        <w:t>deployment influences system-level</w:t>
      </w:r>
      <w:r w:rsidRPr="005F0CD3">
        <w:rPr>
          <w:lang w:val="en-US"/>
        </w:rPr>
        <w:t xml:space="preserve"> </w:t>
      </w:r>
      <w:r>
        <w:rPr>
          <w:lang w:val="en-US"/>
        </w:rPr>
        <w:t>environmental impacts</w:t>
      </w:r>
      <w:r w:rsidR="007F564A">
        <w:rPr>
          <w:lang w:val="en-US"/>
        </w:rPr>
        <w:t>.</w:t>
      </w:r>
      <w:r w:rsidR="007F564A">
        <w:rPr>
          <w:rFonts w:cstheme="minorHAnsi"/>
          <w:szCs w:val="20"/>
          <w:lang w:val="en-US"/>
        </w:rPr>
        <w:t xml:space="preserve"> </w:t>
      </w:r>
      <w:r>
        <w:rPr>
          <w:rFonts w:cstheme="minorHAnsi"/>
          <w:szCs w:val="20"/>
          <w:lang w:val="en-US"/>
        </w:rPr>
        <w:t xml:space="preserve">STEM results for Switzerland </w:t>
      </w:r>
      <w:r w:rsidR="00367981">
        <w:rPr>
          <w:rFonts w:cstheme="minorHAnsi"/>
          <w:szCs w:val="20"/>
          <w:lang w:val="en-US"/>
        </w:rPr>
        <w:t xml:space="preserve">as described in section </w:t>
      </w:r>
      <w:r w:rsidR="00367981">
        <w:rPr>
          <w:rFonts w:cstheme="minorHAnsi"/>
          <w:szCs w:val="20"/>
          <w:lang w:val="en-US"/>
        </w:rPr>
        <w:fldChar w:fldCharType="begin"/>
      </w:r>
      <w:r w:rsidR="00367981">
        <w:rPr>
          <w:rFonts w:cstheme="minorHAnsi"/>
          <w:szCs w:val="20"/>
          <w:lang w:val="en-US"/>
        </w:rPr>
        <w:instrText xml:space="preserve"> REF _Ref205823674 \r \h </w:instrText>
      </w:r>
      <w:r w:rsidR="00E37277">
        <w:rPr>
          <w:rFonts w:cstheme="minorHAnsi"/>
          <w:szCs w:val="20"/>
          <w:lang w:val="en-US"/>
        </w:rPr>
        <w:instrText xml:space="preserve"> \* MERGEFORMAT </w:instrText>
      </w:r>
      <w:r w:rsidR="00367981">
        <w:rPr>
          <w:rFonts w:cstheme="minorHAnsi"/>
          <w:szCs w:val="20"/>
          <w:lang w:val="en-US"/>
        </w:rPr>
      </w:r>
      <w:r w:rsidR="00367981">
        <w:rPr>
          <w:rFonts w:cstheme="minorHAnsi"/>
          <w:szCs w:val="20"/>
          <w:lang w:val="en-US"/>
        </w:rPr>
        <w:fldChar w:fldCharType="separate"/>
      </w:r>
      <w:r w:rsidR="004C2288">
        <w:rPr>
          <w:rFonts w:cstheme="minorHAnsi"/>
          <w:szCs w:val="20"/>
          <w:lang w:val="en-US"/>
        </w:rPr>
        <w:t>2.4</w:t>
      </w:r>
      <w:r w:rsidR="00367981">
        <w:rPr>
          <w:rFonts w:cstheme="minorHAnsi"/>
          <w:szCs w:val="20"/>
          <w:lang w:val="en-US"/>
        </w:rPr>
        <w:fldChar w:fldCharType="end"/>
      </w:r>
      <w:r w:rsidR="00367981">
        <w:rPr>
          <w:rFonts w:cstheme="minorHAnsi"/>
          <w:szCs w:val="20"/>
          <w:lang w:val="en-US"/>
        </w:rPr>
        <w:t xml:space="preserve"> </w:t>
      </w:r>
      <w:r w:rsidRPr="007E3B96">
        <w:rPr>
          <w:rFonts w:cstheme="minorHAnsi"/>
          <w:i/>
          <w:iCs/>
          <w:szCs w:val="20"/>
          <w:lang w:val="en-US"/>
        </w:rPr>
        <w:t>(BAU-STEM</w:t>
      </w:r>
      <w:r>
        <w:rPr>
          <w:rFonts w:cstheme="minorHAnsi"/>
          <w:i/>
          <w:iCs/>
          <w:szCs w:val="20"/>
          <w:lang w:val="en-US"/>
        </w:rPr>
        <w:t xml:space="preserve"> </w:t>
      </w:r>
      <w:r w:rsidRPr="002F14B0">
        <w:rPr>
          <w:rFonts w:cstheme="minorHAnsi"/>
          <w:szCs w:val="20"/>
          <w:lang w:val="en-US"/>
        </w:rPr>
        <w:t xml:space="preserve">and </w:t>
      </w:r>
      <w:r w:rsidRPr="007E3B96">
        <w:rPr>
          <w:rFonts w:cstheme="minorHAnsi"/>
          <w:i/>
          <w:iCs/>
          <w:szCs w:val="20"/>
          <w:lang w:val="en-US"/>
        </w:rPr>
        <w:t>Net0-STEM</w:t>
      </w:r>
      <w:r>
        <w:rPr>
          <w:rFonts w:cstheme="minorHAnsi"/>
          <w:szCs w:val="20"/>
          <w:lang w:val="en-US"/>
        </w:rPr>
        <w:t xml:space="preserve"> without AGS</w:t>
      </w:r>
      <w:r>
        <w:rPr>
          <w:rFonts w:cstheme="minorHAnsi"/>
          <w:i/>
          <w:iCs/>
          <w:szCs w:val="20"/>
          <w:lang w:val="en-US"/>
        </w:rPr>
        <w:t xml:space="preserve">; </w:t>
      </w:r>
      <w:r>
        <w:rPr>
          <w:rFonts w:cstheme="minorHAnsi"/>
          <w:szCs w:val="20"/>
          <w:lang w:val="en-US"/>
        </w:rPr>
        <w:t xml:space="preserve">six chosen scenarios from </w:t>
      </w:r>
      <w:r w:rsidRPr="007E3B96">
        <w:rPr>
          <w:rFonts w:cstheme="minorHAnsi"/>
          <w:i/>
          <w:iCs/>
          <w:szCs w:val="20"/>
          <w:lang w:val="en-US"/>
        </w:rPr>
        <w:t>Net0-AGS-STEM</w:t>
      </w:r>
      <w:r>
        <w:rPr>
          <w:rFonts w:cstheme="minorHAnsi"/>
          <w:szCs w:val="20"/>
          <w:lang w:val="en-US"/>
        </w:rPr>
        <w:t xml:space="preserve"> </w:t>
      </w:r>
      <w:r w:rsidR="006A7130">
        <w:rPr>
          <w:rFonts w:cstheme="minorHAnsi"/>
          <w:szCs w:val="20"/>
          <w:lang w:val="en-US"/>
        </w:rPr>
        <w:t>modellings</w:t>
      </w:r>
      <w:r w:rsidRPr="007E3B96">
        <w:rPr>
          <w:rFonts w:cstheme="minorHAnsi"/>
          <w:i/>
          <w:iCs/>
          <w:szCs w:val="20"/>
          <w:lang w:val="en-US"/>
        </w:rPr>
        <w:t>)</w:t>
      </w:r>
      <w:r w:rsidR="007F564A">
        <w:rPr>
          <w:rFonts w:cstheme="minorHAnsi"/>
          <w:i/>
          <w:iCs/>
          <w:szCs w:val="20"/>
          <w:lang w:val="en-US"/>
        </w:rPr>
        <w:t xml:space="preserve"> </w:t>
      </w:r>
      <w:r w:rsidR="007F564A">
        <w:rPr>
          <w:rFonts w:cstheme="minorHAnsi"/>
          <w:szCs w:val="20"/>
          <w:lang w:val="en-US"/>
        </w:rPr>
        <w:t>are combine</w:t>
      </w:r>
      <w:r w:rsidR="006D6782">
        <w:rPr>
          <w:rFonts w:cstheme="minorHAnsi"/>
          <w:szCs w:val="20"/>
          <w:lang w:val="en-US"/>
        </w:rPr>
        <w:t>d</w:t>
      </w:r>
      <w:r>
        <w:rPr>
          <w:rFonts w:cstheme="minorHAnsi"/>
          <w:szCs w:val="20"/>
          <w:lang w:val="en-US"/>
        </w:rPr>
        <w:t xml:space="preserve"> with the two global </w:t>
      </w:r>
      <w:r w:rsidR="008F0CC1">
        <w:rPr>
          <w:rFonts w:cstheme="minorHAnsi"/>
          <w:szCs w:val="20"/>
          <w:lang w:val="en-US"/>
        </w:rPr>
        <w:t>background projections above</w:t>
      </w:r>
      <w:r>
        <w:rPr>
          <w:rFonts w:cstheme="minorHAnsi"/>
          <w:szCs w:val="20"/>
          <w:lang w:val="en-US"/>
        </w:rPr>
        <w:t xml:space="preserve"> </w:t>
      </w:r>
      <w:r w:rsidR="007243EA">
        <w:rPr>
          <w:rFonts w:cstheme="minorHAnsi"/>
          <w:szCs w:val="20"/>
          <w:lang w:val="en-US"/>
        </w:rPr>
        <w:t>using</w:t>
      </w:r>
      <w:r>
        <w:rPr>
          <w:rFonts w:cstheme="minorHAnsi"/>
          <w:szCs w:val="20"/>
          <w:lang w:val="en-US"/>
        </w:rPr>
        <w:t xml:space="preserve"> our in-house</w:t>
      </w:r>
      <w:r w:rsidRPr="008D563B">
        <w:rPr>
          <w:rFonts w:cstheme="minorHAnsi"/>
          <w:szCs w:val="20"/>
          <w:lang w:val="en-US"/>
        </w:rPr>
        <w:t xml:space="preserve"> “premise”</w:t>
      </w:r>
      <w:r>
        <w:rPr>
          <w:rFonts w:cstheme="minorHAnsi"/>
          <w:szCs w:val="20"/>
          <w:lang w:val="en-US"/>
        </w:rPr>
        <w:t xml:space="preserve"> community framework</w:t>
      </w:r>
      <w:r>
        <w:rPr>
          <w:rStyle w:val="FootnoteReference"/>
          <w:rFonts w:cstheme="minorHAnsi"/>
          <w:szCs w:val="20"/>
          <w:lang w:val="en-US"/>
        </w:rPr>
        <w:t xml:space="preserve"> </w:t>
      </w:r>
      <w:r>
        <w:rPr>
          <w:rStyle w:val="FootnoteReference"/>
          <w:rFonts w:cstheme="minorHAnsi"/>
          <w:szCs w:val="20"/>
          <w:lang w:val="en-US"/>
        </w:rPr>
        <w:footnoteReference w:id="2"/>
      </w:r>
      <w:r w:rsidRPr="008D563B">
        <w:rPr>
          <w:rFonts w:cstheme="minorHAnsi"/>
          <w:szCs w:val="20"/>
          <w:lang w:val="en-US"/>
        </w:rPr>
        <w:t xml:space="preserve">. </w:t>
      </w:r>
      <w:r>
        <w:rPr>
          <w:rFonts w:cstheme="minorHAnsi"/>
          <w:szCs w:val="20"/>
          <w:lang w:val="en-US"/>
        </w:rPr>
        <w:t xml:space="preserve">The six selected </w:t>
      </w:r>
      <w:r w:rsidRPr="0001713D">
        <w:rPr>
          <w:rFonts w:cstheme="minorHAnsi"/>
          <w:i/>
          <w:iCs/>
          <w:szCs w:val="20"/>
          <w:lang w:val="en-US"/>
        </w:rPr>
        <w:t>Net0-AGS-STEM</w:t>
      </w:r>
      <w:r w:rsidRPr="0001713D">
        <w:rPr>
          <w:rFonts w:cstheme="minorHAnsi"/>
          <w:szCs w:val="20"/>
          <w:lang w:val="en-US"/>
        </w:rPr>
        <w:t xml:space="preserve"> </w:t>
      </w:r>
      <w:r>
        <w:rPr>
          <w:rFonts w:cstheme="minorHAnsi"/>
          <w:szCs w:val="20"/>
          <w:lang w:val="en-US"/>
        </w:rPr>
        <w:t xml:space="preserve">scenarios are for </w:t>
      </w:r>
      <w:r w:rsidRPr="0001713D">
        <w:rPr>
          <w:rFonts w:cstheme="minorHAnsi"/>
          <w:szCs w:val="20"/>
          <w:lang w:val="en-US"/>
        </w:rPr>
        <w:t xml:space="preserve">dispatchable load, </w:t>
      </w:r>
      <w:r>
        <w:rPr>
          <w:rFonts w:cstheme="minorHAnsi"/>
          <w:szCs w:val="20"/>
          <w:lang w:val="en-US"/>
        </w:rPr>
        <w:t>with</w:t>
      </w:r>
      <w:r w:rsidRPr="0001713D">
        <w:rPr>
          <w:rFonts w:cstheme="minorHAnsi"/>
          <w:szCs w:val="20"/>
          <w:lang w:val="en-US"/>
        </w:rPr>
        <w:t xml:space="preserve"> </w:t>
      </w:r>
      <w:r>
        <w:rPr>
          <w:rFonts w:cstheme="minorHAnsi"/>
          <w:szCs w:val="20"/>
          <w:lang w:val="en-US"/>
        </w:rPr>
        <w:t xml:space="preserve">AGS </w:t>
      </w:r>
      <w:r w:rsidRPr="0001713D">
        <w:rPr>
          <w:rFonts w:cstheme="minorHAnsi"/>
          <w:szCs w:val="20"/>
          <w:lang w:val="en-US"/>
        </w:rPr>
        <w:t>electricity provision of 2</w:t>
      </w:r>
      <w:r w:rsidR="007243EA">
        <w:rPr>
          <w:rFonts w:cstheme="minorHAnsi"/>
          <w:szCs w:val="20"/>
          <w:lang w:val="en-US"/>
        </w:rPr>
        <w:t>/</w:t>
      </w:r>
      <w:r w:rsidRPr="0001713D">
        <w:rPr>
          <w:rFonts w:cstheme="minorHAnsi"/>
          <w:szCs w:val="20"/>
          <w:lang w:val="en-US"/>
        </w:rPr>
        <w:t>4</w:t>
      </w:r>
      <w:r w:rsidR="007243EA">
        <w:rPr>
          <w:rFonts w:cstheme="minorHAnsi"/>
          <w:szCs w:val="20"/>
          <w:lang w:val="en-US"/>
        </w:rPr>
        <w:t>/</w:t>
      </w:r>
      <w:r w:rsidRPr="0001713D">
        <w:rPr>
          <w:rFonts w:cstheme="minorHAnsi"/>
          <w:szCs w:val="20"/>
          <w:lang w:val="en-US"/>
        </w:rPr>
        <w:t>6</w:t>
      </w:r>
      <w:r w:rsidR="007243EA">
        <w:rPr>
          <w:rFonts w:cstheme="minorHAnsi"/>
          <w:szCs w:val="20"/>
          <w:lang w:val="en-US"/>
        </w:rPr>
        <w:t>/1</w:t>
      </w:r>
      <w:r w:rsidRPr="0001713D">
        <w:rPr>
          <w:rFonts w:cstheme="minorHAnsi"/>
          <w:szCs w:val="20"/>
          <w:lang w:val="en-US"/>
        </w:rPr>
        <w:t>0</w:t>
      </w:r>
      <w:r w:rsidR="007243EA">
        <w:rPr>
          <w:rFonts w:cstheme="minorHAnsi"/>
          <w:szCs w:val="20"/>
          <w:lang w:val="en-US"/>
        </w:rPr>
        <w:t>/</w:t>
      </w:r>
      <w:r w:rsidRPr="0001713D">
        <w:rPr>
          <w:rFonts w:cstheme="minorHAnsi"/>
          <w:szCs w:val="20"/>
          <w:lang w:val="en-US"/>
        </w:rPr>
        <w:t>14</w:t>
      </w:r>
      <w:r w:rsidR="007243EA">
        <w:rPr>
          <w:rFonts w:cstheme="minorHAnsi"/>
          <w:szCs w:val="20"/>
          <w:lang w:val="en-US"/>
        </w:rPr>
        <w:t>/</w:t>
      </w:r>
      <w:r w:rsidRPr="0001713D">
        <w:rPr>
          <w:rFonts w:cstheme="minorHAnsi"/>
          <w:szCs w:val="20"/>
          <w:lang w:val="en-US"/>
        </w:rPr>
        <w:t>17</w:t>
      </w:r>
      <w:r w:rsidR="007243EA">
        <w:rPr>
          <w:rFonts w:cstheme="minorHAnsi"/>
          <w:szCs w:val="20"/>
          <w:lang w:val="en-US"/>
        </w:rPr>
        <w:t> </w:t>
      </w:r>
      <w:r w:rsidRPr="0001713D">
        <w:rPr>
          <w:rFonts w:cstheme="minorHAnsi"/>
          <w:szCs w:val="20"/>
          <w:lang w:val="en-US"/>
        </w:rPr>
        <w:t>TWh</w:t>
      </w:r>
      <w:r>
        <w:rPr>
          <w:rFonts w:cstheme="minorHAnsi"/>
          <w:szCs w:val="20"/>
          <w:lang w:val="en-US"/>
        </w:rPr>
        <w:t xml:space="preserve">, </w:t>
      </w:r>
      <w:r w:rsidR="007243EA">
        <w:rPr>
          <w:rFonts w:cstheme="minorHAnsi"/>
          <w:szCs w:val="20"/>
          <w:lang w:val="en-US"/>
        </w:rPr>
        <w:t xml:space="preserve">resulting in 16 </w:t>
      </w:r>
      <w:r>
        <w:rPr>
          <w:rFonts w:cstheme="minorHAnsi"/>
          <w:szCs w:val="20"/>
          <w:lang w:val="en-US"/>
        </w:rPr>
        <w:t>scenario combinations.</w:t>
      </w:r>
    </w:p>
    <w:p w14:paraId="0CED188A" w14:textId="58DC49D2" w:rsidR="00401C19" w:rsidRDefault="001C5A41" w:rsidP="00E37277">
      <w:pPr>
        <w:jc w:val="both"/>
        <w:rPr>
          <w:lang w:val="en-US"/>
        </w:rPr>
      </w:pPr>
      <w:r w:rsidRPr="004D26A1">
        <w:rPr>
          <w:lang w:val="en-US"/>
        </w:rPr>
        <w:t>Th</w:t>
      </w:r>
      <w:r w:rsidR="00681234">
        <w:rPr>
          <w:lang w:val="en-US"/>
        </w:rPr>
        <w:t xml:space="preserve">e impact assessment uses the </w:t>
      </w:r>
      <w:r w:rsidRPr="004D26A1">
        <w:rPr>
          <w:lang w:val="en-US"/>
        </w:rPr>
        <w:t>“Environmental Footprint” method v3.1, no long-term effects”.</w:t>
      </w:r>
      <w:r w:rsidR="00681234">
        <w:rPr>
          <w:lang w:val="en-US"/>
        </w:rPr>
        <w:t xml:space="preserve"> S</w:t>
      </w:r>
      <w:r w:rsidR="007041AB" w:rsidRPr="007041AB">
        <w:rPr>
          <w:i/>
          <w:iCs/>
          <w:lang w:val="en-US"/>
        </w:rPr>
        <w:t>ensitivity analys</w:t>
      </w:r>
      <w:r w:rsidR="00681234">
        <w:rPr>
          <w:i/>
          <w:iCs/>
          <w:lang w:val="en-US"/>
        </w:rPr>
        <w:t>e</w:t>
      </w:r>
      <w:r w:rsidR="007041AB" w:rsidRPr="007041AB">
        <w:rPr>
          <w:i/>
          <w:iCs/>
          <w:lang w:val="en-US"/>
        </w:rPr>
        <w:t>s</w:t>
      </w:r>
      <w:r w:rsidR="007041AB" w:rsidRPr="007041AB">
        <w:rPr>
          <w:lang w:val="en-US"/>
        </w:rPr>
        <w:t xml:space="preserve"> vary key </w:t>
      </w:r>
      <w:r w:rsidR="00681234">
        <w:rPr>
          <w:lang w:val="en-US"/>
        </w:rPr>
        <w:t>parameters</w:t>
      </w:r>
      <w:r w:rsidR="007041AB" w:rsidRPr="007041AB">
        <w:rPr>
          <w:lang w:val="en-US"/>
        </w:rPr>
        <w:t>:</w:t>
      </w:r>
      <w:r w:rsidR="007041AB">
        <w:rPr>
          <w:lang w:val="en-US"/>
        </w:rPr>
        <w:t xml:space="preserve"> </w:t>
      </w:r>
      <w:r w:rsidR="00664F2B">
        <w:rPr>
          <w:lang w:val="en-US"/>
        </w:rPr>
        <w:t>Drilling e</w:t>
      </w:r>
      <w:r w:rsidR="007041AB" w:rsidRPr="007041AB">
        <w:rPr>
          <w:lang w:val="en-US"/>
        </w:rPr>
        <w:t>lectricity source</w:t>
      </w:r>
      <w:r w:rsidR="007041AB">
        <w:rPr>
          <w:lang w:val="en-US"/>
        </w:rPr>
        <w:t xml:space="preserve"> climate impact</w:t>
      </w:r>
      <w:r w:rsidR="007041AB" w:rsidRPr="007041AB">
        <w:rPr>
          <w:lang w:val="en-US"/>
        </w:rPr>
        <w:t>: run-of-river</w:t>
      </w:r>
      <w:r w:rsidR="007B5B60">
        <w:rPr>
          <w:lang w:val="en-US"/>
        </w:rPr>
        <w:t>, solar PV, natural gas (default: Swiss electricity mix according to STEM results);</w:t>
      </w:r>
      <w:r w:rsidR="007041AB" w:rsidRPr="007041AB">
        <w:rPr>
          <w:lang w:val="en-US"/>
        </w:rPr>
        <w:t xml:space="preserve"> </w:t>
      </w:r>
      <w:r w:rsidR="009E301E">
        <w:rPr>
          <w:lang w:val="en-US"/>
        </w:rPr>
        <w:t>w</w:t>
      </w:r>
      <w:r w:rsidR="007041AB" w:rsidRPr="007041AB">
        <w:rPr>
          <w:lang w:val="en-US"/>
        </w:rPr>
        <w:t>ell depth: 4.5</w:t>
      </w:r>
      <w:r w:rsidR="005242CE">
        <w:rPr>
          <w:lang w:val="en-US"/>
        </w:rPr>
        <w:t>/</w:t>
      </w:r>
      <w:r w:rsidR="007041AB" w:rsidRPr="007041AB">
        <w:rPr>
          <w:lang w:val="en-US"/>
        </w:rPr>
        <w:t>8 km (default: 6 km);</w:t>
      </w:r>
      <w:r w:rsidR="009E301E">
        <w:rPr>
          <w:lang w:val="en-US"/>
        </w:rPr>
        <w:t xml:space="preserve"> plant l</w:t>
      </w:r>
      <w:r w:rsidR="007041AB" w:rsidRPr="007041AB">
        <w:rPr>
          <w:lang w:val="en-US"/>
        </w:rPr>
        <w:t>ifetime: 30</w:t>
      </w:r>
      <w:r w:rsidR="005242CE">
        <w:rPr>
          <w:lang w:val="en-US"/>
        </w:rPr>
        <w:t>/</w:t>
      </w:r>
      <w:r w:rsidR="007041AB" w:rsidRPr="007041AB">
        <w:rPr>
          <w:lang w:val="en-US"/>
        </w:rPr>
        <w:t>100 years (default: 60);</w:t>
      </w:r>
      <w:r w:rsidR="007B5B60">
        <w:rPr>
          <w:lang w:val="en-US"/>
        </w:rPr>
        <w:t xml:space="preserve"> </w:t>
      </w:r>
      <w:r w:rsidR="009E301E">
        <w:rPr>
          <w:lang w:val="en-US"/>
        </w:rPr>
        <w:t>d</w:t>
      </w:r>
      <w:r w:rsidR="007041AB" w:rsidRPr="007041AB">
        <w:rPr>
          <w:lang w:val="en-US"/>
        </w:rPr>
        <w:t>rilling method: rotary</w:t>
      </w:r>
      <w:r w:rsidR="005242CE">
        <w:rPr>
          <w:lang w:val="en-US"/>
        </w:rPr>
        <w:t>/</w:t>
      </w:r>
      <w:r w:rsidR="007041AB" w:rsidRPr="007041AB">
        <w:rPr>
          <w:lang w:val="en-US"/>
        </w:rPr>
        <w:t>PPGD</w:t>
      </w:r>
      <w:r w:rsidR="0004433D">
        <w:rPr>
          <w:lang w:val="en-US"/>
        </w:rPr>
        <w:t xml:space="preserve">; </w:t>
      </w:r>
      <w:r w:rsidR="009E301E">
        <w:rPr>
          <w:lang w:val="en-US"/>
        </w:rPr>
        <w:t>c</w:t>
      </w:r>
      <w:r w:rsidR="00E542BE">
        <w:rPr>
          <w:lang w:val="en-US"/>
        </w:rPr>
        <w:t>apacity factor: 0.7</w:t>
      </w:r>
      <w:r w:rsidR="005242CE">
        <w:rPr>
          <w:lang w:val="en-US"/>
        </w:rPr>
        <w:t>/</w:t>
      </w:r>
      <w:r w:rsidR="00E542BE">
        <w:rPr>
          <w:lang w:val="en-US"/>
        </w:rPr>
        <w:t>0.8 (default: 0.9).</w:t>
      </w:r>
    </w:p>
    <w:p w14:paraId="0AEC82A1" w14:textId="77777777" w:rsidR="00746755" w:rsidRDefault="00746755" w:rsidP="00E37277">
      <w:pPr>
        <w:jc w:val="both"/>
        <w:rPr>
          <w:lang w:val="en-US"/>
        </w:rPr>
      </w:pPr>
    </w:p>
    <w:p w14:paraId="45DCBBAA" w14:textId="38A0908A" w:rsidR="001C5A41" w:rsidRPr="00C9301C" w:rsidRDefault="007D6E75" w:rsidP="00E37277">
      <w:pPr>
        <w:pStyle w:val="Heading2"/>
        <w:jc w:val="both"/>
        <w:rPr>
          <w:lang w:val="en-US"/>
        </w:rPr>
      </w:pPr>
      <w:bookmarkStart w:id="29" w:name="_Ref205823674"/>
      <w:bookmarkStart w:id="30" w:name="_Toc205896224"/>
      <w:bookmarkStart w:id="31" w:name="_Toc214891549"/>
      <w:r w:rsidRPr="7AE9BC11">
        <w:rPr>
          <w:lang w:val="en-US"/>
        </w:rPr>
        <w:t>Energy systems modelling</w:t>
      </w:r>
      <w:bookmarkEnd w:id="29"/>
      <w:bookmarkEnd w:id="30"/>
      <w:bookmarkEnd w:id="31"/>
    </w:p>
    <w:p w14:paraId="7E04B626" w14:textId="447383B1" w:rsidR="001C5A41" w:rsidRPr="007203C4" w:rsidRDefault="007C5C67" w:rsidP="00E37277">
      <w:pPr>
        <w:jc w:val="both"/>
        <w:rPr>
          <w:lang w:val="en-US"/>
        </w:rPr>
      </w:pPr>
      <w:r>
        <w:rPr>
          <w:lang w:val="en-US"/>
        </w:rPr>
        <w:t xml:space="preserve">To assess </w:t>
      </w:r>
      <w:r w:rsidR="00CD0882">
        <w:rPr>
          <w:lang w:val="en-US"/>
        </w:rPr>
        <w:t>system-level implications</w:t>
      </w:r>
      <w:r>
        <w:rPr>
          <w:lang w:val="en-US"/>
        </w:rPr>
        <w:t xml:space="preserve">, </w:t>
      </w:r>
      <w:r w:rsidR="00CD0882">
        <w:rPr>
          <w:lang w:val="en-US"/>
        </w:rPr>
        <w:t xml:space="preserve">AGS </w:t>
      </w:r>
      <w:r>
        <w:rPr>
          <w:lang w:val="en-US"/>
        </w:rPr>
        <w:t xml:space="preserve">is integrated </w:t>
      </w:r>
      <w:r w:rsidR="00CD0882">
        <w:rPr>
          <w:lang w:val="en-US"/>
        </w:rPr>
        <w:t xml:space="preserve">into the </w:t>
      </w:r>
      <w:r w:rsidR="00217FD9" w:rsidRPr="196E7106">
        <w:rPr>
          <w:lang w:val="en-US"/>
        </w:rPr>
        <w:t xml:space="preserve">Swiss TIMES Energy System Model (STEM) </w:t>
      </w:r>
      <w:r w:rsidR="62746EEC" w:rsidRPr="196E7106">
        <w:rPr>
          <w:lang w:val="en-US"/>
        </w:rPr>
        <w:t>[</w:t>
      </w:r>
      <w:sdt>
        <w:sdtPr>
          <w:rPr>
            <w:color w:val="000000"/>
            <w:lang w:val="en-US"/>
          </w:rPr>
          <w:tag w:val="MENDELEY_CITATION_v3_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"/>
          <w:id w:val="-1593540715"/>
          <w:placeholder>
            <w:docPart w:val="1533D41D46614D1BA9C0D50BED3730DF"/>
          </w:placeholder>
        </w:sdtPr>
        <w:sdtEndPr/>
        <w:sdtContent>
          <w:r w:rsidR="00FB440E" w:rsidRPr="00FB440E">
            <w:rPr>
              <w:color w:val="000000"/>
              <w:lang w:val="en-US"/>
            </w:rPr>
            <w:t>23]</w:t>
          </w:r>
        </w:sdtContent>
      </w:sdt>
      <w:r w:rsidR="00E25785">
        <w:rPr>
          <w:color w:val="000000"/>
          <w:lang w:val="en-US"/>
        </w:rPr>
        <w:t xml:space="preserve">, a technology-rich, </w:t>
      </w:r>
      <w:r w:rsidR="00217FD9" w:rsidRPr="196E7106">
        <w:rPr>
          <w:lang w:val="en-US"/>
        </w:rPr>
        <w:t>partial</w:t>
      </w:r>
      <w:r w:rsidR="00E25785">
        <w:rPr>
          <w:lang w:val="en-US"/>
        </w:rPr>
        <w:t>-</w:t>
      </w:r>
      <w:r w:rsidR="00217FD9" w:rsidRPr="196E7106">
        <w:rPr>
          <w:lang w:val="en-US"/>
        </w:rPr>
        <w:t xml:space="preserve">equilibrium framework </w:t>
      </w:r>
      <w:r w:rsidR="0086479A">
        <w:rPr>
          <w:lang w:val="en-US"/>
        </w:rPr>
        <w:t>aiming for a minimum cost</w:t>
      </w:r>
      <w:r w:rsidR="00217FD9" w:rsidRPr="196E7106">
        <w:rPr>
          <w:lang w:val="en-US"/>
        </w:rPr>
        <w:t xml:space="preserve"> </w:t>
      </w:r>
      <w:r w:rsidR="006A0ACB">
        <w:rPr>
          <w:lang w:val="en-US"/>
        </w:rPr>
        <w:t xml:space="preserve">Swiss </w:t>
      </w:r>
      <w:r w:rsidR="00217FD9" w:rsidRPr="196E7106">
        <w:rPr>
          <w:lang w:val="en-US"/>
        </w:rPr>
        <w:t xml:space="preserve">energy system </w:t>
      </w:r>
      <w:r w:rsidR="00A938F7">
        <w:rPr>
          <w:lang w:val="en-US"/>
        </w:rPr>
        <w:t xml:space="preserve">up to </w:t>
      </w:r>
      <w:r w:rsidR="3FBB1870" w:rsidRPr="196E7106">
        <w:rPr>
          <w:lang w:val="en-US"/>
        </w:rPr>
        <w:t>2050</w:t>
      </w:r>
      <w:r w:rsidR="00A938F7">
        <w:rPr>
          <w:lang w:val="en-US"/>
        </w:rPr>
        <w:t xml:space="preserve"> with high temporal resolution (</w:t>
      </w:r>
      <w:r w:rsidR="00651809">
        <w:rPr>
          <w:lang w:val="en-US"/>
        </w:rPr>
        <w:t xml:space="preserve">4 </w:t>
      </w:r>
      <w:r w:rsidR="00217FD9" w:rsidRPr="196E7106">
        <w:rPr>
          <w:lang w:val="en-US"/>
        </w:rPr>
        <w:t>seasons</w:t>
      </w:r>
      <w:r w:rsidR="00651809">
        <w:rPr>
          <w:lang w:val="en-US"/>
        </w:rPr>
        <w:t xml:space="preserve"> x</w:t>
      </w:r>
      <w:r w:rsidR="00217FD9" w:rsidRPr="196E7106">
        <w:rPr>
          <w:lang w:val="en-US"/>
        </w:rPr>
        <w:t xml:space="preserve"> </w:t>
      </w:r>
      <w:proofErr w:type="gramStart"/>
      <w:r w:rsidR="00651809">
        <w:rPr>
          <w:lang w:val="en-US"/>
        </w:rPr>
        <w:t>3</w:t>
      </w:r>
      <w:r w:rsidR="00217FD9" w:rsidRPr="196E7106">
        <w:rPr>
          <w:lang w:val="en-US"/>
        </w:rPr>
        <w:t xml:space="preserve"> </w:t>
      </w:r>
      <w:r w:rsidR="00651809">
        <w:rPr>
          <w:lang w:val="en-US"/>
        </w:rPr>
        <w:t>day</w:t>
      </w:r>
      <w:proofErr w:type="gramEnd"/>
      <w:r w:rsidR="00651809">
        <w:rPr>
          <w:lang w:val="en-US"/>
        </w:rPr>
        <w:t xml:space="preserve"> types x </w:t>
      </w:r>
      <w:r w:rsidR="00217FD9" w:rsidRPr="196E7106">
        <w:rPr>
          <w:lang w:val="en-US"/>
        </w:rPr>
        <w:t>24</w:t>
      </w:r>
      <w:r w:rsidR="00651809">
        <w:rPr>
          <w:lang w:val="en-US"/>
        </w:rPr>
        <w:t xml:space="preserve"> </w:t>
      </w:r>
      <w:r w:rsidR="00217FD9" w:rsidRPr="196E7106">
        <w:rPr>
          <w:lang w:val="en-US"/>
        </w:rPr>
        <w:t>hour</w:t>
      </w:r>
      <w:r w:rsidR="00651809">
        <w:rPr>
          <w:lang w:val="en-US"/>
        </w:rPr>
        <w:t>s</w:t>
      </w:r>
      <w:r w:rsidR="46AD4DDC" w:rsidRPr="196E7106">
        <w:rPr>
          <w:lang w:val="en-US"/>
        </w:rPr>
        <w:t>)</w:t>
      </w:r>
      <w:r w:rsidR="3938A430" w:rsidRPr="196E7106">
        <w:rPr>
          <w:lang w:val="en-US"/>
        </w:rPr>
        <w:t>.</w:t>
      </w:r>
      <w:r w:rsidR="00217FD9" w:rsidRPr="196E7106">
        <w:rPr>
          <w:lang w:val="en-US"/>
        </w:rPr>
        <w:t xml:space="preserve"> STEM explicitly represents the storage, transport, and distribution required for secondary energy carriers</w:t>
      </w:r>
      <w:r w:rsidR="009E7189">
        <w:rPr>
          <w:lang w:val="en-US"/>
        </w:rPr>
        <w:t xml:space="preserve"> and includes electricity grid representation acro</w:t>
      </w:r>
      <w:r w:rsidR="00FB7845">
        <w:rPr>
          <w:lang w:val="en-US"/>
        </w:rPr>
        <w:t xml:space="preserve">ss four voltage levels and a </w:t>
      </w:r>
      <w:r w:rsidR="00217FD9" w:rsidRPr="196E7106">
        <w:rPr>
          <w:lang w:val="en-US"/>
        </w:rPr>
        <w:t>direct current</w:t>
      </w:r>
      <w:r w:rsidR="00AF1A34">
        <w:rPr>
          <w:lang w:val="en-US"/>
        </w:rPr>
        <w:t xml:space="preserve"> (DC)</w:t>
      </w:r>
      <w:r w:rsidR="00217FD9" w:rsidRPr="196E7106">
        <w:rPr>
          <w:lang w:val="en-US"/>
        </w:rPr>
        <w:t xml:space="preserve"> </w:t>
      </w:r>
      <w:r w:rsidR="00FB7845">
        <w:rPr>
          <w:lang w:val="en-US"/>
        </w:rPr>
        <w:t>load-</w:t>
      </w:r>
      <w:r w:rsidR="00217FD9" w:rsidRPr="196E7106">
        <w:rPr>
          <w:lang w:val="en-US"/>
        </w:rPr>
        <w:t xml:space="preserve">flow model </w:t>
      </w:r>
      <w:r w:rsidR="00FB7845">
        <w:rPr>
          <w:lang w:val="en-US"/>
        </w:rPr>
        <w:t>(</w:t>
      </w:r>
      <w:r w:rsidR="00217FD9" w:rsidRPr="196E7106">
        <w:rPr>
          <w:lang w:val="en-US"/>
        </w:rPr>
        <w:t>15 nodes</w:t>
      </w:r>
      <w:r w:rsidR="00FB7845">
        <w:rPr>
          <w:lang w:val="en-US"/>
        </w:rPr>
        <w:t xml:space="preserve">, </w:t>
      </w:r>
      <w:r w:rsidR="00217FD9" w:rsidRPr="196E7106">
        <w:rPr>
          <w:lang w:val="en-US"/>
        </w:rPr>
        <w:t>319 bi-directional lines</w:t>
      </w:r>
      <w:r w:rsidR="00D507B5">
        <w:rPr>
          <w:lang w:val="en-US"/>
        </w:rPr>
        <w:t>), enabling detailed analysis of flexibility and grid constraints</w:t>
      </w:r>
      <w:r w:rsidR="00217FD9" w:rsidRPr="196E7106">
        <w:rPr>
          <w:lang w:val="en-US"/>
        </w:rPr>
        <w:t xml:space="preserve">. </w:t>
      </w:r>
    </w:p>
    <w:p w14:paraId="06B5B3A2" w14:textId="4ADA08AB" w:rsidR="006F7C56" w:rsidRDefault="006F7C56" w:rsidP="00E37277">
      <w:pPr>
        <w:keepNext/>
        <w:jc w:val="both"/>
      </w:pPr>
      <w:r w:rsidRPr="002A7480">
        <w:rPr>
          <w:noProof/>
        </w:rPr>
        <w:drawing>
          <wp:inline distT="0" distB="0" distL="0" distR="0" wp14:anchorId="298B60B0" wp14:editId="56AD3CCC">
            <wp:extent cx="5731510" cy="2589035"/>
            <wp:effectExtent l="0" t="0" r="254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589035"/>
                    </a:xfrm>
                    <a:prstGeom prst="rect">
                      <a:avLst/>
                    </a:prstGeom>
                    <a:noFill/>
                    <a:ln>
                      <a:noFill/>
                    </a:ln>
                  </pic:spPr>
                </pic:pic>
              </a:graphicData>
            </a:graphic>
          </wp:inline>
        </w:drawing>
      </w:r>
    </w:p>
    <w:p w14:paraId="15CCB962" w14:textId="33DE79C2" w:rsidR="001C5A41" w:rsidRDefault="001C5A41" w:rsidP="00E37277">
      <w:pPr>
        <w:pStyle w:val="Caption"/>
        <w:jc w:val="both"/>
        <w:rPr>
          <w:lang w:val="en-US"/>
        </w:rPr>
      </w:pPr>
      <w:bookmarkStart w:id="32" w:name="_Ref195266264"/>
      <w:r w:rsidRPr="00E93564">
        <w:rPr>
          <w:lang w:val="en-US"/>
        </w:rPr>
        <w:t xml:space="preserve">Figure </w:t>
      </w:r>
      <w:r>
        <w:rPr>
          <w:lang w:val="en-US"/>
        </w:rPr>
        <w:fldChar w:fldCharType="begin"/>
      </w:r>
      <w:r>
        <w:rPr>
          <w:lang w:val="en-US"/>
        </w:rPr>
        <w:instrText xml:space="preserve"> SEQ Figure \* ARABIC </w:instrText>
      </w:r>
      <w:r>
        <w:rPr>
          <w:lang w:val="en-US"/>
        </w:rPr>
        <w:fldChar w:fldCharType="separate"/>
      </w:r>
      <w:r w:rsidR="004C2288">
        <w:rPr>
          <w:noProof/>
          <w:lang w:val="en-US"/>
        </w:rPr>
        <w:t>2</w:t>
      </w:r>
      <w:r>
        <w:rPr>
          <w:lang w:val="en-US"/>
        </w:rPr>
        <w:fldChar w:fldCharType="end"/>
      </w:r>
      <w:bookmarkEnd w:id="32"/>
      <w:r>
        <w:rPr>
          <w:lang w:val="en-US"/>
        </w:rPr>
        <w:t xml:space="preserve">: </w:t>
      </w:r>
      <w:r w:rsidRPr="00C5252E">
        <w:rPr>
          <w:lang w:val="en-US"/>
        </w:rPr>
        <w:t>Geothermal module in STEM showing its links to other energy supply and distribution modules</w:t>
      </w:r>
    </w:p>
    <w:p w14:paraId="656D592B" w14:textId="4CD9B1F7" w:rsidR="00BB6B7D" w:rsidRDefault="00CC03DC" w:rsidP="00E37277">
      <w:pPr>
        <w:jc w:val="both"/>
        <w:rPr>
          <w:lang w:val="en-US"/>
        </w:rPr>
      </w:pPr>
      <w:r w:rsidRPr="00372C7D">
        <w:rPr>
          <w:szCs w:val="20"/>
          <w:shd w:val="clear" w:color="auto" w:fill="FFFFFF"/>
          <w:lang w:val="en-US"/>
        </w:rPr>
        <w:lastRenderedPageBreak/>
        <w:t xml:space="preserve">We develop a detailed geothermal </w:t>
      </w:r>
      <w:r w:rsidR="00BD10C3">
        <w:rPr>
          <w:szCs w:val="20"/>
          <w:shd w:val="clear" w:color="auto" w:fill="FFFFFF"/>
          <w:lang w:val="en-US"/>
        </w:rPr>
        <w:t xml:space="preserve">STEM </w:t>
      </w:r>
      <w:r w:rsidRPr="00372C7D">
        <w:rPr>
          <w:szCs w:val="20"/>
          <w:shd w:val="clear" w:color="auto" w:fill="FFFFFF"/>
          <w:lang w:val="en-US"/>
        </w:rPr>
        <w:t>submodule incorporat</w:t>
      </w:r>
      <w:r w:rsidR="00FC631B">
        <w:rPr>
          <w:szCs w:val="20"/>
          <w:shd w:val="clear" w:color="auto" w:fill="FFFFFF"/>
          <w:lang w:val="en-US"/>
        </w:rPr>
        <w:t>ing</w:t>
      </w:r>
      <w:r w:rsidRPr="00372C7D">
        <w:rPr>
          <w:szCs w:val="20"/>
          <w:shd w:val="clear" w:color="auto" w:fill="FFFFFF"/>
          <w:lang w:val="en-US"/>
        </w:rPr>
        <w:t xml:space="preserve"> Switzerland’s geothermal resource potential, two drilling technologies</w:t>
      </w:r>
      <w:r w:rsidR="003807BD">
        <w:rPr>
          <w:szCs w:val="20"/>
          <w:shd w:val="clear" w:color="auto" w:fill="FFFFFF"/>
          <w:lang w:val="en-US"/>
        </w:rPr>
        <w:t xml:space="preserve"> </w:t>
      </w:r>
      <w:r w:rsidR="003807BD" w:rsidRPr="00131A2A">
        <w:rPr>
          <w:szCs w:val="20"/>
          <w:shd w:val="clear" w:color="auto" w:fill="FFFFFF"/>
          <w:lang w:val="en-US"/>
        </w:rPr>
        <w:t>(rotary</w:t>
      </w:r>
      <w:r w:rsidR="00FC631B">
        <w:rPr>
          <w:szCs w:val="20"/>
          <w:shd w:val="clear" w:color="auto" w:fill="FFFFFF"/>
          <w:lang w:val="en-US"/>
        </w:rPr>
        <w:t xml:space="preserve">, </w:t>
      </w:r>
      <w:r w:rsidR="003807BD" w:rsidRPr="00131A2A">
        <w:rPr>
          <w:szCs w:val="20"/>
          <w:shd w:val="clear" w:color="auto" w:fill="FFFFFF"/>
          <w:lang w:val="en-US"/>
        </w:rPr>
        <w:t>PPGD)</w:t>
      </w:r>
      <w:r w:rsidRPr="00131A2A">
        <w:rPr>
          <w:szCs w:val="20"/>
          <w:shd w:val="clear" w:color="auto" w:fill="FFFFFF"/>
          <w:lang w:val="en-US"/>
        </w:rPr>
        <w:t xml:space="preserve">, and </w:t>
      </w:r>
      <w:r w:rsidR="00FC631B">
        <w:rPr>
          <w:szCs w:val="20"/>
          <w:shd w:val="clear" w:color="auto" w:fill="FFFFFF"/>
          <w:lang w:val="en-US"/>
        </w:rPr>
        <w:t xml:space="preserve">AGS </w:t>
      </w:r>
      <w:r w:rsidRPr="00131A2A">
        <w:rPr>
          <w:szCs w:val="20"/>
          <w:shd w:val="clear" w:color="auto" w:fill="FFFFFF"/>
          <w:lang w:val="en-US"/>
        </w:rPr>
        <w:t xml:space="preserve">plants </w:t>
      </w:r>
      <w:r w:rsidR="00FC631B">
        <w:rPr>
          <w:szCs w:val="20"/>
          <w:shd w:val="clear" w:color="auto" w:fill="FFFFFF"/>
          <w:lang w:val="en-US"/>
        </w:rPr>
        <w:t>using</w:t>
      </w:r>
      <w:r w:rsidRPr="00131A2A">
        <w:rPr>
          <w:szCs w:val="20"/>
          <w:shd w:val="clear" w:color="auto" w:fill="FFFFFF"/>
          <w:lang w:val="en-US"/>
        </w:rPr>
        <w:t xml:space="preserve"> </w:t>
      </w:r>
      <w:r w:rsidR="00270DD1" w:rsidRPr="00131A2A">
        <w:rPr>
          <w:szCs w:val="20"/>
          <w:shd w:val="clear" w:color="auto" w:fill="FFFFFF"/>
          <w:lang w:val="en-US"/>
        </w:rPr>
        <w:t>CO</w:t>
      </w:r>
      <w:r w:rsidR="00270DD1" w:rsidRPr="00323F33">
        <w:rPr>
          <w:szCs w:val="20"/>
          <w:shd w:val="clear" w:color="auto" w:fill="FFFFFF"/>
          <w:vertAlign w:val="subscript"/>
          <w:lang w:val="en-US"/>
        </w:rPr>
        <w:t>2</w:t>
      </w:r>
      <w:r w:rsidR="00270DD1" w:rsidRPr="00131A2A">
        <w:rPr>
          <w:szCs w:val="20"/>
          <w:shd w:val="clear" w:color="auto" w:fill="FFFFFF"/>
          <w:lang w:val="en-US"/>
        </w:rPr>
        <w:t xml:space="preserve"> or water as</w:t>
      </w:r>
      <w:r w:rsidRPr="00131A2A">
        <w:rPr>
          <w:szCs w:val="20"/>
          <w:shd w:val="clear" w:color="auto" w:fill="FFFFFF"/>
          <w:lang w:val="en-US"/>
        </w:rPr>
        <w:t xml:space="preserve"> working fluid </w:t>
      </w:r>
      <w:r w:rsidR="004A7B10" w:rsidRPr="00131A2A">
        <w:rPr>
          <w:szCs w:val="20"/>
          <w:shd w:val="clear" w:color="auto" w:fill="FFFFFF"/>
          <w:lang w:val="en-US"/>
        </w:rPr>
        <w:t xml:space="preserve">(see </w:t>
      </w:r>
      <w:r w:rsidR="004A7B10" w:rsidRPr="00131A2A">
        <w:rPr>
          <w:szCs w:val="20"/>
          <w:shd w:val="clear" w:color="auto" w:fill="FFFFFF"/>
          <w:lang w:val="en-US"/>
        </w:rPr>
        <w:fldChar w:fldCharType="begin"/>
      </w:r>
      <w:r w:rsidR="004A7B10" w:rsidRPr="00131A2A">
        <w:rPr>
          <w:szCs w:val="20"/>
          <w:shd w:val="clear" w:color="auto" w:fill="FFFFFF"/>
          <w:lang w:val="en-US"/>
        </w:rPr>
        <w:instrText xml:space="preserve"> REF _Ref195266264 \h </w:instrText>
      </w:r>
      <w:r w:rsidR="00131A2A">
        <w:rPr>
          <w:szCs w:val="20"/>
          <w:shd w:val="clear" w:color="auto" w:fill="FFFFFF"/>
          <w:lang w:val="en-US"/>
        </w:rPr>
        <w:instrText xml:space="preserve"> \* MERGEFORMAT </w:instrText>
      </w:r>
      <w:r w:rsidR="004A7B10" w:rsidRPr="00131A2A">
        <w:rPr>
          <w:szCs w:val="20"/>
          <w:shd w:val="clear" w:color="auto" w:fill="FFFFFF"/>
          <w:lang w:val="en-US"/>
        </w:rPr>
      </w:r>
      <w:r w:rsidR="004A7B10" w:rsidRPr="00131A2A">
        <w:rPr>
          <w:szCs w:val="20"/>
          <w:shd w:val="clear" w:color="auto" w:fill="FFFFFF"/>
          <w:lang w:val="en-US"/>
        </w:rPr>
        <w:fldChar w:fldCharType="separate"/>
      </w:r>
      <w:r w:rsidR="004C2288" w:rsidRPr="00E93564">
        <w:rPr>
          <w:lang w:val="en-US"/>
        </w:rPr>
        <w:t xml:space="preserve">Figure </w:t>
      </w:r>
      <w:r w:rsidR="004C2288">
        <w:rPr>
          <w:noProof/>
          <w:lang w:val="en-US"/>
        </w:rPr>
        <w:t>2</w:t>
      </w:r>
      <w:r w:rsidR="004A7B10" w:rsidRPr="00131A2A">
        <w:rPr>
          <w:szCs w:val="20"/>
          <w:shd w:val="clear" w:color="auto" w:fill="FFFFFF"/>
          <w:lang w:val="en-US"/>
        </w:rPr>
        <w:fldChar w:fldCharType="end"/>
      </w:r>
      <w:r w:rsidR="004A7B10" w:rsidRPr="00131A2A">
        <w:rPr>
          <w:szCs w:val="20"/>
          <w:shd w:val="clear" w:color="auto" w:fill="FFFFFF"/>
          <w:lang w:val="en-US"/>
        </w:rPr>
        <w:t>)</w:t>
      </w:r>
      <w:r w:rsidRPr="00131A2A">
        <w:rPr>
          <w:szCs w:val="20"/>
          <w:shd w:val="clear" w:color="auto" w:fill="FFFFFF"/>
          <w:lang w:val="en-US"/>
        </w:rPr>
        <w:t>.</w:t>
      </w:r>
      <w:r w:rsidRPr="00372C7D">
        <w:rPr>
          <w:szCs w:val="20"/>
          <w:shd w:val="clear" w:color="auto" w:fill="FFFFFF"/>
          <w:lang w:val="en-US"/>
        </w:rPr>
        <w:t xml:space="preserve"> </w:t>
      </w:r>
      <w:r w:rsidRPr="00017689">
        <w:rPr>
          <w:szCs w:val="20"/>
          <w:lang w:val="en-US"/>
        </w:rPr>
        <w:t xml:space="preserve">Technical operating constraints for the </w:t>
      </w:r>
      <w:r>
        <w:rPr>
          <w:szCs w:val="20"/>
          <w:lang w:val="en-US"/>
        </w:rPr>
        <w:t xml:space="preserve">AGS </w:t>
      </w:r>
      <w:r w:rsidRPr="00017689">
        <w:rPr>
          <w:szCs w:val="20"/>
          <w:lang w:val="en-US"/>
        </w:rPr>
        <w:t>plants are approximated via a continuous relaxation of</w:t>
      </w:r>
      <w:r w:rsidR="00E1115D">
        <w:rPr>
          <w:szCs w:val="20"/>
          <w:lang w:val="en-US"/>
        </w:rPr>
        <w:t xml:space="preserve"> </w:t>
      </w:r>
      <w:r w:rsidRPr="00017689">
        <w:rPr>
          <w:szCs w:val="20"/>
          <w:lang w:val="en-US"/>
        </w:rPr>
        <w:t xml:space="preserve">unit commitment </w:t>
      </w:r>
      <w:r w:rsidR="00E1115D">
        <w:rPr>
          <w:szCs w:val="20"/>
          <w:lang w:val="en-US"/>
        </w:rPr>
        <w:t>constraints</w:t>
      </w:r>
      <w:r w:rsidR="00F47E32">
        <w:rPr>
          <w:szCs w:val="20"/>
          <w:lang w:val="en-US"/>
        </w:rPr>
        <w:t>, including</w:t>
      </w:r>
      <w:r w:rsidRPr="00017689">
        <w:rPr>
          <w:szCs w:val="20"/>
          <w:lang w:val="en-US"/>
        </w:rPr>
        <w:t xml:space="preserve"> ramping </w:t>
      </w:r>
      <w:r w:rsidR="00F47E32">
        <w:rPr>
          <w:szCs w:val="20"/>
          <w:lang w:val="en-US"/>
        </w:rPr>
        <w:t>limits</w:t>
      </w:r>
      <w:r w:rsidRPr="00017689">
        <w:rPr>
          <w:szCs w:val="20"/>
          <w:lang w:val="en-US"/>
        </w:rPr>
        <w:t>, minimum stable operating levels, part-load efficiency losses, minimum online</w:t>
      </w:r>
      <w:r w:rsidR="00F47E32">
        <w:rPr>
          <w:szCs w:val="20"/>
          <w:lang w:val="en-US"/>
        </w:rPr>
        <w:t>/</w:t>
      </w:r>
      <w:r w:rsidRPr="00017689">
        <w:rPr>
          <w:szCs w:val="20"/>
          <w:lang w:val="en-US"/>
        </w:rPr>
        <w:t xml:space="preserve">offline times, and start-up costs. </w:t>
      </w:r>
      <w:r w:rsidR="00F459F7">
        <w:rPr>
          <w:szCs w:val="20"/>
          <w:lang w:val="en-US"/>
        </w:rPr>
        <w:t xml:space="preserve">Two “what-if” reference scenarios are used: </w:t>
      </w:r>
      <w:r w:rsidR="00BB6B7D" w:rsidRPr="2EF0E2D3">
        <w:rPr>
          <w:i/>
          <w:iCs/>
          <w:lang w:val="en-US"/>
        </w:rPr>
        <w:t>BAU</w:t>
      </w:r>
      <w:r w:rsidR="00CB1662" w:rsidRPr="2EF0E2D3">
        <w:rPr>
          <w:i/>
          <w:iCs/>
          <w:lang w:val="en-US"/>
        </w:rPr>
        <w:t>-STEM</w:t>
      </w:r>
      <w:r w:rsidR="00766DBB">
        <w:rPr>
          <w:i/>
          <w:iCs/>
          <w:lang w:val="en-US"/>
        </w:rPr>
        <w:t xml:space="preserve"> (</w:t>
      </w:r>
      <w:r w:rsidR="00766DBB" w:rsidRPr="196E7106">
        <w:rPr>
          <w:lang w:val="en-US"/>
        </w:rPr>
        <w:t>Business-As-Usual</w:t>
      </w:r>
      <w:r w:rsidR="00766DBB">
        <w:rPr>
          <w:lang w:val="en-US"/>
        </w:rPr>
        <w:t xml:space="preserve">) and </w:t>
      </w:r>
      <w:r w:rsidR="00CB1662" w:rsidRPr="2EF0E2D3">
        <w:rPr>
          <w:i/>
          <w:iCs/>
          <w:lang w:val="en-US"/>
        </w:rPr>
        <w:t>N</w:t>
      </w:r>
      <w:r w:rsidR="005B526C" w:rsidRPr="2EF0E2D3">
        <w:rPr>
          <w:i/>
          <w:iCs/>
          <w:lang w:val="en-US"/>
        </w:rPr>
        <w:t>et0-STEM</w:t>
      </w:r>
      <w:r w:rsidR="00766DBB">
        <w:rPr>
          <w:i/>
          <w:iCs/>
          <w:lang w:val="en-US"/>
        </w:rPr>
        <w:t xml:space="preserve"> (</w:t>
      </w:r>
      <w:r w:rsidR="00BB6B7D" w:rsidRPr="196E7106">
        <w:rPr>
          <w:lang w:val="en-US"/>
        </w:rPr>
        <w:t xml:space="preserve">aligned with </w:t>
      </w:r>
      <w:r w:rsidR="00CB66DD">
        <w:rPr>
          <w:lang w:val="en-US"/>
        </w:rPr>
        <w:t xml:space="preserve">Swiss and </w:t>
      </w:r>
      <w:r w:rsidR="00BB6B7D" w:rsidRPr="196E7106">
        <w:rPr>
          <w:lang w:val="en-US"/>
        </w:rPr>
        <w:t>global climate ambitions</w:t>
      </w:r>
      <w:r w:rsidR="00CB66DD">
        <w:rPr>
          <w:lang w:val="en-US"/>
        </w:rPr>
        <w:t>)</w:t>
      </w:r>
      <w:r w:rsidR="00BB6B7D" w:rsidRPr="196E7106">
        <w:rPr>
          <w:lang w:val="en-US"/>
        </w:rPr>
        <w:t xml:space="preserve">. A detailed description of these scenarios and their underlying assumptions is provided in </w:t>
      </w:r>
      <w:r w:rsidR="00BB6B7D">
        <w:rPr>
          <w:lang w:val="en-US"/>
        </w:rPr>
        <w:t>Panos et al.</w:t>
      </w:r>
      <w:r w:rsidR="005B526C">
        <w:rPr>
          <w:lang w:val="en-US"/>
        </w:rPr>
        <w:t xml:space="preserve"> </w:t>
      </w:r>
      <w:sdt>
        <w:sdtPr>
          <w:rPr>
            <w:color w:val="000000"/>
            <w:lang w:val="en-US"/>
          </w:rPr>
          <w:tag w:val="MENDELEY_CITATION_v3_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"/>
          <w:id w:val="-384107703"/>
          <w:placeholder>
            <w:docPart w:val="4F5F408650244C8B8CD8FA0951F24AA3"/>
          </w:placeholder>
        </w:sdtPr>
        <w:sdtEndPr/>
        <w:sdtContent>
          <w:r w:rsidR="00FB440E" w:rsidRPr="00FB440E">
            <w:rPr>
              <w:rStyle w:val="CommentReference"/>
              <w:color w:val="000000"/>
              <w:sz w:val="20"/>
              <w:szCs w:val="22"/>
              <w:lang w:val="en-US"/>
            </w:rPr>
            <w:t>[26]</w:t>
          </w:r>
        </w:sdtContent>
      </w:sdt>
      <w:r w:rsidR="00BE686A">
        <w:rPr>
          <w:lang w:val="en-US"/>
        </w:rPr>
        <w:t xml:space="preserve">. </w:t>
      </w:r>
      <w:r w:rsidR="00584453">
        <w:rPr>
          <w:lang w:val="en-US"/>
        </w:rPr>
        <w:t>To explore AGS feasibility</w:t>
      </w:r>
      <w:r w:rsidR="00CB66DD">
        <w:rPr>
          <w:lang w:val="en-US"/>
        </w:rPr>
        <w:t xml:space="preserve"> under uncertainty</w:t>
      </w:r>
      <w:r w:rsidR="00584453">
        <w:rPr>
          <w:lang w:val="en-US"/>
        </w:rPr>
        <w:t>, w</w:t>
      </w:r>
      <w:r w:rsidR="00BB6B7D" w:rsidRPr="196E7106">
        <w:rPr>
          <w:lang w:val="en-US"/>
        </w:rPr>
        <w:t>e run over 300</w:t>
      </w:r>
      <w:r w:rsidR="00A0730E">
        <w:rPr>
          <w:lang w:val="en-US"/>
        </w:rPr>
        <w:t xml:space="preserve"> parametric</w:t>
      </w:r>
      <w:r w:rsidR="00BB6B7D" w:rsidRPr="196E7106">
        <w:rPr>
          <w:lang w:val="en-US"/>
        </w:rPr>
        <w:t xml:space="preserve"> </w:t>
      </w:r>
      <w:r w:rsidR="005B526C" w:rsidRPr="2EF0E2D3">
        <w:rPr>
          <w:i/>
          <w:iCs/>
          <w:lang w:val="en-US"/>
        </w:rPr>
        <w:t>Net0-AGS-STEM</w:t>
      </w:r>
      <w:r w:rsidR="00A0730E">
        <w:rPr>
          <w:i/>
          <w:iCs/>
          <w:lang w:val="en-US"/>
        </w:rPr>
        <w:t xml:space="preserve"> </w:t>
      </w:r>
      <w:r w:rsidR="00A0730E">
        <w:rPr>
          <w:lang w:val="en-US"/>
        </w:rPr>
        <w:t>scen</w:t>
      </w:r>
      <w:r w:rsidR="0081097A">
        <w:rPr>
          <w:lang w:val="en-US"/>
        </w:rPr>
        <w:t>arios</w:t>
      </w:r>
      <w:r w:rsidR="00351BBA">
        <w:rPr>
          <w:lang w:val="en-US"/>
        </w:rPr>
        <w:t xml:space="preserve">, varying key AGS </w:t>
      </w:r>
      <w:r w:rsidR="00BB6B7D" w:rsidRPr="196E7106">
        <w:rPr>
          <w:lang w:val="en-US"/>
        </w:rPr>
        <w:t>techno-economic</w:t>
      </w:r>
      <w:r w:rsidR="00351BBA">
        <w:rPr>
          <w:lang w:val="en-US"/>
        </w:rPr>
        <w:t xml:space="preserve"> and operational</w:t>
      </w:r>
      <w:r w:rsidR="00BB6B7D" w:rsidRPr="196E7106">
        <w:rPr>
          <w:lang w:val="en-US"/>
        </w:rPr>
        <w:t xml:space="preserve"> characteristics</w:t>
      </w:r>
      <w:r w:rsidR="00351BBA">
        <w:rPr>
          <w:lang w:val="en-US"/>
        </w:rPr>
        <w:t xml:space="preserve"> (</w:t>
      </w:r>
      <w:r w:rsidR="00775153">
        <w:rPr>
          <w:lang w:val="en-US"/>
        </w:rPr>
        <w:t xml:space="preserve">e.g. </w:t>
      </w:r>
      <w:r w:rsidR="00BB6B7D" w:rsidRPr="196E7106">
        <w:rPr>
          <w:lang w:val="en-US"/>
        </w:rPr>
        <w:t>capital cost, lifetime, technical availability, operational flexibility</w:t>
      </w:r>
      <w:r w:rsidR="00775153">
        <w:rPr>
          <w:lang w:val="en-US"/>
        </w:rPr>
        <w:t>)</w:t>
      </w:r>
      <w:r w:rsidR="00B92257">
        <w:rPr>
          <w:lang w:val="en-US"/>
        </w:rPr>
        <w:t xml:space="preserve"> and assessing AGS</w:t>
      </w:r>
      <w:r w:rsidR="00BB6B7D" w:rsidRPr="196E7106">
        <w:rPr>
          <w:lang w:val="en-US"/>
        </w:rPr>
        <w:t xml:space="preserve"> contribution</w:t>
      </w:r>
      <w:r w:rsidR="00B92257">
        <w:rPr>
          <w:lang w:val="en-US"/>
        </w:rPr>
        <w:t>s</w:t>
      </w:r>
      <w:r w:rsidR="00BB6B7D" w:rsidRPr="196E7106">
        <w:rPr>
          <w:lang w:val="en-US"/>
        </w:rPr>
        <w:t xml:space="preserve"> to grid balancing services. </w:t>
      </w:r>
      <w:r w:rsidR="00035C46">
        <w:rPr>
          <w:lang w:val="en-US"/>
        </w:rPr>
        <w:t>Given</w:t>
      </w:r>
      <w:r w:rsidR="00BB6B7D" w:rsidRPr="196E7106">
        <w:rPr>
          <w:lang w:val="en-US"/>
        </w:rPr>
        <w:t xml:space="preserve"> AGS's potential </w:t>
      </w:r>
      <w:proofErr w:type="spellStart"/>
      <w:r w:rsidR="00214331">
        <w:rPr>
          <w:lang w:val="en-US"/>
        </w:rPr>
        <w:t>potential</w:t>
      </w:r>
      <w:proofErr w:type="spellEnd"/>
      <w:r w:rsidR="00214331">
        <w:rPr>
          <w:lang w:val="en-US"/>
        </w:rPr>
        <w:t xml:space="preserve"> as flexible but not intermittent renewable resource, two flexibility regimes are assessed</w:t>
      </w:r>
      <w:r w:rsidR="00035C46">
        <w:rPr>
          <w:lang w:val="en-US"/>
        </w:rPr>
        <w:t>: “High flexibility”</w:t>
      </w:r>
      <w:r w:rsidR="00214331">
        <w:rPr>
          <w:lang w:val="en-US"/>
        </w:rPr>
        <w:t xml:space="preserve"> (</w:t>
      </w:r>
      <w:r w:rsidR="00C254DF">
        <w:rPr>
          <w:lang w:val="en-US"/>
        </w:rPr>
        <w:t>dispatchable</w:t>
      </w:r>
      <w:r w:rsidR="00214331">
        <w:rPr>
          <w:lang w:val="en-US"/>
        </w:rPr>
        <w:t>,</w:t>
      </w:r>
      <w:r w:rsidR="00C254DF">
        <w:rPr>
          <w:lang w:val="en-US"/>
        </w:rPr>
        <w:t xml:space="preserve"> </w:t>
      </w:r>
      <w:proofErr w:type="spellStart"/>
      <w:r w:rsidR="00C254DF">
        <w:rPr>
          <w:lang w:val="en-US"/>
        </w:rPr>
        <w:t>peaker</w:t>
      </w:r>
      <w:proofErr w:type="spellEnd"/>
      <w:r w:rsidR="00214331">
        <w:rPr>
          <w:lang w:val="en-US"/>
        </w:rPr>
        <w:t xml:space="preserve">-type </w:t>
      </w:r>
      <w:proofErr w:type="spellStart"/>
      <w:r w:rsidR="00214331">
        <w:rPr>
          <w:lang w:val="en-US"/>
        </w:rPr>
        <w:t>behaviour</w:t>
      </w:r>
      <w:proofErr w:type="spellEnd"/>
      <w:r w:rsidR="00214331">
        <w:rPr>
          <w:lang w:val="en-US"/>
        </w:rPr>
        <w:t>)</w:t>
      </w:r>
      <w:r w:rsidR="005E5539">
        <w:rPr>
          <w:lang w:val="en-US"/>
        </w:rPr>
        <w:t xml:space="preserve">; “Low flexibility” </w:t>
      </w:r>
      <w:r w:rsidR="006C68EE">
        <w:rPr>
          <w:lang w:val="en-US"/>
        </w:rPr>
        <w:t>(</w:t>
      </w:r>
      <w:r w:rsidR="00BB6B7D" w:rsidRPr="196E7106">
        <w:rPr>
          <w:lang w:val="en-US"/>
        </w:rPr>
        <w:t>baseload</w:t>
      </w:r>
      <w:r w:rsidR="005E5539">
        <w:rPr>
          <w:lang w:val="en-US"/>
        </w:rPr>
        <w:t xml:space="preserve"> unit</w:t>
      </w:r>
      <w:r w:rsidR="006C68EE">
        <w:rPr>
          <w:lang w:val="en-US"/>
        </w:rPr>
        <w:t xml:space="preserve">, </w:t>
      </w:r>
      <w:r w:rsidR="005E5539">
        <w:rPr>
          <w:lang w:val="en-US"/>
        </w:rPr>
        <w:t xml:space="preserve">limited </w:t>
      </w:r>
      <w:r w:rsidR="005760C8">
        <w:rPr>
          <w:lang w:val="en-US"/>
        </w:rPr>
        <w:t>ramping and start-stop capability</w:t>
      </w:r>
      <w:r w:rsidR="006C68EE">
        <w:rPr>
          <w:lang w:val="en-US"/>
        </w:rPr>
        <w:t>)</w:t>
      </w:r>
      <w:r w:rsidR="005760C8">
        <w:rPr>
          <w:lang w:val="en-US"/>
        </w:rPr>
        <w:t xml:space="preserve">. </w:t>
      </w:r>
      <w:r w:rsidR="00BB6B7D" w:rsidRPr="196E7106">
        <w:rPr>
          <w:lang w:val="en-US"/>
        </w:rPr>
        <w:t xml:space="preserve">The </w:t>
      </w:r>
      <w:r w:rsidR="006C68EE">
        <w:rPr>
          <w:lang w:val="en-US"/>
        </w:rPr>
        <w:t>complete</w:t>
      </w:r>
      <w:r w:rsidR="00BB6B7D" w:rsidRPr="196E7106">
        <w:rPr>
          <w:lang w:val="en-US"/>
        </w:rPr>
        <w:t xml:space="preserve"> set of parametric scenarios is provided in the </w:t>
      </w:r>
      <w:r w:rsidR="006C68EE">
        <w:rPr>
          <w:lang w:val="en-US"/>
        </w:rPr>
        <w:t>SI</w:t>
      </w:r>
      <w:r w:rsidR="00BB6B7D" w:rsidRPr="196E7106">
        <w:rPr>
          <w:lang w:val="en-US"/>
        </w:rPr>
        <w:t xml:space="preserve">, results are </w:t>
      </w:r>
      <w:r w:rsidR="006C68EE">
        <w:rPr>
          <w:lang w:val="en-US"/>
        </w:rPr>
        <w:t xml:space="preserve">presented </w:t>
      </w:r>
      <w:r w:rsidR="00BB6B7D" w:rsidRPr="196E7106">
        <w:rPr>
          <w:lang w:val="en-US"/>
        </w:rPr>
        <w:t xml:space="preserve">in </w:t>
      </w:r>
      <w:r w:rsidR="00041BE8">
        <w:rPr>
          <w:lang w:val="en-US"/>
        </w:rPr>
        <w:t>s</w:t>
      </w:r>
      <w:r w:rsidR="00BE686A" w:rsidRPr="196E7106">
        <w:rPr>
          <w:lang w:val="en-US"/>
        </w:rPr>
        <w:t>ection</w:t>
      </w:r>
      <w:r w:rsidR="00041BE8">
        <w:rPr>
          <w:lang w:val="en-US"/>
        </w:rPr>
        <w:t xml:space="preserve"> </w:t>
      </w:r>
      <w:r w:rsidR="00041BE8">
        <w:rPr>
          <w:lang w:val="en-US"/>
        </w:rPr>
        <w:fldChar w:fldCharType="begin"/>
      </w:r>
      <w:r w:rsidR="00041BE8">
        <w:rPr>
          <w:lang w:val="en-US"/>
        </w:rPr>
        <w:instrText xml:space="preserve"> REF _Ref201044492 \r \h </w:instrText>
      </w:r>
      <w:r w:rsidR="009D4D95">
        <w:rPr>
          <w:lang w:val="en-US"/>
        </w:rPr>
        <w:instrText xml:space="preserve"> \* MERGEFORMAT </w:instrText>
      </w:r>
      <w:r w:rsidR="00041BE8">
        <w:rPr>
          <w:lang w:val="en-US"/>
        </w:rPr>
      </w:r>
      <w:r w:rsidR="00041BE8">
        <w:rPr>
          <w:lang w:val="en-US"/>
        </w:rPr>
        <w:fldChar w:fldCharType="separate"/>
      </w:r>
      <w:r w:rsidR="004C2288">
        <w:rPr>
          <w:lang w:val="en-US"/>
        </w:rPr>
        <w:t>3.3</w:t>
      </w:r>
      <w:r w:rsidR="00041BE8">
        <w:rPr>
          <w:lang w:val="en-US"/>
        </w:rPr>
        <w:fldChar w:fldCharType="end"/>
      </w:r>
      <w:r w:rsidR="00041BE8">
        <w:rPr>
          <w:lang w:val="en-US"/>
        </w:rPr>
        <w:t>.</w:t>
      </w:r>
    </w:p>
    <w:p w14:paraId="3D065CA9" w14:textId="77777777" w:rsidR="00014C6E" w:rsidRPr="00CB4863" w:rsidRDefault="00014C6E" w:rsidP="00E37277">
      <w:pPr>
        <w:jc w:val="both"/>
        <w:rPr>
          <w:rFonts w:cstheme="minorHAnsi"/>
          <w:szCs w:val="20"/>
          <w:lang w:val="en-US"/>
        </w:rPr>
      </w:pPr>
    </w:p>
    <w:p w14:paraId="74CA8CB3" w14:textId="107267F5" w:rsidR="001C5A41" w:rsidRPr="00927DC4" w:rsidRDefault="001C5A41" w:rsidP="00E37277">
      <w:pPr>
        <w:pStyle w:val="Heading1"/>
        <w:jc w:val="both"/>
        <w:rPr>
          <w:lang w:val="en-US"/>
        </w:rPr>
      </w:pPr>
      <w:bookmarkStart w:id="33" w:name="_Ref194486594"/>
      <w:bookmarkStart w:id="34" w:name="_Toc195006634"/>
      <w:bookmarkStart w:id="35" w:name="_Toc197338599"/>
      <w:bookmarkStart w:id="36" w:name="_Toc205896226"/>
      <w:bookmarkStart w:id="37" w:name="_Toc214891550"/>
      <w:r w:rsidRPr="7AE9BC11">
        <w:rPr>
          <w:lang w:val="en-US"/>
        </w:rPr>
        <w:t>Results</w:t>
      </w:r>
      <w:bookmarkEnd w:id="33"/>
      <w:bookmarkEnd w:id="34"/>
      <w:bookmarkEnd w:id="35"/>
      <w:bookmarkEnd w:id="36"/>
      <w:bookmarkEnd w:id="37"/>
    </w:p>
    <w:p w14:paraId="19849CF3" w14:textId="0F9E50CC" w:rsidR="001C5A41" w:rsidRPr="00927DC4" w:rsidRDefault="001C5A41" w:rsidP="00E37277">
      <w:pPr>
        <w:pStyle w:val="Heading2"/>
        <w:jc w:val="both"/>
        <w:rPr>
          <w:lang w:val="en-US"/>
        </w:rPr>
      </w:pPr>
      <w:bookmarkStart w:id="38" w:name="_Ref194917917"/>
      <w:bookmarkStart w:id="39" w:name="_Toc195006635"/>
      <w:bookmarkStart w:id="40" w:name="_Toc197338600"/>
      <w:bookmarkStart w:id="41" w:name="_Ref198227399"/>
      <w:bookmarkStart w:id="42" w:name="_Toc205896227"/>
      <w:bookmarkStart w:id="43" w:name="_Toc214891551"/>
      <w:r w:rsidRPr="7AE9BC11">
        <w:rPr>
          <w:lang w:val="en-US"/>
        </w:rPr>
        <w:t>Techno-Economic Analysis</w:t>
      </w:r>
      <w:bookmarkEnd w:id="38"/>
      <w:bookmarkEnd w:id="39"/>
      <w:bookmarkEnd w:id="40"/>
      <w:bookmarkEnd w:id="41"/>
      <w:bookmarkEnd w:id="42"/>
      <w:bookmarkEnd w:id="43"/>
    </w:p>
    <w:p w14:paraId="71AA933D" w14:textId="62662009" w:rsidR="004C123A" w:rsidRDefault="4F546967" w:rsidP="00E37277">
      <w:pPr>
        <w:jc w:val="both"/>
        <w:rPr>
          <w:lang w:val="en-US"/>
        </w:rPr>
      </w:pPr>
      <w:bookmarkStart w:id="44" w:name="OLE_LINK3"/>
      <w:r w:rsidRPr="196E7106">
        <w:rPr>
          <w:lang w:val="en-US"/>
        </w:rPr>
        <w:t xml:space="preserve">The </w:t>
      </w:r>
      <w:r w:rsidR="44EAFF53" w:rsidRPr="196E7106">
        <w:rPr>
          <w:lang w:val="en-US"/>
        </w:rPr>
        <w:t xml:space="preserve">TEA </w:t>
      </w:r>
      <w:r w:rsidRPr="196E7106">
        <w:rPr>
          <w:lang w:val="en-US"/>
        </w:rPr>
        <w:t xml:space="preserve">results </w:t>
      </w:r>
      <w:r w:rsidR="00521085">
        <w:rPr>
          <w:lang w:val="en-US"/>
        </w:rPr>
        <w:t>show</w:t>
      </w:r>
      <w:r w:rsidR="000350AC">
        <w:rPr>
          <w:lang w:val="en-US"/>
        </w:rPr>
        <w:t xml:space="preserve"> that optimized</w:t>
      </w:r>
      <w:r w:rsidR="009948C6">
        <w:rPr>
          <w:lang w:val="en-US"/>
        </w:rPr>
        <w:t xml:space="preserve"> </w:t>
      </w:r>
      <w:r w:rsidR="005970BF" w:rsidRPr="005970BF">
        <w:rPr>
          <w:lang w:val="en-US"/>
        </w:rPr>
        <w:t xml:space="preserve">AGS configurations achieve </w:t>
      </w:r>
      <w:r w:rsidR="005052C0">
        <w:rPr>
          <w:lang w:val="en-US"/>
        </w:rPr>
        <w:t xml:space="preserve">1.2-1.9 MWe </w:t>
      </w:r>
      <w:r w:rsidR="005970BF" w:rsidRPr="005970BF">
        <w:rPr>
          <w:lang w:val="en-US"/>
        </w:rPr>
        <w:t>net electrical output</w:t>
      </w:r>
      <w:r w:rsidR="005052C0">
        <w:rPr>
          <w:lang w:val="en-US"/>
        </w:rPr>
        <w:t xml:space="preserve">, </w:t>
      </w:r>
      <w:r w:rsidR="005970BF" w:rsidRPr="005970BF">
        <w:rPr>
          <w:lang w:val="en-US"/>
        </w:rPr>
        <w:t>primarily</w:t>
      </w:r>
      <w:r w:rsidR="005052C0">
        <w:rPr>
          <w:lang w:val="en-US"/>
        </w:rPr>
        <w:t xml:space="preserve"> driven by</w:t>
      </w:r>
      <w:r w:rsidR="005970BF" w:rsidRPr="005970BF">
        <w:rPr>
          <w:lang w:val="en-US"/>
        </w:rPr>
        <w:t xml:space="preserve"> local geological conditions</w:t>
      </w:r>
      <w:r w:rsidR="00EC4B8A">
        <w:rPr>
          <w:lang w:val="en-US"/>
        </w:rPr>
        <w:t xml:space="preserve"> and mass flowrate</w:t>
      </w:r>
      <w:r w:rsidR="005970BF" w:rsidRPr="005970BF">
        <w:rPr>
          <w:lang w:val="en-US"/>
        </w:rPr>
        <w:t xml:space="preserve">. While the </w:t>
      </w:r>
      <w:r w:rsidR="00436D6F">
        <w:rPr>
          <w:lang w:val="en-US"/>
        </w:rPr>
        <w:t xml:space="preserve">lateral </w:t>
      </w:r>
      <w:r w:rsidR="005970BF" w:rsidRPr="005970BF">
        <w:rPr>
          <w:lang w:val="en-US"/>
        </w:rPr>
        <w:t xml:space="preserve">well </w:t>
      </w:r>
      <w:r w:rsidR="00E9282A">
        <w:rPr>
          <w:lang w:val="en-US"/>
        </w:rPr>
        <w:t>layout</w:t>
      </w:r>
      <w:r w:rsidR="005970BF" w:rsidRPr="005970BF">
        <w:rPr>
          <w:lang w:val="en-US"/>
        </w:rPr>
        <w:t xml:space="preserve"> remains fixed </w:t>
      </w:r>
      <w:r w:rsidR="00E9282A">
        <w:rPr>
          <w:lang w:val="en-US"/>
        </w:rPr>
        <w:t>(</w:t>
      </w:r>
      <w:r w:rsidR="005970BF" w:rsidRPr="005970BF">
        <w:rPr>
          <w:lang w:val="en-US"/>
        </w:rPr>
        <w:t xml:space="preserve">six </w:t>
      </w:r>
      <w:r w:rsidR="00235E49">
        <w:rPr>
          <w:lang w:val="en-US"/>
        </w:rPr>
        <w:t xml:space="preserve">7 km </w:t>
      </w:r>
      <w:r w:rsidR="005970BF" w:rsidRPr="005970BF">
        <w:rPr>
          <w:lang w:val="en-US"/>
        </w:rPr>
        <w:t>laterals</w:t>
      </w:r>
      <w:r w:rsidR="00341EB7">
        <w:rPr>
          <w:lang w:val="en-US"/>
        </w:rPr>
        <w:t>,</w:t>
      </w:r>
      <w:r w:rsidR="005970BF" w:rsidRPr="005970BF">
        <w:rPr>
          <w:lang w:val="en-US"/>
        </w:rPr>
        <w:t xml:space="preserve"> 8-inch tub</w:t>
      </w:r>
      <w:r w:rsidR="00341EB7">
        <w:rPr>
          <w:lang w:val="en-US"/>
        </w:rPr>
        <w:t>ing)</w:t>
      </w:r>
      <w:r w:rsidR="005970BF" w:rsidRPr="005970BF">
        <w:rPr>
          <w:lang w:val="en-US"/>
        </w:rPr>
        <w:t xml:space="preserve">, </w:t>
      </w:r>
      <w:r w:rsidR="00BE677D" w:rsidRPr="00BE677D">
        <w:rPr>
          <w:lang w:val="en-US"/>
        </w:rPr>
        <w:t>vertical</w:t>
      </w:r>
      <w:r w:rsidR="00436D6F">
        <w:rPr>
          <w:lang w:val="en-US"/>
        </w:rPr>
        <w:t xml:space="preserve"> depth varies between </w:t>
      </w:r>
      <w:r w:rsidR="00882D46">
        <w:rPr>
          <w:lang w:val="en-US"/>
        </w:rPr>
        <w:t>4.4 km and 8.0 km to reach required production temperature</w:t>
      </w:r>
      <w:r w:rsidR="0053501B">
        <w:rPr>
          <w:lang w:val="en-US"/>
        </w:rPr>
        <w:t xml:space="preserve"> for target power output</w:t>
      </w:r>
      <w:r w:rsidR="005146BE">
        <w:rPr>
          <w:lang w:val="en-US"/>
        </w:rPr>
        <w:t xml:space="preserve"> (</w:t>
      </w:r>
      <w:r w:rsidR="00E47558">
        <w:rPr>
          <w:lang w:val="en-US"/>
        </w:rPr>
        <w:t>d</w:t>
      </w:r>
      <w:r w:rsidR="005146BE" w:rsidRPr="00D62813">
        <w:rPr>
          <w:lang w:val="en-US"/>
        </w:rPr>
        <w:t xml:space="preserve">etails </w:t>
      </w:r>
      <w:r w:rsidR="00D62813">
        <w:rPr>
          <w:lang w:val="en-US"/>
        </w:rPr>
        <w:t xml:space="preserve">see </w:t>
      </w:r>
      <w:r w:rsidR="005146BE" w:rsidRPr="00D62813">
        <w:rPr>
          <w:lang w:val="en-US"/>
        </w:rPr>
        <w:t>SI</w:t>
      </w:r>
      <w:r w:rsidR="00D62813">
        <w:rPr>
          <w:lang w:val="en-US"/>
        </w:rPr>
        <w:t>)</w:t>
      </w:r>
      <w:r w:rsidR="00882D46">
        <w:rPr>
          <w:lang w:val="en-US"/>
        </w:rPr>
        <w:t>. L</w:t>
      </w:r>
      <w:r w:rsidR="008747D9" w:rsidRPr="008747D9">
        <w:rPr>
          <w:lang w:val="en-US"/>
        </w:rPr>
        <w:t>ocal geothermal gradient</w:t>
      </w:r>
      <w:r w:rsidR="005146BE">
        <w:rPr>
          <w:lang w:val="en-US"/>
        </w:rPr>
        <w:t xml:space="preserve">s range </w:t>
      </w:r>
      <w:r w:rsidR="005970BF" w:rsidRPr="005970BF">
        <w:rPr>
          <w:lang w:val="en-US"/>
        </w:rPr>
        <w:t>from 25</w:t>
      </w:r>
      <w:r w:rsidR="004C123A">
        <w:rPr>
          <w:lang w:val="en-US"/>
        </w:rPr>
        <w:t>-</w:t>
      </w:r>
      <w:r w:rsidR="005970BF" w:rsidRPr="005970BF">
        <w:rPr>
          <w:lang w:val="en-US"/>
        </w:rPr>
        <w:t>45</w:t>
      </w:r>
      <w:r w:rsidR="00676D87">
        <w:rPr>
          <w:lang w:val="en-US"/>
        </w:rPr>
        <w:t> </w:t>
      </w:r>
      <w:r w:rsidR="005970BF" w:rsidRPr="005970BF">
        <w:rPr>
          <w:lang w:val="en-US"/>
        </w:rPr>
        <w:t>°C/km</w:t>
      </w:r>
      <w:r w:rsidR="004C123A">
        <w:rPr>
          <w:lang w:val="en-US"/>
        </w:rPr>
        <w:t xml:space="preserve">, </w:t>
      </w:r>
      <w:r w:rsidR="005970BF" w:rsidRPr="005970BF">
        <w:rPr>
          <w:lang w:val="en-US"/>
        </w:rPr>
        <w:t>averag</w:t>
      </w:r>
      <w:r w:rsidR="004C123A">
        <w:rPr>
          <w:lang w:val="en-US"/>
        </w:rPr>
        <w:t>ing</w:t>
      </w:r>
      <w:r w:rsidR="005970BF" w:rsidRPr="005970BF">
        <w:rPr>
          <w:lang w:val="en-US"/>
        </w:rPr>
        <w:t xml:space="preserve"> </w:t>
      </w:r>
      <w:r w:rsidR="00AA49F7">
        <w:rPr>
          <w:lang w:val="en-US"/>
        </w:rPr>
        <w:t>30</w:t>
      </w:r>
      <w:r w:rsidR="00676D87">
        <w:rPr>
          <w:lang w:val="en-US"/>
        </w:rPr>
        <w:t> </w:t>
      </w:r>
      <w:r w:rsidR="005970BF" w:rsidRPr="005970BF">
        <w:rPr>
          <w:lang w:val="en-US"/>
        </w:rPr>
        <w:t>°C/km</w:t>
      </w:r>
      <w:r w:rsidR="004C123A">
        <w:rPr>
          <w:lang w:val="en-US"/>
        </w:rPr>
        <w:t>.</w:t>
      </w:r>
    </w:p>
    <w:p w14:paraId="1C9DD91E" w14:textId="3A947004" w:rsidR="008323DC" w:rsidRDefault="001B5EE5" w:rsidP="00E37277">
      <w:pPr>
        <w:jc w:val="both"/>
        <w:rPr>
          <w:lang w:val="en-US"/>
        </w:rPr>
      </w:pPr>
      <w:r>
        <w:rPr>
          <w:lang w:val="en-US"/>
        </w:rPr>
        <w:t>Using</w:t>
      </w:r>
      <w:r w:rsidR="00452A5F" w:rsidRPr="00456F8F">
        <w:rPr>
          <w:lang w:val="en-US"/>
        </w:rPr>
        <w:t xml:space="preserve"> sCO</w:t>
      </w:r>
      <w:r w:rsidR="00452A5F" w:rsidRPr="00B7567B">
        <w:rPr>
          <w:vertAlign w:val="subscript"/>
          <w:lang w:val="en-US"/>
        </w:rPr>
        <w:t>2</w:t>
      </w:r>
      <w:r w:rsidR="00452A5F" w:rsidRPr="00456F8F">
        <w:rPr>
          <w:lang w:val="en-US"/>
        </w:rPr>
        <w:t xml:space="preserve"> </w:t>
      </w:r>
      <w:r w:rsidR="007D1312">
        <w:rPr>
          <w:lang w:val="en-US"/>
        </w:rPr>
        <w:t xml:space="preserve">instead of water as working fluid </w:t>
      </w:r>
      <w:r>
        <w:rPr>
          <w:lang w:val="en-US"/>
        </w:rPr>
        <w:t>increases</w:t>
      </w:r>
      <w:r w:rsidR="00452A5F" w:rsidRPr="00456F8F">
        <w:rPr>
          <w:lang w:val="en-US"/>
        </w:rPr>
        <w:t xml:space="preserve"> heat extraction efficiency </w:t>
      </w:r>
      <w:r>
        <w:rPr>
          <w:lang w:val="en-US"/>
        </w:rPr>
        <w:t>and exploits the</w:t>
      </w:r>
      <w:r w:rsidR="00452A5F" w:rsidRPr="00456F8F">
        <w:rPr>
          <w:lang w:val="en-US"/>
        </w:rPr>
        <w:t xml:space="preserve"> thermosyphon effect</w:t>
      </w:r>
      <w:r w:rsidR="000D126B">
        <w:rPr>
          <w:lang w:val="en-US"/>
        </w:rPr>
        <w:t xml:space="preserve">, reducing or </w:t>
      </w:r>
      <w:r w:rsidR="002A5F5C">
        <w:rPr>
          <w:lang w:val="en-US"/>
        </w:rPr>
        <w:t>eliminat</w:t>
      </w:r>
      <w:r w:rsidR="000D126B">
        <w:rPr>
          <w:lang w:val="en-US"/>
        </w:rPr>
        <w:t>ing</w:t>
      </w:r>
      <w:r w:rsidR="00452A5F" w:rsidRPr="00456F8F">
        <w:rPr>
          <w:lang w:val="en-US"/>
        </w:rPr>
        <w:t xml:space="preserve"> </w:t>
      </w:r>
      <w:r w:rsidR="002A5F5C">
        <w:rPr>
          <w:lang w:val="en-US"/>
        </w:rPr>
        <w:t>parasitic pumping</w:t>
      </w:r>
      <w:r w:rsidR="00452A5F" w:rsidRPr="00456F8F">
        <w:rPr>
          <w:lang w:val="en-US"/>
        </w:rPr>
        <w:t xml:space="preserve"> required for fluid circulation</w:t>
      </w:r>
      <w:r w:rsidR="000D126B">
        <w:rPr>
          <w:lang w:val="en-US"/>
        </w:rPr>
        <w:t xml:space="preserve"> -</w:t>
      </w:r>
      <w:r w:rsidR="00452A5F" w:rsidRPr="00456F8F">
        <w:rPr>
          <w:lang w:val="en-US"/>
        </w:rPr>
        <w:t xml:space="preserve"> a key breakthrough in geothermal system design</w:t>
      </w:r>
      <w:r w:rsidR="00DF79DD">
        <w:rPr>
          <w:lang w:val="en-US"/>
        </w:rPr>
        <w:t xml:space="preserve"> </w:t>
      </w:r>
      <w:sdt>
        <w:sdtPr>
          <w:rPr>
            <w:color w:val="000000"/>
            <w:lang w:val="en-US"/>
          </w:rPr>
          <w:tag w:val="MENDELEY_CITATION_v3_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"/>
          <w:id w:val="-3677027"/>
          <w:placeholder>
            <w:docPart w:val="DefaultPlaceholder_-1854013440"/>
          </w:placeholder>
        </w:sdtPr>
        <w:sdtEndPr/>
        <w:sdtContent>
          <w:r w:rsidR="00FB440E" w:rsidRPr="00FB440E">
            <w:rPr>
              <w:color w:val="000000"/>
              <w:lang w:val="en-US"/>
            </w:rPr>
            <w:t>[45]</w:t>
          </w:r>
        </w:sdtContent>
      </w:sdt>
      <w:r w:rsidR="00452A5F">
        <w:rPr>
          <w:lang w:val="en-US"/>
        </w:rPr>
        <w:t>.</w:t>
      </w:r>
      <w:r w:rsidR="00912692">
        <w:rPr>
          <w:lang w:val="en-US"/>
        </w:rPr>
        <w:t xml:space="preserve"> </w:t>
      </w:r>
      <w:r w:rsidR="000D126B">
        <w:rPr>
          <w:lang w:val="en-US"/>
        </w:rPr>
        <w:t>T</w:t>
      </w:r>
      <w:r w:rsidR="00BE6066">
        <w:rPr>
          <w:szCs w:val="20"/>
          <w:lang w:val="en-US"/>
        </w:rPr>
        <w:t xml:space="preserve">ANGO </w:t>
      </w:r>
      <w:r w:rsidR="009C54B6">
        <w:rPr>
          <w:szCs w:val="20"/>
          <w:lang w:val="en-US"/>
        </w:rPr>
        <w:t>o</w:t>
      </w:r>
      <w:r w:rsidR="00692D0A" w:rsidRPr="003876FB">
        <w:rPr>
          <w:szCs w:val="20"/>
          <w:lang w:val="en-US"/>
        </w:rPr>
        <w:t>ptim</w:t>
      </w:r>
      <w:r w:rsidR="009C54B6">
        <w:rPr>
          <w:szCs w:val="20"/>
          <w:lang w:val="en-US"/>
        </w:rPr>
        <w:t>izes</w:t>
      </w:r>
      <w:r w:rsidR="00692D0A" w:rsidRPr="003876FB">
        <w:rPr>
          <w:szCs w:val="20"/>
          <w:lang w:val="en-US"/>
        </w:rPr>
        <w:t xml:space="preserve"> </w:t>
      </w:r>
      <w:r w:rsidR="00302BFC">
        <w:rPr>
          <w:szCs w:val="20"/>
          <w:lang w:val="en-US"/>
        </w:rPr>
        <w:t xml:space="preserve">working fluid circulation </w:t>
      </w:r>
      <w:r w:rsidR="00692D0A" w:rsidRPr="003876FB">
        <w:rPr>
          <w:szCs w:val="20"/>
          <w:lang w:val="en-US"/>
        </w:rPr>
        <w:t>mass flow rate</w:t>
      </w:r>
      <w:r w:rsidR="009C54B6">
        <w:rPr>
          <w:szCs w:val="20"/>
          <w:lang w:val="en-US"/>
        </w:rPr>
        <w:t>s</w:t>
      </w:r>
      <w:r w:rsidR="00692D0A" w:rsidRPr="003876FB">
        <w:rPr>
          <w:szCs w:val="20"/>
          <w:lang w:val="en-US"/>
        </w:rPr>
        <w:t xml:space="preserve"> </w:t>
      </w:r>
      <w:r w:rsidR="00302BFC">
        <w:rPr>
          <w:szCs w:val="20"/>
          <w:lang w:val="en-US"/>
        </w:rPr>
        <w:t xml:space="preserve">to </w:t>
      </w:r>
      <w:r w:rsidR="00692D0A" w:rsidRPr="003876FB">
        <w:rPr>
          <w:szCs w:val="20"/>
          <w:lang w:val="en-US"/>
        </w:rPr>
        <w:t xml:space="preserve">maximize </w:t>
      </w:r>
      <w:r w:rsidR="00302BFC">
        <w:rPr>
          <w:szCs w:val="20"/>
          <w:lang w:val="en-US"/>
        </w:rPr>
        <w:t>power outp</w:t>
      </w:r>
      <w:r w:rsidR="00D7687A">
        <w:rPr>
          <w:szCs w:val="20"/>
          <w:lang w:val="en-US"/>
        </w:rPr>
        <w:t xml:space="preserve">ut, limit reservoir thermal depletion to sustain operation lifetime, and </w:t>
      </w:r>
      <w:r w:rsidR="00692D0A" w:rsidRPr="003876FB">
        <w:rPr>
          <w:szCs w:val="20"/>
          <w:lang w:val="en-US"/>
        </w:rPr>
        <w:t>minimiz</w:t>
      </w:r>
      <w:r w:rsidR="00D7687A">
        <w:rPr>
          <w:szCs w:val="20"/>
          <w:lang w:val="en-US"/>
        </w:rPr>
        <w:t>e</w:t>
      </w:r>
      <w:r w:rsidR="00692D0A" w:rsidRPr="003876FB">
        <w:rPr>
          <w:szCs w:val="20"/>
          <w:lang w:val="en-US"/>
        </w:rPr>
        <w:t xml:space="preserve"> </w:t>
      </w:r>
      <w:proofErr w:type="spellStart"/>
      <w:r w:rsidR="00692D0A">
        <w:rPr>
          <w:szCs w:val="20"/>
          <w:lang w:val="en-US"/>
        </w:rPr>
        <w:t>SpCC</w:t>
      </w:r>
      <w:proofErr w:type="spellEnd"/>
      <w:r w:rsidR="00692D0A">
        <w:rPr>
          <w:szCs w:val="20"/>
          <w:lang w:val="en-US"/>
        </w:rPr>
        <w:t xml:space="preserve"> (</w:t>
      </w:r>
      <w:r w:rsidR="00692D0A">
        <w:rPr>
          <w:szCs w:val="20"/>
          <w:lang w:val="en-US"/>
        </w:rPr>
        <w:fldChar w:fldCharType="begin"/>
      </w:r>
      <w:r w:rsidR="00692D0A">
        <w:rPr>
          <w:szCs w:val="20"/>
          <w:lang w:val="en-US"/>
        </w:rPr>
        <w:instrText xml:space="preserve"> REF _Ref195005371 \h  \* MERGEFORMAT </w:instrText>
      </w:r>
      <w:r w:rsidR="00692D0A">
        <w:rPr>
          <w:szCs w:val="20"/>
          <w:lang w:val="en-US"/>
        </w:rPr>
      </w:r>
      <w:r w:rsidR="00692D0A">
        <w:rPr>
          <w:szCs w:val="20"/>
          <w:lang w:val="en-US"/>
        </w:rPr>
        <w:fldChar w:fldCharType="separate"/>
      </w:r>
      <w:r w:rsidR="004C2288" w:rsidRPr="0087219A">
        <w:rPr>
          <w:lang w:val="en-US"/>
        </w:rPr>
        <w:t xml:space="preserve">Figure </w:t>
      </w:r>
      <w:r w:rsidR="004C2288">
        <w:rPr>
          <w:noProof/>
          <w:lang w:val="en-US"/>
        </w:rPr>
        <w:t>3</w:t>
      </w:r>
      <w:r w:rsidR="00692D0A">
        <w:rPr>
          <w:szCs w:val="20"/>
          <w:lang w:val="en-US"/>
        </w:rPr>
        <w:fldChar w:fldCharType="end"/>
      </w:r>
      <w:r w:rsidR="00692D0A">
        <w:rPr>
          <w:szCs w:val="20"/>
          <w:lang w:val="en-US"/>
        </w:rPr>
        <w:t xml:space="preserve"> and </w:t>
      </w:r>
      <w:r w:rsidR="00692D0A">
        <w:rPr>
          <w:szCs w:val="20"/>
          <w:lang w:val="en-US"/>
        </w:rPr>
        <w:fldChar w:fldCharType="begin"/>
      </w:r>
      <w:r w:rsidR="00692D0A">
        <w:rPr>
          <w:szCs w:val="20"/>
          <w:lang w:val="en-US"/>
        </w:rPr>
        <w:instrText xml:space="preserve"> REF _Ref195005331 \h  \* MERGEFORMAT </w:instrText>
      </w:r>
      <w:r w:rsidR="00692D0A">
        <w:rPr>
          <w:szCs w:val="20"/>
          <w:lang w:val="en-US"/>
        </w:rPr>
      </w:r>
      <w:r w:rsidR="00692D0A">
        <w:rPr>
          <w:szCs w:val="20"/>
          <w:lang w:val="en-US"/>
        </w:rPr>
        <w:fldChar w:fldCharType="separate"/>
      </w:r>
      <w:r w:rsidR="004C2288" w:rsidRPr="007505DE">
        <w:rPr>
          <w:lang w:val="en-US"/>
        </w:rPr>
        <w:t xml:space="preserve">Table </w:t>
      </w:r>
      <w:r w:rsidR="004C2288">
        <w:rPr>
          <w:noProof/>
          <w:lang w:val="en-US"/>
        </w:rPr>
        <w:t>1</w:t>
      </w:r>
      <w:r w:rsidR="00692D0A">
        <w:rPr>
          <w:szCs w:val="20"/>
          <w:lang w:val="en-US"/>
        </w:rPr>
        <w:fldChar w:fldCharType="end"/>
      </w:r>
      <w:r w:rsidR="00692D0A">
        <w:rPr>
          <w:szCs w:val="20"/>
          <w:lang w:val="en-US"/>
        </w:rPr>
        <w:t>)</w:t>
      </w:r>
      <w:r w:rsidR="00692D0A" w:rsidRPr="003876FB">
        <w:rPr>
          <w:szCs w:val="20"/>
          <w:lang w:val="en-US"/>
        </w:rPr>
        <w:t xml:space="preserve">. </w:t>
      </w:r>
    </w:p>
    <w:p w14:paraId="496EE24C" w14:textId="7BFF3AE0" w:rsidR="00C87EB9" w:rsidRPr="007505DE" w:rsidRDefault="00C87EB9" w:rsidP="00C87EB9">
      <w:pPr>
        <w:pStyle w:val="Caption"/>
        <w:keepNext/>
        <w:jc w:val="both"/>
        <w:rPr>
          <w:lang w:val="en-US"/>
        </w:rPr>
      </w:pPr>
      <w:bookmarkStart w:id="45" w:name="_Ref195005331"/>
      <w:r w:rsidRPr="007505DE">
        <w:rPr>
          <w:lang w:val="en-US"/>
        </w:rPr>
        <w:t xml:space="preserve">Table </w:t>
      </w:r>
      <w:r>
        <w:fldChar w:fldCharType="begin"/>
      </w:r>
      <w:r w:rsidRPr="007505DE">
        <w:rPr>
          <w:lang w:val="en-US"/>
        </w:rPr>
        <w:instrText xml:space="preserve"> SEQ Table \* ARABIC </w:instrText>
      </w:r>
      <w:r>
        <w:fldChar w:fldCharType="separate"/>
      </w:r>
      <w:r w:rsidR="004C2288">
        <w:rPr>
          <w:noProof/>
          <w:lang w:val="en-US"/>
        </w:rPr>
        <w:t>1</w:t>
      </w:r>
      <w:r>
        <w:fldChar w:fldCharType="end"/>
      </w:r>
      <w:bookmarkEnd w:id="45"/>
      <w:r w:rsidRPr="007505DE">
        <w:rPr>
          <w:lang w:val="en-US"/>
        </w:rPr>
        <w:t xml:space="preserve">: </w:t>
      </w:r>
      <w:r w:rsidRPr="00FE0CAE">
        <w:rPr>
          <w:lang w:val="en-US"/>
        </w:rPr>
        <w:t>Summary of</w:t>
      </w:r>
      <w:r>
        <w:rPr>
          <w:lang w:val="en-US"/>
        </w:rPr>
        <w:t xml:space="preserve"> technical and cost</w:t>
      </w:r>
      <w:r w:rsidRPr="00FE0CAE">
        <w:rPr>
          <w:lang w:val="en-US"/>
        </w:rPr>
        <w:t xml:space="preserve"> results from </w:t>
      </w:r>
      <w:r>
        <w:rPr>
          <w:lang w:val="en-US"/>
        </w:rPr>
        <w:t xml:space="preserve">the </w:t>
      </w:r>
      <w:r w:rsidRPr="00FE0CAE">
        <w:rPr>
          <w:lang w:val="en-US"/>
        </w:rPr>
        <w:t>TEA</w:t>
      </w:r>
      <w:r>
        <w:rPr>
          <w:lang w:val="en-US"/>
        </w:rPr>
        <w:t xml:space="preserve"> base model optimization</w:t>
      </w:r>
      <w:r w:rsidRPr="00FE0CAE">
        <w:rPr>
          <w:lang w:val="en-US"/>
        </w:rPr>
        <w:t>.</w:t>
      </w:r>
    </w:p>
    <w:tbl>
      <w:tblPr>
        <w:tblStyle w:val="PlainTable2"/>
        <w:tblW w:w="7230" w:type="dxa"/>
        <w:jc w:val="center"/>
        <w:tblLayout w:type="fixed"/>
        <w:tblLook w:val="04A0" w:firstRow="1" w:lastRow="0" w:firstColumn="1" w:lastColumn="0" w:noHBand="0" w:noVBand="1"/>
      </w:tblPr>
      <w:tblGrid>
        <w:gridCol w:w="2835"/>
        <w:gridCol w:w="987"/>
        <w:gridCol w:w="686"/>
        <w:gridCol w:w="1304"/>
        <w:gridCol w:w="1418"/>
      </w:tblGrid>
      <w:tr w:rsidR="00C87EB9" w:rsidRPr="007505DE" w14:paraId="59E89DB8" w14:textId="6FDAC2B1" w:rsidTr="001E5A6D">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D9D9D9" w:themeFill="background1" w:themeFillShade="D9"/>
            <w:noWrap/>
          </w:tcPr>
          <w:p w14:paraId="59BDCE0B" w14:textId="77777777" w:rsidR="00C87EB9" w:rsidRPr="007505DE" w:rsidRDefault="00C87EB9" w:rsidP="001E5A6D">
            <w:pPr>
              <w:spacing w:after="0" w:line="240" w:lineRule="auto"/>
              <w:jc w:val="both"/>
              <w:rPr>
                <w:rFonts w:eastAsia="Times New Roman"/>
                <w:color w:val="000000"/>
                <w:sz w:val="18"/>
                <w:szCs w:val="18"/>
                <w:lang w:val="en-US"/>
              </w:rPr>
            </w:pPr>
            <w:r w:rsidRPr="007505DE">
              <w:rPr>
                <w:rFonts w:eastAsia="Times New Roman"/>
                <w:color w:val="000000"/>
                <w:sz w:val="18"/>
                <w:szCs w:val="18"/>
                <w:lang w:val="en-US"/>
              </w:rPr>
              <w:t>Parameters</w:t>
            </w:r>
          </w:p>
        </w:tc>
        <w:tc>
          <w:tcPr>
            <w:tcW w:w="987" w:type="dxa"/>
            <w:shd w:val="clear" w:color="auto" w:fill="D9D9D9" w:themeFill="background1" w:themeFillShade="D9"/>
          </w:tcPr>
          <w:p w14:paraId="61966F4F" w14:textId="77777777" w:rsidR="00C87EB9" w:rsidRPr="007505DE" w:rsidRDefault="00C87EB9" w:rsidP="001E5A6D">
            <w:pPr>
              <w:spacing w:after="0" w:line="240" w:lineRule="auto"/>
              <w:jc w:val="both"/>
              <w:cnfStyle w:val="100000000000" w:firstRow="1" w:lastRow="0" w:firstColumn="0" w:lastColumn="0" w:oddVBand="0" w:evenVBand="0" w:oddHBand="0" w:evenHBand="0" w:firstRowFirstColumn="0" w:firstRowLastColumn="0" w:lastRowFirstColumn="0" w:lastRowLastColumn="0"/>
              <w:rPr>
                <w:rFonts w:eastAsia="Times New Roman"/>
                <w:color w:val="000000"/>
                <w:sz w:val="18"/>
                <w:szCs w:val="18"/>
                <w:lang w:val="en-US"/>
              </w:rPr>
            </w:pPr>
          </w:p>
        </w:tc>
        <w:tc>
          <w:tcPr>
            <w:tcW w:w="686" w:type="dxa"/>
            <w:shd w:val="clear" w:color="auto" w:fill="D9D9D9" w:themeFill="background1" w:themeFillShade="D9"/>
          </w:tcPr>
          <w:p w14:paraId="63391871" w14:textId="77777777" w:rsidR="00C87EB9" w:rsidRPr="007505DE" w:rsidRDefault="00C87EB9" w:rsidP="001E5A6D">
            <w:pPr>
              <w:spacing w:after="0" w:line="240" w:lineRule="auto"/>
              <w:jc w:val="both"/>
              <w:cnfStyle w:val="100000000000" w:firstRow="1" w:lastRow="0" w:firstColumn="0" w:lastColumn="0" w:oddVBand="0" w:evenVBand="0" w:oddHBand="0" w:evenHBand="0" w:firstRowFirstColumn="0" w:firstRowLastColumn="0" w:lastRowFirstColumn="0" w:lastRowLastColumn="0"/>
              <w:rPr>
                <w:rFonts w:eastAsia="Times New Roman"/>
                <w:color w:val="000000"/>
                <w:sz w:val="18"/>
                <w:szCs w:val="18"/>
                <w:lang w:val="en-US"/>
              </w:rPr>
            </w:pPr>
            <w:r w:rsidRPr="007505DE">
              <w:rPr>
                <w:rFonts w:eastAsia="Times New Roman"/>
                <w:color w:val="000000"/>
                <w:sz w:val="18"/>
                <w:szCs w:val="18"/>
                <w:lang w:val="en-US"/>
              </w:rPr>
              <w:t>Unit</w:t>
            </w:r>
          </w:p>
        </w:tc>
        <w:tc>
          <w:tcPr>
            <w:tcW w:w="1304" w:type="dxa"/>
            <w:shd w:val="clear" w:color="auto" w:fill="D9D9D9" w:themeFill="background1" w:themeFillShade="D9"/>
            <w:noWrap/>
          </w:tcPr>
          <w:p w14:paraId="206B92BA" w14:textId="60E0D877" w:rsidR="00C87EB9" w:rsidRPr="007505DE" w:rsidRDefault="00C87EB9" w:rsidP="001E5A6D">
            <w:pPr>
              <w:spacing w:after="0" w:line="240" w:lineRule="auto"/>
              <w:jc w:val="both"/>
              <w:cnfStyle w:val="100000000000" w:firstRow="1" w:lastRow="0" w:firstColumn="0" w:lastColumn="0" w:oddVBand="0" w:evenVBand="0" w:oddHBand="0" w:evenHBand="0" w:firstRowFirstColumn="0" w:firstRowLastColumn="0" w:lastRowFirstColumn="0" w:lastRowLastColumn="0"/>
              <w:rPr>
                <w:rFonts w:eastAsia="Times New Roman"/>
                <w:color w:val="000000"/>
                <w:sz w:val="18"/>
                <w:szCs w:val="18"/>
                <w:lang w:val="en-US"/>
              </w:rPr>
            </w:pPr>
            <w:r>
              <w:rPr>
                <w:rFonts w:eastAsia="Times New Roman"/>
                <w:color w:val="000000"/>
                <w:sz w:val="18"/>
                <w:szCs w:val="18"/>
                <w:lang w:val="en-US"/>
              </w:rPr>
              <w:t>Range</w:t>
            </w:r>
          </w:p>
        </w:tc>
        <w:tc>
          <w:tcPr>
            <w:tcW w:w="1418" w:type="dxa"/>
            <w:shd w:val="clear" w:color="auto" w:fill="D9D9D9" w:themeFill="background1" w:themeFillShade="D9"/>
          </w:tcPr>
          <w:p w14:paraId="5FCB86B1" w14:textId="7CE9B212" w:rsidR="00C87EB9" w:rsidRPr="007505DE" w:rsidRDefault="00C87EB9" w:rsidP="001E5A6D">
            <w:pPr>
              <w:spacing w:after="0" w:line="240" w:lineRule="auto"/>
              <w:jc w:val="both"/>
              <w:cnfStyle w:val="100000000000" w:firstRow="1" w:lastRow="0" w:firstColumn="0" w:lastColumn="0" w:oddVBand="0" w:evenVBand="0" w:oddHBand="0" w:evenHBand="0" w:firstRowFirstColumn="0" w:firstRowLastColumn="0" w:lastRowFirstColumn="0" w:lastRowLastColumn="0"/>
              <w:rPr>
                <w:rFonts w:eastAsia="Times New Roman"/>
                <w:color w:val="000000"/>
                <w:sz w:val="18"/>
                <w:szCs w:val="18"/>
                <w:lang w:val="en-US"/>
              </w:rPr>
            </w:pPr>
            <w:r>
              <w:rPr>
                <w:rFonts w:eastAsia="Times New Roman"/>
                <w:color w:val="000000"/>
                <w:sz w:val="18"/>
                <w:szCs w:val="18"/>
                <w:lang w:val="en-US"/>
              </w:rPr>
              <w:t>Base case</w:t>
            </w:r>
          </w:p>
        </w:tc>
      </w:tr>
      <w:tr w:rsidR="00C87EB9" w:rsidRPr="007505DE" w14:paraId="42CD6338" w14:textId="065FC5E0" w:rsidTr="001E5A6D">
        <w:trPr>
          <w:cnfStyle w:val="000000100000" w:firstRow="0" w:lastRow="0" w:firstColumn="0" w:lastColumn="0" w:oddVBand="0" w:evenVBand="0" w:oddHBand="1" w:evenHBand="0" w:firstRowFirstColumn="0" w:firstRowLastColumn="0" w:lastRowFirstColumn="0" w:lastRowLastColumn="0"/>
          <w:trHeight w:val="203"/>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D9D9D9" w:themeFill="background1" w:themeFillShade="D9"/>
            <w:noWrap/>
          </w:tcPr>
          <w:p w14:paraId="4BF785DE" w14:textId="47722C0B" w:rsidR="00C87EB9" w:rsidRPr="007505DE" w:rsidRDefault="00C87EB9" w:rsidP="001E5A6D">
            <w:pPr>
              <w:spacing w:after="0" w:line="240" w:lineRule="auto"/>
              <w:jc w:val="both"/>
              <w:rPr>
                <w:rFonts w:eastAsia="Times New Roman"/>
                <w:b w:val="0"/>
                <w:color w:val="000000"/>
                <w:sz w:val="18"/>
                <w:szCs w:val="18"/>
                <w:lang w:val="en-US"/>
              </w:rPr>
            </w:pPr>
            <w:r w:rsidRPr="196E7106">
              <w:rPr>
                <w:rFonts w:eastAsia="Times New Roman"/>
                <w:b w:val="0"/>
                <w:bCs w:val="0"/>
                <w:color w:val="000000" w:themeColor="text1"/>
                <w:sz w:val="18"/>
                <w:szCs w:val="18"/>
                <w:lang w:val="en-US"/>
              </w:rPr>
              <w:t>Net</w:t>
            </w:r>
            <w:r w:rsidRPr="196E7106">
              <w:rPr>
                <w:rFonts w:eastAsia="Times New Roman"/>
                <w:b w:val="0"/>
                <w:color w:val="000000" w:themeColor="text1"/>
                <w:sz w:val="18"/>
                <w:szCs w:val="18"/>
                <w:lang w:val="en-US"/>
              </w:rPr>
              <w:t xml:space="preserve"> capacity, steady state</w:t>
            </w:r>
          </w:p>
        </w:tc>
        <w:tc>
          <w:tcPr>
            <w:tcW w:w="987" w:type="dxa"/>
            <w:shd w:val="clear" w:color="auto" w:fill="D9D9D9" w:themeFill="background1" w:themeFillShade="D9"/>
          </w:tcPr>
          <w:p w14:paraId="71D7704F" w14:textId="2266376E" w:rsidR="00C87EB9" w:rsidRPr="007505DE" w:rsidRDefault="00C87EB9" w:rsidP="001E5A6D">
            <w:pPr>
              <w:spacing w:after="0" w:line="240" w:lineRule="auto"/>
              <w:jc w:val="both"/>
              <w:cnfStyle w:val="000000100000" w:firstRow="0" w:lastRow="0" w:firstColumn="0" w:lastColumn="0" w:oddVBand="0" w:evenVBand="0" w:oddHBand="1" w:evenHBand="0" w:firstRowFirstColumn="0" w:firstRowLastColumn="0" w:lastRowFirstColumn="0" w:lastRowLastColumn="0"/>
              <w:rPr>
                <w:rFonts w:eastAsia="Times New Roman"/>
                <w:color w:val="000000"/>
                <w:sz w:val="18"/>
                <w:szCs w:val="18"/>
                <w:lang w:val="en-US"/>
              </w:rPr>
            </w:pPr>
            <w:r w:rsidRPr="196E7106">
              <w:rPr>
                <w:rFonts w:eastAsia="Times New Roman"/>
                <w:color w:val="000000" w:themeColor="text1"/>
                <w:sz w:val="18"/>
                <w:szCs w:val="18"/>
                <w:lang w:val="en-US"/>
              </w:rPr>
              <w:t>Electrical</w:t>
            </w:r>
          </w:p>
        </w:tc>
        <w:tc>
          <w:tcPr>
            <w:tcW w:w="686" w:type="dxa"/>
          </w:tcPr>
          <w:p w14:paraId="70FC7EA8" w14:textId="77777777" w:rsidR="00C87EB9" w:rsidRPr="007505DE" w:rsidRDefault="00C87EB9" w:rsidP="001E5A6D">
            <w:pPr>
              <w:spacing w:after="0" w:line="240" w:lineRule="auto"/>
              <w:jc w:val="both"/>
              <w:cnfStyle w:val="000000100000" w:firstRow="0" w:lastRow="0" w:firstColumn="0" w:lastColumn="0" w:oddVBand="0" w:evenVBand="0" w:oddHBand="1" w:evenHBand="0" w:firstRowFirstColumn="0" w:firstRowLastColumn="0" w:lastRowFirstColumn="0" w:lastRowLastColumn="0"/>
              <w:rPr>
                <w:rFonts w:eastAsia="Times New Roman"/>
                <w:color w:val="000000"/>
                <w:sz w:val="18"/>
                <w:szCs w:val="18"/>
                <w:lang w:val="en-US"/>
              </w:rPr>
            </w:pPr>
            <w:r w:rsidRPr="007505DE">
              <w:rPr>
                <w:rFonts w:eastAsia="Times New Roman"/>
                <w:color w:val="000000"/>
                <w:sz w:val="18"/>
                <w:szCs w:val="18"/>
                <w:lang w:val="en-US"/>
              </w:rPr>
              <w:t>MWe</w:t>
            </w:r>
          </w:p>
        </w:tc>
        <w:tc>
          <w:tcPr>
            <w:tcW w:w="1304" w:type="dxa"/>
            <w:noWrap/>
          </w:tcPr>
          <w:p w14:paraId="2193EBE5" w14:textId="27A0BF93" w:rsidR="00C87EB9" w:rsidRPr="007505DE" w:rsidRDefault="00C87EB9" w:rsidP="001E5A6D">
            <w:pPr>
              <w:spacing w:after="0" w:line="240" w:lineRule="auto"/>
              <w:jc w:val="both"/>
              <w:cnfStyle w:val="000000100000" w:firstRow="0" w:lastRow="0" w:firstColumn="0" w:lastColumn="0" w:oddVBand="0" w:evenVBand="0" w:oddHBand="1" w:evenHBand="0" w:firstRowFirstColumn="0" w:firstRowLastColumn="0" w:lastRowFirstColumn="0" w:lastRowLastColumn="0"/>
              <w:rPr>
                <w:rFonts w:eastAsia="Times New Roman"/>
                <w:color w:val="000000"/>
                <w:sz w:val="18"/>
                <w:szCs w:val="18"/>
                <w:lang w:val="en-US"/>
              </w:rPr>
            </w:pPr>
            <w:r>
              <w:rPr>
                <w:rFonts w:eastAsia="Times New Roman"/>
                <w:color w:val="000000"/>
                <w:sz w:val="18"/>
                <w:szCs w:val="18"/>
                <w:lang w:val="en-US"/>
              </w:rPr>
              <w:t xml:space="preserve">1.2 – </w:t>
            </w:r>
            <w:r w:rsidRPr="007505DE">
              <w:rPr>
                <w:rFonts w:eastAsia="Times New Roman"/>
                <w:color w:val="000000"/>
                <w:sz w:val="18"/>
                <w:szCs w:val="18"/>
                <w:lang w:val="en-US"/>
              </w:rPr>
              <w:t xml:space="preserve">1.89 </w:t>
            </w:r>
          </w:p>
        </w:tc>
        <w:tc>
          <w:tcPr>
            <w:tcW w:w="1418" w:type="dxa"/>
          </w:tcPr>
          <w:p w14:paraId="2EBB4EDC" w14:textId="257FFDF6" w:rsidR="00C87EB9" w:rsidRPr="007505DE" w:rsidRDefault="00C87EB9" w:rsidP="001E5A6D">
            <w:pPr>
              <w:spacing w:after="0" w:line="240" w:lineRule="auto"/>
              <w:jc w:val="both"/>
              <w:cnfStyle w:val="000000100000" w:firstRow="0" w:lastRow="0" w:firstColumn="0" w:lastColumn="0" w:oddVBand="0" w:evenVBand="0" w:oddHBand="1" w:evenHBand="0" w:firstRowFirstColumn="0" w:firstRowLastColumn="0" w:lastRowFirstColumn="0" w:lastRowLastColumn="0"/>
              <w:rPr>
                <w:rFonts w:eastAsia="Times New Roman"/>
                <w:color w:val="000000"/>
                <w:sz w:val="18"/>
                <w:szCs w:val="18"/>
                <w:lang w:val="en-US"/>
              </w:rPr>
            </w:pPr>
            <w:r w:rsidRPr="007505DE">
              <w:rPr>
                <w:rFonts w:eastAsia="Times New Roman"/>
                <w:color w:val="000000"/>
                <w:sz w:val="18"/>
                <w:szCs w:val="18"/>
                <w:lang w:val="en-US"/>
              </w:rPr>
              <w:t>1.</w:t>
            </w:r>
            <w:r>
              <w:rPr>
                <w:rFonts w:eastAsia="Times New Roman"/>
                <w:color w:val="000000"/>
                <w:sz w:val="18"/>
                <w:szCs w:val="18"/>
                <w:lang w:val="en-US"/>
              </w:rPr>
              <w:t>9</w:t>
            </w:r>
          </w:p>
        </w:tc>
      </w:tr>
      <w:tr w:rsidR="00C87EB9" w:rsidRPr="007505DE" w14:paraId="01873CE1" w14:textId="607900FC" w:rsidTr="001E5A6D">
        <w:trPr>
          <w:trHeight w:val="166"/>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D9D9D9" w:themeFill="background1" w:themeFillShade="D9"/>
            <w:noWrap/>
            <w:hideMark/>
          </w:tcPr>
          <w:p w14:paraId="5C642991" w14:textId="77777777" w:rsidR="00C87EB9" w:rsidRPr="00AF1A75" w:rsidRDefault="00C87EB9" w:rsidP="001E5A6D">
            <w:pPr>
              <w:spacing w:after="0" w:line="240" w:lineRule="auto"/>
              <w:jc w:val="both"/>
              <w:rPr>
                <w:rFonts w:eastAsia="Times New Roman"/>
                <w:b w:val="0"/>
                <w:color w:val="000000"/>
                <w:sz w:val="18"/>
                <w:szCs w:val="18"/>
                <w:lang w:val="en-US"/>
              </w:rPr>
            </w:pPr>
          </w:p>
        </w:tc>
        <w:tc>
          <w:tcPr>
            <w:tcW w:w="987" w:type="dxa"/>
            <w:shd w:val="clear" w:color="auto" w:fill="D9D9D9" w:themeFill="background1" w:themeFillShade="D9"/>
          </w:tcPr>
          <w:p w14:paraId="099B91CC" w14:textId="77777777" w:rsidR="00C87EB9" w:rsidRPr="00AF1A75" w:rsidRDefault="00C87EB9" w:rsidP="001E5A6D">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8"/>
                <w:szCs w:val="18"/>
                <w:lang w:val="en-US"/>
              </w:rPr>
            </w:pPr>
            <w:r w:rsidRPr="00AF1A75">
              <w:rPr>
                <w:rFonts w:eastAsia="Times New Roman"/>
                <w:color w:val="000000"/>
                <w:sz w:val="18"/>
                <w:szCs w:val="18"/>
                <w:lang w:val="en-US"/>
              </w:rPr>
              <w:t>Thermal</w:t>
            </w:r>
          </w:p>
        </w:tc>
        <w:tc>
          <w:tcPr>
            <w:tcW w:w="686" w:type="dxa"/>
          </w:tcPr>
          <w:p w14:paraId="3034E4BA" w14:textId="77777777" w:rsidR="00C87EB9" w:rsidRPr="00AF1A75" w:rsidRDefault="00C87EB9" w:rsidP="001E5A6D">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8"/>
                <w:szCs w:val="18"/>
                <w:lang w:val="en-US"/>
              </w:rPr>
            </w:pPr>
            <w:proofErr w:type="spellStart"/>
            <w:r w:rsidRPr="00AF1A75">
              <w:rPr>
                <w:rFonts w:eastAsia="Times New Roman"/>
                <w:color w:val="000000"/>
                <w:sz w:val="18"/>
                <w:szCs w:val="18"/>
                <w:lang w:val="en-US"/>
              </w:rPr>
              <w:t>MWth</w:t>
            </w:r>
            <w:proofErr w:type="spellEnd"/>
          </w:p>
        </w:tc>
        <w:tc>
          <w:tcPr>
            <w:tcW w:w="1304" w:type="dxa"/>
            <w:noWrap/>
          </w:tcPr>
          <w:p w14:paraId="78376E16" w14:textId="6181ABB5" w:rsidR="00C87EB9" w:rsidRPr="00AF1A75" w:rsidRDefault="00C87EB9" w:rsidP="001E5A6D">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8"/>
                <w:szCs w:val="18"/>
                <w:lang w:val="en-US"/>
              </w:rPr>
            </w:pPr>
            <w:r>
              <w:rPr>
                <w:rFonts w:eastAsia="Times New Roman"/>
                <w:color w:val="000000"/>
                <w:sz w:val="18"/>
                <w:szCs w:val="18"/>
                <w:lang w:val="en-US"/>
              </w:rPr>
              <w:t xml:space="preserve">1.2 – </w:t>
            </w:r>
            <w:r w:rsidRPr="00AF1A75">
              <w:rPr>
                <w:rFonts w:eastAsia="Times New Roman"/>
                <w:color w:val="000000"/>
                <w:sz w:val="18"/>
                <w:szCs w:val="18"/>
                <w:lang w:val="en-US"/>
              </w:rPr>
              <w:t>2.8</w:t>
            </w:r>
            <w:r>
              <w:rPr>
                <w:rFonts w:eastAsia="Times New Roman"/>
                <w:color w:val="000000"/>
                <w:sz w:val="18"/>
                <w:szCs w:val="18"/>
                <w:lang w:val="en-US"/>
              </w:rPr>
              <w:t>1</w:t>
            </w:r>
          </w:p>
        </w:tc>
        <w:tc>
          <w:tcPr>
            <w:tcW w:w="1418" w:type="dxa"/>
          </w:tcPr>
          <w:p w14:paraId="22DAF6AB" w14:textId="3CD2A7BF" w:rsidR="00C87EB9" w:rsidRPr="00AF1A75" w:rsidRDefault="00C87EB9" w:rsidP="001E5A6D">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8"/>
                <w:szCs w:val="18"/>
                <w:lang w:val="en-US"/>
              </w:rPr>
            </w:pPr>
            <w:r w:rsidRPr="00AF1A75">
              <w:rPr>
                <w:rFonts w:eastAsia="Times New Roman"/>
                <w:color w:val="000000"/>
                <w:sz w:val="18"/>
                <w:szCs w:val="18"/>
                <w:lang w:val="en-US"/>
              </w:rPr>
              <w:t>2.8</w:t>
            </w:r>
          </w:p>
        </w:tc>
      </w:tr>
      <w:tr w:rsidR="00C87EB9" w:rsidRPr="007505DE" w14:paraId="1FE5B036" w14:textId="64B76023" w:rsidTr="001E5A6D">
        <w:trPr>
          <w:cnfStyle w:val="000000100000" w:firstRow="0" w:lastRow="0" w:firstColumn="0" w:lastColumn="0" w:oddVBand="0" w:evenVBand="0" w:oddHBand="1" w:evenHBand="0" w:firstRowFirstColumn="0" w:firstRowLastColumn="0" w:lastRowFirstColumn="0" w:lastRowLastColumn="0"/>
          <w:trHeight w:val="155"/>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D9D9D9" w:themeFill="background1" w:themeFillShade="D9"/>
            <w:noWrap/>
          </w:tcPr>
          <w:p w14:paraId="3C373305" w14:textId="727593AD" w:rsidR="00C87EB9" w:rsidRPr="00AF1A75" w:rsidRDefault="00C87EB9" w:rsidP="001E5A6D">
            <w:pPr>
              <w:spacing w:after="0" w:line="240" w:lineRule="auto"/>
              <w:jc w:val="both"/>
              <w:rPr>
                <w:rFonts w:eastAsia="Times New Roman"/>
                <w:b w:val="0"/>
                <w:color w:val="000000"/>
                <w:sz w:val="18"/>
                <w:szCs w:val="18"/>
                <w:lang w:val="en-US"/>
              </w:rPr>
            </w:pPr>
            <w:r w:rsidRPr="196E7106">
              <w:rPr>
                <w:rFonts w:eastAsia="Times New Roman"/>
                <w:b w:val="0"/>
                <w:bCs w:val="0"/>
                <w:color w:val="000000" w:themeColor="text1"/>
                <w:sz w:val="18"/>
                <w:szCs w:val="18"/>
                <w:lang w:val="en-US"/>
              </w:rPr>
              <w:t>Lifetime</w:t>
            </w:r>
            <w:r w:rsidRPr="196E7106">
              <w:rPr>
                <w:rFonts w:eastAsia="Times New Roman"/>
                <w:b w:val="0"/>
                <w:color w:val="000000" w:themeColor="text1"/>
                <w:sz w:val="18"/>
                <w:szCs w:val="18"/>
                <w:lang w:val="en-US"/>
              </w:rPr>
              <w:t xml:space="preserve"> production</w:t>
            </w:r>
            <w:r>
              <w:rPr>
                <w:rFonts w:eastAsia="Times New Roman"/>
                <w:b w:val="0"/>
                <w:color w:val="000000" w:themeColor="text1"/>
                <w:sz w:val="18"/>
                <w:szCs w:val="18"/>
                <w:lang w:val="en-US"/>
              </w:rPr>
              <w:t xml:space="preserve"> (60 years, and 0.9 capacity factor)</w:t>
            </w:r>
          </w:p>
        </w:tc>
        <w:tc>
          <w:tcPr>
            <w:tcW w:w="987" w:type="dxa"/>
            <w:shd w:val="clear" w:color="auto" w:fill="D9D9D9" w:themeFill="background1" w:themeFillShade="D9"/>
          </w:tcPr>
          <w:p w14:paraId="2CAD11E6" w14:textId="77777777" w:rsidR="00C87EB9" w:rsidRPr="00AF1A75" w:rsidRDefault="00C87EB9" w:rsidP="001E5A6D">
            <w:pPr>
              <w:spacing w:after="0" w:line="240" w:lineRule="auto"/>
              <w:jc w:val="both"/>
              <w:cnfStyle w:val="000000100000" w:firstRow="0" w:lastRow="0" w:firstColumn="0" w:lastColumn="0" w:oddVBand="0" w:evenVBand="0" w:oddHBand="1" w:evenHBand="0" w:firstRowFirstColumn="0" w:firstRowLastColumn="0" w:lastRowFirstColumn="0" w:lastRowLastColumn="0"/>
              <w:rPr>
                <w:rFonts w:eastAsia="Times New Roman"/>
                <w:color w:val="000000"/>
                <w:sz w:val="18"/>
                <w:szCs w:val="18"/>
                <w:lang w:val="en-US"/>
              </w:rPr>
            </w:pPr>
            <w:r w:rsidRPr="00AF1A75">
              <w:rPr>
                <w:rFonts w:eastAsia="Times New Roman"/>
                <w:color w:val="000000"/>
                <w:sz w:val="18"/>
                <w:szCs w:val="18"/>
                <w:lang w:val="en-US"/>
              </w:rPr>
              <w:t>Electricity</w:t>
            </w:r>
          </w:p>
        </w:tc>
        <w:tc>
          <w:tcPr>
            <w:tcW w:w="686" w:type="dxa"/>
          </w:tcPr>
          <w:p w14:paraId="069463A6" w14:textId="7DC893F7" w:rsidR="00C87EB9" w:rsidRPr="00AF1A75" w:rsidRDefault="00C87EB9" w:rsidP="001E5A6D">
            <w:pPr>
              <w:spacing w:after="0" w:line="240" w:lineRule="auto"/>
              <w:jc w:val="both"/>
              <w:cnfStyle w:val="000000100000" w:firstRow="0" w:lastRow="0" w:firstColumn="0" w:lastColumn="0" w:oddVBand="0" w:evenVBand="0" w:oddHBand="1" w:evenHBand="0" w:firstRowFirstColumn="0" w:firstRowLastColumn="0" w:lastRowFirstColumn="0" w:lastRowLastColumn="0"/>
              <w:rPr>
                <w:rFonts w:eastAsia="Times New Roman"/>
                <w:color w:val="000000"/>
                <w:sz w:val="18"/>
                <w:szCs w:val="18"/>
                <w:lang w:val="en-US"/>
              </w:rPr>
            </w:pPr>
            <w:r>
              <w:rPr>
                <w:rFonts w:eastAsia="Times New Roman"/>
                <w:color w:val="000000" w:themeColor="text1"/>
                <w:sz w:val="18"/>
                <w:szCs w:val="18"/>
                <w:lang w:val="en-US"/>
              </w:rPr>
              <w:t>G</w:t>
            </w:r>
            <w:r w:rsidRPr="196E7106">
              <w:rPr>
                <w:rFonts w:eastAsia="Times New Roman"/>
                <w:color w:val="000000" w:themeColor="text1"/>
                <w:sz w:val="18"/>
                <w:szCs w:val="18"/>
                <w:lang w:val="en-US"/>
              </w:rPr>
              <w:t>Wh</w:t>
            </w:r>
          </w:p>
        </w:tc>
        <w:tc>
          <w:tcPr>
            <w:tcW w:w="1304" w:type="dxa"/>
            <w:noWrap/>
          </w:tcPr>
          <w:p w14:paraId="05BF8889" w14:textId="15869671" w:rsidR="00C87EB9" w:rsidRPr="00AF1A75" w:rsidRDefault="00C87EB9" w:rsidP="001E5A6D">
            <w:pPr>
              <w:spacing w:after="0" w:line="240" w:lineRule="auto"/>
              <w:jc w:val="both"/>
              <w:cnfStyle w:val="000000100000" w:firstRow="0" w:lastRow="0" w:firstColumn="0" w:lastColumn="0" w:oddVBand="0" w:evenVBand="0" w:oddHBand="1" w:evenHBand="0" w:firstRowFirstColumn="0" w:firstRowLastColumn="0" w:lastRowFirstColumn="0" w:lastRowLastColumn="0"/>
              <w:rPr>
                <w:rFonts w:eastAsia="Times New Roman"/>
                <w:color w:val="000000"/>
                <w:sz w:val="18"/>
                <w:szCs w:val="18"/>
                <w:lang w:val="en-US"/>
              </w:rPr>
            </w:pPr>
          </w:p>
        </w:tc>
        <w:tc>
          <w:tcPr>
            <w:tcW w:w="1418" w:type="dxa"/>
          </w:tcPr>
          <w:p w14:paraId="4B8BF45D" w14:textId="4406B808" w:rsidR="00C87EB9" w:rsidRPr="00AF1A75" w:rsidRDefault="00C87EB9" w:rsidP="001E5A6D">
            <w:pPr>
              <w:spacing w:after="0" w:line="240" w:lineRule="auto"/>
              <w:jc w:val="both"/>
              <w:cnfStyle w:val="000000100000" w:firstRow="0" w:lastRow="0" w:firstColumn="0" w:lastColumn="0" w:oddVBand="0" w:evenVBand="0" w:oddHBand="1" w:evenHBand="0" w:firstRowFirstColumn="0" w:firstRowLastColumn="0" w:lastRowFirstColumn="0" w:lastRowLastColumn="0"/>
              <w:rPr>
                <w:rFonts w:eastAsia="Times New Roman"/>
                <w:color w:val="000000"/>
                <w:sz w:val="18"/>
                <w:szCs w:val="18"/>
                <w:lang w:val="en-US"/>
              </w:rPr>
            </w:pPr>
            <w:r w:rsidRPr="00DE33EF">
              <w:rPr>
                <w:rFonts w:eastAsia="Times New Roman"/>
                <w:color w:val="000000"/>
                <w:sz w:val="18"/>
                <w:szCs w:val="18"/>
                <w:lang w:val="en-US"/>
              </w:rPr>
              <w:t>~898</w:t>
            </w:r>
          </w:p>
        </w:tc>
      </w:tr>
      <w:tr w:rsidR="00C87EB9" w:rsidRPr="007505DE" w14:paraId="69C67103" w14:textId="737BD69C" w:rsidTr="001E5A6D">
        <w:trPr>
          <w:trHeight w:val="209"/>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D9D9D9" w:themeFill="background1" w:themeFillShade="D9"/>
            <w:noWrap/>
          </w:tcPr>
          <w:p w14:paraId="49A5C32F" w14:textId="77777777" w:rsidR="00C87EB9" w:rsidRPr="00AF1A75" w:rsidRDefault="00C87EB9" w:rsidP="001E5A6D">
            <w:pPr>
              <w:spacing w:after="0" w:line="240" w:lineRule="auto"/>
              <w:jc w:val="both"/>
              <w:rPr>
                <w:rFonts w:eastAsia="Times New Roman"/>
                <w:b w:val="0"/>
                <w:color w:val="000000"/>
                <w:sz w:val="18"/>
                <w:szCs w:val="18"/>
                <w:lang w:val="en-US"/>
              </w:rPr>
            </w:pPr>
          </w:p>
        </w:tc>
        <w:tc>
          <w:tcPr>
            <w:tcW w:w="987" w:type="dxa"/>
            <w:shd w:val="clear" w:color="auto" w:fill="D9D9D9" w:themeFill="background1" w:themeFillShade="D9"/>
          </w:tcPr>
          <w:p w14:paraId="773DCB6C" w14:textId="77777777" w:rsidR="00C87EB9" w:rsidRPr="00AF1A75" w:rsidRDefault="00C87EB9" w:rsidP="001E5A6D">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8"/>
                <w:szCs w:val="18"/>
                <w:lang w:val="en-US"/>
              </w:rPr>
            </w:pPr>
            <w:r w:rsidRPr="00AF1A75">
              <w:rPr>
                <w:rFonts w:eastAsia="Times New Roman"/>
                <w:color w:val="000000"/>
                <w:sz w:val="18"/>
                <w:szCs w:val="18"/>
                <w:lang w:val="en-US"/>
              </w:rPr>
              <w:t>Heat</w:t>
            </w:r>
          </w:p>
        </w:tc>
        <w:tc>
          <w:tcPr>
            <w:tcW w:w="686" w:type="dxa"/>
          </w:tcPr>
          <w:p w14:paraId="18B1D6E9" w14:textId="464C20EC" w:rsidR="00C87EB9" w:rsidRPr="00AF1A75" w:rsidRDefault="00C87EB9" w:rsidP="001E5A6D">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8"/>
                <w:szCs w:val="18"/>
                <w:lang w:val="en-US"/>
              </w:rPr>
            </w:pPr>
            <w:r w:rsidRPr="196E7106">
              <w:rPr>
                <w:rFonts w:eastAsia="Times New Roman"/>
                <w:color w:val="000000" w:themeColor="text1"/>
                <w:sz w:val="18"/>
                <w:szCs w:val="18"/>
                <w:lang w:val="en-US"/>
              </w:rPr>
              <w:t>GJ</w:t>
            </w:r>
          </w:p>
        </w:tc>
        <w:tc>
          <w:tcPr>
            <w:tcW w:w="1304" w:type="dxa"/>
            <w:noWrap/>
          </w:tcPr>
          <w:p w14:paraId="798E790A" w14:textId="6808B923" w:rsidR="00C87EB9" w:rsidRPr="007505DE" w:rsidRDefault="00C87EB9" w:rsidP="001E5A6D">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8"/>
                <w:szCs w:val="18"/>
                <w:lang w:val="en-US"/>
              </w:rPr>
            </w:pPr>
          </w:p>
        </w:tc>
        <w:tc>
          <w:tcPr>
            <w:tcW w:w="1418" w:type="dxa"/>
          </w:tcPr>
          <w:p w14:paraId="7FCB186C" w14:textId="7008F003" w:rsidR="00C87EB9" w:rsidRPr="00AF1A75" w:rsidRDefault="00C87EB9" w:rsidP="001E5A6D">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8"/>
                <w:szCs w:val="18"/>
                <w:lang w:val="en-US"/>
              </w:rPr>
            </w:pPr>
            <w:r w:rsidRPr="00027294">
              <w:rPr>
                <w:rFonts w:eastAsia="Times New Roman"/>
                <w:color w:val="000000" w:themeColor="text1"/>
                <w:sz w:val="18"/>
                <w:szCs w:val="18"/>
                <w:lang w:val="en-US"/>
              </w:rPr>
              <w:t>~4,767</w:t>
            </w:r>
            <w:r>
              <w:rPr>
                <w:rFonts w:eastAsia="Times New Roman"/>
                <w:color w:val="000000" w:themeColor="text1"/>
                <w:sz w:val="18"/>
                <w:szCs w:val="18"/>
                <w:lang w:val="en-US"/>
              </w:rPr>
              <w:t xml:space="preserve"> </w:t>
            </w:r>
            <w:r w:rsidRPr="00027294">
              <w:rPr>
                <w:rFonts w:eastAsia="Times New Roman"/>
                <w:strike/>
                <w:color w:val="000000" w:themeColor="text1"/>
                <w:sz w:val="18"/>
                <w:szCs w:val="18"/>
                <w:lang w:val="en-US"/>
              </w:rPr>
              <w:t>665</w:t>
            </w:r>
            <w:r>
              <w:rPr>
                <w:rFonts w:eastAsia="Times New Roman"/>
                <w:color w:val="000000" w:themeColor="text1"/>
                <w:sz w:val="18"/>
                <w:szCs w:val="18"/>
                <w:lang w:val="en-US"/>
              </w:rPr>
              <w:t xml:space="preserve"> </w:t>
            </w:r>
          </w:p>
        </w:tc>
      </w:tr>
      <w:tr w:rsidR="00C87EB9" w:rsidRPr="007505DE" w14:paraId="1EF62151" w14:textId="3C12A9B3" w:rsidTr="001E5A6D">
        <w:trPr>
          <w:cnfStyle w:val="000000100000" w:firstRow="0" w:lastRow="0" w:firstColumn="0" w:lastColumn="0" w:oddVBand="0" w:evenVBand="0" w:oddHBand="1" w:evenHBand="0" w:firstRowFirstColumn="0" w:firstRowLastColumn="0" w:lastRowFirstColumn="0" w:lastRowLastColumn="0"/>
          <w:trHeight w:val="203"/>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D9D9D9" w:themeFill="background1" w:themeFillShade="D9"/>
            <w:noWrap/>
          </w:tcPr>
          <w:p w14:paraId="3A662CF4" w14:textId="2BA176CD" w:rsidR="00C87EB9" w:rsidRPr="007505DE" w:rsidRDefault="00C87EB9" w:rsidP="001E5A6D">
            <w:pPr>
              <w:spacing w:after="0" w:line="240" w:lineRule="auto"/>
              <w:jc w:val="both"/>
              <w:rPr>
                <w:rFonts w:eastAsia="Times New Roman"/>
                <w:b w:val="0"/>
                <w:color w:val="000000"/>
                <w:sz w:val="18"/>
                <w:szCs w:val="18"/>
                <w:lang w:val="en-US"/>
              </w:rPr>
            </w:pPr>
            <w:r w:rsidRPr="196E7106">
              <w:rPr>
                <w:rFonts w:eastAsia="Times New Roman"/>
                <w:b w:val="0"/>
                <w:bCs w:val="0"/>
                <w:color w:val="000000" w:themeColor="text1"/>
                <w:sz w:val="18"/>
                <w:szCs w:val="18"/>
                <w:lang w:val="en-US"/>
              </w:rPr>
              <w:t>Flow</w:t>
            </w:r>
            <w:r w:rsidRPr="196E7106">
              <w:rPr>
                <w:rFonts w:eastAsia="Times New Roman"/>
                <w:b w:val="0"/>
                <w:color w:val="000000" w:themeColor="text1"/>
                <w:sz w:val="18"/>
                <w:szCs w:val="18"/>
                <w:lang w:val="en-US"/>
              </w:rPr>
              <w:t xml:space="preserve"> rate (Average)</w:t>
            </w:r>
          </w:p>
        </w:tc>
        <w:tc>
          <w:tcPr>
            <w:tcW w:w="987" w:type="dxa"/>
            <w:shd w:val="clear" w:color="auto" w:fill="D9D9D9" w:themeFill="background1" w:themeFillShade="D9"/>
          </w:tcPr>
          <w:p w14:paraId="7CD76581" w14:textId="77777777" w:rsidR="00C87EB9" w:rsidRPr="007505DE" w:rsidRDefault="00C87EB9" w:rsidP="001E5A6D">
            <w:pPr>
              <w:spacing w:after="0" w:line="240" w:lineRule="auto"/>
              <w:jc w:val="both"/>
              <w:cnfStyle w:val="000000100000" w:firstRow="0" w:lastRow="0" w:firstColumn="0" w:lastColumn="0" w:oddVBand="0" w:evenVBand="0" w:oddHBand="1" w:evenHBand="0" w:firstRowFirstColumn="0" w:firstRowLastColumn="0" w:lastRowFirstColumn="0" w:lastRowLastColumn="0"/>
              <w:rPr>
                <w:rFonts w:eastAsia="Times New Roman"/>
                <w:color w:val="000000"/>
                <w:sz w:val="18"/>
                <w:szCs w:val="18"/>
                <w:lang w:val="en-US"/>
              </w:rPr>
            </w:pPr>
          </w:p>
        </w:tc>
        <w:tc>
          <w:tcPr>
            <w:tcW w:w="686" w:type="dxa"/>
          </w:tcPr>
          <w:p w14:paraId="6E5DF009" w14:textId="77777777" w:rsidR="00C87EB9" w:rsidRPr="007505DE" w:rsidRDefault="00C87EB9" w:rsidP="001E5A6D">
            <w:pPr>
              <w:spacing w:after="0" w:line="240" w:lineRule="auto"/>
              <w:jc w:val="both"/>
              <w:cnfStyle w:val="000000100000" w:firstRow="0" w:lastRow="0" w:firstColumn="0" w:lastColumn="0" w:oddVBand="0" w:evenVBand="0" w:oddHBand="1" w:evenHBand="0" w:firstRowFirstColumn="0" w:firstRowLastColumn="0" w:lastRowFirstColumn="0" w:lastRowLastColumn="0"/>
              <w:rPr>
                <w:rFonts w:eastAsia="Times New Roman"/>
                <w:color w:val="000000"/>
                <w:sz w:val="18"/>
                <w:szCs w:val="18"/>
                <w:lang w:val="en-US"/>
              </w:rPr>
            </w:pPr>
            <w:r w:rsidRPr="007505DE">
              <w:rPr>
                <w:rFonts w:eastAsia="Times New Roman"/>
                <w:color w:val="000000"/>
                <w:sz w:val="18"/>
                <w:szCs w:val="18"/>
                <w:lang w:val="en-US"/>
              </w:rPr>
              <w:t>kg/s</w:t>
            </w:r>
          </w:p>
        </w:tc>
        <w:tc>
          <w:tcPr>
            <w:tcW w:w="1304" w:type="dxa"/>
            <w:noWrap/>
          </w:tcPr>
          <w:p w14:paraId="24CE71F2" w14:textId="7E987050" w:rsidR="00C87EB9" w:rsidRPr="007505DE" w:rsidRDefault="00C87EB9" w:rsidP="001E5A6D">
            <w:pPr>
              <w:spacing w:after="0" w:line="240" w:lineRule="auto"/>
              <w:jc w:val="both"/>
              <w:cnfStyle w:val="000000100000" w:firstRow="0" w:lastRow="0" w:firstColumn="0" w:lastColumn="0" w:oddVBand="0" w:evenVBand="0" w:oddHBand="1" w:evenHBand="0" w:firstRowFirstColumn="0" w:firstRowLastColumn="0" w:lastRowFirstColumn="0" w:lastRowLastColumn="0"/>
              <w:rPr>
                <w:rFonts w:eastAsia="Times New Roman"/>
                <w:color w:val="000000"/>
                <w:sz w:val="18"/>
                <w:szCs w:val="18"/>
                <w:lang w:val="en-US"/>
              </w:rPr>
            </w:pPr>
            <w:r>
              <w:rPr>
                <w:rFonts w:eastAsia="Times New Roman"/>
                <w:color w:val="000000"/>
                <w:sz w:val="18"/>
                <w:szCs w:val="18"/>
                <w:lang w:val="en-US"/>
              </w:rPr>
              <w:t xml:space="preserve">52 – 87.4 </w:t>
            </w:r>
          </w:p>
        </w:tc>
        <w:tc>
          <w:tcPr>
            <w:tcW w:w="1418" w:type="dxa"/>
          </w:tcPr>
          <w:p w14:paraId="1451A458" w14:textId="4EABBA2D" w:rsidR="00C87EB9" w:rsidRPr="007505DE" w:rsidRDefault="00C87EB9" w:rsidP="001E5A6D">
            <w:pPr>
              <w:spacing w:after="0" w:line="240" w:lineRule="auto"/>
              <w:jc w:val="both"/>
              <w:cnfStyle w:val="000000100000" w:firstRow="0" w:lastRow="0" w:firstColumn="0" w:lastColumn="0" w:oddVBand="0" w:evenVBand="0" w:oddHBand="1" w:evenHBand="0" w:firstRowFirstColumn="0" w:firstRowLastColumn="0" w:lastRowFirstColumn="0" w:lastRowLastColumn="0"/>
              <w:rPr>
                <w:rFonts w:eastAsia="Times New Roman"/>
                <w:color w:val="000000"/>
                <w:sz w:val="18"/>
                <w:szCs w:val="18"/>
                <w:lang w:val="en-US"/>
              </w:rPr>
            </w:pPr>
            <w:r w:rsidRPr="007505DE">
              <w:rPr>
                <w:rFonts w:eastAsia="Times New Roman"/>
                <w:color w:val="000000"/>
                <w:sz w:val="18"/>
                <w:szCs w:val="18"/>
                <w:lang w:val="en-US"/>
              </w:rPr>
              <w:t>84</w:t>
            </w:r>
          </w:p>
        </w:tc>
      </w:tr>
      <w:tr w:rsidR="00C87EB9" w:rsidRPr="007505DE" w14:paraId="47C414B2" w14:textId="7BD2EE39" w:rsidTr="001E5A6D">
        <w:trPr>
          <w:trHeight w:val="147"/>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D9D9D9" w:themeFill="background1" w:themeFillShade="D9"/>
            <w:noWrap/>
          </w:tcPr>
          <w:p w14:paraId="123730B8" w14:textId="46610FCD" w:rsidR="00C87EB9" w:rsidRPr="007505DE" w:rsidRDefault="00C87EB9" w:rsidP="001E5A6D">
            <w:pPr>
              <w:spacing w:after="0" w:line="240" w:lineRule="auto"/>
              <w:jc w:val="both"/>
              <w:rPr>
                <w:rFonts w:eastAsia="Times New Roman"/>
                <w:b w:val="0"/>
                <w:color w:val="000000"/>
                <w:sz w:val="18"/>
                <w:szCs w:val="18"/>
                <w:lang w:val="en-US"/>
              </w:rPr>
            </w:pPr>
            <w:r w:rsidRPr="196E7106">
              <w:rPr>
                <w:rFonts w:eastAsia="Times New Roman"/>
                <w:b w:val="0"/>
                <w:color w:val="000000" w:themeColor="text1"/>
                <w:sz w:val="18"/>
                <w:szCs w:val="18"/>
                <w:lang w:val="en-US"/>
              </w:rPr>
              <w:t xml:space="preserve">Average </w:t>
            </w:r>
            <w:proofErr w:type="spellStart"/>
            <w:r w:rsidRPr="196E7106">
              <w:rPr>
                <w:rFonts w:eastAsia="Times New Roman"/>
                <w:b w:val="0"/>
                <w:color w:val="000000" w:themeColor="text1"/>
                <w:sz w:val="18"/>
                <w:szCs w:val="18"/>
                <w:lang w:val="en-US"/>
              </w:rPr>
              <w:t>SpCC</w:t>
            </w:r>
            <w:proofErr w:type="spellEnd"/>
            <w:r w:rsidRPr="196E7106">
              <w:rPr>
                <w:rFonts w:eastAsia="Times New Roman"/>
                <w:b w:val="0"/>
                <w:color w:val="000000" w:themeColor="text1"/>
                <w:sz w:val="18"/>
                <w:szCs w:val="18"/>
                <w:lang w:val="en-US"/>
              </w:rPr>
              <w:t xml:space="preserve"> </w:t>
            </w:r>
          </w:p>
        </w:tc>
        <w:tc>
          <w:tcPr>
            <w:tcW w:w="987" w:type="dxa"/>
            <w:shd w:val="clear" w:color="auto" w:fill="D9D9D9" w:themeFill="background1" w:themeFillShade="D9"/>
          </w:tcPr>
          <w:p w14:paraId="6A54AE00" w14:textId="10A40E0C" w:rsidR="00C87EB9" w:rsidRPr="007505DE" w:rsidRDefault="00C87EB9" w:rsidP="001E5A6D">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8"/>
                <w:szCs w:val="18"/>
                <w:lang w:val="en-US"/>
              </w:rPr>
            </w:pPr>
            <w:r>
              <w:rPr>
                <w:rFonts w:eastAsia="Times New Roman"/>
                <w:color w:val="000000"/>
                <w:sz w:val="18"/>
                <w:szCs w:val="18"/>
                <w:lang w:val="en-US"/>
              </w:rPr>
              <w:t>Rotary</w:t>
            </w:r>
          </w:p>
        </w:tc>
        <w:tc>
          <w:tcPr>
            <w:tcW w:w="686" w:type="dxa"/>
          </w:tcPr>
          <w:p w14:paraId="4DA427D1" w14:textId="4D7948E5" w:rsidR="00C87EB9" w:rsidRPr="007505DE" w:rsidRDefault="00C87EB9" w:rsidP="001E5A6D">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8"/>
                <w:szCs w:val="18"/>
                <w:lang w:val="en-US"/>
              </w:rPr>
            </w:pPr>
            <w:r>
              <w:rPr>
                <w:rFonts w:eastAsia="Times New Roman"/>
                <w:color w:val="000000"/>
                <w:sz w:val="18"/>
                <w:szCs w:val="18"/>
                <w:lang w:val="en-US"/>
              </w:rPr>
              <w:t>CHF/We</w:t>
            </w:r>
          </w:p>
        </w:tc>
        <w:tc>
          <w:tcPr>
            <w:tcW w:w="1304" w:type="dxa"/>
            <w:noWrap/>
          </w:tcPr>
          <w:p w14:paraId="2D985365" w14:textId="6779025E" w:rsidR="00C87EB9" w:rsidRPr="007505DE" w:rsidRDefault="00C87EB9" w:rsidP="001E5A6D">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8"/>
                <w:szCs w:val="18"/>
                <w:lang w:val="en-US"/>
              </w:rPr>
            </w:pPr>
            <w:r>
              <w:rPr>
                <w:rFonts w:eastAsia="Times New Roman"/>
                <w:color w:val="000000"/>
                <w:sz w:val="18"/>
                <w:szCs w:val="18"/>
                <w:lang w:val="en-US"/>
              </w:rPr>
              <w:t>89.7 – 111.8</w:t>
            </w:r>
          </w:p>
        </w:tc>
        <w:tc>
          <w:tcPr>
            <w:tcW w:w="1418" w:type="dxa"/>
          </w:tcPr>
          <w:p w14:paraId="76538AF2" w14:textId="321F5E42" w:rsidR="00C87EB9" w:rsidRDefault="00C87EB9" w:rsidP="001E5A6D">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8"/>
                <w:szCs w:val="18"/>
                <w:lang w:val="en-US"/>
              </w:rPr>
            </w:pPr>
            <w:r>
              <w:rPr>
                <w:rFonts w:eastAsia="Times New Roman"/>
                <w:color w:val="000000"/>
                <w:sz w:val="18"/>
                <w:szCs w:val="18"/>
                <w:lang w:val="en-US"/>
              </w:rPr>
              <w:t>100</w:t>
            </w:r>
          </w:p>
        </w:tc>
      </w:tr>
      <w:tr w:rsidR="00C87EB9" w:rsidRPr="007505DE" w14:paraId="16BED23A" w14:textId="2E48E91F" w:rsidTr="001E5A6D">
        <w:trPr>
          <w:cnfStyle w:val="000000100000" w:firstRow="0" w:lastRow="0" w:firstColumn="0" w:lastColumn="0" w:oddVBand="0" w:evenVBand="0" w:oddHBand="1" w:evenHBand="0" w:firstRowFirstColumn="0" w:firstRowLastColumn="0" w:lastRowFirstColumn="0" w:lastRowLastColumn="0"/>
          <w:trHeight w:val="147"/>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D9D9D9" w:themeFill="background1" w:themeFillShade="D9"/>
            <w:noWrap/>
            <w:hideMark/>
          </w:tcPr>
          <w:p w14:paraId="4DA41247" w14:textId="76A6844C" w:rsidR="00C87EB9" w:rsidRPr="007505DE" w:rsidRDefault="00C87EB9" w:rsidP="001E5A6D">
            <w:pPr>
              <w:spacing w:after="0" w:line="240" w:lineRule="auto"/>
              <w:jc w:val="both"/>
              <w:rPr>
                <w:rFonts w:eastAsia="Times New Roman"/>
                <w:color w:val="000000"/>
                <w:sz w:val="18"/>
                <w:szCs w:val="18"/>
                <w:lang w:val="en-US"/>
              </w:rPr>
            </w:pPr>
          </w:p>
        </w:tc>
        <w:tc>
          <w:tcPr>
            <w:tcW w:w="987" w:type="dxa"/>
            <w:shd w:val="clear" w:color="auto" w:fill="D9D9D9" w:themeFill="background1" w:themeFillShade="D9"/>
          </w:tcPr>
          <w:p w14:paraId="2A5E198B" w14:textId="06585521" w:rsidR="00C87EB9" w:rsidRPr="007505DE" w:rsidRDefault="00C87EB9" w:rsidP="001E5A6D">
            <w:pPr>
              <w:spacing w:after="0" w:line="240" w:lineRule="auto"/>
              <w:jc w:val="both"/>
              <w:cnfStyle w:val="000000100000" w:firstRow="0" w:lastRow="0" w:firstColumn="0" w:lastColumn="0" w:oddVBand="0" w:evenVBand="0" w:oddHBand="1" w:evenHBand="0" w:firstRowFirstColumn="0" w:firstRowLastColumn="0" w:lastRowFirstColumn="0" w:lastRowLastColumn="0"/>
              <w:rPr>
                <w:rFonts w:eastAsia="Times New Roman"/>
                <w:color w:val="000000"/>
                <w:sz w:val="18"/>
                <w:szCs w:val="18"/>
                <w:lang w:val="en-US"/>
              </w:rPr>
            </w:pPr>
            <w:r>
              <w:rPr>
                <w:rFonts w:eastAsia="Times New Roman"/>
                <w:color w:val="000000"/>
                <w:sz w:val="18"/>
                <w:szCs w:val="18"/>
                <w:lang w:val="en-US"/>
              </w:rPr>
              <w:t>PPGD</w:t>
            </w:r>
          </w:p>
        </w:tc>
        <w:tc>
          <w:tcPr>
            <w:tcW w:w="686" w:type="dxa"/>
          </w:tcPr>
          <w:p w14:paraId="7706A49D" w14:textId="66DC9A3E" w:rsidR="00C87EB9" w:rsidRPr="007505DE" w:rsidRDefault="00C87EB9" w:rsidP="001E5A6D">
            <w:pPr>
              <w:spacing w:after="0" w:line="240" w:lineRule="auto"/>
              <w:jc w:val="both"/>
              <w:cnfStyle w:val="000000100000" w:firstRow="0" w:lastRow="0" w:firstColumn="0" w:lastColumn="0" w:oddVBand="0" w:evenVBand="0" w:oddHBand="1" w:evenHBand="0" w:firstRowFirstColumn="0" w:firstRowLastColumn="0" w:lastRowFirstColumn="0" w:lastRowLastColumn="0"/>
              <w:rPr>
                <w:rFonts w:eastAsia="Times New Roman"/>
                <w:color w:val="000000"/>
                <w:sz w:val="18"/>
                <w:szCs w:val="18"/>
                <w:lang w:val="en-US"/>
              </w:rPr>
            </w:pPr>
            <w:r>
              <w:rPr>
                <w:rFonts w:eastAsia="Times New Roman"/>
                <w:color w:val="000000"/>
                <w:sz w:val="18"/>
                <w:szCs w:val="18"/>
                <w:lang w:val="en-US"/>
              </w:rPr>
              <w:t>CHF/We</w:t>
            </w:r>
          </w:p>
        </w:tc>
        <w:tc>
          <w:tcPr>
            <w:tcW w:w="1304" w:type="dxa"/>
            <w:noWrap/>
            <w:hideMark/>
          </w:tcPr>
          <w:p w14:paraId="54E600F0" w14:textId="4AD0A5D6" w:rsidR="00C87EB9" w:rsidRPr="007505DE" w:rsidRDefault="00C87EB9" w:rsidP="001E5A6D">
            <w:pPr>
              <w:spacing w:after="0" w:line="240" w:lineRule="auto"/>
              <w:jc w:val="both"/>
              <w:cnfStyle w:val="000000100000" w:firstRow="0" w:lastRow="0" w:firstColumn="0" w:lastColumn="0" w:oddVBand="0" w:evenVBand="0" w:oddHBand="1" w:evenHBand="0" w:firstRowFirstColumn="0" w:firstRowLastColumn="0" w:lastRowFirstColumn="0" w:lastRowLastColumn="0"/>
              <w:rPr>
                <w:rFonts w:eastAsia="Times New Roman"/>
                <w:color w:val="000000"/>
                <w:sz w:val="18"/>
                <w:szCs w:val="18"/>
                <w:lang w:val="en-US"/>
              </w:rPr>
            </w:pPr>
            <w:r>
              <w:rPr>
                <w:rFonts w:eastAsia="Times New Roman"/>
                <w:color w:val="000000"/>
                <w:sz w:val="18"/>
                <w:szCs w:val="18"/>
                <w:lang w:val="en-US"/>
              </w:rPr>
              <w:t>21.6 – 29.5</w:t>
            </w:r>
          </w:p>
        </w:tc>
        <w:tc>
          <w:tcPr>
            <w:tcW w:w="1418" w:type="dxa"/>
          </w:tcPr>
          <w:p w14:paraId="64EBD72E" w14:textId="7002EB4B" w:rsidR="00C87EB9" w:rsidRDefault="00C87EB9" w:rsidP="001E5A6D">
            <w:pPr>
              <w:spacing w:after="0" w:line="240" w:lineRule="auto"/>
              <w:jc w:val="both"/>
              <w:cnfStyle w:val="000000100000" w:firstRow="0" w:lastRow="0" w:firstColumn="0" w:lastColumn="0" w:oddVBand="0" w:evenVBand="0" w:oddHBand="1" w:evenHBand="0" w:firstRowFirstColumn="0" w:firstRowLastColumn="0" w:lastRowFirstColumn="0" w:lastRowLastColumn="0"/>
              <w:rPr>
                <w:rFonts w:eastAsia="Times New Roman"/>
                <w:color w:val="000000"/>
                <w:sz w:val="18"/>
                <w:szCs w:val="18"/>
                <w:lang w:val="en-US"/>
              </w:rPr>
            </w:pPr>
            <w:r>
              <w:rPr>
                <w:rFonts w:eastAsia="Times New Roman"/>
                <w:color w:val="000000"/>
                <w:sz w:val="18"/>
                <w:szCs w:val="18"/>
                <w:lang w:val="en-US"/>
              </w:rPr>
              <w:t>24</w:t>
            </w:r>
          </w:p>
        </w:tc>
      </w:tr>
    </w:tbl>
    <w:p w14:paraId="4E2E4BC1" w14:textId="77777777" w:rsidR="00C87EB9" w:rsidRDefault="00C87EB9" w:rsidP="00C87EB9">
      <w:pPr>
        <w:jc w:val="both"/>
        <w:rPr>
          <w:lang w:val="en-US"/>
        </w:rPr>
      </w:pPr>
    </w:p>
    <w:p w14:paraId="238498FF" w14:textId="73E74C44" w:rsidR="00C87EB9" w:rsidRDefault="00C87EB9" w:rsidP="00C87EB9">
      <w:pPr>
        <w:jc w:val="both"/>
        <w:rPr>
          <w:lang w:val="en-US"/>
        </w:rPr>
      </w:pPr>
      <w:r w:rsidRPr="2EF0E2D3">
        <w:rPr>
          <w:lang w:val="en-US"/>
        </w:rPr>
        <w:fldChar w:fldCharType="begin"/>
      </w:r>
      <w:r w:rsidRPr="2EF0E2D3">
        <w:rPr>
          <w:lang w:val="en-US"/>
        </w:rPr>
        <w:instrText xml:space="preserve"> REF _Ref195005331 \h </w:instrText>
      </w:r>
      <w:r>
        <w:rPr>
          <w:lang w:val="en-US"/>
        </w:rPr>
        <w:instrText xml:space="preserve"> \* MERGEFORMAT </w:instrText>
      </w:r>
      <w:r w:rsidRPr="2EF0E2D3">
        <w:rPr>
          <w:lang w:val="en-US"/>
        </w:rPr>
      </w:r>
      <w:r w:rsidRPr="2EF0E2D3">
        <w:rPr>
          <w:lang w:val="en-US"/>
        </w:rPr>
        <w:fldChar w:fldCharType="separate"/>
      </w:r>
      <w:r w:rsidR="004C2288" w:rsidRPr="007505DE">
        <w:rPr>
          <w:lang w:val="en-US"/>
        </w:rPr>
        <w:t xml:space="preserve">Table </w:t>
      </w:r>
      <w:r w:rsidR="004C2288">
        <w:rPr>
          <w:noProof/>
          <w:lang w:val="en-US"/>
        </w:rPr>
        <w:t>1</w:t>
      </w:r>
      <w:r w:rsidRPr="2EF0E2D3">
        <w:rPr>
          <w:lang w:val="en-US"/>
        </w:rPr>
        <w:fldChar w:fldCharType="end"/>
      </w:r>
      <w:r w:rsidRPr="2EF0E2D3">
        <w:rPr>
          <w:lang w:val="en-US"/>
        </w:rPr>
        <w:t xml:space="preserve"> shows the parameter ranges received from the optimization runs of the model</w:t>
      </w:r>
      <w:r>
        <w:rPr>
          <w:lang w:val="en-US"/>
        </w:rPr>
        <w:t>, representing future, high TRL AGS plants</w:t>
      </w:r>
      <w:r w:rsidRPr="2EF0E2D3">
        <w:rPr>
          <w:lang w:val="en-US"/>
        </w:rPr>
        <w:t xml:space="preserve">. </w:t>
      </w:r>
      <w:r w:rsidRPr="006B1D69">
        <w:rPr>
          <w:lang w:val="en-US"/>
        </w:rPr>
        <w:t>T</w:t>
      </w:r>
      <w:r w:rsidRPr="2EF0E2D3">
        <w:rPr>
          <w:lang w:val="en-US"/>
        </w:rPr>
        <w:t>he base case</w:t>
      </w:r>
      <w:r>
        <w:rPr>
          <w:lang w:val="en-US"/>
        </w:rPr>
        <w:t xml:space="preserve"> for LCA and STEM input corresponds to the configuration with the </w:t>
      </w:r>
      <w:r w:rsidRPr="2EF0E2D3">
        <w:rPr>
          <w:lang w:val="en-US"/>
        </w:rPr>
        <w:t xml:space="preserve">highest net electrical capacity. </w:t>
      </w:r>
      <w:r>
        <w:rPr>
          <w:lang w:val="en-US"/>
        </w:rPr>
        <w:t xml:space="preserve">Rotary drilling yields in average </w:t>
      </w:r>
      <w:proofErr w:type="spellStart"/>
      <w:r w:rsidRPr="2EF0E2D3">
        <w:rPr>
          <w:lang w:val="en-US"/>
        </w:rPr>
        <w:t>SpCC</w:t>
      </w:r>
      <w:proofErr w:type="spellEnd"/>
      <w:r w:rsidRPr="2EF0E2D3">
        <w:rPr>
          <w:lang w:val="en-US"/>
        </w:rPr>
        <w:t xml:space="preserve"> </w:t>
      </w:r>
      <w:r>
        <w:rPr>
          <w:lang w:val="en-US"/>
        </w:rPr>
        <w:t>values around 100 CHF/We, whereas PPGD reduces this to ~24 CHF/We, demonstrating the dominant influence of drilling technology on AGS economics. The assumed well trajectory (</w:t>
      </w:r>
      <w:r w:rsidRPr="2EF0E2D3">
        <w:rPr>
          <w:lang w:val="en-US"/>
        </w:rPr>
        <w:t>providing an optimal cost balance while improving operational heat transfer</w:t>
      </w:r>
      <w:r>
        <w:rPr>
          <w:lang w:val="en-US"/>
        </w:rPr>
        <w:t>) is compatible with current rotary drilling capabilities.</w:t>
      </w:r>
    </w:p>
    <w:p w14:paraId="7C9709A6" w14:textId="77777777" w:rsidR="00C87EB9" w:rsidRDefault="00C87EB9" w:rsidP="00E37277">
      <w:pPr>
        <w:jc w:val="both"/>
        <w:rPr>
          <w:lang w:val="en-US"/>
        </w:rPr>
      </w:pPr>
    </w:p>
    <w:p w14:paraId="7813004F" w14:textId="6F3472C3" w:rsidR="008217D1" w:rsidRPr="00E45DAE" w:rsidRDefault="00912692" w:rsidP="00E37277">
      <w:pPr>
        <w:jc w:val="both"/>
        <w:rPr>
          <w:lang w:val="en-US"/>
        </w:rPr>
      </w:pPr>
      <w:r w:rsidRPr="2EF0E2D3">
        <w:rPr>
          <w:lang w:val="en-US"/>
        </w:rPr>
        <w:lastRenderedPageBreak/>
        <w:fldChar w:fldCharType="begin"/>
      </w:r>
      <w:r w:rsidRPr="2EF0E2D3">
        <w:rPr>
          <w:lang w:val="en-US"/>
        </w:rPr>
        <w:instrText xml:space="preserve"> REF _Ref195005371 \h </w:instrText>
      </w:r>
      <w:r w:rsidR="00CF4446">
        <w:rPr>
          <w:lang w:val="en-US"/>
        </w:rPr>
        <w:instrText xml:space="preserve"> \* MERGEFORMAT </w:instrText>
      </w:r>
      <w:r w:rsidRPr="2EF0E2D3">
        <w:rPr>
          <w:lang w:val="en-US"/>
        </w:rPr>
      </w:r>
      <w:r w:rsidRPr="2EF0E2D3">
        <w:rPr>
          <w:lang w:val="en-US"/>
        </w:rPr>
        <w:fldChar w:fldCharType="separate"/>
      </w:r>
      <w:r w:rsidR="004C2288" w:rsidRPr="0087219A">
        <w:rPr>
          <w:lang w:val="en-US"/>
        </w:rPr>
        <w:t xml:space="preserve">Figure </w:t>
      </w:r>
      <w:r w:rsidR="004C2288">
        <w:rPr>
          <w:noProof/>
          <w:lang w:val="en-US"/>
        </w:rPr>
        <w:t>3</w:t>
      </w:r>
      <w:r w:rsidRPr="2EF0E2D3">
        <w:rPr>
          <w:lang w:val="en-US"/>
        </w:rPr>
        <w:fldChar w:fldCharType="end"/>
      </w:r>
      <w:r w:rsidR="00E577FF">
        <w:rPr>
          <w:lang w:val="en-US"/>
        </w:rPr>
        <w:t xml:space="preserve"> illustrates </w:t>
      </w:r>
      <w:r w:rsidR="00E37FA4">
        <w:rPr>
          <w:lang w:val="en-US"/>
        </w:rPr>
        <w:t xml:space="preserve">long-term performance: </w:t>
      </w:r>
      <w:r w:rsidR="001F4340" w:rsidRPr="2EF0E2D3">
        <w:rPr>
          <w:lang w:val="en-US"/>
        </w:rPr>
        <w:t>sCO</w:t>
      </w:r>
      <w:r w:rsidR="001F4340" w:rsidRPr="2EF0E2D3">
        <w:rPr>
          <w:vertAlign w:val="subscript"/>
          <w:lang w:val="en-US"/>
        </w:rPr>
        <w:t>2</w:t>
      </w:r>
      <w:r w:rsidR="00A84671">
        <w:rPr>
          <w:lang w:val="en-US"/>
        </w:rPr>
        <w:t xml:space="preserve"> systems </w:t>
      </w:r>
      <w:r w:rsidR="00E37FA4">
        <w:rPr>
          <w:lang w:val="en-US"/>
        </w:rPr>
        <w:t>achieve</w:t>
      </w:r>
      <w:r w:rsidR="00536517" w:rsidRPr="2EF0E2D3">
        <w:rPr>
          <w:lang w:val="en-US"/>
        </w:rPr>
        <w:t xml:space="preserve"> </w:t>
      </w:r>
      <w:proofErr w:type="gramStart"/>
      <w:r w:rsidR="00536517" w:rsidRPr="2EF0E2D3">
        <w:rPr>
          <w:lang w:val="en-US"/>
        </w:rPr>
        <w:t xml:space="preserve">higher </w:t>
      </w:r>
      <w:r w:rsidR="00B70657">
        <w:rPr>
          <w:lang w:val="en-US"/>
        </w:rPr>
        <w:t xml:space="preserve"> and</w:t>
      </w:r>
      <w:proofErr w:type="gramEnd"/>
      <w:r w:rsidR="00B70657">
        <w:rPr>
          <w:lang w:val="en-US"/>
        </w:rPr>
        <w:t xml:space="preserve"> more stable </w:t>
      </w:r>
      <w:r w:rsidR="00536517" w:rsidRPr="2EF0E2D3">
        <w:rPr>
          <w:lang w:val="en-US"/>
        </w:rPr>
        <w:t>ne</w:t>
      </w:r>
      <w:r w:rsidR="178A690B" w:rsidRPr="2EF0E2D3">
        <w:rPr>
          <w:lang w:val="en-US"/>
        </w:rPr>
        <w:t>t</w:t>
      </w:r>
      <w:r w:rsidR="00536517" w:rsidRPr="2EF0E2D3">
        <w:rPr>
          <w:lang w:val="en-US"/>
        </w:rPr>
        <w:t xml:space="preserve"> electrical capacity</w:t>
      </w:r>
      <w:r w:rsidR="000F5FCB" w:rsidRPr="2EF0E2D3">
        <w:rPr>
          <w:lang w:val="en-US"/>
        </w:rPr>
        <w:t xml:space="preserve"> (</w:t>
      </w:r>
      <w:r w:rsidR="00B70657">
        <w:rPr>
          <w:lang w:val="en-US"/>
        </w:rPr>
        <w:t>declining</w:t>
      </w:r>
      <w:r w:rsidR="000F5FCB" w:rsidRPr="2EF0E2D3">
        <w:rPr>
          <w:lang w:val="en-US"/>
        </w:rPr>
        <w:t xml:space="preserve"> from </w:t>
      </w:r>
      <w:r w:rsidR="00B70657">
        <w:rPr>
          <w:lang w:val="en-US"/>
        </w:rPr>
        <w:t>~</w:t>
      </w:r>
      <w:r w:rsidR="000F5FCB" w:rsidRPr="2EF0E2D3">
        <w:rPr>
          <w:lang w:val="en-US"/>
        </w:rPr>
        <w:t xml:space="preserve">1.4 MWe to 1.2 MWe </w:t>
      </w:r>
      <w:r w:rsidR="00B70657">
        <w:rPr>
          <w:lang w:val="en-US"/>
        </w:rPr>
        <w:t>over</w:t>
      </w:r>
      <w:r w:rsidR="000F5FCB" w:rsidRPr="2EF0E2D3">
        <w:rPr>
          <w:lang w:val="en-US"/>
        </w:rPr>
        <w:t xml:space="preserve"> 60 years)</w:t>
      </w:r>
      <w:r w:rsidR="00536517" w:rsidRPr="2EF0E2D3">
        <w:rPr>
          <w:lang w:val="en-US"/>
        </w:rPr>
        <w:t xml:space="preserve"> </w:t>
      </w:r>
      <w:r w:rsidR="00DC603F">
        <w:rPr>
          <w:lang w:val="en-US"/>
        </w:rPr>
        <w:t xml:space="preserve">at </w:t>
      </w:r>
      <w:r w:rsidR="000F5FCB" w:rsidRPr="2EF0E2D3">
        <w:rPr>
          <w:lang w:val="en-US"/>
        </w:rPr>
        <w:t>production temperature</w:t>
      </w:r>
      <w:r w:rsidR="00B70657">
        <w:rPr>
          <w:lang w:val="en-US"/>
        </w:rPr>
        <w:t>s</w:t>
      </w:r>
      <w:r w:rsidR="000F5FCB" w:rsidRPr="2EF0E2D3">
        <w:rPr>
          <w:lang w:val="en-US"/>
        </w:rPr>
        <w:t xml:space="preserve"> of </w:t>
      </w:r>
      <w:r w:rsidR="00091B44">
        <w:rPr>
          <w:lang w:val="en-US"/>
        </w:rPr>
        <w:t>~</w:t>
      </w:r>
      <w:r w:rsidR="000F5FCB" w:rsidRPr="2EF0E2D3">
        <w:rPr>
          <w:lang w:val="en-US"/>
        </w:rPr>
        <w:t>100</w:t>
      </w:r>
      <w:r w:rsidR="001D64CF" w:rsidRPr="2EF0E2D3">
        <w:rPr>
          <w:lang w:val="en-US"/>
        </w:rPr>
        <w:t> °C</w:t>
      </w:r>
      <w:r w:rsidR="00091B44">
        <w:rPr>
          <w:lang w:val="en-US"/>
        </w:rPr>
        <w:t>, with t</w:t>
      </w:r>
      <w:r w:rsidR="00F90D8B" w:rsidRPr="2EF0E2D3">
        <w:rPr>
          <w:lang w:val="en-US"/>
        </w:rPr>
        <w:t>hermal</w:t>
      </w:r>
      <w:r w:rsidR="00091B44">
        <w:rPr>
          <w:lang w:val="en-US"/>
        </w:rPr>
        <w:t xml:space="preserve"> output </w:t>
      </w:r>
      <w:r w:rsidR="00F90D8B" w:rsidRPr="2EF0E2D3">
        <w:rPr>
          <w:lang w:val="en-US"/>
        </w:rPr>
        <w:t xml:space="preserve">around </w:t>
      </w:r>
      <w:r w:rsidR="00ED207E" w:rsidRPr="2EF0E2D3">
        <w:rPr>
          <w:lang w:val="en-US"/>
        </w:rPr>
        <w:t xml:space="preserve">4.2 </w:t>
      </w:r>
      <w:proofErr w:type="spellStart"/>
      <w:r w:rsidR="00F90D8B" w:rsidRPr="2EF0E2D3">
        <w:rPr>
          <w:lang w:val="en-US"/>
        </w:rPr>
        <w:t>MWth</w:t>
      </w:r>
      <w:proofErr w:type="spellEnd"/>
      <w:r w:rsidR="00F90D8B" w:rsidRPr="2EF0E2D3">
        <w:rPr>
          <w:lang w:val="en-US"/>
        </w:rPr>
        <w:t xml:space="preserve">. </w:t>
      </w:r>
      <w:r w:rsidR="00B70657">
        <w:rPr>
          <w:lang w:val="en-US"/>
        </w:rPr>
        <w:t>W</w:t>
      </w:r>
      <w:r w:rsidR="008002A2">
        <w:rPr>
          <w:lang w:val="en-US"/>
        </w:rPr>
        <w:t>ater</w:t>
      </w:r>
      <w:r w:rsidR="00B70657">
        <w:rPr>
          <w:lang w:val="en-US"/>
        </w:rPr>
        <w:t>-based systems</w:t>
      </w:r>
      <w:r w:rsidR="00C87EB9">
        <w:rPr>
          <w:lang w:val="en-US"/>
        </w:rPr>
        <w:t xml:space="preserve">, </w:t>
      </w:r>
      <w:r w:rsidR="008002A2">
        <w:rPr>
          <w:lang w:val="en-US"/>
        </w:rPr>
        <w:t>despite h</w:t>
      </w:r>
      <w:r w:rsidR="00F90D8B" w:rsidRPr="2EF0E2D3">
        <w:rPr>
          <w:lang w:val="en-US"/>
        </w:rPr>
        <w:t xml:space="preserve">igher </w:t>
      </w:r>
      <w:r w:rsidR="008002A2">
        <w:rPr>
          <w:lang w:val="en-US"/>
        </w:rPr>
        <w:t xml:space="preserve">initial </w:t>
      </w:r>
      <w:r w:rsidR="00F90D8B" w:rsidRPr="2EF0E2D3">
        <w:rPr>
          <w:lang w:val="en-US"/>
        </w:rPr>
        <w:t>production temperature</w:t>
      </w:r>
      <w:r w:rsidR="008002A2">
        <w:rPr>
          <w:lang w:val="en-US"/>
        </w:rPr>
        <w:t>s (</w:t>
      </w:r>
      <w:r w:rsidR="00F90D8B" w:rsidRPr="2EF0E2D3">
        <w:rPr>
          <w:lang w:val="en-US"/>
        </w:rPr>
        <w:t>120</w:t>
      </w:r>
      <w:r w:rsidR="008002A2">
        <w:rPr>
          <w:lang w:val="en-US"/>
        </w:rPr>
        <w:t>-</w:t>
      </w:r>
      <w:r w:rsidR="00F90D8B" w:rsidRPr="2EF0E2D3">
        <w:rPr>
          <w:lang w:val="en-US"/>
        </w:rPr>
        <w:t>130</w:t>
      </w:r>
      <w:r w:rsidR="008002A2">
        <w:rPr>
          <w:lang w:val="en-US"/>
        </w:rPr>
        <w:t> </w:t>
      </w:r>
      <w:r w:rsidR="00F90D8B" w:rsidRPr="2EF0E2D3">
        <w:rPr>
          <w:lang w:val="en-US"/>
        </w:rPr>
        <w:t>°C</w:t>
      </w:r>
      <w:r w:rsidR="008002A2">
        <w:rPr>
          <w:lang w:val="en-US"/>
        </w:rPr>
        <w:t>)</w:t>
      </w:r>
      <w:r w:rsidR="00C87EB9">
        <w:rPr>
          <w:lang w:val="en-US"/>
        </w:rPr>
        <w:t>,</w:t>
      </w:r>
      <w:r w:rsidR="00897761" w:rsidRPr="2EF0E2D3">
        <w:rPr>
          <w:lang w:val="en-US"/>
        </w:rPr>
        <w:t xml:space="preserve"> </w:t>
      </w:r>
      <w:r w:rsidR="00430033">
        <w:rPr>
          <w:lang w:val="en-US"/>
        </w:rPr>
        <w:t xml:space="preserve">decline faster, dropping from </w:t>
      </w:r>
      <w:r w:rsidR="001B0A9F" w:rsidRPr="2EF0E2D3">
        <w:rPr>
          <w:lang w:val="en-US"/>
        </w:rPr>
        <w:t>1.45</w:t>
      </w:r>
      <w:r w:rsidR="00430033">
        <w:rPr>
          <w:lang w:val="en-US"/>
        </w:rPr>
        <w:t> </w:t>
      </w:r>
      <w:r w:rsidR="001B0A9F" w:rsidRPr="2EF0E2D3">
        <w:rPr>
          <w:lang w:val="en-US"/>
        </w:rPr>
        <w:t>MWe to 1.2</w:t>
      </w:r>
      <w:r w:rsidR="00430033">
        <w:rPr>
          <w:lang w:val="en-US"/>
        </w:rPr>
        <w:t> </w:t>
      </w:r>
      <w:r w:rsidR="001B0A9F" w:rsidRPr="2EF0E2D3">
        <w:rPr>
          <w:lang w:val="en-US"/>
        </w:rPr>
        <w:t xml:space="preserve">MWe </w:t>
      </w:r>
      <w:r w:rsidR="00430033">
        <w:rPr>
          <w:lang w:val="en-US"/>
        </w:rPr>
        <w:t>in</w:t>
      </w:r>
      <w:r w:rsidR="001B0A9F" w:rsidRPr="2EF0E2D3">
        <w:rPr>
          <w:lang w:val="en-US"/>
        </w:rPr>
        <w:t xml:space="preserve"> 10 years, and </w:t>
      </w:r>
      <w:r w:rsidR="00430033">
        <w:rPr>
          <w:lang w:val="en-US"/>
        </w:rPr>
        <w:t>approaching</w:t>
      </w:r>
      <w:r w:rsidR="00CF6D3D" w:rsidRPr="2EF0E2D3">
        <w:rPr>
          <w:lang w:val="en-US"/>
        </w:rPr>
        <w:t xml:space="preserve"> 1</w:t>
      </w:r>
      <w:r w:rsidR="00430033">
        <w:rPr>
          <w:lang w:val="en-US"/>
        </w:rPr>
        <w:t> </w:t>
      </w:r>
      <w:r w:rsidR="00CF6D3D" w:rsidRPr="2EF0E2D3">
        <w:rPr>
          <w:lang w:val="en-US"/>
        </w:rPr>
        <w:t xml:space="preserve">MWe after 60 years. </w:t>
      </w:r>
      <w:r w:rsidR="00430033">
        <w:rPr>
          <w:lang w:val="en-US"/>
        </w:rPr>
        <w:t>T</w:t>
      </w:r>
      <w:r w:rsidR="00CF6D3D" w:rsidRPr="2EF0E2D3">
        <w:rPr>
          <w:lang w:val="en-US"/>
        </w:rPr>
        <w:t xml:space="preserve">hermal capacity </w:t>
      </w:r>
      <w:r w:rsidR="00E02BF5" w:rsidRPr="2EF0E2D3">
        <w:rPr>
          <w:lang w:val="en-US"/>
        </w:rPr>
        <w:t>remains stable</w:t>
      </w:r>
      <w:r w:rsidR="00430033">
        <w:rPr>
          <w:lang w:val="en-US"/>
        </w:rPr>
        <w:t xml:space="preserve"> (~</w:t>
      </w:r>
      <w:r w:rsidR="00BE150A" w:rsidRPr="2EF0E2D3">
        <w:rPr>
          <w:lang w:val="en-US"/>
        </w:rPr>
        <w:t>10</w:t>
      </w:r>
      <w:r w:rsidR="00E02BF5" w:rsidRPr="2EF0E2D3">
        <w:rPr>
          <w:lang w:val="en-US"/>
        </w:rPr>
        <w:t>.4</w:t>
      </w:r>
      <w:r w:rsidR="00430033">
        <w:rPr>
          <w:lang w:val="en-US"/>
        </w:rPr>
        <w:t> </w:t>
      </w:r>
      <w:proofErr w:type="spellStart"/>
      <w:r w:rsidR="00E02BF5" w:rsidRPr="2EF0E2D3">
        <w:rPr>
          <w:lang w:val="en-US"/>
        </w:rPr>
        <w:t>MWth</w:t>
      </w:r>
      <w:proofErr w:type="spellEnd"/>
      <w:r w:rsidR="00430033">
        <w:rPr>
          <w:lang w:val="en-US"/>
        </w:rPr>
        <w:t>)</w:t>
      </w:r>
      <w:r w:rsidR="00E02BF5" w:rsidRPr="2EF0E2D3">
        <w:rPr>
          <w:lang w:val="en-US"/>
        </w:rPr>
        <w:t xml:space="preserve">. </w:t>
      </w:r>
      <w:r w:rsidR="00974BE1" w:rsidRPr="2EF0E2D3">
        <w:rPr>
          <w:lang w:val="en-US"/>
        </w:rPr>
        <w:t xml:space="preserve">Note that the implications of </w:t>
      </w:r>
      <w:r w:rsidR="004578BF" w:rsidRPr="2EF0E2D3">
        <w:rPr>
          <w:lang w:val="en-US"/>
        </w:rPr>
        <w:t xml:space="preserve">the choice of the working fluid on operational cost were excluded from this research. </w:t>
      </w:r>
      <w:bookmarkEnd w:id="44"/>
      <w:r w:rsidR="00CA0580">
        <w:rPr>
          <w:lang w:val="en-US"/>
        </w:rPr>
        <w:t xml:space="preserve">The figure further </w:t>
      </w:r>
      <w:r w:rsidR="00346938">
        <w:rPr>
          <w:lang w:val="en-US"/>
        </w:rPr>
        <w:t xml:space="preserve">illustrates </w:t>
      </w:r>
      <w:r w:rsidR="005D6319">
        <w:rPr>
          <w:lang w:val="en-US"/>
        </w:rPr>
        <w:t xml:space="preserve">that </w:t>
      </w:r>
      <w:r w:rsidR="00346938">
        <w:rPr>
          <w:lang w:val="en-US"/>
        </w:rPr>
        <w:t>reservoir</w:t>
      </w:r>
      <w:r w:rsidR="4F546967" w:rsidRPr="196E7106">
        <w:rPr>
          <w:lang w:val="en-US"/>
        </w:rPr>
        <w:t xml:space="preserve"> thermal depletion</w:t>
      </w:r>
      <w:r w:rsidR="00797CFC">
        <w:rPr>
          <w:lang w:val="en-US"/>
        </w:rPr>
        <w:t xml:space="preserve"> </w:t>
      </w:r>
      <w:r w:rsidR="00346938">
        <w:rPr>
          <w:lang w:val="en-US"/>
        </w:rPr>
        <w:t>under optimal mass flow</w:t>
      </w:r>
      <w:r w:rsidR="005D6319">
        <w:rPr>
          <w:lang w:val="en-US"/>
        </w:rPr>
        <w:t xml:space="preserve"> (</w:t>
      </w:r>
      <w:r w:rsidR="005D6319">
        <w:rPr>
          <w:lang w:val="en-US"/>
        </w:rPr>
        <w:t>i.e. maximized power output while controlling the rate of reservoir heat extraction</w:t>
      </w:r>
      <w:r w:rsidR="005D6319">
        <w:rPr>
          <w:lang w:val="en-US"/>
        </w:rPr>
        <w:t>) stabilizes</w:t>
      </w:r>
      <w:r w:rsidR="4F546967" w:rsidRPr="196E7106">
        <w:rPr>
          <w:lang w:val="en-US"/>
        </w:rPr>
        <w:t xml:space="preserve"> after </w:t>
      </w:r>
      <w:r w:rsidR="00346938">
        <w:rPr>
          <w:lang w:val="en-US"/>
        </w:rPr>
        <w:t>~</w:t>
      </w:r>
      <w:r w:rsidR="4F546967" w:rsidRPr="196E7106">
        <w:rPr>
          <w:lang w:val="en-US"/>
        </w:rPr>
        <w:t>10 years</w:t>
      </w:r>
      <w:r w:rsidR="0079251E">
        <w:rPr>
          <w:lang w:val="en-US"/>
        </w:rPr>
        <w:t xml:space="preserve"> (achieving a </w:t>
      </w:r>
      <w:r w:rsidR="4F546967" w:rsidRPr="196E7106">
        <w:rPr>
          <w:lang w:val="en-US"/>
        </w:rPr>
        <w:t>quasi-steady thermal regime</w:t>
      </w:r>
      <w:r w:rsidR="0079251E">
        <w:rPr>
          <w:lang w:val="en-US"/>
        </w:rPr>
        <w:t>)</w:t>
      </w:r>
      <w:r w:rsidR="00C53FEA">
        <w:rPr>
          <w:lang w:val="en-US"/>
        </w:rPr>
        <w:t>, enabling extended</w:t>
      </w:r>
      <w:r w:rsidR="4F546967" w:rsidRPr="196E7106">
        <w:rPr>
          <w:lang w:val="en-US"/>
        </w:rPr>
        <w:t xml:space="preserve"> operational lifetime</w:t>
      </w:r>
      <w:r w:rsidR="00353692">
        <w:rPr>
          <w:lang w:val="en-US"/>
        </w:rPr>
        <w:t xml:space="preserve"> </w:t>
      </w:r>
      <w:r w:rsidR="00C53FEA">
        <w:rPr>
          <w:lang w:val="en-US"/>
        </w:rPr>
        <w:t>of up to</w:t>
      </w:r>
      <w:r w:rsidR="4F546967" w:rsidRPr="196E7106">
        <w:rPr>
          <w:lang w:val="en-US"/>
        </w:rPr>
        <w:t xml:space="preserve"> 60 years</w:t>
      </w:r>
      <w:r w:rsidR="00E45DAE">
        <w:rPr>
          <w:lang w:val="en-US"/>
        </w:rPr>
        <w:t xml:space="preserve"> </w:t>
      </w:r>
      <w:r w:rsidR="00846191">
        <w:rPr>
          <w:lang w:val="en-US"/>
        </w:rPr>
        <w:t>with</w:t>
      </w:r>
      <w:r w:rsidR="4F546967" w:rsidRPr="196E7106">
        <w:rPr>
          <w:lang w:val="en-US"/>
        </w:rPr>
        <w:t xml:space="preserve"> routine wellbore maintenance and </w:t>
      </w:r>
      <w:r w:rsidR="00846191">
        <w:rPr>
          <w:lang w:val="en-US"/>
        </w:rPr>
        <w:t xml:space="preserve">periodic </w:t>
      </w:r>
      <w:r w:rsidR="4F546967" w:rsidRPr="196E7106">
        <w:rPr>
          <w:lang w:val="en-US"/>
        </w:rPr>
        <w:t xml:space="preserve">surface infrastructure </w:t>
      </w:r>
      <w:r w:rsidR="00846191">
        <w:rPr>
          <w:lang w:val="en-US"/>
        </w:rPr>
        <w:t>refurbishments (</w:t>
      </w:r>
      <w:r w:rsidR="00E45DAE">
        <w:rPr>
          <w:lang w:val="en-US"/>
        </w:rPr>
        <w:t xml:space="preserve">~25 years </w:t>
      </w:r>
      <w:r w:rsidR="00846191">
        <w:rPr>
          <w:lang w:val="en-US"/>
        </w:rPr>
        <w:t>technical and economic lifetime)</w:t>
      </w:r>
      <w:r w:rsidR="00E45DAE">
        <w:rPr>
          <w:lang w:val="en-US"/>
        </w:rPr>
        <w:t>.</w:t>
      </w:r>
      <w:r w:rsidR="007205BF">
        <w:rPr>
          <w:lang w:val="en-US"/>
        </w:rPr>
        <w:t xml:space="preserve"> E</w:t>
      </w:r>
      <w:r w:rsidR="4F546967" w:rsidRPr="196E7106">
        <w:rPr>
          <w:lang w:val="en-US"/>
        </w:rPr>
        <w:t xml:space="preserve">xtending </w:t>
      </w:r>
      <w:r w:rsidR="00147871">
        <w:rPr>
          <w:lang w:val="en-US"/>
        </w:rPr>
        <w:t xml:space="preserve">plant lifetime significantly </w:t>
      </w:r>
      <w:r w:rsidR="4F546967" w:rsidRPr="196E7106">
        <w:rPr>
          <w:lang w:val="en-US"/>
        </w:rPr>
        <w:t>improve</w:t>
      </w:r>
      <w:r w:rsidR="00147871">
        <w:rPr>
          <w:lang w:val="en-US"/>
        </w:rPr>
        <w:t>s</w:t>
      </w:r>
      <w:r w:rsidR="4F546967" w:rsidRPr="196E7106">
        <w:rPr>
          <w:lang w:val="en-US"/>
        </w:rPr>
        <w:t xml:space="preserve"> energy </w:t>
      </w:r>
      <w:r w:rsidR="00147871">
        <w:rPr>
          <w:lang w:val="en-US"/>
        </w:rPr>
        <w:t>output per unit of capital investment, enhancing long-term economic</w:t>
      </w:r>
      <w:r w:rsidR="4F546967" w:rsidRPr="196E7106">
        <w:rPr>
          <w:lang w:val="en-US"/>
        </w:rPr>
        <w:t xml:space="preserve"> competitiveness </w:t>
      </w:r>
      <w:sdt>
        <w:sdtPr>
          <w:rPr>
            <w:color w:val="000000"/>
            <w:lang w:val="en-US"/>
          </w:rPr>
          <w:tag w:val="MENDELEY_CITATION_v3_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"/>
          <w:id w:val="985054037"/>
          <w:placeholder>
            <w:docPart w:val="8830D391FFB946558014EDAD32264245"/>
          </w:placeholder>
        </w:sdtPr>
        <w:sdtEndPr/>
        <w:sdtContent>
          <w:r w:rsidR="00FB440E" w:rsidRPr="00FB440E">
            <w:rPr>
              <w:rFonts w:eastAsia="Times New Roman"/>
              <w:color w:val="000000"/>
              <w:lang w:val="en-US"/>
            </w:rPr>
            <w:t>[46]</w:t>
          </w:r>
        </w:sdtContent>
      </w:sdt>
      <w:r w:rsidR="4F546967" w:rsidRPr="196E7106">
        <w:rPr>
          <w:lang w:val="en-US"/>
        </w:rPr>
        <w:t>.</w:t>
      </w:r>
    </w:p>
    <w:p w14:paraId="082494D4" w14:textId="15ADD8D3" w:rsidR="001C5A41" w:rsidRPr="003B3FEC" w:rsidRDefault="006734FA" w:rsidP="00E37277">
      <w:pPr>
        <w:keepNext/>
        <w:jc w:val="both"/>
        <w:rPr>
          <w:lang w:val="en-US"/>
        </w:rPr>
      </w:pPr>
      <w:r w:rsidRPr="006734FA">
        <w:rPr>
          <w:noProof/>
        </w:rPr>
        <w:drawing>
          <wp:inline distT="0" distB="0" distL="0" distR="0" wp14:anchorId="22814553" wp14:editId="79DD4BD5">
            <wp:extent cx="2684834" cy="2122103"/>
            <wp:effectExtent l="0" t="0" r="0" b="0"/>
            <wp:docPr id="5" name="Content Placeholder 5">
              <a:extLst xmlns:a="http://schemas.openxmlformats.org/drawingml/2006/main">
                <a:ext uri="{FF2B5EF4-FFF2-40B4-BE49-F238E27FC236}">
                  <a16:creationId xmlns:a16="http://schemas.microsoft.com/office/drawing/2014/main" id="{53744778-A975-063F-260B-35F80D05C8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tent Placeholder 5">
                      <a:extLst>
                        <a:ext uri="{FF2B5EF4-FFF2-40B4-BE49-F238E27FC236}">
                          <a16:creationId xmlns:a16="http://schemas.microsoft.com/office/drawing/2014/main" id="{53744778-A975-063F-260B-35F80D05C8E8}"/>
                        </a:ext>
                      </a:extLst>
                    </pic:cNvPr>
                    <pic:cNvPicPr>
                      <a:picLocks noChangeAspect="1"/>
                    </pic:cNvPicPr>
                  </pic:nvPicPr>
                  <pic:blipFill>
                    <a:blip r:embed="rId15">
                      <a:extLst>
                        <a:ext uri="{28A0092B-C50C-407E-A947-70E740481C1C}">
                          <a14:useLocalDpi xmlns:a14="http://schemas.microsoft.com/office/drawing/2010/main" val="0"/>
                        </a:ext>
                      </a:extLst>
                    </a:blip>
                    <a:srcRect/>
                    <a:stretch/>
                  </pic:blipFill>
                  <pic:spPr>
                    <a:xfrm>
                      <a:off x="0" y="0"/>
                      <a:ext cx="2705880" cy="2138737"/>
                    </a:xfrm>
                    <a:prstGeom prst="rect">
                      <a:avLst/>
                    </a:prstGeom>
                  </pic:spPr>
                </pic:pic>
              </a:graphicData>
            </a:graphic>
          </wp:inline>
        </w:drawing>
      </w:r>
      <w:r w:rsidR="004F3C9A" w:rsidRPr="003B3FEC">
        <w:rPr>
          <w:noProof/>
          <w:lang w:val="en-US"/>
          <w14:ligatures w14:val="standardContextual"/>
        </w:rPr>
        <w:t xml:space="preserve"> </w:t>
      </w:r>
      <w:r w:rsidR="004F3C9A" w:rsidRPr="004F3C9A">
        <w:rPr>
          <w:noProof/>
          <w14:ligatures w14:val="standardContextual"/>
        </w:rPr>
        <w:drawing>
          <wp:inline distT="0" distB="0" distL="0" distR="0" wp14:anchorId="66C5A332" wp14:editId="17768BAF">
            <wp:extent cx="2636196" cy="2083660"/>
            <wp:effectExtent l="0" t="0" r="5715" b="0"/>
            <wp:docPr id="6" name="Content Placeholder 11">
              <a:extLst xmlns:a="http://schemas.openxmlformats.org/drawingml/2006/main">
                <a:ext uri="{FF2B5EF4-FFF2-40B4-BE49-F238E27FC236}">
                  <a16:creationId xmlns:a16="http://schemas.microsoft.com/office/drawing/2014/main" id="{22A1F736-19C6-3D91-8AE7-AC9D7C001C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ntent Placeholder 11">
                      <a:extLst>
                        <a:ext uri="{FF2B5EF4-FFF2-40B4-BE49-F238E27FC236}">
                          <a16:creationId xmlns:a16="http://schemas.microsoft.com/office/drawing/2014/main" id="{22A1F736-19C6-3D91-8AE7-AC9D7C001CEE}"/>
                        </a:ext>
                      </a:extLst>
                    </pic:cNvPr>
                    <pic:cNvPicPr>
                      <a:picLocks noChangeAspect="1"/>
                    </pic:cNvPicPr>
                  </pic:nvPicPr>
                  <pic:blipFill>
                    <a:blip r:embed="rId16">
                      <a:extLst>
                        <a:ext uri="{28A0092B-C50C-407E-A947-70E740481C1C}">
                          <a14:useLocalDpi xmlns:a14="http://schemas.microsoft.com/office/drawing/2010/main" val="0"/>
                        </a:ext>
                      </a:extLst>
                    </a:blip>
                    <a:srcRect/>
                    <a:stretch/>
                  </pic:blipFill>
                  <pic:spPr>
                    <a:xfrm>
                      <a:off x="0" y="0"/>
                      <a:ext cx="2658751" cy="2101487"/>
                    </a:xfrm>
                    <a:prstGeom prst="rect">
                      <a:avLst/>
                    </a:prstGeom>
                  </pic:spPr>
                </pic:pic>
              </a:graphicData>
            </a:graphic>
          </wp:inline>
        </w:drawing>
      </w:r>
    </w:p>
    <w:p w14:paraId="7E6E3239" w14:textId="066BA711" w:rsidR="001C5A41" w:rsidRDefault="001C5A41" w:rsidP="00E37277">
      <w:pPr>
        <w:pStyle w:val="Caption"/>
        <w:jc w:val="both"/>
        <w:rPr>
          <w:lang w:val="en-US"/>
        </w:rPr>
      </w:pPr>
      <w:bookmarkStart w:id="46" w:name="_Ref195005371"/>
      <w:r w:rsidRPr="0087219A">
        <w:rPr>
          <w:lang w:val="en-US"/>
        </w:rPr>
        <w:t xml:space="preserve">Figure </w:t>
      </w:r>
      <w:r>
        <w:rPr>
          <w:lang w:val="en-US"/>
        </w:rPr>
        <w:fldChar w:fldCharType="begin"/>
      </w:r>
      <w:r>
        <w:rPr>
          <w:lang w:val="en-US"/>
        </w:rPr>
        <w:instrText xml:space="preserve"> SEQ Figure \* ARABIC </w:instrText>
      </w:r>
      <w:r>
        <w:rPr>
          <w:lang w:val="en-US"/>
        </w:rPr>
        <w:fldChar w:fldCharType="separate"/>
      </w:r>
      <w:r w:rsidR="004C2288">
        <w:rPr>
          <w:noProof/>
          <w:lang w:val="en-US"/>
        </w:rPr>
        <w:t>3</w:t>
      </w:r>
      <w:r>
        <w:rPr>
          <w:lang w:val="en-US"/>
        </w:rPr>
        <w:fldChar w:fldCharType="end"/>
      </w:r>
      <w:bookmarkEnd w:id="46"/>
      <w:r>
        <w:rPr>
          <w:lang w:val="en-US"/>
        </w:rPr>
        <w:t>:</w:t>
      </w:r>
      <w:r w:rsidRPr="00D60FE0">
        <w:rPr>
          <w:lang w:val="en-US"/>
        </w:rPr>
        <w:t xml:space="preserve"> Long-term performance of a CO</w:t>
      </w:r>
      <w:r w:rsidRPr="00D60FE0">
        <w:rPr>
          <w:rFonts w:ascii="Cambria Math" w:hAnsi="Cambria Math" w:cs="Cambria Math"/>
          <w:lang w:val="en-US"/>
        </w:rPr>
        <w:t>₂</w:t>
      </w:r>
      <w:r w:rsidRPr="00D60FE0">
        <w:rPr>
          <w:lang w:val="en-US"/>
        </w:rPr>
        <w:t xml:space="preserve">-based AGS system operating at an optimized mass flow rate </w:t>
      </w:r>
      <w:r w:rsidR="00C2046F">
        <w:rPr>
          <w:lang w:val="en-US"/>
        </w:rPr>
        <w:t xml:space="preserve">(left) vs the </w:t>
      </w:r>
      <w:r w:rsidR="0031671C" w:rsidRPr="0031671C">
        <w:rPr>
          <w:lang w:val="en-US"/>
        </w:rPr>
        <w:t>water-based system</w:t>
      </w:r>
      <w:r w:rsidR="00CB2F85">
        <w:rPr>
          <w:lang w:val="en-US"/>
        </w:rPr>
        <w:t xml:space="preserve"> (right)</w:t>
      </w:r>
      <w:r w:rsidRPr="00D60FE0">
        <w:rPr>
          <w:lang w:val="en-US"/>
        </w:rPr>
        <w:t>. The plot shows the decline in electrical power output (black), thermal energy extraction (green), and production fluid temperature (blue) over 60 years of operation, highlighting thermal depletion effects in the reservoir and their impact on system efficiency.</w:t>
      </w:r>
    </w:p>
    <w:p w14:paraId="4BF88BC7" w14:textId="6FE0BE63" w:rsidR="00CA0580" w:rsidRPr="00CB2F85" w:rsidRDefault="00CA0580" w:rsidP="00E37277">
      <w:pPr>
        <w:jc w:val="both"/>
        <w:rPr>
          <w:lang w:val="en-US"/>
        </w:rPr>
      </w:pPr>
      <w:r>
        <w:rPr>
          <w:lang w:val="en-US"/>
        </w:rPr>
        <w:fldChar w:fldCharType="begin"/>
      </w:r>
      <w:r>
        <w:rPr>
          <w:lang w:val="en-US"/>
        </w:rPr>
        <w:instrText xml:space="preserve"> REF _Ref214880189 \h </w:instrText>
      </w:r>
      <w:r w:rsidR="00E37277">
        <w:rPr>
          <w:lang w:val="en-US"/>
        </w:rPr>
        <w:instrText xml:space="preserve"> \* MERGEFORMAT </w:instrText>
      </w:r>
      <w:r>
        <w:rPr>
          <w:lang w:val="en-US"/>
        </w:rPr>
      </w:r>
      <w:r>
        <w:rPr>
          <w:lang w:val="en-US"/>
        </w:rPr>
        <w:fldChar w:fldCharType="separate"/>
      </w:r>
      <w:r w:rsidR="004C2288" w:rsidRPr="00CB2F85">
        <w:rPr>
          <w:lang w:val="en-US"/>
        </w:rPr>
        <w:t xml:space="preserve">Figure </w:t>
      </w:r>
      <w:r w:rsidR="004C2288">
        <w:rPr>
          <w:noProof/>
          <w:lang w:val="en-US"/>
        </w:rPr>
        <w:t>4</w:t>
      </w:r>
      <w:r>
        <w:rPr>
          <w:lang w:val="en-US"/>
        </w:rPr>
        <w:fldChar w:fldCharType="end"/>
      </w:r>
      <w:r>
        <w:rPr>
          <w:lang w:val="en-US"/>
        </w:rPr>
        <w:t xml:space="preserve"> shows that i</w:t>
      </w:r>
      <w:r w:rsidRPr="00D60FE0">
        <w:rPr>
          <w:lang w:val="en-US"/>
        </w:rPr>
        <w:t>ncreasing lateral</w:t>
      </w:r>
      <w:r>
        <w:rPr>
          <w:lang w:val="en-US"/>
        </w:rPr>
        <w:t xml:space="preserve"> well</w:t>
      </w:r>
      <w:r w:rsidRPr="00D60FE0">
        <w:rPr>
          <w:lang w:val="en-US"/>
        </w:rPr>
        <w:t xml:space="preserve"> length </w:t>
      </w:r>
      <w:r w:rsidR="004420F6">
        <w:rPr>
          <w:lang w:val="en-US"/>
        </w:rPr>
        <w:t>raises</w:t>
      </w:r>
      <w:r w:rsidR="00D31741">
        <w:rPr>
          <w:lang w:val="en-US"/>
        </w:rPr>
        <w:t xml:space="preserve"> net electric o</w:t>
      </w:r>
      <w:r w:rsidRPr="00D60FE0">
        <w:rPr>
          <w:lang w:val="en-US"/>
        </w:rPr>
        <w:t xml:space="preserve">utput, though gains diminish over time </w:t>
      </w:r>
      <w:r w:rsidR="000E53B9">
        <w:rPr>
          <w:lang w:val="en-US"/>
        </w:rPr>
        <w:t>as the</w:t>
      </w:r>
      <w:r>
        <w:rPr>
          <w:lang w:val="en-US"/>
        </w:rPr>
        <w:t xml:space="preserve"> reservoir cool</w:t>
      </w:r>
      <w:r w:rsidR="000E53B9">
        <w:rPr>
          <w:lang w:val="en-US"/>
        </w:rPr>
        <w:t>s</w:t>
      </w:r>
      <w:r w:rsidRPr="00D60FE0">
        <w:rPr>
          <w:lang w:val="en-US"/>
        </w:rPr>
        <w:t>.</w:t>
      </w:r>
    </w:p>
    <w:p w14:paraId="2FE93ECE" w14:textId="77777777" w:rsidR="00D10251" w:rsidRPr="00D10251" w:rsidRDefault="00D10251" w:rsidP="00E37277">
      <w:pPr>
        <w:jc w:val="both"/>
        <w:rPr>
          <w:lang w:val="en-US"/>
        </w:rPr>
      </w:pPr>
    </w:p>
    <w:p w14:paraId="468E0461" w14:textId="77777777" w:rsidR="00CB2F85" w:rsidRDefault="00D10251" w:rsidP="00E37277">
      <w:pPr>
        <w:keepNext/>
        <w:jc w:val="both"/>
      </w:pPr>
      <w:r w:rsidRPr="00F03C8E">
        <w:rPr>
          <w:noProof/>
        </w:rPr>
        <w:drawing>
          <wp:inline distT="0" distB="0" distL="0" distR="0" wp14:anchorId="175642BF" wp14:editId="634B4C43">
            <wp:extent cx="4581728" cy="2254317"/>
            <wp:effectExtent l="0" t="0" r="3175" b="0"/>
            <wp:docPr id="1817658835" name="Content Placeholder 12">
              <a:extLst xmlns:a="http://schemas.openxmlformats.org/drawingml/2006/main">
                <a:ext uri="{FF2B5EF4-FFF2-40B4-BE49-F238E27FC236}">
                  <a16:creationId xmlns:a16="http://schemas.microsoft.com/office/drawing/2014/main" id="{11402763-91FF-F34A-B16B-C254C08CD0B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3" name="Content Placeholder 12">
                      <a:extLst>
                        <a:ext uri="{FF2B5EF4-FFF2-40B4-BE49-F238E27FC236}">
                          <a16:creationId xmlns:a16="http://schemas.microsoft.com/office/drawing/2014/main" id="{11402763-91FF-F34A-B16B-C254C08CD0B9}"/>
                        </a:ext>
                      </a:extLst>
                    </pic:cNvPr>
                    <pic:cNvPicPr>
                      <a:picLocks noGrp="1" noChangeAspect="1"/>
                    </pic:cNvPicPr>
                  </pic:nvPicPr>
                  <pic:blipFill rotWithShape="1">
                    <a:blip r:embed="rId17">
                      <a:extLst>
                        <a:ext uri="{28A0092B-C50C-407E-A947-70E740481C1C}">
                          <a14:useLocalDpi xmlns:a14="http://schemas.microsoft.com/office/drawing/2010/main" val="0"/>
                        </a:ext>
                      </a:extLst>
                    </a:blip>
                    <a:srcRect l="-3595" t="68913" r="3595" b="51"/>
                    <a:stretch/>
                  </pic:blipFill>
                  <pic:spPr>
                    <a:xfrm>
                      <a:off x="0" y="0"/>
                      <a:ext cx="4791343" cy="2357453"/>
                    </a:xfrm>
                    <a:prstGeom prst="rect">
                      <a:avLst/>
                    </a:prstGeom>
                  </pic:spPr>
                </pic:pic>
              </a:graphicData>
            </a:graphic>
          </wp:inline>
        </w:drawing>
      </w:r>
    </w:p>
    <w:p w14:paraId="5F005A20" w14:textId="0E26C18E" w:rsidR="00364A38" w:rsidRDefault="00CB2F85" w:rsidP="00E37277">
      <w:pPr>
        <w:pStyle w:val="Caption"/>
        <w:jc w:val="both"/>
        <w:rPr>
          <w:lang w:val="en-US"/>
        </w:rPr>
      </w:pPr>
      <w:bookmarkStart w:id="47" w:name="_Ref214880189"/>
      <w:r w:rsidRPr="00CB2F85">
        <w:rPr>
          <w:lang w:val="en-US"/>
        </w:rPr>
        <w:t xml:space="preserve">Figure </w:t>
      </w:r>
      <w:r>
        <w:fldChar w:fldCharType="begin"/>
      </w:r>
      <w:r w:rsidRPr="00CB2F85">
        <w:rPr>
          <w:lang w:val="en-US"/>
        </w:rPr>
        <w:instrText xml:space="preserve"> SEQ Figure \* ARABIC </w:instrText>
      </w:r>
      <w:r>
        <w:fldChar w:fldCharType="separate"/>
      </w:r>
      <w:r w:rsidR="004C2288">
        <w:rPr>
          <w:noProof/>
          <w:lang w:val="en-US"/>
        </w:rPr>
        <w:t>4</w:t>
      </w:r>
      <w:r>
        <w:fldChar w:fldCharType="end"/>
      </w:r>
      <w:bookmarkEnd w:id="47"/>
      <w:r w:rsidRPr="00CB2F85">
        <w:rPr>
          <w:lang w:val="en-US"/>
        </w:rPr>
        <w:t xml:space="preserve">: </w:t>
      </w:r>
      <w:r w:rsidRPr="00D60FE0">
        <w:rPr>
          <w:lang w:val="en-US"/>
        </w:rPr>
        <w:t>Net electric power output as a function of total lateral wellbore length for three-time snapshots: year 1, year 30, and year 59 of system operation.</w:t>
      </w:r>
    </w:p>
    <w:p w14:paraId="12F52F54" w14:textId="77777777" w:rsidR="00CB2F85" w:rsidRDefault="00CB2F85" w:rsidP="00E37277">
      <w:pPr>
        <w:jc w:val="both"/>
        <w:rPr>
          <w:lang w:val="en-US"/>
        </w:rPr>
      </w:pPr>
    </w:p>
    <w:p w14:paraId="78685955" w14:textId="77777777" w:rsidR="00697EB7" w:rsidRPr="007349E0" w:rsidRDefault="00697EB7">
      <w:pPr>
        <w:spacing w:after="0" w:line="240" w:lineRule="auto"/>
        <w:rPr>
          <w:rFonts w:eastAsiaTheme="majorEastAsia" w:cstheme="majorBidi"/>
          <w:color w:val="0F4761" w:themeColor="accent1" w:themeShade="BF"/>
          <w:sz w:val="24"/>
          <w:szCs w:val="32"/>
          <w:lang w:val="en-US"/>
        </w:rPr>
      </w:pPr>
      <w:bookmarkStart w:id="48" w:name="_Toc195006636"/>
      <w:bookmarkStart w:id="49" w:name="_Toc197338601"/>
      <w:bookmarkStart w:id="50" w:name="_Toc205896228"/>
      <w:bookmarkStart w:id="51" w:name="_Toc214891552"/>
      <w:r w:rsidRPr="007349E0">
        <w:rPr>
          <w:lang w:val="en-US"/>
        </w:rPr>
        <w:lastRenderedPageBreak/>
        <w:br w:type="page"/>
      </w:r>
    </w:p>
    <w:p w14:paraId="6D9CCE26" w14:textId="736D2BC3" w:rsidR="001C5A41" w:rsidRPr="005103D6" w:rsidRDefault="001C5A41" w:rsidP="00E37277">
      <w:pPr>
        <w:pStyle w:val="Heading2"/>
        <w:jc w:val="both"/>
        <w:rPr>
          <w:lang w:val="en-US"/>
        </w:rPr>
      </w:pPr>
      <w:r w:rsidRPr="005103D6">
        <w:rPr>
          <w:lang w:val="en-US"/>
        </w:rPr>
        <w:t>LCA</w:t>
      </w:r>
      <w:bookmarkEnd w:id="48"/>
      <w:bookmarkEnd w:id="49"/>
      <w:bookmarkEnd w:id="50"/>
      <w:bookmarkEnd w:id="51"/>
      <w:r w:rsidR="005103D6" w:rsidRPr="005103D6">
        <w:rPr>
          <w:lang w:val="en-US"/>
        </w:rPr>
        <w:t xml:space="preserve"> – data and impact r</w:t>
      </w:r>
      <w:r w:rsidR="005103D6">
        <w:rPr>
          <w:lang w:val="en-US"/>
        </w:rPr>
        <w:t>esults</w:t>
      </w:r>
    </w:p>
    <w:p w14:paraId="339D8BE8" w14:textId="6563F35F" w:rsidR="001C5A41" w:rsidRPr="000C6515" w:rsidRDefault="001C5A41" w:rsidP="00E37277">
      <w:pPr>
        <w:pStyle w:val="Heading3"/>
        <w:jc w:val="both"/>
        <w:rPr>
          <w:lang w:val="en-US"/>
        </w:rPr>
      </w:pPr>
      <w:bookmarkStart w:id="52" w:name="_Toc195006637"/>
      <w:bookmarkStart w:id="53" w:name="_Toc197338602"/>
      <w:bookmarkStart w:id="54" w:name="_Ref205828404"/>
      <w:bookmarkStart w:id="55" w:name="_Ref205828421"/>
      <w:bookmarkStart w:id="56" w:name="_Toc205896229"/>
      <w:bookmarkStart w:id="57" w:name="_Toc214891553"/>
      <w:r w:rsidRPr="000C6515">
        <w:rPr>
          <w:lang w:val="en-US"/>
        </w:rPr>
        <w:t>Life Cycle Inventory</w:t>
      </w:r>
      <w:r w:rsidR="00066A4B" w:rsidRPr="000C6515">
        <w:rPr>
          <w:lang w:val="en-US"/>
        </w:rPr>
        <w:t xml:space="preserve"> (LCI)</w:t>
      </w:r>
      <w:bookmarkEnd w:id="52"/>
      <w:bookmarkEnd w:id="53"/>
      <w:bookmarkEnd w:id="54"/>
      <w:bookmarkEnd w:id="55"/>
      <w:bookmarkEnd w:id="56"/>
      <w:bookmarkEnd w:id="57"/>
    </w:p>
    <w:p w14:paraId="0B0F2908" w14:textId="3154891B" w:rsidR="0034110C" w:rsidRDefault="00A647B2" w:rsidP="00E37277">
      <w:pPr>
        <w:jc w:val="both"/>
        <w:rPr>
          <w:lang w:val="en-US"/>
        </w:rPr>
      </w:pPr>
      <w:r>
        <w:rPr>
          <w:lang w:val="en-US"/>
        </w:rPr>
        <w:t xml:space="preserve">The LCI </w:t>
      </w:r>
      <w:r w:rsidR="00BD3BAE">
        <w:rPr>
          <w:lang w:val="en-US"/>
        </w:rPr>
        <w:t xml:space="preserve">covers </w:t>
      </w:r>
      <w:r w:rsidR="001A3E0A">
        <w:rPr>
          <w:lang w:val="en-US"/>
        </w:rPr>
        <w:t xml:space="preserve">the </w:t>
      </w:r>
      <w:r w:rsidR="001A3AAD">
        <w:rPr>
          <w:lang w:val="en-US"/>
        </w:rPr>
        <w:t>1.9 MW</w:t>
      </w:r>
      <w:r w:rsidR="00066A4B">
        <w:rPr>
          <w:lang w:val="en-US"/>
        </w:rPr>
        <w:t xml:space="preserve"> </w:t>
      </w:r>
      <w:r w:rsidR="00BD3BAE">
        <w:rPr>
          <w:lang w:val="en-US"/>
        </w:rPr>
        <w:t xml:space="preserve">AGS </w:t>
      </w:r>
      <w:r w:rsidR="007871F7">
        <w:rPr>
          <w:lang w:val="en-US"/>
        </w:rPr>
        <w:t>base case</w:t>
      </w:r>
      <w:r w:rsidR="001A3E0A">
        <w:rPr>
          <w:lang w:val="en-US"/>
        </w:rPr>
        <w:t xml:space="preserve"> with </w:t>
      </w:r>
      <w:r w:rsidR="00E13590">
        <w:rPr>
          <w:lang w:val="en-US"/>
        </w:rPr>
        <w:t>w</w:t>
      </w:r>
      <w:r w:rsidR="00B47C1A">
        <w:rPr>
          <w:lang w:val="en-US"/>
        </w:rPr>
        <w:t xml:space="preserve">ell </w:t>
      </w:r>
      <w:r w:rsidR="001A3E0A">
        <w:rPr>
          <w:lang w:val="en-US"/>
        </w:rPr>
        <w:t>construction</w:t>
      </w:r>
      <w:r w:rsidR="00B47C1A">
        <w:rPr>
          <w:lang w:val="en-US"/>
        </w:rPr>
        <w:t xml:space="preserve">, surface plant, </w:t>
      </w:r>
      <w:r w:rsidR="00BD3BAE">
        <w:rPr>
          <w:lang w:val="en-US"/>
        </w:rPr>
        <w:t>O&amp;M</w:t>
      </w:r>
      <w:r w:rsidR="00E13590">
        <w:rPr>
          <w:lang w:val="en-US"/>
        </w:rPr>
        <w:t xml:space="preserve">, </w:t>
      </w:r>
      <w:proofErr w:type="spellStart"/>
      <w:r w:rsidR="00BD3BAE">
        <w:rPr>
          <w:lang w:val="en-US"/>
        </w:rPr>
        <w:t>EoL</w:t>
      </w:r>
      <w:proofErr w:type="spellEnd"/>
      <w:r w:rsidR="00E13590">
        <w:rPr>
          <w:lang w:val="en-US"/>
        </w:rPr>
        <w:t xml:space="preserve">. </w:t>
      </w:r>
      <w:r w:rsidR="00660AB9">
        <w:rPr>
          <w:lang w:val="en-US"/>
        </w:rPr>
        <w:t>D</w:t>
      </w:r>
      <w:r w:rsidR="355582DB" w:rsidRPr="196E7106">
        <w:rPr>
          <w:lang w:val="en-US"/>
        </w:rPr>
        <w:t>etail</w:t>
      </w:r>
      <w:r w:rsidR="002E7258">
        <w:rPr>
          <w:lang w:val="en-US"/>
        </w:rPr>
        <w:t>ed</w:t>
      </w:r>
      <w:r w:rsidR="355582DB" w:rsidRPr="196E7106">
        <w:rPr>
          <w:lang w:val="en-US"/>
        </w:rPr>
        <w:t xml:space="preserve"> </w:t>
      </w:r>
      <w:r w:rsidR="00660AB9">
        <w:rPr>
          <w:lang w:val="en-US"/>
        </w:rPr>
        <w:t xml:space="preserve">inventories </w:t>
      </w:r>
      <w:r w:rsidR="008F376F">
        <w:rPr>
          <w:lang w:val="en-US"/>
        </w:rPr>
        <w:t xml:space="preserve">for all components and for the </w:t>
      </w:r>
      <w:r w:rsidR="00310FC5">
        <w:rPr>
          <w:lang w:val="en-US"/>
        </w:rPr>
        <w:t xml:space="preserve">4.5 km, 6 km, and 8 km </w:t>
      </w:r>
      <w:r w:rsidR="00973763">
        <w:rPr>
          <w:lang w:val="en-US"/>
        </w:rPr>
        <w:t>well</w:t>
      </w:r>
      <w:r w:rsidR="008F376F">
        <w:rPr>
          <w:lang w:val="en-US"/>
        </w:rPr>
        <w:t>-</w:t>
      </w:r>
      <w:r w:rsidR="00973763">
        <w:rPr>
          <w:lang w:val="en-US"/>
        </w:rPr>
        <w:t>depths</w:t>
      </w:r>
      <w:r w:rsidR="008F376F">
        <w:rPr>
          <w:lang w:val="en-US"/>
        </w:rPr>
        <w:t xml:space="preserve"> designs</w:t>
      </w:r>
      <w:r w:rsidR="00BB645F">
        <w:rPr>
          <w:lang w:val="en-US"/>
        </w:rPr>
        <w:t xml:space="preserve"> are provided in the SI</w:t>
      </w:r>
      <w:r w:rsidR="00392374">
        <w:rPr>
          <w:lang w:val="en-US"/>
        </w:rPr>
        <w:t xml:space="preserve">. </w:t>
      </w:r>
      <w:r w:rsidR="00685F42">
        <w:rPr>
          <w:lang w:val="en-US"/>
        </w:rPr>
        <w:fldChar w:fldCharType="begin"/>
      </w:r>
      <w:r w:rsidR="00685F42">
        <w:rPr>
          <w:lang w:val="en-US"/>
        </w:rPr>
        <w:instrText xml:space="preserve"> REF _Ref195006618 \h </w:instrText>
      </w:r>
      <w:r w:rsidR="00CF4446">
        <w:rPr>
          <w:lang w:val="en-US"/>
        </w:rPr>
        <w:instrText xml:space="preserve"> \* MERGEFORMAT </w:instrText>
      </w:r>
      <w:r w:rsidR="00685F42">
        <w:rPr>
          <w:lang w:val="en-US"/>
        </w:rPr>
      </w:r>
      <w:r w:rsidR="00685F42">
        <w:rPr>
          <w:lang w:val="en-US"/>
        </w:rPr>
        <w:fldChar w:fldCharType="separate"/>
      </w:r>
      <w:r w:rsidR="004C2288" w:rsidRPr="00DF0CBC">
        <w:rPr>
          <w:lang w:val="en-US"/>
        </w:rPr>
        <w:t xml:space="preserve">Table </w:t>
      </w:r>
      <w:r w:rsidR="004C2288">
        <w:rPr>
          <w:noProof/>
          <w:lang w:val="en-US"/>
        </w:rPr>
        <w:t>2</w:t>
      </w:r>
      <w:r w:rsidR="00685F42">
        <w:rPr>
          <w:lang w:val="en-US"/>
        </w:rPr>
        <w:fldChar w:fldCharType="end"/>
      </w:r>
      <w:r w:rsidR="00685F42">
        <w:rPr>
          <w:lang w:val="en-US"/>
        </w:rPr>
        <w:t xml:space="preserve"> </w:t>
      </w:r>
      <w:proofErr w:type="spellStart"/>
      <w:r w:rsidR="00685F42">
        <w:rPr>
          <w:lang w:val="en-US"/>
        </w:rPr>
        <w:t>summarises</w:t>
      </w:r>
      <w:proofErr w:type="spellEnd"/>
      <w:r w:rsidR="00685F42">
        <w:rPr>
          <w:lang w:val="en-US"/>
        </w:rPr>
        <w:t xml:space="preserve"> well distances, </w:t>
      </w:r>
      <w:r w:rsidR="00DF16D3">
        <w:rPr>
          <w:lang w:val="en-US"/>
        </w:rPr>
        <w:t xml:space="preserve">material/energy consumption and infrastructure needs for each design. </w:t>
      </w:r>
    </w:p>
    <w:p w14:paraId="095E611E" w14:textId="47FA97D9" w:rsidR="00085EED" w:rsidRPr="00F373EF" w:rsidRDefault="00085EED" w:rsidP="00E37277">
      <w:pPr>
        <w:pStyle w:val="Caption"/>
        <w:keepNext/>
        <w:jc w:val="both"/>
        <w:rPr>
          <w:lang w:val="en-US"/>
        </w:rPr>
      </w:pPr>
      <w:bookmarkStart w:id="58" w:name="_Ref195006618"/>
      <w:r w:rsidRPr="00DF0CBC">
        <w:rPr>
          <w:lang w:val="en-US"/>
        </w:rPr>
        <w:t xml:space="preserve">Table </w:t>
      </w:r>
      <w:r w:rsidRPr="00DF0CBC">
        <w:fldChar w:fldCharType="begin"/>
      </w:r>
      <w:r w:rsidRPr="00DF0CBC">
        <w:rPr>
          <w:lang w:val="en-US"/>
        </w:rPr>
        <w:instrText xml:space="preserve"> SEQ Table \* ARABIC </w:instrText>
      </w:r>
      <w:r w:rsidRPr="00DF0CBC">
        <w:fldChar w:fldCharType="separate"/>
      </w:r>
      <w:r w:rsidR="004C2288">
        <w:rPr>
          <w:noProof/>
          <w:lang w:val="en-US"/>
        </w:rPr>
        <w:t>2</w:t>
      </w:r>
      <w:r w:rsidRPr="00DF0CBC">
        <w:fldChar w:fldCharType="end"/>
      </w:r>
      <w:bookmarkEnd w:id="58"/>
      <w:r w:rsidRPr="00DF0CBC">
        <w:rPr>
          <w:lang w:val="en-US"/>
        </w:rPr>
        <w:t xml:space="preserve">: Summary of </w:t>
      </w:r>
      <w:r w:rsidR="004866C1" w:rsidRPr="00DF0CBC">
        <w:rPr>
          <w:lang w:val="en-US"/>
        </w:rPr>
        <w:t>total well distance and volume as well as</w:t>
      </w:r>
      <w:r w:rsidR="00F31CE5" w:rsidRPr="00DF0CBC">
        <w:rPr>
          <w:lang w:val="en-US"/>
        </w:rPr>
        <w:t xml:space="preserve"> of</w:t>
      </w:r>
      <w:r w:rsidR="004866C1" w:rsidRPr="00DF0CBC">
        <w:rPr>
          <w:lang w:val="en-US"/>
        </w:rPr>
        <w:t xml:space="preserve"> </w:t>
      </w:r>
      <w:r w:rsidRPr="00DF0CBC">
        <w:rPr>
          <w:lang w:val="en-US"/>
        </w:rPr>
        <w:t>main consumption of materials, energy and infrastructure within the life cycle of an AGS plant, shown for the three different well designs as presented in</w:t>
      </w:r>
      <w:r w:rsidR="008A32B2" w:rsidRPr="00DF0CBC">
        <w:rPr>
          <w:lang w:val="en-US"/>
        </w:rPr>
        <w:t xml:space="preserve"> the supplementary informat</w:t>
      </w:r>
      <w:r w:rsidR="00DF0CBC" w:rsidRPr="00DF0CBC">
        <w:rPr>
          <w:lang w:val="en-US"/>
        </w:rPr>
        <w:t>ion</w:t>
      </w:r>
      <w:r w:rsidRPr="00DF0CBC">
        <w:rPr>
          <w:lang w:val="en-US"/>
        </w:rPr>
        <w:t>.</w:t>
      </w:r>
    </w:p>
    <w:tbl>
      <w:tblPr>
        <w:tblStyle w:val="GridTable1Light"/>
        <w:tblW w:w="8191" w:type="dxa"/>
        <w:jc w:val="center"/>
        <w:tblLook w:val="04A0" w:firstRow="1" w:lastRow="0" w:firstColumn="1" w:lastColumn="0" w:noHBand="0" w:noVBand="1"/>
      </w:tblPr>
      <w:tblGrid>
        <w:gridCol w:w="3264"/>
        <w:gridCol w:w="1896"/>
        <w:gridCol w:w="1003"/>
        <w:gridCol w:w="995"/>
        <w:gridCol w:w="843"/>
        <w:gridCol w:w="995"/>
      </w:tblGrid>
      <w:tr w:rsidR="196E7106" w14:paraId="0C89AAE5" w14:textId="77777777" w:rsidTr="2EF0E2D3">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816" w:type="dxa"/>
            <w:gridSpan w:val="2"/>
            <w:tcBorders>
              <w:top w:val="single" w:sz="12" w:space="0" w:color="000000" w:themeColor="text1"/>
              <w:left w:val="single" w:sz="12" w:space="0" w:color="000000" w:themeColor="text1"/>
              <w:bottom w:val="single" w:sz="12" w:space="0" w:color="000000" w:themeColor="text1"/>
            </w:tcBorders>
            <w:noWrap/>
            <w:hideMark/>
          </w:tcPr>
          <w:p w14:paraId="62563773" w14:textId="3BCEE5E5" w:rsidR="17C1FC17" w:rsidRDefault="2004AD32" w:rsidP="00E37277">
            <w:pPr>
              <w:spacing w:line="240" w:lineRule="auto"/>
              <w:jc w:val="both"/>
              <w:rPr>
                <w:rFonts w:eastAsia="Times New Roman"/>
                <w:sz w:val="16"/>
                <w:szCs w:val="16"/>
                <w:lang w:val="en-US"/>
              </w:rPr>
            </w:pPr>
            <w:r w:rsidRPr="2EF0E2D3">
              <w:rPr>
                <w:rFonts w:eastAsia="Times New Roman"/>
                <w:sz w:val="16"/>
                <w:szCs w:val="16"/>
                <w:lang w:val="en-US"/>
              </w:rPr>
              <w:t xml:space="preserve">Plant characterization </w:t>
            </w:r>
          </w:p>
        </w:tc>
        <w:tc>
          <w:tcPr>
            <w:tcW w:w="1146" w:type="dxa"/>
            <w:tcBorders>
              <w:top w:val="single" w:sz="12" w:space="0" w:color="000000" w:themeColor="text1"/>
              <w:bottom w:val="single" w:sz="12" w:space="0" w:color="000000" w:themeColor="text1"/>
              <w:right w:val="single" w:sz="12" w:space="0" w:color="000000" w:themeColor="text1"/>
            </w:tcBorders>
            <w:noWrap/>
            <w:hideMark/>
          </w:tcPr>
          <w:p w14:paraId="0A60BCA8" w14:textId="0971D516" w:rsidR="23C6AFF2" w:rsidRDefault="23C6AFF2" w:rsidP="00E37277">
            <w:pPr>
              <w:spacing w:line="240" w:lineRule="auto"/>
              <w:jc w:val="both"/>
              <w:cnfStyle w:val="100000000000" w:firstRow="1" w:lastRow="0" w:firstColumn="0" w:lastColumn="0" w:oddVBand="0" w:evenVBand="0" w:oddHBand="0" w:evenHBand="0" w:firstRowFirstColumn="0" w:firstRowLastColumn="0" w:lastRowFirstColumn="0" w:lastRowLastColumn="0"/>
              <w:rPr>
                <w:rFonts w:eastAsia="Times New Roman"/>
                <w:sz w:val="16"/>
                <w:szCs w:val="16"/>
                <w:lang w:val="en-US"/>
              </w:rPr>
            </w:pPr>
            <w:r w:rsidRPr="196E7106">
              <w:rPr>
                <w:rFonts w:eastAsia="Times New Roman"/>
                <w:sz w:val="16"/>
                <w:szCs w:val="16"/>
                <w:lang w:val="en-US"/>
              </w:rPr>
              <w:t>Unit</w:t>
            </w:r>
          </w:p>
        </w:tc>
        <w:tc>
          <w:tcPr>
            <w:tcW w:w="3229" w:type="dxa"/>
            <w:gridSpan w:val="3"/>
            <w:tcBorders>
              <w:top w:val="single" w:sz="12" w:space="0" w:color="000000" w:themeColor="text1"/>
              <w:left w:val="single" w:sz="12" w:space="0" w:color="000000" w:themeColor="text1"/>
              <w:bottom w:val="single" w:sz="12" w:space="0" w:color="000000" w:themeColor="text1"/>
              <w:right w:val="single" w:sz="12" w:space="0" w:color="000000" w:themeColor="text1"/>
            </w:tcBorders>
            <w:noWrap/>
            <w:hideMark/>
          </w:tcPr>
          <w:p w14:paraId="674100E3" w14:textId="4C6BF61B" w:rsidR="23C6AFF2" w:rsidRDefault="23C6AFF2" w:rsidP="00E37277">
            <w:pPr>
              <w:spacing w:line="240" w:lineRule="auto"/>
              <w:jc w:val="both"/>
              <w:cnfStyle w:val="100000000000" w:firstRow="1" w:lastRow="0" w:firstColumn="0" w:lastColumn="0" w:oddVBand="0" w:evenVBand="0" w:oddHBand="0" w:evenHBand="0" w:firstRowFirstColumn="0" w:firstRowLastColumn="0" w:lastRowFirstColumn="0" w:lastRowLastColumn="0"/>
              <w:rPr>
                <w:rFonts w:eastAsia="Times New Roman"/>
                <w:color w:val="000000" w:themeColor="text1"/>
                <w:sz w:val="16"/>
                <w:szCs w:val="16"/>
                <w:lang w:val="en-US"/>
              </w:rPr>
            </w:pPr>
            <w:r w:rsidRPr="196E7106">
              <w:rPr>
                <w:rFonts w:eastAsia="Times New Roman"/>
                <w:color w:val="000000" w:themeColor="text1"/>
                <w:sz w:val="16"/>
                <w:szCs w:val="16"/>
                <w:lang w:val="en-US"/>
              </w:rPr>
              <w:t>Well depth</w:t>
            </w:r>
          </w:p>
        </w:tc>
      </w:tr>
      <w:tr w:rsidR="00494149" w:rsidRPr="004866C1" w14:paraId="77485FA9" w14:textId="6A4EC2AB" w:rsidTr="2EF0E2D3">
        <w:trPr>
          <w:trHeight w:val="360"/>
          <w:jc w:val="center"/>
        </w:trPr>
        <w:tc>
          <w:tcPr>
            <w:cnfStyle w:val="001000000000" w:firstRow="0" w:lastRow="0" w:firstColumn="1" w:lastColumn="0" w:oddVBand="0" w:evenVBand="0" w:oddHBand="0" w:evenHBand="0" w:firstRowFirstColumn="0" w:firstRowLastColumn="0" w:lastRowFirstColumn="0" w:lastRowLastColumn="0"/>
            <w:tcW w:w="3816" w:type="dxa"/>
            <w:tcBorders>
              <w:left w:val="single" w:sz="12" w:space="0" w:color="000000" w:themeColor="text1"/>
              <w:bottom w:val="single" w:sz="12" w:space="0" w:color="000000" w:themeColor="text1"/>
            </w:tcBorders>
            <w:noWrap/>
            <w:hideMark/>
          </w:tcPr>
          <w:p w14:paraId="04C06B08" w14:textId="77777777" w:rsidR="00494149" w:rsidRPr="00927DC4" w:rsidRDefault="00494149" w:rsidP="00E37277">
            <w:pPr>
              <w:spacing w:after="0" w:line="240" w:lineRule="auto"/>
              <w:jc w:val="both"/>
              <w:rPr>
                <w:rFonts w:eastAsia="Times New Roman"/>
                <w:sz w:val="16"/>
                <w:szCs w:val="16"/>
                <w:lang w:val="en-US"/>
              </w:rPr>
            </w:pPr>
          </w:p>
        </w:tc>
        <w:tc>
          <w:tcPr>
            <w:tcW w:w="1146" w:type="dxa"/>
            <w:gridSpan w:val="2"/>
            <w:tcBorders>
              <w:top w:val="single" w:sz="12" w:space="0" w:color="000000" w:themeColor="text1"/>
              <w:bottom w:val="single" w:sz="12" w:space="0" w:color="000000" w:themeColor="text1"/>
            </w:tcBorders>
            <w:noWrap/>
            <w:hideMark/>
          </w:tcPr>
          <w:p w14:paraId="1FD1E198" w14:textId="77777777"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sz w:val="16"/>
                <w:szCs w:val="16"/>
                <w:lang w:val="en-US"/>
              </w:rPr>
            </w:pPr>
          </w:p>
        </w:tc>
        <w:tc>
          <w:tcPr>
            <w:tcW w:w="1136" w:type="dxa"/>
            <w:tcBorders>
              <w:top w:val="single" w:sz="12" w:space="0" w:color="000000" w:themeColor="text1"/>
              <w:bottom w:val="single" w:sz="12" w:space="0" w:color="000000" w:themeColor="text1"/>
            </w:tcBorders>
            <w:noWrap/>
            <w:hideMark/>
          </w:tcPr>
          <w:p w14:paraId="09CE10AD" w14:textId="6BDA0024"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196E7106">
              <w:rPr>
                <w:rFonts w:eastAsia="Times New Roman"/>
                <w:color w:val="000000" w:themeColor="text1"/>
                <w:sz w:val="16"/>
                <w:szCs w:val="16"/>
                <w:lang w:val="en-US"/>
              </w:rPr>
              <w:t>4.5 km</w:t>
            </w:r>
          </w:p>
        </w:tc>
        <w:tc>
          <w:tcPr>
            <w:tcW w:w="957" w:type="dxa"/>
            <w:tcBorders>
              <w:top w:val="single" w:sz="12" w:space="0" w:color="000000" w:themeColor="text1"/>
              <w:bottom w:val="single" w:sz="12" w:space="0" w:color="000000" w:themeColor="text1"/>
            </w:tcBorders>
          </w:tcPr>
          <w:p w14:paraId="6C4BB1D0" w14:textId="4C781CDB"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196E7106">
              <w:rPr>
                <w:rFonts w:eastAsia="Times New Roman"/>
                <w:color w:val="000000" w:themeColor="text1"/>
                <w:sz w:val="16"/>
                <w:szCs w:val="16"/>
                <w:lang w:val="en-US"/>
              </w:rPr>
              <w:t xml:space="preserve">6 km </w:t>
            </w:r>
          </w:p>
        </w:tc>
        <w:tc>
          <w:tcPr>
            <w:tcW w:w="1136" w:type="dxa"/>
            <w:tcBorders>
              <w:top w:val="single" w:sz="12" w:space="0" w:color="000000" w:themeColor="text1"/>
              <w:bottom w:val="single" w:sz="12" w:space="0" w:color="000000" w:themeColor="text1"/>
              <w:right w:val="single" w:sz="12" w:space="0" w:color="000000" w:themeColor="text1"/>
            </w:tcBorders>
            <w:noWrap/>
            <w:hideMark/>
          </w:tcPr>
          <w:p w14:paraId="4162684E" w14:textId="71907114"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196E7106">
              <w:rPr>
                <w:rFonts w:eastAsia="Times New Roman"/>
                <w:color w:val="000000" w:themeColor="text1"/>
                <w:sz w:val="16"/>
                <w:szCs w:val="16"/>
                <w:lang w:val="en-US"/>
              </w:rPr>
              <w:t xml:space="preserve">8 km </w:t>
            </w:r>
          </w:p>
        </w:tc>
      </w:tr>
      <w:tr w:rsidR="00494149" w:rsidRPr="004866C1" w14:paraId="55EACCA5" w14:textId="7F9682EC" w:rsidTr="2EF0E2D3">
        <w:trPr>
          <w:trHeight w:val="179"/>
          <w:jc w:val="center"/>
        </w:trPr>
        <w:tc>
          <w:tcPr>
            <w:cnfStyle w:val="001000000000" w:firstRow="0" w:lastRow="0" w:firstColumn="1" w:lastColumn="0" w:oddVBand="0" w:evenVBand="0" w:oddHBand="0" w:evenHBand="0" w:firstRowFirstColumn="0" w:firstRowLastColumn="0" w:lastRowFirstColumn="0" w:lastRowLastColumn="0"/>
            <w:tcW w:w="1616" w:type="dxa"/>
            <w:tcBorders>
              <w:top w:val="single" w:sz="12" w:space="0" w:color="000000" w:themeColor="text1"/>
            </w:tcBorders>
            <w:noWrap/>
          </w:tcPr>
          <w:p w14:paraId="6F8497B1" w14:textId="3801414B" w:rsidR="00494149" w:rsidRPr="00927DC4" w:rsidRDefault="00494149" w:rsidP="00E37277">
            <w:pPr>
              <w:spacing w:after="0" w:line="240" w:lineRule="auto"/>
              <w:jc w:val="both"/>
              <w:rPr>
                <w:rFonts w:eastAsia="Times New Roman"/>
                <w:b w:val="0"/>
                <w:color w:val="000000"/>
                <w:sz w:val="16"/>
                <w:szCs w:val="16"/>
                <w:lang w:val="en-US"/>
              </w:rPr>
            </w:pPr>
            <w:r w:rsidRPr="196E7106">
              <w:rPr>
                <w:rFonts w:eastAsia="Times New Roman"/>
                <w:b w:val="0"/>
                <w:color w:val="000000" w:themeColor="text1"/>
                <w:sz w:val="16"/>
                <w:szCs w:val="16"/>
                <w:lang w:val="en-US"/>
              </w:rPr>
              <w:t>Total well distance</w:t>
            </w:r>
          </w:p>
        </w:tc>
        <w:tc>
          <w:tcPr>
            <w:tcW w:w="2200" w:type="dxa"/>
            <w:tcBorders>
              <w:top w:val="single" w:sz="12" w:space="0" w:color="000000" w:themeColor="text1"/>
            </w:tcBorders>
            <w:noWrap/>
          </w:tcPr>
          <w:p w14:paraId="4CBC5823" w14:textId="502DB691"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196E7106">
              <w:rPr>
                <w:rFonts w:eastAsia="Times New Roman"/>
                <w:color w:val="000000" w:themeColor="text1"/>
                <w:sz w:val="16"/>
                <w:szCs w:val="16"/>
                <w:lang w:val="en-US"/>
              </w:rPr>
              <w:t>2 vertical wells, horizontal loops</w:t>
            </w:r>
          </w:p>
        </w:tc>
        <w:tc>
          <w:tcPr>
            <w:tcW w:w="1146" w:type="dxa"/>
            <w:tcBorders>
              <w:top w:val="single" w:sz="12" w:space="0" w:color="000000" w:themeColor="text1"/>
            </w:tcBorders>
            <w:noWrap/>
          </w:tcPr>
          <w:p w14:paraId="708E13D9" w14:textId="131DC98B"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00927DC4">
              <w:rPr>
                <w:rFonts w:eastAsia="Times New Roman"/>
                <w:color w:val="000000"/>
                <w:sz w:val="16"/>
                <w:szCs w:val="16"/>
                <w:lang w:val="en-US"/>
              </w:rPr>
              <w:t>km</w:t>
            </w:r>
          </w:p>
        </w:tc>
        <w:tc>
          <w:tcPr>
            <w:tcW w:w="1136" w:type="dxa"/>
            <w:tcBorders>
              <w:top w:val="single" w:sz="12" w:space="0" w:color="000000" w:themeColor="text1"/>
            </w:tcBorders>
            <w:noWrap/>
          </w:tcPr>
          <w:p w14:paraId="159C6392" w14:textId="03334F92"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00927DC4">
              <w:rPr>
                <w:rFonts w:eastAsia="Times New Roman"/>
                <w:color w:val="000000"/>
                <w:sz w:val="16"/>
                <w:szCs w:val="16"/>
                <w:lang w:val="en-US"/>
              </w:rPr>
              <w:t>51</w:t>
            </w:r>
            <w:r w:rsidR="00D3607B">
              <w:rPr>
                <w:rFonts w:eastAsia="Times New Roman"/>
                <w:color w:val="000000"/>
                <w:sz w:val="16"/>
                <w:szCs w:val="16"/>
                <w:lang w:val="en-US"/>
              </w:rPr>
              <w:t xml:space="preserve"> = 2*4.5 km + 42 km</w:t>
            </w:r>
          </w:p>
        </w:tc>
        <w:tc>
          <w:tcPr>
            <w:tcW w:w="957" w:type="dxa"/>
            <w:tcBorders>
              <w:top w:val="single" w:sz="12" w:space="0" w:color="000000" w:themeColor="text1"/>
            </w:tcBorders>
          </w:tcPr>
          <w:p w14:paraId="2BA495B5" w14:textId="54E1BF91"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00927DC4">
              <w:rPr>
                <w:rFonts w:eastAsia="Times New Roman"/>
                <w:color w:val="000000"/>
                <w:sz w:val="16"/>
                <w:szCs w:val="16"/>
                <w:lang w:val="en-US"/>
              </w:rPr>
              <w:t>54</w:t>
            </w:r>
            <w:r w:rsidR="00D3607B">
              <w:rPr>
                <w:rFonts w:eastAsia="Times New Roman"/>
                <w:color w:val="000000"/>
                <w:sz w:val="16"/>
                <w:szCs w:val="16"/>
                <w:lang w:val="en-US"/>
              </w:rPr>
              <w:t xml:space="preserve"> = 2* 6 km +</w:t>
            </w:r>
            <w:r w:rsidR="00CA0DB8">
              <w:rPr>
                <w:rFonts w:eastAsia="Times New Roman"/>
                <w:color w:val="000000"/>
                <w:sz w:val="16"/>
                <w:szCs w:val="16"/>
                <w:lang w:val="en-US"/>
              </w:rPr>
              <w:t xml:space="preserve"> 42 km</w:t>
            </w:r>
          </w:p>
        </w:tc>
        <w:tc>
          <w:tcPr>
            <w:tcW w:w="1136" w:type="dxa"/>
            <w:tcBorders>
              <w:top w:val="single" w:sz="12" w:space="0" w:color="000000" w:themeColor="text1"/>
            </w:tcBorders>
            <w:noWrap/>
          </w:tcPr>
          <w:p w14:paraId="64100709" w14:textId="1FB707FB"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00927DC4">
              <w:rPr>
                <w:rFonts w:eastAsia="Times New Roman"/>
                <w:color w:val="000000"/>
                <w:sz w:val="16"/>
                <w:szCs w:val="16"/>
                <w:lang w:val="en-US"/>
              </w:rPr>
              <w:t>58</w:t>
            </w:r>
            <w:r w:rsidR="00CA0DB8">
              <w:rPr>
                <w:rFonts w:eastAsia="Times New Roman"/>
                <w:color w:val="000000"/>
                <w:sz w:val="16"/>
                <w:szCs w:val="16"/>
                <w:lang w:val="en-US"/>
              </w:rPr>
              <w:t xml:space="preserve"> =2*8 km +42 km</w:t>
            </w:r>
          </w:p>
        </w:tc>
      </w:tr>
      <w:tr w:rsidR="00494149" w:rsidRPr="004866C1" w14:paraId="178CEA12" w14:textId="39570A21" w:rsidTr="2EF0E2D3">
        <w:trPr>
          <w:trHeight w:val="179"/>
          <w:jc w:val="center"/>
        </w:trPr>
        <w:tc>
          <w:tcPr>
            <w:cnfStyle w:val="001000000000" w:firstRow="0" w:lastRow="0" w:firstColumn="1" w:lastColumn="0" w:oddVBand="0" w:evenVBand="0" w:oddHBand="0" w:evenHBand="0" w:firstRowFirstColumn="0" w:firstRowLastColumn="0" w:lastRowFirstColumn="0" w:lastRowLastColumn="0"/>
            <w:tcW w:w="1616" w:type="dxa"/>
            <w:vMerge w:val="restart"/>
            <w:noWrap/>
            <w:hideMark/>
          </w:tcPr>
          <w:p w14:paraId="2E8AC2BE" w14:textId="77777777" w:rsidR="00494149" w:rsidRPr="00927DC4" w:rsidRDefault="00494149" w:rsidP="00E37277">
            <w:pPr>
              <w:spacing w:after="0" w:line="240" w:lineRule="auto"/>
              <w:jc w:val="both"/>
              <w:rPr>
                <w:rFonts w:eastAsia="Times New Roman"/>
                <w:b w:val="0"/>
                <w:color w:val="000000"/>
                <w:sz w:val="16"/>
                <w:szCs w:val="16"/>
                <w:lang w:val="en-US"/>
              </w:rPr>
            </w:pPr>
            <w:r w:rsidRPr="196E7106">
              <w:rPr>
                <w:rFonts w:eastAsia="Times New Roman"/>
                <w:b w:val="0"/>
                <w:color w:val="000000" w:themeColor="text1"/>
                <w:sz w:val="16"/>
                <w:szCs w:val="16"/>
                <w:lang w:val="en-US"/>
              </w:rPr>
              <w:t>Well construction</w:t>
            </w:r>
          </w:p>
        </w:tc>
        <w:tc>
          <w:tcPr>
            <w:tcW w:w="2200" w:type="dxa"/>
            <w:noWrap/>
            <w:hideMark/>
          </w:tcPr>
          <w:p w14:paraId="1C5DBFAD" w14:textId="77777777"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196E7106">
              <w:rPr>
                <w:rFonts w:eastAsia="Times New Roman"/>
                <w:color w:val="000000" w:themeColor="text1"/>
                <w:sz w:val="16"/>
                <w:szCs w:val="16"/>
                <w:lang w:val="en-US"/>
              </w:rPr>
              <w:t>Energy use, vertical</w:t>
            </w:r>
          </w:p>
        </w:tc>
        <w:tc>
          <w:tcPr>
            <w:tcW w:w="1146" w:type="dxa"/>
            <w:noWrap/>
            <w:hideMark/>
          </w:tcPr>
          <w:p w14:paraId="538F22B8" w14:textId="77777777"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00927DC4">
              <w:rPr>
                <w:rFonts w:eastAsia="Times New Roman"/>
                <w:color w:val="000000"/>
                <w:sz w:val="16"/>
                <w:szCs w:val="16"/>
                <w:lang w:val="en-US"/>
              </w:rPr>
              <w:t>kWh/m</w:t>
            </w:r>
          </w:p>
        </w:tc>
        <w:tc>
          <w:tcPr>
            <w:tcW w:w="1136" w:type="dxa"/>
            <w:noWrap/>
            <w:hideMark/>
          </w:tcPr>
          <w:p w14:paraId="1DBEC03B" w14:textId="431536DD"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00927DC4">
              <w:rPr>
                <w:rFonts w:eastAsia="Times New Roman"/>
                <w:color w:val="000000"/>
                <w:sz w:val="16"/>
                <w:szCs w:val="16"/>
                <w:lang w:val="en-US"/>
              </w:rPr>
              <w:t>1</w:t>
            </w:r>
            <w:r>
              <w:rPr>
                <w:rFonts w:eastAsia="Times New Roman"/>
                <w:color w:val="000000"/>
                <w:sz w:val="16"/>
                <w:szCs w:val="16"/>
                <w:lang w:val="en-US"/>
              </w:rPr>
              <w:t>78</w:t>
            </w:r>
          </w:p>
        </w:tc>
        <w:tc>
          <w:tcPr>
            <w:tcW w:w="957" w:type="dxa"/>
          </w:tcPr>
          <w:p w14:paraId="5E333B77" w14:textId="46EA1D6B"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Pr>
                <w:rFonts w:eastAsia="Times New Roman"/>
                <w:color w:val="000000"/>
                <w:sz w:val="16"/>
                <w:szCs w:val="16"/>
                <w:lang w:val="en-US"/>
              </w:rPr>
              <w:t>135</w:t>
            </w:r>
          </w:p>
        </w:tc>
        <w:tc>
          <w:tcPr>
            <w:tcW w:w="1136" w:type="dxa"/>
            <w:noWrap/>
            <w:hideMark/>
          </w:tcPr>
          <w:p w14:paraId="39E1692E" w14:textId="32A9F111"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Pr>
                <w:rFonts w:eastAsia="Times New Roman"/>
                <w:color w:val="000000"/>
                <w:sz w:val="16"/>
                <w:szCs w:val="16"/>
                <w:lang w:val="en-US"/>
              </w:rPr>
              <w:t>274</w:t>
            </w:r>
          </w:p>
        </w:tc>
      </w:tr>
      <w:tr w:rsidR="00494149" w:rsidRPr="004866C1" w14:paraId="208B1F49" w14:textId="1183AD4C" w:rsidTr="2EF0E2D3">
        <w:trPr>
          <w:trHeight w:val="231"/>
          <w:jc w:val="center"/>
        </w:trPr>
        <w:tc>
          <w:tcPr>
            <w:cnfStyle w:val="001000000000" w:firstRow="0" w:lastRow="0" w:firstColumn="1" w:lastColumn="0" w:oddVBand="0" w:evenVBand="0" w:oddHBand="0" w:evenHBand="0" w:firstRowFirstColumn="0" w:firstRowLastColumn="0" w:lastRowFirstColumn="0" w:lastRowLastColumn="0"/>
            <w:tcW w:w="1616" w:type="dxa"/>
            <w:vMerge/>
            <w:noWrap/>
            <w:hideMark/>
          </w:tcPr>
          <w:p w14:paraId="13FC7EA5" w14:textId="77777777" w:rsidR="00494149" w:rsidRPr="00927DC4" w:rsidRDefault="00494149" w:rsidP="00E37277">
            <w:pPr>
              <w:spacing w:after="0" w:line="240" w:lineRule="auto"/>
              <w:jc w:val="both"/>
              <w:rPr>
                <w:rFonts w:eastAsia="Times New Roman"/>
                <w:color w:val="000000"/>
                <w:sz w:val="16"/>
                <w:szCs w:val="16"/>
                <w:lang w:val="en-US"/>
              </w:rPr>
            </w:pPr>
          </w:p>
        </w:tc>
        <w:tc>
          <w:tcPr>
            <w:tcW w:w="2200" w:type="dxa"/>
            <w:noWrap/>
            <w:hideMark/>
          </w:tcPr>
          <w:p w14:paraId="58934C11" w14:textId="446FB025"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196E7106">
              <w:rPr>
                <w:rFonts w:eastAsia="Times New Roman"/>
                <w:color w:val="000000" w:themeColor="text1"/>
                <w:sz w:val="16"/>
                <w:szCs w:val="16"/>
                <w:lang w:val="en-US"/>
              </w:rPr>
              <w:t>Energy use, horizontal</w:t>
            </w:r>
          </w:p>
        </w:tc>
        <w:tc>
          <w:tcPr>
            <w:tcW w:w="1146" w:type="dxa"/>
            <w:noWrap/>
            <w:hideMark/>
          </w:tcPr>
          <w:p w14:paraId="25DA16FF" w14:textId="77777777"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00927DC4">
              <w:rPr>
                <w:rFonts w:eastAsia="Times New Roman"/>
                <w:color w:val="000000"/>
                <w:sz w:val="16"/>
                <w:szCs w:val="16"/>
                <w:lang w:val="en-US"/>
              </w:rPr>
              <w:t>kWh/m</w:t>
            </w:r>
          </w:p>
        </w:tc>
        <w:tc>
          <w:tcPr>
            <w:tcW w:w="1136" w:type="dxa"/>
            <w:noWrap/>
            <w:hideMark/>
          </w:tcPr>
          <w:p w14:paraId="337CE767" w14:textId="34BF2F69"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Pr>
                <w:rFonts w:eastAsia="Times New Roman"/>
                <w:color w:val="000000"/>
                <w:sz w:val="16"/>
                <w:szCs w:val="16"/>
                <w:lang w:val="en-US"/>
              </w:rPr>
              <w:t>200</w:t>
            </w:r>
          </w:p>
        </w:tc>
        <w:tc>
          <w:tcPr>
            <w:tcW w:w="957" w:type="dxa"/>
          </w:tcPr>
          <w:p w14:paraId="0CF9CBDF" w14:textId="20336F19"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Pr>
                <w:rFonts w:eastAsia="Times New Roman"/>
                <w:color w:val="000000"/>
                <w:sz w:val="16"/>
                <w:szCs w:val="16"/>
                <w:lang w:val="en-US"/>
              </w:rPr>
              <w:t>200</w:t>
            </w:r>
          </w:p>
        </w:tc>
        <w:tc>
          <w:tcPr>
            <w:tcW w:w="1136" w:type="dxa"/>
            <w:noWrap/>
            <w:hideMark/>
          </w:tcPr>
          <w:p w14:paraId="59C61E74" w14:textId="4CEAB4F9"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Pr>
                <w:rFonts w:eastAsia="Times New Roman"/>
                <w:color w:val="000000"/>
                <w:sz w:val="16"/>
                <w:szCs w:val="16"/>
                <w:lang w:val="en-US"/>
              </w:rPr>
              <w:t>200</w:t>
            </w:r>
          </w:p>
        </w:tc>
      </w:tr>
      <w:tr w:rsidR="00494149" w:rsidRPr="004866C1" w14:paraId="05689BA9" w14:textId="6FBB704E" w:rsidTr="2EF0E2D3">
        <w:trPr>
          <w:trHeight w:val="135"/>
          <w:jc w:val="center"/>
        </w:trPr>
        <w:tc>
          <w:tcPr>
            <w:cnfStyle w:val="001000000000" w:firstRow="0" w:lastRow="0" w:firstColumn="1" w:lastColumn="0" w:oddVBand="0" w:evenVBand="0" w:oddHBand="0" w:evenHBand="0" w:firstRowFirstColumn="0" w:firstRowLastColumn="0" w:lastRowFirstColumn="0" w:lastRowLastColumn="0"/>
            <w:tcW w:w="1616" w:type="dxa"/>
            <w:vMerge/>
            <w:noWrap/>
            <w:hideMark/>
          </w:tcPr>
          <w:p w14:paraId="143BF084" w14:textId="77777777" w:rsidR="00494149" w:rsidRPr="00927DC4" w:rsidRDefault="00494149" w:rsidP="00E37277">
            <w:pPr>
              <w:spacing w:after="0" w:line="240" w:lineRule="auto"/>
              <w:jc w:val="both"/>
              <w:rPr>
                <w:rFonts w:eastAsia="Times New Roman"/>
                <w:color w:val="000000"/>
                <w:sz w:val="16"/>
                <w:szCs w:val="16"/>
                <w:lang w:val="en-US"/>
              </w:rPr>
            </w:pPr>
          </w:p>
        </w:tc>
        <w:tc>
          <w:tcPr>
            <w:tcW w:w="2200" w:type="dxa"/>
            <w:noWrap/>
            <w:hideMark/>
          </w:tcPr>
          <w:p w14:paraId="5A86A5E2" w14:textId="3490F017"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196E7106">
              <w:rPr>
                <w:rFonts w:eastAsia="Times New Roman"/>
                <w:color w:val="000000" w:themeColor="text1"/>
                <w:sz w:val="16"/>
                <w:szCs w:val="16"/>
                <w:lang w:val="en-US"/>
              </w:rPr>
              <w:t>Casing</w:t>
            </w:r>
            <w:r w:rsidR="00AB5823">
              <w:rPr>
                <w:rFonts w:eastAsia="Times New Roman"/>
                <w:color w:val="000000" w:themeColor="text1"/>
                <w:sz w:val="16"/>
                <w:szCs w:val="16"/>
                <w:lang w:val="en-US"/>
              </w:rPr>
              <w:t>, vertical</w:t>
            </w:r>
            <w:r w:rsidRPr="196E7106">
              <w:rPr>
                <w:rFonts w:eastAsia="Times New Roman"/>
                <w:color w:val="000000" w:themeColor="text1"/>
                <w:sz w:val="16"/>
                <w:szCs w:val="16"/>
                <w:lang w:val="en-US"/>
              </w:rPr>
              <w:t>, steel</w:t>
            </w:r>
          </w:p>
        </w:tc>
        <w:tc>
          <w:tcPr>
            <w:tcW w:w="1146" w:type="dxa"/>
            <w:noWrap/>
            <w:hideMark/>
          </w:tcPr>
          <w:p w14:paraId="7A96B633" w14:textId="77777777"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00927DC4">
              <w:rPr>
                <w:rFonts w:eastAsia="Times New Roman"/>
                <w:color w:val="000000"/>
                <w:sz w:val="16"/>
                <w:szCs w:val="16"/>
                <w:lang w:val="en-US"/>
              </w:rPr>
              <w:t>kg/m</w:t>
            </w:r>
          </w:p>
        </w:tc>
        <w:tc>
          <w:tcPr>
            <w:tcW w:w="1136" w:type="dxa"/>
            <w:noWrap/>
            <w:hideMark/>
          </w:tcPr>
          <w:p w14:paraId="505755D1" w14:textId="77777777"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00927DC4">
              <w:rPr>
                <w:rFonts w:eastAsia="Times New Roman"/>
                <w:color w:val="000000"/>
                <w:sz w:val="16"/>
                <w:szCs w:val="16"/>
                <w:lang w:val="en-US"/>
              </w:rPr>
              <w:t>73</w:t>
            </w:r>
          </w:p>
        </w:tc>
        <w:tc>
          <w:tcPr>
            <w:tcW w:w="957" w:type="dxa"/>
          </w:tcPr>
          <w:p w14:paraId="7F0438B2" w14:textId="4588FA0C"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00927DC4">
              <w:rPr>
                <w:rFonts w:eastAsia="Times New Roman"/>
                <w:color w:val="000000"/>
                <w:sz w:val="16"/>
                <w:szCs w:val="16"/>
                <w:lang w:val="en-US"/>
              </w:rPr>
              <w:t>67</w:t>
            </w:r>
          </w:p>
        </w:tc>
        <w:tc>
          <w:tcPr>
            <w:tcW w:w="1136" w:type="dxa"/>
            <w:noWrap/>
            <w:hideMark/>
          </w:tcPr>
          <w:p w14:paraId="41842412" w14:textId="14B0E1FD"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00927DC4">
              <w:rPr>
                <w:rFonts w:eastAsia="Times New Roman"/>
                <w:color w:val="000000"/>
                <w:sz w:val="16"/>
                <w:szCs w:val="16"/>
                <w:lang w:val="en-US"/>
              </w:rPr>
              <w:t>75</w:t>
            </w:r>
          </w:p>
        </w:tc>
      </w:tr>
      <w:tr w:rsidR="00494149" w:rsidRPr="004866C1" w14:paraId="10C23ABD" w14:textId="16379F6A" w:rsidTr="2EF0E2D3">
        <w:trPr>
          <w:trHeight w:val="181"/>
          <w:jc w:val="center"/>
        </w:trPr>
        <w:tc>
          <w:tcPr>
            <w:cnfStyle w:val="001000000000" w:firstRow="0" w:lastRow="0" w:firstColumn="1" w:lastColumn="0" w:oddVBand="0" w:evenVBand="0" w:oddHBand="0" w:evenHBand="0" w:firstRowFirstColumn="0" w:firstRowLastColumn="0" w:lastRowFirstColumn="0" w:lastRowLastColumn="0"/>
            <w:tcW w:w="1616" w:type="dxa"/>
            <w:vMerge/>
            <w:noWrap/>
          </w:tcPr>
          <w:p w14:paraId="22B25F7C" w14:textId="77777777" w:rsidR="00494149" w:rsidRPr="00927DC4" w:rsidRDefault="00494149" w:rsidP="00E37277">
            <w:pPr>
              <w:spacing w:after="0" w:line="240" w:lineRule="auto"/>
              <w:jc w:val="both"/>
              <w:rPr>
                <w:rFonts w:eastAsia="Times New Roman"/>
                <w:color w:val="000000"/>
                <w:sz w:val="16"/>
                <w:szCs w:val="16"/>
                <w:lang w:val="en-US"/>
              </w:rPr>
            </w:pPr>
          </w:p>
        </w:tc>
        <w:tc>
          <w:tcPr>
            <w:tcW w:w="2200" w:type="dxa"/>
            <w:noWrap/>
          </w:tcPr>
          <w:p w14:paraId="3005EEF7" w14:textId="3143A37E"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196E7106">
              <w:rPr>
                <w:rFonts w:eastAsia="Times New Roman"/>
                <w:color w:val="000000" w:themeColor="text1"/>
                <w:sz w:val="16"/>
                <w:szCs w:val="16"/>
                <w:lang w:val="en-US"/>
              </w:rPr>
              <w:t>Casing</w:t>
            </w:r>
            <w:r w:rsidR="00AB5823">
              <w:rPr>
                <w:rFonts w:eastAsia="Times New Roman"/>
                <w:color w:val="000000" w:themeColor="text1"/>
                <w:sz w:val="16"/>
                <w:szCs w:val="16"/>
                <w:lang w:val="en-US"/>
              </w:rPr>
              <w:t>, vertical</w:t>
            </w:r>
            <w:r w:rsidRPr="196E7106">
              <w:rPr>
                <w:rFonts w:eastAsia="Times New Roman"/>
                <w:color w:val="000000" w:themeColor="text1"/>
                <w:sz w:val="16"/>
                <w:szCs w:val="16"/>
                <w:lang w:val="en-US"/>
              </w:rPr>
              <w:t>, cement slurry</w:t>
            </w:r>
          </w:p>
        </w:tc>
        <w:tc>
          <w:tcPr>
            <w:tcW w:w="1146" w:type="dxa"/>
            <w:noWrap/>
          </w:tcPr>
          <w:p w14:paraId="6EAD482E" w14:textId="42E172DC"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00927DC4">
              <w:rPr>
                <w:rFonts w:eastAsia="Times New Roman"/>
                <w:color w:val="000000"/>
                <w:sz w:val="16"/>
                <w:szCs w:val="16"/>
                <w:lang w:val="en-US"/>
              </w:rPr>
              <w:t>m</w:t>
            </w:r>
            <w:r w:rsidRPr="00927DC4">
              <w:rPr>
                <w:rFonts w:eastAsia="Times New Roman"/>
                <w:color w:val="000000"/>
                <w:sz w:val="16"/>
                <w:szCs w:val="16"/>
                <w:vertAlign w:val="superscript"/>
                <w:lang w:val="en-US"/>
              </w:rPr>
              <w:t>3</w:t>
            </w:r>
          </w:p>
        </w:tc>
        <w:tc>
          <w:tcPr>
            <w:tcW w:w="1136" w:type="dxa"/>
            <w:noWrap/>
          </w:tcPr>
          <w:p w14:paraId="6CBD1546" w14:textId="7E2A3024"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00927DC4">
              <w:rPr>
                <w:sz w:val="16"/>
                <w:szCs w:val="16"/>
                <w:lang w:val="en-US"/>
              </w:rPr>
              <w:t>593</w:t>
            </w:r>
          </w:p>
        </w:tc>
        <w:tc>
          <w:tcPr>
            <w:tcW w:w="957" w:type="dxa"/>
          </w:tcPr>
          <w:p w14:paraId="2D7276C9" w14:textId="32ED77D3"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sz w:val="16"/>
                <w:szCs w:val="16"/>
                <w:lang w:val="en-US"/>
              </w:rPr>
            </w:pPr>
            <w:r w:rsidRPr="00927DC4">
              <w:rPr>
                <w:sz w:val="16"/>
                <w:szCs w:val="16"/>
                <w:lang w:val="en-US"/>
              </w:rPr>
              <w:t>514</w:t>
            </w:r>
          </w:p>
        </w:tc>
        <w:tc>
          <w:tcPr>
            <w:tcW w:w="1136" w:type="dxa"/>
            <w:noWrap/>
          </w:tcPr>
          <w:p w14:paraId="2CE60E60" w14:textId="3B9F5ADA"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00927DC4">
              <w:rPr>
                <w:sz w:val="16"/>
                <w:szCs w:val="16"/>
                <w:lang w:val="en-US"/>
              </w:rPr>
              <w:t>1621</w:t>
            </w:r>
          </w:p>
        </w:tc>
      </w:tr>
      <w:tr w:rsidR="00494149" w:rsidRPr="004866C1" w14:paraId="55A7B635" w14:textId="4DC52C48" w:rsidTr="2EF0E2D3">
        <w:trPr>
          <w:trHeight w:val="181"/>
          <w:jc w:val="center"/>
        </w:trPr>
        <w:tc>
          <w:tcPr>
            <w:cnfStyle w:val="001000000000" w:firstRow="0" w:lastRow="0" w:firstColumn="1" w:lastColumn="0" w:oddVBand="0" w:evenVBand="0" w:oddHBand="0" w:evenHBand="0" w:firstRowFirstColumn="0" w:firstRowLastColumn="0" w:lastRowFirstColumn="0" w:lastRowLastColumn="0"/>
            <w:tcW w:w="1616" w:type="dxa"/>
            <w:vMerge/>
            <w:noWrap/>
            <w:hideMark/>
          </w:tcPr>
          <w:p w14:paraId="1928630F" w14:textId="77777777" w:rsidR="00494149" w:rsidRPr="00927DC4" w:rsidRDefault="00494149" w:rsidP="00E37277">
            <w:pPr>
              <w:spacing w:after="0" w:line="240" w:lineRule="auto"/>
              <w:jc w:val="both"/>
              <w:rPr>
                <w:rFonts w:eastAsia="Times New Roman"/>
                <w:color w:val="000000"/>
                <w:sz w:val="16"/>
                <w:szCs w:val="16"/>
                <w:lang w:val="en-US"/>
              </w:rPr>
            </w:pPr>
          </w:p>
        </w:tc>
        <w:tc>
          <w:tcPr>
            <w:tcW w:w="2200" w:type="dxa"/>
            <w:noWrap/>
            <w:hideMark/>
          </w:tcPr>
          <w:p w14:paraId="3D6D06EC" w14:textId="2A69A326"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196E7106">
              <w:rPr>
                <w:rFonts w:eastAsia="Times New Roman"/>
                <w:color w:val="000000" w:themeColor="text1"/>
                <w:sz w:val="16"/>
                <w:szCs w:val="16"/>
                <w:lang w:val="en-US"/>
              </w:rPr>
              <w:t>Casing</w:t>
            </w:r>
            <w:r w:rsidR="00AB5823">
              <w:rPr>
                <w:rFonts w:eastAsia="Times New Roman"/>
                <w:color w:val="000000" w:themeColor="text1"/>
                <w:sz w:val="16"/>
                <w:szCs w:val="16"/>
                <w:lang w:val="en-US"/>
              </w:rPr>
              <w:t>, vertical</w:t>
            </w:r>
            <w:r w:rsidRPr="196E7106">
              <w:rPr>
                <w:rFonts w:eastAsia="Times New Roman"/>
                <w:color w:val="000000" w:themeColor="text1"/>
                <w:sz w:val="16"/>
                <w:szCs w:val="16"/>
                <w:lang w:val="en-US"/>
              </w:rPr>
              <w:t>, cement slurry, cement</w:t>
            </w:r>
          </w:p>
        </w:tc>
        <w:tc>
          <w:tcPr>
            <w:tcW w:w="1146" w:type="dxa"/>
            <w:noWrap/>
            <w:hideMark/>
          </w:tcPr>
          <w:p w14:paraId="1AAF68B9" w14:textId="77777777"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00927DC4">
              <w:rPr>
                <w:rFonts w:eastAsia="Times New Roman"/>
                <w:color w:val="000000"/>
                <w:sz w:val="16"/>
                <w:szCs w:val="16"/>
                <w:lang w:val="en-US"/>
              </w:rPr>
              <w:t>kg/m</w:t>
            </w:r>
          </w:p>
        </w:tc>
        <w:tc>
          <w:tcPr>
            <w:tcW w:w="1136" w:type="dxa"/>
            <w:noWrap/>
            <w:hideMark/>
          </w:tcPr>
          <w:p w14:paraId="06C333B4" w14:textId="77777777"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00927DC4">
              <w:rPr>
                <w:rFonts w:eastAsia="Times New Roman"/>
                <w:color w:val="000000"/>
                <w:sz w:val="16"/>
                <w:szCs w:val="16"/>
                <w:lang w:val="en-US"/>
              </w:rPr>
              <w:t>69</w:t>
            </w:r>
          </w:p>
        </w:tc>
        <w:tc>
          <w:tcPr>
            <w:tcW w:w="957" w:type="dxa"/>
          </w:tcPr>
          <w:p w14:paraId="6DE4483C" w14:textId="5B1AAED8"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00927DC4">
              <w:rPr>
                <w:rFonts w:eastAsia="Times New Roman"/>
                <w:color w:val="000000"/>
                <w:sz w:val="16"/>
                <w:szCs w:val="16"/>
                <w:lang w:val="en-US"/>
              </w:rPr>
              <w:t>71</w:t>
            </w:r>
          </w:p>
        </w:tc>
        <w:tc>
          <w:tcPr>
            <w:tcW w:w="1136" w:type="dxa"/>
            <w:noWrap/>
            <w:hideMark/>
          </w:tcPr>
          <w:p w14:paraId="09A337FE" w14:textId="129826BE"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00927DC4">
              <w:rPr>
                <w:rFonts w:eastAsia="Times New Roman"/>
                <w:color w:val="000000"/>
                <w:sz w:val="16"/>
                <w:szCs w:val="16"/>
                <w:lang w:val="en-US"/>
              </w:rPr>
              <w:t>145</w:t>
            </w:r>
          </w:p>
        </w:tc>
      </w:tr>
      <w:tr w:rsidR="00494149" w:rsidRPr="004866C1" w14:paraId="579511EC" w14:textId="1BF11073" w:rsidTr="2EF0E2D3">
        <w:trPr>
          <w:trHeight w:val="241"/>
          <w:jc w:val="center"/>
        </w:trPr>
        <w:tc>
          <w:tcPr>
            <w:cnfStyle w:val="001000000000" w:firstRow="0" w:lastRow="0" w:firstColumn="1" w:lastColumn="0" w:oddVBand="0" w:evenVBand="0" w:oddHBand="0" w:evenHBand="0" w:firstRowFirstColumn="0" w:firstRowLastColumn="0" w:lastRowFirstColumn="0" w:lastRowLastColumn="0"/>
            <w:tcW w:w="1616" w:type="dxa"/>
            <w:vMerge/>
            <w:noWrap/>
            <w:hideMark/>
          </w:tcPr>
          <w:p w14:paraId="1E05EC2B" w14:textId="77777777" w:rsidR="00494149" w:rsidRPr="00927DC4" w:rsidRDefault="00494149" w:rsidP="00E37277">
            <w:pPr>
              <w:spacing w:after="0" w:line="240" w:lineRule="auto"/>
              <w:jc w:val="both"/>
              <w:rPr>
                <w:rFonts w:eastAsia="Times New Roman"/>
                <w:color w:val="000000"/>
                <w:sz w:val="16"/>
                <w:szCs w:val="16"/>
                <w:lang w:val="en-US"/>
              </w:rPr>
            </w:pPr>
          </w:p>
        </w:tc>
        <w:tc>
          <w:tcPr>
            <w:tcW w:w="2200" w:type="dxa"/>
            <w:noWrap/>
            <w:hideMark/>
          </w:tcPr>
          <w:p w14:paraId="6441EA16" w14:textId="04068553"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196E7106">
              <w:rPr>
                <w:rFonts w:eastAsia="Times New Roman"/>
                <w:color w:val="000000" w:themeColor="text1"/>
                <w:sz w:val="16"/>
                <w:szCs w:val="16"/>
                <w:lang w:val="en-US"/>
              </w:rPr>
              <w:t>Casing</w:t>
            </w:r>
            <w:r w:rsidR="00AB5823">
              <w:rPr>
                <w:rFonts w:eastAsia="Times New Roman"/>
                <w:color w:val="000000" w:themeColor="text1"/>
                <w:sz w:val="16"/>
                <w:szCs w:val="16"/>
                <w:lang w:val="en-US"/>
              </w:rPr>
              <w:t>, vertical</w:t>
            </w:r>
            <w:r w:rsidRPr="196E7106">
              <w:rPr>
                <w:rFonts w:eastAsia="Times New Roman"/>
                <w:color w:val="000000" w:themeColor="text1"/>
                <w:sz w:val="16"/>
                <w:szCs w:val="16"/>
                <w:lang w:val="en-US"/>
              </w:rPr>
              <w:t>, cement slurry, water</w:t>
            </w:r>
          </w:p>
        </w:tc>
        <w:tc>
          <w:tcPr>
            <w:tcW w:w="1146" w:type="dxa"/>
            <w:noWrap/>
            <w:hideMark/>
          </w:tcPr>
          <w:p w14:paraId="4FBE3E3C" w14:textId="77777777"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00927DC4">
              <w:rPr>
                <w:rFonts w:eastAsia="Times New Roman"/>
                <w:color w:val="000000"/>
                <w:sz w:val="16"/>
                <w:szCs w:val="16"/>
                <w:lang w:val="en-US"/>
              </w:rPr>
              <w:t>kg/m</w:t>
            </w:r>
          </w:p>
        </w:tc>
        <w:tc>
          <w:tcPr>
            <w:tcW w:w="1136" w:type="dxa"/>
            <w:noWrap/>
            <w:hideMark/>
          </w:tcPr>
          <w:p w14:paraId="02B2C16D" w14:textId="77777777"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00927DC4">
              <w:rPr>
                <w:rFonts w:eastAsia="Times New Roman"/>
                <w:color w:val="000000"/>
                <w:sz w:val="16"/>
                <w:szCs w:val="16"/>
                <w:lang w:val="en-US"/>
              </w:rPr>
              <w:t>28</w:t>
            </w:r>
          </w:p>
        </w:tc>
        <w:tc>
          <w:tcPr>
            <w:tcW w:w="957" w:type="dxa"/>
          </w:tcPr>
          <w:p w14:paraId="007AF851" w14:textId="29B28277"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00927DC4">
              <w:rPr>
                <w:rFonts w:eastAsia="Times New Roman"/>
                <w:color w:val="000000"/>
                <w:sz w:val="16"/>
                <w:szCs w:val="16"/>
                <w:lang w:val="en-US"/>
              </w:rPr>
              <w:t>28</w:t>
            </w:r>
          </w:p>
        </w:tc>
        <w:tc>
          <w:tcPr>
            <w:tcW w:w="1136" w:type="dxa"/>
            <w:noWrap/>
            <w:hideMark/>
          </w:tcPr>
          <w:p w14:paraId="1EB31764" w14:textId="1787E41D"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00927DC4">
              <w:rPr>
                <w:rFonts w:eastAsia="Times New Roman"/>
                <w:color w:val="000000"/>
                <w:sz w:val="16"/>
                <w:szCs w:val="16"/>
                <w:lang w:val="en-US"/>
              </w:rPr>
              <w:t>58</w:t>
            </w:r>
          </w:p>
        </w:tc>
      </w:tr>
      <w:tr w:rsidR="00494149" w:rsidRPr="004866C1" w14:paraId="61333D6A" w14:textId="706FC0C5" w:rsidTr="2EF0E2D3">
        <w:trPr>
          <w:trHeight w:val="131"/>
          <w:jc w:val="center"/>
        </w:trPr>
        <w:tc>
          <w:tcPr>
            <w:cnfStyle w:val="001000000000" w:firstRow="0" w:lastRow="0" w:firstColumn="1" w:lastColumn="0" w:oddVBand="0" w:evenVBand="0" w:oddHBand="0" w:evenHBand="0" w:firstRowFirstColumn="0" w:firstRowLastColumn="0" w:lastRowFirstColumn="0" w:lastRowLastColumn="0"/>
            <w:tcW w:w="1616" w:type="dxa"/>
            <w:vMerge/>
            <w:noWrap/>
          </w:tcPr>
          <w:p w14:paraId="0CDD7D3A" w14:textId="77777777" w:rsidR="00494149" w:rsidRPr="00927DC4" w:rsidRDefault="00494149" w:rsidP="00E37277">
            <w:pPr>
              <w:spacing w:after="0" w:line="240" w:lineRule="auto"/>
              <w:jc w:val="both"/>
              <w:rPr>
                <w:rFonts w:eastAsia="Times New Roman"/>
                <w:color w:val="000000"/>
                <w:sz w:val="16"/>
                <w:szCs w:val="16"/>
                <w:lang w:val="en-US"/>
              </w:rPr>
            </w:pPr>
          </w:p>
        </w:tc>
        <w:tc>
          <w:tcPr>
            <w:tcW w:w="2200" w:type="dxa"/>
            <w:noWrap/>
          </w:tcPr>
          <w:p w14:paraId="2819E287" w14:textId="77777777"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196E7106">
              <w:rPr>
                <w:rFonts w:eastAsia="Times New Roman"/>
                <w:color w:val="000000" w:themeColor="text1"/>
                <w:sz w:val="16"/>
                <w:szCs w:val="16"/>
                <w:lang w:val="en-US"/>
              </w:rPr>
              <w:t>Extracted material (well volume)</w:t>
            </w:r>
          </w:p>
        </w:tc>
        <w:tc>
          <w:tcPr>
            <w:tcW w:w="1146" w:type="dxa"/>
            <w:noWrap/>
          </w:tcPr>
          <w:p w14:paraId="04142153" w14:textId="0F72821B"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00927DC4">
              <w:rPr>
                <w:rFonts w:eastAsia="Times New Roman"/>
                <w:color w:val="000000"/>
                <w:sz w:val="16"/>
                <w:szCs w:val="16"/>
                <w:lang w:val="en-US"/>
              </w:rPr>
              <w:t>m</w:t>
            </w:r>
            <w:r w:rsidRPr="00927DC4">
              <w:rPr>
                <w:rFonts w:eastAsia="Times New Roman"/>
                <w:color w:val="000000"/>
                <w:sz w:val="16"/>
                <w:szCs w:val="16"/>
                <w:vertAlign w:val="superscript"/>
                <w:lang w:val="en-US"/>
              </w:rPr>
              <w:t>3</w:t>
            </w:r>
          </w:p>
        </w:tc>
        <w:tc>
          <w:tcPr>
            <w:tcW w:w="1136" w:type="dxa"/>
            <w:noWrap/>
          </w:tcPr>
          <w:p w14:paraId="5D1F581C" w14:textId="52A44920"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00927DC4">
              <w:rPr>
                <w:sz w:val="16"/>
                <w:szCs w:val="16"/>
                <w:lang w:val="en-US"/>
              </w:rPr>
              <w:t>3648</w:t>
            </w:r>
          </w:p>
        </w:tc>
        <w:tc>
          <w:tcPr>
            <w:tcW w:w="957" w:type="dxa"/>
          </w:tcPr>
          <w:p w14:paraId="40CC24C0" w14:textId="03962752"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00927DC4">
              <w:rPr>
                <w:sz w:val="16"/>
                <w:szCs w:val="16"/>
                <w:lang w:val="en-US"/>
              </w:rPr>
              <w:t>3837</w:t>
            </w:r>
          </w:p>
        </w:tc>
        <w:tc>
          <w:tcPr>
            <w:tcW w:w="1136" w:type="dxa"/>
            <w:noWrap/>
          </w:tcPr>
          <w:p w14:paraId="16840151" w14:textId="326F2E56"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00927DC4">
              <w:rPr>
                <w:sz w:val="16"/>
                <w:szCs w:val="16"/>
                <w:lang w:val="en-US"/>
              </w:rPr>
              <w:t>7369</w:t>
            </w:r>
          </w:p>
        </w:tc>
      </w:tr>
      <w:tr w:rsidR="00494149" w:rsidRPr="004866C1" w14:paraId="2BFE353E" w14:textId="50D62B26" w:rsidTr="2EF0E2D3">
        <w:trPr>
          <w:trHeight w:val="131"/>
          <w:jc w:val="center"/>
        </w:trPr>
        <w:tc>
          <w:tcPr>
            <w:cnfStyle w:val="001000000000" w:firstRow="0" w:lastRow="0" w:firstColumn="1" w:lastColumn="0" w:oddVBand="0" w:evenVBand="0" w:oddHBand="0" w:evenHBand="0" w:firstRowFirstColumn="0" w:firstRowLastColumn="0" w:lastRowFirstColumn="0" w:lastRowLastColumn="0"/>
            <w:tcW w:w="1616" w:type="dxa"/>
            <w:vMerge/>
            <w:noWrap/>
            <w:hideMark/>
          </w:tcPr>
          <w:p w14:paraId="05C8062B" w14:textId="77777777" w:rsidR="00494149" w:rsidRPr="00927DC4" w:rsidRDefault="00494149" w:rsidP="00E37277">
            <w:pPr>
              <w:spacing w:after="0" w:line="240" w:lineRule="auto"/>
              <w:jc w:val="both"/>
              <w:rPr>
                <w:rFonts w:eastAsia="Times New Roman"/>
                <w:color w:val="000000"/>
                <w:sz w:val="16"/>
                <w:szCs w:val="16"/>
                <w:lang w:val="en-US"/>
              </w:rPr>
            </w:pPr>
          </w:p>
        </w:tc>
        <w:tc>
          <w:tcPr>
            <w:tcW w:w="2200" w:type="dxa"/>
            <w:noWrap/>
            <w:hideMark/>
          </w:tcPr>
          <w:p w14:paraId="65A1605B" w14:textId="77777777"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196E7106">
              <w:rPr>
                <w:rFonts w:eastAsia="Times New Roman"/>
                <w:color w:val="000000" w:themeColor="text1"/>
                <w:sz w:val="16"/>
                <w:szCs w:val="16"/>
                <w:lang w:val="en-US"/>
              </w:rPr>
              <w:t>Drilling equipment</w:t>
            </w:r>
          </w:p>
        </w:tc>
        <w:tc>
          <w:tcPr>
            <w:tcW w:w="1146" w:type="dxa"/>
            <w:noWrap/>
            <w:hideMark/>
          </w:tcPr>
          <w:p w14:paraId="7AFA80DC" w14:textId="77777777"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00927DC4">
              <w:rPr>
                <w:rFonts w:eastAsia="Times New Roman"/>
                <w:color w:val="000000"/>
                <w:sz w:val="16"/>
                <w:szCs w:val="16"/>
                <w:lang w:val="en-US"/>
              </w:rPr>
              <w:t>unit</w:t>
            </w:r>
          </w:p>
        </w:tc>
        <w:tc>
          <w:tcPr>
            <w:tcW w:w="1136" w:type="dxa"/>
            <w:noWrap/>
            <w:hideMark/>
          </w:tcPr>
          <w:p w14:paraId="4C9DD721" w14:textId="77777777"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00927DC4">
              <w:rPr>
                <w:rFonts w:eastAsia="Times New Roman"/>
                <w:color w:val="000000"/>
                <w:sz w:val="16"/>
                <w:szCs w:val="16"/>
                <w:lang w:val="en-US"/>
              </w:rPr>
              <w:t>1</w:t>
            </w:r>
          </w:p>
        </w:tc>
        <w:tc>
          <w:tcPr>
            <w:tcW w:w="957" w:type="dxa"/>
          </w:tcPr>
          <w:p w14:paraId="71C044A0" w14:textId="4043DB95"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00927DC4">
              <w:rPr>
                <w:rFonts w:eastAsia="Times New Roman"/>
                <w:color w:val="000000"/>
                <w:sz w:val="16"/>
                <w:szCs w:val="16"/>
                <w:lang w:val="en-US"/>
              </w:rPr>
              <w:t>1</w:t>
            </w:r>
          </w:p>
        </w:tc>
        <w:tc>
          <w:tcPr>
            <w:tcW w:w="1136" w:type="dxa"/>
            <w:noWrap/>
            <w:hideMark/>
          </w:tcPr>
          <w:p w14:paraId="5E52DD3C" w14:textId="581443AC"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00927DC4">
              <w:rPr>
                <w:rFonts w:eastAsia="Times New Roman"/>
                <w:color w:val="000000"/>
                <w:sz w:val="16"/>
                <w:szCs w:val="16"/>
                <w:lang w:val="en-US"/>
              </w:rPr>
              <w:t>1</w:t>
            </w:r>
          </w:p>
        </w:tc>
      </w:tr>
      <w:tr w:rsidR="00494149" w:rsidRPr="004866C1" w14:paraId="737E39D5" w14:textId="0AD0256B" w:rsidTr="2EF0E2D3">
        <w:trPr>
          <w:trHeight w:val="191"/>
          <w:jc w:val="center"/>
        </w:trPr>
        <w:tc>
          <w:tcPr>
            <w:cnfStyle w:val="001000000000" w:firstRow="0" w:lastRow="0" w:firstColumn="1" w:lastColumn="0" w:oddVBand="0" w:evenVBand="0" w:oddHBand="0" w:evenHBand="0" w:firstRowFirstColumn="0" w:firstRowLastColumn="0" w:lastRowFirstColumn="0" w:lastRowLastColumn="0"/>
            <w:tcW w:w="1616" w:type="dxa"/>
            <w:noWrap/>
            <w:hideMark/>
          </w:tcPr>
          <w:p w14:paraId="524D5B52" w14:textId="77777777" w:rsidR="00494149" w:rsidRPr="00927DC4" w:rsidRDefault="00494149" w:rsidP="00E37277">
            <w:pPr>
              <w:spacing w:after="0" w:line="240" w:lineRule="auto"/>
              <w:jc w:val="both"/>
              <w:rPr>
                <w:rFonts w:eastAsia="Times New Roman"/>
                <w:b w:val="0"/>
                <w:color w:val="000000"/>
                <w:sz w:val="16"/>
                <w:szCs w:val="16"/>
                <w:lang w:val="en-US"/>
              </w:rPr>
            </w:pPr>
            <w:r w:rsidRPr="196E7106">
              <w:rPr>
                <w:rFonts w:eastAsia="Times New Roman"/>
                <w:b w:val="0"/>
                <w:color w:val="000000" w:themeColor="text1"/>
                <w:sz w:val="16"/>
                <w:szCs w:val="16"/>
                <w:lang w:val="en-US"/>
              </w:rPr>
              <w:t>CO</w:t>
            </w:r>
            <w:r w:rsidRPr="196E7106">
              <w:rPr>
                <w:rFonts w:ascii="Cambria Math" w:eastAsia="Times New Roman" w:hAnsi="Cambria Math" w:cs="Cambria Math"/>
                <w:b w:val="0"/>
                <w:color w:val="000000" w:themeColor="text1"/>
                <w:sz w:val="16"/>
                <w:szCs w:val="16"/>
                <w:lang w:val="en-US"/>
              </w:rPr>
              <w:t>₂</w:t>
            </w:r>
          </w:p>
        </w:tc>
        <w:tc>
          <w:tcPr>
            <w:tcW w:w="2200" w:type="dxa"/>
            <w:noWrap/>
            <w:hideMark/>
          </w:tcPr>
          <w:p w14:paraId="7CB543C9" w14:textId="172D6D67"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196E7106">
              <w:rPr>
                <w:rFonts w:eastAsia="Times New Roman"/>
                <w:color w:val="000000" w:themeColor="text1"/>
                <w:sz w:val="16"/>
                <w:szCs w:val="16"/>
                <w:lang w:val="en-US"/>
              </w:rPr>
              <w:t>Tubing and open hole inside volume</w:t>
            </w:r>
          </w:p>
        </w:tc>
        <w:tc>
          <w:tcPr>
            <w:tcW w:w="1146" w:type="dxa"/>
            <w:noWrap/>
          </w:tcPr>
          <w:p w14:paraId="50F65E8B" w14:textId="5395963B"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00927DC4">
              <w:rPr>
                <w:sz w:val="16"/>
                <w:szCs w:val="16"/>
                <w:lang w:val="en-US"/>
              </w:rPr>
              <w:t>m</w:t>
            </w:r>
            <w:r w:rsidRPr="00927DC4">
              <w:rPr>
                <w:sz w:val="16"/>
                <w:szCs w:val="16"/>
                <w:vertAlign w:val="superscript"/>
                <w:lang w:val="en-US"/>
              </w:rPr>
              <w:t>3</w:t>
            </w:r>
          </w:p>
        </w:tc>
        <w:tc>
          <w:tcPr>
            <w:tcW w:w="1136" w:type="dxa"/>
            <w:noWrap/>
          </w:tcPr>
          <w:p w14:paraId="0F3E9F0D" w14:textId="2CB14740"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00927DC4">
              <w:rPr>
                <w:sz w:val="16"/>
                <w:szCs w:val="16"/>
                <w:lang w:val="en-US"/>
              </w:rPr>
              <w:t>1013</w:t>
            </w:r>
          </w:p>
        </w:tc>
        <w:tc>
          <w:tcPr>
            <w:tcW w:w="957" w:type="dxa"/>
          </w:tcPr>
          <w:p w14:paraId="10D8D44E" w14:textId="280738B8"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00927DC4">
              <w:rPr>
                <w:sz w:val="16"/>
                <w:szCs w:val="16"/>
                <w:lang w:val="en-US"/>
              </w:rPr>
              <w:t>1051</w:t>
            </w:r>
          </w:p>
        </w:tc>
        <w:tc>
          <w:tcPr>
            <w:tcW w:w="1136" w:type="dxa"/>
            <w:noWrap/>
          </w:tcPr>
          <w:p w14:paraId="70687C87" w14:textId="3817B5D9"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00927DC4">
              <w:rPr>
                <w:sz w:val="16"/>
                <w:szCs w:val="16"/>
                <w:lang w:val="en-US"/>
              </w:rPr>
              <w:t>1740</w:t>
            </w:r>
          </w:p>
        </w:tc>
      </w:tr>
      <w:tr w:rsidR="00494149" w:rsidRPr="004866C1" w14:paraId="57E7B0AE" w14:textId="60ABB60B" w:rsidTr="2EF0E2D3">
        <w:trPr>
          <w:trHeight w:val="191"/>
          <w:jc w:val="center"/>
        </w:trPr>
        <w:tc>
          <w:tcPr>
            <w:cnfStyle w:val="001000000000" w:firstRow="0" w:lastRow="0" w:firstColumn="1" w:lastColumn="0" w:oddVBand="0" w:evenVBand="0" w:oddHBand="0" w:evenHBand="0" w:firstRowFirstColumn="0" w:firstRowLastColumn="0" w:lastRowFirstColumn="0" w:lastRowLastColumn="0"/>
            <w:tcW w:w="1616" w:type="dxa"/>
            <w:noWrap/>
          </w:tcPr>
          <w:p w14:paraId="45DB6A18" w14:textId="77777777" w:rsidR="00494149" w:rsidRPr="00927DC4" w:rsidRDefault="00494149" w:rsidP="00E37277">
            <w:pPr>
              <w:spacing w:after="0" w:line="240" w:lineRule="auto"/>
              <w:jc w:val="both"/>
              <w:rPr>
                <w:rFonts w:eastAsia="Times New Roman"/>
                <w:b w:val="0"/>
                <w:color w:val="000000"/>
                <w:sz w:val="16"/>
                <w:szCs w:val="16"/>
                <w:lang w:val="en-US"/>
              </w:rPr>
            </w:pPr>
          </w:p>
        </w:tc>
        <w:tc>
          <w:tcPr>
            <w:tcW w:w="2200" w:type="dxa"/>
            <w:noWrap/>
          </w:tcPr>
          <w:p w14:paraId="0D81E4AD" w14:textId="100BAD60"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196E7106">
              <w:rPr>
                <w:rFonts w:eastAsia="Times New Roman"/>
                <w:color w:val="000000" w:themeColor="text1"/>
                <w:sz w:val="16"/>
                <w:szCs w:val="16"/>
                <w:lang w:val="en-US"/>
              </w:rPr>
              <w:t>Supercritical CO</w:t>
            </w:r>
            <w:r w:rsidRPr="196E7106">
              <w:rPr>
                <w:rFonts w:eastAsia="Times New Roman"/>
                <w:color w:val="000000" w:themeColor="text1"/>
                <w:sz w:val="16"/>
                <w:szCs w:val="16"/>
                <w:vertAlign w:val="subscript"/>
                <w:lang w:val="en-US"/>
              </w:rPr>
              <w:t>2</w:t>
            </w:r>
          </w:p>
        </w:tc>
        <w:tc>
          <w:tcPr>
            <w:tcW w:w="1146" w:type="dxa"/>
            <w:noWrap/>
          </w:tcPr>
          <w:p w14:paraId="4B2E8A80" w14:textId="39538875"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00927DC4">
              <w:rPr>
                <w:rFonts w:eastAsia="Times New Roman"/>
                <w:color w:val="000000"/>
                <w:sz w:val="16"/>
                <w:szCs w:val="16"/>
                <w:lang w:val="en-US"/>
              </w:rPr>
              <w:t>t/well</w:t>
            </w:r>
          </w:p>
        </w:tc>
        <w:tc>
          <w:tcPr>
            <w:tcW w:w="1136" w:type="dxa"/>
            <w:noWrap/>
          </w:tcPr>
          <w:p w14:paraId="53843F8B" w14:textId="2059FECC"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00927DC4">
              <w:rPr>
                <w:rFonts w:eastAsia="Times New Roman"/>
                <w:color w:val="000000"/>
                <w:sz w:val="16"/>
                <w:szCs w:val="16"/>
                <w:lang w:val="en-US"/>
              </w:rPr>
              <w:t>524</w:t>
            </w:r>
          </w:p>
        </w:tc>
        <w:tc>
          <w:tcPr>
            <w:tcW w:w="957" w:type="dxa"/>
          </w:tcPr>
          <w:p w14:paraId="138698AE" w14:textId="1958DC08"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00927DC4">
              <w:rPr>
                <w:rFonts w:eastAsia="Times New Roman"/>
                <w:color w:val="000000"/>
                <w:sz w:val="16"/>
                <w:szCs w:val="16"/>
                <w:lang w:val="en-US"/>
              </w:rPr>
              <w:t>544</w:t>
            </w:r>
          </w:p>
        </w:tc>
        <w:tc>
          <w:tcPr>
            <w:tcW w:w="1136" w:type="dxa"/>
            <w:noWrap/>
          </w:tcPr>
          <w:p w14:paraId="2D9C153E" w14:textId="3FCA241B"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00927DC4">
              <w:rPr>
                <w:rFonts w:eastAsia="Times New Roman"/>
                <w:color w:val="000000"/>
                <w:sz w:val="16"/>
                <w:szCs w:val="16"/>
                <w:lang w:val="en-US"/>
              </w:rPr>
              <w:t>901</w:t>
            </w:r>
          </w:p>
        </w:tc>
      </w:tr>
      <w:tr w:rsidR="00A73368" w:rsidRPr="004866C1" w14:paraId="02031CBA" w14:textId="77777777" w:rsidTr="2EF0E2D3">
        <w:trPr>
          <w:trHeight w:val="237"/>
          <w:jc w:val="center"/>
        </w:trPr>
        <w:tc>
          <w:tcPr>
            <w:cnfStyle w:val="001000000000" w:firstRow="0" w:lastRow="0" w:firstColumn="1" w:lastColumn="0" w:oddVBand="0" w:evenVBand="0" w:oddHBand="0" w:evenHBand="0" w:firstRowFirstColumn="0" w:firstRowLastColumn="0" w:lastRowFirstColumn="0" w:lastRowLastColumn="0"/>
            <w:tcW w:w="3816" w:type="dxa"/>
            <w:gridSpan w:val="2"/>
            <w:noWrap/>
          </w:tcPr>
          <w:p w14:paraId="34F22DB1" w14:textId="77777777" w:rsidR="00A73368" w:rsidRPr="196E7106" w:rsidRDefault="00A73368" w:rsidP="00E37277">
            <w:pPr>
              <w:spacing w:after="0" w:line="240" w:lineRule="auto"/>
              <w:jc w:val="both"/>
              <w:rPr>
                <w:rFonts w:eastAsia="Times New Roman"/>
                <w:color w:val="000000" w:themeColor="text1"/>
                <w:sz w:val="16"/>
                <w:szCs w:val="16"/>
                <w:lang w:val="en-US"/>
              </w:rPr>
            </w:pPr>
          </w:p>
        </w:tc>
        <w:tc>
          <w:tcPr>
            <w:tcW w:w="1146" w:type="dxa"/>
            <w:noWrap/>
          </w:tcPr>
          <w:p w14:paraId="49CFA4C2" w14:textId="77777777" w:rsidR="00A73368" w:rsidRPr="00927DC4" w:rsidRDefault="00A73368"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p>
        </w:tc>
        <w:tc>
          <w:tcPr>
            <w:tcW w:w="1136" w:type="dxa"/>
            <w:noWrap/>
          </w:tcPr>
          <w:p w14:paraId="3DF08EED" w14:textId="77777777" w:rsidR="00A73368" w:rsidRPr="00927DC4" w:rsidRDefault="00A73368"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p>
        </w:tc>
        <w:tc>
          <w:tcPr>
            <w:tcW w:w="957" w:type="dxa"/>
          </w:tcPr>
          <w:p w14:paraId="50A7FBE1" w14:textId="77777777" w:rsidR="00A73368" w:rsidRPr="00927DC4" w:rsidRDefault="00A73368"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p>
        </w:tc>
        <w:tc>
          <w:tcPr>
            <w:tcW w:w="1136" w:type="dxa"/>
            <w:noWrap/>
          </w:tcPr>
          <w:p w14:paraId="5776C226" w14:textId="77777777" w:rsidR="00A73368" w:rsidRPr="00927DC4" w:rsidRDefault="00A73368"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p>
        </w:tc>
      </w:tr>
      <w:tr w:rsidR="00494149" w:rsidRPr="004866C1" w14:paraId="3BE4A91F" w14:textId="5BA16069" w:rsidTr="2EF0E2D3">
        <w:trPr>
          <w:trHeight w:val="237"/>
          <w:jc w:val="center"/>
        </w:trPr>
        <w:tc>
          <w:tcPr>
            <w:cnfStyle w:val="001000000000" w:firstRow="0" w:lastRow="0" w:firstColumn="1" w:lastColumn="0" w:oddVBand="0" w:evenVBand="0" w:oddHBand="0" w:evenHBand="0" w:firstRowFirstColumn="0" w:firstRowLastColumn="0" w:lastRowFirstColumn="0" w:lastRowLastColumn="0"/>
            <w:tcW w:w="3816" w:type="dxa"/>
            <w:gridSpan w:val="2"/>
            <w:noWrap/>
            <w:hideMark/>
          </w:tcPr>
          <w:p w14:paraId="4C7D84B5" w14:textId="77777777" w:rsidR="00494149" w:rsidRPr="00927DC4" w:rsidRDefault="00494149" w:rsidP="00E37277">
            <w:pPr>
              <w:spacing w:after="0" w:line="240" w:lineRule="auto"/>
              <w:jc w:val="both"/>
              <w:rPr>
                <w:rFonts w:eastAsia="Times New Roman"/>
                <w:b w:val="0"/>
                <w:color w:val="000000"/>
                <w:sz w:val="16"/>
                <w:szCs w:val="16"/>
                <w:lang w:val="en-US"/>
              </w:rPr>
            </w:pPr>
            <w:r w:rsidRPr="196E7106">
              <w:rPr>
                <w:rFonts w:eastAsia="Times New Roman"/>
                <w:b w:val="0"/>
                <w:color w:val="000000" w:themeColor="text1"/>
                <w:sz w:val="16"/>
                <w:szCs w:val="16"/>
                <w:lang w:val="en-US"/>
              </w:rPr>
              <w:t>Surface plant</w:t>
            </w:r>
          </w:p>
        </w:tc>
        <w:tc>
          <w:tcPr>
            <w:tcW w:w="1146" w:type="dxa"/>
            <w:noWrap/>
            <w:hideMark/>
          </w:tcPr>
          <w:p w14:paraId="0658F5FD" w14:textId="77777777"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00927DC4">
              <w:rPr>
                <w:rFonts w:eastAsia="Times New Roman"/>
                <w:color w:val="000000"/>
                <w:sz w:val="16"/>
                <w:szCs w:val="16"/>
                <w:lang w:val="en-US"/>
              </w:rPr>
              <w:t>Unit</w:t>
            </w:r>
          </w:p>
        </w:tc>
        <w:tc>
          <w:tcPr>
            <w:tcW w:w="1136" w:type="dxa"/>
            <w:noWrap/>
            <w:hideMark/>
          </w:tcPr>
          <w:p w14:paraId="7446A4F8" w14:textId="77777777"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00927DC4">
              <w:rPr>
                <w:rFonts w:eastAsia="Times New Roman"/>
                <w:color w:val="000000"/>
                <w:sz w:val="16"/>
                <w:szCs w:val="16"/>
                <w:lang w:val="en-US"/>
              </w:rPr>
              <w:t>1</w:t>
            </w:r>
          </w:p>
        </w:tc>
        <w:tc>
          <w:tcPr>
            <w:tcW w:w="957" w:type="dxa"/>
          </w:tcPr>
          <w:p w14:paraId="74AE298F" w14:textId="77777777"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p>
        </w:tc>
        <w:tc>
          <w:tcPr>
            <w:tcW w:w="1136" w:type="dxa"/>
            <w:noWrap/>
            <w:hideMark/>
          </w:tcPr>
          <w:p w14:paraId="5533B647" w14:textId="38DA8DAE"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00927DC4">
              <w:rPr>
                <w:rFonts w:eastAsia="Times New Roman"/>
                <w:color w:val="000000"/>
                <w:sz w:val="16"/>
                <w:szCs w:val="16"/>
                <w:lang w:val="en-US"/>
              </w:rPr>
              <w:t>1</w:t>
            </w:r>
          </w:p>
        </w:tc>
      </w:tr>
      <w:tr w:rsidR="00494149" w:rsidRPr="004866C1" w14:paraId="415AF6DE" w14:textId="6DAE89F6" w:rsidTr="2EF0E2D3">
        <w:trPr>
          <w:trHeight w:val="128"/>
          <w:jc w:val="center"/>
        </w:trPr>
        <w:tc>
          <w:tcPr>
            <w:cnfStyle w:val="001000000000" w:firstRow="0" w:lastRow="0" w:firstColumn="1" w:lastColumn="0" w:oddVBand="0" w:evenVBand="0" w:oddHBand="0" w:evenHBand="0" w:firstRowFirstColumn="0" w:firstRowLastColumn="0" w:lastRowFirstColumn="0" w:lastRowLastColumn="0"/>
            <w:tcW w:w="3816" w:type="dxa"/>
            <w:gridSpan w:val="2"/>
            <w:noWrap/>
            <w:hideMark/>
          </w:tcPr>
          <w:p w14:paraId="4E38D03F" w14:textId="77777777" w:rsidR="00494149" w:rsidRPr="00927DC4" w:rsidRDefault="00494149" w:rsidP="00E37277">
            <w:pPr>
              <w:spacing w:after="0" w:line="240" w:lineRule="auto"/>
              <w:jc w:val="both"/>
              <w:rPr>
                <w:rFonts w:eastAsia="Times New Roman"/>
                <w:b w:val="0"/>
                <w:color w:val="000000"/>
                <w:sz w:val="16"/>
                <w:szCs w:val="16"/>
                <w:lang w:val="en-US"/>
              </w:rPr>
            </w:pPr>
            <w:r w:rsidRPr="196E7106">
              <w:rPr>
                <w:rFonts w:eastAsia="Times New Roman"/>
                <w:b w:val="0"/>
                <w:color w:val="000000" w:themeColor="text1"/>
                <w:sz w:val="16"/>
                <w:szCs w:val="16"/>
                <w:lang w:val="en-US"/>
              </w:rPr>
              <w:t>Maintenance</w:t>
            </w:r>
          </w:p>
        </w:tc>
        <w:tc>
          <w:tcPr>
            <w:tcW w:w="1146" w:type="dxa"/>
            <w:noWrap/>
            <w:hideMark/>
          </w:tcPr>
          <w:p w14:paraId="7499CD63" w14:textId="77777777"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00927DC4">
              <w:rPr>
                <w:rFonts w:eastAsia="Times New Roman"/>
                <w:color w:val="000000"/>
                <w:sz w:val="16"/>
                <w:szCs w:val="16"/>
                <w:lang w:val="en-US"/>
              </w:rPr>
              <w:t>Unit</w:t>
            </w:r>
          </w:p>
        </w:tc>
        <w:tc>
          <w:tcPr>
            <w:tcW w:w="1136" w:type="dxa"/>
            <w:noWrap/>
            <w:hideMark/>
          </w:tcPr>
          <w:p w14:paraId="1EECFA61" w14:textId="77777777"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00927DC4">
              <w:rPr>
                <w:rFonts w:eastAsia="Times New Roman"/>
                <w:color w:val="000000"/>
                <w:sz w:val="16"/>
                <w:szCs w:val="16"/>
                <w:lang w:val="en-US"/>
              </w:rPr>
              <w:t>1</w:t>
            </w:r>
          </w:p>
        </w:tc>
        <w:tc>
          <w:tcPr>
            <w:tcW w:w="957" w:type="dxa"/>
          </w:tcPr>
          <w:p w14:paraId="70DCE3D7" w14:textId="77777777"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p>
        </w:tc>
        <w:tc>
          <w:tcPr>
            <w:tcW w:w="1136" w:type="dxa"/>
            <w:noWrap/>
            <w:hideMark/>
          </w:tcPr>
          <w:p w14:paraId="044E0D25" w14:textId="67008CD7"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00927DC4">
              <w:rPr>
                <w:rFonts w:eastAsia="Times New Roman"/>
                <w:color w:val="000000"/>
                <w:sz w:val="16"/>
                <w:szCs w:val="16"/>
                <w:lang w:val="en-US"/>
              </w:rPr>
              <w:t>1</w:t>
            </w:r>
          </w:p>
        </w:tc>
      </w:tr>
      <w:tr w:rsidR="00494149" w:rsidRPr="004866C1" w14:paraId="468C93C2" w14:textId="41211CAA" w:rsidTr="2EF0E2D3">
        <w:trPr>
          <w:trHeight w:val="187"/>
          <w:jc w:val="center"/>
        </w:trPr>
        <w:tc>
          <w:tcPr>
            <w:cnfStyle w:val="001000000000" w:firstRow="0" w:lastRow="0" w:firstColumn="1" w:lastColumn="0" w:oddVBand="0" w:evenVBand="0" w:oddHBand="0" w:evenHBand="0" w:firstRowFirstColumn="0" w:firstRowLastColumn="0" w:lastRowFirstColumn="0" w:lastRowLastColumn="0"/>
            <w:tcW w:w="1616" w:type="dxa"/>
            <w:noWrap/>
            <w:hideMark/>
          </w:tcPr>
          <w:p w14:paraId="59BD85DA" w14:textId="77777777" w:rsidR="00494149" w:rsidRPr="00927DC4" w:rsidRDefault="00494149" w:rsidP="00E37277">
            <w:pPr>
              <w:spacing w:after="0" w:line="240" w:lineRule="auto"/>
              <w:jc w:val="both"/>
              <w:rPr>
                <w:rFonts w:eastAsia="Times New Roman"/>
                <w:b w:val="0"/>
                <w:color w:val="000000"/>
                <w:sz w:val="16"/>
                <w:szCs w:val="16"/>
                <w:lang w:val="en-US"/>
              </w:rPr>
            </w:pPr>
            <w:proofErr w:type="spellStart"/>
            <w:r w:rsidRPr="196E7106">
              <w:rPr>
                <w:rFonts w:eastAsia="Times New Roman"/>
                <w:b w:val="0"/>
                <w:color w:val="000000" w:themeColor="text1"/>
                <w:sz w:val="16"/>
                <w:szCs w:val="16"/>
                <w:lang w:val="en-US"/>
              </w:rPr>
              <w:t>EoL</w:t>
            </w:r>
            <w:proofErr w:type="spellEnd"/>
          </w:p>
        </w:tc>
        <w:tc>
          <w:tcPr>
            <w:tcW w:w="2200" w:type="dxa"/>
            <w:noWrap/>
            <w:hideMark/>
          </w:tcPr>
          <w:p w14:paraId="56C4E8EA" w14:textId="4A115278"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196E7106">
              <w:rPr>
                <w:rFonts w:eastAsia="Times New Roman"/>
                <w:color w:val="000000" w:themeColor="text1"/>
                <w:sz w:val="16"/>
                <w:szCs w:val="16"/>
                <w:lang w:val="en-US"/>
              </w:rPr>
              <w:t>Well sealing, cement</w:t>
            </w:r>
            <w:r w:rsidR="00FE13F8">
              <w:rPr>
                <w:rFonts w:eastAsia="Times New Roman"/>
                <w:color w:val="000000" w:themeColor="text1"/>
                <w:sz w:val="16"/>
                <w:szCs w:val="16"/>
                <w:lang w:val="en-US"/>
              </w:rPr>
              <w:t xml:space="preserve"> bridges</w:t>
            </w:r>
          </w:p>
        </w:tc>
        <w:tc>
          <w:tcPr>
            <w:tcW w:w="1146" w:type="dxa"/>
            <w:noWrap/>
            <w:hideMark/>
          </w:tcPr>
          <w:p w14:paraId="5B28485A" w14:textId="77777777"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00927DC4">
              <w:rPr>
                <w:rFonts w:eastAsia="Times New Roman"/>
                <w:color w:val="000000"/>
                <w:sz w:val="16"/>
                <w:szCs w:val="16"/>
                <w:lang w:val="en-US"/>
              </w:rPr>
              <w:t>kg/m</w:t>
            </w:r>
          </w:p>
        </w:tc>
        <w:tc>
          <w:tcPr>
            <w:tcW w:w="1136" w:type="dxa"/>
            <w:noWrap/>
            <w:hideMark/>
          </w:tcPr>
          <w:p w14:paraId="63C664DF" w14:textId="77777777"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00927DC4">
              <w:rPr>
                <w:rFonts w:eastAsia="Times New Roman"/>
                <w:color w:val="000000"/>
                <w:sz w:val="16"/>
                <w:szCs w:val="16"/>
                <w:lang w:val="en-US"/>
              </w:rPr>
              <w:t>1</w:t>
            </w:r>
          </w:p>
        </w:tc>
        <w:tc>
          <w:tcPr>
            <w:tcW w:w="957" w:type="dxa"/>
          </w:tcPr>
          <w:p w14:paraId="0E259289" w14:textId="1CB465FA"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00927DC4">
              <w:rPr>
                <w:rFonts w:eastAsia="Times New Roman"/>
                <w:color w:val="000000"/>
                <w:sz w:val="16"/>
                <w:szCs w:val="16"/>
                <w:lang w:val="en-US"/>
              </w:rPr>
              <w:t>1</w:t>
            </w:r>
          </w:p>
        </w:tc>
        <w:tc>
          <w:tcPr>
            <w:tcW w:w="1136" w:type="dxa"/>
            <w:noWrap/>
            <w:hideMark/>
          </w:tcPr>
          <w:p w14:paraId="4D18AC08" w14:textId="582D75CA" w:rsidR="00494149" w:rsidRPr="00927DC4" w:rsidRDefault="00494149"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00927DC4">
              <w:rPr>
                <w:rFonts w:eastAsia="Times New Roman"/>
                <w:color w:val="000000"/>
                <w:sz w:val="16"/>
                <w:szCs w:val="16"/>
                <w:lang w:val="en-US"/>
              </w:rPr>
              <w:t>2</w:t>
            </w:r>
          </w:p>
        </w:tc>
      </w:tr>
    </w:tbl>
    <w:p w14:paraId="0F10BBC5" w14:textId="77777777" w:rsidR="00085EED" w:rsidRDefault="00085EED" w:rsidP="00E37277">
      <w:pPr>
        <w:jc w:val="both"/>
        <w:rPr>
          <w:lang w:val="en-US"/>
        </w:rPr>
      </w:pPr>
    </w:p>
    <w:p w14:paraId="44300B53" w14:textId="50CB4852" w:rsidR="00085EED" w:rsidRPr="0058667C" w:rsidRDefault="00DF16D3" w:rsidP="00E37277">
      <w:pPr>
        <w:jc w:val="both"/>
        <w:rPr>
          <w:lang w:val="en-US"/>
        </w:rPr>
      </w:pPr>
      <w:r w:rsidRPr="00E57456">
        <w:rPr>
          <w:lang w:val="en-US"/>
        </w:rPr>
        <w:t>W</w:t>
      </w:r>
      <w:r w:rsidR="00B654ED" w:rsidRPr="00E57456">
        <w:rPr>
          <w:lang w:val="en-US"/>
        </w:rPr>
        <w:t xml:space="preserve">ell </w:t>
      </w:r>
      <w:r w:rsidR="00BB645F" w:rsidRPr="00E57456">
        <w:rPr>
          <w:lang w:val="en-US"/>
        </w:rPr>
        <w:t>construction</w:t>
      </w:r>
      <w:r w:rsidR="0096359E">
        <w:rPr>
          <w:lang w:val="en-US"/>
        </w:rPr>
        <w:t xml:space="preserve"> dominates material and energy demand, driven mainly by</w:t>
      </w:r>
      <w:r w:rsidR="00172640">
        <w:rPr>
          <w:lang w:val="en-US"/>
        </w:rPr>
        <w:t xml:space="preserve"> </w:t>
      </w:r>
      <w:r w:rsidR="00BB645F">
        <w:rPr>
          <w:lang w:val="en-US"/>
        </w:rPr>
        <w:t>steel casing and</w:t>
      </w:r>
      <w:r w:rsidR="00B654ED" w:rsidRPr="00621A0B">
        <w:rPr>
          <w:lang w:val="en-US"/>
        </w:rPr>
        <w:t xml:space="preserve"> cement slurry</w:t>
      </w:r>
      <w:r w:rsidR="0013421E">
        <w:rPr>
          <w:lang w:val="en-US"/>
        </w:rPr>
        <w:t xml:space="preserve">. </w:t>
      </w:r>
      <w:r w:rsidR="00BB645F">
        <w:rPr>
          <w:lang w:val="en-US"/>
        </w:rPr>
        <w:t>Cuttings d</w:t>
      </w:r>
      <w:r w:rsidR="00B654ED" w:rsidRPr="00621A0B">
        <w:rPr>
          <w:lang w:val="en-US"/>
        </w:rPr>
        <w:t xml:space="preserve">isposal </w:t>
      </w:r>
      <w:r w:rsidR="0019084D">
        <w:rPr>
          <w:lang w:val="en-US"/>
        </w:rPr>
        <w:t>is</w:t>
      </w:r>
      <w:r w:rsidR="00B654ED" w:rsidRPr="00621A0B">
        <w:rPr>
          <w:lang w:val="en-US"/>
        </w:rPr>
        <w:t xml:space="preserve"> modelled </w:t>
      </w:r>
      <w:r w:rsidR="00E57456">
        <w:rPr>
          <w:lang w:val="en-US"/>
        </w:rPr>
        <w:t>using</w:t>
      </w:r>
      <w:r w:rsidR="00B654ED" w:rsidRPr="00621A0B">
        <w:rPr>
          <w:lang w:val="en-US"/>
        </w:rPr>
        <w:t xml:space="preserve"> a generic proxy dataset due to lack of </w:t>
      </w:r>
      <w:r w:rsidR="0013421E">
        <w:rPr>
          <w:lang w:val="en-US"/>
        </w:rPr>
        <w:t>information</w:t>
      </w:r>
      <w:r w:rsidR="00B654ED" w:rsidRPr="00621A0B">
        <w:rPr>
          <w:lang w:val="en-US"/>
        </w:rPr>
        <w:t xml:space="preserve"> both on the rock type and on the disposal method </w:t>
      </w:r>
      <w:r w:rsidR="00E57456">
        <w:rPr>
          <w:lang w:val="en-US"/>
        </w:rPr>
        <w:t>of</w:t>
      </w:r>
      <w:r w:rsidR="00B654ED" w:rsidRPr="00621A0B">
        <w:rPr>
          <w:lang w:val="en-US"/>
        </w:rPr>
        <w:t xml:space="preserve"> future potential AGS plants</w:t>
      </w:r>
      <w:r w:rsidR="00711C04">
        <w:rPr>
          <w:lang w:val="en-US"/>
        </w:rPr>
        <w:t xml:space="preserve"> construction</w:t>
      </w:r>
      <w:r w:rsidR="00B654ED" w:rsidRPr="00621A0B">
        <w:rPr>
          <w:lang w:val="en-US"/>
        </w:rPr>
        <w:t>.</w:t>
      </w:r>
      <w:r w:rsidR="00E57456">
        <w:rPr>
          <w:lang w:val="en-US"/>
        </w:rPr>
        <w:t xml:space="preserve"> </w:t>
      </w:r>
      <w:r w:rsidR="00D3288E">
        <w:rPr>
          <w:lang w:val="en-US"/>
        </w:rPr>
        <w:t xml:space="preserve">Data gaps </w:t>
      </w:r>
      <w:r w:rsidR="00E57456">
        <w:rPr>
          <w:lang w:val="en-US"/>
        </w:rPr>
        <w:t>for PPGD</w:t>
      </w:r>
      <w:r w:rsidR="002D47D5">
        <w:rPr>
          <w:lang w:val="en-US"/>
        </w:rPr>
        <w:t xml:space="preserve"> (e.g. replacement rate of equipment, handling downhole materials, material requirements</w:t>
      </w:r>
      <w:r w:rsidR="00215303">
        <w:rPr>
          <w:lang w:val="en-US"/>
        </w:rPr>
        <w:t>)</w:t>
      </w:r>
      <w:r w:rsidR="005B094E">
        <w:rPr>
          <w:lang w:val="en-US"/>
        </w:rPr>
        <w:t xml:space="preserve"> </w:t>
      </w:r>
      <w:r w:rsidR="00BD735E">
        <w:rPr>
          <w:lang w:val="en-US"/>
        </w:rPr>
        <w:t xml:space="preserve">were </w:t>
      </w:r>
      <w:r w:rsidR="00215303">
        <w:rPr>
          <w:lang w:val="en-US"/>
        </w:rPr>
        <w:t xml:space="preserve">filled through </w:t>
      </w:r>
      <w:r w:rsidR="73C89BF3">
        <w:rPr>
          <w:lang w:val="en-US"/>
        </w:rPr>
        <w:t>expert judgment</w:t>
      </w:r>
      <w:r w:rsidR="00684DB3">
        <w:rPr>
          <w:lang w:val="en-US"/>
        </w:rPr>
        <w:t>.</w:t>
      </w:r>
      <w:r w:rsidR="00B654ED" w:rsidRPr="00621A0B">
        <w:rPr>
          <w:lang w:val="en-US"/>
        </w:rPr>
        <w:t xml:space="preserve"> </w:t>
      </w:r>
      <w:r w:rsidR="00215303">
        <w:rPr>
          <w:color w:val="000000"/>
          <w:lang w:val="en-US"/>
        </w:rPr>
        <w:t xml:space="preserve">Rotary drilling energy and material consumption </w:t>
      </w:r>
      <w:r w:rsidR="00685963">
        <w:rPr>
          <w:color w:val="000000"/>
          <w:lang w:val="en-US"/>
        </w:rPr>
        <w:t>were</w:t>
      </w:r>
      <w:r w:rsidR="00215303">
        <w:rPr>
          <w:color w:val="000000"/>
          <w:lang w:val="en-US"/>
        </w:rPr>
        <w:t xml:space="preserve"> also simplified</w:t>
      </w:r>
      <w:r w:rsidR="00685963">
        <w:rPr>
          <w:color w:val="000000"/>
          <w:lang w:val="en-US"/>
        </w:rPr>
        <w:t xml:space="preserve"> to </w:t>
      </w:r>
      <w:r w:rsidR="00215303">
        <w:rPr>
          <w:color w:val="000000"/>
          <w:lang w:val="en-US"/>
        </w:rPr>
        <w:t>follow the same logic by the same expert</w:t>
      </w:r>
      <w:r w:rsidR="00685963">
        <w:rPr>
          <w:color w:val="000000"/>
          <w:lang w:val="en-US"/>
        </w:rPr>
        <w:t>s t</w:t>
      </w:r>
      <w:r w:rsidR="00215303">
        <w:rPr>
          <w:color w:val="000000"/>
          <w:lang w:val="en-US"/>
        </w:rPr>
        <w:t xml:space="preserve">o ensure consistency. </w:t>
      </w:r>
    </w:p>
    <w:p w14:paraId="2D472AE0" w14:textId="09539C5B" w:rsidR="00C27A0B" w:rsidRDefault="00685963" w:rsidP="00E37277">
      <w:pPr>
        <w:jc w:val="both"/>
        <w:rPr>
          <w:lang w:val="en-US"/>
        </w:rPr>
      </w:pPr>
      <w:r>
        <w:rPr>
          <w:bCs/>
          <w:iCs/>
          <w:lang w:val="en-US"/>
        </w:rPr>
        <w:t>Drilling e</w:t>
      </w:r>
      <w:r w:rsidR="00085EED" w:rsidRPr="00931424">
        <w:rPr>
          <w:bCs/>
          <w:iCs/>
          <w:lang w:val="en-US"/>
        </w:rPr>
        <w:t xml:space="preserve">nergy </w:t>
      </w:r>
      <w:r w:rsidR="00931424">
        <w:rPr>
          <w:bCs/>
          <w:iCs/>
          <w:lang w:val="en-US"/>
        </w:rPr>
        <w:t xml:space="preserve">demand depends mainly </w:t>
      </w:r>
      <w:r w:rsidR="00085EED" w:rsidRPr="00621A0B">
        <w:rPr>
          <w:lang w:val="en-US"/>
        </w:rPr>
        <w:t>on</w:t>
      </w:r>
      <w:r w:rsidR="00871541">
        <w:rPr>
          <w:lang w:val="en-US"/>
        </w:rPr>
        <w:t xml:space="preserve"> well diameter, depth and </w:t>
      </w:r>
      <w:r>
        <w:rPr>
          <w:lang w:val="en-US"/>
        </w:rPr>
        <w:t>geology</w:t>
      </w:r>
      <w:r w:rsidR="00217EB8">
        <w:rPr>
          <w:lang w:val="en-US"/>
        </w:rPr>
        <w:t xml:space="preserve"> (estimations shown in SI)</w:t>
      </w:r>
      <w:r w:rsidR="00871541">
        <w:rPr>
          <w:lang w:val="en-US"/>
        </w:rPr>
        <w:t xml:space="preserve">. </w:t>
      </w:r>
      <w:r w:rsidR="00A27EC3" w:rsidRPr="00621A0B">
        <w:rPr>
          <w:lang w:val="en-US"/>
        </w:rPr>
        <w:t xml:space="preserve">PPGD </w:t>
      </w:r>
      <w:r w:rsidR="007D55B1">
        <w:rPr>
          <w:lang w:val="en-US"/>
        </w:rPr>
        <w:t xml:space="preserve">is </w:t>
      </w:r>
      <w:r w:rsidR="00A27EC3" w:rsidRPr="00621A0B">
        <w:rPr>
          <w:lang w:val="en-US"/>
        </w:rPr>
        <w:t>assumed 10</w:t>
      </w:r>
      <w:r w:rsidR="007D55B1">
        <w:rPr>
          <w:lang w:val="en-US"/>
        </w:rPr>
        <w:t>x</w:t>
      </w:r>
      <w:r w:rsidR="00A27EC3" w:rsidRPr="00621A0B">
        <w:rPr>
          <w:lang w:val="en-US"/>
        </w:rPr>
        <w:t xml:space="preserve"> faster</w:t>
      </w:r>
      <w:r w:rsidR="00B055BA">
        <w:rPr>
          <w:lang w:val="en-US"/>
        </w:rPr>
        <w:t xml:space="preserve"> (20-50 m/h depending on the section depth)</w:t>
      </w:r>
      <w:r w:rsidR="00A27EC3" w:rsidRPr="00621A0B">
        <w:rPr>
          <w:lang w:val="en-US"/>
        </w:rPr>
        <w:t xml:space="preserve"> than rotary</w:t>
      </w:r>
      <w:r w:rsidR="0002552F">
        <w:rPr>
          <w:lang w:val="en-US"/>
        </w:rPr>
        <w:t xml:space="preserve"> drilling</w:t>
      </w:r>
      <w:r w:rsidR="009C6F3E">
        <w:rPr>
          <w:lang w:val="en-US"/>
        </w:rPr>
        <w:t xml:space="preserve">, </w:t>
      </w:r>
      <w:r w:rsidR="00217EB8">
        <w:rPr>
          <w:lang w:val="en-US"/>
        </w:rPr>
        <w:t xml:space="preserve">reducing active </w:t>
      </w:r>
      <w:r w:rsidR="009C6F3E">
        <w:rPr>
          <w:lang w:val="en-US"/>
        </w:rPr>
        <w:t xml:space="preserve">drilling time </w:t>
      </w:r>
      <w:r w:rsidR="00217EB8">
        <w:rPr>
          <w:lang w:val="en-US"/>
        </w:rPr>
        <w:t xml:space="preserve">from </w:t>
      </w:r>
      <w:r w:rsidR="009C6F3E">
        <w:rPr>
          <w:lang w:val="en-US"/>
        </w:rPr>
        <w:t>~1100 days</w:t>
      </w:r>
      <w:r w:rsidR="00217EB8">
        <w:rPr>
          <w:lang w:val="en-US"/>
        </w:rPr>
        <w:t xml:space="preserve"> (</w:t>
      </w:r>
      <w:r w:rsidR="009C6F3E">
        <w:rPr>
          <w:lang w:val="en-US"/>
        </w:rPr>
        <w:t>rotary drilling</w:t>
      </w:r>
      <w:r w:rsidR="00217EB8">
        <w:rPr>
          <w:lang w:val="en-US"/>
        </w:rPr>
        <w:t xml:space="preserve">) </w:t>
      </w:r>
      <w:r w:rsidR="00403B48">
        <w:rPr>
          <w:lang w:val="en-US"/>
        </w:rPr>
        <w:t>to ~170 days (PPGD)</w:t>
      </w:r>
      <w:r w:rsidR="009C6F3E">
        <w:rPr>
          <w:lang w:val="en-US"/>
        </w:rPr>
        <w:t xml:space="preserve">. </w:t>
      </w:r>
      <w:r w:rsidR="00A15708">
        <w:rPr>
          <w:lang w:val="en-US"/>
        </w:rPr>
        <w:t>Simplified e</w:t>
      </w:r>
      <w:r w:rsidR="009C6F3E">
        <w:rPr>
          <w:lang w:val="en-US"/>
        </w:rPr>
        <w:t xml:space="preserve">lectricity consumption </w:t>
      </w:r>
      <w:r w:rsidR="00576C59">
        <w:rPr>
          <w:lang w:val="en-US"/>
        </w:rPr>
        <w:t>calculat</w:t>
      </w:r>
      <w:r w:rsidR="00A15708">
        <w:rPr>
          <w:lang w:val="en-US"/>
        </w:rPr>
        <w:t>ion</w:t>
      </w:r>
      <w:r w:rsidR="001E3C40">
        <w:rPr>
          <w:lang w:val="en-US"/>
        </w:rPr>
        <w:t>s equal</w:t>
      </w:r>
      <w:r w:rsidR="00576C59">
        <w:rPr>
          <w:lang w:val="en-US"/>
        </w:rPr>
        <w:t xml:space="preserve"> </w:t>
      </w:r>
      <w:r w:rsidR="001E3C40">
        <w:rPr>
          <w:lang w:val="en-US"/>
        </w:rPr>
        <w:t>~</w:t>
      </w:r>
      <w:r w:rsidR="00576C59">
        <w:rPr>
          <w:lang w:val="en-US"/>
        </w:rPr>
        <w:t>191</w:t>
      </w:r>
      <w:r w:rsidR="001E3C40">
        <w:rPr>
          <w:lang w:val="en-US"/>
        </w:rPr>
        <w:t> </w:t>
      </w:r>
      <w:r w:rsidR="00576C59">
        <w:rPr>
          <w:lang w:val="en-US"/>
        </w:rPr>
        <w:t xml:space="preserve">kWh/m </w:t>
      </w:r>
      <w:r w:rsidR="001E3C40">
        <w:rPr>
          <w:lang w:val="en-US"/>
        </w:rPr>
        <w:t>(</w:t>
      </w:r>
      <w:r w:rsidR="00576C59">
        <w:rPr>
          <w:lang w:val="en-US"/>
        </w:rPr>
        <w:t>0.01</w:t>
      </w:r>
      <w:r w:rsidR="001E3C40">
        <w:rPr>
          <w:lang w:val="en-US"/>
        </w:rPr>
        <w:t> </w:t>
      </w:r>
      <w:r w:rsidR="00576C59">
        <w:rPr>
          <w:lang w:val="en-US"/>
        </w:rPr>
        <w:t>kWh/net</w:t>
      </w:r>
      <w:r w:rsidR="00C27A0B">
        <w:rPr>
          <w:lang w:val="en-US"/>
        </w:rPr>
        <w:t xml:space="preserve"> plant kWh</w:t>
      </w:r>
      <w:r w:rsidR="001E3C40">
        <w:rPr>
          <w:lang w:val="en-US"/>
        </w:rPr>
        <w:t>)</w:t>
      </w:r>
      <w:r w:rsidR="00576C59">
        <w:rPr>
          <w:lang w:val="en-US"/>
        </w:rPr>
        <w:t xml:space="preserve"> (PPGD) and </w:t>
      </w:r>
      <w:r w:rsidR="001E3C40">
        <w:rPr>
          <w:lang w:val="en-US"/>
        </w:rPr>
        <w:t>~</w:t>
      </w:r>
      <w:r w:rsidR="00576C59">
        <w:rPr>
          <w:lang w:val="en-US"/>
        </w:rPr>
        <w:t xml:space="preserve">1846 kWh/m </w:t>
      </w:r>
      <w:r w:rsidR="001E3C40">
        <w:rPr>
          <w:lang w:val="en-US"/>
        </w:rPr>
        <w:t>(</w:t>
      </w:r>
      <w:r w:rsidR="00C27A0B">
        <w:rPr>
          <w:lang w:val="en-US"/>
        </w:rPr>
        <w:t>0.11 kWh/net plant kWh</w:t>
      </w:r>
      <w:r w:rsidR="001E3C40">
        <w:rPr>
          <w:lang w:val="en-US"/>
        </w:rPr>
        <w:t>)</w:t>
      </w:r>
      <w:r w:rsidR="00C27A0B">
        <w:rPr>
          <w:lang w:val="en-US"/>
        </w:rPr>
        <w:t xml:space="preserve"> </w:t>
      </w:r>
      <w:r w:rsidR="00576C59">
        <w:rPr>
          <w:lang w:val="en-US"/>
        </w:rPr>
        <w:t>(rotary drilling)</w:t>
      </w:r>
      <w:r w:rsidR="00C27A0B">
        <w:rPr>
          <w:lang w:val="en-US"/>
        </w:rPr>
        <w:t xml:space="preserve"> (see SI</w:t>
      </w:r>
      <w:r w:rsidR="00793BC7" w:rsidRPr="00793BC7">
        <w:rPr>
          <w:lang w:val="en-US"/>
        </w:rPr>
        <w:t xml:space="preserve">). </w:t>
      </w:r>
      <w:r w:rsidR="00793BC7" w:rsidRPr="00793BC7">
        <w:rPr>
          <w:lang w:val="en-US"/>
        </w:rPr>
        <w:t>Drilling electricity demand uses the average Swiss electricity mix</w:t>
      </w:r>
      <w:r w:rsidR="00793BC7">
        <w:rPr>
          <w:lang w:val="en-US"/>
        </w:rPr>
        <w:t xml:space="preserve"> 2050</w:t>
      </w:r>
      <w:r w:rsidR="00793BC7" w:rsidRPr="00793BC7">
        <w:rPr>
          <w:lang w:val="en-US"/>
        </w:rPr>
        <w:t xml:space="preserve"> projected by STEM (section </w:t>
      </w:r>
      <w:r w:rsidR="00793BC7" w:rsidRPr="00793BC7">
        <w:rPr>
          <w:lang w:val="en-US"/>
        </w:rPr>
        <w:fldChar w:fldCharType="begin"/>
      </w:r>
      <w:r w:rsidR="00793BC7" w:rsidRPr="00793BC7">
        <w:rPr>
          <w:lang w:val="en-US"/>
        </w:rPr>
        <w:instrText xml:space="preserve"> REF _Ref198227480 \r \h  \* MERGEFORMAT </w:instrText>
      </w:r>
      <w:r w:rsidR="00793BC7" w:rsidRPr="00793BC7">
        <w:rPr>
          <w:lang w:val="en-US"/>
        </w:rPr>
      </w:r>
      <w:r w:rsidR="00793BC7" w:rsidRPr="00793BC7">
        <w:rPr>
          <w:lang w:val="en-US"/>
        </w:rPr>
        <w:fldChar w:fldCharType="separate"/>
      </w:r>
      <w:r w:rsidR="004C2288">
        <w:rPr>
          <w:lang w:val="en-US"/>
        </w:rPr>
        <w:t>3.3</w:t>
      </w:r>
      <w:r w:rsidR="00793BC7" w:rsidRPr="00793BC7">
        <w:rPr>
          <w:lang w:val="en-US"/>
        </w:rPr>
        <w:fldChar w:fldCharType="end"/>
      </w:r>
      <w:r w:rsidR="00793BC7" w:rsidRPr="00793BC7">
        <w:rPr>
          <w:lang w:val="en-US"/>
        </w:rPr>
        <w:t>)</w:t>
      </w:r>
      <w:r w:rsidR="002C2AFE">
        <w:rPr>
          <w:lang w:val="en-US"/>
        </w:rPr>
        <w:t xml:space="preserve"> with </w:t>
      </w:r>
      <w:r w:rsidR="00C27A0B" w:rsidRPr="00D31546">
        <w:rPr>
          <w:lang w:val="en-US"/>
        </w:rPr>
        <w:t xml:space="preserve">2% diesel </w:t>
      </w:r>
      <w:r w:rsidR="00C27A0B">
        <w:rPr>
          <w:lang w:val="en-US"/>
        </w:rPr>
        <w:t xml:space="preserve">backup at </w:t>
      </w:r>
      <w:r w:rsidR="00C27A0B" w:rsidRPr="00D31546">
        <w:rPr>
          <w:lang w:val="en-US"/>
        </w:rPr>
        <w:t>40%</w:t>
      </w:r>
      <w:r w:rsidR="00C27A0B">
        <w:rPr>
          <w:lang w:val="en-US"/>
        </w:rPr>
        <w:t xml:space="preserve"> efficiency</w:t>
      </w:r>
      <w:r w:rsidR="00C27A0B" w:rsidRPr="00D31546">
        <w:rPr>
          <w:lang w:val="en-US"/>
        </w:rPr>
        <w:t>.</w:t>
      </w:r>
    </w:p>
    <w:p w14:paraId="3E0CFFC0" w14:textId="08235FD3" w:rsidR="001C5A41" w:rsidRDefault="00095372" w:rsidP="00E37277">
      <w:pPr>
        <w:jc w:val="both"/>
        <w:rPr>
          <w:lang w:val="en-US"/>
        </w:rPr>
      </w:pPr>
      <w:r>
        <w:rPr>
          <w:lang w:val="en-US"/>
        </w:rPr>
        <w:t>The</w:t>
      </w:r>
      <w:r w:rsidR="00085EED" w:rsidRPr="002F4915">
        <w:rPr>
          <w:lang w:val="en-US"/>
        </w:rPr>
        <w:t xml:space="preserve"> </w:t>
      </w:r>
      <w:r w:rsidR="0047363D">
        <w:rPr>
          <w:lang w:val="en-US"/>
        </w:rPr>
        <w:t>AGS wellbores</w:t>
      </w:r>
      <w:r w:rsidR="00085EED" w:rsidRPr="002F4915">
        <w:rPr>
          <w:lang w:val="en-US"/>
        </w:rPr>
        <w:t xml:space="preserve"> </w:t>
      </w:r>
      <w:r>
        <w:rPr>
          <w:lang w:val="en-US"/>
        </w:rPr>
        <w:t>are</w:t>
      </w:r>
      <w:r w:rsidR="00085EED" w:rsidRPr="002F4915">
        <w:rPr>
          <w:lang w:val="en-US"/>
        </w:rPr>
        <w:t xml:space="preserve"> filled </w:t>
      </w:r>
      <w:r w:rsidR="00085EED" w:rsidRPr="00FA50C3">
        <w:rPr>
          <w:lang w:val="en-US"/>
        </w:rPr>
        <w:t xml:space="preserve">with supercritical </w:t>
      </w:r>
      <w:r w:rsidR="00941492" w:rsidRPr="00FA50C3">
        <w:rPr>
          <w:lang w:val="en-US"/>
        </w:rPr>
        <w:t>CO</w:t>
      </w:r>
      <w:r w:rsidR="00941492" w:rsidRPr="00FA50C3">
        <w:rPr>
          <w:vertAlign w:val="subscript"/>
          <w:lang w:val="en-US"/>
        </w:rPr>
        <w:t>2</w:t>
      </w:r>
      <w:r w:rsidR="00941492" w:rsidRPr="002037EB">
        <w:rPr>
          <w:b/>
          <w:bCs/>
          <w:i/>
          <w:iCs/>
          <w:lang w:val="en-US"/>
        </w:rPr>
        <w:t xml:space="preserve"> </w:t>
      </w:r>
      <w:r>
        <w:rPr>
          <w:lang w:val="en-US"/>
        </w:rPr>
        <w:t>(</w:t>
      </w:r>
      <w:r w:rsidR="00085EED" w:rsidRPr="002F4915">
        <w:rPr>
          <w:lang w:val="en-US"/>
        </w:rPr>
        <w:t>600</w:t>
      </w:r>
      <w:r w:rsidR="00A73C91">
        <w:rPr>
          <w:lang w:val="en-US"/>
        </w:rPr>
        <w:t> </w:t>
      </w:r>
      <w:r w:rsidR="00085EED" w:rsidRPr="002F4915">
        <w:rPr>
          <w:lang w:val="en-US"/>
        </w:rPr>
        <w:t>kg/m</w:t>
      </w:r>
      <w:r w:rsidR="00085EED" w:rsidRPr="00A73C91">
        <w:rPr>
          <w:vertAlign w:val="superscript"/>
          <w:lang w:val="en-US"/>
        </w:rPr>
        <w:t>3</w:t>
      </w:r>
      <w:r w:rsidR="00085EED" w:rsidRPr="002F4915">
        <w:rPr>
          <w:lang w:val="en-US"/>
        </w:rPr>
        <w:t xml:space="preserve"> at </w:t>
      </w:r>
      <w:r>
        <w:rPr>
          <w:lang w:val="en-US"/>
        </w:rPr>
        <w:t>~</w:t>
      </w:r>
      <w:r w:rsidR="00085EED" w:rsidRPr="002F4915">
        <w:rPr>
          <w:lang w:val="en-US"/>
        </w:rPr>
        <w:t>90 bar</w:t>
      </w:r>
      <w:r>
        <w:rPr>
          <w:lang w:val="en-US"/>
        </w:rPr>
        <w:t>)</w:t>
      </w:r>
      <w:r w:rsidR="00284B1A">
        <w:rPr>
          <w:lang w:val="en-US"/>
        </w:rPr>
        <w:t xml:space="preserve">, </w:t>
      </w:r>
      <w:r w:rsidR="00B16580">
        <w:rPr>
          <w:lang w:val="en-US"/>
        </w:rPr>
        <w:t>assuming</w:t>
      </w:r>
      <w:r w:rsidR="00085EED" w:rsidRPr="196E7106">
        <w:rPr>
          <w:lang w:val="en-US"/>
        </w:rPr>
        <w:t xml:space="preserve"> 15</w:t>
      </w:r>
      <w:r w:rsidR="0095519C">
        <w:rPr>
          <w:lang w:val="en-US"/>
        </w:rPr>
        <w:t xml:space="preserve"> vol</w:t>
      </w:r>
      <w:r w:rsidR="00085EED" w:rsidRPr="196E7106">
        <w:rPr>
          <w:lang w:val="en-US"/>
        </w:rPr>
        <w:t>% CO</w:t>
      </w:r>
      <w:r w:rsidR="00085EED" w:rsidRPr="196E7106">
        <w:rPr>
          <w:vertAlign w:val="subscript"/>
          <w:lang w:val="en-US"/>
        </w:rPr>
        <w:t>2</w:t>
      </w:r>
      <w:r w:rsidR="00085EED" w:rsidRPr="196E7106">
        <w:rPr>
          <w:lang w:val="en-US"/>
        </w:rPr>
        <w:t xml:space="preserve"> </w:t>
      </w:r>
      <w:r w:rsidR="0095519C">
        <w:rPr>
          <w:lang w:val="en-US"/>
        </w:rPr>
        <w:t>loss over the plant</w:t>
      </w:r>
      <w:r w:rsidR="008318A0">
        <w:rPr>
          <w:lang w:val="en-US"/>
        </w:rPr>
        <w:t>’s lifetime.</w:t>
      </w:r>
      <w:r w:rsidR="00AF430B" w:rsidRPr="196E7106">
        <w:rPr>
          <w:lang w:val="en-US"/>
        </w:rPr>
        <w:t xml:space="preserve"> </w:t>
      </w:r>
      <w:r w:rsidR="008318A0">
        <w:rPr>
          <w:lang w:val="en-US"/>
        </w:rPr>
        <w:t>T</w:t>
      </w:r>
      <w:r w:rsidR="00085EED" w:rsidRPr="196E7106">
        <w:rPr>
          <w:lang w:val="en-US"/>
        </w:rPr>
        <w:t xml:space="preserve">he </w:t>
      </w:r>
      <w:r w:rsidR="00851F6D" w:rsidRPr="196E7106">
        <w:rPr>
          <w:lang w:val="en-US"/>
        </w:rPr>
        <w:t>CO</w:t>
      </w:r>
      <w:r w:rsidR="00851F6D" w:rsidRPr="196E7106">
        <w:rPr>
          <w:vertAlign w:val="subscript"/>
          <w:lang w:val="en-US"/>
        </w:rPr>
        <w:t>2</w:t>
      </w:r>
      <w:r w:rsidR="00851F6D" w:rsidRPr="196E7106">
        <w:rPr>
          <w:lang w:val="en-US"/>
        </w:rPr>
        <w:t xml:space="preserve"> </w:t>
      </w:r>
      <w:r w:rsidR="00085EED" w:rsidRPr="196E7106">
        <w:rPr>
          <w:lang w:val="en-US"/>
        </w:rPr>
        <w:t>supply chain</w:t>
      </w:r>
      <w:r w:rsidR="008318A0">
        <w:rPr>
          <w:lang w:val="en-US"/>
        </w:rPr>
        <w:t xml:space="preserve"> from capture at a municipal waste incineration plant </w:t>
      </w:r>
      <w:r w:rsidR="000333E1">
        <w:rPr>
          <w:lang w:val="en-US"/>
        </w:rPr>
        <w:t xml:space="preserve">over conditioning, temporary storage, transport </w:t>
      </w:r>
      <w:r w:rsidR="008318A0">
        <w:rPr>
          <w:lang w:val="en-US"/>
        </w:rPr>
        <w:t xml:space="preserve">to injection </w:t>
      </w:r>
      <w:r w:rsidR="00B16580">
        <w:rPr>
          <w:lang w:val="en-US"/>
        </w:rPr>
        <w:t>originate from a detailed recent study</w:t>
      </w:r>
      <w:r w:rsidR="004523F6">
        <w:rPr>
          <w:lang w:val="en-US"/>
        </w:rPr>
        <w:t xml:space="preserve"> </w:t>
      </w:r>
      <w:sdt>
        <w:sdtPr>
          <w:rPr>
            <w:color w:val="000000"/>
            <w:lang w:val="en-US"/>
          </w:rPr>
          <w:tag w:val="MENDELEY_CITATION_v3_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"/>
          <w:id w:val="1866709295"/>
          <w:placeholder>
            <w:docPart w:val="DefaultPlaceholder_-1854013440"/>
          </w:placeholder>
        </w:sdtPr>
        <w:sdtEndPr/>
        <w:sdtContent>
          <w:r w:rsidR="00FB440E" w:rsidRPr="00FB440E">
            <w:rPr>
              <w:color w:val="000000"/>
              <w:lang w:val="en-US"/>
            </w:rPr>
            <w:t>[47]</w:t>
          </w:r>
        </w:sdtContent>
      </w:sdt>
      <w:r w:rsidR="00DC100E">
        <w:rPr>
          <w:lang w:val="en-US"/>
        </w:rPr>
        <w:t>. The c</w:t>
      </w:r>
      <w:r w:rsidR="00085EED" w:rsidRPr="196E7106">
        <w:rPr>
          <w:lang w:val="en-US"/>
        </w:rPr>
        <w:t>arbon capture unit</w:t>
      </w:r>
      <w:r w:rsidR="00DC100E">
        <w:rPr>
          <w:lang w:val="en-US"/>
        </w:rPr>
        <w:t xml:space="preserve"> and operation</w:t>
      </w:r>
      <w:r w:rsidR="00085EED" w:rsidRPr="196E7106">
        <w:rPr>
          <w:lang w:val="en-US"/>
        </w:rPr>
        <w:t xml:space="preserve"> </w:t>
      </w:r>
      <w:proofErr w:type="gramStart"/>
      <w:r w:rsidR="00085EED" w:rsidRPr="196E7106">
        <w:rPr>
          <w:lang w:val="en-US"/>
        </w:rPr>
        <w:t>is</w:t>
      </w:r>
      <w:proofErr w:type="gramEnd"/>
      <w:r w:rsidR="00085EED" w:rsidRPr="196E7106">
        <w:rPr>
          <w:lang w:val="en-US"/>
        </w:rPr>
        <w:t xml:space="preserve"> fully allocated to the CO</w:t>
      </w:r>
      <w:r w:rsidR="00085EED" w:rsidRPr="196E7106">
        <w:rPr>
          <w:vertAlign w:val="subscript"/>
          <w:lang w:val="en-US"/>
        </w:rPr>
        <w:t>2</w:t>
      </w:r>
      <w:r w:rsidR="00085EED" w:rsidRPr="196E7106">
        <w:rPr>
          <w:lang w:val="en-US"/>
        </w:rPr>
        <w:t xml:space="preserve"> product (and thus in this case to the </w:t>
      </w:r>
      <w:r w:rsidR="00085EED" w:rsidRPr="196E7106">
        <w:rPr>
          <w:lang w:val="en-US"/>
        </w:rPr>
        <w:lastRenderedPageBreak/>
        <w:t>AGS plant).</w:t>
      </w:r>
      <w:r w:rsidR="00DC100E">
        <w:rPr>
          <w:lang w:val="en-US"/>
        </w:rPr>
        <w:t xml:space="preserve"> </w:t>
      </w:r>
      <w:r w:rsidR="00085EED" w:rsidRPr="00FA50C3">
        <w:rPr>
          <w:lang w:val="en-US"/>
        </w:rPr>
        <w:t xml:space="preserve">The surface plant </w:t>
      </w:r>
      <w:r w:rsidR="007C5694" w:rsidRPr="00FA50C3">
        <w:rPr>
          <w:lang w:val="en-US"/>
        </w:rPr>
        <w:t>(</w:t>
      </w:r>
      <w:r w:rsidR="00085EED" w:rsidRPr="00FA50C3">
        <w:rPr>
          <w:lang w:val="en-US"/>
        </w:rPr>
        <w:t>turbines, pumps</w:t>
      </w:r>
      <w:r w:rsidR="00085EED" w:rsidRPr="196E7106">
        <w:rPr>
          <w:lang w:val="en-US"/>
        </w:rPr>
        <w:t xml:space="preserve">, pipes, land </w:t>
      </w:r>
      <w:r w:rsidR="003068F1">
        <w:rPr>
          <w:lang w:val="en-US"/>
        </w:rPr>
        <w:t xml:space="preserve">use) is represented by an </w:t>
      </w:r>
      <w:proofErr w:type="spellStart"/>
      <w:r w:rsidR="003068F1">
        <w:rPr>
          <w:lang w:val="en-US"/>
        </w:rPr>
        <w:t>ecoinvent</w:t>
      </w:r>
      <w:proofErr w:type="spellEnd"/>
      <w:r w:rsidR="003068F1">
        <w:rPr>
          <w:lang w:val="en-US"/>
        </w:rPr>
        <w:t xml:space="preserve"> proxy </w:t>
      </w:r>
      <w:r w:rsidR="00F5115C" w:rsidRPr="196E7106">
        <w:rPr>
          <w:lang w:val="en-US"/>
        </w:rPr>
        <w:t xml:space="preserve">for </w:t>
      </w:r>
      <w:r w:rsidR="00085EED" w:rsidRPr="196E7106">
        <w:rPr>
          <w:lang w:val="en-US"/>
        </w:rPr>
        <w:t>a heat and power co-generation unit of 1</w:t>
      </w:r>
      <w:r w:rsidR="00094C34">
        <w:rPr>
          <w:lang w:val="en-US"/>
        </w:rPr>
        <w:t> </w:t>
      </w:r>
      <w:proofErr w:type="spellStart"/>
      <w:r w:rsidR="00085EED" w:rsidRPr="196E7106">
        <w:rPr>
          <w:lang w:val="en-US"/>
        </w:rPr>
        <w:t>MWel</w:t>
      </w:r>
      <w:proofErr w:type="spellEnd"/>
      <w:r w:rsidR="00085EED" w:rsidRPr="196E7106">
        <w:rPr>
          <w:lang w:val="en-US"/>
        </w:rPr>
        <w:t xml:space="preserve"> </w:t>
      </w:r>
      <w:r w:rsidR="00094C34">
        <w:rPr>
          <w:lang w:val="en-US"/>
        </w:rPr>
        <w:t>/</w:t>
      </w:r>
      <w:r w:rsidR="00085EED" w:rsidRPr="196E7106">
        <w:rPr>
          <w:lang w:val="en-US"/>
        </w:rPr>
        <w:t xml:space="preserve"> 6.4</w:t>
      </w:r>
      <w:r w:rsidR="00094C34">
        <w:rPr>
          <w:lang w:val="en-US"/>
        </w:rPr>
        <w:t> </w:t>
      </w:r>
      <w:proofErr w:type="spellStart"/>
      <w:r w:rsidR="00085EED" w:rsidRPr="196E7106">
        <w:rPr>
          <w:lang w:val="en-US"/>
        </w:rPr>
        <w:t>MWt</w:t>
      </w:r>
      <w:proofErr w:type="spellEnd"/>
      <w:r w:rsidR="00094C34">
        <w:rPr>
          <w:lang w:val="en-US"/>
        </w:rPr>
        <w:t>. It occupies ~500</w:t>
      </w:r>
      <w:r w:rsidR="00CB01A7">
        <w:rPr>
          <w:lang w:val="en-US"/>
        </w:rPr>
        <w:t> </w:t>
      </w:r>
      <w:r w:rsidR="00CB01A7" w:rsidRPr="196E7106">
        <w:rPr>
          <w:lang w:val="en-US"/>
        </w:rPr>
        <w:t>m</w:t>
      </w:r>
      <w:r w:rsidR="00CB01A7" w:rsidRPr="196E7106">
        <w:rPr>
          <w:vertAlign w:val="superscript"/>
          <w:lang w:val="en-US"/>
        </w:rPr>
        <w:t>2</w:t>
      </w:r>
      <w:r w:rsidR="00CB01A7">
        <w:rPr>
          <w:vertAlign w:val="superscript"/>
          <w:lang w:val="en-US"/>
        </w:rPr>
        <w:t xml:space="preserve"> </w:t>
      </w:r>
      <w:r w:rsidR="00CB01A7">
        <w:rPr>
          <w:lang w:val="en-US"/>
        </w:rPr>
        <w:t xml:space="preserve">with a </w:t>
      </w:r>
      <w:proofErr w:type="gramStart"/>
      <w:r w:rsidR="008F4BB8">
        <w:rPr>
          <w:lang w:val="en-US"/>
        </w:rPr>
        <w:t>25</w:t>
      </w:r>
      <w:r w:rsidR="00F5115C" w:rsidRPr="196E7106">
        <w:rPr>
          <w:lang w:val="en-US"/>
        </w:rPr>
        <w:t xml:space="preserve"> year</w:t>
      </w:r>
      <w:proofErr w:type="gramEnd"/>
      <w:r w:rsidR="00CB01A7">
        <w:rPr>
          <w:lang w:val="en-US"/>
        </w:rPr>
        <w:t xml:space="preserve"> lifetime, replaced once or twice </w:t>
      </w:r>
      <w:r w:rsidR="00213C4F">
        <w:rPr>
          <w:lang w:val="en-US"/>
        </w:rPr>
        <w:t xml:space="preserve">in </w:t>
      </w:r>
      <w:r w:rsidR="00CB01A7">
        <w:rPr>
          <w:lang w:val="en-US"/>
        </w:rPr>
        <w:t>plant lifetime se</w:t>
      </w:r>
      <w:r w:rsidR="00D23027" w:rsidRPr="196E7106">
        <w:rPr>
          <w:lang w:val="en-US"/>
        </w:rPr>
        <w:t>nsitivity analysis</w:t>
      </w:r>
      <w:r w:rsidR="00085EED" w:rsidRPr="196E7106">
        <w:rPr>
          <w:lang w:val="en-US"/>
        </w:rPr>
        <w:t xml:space="preserve">. </w:t>
      </w:r>
    </w:p>
    <w:p w14:paraId="5E01D245" w14:textId="77777777" w:rsidR="00A20825" w:rsidRDefault="00A20825" w:rsidP="00E37277">
      <w:pPr>
        <w:jc w:val="both"/>
        <w:rPr>
          <w:lang w:val="en-US"/>
        </w:rPr>
      </w:pPr>
    </w:p>
    <w:p w14:paraId="13BC32A2" w14:textId="126AB452" w:rsidR="001C5A41" w:rsidRPr="001636A8" w:rsidRDefault="001C5A41" w:rsidP="00E37277">
      <w:pPr>
        <w:pStyle w:val="Heading3"/>
        <w:jc w:val="both"/>
        <w:rPr>
          <w:lang w:val="en-US"/>
        </w:rPr>
      </w:pPr>
      <w:bookmarkStart w:id="59" w:name="_Toc195006641"/>
      <w:bookmarkStart w:id="60" w:name="_Toc197338603"/>
      <w:bookmarkStart w:id="61" w:name="_Ref205826076"/>
      <w:bookmarkStart w:id="62" w:name="_Toc205896230"/>
      <w:bookmarkStart w:id="63" w:name="_Toc214891554"/>
      <w:r w:rsidRPr="7AE9BC11">
        <w:rPr>
          <w:lang w:val="en-US"/>
        </w:rPr>
        <w:t>Life Cycle Impact Assessment</w:t>
      </w:r>
      <w:bookmarkEnd w:id="59"/>
      <w:bookmarkEnd w:id="60"/>
      <w:bookmarkEnd w:id="61"/>
      <w:bookmarkEnd w:id="62"/>
      <w:r w:rsidR="00D122D7">
        <w:rPr>
          <w:lang w:val="en-US"/>
        </w:rPr>
        <w:t xml:space="preserve"> (LCIA)</w:t>
      </w:r>
      <w:bookmarkEnd w:id="63"/>
    </w:p>
    <w:p w14:paraId="5E77763D" w14:textId="7B63B5AF" w:rsidR="005566F9" w:rsidRPr="005566F9" w:rsidRDefault="00702F16" w:rsidP="00E37277">
      <w:pPr>
        <w:jc w:val="both"/>
        <w:rPr>
          <w:lang w:val="en-US"/>
        </w:rPr>
      </w:pPr>
      <w:r>
        <w:rPr>
          <w:lang w:val="en-US"/>
        </w:rPr>
        <w:t>F</w:t>
      </w:r>
      <w:r w:rsidR="00177E97">
        <w:rPr>
          <w:lang w:val="en-US"/>
        </w:rPr>
        <w:t>ull LCIA results</w:t>
      </w:r>
      <w:r w:rsidR="00376A7A">
        <w:rPr>
          <w:lang w:val="en-US"/>
        </w:rPr>
        <w:t xml:space="preserve"> </w:t>
      </w:r>
      <w:r w:rsidR="00E55BEC">
        <w:rPr>
          <w:lang w:val="en-US"/>
        </w:rPr>
        <w:t xml:space="preserve">across all impact categories </w:t>
      </w:r>
      <w:r w:rsidR="00376A7A">
        <w:rPr>
          <w:lang w:val="en-US"/>
        </w:rPr>
        <w:t>are reported</w:t>
      </w:r>
      <w:r w:rsidR="00177E97">
        <w:rPr>
          <w:lang w:val="en-US"/>
        </w:rPr>
        <w:t xml:space="preserve"> </w:t>
      </w:r>
      <w:r w:rsidR="00CF7A29">
        <w:rPr>
          <w:lang w:val="en-US"/>
        </w:rPr>
        <w:t>in the SI.</w:t>
      </w:r>
      <w:r w:rsidR="008C530A">
        <w:rPr>
          <w:lang w:val="en-US"/>
        </w:rPr>
        <w:t xml:space="preserve"> </w:t>
      </w:r>
      <w:r w:rsidR="00CF7A29">
        <w:rPr>
          <w:lang w:val="en-US"/>
        </w:rPr>
        <w:t xml:space="preserve">Here, we </w:t>
      </w:r>
      <w:proofErr w:type="spellStart"/>
      <w:r w:rsidR="00E55BEC">
        <w:rPr>
          <w:lang w:val="en-US"/>
        </w:rPr>
        <w:t>emphasis</w:t>
      </w:r>
      <w:r w:rsidR="00340CE6">
        <w:rPr>
          <w:lang w:val="en-US"/>
        </w:rPr>
        <w:t>e</w:t>
      </w:r>
      <w:proofErr w:type="spellEnd"/>
      <w:r w:rsidR="00E55BEC">
        <w:rPr>
          <w:lang w:val="en-US"/>
        </w:rPr>
        <w:t xml:space="preserve"> </w:t>
      </w:r>
      <w:r w:rsidR="00CF7A29">
        <w:rPr>
          <w:lang w:val="en-US"/>
        </w:rPr>
        <w:t xml:space="preserve">climate change </w:t>
      </w:r>
      <w:r w:rsidR="00222438">
        <w:rPr>
          <w:lang w:val="en-US"/>
        </w:rPr>
        <w:t>impacts</w:t>
      </w:r>
      <w:r w:rsidR="00A454A4">
        <w:rPr>
          <w:lang w:val="en-US"/>
        </w:rPr>
        <w:t xml:space="preserve"> </w:t>
      </w:r>
      <w:r w:rsidR="00222438">
        <w:rPr>
          <w:lang w:val="en-US"/>
        </w:rPr>
        <w:t>because of clim</w:t>
      </w:r>
      <w:r w:rsidR="00CE040D">
        <w:rPr>
          <w:lang w:val="en-US"/>
        </w:rPr>
        <w:t>ate emergency and policy targets.</w:t>
      </w:r>
      <w:r w:rsidR="002404B6">
        <w:rPr>
          <w:lang w:val="en-US"/>
        </w:rPr>
        <w:t xml:space="preserve"> </w:t>
      </w:r>
      <w:r w:rsidR="00326743">
        <w:rPr>
          <w:lang w:val="en-US"/>
        </w:rPr>
        <w:fldChar w:fldCharType="begin"/>
      </w:r>
      <w:r w:rsidR="00326743">
        <w:rPr>
          <w:lang w:val="en-US"/>
        </w:rPr>
        <w:instrText xml:space="preserve"> REF _Ref205817907 \h </w:instrText>
      </w:r>
      <w:r w:rsidR="00CF4446">
        <w:rPr>
          <w:lang w:val="en-US"/>
        </w:rPr>
        <w:instrText xml:space="preserve"> \* MERGEFORMAT </w:instrText>
      </w:r>
      <w:r w:rsidR="00326743">
        <w:rPr>
          <w:lang w:val="en-US"/>
        </w:rPr>
      </w:r>
      <w:r w:rsidR="00326743">
        <w:rPr>
          <w:lang w:val="en-US"/>
        </w:rPr>
        <w:fldChar w:fldCharType="separate"/>
      </w:r>
      <w:r w:rsidR="004C2288" w:rsidRPr="00C9301C">
        <w:rPr>
          <w:lang w:val="en-US"/>
        </w:rPr>
        <w:t xml:space="preserve">Figure </w:t>
      </w:r>
      <w:r w:rsidR="004C2288">
        <w:rPr>
          <w:noProof/>
          <w:lang w:val="en-US"/>
        </w:rPr>
        <w:t>5</w:t>
      </w:r>
      <w:r w:rsidR="00326743">
        <w:rPr>
          <w:lang w:val="en-US"/>
        </w:rPr>
        <w:fldChar w:fldCharType="end"/>
      </w:r>
      <w:r w:rsidR="00326743">
        <w:rPr>
          <w:lang w:val="en-US"/>
        </w:rPr>
        <w:t xml:space="preserve"> and </w:t>
      </w:r>
      <w:r w:rsidR="00326743">
        <w:rPr>
          <w:lang w:val="en-US"/>
        </w:rPr>
        <w:fldChar w:fldCharType="begin"/>
      </w:r>
      <w:r w:rsidR="00326743">
        <w:rPr>
          <w:lang w:val="en-US"/>
        </w:rPr>
        <w:instrText xml:space="preserve"> REF _Ref205293995 \h </w:instrText>
      </w:r>
      <w:r w:rsidR="00CF4446">
        <w:rPr>
          <w:lang w:val="en-US"/>
        </w:rPr>
        <w:instrText xml:space="preserve"> \* MERGEFORMAT </w:instrText>
      </w:r>
      <w:r w:rsidR="00326743">
        <w:rPr>
          <w:lang w:val="en-US"/>
        </w:rPr>
      </w:r>
      <w:r w:rsidR="00326743">
        <w:rPr>
          <w:lang w:val="en-US"/>
        </w:rPr>
        <w:fldChar w:fldCharType="separate"/>
      </w:r>
      <w:r w:rsidR="004C2288" w:rsidRPr="00EB34CC">
        <w:rPr>
          <w:lang w:val="en-US"/>
        </w:rPr>
        <w:t xml:space="preserve">Figure </w:t>
      </w:r>
      <w:r w:rsidR="004C2288">
        <w:rPr>
          <w:noProof/>
          <w:lang w:val="en-US"/>
        </w:rPr>
        <w:t>6</w:t>
      </w:r>
      <w:r w:rsidR="00326743">
        <w:rPr>
          <w:lang w:val="en-US"/>
        </w:rPr>
        <w:fldChar w:fldCharType="end"/>
      </w:r>
      <w:r w:rsidR="00326743">
        <w:rPr>
          <w:lang w:val="en-US"/>
        </w:rPr>
        <w:t xml:space="preserve"> </w:t>
      </w:r>
      <w:r w:rsidR="002404B6">
        <w:rPr>
          <w:lang w:val="en-US"/>
        </w:rPr>
        <w:t xml:space="preserve">show </w:t>
      </w:r>
      <w:r w:rsidR="0079007D">
        <w:rPr>
          <w:lang w:val="en-US"/>
        </w:rPr>
        <w:t>contribution analysis results</w:t>
      </w:r>
      <w:r w:rsidR="002404B6">
        <w:rPr>
          <w:lang w:val="en-US"/>
        </w:rPr>
        <w:t xml:space="preserve"> for the</w:t>
      </w:r>
      <w:r w:rsidR="0079007D">
        <w:rPr>
          <w:lang w:val="en-US"/>
        </w:rPr>
        <w:t xml:space="preserve"> 2050</w:t>
      </w:r>
      <w:r w:rsidR="002404B6">
        <w:rPr>
          <w:lang w:val="en-US"/>
        </w:rPr>
        <w:t xml:space="preserve"> 6 km base case (</w:t>
      </w:r>
      <w:r w:rsidR="005245C0">
        <w:rPr>
          <w:lang w:val="en-US"/>
        </w:rPr>
        <w:t>PPGD, s</w:t>
      </w:r>
      <w:r w:rsidR="005245C0" w:rsidRPr="005245C0">
        <w:rPr>
          <w:lang w:val="en-US"/>
        </w:rPr>
        <w:t>CO</w:t>
      </w:r>
      <w:r w:rsidR="005245C0" w:rsidRPr="005245C0">
        <w:rPr>
          <w:vertAlign w:val="subscript"/>
          <w:lang w:val="en-US"/>
        </w:rPr>
        <w:t>2</w:t>
      </w:r>
      <w:r w:rsidR="005245C0">
        <w:rPr>
          <w:lang w:val="en-US"/>
        </w:rPr>
        <w:t xml:space="preserve">, </w:t>
      </w:r>
      <w:r w:rsidR="00E05B9C">
        <w:rPr>
          <w:lang w:val="en-US"/>
        </w:rPr>
        <w:t>60</w:t>
      </w:r>
      <w:r w:rsidR="002404B6">
        <w:rPr>
          <w:lang w:val="en-US"/>
        </w:rPr>
        <w:t xml:space="preserve"> </w:t>
      </w:r>
      <w:r w:rsidR="00E05B9C">
        <w:rPr>
          <w:lang w:val="en-US"/>
        </w:rPr>
        <w:t>year</w:t>
      </w:r>
      <w:r w:rsidR="002404B6">
        <w:rPr>
          <w:lang w:val="en-US"/>
        </w:rPr>
        <w:t>s</w:t>
      </w:r>
      <w:r w:rsidR="00E05B9C">
        <w:rPr>
          <w:lang w:val="en-US"/>
        </w:rPr>
        <w:t xml:space="preserve"> lifetime</w:t>
      </w:r>
      <w:r w:rsidR="002404B6">
        <w:rPr>
          <w:lang w:val="en-US"/>
        </w:rPr>
        <w:t>)</w:t>
      </w:r>
      <w:r w:rsidR="0026128C">
        <w:rPr>
          <w:lang w:val="en-US"/>
        </w:rPr>
        <w:t xml:space="preserve"> </w:t>
      </w:r>
      <w:r w:rsidR="002404B6">
        <w:rPr>
          <w:lang w:val="en-US"/>
        </w:rPr>
        <w:t>using</w:t>
      </w:r>
      <w:r w:rsidR="0026128C">
        <w:rPr>
          <w:lang w:val="en-US"/>
        </w:rPr>
        <w:t xml:space="preserve"> </w:t>
      </w:r>
      <w:r w:rsidR="0026128C" w:rsidRPr="00A454A4">
        <w:rPr>
          <w:i/>
          <w:iCs/>
          <w:lang w:val="en-US"/>
        </w:rPr>
        <w:t>BAU</w:t>
      </w:r>
      <w:r w:rsidR="00FA4426" w:rsidRPr="00A454A4">
        <w:rPr>
          <w:i/>
          <w:iCs/>
          <w:lang w:val="en-US"/>
        </w:rPr>
        <w:t>-GLO</w:t>
      </w:r>
      <w:r w:rsidR="0026128C">
        <w:rPr>
          <w:lang w:val="en-US"/>
        </w:rPr>
        <w:t xml:space="preserve"> or </w:t>
      </w:r>
      <w:r w:rsidR="0026128C" w:rsidRPr="00A454A4">
        <w:rPr>
          <w:i/>
          <w:iCs/>
          <w:lang w:val="en-US"/>
        </w:rPr>
        <w:t>LOW</w:t>
      </w:r>
      <w:r w:rsidR="00FA4426" w:rsidRPr="00A454A4">
        <w:rPr>
          <w:i/>
          <w:iCs/>
          <w:lang w:val="en-US"/>
        </w:rPr>
        <w:t>-GLO</w:t>
      </w:r>
      <w:r w:rsidR="0026128C">
        <w:rPr>
          <w:lang w:val="en-US"/>
        </w:rPr>
        <w:t xml:space="preserve"> global supply chain</w:t>
      </w:r>
      <w:r w:rsidR="002404B6">
        <w:rPr>
          <w:lang w:val="en-US"/>
        </w:rPr>
        <w:t>s</w:t>
      </w:r>
      <w:r w:rsidR="00E05B9C">
        <w:rPr>
          <w:lang w:val="en-US"/>
        </w:rPr>
        <w:t>.</w:t>
      </w:r>
      <w:r w:rsidR="004B5EB0">
        <w:rPr>
          <w:lang w:val="en-US"/>
        </w:rPr>
        <w:t xml:space="preserve"> </w:t>
      </w:r>
    </w:p>
    <w:p w14:paraId="75FFC436" w14:textId="3E1DD909" w:rsidR="00C04903" w:rsidRPr="00D96D7A" w:rsidRDefault="00D27A94" w:rsidP="00E37277">
      <w:pPr>
        <w:keepNext/>
        <w:jc w:val="both"/>
        <w:rPr>
          <w:lang w:val="en-US"/>
        </w:rPr>
      </w:pPr>
      <w:r>
        <w:rPr>
          <w:noProof/>
          <w:lang w:val="en-US"/>
        </w:rPr>
        <w:drawing>
          <wp:inline distT="0" distB="0" distL="0" distR="0" wp14:anchorId="6D9ED22E" wp14:editId="336AEB31">
            <wp:extent cx="5180965" cy="3516249"/>
            <wp:effectExtent l="0" t="0" r="635" b="8255"/>
            <wp:docPr id="1309936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82663" cy="3517401"/>
                    </a:xfrm>
                    <a:prstGeom prst="rect">
                      <a:avLst/>
                    </a:prstGeom>
                    <a:noFill/>
                  </pic:spPr>
                </pic:pic>
              </a:graphicData>
            </a:graphic>
          </wp:inline>
        </w:drawing>
      </w:r>
    </w:p>
    <w:p w14:paraId="35EF2813" w14:textId="720861A4" w:rsidR="001C5A41" w:rsidRPr="00E64B7E" w:rsidRDefault="00C04903" w:rsidP="00E37277">
      <w:pPr>
        <w:pStyle w:val="Caption"/>
        <w:jc w:val="both"/>
        <w:rPr>
          <w:lang w:val="en-US"/>
        </w:rPr>
      </w:pPr>
      <w:bookmarkStart w:id="64" w:name="_Ref205817907"/>
      <w:r w:rsidRPr="00C9301C">
        <w:rPr>
          <w:lang w:val="en-US"/>
        </w:rPr>
        <w:t xml:space="preserve">Figure </w:t>
      </w:r>
      <w:r>
        <w:fldChar w:fldCharType="begin"/>
      </w:r>
      <w:r w:rsidRPr="00040F11">
        <w:rPr>
          <w:lang w:val="en-US"/>
        </w:rPr>
        <w:instrText xml:space="preserve"> SEQ Figure \* ARABIC </w:instrText>
      </w:r>
      <w:r>
        <w:fldChar w:fldCharType="separate"/>
      </w:r>
      <w:r w:rsidR="004C2288">
        <w:rPr>
          <w:noProof/>
          <w:lang w:val="en-US"/>
        </w:rPr>
        <w:t>5</w:t>
      </w:r>
      <w:r>
        <w:fldChar w:fldCharType="end"/>
      </w:r>
      <w:bookmarkEnd w:id="64"/>
      <w:r w:rsidR="00B56C05" w:rsidRPr="00E64B7E">
        <w:rPr>
          <w:lang w:val="en-US"/>
        </w:rPr>
        <w:t xml:space="preserve">: </w:t>
      </w:r>
      <w:r w:rsidR="00E64B7E">
        <w:rPr>
          <w:lang w:val="en-US"/>
        </w:rPr>
        <w:t>Contribution analysis of i</w:t>
      </w:r>
      <w:r w:rsidR="00E64B7E" w:rsidRPr="00E64B7E">
        <w:rPr>
          <w:lang w:val="en-US"/>
        </w:rPr>
        <w:t>mpacts on climate c</w:t>
      </w:r>
      <w:r w:rsidR="00E64B7E">
        <w:rPr>
          <w:lang w:val="en-US"/>
        </w:rPr>
        <w:t xml:space="preserve">hange from the production of 1 kWh net electricity with </w:t>
      </w:r>
      <w:r w:rsidR="005709A3">
        <w:rPr>
          <w:lang w:val="en-US"/>
        </w:rPr>
        <w:t xml:space="preserve">a variety of chosen </w:t>
      </w:r>
      <w:r w:rsidR="00E64B7E">
        <w:rPr>
          <w:lang w:val="en-US"/>
        </w:rPr>
        <w:t>AGS plant</w:t>
      </w:r>
      <w:r w:rsidR="005709A3">
        <w:rPr>
          <w:lang w:val="en-US"/>
        </w:rPr>
        <w:t xml:space="preserve"> designs</w:t>
      </w:r>
      <w:r w:rsidR="00C53BE0">
        <w:rPr>
          <w:lang w:val="en-US"/>
        </w:rPr>
        <w:t xml:space="preserve"> in the year 2050 in Switzerland</w:t>
      </w:r>
      <w:r w:rsidR="005709A3">
        <w:rPr>
          <w:lang w:val="en-US"/>
        </w:rPr>
        <w:t>.</w:t>
      </w:r>
      <w:r w:rsidR="00E64B7E">
        <w:rPr>
          <w:lang w:val="en-US"/>
        </w:rPr>
        <w:t xml:space="preserve"> </w:t>
      </w:r>
      <w:r w:rsidR="00D41103">
        <w:rPr>
          <w:lang w:val="en-US"/>
        </w:rPr>
        <w:t>BAU</w:t>
      </w:r>
      <w:r w:rsidR="001C7875">
        <w:rPr>
          <w:lang w:val="en-US"/>
        </w:rPr>
        <w:t xml:space="preserve"> and LOW</w:t>
      </w:r>
      <w:r w:rsidR="00D27A94">
        <w:rPr>
          <w:lang w:val="en-US"/>
        </w:rPr>
        <w:t xml:space="preserve"> supply chains</w:t>
      </w:r>
      <w:r w:rsidR="001C7875">
        <w:rPr>
          <w:lang w:val="en-US"/>
        </w:rPr>
        <w:t xml:space="preserve"> relate to global climate scenarios</w:t>
      </w:r>
      <w:r w:rsidR="00D3291F">
        <w:rPr>
          <w:lang w:val="en-US"/>
        </w:rPr>
        <w:t>. T</w:t>
      </w:r>
      <w:r w:rsidR="001C7875">
        <w:rPr>
          <w:lang w:val="en-US"/>
        </w:rPr>
        <w:t xml:space="preserve">he electricity mix used for drilling is valid for </w:t>
      </w:r>
      <w:r w:rsidR="00D3291F">
        <w:rPr>
          <w:lang w:val="en-US"/>
        </w:rPr>
        <w:t xml:space="preserve">a </w:t>
      </w:r>
      <w:r w:rsidR="001C7875">
        <w:rPr>
          <w:lang w:val="en-US"/>
        </w:rPr>
        <w:t xml:space="preserve">Net0STEM scenario with </w:t>
      </w:r>
      <w:r w:rsidR="000103FE">
        <w:rPr>
          <w:lang w:val="en-US"/>
        </w:rPr>
        <w:t xml:space="preserve">no AGS electricity supply. </w:t>
      </w:r>
      <w:proofErr w:type="spellStart"/>
      <w:r w:rsidR="00D27A94">
        <w:rPr>
          <w:lang w:val="en-US"/>
        </w:rPr>
        <w:t>EoL</w:t>
      </w:r>
      <w:proofErr w:type="spellEnd"/>
      <w:r w:rsidR="00D27A94">
        <w:rPr>
          <w:lang w:val="en-US"/>
        </w:rPr>
        <w:t xml:space="preserve"> = End-of-life</w:t>
      </w:r>
    </w:p>
    <w:p w14:paraId="5253ABEA" w14:textId="66CB7D8A" w:rsidR="009A3E70" w:rsidRDefault="00386021" w:rsidP="00E37277">
      <w:pPr>
        <w:jc w:val="both"/>
        <w:rPr>
          <w:lang w:val="en-US"/>
        </w:rPr>
      </w:pPr>
      <w:r>
        <w:rPr>
          <w:lang w:val="en-US"/>
        </w:rPr>
        <w:t xml:space="preserve">Across </w:t>
      </w:r>
      <w:r w:rsidR="00205250">
        <w:rPr>
          <w:lang w:val="en-US"/>
        </w:rPr>
        <w:t xml:space="preserve">assessed cases, </w:t>
      </w:r>
      <w:r w:rsidR="00395E7E">
        <w:rPr>
          <w:lang w:val="en-US"/>
        </w:rPr>
        <w:t xml:space="preserve">the projections for </w:t>
      </w:r>
      <w:r w:rsidR="00506D83">
        <w:rPr>
          <w:lang w:val="en-US"/>
        </w:rPr>
        <w:t>future</w:t>
      </w:r>
      <w:r w:rsidR="00395E7E">
        <w:rPr>
          <w:lang w:val="en-US"/>
        </w:rPr>
        <w:t xml:space="preserve"> </w:t>
      </w:r>
      <w:r w:rsidR="00205250">
        <w:rPr>
          <w:lang w:val="en-US"/>
        </w:rPr>
        <w:t>AGS</w:t>
      </w:r>
      <w:r w:rsidR="00395E7E">
        <w:rPr>
          <w:lang w:val="en-US"/>
        </w:rPr>
        <w:t xml:space="preserve"> plants </w:t>
      </w:r>
      <w:r w:rsidR="00205250">
        <w:rPr>
          <w:lang w:val="en-US"/>
        </w:rPr>
        <w:t xml:space="preserve">climate impacts </w:t>
      </w:r>
      <w:r w:rsidR="001C0605">
        <w:rPr>
          <w:lang w:val="en-US"/>
        </w:rPr>
        <w:t xml:space="preserve">range from </w:t>
      </w:r>
      <w:r w:rsidR="00627A87">
        <w:rPr>
          <w:lang w:val="en-US"/>
        </w:rPr>
        <w:t>2</w:t>
      </w:r>
      <w:r w:rsidR="00205250">
        <w:rPr>
          <w:lang w:val="en-US"/>
        </w:rPr>
        <w:t>-</w:t>
      </w:r>
      <w:r w:rsidR="00627A87">
        <w:rPr>
          <w:lang w:val="en-US"/>
        </w:rPr>
        <w:t>14</w:t>
      </w:r>
      <w:r w:rsidR="00205250">
        <w:rPr>
          <w:lang w:val="en-US"/>
        </w:rPr>
        <w:t> </w:t>
      </w:r>
      <w:r w:rsidR="002A4AD4" w:rsidRPr="00E21D4D">
        <w:rPr>
          <w:lang w:val="en-US"/>
        </w:rPr>
        <w:t>g</w:t>
      </w:r>
      <w:r w:rsidR="00205250">
        <w:rPr>
          <w:lang w:val="en-US"/>
        </w:rPr>
        <w:t> </w:t>
      </w:r>
      <w:r w:rsidR="00205250" w:rsidRPr="00205250">
        <w:rPr>
          <w:lang w:val="en-US"/>
        </w:rPr>
        <w:t>CO</w:t>
      </w:r>
      <w:r w:rsidR="00205250" w:rsidRPr="00205250">
        <w:rPr>
          <w:vertAlign w:val="subscript"/>
          <w:lang w:val="en-US"/>
        </w:rPr>
        <w:t>2</w:t>
      </w:r>
      <w:r w:rsidR="006655F0">
        <w:rPr>
          <w:lang w:val="en-US"/>
        </w:rPr>
        <w:t>-e</w:t>
      </w:r>
      <w:r w:rsidR="002A4AD4" w:rsidRPr="00E21D4D">
        <w:rPr>
          <w:lang w:val="en-US"/>
        </w:rPr>
        <w:t>q/kWh</w:t>
      </w:r>
      <w:r w:rsidR="001C5A41" w:rsidRPr="008D563B">
        <w:rPr>
          <w:lang w:val="en-US"/>
        </w:rPr>
        <w:t xml:space="preserve">. </w:t>
      </w:r>
      <w:r w:rsidR="006B73C6">
        <w:rPr>
          <w:lang w:val="en-US"/>
        </w:rPr>
        <w:t>W</w:t>
      </w:r>
      <w:r w:rsidR="00D11EDA" w:rsidRPr="00E21D4D">
        <w:rPr>
          <w:lang w:val="en-US"/>
        </w:rPr>
        <w:t xml:space="preserve">ell construction </w:t>
      </w:r>
      <w:r w:rsidR="006B73C6">
        <w:rPr>
          <w:lang w:val="en-US"/>
        </w:rPr>
        <w:t>dominates due</w:t>
      </w:r>
      <w:r w:rsidR="00EB5962">
        <w:rPr>
          <w:lang w:val="en-US"/>
        </w:rPr>
        <w:t xml:space="preserve"> steel and cement consumption, while impacts from drilling electricity remain low under a clean Swiss grid. St</w:t>
      </w:r>
      <w:r w:rsidR="00C2357E">
        <w:rPr>
          <w:lang w:val="en-US"/>
        </w:rPr>
        <w:t xml:space="preserve">eel and cement supply chains </w:t>
      </w:r>
      <w:r w:rsidR="00F47C64">
        <w:rPr>
          <w:lang w:val="en-US"/>
        </w:rPr>
        <w:t xml:space="preserve">also </w:t>
      </w:r>
      <w:r w:rsidR="00C2357E">
        <w:rPr>
          <w:lang w:val="en-US"/>
        </w:rPr>
        <w:t>driv</w:t>
      </w:r>
      <w:r w:rsidR="00EB5962">
        <w:rPr>
          <w:lang w:val="en-US"/>
        </w:rPr>
        <w:t>e</w:t>
      </w:r>
      <w:r w:rsidR="00C2357E">
        <w:rPr>
          <w:lang w:val="en-US"/>
        </w:rPr>
        <w:t xml:space="preserve"> most non-climate change impacts (</w:t>
      </w:r>
      <w:r w:rsidR="00EB34CC">
        <w:rPr>
          <w:lang w:val="en-US"/>
        </w:rPr>
        <w:fldChar w:fldCharType="begin"/>
      </w:r>
      <w:r w:rsidR="00EB34CC">
        <w:rPr>
          <w:lang w:val="en-US"/>
        </w:rPr>
        <w:instrText xml:space="preserve"> REF _Ref205293995 \h </w:instrText>
      </w:r>
      <w:r w:rsidR="00CF4446">
        <w:rPr>
          <w:lang w:val="en-US"/>
        </w:rPr>
        <w:instrText xml:space="preserve"> \* MERGEFORMAT </w:instrText>
      </w:r>
      <w:r w:rsidR="00EB34CC">
        <w:rPr>
          <w:lang w:val="en-US"/>
        </w:rPr>
      </w:r>
      <w:r w:rsidR="00EB34CC">
        <w:rPr>
          <w:lang w:val="en-US"/>
        </w:rPr>
        <w:fldChar w:fldCharType="separate"/>
      </w:r>
      <w:r w:rsidR="004C2288" w:rsidRPr="00EB34CC">
        <w:rPr>
          <w:lang w:val="en-US"/>
        </w:rPr>
        <w:t xml:space="preserve">Figure </w:t>
      </w:r>
      <w:r w:rsidR="004C2288">
        <w:rPr>
          <w:noProof/>
          <w:lang w:val="en-US"/>
        </w:rPr>
        <w:t>6</w:t>
      </w:r>
      <w:r w:rsidR="00EB34CC">
        <w:rPr>
          <w:lang w:val="en-US"/>
        </w:rPr>
        <w:fldChar w:fldCharType="end"/>
      </w:r>
      <w:r w:rsidR="00C2357E">
        <w:rPr>
          <w:lang w:val="en-US"/>
        </w:rPr>
        <w:t>)</w:t>
      </w:r>
      <w:r w:rsidR="00F47C64">
        <w:rPr>
          <w:lang w:val="en-US"/>
        </w:rPr>
        <w:t>, while e</w:t>
      </w:r>
      <w:r w:rsidR="00CE69D1">
        <w:rPr>
          <w:lang w:val="en-US"/>
        </w:rPr>
        <w:t xml:space="preserve">cotoxicity scores </w:t>
      </w:r>
      <w:r w:rsidR="00F47C64">
        <w:rPr>
          <w:lang w:val="en-US"/>
        </w:rPr>
        <w:t>remain highly uncertain du</w:t>
      </w:r>
      <w:r w:rsidR="00CE69D1">
        <w:rPr>
          <w:lang w:val="en-US"/>
        </w:rPr>
        <w:t xml:space="preserve">e </w:t>
      </w:r>
      <w:r w:rsidR="00F47C64">
        <w:rPr>
          <w:lang w:val="en-US"/>
        </w:rPr>
        <w:t xml:space="preserve">to the </w:t>
      </w:r>
      <w:r w:rsidR="00CE69D1">
        <w:rPr>
          <w:lang w:val="en-US"/>
        </w:rPr>
        <w:t xml:space="preserve">proxy dataset used for drilling-cuttings treatment. </w:t>
      </w:r>
    </w:p>
    <w:p w14:paraId="1BCAACFE" w14:textId="77777777" w:rsidR="00183075" w:rsidRPr="008B629E" w:rsidRDefault="00183075" w:rsidP="00183075">
      <w:pPr>
        <w:spacing w:after="0"/>
        <w:jc w:val="both"/>
        <w:textAlignment w:val="center"/>
        <w:rPr>
          <w:b/>
          <w:bCs/>
          <w:i/>
          <w:iCs/>
          <w:lang w:val="en-US"/>
        </w:rPr>
      </w:pPr>
      <w:r w:rsidRPr="008B629E">
        <w:rPr>
          <w:b/>
          <w:bCs/>
          <w:i/>
          <w:iCs/>
          <w:lang w:val="en-US"/>
        </w:rPr>
        <w:t>Key sensitivities:</w:t>
      </w:r>
    </w:p>
    <w:p w14:paraId="495B5DCC" w14:textId="77777777" w:rsidR="00183075" w:rsidRDefault="00183075" w:rsidP="00183075">
      <w:pPr>
        <w:pStyle w:val="ListParagraph"/>
        <w:numPr>
          <w:ilvl w:val="0"/>
          <w:numId w:val="22"/>
        </w:numPr>
        <w:spacing w:after="0"/>
        <w:jc w:val="both"/>
        <w:textAlignment w:val="center"/>
        <w:rPr>
          <w:lang w:val="en-US"/>
        </w:rPr>
      </w:pPr>
      <w:r>
        <w:rPr>
          <w:lang w:val="en-US"/>
        </w:rPr>
        <w:t>Drilling technology: PPGD yields ~4-6</w:t>
      </w:r>
      <w:r w:rsidRPr="001C000D">
        <w:rPr>
          <w:lang w:val="en-US"/>
        </w:rPr>
        <w:t xml:space="preserve"> </w:t>
      </w:r>
      <w:r>
        <w:rPr>
          <w:lang w:val="en-US"/>
        </w:rPr>
        <w:t>g </w:t>
      </w:r>
      <w:r w:rsidRPr="003733A3">
        <w:rPr>
          <w:lang w:val="en-US"/>
        </w:rPr>
        <w:t>CO</w:t>
      </w:r>
      <w:r w:rsidRPr="003733A3">
        <w:rPr>
          <w:vertAlign w:val="subscript"/>
          <w:lang w:val="en-US"/>
        </w:rPr>
        <w:t>2</w:t>
      </w:r>
      <w:r>
        <w:rPr>
          <w:lang w:val="en-US"/>
        </w:rPr>
        <w:t>-eq/kWh, substantially lower than rotary drilling (~8-10</w:t>
      </w:r>
      <w:r w:rsidRPr="002F4EF2">
        <w:rPr>
          <w:lang w:val="en-US"/>
        </w:rPr>
        <w:t xml:space="preserve"> </w:t>
      </w:r>
      <w:r>
        <w:rPr>
          <w:lang w:val="en-US"/>
        </w:rPr>
        <w:t>g </w:t>
      </w:r>
      <w:r w:rsidRPr="003733A3">
        <w:rPr>
          <w:lang w:val="en-US"/>
        </w:rPr>
        <w:t>CO</w:t>
      </w:r>
      <w:r w:rsidRPr="003733A3">
        <w:rPr>
          <w:vertAlign w:val="subscript"/>
          <w:lang w:val="en-US"/>
        </w:rPr>
        <w:t>2</w:t>
      </w:r>
      <w:r>
        <w:rPr>
          <w:lang w:val="en-US"/>
        </w:rPr>
        <w:t>-eq/kWh) due to reduced electricity consumption.</w:t>
      </w:r>
    </w:p>
    <w:p w14:paraId="512A2690" w14:textId="77777777" w:rsidR="00183075" w:rsidRDefault="00183075" w:rsidP="00183075">
      <w:pPr>
        <w:pStyle w:val="ListParagraph"/>
        <w:numPr>
          <w:ilvl w:val="0"/>
          <w:numId w:val="22"/>
        </w:numPr>
        <w:spacing w:after="0"/>
        <w:jc w:val="both"/>
        <w:textAlignment w:val="center"/>
        <w:rPr>
          <w:lang w:val="en-US"/>
        </w:rPr>
      </w:pPr>
      <w:r>
        <w:rPr>
          <w:lang w:val="en-US"/>
        </w:rPr>
        <w:t xml:space="preserve">Well depth: Varying depth for a fixed net electrical output changes impacts by few grams </w:t>
      </w:r>
      <w:r w:rsidRPr="00444DD0">
        <w:rPr>
          <w:lang w:val="en-US"/>
        </w:rPr>
        <w:t>CO</w:t>
      </w:r>
      <w:r w:rsidRPr="00444DD0">
        <w:rPr>
          <w:vertAlign w:val="subscript"/>
          <w:lang w:val="en-US"/>
        </w:rPr>
        <w:t>2</w:t>
      </w:r>
      <w:r>
        <w:rPr>
          <w:lang w:val="en-US"/>
        </w:rPr>
        <w:t>-eq/kWh: BAU runs ~</w:t>
      </w:r>
      <w:r w:rsidRPr="00F34E7F">
        <w:rPr>
          <w:lang w:val="en-US"/>
        </w:rPr>
        <w:t>5</w:t>
      </w:r>
      <w:r>
        <w:rPr>
          <w:lang w:val="en-US"/>
        </w:rPr>
        <w:t>-</w:t>
      </w:r>
      <w:r w:rsidRPr="00F34E7F">
        <w:rPr>
          <w:lang w:val="en-US"/>
        </w:rPr>
        <w:t>9 g CO</w:t>
      </w:r>
      <w:r w:rsidRPr="00F34E7F">
        <w:rPr>
          <w:vertAlign w:val="subscript"/>
          <w:lang w:val="en-US"/>
        </w:rPr>
        <w:t>2</w:t>
      </w:r>
      <w:r w:rsidRPr="00F34E7F">
        <w:rPr>
          <w:lang w:val="en-US"/>
        </w:rPr>
        <w:t>-eq/kWh</w:t>
      </w:r>
      <w:r>
        <w:rPr>
          <w:lang w:val="en-US"/>
        </w:rPr>
        <w:t>; LOW runs ~</w:t>
      </w:r>
      <w:r w:rsidRPr="00F34E7F">
        <w:rPr>
          <w:lang w:val="en-US"/>
        </w:rPr>
        <w:t>4</w:t>
      </w:r>
      <w:r>
        <w:rPr>
          <w:lang w:val="en-US"/>
        </w:rPr>
        <w:t>-</w:t>
      </w:r>
      <w:r w:rsidRPr="00F34E7F">
        <w:rPr>
          <w:lang w:val="en-US"/>
        </w:rPr>
        <w:t>7 g CO</w:t>
      </w:r>
      <w:r w:rsidRPr="00F34E7F">
        <w:rPr>
          <w:vertAlign w:val="subscript"/>
          <w:lang w:val="en-US"/>
        </w:rPr>
        <w:t>2</w:t>
      </w:r>
      <w:r w:rsidRPr="00F34E7F">
        <w:rPr>
          <w:lang w:val="en-US"/>
        </w:rPr>
        <w:t>-eq/kWh</w:t>
      </w:r>
      <w:r>
        <w:rPr>
          <w:lang w:val="en-US"/>
        </w:rPr>
        <w:t xml:space="preserve">. </w:t>
      </w:r>
    </w:p>
    <w:p w14:paraId="591638C7" w14:textId="77777777" w:rsidR="00183075" w:rsidRDefault="00183075" w:rsidP="00183075">
      <w:pPr>
        <w:pStyle w:val="ListParagraph"/>
        <w:numPr>
          <w:ilvl w:val="0"/>
          <w:numId w:val="22"/>
        </w:numPr>
        <w:spacing w:after="0"/>
        <w:jc w:val="both"/>
        <w:textAlignment w:val="center"/>
        <w:rPr>
          <w:lang w:val="en-US"/>
        </w:rPr>
      </w:pPr>
      <w:r>
        <w:rPr>
          <w:lang w:val="en-US"/>
        </w:rPr>
        <w:t xml:space="preserve">Lifetime: Halving </w:t>
      </w:r>
      <w:r w:rsidRPr="00F34E7F">
        <w:rPr>
          <w:lang w:val="en-US"/>
        </w:rPr>
        <w:t xml:space="preserve">lifetime </w:t>
      </w:r>
      <w:r>
        <w:rPr>
          <w:lang w:val="en-US"/>
        </w:rPr>
        <w:t xml:space="preserve">from 60 years to </w:t>
      </w:r>
      <w:r w:rsidRPr="00F34E7F">
        <w:rPr>
          <w:lang w:val="en-US"/>
        </w:rPr>
        <w:t>30 doubles climate change impacts.</w:t>
      </w:r>
    </w:p>
    <w:p w14:paraId="448D1BA9" w14:textId="77777777" w:rsidR="00183075" w:rsidRDefault="00183075" w:rsidP="00183075">
      <w:pPr>
        <w:pStyle w:val="ListParagraph"/>
        <w:numPr>
          <w:ilvl w:val="0"/>
          <w:numId w:val="22"/>
        </w:numPr>
        <w:spacing w:after="0"/>
        <w:jc w:val="both"/>
        <w:textAlignment w:val="center"/>
        <w:rPr>
          <w:lang w:val="en-US"/>
        </w:rPr>
      </w:pPr>
      <w:r>
        <w:rPr>
          <w:lang w:val="en-US"/>
        </w:rPr>
        <w:t xml:space="preserve">Capacity factor: Not reaching a capacity factor of 0.9 only adds 1-2 g </w:t>
      </w:r>
      <w:r w:rsidRPr="00BD371E">
        <w:rPr>
          <w:lang w:val="en-US"/>
        </w:rPr>
        <w:t>CO</w:t>
      </w:r>
      <w:r w:rsidRPr="00BD371E">
        <w:rPr>
          <w:vertAlign w:val="subscript"/>
          <w:lang w:val="en-US"/>
        </w:rPr>
        <w:t>2</w:t>
      </w:r>
      <w:r>
        <w:rPr>
          <w:lang w:val="en-US"/>
        </w:rPr>
        <w:t xml:space="preserve">-eq/kWh. </w:t>
      </w:r>
    </w:p>
    <w:p w14:paraId="746AF56A" w14:textId="65B98D42" w:rsidR="00183075" w:rsidRDefault="00C47580" w:rsidP="00183075">
      <w:pPr>
        <w:pStyle w:val="ListParagraph"/>
        <w:numPr>
          <w:ilvl w:val="0"/>
          <w:numId w:val="22"/>
        </w:numPr>
        <w:spacing w:after="0"/>
        <w:jc w:val="both"/>
        <w:textAlignment w:val="center"/>
        <w:rPr>
          <w:lang w:val="en-US"/>
        </w:rPr>
      </w:pPr>
      <w:r>
        <w:rPr>
          <w:lang w:val="en-US"/>
        </w:rPr>
        <w:t>Drilling energy</w:t>
      </w:r>
      <w:r w:rsidR="00183075" w:rsidRPr="00C47580">
        <w:rPr>
          <w:lang w:val="en-US"/>
        </w:rPr>
        <w:t xml:space="preserve"> source</w:t>
      </w:r>
      <w:r>
        <w:rPr>
          <w:lang w:val="en-US"/>
        </w:rPr>
        <w:t xml:space="preserve"> (see Figure S3 in SI)</w:t>
      </w:r>
      <w:r w:rsidR="00183075" w:rsidRPr="00C47580">
        <w:rPr>
          <w:lang w:val="en-US"/>
        </w:rPr>
        <w:t>: Rotary drilling in combination with greenhouse gas intense electricity sources</w:t>
      </w:r>
      <w:r>
        <w:rPr>
          <w:lang w:val="en-US"/>
        </w:rPr>
        <w:t xml:space="preserve"> or even diesel </w:t>
      </w:r>
      <w:r w:rsidR="00386735">
        <w:rPr>
          <w:lang w:val="en-US"/>
        </w:rPr>
        <w:t>generator</w:t>
      </w:r>
      <w:r w:rsidR="00183075" w:rsidRPr="00C47580">
        <w:rPr>
          <w:lang w:val="en-US"/>
        </w:rPr>
        <w:t xml:space="preserve"> is not a preferable choice for the drilling </w:t>
      </w:r>
      <w:r w:rsidR="00183075" w:rsidRPr="00C47580">
        <w:rPr>
          <w:lang w:val="en-US"/>
        </w:rPr>
        <w:lastRenderedPageBreak/>
        <w:t>process</w:t>
      </w:r>
      <w:r w:rsidR="00386735">
        <w:rPr>
          <w:lang w:val="en-US"/>
        </w:rPr>
        <w:t xml:space="preserve">, as it leads to </w:t>
      </w:r>
      <w:r w:rsidR="00610599">
        <w:rPr>
          <w:lang w:val="en-US"/>
        </w:rPr>
        <w:t>GHG emissions around 50-80 g </w:t>
      </w:r>
      <w:r w:rsidR="00610599" w:rsidRPr="00610599">
        <w:rPr>
          <w:lang w:val="en-US"/>
        </w:rPr>
        <w:t>CO</w:t>
      </w:r>
      <w:r w:rsidR="00610599" w:rsidRPr="00610599">
        <w:rPr>
          <w:vertAlign w:val="subscript"/>
          <w:lang w:val="en-US"/>
        </w:rPr>
        <w:t>2</w:t>
      </w:r>
      <w:r w:rsidR="00610599">
        <w:rPr>
          <w:lang w:val="en-US"/>
        </w:rPr>
        <w:t xml:space="preserve">-eq/kWh. </w:t>
      </w:r>
      <w:r w:rsidR="00000C1E">
        <w:rPr>
          <w:lang w:val="en-US"/>
        </w:rPr>
        <w:t xml:space="preserve">PPGD is not </w:t>
      </w:r>
      <w:r w:rsidR="006B681E">
        <w:rPr>
          <w:lang w:val="en-US"/>
        </w:rPr>
        <w:t xml:space="preserve">sensitive to energy sources as all scores remain on a very low absolute level (up to </w:t>
      </w:r>
      <w:r w:rsidR="00974871">
        <w:rPr>
          <w:lang w:val="en-US"/>
        </w:rPr>
        <w:t>13 g </w:t>
      </w:r>
      <w:r w:rsidR="00974871" w:rsidRPr="00974871">
        <w:rPr>
          <w:lang w:val="en-US"/>
        </w:rPr>
        <w:t>CO</w:t>
      </w:r>
      <w:r w:rsidR="00974871" w:rsidRPr="00974871">
        <w:rPr>
          <w:vertAlign w:val="subscript"/>
          <w:lang w:val="en-US"/>
        </w:rPr>
        <w:t>2</w:t>
      </w:r>
      <w:r w:rsidR="00974871">
        <w:rPr>
          <w:lang w:val="en-US"/>
        </w:rPr>
        <w:t xml:space="preserve">-eq/kWh). </w:t>
      </w:r>
    </w:p>
    <w:p w14:paraId="6AF046EC" w14:textId="77777777" w:rsidR="00610599" w:rsidRPr="00C47580" w:rsidRDefault="00610599" w:rsidP="00974871">
      <w:pPr>
        <w:pStyle w:val="ListParagraph"/>
        <w:spacing w:after="0"/>
        <w:jc w:val="both"/>
        <w:textAlignment w:val="center"/>
        <w:rPr>
          <w:lang w:val="en-US"/>
        </w:rPr>
      </w:pPr>
    </w:p>
    <w:p w14:paraId="4655C73D" w14:textId="2AEB9EA0" w:rsidR="00183075" w:rsidRPr="00682328" w:rsidRDefault="00183075" w:rsidP="00183075">
      <w:pPr>
        <w:spacing w:after="0"/>
        <w:jc w:val="both"/>
        <w:textAlignment w:val="center"/>
        <w:rPr>
          <w:lang w:val="en-US"/>
        </w:rPr>
      </w:pPr>
      <w:r w:rsidRPr="00682328">
        <w:rPr>
          <w:lang w:val="en-US"/>
        </w:rPr>
        <w:t xml:space="preserve">The overall sensitivity range </w:t>
      </w:r>
      <w:r>
        <w:rPr>
          <w:lang w:val="en-US"/>
        </w:rPr>
        <w:t>of assessed cases</w:t>
      </w:r>
      <w:r w:rsidR="003D5BF6">
        <w:rPr>
          <w:lang w:val="en-US"/>
        </w:rPr>
        <w:t xml:space="preserve"> </w:t>
      </w:r>
      <w:r w:rsidRPr="00682328">
        <w:rPr>
          <w:lang w:val="en-US"/>
        </w:rPr>
        <w:t xml:space="preserve">goes from </w:t>
      </w:r>
      <w:r w:rsidR="00846F0C">
        <w:rPr>
          <w:lang w:val="en-US"/>
        </w:rPr>
        <w:t>~</w:t>
      </w:r>
      <w:r w:rsidRPr="00682328">
        <w:rPr>
          <w:lang w:val="en-US"/>
        </w:rPr>
        <w:t>2 g CO</w:t>
      </w:r>
      <w:r w:rsidRPr="00682328">
        <w:rPr>
          <w:vertAlign w:val="subscript"/>
          <w:lang w:val="en-US"/>
        </w:rPr>
        <w:t>2</w:t>
      </w:r>
      <w:r w:rsidRPr="00682328">
        <w:rPr>
          <w:lang w:val="en-US"/>
        </w:rPr>
        <w:t xml:space="preserve">-eq/kWh (4.5 km, 100 years) up to </w:t>
      </w:r>
      <w:r w:rsidR="003D5BF6">
        <w:rPr>
          <w:lang w:val="en-US"/>
        </w:rPr>
        <w:t>~</w:t>
      </w:r>
      <w:r w:rsidRPr="00682328">
        <w:rPr>
          <w:lang w:val="en-US"/>
        </w:rPr>
        <w:t>14 g CO</w:t>
      </w:r>
      <w:r w:rsidRPr="00682328">
        <w:rPr>
          <w:vertAlign w:val="subscript"/>
          <w:lang w:val="en-US"/>
        </w:rPr>
        <w:t>2</w:t>
      </w:r>
      <w:r w:rsidRPr="00682328">
        <w:rPr>
          <w:lang w:val="en-US"/>
        </w:rPr>
        <w:t>-eq/kWh (8 km, 30 years)</w:t>
      </w:r>
      <w:r w:rsidR="00F86810">
        <w:rPr>
          <w:lang w:val="en-US"/>
        </w:rPr>
        <w:t xml:space="preserve"> or even up to ~80 </w:t>
      </w:r>
      <w:r w:rsidR="00000C1E">
        <w:rPr>
          <w:lang w:val="en-US"/>
        </w:rPr>
        <w:t>g </w:t>
      </w:r>
      <w:r w:rsidR="00000C1E" w:rsidRPr="00000C1E">
        <w:rPr>
          <w:lang w:val="en-US"/>
        </w:rPr>
        <w:t>CO</w:t>
      </w:r>
      <w:r w:rsidR="00000C1E" w:rsidRPr="00000C1E">
        <w:rPr>
          <w:vertAlign w:val="subscript"/>
          <w:lang w:val="en-US"/>
        </w:rPr>
        <w:t>2</w:t>
      </w:r>
      <w:r w:rsidR="00000C1E">
        <w:rPr>
          <w:lang w:val="en-US"/>
        </w:rPr>
        <w:t>-eq/kWh for diesel-based rotary drilling</w:t>
      </w:r>
      <w:r w:rsidRPr="00682328">
        <w:rPr>
          <w:lang w:val="en-US"/>
        </w:rPr>
        <w:t>. Drilling material intensity, electricity source, lifetime, and cuttings handling are the dominant levers. Supply-chain decarbonization represented by LOW-GLO plays a comparatively minor role for PPGD cases.</w:t>
      </w:r>
      <w:r>
        <w:rPr>
          <w:lang w:val="en-US"/>
        </w:rPr>
        <w:t xml:space="preserve"> Overall, these results reflect rather low sensitivity on an absolute scale, and the variations lie within the inherent uncertainties of LCA studies in general and low-TRL technologies specifically. </w:t>
      </w:r>
    </w:p>
    <w:p w14:paraId="2F661E12" w14:textId="77777777" w:rsidR="00183075" w:rsidRPr="00E76FCD" w:rsidRDefault="00183075" w:rsidP="00E37277">
      <w:pPr>
        <w:jc w:val="both"/>
        <w:rPr>
          <w:lang w:val="en-US"/>
        </w:rPr>
      </w:pPr>
    </w:p>
    <w:p w14:paraId="0E7EE543" w14:textId="6A1CEDC2" w:rsidR="002157DB" w:rsidRDefault="005C0479" w:rsidP="00E37277">
      <w:pPr>
        <w:keepNext/>
        <w:jc w:val="both"/>
      </w:pPr>
      <w:r>
        <w:rPr>
          <w:noProof/>
        </w:rPr>
        <w:drawing>
          <wp:inline distT="0" distB="0" distL="0" distR="0" wp14:anchorId="19EA0917" wp14:editId="0999BE0F">
            <wp:extent cx="5901690" cy="3096895"/>
            <wp:effectExtent l="0" t="0" r="3810" b="8255"/>
            <wp:docPr id="13418847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01690" cy="3096895"/>
                    </a:xfrm>
                    <a:prstGeom prst="rect">
                      <a:avLst/>
                    </a:prstGeom>
                    <a:noFill/>
                  </pic:spPr>
                </pic:pic>
              </a:graphicData>
            </a:graphic>
          </wp:inline>
        </w:drawing>
      </w:r>
    </w:p>
    <w:p w14:paraId="6583920C" w14:textId="0AE9185D" w:rsidR="006F7A19" w:rsidRDefault="002157DB" w:rsidP="00E37277">
      <w:pPr>
        <w:pStyle w:val="Caption"/>
        <w:jc w:val="both"/>
        <w:rPr>
          <w:lang w:val="en-US"/>
        </w:rPr>
      </w:pPr>
      <w:bookmarkStart w:id="65" w:name="_Ref205293995"/>
      <w:r w:rsidRPr="00EB34CC">
        <w:rPr>
          <w:lang w:val="en-US"/>
        </w:rPr>
        <w:t xml:space="preserve">Figure </w:t>
      </w:r>
      <w:r>
        <w:fldChar w:fldCharType="begin"/>
      </w:r>
      <w:r w:rsidRPr="00EB34CC">
        <w:rPr>
          <w:lang w:val="en-US"/>
        </w:rPr>
        <w:instrText xml:space="preserve"> SEQ Figure \* ARABIC </w:instrText>
      </w:r>
      <w:r>
        <w:fldChar w:fldCharType="separate"/>
      </w:r>
      <w:r w:rsidR="004C2288">
        <w:rPr>
          <w:noProof/>
          <w:lang w:val="en-US"/>
        </w:rPr>
        <w:t>6</w:t>
      </w:r>
      <w:r>
        <w:fldChar w:fldCharType="end"/>
      </w:r>
      <w:bookmarkEnd w:id="65"/>
      <w:r w:rsidRPr="00EB34CC">
        <w:rPr>
          <w:lang w:val="en-US"/>
        </w:rPr>
        <w:t xml:space="preserve">: Contribution analysis for the 6 km BAU-GLO Net0Stem base case for chosen impact categories. </w:t>
      </w:r>
      <w:proofErr w:type="spellStart"/>
      <w:r w:rsidRPr="002812F0">
        <w:rPr>
          <w:lang w:val="en-US"/>
        </w:rPr>
        <w:t>EoL</w:t>
      </w:r>
      <w:proofErr w:type="spellEnd"/>
      <w:r w:rsidRPr="002812F0">
        <w:rPr>
          <w:lang w:val="en-US"/>
        </w:rPr>
        <w:t xml:space="preserve"> = End of life.</w:t>
      </w:r>
    </w:p>
    <w:p w14:paraId="04986637" w14:textId="6EEBF127" w:rsidR="00183075" w:rsidRDefault="00183075" w:rsidP="00183075">
      <w:pPr>
        <w:spacing w:after="0"/>
        <w:jc w:val="both"/>
        <w:textAlignment w:val="center"/>
        <w:rPr>
          <w:lang w:val="en-US"/>
        </w:rPr>
      </w:pPr>
      <w:r>
        <w:rPr>
          <w:lang w:val="en-US"/>
        </w:rPr>
        <w:t xml:space="preserve">Because drilling material and energy </w:t>
      </w:r>
      <w:r w:rsidR="007378B1">
        <w:rPr>
          <w:lang w:val="en-US"/>
        </w:rPr>
        <w:t>intensity is high in</w:t>
      </w:r>
      <w:r>
        <w:rPr>
          <w:lang w:val="en-US"/>
        </w:rPr>
        <w:t xml:space="preserve"> absolute terms</w:t>
      </w:r>
      <w:r w:rsidR="007378B1">
        <w:rPr>
          <w:lang w:val="en-US"/>
        </w:rPr>
        <w:t xml:space="preserve"> but </w:t>
      </w:r>
      <w:proofErr w:type="spellStart"/>
      <w:r w:rsidR="007378B1">
        <w:rPr>
          <w:lang w:val="en-US"/>
        </w:rPr>
        <w:t>amortised</w:t>
      </w:r>
      <w:proofErr w:type="spellEnd"/>
      <w:r>
        <w:rPr>
          <w:lang w:val="en-US"/>
        </w:rPr>
        <w:t xml:space="preserve"> over decades of </w:t>
      </w:r>
      <w:r w:rsidR="007378B1">
        <w:rPr>
          <w:lang w:val="en-US"/>
        </w:rPr>
        <w:t xml:space="preserve">electricity </w:t>
      </w:r>
      <w:r>
        <w:rPr>
          <w:lang w:val="en-US"/>
        </w:rPr>
        <w:t>production</w:t>
      </w:r>
      <w:r w:rsidR="005D49E4">
        <w:rPr>
          <w:lang w:val="en-US"/>
        </w:rPr>
        <w:t xml:space="preserve">, their influence on climate results </w:t>
      </w:r>
      <w:r w:rsidR="007C5F7A">
        <w:rPr>
          <w:lang w:val="en-US"/>
        </w:rPr>
        <w:t xml:space="preserve">is small for </w:t>
      </w:r>
      <w:r>
        <w:rPr>
          <w:lang w:val="en-US"/>
        </w:rPr>
        <w:t>PPGD</w:t>
      </w:r>
      <w:r w:rsidR="007C5F7A">
        <w:rPr>
          <w:lang w:val="en-US"/>
        </w:rPr>
        <w:t xml:space="preserve"> scenarios</w:t>
      </w:r>
      <w:r>
        <w:rPr>
          <w:lang w:val="en-US"/>
        </w:rPr>
        <w:t xml:space="preserve">. </w:t>
      </w:r>
      <w:r w:rsidR="00B929B4">
        <w:rPr>
          <w:lang w:val="en-US"/>
        </w:rPr>
        <w:t xml:space="preserve">The timing of PPGD availability and </w:t>
      </w:r>
      <w:r w:rsidR="00B22634">
        <w:rPr>
          <w:lang w:val="en-US"/>
        </w:rPr>
        <w:t xml:space="preserve">supply of reliable low-carbon electricity at remote drilling sites is an important factor </w:t>
      </w:r>
      <w:r w:rsidR="009672B6">
        <w:rPr>
          <w:lang w:val="en-US"/>
        </w:rPr>
        <w:t xml:space="preserve">for real-world deployment. </w:t>
      </w:r>
      <w:r>
        <w:rPr>
          <w:lang w:val="en-US"/>
        </w:rPr>
        <w:t xml:space="preserve">Switching the drilling electricity to low-carbon sources has a modest effect on the climate </w:t>
      </w:r>
      <w:proofErr w:type="gramStart"/>
      <w:r>
        <w:rPr>
          <w:lang w:val="en-US"/>
        </w:rPr>
        <w:t>indicator, but</w:t>
      </w:r>
      <w:proofErr w:type="gramEnd"/>
      <w:r>
        <w:rPr>
          <w:lang w:val="en-US"/>
        </w:rPr>
        <w:t xml:space="preserve"> will be more visible in other environmental impact categories such as material consumption.</w:t>
      </w:r>
    </w:p>
    <w:p w14:paraId="45F09210" w14:textId="77777777" w:rsidR="00183075" w:rsidRDefault="00183075" w:rsidP="00E37277">
      <w:pPr>
        <w:spacing w:after="0"/>
        <w:jc w:val="both"/>
        <w:textAlignment w:val="center"/>
        <w:rPr>
          <w:lang w:val="en-US"/>
        </w:rPr>
      </w:pPr>
    </w:p>
    <w:p w14:paraId="7F1407E5" w14:textId="1465DE96" w:rsidR="008B629E" w:rsidRDefault="008B629E" w:rsidP="00E37277">
      <w:pPr>
        <w:spacing w:after="0"/>
        <w:jc w:val="both"/>
        <w:textAlignment w:val="center"/>
        <w:rPr>
          <w:b/>
          <w:bCs/>
          <w:i/>
          <w:iCs/>
          <w:lang w:val="en-US"/>
        </w:rPr>
      </w:pPr>
      <w:r w:rsidRPr="008B629E">
        <w:rPr>
          <w:b/>
          <w:bCs/>
          <w:i/>
          <w:iCs/>
          <w:lang w:val="en-US"/>
        </w:rPr>
        <w:t xml:space="preserve">Benchmarking and interpretation: </w:t>
      </w:r>
    </w:p>
    <w:p w14:paraId="2E1569E6" w14:textId="6DAAF231" w:rsidR="0026700C" w:rsidRPr="003A0251" w:rsidRDefault="00F27A0D" w:rsidP="003A0251">
      <w:pPr>
        <w:spacing w:after="0"/>
        <w:jc w:val="both"/>
        <w:textAlignment w:val="center"/>
        <w:rPr>
          <w:lang w:val="en-US"/>
        </w:rPr>
      </w:pPr>
      <w:r w:rsidRPr="003A0251">
        <w:rPr>
          <w:lang w:val="en-US"/>
        </w:rPr>
        <w:t>AGS</w:t>
      </w:r>
      <w:r w:rsidR="008B629E" w:rsidRPr="003A0251">
        <w:rPr>
          <w:lang w:val="en-US"/>
        </w:rPr>
        <w:t xml:space="preserve"> </w:t>
      </w:r>
      <w:r w:rsidR="00643F26" w:rsidRPr="003A0251">
        <w:rPr>
          <w:lang w:val="en-US"/>
        </w:rPr>
        <w:t xml:space="preserve">fall at the </w:t>
      </w:r>
      <w:r w:rsidR="008B629E" w:rsidRPr="003A0251">
        <w:rPr>
          <w:lang w:val="en-US"/>
        </w:rPr>
        <w:t>low end of geothermal climate impacts reported in literature</w:t>
      </w:r>
      <w:r w:rsidR="00643F26" w:rsidRPr="003A0251">
        <w:rPr>
          <w:lang w:val="en-US"/>
        </w:rPr>
        <w:t xml:space="preserve"> </w:t>
      </w:r>
      <w:sdt>
        <w:sdtPr>
          <w:rPr>
            <w:color w:val="000000"/>
            <w:lang w:val="en-US"/>
          </w:rPr>
          <w:tag w:val="MENDELEY_CITATION_v3_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"/>
          <w:id w:val="818003593"/>
          <w:placeholder>
            <w:docPart w:val="BF0D48D4DECD4258836AD056BC516F44"/>
          </w:placeholder>
        </w:sdtPr>
        <w:sdtEndPr/>
        <w:sdtContent>
          <w:r w:rsidR="00FB440E" w:rsidRPr="00FB440E">
            <w:rPr>
              <w:color w:val="000000"/>
              <w:lang w:val="en-US"/>
            </w:rPr>
            <w:t>[20]</w:t>
          </w:r>
        </w:sdtContent>
      </w:sdt>
      <w:r w:rsidR="008B629E" w:rsidRPr="003A0251">
        <w:rPr>
          <w:lang w:val="en-US"/>
        </w:rPr>
        <w:t xml:space="preserve">: </w:t>
      </w:r>
      <w:r w:rsidR="000B0857" w:rsidRPr="003A0251">
        <w:rPr>
          <w:lang w:val="en-US"/>
        </w:rPr>
        <w:t xml:space="preserve">Climate change impacts of binary </w:t>
      </w:r>
      <w:r w:rsidR="000B0857" w:rsidRPr="003A0251" w:rsidDel="00A42F8A">
        <w:rPr>
          <w:lang w:val="en-US"/>
        </w:rPr>
        <w:t>plants</w:t>
      </w:r>
      <w:r w:rsidR="000B0857" w:rsidRPr="003A0251">
        <w:rPr>
          <w:lang w:val="en-US"/>
        </w:rPr>
        <w:t xml:space="preserve"> (hydrothermal plants, Enhanced Geothermal System (EGS) plants) </w:t>
      </w:r>
      <w:r w:rsidR="00643F26" w:rsidRPr="003A0251">
        <w:rPr>
          <w:lang w:val="en-US"/>
        </w:rPr>
        <w:t>are</w:t>
      </w:r>
      <w:r w:rsidR="00C16665" w:rsidRPr="003A0251">
        <w:rPr>
          <w:lang w:val="en-US"/>
        </w:rPr>
        <w:t xml:space="preserve"> around</w:t>
      </w:r>
      <w:r w:rsidR="000B0857" w:rsidRPr="003A0251">
        <w:rPr>
          <w:lang w:val="en-US"/>
        </w:rPr>
        <w:t xml:space="preserve"> 49 (6-97)</w:t>
      </w:r>
      <w:r w:rsidR="00C16665" w:rsidRPr="003A0251">
        <w:rPr>
          <w:lang w:val="en-US"/>
        </w:rPr>
        <w:t> </w:t>
      </w:r>
      <w:r w:rsidR="000B0857" w:rsidRPr="003A0251">
        <w:rPr>
          <w:lang w:val="en-US"/>
        </w:rPr>
        <w:t>g</w:t>
      </w:r>
      <w:r w:rsidR="00C16665" w:rsidRPr="003A0251">
        <w:rPr>
          <w:lang w:val="en-US"/>
        </w:rPr>
        <w:t> </w:t>
      </w:r>
      <w:r w:rsidR="000B0857" w:rsidRPr="003A0251">
        <w:rPr>
          <w:lang w:val="en-US"/>
        </w:rPr>
        <w:t>CO</w:t>
      </w:r>
      <w:r w:rsidR="000B0857" w:rsidRPr="003A0251">
        <w:rPr>
          <w:vertAlign w:val="subscript"/>
          <w:lang w:val="en-US"/>
        </w:rPr>
        <w:t>2</w:t>
      </w:r>
      <w:r w:rsidR="000B0857" w:rsidRPr="003A0251">
        <w:rPr>
          <w:lang w:val="en-US"/>
        </w:rPr>
        <w:t xml:space="preserve"> -eq/kWh (hydrothermal) or 32 (8-52) g CO2-eq/kWh (EGS). </w:t>
      </w:r>
      <w:r w:rsidR="001D43E2" w:rsidRPr="003A0251">
        <w:rPr>
          <w:lang w:val="en-US"/>
        </w:rPr>
        <w:t>W</w:t>
      </w:r>
      <w:r w:rsidR="00F02C9E" w:rsidRPr="003A0251">
        <w:rPr>
          <w:lang w:val="en-US"/>
        </w:rPr>
        <w:t xml:space="preserve">ide ranges </w:t>
      </w:r>
      <w:r w:rsidR="001D43E2" w:rsidRPr="003A0251">
        <w:rPr>
          <w:lang w:val="en-US"/>
        </w:rPr>
        <w:t xml:space="preserve">are reported </w:t>
      </w:r>
      <w:r w:rsidR="00F02C9E" w:rsidRPr="003A0251">
        <w:rPr>
          <w:lang w:val="en-US"/>
        </w:rPr>
        <w:t>for flash and dry steam geothermal electricity (26 up to 795 g CO</w:t>
      </w:r>
      <w:r w:rsidR="00F02C9E" w:rsidRPr="003A0251">
        <w:rPr>
          <w:vertAlign w:val="subscript"/>
          <w:lang w:val="en-US"/>
        </w:rPr>
        <w:t>2</w:t>
      </w:r>
      <w:r w:rsidR="00F02C9E" w:rsidRPr="003A0251">
        <w:rPr>
          <w:lang w:val="en-US"/>
        </w:rPr>
        <w:t xml:space="preserve">-eq/kWh) due to emissions of </w:t>
      </w:r>
      <w:r w:rsidR="00A806D3" w:rsidRPr="003A0251">
        <w:rPr>
          <w:lang w:val="en-US"/>
        </w:rPr>
        <w:t xml:space="preserve">non-condensable gases (NCG) over the whole plant lifetime These are </w:t>
      </w:r>
      <w:r w:rsidR="000171A2" w:rsidRPr="003A0251">
        <w:rPr>
          <w:lang w:val="en-US"/>
        </w:rPr>
        <w:t xml:space="preserve">heavily </w:t>
      </w:r>
      <w:r w:rsidR="00A806D3" w:rsidRPr="003A0251">
        <w:rPr>
          <w:lang w:val="en-US"/>
        </w:rPr>
        <w:t>site-specific</w:t>
      </w:r>
      <w:r w:rsidR="000171A2" w:rsidRPr="003A0251">
        <w:rPr>
          <w:lang w:val="en-US"/>
        </w:rPr>
        <w:t xml:space="preserve"> and time-specific</w:t>
      </w:r>
      <w:r w:rsidR="00A806D3" w:rsidRPr="003A0251">
        <w:rPr>
          <w:lang w:val="en-US"/>
        </w:rPr>
        <w:t xml:space="preserve"> with regards to the geofluid composition and the abatement system in place. </w:t>
      </w:r>
    </w:p>
    <w:p w14:paraId="0E5C6905" w14:textId="77777777" w:rsidR="00846F0C" w:rsidRDefault="00846F0C" w:rsidP="00BF56B8">
      <w:pPr>
        <w:spacing w:after="0"/>
        <w:jc w:val="both"/>
        <w:textAlignment w:val="center"/>
        <w:rPr>
          <w:lang w:val="en-US"/>
        </w:rPr>
      </w:pPr>
    </w:p>
    <w:p w14:paraId="2732171F" w14:textId="4B0E1697" w:rsidR="00991731" w:rsidRPr="00BF56B8" w:rsidRDefault="00310F1B" w:rsidP="00BF56B8">
      <w:pPr>
        <w:spacing w:after="0"/>
        <w:jc w:val="both"/>
        <w:textAlignment w:val="center"/>
        <w:rPr>
          <w:lang w:val="en-US"/>
        </w:rPr>
      </w:pPr>
      <w:r w:rsidRPr="00BF56B8">
        <w:rPr>
          <w:lang w:val="en-US"/>
        </w:rPr>
        <w:t xml:space="preserve">AGS </w:t>
      </w:r>
      <w:r w:rsidR="00BC5781" w:rsidRPr="00BF56B8">
        <w:rPr>
          <w:lang w:val="en-US"/>
        </w:rPr>
        <w:t xml:space="preserve">lies within </w:t>
      </w:r>
      <w:r w:rsidRPr="00BF56B8">
        <w:rPr>
          <w:lang w:val="en-US"/>
        </w:rPr>
        <w:t>same low-GHG bin</w:t>
      </w:r>
      <w:r w:rsidR="00BC5781" w:rsidRPr="00BF56B8">
        <w:rPr>
          <w:lang w:val="en-US"/>
        </w:rPr>
        <w:t xml:space="preserve"> as electricity from other renewables</w:t>
      </w:r>
      <w:r w:rsidR="0016040C" w:rsidRPr="00BF56B8">
        <w:rPr>
          <w:lang w:val="en-US"/>
        </w:rPr>
        <w:t xml:space="preserve"> (~2-</w:t>
      </w:r>
      <w:r w:rsidR="00796BBD" w:rsidRPr="00BF56B8">
        <w:rPr>
          <w:lang w:val="en-US"/>
        </w:rPr>
        <w:t>2</w:t>
      </w:r>
      <w:r w:rsidR="0016040C" w:rsidRPr="00BF56B8">
        <w:rPr>
          <w:lang w:val="en-US"/>
        </w:rPr>
        <w:t>0 g CO</w:t>
      </w:r>
      <w:r w:rsidR="0016040C" w:rsidRPr="00BF56B8">
        <w:rPr>
          <w:vertAlign w:val="subscript"/>
          <w:lang w:val="en-US"/>
        </w:rPr>
        <w:t>2</w:t>
      </w:r>
      <w:r w:rsidR="0016040C" w:rsidRPr="00BF56B8">
        <w:rPr>
          <w:lang w:val="en-US"/>
        </w:rPr>
        <w:t>-eq/kWh</w:t>
      </w:r>
      <w:r w:rsidR="00BC5781" w:rsidRPr="00BF56B8">
        <w:rPr>
          <w:lang w:val="en-US"/>
        </w:rPr>
        <w:t>) (</w:t>
      </w:r>
      <w:r w:rsidR="00BC5781" w:rsidRPr="00BF56B8">
        <w:rPr>
          <w:lang w:val="en-US"/>
        </w:rPr>
        <w:fldChar w:fldCharType="begin"/>
      </w:r>
      <w:r w:rsidR="00BC5781" w:rsidRPr="00BF56B8">
        <w:rPr>
          <w:lang w:val="en-US"/>
        </w:rPr>
        <w:instrText xml:space="preserve"> REF _Ref197427379 \h  \* MERGEFORMAT </w:instrText>
      </w:r>
      <w:r w:rsidR="00BC5781" w:rsidRPr="00BC5781">
        <w:rPr>
          <w:lang w:val="en-US"/>
        </w:rPr>
      </w:r>
      <w:r w:rsidR="00BC5781" w:rsidRPr="00BF56B8">
        <w:rPr>
          <w:lang w:val="en-US"/>
        </w:rPr>
        <w:fldChar w:fldCharType="separate"/>
      </w:r>
      <w:r w:rsidR="004C2288" w:rsidRPr="00FF4E14">
        <w:rPr>
          <w:lang w:val="en-US"/>
        </w:rPr>
        <w:t xml:space="preserve">Figure </w:t>
      </w:r>
      <w:r w:rsidR="004C2288">
        <w:rPr>
          <w:lang w:val="en-US"/>
        </w:rPr>
        <w:t>7</w:t>
      </w:r>
      <w:r w:rsidR="00BC5781" w:rsidRPr="00BF56B8">
        <w:rPr>
          <w:lang w:val="en-US"/>
        </w:rPr>
        <w:fldChar w:fldCharType="end"/>
      </w:r>
      <w:r w:rsidR="00BC5781" w:rsidRPr="00BF56B8">
        <w:rPr>
          <w:lang w:val="en-US"/>
        </w:rPr>
        <w:t>)</w:t>
      </w:r>
      <w:r w:rsidR="0016040C" w:rsidRPr="00BF56B8">
        <w:rPr>
          <w:lang w:val="en-US"/>
        </w:rPr>
        <w:t xml:space="preserve">. </w:t>
      </w:r>
      <w:r w:rsidR="00BC5781" w:rsidRPr="00BF56B8">
        <w:rPr>
          <w:lang w:val="en-US"/>
        </w:rPr>
        <w:t xml:space="preserve">Relative to PV and wind, </w:t>
      </w:r>
      <w:r w:rsidR="0016040C" w:rsidRPr="00BF56B8">
        <w:rPr>
          <w:lang w:val="en-US"/>
        </w:rPr>
        <w:t xml:space="preserve">AGS shows advantages in several non-climate categories </w:t>
      </w:r>
      <w:r w:rsidR="00BC5781" w:rsidRPr="00BF56B8">
        <w:rPr>
          <w:lang w:val="en-US"/>
        </w:rPr>
        <w:t xml:space="preserve">due to lower use of </w:t>
      </w:r>
      <w:r w:rsidR="0016040C" w:rsidRPr="00BF56B8">
        <w:rPr>
          <w:lang w:val="en-US"/>
        </w:rPr>
        <w:t xml:space="preserve">copper and critical </w:t>
      </w:r>
      <w:r w:rsidR="00304309">
        <w:rPr>
          <w:lang w:val="en-US"/>
        </w:rPr>
        <w:t xml:space="preserve">minerals, while </w:t>
      </w:r>
      <w:r w:rsidR="00B93F01" w:rsidRPr="00BF56B8">
        <w:rPr>
          <w:lang w:val="en-US"/>
        </w:rPr>
        <w:t xml:space="preserve">impacts in ecotoxicity </w:t>
      </w:r>
      <w:r w:rsidR="00BC5781" w:rsidRPr="00BF56B8">
        <w:rPr>
          <w:lang w:val="en-US"/>
        </w:rPr>
        <w:t xml:space="preserve">remain uncertain. </w:t>
      </w:r>
      <w:r w:rsidR="00F5650C" w:rsidRPr="00BF56B8">
        <w:rPr>
          <w:lang w:val="en-US"/>
        </w:rPr>
        <w:t>Note that the impact</w:t>
      </w:r>
      <w:r w:rsidR="00455279">
        <w:rPr>
          <w:lang w:val="en-US"/>
        </w:rPr>
        <w:t xml:space="preserve"> score</w:t>
      </w:r>
      <w:r w:rsidR="00F5650C" w:rsidRPr="00BF56B8">
        <w:rPr>
          <w:lang w:val="en-US"/>
        </w:rPr>
        <w:t xml:space="preserve"> </w:t>
      </w:r>
      <w:r w:rsidR="00057F03" w:rsidRPr="00BF56B8">
        <w:rPr>
          <w:lang w:val="en-US"/>
        </w:rPr>
        <w:t xml:space="preserve">of an individual technology </w:t>
      </w:r>
      <w:r w:rsidR="00F5650C" w:rsidRPr="00BF56B8">
        <w:rPr>
          <w:lang w:val="en-US"/>
        </w:rPr>
        <w:t>depend</w:t>
      </w:r>
      <w:r w:rsidR="00455279">
        <w:rPr>
          <w:lang w:val="en-US"/>
        </w:rPr>
        <w:t>s</w:t>
      </w:r>
      <w:r w:rsidR="00F5650C" w:rsidRPr="00BF56B8">
        <w:rPr>
          <w:lang w:val="en-US"/>
        </w:rPr>
        <w:t xml:space="preserve"> on the</w:t>
      </w:r>
      <w:r w:rsidR="00057F03" w:rsidRPr="00BF56B8">
        <w:rPr>
          <w:lang w:val="en-US"/>
        </w:rPr>
        <w:t xml:space="preserve"> local conditions</w:t>
      </w:r>
      <w:r w:rsidR="00455279">
        <w:rPr>
          <w:lang w:val="en-US"/>
        </w:rPr>
        <w:t xml:space="preserve"> (e.g.</w:t>
      </w:r>
      <w:r w:rsidR="00057F03" w:rsidRPr="00BF56B8">
        <w:rPr>
          <w:lang w:val="en-US"/>
        </w:rPr>
        <w:t xml:space="preserve"> wind load hours</w:t>
      </w:r>
      <w:r w:rsidR="0016040C" w:rsidRPr="00BF56B8">
        <w:rPr>
          <w:lang w:val="en-US"/>
        </w:rPr>
        <w:t xml:space="preserve">, </w:t>
      </w:r>
      <w:r w:rsidR="00057F03" w:rsidRPr="00BF56B8">
        <w:rPr>
          <w:lang w:val="en-US"/>
        </w:rPr>
        <w:t>solar irradiation</w:t>
      </w:r>
      <w:r w:rsidR="0016040C" w:rsidRPr="00BF56B8">
        <w:rPr>
          <w:lang w:val="en-US"/>
        </w:rPr>
        <w:t xml:space="preserve">, </w:t>
      </w:r>
      <w:r w:rsidR="0016040C" w:rsidRPr="00BF56B8">
        <w:rPr>
          <w:lang w:val="en-US"/>
        </w:rPr>
        <w:lastRenderedPageBreak/>
        <w:t>geothermal gradient</w:t>
      </w:r>
      <w:r w:rsidR="00455279">
        <w:rPr>
          <w:lang w:val="en-US"/>
        </w:rPr>
        <w:t>)</w:t>
      </w:r>
      <w:r w:rsidR="00057F03" w:rsidRPr="00BF56B8">
        <w:rPr>
          <w:lang w:val="en-US"/>
        </w:rPr>
        <w:t xml:space="preserve">, and the </w:t>
      </w:r>
      <w:r w:rsidR="008E7570" w:rsidRPr="00BF56B8">
        <w:rPr>
          <w:lang w:val="en-US"/>
        </w:rPr>
        <w:t xml:space="preserve">exact design. </w:t>
      </w:r>
      <w:r w:rsidR="000F6EC1">
        <w:rPr>
          <w:lang w:val="en-US"/>
        </w:rPr>
        <w:t>Storage needs for intermittent</w:t>
      </w:r>
      <w:r w:rsidR="008E7570" w:rsidRPr="00BF56B8">
        <w:rPr>
          <w:lang w:val="en-US"/>
        </w:rPr>
        <w:t xml:space="preserve"> solar and wind </w:t>
      </w:r>
      <w:r w:rsidR="000B46BA" w:rsidRPr="00BF56B8">
        <w:rPr>
          <w:lang w:val="en-US"/>
        </w:rPr>
        <w:t xml:space="preserve">are not included in the environmental impacts in </w:t>
      </w:r>
      <w:r w:rsidR="000B46BA" w:rsidRPr="00BF56B8">
        <w:rPr>
          <w:lang w:val="en-US"/>
        </w:rPr>
        <w:fldChar w:fldCharType="begin"/>
      </w:r>
      <w:r w:rsidR="000B46BA" w:rsidRPr="00BF56B8">
        <w:rPr>
          <w:lang w:val="en-US"/>
        </w:rPr>
        <w:instrText xml:space="preserve"> REF _Ref197427379 \h </w:instrText>
      </w:r>
      <w:r w:rsidR="00CF4446" w:rsidRPr="00BF56B8">
        <w:rPr>
          <w:lang w:val="en-US"/>
        </w:rPr>
        <w:instrText xml:space="preserve"> \* MERGEFORMAT </w:instrText>
      </w:r>
      <w:r w:rsidR="000B46BA" w:rsidRPr="00BC5781">
        <w:rPr>
          <w:lang w:val="en-US"/>
        </w:rPr>
      </w:r>
      <w:r w:rsidR="000B46BA" w:rsidRPr="00BF56B8">
        <w:rPr>
          <w:lang w:val="en-US"/>
        </w:rPr>
        <w:fldChar w:fldCharType="separate"/>
      </w:r>
      <w:r w:rsidR="004C2288" w:rsidRPr="00FF4E14">
        <w:rPr>
          <w:lang w:val="en-US"/>
        </w:rPr>
        <w:t xml:space="preserve">Figure </w:t>
      </w:r>
      <w:r w:rsidR="004C2288">
        <w:rPr>
          <w:noProof/>
          <w:lang w:val="en-US"/>
        </w:rPr>
        <w:t>7</w:t>
      </w:r>
      <w:r w:rsidR="000B46BA" w:rsidRPr="00BF56B8">
        <w:rPr>
          <w:lang w:val="en-US"/>
        </w:rPr>
        <w:fldChar w:fldCharType="end"/>
      </w:r>
      <w:r w:rsidR="000B46BA" w:rsidRPr="00BF56B8">
        <w:rPr>
          <w:lang w:val="en-US"/>
        </w:rPr>
        <w:t xml:space="preserve">. </w:t>
      </w:r>
    </w:p>
    <w:p w14:paraId="4EDD4B5F" w14:textId="52F6B6FF" w:rsidR="196E7106" w:rsidRDefault="196E7106" w:rsidP="00E37277">
      <w:pPr>
        <w:jc w:val="both"/>
        <w:rPr>
          <w:color w:val="000000" w:themeColor="text1"/>
          <w:lang w:val="en-US"/>
        </w:rPr>
      </w:pPr>
    </w:p>
    <w:p w14:paraId="1D34957D" w14:textId="27C61ED3" w:rsidR="00FF4E14" w:rsidRDefault="00B5438C" w:rsidP="00E37277">
      <w:pPr>
        <w:keepNext/>
        <w:jc w:val="both"/>
      </w:pPr>
      <w:r>
        <w:rPr>
          <w:noProof/>
        </w:rPr>
        <w:drawing>
          <wp:inline distT="0" distB="0" distL="0" distR="0" wp14:anchorId="202F3EF9" wp14:editId="43AC8EEE">
            <wp:extent cx="5589077" cy="3250592"/>
            <wp:effectExtent l="0" t="0" r="0" b="6985"/>
            <wp:docPr id="15161460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10176" cy="3262863"/>
                    </a:xfrm>
                    <a:prstGeom prst="rect">
                      <a:avLst/>
                    </a:prstGeom>
                    <a:noFill/>
                  </pic:spPr>
                </pic:pic>
              </a:graphicData>
            </a:graphic>
          </wp:inline>
        </w:drawing>
      </w:r>
    </w:p>
    <w:p w14:paraId="5B507BB1" w14:textId="3AB69AD4" w:rsidR="000B3A7D" w:rsidRPr="00FF4E14" w:rsidRDefault="00FF4E14" w:rsidP="00E37277">
      <w:pPr>
        <w:pStyle w:val="Caption"/>
        <w:jc w:val="both"/>
        <w:rPr>
          <w:color w:val="000000"/>
          <w:szCs w:val="20"/>
          <w:lang w:val="en-US"/>
        </w:rPr>
      </w:pPr>
      <w:bookmarkStart w:id="66" w:name="_Ref197427379"/>
      <w:r w:rsidRPr="00FF4E14">
        <w:rPr>
          <w:lang w:val="en-US"/>
        </w:rPr>
        <w:t xml:space="preserve">Figure </w:t>
      </w:r>
      <w:r>
        <w:fldChar w:fldCharType="begin"/>
      </w:r>
      <w:r w:rsidRPr="00FF4E14">
        <w:rPr>
          <w:lang w:val="en-US"/>
        </w:rPr>
        <w:instrText xml:space="preserve"> SEQ Figure \* ARABIC </w:instrText>
      </w:r>
      <w:r>
        <w:fldChar w:fldCharType="separate"/>
      </w:r>
      <w:r w:rsidR="004C2288">
        <w:rPr>
          <w:noProof/>
          <w:lang w:val="en-US"/>
        </w:rPr>
        <w:t>7</w:t>
      </w:r>
      <w:r>
        <w:fldChar w:fldCharType="end"/>
      </w:r>
      <w:bookmarkEnd w:id="66"/>
      <w:r w:rsidRPr="00FF4E14">
        <w:rPr>
          <w:lang w:val="en-US"/>
        </w:rPr>
        <w:t>: Comparison of selected e</w:t>
      </w:r>
      <w:r>
        <w:rPr>
          <w:lang w:val="en-US"/>
        </w:rPr>
        <w:t>lectricity producing technologies in Switzerland in 2050 under the LOW scenario</w:t>
      </w:r>
      <w:r w:rsidR="002764B4">
        <w:rPr>
          <w:lang w:val="en-US"/>
        </w:rPr>
        <w:t xml:space="preserve"> with regards to selected environmental impacts. Absolute scores</w:t>
      </w:r>
      <w:r w:rsidR="002732B6">
        <w:rPr>
          <w:lang w:val="en-US"/>
        </w:rPr>
        <w:t xml:space="preserve"> per kWh net electricity</w:t>
      </w:r>
      <w:r w:rsidR="002764B4">
        <w:rPr>
          <w:lang w:val="en-US"/>
        </w:rPr>
        <w:t xml:space="preserve"> are normalized to compare to the maximum score</w:t>
      </w:r>
      <w:r w:rsidR="00B5438C">
        <w:rPr>
          <w:lang w:val="en-US"/>
        </w:rPr>
        <w:t xml:space="preserve"> (shown together with the unit</w:t>
      </w:r>
      <w:r w:rsidR="0058145A">
        <w:rPr>
          <w:lang w:val="en-US"/>
        </w:rPr>
        <w:t xml:space="preserve"> per kWh net electricity at the busbar</w:t>
      </w:r>
      <w:r w:rsidR="00F827E0">
        <w:rPr>
          <w:lang w:val="en-US"/>
        </w:rPr>
        <w:t xml:space="preserve"> in the top box)</w:t>
      </w:r>
      <w:r w:rsidR="002764B4">
        <w:rPr>
          <w:lang w:val="en-US"/>
        </w:rPr>
        <w:t xml:space="preserve"> in each impact category</w:t>
      </w:r>
      <w:r w:rsidR="0067368B">
        <w:rPr>
          <w:lang w:val="en-US"/>
        </w:rPr>
        <w:t xml:space="preserve">. </w:t>
      </w:r>
    </w:p>
    <w:p w14:paraId="45708145" w14:textId="55D6E82F" w:rsidR="002A5F02" w:rsidRDefault="0060788F" w:rsidP="00E37277">
      <w:pPr>
        <w:jc w:val="both"/>
        <w:rPr>
          <w:color w:val="000000"/>
          <w:szCs w:val="20"/>
          <w:lang w:val="en-US"/>
        </w:rPr>
      </w:pPr>
      <w:r w:rsidRPr="001B0B78">
        <w:rPr>
          <w:b/>
          <w:bCs/>
          <w:i/>
          <w:iCs/>
          <w:color w:val="000000"/>
          <w:szCs w:val="20"/>
          <w:lang w:val="en-US"/>
        </w:rPr>
        <w:t>Limitations</w:t>
      </w:r>
      <w:r w:rsidR="00030B9F" w:rsidRPr="001B0B78">
        <w:rPr>
          <w:b/>
          <w:bCs/>
          <w:i/>
          <w:iCs/>
          <w:color w:val="000000"/>
          <w:szCs w:val="20"/>
          <w:lang w:val="en-US"/>
        </w:rPr>
        <w:t xml:space="preserve"> </w:t>
      </w:r>
      <w:r w:rsidR="001B0B78" w:rsidRPr="001B0B78">
        <w:rPr>
          <w:b/>
          <w:bCs/>
          <w:i/>
          <w:iCs/>
          <w:color w:val="000000"/>
          <w:szCs w:val="20"/>
          <w:lang w:val="en-US"/>
        </w:rPr>
        <w:t>and implications</w:t>
      </w:r>
      <w:r w:rsidR="00DB19C8" w:rsidRPr="001B0B78">
        <w:rPr>
          <w:b/>
          <w:bCs/>
          <w:i/>
          <w:iCs/>
          <w:color w:val="000000"/>
          <w:szCs w:val="20"/>
          <w:lang w:val="en-US"/>
        </w:rPr>
        <w:t xml:space="preserve">: </w:t>
      </w:r>
      <w:r w:rsidR="001B0B78" w:rsidRPr="002A5F02">
        <w:rPr>
          <w:color w:val="000000"/>
          <w:szCs w:val="20"/>
          <w:lang w:val="en-US"/>
        </w:rPr>
        <w:t>The LCA results indicate that drilling material int</w:t>
      </w:r>
      <w:r w:rsidR="001C2CEA" w:rsidRPr="002A5F02">
        <w:rPr>
          <w:color w:val="000000"/>
          <w:szCs w:val="20"/>
          <w:lang w:val="en-US"/>
        </w:rPr>
        <w:t>ensity</w:t>
      </w:r>
      <w:r w:rsidR="002A5F02" w:rsidRPr="002A5F02">
        <w:rPr>
          <w:color w:val="000000"/>
          <w:szCs w:val="20"/>
          <w:lang w:val="en-US"/>
        </w:rPr>
        <w:t>, electricity source</w:t>
      </w:r>
      <w:r w:rsidR="001C2CEA" w:rsidRPr="002A5F02">
        <w:rPr>
          <w:color w:val="000000"/>
          <w:szCs w:val="20"/>
          <w:lang w:val="en-US"/>
        </w:rPr>
        <w:t xml:space="preserve"> and plant lifetime are the principal levers to reduce environmental impacts. </w:t>
      </w:r>
      <w:r w:rsidR="002A5F02" w:rsidRPr="002A5F02">
        <w:rPr>
          <w:color w:val="000000"/>
          <w:szCs w:val="20"/>
          <w:lang w:val="en-US"/>
        </w:rPr>
        <w:t xml:space="preserve">Targeted measures – novel drilling techniques, reduced casing requirements, lifetime extension and appropriate cuttings management provide the largest gains. </w:t>
      </w:r>
      <w:r w:rsidR="002A5F02">
        <w:rPr>
          <w:color w:val="000000"/>
          <w:szCs w:val="20"/>
          <w:lang w:val="en-US"/>
        </w:rPr>
        <w:t>Key data limitations remain: PPGD energy and material use are based on limited evidence and the well/tubing designs yet need to be tested in practice. These uncertainties should be addressed in future pilot demonstrations.</w:t>
      </w:r>
    </w:p>
    <w:p w14:paraId="5AEF6477" w14:textId="77777777" w:rsidR="00A806D3" w:rsidRDefault="00A806D3" w:rsidP="00E37277">
      <w:pPr>
        <w:jc w:val="both"/>
        <w:rPr>
          <w:lang w:val="en-US"/>
        </w:rPr>
      </w:pPr>
    </w:p>
    <w:p w14:paraId="137F5818" w14:textId="7C6DAF40" w:rsidR="001C5A41" w:rsidRPr="00C04903" w:rsidRDefault="001C5A41" w:rsidP="00E37277">
      <w:pPr>
        <w:pStyle w:val="Heading2"/>
        <w:jc w:val="both"/>
        <w:rPr>
          <w:lang w:val="en-US"/>
        </w:rPr>
      </w:pPr>
      <w:bookmarkStart w:id="67" w:name="_Toc195006642"/>
      <w:bookmarkStart w:id="68" w:name="_Toc197338604"/>
      <w:bookmarkStart w:id="69" w:name="_Ref197437546"/>
      <w:bookmarkStart w:id="70" w:name="_Ref198227480"/>
      <w:bookmarkStart w:id="71" w:name="_Ref198227481"/>
      <w:bookmarkStart w:id="72" w:name="_Ref201044492"/>
      <w:bookmarkStart w:id="73" w:name="_Toc205896231"/>
      <w:bookmarkStart w:id="74" w:name="_Toc214891555"/>
      <w:r w:rsidRPr="7AE9BC11">
        <w:rPr>
          <w:lang w:val="en-US"/>
        </w:rPr>
        <w:t>STEM</w:t>
      </w:r>
      <w:bookmarkEnd w:id="67"/>
      <w:bookmarkEnd w:id="68"/>
      <w:bookmarkEnd w:id="69"/>
      <w:bookmarkEnd w:id="70"/>
      <w:bookmarkEnd w:id="71"/>
      <w:bookmarkEnd w:id="72"/>
      <w:bookmarkEnd w:id="73"/>
      <w:bookmarkEnd w:id="74"/>
      <w:r w:rsidR="00F846C3">
        <w:rPr>
          <w:lang w:val="en-US"/>
        </w:rPr>
        <w:t xml:space="preserve"> </w:t>
      </w:r>
    </w:p>
    <w:p w14:paraId="65FF5F8C" w14:textId="3135AA2A" w:rsidR="00803ACF" w:rsidRDefault="00A133DF" w:rsidP="00E37277">
      <w:pPr>
        <w:jc w:val="both"/>
        <w:rPr>
          <w:lang w:val="en-US" w:eastAsia="de-CH"/>
        </w:rPr>
      </w:pPr>
      <w:r w:rsidRPr="00AB5517">
        <w:rPr>
          <w:lang w:val="en-US"/>
        </w:rPr>
        <w:t xml:space="preserve">We analyze the STEM results </w:t>
      </w:r>
      <w:r w:rsidR="008C4F69">
        <w:rPr>
          <w:lang w:val="en-US"/>
        </w:rPr>
        <w:t>focusing</w:t>
      </w:r>
      <w:r w:rsidR="002D3957">
        <w:rPr>
          <w:lang w:val="en-US"/>
        </w:rPr>
        <w:t xml:space="preserve"> on</w:t>
      </w:r>
      <w:r w:rsidRPr="00AB5517">
        <w:rPr>
          <w:lang w:val="en-US"/>
        </w:rPr>
        <w:t xml:space="preserve"> AGS </w:t>
      </w:r>
      <w:r w:rsidRPr="002D3957">
        <w:rPr>
          <w:lang w:val="en-US"/>
        </w:rPr>
        <w:t>deployment</w:t>
      </w:r>
      <w:r w:rsidR="00C35350" w:rsidRPr="002D3957">
        <w:rPr>
          <w:lang w:val="en-US"/>
        </w:rPr>
        <w:t xml:space="preserve"> in the electricity sector</w:t>
      </w:r>
      <w:r w:rsidR="002D3957" w:rsidRPr="002D3957">
        <w:rPr>
          <w:lang w:val="en-US"/>
        </w:rPr>
        <w:t>, its impact on the electricity mix, and its role in system flexibility and ancillary services</w:t>
      </w:r>
      <w:r w:rsidR="00F572FD">
        <w:rPr>
          <w:lang w:val="en-US"/>
        </w:rPr>
        <w:t xml:space="preserve"> </w:t>
      </w:r>
      <w:r w:rsidR="00EA3DD1">
        <w:rPr>
          <w:lang w:val="en-US"/>
        </w:rPr>
        <w:t>(</w:t>
      </w:r>
      <w:r w:rsidRPr="00AB5517">
        <w:rPr>
          <w:lang w:val="en-US"/>
        </w:rPr>
        <w:t>primary and secondary reserves</w:t>
      </w:r>
      <w:r w:rsidR="00EA3DD1">
        <w:rPr>
          <w:lang w:val="en-US"/>
        </w:rPr>
        <w:t>)</w:t>
      </w:r>
      <w:r w:rsidRPr="00AB5517">
        <w:rPr>
          <w:lang w:val="en-US"/>
        </w:rPr>
        <w:t>, along with related system-level impacts.</w:t>
      </w:r>
      <w:r w:rsidR="007917C0">
        <w:rPr>
          <w:lang w:val="en-US"/>
        </w:rPr>
        <w:t xml:space="preserve"> </w:t>
      </w:r>
      <w:r w:rsidR="00E4091E">
        <w:rPr>
          <w:lang w:val="en-US"/>
        </w:rPr>
        <w:fldChar w:fldCharType="begin"/>
      </w:r>
      <w:r w:rsidR="00E4091E">
        <w:rPr>
          <w:lang w:val="en-US"/>
        </w:rPr>
        <w:instrText xml:space="preserve"> REF _Ref194840089 \h </w:instrText>
      </w:r>
      <w:r w:rsidR="009D4D95">
        <w:rPr>
          <w:lang w:val="en-US"/>
        </w:rPr>
        <w:instrText xml:space="preserve"> \* MERGEFORMAT </w:instrText>
      </w:r>
      <w:r w:rsidR="00E4091E">
        <w:rPr>
          <w:lang w:val="en-US"/>
        </w:rPr>
      </w:r>
      <w:r w:rsidR="00E4091E">
        <w:rPr>
          <w:lang w:val="en-US"/>
        </w:rPr>
        <w:fldChar w:fldCharType="separate"/>
      </w:r>
      <w:r w:rsidR="004C2288" w:rsidRPr="00372C7D">
        <w:rPr>
          <w:lang w:val="en-US"/>
        </w:rPr>
        <w:t xml:space="preserve">Figure </w:t>
      </w:r>
      <w:r w:rsidR="004C2288">
        <w:rPr>
          <w:noProof/>
          <w:lang w:val="en-US"/>
        </w:rPr>
        <w:t>8</w:t>
      </w:r>
      <w:r w:rsidR="00E4091E">
        <w:rPr>
          <w:lang w:val="en-US"/>
        </w:rPr>
        <w:fldChar w:fldCharType="end"/>
      </w:r>
      <w:r w:rsidR="00E4091E">
        <w:rPr>
          <w:lang w:val="en-US"/>
        </w:rPr>
        <w:t xml:space="preserve"> </w:t>
      </w:r>
      <w:r w:rsidR="00E321CC">
        <w:rPr>
          <w:lang w:val="en-US"/>
        </w:rPr>
        <w:t xml:space="preserve">shows electricity supply in the </w:t>
      </w:r>
      <w:r w:rsidR="00E321CC" w:rsidRPr="00F57DB2">
        <w:rPr>
          <w:i/>
          <w:iCs/>
          <w:lang w:val="en-US"/>
        </w:rPr>
        <w:t>BAU</w:t>
      </w:r>
      <w:r w:rsidR="00F57DB2" w:rsidRPr="00F57DB2">
        <w:rPr>
          <w:i/>
          <w:iCs/>
          <w:lang w:val="en-US"/>
        </w:rPr>
        <w:t>-STEM</w:t>
      </w:r>
      <w:r w:rsidR="00ED2EDB">
        <w:rPr>
          <w:lang w:val="en-US"/>
        </w:rPr>
        <w:t xml:space="preserve">, </w:t>
      </w:r>
      <w:r w:rsidR="00F57DB2" w:rsidRPr="00F57DB2">
        <w:rPr>
          <w:i/>
          <w:iCs/>
          <w:lang w:val="en-US"/>
        </w:rPr>
        <w:t>Net0-STEM</w:t>
      </w:r>
      <w:r w:rsidR="00ED2EDB">
        <w:rPr>
          <w:i/>
          <w:iCs/>
          <w:lang w:val="en-US"/>
        </w:rPr>
        <w:t>,</w:t>
      </w:r>
      <w:r w:rsidR="00F57DB2">
        <w:rPr>
          <w:lang w:val="en-US"/>
        </w:rPr>
        <w:t xml:space="preserve"> and </w:t>
      </w:r>
      <w:r w:rsidR="00F57DB2" w:rsidRPr="00F57DB2">
        <w:rPr>
          <w:i/>
          <w:iCs/>
          <w:lang w:val="en-US"/>
        </w:rPr>
        <w:t>Net0-AGS-STEM)</w:t>
      </w:r>
      <w:r w:rsidR="00334DB5">
        <w:rPr>
          <w:i/>
          <w:iCs/>
          <w:lang w:val="en-US"/>
        </w:rPr>
        <w:t xml:space="preserve"> </w:t>
      </w:r>
      <w:r w:rsidR="00334DB5">
        <w:rPr>
          <w:lang w:val="en-US"/>
        </w:rPr>
        <w:t>over time</w:t>
      </w:r>
      <w:r w:rsidR="00E321CC">
        <w:rPr>
          <w:lang w:val="en-US"/>
        </w:rPr>
        <w:t xml:space="preserve">. In the </w:t>
      </w:r>
      <w:r w:rsidR="00AC1BBC" w:rsidRPr="00AC1BBC">
        <w:rPr>
          <w:i/>
          <w:iCs/>
          <w:lang w:val="en-US"/>
        </w:rPr>
        <w:t>Net0-STEM</w:t>
      </w:r>
      <w:r w:rsidR="00E321CC">
        <w:rPr>
          <w:lang w:val="en-US"/>
        </w:rPr>
        <w:t xml:space="preserve"> </w:t>
      </w:r>
      <w:r w:rsidR="007917C0">
        <w:rPr>
          <w:lang w:val="en-US"/>
        </w:rPr>
        <w:t>(no AGS)</w:t>
      </w:r>
      <w:r w:rsidR="008E535C">
        <w:rPr>
          <w:lang w:val="en-US"/>
        </w:rPr>
        <w:t xml:space="preserve">, </w:t>
      </w:r>
      <w:r w:rsidR="00E321CC">
        <w:rPr>
          <w:lang w:val="en-US"/>
        </w:rPr>
        <w:t xml:space="preserve">Swiss electricity generation </w:t>
      </w:r>
      <w:r w:rsidR="008E535C">
        <w:rPr>
          <w:lang w:val="en-US"/>
        </w:rPr>
        <w:t>grows from</w:t>
      </w:r>
      <w:r w:rsidR="00E321CC">
        <w:rPr>
          <w:lang w:val="en-US"/>
        </w:rPr>
        <w:t xml:space="preserve"> 60</w:t>
      </w:r>
      <w:r w:rsidR="008E535C">
        <w:rPr>
          <w:lang w:val="en-US"/>
        </w:rPr>
        <w:t> </w:t>
      </w:r>
      <w:r w:rsidR="00E321CC">
        <w:rPr>
          <w:lang w:val="en-US"/>
        </w:rPr>
        <w:t>TWh in 2020 to 82</w:t>
      </w:r>
      <w:r w:rsidR="008E535C">
        <w:rPr>
          <w:lang w:val="en-US"/>
        </w:rPr>
        <w:t> </w:t>
      </w:r>
      <w:r w:rsidR="00E321CC">
        <w:rPr>
          <w:lang w:val="en-US"/>
        </w:rPr>
        <w:t xml:space="preserve">TWh </w:t>
      </w:r>
      <w:r w:rsidR="008E535C">
        <w:rPr>
          <w:lang w:val="en-US"/>
        </w:rPr>
        <w:t>in</w:t>
      </w:r>
      <w:r w:rsidR="00E321CC">
        <w:rPr>
          <w:lang w:val="en-US"/>
        </w:rPr>
        <w:t xml:space="preserve"> 2050</w:t>
      </w:r>
      <w:r w:rsidR="0030525C">
        <w:rPr>
          <w:lang w:val="en-US"/>
        </w:rPr>
        <w:t>, with s</w:t>
      </w:r>
      <w:r w:rsidR="00E321CC">
        <w:rPr>
          <w:lang w:val="en-US"/>
        </w:rPr>
        <w:t xml:space="preserve">olar PV and wind </w:t>
      </w:r>
      <w:r w:rsidR="008E535C">
        <w:rPr>
          <w:lang w:val="en-US"/>
        </w:rPr>
        <w:t>replac</w:t>
      </w:r>
      <w:r w:rsidR="0030525C">
        <w:rPr>
          <w:lang w:val="en-US"/>
        </w:rPr>
        <w:t>ing</w:t>
      </w:r>
      <w:r w:rsidR="008E535C">
        <w:rPr>
          <w:lang w:val="en-US"/>
        </w:rPr>
        <w:t xml:space="preserve"> </w:t>
      </w:r>
      <w:r w:rsidR="00927BB4">
        <w:rPr>
          <w:lang w:val="en-US"/>
        </w:rPr>
        <w:t xml:space="preserve">retired </w:t>
      </w:r>
      <w:r w:rsidR="008E535C">
        <w:rPr>
          <w:lang w:val="en-US"/>
        </w:rPr>
        <w:t>nuclear</w:t>
      </w:r>
      <w:r w:rsidR="009610E5">
        <w:rPr>
          <w:lang w:val="en-US"/>
        </w:rPr>
        <w:t xml:space="preserve"> </w:t>
      </w:r>
      <w:r w:rsidR="00927BB4">
        <w:rPr>
          <w:lang w:val="en-US"/>
        </w:rPr>
        <w:t>capacity,</w:t>
      </w:r>
      <w:r w:rsidR="00E321CC">
        <w:rPr>
          <w:lang w:val="en-US"/>
        </w:rPr>
        <w:t xml:space="preserve"> while hydropower </w:t>
      </w:r>
      <w:r w:rsidR="009610E5">
        <w:rPr>
          <w:lang w:val="en-US"/>
        </w:rPr>
        <w:t xml:space="preserve">remains </w:t>
      </w:r>
      <w:r w:rsidR="00927BB4">
        <w:rPr>
          <w:lang w:val="en-US"/>
        </w:rPr>
        <w:t>stable. C</w:t>
      </w:r>
      <w:r w:rsidR="00477E71">
        <w:rPr>
          <w:lang w:val="en-US"/>
        </w:rPr>
        <w:t>onventional</w:t>
      </w:r>
      <w:r w:rsidR="00E321CC">
        <w:rPr>
          <w:lang w:val="en-US"/>
        </w:rPr>
        <w:t xml:space="preserve"> geothermal </w:t>
      </w:r>
      <w:r w:rsidR="00927BB4">
        <w:rPr>
          <w:lang w:val="en-US"/>
        </w:rPr>
        <w:t>remains minimal</w:t>
      </w:r>
      <w:r w:rsidR="00E321CC">
        <w:rPr>
          <w:lang w:val="en-US"/>
        </w:rPr>
        <w:t xml:space="preserve"> </w:t>
      </w:r>
      <w:r w:rsidR="00684D2C">
        <w:rPr>
          <w:lang w:val="en-US"/>
        </w:rPr>
        <w:t>(</w:t>
      </w:r>
      <w:r w:rsidR="00477E71">
        <w:rPr>
          <w:lang w:val="en-US"/>
        </w:rPr>
        <w:t>~</w:t>
      </w:r>
      <w:r w:rsidR="00E321CC">
        <w:rPr>
          <w:lang w:val="en-US"/>
        </w:rPr>
        <w:t>0.3 TWh</w:t>
      </w:r>
      <w:r w:rsidR="00477E71">
        <w:rPr>
          <w:lang w:val="en-US"/>
        </w:rPr>
        <w:t>/a</w:t>
      </w:r>
      <w:r w:rsidR="00684D2C">
        <w:rPr>
          <w:lang w:val="en-US"/>
        </w:rPr>
        <w:t>)</w:t>
      </w:r>
      <w:r w:rsidR="002F0AC7">
        <w:rPr>
          <w:lang w:val="en-US"/>
        </w:rPr>
        <w:t xml:space="preserve"> due to </w:t>
      </w:r>
      <w:r w:rsidR="001C5A41" w:rsidRPr="003940B7">
        <w:rPr>
          <w:lang w:val="en-US"/>
        </w:rPr>
        <w:t>high cost</w:t>
      </w:r>
      <w:r w:rsidR="002F0AC7">
        <w:rPr>
          <w:lang w:val="en-US"/>
        </w:rPr>
        <w:t>s</w:t>
      </w:r>
      <w:r w:rsidR="001C5A41" w:rsidRPr="003940B7">
        <w:rPr>
          <w:lang w:val="en-US"/>
        </w:rPr>
        <w:t>.</w:t>
      </w:r>
      <w:r w:rsidR="00A6200F">
        <w:rPr>
          <w:lang w:val="en-US"/>
        </w:rPr>
        <w:t xml:space="preserve"> </w:t>
      </w:r>
      <w:r w:rsidR="0041639F">
        <w:rPr>
          <w:lang w:val="en-US"/>
        </w:rPr>
        <w:t>Electricity d</w:t>
      </w:r>
      <w:r w:rsidR="00B429A8" w:rsidRPr="00B429A8">
        <w:rPr>
          <w:szCs w:val="20"/>
          <w:shd w:val="clear" w:color="auto" w:fill="FFFFFF"/>
          <w:lang w:val="en-US"/>
        </w:rPr>
        <w:t xml:space="preserve">emand </w:t>
      </w:r>
      <w:r w:rsidR="00803ACF">
        <w:rPr>
          <w:szCs w:val="20"/>
          <w:shd w:val="clear" w:color="auto" w:fill="FFFFFF"/>
          <w:lang w:val="en-US"/>
        </w:rPr>
        <w:t xml:space="preserve">is expected to </w:t>
      </w:r>
      <w:r w:rsidR="00B429A8" w:rsidRPr="00B429A8">
        <w:rPr>
          <w:szCs w:val="20"/>
          <w:shd w:val="clear" w:color="auto" w:fill="FFFFFF"/>
          <w:lang w:val="en-US"/>
        </w:rPr>
        <w:t>grow</w:t>
      </w:r>
      <w:r w:rsidR="00BA2540">
        <w:rPr>
          <w:szCs w:val="20"/>
          <w:shd w:val="clear" w:color="auto" w:fill="FFFFFF"/>
          <w:lang w:val="en-US"/>
        </w:rPr>
        <w:t xml:space="preserve"> in the future</w:t>
      </w:r>
      <w:r w:rsidR="00347692">
        <w:rPr>
          <w:szCs w:val="20"/>
          <w:shd w:val="clear" w:color="auto" w:fill="FFFFFF"/>
          <w:lang w:val="en-US"/>
        </w:rPr>
        <w:t xml:space="preserve"> - </w:t>
      </w:r>
      <w:r w:rsidR="00E321CC" w:rsidRPr="00B13905">
        <w:rPr>
          <w:lang w:val="en-US" w:eastAsia="de-CH"/>
        </w:rPr>
        <w:t>electrification of personal mobility</w:t>
      </w:r>
      <w:r w:rsidR="00347692">
        <w:rPr>
          <w:lang w:val="en-US" w:eastAsia="de-CH"/>
        </w:rPr>
        <w:t xml:space="preserve"> alone adds</w:t>
      </w:r>
      <w:r w:rsidR="00A6200F">
        <w:rPr>
          <w:lang w:val="en-US" w:eastAsia="de-CH"/>
        </w:rPr>
        <w:t xml:space="preserve"> </w:t>
      </w:r>
      <w:r w:rsidR="00347692">
        <w:rPr>
          <w:lang w:val="en-US" w:eastAsia="de-CH"/>
        </w:rPr>
        <w:t>~</w:t>
      </w:r>
      <w:r w:rsidR="00E321CC" w:rsidRPr="00B13905">
        <w:rPr>
          <w:lang w:val="en-US" w:eastAsia="de-CH"/>
        </w:rPr>
        <w:t>7</w:t>
      </w:r>
      <w:r w:rsidR="00B429A8">
        <w:rPr>
          <w:lang w:val="en-US" w:eastAsia="de-CH"/>
        </w:rPr>
        <w:t> </w:t>
      </w:r>
      <w:r w:rsidR="00E321CC" w:rsidRPr="00B13905">
        <w:rPr>
          <w:lang w:val="en-US" w:eastAsia="de-CH"/>
        </w:rPr>
        <w:t>TWh.</w:t>
      </w:r>
      <w:bookmarkStart w:id="75" w:name="_Hlk206685246"/>
      <w:r w:rsidR="009D09F9">
        <w:rPr>
          <w:lang w:val="en-US" w:eastAsia="de-CH"/>
        </w:rPr>
        <w:t xml:space="preserve"> </w:t>
      </w:r>
      <w:r w:rsidR="00A6200F">
        <w:rPr>
          <w:lang w:val="en-US" w:eastAsia="de-CH"/>
        </w:rPr>
        <w:t xml:space="preserve">In </w:t>
      </w:r>
      <w:r w:rsidR="00A03F66">
        <w:rPr>
          <w:lang w:val="en-US" w:eastAsia="de-CH"/>
        </w:rPr>
        <w:t>low</w:t>
      </w:r>
      <w:r w:rsidR="008A7872">
        <w:rPr>
          <w:lang w:val="en-US" w:eastAsia="de-CH"/>
        </w:rPr>
        <w:t xml:space="preserve">-cost </w:t>
      </w:r>
      <w:r w:rsidR="008A7872" w:rsidRPr="008A7872">
        <w:rPr>
          <w:i/>
          <w:iCs/>
          <w:lang w:val="en-US" w:eastAsia="de-CH"/>
        </w:rPr>
        <w:t>N</w:t>
      </w:r>
      <w:r w:rsidR="008A7872">
        <w:rPr>
          <w:i/>
          <w:iCs/>
          <w:lang w:val="en-US" w:eastAsia="de-CH"/>
        </w:rPr>
        <w:t>et</w:t>
      </w:r>
      <w:r w:rsidR="008A7872" w:rsidRPr="008A7872">
        <w:rPr>
          <w:i/>
          <w:iCs/>
          <w:lang w:val="en-US" w:eastAsia="de-CH"/>
        </w:rPr>
        <w:t>0-AGS-STEM</w:t>
      </w:r>
      <w:r w:rsidR="008431E3">
        <w:rPr>
          <w:lang w:val="en-US" w:eastAsia="de-CH"/>
        </w:rPr>
        <w:t xml:space="preserve"> scenarios</w:t>
      </w:r>
      <w:r w:rsidR="00A03F66">
        <w:rPr>
          <w:lang w:val="en-US" w:eastAsia="de-CH"/>
        </w:rPr>
        <w:t xml:space="preserve">, </w:t>
      </w:r>
      <w:r w:rsidR="009E2FF9">
        <w:rPr>
          <w:lang w:val="en-US" w:eastAsia="de-CH"/>
        </w:rPr>
        <w:t xml:space="preserve">deployment </w:t>
      </w:r>
      <w:r w:rsidR="00BD29C1">
        <w:rPr>
          <w:lang w:val="en-US" w:eastAsia="de-CH"/>
        </w:rPr>
        <w:t xml:space="preserve">can </w:t>
      </w:r>
      <w:r w:rsidR="00047AB1">
        <w:rPr>
          <w:lang w:val="en-US" w:eastAsia="de-CH"/>
        </w:rPr>
        <w:t xml:space="preserve">reach </w:t>
      </w:r>
      <w:r w:rsidR="00ED3B7D">
        <w:rPr>
          <w:lang w:val="en-US" w:eastAsia="de-CH"/>
        </w:rPr>
        <w:t>15 TWh</w:t>
      </w:r>
      <w:r w:rsidR="00A6200F">
        <w:rPr>
          <w:lang w:val="en-US" w:eastAsia="de-CH"/>
        </w:rPr>
        <w:t xml:space="preserve"> </w:t>
      </w:r>
      <w:r w:rsidR="008431E3">
        <w:rPr>
          <w:lang w:val="en-US" w:eastAsia="de-CH"/>
        </w:rPr>
        <w:t>(~</w:t>
      </w:r>
      <w:r w:rsidR="00047AB1">
        <w:rPr>
          <w:lang w:val="en-US" w:eastAsia="de-CH"/>
        </w:rPr>
        <w:t>15% of the total electricity supply</w:t>
      </w:r>
      <w:r w:rsidR="008431E3">
        <w:rPr>
          <w:lang w:val="en-US" w:eastAsia="de-CH"/>
        </w:rPr>
        <w:t>), depending on operational flexibility</w:t>
      </w:r>
      <w:r w:rsidR="00047AB1">
        <w:rPr>
          <w:lang w:val="en-US" w:eastAsia="de-CH"/>
        </w:rPr>
        <w:t>.</w:t>
      </w:r>
    </w:p>
    <w:bookmarkEnd w:id="75"/>
    <w:p w14:paraId="6DF9437F" w14:textId="0D4FB604" w:rsidR="005B1945" w:rsidRDefault="00D56046" w:rsidP="00E37277">
      <w:pPr>
        <w:jc w:val="both"/>
        <w:rPr>
          <w:szCs w:val="20"/>
          <w:shd w:val="clear" w:color="auto" w:fill="FFFFFF"/>
          <w:lang w:val="en-US"/>
        </w:rPr>
      </w:pPr>
      <w:r>
        <w:rPr>
          <w:noProof/>
        </w:rPr>
        <w:lastRenderedPageBreak/>
        <w:drawing>
          <wp:inline distT="0" distB="0" distL="0" distR="0" wp14:anchorId="4EA158A0" wp14:editId="0F15BD4C">
            <wp:extent cx="5731510" cy="4295775"/>
            <wp:effectExtent l="0" t="0" r="2540" b="9525"/>
            <wp:docPr id="18420301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4295775"/>
                    </a:xfrm>
                    <a:prstGeom prst="rect">
                      <a:avLst/>
                    </a:prstGeom>
                    <a:noFill/>
                    <a:ln>
                      <a:noFill/>
                    </a:ln>
                  </pic:spPr>
                </pic:pic>
              </a:graphicData>
            </a:graphic>
          </wp:inline>
        </w:drawing>
      </w:r>
    </w:p>
    <w:p w14:paraId="5BD7855E" w14:textId="34455486" w:rsidR="005B1945" w:rsidRPr="00372C7D" w:rsidRDefault="001C5A41" w:rsidP="00E37277">
      <w:pPr>
        <w:jc w:val="both"/>
        <w:rPr>
          <w:szCs w:val="20"/>
          <w:lang w:val="en-US"/>
        </w:rPr>
      </w:pPr>
      <w:bookmarkStart w:id="76" w:name="_Ref194840089"/>
      <w:r w:rsidRPr="00372C7D">
        <w:rPr>
          <w:lang w:val="en-US"/>
        </w:rPr>
        <w:t xml:space="preserve">Figure </w:t>
      </w:r>
      <w:r>
        <w:rPr>
          <w:lang w:val="en-US"/>
        </w:rPr>
        <w:fldChar w:fldCharType="begin"/>
      </w:r>
      <w:r>
        <w:rPr>
          <w:lang w:val="en-US"/>
        </w:rPr>
        <w:instrText xml:space="preserve"> SEQ Figure \* ARABIC </w:instrText>
      </w:r>
      <w:r>
        <w:rPr>
          <w:lang w:val="en-US"/>
        </w:rPr>
        <w:fldChar w:fldCharType="separate"/>
      </w:r>
      <w:r w:rsidR="004C2288">
        <w:rPr>
          <w:noProof/>
          <w:lang w:val="en-US"/>
        </w:rPr>
        <w:t>8</w:t>
      </w:r>
      <w:r>
        <w:rPr>
          <w:lang w:val="en-US"/>
        </w:rPr>
        <w:fldChar w:fldCharType="end"/>
      </w:r>
      <w:bookmarkEnd w:id="76"/>
      <w:r w:rsidRPr="00372C7D">
        <w:rPr>
          <w:lang w:val="en-US"/>
        </w:rPr>
        <w:t xml:space="preserve">: Electricity supply mix in </w:t>
      </w:r>
      <w:r w:rsidR="00A250DC">
        <w:rPr>
          <w:lang w:val="en-US"/>
        </w:rPr>
        <w:t xml:space="preserve">reference scenarios and scenario with </w:t>
      </w:r>
      <w:r w:rsidR="005B1945" w:rsidRPr="00372C7D">
        <w:rPr>
          <w:lang w:val="en-US"/>
        </w:rPr>
        <w:t>AGS.</w:t>
      </w:r>
    </w:p>
    <w:p w14:paraId="7277934D" w14:textId="684CC927" w:rsidR="0099750A" w:rsidRDefault="006208D6" w:rsidP="00E37277">
      <w:pPr>
        <w:jc w:val="both"/>
        <w:rPr>
          <w:lang w:val="en-US"/>
        </w:rPr>
      </w:pPr>
      <w:r>
        <w:rPr>
          <w:lang w:val="en-US"/>
        </w:rPr>
        <w:fldChar w:fldCharType="begin"/>
      </w:r>
      <w:r>
        <w:rPr>
          <w:lang w:val="en-US"/>
        </w:rPr>
        <w:instrText xml:space="preserve"> REF _Ref194840136 \h </w:instrText>
      </w:r>
      <w:r w:rsidR="00CF4446">
        <w:rPr>
          <w:lang w:val="en-US"/>
        </w:rPr>
        <w:instrText xml:space="preserve"> \* MERGEFORMAT </w:instrText>
      </w:r>
      <w:r>
        <w:rPr>
          <w:lang w:val="en-US"/>
        </w:rPr>
      </w:r>
      <w:r>
        <w:rPr>
          <w:lang w:val="en-US"/>
        </w:rPr>
        <w:fldChar w:fldCharType="separate"/>
      </w:r>
      <w:r w:rsidR="004C2288" w:rsidRPr="2EF0E2D3">
        <w:rPr>
          <w:lang w:val="en-US"/>
        </w:rPr>
        <w:t xml:space="preserve">Figure </w:t>
      </w:r>
      <w:r w:rsidR="004C2288">
        <w:rPr>
          <w:noProof/>
          <w:lang w:val="en-US"/>
        </w:rPr>
        <w:t>9</w:t>
      </w:r>
      <w:r>
        <w:rPr>
          <w:lang w:val="en-US"/>
        </w:rPr>
        <w:fldChar w:fldCharType="end"/>
      </w:r>
      <w:r>
        <w:rPr>
          <w:lang w:val="en-US"/>
        </w:rPr>
        <w:t xml:space="preserve"> </w:t>
      </w:r>
      <w:r w:rsidR="00B429A8">
        <w:rPr>
          <w:lang w:val="en-US"/>
        </w:rPr>
        <w:t xml:space="preserve">compares </w:t>
      </w:r>
      <w:r w:rsidR="00B1434B">
        <w:rPr>
          <w:lang w:val="en-US"/>
        </w:rPr>
        <w:t xml:space="preserve">AGS </w:t>
      </w:r>
      <w:r w:rsidR="000135EC" w:rsidRPr="2EF0E2D3">
        <w:rPr>
          <w:lang w:val="en-US"/>
        </w:rPr>
        <w:t xml:space="preserve">deployment across parametric </w:t>
      </w:r>
      <w:r w:rsidR="00B1434B">
        <w:rPr>
          <w:lang w:val="en-US"/>
        </w:rPr>
        <w:t xml:space="preserve">scenarios. </w:t>
      </w:r>
      <w:r w:rsidR="008977EC">
        <w:rPr>
          <w:lang w:val="en-US"/>
        </w:rPr>
        <w:t>C</w:t>
      </w:r>
      <w:r w:rsidR="00AF0FD0">
        <w:rPr>
          <w:lang w:val="en-US"/>
        </w:rPr>
        <w:t>apital cost, plant lifetime, and operational flexibility</w:t>
      </w:r>
      <w:r w:rsidR="00D72FB9">
        <w:rPr>
          <w:lang w:val="en-US"/>
        </w:rPr>
        <w:t xml:space="preserve"> are decisive</w:t>
      </w:r>
      <w:r w:rsidR="00AF0FD0">
        <w:rPr>
          <w:lang w:val="en-US"/>
        </w:rPr>
        <w:t xml:space="preserve">. </w:t>
      </w:r>
      <w:r w:rsidR="00D72FB9">
        <w:rPr>
          <w:lang w:val="en-US"/>
        </w:rPr>
        <w:t>H</w:t>
      </w:r>
      <w:r w:rsidR="00AF0FD0">
        <w:rPr>
          <w:lang w:val="en-US"/>
        </w:rPr>
        <w:t>igh flexibility (</w:t>
      </w:r>
      <w:r w:rsidR="0098077C">
        <w:rPr>
          <w:lang w:val="en-US"/>
        </w:rPr>
        <w:t>dispatchable operation)</w:t>
      </w:r>
      <w:r w:rsidR="002727B4">
        <w:rPr>
          <w:lang w:val="en-US"/>
        </w:rPr>
        <w:t xml:space="preserve"> increases</w:t>
      </w:r>
      <w:r w:rsidR="0098077C">
        <w:rPr>
          <w:lang w:val="en-US"/>
        </w:rPr>
        <w:t xml:space="preserve"> deployment </w:t>
      </w:r>
      <w:r w:rsidR="002727B4">
        <w:rPr>
          <w:lang w:val="en-US"/>
        </w:rPr>
        <w:t xml:space="preserve">by </w:t>
      </w:r>
      <w:r w:rsidR="006E7DB1">
        <w:rPr>
          <w:lang w:val="en-US"/>
        </w:rPr>
        <w:t xml:space="preserve">18-22% </w:t>
      </w:r>
      <w:r w:rsidR="002727B4">
        <w:rPr>
          <w:lang w:val="en-US"/>
        </w:rPr>
        <w:t>versus</w:t>
      </w:r>
      <w:r w:rsidR="006E7DB1">
        <w:rPr>
          <w:lang w:val="en-US"/>
        </w:rPr>
        <w:t xml:space="preserve"> baseload</w:t>
      </w:r>
      <w:r w:rsidR="002727B4">
        <w:rPr>
          <w:lang w:val="en-US"/>
        </w:rPr>
        <w:t>-</w:t>
      </w:r>
      <w:r w:rsidR="00776620" w:rsidRPr="2EF0E2D3">
        <w:rPr>
          <w:lang w:val="en-US"/>
        </w:rPr>
        <w:t xml:space="preserve">type </w:t>
      </w:r>
      <w:r w:rsidR="006E7DB1">
        <w:rPr>
          <w:lang w:val="en-US"/>
        </w:rPr>
        <w:t>operation (</w:t>
      </w:r>
      <w:r w:rsidR="005C1949">
        <w:rPr>
          <w:lang w:val="en-US"/>
        </w:rPr>
        <w:t>low flexibility)</w:t>
      </w:r>
      <w:r w:rsidR="005C1949" w:rsidRPr="00680D0B">
        <w:rPr>
          <w:lang w:val="en-US"/>
        </w:rPr>
        <w:t>.</w:t>
      </w:r>
      <w:r w:rsidR="005C1949">
        <w:rPr>
          <w:lang w:val="en-US"/>
        </w:rPr>
        <w:t xml:space="preserve"> </w:t>
      </w:r>
      <w:r w:rsidR="00F70A85" w:rsidRPr="2EF0E2D3">
        <w:rPr>
          <w:lang w:val="en-US"/>
        </w:rPr>
        <w:t>F</w:t>
      </w:r>
      <w:r w:rsidR="005C1949" w:rsidRPr="00680D0B">
        <w:rPr>
          <w:lang w:val="en-US"/>
        </w:rPr>
        <w:t>lexibility becomes more significant in the high-cost scenario</w:t>
      </w:r>
      <w:r w:rsidR="00F70A85" w:rsidRPr="2EF0E2D3">
        <w:rPr>
          <w:lang w:val="en-US"/>
        </w:rPr>
        <w:t xml:space="preserve">: </w:t>
      </w:r>
      <w:r w:rsidR="00595DA5" w:rsidRPr="2EF0E2D3">
        <w:rPr>
          <w:lang w:val="en-US"/>
        </w:rPr>
        <w:t>althou</w:t>
      </w:r>
      <w:r w:rsidR="00D777EE">
        <w:rPr>
          <w:lang w:val="en-US"/>
        </w:rPr>
        <w:t>g</w:t>
      </w:r>
      <w:r w:rsidR="00595DA5" w:rsidRPr="2EF0E2D3">
        <w:rPr>
          <w:lang w:val="en-US"/>
        </w:rPr>
        <w:t>h</w:t>
      </w:r>
      <w:r w:rsidR="005C1949" w:rsidRPr="00680D0B">
        <w:rPr>
          <w:lang w:val="en-US"/>
        </w:rPr>
        <w:t xml:space="preserve"> AGS may not be cost-effective at high </w:t>
      </w:r>
      <w:r w:rsidR="00595DA5" w:rsidRPr="2EF0E2D3">
        <w:rPr>
          <w:lang w:val="en-US"/>
        </w:rPr>
        <w:t xml:space="preserve">capital </w:t>
      </w:r>
      <w:r w:rsidR="005C1949" w:rsidRPr="00680D0B">
        <w:rPr>
          <w:lang w:val="en-US"/>
        </w:rPr>
        <w:t>costs</w:t>
      </w:r>
      <w:r w:rsidR="006B330E">
        <w:rPr>
          <w:lang w:val="en-US"/>
        </w:rPr>
        <w:t xml:space="preserve"> (current TEA estimates </w:t>
      </w:r>
      <w:r w:rsidR="000A33E6">
        <w:rPr>
          <w:lang w:val="en-US"/>
        </w:rPr>
        <w:t>~120’000 CHF/W)</w:t>
      </w:r>
      <w:r w:rsidR="005C1949" w:rsidRPr="00680D0B">
        <w:rPr>
          <w:lang w:val="en-US"/>
        </w:rPr>
        <w:t>, it can still contribute to the integration of renewable</w:t>
      </w:r>
      <w:r w:rsidR="00951756" w:rsidRPr="2EF0E2D3">
        <w:rPr>
          <w:lang w:val="en-US"/>
        </w:rPr>
        <w:t xml:space="preserve"> electricity</w:t>
      </w:r>
      <w:r w:rsidR="005C1949" w:rsidRPr="00680D0B">
        <w:rPr>
          <w:lang w:val="en-US"/>
        </w:rPr>
        <w:t>.</w:t>
      </w:r>
      <w:r w:rsidR="009A73C9">
        <w:rPr>
          <w:lang w:val="en-US"/>
        </w:rPr>
        <w:t xml:space="preserve"> </w:t>
      </w:r>
      <w:r w:rsidR="00CB1CAF">
        <w:rPr>
          <w:lang w:val="en-US"/>
        </w:rPr>
        <w:t>M</w:t>
      </w:r>
      <w:r w:rsidR="009A73C9">
        <w:rPr>
          <w:lang w:val="en-US"/>
        </w:rPr>
        <w:t xml:space="preserve">aximum contribution </w:t>
      </w:r>
      <w:r w:rsidR="00CB1CAF">
        <w:rPr>
          <w:lang w:val="en-US"/>
        </w:rPr>
        <w:t>(</w:t>
      </w:r>
      <w:r w:rsidR="00AA2702">
        <w:rPr>
          <w:lang w:val="en-US"/>
        </w:rPr>
        <w:t>~</w:t>
      </w:r>
      <w:r w:rsidR="001C5A41" w:rsidRPr="2ECC0C02">
        <w:rPr>
          <w:shd w:val="clear" w:color="auto" w:fill="FFFFFF"/>
          <w:lang w:val="en-US"/>
        </w:rPr>
        <w:t>16 TWh</w:t>
      </w:r>
      <w:r w:rsidR="00812ED5">
        <w:rPr>
          <w:shd w:val="clear" w:color="auto" w:fill="FFFFFF"/>
          <w:lang w:val="en-US"/>
        </w:rPr>
        <w:t xml:space="preserve">, </w:t>
      </w:r>
      <w:r w:rsidR="00492B85">
        <w:rPr>
          <w:shd w:val="clear" w:color="auto" w:fill="FFFFFF"/>
          <w:lang w:val="en-US"/>
        </w:rPr>
        <w:t xml:space="preserve">10-15% of </w:t>
      </w:r>
      <w:r w:rsidR="013F6F02" w:rsidRPr="2ECC0C02">
        <w:rPr>
          <w:shd w:val="clear" w:color="auto" w:fill="FFFFFF"/>
          <w:lang w:val="en-US"/>
        </w:rPr>
        <w:t xml:space="preserve">electricity supply </w:t>
      </w:r>
      <w:r w:rsidR="001C5A41" w:rsidRPr="2ECC0C02">
        <w:rPr>
          <w:shd w:val="clear" w:color="auto" w:fill="FFFFFF"/>
          <w:lang w:val="en-US"/>
        </w:rPr>
        <w:t>by 2050</w:t>
      </w:r>
      <w:r w:rsidR="00492B85">
        <w:rPr>
          <w:shd w:val="clear" w:color="auto" w:fill="FFFFFF"/>
          <w:lang w:val="en-US"/>
        </w:rPr>
        <w:t>)</w:t>
      </w:r>
      <w:r w:rsidR="00051EA0">
        <w:rPr>
          <w:shd w:val="clear" w:color="auto" w:fill="FFFFFF"/>
          <w:lang w:val="en-US"/>
        </w:rPr>
        <w:t xml:space="preserve"> </w:t>
      </w:r>
      <w:r w:rsidR="008431DA">
        <w:rPr>
          <w:shd w:val="clear" w:color="auto" w:fill="FFFFFF"/>
          <w:lang w:val="en-US"/>
        </w:rPr>
        <w:t xml:space="preserve">requires </w:t>
      </w:r>
      <w:r w:rsidR="008320A2" w:rsidRPr="2EF0E2D3">
        <w:rPr>
          <w:lang w:val="en-US"/>
        </w:rPr>
        <w:t xml:space="preserve">capital </w:t>
      </w:r>
      <w:r w:rsidR="00051EA0">
        <w:rPr>
          <w:shd w:val="clear" w:color="auto" w:fill="FFFFFF"/>
          <w:lang w:val="en-US"/>
        </w:rPr>
        <w:t xml:space="preserve">costs </w:t>
      </w:r>
      <w:r w:rsidR="102452FB" w:rsidRPr="2ECC0C02">
        <w:rPr>
          <w:lang w:val="en-US"/>
        </w:rPr>
        <w:t>below 12</w:t>
      </w:r>
      <w:r w:rsidR="00BE4E4A" w:rsidRPr="2EF0E2D3">
        <w:rPr>
          <w:lang w:val="en-US"/>
        </w:rPr>
        <w:t xml:space="preserve">,000 </w:t>
      </w:r>
      <w:r w:rsidR="102452FB" w:rsidRPr="2ECC0C02">
        <w:rPr>
          <w:lang w:val="en-US"/>
        </w:rPr>
        <w:t>CHF/kW</w:t>
      </w:r>
      <w:r w:rsidR="008431DA">
        <w:rPr>
          <w:lang w:val="en-US"/>
        </w:rPr>
        <w:t xml:space="preserve">; </w:t>
      </w:r>
      <w:r w:rsidR="102452FB" w:rsidRPr="2ECC0C02">
        <w:rPr>
          <w:lang w:val="en-US"/>
        </w:rPr>
        <w:t xml:space="preserve">5–10 TWh </w:t>
      </w:r>
      <w:r w:rsidR="008431DA">
        <w:rPr>
          <w:lang w:val="en-US"/>
        </w:rPr>
        <w:t>is achievable at</w:t>
      </w:r>
      <w:r w:rsidR="102452FB" w:rsidRPr="2ECC0C02">
        <w:rPr>
          <w:lang w:val="en-US"/>
        </w:rPr>
        <w:t xml:space="preserve"> 14</w:t>
      </w:r>
      <w:r w:rsidR="002908D8" w:rsidRPr="2EF0E2D3">
        <w:rPr>
          <w:lang w:val="en-US"/>
        </w:rPr>
        <w:t>,000</w:t>
      </w:r>
      <w:r w:rsidR="003C0965">
        <w:rPr>
          <w:lang w:val="en-US"/>
        </w:rPr>
        <w:t>-</w:t>
      </w:r>
      <w:r w:rsidR="102452FB" w:rsidRPr="2ECC0C02">
        <w:rPr>
          <w:lang w:val="en-US"/>
        </w:rPr>
        <w:t>18</w:t>
      </w:r>
      <w:r w:rsidR="002908D8" w:rsidRPr="2EF0E2D3">
        <w:rPr>
          <w:lang w:val="en-US"/>
        </w:rPr>
        <w:t xml:space="preserve">,000 </w:t>
      </w:r>
      <w:r w:rsidR="102452FB" w:rsidRPr="2ECC0C02">
        <w:rPr>
          <w:lang w:val="en-US"/>
        </w:rPr>
        <w:t>CHF/kW</w:t>
      </w:r>
      <w:r w:rsidR="00B45EA7" w:rsidRPr="2EF0E2D3">
        <w:rPr>
          <w:lang w:val="en-US"/>
        </w:rPr>
        <w:t xml:space="preserve">, assuming an </w:t>
      </w:r>
      <w:r w:rsidR="102452FB" w:rsidRPr="2ECC0C02">
        <w:rPr>
          <w:lang w:val="en-US"/>
        </w:rPr>
        <w:t xml:space="preserve">average plant lifetime of </w:t>
      </w:r>
      <w:r w:rsidR="00F614A8" w:rsidRPr="2EF0E2D3">
        <w:rPr>
          <w:lang w:val="en-US"/>
        </w:rPr>
        <w:t xml:space="preserve">30 </w:t>
      </w:r>
      <w:r w:rsidR="102452FB" w:rsidRPr="2ECC0C02">
        <w:rPr>
          <w:lang w:val="en-US"/>
        </w:rPr>
        <w:t>years.</w:t>
      </w:r>
      <w:r w:rsidR="00F616F6">
        <w:rPr>
          <w:lang w:val="en-US"/>
        </w:rPr>
        <w:t xml:space="preserve"> </w:t>
      </w:r>
      <w:r w:rsidR="006E6601">
        <w:rPr>
          <w:lang w:val="en-US"/>
        </w:rPr>
        <w:t xml:space="preserve">Without flexibility </w:t>
      </w:r>
      <w:r w:rsidR="102452FB" w:rsidRPr="2ECC0C02">
        <w:rPr>
          <w:lang w:val="en-US"/>
        </w:rPr>
        <w:t>comparable to open-cycle gas turbine</w:t>
      </w:r>
      <w:r w:rsidR="007B4AD1">
        <w:rPr>
          <w:lang w:val="en-US"/>
        </w:rPr>
        <w:t xml:space="preserve">s </w:t>
      </w:r>
      <w:r w:rsidR="009F0E45">
        <w:rPr>
          <w:lang w:val="en-US"/>
        </w:rPr>
        <w:t>(see</w:t>
      </w:r>
      <w:r w:rsidR="00B24424" w:rsidRPr="2EF0E2D3">
        <w:rPr>
          <w:lang w:val="en-US"/>
        </w:rPr>
        <w:t xml:space="preserve"> BAU-STEM scenario)</w:t>
      </w:r>
      <w:r w:rsidR="009F0E45">
        <w:rPr>
          <w:lang w:val="en-US"/>
        </w:rPr>
        <w:t xml:space="preserve">, </w:t>
      </w:r>
      <w:r w:rsidR="00D80A03" w:rsidRPr="2EF0E2D3">
        <w:rPr>
          <w:lang w:val="en-US"/>
        </w:rPr>
        <w:t xml:space="preserve">AGS </w:t>
      </w:r>
      <w:r w:rsidR="009F0E45">
        <w:rPr>
          <w:lang w:val="en-US"/>
        </w:rPr>
        <w:t xml:space="preserve">deployment falls by </w:t>
      </w:r>
      <w:r w:rsidR="00D80A03" w:rsidRPr="2EF0E2D3">
        <w:rPr>
          <w:lang w:val="en-US"/>
        </w:rPr>
        <w:t xml:space="preserve">about </w:t>
      </w:r>
      <w:r w:rsidR="102452FB" w:rsidRPr="2ECC0C02">
        <w:rPr>
          <w:lang w:val="en-US"/>
        </w:rPr>
        <w:t>20%.</w:t>
      </w:r>
      <w:del w:id="77" w:author="Ramachandran Kannan" w:date="2025-08-22T11:40:00Z">
        <w:r w:rsidR="102452FB" w:rsidRPr="2ECC0C02" w:rsidDel="00F70A85">
          <w:rPr>
            <w:lang w:val="en-US"/>
          </w:rPr>
          <w:delText xml:space="preserve"> </w:delText>
        </w:r>
      </w:del>
    </w:p>
    <w:p w14:paraId="06E1D2AE" w14:textId="3458B915" w:rsidR="005B1945" w:rsidRDefault="005B1945" w:rsidP="00E37277">
      <w:pPr>
        <w:jc w:val="both"/>
        <w:rPr>
          <w:szCs w:val="20"/>
          <w:lang w:val="en-US"/>
        </w:rPr>
      </w:pPr>
    </w:p>
    <w:p w14:paraId="606146E8" w14:textId="6E519C96" w:rsidR="00105805" w:rsidRPr="00785145" w:rsidRDefault="00E4091E" w:rsidP="00E37277">
      <w:pPr>
        <w:jc w:val="both"/>
        <w:rPr>
          <w:szCs w:val="20"/>
          <w:lang w:val="en-US"/>
        </w:rPr>
      </w:pPr>
      <w:r>
        <w:rPr>
          <w:noProof/>
        </w:rPr>
        <w:lastRenderedPageBreak/>
        <w:drawing>
          <wp:inline distT="0" distB="0" distL="0" distR="0" wp14:anchorId="2BBE68FF" wp14:editId="1CA05C64">
            <wp:extent cx="4318000" cy="3600450"/>
            <wp:effectExtent l="0" t="0" r="6350" b="0"/>
            <wp:docPr id="25688821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318000" cy="3600450"/>
                    </a:xfrm>
                    <a:prstGeom prst="rect">
                      <a:avLst/>
                    </a:prstGeom>
                    <a:noFill/>
                    <a:ln>
                      <a:noFill/>
                    </a:ln>
                  </pic:spPr>
                </pic:pic>
              </a:graphicData>
            </a:graphic>
          </wp:inline>
        </w:drawing>
      </w:r>
    </w:p>
    <w:p w14:paraId="3BD7828E" w14:textId="1C67417E" w:rsidR="001C5A41" w:rsidRPr="00372C7D" w:rsidRDefault="001C5A41" w:rsidP="00E37277">
      <w:pPr>
        <w:pStyle w:val="Caption"/>
        <w:jc w:val="both"/>
        <w:rPr>
          <w:lang w:val="en-US"/>
        </w:rPr>
      </w:pPr>
      <w:bookmarkStart w:id="78" w:name="_Ref194840136"/>
      <w:r w:rsidRPr="2EF0E2D3">
        <w:rPr>
          <w:lang w:val="en-US"/>
        </w:rPr>
        <w:t xml:space="preserve">Figure </w:t>
      </w:r>
      <w:r w:rsidRPr="2EF0E2D3">
        <w:rPr>
          <w:lang w:val="en-US"/>
        </w:rPr>
        <w:fldChar w:fldCharType="begin"/>
      </w:r>
      <w:r w:rsidRPr="2EF0E2D3">
        <w:rPr>
          <w:lang w:val="en-US"/>
        </w:rPr>
        <w:instrText xml:space="preserve"> SEQ Figure \* ARABIC </w:instrText>
      </w:r>
      <w:r w:rsidRPr="2EF0E2D3">
        <w:rPr>
          <w:lang w:val="en-US"/>
        </w:rPr>
        <w:fldChar w:fldCharType="separate"/>
      </w:r>
      <w:r w:rsidR="004C2288">
        <w:rPr>
          <w:noProof/>
          <w:lang w:val="en-US"/>
        </w:rPr>
        <w:t>9</w:t>
      </w:r>
      <w:r w:rsidRPr="2EF0E2D3">
        <w:rPr>
          <w:lang w:val="en-US"/>
        </w:rPr>
        <w:fldChar w:fldCharType="end"/>
      </w:r>
      <w:bookmarkEnd w:id="78"/>
      <w:r w:rsidRPr="2EF0E2D3">
        <w:rPr>
          <w:lang w:val="en-US"/>
        </w:rPr>
        <w:t xml:space="preserve">: Trend in AGS deployment in Swiss Net-zero </w:t>
      </w:r>
      <w:r w:rsidR="00217FD9" w:rsidRPr="2EF0E2D3">
        <w:rPr>
          <w:lang w:val="en-US"/>
        </w:rPr>
        <w:t>scenario</w:t>
      </w:r>
      <w:r w:rsidR="00E4091E" w:rsidRPr="2EF0E2D3">
        <w:rPr>
          <w:lang w:val="en-US"/>
        </w:rPr>
        <w:t>s</w:t>
      </w:r>
      <w:r w:rsidRPr="2EF0E2D3">
        <w:rPr>
          <w:lang w:val="en-US"/>
        </w:rPr>
        <w:t xml:space="preserve"> with respect to </w:t>
      </w:r>
      <w:r w:rsidR="00E4091E" w:rsidRPr="2EF0E2D3">
        <w:rPr>
          <w:lang w:val="en-US"/>
        </w:rPr>
        <w:t xml:space="preserve">parametric </w:t>
      </w:r>
      <w:r w:rsidRPr="2EF0E2D3">
        <w:rPr>
          <w:lang w:val="en-US"/>
        </w:rPr>
        <w:t xml:space="preserve">capital cost and lifetime </w:t>
      </w:r>
      <w:r w:rsidR="00E4091E" w:rsidRPr="2EF0E2D3">
        <w:rPr>
          <w:lang w:val="en-US"/>
        </w:rPr>
        <w:t>assumptions</w:t>
      </w:r>
      <w:ins w:id="79" w:author="Panos Evangelos" w:date="2025-09-27T19:42:00Z">
        <w:r w:rsidR="32B886D6" w:rsidRPr="2EF0E2D3">
          <w:rPr>
            <w:lang w:val="en-US"/>
          </w:rPr>
          <w:t xml:space="preserve">. </w:t>
        </w:r>
      </w:ins>
    </w:p>
    <w:p w14:paraId="20648589" w14:textId="77777777" w:rsidR="00885DD8" w:rsidRDefault="00885DD8" w:rsidP="00E37277">
      <w:pPr>
        <w:jc w:val="both"/>
        <w:rPr>
          <w:lang w:val="en-US"/>
        </w:rPr>
      </w:pPr>
    </w:p>
    <w:p w14:paraId="23D683E6" w14:textId="65EE54EC" w:rsidR="4A5B129E" w:rsidRDefault="00885DD8" w:rsidP="00E37277">
      <w:pPr>
        <w:jc w:val="both"/>
        <w:rPr>
          <w:ins w:id="80" w:author="Panos Evangelos" w:date="2025-09-27T19:42:00Z" w16du:dateUtc="2025-09-27T19:42:48Z"/>
          <w:rFonts w:ascii="Arial" w:eastAsia="Arial" w:hAnsi="Arial" w:cs="Arial"/>
          <w:szCs w:val="20"/>
          <w:lang w:val="en-US"/>
        </w:rPr>
      </w:pPr>
      <w:r w:rsidRPr="2ECC0C02">
        <w:rPr>
          <w:lang w:val="en-US"/>
        </w:rPr>
        <w:t>In an energy-only electricity market, AGS competes directly with solar PV and import</w:t>
      </w:r>
      <w:r w:rsidR="00BA4DE2">
        <w:rPr>
          <w:lang w:val="en-US"/>
        </w:rPr>
        <w:t>s</w:t>
      </w:r>
      <w:r w:rsidRPr="2ECC0C02">
        <w:rPr>
          <w:lang w:val="en-US"/>
        </w:rPr>
        <w:t xml:space="preserve">. </w:t>
      </w:r>
      <w:r w:rsidR="00AD664C">
        <w:rPr>
          <w:lang w:val="en-US"/>
        </w:rPr>
        <w:t>Higher AGS</w:t>
      </w:r>
      <w:r w:rsidRPr="2ECC0C02">
        <w:rPr>
          <w:lang w:val="en-US"/>
        </w:rPr>
        <w:t xml:space="preserve"> adoption reduce</w:t>
      </w:r>
      <w:r w:rsidR="00AD664C">
        <w:rPr>
          <w:lang w:val="en-US"/>
        </w:rPr>
        <w:t>s</w:t>
      </w:r>
      <w:r w:rsidRPr="2ECC0C02">
        <w:rPr>
          <w:lang w:val="en-US"/>
        </w:rPr>
        <w:t xml:space="preserve"> the demand for both</w:t>
      </w:r>
      <w:r w:rsidR="00EA2575">
        <w:rPr>
          <w:lang w:val="en-US"/>
        </w:rPr>
        <w:t>.</w:t>
      </w:r>
      <w:r w:rsidRPr="2ECC0C02">
        <w:rPr>
          <w:lang w:val="en-US"/>
        </w:rPr>
        <w:t xml:space="preserve"> In addition</w:t>
      </w:r>
      <w:r w:rsidR="000375C1">
        <w:rPr>
          <w:lang w:val="en-US"/>
        </w:rPr>
        <w:t>,</w:t>
      </w:r>
      <w:r w:rsidRPr="2ECC0C02">
        <w:rPr>
          <w:lang w:val="en-US"/>
        </w:rPr>
        <w:t xml:space="preserve"> </w:t>
      </w:r>
      <w:r w:rsidR="0093334A">
        <w:rPr>
          <w:lang w:val="en-US"/>
        </w:rPr>
        <w:t>its</w:t>
      </w:r>
      <w:r w:rsidRPr="2ECC0C02">
        <w:rPr>
          <w:lang w:val="en-US"/>
        </w:rPr>
        <w:t xml:space="preserve"> flexibility </w:t>
      </w:r>
      <w:r w:rsidR="0093334A">
        <w:rPr>
          <w:lang w:val="en-US"/>
        </w:rPr>
        <w:t>adds</w:t>
      </w:r>
      <w:r w:rsidRPr="2ECC0C02">
        <w:rPr>
          <w:lang w:val="en-US"/>
        </w:rPr>
        <w:t xml:space="preserve"> value </w:t>
      </w:r>
      <w:r w:rsidR="0093334A">
        <w:rPr>
          <w:lang w:val="en-US"/>
        </w:rPr>
        <w:t xml:space="preserve">through </w:t>
      </w:r>
      <w:r w:rsidRPr="2ECC0C02">
        <w:rPr>
          <w:lang w:val="en-US"/>
        </w:rPr>
        <w:t>ancillary services, particularly secondary reserves</w:t>
      </w:r>
      <w:r w:rsidR="00042113">
        <w:rPr>
          <w:lang w:val="en-US"/>
        </w:rPr>
        <w:t xml:space="preserve">, </w:t>
      </w:r>
      <w:r w:rsidRPr="2ECC0C02">
        <w:rPr>
          <w:lang w:val="en-US"/>
        </w:rPr>
        <w:t>reduc</w:t>
      </w:r>
      <w:r w:rsidR="00042113">
        <w:rPr>
          <w:lang w:val="en-US"/>
        </w:rPr>
        <w:t>ing</w:t>
      </w:r>
      <w:r w:rsidRPr="2ECC0C02">
        <w:rPr>
          <w:lang w:val="en-US"/>
        </w:rPr>
        <w:t xml:space="preserve"> battery storage </w:t>
      </w:r>
      <w:r w:rsidR="00042113">
        <w:rPr>
          <w:lang w:val="en-US"/>
        </w:rPr>
        <w:t xml:space="preserve">needs. </w:t>
      </w:r>
      <w:ins w:id="81" w:author="Panos Evangelos" w:date="2025-09-27T19:48:00Z">
        <w:r w:rsidR="4A5B129E" w:rsidRPr="2EF0E2D3">
          <w:rPr>
            <w:rFonts w:ascii="Arial" w:eastAsia="Arial" w:hAnsi="Arial" w:cs="Arial"/>
            <w:szCs w:val="20"/>
            <w:lang w:val="en-US"/>
          </w:rPr>
          <w:t xml:space="preserve">The scenario spread in Figure 8 also highlights the relative importance of different design levers at varying cost levels. </w:t>
        </w:r>
      </w:ins>
      <w:r w:rsidR="000375C1">
        <w:rPr>
          <w:rFonts w:ascii="Arial" w:eastAsia="Arial" w:hAnsi="Arial" w:cs="Arial"/>
          <w:szCs w:val="20"/>
          <w:lang w:val="en-US"/>
        </w:rPr>
        <w:t>Flexibility is increasingly decisive at high capital costs (</w:t>
      </w:r>
      <w:ins w:id="82" w:author="Panos Evangelos" w:date="2025-09-27T19:48:00Z">
        <w:r w:rsidR="4A5B129E" w:rsidRPr="2EF0E2D3">
          <w:rPr>
            <w:rFonts w:ascii="Arial" w:eastAsia="Arial" w:hAnsi="Arial" w:cs="Arial"/>
            <w:szCs w:val="20"/>
            <w:lang w:val="en-US"/>
          </w:rPr>
          <w:t>above ~15,000 CHF/kW</w:t>
        </w:r>
      </w:ins>
      <w:r w:rsidR="000375C1">
        <w:rPr>
          <w:rFonts w:ascii="Arial" w:eastAsia="Arial" w:hAnsi="Arial" w:cs="Arial"/>
          <w:szCs w:val="20"/>
          <w:lang w:val="en-US"/>
        </w:rPr>
        <w:t>)</w:t>
      </w:r>
      <w:r w:rsidR="00977677">
        <w:rPr>
          <w:rFonts w:ascii="Arial" w:eastAsia="Arial" w:hAnsi="Arial" w:cs="Arial"/>
          <w:szCs w:val="20"/>
          <w:lang w:val="en-US"/>
        </w:rPr>
        <w:t>, while l</w:t>
      </w:r>
      <w:ins w:id="83" w:author="Panos Evangelos" w:date="2025-09-27T19:48:00Z">
        <w:r w:rsidR="4A5B129E" w:rsidRPr="2EF0E2D3">
          <w:rPr>
            <w:rFonts w:ascii="Arial" w:eastAsia="Arial" w:hAnsi="Arial" w:cs="Arial"/>
            <w:szCs w:val="20"/>
            <w:lang w:val="en-US"/>
          </w:rPr>
          <w:t>ifetime plays a secondary role, helping to sustain competitiveness but unable to offset the absence of dispatchability. At lower costs (&lt;15,000 CHF/kW), lifetime and flexibility act in combination: only plants that are both long-lived and flexible reach the higher contribution levels, while those lacking either feature remain niche. Thus, when deep cost reductions are hard to achieve, improving operational flexibility and extending plant lifetimes become the most effective levers to enhance AGS competitiveness.</w:t>
        </w:r>
      </w:ins>
    </w:p>
    <w:p w14:paraId="764E3340" w14:textId="5FC22D8A" w:rsidR="00FA6781" w:rsidRDefault="00BE3493" w:rsidP="00E37277">
      <w:pPr>
        <w:jc w:val="both"/>
        <w:rPr>
          <w:lang w:val="en-US"/>
        </w:rPr>
      </w:pPr>
      <w:r>
        <w:rPr>
          <w:lang w:val="en-US"/>
        </w:rPr>
        <w:fldChar w:fldCharType="begin"/>
      </w:r>
      <w:r>
        <w:rPr>
          <w:lang w:val="en-US"/>
        </w:rPr>
        <w:instrText xml:space="preserve"> REF _Ref194840349 \h </w:instrText>
      </w:r>
      <w:r w:rsidR="009D4D95">
        <w:rPr>
          <w:lang w:val="en-US"/>
        </w:rPr>
        <w:instrText xml:space="preserve"> \* MERGEFORMAT </w:instrText>
      </w:r>
      <w:r>
        <w:rPr>
          <w:lang w:val="en-US"/>
        </w:rPr>
      </w:r>
      <w:r>
        <w:rPr>
          <w:lang w:val="en-US"/>
        </w:rPr>
        <w:fldChar w:fldCharType="separate"/>
      </w:r>
      <w:r w:rsidR="004C2288" w:rsidRPr="2EF0E2D3">
        <w:rPr>
          <w:lang w:val="en-US"/>
        </w:rPr>
        <w:t xml:space="preserve">Figure </w:t>
      </w:r>
      <w:r w:rsidR="004C2288">
        <w:rPr>
          <w:noProof/>
          <w:lang w:val="en-US"/>
        </w:rPr>
        <w:t>10</w:t>
      </w:r>
      <w:r>
        <w:rPr>
          <w:lang w:val="en-US"/>
        </w:rPr>
        <w:fldChar w:fldCharType="end"/>
      </w:r>
      <w:r w:rsidRPr="00BE3493">
        <w:rPr>
          <w:lang w:val="en-US"/>
        </w:rPr>
        <w:t xml:space="preserve"> illustrates </w:t>
      </w:r>
      <w:r w:rsidR="00DA5ACF">
        <w:rPr>
          <w:lang w:val="en-US"/>
        </w:rPr>
        <w:t xml:space="preserve">technology </w:t>
      </w:r>
      <w:r w:rsidRPr="00BE3493">
        <w:rPr>
          <w:lang w:val="en-US"/>
        </w:rPr>
        <w:t xml:space="preserve">trade-offs across </w:t>
      </w:r>
      <w:r w:rsidR="005A5FB7">
        <w:rPr>
          <w:lang w:val="en-US"/>
        </w:rPr>
        <w:t xml:space="preserve">300 </w:t>
      </w:r>
      <w:r w:rsidR="005A5FB7" w:rsidRPr="008904E1">
        <w:rPr>
          <w:i/>
          <w:iCs/>
          <w:lang w:val="en-US"/>
        </w:rPr>
        <w:t>Net0-AGS-STEM</w:t>
      </w:r>
      <w:r w:rsidR="005A5FB7">
        <w:rPr>
          <w:lang w:val="en-US"/>
        </w:rPr>
        <w:t xml:space="preserve"> </w:t>
      </w:r>
      <w:proofErr w:type="gramStart"/>
      <w:r w:rsidR="005A5FB7">
        <w:rPr>
          <w:lang w:val="en-US"/>
        </w:rPr>
        <w:t>scenarios.</w:t>
      </w:r>
      <w:r w:rsidR="002D2AA5">
        <w:rPr>
          <w:lang w:val="en-US"/>
        </w:rPr>
        <w:t>.</w:t>
      </w:r>
      <w:proofErr w:type="gramEnd"/>
      <w:r w:rsidR="002D2AA5">
        <w:rPr>
          <w:lang w:val="en-US"/>
        </w:rPr>
        <w:t xml:space="preserve"> </w:t>
      </w:r>
      <w:r w:rsidR="005570E0">
        <w:rPr>
          <w:lang w:val="en-US"/>
        </w:rPr>
        <w:t>AGS</w:t>
      </w:r>
      <w:r w:rsidRPr="00BE3493">
        <w:rPr>
          <w:lang w:val="en-US"/>
        </w:rPr>
        <w:t xml:space="preserve"> penetration </w:t>
      </w:r>
      <w:r w:rsidR="005570E0">
        <w:rPr>
          <w:lang w:val="en-US"/>
        </w:rPr>
        <w:t xml:space="preserve">- </w:t>
      </w:r>
      <w:r w:rsidRPr="00BE3493">
        <w:rPr>
          <w:lang w:val="en-US"/>
        </w:rPr>
        <w:t xml:space="preserve">driven by </w:t>
      </w:r>
      <w:r w:rsidR="005570E0">
        <w:rPr>
          <w:lang w:val="en-US"/>
        </w:rPr>
        <w:t xml:space="preserve">cost </w:t>
      </w:r>
      <w:r w:rsidRPr="00BE3493">
        <w:rPr>
          <w:lang w:val="en-US"/>
        </w:rPr>
        <w:t xml:space="preserve">reductions, extended lifetimes, or enhanced flexibility—significantly </w:t>
      </w:r>
      <w:r w:rsidR="005570E0">
        <w:rPr>
          <w:lang w:val="en-US"/>
        </w:rPr>
        <w:t>affects</w:t>
      </w:r>
      <w:r w:rsidRPr="00BE3493">
        <w:rPr>
          <w:lang w:val="en-US"/>
        </w:rPr>
        <w:t xml:space="preserve"> end-use sector electrification, production of secondary energy carriers, and demand for other low-carbon electricity generation technologies.</w:t>
      </w:r>
      <w:r w:rsidR="00F40610">
        <w:rPr>
          <w:lang w:val="en-US"/>
        </w:rPr>
        <w:t xml:space="preserve"> P</w:t>
      </w:r>
      <w:r w:rsidRPr="00BE3493">
        <w:rPr>
          <w:lang w:val="en-US"/>
        </w:rPr>
        <w:t xml:space="preserve">rimary </w:t>
      </w:r>
      <w:r w:rsidR="00F40610">
        <w:rPr>
          <w:lang w:val="en-US"/>
        </w:rPr>
        <w:t xml:space="preserve">electricity supply </w:t>
      </w:r>
      <w:r w:rsidRPr="00BE3493">
        <w:rPr>
          <w:lang w:val="en-US"/>
        </w:rPr>
        <w:t>competitors to AGS are solar PV and win</w:t>
      </w:r>
      <w:r w:rsidR="00BD61B2">
        <w:rPr>
          <w:lang w:val="en-US"/>
        </w:rPr>
        <w:t>d.</w:t>
      </w:r>
      <w:r w:rsidRPr="00BE3493">
        <w:rPr>
          <w:lang w:val="en-US"/>
        </w:rPr>
        <w:t xml:space="preserve"> The competition with these intermittent renewables is influenced not only by AGS cost reductions but also by its inherent system flexibility—a crucial advantage. Unlike solar PV and wind, which require additional investments in reserve capacity to ensure reliability, AGS inherently provides capability</w:t>
      </w:r>
      <w:r>
        <w:rPr>
          <w:lang w:val="en-US"/>
        </w:rPr>
        <w:t xml:space="preserve"> for balancing services</w:t>
      </w:r>
      <w:r w:rsidRPr="00BE3493">
        <w:rPr>
          <w:lang w:val="en-US"/>
        </w:rPr>
        <w:t>. As a result, even in high-cost AGS scenarios, the deployment of solar PV can indirectly lead to a certain degree of AGS adoption.</w:t>
      </w:r>
    </w:p>
    <w:p w14:paraId="40B1C063" w14:textId="77777777" w:rsidR="004E0848" w:rsidRDefault="004E0848" w:rsidP="00E37277">
      <w:pPr>
        <w:spacing w:after="120" w:line="240" w:lineRule="auto"/>
        <w:jc w:val="both"/>
        <w:rPr>
          <w:lang w:val="en-US"/>
        </w:rPr>
      </w:pPr>
    </w:p>
    <w:p w14:paraId="6E8B53F5" w14:textId="77777777" w:rsidR="004E0848" w:rsidRDefault="004E0848" w:rsidP="00E37277">
      <w:pPr>
        <w:spacing w:after="120" w:line="240" w:lineRule="auto"/>
        <w:jc w:val="both"/>
        <w:rPr>
          <w:lang w:val="en-US"/>
        </w:rPr>
      </w:pPr>
    </w:p>
    <w:p w14:paraId="2C2E1611" w14:textId="77777777" w:rsidR="004E0848" w:rsidRDefault="004E0848" w:rsidP="00E37277">
      <w:pPr>
        <w:spacing w:after="120" w:line="240" w:lineRule="auto"/>
        <w:jc w:val="both"/>
        <w:rPr>
          <w:lang w:val="en-US"/>
        </w:rPr>
      </w:pPr>
    </w:p>
    <w:p w14:paraId="1B0F6A1B" w14:textId="77777777" w:rsidR="004E0848" w:rsidRDefault="004E0848" w:rsidP="00E37277">
      <w:pPr>
        <w:spacing w:after="120" w:line="240" w:lineRule="auto"/>
        <w:jc w:val="both"/>
        <w:rPr>
          <w:lang w:val="en-US"/>
        </w:rPr>
      </w:pPr>
    </w:p>
    <w:p w14:paraId="3F66D225" w14:textId="6D89FFF7" w:rsidR="00AB356A" w:rsidRDefault="00D3139C" w:rsidP="00D3139C">
      <w:pPr>
        <w:pStyle w:val="ListParagraph"/>
        <w:numPr>
          <w:ilvl w:val="0"/>
          <w:numId w:val="40"/>
        </w:numPr>
        <w:spacing w:after="120" w:line="240" w:lineRule="auto"/>
        <w:jc w:val="both"/>
      </w:pPr>
      <w:r w:rsidRPr="009C6FF6">
        <w:rPr>
          <w:lang w:val="en-US"/>
        </w:rPr>
        <w:lastRenderedPageBreak/>
        <w:t xml:space="preserve">        </w:t>
      </w:r>
      <w:r w:rsidRPr="009C6FF6">
        <w:rPr>
          <w:lang w:val="en-US"/>
        </w:rPr>
        <w:tab/>
      </w:r>
      <w:r w:rsidRPr="009C6FF6">
        <w:rPr>
          <w:lang w:val="en-US"/>
        </w:rPr>
        <w:tab/>
      </w:r>
      <w:r w:rsidRPr="009C6FF6">
        <w:rPr>
          <w:lang w:val="en-US"/>
        </w:rPr>
        <w:tab/>
      </w:r>
      <w:r w:rsidRPr="009C6FF6">
        <w:rPr>
          <w:lang w:val="en-US"/>
        </w:rPr>
        <w:tab/>
      </w:r>
      <w:r w:rsidRPr="009C6FF6">
        <w:rPr>
          <w:lang w:val="en-US"/>
        </w:rPr>
        <w:tab/>
      </w:r>
      <w:r w:rsidR="00AB356A" w:rsidRPr="70732E0C">
        <w:t>(b)</w:t>
      </w:r>
    </w:p>
    <w:p w14:paraId="2E274535" w14:textId="6FEA5535" w:rsidR="00AB356A" w:rsidRDefault="001E3843" w:rsidP="00E37277">
      <w:pPr>
        <w:spacing w:after="0" w:line="240" w:lineRule="auto"/>
        <w:jc w:val="both"/>
        <w:rPr>
          <w:lang w:val="en-US"/>
        </w:rPr>
      </w:pPr>
      <w:r>
        <w:rPr>
          <w:noProof/>
        </w:rPr>
        <w:drawing>
          <wp:inline distT="0" distB="0" distL="0" distR="0" wp14:anchorId="1499FA34" wp14:editId="1342C7AE">
            <wp:extent cx="2700655" cy="2880360"/>
            <wp:effectExtent l="0" t="0" r="4445" b="0"/>
            <wp:docPr id="213669479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00655" cy="2880360"/>
                    </a:xfrm>
                    <a:prstGeom prst="rect">
                      <a:avLst/>
                    </a:prstGeom>
                    <a:noFill/>
                    <a:ln>
                      <a:noFill/>
                    </a:ln>
                  </pic:spPr>
                </pic:pic>
              </a:graphicData>
            </a:graphic>
          </wp:inline>
        </w:drawing>
      </w:r>
      <w:r w:rsidR="008A47D4">
        <w:rPr>
          <w:noProof/>
        </w:rPr>
        <w:drawing>
          <wp:inline distT="0" distB="0" distL="0" distR="0" wp14:anchorId="400FC4CB" wp14:editId="7FAF640F">
            <wp:extent cx="2700655" cy="2880360"/>
            <wp:effectExtent l="0" t="0" r="4445" b="0"/>
            <wp:docPr id="33777960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00655" cy="2880360"/>
                    </a:xfrm>
                    <a:prstGeom prst="rect">
                      <a:avLst/>
                    </a:prstGeom>
                    <a:noFill/>
                    <a:ln>
                      <a:noFill/>
                    </a:ln>
                  </pic:spPr>
                </pic:pic>
              </a:graphicData>
            </a:graphic>
          </wp:inline>
        </w:drawing>
      </w:r>
    </w:p>
    <w:p w14:paraId="22C9F65A" w14:textId="02FB3A9F" w:rsidR="007452A2" w:rsidRDefault="00AB356A" w:rsidP="00CB227D">
      <w:pPr>
        <w:spacing w:after="0" w:line="240" w:lineRule="auto"/>
        <w:ind w:left="1440" w:firstLine="720"/>
        <w:jc w:val="both"/>
        <w:rPr>
          <w:lang w:val="en-US"/>
        </w:rPr>
      </w:pPr>
      <w:r>
        <w:rPr>
          <w:lang w:val="en-US"/>
        </w:rPr>
        <w:t>(c)</w:t>
      </w:r>
      <w:r w:rsidR="00CB227D">
        <w:rPr>
          <w:lang w:val="en-US"/>
        </w:rPr>
        <w:tab/>
      </w:r>
      <w:r w:rsidR="00CB227D">
        <w:rPr>
          <w:lang w:val="en-US"/>
        </w:rPr>
        <w:tab/>
      </w:r>
      <w:r w:rsidR="00CB227D">
        <w:rPr>
          <w:lang w:val="en-US"/>
        </w:rPr>
        <w:tab/>
      </w:r>
      <w:r w:rsidR="00CB227D">
        <w:rPr>
          <w:lang w:val="en-US"/>
        </w:rPr>
        <w:tab/>
      </w:r>
      <w:r w:rsidR="00CB227D">
        <w:rPr>
          <w:lang w:val="en-US"/>
        </w:rPr>
        <w:tab/>
      </w:r>
      <w:r w:rsidR="00902118">
        <w:rPr>
          <w:lang w:val="en-US"/>
        </w:rPr>
        <w:tab/>
        <w:t>d)</w:t>
      </w:r>
    </w:p>
    <w:p w14:paraId="57E7D30C" w14:textId="5DE74C4E" w:rsidR="00E72AD2" w:rsidRDefault="00261A39" w:rsidP="00E37277">
      <w:pPr>
        <w:spacing w:after="0" w:line="240" w:lineRule="auto"/>
        <w:jc w:val="both"/>
        <w:rPr>
          <w:lang w:val="en-US"/>
        </w:rPr>
      </w:pPr>
      <w:r>
        <w:rPr>
          <w:noProof/>
        </w:rPr>
        <w:drawing>
          <wp:inline distT="0" distB="0" distL="0" distR="0" wp14:anchorId="1DF01043" wp14:editId="0FD2F9BE">
            <wp:extent cx="5401945" cy="2880360"/>
            <wp:effectExtent l="0" t="0" r="8255" b="0"/>
            <wp:docPr id="125296718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01945" cy="2880360"/>
                    </a:xfrm>
                    <a:prstGeom prst="rect">
                      <a:avLst/>
                    </a:prstGeom>
                    <a:noFill/>
                    <a:ln>
                      <a:noFill/>
                    </a:ln>
                  </pic:spPr>
                </pic:pic>
              </a:graphicData>
            </a:graphic>
          </wp:inline>
        </w:drawing>
      </w:r>
    </w:p>
    <w:p w14:paraId="0950BEBB" w14:textId="70EA7786" w:rsidR="00FA6781" w:rsidRPr="00FA6781" w:rsidDel="00B05BF9" w:rsidRDefault="00FA6781" w:rsidP="00E37277">
      <w:pPr>
        <w:jc w:val="both"/>
        <w:rPr>
          <w:del w:id="84" w:author="Ramachandran Kannan" w:date="2025-08-22T13:57:00Z"/>
          <w:lang w:val="en-US"/>
        </w:rPr>
      </w:pPr>
    </w:p>
    <w:p w14:paraId="6FCA1354" w14:textId="70A12397" w:rsidR="005B1945" w:rsidRDefault="005B1945" w:rsidP="00E37277">
      <w:pPr>
        <w:pStyle w:val="Caption"/>
        <w:jc w:val="both"/>
        <w:rPr>
          <w:lang w:val="en-US"/>
        </w:rPr>
      </w:pPr>
      <w:bookmarkStart w:id="85" w:name="_Ref194840349"/>
      <w:r w:rsidRPr="2EF0E2D3">
        <w:rPr>
          <w:lang w:val="en-US"/>
        </w:rPr>
        <w:t xml:space="preserve">Figure </w:t>
      </w:r>
      <w:r w:rsidRPr="2EF0E2D3">
        <w:rPr>
          <w:lang w:val="en-US"/>
        </w:rPr>
        <w:fldChar w:fldCharType="begin"/>
      </w:r>
      <w:r w:rsidRPr="2EF0E2D3">
        <w:rPr>
          <w:lang w:val="en-US"/>
        </w:rPr>
        <w:instrText xml:space="preserve"> SEQ Figure \* ARABIC </w:instrText>
      </w:r>
      <w:r w:rsidRPr="2EF0E2D3">
        <w:rPr>
          <w:lang w:val="en-US"/>
        </w:rPr>
        <w:fldChar w:fldCharType="separate"/>
      </w:r>
      <w:r w:rsidR="004C2288">
        <w:rPr>
          <w:noProof/>
          <w:lang w:val="en-US"/>
        </w:rPr>
        <w:t>10</w:t>
      </w:r>
      <w:r w:rsidRPr="2EF0E2D3">
        <w:rPr>
          <w:lang w:val="en-US"/>
        </w:rPr>
        <w:fldChar w:fldCharType="end"/>
      </w:r>
      <w:bookmarkEnd w:id="85"/>
      <w:r w:rsidRPr="2EF0E2D3">
        <w:rPr>
          <w:lang w:val="en-US"/>
        </w:rPr>
        <w:t xml:space="preserve">: </w:t>
      </w:r>
      <w:r w:rsidR="00BE3493" w:rsidRPr="2EF0E2D3">
        <w:rPr>
          <w:lang w:val="en-US"/>
        </w:rPr>
        <w:t>Trade-offs of AGS with flexibility, from a system perspective</w:t>
      </w:r>
      <w:r w:rsidR="002D2AA5">
        <w:rPr>
          <w:lang w:val="en-US"/>
        </w:rPr>
        <w:t xml:space="preserve">. </w:t>
      </w:r>
      <w:r w:rsidR="002D2AA5" w:rsidRPr="00BE3493">
        <w:rPr>
          <w:lang w:val="en-US"/>
        </w:rPr>
        <w:t>The boxplots represent variation</w:t>
      </w:r>
      <w:r w:rsidR="002D2AA5">
        <w:rPr>
          <w:lang w:val="en-US"/>
        </w:rPr>
        <w:t xml:space="preserve">, </w:t>
      </w:r>
      <w:r w:rsidR="002D2AA5" w:rsidRPr="00BE3493">
        <w:rPr>
          <w:lang w:val="en-US"/>
        </w:rPr>
        <w:t>while the horizontal red bar indicates the reference scenario</w:t>
      </w:r>
      <w:r w:rsidR="002D2AA5">
        <w:rPr>
          <w:lang w:val="en-US"/>
        </w:rPr>
        <w:t xml:space="preserve"> </w:t>
      </w:r>
      <w:r w:rsidR="002D2AA5" w:rsidRPr="00885DD8">
        <w:rPr>
          <w:lang w:val="en-US"/>
        </w:rPr>
        <w:t>(Net0-STEM)</w:t>
      </w:r>
      <w:r w:rsidR="002D2AA5">
        <w:rPr>
          <w:lang w:val="en-US"/>
        </w:rPr>
        <w:t>.</w:t>
      </w:r>
      <w:r w:rsidR="00BE3493" w:rsidRPr="2EF0E2D3">
        <w:rPr>
          <w:lang w:val="en-US"/>
        </w:rPr>
        <w:t xml:space="preserve"> a) competing electricity </w:t>
      </w:r>
      <w:r w:rsidR="00B7245B" w:rsidRPr="2EF0E2D3">
        <w:rPr>
          <w:lang w:val="en-US"/>
        </w:rPr>
        <w:t xml:space="preserve">supply </w:t>
      </w:r>
      <w:r w:rsidR="00BE3493" w:rsidRPr="2EF0E2D3">
        <w:rPr>
          <w:lang w:val="en-US"/>
        </w:rPr>
        <w:t>technologies at the time of AGS entry</w:t>
      </w:r>
      <w:r w:rsidR="004E0848">
        <w:rPr>
          <w:lang w:val="en-US"/>
        </w:rPr>
        <w:t>,</w:t>
      </w:r>
      <w:r w:rsidR="00BE3493" w:rsidRPr="2EF0E2D3">
        <w:rPr>
          <w:lang w:val="en-US"/>
        </w:rPr>
        <w:t xml:space="preserve"> b) changes in end-use electrification due to AGS, c)</w:t>
      </w:r>
      <w:r w:rsidR="00E227CA">
        <w:rPr>
          <w:lang w:val="en-US"/>
        </w:rPr>
        <w:t xml:space="preserve"> and (d)</w:t>
      </w:r>
      <w:r w:rsidR="00BE3493" w:rsidRPr="2EF0E2D3">
        <w:rPr>
          <w:lang w:val="en-US"/>
        </w:rPr>
        <w:t xml:space="preserve"> distribution in the</w:t>
      </w:r>
      <w:r w:rsidR="639A540A" w:rsidRPr="2EF0E2D3">
        <w:rPr>
          <w:lang w:val="en-US"/>
        </w:rPr>
        <w:t xml:space="preserve"> </w:t>
      </w:r>
      <w:r w:rsidR="00E227CA">
        <w:rPr>
          <w:lang w:val="en-US"/>
        </w:rPr>
        <w:t xml:space="preserve">primary and </w:t>
      </w:r>
      <w:r w:rsidR="639A540A" w:rsidRPr="2EF0E2D3">
        <w:rPr>
          <w:lang w:val="en-US"/>
        </w:rPr>
        <w:t>secondary reserve</w:t>
      </w:r>
      <w:r w:rsidR="00BE3493" w:rsidRPr="2EF0E2D3">
        <w:rPr>
          <w:lang w:val="en-US"/>
        </w:rPr>
        <w:t xml:space="preserve"> balancing </w:t>
      </w:r>
      <w:r w:rsidR="222D75EE" w:rsidRPr="2EF0E2D3">
        <w:rPr>
          <w:lang w:val="en-US"/>
        </w:rPr>
        <w:t xml:space="preserve">market </w:t>
      </w:r>
      <w:r w:rsidR="00BE3493" w:rsidRPr="2EF0E2D3">
        <w:rPr>
          <w:lang w:val="en-US"/>
        </w:rPr>
        <w:t xml:space="preserve">alongside competing </w:t>
      </w:r>
      <w:proofErr w:type="gramStart"/>
      <w:r w:rsidR="00BE3493" w:rsidRPr="2EF0E2D3">
        <w:rPr>
          <w:lang w:val="en-US"/>
        </w:rPr>
        <w:t>technologies</w:t>
      </w:r>
      <w:r w:rsidR="00B05BF9" w:rsidRPr="2EF0E2D3">
        <w:rPr>
          <w:lang w:val="en-US"/>
        </w:rPr>
        <w:t xml:space="preserve"> </w:t>
      </w:r>
      <w:r w:rsidR="00BE3493" w:rsidRPr="2EF0E2D3">
        <w:rPr>
          <w:lang w:val="en-US"/>
        </w:rPr>
        <w:t>.</w:t>
      </w:r>
      <w:proofErr w:type="gramEnd"/>
      <w:r w:rsidR="002D2AA5">
        <w:rPr>
          <w:lang w:val="en-US"/>
        </w:rPr>
        <w:t xml:space="preserve"> </w:t>
      </w:r>
    </w:p>
    <w:p w14:paraId="30173F2D" w14:textId="4C845118" w:rsidR="5AB5FCF9" w:rsidRDefault="00252FDF" w:rsidP="00E37277">
      <w:pPr>
        <w:jc w:val="both"/>
        <w:rPr>
          <w:lang w:val="en-US"/>
        </w:rPr>
      </w:pPr>
      <w:r>
        <w:rPr>
          <w:lang w:val="en-US"/>
        </w:rPr>
        <w:t xml:space="preserve">Electricity </w:t>
      </w:r>
      <w:r w:rsidR="5AB5FCF9" w:rsidRPr="2ECC0C02">
        <w:rPr>
          <w:lang w:val="en-US"/>
        </w:rPr>
        <w:t xml:space="preserve">demand </w:t>
      </w:r>
      <w:r>
        <w:rPr>
          <w:lang w:val="en-US"/>
        </w:rPr>
        <w:t>impacts are</w:t>
      </w:r>
      <w:r w:rsidR="5AB5FCF9" w:rsidRPr="2ECC0C02">
        <w:rPr>
          <w:lang w:val="en-US"/>
        </w:rPr>
        <w:t xml:space="preserve"> moderate, as the sector is already highly electrified, leaving limited room for further transformation. </w:t>
      </w:r>
      <w:r w:rsidR="004940A7">
        <w:rPr>
          <w:lang w:val="en-US"/>
        </w:rPr>
        <w:t xml:space="preserve">The </w:t>
      </w:r>
      <w:r w:rsidR="5AB5FCF9" w:rsidRPr="2ECC0C02">
        <w:rPr>
          <w:lang w:val="en-US"/>
        </w:rPr>
        <w:t>top right panel</w:t>
      </w:r>
      <w:r w:rsidR="004940A7">
        <w:rPr>
          <w:lang w:val="en-US"/>
        </w:rPr>
        <w:t xml:space="preserve"> in </w:t>
      </w:r>
      <w:r w:rsidR="004940A7">
        <w:rPr>
          <w:lang w:val="en-US"/>
        </w:rPr>
        <w:fldChar w:fldCharType="begin"/>
      </w:r>
      <w:r w:rsidR="004940A7">
        <w:rPr>
          <w:lang w:val="en-US"/>
        </w:rPr>
        <w:instrText xml:space="preserve"> REF _Ref194840349 \h </w:instrText>
      </w:r>
      <w:r w:rsidR="009D4D95">
        <w:rPr>
          <w:lang w:val="en-US"/>
        </w:rPr>
        <w:instrText xml:space="preserve"> \* MERGEFORMAT </w:instrText>
      </w:r>
      <w:r w:rsidR="004940A7">
        <w:rPr>
          <w:lang w:val="en-US"/>
        </w:rPr>
      </w:r>
      <w:r w:rsidR="004940A7">
        <w:rPr>
          <w:lang w:val="en-US"/>
        </w:rPr>
        <w:fldChar w:fldCharType="separate"/>
      </w:r>
      <w:r w:rsidR="004C2288" w:rsidRPr="2EF0E2D3">
        <w:rPr>
          <w:lang w:val="en-US"/>
        </w:rPr>
        <w:t xml:space="preserve">Figure </w:t>
      </w:r>
      <w:r w:rsidR="004C2288">
        <w:rPr>
          <w:noProof/>
          <w:lang w:val="en-US"/>
        </w:rPr>
        <w:t>10</w:t>
      </w:r>
      <w:r w:rsidR="004940A7">
        <w:rPr>
          <w:lang w:val="en-US"/>
        </w:rPr>
        <w:fldChar w:fldCharType="end"/>
      </w:r>
      <w:r w:rsidR="5AB5FCF9" w:rsidRPr="2ECC0C02">
        <w:rPr>
          <w:lang w:val="en-US"/>
        </w:rPr>
        <w:t xml:space="preserve"> shows the variations across scenarios in both end-use and conversion sectors—the latter referring to the use of electricity to produce other energy carriers, such as hydrogen</w:t>
      </w:r>
      <w:r w:rsidR="00D0389D">
        <w:rPr>
          <w:lang w:val="en-US"/>
        </w:rPr>
        <w:t>. C</w:t>
      </w:r>
      <w:r w:rsidR="00D46E6C">
        <w:rPr>
          <w:lang w:val="en-US"/>
        </w:rPr>
        <w:t xml:space="preserve">heap </w:t>
      </w:r>
      <w:r w:rsidR="5AB5FCF9" w:rsidRPr="2ECC0C02">
        <w:rPr>
          <w:lang w:val="en-US"/>
        </w:rPr>
        <w:t>AGS</w:t>
      </w:r>
      <w:r w:rsidR="001E4477">
        <w:rPr>
          <w:lang w:val="en-US"/>
        </w:rPr>
        <w:t xml:space="preserve"> increases end-use electricity by</w:t>
      </w:r>
      <w:r w:rsidR="5AB5FCF9" w:rsidRPr="2ECC0C02">
        <w:rPr>
          <w:lang w:val="en-US"/>
        </w:rPr>
        <w:t xml:space="preserve"> </w:t>
      </w:r>
      <w:r w:rsidR="001E4477">
        <w:rPr>
          <w:lang w:val="en-US"/>
        </w:rPr>
        <w:t>&lt;</w:t>
      </w:r>
      <w:r w:rsidR="5AB5FCF9" w:rsidRPr="2ECC0C02">
        <w:rPr>
          <w:lang w:val="en-US"/>
        </w:rPr>
        <w:t>1 TWh (</w:t>
      </w:r>
      <w:r w:rsidR="001E4477">
        <w:rPr>
          <w:lang w:val="en-US"/>
        </w:rPr>
        <w:t>&lt;</w:t>
      </w:r>
      <w:r w:rsidR="5AB5FCF9" w:rsidRPr="2ECC0C02">
        <w:rPr>
          <w:lang w:val="en-US"/>
        </w:rPr>
        <w:t xml:space="preserve">1%), while hydrogen production from electricity </w:t>
      </w:r>
      <w:r w:rsidR="001E4477">
        <w:rPr>
          <w:lang w:val="en-US"/>
        </w:rPr>
        <w:t>adds</w:t>
      </w:r>
      <w:r w:rsidR="5AB5FCF9" w:rsidRPr="2ECC0C02">
        <w:rPr>
          <w:lang w:val="en-US"/>
        </w:rPr>
        <w:t xml:space="preserve"> 2–3 TWh</w:t>
      </w:r>
      <w:r w:rsidR="00E63498">
        <w:rPr>
          <w:lang w:val="en-US"/>
        </w:rPr>
        <w:t xml:space="preserve"> (not shown)</w:t>
      </w:r>
      <w:r w:rsidR="5AB5FCF9" w:rsidRPr="2ECC0C02">
        <w:rPr>
          <w:lang w:val="en-US"/>
        </w:rPr>
        <w:t xml:space="preserve">. </w:t>
      </w:r>
      <w:r w:rsidR="00D05E62">
        <w:rPr>
          <w:lang w:val="en-US"/>
        </w:rPr>
        <w:t>Hence</w:t>
      </w:r>
      <w:r w:rsidR="5AB5FCF9" w:rsidRPr="2ECC0C02">
        <w:rPr>
          <w:lang w:val="en-US"/>
        </w:rPr>
        <w:t xml:space="preserve">, AGS </w:t>
      </w:r>
      <w:r w:rsidR="00D05E62">
        <w:rPr>
          <w:lang w:val="en-US"/>
        </w:rPr>
        <w:t xml:space="preserve">primarily influences the supply side rather than </w:t>
      </w:r>
      <w:r w:rsidR="00535602">
        <w:rPr>
          <w:lang w:val="en-US"/>
        </w:rPr>
        <w:t>accelerating overall electrification.</w:t>
      </w:r>
    </w:p>
    <w:p w14:paraId="0CFAD52D" w14:textId="3BF88307" w:rsidR="005B1945" w:rsidRDefault="00DD3780" w:rsidP="00E37277">
      <w:pPr>
        <w:jc w:val="both"/>
        <w:rPr>
          <w:ins w:id="86" w:author="Panos Evangelos" w:date="2025-09-27T20:11:00Z" w16du:dateUtc="2025-09-27T20:11:52Z"/>
          <w:lang w:val="en-US"/>
        </w:rPr>
      </w:pPr>
      <w:r>
        <w:rPr>
          <w:lang w:val="en-US"/>
        </w:rPr>
        <w:t>AGS also provide</w:t>
      </w:r>
      <w:r w:rsidR="008470E1" w:rsidRPr="2EF0E2D3">
        <w:rPr>
          <w:lang w:val="en-US"/>
        </w:rPr>
        <w:t xml:space="preserve"> grid balancin</w:t>
      </w:r>
      <w:r>
        <w:rPr>
          <w:lang w:val="en-US"/>
        </w:rPr>
        <w:t>g</w:t>
      </w:r>
      <w:r w:rsidR="008470E1" w:rsidRPr="2EF0E2D3">
        <w:rPr>
          <w:lang w:val="en-US"/>
        </w:rPr>
        <w:t xml:space="preserve">. </w:t>
      </w:r>
      <w:r w:rsidR="009C08E5" w:rsidRPr="2EF0E2D3">
        <w:rPr>
          <w:lang w:val="en-US"/>
        </w:rPr>
        <w:t xml:space="preserve">Primary </w:t>
      </w:r>
      <w:r w:rsidR="0080289E">
        <w:rPr>
          <w:lang w:val="en-US"/>
        </w:rPr>
        <w:t>reserves</w:t>
      </w:r>
      <w:r w:rsidR="00432C65">
        <w:rPr>
          <w:lang w:val="en-US"/>
        </w:rPr>
        <w:t xml:space="preserve"> demand</w:t>
      </w:r>
      <w:r w:rsidR="0080289E">
        <w:rPr>
          <w:lang w:val="en-US"/>
        </w:rPr>
        <w:t xml:space="preserve"> (seconds response </w:t>
      </w:r>
      <w:r w:rsidR="009C08E5" w:rsidRPr="2EF0E2D3">
        <w:rPr>
          <w:lang w:val="en-US"/>
        </w:rPr>
        <w:t>to stabilize grid frequency imbalances</w:t>
      </w:r>
      <w:r w:rsidR="0080289E">
        <w:rPr>
          <w:lang w:val="en-US"/>
        </w:rPr>
        <w:t>)</w:t>
      </w:r>
      <w:r w:rsidR="00432C65">
        <w:rPr>
          <w:lang w:val="en-US"/>
        </w:rPr>
        <w:t xml:space="preserve"> </w:t>
      </w:r>
      <w:r w:rsidR="008A01B4">
        <w:rPr>
          <w:lang w:val="en-US"/>
        </w:rPr>
        <w:t>are</w:t>
      </w:r>
      <w:r w:rsidR="00432C65">
        <w:rPr>
          <w:lang w:val="en-US"/>
        </w:rPr>
        <w:t xml:space="preserve"> mainly defined by ETNSO</w:t>
      </w:r>
      <w:r w:rsidR="008A01B4">
        <w:rPr>
          <w:lang w:val="en-US"/>
        </w:rPr>
        <w:t>-E</w:t>
      </w:r>
      <w:r w:rsidR="0080289E">
        <w:rPr>
          <w:lang w:val="en-US"/>
        </w:rPr>
        <w:t xml:space="preserve"> </w:t>
      </w:r>
      <w:r w:rsidR="008A01B4">
        <w:rPr>
          <w:lang w:val="en-US"/>
        </w:rPr>
        <w:t xml:space="preserve">and </w:t>
      </w:r>
      <w:r w:rsidR="0080289E">
        <w:rPr>
          <w:lang w:val="en-US"/>
        </w:rPr>
        <w:t>are mostly supp</w:t>
      </w:r>
      <w:r w:rsidR="00CD4E1F">
        <w:rPr>
          <w:lang w:val="en-US"/>
        </w:rPr>
        <w:t>lied by hydropower (~60-70 MW)</w:t>
      </w:r>
      <w:r w:rsidR="00B23B4B">
        <w:rPr>
          <w:lang w:val="en-US"/>
        </w:rPr>
        <w:t xml:space="preserve"> and to a much lesser extend by AGS</w:t>
      </w:r>
      <w:r w:rsidR="008A01B4">
        <w:rPr>
          <w:lang w:val="en-US"/>
        </w:rPr>
        <w:t>.</w:t>
      </w:r>
      <w:r w:rsidR="00C6500E">
        <w:rPr>
          <w:lang w:val="en-US"/>
        </w:rPr>
        <w:t xml:space="preserve"> </w:t>
      </w:r>
      <w:r w:rsidR="00521897">
        <w:rPr>
          <w:lang w:val="en-US"/>
        </w:rPr>
        <w:t>T</w:t>
      </w:r>
      <w:r w:rsidR="00C6500E">
        <w:rPr>
          <w:lang w:val="en-US"/>
        </w:rPr>
        <w:t>he secondary reserves</w:t>
      </w:r>
      <w:r w:rsidR="00913511">
        <w:rPr>
          <w:lang w:val="en-US"/>
        </w:rPr>
        <w:t xml:space="preserve"> demand</w:t>
      </w:r>
      <w:r w:rsidR="00C6500E">
        <w:rPr>
          <w:lang w:val="en-US"/>
        </w:rPr>
        <w:t xml:space="preserve"> (</w:t>
      </w:r>
      <w:r w:rsidR="009C08E5" w:rsidRPr="2EF0E2D3">
        <w:rPr>
          <w:lang w:val="en-US"/>
        </w:rPr>
        <w:t>minutes adjustment to restore frequency and relieve primary reserves</w:t>
      </w:r>
      <w:r w:rsidR="00C6500E">
        <w:rPr>
          <w:lang w:val="en-US"/>
        </w:rPr>
        <w:t>)</w:t>
      </w:r>
      <w:r w:rsidR="00913511">
        <w:rPr>
          <w:lang w:val="en-US"/>
        </w:rPr>
        <w:t xml:space="preserve"> is endogenous in STEM, depending on the forecast errors of solar and wind electricity, </w:t>
      </w:r>
      <w:r w:rsidR="00913511" w:rsidRPr="2EF0E2D3">
        <w:rPr>
          <w:lang w:val="en-US"/>
        </w:rPr>
        <w:t xml:space="preserve">the forecast error in demand and the probability of losing the largest </w:t>
      </w:r>
      <w:r w:rsidR="00913511" w:rsidRPr="2EF0E2D3">
        <w:rPr>
          <w:lang w:val="en-US"/>
        </w:rPr>
        <w:lastRenderedPageBreak/>
        <w:t>grid element</w:t>
      </w:r>
      <w:r w:rsidR="00913511">
        <w:rPr>
          <w:lang w:val="en-US"/>
        </w:rPr>
        <w:t>. AGS plays a larger role in the</w:t>
      </w:r>
      <w:r w:rsidR="008470E1" w:rsidRPr="008470E1">
        <w:rPr>
          <w:lang w:val="en-US"/>
        </w:rPr>
        <w:t xml:space="preserve"> secondary reserve market</w:t>
      </w:r>
      <w:r w:rsidR="00AE2B3D">
        <w:rPr>
          <w:lang w:val="en-US"/>
        </w:rPr>
        <w:t>, partly</w:t>
      </w:r>
      <w:r w:rsidR="008470E1" w:rsidRPr="008470E1">
        <w:rPr>
          <w:lang w:val="en-US"/>
        </w:rPr>
        <w:t xml:space="preserve"> substituting batter</w:t>
      </w:r>
      <w:r w:rsidR="00845952">
        <w:rPr>
          <w:lang w:val="en-US"/>
        </w:rPr>
        <w:t>y</w:t>
      </w:r>
      <w:r w:rsidR="008470E1" w:rsidRPr="008470E1">
        <w:rPr>
          <w:lang w:val="en-US"/>
        </w:rPr>
        <w:t xml:space="preserve"> and waste incineration </w:t>
      </w:r>
      <w:r w:rsidR="00845952">
        <w:rPr>
          <w:lang w:val="en-US"/>
        </w:rPr>
        <w:t>supply</w:t>
      </w:r>
      <w:r w:rsidR="008470E1" w:rsidRPr="008470E1">
        <w:rPr>
          <w:lang w:val="en-US"/>
        </w:rPr>
        <w:t>.</w:t>
      </w:r>
      <w:r w:rsidR="008470E1">
        <w:rPr>
          <w:lang w:val="en-US"/>
        </w:rPr>
        <w:t xml:space="preserve"> </w:t>
      </w:r>
      <w:r w:rsidR="008470E1" w:rsidRPr="008470E1">
        <w:rPr>
          <w:lang w:val="en-US"/>
        </w:rPr>
        <w:t xml:space="preserve">Variability in </w:t>
      </w:r>
      <w:r w:rsidR="00845952">
        <w:rPr>
          <w:lang w:val="en-US"/>
        </w:rPr>
        <w:t xml:space="preserve">solar PV and wind drives </w:t>
      </w:r>
      <w:r w:rsidR="008470E1" w:rsidRPr="008470E1">
        <w:rPr>
          <w:lang w:val="en-US"/>
        </w:rPr>
        <w:t>demand. AGS plays a dual role: it offsets variable solar PV generation (and imports), thereby reducing the need for secondary reserve</w:t>
      </w:r>
      <w:r w:rsidR="00CD0E5B">
        <w:rPr>
          <w:lang w:val="en-US"/>
        </w:rPr>
        <w:t>s</w:t>
      </w:r>
      <w:r w:rsidR="007B759E">
        <w:rPr>
          <w:lang w:val="en-US"/>
        </w:rPr>
        <w:t>, and it directly supplies reserves</w:t>
      </w:r>
      <w:r w:rsidR="008470E1" w:rsidRPr="008470E1">
        <w:rPr>
          <w:lang w:val="en-US"/>
        </w:rPr>
        <w:t xml:space="preserve">. </w:t>
      </w:r>
    </w:p>
    <w:p w14:paraId="2FD68186" w14:textId="4CC80451" w:rsidR="2EF0E2D3" w:rsidRDefault="2EF0E2D3" w:rsidP="00E37277">
      <w:pPr>
        <w:jc w:val="both"/>
        <w:rPr>
          <w:del w:id="87" w:author="Panos Evangelos" w:date="2025-09-27T20:09:00Z" w16du:dateUtc="2025-09-27T20:09:04Z"/>
          <w:rFonts w:ascii="Arial" w:eastAsia="Arial" w:hAnsi="Arial" w:cs="Arial"/>
          <w:szCs w:val="20"/>
          <w:lang w:val="en-US"/>
        </w:rPr>
      </w:pPr>
    </w:p>
    <w:p w14:paraId="223DE097" w14:textId="2E1C63F6" w:rsidR="00CD3E18" w:rsidRPr="005B1945" w:rsidRDefault="00CD3E18" w:rsidP="00E37277">
      <w:pPr>
        <w:jc w:val="both"/>
        <w:rPr>
          <w:lang w:val="en-US"/>
        </w:rPr>
      </w:pPr>
    </w:p>
    <w:p w14:paraId="55B85AF9" w14:textId="3B6241E8" w:rsidR="001C5A41" w:rsidRDefault="00E06703" w:rsidP="00E37277">
      <w:pPr>
        <w:pStyle w:val="Heading2"/>
        <w:jc w:val="both"/>
        <w:rPr>
          <w:lang w:val="en-US"/>
        </w:rPr>
      </w:pPr>
      <w:bookmarkStart w:id="88" w:name="_Toc195006643"/>
      <w:bookmarkStart w:id="89" w:name="_Toc197338605"/>
      <w:bookmarkStart w:id="90" w:name="_Toc205896232"/>
      <w:bookmarkStart w:id="91" w:name="_Toc214891556"/>
      <w:r w:rsidRPr="7AE9BC11">
        <w:rPr>
          <w:lang w:val="en-US"/>
        </w:rPr>
        <w:t>Integrated assessment</w:t>
      </w:r>
      <w:bookmarkEnd w:id="88"/>
      <w:r w:rsidR="00934A3B" w:rsidRPr="7AE9BC11">
        <w:rPr>
          <w:lang w:val="en-US"/>
        </w:rPr>
        <w:t>/ Systemic assessment</w:t>
      </w:r>
      <w:bookmarkEnd w:id="89"/>
      <w:bookmarkEnd w:id="90"/>
      <w:bookmarkEnd w:id="91"/>
      <w:r w:rsidR="00F846C3">
        <w:rPr>
          <w:lang w:val="en-US"/>
        </w:rPr>
        <w:t xml:space="preserve"> (256 words)</w:t>
      </w:r>
    </w:p>
    <w:p w14:paraId="61D0114C" w14:textId="7C665782" w:rsidR="007C2B5F" w:rsidRDefault="00CA615B" w:rsidP="00E37277">
      <w:pPr>
        <w:jc w:val="both"/>
        <w:rPr>
          <w:rFonts w:cstheme="minorHAnsi"/>
          <w:szCs w:val="20"/>
          <w:lang w:val="en-US"/>
        </w:rPr>
      </w:pPr>
      <w:r w:rsidRPr="00CA615B">
        <w:rPr>
          <w:lang w:val="en-US"/>
        </w:rPr>
        <w:t xml:space="preserve">While </w:t>
      </w:r>
      <w:r w:rsidR="00D61E52">
        <w:rPr>
          <w:lang w:val="en-US"/>
        </w:rPr>
        <w:t>AGS</w:t>
      </w:r>
      <w:r w:rsidRPr="00CA615B">
        <w:rPr>
          <w:lang w:val="en-US"/>
        </w:rPr>
        <w:t xml:space="preserve"> cost</w:t>
      </w:r>
      <w:r w:rsidR="00D61E52">
        <w:rPr>
          <w:lang w:val="en-US"/>
        </w:rPr>
        <w:t>s</w:t>
      </w:r>
      <w:r w:rsidRPr="00CA615B">
        <w:rPr>
          <w:lang w:val="en-US"/>
        </w:rPr>
        <w:t xml:space="preserve"> remains prohibitively high</w:t>
      </w:r>
      <w:r w:rsidR="00F80231">
        <w:rPr>
          <w:lang w:val="en-US"/>
        </w:rPr>
        <w:t xml:space="preserve"> </w:t>
      </w:r>
      <w:r w:rsidR="0026282D">
        <w:rPr>
          <w:lang w:val="en-US"/>
        </w:rPr>
        <w:t>(</w:t>
      </w:r>
      <w:r w:rsidR="0026282D">
        <w:rPr>
          <w:lang w:val="en-US"/>
        </w:rPr>
        <w:fldChar w:fldCharType="begin"/>
      </w:r>
      <w:r w:rsidR="0026282D">
        <w:rPr>
          <w:lang w:val="en-US"/>
        </w:rPr>
        <w:instrText xml:space="preserve"> REF _Ref194840136 \h </w:instrText>
      </w:r>
      <w:r w:rsidR="00CF4446">
        <w:rPr>
          <w:lang w:val="en-US"/>
        </w:rPr>
        <w:instrText xml:space="preserve"> \* MERGEFORMAT </w:instrText>
      </w:r>
      <w:r w:rsidR="0026282D">
        <w:rPr>
          <w:lang w:val="en-US"/>
        </w:rPr>
      </w:r>
      <w:r w:rsidR="0026282D">
        <w:rPr>
          <w:lang w:val="en-US"/>
        </w:rPr>
        <w:fldChar w:fldCharType="separate"/>
      </w:r>
      <w:r w:rsidR="004C2288" w:rsidRPr="2EF0E2D3">
        <w:rPr>
          <w:lang w:val="en-US"/>
        </w:rPr>
        <w:t xml:space="preserve">Figure </w:t>
      </w:r>
      <w:r w:rsidR="004C2288">
        <w:rPr>
          <w:noProof/>
          <w:lang w:val="en-US"/>
        </w:rPr>
        <w:t>9</w:t>
      </w:r>
      <w:r w:rsidR="0026282D">
        <w:rPr>
          <w:lang w:val="en-US"/>
        </w:rPr>
        <w:fldChar w:fldCharType="end"/>
      </w:r>
      <w:r w:rsidR="0026282D">
        <w:rPr>
          <w:lang w:val="en-US"/>
        </w:rPr>
        <w:t>)</w:t>
      </w:r>
      <w:r w:rsidRPr="00CA615B">
        <w:rPr>
          <w:lang w:val="en-US"/>
        </w:rPr>
        <w:t xml:space="preserve">, </w:t>
      </w:r>
      <w:r w:rsidR="00F80231">
        <w:rPr>
          <w:lang w:val="en-US"/>
        </w:rPr>
        <w:t>their</w:t>
      </w:r>
      <w:r w:rsidRPr="00CA615B">
        <w:rPr>
          <w:lang w:val="en-US"/>
        </w:rPr>
        <w:t xml:space="preserve"> environmental performance</w:t>
      </w:r>
      <w:r w:rsidR="0026282D">
        <w:rPr>
          <w:lang w:val="en-US"/>
        </w:rPr>
        <w:t xml:space="preserve"> </w:t>
      </w:r>
      <w:r w:rsidR="00B020A5">
        <w:rPr>
          <w:lang w:val="en-US"/>
        </w:rPr>
        <w:t>indicates potential</w:t>
      </w:r>
      <w:r w:rsidR="00D53B09">
        <w:rPr>
          <w:lang w:val="en-US"/>
        </w:rPr>
        <w:t xml:space="preserve"> </w:t>
      </w:r>
      <w:r w:rsidR="00E908E2">
        <w:rPr>
          <w:lang w:val="en-US"/>
        </w:rPr>
        <w:t xml:space="preserve">benefits </w:t>
      </w:r>
      <w:r w:rsidR="00B020A5">
        <w:rPr>
          <w:lang w:val="en-US"/>
        </w:rPr>
        <w:t xml:space="preserve">justifying </w:t>
      </w:r>
      <w:r w:rsidRPr="00CA615B">
        <w:rPr>
          <w:lang w:val="en-US"/>
        </w:rPr>
        <w:t>further development of this technology</w:t>
      </w:r>
      <w:r w:rsidR="00AE6CBF">
        <w:rPr>
          <w:lang w:val="en-US"/>
        </w:rPr>
        <w:t xml:space="preserve"> (section </w:t>
      </w:r>
      <w:r w:rsidR="00AE6CBF">
        <w:rPr>
          <w:lang w:val="en-US"/>
        </w:rPr>
        <w:fldChar w:fldCharType="begin"/>
      </w:r>
      <w:r w:rsidR="00AE6CBF">
        <w:rPr>
          <w:lang w:val="en-US"/>
        </w:rPr>
        <w:instrText xml:space="preserve"> REF _Ref205826076 \r \h </w:instrText>
      </w:r>
      <w:r w:rsidR="00CF4446">
        <w:rPr>
          <w:lang w:val="en-US"/>
        </w:rPr>
        <w:instrText xml:space="preserve"> \* MERGEFORMAT </w:instrText>
      </w:r>
      <w:r w:rsidR="00AE6CBF">
        <w:rPr>
          <w:lang w:val="en-US"/>
        </w:rPr>
      </w:r>
      <w:r w:rsidR="00AE6CBF">
        <w:rPr>
          <w:lang w:val="en-US"/>
        </w:rPr>
        <w:fldChar w:fldCharType="separate"/>
      </w:r>
      <w:r w:rsidR="004C2288">
        <w:rPr>
          <w:lang w:val="en-US"/>
        </w:rPr>
        <w:t>3.2.2</w:t>
      </w:r>
      <w:r w:rsidR="00AE6CBF">
        <w:rPr>
          <w:lang w:val="en-US"/>
        </w:rPr>
        <w:fldChar w:fldCharType="end"/>
      </w:r>
      <w:r w:rsidR="00AE6CBF">
        <w:rPr>
          <w:lang w:val="en-US"/>
        </w:rPr>
        <w:t>)</w:t>
      </w:r>
      <w:r w:rsidRPr="00CA615B">
        <w:rPr>
          <w:lang w:val="en-US"/>
        </w:rPr>
        <w:t>.</w:t>
      </w:r>
      <w:r w:rsidR="009C6E38">
        <w:rPr>
          <w:lang w:val="en-US"/>
        </w:rPr>
        <w:t xml:space="preserve"> </w:t>
      </w:r>
      <w:r w:rsidR="001C5A41" w:rsidRPr="008D563B">
        <w:rPr>
          <w:rFonts w:cstheme="minorHAnsi"/>
          <w:szCs w:val="20"/>
          <w:lang w:val="en-US"/>
        </w:rPr>
        <w:t>AGS can support decarbonization strategies</w:t>
      </w:r>
      <w:r w:rsidR="00870B41">
        <w:rPr>
          <w:rFonts w:cstheme="minorHAnsi"/>
          <w:szCs w:val="20"/>
          <w:lang w:val="en-US"/>
        </w:rPr>
        <w:t xml:space="preserve"> by </w:t>
      </w:r>
      <w:r w:rsidR="001C5A41" w:rsidRPr="008D563B">
        <w:rPr>
          <w:rFonts w:cstheme="minorHAnsi"/>
          <w:szCs w:val="20"/>
          <w:lang w:val="en-US"/>
        </w:rPr>
        <w:t>replac</w:t>
      </w:r>
      <w:r w:rsidR="00870B41">
        <w:rPr>
          <w:rFonts w:cstheme="minorHAnsi"/>
          <w:szCs w:val="20"/>
          <w:lang w:val="en-US"/>
        </w:rPr>
        <w:t>ing</w:t>
      </w:r>
      <w:r w:rsidR="001C5A41" w:rsidRPr="008D563B">
        <w:rPr>
          <w:rFonts w:cstheme="minorHAnsi"/>
          <w:szCs w:val="20"/>
          <w:lang w:val="en-US"/>
        </w:rPr>
        <w:t xml:space="preserve"> electricity </w:t>
      </w:r>
      <w:r w:rsidR="00B23F45">
        <w:rPr>
          <w:rFonts w:cstheme="minorHAnsi"/>
          <w:szCs w:val="20"/>
          <w:lang w:val="en-US"/>
        </w:rPr>
        <w:t xml:space="preserve">generation </w:t>
      </w:r>
      <w:r w:rsidR="001C5A41" w:rsidRPr="008D563B">
        <w:rPr>
          <w:rFonts w:cstheme="minorHAnsi"/>
          <w:szCs w:val="20"/>
          <w:lang w:val="en-US"/>
        </w:rPr>
        <w:t xml:space="preserve">technologies with </w:t>
      </w:r>
      <w:r w:rsidR="0009747D">
        <w:rPr>
          <w:rFonts w:cstheme="minorHAnsi"/>
          <w:szCs w:val="20"/>
          <w:lang w:val="en-US"/>
        </w:rPr>
        <w:t xml:space="preserve">similar or </w:t>
      </w:r>
      <w:r w:rsidR="001C5A41" w:rsidRPr="008D563B">
        <w:rPr>
          <w:rFonts w:cstheme="minorHAnsi"/>
          <w:szCs w:val="20"/>
          <w:lang w:val="en-US"/>
        </w:rPr>
        <w:t xml:space="preserve">higher </w:t>
      </w:r>
      <w:r w:rsidR="0009747D">
        <w:rPr>
          <w:rFonts w:cstheme="minorHAnsi"/>
          <w:szCs w:val="20"/>
          <w:lang w:val="en-US"/>
        </w:rPr>
        <w:t xml:space="preserve">life cycle </w:t>
      </w:r>
      <w:r w:rsidR="001C5A41" w:rsidRPr="008D563B">
        <w:rPr>
          <w:rFonts w:cstheme="minorHAnsi"/>
          <w:szCs w:val="20"/>
          <w:lang w:val="en-US"/>
        </w:rPr>
        <w:t>greenhouse gas emissions</w:t>
      </w:r>
      <w:r w:rsidR="00B23F45">
        <w:rPr>
          <w:rFonts w:cstheme="minorHAnsi"/>
          <w:szCs w:val="20"/>
          <w:lang w:val="en-US"/>
        </w:rPr>
        <w:t>,</w:t>
      </w:r>
      <w:r w:rsidR="001C5A41" w:rsidRPr="008D563B">
        <w:rPr>
          <w:rFonts w:cstheme="minorHAnsi"/>
          <w:szCs w:val="20"/>
          <w:lang w:val="en-US"/>
        </w:rPr>
        <w:t xml:space="preserve"> without </w:t>
      </w:r>
      <w:r w:rsidR="00B23F45">
        <w:rPr>
          <w:rFonts w:cstheme="minorHAnsi"/>
          <w:szCs w:val="20"/>
          <w:lang w:val="en-US"/>
        </w:rPr>
        <w:t xml:space="preserve">adverse </w:t>
      </w:r>
      <w:r w:rsidR="001C5A41" w:rsidRPr="008D563B">
        <w:rPr>
          <w:rFonts w:cstheme="minorHAnsi"/>
          <w:szCs w:val="20"/>
          <w:lang w:val="en-US"/>
        </w:rPr>
        <w:t xml:space="preserve">trade-offs </w:t>
      </w:r>
      <w:r w:rsidR="00B23F45">
        <w:rPr>
          <w:rFonts w:cstheme="minorHAnsi"/>
          <w:szCs w:val="20"/>
          <w:lang w:val="en-US"/>
        </w:rPr>
        <w:t>in</w:t>
      </w:r>
      <w:r w:rsidR="001C5A41" w:rsidRPr="008D563B">
        <w:rPr>
          <w:rFonts w:cstheme="minorHAnsi"/>
          <w:szCs w:val="20"/>
          <w:lang w:val="en-US"/>
        </w:rPr>
        <w:t xml:space="preserve"> other environmental impacts</w:t>
      </w:r>
      <w:r w:rsidR="0009747D">
        <w:rPr>
          <w:rFonts w:cstheme="minorHAnsi"/>
          <w:szCs w:val="20"/>
          <w:lang w:val="en-US"/>
        </w:rPr>
        <w:t xml:space="preserve"> </w:t>
      </w:r>
      <w:r w:rsidR="0009747D">
        <w:rPr>
          <w:lang w:val="en-US"/>
        </w:rPr>
        <w:t>(</w:t>
      </w:r>
      <w:r w:rsidR="0009747D">
        <w:rPr>
          <w:lang w:val="en-US"/>
        </w:rPr>
        <w:fldChar w:fldCharType="begin"/>
      </w:r>
      <w:r w:rsidR="0009747D">
        <w:rPr>
          <w:lang w:val="en-US"/>
        </w:rPr>
        <w:instrText xml:space="preserve"> REF _Ref197427379 \h </w:instrText>
      </w:r>
      <w:r w:rsidR="00CF4446">
        <w:rPr>
          <w:lang w:val="en-US"/>
        </w:rPr>
        <w:instrText xml:space="preserve"> \* MERGEFORMAT </w:instrText>
      </w:r>
      <w:r w:rsidR="0009747D">
        <w:rPr>
          <w:lang w:val="en-US"/>
        </w:rPr>
      </w:r>
      <w:r w:rsidR="0009747D">
        <w:rPr>
          <w:lang w:val="en-US"/>
        </w:rPr>
        <w:fldChar w:fldCharType="separate"/>
      </w:r>
      <w:r w:rsidR="004C2288" w:rsidRPr="00FF4E14">
        <w:rPr>
          <w:lang w:val="en-US"/>
        </w:rPr>
        <w:t xml:space="preserve">Figure </w:t>
      </w:r>
      <w:r w:rsidR="004C2288">
        <w:rPr>
          <w:noProof/>
          <w:lang w:val="en-US"/>
        </w:rPr>
        <w:t>7</w:t>
      </w:r>
      <w:r w:rsidR="0009747D">
        <w:rPr>
          <w:lang w:val="en-US"/>
        </w:rPr>
        <w:fldChar w:fldCharType="end"/>
      </w:r>
      <w:r w:rsidR="0009747D">
        <w:rPr>
          <w:lang w:val="en-US"/>
        </w:rPr>
        <w:t>)</w:t>
      </w:r>
      <w:r w:rsidR="001C5A41" w:rsidRPr="008D563B">
        <w:rPr>
          <w:rFonts w:cstheme="minorHAnsi"/>
          <w:szCs w:val="20"/>
          <w:lang w:val="en-US"/>
        </w:rPr>
        <w:t>.</w:t>
      </w:r>
      <w:r w:rsidR="009F3F45">
        <w:rPr>
          <w:rFonts w:cstheme="minorHAnsi"/>
          <w:szCs w:val="20"/>
          <w:lang w:val="en-US"/>
        </w:rPr>
        <w:t xml:space="preserve"> </w:t>
      </w:r>
      <w:r w:rsidR="00735541">
        <w:rPr>
          <w:rFonts w:cstheme="minorHAnsi"/>
          <w:szCs w:val="20"/>
          <w:lang w:val="en-US"/>
        </w:rPr>
        <w:fldChar w:fldCharType="begin"/>
      </w:r>
      <w:r w:rsidR="00735541">
        <w:rPr>
          <w:rFonts w:cstheme="minorHAnsi"/>
          <w:szCs w:val="20"/>
          <w:lang w:val="en-US"/>
        </w:rPr>
        <w:instrText xml:space="preserve"> REF _Ref205826932 \h </w:instrText>
      </w:r>
      <w:r w:rsidR="00CF4446">
        <w:rPr>
          <w:rFonts w:cstheme="minorHAnsi"/>
          <w:szCs w:val="20"/>
          <w:lang w:val="en-US"/>
        </w:rPr>
        <w:instrText xml:space="preserve"> \* MERGEFORMAT </w:instrText>
      </w:r>
      <w:r w:rsidR="00735541">
        <w:rPr>
          <w:rFonts w:cstheme="minorHAnsi"/>
          <w:szCs w:val="20"/>
          <w:lang w:val="en-US"/>
        </w:rPr>
      </w:r>
      <w:r w:rsidR="00735541">
        <w:rPr>
          <w:rFonts w:cstheme="minorHAnsi"/>
          <w:szCs w:val="20"/>
          <w:lang w:val="en-US"/>
        </w:rPr>
        <w:fldChar w:fldCharType="separate"/>
      </w:r>
      <w:r w:rsidR="004C2288" w:rsidRPr="0073443B">
        <w:rPr>
          <w:lang w:val="en-US"/>
        </w:rPr>
        <w:t xml:space="preserve">Figure </w:t>
      </w:r>
      <w:r w:rsidR="004C2288">
        <w:rPr>
          <w:noProof/>
          <w:lang w:val="en-US"/>
        </w:rPr>
        <w:t>11</w:t>
      </w:r>
      <w:r w:rsidR="00735541">
        <w:rPr>
          <w:rFonts w:cstheme="minorHAnsi"/>
          <w:szCs w:val="20"/>
          <w:lang w:val="en-US"/>
        </w:rPr>
        <w:fldChar w:fldCharType="end"/>
      </w:r>
      <w:r w:rsidR="00735541">
        <w:rPr>
          <w:rFonts w:cstheme="minorHAnsi"/>
          <w:szCs w:val="20"/>
          <w:lang w:val="en-US"/>
        </w:rPr>
        <w:t xml:space="preserve"> </w:t>
      </w:r>
      <w:r w:rsidR="005148C2">
        <w:rPr>
          <w:rFonts w:cstheme="minorHAnsi"/>
          <w:szCs w:val="20"/>
          <w:lang w:val="en-US"/>
        </w:rPr>
        <w:t xml:space="preserve">shows selected 2050 </w:t>
      </w:r>
      <w:r w:rsidR="00735541">
        <w:rPr>
          <w:rFonts w:cstheme="minorHAnsi"/>
          <w:szCs w:val="20"/>
          <w:lang w:val="en-US"/>
        </w:rPr>
        <w:t>environmental impact</w:t>
      </w:r>
      <w:r w:rsidR="005148C2">
        <w:rPr>
          <w:rFonts w:cstheme="minorHAnsi"/>
          <w:szCs w:val="20"/>
          <w:lang w:val="en-US"/>
        </w:rPr>
        <w:t xml:space="preserve"> results </w:t>
      </w:r>
      <w:r w:rsidR="007C2B5F">
        <w:rPr>
          <w:rFonts w:cstheme="minorHAnsi"/>
          <w:szCs w:val="20"/>
          <w:lang w:val="en-US"/>
        </w:rPr>
        <w:t>from the supply of 1 kWh electricity</w:t>
      </w:r>
      <w:r w:rsidR="003C669F">
        <w:rPr>
          <w:rFonts w:cstheme="minorHAnsi"/>
          <w:szCs w:val="20"/>
          <w:lang w:val="en-US"/>
        </w:rPr>
        <w:t xml:space="preserve"> in 2050 in Switzerland</w:t>
      </w:r>
      <w:r w:rsidR="007C2B5F">
        <w:rPr>
          <w:rFonts w:cstheme="minorHAnsi"/>
          <w:szCs w:val="20"/>
          <w:lang w:val="en-US"/>
        </w:rPr>
        <w:t xml:space="preserve"> according to the various </w:t>
      </w:r>
      <w:ins w:id="92" w:author="Treyer, Karin" w:date="2025-11-27T15:54:00Z" w16du:dateUtc="2025-11-27T14:54:00Z">
        <w:r w:rsidR="00EC4281">
          <w:rPr>
            <w:rFonts w:cstheme="minorHAnsi"/>
            <w:szCs w:val="20"/>
            <w:lang w:val="en-US"/>
          </w:rPr>
          <w:t xml:space="preserve">net-zero </w:t>
        </w:r>
      </w:ins>
      <w:r w:rsidR="00611A0A">
        <w:rPr>
          <w:rFonts w:cstheme="minorHAnsi"/>
          <w:szCs w:val="20"/>
          <w:lang w:val="en-US"/>
        </w:rPr>
        <w:t>STEM electricity mixes under</w:t>
      </w:r>
      <w:r w:rsidR="00FC6A17">
        <w:rPr>
          <w:rFonts w:cstheme="minorHAnsi"/>
          <w:szCs w:val="20"/>
          <w:lang w:val="en-US"/>
        </w:rPr>
        <w:t xml:space="preserve"> BAU-GLO supply chain</w:t>
      </w:r>
      <w:r w:rsidR="00CF723A">
        <w:rPr>
          <w:rFonts w:cstheme="minorHAnsi"/>
          <w:szCs w:val="20"/>
          <w:lang w:val="en-US"/>
        </w:rPr>
        <w:t xml:space="preserve"> assumptions</w:t>
      </w:r>
      <w:r w:rsidR="00164C06">
        <w:rPr>
          <w:rFonts w:cstheme="minorHAnsi"/>
          <w:szCs w:val="20"/>
          <w:lang w:val="en-US"/>
        </w:rPr>
        <w:t>, for AGS penetration between 0 and 17 TWh</w:t>
      </w:r>
      <w:r w:rsidR="00BD1A12">
        <w:rPr>
          <w:rFonts w:cstheme="minorHAnsi"/>
          <w:szCs w:val="20"/>
          <w:lang w:val="en-US"/>
        </w:rPr>
        <w:t>.</w:t>
      </w:r>
    </w:p>
    <w:p w14:paraId="09BEEC43" w14:textId="291D7A6E" w:rsidR="00B061D0" w:rsidRDefault="00D72D8B" w:rsidP="00E37277">
      <w:pPr>
        <w:keepNext/>
        <w:jc w:val="both"/>
      </w:pPr>
      <w:r>
        <w:rPr>
          <w:noProof/>
        </w:rPr>
        <w:drawing>
          <wp:inline distT="0" distB="0" distL="0" distR="0" wp14:anchorId="1F912868" wp14:editId="7EFDFF6D">
            <wp:extent cx="4444779" cy="2748638"/>
            <wp:effectExtent l="0" t="0" r="0" b="0"/>
            <wp:docPr id="11047112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460934" cy="2758628"/>
                    </a:xfrm>
                    <a:prstGeom prst="rect">
                      <a:avLst/>
                    </a:prstGeom>
                    <a:noFill/>
                  </pic:spPr>
                </pic:pic>
              </a:graphicData>
            </a:graphic>
          </wp:inline>
        </w:drawing>
      </w:r>
    </w:p>
    <w:p w14:paraId="7C7A8BF2" w14:textId="5C8EF60E" w:rsidR="00B061D0" w:rsidRDefault="00B061D0" w:rsidP="00E37277">
      <w:pPr>
        <w:pStyle w:val="Caption"/>
        <w:jc w:val="both"/>
        <w:rPr>
          <w:lang w:val="en-US"/>
        </w:rPr>
      </w:pPr>
      <w:bookmarkStart w:id="93" w:name="_Ref205826932"/>
      <w:r w:rsidRPr="0073443B">
        <w:rPr>
          <w:lang w:val="en-US"/>
        </w:rPr>
        <w:t xml:space="preserve">Figure </w:t>
      </w:r>
      <w:r>
        <w:fldChar w:fldCharType="begin"/>
      </w:r>
      <w:r w:rsidRPr="0073443B">
        <w:rPr>
          <w:lang w:val="en-US"/>
        </w:rPr>
        <w:instrText xml:space="preserve"> SEQ Figure \* ARABIC </w:instrText>
      </w:r>
      <w:r>
        <w:fldChar w:fldCharType="separate"/>
      </w:r>
      <w:r w:rsidR="004C2288">
        <w:rPr>
          <w:noProof/>
          <w:lang w:val="en-US"/>
        </w:rPr>
        <w:t>11</w:t>
      </w:r>
      <w:r>
        <w:fldChar w:fldCharType="end"/>
      </w:r>
      <w:bookmarkEnd w:id="93"/>
      <w:r w:rsidRPr="0073443B">
        <w:rPr>
          <w:lang w:val="en-US"/>
        </w:rPr>
        <w:t>: Selected environmental impacts c</w:t>
      </w:r>
      <w:r>
        <w:rPr>
          <w:lang w:val="en-US"/>
        </w:rPr>
        <w:t xml:space="preserve">alculated for the seven chosen </w:t>
      </w:r>
      <w:ins w:id="94" w:author="Treyer, Karin" w:date="2025-11-27T15:54:00Z" w16du:dateUtc="2025-11-27T14:54:00Z">
        <w:r w:rsidR="00CD0A0E">
          <w:rPr>
            <w:lang w:val="en-US"/>
          </w:rPr>
          <w:t xml:space="preserve">net zero </w:t>
        </w:r>
      </w:ins>
      <w:r>
        <w:rPr>
          <w:lang w:val="en-US"/>
        </w:rPr>
        <w:t>STEM scenarios</w:t>
      </w:r>
      <w:ins w:id="95" w:author="Treyer, Karin" w:date="2025-11-27T15:54:00Z" w16du:dateUtc="2025-11-27T14:54:00Z">
        <w:r w:rsidR="00CD0A0E">
          <w:rPr>
            <w:lang w:val="en-US"/>
          </w:rPr>
          <w:t xml:space="preserve"> </w:t>
        </w:r>
        <w:r w:rsidR="00156F66">
          <w:rPr>
            <w:lang w:val="en-US"/>
          </w:rPr>
          <w:t xml:space="preserve">from </w:t>
        </w:r>
        <w:r w:rsidR="003C7F32">
          <w:rPr>
            <w:lang w:val="en-US"/>
          </w:rPr>
          <w:t>0 to 17 TWh AGS supply</w:t>
        </w:r>
      </w:ins>
      <w:r>
        <w:rPr>
          <w:lang w:val="en-US"/>
        </w:rPr>
        <w:t xml:space="preserve">, shown here for a BAU-GLO supply chain world. </w:t>
      </w:r>
    </w:p>
    <w:p w14:paraId="127FDA8E" w14:textId="6F83BE13" w:rsidR="00566BA6" w:rsidRDefault="006F7C56" w:rsidP="00E37277">
      <w:pPr>
        <w:jc w:val="both"/>
        <w:rPr>
          <w:lang w:val="en-US"/>
        </w:rPr>
      </w:pPr>
      <w:r w:rsidRPr="00CA615B">
        <w:rPr>
          <w:lang w:val="en-US"/>
        </w:rPr>
        <w:t xml:space="preserve">With AGS integration, average </w:t>
      </w:r>
      <w:r w:rsidR="003C669F">
        <w:rPr>
          <w:lang w:val="en-US"/>
        </w:rPr>
        <w:t xml:space="preserve">climate change impacts </w:t>
      </w:r>
      <w:r w:rsidR="00E343A4">
        <w:rPr>
          <w:lang w:val="en-US"/>
        </w:rPr>
        <w:t>show minor decline</w:t>
      </w:r>
      <w:r w:rsidR="00BD1A12">
        <w:rPr>
          <w:lang w:val="en-US"/>
        </w:rPr>
        <w:t xml:space="preserve"> from </w:t>
      </w:r>
      <w:r w:rsidR="008F709A">
        <w:rPr>
          <w:lang w:val="en-US"/>
        </w:rPr>
        <w:t>~3</w:t>
      </w:r>
      <w:r w:rsidR="001C216C">
        <w:rPr>
          <w:lang w:val="en-US"/>
        </w:rPr>
        <w:t>4</w:t>
      </w:r>
      <w:r w:rsidR="00BD1A12">
        <w:rPr>
          <w:lang w:val="en-US"/>
        </w:rPr>
        <w:t> </w:t>
      </w:r>
      <w:r w:rsidRPr="00CA615B">
        <w:rPr>
          <w:lang w:val="en-US"/>
        </w:rPr>
        <w:t>g</w:t>
      </w:r>
      <w:r w:rsidR="00BD1A12">
        <w:rPr>
          <w:lang w:val="en-US"/>
        </w:rPr>
        <w:t> </w:t>
      </w:r>
      <w:r w:rsidRPr="00CA615B">
        <w:rPr>
          <w:lang w:val="en-US"/>
        </w:rPr>
        <w:t>CO</w:t>
      </w:r>
      <w:r w:rsidRPr="00CA615B">
        <w:rPr>
          <w:rFonts w:ascii="Cambria Math" w:hAnsi="Cambria Math" w:cs="Cambria Math"/>
          <w:lang w:val="en-US"/>
        </w:rPr>
        <w:t>₂</w:t>
      </w:r>
      <w:r w:rsidRPr="00CA615B">
        <w:rPr>
          <w:lang w:val="en-US"/>
        </w:rPr>
        <w:t>-eq/kWh</w:t>
      </w:r>
      <w:r w:rsidR="00BD1A12">
        <w:rPr>
          <w:lang w:val="en-US"/>
        </w:rPr>
        <w:t xml:space="preserve"> (no AGS)</w:t>
      </w:r>
      <w:r w:rsidR="003C0684">
        <w:rPr>
          <w:lang w:val="en-US"/>
        </w:rPr>
        <w:t xml:space="preserve"> to</w:t>
      </w:r>
      <w:r w:rsidR="001C216C">
        <w:rPr>
          <w:lang w:val="en-US"/>
        </w:rPr>
        <w:t xml:space="preserve"> 30-33</w:t>
      </w:r>
      <w:r w:rsidR="003C0684">
        <w:rPr>
          <w:lang w:val="en-US"/>
        </w:rPr>
        <w:t> </w:t>
      </w:r>
      <w:r w:rsidRPr="00CA615B">
        <w:rPr>
          <w:lang w:val="en-US"/>
        </w:rPr>
        <w:t>g</w:t>
      </w:r>
      <w:r w:rsidR="003C0684">
        <w:rPr>
          <w:lang w:val="en-US"/>
        </w:rPr>
        <w:t> </w:t>
      </w:r>
      <w:r w:rsidRPr="00CA615B">
        <w:rPr>
          <w:lang w:val="en-US"/>
        </w:rPr>
        <w:t>CO</w:t>
      </w:r>
      <w:r w:rsidRPr="00CA615B">
        <w:rPr>
          <w:rFonts w:ascii="Cambria Math" w:hAnsi="Cambria Math" w:cs="Cambria Math"/>
          <w:lang w:val="en-US"/>
        </w:rPr>
        <w:t>₂</w:t>
      </w:r>
      <w:r w:rsidRPr="00CA615B">
        <w:rPr>
          <w:lang w:val="en-US"/>
        </w:rPr>
        <w:t>-eq/kWh</w:t>
      </w:r>
      <w:r w:rsidR="001C216C">
        <w:rPr>
          <w:lang w:val="en-US"/>
        </w:rPr>
        <w:t xml:space="preserve"> (</w:t>
      </w:r>
      <w:ins w:id="96" w:author="Treyer, Karin" w:date="2025-11-27T15:55:00Z" w16du:dateUtc="2025-11-27T14:55:00Z">
        <w:r w:rsidR="00B50D0C">
          <w:rPr>
            <w:lang w:val="en-US"/>
          </w:rPr>
          <w:t>2-17 TWh</w:t>
        </w:r>
      </w:ins>
      <w:del w:id="97" w:author="Treyer, Karin" w:date="2025-11-27T15:55:00Z" w16du:dateUtc="2025-11-27T14:55:00Z">
        <w:r w:rsidR="001C216C" w:rsidDel="00B50D0C">
          <w:rPr>
            <w:lang w:val="en-US"/>
          </w:rPr>
          <w:delText>BAU</w:delText>
        </w:r>
      </w:del>
      <w:r w:rsidR="001C216C">
        <w:rPr>
          <w:lang w:val="en-US"/>
        </w:rPr>
        <w:t>)</w:t>
      </w:r>
      <w:r w:rsidRPr="00CA615B">
        <w:rPr>
          <w:lang w:val="en-US"/>
        </w:rPr>
        <w:t xml:space="preserve">. </w:t>
      </w:r>
      <w:r w:rsidR="00CF723A">
        <w:rPr>
          <w:lang w:val="en-US"/>
        </w:rPr>
        <w:t>For a</w:t>
      </w:r>
      <w:r w:rsidR="00542A34">
        <w:rPr>
          <w:lang w:val="en-US"/>
        </w:rPr>
        <w:t>n overall</w:t>
      </w:r>
      <w:r w:rsidR="00CF723A">
        <w:rPr>
          <w:lang w:val="en-US"/>
        </w:rPr>
        <w:t xml:space="preserve"> 2050 </w:t>
      </w:r>
      <w:r w:rsidR="00542A34">
        <w:rPr>
          <w:lang w:val="en-US"/>
        </w:rPr>
        <w:t>electricity demand</w:t>
      </w:r>
      <w:r w:rsidR="00CF723A">
        <w:rPr>
          <w:lang w:val="en-US"/>
        </w:rPr>
        <w:t xml:space="preserve"> of ~</w:t>
      </w:r>
      <w:r w:rsidRPr="00CA615B">
        <w:rPr>
          <w:lang w:val="en-US"/>
        </w:rPr>
        <w:t xml:space="preserve">60 TWh, this </w:t>
      </w:r>
      <w:r w:rsidR="003F578B">
        <w:rPr>
          <w:lang w:val="en-US"/>
        </w:rPr>
        <w:t>represents a ~12% system-wide emissions</w:t>
      </w:r>
      <w:r w:rsidRPr="00CA615B">
        <w:rPr>
          <w:lang w:val="en-US"/>
        </w:rPr>
        <w:t xml:space="preserve"> reduction.</w:t>
      </w:r>
      <w:r>
        <w:rPr>
          <w:lang w:val="en-US"/>
        </w:rPr>
        <w:t xml:space="preserve"> </w:t>
      </w:r>
      <w:r w:rsidR="00401797">
        <w:rPr>
          <w:lang w:val="en-US"/>
        </w:rPr>
        <w:t>These</w:t>
      </w:r>
      <w:r w:rsidRPr="00CA615B">
        <w:rPr>
          <w:lang w:val="en-US"/>
        </w:rPr>
        <w:t xml:space="preserve"> reduction</w:t>
      </w:r>
      <w:r w:rsidR="00401797">
        <w:rPr>
          <w:lang w:val="en-US"/>
        </w:rPr>
        <w:t>s</w:t>
      </w:r>
      <w:r w:rsidRPr="00CA615B">
        <w:rPr>
          <w:lang w:val="en-US"/>
        </w:rPr>
        <w:t xml:space="preserve"> in GHG emissions </w:t>
      </w:r>
      <w:r w:rsidR="0058145A">
        <w:rPr>
          <w:lang w:val="en-US"/>
        </w:rPr>
        <w:t>o</w:t>
      </w:r>
      <w:r w:rsidR="00401797">
        <w:rPr>
          <w:lang w:val="en-US"/>
        </w:rPr>
        <w:t>ccur mostly outside Swiss borders (e.g., materials production)</w:t>
      </w:r>
      <w:r w:rsidR="00F147B5">
        <w:rPr>
          <w:lang w:val="en-US"/>
        </w:rPr>
        <w:t xml:space="preserve"> and therefore only partially contribute to national territorial </w:t>
      </w:r>
      <w:r w:rsidRPr="00CA615B">
        <w:rPr>
          <w:lang w:val="en-US"/>
        </w:rPr>
        <w:t>direct</w:t>
      </w:r>
      <w:r w:rsidR="00F147B5">
        <w:rPr>
          <w:lang w:val="en-US"/>
        </w:rPr>
        <w:t xml:space="preserve"> net-zero</w:t>
      </w:r>
      <w:r w:rsidRPr="00CA615B">
        <w:rPr>
          <w:lang w:val="en-US"/>
        </w:rPr>
        <w:t xml:space="preserve"> </w:t>
      </w:r>
      <w:r w:rsidR="00F147B5" w:rsidRPr="00F147B5">
        <w:rPr>
          <w:lang w:val="en-US"/>
        </w:rPr>
        <w:t>CO</w:t>
      </w:r>
      <w:r w:rsidR="00F147B5" w:rsidRPr="00F147B5">
        <w:rPr>
          <w:vertAlign w:val="subscript"/>
          <w:lang w:val="en-US"/>
        </w:rPr>
        <w:t>2</w:t>
      </w:r>
      <w:r w:rsidR="00F147B5">
        <w:rPr>
          <w:lang w:val="en-US"/>
        </w:rPr>
        <w:t xml:space="preserve"> </w:t>
      </w:r>
      <w:r w:rsidRPr="00CA615B">
        <w:rPr>
          <w:lang w:val="en-US"/>
        </w:rPr>
        <w:t>emission</w:t>
      </w:r>
      <w:r w:rsidR="00F147B5">
        <w:rPr>
          <w:lang w:val="en-US"/>
        </w:rPr>
        <w:t xml:space="preserve"> targets.</w:t>
      </w:r>
      <w:r w:rsidRPr="00CA615B">
        <w:rPr>
          <w:lang w:val="en-US"/>
        </w:rPr>
        <w:t xml:space="preserve"> </w:t>
      </w:r>
      <w:r w:rsidR="00F129E8">
        <w:rPr>
          <w:lang w:val="en-US"/>
        </w:rPr>
        <w:t xml:space="preserve">Similar </w:t>
      </w:r>
      <w:r w:rsidR="000F7859">
        <w:rPr>
          <w:lang w:val="en-US"/>
        </w:rPr>
        <w:t xml:space="preserve">modest </w:t>
      </w:r>
      <w:r w:rsidR="00F129E8">
        <w:rPr>
          <w:lang w:val="en-US"/>
        </w:rPr>
        <w:t xml:space="preserve">declines are observed across other impact </w:t>
      </w:r>
      <w:proofErr w:type="gramStart"/>
      <w:r w:rsidR="00D12416">
        <w:rPr>
          <w:lang w:val="en-US"/>
        </w:rPr>
        <w:t>categories</w:t>
      </w:r>
      <w:r w:rsidR="00F129E8">
        <w:rPr>
          <w:lang w:val="en-US"/>
        </w:rPr>
        <w:t>:</w:t>
      </w:r>
      <w:r w:rsidR="00D12416">
        <w:rPr>
          <w:lang w:val="en-US"/>
        </w:rPr>
        <w:t>~</w:t>
      </w:r>
      <w:proofErr w:type="gramEnd"/>
      <w:r w:rsidR="00D12416">
        <w:rPr>
          <w:lang w:val="en-US"/>
        </w:rPr>
        <w:t xml:space="preserve">10% </w:t>
      </w:r>
      <w:r w:rsidR="00F129E8">
        <w:rPr>
          <w:lang w:val="en-US"/>
        </w:rPr>
        <w:t>lower</w:t>
      </w:r>
      <w:r w:rsidR="00D12416">
        <w:rPr>
          <w:lang w:val="en-US"/>
        </w:rPr>
        <w:t xml:space="preserve"> minerals and metals depletion, </w:t>
      </w:r>
      <w:r w:rsidR="0051145A">
        <w:rPr>
          <w:lang w:val="en-US"/>
        </w:rPr>
        <w:t xml:space="preserve">~23% </w:t>
      </w:r>
      <w:r w:rsidR="00F129E8">
        <w:rPr>
          <w:lang w:val="en-US"/>
        </w:rPr>
        <w:t>lower</w:t>
      </w:r>
      <w:r w:rsidR="0051145A">
        <w:rPr>
          <w:lang w:val="en-US"/>
        </w:rPr>
        <w:t xml:space="preserve"> ozone depletion, and ~7% </w:t>
      </w:r>
      <w:r w:rsidR="00F129E8">
        <w:rPr>
          <w:lang w:val="en-US"/>
        </w:rPr>
        <w:t xml:space="preserve">lower </w:t>
      </w:r>
      <w:r w:rsidR="0051145A">
        <w:rPr>
          <w:lang w:val="en-US"/>
        </w:rPr>
        <w:t>acidification</w:t>
      </w:r>
      <w:r w:rsidR="003520F7">
        <w:rPr>
          <w:lang w:val="en-US"/>
        </w:rPr>
        <w:t xml:space="preserve">. </w:t>
      </w:r>
    </w:p>
    <w:p w14:paraId="4B5E83C0" w14:textId="4D8E3358" w:rsidR="006F7C56" w:rsidRDefault="00D74C34" w:rsidP="00E37277">
      <w:pPr>
        <w:jc w:val="both"/>
        <w:rPr>
          <w:lang w:val="en-US"/>
        </w:rPr>
      </w:pPr>
      <w:r w:rsidRPr="00356CF7">
        <w:rPr>
          <w:lang w:val="en-US"/>
        </w:rPr>
        <w:t xml:space="preserve">Not </w:t>
      </w:r>
      <w:proofErr w:type="gramStart"/>
      <w:r w:rsidRPr="00356CF7">
        <w:rPr>
          <w:lang w:val="en-US"/>
        </w:rPr>
        <w:t>all of</w:t>
      </w:r>
      <w:proofErr w:type="gramEnd"/>
      <w:r w:rsidRPr="00356CF7">
        <w:rPr>
          <w:lang w:val="en-US"/>
        </w:rPr>
        <w:t xml:space="preserve"> these reductions are </w:t>
      </w:r>
      <w:r w:rsidR="00566BA6" w:rsidRPr="00356CF7">
        <w:rPr>
          <w:lang w:val="en-US"/>
        </w:rPr>
        <w:t>caused directly by AGS</w:t>
      </w:r>
      <w:r w:rsidRPr="00356CF7">
        <w:rPr>
          <w:lang w:val="en-US"/>
        </w:rPr>
        <w:t>.</w:t>
      </w:r>
      <w:r w:rsidR="002C5775">
        <w:rPr>
          <w:lang w:val="en-US"/>
        </w:rPr>
        <w:t xml:space="preserve"> For instance, ozone depletion decrease is </w:t>
      </w:r>
      <w:r w:rsidR="00D96898">
        <w:rPr>
          <w:lang w:val="en-US"/>
        </w:rPr>
        <w:t xml:space="preserve">related to lower shares of natural gas electricity, which </w:t>
      </w:r>
      <w:r w:rsidR="0020756F">
        <w:rPr>
          <w:lang w:val="en-US"/>
        </w:rPr>
        <w:t xml:space="preserve">reflects </w:t>
      </w:r>
      <w:r w:rsidR="00064A01">
        <w:rPr>
          <w:lang w:val="en-US"/>
        </w:rPr>
        <w:t>net zero goals</w:t>
      </w:r>
      <w:r w:rsidR="005460FD" w:rsidRPr="00356CF7">
        <w:rPr>
          <w:lang w:val="en-US"/>
        </w:rPr>
        <w:t>.</w:t>
      </w:r>
      <w:r w:rsidRPr="00356CF7">
        <w:rPr>
          <w:lang w:val="en-US"/>
        </w:rPr>
        <w:t xml:space="preserve"> </w:t>
      </w:r>
      <w:r w:rsidR="00CF5FCB" w:rsidRPr="00356CF7">
        <w:rPr>
          <w:lang w:val="en-US"/>
        </w:rPr>
        <w:fldChar w:fldCharType="begin"/>
      </w:r>
      <w:r w:rsidR="00CF5FCB" w:rsidRPr="00356CF7">
        <w:rPr>
          <w:lang w:val="en-US"/>
        </w:rPr>
        <w:instrText xml:space="preserve"> REF _Ref205828067 \h </w:instrText>
      </w:r>
      <w:r w:rsidR="00CF4446" w:rsidRPr="00356CF7">
        <w:rPr>
          <w:lang w:val="en-US"/>
        </w:rPr>
        <w:instrText xml:space="preserve"> \* MERGEFORMAT </w:instrText>
      </w:r>
      <w:r w:rsidR="00CF5FCB" w:rsidRPr="00356CF7">
        <w:rPr>
          <w:lang w:val="en-US"/>
        </w:rPr>
      </w:r>
      <w:r w:rsidR="00CF5FCB" w:rsidRPr="00356CF7">
        <w:rPr>
          <w:lang w:val="en-US"/>
        </w:rPr>
        <w:fldChar w:fldCharType="separate"/>
      </w:r>
      <w:r w:rsidR="004C2288" w:rsidRPr="009944C7">
        <w:rPr>
          <w:lang w:val="en-US"/>
        </w:rPr>
        <w:t xml:space="preserve">Figure </w:t>
      </w:r>
      <w:r w:rsidR="004C2288">
        <w:rPr>
          <w:noProof/>
          <w:lang w:val="en-US"/>
        </w:rPr>
        <w:t>12</w:t>
      </w:r>
      <w:r w:rsidR="00CF5FCB" w:rsidRPr="00356CF7">
        <w:rPr>
          <w:lang w:val="en-US"/>
        </w:rPr>
        <w:fldChar w:fldCharType="end"/>
      </w:r>
      <w:r w:rsidR="00CF5FCB" w:rsidRPr="00356CF7">
        <w:rPr>
          <w:lang w:val="en-US"/>
        </w:rPr>
        <w:t xml:space="preserve"> </w:t>
      </w:r>
      <w:r w:rsidR="004516F3" w:rsidRPr="00356CF7">
        <w:rPr>
          <w:lang w:val="en-US"/>
        </w:rPr>
        <w:t xml:space="preserve">illustrates this by showing the contribution of </w:t>
      </w:r>
      <w:r w:rsidR="00BE66D0" w:rsidRPr="00356CF7">
        <w:rPr>
          <w:lang w:val="en-US"/>
        </w:rPr>
        <w:t xml:space="preserve">individual technologies to the </w:t>
      </w:r>
      <w:r w:rsidR="004516F3" w:rsidRPr="00356CF7">
        <w:rPr>
          <w:lang w:val="en-US"/>
        </w:rPr>
        <w:t>selected total</w:t>
      </w:r>
      <w:r w:rsidR="00BE66D0" w:rsidRPr="00356CF7">
        <w:rPr>
          <w:lang w:val="en-US"/>
        </w:rPr>
        <w:t xml:space="preserve"> impact score</w:t>
      </w:r>
      <w:r w:rsidR="004516F3" w:rsidRPr="00356CF7">
        <w:rPr>
          <w:lang w:val="en-US"/>
        </w:rPr>
        <w:t>s</w:t>
      </w:r>
      <w:r w:rsidR="00BE66D0" w:rsidRPr="00356CF7">
        <w:rPr>
          <w:lang w:val="en-US"/>
        </w:rPr>
        <w:t xml:space="preserve"> of 1 kWh electricity </w:t>
      </w:r>
      <w:proofErr w:type="gramStart"/>
      <w:r w:rsidR="00BE66D0" w:rsidRPr="00356CF7">
        <w:rPr>
          <w:lang w:val="en-US"/>
        </w:rPr>
        <w:t>supply</w:t>
      </w:r>
      <w:proofErr w:type="gramEnd"/>
      <w:r w:rsidR="00BE66D0" w:rsidRPr="00356CF7">
        <w:rPr>
          <w:lang w:val="en-US"/>
        </w:rPr>
        <w:t xml:space="preserve"> in 2050 in Switzerland. </w:t>
      </w:r>
      <w:r w:rsidR="00AB2651" w:rsidRPr="00356CF7">
        <w:rPr>
          <w:lang w:val="en-US"/>
        </w:rPr>
        <w:t>As AGS expands (0-17 TWh), STEM</w:t>
      </w:r>
      <w:r w:rsidR="00BE66D0" w:rsidRPr="00356CF7">
        <w:rPr>
          <w:lang w:val="en-US"/>
        </w:rPr>
        <w:t xml:space="preserve"> typically selects </w:t>
      </w:r>
      <w:r w:rsidR="00AB2651" w:rsidRPr="00356CF7">
        <w:rPr>
          <w:lang w:val="en-US"/>
        </w:rPr>
        <w:t>it as a substitute for</w:t>
      </w:r>
      <w:r w:rsidR="00BE66D0" w:rsidRPr="00356CF7">
        <w:rPr>
          <w:lang w:val="en-US"/>
        </w:rPr>
        <w:t xml:space="preserve"> solar PV</w:t>
      </w:r>
      <w:r w:rsidR="00E27F0C" w:rsidRPr="00356CF7">
        <w:rPr>
          <w:lang w:val="en-US"/>
        </w:rPr>
        <w:t xml:space="preserve">. While </w:t>
      </w:r>
      <w:r w:rsidR="00AB2651" w:rsidRPr="00356CF7">
        <w:rPr>
          <w:lang w:val="en-US"/>
        </w:rPr>
        <w:t xml:space="preserve">AGS and PV </w:t>
      </w:r>
      <w:r w:rsidR="00E27F0C" w:rsidRPr="00356CF7">
        <w:rPr>
          <w:lang w:val="en-US"/>
        </w:rPr>
        <w:t xml:space="preserve">offer comparable GHG savings, AGS reduces demand for materials, </w:t>
      </w:r>
      <w:r w:rsidR="00FE3A5F" w:rsidRPr="00356CF7">
        <w:rPr>
          <w:lang w:val="en-US"/>
        </w:rPr>
        <w:t>enabling reductions in resource-related and ozone depletion impacts</w:t>
      </w:r>
      <w:r w:rsidR="00E27F0C" w:rsidRPr="00356CF7">
        <w:rPr>
          <w:lang w:val="en-US"/>
        </w:rPr>
        <w:t>.</w:t>
      </w:r>
      <w:r w:rsidR="00E27F0C">
        <w:rPr>
          <w:lang w:val="en-US"/>
        </w:rPr>
        <w:t xml:space="preserve"> </w:t>
      </w:r>
      <w:r w:rsidR="00036475">
        <w:rPr>
          <w:lang w:val="en-US"/>
        </w:rPr>
        <w:t>LOW-climate supply chains typically rely on more renewables, which drives minerals and metals depletion slightly up.</w:t>
      </w:r>
    </w:p>
    <w:p w14:paraId="6C61CDB0" w14:textId="77777777" w:rsidR="00897A1E" w:rsidRPr="00897A1E" w:rsidRDefault="00897A1E" w:rsidP="00E37277">
      <w:pPr>
        <w:jc w:val="both"/>
        <w:rPr>
          <w:lang w:val="en-US"/>
        </w:rPr>
      </w:pPr>
    </w:p>
    <w:p w14:paraId="1FD86AE0" w14:textId="4D4B2F68" w:rsidR="00F530B2" w:rsidRDefault="007F0F30" w:rsidP="00E37277">
      <w:pPr>
        <w:keepNext/>
        <w:jc w:val="both"/>
      </w:pPr>
      <w:ins w:id="98" w:author="Treyer, Karin" w:date="2025-11-27T15:24:00Z" w16du:dateUtc="2025-11-27T14:24:00Z">
        <w:r>
          <w:rPr>
            <w:noProof/>
          </w:rPr>
          <w:lastRenderedPageBreak/>
          <w:drawing>
            <wp:inline distT="0" distB="0" distL="0" distR="0" wp14:anchorId="12778069" wp14:editId="25453BD5">
              <wp:extent cx="4297667" cy="4937070"/>
              <wp:effectExtent l="0" t="0" r="8255" b="0"/>
              <wp:docPr id="16433722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315550" cy="4957613"/>
                      </a:xfrm>
                      <a:prstGeom prst="rect">
                        <a:avLst/>
                      </a:prstGeom>
                      <a:noFill/>
                    </pic:spPr>
                  </pic:pic>
                </a:graphicData>
              </a:graphic>
            </wp:inline>
          </w:drawing>
        </w:r>
      </w:ins>
      <w:del w:id="99" w:author="Treyer, Karin" w:date="2025-11-27T15:23:00Z" w16du:dateUtc="2025-11-27T14:23:00Z">
        <w:r w:rsidR="00FA5823" w:rsidDel="00981078">
          <w:rPr>
            <w:noProof/>
          </w:rPr>
          <w:drawing>
            <wp:inline distT="0" distB="0" distL="0" distR="0" wp14:anchorId="70B38D8D" wp14:editId="6D6E6BF4">
              <wp:extent cx="4421628" cy="5079474"/>
              <wp:effectExtent l="0" t="0" r="0" b="6985"/>
              <wp:docPr id="389764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440260" cy="5100877"/>
                      </a:xfrm>
                      <a:prstGeom prst="rect">
                        <a:avLst/>
                      </a:prstGeom>
                      <a:noFill/>
                    </pic:spPr>
                  </pic:pic>
                </a:graphicData>
              </a:graphic>
            </wp:inline>
          </w:drawing>
        </w:r>
      </w:del>
    </w:p>
    <w:p w14:paraId="5D83C948" w14:textId="7DF08796" w:rsidR="00F230A9" w:rsidRPr="009944C7" w:rsidRDefault="00F530B2" w:rsidP="00E37277">
      <w:pPr>
        <w:pStyle w:val="Caption"/>
        <w:jc w:val="both"/>
        <w:rPr>
          <w:lang w:val="en-US"/>
        </w:rPr>
      </w:pPr>
      <w:bookmarkStart w:id="100" w:name="_Ref205828067"/>
      <w:r w:rsidRPr="009944C7">
        <w:rPr>
          <w:lang w:val="en-US"/>
        </w:rPr>
        <w:t xml:space="preserve">Figure </w:t>
      </w:r>
      <w:r>
        <w:fldChar w:fldCharType="begin"/>
      </w:r>
      <w:r w:rsidRPr="009944C7">
        <w:rPr>
          <w:lang w:val="en-US"/>
        </w:rPr>
        <w:instrText xml:space="preserve"> SEQ Figure \* ARABIC </w:instrText>
      </w:r>
      <w:r>
        <w:fldChar w:fldCharType="separate"/>
      </w:r>
      <w:r w:rsidR="004C2288">
        <w:rPr>
          <w:noProof/>
          <w:lang w:val="en-US"/>
        </w:rPr>
        <w:t>12</w:t>
      </w:r>
      <w:r>
        <w:fldChar w:fldCharType="end"/>
      </w:r>
      <w:bookmarkEnd w:id="100"/>
      <w:r w:rsidRPr="009944C7">
        <w:rPr>
          <w:lang w:val="en-US"/>
        </w:rPr>
        <w:t xml:space="preserve">: </w:t>
      </w:r>
      <w:r w:rsidR="009944C7" w:rsidRPr="009944C7">
        <w:rPr>
          <w:lang w:val="en-US"/>
        </w:rPr>
        <w:t xml:space="preserve">Contribution analysis of </w:t>
      </w:r>
      <w:r w:rsidR="009944C7">
        <w:rPr>
          <w:lang w:val="en-US"/>
        </w:rPr>
        <w:t>technologies supplying the Swiss electricity market in 2050 according to various scenarios</w:t>
      </w:r>
      <w:r w:rsidR="006A10FB">
        <w:rPr>
          <w:lang w:val="en-US"/>
        </w:rPr>
        <w:t xml:space="preserve"> with increasing share of AGS electricity, ranging from 0 TWh to 17 TWh</w:t>
      </w:r>
      <w:r w:rsidR="009667FD">
        <w:rPr>
          <w:lang w:val="en-US"/>
        </w:rPr>
        <w:t xml:space="preserve"> and linked to BAU-GLO and LOW-GLO supply chains.</w:t>
      </w:r>
      <w:ins w:id="101" w:author="Treyer, Karin" w:date="2025-11-27T15:51:00Z" w16du:dateUtc="2025-11-27T14:51:00Z">
        <w:r w:rsidR="00352FB5">
          <w:rPr>
            <w:lang w:val="en-US"/>
          </w:rPr>
          <w:t xml:space="preserve"> </w:t>
        </w:r>
        <w:r w:rsidR="00C03FC4">
          <w:rPr>
            <w:lang w:val="en-US"/>
          </w:rPr>
          <w:t>The functional unit is the supply of 1 k</w:t>
        </w:r>
      </w:ins>
      <w:ins w:id="102" w:author="Treyer, Karin" w:date="2025-11-27T15:52:00Z" w16du:dateUtc="2025-11-27T14:52:00Z">
        <w:r w:rsidR="00C03FC4">
          <w:rPr>
            <w:lang w:val="en-US"/>
          </w:rPr>
          <w:t xml:space="preserve">Wh electricity with the technology mixes as shown in </w:t>
        </w:r>
        <w:r w:rsidR="00366614">
          <w:rPr>
            <w:lang w:val="en-US"/>
          </w:rPr>
          <w:fldChar w:fldCharType="begin"/>
        </w:r>
        <w:r w:rsidR="00366614">
          <w:rPr>
            <w:lang w:val="en-US"/>
          </w:rPr>
          <w:instrText xml:space="preserve"> REF _Ref194840089 \h </w:instrText>
        </w:r>
        <w:r w:rsidR="00366614">
          <w:rPr>
            <w:lang w:val="en-US"/>
          </w:rPr>
        </w:r>
      </w:ins>
      <w:r w:rsidR="00366614">
        <w:rPr>
          <w:lang w:val="en-US"/>
        </w:rPr>
        <w:fldChar w:fldCharType="separate"/>
      </w:r>
      <w:r w:rsidR="004C2288" w:rsidRPr="00372C7D">
        <w:rPr>
          <w:lang w:val="en-US"/>
        </w:rPr>
        <w:t xml:space="preserve">Figure </w:t>
      </w:r>
      <w:r w:rsidR="004C2288">
        <w:rPr>
          <w:noProof/>
          <w:lang w:val="en-US"/>
        </w:rPr>
        <w:t>8</w:t>
      </w:r>
      <w:ins w:id="103" w:author="Treyer, Karin" w:date="2025-11-27T15:52:00Z" w16du:dateUtc="2025-11-27T14:52:00Z">
        <w:r w:rsidR="00366614">
          <w:rPr>
            <w:lang w:val="en-US"/>
          </w:rPr>
          <w:fldChar w:fldCharType="end"/>
        </w:r>
        <w:r w:rsidR="00366614">
          <w:rPr>
            <w:lang w:val="en-US"/>
          </w:rPr>
          <w:t xml:space="preserve">. </w:t>
        </w:r>
      </w:ins>
    </w:p>
    <w:p w14:paraId="7B0B4DF5" w14:textId="6A81DA21" w:rsidR="001C5A41" w:rsidRDefault="001C5A41" w:rsidP="00E37277">
      <w:pPr>
        <w:pStyle w:val="Heading1"/>
        <w:jc w:val="both"/>
        <w:rPr>
          <w:lang w:val="en-US"/>
        </w:rPr>
      </w:pPr>
      <w:bookmarkStart w:id="104" w:name="_Ref194486721"/>
      <w:bookmarkStart w:id="105" w:name="_Toc195006644"/>
      <w:bookmarkStart w:id="106" w:name="_Toc197338606"/>
      <w:bookmarkStart w:id="107" w:name="_Toc205896233"/>
      <w:bookmarkStart w:id="108" w:name="_Toc214891557"/>
      <w:r w:rsidRPr="7AE9BC11">
        <w:rPr>
          <w:lang w:val="en-US"/>
        </w:rPr>
        <w:t>Discussion</w:t>
      </w:r>
      <w:bookmarkEnd w:id="104"/>
      <w:bookmarkEnd w:id="105"/>
      <w:bookmarkEnd w:id="106"/>
      <w:bookmarkEnd w:id="107"/>
      <w:bookmarkEnd w:id="108"/>
      <w:ins w:id="109" w:author="Treyer, Karin" w:date="2025-11-27T15:39:00Z" w16du:dateUtc="2025-11-27T14:39:00Z">
        <w:r w:rsidR="00474625">
          <w:rPr>
            <w:lang w:val="en-US"/>
          </w:rPr>
          <w:t xml:space="preserve"> </w:t>
        </w:r>
      </w:ins>
      <w:del w:id="110" w:author="Treyer, Karin" w:date="2025-11-27T15:28:00Z" w16du:dateUtc="2025-11-27T14:28:00Z">
        <w:r w:rsidR="007B4772" w:rsidDel="00204779">
          <w:rPr>
            <w:lang w:val="en-US"/>
          </w:rPr>
          <w:delText xml:space="preserve"> (</w:delText>
        </w:r>
        <w:r w:rsidR="008565E4" w:rsidDel="00204779">
          <w:rPr>
            <w:lang w:val="en-US"/>
          </w:rPr>
          <w:delText>832</w:delText>
        </w:r>
        <w:r w:rsidR="007B4772" w:rsidDel="00204779">
          <w:rPr>
            <w:lang w:val="en-US"/>
          </w:rPr>
          <w:delText xml:space="preserve"> words)</w:delText>
        </w:r>
      </w:del>
    </w:p>
    <w:p w14:paraId="4A5809C0" w14:textId="7EE84D77" w:rsidR="00AE3AFA" w:rsidRPr="00AE3AFA" w:rsidRDefault="00AE3AFA" w:rsidP="00E37277">
      <w:pPr>
        <w:jc w:val="both"/>
        <w:rPr>
          <w:lang w:val="en-US"/>
        </w:rPr>
      </w:pPr>
      <w:r w:rsidRPr="00AE3AFA">
        <w:rPr>
          <w:lang w:val="en-US"/>
        </w:rPr>
        <w:t>This study addresse</w:t>
      </w:r>
      <w:r w:rsidR="000E2580">
        <w:rPr>
          <w:lang w:val="en-US"/>
        </w:rPr>
        <w:t>s</w:t>
      </w:r>
      <w:r w:rsidRPr="00AE3AFA">
        <w:rPr>
          <w:lang w:val="en-US"/>
        </w:rPr>
        <w:t xml:space="preserve"> three questions:</w:t>
      </w:r>
      <w:r w:rsidR="008D2FEA">
        <w:rPr>
          <w:lang w:val="en-US"/>
        </w:rPr>
        <w:t xml:space="preserve"> (1) </w:t>
      </w:r>
      <w:r w:rsidRPr="00AE3AFA">
        <w:rPr>
          <w:lang w:val="en-US"/>
        </w:rPr>
        <w:t xml:space="preserve">How can AGS evolve </w:t>
      </w:r>
      <w:r w:rsidR="00807E70">
        <w:rPr>
          <w:lang w:val="en-US"/>
        </w:rPr>
        <w:t>technologically and economically</w:t>
      </w:r>
      <w:r w:rsidR="00B36BD2">
        <w:rPr>
          <w:lang w:val="en-US"/>
        </w:rPr>
        <w:t xml:space="preserve">; (2) </w:t>
      </w:r>
      <w:r w:rsidRPr="00AE3AFA">
        <w:rPr>
          <w:lang w:val="en-US"/>
        </w:rPr>
        <w:t xml:space="preserve">What </w:t>
      </w:r>
      <w:r w:rsidR="00B36BD2">
        <w:rPr>
          <w:lang w:val="en-US"/>
        </w:rPr>
        <w:t xml:space="preserve">are </w:t>
      </w:r>
      <w:r w:rsidRPr="00AE3AFA">
        <w:rPr>
          <w:lang w:val="en-US"/>
        </w:rPr>
        <w:t>life cycle environmental impacts of</w:t>
      </w:r>
      <w:r w:rsidR="000F6449">
        <w:rPr>
          <w:lang w:val="en-US"/>
        </w:rPr>
        <w:t xml:space="preserve"> future</w:t>
      </w:r>
      <w:r w:rsidRPr="00AE3AFA">
        <w:rPr>
          <w:lang w:val="en-US"/>
        </w:rPr>
        <w:t xml:space="preserve"> AGS electricity</w:t>
      </w:r>
      <w:r w:rsidR="00811961">
        <w:rPr>
          <w:lang w:val="en-US"/>
        </w:rPr>
        <w:t>; (3) U</w:t>
      </w:r>
      <w:r w:rsidRPr="00AE3AFA">
        <w:rPr>
          <w:lang w:val="en-US"/>
        </w:rPr>
        <w:t xml:space="preserve">nder </w:t>
      </w:r>
      <w:r w:rsidR="00811961">
        <w:rPr>
          <w:lang w:val="en-US"/>
        </w:rPr>
        <w:t xml:space="preserve">which </w:t>
      </w:r>
      <w:r w:rsidRPr="00AE3AFA">
        <w:rPr>
          <w:lang w:val="en-US"/>
        </w:rPr>
        <w:t xml:space="preserve">conditions </w:t>
      </w:r>
      <w:r w:rsidR="00D45509">
        <w:rPr>
          <w:lang w:val="en-US"/>
        </w:rPr>
        <w:t xml:space="preserve">can </w:t>
      </w:r>
      <w:r w:rsidRPr="00AE3AFA">
        <w:rPr>
          <w:lang w:val="en-US"/>
        </w:rPr>
        <w:t xml:space="preserve">AGS </w:t>
      </w:r>
      <w:r w:rsidR="0063364B">
        <w:rPr>
          <w:lang w:val="en-US"/>
        </w:rPr>
        <w:t>support</w:t>
      </w:r>
      <w:r w:rsidR="005222CA">
        <w:rPr>
          <w:lang w:val="en-US"/>
        </w:rPr>
        <w:t xml:space="preserve"> system-</w:t>
      </w:r>
      <w:r w:rsidR="00811961">
        <w:rPr>
          <w:lang w:val="en-US"/>
        </w:rPr>
        <w:t>level</w:t>
      </w:r>
      <w:r w:rsidRPr="00AE3AFA">
        <w:rPr>
          <w:lang w:val="en-US"/>
        </w:rPr>
        <w:t xml:space="preserve"> net-zero targets and what are broader environmental </w:t>
      </w:r>
      <w:r w:rsidR="00D97DD2">
        <w:rPr>
          <w:lang w:val="en-US"/>
        </w:rPr>
        <w:t>implications</w:t>
      </w:r>
      <w:r w:rsidR="00D42B16">
        <w:rPr>
          <w:lang w:val="en-US"/>
        </w:rPr>
        <w:t>.</w:t>
      </w:r>
      <w:r w:rsidR="00091A73">
        <w:rPr>
          <w:lang w:val="en-US"/>
        </w:rPr>
        <w:t xml:space="preserve"> </w:t>
      </w:r>
      <w:r w:rsidRPr="00AE3AFA">
        <w:rPr>
          <w:lang w:val="en-US"/>
        </w:rPr>
        <w:t xml:space="preserve">Our integrated TEA–LCA–STEM </w:t>
      </w:r>
      <w:r w:rsidR="00091A73">
        <w:rPr>
          <w:lang w:val="en-US"/>
        </w:rPr>
        <w:t>framework</w:t>
      </w:r>
      <w:r w:rsidRPr="00AE3AFA">
        <w:rPr>
          <w:lang w:val="en-US"/>
        </w:rPr>
        <w:t xml:space="preserve"> </w:t>
      </w:r>
      <w:r w:rsidR="005222CA">
        <w:rPr>
          <w:lang w:val="en-US"/>
        </w:rPr>
        <w:t>links plant-level performance to system-level deployment, providing comprehensive and novel insights</w:t>
      </w:r>
      <w:r w:rsidR="00237AD8">
        <w:rPr>
          <w:lang w:val="en-US"/>
        </w:rPr>
        <w:t xml:space="preserve"> that could not be derived from any of the three methods alone</w:t>
      </w:r>
      <w:r w:rsidR="005222CA">
        <w:rPr>
          <w:lang w:val="en-US"/>
        </w:rPr>
        <w:t>.</w:t>
      </w:r>
    </w:p>
    <w:p w14:paraId="5A225841" w14:textId="44E7B0CB" w:rsidR="00041BD8" w:rsidRDefault="00144C98" w:rsidP="00E37277">
      <w:pPr>
        <w:spacing w:after="0"/>
        <w:jc w:val="both"/>
        <w:rPr>
          <w:lang w:val="en-US"/>
        </w:rPr>
      </w:pPr>
      <w:r w:rsidRPr="00144C98">
        <w:rPr>
          <w:b/>
          <w:bCs/>
          <w:i/>
          <w:iCs/>
          <w:lang w:val="en-US"/>
        </w:rPr>
        <w:t xml:space="preserve">Technological and economic </w:t>
      </w:r>
      <w:r w:rsidR="00456691">
        <w:rPr>
          <w:b/>
          <w:bCs/>
          <w:i/>
          <w:iCs/>
          <w:lang w:val="en-US"/>
        </w:rPr>
        <w:t>prospects</w:t>
      </w:r>
      <w:r>
        <w:rPr>
          <w:lang w:val="en-US"/>
        </w:rPr>
        <w:t xml:space="preserve">: </w:t>
      </w:r>
      <w:proofErr w:type="spellStart"/>
      <w:r w:rsidR="002B20E4">
        <w:rPr>
          <w:lang w:val="en-US"/>
        </w:rPr>
        <w:t>Optimised</w:t>
      </w:r>
      <w:proofErr w:type="spellEnd"/>
      <w:r w:rsidR="00456691">
        <w:rPr>
          <w:lang w:val="en-US"/>
        </w:rPr>
        <w:t xml:space="preserve"> </w:t>
      </w:r>
      <w:r w:rsidR="009D3AC0" w:rsidRPr="00FA215D">
        <w:rPr>
          <w:lang w:val="en-US"/>
        </w:rPr>
        <w:t xml:space="preserve">AGS configurations </w:t>
      </w:r>
      <w:r w:rsidR="00353B99">
        <w:rPr>
          <w:lang w:val="en-US"/>
        </w:rPr>
        <w:t>reach</w:t>
      </w:r>
      <w:r w:rsidR="009D3AC0" w:rsidRPr="00FA215D">
        <w:rPr>
          <w:lang w:val="en-US"/>
        </w:rPr>
        <w:t xml:space="preserve"> </w:t>
      </w:r>
      <w:r w:rsidR="00094C9F" w:rsidRPr="00FA215D">
        <w:rPr>
          <w:rStyle w:val="Strong"/>
          <w:b w:val="0"/>
          <w:bCs w:val="0"/>
          <w:lang w:val="en-US"/>
        </w:rPr>
        <w:t>1.2–1.9 MWe</w:t>
      </w:r>
      <w:r w:rsidR="00094C9F" w:rsidRPr="00FA215D">
        <w:rPr>
          <w:lang w:val="en-US"/>
        </w:rPr>
        <w:t xml:space="preserve"> </w:t>
      </w:r>
      <w:r w:rsidR="009D3AC0" w:rsidRPr="00FA215D">
        <w:rPr>
          <w:lang w:val="en-US"/>
        </w:rPr>
        <w:t xml:space="preserve">net electrical </w:t>
      </w:r>
      <w:r w:rsidR="00094C9F">
        <w:rPr>
          <w:lang w:val="en-US"/>
        </w:rPr>
        <w:t>capacity, constrained by</w:t>
      </w:r>
      <w:r w:rsidR="004534B4">
        <w:rPr>
          <w:lang w:val="en-US"/>
        </w:rPr>
        <w:t xml:space="preserve"> </w:t>
      </w:r>
      <w:r w:rsidR="00FA215D" w:rsidRPr="00FA215D">
        <w:rPr>
          <w:lang w:val="en-US"/>
        </w:rPr>
        <w:t>reservoir</w:t>
      </w:r>
      <w:r w:rsidR="004534B4">
        <w:rPr>
          <w:lang w:val="en-US"/>
        </w:rPr>
        <w:t xml:space="preserve"> thermal limits and flow </w:t>
      </w:r>
      <w:r w:rsidR="00FA215D" w:rsidRPr="00FA215D">
        <w:rPr>
          <w:lang w:val="en-US"/>
        </w:rPr>
        <w:t xml:space="preserve">in </w:t>
      </w:r>
      <w:r w:rsidR="00353B99">
        <w:rPr>
          <w:lang w:val="en-US"/>
        </w:rPr>
        <w:t>deep</w:t>
      </w:r>
      <w:r w:rsidR="004B5B36">
        <w:rPr>
          <w:lang w:val="en-US"/>
        </w:rPr>
        <w:t xml:space="preserve">, </w:t>
      </w:r>
      <w:r w:rsidR="00353B99">
        <w:rPr>
          <w:lang w:val="en-US"/>
        </w:rPr>
        <w:t>long</w:t>
      </w:r>
      <w:r w:rsidR="00FA215D" w:rsidRPr="00FA215D">
        <w:rPr>
          <w:lang w:val="en-US"/>
        </w:rPr>
        <w:t xml:space="preserve"> horizontal laterals. </w:t>
      </w:r>
      <w:r w:rsidR="007E6E61">
        <w:rPr>
          <w:lang w:val="en-US"/>
        </w:rPr>
        <w:t xml:space="preserve">Compared to </w:t>
      </w:r>
      <w:r w:rsidR="007E6E61" w:rsidRPr="00095438">
        <w:rPr>
          <w:szCs w:val="20"/>
          <w:lang w:val="en-US"/>
        </w:rPr>
        <w:t>EGS</w:t>
      </w:r>
      <w:r w:rsidR="007E6E61">
        <w:rPr>
          <w:szCs w:val="20"/>
          <w:lang w:val="en-US"/>
        </w:rPr>
        <w:t xml:space="preserve">, AGS </w:t>
      </w:r>
      <w:r w:rsidR="00094C9F">
        <w:rPr>
          <w:szCs w:val="20"/>
          <w:lang w:val="en-US"/>
        </w:rPr>
        <w:t>demands deeper</w:t>
      </w:r>
      <w:r w:rsidR="003E6125">
        <w:rPr>
          <w:szCs w:val="20"/>
          <w:lang w:val="en-US"/>
        </w:rPr>
        <w:t>, extreme-</w:t>
      </w:r>
      <w:r w:rsidR="008D2EE9">
        <w:rPr>
          <w:szCs w:val="20"/>
          <w:lang w:val="en-US"/>
        </w:rPr>
        <w:t>precis</w:t>
      </w:r>
      <w:r w:rsidR="003E6125">
        <w:rPr>
          <w:szCs w:val="20"/>
          <w:lang w:val="en-US"/>
        </w:rPr>
        <w:t>ion</w:t>
      </w:r>
      <w:r w:rsidR="00BB72D4">
        <w:rPr>
          <w:szCs w:val="20"/>
          <w:lang w:val="en-US"/>
        </w:rPr>
        <w:t xml:space="preserve"> </w:t>
      </w:r>
      <w:r w:rsidR="00AB2D7E" w:rsidRPr="00095438">
        <w:rPr>
          <w:szCs w:val="20"/>
          <w:lang w:val="en-US"/>
        </w:rPr>
        <w:t>directional drilling</w:t>
      </w:r>
      <w:r w:rsidR="00815111">
        <w:rPr>
          <w:szCs w:val="20"/>
          <w:lang w:val="en-US"/>
        </w:rPr>
        <w:t xml:space="preserve"> </w:t>
      </w:r>
      <w:r w:rsidR="00010A01">
        <w:rPr>
          <w:szCs w:val="20"/>
          <w:lang w:val="en-US"/>
        </w:rPr>
        <w:t xml:space="preserve">and more complex subsurface control, </w:t>
      </w:r>
      <w:r w:rsidR="009E2FC8">
        <w:rPr>
          <w:szCs w:val="20"/>
          <w:lang w:val="en-US"/>
        </w:rPr>
        <w:t xml:space="preserve">increasing </w:t>
      </w:r>
      <w:r w:rsidR="00010A01">
        <w:rPr>
          <w:szCs w:val="20"/>
          <w:lang w:val="en-US"/>
        </w:rPr>
        <w:t>upfront costs</w:t>
      </w:r>
      <w:r w:rsidR="009E2FC8">
        <w:rPr>
          <w:szCs w:val="20"/>
          <w:lang w:val="en-US"/>
        </w:rPr>
        <w:t xml:space="preserve"> and logistical complexity</w:t>
      </w:r>
      <w:r w:rsidR="00815111">
        <w:rPr>
          <w:szCs w:val="20"/>
          <w:lang w:val="en-US"/>
        </w:rPr>
        <w:t xml:space="preserve"> </w:t>
      </w:r>
      <w:sdt>
        <w:sdtPr>
          <w:rPr>
            <w:color w:val="000000"/>
            <w:szCs w:val="20"/>
            <w:lang w:val="en-US"/>
          </w:rPr>
          <w:tag w:val="MENDELEY_CITATION_v3_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"/>
          <w:id w:val="473804983"/>
          <w:placeholder>
            <w:docPart w:val="13DE8325D1404D07952B617900BA25AA"/>
          </w:placeholder>
        </w:sdtPr>
        <w:sdtEndPr/>
        <w:sdtContent>
          <w:r w:rsidR="00FB440E" w:rsidRPr="00FB440E">
            <w:rPr>
              <w:color w:val="000000"/>
              <w:szCs w:val="20"/>
              <w:lang w:val="en-US"/>
            </w:rPr>
            <w:t>[14], [48]</w:t>
          </w:r>
        </w:sdtContent>
      </w:sdt>
      <w:r w:rsidR="00AB2D7E">
        <w:rPr>
          <w:szCs w:val="20"/>
          <w:lang w:val="en-US"/>
        </w:rPr>
        <w:t xml:space="preserve">. </w:t>
      </w:r>
      <w:r w:rsidR="00815111">
        <w:rPr>
          <w:lang w:val="en-US"/>
        </w:rPr>
        <w:t>S</w:t>
      </w:r>
      <w:r w:rsidR="00FA215D" w:rsidRPr="00FA215D">
        <w:rPr>
          <w:lang w:val="en-US"/>
        </w:rPr>
        <w:t xml:space="preserve">caling </w:t>
      </w:r>
      <w:r w:rsidR="00230F68">
        <w:rPr>
          <w:lang w:val="en-US"/>
        </w:rPr>
        <w:t>by adding</w:t>
      </w:r>
      <w:r w:rsidR="00815111">
        <w:rPr>
          <w:lang w:val="en-US"/>
        </w:rPr>
        <w:t xml:space="preserve"> wells </w:t>
      </w:r>
      <w:r w:rsidR="00E855E5">
        <w:rPr>
          <w:lang w:val="en-US"/>
        </w:rPr>
        <w:t>intensifies</w:t>
      </w:r>
      <w:r w:rsidR="00FA215D" w:rsidRPr="00FA215D">
        <w:rPr>
          <w:lang w:val="en-US"/>
        </w:rPr>
        <w:t xml:space="preserve"> infrastructure </w:t>
      </w:r>
      <w:r w:rsidR="00F55F15">
        <w:rPr>
          <w:lang w:val="en-US"/>
        </w:rPr>
        <w:t xml:space="preserve">needs and </w:t>
      </w:r>
      <w:r w:rsidR="00CF353B">
        <w:rPr>
          <w:lang w:val="en-US"/>
        </w:rPr>
        <w:t xml:space="preserve">requires rapid, parallelized </w:t>
      </w:r>
      <w:r w:rsidR="00FA215D" w:rsidRPr="00FA215D">
        <w:rPr>
          <w:lang w:val="en-US"/>
        </w:rPr>
        <w:t>drilling</w:t>
      </w:r>
      <w:r w:rsidR="00CF353B">
        <w:rPr>
          <w:lang w:val="en-US"/>
        </w:rPr>
        <w:t xml:space="preserve"> </w:t>
      </w:r>
      <w:r w:rsidR="00FA215D" w:rsidRPr="00FA215D">
        <w:rPr>
          <w:lang w:val="en-US"/>
        </w:rPr>
        <w:t xml:space="preserve">and </w:t>
      </w:r>
      <w:r w:rsidR="00E855E5">
        <w:rPr>
          <w:lang w:val="en-US"/>
        </w:rPr>
        <w:t>stringent</w:t>
      </w:r>
      <w:r w:rsidR="00FA215D" w:rsidRPr="00FA215D">
        <w:rPr>
          <w:lang w:val="en-US"/>
        </w:rPr>
        <w:t xml:space="preserve"> project coordinatio</w:t>
      </w:r>
      <w:r w:rsidR="00045702">
        <w:rPr>
          <w:lang w:val="en-US"/>
        </w:rPr>
        <w:t>n</w:t>
      </w:r>
      <w:r w:rsidR="00FA215D" w:rsidRPr="00FA215D">
        <w:rPr>
          <w:lang w:val="en-US"/>
        </w:rPr>
        <w:t>.</w:t>
      </w:r>
    </w:p>
    <w:p w14:paraId="7386245D" w14:textId="2AED5136" w:rsidR="00C425B7" w:rsidRDefault="00AA04AC" w:rsidP="00E37277">
      <w:pPr>
        <w:spacing w:after="0"/>
        <w:jc w:val="both"/>
        <w:rPr>
          <w:lang w:val="en-US"/>
        </w:rPr>
      </w:pPr>
      <w:r>
        <w:rPr>
          <w:lang w:val="en-US"/>
        </w:rPr>
        <w:t>First-</w:t>
      </w:r>
      <w:r w:rsidR="00150B06" w:rsidRPr="00150B06">
        <w:rPr>
          <w:lang w:val="en-US"/>
        </w:rPr>
        <w:t xml:space="preserve">of-a-kind </w:t>
      </w:r>
      <w:proofErr w:type="spellStart"/>
      <w:r w:rsidR="00330F44">
        <w:rPr>
          <w:lang w:val="en-US"/>
        </w:rPr>
        <w:t>SpCCs</w:t>
      </w:r>
      <w:proofErr w:type="spellEnd"/>
      <w:r w:rsidR="00330F44">
        <w:rPr>
          <w:lang w:val="en-US"/>
        </w:rPr>
        <w:t xml:space="preserve"> are high</w:t>
      </w:r>
      <w:r>
        <w:rPr>
          <w:lang w:val="en-US"/>
        </w:rPr>
        <w:t xml:space="preserve"> </w:t>
      </w:r>
      <w:r w:rsidR="004744C1">
        <w:rPr>
          <w:lang w:val="en-US"/>
        </w:rPr>
        <w:t>(</w:t>
      </w:r>
      <w:r w:rsidR="00390342">
        <w:rPr>
          <w:lang w:val="en-US"/>
        </w:rPr>
        <w:t>90-112</w:t>
      </w:r>
      <w:r w:rsidR="00C65C18">
        <w:rPr>
          <w:lang w:val="en-US"/>
        </w:rPr>
        <w:t> </w:t>
      </w:r>
      <w:r w:rsidR="00150B06" w:rsidRPr="00150B06">
        <w:rPr>
          <w:lang w:val="en-US"/>
        </w:rPr>
        <w:t>CHF/W</w:t>
      </w:r>
      <w:r w:rsidR="004744C1">
        <w:rPr>
          <w:lang w:val="en-US"/>
        </w:rPr>
        <w:t>)</w:t>
      </w:r>
      <w:r w:rsidR="0099703E">
        <w:rPr>
          <w:lang w:val="en-US"/>
        </w:rPr>
        <w:t>,</w:t>
      </w:r>
      <w:r w:rsidR="00247824">
        <w:rPr>
          <w:lang w:val="en-US"/>
        </w:rPr>
        <w:t xml:space="preserve"> </w:t>
      </w:r>
      <w:r w:rsidR="00150B06" w:rsidRPr="00150B06">
        <w:rPr>
          <w:lang w:val="en-US"/>
        </w:rPr>
        <w:t xml:space="preserve">50–100% </w:t>
      </w:r>
      <w:r w:rsidR="004744C1">
        <w:rPr>
          <w:lang w:val="en-US"/>
        </w:rPr>
        <w:t>above</w:t>
      </w:r>
      <w:r w:rsidR="00150B06" w:rsidRPr="00150B06">
        <w:rPr>
          <w:lang w:val="en-US"/>
        </w:rPr>
        <w:t xml:space="preserve"> wind or PV</w:t>
      </w:r>
      <w:r w:rsidR="004744C1">
        <w:rPr>
          <w:lang w:val="en-US"/>
        </w:rPr>
        <w:t>.</w:t>
      </w:r>
      <w:r w:rsidR="00150B06" w:rsidRPr="00150B06">
        <w:rPr>
          <w:lang w:val="en-US"/>
        </w:rPr>
        <w:t xml:space="preserve"> </w:t>
      </w:r>
      <w:r w:rsidR="00430543">
        <w:rPr>
          <w:lang w:val="en-US"/>
        </w:rPr>
        <w:t>Well construction</w:t>
      </w:r>
      <w:r w:rsidR="00150B06" w:rsidRPr="00150B06">
        <w:rPr>
          <w:lang w:val="en-US"/>
        </w:rPr>
        <w:t xml:space="preserve"> </w:t>
      </w:r>
      <w:r w:rsidR="001B5A9A">
        <w:rPr>
          <w:lang w:val="en-US"/>
        </w:rPr>
        <w:t>dominate</w:t>
      </w:r>
      <w:r w:rsidR="00430543">
        <w:rPr>
          <w:lang w:val="en-US"/>
        </w:rPr>
        <w:t>s</w:t>
      </w:r>
      <w:r w:rsidR="001B5A9A">
        <w:rPr>
          <w:lang w:val="en-US"/>
        </w:rPr>
        <w:t xml:space="preserve"> CAPEX (up to </w:t>
      </w:r>
      <w:r w:rsidR="00150B06" w:rsidRPr="00150B06">
        <w:rPr>
          <w:lang w:val="en-US"/>
        </w:rPr>
        <w:t>90%</w:t>
      </w:r>
      <w:r w:rsidR="001B5A9A">
        <w:rPr>
          <w:lang w:val="en-US"/>
        </w:rPr>
        <w:t>)</w:t>
      </w:r>
      <w:r w:rsidR="00150B06" w:rsidRPr="00150B06">
        <w:rPr>
          <w:lang w:val="en-US"/>
        </w:rPr>
        <w:t xml:space="preserve">. </w:t>
      </w:r>
      <w:r w:rsidR="00650A08">
        <w:rPr>
          <w:lang w:val="en-US"/>
        </w:rPr>
        <w:t>C</w:t>
      </w:r>
      <w:r w:rsidR="00150B06" w:rsidRPr="00150B06">
        <w:rPr>
          <w:lang w:val="en-US"/>
        </w:rPr>
        <w:t>ontactless</w:t>
      </w:r>
      <w:r w:rsidR="00650A08">
        <w:rPr>
          <w:lang w:val="en-US"/>
        </w:rPr>
        <w:t xml:space="preserve"> technologies such as</w:t>
      </w:r>
      <w:r w:rsidR="00150B06" w:rsidRPr="00150B06">
        <w:rPr>
          <w:lang w:val="en-US"/>
        </w:rPr>
        <w:t xml:space="preserve"> </w:t>
      </w:r>
      <w:r w:rsidR="004A58A3">
        <w:rPr>
          <w:lang w:val="en-US"/>
        </w:rPr>
        <w:t xml:space="preserve">PPGD </w:t>
      </w:r>
      <w:r w:rsidR="00150B06" w:rsidRPr="00150B06">
        <w:rPr>
          <w:lang w:val="en-US"/>
        </w:rPr>
        <w:t xml:space="preserve">could reduce costs to </w:t>
      </w:r>
      <w:r w:rsidR="00390342" w:rsidRPr="00796EA2">
        <w:rPr>
          <w:lang w:val="en-US"/>
        </w:rPr>
        <w:t>22-30 </w:t>
      </w:r>
      <w:r w:rsidR="00150B06" w:rsidRPr="00150B06">
        <w:rPr>
          <w:lang w:val="en-US"/>
        </w:rPr>
        <w:t xml:space="preserve">CHF/W by </w:t>
      </w:r>
      <w:r w:rsidR="006065E6">
        <w:rPr>
          <w:lang w:val="en-US"/>
        </w:rPr>
        <w:t>minimizing</w:t>
      </w:r>
      <w:r w:rsidR="00150B06" w:rsidRPr="00150B06">
        <w:rPr>
          <w:lang w:val="en-US"/>
        </w:rPr>
        <w:t xml:space="preserve"> mechanical wear</w:t>
      </w:r>
      <w:r w:rsidR="001241AC">
        <w:rPr>
          <w:lang w:val="en-US"/>
        </w:rPr>
        <w:t xml:space="preserve"> and</w:t>
      </w:r>
      <w:r w:rsidR="00883A35" w:rsidRPr="00796EA2">
        <w:rPr>
          <w:lang w:val="en-US"/>
        </w:rPr>
        <w:t xml:space="preserve"> </w:t>
      </w:r>
      <w:r w:rsidR="00150B06" w:rsidRPr="00150B06">
        <w:rPr>
          <w:lang w:val="en-US"/>
        </w:rPr>
        <w:t>trip time.</w:t>
      </w:r>
      <w:r w:rsidR="00796EA2" w:rsidRPr="00796EA2">
        <w:rPr>
          <w:lang w:val="en-US"/>
        </w:rPr>
        <w:t xml:space="preserve"> </w:t>
      </w:r>
      <w:r w:rsidR="00DF4B78">
        <w:rPr>
          <w:lang w:val="en-US"/>
        </w:rPr>
        <w:t xml:space="preserve">However, </w:t>
      </w:r>
      <w:r w:rsidR="007F2CD8">
        <w:rPr>
          <w:lang w:val="en-US"/>
        </w:rPr>
        <w:t xml:space="preserve">STEM results show that </w:t>
      </w:r>
      <w:r w:rsidR="00150B06" w:rsidRPr="00150B06">
        <w:rPr>
          <w:lang w:val="en-US"/>
        </w:rPr>
        <w:t>competitive</w:t>
      </w:r>
      <w:r w:rsidR="00676E82">
        <w:rPr>
          <w:lang w:val="en-US"/>
        </w:rPr>
        <w:t>ness</w:t>
      </w:r>
      <w:r w:rsidR="00150B06" w:rsidRPr="00150B06">
        <w:rPr>
          <w:lang w:val="en-US"/>
        </w:rPr>
        <w:t xml:space="preserve"> in </w:t>
      </w:r>
      <w:r w:rsidR="00F674B5">
        <w:rPr>
          <w:lang w:val="en-US"/>
        </w:rPr>
        <w:t>Switzerland</w:t>
      </w:r>
      <w:r w:rsidR="00AF709D">
        <w:rPr>
          <w:lang w:val="en-US"/>
        </w:rPr>
        <w:t xml:space="preserve"> would likely require costs near</w:t>
      </w:r>
      <w:r w:rsidR="00150B06" w:rsidRPr="00150B06">
        <w:rPr>
          <w:lang w:val="en-US"/>
        </w:rPr>
        <w:t xml:space="preserve"> </w:t>
      </w:r>
      <w:r w:rsidR="00CA74FA">
        <w:rPr>
          <w:lang w:val="en-US"/>
        </w:rPr>
        <w:t>~</w:t>
      </w:r>
      <w:r w:rsidR="00150B06" w:rsidRPr="00150B06">
        <w:rPr>
          <w:lang w:val="en-US"/>
        </w:rPr>
        <w:t>18</w:t>
      </w:r>
      <w:r w:rsidR="00E07A60">
        <w:rPr>
          <w:lang w:val="en-US"/>
        </w:rPr>
        <w:t> </w:t>
      </w:r>
      <w:r w:rsidR="00150B06" w:rsidRPr="00150B06">
        <w:rPr>
          <w:lang w:val="en-US"/>
        </w:rPr>
        <w:t xml:space="preserve">CHF/W for </w:t>
      </w:r>
      <w:r w:rsidR="00AF709D">
        <w:rPr>
          <w:lang w:val="en-US"/>
        </w:rPr>
        <w:t xml:space="preserve">modest </w:t>
      </w:r>
      <w:r w:rsidR="00CA74FA">
        <w:rPr>
          <w:lang w:val="en-US"/>
        </w:rPr>
        <w:t xml:space="preserve">deployment </w:t>
      </w:r>
      <w:r w:rsidR="00AF709D">
        <w:rPr>
          <w:lang w:val="en-US"/>
        </w:rPr>
        <w:t>(</w:t>
      </w:r>
      <w:r w:rsidR="00150B06" w:rsidRPr="00150B06">
        <w:rPr>
          <w:lang w:val="en-US"/>
        </w:rPr>
        <w:t>5–</w:t>
      </w:r>
      <w:r w:rsidR="00150B06" w:rsidRPr="00150B06">
        <w:rPr>
          <w:lang w:val="en-US"/>
        </w:rPr>
        <w:lastRenderedPageBreak/>
        <w:t>10</w:t>
      </w:r>
      <w:r w:rsidR="00AF709D">
        <w:rPr>
          <w:lang w:val="en-US"/>
        </w:rPr>
        <w:t> </w:t>
      </w:r>
      <w:r w:rsidR="00150B06" w:rsidRPr="00150B06">
        <w:rPr>
          <w:lang w:val="en-US"/>
        </w:rPr>
        <w:t>TWh</w:t>
      </w:r>
      <w:r w:rsidR="00AF709D">
        <w:rPr>
          <w:lang w:val="en-US"/>
        </w:rPr>
        <w:t>)</w:t>
      </w:r>
      <w:r w:rsidR="00150B06" w:rsidRPr="00150B06">
        <w:rPr>
          <w:lang w:val="en-US"/>
        </w:rPr>
        <w:t xml:space="preserve">, and </w:t>
      </w:r>
      <w:r w:rsidR="0065105C">
        <w:rPr>
          <w:lang w:val="en-US"/>
        </w:rPr>
        <w:t>&lt;12</w:t>
      </w:r>
      <w:r w:rsidR="00E07A60">
        <w:rPr>
          <w:lang w:val="en-US"/>
        </w:rPr>
        <w:t> </w:t>
      </w:r>
      <w:r w:rsidR="00150B06" w:rsidRPr="00150B06">
        <w:rPr>
          <w:lang w:val="en-US"/>
        </w:rPr>
        <w:t>CHF/W for 16–17</w:t>
      </w:r>
      <w:r w:rsidR="00530CF6">
        <w:rPr>
          <w:lang w:val="en-US"/>
        </w:rPr>
        <w:t> </w:t>
      </w:r>
      <w:r w:rsidR="00150B06" w:rsidRPr="00150B06">
        <w:rPr>
          <w:lang w:val="en-US"/>
        </w:rPr>
        <w:t>TWh by 2050 (~10–15% of total supply)</w:t>
      </w:r>
      <w:r w:rsidR="00045EF5">
        <w:rPr>
          <w:lang w:val="en-US"/>
        </w:rPr>
        <w:t xml:space="preserve"> – targets that require transformative </w:t>
      </w:r>
      <w:r w:rsidR="00004E8B">
        <w:rPr>
          <w:lang w:val="en-US"/>
        </w:rPr>
        <w:t>improvements in drilling productivity, reliability and automation</w:t>
      </w:r>
      <w:r w:rsidR="00045EF5">
        <w:rPr>
          <w:lang w:val="en-US"/>
        </w:rPr>
        <w:t xml:space="preserve">. </w:t>
      </w:r>
    </w:p>
    <w:p w14:paraId="69F398B8" w14:textId="77777777" w:rsidR="00004E8B" w:rsidRDefault="00004E8B" w:rsidP="00E37277">
      <w:pPr>
        <w:spacing w:after="0"/>
        <w:jc w:val="both"/>
        <w:rPr>
          <w:lang w:val="en-US"/>
        </w:rPr>
      </w:pPr>
    </w:p>
    <w:p w14:paraId="2CDE4769" w14:textId="585B42A8" w:rsidR="00733234" w:rsidRDefault="00341135" w:rsidP="00E37277">
      <w:pPr>
        <w:spacing w:after="0"/>
        <w:jc w:val="both"/>
        <w:rPr>
          <w:lang w:val="en-US"/>
        </w:rPr>
      </w:pPr>
      <w:r w:rsidRPr="001B6667">
        <w:rPr>
          <w:lang w:val="en-US"/>
        </w:rPr>
        <w:t xml:space="preserve">Overall, AGS technological evolution is </w:t>
      </w:r>
      <w:r>
        <w:rPr>
          <w:lang w:val="en-US"/>
        </w:rPr>
        <w:t>possible</w:t>
      </w:r>
      <w:r w:rsidRPr="001B6667">
        <w:rPr>
          <w:lang w:val="en-US"/>
        </w:rPr>
        <w:t xml:space="preserve"> but </w:t>
      </w:r>
      <w:r>
        <w:rPr>
          <w:lang w:val="en-US"/>
        </w:rPr>
        <w:t>hinges</w:t>
      </w:r>
      <w:r w:rsidRPr="001B6667">
        <w:rPr>
          <w:lang w:val="en-US"/>
        </w:rPr>
        <w:t xml:space="preserve"> on </w:t>
      </w:r>
      <w:r>
        <w:rPr>
          <w:lang w:val="en-US"/>
        </w:rPr>
        <w:t xml:space="preserve">technical </w:t>
      </w:r>
      <w:r w:rsidRPr="001B6667">
        <w:rPr>
          <w:lang w:val="en-US"/>
        </w:rPr>
        <w:t>breakthroughs</w:t>
      </w:r>
      <w:r>
        <w:rPr>
          <w:lang w:val="en-US"/>
        </w:rPr>
        <w:t xml:space="preserve">. </w:t>
      </w:r>
      <w:r w:rsidR="00676EEF">
        <w:rPr>
          <w:lang w:val="en-US"/>
        </w:rPr>
        <w:t>Technical bottlenecks</w:t>
      </w:r>
      <w:r w:rsidR="00045EF5">
        <w:rPr>
          <w:lang w:val="en-US"/>
        </w:rPr>
        <w:t xml:space="preserve"> include the </w:t>
      </w:r>
      <w:r w:rsidR="00005D17">
        <w:rPr>
          <w:lang w:val="en-US"/>
        </w:rPr>
        <w:t xml:space="preserve">practical </w:t>
      </w:r>
      <w:r w:rsidR="00150B06" w:rsidRPr="00150B06">
        <w:rPr>
          <w:lang w:val="en-US"/>
        </w:rPr>
        <w:t>~6 km</w:t>
      </w:r>
      <w:r w:rsidR="00A46494">
        <w:rPr>
          <w:lang w:val="en-US"/>
        </w:rPr>
        <w:t xml:space="preserve"> depth limit </w:t>
      </w:r>
      <w:r w:rsidR="00F33FF8">
        <w:rPr>
          <w:lang w:val="en-US"/>
        </w:rPr>
        <w:t xml:space="preserve">for precise steering, </w:t>
      </w:r>
      <w:r w:rsidR="00A46494">
        <w:rPr>
          <w:lang w:val="en-US"/>
        </w:rPr>
        <w:t>reliable operation of e</w:t>
      </w:r>
      <w:r w:rsidR="00150B06" w:rsidRPr="00150B06">
        <w:rPr>
          <w:lang w:val="en-US"/>
        </w:rPr>
        <w:t xml:space="preserve">lectronics </w:t>
      </w:r>
      <w:r w:rsidR="00A1744D">
        <w:rPr>
          <w:lang w:val="en-US"/>
        </w:rPr>
        <w:t>above</w:t>
      </w:r>
      <w:r w:rsidR="00150B06" w:rsidRPr="00150B06">
        <w:rPr>
          <w:lang w:val="en-US"/>
        </w:rPr>
        <w:t xml:space="preserve"> </w:t>
      </w:r>
      <w:r w:rsidR="00150B06" w:rsidRPr="00004E8B">
        <w:rPr>
          <w:lang w:val="en-US"/>
        </w:rPr>
        <w:t>250°C</w:t>
      </w:r>
      <w:r w:rsidR="00B46718" w:rsidRPr="00004E8B">
        <w:rPr>
          <w:lang w:val="en-US"/>
        </w:rPr>
        <w:t>,</w:t>
      </w:r>
      <w:r w:rsidR="00B46718">
        <w:rPr>
          <w:lang w:val="en-US"/>
        </w:rPr>
        <w:t xml:space="preserve"> and m</w:t>
      </w:r>
      <w:r w:rsidR="006B57DF" w:rsidRPr="002823C8">
        <w:rPr>
          <w:szCs w:val="20"/>
          <w:lang w:val="en-US"/>
        </w:rPr>
        <w:t xml:space="preserve">aintaining trajectory accuracy in crystalline rocks over </w:t>
      </w:r>
      <w:r w:rsidR="00B46718">
        <w:rPr>
          <w:szCs w:val="20"/>
          <w:lang w:val="en-US"/>
        </w:rPr>
        <w:t>multi-kilometer laterals</w:t>
      </w:r>
      <w:r w:rsidR="005A76C5">
        <w:rPr>
          <w:szCs w:val="20"/>
          <w:lang w:val="en-US"/>
        </w:rPr>
        <w:t xml:space="preserve">. </w:t>
      </w:r>
      <w:r w:rsidR="00150B06" w:rsidRPr="00150B06">
        <w:rPr>
          <w:lang w:val="en-US"/>
        </w:rPr>
        <w:t>Recent advances</w:t>
      </w:r>
      <w:r w:rsidR="00803245">
        <w:rPr>
          <w:lang w:val="en-US"/>
        </w:rPr>
        <w:t xml:space="preserve"> </w:t>
      </w:r>
      <w:r w:rsidR="005A76C5">
        <w:rPr>
          <w:lang w:val="en-US"/>
        </w:rPr>
        <w:t xml:space="preserve">include </w:t>
      </w:r>
      <w:r w:rsidR="006B57DF" w:rsidRPr="00D04B20">
        <w:rPr>
          <w:szCs w:val="20"/>
          <w:lang w:val="en-US"/>
        </w:rPr>
        <w:t>300°C-rated measurement-while-drilling (MWD) systems</w:t>
      </w:r>
      <w:r w:rsidR="005245CC">
        <w:rPr>
          <w:rStyle w:val="FootnoteReference"/>
          <w:szCs w:val="20"/>
          <w:lang w:val="en-US"/>
        </w:rPr>
        <w:footnoteReference w:id="3"/>
      </w:r>
      <w:r w:rsidR="006B57DF" w:rsidRPr="00D04B20">
        <w:rPr>
          <w:szCs w:val="20"/>
          <w:lang w:val="en-US"/>
        </w:rPr>
        <w:t xml:space="preserve">, active mud cooling reducing tool failures by 40%, </w:t>
      </w:r>
      <w:r w:rsidR="0083792F" w:rsidRPr="00D04B20">
        <w:rPr>
          <w:lang w:val="en-US"/>
        </w:rPr>
        <w:t>data-</w:t>
      </w:r>
      <w:r w:rsidR="0083792F">
        <w:rPr>
          <w:lang w:val="en-US"/>
        </w:rPr>
        <w:t>, robotics- and AI-</w:t>
      </w:r>
      <w:r w:rsidR="0083792F" w:rsidRPr="00D04B20">
        <w:rPr>
          <w:lang w:val="en-US"/>
        </w:rPr>
        <w:t xml:space="preserve">driven drilling optimization </w:t>
      </w:r>
      <w:sdt>
        <w:sdtPr>
          <w:rPr>
            <w:color w:val="000000"/>
            <w:lang w:val="en-US"/>
          </w:rPr>
          <w:tag w:val="MENDELEY_CITATION_v3_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"/>
          <w:id w:val="1924686559"/>
          <w:placeholder>
            <w:docPart w:val="32F0ADBE519C4C50881C95F146F6285D"/>
          </w:placeholder>
        </w:sdtPr>
        <w:sdtEndPr/>
        <w:sdtContent>
          <w:r w:rsidR="00FB440E" w:rsidRPr="00FB440E">
            <w:rPr>
              <w:color w:val="000000"/>
              <w:szCs w:val="20"/>
              <w:lang w:val="en-US"/>
            </w:rPr>
            <w:t>[49], [50]</w:t>
          </w:r>
        </w:sdtContent>
      </w:sdt>
      <w:r w:rsidR="00AE15A8" w:rsidRPr="00D04B20">
        <w:rPr>
          <w:lang w:val="en-US"/>
        </w:rPr>
        <w:t>,</w:t>
      </w:r>
      <w:r w:rsidR="00021C24">
        <w:rPr>
          <w:lang w:val="en-US"/>
        </w:rPr>
        <w:t xml:space="preserve"> </w:t>
      </w:r>
      <w:sdt>
        <w:sdtPr>
          <w:rPr>
            <w:color w:val="000000"/>
            <w:lang w:val="en-US"/>
          </w:rPr>
          <w:tag w:val="MENDELEY_CITATION_v3_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"/>
          <w:id w:val="-362441456"/>
          <w:placeholder>
            <w:docPart w:val="C966D3F857DC4C16A74981500C15CC0D"/>
          </w:placeholder>
        </w:sdtPr>
        <w:sdtEndPr/>
        <w:sdtContent>
          <w:r w:rsidR="00FB440E" w:rsidRPr="00FB440E">
            <w:rPr>
              <w:color w:val="000000"/>
              <w:lang w:val="en-US"/>
            </w:rPr>
            <w:t>[51]</w:t>
          </w:r>
        </w:sdtContent>
      </w:sdt>
      <w:r w:rsidR="00D04B20">
        <w:rPr>
          <w:lang w:val="en-US"/>
        </w:rPr>
        <w:t>,</w:t>
      </w:r>
      <w:r w:rsidR="0048758F">
        <w:rPr>
          <w:lang w:val="en-US"/>
        </w:rPr>
        <w:t xml:space="preserve"> </w:t>
      </w:r>
      <w:r w:rsidR="001927DA" w:rsidRPr="00D734DC">
        <w:rPr>
          <w:color w:val="000000"/>
          <w:lang w:val="en-US"/>
        </w:rPr>
        <w:t xml:space="preserve">advanced </w:t>
      </w:r>
      <w:r w:rsidR="001927DA" w:rsidRPr="00E74A44">
        <w:rPr>
          <w:szCs w:val="20"/>
          <w:lang w:val="en-US"/>
        </w:rPr>
        <w:t>measurement</w:t>
      </w:r>
      <w:r w:rsidR="00DC6B46">
        <w:rPr>
          <w:szCs w:val="20"/>
          <w:lang w:val="en-US"/>
        </w:rPr>
        <w:t>-/logging-</w:t>
      </w:r>
      <w:r w:rsidR="001927DA" w:rsidRPr="00E74A44">
        <w:rPr>
          <w:szCs w:val="20"/>
          <w:lang w:val="en-US"/>
        </w:rPr>
        <w:t xml:space="preserve">while-drilling </w:t>
      </w:r>
      <w:r w:rsidR="001927DA">
        <w:rPr>
          <w:szCs w:val="20"/>
          <w:lang w:val="en-US"/>
        </w:rPr>
        <w:t>(MWD</w:t>
      </w:r>
      <w:r w:rsidR="00DC6B46">
        <w:rPr>
          <w:szCs w:val="20"/>
          <w:lang w:val="en-US"/>
        </w:rPr>
        <w:t>/LWD</w:t>
      </w:r>
      <w:r w:rsidR="001927DA">
        <w:rPr>
          <w:szCs w:val="20"/>
          <w:lang w:val="en-US"/>
        </w:rPr>
        <w:t>)</w:t>
      </w:r>
      <w:r w:rsidR="001927DA" w:rsidRPr="00D734DC">
        <w:rPr>
          <w:color w:val="000000"/>
          <w:lang w:val="en-US"/>
        </w:rPr>
        <w:t xml:space="preserve"> technologies </w:t>
      </w:r>
      <w:r w:rsidR="00D75C8B">
        <w:rPr>
          <w:color w:val="000000"/>
          <w:lang w:val="en-US"/>
        </w:rPr>
        <w:t xml:space="preserve">for </w:t>
      </w:r>
      <w:r w:rsidR="001927DA" w:rsidRPr="00D734DC">
        <w:rPr>
          <w:color w:val="000000"/>
          <w:lang w:val="en-US"/>
        </w:rPr>
        <w:t xml:space="preserve">precise </w:t>
      </w:r>
      <w:proofErr w:type="spellStart"/>
      <w:r w:rsidR="001927DA" w:rsidRPr="00D734DC">
        <w:rPr>
          <w:color w:val="000000"/>
          <w:lang w:val="en-US"/>
        </w:rPr>
        <w:t>geosteering</w:t>
      </w:r>
      <w:proofErr w:type="spellEnd"/>
      <w:r w:rsidR="001927DA" w:rsidRPr="00D734DC">
        <w:rPr>
          <w:color w:val="000000"/>
          <w:lang w:val="en-US"/>
        </w:rPr>
        <w:t xml:space="preserve"> and early detection of drilling hazards</w:t>
      </w:r>
      <w:r w:rsidR="00D75C8B">
        <w:rPr>
          <w:color w:val="000000"/>
          <w:lang w:val="en-US"/>
        </w:rPr>
        <w:t>, and c</w:t>
      </w:r>
      <w:r w:rsidR="00E424B3">
        <w:rPr>
          <w:color w:val="000000"/>
          <w:lang w:val="en-US"/>
        </w:rPr>
        <w:t xml:space="preserve">ontactless drilling methods as </w:t>
      </w:r>
      <w:r w:rsidR="00D75C8B">
        <w:rPr>
          <w:color w:val="000000"/>
          <w:lang w:val="en-US"/>
        </w:rPr>
        <w:t>mentioned in the SI. These</w:t>
      </w:r>
      <w:r w:rsidR="00AE15A8" w:rsidRPr="00D54D84">
        <w:rPr>
          <w:lang w:val="en-US"/>
        </w:rPr>
        <w:t xml:space="preserve"> improve efficiency, reduce </w:t>
      </w:r>
      <w:r w:rsidR="001927DA">
        <w:rPr>
          <w:lang w:val="en-US"/>
        </w:rPr>
        <w:t>human error</w:t>
      </w:r>
      <w:r w:rsidR="00AE15A8" w:rsidRPr="00D54D84">
        <w:rPr>
          <w:lang w:val="en-US"/>
        </w:rPr>
        <w:t xml:space="preserve">, </w:t>
      </w:r>
      <w:r w:rsidR="00C338C7">
        <w:rPr>
          <w:lang w:val="en-US"/>
        </w:rPr>
        <w:t xml:space="preserve">enable </w:t>
      </w:r>
      <w:r w:rsidR="00DA5CC5" w:rsidRPr="00D54D84">
        <w:rPr>
          <w:lang w:val="en-US"/>
        </w:rPr>
        <w:t>real-time analytics</w:t>
      </w:r>
      <w:r w:rsidR="00C338C7">
        <w:rPr>
          <w:lang w:val="en-US"/>
        </w:rPr>
        <w:t>,</w:t>
      </w:r>
      <w:r w:rsidR="00DA5CC5" w:rsidRPr="00D54D84">
        <w:rPr>
          <w:lang w:val="en-US"/>
        </w:rPr>
        <w:t xml:space="preserve"> </w:t>
      </w:r>
      <w:r w:rsidR="00F23D78">
        <w:rPr>
          <w:lang w:val="en-US"/>
        </w:rPr>
        <w:t>standardize drilling</w:t>
      </w:r>
      <w:r w:rsidR="00DA5CC5" w:rsidRPr="00D54D84">
        <w:rPr>
          <w:lang w:val="en-US"/>
        </w:rPr>
        <w:t xml:space="preserve"> process</w:t>
      </w:r>
      <w:r w:rsidR="00F23D78">
        <w:rPr>
          <w:lang w:val="en-US"/>
        </w:rPr>
        <w:t xml:space="preserve">, </w:t>
      </w:r>
      <w:r w:rsidR="001927DA">
        <w:rPr>
          <w:lang w:val="en-US"/>
        </w:rPr>
        <w:t>optimize bit performance</w:t>
      </w:r>
      <w:r w:rsidR="00C338C7">
        <w:rPr>
          <w:lang w:val="en-US"/>
        </w:rPr>
        <w:t>,</w:t>
      </w:r>
      <w:r w:rsidR="001927DA">
        <w:rPr>
          <w:lang w:val="en-US"/>
        </w:rPr>
        <w:t xml:space="preserve"> </w:t>
      </w:r>
      <w:r w:rsidR="00AE15A8" w:rsidRPr="00D54D84">
        <w:rPr>
          <w:lang w:val="en-US"/>
        </w:rPr>
        <w:t>and enable continuous operation</w:t>
      </w:r>
      <w:r w:rsidR="001B6667">
        <w:rPr>
          <w:lang w:val="en-US"/>
        </w:rPr>
        <w:t xml:space="preserve">. </w:t>
      </w:r>
    </w:p>
    <w:p w14:paraId="29802BB5" w14:textId="77777777" w:rsidR="00733234" w:rsidRDefault="00733234" w:rsidP="00E37277">
      <w:pPr>
        <w:spacing w:after="0" w:line="240" w:lineRule="auto"/>
        <w:jc w:val="both"/>
        <w:rPr>
          <w:lang w:val="en-US"/>
        </w:rPr>
      </w:pPr>
    </w:p>
    <w:p w14:paraId="18A1CCED" w14:textId="6CCA77BA" w:rsidR="000A6F0E" w:rsidRPr="006651B7" w:rsidRDefault="00D01FFB" w:rsidP="00E37277">
      <w:pPr>
        <w:jc w:val="both"/>
        <w:rPr>
          <w:lang w:val="en-US"/>
        </w:rPr>
      </w:pPr>
      <w:r w:rsidRPr="00D01FFB">
        <w:rPr>
          <w:b/>
          <w:bCs/>
          <w:i/>
          <w:iCs/>
          <w:lang w:val="en-US"/>
        </w:rPr>
        <w:t xml:space="preserve">Environmental </w:t>
      </w:r>
      <w:r w:rsidR="001B6667">
        <w:rPr>
          <w:b/>
          <w:bCs/>
          <w:i/>
          <w:iCs/>
          <w:lang w:val="en-US"/>
        </w:rPr>
        <w:t xml:space="preserve">performance and life cycle </w:t>
      </w:r>
      <w:r w:rsidRPr="00D01FFB">
        <w:rPr>
          <w:b/>
          <w:bCs/>
          <w:i/>
          <w:iCs/>
          <w:lang w:val="en-US"/>
        </w:rPr>
        <w:t>insights:</w:t>
      </w:r>
      <w:r>
        <w:rPr>
          <w:lang w:val="en-US"/>
        </w:rPr>
        <w:t xml:space="preserve"> </w:t>
      </w:r>
      <w:r w:rsidR="00C76E45">
        <w:rPr>
          <w:lang w:val="en-US"/>
        </w:rPr>
        <w:t xml:space="preserve">Across 2050 Swiss scenarios, </w:t>
      </w:r>
      <w:r w:rsidR="000A6F0E" w:rsidRPr="000A6F0E">
        <w:rPr>
          <w:lang w:val="en-US"/>
        </w:rPr>
        <w:t xml:space="preserve">AGS </w:t>
      </w:r>
      <w:r>
        <w:rPr>
          <w:lang w:val="en-US"/>
        </w:rPr>
        <w:t xml:space="preserve">electricity </w:t>
      </w:r>
      <w:r w:rsidR="001B6667">
        <w:rPr>
          <w:lang w:val="en-US"/>
        </w:rPr>
        <w:t xml:space="preserve">life-cycle climate impacts </w:t>
      </w:r>
      <w:r w:rsidR="002C71B3">
        <w:rPr>
          <w:lang w:val="en-US"/>
        </w:rPr>
        <w:t xml:space="preserve">are low </w:t>
      </w:r>
      <w:r w:rsidR="007350C0">
        <w:rPr>
          <w:lang w:val="en-US"/>
        </w:rPr>
        <w:t>(</w:t>
      </w:r>
      <w:r w:rsidR="000A6F0E" w:rsidRPr="000A6F0E">
        <w:rPr>
          <w:lang w:val="en-US"/>
        </w:rPr>
        <w:t>2–14 g CO</w:t>
      </w:r>
      <w:r w:rsidR="000A6F0E" w:rsidRPr="000A6F0E">
        <w:rPr>
          <w:rFonts w:ascii="Cambria Math" w:hAnsi="Cambria Math" w:cs="Cambria Math"/>
          <w:lang w:val="en-US"/>
        </w:rPr>
        <w:t>₂</w:t>
      </w:r>
      <w:r w:rsidR="000A6F0E" w:rsidRPr="000A6F0E">
        <w:rPr>
          <w:lang w:val="en-US"/>
        </w:rPr>
        <w:t>-eq/kWh</w:t>
      </w:r>
      <w:r w:rsidR="007350C0">
        <w:rPr>
          <w:lang w:val="en-US"/>
        </w:rPr>
        <w:t>)</w:t>
      </w:r>
      <w:r w:rsidR="001B6667">
        <w:rPr>
          <w:lang w:val="en-US"/>
        </w:rPr>
        <w:t xml:space="preserve">, comparable to </w:t>
      </w:r>
      <w:r w:rsidR="000A6F0E" w:rsidRPr="000A6F0E">
        <w:rPr>
          <w:lang w:val="en-US"/>
        </w:rPr>
        <w:t xml:space="preserve">PV </w:t>
      </w:r>
      <w:r w:rsidR="007D043B">
        <w:rPr>
          <w:lang w:val="en-US"/>
        </w:rPr>
        <w:t>and</w:t>
      </w:r>
      <w:r w:rsidR="000A6F0E" w:rsidRPr="000A6F0E">
        <w:rPr>
          <w:lang w:val="en-US"/>
        </w:rPr>
        <w:t xml:space="preserve"> wind </w:t>
      </w:r>
      <w:r w:rsidR="007D043B">
        <w:rPr>
          <w:lang w:val="en-US"/>
        </w:rPr>
        <w:t>and at the low</w:t>
      </w:r>
      <w:r w:rsidR="001F0C96">
        <w:rPr>
          <w:lang w:val="en-US"/>
        </w:rPr>
        <w:t>er</w:t>
      </w:r>
      <w:r w:rsidR="007D043B">
        <w:rPr>
          <w:lang w:val="en-US"/>
        </w:rPr>
        <w:t xml:space="preserve"> end of geothermal technologies. </w:t>
      </w:r>
      <w:r w:rsidR="004D5F1E">
        <w:rPr>
          <w:lang w:val="en-US"/>
        </w:rPr>
        <w:t xml:space="preserve">A strength of </w:t>
      </w:r>
      <w:r w:rsidR="00784A23">
        <w:rPr>
          <w:lang w:val="en-US"/>
        </w:rPr>
        <w:t xml:space="preserve">this </w:t>
      </w:r>
      <w:r w:rsidR="008F3D2F">
        <w:rPr>
          <w:lang w:val="en-US"/>
        </w:rPr>
        <w:t>study</w:t>
      </w:r>
      <w:r w:rsidR="00784A23">
        <w:rPr>
          <w:lang w:val="en-US"/>
        </w:rPr>
        <w:t xml:space="preserve"> </w:t>
      </w:r>
      <w:r w:rsidR="004D5F1E">
        <w:rPr>
          <w:lang w:val="en-US"/>
        </w:rPr>
        <w:t xml:space="preserve">is </w:t>
      </w:r>
      <w:r w:rsidR="001F0C96">
        <w:rPr>
          <w:lang w:val="en-US"/>
        </w:rPr>
        <w:t>using</w:t>
      </w:r>
      <w:r w:rsidR="004D5F1E">
        <w:rPr>
          <w:lang w:val="en-US"/>
        </w:rPr>
        <w:t xml:space="preserve"> prospective </w:t>
      </w:r>
      <w:r w:rsidR="001F0C96">
        <w:rPr>
          <w:lang w:val="en-US"/>
        </w:rPr>
        <w:t xml:space="preserve">2050 </w:t>
      </w:r>
      <w:r w:rsidR="004D5F1E">
        <w:rPr>
          <w:lang w:val="en-US"/>
        </w:rPr>
        <w:t>supply</w:t>
      </w:r>
      <w:r w:rsidR="008F3D2F">
        <w:rPr>
          <w:lang w:val="en-US"/>
        </w:rPr>
        <w:t>-</w:t>
      </w:r>
      <w:r w:rsidR="004D5F1E">
        <w:rPr>
          <w:lang w:val="en-US"/>
        </w:rPr>
        <w:t>chain</w:t>
      </w:r>
      <w:r w:rsidR="008F3D2F">
        <w:rPr>
          <w:lang w:val="en-US"/>
        </w:rPr>
        <w:t xml:space="preserve"> </w:t>
      </w:r>
      <w:r w:rsidR="00E9405E">
        <w:rPr>
          <w:lang w:val="en-US"/>
        </w:rPr>
        <w:t>scenarios</w:t>
      </w:r>
      <w:r w:rsidR="00784A23">
        <w:rPr>
          <w:lang w:val="en-US"/>
        </w:rPr>
        <w:t>.</w:t>
      </w:r>
      <w:r w:rsidR="000A6F0E" w:rsidRPr="000A6F0E">
        <w:rPr>
          <w:lang w:val="en-US"/>
        </w:rPr>
        <w:t xml:space="preserve"> </w:t>
      </w:r>
      <w:r w:rsidR="001E4429">
        <w:rPr>
          <w:lang w:val="en-US"/>
        </w:rPr>
        <w:t>Well construction (s</w:t>
      </w:r>
      <w:r w:rsidR="000D72B5">
        <w:rPr>
          <w:lang w:val="en-US"/>
        </w:rPr>
        <w:t>t</w:t>
      </w:r>
      <w:r w:rsidR="000A6F0E" w:rsidRPr="000A6F0E">
        <w:rPr>
          <w:lang w:val="en-US"/>
        </w:rPr>
        <w:t>eel</w:t>
      </w:r>
      <w:r w:rsidR="001E4429">
        <w:rPr>
          <w:lang w:val="en-US"/>
        </w:rPr>
        <w:t xml:space="preserve">, </w:t>
      </w:r>
      <w:r w:rsidR="000A6F0E" w:rsidRPr="000A6F0E">
        <w:rPr>
          <w:lang w:val="en-US"/>
        </w:rPr>
        <w:t>cement</w:t>
      </w:r>
      <w:r w:rsidR="001E4429">
        <w:rPr>
          <w:lang w:val="en-US"/>
        </w:rPr>
        <w:t>)</w:t>
      </w:r>
      <w:r w:rsidR="000A6F0E" w:rsidRPr="000A6F0E">
        <w:rPr>
          <w:lang w:val="en-US"/>
        </w:rPr>
        <w:t xml:space="preserve"> </w:t>
      </w:r>
      <w:proofErr w:type="gramStart"/>
      <w:r w:rsidR="000D72B5">
        <w:rPr>
          <w:lang w:val="en-US"/>
        </w:rPr>
        <w:t>dominate</w:t>
      </w:r>
      <w:proofErr w:type="gramEnd"/>
      <w:r w:rsidR="000D72B5">
        <w:rPr>
          <w:lang w:val="en-US"/>
        </w:rPr>
        <w:t xml:space="preserve"> </w:t>
      </w:r>
      <w:r w:rsidR="001B3E84">
        <w:rPr>
          <w:lang w:val="en-US"/>
        </w:rPr>
        <w:t xml:space="preserve">most </w:t>
      </w:r>
      <w:r w:rsidR="0082708A">
        <w:rPr>
          <w:lang w:val="en-US"/>
        </w:rPr>
        <w:t>impact categories</w:t>
      </w:r>
      <w:r w:rsidR="001B3E84">
        <w:rPr>
          <w:lang w:val="en-US"/>
        </w:rPr>
        <w:t>;</w:t>
      </w:r>
      <w:r w:rsidR="000A6F0E" w:rsidRPr="000A6F0E">
        <w:rPr>
          <w:lang w:val="en-US"/>
        </w:rPr>
        <w:t xml:space="preserve"> lifetime and drilling method</w:t>
      </w:r>
      <w:r w:rsidR="004E4B5F">
        <w:rPr>
          <w:lang w:val="en-US"/>
        </w:rPr>
        <w:t>s</w:t>
      </w:r>
      <w:r w:rsidR="000A6F0E" w:rsidRPr="000A6F0E">
        <w:rPr>
          <w:lang w:val="en-US"/>
        </w:rPr>
        <w:t xml:space="preserve"> </w:t>
      </w:r>
      <w:r w:rsidR="004E4B5F">
        <w:rPr>
          <w:lang w:val="en-US"/>
        </w:rPr>
        <w:t xml:space="preserve">strongly influence </w:t>
      </w:r>
      <w:r w:rsidR="00CB6D0A">
        <w:rPr>
          <w:lang w:val="en-US"/>
        </w:rPr>
        <w:t>results</w:t>
      </w:r>
      <w:r w:rsidR="004E4B5F">
        <w:rPr>
          <w:lang w:val="en-US"/>
        </w:rPr>
        <w:t xml:space="preserve">. Nevertheless, </w:t>
      </w:r>
      <w:r w:rsidR="00D63075" w:rsidRPr="00237A68">
        <w:rPr>
          <w:lang w:val="en-US"/>
        </w:rPr>
        <w:t>AGS</w:t>
      </w:r>
      <w:r w:rsidR="0082708A">
        <w:rPr>
          <w:lang w:val="en-US"/>
        </w:rPr>
        <w:t xml:space="preserve"> </w:t>
      </w:r>
      <w:r w:rsidR="0082107F">
        <w:rPr>
          <w:lang w:val="en-US"/>
        </w:rPr>
        <w:t xml:space="preserve">generally </w:t>
      </w:r>
      <w:r w:rsidR="004E4B5F">
        <w:rPr>
          <w:lang w:val="en-US"/>
        </w:rPr>
        <w:t xml:space="preserve">exhibits </w:t>
      </w:r>
      <w:r w:rsidR="00D63075" w:rsidRPr="00237A68">
        <w:rPr>
          <w:lang w:val="en-US"/>
        </w:rPr>
        <w:t xml:space="preserve">lower </w:t>
      </w:r>
      <w:r w:rsidR="004E4B5F">
        <w:rPr>
          <w:lang w:val="en-US"/>
        </w:rPr>
        <w:t>materials-related</w:t>
      </w:r>
      <w:r w:rsidR="000F4EB7">
        <w:rPr>
          <w:lang w:val="en-US"/>
        </w:rPr>
        <w:t xml:space="preserve"> burdens</w:t>
      </w:r>
      <w:r w:rsidR="000A6F0E" w:rsidRPr="000A6F0E">
        <w:rPr>
          <w:lang w:val="en-US"/>
        </w:rPr>
        <w:t xml:space="preserve"> </w:t>
      </w:r>
      <w:r w:rsidR="0082107F">
        <w:rPr>
          <w:lang w:val="en-US"/>
        </w:rPr>
        <w:t xml:space="preserve">than wind and PV </w:t>
      </w:r>
      <w:r w:rsidR="000A6F0E" w:rsidRPr="000A6F0E">
        <w:rPr>
          <w:lang w:val="en-US"/>
        </w:rPr>
        <w:t xml:space="preserve">due </w:t>
      </w:r>
      <w:r w:rsidR="000F4EB7">
        <w:rPr>
          <w:lang w:val="en-US"/>
        </w:rPr>
        <w:t>its comparatively modes</w:t>
      </w:r>
      <w:r w:rsidR="00CC0131">
        <w:rPr>
          <w:lang w:val="en-US"/>
        </w:rPr>
        <w:t>t</w:t>
      </w:r>
      <w:r w:rsidR="000F4EB7">
        <w:rPr>
          <w:lang w:val="en-US"/>
        </w:rPr>
        <w:t xml:space="preserve"> use </w:t>
      </w:r>
      <w:r w:rsidR="000A6F0E" w:rsidRPr="000A6F0E">
        <w:rPr>
          <w:lang w:val="en-US"/>
        </w:rPr>
        <w:t xml:space="preserve">of copper and critical </w:t>
      </w:r>
      <w:r w:rsidR="000F4EB7">
        <w:rPr>
          <w:lang w:val="en-US"/>
        </w:rPr>
        <w:t>materials</w:t>
      </w:r>
      <w:r w:rsidR="00074D62">
        <w:rPr>
          <w:lang w:val="en-US"/>
        </w:rPr>
        <w:t xml:space="preserve"> per kWh produced</w:t>
      </w:r>
      <w:r w:rsidR="000A6F0E" w:rsidRPr="000A6F0E">
        <w:rPr>
          <w:lang w:val="en-US"/>
        </w:rPr>
        <w:t>. At these impact levels, environmental performance is not a deployment barrier.</w:t>
      </w:r>
      <w:r w:rsidR="006651B7">
        <w:rPr>
          <w:lang w:val="en-US"/>
        </w:rPr>
        <w:t xml:space="preserve"> </w:t>
      </w:r>
    </w:p>
    <w:p w14:paraId="25FFAC33" w14:textId="670FB7DE" w:rsidR="00237A68" w:rsidRPr="00237A68" w:rsidRDefault="00237A68" w:rsidP="00E37277">
      <w:pPr>
        <w:jc w:val="both"/>
        <w:rPr>
          <w:lang w:val="en-US"/>
        </w:rPr>
      </w:pPr>
      <w:r w:rsidRPr="00237A68">
        <w:rPr>
          <w:b/>
          <w:bCs/>
          <w:i/>
          <w:iCs/>
          <w:lang w:val="en-US"/>
        </w:rPr>
        <w:t xml:space="preserve">System integration </w:t>
      </w:r>
      <w:r w:rsidR="00074D62">
        <w:rPr>
          <w:b/>
          <w:bCs/>
          <w:i/>
          <w:iCs/>
          <w:lang w:val="en-US"/>
        </w:rPr>
        <w:t>and role in net-zero scenarios</w:t>
      </w:r>
      <w:r w:rsidRPr="00237A68">
        <w:rPr>
          <w:b/>
          <w:bCs/>
          <w:i/>
          <w:iCs/>
          <w:lang w:val="en-US"/>
        </w:rPr>
        <w:t>:</w:t>
      </w:r>
      <w:r>
        <w:rPr>
          <w:lang w:val="en-US"/>
        </w:rPr>
        <w:t xml:space="preserve"> </w:t>
      </w:r>
      <w:r w:rsidRPr="00237A68">
        <w:rPr>
          <w:lang w:val="en-US"/>
        </w:rPr>
        <w:t xml:space="preserve">STEM </w:t>
      </w:r>
      <w:r w:rsidR="009C71A7">
        <w:rPr>
          <w:lang w:val="en-US"/>
        </w:rPr>
        <w:t>shows</w:t>
      </w:r>
      <w:r w:rsidR="00074D62">
        <w:rPr>
          <w:lang w:val="en-US"/>
        </w:rPr>
        <w:t xml:space="preserve"> </w:t>
      </w:r>
      <w:r w:rsidRPr="00237A68">
        <w:rPr>
          <w:lang w:val="en-US"/>
        </w:rPr>
        <w:t xml:space="preserve">that high-flexibility AGS </w:t>
      </w:r>
      <w:r w:rsidRPr="00B74A65">
        <w:rPr>
          <w:lang w:val="en-US"/>
        </w:rPr>
        <w:t>achieve 18–22% higher deployment than baseload configurations</w:t>
      </w:r>
      <w:r w:rsidR="007F2CD8">
        <w:rPr>
          <w:lang w:val="en-US"/>
        </w:rPr>
        <w:t xml:space="preserve">, </w:t>
      </w:r>
      <w:r w:rsidR="009C71A7">
        <w:rPr>
          <w:lang w:val="en-US"/>
        </w:rPr>
        <w:t>primarily</w:t>
      </w:r>
      <w:r w:rsidR="00B74A65">
        <w:rPr>
          <w:lang w:val="en-US"/>
        </w:rPr>
        <w:t xml:space="preserve"> </w:t>
      </w:r>
      <w:r w:rsidR="007F4982">
        <w:rPr>
          <w:lang w:val="en-US"/>
        </w:rPr>
        <w:t>replacing</w:t>
      </w:r>
      <w:r w:rsidRPr="00B74A65">
        <w:rPr>
          <w:lang w:val="en-US"/>
        </w:rPr>
        <w:t xml:space="preserve"> imports </w:t>
      </w:r>
      <w:r w:rsidR="00B74A65">
        <w:rPr>
          <w:lang w:val="en-US"/>
        </w:rPr>
        <w:t xml:space="preserve">and </w:t>
      </w:r>
      <w:r w:rsidRPr="00B74A65">
        <w:rPr>
          <w:lang w:val="en-US"/>
        </w:rPr>
        <w:t>PV.</w:t>
      </w:r>
      <w:r w:rsidR="00B74A65">
        <w:rPr>
          <w:lang w:val="en-US"/>
        </w:rPr>
        <w:t xml:space="preserve"> </w:t>
      </w:r>
      <w:r w:rsidR="00300596">
        <w:rPr>
          <w:lang w:val="en-US"/>
        </w:rPr>
        <w:t>D</w:t>
      </w:r>
      <w:r w:rsidRPr="00237A68">
        <w:rPr>
          <w:lang w:val="en-US"/>
        </w:rPr>
        <w:t>ispatchab</w:t>
      </w:r>
      <w:r w:rsidR="00BA0C3D">
        <w:rPr>
          <w:lang w:val="en-US"/>
        </w:rPr>
        <w:t xml:space="preserve">ility </w:t>
      </w:r>
      <w:r w:rsidRPr="00237A68">
        <w:rPr>
          <w:lang w:val="en-US"/>
        </w:rPr>
        <w:t xml:space="preserve">provides secondary reserves and reduces battery storage </w:t>
      </w:r>
      <w:r w:rsidR="00E04F3E">
        <w:rPr>
          <w:lang w:val="en-US"/>
        </w:rPr>
        <w:t>demand</w:t>
      </w:r>
      <w:r w:rsidRPr="00237A68">
        <w:rPr>
          <w:lang w:val="en-US"/>
        </w:rPr>
        <w:t xml:space="preserve">. In the highest-deployment </w:t>
      </w:r>
      <w:r w:rsidR="00BA0C3D">
        <w:rPr>
          <w:lang w:val="en-US"/>
        </w:rPr>
        <w:t>scenario</w:t>
      </w:r>
      <w:r w:rsidRPr="00237A68">
        <w:rPr>
          <w:lang w:val="en-US"/>
        </w:rPr>
        <w:t>, ~2.1 GW capacity (~1,000 plants) would be installed between 2040–2050</w:t>
      </w:r>
      <w:r w:rsidR="00E04F3E">
        <w:rPr>
          <w:lang w:val="en-US"/>
        </w:rPr>
        <w:t xml:space="preserve">, with plant requiring </w:t>
      </w:r>
      <w:r w:rsidR="00BF224C">
        <w:rPr>
          <w:lang w:val="en-US"/>
        </w:rPr>
        <w:t>~</w:t>
      </w:r>
      <w:r w:rsidR="00E04F3E">
        <w:rPr>
          <w:lang w:val="en-US"/>
        </w:rPr>
        <w:t>0.5</w:t>
      </w:r>
      <w:r w:rsidR="00BF224C">
        <w:rPr>
          <w:lang w:val="en-US"/>
        </w:rPr>
        <w:t> </w:t>
      </w:r>
      <w:r w:rsidR="00E04F3E">
        <w:rPr>
          <w:lang w:val="en-US"/>
        </w:rPr>
        <w:t xml:space="preserve">years of drilling </w:t>
      </w:r>
      <w:r w:rsidR="00BF224C">
        <w:rPr>
          <w:lang w:val="en-US"/>
        </w:rPr>
        <w:t>when using</w:t>
      </w:r>
      <w:r w:rsidR="00E04F3E">
        <w:rPr>
          <w:lang w:val="en-US"/>
        </w:rPr>
        <w:t xml:space="preserve"> </w:t>
      </w:r>
      <w:r w:rsidR="00B15058" w:rsidRPr="00B15058">
        <w:rPr>
          <w:lang w:val="en-US"/>
        </w:rPr>
        <w:t xml:space="preserve">PPGD (see section 3.2.1). </w:t>
      </w:r>
      <w:r w:rsidR="005A1D1D">
        <w:rPr>
          <w:lang w:val="en-US"/>
        </w:rPr>
        <w:t>Associated resource demands –</w:t>
      </w:r>
      <w:r w:rsidR="00695D45">
        <w:rPr>
          <w:lang w:val="en-US"/>
        </w:rPr>
        <w:t xml:space="preserve"> </w:t>
      </w:r>
      <w:r w:rsidR="005A1D1D" w:rsidRPr="005A1D1D">
        <w:rPr>
          <w:lang w:val="en-US"/>
        </w:rPr>
        <w:t>CO</w:t>
      </w:r>
      <w:r w:rsidR="005A1D1D" w:rsidRPr="005A1D1D">
        <w:rPr>
          <w:vertAlign w:val="subscript"/>
          <w:lang w:val="en-US"/>
        </w:rPr>
        <w:t>2</w:t>
      </w:r>
      <w:r w:rsidR="008E6BA2">
        <w:rPr>
          <w:lang w:val="en-US"/>
        </w:rPr>
        <w:t>,</w:t>
      </w:r>
      <w:r w:rsidR="00B15058" w:rsidRPr="00B15058">
        <w:rPr>
          <w:lang w:val="en-US"/>
        </w:rPr>
        <w:t xml:space="preserve"> electricity</w:t>
      </w:r>
      <w:r w:rsidR="008E6BA2">
        <w:rPr>
          <w:lang w:val="en-US"/>
        </w:rPr>
        <w:t xml:space="preserve">, </w:t>
      </w:r>
      <w:r w:rsidR="00B15058" w:rsidRPr="00B15058">
        <w:rPr>
          <w:lang w:val="en-US"/>
        </w:rPr>
        <w:t>stee</w:t>
      </w:r>
      <w:r w:rsidR="00695D45">
        <w:rPr>
          <w:lang w:val="en-US"/>
        </w:rPr>
        <w:t>l,</w:t>
      </w:r>
      <w:r w:rsidR="00B15058" w:rsidRPr="00B15058">
        <w:rPr>
          <w:lang w:val="en-US"/>
        </w:rPr>
        <w:t xml:space="preserve"> cement </w:t>
      </w:r>
      <w:r w:rsidR="00695D45">
        <w:rPr>
          <w:lang w:val="en-US"/>
        </w:rPr>
        <w:t xml:space="preserve">- </w:t>
      </w:r>
      <w:r w:rsidR="00B15058" w:rsidRPr="00B15058">
        <w:rPr>
          <w:lang w:val="en-US"/>
        </w:rPr>
        <w:t>are not limiting</w:t>
      </w:r>
      <w:r w:rsidR="008E6BA2">
        <w:rPr>
          <w:lang w:val="en-US"/>
        </w:rPr>
        <w:t>, but</w:t>
      </w:r>
      <w:r w:rsidR="00B15058" w:rsidRPr="00B15058">
        <w:rPr>
          <w:lang w:val="en-US"/>
        </w:rPr>
        <w:t xml:space="preserve"> drilling time and infrastructure</w:t>
      </w:r>
      <w:r w:rsidR="009D2E4C">
        <w:rPr>
          <w:lang w:val="en-US"/>
        </w:rPr>
        <w:t xml:space="preserve"> availability are </w:t>
      </w:r>
      <w:r w:rsidR="00695D45">
        <w:rPr>
          <w:lang w:val="en-US"/>
        </w:rPr>
        <w:t>the main</w:t>
      </w:r>
      <w:r w:rsidR="009D2E4C">
        <w:rPr>
          <w:lang w:val="en-US"/>
        </w:rPr>
        <w:t xml:space="preserve"> bottlenecks for fast </w:t>
      </w:r>
      <w:r w:rsidR="00B15058" w:rsidRPr="00B15058">
        <w:rPr>
          <w:lang w:val="en-US"/>
        </w:rPr>
        <w:t>deployment.</w:t>
      </w:r>
    </w:p>
    <w:p w14:paraId="426551E0" w14:textId="202B62CD" w:rsidR="004E37FE" w:rsidRPr="009904F9" w:rsidRDefault="00486C4C" w:rsidP="00E37277">
      <w:pPr>
        <w:jc w:val="both"/>
        <w:rPr>
          <w:lang w:val="en-US"/>
        </w:rPr>
      </w:pPr>
      <w:r w:rsidRPr="009904F9">
        <w:rPr>
          <w:lang w:val="en-US"/>
        </w:rPr>
        <w:t xml:space="preserve">Coupling STEM outputs with prospective LCA </w:t>
      </w:r>
      <w:r w:rsidR="00B746FA" w:rsidRPr="009904F9">
        <w:rPr>
          <w:lang w:val="en-US"/>
        </w:rPr>
        <w:t>reveals system-leve</w:t>
      </w:r>
      <w:r w:rsidR="003E5696">
        <w:rPr>
          <w:lang w:val="en-US"/>
        </w:rPr>
        <w:t xml:space="preserve">l climate impacts of ca. </w:t>
      </w:r>
      <w:r w:rsidR="005F5E37">
        <w:rPr>
          <w:lang w:val="en-US"/>
        </w:rPr>
        <w:t>30 g </w:t>
      </w:r>
      <w:r w:rsidR="005F5E37" w:rsidRPr="005F5E37">
        <w:rPr>
          <w:lang w:val="en-US"/>
        </w:rPr>
        <w:t>CO</w:t>
      </w:r>
      <w:r w:rsidR="005F5E37" w:rsidRPr="005F5E37">
        <w:rPr>
          <w:vertAlign w:val="subscript"/>
          <w:lang w:val="en-US"/>
        </w:rPr>
        <w:t>2</w:t>
      </w:r>
      <w:r w:rsidR="005F5E37">
        <w:rPr>
          <w:lang w:val="en-US"/>
        </w:rPr>
        <w:t>-eq/kWh</w:t>
      </w:r>
      <w:r w:rsidR="005B136F" w:rsidRPr="009904F9">
        <w:rPr>
          <w:lang w:val="en-US"/>
        </w:rPr>
        <w:t>, with</w:t>
      </w:r>
      <w:r w:rsidR="004D6037" w:rsidRPr="009904F9">
        <w:rPr>
          <w:lang w:val="en-US"/>
        </w:rPr>
        <w:t xml:space="preserve"> </w:t>
      </w:r>
      <w:r w:rsidR="005F5E37">
        <w:rPr>
          <w:lang w:val="en-US"/>
        </w:rPr>
        <w:t>slightly noticeable</w:t>
      </w:r>
      <w:r w:rsidR="004D6037" w:rsidRPr="009904F9">
        <w:rPr>
          <w:lang w:val="en-US"/>
        </w:rPr>
        <w:t xml:space="preserve"> variations </w:t>
      </w:r>
      <w:r w:rsidR="00D03DE4" w:rsidRPr="009904F9">
        <w:rPr>
          <w:lang w:val="en-US"/>
        </w:rPr>
        <w:t>even at high</w:t>
      </w:r>
      <w:r w:rsidR="005B136F" w:rsidRPr="009904F9">
        <w:rPr>
          <w:lang w:val="en-US"/>
        </w:rPr>
        <w:t xml:space="preserve"> AGS </w:t>
      </w:r>
      <w:r w:rsidR="00D03DE4" w:rsidRPr="009904F9">
        <w:rPr>
          <w:lang w:val="en-US"/>
        </w:rPr>
        <w:t>penetration</w:t>
      </w:r>
      <w:r w:rsidR="003F4171" w:rsidRPr="009904F9">
        <w:rPr>
          <w:lang w:val="en-US"/>
        </w:rPr>
        <w:t>.</w:t>
      </w:r>
      <w:r w:rsidR="00B8297B" w:rsidRPr="009904F9">
        <w:rPr>
          <w:lang w:val="en-US"/>
        </w:rPr>
        <w:t xml:space="preserve"> </w:t>
      </w:r>
      <w:r w:rsidR="00F23DCC">
        <w:rPr>
          <w:lang w:val="en-US"/>
        </w:rPr>
        <w:t>When cost</w:t>
      </w:r>
      <w:r w:rsidR="009904F9" w:rsidRPr="009904F9">
        <w:rPr>
          <w:lang w:val="en-US"/>
        </w:rPr>
        <w:t xml:space="preserve">-competitive, </w:t>
      </w:r>
      <w:r w:rsidR="00F23DCC">
        <w:rPr>
          <w:lang w:val="en-US"/>
        </w:rPr>
        <w:t xml:space="preserve">AGS </w:t>
      </w:r>
      <w:r w:rsidR="009904F9" w:rsidRPr="009904F9">
        <w:rPr>
          <w:lang w:val="en-US"/>
        </w:rPr>
        <w:t>improves environmental performance of the electricity system without burden</w:t>
      </w:r>
      <w:r w:rsidR="005B6B96">
        <w:rPr>
          <w:lang w:val="en-US"/>
        </w:rPr>
        <w:t>-</w:t>
      </w:r>
      <w:r w:rsidR="009904F9" w:rsidRPr="009904F9">
        <w:rPr>
          <w:lang w:val="en-US"/>
        </w:rPr>
        <w:t>shifting.</w:t>
      </w:r>
      <w:r w:rsidR="00632209">
        <w:rPr>
          <w:lang w:val="en-US"/>
        </w:rPr>
        <w:t xml:space="preserve"> </w:t>
      </w:r>
      <w:r w:rsidR="00B8297B" w:rsidRPr="009904F9">
        <w:rPr>
          <w:lang w:val="en-US"/>
        </w:rPr>
        <w:t>Land</w:t>
      </w:r>
      <w:r w:rsidR="00141855" w:rsidRPr="009904F9">
        <w:rPr>
          <w:lang w:val="en-US"/>
        </w:rPr>
        <w:t xml:space="preserve"> </w:t>
      </w:r>
      <w:r w:rsidR="00B8297B" w:rsidRPr="009904F9">
        <w:rPr>
          <w:lang w:val="en-US"/>
        </w:rPr>
        <w:t>use</w:t>
      </w:r>
      <w:r w:rsidR="00141855" w:rsidRPr="009904F9">
        <w:rPr>
          <w:lang w:val="en-US"/>
        </w:rPr>
        <w:t xml:space="preserve"> implications were</w:t>
      </w:r>
      <w:r w:rsidR="00B8297B" w:rsidRPr="009904F9">
        <w:rPr>
          <w:lang w:val="en-US"/>
        </w:rPr>
        <w:t xml:space="preserve"> not </w:t>
      </w:r>
      <w:r w:rsidR="004777E6" w:rsidRPr="009904F9">
        <w:rPr>
          <w:lang w:val="en-US"/>
        </w:rPr>
        <w:t>assessed</w:t>
      </w:r>
      <w:r w:rsidR="00B8297B" w:rsidRPr="009904F9">
        <w:rPr>
          <w:lang w:val="en-US"/>
        </w:rPr>
        <w:t xml:space="preserve"> in this wor</w:t>
      </w:r>
      <w:r w:rsidR="00F74070" w:rsidRPr="009904F9">
        <w:rPr>
          <w:lang w:val="en-US"/>
        </w:rPr>
        <w:t>k</w:t>
      </w:r>
      <w:r w:rsidR="00A25C25" w:rsidRPr="009904F9">
        <w:rPr>
          <w:lang w:val="en-US"/>
        </w:rPr>
        <w:t xml:space="preserve">. </w:t>
      </w:r>
      <w:r w:rsidR="00492F15" w:rsidRPr="009904F9">
        <w:rPr>
          <w:lang w:val="en-US"/>
        </w:rPr>
        <w:t xml:space="preserve">Future </w:t>
      </w:r>
      <w:r w:rsidR="00804B9F" w:rsidRPr="009904F9">
        <w:rPr>
          <w:lang w:val="en-US"/>
        </w:rPr>
        <w:t xml:space="preserve">comparisons should apply harmonized methodologies as suggested in </w:t>
      </w:r>
      <w:sdt>
        <w:sdtPr>
          <w:rPr>
            <w:color w:val="000000"/>
            <w:lang w:val="en-US"/>
          </w:rPr>
          <w:tag w:val="MENDELEY_CITATION_v3_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"/>
          <w:id w:val="172147795"/>
          <w:placeholder>
            <w:docPart w:val="6051A9E253CC45A8A14619EE77C45AC0"/>
          </w:placeholder>
        </w:sdtPr>
        <w:sdtEndPr/>
        <w:sdtContent>
          <w:r w:rsidR="00FB440E" w:rsidRPr="00FB440E">
            <w:rPr>
              <w:color w:val="000000"/>
              <w:lang w:val="en-US"/>
            </w:rPr>
            <w:t>[52]</w:t>
          </w:r>
        </w:sdtContent>
      </w:sdt>
      <w:r w:rsidR="00804B9F" w:rsidRPr="009904F9">
        <w:rPr>
          <w:color w:val="000000" w:themeColor="text1"/>
          <w:lang w:val="en-US"/>
        </w:rPr>
        <w:t xml:space="preserve">, </w:t>
      </w:r>
      <w:r w:rsidR="00BA0EE0" w:rsidRPr="009904F9">
        <w:rPr>
          <w:color w:val="000000" w:themeColor="text1"/>
          <w:lang w:val="en-US"/>
        </w:rPr>
        <w:t xml:space="preserve">with consistent </w:t>
      </w:r>
      <w:r w:rsidR="00A867E9" w:rsidRPr="009904F9">
        <w:rPr>
          <w:color w:val="000000" w:themeColor="text1"/>
          <w:lang w:val="en-US"/>
        </w:rPr>
        <w:t>definitions of land use types (e.g. sealed land, agricultural use, indirect land use changes)</w:t>
      </w:r>
      <w:r w:rsidR="00A867E9" w:rsidRPr="009904F9">
        <w:rPr>
          <w:lang w:val="en-US"/>
        </w:rPr>
        <w:t xml:space="preserve"> and fair comparison of technological developments of PV, wind and AGS by 2050. Overall, the</w:t>
      </w:r>
      <w:r w:rsidR="00A832C6" w:rsidRPr="009904F9">
        <w:rPr>
          <w:lang w:val="en-US"/>
        </w:rPr>
        <w:t xml:space="preserve"> integration shows that AGS offers co-benefits beyond emissions reduction, particularly in diversifying the supply mix and reducing system reliance on materials-intensive renewables and storage.</w:t>
      </w:r>
      <w:r w:rsidR="004E37FE" w:rsidRPr="009904F9">
        <w:rPr>
          <w:lang w:val="en-US"/>
        </w:rPr>
        <w:t xml:space="preserve"> </w:t>
      </w:r>
    </w:p>
    <w:p w14:paraId="6122FE3B" w14:textId="4DDA589A" w:rsidR="00367C4A" w:rsidRDefault="0070547B" w:rsidP="0070547B">
      <w:pPr>
        <w:tabs>
          <w:tab w:val="num" w:pos="720"/>
        </w:tabs>
        <w:jc w:val="both"/>
        <w:rPr>
          <w:lang w:val="en-US"/>
        </w:rPr>
      </w:pPr>
      <w:r w:rsidRPr="0070547B">
        <w:rPr>
          <w:b/>
          <w:bCs/>
          <w:i/>
          <w:iCs/>
          <w:lang w:val="en-US"/>
        </w:rPr>
        <w:t>Policy, market and deployment levers</w:t>
      </w:r>
      <w:r>
        <w:rPr>
          <w:lang w:val="en-US"/>
        </w:rPr>
        <w:t xml:space="preserve">: </w:t>
      </w:r>
      <w:r w:rsidR="002A2A3B">
        <w:rPr>
          <w:lang w:val="en-US"/>
        </w:rPr>
        <w:t>D</w:t>
      </w:r>
      <w:ins w:id="111" w:author="Panos Evangelos" w:date="2025-09-27T20:12:00Z">
        <w:r w:rsidR="006A0509" w:rsidRPr="2EF0E2D3">
          <w:rPr>
            <w:lang w:val="en-US"/>
          </w:rPr>
          <w:t xml:space="preserve">rastic capital cost reductions are the </w:t>
        </w:r>
      </w:ins>
      <w:r w:rsidR="00C55813">
        <w:rPr>
          <w:lang w:val="en-US"/>
        </w:rPr>
        <w:t>primary</w:t>
      </w:r>
      <w:ins w:id="112" w:author="Panos Evangelos" w:date="2025-09-27T20:12:00Z">
        <w:r w:rsidR="006A0509" w:rsidRPr="2EF0E2D3">
          <w:rPr>
            <w:lang w:val="en-US"/>
          </w:rPr>
          <w:t xml:space="preserve"> prerequisite for </w:t>
        </w:r>
      </w:ins>
      <w:r w:rsidR="006A0509">
        <w:rPr>
          <w:lang w:val="en-US"/>
        </w:rPr>
        <w:t xml:space="preserve">significant </w:t>
      </w:r>
      <w:ins w:id="113" w:author="Panos Evangelos" w:date="2025-09-27T20:12:00Z">
        <w:r w:rsidR="006A0509" w:rsidRPr="2EF0E2D3">
          <w:rPr>
            <w:lang w:val="en-US"/>
          </w:rPr>
          <w:t>AGS deployment.</w:t>
        </w:r>
      </w:ins>
      <w:r w:rsidR="009E23FA" w:rsidRPr="009E23FA">
        <w:rPr>
          <w:lang w:val="en-US"/>
        </w:rPr>
        <w:t xml:space="preserve"> </w:t>
      </w:r>
      <w:r w:rsidR="00C40396">
        <w:rPr>
          <w:lang w:val="en-US"/>
        </w:rPr>
        <w:t>If cost declines lag</w:t>
      </w:r>
      <w:r w:rsidR="00AC2500">
        <w:rPr>
          <w:lang w:val="en-US"/>
        </w:rPr>
        <w:t>,</w:t>
      </w:r>
      <w:ins w:id="114" w:author="Panos Evangelos" w:date="2025-09-27T20:19:00Z">
        <w:r w:rsidR="009E23FA" w:rsidRPr="2EF0E2D3">
          <w:rPr>
            <w:lang w:val="en-US"/>
          </w:rPr>
          <w:t xml:space="preserve"> </w:t>
        </w:r>
      </w:ins>
      <w:r w:rsidR="009E23FA">
        <w:rPr>
          <w:lang w:val="en-US"/>
        </w:rPr>
        <w:t xml:space="preserve">AGS can meaningfully contribute </w:t>
      </w:r>
      <w:r w:rsidR="00C40396">
        <w:rPr>
          <w:lang w:val="en-US"/>
        </w:rPr>
        <w:t xml:space="preserve">if designed </w:t>
      </w:r>
      <w:r w:rsidR="009E23FA">
        <w:rPr>
          <w:lang w:val="en-US"/>
        </w:rPr>
        <w:t xml:space="preserve">as </w:t>
      </w:r>
      <w:ins w:id="115" w:author="Panos Evangelos" w:date="2025-09-27T20:19:00Z">
        <w:r w:rsidR="009E23FA" w:rsidRPr="2EF0E2D3">
          <w:rPr>
            <w:lang w:val="en-US"/>
          </w:rPr>
          <w:t>dispatchable</w:t>
        </w:r>
      </w:ins>
      <w:r w:rsidR="009E23FA">
        <w:rPr>
          <w:lang w:val="en-US"/>
        </w:rPr>
        <w:t>,</w:t>
      </w:r>
      <w:ins w:id="116" w:author="Panos Evangelos" w:date="2025-09-27T20:19:00Z">
        <w:r w:rsidR="009E23FA" w:rsidRPr="2EF0E2D3">
          <w:rPr>
            <w:lang w:val="en-US"/>
          </w:rPr>
          <w:t xml:space="preserve"> long-lived</w:t>
        </w:r>
      </w:ins>
      <w:r w:rsidR="009E23FA">
        <w:rPr>
          <w:lang w:val="en-US"/>
        </w:rPr>
        <w:t xml:space="preserve"> capacity</w:t>
      </w:r>
      <w:r w:rsidR="000B591A">
        <w:rPr>
          <w:lang w:val="en-US"/>
        </w:rPr>
        <w:t xml:space="preserve">. Flexibility is a central value driver and can be pursued via plant designs </w:t>
      </w:r>
      <w:r w:rsidR="000C29A8">
        <w:rPr>
          <w:lang w:val="en-US"/>
        </w:rPr>
        <w:t>(</w:t>
      </w:r>
      <w:ins w:id="117" w:author="Panos Evangelos" w:date="2025-09-27T20:12:00Z">
        <w:r w:rsidR="006A0509" w:rsidRPr="2EF0E2D3">
          <w:rPr>
            <w:lang w:val="en-US"/>
          </w:rPr>
          <w:t>fast ramping</w:t>
        </w:r>
      </w:ins>
      <w:r w:rsidR="000C29A8">
        <w:rPr>
          <w:lang w:val="en-US"/>
        </w:rPr>
        <w:t xml:space="preserve">, </w:t>
      </w:r>
      <w:ins w:id="118" w:author="Panos Evangelos" w:date="2025-09-27T20:12:00Z">
        <w:r w:rsidR="006A0509" w:rsidRPr="2EF0E2D3">
          <w:rPr>
            <w:lang w:val="en-US"/>
          </w:rPr>
          <w:t>reserve provision</w:t>
        </w:r>
      </w:ins>
      <w:r w:rsidR="000C29A8">
        <w:rPr>
          <w:lang w:val="en-US"/>
        </w:rPr>
        <w:t>)</w:t>
      </w:r>
      <w:r w:rsidR="00481F17">
        <w:rPr>
          <w:lang w:val="en-US"/>
        </w:rPr>
        <w:t>,</w:t>
      </w:r>
      <w:r w:rsidR="009E23FA">
        <w:rPr>
          <w:lang w:val="en-US"/>
        </w:rPr>
        <w:t xml:space="preserve"> </w:t>
      </w:r>
      <w:ins w:id="119" w:author="Panos Evangelos" w:date="2025-09-27T20:12:00Z">
        <w:r w:rsidR="006A0509" w:rsidRPr="2EF0E2D3">
          <w:rPr>
            <w:lang w:val="en-US"/>
          </w:rPr>
          <w:t xml:space="preserve">or </w:t>
        </w:r>
      </w:ins>
      <w:r w:rsidR="00834050">
        <w:rPr>
          <w:lang w:val="en-US"/>
        </w:rPr>
        <w:t xml:space="preserve">policy and </w:t>
      </w:r>
      <w:ins w:id="120" w:author="Panos Evangelos" w:date="2025-09-27T20:12:00Z">
        <w:r w:rsidR="006A0509" w:rsidRPr="2EF0E2D3">
          <w:rPr>
            <w:lang w:val="en-US"/>
          </w:rPr>
          <w:t xml:space="preserve">market </w:t>
        </w:r>
      </w:ins>
      <w:r w:rsidR="00834050">
        <w:rPr>
          <w:lang w:val="en-US"/>
        </w:rPr>
        <w:t>instruments</w:t>
      </w:r>
      <w:ins w:id="121" w:author="Panos Evangelos" w:date="2025-09-27T20:12:00Z">
        <w:r w:rsidR="006A0509" w:rsidRPr="2EF0E2D3">
          <w:rPr>
            <w:lang w:val="en-US"/>
          </w:rPr>
          <w:t xml:space="preserve"> </w:t>
        </w:r>
      </w:ins>
      <w:r w:rsidR="000C29A8">
        <w:rPr>
          <w:lang w:val="en-US"/>
        </w:rPr>
        <w:t>(</w:t>
      </w:r>
      <w:ins w:id="122" w:author="Panos Evangelos" w:date="2025-09-27T20:12:00Z">
        <w:r w:rsidR="006A0509" w:rsidRPr="2EF0E2D3">
          <w:rPr>
            <w:lang w:val="en-US"/>
          </w:rPr>
          <w:t>remunerat</w:t>
        </w:r>
      </w:ins>
      <w:r w:rsidR="00EB1D5A">
        <w:rPr>
          <w:lang w:val="en-US"/>
        </w:rPr>
        <w:t>ing</w:t>
      </w:r>
      <w:ins w:id="123" w:author="Panos Evangelos" w:date="2025-09-27T20:12:00Z">
        <w:r w:rsidR="006A0509" w:rsidRPr="2EF0E2D3">
          <w:rPr>
            <w:lang w:val="en-US"/>
          </w:rPr>
          <w:t xml:space="preserve"> flexibility</w:t>
        </w:r>
      </w:ins>
      <w:r w:rsidR="00834050">
        <w:rPr>
          <w:lang w:val="en-US"/>
        </w:rPr>
        <w:t>,</w:t>
      </w:r>
      <w:r w:rsidR="000C29A8">
        <w:rPr>
          <w:lang w:val="en-US"/>
        </w:rPr>
        <w:t xml:space="preserve"> drilling-risk </w:t>
      </w:r>
      <w:r w:rsidR="00A15D40">
        <w:rPr>
          <w:lang w:val="en-US"/>
        </w:rPr>
        <w:t>insurance, long-term contract</w:t>
      </w:r>
      <w:r w:rsidR="00A746A0">
        <w:rPr>
          <w:lang w:val="en-US"/>
        </w:rPr>
        <w:t>ing</w:t>
      </w:r>
      <w:r w:rsidR="000C29A8">
        <w:rPr>
          <w:lang w:val="en-US"/>
        </w:rPr>
        <w:t>)</w:t>
      </w:r>
      <w:ins w:id="124" w:author="Panos Evangelos" w:date="2025-09-27T20:12:00Z">
        <w:r w:rsidR="006A0509" w:rsidRPr="2EF0E2D3">
          <w:rPr>
            <w:lang w:val="en-US"/>
          </w:rPr>
          <w:t xml:space="preserve">. </w:t>
        </w:r>
      </w:ins>
      <w:r w:rsidR="000C29A8">
        <w:rPr>
          <w:lang w:val="en-US"/>
        </w:rPr>
        <w:t>Extending plant</w:t>
      </w:r>
      <w:ins w:id="125" w:author="Panos Evangelos" w:date="2025-09-27T20:12:00Z">
        <w:r w:rsidR="006A0509" w:rsidRPr="2EF0E2D3">
          <w:rPr>
            <w:lang w:val="en-US"/>
          </w:rPr>
          <w:t xml:space="preserve"> lifetim</w:t>
        </w:r>
      </w:ins>
      <w:r w:rsidR="000C29A8">
        <w:rPr>
          <w:lang w:val="en-US"/>
        </w:rPr>
        <w:t>e via</w:t>
      </w:r>
      <w:ins w:id="126" w:author="Panos Evangelos" w:date="2025-09-27T20:12:00Z">
        <w:r w:rsidR="006A0509" w:rsidRPr="2EF0E2D3">
          <w:rPr>
            <w:lang w:val="en-US"/>
          </w:rPr>
          <w:t xml:space="preserve"> robust well integrity and modular refurbishments </w:t>
        </w:r>
      </w:ins>
      <w:r w:rsidR="00486C2B">
        <w:rPr>
          <w:lang w:val="en-US"/>
        </w:rPr>
        <w:t xml:space="preserve">strengthen </w:t>
      </w:r>
      <w:r w:rsidR="00243D23">
        <w:rPr>
          <w:lang w:val="en-US"/>
        </w:rPr>
        <w:t xml:space="preserve">competitiveness. </w:t>
      </w:r>
      <w:ins w:id="127" w:author="Panos Evangelos" w:date="2025-09-27T20:12:00Z">
        <w:r w:rsidR="006A0509" w:rsidRPr="2EF0E2D3">
          <w:rPr>
            <w:lang w:val="en-US"/>
          </w:rPr>
          <w:t>Efficiency improvements and drilling scale-up</w:t>
        </w:r>
      </w:ins>
      <w:ins w:id="128" w:author="Panos Evangelos" w:date="2025-09-27T21:27:00Z">
        <w:r w:rsidR="006A0509" w:rsidRPr="2EF0E2D3">
          <w:rPr>
            <w:lang w:val="en-US"/>
          </w:rPr>
          <w:t xml:space="preserve"> </w:t>
        </w:r>
      </w:ins>
      <w:ins w:id="129" w:author="Panos Evangelos" w:date="2025-09-27T20:12:00Z">
        <w:r w:rsidR="006A0509" w:rsidRPr="2EF0E2D3">
          <w:rPr>
            <w:lang w:val="en-US"/>
          </w:rPr>
          <w:t>provide additional benefits,</w:t>
        </w:r>
      </w:ins>
      <w:r w:rsidR="00622389">
        <w:rPr>
          <w:lang w:val="en-US"/>
        </w:rPr>
        <w:t xml:space="preserve"> and</w:t>
      </w:r>
      <w:ins w:id="130" w:author="Panos Evangelos" w:date="2025-09-27T20:12:00Z">
        <w:r w:rsidR="006A0509" w:rsidRPr="2EF0E2D3">
          <w:rPr>
            <w:lang w:val="en-US"/>
          </w:rPr>
          <w:t xml:space="preserve"> AGS can </w:t>
        </w:r>
      </w:ins>
      <w:ins w:id="131" w:author="Panos Evangelos" w:date="2025-09-27T21:28:00Z">
        <w:r w:rsidR="006A0509" w:rsidRPr="2EF0E2D3">
          <w:rPr>
            <w:lang w:val="en-US"/>
          </w:rPr>
          <w:t xml:space="preserve">also </w:t>
        </w:r>
      </w:ins>
      <w:r w:rsidR="00DC7305">
        <w:rPr>
          <w:lang w:val="en-US"/>
        </w:rPr>
        <w:t>capture</w:t>
      </w:r>
      <w:ins w:id="132" w:author="Panos Evangelos" w:date="2025-09-27T20:12:00Z">
        <w:r w:rsidR="006A0509" w:rsidRPr="2EF0E2D3">
          <w:rPr>
            <w:lang w:val="en-US"/>
          </w:rPr>
          <w:t xml:space="preserve"> niche </w:t>
        </w:r>
      </w:ins>
      <w:r w:rsidR="00DC7305">
        <w:rPr>
          <w:lang w:val="en-US"/>
        </w:rPr>
        <w:t>value in</w:t>
      </w:r>
      <w:ins w:id="133" w:author="Panos Evangelos" w:date="2025-09-27T20:12:00Z">
        <w:r w:rsidR="006A0509" w:rsidRPr="2EF0E2D3">
          <w:rPr>
            <w:lang w:val="en-US"/>
          </w:rPr>
          <w:t xml:space="preserve"> reserve markets</w:t>
        </w:r>
      </w:ins>
      <w:r w:rsidR="00DD3F84">
        <w:rPr>
          <w:lang w:val="en-US"/>
        </w:rPr>
        <w:t xml:space="preserve"> and contribute to supply security and system balancing, offsett</w:t>
      </w:r>
      <w:r w:rsidR="00834050">
        <w:rPr>
          <w:lang w:val="en-US"/>
        </w:rPr>
        <w:t>ing dependence on storage and cross-border trade</w:t>
      </w:r>
      <w:ins w:id="134" w:author="Panos Evangelos" w:date="2025-09-27T20:12:00Z">
        <w:r w:rsidR="006A0509" w:rsidRPr="2EF0E2D3">
          <w:rPr>
            <w:lang w:val="en-US"/>
          </w:rPr>
          <w:t xml:space="preserve">. </w:t>
        </w:r>
      </w:ins>
      <w:r w:rsidR="00367C4A">
        <w:rPr>
          <w:lang w:val="en-US"/>
        </w:rPr>
        <w:t xml:space="preserve">For Switzerland – facing nuclear phase-out, limited hydropower </w:t>
      </w:r>
      <w:r w:rsidR="00340F19">
        <w:rPr>
          <w:lang w:val="en-US"/>
        </w:rPr>
        <w:t>e</w:t>
      </w:r>
      <w:r w:rsidR="00367C4A">
        <w:rPr>
          <w:lang w:val="en-US"/>
        </w:rPr>
        <w:t>xpansion, high import dependence, and a PV-dominated net-zero pathway – AGS deployment depends not only on technological breakthroughs</w:t>
      </w:r>
      <w:r w:rsidR="004F4244">
        <w:rPr>
          <w:lang w:val="en-US"/>
        </w:rPr>
        <w:t xml:space="preserve"> but also on aligning market design, policy support, </w:t>
      </w:r>
      <w:r w:rsidR="00661956">
        <w:rPr>
          <w:lang w:val="en-US"/>
        </w:rPr>
        <w:t>coordinated supply-chain management,</w:t>
      </w:r>
      <w:r w:rsidR="004F4244">
        <w:rPr>
          <w:lang w:val="en-US"/>
        </w:rPr>
        <w:t xml:space="preserve"> and infrastructure with AGS strengths: flexibility, reliability, and low environmental footprint. </w:t>
      </w:r>
    </w:p>
    <w:p w14:paraId="10575504" w14:textId="6B4A8A2F" w:rsidR="2EF0E2D3" w:rsidRDefault="2EF0E2D3" w:rsidP="00E37277">
      <w:pPr>
        <w:tabs>
          <w:tab w:val="num" w:pos="720"/>
        </w:tabs>
        <w:jc w:val="both"/>
        <w:rPr>
          <w:del w:id="135" w:author="Panos Evangelos" w:date="2025-09-27T20:23:00Z" w16du:dateUtc="2025-09-27T20:23:26Z"/>
          <w:lang w:val="en-US"/>
        </w:rPr>
      </w:pPr>
    </w:p>
    <w:p w14:paraId="00A03DBF" w14:textId="328F4130" w:rsidR="00D62F6D" w:rsidRPr="00D62F6D" w:rsidRDefault="00D62F6D" w:rsidP="00E37277">
      <w:pPr>
        <w:jc w:val="both"/>
        <w:rPr>
          <w:lang w:val="en-US"/>
        </w:rPr>
      </w:pPr>
      <w:bookmarkStart w:id="136" w:name="OLE_LINK20"/>
      <w:r w:rsidRPr="00D62F6D">
        <w:rPr>
          <w:lang w:val="en-US"/>
        </w:rPr>
        <w:t>Key limitations</w:t>
      </w:r>
      <w:r w:rsidR="00A15D40">
        <w:rPr>
          <w:lang w:val="en-US"/>
        </w:rPr>
        <w:t xml:space="preserve"> of this study</w:t>
      </w:r>
      <w:r w:rsidRPr="00D62F6D">
        <w:rPr>
          <w:lang w:val="en-US"/>
        </w:rPr>
        <w:t xml:space="preserve"> include (i) low TRL of AGS and corresponding data uncertainty, (ii) limited quantitative evidence for achieving drastic drilling cost reductions, and (iii) exclusion of co-produced heat, which could significantly improve system economics and environmental performance.</w:t>
      </w:r>
      <w:r w:rsidR="00351BA5">
        <w:rPr>
          <w:lang w:val="en-US"/>
        </w:rPr>
        <w:t xml:space="preserve"> </w:t>
      </w:r>
      <w:r w:rsidRPr="00D62F6D">
        <w:rPr>
          <w:lang w:val="en-US"/>
        </w:rPr>
        <w:t xml:space="preserve">Additional research should quantify AGS flexibility benefits under high-renewables penetration, explore heat–power hybridization, and develop region-specific infrastructure expansion scenarios. </w:t>
      </w:r>
    </w:p>
    <w:p w14:paraId="3EDC28F1" w14:textId="4274BD7C" w:rsidR="007C7D3E" w:rsidRPr="00AC67D1" w:rsidDel="001649CF" w:rsidRDefault="007C7D3E" w:rsidP="00E37277">
      <w:pPr>
        <w:jc w:val="both"/>
        <w:rPr>
          <w:del w:id="137" w:author="Ramachandran Kannan" w:date="2025-08-22T14:17:00Z"/>
          <w:lang w:val="en-US"/>
        </w:rPr>
      </w:pPr>
    </w:p>
    <w:p w14:paraId="73136A74" w14:textId="58EBE877" w:rsidR="007C7D3E" w:rsidRPr="00AC67D1" w:rsidDel="001649CF" w:rsidRDefault="007C7D3E" w:rsidP="00E37277">
      <w:pPr>
        <w:jc w:val="both"/>
        <w:rPr>
          <w:del w:id="138" w:author="Ramachandran Kannan" w:date="2025-08-22T14:17:00Z"/>
          <w:lang w:val="en-US"/>
        </w:rPr>
      </w:pPr>
      <w:bookmarkStart w:id="139" w:name="_Ref194486796"/>
      <w:bookmarkStart w:id="140" w:name="_Toc195006645"/>
      <w:bookmarkStart w:id="141" w:name="_Toc197338607"/>
      <w:bookmarkEnd w:id="136"/>
    </w:p>
    <w:p w14:paraId="6982E132" w14:textId="55A107B9" w:rsidR="001C5A41" w:rsidRDefault="001C5A41" w:rsidP="00E37277">
      <w:pPr>
        <w:pStyle w:val="Heading1"/>
        <w:jc w:val="both"/>
        <w:rPr>
          <w:lang w:val="en-US"/>
        </w:rPr>
      </w:pPr>
      <w:bookmarkStart w:id="142" w:name="_Toc205896234"/>
      <w:bookmarkStart w:id="143" w:name="_Ref212105655"/>
      <w:bookmarkStart w:id="144" w:name="_Toc214891558"/>
      <w:r w:rsidRPr="2EF0E2D3">
        <w:rPr>
          <w:lang w:val="en-US"/>
        </w:rPr>
        <w:t>Conclusion</w:t>
      </w:r>
      <w:bookmarkEnd w:id="139"/>
      <w:bookmarkEnd w:id="140"/>
      <w:bookmarkEnd w:id="141"/>
      <w:bookmarkEnd w:id="142"/>
      <w:bookmarkEnd w:id="143"/>
      <w:bookmarkEnd w:id="144"/>
    </w:p>
    <w:p w14:paraId="5D063991" w14:textId="4F692C1B" w:rsidR="001C5A41" w:rsidRDefault="001C5A41" w:rsidP="00E37277">
      <w:pPr>
        <w:jc w:val="both"/>
        <w:rPr>
          <w:lang w:val="en-US"/>
        </w:rPr>
      </w:pPr>
      <w:r w:rsidRPr="2EF0E2D3">
        <w:rPr>
          <w:lang w:val="en-US"/>
        </w:rPr>
        <w:t xml:space="preserve">This </w:t>
      </w:r>
      <w:r w:rsidR="00104624" w:rsidRPr="2EF0E2D3">
        <w:rPr>
          <w:lang w:val="en-US"/>
        </w:rPr>
        <w:t>study</w:t>
      </w:r>
      <w:r w:rsidRPr="2EF0E2D3">
        <w:rPr>
          <w:lang w:val="en-US"/>
        </w:rPr>
        <w:t xml:space="preserve"> demonstrates the </w:t>
      </w:r>
      <w:r w:rsidR="00104624" w:rsidRPr="2EF0E2D3">
        <w:rPr>
          <w:lang w:val="en-US"/>
        </w:rPr>
        <w:t xml:space="preserve">value of </w:t>
      </w:r>
      <w:ins w:id="145" w:author="Panos Evangelos" w:date="2025-09-27T21:32:00Z">
        <w:r w:rsidR="2D847663" w:rsidRPr="2EF0E2D3">
          <w:rPr>
            <w:lang w:val="en-US"/>
          </w:rPr>
          <w:t xml:space="preserve">an </w:t>
        </w:r>
      </w:ins>
      <w:r w:rsidR="00104624" w:rsidRPr="2EF0E2D3">
        <w:rPr>
          <w:lang w:val="en-US"/>
        </w:rPr>
        <w:t>integrat</w:t>
      </w:r>
      <w:r w:rsidR="005C6BBA">
        <w:rPr>
          <w:lang w:val="en-US"/>
        </w:rPr>
        <w:t>ed</w:t>
      </w:r>
      <w:r w:rsidR="00104624" w:rsidRPr="2EF0E2D3">
        <w:rPr>
          <w:lang w:val="en-US"/>
        </w:rPr>
        <w:t xml:space="preserve"> </w:t>
      </w:r>
      <w:r w:rsidRPr="2EF0E2D3">
        <w:rPr>
          <w:lang w:val="en-US"/>
        </w:rPr>
        <w:t xml:space="preserve">analytical </w:t>
      </w:r>
      <w:del w:id="146" w:author="Panos Evangelos" w:date="2025-09-27T21:32:00Z">
        <w:r w:rsidRPr="2EF0E2D3" w:rsidDel="001C5A41">
          <w:rPr>
            <w:lang w:val="en-US"/>
          </w:rPr>
          <w:delText xml:space="preserve">tools </w:delText>
        </w:r>
      </w:del>
      <w:ins w:id="147" w:author="Panos Evangelos" w:date="2025-09-27T21:32:00Z">
        <w:r w:rsidR="34614BB4" w:rsidRPr="2EF0E2D3">
          <w:rPr>
            <w:lang w:val="en-US"/>
          </w:rPr>
          <w:t xml:space="preserve">framework </w:t>
        </w:r>
      </w:ins>
      <w:r w:rsidR="009B0080">
        <w:rPr>
          <w:lang w:val="en-US"/>
        </w:rPr>
        <w:t>combining techno-economic assessment, life cycle analysis, and energy system modelling to</w:t>
      </w:r>
      <w:r w:rsidRPr="2EF0E2D3">
        <w:rPr>
          <w:lang w:val="en-US"/>
        </w:rPr>
        <w:t xml:space="preserve"> </w:t>
      </w:r>
      <w:r w:rsidR="00756308" w:rsidRPr="2EF0E2D3">
        <w:rPr>
          <w:lang w:val="en-US"/>
        </w:rPr>
        <w:t xml:space="preserve">comprehensively </w:t>
      </w:r>
      <w:r w:rsidR="00B05628">
        <w:rPr>
          <w:lang w:val="en-US"/>
        </w:rPr>
        <w:t xml:space="preserve">evaluate </w:t>
      </w:r>
      <w:r w:rsidR="006B042C">
        <w:rPr>
          <w:lang w:val="en-US"/>
        </w:rPr>
        <w:t>AGS</w:t>
      </w:r>
      <w:r w:rsidR="00B05628">
        <w:rPr>
          <w:lang w:val="en-US"/>
        </w:rPr>
        <w:t xml:space="preserve"> from plant-level performance to system</w:t>
      </w:r>
      <w:r w:rsidR="00221ABF" w:rsidRPr="2EF0E2D3">
        <w:rPr>
          <w:lang w:val="en-US"/>
        </w:rPr>
        <w:t>-wide deployment</w:t>
      </w:r>
      <w:r w:rsidR="00B87D5D">
        <w:rPr>
          <w:lang w:val="en-US"/>
        </w:rPr>
        <w:t xml:space="preserve"> potential</w:t>
      </w:r>
      <w:r w:rsidR="00221ABF" w:rsidRPr="2EF0E2D3">
        <w:rPr>
          <w:lang w:val="en-US"/>
        </w:rPr>
        <w:t>.</w:t>
      </w:r>
      <w:r w:rsidR="00B87D5D" w:rsidRPr="00B87D5D">
        <w:rPr>
          <w:lang w:val="en-US"/>
        </w:rPr>
        <w:t xml:space="preserve"> The approach provides a consistent basis for benchmarking AGS against other low-carbon technologies and for assessing its role in future electricity systems.</w:t>
      </w:r>
      <w:ins w:id="148" w:author="Panos Evangelos" w:date="2025-09-27T21:33:00Z">
        <w:r w:rsidR="088CF112" w:rsidRPr="2EF0E2D3">
          <w:rPr>
            <w:lang w:val="en-US"/>
          </w:rPr>
          <w:t xml:space="preserve"> </w:t>
        </w:r>
      </w:ins>
    </w:p>
    <w:p w14:paraId="3C2E2E53" w14:textId="29698ECD" w:rsidR="00D11A38" w:rsidRDefault="00D11A38" w:rsidP="00E37277">
      <w:pPr>
        <w:jc w:val="both"/>
        <w:rPr>
          <w:lang w:val="en-US"/>
        </w:rPr>
      </w:pPr>
      <w:r w:rsidRPr="00D11A38">
        <w:rPr>
          <w:lang w:val="en-US"/>
        </w:rPr>
        <w:t>Our results show that flexible AGS could supply 10–15% of Swiss electricity demand by 2050, reducing reliance on imports and decreasing the need for additional PV deployment in low-irradiation regions</w:t>
      </w:r>
      <w:r w:rsidR="00FA442C">
        <w:rPr>
          <w:lang w:val="en-US"/>
        </w:rPr>
        <w:t xml:space="preserve"> if transformative techno-economic progress is made</w:t>
      </w:r>
      <w:r w:rsidRPr="00D11A38">
        <w:rPr>
          <w:lang w:val="en-US"/>
        </w:rPr>
        <w:t xml:space="preserve">. By providing dispatchable capacity and reserve services, AGS helps stabilize a renewables-dominated system and reduces dependence on battery storage. Life cycle results </w:t>
      </w:r>
      <w:r w:rsidR="001035A6">
        <w:rPr>
          <w:lang w:val="en-US"/>
        </w:rPr>
        <w:t>show</w:t>
      </w:r>
      <w:r w:rsidRPr="00D11A38">
        <w:rPr>
          <w:lang w:val="en-US"/>
        </w:rPr>
        <w:t xml:space="preserve"> low environmental impacts across multiple categories, making it an environmentally competitive option within a long-term decarbonized energy mix. </w:t>
      </w:r>
    </w:p>
    <w:p w14:paraId="06F06C09" w14:textId="4527CCBA" w:rsidR="47C56D37" w:rsidRDefault="002E7438" w:rsidP="00E37277">
      <w:pPr>
        <w:jc w:val="both"/>
        <w:rPr>
          <w:del w:id="149" w:author="Panos Evangelos" w:date="2025-09-27T21:45:00Z" w16du:dateUtc="2025-09-27T21:45:17Z"/>
          <w:lang w:val="en-US"/>
        </w:rPr>
      </w:pPr>
      <w:r w:rsidRPr="002E7438">
        <w:rPr>
          <w:lang w:val="en-US"/>
        </w:rPr>
        <w:t>Uncertainties remain</w:t>
      </w:r>
      <w:r w:rsidR="00FA442C">
        <w:rPr>
          <w:lang w:val="en-US"/>
        </w:rPr>
        <w:t xml:space="preserve"> </w:t>
      </w:r>
      <w:r w:rsidRPr="002E7438">
        <w:rPr>
          <w:lang w:val="en-US"/>
        </w:rPr>
        <w:t xml:space="preserve">due to the low </w:t>
      </w:r>
      <w:r w:rsidR="00FA442C">
        <w:rPr>
          <w:lang w:val="en-US"/>
        </w:rPr>
        <w:t>TRL</w:t>
      </w:r>
      <w:r w:rsidRPr="002E7438">
        <w:rPr>
          <w:lang w:val="en-US"/>
        </w:rPr>
        <w:t xml:space="preserve"> of AGS, the anticipated evolution of drilling technologies, and prospective assumptions in both background and foreground datasets. From a Swiss perspective, AGS could offer an alternative where public opposition to large-scale wind and PV installations is significant. </w:t>
      </w:r>
      <w:r w:rsidR="00B22971">
        <w:rPr>
          <w:lang w:val="en-US"/>
        </w:rPr>
        <w:t>It</w:t>
      </w:r>
      <w:r w:rsidRPr="002E7438">
        <w:rPr>
          <w:lang w:val="en-US"/>
        </w:rPr>
        <w:t xml:space="preserve"> diversif</w:t>
      </w:r>
      <w:r w:rsidR="00B22971">
        <w:rPr>
          <w:lang w:val="en-US"/>
        </w:rPr>
        <w:t>ies</w:t>
      </w:r>
      <w:r w:rsidRPr="002E7438">
        <w:rPr>
          <w:lang w:val="en-US"/>
        </w:rPr>
        <w:t xml:space="preserve"> the national energy mix</w:t>
      </w:r>
      <w:r w:rsidR="007A3CB6">
        <w:rPr>
          <w:lang w:val="en-US"/>
        </w:rPr>
        <w:t xml:space="preserve"> portfolio</w:t>
      </w:r>
      <w:r w:rsidRPr="002E7438">
        <w:rPr>
          <w:lang w:val="en-US"/>
        </w:rPr>
        <w:t xml:space="preserve"> and strengthen</w:t>
      </w:r>
      <w:r w:rsidR="007A3CB6">
        <w:rPr>
          <w:lang w:val="en-US"/>
        </w:rPr>
        <w:t>s</w:t>
      </w:r>
      <w:r w:rsidRPr="002E7438">
        <w:rPr>
          <w:lang w:val="en-US"/>
        </w:rPr>
        <w:t xml:space="preserve"> long-term supply security. </w:t>
      </w:r>
    </w:p>
    <w:p w14:paraId="7EF1D9C5" w14:textId="04F9E898" w:rsidR="00553DDA" w:rsidRPr="00553DDA" w:rsidRDefault="00553DDA" w:rsidP="00E37277">
      <w:pPr>
        <w:jc w:val="both"/>
        <w:rPr>
          <w:lang w:val="en-US"/>
        </w:rPr>
      </w:pPr>
      <w:r w:rsidRPr="00553DDA">
        <w:rPr>
          <w:lang w:val="en-US"/>
        </w:rPr>
        <w:t xml:space="preserve">The key challenge is </w:t>
      </w:r>
      <w:r w:rsidR="007A3CB6">
        <w:rPr>
          <w:lang w:val="en-US"/>
        </w:rPr>
        <w:t>reducing</w:t>
      </w:r>
      <w:r w:rsidRPr="00553DDA">
        <w:rPr>
          <w:lang w:val="en-US"/>
        </w:rPr>
        <w:t xml:space="preserve"> capital cost below competitiveness thresholds. This requires substantial decreases in drilling costs and times through technological innovation, high-temperature downhole tools, automation, and contactless drilling. Scaling drilling infrastructure </w:t>
      </w:r>
      <w:r w:rsidR="007A3CB6">
        <w:rPr>
          <w:lang w:val="en-US"/>
        </w:rPr>
        <w:t xml:space="preserve">will be </w:t>
      </w:r>
      <w:r w:rsidRPr="00553DDA">
        <w:rPr>
          <w:lang w:val="en-US"/>
        </w:rPr>
        <w:t>crucial to enable rapid roll-out of the large number of small-capacity plants implied by high deployment scenarios. If deep cost reductions progress more slowly than expected, flexibility and long operational lifetimes become the strongest levers for competitiveness. In parallel, policy instruments such as drilling risk insurance, long-term contracts, and remuneration for reserve services can compensate for slower technological progress.</w:t>
      </w:r>
    </w:p>
    <w:p w14:paraId="1F3C58D3" w14:textId="399F695A" w:rsidR="00553DDA" w:rsidRPr="00553DDA" w:rsidRDefault="00553DDA" w:rsidP="00E37277">
      <w:pPr>
        <w:jc w:val="both"/>
        <w:rPr>
          <w:lang w:val="en-US"/>
        </w:rPr>
      </w:pPr>
      <w:r w:rsidRPr="00553DDA">
        <w:rPr>
          <w:lang w:val="en-US"/>
        </w:rPr>
        <w:t xml:space="preserve">Realizing AGS </w:t>
      </w:r>
      <w:r w:rsidR="008B46A9">
        <w:rPr>
          <w:lang w:val="en-US"/>
        </w:rPr>
        <w:t xml:space="preserve">potential </w:t>
      </w:r>
      <w:r w:rsidRPr="00553DDA">
        <w:rPr>
          <w:lang w:val="en-US"/>
        </w:rPr>
        <w:t>therefore requires not only advancements in drilling technology but also supportive policy, regulatory, and market frameworks, including clear subsurface access rules, insurance mechanisms, and public communication strategies. Ensuring coordinated development of supply chains and drilling capacity will be essential to avoid deployment bottlenecks.</w:t>
      </w:r>
    </w:p>
    <w:p w14:paraId="69284CAC" w14:textId="77777777" w:rsidR="00553DDA" w:rsidRPr="00553DDA" w:rsidRDefault="00553DDA" w:rsidP="00E37277">
      <w:pPr>
        <w:jc w:val="both"/>
        <w:rPr>
          <w:lang w:val="en-US"/>
        </w:rPr>
      </w:pPr>
      <w:r w:rsidRPr="00553DDA">
        <w:rPr>
          <w:lang w:val="en-US"/>
        </w:rPr>
        <w:t>Overall, AGS can become a valuable contributor to a resilient and diversified low-carbon electricity system in Switzerland. Its long-term role will depend on aligning technological innovation with enabling policy frameworks, infrastructure readiness, and societal acceptance.</w:t>
      </w:r>
    </w:p>
    <w:p w14:paraId="3443E759" w14:textId="399E7D85" w:rsidR="2EF0E2D3" w:rsidRDefault="2EF0E2D3" w:rsidP="00E37277">
      <w:pPr>
        <w:jc w:val="both"/>
        <w:rPr>
          <w:lang w:val="en-US"/>
        </w:rPr>
      </w:pPr>
    </w:p>
    <w:p w14:paraId="5FF96795" w14:textId="77777777" w:rsidR="001C5A41" w:rsidRDefault="001C5A41" w:rsidP="00E37277">
      <w:pPr>
        <w:jc w:val="both"/>
        <w:rPr>
          <w:b/>
          <w:bCs/>
          <w:szCs w:val="20"/>
          <w:lang w:val="en-US"/>
        </w:rPr>
      </w:pPr>
    </w:p>
    <w:p w14:paraId="614937FD" w14:textId="77777777" w:rsidR="00881F95" w:rsidRDefault="00881F95" w:rsidP="00E37277">
      <w:pPr>
        <w:jc w:val="both"/>
        <w:rPr>
          <w:b/>
          <w:bCs/>
          <w:szCs w:val="20"/>
          <w:lang w:val="en-US"/>
        </w:rPr>
        <w:sectPr w:rsidR="00881F95" w:rsidSect="00AE3A16">
          <w:footerReference w:type="even" r:id="rId29"/>
          <w:footerReference w:type="default" r:id="rId30"/>
          <w:pgSz w:w="11906" w:h="16838"/>
          <w:pgMar w:top="1440" w:right="1440" w:bottom="1440" w:left="1440" w:header="708" w:footer="708" w:gutter="0"/>
          <w:lnNumType w:countBy="1"/>
          <w:cols w:space="708"/>
          <w:titlePg/>
          <w:docGrid w:linePitch="360"/>
        </w:sectPr>
      </w:pPr>
    </w:p>
    <w:p w14:paraId="7E07AD45" w14:textId="583B372E" w:rsidR="001C5A41" w:rsidRPr="008D563B" w:rsidRDefault="001C5A41" w:rsidP="00E37277">
      <w:pPr>
        <w:jc w:val="both"/>
        <w:rPr>
          <w:b/>
          <w:bCs/>
          <w:szCs w:val="20"/>
          <w:lang w:val="en-US"/>
        </w:rPr>
      </w:pPr>
      <w:commentRangeStart w:id="150"/>
      <w:r w:rsidRPr="5541F0EE">
        <w:rPr>
          <w:b/>
          <w:bCs/>
          <w:szCs w:val="20"/>
          <w:lang w:val="en-US"/>
        </w:rPr>
        <w:lastRenderedPageBreak/>
        <w:t>Data /code availability</w:t>
      </w:r>
      <w:commentRangeEnd w:id="150"/>
      <w:r w:rsidRPr="008D563B">
        <w:rPr>
          <w:rStyle w:val="CommentReference"/>
          <w:b/>
          <w:sz w:val="20"/>
          <w:szCs w:val="20"/>
          <w:lang w:val="en-US"/>
        </w:rPr>
        <w:commentReference w:id="150"/>
      </w:r>
    </w:p>
    <w:p w14:paraId="078F30B9" w14:textId="77777777" w:rsidR="001C5A41" w:rsidRPr="008D563B" w:rsidRDefault="001C5A41" w:rsidP="00E37277">
      <w:pPr>
        <w:jc w:val="both"/>
        <w:rPr>
          <w:rFonts w:cstheme="minorHAnsi"/>
          <w:szCs w:val="20"/>
          <w:lang w:val="en-US"/>
        </w:rPr>
      </w:pPr>
    </w:p>
    <w:p w14:paraId="7C8FC5D1" w14:textId="77777777" w:rsidR="00217FD9" w:rsidRPr="008D563B" w:rsidRDefault="00217FD9" w:rsidP="00E37277">
      <w:pPr>
        <w:jc w:val="both"/>
        <w:rPr>
          <w:b/>
          <w:bCs/>
          <w:szCs w:val="20"/>
          <w:lang w:val="en-US"/>
        </w:rPr>
      </w:pPr>
      <w:commentRangeStart w:id="151"/>
      <w:r w:rsidRPr="7EEB8CE8">
        <w:rPr>
          <w:b/>
          <w:bCs/>
          <w:szCs w:val="20"/>
          <w:lang w:val="en-US"/>
        </w:rPr>
        <w:t>Acknowledgements</w:t>
      </w:r>
      <w:commentRangeEnd w:id="151"/>
      <w:r w:rsidRPr="008D563B">
        <w:rPr>
          <w:rStyle w:val="CommentReference"/>
          <w:b/>
          <w:sz w:val="20"/>
          <w:szCs w:val="20"/>
          <w:lang w:val="en-US"/>
        </w:rPr>
        <w:commentReference w:id="151"/>
      </w:r>
    </w:p>
    <w:p w14:paraId="6E08BF43" w14:textId="6133BD47" w:rsidR="001C5A41" w:rsidRPr="008D563B" w:rsidRDefault="001C5A41" w:rsidP="00E37277">
      <w:pPr>
        <w:jc w:val="both"/>
        <w:rPr>
          <w:szCs w:val="20"/>
          <w:lang w:val="en-US"/>
        </w:rPr>
      </w:pPr>
      <w:r w:rsidRPr="7EEB8CE8">
        <w:rPr>
          <w:szCs w:val="20"/>
          <w:lang w:val="en-US"/>
        </w:rPr>
        <w:t xml:space="preserve">This work </w:t>
      </w:r>
      <w:commentRangeStart w:id="152"/>
      <w:r w:rsidRPr="7EEB8CE8">
        <w:rPr>
          <w:szCs w:val="20"/>
          <w:lang w:val="en-US"/>
        </w:rPr>
        <w:t>was funded</w:t>
      </w:r>
      <w:commentRangeEnd w:id="152"/>
      <w:r w:rsidRPr="7EEB8CE8">
        <w:rPr>
          <w:rStyle w:val="CommentReference"/>
          <w:sz w:val="20"/>
          <w:szCs w:val="20"/>
          <w:lang w:val="en-US"/>
        </w:rPr>
        <w:commentReference w:id="152"/>
      </w:r>
      <w:r w:rsidRPr="7EEB8CE8">
        <w:rPr>
          <w:szCs w:val="20"/>
          <w:lang w:val="en-US"/>
        </w:rPr>
        <w:t xml:space="preserve"> by an </w:t>
      </w:r>
      <w:proofErr w:type="spellStart"/>
      <w:r w:rsidRPr="7EEB8CE8">
        <w:rPr>
          <w:szCs w:val="20"/>
          <w:lang w:val="en-US"/>
        </w:rPr>
        <w:t>Innosuisse</w:t>
      </w:r>
      <w:proofErr w:type="spellEnd"/>
      <w:r w:rsidRPr="7EEB8CE8">
        <w:rPr>
          <w:szCs w:val="20"/>
          <w:lang w:val="en-US"/>
        </w:rPr>
        <w:t xml:space="preserve"> Flagship Initiative research grant for the project “Advanced geothermal systems to improve the resilience of the energy supply of Switzerland” (AEGIS-CH)</w:t>
      </w:r>
      <w:r w:rsidR="004831EA">
        <w:rPr>
          <w:szCs w:val="20"/>
          <w:lang w:val="en-US"/>
        </w:rPr>
        <w:t xml:space="preserve">. </w:t>
      </w:r>
      <w:r w:rsidR="00BC19D2">
        <w:rPr>
          <w:szCs w:val="20"/>
          <w:lang w:val="en-US"/>
        </w:rPr>
        <w:t xml:space="preserve">We thank Romain Sacchi for his support in using the </w:t>
      </w:r>
      <w:r w:rsidR="008B6780">
        <w:rPr>
          <w:szCs w:val="20"/>
          <w:lang w:val="en-US"/>
        </w:rPr>
        <w:t>premise STEM integration and for the development of this useful python library</w:t>
      </w:r>
      <w:r w:rsidR="008B6780">
        <w:rPr>
          <w:rStyle w:val="FootnoteReference"/>
          <w:szCs w:val="20"/>
          <w:lang w:val="en-US"/>
        </w:rPr>
        <w:footnoteReference w:id="4"/>
      </w:r>
      <w:r w:rsidR="008B6780">
        <w:rPr>
          <w:szCs w:val="20"/>
          <w:lang w:val="en-US"/>
        </w:rPr>
        <w:t>.</w:t>
      </w:r>
    </w:p>
    <w:p w14:paraId="114D9991" w14:textId="7D48F598" w:rsidR="001C5A41" w:rsidRPr="008D563B" w:rsidRDefault="001C5A41" w:rsidP="00E37277">
      <w:pPr>
        <w:jc w:val="both"/>
        <w:rPr>
          <w:rFonts w:cstheme="minorHAnsi"/>
          <w:b/>
          <w:bCs/>
          <w:szCs w:val="20"/>
          <w:lang w:val="en-US"/>
        </w:rPr>
      </w:pPr>
      <w:commentRangeStart w:id="153"/>
      <w:r w:rsidRPr="008D563B">
        <w:rPr>
          <w:rFonts w:cstheme="minorHAnsi"/>
          <w:b/>
          <w:bCs/>
          <w:szCs w:val="20"/>
          <w:lang w:val="en-US"/>
        </w:rPr>
        <w:t>Contributions</w:t>
      </w:r>
      <w:commentRangeEnd w:id="153"/>
      <w:r w:rsidR="004239BE" w:rsidRPr="008D563B">
        <w:rPr>
          <w:rStyle w:val="CommentReference"/>
          <w:rFonts w:cstheme="minorHAnsi"/>
          <w:b/>
          <w:sz w:val="20"/>
          <w:szCs w:val="20"/>
          <w:lang w:val="en-US"/>
        </w:rPr>
        <w:commentReference w:id="153"/>
      </w:r>
    </w:p>
    <w:p w14:paraId="3598C48A" w14:textId="653B42B8" w:rsidR="00EF6D6A" w:rsidRPr="00487C27" w:rsidRDefault="00EF6D6A" w:rsidP="00E37277">
      <w:pPr>
        <w:jc w:val="both"/>
        <w:rPr>
          <w:rFonts w:cstheme="minorHAnsi"/>
          <w:szCs w:val="20"/>
          <w:lang w:val="en-US"/>
        </w:rPr>
      </w:pPr>
      <w:r w:rsidRPr="00487C27">
        <w:rPr>
          <w:rFonts w:cstheme="minorHAnsi"/>
          <w:szCs w:val="20"/>
          <w:lang w:val="en-US"/>
        </w:rPr>
        <w:t xml:space="preserve">Karin Treyer: </w:t>
      </w:r>
      <w:proofErr w:type="spellStart"/>
      <w:r w:rsidR="00C65A2C" w:rsidRPr="00487C27">
        <w:rPr>
          <w:rFonts w:cstheme="minorHAnsi"/>
          <w:szCs w:val="20"/>
          <w:lang w:val="en-US"/>
        </w:rPr>
        <w:t>Conceptualisation</w:t>
      </w:r>
      <w:proofErr w:type="spellEnd"/>
      <w:r w:rsidR="00C65A2C" w:rsidRPr="00487C27">
        <w:rPr>
          <w:rFonts w:cstheme="minorHAnsi"/>
          <w:szCs w:val="20"/>
          <w:lang w:val="en-US"/>
        </w:rPr>
        <w:t xml:space="preserve">, methodology, </w:t>
      </w:r>
      <w:r w:rsidR="00487C27" w:rsidRPr="00487C27">
        <w:rPr>
          <w:rFonts w:cstheme="minorHAnsi"/>
          <w:szCs w:val="20"/>
          <w:lang w:val="en-US"/>
        </w:rPr>
        <w:t>i</w:t>
      </w:r>
      <w:r w:rsidR="00487C27">
        <w:rPr>
          <w:rFonts w:cstheme="minorHAnsi"/>
          <w:szCs w:val="20"/>
          <w:lang w:val="en-US"/>
        </w:rPr>
        <w:t xml:space="preserve">nvestigation, writing-original draft, writing- </w:t>
      </w:r>
      <w:proofErr w:type="spellStart"/>
      <w:r w:rsidR="00487C27">
        <w:rPr>
          <w:rFonts w:cstheme="minorHAnsi"/>
          <w:szCs w:val="20"/>
          <w:lang w:val="en-US"/>
        </w:rPr>
        <w:t>review&amp;editing</w:t>
      </w:r>
      <w:proofErr w:type="spellEnd"/>
      <w:r w:rsidR="00612BAB">
        <w:rPr>
          <w:rFonts w:cstheme="minorHAnsi"/>
          <w:szCs w:val="20"/>
          <w:lang w:val="en-US"/>
        </w:rPr>
        <w:t xml:space="preserve">, </w:t>
      </w:r>
      <w:proofErr w:type="spellStart"/>
      <w:r w:rsidR="00612BAB">
        <w:rPr>
          <w:rFonts w:cstheme="minorHAnsi"/>
          <w:szCs w:val="20"/>
          <w:lang w:val="en-US"/>
        </w:rPr>
        <w:t>visualisation</w:t>
      </w:r>
      <w:proofErr w:type="spellEnd"/>
    </w:p>
    <w:p w14:paraId="077B66E4" w14:textId="22975DDB" w:rsidR="00EF6D6A" w:rsidRPr="00612BAB" w:rsidRDefault="00EF6D6A" w:rsidP="00E37277">
      <w:pPr>
        <w:jc w:val="both"/>
        <w:rPr>
          <w:rFonts w:cstheme="minorHAnsi"/>
          <w:szCs w:val="20"/>
          <w:lang w:val="en-US"/>
        </w:rPr>
      </w:pPr>
      <w:r w:rsidRPr="00612BAB">
        <w:rPr>
          <w:rFonts w:cstheme="minorHAnsi"/>
          <w:szCs w:val="20"/>
          <w:lang w:val="en-US"/>
        </w:rPr>
        <w:t>Kannan Ramachandran:</w:t>
      </w:r>
      <w:r w:rsidR="00612BAB" w:rsidRPr="00612BAB">
        <w:rPr>
          <w:rFonts w:cstheme="minorHAnsi"/>
          <w:szCs w:val="20"/>
          <w:lang w:val="en-US"/>
        </w:rPr>
        <w:t xml:space="preserve"> </w:t>
      </w:r>
      <w:proofErr w:type="spellStart"/>
      <w:r w:rsidR="00612BAB" w:rsidRPr="00487C27">
        <w:rPr>
          <w:rFonts w:cstheme="minorHAnsi"/>
          <w:szCs w:val="20"/>
          <w:lang w:val="en-US"/>
        </w:rPr>
        <w:t>Conceptualisation</w:t>
      </w:r>
      <w:proofErr w:type="spellEnd"/>
      <w:r w:rsidR="00612BAB" w:rsidRPr="00487C27">
        <w:rPr>
          <w:rFonts w:cstheme="minorHAnsi"/>
          <w:szCs w:val="20"/>
          <w:lang w:val="en-US"/>
        </w:rPr>
        <w:t>, methodology, i</w:t>
      </w:r>
      <w:r w:rsidR="00612BAB">
        <w:rPr>
          <w:rFonts w:cstheme="minorHAnsi"/>
          <w:szCs w:val="20"/>
          <w:lang w:val="en-US"/>
        </w:rPr>
        <w:t xml:space="preserve">nvestigation, writing-original draft, writing- </w:t>
      </w:r>
      <w:proofErr w:type="spellStart"/>
      <w:r w:rsidR="00612BAB">
        <w:rPr>
          <w:rFonts w:cstheme="minorHAnsi"/>
          <w:szCs w:val="20"/>
          <w:lang w:val="en-US"/>
        </w:rPr>
        <w:t>review&amp;editing</w:t>
      </w:r>
      <w:proofErr w:type="spellEnd"/>
    </w:p>
    <w:p w14:paraId="0CDC0F91" w14:textId="77777777" w:rsidR="0069644F" w:rsidRPr="00612BAB" w:rsidRDefault="00EF6D6A" w:rsidP="00E37277">
      <w:pPr>
        <w:jc w:val="both"/>
        <w:rPr>
          <w:rFonts w:cstheme="minorHAnsi"/>
          <w:szCs w:val="20"/>
          <w:lang w:val="en-US"/>
        </w:rPr>
      </w:pPr>
      <w:r w:rsidRPr="0069644F">
        <w:rPr>
          <w:rFonts w:cstheme="minorHAnsi"/>
          <w:szCs w:val="20"/>
          <w:lang w:val="en-US"/>
        </w:rPr>
        <w:t>Mahmoud:</w:t>
      </w:r>
      <w:r w:rsidR="0069644F" w:rsidRPr="0069644F">
        <w:rPr>
          <w:rFonts w:cstheme="minorHAnsi"/>
          <w:szCs w:val="20"/>
          <w:lang w:val="en-US"/>
        </w:rPr>
        <w:t xml:space="preserve"> Methodology, software, investigation, </w:t>
      </w:r>
      <w:r w:rsidR="0069644F">
        <w:rPr>
          <w:rFonts w:cstheme="minorHAnsi"/>
          <w:szCs w:val="20"/>
          <w:lang w:val="en-US"/>
        </w:rPr>
        <w:t xml:space="preserve">writing-original draft, writing- </w:t>
      </w:r>
      <w:proofErr w:type="spellStart"/>
      <w:r w:rsidR="0069644F">
        <w:rPr>
          <w:rFonts w:cstheme="minorHAnsi"/>
          <w:szCs w:val="20"/>
          <w:lang w:val="en-US"/>
        </w:rPr>
        <w:t>review&amp;editing</w:t>
      </w:r>
      <w:proofErr w:type="spellEnd"/>
    </w:p>
    <w:p w14:paraId="618D1BCB" w14:textId="398D111F" w:rsidR="00401469" w:rsidRPr="00612BAB" w:rsidRDefault="00EF6D6A" w:rsidP="00E37277">
      <w:pPr>
        <w:jc w:val="both"/>
        <w:rPr>
          <w:rFonts w:cstheme="minorHAnsi"/>
          <w:szCs w:val="20"/>
          <w:lang w:val="en-US"/>
        </w:rPr>
      </w:pPr>
      <w:r w:rsidRPr="0065010C">
        <w:rPr>
          <w:rFonts w:cstheme="minorHAnsi"/>
          <w:szCs w:val="20"/>
          <w:lang w:val="en-US"/>
        </w:rPr>
        <w:t>Dirk</w:t>
      </w:r>
      <w:r w:rsidR="0069644F" w:rsidRPr="0065010C">
        <w:rPr>
          <w:rFonts w:cstheme="minorHAnsi"/>
          <w:szCs w:val="20"/>
          <w:lang w:val="en-US"/>
        </w:rPr>
        <w:t xml:space="preserve"> </w:t>
      </w:r>
      <w:r w:rsidR="004239BE" w:rsidRPr="0065010C">
        <w:rPr>
          <w:rFonts w:cstheme="minorHAnsi"/>
          <w:szCs w:val="20"/>
          <w:lang w:val="en-US"/>
        </w:rPr>
        <w:t>Methodolog</w:t>
      </w:r>
      <w:r w:rsidR="000822BF" w:rsidRPr="0065010C">
        <w:rPr>
          <w:rFonts w:cstheme="minorHAnsi"/>
          <w:szCs w:val="20"/>
          <w:lang w:val="en-US"/>
        </w:rPr>
        <w:t xml:space="preserve">y, </w:t>
      </w:r>
      <w:r w:rsidR="0065010C">
        <w:rPr>
          <w:rFonts w:cstheme="minorHAnsi"/>
          <w:szCs w:val="20"/>
          <w:lang w:val="en-US"/>
        </w:rPr>
        <w:t>verification</w:t>
      </w:r>
      <w:r w:rsidR="008B67E4">
        <w:rPr>
          <w:rFonts w:cstheme="minorHAnsi"/>
          <w:szCs w:val="20"/>
          <w:lang w:val="en-US"/>
        </w:rPr>
        <w:t>, inv</w:t>
      </w:r>
      <w:r w:rsidR="00027032">
        <w:rPr>
          <w:rFonts w:cstheme="minorHAnsi"/>
          <w:szCs w:val="20"/>
          <w:lang w:val="en-US"/>
        </w:rPr>
        <w:t>e</w:t>
      </w:r>
      <w:r w:rsidR="008B67E4">
        <w:rPr>
          <w:rFonts w:cstheme="minorHAnsi"/>
          <w:szCs w:val="20"/>
          <w:lang w:val="en-US"/>
        </w:rPr>
        <w:t xml:space="preserve">stigation, resources, </w:t>
      </w:r>
      <w:r w:rsidR="00401469">
        <w:rPr>
          <w:rFonts w:cstheme="minorHAnsi"/>
          <w:szCs w:val="20"/>
          <w:lang w:val="en-US"/>
        </w:rPr>
        <w:t xml:space="preserve">writing- </w:t>
      </w:r>
      <w:proofErr w:type="spellStart"/>
      <w:r w:rsidR="00401469">
        <w:rPr>
          <w:rFonts w:cstheme="minorHAnsi"/>
          <w:szCs w:val="20"/>
          <w:lang w:val="en-US"/>
        </w:rPr>
        <w:t>review&amp;editing</w:t>
      </w:r>
      <w:proofErr w:type="spellEnd"/>
      <w:r w:rsidR="002733C9">
        <w:rPr>
          <w:rFonts w:cstheme="minorHAnsi"/>
          <w:szCs w:val="20"/>
          <w:lang w:val="en-US"/>
        </w:rPr>
        <w:t>, project administration</w:t>
      </w:r>
    </w:p>
    <w:p w14:paraId="34B51F4B" w14:textId="578C235B" w:rsidR="00EF6D6A" w:rsidRPr="0065010C" w:rsidRDefault="00EF6D6A" w:rsidP="00E37277">
      <w:pPr>
        <w:jc w:val="both"/>
        <w:rPr>
          <w:rFonts w:cstheme="minorHAnsi"/>
          <w:szCs w:val="20"/>
          <w:lang w:val="en-US"/>
        </w:rPr>
      </w:pPr>
      <w:r w:rsidRPr="0065010C">
        <w:rPr>
          <w:rFonts w:cstheme="minorHAnsi"/>
          <w:szCs w:val="20"/>
          <w:lang w:val="en-US"/>
        </w:rPr>
        <w:t>Evangelos Panos:</w:t>
      </w:r>
      <w:r w:rsidR="00927B43">
        <w:rPr>
          <w:rFonts w:cstheme="minorHAnsi"/>
          <w:szCs w:val="20"/>
          <w:lang w:val="en-US"/>
        </w:rPr>
        <w:t xml:space="preserve"> Methodology, software, </w:t>
      </w:r>
      <w:r w:rsidR="002B4D3B">
        <w:rPr>
          <w:rFonts w:cstheme="minorHAnsi"/>
          <w:szCs w:val="20"/>
          <w:lang w:val="en-US"/>
        </w:rPr>
        <w:t>writing – original draft; Writing – review &amp; editing</w:t>
      </w:r>
    </w:p>
    <w:p w14:paraId="6EEC95E3" w14:textId="6DBA2D95" w:rsidR="00EF6D6A" w:rsidRPr="002733C9" w:rsidRDefault="00EF6D6A" w:rsidP="00E37277">
      <w:pPr>
        <w:jc w:val="both"/>
        <w:rPr>
          <w:rFonts w:cstheme="minorHAnsi"/>
          <w:szCs w:val="20"/>
          <w:lang w:val="en-US"/>
        </w:rPr>
      </w:pPr>
      <w:r w:rsidRPr="002733C9">
        <w:rPr>
          <w:rFonts w:cstheme="minorHAnsi"/>
          <w:szCs w:val="20"/>
          <w:lang w:val="en-US"/>
        </w:rPr>
        <w:t>Martin Saar:</w:t>
      </w:r>
      <w:r w:rsidR="00027032">
        <w:rPr>
          <w:rFonts w:cstheme="minorHAnsi"/>
          <w:szCs w:val="20"/>
          <w:lang w:val="en-US"/>
        </w:rPr>
        <w:t xml:space="preserve"> </w:t>
      </w:r>
      <w:r w:rsidR="002733C9">
        <w:rPr>
          <w:rFonts w:cstheme="minorHAnsi"/>
          <w:szCs w:val="20"/>
          <w:lang w:val="en-US"/>
        </w:rPr>
        <w:t xml:space="preserve">methodology, </w:t>
      </w:r>
      <w:r w:rsidR="005B61ED">
        <w:rPr>
          <w:rFonts w:cstheme="minorHAnsi"/>
          <w:szCs w:val="20"/>
          <w:lang w:val="en-US"/>
        </w:rPr>
        <w:t>supervision, project administration, funding acquisition</w:t>
      </w:r>
    </w:p>
    <w:p w14:paraId="21CC103E" w14:textId="77777777" w:rsidR="00EF6D6A" w:rsidRPr="002733C9" w:rsidRDefault="00EF6D6A" w:rsidP="00E37277">
      <w:pPr>
        <w:jc w:val="both"/>
        <w:rPr>
          <w:rFonts w:cstheme="minorHAnsi"/>
          <w:szCs w:val="20"/>
          <w:lang w:val="en-US"/>
        </w:rPr>
      </w:pPr>
    </w:p>
    <w:p w14:paraId="18D38BF7" w14:textId="77777777" w:rsidR="001C5A41" w:rsidRPr="008D563B" w:rsidRDefault="001C5A41" w:rsidP="00E37277">
      <w:pPr>
        <w:jc w:val="both"/>
        <w:rPr>
          <w:rFonts w:cstheme="minorHAnsi"/>
          <w:b/>
          <w:bCs/>
          <w:szCs w:val="20"/>
          <w:lang w:val="en-US"/>
        </w:rPr>
      </w:pPr>
      <w:r w:rsidRPr="008D563B">
        <w:rPr>
          <w:rFonts w:cstheme="minorHAnsi"/>
          <w:b/>
          <w:bCs/>
          <w:szCs w:val="20"/>
          <w:lang w:val="en-US"/>
        </w:rPr>
        <w:t>Ethics declaration</w:t>
      </w:r>
    </w:p>
    <w:p w14:paraId="06AD3EE7" w14:textId="77777777" w:rsidR="001C5A41" w:rsidRPr="00B029AA" w:rsidRDefault="001C5A41" w:rsidP="00E37277">
      <w:pPr>
        <w:jc w:val="both"/>
        <w:rPr>
          <w:rFonts w:cstheme="minorHAnsi"/>
          <w:szCs w:val="20"/>
          <w:lang w:val="en-US"/>
        </w:rPr>
      </w:pPr>
      <w:r w:rsidRPr="008D563B">
        <w:rPr>
          <w:rFonts w:cstheme="minorHAnsi"/>
          <w:szCs w:val="20"/>
          <w:lang w:val="en-US"/>
        </w:rPr>
        <w:t xml:space="preserve">The authors declare no competing interests. </w:t>
      </w:r>
    </w:p>
    <w:p w14:paraId="3F52D1ED" w14:textId="11D3A63F" w:rsidR="001C5A41" w:rsidRPr="00027032" w:rsidRDefault="00342684" w:rsidP="00027032">
      <w:pPr>
        <w:rPr>
          <w:b/>
          <w:bCs/>
          <w:lang w:val="en-US"/>
        </w:rPr>
      </w:pPr>
      <w:bookmarkStart w:id="154" w:name="_Toc214891559"/>
      <w:r w:rsidRPr="00027032">
        <w:rPr>
          <w:b/>
          <w:bCs/>
          <w:lang w:val="en-US"/>
        </w:rPr>
        <w:t>Declaration of generative AI and AI-assisted technologies in the manuscript preparation process</w:t>
      </w:r>
      <w:bookmarkEnd w:id="154"/>
    </w:p>
    <w:p w14:paraId="7B12C36D" w14:textId="455BE52E" w:rsidR="00342684" w:rsidRPr="00A81F93" w:rsidRDefault="00A81F93" w:rsidP="00E37277">
      <w:pPr>
        <w:jc w:val="both"/>
        <w:rPr>
          <w:lang w:val="en-US"/>
        </w:rPr>
      </w:pPr>
      <w:r w:rsidRPr="00A81F93">
        <w:rPr>
          <w:lang w:val="en-US"/>
        </w:rPr>
        <w:t xml:space="preserve">During the preparation of this work the author(s) used </w:t>
      </w:r>
      <w:r>
        <w:rPr>
          <w:lang w:val="en-US"/>
        </w:rPr>
        <w:t xml:space="preserve">chat GPT </w:t>
      </w:r>
      <w:proofErr w:type="gramStart"/>
      <w:r w:rsidRPr="00A81F93">
        <w:rPr>
          <w:lang w:val="en-US"/>
        </w:rPr>
        <w:t>in order to</w:t>
      </w:r>
      <w:proofErr w:type="gramEnd"/>
      <w:r w:rsidRPr="00A81F93">
        <w:rPr>
          <w:lang w:val="en-US"/>
        </w:rPr>
        <w:t xml:space="preserve"> </w:t>
      </w:r>
      <w:r w:rsidR="00AB4B1F">
        <w:rPr>
          <w:lang w:val="en-US"/>
        </w:rPr>
        <w:t>improve language and support shortening the manuscript</w:t>
      </w:r>
      <w:r w:rsidRPr="00A81F93">
        <w:rPr>
          <w:lang w:val="en-US"/>
        </w:rPr>
        <w:t>. After using this service, the author(s) reviewed and edited the content as needed and take(s) full responsibility for the content of the published article.</w:t>
      </w:r>
    </w:p>
    <w:p w14:paraId="2B79C9B5" w14:textId="77777777" w:rsidR="00342684" w:rsidRPr="009C5009" w:rsidRDefault="00342684" w:rsidP="00E37277">
      <w:pPr>
        <w:jc w:val="both"/>
        <w:rPr>
          <w:lang w:val="en-US"/>
        </w:rPr>
      </w:pPr>
    </w:p>
    <w:p w14:paraId="077233AC" w14:textId="77777777" w:rsidR="00027032" w:rsidRDefault="00027032">
      <w:pPr>
        <w:spacing w:after="0" w:line="240" w:lineRule="auto"/>
        <w:rPr>
          <w:rFonts w:eastAsiaTheme="majorEastAsia" w:cstheme="majorBidi"/>
          <w:color w:val="0F4761" w:themeColor="accent1" w:themeShade="BF"/>
          <w:sz w:val="28"/>
          <w:szCs w:val="40"/>
          <w:lang w:val="en-US"/>
        </w:rPr>
      </w:pPr>
      <w:bookmarkStart w:id="155" w:name="_Toc195006646"/>
      <w:bookmarkStart w:id="156" w:name="_Toc197338608"/>
      <w:bookmarkStart w:id="157" w:name="_Toc205896235"/>
      <w:bookmarkStart w:id="158" w:name="_Toc214891560"/>
      <w:r>
        <w:rPr>
          <w:lang w:val="en-US"/>
        </w:rPr>
        <w:br w:type="page"/>
      </w:r>
    </w:p>
    <w:p w14:paraId="674C38CD" w14:textId="770B1338" w:rsidR="001C5A41" w:rsidRDefault="001C5A41" w:rsidP="00E37277">
      <w:pPr>
        <w:pStyle w:val="Heading1"/>
        <w:numPr>
          <w:ilvl w:val="0"/>
          <w:numId w:val="0"/>
        </w:numPr>
        <w:ind w:left="432" w:hanging="432"/>
        <w:jc w:val="both"/>
        <w:rPr>
          <w:lang w:val="en-US"/>
        </w:rPr>
      </w:pPr>
      <w:r w:rsidRPr="7AE9BC11">
        <w:rPr>
          <w:lang w:val="en-US"/>
        </w:rPr>
        <w:t>Reference</w:t>
      </w:r>
      <w:r w:rsidR="00C04903" w:rsidRPr="7AE9BC11">
        <w:rPr>
          <w:lang w:val="en-US"/>
        </w:rPr>
        <w:t>s</w:t>
      </w:r>
      <w:bookmarkEnd w:id="155"/>
      <w:bookmarkEnd w:id="156"/>
      <w:bookmarkEnd w:id="157"/>
      <w:bookmarkEnd w:id="158"/>
    </w:p>
    <w:p w14:paraId="110EE7A7" w14:textId="77777777" w:rsidR="006E1F16" w:rsidRDefault="006E1F16" w:rsidP="00E37277">
      <w:pPr>
        <w:jc w:val="both"/>
        <w:rPr>
          <w:lang w:val="en-US"/>
        </w:rPr>
      </w:pPr>
    </w:p>
    <w:sdt>
      <w:sdtPr>
        <w:rPr>
          <w:color w:val="000000"/>
          <w:lang w:val="en-US"/>
        </w:rPr>
        <w:tag w:val="MENDELEY_BIBLIOGRAPHY"/>
        <w:id w:val="-1557858553"/>
        <w:placeholder>
          <w:docPart w:val="1BD42183F05B4B0AA46D87FA4BEB445E"/>
        </w:placeholder>
      </w:sdtPr>
      <w:sdtEndPr>
        <w:rPr>
          <w:color w:val="000000" w:themeColor="text1"/>
        </w:rPr>
      </w:sdtEndPr>
      <w:sdtContent>
        <w:p w14:paraId="328D4800" w14:textId="77777777" w:rsidR="00FB440E" w:rsidRPr="00FB440E" w:rsidRDefault="00FB440E">
          <w:pPr>
            <w:autoSpaceDE w:val="0"/>
            <w:autoSpaceDN w:val="0"/>
            <w:ind w:hanging="640"/>
            <w:divId w:val="1133525005"/>
            <w:rPr>
              <w:rFonts w:eastAsia="Times New Roman"/>
              <w:sz w:val="24"/>
              <w:szCs w:val="24"/>
              <w:lang w:val="en-US"/>
            </w:rPr>
          </w:pPr>
          <w:r w:rsidRPr="00FB440E">
            <w:rPr>
              <w:rFonts w:eastAsia="Times New Roman"/>
              <w:lang w:val="en-US"/>
            </w:rPr>
            <w:t>[1]</w:t>
          </w:r>
          <w:r w:rsidRPr="00FB440E">
            <w:rPr>
              <w:rFonts w:eastAsia="Times New Roman"/>
              <w:lang w:val="en-US"/>
            </w:rPr>
            <w:tab/>
            <w:t>IEA, “World Energy Outlook 2025,” 2025.</w:t>
          </w:r>
        </w:p>
        <w:p w14:paraId="710FFACB" w14:textId="77777777" w:rsidR="00FB440E" w:rsidRPr="00FB440E" w:rsidRDefault="00FB440E">
          <w:pPr>
            <w:autoSpaceDE w:val="0"/>
            <w:autoSpaceDN w:val="0"/>
            <w:ind w:hanging="640"/>
            <w:divId w:val="113522539"/>
            <w:rPr>
              <w:rFonts w:eastAsia="Times New Roman"/>
              <w:lang w:val="en-US"/>
            </w:rPr>
          </w:pPr>
          <w:r w:rsidRPr="00FB440E">
            <w:rPr>
              <w:rFonts w:eastAsia="Times New Roman"/>
              <w:lang w:val="en-US"/>
            </w:rPr>
            <w:t>[2]</w:t>
          </w:r>
          <w:r w:rsidRPr="00FB440E">
            <w:rPr>
              <w:rFonts w:eastAsia="Times New Roman"/>
              <w:lang w:val="en-US"/>
            </w:rPr>
            <w:tab/>
            <w:t xml:space="preserve">T. Brown, D. Schlachtberger, A. Kies, S. Schramm, and M. Greiner, “Synergies of sector coupling and transmission reinforcement in a cost-optimised, highly renewable European energy system,” </w:t>
          </w:r>
          <w:r w:rsidRPr="00FB440E">
            <w:rPr>
              <w:rFonts w:eastAsia="Times New Roman"/>
              <w:i/>
              <w:iCs/>
              <w:lang w:val="en-US"/>
            </w:rPr>
            <w:t>Energy</w:t>
          </w:r>
          <w:r w:rsidRPr="00FB440E">
            <w:rPr>
              <w:rFonts w:eastAsia="Times New Roman"/>
              <w:lang w:val="en-US"/>
            </w:rPr>
            <w:t>, vol. 160, pp. 720–739, Oct. 2018, doi: 10.1016/j.energy.2018.06.222.</w:t>
          </w:r>
        </w:p>
        <w:p w14:paraId="0D1532F0" w14:textId="77777777" w:rsidR="00FB440E" w:rsidRPr="00FB440E" w:rsidRDefault="00FB440E">
          <w:pPr>
            <w:autoSpaceDE w:val="0"/>
            <w:autoSpaceDN w:val="0"/>
            <w:ind w:hanging="640"/>
            <w:divId w:val="470370849"/>
            <w:rPr>
              <w:rFonts w:eastAsia="Times New Roman"/>
              <w:lang w:val="en-US"/>
            </w:rPr>
          </w:pPr>
          <w:r w:rsidRPr="00FB440E">
            <w:rPr>
              <w:rFonts w:eastAsia="Times New Roman"/>
              <w:lang w:val="en-US"/>
            </w:rPr>
            <w:t>[3]</w:t>
          </w:r>
          <w:r w:rsidRPr="00FB440E">
            <w:rPr>
              <w:rFonts w:eastAsia="Times New Roman"/>
              <w:lang w:val="en-US"/>
            </w:rPr>
            <w:tab/>
            <w:t xml:space="preserve">J. D. Jenkins, M. Luke, and S. Thernstrom, “Getting to Zero Carbon Emissions in the Electric Power Sector,” </w:t>
          </w:r>
          <w:r w:rsidRPr="00FB440E">
            <w:rPr>
              <w:rFonts w:eastAsia="Times New Roman"/>
              <w:i/>
              <w:iCs/>
              <w:lang w:val="en-US"/>
            </w:rPr>
            <w:t>Joule</w:t>
          </w:r>
          <w:r w:rsidRPr="00FB440E">
            <w:rPr>
              <w:rFonts w:eastAsia="Times New Roman"/>
              <w:lang w:val="en-US"/>
            </w:rPr>
            <w:t>, vol. 2, no. 12, pp. 2498–2510, Dec. 2018, doi: 10.1016/j.joule.2018.11.013.</w:t>
          </w:r>
        </w:p>
        <w:p w14:paraId="014FD7F7" w14:textId="77777777" w:rsidR="00FB440E" w:rsidRPr="00FB440E" w:rsidRDefault="00FB440E">
          <w:pPr>
            <w:autoSpaceDE w:val="0"/>
            <w:autoSpaceDN w:val="0"/>
            <w:ind w:hanging="640"/>
            <w:divId w:val="686368805"/>
            <w:rPr>
              <w:rFonts w:eastAsia="Times New Roman"/>
              <w:lang w:val="en-US"/>
            </w:rPr>
          </w:pPr>
          <w:r w:rsidRPr="00FB440E">
            <w:rPr>
              <w:rFonts w:eastAsia="Times New Roman"/>
              <w:lang w:val="en-US"/>
            </w:rPr>
            <w:t>[4]</w:t>
          </w:r>
          <w:r w:rsidRPr="00FB440E">
            <w:rPr>
              <w:rFonts w:eastAsia="Times New Roman"/>
              <w:lang w:val="en-US"/>
            </w:rPr>
            <w:tab/>
            <w:t xml:space="preserve">N. A. Sepulveda, J. D. Jenkins, A. Edington, D. S. Mallapragada, and R. K. Lester, “The design space for long-duration energy storage in decarbonized power systems,” </w:t>
          </w:r>
          <w:r w:rsidRPr="00FB440E">
            <w:rPr>
              <w:rFonts w:eastAsia="Times New Roman"/>
              <w:i/>
              <w:iCs/>
              <w:lang w:val="en-US"/>
            </w:rPr>
            <w:t>Nat Energy</w:t>
          </w:r>
          <w:r w:rsidRPr="00FB440E">
            <w:rPr>
              <w:rFonts w:eastAsia="Times New Roman"/>
              <w:lang w:val="en-US"/>
            </w:rPr>
            <w:t>, vol. 6, no. 5, pp. 506–516, Mar. 2021, doi: 10.1038/s41560-021-00796-8.</w:t>
          </w:r>
        </w:p>
        <w:p w14:paraId="6F1CC9BD" w14:textId="77777777" w:rsidR="00FB440E" w:rsidRPr="00FB440E" w:rsidRDefault="00FB440E">
          <w:pPr>
            <w:autoSpaceDE w:val="0"/>
            <w:autoSpaceDN w:val="0"/>
            <w:ind w:hanging="640"/>
            <w:divId w:val="283389314"/>
            <w:rPr>
              <w:rFonts w:eastAsia="Times New Roman"/>
              <w:lang w:val="en-US"/>
            </w:rPr>
          </w:pPr>
          <w:r w:rsidRPr="00FB440E">
            <w:rPr>
              <w:rFonts w:eastAsia="Times New Roman"/>
              <w:lang w:val="en-US"/>
            </w:rPr>
            <w:t>[5]</w:t>
          </w:r>
          <w:r w:rsidRPr="00FB440E">
            <w:rPr>
              <w:rFonts w:eastAsia="Times New Roman"/>
              <w:lang w:val="en-US"/>
            </w:rPr>
            <w:tab/>
            <w:t>IEA, “Net Zero Roadmap: A Global Pathway to Keep the 1.5 °C Goal in Reach,” Paris, 2023. [Online]. Available: https://www.iea.org/reports/net-zero-roadmap-a-global-pathway-to-keep-the-15-0c-goal-in-reach</w:t>
          </w:r>
        </w:p>
        <w:p w14:paraId="3E743B8B" w14:textId="77777777" w:rsidR="00FB440E" w:rsidRPr="00FB440E" w:rsidRDefault="00FB440E">
          <w:pPr>
            <w:autoSpaceDE w:val="0"/>
            <w:autoSpaceDN w:val="0"/>
            <w:ind w:hanging="640"/>
            <w:divId w:val="1926373593"/>
            <w:rPr>
              <w:rFonts w:eastAsia="Times New Roman"/>
              <w:lang w:val="en-US"/>
            </w:rPr>
          </w:pPr>
          <w:r w:rsidRPr="00FB440E">
            <w:rPr>
              <w:rFonts w:eastAsia="Times New Roman"/>
              <w:lang w:val="en-US"/>
            </w:rPr>
            <w:t>[6]</w:t>
          </w:r>
          <w:r w:rsidRPr="00FB440E">
            <w:rPr>
              <w:rFonts w:eastAsia="Times New Roman"/>
              <w:lang w:val="en-US"/>
            </w:rPr>
            <w:tab/>
            <w:t xml:space="preserve">IEA, </w:t>
          </w:r>
          <w:r w:rsidRPr="00FB440E">
            <w:rPr>
              <w:rFonts w:eastAsia="Times New Roman"/>
              <w:i/>
              <w:iCs/>
              <w:lang w:val="en-US"/>
            </w:rPr>
            <w:t>World Energy Outlook 2024 Extended Dataset</w:t>
          </w:r>
          <w:r w:rsidRPr="00FB440E">
            <w:rPr>
              <w:rFonts w:eastAsia="Times New Roman"/>
              <w:lang w:val="en-US"/>
            </w:rPr>
            <w:t>. Paris: International Energy Agency (IEA), 2024. [Online]. Available: https://www.iea.org/data-and-statistics/data-product/world-energy-outlook-2024-extended-dataset</w:t>
          </w:r>
        </w:p>
        <w:p w14:paraId="0C1D0776" w14:textId="77777777" w:rsidR="00FB440E" w:rsidRPr="00FB440E" w:rsidRDefault="00FB440E">
          <w:pPr>
            <w:autoSpaceDE w:val="0"/>
            <w:autoSpaceDN w:val="0"/>
            <w:ind w:hanging="640"/>
            <w:divId w:val="442309773"/>
            <w:rPr>
              <w:rFonts w:eastAsia="Times New Roman"/>
              <w:lang w:val="en-US"/>
            </w:rPr>
          </w:pPr>
          <w:r w:rsidRPr="00FB440E">
            <w:rPr>
              <w:rFonts w:eastAsia="Times New Roman"/>
              <w:lang w:val="en-US"/>
            </w:rPr>
            <w:t>[7]</w:t>
          </w:r>
          <w:r w:rsidRPr="00FB440E">
            <w:rPr>
              <w:rFonts w:eastAsia="Times New Roman"/>
              <w:lang w:val="en-US"/>
            </w:rPr>
            <w:tab/>
            <w:t xml:space="preserve">J. D. Jenkins, M. Luke, and S. Thernstrom, “Getting to Zero Carbon Emissions in the Electric Power Sector,” </w:t>
          </w:r>
          <w:r w:rsidRPr="00FB440E">
            <w:rPr>
              <w:rFonts w:eastAsia="Times New Roman"/>
              <w:i/>
              <w:iCs/>
              <w:lang w:val="en-US"/>
            </w:rPr>
            <w:t>Joule</w:t>
          </w:r>
          <w:r w:rsidRPr="00FB440E">
            <w:rPr>
              <w:rFonts w:eastAsia="Times New Roman"/>
              <w:lang w:val="en-US"/>
            </w:rPr>
            <w:t>, vol. 2, no. 12, pp. 2498–2510, Dec. 2018, doi: 10.1016/j.joule.2018.11.013.</w:t>
          </w:r>
        </w:p>
        <w:p w14:paraId="50B3E3AD" w14:textId="77777777" w:rsidR="00FB440E" w:rsidRPr="00FB440E" w:rsidRDefault="00FB440E">
          <w:pPr>
            <w:autoSpaceDE w:val="0"/>
            <w:autoSpaceDN w:val="0"/>
            <w:ind w:hanging="640"/>
            <w:divId w:val="2039815583"/>
            <w:rPr>
              <w:rFonts w:eastAsia="Times New Roman"/>
              <w:lang w:val="en-US"/>
            </w:rPr>
          </w:pPr>
          <w:r w:rsidRPr="00FB440E">
            <w:rPr>
              <w:rFonts w:eastAsia="Times New Roman"/>
              <w:lang w:val="en-US"/>
            </w:rPr>
            <w:t>[8]</w:t>
          </w:r>
          <w:r w:rsidRPr="00FB440E">
            <w:rPr>
              <w:rFonts w:eastAsia="Times New Roman"/>
              <w:lang w:val="en-US"/>
            </w:rPr>
            <w:tab/>
            <w:t xml:space="preserve">N. A. Sepulveda, J. D. Jenkins, F. J. de Sisternes, and R. K. Lester, “The Role of Firm Low-Carbon Electricity Resources in Deep Decarbonization of Power Generation,” </w:t>
          </w:r>
          <w:r w:rsidRPr="00FB440E">
            <w:rPr>
              <w:rFonts w:eastAsia="Times New Roman"/>
              <w:i/>
              <w:iCs/>
              <w:lang w:val="en-US"/>
            </w:rPr>
            <w:t>Joule</w:t>
          </w:r>
          <w:r w:rsidRPr="00FB440E">
            <w:rPr>
              <w:rFonts w:eastAsia="Times New Roman"/>
              <w:lang w:val="en-US"/>
            </w:rPr>
            <w:t>, vol. 2, no. 11, pp. 2403–2420, Nov. 2018, doi: 10.1016/j.joule.2018.08.006.</w:t>
          </w:r>
        </w:p>
        <w:p w14:paraId="20324B53" w14:textId="77777777" w:rsidR="00FB440E" w:rsidRPr="00FB440E" w:rsidRDefault="00FB440E">
          <w:pPr>
            <w:autoSpaceDE w:val="0"/>
            <w:autoSpaceDN w:val="0"/>
            <w:ind w:hanging="640"/>
            <w:divId w:val="589699502"/>
            <w:rPr>
              <w:rFonts w:eastAsia="Times New Roman"/>
              <w:lang w:val="en-US"/>
            </w:rPr>
          </w:pPr>
          <w:r w:rsidRPr="00FB440E">
            <w:rPr>
              <w:rFonts w:eastAsia="Times New Roman"/>
              <w:lang w:val="en-US"/>
            </w:rPr>
            <w:t>[9]</w:t>
          </w:r>
          <w:r w:rsidRPr="00FB440E">
            <w:rPr>
              <w:rFonts w:eastAsia="Times New Roman"/>
              <w:lang w:val="en-US"/>
            </w:rPr>
            <w:tab/>
            <w:t xml:space="preserve">J. H. Williams </w:t>
          </w:r>
          <w:r w:rsidRPr="00FB440E">
            <w:rPr>
              <w:rFonts w:eastAsia="Times New Roman"/>
              <w:i/>
              <w:iCs/>
              <w:lang w:val="en-US"/>
            </w:rPr>
            <w:t>et al.</w:t>
          </w:r>
          <w:r w:rsidRPr="00FB440E">
            <w:rPr>
              <w:rFonts w:eastAsia="Times New Roman"/>
              <w:lang w:val="en-US"/>
            </w:rPr>
            <w:t>, “Carbon</w:t>
          </w:r>
          <w:r w:rsidRPr="00FB440E">
            <w:rPr>
              <w:rFonts w:ascii="Cambria Math" w:eastAsia="Times New Roman" w:hAnsi="Cambria Math" w:cs="Cambria Math"/>
              <w:lang w:val="en-US"/>
            </w:rPr>
            <w:t>‐</w:t>
          </w:r>
          <w:r w:rsidRPr="00FB440E">
            <w:rPr>
              <w:rFonts w:eastAsia="Times New Roman"/>
              <w:lang w:val="en-US"/>
            </w:rPr>
            <w:t>Neutral Pathways for the United States,</w:t>
          </w:r>
          <w:r w:rsidRPr="00FB440E">
            <w:rPr>
              <w:rFonts w:ascii="Arial" w:eastAsia="Times New Roman" w:hAnsi="Arial" w:cs="Arial"/>
              <w:lang w:val="en-US"/>
            </w:rPr>
            <w:t>”</w:t>
          </w:r>
          <w:r w:rsidRPr="00FB440E">
            <w:rPr>
              <w:rFonts w:eastAsia="Times New Roman"/>
              <w:lang w:val="en-US"/>
            </w:rPr>
            <w:t xml:space="preserve"> </w:t>
          </w:r>
          <w:r w:rsidRPr="00FB440E">
            <w:rPr>
              <w:rFonts w:eastAsia="Times New Roman"/>
              <w:i/>
              <w:iCs/>
              <w:lang w:val="en-US"/>
            </w:rPr>
            <w:t>AGU Advances</w:t>
          </w:r>
          <w:r w:rsidRPr="00FB440E">
            <w:rPr>
              <w:rFonts w:eastAsia="Times New Roman"/>
              <w:lang w:val="en-US"/>
            </w:rPr>
            <w:t>, vol. 2, no. 1, Mar. 2021, doi: 10.1029/2020AV000284.</w:t>
          </w:r>
        </w:p>
        <w:p w14:paraId="44808312" w14:textId="77777777" w:rsidR="00FB440E" w:rsidRPr="00FB440E" w:rsidRDefault="00FB440E">
          <w:pPr>
            <w:autoSpaceDE w:val="0"/>
            <w:autoSpaceDN w:val="0"/>
            <w:ind w:hanging="640"/>
            <w:divId w:val="1642465888"/>
            <w:rPr>
              <w:rFonts w:eastAsia="Times New Roman"/>
              <w:lang w:val="en-US"/>
            </w:rPr>
          </w:pPr>
          <w:r w:rsidRPr="00FB440E">
            <w:rPr>
              <w:rFonts w:eastAsia="Times New Roman"/>
              <w:lang w:val="en-US"/>
            </w:rPr>
            <w:t>[10]</w:t>
          </w:r>
          <w:r w:rsidRPr="00FB440E">
            <w:rPr>
              <w:rFonts w:eastAsia="Times New Roman"/>
              <w:lang w:val="en-US"/>
            </w:rPr>
            <w:tab/>
            <w:t xml:space="preserve">N. Deichmann and D. Giardini, “Earthquakes Induced by the Stimulation of an Enhanced Geothermal System below Basel (Switzerland),” </w:t>
          </w:r>
          <w:r w:rsidRPr="00FB440E">
            <w:rPr>
              <w:rFonts w:eastAsia="Times New Roman"/>
              <w:i/>
              <w:iCs/>
              <w:lang w:val="en-US"/>
            </w:rPr>
            <w:t>Seismological Research Letters</w:t>
          </w:r>
          <w:r w:rsidRPr="00FB440E">
            <w:rPr>
              <w:rFonts w:eastAsia="Times New Roman"/>
              <w:lang w:val="en-US"/>
            </w:rPr>
            <w:t>, vol. 80, no. 5, pp. 784–798, Sep. 2009, doi: 10.1785/gssrl.80.5.784.</w:t>
          </w:r>
        </w:p>
        <w:p w14:paraId="1131342A" w14:textId="77777777" w:rsidR="00FB440E" w:rsidRPr="00FB440E" w:rsidRDefault="00FB440E">
          <w:pPr>
            <w:autoSpaceDE w:val="0"/>
            <w:autoSpaceDN w:val="0"/>
            <w:ind w:hanging="640"/>
            <w:divId w:val="1007710136"/>
            <w:rPr>
              <w:rFonts w:eastAsia="Times New Roman"/>
              <w:lang w:val="en-US"/>
            </w:rPr>
          </w:pPr>
          <w:r w:rsidRPr="00FB440E">
            <w:rPr>
              <w:rFonts w:eastAsia="Times New Roman"/>
              <w:lang w:val="en-US"/>
            </w:rPr>
            <w:t>[11]</w:t>
          </w:r>
          <w:r w:rsidRPr="00FB440E">
            <w:rPr>
              <w:rFonts w:eastAsia="Times New Roman"/>
              <w:lang w:val="en-US"/>
            </w:rPr>
            <w:tab/>
            <w:t xml:space="preserve">T. Diehl, T. Kraft, E. Kissling, and S. Wiemer, “The induced earthquake sequence related to the St. Gallen deep geothermal project (Switzerland): Fault reactivation and fluid interactions imaged by microseismicity,” </w:t>
          </w:r>
          <w:r w:rsidRPr="00FB440E">
            <w:rPr>
              <w:rFonts w:eastAsia="Times New Roman"/>
              <w:i/>
              <w:iCs/>
              <w:lang w:val="en-US"/>
            </w:rPr>
            <w:t>J Geophys Res Solid Earth</w:t>
          </w:r>
          <w:r w:rsidRPr="00FB440E">
            <w:rPr>
              <w:rFonts w:eastAsia="Times New Roman"/>
              <w:lang w:val="en-US"/>
            </w:rPr>
            <w:t>, vol. 122, no. 9, pp. 7272–7290, Sep. 2017, doi: 10.1002/2017JB014473.</w:t>
          </w:r>
        </w:p>
        <w:p w14:paraId="27AAF4F1" w14:textId="77777777" w:rsidR="00FB440E" w:rsidRPr="00FB440E" w:rsidRDefault="00FB440E">
          <w:pPr>
            <w:autoSpaceDE w:val="0"/>
            <w:autoSpaceDN w:val="0"/>
            <w:ind w:hanging="640"/>
            <w:divId w:val="1884556715"/>
            <w:rPr>
              <w:rFonts w:eastAsia="Times New Roman"/>
              <w:lang w:val="en-US"/>
            </w:rPr>
          </w:pPr>
          <w:r w:rsidRPr="00FB440E">
            <w:rPr>
              <w:rFonts w:eastAsia="Times New Roman"/>
              <w:lang w:val="en-US"/>
            </w:rPr>
            <w:t>[12]</w:t>
          </w:r>
          <w:r w:rsidRPr="00FB440E">
            <w:rPr>
              <w:rFonts w:eastAsia="Times New Roman"/>
              <w:lang w:val="en-US"/>
            </w:rPr>
            <w:tab/>
            <w:t xml:space="preserve">S. Hirschberg and S. Wiemer, </w:t>
          </w:r>
          <w:r w:rsidRPr="00FB440E">
            <w:rPr>
              <w:rFonts w:eastAsia="Times New Roman"/>
              <w:i/>
              <w:iCs/>
              <w:lang w:val="en-US"/>
            </w:rPr>
            <w:t>Energy from the Earth Energy from the Earth Deep Geothermal as a Resource</w:t>
          </w:r>
          <w:r w:rsidRPr="00FB440E">
            <w:rPr>
              <w:rFonts w:eastAsia="Times New Roman"/>
              <w:lang w:val="en-US"/>
            </w:rPr>
            <w:t>. 2015. doi: 10.3218/3655-8.</w:t>
          </w:r>
        </w:p>
        <w:p w14:paraId="6483988A" w14:textId="77777777" w:rsidR="00FB440E" w:rsidRPr="00FB440E" w:rsidRDefault="00FB440E">
          <w:pPr>
            <w:autoSpaceDE w:val="0"/>
            <w:autoSpaceDN w:val="0"/>
            <w:ind w:hanging="640"/>
            <w:divId w:val="806969125"/>
            <w:rPr>
              <w:rFonts w:eastAsia="Times New Roman"/>
              <w:lang w:val="en-US"/>
            </w:rPr>
          </w:pPr>
          <w:r w:rsidRPr="00FB440E">
            <w:rPr>
              <w:rFonts w:eastAsia="Times New Roman"/>
              <w:lang w:val="en-US"/>
            </w:rPr>
            <w:t>[13]</w:t>
          </w:r>
          <w:r w:rsidRPr="00FB440E">
            <w:rPr>
              <w:rFonts w:eastAsia="Times New Roman"/>
              <w:lang w:val="en-US"/>
            </w:rPr>
            <w:tab/>
            <w:t xml:space="preserve">S. Liu, A. Dahi Taleghani, and K. Ji, “An advanced closed-loop geothermal system to substantially enhance heat production,” </w:t>
          </w:r>
          <w:r w:rsidRPr="00FB440E">
            <w:rPr>
              <w:rFonts w:eastAsia="Times New Roman"/>
              <w:i/>
              <w:iCs/>
              <w:lang w:val="en-US"/>
            </w:rPr>
            <w:t>Energy Convers Manag</w:t>
          </w:r>
          <w:r w:rsidRPr="00FB440E">
            <w:rPr>
              <w:rFonts w:eastAsia="Times New Roman"/>
              <w:lang w:val="en-US"/>
            </w:rPr>
            <w:t>, vol. 322, p. 119168, 2024, doi: https://doi.org/10.1016/j.enconman.2024.119168.</w:t>
          </w:r>
        </w:p>
        <w:p w14:paraId="277FE1EB" w14:textId="77777777" w:rsidR="00FB440E" w:rsidRPr="00FB440E" w:rsidRDefault="00FB440E">
          <w:pPr>
            <w:autoSpaceDE w:val="0"/>
            <w:autoSpaceDN w:val="0"/>
            <w:ind w:hanging="640"/>
            <w:divId w:val="716709917"/>
            <w:rPr>
              <w:rFonts w:eastAsia="Times New Roman"/>
              <w:lang w:val="en-US"/>
            </w:rPr>
          </w:pPr>
          <w:r w:rsidRPr="00FB440E">
            <w:rPr>
              <w:rFonts w:eastAsia="Times New Roman"/>
              <w:lang w:val="en-US"/>
            </w:rPr>
            <w:t>[14]</w:t>
          </w:r>
          <w:r w:rsidRPr="00FB440E">
            <w:rPr>
              <w:rFonts w:eastAsia="Times New Roman"/>
              <w:lang w:val="en-US"/>
            </w:rPr>
            <w:tab/>
            <w:t xml:space="preserve">A. E. Malek, B. M. Adams, E. Rossi, H. O. Schiegg, and M. O. Saar, “Techno-economic analysis of Advanced Geothermal Systems (AGS),” </w:t>
          </w:r>
          <w:r w:rsidRPr="00FB440E">
            <w:rPr>
              <w:rFonts w:eastAsia="Times New Roman"/>
              <w:i/>
              <w:iCs/>
              <w:lang w:val="en-US"/>
            </w:rPr>
            <w:t>Renew Energy</w:t>
          </w:r>
          <w:r w:rsidRPr="00FB440E">
            <w:rPr>
              <w:rFonts w:eastAsia="Times New Roman"/>
              <w:lang w:val="en-US"/>
            </w:rPr>
            <w:t>, vol. 186, pp. 927–943, Mar. 2022, doi: 10.1016/J.RENENE.2022.01.012.</w:t>
          </w:r>
        </w:p>
        <w:p w14:paraId="700AAA8B" w14:textId="77777777" w:rsidR="00FB440E" w:rsidRPr="00FB440E" w:rsidRDefault="00FB440E">
          <w:pPr>
            <w:autoSpaceDE w:val="0"/>
            <w:autoSpaceDN w:val="0"/>
            <w:ind w:hanging="640"/>
            <w:divId w:val="1321227853"/>
            <w:rPr>
              <w:rFonts w:eastAsia="Times New Roman"/>
              <w:lang w:val="en-US"/>
            </w:rPr>
          </w:pPr>
          <w:r w:rsidRPr="00FB440E">
            <w:rPr>
              <w:rFonts w:eastAsia="Times New Roman"/>
              <w:lang w:val="en-US"/>
            </w:rPr>
            <w:t>[15]</w:t>
          </w:r>
          <w:r w:rsidRPr="00FB440E">
            <w:rPr>
              <w:rFonts w:eastAsia="Times New Roman"/>
              <w:lang w:val="en-US"/>
            </w:rPr>
            <w:tab/>
            <w:t xml:space="preserve">A. Darzi </w:t>
          </w:r>
          <w:r w:rsidRPr="00FB440E">
            <w:rPr>
              <w:rFonts w:eastAsia="Times New Roman"/>
              <w:i/>
              <w:iCs/>
              <w:lang w:val="en-US"/>
            </w:rPr>
            <w:t>et al.</w:t>
          </w:r>
          <w:r w:rsidRPr="00FB440E">
            <w:rPr>
              <w:rFonts w:eastAsia="Times New Roman"/>
              <w:lang w:val="en-US"/>
            </w:rPr>
            <w:t xml:space="preserve">, “Biofuel processing in a closed-loop geothermal system,” </w:t>
          </w:r>
          <w:r w:rsidRPr="00FB440E">
            <w:rPr>
              <w:rFonts w:eastAsia="Times New Roman"/>
              <w:i/>
              <w:iCs/>
              <w:lang w:val="en-US"/>
            </w:rPr>
            <w:t>Appl Energy</w:t>
          </w:r>
          <w:r w:rsidRPr="00FB440E">
            <w:rPr>
              <w:rFonts w:eastAsia="Times New Roman"/>
              <w:lang w:val="en-US"/>
            </w:rPr>
            <w:t>, vol. 376, p. 124188, 2024, doi: https://doi.org/10.1016/j.apenergy.2024.124188.</w:t>
          </w:r>
        </w:p>
        <w:p w14:paraId="643D7CD9" w14:textId="77777777" w:rsidR="00FB440E" w:rsidRPr="00FB440E" w:rsidRDefault="00FB440E">
          <w:pPr>
            <w:autoSpaceDE w:val="0"/>
            <w:autoSpaceDN w:val="0"/>
            <w:ind w:hanging="640"/>
            <w:divId w:val="1829250612"/>
            <w:rPr>
              <w:rFonts w:eastAsia="Times New Roman"/>
              <w:lang w:val="en-US"/>
            </w:rPr>
          </w:pPr>
          <w:r w:rsidRPr="00FB440E">
            <w:rPr>
              <w:rFonts w:eastAsia="Times New Roman"/>
              <w:lang w:val="en-US"/>
            </w:rPr>
            <w:t>[16]</w:t>
          </w:r>
          <w:r w:rsidRPr="00FB440E">
            <w:rPr>
              <w:rFonts w:eastAsia="Times New Roman"/>
              <w:lang w:val="en-US"/>
            </w:rPr>
            <w:tab/>
            <w:t xml:space="preserve">D. Xiao </w:t>
          </w:r>
          <w:r w:rsidRPr="00FB440E">
            <w:rPr>
              <w:rFonts w:eastAsia="Times New Roman"/>
              <w:i/>
              <w:iCs/>
              <w:lang w:val="en-US"/>
            </w:rPr>
            <w:t>et al.</w:t>
          </w:r>
          <w:r w:rsidRPr="00FB440E">
            <w:rPr>
              <w:rFonts w:eastAsia="Times New Roman"/>
              <w:lang w:val="en-US"/>
            </w:rPr>
            <w:t xml:space="preserve">, “Techno-economic coupling model of U-shaped closed-loop geothermal system,” </w:t>
          </w:r>
          <w:r w:rsidRPr="00FB440E">
            <w:rPr>
              <w:rFonts w:eastAsia="Times New Roman"/>
              <w:i/>
              <w:iCs/>
              <w:lang w:val="en-US"/>
            </w:rPr>
            <w:t>Geothermics</w:t>
          </w:r>
          <w:r w:rsidRPr="00FB440E">
            <w:rPr>
              <w:rFonts w:eastAsia="Times New Roman"/>
              <w:lang w:val="en-US"/>
            </w:rPr>
            <w:t>, vol. 105, p. 102540, 2022, doi: https://doi.org/10.1016/j.geothermics.2022.102540.</w:t>
          </w:r>
        </w:p>
        <w:p w14:paraId="25EB6F78" w14:textId="77777777" w:rsidR="00FB440E" w:rsidRPr="00FB440E" w:rsidRDefault="00FB440E">
          <w:pPr>
            <w:autoSpaceDE w:val="0"/>
            <w:autoSpaceDN w:val="0"/>
            <w:ind w:hanging="640"/>
            <w:divId w:val="388185957"/>
            <w:rPr>
              <w:rFonts w:eastAsia="Times New Roman"/>
              <w:lang w:val="en-US"/>
            </w:rPr>
          </w:pPr>
          <w:r w:rsidRPr="00FB440E">
            <w:rPr>
              <w:rFonts w:eastAsia="Times New Roman"/>
              <w:lang w:val="en-US"/>
            </w:rPr>
            <w:t>[17]</w:t>
          </w:r>
          <w:r w:rsidRPr="00FB440E">
            <w:rPr>
              <w:rFonts w:eastAsia="Times New Roman"/>
              <w:lang w:val="en-US"/>
            </w:rPr>
            <w:tab/>
            <w:t xml:space="preserve">Q. Zhang, A. Dahi Taleghani, and D. Elsworth, “Underground energy storage using abandoned oil &amp; gas wells assisted by geothermal,” </w:t>
          </w:r>
          <w:r w:rsidRPr="00FB440E">
            <w:rPr>
              <w:rFonts w:eastAsia="Times New Roman"/>
              <w:i/>
              <w:iCs/>
              <w:lang w:val="en-US"/>
            </w:rPr>
            <w:t>J Energy Storage</w:t>
          </w:r>
          <w:r w:rsidRPr="00FB440E">
            <w:rPr>
              <w:rFonts w:eastAsia="Times New Roman"/>
              <w:lang w:val="en-US"/>
            </w:rPr>
            <w:t>, vol. 110, p. 115317, 2025, doi: https://doi.org/10.1016/j.est.2025.115317.</w:t>
          </w:r>
        </w:p>
        <w:p w14:paraId="542011E1" w14:textId="77777777" w:rsidR="00FB440E" w:rsidRPr="00FB440E" w:rsidRDefault="00FB440E">
          <w:pPr>
            <w:autoSpaceDE w:val="0"/>
            <w:autoSpaceDN w:val="0"/>
            <w:ind w:hanging="640"/>
            <w:divId w:val="1068067586"/>
            <w:rPr>
              <w:rFonts w:eastAsia="Times New Roman"/>
              <w:lang w:val="en-US"/>
            </w:rPr>
          </w:pPr>
          <w:r w:rsidRPr="00FB440E">
            <w:rPr>
              <w:rFonts w:eastAsia="Times New Roman"/>
              <w:lang w:val="en-US"/>
            </w:rPr>
            <w:t>[18]</w:t>
          </w:r>
          <w:r w:rsidRPr="00FB440E">
            <w:rPr>
              <w:rFonts w:eastAsia="Times New Roman"/>
              <w:lang w:val="en-US"/>
            </w:rPr>
            <w:tab/>
            <w:t xml:space="preserve">K. F. Beckers, N. Rangel-Jurado, H. Chandrasekar, A. J. Hawkins, P. M. Fulton, and J. W. Tester, “Techno-Economic Performance of Closed-Loop Geothermal Systems for Heat Production and Electricity Generation,” </w:t>
          </w:r>
          <w:r w:rsidRPr="00FB440E">
            <w:rPr>
              <w:rFonts w:eastAsia="Times New Roman"/>
              <w:i/>
              <w:iCs/>
              <w:lang w:val="en-US"/>
            </w:rPr>
            <w:t>Geothermics</w:t>
          </w:r>
          <w:r w:rsidRPr="00FB440E">
            <w:rPr>
              <w:rFonts w:eastAsia="Times New Roman"/>
              <w:lang w:val="en-US"/>
            </w:rPr>
            <w:t>, vol. 100, p. 102318, Mar. 2022, doi: 10.1016/j.geothermics.2021.102318.</w:t>
          </w:r>
        </w:p>
        <w:p w14:paraId="6D5AC2EC" w14:textId="77777777" w:rsidR="00FB440E" w:rsidRPr="00FB440E" w:rsidRDefault="00FB440E">
          <w:pPr>
            <w:autoSpaceDE w:val="0"/>
            <w:autoSpaceDN w:val="0"/>
            <w:ind w:hanging="640"/>
            <w:divId w:val="2097707379"/>
            <w:rPr>
              <w:rFonts w:eastAsia="Times New Roman"/>
              <w:lang w:val="en-US"/>
            </w:rPr>
          </w:pPr>
          <w:r w:rsidRPr="00FB440E">
            <w:rPr>
              <w:rFonts w:eastAsia="Times New Roman"/>
              <w:lang w:val="en-US"/>
            </w:rPr>
            <w:t>[19]</w:t>
          </w:r>
          <w:r w:rsidRPr="00FB440E">
            <w:rPr>
              <w:rFonts w:eastAsia="Times New Roman"/>
              <w:lang w:val="en-US"/>
            </w:rPr>
            <w:tab/>
            <w:t xml:space="preserve">M. and T. M. and J. J. and S. N. Holmes, “Multilateral Closed-Loop Geothermal Systems as a Zero-Emission Load-Following Resource,” </w:t>
          </w:r>
          <w:r w:rsidRPr="00FB440E">
            <w:rPr>
              <w:rFonts w:eastAsia="Times New Roman"/>
              <w:i/>
              <w:iCs/>
              <w:lang w:val="en-US"/>
            </w:rPr>
            <w:t>GRC Transactions</w:t>
          </w:r>
          <w:r w:rsidRPr="00FB440E">
            <w:rPr>
              <w:rFonts w:eastAsia="Times New Roman"/>
              <w:lang w:val="en-US"/>
            </w:rPr>
            <w:t>, vol. 45, pp. 25–52, 2021.</w:t>
          </w:r>
        </w:p>
        <w:p w14:paraId="4DF4BDF0" w14:textId="77777777" w:rsidR="00FB440E" w:rsidRPr="00FB440E" w:rsidRDefault="00FB440E">
          <w:pPr>
            <w:autoSpaceDE w:val="0"/>
            <w:autoSpaceDN w:val="0"/>
            <w:ind w:hanging="640"/>
            <w:divId w:val="156655774"/>
            <w:rPr>
              <w:rFonts w:eastAsia="Times New Roman"/>
              <w:lang w:val="en-US"/>
            </w:rPr>
          </w:pPr>
          <w:r w:rsidRPr="00FB440E">
            <w:rPr>
              <w:rFonts w:eastAsia="Times New Roman"/>
              <w:lang w:val="en-US"/>
            </w:rPr>
            <w:t>[20]</w:t>
          </w:r>
          <w:r w:rsidRPr="00FB440E">
            <w:rPr>
              <w:rFonts w:eastAsia="Times New Roman"/>
              <w:lang w:val="en-US"/>
            </w:rPr>
            <w:tab/>
            <w:t xml:space="preserve">S. Gkousis, K. Welkenhuysen, and T. Compernolle, “Deep geothermal energy extraction, a review on environmental hotspots with focus on geo-technical site conditions,” </w:t>
          </w:r>
          <w:r w:rsidRPr="00FB440E">
            <w:rPr>
              <w:rFonts w:eastAsia="Times New Roman"/>
              <w:i/>
              <w:iCs/>
              <w:lang w:val="en-US"/>
            </w:rPr>
            <w:t>Renewable and Sustainable Energy Reviews</w:t>
          </w:r>
          <w:r w:rsidRPr="00FB440E">
            <w:rPr>
              <w:rFonts w:eastAsia="Times New Roman"/>
              <w:lang w:val="en-US"/>
            </w:rPr>
            <w:t>, vol. 162, no. April, p. 112430, 2022, doi: 10.1016/j.rser.2022.112430.</w:t>
          </w:r>
        </w:p>
        <w:p w14:paraId="412770BC" w14:textId="77777777" w:rsidR="00FB440E" w:rsidRPr="00FB440E" w:rsidRDefault="00FB440E">
          <w:pPr>
            <w:autoSpaceDE w:val="0"/>
            <w:autoSpaceDN w:val="0"/>
            <w:ind w:hanging="640"/>
            <w:divId w:val="1098909772"/>
            <w:rPr>
              <w:rFonts w:eastAsia="Times New Roman"/>
              <w:lang w:val="en-US"/>
            </w:rPr>
          </w:pPr>
          <w:r w:rsidRPr="00FB440E">
            <w:rPr>
              <w:rFonts w:eastAsia="Times New Roman"/>
              <w:lang w:val="en-US"/>
            </w:rPr>
            <w:t>[21]</w:t>
          </w:r>
          <w:r w:rsidRPr="00FB440E">
            <w:rPr>
              <w:rFonts w:eastAsia="Times New Roman"/>
              <w:lang w:val="en-US"/>
            </w:rPr>
            <w:tab/>
            <w:t xml:space="preserve">J. M. Weinand </w:t>
          </w:r>
          <w:r w:rsidRPr="00FB440E">
            <w:rPr>
              <w:rFonts w:eastAsia="Times New Roman"/>
              <w:i/>
              <w:iCs/>
              <w:lang w:val="en-US"/>
            </w:rPr>
            <w:t>et al.</w:t>
          </w:r>
          <w:r w:rsidRPr="00FB440E">
            <w:rPr>
              <w:rFonts w:eastAsia="Times New Roman"/>
              <w:lang w:val="en-US"/>
            </w:rPr>
            <w:t xml:space="preserve">, “The Role of Geothermal Plants in the Global Energy Transition: Raw Material Extraction and Flexibility as Game Changers,” </w:t>
          </w:r>
          <w:r w:rsidRPr="00FB440E">
            <w:rPr>
              <w:rFonts w:eastAsia="Times New Roman"/>
              <w:i/>
              <w:iCs/>
              <w:lang w:val="en-US"/>
            </w:rPr>
            <w:t>Nexus</w:t>
          </w:r>
          <w:r w:rsidRPr="00FB440E">
            <w:rPr>
              <w:rFonts w:eastAsia="Times New Roman"/>
              <w:lang w:val="en-US"/>
            </w:rPr>
            <w:t>, vol. 2, no. 4, pp. 0–26, 2025, doi: 10.1016/j.ynexs.2025.100099.</w:t>
          </w:r>
        </w:p>
        <w:p w14:paraId="211CC041" w14:textId="77777777" w:rsidR="00FB440E" w:rsidRPr="00FB440E" w:rsidRDefault="00FB440E">
          <w:pPr>
            <w:autoSpaceDE w:val="0"/>
            <w:autoSpaceDN w:val="0"/>
            <w:ind w:hanging="640"/>
            <w:divId w:val="1345523054"/>
            <w:rPr>
              <w:rFonts w:eastAsia="Times New Roman"/>
              <w:lang w:val="en-US"/>
            </w:rPr>
          </w:pPr>
          <w:r w:rsidRPr="00FB440E">
            <w:rPr>
              <w:rFonts w:eastAsia="Times New Roman"/>
              <w:lang w:val="en-US"/>
            </w:rPr>
            <w:t>[22]</w:t>
          </w:r>
          <w:r w:rsidRPr="00FB440E">
            <w:rPr>
              <w:rFonts w:eastAsia="Times New Roman"/>
              <w:lang w:val="en-US"/>
            </w:rPr>
            <w:tab/>
            <w:t>R. Loulou, U. Remme, A. Kanudia, A. Lehtila, and G. Goldstein, “Documentation for the TIMES Model, Energy Technology Systems Analysis Programme,” 2005, [Online]. Available: http://www.etsap.org/Docs/TIMESDoc-Intro.pdf</w:t>
          </w:r>
        </w:p>
        <w:p w14:paraId="67083CED" w14:textId="77777777" w:rsidR="00FB440E" w:rsidRPr="00FB440E" w:rsidRDefault="00FB440E">
          <w:pPr>
            <w:autoSpaceDE w:val="0"/>
            <w:autoSpaceDN w:val="0"/>
            <w:ind w:hanging="640"/>
            <w:divId w:val="386681997"/>
            <w:rPr>
              <w:rFonts w:eastAsia="Times New Roman"/>
              <w:lang w:val="en-US"/>
            </w:rPr>
          </w:pPr>
          <w:r w:rsidRPr="00FB440E">
            <w:rPr>
              <w:rFonts w:eastAsia="Times New Roman"/>
              <w:lang w:val="en-US"/>
            </w:rPr>
            <w:t>[23]</w:t>
          </w:r>
          <w:r w:rsidRPr="00FB440E">
            <w:rPr>
              <w:rFonts w:eastAsia="Times New Roman"/>
              <w:lang w:val="en-US"/>
            </w:rPr>
            <w:tab/>
            <w:t xml:space="preserve">T. K. Ramachandran Kannan, Evangelos Panos, Stefan Hirschberg, “A net-zero Swiss energy system by 2050: Technological and policy options for the transition of the transportation sector,” </w:t>
          </w:r>
          <w:r w:rsidRPr="00FB440E">
            <w:rPr>
              <w:rFonts w:eastAsia="Times New Roman"/>
              <w:i/>
              <w:iCs/>
              <w:lang w:val="en-US"/>
            </w:rPr>
            <w:t>Futures &amp; Foresight Science</w:t>
          </w:r>
          <w:r w:rsidRPr="00FB440E">
            <w:rPr>
              <w:rFonts w:eastAsia="Times New Roman"/>
              <w:lang w:val="en-US"/>
            </w:rPr>
            <w:t>, 2023, doi: https://doi.org/10.1002/ffo2.126.</w:t>
          </w:r>
        </w:p>
        <w:p w14:paraId="42163C98" w14:textId="77777777" w:rsidR="00FB440E" w:rsidRPr="00FB440E" w:rsidRDefault="00FB440E">
          <w:pPr>
            <w:autoSpaceDE w:val="0"/>
            <w:autoSpaceDN w:val="0"/>
            <w:ind w:hanging="640"/>
            <w:divId w:val="540216332"/>
            <w:rPr>
              <w:rFonts w:eastAsia="Times New Roman"/>
              <w:lang w:val="en-US"/>
            </w:rPr>
          </w:pPr>
          <w:r>
            <w:rPr>
              <w:rFonts w:eastAsia="Times New Roman"/>
            </w:rPr>
            <w:t>[24]</w:t>
          </w:r>
          <w:r>
            <w:rPr>
              <w:rFonts w:eastAsia="Times New Roman"/>
            </w:rPr>
            <w:tab/>
            <w:t xml:space="preserve">SFOE, “Energieperspektiven 2050+: Technischer Bericht Gesamtdokumentation der Arbeiten,” Bern, 2021. </w:t>
          </w:r>
          <w:r w:rsidRPr="00FB440E">
            <w:rPr>
              <w:rFonts w:eastAsia="Times New Roman"/>
              <w:lang w:val="en-US"/>
            </w:rPr>
            <w:t>[Online]. Available: https://www.bfe.admin.ch/bfe/en/home/policy/energy-perspectives-2050-plus.html/</w:t>
          </w:r>
        </w:p>
        <w:p w14:paraId="6A1F6DA8" w14:textId="77777777" w:rsidR="00FB440E" w:rsidRPr="00FB440E" w:rsidRDefault="00FB440E">
          <w:pPr>
            <w:autoSpaceDE w:val="0"/>
            <w:autoSpaceDN w:val="0"/>
            <w:ind w:hanging="640"/>
            <w:divId w:val="1125738322"/>
            <w:rPr>
              <w:rFonts w:eastAsia="Times New Roman"/>
              <w:lang w:val="en-US"/>
            </w:rPr>
          </w:pPr>
          <w:r w:rsidRPr="00FB440E">
            <w:rPr>
              <w:rFonts w:eastAsia="Times New Roman"/>
              <w:lang w:val="en-US"/>
            </w:rPr>
            <w:t>[25]</w:t>
          </w:r>
          <w:r w:rsidRPr="00FB440E">
            <w:rPr>
              <w:rFonts w:eastAsia="Times New Roman"/>
              <w:lang w:val="en-US"/>
            </w:rPr>
            <w:tab/>
            <w:t xml:space="preserve">I. Kolo </w:t>
          </w:r>
          <w:r w:rsidRPr="00FB440E">
            <w:rPr>
              <w:rFonts w:eastAsia="Times New Roman"/>
              <w:i/>
              <w:iCs/>
              <w:lang w:val="en-US"/>
            </w:rPr>
            <w:t>et al.</w:t>
          </w:r>
          <w:r w:rsidRPr="00FB440E">
            <w:rPr>
              <w:rFonts w:eastAsia="Times New Roman"/>
              <w:lang w:val="en-US"/>
            </w:rPr>
            <w:t xml:space="preserve">, “A comprehensive review of deep borehole heat exchangers (DBHEs): subsurface modelling studies and applications,” </w:t>
          </w:r>
          <w:r w:rsidRPr="00FB440E">
            <w:rPr>
              <w:rFonts w:eastAsia="Times New Roman"/>
              <w:i/>
              <w:iCs/>
              <w:lang w:val="en-US"/>
            </w:rPr>
            <w:t>Geothermal Energy</w:t>
          </w:r>
          <w:r w:rsidRPr="00FB440E">
            <w:rPr>
              <w:rFonts w:eastAsia="Times New Roman"/>
              <w:lang w:val="en-US"/>
            </w:rPr>
            <w:t>, vol. 12, no. 1, p. 19, 2024, doi: 10.1186/s40517-024-00297-3.</w:t>
          </w:r>
        </w:p>
        <w:p w14:paraId="52BEA916" w14:textId="77777777" w:rsidR="00FB440E" w:rsidRPr="00FB440E" w:rsidRDefault="00FB440E">
          <w:pPr>
            <w:autoSpaceDE w:val="0"/>
            <w:autoSpaceDN w:val="0"/>
            <w:ind w:hanging="640"/>
            <w:divId w:val="808207611"/>
            <w:rPr>
              <w:rFonts w:eastAsia="Times New Roman"/>
              <w:lang w:val="en-US"/>
            </w:rPr>
          </w:pPr>
          <w:r w:rsidRPr="00FB440E">
            <w:rPr>
              <w:rFonts w:eastAsia="Times New Roman"/>
              <w:lang w:val="en-US"/>
            </w:rPr>
            <w:t>[26]</w:t>
          </w:r>
          <w:r w:rsidRPr="00FB440E">
            <w:rPr>
              <w:rFonts w:eastAsia="Times New Roman"/>
              <w:lang w:val="en-US"/>
            </w:rPr>
            <w:tab/>
            <w:t>JASM, “Energy conversion technologies in STEM.” [Online]. Available: https://data.sccer-jasm.ch/energy-conversion-technologies-stem/2020-03-05/</w:t>
          </w:r>
        </w:p>
        <w:p w14:paraId="77698FC6" w14:textId="77777777" w:rsidR="00FB440E" w:rsidRPr="00FB440E" w:rsidRDefault="00FB440E">
          <w:pPr>
            <w:autoSpaceDE w:val="0"/>
            <w:autoSpaceDN w:val="0"/>
            <w:ind w:hanging="640"/>
            <w:divId w:val="411703981"/>
            <w:rPr>
              <w:rFonts w:eastAsia="Times New Roman"/>
              <w:lang w:val="en-US"/>
            </w:rPr>
          </w:pPr>
          <w:r w:rsidRPr="00FB440E">
            <w:rPr>
              <w:rFonts w:eastAsia="Times New Roman"/>
              <w:lang w:val="en-US"/>
            </w:rPr>
            <w:t>[27]</w:t>
          </w:r>
          <w:r w:rsidRPr="00FB440E">
            <w:rPr>
              <w:rFonts w:eastAsia="Times New Roman"/>
              <w:lang w:val="en-US"/>
            </w:rPr>
            <w:tab/>
            <w:t>T. Onishi, M. Esmaeilpour, A. Leal, P. Huang, and M. Saar, “Techno-economic Analysis of Geothermal Operations Utilizing Carbon Dioxide,” Jan. 20, 2025. doi: 10.5194/egusphere-egu24-21517.</w:t>
          </w:r>
        </w:p>
        <w:p w14:paraId="27BD9684" w14:textId="77777777" w:rsidR="00FB440E" w:rsidRPr="00FB440E" w:rsidRDefault="00FB440E">
          <w:pPr>
            <w:autoSpaceDE w:val="0"/>
            <w:autoSpaceDN w:val="0"/>
            <w:ind w:hanging="640"/>
            <w:divId w:val="358242399"/>
            <w:rPr>
              <w:rFonts w:eastAsia="Times New Roman"/>
              <w:lang w:val="en-US"/>
            </w:rPr>
          </w:pPr>
          <w:r w:rsidRPr="00FB440E">
            <w:rPr>
              <w:rFonts w:eastAsia="Times New Roman"/>
              <w:lang w:val="en-US"/>
            </w:rPr>
            <w:t>[28]</w:t>
          </w:r>
          <w:r w:rsidRPr="00FB440E">
            <w:rPr>
              <w:rFonts w:eastAsia="Times New Roman"/>
              <w:lang w:val="en-US"/>
            </w:rPr>
            <w:tab/>
            <w:t xml:space="preserve">B. M. Adams, J. D. Ogland-Hand, J. M. Bielicki, P. Schädle, and M. O. Saar, “Estimating the Geothermal Electricity Generation Potential of Sedimentary Basins using genGEO (the generalizable GEOthermal techno-economic simulator),” </w:t>
          </w:r>
          <w:r w:rsidRPr="00FB440E">
            <w:rPr>
              <w:rFonts w:eastAsia="Times New Roman"/>
              <w:i/>
              <w:iCs/>
              <w:lang w:val="en-US"/>
            </w:rPr>
            <w:t>ChemRxiv</w:t>
          </w:r>
          <w:r w:rsidRPr="00FB440E">
            <w:rPr>
              <w:rFonts w:eastAsia="Times New Roman"/>
              <w:lang w:val="en-US"/>
            </w:rPr>
            <w:t>, vol. preprint, 2021.</w:t>
          </w:r>
        </w:p>
        <w:p w14:paraId="2F441BE6" w14:textId="77777777" w:rsidR="00FB440E" w:rsidRPr="00FB440E" w:rsidRDefault="00FB440E">
          <w:pPr>
            <w:autoSpaceDE w:val="0"/>
            <w:autoSpaceDN w:val="0"/>
            <w:ind w:hanging="640"/>
            <w:divId w:val="1450858770"/>
            <w:rPr>
              <w:rFonts w:eastAsia="Times New Roman"/>
              <w:lang w:val="en-US"/>
            </w:rPr>
          </w:pPr>
          <w:r w:rsidRPr="00FB440E">
            <w:rPr>
              <w:rFonts w:eastAsia="Times New Roman"/>
              <w:lang w:val="en-US"/>
            </w:rPr>
            <w:t>[29]</w:t>
          </w:r>
          <w:r w:rsidRPr="00FB440E">
            <w:rPr>
              <w:rFonts w:eastAsia="Times New Roman"/>
              <w:lang w:val="en-US"/>
            </w:rPr>
            <w:tab/>
            <w:t xml:space="preserve">T. F. Coleman and Y. Li, “An Interior Trust Region Approach for Nonlinear Minimization Subject to Bounds,” </w:t>
          </w:r>
          <w:r w:rsidRPr="00FB440E">
            <w:rPr>
              <w:rFonts w:eastAsia="Times New Roman"/>
              <w:i/>
              <w:iCs/>
              <w:lang w:val="en-US"/>
            </w:rPr>
            <w:t>SIAM Journal on Optimization</w:t>
          </w:r>
          <w:r w:rsidRPr="00FB440E">
            <w:rPr>
              <w:rFonts w:eastAsia="Times New Roman"/>
              <w:lang w:val="en-US"/>
            </w:rPr>
            <w:t>, vol. 6, no. 2, pp. 418–445, May 1996, doi: 10.1137/0806023.</w:t>
          </w:r>
        </w:p>
        <w:p w14:paraId="62EF0724" w14:textId="77777777" w:rsidR="00FB440E" w:rsidRPr="00FB440E" w:rsidRDefault="00FB440E">
          <w:pPr>
            <w:autoSpaceDE w:val="0"/>
            <w:autoSpaceDN w:val="0"/>
            <w:ind w:hanging="640"/>
            <w:divId w:val="154497521"/>
            <w:rPr>
              <w:rFonts w:eastAsia="Times New Roman"/>
              <w:lang w:val="en-US"/>
            </w:rPr>
          </w:pPr>
          <w:r w:rsidRPr="00FB440E">
            <w:rPr>
              <w:rFonts w:eastAsia="Times New Roman"/>
              <w:lang w:val="en-US"/>
            </w:rPr>
            <w:t>[30]</w:t>
          </w:r>
          <w:r w:rsidRPr="00FB440E">
            <w:rPr>
              <w:rFonts w:eastAsia="Times New Roman"/>
              <w:lang w:val="en-US"/>
            </w:rPr>
            <w:tab/>
            <w:t xml:space="preserve">A. E. Malek, B. M. Adams, E. Rossi, H. O. Schiegg, and M. O. Saar, “Techno-economic analysis of Advanced Geothermal Systems (AGS),” </w:t>
          </w:r>
          <w:r w:rsidRPr="00FB440E">
            <w:rPr>
              <w:rFonts w:eastAsia="Times New Roman"/>
              <w:i/>
              <w:iCs/>
              <w:lang w:val="en-US"/>
            </w:rPr>
            <w:t>Renew Energy</w:t>
          </w:r>
          <w:r w:rsidRPr="00FB440E">
            <w:rPr>
              <w:rFonts w:eastAsia="Times New Roman"/>
              <w:lang w:val="en-US"/>
            </w:rPr>
            <w:t>, vol. 186, pp. 927–943, 2022, doi: https://doi.org/10.1016/j.renene.2022.01.012.</w:t>
          </w:r>
        </w:p>
        <w:p w14:paraId="06F1DFF3" w14:textId="77777777" w:rsidR="00FB440E" w:rsidRPr="00FB440E" w:rsidRDefault="00FB440E">
          <w:pPr>
            <w:autoSpaceDE w:val="0"/>
            <w:autoSpaceDN w:val="0"/>
            <w:ind w:hanging="640"/>
            <w:divId w:val="2079358972"/>
            <w:rPr>
              <w:rFonts w:eastAsia="Times New Roman"/>
              <w:lang w:val="en-US"/>
            </w:rPr>
          </w:pPr>
          <w:r w:rsidRPr="00FB440E">
            <w:rPr>
              <w:rFonts w:eastAsia="Times New Roman"/>
              <w:lang w:val="en-US"/>
            </w:rPr>
            <w:t>[31]</w:t>
          </w:r>
          <w:r w:rsidRPr="00FB440E">
            <w:rPr>
              <w:rFonts w:eastAsia="Times New Roman"/>
              <w:lang w:val="en-US"/>
            </w:rPr>
            <w:tab/>
            <w:t xml:space="preserve">B. Gjorgiev </w:t>
          </w:r>
          <w:r w:rsidRPr="00FB440E">
            <w:rPr>
              <w:rFonts w:eastAsia="Times New Roman"/>
              <w:i/>
              <w:iCs/>
              <w:lang w:val="en-US"/>
            </w:rPr>
            <w:t>et al.</w:t>
          </w:r>
          <w:r w:rsidRPr="00FB440E">
            <w:rPr>
              <w:rFonts w:eastAsia="Times New Roman"/>
              <w:lang w:val="en-US"/>
            </w:rPr>
            <w:t xml:space="preserve">, “Nexus-e: A platform of interfaced high-resolution models for energy-economic assessments of future electricity systems,” </w:t>
          </w:r>
          <w:r w:rsidRPr="00FB440E">
            <w:rPr>
              <w:rFonts w:eastAsia="Times New Roman"/>
              <w:i/>
              <w:iCs/>
              <w:lang w:val="en-US"/>
            </w:rPr>
            <w:t>Appl Energy</w:t>
          </w:r>
          <w:r w:rsidRPr="00FB440E">
            <w:rPr>
              <w:rFonts w:eastAsia="Times New Roman"/>
              <w:lang w:val="en-US"/>
            </w:rPr>
            <w:t>, vol. 307, p. 118193, Feb. 2022, doi: 10.1016/j.apenergy.2021.118193.</w:t>
          </w:r>
        </w:p>
        <w:p w14:paraId="08292806" w14:textId="77777777" w:rsidR="00FB440E" w:rsidRPr="00FB440E" w:rsidRDefault="00FB440E">
          <w:pPr>
            <w:autoSpaceDE w:val="0"/>
            <w:autoSpaceDN w:val="0"/>
            <w:ind w:hanging="640"/>
            <w:divId w:val="766465461"/>
            <w:rPr>
              <w:rFonts w:eastAsia="Times New Roman"/>
              <w:lang w:val="en-US"/>
            </w:rPr>
          </w:pPr>
          <w:r w:rsidRPr="00FB440E">
            <w:rPr>
              <w:rFonts w:eastAsia="Times New Roman"/>
              <w:lang w:val="en-US"/>
            </w:rPr>
            <w:t>[32]</w:t>
          </w:r>
          <w:r w:rsidRPr="00FB440E">
            <w:rPr>
              <w:rFonts w:eastAsia="Times New Roman"/>
              <w:lang w:val="en-US"/>
            </w:rPr>
            <w:tab/>
            <w:t xml:space="preserve">E. Anders, F. Lehmann, and M. Voigt, “Electric Impulse Technology: Long Run Drilling in Hard Rocks,” in </w:t>
          </w:r>
          <w:r w:rsidRPr="00FB440E">
            <w:rPr>
              <w:rFonts w:eastAsia="Times New Roman"/>
              <w:i/>
              <w:iCs/>
              <w:lang w:val="en-US"/>
            </w:rPr>
            <w:t>Volume 10: Petroleum Technology</w:t>
          </w:r>
          <w:r w:rsidRPr="00FB440E">
            <w:rPr>
              <w:rFonts w:eastAsia="Times New Roman"/>
              <w:lang w:val="en-US"/>
            </w:rPr>
            <w:t>, American Society of Mechanical Engineers, May 2015. doi: 10.1115/OMAE2015-41219.</w:t>
          </w:r>
        </w:p>
        <w:p w14:paraId="2DF1313E" w14:textId="77777777" w:rsidR="00FB440E" w:rsidRPr="00FB440E" w:rsidRDefault="00FB440E">
          <w:pPr>
            <w:autoSpaceDE w:val="0"/>
            <w:autoSpaceDN w:val="0"/>
            <w:ind w:hanging="640"/>
            <w:divId w:val="281768507"/>
            <w:rPr>
              <w:rFonts w:eastAsia="Times New Roman"/>
              <w:lang w:val="en-US"/>
            </w:rPr>
          </w:pPr>
          <w:r w:rsidRPr="00FB440E">
            <w:rPr>
              <w:rFonts w:eastAsia="Times New Roman"/>
              <w:lang w:val="en-US"/>
            </w:rPr>
            <w:t>[33]</w:t>
          </w:r>
          <w:r w:rsidRPr="00FB440E">
            <w:rPr>
              <w:rFonts w:eastAsia="Times New Roman"/>
              <w:lang w:val="en-US"/>
            </w:rPr>
            <w:tab/>
            <w:t xml:space="preserve">E. Anders, M. Voigt, F. Lehmann, and M. Mezzetti, “Electric Impulse Drilling: The Future of Drilling Technology Begins Now,” in </w:t>
          </w:r>
          <w:r w:rsidRPr="00FB440E">
            <w:rPr>
              <w:rFonts w:eastAsia="Times New Roman"/>
              <w:i/>
              <w:iCs/>
              <w:lang w:val="en-US"/>
            </w:rPr>
            <w:t>Volume 8: Polar and Arctic Sciences and Technology; Petroleum Technology</w:t>
          </w:r>
          <w:r w:rsidRPr="00FB440E">
            <w:rPr>
              <w:rFonts w:eastAsia="Times New Roman"/>
              <w:lang w:val="en-US"/>
            </w:rPr>
            <w:t>, American Society of Mechanical Engineers, Jun. 2017. doi: 10.1115/OMAE2017-61105.</w:t>
          </w:r>
        </w:p>
        <w:p w14:paraId="18FAE0CE" w14:textId="77777777" w:rsidR="00FB440E" w:rsidRPr="00FB440E" w:rsidRDefault="00FB440E">
          <w:pPr>
            <w:autoSpaceDE w:val="0"/>
            <w:autoSpaceDN w:val="0"/>
            <w:ind w:hanging="640"/>
            <w:divId w:val="1425570518"/>
            <w:rPr>
              <w:rFonts w:eastAsia="Times New Roman"/>
              <w:lang w:val="en-US"/>
            </w:rPr>
          </w:pPr>
          <w:r w:rsidRPr="00FB440E">
            <w:rPr>
              <w:rFonts w:eastAsia="Times New Roman"/>
              <w:lang w:val="en-US"/>
            </w:rPr>
            <w:t>[34]</w:t>
          </w:r>
          <w:r w:rsidRPr="00FB440E">
            <w:rPr>
              <w:rFonts w:eastAsia="Times New Roman"/>
              <w:lang w:val="en-US"/>
            </w:rPr>
            <w:tab/>
            <w:t xml:space="preserve">H. O. Schiegg, A. Rødland, G. Zhu, and D. A. Yuen, “Electro-pulse-boring (EPB): Novel super-deep drilling technology for </w:t>
          </w:r>
          <w:proofErr w:type="gramStart"/>
          <w:r w:rsidRPr="00FB440E">
            <w:rPr>
              <w:rFonts w:eastAsia="Times New Roman"/>
              <w:lang w:val="en-US"/>
            </w:rPr>
            <w:t>low cost</w:t>
          </w:r>
          <w:proofErr w:type="gramEnd"/>
          <w:r w:rsidRPr="00FB440E">
            <w:rPr>
              <w:rFonts w:eastAsia="Times New Roman"/>
              <w:lang w:val="en-US"/>
            </w:rPr>
            <w:t xml:space="preserve"> electricity,” </w:t>
          </w:r>
          <w:r w:rsidRPr="00FB440E">
            <w:rPr>
              <w:rFonts w:eastAsia="Times New Roman"/>
              <w:i/>
              <w:iCs/>
              <w:lang w:val="en-US"/>
            </w:rPr>
            <w:t>Journal of Earth Science</w:t>
          </w:r>
          <w:r w:rsidRPr="00FB440E">
            <w:rPr>
              <w:rFonts w:eastAsia="Times New Roman"/>
              <w:lang w:val="en-US"/>
            </w:rPr>
            <w:t>, vol. 26, no. 1, pp. 37–46, Feb. 2015, doi: 10.1007/s12583-015-0519-x.</w:t>
          </w:r>
        </w:p>
        <w:p w14:paraId="6B8F0B09" w14:textId="77777777" w:rsidR="00FB440E" w:rsidRPr="00FB440E" w:rsidRDefault="00FB440E">
          <w:pPr>
            <w:autoSpaceDE w:val="0"/>
            <w:autoSpaceDN w:val="0"/>
            <w:ind w:hanging="640"/>
            <w:divId w:val="590890001"/>
            <w:rPr>
              <w:rFonts w:eastAsia="Times New Roman"/>
              <w:lang w:val="en-US"/>
            </w:rPr>
          </w:pPr>
          <w:r w:rsidRPr="00FB440E">
            <w:rPr>
              <w:rFonts w:eastAsia="Times New Roman"/>
              <w:lang w:val="en-US"/>
            </w:rPr>
            <w:t>[35]</w:t>
          </w:r>
          <w:r w:rsidRPr="00FB440E">
            <w:rPr>
              <w:rFonts w:eastAsia="Times New Roman"/>
              <w:lang w:val="en-US"/>
            </w:rPr>
            <w:tab/>
            <w:t xml:space="preserve">M. Ezzat, D. Vogler, M. O. Saar, and B. M. Adams, “Simulating Plasma Formation in Pores under Short Electric Pulses for Plasma Pulse Geo Drilling (PPGD),” </w:t>
          </w:r>
          <w:r w:rsidRPr="00FB440E">
            <w:rPr>
              <w:rFonts w:eastAsia="Times New Roman"/>
              <w:i/>
              <w:iCs/>
              <w:lang w:val="en-US"/>
            </w:rPr>
            <w:t>Energies (Basel)</w:t>
          </w:r>
          <w:r w:rsidRPr="00FB440E">
            <w:rPr>
              <w:rFonts w:eastAsia="Times New Roman"/>
              <w:lang w:val="en-US"/>
            </w:rPr>
            <w:t>, vol. 14, no. 16, p. 4717, Aug. 2021, doi: 10.3390/en14164717.</w:t>
          </w:r>
        </w:p>
        <w:p w14:paraId="69A74E0E" w14:textId="77777777" w:rsidR="00FB440E" w:rsidRPr="00FB440E" w:rsidRDefault="00FB440E">
          <w:pPr>
            <w:autoSpaceDE w:val="0"/>
            <w:autoSpaceDN w:val="0"/>
            <w:ind w:hanging="640"/>
            <w:divId w:val="452018876"/>
            <w:rPr>
              <w:rFonts w:eastAsia="Times New Roman"/>
              <w:lang w:val="en-US"/>
            </w:rPr>
          </w:pPr>
          <w:r w:rsidRPr="00FB440E">
            <w:rPr>
              <w:rFonts w:eastAsia="Times New Roman"/>
              <w:lang w:val="en-US"/>
            </w:rPr>
            <w:t>[36]</w:t>
          </w:r>
          <w:r w:rsidRPr="00FB440E">
            <w:rPr>
              <w:rFonts w:eastAsia="Times New Roman"/>
              <w:lang w:val="en-US"/>
            </w:rPr>
            <w:tab/>
            <w:t xml:space="preserve">V. Ya. Ushakov, V. F. Vajov, and N. T. Zinoviev, </w:t>
          </w:r>
          <w:r w:rsidRPr="00FB440E">
            <w:rPr>
              <w:rFonts w:eastAsia="Times New Roman"/>
              <w:i/>
              <w:iCs/>
              <w:lang w:val="en-US"/>
            </w:rPr>
            <w:t>Electro-discharge Technology for Drilling Wells and Concrete Destruction</w:t>
          </w:r>
          <w:r w:rsidRPr="00FB440E">
            <w:rPr>
              <w:rFonts w:eastAsia="Times New Roman"/>
              <w:lang w:val="en-US"/>
            </w:rPr>
            <w:t>. Cham: Springer International Publishing, 2019. doi: 10.1007/978-3-030-04591-3.</w:t>
          </w:r>
        </w:p>
        <w:p w14:paraId="526A5D9B" w14:textId="77777777" w:rsidR="00FB440E" w:rsidRPr="00FB440E" w:rsidRDefault="00FB440E">
          <w:pPr>
            <w:autoSpaceDE w:val="0"/>
            <w:autoSpaceDN w:val="0"/>
            <w:ind w:hanging="640"/>
            <w:divId w:val="222257329"/>
            <w:rPr>
              <w:rFonts w:eastAsia="Times New Roman"/>
              <w:lang w:val="en-US"/>
            </w:rPr>
          </w:pPr>
          <w:r w:rsidRPr="00FB440E">
            <w:rPr>
              <w:rFonts w:eastAsia="Times New Roman"/>
              <w:lang w:val="en-US"/>
            </w:rPr>
            <w:t>[37]</w:t>
          </w:r>
          <w:r w:rsidRPr="00FB440E">
            <w:rPr>
              <w:rFonts w:eastAsia="Times New Roman"/>
              <w:lang w:val="en-US"/>
            </w:rPr>
            <w:tab/>
            <w:t xml:space="preserve">A. Luft, U. Franz, L. Emsermann, and J. Kaspar, “A study of thermal and mechanical effects on materials induced by pulsed laser drilling,” </w:t>
          </w:r>
          <w:r w:rsidRPr="00FB440E">
            <w:rPr>
              <w:rFonts w:eastAsia="Times New Roman"/>
              <w:i/>
              <w:iCs/>
              <w:lang w:val="en-US"/>
            </w:rPr>
            <w:t>Appl Phys A Mater Sci Process</w:t>
          </w:r>
          <w:r w:rsidRPr="00FB440E">
            <w:rPr>
              <w:rFonts w:eastAsia="Times New Roman"/>
              <w:lang w:val="en-US"/>
            </w:rPr>
            <w:t>, vol. 63, no. 2, pp. 93–101, Aug. 1996, doi: 10.1007/BF01567635.</w:t>
          </w:r>
        </w:p>
        <w:p w14:paraId="5595DA13" w14:textId="77777777" w:rsidR="00FB440E" w:rsidRPr="00FB440E" w:rsidRDefault="00FB440E">
          <w:pPr>
            <w:autoSpaceDE w:val="0"/>
            <w:autoSpaceDN w:val="0"/>
            <w:ind w:hanging="640"/>
            <w:divId w:val="649794542"/>
            <w:rPr>
              <w:rFonts w:eastAsia="Times New Roman"/>
              <w:lang w:val="en-US"/>
            </w:rPr>
          </w:pPr>
          <w:r w:rsidRPr="00FB440E">
            <w:rPr>
              <w:rFonts w:eastAsia="Times New Roman"/>
              <w:lang w:val="en-US"/>
            </w:rPr>
            <w:t>[38]</w:t>
          </w:r>
          <w:r w:rsidRPr="00FB440E">
            <w:rPr>
              <w:rFonts w:eastAsia="Times New Roman"/>
              <w:lang w:val="en-US"/>
            </w:rPr>
            <w:tab/>
            <w:t xml:space="preserve">R. C. Lind </w:t>
          </w:r>
          <w:r w:rsidRPr="00FB440E">
            <w:rPr>
              <w:rFonts w:eastAsia="Times New Roman"/>
              <w:i/>
              <w:iCs/>
              <w:lang w:val="en-US"/>
            </w:rPr>
            <w:t>et al.</w:t>
          </w:r>
          <w:r w:rsidRPr="00FB440E">
            <w:rPr>
              <w:rFonts w:eastAsia="Times New Roman"/>
              <w:lang w:val="en-US"/>
            </w:rPr>
            <w:t xml:space="preserve">, </w:t>
          </w:r>
          <w:r w:rsidRPr="00FB440E">
            <w:rPr>
              <w:rFonts w:eastAsia="Times New Roman"/>
              <w:i/>
              <w:iCs/>
              <w:lang w:val="en-US"/>
            </w:rPr>
            <w:t>Discounting for Time and Risk in Energy Policy</w:t>
          </w:r>
          <w:r w:rsidRPr="00FB440E">
            <w:rPr>
              <w:rFonts w:eastAsia="Times New Roman"/>
              <w:lang w:val="en-US"/>
            </w:rPr>
            <w:t>. RFF Press, 2013. doi: 10.4324/9781315064048.</w:t>
          </w:r>
        </w:p>
        <w:p w14:paraId="70DBF1C7" w14:textId="77777777" w:rsidR="00FB440E" w:rsidRPr="00FB440E" w:rsidRDefault="00FB440E">
          <w:pPr>
            <w:autoSpaceDE w:val="0"/>
            <w:autoSpaceDN w:val="0"/>
            <w:ind w:hanging="640"/>
            <w:divId w:val="1601915636"/>
            <w:rPr>
              <w:rFonts w:eastAsia="Times New Roman"/>
              <w:lang w:val="en-US"/>
            </w:rPr>
          </w:pPr>
          <w:r w:rsidRPr="00FB440E">
            <w:rPr>
              <w:rFonts w:eastAsia="Times New Roman"/>
              <w:lang w:val="en-US"/>
            </w:rPr>
            <w:t>[39]</w:t>
          </w:r>
          <w:r w:rsidRPr="00FB440E">
            <w:rPr>
              <w:rFonts w:eastAsia="Times New Roman"/>
              <w:lang w:val="en-US"/>
            </w:rPr>
            <w:tab/>
            <w:t xml:space="preserve">P. L. Joskow, “Comparing the Costs of Intermittent and Dispatchable Electricity Generating Technologies,” </w:t>
          </w:r>
          <w:r w:rsidRPr="00FB440E">
            <w:rPr>
              <w:rFonts w:eastAsia="Times New Roman"/>
              <w:i/>
              <w:iCs/>
              <w:lang w:val="en-US"/>
            </w:rPr>
            <w:t>American Economic Review</w:t>
          </w:r>
          <w:r w:rsidRPr="00FB440E">
            <w:rPr>
              <w:rFonts w:eastAsia="Times New Roman"/>
              <w:lang w:val="en-US"/>
            </w:rPr>
            <w:t>, vol. 101, no. 3, pp. 238–241, May 2011, doi: 10.1257/aer.101.3.238.</w:t>
          </w:r>
        </w:p>
        <w:p w14:paraId="40D74831" w14:textId="77777777" w:rsidR="00FB440E" w:rsidRPr="00FB440E" w:rsidRDefault="00FB440E">
          <w:pPr>
            <w:autoSpaceDE w:val="0"/>
            <w:autoSpaceDN w:val="0"/>
            <w:ind w:hanging="640"/>
            <w:divId w:val="145633822"/>
            <w:rPr>
              <w:rFonts w:eastAsia="Times New Roman"/>
              <w:lang w:val="en-US"/>
            </w:rPr>
          </w:pPr>
          <w:r w:rsidRPr="00FB440E">
            <w:rPr>
              <w:rFonts w:eastAsia="Times New Roman"/>
              <w:lang w:val="en-US"/>
            </w:rPr>
            <w:t>[40]</w:t>
          </w:r>
          <w:r w:rsidRPr="00FB440E">
            <w:rPr>
              <w:rFonts w:eastAsia="Times New Roman"/>
              <w:lang w:val="en-US"/>
            </w:rPr>
            <w:tab/>
            <w:t xml:space="preserve">ISO, “ISO 14044. Environmental management - life cycle assessment - requirements and guidelines,” 2006, </w:t>
          </w:r>
          <w:r w:rsidRPr="00FB440E">
            <w:rPr>
              <w:rFonts w:eastAsia="Times New Roman"/>
              <w:i/>
              <w:iCs/>
              <w:lang w:val="en-US"/>
            </w:rPr>
            <w:t>International Organisation for Standardisation (ISO)</w:t>
          </w:r>
          <w:r w:rsidRPr="00FB440E">
            <w:rPr>
              <w:rFonts w:eastAsia="Times New Roman"/>
              <w:lang w:val="en-US"/>
            </w:rPr>
            <w:t>.</w:t>
          </w:r>
        </w:p>
        <w:p w14:paraId="1DF96508" w14:textId="77777777" w:rsidR="00FB440E" w:rsidRPr="00FB440E" w:rsidRDefault="00FB440E">
          <w:pPr>
            <w:autoSpaceDE w:val="0"/>
            <w:autoSpaceDN w:val="0"/>
            <w:ind w:hanging="640"/>
            <w:divId w:val="1083407332"/>
            <w:rPr>
              <w:rFonts w:eastAsia="Times New Roman"/>
              <w:lang w:val="en-US"/>
            </w:rPr>
          </w:pPr>
          <w:r w:rsidRPr="00FB440E">
            <w:rPr>
              <w:rFonts w:eastAsia="Times New Roman"/>
              <w:lang w:val="en-US"/>
            </w:rPr>
            <w:t>[41]</w:t>
          </w:r>
          <w:r w:rsidRPr="00FB440E">
            <w:rPr>
              <w:rFonts w:eastAsia="Times New Roman"/>
              <w:lang w:val="en-US"/>
            </w:rPr>
            <w:tab/>
            <w:t xml:space="preserve">ISO, “ISO 14040. Environmental management - life cycle assessment - prinicples and framework,” 2006, </w:t>
          </w:r>
          <w:r w:rsidRPr="00FB440E">
            <w:rPr>
              <w:rFonts w:eastAsia="Times New Roman"/>
              <w:i/>
              <w:iCs/>
              <w:lang w:val="en-US"/>
            </w:rPr>
            <w:t>International Organisation for Standardisation (ISO)</w:t>
          </w:r>
          <w:r w:rsidRPr="00FB440E">
            <w:rPr>
              <w:rFonts w:eastAsia="Times New Roman"/>
              <w:lang w:val="en-US"/>
            </w:rPr>
            <w:t>.</w:t>
          </w:r>
        </w:p>
        <w:p w14:paraId="03A5A699" w14:textId="77777777" w:rsidR="00FB440E" w:rsidRPr="00FB440E" w:rsidRDefault="00FB440E">
          <w:pPr>
            <w:autoSpaceDE w:val="0"/>
            <w:autoSpaceDN w:val="0"/>
            <w:ind w:hanging="640"/>
            <w:divId w:val="1697849447"/>
            <w:rPr>
              <w:rFonts w:eastAsia="Times New Roman"/>
              <w:lang w:val="en-US"/>
            </w:rPr>
          </w:pPr>
          <w:r w:rsidRPr="00FB440E">
            <w:rPr>
              <w:rFonts w:eastAsia="Times New Roman"/>
              <w:lang w:val="en-US"/>
            </w:rPr>
            <w:t>[42]</w:t>
          </w:r>
          <w:r w:rsidRPr="00FB440E">
            <w:rPr>
              <w:rFonts w:eastAsia="Times New Roman"/>
              <w:lang w:val="en-US"/>
            </w:rPr>
            <w:tab/>
            <w:t xml:space="preserve">C. Mutel, “Brightway: An </w:t>
          </w:r>
          <w:proofErr w:type="gramStart"/>
          <w:r w:rsidRPr="00FB440E">
            <w:rPr>
              <w:rFonts w:eastAsia="Times New Roman"/>
              <w:lang w:val="en-US"/>
            </w:rPr>
            <w:t>open source</w:t>
          </w:r>
          <w:proofErr w:type="gramEnd"/>
          <w:r w:rsidRPr="00FB440E">
            <w:rPr>
              <w:rFonts w:eastAsia="Times New Roman"/>
              <w:lang w:val="en-US"/>
            </w:rPr>
            <w:t xml:space="preserve"> framework for Life Cycle Assessment,” </w:t>
          </w:r>
          <w:r w:rsidRPr="00FB440E">
            <w:rPr>
              <w:rFonts w:eastAsia="Times New Roman"/>
              <w:i/>
              <w:iCs/>
              <w:lang w:val="en-US"/>
            </w:rPr>
            <w:t>The Journal of Open Source Software</w:t>
          </w:r>
          <w:r w:rsidRPr="00FB440E">
            <w:rPr>
              <w:rFonts w:eastAsia="Times New Roman"/>
              <w:lang w:val="en-US"/>
            </w:rPr>
            <w:t>, vol. 2, no. 12, p. 236, 2017, doi: 10.21105/joss.00236.</w:t>
          </w:r>
        </w:p>
        <w:p w14:paraId="04F4E206" w14:textId="77777777" w:rsidR="00FB440E" w:rsidRPr="00FB440E" w:rsidRDefault="00FB440E">
          <w:pPr>
            <w:autoSpaceDE w:val="0"/>
            <w:autoSpaceDN w:val="0"/>
            <w:ind w:hanging="640"/>
            <w:divId w:val="1777745619"/>
            <w:rPr>
              <w:rFonts w:eastAsia="Times New Roman"/>
              <w:lang w:val="en-US"/>
            </w:rPr>
          </w:pPr>
          <w:r w:rsidRPr="00FB440E">
            <w:rPr>
              <w:rFonts w:eastAsia="Times New Roman"/>
              <w:lang w:val="en-US"/>
            </w:rPr>
            <w:t>[43]</w:t>
          </w:r>
          <w:r w:rsidRPr="00FB440E">
            <w:rPr>
              <w:rFonts w:eastAsia="Times New Roman"/>
              <w:lang w:val="en-US"/>
            </w:rPr>
            <w:tab/>
            <w:t xml:space="preserve">R. Sacchi </w:t>
          </w:r>
          <w:r w:rsidRPr="00FB440E">
            <w:rPr>
              <w:rFonts w:eastAsia="Times New Roman"/>
              <w:i/>
              <w:iCs/>
              <w:lang w:val="en-US"/>
            </w:rPr>
            <w:t>et al.</w:t>
          </w:r>
          <w:r w:rsidRPr="00FB440E">
            <w:rPr>
              <w:rFonts w:eastAsia="Times New Roman"/>
              <w:lang w:val="en-US"/>
            </w:rPr>
            <w:t xml:space="preserve">, “PRospective EnvironMental Impact asSEment (premise): A streamlined approach to producing databases for prospective life cycle assessment using integrated assessment models,” </w:t>
          </w:r>
          <w:r w:rsidRPr="00FB440E">
            <w:rPr>
              <w:rFonts w:eastAsia="Times New Roman"/>
              <w:i/>
              <w:iCs/>
              <w:lang w:val="en-US"/>
            </w:rPr>
            <w:t>Renewable and Sustainable Energy Reviews</w:t>
          </w:r>
          <w:r w:rsidRPr="00FB440E">
            <w:rPr>
              <w:rFonts w:eastAsia="Times New Roman"/>
              <w:lang w:val="en-US"/>
            </w:rPr>
            <w:t>, vol. 160, no. April 2021, p. 112311, 2022, doi: 10.1016/j.rser.2022.112311.</w:t>
          </w:r>
        </w:p>
        <w:p w14:paraId="418FBAA0" w14:textId="77777777" w:rsidR="00FB440E" w:rsidRPr="00FB440E" w:rsidRDefault="00FB440E">
          <w:pPr>
            <w:autoSpaceDE w:val="0"/>
            <w:autoSpaceDN w:val="0"/>
            <w:ind w:hanging="640"/>
            <w:divId w:val="1220282749"/>
            <w:rPr>
              <w:rFonts w:eastAsia="Times New Roman"/>
              <w:lang w:val="en-US"/>
            </w:rPr>
          </w:pPr>
          <w:r w:rsidRPr="00FB440E">
            <w:rPr>
              <w:rFonts w:eastAsia="Times New Roman"/>
              <w:lang w:val="en-US"/>
            </w:rPr>
            <w:t>[44]</w:t>
          </w:r>
          <w:r w:rsidRPr="00FB440E">
            <w:rPr>
              <w:rFonts w:eastAsia="Times New Roman"/>
              <w:lang w:val="en-US"/>
            </w:rPr>
            <w:tab/>
            <w:t xml:space="preserve">E. Panos, R. Kannan, S. Hirschberg, and T. Kober, “An assessment of energy system transformation pathways to achieve net-zero carbon dioxide emissions in Switzerland,” </w:t>
          </w:r>
          <w:r w:rsidRPr="00FB440E">
            <w:rPr>
              <w:rFonts w:eastAsia="Times New Roman"/>
              <w:i/>
              <w:iCs/>
              <w:lang w:val="en-US"/>
            </w:rPr>
            <w:t>Commun Earth Environ</w:t>
          </w:r>
          <w:r w:rsidRPr="00FB440E">
            <w:rPr>
              <w:rFonts w:eastAsia="Times New Roman"/>
              <w:lang w:val="en-US"/>
            </w:rPr>
            <w:t>, vol. 4, no. 1, p. 157, 2023, doi: 10.1038/s43247-023-00813-6.</w:t>
          </w:r>
        </w:p>
        <w:p w14:paraId="41F759AD" w14:textId="77777777" w:rsidR="00FB440E" w:rsidRPr="00FB440E" w:rsidRDefault="00FB440E">
          <w:pPr>
            <w:autoSpaceDE w:val="0"/>
            <w:autoSpaceDN w:val="0"/>
            <w:ind w:hanging="640"/>
            <w:divId w:val="897326133"/>
            <w:rPr>
              <w:rFonts w:eastAsia="Times New Roman"/>
              <w:lang w:val="en-US"/>
            </w:rPr>
          </w:pPr>
          <w:r w:rsidRPr="00FB440E">
            <w:rPr>
              <w:rFonts w:eastAsia="Times New Roman"/>
              <w:lang w:val="en-US"/>
            </w:rPr>
            <w:t>[45]</w:t>
          </w:r>
          <w:r w:rsidRPr="00FB440E">
            <w:rPr>
              <w:rFonts w:eastAsia="Times New Roman"/>
              <w:lang w:val="en-US"/>
            </w:rPr>
            <w:tab/>
            <w:t>B. M. Adams, T. H. Kuehn, J. M. Bielicki, J. B. Randolph, and M. O. Saar, “A comparison of electric power output of CO</w:t>
          </w:r>
          <w:r w:rsidRPr="00FB440E">
            <w:rPr>
              <w:rFonts w:eastAsia="Times New Roman"/>
              <w:vertAlign w:val="subscript"/>
              <w:lang w:val="en-US"/>
            </w:rPr>
            <w:t>2</w:t>
          </w:r>
          <w:r w:rsidRPr="00FB440E">
            <w:rPr>
              <w:rFonts w:eastAsia="Times New Roman"/>
              <w:lang w:val="en-US"/>
            </w:rPr>
            <w:t xml:space="preserve"> Plume Geothermal (CPG) and brine geothermal systems for varying reservoir conditions,” </w:t>
          </w:r>
          <w:r w:rsidRPr="00FB440E">
            <w:rPr>
              <w:rFonts w:eastAsia="Times New Roman"/>
              <w:i/>
              <w:iCs/>
              <w:lang w:val="en-US"/>
            </w:rPr>
            <w:t>Appl Energy</w:t>
          </w:r>
          <w:r w:rsidRPr="00FB440E">
            <w:rPr>
              <w:rFonts w:eastAsia="Times New Roman"/>
              <w:lang w:val="en-US"/>
            </w:rPr>
            <w:t>, vol. 140, pp. 365–377, Feb. 2015, doi: 10.1016/J.APENERGY.2014.11.043.</w:t>
          </w:r>
        </w:p>
        <w:p w14:paraId="49381B9D" w14:textId="77777777" w:rsidR="00FB440E" w:rsidRPr="00FB440E" w:rsidRDefault="00FB440E">
          <w:pPr>
            <w:autoSpaceDE w:val="0"/>
            <w:autoSpaceDN w:val="0"/>
            <w:ind w:hanging="640"/>
            <w:divId w:val="1318269954"/>
            <w:rPr>
              <w:rFonts w:eastAsia="Times New Roman"/>
              <w:lang w:val="en-US"/>
            </w:rPr>
          </w:pPr>
          <w:r w:rsidRPr="00FB440E">
            <w:rPr>
              <w:rFonts w:eastAsia="Times New Roman"/>
              <w:lang w:val="en-US"/>
            </w:rPr>
            <w:t>[46]</w:t>
          </w:r>
          <w:r w:rsidRPr="00FB440E">
            <w:rPr>
              <w:rFonts w:eastAsia="Times New Roman"/>
              <w:lang w:val="en-US"/>
            </w:rPr>
            <w:tab/>
            <w:t xml:space="preserve">M. Hefny and M. O. Saar, “Pathways to national-scale adoption of CO2-based Advanced Geothermal Systems (AGS) – A Techno-Economic Assessment Example in </w:t>
          </w:r>
          <w:proofErr w:type="gramStart"/>
          <w:r w:rsidRPr="00FB440E">
            <w:rPr>
              <w:rFonts w:eastAsia="Times New Roman"/>
              <w:lang w:val="en-US"/>
            </w:rPr>
            <w:t>Switzerland ,</w:t>
          </w:r>
          <w:proofErr w:type="gramEnd"/>
          <w:r w:rsidRPr="00FB440E">
            <w:rPr>
              <w:rFonts w:eastAsia="Times New Roman"/>
              <w:lang w:val="en-US"/>
            </w:rPr>
            <w:t xml:space="preserve">” in </w:t>
          </w:r>
          <w:r w:rsidRPr="00FB440E">
            <w:rPr>
              <w:rFonts w:eastAsia="Times New Roman"/>
              <w:i/>
              <w:iCs/>
              <w:lang w:val="en-US"/>
            </w:rPr>
            <w:t>Proceedings of the European Geothermal Congress</w:t>
          </w:r>
          <w:r w:rsidRPr="00FB440E">
            <w:rPr>
              <w:rFonts w:eastAsia="Times New Roman"/>
              <w:lang w:val="en-US"/>
            </w:rPr>
            <w:t>, Zurich: European Geothermal Congress (EGC), Oct. 2025.</w:t>
          </w:r>
        </w:p>
        <w:p w14:paraId="088820BE" w14:textId="77777777" w:rsidR="00FB440E" w:rsidRPr="00FB440E" w:rsidRDefault="00FB440E">
          <w:pPr>
            <w:autoSpaceDE w:val="0"/>
            <w:autoSpaceDN w:val="0"/>
            <w:ind w:hanging="640"/>
            <w:divId w:val="820776577"/>
            <w:rPr>
              <w:rFonts w:eastAsia="Times New Roman"/>
              <w:lang w:val="en-US"/>
            </w:rPr>
          </w:pPr>
          <w:r w:rsidRPr="00FB440E">
            <w:rPr>
              <w:rFonts w:eastAsia="Times New Roman"/>
              <w:lang w:val="en-US"/>
            </w:rPr>
            <w:t>[47]</w:t>
          </w:r>
          <w:r w:rsidRPr="00FB440E">
            <w:rPr>
              <w:rFonts w:eastAsia="Times New Roman"/>
              <w:lang w:val="en-US"/>
            </w:rPr>
            <w:tab/>
            <w:t xml:space="preserve">J. Burger </w:t>
          </w:r>
          <w:r w:rsidRPr="00FB440E">
            <w:rPr>
              <w:rFonts w:eastAsia="Times New Roman"/>
              <w:i/>
              <w:iCs/>
              <w:lang w:val="en-US"/>
            </w:rPr>
            <w:t>et al.</w:t>
          </w:r>
          <w:r w:rsidRPr="00FB440E">
            <w:rPr>
              <w:rFonts w:eastAsia="Times New Roman"/>
              <w:lang w:val="en-US"/>
            </w:rPr>
            <w:t xml:space="preserve">, “Environmental impacts of carbon capture, transport, and storage supply chains: Status and the way forward,” </w:t>
          </w:r>
          <w:r w:rsidRPr="00FB440E">
            <w:rPr>
              <w:rFonts w:eastAsia="Times New Roman"/>
              <w:i/>
              <w:iCs/>
              <w:lang w:val="en-US"/>
            </w:rPr>
            <w:t>International Journal of Greenhouse Gas Control</w:t>
          </w:r>
          <w:r w:rsidRPr="00FB440E">
            <w:rPr>
              <w:rFonts w:eastAsia="Times New Roman"/>
              <w:lang w:val="en-US"/>
            </w:rPr>
            <w:t>, vol. 132, Feb. 2024, doi: 10.1016/j.ijggc.2023.104039.</w:t>
          </w:r>
        </w:p>
        <w:p w14:paraId="695CD02B" w14:textId="77777777" w:rsidR="00FB440E" w:rsidRPr="00FB440E" w:rsidRDefault="00FB440E">
          <w:pPr>
            <w:autoSpaceDE w:val="0"/>
            <w:autoSpaceDN w:val="0"/>
            <w:ind w:hanging="640"/>
            <w:divId w:val="1461925077"/>
            <w:rPr>
              <w:rFonts w:eastAsia="Times New Roman"/>
              <w:lang w:val="en-US"/>
            </w:rPr>
          </w:pPr>
          <w:r w:rsidRPr="00FB440E">
            <w:rPr>
              <w:rFonts w:eastAsia="Times New Roman"/>
              <w:lang w:val="en-US"/>
            </w:rPr>
            <w:t>[48]</w:t>
          </w:r>
          <w:r w:rsidRPr="00FB440E">
            <w:rPr>
              <w:rFonts w:eastAsia="Times New Roman"/>
              <w:lang w:val="en-US"/>
            </w:rPr>
            <w:tab/>
            <w:t xml:space="preserve">C. A. Brown, M. Holmes, V. Zatonski, and M. Toews, “Enablement of High-Temperature Well Drilling for Multilateral Closed-Loop Geothermal Systems,” in </w:t>
          </w:r>
          <w:r w:rsidRPr="00FB440E">
            <w:rPr>
              <w:rFonts w:eastAsia="Times New Roman"/>
              <w:i/>
              <w:iCs/>
              <w:lang w:val="en-US"/>
            </w:rPr>
            <w:t>Proceedings: 48th Workshop on Geothermal Reservoir Engineering, Stanford University, Stanford, California</w:t>
          </w:r>
          <w:r w:rsidRPr="00FB440E">
            <w:rPr>
              <w:rFonts w:eastAsia="Times New Roman"/>
              <w:lang w:val="en-US"/>
            </w:rPr>
            <w:t>, 2023.</w:t>
          </w:r>
        </w:p>
        <w:p w14:paraId="28AAF5D6" w14:textId="77777777" w:rsidR="00FB440E" w:rsidRPr="00FB440E" w:rsidRDefault="00FB440E">
          <w:pPr>
            <w:autoSpaceDE w:val="0"/>
            <w:autoSpaceDN w:val="0"/>
            <w:ind w:hanging="640"/>
            <w:divId w:val="1758594075"/>
            <w:rPr>
              <w:rFonts w:eastAsia="Times New Roman"/>
              <w:lang w:val="en-US"/>
            </w:rPr>
          </w:pPr>
          <w:r w:rsidRPr="00FB440E">
            <w:rPr>
              <w:rFonts w:eastAsia="Times New Roman"/>
              <w:lang w:val="en-US"/>
            </w:rPr>
            <w:t>[49]</w:t>
          </w:r>
          <w:r w:rsidRPr="00FB440E">
            <w:rPr>
              <w:rFonts w:eastAsia="Times New Roman"/>
              <w:lang w:val="en-US"/>
            </w:rPr>
            <w:tab/>
            <w:t xml:space="preserve">A. Stefánsson </w:t>
          </w:r>
          <w:r w:rsidRPr="00FB440E">
            <w:rPr>
              <w:rFonts w:eastAsia="Times New Roman"/>
              <w:i/>
              <w:iCs/>
              <w:lang w:val="en-US"/>
            </w:rPr>
            <w:t>et al.</w:t>
          </w:r>
          <w:r w:rsidRPr="00FB440E">
            <w:rPr>
              <w:rFonts w:eastAsia="Times New Roman"/>
              <w:lang w:val="en-US"/>
            </w:rPr>
            <w:t xml:space="preserve">, “A 300 Degree Celsius Directional Drilling System,” in </w:t>
          </w:r>
          <w:r w:rsidRPr="00FB440E">
            <w:rPr>
              <w:rFonts w:eastAsia="Times New Roman"/>
              <w:i/>
              <w:iCs/>
              <w:lang w:val="en-US"/>
            </w:rPr>
            <w:t>IADC/SPE Drilling Conference and Exhibition</w:t>
          </w:r>
          <w:r w:rsidRPr="00FB440E">
            <w:rPr>
              <w:rFonts w:eastAsia="Times New Roman"/>
              <w:lang w:val="en-US"/>
            </w:rPr>
            <w:t>, SPE, Mar. 2018. doi: 10.2118/189677-MS.</w:t>
          </w:r>
        </w:p>
        <w:p w14:paraId="41A5E204" w14:textId="77777777" w:rsidR="00FB440E" w:rsidRPr="00FB440E" w:rsidRDefault="00FB440E">
          <w:pPr>
            <w:autoSpaceDE w:val="0"/>
            <w:autoSpaceDN w:val="0"/>
            <w:ind w:hanging="640"/>
            <w:divId w:val="659315560"/>
            <w:rPr>
              <w:rFonts w:eastAsia="Times New Roman"/>
              <w:lang w:val="en-US"/>
            </w:rPr>
          </w:pPr>
          <w:r w:rsidRPr="00FB440E">
            <w:rPr>
              <w:rFonts w:eastAsia="Times New Roman"/>
              <w:lang w:val="en-US"/>
            </w:rPr>
            <w:t>[50]</w:t>
          </w:r>
          <w:r w:rsidRPr="00FB440E">
            <w:rPr>
              <w:rFonts w:eastAsia="Times New Roman"/>
              <w:lang w:val="en-US"/>
            </w:rPr>
            <w:tab/>
            <w:t xml:space="preserve">B. L. Gingerich, P. G. Brusius, and I. M. Maclean, “Reliable Electronics for High-Temperature Downhole Applications,” in </w:t>
          </w:r>
          <w:r w:rsidRPr="00FB440E">
            <w:rPr>
              <w:rFonts w:eastAsia="Times New Roman"/>
              <w:i/>
              <w:iCs/>
              <w:lang w:val="en-US"/>
            </w:rPr>
            <w:t>SPE Annual Technical Conference and Exhibition</w:t>
          </w:r>
          <w:r w:rsidRPr="00FB440E">
            <w:rPr>
              <w:rFonts w:eastAsia="Times New Roman"/>
              <w:lang w:val="en-US"/>
            </w:rPr>
            <w:t>, SPE, Oct. 1999. doi: 10.2118/56438-MS.</w:t>
          </w:r>
        </w:p>
        <w:p w14:paraId="13DC940A" w14:textId="77777777" w:rsidR="00FB440E" w:rsidRPr="00FB440E" w:rsidRDefault="00FB440E">
          <w:pPr>
            <w:autoSpaceDE w:val="0"/>
            <w:autoSpaceDN w:val="0"/>
            <w:ind w:hanging="640"/>
            <w:divId w:val="654845573"/>
            <w:rPr>
              <w:rFonts w:eastAsia="Times New Roman"/>
              <w:lang w:val="en-US"/>
            </w:rPr>
          </w:pPr>
          <w:r w:rsidRPr="00FB440E">
            <w:rPr>
              <w:rFonts w:eastAsia="Times New Roman"/>
              <w:lang w:val="en-US"/>
            </w:rPr>
            <w:t>[51]</w:t>
          </w:r>
          <w:r w:rsidRPr="00FB440E">
            <w:rPr>
              <w:rFonts w:eastAsia="Times New Roman"/>
              <w:lang w:val="en-US"/>
            </w:rPr>
            <w:tab/>
            <w:t xml:space="preserve">K. El-Sadi, B. Gierke, E. Howard, and Gradl. Christian, “Review Of Drilling Performance In A Horizontal EGS Development,” in </w:t>
          </w:r>
          <w:r w:rsidRPr="00FB440E">
            <w:rPr>
              <w:rFonts w:eastAsia="Times New Roman"/>
              <w:i/>
              <w:iCs/>
              <w:lang w:val="en-US"/>
            </w:rPr>
            <w:t>PROCEEDINGS, 49th Workshop on Geothermal Reservoir Engineering</w:t>
          </w:r>
          <w:r w:rsidRPr="00FB440E">
            <w:rPr>
              <w:rFonts w:eastAsia="Times New Roman"/>
              <w:lang w:val="en-US"/>
            </w:rPr>
            <w:t>, Stanford University, Stanford, California, Feb. 2024.</w:t>
          </w:r>
        </w:p>
        <w:p w14:paraId="1027FC48" w14:textId="77777777" w:rsidR="00FB440E" w:rsidRPr="00FB440E" w:rsidRDefault="00FB440E">
          <w:pPr>
            <w:autoSpaceDE w:val="0"/>
            <w:autoSpaceDN w:val="0"/>
            <w:ind w:hanging="640"/>
            <w:divId w:val="892886776"/>
            <w:rPr>
              <w:rFonts w:eastAsia="Times New Roman"/>
              <w:lang w:val="en-US"/>
            </w:rPr>
          </w:pPr>
          <w:r w:rsidRPr="00FB440E">
            <w:rPr>
              <w:rFonts w:eastAsia="Times New Roman"/>
              <w:lang w:val="en-US"/>
            </w:rPr>
            <w:t>[52]</w:t>
          </w:r>
          <w:r w:rsidRPr="00FB440E">
            <w:rPr>
              <w:rFonts w:eastAsia="Times New Roman"/>
              <w:lang w:val="en-US"/>
            </w:rPr>
            <w:tab/>
            <w:t xml:space="preserve">O. Turkovska </w:t>
          </w:r>
          <w:r w:rsidRPr="00FB440E">
            <w:rPr>
              <w:rFonts w:eastAsia="Times New Roman"/>
              <w:i/>
              <w:iCs/>
              <w:lang w:val="en-US"/>
            </w:rPr>
            <w:t>et al.</w:t>
          </w:r>
          <w:r w:rsidRPr="00FB440E">
            <w:rPr>
              <w:rFonts w:eastAsia="Times New Roman"/>
              <w:lang w:val="en-US"/>
            </w:rPr>
            <w:t xml:space="preserve">, “Methodological and reporting inconsistencies in land-use requirements misguide future renewable energy planning,” </w:t>
          </w:r>
          <w:r w:rsidRPr="00FB440E">
            <w:rPr>
              <w:rFonts w:eastAsia="Times New Roman"/>
              <w:i/>
              <w:iCs/>
              <w:lang w:val="en-US"/>
            </w:rPr>
            <w:t>One Earth</w:t>
          </w:r>
          <w:r w:rsidRPr="00FB440E">
            <w:rPr>
              <w:rFonts w:eastAsia="Times New Roman"/>
              <w:lang w:val="en-US"/>
            </w:rPr>
            <w:t>, vol. 7, no. 10, pp. 1741–1759, 2024, doi: 10.1016/j.oneear.2024.09.010.</w:t>
          </w:r>
        </w:p>
        <w:p w14:paraId="690615EB" w14:textId="77777777" w:rsidR="00FB440E" w:rsidRPr="00FB440E" w:rsidRDefault="00FB440E">
          <w:pPr>
            <w:autoSpaceDE w:val="0"/>
            <w:autoSpaceDN w:val="0"/>
            <w:ind w:hanging="640"/>
            <w:divId w:val="1109197254"/>
            <w:rPr>
              <w:rFonts w:eastAsia="Times New Roman"/>
              <w:lang w:val="en-US"/>
            </w:rPr>
          </w:pPr>
          <w:r w:rsidRPr="00FB440E">
            <w:rPr>
              <w:rFonts w:eastAsia="Times New Roman"/>
              <w:lang w:val="en-US"/>
            </w:rPr>
            <w:t>[53]</w:t>
          </w:r>
          <w:r w:rsidRPr="00FB440E">
            <w:rPr>
              <w:rFonts w:eastAsia="Times New Roman"/>
              <w:lang w:val="en-US"/>
            </w:rPr>
            <w:tab/>
            <w:t xml:space="preserve">T. S. Lowry </w:t>
          </w:r>
          <w:r w:rsidRPr="00FB440E">
            <w:rPr>
              <w:rFonts w:eastAsia="Times New Roman"/>
              <w:i/>
              <w:iCs/>
              <w:lang w:val="en-US"/>
            </w:rPr>
            <w:t>et al.</w:t>
          </w:r>
          <w:r w:rsidRPr="00FB440E">
            <w:rPr>
              <w:rFonts w:eastAsia="Times New Roman"/>
              <w:lang w:val="en-US"/>
            </w:rPr>
            <w:t xml:space="preserve">, “GeoVision analysis: reservoir maintenance and development task force report (geovision analysis supporting task force report: reservoir maintenance and development),” Sandia National </w:t>
          </w:r>
          <w:proofErr w:type="gramStart"/>
          <w:r w:rsidRPr="00FB440E">
            <w:rPr>
              <w:rFonts w:eastAsia="Times New Roman"/>
              <w:lang w:val="en-US"/>
            </w:rPr>
            <w:t>Lab.(</w:t>
          </w:r>
          <w:proofErr w:type="gramEnd"/>
          <w:r w:rsidRPr="00FB440E">
            <w:rPr>
              <w:rFonts w:eastAsia="Times New Roman"/>
              <w:lang w:val="en-US"/>
            </w:rPr>
            <w:t>SNL-NM), Albuquerque, NM (United States), 2017.</w:t>
          </w:r>
        </w:p>
        <w:p w14:paraId="2983C851" w14:textId="77777777" w:rsidR="00FB440E" w:rsidRPr="00FB440E" w:rsidRDefault="00FB440E">
          <w:pPr>
            <w:autoSpaceDE w:val="0"/>
            <w:autoSpaceDN w:val="0"/>
            <w:ind w:hanging="640"/>
            <w:divId w:val="761686857"/>
            <w:rPr>
              <w:rFonts w:eastAsia="Times New Roman"/>
              <w:lang w:val="en-US"/>
            </w:rPr>
          </w:pPr>
          <w:r w:rsidRPr="00FB440E">
            <w:rPr>
              <w:rFonts w:eastAsia="Times New Roman"/>
              <w:lang w:val="en-US"/>
            </w:rPr>
            <w:t>[54]</w:t>
          </w:r>
          <w:r w:rsidRPr="00FB440E">
            <w:rPr>
              <w:rFonts w:eastAsia="Times New Roman"/>
              <w:lang w:val="en-US"/>
            </w:rPr>
            <w:tab/>
            <w:t xml:space="preserve">K. F. Beckers and K. McCabe, “GEOPHIRES v2. 0: updated geothermal techno-economic simulation tool,” </w:t>
          </w:r>
          <w:r w:rsidRPr="00FB440E">
            <w:rPr>
              <w:rFonts w:eastAsia="Times New Roman"/>
              <w:i/>
              <w:iCs/>
              <w:lang w:val="en-US"/>
            </w:rPr>
            <w:t>Geothermal Energy</w:t>
          </w:r>
          <w:r w:rsidRPr="00FB440E">
            <w:rPr>
              <w:rFonts w:eastAsia="Times New Roman"/>
              <w:lang w:val="en-US"/>
            </w:rPr>
            <w:t>, vol. 7, pp. 1–28, 2019.</w:t>
          </w:r>
        </w:p>
        <w:p w14:paraId="3FA88D23" w14:textId="77777777" w:rsidR="00FB440E" w:rsidRPr="00FB440E" w:rsidRDefault="00FB440E">
          <w:pPr>
            <w:autoSpaceDE w:val="0"/>
            <w:autoSpaceDN w:val="0"/>
            <w:ind w:hanging="640"/>
            <w:divId w:val="495071989"/>
            <w:rPr>
              <w:rFonts w:eastAsia="Times New Roman"/>
              <w:lang w:val="en-US"/>
            </w:rPr>
          </w:pPr>
          <w:r w:rsidRPr="00FB440E">
            <w:rPr>
              <w:rFonts w:eastAsia="Times New Roman"/>
              <w:lang w:val="en-US"/>
            </w:rPr>
            <w:t>[55]</w:t>
          </w:r>
          <w:r w:rsidRPr="00FB440E">
            <w:rPr>
              <w:rFonts w:eastAsia="Times New Roman"/>
              <w:lang w:val="en-US"/>
            </w:rPr>
            <w:tab/>
            <w:t xml:space="preserve">H. S. Carslaw, J. C. Jaeger, and H. Feshbach, “Conduction of Heat in Solids,” </w:t>
          </w:r>
          <w:r w:rsidRPr="00FB440E">
            <w:rPr>
              <w:rFonts w:eastAsia="Times New Roman"/>
              <w:i/>
              <w:iCs/>
              <w:lang w:val="en-US"/>
            </w:rPr>
            <w:t>Phys Today</w:t>
          </w:r>
          <w:r w:rsidRPr="00FB440E">
            <w:rPr>
              <w:rFonts w:eastAsia="Times New Roman"/>
              <w:lang w:val="en-US"/>
            </w:rPr>
            <w:t>, vol. 15, no. 11, pp. 74–76, Nov. 1962, doi: 10.1063/1.3057871.</w:t>
          </w:r>
        </w:p>
        <w:p w14:paraId="403B5D05" w14:textId="77777777" w:rsidR="00FB440E" w:rsidRPr="00FB440E" w:rsidRDefault="00FB440E">
          <w:pPr>
            <w:autoSpaceDE w:val="0"/>
            <w:autoSpaceDN w:val="0"/>
            <w:ind w:hanging="640"/>
            <w:divId w:val="593365766"/>
            <w:rPr>
              <w:rFonts w:eastAsia="Times New Roman"/>
              <w:lang w:val="en-US"/>
            </w:rPr>
          </w:pPr>
          <w:r w:rsidRPr="00FB440E">
            <w:rPr>
              <w:rFonts w:eastAsia="Times New Roman"/>
              <w:lang w:val="en-US"/>
            </w:rPr>
            <w:t>[56]</w:t>
          </w:r>
          <w:r w:rsidRPr="00FB440E">
            <w:rPr>
              <w:rFonts w:eastAsia="Times New Roman"/>
              <w:lang w:val="en-US"/>
            </w:rPr>
            <w:tab/>
            <w:t>L. A. Silva, “Wellbore Positioning in Directional Drilling by Geopotential Field Anomalies,” 2024.</w:t>
          </w:r>
        </w:p>
        <w:p w14:paraId="406C5279" w14:textId="77777777" w:rsidR="00FB440E" w:rsidRPr="00FB440E" w:rsidRDefault="00FB440E">
          <w:pPr>
            <w:autoSpaceDE w:val="0"/>
            <w:autoSpaceDN w:val="0"/>
            <w:ind w:hanging="640"/>
            <w:divId w:val="883757465"/>
            <w:rPr>
              <w:rFonts w:eastAsia="Times New Roman"/>
              <w:lang w:val="en-US"/>
            </w:rPr>
          </w:pPr>
          <w:r w:rsidRPr="00FB440E">
            <w:rPr>
              <w:rFonts w:eastAsia="Times New Roman"/>
              <w:lang w:val="en-US"/>
            </w:rPr>
            <w:t>[57]</w:t>
          </w:r>
          <w:r w:rsidRPr="00FB440E">
            <w:rPr>
              <w:rFonts w:eastAsia="Times New Roman"/>
              <w:lang w:val="en-US"/>
            </w:rPr>
            <w:tab/>
            <w:t xml:space="preserve">J. Weston, A. Ledroz, and R. Ekseth, “New gyro while drilling technology delivers accurate azimuth and real-time quality control for all well trajectories,” </w:t>
          </w:r>
          <w:r w:rsidRPr="00FB440E">
            <w:rPr>
              <w:rFonts w:eastAsia="Times New Roman"/>
              <w:i/>
              <w:iCs/>
              <w:lang w:val="en-US"/>
            </w:rPr>
            <w:t>SPE Drilling &amp; Completion</w:t>
          </w:r>
          <w:r w:rsidRPr="00FB440E">
            <w:rPr>
              <w:rFonts w:eastAsia="Times New Roman"/>
              <w:lang w:val="en-US"/>
            </w:rPr>
            <w:t>, vol. 29, no. 03, pp. 295–303, 2014.</w:t>
          </w:r>
        </w:p>
        <w:p w14:paraId="16A4B4A4" w14:textId="77777777" w:rsidR="00FB440E" w:rsidRPr="00FB440E" w:rsidRDefault="00FB440E">
          <w:pPr>
            <w:autoSpaceDE w:val="0"/>
            <w:autoSpaceDN w:val="0"/>
            <w:ind w:hanging="640"/>
            <w:divId w:val="545333191"/>
            <w:rPr>
              <w:rFonts w:eastAsia="Times New Roman"/>
              <w:lang w:val="en-US"/>
            </w:rPr>
          </w:pPr>
          <w:r w:rsidRPr="00FB440E">
            <w:rPr>
              <w:rFonts w:eastAsia="Times New Roman"/>
              <w:lang w:val="en-US"/>
            </w:rPr>
            <w:t>[58]</w:t>
          </w:r>
          <w:r w:rsidRPr="00FB440E">
            <w:rPr>
              <w:rFonts w:eastAsia="Times New Roman"/>
              <w:lang w:val="en-US"/>
            </w:rPr>
            <w:tab/>
            <w:t xml:space="preserve">V. Ya. Ushakov, V. F. Vajov, and N. T. Zinoviev, </w:t>
          </w:r>
          <w:r w:rsidRPr="00FB440E">
            <w:rPr>
              <w:rFonts w:eastAsia="Times New Roman"/>
              <w:i/>
              <w:iCs/>
              <w:lang w:val="en-US"/>
            </w:rPr>
            <w:t>Electro-discharge Technology for Drilling Wells and Concrete Destruction</w:t>
          </w:r>
          <w:r w:rsidRPr="00FB440E">
            <w:rPr>
              <w:rFonts w:eastAsia="Times New Roman"/>
              <w:lang w:val="en-US"/>
            </w:rPr>
            <w:t>. Cham: Springer International Publishing, 2019. doi: 10.1007/978-3-030-04591-3.</w:t>
          </w:r>
        </w:p>
        <w:p w14:paraId="47B2B266" w14:textId="77777777" w:rsidR="00FB440E" w:rsidRPr="00FB440E" w:rsidRDefault="00FB440E">
          <w:pPr>
            <w:autoSpaceDE w:val="0"/>
            <w:autoSpaceDN w:val="0"/>
            <w:ind w:hanging="640"/>
            <w:divId w:val="812480188"/>
            <w:rPr>
              <w:rFonts w:eastAsia="Times New Roman"/>
              <w:lang w:val="en-US"/>
            </w:rPr>
          </w:pPr>
          <w:r w:rsidRPr="00FB440E">
            <w:rPr>
              <w:rFonts w:eastAsia="Times New Roman"/>
              <w:lang w:val="en-US"/>
            </w:rPr>
            <w:t>[59]</w:t>
          </w:r>
          <w:r w:rsidRPr="00FB440E">
            <w:rPr>
              <w:rFonts w:eastAsia="Times New Roman"/>
              <w:lang w:val="en-US"/>
            </w:rPr>
            <w:tab/>
            <w:t>K. Oglesby, P. Woskov, H. Einstein, and B. Livesay, “Deep Geothermal Drilling Using Millimeter Wave Technology (Final Technical Research Report),” Golden, CO (United States), Dec. 2014. doi: 10.2172/1169951.</w:t>
          </w:r>
        </w:p>
        <w:p w14:paraId="2D72BD16" w14:textId="77777777" w:rsidR="00FB440E" w:rsidRPr="00FB440E" w:rsidRDefault="00FB440E">
          <w:pPr>
            <w:autoSpaceDE w:val="0"/>
            <w:autoSpaceDN w:val="0"/>
            <w:ind w:hanging="640"/>
            <w:divId w:val="425661036"/>
            <w:rPr>
              <w:rFonts w:eastAsia="Times New Roman"/>
              <w:lang w:val="en-US"/>
            </w:rPr>
          </w:pPr>
          <w:r w:rsidRPr="00FB440E">
            <w:rPr>
              <w:rFonts w:eastAsia="Times New Roman"/>
              <w:lang w:val="en-US"/>
            </w:rPr>
            <w:t>[60]</w:t>
          </w:r>
          <w:r w:rsidRPr="00FB440E">
            <w:rPr>
              <w:rFonts w:eastAsia="Times New Roman"/>
              <w:lang w:val="en-US"/>
            </w:rPr>
            <w:tab/>
            <w:t xml:space="preserve">A. Luft, U. Franz, L. Emsermann, and J. Kaspar, “A study of thermal and mechanical effects on materials induced by pulsed laser drilling,” </w:t>
          </w:r>
          <w:r w:rsidRPr="00FB440E">
            <w:rPr>
              <w:rFonts w:eastAsia="Times New Roman"/>
              <w:i/>
              <w:iCs/>
              <w:lang w:val="en-US"/>
            </w:rPr>
            <w:t>Appl Phys A Mater Sci Process</w:t>
          </w:r>
          <w:r w:rsidRPr="00FB440E">
            <w:rPr>
              <w:rFonts w:eastAsia="Times New Roman"/>
              <w:lang w:val="en-US"/>
            </w:rPr>
            <w:t>, vol. 63, no. 2, pp. 93–101, Aug. 1996, doi: 10.1007/BF01567635.</w:t>
          </w:r>
        </w:p>
        <w:p w14:paraId="25CCBA27" w14:textId="77777777" w:rsidR="00FB440E" w:rsidRPr="00FB440E" w:rsidRDefault="00FB440E">
          <w:pPr>
            <w:autoSpaceDE w:val="0"/>
            <w:autoSpaceDN w:val="0"/>
            <w:ind w:hanging="640"/>
            <w:divId w:val="1886604927"/>
            <w:rPr>
              <w:rFonts w:eastAsia="Times New Roman"/>
              <w:lang w:val="en-US"/>
            </w:rPr>
          </w:pPr>
          <w:r w:rsidRPr="00FB440E">
            <w:rPr>
              <w:rFonts w:eastAsia="Times New Roman"/>
              <w:lang w:val="en-US"/>
            </w:rPr>
            <w:t>[61]</w:t>
          </w:r>
          <w:r w:rsidRPr="00FB440E">
            <w:rPr>
              <w:rFonts w:eastAsia="Times New Roman"/>
              <w:lang w:val="en-US"/>
            </w:rPr>
            <w:tab/>
            <w:t xml:space="preserve">S. Longfield </w:t>
          </w:r>
          <w:r w:rsidRPr="00FB440E">
            <w:rPr>
              <w:rFonts w:eastAsia="Times New Roman"/>
              <w:i/>
              <w:iCs/>
              <w:lang w:val="en-US"/>
            </w:rPr>
            <w:t>et al.</w:t>
          </w:r>
          <w:r w:rsidRPr="00FB440E">
            <w:rPr>
              <w:rFonts w:eastAsia="Times New Roman"/>
              <w:lang w:val="en-US"/>
            </w:rPr>
            <w:t>, “Eavor Loop</w:t>
          </w:r>
          <w:r w:rsidRPr="00FB440E">
            <w:rPr>
              <w:rFonts w:eastAsia="Times New Roman"/>
              <w:vertAlign w:val="superscript"/>
              <w:lang w:val="en-US"/>
            </w:rPr>
            <w:t>TM</w:t>
          </w:r>
          <w:r w:rsidRPr="00FB440E">
            <w:rPr>
              <w:rFonts w:eastAsia="Times New Roman"/>
              <w:lang w:val="en-US"/>
            </w:rPr>
            <w:t xml:space="preserve"> Commercial Project at Geretsried, Molasse Basin, Germany,” in </w:t>
          </w:r>
          <w:r w:rsidRPr="00FB440E">
            <w:rPr>
              <w:rFonts w:eastAsia="Times New Roman"/>
              <w:i/>
              <w:iCs/>
              <w:lang w:val="en-US"/>
            </w:rPr>
            <w:t>Proceedings of the European Geothermal Congress, Berlin, Germany</w:t>
          </w:r>
          <w:r w:rsidRPr="00FB440E">
            <w:rPr>
              <w:rFonts w:eastAsia="Times New Roman"/>
              <w:lang w:val="en-US"/>
            </w:rPr>
            <w:t>, 2022, pp. 17–21.</w:t>
          </w:r>
        </w:p>
        <w:p w14:paraId="3A0E36BF" w14:textId="77777777" w:rsidR="00FB440E" w:rsidRPr="00FB440E" w:rsidRDefault="00FB440E">
          <w:pPr>
            <w:autoSpaceDE w:val="0"/>
            <w:autoSpaceDN w:val="0"/>
            <w:ind w:hanging="640"/>
            <w:divId w:val="763964446"/>
            <w:rPr>
              <w:rFonts w:eastAsia="Times New Roman"/>
              <w:lang w:val="en-US"/>
            </w:rPr>
          </w:pPr>
          <w:r w:rsidRPr="00FB440E">
            <w:rPr>
              <w:rFonts w:eastAsia="Times New Roman"/>
              <w:lang w:val="en-US"/>
            </w:rPr>
            <w:t>[62]</w:t>
          </w:r>
          <w:r w:rsidRPr="00FB440E">
            <w:rPr>
              <w:rFonts w:eastAsia="Times New Roman"/>
              <w:lang w:val="en-US"/>
            </w:rPr>
            <w:tab/>
            <w:t xml:space="preserve">K. F. Beckers and H. E. Johnston, “Techno-economic performance of Eavor-Loop 2.0,” in </w:t>
          </w:r>
          <w:r w:rsidRPr="00FB440E">
            <w:rPr>
              <w:rFonts w:eastAsia="Times New Roman"/>
              <w:i/>
              <w:iCs/>
              <w:lang w:val="en-US"/>
            </w:rPr>
            <w:t>Proceedings 47th workshop on geothermal reservoir engineering, Stanford, California</w:t>
          </w:r>
          <w:r w:rsidRPr="00FB440E">
            <w:rPr>
              <w:rFonts w:eastAsia="Times New Roman"/>
              <w:lang w:val="en-US"/>
            </w:rPr>
            <w:t>, 2022.</w:t>
          </w:r>
        </w:p>
        <w:p w14:paraId="4E57094A" w14:textId="77777777" w:rsidR="00FB440E" w:rsidRPr="00FB440E" w:rsidRDefault="00FB440E">
          <w:pPr>
            <w:autoSpaceDE w:val="0"/>
            <w:autoSpaceDN w:val="0"/>
            <w:ind w:hanging="640"/>
            <w:divId w:val="940795142"/>
            <w:rPr>
              <w:rFonts w:eastAsia="Times New Roman"/>
              <w:lang w:val="en-US"/>
            </w:rPr>
          </w:pPr>
          <w:r w:rsidRPr="00FB440E">
            <w:rPr>
              <w:rFonts w:eastAsia="Times New Roman"/>
              <w:lang w:val="en-US"/>
            </w:rPr>
            <w:t>[63]</w:t>
          </w:r>
          <w:r w:rsidRPr="00FB440E">
            <w:rPr>
              <w:rFonts w:eastAsia="Times New Roman"/>
              <w:lang w:val="en-US"/>
            </w:rPr>
            <w:tab/>
            <w:t xml:space="preserve">M. Khodayar and S. Björnsson, “Conventional geothermal systems and unconventional geothermal developments: An overview,” </w:t>
          </w:r>
          <w:r w:rsidRPr="00FB440E">
            <w:rPr>
              <w:rFonts w:eastAsia="Times New Roman"/>
              <w:i/>
              <w:iCs/>
              <w:lang w:val="en-US"/>
            </w:rPr>
            <w:t>Open Journal of Geology</w:t>
          </w:r>
          <w:r w:rsidRPr="00FB440E">
            <w:rPr>
              <w:rFonts w:eastAsia="Times New Roman"/>
              <w:lang w:val="en-US"/>
            </w:rPr>
            <w:t>, vol. 14, no. 02, pp. 196–246, 2024.</w:t>
          </w:r>
        </w:p>
        <w:p w14:paraId="7C0C35CB" w14:textId="77777777" w:rsidR="00FB440E" w:rsidRPr="00FB440E" w:rsidRDefault="00FB440E">
          <w:pPr>
            <w:autoSpaceDE w:val="0"/>
            <w:autoSpaceDN w:val="0"/>
            <w:ind w:hanging="640"/>
            <w:divId w:val="1199973500"/>
            <w:rPr>
              <w:rFonts w:eastAsia="Times New Roman"/>
              <w:lang w:val="en-US"/>
            </w:rPr>
          </w:pPr>
          <w:r w:rsidRPr="00FB440E">
            <w:rPr>
              <w:rFonts w:eastAsia="Times New Roman"/>
              <w:lang w:val="en-US"/>
            </w:rPr>
            <w:t>[64]</w:t>
          </w:r>
          <w:r w:rsidRPr="00FB440E">
            <w:rPr>
              <w:rFonts w:eastAsia="Times New Roman"/>
              <w:lang w:val="en-US"/>
            </w:rPr>
            <w:tab/>
            <w:t xml:space="preserve">T. Bilić </w:t>
          </w:r>
          <w:r w:rsidRPr="00FB440E">
            <w:rPr>
              <w:rFonts w:eastAsia="Times New Roman"/>
              <w:i/>
              <w:iCs/>
              <w:lang w:val="en-US"/>
            </w:rPr>
            <w:t>et al.</w:t>
          </w:r>
          <w:r w:rsidRPr="00FB440E">
            <w:rPr>
              <w:rFonts w:eastAsia="Times New Roman"/>
              <w:lang w:val="en-US"/>
            </w:rPr>
            <w:t xml:space="preserve">, “Overview of techno-economic issues of enhanced geothermal systems implementation and integration,” in </w:t>
          </w:r>
          <w:r w:rsidRPr="00FB440E">
            <w:rPr>
              <w:rFonts w:eastAsia="Times New Roman"/>
              <w:i/>
              <w:iCs/>
              <w:lang w:val="en-US"/>
            </w:rPr>
            <w:t>Mediterranean Conference on Power Generation, Transmission, Distribution and Energy Conversion (MEDPOWER 2018)</w:t>
          </w:r>
          <w:r w:rsidRPr="00FB440E">
            <w:rPr>
              <w:rFonts w:eastAsia="Times New Roman"/>
              <w:lang w:val="en-US"/>
            </w:rPr>
            <w:t>, 2018, pp. 1–5. doi: 10.1049/cp.2018.1872.</w:t>
          </w:r>
        </w:p>
        <w:p w14:paraId="5BD3D11B" w14:textId="7B78ABBF" w:rsidR="0023048B" w:rsidRPr="0023048B" w:rsidRDefault="00FB440E" w:rsidP="00E37277">
          <w:pPr>
            <w:autoSpaceDE w:val="0"/>
            <w:autoSpaceDN w:val="0"/>
            <w:ind w:left="4480" w:hanging="640"/>
            <w:jc w:val="both"/>
            <w:divId w:val="224411436"/>
            <w:rPr>
              <w:rFonts w:eastAsia="Times New Roman"/>
              <w:lang w:val="en-US"/>
            </w:rPr>
          </w:pPr>
          <w:r w:rsidRPr="00FB440E">
            <w:rPr>
              <w:rFonts w:eastAsia="Times New Roman"/>
              <w:lang w:val="en-US"/>
            </w:rPr>
            <w:t> </w:t>
          </w:r>
        </w:p>
      </w:sdtContent>
    </w:sdt>
    <w:p w14:paraId="44969598" w14:textId="0D6BFFF5" w:rsidR="006E1F16" w:rsidRDefault="006E1F16" w:rsidP="00E37277">
      <w:pPr>
        <w:spacing w:after="0" w:line="240" w:lineRule="auto"/>
        <w:jc w:val="both"/>
        <w:rPr>
          <w:lang w:val="en-US"/>
        </w:rPr>
      </w:pPr>
    </w:p>
    <w:p w14:paraId="516B8B50" w14:textId="77777777" w:rsidR="001C5A41" w:rsidRDefault="001C5A41" w:rsidP="00E37277">
      <w:pPr>
        <w:jc w:val="both"/>
        <w:rPr>
          <w:color w:val="000000"/>
          <w:sz w:val="18"/>
          <w:szCs w:val="18"/>
          <w:lang w:val="en-US"/>
        </w:rPr>
      </w:pPr>
    </w:p>
    <w:p w14:paraId="6AA2BA64" w14:textId="77777777" w:rsidR="003D7880" w:rsidRDefault="003D7880" w:rsidP="00E37277">
      <w:pPr>
        <w:pStyle w:val="Heading1"/>
        <w:numPr>
          <w:ilvl w:val="0"/>
          <w:numId w:val="0"/>
        </w:numPr>
        <w:ind w:left="432" w:hanging="432"/>
        <w:jc w:val="both"/>
        <w:sectPr w:rsidR="003D7880">
          <w:pgSz w:w="11906" w:h="16838"/>
          <w:pgMar w:top="1440" w:right="1440" w:bottom="1440" w:left="1440" w:header="708" w:footer="708" w:gutter="0"/>
          <w:cols w:space="708"/>
          <w:docGrid w:linePitch="360"/>
        </w:sectPr>
      </w:pPr>
      <w:bookmarkStart w:id="159" w:name="_Toc195006647"/>
      <w:bookmarkStart w:id="160" w:name="_Toc197338609"/>
      <w:bookmarkStart w:id="161" w:name="_Toc205896236"/>
    </w:p>
    <w:p w14:paraId="538F5CDB" w14:textId="10FA2788" w:rsidR="001C5A41" w:rsidRPr="00C86CD5" w:rsidRDefault="001C5A41" w:rsidP="00FA3771">
      <w:pPr>
        <w:rPr>
          <w:b/>
          <w:bCs/>
          <w:sz w:val="32"/>
          <w:szCs w:val="36"/>
          <w:lang w:val="en-US"/>
        </w:rPr>
      </w:pPr>
      <w:bookmarkStart w:id="162" w:name="_Toc214891561"/>
      <w:r w:rsidRPr="00C86CD5">
        <w:rPr>
          <w:b/>
          <w:bCs/>
          <w:sz w:val="32"/>
          <w:szCs w:val="36"/>
          <w:lang w:val="en-US"/>
        </w:rPr>
        <w:lastRenderedPageBreak/>
        <w:t>Supplementary Information</w:t>
      </w:r>
      <w:bookmarkEnd w:id="159"/>
      <w:bookmarkEnd w:id="160"/>
      <w:bookmarkEnd w:id="161"/>
      <w:bookmarkEnd w:id="162"/>
    </w:p>
    <w:p w14:paraId="46170E76" w14:textId="1E59EBA5" w:rsidR="00C86CD5" w:rsidRPr="00CA7B0F" w:rsidRDefault="00C86CD5" w:rsidP="00C86CD5">
      <w:pPr>
        <w:pStyle w:val="BFEEFReportStandard"/>
        <w:jc w:val="both"/>
        <w:rPr>
          <w:rFonts w:asciiTheme="minorBidi" w:hAnsiTheme="minorBidi" w:cstheme="minorBidi"/>
          <w:b/>
          <w:sz w:val="21"/>
          <w:szCs w:val="21"/>
          <w:lang w:val="en-US"/>
        </w:rPr>
      </w:pPr>
      <w:r>
        <w:rPr>
          <w:rFonts w:asciiTheme="minorBidi" w:hAnsiTheme="minorBidi" w:cstheme="minorBidi"/>
          <w:b/>
          <w:sz w:val="21"/>
          <w:szCs w:val="21"/>
          <w:lang w:val="en-US"/>
        </w:rPr>
        <w:t>Prospective assessment of the role of</w:t>
      </w:r>
      <w:r w:rsidRPr="00CA7B0F">
        <w:rPr>
          <w:rFonts w:asciiTheme="minorBidi" w:hAnsiTheme="minorBidi" w:cstheme="minorBidi"/>
          <w:b/>
          <w:sz w:val="21"/>
          <w:szCs w:val="21"/>
          <w:lang w:val="en-US"/>
        </w:rPr>
        <w:t xml:space="preserve"> Advanced Geothermal Systems (AGS) </w:t>
      </w:r>
      <w:r>
        <w:rPr>
          <w:rFonts w:asciiTheme="minorBidi" w:hAnsiTheme="minorBidi" w:cstheme="minorBidi"/>
          <w:b/>
          <w:sz w:val="21"/>
          <w:szCs w:val="21"/>
          <w:lang w:val="en-US"/>
        </w:rPr>
        <w:t>in N</w:t>
      </w:r>
      <w:r w:rsidRPr="00CA7B0F">
        <w:rPr>
          <w:rFonts w:asciiTheme="minorBidi" w:hAnsiTheme="minorBidi" w:cstheme="minorBidi"/>
          <w:b/>
          <w:sz w:val="21"/>
          <w:szCs w:val="21"/>
          <w:lang w:val="en-US"/>
        </w:rPr>
        <w:t>et</w:t>
      </w:r>
      <w:r>
        <w:rPr>
          <w:rFonts w:asciiTheme="minorBidi" w:hAnsiTheme="minorBidi" w:cstheme="minorBidi"/>
          <w:b/>
          <w:sz w:val="21"/>
          <w:szCs w:val="21"/>
          <w:lang w:val="en-US"/>
        </w:rPr>
        <w:t>-</w:t>
      </w:r>
      <w:r w:rsidRPr="00CA7B0F">
        <w:rPr>
          <w:rFonts w:asciiTheme="minorBidi" w:hAnsiTheme="minorBidi" w:cstheme="minorBidi"/>
          <w:b/>
          <w:sz w:val="21"/>
          <w:szCs w:val="21"/>
          <w:lang w:val="en-US"/>
        </w:rPr>
        <w:t xml:space="preserve">zero </w:t>
      </w:r>
      <w:r>
        <w:rPr>
          <w:rFonts w:asciiTheme="minorBidi" w:hAnsiTheme="minorBidi" w:cstheme="minorBidi"/>
          <w:b/>
          <w:sz w:val="21"/>
          <w:szCs w:val="21"/>
          <w:lang w:val="en-US"/>
        </w:rPr>
        <w:t>electricity</w:t>
      </w:r>
      <w:r w:rsidRPr="00CA7B0F">
        <w:rPr>
          <w:rFonts w:asciiTheme="minorBidi" w:hAnsiTheme="minorBidi" w:cstheme="minorBidi"/>
          <w:b/>
          <w:sz w:val="21"/>
          <w:szCs w:val="21"/>
          <w:lang w:val="en-US"/>
        </w:rPr>
        <w:t xml:space="preserve">: </w:t>
      </w:r>
      <w:r>
        <w:rPr>
          <w:rFonts w:asciiTheme="minorBidi" w:hAnsiTheme="minorBidi" w:cstheme="minorBidi"/>
          <w:b/>
          <w:sz w:val="21"/>
          <w:szCs w:val="21"/>
          <w:lang w:val="en-US"/>
        </w:rPr>
        <w:t>Integrated Techno-Economic, Environmental, and System Perspectives</w:t>
      </w:r>
    </w:p>
    <w:p w14:paraId="7D92AB97" w14:textId="77777777" w:rsidR="00C86CD5" w:rsidRPr="00CA7B0F" w:rsidRDefault="00C86CD5" w:rsidP="00C86CD5">
      <w:pPr>
        <w:pStyle w:val="BFEEFReportStandard"/>
        <w:jc w:val="both"/>
        <w:rPr>
          <w:rFonts w:asciiTheme="minorBidi" w:hAnsiTheme="minorBidi" w:cstheme="minorBidi"/>
          <w:b/>
          <w:szCs w:val="20"/>
          <w:lang w:val="en-US"/>
        </w:rPr>
      </w:pPr>
    </w:p>
    <w:p w14:paraId="7ECDC12E" w14:textId="77777777" w:rsidR="00C86CD5" w:rsidRPr="00266CB6" w:rsidRDefault="00C86CD5" w:rsidP="00C86CD5">
      <w:pPr>
        <w:pStyle w:val="BFEEFReportStandard"/>
        <w:jc w:val="both"/>
        <w:rPr>
          <w:rFonts w:asciiTheme="minorBidi" w:hAnsiTheme="minorBidi" w:cstheme="minorBidi"/>
          <w:bCs/>
          <w:sz w:val="18"/>
          <w:szCs w:val="18"/>
          <w:lang w:val="de-CH"/>
        </w:rPr>
      </w:pPr>
      <w:commentRangeStart w:id="163"/>
      <w:r w:rsidRPr="00266CB6">
        <w:rPr>
          <w:rFonts w:asciiTheme="minorBidi" w:hAnsiTheme="minorBidi" w:cstheme="minorBidi"/>
          <w:bCs/>
          <w:sz w:val="18"/>
          <w:szCs w:val="18"/>
          <w:lang w:val="de-CH"/>
        </w:rPr>
        <w:t>Treyer</w:t>
      </w:r>
      <w:commentRangeEnd w:id="163"/>
      <w:r w:rsidRPr="00266CB6">
        <w:rPr>
          <w:rStyle w:val="CommentReference"/>
          <w:rFonts w:asciiTheme="minorBidi" w:hAnsiTheme="minorBidi" w:cstheme="minorBidi"/>
          <w:sz w:val="18"/>
          <w:szCs w:val="18"/>
          <w:lang w:val="de-CH"/>
        </w:rPr>
        <w:commentReference w:id="163"/>
      </w:r>
      <w:r w:rsidRPr="00266CB6">
        <w:rPr>
          <w:rFonts w:asciiTheme="minorBidi" w:hAnsiTheme="minorBidi" w:cstheme="minorBidi"/>
          <w:bCs/>
          <w:sz w:val="18"/>
          <w:szCs w:val="18"/>
          <w:lang w:val="de-CH"/>
        </w:rPr>
        <w:t>, Karin</w:t>
      </w:r>
      <w:r w:rsidRPr="00266CB6">
        <w:rPr>
          <w:rFonts w:asciiTheme="minorBidi" w:hAnsiTheme="minorBidi" w:cstheme="minorBidi"/>
          <w:bCs/>
          <w:sz w:val="18"/>
          <w:szCs w:val="18"/>
          <w:vertAlign w:val="superscript"/>
          <w:lang w:val="de-CH"/>
        </w:rPr>
        <w:t>1</w:t>
      </w:r>
      <w:r w:rsidRPr="00266CB6">
        <w:rPr>
          <w:rFonts w:asciiTheme="minorBidi" w:hAnsiTheme="minorBidi" w:cstheme="minorBidi"/>
          <w:bCs/>
          <w:sz w:val="18"/>
          <w:szCs w:val="18"/>
          <w:lang w:val="de-CH"/>
        </w:rPr>
        <w:t>; Hefny, Mahmoud</w:t>
      </w:r>
      <w:r w:rsidRPr="00266CB6">
        <w:rPr>
          <w:rFonts w:asciiTheme="minorBidi" w:hAnsiTheme="minorBidi" w:cstheme="minorBidi"/>
          <w:bCs/>
          <w:sz w:val="18"/>
          <w:szCs w:val="18"/>
          <w:vertAlign w:val="superscript"/>
          <w:lang w:val="de-CH"/>
        </w:rPr>
        <w:t>2</w:t>
      </w:r>
      <w:r>
        <w:rPr>
          <w:rFonts w:asciiTheme="minorBidi" w:hAnsiTheme="minorBidi" w:cstheme="minorBidi"/>
          <w:bCs/>
          <w:sz w:val="18"/>
          <w:szCs w:val="18"/>
          <w:vertAlign w:val="superscript"/>
          <w:lang w:val="de-CH"/>
        </w:rPr>
        <w:t>,3</w:t>
      </w:r>
      <w:r w:rsidRPr="00266CB6">
        <w:rPr>
          <w:rFonts w:asciiTheme="minorBidi" w:hAnsiTheme="minorBidi" w:cstheme="minorBidi"/>
          <w:bCs/>
          <w:sz w:val="18"/>
          <w:szCs w:val="18"/>
          <w:lang w:val="de-CH"/>
        </w:rPr>
        <w:t>, Alfermann, Dirk</w:t>
      </w:r>
      <w:r>
        <w:rPr>
          <w:rFonts w:asciiTheme="minorBidi" w:hAnsiTheme="minorBidi" w:cstheme="minorBidi"/>
          <w:bCs/>
          <w:sz w:val="18"/>
          <w:szCs w:val="18"/>
          <w:vertAlign w:val="superscript"/>
          <w:lang w:val="de-CH"/>
        </w:rPr>
        <w:t>2</w:t>
      </w:r>
      <w:r w:rsidRPr="00266CB6">
        <w:rPr>
          <w:rFonts w:asciiTheme="minorBidi" w:hAnsiTheme="minorBidi" w:cstheme="minorBidi"/>
          <w:bCs/>
          <w:sz w:val="18"/>
          <w:szCs w:val="18"/>
          <w:lang w:val="de-CH"/>
        </w:rPr>
        <w:t>; Saar, Martin</w:t>
      </w:r>
      <w:r w:rsidRPr="00266CB6">
        <w:rPr>
          <w:rFonts w:asciiTheme="minorBidi" w:hAnsiTheme="minorBidi" w:cstheme="minorBidi"/>
          <w:bCs/>
          <w:sz w:val="18"/>
          <w:szCs w:val="18"/>
          <w:vertAlign w:val="superscript"/>
          <w:lang w:val="de-CH"/>
        </w:rPr>
        <w:t>2</w:t>
      </w:r>
      <w:r w:rsidRPr="00266CB6">
        <w:rPr>
          <w:rFonts w:asciiTheme="minorBidi" w:hAnsiTheme="minorBidi" w:cstheme="minorBidi"/>
          <w:bCs/>
          <w:sz w:val="18"/>
          <w:szCs w:val="18"/>
          <w:lang w:val="de-CH"/>
        </w:rPr>
        <w:t>, Panos, Evangelos</w:t>
      </w:r>
      <w:r w:rsidRPr="00266CB6">
        <w:rPr>
          <w:rFonts w:asciiTheme="minorBidi" w:hAnsiTheme="minorBidi" w:cstheme="minorBidi"/>
          <w:bCs/>
          <w:sz w:val="18"/>
          <w:szCs w:val="18"/>
          <w:vertAlign w:val="superscript"/>
          <w:lang w:val="de-CH"/>
        </w:rPr>
        <w:t>1</w:t>
      </w:r>
      <w:r w:rsidRPr="00266CB6">
        <w:rPr>
          <w:rFonts w:asciiTheme="minorBidi" w:hAnsiTheme="minorBidi" w:cstheme="minorBidi"/>
          <w:bCs/>
          <w:sz w:val="18"/>
          <w:szCs w:val="18"/>
          <w:lang w:val="de-CH"/>
        </w:rPr>
        <w:t>, Ramachandran, Kannan</w:t>
      </w:r>
      <w:r w:rsidRPr="00266CB6">
        <w:rPr>
          <w:rFonts w:asciiTheme="minorBidi" w:hAnsiTheme="minorBidi" w:cstheme="minorBidi"/>
          <w:bCs/>
          <w:sz w:val="18"/>
          <w:szCs w:val="18"/>
          <w:vertAlign w:val="superscript"/>
          <w:lang w:val="de-CH"/>
        </w:rPr>
        <w:t>1</w:t>
      </w:r>
    </w:p>
    <w:p w14:paraId="3678EF55" w14:textId="77777777" w:rsidR="00C86CD5" w:rsidRDefault="00C86CD5" w:rsidP="00C86CD5">
      <w:pPr>
        <w:pStyle w:val="BFEEFReportStandard"/>
        <w:jc w:val="both"/>
        <w:rPr>
          <w:rFonts w:asciiTheme="minorBidi" w:hAnsiTheme="minorBidi" w:cstheme="minorBidi"/>
          <w:sz w:val="18"/>
          <w:szCs w:val="18"/>
          <w:lang w:val="en-US"/>
        </w:rPr>
      </w:pPr>
      <w:r w:rsidRPr="7590434A">
        <w:rPr>
          <w:rFonts w:asciiTheme="minorBidi" w:hAnsiTheme="minorBidi" w:cstheme="minorBidi"/>
          <w:sz w:val="18"/>
          <w:szCs w:val="18"/>
          <w:vertAlign w:val="superscript"/>
          <w:lang w:val="en-US"/>
        </w:rPr>
        <w:t xml:space="preserve">1 </w:t>
      </w:r>
      <w:r w:rsidRPr="7590434A">
        <w:rPr>
          <w:rFonts w:asciiTheme="minorBidi" w:hAnsiTheme="minorBidi" w:cstheme="minorBidi"/>
          <w:sz w:val="18"/>
          <w:szCs w:val="18"/>
          <w:lang w:val="en-US"/>
        </w:rPr>
        <w:t xml:space="preserve">PSI Centers for Nuclear Engineering and Sciences &amp; Energy and Environmental Sciences, Laboratory for Energy Systems Analysis, Paul Scherrer Institute, </w:t>
      </w:r>
      <w:proofErr w:type="spellStart"/>
      <w:r w:rsidRPr="7590434A">
        <w:rPr>
          <w:rFonts w:asciiTheme="minorBidi" w:hAnsiTheme="minorBidi" w:cstheme="minorBidi"/>
          <w:sz w:val="18"/>
          <w:szCs w:val="18"/>
          <w:lang w:val="en-US"/>
        </w:rPr>
        <w:t>Villigen</w:t>
      </w:r>
      <w:proofErr w:type="spellEnd"/>
      <w:r w:rsidRPr="7590434A">
        <w:rPr>
          <w:rFonts w:asciiTheme="minorBidi" w:hAnsiTheme="minorBidi" w:cstheme="minorBidi"/>
          <w:sz w:val="18"/>
          <w:szCs w:val="18"/>
          <w:lang w:val="en-US"/>
        </w:rPr>
        <w:t xml:space="preserve"> PSI, Switzerland</w:t>
      </w:r>
    </w:p>
    <w:p w14:paraId="58825FD4" w14:textId="1251B9E3" w:rsidR="00C86CD5" w:rsidRPr="00CF4A35" w:rsidRDefault="00C86CD5" w:rsidP="00C86CD5">
      <w:pPr>
        <w:pStyle w:val="BFEEFReportStandard"/>
        <w:jc w:val="both"/>
        <w:rPr>
          <w:rFonts w:asciiTheme="minorBidi" w:hAnsiTheme="minorBidi" w:cstheme="minorBidi"/>
          <w:sz w:val="18"/>
          <w:szCs w:val="18"/>
          <w:lang w:val="en-US"/>
        </w:rPr>
      </w:pPr>
      <w:r w:rsidRPr="00CF4A35">
        <w:rPr>
          <w:rFonts w:asciiTheme="minorBidi" w:hAnsiTheme="minorBidi" w:cstheme="minorBidi"/>
          <w:sz w:val="18"/>
          <w:szCs w:val="18"/>
          <w:vertAlign w:val="superscript"/>
          <w:lang w:val="en-US"/>
        </w:rPr>
        <w:t xml:space="preserve">2 </w:t>
      </w:r>
      <w:r w:rsidRPr="00CF4A35">
        <w:rPr>
          <w:rFonts w:asciiTheme="minorBidi" w:hAnsiTheme="minorBidi" w:cstheme="minorBidi"/>
          <w:sz w:val="18"/>
          <w:szCs w:val="18"/>
          <w:lang w:val="en-US"/>
        </w:rPr>
        <w:t xml:space="preserve">Geothermal Energy and Geofluids group, Institute of Geophysics, </w:t>
      </w:r>
      <w:r w:rsidRPr="3EE5044C">
        <w:rPr>
          <w:rFonts w:asciiTheme="minorBidi" w:hAnsiTheme="minorBidi" w:cstheme="minorBidi"/>
          <w:sz w:val="18"/>
          <w:szCs w:val="18"/>
          <w:lang w:val="en-US"/>
        </w:rPr>
        <w:t xml:space="preserve">Department of Earth and Planetary Sciences, </w:t>
      </w:r>
      <w:r>
        <w:rPr>
          <w:rFonts w:asciiTheme="minorBidi" w:hAnsiTheme="minorBidi" w:cstheme="minorBidi"/>
          <w:sz w:val="18"/>
          <w:szCs w:val="18"/>
          <w:lang w:val="en-US"/>
        </w:rPr>
        <w:t>ETH</w:t>
      </w:r>
      <w:r w:rsidRPr="00CF4A35">
        <w:rPr>
          <w:rFonts w:asciiTheme="minorBidi" w:hAnsiTheme="minorBidi" w:cstheme="minorBidi"/>
          <w:sz w:val="18"/>
          <w:szCs w:val="18"/>
          <w:lang w:val="en-US"/>
        </w:rPr>
        <w:t xml:space="preserve"> Zurich (ETHZ), Switzerland</w:t>
      </w:r>
    </w:p>
    <w:p w14:paraId="1CA31A97" w14:textId="77777777" w:rsidR="00C86CD5" w:rsidRPr="009750EA" w:rsidRDefault="00C86CD5" w:rsidP="00C86CD5">
      <w:pPr>
        <w:pStyle w:val="BFEEFReportStandard"/>
        <w:jc w:val="both"/>
        <w:rPr>
          <w:rFonts w:asciiTheme="minorBidi" w:hAnsiTheme="minorBidi" w:cstheme="minorBidi"/>
          <w:sz w:val="18"/>
          <w:szCs w:val="18"/>
          <w:lang w:val="en-US"/>
        </w:rPr>
      </w:pPr>
      <w:r w:rsidRPr="009750EA">
        <w:rPr>
          <w:rFonts w:asciiTheme="minorBidi" w:hAnsiTheme="minorBidi" w:cstheme="minorBidi"/>
          <w:sz w:val="18"/>
          <w:szCs w:val="18"/>
          <w:vertAlign w:val="superscript"/>
          <w:lang w:val="en-US"/>
        </w:rPr>
        <w:t>3</w:t>
      </w:r>
      <w:r w:rsidRPr="009750EA">
        <w:rPr>
          <w:rFonts w:asciiTheme="minorBidi" w:hAnsiTheme="minorBidi" w:cstheme="minorBidi"/>
          <w:sz w:val="18"/>
          <w:szCs w:val="18"/>
          <w:lang w:val="en-US"/>
        </w:rPr>
        <w:t xml:space="preserve"> </w:t>
      </w:r>
      <w:r>
        <w:rPr>
          <w:rFonts w:asciiTheme="minorBidi" w:hAnsiTheme="minorBidi" w:cstheme="minorBidi"/>
          <w:sz w:val="18"/>
          <w:szCs w:val="18"/>
          <w:lang w:val="en-US"/>
        </w:rPr>
        <w:t>Geology Department, Qena University, Egypt</w:t>
      </w:r>
    </w:p>
    <w:p w14:paraId="7F196097" w14:textId="029FB16F" w:rsidR="001C5A41" w:rsidRPr="00C86CD5" w:rsidRDefault="001C5A41" w:rsidP="00E37277">
      <w:pPr>
        <w:jc w:val="both"/>
        <w:rPr>
          <w:lang w:val="en-US"/>
        </w:rPr>
      </w:pPr>
    </w:p>
    <w:p w14:paraId="2412C5A5" w14:textId="27189184" w:rsidR="00F52969" w:rsidRDefault="00F52969" w:rsidP="00E37277">
      <w:pPr>
        <w:pStyle w:val="Heading1"/>
        <w:numPr>
          <w:ilvl w:val="0"/>
          <w:numId w:val="36"/>
        </w:numPr>
        <w:jc w:val="both"/>
      </w:pPr>
      <w:bookmarkStart w:id="164" w:name="_Toc205896237"/>
      <w:bookmarkStart w:id="165" w:name="_Toc214891562"/>
      <w:r>
        <w:t>T</w:t>
      </w:r>
      <w:bookmarkEnd w:id="164"/>
      <w:r w:rsidR="00202A87">
        <w:t>echno-</w:t>
      </w:r>
      <w:proofErr w:type="spellStart"/>
      <w:r w:rsidR="00202A87">
        <w:t>Economic</w:t>
      </w:r>
      <w:proofErr w:type="spellEnd"/>
      <w:r w:rsidR="00202A87">
        <w:t xml:space="preserve"> Assessment (TEA)</w:t>
      </w:r>
      <w:bookmarkEnd w:id="165"/>
    </w:p>
    <w:p w14:paraId="39AC0D61" w14:textId="6F41F048" w:rsidR="00C86CD5" w:rsidRPr="00BC3299" w:rsidRDefault="00C86CD5" w:rsidP="00C86CD5">
      <w:pPr>
        <w:pStyle w:val="Heading2"/>
        <w:ind w:left="709"/>
        <w:jc w:val="both"/>
        <w:rPr>
          <w:lang w:val="en-US"/>
        </w:rPr>
      </w:pPr>
      <w:bookmarkStart w:id="166" w:name="_Toc205896240"/>
      <w:bookmarkStart w:id="167" w:name="_Toc214891565"/>
      <w:r w:rsidRPr="00BC3299">
        <w:rPr>
          <w:lang w:val="en-US"/>
        </w:rPr>
        <w:t xml:space="preserve">Technical </w:t>
      </w:r>
      <w:r w:rsidR="00BC3299" w:rsidRPr="00BC3299">
        <w:rPr>
          <w:lang w:val="en-US"/>
        </w:rPr>
        <w:t xml:space="preserve">and cost </w:t>
      </w:r>
      <w:r w:rsidRPr="00BC3299">
        <w:rPr>
          <w:lang w:val="en-US"/>
        </w:rPr>
        <w:t>parameters of TANGO</w:t>
      </w:r>
      <w:bookmarkEnd w:id="166"/>
      <w:bookmarkEnd w:id="167"/>
    </w:p>
    <w:p w14:paraId="188A20BA" w14:textId="55457C7F" w:rsidR="00C86CD5" w:rsidRDefault="00C86CD5" w:rsidP="00C86CD5">
      <w:pPr>
        <w:jc w:val="both"/>
        <w:rPr>
          <w:lang w:val="en-US"/>
        </w:rPr>
      </w:pPr>
      <w:r w:rsidRPr="00ED666D">
        <w:rPr>
          <w:lang w:val="en-US"/>
        </w:rPr>
        <w:t xml:space="preserve">The detailed technical parameters </w:t>
      </w:r>
      <w:r w:rsidRPr="00765D4E">
        <w:rPr>
          <w:lang w:val="en-US"/>
        </w:rPr>
        <w:t xml:space="preserve">used in </w:t>
      </w:r>
      <w:r>
        <w:rPr>
          <w:lang w:val="en-US"/>
        </w:rPr>
        <w:t xml:space="preserve">the </w:t>
      </w:r>
      <w:r w:rsidRPr="00ED666D">
        <w:rPr>
          <w:lang w:val="en-US"/>
        </w:rPr>
        <w:t>TEA</w:t>
      </w:r>
      <w:r w:rsidRPr="00765D4E">
        <w:rPr>
          <w:lang w:val="en-US"/>
        </w:rPr>
        <w:t xml:space="preserve"> are </w:t>
      </w:r>
      <w:r w:rsidRPr="00ED666D">
        <w:rPr>
          <w:lang w:val="en-US"/>
        </w:rPr>
        <w:t>comprehensively listed in</w:t>
      </w:r>
      <w:r>
        <w:rPr>
          <w:lang w:val="en-US"/>
        </w:rPr>
        <w:t xml:space="preserve"> Table S1</w:t>
      </w:r>
      <w:r>
        <w:rPr>
          <w:lang w:val="en-US"/>
        </w:rPr>
        <w:t xml:space="preserve">. </w:t>
      </w:r>
      <w:r w:rsidRPr="00765D4E">
        <w:rPr>
          <w:lang w:val="en-US"/>
        </w:rPr>
        <w:t>For the economic analysis, two</w:t>
      </w:r>
      <w:r w:rsidRPr="00456F8F">
        <w:rPr>
          <w:lang w:val="en-US"/>
        </w:rPr>
        <w:t xml:space="preserve"> distinct </w:t>
      </w:r>
      <w:r w:rsidRPr="00765D4E">
        <w:rPr>
          <w:lang w:val="en-US"/>
        </w:rPr>
        <w:t xml:space="preserve">drilling cost </w:t>
      </w:r>
      <w:r w:rsidRPr="00456F8F">
        <w:rPr>
          <w:lang w:val="en-US"/>
        </w:rPr>
        <w:t xml:space="preserve">scenarios were </w:t>
      </w:r>
      <w:r w:rsidRPr="00765D4E">
        <w:rPr>
          <w:lang w:val="en-US"/>
        </w:rPr>
        <w:t xml:space="preserve">assessed: a baseline scenario employing </w:t>
      </w:r>
      <w:r w:rsidRPr="004A4422">
        <w:rPr>
          <w:i/>
          <w:iCs/>
          <w:lang w:val="en-US"/>
        </w:rPr>
        <w:t>conventional rotary drilling</w:t>
      </w:r>
      <w:r w:rsidRPr="00456F8F">
        <w:rPr>
          <w:lang w:val="en-US"/>
        </w:rPr>
        <w:t xml:space="preserve"> </w:t>
      </w:r>
      <w:r w:rsidRPr="002E741F">
        <w:rPr>
          <w:highlight w:val="yellow"/>
          <w:lang w:val="en-US"/>
        </w:rPr>
        <w:t xml:space="preserve">and an alternative scenario incorporating cost reductions through </w:t>
      </w:r>
      <w:r w:rsidRPr="002E741F">
        <w:rPr>
          <w:i/>
          <w:iCs/>
          <w:highlight w:val="yellow"/>
          <w:lang w:val="en-US"/>
        </w:rPr>
        <w:t>non-conventional contactless drilling</w:t>
      </w:r>
      <w:r w:rsidRPr="002E741F">
        <w:rPr>
          <w:highlight w:val="yellow"/>
          <w:lang w:val="en-US"/>
        </w:rPr>
        <w:t xml:space="preserve"> methods</w:t>
      </w:r>
      <w:r w:rsidRPr="00765D4E">
        <w:rPr>
          <w:lang w:val="en-US"/>
        </w:rPr>
        <w:t>. In the baseline</w:t>
      </w:r>
      <w:r w:rsidRPr="00456F8F">
        <w:rPr>
          <w:lang w:val="en-US"/>
        </w:rPr>
        <w:t xml:space="preserve"> rotary drilling scenario, </w:t>
      </w:r>
      <w:r w:rsidRPr="00765D4E">
        <w:rPr>
          <w:lang w:val="en-US"/>
        </w:rPr>
        <w:t xml:space="preserve">drilling cost assumptions were based on </w:t>
      </w:r>
      <w:r w:rsidRPr="00456F8F">
        <w:rPr>
          <w:lang w:val="en-US"/>
        </w:rPr>
        <w:t xml:space="preserve">industry-standard </w:t>
      </w:r>
      <w:r w:rsidRPr="00765D4E">
        <w:rPr>
          <w:lang w:val="en-US"/>
        </w:rPr>
        <w:t>benchmarks</w:t>
      </w:r>
      <w:r w:rsidRPr="00456F8F">
        <w:rPr>
          <w:lang w:val="en-US"/>
        </w:rPr>
        <w:t xml:space="preserve"> and literature</w:t>
      </w:r>
      <w:r>
        <w:rPr>
          <w:lang w:val="en-US"/>
        </w:rPr>
        <w:t xml:space="preserve"> (</w:t>
      </w:r>
      <w:sdt>
        <w:sdtPr>
          <w:rPr>
            <w:color w:val="000000"/>
            <w:lang w:val="en-US"/>
          </w:rPr>
          <w:tag w:val="MENDELEY_CITATION_v3_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"/>
          <w:id w:val="-1604567341"/>
          <w:placeholder>
            <w:docPart w:val="07B5A8B9F69044AA94AF36D65398E311"/>
          </w:placeholder>
        </w:sdtPr>
        <w:sdtContent>
          <w:r w:rsidR="00FB440E" w:rsidRPr="00FB440E">
            <w:rPr>
              <w:rFonts w:eastAsia="Times New Roman"/>
              <w:color w:val="000000"/>
              <w:lang w:val="en-US"/>
            </w:rPr>
            <w:t>[53], [54]</w:t>
          </w:r>
        </w:sdtContent>
      </w:sdt>
      <w:r>
        <w:rPr>
          <w:lang w:val="en-US"/>
        </w:rPr>
        <w:t>)</w:t>
      </w:r>
      <w:r w:rsidRPr="00456F8F">
        <w:rPr>
          <w:lang w:val="en-US"/>
        </w:rPr>
        <w:t xml:space="preserve">, accounting for </w:t>
      </w:r>
      <w:r w:rsidRPr="00765D4E">
        <w:rPr>
          <w:lang w:val="en-US"/>
        </w:rPr>
        <w:t xml:space="preserve">typical </w:t>
      </w:r>
      <w:r w:rsidRPr="00456F8F">
        <w:rPr>
          <w:lang w:val="en-US"/>
        </w:rPr>
        <w:t xml:space="preserve">tool wear, maintenance, and </w:t>
      </w:r>
      <w:r w:rsidR="00E55F8E">
        <w:rPr>
          <w:lang w:val="en-US"/>
        </w:rPr>
        <w:t xml:space="preserve">rate of </w:t>
      </w:r>
      <w:r w:rsidRPr="00456F8F">
        <w:rPr>
          <w:lang w:val="en-US"/>
        </w:rPr>
        <w:t xml:space="preserve">penetration </w:t>
      </w:r>
      <w:r w:rsidR="00E55F8E">
        <w:rPr>
          <w:lang w:val="en-US"/>
        </w:rPr>
        <w:t>(ROP)</w:t>
      </w:r>
      <w:r w:rsidRPr="00456F8F">
        <w:rPr>
          <w:lang w:val="en-US"/>
        </w:rPr>
        <w:t xml:space="preserve"> </w:t>
      </w:r>
      <w:r w:rsidRPr="00765D4E">
        <w:rPr>
          <w:lang w:val="en-US"/>
        </w:rPr>
        <w:t>associated with</w:t>
      </w:r>
      <w:r w:rsidRPr="00456F8F">
        <w:rPr>
          <w:lang w:val="en-US"/>
        </w:rPr>
        <w:t xml:space="preserve"> deep geothermal </w:t>
      </w:r>
      <w:r w:rsidRPr="00765D4E">
        <w:rPr>
          <w:lang w:val="en-US"/>
        </w:rPr>
        <w:t>wells</w:t>
      </w:r>
      <w:r>
        <w:rPr>
          <w:lang w:val="en-US"/>
        </w:rPr>
        <w:t xml:space="preserve"> both in sedimentary and crystalline rocks</w:t>
      </w:r>
      <w:r w:rsidRPr="00765D4E">
        <w:rPr>
          <w:lang w:val="en-US"/>
        </w:rPr>
        <w:t>.</w:t>
      </w:r>
      <w:r w:rsidR="004A4422">
        <w:rPr>
          <w:lang w:val="en-US"/>
        </w:rPr>
        <w:t xml:space="preserve"> T</w:t>
      </w:r>
      <w:r w:rsidRPr="00765D4E">
        <w:rPr>
          <w:lang w:val="en-US"/>
        </w:rPr>
        <w:t xml:space="preserve">he </w:t>
      </w:r>
      <w:r>
        <w:rPr>
          <w:lang w:val="en-US"/>
        </w:rPr>
        <w:t>non-conventional drilling</w:t>
      </w:r>
      <w:r w:rsidRPr="00765D4E">
        <w:rPr>
          <w:lang w:val="en-US"/>
        </w:rPr>
        <w:t xml:space="preserve"> scenario </w:t>
      </w:r>
      <w:r w:rsidR="004A4422">
        <w:rPr>
          <w:lang w:val="en-US"/>
        </w:rPr>
        <w:t>was</w:t>
      </w:r>
      <w:r w:rsidRPr="00765D4E">
        <w:rPr>
          <w:lang w:val="en-US"/>
        </w:rPr>
        <w:t xml:space="preserve"> demonstrating </w:t>
      </w:r>
      <w:r>
        <w:rPr>
          <w:lang w:val="en-US"/>
        </w:rPr>
        <w:t xml:space="preserve">significant </w:t>
      </w:r>
      <w:r w:rsidRPr="00765D4E">
        <w:rPr>
          <w:lang w:val="en-US"/>
        </w:rPr>
        <w:t>drilling cost reductions under laboratory conditions</w:t>
      </w:r>
      <w:r>
        <w:rPr>
          <w:lang w:val="en-US"/>
        </w:rPr>
        <w:t xml:space="preserve"> due to </w:t>
      </w:r>
      <w:r w:rsidRPr="00684C72">
        <w:rPr>
          <w:lang w:val="en-US"/>
        </w:rPr>
        <w:t xml:space="preserve">its remarkably high </w:t>
      </w:r>
      <w:r w:rsidR="00E55F8E">
        <w:rPr>
          <w:lang w:val="en-US"/>
        </w:rPr>
        <w:t xml:space="preserve">rate of </w:t>
      </w:r>
      <w:r w:rsidRPr="00684C72">
        <w:rPr>
          <w:lang w:val="en-US"/>
        </w:rPr>
        <w:t>penetration and depth-independent performance</w:t>
      </w:r>
      <w:r w:rsidRPr="00765D4E">
        <w:rPr>
          <w:lang w:val="en-US"/>
        </w:rPr>
        <w:t xml:space="preserve">, with further potential savings anticipated under optimized field operations. </w:t>
      </w:r>
      <w:r w:rsidRPr="00AC7368">
        <w:rPr>
          <w:rFonts w:hint="eastAsia"/>
          <w:lang w:val="en-US"/>
        </w:rPr>
        <w:t xml:space="preserve">Current </w:t>
      </w:r>
      <w:r w:rsidR="00E55F8E">
        <w:rPr>
          <w:rFonts w:hint="eastAsia"/>
          <w:lang w:val="en-US"/>
        </w:rPr>
        <w:t xml:space="preserve">rate of </w:t>
      </w:r>
      <w:r w:rsidRPr="00AC7368">
        <w:rPr>
          <w:rFonts w:hint="eastAsia"/>
          <w:lang w:val="en-US"/>
        </w:rPr>
        <w:t xml:space="preserve">penetration of approximately 3 m/hour are projected to increase to </w:t>
      </w:r>
      <w:r w:rsidRPr="00470524">
        <w:rPr>
          <w:rFonts w:hint="eastAsia"/>
          <w:lang w:val="en-US"/>
        </w:rPr>
        <w:t>up to 5</w:t>
      </w:r>
      <w:r w:rsidR="00C75EBD" w:rsidRPr="00470524">
        <w:rPr>
          <w:lang w:val="en-US"/>
        </w:rPr>
        <w:t>0</w:t>
      </w:r>
      <w:commentRangeStart w:id="168"/>
      <w:commentRangeStart w:id="169"/>
      <w:r w:rsidRPr="00470524">
        <w:rPr>
          <w:rFonts w:hint="eastAsia"/>
          <w:lang w:val="en-US"/>
        </w:rPr>
        <w:t xml:space="preserve"> m/hour</w:t>
      </w:r>
      <w:commentRangeEnd w:id="168"/>
      <w:r w:rsidR="00D6249E" w:rsidRPr="00470524">
        <w:rPr>
          <w:rStyle w:val="CommentReference"/>
        </w:rPr>
        <w:commentReference w:id="168"/>
      </w:r>
      <w:commentRangeEnd w:id="169"/>
      <w:r w:rsidR="00470524" w:rsidRPr="00470524">
        <w:rPr>
          <w:rStyle w:val="CommentReference"/>
        </w:rPr>
        <w:commentReference w:id="169"/>
      </w:r>
      <w:r w:rsidRPr="00470524">
        <w:rPr>
          <w:rFonts w:hint="eastAsia"/>
          <w:lang w:val="en-US"/>
        </w:rPr>
        <w:t>, enabling</w:t>
      </w:r>
      <w:r w:rsidRPr="00AC7368">
        <w:rPr>
          <w:rFonts w:hint="eastAsia"/>
          <w:lang w:val="en-US"/>
        </w:rPr>
        <w:t xml:space="preserve"> drilling of large-diameter boreholes (up to 20</w:t>
      </w:r>
      <w:r w:rsidRPr="00AC7368">
        <w:rPr>
          <w:rFonts w:hint="eastAsia"/>
          <w:lang w:val="en-US"/>
        </w:rPr>
        <w:t>″</w:t>
      </w:r>
      <w:r w:rsidRPr="00AC7368">
        <w:rPr>
          <w:rFonts w:hint="eastAsia"/>
          <w:lang w:val="en-US"/>
        </w:rPr>
        <w:t>, ~50 cm) in crystalline rocks such as granite at estimated costs as low as 100 CHF/m</w:t>
      </w:r>
      <w:r>
        <w:rPr>
          <w:lang w:val="en-US"/>
        </w:rPr>
        <w:t xml:space="preserve"> </w:t>
      </w:r>
      <w:sdt>
        <w:sdtPr>
          <w:rPr>
            <w:color w:val="000000"/>
            <w:lang w:val="en-US"/>
          </w:rPr>
          <w:tag w:val="MENDELEY_CITATION_v3_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"/>
          <w:id w:val="2078466872"/>
          <w:placeholder>
            <w:docPart w:val="07B5A8B9F69044AA94AF36D65398E311"/>
          </w:placeholder>
        </w:sdtPr>
        <w:sdtContent>
          <w:r w:rsidR="00FB440E" w:rsidRPr="00FB440E">
            <w:rPr>
              <w:color w:val="000000"/>
              <w:lang w:val="en-US"/>
            </w:rPr>
            <w:t>[34]</w:t>
          </w:r>
        </w:sdtContent>
      </w:sdt>
      <w:r w:rsidRPr="00AC7368">
        <w:rPr>
          <w:rFonts w:hint="eastAsia"/>
          <w:lang w:val="en-US"/>
        </w:rPr>
        <w:t>.</w:t>
      </w:r>
      <w:r>
        <w:rPr>
          <w:lang w:val="en-US"/>
        </w:rPr>
        <w:t xml:space="preserve"> Our</w:t>
      </w:r>
      <w:r w:rsidRPr="00765D4E">
        <w:rPr>
          <w:lang w:val="en-US"/>
        </w:rPr>
        <w:t xml:space="preserve"> </w:t>
      </w:r>
      <w:r>
        <w:rPr>
          <w:lang w:val="en-US"/>
        </w:rPr>
        <w:t xml:space="preserve">TEA </w:t>
      </w:r>
      <w:r w:rsidRPr="00765D4E">
        <w:rPr>
          <w:lang w:val="en-US"/>
        </w:rPr>
        <w:t>utilized Specific Capital Cost (</w:t>
      </w:r>
      <w:proofErr w:type="spellStart"/>
      <w:r w:rsidRPr="00765D4E">
        <w:rPr>
          <w:lang w:val="en-US"/>
        </w:rPr>
        <w:t>SpCC</w:t>
      </w:r>
      <w:proofErr w:type="spellEnd"/>
      <w:r w:rsidRPr="00765D4E">
        <w:rPr>
          <w:lang w:val="en-US"/>
        </w:rPr>
        <w:t>) as the primary economic performance metric to compare the two drilling technologies clearly and systematically</w:t>
      </w:r>
      <w:r w:rsidR="009614BC">
        <w:rPr>
          <w:lang w:val="en-US"/>
        </w:rPr>
        <w:t xml:space="preserve">, calculated as per </w:t>
      </w:r>
      <w:r>
        <w:rPr>
          <w:lang w:val="en-US"/>
        </w:rPr>
        <w:t>Equation 1</w:t>
      </w:r>
      <w:r w:rsidR="009614BC">
        <w:rPr>
          <w:lang w:val="en-US"/>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gridCol w:w="567"/>
        <w:gridCol w:w="1366"/>
      </w:tblGrid>
      <w:tr w:rsidR="00C86CD5" w14:paraId="41D56FE7" w14:textId="77777777" w:rsidTr="001E5A6D">
        <w:tc>
          <w:tcPr>
            <w:tcW w:w="7083" w:type="dxa"/>
            <w:vAlign w:val="center"/>
          </w:tcPr>
          <w:p w14:paraId="061634EC" w14:textId="77777777" w:rsidR="00C86CD5" w:rsidRDefault="00C86CD5" w:rsidP="001E5A6D">
            <w:pPr>
              <w:spacing w:after="0" w:line="240" w:lineRule="auto"/>
              <w:jc w:val="both"/>
              <w:rPr>
                <w:lang w:val="en-US"/>
              </w:rPr>
            </w:pPr>
            <m:oMathPara>
              <m:oMath>
                <m:r>
                  <w:rPr>
                    <w:rFonts w:ascii="Cambria Math" w:hAnsi="Cambria Math"/>
                    <w:lang w:val="en-US"/>
                  </w:rPr>
                  <m:t xml:space="preserve">SpCC= </m:t>
                </m:r>
                <m:f>
                  <m:fPr>
                    <m:ctrlPr>
                      <w:rPr>
                        <w:rFonts w:ascii="Cambria Math" w:hAnsi="Cambria Math"/>
                        <w:i/>
                        <w:lang w:val="en-US"/>
                      </w:rPr>
                    </m:ctrlPr>
                  </m:fPr>
                  <m:num>
                    <m:r>
                      <w:rPr>
                        <w:rFonts w:ascii="Cambria Math" w:hAnsi="Cambria Math"/>
                        <w:lang w:val="en-US"/>
                      </w:rPr>
                      <m:t>Total Capital Cost of AGS</m:t>
                    </m:r>
                  </m:num>
                  <m:den>
                    <m:r>
                      <w:rPr>
                        <w:rFonts w:ascii="Cambria Math" w:hAnsi="Cambria Math"/>
                        <w:lang w:val="en-US"/>
                      </w:rPr>
                      <m:t>Net Electrical Power Output</m:t>
                    </m:r>
                  </m:den>
                </m:f>
              </m:oMath>
            </m:oMathPara>
          </w:p>
        </w:tc>
        <w:tc>
          <w:tcPr>
            <w:tcW w:w="567" w:type="dxa"/>
            <w:vAlign w:val="center"/>
          </w:tcPr>
          <w:p w14:paraId="1CF901CD" w14:textId="77777777" w:rsidR="00C86CD5" w:rsidRDefault="00C86CD5" w:rsidP="001E5A6D">
            <w:pPr>
              <w:spacing w:after="0" w:line="240" w:lineRule="auto"/>
              <w:jc w:val="both"/>
              <w:rPr>
                <w:lang w:val="en-US"/>
              </w:rPr>
            </w:pPr>
          </w:p>
        </w:tc>
        <w:tc>
          <w:tcPr>
            <w:tcW w:w="1366" w:type="dxa"/>
            <w:vAlign w:val="center"/>
          </w:tcPr>
          <w:p w14:paraId="17C6D491" w14:textId="0631F193" w:rsidR="00C86CD5" w:rsidRDefault="009614BC" w:rsidP="001E5A6D">
            <w:pPr>
              <w:spacing w:after="0" w:line="240" w:lineRule="auto"/>
              <w:jc w:val="both"/>
              <w:rPr>
                <w:lang w:val="en-US"/>
              </w:rPr>
            </w:pPr>
            <w:r>
              <w:rPr>
                <w:lang w:val="en-US"/>
              </w:rPr>
              <w:t>(</w:t>
            </w:r>
            <w:r w:rsidR="00C86CD5">
              <w:rPr>
                <w:lang w:val="en-US"/>
              </w:rPr>
              <w:fldChar w:fldCharType="begin"/>
            </w:r>
            <w:r w:rsidR="00C86CD5">
              <w:rPr>
                <w:lang w:val="en-US"/>
              </w:rPr>
              <w:instrText xml:space="preserve"> </w:instrText>
            </w:r>
            <w:r w:rsidR="00C86CD5" w:rsidRPr="00620F75">
              <w:rPr>
                <w:lang w:val="en-US"/>
              </w:rPr>
              <w:instrText>SEQ eq \* ARABIC</w:instrText>
            </w:r>
            <w:r w:rsidR="00C86CD5">
              <w:rPr>
                <w:lang w:val="en-US"/>
              </w:rPr>
              <w:instrText xml:space="preserve"> </w:instrText>
            </w:r>
            <w:r w:rsidR="00C86CD5">
              <w:rPr>
                <w:lang w:val="en-US"/>
              </w:rPr>
              <w:fldChar w:fldCharType="separate"/>
            </w:r>
            <w:r w:rsidR="004C2288">
              <w:rPr>
                <w:noProof/>
                <w:lang w:val="en-US"/>
              </w:rPr>
              <w:t>1</w:t>
            </w:r>
            <w:r w:rsidR="00C86CD5">
              <w:rPr>
                <w:lang w:val="en-US"/>
              </w:rPr>
              <w:fldChar w:fldCharType="end"/>
            </w:r>
            <w:r>
              <w:rPr>
                <w:lang w:val="en-US"/>
              </w:rPr>
              <w:t>)</w:t>
            </w:r>
          </w:p>
        </w:tc>
      </w:tr>
    </w:tbl>
    <w:p w14:paraId="3432D7B8" w14:textId="77777777" w:rsidR="00C86CD5" w:rsidRDefault="00C86CD5" w:rsidP="00C86CD5">
      <w:pPr>
        <w:jc w:val="both"/>
        <w:rPr>
          <w:lang w:val="en-US"/>
        </w:rPr>
      </w:pPr>
    </w:p>
    <w:p w14:paraId="1D8A8FC7" w14:textId="5ED17DEB" w:rsidR="00C86CD5" w:rsidRPr="006D7745" w:rsidRDefault="00C86CD5" w:rsidP="00C86CD5">
      <w:pPr>
        <w:pStyle w:val="Caption"/>
        <w:keepNext/>
        <w:jc w:val="both"/>
        <w:rPr>
          <w:lang w:val="en-US"/>
        </w:rPr>
      </w:pPr>
      <w:r>
        <w:rPr>
          <w:lang w:val="en-US"/>
        </w:rPr>
        <w:t xml:space="preserve">Table S1: </w:t>
      </w:r>
      <w:r>
        <w:rPr>
          <w:lang w:val="en-US"/>
        </w:rPr>
        <w:t>Base-case AGS model parameters</w:t>
      </w:r>
      <w:r w:rsidR="009614BC">
        <w:rPr>
          <w:lang w:val="en-US"/>
        </w:rPr>
        <w:t xml:space="preserve"> as applied in TANGO</w:t>
      </w:r>
      <w:r>
        <w:rPr>
          <w:lang w:val="en-US"/>
        </w:rPr>
        <w:t>.</w:t>
      </w:r>
    </w:p>
    <w:tbl>
      <w:tblPr>
        <w:tblStyle w:val="TableGrid"/>
        <w:tblW w:w="0" w:type="auto"/>
        <w:tblLook w:val="04A0" w:firstRow="1" w:lastRow="0" w:firstColumn="1" w:lastColumn="0" w:noHBand="0" w:noVBand="1"/>
      </w:tblPr>
      <w:tblGrid>
        <w:gridCol w:w="4673"/>
        <w:gridCol w:w="3119"/>
      </w:tblGrid>
      <w:tr w:rsidR="00C86CD5" w:rsidRPr="009614BC" w14:paraId="7A0AF477" w14:textId="77777777" w:rsidTr="001E5A6D">
        <w:trPr>
          <w:trHeight w:val="283"/>
        </w:trPr>
        <w:tc>
          <w:tcPr>
            <w:tcW w:w="7792" w:type="dxa"/>
            <w:gridSpan w:val="2"/>
            <w:shd w:val="clear" w:color="auto" w:fill="D9D9D9" w:themeFill="background1" w:themeFillShade="D9"/>
          </w:tcPr>
          <w:p w14:paraId="67BA8847" w14:textId="77777777" w:rsidR="00C86CD5" w:rsidRPr="009614BC" w:rsidRDefault="00C86CD5" w:rsidP="001E5A6D">
            <w:pPr>
              <w:spacing w:after="0" w:line="240" w:lineRule="auto"/>
              <w:jc w:val="both"/>
              <w:rPr>
                <w:b/>
                <w:bCs/>
                <w:sz w:val="18"/>
                <w:szCs w:val="18"/>
                <w:lang w:val="en-US"/>
              </w:rPr>
            </w:pPr>
            <w:r w:rsidRPr="009614BC">
              <w:rPr>
                <w:b/>
                <w:bCs/>
                <w:sz w:val="18"/>
                <w:szCs w:val="18"/>
                <w:lang w:val="en-US"/>
              </w:rPr>
              <w:t>Subsurface Parameters</w:t>
            </w:r>
          </w:p>
        </w:tc>
      </w:tr>
      <w:tr w:rsidR="00C86CD5" w:rsidRPr="009614BC" w14:paraId="25564FEA" w14:textId="77777777" w:rsidTr="001E5A6D">
        <w:trPr>
          <w:trHeight w:val="283"/>
        </w:trPr>
        <w:tc>
          <w:tcPr>
            <w:tcW w:w="4673" w:type="dxa"/>
          </w:tcPr>
          <w:p w14:paraId="11516FEC" w14:textId="77777777" w:rsidR="00C86CD5" w:rsidRPr="009614BC" w:rsidRDefault="00C86CD5" w:rsidP="001E5A6D">
            <w:pPr>
              <w:pStyle w:val="ListParagraph"/>
              <w:numPr>
                <w:ilvl w:val="0"/>
                <w:numId w:val="13"/>
              </w:numPr>
              <w:spacing w:after="0" w:line="240" w:lineRule="auto"/>
              <w:jc w:val="both"/>
              <w:rPr>
                <w:sz w:val="18"/>
                <w:szCs w:val="18"/>
                <w:lang w:val="en-US"/>
              </w:rPr>
            </w:pPr>
            <w:r w:rsidRPr="009614BC">
              <w:rPr>
                <w:sz w:val="18"/>
                <w:szCs w:val="18"/>
                <w:lang w:val="en-US"/>
              </w:rPr>
              <w:t>Geothermal gradient [°C/km]</w:t>
            </w:r>
          </w:p>
        </w:tc>
        <w:tc>
          <w:tcPr>
            <w:tcW w:w="3119" w:type="dxa"/>
          </w:tcPr>
          <w:p w14:paraId="7C3F596B" w14:textId="77777777" w:rsidR="00C86CD5" w:rsidRPr="009614BC" w:rsidRDefault="00C86CD5" w:rsidP="001E5A6D">
            <w:pPr>
              <w:spacing w:after="0" w:line="240" w:lineRule="auto"/>
              <w:jc w:val="both"/>
              <w:rPr>
                <w:sz w:val="18"/>
                <w:szCs w:val="18"/>
                <w:lang w:val="en-US"/>
              </w:rPr>
            </w:pPr>
            <w:r w:rsidRPr="009614BC">
              <w:rPr>
                <w:sz w:val="18"/>
                <w:szCs w:val="18"/>
                <w:lang w:val="en-US"/>
              </w:rPr>
              <w:t>30 (min: 25, max. 45)</w:t>
            </w:r>
          </w:p>
        </w:tc>
      </w:tr>
      <w:tr w:rsidR="00C86CD5" w:rsidRPr="009614BC" w14:paraId="653A8794" w14:textId="77777777" w:rsidTr="001E5A6D">
        <w:trPr>
          <w:trHeight w:val="283"/>
        </w:trPr>
        <w:tc>
          <w:tcPr>
            <w:tcW w:w="4673" w:type="dxa"/>
          </w:tcPr>
          <w:p w14:paraId="7B44892A" w14:textId="77777777" w:rsidR="00C86CD5" w:rsidRPr="009614BC" w:rsidRDefault="00C86CD5" w:rsidP="001E5A6D">
            <w:pPr>
              <w:pStyle w:val="ListParagraph"/>
              <w:numPr>
                <w:ilvl w:val="0"/>
                <w:numId w:val="13"/>
              </w:numPr>
              <w:spacing w:after="0" w:line="240" w:lineRule="auto"/>
              <w:jc w:val="both"/>
              <w:rPr>
                <w:sz w:val="18"/>
                <w:szCs w:val="18"/>
                <w:lang w:val="en-US"/>
              </w:rPr>
            </w:pPr>
            <w:r w:rsidRPr="009614BC">
              <w:rPr>
                <w:sz w:val="18"/>
                <w:szCs w:val="18"/>
                <w:lang w:val="en-US"/>
              </w:rPr>
              <w:t>Thermal conductivity [W/</w:t>
            </w:r>
            <w:proofErr w:type="spellStart"/>
            <w:r w:rsidRPr="009614BC">
              <w:rPr>
                <w:sz w:val="18"/>
                <w:szCs w:val="18"/>
                <w:lang w:val="en-US"/>
              </w:rPr>
              <w:t>m·K</w:t>
            </w:r>
            <w:proofErr w:type="spellEnd"/>
            <w:r w:rsidRPr="009614BC">
              <w:rPr>
                <w:sz w:val="18"/>
                <w:szCs w:val="18"/>
                <w:lang w:val="en-US"/>
              </w:rPr>
              <w:t>]</w:t>
            </w:r>
          </w:p>
        </w:tc>
        <w:tc>
          <w:tcPr>
            <w:tcW w:w="3119" w:type="dxa"/>
          </w:tcPr>
          <w:p w14:paraId="0F4F0333" w14:textId="615E454F" w:rsidR="00C86CD5" w:rsidRPr="009614BC" w:rsidRDefault="00C86CD5" w:rsidP="001E5A6D">
            <w:pPr>
              <w:spacing w:after="0" w:line="240" w:lineRule="auto"/>
              <w:jc w:val="both"/>
              <w:rPr>
                <w:sz w:val="18"/>
                <w:szCs w:val="18"/>
                <w:lang w:val="en-US"/>
              </w:rPr>
            </w:pPr>
            <w:r w:rsidRPr="009614BC">
              <w:rPr>
                <w:sz w:val="18"/>
                <w:szCs w:val="18"/>
                <w:lang w:val="en-US"/>
              </w:rPr>
              <w:t>2.5</w:t>
            </w:r>
            <w:ins w:id="170" w:author="Hefny  Mahmoud" w:date="2025-11-27T15:23:00Z" w16du:dateUtc="2025-11-27T14:23:00Z">
              <w:r w:rsidR="00AC24BD">
                <w:rPr>
                  <w:sz w:val="18"/>
                  <w:szCs w:val="18"/>
                  <w:lang w:val="en-US"/>
                </w:rPr>
                <w:t xml:space="preserve"> ()</w:t>
              </w:r>
            </w:ins>
          </w:p>
        </w:tc>
      </w:tr>
      <w:tr w:rsidR="00C86CD5" w:rsidRPr="009614BC" w14:paraId="3AA3F121" w14:textId="77777777" w:rsidTr="001E5A6D">
        <w:trPr>
          <w:trHeight w:val="283"/>
        </w:trPr>
        <w:tc>
          <w:tcPr>
            <w:tcW w:w="4673" w:type="dxa"/>
          </w:tcPr>
          <w:p w14:paraId="1170209F" w14:textId="77777777" w:rsidR="00C86CD5" w:rsidRPr="009614BC" w:rsidRDefault="00C86CD5" w:rsidP="001E5A6D">
            <w:pPr>
              <w:pStyle w:val="ListParagraph"/>
              <w:numPr>
                <w:ilvl w:val="0"/>
                <w:numId w:val="13"/>
              </w:numPr>
              <w:spacing w:after="0" w:line="240" w:lineRule="auto"/>
              <w:jc w:val="both"/>
              <w:rPr>
                <w:sz w:val="18"/>
                <w:szCs w:val="18"/>
                <w:lang w:val="en-US"/>
              </w:rPr>
            </w:pPr>
            <w:r w:rsidRPr="009614BC">
              <w:rPr>
                <w:sz w:val="18"/>
                <w:szCs w:val="18"/>
                <w:lang w:val="en-US"/>
              </w:rPr>
              <w:t>Rock heat capacity [J/</w:t>
            </w:r>
            <w:proofErr w:type="spellStart"/>
            <w:r w:rsidRPr="009614BC">
              <w:rPr>
                <w:sz w:val="18"/>
                <w:szCs w:val="18"/>
                <w:lang w:val="en-US"/>
              </w:rPr>
              <w:t>kg·K</w:t>
            </w:r>
            <w:proofErr w:type="spellEnd"/>
            <w:r w:rsidRPr="009614BC">
              <w:rPr>
                <w:sz w:val="18"/>
                <w:szCs w:val="18"/>
                <w:lang w:val="en-US"/>
              </w:rPr>
              <w:t>]</w:t>
            </w:r>
          </w:p>
        </w:tc>
        <w:tc>
          <w:tcPr>
            <w:tcW w:w="3119" w:type="dxa"/>
          </w:tcPr>
          <w:p w14:paraId="15A01DCD" w14:textId="663FF942" w:rsidR="00C86CD5" w:rsidRPr="009614BC" w:rsidRDefault="00C86CD5" w:rsidP="001E5A6D">
            <w:pPr>
              <w:spacing w:after="0" w:line="240" w:lineRule="auto"/>
              <w:jc w:val="both"/>
              <w:rPr>
                <w:sz w:val="18"/>
                <w:szCs w:val="18"/>
                <w:lang w:val="en-US"/>
              </w:rPr>
            </w:pPr>
            <w:r w:rsidRPr="009614BC">
              <w:rPr>
                <w:sz w:val="18"/>
                <w:szCs w:val="18"/>
                <w:lang w:val="en-US"/>
              </w:rPr>
              <w:t>1000</w:t>
            </w:r>
            <w:ins w:id="171" w:author="Hefny  Mahmoud" w:date="2025-11-27T15:23:00Z" w16du:dateUtc="2025-11-27T14:23:00Z">
              <w:r w:rsidR="00AC24BD">
                <w:rPr>
                  <w:sz w:val="18"/>
                  <w:szCs w:val="18"/>
                  <w:lang w:val="en-US"/>
                </w:rPr>
                <w:t xml:space="preserve"> ()</w:t>
              </w:r>
            </w:ins>
          </w:p>
        </w:tc>
      </w:tr>
      <w:tr w:rsidR="00C86CD5" w:rsidRPr="009614BC" w14:paraId="32D3E202" w14:textId="77777777" w:rsidTr="001E5A6D">
        <w:trPr>
          <w:trHeight w:val="283"/>
        </w:trPr>
        <w:tc>
          <w:tcPr>
            <w:tcW w:w="4673" w:type="dxa"/>
          </w:tcPr>
          <w:p w14:paraId="3E66468C" w14:textId="77777777" w:rsidR="00C86CD5" w:rsidRPr="009614BC" w:rsidRDefault="00C86CD5" w:rsidP="001E5A6D">
            <w:pPr>
              <w:pStyle w:val="ListParagraph"/>
              <w:numPr>
                <w:ilvl w:val="0"/>
                <w:numId w:val="13"/>
              </w:numPr>
              <w:spacing w:after="0" w:line="240" w:lineRule="auto"/>
              <w:jc w:val="both"/>
              <w:rPr>
                <w:sz w:val="18"/>
                <w:szCs w:val="18"/>
                <w:lang w:val="en-US"/>
              </w:rPr>
            </w:pPr>
            <w:r w:rsidRPr="009614BC">
              <w:rPr>
                <w:sz w:val="18"/>
                <w:szCs w:val="18"/>
                <w:lang w:val="en-US"/>
              </w:rPr>
              <w:t>Working fluids</w:t>
            </w:r>
          </w:p>
        </w:tc>
        <w:tc>
          <w:tcPr>
            <w:tcW w:w="3119" w:type="dxa"/>
          </w:tcPr>
          <w:p w14:paraId="74AD2E3D" w14:textId="77777777" w:rsidR="00C86CD5" w:rsidRPr="009614BC" w:rsidRDefault="00C86CD5" w:rsidP="001E5A6D">
            <w:pPr>
              <w:spacing w:after="0" w:line="240" w:lineRule="auto"/>
              <w:jc w:val="both"/>
              <w:rPr>
                <w:sz w:val="18"/>
                <w:szCs w:val="18"/>
                <w:lang w:val="en-US"/>
              </w:rPr>
            </w:pPr>
            <w:r w:rsidRPr="009614BC">
              <w:rPr>
                <w:sz w:val="18"/>
                <w:szCs w:val="18"/>
                <w:lang w:val="en-US"/>
              </w:rPr>
              <w:t>CO2</w:t>
            </w:r>
          </w:p>
        </w:tc>
      </w:tr>
      <w:tr w:rsidR="00C86CD5" w:rsidRPr="000F5E51" w14:paraId="52D5B99C" w14:textId="77777777" w:rsidTr="001E5A6D">
        <w:trPr>
          <w:trHeight w:val="283"/>
        </w:trPr>
        <w:tc>
          <w:tcPr>
            <w:tcW w:w="7792" w:type="dxa"/>
            <w:gridSpan w:val="2"/>
            <w:shd w:val="clear" w:color="auto" w:fill="D9D9D9" w:themeFill="background1" w:themeFillShade="D9"/>
          </w:tcPr>
          <w:p w14:paraId="05922658" w14:textId="77777777" w:rsidR="00C86CD5" w:rsidRPr="009614BC" w:rsidRDefault="00C86CD5" w:rsidP="001E5A6D">
            <w:pPr>
              <w:spacing w:after="0" w:line="240" w:lineRule="auto"/>
              <w:jc w:val="both"/>
              <w:rPr>
                <w:b/>
                <w:bCs/>
                <w:sz w:val="18"/>
                <w:szCs w:val="18"/>
                <w:lang w:val="en-US"/>
              </w:rPr>
            </w:pPr>
            <w:r w:rsidRPr="009614BC">
              <w:rPr>
                <w:b/>
                <w:bCs/>
                <w:sz w:val="18"/>
                <w:szCs w:val="18"/>
                <w:lang w:val="en-US"/>
              </w:rPr>
              <w:t>Well Design and Drilling Parameters</w:t>
            </w:r>
          </w:p>
        </w:tc>
      </w:tr>
      <w:tr w:rsidR="00C86CD5" w:rsidRPr="009614BC" w14:paraId="676EE913" w14:textId="77777777" w:rsidTr="001E5A6D">
        <w:trPr>
          <w:trHeight w:val="283"/>
        </w:trPr>
        <w:tc>
          <w:tcPr>
            <w:tcW w:w="4673" w:type="dxa"/>
          </w:tcPr>
          <w:p w14:paraId="6C3E85FD" w14:textId="77777777" w:rsidR="00C86CD5" w:rsidRPr="002E741F" w:rsidRDefault="00C86CD5" w:rsidP="001E5A6D">
            <w:pPr>
              <w:pStyle w:val="ListParagraph"/>
              <w:numPr>
                <w:ilvl w:val="0"/>
                <w:numId w:val="14"/>
              </w:numPr>
              <w:spacing w:after="0" w:line="240" w:lineRule="auto"/>
              <w:jc w:val="both"/>
              <w:rPr>
                <w:sz w:val="18"/>
                <w:szCs w:val="18"/>
                <w:highlight w:val="yellow"/>
                <w:lang w:val="en-US"/>
              </w:rPr>
            </w:pPr>
            <w:r w:rsidRPr="002E741F">
              <w:rPr>
                <w:sz w:val="18"/>
                <w:szCs w:val="18"/>
                <w:highlight w:val="yellow"/>
                <w:lang w:val="en-US"/>
              </w:rPr>
              <w:t>Production inner Well diameter [inches]</w:t>
            </w:r>
          </w:p>
        </w:tc>
        <w:tc>
          <w:tcPr>
            <w:tcW w:w="3119" w:type="dxa"/>
          </w:tcPr>
          <w:p w14:paraId="35A71F77" w14:textId="77777777" w:rsidR="00C86CD5" w:rsidRPr="002E741F" w:rsidRDefault="00C86CD5" w:rsidP="001E5A6D">
            <w:pPr>
              <w:spacing w:after="0" w:line="240" w:lineRule="auto"/>
              <w:jc w:val="both"/>
              <w:rPr>
                <w:sz w:val="18"/>
                <w:szCs w:val="18"/>
                <w:highlight w:val="yellow"/>
                <w:lang w:val="en-US"/>
              </w:rPr>
            </w:pPr>
            <w:r w:rsidRPr="002E741F">
              <w:rPr>
                <w:sz w:val="18"/>
                <w:szCs w:val="18"/>
                <w:highlight w:val="yellow"/>
                <w:lang w:val="en-US"/>
              </w:rPr>
              <w:t>8</w:t>
            </w:r>
          </w:p>
        </w:tc>
      </w:tr>
      <w:tr w:rsidR="00C86CD5" w:rsidRPr="009614BC" w14:paraId="59866D9E" w14:textId="77777777" w:rsidTr="001E5A6D">
        <w:trPr>
          <w:trHeight w:val="283"/>
        </w:trPr>
        <w:tc>
          <w:tcPr>
            <w:tcW w:w="4673" w:type="dxa"/>
          </w:tcPr>
          <w:p w14:paraId="24F07DBB" w14:textId="77777777" w:rsidR="00C86CD5" w:rsidRPr="009614BC" w:rsidRDefault="00C86CD5" w:rsidP="001E5A6D">
            <w:pPr>
              <w:pStyle w:val="ListParagraph"/>
              <w:numPr>
                <w:ilvl w:val="0"/>
                <w:numId w:val="14"/>
              </w:numPr>
              <w:spacing w:after="0" w:line="240" w:lineRule="auto"/>
              <w:jc w:val="both"/>
              <w:rPr>
                <w:sz w:val="18"/>
                <w:szCs w:val="18"/>
                <w:lang w:val="en-US"/>
              </w:rPr>
            </w:pPr>
            <w:r w:rsidRPr="009614BC">
              <w:rPr>
                <w:sz w:val="18"/>
                <w:szCs w:val="18"/>
                <w:lang w:val="en-US"/>
              </w:rPr>
              <w:t>Lateral well length [km/loop]</w:t>
            </w:r>
          </w:p>
        </w:tc>
        <w:tc>
          <w:tcPr>
            <w:tcW w:w="3119" w:type="dxa"/>
          </w:tcPr>
          <w:p w14:paraId="39144421" w14:textId="77777777" w:rsidR="00C86CD5" w:rsidRPr="009614BC" w:rsidRDefault="00C86CD5" w:rsidP="001E5A6D">
            <w:pPr>
              <w:spacing w:after="0" w:line="240" w:lineRule="auto"/>
              <w:jc w:val="both"/>
              <w:rPr>
                <w:sz w:val="18"/>
                <w:szCs w:val="18"/>
                <w:lang w:val="en-US"/>
              </w:rPr>
            </w:pPr>
            <w:r w:rsidRPr="009614BC">
              <w:rPr>
                <w:sz w:val="18"/>
                <w:szCs w:val="18"/>
                <w:lang w:val="en-US"/>
              </w:rPr>
              <w:t>7.0</w:t>
            </w:r>
          </w:p>
        </w:tc>
      </w:tr>
      <w:tr w:rsidR="00C86CD5" w:rsidRPr="009614BC" w14:paraId="53F73978" w14:textId="77777777" w:rsidTr="001E5A6D">
        <w:trPr>
          <w:trHeight w:val="283"/>
        </w:trPr>
        <w:tc>
          <w:tcPr>
            <w:tcW w:w="4673" w:type="dxa"/>
          </w:tcPr>
          <w:p w14:paraId="1528391E" w14:textId="77777777" w:rsidR="00C86CD5" w:rsidRPr="009614BC" w:rsidRDefault="00C86CD5" w:rsidP="001E5A6D">
            <w:pPr>
              <w:pStyle w:val="ListParagraph"/>
              <w:numPr>
                <w:ilvl w:val="0"/>
                <w:numId w:val="14"/>
              </w:numPr>
              <w:spacing w:after="0" w:line="240" w:lineRule="auto"/>
              <w:jc w:val="both"/>
              <w:rPr>
                <w:sz w:val="18"/>
                <w:szCs w:val="18"/>
                <w:lang w:val="en-US"/>
              </w:rPr>
            </w:pPr>
            <w:r w:rsidRPr="009614BC">
              <w:rPr>
                <w:sz w:val="18"/>
                <w:szCs w:val="18"/>
                <w:lang w:val="en-US"/>
              </w:rPr>
              <w:t>Number of lateral legs / loops</w:t>
            </w:r>
          </w:p>
        </w:tc>
        <w:tc>
          <w:tcPr>
            <w:tcW w:w="3119" w:type="dxa"/>
          </w:tcPr>
          <w:p w14:paraId="4323EAE5" w14:textId="77777777" w:rsidR="00C86CD5" w:rsidRPr="009614BC" w:rsidRDefault="00C86CD5" w:rsidP="001E5A6D">
            <w:pPr>
              <w:spacing w:after="0" w:line="240" w:lineRule="auto"/>
              <w:jc w:val="both"/>
              <w:rPr>
                <w:sz w:val="18"/>
                <w:szCs w:val="18"/>
                <w:lang w:val="en-US"/>
              </w:rPr>
            </w:pPr>
            <w:r w:rsidRPr="009614BC">
              <w:rPr>
                <w:sz w:val="18"/>
                <w:szCs w:val="18"/>
                <w:lang w:val="en-US"/>
              </w:rPr>
              <w:t>6 (Optimized variables)</w:t>
            </w:r>
          </w:p>
        </w:tc>
      </w:tr>
      <w:tr w:rsidR="00C86CD5" w:rsidRPr="009614BC" w14:paraId="36435E6B" w14:textId="77777777" w:rsidTr="001E5A6D">
        <w:trPr>
          <w:trHeight w:val="283"/>
        </w:trPr>
        <w:tc>
          <w:tcPr>
            <w:tcW w:w="4673" w:type="dxa"/>
          </w:tcPr>
          <w:p w14:paraId="4E64881C" w14:textId="77777777" w:rsidR="00C86CD5" w:rsidRPr="009614BC" w:rsidRDefault="00C86CD5" w:rsidP="001E5A6D">
            <w:pPr>
              <w:pStyle w:val="ListParagraph"/>
              <w:numPr>
                <w:ilvl w:val="0"/>
                <w:numId w:val="14"/>
              </w:numPr>
              <w:spacing w:after="0" w:line="240" w:lineRule="auto"/>
              <w:jc w:val="both"/>
              <w:rPr>
                <w:sz w:val="18"/>
                <w:szCs w:val="18"/>
                <w:lang w:val="en-US"/>
              </w:rPr>
            </w:pPr>
            <w:r w:rsidRPr="009614BC">
              <w:rPr>
                <w:sz w:val="18"/>
                <w:szCs w:val="18"/>
                <w:lang w:val="en-US"/>
              </w:rPr>
              <w:t>Drilling cost per meter [$/m]</w:t>
            </w:r>
          </w:p>
        </w:tc>
        <w:tc>
          <w:tcPr>
            <w:tcW w:w="3119" w:type="dxa"/>
          </w:tcPr>
          <w:p w14:paraId="01C67A02" w14:textId="77777777" w:rsidR="00C86CD5" w:rsidRPr="009614BC" w:rsidRDefault="00C86CD5" w:rsidP="001E5A6D">
            <w:pPr>
              <w:spacing w:after="0" w:line="240" w:lineRule="auto"/>
              <w:jc w:val="both"/>
              <w:rPr>
                <w:sz w:val="18"/>
                <w:szCs w:val="18"/>
                <w:lang w:val="en-US"/>
              </w:rPr>
            </w:pPr>
            <w:r w:rsidRPr="009614BC">
              <w:rPr>
                <w:sz w:val="18"/>
                <w:szCs w:val="18"/>
                <w:lang w:val="en-US"/>
              </w:rPr>
              <w:t>1500 (rotary), 100 (PPGD)</w:t>
            </w:r>
          </w:p>
        </w:tc>
      </w:tr>
      <w:tr w:rsidR="00C86CD5" w:rsidRPr="009614BC" w14:paraId="4B9BFFF7" w14:textId="77777777" w:rsidTr="001E5A6D">
        <w:trPr>
          <w:trHeight w:val="283"/>
        </w:trPr>
        <w:tc>
          <w:tcPr>
            <w:tcW w:w="4673" w:type="dxa"/>
          </w:tcPr>
          <w:p w14:paraId="5189F17C" w14:textId="77777777" w:rsidR="00C86CD5" w:rsidRPr="009614BC" w:rsidRDefault="00C86CD5" w:rsidP="001E5A6D">
            <w:pPr>
              <w:pStyle w:val="ListParagraph"/>
              <w:numPr>
                <w:ilvl w:val="0"/>
                <w:numId w:val="14"/>
              </w:numPr>
              <w:spacing w:after="0" w:line="240" w:lineRule="auto"/>
              <w:jc w:val="both"/>
              <w:rPr>
                <w:sz w:val="18"/>
                <w:szCs w:val="18"/>
                <w:lang w:val="en-US"/>
              </w:rPr>
            </w:pPr>
            <w:r w:rsidRPr="009614BC">
              <w:rPr>
                <w:sz w:val="18"/>
                <w:szCs w:val="18"/>
                <w:lang w:val="en-US"/>
              </w:rPr>
              <w:t xml:space="preserve">Drilling technology </w:t>
            </w:r>
          </w:p>
        </w:tc>
        <w:tc>
          <w:tcPr>
            <w:tcW w:w="3119" w:type="dxa"/>
          </w:tcPr>
          <w:p w14:paraId="3401FEE2" w14:textId="77777777" w:rsidR="00C86CD5" w:rsidRPr="009614BC" w:rsidRDefault="00C86CD5" w:rsidP="001E5A6D">
            <w:pPr>
              <w:spacing w:after="0" w:line="240" w:lineRule="auto"/>
              <w:jc w:val="both"/>
              <w:rPr>
                <w:sz w:val="18"/>
                <w:szCs w:val="18"/>
                <w:lang w:val="en-US"/>
              </w:rPr>
            </w:pPr>
            <w:r w:rsidRPr="009614BC">
              <w:rPr>
                <w:sz w:val="18"/>
                <w:szCs w:val="18"/>
                <w:lang w:val="en-US"/>
              </w:rPr>
              <w:t>Mechanical Rotary, or PPGD</w:t>
            </w:r>
          </w:p>
        </w:tc>
      </w:tr>
      <w:tr w:rsidR="00C86CD5" w:rsidRPr="009614BC" w14:paraId="214CEEC9" w14:textId="77777777" w:rsidTr="001E5A6D">
        <w:trPr>
          <w:trHeight w:val="283"/>
        </w:trPr>
        <w:tc>
          <w:tcPr>
            <w:tcW w:w="4673" w:type="dxa"/>
          </w:tcPr>
          <w:p w14:paraId="3AB774BB" w14:textId="77777777" w:rsidR="00C86CD5" w:rsidRPr="009614BC" w:rsidRDefault="00C86CD5" w:rsidP="001E5A6D">
            <w:pPr>
              <w:pStyle w:val="ListParagraph"/>
              <w:numPr>
                <w:ilvl w:val="0"/>
                <w:numId w:val="14"/>
              </w:numPr>
              <w:spacing w:after="0" w:line="240" w:lineRule="auto"/>
              <w:jc w:val="both"/>
              <w:rPr>
                <w:sz w:val="18"/>
                <w:szCs w:val="18"/>
                <w:lang w:val="en-US"/>
              </w:rPr>
            </w:pPr>
            <w:r w:rsidRPr="009614BC">
              <w:rPr>
                <w:sz w:val="18"/>
                <w:szCs w:val="18"/>
                <w:lang w:val="en-US"/>
              </w:rPr>
              <w:t>Well success rate</w:t>
            </w:r>
          </w:p>
        </w:tc>
        <w:tc>
          <w:tcPr>
            <w:tcW w:w="3119" w:type="dxa"/>
          </w:tcPr>
          <w:p w14:paraId="2B060725" w14:textId="77777777" w:rsidR="00C86CD5" w:rsidRPr="009614BC" w:rsidRDefault="00C86CD5" w:rsidP="001E5A6D">
            <w:pPr>
              <w:spacing w:after="0" w:line="240" w:lineRule="auto"/>
              <w:jc w:val="both"/>
              <w:rPr>
                <w:sz w:val="18"/>
                <w:szCs w:val="18"/>
                <w:lang w:val="en-US"/>
              </w:rPr>
            </w:pPr>
            <w:r w:rsidRPr="009614BC">
              <w:rPr>
                <w:sz w:val="18"/>
                <w:szCs w:val="18"/>
                <w:lang w:val="en-US"/>
              </w:rPr>
              <w:t>0.95</w:t>
            </w:r>
          </w:p>
        </w:tc>
      </w:tr>
      <w:tr w:rsidR="00C86CD5" w:rsidRPr="009614BC" w14:paraId="41C7E8F4" w14:textId="77777777" w:rsidTr="001E5A6D">
        <w:trPr>
          <w:trHeight w:val="283"/>
        </w:trPr>
        <w:tc>
          <w:tcPr>
            <w:tcW w:w="4673" w:type="dxa"/>
          </w:tcPr>
          <w:p w14:paraId="1F714E6B" w14:textId="77777777" w:rsidR="00C86CD5" w:rsidRPr="009614BC" w:rsidRDefault="00C86CD5" w:rsidP="001E5A6D">
            <w:pPr>
              <w:pStyle w:val="ListParagraph"/>
              <w:numPr>
                <w:ilvl w:val="0"/>
                <w:numId w:val="14"/>
              </w:numPr>
              <w:spacing w:after="0" w:line="240" w:lineRule="auto"/>
              <w:jc w:val="both"/>
              <w:rPr>
                <w:sz w:val="18"/>
                <w:szCs w:val="18"/>
                <w:lang w:val="en-US"/>
              </w:rPr>
            </w:pPr>
            <w:r w:rsidRPr="009614BC">
              <w:rPr>
                <w:sz w:val="18"/>
                <w:szCs w:val="18"/>
                <w:lang w:val="en-US"/>
              </w:rPr>
              <w:lastRenderedPageBreak/>
              <w:t>Well pipe roughness [</w:t>
            </w:r>
            <w:r w:rsidRPr="009614BC">
              <w:rPr>
                <w:rFonts w:ascii="Symbol" w:eastAsia="Symbol" w:hAnsi="Symbol" w:cs="Symbol"/>
                <w:sz w:val="18"/>
                <w:szCs w:val="18"/>
                <w:lang w:val="en-US"/>
              </w:rPr>
              <w:t>m</w:t>
            </w:r>
            <w:r w:rsidRPr="009614BC">
              <w:rPr>
                <w:sz w:val="18"/>
                <w:szCs w:val="18"/>
                <w:lang w:val="en-US"/>
              </w:rPr>
              <w:t>m]</w:t>
            </w:r>
          </w:p>
        </w:tc>
        <w:tc>
          <w:tcPr>
            <w:tcW w:w="3119" w:type="dxa"/>
          </w:tcPr>
          <w:p w14:paraId="58DA1797" w14:textId="77777777" w:rsidR="00C86CD5" w:rsidRPr="009614BC" w:rsidRDefault="00C86CD5" w:rsidP="001E5A6D">
            <w:pPr>
              <w:spacing w:after="0" w:line="240" w:lineRule="auto"/>
              <w:jc w:val="both"/>
              <w:rPr>
                <w:sz w:val="18"/>
                <w:szCs w:val="18"/>
                <w:lang w:val="en-US"/>
              </w:rPr>
            </w:pPr>
            <w:r w:rsidRPr="009614BC">
              <w:rPr>
                <w:sz w:val="18"/>
                <w:szCs w:val="18"/>
                <w:lang w:val="en-US"/>
              </w:rPr>
              <w:t>55</w:t>
            </w:r>
          </w:p>
        </w:tc>
      </w:tr>
      <w:tr w:rsidR="00C86CD5" w:rsidRPr="000F5E51" w14:paraId="0759FC31" w14:textId="77777777" w:rsidTr="001E5A6D">
        <w:trPr>
          <w:trHeight w:val="283"/>
        </w:trPr>
        <w:tc>
          <w:tcPr>
            <w:tcW w:w="4673" w:type="dxa"/>
          </w:tcPr>
          <w:p w14:paraId="2D409E1A" w14:textId="77777777" w:rsidR="00C86CD5" w:rsidRPr="009614BC" w:rsidRDefault="00C86CD5" w:rsidP="001E5A6D">
            <w:pPr>
              <w:pStyle w:val="ListParagraph"/>
              <w:numPr>
                <w:ilvl w:val="0"/>
                <w:numId w:val="14"/>
              </w:numPr>
              <w:spacing w:after="0" w:line="240" w:lineRule="auto"/>
              <w:jc w:val="both"/>
              <w:rPr>
                <w:sz w:val="18"/>
                <w:szCs w:val="18"/>
                <w:lang w:val="en-US"/>
              </w:rPr>
            </w:pPr>
            <w:r w:rsidRPr="009614BC">
              <w:rPr>
                <w:sz w:val="18"/>
                <w:szCs w:val="18"/>
                <w:lang w:val="en-US"/>
              </w:rPr>
              <w:t>Drilling energy supply</w:t>
            </w:r>
          </w:p>
        </w:tc>
        <w:tc>
          <w:tcPr>
            <w:tcW w:w="3119" w:type="dxa"/>
          </w:tcPr>
          <w:p w14:paraId="22FE0D89" w14:textId="77777777" w:rsidR="00C86CD5" w:rsidRPr="009614BC" w:rsidRDefault="00C86CD5" w:rsidP="001E5A6D">
            <w:pPr>
              <w:spacing w:after="0" w:line="240" w:lineRule="auto"/>
              <w:jc w:val="both"/>
              <w:rPr>
                <w:sz w:val="18"/>
                <w:szCs w:val="18"/>
                <w:lang w:val="en-US"/>
              </w:rPr>
            </w:pPr>
            <w:r w:rsidRPr="009614BC">
              <w:rPr>
                <w:sz w:val="18"/>
                <w:szCs w:val="18"/>
                <w:lang w:val="en-US"/>
              </w:rPr>
              <w:t>Electricity, diesel generator as backup</w:t>
            </w:r>
          </w:p>
        </w:tc>
      </w:tr>
      <w:tr w:rsidR="00C86CD5" w:rsidRPr="009614BC" w14:paraId="23F0ADC0" w14:textId="77777777" w:rsidTr="001E5A6D">
        <w:trPr>
          <w:trHeight w:val="283"/>
        </w:trPr>
        <w:tc>
          <w:tcPr>
            <w:tcW w:w="7792" w:type="dxa"/>
            <w:gridSpan w:val="2"/>
            <w:shd w:val="clear" w:color="auto" w:fill="D9D9D9" w:themeFill="background1" w:themeFillShade="D9"/>
          </w:tcPr>
          <w:p w14:paraId="222C98DA" w14:textId="77777777" w:rsidR="00C86CD5" w:rsidRPr="009614BC" w:rsidRDefault="00C86CD5" w:rsidP="001E5A6D">
            <w:pPr>
              <w:spacing w:after="0" w:line="240" w:lineRule="auto"/>
              <w:jc w:val="both"/>
              <w:rPr>
                <w:b/>
                <w:bCs/>
                <w:sz w:val="18"/>
                <w:szCs w:val="18"/>
                <w:lang w:val="en-US"/>
              </w:rPr>
            </w:pPr>
            <w:r w:rsidRPr="009614BC">
              <w:rPr>
                <w:b/>
                <w:bCs/>
                <w:sz w:val="18"/>
                <w:szCs w:val="18"/>
                <w:lang w:val="en-US"/>
              </w:rPr>
              <w:t>Surface Plant Parameters</w:t>
            </w:r>
          </w:p>
        </w:tc>
      </w:tr>
      <w:tr w:rsidR="00C86CD5" w:rsidRPr="009614BC" w14:paraId="372B0B6A" w14:textId="77777777" w:rsidTr="001E5A6D">
        <w:trPr>
          <w:trHeight w:val="283"/>
        </w:trPr>
        <w:tc>
          <w:tcPr>
            <w:tcW w:w="4673" w:type="dxa"/>
          </w:tcPr>
          <w:p w14:paraId="63466E52" w14:textId="77777777" w:rsidR="00C86CD5" w:rsidRPr="009614BC" w:rsidRDefault="00C86CD5" w:rsidP="001E5A6D">
            <w:pPr>
              <w:pStyle w:val="ListParagraph"/>
              <w:numPr>
                <w:ilvl w:val="0"/>
                <w:numId w:val="17"/>
              </w:numPr>
              <w:spacing w:after="0" w:line="240" w:lineRule="auto"/>
              <w:jc w:val="both"/>
              <w:rPr>
                <w:sz w:val="18"/>
                <w:szCs w:val="18"/>
                <w:lang w:val="en-US"/>
              </w:rPr>
            </w:pPr>
            <w:r w:rsidRPr="009614BC">
              <w:rPr>
                <w:sz w:val="18"/>
                <w:szCs w:val="18"/>
                <w:lang w:val="en-US"/>
              </w:rPr>
              <w:t>Conversion technology</w:t>
            </w:r>
          </w:p>
        </w:tc>
        <w:tc>
          <w:tcPr>
            <w:tcW w:w="3119" w:type="dxa"/>
          </w:tcPr>
          <w:p w14:paraId="20033C3F" w14:textId="77777777" w:rsidR="00C86CD5" w:rsidRPr="009614BC" w:rsidRDefault="00C86CD5" w:rsidP="001E5A6D">
            <w:pPr>
              <w:spacing w:after="0" w:line="240" w:lineRule="auto"/>
              <w:jc w:val="both"/>
              <w:rPr>
                <w:sz w:val="18"/>
                <w:szCs w:val="18"/>
                <w:lang w:val="en-US"/>
              </w:rPr>
            </w:pPr>
            <w:r w:rsidRPr="009614BC">
              <w:rPr>
                <w:sz w:val="18"/>
                <w:szCs w:val="18"/>
                <w:lang w:val="en-US"/>
              </w:rPr>
              <w:t>Surface direct expansion turbine</w:t>
            </w:r>
          </w:p>
        </w:tc>
      </w:tr>
      <w:tr w:rsidR="00C86CD5" w:rsidRPr="009614BC" w14:paraId="1510AE9E" w14:textId="77777777" w:rsidTr="001E5A6D">
        <w:trPr>
          <w:trHeight w:val="283"/>
        </w:trPr>
        <w:tc>
          <w:tcPr>
            <w:tcW w:w="4673" w:type="dxa"/>
          </w:tcPr>
          <w:p w14:paraId="0961A2C6" w14:textId="77777777" w:rsidR="00C86CD5" w:rsidRPr="009614BC" w:rsidRDefault="00C86CD5" w:rsidP="001E5A6D">
            <w:pPr>
              <w:pStyle w:val="ListParagraph"/>
              <w:numPr>
                <w:ilvl w:val="0"/>
                <w:numId w:val="17"/>
              </w:numPr>
              <w:spacing w:after="0" w:line="240" w:lineRule="auto"/>
              <w:jc w:val="both"/>
              <w:rPr>
                <w:sz w:val="18"/>
                <w:szCs w:val="18"/>
                <w:lang w:val="en-US"/>
              </w:rPr>
            </w:pPr>
            <w:r w:rsidRPr="009614BC">
              <w:rPr>
                <w:sz w:val="18"/>
                <w:szCs w:val="18"/>
                <w:lang w:val="en-US"/>
              </w:rPr>
              <w:t>Turbine isentropic efficiency</w:t>
            </w:r>
          </w:p>
        </w:tc>
        <w:tc>
          <w:tcPr>
            <w:tcW w:w="3119" w:type="dxa"/>
          </w:tcPr>
          <w:p w14:paraId="01AE416D" w14:textId="77777777" w:rsidR="00C86CD5" w:rsidRPr="009614BC" w:rsidRDefault="00C86CD5" w:rsidP="001E5A6D">
            <w:pPr>
              <w:spacing w:after="0" w:line="240" w:lineRule="auto"/>
              <w:jc w:val="both"/>
              <w:rPr>
                <w:sz w:val="18"/>
                <w:szCs w:val="18"/>
                <w:lang w:val="en-US"/>
              </w:rPr>
            </w:pPr>
            <w:r w:rsidRPr="009614BC">
              <w:rPr>
                <w:sz w:val="18"/>
                <w:szCs w:val="18"/>
                <w:lang w:val="en-US"/>
              </w:rPr>
              <w:t>0.78</w:t>
            </w:r>
          </w:p>
        </w:tc>
      </w:tr>
      <w:tr w:rsidR="00C86CD5" w:rsidRPr="009614BC" w14:paraId="02568163" w14:textId="77777777" w:rsidTr="001E5A6D">
        <w:trPr>
          <w:trHeight w:val="283"/>
        </w:trPr>
        <w:tc>
          <w:tcPr>
            <w:tcW w:w="4673" w:type="dxa"/>
          </w:tcPr>
          <w:p w14:paraId="3C07A9D5" w14:textId="77777777" w:rsidR="00C86CD5" w:rsidRPr="009614BC" w:rsidRDefault="00C86CD5" w:rsidP="001E5A6D">
            <w:pPr>
              <w:pStyle w:val="ListParagraph"/>
              <w:numPr>
                <w:ilvl w:val="0"/>
                <w:numId w:val="17"/>
              </w:numPr>
              <w:spacing w:after="0" w:line="240" w:lineRule="auto"/>
              <w:jc w:val="both"/>
              <w:rPr>
                <w:sz w:val="18"/>
                <w:szCs w:val="18"/>
                <w:lang w:val="en-US"/>
              </w:rPr>
            </w:pPr>
            <w:r w:rsidRPr="009614BC">
              <w:rPr>
                <w:sz w:val="18"/>
                <w:szCs w:val="18"/>
                <w:lang w:val="en-US"/>
              </w:rPr>
              <w:t>Pump efficiency</w:t>
            </w:r>
          </w:p>
        </w:tc>
        <w:tc>
          <w:tcPr>
            <w:tcW w:w="3119" w:type="dxa"/>
          </w:tcPr>
          <w:p w14:paraId="0D0B3755" w14:textId="77777777" w:rsidR="00C86CD5" w:rsidRPr="009614BC" w:rsidRDefault="00C86CD5" w:rsidP="001E5A6D">
            <w:pPr>
              <w:spacing w:after="0" w:line="240" w:lineRule="auto"/>
              <w:jc w:val="both"/>
              <w:rPr>
                <w:sz w:val="18"/>
                <w:szCs w:val="18"/>
                <w:lang w:val="en-US"/>
              </w:rPr>
            </w:pPr>
            <w:r w:rsidRPr="009614BC">
              <w:rPr>
                <w:sz w:val="18"/>
                <w:szCs w:val="18"/>
                <w:lang w:val="en-US"/>
              </w:rPr>
              <w:t>0.9</w:t>
            </w:r>
          </w:p>
        </w:tc>
      </w:tr>
      <w:tr w:rsidR="00C86CD5" w:rsidRPr="009614BC" w14:paraId="6F619EFE" w14:textId="77777777" w:rsidTr="001E5A6D">
        <w:trPr>
          <w:trHeight w:val="283"/>
        </w:trPr>
        <w:tc>
          <w:tcPr>
            <w:tcW w:w="4673" w:type="dxa"/>
          </w:tcPr>
          <w:p w14:paraId="4BAE6DB5" w14:textId="77777777" w:rsidR="00C86CD5" w:rsidRPr="009614BC" w:rsidRDefault="00C86CD5" w:rsidP="001E5A6D">
            <w:pPr>
              <w:pStyle w:val="ListParagraph"/>
              <w:numPr>
                <w:ilvl w:val="0"/>
                <w:numId w:val="17"/>
              </w:numPr>
              <w:spacing w:after="0" w:line="240" w:lineRule="auto"/>
              <w:jc w:val="both"/>
              <w:rPr>
                <w:sz w:val="18"/>
                <w:szCs w:val="18"/>
                <w:lang w:val="en-US"/>
              </w:rPr>
            </w:pPr>
            <w:r w:rsidRPr="009614BC">
              <w:rPr>
                <w:sz w:val="18"/>
                <w:szCs w:val="18"/>
                <w:lang w:val="en-US"/>
              </w:rPr>
              <w:t>Capacity Factor</w:t>
            </w:r>
          </w:p>
        </w:tc>
        <w:tc>
          <w:tcPr>
            <w:tcW w:w="3119" w:type="dxa"/>
          </w:tcPr>
          <w:p w14:paraId="7DB3A22D" w14:textId="77777777" w:rsidR="00C86CD5" w:rsidRPr="009614BC" w:rsidRDefault="00C86CD5" w:rsidP="001E5A6D">
            <w:pPr>
              <w:spacing w:after="0" w:line="240" w:lineRule="auto"/>
              <w:jc w:val="both"/>
              <w:rPr>
                <w:sz w:val="18"/>
                <w:szCs w:val="18"/>
                <w:lang w:val="en-US"/>
              </w:rPr>
            </w:pPr>
            <w:r w:rsidRPr="009614BC">
              <w:rPr>
                <w:sz w:val="18"/>
                <w:szCs w:val="18"/>
                <w:lang w:val="en-US"/>
              </w:rPr>
              <w:t>0.9</w:t>
            </w:r>
          </w:p>
        </w:tc>
      </w:tr>
      <w:tr w:rsidR="00C86CD5" w:rsidRPr="009614BC" w14:paraId="2466998E" w14:textId="77777777" w:rsidTr="001E5A6D">
        <w:trPr>
          <w:trHeight w:val="283"/>
        </w:trPr>
        <w:tc>
          <w:tcPr>
            <w:tcW w:w="4673" w:type="dxa"/>
          </w:tcPr>
          <w:p w14:paraId="0F1D5FDA" w14:textId="77777777" w:rsidR="00C86CD5" w:rsidRPr="00470524" w:rsidRDefault="00C86CD5" w:rsidP="001E5A6D">
            <w:pPr>
              <w:pStyle w:val="ListParagraph"/>
              <w:numPr>
                <w:ilvl w:val="0"/>
                <w:numId w:val="17"/>
              </w:numPr>
              <w:spacing w:after="0" w:line="240" w:lineRule="auto"/>
              <w:jc w:val="both"/>
              <w:rPr>
                <w:sz w:val="18"/>
                <w:szCs w:val="18"/>
                <w:lang w:val="en-US"/>
              </w:rPr>
            </w:pPr>
            <w:r w:rsidRPr="00470524">
              <w:rPr>
                <w:sz w:val="18"/>
                <w:szCs w:val="18"/>
                <w:lang w:val="en-US"/>
              </w:rPr>
              <w:t>Cooling method</w:t>
            </w:r>
          </w:p>
        </w:tc>
        <w:tc>
          <w:tcPr>
            <w:tcW w:w="3119" w:type="dxa"/>
          </w:tcPr>
          <w:p w14:paraId="74F2DF1F" w14:textId="63683AF3" w:rsidR="00C86CD5" w:rsidRPr="009614BC" w:rsidRDefault="00B93BDE" w:rsidP="001E5A6D">
            <w:pPr>
              <w:spacing w:after="0" w:line="240" w:lineRule="auto"/>
              <w:jc w:val="both"/>
              <w:rPr>
                <w:sz w:val="18"/>
                <w:szCs w:val="18"/>
                <w:lang w:val="en-US"/>
              </w:rPr>
            </w:pPr>
            <w:r>
              <w:rPr>
                <w:sz w:val="18"/>
                <w:szCs w:val="18"/>
                <w:lang w:val="en-US"/>
              </w:rPr>
              <w:t>Wet</w:t>
            </w:r>
          </w:p>
        </w:tc>
      </w:tr>
      <w:tr w:rsidR="00C86CD5" w:rsidRPr="009614BC" w14:paraId="7FDB5D10" w14:textId="77777777" w:rsidTr="001E5A6D">
        <w:trPr>
          <w:trHeight w:val="283"/>
        </w:trPr>
        <w:tc>
          <w:tcPr>
            <w:tcW w:w="7792" w:type="dxa"/>
            <w:gridSpan w:val="2"/>
            <w:shd w:val="clear" w:color="auto" w:fill="D9D9D9" w:themeFill="background1" w:themeFillShade="D9"/>
          </w:tcPr>
          <w:p w14:paraId="0F1DA8A4" w14:textId="77777777" w:rsidR="00C86CD5" w:rsidRPr="009614BC" w:rsidRDefault="00C86CD5" w:rsidP="001E5A6D">
            <w:pPr>
              <w:spacing w:after="0" w:line="240" w:lineRule="auto"/>
              <w:jc w:val="both"/>
              <w:rPr>
                <w:b/>
                <w:bCs/>
                <w:sz w:val="18"/>
                <w:szCs w:val="18"/>
                <w:lang w:val="en-US"/>
              </w:rPr>
            </w:pPr>
            <w:r w:rsidRPr="009614BC">
              <w:rPr>
                <w:b/>
                <w:bCs/>
                <w:sz w:val="18"/>
                <w:szCs w:val="18"/>
                <w:lang w:val="en-US"/>
              </w:rPr>
              <w:t>Economic Parameters</w:t>
            </w:r>
          </w:p>
        </w:tc>
      </w:tr>
      <w:tr w:rsidR="00C86CD5" w:rsidRPr="009614BC" w14:paraId="018854DF" w14:textId="77777777" w:rsidTr="001E5A6D">
        <w:trPr>
          <w:trHeight w:val="283"/>
        </w:trPr>
        <w:tc>
          <w:tcPr>
            <w:tcW w:w="4673" w:type="dxa"/>
          </w:tcPr>
          <w:p w14:paraId="3DB23705" w14:textId="77777777" w:rsidR="00C86CD5" w:rsidRPr="009614BC" w:rsidRDefault="00C86CD5" w:rsidP="001E5A6D">
            <w:pPr>
              <w:pStyle w:val="ListParagraph"/>
              <w:numPr>
                <w:ilvl w:val="0"/>
                <w:numId w:val="16"/>
              </w:numPr>
              <w:spacing w:after="0" w:line="240" w:lineRule="auto"/>
              <w:jc w:val="both"/>
              <w:rPr>
                <w:sz w:val="18"/>
                <w:szCs w:val="18"/>
                <w:lang w:val="en-US"/>
              </w:rPr>
            </w:pPr>
            <w:r w:rsidRPr="009614BC">
              <w:rPr>
                <w:sz w:val="18"/>
                <w:szCs w:val="18"/>
                <w:lang w:val="en-US"/>
              </w:rPr>
              <w:t>Plant lifetime [years]</w:t>
            </w:r>
          </w:p>
        </w:tc>
        <w:tc>
          <w:tcPr>
            <w:tcW w:w="3119" w:type="dxa"/>
          </w:tcPr>
          <w:p w14:paraId="78F59CAB" w14:textId="77777777" w:rsidR="00C86CD5" w:rsidRPr="009614BC" w:rsidRDefault="00C86CD5" w:rsidP="001E5A6D">
            <w:pPr>
              <w:spacing w:after="0" w:line="240" w:lineRule="auto"/>
              <w:jc w:val="both"/>
              <w:rPr>
                <w:sz w:val="18"/>
                <w:szCs w:val="18"/>
                <w:lang w:val="en-US"/>
              </w:rPr>
            </w:pPr>
            <w:r w:rsidRPr="009614BC">
              <w:rPr>
                <w:sz w:val="18"/>
                <w:szCs w:val="18"/>
                <w:lang w:val="en-US"/>
              </w:rPr>
              <w:t>60</w:t>
            </w:r>
          </w:p>
        </w:tc>
      </w:tr>
      <w:tr w:rsidR="00C86CD5" w:rsidRPr="009614BC" w14:paraId="0C22BDB2" w14:textId="77777777" w:rsidTr="001E5A6D">
        <w:trPr>
          <w:trHeight w:val="283"/>
        </w:trPr>
        <w:tc>
          <w:tcPr>
            <w:tcW w:w="4673" w:type="dxa"/>
          </w:tcPr>
          <w:p w14:paraId="662C8F27" w14:textId="77777777" w:rsidR="00C86CD5" w:rsidRPr="009614BC" w:rsidRDefault="00C86CD5" w:rsidP="001E5A6D">
            <w:pPr>
              <w:pStyle w:val="ListParagraph"/>
              <w:numPr>
                <w:ilvl w:val="0"/>
                <w:numId w:val="16"/>
              </w:numPr>
              <w:spacing w:after="0" w:line="240" w:lineRule="auto"/>
              <w:jc w:val="both"/>
              <w:rPr>
                <w:sz w:val="18"/>
                <w:szCs w:val="18"/>
                <w:lang w:val="en-US"/>
              </w:rPr>
            </w:pPr>
            <w:r w:rsidRPr="009614BC">
              <w:rPr>
                <w:sz w:val="18"/>
                <w:szCs w:val="18"/>
                <w:lang w:val="en-US"/>
              </w:rPr>
              <w:t>Discount rate [%]</w:t>
            </w:r>
          </w:p>
        </w:tc>
        <w:tc>
          <w:tcPr>
            <w:tcW w:w="3119" w:type="dxa"/>
          </w:tcPr>
          <w:p w14:paraId="567CC873" w14:textId="5234973E" w:rsidR="00C86CD5" w:rsidRPr="009614BC" w:rsidRDefault="000F5E51" w:rsidP="001E5A6D">
            <w:pPr>
              <w:spacing w:after="0" w:line="240" w:lineRule="auto"/>
              <w:jc w:val="both"/>
              <w:rPr>
                <w:sz w:val="18"/>
                <w:szCs w:val="18"/>
                <w:lang w:val="en-US"/>
              </w:rPr>
            </w:pPr>
            <w:r>
              <w:rPr>
                <w:sz w:val="18"/>
                <w:szCs w:val="18"/>
                <w:lang w:val="en-US"/>
              </w:rPr>
              <w:t>5</w:t>
            </w:r>
          </w:p>
        </w:tc>
      </w:tr>
    </w:tbl>
    <w:p w14:paraId="5C5C860F" w14:textId="77777777" w:rsidR="00C86CD5" w:rsidRPr="002A5E1E" w:rsidRDefault="00C86CD5" w:rsidP="00C86CD5">
      <w:pPr>
        <w:jc w:val="both"/>
        <w:rPr>
          <w:lang w:val="en-US"/>
        </w:rPr>
      </w:pPr>
    </w:p>
    <w:tbl>
      <w:tblPr>
        <w:tblStyle w:val="TableGrid"/>
        <w:tblW w:w="0" w:type="auto"/>
        <w:tblLook w:val="04A0" w:firstRow="1" w:lastRow="0" w:firstColumn="1" w:lastColumn="0" w:noHBand="0" w:noVBand="1"/>
      </w:tblPr>
      <w:tblGrid>
        <w:gridCol w:w="4673"/>
        <w:gridCol w:w="2552"/>
        <w:gridCol w:w="1791"/>
      </w:tblGrid>
      <w:tr w:rsidR="00C86CD5" w:rsidRPr="00A83F8F" w14:paraId="7D9A93FF" w14:textId="77777777" w:rsidTr="001E5A6D">
        <w:trPr>
          <w:trHeight w:val="283"/>
        </w:trPr>
        <w:tc>
          <w:tcPr>
            <w:tcW w:w="9016" w:type="dxa"/>
            <w:gridSpan w:val="3"/>
          </w:tcPr>
          <w:p w14:paraId="648FD992" w14:textId="77777777" w:rsidR="00C86CD5" w:rsidRPr="00C575F9" w:rsidRDefault="00C86CD5" w:rsidP="001E5A6D">
            <w:pPr>
              <w:spacing w:after="0" w:line="240" w:lineRule="auto"/>
              <w:jc w:val="both"/>
              <w:rPr>
                <w:b/>
                <w:bCs/>
                <w:sz w:val="18"/>
                <w:szCs w:val="18"/>
                <w:highlight w:val="yellow"/>
                <w:lang w:val="en-US"/>
              </w:rPr>
            </w:pPr>
            <w:r w:rsidRPr="00C575F9">
              <w:rPr>
                <w:b/>
                <w:bCs/>
                <w:sz w:val="18"/>
                <w:szCs w:val="18"/>
                <w:highlight w:val="yellow"/>
                <w:lang w:val="en-US"/>
              </w:rPr>
              <w:t>Working Fluid Parameters</w:t>
            </w:r>
          </w:p>
        </w:tc>
      </w:tr>
      <w:tr w:rsidR="00C86CD5" w:rsidRPr="00A83F8F" w14:paraId="3ADBFB93" w14:textId="77777777" w:rsidTr="001E5A6D">
        <w:trPr>
          <w:trHeight w:val="283"/>
        </w:trPr>
        <w:tc>
          <w:tcPr>
            <w:tcW w:w="4673" w:type="dxa"/>
          </w:tcPr>
          <w:p w14:paraId="2E2C954C" w14:textId="77777777" w:rsidR="00C86CD5" w:rsidRPr="00A83F8F" w:rsidRDefault="00C86CD5" w:rsidP="001E5A6D">
            <w:pPr>
              <w:pStyle w:val="ListParagraph"/>
              <w:numPr>
                <w:ilvl w:val="0"/>
                <w:numId w:val="15"/>
              </w:numPr>
              <w:spacing w:after="0" w:line="240" w:lineRule="auto"/>
              <w:jc w:val="both"/>
              <w:rPr>
                <w:sz w:val="18"/>
                <w:szCs w:val="18"/>
                <w:lang w:val="en-US"/>
              </w:rPr>
            </w:pPr>
            <w:r w:rsidRPr="00A83F8F">
              <w:rPr>
                <w:sz w:val="18"/>
                <w:szCs w:val="18"/>
                <w:lang w:val="en-US"/>
              </w:rPr>
              <w:t>Type of working fluids</w:t>
            </w:r>
          </w:p>
        </w:tc>
        <w:tc>
          <w:tcPr>
            <w:tcW w:w="2552" w:type="dxa"/>
          </w:tcPr>
          <w:p w14:paraId="7F686198" w14:textId="3A4A09D0" w:rsidR="00C86CD5" w:rsidRPr="00A83F8F" w:rsidRDefault="004B2C65" w:rsidP="001E5A6D">
            <w:pPr>
              <w:spacing w:after="0" w:line="240" w:lineRule="auto"/>
              <w:jc w:val="both"/>
              <w:rPr>
                <w:sz w:val="18"/>
                <w:szCs w:val="18"/>
                <w:lang w:val="en-US"/>
              </w:rPr>
            </w:pPr>
            <w:ins w:id="172" w:author="Hefny  Mahmoud" w:date="2025-11-27T15:34:00Z" w16du:dateUtc="2025-11-27T14:34:00Z">
              <w:r>
                <w:rPr>
                  <w:sz w:val="18"/>
                  <w:szCs w:val="18"/>
                  <w:lang w:val="en-US"/>
                </w:rPr>
                <w:t>CO2</w:t>
              </w:r>
            </w:ins>
          </w:p>
        </w:tc>
        <w:tc>
          <w:tcPr>
            <w:tcW w:w="1791" w:type="dxa"/>
          </w:tcPr>
          <w:p w14:paraId="6274EE04" w14:textId="77777777" w:rsidR="00C86CD5" w:rsidRPr="00A83F8F" w:rsidRDefault="00C86CD5" w:rsidP="001E5A6D">
            <w:pPr>
              <w:spacing w:after="0" w:line="240" w:lineRule="auto"/>
              <w:jc w:val="both"/>
              <w:rPr>
                <w:sz w:val="18"/>
                <w:szCs w:val="18"/>
                <w:lang w:val="en-US"/>
              </w:rPr>
            </w:pPr>
          </w:p>
        </w:tc>
      </w:tr>
      <w:tr w:rsidR="00C86CD5" w:rsidRPr="000F5E51" w14:paraId="50E837F6" w14:textId="77777777" w:rsidTr="001E5A6D">
        <w:trPr>
          <w:trHeight w:val="283"/>
        </w:trPr>
        <w:tc>
          <w:tcPr>
            <w:tcW w:w="4673" w:type="dxa"/>
          </w:tcPr>
          <w:p w14:paraId="244F145D" w14:textId="77777777" w:rsidR="00C86CD5" w:rsidRPr="00A83F8F" w:rsidRDefault="00C86CD5" w:rsidP="001E5A6D">
            <w:pPr>
              <w:pStyle w:val="ListParagraph"/>
              <w:numPr>
                <w:ilvl w:val="0"/>
                <w:numId w:val="15"/>
              </w:numPr>
              <w:spacing w:after="0" w:line="240" w:lineRule="auto"/>
              <w:jc w:val="both"/>
              <w:rPr>
                <w:sz w:val="18"/>
                <w:szCs w:val="18"/>
                <w:lang w:val="en-US"/>
              </w:rPr>
            </w:pPr>
            <w:r w:rsidRPr="00A83F8F">
              <w:rPr>
                <w:sz w:val="18"/>
                <w:szCs w:val="18"/>
                <w:lang w:val="en-US"/>
              </w:rPr>
              <w:t>Mass flow rate [kg/s]</w:t>
            </w:r>
          </w:p>
        </w:tc>
        <w:tc>
          <w:tcPr>
            <w:tcW w:w="2552" w:type="dxa"/>
          </w:tcPr>
          <w:p w14:paraId="08CD0516" w14:textId="77777777" w:rsidR="00C86CD5" w:rsidRPr="00A83F8F" w:rsidRDefault="00C86CD5" w:rsidP="001E5A6D">
            <w:pPr>
              <w:spacing w:after="0" w:line="240" w:lineRule="auto"/>
              <w:jc w:val="both"/>
              <w:rPr>
                <w:sz w:val="18"/>
                <w:szCs w:val="18"/>
                <w:lang w:val="en-US"/>
              </w:rPr>
            </w:pPr>
          </w:p>
        </w:tc>
        <w:tc>
          <w:tcPr>
            <w:tcW w:w="1791" w:type="dxa"/>
          </w:tcPr>
          <w:p w14:paraId="3C48D38A" w14:textId="77777777" w:rsidR="00C86CD5" w:rsidRPr="00A83F8F" w:rsidRDefault="00C86CD5" w:rsidP="001E5A6D">
            <w:pPr>
              <w:spacing w:after="0" w:line="240" w:lineRule="auto"/>
              <w:jc w:val="both"/>
              <w:rPr>
                <w:sz w:val="18"/>
                <w:szCs w:val="18"/>
                <w:lang w:val="en-US"/>
              </w:rPr>
            </w:pPr>
          </w:p>
        </w:tc>
      </w:tr>
      <w:tr w:rsidR="00C86CD5" w:rsidRPr="00A83F8F" w14:paraId="67D0AB22" w14:textId="77777777" w:rsidTr="001E5A6D">
        <w:trPr>
          <w:trHeight w:val="283"/>
        </w:trPr>
        <w:tc>
          <w:tcPr>
            <w:tcW w:w="4673" w:type="dxa"/>
          </w:tcPr>
          <w:p w14:paraId="77B7C89B" w14:textId="77777777" w:rsidR="00C86CD5" w:rsidRPr="00A83F8F" w:rsidRDefault="00C86CD5" w:rsidP="001E5A6D">
            <w:pPr>
              <w:pStyle w:val="ListParagraph"/>
              <w:numPr>
                <w:ilvl w:val="0"/>
                <w:numId w:val="15"/>
              </w:numPr>
              <w:spacing w:after="0" w:line="240" w:lineRule="auto"/>
              <w:jc w:val="both"/>
              <w:rPr>
                <w:sz w:val="18"/>
                <w:szCs w:val="18"/>
                <w:lang w:val="en-US"/>
              </w:rPr>
            </w:pPr>
            <w:r w:rsidRPr="00A83F8F">
              <w:rPr>
                <w:sz w:val="18"/>
                <w:szCs w:val="18"/>
                <w:lang w:val="en-US"/>
              </w:rPr>
              <w:t>Inlet/Outlet temperatures [°C]</w:t>
            </w:r>
          </w:p>
        </w:tc>
        <w:tc>
          <w:tcPr>
            <w:tcW w:w="2552" w:type="dxa"/>
          </w:tcPr>
          <w:p w14:paraId="6097E641" w14:textId="77777777" w:rsidR="00C86CD5" w:rsidRPr="00A83F8F" w:rsidRDefault="00C86CD5" w:rsidP="001E5A6D">
            <w:pPr>
              <w:spacing w:after="0" w:line="240" w:lineRule="auto"/>
              <w:jc w:val="both"/>
              <w:rPr>
                <w:sz w:val="18"/>
                <w:szCs w:val="18"/>
                <w:lang w:val="en-US"/>
              </w:rPr>
            </w:pPr>
          </w:p>
        </w:tc>
        <w:tc>
          <w:tcPr>
            <w:tcW w:w="1791" w:type="dxa"/>
          </w:tcPr>
          <w:p w14:paraId="3E6946DF" w14:textId="77777777" w:rsidR="00C86CD5" w:rsidRPr="00A83F8F" w:rsidRDefault="00C86CD5" w:rsidP="001E5A6D">
            <w:pPr>
              <w:spacing w:after="0" w:line="240" w:lineRule="auto"/>
              <w:jc w:val="both"/>
              <w:rPr>
                <w:sz w:val="18"/>
                <w:szCs w:val="18"/>
                <w:lang w:val="en-US"/>
              </w:rPr>
            </w:pPr>
          </w:p>
        </w:tc>
      </w:tr>
      <w:tr w:rsidR="00C86CD5" w:rsidRPr="00A83F8F" w14:paraId="673561AA" w14:textId="77777777" w:rsidTr="001E5A6D">
        <w:trPr>
          <w:trHeight w:val="283"/>
        </w:trPr>
        <w:tc>
          <w:tcPr>
            <w:tcW w:w="4673" w:type="dxa"/>
          </w:tcPr>
          <w:p w14:paraId="4B421430" w14:textId="77777777" w:rsidR="00C86CD5" w:rsidRPr="00A83F8F" w:rsidRDefault="00C86CD5" w:rsidP="001E5A6D">
            <w:pPr>
              <w:pStyle w:val="ListParagraph"/>
              <w:numPr>
                <w:ilvl w:val="0"/>
                <w:numId w:val="15"/>
              </w:numPr>
              <w:spacing w:after="0" w:line="240" w:lineRule="auto"/>
              <w:jc w:val="both"/>
              <w:rPr>
                <w:sz w:val="18"/>
                <w:szCs w:val="18"/>
                <w:lang w:val="en-US"/>
              </w:rPr>
            </w:pPr>
            <w:r w:rsidRPr="00A83F8F">
              <w:rPr>
                <w:sz w:val="18"/>
                <w:szCs w:val="18"/>
                <w:lang w:val="en-US"/>
              </w:rPr>
              <w:t>Pumping power requirements [kW]</w:t>
            </w:r>
          </w:p>
        </w:tc>
        <w:tc>
          <w:tcPr>
            <w:tcW w:w="2552" w:type="dxa"/>
          </w:tcPr>
          <w:p w14:paraId="410D514D" w14:textId="77777777" w:rsidR="00C86CD5" w:rsidRPr="00A83F8F" w:rsidRDefault="00C86CD5" w:rsidP="001E5A6D">
            <w:pPr>
              <w:spacing w:after="0" w:line="240" w:lineRule="auto"/>
              <w:jc w:val="both"/>
              <w:rPr>
                <w:sz w:val="18"/>
                <w:szCs w:val="18"/>
                <w:lang w:val="en-US"/>
              </w:rPr>
            </w:pPr>
          </w:p>
        </w:tc>
        <w:tc>
          <w:tcPr>
            <w:tcW w:w="1791" w:type="dxa"/>
          </w:tcPr>
          <w:p w14:paraId="36F4C4F9" w14:textId="77777777" w:rsidR="00C86CD5" w:rsidRPr="00A83F8F" w:rsidRDefault="00C86CD5" w:rsidP="001E5A6D">
            <w:pPr>
              <w:spacing w:after="0" w:line="240" w:lineRule="auto"/>
              <w:jc w:val="both"/>
              <w:rPr>
                <w:sz w:val="18"/>
                <w:szCs w:val="18"/>
                <w:lang w:val="en-US"/>
              </w:rPr>
            </w:pPr>
          </w:p>
        </w:tc>
      </w:tr>
    </w:tbl>
    <w:p w14:paraId="7E6E4F9F" w14:textId="77777777" w:rsidR="00C86CD5" w:rsidRDefault="00C86CD5" w:rsidP="00C86CD5">
      <w:pPr>
        <w:jc w:val="both"/>
        <w:rPr>
          <w:lang w:val="en-US"/>
        </w:rPr>
      </w:pPr>
    </w:p>
    <w:p w14:paraId="68F18C35" w14:textId="77777777" w:rsidR="00C86CD5" w:rsidRPr="00931D7C" w:rsidRDefault="00C86CD5" w:rsidP="00C86CD5">
      <w:pPr>
        <w:pStyle w:val="Heading2"/>
        <w:jc w:val="both"/>
      </w:pPr>
      <w:bookmarkStart w:id="173" w:name="_Toc205896241"/>
      <w:bookmarkStart w:id="174" w:name="_Toc214891566"/>
      <w:r>
        <w:t>Well design</w:t>
      </w:r>
      <w:bookmarkEnd w:id="173"/>
      <w:bookmarkEnd w:id="174"/>
    </w:p>
    <w:p w14:paraId="159CBA6D" w14:textId="77777777" w:rsidR="00C86CD5" w:rsidRDefault="00C86CD5" w:rsidP="00C86CD5">
      <w:pPr>
        <w:jc w:val="both"/>
        <w:rPr>
          <w:lang w:val="en-US"/>
        </w:rPr>
      </w:pPr>
      <w:r w:rsidRPr="00364B1B">
        <w:rPr>
          <w:lang w:val="en-US"/>
        </w:rPr>
        <w:t>The proposed AGS well design employs a multi-lateral closed-loop configuration optimized for deep geothermal heat extraction. It also aims to minimize engineering and implementation risks associated with directional drilling and well construction at great depths using current technologies.</w:t>
      </w:r>
    </w:p>
    <w:p w14:paraId="38A8B406" w14:textId="1B081531" w:rsidR="00C86CD5" w:rsidRDefault="00C86CD5" w:rsidP="00C86CD5">
      <w:pPr>
        <w:jc w:val="both"/>
        <w:rPr>
          <w:lang w:val="en-US"/>
        </w:rPr>
      </w:pPr>
      <w:r>
        <w:rPr>
          <w:lang w:val="en-US"/>
        </w:rPr>
        <w:t xml:space="preserve">As </w:t>
      </w:r>
      <w:r w:rsidRPr="00EA4A6E">
        <w:rPr>
          <w:lang w:val="en-US"/>
        </w:rPr>
        <w:t>illustrated in</w:t>
      </w:r>
      <w:r w:rsidR="009307E6">
        <w:rPr>
          <w:lang w:val="en-US"/>
        </w:rPr>
        <w:t xml:space="preserve"> Figure S1</w:t>
      </w:r>
      <w:r>
        <w:rPr>
          <w:lang w:val="en-US"/>
        </w:rPr>
        <w:t>, t</w:t>
      </w:r>
      <w:r w:rsidRPr="00EA4A6E">
        <w:rPr>
          <w:lang w:val="en-US"/>
        </w:rPr>
        <w:t>he</w:t>
      </w:r>
      <w:r>
        <w:rPr>
          <w:lang w:val="en-US"/>
        </w:rPr>
        <w:t xml:space="preserve"> proposed AGS</w:t>
      </w:r>
      <w:r w:rsidRPr="00EA4A6E">
        <w:rPr>
          <w:lang w:val="en-US"/>
        </w:rPr>
        <w:t xml:space="preserve"> well trajectory</w:t>
      </w:r>
      <w:r>
        <w:rPr>
          <w:lang w:val="en-US"/>
        </w:rPr>
        <w:t xml:space="preserve"> </w:t>
      </w:r>
      <w:r w:rsidRPr="00EA4A6E">
        <w:rPr>
          <w:lang w:val="en-US"/>
        </w:rPr>
        <w:t xml:space="preserve">consists of two vertical wells, each deviating into horizontal lateral sections to form </w:t>
      </w:r>
      <w:r>
        <w:rPr>
          <w:lang w:val="en-US"/>
        </w:rPr>
        <w:t>3.5 k</w:t>
      </w:r>
      <w:r w:rsidRPr="00EA4A6E">
        <w:rPr>
          <w:lang w:val="en-US"/>
        </w:rPr>
        <w:t>m closed half-loops that interconnect at depth.</w:t>
      </w:r>
      <w:r>
        <w:rPr>
          <w:lang w:val="en-US"/>
        </w:rPr>
        <w:t xml:space="preserve"> </w:t>
      </w:r>
      <w:r w:rsidRPr="00DA2C7E">
        <w:rPr>
          <w:lang w:val="en-US"/>
        </w:rPr>
        <w:t>The Kickoff Point (KOP) marks the depth at which the well begins to deviate from vertical. A</w:t>
      </w:r>
      <w:r w:rsidRPr="00EA4A6E">
        <w:rPr>
          <w:lang w:val="en-US"/>
        </w:rPr>
        <w:t xml:space="preserve"> low dog leg severity (DLS)</w:t>
      </w:r>
      <w:r>
        <w:rPr>
          <w:lang w:val="en-US"/>
        </w:rPr>
        <w:t xml:space="preserve"> </w:t>
      </w:r>
      <w:r w:rsidRPr="00DA2C7E">
        <w:rPr>
          <w:lang w:val="en-US"/>
        </w:rPr>
        <w:t>build</w:t>
      </w:r>
      <w:r>
        <w:rPr>
          <w:lang w:val="en-US"/>
        </w:rPr>
        <w:t>-up</w:t>
      </w:r>
      <w:r w:rsidRPr="00DA2C7E">
        <w:rPr>
          <w:lang w:val="en-US"/>
        </w:rPr>
        <w:t xml:space="preserve"> rate (e.g., 3° per 30 meters) is applied to gradually curve the well trajectory until it reaches a 90° horizontal orientation, typically after ~900 meters of directional drilling. This process is repeated at various depths to create </w:t>
      </w:r>
      <w:r>
        <w:rPr>
          <w:lang w:val="en-US"/>
        </w:rPr>
        <w:t>several</w:t>
      </w:r>
      <w:r w:rsidRPr="00DA2C7E">
        <w:rPr>
          <w:lang w:val="en-US"/>
        </w:rPr>
        <w:t xml:space="preserve"> horizontal half-loops that are connected to form a total horizontal loop length of approximately 7 km</w:t>
      </w:r>
      <w:r>
        <w:rPr>
          <w:lang w:val="en-US"/>
        </w:rPr>
        <w:t xml:space="preserve">. </w:t>
      </w:r>
      <w:r w:rsidRPr="00EA4A6E">
        <w:rPr>
          <w:lang w:val="en-US"/>
        </w:rPr>
        <w:t xml:space="preserve">The surface section begins with a 20-inch conductor casing to stabilize near-surface formations, followed by progressively smaller casing diameters to withstand increasing subsurface pressures and temperatures. </w:t>
      </w:r>
      <w:r w:rsidRPr="005A63B0">
        <w:rPr>
          <w:lang w:val="en-US"/>
        </w:rPr>
        <w:t>The 8-inch inner tube</w:t>
      </w:r>
      <w:r>
        <w:rPr>
          <w:lang w:val="en-US"/>
        </w:rPr>
        <w:t xml:space="preserve"> was used as a reference diameter for the production tube in the </w:t>
      </w:r>
      <w:r w:rsidRPr="00726485">
        <w:rPr>
          <w:lang w:val="en-US"/>
        </w:rPr>
        <w:t>in the TEA analysi</w:t>
      </w:r>
      <w:r>
        <w:rPr>
          <w:lang w:val="en-US"/>
        </w:rPr>
        <w:t xml:space="preserve">s. </w:t>
      </w:r>
      <w:r w:rsidRPr="00EA4A6E">
        <w:rPr>
          <w:lang w:val="en-US"/>
        </w:rPr>
        <w:t>This layout optimizes the heat exchange surface</w:t>
      </w:r>
      <w:r>
        <w:rPr>
          <w:lang w:val="en-US"/>
        </w:rPr>
        <w:t xml:space="preserve"> area</w:t>
      </w:r>
      <w:r w:rsidRPr="00EA4A6E">
        <w:rPr>
          <w:lang w:val="en-US"/>
        </w:rPr>
        <w:t xml:space="preserve"> while minimizing flow resistance.</w:t>
      </w:r>
      <w:r>
        <w:rPr>
          <w:lang w:val="en-US"/>
        </w:rPr>
        <w:t xml:space="preserve"> </w:t>
      </w:r>
      <w:r w:rsidRPr="00EA4A6E">
        <w:rPr>
          <w:lang w:val="en-US"/>
        </w:rPr>
        <w:t xml:space="preserve">A minimum spacing of </w:t>
      </w:r>
      <w:r>
        <w:rPr>
          <w:lang w:val="en-US"/>
        </w:rPr>
        <w:t>76</w:t>
      </w:r>
      <w:r w:rsidRPr="00EA4A6E">
        <w:rPr>
          <w:lang w:val="en-US"/>
        </w:rPr>
        <w:t xml:space="preserve"> meters between wells is maintained to avoid thermal breakthrough and ensure optimal heat exchange </w:t>
      </w:r>
      <w:sdt>
        <w:sdtPr>
          <w:rPr>
            <w:color w:val="000000"/>
            <w:lang w:val="en-US"/>
          </w:rPr>
          <w:tag w:val="MENDELEY_CITATION_v3_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"/>
          <w:id w:val="1173689685"/>
          <w:placeholder>
            <w:docPart w:val="C08444B3EA2A4524815262E726E3C59B"/>
          </w:placeholder>
        </w:sdtPr>
        <w:sdtContent>
          <w:r w:rsidR="00FB440E" w:rsidRPr="00FB440E">
            <w:rPr>
              <w:color w:val="000000"/>
              <w:lang w:val="en-US"/>
            </w:rPr>
            <w:t>[55]</w:t>
          </w:r>
        </w:sdtContent>
      </w:sdt>
      <w:r w:rsidRPr="00EA4A6E">
        <w:rPr>
          <w:lang w:val="en-US"/>
        </w:rPr>
        <w:t>.</w:t>
      </w:r>
      <w:r>
        <w:rPr>
          <w:lang w:val="en-US"/>
        </w:rPr>
        <w:t xml:space="preserve"> </w:t>
      </w:r>
    </w:p>
    <w:p w14:paraId="3B0F2E82" w14:textId="77777777" w:rsidR="00C86CD5" w:rsidRDefault="00C86CD5" w:rsidP="00C86CD5">
      <w:pPr>
        <w:jc w:val="both"/>
        <w:rPr>
          <w:lang w:val="en-US"/>
        </w:rPr>
      </w:pPr>
      <w:r w:rsidRPr="00BE6112">
        <w:rPr>
          <w:lang w:val="en-US"/>
        </w:rPr>
        <w:t xml:space="preserve">The number of horizontal loops is </w:t>
      </w:r>
      <w:r>
        <w:rPr>
          <w:lang w:val="en-US"/>
        </w:rPr>
        <w:t>considered</w:t>
      </w:r>
      <w:r w:rsidRPr="00BE6112">
        <w:rPr>
          <w:lang w:val="en-US"/>
        </w:rPr>
        <w:t xml:space="preserve"> as a key optimization variable within the TEA, as it directly influences the economic viability of AGS-based power generation over a projected 60-year operational lifetime. Using the TANGO framework, the TEA optimization simultaneously evaluates the number of horizontal loops alongside the working fluid mass flow rate as coupled design variables. The objective is to maximize net electrical power output while minimizing the specific capital cost (</w:t>
      </w:r>
      <w:proofErr w:type="spellStart"/>
      <w:r w:rsidRPr="00BE6112">
        <w:rPr>
          <w:lang w:val="en-US"/>
        </w:rPr>
        <w:t>SpCC</w:t>
      </w:r>
      <w:proofErr w:type="spellEnd"/>
      <w:r w:rsidRPr="00BE6112">
        <w:rPr>
          <w:lang w:val="en-US"/>
        </w:rPr>
        <w:t>), subject to defined geological and operational constraints. This multi-variable optimization approach ensures that both thermal performance and long-term economic feasibility are captured in the system design process.</w:t>
      </w:r>
    </w:p>
    <w:p w14:paraId="50781362" w14:textId="77777777" w:rsidR="00C86CD5" w:rsidRDefault="00C86CD5" w:rsidP="00C86CD5">
      <w:pPr>
        <w:keepNext/>
        <w:jc w:val="both"/>
      </w:pPr>
      <w:r w:rsidRPr="008D563B">
        <w:rPr>
          <w:rFonts w:cstheme="minorHAnsi"/>
          <w:noProof/>
          <w:szCs w:val="20"/>
          <w:lang w:val="en-US"/>
        </w:rPr>
        <w:lastRenderedPageBreak/>
        <w:drawing>
          <wp:inline distT="0" distB="0" distL="0" distR="0" wp14:anchorId="0B77B417" wp14:editId="0A448171">
            <wp:extent cx="2181660" cy="2472266"/>
            <wp:effectExtent l="0" t="0" r="3175" b="4445"/>
            <wp:docPr id="3" name="Picture 6" descr="A graph with a red line&#10;&#10;Description automatically generated">
              <a:extLst xmlns:a="http://schemas.openxmlformats.org/drawingml/2006/main">
                <a:ext uri="{FF2B5EF4-FFF2-40B4-BE49-F238E27FC236}">
                  <a16:creationId xmlns:a16="http://schemas.microsoft.com/office/drawing/2014/main" id="{6896C751-78A6-413C-9157-829AD841B9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descr="A graph with a red line&#10;&#10;Description automatically generated">
                      <a:extLst>
                        <a:ext uri="{FF2B5EF4-FFF2-40B4-BE49-F238E27FC236}">
                          <a16:creationId xmlns:a16="http://schemas.microsoft.com/office/drawing/2014/main" id="{6896C751-78A6-413C-9157-829AD841B955}"/>
                        </a:ext>
                      </a:extLst>
                    </pic:cNvPr>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46604" cy="2545861"/>
                    </a:xfrm>
                    <a:prstGeom prst="rect">
                      <a:avLst/>
                    </a:prstGeom>
                    <a:noFill/>
                  </pic:spPr>
                </pic:pic>
              </a:graphicData>
            </a:graphic>
          </wp:inline>
        </w:drawing>
      </w:r>
    </w:p>
    <w:p w14:paraId="298C6E7F" w14:textId="3B22D7EB" w:rsidR="00C86CD5" w:rsidRDefault="00C86CD5" w:rsidP="00C86CD5">
      <w:pPr>
        <w:pStyle w:val="Caption"/>
        <w:jc w:val="both"/>
        <w:rPr>
          <w:lang w:val="en-US"/>
        </w:rPr>
      </w:pPr>
      <w:bookmarkStart w:id="175" w:name="_Ref205895090"/>
      <w:r w:rsidRPr="009C5009">
        <w:rPr>
          <w:lang w:val="en-US"/>
        </w:rPr>
        <w:t>Figure</w:t>
      </w:r>
      <w:bookmarkEnd w:id="175"/>
      <w:r w:rsidR="009307E6">
        <w:rPr>
          <w:lang w:val="en-US"/>
        </w:rPr>
        <w:t xml:space="preserve"> S1</w:t>
      </w:r>
      <w:r>
        <w:rPr>
          <w:lang w:val="en-US"/>
        </w:rPr>
        <w:t xml:space="preserve">: </w:t>
      </w:r>
      <w:r w:rsidRPr="009C5009">
        <w:rPr>
          <w:lang w:val="en-US"/>
        </w:rPr>
        <w:t>Schematic 3D visualization of the well design showing the vertical section, build section, and final transition to horizontal drilling. Th</w:t>
      </w:r>
      <w:r>
        <w:rPr>
          <w:lang w:val="en-US"/>
        </w:rPr>
        <w:t>is AGS’s</w:t>
      </w:r>
      <w:r w:rsidRPr="009C5009">
        <w:rPr>
          <w:lang w:val="en-US"/>
        </w:rPr>
        <w:t xml:space="preserve"> </w:t>
      </w:r>
      <w:r>
        <w:rPr>
          <w:lang w:val="en-US"/>
        </w:rPr>
        <w:t xml:space="preserve">well </w:t>
      </w:r>
      <w:r w:rsidRPr="009C5009">
        <w:rPr>
          <w:lang w:val="en-US"/>
        </w:rPr>
        <w:t>design aims to optimize heat exchange area while maintaining mechanical integrity of the well trajectory.</w:t>
      </w:r>
    </w:p>
    <w:p w14:paraId="2AD9D551" w14:textId="77777777" w:rsidR="00C86CD5" w:rsidRPr="00C86CD5" w:rsidRDefault="00C86CD5" w:rsidP="00C86CD5">
      <w:pPr>
        <w:rPr>
          <w:lang w:val="en-US"/>
        </w:rPr>
      </w:pPr>
    </w:p>
    <w:p w14:paraId="57DF9883" w14:textId="68787DFB" w:rsidR="00D04B20" w:rsidRPr="00E51D77" w:rsidRDefault="00D04B20" w:rsidP="00E37277">
      <w:pPr>
        <w:pStyle w:val="Heading2"/>
        <w:ind w:left="709"/>
        <w:jc w:val="both"/>
      </w:pPr>
      <w:bookmarkStart w:id="176" w:name="_Toc205896238"/>
      <w:bookmarkStart w:id="177" w:name="_Toc214891563"/>
      <w:r>
        <w:t xml:space="preserve">Drilling </w:t>
      </w:r>
      <w:proofErr w:type="spellStart"/>
      <w:r>
        <w:t>advancements</w:t>
      </w:r>
      <w:bookmarkEnd w:id="176"/>
      <w:bookmarkEnd w:id="177"/>
      <w:proofErr w:type="spellEnd"/>
      <w:r>
        <w:t xml:space="preserve"> </w:t>
      </w:r>
    </w:p>
    <w:p w14:paraId="43502650" w14:textId="7BFE3FD3" w:rsidR="00D04B20" w:rsidRPr="005A63B0" w:rsidRDefault="00D04B20" w:rsidP="005A63B0">
      <w:pPr>
        <w:spacing w:after="0"/>
        <w:jc w:val="both"/>
        <w:rPr>
          <w:lang w:val="en-US"/>
        </w:rPr>
      </w:pPr>
      <w:r w:rsidRPr="005A63B0">
        <w:rPr>
          <w:lang w:val="en-US"/>
        </w:rPr>
        <w:t xml:space="preserve">Precision requirements for AGS wells include ±5 m vertical control over 3.5 km, &lt;1° azimuthal error, and &lt;3°/30 m dogleg severity. Gyro-while-drilling systems can now achieve 0.04° azimuth accuracy in 250°C environments, and fiber-optic gyroscopes enable ±3 m positional uncertainty at 6 km depth without magnetic interference </w:t>
      </w:r>
      <w:sdt>
        <w:sdtPr>
          <w:rPr>
            <w:color w:val="000000"/>
            <w:lang w:val="en-US"/>
          </w:rPr>
          <w:tag w:val="MENDELEY_CITATION_v3_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"/>
          <w:id w:val="1383521382"/>
          <w:placeholder>
            <w:docPart w:val="37409541F6CA4FFF81FC07C9E4161D53"/>
          </w:placeholder>
        </w:sdtPr>
        <w:sdtEndPr/>
        <w:sdtContent>
          <w:r w:rsidR="00FB440E" w:rsidRPr="00FB440E">
            <w:rPr>
              <w:color w:val="000000"/>
              <w:lang w:val="en-US"/>
            </w:rPr>
            <w:t>[56], [57]</w:t>
          </w:r>
        </w:sdtContent>
      </w:sdt>
      <w:r w:rsidRPr="005A63B0">
        <w:rPr>
          <w:lang w:val="en-US"/>
        </w:rPr>
        <w:t xml:space="preserve"> However, granite’s anisotropic stress fields can induce bit walk rates up to 5°/100 m, necessitating frequent trajectory corrections. Although field data demonstrate 98% first-attempt success rates in connecting 4 km laterals at 230°C with 300°C-rated steerable systems, these technologies remain cost-prohibitive, with day rates </w:t>
      </w:r>
      <w:r w:rsidRPr="00321E34">
        <w:rPr>
          <w:highlight w:val="yellow"/>
          <w:lang w:val="en-US"/>
        </w:rPr>
        <w:t>exceeding $50,000</w:t>
      </w:r>
      <w:r w:rsidRPr="005A63B0">
        <w:rPr>
          <w:lang w:val="en-US"/>
        </w:rPr>
        <w:t>. These findings underscore the urgent need for continued innovation to reduce costs and enhance the technical reliability of AGS at scale.</w:t>
      </w:r>
    </w:p>
    <w:p w14:paraId="69D33496" w14:textId="77777777" w:rsidR="004257F4" w:rsidRDefault="004257F4" w:rsidP="00E37277">
      <w:pPr>
        <w:spacing w:after="0" w:line="240" w:lineRule="auto"/>
        <w:jc w:val="both"/>
        <w:rPr>
          <w:szCs w:val="20"/>
          <w:lang w:val="en-US"/>
        </w:rPr>
      </w:pPr>
    </w:p>
    <w:p w14:paraId="5251C914" w14:textId="3AB411CC" w:rsidR="004257F4" w:rsidRPr="00926A4B" w:rsidRDefault="004257F4" w:rsidP="00E37277">
      <w:pPr>
        <w:jc w:val="both"/>
        <w:rPr>
          <w:lang w:val="en-US"/>
        </w:rPr>
      </w:pPr>
      <w:r>
        <w:rPr>
          <w:lang w:val="en-US"/>
        </w:rPr>
        <w:t xml:space="preserve">Scalability thus remains limited for AGS demanding for extensive well depths and lengths. </w:t>
      </w:r>
      <w:r w:rsidRPr="005D4AF8">
        <w:rPr>
          <w:b/>
          <w:bCs/>
          <w:lang w:val="en-US"/>
        </w:rPr>
        <w:t>Plasma-Pulse Geo-Drilling</w:t>
      </w:r>
      <w:r w:rsidRPr="005D4AF8">
        <w:rPr>
          <w:lang w:val="en-US"/>
        </w:rPr>
        <w:t xml:space="preserve"> (PPGD) is a novel, non-contact drilling method that generates high-voltage electric pulses (</w:t>
      </w:r>
      <w:r w:rsidRPr="005D4AF8">
        <w:rPr>
          <w:rFonts w:ascii="Symbol" w:eastAsia="Symbol" w:hAnsi="Symbol" w:cs="Symbol"/>
          <w:lang w:val="en-US"/>
        </w:rPr>
        <w:t>&gt;</w:t>
      </w:r>
      <w:r w:rsidRPr="005D4AF8">
        <w:rPr>
          <w:lang w:val="en-US"/>
        </w:rPr>
        <w:t xml:space="preserve">200 kV) to induce plasma within rock pores, causing localized fragmentation without mechanical abrasion </w:t>
      </w:r>
      <w:sdt>
        <w:sdtPr>
          <w:rPr>
            <w:color w:val="000000"/>
            <w:lang w:val="en-US"/>
          </w:rPr>
          <w:tag w:val="MENDELEY_CITATION_v3_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"/>
          <w:id w:val="1007016295"/>
          <w:placeholder>
            <w:docPart w:val="B1C5F4857F104A8DAFD9737DED845BBA"/>
          </w:placeholder>
        </w:sdtPr>
        <w:sdtEndPr/>
        <w:sdtContent>
          <w:r w:rsidR="00FB440E" w:rsidRPr="00FB440E">
            <w:rPr>
              <w:color w:val="000000"/>
              <w:lang w:val="en-US"/>
            </w:rPr>
            <w:t>[58]</w:t>
          </w:r>
        </w:sdtContent>
      </w:sdt>
      <w:r w:rsidRPr="005D4AF8">
        <w:rPr>
          <w:lang w:val="en-US"/>
        </w:rPr>
        <w:t xml:space="preserve">. This technique significantly reduces bit wear and eliminates the need for frequent tripping. Experimental and numerical studies under ambient conditions suggest that PPGD can lower drilling costs by 17–23% compared to conventional rotary drilling </w:t>
      </w:r>
      <w:sdt>
        <w:sdtPr>
          <w:rPr>
            <w:color w:val="000000"/>
            <w:lang w:val="en-US"/>
          </w:rPr>
          <w:tag w:val="MENDELEY_CITATION_v3_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"/>
          <w:id w:val="-1686744312"/>
          <w:placeholder>
            <w:docPart w:val="B55200C9E8674E7BB09876EA29F9C044"/>
          </w:placeholder>
        </w:sdtPr>
        <w:sdtEndPr/>
        <w:sdtContent>
          <w:r w:rsidR="00FB440E" w:rsidRPr="00FB440E">
            <w:rPr>
              <w:color w:val="000000"/>
              <w:lang w:val="en-US"/>
            </w:rPr>
            <w:t>[32], [33], [34], [35]</w:t>
          </w:r>
        </w:sdtContent>
      </w:sdt>
      <w:r>
        <w:rPr>
          <w:color w:val="000000"/>
          <w:lang w:val="en-US"/>
        </w:rPr>
        <w:t xml:space="preserve"> and decrease drilling time significantly. </w:t>
      </w:r>
      <w:r w:rsidRPr="00EB1F0E">
        <w:rPr>
          <w:b/>
          <w:bCs/>
          <w:lang w:val="en-US"/>
        </w:rPr>
        <w:t xml:space="preserve">Microwave drilling </w:t>
      </w:r>
      <w:r w:rsidRPr="00EB1F0E">
        <w:rPr>
          <w:lang w:val="en-US"/>
        </w:rPr>
        <w:t xml:space="preserve">is an emerging thermal drilling technique that uses high-frequency electromagnetic waves to heat and weaken rock formations ahead of the drill bit. The absorption of microwave energy induces thermal expansion and </w:t>
      </w:r>
      <w:proofErr w:type="spellStart"/>
      <w:r w:rsidRPr="00EB1F0E">
        <w:rPr>
          <w:lang w:val="en-US"/>
        </w:rPr>
        <w:t>microfracturing</w:t>
      </w:r>
      <w:proofErr w:type="spellEnd"/>
      <w:r w:rsidRPr="00EB1F0E">
        <w:rPr>
          <w:lang w:val="en-US"/>
        </w:rPr>
        <w:t xml:space="preserve">, particularly effective in dry, hard, and low-conductivity rocks such as granite </w:t>
      </w:r>
      <w:sdt>
        <w:sdtPr>
          <w:rPr>
            <w:color w:val="000000"/>
            <w:lang w:val="en-US"/>
          </w:rPr>
          <w:tag w:val="MENDELEY_CITATION_v3_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"/>
          <w:id w:val="-1550530032"/>
          <w:placeholder>
            <w:docPart w:val="C16D7A3E10B54882BAABEFF9170A0F9F"/>
          </w:placeholder>
        </w:sdtPr>
        <w:sdtEndPr/>
        <w:sdtContent>
          <w:r w:rsidR="00FB440E" w:rsidRPr="00FB440E">
            <w:rPr>
              <w:color w:val="000000"/>
              <w:lang w:val="en-US"/>
            </w:rPr>
            <w:t>[59]</w:t>
          </w:r>
        </w:sdtContent>
      </w:sdt>
      <w:r w:rsidRPr="00EB1F0E">
        <w:rPr>
          <w:lang w:val="en-US"/>
        </w:rPr>
        <w:t xml:space="preserve">. </w:t>
      </w:r>
      <w:r w:rsidRPr="00926A4B">
        <w:rPr>
          <w:b/>
          <w:bCs/>
          <w:lang w:val="en-US"/>
        </w:rPr>
        <w:t>Pulsed-Laser drilling</w:t>
      </w:r>
      <w:r w:rsidRPr="00926A4B">
        <w:rPr>
          <w:lang w:val="en-US"/>
        </w:rPr>
        <w:t xml:space="preserve"> is another contactless rock penetration technique that uses high-power laser beams to thermally shatter and vaporize rock material. The approach works especially well in hard and brittle rocks, providing fine control over drilling geometry and potentially high </w:t>
      </w:r>
      <w:r w:rsidR="00E55F8E">
        <w:rPr>
          <w:lang w:val="en-US"/>
        </w:rPr>
        <w:t xml:space="preserve">rate of </w:t>
      </w:r>
      <w:r w:rsidRPr="00926A4B">
        <w:rPr>
          <w:lang w:val="en-US"/>
        </w:rPr>
        <w:t xml:space="preserve">penetration </w:t>
      </w:r>
      <w:sdt>
        <w:sdtPr>
          <w:rPr>
            <w:color w:val="000000"/>
            <w:lang w:val="en-US"/>
          </w:rPr>
          <w:tag w:val="MENDELEY_CITATION_v3_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"/>
          <w:id w:val="683095817"/>
          <w:placeholder>
            <w:docPart w:val="4A90FB822A944609B99873AF88C9F59A"/>
          </w:placeholder>
        </w:sdtPr>
        <w:sdtEndPr/>
        <w:sdtContent>
          <w:r w:rsidR="00FB440E" w:rsidRPr="00FB440E">
            <w:rPr>
              <w:color w:val="000000"/>
              <w:lang w:val="en-US"/>
            </w:rPr>
            <w:t>[60]</w:t>
          </w:r>
        </w:sdtContent>
      </w:sdt>
      <w:r w:rsidRPr="00926A4B">
        <w:rPr>
          <w:lang w:val="en-US"/>
        </w:rPr>
        <w:t xml:space="preserve">. </w:t>
      </w:r>
    </w:p>
    <w:p w14:paraId="7F350382" w14:textId="77777777" w:rsidR="00F52969" w:rsidRPr="00D04B20" w:rsidRDefault="00F52969" w:rsidP="00E37277">
      <w:pPr>
        <w:jc w:val="both"/>
        <w:rPr>
          <w:lang w:val="en-US"/>
        </w:rPr>
      </w:pPr>
    </w:p>
    <w:p w14:paraId="2FD497C0" w14:textId="77777777" w:rsidR="00F52969" w:rsidRPr="00881F95" w:rsidRDefault="00F52969" w:rsidP="00E37277">
      <w:pPr>
        <w:pStyle w:val="Heading2"/>
        <w:ind w:left="709"/>
        <w:jc w:val="both"/>
      </w:pPr>
      <w:bookmarkStart w:id="178" w:name="_Toc205896239"/>
      <w:bookmarkStart w:id="179" w:name="_Toc214891564"/>
      <w:proofErr w:type="spellStart"/>
      <w:r>
        <w:t>Saliant</w:t>
      </w:r>
      <w:proofErr w:type="spellEnd"/>
      <w:r>
        <w:t xml:space="preserve"> </w:t>
      </w:r>
      <w:proofErr w:type="spellStart"/>
      <w:r>
        <w:t>features</w:t>
      </w:r>
      <w:proofErr w:type="spellEnd"/>
      <w:r>
        <w:t xml:space="preserve"> </w:t>
      </w:r>
      <w:proofErr w:type="spellStart"/>
      <w:r>
        <w:t>of</w:t>
      </w:r>
      <w:proofErr w:type="spellEnd"/>
      <w:r>
        <w:t xml:space="preserve"> AGS</w:t>
      </w:r>
      <w:bookmarkEnd w:id="178"/>
      <w:bookmarkEnd w:id="179"/>
    </w:p>
    <w:p w14:paraId="09CE6E9B" w14:textId="0B50F5C6" w:rsidR="00F52969" w:rsidRPr="00CA7B0F" w:rsidRDefault="00F52969" w:rsidP="00A248F2">
      <w:pPr>
        <w:pStyle w:val="BFEEFReportStandard"/>
        <w:spacing w:line="276" w:lineRule="auto"/>
        <w:jc w:val="both"/>
        <w:rPr>
          <w:color w:val="000000"/>
          <w:szCs w:val="20"/>
          <w:lang w:val="en-US"/>
        </w:rPr>
      </w:pPr>
      <w:r>
        <w:rPr>
          <w:szCs w:val="20"/>
          <w:lang w:val="en-US"/>
        </w:rPr>
        <w:t xml:space="preserve">For the </w:t>
      </w:r>
      <w:r w:rsidRPr="00842A00">
        <w:rPr>
          <w:i/>
          <w:szCs w:val="20"/>
          <w:lang w:val="en-US"/>
        </w:rPr>
        <w:t>thermo-hydraulic</w:t>
      </w:r>
      <w:r>
        <w:rPr>
          <w:szCs w:val="20"/>
          <w:lang w:val="en-US"/>
        </w:rPr>
        <w:t xml:space="preserve"> evaluation, </w:t>
      </w:r>
      <w:r w:rsidRPr="00CA7B0F">
        <w:rPr>
          <w:szCs w:val="20"/>
          <w:lang w:val="en-US"/>
        </w:rPr>
        <w:t>Beckers et al.</w:t>
      </w:r>
      <w:r w:rsidR="008D0B4E">
        <w:rPr>
          <w:szCs w:val="20"/>
          <w:lang w:val="en-US"/>
        </w:rPr>
        <w:t xml:space="preserve"> </w:t>
      </w:r>
      <w:sdt>
        <w:sdtPr>
          <w:rPr>
            <w:color w:val="000000"/>
            <w:szCs w:val="20"/>
            <w:lang w:val="en-US"/>
          </w:rPr>
          <w:tag w:val="MENDELEY_CITATION_v3_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"/>
          <w:id w:val="932784947"/>
          <w:placeholder>
            <w:docPart w:val="DefaultPlaceholder_-1854013440"/>
          </w:placeholder>
        </w:sdtPr>
        <w:sdtContent>
          <w:r w:rsidR="00FB440E" w:rsidRPr="00FB440E">
            <w:rPr>
              <w:color w:val="000000"/>
              <w:szCs w:val="20"/>
              <w:lang w:val="en-US"/>
            </w:rPr>
            <w:t>[18]</w:t>
          </w:r>
        </w:sdtContent>
      </w:sdt>
      <w:r w:rsidR="003303D9">
        <w:rPr>
          <w:color w:val="000000"/>
          <w:szCs w:val="20"/>
          <w:lang w:val="en-US"/>
        </w:rPr>
        <w:t xml:space="preserve"> </w:t>
      </w:r>
      <w:r w:rsidRPr="00CA7B0F">
        <w:rPr>
          <w:szCs w:val="20"/>
          <w:lang w:val="en-US"/>
        </w:rPr>
        <w:t>conducted a comprehensive analysis using a Slender-Body Theory model</w:t>
      </w:r>
      <w:del w:id="180" w:author="Treyer Karin" w:date="2025-05-15T13:09:00Z">
        <w:r>
          <w:rPr>
            <w:szCs w:val="20"/>
            <w:lang w:val="en-US"/>
          </w:rPr>
          <w:delText xml:space="preserve">, </w:delText>
        </w:r>
        <w:r w:rsidRPr="00CA7B0F">
          <w:rPr>
            <w:szCs w:val="20"/>
            <w:lang w:val="en-US"/>
          </w:rPr>
          <w:delText>COMSOL Multiphysics simulator</w:delText>
        </w:r>
        <w:r>
          <w:rPr>
            <w:szCs w:val="20"/>
            <w:lang w:val="en-US"/>
          </w:rPr>
          <w:delText xml:space="preserve">, </w:delText>
        </w:r>
        <w:r w:rsidRPr="00CA7B0F">
          <w:rPr>
            <w:szCs w:val="20"/>
            <w:lang w:val="en-US"/>
          </w:rPr>
          <w:delText xml:space="preserve">and </w:delText>
        </w:r>
        <w:r w:rsidRPr="00EC7C6E">
          <w:rPr>
            <w:szCs w:val="20"/>
            <w:lang w:val="en-US"/>
          </w:rPr>
          <w:delText>GEOPHIRES</w:delText>
        </w:r>
      </w:del>
      <w:r w:rsidRPr="00CA7B0F">
        <w:rPr>
          <w:szCs w:val="20"/>
          <w:lang w:val="en-US"/>
        </w:rPr>
        <w:t xml:space="preserve">, evaluating various scenarios including reservoir temperatures (100 to 500 °C), well depths (2 to 4 km), and fluid types (liquid water vs. supercritical </w:t>
      </w:r>
      <w:r w:rsidRPr="00CE4AE8">
        <w:rPr>
          <w:szCs w:val="20"/>
          <w:lang w:val="en-US"/>
        </w:rPr>
        <w:t>CO</w:t>
      </w:r>
      <w:r w:rsidRPr="00CE4AE8">
        <w:rPr>
          <w:szCs w:val="20"/>
          <w:vertAlign w:val="subscript"/>
          <w:lang w:val="en-US"/>
        </w:rPr>
        <w:t>2</w:t>
      </w:r>
      <w:r w:rsidRPr="00CA7B0F">
        <w:rPr>
          <w:szCs w:val="20"/>
          <w:lang w:val="en-US"/>
        </w:rPr>
        <w:t xml:space="preserve">). Their findings indicate </w:t>
      </w:r>
      <w:r w:rsidRPr="00CA7B0F">
        <w:rPr>
          <w:szCs w:val="20"/>
          <w:lang w:val="en-US"/>
        </w:rPr>
        <w:lastRenderedPageBreak/>
        <w:t xml:space="preserve">average heat production rates ranging from 2 to 15 GWh/year for coaxial designs and 9 to 67 GWh/year for U-loop designs. The levelized </w:t>
      </w:r>
      <w:r w:rsidRPr="003303D9">
        <w:rPr>
          <w:iCs/>
          <w:szCs w:val="20"/>
          <w:lang w:val="en-US"/>
        </w:rPr>
        <w:t>cost</w:t>
      </w:r>
      <w:r w:rsidRPr="00CA7B0F">
        <w:rPr>
          <w:szCs w:val="20"/>
          <w:lang w:val="en-US"/>
        </w:rPr>
        <w:t xml:space="preserve"> of heat (LCOH) was estimated between $20 to $110 per MWh, </w:t>
      </w:r>
      <w:r w:rsidRPr="008603C7">
        <w:rPr>
          <w:szCs w:val="20"/>
          <w:lang w:val="en-US"/>
        </w:rPr>
        <w:t>under scenarios that combine moderate well depths (2</w:t>
      </w:r>
      <w:r>
        <w:rPr>
          <w:szCs w:val="20"/>
          <w:lang w:val="en-US"/>
        </w:rPr>
        <w:t>-</w:t>
      </w:r>
      <w:r w:rsidRPr="008603C7">
        <w:rPr>
          <w:szCs w:val="20"/>
          <w:lang w:val="en-US"/>
        </w:rPr>
        <w:t>3</w:t>
      </w:r>
      <w:r>
        <w:rPr>
          <w:szCs w:val="20"/>
          <w:lang w:val="en-US"/>
        </w:rPr>
        <w:t> </w:t>
      </w:r>
      <w:r w:rsidRPr="008603C7">
        <w:rPr>
          <w:szCs w:val="20"/>
          <w:lang w:val="en-US"/>
        </w:rPr>
        <w:t>km), high geothermal gradients, and using supercritical CO</w:t>
      </w:r>
      <w:r w:rsidRPr="00361508">
        <w:rPr>
          <w:szCs w:val="20"/>
          <w:vertAlign w:val="subscript"/>
          <w:lang w:val="en-US"/>
        </w:rPr>
        <w:t>2</w:t>
      </w:r>
      <w:r w:rsidRPr="008603C7">
        <w:rPr>
          <w:szCs w:val="20"/>
          <w:lang w:val="en-US"/>
        </w:rPr>
        <w:t xml:space="preserve"> as the working fluid </w:t>
      </w:r>
      <w:r>
        <w:rPr>
          <w:szCs w:val="20"/>
          <w:lang w:val="en-US"/>
        </w:rPr>
        <w:t>at optimized flow rates</w:t>
      </w:r>
      <w:r w:rsidRPr="008603C7">
        <w:rPr>
          <w:szCs w:val="20"/>
          <w:lang w:val="en-US"/>
        </w:rPr>
        <w:t>.</w:t>
      </w:r>
      <w:r w:rsidRPr="00CA7B0F">
        <w:rPr>
          <w:szCs w:val="20"/>
          <w:lang w:val="en-US"/>
        </w:rPr>
        <w:t xml:space="preserve"> </w:t>
      </w:r>
      <w:r>
        <w:rPr>
          <w:szCs w:val="20"/>
          <w:lang w:val="en-US"/>
        </w:rPr>
        <w:t>Additionally,</w:t>
      </w:r>
      <w:r w:rsidRPr="00CA7B0F">
        <w:rPr>
          <w:szCs w:val="20"/>
          <w:lang w:val="en-US"/>
        </w:rPr>
        <w:t xml:space="preserve"> the levelized cost of electricity (LCOE) </w:t>
      </w:r>
      <w:r>
        <w:rPr>
          <w:szCs w:val="20"/>
          <w:lang w:val="en-US"/>
        </w:rPr>
        <w:t xml:space="preserve">for deep setting (&gt; 6km) </w:t>
      </w:r>
      <w:r w:rsidRPr="00CA7B0F">
        <w:rPr>
          <w:szCs w:val="20"/>
          <w:lang w:val="en-US"/>
        </w:rPr>
        <w:t xml:space="preserve">ranged from $83 to $2200 per MWh, emphasizing the significant influence of drilling costs on economic viability. Their study indicated that competitive LCOH could be achieved; however, the LCOE remained challenging without substantial reductions in drilling </w:t>
      </w:r>
      <w:proofErr w:type="spellStart"/>
      <w:proofErr w:type="gramStart"/>
      <w:r w:rsidRPr="00CA7B0F">
        <w:rPr>
          <w:szCs w:val="20"/>
          <w:lang w:val="en-US"/>
        </w:rPr>
        <w:t>costs.</w:t>
      </w:r>
      <w:r w:rsidRPr="00CA7B0F">
        <w:rPr>
          <w:color w:val="000000" w:themeColor="text1"/>
          <w:szCs w:val="20"/>
          <w:lang w:val="en-US"/>
        </w:rPr>
        <w:t>Despite</w:t>
      </w:r>
      <w:proofErr w:type="spellEnd"/>
      <w:proofErr w:type="gramEnd"/>
      <w:r w:rsidRPr="00CA7B0F">
        <w:rPr>
          <w:color w:val="000000" w:themeColor="text1"/>
          <w:szCs w:val="20"/>
          <w:lang w:val="en-US"/>
        </w:rPr>
        <w:t xml:space="preserve"> these economic challenges, the development of closed-loop technologies, such as the </w:t>
      </w:r>
      <w:proofErr w:type="spellStart"/>
      <w:r w:rsidRPr="00CA7B0F">
        <w:rPr>
          <w:color w:val="000000" w:themeColor="text1"/>
          <w:szCs w:val="20"/>
          <w:lang w:val="en-US"/>
        </w:rPr>
        <w:t>Eavor</w:t>
      </w:r>
      <w:proofErr w:type="spellEnd"/>
      <w:r w:rsidRPr="00CA7B0F">
        <w:rPr>
          <w:color w:val="000000" w:themeColor="text1"/>
          <w:szCs w:val="20"/>
          <w:lang w:val="en-US"/>
        </w:rPr>
        <w:t>-Loop, indicates promising advancements.</w:t>
      </w:r>
      <w:r>
        <w:rPr>
          <w:color w:val="000000" w:themeColor="text1"/>
          <w:szCs w:val="20"/>
          <w:lang w:val="en-US"/>
        </w:rPr>
        <w:t xml:space="preserve"> </w:t>
      </w:r>
      <w:r w:rsidRPr="00CA7B0F">
        <w:rPr>
          <w:szCs w:val="20"/>
          <w:lang w:val="en-US"/>
        </w:rPr>
        <w:t>Holmes et al.</w:t>
      </w:r>
      <w:r w:rsidRPr="00CA7B0F">
        <w:rPr>
          <w:color w:val="000000" w:themeColor="text1"/>
          <w:szCs w:val="20"/>
          <w:lang w:val="en-US"/>
        </w:rPr>
        <w:t xml:space="preserve"> </w:t>
      </w:r>
      <w:sdt>
        <w:sdtPr>
          <w:rPr>
            <w:color w:val="000000"/>
            <w:szCs w:val="20"/>
            <w:lang w:val="en-US"/>
          </w:rPr>
          <w:tag w:val="MENDELEY_CITATION_v3_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"/>
          <w:id w:val="625674090"/>
          <w:placeholder>
            <w:docPart w:val="B0DD0AF5EC3C4C8BB4FC961D088F3BC5"/>
          </w:placeholder>
        </w:sdtPr>
        <w:sdtEndPr/>
        <w:sdtContent>
          <w:r w:rsidR="00FB440E" w:rsidRPr="00FB440E">
            <w:rPr>
              <w:color w:val="000000"/>
              <w:szCs w:val="20"/>
              <w:lang w:val="en-US"/>
            </w:rPr>
            <w:t>[19]</w:t>
          </w:r>
        </w:sdtContent>
      </w:sdt>
      <w:r>
        <w:rPr>
          <w:color w:val="000000"/>
          <w:szCs w:val="20"/>
          <w:lang w:val="en-US"/>
        </w:rPr>
        <w:t xml:space="preserve"> </w:t>
      </w:r>
      <w:r w:rsidRPr="00CA7B0F">
        <w:rPr>
          <w:szCs w:val="20"/>
          <w:lang w:val="en-US"/>
        </w:rPr>
        <w:t xml:space="preserve">modelled an </w:t>
      </w:r>
      <w:proofErr w:type="spellStart"/>
      <w:r w:rsidRPr="00CA7B0F">
        <w:rPr>
          <w:szCs w:val="20"/>
          <w:lang w:val="en-US"/>
        </w:rPr>
        <w:t>Eavor</w:t>
      </w:r>
      <w:proofErr w:type="spellEnd"/>
      <w:r w:rsidRPr="00CA7B0F">
        <w:rPr>
          <w:szCs w:val="20"/>
          <w:lang w:val="en-US"/>
        </w:rPr>
        <w:t>-Loop™ 2.0 drilled in rock temperatures exceeding 200 ºC operating</w:t>
      </w:r>
      <w:r>
        <w:rPr>
          <w:szCs w:val="20"/>
          <w:lang w:val="en-US"/>
        </w:rPr>
        <w:t xml:space="preserve"> temperature </w:t>
      </w:r>
      <w:r w:rsidRPr="00CA7B0F">
        <w:rPr>
          <w:szCs w:val="20"/>
          <w:lang w:val="en-US"/>
        </w:rPr>
        <w:t xml:space="preserve">over a period of 20 years. It was determined that the system could operate with a constant flowrate to produce a cumulative 1669 GWh at an average rate of 9.53 MW or alternatively operate at a variable flowrate to generate constant power for baseload supply, producing a cumulative 1640 GWh at an average rate of 9.36 MW. Under the constant flowrate scenario, power production of the </w:t>
      </w:r>
      <w:proofErr w:type="spellStart"/>
      <w:r w:rsidRPr="00CA7B0F">
        <w:rPr>
          <w:szCs w:val="20"/>
          <w:lang w:val="en-US"/>
        </w:rPr>
        <w:t>Eavor</w:t>
      </w:r>
      <w:proofErr w:type="spellEnd"/>
      <w:r w:rsidRPr="00CA7B0F">
        <w:rPr>
          <w:szCs w:val="20"/>
          <w:lang w:val="en-US"/>
        </w:rPr>
        <w:t xml:space="preserve">-Loop™ declined approximately 6 MW during the first 4 years of operation but stabilized between year 4 and year 20, only declining between 1-2 MW in the latter years </w:t>
      </w:r>
      <w:sdt>
        <w:sdtPr>
          <w:rPr>
            <w:color w:val="000000"/>
            <w:szCs w:val="20"/>
            <w:lang w:val="en-US"/>
          </w:rPr>
          <w:tag w:val="MENDELEY_CITATION_v3_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"/>
          <w:id w:val="-998117795"/>
          <w:placeholder>
            <w:docPart w:val="C6EF516DE7504D8AB3C5B479F8B92227"/>
          </w:placeholder>
        </w:sdtPr>
        <w:sdtEndPr/>
        <w:sdtContent>
          <w:r w:rsidR="00FB440E" w:rsidRPr="00FB440E">
            <w:rPr>
              <w:color w:val="000000"/>
              <w:szCs w:val="20"/>
              <w:lang w:val="en-US"/>
            </w:rPr>
            <w:t>[19]</w:t>
          </w:r>
        </w:sdtContent>
      </w:sdt>
      <w:r w:rsidRPr="00CA7B0F">
        <w:rPr>
          <w:szCs w:val="20"/>
          <w:lang w:val="en-US"/>
        </w:rPr>
        <w:t xml:space="preserve">. The sustained level of production in the model supports the notion that </w:t>
      </w:r>
      <w:proofErr w:type="spellStart"/>
      <w:r w:rsidRPr="00CA7B0F">
        <w:rPr>
          <w:szCs w:val="20"/>
          <w:lang w:val="en-US"/>
        </w:rPr>
        <w:t>Eavor</w:t>
      </w:r>
      <w:proofErr w:type="spellEnd"/>
      <w:r w:rsidRPr="00CA7B0F">
        <w:rPr>
          <w:szCs w:val="20"/>
          <w:lang w:val="en-US"/>
        </w:rPr>
        <w:t xml:space="preserve">-Loop™ can provide long-term, reliable energy over at least 20 years with the potential for a longer operational life. </w:t>
      </w:r>
      <w:r w:rsidRPr="00CA7B0F">
        <w:rPr>
          <w:color w:val="000000" w:themeColor="text1"/>
          <w:szCs w:val="20"/>
          <w:lang w:val="en-US"/>
        </w:rPr>
        <w:t>Additionally, a demonstration facility in Alberta, Canada, built in 2019, has already proven the technical feasibility of this system, leading to the construction of a commercial 8.2-MWe implementation in Bavaria, Germany, which began in October 2022 (</w:t>
      </w:r>
      <w:sdt>
        <w:sdtPr>
          <w:rPr>
            <w:color w:val="000000"/>
            <w:szCs w:val="20"/>
            <w:lang w:val="en-US"/>
          </w:rPr>
          <w:tag w:val="MENDELEY_CITATION_v3_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"/>
          <w:id w:val="-722977038"/>
          <w:placeholder>
            <w:docPart w:val="6BA6B7C5689940928B5932626703A373"/>
          </w:placeholder>
        </w:sdtPr>
        <w:sdtEndPr/>
        <w:sdtContent>
          <w:r w:rsidR="00FB440E" w:rsidRPr="00FB440E">
            <w:rPr>
              <w:rFonts w:eastAsia="Times New Roman"/>
              <w:color w:val="000000"/>
            </w:rPr>
            <w:t>[61], [62], [63]</w:t>
          </w:r>
        </w:sdtContent>
      </w:sdt>
      <w:r>
        <w:rPr>
          <w:color w:val="000000" w:themeColor="text1"/>
          <w:szCs w:val="20"/>
          <w:lang w:val="en-US"/>
        </w:rPr>
        <w:t>)</w:t>
      </w:r>
      <w:r w:rsidRPr="00CA7B0F">
        <w:rPr>
          <w:color w:val="000000" w:themeColor="text1"/>
          <w:szCs w:val="20"/>
          <w:lang w:val="en-US"/>
        </w:rPr>
        <w:t xml:space="preserve">. Companies like </w:t>
      </w:r>
      <w:proofErr w:type="spellStart"/>
      <w:r w:rsidRPr="00CA7B0F">
        <w:rPr>
          <w:color w:val="000000" w:themeColor="text1"/>
          <w:szCs w:val="20"/>
          <w:lang w:val="en-US"/>
        </w:rPr>
        <w:t>GreenFire</w:t>
      </w:r>
      <w:proofErr w:type="spellEnd"/>
      <w:r w:rsidRPr="00CA7B0F">
        <w:rPr>
          <w:color w:val="000000" w:themeColor="text1"/>
          <w:szCs w:val="20"/>
          <w:lang w:val="en-US"/>
        </w:rPr>
        <w:t xml:space="preserve"> Energy are also contributing to this innovative </w:t>
      </w:r>
      <w:r>
        <w:rPr>
          <w:color w:val="000000" w:themeColor="text1"/>
          <w:szCs w:val="20"/>
          <w:lang w:val="en-US"/>
        </w:rPr>
        <w:t>AGS</w:t>
      </w:r>
      <w:r w:rsidRPr="00CA7B0F">
        <w:rPr>
          <w:color w:val="000000" w:themeColor="text1"/>
          <w:szCs w:val="20"/>
          <w:lang w:val="en-US"/>
        </w:rPr>
        <w:t xml:space="preserve"> technologies</w:t>
      </w:r>
      <w:r>
        <w:rPr>
          <w:color w:val="000000" w:themeColor="text1"/>
          <w:szCs w:val="20"/>
          <w:lang w:val="en-US"/>
        </w:rPr>
        <w:t xml:space="preserve"> </w:t>
      </w:r>
      <w:r w:rsidRPr="00CA7B0F">
        <w:rPr>
          <w:color w:val="000000" w:themeColor="text1"/>
          <w:szCs w:val="20"/>
          <w:lang w:val="en-US"/>
        </w:rPr>
        <w:t>landscape by, part of the Wells2Watts consortium, aiming to establish a groundbreaking closed-loop geothermal laboratory in Oklahoma City</w:t>
      </w:r>
      <w:r>
        <w:rPr>
          <w:color w:val="000000" w:themeColor="text1"/>
          <w:szCs w:val="20"/>
          <w:lang w:val="en-US"/>
        </w:rPr>
        <w:t xml:space="preserve"> </w:t>
      </w:r>
      <w:sdt>
        <w:sdtPr>
          <w:rPr>
            <w:color w:val="000000"/>
            <w:szCs w:val="20"/>
            <w:lang w:val="en-US"/>
          </w:rPr>
          <w:tag w:val="MENDELEY_CITATION_v3_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"/>
          <w:id w:val="301432944"/>
          <w:placeholder>
            <w:docPart w:val="99CDDE5B1DD249FFBC0E1975154D8B54"/>
          </w:placeholder>
        </w:sdtPr>
        <w:sdtEndPr/>
        <w:sdtContent>
          <w:r w:rsidR="00FB440E" w:rsidRPr="00FB440E">
            <w:rPr>
              <w:color w:val="000000"/>
              <w:szCs w:val="20"/>
              <w:lang w:val="en-US"/>
            </w:rPr>
            <w:t>[64]</w:t>
          </w:r>
        </w:sdtContent>
      </w:sdt>
      <w:r w:rsidRPr="00CA7B0F">
        <w:rPr>
          <w:color w:val="000000" w:themeColor="text1"/>
          <w:szCs w:val="20"/>
          <w:lang w:val="en-US"/>
        </w:rPr>
        <w:t>.</w:t>
      </w:r>
    </w:p>
    <w:p w14:paraId="61F58B4B" w14:textId="77777777" w:rsidR="003400AB" w:rsidRPr="00F230A9" w:rsidRDefault="003400AB" w:rsidP="00E37277">
      <w:pPr>
        <w:jc w:val="both"/>
        <w:rPr>
          <w:lang w:val="en-US"/>
        </w:rPr>
      </w:pPr>
    </w:p>
    <w:p w14:paraId="23EDA632" w14:textId="77777777" w:rsidR="003400AB" w:rsidRPr="008A1EAA" w:rsidRDefault="003400AB" w:rsidP="00E37277">
      <w:pPr>
        <w:pStyle w:val="Heading1"/>
        <w:jc w:val="both"/>
      </w:pPr>
      <w:bookmarkStart w:id="181" w:name="_Toc195006648"/>
      <w:bookmarkStart w:id="182" w:name="_Toc197338611"/>
      <w:bookmarkStart w:id="183" w:name="_Toc205896242"/>
      <w:bookmarkStart w:id="184" w:name="_Toc214891567"/>
      <w:r>
        <w:t>LCA</w:t>
      </w:r>
      <w:bookmarkEnd w:id="181"/>
      <w:bookmarkEnd w:id="182"/>
      <w:bookmarkEnd w:id="183"/>
      <w:bookmarkEnd w:id="184"/>
    </w:p>
    <w:p w14:paraId="1F0E83DF" w14:textId="6A9301AB" w:rsidR="00CE6B14" w:rsidRDefault="00CE6B14" w:rsidP="00E37277">
      <w:pPr>
        <w:pStyle w:val="Heading2"/>
        <w:jc w:val="both"/>
        <w:rPr>
          <w:lang w:val="en-US"/>
        </w:rPr>
      </w:pPr>
      <w:bookmarkStart w:id="185" w:name="_Toc214891568"/>
      <w:r>
        <w:rPr>
          <w:lang w:val="en-US"/>
        </w:rPr>
        <w:t>Prospective LCA</w:t>
      </w:r>
      <w:bookmarkEnd w:id="185"/>
    </w:p>
    <w:p w14:paraId="25F382E1" w14:textId="70FC24F4" w:rsidR="00CE6B14" w:rsidRDefault="00CE6B14" w:rsidP="00E37277">
      <w:pPr>
        <w:jc w:val="both"/>
        <w:rPr>
          <w:lang w:val="en-US"/>
        </w:rPr>
      </w:pPr>
      <w:r w:rsidRPr="004D26A1">
        <w:rPr>
          <w:lang w:val="en-US"/>
        </w:rPr>
        <w:t xml:space="preserve">The </w:t>
      </w:r>
      <w:r>
        <w:rPr>
          <w:lang w:val="en-US"/>
        </w:rPr>
        <w:t>LCA was implemented in</w:t>
      </w:r>
      <w:r w:rsidRPr="004D26A1">
        <w:rPr>
          <w:lang w:val="en-US"/>
        </w:rPr>
        <w:t xml:space="preserve"> </w:t>
      </w:r>
      <w:proofErr w:type="spellStart"/>
      <w:r w:rsidRPr="004D26A1">
        <w:rPr>
          <w:lang w:val="en-US"/>
        </w:rPr>
        <w:t>Brightway</w:t>
      </w:r>
      <w:proofErr w:type="spellEnd"/>
      <w:r w:rsidRPr="004D26A1">
        <w:rPr>
          <w:lang w:val="en-US"/>
        </w:rPr>
        <w:t xml:space="preserve"> (BW)</w:t>
      </w:r>
      <w:r>
        <w:rPr>
          <w:lang w:val="en-US"/>
        </w:rPr>
        <w:t xml:space="preserve"> </w:t>
      </w:r>
      <w:sdt>
        <w:sdtPr>
          <w:rPr>
            <w:color w:val="000000"/>
            <w:lang w:val="en-US"/>
          </w:rPr>
          <w:tag w:val="MENDELEY_CITATION_v3_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"/>
          <w:id w:val="333572896"/>
          <w:placeholder>
            <w:docPart w:val="FD1F3B3547774ADC87CE74D06BF7476E"/>
          </w:placeholder>
        </w:sdtPr>
        <w:sdtEndPr/>
        <w:sdtContent>
          <w:r w:rsidR="00FB440E" w:rsidRPr="00FB440E">
            <w:rPr>
              <w:color w:val="000000"/>
              <w:lang w:val="en-US"/>
            </w:rPr>
            <w:t>[42]</w:t>
          </w:r>
        </w:sdtContent>
      </w:sdt>
      <w:r>
        <w:rPr>
          <w:color w:val="000000"/>
          <w:lang w:val="en-US"/>
        </w:rPr>
        <w:t xml:space="preserve"> using</w:t>
      </w:r>
      <w:r w:rsidRPr="004D26A1">
        <w:rPr>
          <w:lang w:val="en-US"/>
        </w:rPr>
        <w:t xml:space="preserve"> </w:t>
      </w:r>
      <w:r w:rsidRPr="00E5518B">
        <w:rPr>
          <w:i/>
          <w:iCs/>
          <w:lang w:val="en-US"/>
        </w:rPr>
        <w:t>background data</w:t>
      </w:r>
      <w:r>
        <w:rPr>
          <w:i/>
          <w:iCs/>
          <w:lang w:val="en-US"/>
        </w:rPr>
        <w:t>sets</w:t>
      </w:r>
      <w:r w:rsidRPr="004D26A1">
        <w:rPr>
          <w:lang w:val="en-US"/>
        </w:rPr>
        <w:t xml:space="preserve"> </w:t>
      </w:r>
      <w:r>
        <w:rPr>
          <w:lang w:val="en-US"/>
        </w:rPr>
        <w:t xml:space="preserve">from the </w:t>
      </w:r>
      <w:proofErr w:type="spellStart"/>
      <w:r w:rsidRPr="004D26A1">
        <w:rPr>
          <w:lang w:val="en-US"/>
        </w:rPr>
        <w:t>ecoinvent</w:t>
      </w:r>
      <w:proofErr w:type="spellEnd"/>
      <w:r w:rsidRPr="004D26A1">
        <w:rPr>
          <w:lang w:val="en-US"/>
        </w:rPr>
        <w:t xml:space="preserve"> </w:t>
      </w:r>
      <w:r>
        <w:rPr>
          <w:lang w:val="en-US"/>
        </w:rPr>
        <w:t xml:space="preserve">database </w:t>
      </w:r>
      <w:r w:rsidRPr="004D26A1">
        <w:rPr>
          <w:lang w:val="en-US"/>
        </w:rPr>
        <w:t xml:space="preserve">v3.10.1, system model cut-off </w:t>
      </w:r>
      <w:r>
        <w:rPr>
          <w:lang w:val="en-US"/>
        </w:rPr>
        <w:t xml:space="preserve">and </w:t>
      </w:r>
      <w:r w:rsidRPr="004D26A1">
        <w:rPr>
          <w:lang w:val="en-US"/>
        </w:rPr>
        <w:t xml:space="preserve">future </w:t>
      </w:r>
      <w:r>
        <w:rPr>
          <w:lang w:val="en-US"/>
        </w:rPr>
        <w:t>instances</w:t>
      </w:r>
      <w:r w:rsidRPr="004D26A1">
        <w:rPr>
          <w:lang w:val="en-US"/>
        </w:rPr>
        <w:t xml:space="preserve"> of it </w:t>
      </w:r>
      <w:r>
        <w:rPr>
          <w:lang w:val="en-US"/>
        </w:rPr>
        <w:t>created</w:t>
      </w:r>
      <w:r w:rsidRPr="004D26A1">
        <w:rPr>
          <w:lang w:val="en-US"/>
        </w:rPr>
        <w:t xml:space="preserve"> with the </w:t>
      </w:r>
      <w:r>
        <w:rPr>
          <w:lang w:val="en-US"/>
        </w:rPr>
        <w:t>open source “</w:t>
      </w:r>
      <w:r w:rsidRPr="004D26A1">
        <w:rPr>
          <w:lang w:val="en-US"/>
        </w:rPr>
        <w:t>premise</w:t>
      </w:r>
      <w:r>
        <w:rPr>
          <w:lang w:val="en-US"/>
        </w:rPr>
        <w:t>”</w:t>
      </w:r>
      <w:r w:rsidRPr="004D26A1">
        <w:rPr>
          <w:lang w:val="en-US"/>
        </w:rPr>
        <w:t xml:space="preserve"> python package</w:t>
      </w:r>
      <w:r>
        <w:rPr>
          <w:lang w:val="en-US"/>
        </w:rPr>
        <w:t xml:space="preserve"> </w:t>
      </w:r>
      <w:sdt>
        <w:sdtPr>
          <w:rPr>
            <w:color w:val="000000"/>
            <w:lang w:val="en-US"/>
          </w:rPr>
          <w:tag w:val="MENDELEY_CITATION_v3_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"/>
          <w:id w:val="-1704240569"/>
          <w:placeholder>
            <w:docPart w:val="FD1F3B3547774ADC87CE74D06BF7476E"/>
          </w:placeholder>
        </w:sdtPr>
        <w:sdtEndPr/>
        <w:sdtContent>
          <w:r w:rsidR="00FB440E" w:rsidRPr="00FB440E">
            <w:rPr>
              <w:color w:val="000000"/>
              <w:lang w:val="en-US"/>
            </w:rPr>
            <w:t>[43]</w:t>
          </w:r>
        </w:sdtContent>
      </w:sdt>
      <w:r w:rsidRPr="004D26A1">
        <w:rPr>
          <w:lang w:val="en-US"/>
        </w:rPr>
        <w:t xml:space="preserve"> by coupling the </w:t>
      </w:r>
      <w:r>
        <w:rPr>
          <w:lang w:val="en-US"/>
        </w:rPr>
        <w:t xml:space="preserve">LCI </w:t>
      </w:r>
      <w:r w:rsidRPr="004D26A1">
        <w:rPr>
          <w:lang w:val="en-US"/>
        </w:rPr>
        <w:t xml:space="preserve">to </w:t>
      </w:r>
      <w:r>
        <w:rPr>
          <w:lang w:val="en-US"/>
        </w:rPr>
        <w:t xml:space="preserve">Socio-Economic Pathway 2 (SSP2) </w:t>
      </w:r>
      <w:r w:rsidRPr="004D26A1">
        <w:rPr>
          <w:lang w:val="en-US"/>
        </w:rPr>
        <w:t>scenarios from the Integrated Assessment Model (IAM) “</w:t>
      </w:r>
      <w:r>
        <w:rPr>
          <w:lang w:val="en-US"/>
        </w:rPr>
        <w:t>REMIND</w:t>
      </w:r>
      <w:r w:rsidRPr="004D26A1">
        <w:rPr>
          <w:lang w:val="en-US"/>
        </w:rPr>
        <w:t xml:space="preserve">”. </w:t>
      </w:r>
      <w:r>
        <w:rPr>
          <w:lang w:val="en-US"/>
        </w:rPr>
        <w:t xml:space="preserve">Two global scenarios are chosen: a business-as-usual pathway (“BAU-GLO”, ~3.5°C global mean temperature rise), and a </w:t>
      </w:r>
      <w:r w:rsidRPr="004D26A1">
        <w:rPr>
          <w:lang w:val="en-US"/>
        </w:rPr>
        <w:t>1.5°C</w:t>
      </w:r>
      <w:r>
        <w:rPr>
          <w:lang w:val="en-US"/>
        </w:rPr>
        <w:t xml:space="preserve"> scenario</w:t>
      </w:r>
      <w:r w:rsidRPr="004D26A1">
        <w:rPr>
          <w:lang w:val="en-US"/>
        </w:rPr>
        <w:t xml:space="preserve"> (</w:t>
      </w:r>
      <w:r>
        <w:rPr>
          <w:lang w:val="en-US"/>
        </w:rPr>
        <w:t>“</w:t>
      </w:r>
      <w:r w:rsidRPr="004D26A1">
        <w:rPr>
          <w:lang w:val="en-US"/>
        </w:rPr>
        <w:t>SSP2-PkBudg1150</w:t>
      </w:r>
      <w:r>
        <w:rPr>
          <w:lang w:val="en-US"/>
        </w:rPr>
        <w:t>”</w:t>
      </w:r>
      <w:r w:rsidRPr="004D26A1">
        <w:rPr>
          <w:lang w:val="en-US"/>
        </w:rPr>
        <w:t>, representing the Paris Agreement objective</w:t>
      </w:r>
      <w:r>
        <w:rPr>
          <w:lang w:val="en-US"/>
        </w:rPr>
        <w:t>, here called “</w:t>
      </w:r>
      <w:r w:rsidRPr="005B526C">
        <w:rPr>
          <w:i/>
          <w:iCs/>
          <w:lang w:val="en-US"/>
        </w:rPr>
        <w:t>LOW-GLO</w:t>
      </w:r>
      <w:r>
        <w:rPr>
          <w:i/>
          <w:iCs/>
          <w:lang w:val="en-US"/>
        </w:rPr>
        <w:t>”</w:t>
      </w:r>
      <w:r w:rsidRPr="004D26A1">
        <w:rPr>
          <w:lang w:val="en-US"/>
        </w:rPr>
        <w:t>), respectively. The</w:t>
      </w:r>
      <w:r>
        <w:rPr>
          <w:lang w:val="en-US"/>
        </w:rPr>
        <w:t xml:space="preserve"> results from these IAM </w:t>
      </w:r>
      <w:r w:rsidRPr="004D26A1">
        <w:rPr>
          <w:lang w:val="en-US"/>
        </w:rPr>
        <w:t>scenarios can be explored on an interactive dashboard</w:t>
      </w:r>
      <w:r>
        <w:rPr>
          <w:rStyle w:val="FootnoteReference"/>
          <w:lang w:val="en-US"/>
        </w:rPr>
        <w:footnoteReference w:id="5"/>
      </w:r>
      <w:r w:rsidRPr="004D26A1">
        <w:rPr>
          <w:lang w:val="en-US"/>
        </w:rPr>
        <w:t xml:space="preserve">. IAMs numerically model </w:t>
      </w:r>
      <w:r>
        <w:rPr>
          <w:lang w:val="en-US"/>
        </w:rPr>
        <w:t xml:space="preserve">future economic and technological evolution </w:t>
      </w:r>
      <w:r w:rsidRPr="004D26A1">
        <w:rPr>
          <w:lang w:val="en-US"/>
        </w:rPr>
        <w:t xml:space="preserve">of economic sectors under given constraints. </w:t>
      </w:r>
      <w:r>
        <w:rPr>
          <w:lang w:val="en-US"/>
        </w:rPr>
        <w:t>They guide scenario-based decisions by showing</w:t>
      </w:r>
      <w:r w:rsidRPr="004D26A1">
        <w:rPr>
          <w:lang w:val="en-US"/>
        </w:rPr>
        <w:t xml:space="preserve"> implications of choices and interplay of key parameters. For instance, IAMs include population growth, resource use, technology mixes or implementation of policies. Historically, most IAMs have focused on climate change effects (and thus on the energy sector), and several have been used by the Intergovernmental Panel for Climate Change (IPCC) to explore scenarios under various climate change reduction pathways. </w:t>
      </w:r>
      <w:r>
        <w:rPr>
          <w:lang w:val="en-US"/>
        </w:rPr>
        <w:t xml:space="preserve">The interpretation of LCIA categories not related to greenhouse gas or other emissions stemming from the use of fossil fuels </w:t>
      </w:r>
      <w:proofErr w:type="gramStart"/>
      <w:r>
        <w:rPr>
          <w:lang w:val="en-US"/>
        </w:rPr>
        <w:t>has to</w:t>
      </w:r>
      <w:proofErr w:type="gramEnd"/>
      <w:r>
        <w:rPr>
          <w:lang w:val="en-US"/>
        </w:rPr>
        <w:t xml:space="preserve"> be made with care, as current IAMs typically don’t adjust</w:t>
      </w:r>
      <w:r w:rsidR="003303D9">
        <w:rPr>
          <w:lang w:val="en-US"/>
        </w:rPr>
        <w:t xml:space="preserve"> yet </w:t>
      </w:r>
      <w:r>
        <w:rPr>
          <w:lang w:val="en-US"/>
        </w:rPr>
        <w:t>future data e.g. for the Montreal Protocol regarding ozone depletion or for availability of critical raw materials.</w:t>
      </w:r>
    </w:p>
    <w:p w14:paraId="1C6017A3" w14:textId="77777777" w:rsidR="007902BC" w:rsidRDefault="007902BC" w:rsidP="00E37277">
      <w:pPr>
        <w:jc w:val="both"/>
        <w:rPr>
          <w:lang w:val="en-US"/>
        </w:rPr>
      </w:pPr>
    </w:p>
    <w:p w14:paraId="04AB9DAA" w14:textId="765844D1" w:rsidR="00B35345" w:rsidRDefault="0048322A" w:rsidP="00E37277">
      <w:pPr>
        <w:pStyle w:val="Heading2"/>
        <w:jc w:val="both"/>
        <w:rPr>
          <w:lang w:val="en-US"/>
        </w:rPr>
      </w:pPr>
      <w:bookmarkStart w:id="186" w:name="_Toc205896243"/>
      <w:bookmarkStart w:id="187" w:name="_Toc214891569"/>
      <w:r w:rsidRPr="7AE9BC11">
        <w:rPr>
          <w:lang w:val="en-US"/>
        </w:rPr>
        <w:lastRenderedPageBreak/>
        <w:t>Details on Life Cycle Inventory modelling</w:t>
      </w:r>
      <w:bookmarkEnd w:id="186"/>
      <w:bookmarkEnd w:id="187"/>
    </w:p>
    <w:p w14:paraId="1C585E7B" w14:textId="77777777" w:rsidR="00BD233D" w:rsidRDefault="005B094E" w:rsidP="00E37277">
      <w:pPr>
        <w:pStyle w:val="Heading3"/>
        <w:jc w:val="both"/>
        <w:rPr>
          <w:lang w:val="en-US"/>
        </w:rPr>
      </w:pPr>
      <w:bookmarkStart w:id="188" w:name="_Toc205896244"/>
      <w:bookmarkStart w:id="189" w:name="_Toc214891570"/>
      <w:r w:rsidRPr="7AE9BC11">
        <w:rPr>
          <w:lang w:val="en-US"/>
        </w:rPr>
        <w:t>CO</w:t>
      </w:r>
      <w:r w:rsidRPr="7AE9BC11">
        <w:rPr>
          <w:vertAlign w:val="subscript"/>
          <w:lang w:val="en-US"/>
        </w:rPr>
        <w:t>2</w:t>
      </w:r>
      <w:r w:rsidRPr="7AE9BC11">
        <w:rPr>
          <w:lang w:val="en-US"/>
        </w:rPr>
        <w:t xml:space="preserve"> working fluid supply chain:</w:t>
      </w:r>
      <w:bookmarkEnd w:id="188"/>
      <w:bookmarkEnd w:id="189"/>
      <w:r w:rsidRPr="7AE9BC11">
        <w:rPr>
          <w:lang w:val="en-US"/>
        </w:rPr>
        <w:t xml:space="preserve"> </w:t>
      </w:r>
    </w:p>
    <w:p w14:paraId="425DF7CA" w14:textId="052D66D0" w:rsidR="005B094E" w:rsidRPr="00C20EA9" w:rsidRDefault="005B094E" w:rsidP="00E37277">
      <w:pPr>
        <w:jc w:val="both"/>
        <w:rPr>
          <w:szCs w:val="20"/>
          <w:lang w:val="en-US"/>
        </w:rPr>
      </w:pPr>
      <w:r>
        <w:rPr>
          <w:lang w:val="en-US"/>
        </w:rPr>
        <w:t>T</w:t>
      </w:r>
      <w:r w:rsidRPr="002F4915">
        <w:rPr>
          <w:lang w:val="en-US"/>
        </w:rPr>
        <w:t xml:space="preserve">he complete well tubing and horizontal well volume </w:t>
      </w:r>
      <w:r>
        <w:rPr>
          <w:lang w:val="en-US"/>
        </w:rPr>
        <w:t>is</w:t>
      </w:r>
      <w:r w:rsidRPr="002F4915">
        <w:rPr>
          <w:lang w:val="en-US"/>
        </w:rPr>
        <w:t xml:space="preserve"> filled with supercritical </w:t>
      </w:r>
      <w:r w:rsidRPr="00941492">
        <w:rPr>
          <w:lang w:val="en-US"/>
        </w:rPr>
        <w:t>CO</w:t>
      </w:r>
      <w:r w:rsidRPr="00941492">
        <w:rPr>
          <w:vertAlign w:val="subscript"/>
          <w:lang w:val="en-US"/>
        </w:rPr>
        <w:t>2</w:t>
      </w:r>
      <w:r>
        <w:rPr>
          <w:lang w:val="en-US"/>
        </w:rPr>
        <w:t xml:space="preserve"> as working fluid</w:t>
      </w:r>
      <w:r w:rsidRPr="002F4915">
        <w:rPr>
          <w:lang w:val="en-US"/>
        </w:rPr>
        <w:t xml:space="preserve">. The density at the injection point is assumed to be 600 kg/m3 at a pressure of ca. 90 bar, thus injection happens at high pressure and relatively lower temperature. In the reservoir, the </w:t>
      </w:r>
      <w:r w:rsidRPr="00941492">
        <w:rPr>
          <w:lang w:val="en-US"/>
        </w:rPr>
        <w:t>CO</w:t>
      </w:r>
      <w:r w:rsidRPr="00941492">
        <w:rPr>
          <w:vertAlign w:val="subscript"/>
          <w:lang w:val="en-US"/>
        </w:rPr>
        <w:t>2</w:t>
      </w:r>
      <w:r>
        <w:rPr>
          <w:lang w:val="en-US"/>
        </w:rPr>
        <w:t xml:space="preserve"> </w:t>
      </w:r>
      <w:r w:rsidRPr="002F4915">
        <w:rPr>
          <w:lang w:val="en-US"/>
        </w:rPr>
        <w:t xml:space="preserve">might </w:t>
      </w:r>
      <w:r>
        <w:rPr>
          <w:lang w:val="en-US"/>
        </w:rPr>
        <w:t>h</w:t>
      </w:r>
      <w:r w:rsidRPr="002F4915">
        <w:rPr>
          <w:lang w:val="en-US"/>
        </w:rPr>
        <w:t xml:space="preserve">eat up to an average temperature of 310 K and be present at a pressure of 80 bar, thus maintaining </w:t>
      </w:r>
      <w:proofErr w:type="gramStart"/>
      <w:r w:rsidRPr="002F4915">
        <w:rPr>
          <w:lang w:val="en-US"/>
        </w:rPr>
        <w:t>more or less the</w:t>
      </w:r>
      <w:proofErr w:type="gramEnd"/>
      <w:r w:rsidRPr="002F4915">
        <w:rPr>
          <w:lang w:val="en-US"/>
        </w:rPr>
        <w:t xml:space="preserve"> pressure due to the depth and the closed-loop configuration, which corresponds to an </w:t>
      </w:r>
      <w:r>
        <w:rPr>
          <w:lang w:val="en-US"/>
        </w:rPr>
        <w:t xml:space="preserve">assumed </w:t>
      </w:r>
      <w:r w:rsidRPr="002F4915">
        <w:rPr>
          <w:lang w:val="en-US"/>
        </w:rPr>
        <w:t>average density in the well of 450 kg/m</w:t>
      </w:r>
      <w:r w:rsidRPr="00AF430B">
        <w:rPr>
          <w:vertAlign w:val="superscript"/>
          <w:lang w:val="en-US"/>
        </w:rPr>
        <w:t>3</w:t>
      </w:r>
      <w:r w:rsidRPr="002F4915">
        <w:rPr>
          <w:lang w:val="en-US"/>
        </w:rPr>
        <w:t xml:space="preserve">. Note that supercritical </w:t>
      </w:r>
      <w:r w:rsidRPr="00AF430B">
        <w:rPr>
          <w:lang w:val="en-US"/>
        </w:rPr>
        <w:t>CO</w:t>
      </w:r>
      <w:r w:rsidRPr="00AF430B">
        <w:rPr>
          <w:vertAlign w:val="subscript"/>
          <w:lang w:val="en-US"/>
        </w:rPr>
        <w:t>2</w:t>
      </w:r>
      <w:r>
        <w:rPr>
          <w:lang w:val="en-US"/>
        </w:rPr>
        <w:t xml:space="preserve">, </w:t>
      </w:r>
      <w:r w:rsidRPr="002F4915">
        <w:rPr>
          <w:lang w:val="en-US"/>
        </w:rPr>
        <w:t>density varies largely with T and p, ranging between ca. 300 to 600 kg/m</w:t>
      </w:r>
      <w:r w:rsidRPr="00AF430B">
        <w:rPr>
          <w:vertAlign w:val="superscript"/>
          <w:lang w:val="en-US"/>
        </w:rPr>
        <w:t>3</w:t>
      </w:r>
      <w:r w:rsidRPr="002F4915">
        <w:rPr>
          <w:lang w:val="en-US"/>
        </w:rPr>
        <w:t xml:space="preserve">. At the production points, when </w:t>
      </w:r>
      <w:r w:rsidRPr="00AF430B">
        <w:rPr>
          <w:lang w:val="en-US"/>
        </w:rPr>
        <w:t>CO</w:t>
      </w:r>
      <w:r w:rsidRPr="00AF430B">
        <w:rPr>
          <w:vertAlign w:val="subscript"/>
          <w:lang w:val="en-US"/>
        </w:rPr>
        <w:t>2</w:t>
      </w:r>
      <w:r>
        <w:rPr>
          <w:lang w:val="en-US"/>
        </w:rPr>
        <w:t xml:space="preserve"> </w:t>
      </w:r>
      <w:r w:rsidRPr="002F4915">
        <w:rPr>
          <w:lang w:val="en-US"/>
        </w:rPr>
        <w:t xml:space="preserve">reaches the surface, it expands and cools, especially as it passes through the turbine. </w:t>
      </w:r>
      <w:r w:rsidRPr="00C20EA9">
        <w:rPr>
          <w:szCs w:val="20"/>
          <w:lang w:val="en-US"/>
        </w:rPr>
        <w:t xml:space="preserve">From a temporal point of view, </w:t>
      </w:r>
      <w:proofErr w:type="gramStart"/>
      <w:r w:rsidRPr="00C20EA9">
        <w:rPr>
          <w:szCs w:val="20"/>
          <w:lang w:val="en-US"/>
        </w:rPr>
        <w:t>the majority of</w:t>
      </w:r>
      <w:proofErr w:type="gramEnd"/>
      <w:r w:rsidRPr="00C20EA9">
        <w:rPr>
          <w:szCs w:val="20"/>
          <w:lang w:val="en-US"/>
        </w:rPr>
        <w:t xml:space="preserve"> the CO</w:t>
      </w:r>
      <w:r w:rsidRPr="00C20EA9">
        <w:rPr>
          <w:szCs w:val="20"/>
          <w:vertAlign w:val="subscript"/>
          <w:lang w:val="en-US"/>
        </w:rPr>
        <w:t>2</w:t>
      </w:r>
      <w:r w:rsidRPr="00C20EA9">
        <w:rPr>
          <w:szCs w:val="20"/>
          <w:lang w:val="en-US"/>
        </w:rPr>
        <w:t xml:space="preserve"> is required at the point in time when the plant is being built. Over the whole lifetime of the plant, a loss of 15% of the total required CO</w:t>
      </w:r>
      <w:r w:rsidRPr="00C20EA9">
        <w:rPr>
          <w:szCs w:val="20"/>
          <w:vertAlign w:val="subscript"/>
          <w:lang w:val="en-US"/>
        </w:rPr>
        <w:t>2</w:t>
      </w:r>
      <w:r w:rsidRPr="00C20EA9">
        <w:rPr>
          <w:szCs w:val="20"/>
          <w:lang w:val="en-US"/>
        </w:rPr>
        <w:t xml:space="preserve"> volume </w:t>
      </w:r>
      <w:r>
        <w:rPr>
          <w:szCs w:val="20"/>
          <w:lang w:val="en-US"/>
        </w:rPr>
        <w:t>is assumed to cause refill activities</w:t>
      </w:r>
      <w:r w:rsidRPr="00C20EA9">
        <w:rPr>
          <w:szCs w:val="20"/>
          <w:lang w:val="en-US"/>
        </w:rPr>
        <w:t>.</w:t>
      </w:r>
    </w:p>
    <w:p w14:paraId="65941539" w14:textId="61960FC3" w:rsidR="00E51FC6" w:rsidRDefault="005B094E" w:rsidP="00E37277">
      <w:pPr>
        <w:jc w:val="both"/>
        <w:rPr>
          <w:szCs w:val="20"/>
          <w:lang w:val="en-US"/>
        </w:rPr>
      </w:pPr>
      <w:r w:rsidRPr="00C20EA9">
        <w:rPr>
          <w:szCs w:val="20"/>
          <w:lang w:val="en-US"/>
        </w:rPr>
        <w:t xml:space="preserve">The technical modelling of the </w:t>
      </w:r>
      <w:r w:rsidRPr="00851F6D">
        <w:rPr>
          <w:szCs w:val="20"/>
          <w:lang w:val="en-US"/>
        </w:rPr>
        <w:t>CO</w:t>
      </w:r>
      <w:r w:rsidRPr="00851F6D">
        <w:rPr>
          <w:szCs w:val="20"/>
          <w:vertAlign w:val="subscript"/>
          <w:lang w:val="en-US"/>
        </w:rPr>
        <w:t>2</w:t>
      </w:r>
      <w:r>
        <w:rPr>
          <w:szCs w:val="20"/>
          <w:lang w:val="en-US"/>
        </w:rPr>
        <w:t xml:space="preserve"> </w:t>
      </w:r>
      <w:r w:rsidRPr="00C20EA9">
        <w:rPr>
          <w:szCs w:val="20"/>
          <w:lang w:val="en-US"/>
        </w:rPr>
        <w:t>supply chain is taken from Burger et al.</w:t>
      </w:r>
      <w:r w:rsidR="0048322A">
        <w:rPr>
          <w:szCs w:val="20"/>
          <w:lang w:val="en-US"/>
        </w:rPr>
        <w:t xml:space="preserve"> </w:t>
      </w:r>
      <w:sdt>
        <w:sdtPr>
          <w:rPr>
            <w:color w:val="000000"/>
            <w:szCs w:val="20"/>
            <w:lang w:val="en-US"/>
          </w:rPr>
          <w:tag w:val="MENDELEY_CITATION_v3_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"/>
          <w:id w:val="-2109880628"/>
          <w:placeholder>
            <w:docPart w:val="DefaultPlaceholder_-1854013440"/>
          </w:placeholder>
        </w:sdtPr>
        <w:sdtEndPr/>
        <w:sdtContent>
          <w:r w:rsidR="00FB440E" w:rsidRPr="00FB440E">
            <w:rPr>
              <w:color w:val="000000"/>
              <w:szCs w:val="20"/>
              <w:lang w:val="en-US"/>
            </w:rPr>
            <w:t>[47]</w:t>
          </w:r>
        </w:sdtContent>
      </w:sdt>
      <w:r w:rsidRPr="00C20EA9">
        <w:rPr>
          <w:szCs w:val="20"/>
          <w:lang w:val="en-US"/>
        </w:rPr>
        <w:t xml:space="preserve">, who model the full supply chain from carbon capture at a municipal waste incineration plant (MWI) </w:t>
      </w:r>
      <w:r w:rsidRPr="00B50C35">
        <w:rPr>
          <w:szCs w:val="20"/>
          <w:lang w:val="en-US"/>
        </w:rPr>
        <w:t>over conditioning, temporary storage, transport, compression and injection. All processes rela</w:t>
      </w:r>
      <w:r w:rsidRPr="00C20EA9">
        <w:rPr>
          <w:szCs w:val="20"/>
          <w:lang w:val="en-US"/>
        </w:rPr>
        <w:t xml:space="preserve">ted to the waste collection and incineration are fully allocated to the waste treatment plant. </w:t>
      </w:r>
      <w:r w:rsidR="00E51FC6" w:rsidRPr="7321F420">
        <w:rPr>
          <w:szCs w:val="20"/>
          <w:lang w:val="en-US"/>
        </w:rPr>
        <w:t>The origin of the CO</w:t>
      </w:r>
      <w:r w:rsidR="00E51FC6" w:rsidRPr="7321F420">
        <w:rPr>
          <w:szCs w:val="20"/>
          <w:vertAlign w:val="subscript"/>
          <w:lang w:val="en-US"/>
        </w:rPr>
        <w:t>2</w:t>
      </w:r>
      <w:r w:rsidR="00E51FC6" w:rsidRPr="7321F420">
        <w:rPr>
          <w:szCs w:val="20"/>
          <w:lang w:val="en-US"/>
        </w:rPr>
        <w:t xml:space="preserve"> used </w:t>
      </w:r>
      <w:r w:rsidR="004A3511">
        <w:rPr>
          <w:szCs w:val="20"/>
          <w:lang w:val="en-US"/>
        </w:rPr>
        <w:t xml:space="preserve">in the modelled AGS </w:t>
      </w:r>
      <w:r w:rsidR="00E51FC6" w:rsidRPr="7321F420">
        <w:rPr>
          <w:szCs w:val="20"/>
          <w:lang w:val="en-US"/>
        </w:rPr>
        <w:t xml:space="preserve">as working fluid is assumed to be a carbon capture unit at the municipal waste incineration </w:t>
      </w:r>
      <w:r w:rsidR="00422C50">
        <w:rPr>
          <w:szCs w:val="20"/>
          <w:lang w:val="en-US"/>
        </w:rPr>
        <w:t xml:space="preserve">(MWI) </w:t>
      </w:r>
      <w:r w:rsidR="00E51FC6" w:rsidRPr="7321F420">
        <w:rPr>
          <w:szCs w:val="20"/>
          <w:lang w:val="en-US"/>
        </w:rPr>
        <w:t xml:space="preserve">plant in </w:t>
      </w:r>
      <w:proofErr w:type="spellStart"/>
      <w:r w:rsidR="00E51FC6" w:rsidRPr="7321F420">
        <w:rPr>
          <w:szCs w:val="20"/>
          <w:lang w:val="en-US"/>
        </w:rPr>
        <w:t>Niederurnen</w:t>
      </w:r>
      <w:proofErr w:type="spellEnd"/>
      <w:r w:rsidR="00E51FC6" w:rsidRPr="7321F420">
        <w:rPr>
          <w:szCs w:val="20"/>
          <w:lang w:val="en-US"/>
        </w:rPr>
        <w:t>, Glarus, Switzerland. This MWI is evaluating the integration of a carbon capture unit in parallel to necessary MWI retrofit activities in the coming years</w:t>
      </w:r>
      <w:r w:rsidR="00E51FC6" w:rsidRPr="001A3681">
        <w:rPr>
          <w:rStyle w:val="FootnoteReference"/>
        </w:rPr>
        <w:footnoteReference w:id="6"/>
      </w:r>
      <w:r w:rsidR="00422C50">
        <w:rPr>
          <w:szCs w:val="20"/>
          <w:lang w:val="en-US"/>
        </w:rPr>
        <w:t xml:space="preserve">, pursuing </w:t>
      </w:r>
      <w:r w:rsidR="00422C50" w:rsidRPr="7321F420">
        <w:rPr>
          <w:szCs w:val="20"/>
          <w:lang w:val="en-US"/>
        </w:rPr>
        <w:t>the goal to become climate neutral or even net negative in future</w:t>
      </w:r>
      <w:r w:rsidR="00422C50">
        <w:rPr>
          <w:szCs w:val="20"/>
          <w:lang w:val="en-US"/>
        </w:rPr>
        <w:t>.</w:t>
      </w:r>
      <w:r w:rsidR="00E51FC6" w:rsidRPr="7321F420">
        <w:rPr>
          <w:szCs w:val="20"/>
          <w:lang w:val="en-US"/>
        </w:rPr>
        <w:t xml:space="preserve"> The MWI currently has a treatment capacity of 110 kt waste per year. Each ton of waste emits ca. 1 ton of CO</w:t>
      </w:r>
      <w:r w:rsidR="00E51FC6" w:rsidRPr="7321F420">
        <w:rPr>
          <w:szCs w:val="20"/>
          <w:vertAlign w:val="subscript"/>
          <w:lang w:val="en-US"/>
        </w:rPr>
        <w:t>2</w:t>
      </w:r>
      <w:r w:rsidR="00E51FC6" w:rsidRPr="7321F420">
        <w:rPr>
          <w:szCs w:val="20"/>
          <w:lang w:val="en-US"/>
        </w:rPr>
        <w:t>. Roughly half of this is biogenic CO</w:t>
      </w:r>
      <w:r w:rsidR="00E51FC6" w:rsidRPr="7321F420">
        <w:rPr>
          <w:szCs w:val="20"/>
          <w:vertAlign w:val="subscript"/>
          <w:lang w:val="en-US"/>
        </w:rPr>
        <w:t>2</w:t>
      </w:r>
      <w:r w:rsidR="00E51FC6" w:rsidRPr="7321F420">
        <w:rPr>
          <w:szCs w:val="20"/>
          <w:lang w:val="en-US"/>
        </w:rPr>
        <w:t xml:space="preserve"> from biogenic waste (e.g. wood, household biogenic waste), while ca. 55 kt are of fossil origin. </w:t>
      </w:r>
    </w:p>
    <w:p w14:paraId="0B4F3EF5" w14:textId="6A021254" w:rsidR="00E51FC6" w:rsidRDefault="00E51FC6" w:rsidP="00E37277">
      <w:pPr>
        <w:jc w:val="both"/>
        <w:rPr>
          <w:szCs w:val="20"/>
          <w:lang w:val="en-US"/>
        </w:rPr>
      </w:pPr>
      <w:r w:rsidRPr="00422C50">
        <w:rPr>
          <w:szCs w:val="20"/>
          <w:lang w:val="en-US"/>
        </w:rPr>
        <w:t>Carbon capture</w:t>
      </w:r>
      <w:r w:rsidRPr="7321F420">
        <w:rPr>
          <w:szCs w:val="20"/>
          <w:lang w:val="en-US"/>
        </w:rPr>
        <w:t xml:space="preserve"> is modelled </w:t>
      </w:r>
      <w:r w:rsidR="00422C50">
        <w:rPr>
          <w:szCs w:val="20"/>
          <w:lang w:val="en-US"/>
        </w:rPr>
        <w:t xml:space="preserve">in </w:t>
      </w:r>
      <w:sdt>
        <w:sdtPr>
          <w:rPr>
            <w:color w:val="000000"/>
            <w:szCs w:val="20"/>
            <w:lang w:val="en-US"/>
          </w:rPr>
          <w:tag w:val="MENDELEY_CITATION_v3_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"/>
          <w:id w:val="1825158452"/>
          <w:placeholder>
            <w:docPart w:val="DefaultPlaceholder_-1854013440"/>
          </w:placeholder>
        </w:sdtPr>
        <w:sdtContent>
          <w:r w:rsidR="00FB440E" w:rsidRPr="00FB440E">
            <w:rPr>
              <w:color w:val="000000"/>
              <w:szCs w:val="20"/>
              <w:lang w:val="en-US"/>
            </w:rPr>
            <w:t>[47]</w:t>
          </w:r>
        </w:sdtContent>
      </w:sdt>
      <w:r w:rsidR="0088790C">
        <w:rPr>
          <w:color w:val="000000"/>
          <w:szCs w:val="20"/>
          <w:lang w:val="en-US"/>
        </w:rPr>
        <w:t xml:space="preserve"> </w:t>
      </w:r>
      <w:r w:rsidRPr="7321F420">
        <w:rPr>
          <w:szCs w:val="20"/>
          <w:lang w:val="en-US"/>
        </w:rPr>
        <w:t xml:space="preserve">with an amine-based capture process with a rather conservative capture rate of 90%. The outflow of the capture unit already provides a </w:t>
      </w:r>
      <w:proofErr w:type="gramStart"/>
      <w:r w:rsidRPr="7321F420">
        <w:rPr>
          <w:szCs w:val="20"/>
          <w:lang w:val="en-US"/>
        </w:rPr>
        <w:t>high-concentration</w:t>
      </w:r>
      <w:proofErr w:type="gramEnd"/>
      <w:r w:rsidRPr="7321F420">
        <w:rPr>
          <w:szCs w:val="20"/>
          <w:lang w:val="en-US"/>
        </w:rPr>
        <w:t xml:space="preserve"> of CO</w:t>
      </w:r>
      <w:r w:rsidRPr="7321F420">
        <w:rPr>
          <w:szCs w:val="20"/>
          <w:vertAlign w:val="subscript"/>
          <w:lang w:val="en-US"/>
        </w:rPr>
        <w:t>2</w:t>
      </w:r>
      <w:r w:rsidRPr="7321F420">
        <w:rPr>
          <w:szCs w:val="20"/>
          <w:lang w:val="en-US"/>
        </w:rPr>
        <w:t xml:space="preserve"> with ca. 98% mol% CO</w:t>
      </w:r>
      <w:r w:rsidRPr="7321F420">
        <w:rPr>
          <w:szCs w:val="20"/>
          <w:vertAlign w:val="subscript"/>
          <w:lang w:val="en-US"/>
        </w:rPr>
        <w:t>2</w:t>
      </w:r>
      <w:r w:rsidRPr="7321F420">
        <w:rPr>
          <w:szCs w:val="20"/>
          <w:lang w:val="en-US"/>
        </w:rPr>
        <w:t xml:space="preserve">, which is even increased with conditioning. The heat and electricity required for the capture process are assumed to be supplied directly from the </w:t>
      </w:r>
      <w:proofErr w:type="gramStart"/>
      <w:r w:rsidRPr="7321F420">
        <w:rPr>
          <w:szCs w:val="20"/>
          <w:lang w:val="en-US"/>
        </w:rPr>
        <w:t>MWI, and</w:t>
      </w:r>
      <w:proofErr w:type="gramEnd"/>
      <w:r w:rsidRPr="7321F420">
        <w:rPr>
          <w:szCs w:val="20"/>
          <w:lang w:val="en-US"/>
        </w:rPr>
        <w:t xml:space="preserve"> are thus assumed to come without environmental impacts allocated to the CO</w:t>
      </w:r>
      <w:r w:rsidRPr="7321F420">
        <w:rPr>
          <w:szCs w:val="20"/>
          <w:vertAlign w:val="subscript"/>
          <w:lang w:val="en-US"/>
        </w:rPr>
        <w:t>2</w:t>
      </w:r>
      <w:r w:rsidRPr="7321F420">
        <w:rPr>
          <w:szCs w:val="20"/>
          <w:lang w:val="en-US"/>
        </w:rPr>
        <w:t xml:space="preserve"> product. </w:t>
      </w:r>
      <w:r w:rsidRPr="009C79A3">
        <w:rPr>
          <w:szCs w:val="20"/>
          <w:lang w:val="en-US"/>
        </w:rPr>
        <w:t>Conditioning</w:t>
      </w:r>
      <w:r w:rsidRPr="7321F420">
        <w:rPr>
          <w:szCs w:val="20"/>
          <w:lang w:val="en-US"/>
        </w:rPr>
        <w:t xml:space="preserve"> (liquefaction) happens to 15 bar to prepare for a temporary storage during 5 days at 15 </w:t>
      </w:r>
      <w:proofErr w:type="gramStart"/>
      <w:r w:rsidRPr="7321F420">
        <w:rPr>
          <w:szCs w:val="20"/>
          <w:lang w:val="en-US"/>
        </w:rPr>
        <w:t>bar</w:t>
      </w:r>
      <w:proofErr w:type="gramEnd"/>
      <w:r w:rsidRPr="7321F420">
        <w:rPr>
          <w:szCs w:val="20"/>
          <w:lang w:val="en-US"/>
        </w:rPr>
        <w:t xml:space="preserve"> directly at the MWI, before the CO</w:t>
      </w:r>
      <w:r w:rsidRPr="7321F420">
        <w:rPr>
          <w:szCs w:val="20"/>
          <w:vertAlign w:val="subscript"/>
          <w:lang w:val="en-US"/>
        </w:rPr>
        <w:t>2</w:t>
      </w:r>
      <w:r w:rsidRPr="7321F420">
        <w:rPr>
          <w:szCs w:val="20"/>
          <w:lang w:val="en-US"/>
        </w:rPr>
        <w:t xml:space="preserve"> is assumed to be picked up. As the locations of the potential AGS plants will be spread over Switzerland, it is not realistic that the CO</w:t>
      </w:r>
      <w:r w:rsidRPr="7321F420">
        <w:rPr>
          <w:szCs w:val="20"/>
          <w:vertAlign w:val="subscript"/>
          <w:lang w:val="en-US"/>
        </w:rPr>
        <w:t>2</w:t>
      </w:r>
      <w:r w:rsidRPr="7321F420">
        <w:rPr>
          <w:szCs w:val="20"/>
          <w:lang w:val="en-US"/>
        </w:rPr>
        <w:t xml:space="preserve"> </w:t>
      </w:r>
      <w:r w:rsidR="00B6161D">
        <w:rPr>
          <w:szCs w:val="20"/>
          <w:lang w:val="en-US"/>
        </w:rPr>
        <w:t xml:space="preserve">would be </w:t>
      </w:r>
      <w:r w:rsidRPr="00B6161D">
        <w:rPr>
          <w:szCs w:val="20"/>
          <w:lang w:val="en-US"/>
        </w:rPr>
        <w:t>transported</w:t>
      </w:r>
      <w:r w:rsidRPr="7321F420">
        <w:rPr>
          <w:szCs w:val="20"/>
          <w:lang w:val="en-US"/>
        </w:rPr>
        <w:t xml:space="preserve"> in pipelines. Trucks used for standardized cargo containers (20 t capacity) are most flexibly purchased or rented for transport of the captured CO</w:t>
      </w:r>
      <w:r w:rsidRPr="7321F420">
        <w:rPr>
          <w:szCs w:val="20"/>
          <w:vertAlign w:val="subscript"/>
          <w:lang w:val="en-US"/>
        </w:rPr>
        <w:t>2</w:t>
      </w:r>
      <w:r w:rsidRPr="7321F420">
        <w:rPr>
          <w:szCs w:val="20"/>
          <w:lang w:val="en-US"/>
        </w:rPr>
        <w:t xml:space="preserve"> at </w:t>
      </w:r>
      <w:proofErr w:type="spellStart"/>
      <w:r w:rsidRPr="7321F420">
        <w:rPr>
          <w:szCs w:val="20"/>
          <w:lang w:val="en-US"/>
        </w:rPr>
        <w:t>Niederurnen</w:t>
      </w:r>
      <w:proofErr w:type="spellEnd"/>
      <w:r w:rsidRPr="7321F420">
        <w:rPr>
          <w:szCs w:val="20"/>
          <w:lang w:val="en-US"/>
        </w:rPr>
        <w:t xml:space="preserve"> to the respective AGS well drilling site</w:t>
      </w:r>
      <w:r w:rsidR="00483DDA">
        <w:rPr>
          <w:szCs w:val="20"/>
          <w:lang w:val="en-US"/>
        </w:rPr>
        <w:t xml:space="preserve">. </w:t>
      </w:r>
      <w:r w:rsidRPr="7321F420">
        <w:rPr>
          <w:szCs w:val="20"/>
          <w:lang w:val="en-US"/>
        </w:rPr>
        <w:t xml:space="preserve">Possible distances from </w:t>
      </w:r>
      <w:proofErr w:type="spellStart"/>
      <w:r w:rsidRPr="7321F420">
        <w:rPr>
          <w:szCs w:val="20"/>
          <w:lang w:val="en-US"/>
        </w:rPr>
        <w:t>Niederurnen</w:t>
      </w:r>
      <w:proofErr w:type="spellEnd"/>
      <w:r w:rsidRPr="7321F420">
        <w:rPr>
          <w:szCs w:val="20"/>
          <w:lang w:val="en-US"/>
        </w:rPr>
        <w:t xml:space="preserve"> are for instance 60 km to Kreuzlingen, 117 km to </w:t>
      </w:r>
      <w:proofErr w:type="spellStart"/>
      <w:r w:rsidRPr="7321F420">
        <w:rPr>
          <w:szCs w:val="20"/>
          <w:lang w:val="en-US"/>
        </w:rPr>
        <w:t>Poschiavo</w:t>
      </w:r>
      <w:proofErr w:type="spellEnd"/>
      <w:r w:rsidRPr="7321F420">
        <w:rPr>
          <w:szCs w:val="20"/>
          <w:lang w:val="en-US"/>
        </w:rPr>
        <w:t xml:space="preserve">, 144 km to </w:t>
      </w:r>
      <w:proofErr w:type="spellStart"/>
      <w:r w:rsidRPr="7321F420">
        <w:rPr>
          <w:szCs w:val="20"/>
          <w:lang w:val="en-US"/>
        </w:rPr>
        <w:t>Chiasso</w:t>
      </w:r>
      <w:proofErr w:type="spellEnd"/>
      <w:r w:rsidRPr="7321F420">
        <w:rPr>
          <w:szCs w:val="20"/>
          <w:lang w:val="en-US"/>
        </w:rPr>
        <w:t xml:space="preserve"> or </w:t>
      </w:r>
      <w:proofErr w:type="spellStart"/>
      <w:r w:rsidRPr="7321F420">
        <w:rPr>
          <w:szCs w:val="20"/>
          <w:lang w:val="en-US"/>
        </w:rPr>
        <w:t>Visp</w:t>
      </w:r>
      <w:proofErr w:type="spellEnd"/>
      <w:r w:rsidRPr="7321F420">
        <w:rPr>
          <w:szCs w:val="20"/>
          <w:lang w:val="en-US"/>
        </w:rPr>
        <w:t xml:space="preserve">, and 244 km to Geneva. </w:t>
      </w:r>
      <w:r w:rsidR="00483DDA" w:rsidRPr="7321F420">
        <w:rPr>
          <w:szCs w:val="20"/>
          <w:lang w:val="en-US"/>
        </w:rPr>
        <w:t>An average transport distance of 120 km (one way) is assumed, with a full container on the outward trip and empty on the return trip. It is assumed that 4</w:t>
      </w:r>
      <w:r w:rsidR="00483DDA">
        <w:rPr>
          <w:szCs w:val="20"/>
          <w:lang w:val="en-US"/>
        </w:rPr>
        <w:t> </w:t>
      </w:r>
      <w:proofErr w:type="spellStart"/>
      <w:r w:rsidR="00483DDA" w:rsidRPr="7321F420">
        <w:rPr>
          <w:szCs w:val="20"/>
          <w:lang w:val="en-US"/>
        </w:rPr>
        <w:t>wt</w:t>
      </w:r>
      <w:proofErr w:type="spellEnd"/>
      <w:r w:rsidR="00483DDA" w:rsidRPr="7321F420">
        <w:rPr>
          <w:szCs w:val="20"/>
          <w:lang w:val="en-US"/>
        </w:rPr>
        <w:t>% of the CO</w:t>
      </w:r>
      <w:r w:rsidR="00483DDA" w:rsidRPr="7321F420">
        <w:rPr>
          <w:szCs w:val="20"/>
          <w:vertAlign w:val="subscript"/>
          <w:lang w:val="en-US"/>
        </w:rPr>
        <w:t>2</w:t>
      </w:r>
      <w:r w:rsidR="00483DDA" w:rsidRPr="7321F420">
        <w:rPr>
          <w:szCs w:val="20"/>
          <w:lang w:val="en-US"/>
        </w:rPr>
        <w:t xml:space="preserve"> remain in the transport container.</w:t>
      </w:r>
    </w:p>
    <w:p w14:paraId="78D76D4E" w14:textId="43C3485E" w:rsidR="00E51FC6" w:rsidRDefault="00E51FC6" w:rsidP="00E37277">
      <w:pPr>
        <w:jc w:val="both"/>
        <w:rPr>
          <w:szCs w:val="20"/>
          <w:lang w:val="en-US"/>
        </w:rPr>
      </w:pPr>
      <w:r w:rsidRPr="7321F420">
        <w:rPr>
          <w:szCs w:val="20"/>
          <w:lang w:val="en-US"/>
        </w:rPr>
        <w:t>At the well site the CO</w:t>
      </w:r>
      <w:r w:rsidRPr="7321F420">
        <w:rPr>
          <w:szCs w:val="20"/>
          <w:vertAlign w:val="subscript"/>
          <w:lang w:val="en-US"/>
        </w:rPr>
        <w:t>2</w:t>
      </w:r>
      <w:r w:rsidRPr="7321F420">
        <w:rPr>
          <w:szCs w:val="20"/>
          <w:lang w:val="en-US"/>
        </w:rPr>
        <w:t xml:space="preserve"> is brought from liquid 15 bar to </w:t>
      </w:r>
      <w:r w:rsidRPr="00B50C35">
        <w:rPr>
          <w:szCs w:val="20"/>
          <w:lang w:val="en-US"/>
        </w:rPr>
        <w:t>a supercritical state at 90 bar, ambient temperature and a density of 600 kg/m</w:t>
      </w:r>
      <w:r w:rsidRPr="00B50C35">
        <w:rPr>
          <w:szCs w:val="20"/>
          <w:vertAlign w:val="superscript"/>
          <w:lang w:val="en-US"/>
        </w:rPr>
        <w:t>3</w:t>
      </w:r>
      <w:r w:rsidRPr="00B50C35">
        <w:rPr>
          <w:szCs w:val="20"/>
          <w:lang w:val="en-US"/>
        </w:rPr>
        <w:t xml:space="preserve"> with an assumed electricity consumption of 0.1 kWh/kg for this step. Then, another 0.1 kWh/kg of electricity are assumed for the pumping of the</w:t>
      </w:r>
      <w:r w:rsidRPr="7321F420">
        <w:rPr>
          <w:szCs w:val="20"/>
          <w:lang w:val="en-US"/>
        </w:rPr>
        <w:t xml:space="preserve"> supercritical CO</w:t>
      </w:r>
      <w:r w:rsidRPr="7321F420">
        <w:rPr>
          <w:szCs w:val="20"/>
          <w:vertAlign w:val="subscript"/>
          <w:lang w:val="en-US"/>
        </w:rPr>
        <w:t>2</w:t>
      </w:r>
      <w:r w:rsidRPr="7321F420">
        <w:rPr>
          <w:szCs w:val="20"/>
          <w:lang w:val="en-US"/>
        </w:rPr>
        <w:t xml:space="preserve"> into the well. Both are rough assumptions, and the infrastructure for the compression and injection pumping is neglected.</w:t>
      </w:r>
    </w:p>
    <w:p w14:paraId="7B8944E4" w14:textId="0D767F39" w:rsidR="00E51FC6" w:rsidRDefault="00E51FC6" w:rsidP="00E37277">
      <w:pPr>
        <w:jc w:val="both"/>
        <w:rPr>
          <w:szCs w:val="20"/>
          <w:lang w:val="en-US"/>
        </w:rPr>
      </w:pPr>
      <w:r>
        <w:rPr>
          <w:szCs w:val="20"/>
          <w:lang w:val="en-US"/>
        </w:rPr>
        <w:t xml:space="preserve">The resulting calculated climate change impacts of 1 kg </w:t>
      </w:r>
      <w:r w:rsidRPr="00142BC0">
        <w:rPr>
          <w:szCs w:val="20"/>
          <w:lang w:val="en-US"/>
        </w:rPr>
        <w:t>CO</w:t>
      </w:r>
      <w:r w:rsidRPr="00142BC0">
        <w:rPr>
          <w:szCs w:val="20"/>
          <w:vertAlign w:val="subscript"/>
          <w:lang w:val="en-US"/>
        </w:rPr>
        <w:t>2</w:t>
      </w:r>
      <w:r>
        <w:rPr>
          <w:szCs w:val="20"/>
          <w:lang w:val="en-US"/>
        </w:rPr>
        <w:t xml:space="preserve"> used for the AGS system are shown i</w:t>
      </w:r>
      <w:r w:rsidR="00483DDA">
        <w:rPr>
          <w:szCs w:val="20"/>
          <w:lang w:val="en-US"/>
        </w:rPr>
        <w:t>n Figure S2.</w:t>
      </w:r>
      <w:r w:rsidR="009035A3">
        <w:rPr>
          <w:szCs w:val="20"/>
          <w:lang w:val="en-US"/>
        </w:rPr>
        <w:t xml:space="preserve"> Both a business-as-usual global supply chain and a </w:t>
      </w:r>
      <w:r w:rsidR="003E0D60">
        <w:rPr>
          <w:szCs w:val="20"/>
          <w:lang w:val="en-US"/>
        </w:rPr>
        <w:t xml:space="preserve">~1.5°C related supply chain (see main part of manuscript) </w:t>
      </w:r>
      <w:proofErr w:type="gramStart"/>
      <w:r w:rsidR="003E0D60">
        <w:rPr>
          <w:szCs w:val="20"/>
          <w:lang w:val="en-US"/>
        </w:rPr>
        <w:t>are</w:t>
      </w:r>
      <w:proofErr w:type="gramEnd"/>
      <w:r w:rsidR="003E0D60">
        <w:rPr>
          <w:szCs w:val="20"/>
          <w:lang w:val="en-US"/>
        </w:rPr>
        <w:t xml:space="preserve"> shown</w:t>
      </w:r>
      <w:r w:rsidR="00EA6C57">
        <w:rPr>
          <w:szCs w:val="20"/>
          <w:lang w:val="en-US"/>
        </w:rPr>
        <w:t xml:space="preserve">. </w:t>
      </w:r>
    </w:p>
    <w:p w14:paraId="5C24CCE5" w14:textId="5D403AF7" w:rsidR="00E51FC6" w:rsidRDefault="00B2135F" w:rsidP="00E37277">
      <w:pPr>
        <w:keepNext/>
        <w:jc w:val="both"/>
      </w:pPr>
      <w:r>
        <w:rPr>
          <w:noProof/>
        </w:rPr>
        <w:lastRenderedPageBreak/>
        <w:drawing>
          <wp:inline distT="0" distB="0" distL="0" distR="0" wp14:anchorId="25A45F62" wp14:editId="71F4792B">
            <wp:extent cx="3216945" cy="1789347"/>
            <wp:effectExtent l="0" t="0" r="2540" b="1905"/>
            <wp:docPr id="15163748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12105"/>
                    <a:stretch/>
                  </pic:blipFill>
                  <pic:spPr bwMode="auto">
                    <a:xfrm>
                      <a:off x="0" y="0"/>
                      <a:ext cx="3232204" cy="1797835"/>
                    </a:xfrm>
                    <a:prstGeom prst="rect">
                      <a:avLst/>
                    </a:prstGeom>
                    <a:noFill/>
                    <a:ln>
                      <a:noFill/>
                    </a:ln>
                    <a:extLst>
                      <a:ext uri="{53640926-AAD7-44D8-BBD7-CCE9431645EC}">
                        <a14:shadowObscured xmlns:a14="http://schemas.microsoft.com/office/drawing/2010/main"/>
                      </a:ext>
                    </a:extLst>
                  </pic:spPr>
                </pic:pic>
              </a:graphicData>
            </a:graphic>
          </wp:inline>
        </w:drawing>
      </w:r>
    </w:p>
    <w:p w14:paraId="0AD566F4" w14:textId="4BE0C997" w:rsidR="00E51FC6" w:rsidRDefault="00E51FC6" w:rsidP="00E37277">
      <w:pPr>
        <w:pStyle w:val="Caption"/>
        <w:jc w:val="both"/>
        <w:rPr>
          <w:color w:val="000000"/>
          <w:lang w:val="en-US"/>
        </w:rPr>
      </w:pPr>
      <w:r w:rsidRPr="001913D4">
        <w:rPr>
          <w:lang w:val="en-US"/>
        </w:rPr>
        <w:t>Figure</w:t>
      </w:r>
      <w:r w:rsidR="00483DDA">
        <w:rPr>
          <w:lang w:val="en-US"/>
        </w:rPr>
        <w:t xml:space="preserve"> S2:</w:t>
      </w:r>
      <w:r w:rsidRPr="001913D4">
        <w:rPr>
          <w:lang w:val="en-US"/>
        </w:rPr>
        <w:t xml:space="preserve"> </w:t>
      </w:r>
      <w:r w:rsidRPr="00D4087F">
        <w:rPr>
          <w:lang w:val="en-US"/>
        </w:rPr>
        <w:t xml:space="preserve">Impacts on climate change from the </w:t>
      </w:r>
      <w:r w:rsidR="00483DDA" w:rsidRPr="00483DDA">
        <w:rPr>
          <w:lang w:val="en-US"/>
        </w:rPr>
        <w:t>CO</w:t>
      </w:r>
      <w:r w:rsidR="00483DDA" w:rsidRPr="00483DDA">
        <w:rPr>
          <w:vertAlign w:val="subscript"/>
          <w:lang w:val="en-US"/>
        </w:rPr>
        <w:t>2</w:t>
      </w:r>
      <w:r w:rsidR="00483DDA">
        <w:rPr>
          <w:lang w:val="en-US"/>
        </w:rPr>
        <w:t xml:space="preserve"> </w:t>
      </w:r>
      <w:r w:rsidRPr="00D4087F">
        <w:rPr>
          <w:lang w:val="en-US"/>
        </w:rPr>
        <w:t xml:space="preserve">supply chain, from capture at the MWI </w:t>
      </w:r>
      <w:proofErr w:type="spellStart"/>
      <w:r w:rsidRPr="00D4087F">
        <w:rPr>
          <w:lang w:val="en-US"/>
        </w:rPr>
        <w:t>Linth</w:t>
      </w:r>
      <w:proofErr w:type="spellEnd"/>
      <w:r w:rsidRPr="00D4087F">
        <w:rPr>
          <w:lang w:val="en-US"/>
        </w:rPr>
        <w:t xml:space="preserve"> to injection into the well at supercritical stage.</w:t>
      </w:r>
    </w:p>
    <w:p w14:paraId="37DB587C" w14:textId="2C7D02DC" w:rsidR="00E51FC6" w:rsidRPr="00C9301C" w:rsidRDefault="00E51FC6" w:rsidP="00E37277">
      <w:pPr>
        <w:jc w:val="both"/>
        <w:rPr>
          <w:rFonts w:eastAsiaTheme="majorEastAsia" w:cstheme="majorBidi"/>
          <w:color w:val="0F4761" w:themeColor="accent1" w:themeShade="BF"/>
          <w:sz w:val="22"/>
          <w:szCs w:val="28"/>
          <w:lang w:val="en-US"/>
        </w:rPr>
      </w:pPr>
      <w:r w:rsidRPr="008D563B">
        <w:rPr>
          <w:rFonts w:cstheme="minorHAnsi"/>
          <w:szCs w:val="20"/>
          <w:lang w:val="en-US"/>
        </w:rPr>
        <w:t>The results range between 50 g CO</w:t>
      </w:r>
      <w:r w:rsidRPr="008D563B">
        <w:rPr>
          <w:rFonts w:cstheme="minorHAnsi"/>
          <w:szCs w:val="20"/>
          <w:vertAlign w:val="subscript"/>
          <w:lang w:val="en-US"/>
        </w:rPr>
        <w:t>2</w:t>
      </w:r>
      <w:r w:rsidRPr="008D563B">
        <w:rPr>
          <w:rFonts w:cstheme="minorHAnsi"/>
          <w:szCs w:val="20"/>
          <w:lang w:val="en-US"/>
        </w:rPr>
        <w:t>-eq/kg</w:t>
      </w:r>
      <w:r w:rsidR="00CC5EBB">
        <w:rPr>
          <w:rFonts w:cstheme="minorHAnsi"/>
          <w:szCs w:val="20"/>
          <w:lang w:val="en-US"/>
        </w:rPr>
        <w:t xml:space="preserve"> (LOW-GLO</w:t>
      </w:r>
      <w:r w:rsidRPr="008D563B">
        <w:rPr>
          <w:rFonts w:cstheme="minorHAnsi"/>
          <w:szCs w:val="20"/>
          <w:lang w:val="en-US"/>
        </w:rPr>
        <w:t>) to 84 g CO</w:t>
      </w:r>
      <w:r w:rsidRPr="008D563B">
        <w:rPr>
          <w:rFonts w:cstheme="minorHAnsi"/>
          <w:szCs w:val="20"/>
          <w:vertAlign w:val="subscript"/>
          <w:lang w:val="en-US"/>
        </w:rPr>
        <w:t>2</w:t>
      </w:r>
      <w:r w:rsidRPr="008D563B">
        <w:rPr>
          <w:rFonts w:cstheme="minorHAnsi"/>
          <w:szCs w:val="20"/>
          <w:lang w:val="en-US"/>
        </w:rPr>
        <w:t>-eq/kg (</w:t>
      </w:r>
      <w:r w:rsidR="00CC5EBB">
        <w:rPr>
          <w:rFonts w:cstheme="minorHAnsi"/>
          <w:szCs w:val="20"/>
          <w:lang w:val="en-US"/>
        </w:rPr>
        <w:t>BAU-GLO</w:t>
      </w:r>
      <w:r w:rsidRPr="008D563B">
        <w:rPr>
          <w:rFonts w:cstheme="minorHAnsi"/>
          <w:szCs w:val="20"/>
          <w:lang w:val="en-US"/>
        </w:rPr>
        <w:t>). The impacts from the capture process itself stem from the production of the necessary chemicals. The impacts from the other supply chain stages are dominated by electricity use or, for the transport, the driving of the truck.</w:t>
      </w:r>
    </w:p>
    <w:p w14:paraId="6EEF8652" w14:textId="77777777" w:rsidR="005B094E" w:rsidRDefault="005B094E" w:rsidP="00E37277">
      <w:pPr>
        <w:jc w:val="both"/>
        <w:rPr>
          <w:lang w:val="en-US"/>
        </w:rPr>
      </w:pPr>
    </w:p>
    <w:p w14:paraId="41BBFDAE" w14:textId="77777777" w:rsidR="00B35345" w:rsidRDefault="00B35345" w:rsidP="00E37277">
      <w:pPr>
        <w:pStyle w:val="Heading3"/>
        <w:jc w:val="both"/>
        <w:rPr>
          <w:lang w:val="en-US"/>
        </w:rPr>
      </w:pPr>
      <w:bookmarkStart w:id="191" w:name="_Toc205896245"/>
      <w:bookmarkStart w:id="192" w:name="_Toc214891571"/>
      <w:r w:rsidRPr="7AE9BC11">
        <w:rPr>
          <w:lang w:val="en-US"/>
        </w:rPr>
        <w:t>Well design</w:t>
      </w:r>
      <w:bookmarkEnd w:id="191"/>
      <w:bookmarkEnd w:id="192"/>
    </w:p>
    <w:p w14:paraId="6E76F52D" w14:textId="77777777" w:rsidR="00B209E5" w:rsidRPr="00B209E5" w:rsidRDefault="00B209E5" w:rsidP="00B209E5">
      <w:pPr>
        <w:rPr>
          <w:lang w:val="en-US"/>
        </w:rPr>
      </w:pPr>
    </w:p>
    <w:p w14:paraId="63FFDBBE" w14:textId="4A855E66" w:rsidR="00B35345" w:rsidRPr="00A647CC" w:rsidRDefault="00B35345" w:rsidP="00E37277">
      <w:pPr>
        <w:pStyle w:val="Caption"/>
        <w:keepNext/>
        <w:jc w:val="both"/>
        <w:rPr>
          <w:lang w:val="en-US"/>
        </w:rPr>
      </w:pPr>
      <w:bookmarkStart w:id="193" w:name="_Ref194567809"/>
      <w:r w:rsidRPr="00A647CC">
        <w:rPr>
          <w:lang w:val="en-US"/>
        </w:rPr>
        <w:t>Table</w:t>
      </w:r>
      <w:bookmarkEnd w:id="193"/>
      <w:r w:rsidR="00B209E5">
        <w:rPr>
          <w:lang w:val="en-US"/>
        </w:rPr>
        <w:t xml:space="preserve"> S2:</w:t>
      </w:r>
      <w:r>
        <w:rPr>
          <w:lang w:val="en-US"/>
        </w:rPr>
        <w:t xml:space="preserve"> </w:t>
      </w:r>
      <w:r w:rsidRPr="0006696B">
        <w:rPr>
          <w:lang w:val="en-US"/>
        </w:rPr>
        <w:t>Overview on well designs for a total well depth of 4.5 km, 6 km, and 8 km, respectively.</w:t>
      </w:r>
    </w:p>
    <w:tbl>
      <w:tblPr>
        <w:tblStyle w:val="PlainTable1"/>
        <w:tblW w:w="9209" w:type="dxa"/>
        <w:tblLook w:val="04A0" w:firstRow="1" w:lastRow="0" w:firstColumn="1" w:lastColumn="0" w:noHBand="0" w:noVBand="1"/>
      </w:tblPr>
      <w:tblGrid>
        <w:gridCol w:w="1272"/>
        <w:gridCol w:w="2120"/>
        <w:gridCol w:w="657"/>
        <w:gridCol w:w="658"/>
        <w:gridCol w:w="658"/>
        <w:gridCol w:w="637"/>
        <w:gridCol w:w="34"/>
        <w:gridCol w:w="672"/>
        <w:gridCol w:w="672"/>
        <w:gridCol w:w="609"/>
        <w:gridCol w:w="610"/>
        <w:gridCol w:w="610"/>
      </w:tblGrid>
      <w:tr w:rsidR="00B35345" w:rsidRPr="003438CC" w14:paraId="2FB14528" w14:textId="77777777">
        <w:trPr>
          <w:cnfStyle w:val="100000000000" w:firstRow="1" w:lastRow="0" w:firstColumn="0" w:lastColumn="0" w:oddVBand="0" w:evenVBand="0" w:oddHBand="0"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1272" w:type="dxa"/>
          </w:tcPr>
          <w:p w14:paraId="699DF890" w14:textId="77777777" w:rsidR="00B35345" w:rsidRPr="0058617F" w:rsidRDefault="00B35345" w:rsidP="00E37277">
            <w:pPr>
              <w:spacing w:after="0"/>
              <w:jc w:val="both"/>
              <w:rPr>
                <w:rFonts w:cstheme="minorHAnsi"/>
                <w:b w:val="0"/>
                <w:bCs w:val="0"/>
                <w:sz w:val="16"/>
                <w:szCs w:val="16"/>
                <w:lang w:val="en-US"/>
              </w:rPr>
            </w:pPr>
          </w:p>
        </w:tc>
        <w:tc>
          <w:tcPr>
            <w:tcW w:w="2120" w:type="dxa"/>
            <w:hideMark/>
          </w:tcPr>
          <w:p w14:paraId="6C55A5C5" w14:textId="77777777" w:rsidR="00B35345" w:rsidRPr="0058617F" w:rsidRDefault="00B35345" w:rsidP="00E37277">
            <w:pPr>
              <w:spacing w:after="0"/>
              <w:jc w:val="both"/>
              <w:cnfStyle w:val="100000000000" w:firstRow="1" w:lastRow="0" w:firstColumn="0" w:lastColumn="0" w:oddVBand="0" w:evenVBand="0" w:oddHBand="0" w:evenHBand="0" w:firstRowFirstColumn="0" w:firstRowLastColumn="0" w:lastRowFirstColumn="0" w:lastRowLastColumn="0"/>
              <w:rPr>
                <w:rFonts w:cstheme="minorHAnsi"/>
                <w:sz w:val="16"/>
                <w:szCs w:val="16"/>
                <w:lang w:val="en-US"/>
              </w:rPr>
            </w:pPr>
            <w:r w:rsidRPr="0058617F">
              <w:rPr>
                <w:rFonts w:cstheme="minorHAnsi"/>
                <w:sz w:val="16"/>
                <w:szCs w:val="16"/>
                <w:lang w:val="en-US"/>
              </w:rPr>
              <w:t>Section</w:t>
            </w:r>
          </w:p>
        </w:tc>
        <w:tc>
          <w:tcPr>
            <w:tcW w:w="1973" w:type="dxa"/>
            <w:gridSpan w:val="3"/>
            <w:hideMark/>
          </w:tcPr>
          <w:p w14:paraId="2CC56144" w14:textId="77777777" w:rsidR="00B35345" w:rsidRPr="0058617F" w:rsidRDefault="00B35345" w:rsidP="00E37277">
            <w:pPr>
              <w:spacing w:after="0"/>
              <w:jc w:val="both"/>
              <w:cnfStyle w:val="100000000000" w:firstRow="1" w:lastRow="0" w:firstColumn="0" w:lastColumn="0" w:oddVBand="0" w:evenVBand="0" w:oddHBand="0" w:evenHBand="0" w:firstRowFirstColumn="0" w:firstRowLastColumn="0" w:lastRowFirstColumn="0" w:lastRowLastColumn="0"/>
              <w:rPr>
                <w:rFonts w:cstheme="minorHAnsi"/>
                <w:b w:val="0"/>
                <w:bCs w:val="0"/>
                <w:sz w:val="16"/>
                <w:szCs w:val="16"/>
                <w:lang w:val="en-US"/>
              </w:rPr>
            </w:pPr>
            <w:r w:rsidRPr="0058617F">
              <w:rPr>
                <w:rFonts w:cstheme="minorHAnsi"/>
                <w:sz w:val="16"/>
                <w:szCs w:val="16"/>
                <w:lang w:val="en-US"/>
              </w:rPr>
              <w:t>Hole Size (inches)</w:t>
            </w:r>
          </w:p>
          <w:p w14:paraId="2B313A5B" w14:textId="77777777" w:rsidR="00B35345" w:rsidRPr="0058617F" w:rsidRDefault="00B35345" w:rsidP="00E37277">
            <w:pPr>
              <w:spacing w:after="0"/>
              <w:jc w:val="both"/>
              <w:cnfStyle w:val="100000000000" w:firstRow="1" w:lastRow="0" w:firstColumn="0" w:lastColumn="0" w:oddVBand="0" w:evenVBand="0" w:oddHBand="0" w:evenHBand="0" w:firstRowFirstColumn="0" w:firstRowLastColumn="0" w:lastRowFirstColumn="0" w:lastRowLastColumn="0"/>
              <w:rPr>
                <w:rFonts w:cstheme="minorHAnsi"/>
                <w:sz w:val="16"/>
                <w:szCs w:val="16"/>
                <w:lang w:val="en-US"/>
              </w:rPr>
            </w:pPr>
            <w:r w:rsidRPr="0058617F">
              <w:rPr>
                <w:rFonts w:cstheme="minorHAnsi"/>
                <w:sz w:val="16"/>
                <w:szCs w:val="16"/>
                <w:lang w:val="en-US"/>
              </w:rPr>
              <w:t>(4.5 km / 6 km / 8 km)</w:t>
            </w:r>
          </w:p>
        </w:tc>
        <w:tc>
          <w:tcPr>
            <w:tcW w:w="2015" w:type="dxa"/>
            <w:gridSpan w:val="4"/>
            <w:hideMark/>
          </w:tcPr>
          <w:p w14:paraId="1A9887EF" w14:textId="77777777" w:rsidR="00B35345" w:rsidRPr="0058617F" w:rsidRDefault="00B35345" w:rsidP="00E37277">
            <w:pPr>
              <w:spacing w:after="0"/>
              <w:jc w:val="both"/>
              <w:cnfStyle w:val="100000000000" w:firstRow="1" w:lastRow="0" w:firstColumn="0" w:lastColumn="0" w:oddVBand="0" w:evenVBand="0" w:oddHBand="0" w:evenHBand="0" w:firstRowFirstColumn="0" w:firstRowLastColumn="0" w:lastRowFirstColumn="0" w:lastRowLastColumn="0"/>
              <w:rPr>
                <w:rFonts w:cstheme="minorHAnsi"/>
                <w:b w:val="0"/>
                <w:bCs w:val="0"/>
                <w:sz w:val="16"/>
                <w:szCs w:val="16"/>
                <w:lang w:val="en-US"/>
              </w:rPr>
            </w:pPr>
            <w:r w:rsidRPr="0058617F">
              <w:rPr>
                <w:rFonts w:cstheme="minorHAnsi"/>
                <w:sz w:val="16"/>
                <w:szCs w:val="16"/>
                <w:lang w:val="en-US"/>
              </w:rPr>
              <w:t>Casing Diameter (inches)</w:t>
            </w:r>
          </w:p>
          <w:p w14:paraId="68A38B40" w14:textId="77777777" w:rsidR="00B35345" w:rsidRPr="0058617F" w:rsidRDefault="00B35345" w:rsidP="00E37277">
            <w:pPr>
              <w:spacing w:after="0"/>
              <w:jc w:val="both"/>
              <w:cnfStyle w:val="100000000000" w:firstRow="1" w:lastRow="0" w:firstColumn="0" w:lastColumn="0" w:oddVBand="0" w:evenVBand="0" w:oddHBand="0" w:evenHBand="0" w:firstRowFirstColumn="0" w:firstRowLastColumn="0" w:lastRowFirstColumn="0" w:lastRowLastColumn="0"/>
              <w:rPr>
                <w:rFonts w:cstheme="minorHAnsi"/>
                <w:sz w:val="16"/>
                <w:szCs w:val="16"/>
                <w:lang w:val="en-US"/>
              </w:rPr>
            </w:pPr>
            <w:r w:rsidRPr="0058617F">
              <w:rPr>
                <w:rFonts w:cstheme="minorHAnsi"/>
                <w:sz w:val="16"/>
                <w:szCs w:val="16"/>
                <w:lang w:val="en-US"/>
              </w:rPr>
              <w:t>(4.5 km / 6 km / 8 km)</w:t>
            </w:r>
          </w:p>
        </w:tc>
        <w:tc>
          <w:tcPr>
            <w:tcW w:w="1829" w:type="dxa"/>
            <w:gridSpan w:val="3"/>
            <w:hideMark/>
          </w:tcPr>
          <w:p w14:paraId="652215A0" w14:textId="77777777" w:rsidR="00B35345" w:rsidRPr="0058617F" w:rsidRDefault="00B35345" w:rsidP="00E37277">
            <w:pPr>
              <w:spacing w:after="0"/>
              <w:jc w:val="both"/>
              <w:cnfStyle w:val="100000000000" w:firstRow="1" w:lastRow="0" w:firstColumn="0" w:lastColumn="0" w:oddVBand="0" w:evenVBand="0" w:oddHBand="0" w:evenHBand="0" w:firstRowFirstColumn="0" w:firstRowLastColumn="0" w:lastRowFirstColumn="0" w:lastRowLastColumn="0"/>
              <w:rPr>
                <w:rFonts w:cstheme="minorHAnsi"/>
                <w:b w:val="0"/>
                <w:bCs w:val="0"/>
                <w:sz w:val="16"/>
                <w:szCs w:val="16"/>
                <w:lang w:val="en-US"/>
              </w:rPr>
            </w:pPr>
            <w:r w:rsidRPr="0058617F">
              <w:rPr>
                <w:rFonts w:cstheme="minorHAnsi"/>
                <w:sz w:val="16"/>
                <w:szCs w:val="16"/>
                <w:lang w:val="en-US"/>
              </w:rPr>
              <w:t>Section length (km)</w:t>
            </w:r>
          </w:p>
          <w:p w14:paraId="67A4933C" w14:textId="77777777" w:rsidR="00B35345" w:rsidRPr="0058617F" w:rsidRDefault="00B35345" w:rsidP="00E37277">
            <w:pPr>
              <w:spacing w:after="0"/>
              <w:jc w:val="both"/>
              <w:cnfStyle w:val="100000000000" w:firstRow="1" w:lastRow="0" w:firstColumn="0" w:lastColumn="0" w:oddVBand="0" w:evenVBand="0" w:oddHBand="0" w:evenHBand="0" w:firstRowFirstColumn="0" w:firstRowLastColumn="0" w:lastRowFirstColumn="0" w:lastRowLastColumn="0"/>
              <w:rPr>
                <w:rFonts w:cstheme="minorHAnsi"/>
                <w:sz w:val="16"/>
                <w:szCs w:val="16"/>
                <w:lang w:val="en-US"/>
              </w:rPr>
            </w:pPr>
            <w:r w:rsidRPr="0058617F">
              <w:rPr>
                <w:rFonts w:cstheme="minorHAnsi"/>
                <w:sz w:val="16"/>
                <w:szCs w:val="16"/>
                <w:lang w:val="en-US"/>
              </w:rPr>
              <w:t>(4.5 km / 6 km / 8 km)</w:t>
            </w:r>
          </w:p>
        </w:tc>
      </w:tr>
      <w:tr w:rsidR="00B35345" w:rsidRPr="0058617F" w14:paraId="24F37675" w14:textId="77777777">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1272" w:type="dxa"/>
            <w:vMerge w:val="restart"/>
          </w:tcPr>
          <w:p w14:paraId="3EB6D9A3" w14:textId="77777777" w:rsidR="00B35345" w:rsidRPr="0058617F" w:rsidRDefault="00B35345" w:rsidP="00E37277">
            <w:pPr>
              <w:spacing w:after="0"/>
              <w:jc w:val="both"/>
              <w:rPr>
                <w:rFonts w:cstheme="minorHAnsi"/>
                <w:sz w:val="16"/>
                <w:szCs w:val="16"/>
                <w:lang w:val="en-US"/>
              </w:rPr>
            </w:pPr>
            <w:r w:rsidRPr="0058617F">
              <w:rPr>
                <w:rFonts w:cstheme="minorHAnsi"/>
                <w:sz w:val="16"/>
                <w:szCs w:val="16"/>
                <w:lang w:val="en-US"/>
              </w:rPr>
              <w:t>Vertical wells: Production and injection</w:t>
            </w:r>
          </w:p>
        </w:tc>
        <w:tc>
          <w:tcPr>
            <w:tcW w:w="2120" w:type="dxa"/>
            <w:hideMark/>
          </w:tcPr>
          <w:p w14:paraId="07C80E59" w14:textId="77777777" w:rsidR="00B35345" w:rsidRPr="0058617F" w:rsidRDefault="00B35345" w:rsidP="00E37277">
            <w:pPr>
              <w:spacing w:after="0"/>
              <w:jc w:val="both"/>
              <w:cnfStyle w:val="000000100000" w:firstRow="0" w:lastRow="0" w:firstColumn="0" w:lastColumn="0" w:oddVBand="0" w:evenVBand="0" w:oddHBand="1" w:evenHBand="0" w:firstRowFirstColumn="0" w:firstRowLastColumn="0" w:lastRowFirstColumn="0" w:lastRowLastColumn="0"/>
              <w:rPr>
                <w:rFonts w:cstheme="minorHAnsi"/>
                <w:sz w:val="16"/>
                <w:szCs w:val="16"/>
                <w:lang w:val="en-US"/>
              </w:rPr>
            </w:pPr>
            <w:r w:rsidRPr="0058617F">
              <w:rPr>
                <w:rFonts w:cstheme="minorHAnsi"/>
                <w:sz w:val="16"/>
                <w:szCs w:val="16"/>
                <w:lang w:val="en-US"/>
              </w:rPr>
              <w:t>Surface Conductor</w:t>
            </w:r>
          </w:p>
        </w:tc>
        <w:tc>
          <w:tcPr>
            <w:tcW w:w="657" w:type="dxa"/>
            <w:hideMark/>
          </w:tcPr>
          <w:p w14:paraId="20DB0E6D" w14:textId="77777777" w:rsidR="00B35345" w:rsidRPr="0058617F" w:rsidRDefault="00B35345" w:rsidP="00E37277">
            <w:pPr>
              <w:spacing w:after="0"/>
              <w:jc w:val="both"/>
              <w:cnfStyle w:val="000000100000" w:firstRow="0" w:lastRow="0" w:firstColumn="0" w:lastColumn="0" w:oddVBand="0" w:evenVBand="0" w:oddHBand="1" w:evenHBand="0" w:firstRowFirstColumn="0" w:firstRowLastColumn="0" w:lastRowFirstColumn="0" w:lastRowLastColumn="0"/>
              <w:rPr>
                <w:rFonts w:cstheme="minorHAnsi"/>
                <w:sz w:val="16"/>
                <w:szCs w:val="16"/>
                <w:lang w:val="en-US"/>
              </w:rPr>
            </w:pPr>
            <w:r w:rsidRPr="0058617F">
              <w:rPr>
                <w:rFonts w:cstheme="minorHAnsi"/>
                <w:sz w:val="16"/>
                <w:szCs w:val="16"/>
                <w:lang w:val="en-US"/>
              </w:rPr>
              <w:t>24</w:t>
            </w:r>
          </w:p>
        </w:tc>
        <w:tc>
          <w:tcPr>
            <w:tcW w:w="658" w:type="dxa"/>
          </w:tcPr>
          <w:p w14:paraId="0EC537E1" w14:textId="77777777" w:rsidR="00B35345" w:rsidRPr="0058617F" w:rsidRDefault="00B35345" w:rsidP="00E37277">
            <w:pPr>
              <w:spacing w:after="0"/>
              <w:jc w:val="both"/>
              <w:cnfStyle w:val="000000100000" w:firstRow="0" w:lastRow="0" w:firstColumn="0" w:lastColumn="0" w:oddVBand="0" w:evenVBand="0" w:oddHBand="1" w:evenHBand="0" w:firstRowFirstColumn="0" w:firstRowLastColumn="0" w:lastRowFirstColumn="0" w:lastRowLastColumn="0"/>
              <w:rPr>
                <w:rFonts w:cstheme="minorHAnsi"/>
                <w:sz w:val="16"/>
                <w:szCs w:val="16"/>
                <w:lang w:val="en-US"/>
              </w:rPr>
            </w:pPr>
            <w:r w:rsidRPr="0058617F">
              <w:rPr>
                <w:rFonts w:cstheme="minorHAnsi"/>
                <w:sz w:val="16"/>
                <w:szCs w:val="16"/>
                <w:lang w:val="en-US"/>
              </w:rPr>
              <w:t>24</w:t>
            </w:r>
          </w:p>
        </w:tc>
        <w:tc>
          <w:tcPr>
            <w:tcW w:w="658" w:type="dxa"/>
          </w:tcPr>
          <w:p w14:paraId="3EFD62C5" w14:textId="77777777" w:rsidR="00B35345" w:rsidRPr="0058617F" w:rsidRDefault="00B35345" w:rsidP="00E37277">
            <w:pPr>
              <w:spacing w:after="0"/>
              <w:jc w:val="both"/>
              <w:cnfStyle w:val="000000100000" w:firstRow="0" w:lastRow="0" w:firstColumn="0" w:lastColumn="0" w:oddVBand="0" w:evenVBand="0" w:oddHBand="1" w:evenHBand="0" w:firstRowFirstColumn="0" w:firstRowLastColumn="0" w:lastRowFirstColumn="0" w:lastRowLastColumn="0"/>
              <w:rPr>
                <w:rFonts w:cstheme="minorHAnsi"/>
                <w:sz w:val="16"/>
                <w:szCs w:val="16"/>
                <w:lang w:val="en-US"/>
              </w:rPr>
            </w:pPr>
            <w:r w:rsidRPr="0058617F">
              <w:rPr>
                <w:rFonts w:cstheme="minorHAnsi"/>
                <w:sz w:val="16"/>
                <w:szCs w:val="16"/>
                <w:lang w:val="en-US"/>
              </w:rPr>
              <w:t>36</w:t>
            </w:r>
          </w:p>
        </w:tc>
        <w:tc>
          <w:tcPr>
            <w:tcW w:w="637" w:type="dxa"/>
            <w:hideMark/>
          </w:tcPr>
          <w:p w14:paraId="19C2E39B" w14:textId="77777777" w:rsidR="00B35345" w:rsidRPr="0058617F" w:rsidRDefault="00B35345" w:rsidP="00E37277">
            <w:pPr>
              <w:spacing w:after="0"/>
              <w:jc w:val="both"/>
              <w:cnfStyle w:val="000000100000" w:firstRow="0" w:lastRow="0" w:firstColumn="0" w:lastColumn="0" w:oddVBand="0" w:evenVBand="0" w:oddHBand="1" w:evenHBand="0" w:firstRowFirstColumn="0" w:firstRowLastColumn="0" w:lastRowFirstColumn="0" w:lastRowLastColumn="0"/>
              <w:rPr>
                <w:rFonts w:cstheme="minorHAnsi"/>
                <w:sz w:val="16"/>
                <w:szCs w:val="16"/>
                <w:lang w:val="en-US"/>
              </w:rPr>
            </w:pPr>
            <w:r w:rsidRPr="0058617F">
              <w:rPr>
                <w:rFonts w:cstheme="minorHAnsi"/>
                <w:sz w:val="16"/>
                <w:szCs w:val="16"/>
                <w:lang w:val="en-US"/>
              </w:rPr>
              <w:t>20</w:t>
            </w:r>
          </w:p>
        </w:tc>
        <w:tc>
          <w:tcPr>
            <w:tcW w:w="706" w:type="dxa"/>
            <w:gridSpan w:val="2"/>
          </w:tcPr>
          <w:p w14:paraId="64A26216" w14:textId="77777777" w:rsidR="00B35345" w:rsidRPr="0058617F" w:rsidRDefault="00B35345" w:rsidP="00E37277">
            <w:pPr>
              <w:spacing w:after="0"/>
              <w:jc w:val="both"/>
              <w:cnfStyle w:val="000000100000" w:firstRow="0" w:lastRow="0" w:firstColumn="0" w:lastColumn="0" w:oddVBand="0" w:evenVBand="0" w:oddHBand="1" w:evenHBand="0" w:firstRowFirstColumn="0" w:firstRowLastColumn="0" w:lastRowFirstColumn="0" w:lastRowLastColumn="0"/>
              <w:rPr>
                <w:rFonts w:cstheme="minorHAnsi"/>
                <w:sz w:val="16"/>
                <w:szCs w:val="16"/>
                <w:lang w:val="en-US"/>
              </w:rPr>
            </w:pPr>
            <w:r w:rsidRPr="0058617F">
              <w:rPr>
                <w:rFonts w:cstheme="minorHAnsi"/>
                <w:sz w:val="16"/>
                <w:szCs w:val="16"/>
                <w:lang w:val="en-US"/>
              </w:rPr>
              <w:t>20</w:t>
            </w:r>
          </w:p>
        </w:tc>
        <w:tc>
          <w:tcPr>
            <w:tcW w:w="672" w:type="dxa"/>
          </w:tcPr>
          <w:p w14:paraId="4499C959" w14:textId="77777777" w:rsidR="00B35345" w:rsidRPr="0058617F" w:rsidRDefault="00B35345" w:rsidP="00E37277">
            <w:pPr>
              <w:spacing w:after="0"/>
              <w:jc w:val="both"/>
              <w:cnfStyle w:val="000000100000" w:firstRow="0" w:lastRow="0" w:firstColumn="0" w:lastColumn="0" w:oddVBand="0" w:evenVBand="0" w:oddHBand="1" w:evenHBand="0" w:firstRowFirstColumn="0" w:firstRowLastColumn="0" w:lastRowFirstColumn="0" w:lastRowLastColumn="0"/>
              <w:rPr>
                <w:rFonts w:cstheme="minorHAnsi"/>
                <w:sz w:val="16"/>
                <w:szCs w:val="16"/>
                <w:lang w:val="en-US"/>
              </w:rPr>
            </w:pPr>
            <w:r w:rsidRPr="0058617F">
              <w:rPr>
                <w:rFonts w:cstheme="minorHAnsi"/>
                <w:sz w:val="16"/>
                <w:szCs w:val="16"/>
                <w:lang w:val="en-US"/>
              </w:rPr>
              <w:t>30</w:t>
            </w:r>
          </w:p>
        </w:tc>
        <w:tc>
          <w:tcPr>
            <w:tcW w:w="609" w:type="dxa"/>
            <w:hideMark/>
          </w:tcPr>
          <w:p w14:paraId="5ACE2FA0" w14:textId="77777777" w:rsidR="00B35345" w:rsidRPr="0058617F" w:rsidRDefault="00B35345" w:rsidP="00E37277">
            <w:pPr>
              <w:spacing w:after="0"/>
              <w:jc w:val="both"/>
              <w:cnfStyle w:val="000000100000" w:firstRow="0" w:lastRow="0" w:firstColumn="0" w:lastColumn="0" w:oddVBand="0" w:evenVBand="0" w:oddHBand="1" w:evenHBand="0" w:firstRowFirstColumn="0" w:firstRowLastColumn="0" w:lastRowFirstColumn="0" w:lastRowLastColumn="0"/>
              <w:rPr>
                <w:rFonts w:cstheme="minorHAnsi"/>
                <w:sz w:val="16"/>
                <w:szCs w:val="16"/>
                <w:lang w:val="en-US"/>
              </w:rPr>
            </w:pPr>
            <w:r w:rsidRPr="0058617F">
              <w:rPr>
                <w:rFonts w:cstheme="minorHAnsi"/>
                <w:sz w:val="16"/>
                <w:szCs w:val="16"/>
                <w:lang w:val="en-US"/>
              </w:rPr>
              <w:t>0.25</w:t>
            </w:r>
          </w:p>
        </w:tc>
        <w:tc>
          <w:tcPr>
            <w:tcW w:w="610" w:type="dxa"/>
          </w:tcPr>
          <w:p w14:paraId="3305F43A" w14:textId="77777777" w:rsidR="00B35345" w:rsidRPr="0058617F" w:rsidRDefault="00B35345" w:rsidP="00E37277">
            <w:pPr>
              <w:spacing w:after="0"/>
              <w:jc w:val="both"/>
              <w:cnfStyle w:val="000000100000" w:firstRow="0" w:lastRow="0" w:firstColumn="0" w:lastColumn="0" w:oddVBand="0" w:evenVBand="0" w:oddHBand="1" w:evenHBand="0" w:firstRowFirstColumn="0" w:firstRowLastColumn="0" w:lastRowFirstColumn="0" w:lastRowLastColumn="0"/>
              <w:rPr>
                <w:rFonts w:cstheme="minorHAnsi"/>
                <w:sz w:val="16"/>
                <w:szCs w:val="16"/>
                <w:lang w:val="en-US"/>
              </w:rPr>
            </w:pPr>
            <w:r w:rsidRPr="0058617F">
              <w:rPr>
                <w:rFonts w:cstheme="minorHAnsi"/>
                <w:sz w:val="16"/>
                <w:szCs w:val="16"/>
                <w:lang w:val="en-US"/>
              </w:rPr>
              <w:t>0.25</w:t>
            </w:r>
          </w:p>
        </w:tc>
        <w:tc>
          <w:tcPr>
            <w:tcW w:w="610" w:type="dxa"/>
          </w:tcPr>
          <w:p w14:paraId="06772C84" w14:textId="77777777" w:rsidR="00B35345" w:rsidRPr="0058617F" w:rsidRDefault="00B35345" w:rsidP="00E37277">
            <w:pPr>
              <w:spacing w:after="0"/>
              <w:jc w:val="both"/>
              <w:cnfStyle w:val="000000100000" w:firstRow="0" w:lastRow="0" w:firstColumn="0" w:lastColumn="0" w:oddVBand="0" w:evenVBand="0" w:oddHBand="1" w:evenHBand="0" w:firstRowFirstColumn="0" w:firstRowLastColumn="0" w:lastRowFirstColumn="0" w:lastRowLastColumn="0"/>
              <w:rPr>
                <w:rFonts w:cstheme="minorHAnsi"/>
                <w:sz w:val="16"/>
                <w:szCs w:val="16"/>
                <w:lang w:val="en-US"/>
              </w:rPr>
            </w:pPr>
            <w:r w:rsidRPr="0058617F">
              <w:rPr>
                <w:rFonts w:cstheme="minorHAnsi"/>
                <w:sz w:val="16"/>
                <w:szCs w:val="16"/>
                <w:lang w:val="en-US"/>
              </w:rPr>
              <w:t>0.25</w:t>
            </w:r>
          </w:p>
        </w:tc>
      </w:tr>
      <w:tr w:rsidR="00B35345" w:rsidRPr="0058617F" w14:paraId="1CE444CC" w14:textId="77777777">
        <w:trPr>
          <w:trHeight w:val="275"/>
        </w:trPr>
        <w:tc>
          <w:tcPr>
            <w:cnfStyle w:val="001000000000" w:firstRow="0" w:lastRow="0" w:firstColumn="1" w:lastColumn="0" w:oddVBand="0" w:evenVBand="0" w:oddHBand="0" w:evenHBand="0" w:firstRowFirstColumn="0" w:firstRowLastColumn="0" w:lastRowFirstColumn="0" w:lastRowLastColumn="0"/>
            <w:tcW w:w="1272" w:type="dxa"/>
            <w:vMerge/>
          </w:tcPr>
          <w:p w14:paraId="2B142A51" w14:textId="77777777" w:rsidR="00B35345" w:rsidRPr="0058617F" w:rsidRDefault="00B35345" w:rsidP="00E37277">
            <w:pPr>
              <w:spacing w:after="0"/>
              <w:jc w:val="both"/>
              <w:rPr>
                <w:rFonts w:cstheme="minorHAnsi"/>
                <w:sz w:val="16"/>
                <w:szCs w:val="16"/>
                <w:lang w:val="en-US"/>
              </w:rPr>
            </w:pPr>
          </w:p>
        </w:tc>
        <w:tc>
          <w:tcPr>
            <w:tcW w:w="2120" w:type="dxa"/>
            <w:hideMark/>
          </w:tcPr>
          <w:p w14:paraId="3FA827AA" w14:textId="77777777" w:rsidR="00B35345" w:rsidRPr="0058617F" w:rsidRDefault="00B35345" w:rsidP="00E37277">
            <w:pPr>
              <w:spacing w:after="0"/>
              <w:jc w:val="both"/>
              <w:cnfStyle w:val="000000000000" w:firstRow="0" w:lastRow="0" w:firstColumn="0" w:lastColumn="0" w:oddVBand="0" w:evenVBand="0" w:oddHBand="0" w:evenHBand="0" w:firstRowFirstColumn="0" w:firstRowLastColumn="0" w:lastRowFirstColumn="0" w:lastRowLastColumn="0"/>
              <w:rPr>
                <w:rFonts w:cstheme="minorHAnsi"/>
                <w:sz w:val="16"/>
                <w:szCs w:val="16"/>
                <w:lang w:val="en-US"/>
              </w:rPr>
            </w:pPr>
            <w:r w:rsidRPr="0058617F">
              <w:rPr>
                <w:rFonts w:cstheme="minorHAnsi"/>
                <w:sz w:val="16"/>
                <w:szCs w:val="16"/>
                <w:lang w:val="en-US"/>
              </w:rPr>
              <w:t>Surface Casing</w:t>
            </w:r>
          </w:p>
        </w:tc>
        <w:tc>
          <w:tcPr>
            <w:tcW w:w="657" w:type="dxa"/>
            <w:hideMark/>
          </w:tcPr>
          <w:p w14:paraId="31066E1D" w14:textId="77777777" w:rsidR="00B35345" w:rsidRPr="0058617F" w:rsidRDefault="00B35345" w:rsidP="00E37277">
            <w:pPr>
              <w:spacing w:after="0"/>
              <w:jc w:val="both"/>
              <w:cnfStyle w:val="000000000000" w:firstRow="0" w:lastRow="0" w:firstColumn="0" w:lastColumn="0" w:oddVBand="0" w:evenVBand="0" w:oddHBand="0" w:evenHBand="0" w:firstRowFirstColumn="0" w:firstRowLastColumn="0" w:lastRowFirstColumn="0" w:lastRowLastColumn="0"/>
              <w:rPr>
                <w:rFonts w:cstheme="minorHAnsi"/>
                <w:sz w:val="16"/>
                <w:szCs w:val="16"/>
                <w:lang w:val="en-US"/>
              </w:rPr>
            </w:pPr>
            <w:r w:rsidRPr="0058617F">
              <w:rPr>
                <w:rFonts w:cstheme="minorHAnsi"/>
                <w:sz w:val="16"/>
                <w:szCs w:val="16"/>
                <w:lang w:val="en-US"/>
              </w:rPr>
              <w:t xml:space="preserve">17 ½ </w:t>
            </w:r>
          </w:p>
        </w:tc>
        <w:tc>
          <w:tcPr>
            <w:tcW w:w="658" w:type="dxa"/>
          </w:tcPr>
          <w:p w14:paraId="5EBB21B4" w14:textId="77777777" w:rsidR="00B35345" w:rsidRPr="0058617F" w:rsidRDefault="00B35345" w:rsidP="00E37277">
            <w:pPr>
              <w:spacing w:after="0"/>
              <w:jc w:val="both"/>
              <w:cnfStyle w:val="000000000000" w:firstRow="0" w:lastRow="0" w:firstColumn="0" w:lastColumn="0" w:oddVBand="0" w:evenVBand="0" w:oddHBand="0" w:evenHBand="0" w:firstRowFirstColumn="0" w:firstRowLastColumn="0" w:lastRowFirstColumn="0" w:lastRowLastColumn="0"/>
              <w:rPr>
                <w:rFonts w:cstheme="minorHAnsi"/>
                <w:sz w:val="16"/>
                <w:szCs w:val="16"/>
                <w:lang w:val="en-US"/>
              </w:rPr>
            </w:pPr>
            <w:r w:rsidRPr="0058617F">
              <w:rPr>
                <w:rFonts w:cstheme="minorHAnsi"/>
                <w:sz w:val="16"/>
                <w:szCs w:val="16"/>
                <w:lang w:val="en-US"/>
              </w:rPr>
              <w:t>17 ½</w:t>
            </w:r>
          </w:p>
        </w:tc>
        <w:tc>
          <w:tcPr>
            <w:tcW w:w="658" w:type="dxa"/>
          </w:tcPr>
          <w:p w14:paraId="4C08E80E" w14:textId="77777777" w:rsidR="00B35345" w:rsidRPr="0058617F" w:rsidRDefault="00B35345" w:rsidP="00E37277">
            <w:pPr>
              <w:spacing w:after="0"/>
              <w:jc w:val="both"/>
              <w:cnfStyle w:val="000000000000" w:firstRow="0" w:lastRow="0" w:firstColumn="0" w:lastColumn="0" w:oddVBand="0" w:evenVBand="0" w:oddHBand="0" w:evenHBand="0" w:firstRowFirstColumn="0" w:firstRowLastColumn="0" w:lastRowFirstColumn="0" w:lastRowLastColumn="0"/>
              <w:rPr>
                <w:rFonts w:cstheme="minorHAnsi"/>
                <w:sz w:val="16"/>
                <w:szCs w:val="16"/>
                <w:lang w:val="en-US"/>
              </w:rPr>
            </w:pPr>
            <w:r w:rsidRPr="0058617F">
              <w:rPr>
                <w:rFonts w:cstheme="minorHAnsi"/>
                <w:sz w:val="16"/>
                <w:szCs w:val="16"/>
                <w:lang w:val="en-US"/>
              </w:rPr>
              <w:t>26</w:t>
            </w:r>
          </w:p>
        </w:tc>
        <w:tc>
          <w:tcPr>
            <w:tcW w:w="637" w:type="dxa"/>
            <w:hideMark/>
          </w:tcPr>
          <w:p w14:paraId="0CBB4FFC" w14:textId="77777777" w:rsidR="00B35345" w:rsidRPr="0058617F" w:rsidRDefault="00B35345" w:rsidP="00E37277">
            <w:pPr>
              <w:spacing w:after="0"/>
              <w:jc w:val="both"/>
              <w:cnfStyle w:val="000000000000" w:firstRow="0" w:lastRow="0" w:firstColumn="0" w:lastColumn="0" w:oddVBand="0" w:evenVBand="0" w:oddHBand="0" w:evenHBand="0" w:firstRowFirstColumn="0" w:firstRowLastColumn="0" w:lastRowFirstColumn="0" w:lastRowLastColumn="0"/>
              <w:rPr>
                <w:rFonts w:cstheme="minorHAnsi"/>
                <w:sz w:val="16"/>
                <w:szCs w:val="16"/>
                <w:lang w:val="en-US"/>
              </w:rPr>
            </w:pPr>
            <w:r w:rsidRPr="0058617F">
              <w:rPr>
                <w:rFonts w:cstheme="minorHAnsi"/>
                <w:sz w:val="16"/>
                <w:szCs w:val="16"/>
                <w:lang w:val="en-US"/>
              </w:rPr>
              <w:t>13⅜</w:t>
            </w:r>
          </w:p>
        </w:tc>
        <w:tc>
          <w:tcPr>
            <w:tcW w:w="706" w:type="dxa"/>
            <w:gridSpan w:val="2"/>
          </w:tcPr>
          <w:p w14:paraId="08F8236F" w14:textId="77777777" w:rsidR="00B35345" w:rsidRPr="0058617F" w:rsidRDefault="00B35345" w:rsidP="00E37277">
            <w:pPr>
              <w:spacing w:after="0"/>
              <w:jc w:val="both"/>
              <w:cnfStyle w:val="000000000000" w:firstRow="0" w:lastRow="0" w:firstColumn="0" w:lastColumn="0" w:oddVBand="0" w:evenVBand="0" w:oddHBand="0" w:evenHBand="0" w:firstRowFirstColumn="0" w:firstRowLastColumn="0" w:lastRowFirstColumn="0" w:lastRowLastColumn="0"/>
              <w:rPr>
                <w:rFonts w:cstheme="minorHAnsi"/>
                <w:sz w:val="16"/>
                <w:szCs w:val="16"/>
                <w:lang w:val="en-US"/>
              </w:rPr>
            </w:pPr>
            <w:r w:rsidRPr="0058617F">
              <w:rPr>
                <w:rFonts w:cstheme="minorHAnsi"/>
                <w:sz w:val="16"/>
                <w:szCs w:val="16"/>
                <w:lang w:val="en-US"/>
              </w:rPr>
              <w:t>13⅜</w:t>
            </w:r>
          </w:p>
        </w:tc>
        <w:tc>
          <w:tcPr>
            <w:tcW w:w="672" w:type="dxa"/>
          </w:tcPr>
          <w:p w14:paraId="3274053C" w14:textId="77777777" w:rsidR="00B35345" w:rsidRPr="0058617F" w:rsidRDefault="00B35345" w:rsidP="00E37277">
            <w:pPr>
              <w:spacing w:after="0"/>
              <w:jc w:val="both"/>
              <w:cnfStyle w:val="000000000000" w:firstRow="0" w:lastRow="0" w:firstColumn="0" w:lastColumn="0" w:oddVBand="0" w:evenVBand="0" w:oddHBand="0" w:evenHBand="0" w:firstRowFirstColumn="0" w:firstRowLastColumn="0" w:lastRowFirstColumn="0" w:lastRowLastColumn="0"/>
              <w:rPr>
                <w:rFonts w:cstheme="minorHAnsi"/>
                <w:sz w:val="16"/>
                <w:szCs w:val="16"/>
                <w:lang w:val="en-US"/>
              </w:rPr>
            </w:pPr>
            <w:r w:rsidRPr="0058617F">
              <w:rPr>
                <w:rFonts w:cstheme="minorHAnsi"/>
                <w:sz w:val="16"/>
                <w:szCs w:val="16"/>
                <w:lang w:val="en-US"/>
              </w:rPr>
              <w:t>18⅝</w:t>
            </w:r>
          </w:p>
        </w:tc>
        <w:tc>
          <w:tcPr>
            <w:tcW w:w="609" w:type="dxa"/>
            <w:hideMark/>
          </w:tcPr>
          <w:p w14:paraId="27F99335" w14:textId="77777777" w:rsidR="00B35345" w:rsidRPr="0058617F" w:rsidRDefault="00B35345" w:rsidP="00E37277">
            <w:pPr>
              <w:spacing w:after="0"/>
              <w:jc w:val="both"/>
              <w:cnfStyle w:val="000000000000" w:firstRow="0" w:lastRow="0" w:firstColumn="0" w:lastColumn="0" w:oddVBand="0" w:evenVBand="0" w:oddHBand="0" w:evenHBand="0" w:firstRowFirstColumn="0" w:firstRowLastColumn="0" w:lastRowFirstColumn="0" w:lastRowLastColumn="0"/>
              <w:rPr>
                <w:rFonts w:cstheme="minorHAnsi"/>
                <w:sz w:val="16"/>
                <w:szCs w:val="16"/>
                <w:lang w:val="en-US"/>
              </w:rPr>
            </w:pPr>
            <w:r w:rsidRPr="0058617F">
              <w:rPr>
                <w:rFonts w:cstheme="minorHAnsi"/>
                <w:sz w:val="16"/>
                <w:szCs w:val="16"/>
                <w:lang w:val="en-US"/>
              </w:rPr>
              <w:t>1.75</w:t>
            </w:r>
          </w:p>
        </w:tc>
        <w:tc>
          <w:tcPr>
            <w:tcW w:w="610" w:type="dxa"/>
          </w:tcPr>
          <w:p w14:paraId="2C912BE0" w14:textId="77777777" w:rsidR="00B35345" w:rsidRPr="0058617F" w:rsidRDefault="00B35345" w:rsidP="00E37277">
            <w:pPr>
              <w:spacing w:after="0"/>
              <w:jc w:val="both"/>
              <w:cnfStyle w:val="000000000000" w:firstRow="0" w:lastRow="0" w:firstColumn="0" w:lastColumn="0" w:oddVBand="0" w:evenVBand="0" w:oddHBand="0" w:evenHBand="0" w:firstRowFirstColumn="0" w:firstRowLastColumn="0" w:lastRowFirstColumn="0" w:lastRowLastColumn="0"/>
              <w:rPr>
                <w:rFonts w:cstheme="minorHAnsi"/>
                <w:sz w:val="16"/>
                <w:szCs w:val="16"/>
                <w:lang w:val="en-US"/>
              </w:rPr>
            </w:pPr>
            <w:r w:rsidRPr="0058617F">
              <w:rPr>
                <w:rFonts w:cstheme="minorHAnsi"/>
                <w:sz w:val="16"/>
                <w:szCs w:val="16"/>
                <w:lang w:val="en-US"/>
              </w:rPr>
              <w:t>1.75</w:t>
            </w:r>
          </w:p>
        </w:tc>
        <w:tc>
          <w:tcPr>
            <w:tcW w:w="610" w:type="dxa"/>
          </w:tcPr>
          <w:p w14:paraId="584CFF20" w14:textId="77777777" w:rsidR="00B35345" w:rsidRPr="0058617F" w:rsidRDefault="00B35345" w:rsidP="00E37277">
            <w:pPr>
              <w:spacing w:after="0"/>
              <w:jc w:val="both"/>
              <w:cnfStyle w:val="000000000000" w:firstRow="0" w:lastRow="0" w:firstColumn="0" w:lastColumn="0" w:oddVBand="0" w:evenVBand="0" w:oddHBand="0" w:evenHBand="0" w:firstRowFirstColumn="0" w:firstRowLastColumn="0" w:lastRowFirstColumn="0" w:lastRowLastColumn="0"/>
              <w:rPr>
                <w:rFonts w:cstheme="minorHAnsi"/>
                <w:sz w:val="16"/>
                <w:szCs w:val="16"/>
                <w:lang w:val="en-US"/>
              </w:rPr>
            </w:pPr>
            <w:r w:rsidRPr="0058617F">
              <w:rPr>
                <w:rFonts w:cstheme="minorHAnsi"/>
                <w:sz w:val="16"/>
                <w:szCs w:val="16"/>
                <w:lang w:val="en-US"/>
              </w:rPr>
              <w:t>1.75</w:t>
            </w:r>
          </w:p>
        </w:tc>
      </w:tr>
      <w:tr w:rsidR="00B35345" w:rsidRPr="0058617F" w14:paraId="5C94D537"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272" w:type="dxa"/>
            <w:vMerge/>
          </w:tcPr>
          <w:p w14:paraId="7C2FF53C" w14:textId="77777777" w:rsidR="00B35345" w:rsidRPr="0058617F" w:rsidRDefault="00B35345" w:rsidP="00E37277">
            <w:pPr>
              <w:spacing w:after="0"/>
              <w:jc w:val="both"/>
              <w:rPr>
                <w:rFonts w:cstheme="minorHAnsi"/>
                <w:sz w:val="16"/>
                <w:szCs w:val="16"/>
                <w:lang w:val="en-US"/>
              </w:rPr>
            </w:pPr>
          </w:p>
        </w:tc>
        <w:tc>
          <w:tcPr>
            <w:tcW w:w="2120" w:type="dxa"/>
            <w:hideMark/>
          </w:tcPr>
          <w:p w14:paraId="56E008AA" w14:textId="77777777" w:rsidR="00B35345" w:rsidRPr="0058617F" w:rsidRDefault="00B35345" w:rsidP="00E37277">
            <w:pPr>
              <w:spacing w:after="0"/>
              <w:jc w:val="both"/>
              <w:cnfStyle w:val="000000100000" w:firstRow="0" w:lastRow="0" w:firstColumn="0" w:lastColumn="0" w:oddVBand="0" w:evenVBand="0" w:oddHBand="1" w:evenHBand="0" w:firstRowFirstColumn="0" w:firstRowLastColumn="0" w:lastRowFirstColumn="0" w:lastRowLastColumn="0"/>
              <w:rPr>
                <w:rFonts w:cstheme="minorHAnsi"/>
                <w:sz w:val="16"/>
                <w:szCs w:val="16"/>
                <w:lang w:val="en-US"/>
              </w:rPr>
            </w:pPr>
            <w:r w:rsidRPr="0058617F">
              <w:rPr>
                <w:rFonts w:cstheme="minorHAnsi"/>
                <w:sz w:val="16"/>
                <w:szCs w:val="16"/>
                <w:lang w:val="en-US"/>
              </w:rPr>
              <w:t>Intermediate Casing</w:t>
            </w:r>
          </w:p>
        </w:tc>
        <w:tc>
          <w:tcPr>
            <w:tcW w:w="657" w:type="dxa"/>
            <w:hideMark/>
          </w:tcPr>
          <w:p w14:paraId="6BB943FD" w14:textId="77777777" w:rsidR="00B35345" w:rsidRPr="0058617F" w:rsidRDefault="00B35345" w:rsidP="00E37277">
            <w:pPr>
              <w:spacing w:after="0"/>
              <w:jc w:val="both"/>
              <w:cnfStyle w:val="000000100000" w:firstRow="0" w:lastRow="0" w:firstColumn="0" w:lastColumn="0" w:oddVBand="0" w:evenVBand="0" w:oddHBand="1" w:evenHBand="0" w:firstRowFirstColumn="0" w:firstRowLastColumn="0" w:lastRowFirstColumn="0" w:lastRowLastColumn="0"/>
              <w:rPr>
                <w:rFonts w:cstheme="minorHAnsi"/>
                <w:sz w:val="16"/>
                <w:szCs w:val="16"/>
                <w:lang w:val="en-US"/>
              </w:rPr>
            </w:pPr>
            <w:r w:rsidRPr="0058617F">
              <w:rPr>
                <w:rFonts w:cstheme="minorHAnsi"/>
                <w:sz w:val="16"/>
                <w:szCs w:val="16"/>
                <w:lang w:val="en-US"/>
              </w:rPr>
              <w:t>12 ¼</w:t>
            </w:r>
          </w:p>
        </w:tc>
        <w:tc>
          <w:tcPr>
            <w:tcW w:w="658" w:type="dxa"/>
          </w:tcPr>
          <w:p w14:paraId="3D721FC5" w14:textId="77777777" w:rsidR="00B35345" w:rsidRPr="0058617F" w:rsidRDefault="00B35345" w:rsidP="00E37277">
            <w:pPr>
              <w:spacing w:after="0"/>
              <w:jc w:val="both"/>
              <w:cnfStyle w:val="000000100000" w:firstRow="0" w:lastRow="0" w:firstColumn="0" w:lastColumn="0" w:oddVBand="0" w:evenVBand="0" w:oddHBand="1" w:evenHBand="0" w:firstRowFirstColumn="0" w:firstRowLastColumn="0" w:lastRowFirstColumn="0" w:lastRowLastColumn="0"/>
              <w:rPr>
                <w:rFonts w:cstheme="minorHAnsi"/>
                <w:sz w:val="16"/>
                <w:szCs w:val="16"/>
                <w:lang w:val="en-US"/>
              </w:rPr>
            </w:pPr>
            <w:r w:rsidRPr="0058617F">
              <w:rPr>
                <w:rFonts w:cstheme="minorHAnsi"/>
                <w:sz w:val="16"/>
                <w:szCs w:val="16"/>
                <w:lang w:val="en-US"/>
              </w:rPr>
              <w:t>12 ¼</w:t>
            </w:r>
          </w:p>
        </w:tc>
        <w:tc>
          <w:tcPr>
            <w:tcW w:w="658" w:type="dxa"/>
          </w:tcPr>
          <w:p w14:paraId="5E39A0E8" w14:textId="77777777" w:rsidR="00B35345" w:rsidRPr="0058617F" w:rsidRDefault="00B35345" w:rsidP="00E37277">
            <w:pPr>
              <w:spacing w:after="0"/>
              <w:jc w:val="both"/>
              <w:cnfStyle w:val="000000100000" w:firstRow="0" w:lastRow="0" w:firstColumn="0" w:lastColumn="0" w:oddVBand="0" w:evenVBand="0" w:oddHBand="1" w:evenHBand="0" w:firstRowFirstColumn="0" w:firstRowLastColumn="0" w:lastRowFirstColumn="0" w:lastRowLastColumn="0"/>
              <w:rPr>
                <w:rFonts w:cstheme="minorHAnsi"/>
                <w:sz w:val="16"/>
                <w:szCs w:val="16"/>
                <w:lang w:val="en-US"/>
              </w:rPr>
            </w:pPr>
            <w:r w:rsidRPr="0058617F">
              <w:rPr>
                <w:rFonts w:cstheme="minorHAnsi"/>
                <w:sz w:val="16"/>
                <w:szCs w:val="16"/>
                <w:lang w:val="en-US"/>
              </w:rPr>
              <w:t>17 ½</w:t>
            </w:r>
          </w:p>
        </w:tc>
        <w:tc>
          <w:tcPr>
            <w:tcW w:w="671" w:type="dxa"/>
            <w:gridSpan w:val="2"/>
            <w:hideMark/>
          </w:tcPr>
          <w:p w14:paraId="63DEC40A" w14:textId="77777777" w:rsidR="00B35345" w:rsidRPr="0058617F" w:rsidRDefault="00B35345" w:rsidP="00E37277">
            <w:pPr>
              <w:spacing w:after="0"/>
              <w:jc w:val="both"/>
              <w:cnfStyle w:val="000000100000" w:firstRow="0" w:lastRow="0" w:firstColumn="0" w:lastColumn="0" w:oddVBand="0" w:evenVBand="0" w:oddHBand="1" w:evenHBand="0" w:firstRowFirstColumn="0" w:firstRowLastColumn="0" w:lastRowFirstColumn="0" w:lastRowLastColumn="0"/>
              <w:rPr>
                <w:rFonts w:cstheme="minorHAnsi"/>
                <w:sz w:val="16"/>
                <w:szCs w:val="16"/>
                <w:lang w:val="en-US"/>
              </w:rPr>
            </w:pPr>
            <w:r w:rsidRPr="0058617F">
              <w:rPr>
                <w:rFonts w:cstheme="minorHAnsi"/>
                <w:sz w:val="16"/>
                <w:szCs w:val="16"/>
                <w:lang w:val="en-US"/>
              </w:rPr>
              <w:t>9 ⅝</w:t>
            </w:r>
          </w:p>
        </w:tc>
        <w:tc>
          <w:tcPr>
            <w:tcW w:w="672" w:type="dxa"/>
          </w:tcPr>
          <w:p w14:paraId="741392B7" w14:textId="77777777" w:rsidR="00B35345" w:rsidRPr="0058617F" w:rsidRDefault="00B35345" w:rsidP="00E37277">
            <w:pPr>
              <w:spacing w:after="0"/>
              <w:jc w:val="both"/>
              <w:cnfStyle w:val="000000100000" w:firstRow="0" w:lastRow="0" w:firstColumn="0" w:lastColumn="0" w:oddVBand="0" w:evenVBand="0" w:oddHBand="1" w:evenHBand="0" w:firstRowFirstColumn="0" w:firstRowLastColumn="0" w:lastRowFirstColumn="0" w:lastRowLastColumn="0"/>
              <w:rPr>
                <w:rFonts w:cstheme="minorHAnsi"/>
                <w:sz w:val="16"/>
                <w:szCs w:val="16"/>
                <w:lang w:val="en-US"/>
              </w:rPr>
            </w:pPr>
            <w:r w:rsidRPr="0058617F">
              <w:rPr>
                <w:rFonts w:cstheme="minorHAnsi"/>
                <w:sz w:val="16"/>
                <w:szCs w:val="16"/>
                <w:lang w:val="en-US"/>
              </w:rPr>
              <w:t>9 ⅝</w:t>
            </w:r>
          </w:p>
        </w:tc>
        <w:tc>
          <w:tcPr>
            <w:tcW w:w="672" w:type="dxa"/>
          </w:tcPr>
          <w:p w14:paraId="2DF06394" w14:textId="77777777" w:rsidR="00B35345" w:rsidRPr="0058617F" w:rsidRDefault="00B35345" w:rsidP="00E37277">
            <w:pPr>
              <w:spacing w:after="0"/>
              <w:jc w:val="both"/>
              <w:cnfStyle w:val="000000100000" w:firstRow="0" w:lastRow="0" w:firstColumn="0" w:lastColumn="0" w:oddVBand="0" w:evenVBand="0" w:oddHBand="1" w:evenHBand="0" w:firstRowFirstColumn="0" w:firstRowLastColumn="0" w:lastRowFirstColumn="0" w:lastRowLastColumn="0"/>
              <w:rPr>
                <w:rFonts w:cstheme="minorHAnsi"/>
                <w:sz w:val="16"/>
                <w:szCs w:val="16"/>
                <w:lang w:val="en-US"/>
              </w:rPr>
            </w:pPr>
            <w:r w:rsidRPr="0058617F">
              <w:rPr>
                <w:rFonts w:cstheme="minorHAnsi"/>
                <w:sz w:val="16"/>
                <w:szCs w:val="16"/>
                <w:lang w:val="en-US"/>
              </w:rPr>
              <w:t>13⅜</w:t>
            </w:r>
          </w:p>
        </w:tc>
        <w:tc>
          <w:tcPr>
            <w:tcW w:w="609" w:type="dxa"/>
            <w:hideMark/>
          </w:tcPr>
          <w:p w14:paraId="7A28EA39" w14:textId="77777777" w:rsidR="00B35345" w:rsidRPr="0058617F" w:rsidRDefault="00B35345" w:rsidP="00E37277">
            <w:pPr>
              <w:spacing w:after="0"/>
              <w:jc w:val="both"/>
              <w:cnfStyle w:val="000000100000" w:firstRow="0" w:lastRow="0" w:firstColumn="0" w:lastColumn="0" w:oddVBand="0" w:evenVBand="0" w:oddHBand="1" w:evenHBand="0" w:firstRowFirstColumn="0" w:firstRowLastColumn="0" w:lastRowFirstColumn="0" w:lastRowLastColumn="0"/>
              <w:rPr>
                <w:rFonts w:cstheme="minorHAnsi"/>
                <w:sz w:val="16"/>
                <w:szCs w:val="16"/>
                <w:lang w:val="en-US"/>
              </w:rPr>
            </w:pPr>
            <w:r w:rsidRPr="0058617F">
              <w:rPr>
                <w:rFonts w:cstheme="minorHAnsi"/>
                <w:sz w:val="16"/>
                <w:szCs w:val="16"/>
                <w:lang w:val="en-US"/>
              </w:rPr>
              <w:t>1</w:t>
            </w:r>
          </w:p>
        </w:tc>
        <w:tc>
          <w:tcPr>
            <w:tcW w:w="610" w:type="dxa"/>
          </w:tcPr>
          <w:p w14:paraId="0EAE7529" w14:textId="77777777" w:rsidR="00B35345" w:rsidRPr="0058617F" w:rsidRDefault="00B35345" w:rsidP="00E37277">
            <w:pPr>
              <w:spacing w:after="0"/>
              <w:jc w:val="both"/>
              <w:cnfStyle w:val="000000100000" w:firstRow="0" w:lastRow="0" w:firstColumn="0" w:lastColumn="0" w:oddVBand="0" w:evenVBand="0" w:oddHBand="1" w:evenHBand="0" w:firstRowFirstColumn="0" w:firstRowLastColumn="0" w:lastRowFirstColumn="0" w:lastRowLastColumn="0"/>
              <w:rPr>
                <w:rFonts w:cstheme="minorHAnsi"/>
                <w:sz w:val="16"/>
                <w:szCs w:val="16"/>
                <w:lang w:val="en-US"/>
              </w:rPr>
            </w:pPr>
            <w:r w:rsidRPr="0058617F">
              <w:rPr>
                <w:rFonts w:cstheme="minorHAnsi"/>
                <w:sz w:val="16"/>
                <w:szCs w:val="16"/>
                <w:lang w:val="en-US"/>
              </w:rPr>
              <w:t>2</w:t>
            </w:r>
          </w:p>
        </w:tc>
        <w:tc>
          <w:tcPr>
            <w:tcW w:w="610" w:type="dxa"/>
          </w:tcPr>
          <w:p w14:paraId="55D16176" w14:textId="77777777" w:rsidR="00B35345" w:rsidRPr="0058617F" w:rsidRDefault="00B35345" w:rsidP="00E37277">
            <w:pPr>
              <w:spacing w:after="0"/>
              <w:jc w:val="both"/>
              <w:cnfStyle w:val="000000100000" w:firstRow="0" w:lastRow="0" w:firstColumn="0" w:lastColumn="0" w:oddVBand="0" w:evenVBand="0" w:oddHBand="1" w:evenHBand="0" w:firstRowFirstColumn="0" w:firstRowLastColumn="0" w:lastRowFirstColumn="0" w:lastRowLastColumn="0"/>
              <w:rPr>
                <w:rFonts w:cstheme="minorHAnsi"/>
                <w:sz w:val="16"/>
                <w:szCs w:val="16"/>
                <w:lang w:val="en-US"/>
              </w:rPr>
            </w:pPr>
            <w:r w:rsidRPr="0058617F">
              <w:rPr>
                <w:rFonts w:cstheme="minorHAnsi"/>
                <w:sz w:val="16"/>
                <w:szCs w:val="16"/>
                <w:lang w:val="en-US"/>
              </w:rPr>
              <w:t>2</w:t>
            </w:r>
          </w:p>
        </w:tc>
      </w:tr>
      <w:tr w:rsidR="00B35345" w:rsidRPr="0058617F" w14:paraId="1FE13E86" w14:textId="77777777">
        <w:trPr>
          <w:trHeight w:val="269"/>
        </w:trPr>
        <w:tc>
          <w:tcPr>
            <w:cnfStyle w:val="001000000000" w:firstRow="0" w:lastRow="0" w:firstColumn="1" w:lastColumn="0" w:oddVBand="0" w:evenVBand="0" w:oddHBand="0" w:evenHBand="0" w:firstRowFirstColumn="0" w:firstRowLastColumn="0" w:lastRowFirstColumn="0" w:lastRowLastColumn="0"/>
            <w:tcW w:w="1272" w:type="dxa"/>
            <w:vMerge/>
          </w:tcPr>
          <w:p w14:paraId="54C487A8" w14:textId="77777777" w:rsidR="00B35345" w:rsidRPr="0058617F" w:rsidRDefault="00B35345" w:rsidP="00E37277">
            <w:pPr>
              <w:spacing w:after="0"/>
              <w:jc w:val="both"/>
              <w:rPr>
                <w:rFonts w:cstheme="minorHAnsi"/>
                <w:sz w:val="16"/>
                <w:szCs w:val="16"/>
                <w:lang w:val="en-US"/>
              </w:rPr>
            </w:pPr>
          </w:p>
        </w:tc>
        <w:tc>
          <w:tcPr>
            <w:tcW w:w="2120" w:type="dxa"/>
            <w:hideMark/>
          </w:tcPr>
          <w:p w14:paraId="1295085C" w14:textId="77777777" w:rsidR="00B35345" w:rsidRPr="0058617F" w:rsidRDefault="00B35345" w:rsidP="00E37277">
            <w:pPr>
              <w:spacing w:after="0"/>
              <w:jc w:val="both"/>
              <w:cnfStyle w:val="000000000000" w:firstRow="0" w:lastRow="0" w:firstColumn="0" w:lastColumn="0" w:oddVBand="0" w:evenVBand="0" w:oddHBand="0" w:evenHBand="0" w:firstRowFirstColumn="0" w:firstRowLastColumn="0" w:lastRowFirstColumn="0" w:lastRowLastColumn="0"/>
              <w:rPr>
                <w:rFonts w:cstheme="minorHAnsi"/>
                <w:sz w:val="16"/>
                <w:szCs w:val="16"/>
                <w:lang w:val="en-US"/>
              </w:rPr>
            </w:pPr>
            <w:r w:rsidRPr="0058617F">
              <w:rPr>
                <w:rFonts w:cstheme="minorHAnsi"/>
                <w:sz w:val="16"/>
                <w:szCs w:val="16"/>
                <w:lang w:val="en-US"/>
              </w:rPr>
              <w:t>Production Casing</w:t>
            </w:r>
          </w:p>
        </w:tc>
        <w:tc>
          <w:tcPr>
            <w:tcW w:w="657" w:type="dxa"/>
            <w:hideMark/>
          </w:tcPr>
          <w:p w14:paraId="7A6E5A1B" w14:textId="77777777" w:rsidR="00B35345" w:rsidRPr="0058617F" w:rsidRDefault="00B35345" w:rsidP="00E37277">
            <w:pPr>
              <w:spacing w:after="0"/>
              <w:jc w:val="both"/>
              <w:cnfStyle w:val="000000000000" w:firstRow="0" w:lastRow="0" w:firstColumn="0" w:lastColumn="0" w:oddVBand="0" w:evenVBand="0" w:oddHBand="0" w:evenHBand="0" w:firstRowFirstColumn="0" w:firstRowLastColumn="0" w:lastRowFirstColumn="0" w:lastRowLastColumn="0"/>
              <w:rPr>
                <w:rFonts w:cstheme="minorHAnsi"/>
                <w:sz w:val="16"/>
                <w:szCs w:val="16"/>
                <w:lang w:val="en-US"/>
              </w:rPr>
            </w:pPr>
            <w:r w:rsidRPr="0058617F">
              <w:rPr>
                <w:rFonts w:cstheme="minorHAnsi"/>
                <w:sz w:val="16"/>
                <w:szCs w:val="16"/>
                <w:lang w:val="en-US"/>
              </w:rPr>
              <w:t>8 ½</w:t>
            </w:r>
          </w:p>
        </w:tc>
        <w:tc>
          <w:tcPr>
            <w:tcW w:w="658" w:type="dxa"/>
          </w:tcPr>
          <w:p w14:paraId="7683AFD9" w14:textId="77777777" w:rsidR="00B35345" w:rsidRPr="0058617F" w:rsidRDefault="00B35345" w:rsidP="00E37277">
            <w:pPr>
              <w:spacing w:after="0"/>
              <w:jc w:val="both"/>
              <w:cnfStyle w:val="000000000000" w:firstRow="0" w:lastRow="0" w:firstColumn="0" w:lastColumn="0" w:oddVBand="0" w:evenVBand="0" w:oddHBand="0" w:evenHBand="0" w:firstRowFirstColumn="0" w:firstRowLastColumn="0" w:lastRowFirstColumn="0" w:lastRowLastColumn="0"/>
              <w:rPr>
                <w:rFonts w:cstheme="minorHAnsi"/>
                <w:sz w:val="16"/>
                <w:szCs w:val="16"/>
                <w:lang w:val="en-US"/>
              </w:rPr>
            </w:pPr>
            <w:r w:rsidRPr="0058617F">
              <w:rPr>
                <w:rFonts w:cstheme="minorHAnsi"/>
                <w:sz w:val="16"/>
                <w:szCs w:val="16"/>
                <w:lang w:val="en-US"/>
              </w:rPr>
              <w:t>8 ½</w:t>
            </w:r>
          </w:p>
        </w:tc>
        <w:tc>
          <w:tcPr>
            <w:tcW w:w="658" w:type="dxa"/>
          </w:tcPr>
          <w:p w14:paraId="34FE035B" w14:textId="77777777" w:rsidR="00B35345" w:rsidRPr="0058617F" w:rsidRDefault="00B35345" w:rsidP="00E37277">
            <w:pPr>
              <w:spacing w:after="0"/>
              <w:jc w:val="both"/>
              <w:cnfStyle w:val="000000000000" w:firstRow="0" w:lastRow="0" w:firstColumn="0" w:lastColumn="0" w:oddVBand="0" w:evenVBand="0" w:oddHBand="0" w:evenHBand="0" w:firstRowFirstColumn="0" w:firstRowLastColumn="0" w:lastRowFirstColumn="0" w:lastRowLastColumn="0"/>
              <w:rPr>
                <w:rFonts w:cstheme="minorHAnsi"/>
                <w:sz w:val="16"/>
                <w:szCs w:val="16"/>
                <w:lang w:val="en-US"/>
              </w:rPr>
            </w:pPr>
            <w:r w:rsidRPr="0058617F">
              <w:rPr>
                <w:rFonts w:cstheme="minorHAnsi"/>
                <w:sz w:val="16"/>
                <w:szCs w:val="16"/>
                <w:lang w:val="en-US"/>
              </w:rPr>
              <w:t>12 ¼</w:t>
            </w:r>
          </w:p>
        </w:tc>
        <w:tc>
          <w:tcPr>
            <w:tcW w:w="671" w:type="dxa"/>
            <w:gridSpan w:val="2"/>
            <w:hideMark/>
          </w:tcPr>
          <w:p w14:paraId="0FD386B7" w14:textId="77777777" w:rsidR="00B35345" w:rsidRPr="0058617F" w:rsidRDefault="00B35345" w:rsidP="00E37277">
            <w:pPr>
              <w:spacing w:after="0"/>
              <w:jc w:val="both"/>
              <w:cnfStyle w:val="000000000000" w:firstRow="0" w:lastRow="0" w:firstColumn="0" w:lastColumn="0" w:oddVBand="0" w:evenVBand="0" w:oddHBand="0" w:evenHBand="0" w:firstRowFirstColumn="0" w:firstRowLastColumn="0" w:lastRowFirstColumn="0" w:lastRowLastColumn="0"/>
              <w:rPr>
                <w:rFonts w:cstheme="minorHAnsi"/>
                <w:sz w:val="16"/>
                <w:szCs w:val="16"/>
                <w:lang w:val="en-US"/>
              </w:rPr>
            </w:pPr>
            <w:r w:rsidRPr="0058617F">
              <w:rPr>
                <w:rFonts w:cstheme="minorHAnsi"/>
                <w:sz w:val="16"/>
                <w:szCs w:val="16"/>
                <w:lang w:val="en-US"/>
              </w:rPr>
              <w:t>7</w:t>
            </w:r>
          </w:p>
        </w:tc>
        <w:tc>
          <w:tcPr>
            <w:tcW w:w="672" w:type="dxa"/>
          </w:tcPr>
          <w:p w14:paraId="40E3C6FD" w14:textId="77777777" w:rsidR="00B35345" w:rsidRPr="0058617F" w:rsidRDefault="00B35345" w:rsidP="00E37277">
            <w:pPr>
              <w:spacing w:after="0"/>
              <w:jc w:val="both"/>
              <w:cnfStyle w:val="000000000000" w:firstRow="0" w:lastRow="0" w:firstColumn="0" w:lastColumn="0" w:oddVBand="0" w:evenVBand="0" w:oddHBand="0" w:evenHBand="0" w:firstRowFirstColumn="0" w:firstRowLastColumn="0" w:lastRowFirstColumn="0" w:lastRowLastColumn="0"/>
              <w:rPr>
                <w:rFonts w:cstheme="minorHAnsi"/>
                <w:sz w:val="16"/>
                <w:szCs w:val="16"/>
                <w:lang w:val="en-US"/>
              </w:rPr>
            </w:pPr>
            <w:r w:rsidRPr="0058617F">
              <w:rPr>
                <w:rFonts w:cstheme="minorHAnsi"/>
                <w:sz w:val="16"/>
                <w:szCs w:val="16"/>
                <w:lang w:val="en-US"/>
              </w:rPr>
              <w:t>7</w:t>
            </w:r>
          </w:p>
        </w:tc>
        <w:tc>
          <w:tcPr>
            <w:tcW w:w="672" w:type="dxa"/>
          </w:tcPr>
          <w:p w14:paraId="7D55ADB3" w14:textId="77777777" w:rsidR="00B35345" w:rsidRPr="0058617F" w:rsidRDefault="00B35345" w:rsidP="00E37277">
            <w:pPr>
              <w:spacing w:after="0"/>
              <w:jc w:val="both"/>
              <w:cnfStyle w:val="000000000000" w:firstRow="0" w:lastRow="0" w:firstColumn="0" w:lastColumn="0" w:oddVBand="0" w:evenVBand="0" w:oddHBand="0" w:evenHBand="0" w:firstRowFirstColumn="0" w:firstRowLastColumn="0" w:lastRowFirstColumn="0" w:lastRowLastColumn="0"/>
              <w:rPr>
                <w:rFonts w:cstheme="minorHAnsi"/>
                <w:sz w:val="16"/>
                <w:szCs w:val="16"/>
                <w:lang w:val="en-US"/>
              </w:rPr>
            </w:pPr>
            <w:r w:rsidRPr="0058617F">
              <w:rPr>
                <w:rFonts w:cstheme="minorHAnsi"/>
                <w:sz w:val="16"/>
                <w:szCs w:val="16"/>
                <w:lang w:val="en-US"/>
              </w:rPr>
              <w:t>9⅝</w:t>
            </w:r>
          </w:p>
        </w:tc>
        <w:tc>
          <w:tcPr>
            <w:tcW w:w="609" w:type="dxa"/>
            <w:hideMark/>
          </w:tcPr>
          <w:p w14:paraId="5AF5AB67" w14:textId="77777777" w:rsidR="00B35345" w:rsidRPr="0058617F" w:rsidRDefault="00B35345" w:rsidP="00E37277">
            <w:pPr>
              <w:spacing w:after="0"/>
              <w:jc w:val="both"/>
              <w:cnfStyle w:val="000000000000" w:firstRow="0" w:lastRow="0" w:firstColumn="0" w:lastColumn="0" w:oddVBand="0" w:evenVBand="0" w:oddHBand="0" w:evenHBand="0" w:firstRowFirstColumn="0" w:firstRowLastColumn="0" w:lastRowFirstColumn="0" w:lastRowLastColumn="0"/>
              <w:rPr>
                <w:rFonts w:cstheme="minorHAnsi"/>
                <w:sz w:val="16"/>
                <w:szCs w:val="16"/>
                <w:lang w:val="en-US"/>
              </w:rPr>
            </w:pPr>
            <w:r w:rsidRPr="0058617F">
              <w:rPr>
                <w:rFonts w:cstheme="minorHAnsi"/>
                <w:sz w:val="16"/>
                <w:szCs w:val="16"/>
                <w:lang w:val="en-US"/>
              </w:rPr>
              <w:t>1.5</w:t>
            </w:r>
          </w:p>
        </w:tc>
        <w:tc>
          <w:tcPr>
            <w:tcW w:w="610" w:type="dxa"/>
          </w:tcPr>
          <w:p w14:paraId="1DBD8688" w14:textId="77777777" w:rsidR="00B35345" w:rsidRPr="0058617F" w:rsidRDefault="00B35345" w:rsidP="00E37277">
            <w:pPr>
              <w:spacing w:after="0"/>
              <w:jc w:val="both"/>
              <w:cnfStyle w:val="000000000000" w:firstRow="0" w:lastRow="0" w:firstColumn="0" w:lastColumn="0" w:oddVBand="0" w:evenVBand="0" w:oddHBand="0" w:evenHBand="0" w:firstRowFirstColumn="0" w:firstRowLastColumn="0" w:lastRowFirstColumn="0" w:lastRowLastColumn="0"/>
              <w:rPr>
                <w:rFonts w:cstheme="minorHAnsi"/>
                <w:sz w:val="16"/>
                <w:szCs w:val="16"/>
                <w:lang w:val="en-US"/>
              </w:rPr>
            </w:pPr>
            <w:r w:rsidRPr="0058617F">
              <w:rPr>
                <w:rFonts w:cstheme="minorHAnsi"/>
                <w:sz w:val="16"/>
                <w:szCs w:val="16"/>
                <w:lang w:val="en-US"/>
              </w:rPr>
              <w:t>2</w:t>
            </w:r>
          </w:p>
        </w:tc>
        <w:tc>
          <w:tcPr>
            <w:tcW w:w="610" w:type="dxa"/>
          </w:tcPr>
          <w:p w14:paraId="0ADEC968" w14:textId="77777777" w:rsidR="00B35345" w:rsidRPr="0058617F" w:rsidRDefault="00B35345" w:rsidP="00E37277">
            <w:pPr>
              <w:spacing w:after="0"/>
              <w:jc w:val="both"/>
              <w:cnfStyle w:val="000000000000" w:firstRow="0" w:lastRow="0" w:firstColumn="0" w:lastColumn="0" w:oddVBand="0" w:evenVBand="0" w:oddHBand="0" w:evenHBand="0" w:firstRowFirstColumn="0" w:firstRowLastColumn="0" w:lastRowFirstColumn="0" w:lastRowLastColumn="0"/>
              <w:rPr>
                <w:rFonts w:cstheme="minorHAnsi"/>
                <w:sz w:val="16"/>
                <w:szCs w:val="16"/>
                <w:lang w:val="en-US"/>
              </w:rPr>
            </w:pPr>
            <w:r w:rsidRPr="0058617F">
              <w:rPr>
                <w:rFonts w:cstheme="minorHAnsi"/>
                <w:sz w:val="16"/>
                <w:szCs w:val="16"/>
                <w:lang w:val="en-US"/>
              </w:rPr>
              <w:t>4</w:t>
            </w:r>
          </w:p>
        </w:tc>
      </w:tr>
      <w:tr w:rsidR="00B35345" w:rsidRPr="0058617F" w14:paraId="3550AD0F" w14:textId="77777777">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272" w:type="dxa"/>
          </w:tcPr>
          <w:p w14:paraId="1F2866CF" w14:textId="77777777" w:rsidR="00B35345" w:rsidRPr="0058617F" w:rsidRDefault="00B35345" w:rsidP="00E37277">
            <w:pPr>
              <w:spacing w:after="0"/>
              <w:jc w:val="both"/>
              <w:rPr>
                <w:rFonts w:cstheme="minorHAnsi"/>
                <w:sz w:val="16"/>
                <w:szCs w:val="16"/>
                <w:lang w:val="en-US"/>
              </w:rPr>
            </w:pPr>
            <w:r w:rsidRPr="0058617F">
              <w:rPr>
                <w:rFonts w:cstheme="minorHAnsi"/>
                <w:sz w:val="16"/>
                <w:szCs w:val="16"/>
                <w:lang w:val="en-US"/>
              </w:rPr>
              <w:t>Horizontal loops</w:t>
            </w:r>
          </w:p>
        </w:tc>
        <w:tc>
          <w:tcPr>
            <w:tcW w:w="2120" w:type="dxa"/>
            <w:hideMark/>
          </w:tcPr>
          <w:p w14:paraId="6BFCDBA7" w14:textId="77777777" w:rsidR="00B35345" w:rsidRPr="0058617F" w:rsidRDefault="00B35345" w:rsidP="00E37277">
            <w:pPr>
              <w:spacing w:after="0"/>
              <w:jc w:val="both"/>
              <w:cnfStyle w:val="000000100000" w:firstRow="0" w:lastRow="0" w:firstColumn="0" w:lastColumn="0" w:oddVBand="0" w:evenVBand="0" w:oddHBand="1" w:evenHBand="0" w:firstRowFirstColumn="0" w:firstRowLastColumn="0" w:lastRowFirstColumn="0" w:lastRowLastColumn="0"/>
              <w:rPr>
                <w:rFonts w:cstheme="minorHAnsi"/>
                <w:sz w:val="16"/>
                <w:szCs w:val="16"/>
                <w:lang w:val="en-US"/>
              </w:rPr>
            </w:pPr>
            <w:r w:rsidRPr="0058617F">
              <w:rPr>
                <w:rFonts w:cstheme="minorHAnsi"/>
                <w:sz w:val="16"/>
                <w:szCs w:val="16"/>
                <w:lang w:val="en-US"/>
              </w:rPr>
              <w:t>Horizontal Section</w:t>
            </w:r>
          </w:p>
        </w:tc>
        <w:tc>
          <w:tcPr>
            <w:tcW w:w="657" w:type="dxa"/>
            <w:hideMark/>
          </w:tcPr>
          <w:p w14:paraId="5E83884F" w14:textId="77777777" w:rsidR="00B35345" w:rsidRPr="0058617F" w:rsidRDefault="00B35345" w:rsidP="00E37277">
            <w:pPr>
              <w:spacing w:after="0"/>
              <w:jc w:val="both"/>
              <w:cnfStyle w:val="000000100000" w:firstRow="0" w:lastRow="0" w:firstColumn="0" w:lastColumn="0" w:oddVBand="0" w:evenVBand="0" w:oddHBand="1" w:evenHBand="0" w:firstRowFirstColumn="0" w:firstRowLastColumn="0" w:lastRowFirstColumn="0" w:lastRowLastColumn="0"/>
              <w:rPr>
                <w:rFonts w:cstheme="minorHAnsi"/>
                <w:sz w:val="16"/>
                <w:szCs w:val="16"/>
                <w:lang w:val="en-US"/>
              </w:rPr>
            </w:pPr>
            <w:r w:rsidRPr="0058617F">
              <w:rPr>
                <w:rFonts w:cstheme="minorHAnsi"/>
                <w:sz w:val="16"/>
                <w:szCs w:val="16"/>
                <w:lang w:val="en-US"/>
              </w:rPr>
              <w:t>6 ½</w:t>
            </w:r>
          </w:p>
        </w:tc>
        <w:tc>
          <w:tcPr>
            <w:tcW w:w="658" w:type="dxa"/>
          </w:tcPr>
          <w:p w14:paraId="7711153D" w14:textId="77777777" w:rsidR="00B35345" w:rsidRPr="0058617F" w:rsidRDefault="00B35345" w:rsidP="00E37277">
            <w:pPr>
              <w:spacing w:after="0"/>
              <w:jc w:val="both"/>
              <w:cnfStyle w:val="000000100000" w:firstRow="0" w:lastRow="0" w:firstColumn="0" w:lastColumn="0" w:oddVBand="0" w:evenVBand="0" w:oddHBand="1" w:evenHBand="0" w:firstRowFirstColumn="0" w:firstRowLastColumn="0" w:lastRowFirstColumn="0" w:lastRowLastColumn="0"/>
              <w:rPr>
                <w:rFonts w:cstheme="minorHAnsi"/>
                <w:sz w:val="16"/>
                <w:szCs w:val="16"/>
                <w:lang w:val="en-US"/>
              </w:rPr>
            </w:pPr>
            <w:r w:rsidRPr="0058617F">
              <w:rPr>
                <w:rFonts w:cstheme="minorHAnsi"/>
                <w:sz w:val="16"/>
                <w:szCs w:val="16"/>
                <w:lang w:val="en-US"/>
              </w:rPr>
              <w:t>6 ½</w:t>
            </w:r>
          </w:p>
        </w:tc>
        <w:tc>
          <w:tcPr>
            <w:tcW w:w="658" w:type="dxa"/>
          </w:tcPr>
          <w:p w14:paraId="6568BD7E" w14:textId="77777777" w:rsidR="00B35345" w:rsidRPr="0058617F" w:rsidRDefault="00B35345" w:rsidP="00E37277">
            <w:pPr>
              <w:spacing w:after="0"/>
              <w:jc w:val="both"/>
              <w:cnfStyle w:val="000000100000" w:firstRow="0" w:lastRow="0" w:firstColumn="0" w:lastColumn="0" w:oddVBand="0" w:evenVBand="0" w:oddHBand="1" w:evenHBand="0" w:firstRowFirstColumn="0" w:firstRowLastColumn="0" w:lastRowFirstColumn="0" w:lastRowLastColumn="0"/>
              <w:rPr>
                <w:rFonts w:cstheme="minorHAnsi"/>
                <w:sz w:val="16"/>
                <w:szCs w:val="16"/>
                <w:lang w:val="en-US"/>
              </w:rPr>
            </w:pPr>
            <w:r w:rsidRPr="0058617F">
              <w:rPr>
                <w:rFonts w:cstheme="minorHAnsi"/>
                <w:sz w:val="16"/>
                <w:szCs w:val="16"/>
                <w:lang w:val="en-US"/>
              </w:rPr>
              <w:t>8 ½</w:t>
            </w:r>
          </w:p>
        </w:tc>
        <w:tc>
          <w:tcPr>
            <w:tcW w:w="2015" w:type="dxa"/>
            <w:gridSpan w:val="4"/>
            <w:hideMark/>
          </w:tcPr>
          <w:p w14:paraId="7E3A802F" w14:textId="77777777" w:rsidR="00B35345" w:rsidRPr="0058617F" w:rsidRDefault="00B35345" w:rsidP="00E37277">
            <w:pPr>
              <w:spacing w:after="0"/>
              <w:jc w:val="both"/>
              <w:cnfStyle w:val="000000100000" w:firstRow="0" w:lastRow="0" w:firstColumn="0" w:lastColumn="0" w:oddVBand="0" w:evenVBand="0" w:oddHBand="1" w:evenHBand="0" w:firstRowFirstColumn="0" w:firstRowLastColumn="0" w:lastRowFirstColumn="0" w:lastRowLastColumn="0"/>
              <w:rPr>
                <w:rFonts w:cstheme="minorHAnsi"/>
                <w:sz w:val="16"/>
                <w:szCs w:val="16"/>
                <w:lang w:val="en-US"/>
              </w:rPr>
            </w:pPr>
            <w:r w:rsidRPr="0058617F">
              <w:rPr>
                <w:rFonts w:cstheme="minorHAnsi"/>
                <w:sz w:val="16"/>
                <w:szCs w:val="16"/>
                <w:lang w:val="en-US"/>
              </w:rPr>
              <w:t>Open Hole or Liner</w:t>
            </w:r>
          </w:p>
        </w:tc>
        <w:tc>
          <w:tcPr>
            <w:tcW w:w="1829" w:type="dxa"/>
            <w:gridSpan w:val="3"/>
            <w:hideMark/>
          </w:tcPr>
          <w:p w14:paraId="25547D1E" w14:textId="77777777" w:rsidR="00B35345" w:rsidRPr="0058617F" w:rsidRDefault="00B35345" w:rsidP="00E37277">
            <w:pPr>
              <w:spacing w:after="0"/>
              <w:jc w:val="both"/>
              <w:cnfStyle w:val="000000100000" w:firstRow="0" w:lastRow="0" w:firstColumn="0" w:lastColumn="0" w:oddVBand="0" w:evenVBand="0" w:oddHBand="1" w:evenHBand="0" w:firstRowFirstColumn="0" w:firstRowLastColumn="0" w:lastRowFirstColumn="0" w:lastRowLastColumn="0"/>
              <w:rPr>
                <w:rFonts w:cstheme="minorHAnsi"/>
                <w:sz w:val="16"/>
                <w:szCs w:val="16"/>
                <w:lang w:val="en-US"/>
              </w:rPr>
            </w:pPr>
            <w:r w:rsidRPr="0058617F">
              <w:rPr>
                <w:rFonts w:cstheme="minorHAnsi"/>
                <w:sz w:val="16"/>
                <w:szCs w:val="16"/>
                <w:lang w:val="en-US"/>
              </w:rPr>
              <w:t>7000 lateral lengths</w:t>
            </w:r>
          </w:p>
        </w:tc>
      </w:tr>
      <w:tr w:rsidR="00B35345" w:rsidRPr="0058617F" w14:paraId="5B3F96FE" w14:textId="77777777">
        <w:trPr>
          <w:trHeight w:val="283"/>
        </w:trPr>
        <w:tc>
          <w:tcPr>
            <w:cnfStyle w:val="001000000000" w:firstRow="0" w:lastRow="0" w:firstColumn="1" w:lastColumn="0" w:oddVBand="0" w:evenVBand="0" w:oddHBand="0" w:evenHBand="0" w:firstRowFirstColumn="0" w:firstRowLastColumn="0" w:lastRowFirstColumn="0" w:lastRowLastColumn="0"/>
            <w:tcW w:w="1272" w:type="dxa"/>
          </w:tcPr>
          <w:p w14:paraId="730BE506" w14:textId="77777777" w:rsidR="00B35345" w:rsidRPr="0058617F" w:rsidRDefault="00B35345" w:rsidP="00E37277">
            <w:pPr>
              <w:spacing w:after="0"/>
              <w:jc w:val="both"/>
              <w:rPr>
                <w:rFonts w:cstheme="minorHAnsi"/>
                <w:sz w:val="16"/>
                <w:szCs w:val="16"/>
                <w:lang w:val="en-US"/>
              </w:rPr>
            </w:pPr>
            <w:r w:rsidRPr="0058617F">
              <w:rPr>
                <w:rFonts w:cstheme="minorHAnsi"/>
                <w:sz w:val="16"/>
                <w:szCs w:val="16"/>
                <w:lang w:val="en-US"/>
              </w:rPr>
              <w:t>Tubing diameter</w:t>
            </w:r>
          </w:p>
        </w:tc>
        <w:tc>
          <w:tcPr>
            <w:tcW w:w="2120" w:type="dxa"/>
          </w:tcPr>
          <w:p w14:paraId="2A5E0972" w14:textId="77777777" w:rsidR="00B35345" w:rsidRPr="0058617F" w:rsidRDefault="00B35345" w:rsidP="00E37277">
            <w:pPr>
              <w:spacing w:after="0"/>
              <w:jc w:val="both"/>
              <w:cnfStyle w:val="000000000000" w:firstRow="0" w:lastRow="0" w:firstColumn="0" w:lastColumn="0" w:oddVBand="0" w:evenVBand="0" w:oddHBand="0" w:evenHBand="0" w:firstRowFirstColumn="0" w:firstRowLastColumn="0" w:lastRowFirstColumn="0" w:lastRowLastColumn="0"/>
              <w:rPr>
                <w:rFonts w:cstheme="minorHAnsi"/>
                <w:sz w:val="16"/>
                <w:szCs w:val="16"/>
                <w:lang w:val="en-US"/>
              </w:rPr>
            </w:pPr>
          </w:p>
        </w:tc>
        <w:tc>
          <w:tcPr>
            <w:tcW w:w="657" w:type="dxa"/>
          </w:tcPr>
          <w:p w14:paraId="749D3466" w14:textId="77777777" w:rsidR="00B35345" w:rsidRPr="0058617F" w:rsidRDefault="00B35345" w:rsidP="00E37277">
            <w:pPr>
              <w:spacing w:after="0"/>
              <w:jc w:val="both"/>
              <w:cnfStyle w:val="000000000000" w:firstRow="0" w:lastRow="0" w:firstColumn="0" w:lastColumn="0" w:oddVBand="0" w:evenVBand="0" w:oddHBand="0" w:evenHBand="0" w:firstRowFirstColumn="0" w:firstRowLastColumn="0" w:lastRowFirstColumn="0" w:lastRowLastColumn="0"/>
              <w:rPr>
                <w:rFonts w:cstheme="minorHAnsi"/>
                <w:sz w:val="16"/>
                <w:szCs w:val="16"/>
                <w:lang w:val="en-US"/>
              </w:rPr>
            </w:pPr>
            <w:r w:rsidRPr="0058617F">
              <w:rPr>
                <w:rFonts w:cstheme="minorHAnsi"/>
                <w:sz w:val="16"/>
                <w:szCs w:val="16"/>
                <w:lang w:val="en-US"/>
              </w:rPr>
              <w:t>5</w:t>
            </w:r>
          </w:p>
        </w:tc>
        <w:tc>
          <w:tcPr>
            <w:tcW w:w="658" w:type="dxa"/>
          </w:tcPr>
          <w:p w14:paraId="4DF03307" w14:textId="77777777" w:rsidR="00B35345" w:rsidRPr="0058617F" w:rsidRDefault="00B35345" w:rsidP="00E37277">
            <w:pPr>
              <w:spacing w:after="0"/>
              <w:jc w:val="both"/>
              <w:cnfStyle w:val="000000000000" w:firstRow="0" w:lastRow="0" w:firstColumn="0" w:lastColumn="0" w:oddVBand="0" w:evenVBand="0" w:oddHBand="0" w:evenHBand="0" w:firstRowFirstColumn="0" w:firstRowLastColumn="0" w:lastRowFirstColumn="0" w:lastRowLastColumn="0"/>
              <w:rPr>
                <w:rFonts w:cstheme="minorHAnsi"/>
                <w:sz w:val="16"/>
                <w:szCs w:val="16"/>
                <w:lang w:val="en-US"/>
              </w:rPr>
            </w:pPr>
            <w:r w:rsidRPr="0058617F">
              <w:rPr>
                <w:rFonts w:cstheme="minorHAnsi"/>
                <w:sz w:val="16"/>
                <w:szCs w:val="16"/>
                <w:lang w:val="en-US"/>
              </w:rPr>
              <w:t>5</w:t>
            </w:r>
          </w:p>
        </w:tc>
        <w:tc>
          <w:tcPr>
            <w:tcW w:w="658" w:type="dxa"/>
          </w:tcPr>
          <w:p w14:paraId="12E264B2" w14:textId="77777777" w:rsidR="00B35345" w:rsidRPr="0058617F" w:rsidRDefault="00B35345" w:rsidP="00E37277">
            <w:pPr>
              <w:spacing w:after="0"/>
              <w:jc w:val="both"/>
              <w:cnfStyle w:val="000000000000" w:firstRow="0" w:lastRow="0" w:firstColumn="0" w:lastColumn="0" w:oddVBand="0" w:evenVBand="0" w:oddHBand="0" w:evenHBand="0" w:firstRowFirstColumn="0" w:firstRowLastColumn="0" w:lastRowFirstColumn="0" w:lastRowLastColumn="0"/>
              <w:rPr>
                <w:rFonts w:cstheme="minorHAnsi"/>
                <w:sz w:val="16"/>
                <w:szCs w:val="16"/>
                <w:lang w:val="en-US"/>
              </w:rPr>
            </w:pPr>
            <w:r w:rsidRPr="0058617F">
              <w:rPr>
                <w:rFonts w:cstheme="minorHAnsi"/>
                <w:sz w:val="16"/>
                <w:szCs w:val="16"/>
                <w:lang w:val="en-US"/>
              </w:rPr>
              <w:t>7 ⅝</w:t>
            </w:r>
          </w:p>
        </w:tc>
        <w:tc>
          <w:tcPr>
            <w:tcW w:w="2015" w:type="dxa"/>
            <w:gridSpan w:val="4"/>
          </w:tcPr>
          <w:p w14:paraId="123DA947" w14:textId="77777777" w:rsidR="00B35345" w:rsidRPr="0058617F" w:rsidRDefault="00B35345" w:rsidP="00E37277">
            <w:pPr>
              <w:spacing w:after="0"/>
              <w:jc w:val="both"/>
              <w:cnfStyle w:val="000000000000" w:firstRow="0" w:lastRow="0" w:firstColumn="0" w:lastColumn="0" w:oddVBand="0" w:evenVBand="0" w:oddHBand="0" w:evenHBand="0" w:firstRowFirstColumn="0" w:firstRowLastColumn="0" w:lastRowFirstColumn="0" w:lastRowLastColumn="0"/>
              <w:rPr>
                <w:rFonts w:cstheme="minorHAnsi"/>
                <w:sz w:val="16"/>
                <w:szCs w:val="16"/>
                <w:lang w:val="en-US"/>
              </w:rPr>
            </w:pPr>
          </w:p>
        </w:tc>
        <w:tc>
          <w:tcPr>
            <w:tcW w:w="1829" w:type="dxa"/>
            <w:gridSpan w:val="3"/>
          </w:tcPr>
          <w:p w14:paraId="6293CD80" w14:textId="77777777" w:rsidR="00B35345" w:rsidRPr="0058617F" w:rsidRDefault="00B35345" w:rsidP="00E37277">
            <w:pPr>
              <w:spacing w:after="0"/>
              <w:jc w:val="both"/>
              <w:cnfStyle w:val="000000000000" w:firstRow="0" w:lastRow="0" w:firstColumn="0" w:lastColumn="0" w:oddVBand="0" w:evenVBand="0" w:oddHBand="0" w:evenHBand="0" w:firstRowFirstColumn="0" w:firstRowLastColumn="0" w:lastRowFirstColumn="0" w:lastRowLastColumn="0"/>
              <w:rPr>
                <w:rFonts w:cstheme="minorHAnsi"/>
                <w:sz w:val="16"/>
                <w:szCs w:val="16"/>
                <w:lang w:val="en-US"/>
              </w:rPr>
            </w:pPr>
          </w:p>
        </w:tc>
      </w:tr>
    </w:tbl>
    <w:p w14:paraId="4FA04A3E" w14:textId="77777777" w:rsidR="00B209E5" w:rsidRDefault="00B209E5" w:rsidP="00E37277">
      <w:pPr>
        <w:jc w:val="both"/>
        <w:rPr>
          <w:lang w:val="en-US"/>
        </w:rPr>
      </w:pPr>
    </w:p>
    <w:p w14:paraId="319072E7" w14:textId="2CBB5399" w:rsidR="00B35345" w:rsidRDefault="00F10321" w:rsidP="00E37277">
      <w:pPr>
        <w:jc w:val="both"/>
        <w:rPr>
          <w:rFonts w:cstheme="minorHAnsi"/>
          <w:szCs w:val="20"/>
          <w:lang w:val="en-US"/>
        </w:rPr>
      </w:pPr>
      <w:r w:rsidRPr="00621A0B">
        <w:rPr>
          <w:lang w:val="en-US"/>
        </w:rPr>
        <w:t>The wall thickness of the casing is estimated to be 0.5 inch (surface conductor), 0.4 inch (surface casing), 0.38 inch (intermediate casing), and finally 2 inches (production casing), so that the final tubing diameter amounts to 5 inch (4.5 km and 6 km) or 7 5/8 inch (8 km), respectively</w:t>
      </w:r>
      <w:r w:rsidR="00B209E5">
        <w:rPr>
          <w:lang w:val="en-US"/>
        </w:rPr>
        <w:t>.</w:t>
      </w:r>
    </w:p>
    <w:p w14:paraId="2B90680E" w14:textId="77777777" w:rsidR="00B209E5" w:rsidRPr="00B209E5" w:rsidRDefault="00B209E5" w:rsidP="00E37277">
      <w:pPr>
        <w:jc w:val="both"/>
        <w:rPr>
          <w:lang w:val="en-US"/>
        </w:rPr>
      </w:pPr>
    </w:p>
    <w:p w14:paraId="50F6EA5E" w14:textId="54317286" w:rsidR="003400AB" w:rsidRDefault="0013421E" w:rsidP="00E37277">
      <w:pPr>
        <w:pStyle w:val="Heading3"/>
        <w:jc w:val="both"/>
        <w:rPr>
          <w:lang w:val="en-US"/>
        </w:rPr>
      </w:pPr>
      <w:bookmarkStart w:id="194" w:name="_Toc197338612"/>
      <w:bookmarkStart w:id="195" w:name="_Toc205896246"/>
      <w:bookmarkStart w:id="196" w:name="_Toc214891572"/>
      <w:r w:rsidRPr="7AE9BC11">
        <w:rPr>
          <w:lang w:val="en-US"/>
        </w:rPr>
        <w:lastRenderedPageBreak/>
        <w:t>Well drilling and completion</w:t>
      </w:r>
      <w:bookmarkEnd w:id="194"/>
      <w:bookmarkEnd w:id="195"/>
      <w:bookmarkEnd w:id="196"/>
    </w:p>
    <w:p w14:paraId="5442BD3C" w14:textId="6297760D" w:rsidR="00BD233D" w:rsidRPr="00621A0B" w:rsidRDefault="00BD233D" w:rsidP="00E37277">
      <w:pPr>
        <w:jc w:val="both"/>
        <w:rPr>
          <w:lang w:val="en-US"/>
        </w:rPr>
      </w:pPr>
      <w:r w:rsidRPr="005E69FA">
        <w:rPr>
          <w:b/>
          <w:bCs/>
          <w:i/>
          <w:iCs/>
          <w:lang w:val="en-US"/>
        </w:rPr>
        <w:t>Material consumption for the well construction</w:t>
      </w:r>
      <w:r w:rsidRPr="00621A0B">
        <w:rPr>
          <w:lang w:val="en-US"/>
        </w:rPr>
        <w:t xml:space="preserve"> phase (well drilling and well completion) is modelled with the use of cement slurry for filling </w:t>
      </w:r>
      <w:r>
        <w:rPr>
          <w:lang w:val="en-US"/>
        </w:rPr>
        <w:t>(water and cement class G, additives neglected)</w:t>
      </w:r>
      <w:r w:rsidRPr="00621A0B">
        <w:rPr>
          <w:lang w:val="en-US"/>
        </w:rPr>
        <w:t xml:space="preserve"> and steel for casing</w:t>
      </w:r>
      <w:r w:rsidRPr="00915180">
        <w:rPr>
          <w:lang w:val="en-US"/>
        </w:rPr>
        <w:t xml:space="preserve"> </w:t>
      </w:r>
      <w:r>
        <w:rPr>
          <w:lang w:val="en-US"/>
        </w:rPr>
        <w:t>(various</w:t>
      </w:r>
      <w:r w:rsidRPr="00621A0B">
        <w:rPr>
          <w:lang w:val="en-US"/>
        </w:rPr>
        <w:t xml:space="preserve"> casing</w:t>
      </w:r>
      <w:r>
        <w:rPr>
          <w:lang w:val="en-US"/>
        </w:rPr>
        <w:t xml:space="preserve"> grades all modelled with the same steel dataset due to lack of data). </w:t>
      </w:r>
      <w:r w:rsidRPr="00621A0B">
        <w:rPr>
          <w:lang w:val="en-US"/>
        </w:rPr>
        <w:t>The empty space between the drilled hole and the casing is filled with cement slurry on both sides of the casing, which is modelled as a mixture of water</w:t>
      </w:r>
      <w:r>
        <w:rPr>
          <w:lang w:val="en-US"/>
        </w:rPr>
        <w:t xml:space="preserve"> and</w:t>
      </w:r>
      <w:r w:rsidRPr="00621A0B">
        <w:rPr>
          <w:lang w:val="en-US"/>
        </w:rPr>
        <w:t xml:space="preserve"> cement class G</w:t>
      </w:r>
      <w:r>
        <w:rPr>
          <w:lang w:val="en-US"/>
        </w:rPr>
        <w:t xml:space="preserve"> (ratio 0.4:1). Additives are neglected due to lack of data</w:t>
      </w:r>
      <w:r w:rsidRPr="00621A0B">
        <w:rPr>
          <w:lang w:val="en-US"/>
        </w:rPr>
        <w:t xml:space="preserve">. The disposal of the extracted well material was only modelled with a generic proxy dataset due to lack of </w:t>
      </w:r>
      <w:r>
        <w:rPr>
          <w:lang w:val="en-US"/>
        </w:rPr>
        <w:t>information</w:t>
      </w:r>
      <w:r w:rsidRPr="00621A0B">
        <w:rPr>
          <w:lang w:val="en-US"/>
        </w:rPr>
        <w:t xml:space="preserve"> both on the rock type and on the disposal method to be used for future potential AGS plants.</w:t>
      </w:r>
      <w:r w:rsidR="00144F8C">
        <w:rPr>
          <w:lang w:val="en-US"/>
        </w:rPr>
        <w:t xml:space="preserve"> </w:t>
      </w:r>
    </w:p>
    <w:p w14:paraId="45624E90" w14:textId="2E944101" w:rsidR="00144F8C" w:rsidRPr="00144F8C" w:rsidRDefault="00BD233D" w:rsidP="00E37277">
      <w:pPr>
        <w:jc w:val="both"/>
        <w:rPr>
          <w:b/>
          <w:bCs/>
          <w:lang w:val="en-US"/>
        </w:rPr>
      </w:pPr>
      <w:r w:rsidRPr="00A53FD4">
        <w:rPr>
          <w:b/>
          <w:bCs/>
          <w:i/>
          <w:iCs/>
          <w:lang w:val="en-US"/>
        </w:rPr>
        <w:t>Drilling equipment and material use:</w:t>
      </w:r>
      <w:r>
        <w:rPr>
          <w:lang w:val="en-US"/>
        </w:rPr>
        <w:t xml:space="preserve"> </w:t>
      </w:r>
      <w:r w:rsidRPr="00621A0B">
        <w:rPr>
          <w:lang w:val="en-US"/>
        </w:rPr>
        <w:t xml:space="preserve">As literature data on PPGD are scarce, technical input information for the LCA modelling are derived from the little available information as presented in </w:t>
      </w:r>
      <w:r>
        <w:rPr>
          <w:lang w:val="en-US"/>
        </w:rPr>
        <w:t>the TEA section in the main body of this manuscript</w:t>
      </w:r>
      <w:r w:rsidRPr="00621A0B">
        <w:rPr>
          <w:lang w:val="en-US"/>
        </w:rPr>
        <w:t xml:space="preserve">. </w:t>
      </w:r>
      <w:r>
        <w:rPr>
          <w:lang w:val="en-US"/>
        </w:rPr>
        <w:t xml:space="preserve">Main data gaps concern the removal and treatment of substances from the </w:t>
      </w:r>
      <w:r w:rsidRPr="00621A0B">
        <w:rPr>
          <w:lang w:val="en-US"/>
        </w:rPr>
        <w:t>well</w:t>
      </w:r>
      <w:r>
        <w:rPr>
          <w:lang w:val="en-US"/>
        </w:rPr>
        <w:t xml:space="preserve"> including rinsing and</w:t>
      </w:r>
      <w:r w:rsidRPr="00621A0B">
        <w:rPr>
          <w:lang w:val="en-US"/>
        </w:rPr>
        <w:t xml:space="preserve"> the exchange rate of the PPGD equipment. </w:t>
      </w:r>
      <w:r w:rsidR="00F10321" w:rsidRPr="00621A0B">
        <w:rPr>
          <w:lang w:val="en-US"/>
        </w:rPr>
        <w:t xml:space="preserve">No information </w:t>
      </w:r>
      <w:proofErr w:type="gramStart"/>
      <w:r w:rsidR="00F10321" w:rsidRPr="00621A0B">
        <w:rPr>
          <w:lang w:val="en-US"/>
        </w:rPr>
        <w:t>were</w:t>
      </w:r>
      <w:proofErr w:type="gramEnd"/>
      <w:r w:rsidR="00F10321" w:rsidRPr="00621A0B">
        <w:rPr>
          <w:lang w:val="en-US"/>
        </w:rPr>
        <w:t xml:space="preserve"> available on the use of drilling mud or rinsing materials</w:t>
      </w:r>
      <w:r w:rsidR="00F10321">
        <w:rPr>
          <w:lang w:val="en-US"/>
        </w:rPr>
        <w:t xml:space="preserve"> for PPGD. </w:t>
      </w:r>
      <w:r w:rsidR="00F10321" w:rsidRPr="00621A0B">
        <w:rPr>
          <w:lang w:val="en-US"/>
        </w:rPr>
        <w:t xml:space="preserve">The dataset neglects the removal and eventual treatment of substances from the well drilling, e.g. </w:t>
      </w:r>
      <w:r w:rsidR="00F10321" w:rsidRPr="00283F12">
        <w:rPr>
          <w:lang w:val="en-US"/>
        </w:rPr>
        <w:t>CO</w:t>
      </w:r>
      <w:r w:rsidR="00F10321" w:rsidRPr="00283F12">
        <w:rPr>
          <w:vertAlign w:val="subscript"/>
          <w:lang w:val="en-US"/>
        </w:rPr>
        <w:t>2</w:t>
      </w:r>
      <w:r w:rsidR="00F10321">
        <w:rPr>
          <w:lang w:val="en-US"/>
        </w:rPr>
        <w:t xml:space="preserve"> </w:t>
      </w:r>
      <w:r w:rsidR="00F10321" w:rsidRPr="00621A0B">
        <w:rPr>
          <w:lang w:val="en-US"/>
        </w:rPr>
        <w:t xml:space="preserve">from carbonate rocks, metal oxides, trace elements, solid residues; in case of wet scrubbers: slurry with dissolved minerals/suspended particles; radioactive materials; water use for cooling or dust suppression; dust collection/gas flow control. No assumptions on the exchange rate of the PPGD equipment in the borehole could be taken. </w:t>
      </w:r>
      <w:r w:rsidRPr="00621A0B">
        <w:rPr>
          <w:lang w:val="en-US"/>
        </w:rPr>
        <w:t>A stationary drilling rig is assumed with a total weight of 500 tons</w:t>
      </w:r>
      <w:r>
        <w:rPr>
          <w:lang w:val="en-US"/>
        </w:rPr>
        <w:t xml:space="preserve"> (assumed to be 70% steel and 30% electronics) and a reuse for 50 AGS wells in total. </w:t>
      </w:r>
      <w:r w:rsidR="00B226AA" w:rsidRPr="00621A0B">
        <w:rPr>
          <w:lang w:val="en-US"/>
        </w:rPr>
        <w:t xml:space="preserve">The number of reuses of the drilling rig was roughly estimated in discussion </w:t>
      </w:r>
      <w:r w:rsidR="00B226AA">
        <w:rPr>
          <w:lang w:val="en-US"/>
        </w:rPr>
        <w:t>the TEA experts</w:t>
      </w:r>
      <w:r w:rsidR="00B226AA" w:rsidRPr="00621A0B">
        <w:rPr>
          <w:lang w:val="en-US"/>
        </w:rPr>
        <w:t xml:space="preserve">. It is estimated that the drilling rig has a lifetime of 20 years with ca. two drillings per year, so that it can be used for a total of 50 wells. The material amount is thus distributed over these estimated 50 wells in the LCA, so that each well only uses 1/50 of the required material to </w:t>
      </w:r>
      <w:r w:rsidR="00B226AA" w:rsidRPr="00B209E5">
        <w:rPr>
          <w:lang w:val="en-US"/>
        </w:rPr>
        <w:t>build and maintain the rig.</w:t>
      </w:r>
    </w:p>
    <w:p w14:paraId="2D86C1C0" w14:textId="2C394AB7" w:rsidR="00B226AA" w:rsidRPr="00621A0B" w:rsidRDefault="00BD233D" w:rsidP="00E37277">
      <w:pPr>
        <w:jc w:val="both"/>
        <w:rPr>
          <w:lang w:val="en-US"/>
        </w:rPr>
      </w:pPr>
      <w:r w:rsidRPr="00621A0B">
        <w:rPr>
          <w:lang w:val="en-US"/>
        </w:rPr>
        <w:t xml:space="preserve">The dimensions of the drill site have been estimated based on reports of existing geothermal drillings, namely the </w:t>
      </w:r>
      <w:proofErr w:type="spellStart"/>
      <w:r w:rsidRPr="00621A0B">
        <w:rPr>
          <w:lang w:val="en-US"/>
        </w:rPr>
        <w:t>Eavor-Loop</w:t>
      </w:r>
      <w:r w:rsidRPr="00823DF8">
        <w:rPr>
          <w:vertAlign w:val="superscript"/>
          <w:lang w:val="en-US"/>
        </w:rPr>
        <w:t>TM</w:t>
      </w:r>
      <w:proofErr w:type="spellEnd"/>
      <w:r w:rsidRPr="00621A0B">
        <w:rPr>
          <w:lang w:val="en-US"/>
        </w:rPr>
        <w:t xml:space="preserve"> drilling in </w:t>
      </w:r>
      <w:proofErr w:type="spellStart"/>
      <w:r w:rsidRPr="00621A0B">
        <w:rPr>
          <w:lang w:val="en-US"/>
        </w:rPr>
        <w:t>Geretsried</w:t>
      </w:r>
      <w:proofErr w:type="spellEnd"/>
      <w:r w:rsidRPr="00621A0B">
        <w:rPr>
          <w:lang w:val="en-US"/>
        </w:rPr>
        <w:t xml:space="preserve"> (Germany) </w:t>
      </w:r>
      <w:r w:rsidRPr="00632378">
        <w:rPr>
          <w:color w:val="000000"/>
          <w:lang w:val="en-US"/>
        </w:rPr>
        <w:t>[37]</w:t>
      </w:r>
      <w:r w:rsidRPr="00621A0B">
        <w:rPr>
          <w:lang w:val="en-US"/>
        </w:rPr>
        <w:t xml:space="preserve"> and the unsuccessful geothermal drilling in St. Gallen. </w:t>
      </w:r>
      <w:r w:rsidR="00B226AA" w:rsidRPr="00621A0B">
        <w:rPr>
          <w:lang w:val="en-US"/>
        </w:rPr>
        <w:t xml:space="preserve">Especially the </w:t>
      </w:r>
      <w:proofErr w:type="spellStart"/>
      <w:r w:rsidR="00B226AA" w:rsidRPr="00621A0B">
        <w:rPr>
          <w:lang w:val="en-US"/>
        </w:rPr>
        <w:t>Eavor</w:t>
      </w:r>
      <w:proofErr w:type="spellEnd"/>
      <w:r w:rsidR="00B226AA" w:rsidRPr="00621A0B">
        <w:rPr>
          <w:lang w:val="en-US"/>
        </w:rPr>
        <w:t xml:space="preserve"> report is extensive, with a comparable drilling setting as for a potential AGS, so that this information were valuable inputs for the drilling rig dimensioning for this LCA. Still, it should be kept in mind that these are all theoretical estimates applied to the case of future AGS. The drilling place area is estimated to have an area of 5000 m</w:t>
      </w:r>
      <w:r w:rsidR="00B226AA" w:rsidRPr="00B209E5">
        <w:rPr>
          <w:vertAlign w:val="superscript"/>
          <w:lang w:val="en-US"/>
        </w:rPr>
        <w:t>2</w:t>
      </w:r>
      <w:r w:rsidR="00B226AA" w:rsidRPr="00621A0B">
        <w:rPr>
          <w:lang w:val="en-US"/>
        </w:rPr>
        <w:t>, of which 50% are paved and the rest is drivable gravel. It is assumed that the base plate has a thickness of 0.5 m. The pavement composition is assumed to be 70vol% sand, 15vol% cement CEM I, 14vol% water, and 1vol% reinforcing steel, leading to a density of 2.5 t/m</w:t>
      </w:r>
      <w:r w:rsidR="00B226AA" w:rsidRPr="00B209E5">
        <w:rPr>
          <w:vertAlign w:val="superscript"/>
          <w:lang w:val="en-US"/>
        </w:rPr>
        <w:t>3</w:t>
      </w:r>
      <w:r w:rsidR="00B226AA" w:rsidRPr="00621A0B">
        <w:rPr>
          <w:lang w:val="en-US"/>
        </w:rPr>
        <w:t xml:space="preserve">. </w:t>
      </w:r>
    </w:p>
    <w:p w14:paraId="21D0D4AC" w14:textId="3D195D4D" w:rsidR="00BD233D" w:rsidRDefault="00BD233D" w:rsidP="00E37277">
      <w:pPr>
        <w:jc w:val="both"/>
        <w:rPr>
          <w:lang w:val="en-US"/>
        </w:rPr>
      </w:pPr>
      <w:r w:rsidRPr="004E2492">
        <w:rPr>
          <w:b/>
          <w:i/>
          <w:lang w:val="en-US"/>
        </w:rPr>
        <w:t>Drilling energy consumption</w:t>
      </w:r>
      <w:r>
        <w:rPr>
          <w:lang w:val="en-US"/>
        </w:rPr>
        <w:t xml:space="preserve">: </w:t>
      </w:r>
      <w:r w:rsidRPr="00621A0B">
        <w:rPr>
          <w:lang w:val="en-US"/>
        </w:rPr>
        <w:t>The final energy consumption for the well drilling depends mainly on the</w:t>
      </w:r>
      <w:r>
        <w:rPr>
          <w:lang w:val="en-US"/>
        </w:rPr>
        <w:t xml:space="preserve"> t</w:t>
      </w:r>
      <w:r w:rsidRPr="002F4915">
        <w:rPr>
          <w:lang w:val="en-US"/>
        </w:rPr>
        <w:t>ime demand and energy consumption during the drilling phase</w:t>
      </w:r>
      <w:r>
        <w:rPr>
          <w:lang w:val="en-US"/>
        </w:rPr>
        <w:t xml:space="preserve"> from the drilling rig itself, mud circulation and pumping, or auxiliary systems. Well diameter, well depth and rock type are most influential for the energy consumption. Well completion (cementing and running the steel casing into the well) is less energy intensive, while logging is only responsible for a minimal energy demand.</w:t>
      </w:r>
      <w:r w:rsidR="00B209E5">
        <w:rPr>
          <w:lang w:val="en-US"/>
        </w:rPr>
        <w:t xml:space="preserve"> This study adopts a simplified calculation of energy consumption due to the lack of information on rotary</w:t>
      </w:r>
      <w:r w:rsidR="007C1469">
        <w:rPr>
          <w:lang w:val="en-US"/>
        </w:rPr>
        <w:t xml:space="preserve"> vertical and horizontal, </w:t>
      </w:r>
      <w:proofErr w:type="gramStart"/>
      <w:r w:rsidR="007C1469">
        <w:rPr>
          <w:lang w:val="en-US"/>
        </w:rPr>
        <w:t>small-diameter</w:t>
      </w:r>
      <w:proofErr w:type="gramEnd"/>
      <w:r w:rsidR="007C1469">
        <w:rPr>
          <w:lang w:val="en-US"/>
        </w:rPr>
        <w:t xml:space="preserve"> well</w:t>
      </w:r>
      <w:r w:rsidR="00B209E5">
        <w:rPr>
          <w:lang w:val="en-US"/>
        </w:rPr>
        <w:t xml:space="preserve"> drilling in </w:t>
      </w:r>
      <w:r w:rsidR="007C1469">
        <w:rPr>
          <w:lang w:val="en-US"/>
        </w:rPr>
        <w:t xml:space="preserve">crystalline rock and </w:t>
      </w:r>
      <w:r w:rsidR="00AC67A2">
        <w:rPr>
          <w:lang w:val="en-US"/>
        </w:rPr>
        <w:t>on PPGD energy consumption.</w:t>
      </w:r>
      <w:r>
        <w:rPr>
          <w:lang w:val="en-US"/>
        </w:rPr>
        <w:t xml:space="preserve"> </w:t>
      </w:r>
      <w:r w:rsidRPr="00621A0B">
        <w:rPr>
          <w:lang w:val="en-US"/>
        </w:rPr>
        <w:t>The actual drilling time is a function of the rate of penetration (ROP), which is the average speed at which the drill bit penetrates the formation. In this case, the ROP includes aspects such as time for tripping, reaming, mobilization and demobilization of the drilling rig. A summary of the drilling time estimates is given in the supplementary information in</w:t>
      </w:r>
      <w:r w:rsidR="00AC67A2">
        <w:rPr>
          <w:lang w:val="en-US"/>
        </w:rPr>
        <w:t xml:space="preserve"> Table S3</w:t>
      </w:r>
      <w:r w:rsidRPr="00621A0B">
        <w:rPr>
          <w:lang w:val="en-US"/>
        </w:rPr>
        <w:t>, with PPGD assumed to be a factor 10 faster than rotary drilling. From the ROP, the drilling time per section is derived. Total drilling time for the well designs as shown above</w:t>
      </w:r>
      <w:r>
        <w:rPr>
          <w:lang w:val="en-US"/>
        </w:rPr>
        <w:t xml:space="preserve"> </w:t>
      </w:r>
      <w:r w:rsidRPr="0058667C">
        <w:rPr>
          <w:lang w:val="en-US"/>
        </w:rPr>
        <w:t xml:space="preserve">amounts to ca. </w:t>
      </w:r>
      <w:r>
        <w:rPr>
          <w:lang w:val="en-US"/>
        </w:rPr>
        <w:t xml:space="preserve">1100 </w:t>
      </w:r>
      <w:r w:rsidRPr="0058667C">
        <w:rPr>
          <w:lang w:val="en-US"/>
        </w:rPr>
        <w:t xml:space="preserve">days for a 6 km well with rotary drilling, and ca. </w:t>
      </w:r>
      <w:r>
        <w:rPr>
          <w:lang w:val="en-US"/>
        </w:rPr>
        <w:t>170</w:t>
      </w:r>
      <w:r w:rsidRPr="0058667C">
        <w:rPr>
          <w:lang w:val="en-US"/>
        </w:rPr>
        <w:t xml:space="preserve"> days with PPGD, respectively. 90% of the time is used by the horizontal drilling. </w:t>
      </w:r>
    </w:p>
    <w:p w14:paraId="637B9137" w14:textId="21DFC651" w:rsidR="00BD233D" w:rsidRDefault="00BD233D" w:rsidP="00E37277">
      <w:pPr>
        <w:jc w:val="both"/>
        <w:rPr>
          <w:lang w:val="en-US"/>
        </w:rPr>
      </w:pPr>
      <w:r w:rsidRPr="0058667C">
        <w:rPr>
          <w:lang w:val="en-US"/>
        </w:rPr>
        <w:t>Installed drilling rig capacity is estimated</w:t>
      </w:r>
      <w:r>
        <w:rPr>
          <w:lang w:val="en-US"/>
        </w:rPr>
        <w:t xml:space="preserve"> </w:t>
      </w:r>
      <w:r w:rsidRPr="0058667C">
        <w:rPr>
          <w:lang w:val="en-US"/>
        </w:rPr>
        <w:t xml:space="preserve">to be 4 MW for PPGD, and 5 MW for rotary drilling, respectively. The installed capacity for the completion is estimated to be a factor ten lower, i.e. 0.4 MW </w:t>
      </w:r>
      <w:r w:rsidRPr="0058667C">
        <w:rPr>
          <w:lang w:val="en-US"/>
        </w:rPr>
        <w:lastRenderedPageBreak/>
        <w:t xml:space="preserve">(PPGD) and 0.5 MW (rotary drilling). The load factor for both is assumed to be 0.8. In combination with the above drilling duration information, the energy consumption has been calculated as shown </w:t>
      </w:r>
      <w:r>
        <w:rPr>
          <w:lang w:val="en-US"/>
        </w:rPr>
        <w:fldChar w:fldCharType="begin"/>
      </w:r>
      <w:r>
        <w:rPr>
          <w:lang w:val="en-US"/>
        </w:rPr>
        <w:instrText xml:space="preserve"> REF _Ref197425647 \h  \* MERGEFORMAT </w:instrText>
      </w:r>
      <w:r>
        <w:rPr>
          <w:lang w:val="en-US"/>
        </w:rPr>
        <w:fldChar w:fldCharType="separate"/>
      </w:r>
      <w:r w:rsidR="004C2288">
        <w:rPr>
          <w:b/>
          <w:bCs/>
          <w:lang w:val="en-US"/>
        </w:rPr>
        <w:t>Error! Reference source not found.</w:t>
      </w:r>
      <w:r>
        <w:rPr>
          <w:lang w:val="en-US"/>
        </w:rPr>
        <w:fldChar w:fldCharType="end"/>
      </w:r>
      <w:r>
        <w:rPr>
          <w:lang w:val="en-US"/>
        </w:rPr>
        <w:t xml:space="preserve">. </w:t>
      </w:r>
    </w:p>
    <w:p w14:paraId="00A5F5D7" w14:textId="77777777" w:rsidR="00E51FC6" w:rsidRDefault="00E51FC6" w:rsidP="00E37277">
      <w:pPr>
        <w:jc w:val="both"/>
        <w:rPr>
          <w:lang w:val="en-US"/>
        </w:rPr>
      </w:pPr>
    </w:p>
    <w:p w14:paraId="12A56FDE" w14:textId="446DC136" w:rsidR="00E51FC6" w:rsidRPr="00B03FC2" w:rsidRDefault="00E51FC6" w:rsidP="00E37277">
      <w:pPr>
        <w:pStyle w:val="Caption"/>
        <w:keepNext/>
        <w:jc w:val="both"/>
        <w:rPr>
          <w:rFonts w:cstheme="minorHAnsi"/>
          <w:iCs w:val="0"/>
          <w:sz w:val="20"/>
          <w:szCs w:val="20"/>
          <w:lang w:val="en-US"/>
        </w:rPr>
      </w:pPr>
      <w:bookmarkStart w:id="197" w:name="_Ref197424384"/>
      <w:r w:rsidRPr="008D563B">
        <w:rPr>
          <w:rFonts w:asciiTheme="minorHAnsi" w:hAnsiTheme="minorHAnsi" w:cstheme="minorHAnsi"/>
          <w:sz w:val="20"/>
          <w:szCs w:val="20"/>
          <w:lang w:val="en-US"/>
        </w:rPr>
        <w:t>Table</w:t>
      </w:r>
      <w:bookmarkEnd w:id="197"/>
      <w:r w:rsidR="00AC67A2">
        <w:rPr>
          <w:rFonts w:asciiTheme="minorHAnsi" w:hAnsiTheme="minorHAnsi" w:cstheme="minorHAnsi"/>
          <w:sz w:val="20"/>
          <w:szCs w:val="20"/>
          <w:lang w:val="en-US"/>
        </w:rPr>
        <w:t xml:space="preserve"> S3</w:t>
      </w:r>
      <w:r w:rsidRPr="008D563B">
        <w:rPr>
          <w:rFonts w:asciiTheme="minorHAnsi" w:hAnsiTheme="minorHAnsi" w:cstheme="minorHAnsi"/>
          <w:sz w:val="20"/>
          <w:szCs w:val="20"/>
          <w:lang w:val="en-US"/>
        </w:rPr>
        <w:t xml:space="preserve">: Estimation of the rate of penetration of rotary drilling vs. PPGD. PPGD is assumed to be 10 times faster. Assumptions provided by </w:t>
      </w:r>
      <w:r w:rsidR="00B60958">
        <w:rPr>
          <w:rFonts w:asciiTheme="minorHAnsi" w:hAnsiTheme="minorHAnsi" w:cstheme="minorHAnsi"/>
          <w:sz w:val="20"/>
          <w:szCs w:val="20"/>
          <w:lang w:val="en-US"/>
        </w:rPr>
        <w:t>the authors of the TEA in this publication</w:t>
      </w:r>
      <w:r w:rsidRPr="008D563B">
        <w:rPr>
          <w:rFonts w:asciiTheme="minorHAnsi" w:hAnsiTheme="minorHAnsi" w:cstheme="minorHAnsi"/>
          <w:sz w:val="20"/>
          <w:szCs w:val="20"/>
          <w:lang w:val="en-US"/>
        </w:rPr>
        <w:t>. Table shown for the 6 km default case. The 4.5 km and 8 km case differ from this default case by the vertical section lengths.</w:t>
      </w:r>
    </w:p>
    <w:tbl>
      <w:tblPr>
        <w:tblStyle w:val="TableGrid"/>
        <w:tblW w:w="9634" w:type="dxa"/>
        <w:tblLayout w:type="fixed"/>
        <w:tblLook w:val="04A0" w:firstRow="1" w:lastRow="0" w:firstColumn="1" w:lastColumn="0" w:noHBand="0" w:noVBand="1"/>
      </w:tblPr>
      <w:tblGrid>
        <w:gridCol w:w="1681"/>
        <w:gridCol w:w="821"/>
        <w:gridCol w:w="699"/>
        <w:gridCol w:w="837"/>
        <w:gridCol w:w="1074"/>
        <w:gridCol w:w="837"/>
        <w:gridCol w:w="771"/>
        <w:gridCol w:w="1529"/>
        <w:gridCol w:w="1385"/>
      </w:tblGrid>
      <w:tr w:rsidR="00E51FC6" w:rsidRPr="00B60958" w14:paraId="469A16C7" w14:textId="77777777" w:rsidTr="00EB19B3">
        <w:trPr>
          <w:trHeight w:val="312"/>
        </w:trPr>
        <w:tc>
          <w:tcPr>
            <w:tcW w:w="1681" w:type="dxa"/>
            <w:noWrap/>
            <w:vAlign w:val="center"/>
            <w:hideMark/>
          </w:tcPr>
          <w:p w14:paraId="6FC14B0C" w14:textId="77777777" w:rsidR="00E51FC6" w:rsidRPr="00B60958" w:rsidRDefault="00E51FC6" w:rsidP="00E37277">
            <w:pPr>
              <w:spacing w:after="0" w:line="240" w:lineRule="auto"/>
              <w:jc w:val="both"/>
              <w:rPr>
                <w:rFonts w:cstheme="minorHAnsi"/>
                <w:b/>
                <w:bCs/>
                <w:sz w:val="18"/>
                <w:szCs w:val="18"/>
                <w:lang w:val="en-US"/>
              </w:rPr>
            </w:pPr>
          </w:p>
        </w:tc>
        <w:tc>
          <w:tcPr>
            <w:tcW w:w="1520" w:type="dxa"/>
            <w:gridSpan w:val="2"/>
            <w:shd w:val="clear" w:color="auto" w:fill="F2F2F2" w:themeFill="background1" w:themeFillShade="F2"/>
            <w:noWrap/>
            <w:vAlign w:val="center"/>
            <w:hideMark/>
          </w:tcPr>
          <w:p w14:paraId="6568FC6D" w14:textId="77777777" w:rsidR="00E51FC6" w:rsidRPr="00B60958" w:rsidRDefault="00E51FC6" w:rsidP="00E37277">
            <w:pPr>
              <w:spacing w:after="0" w:line="240" w:lineRule="auto"/>
              <w:jc w:val="both"/>
              <w:rPr>
                <w:rFonts w:cstheme="minorHAnsi"/>
                <w:b/>
                <w:bCs/>
                <w:sz w:val="18"/>
                <w:szCs w:val="18"/>
                <w:lang w:val="en-US"/>
              </w:rPr>
            </w:pPr>
            <w:r w:rsidRPr="00B60958">
              <w:rPr>
                <w:rFonts w:cstheme="minorHAnsi"/>
                <w:b/>
                <w:bCs/>
                <w:sz w:val="18"/>
                <w:szCs w:val="18"/>
                <w:lang w:val="en-US"/>
              </w:rPr>
              <w:t>Measured depth [m] </w:t>
            </w:r>
          </w:p>
        </w:tc>
        <w:tc>
          <w:tcPr>
            <w:tcW w:w="1911" w:type="dxa"/>
            <w:gridSpan w:val="2"/>
            <w:noWrap/>
            <w:vAlign w:val="center"/>
            <w:hideMark/>
          </w:tcPr>
          <w:p w14:paraId="07A8BF30" w14:textId="77777777" w:rsidR="00E51FC6" w:rsidRPr="00B60958" w:rsidRDefault="00E51FC6" w:rsidP="00E37277">
            <w:pPr>
              <w:spacing w:after="0" w:line="240" w:lineRule="auto"/>
              <w:jc w:val="both"/>
              <w:rPr>
                <w:rFonts w:cstheme="minorHAnsi"/>
                <w:b/>
                <w:bCs/>
                <w:sz w:val="18"/>
                <w:szCs w:val="18"/>
                <w:lang w:val="en-US"/>
              </w:rPr>
            </w:pPr>
            <w:r w:rsidRPr="00B60958">
              <w:rPr>
                <w:rFonts w:cstheme="minorHAnsi"/>
                <w:b/>
                <w:bCs/>
                <w:sz w:val="18"/>
                <w:szCs w:val="18"/>
                <w:lang w:val="en-US"/>
              </w:rPr>
              <w:t>Rate of penetration (ROP) [m/h]</w:t>
            </w:r>
          </w:p>
        </w:tc>
        <w:tc>
          <w:tcPr>
            <w:tcW w:w="1608" w:type="dxa"/>
            <w:gridSpan w:val="2"/>
            <w:shd w:val="clear" w:color="auto" w:fill="F2F2F2" w:themeFill="background1" w:themeFillShade="F2"/>
            <w:vAlign w:val="center"/>
          </w:tcPr>
          <w:p w14:paraId="6FBB42E4" w14:textId="77777777" w:rsidR="00E51FC6" w:rsidRPr="00B60958" w:rsidRDefault="00E51FC6" w:rsidP="00E37277">
            <w:pPr>
              <w:spacing w:after="0" w:line="240" w:lineRule="auto"/>
              <w:jc w:val="both"/>
              <w:rPr>
                <w:rFonts w:cstheme="minorHAnsi"/>
                <w:b/>
                <w:bCs/>
                <w:sz w:val="18"/>
                <w:szCs w:val="18"/>
                <w:lang w:val="en-US"/>
              </w:rPr>
            </w:pPr>
            <w:r w:rsidRPr="00B60958">
              <w:rPr>
                <w:rFonts w:cstheme="minorHAnsi"/>
                <w:b/>
                <w:bCs/>
                <w:sz w:val="18"/>
                <w:szCs w:val="18"/>
                <w:lang w:val="en-US"/>
              </w:rPr>
              <w:t xml:space="preserve">Duration drilling [d] </w:t>
            </w:r>
          </w:p>
          <w:p w14:paraId="7E021657" w14:textId="77777777" w:rsidR="00E51FC6" w:rsidRPr="00B60958" w:rsidRDefault="00E51FC6" w:rsidP="00E37277">
            <w:pPr>
              <w:spacing w:after="0" w:line="240" w:lineRule="auto"/>
              <w:jc w:val="both"/>
              <w:rPr>
                <w:rFonts w:cstheme="minorHAnsi"/>
                <w:b/>
                <w:bCs/>
                <w:sz w:val="18"/>
                <w:szCs w:val="18"/>
                <w:lang w:val="en-US"/>
              </w:rPr>
            </w:pPr>
          </w:p>
        </w:tc>
        <w:tc>
          <w:tcPr>
            <w:tcW w:w="1529" w:type="dxa"/>
            <w:vAlign w:val="center"/>
          </w:tcPr>
          <w:p w14:paraId="31200F01" w14:textId="77777777" w:rsidR="00E51FC6" w:rsidRPr="00B60958" w:rsidRDefault="00E51FC6" w:rsidP="00E37277">
            <w:pPr>
              <w:spacing w:after="0" w:line="240" w:lineRule="auto"/>
              <w:jc w:val="both"/>
              <w:rPr>
                <w:rFonts w:cstheme="minorHAnsi"/>
                <w:b/>
                <w:bCs/>
                <w:sz w:val="18"/>
                <w:szCs w:val="18"/>
                <w:lang w:val="en-US"/>
              </w:rPr>
            </w:pPr>
            <w:r w:rsidRPr="00B60958">
              <w:rPr>
                <w:rFonts w:cstheme="minorHAnsi"/>
                <w:b/>
                <w:bCs/>
                <w:sz w:val="18"/>
                <w:szCs w:val="18"/>
                <w:lang w:val="en-US"/>
              </w:rPr>
              <w:t>Completion [d]</w:t>
            </w:r>
          </w:p>
        </w:tc>
        <w:tc>
          <w:tcPr>
            <w:tcW w:w="1385" w:type="dxa"/>
            <w:shd w:val="clear" w:color="auto" w:fill="F2F2F2" w:themeFill="background1" w:themeFillShade="F2"/>
            <w:vAlign w:val="center"/>
          </w:tcPr>
          <w:p w14:paraId="35EC5588" w14:textId="77777777" w:rsidR="00E51FC6" w:rsidRPr="00B60958" w:rsidRDefault="00E51FC6" w:rsidP="00E37277">
            <w:pPr>
              <w:spacing w:after="0" w:line="240" w:lineRule="auto"/>
              <w:jc w:val="both"/>
              <w:rPr>
                <w:rFonts w:cstheme="minorHAnsi"/>
                <w:b/>
                <w:bCs/>
                <w:sz w:val="18"/>
                <w:szCs w:val="18"/>
                <w:lang w:val="en-US"/>
              </w:rPr>
            </w:pPr>
            <w:r w:rsidRPr="00B60958">
              <w:rPr>
                <w:rFonts w:cstheme="minorHAnsi"/>
                <w:b/>
                <w:bCs/>
                <w:sz w:val="18"/>
                <w:szCs w:val="18"/>
                <w:lang w:val="en-US"/>
              </w:rPr>
              <w:t>Logging [d]</w:t>
            </w:r>
          </w:p>
        </w:tc>
      </w:tr>
      <w:tr w:rsidR="00E51FC6" w:rsidRPr="00B60958" w14:paraId="45598ACE" w14:textId="77777777" w:rsidTr="00EB19B3">
        <w:trPr>
          <w:trHeight w:val="312"/>
        </w:trPr>
        <w:tc>
          <w:tcPr>
            <w:tcW w:w="1681" w:type="dxa"/>
            <w:noWrap/>
            <w:vAlign w:val="center"/>
            <w:hideMark/>
          </w:tcPr>
          <w:p w14:paraId="20689800" w14:textId="77777777" w:rsidR="00E51FC6" w:rsidRPr="00B60958" w:rsidRDefault="00E51FC6" w:rsidP="00E37277">
            <w:pPr>
              <w:spacing w:after="0" w:line="240" w:lineRule="auto"/>
              <w:jc w:val="both"/>
              <w:rPr>
                <w:rFonts w:cstheme="minorHAnsi"/>
                <w:b/>
                <w:bCs/>
                <w:sz w:val="18"/>
                <w:szCs w:val="18"/>
                <w:lang w:val="en-US"/>
              </w:rPr>
            </w:pPr>
          </w:p>
        </w:tc>
        <w:tc>
          <w:tcPr>
            <w:tcW w:w="821" w:type="dxa"/>
            <w:shd w:val="clear" w:color="auto" w:fill="F2F2F2" w:themeFill="background1" w:themeFillShade="F2"/>
            <w:noWrap/>
            <w:vAlign w:val="center"/>
            <w:hideMark/>
          </w:tcPr>
          <w:p w14:paraId="679C0B51" w14:textId="77777777" w:rsidR="00E51FC6" w:rsidRPr="00B60958" w:rsidRDefault="00E51FC6" w:rsidP="00E37277">
            <w:pPr>
              <w:spacing w:after="0" w:line="240" w:lineRule="auto"/>
              <w:jc w:val="both"/>
              <w:rPr>
                <w:rFonts w:cstheme="minorHAnsi"/>
                <w:b/>
                <w:bCs/>
                <w:sz w:val="18"/>
                <w:szCs w:val="18"/>
                <w:lang w:val="en-US"/>
              </w:rPr>
            </w:pPr>
            <w:r w:rsidRPr="00B60958">
              <w:rPr>
                <w:rFonts w:cstheme="minorHAnsi"/>
                <w:b/>
                <w:bCs/>
                <w:sz w:val="18"/>
                <w:szCs w:val="18"/>
                <w:lang w:val="en-US"/>
              </w:rPr>
              <w:t>Start</w:t>
            </w:r>
          </w:p>
        </w:tc>
        <w:tc>
          <w:tcPr>
            <w:tcW w:w="699" w:type="dxa"/>
            <w:shd w:val="clear" w:color="auto" w:fill="F2F2F2" w:themeFill="background1" w:themeFillShade="F2"/>
            <w:noWrap/>
            <w:vAlign w:val="center"/>
            <w:hideMark/>
          </w:tcPr>
          <w:p w14:paraId="686B2207" w14:textId="77777777" w:rsidR="00E51FC6" w:rsidRPr="00B60958" w:rsidRDefault="00E51FC6" w:rsidP="00E37277">
            <w:pPr>
              <w:spacing w:after="0" w:line="240" w:lineRule="auto"/>
              <w:jc w:val="both"/>
              <w:rPr>
                <w:rFonts w:cstheme="minorHAnsi"/>
                <w:b/>
                <w:bCs/>
                <w:sz w:val="18"/>
                <w:szCs w:val="18"/>
                <w:lang w:val="en-US"/>
              </w:rPr>
            </w:pPr>
            <w:r w:rsidRPr="00B60958">
              <w:rPr>
                <w:rFonts w:cstheme="minorHAnsi"/>
                <w:b/>
                <w:bCs/>
                <w:sz w:val="18"/>
                <w:szCs w:val="18"/>
                <w:lang w:val="en-US"/>
              </w:rPr>
              <w:t>End</w:t>
            </w:r>
          </w:p>
        </w:tc>
        <w:tc>
          <w:tcPr>
            <w:tcW w:w="837" w:type="dxa"/>
            <w:noWrap/>
            <w:vAlign w:val="center"/>
            <w:hideMark/>
          </w:tcPr>
          <w:p w14:paraId="71054D31" w14:textId="672B981F" w:rsidR="00E51FC6" w:rsidRPr="00B60958" w:rsidRDefault="00B60958" w:rsidP="00E37277">
            <w:pPr>
              <w:spacing w:after="0" w:line="240" w:lineRule="auto"/>
              <w:jc w:val="both"/>
              <w:rPr>
                <w:rFonts w:cstheme="minorHAnsi"/>
                <w:b/>
                <w:bCs/>
                <w:sz w:val="18"/>
                <w:szCs w:val="18"/>
                <w:lang w:val="en-US"/>
              </w:rPr>
            </w:pPr>
            <w:r w:rsidRPr="00B60958">
              <w:rPr>
                <w:rFonts w:cstheme="minorHAnsi"/>
                <w:b/>
                <w:bCs/>
                <w:sz w:val="18"/>
                <w:szCs w:val="18"/>
                <w:lang w:val="en-US"/>
              </w:rPr>
              <w:t>R</w:t>
            </w:r>
            <w:r w:rsidR="00E51FC6" w:rsidRPr="00B60958">
              <w:rPr>
                <w:rFonts w:cstheme="minorHAnsi"/>
                <w:b/>
                <w:bCs/>
                <w:sz w:val="18"/>
                <w:szCs w:val="18"/>
                <w:lang w:val="en-US"/>
              </w:rPr>
              <w:t>otary</w:t>
            </w:r>
          </w:p>
        </w:tc>
        <w:tc>
          <w:tcPr>
            <w:tcW w:w="1074" w:type="dxa"/>
            <w:noWrap/>
            <w:vAlign w:val="center"/>
            <w:hideMark/>
          </w:tcPr>
          <w:p w14:paraId="736F4B28" w14:textId="77777777" w:rsidR="00E51FC6" w:rsidRPr="00B60958" w:rsidRDefault="00E51FC6" w:rsidP="00E37277">
            <w:pPr>
              <w:spacing w:after="0" w:line="240" w:lineRule="auto"/>
              <w:jc w:val="both"/>
              <w:rPr>
                <w:rFonts w:cstheme="minorHAnsi"/>
                <w:b/>
                <w:bCs/>
                <w:sz w:val="18"/>
                <w:szCs w:val="18"/>
                <w:lang w:val="en-US"/>
              </w:rPr>
            </w:pPr>
            <w:r w:rsidRPr="00B60958">
              <w:rPr>
                <w:rFonts w:cstheme="minorHAnsi"/>
                <w:b/>
                <w:bCs/>
                <w:sz w:val="18"/>
                <w:szCs w:val="18"/>
                <w:lang w:val="en-US"/>
              </w:rPr>
              <w:t>PPGD</w:t>
            </w:r>
          </w:p>
        </w:tc>
        <w:tc>
          <w:tcPr>
            <w:tcW w:w="837" w:type="dxa"/>
            <w:shd w:val="clear" w:color="auto" w:fill="F2F2F2" w:themeFill="background1" w:themeFillShade="F2"/>
            <w:vAlign w:val="center"/>
          </w:tcPr>
          <w:p w14:paraId="0FA32F33" w14:textId="77777777" w:rsidR="00E51FC6" w:rsidRPr="00B60958" w:rsidRDefault="00E51FC6" w:rsidP="00E37277">
            <w:pPr>
              <w:spacing w:after="0" w:line="240" w:lineRule="auto"/>
              <w:jc w:val="both"/>
              <w:rPr>
                <w:rFonts w:cstheme="minorHAnsi"/>
                <w:b/>
                <w:bCs/>
                <w:sz w:val="18"/>
                <w:szCs w:val="18"/>
                <w:lang w:val="en-US"/>
              </w:rPr>
            </w:pPr>
            <w:r w:rsidRPr="00B60958">
              <w:rPr>
                <w:rFonts w:cstheme="minorHAnsi"/>
                <w:b/>
                <w:bCs/>
                <w:sz w:val="18"/>
                <w:szCs w:val="18"/>
                <w:lang w:val="en-US"/>
              </w:rPr>
              <w:t>Rotary</w:t>
            </w:r>
          </w:p>
        </w:tc>
        <w:tc>
          <w:tcPr>
            <w:tcW w:w="771" w:type="dxa"/>
            <w:shd w:val="clear" w:color="auto" w:fill="F2F2F2" w:themeFill="background1" w:themeFillShade="F2"/>
            <w:vAlign w:val="center"/>
          </w:tcPr>
          <w:p w14:paraId="02568023" w14:textId="77777777" w:rsidR="00E51FC6" w:rsidRPr="00B60958" w:rsidRDefault="00E51FC6" w:rsidP="00E37277">
            <w:pPr>
              <w:spacing w:after="0" w:line="240" w:lineRule="auto"/>
              <w:jc w:val="both"/>
              <w:rPr>
                <w:rFonts w:cstheme="minorHAnsi"/>
                <w:b/>
                <w:bCs/>
                <w:sz w:val="18"/>
                <w:szCs w:val="18"/>
                <w:lang w:val="en-US"/>
              </w:rPr>
            </w:pPr>
            <w:r w:rsidRPr="00B60958">
              <w:rPr>
                <w:rFonts w:cstheme="minorHAnsi"/>
                <w:b/>
                <w:bCs/>
                <w:sz w:val="18"/>
                <w:szCs w:val="18"/>
                <w:lang w:val="en-US"/>
              </w:rPr>
              <w:t>PPGD</w:t>
            </w:r>
          </w:p>
        </w:tc>
        <w:tc>
          <w:tcPr>
            <w:tcW w:w="1529" w:type="dxa"/>
            <w:vAlign w:val="center"/>
          </w:tcPr>
          <w:p w14:paraId="4B7E7291" w14:textId="77777777" w:rsidR="00E51FC6" w:rsidRPr="00B60958" w:rsidRDefault="00E51FC6" w:rsidP="00E37277">
            <w:pPr>
              <w:spacing w:after="0" w:line="240" w:lineRule="auto"/>
              <w:jc w:val="both"/>
              <w:rPr>
                <w:rFonts w:cstheme="minorHAnsi"/>
                <w:b/>
                <w:bCs/>
                <w:sz w:val="18"/>
                <w:szCs w:val="18"/>
                <w:lang w:val="en-US"/>
              </w:rPr>
            </w:pPr>
            <w:proofErr w:type="spellStart"/>
            <w:r w:rsidRPr="00B60958">
              <w:rPr>
                <w:rFonts w:cstheme="minorHAnsi"/>
                <w:b/>
                <w:bCs/>
                <w:sz w:val="18"/>
                <w:szCs w:val="18"/>
                <w:lang w:val="en-US"/>
              </w:rPr>
              <w:t>Rot&amp;PPGD</w:t>
            </w:r>
            <w:proofErr w:type="spellEnd"/>
          </w:p>
        </w:tc>
        <w:tc>
          <w:tcPr>
            <w:tcW w:w="1385" w:type="dxa"/>
            <w:shd w:val="clear" w:color="auto" w:fill="F2F2F2" w:themeFill="background1" w:themeFillShade="F2"/>
            <w:vAlign w:val="center"/>
          </w:tcPr>
          <w:p w14:paraId="4CFDF2D4" w14:textId="77777777" w:rsidR="00E51FC6" w:rsidRPr="00B60958" w:rsidRDefault="00E51FC6" w:rsidP="00E37277">
            <w:pPr>
              <w:spacing w:after="0" w:line="240" w:lineRule="auto"/>
              <w:jc w:val="both"/>
              <w:rPr>
                <w:rFonts w:cstheme="minorHAnsi"/>
                <w:b/>
                <w:bCs/>
                <w:sz w:val="18"/>
                <w:szCs w:val="18"/>
                <w:lang w:val="en-US"/>
              </w:rPr>
            </w:pPr>
            <w:proofErr w:type="spellStart"/>
            <w:r w:rsidRPr="00B60958">
              <w:rPr>
                <w:rFonts w:cstheme="minorHAnsi"/>
                <w:b/>
                <w:bCs/>
                <w:sz w:val="18"/>
                <w:szCs w:val="18"/>
                <w:lang w:val="en-US"/>
              </w:rPr>
              <w:t>Rot&amp;PPGD</w:t>
            </w:r>
            <w:proofErr w:type="spellEnd"/>
          </w:p>
        </w:tc>
      </w:tr>
      <w:tr w:rsidR="00E51FC6" w:rsidRPr="00B60958" w14:paraId="00310662" w14:textId="77777777" w:rsidTr="00EB19B3">
        <w:trPr>
          <w:trHeight w:val="312"/>
        </w:trPr>
        <w:tc>
          <w:tcPr>
            <w:tcW w:w="1681" w:type="dxa"/>
            <w:noWrap/>
            <w:vAlign w:val="center"/>
            <w:hideMark/>
          </w:tcPr>
          <w:p w14:paraId="172EC7DF" w14:textId="77777777" w:rsidR="00E51FC6" w:rsidRPr="00B60958" w:rsidRDefault="00E51FC6" w:rsidP="00E37277">
            <w:pPr>
              <w:spacing w:after="0" w:line="240" w:lineRule="auto"/>
              <w:jc w:val="both"/>
              <w:rPr>
                <w:rFonts w:cstheme="minorHAnsi"/>
                <w:sz w:val="18"/>
                <w:szCs w:val="18"/>
                <w:lang w:val="en-US"/>
              </w:rPr>
            </w:pPr>
            <w:r w:rsidRPr="00B60958">
              <w:rPr>
                <w:rFonts w:cstheme="minorHAnsi"/>
                <w:sz w:val="18"/>
                <w:szCs w:val="18"/>
                <w:lang w:val="en-US"/>
              </w:rPr>
              <w:t>Section 1</w:t>
            </w:r>
          </w:p>
        </w:tc>
        <w:tc>
          <w:tcPr>
            <w:tcW w:w="821" w:type="dxa"/>
            <w:shd w:val="clear" w:color="auto" w:fill="F2F2F2" w:themeFill="background1" w:themeFillShade="F2"/>
            <w:noWrap/>
            <w:vAlign w:val="center"/>
            <w:hideMark/>
          </w:tcPr>
          <w:p w14:paraId="78B670FA" w14:textId="77777777" w:rsidR="00E51FC6" w:rsidRPr="00B60958" w:rsidRDefault="00E51FC6" w:rsidP="00E37277">
            <w:pPr>
              <w:spacing w:after="0" w:line="240" w:lineRule="auto"/>
              <w:jc w:val="both"/>
              <w:rPr>
                <w:rFonts w:cstheme="minorHAnsi"/>
                <w:sz w:val="18"/>
                <w:szCs w:val="18"/>
                <w:lang w:val="en-US"/>
              </w:rPr>
            </w:pPr>
            <w:r w:rsidRPr="00B60958">
              <w:rPr>
                <w:rFonts w:cstheme="minorHAnsi"/>
                <w:sz w:val="18"/>
                <w:szCs w:val="18"/>
                <w:lang w:val="en-US"/>
              </w:rPr>
              <w:t>0</w:t>
            </w:r>
          </w:p>
        </w:tc>
        <w:tc>
          <w:tcPr>
            <w:tcW w:w="699" w:type="dxa"/>
            <w:shd w:val="clear" w:color="auto" w:fill="F2F2F2" w:themeFill="background1" w:themeFillShade="F2"/>
            <w:noWrap/>
            <w:vAlign w:val="center"/>
            <w:hideMark/>
          </w:tcPr>
          <w:p w14:paraId="0A192527" w14:textId="77777777" w:rsidR="00E51FC6" w:rsidRPr="00B60958" w:rsidRDefault="00E51FC6" w:rsidP="00E37277">
            <w:pPr>
              <w:spacing w:after="0" w:line="240" w:lineRule="auto"/>
              <w:jc w:val="both"/>
              <w:rPr>
                <w:rFonts w:cstheme="minorHAnsi"/>
                <w:sz w:val="18"/>
                <w:szCs w:val="18"/>
                <w:lang w:val="en-US"/>
              </w:rPr>
            </w:pPr>
            <w:r w:rsidRPr="00B60958">
              <w:rPr>
                <w:rFonts w:cstheme="minorHAnsi"/>
                <w:sz w:val="18"/>
                <w:szCs w:val="18"/>
                <w:lang w:val="en-US"/>
              </w:rPr>
              <w:t>1000</w:t>
            </w:r>
          </w:p>
        </w:tc>
        <w:tc>
          <w:tcPr>
            <w:tcW w:w="837" w:type="dxa"/>
            <w:noWrap/>
            <w:vAlign w:val="center"/>
            <w:hideMark/>
          </w:tcPr>
          <w:p w14:paraId="01B3063D" w14:textId="77777777" w:rsidR="00E51FC6" w:rsidRPr="00B60958" w:rsidRDefault="00E51FC6" w:rsidP="00E37277">
            <w:pPr>
              <w:spacing w:after="0" w:line="240" w:lineRule="auto"/>
              <w:jc w:val="both"/>
              <w:rPr>
                <w:rFonts w:cstheme="minorHAnsi"/>
                <w:sz w:val="18"/>
                <w:szCs w:val="18"/>
                <w:lang w:val="en-US"/>
              </w:rPr>
            </w:pPr>
            <w:r w:rsidRPr="00B60958">
              <w:rPr>
                <w:rFonts w:cstheme="minorHAnsi"/>
                <w:sz w:val="18"/>
                <w:szCs w:val="18"/>
                <w:lang w:val="en-US"/>
              </w:rPr>
              <w:t>5</w:t>
            </w:r>
          </w:p>
        </w:tc>
        <w:tc>
          <w:tcPr>
            <w:tcW w:w="1074" w:type="dxa"/>
            <w:noWrap/>
            <w:vAlign w:val="center"/>
            <w:hideMark/>
          </w:tcPr>
          <w:p w14:paraId="4C03070F" w14:textId="77777777" w:rsidR="00E51FC6" w:rsidRPr="00B60958" w:rsidRDefault="00E51FC6" w:rsidP="00E37277">
            <w:pPr>
              <w:spacing w:after="0" w:line="240" w:lineRule="auto"/>
              <w:jc w:val="both"/>
              <w:rPr>
                <w:rFonts w:cstheme="minorHAnsi"/>
                <w:sz w:val="18"/>
                <w:szCs w:val="18"/>
                <w:lang w:val="en-US"/>
              </w:rPr>
            </w:pPr>
            <w:r w:rsidRPr="00B60958">
              <w:rPr>
                <w:rFonts w:cstheme="minorHAnsi"/>
                <w:sz w:val="18"/>
                <w:szCs w:val="18"/>
                <w:lang w:val="en-US"/>
              </w:rPr>
              <w:t>50</w:t>
            </w:r>
          </w:p>
        </w:tc>
        <w:tc>
          <w:tcPr>
            <w:tcW w:w="837" w:type="dxa"/>
            <w:shd w:val="clear" w:color="auto" w:fill="F2F2F2" w:themeFill="background1" w:themeFillShade="F2"/>
            <w:vAlign w:val="center"/>
          </w:tcPr>
          <w:p w14:paraId="2B32AD6F" w14:textId="77777777" w:rsidR="00E51FC6" w:rsidRPr="00B60958" w:rsidRDefault="00E51FC6" w:rsidP="00E37277">
            <w:pPr>
              <w:spacing w:after="0" w:line="240" w:lineRule="auto"/>
              <w:jc w:val="both"/>
              <w:rPr>
                <w:rFonts w:cstheme="minorHAnsi"/>
                <w:sz w:val="18"/>
                <w:szCs w:val="18"/>
                <w:lang w:val="en-US"/>
              </w:rPr>
            </w:pPr>
            <w:r w:rsidRPr="00B60958">
              <w:rPr>
                <w:rFonts w:cstheme="minorHAnsi"/>
                <w:sz w:val="18"/>
                <w:szCs w:val="18"/>
                <w:lang w:val="en-US"/>
              </w:rPr>
              <w:t>8</w:t>
            </w:r>
          </w:p>
        </w:tc>
        <w:tc>
          <w:tcPr>
            <w:tcW w:w="771" w:type="dxa"/>
            <w:shd w:val="clear" w:color="auto" w:fill="F2F2F2" w:themeFill="background1" w:themeFillShade="F2"/>
            <w:vAlign w:val="center"/>
          </w:tcPr>
          <w:p w14:paraId="523443C7" w14:textId="77777777" w:rsidR="00E51FC6" w:rsidRPr="00B60958" w:rsidRDefault="00E51FC6" w:rsidP="00E37277">
            <w:pPr>
              <w:spacing w:after="0" w:line="240" w:lineRule="auto"/>
              <w:jc w:val="both"/>
              <w:rPr>
                <w:rFonts w:cstheme="minorHAnsi"/>
                <w:sz w:val="18"/>
                <w:szCs w:val="18"/>
                <w:lang w:val="en-US"/>
              </w:rPr>
            </w:pPr>
            <w:r w:rsidRPr="00B60958">
              <w:rPr>
                <w:rFonts w:cstheme="minorHAnsi"/>
                <w:sz w:val="18"/>
                <w:szCs w:val="18"/>
                <w:lang w:val="en-US"/>
              </w:rPr>
              <w:t>1</w:t>
            </w:r>
          </w:p>
        </w:tc>
        <w:tc>
          <w:tcPr>
            <w:tcW w:w="1529" w:type="dxa"/>
            <w:vAlign w:val="center"/>
          </w:tcPr>
          <w:p w14:paraId="3A191BEF" w14:textId="77777777" w:rsidR="00E51FC6" w:rsidRPr="00B60958" w:rsidRDefault="00E51FC6" w:rsidP="00E37277">
            <w:pPr>
              <w:spacing w:after="0" w:line="240" w:lineRule="auto"/>
              <w:jc w:val="both"/>
              <w:rPr>
                <w:rFonts w:cstheme="minorHAnsi"/>
                <w:sz w:val="18"/>
                <w:szCs w:val="18"/>
                <w:lang w:val="en-US"/>
              </w:rPr>
            </w:pPr>
            <w:r w:rsidRPr="00B60958">
              <w:rPr>
                <w:rFonts w:cstheme="minorHAnsi"/>
                <w:sz w:val="18"/>
                <w:szCs w:val="18"/>
                <w:lang w:val="en-US"/>
              </w:rPr>
              <w:t>3</w:t>
            </w:r>
          </w:p>
        </w:tc>
        <w:tc>
          <w:tcPr>
            <w:tcW w:w="1385" w:type="dxa"/>
            <w:shd w:val="clear" w:color="auto" w:fill="F2F2F2" w:themeFill="background1" w:themeFillShade="F2"/>
            <w:vAlign w:val="center"/>
          </w:tcPr>
          <w:p w14:paraId="70517637" w14:textId="77777777" w:rsidR="00E51FC6" w:rsidRPr="00B60958" w:rsidRDefault="00E51FC6" w:rsidP="00E37277">
            <w:pPr>
              <w:spacing w:after="0" w:line="240" w:lineRule="auto"/>
              <w:jc w:val="both"/>
              <w:rPr>
                <w:rFonts w:cstheme="minorHAnsi"/>
                <w:sz w:val="18"/>
                <w:szCs w:val="18"/>
                <w:lang w:val="en-US"/>
              </w:rPr>
            </w:pPr>
            <w:r w:rsidRPr="00B60958">
              <w:rPr>
                <w:rFonts w:cstheme="minorHAnsi"/>
                <w:sz w:val="18"/>
                <w:szCs w:val="18"/>
                <w:lang w:val="en-US"/>
              </w:rPr>
              <w:t>2</w:t>
            </w:r>
          </w:p>
        </w:tc>
      </w:tr>
      <w:tr w:rsidR="00E51FC6" w:rsidRPr="00B60958" w14:paraId="1FD3FB91" w14:textId="77777777" w:rsidTr="00EB19B3">
        <w:trPr>
          <w:trHeight w:val="312"/>
        </w:trPr>
        <w:tc>
          <w:tcPr>
            <w:tcW w:w="1681" w:type="dxa"/>
            <w:noWrap/>
            <w:vAlign w:val="center"/>
            <w:hideMark/>
          </w:tcPr>
          <w:p w14:paraId="73CE8E61" w14:textId="77777777" w:rsidR="00E51FC6" w:rsidRPr="00B60958" w:rsidRDefault="00E51FC6" w:rsidP="00E37277">
            <w:pPr>
              <w:spacing w:after="0" w:line="240" w:lineRule="auto"/>
              <w:jc w:val="both"/>
              <w:rPr>
                <w:rFonts w:cstheme="minorHAnsi"/>
                <w:sz w:val="18"/>
                <w:szCs w:val="18"/>
                <w:lang w:val="en-US"/>
              </w:rPr>
            </w:pPr>
            <w:r w:rsidRPr="00B60958">
              <w:rPr>
                <w:rFonts w:cstheme="minorHAnsi"/>
                <w:sz w:val="18"/>
                <w:szCs w:val="18"/>
                <w:lang w:val="en-US"/>
              </w:rPr>
              <w:t>Section 2</w:t>
            </w:r>
          </w:p>
        </w:tc>
        <w:tc>
          <w:tcPr>
            <w:tcW w:w="821" w:type="dxa"/>
            <w:shd w:val="clear" w:color="auto" w:fill="F2F2F2" w:themeFill="background1" w:themeFillShade="F2"/>
            <w:noWrap/>
            <w:vAlign w:val="center"/>
            <w:hideMark/>
          </w:tcPr>
          <w:p w14:paraId="56390298" w14:textId="77777777" w:rsidR="00E51FC6" w:rsidRPr="00B60958" w:rsidRDefault="00E51FC6" w:rsidP="00E37277">
            <w:pPr>
              <w:spacing w:after="0" w:line="240" w:lineRule="auto"/>
              <w:jc w:val="both"/>
              <w:rPr>
                <w:rFonts w:cstheme="minorHAnsi"/>
                <w:sz w:val="18"/>
                <w:szCs w:val="18"/>
                <w:lang w:val="en-US"/>
              </w:rPr>
            </w:pPr>
            <w:r w:rsidRPr="00B60958">
              <w:rPr>
                <w:rFonts w:cstheme="minorHAnsi"/>
                <w:sz w:val="18"/>
                <w:szCs w:val="18"/>
                <w:lang w:val="en-US"/>
              </w:rPr>
              <w:t>1000</w:t>
            </w:r>
          </w:p>
        </w:tc>
        <w:tc>
          <w:tcPr>
            <w:tcW w:w="699" w:type="dxa"/>
            <w:shd w:val="clear" w:color="auto" w:fill="F2F2F2" w:themeFill="background1" w:themeFillShade="F2"/>
            <w:noWrap/>
            <w:vAlign w:val="center"/>
            <w:hideMark/>
          </w:tcPr>
          <w:p w14:paraId="642563E6" w14:textId="77777777" w:rsidR="00E51FC6" w:rsidRPr="00B60958" w:rsidRDefault="00E51FC6" w:rsidP="00E37277">
            <w:pPr>
              <w:spacing w:after="0" w:line="240" w:lineRule="auto"/>
              <w:jc w:val="both"/>
              <w:rPr>
                <w:rFonts w:cstheme="minorHAnsi"/>
                <w:sz w:val="18"/>
                <w:szCs w:val="18"/>
                <w:lang w:val="en-US"/>
              </w:rPr>
            </w:pPr>
            <w:r w:rsidRPr="00B60958">
              <w:rPr>
                <w:rFonts w:cstheme="minorHAnsi"/>
                <w:sz w:val="18"/>
                <w:szCs w:val="18"/>
                <w:lang w:val="en-US"/>
              </w:rPr>
              <w:t>2500</w:t>
            </w:r>
          </w:p>
        </w:tc>
        <w:tc>
          <w:tcPr>
            <w:tcW w:w="837" w:type="dxa"/>
            <w:noWrap/>
            <w:vAlign w:val="center"/>
            <w:hideMark/>
          </w:tcPr>
          <w:p w14:paraId="097650DD" w14:textId="77777777" w:rsidR="00E51FC6" w:rsidRPr="00B60958" w:rsidRDefault="00E51FC6" w:rsidP="00E37277">
            <w:pPr>
              <w:spacing w:after="0" w:line="240" w:lineRule="auto"/>
              <w:jc w:val="both"/>
              <w:rPr>
                <w:rFonts w:cstheme="minorHAnsi"/>
                <w:sz w:val="18"/>
                <w:szCs w:val="18"/>
                <w:lang w:val="en-US"/>
              </w:rPr>
            </w:pPr>
            <w:r w:rsidRPr="00B60958">
              <w:rPr>
                <w:rFonts w:cstheme="minorHAnsi"/>
                <w:sz w:val="18"/>
                <w:szCs w:val="18"/>
                <w:lang w:val="en-US"/>
              </w:rPr>
              <w:t>4</w:t>
            </w:r>
          </w:p>
        </w:tc>
        <w:tc>
          <w:tcPr>
            <w:tcW w:w="1074" w:type="dxa"/>
            <w:noWrap/>
            <w:vAlign w:val="center"/>
            <w:hideMark/>
          </w:tcPr>
          <w:p w14:paraId="1B08EDC1" w14:textId="77777777" w:rsidR="00E51FC6" w:rsidRPr="00B60958" w:rsidRDefault="00E51FC6" w:rsidP="00E37277">
            <w:pPr>
              <w:spacing w:after="0" w:line="240" w:lineRule="auto"/>
              <w:jc w:val="both"/>
              <w:rPr>
                <w:rFonts w:cstheme="minorHAnsi"/>
                <w:sz w:val="18"/>
                <w:szCs w:val="18"/>
                <w:lang w:val="en-US"/>
              </w:rPr>
            </w:pPr>
            <w:r w:rsidRPr="00B60958">
              <w:rPr>
                <w:rFonts w:cstheme="minorHAnsi"/>
                <w:sz w:val="18"/>
                <w:szCs w:val="18"/>
                <w:lang w:val="en-US"/>
              </w:rPr>
              <w:t>40</w:t>
            </w:r>
          </w:p>
        </w:tc>
        <w:tc>
          <w:tcPr>
            <w:tcW w:w="837" w:type="dxa"/>
            <w:shd w:val="clear" w:color="auto" w:fill="F2F2F2" w:themeFill="background1" w:themeFillShade="F2"/>
            <w:vAlign w:val="center"/>
          </w:tcPr>
          <w:p w14:paraId="4095B2D2" w14:textId="77777777" w:rsidR="00E51FC6" w:rsidRPr="00B60958" w:rsidRDefault="00E51FC6" w:rsidP="00E37277">
            <w:pPr>
              <w:spacing w:after="0" w:line="240" w:lineRule="auto"/>
              <w:jc w:val="both"/>
              <w:rPr>
                <w:rFonts w:cstheme="minorHAnsi"/>
                <w:sz w:val="18"/>
                <w:szCs w:val="18"/>
                <w:lang w:val="en-US"/>
              </w:rPr>
            </w:pPr>
            <w:r w:rsidRPr="00B60958">
              <w:rPr>
                <w:rFonts w:cstheme="minorHAnsi"/>
                <w:sz w:val="18"/>
                <w:szCs w:val="18"/>
                <w:lang w:val="en-US"/>
              </w:rPr>
              <w:t>16</w:t>
            </w:r>
          </w:p>
        </w:tc>
        <w:tc>
          <w:tcPr>
            <w:tcW w:w="771" w:type="dxa"/>
            <w:shd w:val="clear" w:color="auto" w:fill="F2F2F2" w:themeFill="background1" w:themeFillShade="F2"/>
            <w:vAlign w:val="center"/>
          </w:tcPr>
          <w:p w14:paraId="49F9F47C" w14:textId="77777777" w:rsidR="00E51FC6" w:rsidRPr="00B60958" w:rsidRDefault="00E51FC6" w:rsidP="00E37277">
            <w:pPr>
              <w:spacing w:after="0" w:line="240" w:lineRule="auto"/>
              <w:jc w:val="both"/>
              <w:rPr>
                <w:rFonts w:cstheme="minorHAnsi"/>
                <w:sz w:val="18"/>
                <w:szCs w:val="18"/>
                <w:lang w:val="en-US"/>
              </w:rPr>
            </w:pPr>
            <w:r w:rsidRPr="00B60958">
              <w:rPr>
                <w:rFonts w:cstheme="minorHAnsi"/>
                <w:sz w:val="18"/>
                <w:szCs w:val="18"/>
                <w:lang w:val="en-US"/>
              </w:rPr>
              <w:t>2</w:t>
            </w:r>
          </w:p>
        </w:tc>
        <w:tc>
          <w:tcPr>
            <w:tcW w:w="1529" w:type="dxa"/>
            <w:vAlign w:val="center"/>
          </w:tcPr>
          <w:p w14:paraId="15251CDB" w14:textId="77777777" w:rsidR="00E51FC6" w:rsidRPr="00B60958" w:rsidRDefault="00E51FC6" w:rsidP="00E37277">
            <w:pPr>
              <w:spacing w:after="0" w:line="240" w:lineRule="auto"/>
              <w:jc w:val="both"/>
              <w:rPr>
                <w:rFonts w:cstheme="minorHAnsi"/>
                <w:sz w:val="18"/>
                <w:szCs w:val="18"/>
                <w:lang w:val="en-US"/>
              </w:rPr>
            </w:pPr>
            <w:r w:rsidRPr="00B60958">
              <w:rPr>
                <w:rFonts w:cstheme="minorHAnsi"/>
                <w:sz w:val="18"/>
                <w:szCs w:val="18"/>
                <w:lang w:val="en-US"/>
              </w:rPr>
              <w:t>3</w:t>
            </w:r>
          </w:p>
        </w:tc>
        <w:tc>
          <w:tcPr>
            <w:tcW w:w="1385" w:type="dxa"/>
            <w:shd w:val="clear" w:color="auto" w:fill="F2F2F2" w:themeFill="background1" w:themeFillShade="F2"/>
            <w:vAlign w:val="center"/>
          </w:tcPr>
          <w:p w14:paraId="4BD0AEF0" w14:textId="77777777" w:rsidR="00E51FC6" w:rsidRPr="00B60958" w:rsidRDefault="00E51FC6" w:rsidP="00E37277">
            <w:pPr>
              <w:spacing w:after="0" w:line="240" w:lineRule="auto"/>
              <w:jc w:val="both"/>
              <w:rPr>
                <w:rFonts w:cstheme="minorHAnsi"/>
                <w:sz w:val="18"/>
                <w:szCs w:val="18"/>
                <w:lang w:val="en-US"/>
              </w:rPr>
            </w:pPr>
            <w:r w:rsidRPr="00B60958">
              <w:rPr>
                <w:rFonts w:cstheme="minorHAnsi"/>
                <w:sz w:val="18"/>
                <w:szCs w:val="18"/>
                <w:lang w:val="en-US"/>
              </w:rPr>
              <w:t>2</w:t>
            </w:r>
          </w:p>
        </w:tc>
      </w:tr>
      <w:tr w:rsidR="00E51FC6" w:rsidRPr="00B60958" w14:paraId="65598ECA" w14:textId="77777777" w:rsidTr="00EB19B3">
        <w:trPr>
          <w:trHeight w:val="312"/>
        </w:trPr>
        <w:tc>
          <w:tcPr>
            <w:tcW w:w="1681" w:type="dxa"/>
            <w:noWrap/>
            <w:vAlign w:val="center"/>
            <w:hideMark/>
          </w:tcPr>
          <w:p w14:paraId="22669D01" w14:textId="77777777" w:rsidR="00E51FC6" w:rsidRPr="00B60958" w:rsidRDefault="00E51FC6" w:rsidP="00E37277">
            <w:pPr>
              <w:spacing w:after="0" w:line="240" w:lineRule="auto"/>
              <w:jc w:val="both"/>
              <w:rPr>
                <w:rFonts w:cstheme="minorHAnsi"/>
                <w:sz w:val="18"/>
                <w:szCs w:val="18"/>
                <w:lang w:val="en-US"/>
              </w:rPr>
            </w:pPr>
            <w:r w:rsidRPr="00B60958">
              <w:rPr>
                <w:rFonts w:cstheme="minorHAnsi"/>
                <w:sz w:val="18"/>
                <w:szCs w:val="18"/>
                <w:lang w:val="en-US"/>
              </w:rPr>
              <w:t>Section 3</w:t>
            </w:r>
          </w:p>
        </w:tc>
        <w:tc>
          <w:tcPr>
            <w:tcW w:w="821" w:type="dxa"/>
            <w:shd w:val="clear" w:color="auto" w:fill="F2F2F2" w:themeFill="background1" w:themeFillShade="F2"/>
            <w:noWrap/>
            <w:vAlign w:val="center"/>
            <w:hideMark/>
          </w:tcPr>
          <w:p w14:paraId="55A1F319" w14:textId="77777777" w:rsidR="00E51FC6" w:rsidRPr="00B60958" w:rsidRDefault="00E51FC6" w:rsidP="00E37277">
            <w:pPr>
              <w:spacing w:after="0" w:line="240" w:lineRule="auto"/>
              <w:jc w:val="both"/>
              <w:rPr>
                <w:rFonts w:cstheme="minorHAnsi"/>
                <w:sz w:val="18"/>
                <w:szCs w:val="18"/>
                <w:lang w:val="en-US"/>
              </w:rPr>
            </w:pPr>
            <w:r w:rsidRPr="00B60958">
              <w:rPr>
                <w:rFonts w:cstheme="minorHAnsi"/>
                <w:sz w:val="18"/>
                <w:szCs w:val="18"/>
                <w:lang w:val="en-US"/>
              </w:rPr>
              <w:t>2500</w:t>
            </w:r>
          </w:p>
        </w:tc>
        <w:tc>
          <w:tcPr>
            <w:tcW w:w="699" w:type="dxa"/>
            <w:shd w:val="clear" w:color="auto" w:fill="F2F2F2" w:themeFill="background1" w:themeFillShade="F2"/>
            <w:noWrap/>
            <w:vAlign w:val="center"/>
            <w:hideMark/>
          </w:tcPr>
          <w:p w14:paraId="40F7E7B7" w14:textId="77777777" w:rsidR="00E51FC6" w:rsidRPr="00B60958" w:rsidRDefault="00E51FC6" w:rsidP="00E37277">
            <w:pPr>
              <w:spacing w:after="0" w:line="240" w:lineRule="auto"/>
              <w:jc w:val="both"/>
              <w:rPr>
                <w:rFonts w:cstheme="minorHAnsi"/>
                <w:sz w:val="18"/>
                <w:szCs w:val="18"/>
                <w:lang w:val="en-US"/>
              </w:rPr>
            </w:pPr>
            <w:r w:rsidRPr="00B60958">
              <w:rPr>
                <w:rFonts w:cstheme="minorHAnsi"/>
                <w:sz w:val="18"/>
                <w:szCs w:val="18"/>
                <w:lang w:val="en-US"/>
              </w:rPr>
              <w:t>4000</w:t>
            </w:r>
          </w:p>
        </w:tc>
        <w:tc>
          <w:tcPr>
            <w:tcW w:w="837" w:type="dxa"/>
            <w:noWrap/>
            <w:vAlign w:val="center"/>
            <w:hideMark/>
          </w:tcPr>
          <w:p w14:paraId="018124F6" w14:textId="77777777" w:rsidR="00E51FC6" w:rsidRPr="00B60958" w:rsidRDefault="00E51FC6" w:rsidP="00E37277">
            <w:pPr>
              <w:spacing w:after="0" w:line="240" w:lineRule="auto"/>
              <w:jc w:val="both"/>
              <w:rPr>
                <w:rFonts w:cstheme="minorHAnsi"/>
                <w:sz w:val="18"/>
                <w:szCs w:val="18"/>
                <w:lang w:val="en-US"/>
              </w:rPr>
            </w:pPr>
            <w:r w:rsidRPr="00B60958">
              <w:rPr>
                <w:rFonts w:cstheme="minorHAnsi"/>
                <w:sz w:val="18"/>
                <w:szCs w:val="18"/>
                <w:lang w:val="en-US"/>
              </w:rPr>
              <w:t>3</w:t>
            </w:r>
          </w:p>
        </w:tc>
        <w:tc>
          <w:tcPr>
            <w:tcW w:w="1074" w:type="dxa"/>
            <w:noWrap/>
            <w:vAlign w:val="center"/>
            <w:hideMark/>
          </w:tcPr>
          <w:p w14:paraId="52739DCD" w14:textId="77777777" w:rsidR="00E51FC6" w:rsidRPr="00B60958" w:rsidRDefault="00E51FC6" w:rsidP="00E37277">
            <w:pPr>
              <w:spacing w:after="0" w:line="240" w:lineRule="auto"/>
              <w:jc w:val="both"/>
              <w:rPr>
                <w:rFonts w:cstheme="minorHAnsi"/>
                <w:sz w:val="18"/>
                <w:szCs w:val="18"/>
                <w:lang w:val="en-US"/>
              </w:rPr>
            </w:pPr>
            <w:r w:rsidRPr="00B60958">
              <w:rPr>
                <w:rFonts w:cstheme="minorHAnsi"/>
                <w:sz w:val="18"/>
                <w:szCs w:val="18"/>
                <w:lang w:val="en-US"/>
              </w:rPr>
              <w:t>30</w:t>
            </w:r>
          </w:p>
        </w:tc>
        <w:tc>
          <w:tcPr>
            <w:tcW w:w="837" w:type="dxa"/>
            <w:shd w:val="clear" w:color="auto" w:fill="F2F2F2" w:themeFill="background1" w:themeFillShade="F2"/>
            <w:vAlign w:val="center"/>
          </w:tcPr>
          <w:p w14:paraId="3879904D" w14:textId="77777777" w:rsidR="00E51FC6" w:rsidRPr="00B60958" w:rsidRDefault="00E51FC6" w:rsidP="00E37277">
            <w:pPr>
              <w:spacing w:after="0" w:line="240" w:lineRule="auto"/>
              <w:jc w:val="both"/>
              <w:rPr>
                <w:rFonts w:cstheme="minorHAnsi"/>
                <w:sz w:val="18"/>
                <w:szCs w:val="18"/>
                <w:lang w:val="en-US"/>
              </w:rPr>
            </w:pPr>
            <w:r w:rsidRPr="00B60958">
              <w:rPr>
                <w:rFonts w:cstheme="minorHAnsi"/>
                <w:sz w:val="18"/>
                <w:szCs w:val="18"/>
                <w:lang w:val="en-US"/>
              </w:rPr>
              <w:t>21</w:t>
            </w:r>
          </w:p>
        </w:tc>
        <w:tc>
          <w:tcPr>
            <w:tcW w:w="771" w:type="dxa"/>
            <w:shd w:val="clear" w:color="auto" w:fill="F2F2F2" w:themeFill="background1" w:themeFillShade="F2"/>
            <w:vAlign w:val="center"/>
          </w:tcPr>
          <w:p w14:paraId="2AA19C36" w14:textId="77777777" w:rsidR="00E51FC6" w:rsidRPr="00B60958" w:rsidRDefault="00E51FC6" w:rsidP="00E37277">
            <w:pPr>
              <w:spacing w:after="0" w:line="240" w:lineRule="auto"/>
              <w:jc w:val="both"/>
              <w:rPr>
                <w:rFonts w:cstheme="minorHAnsi"/>
                <w:sz w:val="18"/>
                <w:szCs w:val="18"/>
                <w:lang w:val="en-US"/>
              </w:rPr>
            </w:pPr>
            <w:r w:rsidRPr="00B60958">
              <w:rPr>
                <w:rFonts w:cstheme="minorHAnsi"/>
                <w:sz w:val="18"/>
                <w:szCs w:val="18"/>
                <w:lang w:val="en-US"/>
              </w:rPr>
              <w:t>2</w:t>
            </w:r>
          </w:p>
        </w:tc>
        <w:tc>
          <w:tcPr>
            <w:tcW w:w="1529" w:type="dxa"/>
            <w:vAlign w:val="center"/>
          </w:tcPr>
          <w:p w14:paraId="14F28CFA" w14:textId="77777777" w:rsidR="00E51FC6" w:rsidRPr="00B60958" w:rsidRDefault="00E51FC6" w:rsidP="00E37277">
            <w:pPr>
              <w:spacing w:after="0" w:line="240" w:lineRule="auto"/>
              <w:jc w:val="both"/>
              <w:rPr>
                <w:rFonts w:cstheme="minorHAnsi"/>
                <w:sz w:val="18"/>
                <w:szCs w:val="18"/>
                <w:lang w:val="en-US"/>
              </w:rPr>
            </w:pPr>
            <w:r w:rsidRPr="00B60958">
              <w:rPr>
                <w:rFonts w:cstheme="minorHAnsi"/>
                <w:sz w:val="18"/>
                <w:szCs w:val="18"/>
                <w:lang w:val="en-US"/>
              </w:rPr>
              <w:t>4</w:t>
            </w:r>
          </w:p>
        </w:tc>
        <w:tc>
          <w:tcPr>
            <w:tcW w:w="1385" w:type="dxa"/>
            <w:shd w:val="clear" w:color="auto" w:fill="F2F2F2" w:themeFill="background1" w:themeFillShade="F2"/>
            <w:vAlign w:val="center"/>
          </w:tcPr>
          <w:p w14:paraId="3816FFA1" w14:textId="77777777" w:rsidR="00E51FC6" w:rsidRPr="00B60958" w:rsidRDefault="00E51FC6" w:rsidP="00E37277">
            <w:pPr>
              <w:spacing w:after="0" w:line="240" w:lineRule="auto"/>
              <w:jc w:val="both"/>
              <w:rPr>
                <w:rFonts w:cstheme="minorHAnsi"/>
                <w:sz w:val="18"/>
                <w:szCs w:val="18"/>
                <w:lang w:val="en-US"/>
              </w:rPr>
            </w:pPr>
            <w:r w:rsidRPr="00B60958">
              <w:rPr>
                <w:rFonts w:cstheme="minorHAnsi"/>
                <w:sz w:val="18"/>
                <w:szCs w:val="18"/>
                <w:lang w:val="en-US"/>
              </w:rPr>
              <w:t>2</w:t>
            </w:r>
          </w:p>
        </w:tc>
      </w:tr>
      <w:tr w:rsidR="00E51FC6" w:rsidRPr="00B60958" w14:paraId="081E1DC0" w14:textId="77777777" w:rsidTr="00EB19B3">
        <w:trPr>
          <w:trHeight w:val="312"/>
        </w:trPr>
        <w:tc>
          <w:tcPr>
            <w:tcW w:w="1681" w:type="dxa"/>
            <w:noWrap/>
            <w:vAlign w:val="center"/>
            <w:hideMark/>
          </w:tcPr>
          <w:p w14:paraId="37C7CA47" w14:textId="77777777" w:rsidR="00E51FC6" w:rsidRPr="00B60958" w:rsidRDefault="00E51FC6" w:rsidP="00E37277">
            <w:pPr>
              <w:spacing w:after="0" w:line="240" w:lineRule="auto"/>
              <w:jc w:val="both"/>
              <w:rPr>
                <w:rFonts w:cstheme="minorHAnsi"/>
                <w:sz w:val="18"/>
                <w:szCs w:val="18"/>
                <w:lang w:val="en-US"/>
              </w:rPr>
            </w:pPr>
            <w:r w:rsidRPr="00B60958">
              <w:rPr>
                <w:rFonts w:cstheme="minorHAnsi"/>
                <w:sz w:val="18"/>
                <w:szCs w:val="18"/>
                <w:lang w:val="en-US"/>
              </w:rPr>
              <w:t>Section 4</w:t>
            </w:r>
          </w:p>
        </w:tc>
        <w:tc>
          <w:tcPr>
            <w:tcW w:w="821" w:type="dxa"/>
            <w:shd w:val="clear" w:color="auto" w:fill="F2F2F2" w:themeFill="background1" w:themeFillShade="F2"/>
            <w:noWrap/>
            <w:vAlign w:val="center"/>
            <w:hideMark/>
          </w:tcPr>
          <w:p w14:paraId="06A7D90B" w14:textId="77777777" w:rsidR="00E51FC6" w:rsidRPr="00B60958" w:rsidRDefault="00E51FC6" w:rsidP="00E37277">
            <w:pPr>
              <w:spacing w:after="0" w:line="240" w:lineRule="auto"/>
              <w:jc w:val="both"/>
              <w:rPr>
                <w:rFonts w:cstheme="minorHAnsi"/>
                <w:sz w:val="18"/>
                <w:szCs w:val="18"/>
                <w:lang w:val="en-US"/>
              </w:rPr>
            </w:pPr>
            <w:r w:rsidRPr="00B60958">
              <w:rPr>
                <w:rFonts w:cstheme="minorHAnsi"/>
                <w:sz w:val="18"/>
                <w:szCs w:val="18"/>
                <w:lang w:val="en-US"/>
              </w:rPr>
              <w:t>4000</w:t>
            </w:r>
          </w:p>
        </w:tc>
        <w:tc>
          <w:tcPr>
            <w:tcW w:w="699" w:type="dxa"/>
            <w:shd w:val="clear" w:color="auto" w:fill="F2F2F2" w:themeFill="background1" w:themeFillShade="F2"/>
            <w:noWrap/>
            <w:vAlign w:val="center"/>
            <w:hideMark/>
          </w:tcPr>
          <w:p w14:paraId="703E26E7" w14:textId="77777777" w:rsidR="00E51FC6" w:rsidRPr="00B60958" w:rsidRDefault="00E51FC6" w:rsidP="00E37277">
            <w:pPr>
              <w:spacing w:after="0" w:line="240" w:lineRule="auto"/>
              <w:jc w:val="both"/>
              <w:rPr>
                <w:rFonts w:cstheme="minorHAnsi"/>
                <w:sz w:val="18"/>
                <w:szCs w:val="18"/>
                <w:lang w:val="en-US"/>
              </w:rPr>
            </w:pPr>
            <w:r w:rsidRPr="00B60958">
              <w:rPr>
                <w:rFonts w:cstheme="minorHAnsi"/>
                <w:sz w:val="18"/>
                <w:szCs w:val="18"/>
                <w:lang w:val="en-US"/>
              </w:rPr>
              <w:t>5000</w:t>
            </w:r>
          </w:p>
        </w:tc>
        <w:tc>
          <w:tcPr>
            <w:tcW w:w="837" w:type="dxa"/>
            <w:noWrap/>
            <w:vAlign w:val="center"/>
            <w:hideMark/>
          </w:tcPr>
          <w:p w14:paraId="1B6756B1" w14:textId="77777777" w:rsidR="00E51FC6" w:rsidRPr="00B60958" w:rsidRDefault="00E51FC6" w:rsidP="00E37277">
            <w:pPr>
              <w:spacing w:after="0" w:line="240" w:lineRule="auto"/>
              <w:jc w:val="both"/>
              <w:rPr>
                <w:rFonts w:cstheme="minorHAnsi"/>
                <w:sz w:val="18"/>
                <w:szCs w:val="18"/>
                <w:lang w:val="en-US"/>
              </w:rPr>
            </w:pPr>
            <w:r w:rsidRPr="00B60958">
              <w:rPr>
                <w:rFonts w:cstheme="minorHAnsi"/>
                <w:sz w:val="18"/>
                <w:szCs w:val="18"/>
                <w:lang w:val="en-US"/>
              </w:rPr>
              <w:t>3</w:t>
            </w:r>
          </w:p>
        </w:tc>
        <w:tc>
          <w:tcPr>
            <w:tcW w:w="1074" w:type="dxa"/>
            <w:noWrap/>
            <w:vAlign w:val="center"/>
            <w:hideMark/>
          </w:tcPr>
          <w:p w14:paraId="667597FE" w14:textId="77777777" w:rsidR="00E51FC6" w:rsidRPr="00B60958" w:rsidRDefault="00E51FC6" w:rsidP="00E37277">
            <w:pPr>
              <w:spacing w:after="0" w:line="240" w:lineRule="auto"/>
              <w:jc w:val="both"/>
              <w:rPr>
                <w:rFonts w:cstheme="minorHAnsi"/>
                <w:sz w:val="18"/>
                <w:szCs w:val="18"/>
                <w:lang w:val="en-US"/>
              </w:rPr>
            </w:pPr>
            <w:r w:rsidRPr="00B60958">
              <w:rPr>
                <w:rFonts w:cstheme="minorHAnsi"/>
                <w:sz w:val="18"/>
                <w:szCs w:val="18"/>
                <w:lang w:val="en-US"/>
              </w:rPr>
              <w:t>30</w:t>
            </w:r>
          </w:p>
        </w:tc>
        <w:tc>
          <w:tcPr>
            <w:tcW w:w="837" w:type="dxa"/>
            <w:shd w:val="clear" w:color="auto" w:fill="F2F2F2" w:themeFill="background1" w:themeFillShade="F2"/>
            <w:vAlign w:val="center"/>
          </w:tcPr>
          <w:p w14:paraId="4854E75B" w14:textId="77777777" w:rsidR="00E51FC6" w:rsidRPr="00B60958" w:rsidRDefault="00E51FC6" w:rsidP="00E37277">
            <w:pPr>
              <w:spacing w:after="0" w:line="240" w:lineRule="auto"/>
              <w:jc w:val="both"/>
              <w:rPr>
                <w:rFonts w:cstheme="minorHAnsi"/>
                <w:sz w:val="18"/>
                <w:szCs w:val="18"/>
                <w:lang w:val="en-US"/>
              </w:rPr>
            </w:pPr>
            <w:r w:rsidRPr="00B60958">
              <w:rPr>
                <w:rFonts w:cstheme="minorHAnsi"/>
                <w:sz w:val="18"/>
                <w:szCs w:val="18"/>
                <w:lang w:val="en-US"/>
              </w:rPr>
              <w:t>14</w:t>
            </w:r>
          </w:p>
        </w:tc>
        <w:tc>
          <w:tcPr>
            <w:tcW w:w="771" w:type="dxa"/>
            <w:shd w:val="clear" w:color="auto" w:fill="F2F2F2" w:themeFill="background1" w:themeFillShade="F2"/>
            <w:vAlign w:val="center"/>
          </w:tcPr>
          <w:p w14:paraId="7C3C601A" w14:textId="77777777" w:rsidR="00E51FC6" w:rsidRPr="00B60958" w:rsidRDefault="00E51FC6" w:rsidP="00E37277">
            <w:pPr>
              <w:spacing w:after="0" w:line="240" w:lineRule="auto"/>
              <w:jc w:val="both"/>
              <w:rPr>
                <w:rFonts w:cstheme="minorHAnsi"/>
                <w:sz w:val="18"/>
                <w:szCs w:val="18"/>
                <w:lang w:val="en-US"/>
              </w:rPr>
            </w:pPr>
            <w:r w:rsidRPr="00B60958">
              <w:rPr>
                <w:rFonts w:cstheme="minorHAnsi"/>
                <w:sz w:val="18"/>
                <w:szCs w:val="18"/>
                <w:lang w:val="en-US"/>
              </w:rPr>
              <w:t>1</w:t>
            </w:r>
          </w:p>
        </w:tc>
        <w:tc>
          <w:tcPr>
            <w:tcW w:w="1529" w:type="dxa"/>
            <w:vAlign w:val="center"/>
          </w:tcPr>
          <w:p w14:paraId="333FC1AD" w14:textId="77777777" w:rsidR="00E51FC6" w:rsidRPr="00B60958" w:rsidRDefault="00E51FC6" w:rsidP="00E37277">
            <w:pPr>
              <w:spacing w:after="0" w:line="240" w:lineRule="auto"/>
              <w:jc w:val="both"/>
              <w:rPr>
                <w:rFonts w:cstheme="minorHAnsi"/>
                <w:sz w:val="18"/>
                <w:szCs w:val="18"/>
                <w:lang w:val="en-US"/>
              </w:rPr>
            </w:pPr>
            <w:r w:rsidRPr="00B60958">
              <w:rPr>
                <w:rFonts w:cstheme="minorHAnsi"/>
                <w:sz w:val="18"/>
                <w:szCs w:val="18"/>
                <w:lang w:val="en-US"/>
              </w:rPr>
              <w:t>5</w:t>
            </w:r>
          </w:p>
        </w:tc>
        <w:tc>
          <w:tcPr>
            <w:tcW w:w="1385" w:type="dxa"/>
            <w:shd w:val="clear" w:color="auto" w:fill="F2F2F2" w:themeFill="background1" w:themeFillShade="F2"/>
            <w:vAlign w:val="center"/>
          </w:tcPr>
          <w:p w14:paraId="2FF5E9FB" w14:textId="77777777" w:rsidR="00E51FC6" w:rsidRPr="00B60958" w:rsidRDefault="00E51FC6" w:rsidP="00E37277">
            <w:pPr>
              <w:spacing w:after="0" w:line="240" w:lineRule="auto"/>
              <w:jc w:val="both"/>
              <w:rPr>
                <w:rFonts w:cstheme="minorHAnsi"/>
                <w:sz w:val="18"/>
                <w:szCs w:val="18"/>
                <w:lang w:val="en-US"/>
              </w:rPr>
            </w:pPr>
            <w:r w:rsidRPr="00B60958">
              <w:rPr>
                <w:rFonts w:cstheme="minorHAnsi"/>
                <w:sz w:val="18"/>
                <w:szCs w:val="18"/>
                <w:lang w:val="en-US"/>
              </w:rPr>
              <w:t>3</w:t>
            </w:r>
          </w:p>
        </w:tc>
      </w:tr>
      <w:tr w:rsidR="00E51FC6" w:rsidRPr="00B60958" w14:paraId="38C37A71" w14:textId="77777777" w:rsidTr="00EB19B3">
        <w:trPr>
          <w:trHeight w:val="312"/>
        </w:trPr>
        <w:tc>
          <w:tcPr>
            <w:tcW w:w="1681" w:type="dxa"/>
            <w:noWrap/>
            <w:vAlign w:val="center"/>
            <w:hideMark/>
          </w:tcPr>
          <w:p w14:paraId="066800E2" w14:textId="77777777" w:rsidR="00E51FC6" w:rsidRPr="00B60958" w:rsidRDefault="00E51FC6" w:rsidP="00E37277">
            <w:pPr>
              <w:spacing w:after="0" w:line="240" w:lineRule="auto"/>
              <w:jc w:val="both"/>
              <w:rPr>
                <w:rFonts w:cstheme="minorHAnsi"/>
                <w:sz w:val="18"/>
                <w:szCs w:val="18"/>
                <w:lang w:val="en-US"/>
              </w:rPr>
            </w:pPr>
            <w:r w:rsidRPr="00B60958">
              <w:rPr>
                <w:rFonts w:cstheme="minorHAnsi"/>
                <w:sz w:val="18"/>
                <w:szCs w:val="18"/>
                <w:lang w:val="en-US"/>
              </w:rPr>
              <w:t>section 5</w:t>
            </w:r>
          </w:p>
        </w:tc>
        <w:tc>
          <w:tcPr>
            <w:tcW w:w="821" w:type="dxa"/>
            <w:shd w:val="clear" w:color="auto" w:fill="F2F2F2" w:themeFill="background1" w:themeFillShade="F2"/>
            <w:noWrap/>
            <w:vAlign w:val="center"/>
            <w:hideMark/>
          </w:tcPr>
          <w:p w14:paraId="5EF67F12" w14:textId="77777777" w:rsidR="00E51FC6" w:rsidRPr="00B60958" w:rsidRDefault="00E51FC6" w:rsidP="00E37277">
            <w:pPr>
              <w:spacing w:after="0" w:line="240" w:lineRule="auto"/>
              <w:jc w:val="both"/>
              <w:rPr>
                <w:rFonts w:cstheme="minorHAnsi"/>
                <w:sz w:val="18"/>
                <w:szCs w:val="18"/>
                <w:lang w:val="en-US"/>
              </w:rPr>
            </w:pPr>
            <w:r w:rsidRPr="00B60958">
              <w:rPr>
                <w:rFonts w:cstheme="minorHAnsi"/>
                <w:sz w:val="18"/>
                <w:szCs w:val="18"/>
                <w:lang w:val="en-US"/>
              </w:rPr>
              <w:t>5000</w:t>
            </w:r>
          </w:p>
        </w:tc>
        <w:tc>
          <w:tcPr>
            <w:tcW w:w="699" w:type="dxa"/>
            <w:shd w:val="clear" w:color="auto" w:fill="F2F2F2" w:themeFill="background1" w:themeFillShade="F2"/>
            <w:noWrap/>
            <w:vAlign w:val="center"/>
            <w:hideMark/>
          </w:tcPr>
          <w:p w14:paraId="3175AC62" w14:textId="77777777" w:rsidR="00E51FC6" w:rsidRPr="00B60958" w:rsidRDefault="00E51FC6" w:rsidP="00E37277">
            <w:pPr>
              <w:spacing w:after="0" w:line="240" w:lineRule="auto"/>
              <w:jc w:val="both"/>
              <w:rPr>
                <w:rFonts w:cstheme="minorHAnsi"/>
                <w:sz w:val="18"/>
                <w:szCs w:val="18"/>
                <w:lang w:val="en-US"/>
              </w:rPr>
            </w:pPr>
            <w:r w:rsidRPr="00B60958">
              <w:rPr>
                <w:rFonts w:cstheme="minorHAnsi"/>
                <w:sz w:val="18"/>
                <w:szCs w:val="18"/>
                <w:lang w:val="en-US"/>
              </w:rPr>
              <w:t>6000</w:t>
            </w:r>
          </w:p>
        </w:tc>
        <w:tc>
          <w:tcPr>
            <w:tcW w:w="837" w:type="dxa"/>
            <w:noWrap/>
            <w:vAlign w:val="center"/>
            <w:hideMark/>
          </w:tcPr>
          <w:p w14:paraId="0A62F316" w14:textId="77777777" w:rsidR="00E51FC6" w:rsidRPr="00B60958" w:rsidRDefault="00E51FC6" w:rsidP="00E37277">
            <w:pPr>
              <w:spacing w:after="0" w:line="240" w:lineRule="auto"/>
              <w:jc w:val="both"/>
              <w:rPr>
                <w:rFonts w:cstheme="minorHAnsi"/>
                <w:sz w:val="18"/>
                <w:szCs w:val="18"/>
                <w:lang w:val="en-US"/>
              </w:rPr>
            </w:pPr>
            <w:r w:rsidRPr="00B60958">
              <w:rPr>
                <w:rFonts w:cstheme="minorHAnsi"/>
                <w:sz w:val="18"/>
                <w:szCs w:val="18"/>
                <w:lang w:val="en-US"/>
              </w:rPr>
              <w:t>2</w:t>
            </w:r>
          </w:p>
        </w:tc>
        <w:tc>
          <w:tcPr>
            <w:tcW w:w="1074" w:type="dxa"/>
            <w:noWrap/>
            <w:vAlign w:val="center"/>
            <w:hideMark/>
          </w:tcPr>
          <w:p w14:paraId="11145169" w14:textId="77777777" w:rsidR="00E51FC6" w:rsidRPr="00B60958" w:rsidRDefault="00E51FC6" w:rsidP="00E37277">
            <w:pPr>
              <w:spacing w:after="0" w:line="240" w:lineRule="auto"/>
              <w:jc w:val="both"/>
              <w:rPr>
                <w:rFonts w:cstheme="minorHAnsi"/>
                <w:sz w:val="18"/>
                <w:szCs w:val="18"/>
                <w:lang w:val="en-US"/>
              </w:rPr>
            </w:pPr>
            <w:r w:rsidRPr="00B60958">
              <w:rPr>
                <w:rFonts w:cstheme="minorHAnsi"/>
                <w:sz w:val="18"/>
                <w:szCs w:val="18"/>
                <w:lang w:val="en-US"/>
              </w:rPr>
              <w:t>20</w:t>
            </w:r>
          </w:p>
        </w:tc>
        <w:tc>
          <w:tcPr>
            <w:tcW w:w="837" w:type="dxa"/>
            <w:shd w:val="clear" w:color="auto" w:fill="F2F2F2" w:themeFill="background1" w:themeFillShade="F2"/>
            <w:vAlign w:val="center"/>
          </w:tcPr>
          <w:p w14:paraId="5383E862" w14:textId="77777777" w:rsidR="00E51FC6" w:rsidRPr="00B60958" w:rsidRDefault="00E51FC6" w:rsidP="00E37277">
            <w:pPr>
              <w:spacing w:after="0" w:line="240" w:lineRule="auto"/>
              <w:jc w:val="both"/>
              <w:rPr>
                <w:rFonts w:cstheme="minorHAnsi"/>
                <w:sz w:val="18"/>
                <w:szCs w:val="18"/>
                <w:lang w:val="en-US"/>
              </w:rPr>
            </w:pPr>
            <w:r w:rsidRPr="00B60958">
              <w:rPr>
                <w:rFonts w:cstheme="minorHAnsi"/>
                <w:sz w:val="18"/>
                <w:szCs w:val="18"/>
                <w:lang w:val="en-US"/>
              </w:rPr>
              <w:t>21</w:t>
            </w:r>
          </w:p>
        </w:tc>
        <w:tc>
          <w:tcPr>
            <w:tcW w:w="771" w:type="dxa"/>
            <w:shd w:val="clear" w:color="auto" w:fill="F2F2F2" w:themeFill="background1" w:themeFillShade="F2"/>
            <w:vAlign w:val="center"/>
          </w:tcPr>
          <w:p w14:paraId="0676DD22" w14:textId="77777777" w:rsidR="00E51FC6" w:rsidRPr="00B60958" w:rsidRDefault="00E51FC6" w:rsidP="00E37277">
            <w:pPr>
              <w:spacing w:after="0" w:line="240" w:lineRule="auto"/>
              <w:jc w:val="both"/>
              <w:rPr>
                <w:rFonts w:cstheme="minorHAnsi"/>
                <w:sz w:val="18"/>
                <w:szCs w:val="18"/>
                <w:lang w:val="en-US"/>
              </w:rPr>
            </w:pPr>
            <w:r w:rsidRPr="00B60958">
              <w:rPr>
                <w:rFonts w:cstheme="minorHAnsi"/>
                <w:sz w:val="18"/>
                <w:szCs w:val="18"/>
                <w:lang w:val="en-US"/>
              </w:rPr>
              <w:t>2</w:t>
            </w:r>
          </w:p>
        </w:tc>
        <w:tc>
          <w:tcPr>
            <w:tcW w:w="1529" w:type="dxa"/>
            <w:vAlign w:val="center"/>
          </w:tcPr>
          <w:p w14:paraId="190E198D" w14:textId="77777777" w:rsidR="00E51FC6" w:rsidRPr="00B60958" w:rsidRDefault="00E51FC6" w:rsidP="00E37277">
            <w:pPr>
              <w:spacing w:after="0" w:line="240" w:lineRule="auto"/>
              <w:jc w:val="both"/>
              <w:rPr>
                <w:rFonts w:cstheme="minorHAnsi"/>
                <w:sz w:val="18"/>
                <w:szCs w:val="18"/>
                <w:lang w:val="en-US"/>
              </w:rPr>
            </w:pPr>
            <w:r w:rsidRPr="00B60958">
              <w:rPr>
                <w:rFonts w:cstheme="minorHAnsi"/>
                <w:sz w:val="18"/>
                <w:szCs w:val="18"/>
                <w:lang w:val="en-US"/>
              </w:rPr>
              <w:t>6</w:t>
            </w:r>
          </w:p>
        </w:tc>
        <w:tc>
          <w:tcPr>
            <w:tcW w:w="1385" w:type="dxa"/>
            <w:shd w:val="clear" w:color="auto" w:fill="F2F2F2" w:themeFill="background1" w:themeFillShade="F2"/>
            <w:vAlign w:val="center"/>
          </w:tcPr>
          <w:p w14:paraId="4CF6F28A" w14:textId="77777777" w:rsidR="00E51FC6" w:rsidRPr="00B60958" w:rsidRDefault="00E51FC6" w:rsidP="00E37277">
            <w:pPr>
              <w:spacing w:after="0" w:line="240" w:lineRule="auto"/>
              <w:jc w:val="both"/>
              <w:rPr>
                <w:rFonts w:cstheme="minorHAnsi"/>
                <w:sz w:val="18"/>
                <w:szCs w:val="18"/>
                <w:lang w:val="en-US"/>
              </w:rPr>
            </w:pPr>
            <w:r w:rsidRPr="00B60958">
              <w:rPr>
                <w:rFonts w:cstheme="minorHAnsi"/>
                <w:sz w:val="18"/>
                <w:szCs w:val="18"/>
                <w:lang w:val="en-US"/>
              </w:rPr>
              <w:t>3</w:t>
            </w:r>
          </w:p>
        </w:tc>
      </w:tr>
      <w:tr w:rsidR="00E51FC6" w:rsidRPr="00B60958" w14:paraId="10C5188E" w14:textId="77777777" w:rsidTr="00EB19B3">
        <w:trPr>
          <w:trHeight w:val="312"/>
        </w:trPr>
        <w:tc>
          <w:tcPr>
            <w:tcW w:w="1681" w:type="dxa"/>
            <w:noWrap/>
            <w:vAlign w:val="center"/>
            <w:hideMark/>
          </w:tcPr>
          <w:p w14:paraId="3E3D0084" w14:textId="77777777" w:rsidR="00E51FC6" w:rsidRPr="00B60958" w:rsidRDefault="00E51FC6" w:rsidP="00E37277">
            <w:pPr>
              <w:spacing w:after="0" w:line="240" w:lineRule="auto"/>
              <w:jc w:val="both"/>
              <w:rPr>
                <w:rFonts w:cstheme="minorHAnsi"/>
                <w:sz w:val="18"/>
                <w:szCs w:val="18"/>
                <w:lang w:val="en-US"/>
              </w:rPr>
            </w:pPr>
            <w:r w:rsidRPr="00B60958">
              <w:rPr>
                <w:rFonts w:cstheme="minorHAnsi"/>
                <w:sz w:val="18"/>
                <w:szCs w:val="18"/>
                <w:lang w:val="en-US"/>
              </w:rPr>
              <w:t>section horizontal</w:t>
            </w:r>
          </w:p>
        </w:tc>
        <w:tc>
          <w:tcPr>
            <w:tcW w:w="821" w:type="dxa"/>
            <w:shd w:val="clear" w:color="auto" w:fill="F2F2F2" w:themeFill="background1" w:themeFillShade="F2"/>
            <w:noWrap/>
            <w:vAlign w:val="center"/>
            <w:hideMark/>
          </w:tcPr>
          <w:p w14:paraId="45499C06" w14:textId="77777777" w:rsidR="00E51FC6" w:rsidRPr="00B60958" w:rsidRDefault="00E51FC6" w:rsidP="00E37277">
            <w:pPr>
              <w:spacing w:after="0" w:line="240" w:lineRule="auto"/>
              <w:jc w:val="both"/>
              <w:rPr>
                <w:rFonts w:cstheme="minorHAnsi"/>
                <w:sz w:val="18"/>
                <w:szCs w:val="18"/>
                <w:lang w:val="en-US"/>
              </w:rPr>
            </w:pPr>
            <w:proofErr w:type="spellStart"/>
            <w:r w:rsidRPr="00B60958">
              <w:rPr>
                <w:rFonts w:cstheme="minorHAnsi"/>
                <w:sz w:val="18"/>
                <w:szCs w:val="18"/>
                <w:lang w:val="en-US"/>
              </w:rPr>
              <w:t>n.a.</w:t>
            </w:r>
            <w:proofErr w:type="spellEnd"/>
          </w:p>
        </w:tc>
        <w:tc>
          <w:tcPr>
            <w:tcW w:w="699" w:type="dxa"/>
            <w:shd w:val="clear" w:color="auto" w:fill="F2F2F2" w:themeFill="background1" w:themeFillShade="F2"/>
            <w:noWrap/>
            <w:vAlign w:val="center"/>
            <w:hideMark/>
          </w:tcPr>
          <w:p w14:paraId="33F36461" w14:textId="77777777" w:rsidR="00E51FC6" w:rsidRPr="00B60958" w:rsidRDefault="00E51FC6" w:rsidP="00E37277">
            <w:pPr>
              <w:spacing w:after="0" w:line="240" w:lineRule="auto"/>
              <w:jc w:val="both"/>
              <w:rPr>
                <w:rFonts w:cstheme="minorHAnsi"/>
                <w:sz w:val="18"/>
                <w:szCs w:val="18"/>
                <w:lang w:val="en-US"/>
              </w:rPr>
            </w:pPr>
            <w:proofErr w:type="spellStart"/>
            <w:r w:rsidRPr="00B60958">
              <w:rPr>
                <w:rFonts w:cstheme="minorHAnsi"/>
                <w:sz w:val="18"/>
                <w:szCs w:val="18"/>
                <w:lang w:val="en-US"/>
              </w:rPr>
              <w:t>n.a.</w:t>
            </w:r>
            <w:proofErr w:type="spellEnd"/>
          </w:p>
        </w:tc>
        <w:tc>
          <w:tcPr>
            <w:tcW w:w="837" w:type="dxa"/>
            <w:noWrap/>
            <w:vAlign w:val="center"/>
            <w:hideMark/>
          </w:tcPr>
          <w:p w14:paraId="1B5E9AAF" w14:textId="77777777" w:rsidR="00E51FC6" w:rsidRPr="00B60958" w:rsidRDefault="00E51FC6" w:rsidP="00E37277">
            <w:pPr>
              <w:spacing w:after="0" w:line="240" w:lineRule="auto"/>
              <w:jc w:val="both"/>
              <w:rPr>
                <w:rFonts w:cstheme="minorHAnsi"/>
                <w:sz w:val="18"/>
                <w:szCs w:val="18"/>
                <w:lang w:val="en-US"/>
              </w:rPr>
            </w:pPr>
            <w:r w:rsidRPr="00B60958">
              <w:rPr>
                <w:rFonts w:cstheme="minorHAnsi"/>
                <w:sz w:val="18"/>
                <w:szCs w:val="18"/>
                <w:lang w:val="en-US"/>
              </w:rPr>
              <w:t>2</w:t>
            </w:r>
          </w:p>
        </w:tc>
        <w:tc>
          <w:tcPr>
            <w:tcW w:w="1074" w:type="dxa"/>
            <w:noWrap/>
            <w:vAlign w:val="center"/>
            <w:hideMark/>
          </w:tcPr>
          <w:p w14:paraId="1760DCF4" w14:textId="77777777" w:rsidR="00E51FC6" w:rsidRPr="00B60958" w:rsidRDefault="00E51FC6" w:rsidP="00E37277">
            <w:pPr>
              <w:spacing w:after="0" w:line="240" w:lineRule="auto"/>
              <w:jc w:val="both"/>
              <w:rPr>
                <w:rFonts w:cstheme="minorHAnsi"/>
                <w:sz w:val="18"/>
                <w:szCs w:val="18"/>
                <w:lang w:val="en-US"/>
              </w:rPr>
            </w:pPr>
            <w:r w:rsidRPr="00B60958">
              <w:rPr>
                <w:rFonts w:cstheme="minorHAnsi"/>
                <w:sz w:val="18"/>
                <w:szCs w:val="18"/>
                <w:lang w:val="en-US"/>
              </w:rPr>
              <w:t>20</w:t>
            </w:r>
          </w:p>
        </w:tc>
        <w:tc>
          <w:tcPr>
            <w:tcW w:w="837" w:type="dxa"/>
            <w:shd w:val="clear" w:color="auto" w:fill="F2F2F2" w:themeFill="background1" w:themeFillShade="F2"/>
            <w:vAlign w:val="center"/>
          </w:tcPr>
          <w:p w14:paraId="7A094B03" w14:textId="77777777" w:rsidR="00E51FC6" w:rsidRPr="00B60958" w:rsidRDefault="00E51FC6" w:rsidP="00E37277">
            <w:pPr>
              <w:spacing w:after="0" w:line="240" w:lineRule="auto"/>
              <w:jc w:val="both"/>
              <w:rPr>
                <w:rFonts w:cstheme="minorHAnsi"/>
                <w:sz w:val="18"/>
                <w:szCs w:val="18"/>
                <w:lang w:val="en-US"/>
              </w:rPr>
            </w:pPr>
          </w:p>
        </w:tc>
        <w:tc>
          <w:tcPr>
            <w:tcW w:w="771" w:type="dxa"/>
            <w:shd w:val="clear" w:color="auto" w:fill="F2F2F2" w:themeFill="background1" w:themeFillShade="F2"/>
            <w:vAlign w:val="center"/>
          </w:tcPr>
          <w:p w14:paraId="518FB224" w14:textId="77777777" w:rsidR="00E51FC6" w:rsidRPr="00B60958" w:rsidRDefault="00E51FC6" w:rsidP="00E37277">
            <w:pPr>
              <w:spacing w:after="0" w:line="240" w:lineRule="auto"/>
              <w:jc w:val="both"/>
              <w:rPr>
                <w:rFonts w:cstheme="minorHAnsi"/>
                <w:sz w:val="18"/>
                <w:szCs w:val="18"/>
                <w:lang w:val="en-US"/>
              </w:rPr>
            </w:pPr>
          </w:p>
        </w:tc>
        <w:tc>
          <w:tcPr>
            <w:tcW w:w="1529" w:type="dxa"/>
            <w:vAlign w:val="center"/>
          </w:tcPr>
          <w:p w14:paraId="10B1F941" w14:textId="77777777" w:rsidR="00E51FC6" w:rsidRPr="00B60958" w:rsidRDefault="00E51FC6" w:rsidP="00E37277">
            <w:pPr>
              <w:spacing w:after="0" w:line="240" w:lineRule="auto"/>
              <w:jc w:val="both"/>
              <w:rPr>
                <w:rFonts w:cstheme="minorHAnsi"/>
                <w:sz w:val="18"/>
                <w:szCs w:val="18"/>
                <w:lang w:val="en-US"/>
              </w:rPr>
            </w:pPr>
          </w:p>
        </w:tc>
        <w:tc>
          <w:tcPr>
            <w:tcW w:w="1385" w:type="dxa"/>
            <w:shd w:val="clear" w:color="auto" w:fill="F2F2F2" w:themeFill="background1" w:themeFillShade="F2"/>
            <w:vAlign w:val="center"/>
          </w:tcPr>
          <w:p w14:paraId="16B3F4DA" w14:textId="77777777" w:rsidR="00E51FC6" w:rsidRPr="00B60958" w:rsidRDefault="00E51FC6" w:rsidP="00E37277">
            <w:pPr>
              <w:spacing w:after="0" w:line="240" w:lineRule="auto"/>
              <w:jc w:val="both"/>
              <w:rPr>
                <w:rFonts w:cstheme="minorHAnsi"/>
                <w:sz w:val="18"/>
                <w:szCs w:val="18"/>
                <w:lang w:val="en-US"/>
              </w:rPr>
            </w:pPr>
          </w:p>
        </w:tc>
      </w:tr>
      <w:tr w:rsidR="00E51FC6" w:rsidRPr="00B60958" w14:paraId="515CB178" w14:textId="77777777" w:rsidTr="00EB19B3">
        <w:trPr>
          <w:trHeight w:val="312"/>
        </w:trPr>
        <w:tc>
          <w:tcPr>
            <w:tcW w:w="1681" w:type="dxa"/>
            <w:noWrap/>
            <w:vAlign w:val="center"/>
          </w:tcPr>
          <w:p w14:paraId="744BAC64" w14:textId="77777777" w:rsidR="00E51FC6" w:rsidRPr="00B60958" w:rsidRDefault="00E51FC6" w:rsidP="00E37277">
            <w:pPr>
              <w:spacing w:after="0" w:line="240" w:lineRule="auto"/>
              <w:jc w:val="both"/>
              <w:rPr>
                <w:rFonts w:cstheme="minorHAnsi"/>
                <w:i/>
                <w:iCs/>
                <w:sz w:val="18"/>
                <w:szCs w:val="18"/>
                <w:lang w:val="en-US"/>
              </w:rPr>
            </w:pPr>
            <w:r w:rsidRPr="00B60958">
              <w:rPr>
                <w:rFonts w:cstheme="minorHAnsi"/>
                <w:i/>
                <w:iCs/>
                <w:sz w:val="18"/>
                <w:szCs w:val="18"/>
                <w:lang w:val="en-US"/>
              </w:rPr>
              <w:t>Total, one vertical well</w:t>
            </w:r>
          </w:p>
        </w:tc>
        <w:tc>
          <w:tcPr>
            <w:tcW w:w="821" w:type="dxa"/>
            <w:shd w:val="clear" w:color="auto" w:fill="F2F2F2" w:themeFill="background1" w:themeFillShade="F2"/>
            <w:noWrap/>
            <w:vAlign w:val="center"/>
          </w:tcPr>
          <w:p w14:paraId="162169FF" w14:textId="77777777" w:rsidR="00E51FC6" w:rsidRPr="00B60958" w:rsidRDefault="00E51FC6" w:rsidP="00E37277">
            <w:pPr>
              <w:spacing w:after="0" w:line="240" w:lineRule="auto"/>
              <w:jc w:val="both"/>
              <w:rPr>
                <w:rFonts w:cstheme="minorHAnsi"/>
                <w:i/>
                <w:iCs/>
                <w:sz w:val="18"/>
                <w:szCs w:val="18"/>
                <w:lang w:val="en-US"/>
              </w:rPr>
            </w:pPr>
          </w:p>
        </w:tc>
        <w:tc>
          <w:tcPr>
            <w:tcW w:w="699" w:type="dxa"/>
            <w:shd w:val="clear" w:color="auto" w:fill="F2F2F2" w:themeFill="background1" w:themeFillShade="F2"/>
            <w:noWrap/>
            <w:vAlign w:val="center"/>
          </w:tcPr>
          <w:p w14:paraId="1AEC243F" w14:textId="77777777" w:rsidR="00E51FC6" w:rsidRPr="00B60958" w:rsidRDefault="00E51FC6" w:rsidP="00E37277">
            <w:pPr>
              <w:spacing w:after="0" w:line="240" w:lineRule="auto"/>
              <w:jc w:val="both"/>
              <w:rPr>
                <w:rFonts w:cstheme="minorHAnsi"/>
                <w:i/>
                <w:iCs/>
                <w:sz w:val="18"/>
                <w:szCs w:val="18"/>
                <w:lang w:val="en-US"/>
              </w:rPr>
            </w:pPr>
          </w:p>
        </w:tc>
        <w:tc>
          <w:tcPr>
            <w:tcW w:w="837" w:type="dxa"/>
            <w:noWrap/>
            <w:vAlign w:val="center"/>
          </w:tcPr>
          <w:p w14:paraId="703738BC" w14:textId="77777777" w:rsidR="00E51FC6" w:rsidRPr="00B60958" w:rsidRDefault="00E51FC6" w:rsidP="00E37277">
            <w:pPr>
              <w:spacing w:after="0" w:line="240" w:lineRule="auto"/>
              <w:jc w:val="both"/>
              <w:rPr>
                <w:rFonts w:cstheme="minorHAnsi"/>
                <w:i/>
                <w:iCs/>
                <w:sz w:val="18"/>
                <w:szCs w:val="18"/>
                <w:lang w:val="en-US"/>
              </w:rPr>
            </w:pPr>
          </w:p>
        </w:tc>
        <w:tc>
          <w:tcPr>
            <w:tcW w:w="1074" w:type="dxa"/>
            <w:noWrap/>
            <w:vAlign w:val="center"/>
          </w:tcPr>
          <w:p w14:paraId="118878D0" w14:textId="77777777" w:rsidR="00E51FC6" w:rsidRPr="00B60958" w:rsidRDefault="00E51FC6" w:rsidP="00E37277">
            <w:pPr>
              <w:spacing w:after="0" w:line="240" w:lineRule="auto"/>
              <w:jc w:val="both"/>
              <w:rPr>
                <w:rFonts w:cstheme="minorHAnsi"/>
                <w:i/>
                <w:iCs/>
                <w:sz w:val="18"/>
                <w:szCs w:val="18"/>
                <w:lang w:val="en-US"/>
              </w:rPr>
            </w:pPr>
          </w:p>
        </w:tc>
        <w:tc>
          <w:tcPr>
            <w:tcW w:w="837" w:type="dxa"/>
            <w:shd w:val="clear" w:color="auto" w:fill="F2F2F2" w:themeFill="background1" w:themeFillShade="F2"/>
            <w:vAlign w:val="center"/>
          </w:tcPr>
          <w:p w14:paraId="3B8F886C" w14:textId="77777777" w:rsidR="00E51FC6" w:rsidRPr="00B60958" w:rsidRDefault="00E51FC6" w:rsidP="00E37277">
            <w:pPr>
              <w:spacing w:after="0" w:line="240" w:lineRule="auto"/>
              <w:jc w:val="both"/>
              <w:rPr>
                <w:rFonts w:cstheme="minorHAnsi"/>
                <w:i/>
                <w:iCs/>
                <w:sz w:val="18"/>
                <w:szCs w:val="18"/>
                <w:lang w:val="en-US"/>
              </w:rPr>
            </w:pPr>
            <w:r w:rsidRPr="00B60958">
              <w:rPr>
                <w:rFonts w:cstheme="minorHAnsi"/>
                <w:i/>
                <w:iCs/>
                <w:sz w:val="18"/>
                <w:szCs w:val="18"/>
                <w:lang w:val="en-US"/>
              </w:rPr>
              <w:t>80</w:t>
            </w:r>
          </w:p>
        </w:tc>
        <w:tc>
          <w:tcPr>
            <w:tcW w:w="771" w:type="dxa"/>
            <w:shd w:val="clear" w:color="auto" w:fill="F2F2F2" w:themeFill="background1" w:themeFillShade="F2"/>
            <w:vAlign w:val="center"/>
          </w:tcPr>
          <w:p w14:paraId="0C716E4E" w14:textId="77777777" w:rsidR="00E51FC6" w:rsidRPr="00B60958" w:rsidRDefault="00E51FC6" w:rsidP="00E37277">
            <w:pPr>
              <w:spacing w:after="0" w:line="240" w:lineRule="auto"/>
              <w:jc w:val="both"/>
              <w:rPr>
                <w:rFonts w:cstheme="minorHAnsi"/>
                <w:i/>
                <w:iCs/>
                <w:sz w:val="18"/>
                <w:szCs w:val="18"/>
                <w:lang w:val="en-US"/>
              </w:rPr>
            </w:pPr>
            <w:r w:rsidRPr="00B60958">
              <w:rPr>
                <w:rFonts w:cstheme="minorHAnsi"/>
                <w:i/>
                <w:iCs/>
                <w:sz w:val="18"/>
                <w:szCs w:val="18"/>
                <w:lang w:val="en-US"/>
              </w:rPr>
              <w:t>8</w:t>
            </w:r>
          </w:p>
        </w:tc>
        <w:tc>
          <w:tcPr>
            <w:tcW w:w="1529" w:type="dxa"/>
            <w:vAlign w:val="center"/>
          </w:tcPr>
          <w:p w14:paraId="76A15C5B" w14:textId="77777777" w:rsidR="00E51FC6" w:rsidRPr="00B60958" w:rsidRDefault="00E51FC6" w:rsidP="00E37277">
            <w:pPr>
              <w:spacing w:after="0" w:line="240" w:lineRule="auto"/>
              <w:jc w:val="both"/>
              <w:rPr>
                <w:rFonts w:cstheme="minorHAnsi"/>
                <w:i/>
                <w:iCs/>
                <w:sz w:val="18"/>
                <w:szCs w:val="18"/>
                <w:lang w:val="en-US"/>
              </w:rPr>
            </w:pPr>
            <w:r w:rsidRPr="00B60958">
              <w:rPr>
                <w:rFonts w:cstheme="minorHAnsi"/>
                <w:i/>
                <w:iCs/>
                <w:sz w:val="18"/>
                <w:szCs w:val="18"/>
                <w:lang w:val="en-US"/>
              </w:rPr>
              <w:t>21</w:t>
            </w:r>
          </w:p>
        </w:tc>
        <w:tc>
          <w:tcPr>
            <w:tcW w:w="1385" w:type="dxa"/>
            <w:shd w:val="clear" w:color="auto" w:fill="F2F2F2" w:themeFill="background1" w:themeFillShade="F2"/>
            <w:vAlign w:val="center"/>
          </w:tcPr>
          <w:p w14:paraId="27610DD7" w14:textId="77777777" w:rsidR="00E51FC6" w:rsidRPr="00B60958" w:rsidRDefault="00E51FC6" w:rsidP="00E37277">
            <w:pPr>
              <w:spacing w:after="0" w:line="240" w:lineRule="auto"/>
              <w:jc w:val="both"/>
              <w:rPr>
                <w:rFonts w:cstheme="minorHAnsi"/>
                <w:i/>
                <w:iCs/>
                <w:sz w:val="18"/>
                <w:szCs w:val="18"/>
                <w:lang w:val="en-US"/>
              </w:rPr>
            </w:pPr>
            <w:r w:rsidRPr="00B60958">
              <w:rPr>
                <w:rFonts w:cstheme="minorHAnsi"/>
                <w:i/>
                <w:iCs/>
                <w:sz w:val="18"/>
                <w:szCs w:val="18"/>
                <w:lang w:val="en-US"/>
              </w:rPr>
              <w:t>12</w:t>
            </w:r>
          </w:p>
        </w:tc>
      </w:tr>
      <w:tr w:rsidR="00E51FC6" w:rsidRPr="00B60958" w14:paraId="0F7C5557" w14:textId="77777777" w:rsidTr="00EB19B3">
        <w:trPr>
          <w:trHeight w:val="312"/>
        </w:trPr>
        <w:tc>
          <w:tcPr>
            <w:tcW w:w="1681" w:type="dxa"/>
            <w:noWrap/>
            <w:vAlign w:val="center"/>
          </w:tcPr>
          <w:p w14:paraId="6C11238E" w14:textId="77777777" w:rsidR="00E51FC6" w:rsidRPr="00B60958" w:rsidRDefault="00E51FC6" w:rsidP="00E37277">
            <w:pPr>
              <w:spacing w:after="0" w:line="240" w:lineRule="auto"/>
              <w:jc w:val="both"/>
              <w:rPr>
                <w:rFonts w:cstheme="minorHAnsi"/>
                <w:i/>
                <w:iCs/>
                <w:sz w:val="18"/>
                <w:szCs w:val="18"/>
                <w:lang w:val="en-US"/>
              </w:rPr>
            </w:pPr>
            <w:r w:rsidRPr="00B60958">
              <w:rPr>
                <w:rFonts w:cstheme="minorHAnsi"/>
                <w:i/>
                <w:iCs/>
                <w:sz w:val="18"/>
                <w:szCs w:val="18"/>
                <w:lang w:val="en-US"/>
              </w:rPr>
              <w:t>Total, horizontal section</w:t>
            </w:r>
          </w:p>
        </w:tc>
        <w:tc>
          <w:tcPr>
            <w:tcW w:w="821" w:type="dxa"/>
            <w:shd w:val="clear" w:color="auto" w:fill="F2F2F2" w:themeFill="background1" w:themeFillShade="F2"/>
            <w:noWrap/>
            <w:vAlign w:val="center"/>
          </w:tcPr>
          <w:p w14:paraId="688DEC0E" w14:textId="77777777" w:rsidR="00E51FC6" w:rsidRPr="00B60958" w:rsidRDefault="00E51FC6" w:rsidP="00E37277">
            <w:pPr>
              <w:spacing w:after="0" w:line="240" w:lineRule="auto"/>
              <w:jc w:val="both"/>
              <w:rPr>
                <w:rFonts w:cstheme="minorHAnsi"/>
                <w:i/>
                <w:iCs/>
                <w:sz w:val="18"/>
                <w:szCs w:val="18"/>
                <w:lang w:val="en-US"/>
              </w:rPr>
            </w:pPr>
          </w:p>
        </w:tc>
        <w:tc>
          <w:tcPr>
            <w:tcW w:w="699" w:type="dxa"/>
            <w:shd w:val="clear" w:color="auto" w:fill="F2F2F2" w:themeFill="background1" w:themeFillShade="F2"/>
            <w:noWrap/>
            <w:vAlign w:val="center"/>
          </w:tcPr>
          <w:p w14:paraId="27A5BD76" w14:textId="77777777" w:rsidR="00E51FC6" w:rsidRPr="00B60958" w:rsidRDefault="00E51FC6" w:rsidP="00E37277">
            <w:pPr>
              <w:spacing w:after="0" w:line="240" w:lineRule="auto"/>
              <w:jc w:val="both"/>
              <w:rPr>
                <w:rFonts w:cstheme="minorHAnsi"/>
                <w:i/>
                <w:iCs/>
                <w:sz w:val="18"/>
                <w:szCs w:val="18"/>
                <w:lang w:val="en-US"/>
              </w:rPr>
            </w:pPr>
          </w:p>
        </w:tc>
        <w:tc>
          <w:tcPr>
            <w:tcW w:w="837" w:type="dxa"/>
            <w:noWrap/>
            <w:vAlign w:val="center"/>
          </w:tcPr>
          <w:p w14:paraId="1C6232AF" w14:textId="77777777" w:rsidR="00E51FC6" w:rsidRPr="00B60958" w:rsidRDefault="00E51FC6" w:rsidP="00E37277">
            <w:pPr>
              <w:spacing w:after="0" w:line="240" w:lineRule="auto"/>
              <w:jc w:val="both"/>
              <w:rPr>
                <w:rFonts w:cstheme="minorHAnsi"/>
                <w:i/>
                <w:iCs/>
                <w:sz w:val="18"/>
                <w:szCs w:val="18"/>
                <w:lang w:val="en-US"/>
              </w:rPr>
            </w:pPr>
          </w:p>
        </w:tc>
        <w:tc>
          <w:tcPr>
            <w:tcW w:w="1074" w:type="dxa"/>
            <w:noWrap/>
            <w:vAlign w:val="center"/>
          </w:tcPr>
          <w:p w14:paraId="7E3F1CBE" w14:textId="77777777" w:rsidR="00E51FC6" w:rsidRPr="00B60958" w:rsidRDefault="00E51FC6" w:rsidP="00E37277">
            <w:pPr>
              <w:spacing w:after="0" w:line="240" w:lineRule="auto"/>
              <w:jc w:val="both"/>
              <w:rPr>
                <w:rFonts w:cstheme="minorHAnsi"/>
                <w:i/>
                <w:iCs/>
                <w:sz w:val="18"/>
                <w:szCs w:val="18"/>
                <w:lang w:val="en-US"/>
              </w:rPr>
            </w:pPr>
          </w:p>
        </w:tc>
        <w:tc>
          <w:tcPr>
            <w:tcW w:w="837" w:type="dxa"/>
            <w:shd w:val="clear" w:color="auto" w:fill="F2F2F2" w:themeFill="background1" w:themeFillShade="F2"/>
            <w:vAlign w:val="center"/>
          </w:tcPr>
          <w:p w14:paraId="563E9591" w14:textId="77777777" w:rsidR="00E51FC6" w:rsidRPr="00B60958" w:rsidRDefault="00E51FC6" w:rsidP="00E37277">
            <w:pPr>
              <w:spacing w:after="0" w:line="240" w:lineRule="auto"/>
              <w:jc w:val="both"/>
              <w:rPr>
                <w:rFonts w:cstheme="minorHAnsi"/>
                <w:i/>
                <w:iCs/>
                <w:sz w:val="18"/>
                <w:szCs w:val="18"/>
                <w:lang w:val="en-US"/>
              </w:rPr>
            </w:pPr>
            <w:r w:rsidRPr="00B60958">
              <w:rPr>
                <w:rFonts w:cstheme="minorHAnsi"/>
                <w:i/>
                <w:iCs/>
                <w:sz w:val="18"/>
                <w:szCs w:val="18"/>
                <w:lang w:val="en-US"/>
              </w:rPr>
              <w:t>875</w:t>
            </w:r>
          </w:p>
        </w:tc>
        <w:tc>
          <w:tcPr>
            <w:tcW w:w="771" w:type="dxa"/>
            <w:shd w:val="clear" w:color="auto" w:fill="F2F2F2" w:themeFill="background1" w:themeFillShade="F2"/>
            <w:vAlign w:val="center"/>
          </w:tcPr>
          <w:p w14:paraId="39FCAEEC" w14:textId="77777777" w:rsidR="00E51FC6" w:rsidRPr="00B60958" w:rsidRDefault="00E51FC6" w:rsidP="00E37277">
            <w:pPr>
              <w:spacing w:after="0" w:line="240" w:lineRule="auto"/>
              <w:jc w:val="both"/>
              <w:rPr>
                <w:rFonts w:cstheme="minorHAnsi"/>
                <w:i/>
                <w:iCs/>
                <w:sz w:val="18"/>
                <w:szCs w:val="18"/>
                <w:lang w:val="en-US"/>
              </w:rPr>
            </w:pPr>
            <w:r w:rsidRPr="00B60958">
              <w:rPr>
                <w:rFonts w:cstheme="minorHAnsi"/>
                <w:i/>
                <w:iCs/>
                <w:sz w:val="18"/>
                <w:szCs w:val="18"/>
                <w:lang w:val="en-US"/>
              </w:rPr>
              <w:t>88</w:t>
            </w:r>
          </w:p>
        </w:tc>
        <w:tc>
          <w:tcPr>
            <w:tcW w:w="1529" w:type="dxa"/>
            <w:vAlign w:val="center"/>
          </w:tcPr>
          <w:p w14:paraId="2DCF6602" w14:textId="77777777" w:rsidR="00E51FC6" w:rsidRPr="00B60958" w:rsidRDefault="00E51FC6" w:rsidP="00E37277">
            <w:pPr>
              <w:spacing w:after="0" w:line="240" w:lineRule="auto"/>
              <w:jc w:val="both"/>
              <w:rPr>
                <w:rFonts w:cstheme="minorHAnsi"/>
                <w:i/>
                <w:iCs/>
                <w:sz w:val="18"/>
                <w:szCs w:val="18"/>
                <w:lang w:val="en-US"/>
              </w:rPr>
            </w:pPr>
          </w:p>
        </w:tc>
        <w:tc>
          <w:tcPr>
            <w:tcW w:w="1385" w:type="dxa"/>
            <w:shd w:val="clear" w:color="auto" w:fill="F2F2F2" w:themeFill="background1" w:themeFillShade="F2"/>
            <w:vAlign w:val="center"/>
          </w:tcPr>
          <w:p w14:paraId="08891F24" w14:textId="77777777" w:rsidR="00E51FC6" w:rsidRPr="00B60958" w:rsidRDefault="00E51FC6" w:rsidP="00E37277">
            <w:pPr>
              <w:spacing w:after="0" w:line="240" w:lineRule="auto"/>
              <w:jc w:val="both"/>
              <w:rPr>
                <w:rFonts w:cstheme="minorHAnsi"/>
                <w:i/>
                <w:iCs/>
                <w:sz w:val="18"/>
                <w:szCs w:val="18"/>
                <w:lang w:val="en-US"/>
              </w:rPr>
            </w:pPr>
          </w:p>
        </w:tc>
      </w:tr>
      <w:tr w:rsidR="00E51FC6" w:rsidRPr="00B60958" w14:paraId="6A36C691" w14:textId="77777777" w:rsidTr="00EB19B3">
        <w:trPr>
          <w:trHeight w:val="312"/>
        </w:trPr>
        <w:tc>
          <w:tcPr>
            <w:tcW w:w="1681" w:type="dxa"/>
            <w:tcBorders>
              <w:top w:val="single" w:sz="12" w:space="0" w:color="auto"/>
            </w:tcBorders>
            <w:noWrap/>
            <w:vAlign w:val="center"/>
          </w:tcPr>
          <w:p w14:paraId="2FE292FE" w14:textId="77777777" w:rsidR="00E51FC6" w:rsidRPr="00B60958" w:rsidRDefault="00E51FC6" w:rsidP="00E37277">
            <w:pPr>
              <w:spacing w:after="0" w:line="240" w:lineRule="auto"/>
              <w:jc w:val="both"/>
              <w:rPr>
                <w:rFonts w:cstheme="minorHAnsi"/>
                <w:b/>
                <w:bCs/>
                <w:sz w:val="18"/>
                <w:szCs w:val="18"/>
                <w:lang w:val="en-US"/>
              </w:rPr>
            </w:pPr>
            <w:r w:rsidRPr="00B60958">
              <w:rPr>
                <w:rFonts w:cstheme="minorHAnsi"/>
                <w:b/>
                <w:bCs/>
                <w:sz w:val="18"/>
                <w:szCs w:val="18"/>
                <w:lang w:val="en-US"/>
              </w:rPr>
              <w:t>Total days, complete well</w:t>
            </w:r>
          </w:p>
        </w:tc>
        <w:tc>
          <w:tcPr>
            <w:tcW w:w="821" w:type="dxa"/>
            <w:tcBorders>
              <w:top w:val="single" w:sz="12" w:space="0" w:color="auto"/>
            </w:tcBorders>
            <w:shd w:val="clear" w:color="auto" w:fill="F2F2F2" w:themeFill="background1" w:themeFillShade="F2"/>
            <w:noWrap/>
            <w:vAlign w:val="center"/>
          </w:tcPr>
          <w:p w14:paraId="222DF071" w14:textId="77777777" w:rsidR="00E51FC6" w:rsidRPr="00B60958" w:rsidRDefault="00E51FC6" w:rsidP="00E37277">
            <w:pPr>
              <w:spacing w:after="0" w:line="240" w:lineRule="auto"/>
              <w:jc w:val="both"/>
              <w:rPr>
                <w:rFonts w:cstheme="minorHAnsi"/>
                <w:b/>
                <w:bCs/>
                <w:sz w:val="18"/>
                <w:szCs w:val="18"/>
                <w:lang w:val="en-US"/>
              </w:rPr>
            </w:pPr>
          </w:p>
        </w:tc>
        <w:tc>
          <w:tcPr>
            <w:tcW w:w="699" w:type="dxa"/>
            <w:tcBorders>
              <w:top w:val="single" w:sz="12" w:space="0" w:color="auto"/>
            </w:tcBorders>
            <w:shd w:val="clear" w:color="auto" w:fill="F2F2F2" w:themeFill="background1" w:themeFillShade="F2"/>
            <w:noWrap/>
            <w:vAlign w:val="center"/>
          </w:tcPr>
          <w:p w14:paraId="576DF48B" w14:textId="77777777" w:rsidR="00E51FC6" w:rsidRPr="00B60958" w:rsidRDefault="00E51FC6" w:rsidP="00E37277">
            <w:pPr>
              <w:spacing w:after="0" w:line="240" w:lineRule="auto"/>
              <w:jc w:val="both"/>
              <w:rPr>
                <w:rFonts w:cstheme="minorHAnsi"/>
                <w:b/>
                <w:bCs/>
                <w:sz w:val="18"/>
                <w:szCs w:val="18"/>
                <w:lang w:val="en-US"/>
              </w:rPr>
            </w:pPr>
          </w:p>
        </w:tc>
        <w:tc>
          <w:tcPr>
            <w:tcW w:w="837" w:type="dxa"/>
            <w:tcBorders>
              <w:top w:val="single" w:sz="12" w:space="0" w:color="auto"/>
            </w:tcBorders>
            <w:noWrap/>
            <w:vAlign w:val="center"/>
          </w:tcPr>
          <w:p w14:paraId="304B5C01" w14:textId="77777777" w:rsidR="00E51FC6" w:rsidRPr="00B60958" w:rsidRDefault="00E51FC6" w:rsidP="00E37277">
            <w:pPr>
              <w:spacing w:after="0" w:line="240" w:lineRule="auto"/>
              <w:jc w:val="both"/>
              <w:rPr>
                <w:rFonts w:cstheme="minorHAnsi"/>
                <w:b/>
                <w:bCs/>
                <w:sz w:val="18"/>
                <w:szCs w:val="18"/>
                <w:lang w:val="en-US"/>
              </w:rPr>
            </w:pPr>
          </w:p>
        </w:tc>
        <w:tc>
          <w:tcPr>
            <w:tcW w:w="1074" w:type="dxa"/>
            <w:tcBorders>
              <w:top w:val="single" w:sz="12" w:space="0" w:color="auto"/>
            </w:tcBorders>
            <w:noWrap/>
            <w:vAlign w:val="center"/>
          </w:tcPr>
          <w:p w14:paraId="56154E3B" w14:textId="77777777" w:rsidR="00E51FC6" w:rsidRPr="00B60958" w:rsidRDefault="00E51FC6" w:rsidP="00E37277">
            <w:pPr>
              <w:spacing w:after="0" w:line="240" w:lineRule="auto"/>
              <w:jc w:val="both"/>
              <w:rPr>
                <w:rFonts w:cstheme="minorHAnsi"/>
                <w:b/>
                <w:bCs/>
                <w:sz w:val="18"/>
                <w:szCs w:val="18"/>
                <w:lang w:val="en-US"/>
              </w:rPr>
            </w:pPr>
          </w:p>
        </w:tc>
        <w:tc>
          <w:tcPr>
            <w:tcW w:w="837" w:type="dxa"/>
            <w:tcBorders>
              <w:top w:val="single" w:sz="12" w:space="0" w:color="auto"/>
            </w:tcBorders>
            <w:shd w:val="clear" w:color="auto" w:fill="F2F2F2" w:themeFill="background1" w:themeFillShade="F2"/>
            <w:vAlign w:val="center"/>
          </w:tcPr>
          <w:p w14:paraId="0A670C4C" w14:textId="77777777" w:rsidR="00E51FC6" w:rsidRPr="00B60958" w:rsidRDefault="00E51FC6" w:rsidP="00E37277">
            <w:pPr>
              <w:spacing w:after="0" w:line="240" w:lineRule="auto"/>
              <w:jc w:val="both"/>
              <w:rPr>
                <w:rFonts w:cstheme="minorHAnsi"/>
                <w:b/>
                <w:bCs/>
                <w:sz w:val="18"/>
                <w:szCs w:val="18"/>
                <w:lang w:val="en-US"/>
              </w:rPr>
            </w:pPr>
            <w:r w:rsidRPr="00B60958">
              <w:rPr>
                <w:rFonts w:cstheme="minorHAnsi"/>
                <w:b/>
                <w:bCs/>
                <w:sz w:val="18"/>
                <w:szCs w:val="18"/>
                <w:lang w:val="en-US"/>
              </w:rPr>
              <w:t>1100</w:t>
            </w:r>
          </w:p>
        </w:tc>
        <w:tc>
          <w:tcPr>
            <w:tcW w:w="771" w:type="dxa"/>
            <w:tcBorders>
              <w:top w:val="single" w:sz="12" w:space="0" w:color="auto"/>
            </w:tcBorders>
            <w:shd w:val="clear" w:color="auto" w:fill="F2F2F2" w:themeFill="background1" w:themeFillShade="F2"/>
            <w:vAlign w:val="center"/>
          </w:tcPr>
          <w:p w14:paraId="2E4F7170" w14:textId="77777777" w:rsidR="00E51FC6" w:rsidRPr="00B60958" w:rsidRDefault="00E51FC6" w:rsidP="00E37277">
            <w:pPr>
              <w:spacing w:after="0" w:line="240" w:lineRule="auto"/>
              <w:jc w:val="both"/>
              <w:rPr>
                <w:rFonts w:cstheme="minorHAnsi"/>
                <w:b/>
                <w:bCs/>
                <w:sz w:val="18"/>
                <w:szCs w:val="18"/>
                <w:lang w:val="en-US"/>
              </w:rPr>
            </w:pPr>
            <w:r w:rsidRPr="00B60958">
              <w:rPr>
                <w:rFonts w:cstheme="minorHAnsi"/>
                <w:b/>
                <w:bCs/>
                <w:sz w:val="18"/>
                <w:szCs w:val="18"/>
                <w:lang w:val="en-US"/>
              </w:rPr>
              <w:t>169</w:t>
            </w:r>
          </w:p>
        </w:tc>
        <w:tc>
          <w:tcPr>
            <w:tcW w:w="1529" w:type="dxa"/>
            <w:tcBorders>
              <w:top w:val="single" w:sz="12" w:space="0" w:color="auto"/>
            </w:tcBorders>
            <w:vAlign w:val="center"/>
          </w:tcPr>
          <w:p w14:paraId="38BFA783" w14:textId="77777777" w:rsidR="00E51FC6" w:rsidRPr="00B60958" w:rsidRDefault="00E51FC6" w:rsidP="00E37277">
            <w:pPr>
              <w:spacing w:after="0" w:line="240" w:lineRule="auto"/>
              <w:jc w:val="both"/>
              <w:rPr>
                <w:rFonts w:cstheme="minorHAnsi"/>
                <w:b/>
                <w:bCs/>
                <w:sz w:val="18"/>
                <w:szCs w:val="18"/>
                <w:lang w:val="en-US"/>
              </w:rPr>
            </w:pPr>
          </w:p>
        </w:tc>
        <w:tc>
          <w:tcPr>
            <w:tcW w:w="1385" w:type="dxa"/>
            <w:tcBorders>
              <w:top w:val="single" w:sz="12" w:space="0" w:color="auto"/>
            </w:tcBorders>
            <w:shd w:val="clear" w:color="auto" w:fill="F2F2F2" w:themeFill="background1" w:themeFillShade="F2"/>
            <w:vAlign w:val="center"/>
          </w:tcPr>
          <w:p w14:paraId="2B8A0D8E" w14:textId="77777777" w:rsidR="00E51FC6" w:rsidRPr="00B60958" w:rsidRDefault="00E51FC6" w:rsidP="00E37277">
            <w:pPr>
              <w:spacing w:after="0" w:line="240" w:lineRule="auto"/>
              <w:jc w:val="both"/>
              <w:rPr>
                <w:rFonts w:cstheme="minorHAnsi"/>
                <w:b/>
                <w:bCs/>
                <w:sz w:val="18"/>
                <w:szCs w:val="18"/>
                <w:lang w:val="en-US"/>
              </w:rPr>
            </w:pPr>
          </w:p>
        </w:tc>
      </w:tr>
    </w:tbl>
    <w:p w14:paraId="526C9B8A" w14:textId="77777777" w:rsidR="00E51FC6" w:rsidRDefault="00E51FC6" w:rsidP="00E37277">
      <w:pPr>
        <w:jc w:val="both"/>
        <w:rPr>
          <w:lang w:val="en-US"/>
        </w:rPr>
      </w:pPr>
    </w:p>
    <w:p w14:paraId="5182668F" w14:textId="28728349" w:rsidR="00E51FC6" w:rsidRDefault="00B60958" w:rsidP="00E37277">
      <w:pPr>
        <w:jc w:val="both"/>
        <w:rPr>
          <w:lang w:val="en-US"/>
        </w:rPr>
      </w:pPr>
      <w:r>
        <w:rPr>
          <w:lang w:val="en-US"/>
        </w:rPr>
        <w:t xml:space="preserve">Table S4 shows </w:t>
      </w:r>
      <w:r w:rsidR="00B4565B">
        <w:rPr>
          <w:lang w:val="en-US"/>
        </w:rPr>
        <w:t>the split into drilling, completion and logging</w:t>
      </w:r>
      <w:r w:rsidR="006731E5">
        <w:rPr>
          <w:lang w:val="en-US"/>
        </w:rPr>
        <w:t xml:space="preserve"> for installed capacity, time demand and energy consumption each. </w:t>
      </w:r>
    </w:p>
    <w:p w14:paraId="167ED6CE" w14:textId="442ED416" w:rsidR="00BD233D" w:rsidRPr="00C20EA9" w:rsidRDefault="00BD233D" w:rsidP="00E37277">
      <w:pPr>
        <w:pStyle w:val="Caption"/>
        <w:keepNext/>
        <w:jc w:val="both"/>
        <w:rPr>
          <w:lang w:val="en-US"/>
        </w:rPr>
      </w:pPr>
      <w:r w:rsidRPr="00D31546">
        <w:rPr>
          <w:lang w:val="en-US"/>
        </w:rPr>
        <w:t>Table</w:t>
      </w:r>
      <w:r w:rsidR="006731E5" w:rsidRPr="006731E5">
        <w:rPr>
          <w:lang w:val="en-US"/>
        </w:rPr>
        <w:t xml:space="preserve"> S4</w:t>
      </w:r>
      <w:r>
        <w:rPr>
          <w:lang w:val="en-US"/>
        </w:rPr>
        <w:t xml:space="preserve">: </w:t>
      </w:r>
      <w:r w:rsidRPr="00F2004E">
        <w:rPr>
          <w:lang w:val="en-US"/>
        </w:rPr>
        <w:t>Energy consumption calculation parameters</w:t>
      </w:r>
      <w:r w:rsidR="00FF3F1F">
        <w:rPr>
          <w:lang w:val="en-US"/>
        </w:rPr>
        <w:t xml:space="preserve"> </w:t>
      </w:r>
      <w:r w:rsidRPr="00F2004E">
        <w:rPr>
          <w:lang w:val="en-US"/>
        </w:rPr>
        <w:t>for the 6 km default case.</w:t>
      </w:r>
    </w:p>
    <w:tbl>
      <w:tblPr>
        <w:tblStyle w:val="TableGrid"/>
        <w:tblW w:w="0" w:type="auto"/>
        <w:jc w:val="center"/>
        <w:tblLook w:val="04A0" w:firstRow="1" w:lastRow="0" w:firstColumn="1" w:lastColumn="0" w:noHBand="0" w:noVBand="1"/>
      </w:tblPr>
      <w:tblGrid>
        <w:gridCol w:w="1696"/>
        <w:gridCol w:w="1276"/>
        <w:gridCol w:w="1701"/>
        <w:gridCol w:w="1683"/>
        <w:gridCol w:w="1228"/>
      </w:tblGrid>
      <w:tr w:rsidR="00C27A0B" w:rsidRPr="00B9215C" w14:paraId="2EA0F95E" w14:textId="77777777" w:rsidTr="001E5A6D">
        <w:trPr>
          <w:jc w:val="center"/>
        </w:trPr>
        <w:tc>
          <w:tcPr>
            <w:tcW w:w="1696" w:type="dxa"/>
            <w:tcBorders>
              <w:bottom w:val="single" w:sz="4" w:space="0" w:color="auto"/>
            </w:tcBorders>
          </w:tcPr>
          <w:p w14:paraId="6DC6E687" w14:textId="77777777" w:rsidR="00C27A0B" w:rsidRPr="00B9215C" w:rsidRDefault="00C27A0B" w:rsidP="00E37277">
            <w:pPr>
              <w:spacing w:after="0" w:line="240" w:lineRule="auto"/>
              <w:jc w:val="both"/>
              <w:rPr>
                <w:rFonts w:cstheme="minorHAnsi"/>
                <w:b/>
                <w:bCs/>
                <w:sz w:val="16"/>
                <w:szCs w:val="16"/>
                <w:lang w:val="en-US"/>
              </w:rPr>
            </w:pPr>
          </w:p>
        </w:tc>
        <w:tc>
          <w:tcPr>
            <w:tcW w:w="1276" w:type="dxa"/>
            <w:tcBorders>
              <w:bottom w:val="single" w:sz="4" w:space="0" w:color="auto"/>
            </w:tcBorders>
          </w:tcPr>
          <w:p w14:paraId="0286BDC9" w14:textId="77777777" w:rsidR="00C27A0B" w:rsidRPr="00B9215C" w:rsidRDefault="00C27A0B" w:rsidP="00E37277">
            <w:pPr>
              <w:spacing w:after="0" w:line="240" w:lineRule="auto"/>
              <w:jc w:val="both"/>
              <w:rPr>
                <w:rFonts w:cstheme="minorHAnsi"/>
                <w:b/>
                <w:bCs/>
                <w:sz w:val="16"/>
                <w:szCs w:val="16"/>
                <w:lang w:val="en-US"/>
              </w:rPr>
            </w:pPr>
          </w:p>
        </w:tc>
        <w:tc>
          <w:tcPr>
            <w:tcW w:w="1701" w:type="dxa"/>
            <w:tcBorders>
              <w:bottom w:val="single" w:sz="4" w:space="0" w:color="auto"/>
            </w:tcBorders>
          </w:tcPr>
          <w:p w14:paraId="062B7B80" w14:textId="77777777" w:rsidR="00C27A0B" w:rsidRPr="00B9215C" w:rsidRDefault="00C27A0B" w:rsidP="00E37277">
            <w:pPr>
              <w:spacing w:after="0" w:line="240" w:lineRule="auto"/>
              <w:jc w:val="both"/>
              <w:rPr>
                <w:rFonts w:cstheme="minorHAnsi"/>
                <w:b/>
                <w:bCs/>
                <w:sz w:val="16"/>
                <w:szCs w:val="16"/>
                <w:lang w:val="en-US"/>
              </w:rPr>
            </w:pPr>
          </w:p>
        </w:tc>
        <w:tc>
          <w:tcPr>
            <w:tcW w:w="1683" w:type="dxa"/>
            <w:tcBorders>
              <w:bottom w:val="single" w:sz="4" w:space="0" w:color="auto"/>
            </w:tcBorders>
            <w:shd w:val="clear" w:color="auto" w:fill="D9D9D9" w:themeFill="background1" w:themeFillShade="D9"/>
          </w:tcPr>
          <w:p w14:paraId="4D2D88CF" w14:textId="77777777" w:rsidR="00C27A0B" w:rsidRPr="00B9215C" w:rsidRDefault="00C27A0B" w:rsidP="00E37277">
            <w:pPr>
              <w:spacing w:after="0" w:line="240" w:lineRule="auto"/>
              <w:jc w:val="both"/>
              <w:rPr>
                <w:rFonts w:cstheme="minorHAnsi"/>
                <w:b/>
                <w:bCs/>
                <w:sz w:val="16"/>
                <w:szCs w:val="16"/>
                <w:lang w:val="en-US"/>
              </w:rPr>
            </w:pPr>
            <w:r w:rsidRPr="00B9215C">
              <w:rPr>
                <w:rFonts w:cstheme="minorHAnsi"/>
                <w:b/>
                <w:bCs/>
                <w:sz w:val="16"/>
                <w:szCs w:val="16"/>
                <w:lang w:val="en-US"/>
              </w:rPr>
              <w:t>Rotary drilling</w:t>
            </w:r>
          </w:p>
        </w:tc>
        <w:tc>
          <w:tcPr>
            <w:tcW w:w="1228" w:type="dxa"/>
            <w:tcBorders>
              <w:bottom w:val="single" w:sz="4" w:space="0" w:color="auto"/>
            </w:tcBorders>
          </w:tcPr>
          <w:p w14:paraId="66E65D95" w14:textId="77777777" w:rsidR="00C27A0B" w:rsidRPr="00B9215C" w:rsidRDefault="00C27A0B" w:rsidP="00E37277">
            <w:pPr>
              <w:spacing w:after="0" w:line="240" w:lineRule="auto"/>
              <w:jc w:val="both"/>
              <w:rPr>
                <w:rFonts w:cstheme="minorHAnsi"/>
                <w:b/>
                <w:bCs/>
                <w:sz w:val="16"/>
                <w:szCs w:val="16"/>
                <w:lang w:val="en-US"/>
              </w:rPr>
            </w:pPr>
            <w:r w:rsidRPr="00B9215C">
              <w:rPr>
                <w:rFonts w:cstheme="minorHAnsi"/>
                <w:b/>
                <w:bCs/>
                <w:sz w:val="16"/>
                <w:szCs w:val="16"/>
                <w:lang w:val="en-US"/>
              </w:rPr>
              <w:t>PPGD</w:t>
            </w:r>
          </w:p>
        </w:tc>
      </w:tr>
      <w:tr w:rsidR="00C27A0B" w:rsidRPr="00B9215C" w14:paraId="56F0FB9C" w14:textId="77777777" w:rsidTr="001E5A6D">
        <w:trPr>
          <w:jc w:val="center"/>
        </w:trPr>
        <w:tc>
          <w:tcPr>
            <w:tcW w:w="1696" w:type="dxa"/>
          </w:tcPr>
          <w:p w14:paraId="708B55A0" w14:textId="77777777" w:rsidR="00C27A0B" w:rsidRPr="00B9215C" w:rsidRDefault="00C27A0B" w:rsidP="00E37277">
            <w:pPr>
              <w:spacing w:after="0" w:line="240" w:lineRule="auto"/>
              <w:jc w:val="both"/>
              <w:rPr>
                <w:rFonts w:cstheme="minorHAnsi"/>
                <w:sz w:val="16"/>
                <w:szCs w:val="16"/>
                <w:lang w:val="en-US"/>
              </w:rPr>
            </w:pPr>
            <w:r w:rsidRPr="00B9215C">
              <w:rPr>
                <w:rFonts w:cstheme="minorHAnsi"/>
                <w:sz w:val="16"/>
                <w:szCs w:val="16"/>
                <w:lang w:val="en-US"/>
              </w:rPr>
              <w:t>Installed capacity</w:t>
            </w:r>
          </w:p>
        </w:tc>
        <w:tc>
          <w:tcPr>
            <w:tcW w:w="1276" w:type="dxa"/>
          </w:tcPr>
          <w:p w14:paraId="2C60CA18" w14:textId="77777777" w:rsidR="00C27A0B" w:rsidRPr="00B9215C" w:rsidRDefault="00C27A0B" w:rsidP="00E37277">
            <w:pPr>
              <w:spacing w:after="0" w:line="240" w:lineRule="auto"/>
              <w:jc w:val="both"/>
              <w:rPr>
                <w:rFonts w:cstheme="minorHAnsi"/>
                <w:sz w:val="16"/>
                <w:szCs w:val="16"/>
                <w:lang w:val="en-US"/>
              </w:rPr>
            </w:pPr>
            <w:r w:rsidRPr="00B9215C">
              <w:rPr>
                <w:rFonts w:cstheme="minorHAnsi"/>
                <w:sz w:val="16"/>
                <w:szCs w:val="16"/>
                <w:lang w:val="en-US"/>
              </w:rPr>
              <w:t>Drilling rig</w:t>
            </w:r>
          </w:p>
        </w:tc>
        <w:tc>
          <w:tcPr>
            <w:tcW w:w="1701" w:type="dxa"/>
          </w:tcPr>
          <w:p w14:paraId="1835D503" w14:textId="77777777" w:rsidR="00C27A0B" w:rsidRPr="00B9215C" w:rsidRDefault="00C27A0B" w:rsidP="00E37277">
            <w:pPr>
              <w:spacing w:after="0" w:line="240" w:lineRule="auto"/>
              <w:jc w:val="both"/>
              <w:rPr>
                <w:rFonts w:cstheme="minorHAnsi"/>
                <w:sz w:val="16"/>
                <w:szCs w:val="16"/>
                <w:lang w:val="en-US"/>
              </w:rPr>
            </w:pPr>
            <w:r w:rsidRPr="00B9215C">
              <w:rPr>
                <w:rFonts w:cstheme="minorHAnsi"/>
                <w:sz w:val="16"/>
                <w:szCs w:val="16"/>
                <w:lang w:val="en-US"/>
              </w:rPr>
              <w:t>MW</w:t>
            </w:r>
          </w:p>
        </w:tc>
        <w:tc>
          <w:tcPr>
            <w:tcW w:w="1683" w:type="dxa"/>
            <w:shd w:val="clear" w:color="auto" w:fill="D9D9D9" w:themeFill="background1" w:themeFillShade="D9"/>
          </w:tcPr>
          <w:p w14:paraId="643982D8" w14:textId="77777777" w:rsidR="00C27A0B" w:rsidRPr="00B9215C" w:rsidRDefault="00C27A0B" w:rsidP="00E37277">
            <w:pPr>
              <w:spacing w:after="0" w:line="240" w:lineRule="auto"/>
              <w:jc w:val="both"/>
              <w:rPr>
                <w:rFonts w:cstheme="minorHAnsi"/>
                <w:sz w:val="16"/>
                <w:szCs w:val="16"/>
                <w:lang w:val="en-US"/>
              </w:rPr>
            </w:pPr>
            <w:r w:rsidRPr="00B9215C">
              <w:rPr>
                <w:rFonts w:cstheme="minorHAnsi"/>
                <w:sz w:val="16"/>
                <w:szCs w:val="16"/>
                <w:lang w:val="en-US"/>
              </w:rPr>
              <w:t>5 MW</w:t>
            </w:r>
          </w:p>
        </w:tc>
        <w:tc>
          <w:tcPr>
            <w:tcW w:w="1228" w:type="dxa"/>
          </w:tcPr>
          <w:p w14:paraId="0D5D7F80" w14:textId="77777777" w:rsidR="00C27A0B" w:rsidRPr="00B9215C" w:rsidRDefault="00C27A0B" w:rsidP="00E37277">
            <w:pPr>
              <w:spacing w:after="0" w:line="240" w:lineRule="auto"/>
              <w:jc w:val="both"/>
              <w:rPr>
                <w:rFonts w:cstheme="minorHAnsi"/>
                <w:sz w:val="16"/>
                <w:szCs w:val="16"/>
                <w:lang w:val="en-US"/>
              </w:rPr>
            </w:pPr>
            <w:r w:rsidRPr="00B9215C">
              <w:rPr>
                <w:rFonts w:cstheme="minorHAnsi"/>
                <w:sz w:val="16"/>
                <w:szCs w:val="16"/>
                <w:lang w:val="en-US"/>
              </w:rPr>
              <w:t>4 MW</w:t>
            </w:r>
          </w:p>
        </w:tc>
      </w:tr>
      <w:tr w:rsidR="00C27A0B" w:rsidRPr="00B9215C" w14:paraId="3227D15B" w14:textId="77777777" w:rsidTr="001E5A6D">
        <w:trPr>
          <w:jc w:val="center"/>
        </w:trPr>
        <w:tc>
          <w:tcPr>
            <w:tcW w:w="1696" w:type="dxa"/>
            <w:tcBorders>
              <w:bottom w:val="single" w:sz="8" w:space="0" w:color="auto"/>
            </w:tcBorders>
          </w:tcPr>
          <w:p w14:paraId="75F16CA8" w14:textId="77777777" w:rsidR="00C27A0B" w:rsidRPr="00B9215C" w:rsidRDefault="00C27A0B" w:rsidP="00E37277">
            <w:pPr>
              <w:spacing w:after="0" w:line="240" w:lineRule="auto"/>
              <w:jc w:val="both"/>
              <w:rPr>
                <w:rFonts w:cstheme="minorHAnsi"/>
                <w:sz w:val="16"/>
                <w:szCs w:val="16"/>
                <w:lang w:val="en-US"/>
              </w:rPr>
            </w:pPr>
          </w:p>
        </w:tc>
        <w:tc>
          <w:tcPr>
            <w:tcW w:w="1276" w:type="dxa"/>
            <w:tcBorders>
              <w:bottom w:val="single" w:sz="8" w:space="0" w:color="auto"/>
            </w:tcBorders>
          </w:tcPr>
          <w:p w14:paraId="49E252D4" w14:textId="77777777" w:rsidR="00C27A0B" w:rsidRPr="00B9215C" w:rsidRDefault="00C27A0B" w:rsidP="00E37277">
            <w:pPr>
              <w:spacing w:after="0" w:line="240" w:lineRule="auto"/>
              <w:jc w:val="both"/>
              <w:rPr>
                <w:rFonts w:cstheme="minorHAnsi"/>
                <w:sz w:val="16"/>
                <w:szCs w:val="16"/>
                <w:lang w:val="en-US"/>
              </w:rPr>
            </w:pPr>
            <w:r w:rsidRPr="00B9215C">
              <w:rPr>
                <w:rFonts w:cstheme="minorHAnsi"/>
                <w:sz w:val="16"/>
                <w:szCs w:val="16"/>
                <w:lang w:val="en-US"/>
              </w:rPr>
              <w:t>Completion</w:t>
            </w:r>
          </w:p>
        </w:tc>
        <w:tc>
          <w:tcPr>
            <w:tcW w:w="1701" w:type="dxa"/>
            <w:tcBorders>
              <w:bottom w:val="single" w:sz="8" w:space="0" w:color="auto"/>
            </w:tcBorders>
          </w:tcPr>
          <w:p w14:paraId="0A907B24" w14:textId="77777777" w:rsidR="00C27A0B" w:rsidRPr="00B9215C" w:rsidRDefault="00C27A0B" w:rsidP="00E37277">
            <w:pPr>
              <w:spacing w:after="0" w:line="240" w:lineRule="auto"/>
              <w:jc w:val="both"/>
              <w:rPr>
                <w:rFonts w:cstheme="minorHAnsi"/>
                <w:sz w:val="16"/>
                <w:szCs w:val="16"/>
                <w:lang w:val="en-US"/>
              </w:rPr>
            </w:pPr>
            <w:r w:rsidRPr="00B9215C">
              <w:rPr>
                <w:rFonts w:cstheme="minorHAnsi"/>
                <w:sz w:val="16"/>
                <w:szCs w:val="16"/>
                <w:lang w:val="en-US"/>
              </w:rPr>
              <w:t>MW</w:t>
            </w:r>
          </w:p>
        </w:tc>
        <w:tc>
          <w:tcPr>
            <w:tcW w:w="1683" w:type="dxa"/>
            <w:tcBorders>
              <w:bottom w:val="single" w:sz="8" w:space="0" w:color="auto"/>
            </w:tcBorders>
            <w:shd w:val="clear" w:color="auto" w:fill="D9D9D9" w:themeFill="background1" w:themeFillShade="D9"/>
          </w:tcPr>
          <w:p w14:paraId="63D0CBAC" w14:textId="77777777" w:rsidR="00C27A0B" w:rsidRPr="00B9215C" w:rsidRDefault="00C27A0B" w:rsidP="00E37277">
            <w:pPr>
              <w:spacing w:after="0" w:line="240" w:lineRule="auto"/>
              <w:jc w:val="both"/>
              <w:rPr>
                <w:rFonts w:cstheme="minorHAnsi"/>
                <w:sz w:val="16"/>
                <w:szCs w:val="16"/>
                <w:lang w:val="en-US"/>
              </w:rPr>
            </w:pPr>
            <w:r w:rsidRPr="00B9215C">
              <w:rPr>
                <w:rFonts w:cstheme="minorHAnsi"/>
                <w:sz w:val="16"/>
                <w:szCs w:val="16"/>
                <w:lang w:val="en-US"/>
              </w:rPr>
              <w:t>0.5 MW</w:t>
            </w:r>
          </w:p>
        </w:tc>
        <w:tc>
          <w:tcPr>
            <w:tcW w:w="1228" w:type="dxa"/>
            <w:tcBorders>
              <w:bottom w:val="single" w:sz="8" w:space="0" w:color="auto"/>
            </w:tcBorders>
          </w:tcPr>
          <w:p w14:paraId="5C227D25" w14:textId="77777777" w:rsidR="00C27A0B" w:rsidRPr="00B9215C" w:rsidRDefault="00C27A0B" w:rsidP="00E37277">
            <w:pPr>
              <w:spacing w:after="0" w:line="240" w:lineRule="auto"/>
              <w:jc w:val="both"/>
              <w:rPr>
                <w:rFonts w:cstheme="minorHAnsi"/>
                <w:sz w:val="16"/>
                <w:szCs w:val="16"/>
                <w:lang w:val="en-US"/>
              </w:rPr>
            </w:pPr>
            <w:r w:rsidRPr="00B9215C">
              <w:rPr>
                <w:rFonts w:cstheme="minorHAnsi"/>
                <w:sz w:val="16"/>
                <w:szCs w:val="16"/>
                <w:lang w:val="en-US"/>
              </w:rPr>
              <w:t>0.4 MW</w:t>
            </w:r>
          </w:p>
        </w:tc>
      </w:tr>
      <w:tr w:rsidR="00C27A0B" w:rsidRPr="00B9215C" w14:paraId="2B0B739C" w14:textId="77777777" w:rsidTr="001E5A6D">
        <w:trPr>
          <w:jc w:val="center"/>
        </w:trPr>
        <w:tc>
          <w:tcPr>
            <w:tcW w:w="1696" w:type="dxa"/>
            <w:tcBorders>
              <w:top w:val="single" w:sz="8" w:space="0" w:color="auto"/>
              <w:bottom w:val="single" w:sz="8" w:space="0" w:color="auto"/>
            </w:tcBorders>
          </w:tcPr>
          <w:p w14:paraId="3C974C87" w14:textId="77777777" w:rsidR="00C27A0B" w:rsidRPr="00B9215C" w:rsidRDefault="00C27A0B" w:rsidP="00E37277">
            <w:pPr>
              <w:spacing w:after="0" w:line="240" w:lineRule="auto"/>
              <w:jc w:val="both"/>
              <w:rPr>
                <w:rFonts w:cstheme="minorHAnsi"/>
                <w:sz w:val="16"/>
                <w:szCs w:val="16"/>
                <w:lang w:val="en-US"/>
              </w:rPr>
            </w:pPr>
            <w:r w:rsidRPr="00B9215C">
              <w:rPr>
                <w:rFonts w:cstheme="minorHAnsi"/>
                <w:sz w:val="16"/>
                <w:szCs w:val="16"/>
                <w:lang w:val="en-US"/>
              </w:rPr>
              <w:t>Load factor</w:t>
            </w:r>
          </w:p>
        </w:tc>
        <w:tc>
          <w:tcPr>
            <w:tcW w:w="1276" w:type="dxa"/>
            <w:tcBorders>
              <w:top w:val="single" w:sz="8" w:space="0" w:color="auto"/>
              <w:bottom w:val="single" w:sz="8" w:space="0" w:color="auto"/>
            </w:tcBorders>
          </w:tcPr>
          <w:p w14:paraId="135FA0ED" w14:textId="77777777" w:rsidR="00C27A0B" w:rsidRPr="00B9215C" w:rsidRDefault="00C27A0B" w:rsidP="00E37277">
            <w:pPr>
              <w:spacing w:after="0" w:line="240" w:lineRule="auto"/>
              <w:jc w:val="both"/>
              <w:rPr>
                <w:rFonts w:cstheme="minorHAnsi"/>
                <w:sz w:val="16"/>
                <w:szCs w:val="16"/>
                <w:lang w:val="en-US"/>
              </w:rPr>
            </w:pPr>
          </w:p>
        </w:tc>
        <w:tc>
          <w:tcPr>
            <w:tcW w:w="1701" w:type="dxa"/>
            <w:tcBorders>
              <w:top w:val="single" w:sz="8" w:space="0" w:color="auto"/>
              <w:bottom w:val="single" w:sz="8" w:space="0" w:color="auto"/>
            </w:tcBorders>
          </w:tcPr>
          <w:p w14:paraId="56AD5B52" w14:textId="77777777" w:rsidR="00C27A0B" w:rsidRPr="00B9215C" w:rsidRDefault="00C27A0B" w:rsidP="00E37277">
            <w:pPr>
              <w:spacing w:after="0" w:line="240" w:lineRule="auto"/>
              <w:jc w:val="both"/>
              <w:rPr>
                <w:rFonts w:cstheme="minorHAnsi"/>
                <w:sz w:val="16"/>
                <w:szCs w:val="16"/>
                <w:lang w:val="en-US"/>
              </w:rPr>
            </w:pPr>
            <w:r w:rsidRPr="00B9215C">
              <w:rPr>
                <w:rFonts w:cstheme="minorHAnsi"/>
                <w:sz w:val="16"/>
                <w:szCs w:val="16"/>
                <w:lang w:val="en-US"/>
              </w:rPr>
              <w:t>-</w:t>
            </w:r>
          </w:p>
        </w:tc>
        <w:tc>
          <w:tcPr>
            <w:tcW w:w="1683" w:type="dxa"/>
            <w:tcBorders>
              <w:top w:val="single" w:sz="8" w:space="0" w:color="auto"/>
              <w:bottom w:val="single" w:sz="8" w:space="0" w:color="auto"/>
            </w:tcBorders>
            <w:shd w:val="clear" w:color="auto" w:fill="D9D9D9" w:themeFill="background1" w:themeFillShade="D9"/>
          </w:tcPr>
          <w:p w14:paraId="53952D9B" w14:textId="77777777" w:rsidR="00C27A0B" w:rsidRPr="00B9215C" w:rsidRDefault="00C27A0B" w:rsidP="00E37277">
            <w:pPr>
              <w:spacing w:after="0" w:line="240" w:lineRule="auto"/>
              <w:jc w:val="both"/>
              <w:rPr>
                <w:rFonts w:cstheme="minorHAnsi"/>
                <w:sz w:val="16"/>
                <w:szCs w:val="16"/>
                <w:lang w:val="en-US"/>
              </w:rPr>
            </w:pPr>
            <w:r w:rsidRPr="00B9215C">
              <w:rPr>
                <w:rFonts w:cstheme="minorHAnsi"/>
                <w:sz w:val="16"/>
                <w:szCs w:val="16"/>
                <w:lang w:val="en-US"/>
              </w:rPr>
              <w:t>0.8</w:t>
            </w:r>
          </w:p>
        </w:tc>
        <w:tc>
          <w:tcPr>
            <w:tcW w:w="1228" w:type="dxa"/>
            <w:tcBorders>
              <w:top w:val="single" w:sz="8" w:space="0" w:color="auto"/>
              <w:bottom w:val="single" w:sz="8" w:space="0" w:color="auto"/>
            </w:tcBorders>
          </w:tcPr>
          <w:p w14:paraId="1D0384D4" w14:textId="77777777" w:rsidR="00C27A0B" w:rsidRPr="00B9215C" w:rsidRDefault="00C27A0B" w:rsidP="00E37277">
            <w:pPr>
              <w:spacing w:after="0" w:line="240" w:lineRule="auto"/>
              <w:jc w:val="both"/>
              <w:rPr>
                <w:rFonts w:cstheme="minorHAnsi"/>
                <w:sz w:val="16"/>
                <w:szCs w:val="16"/>
                <w:lang w:val="en-US"/>
              </w:rPr>
            </w:pPr>
            <w:r w:rsidRPr="00B9215C">
              <w:rPr>
                <w:rFonts w:cstheme="minorHAnsi"/>
                <w:sz w:val="16"/>
                <w:szCs w:val="16"/>
                <w:lang w:val="en-US"/>
              </w:rPr>
              <w:t>0.8</w:t>
            </w:r>
          </w:p>
        </w:tc>
      </w:tr>
      <w:tr w:rsidR="00C27A0B" w:rsidRPr="00B9215C" w14:paraId="1A404F4D" w14:textId="77777777" w:rsidTr="001E5A6D">
        <w:trPr>
          <w:jc w:val="center"/>
        </w:trPr>
        <w:tc>
          <w:tcPr>
            <w:tcW w:w="1696" w:type="dxa"/>
            <w:tcBorders>
              <w:top w:val="single" w:sz="8" w:space="0" w:color="auto"/>
            </w:tcBorders>
          </w:tcPr>
          <w:p w14:paraId="715F0328" w14:textId="77777777" w:rsidR="00C27A0B" w:rsidRPr="00B9215C" w:rsidRDefault="00C27A0B" w:rsidP="00E37277">
            <w:pPr>
              <w:spacing w:after="0" w:line="240" w:lineRule="auto"/>
              <w:jc w:val="both"/>
              <w:rPr>
                <w:rFonts w:cstheme="minorHAnsi"/>
                <w:sz w:val="16"/>
                <w:szCs w:val="16"/>
                <w:lang w:val="en-US"/>
              </w:rPr>
            </w:pPr>
            <w:r w:rsidRPr="00B9215C">
              <w:rPr>
                <w:rFonts w:cstheme="minorHAnsi"/>
                <w:sz w:val="16"/>
                <w:szCs w:val="16"/>
                <w:lang w:val="en-US"/>
              </w:rPr>
              <w:t xml:space="preserve">Time demand </w:t>
            </w:r>
          </w:p>
        </w:tc>
        <w:tc>
          <w:tcPr>
            <w:tcW w:w="1276" w:type="dxa"/>
            <w:tcBorders>
              <w:top w:val="single" w:sz="8" w:space="0" w:color="auto"/>
            </w:tcBorders>
          </w:tcPr>
          <w:p w14:paraId="65090D6A" w14:textId="77777777" w:rsidR="00C27A0B" w:rsidRPr="00B9215C" w:rsidRDefault="00C27A0B" w:rsidP="00E37277">
            <w:pPr>
              <w:spacing w:after="0" w:line="240" w:lineRule="auto"/>
              <w:jc w:val="both"/>
              <w:rPr>
                <w:rFonts w:cstheme="minorHAnsi"/>
                <w:sz w:val="16"/>
                <w:szCs w:val="16"/>
                <w:lang w:val="en-US"/>
              </w:rPr>
            </w:pPr>
            <w:r w:rsidRPr="00B9215C">
              <w:rPr>
                <w:rFonts w:cstheme="minorHAnsi"/>
                <w:sz w:val="16"/>
                <w:szCs w:val="16"/>
                <w:lang w:val="en-US"/>
              </w:rPr>
              <w:t>Drilling</w:t>
            </w:r>
          </w:p>
        </w:tc>
        <w:tc>
          <w:tcPr>
            <w:tcW w:w="1701" w:type="dxa"/>
            <w:tcBorders>
              <w:top w:val="single" w:sz="8" w:space="0" w:color="auto"/>
            </w:tcBorders>
          </w:tcPr>
          <w:p w14:paraId="27548D53" w14:textId="77777777" w:rsidR="00C27A0B" w:rsidRPr="00B9215C" w:rsidRDefault="00C27A0B" w:rsidP="00E37277">
            <w:pPr>
              <w:spacing w:after="0" w:line="240" w:lineRule="auto"/>
              <w:jc w:val="both"/>
              <w:rPr>
                <w:rFonts w:cstheme="minorHAnsi"/>
                <w:sz w:val="16"/>
                <w:szCs w:val="16"/>
                <w:lang w:val="en-US"/>
              </w:rPr>
            </w:pPr>
            <w:r>
              <w:rPr>
                <w:rFonts w:cstheme="minorHAnsi"/>
                <w:sz w:val="16"/>
                <w:szCs w:val="16"/>
                <w:lang w:val="en-US"/>
              </w:rPr>
              <w:t>D</w:t>
            </w:r>
            <w:r w:rsidRPr="00B9215C">
              <w:rPr>
                <w:rFonts w:cstheme="minorHAnsi"/>
                <w:sz w:val="16"/>
                <w:szCs w:val="16"/>
                <w:lang w:val="en-US"/>
              </w:rPr>
              <w:t>ays</w:t>
            </w:r>
          </w:p>
        </w:tc>
        <w:tc>
          <w:tcPr>
            <w:tcW w:w="1683" w:type="dxa"/>
            <w:tcBorders>
              <w:top w:val="single" w:sz="8" w:space="0" w:color="auto"/>
            </w:tcBorders>
            <w:shd w:val="clear" w:color="auto" w:fill="D9D9D9" w:themeFill="background1" w:themeFillShade="D9"/>
          </w:tcPr>
          <w:p w14:paraId="71BE7F9E" w14:textId="77777777" w:rsidR="00C27A0B" w:rsidRPr="00B9215C" w:rsidRDefault="00C27A0B" w:rsidP="00E37277">
            <w:pPr>
              <w:spacing w:after="0" w:line="240" w:lineRule="auto"/>
              <w:jc w:val="both"/>
              <w:rPr>
                <w:rFonts w:cstheme="minorHAnsi"/>
                <w:sz w:val="16"/>
                <w:szCs w:val="16"/>
                <w:lang w:val="en-US"/>
              </w:rPr>
            </w:pPr>
            <w:r w:rsidRPr="00B9215C">
              <w:rPr>
                <w:rFonts w:cstheme="minorHAnsi"/>
                <w:sz w:val="16"/>
                <w:szCs w:val="16"/>
                <w:lang w:val="en-US"/>
              </w:rPr>
              <w:t>1034</w:t>
            </w:r>
          </w:p>
        </w:tc>
        <w:tc>
          <w:tcPr>
            <w:tcW w:w="1228" w:type="dxa"/>
            <w:tcBorders>
              <w:top w:val="single" w:sz="8" w:space="0" w:color="auto"/>
            </w:tcBorders>
          </w:tcPr>
          <w:p w14:paraId="3432C1C4" w14:textId="77777777" w:rsidR="00C27A0B" w:rsidRPr="00B9215C" w:rsidRDefault="00C27A0B" w:rsidP="00E37277">
            <w:pPr>
              <w:spacing w:after="0" w:line="240" w:lineRule="auto"/>
              <w:jc w:val="both"/>
              <w:rPr>
                <w:rFonts w:cstheme="minorHAnsi"/>
                <w:sz w:val="16"/>
                <w:szCs w:val="16"/>
                <w:lang w:val="en-US"/>
              </w:rPr>
            </w:pPr>
            <w:r w:rsidRPr="00B9215C">
              <w:rPr>
                <w:rFonts w:cstheme="minorHAnsi"/>
                <w:sz w:val="16"/>
                <w:szCs w:val="16"/>
                <w:lang w:val="en-US"/>
              </w:rPr>
              <w:t>103</w:t>
            </w:r>
          </w:p>
        </w:tc>
      </w:tr>
      <w:tr w:rsidR="00C27A0B" w:rsidRPr="00B9215C" w14:paraId="346FD16B" w14:textId="77777777" w:rsidTr="001E5A6D">
        <w:trPr>
          <w:jc w:val="center"/>
        </w:trPr>
        <w:tc>
          <w:tcPr>
            <w:tcW w:w="1696" w:type="dxa"/>
            <w:tcBorders>
              <w:bottom w:val="single" w:sz="4" w:space="0" w:color="auto"/>
            </w:tcBorders>
          </w:tcPr>
          <w:p w14:paraId="302F014F" w14:textId="77777777" w:rsidR="00C27A0B" w:rsidRPr="00B9215C" w:rsidRDefault="00C27A0B" w:rsidP="00E37277">
            <w:pPr>
              <w:spacing w:after="0" w:line="240" w:lineRule="auto"/>
              <w:jc w:val="both"/>
              <w:rPr>
                <w:rFonts w:cstheme="minorHAnsi"/>
                <w:sz w:val="16"/>
                <w:szCs w:val="16"/>
                <w:lang w:val="en-US"/>
              </w:rPr>
            </w:pPr>
          </w:p>
        </w:tc>
        <w:tc>
          <w:tcPr>
            <w:tcW w:w="1276" w:type="dxa"/>
            <w:tcBorders>
              <w:bottom w:val="single" w:sz="4" w:space="0" w:color="auto"/>
            </w:tcBorders>
          </w:tcPr>
          <w:p w14:paraId="1652005B" w14:textId="77777777" w:rsidR="00C27A0B" w:rsidRPr="00B9215C" w:rsidRDefault="00C27A0B" w:rsidP="00E37277">
            <w:pPr>
              <w:spacing w:after="0" w:line="240" w:lineRule="auto"/>
              <w:jc w:val="both"/>
              <w:rPr>
                <w:rFonts w:cstheme="minorHAnsi"/>
                <w:sz w:val="16"/>
                <w:szCs w:val="16"/>
                <w:lang w:val="en-US"/>
              </w:rPr>
            </w:pPr>
            <w:r w:rsidRPr="00B9215C">
              <w:rPr>
                <w:rFonts w:cstheme="minorHAnsi"/>
                <w:sz w:val="16"/>
                <w:szCs w:val="16"/>
                <w:lang w:val="en-US"/>
              </w:rPr>
              <w:t>Completion</w:t>
            </w:r>
          </w:p>
        </w:tc>
        <w:tc>
          <w:tcPr>
            <w:tcW w:w="1701" w:type="dxa"/>
            <w:tcBorders>
              <w:bottom w:val="single" w:sz="4" w:space="0" w:color="auto"/>
            </w:tcBorders>
          </w:tcPr>
          <w:p w14:paraId="62E44F90" w14:textId="77777777" w:rsidR="00C27A0B" w:rsidRPr="00B9215C" w:rsidRDefault="00C27A0B" w:rsidP="00E37277">
            <w:pPr>
              <w:spacing w:after="0" w:line="240" w:lineRule="auto"/>
              <w:jc w:val="both"/>
              <w:rPr>
                <w:rFonts w:cstheme="minorHAnsi"/>
                <w:sz w:val="16"/>
                <w:szCs w:val="16"/>
                <w:lang w:val="en-US"/>
              </w:rPr>
            </w:pPr>
            <w:r w:rsidRPr="00B9215C">
              <w:rPr>
                <w:rFonts w:cstheme="minorHAnsi"/>
                <w:sz w:val="16"/>
                <w:szCs w:val="16"/>
                <w:lang w:val="en-US"/>
              </w:rPr>
              <w:t>Days</w:t>
            </w:r>
          </w:p>
        </w:tc>
        <w:tc>
          <w:tcPr>
            <w:tcW w:w="1683" w:type="dxa"/>
            <w:tcBorders>
              <w:bottom w:val="single" w:sz="4" w:space="0" w:color="auto"/>
            </w:tcBorders>
            <w:shd w:val="clear" w:color="auto" w:fill="D9D9D9" w:themeFill="background1" w:themeFillShade="D9"/>
          </w:tcPr>
          <w:p w14:paraId="6BCD4377" w14:textId="77777777" w:rsidR="00C27A0B" w:rsidRPr="00B9215C" w:rsidRDefault="00C27A0B" w:rsidP="00E37277">
            <w:pPr>
              <w:spacing w:after="0" w:line="240" w:lineRule="auto"/>
              <w:jc w:val="both"/>
              <w:rPr>
                <w:rFonts w:cstheme="minorHAnsi"/>
                <w:sz w:val="16"/>
                <w:szCs w:val="16"/>
                <w:lang w:val="en-US"/>
              </w:rPr>
            </w:pPr>
            <w:r w:rsidRPr="00B9215C">
              <w:rPr>
                <w:rFonts w:cstheme="minorHAnsi"/>
                <w:sz w:val="16"/>
                <w:szCs w:val="16"/>
                <w:lang w:val="en-US"/>
              </w:rPr>
              <w:t>42</w:t>
            </w:r>
          </w:p>
        </w:tc>
        <w:tc>
          <w:tcPr>
            <w:tcW w:w="1228" w:type="dxa"/>
            <w:tcBorders>
              <w:bottom w:val="single" w:sz="4" w:space="0" w:color="auto"/>
            </w:tcBorders>
          </w:tcPr>
          <w:p w14:paraId="3CA22B9C" w14:textId="77777777" w:rsidR="00C27A0B" w:rsidRPr="00B9215C" w:rsidRDefault="00C27A0B" w:rsidP="00E37277">
            <w:pPr>
              <w:spacing w:after="0" w:line="240" w:lineRule="auto"/>
              <w:jc w:val="both"/>
              <w:rPr>
                <w:rFonts w:cstheme="minorHAnsi"/>
                <w:sz w:val="16"/>
                <w:szCs w:val="16"/>
                <w:lang w:val="en-US"/>
              </w:rPr>
            </w:pPr>
            <w:r w:rsidRPr="00B9215C">
              <w:rPr>
                <w:rFonts w:cstheme="minorHAnsi"/>
                <w:sz w:val="16"/>
                <w:szCs w:val="16"/>
                <w:lang w:val="en-US"/>
              </w:rPr>
              <w:t>42</w:t>
            </w:r>
          </w:p>
        </w:tc>
      </w:tr>
      <w:tr w:rsidR="00C27A0B" w:rsidRPr="00B9215C" w14:paraId="23C7A55C" w14:textId="77777777" w:rsidTr="001E5A6D">
        <w:trPr>
          <w:jc w:val="center"/>
        </w:trPr>
        <w:tc>
          <w:tcPr>
            <w:tcW w:w="1696" w:type="dxa"/>
            <w:tcBorders>
              <w:bottom w:val="single" w:sz="8" w:space="0" w:color="auto"/>
            </w:tcBorders>
          </w:tcPr>
          <w:p w14:paraId="40C1D63B" w14:textId="77777777" w:rsidR="00C27A0B" w:rsidRPr="00B9215C" w:rsidRDefault="00C27A0B" w:rsidP="00E37277">
            <w:pPr>
              <w:spacing w:after="0" w:line="240" w:lineRule="auto"/>
              <w:jc w:val="both"/>
              <w:rPr>
                <w:rFonts w:cstheme="minorHAnsi"/>
                <w:sz w:val="16"/>
                <w:szCs w:val="16"/>
                <w:lang w:val="en-US"/>
              </w:rPr>
            </w:pPr>
          </w:p>
        </w:tc>
        <w:tc>
          <w:tcPr>
            <w:tcW w:w="1276" w:type="dxa"/>
            <w:tcBorders>
              <w:bottom w:val="single" w:sz="8" w:space="0" w:color="auto"/>
            </w:tcBorders>
          </w:tcPr>
          <w:p w14:paraId="67445F89" w14:textId="77777777" w:rsidR="00C27A0B" w:rsidRPr="00B9215C" w:rsidRDefault="00C27A0B" w:rsidP="00E37277">
            <w:pPr>
              <w:spacing w:after="0" w:line="240" w:lineRule="auto"/>
              <w:jc w:val="both"/>
              <w:rPr>
                <w:rFonts w:cstheme="minorHAnsi"/>
                <w:sz w:val="16"/>
                <w:szCs w:val="16"/>
                <w:lang w:val="en-US"/>
              </w:rPr>
            </w:pPr>
            <w:r w:rsidRPr="00B9215C">
              <w:rPr>
                <w:rFonts w:cstheme="minorHAnsi"/>
                <w:sz w:val="16"/>
                <w:szCs w:val="16"/>
                <w:lang w:val="en-US"/>
              </w:rPr>
              <w:t>Logging</w:t>
            </w:r>
          </w:p>
        </w:tc>
        <w:tc>
          <w:tcPr>
            <w:tcW w:w="1701" w:type="dxa"/>
            <w:tcBorders>
              <w:bottom w:val="single" w:sz="8" w:space="0" w:color="auto"/>
            </w:tcBorders>
          </w:tcPr>
          <w:p w14:paraId="4511FD43" w14:textId="77777777" w:rsidR="00C27A0B" w:rsidRPr="00B9215C" w:rsidRDefault="00C27A0B" w:rsidP="00E37277">
            <w:pPr>
              <w:spacing w:after="0" w:line="240" w:lineRule="auto"/>
              <w:jc w:val="both"/>
              <w:rPr>
                <w:rFonts w:cstheme="minorHAnsi"/>
                <w:sz w:val="16"/>
                <w:szCs w:val="16"/>
                <w:lang w:val="en-US"/>
              </w:rPr>
            </w:pPr>
            <w:r>
              <w:rPr>
                <w:rFonts w:cstheme="minorHAnsi"/>
                <w:sz w:val="16"/>
                <w:szCs w:val="16"/>
                <w:lang w:val="en-US"/>
              </w:rPr>
              <w:t>Days</w:t>
            </w:r>
          </w:p>
        </w:tc>
        <w:tc>
          <w:tcPr>
            <w:tcW w:w="1683" w:type="dxa"/>
            <w:tcBorders>
              <w:bottom w:val="single" w:sz="8" w:space="0" w:color="auto"/>
            </w:tcBorders>
            <w:shd w:val="clear" w:color="auto" w:fill="D9D9D9" w:themeFill="background1" w:themeFillShade="D9"/>
          </w:tcPr>
          <w:p w14:paraId="5E2DBBCB" w14:textId="77777777" w:rsidR="00C27A0B" w:rsidRPr="00B9215C" w:rsidRDefault="00C27A0B" w:rsidP="00E37277">
            <w:pPr>
              <w:spacing w:after="0" w:line="240" w:lineRule="auto"/>
              <w:jc w:val="both"/>
              <w:rPr>
                <w:rFonts w:cstheme="minorHAnsi"/>
                <w:sz w:val="16"/>
                <w:szCs w:val="16"/>
                <w:lang w:val="en-US"/>
              </w:rPr>
            </w:pPr>
            <w:r>
              <w:rPr>
                <w:rFonts w:cstheme="minorHAnsi"/>
                <w:sz w:val="16"/>
                <w:szCs w:val="16"/>
                <w:lang w:val="en-US"/>
              </w:rPr>
              <w:t>24</w:t>
            </w:r>
          </w:p>
        </w:tc>
        <w:tc>
          <w:tcPr>
            <w:tcW w:w="1228" w:type="dxa"/>
            <w:tcBorders>
              <w:bottom w:val="single" w:sz="8" w:space="0" w:color="auto"/>
            </w:tcBorders>
          </w:tcPr>
          <w:p w14:paraId="1B8A4D64" w14:textId="77777777" w:rsidR="00C27A0B" w:rsidRPr="00B9215C" w:rsidRDefault="00C27A0B" w:rsidP="00E37277">
            <w:pPr>
              <w:spacing w:after="0" w:line="240" w:lineRule="auto"/>
              <w:jc w:val="both"/>
              <w:rPr>
                <w:rFonts w:cstheme="minorHAnsi"/>
                <w:sz w:val="16"/>
                <w:szCs w:val="16"/>
                <w:lang w:val="en-US"/>
              </w:rPr>
            </w:pPr>
            <w:r>
              <w:rPr>
                <w:rFonts w:cstheme="minorHAnsi"/>
                <w:sz w:val="16"/>
                <w:szCs w:val="16"/>
                <w:lang w:val="en-US"/>
              </w:rPr>
              <w:t>24</w:t>
            </w:r>
          </w:p>
        </w:tc>
      </w:tr>
      <w:tr w:rsidR="00C27A0B" w:rsidRPr="00B9215C" w14:paraId="7D523109" w14:textId="77777777" w:rsidTr="001E5A6D">
        <w:trPr>
          <w:jc w:val="center"/>
        </w:trPr>
        <w:tc>
          <w:tcPr>
            <w:tcW w:w="1696" w:type="dxa"/>
            <w:tcBorders>
              <w:top w:val="single" w:sz="8" w:space="0" w:color="auto"/>
            </w:tcBorders>
          </w:tcPr>
          <w:p w14:paraId="3D1F7E75" w14:textId="77777777" w:rsidR="00C27A0B" w:rsidRPr="00B9215C" w:rsidRDefault="00C27A0B" w:rsidP="00E37277">
            <w:pPr>
              <w:spacing w:after="0" w:line="240" w:lineRule="auto"/>
              <w:jc w:val="both"/>
              <w:rPr>
                <w:rFonts w:cstheme="minorHAnsi"/>
                <w:sz w:val="16"/>
                <w:szCs w:val="16"/>
                <w:lang w:val="en-US"/>
              </w:rPr>
            </w:pPr>
            <w:r w:rsidRPr="00B9215C">
              <w:rPr>
                <w:rFonts w:cstheme="minorHAnsi"/>
                <w:sz w:val="16"/>
                <w:szCs w:val="16"/>
                <w:lang w:val="en-US"/>
              </w:rPr>
              <w:t>Energy consumption</w:t>
            </w:r>
          </w:p>
        </w:tc>
        <w:tc>
          <w:tcPr>
            <w:tcW w:w="1276" w:type="dxa"/>
            <w:tcBorders>
              <w:top w:val="single" w:sz="8" w:space="0" w:color="auto"/>
            </w:tcBorders>
          </w:tcPr>
          <w:p w14:paraId="7C4325A4" w14:textId="77777777" w:rsidR="00C27A0B" w:rsidRPr="00B9215C" w:rsidRDefault="00C27A0B" w:rsidP="00E37277">
            <w:pPr>
              <w:spacing w:after="0" w:line="240" w:lineRule="auto"/>
              <w:jc w:val="both"/>
              <w:rPr>
                <w:rFonts w:cstheme="minorHAnsi"/>
                <w:sz w:val="16"/>
                <w:szCs w:val="16"/>
                <w:lang w:val="en-US"/>
              </w:rPr>
            </w:pPr>
            <w:r w:rsidRPr="00B9215C">
              <w:rPr>
                <w:rFonts w:cstheme="minorHAnsi"/>
                <w:sz w:val="16"/>
                <w:szCs w:val="16"/>
                <w:lang w:val="en-US"/>
              </w:rPr>
              <w:t>Drilling</w:t>
            </w:r>
          </w:p>
        </w:tc>
        <w:tc>
          <w:tcPr>
            <w:tcW w:w="1701" w:type="dxa"/>
            <w:tcBorders>
              <w:top w:val="single" w:sz="8" w:space="0" w:color="auto"/>
            </w:tcBorders>
          </w:tcPr>
          <w:p w14:paraId="37080E4C" w14:textId="77777777" w:rsidR="00C27A0B" w:rsidRPr="00B9215C" w:rsidRDefault="00C27A0B" w:rsidP="00E37277">
            <w:pPr>
              <w:spacing w:after="0" w:line="240" w:lineRule="auto"/>
              <w:jc w:val="both"/>
              <w:rPr>
                <w:rFonts w:cstheme="minorHAnsi"/>
                <w:sz w:val="16"/>
                <w:szCs w:val="16"/>
                <w:lang w:val="en-US"/>
              </w:rPr>
            </w:pPr>
            <w:r w:rsidRPr="00B9215C">
              <w:rPr>
                <w:rFonts w:cstheme="minorHAnsi"/>
                <w:sz w:val="16"/>
                <w:szCs w:val="16"/>
                <w:lang w:val="en-US"/>
              </w:rPr>
              <w:t>kWh/m</w:t>
            </w:r>
          </w:p>
        </w:tc>
        <w:tc>
          <w:tcPr>
            <w:tcW w:w="1683" w:type="dxa"/>
            <w:tcBorders>
              <w:top w:val="single" w:sz="8" w:space="0" w:color="auto"/>
            </w:tcBorders>
            <w:shd w:val="clear" w:color="auto" w:fill="D9D9D9" w:themeFill="background1" w:themeFillShade="D9"/>
          </w:tcPr>
          <w:p w14:paraId="4B194E0E" w14:textId="77777777" w:rsidR="00C27A0B" w:rsidRPr="00B9215C" w:rsidRDefault="00C27A0B" w:rsidP="00E37277">
            <w:pPr>
              <w:spacing w:after="0" w:line="240" w:lineRule="auto"/>
              <w:jc w:val="both"/>
              <w:rPr>
                <w:rFonts w:cstheme="minorHAnsi"/>
                <w:sz w:val="16"/>
                <w:szCs w:val="16"/>
                <w:lang w:val="en-US"/>
              </w:rPr>
            </w:pPr>
            <w:r w:rsidRPr="00B9215C">
              <w:rPr>
                <w:rFonts w:cstheme="minorHAnsi"/>
                <w:sz w:val="16"/>
                <w:szCs w:val="16"/>
                <w:lang w:val="en-US"/>
              </w:rPr>
              <w:t>1838</w:t>
            </w:r>
          </w:p>
        </w:tc>
        <w:tc>
          <w:tcPr>
            <w:tcW w:w="1228" w:type="dxa"/>
            <w:tcBorders>
              <w:top w:val="single" w:sz="8" w:space="0" w:color="auto"/>
            </w:tcBorders>
          </w:tcPr>
          <w:p w14:paraId="24D43DC3" w14:textId="77777777" w:rsidR="00C27A0B" w:rsidRPr="00B9215C" w:rsidRDefault="00C27A0B" w:rsidP="00E37277">
            <w:pPr>
              <w:spacing w:after="0" w:line="240" w:lineRule="auto"/>
              <w:jc w:val="both"/>
              <w:rPr>
                <w:rFonts w:cstheme="minorHAnsi"/>
                <w:sz w:val="16"/>
                <w:szCs w:val="16"/>
                <w:lang w:val="en-US"/>
              </w:rPr>
            </w:pPr>
            <w:r w:rsidRPr="00B9215C">
              <w:rPr>
                <w:rFonts w:cstheme="minorHAnsi"/>
                <w:sz w:val="16"/>
                <w:szCs w:val="16"/>
                <w:lang w:val="en-US"/>
              </w:rPr>
              <w:t>184</w:t>
            </w:r>
          </w:p>
        </w:tc>
      </w:tr>
      <w:tr w:rsidR="00C27A0B" w:rsidRPr="00B9215C" w14:paraId="1D3BA64F" w14:textId="77777777" w:rsidTr="001E5A6D">
        <w:trPr>
          <w:jc w:val="center"/>
        </w:trPr>
        <w:tc>
          <w:tcPr>
            <w:tcW w:w="1696" w:type="dxa"/>
          </w:tcPr>
          <w:p w14:paraId="5530263F" w14:textId="77777777" w:rsidR="00C27A0B" w:rsidRPr="00B9215C" w:rsidRDefault="00C27A0B" w:rsidP="00E37277">
            <w:pPr>
              <w:spacing w:after="0" w:line="240" w:lineRule="auto"/>
              <w:jc w:val="both"/>
              <w:rPr>
                <w:rFonts w:cstheme="minorHAnsi"/>
                <w:sz w:val="16"/>
                <w:szCs w:val="16"/>
                <w:lang w:val="en-US"/>
              </w:rPr>
            </w:pPr>
          </w:p>
        </w:tc>
        <w:tc>
          <w:tcPr>
            <w:tcW w:w="1276" w:type="dxa"/>
          </w:tcPr>
          <w:p w14:paraId="33382205" w14:textId="77777777" w:rsidR="00C27A0B" w:rsidRPr="00B9215C" w:rsidRDefault="00C27A0B" w:rsidP="00E37277">
            <w:pPr>
              <w:spacing w:after="0" w:line="240" w:lineRule="auto"/>
              <w:jc w:val="both"/>
              <w:rPr>
                <w:rFonts w:cstheme="minorHAnsi"/>
                <w:sz w:val="16"/>
                <w:szCs w:val="16"/>
                <w:lang w:val="en-US"/>
              </w:rPr>
            </w:pPr>
            <w:r w:rsidRPr="00B9215C">
              <w:rPr>
                <w:rFonts w:cstheme="minorHAnsi"/>
                <w:sz w:val="16"/>
                <w:szCs w:val="16"/>
                <w:lang w:val="en-US"/>
              </w:rPr>
              <w:t>Completion</w:t>
            </w:r>
          </w:p>
        </w:tc>
        <w:tc>
          <w:tcPr>
            <w:tcW w:w="1701" w:type="dxa"/>
          </w:tcPr>
          <w:p w14:paraId="0B7DD936" w14:textId="77777777" w:rsidR="00C27A0B" w:rsidRPr="00B9215C" w:rsidRDefault="00C27A0B" w:rsidP="00E37277">
            <w:pPr>
              <w:spacing w:after="0" w:line="240" w:lineRule="auto"/>
              <w:jc w:val="both"/>
              <w:rPr>
                <w:rFonts w:cstheme="minorHAnsi"/>
                <w:sz w:val="16"/>
                <w:szCs w:val="16"/>
                <w:lang w:val="en-US"/>
              </w:rPr>
            </w:pPr>
            <w:r w:rsidRPr="00B9215C">
              <w:rPr>
                <w:rFonts w:cstheme="minorHAnsi"/>
                <w:sz w:val="16"/>
                <w:szCs w:val="16"/>
                <w:lang w:val="en-US"/>
              </w:rPr>
              <w:t>kWh/m</w:t>
            </w:r>
          </w:p>
        </w:tc>
        <w:tc>
          <w:tcPr>
            <w:tcW w:w="1683" w:type="dxa"/>
            <w:shd w:val="clear" w:color="auto" w:fill="D9D9D9" w:themeFill="background1" w:themeFillShade="D9"/>
          </w:tcPr>
          <w:p w14:paraId="7602935A" w14:textId="77777777" w:rsidR="00C27A0B" w:rsidRPr="00B9215C" w:rsidRDefault="00C27A0B" w:rsidP="00E37277">
            <w:pPr>
              <w:spacing w:after="0" w:line="240" w:lineRule="auto"/>
              <w:jc w:val="both"/>
              <w:rPr>
                <w:rFonts w:cstheme="minorHAnsi"/>
                <w:sz w:val="16"/>
                <w:szCs w:val="16"/>
                <w:lang w:val="en-US"/>
              </w:rPr>
            </w:pPr>
            <w:r w:rsidRPr="00B9215C">
              <w:rPr>
                <w:rFonts w:cstheme="minorHAnsi"/>
                <w:sz w:val="16"/>
                <w:szCs w:val="16"/>
                <w:lang w:val="en-US"/>
              </w:rPr>
              <w:t>7</w:t>
            </w:r>
          </w:p>
        </w:tc>
        <w:tc>
          <w:tcPr>
            <w:tcW w:w="1228" w:type="dxa"/>
          </w:tcPr>
          <w:p w14:paraId="5BDBE060" w14:textId="77777777" w:rsidR="00C27A0B" w:rsidRPr="00B9215C" w:rsidRDefault="00C27A0B" w:rsidP="00E37277">
            <w:pPr>
              <w:spacing w:after="0" w:line="240" w:lineRule="auto"/>
              <w:jc w:val="both"/>
              <w:rPr>
                <w:rFonts w:cstheme="minorHAnsi"/>
                <w:sz w:val="16"/>
                <w:szCs w:val="16"/>
                <w:lang w:val="en-US"/>
              </w:rPr>
            </w:pPr>
            <w:r w:rsidRPr="00B9215C">
              <w:rPr>
                <w:rFonts w:cstheme="minorHAnsi"/>
                <w:sz w:val="16"/>
                <w:szCs w:val="16"/>
                <w:lang w:val="en-US"/>
              </w:rPr>
              <w:t>7</w:t>
            </w:r>
          </w:p>
        </w:tc>
      </w:tr>
      <w:tr w:rsidR="00C27A0B" w:rsidRPr="00B9215C" w14:paraId="3F6D19E3" w14:textId="77777777" w:rsidTr="001E5A6D">
        <w:trPr>
          <w:jc w:val="center"/>
        </w:trPr>
        <w:tc>
          <w:tcPr>
            <w:tcW w:w="1696" w:type="dxa"/>
          </w:tcPr>
          <w:p w14:paraId="1467D99A" w14:textId="77777777" w:rsidR="00C27A0B" w:rsidRPr="00B9215C" w:rsidRDefault="00C27A0B" w:rsidP="00E37277">
            <w:pPr>
              <w:spacing w:after="0" w:line="240" w:lineRule="auto"/>
              <w:jc w:val="both"/>
              <w:rPr>
                <w:rFonts w:cstheme="minorHAnsi"/>
                <w:sz w:val="16"/>
                <w:szCs w:val="16"/>
                <w:lang w:val="en-US"/>
              </w:rPr>
            </w:pPr>
          </w:p>
        </w:tc>
        <w:tc>
          <w:tcPr>
            <w:tcW w:w="1276" w:type="dxa"/>
          </w:tcPr>
          <w:p w14:paraId="6F13A58F" w14:textId="77777777" w:rsidR="00C27A0B" w:rsidRPr="00B9215C" w:rsidRDefault="00C27A0B" w:rsidP="00E37277">
            <w:pPr>
              <w:spacing w:after="0" w:line="240" w:lineRule="auto"/>
              <w:jc w:val="both"/>
              <w:rPr>
                <w:rFonts w:cstheme="minorHAnsi"/>
                <w:b/>
                <w:bCs/>
                <w:sz w:val="16"/>
                <w:szCs w:val="16"/>
                <w:lang w:val="en-US"/>
              </w:rPr>
            </w:pPr>
            <w:r w:rsidRPr="00B9215C">
              <w:rPr>
                <w:rFonts w:cstheme="minorHAnsi"/>
                <w:b/>
                <w:bCs/>
                <w:sz w:val="16"/>
                <w:szCs w:val="16"/>
                <w:lang w:val="en-US"/>
              </w:rPr>
              <w:t>Total</w:t>
            </w:r>
          </w:p>
        </w:tc>
        <w:tc>
          <w:tcPr>
            <w:tcW w:w="1701" w:type="dxa"/>
          </w:tcPr>
          <w:p w14:paraId="5FC35D20" w14:textId="77777777" w:rsidR="00C27A0B" w:rsidRPr="00B9215C" w:rsidRDefault="00C27A0B" w:rsidP="00E37277">
            <w:pPr>
              <w:spacing w:after="0" w:line="240" w:lineRule="auto"/>
              <w:jc w:val="both"/>
              <w:rPr>
                <w:rFonts w:cstheme="minorHAnsi"/>
                <w:b/>
                <w:bCs/>
                <w:sz w:val="16"/>
                <w:szCs w:val="16"/>
                <w:lang w:val="en-US"/>
              </w:rPr>
            </w:pPr>
            <w:r w:rsidRPr="00B9215C">
              <w:rPr>
                <w:rFonts w:cstheme="minorHAnsi"/>
                <w:b/>
                <w:bCs/>
                <w:sz w:val="16"/>
                <w:szCs w:val="16"/>
                <w:lang w:val="en-US"/>
              </w:rPr>
              <w:t>kWh/m</w:t>
            </w:r>
          </w:p>
        </w:tc>
        <w:tc>
          <w:tcPr>
            <w:tcW w:w="1683" w:type="dxa"/>
            <w:shd w:val="clear" w:color="auto" w:fill="D9D9D9" w:themeFill="background1" w:themeFillShade="D9"/>
          </w:tcPr>
          <w:p w14:paraId="64D89054" w14:textId="77777777" w:rsidR="00C27A0B" w:rsidRPr="00B9215C" w:rsidRDefault="00C27A0B" w:rsidP="00E37277">
            <w:pPr>
              <w:spacing w:after="0" w:line="240" w:lineRule="auto"/>
              <w:jc w:val="both"/>
              <w:rPr>
                <w:rFonts w:cstheme="minorHAnsi"/>
                <w:b/>
                <w:bCs/>
                <w:sz w:val="16"/>
                <w:szCs w:val="16"/>
                <w:lang w:val="en-US"/>
              </w:rPr>
            </w:pPr>
            <w:r w:rsidRPr="00B9215C">
              <w:rPr>
                <w:rFonts w:cstheme="minorHAnsi"/>
                <w:b/>
                <w:bCs/>
                <w:sz w:val="16"/>
                <w:szCs w:val="16"/>
                <w:lang w:val="en-US"/>
              </w:rPr>
              <w:t>184</w:t>
            </w:r>
            <w:r>
              <w:rPr>
                <w:rFonts w:cstheme="minorHAnsi"/>
                <w:b/>
                <w:bCs/>
                <w:sz w:val="16"/>
                <w:szCs w:val="16"/>
                <w:lang w:val="en-US"/>
              </w:rPr>
              <w:t>6</w:t>
            </w:r>
          </w:p>
        </w:tc>
        <w:tc>
          <w:tcPr>
            <w:tcW w:w="1228" w:type="dxa"/>
          </w:tcPr>
          <w:p w14:paraId="6325E272" w14:textId="77777777" w:rsidR="00C27A0B" w:rsidRPr="00B9215C" w:rsidRDefault="00C27A0B" w:rsidP="00E37277">
            <w:pPr>
              <w:spacing w:after="0" w:line="240" w:lineRule="auto"/>
              <w:jc w:val="both"/>
              <w:rPr>
                <w:rFonts w:cstheme="minorHAnsi"/>
                <w:b/>
                <w:bCs/>
                <w:sz w:val="16"/>
                <w:szCs w:val="16"/>
                <w:lang w:val="en-US"/>
              </w:rPr>
            </w:pPr>
            <w:r w:rsidRPr="00B9215C">
              <w:rPr>
                <w:rFonts w:cstheme="minorHAnsi"/>
                <w:b/>
                <w:bCs/>
                <w:sz w:val="16"/>
                <w:szCs w:val="16"/>
                <w:lang w:val="en-US"/>
              </w:rPr>
              <w:t>191</w:t>
            </w:r>
          </w:p>
        </w:tc>
      </w:tr>
      <w:tr w:rsidR="00C27A0B" w:rsidRPr="00B9215C" w14:paraId="284E35AA" w14:textId="77777777" w:rsidTr="001E5A6D">
        <w:trPr>
          <w:jc w:val="center"/>
        </w:trPr>
        <w:tc>
          <w:tcPr>
            <w:tcW w:w="1696" w:type="dxa"/>
          </w:tcPr>
          <w:p w14:paraId="5786F793" w14:textId="77777777" w:rsidR="00C27A0B" w:rsidRPr="00B9215C" w:rsidRDefault="00C27A0B" w:rsidP="00E37277">
            <w:pPr>
              <w:spacing w:after="0" w:line="240" w:lineRule="auto"/>
              <w:jc w:val="both"/>
              <w:rPr>
                <w:rFonts w:cstheme="minorHAnsi"/>
                <w:sz w:val="16"/>
                <w:szCs w:val="16"/>
                <w:lang w:val="en-US"/>
              </w:rPr>
            </w:pPr>
            <w:r>
              <w:rPr>
                <w:rFonts w:cstheme="minorHAnsi"/>
                <w:sz w:val="16"/>
                <w:szCs w:val="16"/>
                <w:lang w:val="en-US"/>
              </w:rPr>
              <w:t>Energy payback</w:t>
            </w:r>
          </w:p>
        </w:tc>
        <w:tc>
          <w:tcPr>
            <w:tcW w:w="1276" w:type="dxa"/>
          </w:tcPr>
          <w:p w14:paraId="6FD4A1A2" w14:textId="77777777" w:rsidR="00C27A0B" w:rsidRPr="00B9215C" w:rsidRDefault="00C27A0B" w:rsidP="00E37277">
            <w:pPr>
              <w:spacing w:after="0" w:line="240" w:lineRule="auto"/>
              <w:jc w:val="both"/>
              <w:rPr>
                <w:rFonts w:cstheme="minorHAnsi"/>
                <w:b/>
                <w:bCs/>
                <w:sz w:val="16"/>
                <w:szCs w:val="16"/>
                <w:lang w:val="en-US"/>
              </w:rPr>
            </w:pPr>
          </w:p>
        </w:tc>
        <w:tc>
          <w:tcPr>
            <w:tcW w:w="1701" w:type="dxa"/>
          </w:tcPr>
          <w:p w14:paraId="4B49BEE2" w14:textId="77777777" w:rsidR="00C27A0B" w:rsidRPr="00B9215C" w:rsidRDefault="00C27A0B" w:rsidP="00E37277">
            <w:pPr>
              <w:spacing w:after="0" w:line="240" w:lineRule="auto"/>
              <w:jc w:val="both"/>
              <w:rPr>
                <w:rFonts w:cstheme="minorHAnsi"/>
                <w:b/>
                <w:bCs/>
                <w:sz w:val="16"/>
                <w:szCs w:val="16"/>
                <w:lang w:val="en-US"/>
              </w:rPr>
            </w:pPr>
            <w:r>
              <w:rPr>
                <w:rFonts w:cstheme="minorHAnsi"/>
                <w:b/>
                <w:bCs/>
                <w:sz w:val="16"/>
                <w:szCs w:val="16"/>
                <w:lang w:val="en-US"/>
              </w:rPr>
              <w:t>kWh used/net kWh</w:t>
            </w:r>
          </w:p>
        </w:tc>
        <w:tc>
          <w:tcPr>
            <w:tcW w:w="1683" w:type="dxa"/>
            <w:shd w:val="clear" w:color="auto" w:fill="D9D9D9" w:themeFill="background1" w:themeFillShade="D9"/>
          </w:tcPr>
          <w:p w14:paraId="672CC7D4" w14:textId="77777777" w:rsidR="00C27A0B" w:rsidRPr="00B9215C" w:rsidRDefault="00C27A0B" w:rsidP="00E37277">
            <w:pPr>
              <w:spacing w:after="0" w:line="240" w:lineRule="auto"/>
              <w:jc w:val="both"/>
              <w:rPr>
                <w:rFonts w:cstheme="minorHAnsi"/>
                <w:b/>
                <w:bCs/>
                <w:sz w:val="16"/>
                <w:szCs w:val="16"/>
                <w:lang w:val="en-US"/>
              </w:rPr>
            </w:pPr>
            <w:r>
              <w:rPr>
                <w:rFonts w:cstheme="minorHAnsi"/>
                <w:b/>
                <w:bCs/>
                <w:sz w:val="16"/>
                <w:szCs w:val="16"/>
                <w:lang w:val="en-US"/>
              </w:rPr>
              <w:t>0.11</w:t>
            </w:r>
          </w:p>
        </w:tc>
        <w:tc>
          <w:tcPr>
            <w:tcW w:w="1228" w:type="dxa"/>
          </w:tcPr>
          <w:p w14:paraId="3BFB0727" w14:textId="77777777" w:rsidR="00C27A0B" w:rsidRPr="00B9215C" w:rsidRDefault="00C27A0B" w:rsidP="00E37277">
            <w:pPr>
              <w:spacing w:after="0" w:line="240" w:lineRule="auto"/>
              <w:jc w:val="both"/>
              <w:rPr>
                <w:rFonts w:cstheme="minorHAnsi"/>
                <w:b/>
                <w:bCs/>
                <w:sz w:val="16"/>
                <w:szCs w:val="16"/>
                <w:lang w:val="en-US"/>
              </w:rPr>
            </w:pPr>
            <w:r>
              <w:rPr>
                <w:rFonts w:cstheme="minorHAnsi"/>
                <w:b/>
                <w:bCs/>
                <w:sz w:val="16"/>
                <w:szCs w:val="16"/>
                <w:lang w:val="en-US"/>
              </w:rPr>
              <w:t>0.01</w:t>
            </w:r>
          </w:p>
        </w:tc>
      </w:tr>
    </w:tbl>
    <w:p w14:paraId="17E35DDF" w14:textId="77777777" w:rsidR="00B35345" w:rsidRDefault="00B35345" w:rsidP="00E37277">
      <w:pPr>
        <w:jc w:val="both"/>
        <w:rPr>
          <w:lang w:val="en-US"/>
        </w:rPr>
      </w:pPr>
    </w:p>
    <w:p w14:paraId="265553E0" w14:textId="77777777" w:rsidR="00273915" w:rsidRDefault="00616B98" w:rsidP="00E37277">
      <w:pPr>
        <w:jc w:val="both"/>
        <w:rPr>
          <w:lang w:val="en-US"/>
        </w:rPr>
      </w:pPr>
      <w:r>
        <w:rPr>
          <w:lang w:val="en-US"/>
        </w:rPr>
        <w:t xml:space="preserve">Figure S3 examines the sensitivity of </w:t>
      </w:r>
      <w:r w:rsidR="005E0974">
        <w:rPr>
          <w:lang w:val="en-US"/>
        </w:rPr>
        <w:t xml:space="preserve">the drilling energy source on climate change impact scores for </w:t>
      </w:r>
      <w:r w:rsidR="0057479C">
        <w:rPr>
          <w:lang w:val="en-US"/>
        </w:rPr>
        <w:t>PPGD and rotary drilling</w:t>
      </w:r>
      <w:r w:rsidR="001B6B0F">
        <w:rPr>
          <w:lang w:val="en-US"/>
        </w:rPr>
        <w:t xml:space="preserve"> </w:t>
      </w:r>
      <w:r w:rsidR="0057479C">
        <w:rPr>
          <w:lang w:val="en-US"/>
        </w:rPr>
        <w:t xml:space="preserve">and </w:t>
      </w:r>
      <w:r w:rsidR="001B6B0F">
        <w:rPr>
          <w:lang w:val="en-US"/>
        </w:rPr>
        <w:t xml:space="preserve">the BAU or LOW global supply chain 2050 scenarios. </w:t>
      </w:r>
      <w:r w:rsidR="00686C39">
        <w:rPr>
          <w:lang w:val="en-US"/>
        </w:rPr>
        <w:t>The Swiss electricity mix from STEM is the baseline</w:t>
      </w:r>
      <w:r w:rsidR="00C25A6E">
        <w:rPr>
          <w:lang w:val="en-US"/>
        </w:rPr>
        <w:t xml:space="preserve">, and electricity from natural gas acts as a sensitivity parameter to reflect high </w:t>
      </w:r>
      <w:r w:rsidR="00382A0F">
        <w:rPr>
          <w:lang w:val="en-US"/>
        </w:rPr>
        <w:t>greenhouse gas emissions from an electricity source (</w:t>
      </w:r>
      <w:r w:rsidR="00011184">
        <w:rPr>
          <w:lang w:val="en-US"/>
        </w:rPr>
        <w:t>372 g </w:t>
      </w:r>
      <w:r w:rsidR="00011184" w:rsidRPr="00011184">
        <w:rPr>
          <w:lang w:val="en-US"/>
        </w:rPr>
        <w:t>CO</w:t>
      </w:r>
      <w:r w:rsidR="00011184" w:rsidRPr="00011184">
        <w:rPr>
          <w:vertAlign w:val="subscript"/>
          <w:lang w:val="en-US"/>
        </w:rPr>
        <w:t>2</w:t>
      </w:r>
      <w:r w:rsidR="00011184">
        <w:rPr>
          <w:lang w:val="en-US"/>
        </w:rPr>
        <w:t>-eq/kWh for BAU</w:t>
      </w:r>
      <w:r w:rsidR="00E63D36">
        <w:rPr>
          <w:lang w:val="en-US"/>
        </w:rPr>
        <w:t>-GLO and 326</w:t>
      </w:r>
      <w:r w:rsidR="00E63D36">
        <w:rPr>
          <w:lang w:val="en-US"/>
        </w:rPr>
        <w:t> g </w:t>
      </w:r>
      <w:r w:rsidR="00E63D36" w:rsidRPr="00011184">
        <w:rPr>
          <w:lang w:val="en-US"/>
        </w:rPr>
        <w:t>CO</w:t>
      </w:r>
      <w:r w:rsidR="00E63D36" w:rsidRPr="00011184">
        <w:rPr>
          <w:vertAlign w:val="subscript"/>
          <w:lang w:val="en-US"/>
        </w:rPr>
        <w:t>2</w:t>
      </w:r>
      <w:r w:rsidR="00E63D36">
        <w:rPr>
          <w:lang w:val="en-US"/>
        </w:rPr>
        <w:t xml:space="preserve">-eq/kWh </w:t>
      </w:r>
      <w:r w:rsidR="00E63D36">
        <w:rPr>
          <w:lang w:val="en-US"/>
        </w:rPr>
        <w:t>for LOW-GLO)</w:t>
      </w:r>
      <w:r w:rsidR="007B13E2">
        <w:rPr>
          <w:lang w:val="en-US"/>
        </w:rPr>
        <w:t xml:space="preserve">. </w:t>
      </w:r>
      <w:r w:rsidR="000B6A9D">
        <w:rPr>
          <w:lang w:val="en-US"/>
        </w:rPr>
        <w:t xml:space="preserve">Further the case of diesel generator driven drilling is assessed with a dataset for diesel burning in a 10 MW generator for oil and gas </w:t>
      </w:r>
      <w:r w:rsidR="009D6119">
        <w:rPr>
          <w:lang w:val="en-US"/>
        </w:rPr>
        <w:t>extraction</w:t>
      </w:r>
      <w:r w:rsidR="00273915">
        <w:rPr>
          <w:lang w:val="en-US"/>
        </w:rPr>
        <w:t xml:space="preserve">, assuming 44% efficiency. </w:t>
      </w:r>
    </w:p>
    <w:p w14:paraId="27AD0811" w14:textId="48A5B454" w:rsidR="00B50C35" w:rsidRDefault="00F703BD" w:rsidP="00B50C35">
      <w:pPr>
        <w:keepNext/>
        <w:jc w:val="both"/>
      </w:pPr>
      <w:r>
        <w:rPr>
          <w:noProof/>
        </w:rPr>
        <w:lastRenderedPageBreak/>
        <w:drawing>
          <wp:inline distT="0" distB="0" distL="0" distR="0" wp14:anchorId="7F3D6BF1" wp14:editId="722EF906">
            <wp:extent cx="4100443" cy="2012502"/>
            <wp:effectExtent l="0" t="0" r="0" b="6985"/>
            <wp:docPr id="5843268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123670" cy="2023902"/>
                    </a:xfrm>
                    <a:prstGeom prst="rect">
                      <a:avLst/>
                    </a:prstGeom>
                    <a:noFill/>
                  </pic:spPr>
                </pic:pic>
              </a:graphicData>
            </a:graphic>
          </wp:inline>
        </w:drawing>
      </w:r>
    </w:p>
    <w:p w14:paraId="19627F7C" w14:textId="0CE9DD6B" w:rsidR="00126B82" w:rsidRPr="00DC0D9C" w:rsidRDefault="00B50C35" w:rsidP="00B50C35">
      <w:pPr>
        <w:pStyle w:val="Caption"/>
        <w:jc w:val="both"/>
        <w:rPr>
          <w:lang w:val="en-US"/>
        </w:rPr>
      </w:pPr>
      <w:r w:rsidRPr="00DC0D9C">
        <w:rPr>
          <w:lang w:val="en-US"/>
        </w:rPr>
        <w:t xml:space="preserve">Figure S3: </w:t>
      </w:r>
      <w:r w:rsidR="00DC0D9C" w:rsidRPr="00DC0D9C">
        <w:rPr>
          <w:lang w:val="en-US"/>
        </w:rPr>
        <w:t>Sensitivity analysis o</w:t>
      </w:r>
      <w:r w:rsidR="00DC0D9C">
        <w:rPr>
          <w:lang w:val="en-US"/>
        </w:rPr>
        <w:t>f drilling energy source</w:t>
      </w:r>
      <w:r w:rsidR="007D590F">
        <w:rPr>
          <w:lang w:val="en-US"/>
        </w:rPr>
        <w:t xml:space="preserve"> for drilling technology (PPGD/rotary drilling) and global supply chain scenarios 2050 (BAU/LOW).</w:t>
      </w:r>
    </w:p>
    <w:p w14:paraId="36479944" w14:textId="23B68A04" w:rsidR="00273915" w:rsidRDefault="00273915" w:rsidP="00273915">
      <w:pPr>
        <w:jc w:val="both"/>
        <w:rPr>
          <w:lang w:val="en-US"/>
        </w:rPr>
      </w:pPr>
      <w:r>
        <w:rPr>
          <w:lang w:val="en-US"/>
        </w:rPr>
        <w:t>The use of electricity from natural gas nearly doubles climate impacts for PPGD cases, but on a very low absolute scale (between 5 – 11 g </w:t>
      </w:r>
      <w:r w:rsidRPr="00221698">
        <w:rPr>
          <w:lang w:val="en-US"/>
        </w:rPr>
        <w:t>CO</w:t>
      </w:r>
      <w:r w:rsidRPr="00221698">
        <w:rPr>
          <w:vertAlign w:val="subscript"/>
          <w:lang w:val="en-US"/>
        </w:rPr>
        <w:t>2</w:t>
      </w:r>
      <w:r>
        <w:rPr>
          <w:lang w:val="en-US"/>
        </w:rPr>
        <w:t>-eq/kWh). This is different for rotary drilling, where the scores rise from 8 to 49 g </w:t>
      </w:r>
      <w:r w:rsidRPr="00D8333A">
        <w:rPr>
          <w:lang w:val="en-US"/>
        </w:rPr>
        <w:t>CO</w:t>
      </w:r>
      <w:r w:rsidRPr="00D8333A">
        <w:rPr>
          <w:vertAlign w:val="subscript"/>
          <w:lang w:val="en-US"/>
        </w:rPr>
        <w:t>2</w:t>
      </w:r>
      <w:r>
        <w:rPr>
          <w:lang w:val="en-US"/>
        </w:rPr>
        <w:t>-eq/kWh for a decarbonized supply chain and from 10 to 57 g </w:t>
      </w:r>
      <w:r w:rsidRPr="00D8333A">
        <w:rPr>
          <w:lang w:val="en-US"/>
        </w:rPr>
        <w:t>CO</w:t>
      </w:r>
      <w:r w:rsidRPr="00D8333A">
        <w:rPr>
          <w:vertAlign w:val="subscript"/>
          <w:lang w:val="en-US"/>
        </w:rPr>
        <w:t>2</w:t>
      </w:r>
      <w:r>
        <w:rPr>
          <w:lang w:val="en-US"/>
        </w:rPr>
        <w:t>-eq/kWh for business-as-usual. This also reflects the benefits from global decarbonization efforts. The same pattern can be observed for the diesel supply</w:t>
      </w:r>
      <w:r w:rsidR="00844B92">
        <w:rPr>
          <w:lang w:val="en-US"/>
        </w:rPr>
        <w:t xml:space="preserve">, where a </w:t>
      </w:r>
      <w:r w:rsidR="00E25457">
        <w:rPr>
          <w:lang w:val="en-US"/>
        </w:rPr>
        <w:t>37% GHG emissions reduction is achieved through</w:t>
      </w:r>
      <w:r w:rsidR="00A64532">
        <w:rPr>
          <w:lang w:val="en-US"/>
        </w:rPr>
        <w:t xml:space="preserve"> climate mitigating efforts. Still, </w:t>
      </w:r>
      <w:r w:rsidR="00FD2F97">
        <w:rPr>
          <w:lang w:val="en-US"/>
        </w:rPr>
        <w:t xml:space="preserve">rotary drilling with a diesel generator brings climate change impacts of AGS electricity up to </w:t>
      </w:r>
      <w:r w:rsidR="004840F0">
        <w:rPr>
          <w:lang w:val="en-US"/>
        </w:rPr>
        <w:t>51</w:t>
      </w:r>
      <w:r w:rsidR="002A3890">
        <w:rPr>
          <w:lang w:val="en-US"/>
        </w:rPr>
        <w:t> </w:t>
      </w:r>
      <w:r w:rsidR="002A3890">
        <w:rPr>
          <w:lang w:val="en-US"/>
        </w:rPr>
        <w:t>g </w:t>
      </w:r>
      <w:r w:rsidR="002A3890" w:rsidRPr="00C84DDE">
        <w:rPr>
          <w:lang w:val="en-US"/>
        </w:rPr>
        <w:t>CO</w:t>
      </w:r>
      <w:r w:rsidR="002A3890" w:rsidRPr="00C84DDE">
        <w:rPr>
          <w:vertAlign w:val="subscript"/>
          <w:lang w:val="en-US"/>
        </w:rPr>
        <w:t>2</w:t>
      </w:r>
      <w:r w:rsidR="002A3890">
        <w:rPr>
          <w:lang w:val="en-US"/>
        </w:rPr>
        <w:t>-eq/kWh</w:t>
      </w:r>
      <w:r w:rsidR="002A3890">
        <w:rPr>
          <w:lang w:val="en-US"/>
        </w:rPr>
        <w:t xml:space="preserve"> (LOW-GLO)</w:t>
      </w:r>
      <w:r w:rsidR="004840F0">
        <w:rPr>
          <w:lang w:val="en-US"/>
        </w:rPr>
        <w:t xml:space="preserve"> and </w:t>
      </w:r>
      <w:r w:rsidR="00C84DDE">
        <w:rPr>
          <w:lang w:val="en-US"/>
        </w:rPr>
        <w:t>82 g </w:t>
      </w:r>
      <w:r w:rsidR="00C84DDE" w:rsidRPr="00C84DDE">
        <w:rPr>
          <w:lang w:val="en-US"/>
        </w:rPr>
        <w:t>CO</w:t>
      </w:r>
      <w:r w:rsidR="00C84DDE" w:rsidRPr="00C84DDE">
        <w:rPr>
          <w:vertAlign w:val="subscript"/>
          <w:lang w:val="en-US"/>
        </w:rPr>
        <w:t>2</w:t>
      </w:r>
      <w:r w:rsidR="00C84DDE">
        <w:rPr>
          <w:lang w:val="en-US"/>
        </w:rPr>
        <w:t xml:space="preserve">-eq/kWh </w:t>
      </w:r>
      <w:r w:rsidR="002A3890">
        <w:rPr>
          <w:lang w:val="en-US"/>
        </w:rPr>
        <w:t>(</w:t>
      </w:r>
      <w:r w:rsidR="00C84DDE">
        <w:rPr>
          <w:lang w:val="en-US"/>
        </w:rPr>
        <w:t>B</w:t>
      </w:r>
      <w:r w:rsidR="002A3890">
        <w:rPr>
          <w:lang w:val="en-US"/>
        </w:rPr>
        <w:t>AU-GLO)</w:t>
      </w:r>
      <w:r w:rsidR="00D305E8">
        <w:rPr>
          <w:lang w:val="en-US"/>
        </w:rPr>
        <w:t xml:space="preserve">, and thus widely out of the range of other renewables. </w:t>
      </w:r>
      <w:r w:rsidR="00096B78">
        <w:rPr>
          <w:lang w:val="en-US"/>
        </w:rPr>
        <w:t xml:space="preserve">In contrast, PPGD could even be applied via diesel generator energy, as the scores stay as low as </w:t>
      </w:r>
      <w:r w:rsidR="001E2972">
        <w:rPr>
          <w:lang w:val="en-US"/>
        </w:rPr>
        <w:t>9-13 G </w:t>
      </w:r>
      <w:r w:rsidR="001E2972" w:rsidRPr="001E2972">
        <w:rPr>
          <w:lang w:val="en-US"/>
        </w:rPr>
        <w:t>CO</w:t>
      </w:r>
      <w:r w:rsidR="001E2972" w:rsidRPr="001E2972">
        <w:rPr>
          <w:vertAlign w:val="subscript"/>
          <w:lang w:val="en-US"/>
        </w:rPr>
        <w:t>2</w:t>
      </w:r>
      <w:r w:rsidR="001E2972">
        <w:rPr>
          <w:lang w:val="en-US"/>
        </w:rPr>
        <w:t xml:space="preserve">-eq/kWh. </w:t>
      </w:r>
    </w:p>
    <w:p w14:paraId="79A17047" w14:textId="77777777" w:rsidR="00126B82" w:rsidRPr="00621A0B" w:rsidRDefault="00126B82" w:rsidP="00E37277">
      <w:pPr>
        <w:jc w:val="both"/>
        <w:rPr>
          <w:lang w:val="en-US"/>
        </w:rPr>
      </w:pPr>
    </w:p>
    <w:p w14:paraId="5DA2A16C" w14:textId="77777777" w:rsidR="00092C34" w:rsidRDefault="00092C34" w:rsidP="00E37277">
      <w:pPr>
        <w:pStyle w:val="Heading3"/>
        <w:jc w:val="both"/>
        <w:rPr>
          <w:lang w:val="en-US"/>
        </w:rPr>
      </w:pPr>
      <w:bookmarkStart w:id="198" w:name="_Toc197338614"/>
      <w:bookmarkStart w:id="199" w:name="_Toc205896247"/>
      <w:bookmarkStart w:id="200" w:name="_Toc214891573"/>
      <w:r w:rsidRPr="7AE9BC11">
        <w:rPr>
          <w:lang w:val="en-US"/>
        </w:rPr>
        <w:t>End of life modelling, well sealing</w:t>
      </w:r>
      <w:bookmarkEnd w:id="198"/>
      <w:bookmarkEnd w:id="199"/>
      <w:bookmarkEnd w:id="200"/>
    </w:p>
    <w:p w14:paraId="39FCFDE1" w14:textId="4F89A988" w:rsidR="003303D9" w:rsidRPr="003303D9" w:rsidRDefault="003303D9" w:rsidP="003303D9">
      <w:pPr>
        <w:jc w:val="both"/>
        <w:rPr>
          <w:lang w:val="en-US"/>
        </w:rPr>
      </w:pPr>
      <w:proofErr w:type="spellStart"/>
      <w:r w:rsidRPr="004D26A1">
        <w:rPr>
          <w:lang w:val="en-US"/>
        </w:rPr>
        <w:t>EoL</w:t>
      </w:r>
      <w:proofErr w:type="spellEnd"/>
      <w:r w:rsidRPr="004D26A1">
        <w:rPr>
          <w:lang w:val="en-US"/>
        </w:rPr>
        <w:t xml:space="preserve"> is approximated with well sealing with cement bridges, bridge-plug and some bentonite</w:t>
      </w:r>
      <w:r w:rsidR="00FF3F1F">
        <w:rPr>
          <w:lang w:val="en-US"/>
        </w:rPr>
        <w:t xml:space="preserve"> (see table S5)</w:t>
      </w:r>
      <w:r>
        <w:rPr>
          <w:lang w:val="en-US"/>
        </w:rPr>
        <w:t xml:space="preserve">, and temporarily stored </w:t>
      </w:r>
      <w:r w:rsidRPr="005D7340">
        <w:rPr>
          <w:lang w:val="en-US"/>
        </w:rPr>
        <w:t>CO</w:t>
      </w:r>
      <w:r w:rsidRPr="005D7340">
        <w:rPr>
          <w:vertAlign w:val="subscript"/>
          <w:lang w:val="en-US"/>
        </w:rPr>
        <w:t>2</w:t>
      </w:r>
      <w:r>
        <w:rPr>
          <w:lang w:val="en-US"/>
        </w:rPr>
        <w:t xml:space="preserve"> is assumed to be released back to atmosphere</w:t>
      </w:r>
      <w:r w:rsidRPr="004D26A1">
        <w:rPr>
          <w:lang w:val="en-US"/>
        </w:rPr>
        <w:t>.</w:t>
      </w:r>
    </w:p>
    <w:p w14:paraId="43178E77" w14:textId="40102705" w:rsidR="00092C34" w:rsidRPr="008D563B" w:rsidRDefault="00092C34" w:rsidP="00E37277">
      <w:pPr>
        <w:pStyle w:val="Caption"/>
        <w:keepNext/>
        <w:jc w:val="both"/>
        <w:rPr>
          <w:rFonts w:asciiTheme="minorHAnsi" w:hAnsiTheme="minorHAnsi" w:cstheme="minorHAnsi"/>
          <w:sz w:val="20"/>
          <w:szCs w:val="20"/>
          <w:lang w:val="en-US"/>
        </w:rPr>
      </w:pPr>
      <w:bookmarkStart w:id="201" w:name="_Ref197412637"/>
      <w:r w:rsidRPr="008D563B">
        <w:rPr>
          <w:rFonts w:asciiTheme="minorHAnsi" w:hAnsiTheme="minorHAnsi" w:cstheme="minorHAnsi"/>
          <w:sz w:val="20"/>
          <w:szCs w:val="20"/>
          <w:lang w:val="en-US"/>
        </w:rPr>
        <w:t>Table</w:t>
      </w:r>
      <w:bookmarkEnd w:id="201"/>
      <w:r w:rsidR="00FF3F1F">
        <w:rPr>
          <w:rFonts w:asciiTheme="minorHAnsi" w:hAnsiTheme="minorHAnsi" w:cstheme="minorHAnsi"/>
          <w:sz w:val="20"/>
          <w:szCs w:val="20"/>
          <w:lang w:val="en-US"/>
        </w:rPr>
        <w:t xml:space="preserve"> S5</w:t>
      </w:r>
      <w:r w:rsidRPr="008D563B">
        <w:rPr>
          <w:rFonts w:asciiTheme="minorHAnsi" w:hAnsiTheme="minorHAnsi" w:cstheme="minorHAnsi"/>
          <w:sz w:val="20"/>
          <w:szCs w:val="20"/>
          <w:lang w:val="en-US"/>
        </w:rPr>
        <w:t xml:space="preserve">: Modelling of cement bridges for the well sealing. Based on information from St. Gallen planned well sealing. </w:t>
      </w:r>
    </w:p>
    <w:tbl>
      <w:tblPr>
        <w:tblW w:w="675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70" w:type="dxa"/>
          <w:right w:w="70" w:type="dxa"/>
        </w:tblCellMar>
        <w:tblLook w:val="04A0" w:firstRow="1" w:lastRow="0" w:firstColumn="1" w:lastColumn="0" w:noHBand="0" w:noVBand="1"/>
      </w:tblPr>
      <w:tblGrid>
        <w:gridCol w:w="2456"/>
        <w:gridCol w:w="1503"/>
        <w:gridCol w:w="1320"/>
        <w:gridCol w:w="1478"/>
      </w:tblGrid>
      <w:tr w:rsidR="00092C34" w:rsidRPr="00FF3F1F" w14:paraId="539BEAB6" w14:textId="77777777" w:rsidTr="00FF3F1F">
        <w:trPr>
          <w:trHeight w:val="300"/>
        </w:trPr>
        <w:tc>
          <w:tcPr>
            <w:tcW w:w="2456" w:type="dxa"/>
            <w:noWrap/>
            <w:vAlign w:val="center"/>
            <w:hideMark/>
          </w:tcPr>
          <w:p w14:paraId="79C14A16" w14:textId="77777777" w:rsidR="00092C34" w:rsidRPr="00FF3F1F" w:rsidRDefault="00092C34" w:rsidP="00E37277">
            <w:pPr>
              <w:spacing w:after="0" w:line="240" w:lineRule="auto"/>
              <w:jc w:val="both"/>
              <w:rPr>
                <w:rFonts w:eastAsia="Times New Roman" w:cstheme="minorHAnsi"/>
                <w:sz w:val="18"/>
                <w:szCs w:val="18"/>
                <w:lang w:val="en-US"/>
              </w:rPr>
            </w:pPr>
          </w:p>
        </w:tc>
        <w:tc>
          <w:tcPr>
            <w:tcW w:w="1503" w:type="dxa"/>
            <w:noWrap/>
            <w:vAlign w:val="center"/>
            <w:hideMark/>
          </w:tcPr>
          <w:p w14:paraId="5D6DC8C1" w14:textId="24AFD6E3" w:rsidR="00092C34" w:rsidRPr="00FF3F1F" w:rsidRDefault="00092C34" w:rsidP="00FF3F1F">
            <w:pPr>
              <w:spacing w:after="0" w:line="240" w:lineRule="auto"/>
              <w:jc w:val="both"/>
              <w:rPr>
                <w:rFonts w:eastAsia="Times New Roman" w:cstheme="minorHAnsi"/>
                <w:color w:val="000000"/>
                <w:sz w:val="18"/>
                <w:szCs w:val="18"/>
                <w:lang w:val="en-US"/>
              </w:rPr>
            </w:pPr>
            <w:r w:rsidRPr="00FF3F1F">
              <w:rPr>
                <w:rFonts w:eastAsia="Times New Roman" w:cstheme="minorHAnsi"/>
                <w:color w:val="000000"/>
                <w:sz w:val="18"/>
                <w:szCs w:val="18"/>
                <w:lang w:val="en-US"/>
              </w:rPr>
              <w:t>Diameter</w:t>
            </w:r>
            <w:r w:rsidR="00FF3F1F">
              <w:rPr>
                <w:rFonts w:eastAsia="Times New Roman" w:cstheme="minorHAnsi"/>
                <w:color w:val="000000"/>
                <w:sz w:val="18"/>
                <w:szCs w:val="18"/>
                <w:lang w:val="en-US"/>
              </w:rPr>
              <w:t xml:space="preserve"> </w:t>
            </w:r>
            <w:r w:rsidRPr="00FF3F1F">
              <w:rPr>
                <w:rFonts w:eastAsia="Times New Roman" w:cstheme="minorHAnsi"/>
                <w:color w:val="000000"/>
                <w:sz w:val="18"/>
                <w:szCs w:val="18"/>
                <w:lang w:val="en-US"/>
              </w:rPr>
              <w:t>[cm]</w:t>
            </w:r>
          </w:p>
        </w:tc>
        <w:tc>
          <w:tcPr>
            <w:tcW w:w="1320" w:type="dxa"/>
            <w:noWrap/>
            <w:vAlign w:val="center"/>
            <w:hideMark/>
          </w:tcPr>
          <w:p w14:paraId="4F86B802" w14:textId="49F03541" w:rsidR="00092C34" w:rsidRPr="00FF3F1F" w:rsidRDefault="00092C34" w:rsidP="00FF3F1F">
            <w:pPr>
              <w:spacing w:after="0" w:line="240" w:lineRule="auto"/>
              <w:jc w:val="both"/>
              <w:rPr>
                <w:rFonts w:eastAsia="Times New Roman" w:cstheme="minorHAnsi"/>
                <w:color w:val="000000"/>
                <w:sz w:val="18"/>
                <w:szCs w:val="18"/>
                <w:lang w:val="en-US"/>
              </w:rPr>
            </w:pPr>
            <w:r w:rsidRPr="00FF3F1F">
              <w:rPr>
                <w:rFonts w:eastAsia="Times New Roman" w:cstheme="minorHAnsi"/>
                <w:color w:val="000000"/>
                <w:sz w:val="18"/>
                <w:szCs w:val="18"/>
                <w:lang w:val="en-US"/>
              </w:rPr>
              <w:t>Length</w:t>
            </w:r>
            <w:r w:rsidR="00FF3F1F">
              <w:rPr>
                <w:rFonts w:eastAsia="Times New Roman" w:cstheme="minorHAnsi"/>
                <w:color w:val="000000"/>
                <w:sz w:val="18"/>
                <w:szCs w:val="18"/>
                <w:lang w:val="en-US"/>
              </w:rPr>
              <w:t xml:space="preserve"> </w:t>
            </w:r>
            <w:r w:rsidRPr="00FF3F1F">
              <w:rPr>
                <w:rFonts w:eastAsia="Times New Roman" w:cstheme="minorHAnsi"/>
                <w:color w:val="000000"/>
                <w:sz w:val="18"/>
                <w:szCs w:val="18"/>
                <w:lang w:val="en-US"/>
              </w:rPr>
              <w:t>[m]</w:t>
            </w:r>
          </w:p>
        </w:tc>
        <w:tc>
          <w:tcPr>
            <w:tcW w:w="1478" w:type="dxa"/>
            <w:noWrap/>
            <w:vAlign w:val="center"/>
            <w:hideMark/>
          </w:tcPr>
          <w:p w14:paraId="0F3A88B9" w14:textId="2E34A5C7" w:rsidR="00092C34" w:rsidRPr="00FF3F1F" w:rsidRDefault="00092C34" w:rsidP="00FF3F1F">
            <w:pPr>
              <w:spacing w:after="0" w:line="240" w:lineRule="auto"/>
              <w:jc w:val="both"/>
              <w:rPr>
                <w:rFonts w:eastAsia="Times New Roman" w:cstheme="minorHAnsi"/>
                <w:color w:val="000000"/>
                <w:sz w:val="18"/>
                <w:szCs w:val="18"/>
                <w:lang w:val="en-US"/>
              </w:rPr>
            </w:pPr>
            <w:r w:rsidRPr="00FF3F1F">
              <w:rPr>
                <w:rFonts w:eastAsia="Times New Roman" w:cstheme="minorHAnsi"/>
                <w:color w:val="000000"/>
                <w:sz w:val="18"/>
                <w:szCs w:val="18"/>
                <w:lang w:val="en-US"/>
              </w:rPr>
              <w:t>Volume</w:t>
            </w:r>
            <w:r w:rsidR="00FF3F1F">
              <w:rPr>
                <w:rFonts w:eastAsia="Times New Roman" w:cstheme="minorHAnsi"/>
                <w:color w:val="000000"/>
                <w:sz w:val="18"/>
                <w:szCs w:val="18"/>
                <w:lang w:val="en-US"/>
              </w:rPr>
              <w:t xml:space="preserve"> </w:t>
            </w:r>
            <w:r w:rsidRPr="00FF3F1F">
              <w:rPr>
                <w:rFonts w:eastAsia="Times New Roman" w:cstheme="minorHAnsi"/>
                <w:color w:val="000000"/>
                <w:sz w:val="18"/>
                <w:szCs w:val="18"/>
                <w:lang w:val="en-US"/>
              </w:rPr>
              <w:t>[m</w:t>
            </w:r>
            <w:r w:rsidRPr="00FF3F1F">
              <w:rPr>
                <w:rFonts w:eastAsia="Times New Roman" w:cstheme="minorHAnsi"/>
                <w:color w:val="000000"/>
                <w:sz w:val="18"/>
                <w:szCs w:val="18"/>
                <w:vertAlign w:val="superscript"/>
                <w:lang w:val="en-US"/>
              </w:rPr>
              <w:t>3</w:t>
            </w:r>
            <w:r w:rsidRPr="00FF3F1F">
              <w:rPr>
                <w:rFonts w:eastAsia="Times New Roman" w:cstheme="minorHAnsi"/>
                <w:color w:val="000000"/>
                <w:sz w:val="18"/>
                <w:szCs w:val="18"/>
                <w:lang w:val="en-US"/>
              </w:rPr>
              <w:t>]</w:t>
            </w:r>
          </w:p>
        </w:tc>
      </w:tr>
      <w:tr w:rsidR="00092C34" w:rsidRPr="00FF3F1F" w14:paraId="58333583" w14:textId="77777777" w:rsidTr="00FF3F1F">
        <w:trPr>
          <w:trHeight w:val="300"/>
        </w:trPr>
        <w:tc>
          <w:tcPr>
            <w:tcW w:w="2456" w:type="dxa"/>
            <w:noWrap/>
            <w:vAlign w:val="center"/>
            <w:hideMark/>
          </w:tcPr>
          <w:p w14:paraId="1F88293A" w14:textId="77777777" w:rsidR="00092C34" w:rsidRPr="00FF3F1F" w:rsidRDefault="00092C34" w:rsidP="00E37277">
            <w:pPr>
              <w:spacing w:after="0" w:line="240" w:lineRule="auto"/>
              <w:jc w:val="both"/>
              <w:rPr>
                <w:rFonts w:eastAsia="Times New Roman" w:cstheme="minorHAnsi"/>
                <w:color w:val="000000"/>
                <w:sz w:val="18"/>
                <w:szCs w:val="18"/>
                <w:lang w:val="en-US"/>
              </w:rPr>
            </w:pPr>
            <w:r w:rsidRPr="00FF3F1F">
              <w:rPr>
                <w:rFonts w:eastAsia="Times New Roman" w:cstheme="minorHAnsi"/>
                <w:color w:val="000000"/>
                <w:sz w:val="18"/>
                <w:szCs w:val="18"/>
                <w:lang w:val="en-US"/>
              </w:rPr>
              <w:t>Bridge 1</w:t>
            </w:r>
          </w:p>
        </w:tc>
        <w:tc>
          <w:tcPr>
            <w:tcW w:w="1503" w:type="dxa"/>
            <w:noWrap/>
            <w:vAlign w:val="center"/>
            <w:hideMark/>
          </w:tcPr>
          <w:p w14:paraId="45A25922" w14:textId="77777777" w:rsidR="00092C34" w:rsidRPr="00FF3F1F" w:rsidRDefault="00092C34" w:rsidP="00E37277">
            <w:pPr>
              <w:spacing w:after="0" w:line="240" w:lineRule="auto"/>
              <w:jc w:val="both"/>
              <w:rPr>
                <w:rFonts w:eastAsia="Times New Roman" w:cstheme="minorHAnsi"/>
                <w:color w:val="000000"/>
                <w:sz w:val="18"/>
                <w:szCs w:val="18"/>
                <w:lang w:val="en-US"/>
              </w:rPr>
            </w:pPr>
            <w:r w:rsidRPr="00FF3F1F">
              <w:rPr>
                <w:rFonts w:eastAsia="Times New Roman" w:cstheme="minorHAnsi"/>
                <w:color w:val="000000"/>
                <w:sz w:val="18"/>
                <w:szCs w:val="18"/>
                <w:lang w:val="en-US"/>
              </w:rPr>
              <w:t>50.8</w:t>
            </w:r>
          </w:p>
        </w:tc>
        <w:tc>
          <w:tcPr>
            <w:tcW w:w="1320" w:type="dxa"/>
            <w:noWrap/>
            <w:vAlign w:val="center"/>
            <w:hideMark/>
          </w:tcPr>
          <w:p w14:paraId="004236A3" w14:textId="77777777" w:rsidR="00092C34" w:rsidRPr="00FF3F1F" w:rsidRDefault="00092C34" w:rsidP="00E37277">
            <w:pPr>
              <w:spacing w:after="0" w:line="240" w:lineRule="auto"/>
              <w:jc w:val="both"/>
              <w:rPr>
                <w:rFonts w:eastAsia="Times New Roman" w:cstheme="minorHAnsi"/>
                <w:color w:val="000000"/>
                <w:sz w:val="18"/>
                <w:szCs w:val="18"/>
                <w:lang w:val="en-US"/>
              </w:rPr>
            </w:pPr>
            <w:r w:rsidRPr="00FF3F1F">
              <w:rPr>
                <w:rFonts w:eastAsia="Times New Roman" w:cstheme="minorHAnsi"/>
                <w:color w:val="000000"/>
                <w:sz w:val="18"/>
                <w:szCs w:val="18"/>
                <w:lang w:val="en-US"/>
              </w:rPr>
              <w:t>100</w:t>
            </w:r>
          </w:p>
        </w:tc>
        <w:tc>
          <w:tcPr>
            <w:tcW w:w="1478" w:type="dxa"/>
            <w:noWrap/>
            <w:vAlign w:val="center"/>
            <w:hideMark/>
          </w:tcPr>
          <w:p w14:paraId="0736B10F" w14:textId="77777777" w:rsidR="00092C34" w:rsidRPr="00FF3F1F" w:rsidRDefault="00092C34" w:rsidP="00E37277">
            <w:pPr>
              <w:spacing w:after="0" w:line="240" w:lineRule="auto"/>
              <w:jc w:val="both"/>
              <w:rPr>
                <w:rFonts w:eastAsia="Times New Roman" w:cstheme="minorHAnsi"/>
                <w:color w:val="000000"/>
                <w:sz w:val="18"/>
                <w:szCs w:val="18"/>
                <w:lang w:val="en-US"/>
              </w:rPr>
            </w:pPr>
            <w:r w:rsidRPr="00FF3F1F">
              <w:rPr>
                <w:rFonts w:eastAsia="Times New Roman" w:cstheme="minorHAnsi"/>
                <w:color w:val="000000"/>
                <w:sz w:val="18"/>
                <w:szCs w:val="18"/>
                <w:lang w:val="en-US"/>
              </w:rPr>
              <w:t>20.3</w:t>
            </w:r>
          </w:p>
        </w:tc>
      </w:tr>
      <w:tr w:rsidR="00092C34" w:rsidRPr="00FF3F1F" w14:paraId="1EE0A946" w14:textId="77777777" w:rsidTr="00FF3F1F">
        <w:trPr>
          <w:trHeight w:val="300"/>
        </w:trPr>
        <w:tc>
          <w:tcPr>
            <w:tcW w:w="2456" w:type="dxa"/>
            <w:noWrap/>
            <w:vAlign w:val="center"/>
            <w:hideMark/>
          </w:tcPr>
          <w:p w14:paraId="3F98B91F" w14:textId="77777777" w:rsidR="00092C34" w:rsidRPr="00FF3F1F" w:rsidRDefault="00092C34" w:rsidP="00E37277">
            <w:pPr>
              <w:spacing w:after="0" w:line="240" w:lineRule="auto"/>
              <w:jc w:val="both"/>
              <w:rPr>
                <w:rFonts w:eastAsia="Times New Roman" w:cstheme="minorHAnsi"/>
                <w:color w:val="000000"/>
                <w:sz w:val="18"/>
                <w:szCs w:val="18"/>
                <w:lang w:val="en-US"/>
              </w:rPr>
            </w:pPr>
            <w:r w:rsidRPr="00FF3F1F">
              <w:rPr>
                <w:rFonts w:eastAsia="Times New Roman" w:cstheme="minorHAnsi"/>
                <w:color w:val="000000"/>
                <w:sz w:val="18"/>
                <w:szCs w:val="18"/>
                <w:lang w:val="en-US"/>
              </w:rPr>
              <w:t>Bridge 2</w:t>
            </w:r>
          </w:p>
        </w:tc>
        <w:tc>
          <w:tcPr>
            <w:tcW w:w="1503" w:type="dxa"/>
            <w:noWrap/>
            <w:vAlign w:val="center"/>
            <w:hideMark/>
          </w:tcPr>
          <w:p w14:paraId="6102C34F" w14:textId="77777777" w:rsidR="00092C34" w:rsidRPr="00FF3F1F" w:rsidRDefault="00092C34" w:rsidP="00E37277">
            <w:pPr>
              <w:spacing w:after="0" w:line="240" w:lineRule="auto"/>
              <w:jc w:val="both"/>
              <w:rPr>
                <w:rFonts w:eastAsia="Times New Roman" w:cstheme="minorHAnsi"/>
                <w:color w:val="000000"/>
                <w:sz w:val="18"/>
                <w:szCs w:val="18"/>
                <w:lang w:val="en-US"/>
              </w:rPr>
            </w:pPr>
            <w:r w:rsidRPr="00FF3F1F">
              <w:rPr>
                <w:rFonts w:eastAsia="Times New Roman" w:cstheme="minorHAnsi"/>
                <w:color w:val="000000"/>
                <w:sz w:val="18"/>
                <w:szCs w:val="18"/>
                <w:lang w:val="en-US"/>
              </w:rPr>
              <w:t>33.9725</w:t>
            </w:r>
          </w:p>
        </w:tc>
        <w:tc>
          <w:tcPr>
            <w:tcW w:w="1320" w:type="dxa"/>
            <w:noWrap/>
            <w:vAlign w:val="center"/>
            <w:hideMark/>
          </w:tcPr>
          <w:p w14:paraId="420BA0DD" w14:textId="77777777" w:rsidR="00092C34" w:rsidRPr="00FF3F1F" w:rsidRDefault="00092C34" w:rsidP="00E37277">
            <w:pPr>
              <w:spacing w:after="0" w:line="240" w:lineRule="auto"/>
              <w:jc w:val="both"/>
              <w:rPr>
                <w:rFonts w:eastAsia="Times New Roman" w:cstheme="minorHAnsi"/>
                <w:color w:val="000000"/>
                <w:sz w:val="18"/>
                <w:szCs w:val="18"/>
                <w:lang w:val="en-US"/>
              </w:rPr>
            </w:pPr>
            <w:r w:rsidRPr="00FF3F1F">
              <w:rPr>
                <w:rFonts w:eastAsia="Times New Roman" w:cstheme="minorHAnsi"/>
                <w:color w:val="000000"/>
                <w:sz w:val="18"/>
                <w:szCs w:val="18"/>
                <w:lang w:val="en-US"/>
              </w:rPr>
              <w:t>50</w:t>
            </w:r>
          </w:p>
        </w:tc>
        <w:tc>
          <w:tcPr>
            <w:tcW w:w="1478" w:type="dxa"/>
            <w:noWrap/>
            <w:vAlign w:val="center"/>
            <w:hideMark/>
          </w:tcPr>
          <w:p w14:paraId="53271F17" w14:textId="77777777" w:rsidR="00092C34" w:rsidRPr="00FF3F1F" w:rsidRDefault="00092C34" w:rsidP="00E37277">
            <w:pPr>
              <w:spacing w:after="0" w:line="240" w:lineRule="auto"/>
              <w:jc w:val="both"/>
              <w:rPr>
                <w:rFonts w:eastAsia="Times New Roman" w:cstheme="minorHAnsi"/>
                <w:color w:val="000000"/>
                <w:sz w:val="18"/>
                <w:szCs w:val="18"/>
                <w:lang w:val="en-US"/>
              </w:rPr>
            </w:pPr>
            <w:r w:rsidRPr="00FF3F1F">
              <w:rPr>
                <w:rFonts w:eastAsia="Times New Roman" w:cstheme="minorHAnsi"/>
                <w:color w:val="000000"/>
                <w:sz w:val="18"/>
                <w:szCs w:val="18"/>
                <w:lang w:val="en-US"/>
              </w:rPr>
              <w:t>4.5</w:t>
            </w:r>
          </w:p>
        </w:tc>
      </w:tr>
      <w:tr w:rsidR="00092C34" w:rsidRPr="00FF3F1F" w14:paraId="4D6831BC" w14:textId="77777777" w:rsidTr="00FF3F1F">
        <w:trPr>
          <w:trHeight w:val="300"/>
        </w:trPr>
        <w:tc>
          <w:tcPr>
            <w:tcW w:w="2456" w:type="dxa"/>
            <w:noWrap/>
            <w:vAlign w:val="center"/>
            <w:hideMark/>
          </w:tcPr>
          <w:p w14:paraId="2BCA95D5" w14:textId="77777777" w:rsidR="00092C34" w:rsidRPr="00FF3F1F" w:rsidRDefault="00092C34" w:rsidP="00E37277">
            <w:pPr>
              <w:spacing w:after="0" w:line="240" w:lineRule="auto"/>
              <w:jc w:val="both"/>
              <w:rPr>
                <w:rFonts w:eastAsia="Times New Roman" w:cstheme="minorHAnsi"/>
                <w:color w:val="000000"/>
                <w:sz w:val="18"/>
                <w:szCs w:val="18"/>
                <w:lang w:val="en-US"/>
              </w:rPr>
            </w:pPr>
            <w:r w:rsidRPr="00FF3F1F">
              <w:rPr>
                <w:rFonts w:eastAsia="Times New Roman" w:cstheme="minorHAnsi"/>
                <w:color w:val="000000"/>
                <w:sz w:val="18"/>
                <w:szCs w:val="18"/>
                <w:lang w:val="en-US"/>
              </w:rPr>
              <w:t>Bridge 3</w:t>
            </w:r>
          </w:p>
        </w:tc>
        <w:tc>
          <w:tcPr>
            <w:tcW w:w="1503" w:type="dxa"/>
            <w:noWrap/>
            <w:vAlign w:val="center"/>
            <w:hideMark/>
          </w:tcPr>
          <w:p w14:paraId="15E2D716" w14:textId="77777777" w:rsidR="00092C34" w:rsidRPr="00FF3F1F" w:rsidRDefault="00092C34" w:rsidP="00E37277">
            <w:pPr>
              <w:spacing w:after="0" w:line="240" w:lineRule="auto"/>
              <w:jc w:val="both"/>
              <w:rPr>
                <w:rFonts w:eastAsia="Times New Roman" w:cstheme="minorHAnsi"/>
                <w:color w:val="000000"/>
                <w:sz w:val="18"/>
                <w:szCs w:val="18"/>
                <w:lang w:val="en-US"/>
              </w:rPr>
            </w:pPr>
            <w:r w:rsidRPr="00FF3F1F">
              <w:rPr>
                <w:rFonts w:eastAsia="Times New Roman" w:cstheme="minorHAnsi"/>
                <w:color w:val="000000"/>
                <w:sz w:val="18"/>
                <w:szCs w:val="18"/>
                <w:lang w:val="en-US"/>
              </w:rPr>
              <w:t>24.4475</w:t>
            </w:r>
          </w:p>
        </w:tc>
        <w:tc>
          <w:tcPr>
            <w:tcW w:w="1320" w:type="dxa"/>
            <w:noWrap/>
            <w:vAlign w:val="center"/>
            <w:hideMark/>
          </w:tcPr>
          <w:p w14:paraId="3A621E24" w14:textId="77777777" w:rsidR="00092C34" w:rsidRPr="00FF3F1F" w:rsidRDefault="00092C34" w:rsidP="00E37277">
            <w:pPr>
              <w:spacing w:after="0" w:line="240" w:lineRule="auto"/>
              <w:jc w:val="both"/>
              <w:rPr>
                <w:rFonts w:eastAsia="Times New Roman" w:cstheme="minorHAnsi"/>
                <w:color w:val="000000"/>
                <w:sz w:val="18"/>
                <w:szCs w:val="18"/>
                <w:lang w:val="en-US"/>
              </w:rPr>
            </w:pPr>
            <w:r w:rsidRPr="00FF3F1F">
              <w:rPr>
                <w:rFonts w:eastAsia="Times New Roman" w:cstheme="minorHAnsi"/>
                <w:color w:val="000000"/>
                <w:sz w:val="18"/>
                <w:szCs w:val="18"/>
                <w:lang w:val="en-US"/>
              </w:rPr>
              <w:t>50</w:t>
            </w:r>
          </w:p>
        </w:tc>
        <w:tc>
          <w:tcPr>
            <w:tcW w:w="1478" w:type="dxa"/>
            <w:noWrap/>
            <w:vAlign w:val="center"/>
            <w:hideMark/>
          </w:tcPr>
          <w:p w14:paraId="612B18ED" w14:textId="77777777" w:rsidR="00092C34" w:rsidRPr="00FF3F1F" w:rsidRDefault="00092C34" w:rsidP="00E37277">
            <w:pPr>
              <w:spacing w:after="0" w:line="240" w:lineRule="auto"/>
              <w:jc w:val="both"/>
              <w:rPr>
                <w:rFonts w:eastAsia="Times New Roman" w:cstheme="minorHAnsi"/>
                <w:color w:val="000000"/>
                <w:sz w:val="18"/>
                <w:szCs w:val="18"/>
                <w:lang w:val="en-US"/>
              </w:rPr>
            </w:pPr>
            <w:r w:rsidRPr="00FF3F1F">
              <w:rPr>
                <w:rFonts w:eastAsia="Times New Roman" w:cstheme="minorHAnsi"/>
                <w:color w:val="000000"/>
                <w:sz w:val="18"/>
                <w:szCs w:val="18"/>
                <w:lang w:val="en-US"/>
              </w:rPr>
              <w:t>2.3</w:t>
            </w:r>
          </w:p>
        </w:tc>
      </w:tr>
      <w:tr w:rsidR="00092C34" w:rsidRPr="00FF3F1F" w14:paraId="3C277A7B" w14:textId="77777777" w:rsidTr="00FF3F1F">
        <w:trPr>
          <w:trHeight w:val="300"/>
        </w:trPr>
        <w:tc>
          <w:tcPr>
            <w:tcW w:w="2456" w:type="dxa"/>
            <w:noWrap/>
            <w:vAlign w:val="center"/>
            <w:hideMark/>
          </w:tcPr>
          <w:p w14:paraId="3148D9E1" w14:textId="77777777" w:rsidR="00092C34" w:rsidRPr="00FF3F1F" w:rsidRDefault="00092C34" w:rsidP="00E37277">
            <w:pPr>
              <w:spacing w:after="0" w:line="240" w:lineRule="auto"/>
              <w:jc w:val="both"/>
              <w:rPr>
                <w:rFonts w:eastAsia="Times New Roman" w:cstheme="minorHAnsi"/>
                <w:b/>
                <w:bCs/>
                <w:color w:val="000000"/>
                <w:sz w:val="18"/>
                <w:szCs w:val="18"/>
                <w:lang w:val="en-US"/>
              </w:rPr>
            </w:pPr>
            <w:r w:rsidRPr="00FF3F1F">
              <w:rPr>
                <w:rFonts w:eastAsia="Times New Roman" w:cstheme="minorHAnsi"/>
                <w:b/>
                <w:bCs/>
                <w:color w:val="000000"/>
                <w:sz w:val="18"/>
                <w:szCs w:val="18"/>
                <w:lang w:val="en-US"/>
              </w:rPr>
              <w:t>Total volume</w:t>
            </w:r>
          </w:p>
        </w:tc>
        <w:tc>
          <w:tcPr>
            <w:tcW w:w="1503" w:type="dxa"/>
            <w:noWrap/>
            <w:vAlign w:val="center"/>
            <w:hideMark/>
          </w:tcPr>
          <w:p w14:paraId="52DB6BBF" w14:textId="77777777" w:rsidR="00092C34" w:rsidRPr="00FF3F1F" w:rsidRDefault="00092C34" w:rsidP="00E37277">
            <w:pPr>
              <w:spacing w:after="0" w:line="240" w:lineRule="auto"/>
              <w:jc w:val="both"/>
              <w:rPr>
                <w:rFonts w:eastAsia="Times New Roman" w:cstheme="minorHAnsi"/>
                <w:b/>
                <w:bCs/>
                <w:color w:val="000000"/>
                <w:sz w:val="18"/>
                <w:szCs w:val="18"/>
                <w:lang w:val="en-US"/>
              </w:rPr>
            </w:pPr>
          </w:p>
        </w:tc>
        <w:tc>
          <w:tcPr>
            <w:tcW w:w="1320" w:type="dxa"/>
            <w:noWrap/>
            <w:vAlign w:val="center"/>
            <w:hideMark/>
          </w:tcPr>
          <w:p w14:paraId="46C16484" w14:textId="77777777" w:rsidR="00092C34" w:rsidRPr="00FF3F1F" w:rsidRDefault="00092C34" w:rsidP="00E37277">
            <w:pPr>
              <w:spacing w:after="0" w:line="240" w:lineRule="auto"/>
              <w:jc w:val="both"/>
              <w:rPr>
                <w:rFonts w:eastAsia="Times New Roman" w:cstheme="minorHAnsi"/>
                <w:b/>
                <w:bCs/>
                <w:sz w:val="18"/>
                <w:szCs w:val="18"/>
                <w:lang w:val="en-US"/>
              </w:rPr>
            </w:pPr>
          </w:p>
        </w:tc>
        <w:tc>
          <w:tcPr>
            <w:tcW w:w="1478" w:type="dxa"/>
            <w:noWrap/>
            <w:vAlign w:val="center"/>
            <w:hideMark/>
          </w:tcPr>
          <w:p w14:paraId="0439E589" w14:textId="77777777" w:rsidR="00092C34" w:rsidRPr="00FF3F1F" w:rsidRDefault="00092C34" w:rsidP="00E37277">
            <w:pPr>
              <w:spacing w:after="0" w:line="240" w:lineRule="auto"/>
              <w:jc w:val="both"/>
              <w:rPr>
                <w:rFonts w:eastAsia="Times New Roman" w:cstheme="minorHAnsi"/>
                <w:b/>
                <w:bCs/>
                <w:color w:val="000000"/>
                <w:sz w:val="18"/>
                <w:szCs w:val="18"/>
                <w:lang w:val="en-US"/>
              </w:rPr>
            </w:pPr>
            <w:r w:rsidRPr="00FF3F1F">
              <w:rPr>
                <w:rFonts w:eastAsia="Times New Roman" w:cstheme="minorHAnsi"/>
                <w:b/>
                <w:bCs/>
                <w:color w:val="000000"/>
                <w:sz w:val="18"/>
                <w:szCs w:val="18"/>
                <w:lang w:val="en-US"/>
              </w:rPr>
              <w:t>27.1</w:t>
            </w:r>
          </w:p>
        </w:tc>
      </w:tr>
    </w:tbl>
    <w:p w14:paraId="5192A5FC" w14:textId="77777777" w:rsidR="00092C34" w:rsidRDefault="00092C34" w:rsidP="00E37277">
      <w:pPr>
        <w:jc w:val="both"/>
        <w:rPr>
          <w:lang w:val="en-US"/>
        </w:rPr>
      </w:pPr>
    </w:p>
    <w:p w14:paraId="01F6A492" w14:textId="77777777" w:rsidR="00092C34" w:rsidRDefault="00092C34" w:rsidP="00E37277">
      <w:pPr>
        <w:jc w:val="both"/>
        <w:rPr>
          <w:lang w:val="en-US"/>
        </w:rPr>
      </w:pPr>
    </w:p>
    <w:p w14:paraId="136C9418" w14:textId="77777777" w:rsidR="003B5EF0" w:rsidRDefault="003B5EF0" w:rsidP="00E37277">
      <w:pPr>
        <w:jc w:val="both"/>
        <w:rPr>
          <w:ins w:id="202" w:author="Ramachandran Kannan" w:date="2025-08-22T10:47:00Z"/>
          <w:lang w:val="en-US"/>
        </w:rPr>
        <w:sectPr w:rsidR="003B5EF0">
          <w:pgSz w:w="11906" w:h="16838"/>
          <w:pgMar w:top="1440" w:right="1440" w:bottom="1440" w:left="1440" w:header="708" w:footer="708" w:gutter="0"/>
          <w:cols w:space="708"/>
          <w:docGrid w:linePitch="360"/>
        </w:sectPr>
      </w:pPr>
    </w:p>
    <w:p w14:paraId="0FF0E2D6" w14:textId="77777777" w:rsidR="001A0D4D" w:rsidRDefault="001A0D4D" w:rsidP="00E37277">
      <w:pPr>
        <w:jc w:val="both"/>
        <w:rPr>
          <w:lang w:val="en-US"/>
        </w:rPr>
      </w:pPr>
    </w:p>
    <w:p w14:paraId="1A8CA355" w14:textId="1BBF3C71" w:rsidR="007E7B93" w:rsidRPr="007E7B93" w:rsidRDefault="007E7B93" w:rsidP="00E37277">
      <w:pPr>
        <w:pStyle w:val="Heading2"/>
        <w:jc w:val="both"/>
        <w:rPr>
          <w:lang w:val="en-US"/>
        </w:rPr>
      </w:pPr>
      <w:bookmarkStart w:id="203" w:name="_Toc205896248"/>
      <w:bookmarkStart w:id="204" w:name="_Toc214891574"/>
      <w:r w:rsidRPr="7AE9BC11">
        <w:rPr>
          <w:lang w:val="en-US"/>
        </w:rPr>
        <w:t>Extended</w:t>
      </w:r>
      <w:r w:rsidR="001A0D4D" w:rsidRPr="7AE9BC11">
        <w:rPr>
          <w:lang w:val="en-US"/>
        </w:rPr>
        <w:t xml:space="preserve"> set of LCIA results, default 6 km plant in 2050</w:t>
      </w:r>
      <w:bookmarkStart w:id="205" w:name="_Toc212018106"/>
      <w:bookmarkEnd w:id="203"/>
      <w:bookmarkEnd w:id="204"/>
      <w:bookmarkEnd w:id="205"/>
    </w:p>
    <w:p w14:paraId="2BDE21F5" w14:textId="76D6563E" w:rsidR="00D00994" w:rsidRDefault="00D00994" w:rsidP="00E37277">
      <w:pPr>
        <w:pStyle w:val="Caption"/>
        <w:keepNext/>
        <w:jc w:val="both"/>
        <w:rPr>
          <w:lang w:val="en-US"/>
        </w:rPr>
      </w:pPr>
      <w:bookmarkStart w:id="206" w:name="_Ref197426400"/>
      <w:r w:rsidRPr="00D00994">
        <w:rPr>
          <w:lang w:val="en-US"/>
        </w:rPr>
        <w:t xml:space="preserve">Table </w:t>
      </w:r>
      <w:bookmarkEnd w:id="206"/>
      <w:r w:rsidR="00D9134D" w:rsidRPr="00D9134D">
        <w:rPr>
          <w:lang w:val="en-US"/>
        </w:rPr>
        <w:t>S6</w:t>
      </w:r>
      <w:r w:rsidRPr="00D00994">
        <w:rPr>
          <w:lang w:val="en-US"/>
        </w:rPr>
        <w:t>: Extended set of L</w:t>
      </w:r>
      <w:r>
        <w:rPr>
          <w:lang w:val="en-US"/>
        </w:rPr>
        <w:t>CIA results for the 6 km well depth plant in 2050 with the LOW background scenario</w:t>
      </w:r>
      <w:r w:rsidR="00095F7D">
        <w:rPr>
          <w:lang w:val="en-US"/>
        </w:rPr>
        <w:t xml:space="preserve"> and the comparison with other renewable electricity technologies.</w:t>
      </w:r>
    </w:p>
    <w:tbl>
      <w:tblPr>
        <w:tblStyle w:val="TableGrid"/>
        <w:tblW w:w="10881" w:type="dxa"/>
        <w:tblLook w:val="04A0" w:firstRow="1" w:lastRow="0" w:firstColumn="1" w:lastColumn="0" w:noHBand="0" w:noVBand="1"/>
      </w:tblPr>
      <w:tblGrid>
        <w:gridCol w:w="2208"/>
        <w:gridCol w:w="1473"/>
        <w:gridCol w:w="1713"/>
        <w:gridCol w:w="1417"/>
        <w:gridCol w:w="1337"/>
        <w:gridCol w:w="1186"/>
        <w:gridCol w:w="1547"/>
      </w:tblGrid>
      <w:tr w:rsidR="00F81CD8" w:rsidRPr="003438CC" w14:paraId="7FC4D49F" w14:textId="77777777" w:rsidTr="00F81CD8">
        <w:trPr>
          <w:trHeight w:val="300"/>
        </w:trPr>
        <w:tc>
          <w:tcPr>
            <w:tcW w:w="2208" w:type="dxa"/>
            <w:noWrap/>
            <w:hideMark/>
          </w:tcPr>
          <w:p w14:paraId="5E4C2B47" w14:textId="77777777" w:rsidR="00F81CD8" w:rsidRPr="00F81CD8" w:rsidRDefault="00F81CD8" w:rsidP="00E37277">
            <w:pPr>
              <w:spacing w:after="0" w:line="240" w:lineRule="auto"/>
              <w:jc w:val="both"/>
              <w:rPr>
                <w:rFonts w:ascii="Times New Roman" w:eastAsia="Times New Roman" w:hAnsi="Times New Roman" w:cs="Times New Roman"/>
                <w:sz w:val="18"/>
                <w:szCs w:val="18"/>
                <w:lang w:val="en-US"/>
              </w:rPr>
            </w:pPr>
          </w:p>
        </w:tc>
        <w:tc>
          <w:tcPr>
            <w:tcW w:w="1473" w:type="dxa"/>
            <w:noWrap/>
            <w:hideMark/>
          </w:tcPr>
          <w:p w14:paraId="2B252BFE" w14:textId="77777777" w:rsidR="00F81CD8" w:rsidRPr="00F81CD8" w:rsidRDefault="00F81CD8" w:rsidP="00E37277">
            <w:pPr>
              <w:spacing w:after="0" w:line="240" w:lineRule="auto"/>
              <w:jc w:val="both"/>
              <w:rPr>
                <w:rFonts w:ascii="Calibri" w:eastAsia="Times New Roman" w:hAnsi="Calibri" w:cs="Calibri"/>
                <w:color w:val="000000"/>
                <w:sz w:val="18"/>
                <w:szCs w:val="18"/>
                <w:lang w:val="en-US"/>
              </w:rPr>
            </w:pPr>
            <w:r w:rsidRPr="00F81CD8">
              <w:rPr>
                <w:rFonts w:ascii="Calibri" w:eastAsia="Times New Roman" w:hAnsi="Calibri" w:cs="Calibri"/>
                <w:color w:val="000000"/>
                <w:sz w:val="18"/>
                <w:szCs w:val="18"/>
                <w:lang w:val="en-US"/>
              </w:rPr>
              <w:t>EF v3.1 | climate change | global warming potential (GWP100)</w:t>
            </w:r>
          </w:p>
        </w:tc>
        <w:tc>
          <w:tcPr>
            <w:tcW w:w="1713" w:type="dxa"/>
            <w:noWrap/>
            <w:hideMark/>
          </w:tcPr>
          <w:p w14:paraId="4C158A03" w14:textId="77777777" w:rsidR="00F81CD8" w:rsidRPr="00F81CD8" w:rsidRDefault="00F81CD8" w:rsidP="00E37277">
            <w:pPr>
              <w:spacing w:after="0" w:line="240" w:lineRule="auto"/>
              <w:jc w:val="both"/>
              <w:rPr>
                <w:rFonts w:ascii="Calibri" w:eastAsia="Times New Roman" w:hAnsi="Calibri" w:cs="Calibri"/>
                <w:color w:val="000000"/>
                <w:sz w:val="18"/>
                <w:szCs w:val="18"/>
                <w:lang w:val="en-US"/>
              </w:rPr>
            </w:pPr>
            <w:r w:rsidRPr="00F81CD8">
              <w:rPr>
                <w:rFonts w:ascii="Calibri" w:eastAsia="Times New Roman" w:hAnsi="Calibri" w:cs="Calibri"/>
                <w:color w:val="000000"/>
                <w:sz w:val="18"/>
                <w:szCs w:val="18"/>
                <w:lang w:val="en-US"/>
              </w:rPr>
              <w:t>EF v3.1 | material resources: metals/minerals | abiotic depletion potential (ADP): elements (ultimate reserves)</w:t>
            </w:r>
          </w:p>
        </w:tc>
        <w:tc>
          <w:tcPr>
            <w:tcW w:w="1417" w:type="dxa"/>
            <w:noWrap/>
            <w:hideMark/>
          </w:tcPr>
          <w:p w14:paraId="715C6DA7" w14:textId="77777777" w:rsidR="00F81CD8" w:rsidRPr="00F81CD8" w:rsidRDefault="00F81CD8" w:rsidP="00E37277">
            <w:pPr>
              <w:spacing w:after="0" w:line="240" w:lineRule="auto"/>
              <w:jc w:val="both"/>
              <w:rPr>
                <w:rFonts w:ascii="Calibri" w:eastAsia="Times New Roman" w:hAnsi="Calibri" w:cs="Calibri"/>
                <w:color w:val="000000"/>
                <w:sz w:val="18"/>
                <w:szCs w:val="18"/>
                <w:lang w:val="en-US"/>
              </w:rPr>
            </w:pPr>
            <w:r w:rsidRPr="00F81CD8">
              <w:rPr>
                <w:rFonts w:ascii="Calibri" w:eastAsia="Times New Roman" w:hAnsi="Calibri" w:cs="Calibri"/>
                <w:color w:val="000000"/>
                <w:sz w:val="18"/>
                <w:szCs w:val="18"/>
                <w:lang w:val="en-US"/>
              </w:rPr>
              <w:t>EF v3.1 | acidification | accumulated exceedance (AE)</w:t>
            </w:r>
          </w:p>
        </w:tc>
        <w:tc>
          <w:tcPr>
            <w:tcW w:w="1337" w:type="dxa"/>
            <w:noWrap/>
            <w:hideMark/>
          </w:tcPr>
          <w:p w14:paraId="01E79456" w14:textId="77777777" w:rsidR="00F81CD8" w:rsidRPr="00F81CD8" w:rsidRDefault="00F81CD8" w:rsidP="00E37277">
            <w:pPr>
              <w:spacing w:after="0" w:line="240" w:lineRule="auto"/>
              <w:jc w:val="both"/>
              <w:rPr>
                <w:rFonts w:ascii="Calibri" w:eastAsia="Times New Roman" w:hAnsi="Calibri" w:cs="Calibri"/>
                <w:color w:val="000000"/>
                <w:sz w:val="18"/>
                <w:szCs w:val="18"/>
                <w:lang w:val="en-US"/>
              </w:rPr>
            </w:pPr>
            <w:r w:rsidRPr="00F81CD8">
              <w:rPr>
                <w:rFonts w:ascii="Calibri" w:eastAsia="Times New Roman" w:hAnsi="Calibri" w:cs="Calibri"/>
                <w:color w:val="000000"/>
                <w:sz w:val="18"/>
                <w:szCs w:val="18"/>
                <w:lang w:val="en-US"/>
              </w:rPr>
              <w:t>EF v3.1 | ecotoxicity: freshwater | comparative toxic unit for ecosystems (</w:t>
            </w:r>
            <w:proofErr w:type="spellStart"/>
            <w:r w:rsidRPr="00F81CD8">
              <w:rPr>
                <w:rFonts w:ascii="Calibri" w:eastAsia="Times New Roman" w:hAnsi="Calibri" w:cs="Calibri"/>
                <w:color w:val="000000"/>
                <w:sz w:val="18"/>
                <w:szCs w:val="18"/>
                <w:lang w:val="en-US"/>
              </w:rPr>
              <w:t>CTUe</w:t>
            </w:r>
            <w:proofErr w:type="spellEnd"/>
            <w:r w:rsidRPr="00F81CD8">
              <w:rPr>
                <w:rFonts w:ascii="Calibri" w:eastAsia="Times New Roman" w:hAnsi="Calibri" w:cs="Calibri"/>
                <w:color w:val="000000"/>
                <w:sz w:val="18"/>
                <w:szCs w:val="18"/>
                <w:lang w:val="en-US"/>
              </w:rPr>
              <w:t>)</w:t>
            </w:r>
          </w:p>
        </w:tc>
        <w:tc>
          <w:tcPr>
            <w:tcW w:w="1186" w:type="dxa"/>
            <w:noWrap/>
            <w:hideMark/>
          </w:tcPr>
          <w:p w14:paraId="2C3253AD" w14:textId="77777777" w:rsidR="00F81CD8" w:rsidRPr="00F81CD8" w:rsidRDefault="00F81CD8" w:rsidP="00E37277">
            <w:pPr>
              <w:spacing w:after="0" w:line="240" w:lineRule="auto"/>
              <w:jc w:val="both"/>
              <w:rPr>
                <w:rFonts w:ascii="Calibri" w:eastAsia="Times New Roman" w:hAnsi="Calibri" w:cs="Calibri"/>
                <w:color w:val="000000"/>
                <w:sz w:val="18"/>
                <w:szCs w:val="18"/>
                <w:lang w:val="en-US"/>
              </w:rPr>
            </w:pPr>
            <w:r w:rsidRPr="00F81CD8">
              <w:rPr>
                <w:rFonts w:ascii="Calibri" w:eastAsia="Times New Roman" w:hAnsi="Calibri" w:cs="Calibri"/>
                <w:color w:val="000000"/>
                <w:sz w:val="18"/>
                <w:szCs w:val="18"/>
                <w:lang w:val="en-US"/>
              </w:rPr>
              <w:t>EF v3.1 | particulate matter formation | impact on human health</w:t>
            </w:r>
          </w:p>
        </w:tc>
        <w:tc>
          <w:tcPr>
            <w:tcW w:w="1547" w:type="dxa"/>
            <w:noWrap/>
            <w:hideMark/>
          </w:tcPr>
          <w:p w14:paraId="21C0E2AD" w14:textId="77777777" w:rsidR="00F81CD8" w:rsidRPr="00F81CD8" w:rsidRDefault="00F81CD8" w:rsidP="00E37277">
            <w:pPr>
              <w:spacing w:after="0" w:line="240" w:lineRule="auto"/>
              <w:jc w:val="both"/>
              <w:rPr>
                <w:rFonts w:ascii="Calibri" w:eastAsia="Times New Roman" w:hAnsi="Calibri" w:cs="Calibri"/>
                <w:color w:val="000000"/>
                <w:sz w:val="18"/>
                <w:szCs w:val="18"/>
                <w:lang w:val="en-US"/>
              </w:rPr>
            </w:pPr>
            <w:r w:rsidRPr="00F81CD8">
              <w:rPr>
                <w:rFonts w:ascii="Calibri" w:eastAsia="Times New Roman" w:hAnsi="Calibri" w:cs="Calibri"/>
                <w:color w:val="000000"/>
                <w:sz w:val="18"/>
                <w:szCs w:val="18"/>
                <w:lang w:val="en-US"/>
              </w:rPr>
              <w:t>EF v3.1 | photochemical oxidant formation: human health | tropospheric ozone concentration increase</w:t>
            </w:r>
          </w:p>
        </w:tc>
      </w:tr>
      <w:tr w:rsidR="00F81CD8" w:rsidRPr="00F81CD8" w14:paraId="3AB9CA40" w14:textId="77777777" w:rsidTr="00F81CD8">
        <w:trPr>
          <w:trHeight w:val="300"/>
        </w:trPr>
        <w:tc>
          <w:tcPr>
            <w:tcW w:w="2208" w:type="dxa"/>
            <w:noWrap/>
            <w:hideMark/>
          </w:tcPr>
          <w:p w14:paraId="3D1DC66E" w14:textId="77777777" w:rsidR="00F81CD8" w:rsidRPr="00F81CD8" w:rsidRDefault="00F81CD8" w:rsidP="00E37277">
            <w:pPr>
              <w:spacing w:after="0" w:line="240" w:lineRule="auto"/>
              <w:jc w:val="both"/>
              <w:rPr>
                <w:rFonts w:ascii="Calibri" w:eastAsia="Times New Roman" w:hAnsi="Calibri" w:cs="Calibri"/>
                <w:color w:val="000000"/>
                <w:sz w:val="18"/>
                <w:szCs w:val="18"/>
              </w:rPr>
            </w:pPr>
            <w:r w:rsidRPr="00F81CD8">
              <w:rPr>
                <w:rFonts w:ascii="Calibri" w:eastAsia="Times New Roman" w:hAnsi="Calibri" w:cs="Calibri"/>
                <w:color w:val="000000"/>
                <w:sz w:val="18"/>
                <w:szCs w:val="18"/>
              </w:rPr>
              <w:t>AGS</w:t>
            </w:r>
          </w:p>
        </w:tc>
        <w:tc>
          <w:tcPr>
            <w:tcW w:w="1473" w:type="dxa"/>
            <w:noWrap/>
            <w:hideMark/>
          </w:tcPr>
          <w:p w14:paraId="3A524EBD" w14:textId="77777777" w:rsidR="00F81CD8" w:rsidRPr="00F81CD8" w:rsidRDefault="00F81CD8" w:rsidP="00E37277">
            <w:pPr>
              <w:spacing w:after="0" w:line="240" w:lineRule="auto"/>
              <w:jc w:val="both"/>
              <w:rPr>
                <w:rFonts w:ascii="Calibri" w:eastAsia="Times New Roman" w:hAnsi="Calibri" w:cs="Calibri"/>
                <w:color w:val="000000"/>
                <w:sz w:val="18"/>
                <w:szCs w:val="18"/>
              </w:rPr>
            </w:pPr>
            <w:r w:rsidRPr="00F81CD8">
              <w:rPr>
                <w:rFonts w:ascii="Calibri" w:eastAsia="Times New Roman" w:hAnsi="Calibri" w:cs="Calibri"/>
                <w:color w:val="000000"/>
                <w:sz w:val="18"/>
                <w:szCs w:val="18"/>
              </w:rPr>
              <w:t>0.009419356</w:t>
            </w:r>
          </w:p>
        </w:tc>
        <w:tc>
          <w:tcPr>
            <w:tcW w:w="1713" w:type="dxa"/>
            <w:noWrap/>
            <w:hideMark/>
          </w:tcPr>
          <w:p w14:paraId="02A38E44" w14:textId="77777777" w:rsidR="00F81CD8" w:rsidRPr="00F81CD8" w:rsidRDefault="00F81CD8" w:rsidP="00E37277">
            <w:pPr>
              <w:spacing w:after="0" w:line="240" w:lineRule="auto"/>
              <w:jc w:val="both"/>
              <w:rPr>
                <w:rFonts w:ascii="Calibri" w:eastAsia="Times New Roman" w:hAnsi="Calibri" w:cs="Calibri"/>
                <w:color w:val="000000"/>
                <w:sz w:val="18"/>
                <w:szCs w:val="18"/>
              </w:rPr>
            </w:pPr>
            <w:r w:rsidRPr="00F81CD8">
              <w:rPr>
                <w:rFonts w:ascii="Calibri" w:eastAsia="Times New Roman" w:hAnsi="Calibri" w:cs="Calibri"/>
                <w:color w:val="000000"/>
                <w:sz w:val="18"/>
                <w:szCs w:val="18"/>
              </w:rPr>
              <w:t>4.00E-07</w:t>
            </w:r>
          </w:p>
        </w:tc>
        <w:tc>
          <w:tcPr>
            <w:tcW w:w="1417" w:type="dxa"/>
            <w:noWrap/>
            <w:hideMark/>
          </w:tcPr>
          <w:p w14:paraId="579585DE" w14:textId="77777777" w:rsidR="00F81CD8" w:rsidRPr="00F81CD8" w:rsidRDefault="00F81CD8" w:rsidP="00E37277">
            <w:pPr>
              <w:spacing w:after="0" w:line="240" w:lineRule="auto"/>
              <w:jc w:val="both"/>
              <w:rPr>
                <w:rFonts w:ascii="Calibri" w:eastAsia="Times New Roman" w:hAnsi="Calibri" w:cs="Calibri"/>
                <w:color w:val="000000"/>
                <w:sz w:val="18"/>
                <w:szCs w:val="18"/>
              </w:rPr>
            </w:pPr>
            <w:r w:rsidRPr="00F81CD8">
              <w:rPr>
                <w:rFonts w:ascii="Calibri" w:eastAsia="Times New Roman" w:hAnsi="Calibri" w:cs="Calibri"/>
                <w:color w:val="000000"/>
                <w:sz w:val="18"/>
                <w:szCs w:val="18"/>
              </w:rPr>
              <w:t>4.97E-05</w:t>
            </w:r>
          </w:p>
        </w:tc>
        <w:tc>
          <w:tcPr>
            <w:tcW w:w="1337" w:type="dxa"/>
            <w:noWrap/>
            <w:hideMark/>
          </w:tcPr>
          <w:p w14:paraId="1E3D7436" w14:textId="77777777" w:rsidR="00F81CD8" w:rsidRPr="00F81CD8" w:rsidRDefault="00F81CD8" w:rsidP="00E37277">
            <w:pPr>
              <w:spacing w:after="0" w:line="240" w:lineRule="auto"/>
              <w:jc w:val="both"/>
              <w:rPr>
                <w:rFonts w:ascii="Calibri" w:eastAsia="Times New Roman" w:hAnsi="Calibri" w:cs="Calibri"/>
                <w:color w:val="000000"/>
                <w:sz w:val="18"/>
                <w:szCs w:val="18"/>
              </w:rPr>
            </w:pPr>
            <w:r w:rsidRPr="00F81CD8">
              <w:rPr>
                <w:rFonts w:ascii="Calibri" w:eastAsia="Times New Roman" w:hAnsi="Calibri" w:cs="Calibri"/>
                <w:color w:val="000000"/>
                <w:sz w:val="18"/>
                <w:szCs w:val="18"/>
              </w:rPr>
              <w:t>0.95051</w:t>
            </w:r>
          </w:p>
        </w:tc>
        <w:tc>
          <w:tcPr>
            <w:tcW w:w="1186" w:type="dxa"/>
            <w:noWrap/>
            <w:hideMark/>
          </w:tcPr>
          <w:p w14:paraId="36A00EF0" w14:textId="77777777" w:rsidR="00F81CD8" w:rsidRPr="00F81CD8" w:rsidRDefault="00F81CD8" w:rsidP="00E37277">
            <w:pPr>
              <w:spacing w:after="0" w:line="240" w:lineRule="auto"/>
              <w:jc w:val="both"/>
              <w:rPr>
                <w:rFonts w:ascii="Calibri" w:eastAsia="Times New Roman" w:hAnsi="Calibri" w:cs="Calibri"/>
                <w:color w:val="000000"/>
                <w:sz w:val="18"/>
                <w:szCs w:val="18"/>
              </w:rPr>
            </w:pPr>
            <w:r w:rsidRPr="00F81CD8">
              <w:rPr>
                <w:rFonts w:ascii="Calibri" w:eastAsia="Times New Roman" w:hAnsi="Calibri" w:cs="Calibri"/>
                <w:color w:val="000000"/>
                <w:sz w:val="18"/>
                <w:szCs w:val="18"/>
              </w:rPr>
              <w:t>9.55E-10</w:t>
            </w:r>
          </w:p>
        </w:tc>
        <w:tc>
          <w:tcPr>
            <w:tcW w:w="1547" w:type="dxa"/>
            <w:noWrap/>
            <w:hideMark/>
          </w:tcPr>
          <w:p w14:paraId="3569E66E" w14:textId="77777777" w:rsidR="00F81CD8" w:rsidRPr="00F81CD8" w:rsidRDefault="00F81CD8" w:rsidP="00E37277">
            <w:pPr>
              <w:spacing w:after="0" w:line="240" w:lineRule="auto"/>
              <w:jc w:val="both"/>
              <w:rPr>
                <w:rFonts w:ascii="Calibri" w:eastAsia="Times New Roman" w:hAnsi="Calibri" w:cs="Calibri"/>
                <w:color w:val="000000"/>
                <w:sz w:val="18"/>
                <w:szCs w:val="18"/>
              </w:rPr>
            </w:pPr>
            <w:r w:rsidRPr="00F81CD8">
              <w:rPr>
                <w:rFonts w:ascii="Calibri" w:eastAsia="Times New Roman" w:hAnsi="Calibri" w:cs="Calibri"/>
                <w:color w:val="000000"/>
                <w:sz w:val="18"/>
                <w:szCs w:val="18"/>
              </w:rPr>
              <w:t>3.32E-05</w:t>
            </w:r>
          </w:p>
        </w:tc>
      </w:tr>
      <w:tr w:rsidR="00F81CD8" w:rsidRPr="00F81CD8" w14:paraId="46AEE74A" w14:textId="77777777" w:rsidTr="00F81CD8">
        <w:trPr>
          <w:trHeight w:val="300"/>
        </w:trPr>
        <w:tc>
          <w:tcPr>
            <w:tcW w:w="2208" w:type="dxa"/>
            <w:noWrap/>
            <w:hideMark/>
          </w:tcPr>
          <w:p w14:paraId="0490CD40" w14:textId="77777777" w:rsidR="00F81CD8" w:rsidRPr="00F81CD8" w:rsidRDefault="00F81CD8" w:rsidP="00E37277">
            <w:pPr>
              <w:spacing w:after="0" w:line="240" w:lineRule="auto"/>
              <w:jc w:val="both"/>
              <w:rPr>
                <w:rFonts w:ascii="Calibri" w:eastAsia="Times New Roman" w:hAnsi="Calibri" w:cs="Calibri"/>
                <w:color w:val="000000"/>
                <w:sz w:val="18"/>
                <w:szCs w:val="18"/>
              </w:rPr>
            </w:pPr>
            <w:r w:rsidRPr="00F81CD8">
              <w:rPr>
                <w:rFonts w:ascii="Calibri" w:eastAsia="Times New Roman" w:hAnsi="Calibri" w:cs="Calibri"/>
                <w:color w:val="000000"/>
                <w:sz w:val="18"/>
                <w:szCs w:val="18"/>
              </w:rPr>
              <w:t>Solar</w:t>
            </w:r>
          </w:p>
        </w:tc>
        <w:tc>
          <w:tcPr>
            <w:tcW w:w="1473" w:type="dxa"/>
            <w:noWrap/>
            <w:hideMark/>
          </w:tcPr>
          <w:p w14:paraId="421EB51D" w14:textId="77777777" w:rsidR="00F81CD8" w:rsidRPr="00F81CD8" w:rsidRDefault="00F81CD8" w:rsidP="00E37277">
            <w:pPr>
              <w:spacing w:after="0" w:line="240" w:lineRule="auto"/>
              <w:jc w:val="both"/>
              <w:rPr>
                <w:rFonts w:ascii="Calibri" w:eastAsia="Times New Roman" w:hAnsi="Calibri" w:cs="Calibri"/>
                <w:color w:val="000000"/>
                <w:sz w:val="18"/>
                <w:szCs w:val="18"/>
              </w:rPr>
            </w:pPr>
            <w:r w:rsidRPr="00F81CD8">
              <w:rPr>
                <w:rFonts w:ascii="Calibri" w:eastAsia="Times New Roman" w:hAnsi="Calibri" w:cs="Calibri"/>
                <w:color w:val="000000"/>
                <w:sz w:val="18"/>
                <w:szCs w:val="18"/>
              </w:rPr>
              <w:t>0.021746171</w:t>
            </w:r>
          </w:p>
        </w:tc>
        <w:tc>
          <w:tcPr>
            <w:tcW w:w="1713" w:type="dxa"/>
            <w:noWrap/>
            <w:hideMark/>
          </w:tcPr>
          <w:p w14:paraId="2F170176" w14:textId="77777777" w:rsidR="00F81CD8" w:rsidRPr="00F81CD8" w:rsidRDefault="00F81CD8" w:rsidP="00E37277">
            <w:pPr>
              <w:spacing w:after="0" w:line="240" w:lineRule="auto"/>
              <w:jc w:val="both"/>
              <w:rPr>
                <w:rFonts w:ascii="Calibri" w:eastAsia="Times New Roman" w:hAnsi="Calibri" w:cs="Calibri"/>
                <w:color w:val="000000"/>
                <w:sz w:val="18"/>
                <w:szCs w:val="18"/>
              </w:rPr>
            </w:pPr>
            <w:r w:rsidRPr="00F81CD8">
              <w:rPr>
                <w:rFonts w:ascii="Calibri" w:eastAsia="Times New Roman" w:hAnsi="Calibri" w:cs="Calibri"/>
                <w:color w:val="000000"/>
                <w:sz w:val="18"/>
                <w:szCs w:val="18"/>
              </w:rPr>
              <w:t>1.26E-05</w:t>
            </w:r>
          </w:p>
        </w:tc>
        <w:tc>
          <w:tcPr>
            <w:tcW w:w="1417" w:type="dxa"/>
            <w:noWrap/>
            <w:hideMark/>
          </w:tcPr>
          <w:p w14:paraId="209FE33C" w14:textId="77777777" w:rsidR="00F81CD8" w:rsidRPr="00F81CD8" w:rsidRDefault="00F81CD8" w:rsidP="00E37277">
            <w:pPr>
              <w:spacing w:after="0" w:line="240" w:lineRule="auto"/>
              <w:jc w:val="both"/>
              <w:rPr>
                <w:rFonts w:ascii="Calibri" w:eastAsia="Times New Roman" w:hAnsi="Calibri" w:cs="Calibri"/>
                <w:color w:val="000000"/>
                <w:sz w:val="18"/>
                <w:szCs w:val="18"/>
              </w:rPr>
            </w:pPr>
            <w:r w:rsidRPr="00F81CD8">
              <w:rPr>
                <w:rFonts w:ascii="Calibri" w:eastAsia="Times New Roman" w:hAnsi="Calibri" w:cs="Calibri"/>
                <w:color w:val="000000"/>
                <w:sz w:val="18"/>
                <w:szCs w:val="18"/>
              </w:rPr>
              <w:t>0.0009349</w:t>
            </w:r>
          </w:p>
        </w:tc>
        <w:tc>
          <w:tcPr>
            <w:tcW w:w="1337" w:type="dxa"/>
            <w:noWrap/>
            <w:hideMark/>
          </w:tcPr>
          <w:p w14:paraId="30DD46B2" w14:textId="77777777" w:rsidR="00F81CD8" w:rsidRPr="00F81CD8" w:rsidRDefault="00F81CD8" w:rsidP="00E37277">
            <w:pPr>
              <w:spacing w:after="0" w:line="240" w:lineRule="auto"/>
              <w:jc w:val="both"/>
              <w:rPr>
                <w:rFonts w:ascii="Calibri" w:eastAsia="Times New Roman" w:hAnsi="Calibri" w:cs="Calibri"/>
                <w:color w:val="000000"/>
                <w:sz w:val="18"/>
                <w:szCs w:val="18"/>
              </w:rPr>
            </w:pPr>
            <w:r w:rsidRPr="00F81CD8">
              <w:rPr>
                <w:rFonts w:ascii="Calibri" w:eastAsia="Times New Roman" w:hAnsi="Calibri" w:cs="Calibri"/>
                <w:color w:val="000000"/>
                <w:sz w:val="18"/>
                <w:szCs w:val="18"/>
              </w:rPr>
              <w:t>1.7802162</w:t>
            </w:r>
          </w:p>
        </w:tc>
        <w:tc>
          <w:tcPr>
            <w:tcW w:w="1186" w:type="dxa"/>
            <w:noWrap/>
            <w:hideMark/>
          </w:tcPr>
          <w:p w14:paraId="33EDE299" w14:textId="77777777" w:rsidR="00F81CD8" w:rsidRPr="00F81CD8" w:rsidRDefault="00F81CD8" w:rsidP="00E37277">
            <w:pPr>
              <w:spacing w:after="0" w:line="240" w:lineRule="auto"/>
              <w:jc w:val="both"/>
              <w:rPr>
                <w:rFonts w:ascii="Calibri" w:eastAsia="Times New Roman" w:hAnsi="Calibri" w:cs="Calibri"/>
                <w:color w:val="000000"/>
                <w:sz w:val="18"/>
                <w:szCs w:val="18"/>
              </w:rPr>
            </w:pPr>
            <w:r w:rsidRPr="00F81CD8">
              <w:rPr>
                <w:rFonts w:ascii="Calibri" w:eastAsia="Times New Roman" w:hAnsi="Calibri" w:cs="Calibri"/>
                <w:color w:val="000000"/>
                <w:sz w:val="18"/>
                <w:szCs w:val="18"/>
              </w:rPr>
              <w:t>3.90E-09</w:t>
            </w:r>
          </w:p>
        </w:tc>
        <w:tc>
          <w:tcPr>
            <w:tcW w:w="1547" w:type="dxa"/>
            <w:noWrap/>
            <w:hideMark/>
          </w:tcPr>
          <w:p w14:paraId="481AC972" w14:textId="77777777" w:rsidR="00F81CD8" w:rsidRPr="00F81CD8" w:rsidRDefault="00F81CD8" w:rsidP="00E37277">
            <w:pPr>
              <w:spacing w:after="0" w:line="240" w:lineRule="auto"/>
              <w:jc w:val="both"/>
              <w:rPr>
                <w:rFonts w:ascii="Calibri" w:eastAsia="Times New Roman" w:hAnsi="Calibri" w:cs="Calibri"/>
                <w:color w:val="000000"/>
                <w:sz w:val="18"/>
                <w:szCs w:val="18"/>
              </w:rPr>
            </w:pPr>
            <w:r w:rsidRPr="00F81CD8">
              <w:rPr>
                <w:rFonts w:ascii="Calibri" w:eastAsia="Times New Roman" w:hAnsi="Calibri" w:cs="Calibri"/>
                <w:color w:val="000000"/>
                <w:sz w:val="18"/>
                <w:szCs w:val="18"/>
              </w:rPr>
              <w:t>0.000241</w:t>
            </w:r>
          </w:p>
        </w:tc>
      </w:tr>
      <w:tr w:rsidR="00F81CD8" w:rsidRPr="00F81CD8" w14:paraId="3628996E" w14:textId="77777777" w:rsidTr="00F81CD8">
        <w:trPr>
          <w:trHeight w:val="300"/>
        </w:trPr>
        <w:tc>
          <w:tcPr>
            <w:tcW w:w="2208" w:type="dxa"/>
            <w:noWrap/>
            <w:hideMark/>
          </w:tcPr>
          <w:p w14:paraId="3EEBE9A9" w14:textId="77777777" w:rsidR="00F81CD8" w:rsidRPr="00F81CD8" w:rsidRDefault="00F81CD8" w:rsidP="00E37277">
            <w:pPr>
              <w:spacing w:after="0" w:line="240" w:lineRule="auto"/>
              <w:jc w:val="both"/>
              <w:rPr>
                <w:rFonts w:ascii="Calibri" w:eastAsia="Times New Roman" w:hAnsi="Calibri" w:cs="Calibri"/>
                <w:color w:val="000000"/>
                <w:sz w:val="18"/>
                <w:szCs w:val="18"/>
              </w:rPr>
            </w:pPr>
            <w:r w:rsidRPr="00F81CD8">
              <w:rPr>
                <w:rFonts w:ascii="Calibri" w:eastAsia="Times New Roman" w:hAnsi="Calibri" w:cs="Calibri"/>
                <w:color w:val="000000"/>
                <w:sz w:val="18"/>
                <w:szCs w:val="18"/>
              </w:rPr>
              <w:t>EGS</w:t>
            </w:r>
          </w:p>
        </w:tc>
        <w:tc>
          <w:tcPr>
            <w:tcW w:w="1473" w:type="dxa"/>
            <w:noWrap/>
            <w:hideMark/>
          </w:tcPr>
          <w:p w14:paraId="7B6FC1D2" w14:textId="77777777" w:rsidR="00F81CD8" w:rsidRPr="00F81CD8" w:rsidRDefault="00F81CD8" w:rsidP="00E37277">
            <w:pPr>
              <w:spacing w:after="0" w:line="240" w:lineRule="auto"/>
              <w:jc w:val="both"/>
              <w:rPr>
                <w:rFonts w:ascii="Calibri" w:eastAsia="Times New Roman" w:hAnsi="Calibri" w:cs="Calibri"/>
                <w:color w:val="000000"/>
                <w:sz w:val="18"/>
                <w:szCs w:val="18"/>
              </w:rPr>
            </w:pPr>
            <w:r w:rsidRPr="00F81CD8">
              <w:rPr>
                <w:rFonts w:ascii="Calibri" w:eastAsia="Times New Roman" w:hAnsi="Calibri" w:cs="Calibri"/>
                <w:color w:val="000000"/>
                <w:sz w:val="18"/>
                <w:szCs w:val="18"/>
              </w:rPr>
              <w:t>0.011420033</w:t>
            </w:r>
          </w:p>
        </w:tc>
        <w:tc>
          <w:tcPr>
            <w:tcW w:w="1713" w:type="dxa"/>
            <w:noWrap/>
            <w:hideMark/>
          </w:tcPr>
          <w:p w14:paraId="096B95CB" w14:textId="77777777" w:rsidR="00F81CD8" w:rsidRPr="00F81CD8" w:rsidRDefault="00F81CD8" w:rsidP="00E37277">
            <w:pPr>
              <w:spacing w:after="0" w:line="240" w:lineRule="auto"/>
              <w:jc w:val="both"/>
              <w:rPr>
                <w:rFonts w:ascii="Calibri" w:eastAsia="Times New Roman" w:hAnsi="Calibri" w:cs="Calibri"/>
                <w:color w:val="000000"/>
                <w:sz w:val="18"/>
                <w:szCs w:val="18"/>
              </w:rPr>
            </w:pPr>
            <w:r w:rsidRPr="00F81CD8">
              <w:rPr>
                <w:rFonts w:ascii="Calibri" w:eastAsia="Times New Roman" w:hAnsi="Calibri" w:cs="Calibri"/>
                <w:color w:val="000000"/>
                <w:sz w:val="18"/>
                <w:szCs w:val="18"/>
              </w:rPr>
              <w:t>2.61E-07</w:t>
            </w:r>
          </w:p>
        </w:tc>
        <w:tc>
          <w:tcPr>
            <w:tcW w:w="1417" w:type="dxa"/>
            <w:noWrap/>
            <w:hideMark/>
          </w:tcPr>
          <w:p w14:paraId="7F5E5400" w14:textId="77777777" w:rsidR="00F81CD8" w:rsidRPr="00F81CD8" w:rsidRDefault="00F81CD8" w:rsidP="00E37277">
            <w:pPr>
              <w:spacing w:after="0" w:line="240" w:lineRule="auto"/>
              <w:jc w:val="both"/>
              <w:rPr>
                <w:rFonts w:ascii="Calibri" w:eastAsia="Times New Roman" w:hAnsi="Calibri" w:cs="Calibri"/>
                <w:color w:val="000000"/>
                <w:sz w:val="18"/>
                <w:szCs w:val="18"/>
              </w:rPr>
            </w:pPr>
            <w:r w:rsidRPr="00F81CD8">
              <w:rPr>
                <w:rFonts w:ascii="Calibri" w:eastAsia="Times New Roman" w:hAnsi="Calibri" w:cs="Calibri"/>
                <w:color w:val="000000"/>
                <w:sz w:val="18"/>
                <w:szCs w:val="18"/>
              </w:rPr>
              <w:t>6.00E-05</w:t>
            </w:r>
          </w:p>
        </w:tc>
        <w:tc>
          <w:tcPr>
            <w:tcW w:w="1337" w:type="dxa"/>
            <w:noWrap/>
            <w:hideMark/>
          </w:tcPr>
          <w:p w14:paraId="60C97A3C" w14:textId="77777777" w:rsidR="00F81CD8" w:rsidRPr="00F81CD8" w:rsidRDefault="00F81CD8" w:rsidP="00E37277">
            <w:pPr>
              <w:spacing w:after="0" w:line="240" w:lineRule="auto"/>
              <w:jc w:val="both"/>
              <w:rPr>
                <w:rFonts w:ascii="Calibri" w:eastAsia="Times New Roman" w:hAnsi="Calibri" w:cs="Calibri"/>
                <w:color w:val="000000"/>
                <w:sz w:val="18"/>
                <w:szCs w:val="18"/>
              </w:rPr>
            </w:pPr>
            <w:r w:rsidRPr="00F81CD8">
              <w:rPr>
                <w:rFonts w:ascii="Calibri" w:eastAsia="Times New Roman" w:hAnsi="Calibri" w:cs="Calibri"/>
                <w:color w:val="000000"/>
                <w:sz w:val="18"/>
                <w:szCs w:val="18"/>
              </w:rPr>
              <w:t>0.833317</w:t>
            </w:r>
          </w:p>
        </w:tc>
        <w:tc>
          <w:tcPr>
            <w:tcW w:w="1186" w:type="dxa"/>
            <w:noWrap/>
            <w:hideMark/>
          </w:tcPr>
          <w:p w14:paraId="2C6341EA" w14:textId="77777777" w:rsidR="00F81CD8" w:rsidRPr="00F81CD8" w:rsidRDefault="00F81CD8" w:rsidP="00E37277">
            <w:pPr>
              <w:spacing w:after="0" w:line="240" w:lineRule="auto"/>
              <w:jc w:val="both"/>
              <w:rPr>
                <w:rFonts w:ascii="Calibri" w:eastAsia="Times New Roman" w:hAnsi="Calibri" w:cs="Calibri"/>
                <w:color w:val="000000"/>
                <w:sz w:val="18"/>
                <w:szCs w:val="18"/>
              </w:rPr>
            </w:pPr>
            <w:r w:rsidRPr="00F81CD8">
              <w:rPr>
                <w:rFonts w:ascii="Calibri" w:eastAsia="Times New Roman" w:hAnsi="Calibri" w:cs="Calibri"/>
                <w:color w:val="000000"/>
                <w:sz w:val="18"/>
                <w:szCs w:val="18"/>
              </w:rPr>
              <w:t>1.21E-09</w:t>
            </w:r>
          </w:p>
        </w:tc>
        <w:tc>
          <w:tcPr>
            <w:tcW w:w="1547" w:type="dxa"/>
            <w:noWrap/>
            <w:hideMark/>
          </w:tcPr>
          <w:p w14:paraId="76E479FB" w14:textId="77777777" w:rsidR="00F81CD8" w:rsidRPr="00F81CD8" w:rsidRDefault="00F81CD8" w:rsidP="00E37277">
            <w:pPr>
              <w:spacing w:after="0" w:line="240" w:lineRule="auto"/>
              <w:jc w:val="both"/>
              <w:rPr>
                <w:rFonts w:ascii="Calibri" w:eastAsia="Times New Roman" w:hAnsi="Calibri" w:cs="Calibri"/>
                <w:color w:val="000000"/>
                <w:sz w:val="18"/>
                <w:szCs w:val="18"/>
              </w:rPr>
            </w:pPr>
            <w:r w:rsidRPr="00F81CD8">
              <w:rPr>
                <w:rFonts w:ascii="Calibri" w:eastAsia="Times New Roman" w:hAnsi="Calibri" w:cs="Calibri"/>
                <w:color w:val="000000"/>
                <w:sz w:val="18"/>
                <w:szCs w:val="18"/>
              </w:rPr>
              <w:t>5.22E-05</w:t>
            </w:r>
          </w:p>
        </w:tc>
      </w:tr>
      <w:tr w:rsidR="00F81CD8" w:rsidRPr="00F81CD8" w14:paraId="5E4A41F9" w14:textId="77777777" w:rsidTr="00F81CD8">
        <w:trPr>
          <w:trHeight w:val="300"/>
        </w:trPr>
        <w:tc>
          <w:tcPr>
            <w:tcW w:w="2208" w:type="dxa"/>
            <w:noWrap/>
            <w:hideMark/>
          </w:tcPr>
          <w:p w14:paraId="4E92E58E" w14:textId="77777777" w:rsidR="00F81CD8" w:rsidRPr="00F81CD8" w:rsidRDefault="00F81CD8" w:rsidP="00E37277">
            <w:pPr>
              <w:spacing w:after="0" w:line="240" w:lineRule="auto"/>
              <w:jc w:val="both"/>
              <w:rPr>
                <w:rFonts w:ascii="Calibri" w:eastAsia="Times New Roman" w:hAnsi="Calibri" w:cs="Calibri"/>
                <w:color w:val="000000"/>
                <w:sz w:val="18"/>
                <w:szCs w:val="18"/>
              </w:rPr>
            </w:pPr>
            <w:proofErr w:type="spellStart"/>
            <w:r w:rsidRPr="00F81CD8">
              <w:rPr>
                <w:rFonts w:ascii="Calibri" w:eastAsia="Times New Roman" w:hAnsi="Calibri" w:cs="Calibri"/>
                <w:color w:val="000000"/>
                <w:sz w:val="18"/>
                <w:szCs w:val="18"/>
              </w:rPr>
              <w:t>Hydro</w:t>
            </w:r>
            <w:proofErr w:type="spellEnd"/>
            <w:r w:rsidRPr="00F81CD8">
              <w:rPr>
                <w:rFonts w:ascii="Calibri" w:eastAsia="Times New Roman" w:hAnsi="Calibri" w:cs="Calibri"/>
                <w:color w:val="000000"/>
                <w:sz w:val="18"/>
                <w:szCs w:val="18"/>
              </w:rPr>
              <w:t xml:space="preserve">, </w:t>
            </w:r>
            <w:proofErr w:type="spellStart"/>
            <w:r w:rsidRPr="00F81CD8">
              <w:rPr>
                <w:rFonts w:ascii="Calibri" w:eastAsia="Times New Roman" w:hAnsi="Calibri" w:cs="Calibri"/>
                <w:color w:val="000000"/>
                <w:sz w:val="18"/>
                <w:szCs w:val="18"/>
              </w:rPr>
              <w:t>reservoir</w:t>
            </w:r>
            <w:proofErr w:type="spellEnd"/>
          </w:p>
        </w:tc>
        <w:tc>
          <w:tcPr>
            <w:tcW w:w="1473" w:type="dxa"/>
            <w:noWrap/>
            <w:hideMark/>
          </w:tcPr>
          <w:p w14:paraId="747D5532" w14:textId="77777777" w:rsidR="00F81CD8" w:rsidRPr="00F81CD8" w:rsidRDefault="00F81CD8" w:rsidP="00E37277">
            <w:pPr>
              <w:spacing w:after="0" w:line="240" w:lineRule="auto"/>
              <w:jc w:val="both"/>
              <w:rPr>
                <w:rFonts w:ascii="Calibri" w:eastAsia="Times New Roman" w:hAnsi="Calibri" w:cs="Calibri"/>
                <w:color w:val="000000"/>
                <w:sz w:val="18"/>
                <w:szCs w:val="18"/>
              </w:rPr>
            </w:pPr>
            <w:r w:rsidRPr="00F81CD8">
              <w:rPr>
                <w:rFonts w:ascii="Calibri" w:eastAsia="Times New Roman" w:hAnsi="Calibri" w:cs="Calibri"/>
                <w:color w:val="000000"/>
                <w:sz w:val="18"/>
                <w:szCs w:val="18"/>
              </w:rPr>
              <w:t>0.003536247</w:t>
            </w:r>
          </w:p>
        </w:tc>
        <w:tc>
          <w:tcPr>
            <w:tcW w:w="1713" w:type="dxa"/>
            <w:noWrap/>
            <w:hideMark/>
          </w:tcPr>
          <w:p w14:paraId="073A4C7D" w14:textId="77777777" w:rsidR="00F81CD8" w:rsidRPr="00F81CD8" w:rsidRDefault="00F81CD8" w:rsidP="00E37277">
            <w:pPr>
              <w:spacing w:after="0" w:line="240" w:lineRule="auto"/>
              <w:jc w:val="both"/>
              <w:rPr>
                <w:rFonts w:ascii="Calibri" w:eastAsia="Times New Roman" w:hAnsi="Calibri" w:cs="Calibri"/>
                <w:color w:val="000000"/>
                <w:sz w:val="18"/>
                <w:szCs w:val="18"/>
              </w:rPr>
            </w:pPr>
            <w:r w:rsidRPr="00F81CD8">
              <w:rPr>
                <w:rFonts w:ascii="Calibri" w:eastAsia="Times New Roman" w:hAnsi="Calibri" w:cs="Calibri"/>
                <w:color w:val="000000"/>
                <w:sz w:val="18"/>
                <w:szCs w:val="18"/>
              </w:rPr>
              <w:t>4.73E-08</w:t>
            </w:r>
          </w:p>
        </w:tc>
        <w:tc>
          <w:tcPr>
            <w:tcW w:w="1417" w:type="dxa"/>
            <w:noWrap/>
            <w:hideMark/>
          </w:tcPr>
          <w:p w14:paraId="62950B7C" w14:textId="77777777" w:rsidR="00F81CD8" w:rsidRPr="00F81CD8" w:rsidRDefault="00F81CD8" w:rsidP="00E37277">
            <w:pPr>
              <w:spacing w:after="0" w:line="240" w:lineRule="auto"/>
              <w:jc w:val="both"/>
              <w:rPr>
                <w:rFonts w:ascii="Calibri" w:eastAsia="Times New Roman" w:hAnsi="Calibri" w:cs="Calibri"/>
                <w:color w:val="000000"/>
                <w:sz w:val="18"/>
                <w:szCs w:val="18"/>
              </w:rPr>
            </w:pPr>
            <w:r w:rsidRPr="00F81CD8">
              <w:rPr>
                <w:rFonts w:ascii="Calibri" w:eastAsia="Times New Roman" w:hAnsi="Calibri" w:cs="Calibri"/>
                <w:color w:val="000000"/>
                <w:sz w:val="18"/>
                <w:szCs w:val="18"/>
              </w:rPr>
              <w:t>1.62E-05</w:t>
            </w:r>
          </w:p>
        </w:tc>
        <w:tc>
          <w:tcPr>
            <w:tcW w:w="1337" w:type="dxa"/>
            <w:noWrap/>
            <w:hideMark/>
          </w:tcPr>
          <w:p w14:paraId="0AE6771B" w14:textId="77777777" w:rsidR="00F81CD8" w:rsidRPr="00F81CD8" w:rsidRDefault="00F81CD8" w:rsidP="00E37277">
            <w:pPr>
              <w:spacing w:after="0" w:line="240" w:lineRule="auto"/>
              <w:jc w:val="both"/>
              <w:rPr>
                <w:rFonts w:ascii="Calibri" w:eastAsia="Times New Roman" w:hAnsi="Calibri" w:cs="Calibri"/>
                <w:color w:val="000000"/>
                <w:sz w:val="18"/>
                <w:szCs w:val="18"/>
              </w:rPr>
            </w:pPr>
            <w:r w:rsidRPr="00F81CD8">
              <w:rPr>
                <w:rFonts w:ascii="Calibri" w:eastAsia="Times New Roman" w:hAnsi="Calibri" w:cs="Calibri"/>
                <w:color w:val="000000"/>
                <w:sz w:val="18"/>
                <w:szCs w:val="18"/>
              </w:rPr>
              <w:t>0.0337212</w:t>
            </w:r>
          </w:p>
        </w:tc>
        <w:tc>
          <w:tcPr>
            <w:tcW w:w="1186" w:type="dxa"/>
            <w:noWrap/>
            <w:hideMark/>
          </w:tcPr>
          <w:p w14:paraId="4673FF3B" w14:textId="77777777" w:rsidR="00F81CD8" w:rsidRPr="00F81CD8" w:rsidRDefault="00F81CD8" w:rsidP="00E37277">
            <w:pPr>
              <w:spacing w:after="0" w:line="240" w:lineRule="auto"/>
              <w:jc w:val="both"/>
              <w:rPr>
                <w:rFonts w:ascii="Calibri" w:eastAsia="Times New Roman" w:hAnsi="Calibri" w:cs="Calibri"/>
                <w:color w:val="000000"/>
                <w:sz w:val="18"/>
                <w:szCs w:val="18"/>
              </w:rPr>
            </w:pPr>
            <w:r w:rsidRPr="00F81CD8">
              <w:rPr>
                <w:rFonts w:ascii="Calibri" w:eastAsia="Times New Roman" w:hAnsi="Calibri" w:cs="Calibri"/>
                <w:color w:val="000000"/>
                <w:sz w:val="18"/>
                <w:szCs w:val="18"/>
              </w:rPr>
              <w:t>6.79E-10</w:t>
            </w:r>
          </w:p>
        </w:tc>
        <w:tc>
          <w:tcPr>
            <w:tcW w:w="1547" w:type="dxa"/>
            <w:noWrap/>
            <w:hideMark/>
          </w:tcPr>
          <w:p w14:paraId="6B134BA7" w14:textId="77777777" w:rsidR="00F81CD8" w:rsidRPr="00F81CD8" w:rsidRDefault="00F81CD8" w:rsidP="00E37277">
            <w:pPr>
              <w:spacing w:after="0" w:line="240" w:lineRule="auto"/>
              <w:jc w:val="both"/>
              <w:rPr>
                <w:rFonts w:ascii="Calibri" w:eastAsia="Times New Roman" w:hAnsi="Calibri" w:cs="Calibri"/>
                <w:color w:val="000000"/>
                <w:sz w:val="18"/>
                <w:szCs w:val="18"/>
              </w:rPr>
            </w:pPr>
            <w:r w:rsidRPr="00F81CD8">
              <w:rPr>
                <w:rFonts w:ascii="Calibri" w:eastAsia="Times New Roman" w:hAnsi="Calibri" w:cs="Calibri"/>
                <w:color w:val="000000"/>
                <w:sz w:val="18"/>
                <w:szCs w:val="18"/>
              </w:rPr>
              <w:t>1.67E-05</w:t>
            </w:r>
          </w:p>
        </w:tc>
      </w:tr>
      <w:tr w:rsidR="00F81CD8" w:rsidRPr="00F81CD8" w14:paraId="47DDD98B" w14:textId="77777777" w:rsidTr="00F81CD8">
        <w:trPr>
          <w:trHeight w:val="300"/>
        </w:trPr>
        <w:tc>
          <w:tcPr>
            <w:tcW w:w="2208" w:type="dxa"/>
            <w:noWrap/>
            <w:hideMark/>
          </w:tcPr>
          <w:p w14:paraId="61D1D47B" w14:textId="77777777" w:rsidR="00F81CD8" w:rsidRPr="00F81CD8" w:rsidRDefault="00F81CD8" w:rsidP="00E37277">
            <w:pPr>
              <w:spacing w:after="0" w:line="240" w:lineRule="auto"/>
              <w:jc w:val="both"/>
              <w:rPr>
                <w:rFonts w:ascii="Calibri" w:eastAsia="Times New Roman" w:hAnsi="Calibri" w:cs="Calibri"/>
                <w:color w:val="000000"/>
                <w:sz w:val="18"/>
                <w:szCs w:val="18"/>
              </w:rPr>
            </w:pPr>
            <w:proofErr w:type="spellStart"/>
            <w:r w:rsidRPr="00F81CD8">
              <w:rPr>
                <w:rFonts w:ascii="Calibri" w:eastAsia="Times New Roman" w:hAnsi="Calibri" w:cs="Calibri"/>
                <w:color w:val="000000"/>
                <w:sz w:val="18"/>
                <w:szCs w:val="18"/>
              </w:rPr>
              <w:t>Hydro</w:t>
            </w:r>
            <w:proofErr w:type="spellEnd"/>
            <w:r w:rsidRPr="00F81CD8">
              <w:rPr>
                <w:rFonts w:ascii="Calibri" w:eastAsia="Times New Roman" w:hAnsi="Calibri" w:cs="Calibri"/>
                <w:color w:val="000000"/>
                <w:sz w:val="18"/>
                <w:szCs w:val="18"/>
              </w:rPr>
              <w:t xml:space="preserve">, </w:t>
            </w:r>
            <w:proofErr w:type="spellStart"/>
            <w:r w:rsidRPr="00F81CD8">
              <w:rPr>
                <w:rFonts w:ascii="Calibri" w:eastAsia="Times New Roman" w:hAnsi="Calibri" w:cs="Calibri"/>
                <w:color w:val="000000"/>
                <w:sz w:val="18"/>
                <w:szCs w:val="18"/>
              </w:rPr>
              <w:t>run</w:t>
            </w:r>
            <w:proofErr w:type="spellEnd"/>
            <w:r w:rsidRPr="00F81CD8">
              <w:rPr>
                <w:rFonts w:ascii="Calibri" w:eastAsia="Times New Roman" w:hAnsi="Calibri" w:cs="Calibri"/>
                <w:color w:val="000000"/>
                <w:sz w:val="18"/>
                <w:szCs w:val="18"/>
              </w:rPr>
              <w:t>-</w:t>
            </w:r>
            <w:proofErr w:type="spellStart"/>
            <w:r w:rsidRPr="00F81CD8">
              <w:rPr>
                <w:rFonts w:ascii="Calibri" w:eastAsia="Times New Roman" w:hAnsi="Calibri" w:cs="Calibri"/>
                <w:color w:val="000000"/>
                <w:sz w:val="18"/>
                <w:szCs w:val="18"/>
              </w:rPr>
              <w:t>of</w:t>
            </w:r>
            <w:proofErr w:type="spellEnd"/>
            <w:r w:rsidRPr="00F81CD8">
              <w:rPr>
                <w:rFonts w:ascii="Calibri" w:eastAsia="Times New Roman" w:hAnsi="Calibri" w:cs="Calibri"/>
                <w:color w:val="000000"/>
                <w:sz w:val="18"/>
                <w:szCs w:val="18"/>
              </w:rPr>
              <w:t>-river</w:t>
            </w:r>
          </w:p>
        </w:tc>
        <w:tc>
          <w:tcPr>
            <w:tcW w:w="1473" w:type="dxa"/>
            <w:noWrap/>
            <w:hideMark/>
          </w:tcPr>
          <w:p w14:paraId="49D16985" w14:textId="77777777" w:rsidR="00F81CD8" w:rsidRPr="00F81CD8" w:rsidRDefault="00F81CD8" w:rsidP="00E37277">
            <w:pPr>
              <w:spacing w:after="0" w:line="240" w:lineRule="auto"/>
              <w:jc w:val="both"/>
              <w:rPr>
                <w:rFonts w:ascii="Calibri" w:eastAsia="Times New Roman" w:hAnsi="Calibri" w:cs="Calibri"/>
                <w:color w:val="000000"/>
                <w:sz w:val="18"/>
                <w:szCs w:val="18"/>
              </w:rPr>
            </w:pPr>
            <w:r w:rsidRPr="00F81CD8">
              <w:rPr>
                <w:rFonts w:ascii="Calibri" w:eastAsia="Times New Roman" w:hAnsi="Calibri" w:cs="Calibri"/>
                <w:color w:val="000000"/>
                <w:sz w:val="18"/>
                <w:szCs w:val="18"/>
              </w:rPr>
              <w:t>0.00212064</w:t>
            </w:r>
          </w:p>
        </w:tc>
        <w:tc>
          <w:tcPr>
            <w:tcW w:w="1713" w:type="dxa"/>
            <w:noWrap/>
            <w:hideMark/>
          </w:tcPr>
          <w:p w14:paraId="01C9F04E" w14:textId="77777777" w:rsidR="00F81CD8" w:rsidRPr="00F81CD8" w:rsidRDefault="00F81CD8" w:rsidP="00E37277">
            <w:pPr>
              <w:spacing w:after="0" w:line="240" w:lineRule="auto"/>
              <w:jc w:val="both"/>
              <w:rPr>
                <w:rFonts w:ascii="Calibri" w:eastAsia="Times New Roman" w:hAnsi="Calibri" w:cs="Calibri"/>
                <w:color w:val="000000"/>
                <w:sz w:val="18"/>
                <w:szCs w:val="18"/>
              </w:rPr>
            </w:pPr>
            <w:r w:rsidRPr="00F81CD8">
              <w:rPr>
                <w:rFonts w:ascii="Calibri" w:eastAsia="Times New Roman" w:hAnsi="Calibri" w:cs="Calibri"/>
                <w:color w:val="000000"/>
                <w:sz w:val="18"/>
                <w:szCs w:val="18"/>
              </w:rPr>
              <w:t>3.18E-08</w:t>
            </w:r>
          </w:p>
        </w:tc>
        <w:tc>
          <w:tcPr>
            <w:tcW w:w="1417" w:type="dxa"/>
            <w:noWrap/>
            <w:hideMark/>
          </w:tcPr>
          <w:p w14:paraId="3B14A3C6" w14:textId="77777777" w:rsidR="00F81CD8" w:rsidRPr="00F81CD8" w:rsidRDefault="00F81CD8" w:rsidP="00E37277">
            <w:pPr>
              <w:spacing w:after="0" w:line="240" w:lineRule="auto"/>
              <w:jc w:val="both"/>
              <w:rPr>
                <w:rFonts w:ascii="Calibri" w:eastAsia="Times New Roman" w:hAnsi="Calibri" w:cs="Calibri"/>
                <w:color w:val="000000"/>
                <w:sz w:val="18"/>
                <w:szCs w:val="18"/>
              </w:rPr>
            </w:pPr>
            <w:r w:rsidRPr="00F81CD8">
              <w:rPr>
                <w:rFonts w:ascii="Calibri" w:eastAsia="Times New Roman" w:hAnsi="Calibri" w:cs="Calibri"/>
                <w:color w:val="000000"/>
                <w:sz w:val="18"/>
                <w:szCs w:val="18"/>
              </w:rPr>
              <w:t>1.21E-05</w:t>
            </w:r>
          </w:p>
        </w:tc>
        <w:tc>
          <w:tcPr>
            <w:tcW w:w="1337" w:type="dxa"/>
            <w:noWrap/>
            <w:hideMark/>
          </w:tcPr>
          <w:p w14:paraId="21DBA8B1" w14:textId="77777777" w:rsidR="00F81CD8" w:rsidRPr="00F81CD8" w:rsidRDefault="00F81CD8" w:rsidP="00E37277">
            <w:pPr>
              <w:spacing w:after="0" w:line="240" w:lineRule="auto"/>
              <w:jc w:val="both"/>
              <w:rPr>
                <w:rFonts w:ascii="Calibri" w:eastAsia="Times New Roman" w:hAnsi="Calibri" w:cs="Calibri"/>
                <w:color w:val="000000"/>
                <w:sz w:val="18"/>
                <w:szCs w:val="18"/>
              </w:rPr>
            </w:pPr>
            <w:r w:rsidRPr="00F81CD8">
              <w:rPr>
                <w:rFonts w:ascii="Calibri" w:eastAsia="Times New Roman" w:hAnsi="Calibri" w:cs="Calibri"/>
                <w:color w:val="000000"/>
                <w:sz w:val="18"/>
                <w:szCs w:val="18"/>
              </w:rPr>
              <w:t>0.039721</w:t>
            </w:r>
          </w:p>
        </w:tc>
        <w:tc>
          <w:tcPr>
            <w:tcW w:w="1186" w:type="dxa"/>
            <w:noWrap/>
            <w:hideMark/>
          </w:tcPr>
          <w:p w14:paraId="02E35CE8" w14:textId="77777777" w:rsidR="00F81CD8" w:rsidRPr="00F81CD8" w:rsidRDefault="00F81CD8" w:rsidP="00E37277">
            <w:pPr>
              <w:spacing w:after="0" w:line="240" w:lineRule="auto"/>
              <w:jc w:val="both"/>
              <w:rPr>
                <w:rFonts w:ascii="Calibri" w:eastAsia="Times New Roman" w:hAnsi="Calibri" w:cs="Calibri"/>
                <w:color w:val="000000"/>
                <w:sz w:val="18"/>
                <w:szCs w:val="18"/>
              </w:rPr>
            </w:pPr>
            <w:r w:rsidRPr="00F81CD8">
              <w:rPr>
                <w:rFonts w:ascii="Calibri" w:eastAsia="Times New Roman" w:hAnsi="Calibri" w:cs="Calibri"/>
                <w:color w:val="000000"/>
                <w:sz w:val="18"/>
                <w:szCs w:val="18"/>
              </w:rPr>
              <w:t>4.71E-10</w:t>
            </w:r>
          </w:p>
        </w:tc>
        <w:tc>
          <w:tcPr>
            <w:tcW w:w="1547" w:type="dxa"/>
            <w:noWrap/>
            <w:hideMark/>
          </w:tcPr>
          <w:p w14:paraId="676FD226" w14:textId="77777777" w:rsidR="00F81CD8" w:rsidRPr="00F81CD8" w:rsidRDefault="00F81CD8" w:rsidP="00E37277">
            <w:pPr>
              <w:spacing w:after="0" w:line="240" w:lineRule="auto"/>
              <w:jc w:val="both"/>
              <w:rPr>
                <w:rFonts w:ascii="Calibri" w:eastAsia="Times New Roman" w:hAnsi="Calibri" w:cs="Calibri"/>
                <w:color w:val="000000"/>
                <w:sz w:val="18"/>
                <w:szCs w:val="18"/>
              </w:rPr>
            </w:pPr>
            <w:r w:rsidRPr="00F81CD8">
              <w:rPr>
                <w:rFonts w:ascii="Calibri" w:eastAsia="Times New Roman" w:hAnsi="Calibri" w:cs="Calibri"/>
                <w:color w:val="000000"/>
                <w:sz w:val="18"/>
                <w:szCs w:val="18"/>
              </w:rPr>
              <w:t>1.41E-05</w:t>
            </w:r>
          </w:p>
        </w:tc>
      </w:tr>
      <w:tr w:rsidR="00F81CD8" w:rsidRPr="00F81CD8" w14:paraId="04D96614" w14:textId="77777777" w:rsidTr="00F81CD8">
        <w:trPr>
          <w:trHeight w:val="300"/>
        </w:trPr>
        <w:tc>
          <w:tcPr>
            <w:tcW w:w="2208" w:type="dxa"/>
            <w:noWrap/>
            <w:hideMark/>
          </w:tcPr>
          <w:p w14:paraId="24EF7CE5" w14:textId="3D103D6F" w:rsidR="00F81CD8" w:rsidRPr="00F81CD8" w:rsidRDefault="00F81CD8" w:rsidP="00E37277">
            <w:pPr>
              <w:spacing w:after="0" w:line="240" w:lineRule="auto"/>
              <w:jc w:val="both"/>
              <w:rPr>
                <w:rFonts w:ascii="Calibri" w:eastAsia="Times New Roman" w:hAnsi="Calibri" w:cs="Calibri"/>
                <w:color w:val="000000"/>
                <w:sz w:val="18"/>
                <w:szCs w:val="18"/>
              </w:rPr>
            </w:pPr>
            <w:r w:rsidRPr="00F81CD8">
              <w:rPr>
                <w:rFonts w:ascii="Calibri" w:eastAsia="Times New Roman" w:hAnsi="Calibri" w:cs="Calibri"/>
                <w:color w:val="000000"/>
                <w:sz w:val="18"/>
                <w:szCs w:val="18"/>
              </w:rPr>
              <w:t>Natural ga</w:t>
            </w:r>
            <w:r w:rsidR="00C83A4E">
              <w:rPr>
                <w:rFonts w:ascii="Calibri" w:eastAsia="Times New Roman" w:hAnsi="Calibri" w:cs="Calibri"/>
                <w:color w:val="000000"/>
                <w:sz w:val="18"/>
                <w:szCs w:val="18"/>
              </w:rPr>
              <w:t>s</w:t>
            </w:r>
          </w:p>
        </w:tc>
        <w:tc>
          <w:tcPr>
            <w:tcW w:w="1473" w:type="dxa"/>
            <w:noWrap/>
            <w:hideMark/>
          </w:tcPr>
          <w:p w14:paraId="1297170A" w14:textId="77777777" w:rsidR="00F81CD8" w:rsidRPr="00F81CD8" w:rsidRDefault="00F81CD8" w:rsidP="00E37277">
            <w:pPr>
              <w:spacing w:after="0" w:line="240" w:lineRule="auto"/>
              <w:jc w:val="both"/>
              <w:rPr>
                <w:rFonts w:ascii="Calibri" w:eastAsia="Times New Roman" w:hAnsi="Calibri" w:cs="Calibri"/>
                <w:color w:val="000000"/>
                <w:sz w:val="18"/>
                <w:szCs w:val="18"/>
              </w:rPr>
            </w:pPr>
            <w:r w:rsidRPr="00F81CD8">
              <w:rPr>
                <w:rFonts w:ascii="Calibri" w:eastAsia="Times New Roman" w:hAnsi="Calibri" w:cs="Calibri"/>
                <w:color w:val="000000"/>
                <w:sz w:val="18"/>
                <w:szCs w:val="18"/>
              </w:rPr>
              <w:t>0.326322815</w:t>
            </w:r>
          </w:p>
        </w:tc>
        <w:tc>
          <w:tcPr>
            <w:tcW w:w="1713" w:type="dxa"/>
            <w:noWrap/>
            <w:hideMark/>
          </w:tcPr>
          <w:p w14:paraId="495B96CD" w14:textId="77777777" w:rsidR="00F81CD8" w:rsidRPr="00F81CD8" w:rsidRDefault="00F81CD8" w:rsidP="00E37277">
            <w:pPr>
              <w:spacing w:after="0" w:line="240" w:lineRule="auto"/>
              <w:jc w:val="both"/>
              <w:rPr>
                <w:rFonts w:ascii="Calibri" w:eastAsia="Times New Roman" w:hAnsi="Calibri" w:cs="Calibri"/>
                <w:color w:val="000000"/>
                <w:sz w:val="18"/>
                <w:szCs w:val="18"/>
              </w:rPr>
            </w:pPr>
            <w:r w:rsidRPr="00F81CD8">
              <w:rPr>
                <w:rFonts w:ascii="Calibri" w:eastAsia="Times New Roman" w:hAnsi="Calibri" w:cs="Calibri"/>
                <w:color w:val="000000"/>
                <w:sz w:val="18"/>
                <w:szCs w:val="18"/>
              </w:rPr>
              <w:t>1.01E-07</w:t>
            </w:r>
          </w:p>
        </w:tc>
        <w:tc>
          <w:tcPr>
            <w:tcW w:w="1417" w:type="dxa"/>
            <w:noWrap/>
            <w:hideMark/>
          </w:tcPr>
          <w:p w14:paraId="59B50AD7" w14:textId="77777777" w:rsidR="00F81CD8" w:rsidRPr="00F81CD8" w:rsidRDefault="00F81CD8" w:rsidP="00E37277">
            <w:pPr>
              <w:spacing w:after="0" w:line="240" w:lineRule="auto"/>
              <w:jc w:val="both"/>
              <w:rPr>
                <w:rFonts w:ascii="Calibri" w:eastAsia="Times New Roman" w:hAnsi="Calibri" w:cs="Calibri"/>
                <w:color w:val="000000"/>
                <w:sz w:val="18"/>
                <w:szCs w:val="18"/>
              </w:rPr>
            </w:pPr>
            <w:r w:rsidRPr="00F81CD8">
              <w:rPr>
                <w:rFonts w:ascii="Calibri" w:eastAsia="Times New Roman" w:hAnsi="Calibri" w:cs="Calibri"/>
                <w:color w:val="000000"/>
                <w:sz w:val="18"/>
                <w:szCs w:val="18"/>
              </w:rPr>
              <w:t>0.000176</w:t>
            </w:r>
          </w:p>
        </w:tc>
        <w:tc>
          <w:tcPr>
            <w:tcW w:w="1337" w:type="dxa"/>
            <w:noWrap/>
            <w:hideMark/>
          </w:tcPr>
          <w:p w14:paraId="116DC82E" w14:textId="77777777" w:rsidR="00F81CD8" w:rsidRPr="00F81CD8" w:rsidRDefault="00F81CD8" w:rsidP="00E37277">
            <w:pPr>
              <w:spacing w:after="0" w:line="240" w:lineRule="auto"/>
              <w:jc w:val="both"/>
              <w:rPr>
                <w:rFonts w:ascii="Calibri" w:eastAsia="Times New Roman" w:hAnsi="Calibri" w:cs="Calibri"/>
                <w:color w:val="000000"/>
                <w:sz w:val="18"/>
                <w:szCs w:val="18"/>
              </w:rPr>
            </w:pPr>
            <w:r w:rsidRPr="00F81CD8">
              <w:rPr>
                <w:rFonts w:ascii="Calibri" w:eastAsia="Times New Roman" w:hAnsi="Calibri" w:cs="Calibri"/>
                <w:color w:val="000000"/>
                <w:sz w:val="18"/>
                <w:szCs w:val="18"/>
              </w:rPr>
              <w:t>0.1063863</w:t>
            </w:r>
          </w:p>
        </w:tc>
        <w:tc>
          <w:tcPr>
            <w:tcW w:w="1186" w:type="dxa"/>
            <w:noWrap/>
            <w:hideMark/>
          </w:tcPr>
          <w:p w14:paraId="3BA539AB" w14:textId="77777777" w:rsidR="00F81CD8" w:rsidRPr="00F81CD8" w:rsidRDefault="00F81CD8" w:rsidP="00E37277">
            <w:pPr>
              <w:spacing w:after="0" w:line="240" w:lineRule="auto"/>
              <w:jc w:val="both"/>
              <w:rPr>
                <w:rFonts w:ascii="Calibri" w:eastAsia="Times New Roman" w:hAnsi="Calibri" w:cs="Calibri"/>
                <w:color w:val="000000"/>
                <w:sz w:val="18"/>
                <w:szCs w:val="18"/>
              </w:rPr>
            </w:pPr>
            <w:r w:rsidRPr="00F81CD8">
              <w:rPr>
                <w:rFonts w:ascii="Calibri" w:eastAsia="Times New Roman" w:hAnsi="Calibri" w:cs="Calibri"/>
                <w:color w:val="000000"/>
                <w:sz w:val="18"/>
                <w:szCs w:val="18"/>
              </w:rPr>
              <w:t>5.50E-10</w:t>
            </w:r>
          </w:p>
        </w:tc>
        <w:tc>
          <w:tcPr>
            <w:tcW w:w="1547" w:type="dxa"/>
            <w:noWrap/>
            <w:hideMark/>
          </w:tcPr>
          <w:p w14:paraId="4CA22E5C" w14:textId="77777777" w:rsidR="00F81CD8" w:rsidRPr="00F81CD8" w:rsidRDefault="00F81CD8" w:rsidP="00E37277">
            <w:pPr>
              <w:spacing w:after="0" w:line="240" w:lineRule="auto"/>
              <w:jc w:val="both"/>
              <w:rPr>
                <w:rFonts w:ascii="Calibri" w:eastAsia="Times New Roman" w:hAnsi="Calibri" w:cs="Calibri"/>
                <w:color w:val="000000"/>
                <w:sz w:val="18"/>
                <w:szCs w:val="18"/>
              </w:rPr>
            </w:pPr>
            <w:r w:rsidRPr="00F81CD8">
              <w:rPr>
                <w:rFonts w:ascii="Calibri" w:eastAsia="Times New Roman" w:hAnsi="Calibri" w:cs="Calibri"/>
                <w:color w:val="000000"/>
                <w:sz w:val="18"/>
                <w:szCs w:val="18"/>
              </w:rPr>
              <w:t>0.0002431</w:t>
            </w:r>
          </w:p>
        </w:tc>
      </w:tr>
      <w:tr w:rsidR="00F81CD8" w:rsidRPr="00F81CD8" w14:paraId="496505FE" w14:textId="77777777" w:rsidTr="00F81CD8">
        <w:trPr>
          <w:trHeight w:val="300"/>
        </w:trPr>
        <w:tc>
          <w:tcPr>
            <w:tcW w:w="2208" w:type="dxa"/>
            <w:noWrap/>
            <w:hideMark/>
          </w:tcPr>
          <w:p w14:paraId="232DBAE6" w14:textId="77777777" w:rsidR="00F81CD8" w:rsidRPr="00F81CD8" w:rsidRDefault="00F81CD8" w:rsidP="00E37277">
            <w:pPr>
              <w:spacing w:after="0" w:line="240" w:lineRule="auto"/>
              <w:jc w:val="both"/>
              <w:rPr>
                <w:rFonts w:ascii="Calibri" w:eastAsia="Times New Roman" w:hAnsi="Calibri" w:cs="Calibri"/>
                <w:color w:val="000000"/>
                <w:sz w:val="18"/>
                <w:szCs w:val="18"/>
              </w:rPr>
            </w:pPr>
            <w:r w:rsidRPr="00F81CD8">
              <w:rPr>
                <w:rFonts w:ascii="Calibri" w:eastAsia="Times New Roman" w:hAnsi="Calibri" w:cs="Calibri"/>
                <w:color w:val="000000"/>
                <w:sz w:val="18"/>
                <w:szCs w:val="18"/>
              </w:rPr>
              <w:t xml:space="preserve">Wind </w:t>
            </w:r>
            <w:proofErr w:type="spellStart"/>
            <w:r w:rsidRPr="00F81CD8">
              <w:rPr>
                <w:rFonts w:ascii="Calibri" w:eastAsia="Times New Roman" w:hAnsi="Calibri" w:cs="Calibri"/>
                <w:color w:val="000000"/>
                <w:sz w:val="18"/>
                <w:szCs w:val="18"/>
              </w:rPr>
              <w:t>onshore</w:t>
            </w:r>
            <w:proofErr w:type="spellEnd"/>
          </w:p>
        </w:tc>
        <w:tc>
          <w:tcPr>
            <w:tcW w:w="1473" w:type="dxa"/>
            <w:noWrap/>
            <w:hideMark/>
          </w:tcPr>
          <w:p w14:paraId="2C67D4C9" w14:textId="77777777" w:rsidR="00F81CD8" w:rsidRPr="00F81CD8" w:rsidRDefault="00F81CD8" w:rsidP="00E37277">
            <w:pPr>
              <w:spacing w:after="0" w:line="240" w:lineRule="auto"/>
              <w:jc w:val="both"/>
              <w:rPr>
                <w:rFonts w:ascii="Calibri" w:eastAsia="Times New Roman" w:hAnsi="Calibri" w:cs="Calibri"/>
                <w:color w:val="000000"/>
                <w:sz w:val="18"/>
                <w:szCs w:val="18"/>
              </w:rPr>
            </w:pPr>
            <w:r w:rsidRPr="00F81CD8">
              <w:rPr>
                <w:rFonts w:ascii="Calibri" w:eastAsia="Times New Roman" w:hAnsi="Calibri" w:cs="Calibri"/>
                <w:color w:val="000000"/>
                <w:sz w:val="18"/>
                <w:szCs w:val="18"/>
              </w:rPr>
              <w:t>0.019219243</w:t>
            </w:r>
          </w:p>
        </w:tc>
        <w:tc>
          <w:tcPr>
            <w:tcW w:w="1713" w:type="dxa"/>
            <w:noWrap/>
            <w:hideMark/>
          </w:tcPr>
          <w:p w14:paraId="265AE495" w14:textId="77777777" w:rsidR="00F81CD8" w:rsidRPr="00F81CD8" w:rsidRDefault="00F81CD8" w:rsidP="00E37277">
            <w:pPr>
              <w:spacing w:after="0" w:line="240" w:lineRule="auto"/>
              <w:jc w:val="both"/>
              <w:rPr>
                <w:rFonts w:ascii="Calibri" w:eastAsia="Times New Roman" w:hAnsi="Calibri" w:cs="Calibri"/>
                <w:color w:val="000000"/>
                <w:sz w:val="18"/>
                <w:szCs w:val="18"/>
              </w:rPr>
            </w:pPr>
            <w:r w:rsidRPr="00F81CD8">
              <w:rPr>
                <w:rFonts w:ascii="Calibri" w:eastAsia="Times New Roman" w:hAnsi="Calibri" w:cs="Calibri"/>
                <w:color w:val="000000"/>
                <w:sz w:val="18"/>
                <w:szCs w:val="18"/>
              </w:rPr>
              <w:t>4.53E-06</w:t>
            </w:r>
          </w:p>
        </w:tc>
        <w:tc>
          <w:tcPr>
            <w:tcW w:w="1417" w:type="dxa"/>
            <w:noWrap/>
            <w:hideMark/>
          </w:tcPr>
          <w:p w14:paraId="07FFFF80" w14:textId="77777777" w:rsidR="00F81CD8" w:rsidRPr="00F81CD8" w:rsidRDefault="00F81CD8" w:rsidP="00E37277">
            <w:pPr>
              <w:spacing w:after="0" w:line="240" w:lineRule="auto"/>
              <w:jc w:val="both"/>
              <w:rPr>
                <w:rFonts w:ascii="Calibri" w:eastAsia="Times New Roman" w:hAnsi="Calibri" w:cs="Calibri"/>
                <w:color w:val="000000"/>
                <w:sz w:val="18"/>
                <w:szCs w:val="18"/>
              </w:rPr>
            </w:pPr>
            <w:r w:rsidRPr="00F81CD8">
              <w:rPr>
                <w:rFonts w:ascii="Calibri" w:eastAsia="Times New Roman" w:hAnsi="Calibri" w:cs="Calibri"/>
                <w:color w:val="000000"/>
                <w:sz w:val="18"/>
                <w:szCs w:val="18"/>
              </w:rPr>
              <w:t>0.0003598</w:t>
            </w:r>
          </w:p>
        </w:tc>
        <w:tc>
          <w:tcPr>
            <w:tcW w:w="1337" w:type="dxa"/>
            <w:noWrap/>
            <w:hideMark/>
          </w:tcPr>
          <w:p w14:paraId="02F97D0A" w14:textId="77777777" w:rsidR="00F81CD8" w:rsidRPr="00F81CD8" w:rsidRDefault="00F81CD8" w:rsidP="00E37277">
            <w:pPr>
              <w:spacing w:after="0" w:line="240" w:lineRule="auto"/>
              <w:jc w:val="both"/>
              <w:rPr>
                <w:rFonts w:ascii="Calibri" w:eastAsia="Times New Roman" w:hAnsi="Calibri" w:cs="Calibri"/>
                <w:color w:val="000000"/>
                <w:sz w:val="18"/>
                <w:szCs w:val="18"/>
              </w:rPr>
            </w:pPr>
            <w:r w:rsidRPr="00F81CD8">
              <w:rPr>
                <w:rFonts w:ascii="Calibri" w:eastAsia="Times New Roman" w:hAnsi="Calibri" w:cs="Calibri"/>
                <w:color w:val="000000"/>
                <w:sz w:val="18"/>
                <w:szCs w:val="18"/>
              </w:rPr>
              <w:t>0.9107197</w:t>
            </w:r>
          </w:p>
        </w:tc>
        <w:tc>
          <w:tcPr>
            <w:tcW w:w="1186" w:type="dxa"/>
            <w:noWrap/>
            <w:hideMark/>
          </w:tcPr>
          <w:p w14:paraId="383E8A34" w14:textId="77777777" w:rsidR="00F81CD8" w:rsidRPr="00F81CD8" w:rsidRDefault="00F81CD8" w:rsidP="00E37277">
            <w:pPr>
              <w:spacing w:after="0" w:line="240" w:lineRule="auto"/>
              <w:jc w:val="both"/>
              <w:rPr>
                <w:rFonts w:ascii="Calibri" w:eastAsia="Times New Roman" w:hAnsi="Calibri" w:cs="Calibri"/>
                <w:color w:val="000000"/>
                <w:sz w:val="18"/>
                <w:szCs w:val="18"/>
              </w:rPr>
            </w:pPr>
            <w:r w:rsidRPr="00F81CD8">
              <w:rPr>
                <w:rFonts w:ascii="Calibri" w:eastAsia="Times New Roman" w:hAnsi="Calibri" w:cs="Calibri"/>
                <w:color w:val="000000"/>
                <w:sz w:val="18"/>
                <w:szCs w:val="18"/>
              </w:rPr>
              <w:t>3.45E-09</w:t>
            </w:r>
          </w:p>
        </w:tc>
        <w:tc>
          <w:tcPr>
            <w:tcW w:w="1547" w:type="dxa"/>
            <w:noWrap/>
            <w:hideMark/>
          </w:tcPr>
          <w:p w14:paraId="5248AEC1" w14:textId="77777777" w:rsidR="00F81CD8" w:rsidRPr="00F81CD8" w:rsidRDefault="00F81CD8" w:rsidP="00E37277">
            <w:pPr>
              <w:spacing w:after="0" w:line="240" w:lineRule="auto"/>
              <w:jc w:val="both"/>
              <w:rPr>
                <w:rFonts w:ascii="Calibri" w:eastAsia="Times New Roman" w:hAnsi="Calibri" w:cs="Calibri"/>
                <w:color w:val="000000"/>
                <w:sz w:val="18"/>
                <w:szCs w:val="18"/>
              </w:rPr>
            </w:pPr>
            <w:r w:rsidRPr="00F81CD8">
              <w:rPr>
                <w:rFonts w:ascii="Calibri" w:eastAsia="Times New Roman" w:hAnsi="Calibri" w:cs="Calibri"/>
                <w:color w:val="000000"/>
                <w:sz w:val="18"/>
                <w:szCs w:val="18"/>
              </w:rPr>
              <w:t>0.0001318</w:t>
            </w:r>
          </w:p>
        </w:tc>
      </w:tr>
    </w:tbl>
    <w:p w14:paraId="081582E6" w14:textId="77777777" w:rsidR="001A0D4D" w:rsidRDefault="001A0D4D" w:rsidP="00E37277">
      <w:pPr>
        <w:jc w:val="both"/>
        <w:rPr>
          <w:lang w:val="en-US"/>
        </w:rPr>
      </w:pPr>
    </w:p>
    <w:p w14:paraId="0DFB67FC" w14:textId="77777777" w:rsidR="003B5EF0" w:rsidRDefault="003B5EF0" w:rsidP="00E37277">
      <w:pPr>
        <w:jc w:val="both"/>
        <w:rPr>
          <w:ins w:id="207" w:author="Ramachandran Kannan" w:date="2025-08-22T10:47:00Z"/>
          <w:lang w:val="en-US"/>
        </w:rPr>
        <w:sectPr w:rsidR="003B5EF0" w:rsidSect="00CC1031">
          <w:pgSz w:w="16838" w:h="11906" w:orient="landscape"/>
          <w:pgMar w:top="1440" w:right="1440" w:bottom="1440" w:left="1440" w:header="708" w:footer="708" w:gutter="0"/>
          <w:cols w:space="708"/>
          <w:docGrid w:linePitch="360"/>
        </w:sectPr>
      </w:pPr>
    </w:p>
    <w:p w14:paraId="69E75276" w14:textId="77777777" w:rsidR="00F52969" w:rsidRDefault="00F52969" w:rsidP="00E37277">
      <w:pPr>
        <w:jc w:val="both"/>
        <w:rPr>
          <w:lang w:val="en-US"/>
        </w:rPr>
      </w:pPr>
    </w:p>
    <w:p w14:paraId="6A536F2D" w14:textId="7363A2B8" w:rsidR="00F52969" w:rsidRPr="008A1EAA" w:rsidRDefault="00095F7D" w:rsidP="00E37277">
      <w:pPr>
        <w:pStyle w:val="Heading2"/>
        <w:jc w:val="both"/>
      </w:pPr>
      <w:bookmarkStart w:id="208" w:name="_Toc197338610"/>
      <w:bookmarkStart w:id="209" w:name="_Toc205896249"/>
      <w:bookmarkStart w:id="210" w:name="_Toc214891575"/>
      <w:r>
        <w:t xml:space="preserve">Details on </w:t>
      </w:r>
      <w:r w:rsidR="00F52969">
        <w:t>STEM</w:t>
      </w:r>
      <w:bookmarkEnd w:id="208"/>
      <w:bookmarkEnd w:id="209"/>
      <w:bookmarkEnd w:id="210"/>
    </w:p>
    <w:p w14:paraId="7C929E57" w14:textId="6FDC8E95" w:rsidR="00E25785" w:rsidRDefault="00E25785" w:rsidP="00E37277">
      <w:pPr>
        <w:jc w:val="both"/>
        <w:rPr>
          <w:lang w:val="en-US"/>
        </w:rPr>
      </w:pPr>
      <w:r w:rsidRPr="00E25785">
        <w:rPr>
          <w:lang w:val="en-US"/>
        </w:rPr>
        <w:t>To assess system-level implications, AGS is integrated into the Swiss TIMES Energy System Model (STEM) [</w:t>
      </w:r>
      <w:sdt>
        <w:sdtPr>
          <w:rPr>
            <w:color w:val="000000"/>
            <w:lang w:val="en-US"/>
          </w:rPr>
          <w:tag w:val="MENDELEY_CITATION_v3_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"/>
          <w:id w:val="1067612834"/>
          <w:placeholder>
            <w:docPart w:val="A787C397370546EBB6223D00C984CC63"/>
          </w:placeholder>
        </w:sdtPr>
        <w:sdtEndPr/>
        <w:sdtContent>
          <w:r w:rsidR="00FB440E" w:rsidRPr="00FB440E">
            <w:rPr>
              <w:color w:val="000000"/>
              <w:lang w:val="en-US"/>
            </w:rPr>
            <w:t>23]</w:t>
          </w:r>
        </w:sdtContent>
      </w:sdt>
      <w:r w:rsidRPr="00E25785">
        <w:rPr>
          <w:color w:val="000000"/>
          <w:lang w:val="en-US"/>
        </w:rPr>
        <w:t>. STEM</w:t>
      </w:r>
      <w:r w:rsidRPr="00E25785">
        <w:rPr>
          <w:lang w:val="en-US"/>
        </w:rPr>
        <w:t xml:space="preserve"> is based on the</w:t>
      </w:r>
      <w:r w:rsidR="005C15CC">
        <w:rPr>
          <w:lang w:val="en-US"/>
        </w:rPr>
        <w:t xml:space="preserve"> </w:t>
      </w:r>
      <w:proofErr w:type="gramStart"/>
      <w:r w:rsidR="005C15CC">
        <w:rPr>
          <w:lang w:val="en-US"/>
        </w:rPr>
        <w:t>open source</w:t>
      </w:r>
      <w:proofErr w:type="gramEnd"/>
      <w:r w:rsidR="005C15CC">
        <w:rPr>
          <w:lang w:val="en-US"/>
        </w:rPr>
        <w:t xml:space="preserve"> modelling framework</w:t>
      </w:r>
      <w:r w:rsidRPr="00E25785">
        <w:rPr>
          <w:lang w:val="en-US"/>
        </w:rPr>
        <w:t xml:space="preserve"> </w:t>
      </w:r>
      <w:r w:rsidR="005C15CC">
        <w:rPr>
          <w:lang w:val="en-US"/>
        </w:rPr>
        <w:t>“</w:t>
      </w:r>
      <w:r w:rsidRPr="00E25785">
        <w:rPr>
          <w:lang w:val="en-US"/>
        </w:rPr>
        <w:t>Integrated MARKAL-EFOM System (TIMES)</w:t>
      </w:r>
      <w:r w:rsidR="005C15CC">
        <w:rPr>
          <w:lang w:val="en-US"/>
        </w:rPr>
        <w:t>”</w:t>
      </w:r>
      <w:r w:rsidRPr="00E25785">
        <w:rPr>
          <w:lang w:val="en-US"/>
        </w:rPr>
        <w:t xml:space="preserve"> of IEA </w:t>
      </w:r>
      <w:sdt>
        <w:sdtPr>
          <w:rPr>
            <w:color w:val="000000"/>
            <w:lang w:val="en-US"/>
          </w:rPr>
          <w:tag w:val="MENDELEY_CITATION_v3_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"/>
          <w:id w:val="-414324797"/>
          <w:placeholder>
            <w:docPart w:val="3BC650ECF9BA43528F4D2C7F574463AC"/>
          </w:placeholder>
        </w:sdtPr>
        <w:sdtEndPr/>
        <w:sdtContent>
          <w:r w:rsidR="00FB440E" w:rsidRPr="00FB440E">
            <w:rPr>
              <w:color w:val="000000"/>
              <w:lang w:val="en-US"/>
            </w:rPr>
            <w:t>[22]</w:t>
          </w:r>
        </w:sdtContent>
      </w:sdt>
      <w:r w:rsidRPr="00E25785">
        <w:rPr>
          <w:lang w:val="en-US"/>
        </w:rPr>
        <w:t xml:space="preserve">. It is a partial equilibrium framework representing the entire </w:t>
      </w:r>
      <w:r w:rsidR="005C15CC">
        <w:rPr>
          <w:lang w:val="en-US"/>
        </w:rPr>
        <w:t xml:space="preserve">Swiss </w:t>
      </w:r>
      <w:r w:rsidRPr="00E25785">
        <w:rPr>
          <w:lang w:val="en-US"/>
        </w:rPr>
        <w:t>energy system</w:t>
      </w:r>
      <w:r w:rsidR="005C15CC">
        <w:rPr>
          <w:lang w:val="en-US"/>
        </w:rPr>
        <w:t xml:space="preserve"> by all essential current and future energy technologies</w:t>
      </w:r>
      <w:r w:rsidRPr="00E25785">
        <w:rPr>
          <w:lang w:val="en-US"/>
        </w:rPr>
        <w:t xml:space="preserve"> </w:t>
      </w:r>
      <w:r w:rsidR="00D9134D" w:rsidRPr="003B4A3C">
        <w:rPr>
          <w:lang w:val="en-US"/>
        </w:rPr>
        <w:t>from the primary energy supply over the processing, conversion, transport, distribution of energy carriers (e.g. gas, electricity, hydrogen, biofuels, e-fuels) to the end-use sectors’ energy service demands (heating, mobility, industrial process heat, etc.)</w:t>
      </w:r>
      <w:r w:rsidR="00D9134D">
        <w:rPr>
          <w:lang w:val="en-US"/>
        </w:rPr>
        <w:t xml:space="preserve"> (</w:t>
      </w:r>
      <w:r w:rsidR="00D9134D">
        <w:rPr>
          <w:lang w:val="en-US"/>
        </w:rPr>
        <w:t>Figure S3</w:t>
      </w:r>
      <w:r w:rsidR="00D9134D">
        <w:rPr>
          <w:lang w:val="en-US"/>
        </w:rPr>
        <w:t>)</w:t>
      </w:r>
      <w:r w:rsidRPr="00E25785">
        <w:rPr>
          <w:lang w:val="en-US"/>
        </w:rPr>
        <w:t xml:space="preserve">. </w:t>
      </w:r>
      <w:r w:rsidR="00D9134D" w:rsidRPr="003B4A3C">
        <w:rPr>
          <w:lang w:val="en-US"/>
        </w:rPr>
        <w:t xml:space="preserve">The demands are linked to exogenous underlying drivers like population and GDP growth. STEM includes more than 90 energy service demands for industry, services, residential and transport sectors. STEM identifies the least-cost combination of technologies and fuels to meet the energy service demands in future, while fulfilling other technical, environmental and policy constraints (e.g. </w:t>
      </w:r>
      <w:r w:rsidR="00D9134D" w:rsidRPr="00D9134D">
        <w:rPr>
          <w:lang w:val="en-US"/>
        </w:rPr>
        <w:t>CO</w:t>
      </w:r>
      <w:r w:rsidR="00D9134D" w:rsidRPr="00D9134D">
        <w:rPr>
          <w:vertAlign w:val="subscript"/>
          <w:lang w:val="en-US"/>
        </w:rPr>
        <w:t>2</w:t>
      </w:r>
      <w:r w:rsidR="00D9134D">
        <w:rPr>
          <w:lang w:val="en-US"/>
        </w:rPr>
        <w:t xml:space="preserve"> </w:t>
      </w:r>
      <w:r w:rsidR="00D9134D" w:rsidRPr="003B4A3C">
        <w:rPr>
          <w:lang w:val="en-US"/>
        </w:rPr>
        <w:t xml:space="preserve">mitigation policy). </w:t>
      </w:r>
      <w:r w:rsidRPr="00E25785">
        <w:rPr>
          <w:lang w:val="en-US"/>
        </w:rPr>
        <w:t xml:space="preserve">STEM aims to supply energy services at a minimum energy system cost. It has a long-term horizon (2050) and high intra annual resolution (4 seasons x </w:t>
      </w:r>
      <w:proofErr w:type="gramStart"/>
      <w:r w:rsidRPr="00E25785">
        <w:rPr>
          <w:lang w:val="en-US"/>
        </w:rPr>
        <w:t>3 day</w:t>
      </w:r>
      <w:proofErr w:type="gramEnd"/>
      <w:r w:rsidRPr="00E25785">
        <w:rPr>
          <w:lang w:val="en-US"/>
        </w:rPr>
        <w:t xml:space="preserve"> types x 24 hours). STEM explicitly represents the storage, transport, and distribution required for secondary energy carriers. Emphasis was given to the electricity sector in addressing systems with high shares of variable renewable energy. Four electricity grid transmission and distribution levels are represented, from very high to low voltage. STEM includes a direct current (DC) power flow model for modelling the electricity transmission grid with 15 nodes and 319 bi-directional lines. </w:t>
      </w:r>
    </w:p>
    <w:p w14:paraId="0AF3B133" w14:textId="173475DF" w:rsidR="00F41CB1" w:rsidRPr="003B4A3C" w:rsidRDefault="00D65C21" w:rsidP="00E37277">
      <w:pPr>
        <w:jc w:val="both"/>
        <w:rPr>
          <w:lang w:val="en-US"/>
        </w:rPr>
      </w:pPr>
      <w:r>
        <w:rPr>
          <w:noProof/>
          <w:lang w:val="en-US"/>
        </w:rPr>
        <w:drawing>
          <wp:inline distT="0" distB="0" distL="0" distR="0" wp14:anchorId="1AA642A5" wp14:editId="79F06A8C">
            <wp:extent cx="5285740" cy="3432175"/>
            <wp:effectExtent l="0" t="0" r="0" b="0"/>
            <wp:docPr id="968753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85740" cy="3432175"/>
                    </a:xfrm>
                    <a:prstGeom prst="rect">
                      <a:avLst/>
                    </a:prstGeom>
                    <a:noFill/>
                  </pic:spPr>
                </pic:pic>
              </a:graphicData>
            </a:graphic>
          </wp:inline>
        </w:drawing>
      </w:r>
    </w:p>
    <w:p w14:paraId="408EB062" w14:textId="73C72D88" w:rsidR="003B4A3C" w:rsidRPr="003B4A3C" w:rsidRDefault="0086137F" w:rsidP="00E37277">
      <w:pPr>
        <w:pStyle w:val="Caption"/>
        <w:jc w:val="both"/>
        <w:rPr>
          <w:lang w:val="en-US"/>
        </w:rPr>
      </w:pPr>
      <w:bookmarkStart w:id="211" w:name="_Ref206752878"/>
      <w:r w:rsidRPr="00C9301C">
        <w:rPr>
          <w:lang w:val="en-US"/>
        </w:rPr>
        <w:t>Figure</w:t>
      </w:r>
      <w:bookmarkEnd w:id="211"/>
      <w:r w:rsidR="00D9134D" w:rsidRPr="00D9134D">
        <w:rPr>
          <w:lang w:val="en-US"/>
        </w:rPr>
        <w:t xml:space="preserve"> S3</w:t>
      </w:r>
      <w:r>
        <w:rPr>
          <w:lang w:val="en-US"/>
        </w:rPr>
        <w:t>:</w:t>
      </w:r>
      <w:r w:rsidR="008466D5">
        <w:rPr>
          <w:lang w:val="en-US"/>
        </w:rPr>
        <w:t xml:space="preserve"> </w:t>
      </w:r>
      <w:r w:rsidR="008466D5" w:rsidRPr="008466D5">
        <w:rPr>
          <w:lang w:val="en-US"/>
        </w:rPr>
        <w:t xml:space="preserve">Swiss TIMES Energy system Model (STEM) </w:t>
      </w:r>
      <w:proofErr w:type="gramStart"/>
      <w:r w:rsidR="008466D5" w:rsidRPr="008466D5">
        <w:rPr>
          <w:lang w:val="en-US"/>
        </w:rPr>
        <w:t>at a glance</w:t>
      </w:r>
      <w:proofErr w:type="gramEnd"/>
      <w:r>
        <w:rPr>
          <w:lang w:val="en-US"/>
        </w:rPr>
        <w:t xml:space="preserve"> </w:t>
      </w:r>
    </w:p>
    <w:p w14:paraId="704924E9" w14:textId="41581D27" w:rsidR="00FA2FE4" w:rsidRDefault="003B4A3C" w:rsidP="00E37277">
      <w:pPr>
        <w:jc w:val="both"/>
        <w:rPr>
          <w:lang w:val="en-US"/>
        </w:rPr>
      </w:pPr>
      <w:r w:rsidRPr="003B4A3C">
        <w:rPr>
          <w:lang w:val="en-US"/>
        </w:rPr>
        <w:t xml:space="preserve">STEM has a high level of technology detail to ensure feasibility of future energy pathways from an engineering perspective. It has a century-long horizon to </w:t>
      </w:r>
      <w:proofErr w:type="spellStart"/>
      <w:r w:rsidRPr="003B4A3C">
        <w:rPr>
          <w:lang w:val="en-US"/>
        </w:rPr>
        <w:t>analyse</w:t>
      </w:r>
      <w:proofErr w:type="spellEnd"/>
      <w:r w:rsidRPr="003B4A3C">
        <w:rPr>
          <w:lang w:val="en-US"/>
        </w:rPr>
        <w:t xml:space="preserve"> long-term goals. It also has a high intra-annual resolution to account for temporal variations in energy demand and supply</w:t>
      </w:r>
      <w:r w:rsidR="00B74E1C">
        <w:rPr>
          <w:lang w:val="en-US"/>
        </w:rPr>
        <w:t xml:space="preserve">. </w:t>
      </w:r>
      <w:r w:rsidR="00B74E1C" w:rsidRPr="00903E3A">
        <w:rPr>
          <w:lang w:val="en-US"/>
        </w:rPr>
        <w:t>The model incorporates a range of energy and climate policies, including energy efficiency directives and standards (e.g., eco-designs, building codes, labeling), financial support for renewable technologies (e.g., subsidies), emissions trading schemes and carbon markets, sector-specific emissions standards (e.g., for buildings and vehicles), and biofuel directives and standards</w:t>
      </w:r>
      <w:r w:rsidR="00B74E1C">
        <w:rPr>
          <w:lang w:val="en-US"/>
        </w:rPr>
        <w:t>.</w:t>
      </w:r>
      <w:r w:rsidR="00D9134D">
        <w:rPr>
          <w:lang w:val="en-US"/>
        </w:rPr>
        <w:t xml:space="preserve"> Table S7 gives an overview on the most important STEM parameters including the AGS </w:t>
      </w:r>
      <w:r w:rsidR="00081406">
        <w:rPr>
          <w:lang w:val="en-US"/>
        </w:rPr>
        <w:t>technology</w:t>
      </w:r>
      <w:r w:rsidR="00D9134D">
        <w:rPr>
          <w:lang w:val="en-US"/>
        </w:rPr>
        <w:t xml:space="preserve">. </w:t>
      </w:r>
    </w:p>
    <w:p w14:paraId="079C1055" w14:textId="77777777" w:rsidR="00FA2FE4" w:rsidRPr="008D6F52" w:rsidRDefault="00FA2FE4" w:rsidP="00E37277">
      <w:pPr>
        <w:jc w:val="both"/>
        <w:rPr>
          <w:lang w:val="en-US"/>
        </w:rPr>
        <w:sectPr w:rsidR="00FA2FE4" w:rsidRPr="008D6F52">
          <w:pgSz w:w="11906" w:h="16838"/>
          <w:pgMar w:top="1440" w:right="1440" w:bottom="1440" w:left="1440" w:header="708" w:footer="708" w:gutter="0"/>
          <w:cols w:space="708"/>
          <w:docGrid w:linePitch="360"/>
        </w:sectPr>
      </w:pPr>
    </w:p>
    <w:p w14:paraId="4C996F36" w14:textId="77777777" w:rsidR="00F52969" w:rsidRDefault="00F52969" w:rsidP="00E37277">
      <w:pPr>
        <w:jc w:val="both"/>
        <w:rPr>
          <w:lang w:val="en-US"/>
        </w:rPr>
      </w:pPr>
    </w:p>
    <w:p w14:paraId="354C541E" w14:textId="7F04D713" w:rsidR="00F52969" w:rsidRDefault="00F52969" w:rsidP="00E37277">
      <w:pPr>
        <w:jc w:val="both"/>
        <w:rPr>
          <w:lang w:val="en-US"/>
        </w:rPr>
      </w:pPr>
      <w:r w:rsidRPr="008D563B">
        <w:rPr>
          <w:rFonts w:asciiTheme="minorHAnsi" w:hAnsiTheme="minorHAnsi" w:cstheme="minorHAnsi"/>
          <w:szCs w:val="20"/>
          <w:lang w:val="en-US"/>
        </w:rPr>
        <w:t xml:space="preserve">Table </w:t>
      </w:r>
      <w:r w:rsidR="00D9134D">
        <w:rPr>
          <w:rFonts w:asciiTheme="minorHAnsi" w:hAnsiTheme="minorHAnsi" w:cstheme="minorHAnsi"/>
          <w:szCs w:val="20"/>
          <w:lang w:val="en-US"/>
        </w:rPr>
        <w:t>S7</w:t>
      </w:r>
      <w:r w:rsidRPr="008D563B">
        <w:rPr>
          <w:rFonts w:asciiTheme="minorHAnsi" w:hAnsiTheme="minorHAnsi" w:cstheme="minorHAnsi"/>
          <w:szCs w:val="20"/>
          <w:lang w:val="en-US"/>
        </w:rPr>
        <w:t xml:space="preserve">: </w:t>
      </w:r>
      <w:r w:rsidRPr="005B5442">
        <w:rPr>
          <w:rFonts w:asciiTheme="minorHAnsi" w:hAnsiTheme="minorHAnsi" w:cstheme="minorHAnsi"/>
          <w:szCs w:val="20"/>
          <w:lang w:val="en-US"/>
        </w:rPr>
        <w:t xml:space="preserve">List of represented techno-economic parameters of AGS technology in STEM </w:t>
      </w:r>
    </w:p>
    <w:tbl>
      <w:tblPr>
        <w:tblStyle w:val="TableGrid"/>
        <w:tblW w:w="13745" w:type="dxa"/>
        <w:tblLook w:val="04A0" w:firstRow="1" w:lastRow="0" w:firstColumn="1" w:lastColumn="0" w:noHBand="0" w:noVBand="1"/>
      </w:tblPr>
      <w:tblGrid>
        <w:gridCol w:w="4200"/>
        <w:gridCol w:w="2443"/>
        <w:gridCol w:w="2551"/>
        <w:gridCol w:w="2000"/>
        <w:gridCol w:w="2551"/>
      </w:tblGrid>
      <w:tr w:rsidR="00B20B30" w:rsidRPr="006973DC" w14:paraId="209EA808" w14:textId="77777777" w:rsidTr="00CC1031">
        <w:tc>
          <w:tcPr>
            <w:tcW w:w="4200" w:type="dxa"/>
          </w:tcPr>
          <w:p w14:paraId="4C43D325" w14:textId="77777777" w:rsidR="00F52969" w:rsidRPr="006973DC" w:rsidRDefault="00F52969" w:rsidP="00E37277">
            <w:pPr>
              <w:spacing w:after="0"/>
              <w:jc w:val="both"/>
              <w:rPr>
                <w:b/>
                <w:bCs/>
                <w:sz w:val="18"/>
                <w:szCs w:val="18"/>
                <w:lang w:val="en-GB" w:eastAsia="de-CH"/>
              </w:rPr>
            </w:pPr>
            <w:r w:rsidRPr="006973DC">
              <w:rPr>
                <w:b/>
                <w:bCs/>
                <w:sz w:val="18"/>
                <w:szCs w:val="18"/>
                <w:lang w:val="en-GB" w:eastAsia="de-CH"/>
              </w:rPr>
              <w:t>Technical parameters</w:t>
            </w:r>
          </w:p>
        </w:tc>
        <w:tc>
          <w:tcPr>
            <w:tcW w:w="2443" w:type="dxa"/>
          </w:tcPr>
          <w:p w14:paraId="610820E2" w14:textId="0EF505C1" w:rsidR="00F52969" w:rsidRPr="006973DC" w:rsidRDefault="00F52969" w:rsidP="00E37277">
            <w:pPr>
              <w:spacing w:after="0"/>
              <w:jc w:val="both"/>
              <w:rPr>
                <w:b/>
                <w:bCs/>
                <w:sz w:val="18"/>
                <w:szCs w:val="18"/>
                <w:lang w:val="en-GB" w:eastAsia="de-CH"/>
              </w:rPr>
            </w:pPr>
            <w:r w:rsidRPr="006973DC">
              <w:rPr>
                <w:b/>
                <w:bCs/>
                <w:sz w:val="18"/>
                <w:szCs w:val="18"/>
                <w:lang w:val="en-GB" w:eastAsia="de-CH"/>
              </w:rPr>
              <w:t xml:space="preserve">TIMES </w:t>
            </w:r>
            <w:proofErr w:type="spellStart"/>
            <w:r w:rsidR="00B20B30">
              <w:rPr>
                <w:b/>
                <w:bCs/>
                <w:sz w:val="18"/>
                <w:szCs w:val="18"/>
                <w:lang w:val="en-GB" w:eastAsia="de-CH"/>
              </w:rPr>
              <w:t>Attribtues</w:t>
            </w:r>
            <w:proofErr w:type="spellEnd"/>
          </w:p>
        </w:tc>
        <w:tc>
          <w:tcPr>
            <w:tcW w:w="2551" w:type="dxa"/>
          </w:tcPr>
          <w:p w14:paraId="0FE27444" w14:textId="77777777" w:rsidR="00F52969" w:rsidRPr="006973DC" w:rsidRDefault="00F52969" w:rsidP="00E37277">
            <w:pPr>
              <w:spacing w:after="0"/>
              <w:jc w:val="both"/>
              <w:rPr>
                <w:b/>
                <w:bCs/>
                <w:sz w:val="18"/>
                <w:szCs w:val="18"/>
                <w:lang w:val="en-GB" w:eastAsia="de-CH"/>
              </w:rPr>
            </w:pPr>
            <w:r w:rsidRPr="006973DC">
              <w:rPr>
                <w:b/>
                <w:bCs/>
                <w:sz w:val="18"/>
                <w:szCs w:val="18"/>
                <w:lang w:val="en-GB" w:eastAsia="de-CH"/>
              </w:rPr>
              <w:t>Unit</w:t>
            </w:r>
          </w:p>
        </w:tc>
        <w:tc>
          <w:tcPr>
            <w:tcW w:w="2000" w:type="dxa"/>
          </w:tcPr>
          <w:p w14:paraId="7D931956" w14:textId="77777777" w:rsidR="00F52969" w:rsidRPr="006973DC" w:rsidRDefault="00F52969" w:rsidP="00E37277">
            <w:pPr>
              <w:spacing w:after="0"/>
              <w:jc w:val="both"/>
              <w:rPr>
                <w:b/>
                <w:bCs/>
                <w:sz w:val="18"/>
                <w:szCs w:val="18"/>
                <w:lang w:val="en-GB" w:eastAsia="de-CH"/>
              </w:rPr>
            </w:pPr>
            <w:r w:rsidRPr="006973DC">
              <w:rPr>
                <w:b/>
                <w:bCs/>
                <w:sz w:val="18"/>
                <w:szCs w:val="18"/>
                <w:lang w:val="en-GB" w:eastAsia="de-CH"/>
              </w:rPr>
              <w:t>AGS reference value</w:t>
            </w:r>
          </w:p>
        </w:tc>
        <w:tc>
          <w:tcPr>
            <w:tcW w:w="2551" w:type="dxa"/>
          </w:tcPr>
          <w:p w14:paraId="0F3FE0C5" w14:textId="77777777" w:rsidR="00F52969" w:rsidRPr="006973DC" w:rsidRDefault="00F52969" w:rsidP="00E37277">
            <w:pPr>
              <w:spacing w:after="0"/>
              <w:jc w:val="both"/>
              <w:rPr>
                <w:b/>
                <w:bCs/>
                <w:sz w:val="18"/>
                <w:szCs w:val="18"/>
                <w:lang w:val="en-GB" w:eastAsia="de-CH"/>
              </w:rPr>
            </w:pPr>
            <w:r w:rsidRPr="006973DC">
              <w:rPr>
                <w:b/>
                <w:bCs/>
                <w:sz w:val="18"/>
                <w:szCs w:val="18"/>
                <w:lang w:val="en-GB" w:eastAsia="de-CH"/>
              </w:rPr>
              <w:t>Parametric values*</w:t>
            </w:r>
          </w:p>
        </w:tc>
      </w:tr>
      <w:tr w:rsidR="00B20B30" w:rsidRPr="006973DC" w14:paraId="45CE8777" w14:textId="77777777" w:rsidTr="00CC1031">
        <w:tc>
          <w:tcPr>
            <w:tcW w:w="4200" w:type="dxa"/>
          </w:tcPr>
          <w:p w14:paraId="01A0F2CF" w14:textId="77777777" w:rsidR="00F52969" w:rsidRPr="006973DC" w:rsidRDefault="00F52969" w:rsidP="00E37277">
            <w:pPr>
              <w:spacing w:after="0"/>
              <w:jc w:val="both"/>
              <w:rPr>
                <w:sz w:val="18"/>
                <w:szCs w:val="18"/>
                <w:lang w:val="en-GB" w:eastAsia="de-CH"/>
              </w:rPr>
            </w:pPr>
            <w:r w:rsidRPr="006973DC">
              <w:rPr>
                <w:sz w:val="18"/>
                <w:szCs w:val="18"/>
                <w:lang w:val="en-GB" w:eastAsia="de-CH"/>
              </w:rPr>
              <w:t>Capital investment cost</w:t>
            </w:r>
          </w:p>
        </w:tc>
        <w:tc>
          <w:tcPr>
            <w:tcW w:w="2443" w:type="dxa"/>
          </w:tcPr>
          <w:p w14:paraId="168F8FA5" w14:textId="77777777" w:rsidR="00F52969" w:rsidRPr="006973DC" w:rsidRDefault="00F52969" w:rsidP="00E37277">
            <w:pPr>
              <w:spacing w:after="0"/>
              <w:jc w:val="both"/>
              <w:rPr>
                <w:i/>
                <w:iCs/>
                <w:sz w:val="18"/>
                <w:szCs w:val="18"/>
                <w:lang w:val="en-GB" w:eastAsia="de-CH"/>
              </w:rPr>
            </w:pPr>
            <w:proofErr w:type="spellStart"/>
            <w:r w:rsidRPr="006973DC">
              <w:rPr>
                <w:rFonts w:eastAsia="Times New Roman"/>
                <w:i/>
                <w:iCs/>
                <w:color w:val="000000"/>
                <w:sz w:val="18"/>
                <w:szCs w:val="18"/>
                <w:lang w:val="en-GB" w:eastAsia="en-GB"/>
              </w:rPr>
              <w:t>NCAP_Cost</w:t>
            </w:r>
            <w:proofErr w:type="spellEnd"/>
          </w:p>
        </w:tc>
        <w:tc>
          <w:tcPr>
            <w:tcW w:w="2551" w:type="dxa"/>
          </w:tcPr>
          <w:p w14:paraId="1C86795F" w14:textId="77777777" w:rsidR="00F52969" w:rsidRPr="006973DC" w:rsidRDefault="00F52969" w:rsidP="00E37277">
            <w:pPr>
              <w:spacing w:after="0"/>
              <w:jc w:val="both"/>
              <w:rPr>
                <w:sz w:val="18"/>
                <w:szCs w:val="18"/>
                <w:lang w:val="en-GB" w:eastAsia="de-CH"/>
              </w:rPr>
            </w:pPr>
            <w:r w:rsidRPr="006973DC">
              <w:rPr>
                <w:sz w:val="18"/>
                <w:szCs w:val="18"/>
                <w:lang w:val="en-GB" w:eastAsia="de-CH"/>
              </w:rPr>
              <w:t>CHF/kW</w:t>
            </w:r>
          </w:p>
        </w:tc>
        <w:tc>
          <w:tcPr>
            <w:tcW w:w="2000" w:type="dxa"/>
          </w:tcPr>
          <w:p w14:paraId="6DEAFAFA" w14:textId="77777777" w:rsidR="00F52969" w:rsidRPr="006973DC" w:rsidRDefault="00F52969" w:rsidP="00E37277">
            <w:pPr>
              <w:spacing w:after="0"/>
              <w:jc w:val="both"/>
              <w:rPr>
                <w:sz w:val="18"/>
                <w:szCs w:val="18"/>
                <w:lang w:val="en-GB" w:eastAsia="de-CH"/>
              </w:rPr>
            </w:pPr>
            <w:r w:rsidRPr="006973DC">
              <w:rPr>
                <w:sz w:val="18"/>
                <w:szCs w:val="18"/>
                <w:lang w:val="en-GB" w:eastAsia="de-CH"/>
              </w:rPr>
              <w:t>128,000</w:t>
            </w:r>
          </w:p>
        </w:tc>
        <w:tc>
          <w:tcPr>
            <w:tcW w:w="2551" w:type="dxa"/>
          </w:tcPr>
          <w:p w14:paraId="6AAB399F" w14:textId="77777777" w:rsidR="00F52969" w:rsidRPr="006973DC" w:rsidRDefault="00F52969" w:rsidP="00E37277">
            <w:pPr>
              <w:spacing w:after="0"/>
              <w:jc w:val="both"/>
              <w:rPr>
                <w:sz w:val="18"/>
                <w:szCs w:val="18"/>
                <w:lang w:val="en-GB" w:eastAsia="de-CH"/>
              </w:rPr>
            </w:pPr>
            <w:r w:rsidRPr="006973DC">
              <w:rPr>
                <w:sz w:val="18"/>
                <w:szCs w:val="18"/>
                <w:lang w:val="en-US"/>
              </w:rPr>
              <w:t>62,500</w:t>
            </w:r>
            <w:r w:rsidRPr="006973DC">
              <w:rPr>
                <w:sz w:val="18"/>
                <w:szCs w:val="18"/>
                <w:vertAlign w:val="superscript"/>
                <w:lang w:val="en-US"/>
              </w:rPr>
              <w:t>#</w:t>
            </w:r>
            <w:r w:rsidRPr="006973DC">
              <w:rPr>
                <w:sz w:val="18"/>
                <w:szCs w:val="18"/>
                <w:lang w:val="en-US"/>
              </w:rPr>
              <w:t xml:space="preserve"> - 10000</w:t>
            </w:r>
          </w:p>
        </w:tc>
      </w:tr>
      <w:tr w:rsidR="00B20B30" w:rsidRPr="006973DC" w14:paraId="2AFB156E" w14:textId="77777777" w:rsidTr="00CC1031">
        <w:tc>
          <w:tcPr>
            <w:tcW w:w="4200" w:type="dxa"/>
          </w:tcPr>
          <w:p w14:paraId="1F2FBFFE" w14:textId="77777777" w:rsidR="00F52969" w:rsidRPr="006973DC" w:rsidRDefault="00F52969" w:rsidP="00E37277">
            <w:pPr>
              <w:spacing w:after="0"/>
              <w:jc w:val="both"/>
              <w:rPr>
                <w:sz w:val="18"/>
                <w:szCs w:val="18"/>
                <w:lang w:val="en-GB" w:eastAsia="de-CH"/>
              </w:rPr>
            </w:pPr>
            <w:r w:rsidRPr="006973DC">
              <w:rPr>
                <w:sz w:val="18"/>
                <w:szCs w:val="18"/>
                <w:lang w:val="en-GB" w:eastAsia="de-CH"/>
              </w:rPr>
              <w:t>Technology lifetime</w:t>
            </w:r>
          </w:p>
        </w:tc>
        <w:tc>
          <w:tcPr>
            <w:tcW w:w="2443" w:type="dxa"/>
          </w:tcPr>
          <w:p w14:paraId="05E52BFF" w14:textId="77777777" w:rsidR="00F52969" w:rsidRPr="006973DC" w:rsidRDefault="00F52969" w:rsidP="00E37277">
            <w:pPr>
              <w:spacing w:after="0"/>
              <w:jc w:val="both"/>
              <w:rPr>
                <w:i/>
                <w:iCs/>
                <w:sz w:val="18"/>
                <w:szCs w:val="18"/>
                <w:lang w:val="en-GB" w:eastAsia="de-CH"/>
              </w:rPr>
            </w:pPr>
            <w:r w:rsidRPr="006973DC">
              <w:rPr>
                <w:rFonts w:eastAsia="Times New Roman"/>
                <w:i/>
                <w:iCs/>
                <w:color w:val="000000"/>
                <w:sz w:val="18"/>
                <w:szCs w:val="18"/>
                <w:lang w:val="en-GB" w:eastAsia="en-GB"/>
              </w:rPr>
              <w:t>NCAP_TLIFE</w:t>
            </w:r>
          </w:p>
        </w:tc>
        <w:tc>
          <w:tcPr>
            <w:tcW w:w="2551" w:type="dxa"/>
          </w:tcPr>
          <w:p w14:paraId="43D59C5E" w14:textId="77777777" w:rsidR="00F52969" w:rsidRPr="006973DC" w:rsidRDefault="00F52969" w:rsidP="00E37277">
            <w:pPr>
              <w:spacing w:after="0"/>
              <w:jc w:val="both"/>
              <w:rPr>
                <w:sz w:val="18"/>
                <w:szCs w:val="18"/>
                <w:lang w:val="en-GB" w:eastAsia="de-CH"/>
              </w:rPr>
            </w:pPr>
            <w:r w:rsidRPr="006973DC">
              <w:rPr>
                <w:sz w:val="18"/>
                <w:szCs w:val="18"/>
                <w:lang w:val="en-GB" w:eastAsia="de-CH"/>
              </w:rPr>
              <w:t>Years</w:t>
            </w:r>
          </w:p>
        </w:tc>
        <w:tc>
          <w:tcPr>
            <w:tcW w:w="2000" w:type="dxa"/>
          </w:tcPr>
          <w:p w14:paraId="74DCADF8" w14:textId="77777777" w:rsidR="00F52969" w:rsidRPr="006973DC" w:rsidRDefault="00F52969" w:rsidP="00E37277">
            <w:pPr>
              <w:spacing w:after="0"/>
              <w:jc w:val="both"/>
              <w:rPr>
                <w:sz w:val="18"/>
                <w:szCs w:val="18"/>
                <w:lang w:val="en-GB" w:eastAsia="de-CH"/>
              </w:rPr>
            </w:pPr>
            <w:r w:rsidRPr="006973DC">
              <w:rPr>
                <w:sz w:val="18"/>
                <w:szCs w:val="18"/>
                <w:lang w:val="en-GB" w:eastAsia="de-CH"/>
              </w:rPr>
              <w:t>30</w:t>
            </w:r>
          </w:p>
        </w:tc>
        <w:tc>
          <w:tcPr>
            <w:tcW w:w="2551" w:type="dxa"/>
          </w:tcPr>
          <w:p w14:paraId="510AEB8B" w14:textId="77777777" w:rsidR="00F52969" w:rsidRPr="006973DC" w:rsidRDefault="00F52969" w:rsidP="00E37277">
            <w:pPr>
              <w:pStyle w:val="BFEEFReportStandard"/>
              <w:spacing w:after="0"/>
              <w:jc w:val="both"/>
              <w:rPr>
                <w:sz w:val="18"/>
                <w:szCs w:val="18"/>
                <w:lang w:val="en-US"/>
              </w:rPr>
            </w:pPr>
            <w:r w:rsidRPr="006973DC">
              <w:rPr>
                <w:sz w:val="18"/>
                <w:szCs w:val="18"/>
                <w:lang w:val="en-US"/>
              </w:rPr>
              <w:t>30 - 60</w:t>
            </w:r>
          </w:p>
        </w:tc>
      </w:tr>
      <w:tr w:rsidR="00B20B30" w:rsidRPr="003438CC" w14:paraId="3EE8969A" w14:textId="77777777" w:rsidTr="00CC1031">
        <w:tc>
          <w:tcPr>
            <w:tcW w:w="4200" w:type="dxa"/>
          </w:tcPr>
          <w:p w14:paraId="7D71DFF2" w14:textId="77777777" w:rsidR="00F52969" w:rsidRPr="006973DC" w:rsidRDefault="00F52969" w:rsidP="00E37277">
            <w:pPr>
              <w:spacing w:after="0"/>
              <w:jc w:val="both"/>
              <w:rPr>
                <w:sz w:val="18"/>
                <w:szCs w:val="18"/>
                <w:lang w:val="en-GB" w:eastAsia="de-CH"/>
              </w:rPr>
            </w:pPr>
            <w:r w:rsidRPr="006973DC">
              <w:rPr>
                <w:sz w:val="18"/>
                <w:szCs w:val="18"/>
                <w:lang w:val="en-GB" w:eastAsia="de-CH"/>
              </w:rPr>
              <w:t>Annual fixed O&amp;M cost</w:t>
            </w:r>
          </w:p>
        </w:tc>
        <w:tc>
          <w:tcPr>
            <w:tcW w:w="2443" w:type="dxa"/>
          </w:tcPr>
          <w:p w14:paraId="14A92F98" w14:textId="77777777" w:rsidR="00F52969" w:rsidRPr="006973DC" w:rsidRDefault="00F52969" w:rsidP="00E37277">
            <w:pPr>
              <w:spacing w:after="0"/>
              <w:jc w:val="both"/>
              <w:rPr>
                <w:i/>
                <w:iCs/>
                <w:sz w:val="18"/>
                <w:szCs w:val="18"/>
                <w:lang w:val="en-GB" w:eastAsia="de-CH"/>
              </w:rPr>
            </w:pPr>
            <w:r w:rsidRPr="006973DC">
              <w:rPr>
                <w:rFonts w:eastAsia="Times New Roman"/>
                <w:i/>
                <w:iCs/>
                <w:color w:val="000000"/>
                <w:sz w:val="18"/>
                <w:szCs w:val="18"/>
                <w:lang w:val="en-GB" w:eastAsia="en-GB"/>
              </w:rPr>
              <w:t>NCAP_FOM</w:t>
            </w:r>
          </w:p>
        </w:tc>
        <w:tc>
          <w:tcPr>
            <w:tcW w:w="2551" w:type="dxa"/>
          </w:tcPr>
          <w:p w14:paraId="39938441" w14:textId="77777777" w:rsidR="00F52969" w:rsidRPr="006973DC" w:rsidRDefault="00F52969" w:rsidP="00E37277">
            <w:pPr>
              <w:spacing w:after="0"/>
              <w:jc w:val="both"/>
              <w:rPr>
                <w:sz w:val="18"/>
                <w:szCs w:val="18"/>
                <w:lang w:val="en-GB" w:eastAsia="de-CH"/>
              </w:rPr>
            </w:pPr>
            <w:r w:rsidRPr="006973DC">
              <w:rPr>
                <w:sz w:val="18"/>
                <w:szCs w:val="18"/>
                <w:lang w:val="en-GB" w:eastAsia="de-CH"/>
              </w:rPr>
              <w:t>CHF/kW/year</w:t>
            </w:r>
          </w:p>
        </w:tc>
        <w:tc>
          <w:tcPr>
            <w:tcW w:w="2000" w:type="dxa"/>
          </w:tcPr>
          <w:p w14:paraId="6B4587A1" w14:textId="77777777" w:rsidR="00F52969" w:rsidRPr="006973DC" w:rsidRDefault="00F52969" w:rsidP="00E37277">
            <w:pPr>
              <w:spacing w:after="0"/>
              <w:jc w:val="both"/>
              <w:rPr>
                <w:sz w:val="18"/>
                <w:szCs w:val="18"/>
                <w:lang w:val="en-GB" w:eastAsia="de-CH"/>
              </w:rPr>
            </w:pPr>
            <w:r w:rsidRPr="006973DC">
              <w:rPr>
                <w:sz w:val="18"/>
                <w:szCs w:val="18"/>
                <w:lang w:val="en-GB" w:eastAsia="de-CH"/>
              </w:rPr>
              <w:t>10% of capital cost</w:t>
            </w:r>
          </w:p>
        </w:tc>
        <w:tc>
          <w:tcPr>
            <w:tcW w:w="2551" w:type="dxa"/>
          </w:tcPr>
          <w:p w14:paraId="65711968" w14:textId="77777777" w:rsidR="00F52969" w:rsidRPr="006973DC" w:rsidRDefault="00F52969" w:rsidP="00E37277">
            <w:pPr>
              <w:spacing w:after="0"/>
              <w:jc w:val="both"/>
              <w:rPr>
                <w:sz w:val="18"/>
                <w:szCs w:val="18"/>
                <w:lang w:val="en-GB" w:eastAsia="de-CH"/>
              </w:rPr>
            </w:pPr>
            <w:r w:rsidRPr="006973DC">
              <w:rPr>
                <w:sz w:val="18"/>
                <w:szCs w:val="18"/>
                <w:lang w:val="en-GB" w:eastAsia="de-CH"/>
              </w:rPr>
              <w:t>In line with capital cost</w:t>
            </w:r>
          </w:p>
        </w:tc>
      </w:tr>
      <w:tr w:rsidR="00B20B30" w:rsidRPr="006973DC" w14:paraId="3DA4A10C" w14:textId="77777777" w:rsidTr="00CC1031">
        <w:tc>
          <w:tcPr>
            <w:tcW w:w="4200" w:type="dxa"/>
          </w:tcPr>
          <w:p w14:paraId="7BE67A64" w14:textId="77777777" w:rsidR="00F52969" w:rsidRPr="006973DC" w:rsidRDefault="00F52969" w:rsidP="00E37277">
            <w:pPr>
              <w:spacing w:after="0"/>
              <w:jc w:val="both"/>
              <w:rPr>
                <w:sz w:val="18"/>
                <w:szCs w:val="18"/>
                <w:lang w:val="en-GB" w:eastAsia="de-CH"/>
              </w:rPr>
            </w:pPr>
            <w:r w:rsidRPr="006973DC">
              <w:rPr>
                <w:sz w:val="18"/>
                <w:szCs w:val="18"/>
                <w:lang w:val="en-GB" w:eastAsia="de-CH"/>
              </w:rPr>
              <w:t>Variable operational cost</w:t>
            </w:r>
          </w:p>
        </w:tc>
        <w:tc>
          <w:tcPr>
            <w:tcW w:w="2443" w:type="dxa"/>
          </w:tcPr>
          <w:p w14:paraId="53F25679" w14:textId="77777777" w:rsidR="00F52969" w:rsidRPr="006973DC" w:rsidRDefault="00F52969" w:rsidP="00E37277">
            <w:pPr>
              <w:spacing w:after="0"/>
              <w:jc w:val="both"/>
              <w:rPr>
                <w:i/>
                <w:iCs/>
                <w:sz w:val="18"/>
                <w:szCs w:val="18"/>
                <w:lang w:val="en-GB" w:eastAsia="de-CH"/>
              </w:rPr>
            </w:pPr>
            <w:r w:rsidRPr="006973DC">
              <w:rPr>
                <w:rFonts w:eastAsia="Times New Roman"/>
                <w:i/>
                <w:iCs/>
                <w:color w:val="000000"/>
                <w:sz w:val="18"/>
                <w:szCs w:val="18"/>
                <w:lang w:val="en-GB" w:eastAsia="en-GB"/>
              </w:rPr>
              <w:t>ACT_COST</w:t>
            </w:r>
          </w:p>
        </w:tc>
        <w:tc>
          <w:tcPr>
            <w:tcW w:w="2551" w:type="dxa"/>
          </w:tcPr>
          <w:p w14:paraId="12EC3B73" w14:textId="77777777" w:rsidR="00F52969" w:rsidRPr="006973DC" w:rsidRDefault="00F52969" w:rsidP="00E37277">
            <w:pPr>
              <w:spacing w:after="0"/>
              <w:jc w:val="both"/>
              <w:rPr>
                <w:sz w:val="18"/>
                <w:szCs w:val="18"/>
                <w:lang w:val="en-GB" w:eastAsia="de-CH"/>
              </w:rPr>
            </w:pPr>
            <w:r w:rsidRPr="006973DC">
              <w:rPr>
                <w:sz w:val="18"/>
                <w:szCs w:val="18"/>
                <w:lang w:val="en-GB" w:eastAsia="de-CH"/>
              </w:rPr>
              <w:t>CHF/GJ</w:t>
            </w:r>
          </w:p>
        </w:tc>
        <w:tc>
          <w:tcPr>
            <w:tcW w:w="2000" w:type="dxa"/>
          </w:tcPr>
          <w:p w14:paraId="0BB155F1" w14:textId="77777777" w:rsidR="00F52969" w:rsidRPr="006973DC" w:rsidRDefault="00F52969" w:rsidP="00E37277">
            <w:pPr>
              <w:spacing w:after="0"/>
              <w:jc w:val="both"/>
              <w:rPr>
                <w:sz w:val="18"/>
                <w:szCs w:val="18"/>
                <w:lang w:val="en-GB" w:eastAsia="de-CH"/>
              </w:rPr>
            </w:pPr>
            <w:r w:rsidRPr="006973DC">
              <w:rPr>
                <w:sz w:val="18"/>
                <w:szCs w:val="18"/>
                <w:lang w:val="en-GB" w:eastAsia="de-CH"/>
              </w:rPr>
              <w:t>0.12 - 0.29</w:t>
            </w:r>
          </w:p>
        </w:tc>
        <w:tc>
          <w:tcPr>
            <w:tcW w:w="2551" w:type="dxa"/>
          </w:tcPr>
          <w:p w14:paraId="2D3AA3A4" w14:textId="77777777" w:rsidR="00F52969" w:rsidRPr="006973DC" w:rsidRDefault="00F52969" w:rsidP="00E37277">
            <w:pPr>
              <w:spacing w:after="0"/>
              <w:jc w:val="both"/>
              <w:rPr>
                <w:sz w:val="18"/>
                <w:szCs w:val="18"/>
                <w:lang w:val="en-GB" w:eastAsia="de-CH"/>
              </w:rPr>
            </w:pPr>
            <w:r w:rsidRPr="006973DC">
              <w:rPr>
                <w:sz w:val="18"/>
                <w:szCs w:val="18"/>
                <w:lang w:val="en-GB" w:eastAsia="de-CH"/>
              </w:rPr>
              <w:t>As in reference</w:t>
            </w:r>
          </w:p>
        </w:tc>
      </w:tr>
      <w:tr w:rsidR="00B20B30" w:rsidRPr="006973DC" w14:paraId="036F3FC0" w14:textId="77777777" w:rsidTr="00CC1031">
        <w:tc>
          <w:tcPr>
            <w:tcW w:w="4200" w:type="dxa"/>
          </w:tcPr>
          <w:p w14:paraId="6FC3145C" w14:textId="77777777" w:rsidR="00F52969" w:rsidRPr="006973DC" w:rsidRDefault="00F52969" w:rsidP="00E37277">
            <w:pPr>
              <w:spacing w:after="0"/>
              <w:jc w:val="both"/>
              <w:rPr>
                <w:sz w:val="18"/>
                <w:szCs w:val="18"/>
                <w:lang w:val="en-GB" w:eastAsia="de-CH"/>
              </w:rPr>
            </w:pPr>
            <w:r w:rsidRPr="006973DC">
              <w:rPr>
                <w:sz w:val="18"/>
                <w:szCs w:val="18"/>
                <w:lang w:val="en-GB" w:eastAsia="de-CH"/>
              </w:rPr>
              <w:t>Decommissioning cost</w:t>
            </w:r>
          </w:p>
        </w:tc>
        <w:tc>
          <w:tcPr>
            <w:tcW w:w="2443" w:type="dxa"/>
          </w:tcPr>
          <w:p w14:paraId="29F106CF" w14:textId="77777777" w:rsidR="00F52969" w:rsidRPr="006973DC" w:rsidRDefault="00F52969" w:rsidP="00E37277">
            <w:pPr>
              <w:spacing w:after="0"/>
              <w:jc w:val="both"/>
              <w:rPr>
                <w:i/>
                <w:iCs/>
                <w:sz w:val="18"/>
                <w:szCs w:val="18"/>
                <w:lang w:val="en-GB" w:eastAsia="de-CH"/>
              </w:rPr>
            </w:pPr>
            <w:r w:rsidRPr="006973DC">
              <w:rPr>
                <w:rFonts w:eastAsia="Times New Roman"/>
                <w:i/>
                <w:iCs/>
                <w:color w:val="000000"/>
                <w:sz w:val="18"/>
                <w:szCs w:val="18"/>
                <w:lang w:val="en-GB" w:eastAsia="en-GB"/>
              </w:rPr>
              <w:t>NCAP_DCOST</w:t>
            </w:r>
          </w:p>
        </w:tc>
        <w:tc>
          <w:tcPr>
            <w:tcW w:w="2551" w:type="dxa"/>
          </w:tcPr>
          <w:p w14:paraId="1E9EF091" w14:textId="77777777" w:rsidR="00F52969" w:rsidRPr="006973DC" w:rsidRDefault="00F52969" w:rsidP="00E37277">
            <w:pPr>
              <w:spacing w:after="0"/>
              <w:jc w:val="both"/>
              <w:rPr>
                <w:sz w:val="18"/>
                <w:szCs w:val="18"/>
                <w:lang w:val="en-GB" w:eastAsia="de-CH"/>
              </w:rPr>
            </w:pPr>
            <w:r w:rsidRPr="006973DC">
              <w:rPr>
                <w:sz w:val="18"/>
                <w:szCs w:val="18"/>
                <w:lang w:val="en-GB" w:eastAsia="de-CH"/>
              </w:rPr>
              <w:t>CHF/kW</w:t>
            </w:r>
          </w:p>
        </w:tc>
        <w:tc>
          <w:tcPr>
            <w:tcW w:w="2000" w:type="dxa"/>
          </w:tcPr>
          <w:p w14:paraId="527FBB73" w14:textId="77777777" w:rsidR="00F52969" w:rsidRPr="006973DC" w:rsidRDefault="00F52969" w:rsidP="00E37277">
            <w:pPr>
              <w:spacing w:after="0"/>
              <w:jc w:val="both"/>
              <w:rPr>
                <w:sz w:val="18"/>
                <w:szCs w:val="18"/>
                <w:lang w:val="en-GB" w:eastAsia="de-CH"/>
              </w:rPr>
            </w:pPr>
            <w:r w:rsidRPr="006973DC">
              <w:rPr>
                <w:sz w:val="18"/>
                <w:szCs w:val="18"/>
                <w:lang w:val="en-GB" w:eastAsia="de-CH"/>
              </w:rPr>
              <w:t>700</w:t>
            </w:r>
          </w:p>
        </w:tc>
        <w:tc>
          <w:tcPr>
            <w:tcW w:w="2551" w:type="dxa"/>
          </w:tcPr>
          <w:p w14:paraId="0946FD47" w14:textId="77777777" w:rsidR="00F52969" w:rsidRPr="006973DC" w:rsidRDefault="00F52969" w:rsidP="00E37277">
            <w:pPr>
              <w:spacing w:after="0"/>
              <w:jc w:val="both"/>
              <w:rPr>
                <w:sz w:val="18"/>
                <w:szCs w:val="18"/>
                <w:lang w:val="en-GB" w:eastAsia="de-CH"/>
              </w:rPr>
            </w:pPr>
            <w:r w:rsidRPr="006973DC">
              <w:rPr>
                <w:sz w:val="18"/>
                <w:szCs w:val="18"/>
                <w:lang w:val="en-GB" w:eastAsia="de-CH"/>
              </w:rPr>
              <w:t>As in reference</w:t>
            </w:r>
          </w:p>
        </w:tc>
      </w:tr>
      <w:tr w:rsidR="00B20B30" w:rsidRPr="006973DC" w14:paraId="567967AA" w14:textId="77777777" w:rsidTr="00CC1031">
        <w:tc>
          <w:tcPr>
            <w:tcW w:w="4200" w:type="dxa"/>
          </w:tcPr>
          <w:p w14:paraId="5DED49A4" w14:textId="77777777" w:rsidR="00F52969" w:rsidRPr="006973DC" w:rsidRDefault="00F52969" w:rsidP="00E37277">
            <w:pPr>
              <w:spacing w:after="0"/>
              <w:jc w:val="both"/>
              <w:rPr>
                <w:sz w:val="18"/>
                <w:szCs w:val="18"/>
                <w:lang w:val="en-GB" w:eastAsia="de-CH"/>
              </w:rPr>
            </w:pPr>
            <w:r w:rsidRPr="006973DC">
              <w:rPr>
                <w:sz w:val="18"/>
                <w:szCs w:val="18"/>
                <w:lang w:val="en-GB" w:eastAsia="de-CH"/>
              </w:rPr>
              <w:t>Discount rate</w:t>
            </w:r>
          </w:p>
        </w:tc>
        <w:tc>
          <w:tcPr>
            <w:tcW w:w="2443" w:type="dxa"/>
          </w:tcPr>
          <w:p w14:paraId="732F0ED0" w14:textId="77777777" w:rsidR="00F52969" w:rsidRPr="006973DC" w:rsidRDefault="00F52969" w:rsidP="00E37277">
            <w:pPr>
              <w:spacing w:after="0"/>
              <w:jc w:val="both"/>
              <w:rPr>
                <w:i/>
                <w:iCs/>
                <w:sz w:val="18"/>
                <w:szCs w:val="18"/>
                <w:lang w:val="en-GB" w:eastAsia="de-CH"/>
              </w:rPr>
            </w:pPr>
            <w:r w:rsidRPr="006973DC">
              <w:rPr>
                <w:rFonts w:eastAsia="Times New Roman"/>
                <w:i/>
                <w:iCs/>
                <w:color w:val="000000"/>
                <w:sz w:val="18"/>
                <w:szCs w:val="18"/>
                <w:lang w:val="en-GB" w:eastAsia="en-GB"/>
              </w:rPr>
              <w:t>NCAP_DRATE</w:t>
            </w:r>
          </w:p>
        </w:tc>
        <w:tc>
          <w:tcPr>
            <w:tcW w:w="2551" w:type="dxa"/>
          </w:tcPr>
          <w:p w14:paraId="6F583387" w14:textId="77777777" w:rsidR="00F52969" w:rsidRPr="006973DC" w:rsidRDefault="00F52969" w:rsidP="00E37277">
            <w:pPr>
              <w:spacing w:after="0"/>
              <w:jc w:val="both"/>
              <w:rPr>
                <w:sz w:val="18"/>
                <w:szCs w:val="18"/>
                <w:lang w:val="en-GB" w:eastAsia="de-CH"/>
              </w:rPr>
            </w:pPr>
            <w:r w:rsidRPr="006973DC">
              <w:rPr>
                <w:sz w:val="18"/>
                <w:szCs w:val="18"/>
                <w:lang w:val="en-GB" w:eastAsia="de-CH"/>
              </w:rPr>
              <w:t>%</w:t>
            </w:r>
          </w:p>
        </w:tc>
        <w:tc>
          <w:tcPr>
            <w:tcW w:w="2000" w:type="dxa"/>
          </w:tcPr>
          <w:p w14:paraId="25BDA686" w14:textId="77777777" w:rsidR="00F52969" w:rsidRPr="006973DC" w:rsidRDefault="00F52969" w:rsidP="00E37277">
            <w:pPr>
              <w:spacing w:after="0"/>
              <w:jc w:val="both"/>
              <w:rPr>
                <w:sz w:val="18"/>
                <w:szCs w:val="18"/>
                <w:lang w:val="en-GB" w:eastAsia="de-CH"/>
              </w:rPr>
            </w:pPr>
            <w:r w:rsidRPr="006973DC">
              <w:rPr>
                <w:sz w:val="18"/>
                <w:szCs w:val="18"/>
                <w:lang w:val="en-GB" w:eastAsia="de-CH"/>
              </w:rPr>
              <w:t>5.5%</w:t>
            </w:r>
          </w:p>
        </w:tc>
        <w:tc>
          <w:tcPr>
            <w:tcW w:w="2551" w:type="dxa"/>
          </w:tcPr>
          <w:p w14:paraId="77AA2C7B" w14:textId="77777777" w:rsidR="00F52969" w:rsidRPr="006973DC" w:rsidRDefault="00F52969" w:rsidP="00E37277">
            <w:pPr>
              <w:spacing w:after="0"/>
              <w:jc w:val="both"/>
              <w:rPr>
                <w:sz w:val="18"/>
                <w:szCs w:val="18"/>
                <w:lang w:val="en-GB" w:eastAsia="de-CH"/>
              </w:rPr>
            </w:pPr>
            <w:r w:rsidRPr="006973DC">
              <w:rPr>
                <w:sz w:val="18"/>
                <w:szCs w:val="18"/>
                <w:lang w:val="en-GB" w:eastAsia="de-CH"/>
              </w:rPr>
              <w:t>As in reference</w:t>
            </w:r>
          </w:p>
        </w:tc>
      </w:tr>
      <w:tr w:rsidR="00B20B30" w:rsidRPr="006973DC" w14:paraId="03F9A1C7" w14:textId="77777777" w:rsidTr="00CC1031">
        <w:tc>
          <w:tcPr>
            <w:tcW w:w="4200" w:type="dxa"/>
          </w:tcPr>
          <w:p w14:paraId="0A8ABDB4" w14:textId="77777777" w:rsidR="00F52969" w:rsidRPr="006973DC" w:rsidRDefault="00F52969" w:rsidP="00E37277">
            <w:pPr>
              <w:spacing w:after="0"/>
              <w:jc w:val="both"/>
              <w:rPr>
                <w:sz w:val="18"/>
                <w:szCs w:val="18"/>
                <w:lang w:val="en-GB" w:eastAsia="de-CH"/>
              </w:rPr>
            </w:pPr>
            <w:r w:rsidRPr="006973DC">
              <w:rPr>
                <w:sz w:val="18"/>
                <w:szCs w:val="18"/>
                <w:lang w:val="en-GB" w:eastAsia="de-CH"/>
              </w:rPr>
              <w:t>Annual availability factor</w:t>
            </w:r>
          </w:p>
        </w:tc>
        <w:tc>
          <w:tcPr>
            <w:tcW w:w="2443" w:type="dxa"/>
          </w:tcPr>
          <w:p w14:paraId="079C46CF" w14:textId="77777777" w:rsidR="00F52969" w:rsidRPr="006973DC" w:rsidRDefault="00F52969" w:rsidP="00E37277">
            <w:pPr>
              <w:spacing w:after="0"/>
              <w:jc w:val="both"/>
              <w:rPr>
                <w:i/>
                <w:iCs/>
                <w:sz w:val="18"/>
                <w:szCs w:val="18"/>
                <w:lang w:val="en-GB" w:eastAsia="de-CH"/>
              </w:rPr>
            </w:pPr>
            <w:r w:rsidRPr="006973DC">
              <w:rPr>
                <w:rFonts w:eastAsia="Times New Roman"/>
                <w:i/>
                <w:iCs/>
                <w:color w:val="000000"/>
                <w:sz w:val="18"/>
                <w:szCs w:val="18"/>
                <w:lang w:val="en-GB" w:eastAsia="en-GB"/>
              </w:rPr>
              <w:t>NCAP_AFA</w:t>
            </w:r>
          </w:p>
        </w:tc>
        <w:tc>
          <w:tcPr>
            <w:tcW w:w="2551" w:type="dxa"/>
          </w:tcPr>
          <w:p w14:paraId="11553151" w14:textId="77777777" w:rsidR="00F52969" w:rsidRPr="006973DC" w:rsidRDefault="00F52969" w:rsidP="00E37277">
            <w:pPr>
              <w:spacing w:after="0"/>
              <w:jc w:val="both"/>
              <w:rPr>
                <w:sz w:val="18"/>
                <w:szCs w:val="18"/>
                <w:lang w:val="en-GB" w:eastAsia="de-CH"/>
              </w:rPr>
            </w:pPr>
            <w:r w:rsidRPr="006973DC">
              <w:rPr>
                <w:sz w:val="18"/>
                <w:szCs w:val="18"/>
                <w:lang w:val="en-GB" w:eastAsia="de-CH"/>
              </w:rPr>
              <w:t>%</w:t>
            </w:r>
          </w:p>
        </w:tc>
        <w:tc>
          <w:tcPr>
            <w:tcW w:w="2000" w:type="dxa"/>
          </w:tcPr>
          <w:p w14:paraId="0C51BA29" w14:textId="77777777" w:rsidR="00F52969" w:rsidRPr="006973DC" w:rsidRDefault="00F52969" w:rsidP="00E37277">
            <w:pPr>
              <w:spacing w:after="0"/>
              <w:jc w:val="both"/>
              <w:rPr>
                <w:sz w:val="18"/>
                <w:szCs w:val="18"/>
                <w:lang w:val="en-GB" w:eastAsia="de-CH"/>
              </w:rPr>
            </w:pPr>
            <w:r w:rsidRPr="006973DC">
              <w:rPr>
                <w:sz w:val="18"/>
                <w:szCs w:val="18"/>
                <w:lang w:val="en-GB" w:eastAsia="de-CH"/>
              </w:rPr>
              <w:t>80%</w:t>
            </w:r>
          </w:p>
        </w:tc>
        <w:tc>
          <w:tcPr>
            <w:tcW w:w="2551" w:type="dxa"/>
          </w:tcPr>
          <w:p w14:paraId="365F602E" w14:textId="77777777" w:rsidR="00F52969" w:rsidRPr="006973DC" w:rsidRDefault="00F52969" w:rsidP="00E37277">
            <w:pPr>
              <w:spacing w:after="0"/>
              <w:jc w:val="both"/>
              <w:rPr>
                <w:sz w:val="18"/>
                <w:szCs w:val="18"/>
                <w:lang w:val="en-GB" w:eastAsia="de-CH"/>
              </w:rPr>
            </w:pPr>
            <w:r w:rsidRPr="006973DC">
              <w:rPr>
                <w:sz w:val="18"/>
                <w:szCs w:val="18"/>
                <w:lang w:val="en-GB" w:eastAsia="de-CH"/>
              </w:rPr>
              <w:t>As in reference</w:t>
            </w:r>
          </w:p>
        </w:tc>
      </w:tr>
      <w:tr w:rsidR="00B20B30" w:rsidRPr="006973DC" w14:paraId="47C35AA8" w14:textId="77777777" w:rsidTr="00CC1031">
        <w:tc>
          <w:tcPr>
            <w:tcW w:w="4200" w:type="dxa"/>
          </w:tcPr>
          <w:p w14:paraId="1ABFF356" w14:textId="77777777" w:rsidR="00F52969" w:rsidRPr="0038248B" w:rsidRDefault="00F52969" w:rsidP="00E37277">
            <w:pPr>
              <w:spacing w:after="0"/>
              <w:jc w:val="both"/>
              <w:rPr>
                <w:sz w:val="18"/>
                <w:szCs w:val="18"/>
                <w:lang w:val="fr-CH" w:eastAsia="de-CH"/>
              </w:rPr>
            </w:pPr>
            <w:proofErr w:type="spellStart"/>
            <w:r w:rsidRPr="0038248B">
              <w:rPr>
                <w:sz w:val="18"/>
                <w:szCs w:val="18"/>
                <w:lang w:val="fr-CH" w:eastAsia="de-CH"/>
              </w:rPr>
              <w:t>Operational</w:t>
            </w:r>
            <w:proofErr w:type="spellEnd"/>
            <w:r w:rsidRPr="0038248B">
              <w:rPr>
                <w:sz w:val="18"/>
                <w:szCs w:val="18"/>
                <w:lang w:val="fr-CH" w:eastAsia="de-CH"/>
              </w:rPr>
              <w:t xml:space="preserve"> condition (</w:t>
            </w:r>
            <w:proofErr w:type="spellStart"/>
            <w:r w:rsidRPr="0038248B">
              <w:rPr>
                <w:sz w:val="18"/>
                <w:szCs w:val="18"/>
                <w:lang w:val="fr-CH" w:eastAsia="de-CH"/>
              </w:rPr>
              <w:t>dispatchable</w:t>
            </w:r>
            <w:proofErr w:type="spellEnd"/>
            <w:r w:rsidRPr="0038248B">
              <w:rPr>
                <w:sz w:val="18"/>
                <w:szCs w:val="18"/>
                <w:lang w:val="fr-CH" w:eastAsia="de-CH"/>
              </w:rPr>
              <w:t xml:space="preserve"> /non-</w:t>
            </w:r>
            <w:proofErr w:type="spellStart"/>
            <w:r w:rsidRPr="0038248B">
              <w:rPr>
                <w:sz w:val="18"/>
                <w:szCs w:val="18"/>
                <w:lang w:val="fr-CH" w:eastAsia="de-CH"/>
              </w:rPr>
              <w:t>dispatchable</w:t>
            </w:r>
            <w:proofErr w:type="spellEnd"/>
            <w:r w:rsidRPr="0038248B">
              <w:rPr>
                <w:sz w:val="18"/>
                <w:szCs w:val="18"/>
                <w:lang w:val="fr-CH" w:eastAsia="de-CH"/>
              </w:rPr>
              <w:t>)</w:t>
            </w:r>
          </w:p>
        </w:tc>
        <w:tc>
          <w:tcPr>
            <w:tcW w:w="2443" w:type="dxa"/>
          </w:tcPr>
          <w:p w14:paraId="50E6EBE1" w14:textId="77777777" w:rsidR="00F52969" w:rsidRPr="006973DC" w:rsidRDefault="00F52969" w:rsidP="00E37277">
            <w:pPr>
              <w:spacing w:after="0"/>
              <w:jc w:val="both"/>
              <w:rPr>
                <w:rFonts w:eastAsia="Times New Roman"/>
                <w:i/>
                <w:iCs/>
                <w:color w:val="000000"/>
                <w:sz w:val="18"/>
                <w:szCs w:val="18"/>
                <w:lang w:val="en-GB" w:eastAsia="en-GB"/>
              </w:rPr>
            </w:pPr>
            <w:r w:rsidRPr="006973DC">
              <w:rPr>
                <w:rFonts w:eastAsia="Times New Roman"/>
                <w:i/>
                <w:iCs/>
                <w:color w:val="000000"/>
                <w:sz w:val="18"/>
                <w:szCs w:val="18"/>
                <w:lang w:val="en-GB" w:eastAsia="en-GB"/>
              </w:rPr>
              <w:t>RL-DISP/RL-NDISP</w:t>
            </w:r>
          </w:p>
        </w:tc>
        <w:tc>
          <w:tcPr>
            <w:tcW w:w="2551" w:type="dxa"/>
          </w:tcPr>
          <w:p w14:paraId="45F3F513" w14:textId="77777777" w:rsidR="00F52969" w:rsidRPr="006973DC" w:rsidRDefault="00F52969" w:rsidP="00E37277">
            <w:pPr>
              <w:spacing w:after="0"/>
              <w:jc w:val="both"/>
              <w:rPr>
                <w:sz w:val="18"/>
                <w:szCs w:val="18"/>
                <w:lang w:val="en-GB" w:eastAsia="de-CH"/>
              </w:rPr>
            </w:pPr>
            <w:r w:rsidRPr="006973DC">
              <w:rPr>
                <w:sz w:val="18"/>
                <w:szCs w:val="18"/>
                <w:lang w:val="en-GB" w:eastAsia="de-CH"/>
              </w:rPr>
              <w:t xml:space="preserve">Binary </w:t>
            </w:r>
          </w:p>
        </w:tc>
        <w:tc>
          <w:tcPr>
            <w:tcW w:w="2000" w:type="dxa"/>
          </w:tcPr>
          <w:p w14:paraId="3B0DA7AE" w14:textId="77777777" w:rsidR="00F52969" w:rsidRPr="006973DC" w:rsidRDefault="00F52969" w:rsidP="00E37277">
            <w:pPr>
              <w:spacing w:after="0"/>
              <w:jc w:val="both"/>
              <w:rPr>
                <w:sz w:val="18"/>
                <w:szCs w:val="18"/>
                <w:lang w:val="en-GB" w:eastAsia="de-CH"/>
              </w:rPr>
            </w:pPr>
            <w:r w:rsidRPr="006973DC">
              <w:rPr>
                <w:rFonts w:eastAsia="Times New Roman"/>
                <w:i/>
                <w:iCs/>
                <w:color w:val="000000"/>
                <w:sz w:val="18"/>
                <w:szCs w:val="18"/>
                <w:lang w:val="en-GB" w:eastAsia="en-GB"/>
              </w:rPr>
              <w:t>RL-NDISP</w:t>
            </w:r>
          </w:p>
        </w:tc>
        <w:tc>
          <w:tcPr>
            <w:tcW w:w="2551" w:type="dxa"/>
          </w:tcPr>
          <w:p w14:paraId="15E68685" w14:textId="77777777" w:rsidR="00F52969" w:rsidRPr="006973DC" w:rsidRDefault="00F52969" w:rsidP="00E37277">
            <w:pPr>
              <w:spacing w:after="0"/>
              <w:jc w:val="both"/>
              <w:rPr>
                <w:sz w:val="18"/>
                <w:szCs w:val="18"/>
                <w:lang w:val="en-GB" w:eastAsia="de-CH"/>
              </w:rPr>
            </w:pPr>
            <w:r w:rsidRPr="006973DC">
              <w:rPr>
                <w:rFonts w:eastAsia="Times New Roman"/>
                <w:i/>
                <w:iCs/>
                <w:color w:val="000000"/>
                <w:sz w:val="18"/>
                <w:szCs w:val="18"/>
                <w:lang w:val="en-GB" w:eastAsia="en-GB"/>
              </w:rPr>
              <w:t>RL-DISP</w:t>
            </w:r>
          </w:p>
        </w:tc>
      </w:tr>
      <w:tr w:rsidR="00B20B30" w:rsidRPr="006973DC" w14:paraId="4DF2998A" w14:textId="77777777" w:rsidTr="00CC1031">
        <w:tc>
          <w:tcPr>
            <w:tcW w:w="4200" w:type="dxa"/>
          </w:tcPr>
          <w:p w14:paraId="2C79BDAB" w14:textId="77777777" w:rsidR="00F52969" w:rsidRPr="006973DC" w:rsidRDefault="00F52969" w:rsidP="00E37277">
            <w:pPr>
              <w:spacing w:after="0"/>
              <w:jc w:val="both"/>
              <w:rPr>
                <w:sz w:val="18"/>
                <w:szCs w:val="18"/>
                <w:lang w:val="en-GB" w:eastAsia="de-CH"/>
              </w:rPr>
            </w:pPr>
            <w:r w:rsidRPr="006973DC">
              <w:rPr>
                <w:sz w:val="18"/>
                <w:szCs w:val="18"/>
                <w:lang w:val="en-GB" w:eastAsia="de-CH"/>
              </w:rPr>
              <w:t>Maximum ramp-rate (down/up)</w:t>
            </w:r>
          </w:p>
        </w:tc>
        <w:tc>
          <w:tcPr>
            <w:tcW w:w="2443" w:type="dxa"/>
          </w:tcPr>
          <w:p w14:paraId="556E0C68" w14:textId="77777777" w:rsidR="00F52969" w:rsidRPr="006973DC" w:rsidRDefault="00F52969" w:rsidP="00E37277">
            <w:pPr>
              <w:spacing w:after="0"/>
              <w:jc w:val="both"/>
              <w:rPr>
                <w:i/>
                <w:iCs/>
                <w:sz w:val="18"/>
                <w:szCs w:val="18"/>
                <w:lang w:val="en-GB" w:eastAsia="de-CH"/>
              </w:rPr>
            </w:pPr>
            <w:r w:rsidRPr="006973DC">
              <w:rPr>
                <w:rFonts w:eastAsia="Times New Roman"/>
                <w:i/>
                <w:iCs/>
                <w:color w:val="000000"/>
                <w:sz w:val="18"/>
                <w:szCs w:val="18"/>
                <w:lang w:val="en-GB" w:eastAsia="en-GB"/>
              </w:rPr>
              <w:t>ACT_UPS</w:t>
            </w:r>
          </w:p>
        </w:tc>
        <w:tc>
          <w:tcPr>
            <w:tcW w:w="2551" w:type="dxa"/>
          </w:tcPr>
          <w:p w14:paraId="79DECFF7" w14:textId="77777777" w:rsidR="00F52969" w:rsidRPr="006973DC" w:rsidRDefault="00F52969" w:rsidP="00E37277">
            <w:pPr>
              <w:spacing w:after="0"/>
              <w:jc w:val="both"/>
              <w:rPr>
                <w:sz w:val="18"/>
                <w:szCs w:val="18"/>
                <w:lang w:val="en-GB" w:eastAsia="de-CH"/>
              </w:rPr>
            </w:pPr>
            <w:r w:rsidRPr="006973DC">
              <w:rPr>
                <w:sz w:val="18"/>
                <w:szCs w:val="18"/>
                <w:lang w:val="en-GB" w:eastAsia="de-CH"/>
              </w:rPr>
              <w:t>as a fraction of nominal online capacity per hour</w:t>
            </w:r>
          </w:p>
        </w:tc>
        <w:tc>
          <w:tcPr>
            <w:tcW w:w="2000" w:type="dxa"/>
          </w:tcPr>
          <w:p w14:paraId="73DD1CEE" w14:textId="77777777" w:rsidR="00F52969" w:rsidRPr="006973DC" w:rsidRDefault="00F52969" w:rsidP="00E37277">
            <w:pPr>
              <w:spacing w:after="0"/>
              <w:jc w:val="both"/>
              <w:rPr>
                <w:sz w:val="18"/>
                <w:szCs w:val="18"/>
                <w:lang w:val="en-GB" w:eastAsia="de-CH"/>
              </w:rPr>
            </w:pPr>
            <w:r w:rsidRPr="006973DC">
              <w:rPr>
                <w:sz w:val="18"/>
                <w:szCs w:val="18"/>
                <w:lang w:val="en-GB" w:eastAsia="de-CH"/>
              </w:rPr>
              <w:t>2%</w:t>
            </w:r>
          </w:p>
        </w:tc>
        <w:tc>
          <w:tcPr>
            <w:tcW w:w="2551" w:type="dxa"/>
          </w:tcPr>
          <w:p w14:paraId="04ABCD60" w14:textId="77777777" w:rsidR="00F52969" w:rsidRPr="006973DC" w:rsidRDefault="00F52969" w:rsidP="00E37277">
            <w:pPr>
              <w:spacing w:after="0"/>
              <w:jc w:val="both"/>
              <w:rPr>
                <w:sz w:val="18"/>
                <w:szCs w:val="18"/>
                <w:lang w:val="en-GB" w:eastAsia="de-CH"/>
              </w:rPr>
            </w:pPr>
            <w:r w:rsidRPr="006973DC">
              <w:rPr>
                <w:sz w:val="18"/>
                <w:szCs w:val="18"/>
                <w:lang w:val="en-US"/>
              </w:rPr>
              <w:t>2% - 9%</w:t>
            </w:r>
          </w:p>
        </w:tc>
      </w:tr>
      <w:tr w:rsidR="00B20B30" w:rsidRPr="006973DC" w14:paraId="17076AB4" w14:textId="77777777" w:rsidTr="00CC1031">
        <w:tc>
          <w:tcPr>
            <w:tcW w:w="4200" w:type="dxa"/>
          </w:tcPr>
          <w:p w14:paraId="6EF92FC7" w14:textId="77777777" w:rsidR="00F52969" w:rsidRPr="006973DC" w:rsidRDefault="00F52969" w:rsidP="00E37277">
            <w:pPr>
              <w:spacing w:after="0"/>
              <w:jc w:val="both"/>
              <w:rPr>
                <w:sz w:val="18"/>
                <w:szCs w:val="18"/>
                <w:lang w:val="en-GB" w:eastAsia="de-CH"/>
              </w:rPr>
            </w:pPr>
            <w:r w:rsidRPr="006973DC">
              <w:rPr>
                <w:sz w:val="18"/>
                <w:szCs w:val="18"/>
                <w:lang w:val="en-GB" w:eastAsia="de-CH"/>
              </w:rPr>
              <w:t xml:space="preserve">Minimum stable operating level </w:t>
            </w:r>
          </w:p>
        </w:tc>
        <w:tc>
          <w:tcPr>
            <w:tcW w:w="2443" w:type="dxa"/>
          </w:tcPr>
          <w:p w14:paraId="68AACDAA" w14:textId="77777777" w:rsidR="00F52969" w:rsidRPr="006973DC" w:rsidRDefault="00F52969" w:rsidP="00E37277">
            <w:pPr>
              <w:spacing w:after="0"/>
              <w:jc w:val="both"/>
              <w:rPr>
                <w:i/>
                <w:iCs/>
                <w:sz w:val="18"/>
                <w:szCs w:val="18"/>
                <w:lang w:val="en-GB" w:eastAsia="de-CH"/>
              </w:rPr>
            </w:pPr>
            <w:r w:rsidRPr="006973DC">
              <w:rPr>
                <w:rFonts w:eastAsia="Times New Roman"/>
                <w:i/>
                <w:iCs/>
                <w:color w:val="000000"/>
                <w:sz w:val="18"/>
                <w:szCs w:val="18"/>
                <w:lang w:val="en-GB" w:eastAsia="en-GB"/>
              </w:rPr>
              <w:t>ACT_MINLD</w:t>
            </w:r>
          </w:p>
        </w:tc>
        <w:tc>
          <w:tcPr>
            <w:tcW w:w="2551" w:type="dxa"/>
          </w:tcPr>
          <w:p w14:paraId="7BA0F401" w14:textId="77777777" w:rsidR="00F52969" w:rsidRPr="006973DC" w:rsidRDefault="00F52969" w:rsidP="00E37277">
            <w:pPr>
              <w:spacing w:after="0"/>
              <w:jc w:val="both"/>
              <w:rPr>
                <w:sz w:val="18"/>
                <w:szCs w:val="18"/>
                <w:lang w:val="en-GB" w:eastAsia="de-CH"/>
              </w:rPr>
            </w:pPr>
            <w:r w:rsidRPr="006973DC">
              <w:rPr>
                <w:sz w:val="18"/>
                <w:szCs w:val="18"/>
                <w:lang w:val="en-GB" w:eastAsia="de-CH"/>
              </w:rPr>
              <w:t>% of installed capacity</w:t>
            </w:r>
          </w:p>
        </w:tc>
        <w:tc>
          <w:tcPr>
            <w:tcW w:w="2000" w:type="dxa"/>
          </w:tcPr>
          <w:p w14:paraId="68BDD73A" w14:textId="77777777" w:rsidR="00F52969" w:rsidRPr="006973DC" w:rsidRDefault="00F52969" w:rsidP="00E37277">
            <w:pPr>
              <w:spacing w:after="0"/>
              <w:jc w:val="both"/>
              <w:rPr>
                <w:sz w:val="18"/>
                <w:szCs w:val="18"/>
                <w:lang w:val="en-GB" w:eastAsia="de-CH"/>
              </w:rPr>
            </w:pPr>
            <w:r w:rsidRPr="006973DC">
              <w:rPr>
                <w:sz w:val="18"/>
                <w:szCs w:val="18"/>
                <w:lang w:val="en-GB" w:eastAsia="de-CH"/>
              </w:rPr>
              <w:t>45%</w:t>
            </w:r>
          </w:p>
        </w:tc>
        <w:tc>
          <w:tcPr>
            <w:tcW w:w="2551" w:type="dxa"/>
          </w:tcPr>
          <w:p w14:paraId="55F6B87E" w14:textId="77777777" w:rsidR="00F52969" w:rsidRPr="006973DC" w:rsidRDefault="00F52969" w:rsidP="00E37277">
            <w:pPr>
              <w:pStyle w:val="BFEEFReportStandard"/>
              <w:spacing w:after="0"/>
              <w:jc w:val="both"/>
              <w:rPr>
                <w:sz w:val="18"/>
                <w:szCs w:val="18"/>
                <w:lang w:val="en-US"/>
              </w:rPr>
            </w:pPr>
            <w:r w:rsidRPr="006973DC">
              <w:rPr>
                <w:sz w:val="18"/>
                <w:szCs w:val="18"/>
                <w:lang w:val="en-US"/>
              </w:rPr>
              <w:t>45% - 25%</w:t>
            </w:r>
          </w:p>
          <w:p w14:paraId="75108D3E" w14:textId="77777777" w:rsidR="00F52969" w:rsidRPr="006973DC" w:rsidRDefault="00F52969" w:rsidP="00E37277">
            <w:pPr>
              <w:spacing w:after="0"/>
              <w:jc w:val="both"/>
              <w:rPr>
                <w:sz w:val="18"/>
                <w:szCs w:val="18"/>
                <w:lang w:val="en-GB" w:eastAsia="de-CH"/>
              </w:rPr>
            </w:pPr>
          </w:p>
        </w:tc>
      </w:tr>
      <w:tr w:rsidR="00B20B30" w:rsidRPr="006973DC" w14:paraId="620E03B7" w14:textId="77777777" w:rsidTr="00CC1031">
        <w:tc>
          <w:tcPr>
            <w:tcW w:w="4200" w:type="dxa"/>
          </w:tcPr>
          <w:p w14:paraId="12953384" w14:textId="77777777" w:rsidR="00F52969" w:rsidRPr="006973DC" w:rsidRDefault="00F52969" w:rsidP="00E37277">
            <w:pPr>
              <w:spacing w:after="0"/>
              <w:jc w:val="both"/>
              <w:rPr>
                <w:sz w:val="18"/>
                <w:szCs w:val="18"/>
                <w:lang w:val="en-GB" w:eastAsia="de-CH"/>
              </w:rPr>
            </w:pPr>
            <w:r w:rsidRPr="006973DC">
              <w:rPr>
                <w:sz w:val="18"/>
                <w:szCs w:val="18"/>
                <w:lang w:val="en-GB" w:eastAsia="de-CH"/>
              </w:rPr>
              <w:t>Minimum online / offline hours (or Maximum number of start-up cycles)</w:t>
            </w:r>
          </w:p>
        </w:tc>
        <w:tc>
          <w:tcPr>
            <w:tcW w:w="2443" w:type="dxa"/>
          </w:tcPr>
          <w:p w14:paraId="00E6044E" w14:textId="77777777" w:rsidR="00F52969" w:rsidRPr="006973DC" w:rsidRDefault="00F52969" w:rsidP="00E37277">
            <w:pPr>
              <w:spacing w:after="0"/>
              <w:jc w:val="both"/>
              <w:rPr>
                <w:i/>
                <w:iCs/>
                <w:sz w:val="18"/>
                <w:szCs w:val="18"/>
                <w:lang w:val="en-GB" w:eastAsia="de-CH"/>
              </w:rPr>
            </w:pPr>
            <w:r w:rsidRPr="006973DC">
              <w:rPr>
                <w:rFonts w:eastAsia="Times New Roman"/>
                <w:i/>
                <w:iCs/>
                <w:color w:val="000000"/>
                <w:sz w:val="18"/>
                <w:szCs w:val="18"/>
                <w:lang w:val="en-GB" w:eastAsia="en-GB"/>
              </w:rPr>
              <w:t>ACT_TIME~UP ACT_TIME~LO</w:t>
            </w:r>
          </w:p>
        </w:tc>
        <w:tc>
          <w:tcPr>
            <w:tcW w:w="2551" w:type="dxa"/>
          </w:tcPr>
          <w:p w14:paraId="133FE467" w14:textId="77777777" w:rsidR="00F52969" w:rsidRPr="006973DC" w:rsidRDefault="00F52969" w:rsidP="00E37277">
            <w:pPr>
              <w:spacing w:after="0"/>
              <w:jc w:val="both"/>
              <w:rPr>
                <w:sz w:val="18"/>
                <w:szCs w:val="18"/>
                <w:lang w:val="en-GB" w:eastAsia="de-CH"/>
              </w:rPr>
            </w:pPr>
            <w:r w:rsidRPr="006973DC">
              <w:rPr>
                <w:sz w:val="18"/>
                <w:szCs w:val="18"/>
                <w:lang w:val="en-GB" w:eastAsia="de-CH"/>
              </w:rPr>
              <w:t>Hours</w:t>
            </w:r>
          </w:p>
        </w:tc>
        <w:tc>
          <w:tcPr>
            <w:tcW w:w="2000" w:type="dxa"/>
          </w:tcPr>
          <w:p w14:paraId="152A0283" w14:textId="77777777" w:rsidR="00F52969" w:rsidRPr="006973DC" w:rsidRDefault="00F52969" w:rsidP="00E37277">
            <w:pPr>
              <w:spacing w:after="0"/>
              <w:jc w:val="both"/>
              <w:rPr>
                <w:sz w:val="18"/>
                <w:szCs w:val="18"/>
                <w:lang w:val="en-GB" w:eastAsia="de-CH"/>
              </w:rPr>
            </w:pPr>
            <w:r w:rsidRPr="006973DC">
              <w:rPr>
                <w:sz w:val="18"/>
                <w:szCs w:val="18"/>
                <w:lang w:val="en-GB" w:eastAsia="de-CH"/>
              </w:rPr>
              <w:t>12</w:t>
            </w:r>
          </w:p>
        </w:tc>
        <w:tc>
          <w:tcPr>
            <w:tcW w:w="2551" w:type="dxa"/>
          </w:tcPr>
          <w:p w14:paraId="07AF1853" w14:textId="77777777" w:rsidR="00F52969" w:rsidRPr="006973DC" w:rsidRDefault="00F52969" w:rsidP="00E37277">
            <w:pPr>
              <w:pStyle w:val="BFEEFReportStandard"/>
              <w:spacing w:after="0"/>
              <w:jc w:val="both"/>
              <w:rPr>
                <w:sz w:val="18"/>
                <w:szCs w:val="18"/>
                <w:lang w:val="en-US"/>
              </w:rPr>
            </w:pPr>
            <w:r w:rsidRPr="006973DC">
              <w:rPr>
                <w:sz w:val="18"/>
                <w:szCs w:val="18"/>
                <w:lang w:val="en-US"/>
              </w:rPr>
              <w:t>12 - 0</w:t>
            </w:r>
          </w:p>
          <w:p w14:paraId="6344D0E0" w14:textId="77777777" w:rsidR="00F52969" w:rsidRPr="006973DC" w:rsidRDefault="00F52969" w:rsidP="00E37277">
            <w:pPr>
              <w:spacing w:after="0"/>
              <w:jc w:val="both"/>
              <w:rPr>
                <w:sz w:val="18"/>
                <w:szCs w:val="18"/>
                <w:lang w:val="en-GB" w:eastAsia="de-CH"/>
              </w:rPr>
            </w:pPr>
          </w:p>
        </w:tc>
      </w:tr>
      <w:tr w:rsidR="00B20B30" w:rsidRPr="006973DC" w14:paraId="28C6939A" w14:textId="77777777" w:rsidTr="00CC1031">
        <w:tc>
          <w:tcPr>
            <w:tcW w:w="4200" w:type="dxa"/>
          </w:tcPr>
          <w:p w14:paraId="4EB18003" w14:textId="77777777" w:rsidR="00F52969" w:rsidRPr="006973DC" w:rsidRDefault="00F52969" w:rsidP="00E37277">
            <w:pPr>
              <w:spacing w:after="0"/>
              <w:jc w:val="both"/>
              <w:rPr>
                <w:sz w:val="18"/>
                <w:szCs w:val="18"/>
                <w:lang w:val="en-GB" w:eastAsia="de-CH"/>
              </w:rPr>
            </w:pPr>
            <w:r w:rsidRPr="006973DC">
              <w:rPr>
                <w:sz w:val="18"/>
                <w:szCs w:val="18"/>
                <w:lang w:val="en-GB" w:eastAsia="de-CH"/>
              </w:rPr>
              <w:t xml:space="preserve">Cost of start-up </w:t>
            </w:r>
          </w:p>
        </w:tc>
        <w:tc>
          <w:tcPr>
            <w:tcW w:w="2443" w:type="dxa"/>
          </w:tcPr>
          <w:p w14:paraId="0A88C896" w14:textId="77777777" w:rsidR="00F52969" w:rsidRPr="006973DC" w:rsidRDefault="00F52969" w:rsidP="00E37277">
            <w:pPr>
              <w:spacing w:after="0"/>
              <w:jc w:val="both"/>
              <w:rPr>
                <w:i/>
                <w:iCs/>
                <w:sz w:val="18"/>
                <w:szCs w:val="18"/>
                <w:lang w:val="en-GB" w:eastAsia="de-CH"/>
              </w:rPr>
            </w:pPr>
            <w:r w:rsidRPr="006973DC">
              <w:rPr>
                <w:rFonts w:eastAsia="Times New Roman"/>
                <w:i/>
                <w:iCs/>
                <w:color w:val="000000"/>
                <w:sz w:val="18"/>
                <w:szCs w:val="18"/>
                <w:lang w:val="en-GB" w:eastAsia="en-GB"/>
              </w:rPr>
              <w:t>ACT_CSTUP</w:t>
            </w:r>
          </w:p>
        </w:tc>
        <w:tc>
          <w:tcPr>
            <w:tcW w:w="2551" w:type="dxa"/>
          </w:tcPr>
          <w:p w14:paraId="3C83DFA2" w14:textId="77777777" w:rsidR="00F52969" w:rsidRPr="006973DC" w:rsidRDefault="00F52969" w:rsidP="00E37277">
            <w:pPr>
              <w:spacing w:after="0"/>
              <w:jc w:val="both"/>
              <w:rPr>
                <w:sz w:val="18"/>
                <w:szCs w:val="18"/>
                <w:lang w:val="en-GB" w:eastAsia="de-CH"/>
              </w:rPr>
            </w:pPr>
            <w:r w:rsidRPr="006973DC">
              <w:rPr>
                <w:sz w:val="18"/>
                <w:szCs w:val="18"/>
                <w:lang w:val="en-GB" w:eastAsia="de-CH"/>
              </w:rPr>
              <w:t>CHF/start-up</w:t>
            </w:r>
          </w:p>
        </w:tc>
        <w:tc>
          <w:tcPr>
            <w:tcW w:w="2000" w:type="dxa"/>
          </w:tcPr>
          <w:p w14:paraId="2A272C16" w14:textId="77777777" w:rsidR="00F52969" w:rsidRPr="006973DC" w:rsidRDefault="00F52969" w:rsidP="00E37277">
            <w:pPr>
              <w:spacing w:after="0"/>
              <w:jc w:val="both"/>
              <w:rPr>
                <w:sz w:val="18"/>
                <w:szCs w:val="18"/>
                <w:lang w:val="en-GB" w:eastAsia="de-CH"/>
              </w:rPr>
            </w:pPr>
            <w:r w:rsidRPr="006973DC">
              <w:rPr>
                <w:sz w:val="18"/>
                <w:szCs w:val="18"/>
                <w:lang w:val="en-GB" w:eastAsia="de-CH"/>
              </w:rPr>
              <w:t>.02</w:t>
            </w:r>
          </w:p>
        </w:tc>
        <w:tc>
          <w:tcPr>
            <w:tcW w:w="2551" w:type="dxa"/>
          </w:tcPr>
          <w:p w14:paraId="3BD3007D" w14:textId="77777777" w:rsidR="00F52969" w:rsidRPr="006973DC" w:rsidRDefault="00F52969" w:rsidP="00E37277">
            <w:pPr>
              <w:spacing w:after="0"/>
              <w:jc w:val="both"/>
              <w:rPr>
                <w:sz w:val="18"/>
                <w:szCs w:val="18"/>
                <w:lang w:val="en-GB" w:eastAsia="de-CH"/>
              </w:rPr>
            </w:pPr>
            <w:r w:rsidRPr="006973DC">
              <w:rPr>
                <w:sz w:val="18"/>
                <w:szCs w:val="18"/>
                <w:lang w:val="en-GB" w:eastAsia="de-CH"/>
              </w:rPr>
              <w:t>As in reference</w:t>
            </w:r>
          </w:p>
        </w:tc>
      </w:tr>
      <w:tr w:rsidR="00B20B30" w:rsidRPr="006973DC" w14:paraId="5CCDBD2F" w14:textId="77777777" w:rsidTr="00CC1031">
        <w:tc>
          <w:tcPr>
            <w:tcW w:w="4200" w:type="dxa"/>
          </w:tcPr>
          <w:p w14:paraId="65194CC4" w14:textId="77777777" w:rsidR="00F52969" w:rsidRPr="006973DC" w:rsidRDefault="00F52969" w:rsidP="00E37277">
            <w:pPr>
              <w:spacing w:after="0"/>
              <w:jc w:val="both"/>
              <w:rPr>
                <w:sz w:val="18"/>
                <w:szCs w:val="18"/>
                <w:lang w:val="en-GB" w:eastAsia="de-CH"/>
              </w:rPr>
            </w:pPr>
            <w:r w:rsidRPr="006973DC">
              <w:rPr>
                <w:sz w:val="18"/>
                <w:szCs w:val="18"/>
                <w:lang w:val="en-GB" w:eastAsia="de-CH"/>
              </w:rPr>
              <w:t>Contribution to provision of reserve (primary: positive and negative)</w:t>
            </w:r>
          </w:p>
        </w:tc>
        <w:tc>
          <w:tcPr>
            <w:tcW w:w="2443" w:type="dxa"/>
          </w:tcPr>
          <w:p w14:paraId="16A2E288" w14:textId="77777777" w:rsidR="00F52969" w:rsidRPr="006973DC" w:rsidRDefault="00F52969" w:rsidP="00E37277">
            <w:pPr>
              <w:spacing w:after="0"/>
              <w:jc w:val="both"/>
              <w:rPr>
                <w:rFonts w:eastAsia="Times New Roman"/>
                <w:i/>
                <w:iCs/>
                <w:color w:val="000000"/>
                <w:sz w:val="18"/>
                <w:szCs w:val="18"/>
                <w:lang w:val="en-GB" w:eastAsia="en-GB"/>
              </w:rPr>
            </w:pPr>
            <w:r w:rsidRPr="006973DC">
              <w:rPr>
                <w:rFonts w:eastAsia="Times New Roman"/>
                <w:i/>
                <w:iCs/>
                <w:color w:val="000000"/>
                <w:sz w:val="18"/>
                <w:szCs w:val="18"/>
                <w:lang w:val="en-GB" w:eastAsia="en-GB"/>
              </w:rPr>
              <w:t xml:space="preserve">BS_RMAX~UP </w:t>
            </w:r>
          </w:p>
          <w:p w14:paraId="01D94165" w14:textId="77777777" w:rsidR="00F52969" w:rsidRPr="006973DC" w:rsidRDefault="00F52969" w:rsidP="00E37277">
            <w:pPr>
              <w:spacing w:after="0"/>
              <w:jc w:val="both"/>
              <w:rPr>
                <w:i/>
                <w:iCs/>
                <w:sz w:val="18"/>
                <w:szCs w:val="18"/>
                <w:lang w:val="en-GB" w:eastAsia="de-CH"/>
              </w:rPr>
            </w:pPr>
            <w:r w:rsidRPr="006973DC">
              <w:rPr>
                <w:rFonts w:eastAsia="Times New Roman"/>
                <w:i/>
                <w:iCs/>
                <w:color w:val="000000"/>
                <w:sz w:val="18"/>
                <w:szCs w:val="18"/>
                <w:lang w:val="en-GB" w:eastAsia="en-GB"/>
              </w:rPr>
              <w:t>BS_RMAX~LO</w:t>
            </w:r>
          </w:p>
        </w:tc>
        <w:tc>
          <w:tcPr>
            <w:tcW w:w="2551" w:type="dxa"/>
          </w:tcPr>
          <w:p w14:paraId="06AE65D5" w14:textId="77777777" w:rsidR="00F52969" w:rsidRPr="006973DC" w:rsidRDefault="00F52969" w:rsidP="00E37277">
            <w:pPr>
              <w:spacing w:after="0"/>
              <w:jc w:val="both"/>
              <w:rPr>
                <w:sz w:val="18"/>
                <w:szCs w:val="18"/>
                <w:lang w:val="en-GB" w:eastAsia="de-CH"/>
              </w:rPr>
            </w:pPr>
            <w:r w:rsidRPr="006973DC">
              <w:rPr>
                <w:sz w:val="18"/>
                <w:szCs w:val="18"/>
                <w:lang w:val="en-GB" w:eastAsia="de-CH"/>
              </w:rPr>
              <w:t>as a fraction of capacity</w:t>
            </w:r>
          </w:p>
        </w:tc>
        <w:tc>
          <w:tcPr>
            <w:tcW w:w="2000" w:type="dxa"/>
          </w:tcPr>
          <w:p w14:paraId="6B856150" w14:textId="77777777" w:rsidR="00F52969" w:rsidRPr="006973DC" w:rsidRDefault="00F52969" w:rsidP="00E37277">
            <w:pPr>
              <w:spacing w:after="0"/>
              <w:jc w:val="both"/>
              <w:rPr>
                <w:sz w:val="18"/>
                <w:szCs w:val="18"/>
                <w:lang w:val="en-GB" w:eastAsia="de-CH"/>
              </w:rPr>
            </w:pPr>
            <w:r w:rsidRPr="006973DC">
              <w:rPr>
                <w:sz w:val="18"/>
                <w:szCs w:val="18"/>
                <w:lang w:val="en-GB" w:eastAsia="de-CH"/>
              </w:rPr>
              <w:t>1.25%</w:t>
            </w:r>
          </w:p>
        </w:tc>
        <w:tc>
          <w:tcPr>
            <w:tcW w:w="2551" w:type="dxa"/>
          </w:tcPr>
          <w:p w14:paraId="76F32F17" w14:textId="77777777" w:rsidR="00F52969" w:rsidRPr="006973DC" w:rsidRDefault="00F52969" w:rsidP="00E37277">
            <w:pPr>
              <w:pStyle w:val="BFEEFReportStandard"/>
              <w:spacing w:after="0"/>
              <w:jc w:val="both"/>
              <w:rPr>
                <w:sz w:val="18"/>
                <w:szCs w:val="18"/>
                <w:lang w:val="en-US"/>
              </w:rPr>
            </w:pPr>
            <w:r w:rsidRPr="006973DC">
              <w:rPr>
                <w:sz w:val="18"/>
                <w:szCs w:val="18"/>
                <w:lang w:val="en-US"/>
              </w:rPr>
              <w:t>1.25% - 3%</w:t>
            </w:r>
          </w:p>
          <w:p w14:paraId="6A626BC8" w14:textId="77777777" w:rsidR="00F52969" w:rsidRPr="006973DC" w:rsidRDefault="00F52969" w:rsidP="00E37277">
            <w:pPr>
              <w:spacing w:after="0"/>
              <w:jc w:val="both"/>
              <w:rPr>
                <w:sz w:val="18"/>
                <w:szCs w:val="18"/>
                <w:lang w:val="en-GB" w:eastAsia="de-CH"/>
              </w:rPr>
            </w:pPr>
          </w:p>
        </w:tc>
      </w:tr>
      <w:tr w:rsidR="00B20B30" w:rsidRPr="006973DC" w14:paraId="47C0A5BE" w14:textId="77777777" w:rsidTr="00CC1031">
        <w:tc>
          <w:tcPr>
            <w:tcW w:w="4200" w:type="dxa"/>
          </w:tcPr>
          <w:p w14:paraId="5BDF92A2" w14:textId="77777777" w:rsidR="00F52969" w:rsidRPr="006973DC" w:rsidRDefault="00F52969" w:rsidP="00E37277">
            <w:pPr>
              <w:spacing w:after="0"/>
              <w:jc w:val="both"/>
              <w:rPr>
                <w:sz w:val="18"/>
                <w:szCs w:val="18"/>
                <w:lang w:val="en-GB" w:eastAsia="de-CH"/>
              </w:rPr>
            </w:pPr>
            <w:r w:rsidRPr="006973DC">
              <w:rPr>
                <w:sz w:val="18"/>
                <w:szCs w:val="18"/>
                <w:lang w:val="en-GB" w:eastAsia="de-CH"/>
              </w:rPr>
              <w:t>Contribution to provision of reserve (secondary)</w:t>
            </w:r>
          </w:p>
        </w:tc>
        <w:tc>
          <w:tcPr>
            <w:tcW w:w="2443" w:type="dxa"/>
          </w:tcPr>
          <w:p w14:paraId="2B093389" w14:textId="77777777" w:rsidR="00F52969" w:rsidRPr="006973DC" w:rsidRDefault="00F52969" w:rsidP="00E37277">
            <w:pPr>
              <w:spacing w:after="0"/>
              <w:jc w:val="both"/>
              <w:rPr>
                <w:i/>
                <w:iCs/>
                <w:sz w:val="18"/>
                <w:szCs w:val="18"/>
                <w:lang w:val="en-GB" w:eastAsia="de-CH"/>
              </w:rPr>
            </w:pPr>
            <w:r w:rsidRPr="006973DC">
              <w:rPr>
                <w:rFonts w:eastAsia="Times New Roman"/>
                <w:i/>
                <w:iCs/>
                <w:color w:val="000000"/>
                <w:sz w:val="18"/>
                <w:szCs w:val="18"/>
                <w:lang w:val="en-GB" w:eastAsia="en-GB"/>
              </w:rPr>
              <w:t>BS_RMAX~UP BS_RMAX~LO</w:t>
            </w:r>
          </w:p>
        </w:tc>
        <w:tc>
          <w:tcPr>
            <w:tcW w:w="2551" w:type="dxa"/>
          </w:tcPr>
          <w:p w14:paraId="1B0ACAB7" w14:textId="77777777" w:rsidR="00F52969" w:rsidRPr="006973DC" w:rsidRDefault="00F52969" w:rsidP="00E37277">
            <w:pPr>
              <w:spacing w:after="0"/>
              <w:jc w:val="both"/>
              <w:rPr>
                <w:sz w:val="18"/>
                <w:szCs w:val="18"/>
                <w:lang w:val="en-GB" w:eastAsia="de-CH"/>
              </w:rPr>
            </w:pPr>
            <w:r w:rsidRPr="006973DC">
              <w:rPr>
                <w:sz w:val="18"/>
                <w:szCs w:val="18"/>
                <w:lang w:val="en-GB" w:eastAsia="de-CH"/>
              </w:rPr>
              <w:t>as a fraction of capacity</w:t>
            </w:r>
          </w:p>
        </w:tc>
        <w:tc>
          <w:tcPr>
            <w:tcW w:w="2000" w:type="dxa"/>
          </w:tcPr>
          <w:p w14:paraId="080F8DF3" w14:textId="77777777" w:rsidR="00F52969" w:rsidRPr="006973DC" w:rsidRDefault="00F52969" w:rsidP="00E37277">
            <w:pPr>
              <w:spacing w:after="0"/>
              <w:jc w:val="both"/>
              <w:rPr>
                <w:sz w:val="18"/>
                <w:szCs w:val="18"/>
                <w:lang w:val="en-GB" w:eastAsia="de-CH"/>
              </w:rPr>
            </w:pPr>
            <w:r w:rsidRPr="006973DC">
              <w:rPr>
                <w:sz w:val="18"/>
                <w:szCs w:val="18"/>
                <w:lang w:val="en-GB" w:eastAsia="de-CH"/>
              </w:rPr>
              <w:t>5%</w:t>
            </w:r>
          </w:p>
        </w:tc>
        <w:tc>
          <w:tcPr>
            <w:tcW w:w="2551" w:type="dxa"/>
          </w:tcPr>
          <w:p w14:paraId="57C550FC" w14:textId="77777777" w:rsidR="00F52969" w:rsidRPr="006973DC" w:rsidRDefault="00F52969" w:rsidP="00E37277">
            <w:pPr>
              <w:pStyle w:val="BFEEFReportStandard"/>
              <w:spacing w:after="0"/>
              <w:jc w:val="both"/>
              <w:rPr>
                <w:sz w:val="18"/>
                <w:szCs w:val="18"/>
                <w:lang w:eastAsia="de-CH"/>
              </w:rPr>
            </w:pPr>
            <w:r w:rsidRPr="006973DC">
              <w:rPr>
                <w:sz w:val="18"/>
                <w:szCs w:val="18"/>
                <w:lang w:val="en-US"/>
              </w:rPr>
              <w:t>5% - 100%</w:t>
            </w:r>
          </w:p>
        </w:tc>
      </w:tr>
      <w:tr w:rsidR="00B20B30" w:rsidRPr="006973DC" w14:paraId="28AEE2A0" w14:textId="77777777" w:rsidTr="00CC1031">
        <w:tc>
          <w:tcPr>
            <w:tcW w:w="4200" w:type="dxa"/>
          </w:tcPr>
          <w:p w14:paraId="44A34DD4" w14:textId="77777777" w:rsidR="00F52969" w:rsidRPr="006973DC" w:rsidRDefault="00F52969" w:rsidP="00E37277">
            <w:pPr>
              <w:spacing w:after="0"/>
              <w:jc w:val="both"/>
              <w:rPr>
                <w:sz w:val="18"/>
                <w:szCs w:val="18"/>
                <w:lang w:val="en-GB" w:eastAsia="de-CH"/>
              </w:rPr>
            </w:pPr>
            <w:r w:rsidRPr="006973DC">
              <w:rPr>
                <w:sz w:val="18"/>
                <w:szCs w:val="18"/>
                <w:lang w:val="en-GB" w:eastAsia="de-CH"/>
              </w:rPr>
              <w:t>Subsidy on electricity generation</w:t>
            </w:r>
          </w:p>
        </w:tc>
        <w:tc>
          <w:tcPr>
            <w:tcW w:w="2443" w:type="dxa"/>
          </w:tcPr>
          <w:p w14:paraId="47ED95C2" w14:textId="77777777" w:rsidR="00F52969" w:rsidRPr="006973DC" w:rsidRDefault="00F52969" w:rsidP="00E37277">
            <w:pPr>
              <w:spacing w:after="0"/>
              <w:jc w:val="both"/>
              <w:rPr>
                <w:i/>
                <w:iCs/>
                <w:sz w:val="18"/>
                <w:szCs w:val="18"/>
                <w:lang w:val="en-GB" w:eastAsia="de-CH"/>
              </w:rPr>
            </w:pPr>
            <w:r w:rsidRPr="006973DC">
              <w:rPr>
                <w:rFonts w:eastAsia="Times New Roman"/>
                <w:i/>
                <w:iCs/>
                <w:color w:val="000000"/>
                <w:sz w:val="18"/>
                <w:szCs w:val="18"/>
                <w:lang w:val="en-GB" w:eastAsia="en-GB"/>
              </w:rPr>
              <w:t>FLO_SUB</w:t>
            </w:r>
          </w:p>
        </w:tc>
        <w:tc>
          <w:tcPr>
            <w:tcW w:w="2551" w:type="dxa"/>
          </w:tcPr>
          <w:p w14:paraId="009701DB" w14:textId="77777777" w:rsidR="00F52969" w:rsidRPr="006973DC" w:rsidRDefault="00F52969" w:rsidP="00E37277">
            <w:pPr>
              <w:spacing w:after="0"/>
              <w:jc w:val="both"/>
              <w:rPr>
                <w:sz w:val="18"/>
                <w:szCs w:val="18"/>
                <w:lang w:val="en-GB" w:eastAsia="de-CH"/>
              </w:rPr>
            </w:pPr>
            <w:r w:rsidRPr="006973DC">
              <w:rPr>
                <w:sz w:val="18"/>
                <w:szCs w:val="18"/>
                <w:lang w:val="en-GB" w:eastAsia="de-CH"/>
              </w:rPr>
              <w:t>CHF/GJ</w:t>
            </w:r>
          </w:p>
        </w:tc>
        <w:tc>
          <w:tcPr>
            <w:tcW w:w="2000" w:type="dxa"/>
          </w:tcPr>
          <w:p w14:paraId="3C2EE1E3" w14:textId="77777777" w:rsidR="00F52969" w:rsidRPr="006973DC" w:rsidRDefault="00F52969" w:rsidP="00E37277">
            <w:pPr>
              <w:spacing w:after="0"/>
              <w:jc w:val="both"/>
              <w:rPr>
                <w:sz w:val="18"/>
                <w:szCs w:val="18"/>
                <w:lang w:val="en-GB" w:eastAsia="de-CH"/>
              </w:rPr>
            </w:pPr>
            <w:r w:rsidRPr="006973DC">
              <w:rPr>
                <w:sz w:val="18"/>
                <w:szCs w:val="18"/>
                <w:lang w:val="en-GB" w:eastAsia="de-CH"/>
              </w:rPr>
              <w:t>Nil</w:t>
            </w:r>
          </w:p>
        </w:tc>
        <w:tc>
          <w:tcPr>
            <w:tcW w:w="2551" w:type="dxa"/>
          </w:tcPr>
          <w:p w14:paraId="6D9C8533" w14:textId="77777777" w:rsidR="00F52969" w:rsidRPr="006973DC" w:rsidRDefault="00F52969" w:rsidP="00E37277">
            <w:pPr>
              <w:spacing w:after="0"/>
              <w:jc w:val="both"/>
              <w:rPr>
                <w:sz w:val="18"/>
                <w:szCs w:val="18"/>
                <w:lang w:val="en-GB" w:eastAsia="de-CH"/>
              </w:rPr>
            </w:pPr>
            <w:r w:rsidRPr="006973DC">
              <w:rPr>
                <w:sz w:val="18"/>
                <w:szCs w:val="18"/>
                <w:lang w:val="en-GB" w:eastAsia="de-CH"/>
              </w:rPr>
              <w:t>Nil</w:t>
            </w:r>
          </w:p>
        </w:tc>
      </w:tr>
      <w:tr w:rsidR="00B20B30" w:rsidRPr="006973DC" w14:paraId="610C901E" w14:textId="77777777" w:rsidTr="00CC1031">
        <w:tc>
          <w:tcPr>
            <w:tcW w:w="4200" w:type="dxa"/>
          </w:tcPr>
          <w:p w14:paraId="5838D995" w14:textId="77777777" w:rsidR="00F52969" w:rsidRPr="006973DC" w:rsidRDefault="00F52969" w:rsidP="00E37277">
            <w:pPr>
              <w:spacing w:after="0"/>
              <w:jc w:val="both"/>
              <w:rPr>
                <w:sz w:val="18"/>
                <w:szCs w:val="18"/>
                <w:lang w:val="en-GB" w:eastAsia="de-CH"/>
              </w:rPr>
            </w:pPr>
            <w:r w:rsidRPr="006973DC">
              <w:rPr>
                <w:sz w:val="18"/>
                <w:szCs w:val="18"/>
                <w:lang w:val="en-GB" w:eastAsia="de-CH"/>
              </w:rPr>
              <w:t>Subsidy for new installed capacity</w:t>
            </w:r>
          </w:p>
        </w:tc>
        <w:tc>
          <w:tcPr>
            <w:tcW w:w="2443" w:type="dxa"/>
          </w:tcPr>
          <w:p w14:paraId="18001195" w14:textId="77777777" w:rsidR="00F52969" w:rsidRPr="006973DC" w:rsidRDefault="00F52969" w:rsidP="00E37277">
            <w:pPr>
              <w:spacing w:after="0"/>
              <w:jc w:val="both"/>
              <w:rPr>
                <w:i/>
                <w:iCs/>
                <w:sz w:val="18"/>
                <w:szCs w:val="18"/>
                <w:lang w:val="en-GB" w:eastAsia="de-CH"/>
              </w:rPr>
            </w:pPr>
            <w:r w:rsidRPr="006973DC">
              <w:rPr>
                <w:rFonts w:eastAsia="Times New Roman"/>
                <w:i/>
                <w:iCs/>
                <w:color w:val="000000"/>
                <w:sz w:val="18"/>
                <w:szCs w:val="18"/>
                <w:lang w:val="en-GB" w:eastAsia="en-GB"/>
              </w:rPr>
              <w:t>NCAP_ISUB</w:t>
            </w:r>
          </w:p>
        </w:tc>
        <w:tc>
          <w:tcPr>
            <w:tcW w:w="2551" w:type="dxa"/>
          </w:tcPr>
          <w:p w14:paraId="55AF3C8C" w14:textId="77777777" w:rsidR="00F52969" w:rsidRPr="006973DC" w:rsidRDefault="00F52969" w:rsidP="00E37277">
            <w:pPr>
              <w:spacing w:after="0"/>
              <w:jc w:val="both"/>
              <w:rPr>
                <w:sz w:val="18"/>
                <w:szCs w:val="18"/>
                <w:lang w:val="en-GB" w:eastAsia="de-CH"/>
              </w:rPr>
            </w:pPr>
            <w:r w:rsidRPr="006973DC">
              <w:rPr>
                <w:sz w:val="18"/>
                <w:szCs w:val="18"/>
                <w:lang w:val="en-GB" w:eastAsia="de-CH"/>
              </w:rPr>
              <w:t>CHF/kW</w:t>
            </w:r>
          </w:p>
        </w:tc>
        <w:tc>
          <w:tcPr>
            <w:tcW w:w="2000" w:type="dxa"/>
          </w:tcPr>
          <w:p w14:paraId="3EB2A246" w14:textId="77777777" w:rsidR="00F52969" w:rsidRPr="006973DC" w:rsidRDefault="00F52969" w:rsidP="00E37277">
            <w:pPr>
              <w:spacing w:after="0"/>
              <w:jc w:val="both"/>
              <w:rPr>
                <w:sz w:val="18"/>
                <w:szCs w:val="18"/>
                <w:lang w:val="en-GB" w:eastAsia="de-CH"/>
              </w:rPr>
            </w:pPr>
            <w:r w:rsidRPr="006973DC">
              <w:rPr>
                <w:sz w:val="18"/>
                <w:szCs w:val="18"/>
                <w:lang w:val="en-GB" w:eastAsia="de-CH"/>
              </w:rPr>
              <w:t>Nil</w:t>
            </w:r>
          </w:p>
        </w:tc>
        <w:tc>
          <w:tcPr>
            <w:tcW w:w="2551" w:type="dxa"/>
          </w:tcPr>
          <w:p w14:paraId="660821FB" w14:textId="77777777" w:rsidR="00F52969" w:rsidRPr="006973DC" w:rsidRDefault="00F52969" w:rsidP="00E37277">
            <w:pPr>
              <w:spacing w:after="0"/>
              <w:jc w:val="both"/>
              <w:rPr>
                <w:sz w:val="18"/>
                <w:szCs w:val="18"/>
                <w:lang w:val="en-GB" w:eastAsia="de-CH"/>
              </w:rPr>
            </w:pPr>
            <w:r w:rsidRPr="006973DC">
              <w:rPr>
                <w:sz w:val="18"/>
                <w:szCs w:val="18"/>
                <w:lang w:val="en-GB" w:eastAsia="de-CH"/>
              </w:rPr>
              <w:t>Nil</w:t>
            </w:r>
          </w:p>
        </w:tc>
      </w:tr>
      <w:tr w:rsidR="00B20B30" w:rsidRPr="006973DC" w14:paraId="0D1920A6" w14:textId="77777777" w:rsidTr="00CC1031">
        <w:tc>
          <w:tcPr>
            <w:tcW w:w="4200" w:type="dxa"/>
          </w:tcPr>
          <w:p w14:paraId="3A01CB5B" w14:textId="77777777" w:rsidR="00F52969" w:rsidRPr="006973DC" w:rsidRDefault="00F52969" w:rsidP="00E37277">
            <w:pPr>
              <w:spacing w:after="0"/>
              <w:jc w:val="both"/>
              <w:rPr>
                <w:sz w:val="18"/>
                <w:szCs w:val="18"/>
                <w:lang w:val="en-GB" w:eastAsia="de-CH"/>
              </w:rPr>
            </w:pPr>
            <w:r w:rsidRPr="006973DC">
              <w:rPr>
                <w:sz w:val="18"/>
                <w:szCs w:val="18"/>
                <w:lang w:val="en-GB" w:eastAsia="de-CH"/>
              </w:rPr>
              <w:t>First available year</w:t>
            </w:r>
          </w:p>
        </w:tc>
        <w:tc>
          <w:tcPr>
            <w:tcW w:w="2443" w:type="dxa"/>
          </w:tcPr>
          <w:p w14:paraId="71E33095" w14:textId="77777777" w:rsidR="00F52969" w:rsidRPr="006973DC" w:rsidRDefault="00F52969" w:rsidP="00E37277">
            <w:pPr>
              <w:spacing w:after="0"/>
              <w:jc w:val="both"/>
              <w:rPr>
                <w:i/>
                <w:iCs/>
                <w:sz w:val="18"/>
                <w:szCs w:val="18"/>
                <w:lang w:val="en-GB" w:eastAsia="de-CH"/>
              </w:rPr>
            </w:pPr>
            <w:r w:rsidRPr="006973DC">
              <w:rPr>
                <w:rFonts w:eastAsia="Times New Roman"/>
                <w:i/>
                <w:iCs/>
                <w:color w:val="000000"/>
                <w:sz w:val="18"/>
                <w:szCs w:val="18"/>
                <w:lang w:val="en-GB" w:eastAsia="en-GB"/>
              </w:rPr>
              <w:t>NCAP_START</w:t>
            </w:r>
          </w:p>
        </w:tc>
        <w:tc>
          <w:tcPr>
            <w:tcW w:w="2551" w:type="dxa"/>
          </w:tcPr>
          <w:p w14:paraId="33CBABC1" w14:textId="77777777" w:rsidR="00F52969" w:rsidRPr="006973DC" w:rsidRDefault="00F52969" w:rsidP="00E37277">
            <w:pPr>
              <w:spacing w:after="0"/>
              <w:jc w:val="both"/>
              <w:rPr>
                <w:sz w:val="18"/>
                <w:szCs w:val="18"/>
                <w:lang w:val="en-GB" w:eastAsia="de-CH"/>
              </w:rPr>
            </w:pPr>
            <w:r w:rsidRPr="006973DC">
              <w:rPr>
                <w:sz w:val="18"/>
                <w:szCs w:val="18"/>
                <w:lang w:val="en-GB" w:eastAsia="de-CH"/>
              </w:rPr>
              <w:t>Year</w:t>
            </w:r>
          </w:p>
        </w:tc>
        <w:tc>
          <w:tcPr>
            <w:tcW w:w="2000" w:type="dxa"/>
          </w:tcPr>
          <w:p w14:paraId="2788ED0C" w14:textId="77777777" w:rsidR="00F52969" w:rsidRPr="006973DC" w:rsidRDefault="00F52969" w:rsidP="00E37277">
            <w:pPr>
              <w:spacing w:after="0"/>
              <w:jc w:val="both"/>
              <w:rPr>
                <w:sz w:val="18"/>
                <w:szCs w:val="18"/>
                <w:lang w:val="en-GB" w:eastAsia="de-CH"/>
              </w:rPr>
            </w:pPr>
            <w:r w:rsidRPr="006973DC">
              <w:rPr>
                <w:sz w:val="18"/>
                <w:szCs w:val="18"/>
                <w:lang w:val="en-GB" w:eastAsia="de-CH"/>
              </w:rPr>
              <w:t>2030</w:t>
            </w:r>
          </w:p>
        </w:tc>
        <w:tc>
          <w:tcPr>
            <w:tcW w:w="2551" w:type="dxa"/>
          </w:tcPr>
          <w:p w14:paraId="4AFAA858" w14:textId="77777777" w:rsidR="00F52969" w:rsidRPr="006973DC" w:rsidRDefault="00F52969" w:rsidP="00E37277">
            <w:pPr>
              <w:spacing w:after="0"/>
              <w:jc w:val="both"/>
              <w:rPr>
                <w:sz w:val="18"/>
                <w:szCs w:val="18"/>
                <w:lang w:val="en-GB" w:eastAsia="de-CH"/>
              </w:rPr>
            </w:pPr>
            <w:r w:rsidRPr="006973DC">
              <w:rPr>
                <w:sz w:val="18"/>
                <w:szCs w:val="18"/>
                <w:lang w:val="en-GB" w:eastAsia="de-CH"/>
              </w:rPr>
              <w:t>As in reference</w:t>
            </w:r>
          </w:p>
        </w:tc>
      </w:tr>
      <w:tr w:rsidR="00B20B30" w:rsidRPr="006973DC" w14:paraId="3855940B" w14:textId="77777777" w:rsidTr="00CC1031">
        <w:tc>
          <w:tcPr>
            <w:tcW w:w="4200" w:type="dxa"/>
          </w:tcPr>
          <w:p w14:paraId="18062A44" w14:textId="77777777" w:rsidR="00F52969" w:rsidRPr="006973DC" w:rsidRDefault="00F52969" w:rsidP="00E37277">
            <w:pPr>
              <w:spacing w:after="0"/>
              <w:jc w:val="both"/>
              <w:rPr>
                <w:sz w:val="18"/>
                <w:szCs w:val="18"/>
                <w:lang w:val="en-GB" w:eastAsia="de-CH"/>
              </w:rPr>
            </w:pPr>
            <w:r w:rsidRPr="006973DC">
              <w:rPr>
                <w:sz w:val="18"/>
                <w:szCs w:val="18"/>
                <w:lang w:val="en-GB" w:eastAsia="de-CH"/>
              </w:rPr>
              <w:t xml:space="preserve">Conversion efficiency </w:t>
            </w:r>
          </w:p>
        </w:tc>
        <w:tc>
          <w:tcPr>
            <w:tcW w:w="2443" w:type="dxa"/>
          </w:tcPr>
          <w:p w14:paraId="3F9041C1" w14:textId="77777777" w:rsidR="00F52969" w:rsidRPr="006973DC" w:rsidRDefault="00F52969" w:rsidP="00E37277">
            <w:pPr>
              <w:spacing w:after="0"/>
              <w:jc w:val="both"/>
              <w:rPr>
                <w:i/>
                <w:iCs/>
                <w:sz w:val="18"/>
                <w:szCs w:val="18"/>
                <w:lang w:val="en-GB" w:eastAsia="de-CH"/>
              </w:rPr>
            </w:pPr>
            <w:r w:rsidRPr="006973DC">
              <w:rPr>
                <w:rFonts w:eastAsia="Times New Roman"/>
                <w:i/>
                <w:iCs/>
                <w:color w:val="000000"/>
                <w:sz w:val="18"/>
                <w:szCs w:val="18"/>
                <w:lang w:val="en-GB" w:eastAsia="en-GB"/>
              </w:rPr>
              <w:t>EFF</w:t>
            </w:r>
          </w:p>
        </w:tc>
        <w:tc>
          <w:tcPr>
            <w:tcW w:w="2551" w:type="dxa"/>
          </w:tcPr>
          <w:p w14:paraId="1C3754CB" w14:textId="77777777" w:rsidR="00F52969" w:rsidRPr="006973DC" w:rsidRDefault="00F52969" w:rsidP="00E37277">
            <w:pPr>
              <w:spacing w:after="0"/>
              <w:jc w:val="both"/>
              <w:rPr>
                <w:sz w:val="18"/>
                <w:szCs w:val="18"/>
                <w:lang w:val="en-GB" w:eastAsia="de-CH"/>
              </w:rPr>
            </w:pPr>
            <w:r w:rsidRPr="006973DC">
              <w:rPr>
                <w:sz w:val="18"/>
                <w:szCs w:val="18"/>
                <w:lang w:val="en-GB" w:eastAsia="de-CH"/>
              </w:rPr>
              <w:t>%</w:t>
            </w:r>
          </w:p>
        </w:tc>
        <w:tc>
          <w:tcPr>
            <w:tcW w:w="2000" w:type="dxa"/>
          </w:tcPr>
          <w:p w14:paraId="11BCB4C2" w14:textId="77777777" w:rsidR="00F52969" w:rsidRPr="006973DC" w:rsidRDefault="00F52969" w:rsidP="00E37277">
            <w:pPr>
              <w:spacing w:after="0"/>
              <w:jc w:val="both"/>
              <w:rPr>
                <w:sz w:val="18"/>
                <w:szCs w:val="18"/>
                <w:lang w:val="en-GB" w:eastAsia="de-CH"/>
              </w:rPr>
            </w:pPr>
            <w:r w:rsidRPr="006973DC">
              <w:rPr>
                <w:sz w:val="18"/>
                <w:szCs w:val="18"/>
                <w:lang w:val="en-GB" w:eastAsia="de-CH"/>
              </w:rPr>
              <w:t>100%</w:t>
            </w:r>
          </w:p>
        </w:tc>
        <w:tc>
          <w:tcPr>
            <w:tcW w:w="2551" w:type="dxa"/>
          </w:tcPr>
          <w:p w14:paraId="0F6F351F" w14:textId="77777777" w:rsidR="00F52969" w:rsidRPr="006973DC" w:rsidRDefault="00F52969" w:rsidP="00E37277">
            <w:pPr>
              <w:spacing w:after="0"/>
              <w:jc w:val="both"/>
              <w:rPr>
                <w:sz w:val="18"/>
                <w:szCs w:val="18"/>
                <w:lang w:val="en-GB" w:eastAsia="de-CH"/>
              </w:rPr>
            </w:pPr>
            <w:r w:rsidRPr="006973DC">
              <w:rPr>
                <w:sz w:val="18"/>
                <w:szCs w:val="18"/>
                <w:lang w:val="en-GB" w:eastAsia="de-CH"/>
              </w:rPr>
              <w:t>As in reference</w:t>
            </w:r>
          </w:p>
        </w:tc>
      </w:tr>
      <w:tr w:rsidR="00F52969" w:rsidRPr="003438CC" w14:paraId="6BA65B93" w14:textId="77777777" w:rsidTr="00CC1031">
        <w:tc>
          <w:tcPr>
            <w:tcW w:w="13745" w:type="dxa"/>
            <w:gridSpan w:val="5"/>
          </w:tcPr>
          <w:p w14:paraId="461D4329" w14:textId="77777777" w:rsidR="00F52969" w:rsidRPr="006973DC" w:rsidRDefault="00F52969" w:rsidP="00E37277">
            <w:pPr>
              <w:spacing w:after="0"/>
              <w:jc w:val="both"/>
              <w:rPr>
                <w:sz w:val="18"/>
                <w:szCs w:val="18"/>
                <w:lang w:val="en-GB" w:eastAsia="de-CH"/>
              </w:rPr>
            </w:pPr>
            <w:r w:rsidRPr="006973DC">
              <w:rPr>
                <w:sz w:val="18"/>
                <w:szCs w:val="18"/>
                <w:lang w:val="en-GB" w:eastAsia="de-CH"/>
              </w:rPr>
              <w:t xml:space="preserve">* The operational flexibility of AGS is assumed to be </w:t>
            </w:r>
            <w:proofErr w:type="gramStart"/>
            <w:r w:rsidRPr="006973DC">
              <w:rPr>
                <w:sz w:val="18"/>
                <w:szCs w:val="18"/>
                <w:lang w:val="en-GB" w:eastAsia="de-CH"/>
              </w:rPr>
              <w:t>similar to</w:t>
            </w:r>
            <w:proofErr w:type="gramEnd"/>
            <w:r w:rsidRPr="006973DC">
              <w:rPr>
                <w:sz w:val="18"/>
                <w:szCs w:val="18"/>
                <w:lang w:val="en-GB" w:eastAsia="de-CH"/>
              </w:rPr>
              <w:t xml:space="preserve"> an open gas turbine power plant. </w:t>
            </w:r>
            <w:r w:rsidRPr="006973DC">
              <w:rPr>
                <w:sz w:val="18"/>
                <w:szCs w:val="18"/>
                <w:vertAlign w:val="superscript"/>
                <w:lang w:val="en-GB" w:eastAsia="de-CH"/>
              </w:rPr>
              <w:t>#</w:t>
            </w:r>
            <w:r w:rsidRPr="006973DC">
              <w:rPr>
                <w:sz w:val="18"/>
                <w:szCs w:val="18"/>
                <w:lang w:val="en-GB" w:eastAsia="de-CH"/>
              </w:rPr>
              <w:t xml:space="preserve"> Cost above 63,000 CHF/kW, there is no deployment of AGS</w:t>
            </w:r>
          </w:p>
        </w:tc>
      </w:tr>
    </w:tbl>
    <w:p w14:paraId="681414E1" w14:textId="40E5EC3B" w:rsidR="00F52969" w:rsidRDefault="00F52969" w:rsidP="00E37277">
      <w:pPr>
        <w:spacing w:after="0" w:line="240" w:lineRule="auto"/>
        <w:jc w:val="both"/>
        <w:rPr>
          <w:lang w:val="en-US"/>
        </w:rPr>
      </w:pPr>
    </w:p>
    <w:p w14:paraId="092B4BAC" w14:textId="77777777" w:rsidR="00FA2FE4" w:rsidRDefault="00FA2FE4" w:rsidP="00E37277">
      <w:pPr>
        <w:jc w:val="both"/>
        <w:rPr>
          <w:lang w:val="en-US"/>
        </w:rPr>
        <w:sectPr w:rsidR="00FA2FE4" w:rsidSect="00CC1031">
          <w:pgSz w:w="16838" w:h="11906" w:orient="landscape"/>
          <w:pgMar w:top="1440" w:right="1440" w:bottom="1440" w:left="1440" w:header="708" w:footer="708" w:gutter="0"/>
          <w:cols w:space="708"/>
          <w:docGrid w:linePitch="360"/>
        </w:sectPr>
      </w:pPr>
    </w:p>
    <w:p w14:paraId="05EF2582" w14:textId="2179CC6E" w:rsidR="00825EEA" w:rsidRDefault="00825EEA" w:rsidP="00E37277">
      <w:pPr>
        <w:pStyle w:val="Heading1"/>
        <w:jc w:val="both"/>
        <w:rPr>
          <w:lang w:val="en-US"/>
        </w:rPr>
      </w:pPr>
      <w:bookmarkStart w:id="212" w:name="_Toc205896250"/>
      <w:bookmarkStart w:id="213" w:name="_Toc214891576"/>
      <w:r w:rsidRPr="7AE9BC11">
        <w:rPr>
          <w:lang w:val="en-US"/>
        </w:rPr>
        <w:lastRenderedPageBreak/>
        <w:t>Scaling up AGS in CH</w:t>
      </w:r>
      <w:bookmarkEnd w:id="212"/>
      <w:bookmarkEnd w:id="213"/>
    </w:p>
    <w:p w14:paraId="79E9BF90" w14:textId="381AF7D2" w:rsidR="00825EEA" w:rsidRPr="00C81E0E" w:rsidRDefault="00825EEA" w:rsidP="00E37277">
      <w:pPr>
        <w:pStyle w:val="Caption"/>
        <w:keepNext/>
        <w:jc w:val="both"/>
        <w:rPr>
          <w:lang w:val="en-US"/>
        </w:rPr>
      </w:pPr>
      <w:r w:rsidRPr="00C81E0E">
        <w:rPr>
          <w:lang w:val="en-US"/>
        </w:rPr>
        <w:t xml:space="preserve">Table </w:t>
      </w:r>
      <w:r>
        <w:fldChar w:fldCharType="begin"/>
      </w:r>
      <w:r w:rsidRPr="00C81E0E">
        <w:rPr>
          <w:lang w:val="en-US"/>
        </w:rPr>
        <w:instrText xml:space="preserve"> SEQ Table \* ARABIC </w:instrText>
      </w:r>
      <w:r>
        <w:fldChar w:fldCharType="separate"/>
      </w:r>
      <w:r>
        <w:fldChar w:fldCharType="end"/>
      </w:r>
      <w:r w:rsidRPr="00C81E0E">
        <w:rPr>
          <w:lang w:val="en-US"/>
        </w:rPr>
        <w:t>: Summary of materials a</w:t>
      </w:r>
      <w:r>
        <w:rPr>
          <w:lang w:val="en-US"/>
        </w:rPr>
        <w:t xml:space="preserve">nd energy used for the construction per meter well and the complete well (2 vertical wells with 6 km each, horizontal loops over a total distance of 42 km), upscaled to reach 2 </w:t>
      </w:r>
      <w:proofErr w:type="spellStart"/>
      <w:r>
        <w:rPr>
          <w:lang w:val="en-US"/>
        </w:rPr>
        <w:t>GWe</w:t>
      </w:r>
      <w:proofErr w:type="spellEnd"/>
      <w:r>
        <w:rPr>
          <w:lang w:val="en-US"/>
        </w:rPr>
        <w:t xml:space="preserve"> installed capacity</w:t>
      </w:r>
      <w:r w:rsidR="00233421">
        <w:rPr>
          <w:lang w:val="en-US"/>
        </w:rPr>
        <w:t xml:space="preserve"> in 2050</w:t>
      </w:r>
      <w:r>
        <w:rPr>
          <w:lang w:val="en-US"/>
        </w:rPr>
        <w:t>.</w:t>
      </w:r>
      <w:r w:rsidR="009459E0">
        <w:rPr>
          <w:lang w:val="en-US"/>
        </w:rPr>
        <w:t xml:space="preserve"> Mind that </w:t>
      </w:r>
      <w:r w:rsidR="00A60C3A">
        <w:rPr>
          <w:lang w:val="en-US"/>
        </w:rPr>
        <w:t xml:space="preserve">capacity scaling to 2 GW would happen over several years, so that the material and energy consumption would spread over that </w:t>
      </w:r>
      <w:proofErr w:type="gramStart"/>
      <w:r w:rsidR="00A60C3A">
        <w:rPr>
          <w:lang w:val="en-US"/>
        </w:rPr>
        <w:t>time period</w:t>
      </w:r>
      <w:proofErr w:type="gramEnd"/>
      <w:r w:rsidR="00A60C3A">
        <w:rPr>
          <w:lang w:val="en-US"/>
        </w:rPr>
        <w:t xml:space="preserve">. </w:t>
      </w:r>
    </w:p>
    <w:tbl>
      <w:tblPr>
        <w:tblStyle w:val="GridTable1Light"/>
        <w:tblW w:w="6730" w:type="dxa"/>
        <w:tblLook w:val="04A0" w:firstRow="1" w:lastRow="0" w:firstColumn="1" w:lastColumn="0" w:noHBand="0" w:noVBand="1"/>
      </w:tblPr>
      <w:tblGrid>
        <w:gridCol w:w="1616"/>
        <w:gridCol w:w="2200"/>
        <w:gridCol w:w="1129"/>
        <w:gridCol w:w="919"/>
        <w:gridCol w:w="866"/>
      </w:tblGrid>
      <w:tr w:rsidR="00A60C3A" w:rsidRPr="004866C1" w14:paraId="176604AA" w14:textId="77777777" w:rsidTr="00A60C3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6" w:type="dxa"/>
            <w:noWrap/>
            <w:hideMark/>
          </w:tcPr>
          <w:p w14:paraId="1766DDAB" w14:textId="77777777" w:rsidR="00A60C3A" w:rsidRPr="00927DC4" w:rsidRDefault="00A60C3A" w:rsidP="00E37277">
            <w:pPr>
              <w:spacing w:after="0" w:line="240" w:lineRule="auto"/>
              <w:jc w:val="both"/>
              <w:rPr>
                <w:rFonts w:eastAsia="Times New Roman"/>
                <w:sz w:val="16"/>
                <w:szCs w:val="16"/>
                <w:lang w:val="en-US"/>
              </w:rPr>
            </w:pPr>
          </w:p>
        </w:tc>
        <w:tc>
          <w:tcPr>
            <w:tcW w:w="2200" w:type="dxa"/>
            <w:noWrap/>
            <w:hideMark/>
          </w:tcPr>
          <w:p w14:paraId="6052A164" w14:textId="77777777" w:rsidR="00A60C3A" w:rsidRPr="00927DC4" w:rsidRDefault="00A60C3A" w:rsidP="00E37277">
            <w:pPr>
              <w:spacing w:after="0" w:line="240" w:lineRule="auto"/>
              <w:jc w:val="both"/>
              <w:cnfStyle w:val="100000000000" w:firstRow="1" w:lastRow="0" w:firstColumn="0" w:lastColumn="0" w:oddVBand="0" w:evenVBand="0" w:oddHBand="0" w:evenHBand="0" w:firstRowFirstColumn="0" w:firstRowLastColumn="0" w:lastRowFirstColumn="0" w:lastRowLastColumn="0"/>
              <w:rPr>
                <w:rFonts w:eastAsia="Times New Roman"/>
                <w:sz w:val="16"/>
                <w:szCs w:val="16"/>
                <w:lang w:val="en-US"/>
              </w:rPr>
            </w:pPr>
          </w:p>
        </w:tc>
        <w:tc>
          <w:tcPr>
            <w:tcW w:w="1129" w:type="dxa"/>
            <w:noWrap/>
            <w:hideMark/>
          </w:tcPr>
          <w:p w14:paraId="5D0662FA" w14:textId="77777777" w:rsidR="00A60C3A" w:rsidRPr="00927DC4" w:rsidRDefault="00A60C3A" w:rsidP="00E37277">
            <w:pPr>
              <w:spacing w:after="0" w:line="240" w:lineRule="auto"/>
              <w:jc w:val="both"/>
              <w:cnfStyle w:val="100000000000" w:firstRow="1" w:lastRow="0" w:firstColumn="0" w:lastColumn="0" w:oddVBand="0" w:evenVBand="0" w:oddHBand="0" w:evenHBand="0" w:firstRowFirstColumn="0" w:firstRowLastColumn="0" w:lastRowFirstColumn="0" w:lastRowLastColumn="0"/>
              <w:rPr>
                <w:rFonts w:eastAsia="Times New Roman"/>
                <w:color w:val="000000"/>
                <w:sz w:val="16"/>
                <w:szCs w:val="16"/>
                <w:lang w:val="en-US"/>
              </w:rPr>
            </w:pPr>
            <w:r>
              <w:rPr>
                <w:rFonts w:eastAsia="Times New Roman"/>
                <w:color w:val="000000"/>
                <w:sz w:val="16"/>
                <w:szCs w:val="16"/>
                <w:lang w:val="en-US"/>
              </w:rPr>
              <w:t>Per m well</w:t>
            </w:r>
          </w:p>
        </w:tc>
        <w:tc>
          <w:tcPr>
            <w:tcW w:w="919" w:type="dxa"/>
          </w:tcPr>
          <w:p w14:paraId="590FEF01" w14:textId="77777777" w:rsidR="00A60C3A" w:rsidRDefault="00A60C3A" w:rsidP="00E37277">
            <w:pPr>
              <w:spacing w:after="0" w:line="240" w:lineRule="auto"/>
              <w:jc w:val="both"/>
              <w:cnfStyle w:val="100000000000" w:firstRow="1" w:lastRow="0" w:firstColumn="0" w:lastColumn="0" w:oddVBand="0" w:evenVBand="0" w:oddHBand="0" w:evenHBand="0" w:firstRowFirstColumn="0" w:firstRowLastColumn="0" w:lastRowFirstColumn="0" w:lastRowLastColumn="0"/>
              <w:rPr>
                <w:rFonts w:eastAsia="Times New Roman"/>
                <w:color w:val="000000"/>
                <w:sz w:val="16"/>
                <w:szCs w:val="16"/>
                <w:lang w:val="en-US"/>
              </w:rPr>
            </w:pPr>
            <w:r>
              <w:rPr>
                <w:rFonts w:eastAsia="Times New Roman"/>
                <w:color w:val="000000"/>
                <w:sz w:val="16"/>
                <w:szCs w:val="16"/>
                <w:lang w:val="en-US"/>
              </w:rPr>
              <w:t>Per complete well (1.89 MW plant)</w:t>
            </w:r>
          </w:p>
        </w:tc>
        <w:tc>
          <w:tcPr>
            <w:tcW w:w="866" w:type="dxa"/>
          </w:tcPr>
          <w:p w14:paraId="5350DF91" w14:textId="7D796346" w:rsidR="00A60C3A" w:rsidRPr="00927DC4" w:rsidRDefault="00A60C3A" w:rsidP="00E37277">
            <w:pPr>
              <w:spacing w:after="0" w:line="240" w:lineRule="auto"/>
              <w:jc w:val="both"/>
              <w:cnfStyle w:val="100000000000" w:firstRow="1" w:lastRow="0" w:firstColumn="0" w:lastColumn="0" w:oddVBand="0" w:evenVBand="0" w:oddHBand="0" w:evenHBand="0" w:firstRowFirstColumn="0" w:firstRowLastColumn="0" w:lastRowFirstColumn="0" w:lastRowLastColumn="0"/>
              <w:rPr>
                <w:rFonts w:eastAsia="Times New Roman"/>
                <w:color w:val="000000"/>
                <w:sz w:val="16"/>
                <w:szCs w:val="16"/>
                <w:lang w:val="en-US"/>
              </w:rPr>
            </w:pPr>
            <w:r>
              <w:rPr>
                <w:rFonts w:eastAsia="Times New Roman"/>
                <w:color w:val="000000"/>
                <w:sz w:val="16"/>
                <w:szCs w:val="16"/>
                <w:lang w:val="en-US"/>
              </w:rPr>
              <w:t xml:space="preserve">2 </w:t>
            </w:r>
            <w:proofErr w:type="spellStart"/>
            <w:r>
              <w:rPr>
                <w:rFonts w:eastAsia="Times New Roman"/>
                <w:color w:val="000000"/>
                <w:sz w:val="16"/>
                <w:szCs w:val="16"/>
                <w:lang w:val="en-US"/>
              </w:rPr>
              <w:t>GWe</w:t>
            </w:r>
            <w:proofErr w:type="spellEnd"/>
            <w:r>
              <w:rPr>
                <w:rFonts w:eastAsia="Times New Roman"/>
                <w:color w:val="000000"/>
                <w:sz w:val="16"/>
                <w:szCs w:val="16"/>
                <w:lang w:val="en-US"/>
              </w:rPr>
              <w:t xml:space="preserve"> installed capacity</w:t>
            </w:r>
          </w:p>
        </w:tc>
      </w:tr>
      <w:tr w:rsidR="00A60C3A" w:rsidRPr="004866C1" w14:paraId="04E5FF75" w14:textId="77777777" w:rsidTr="00A60C3A">
        <w:trPr>
          <w:trHeight w:val="179"/>
        </w:trPr>
        <w:tc>
          <w:tcPr>
            <w:cnfStyle w:val="001000000000" w:firstRow="0" w:lastRow="0" w:firstColumn="1" w:lastColumn="0" w:oddVBand="0" w:evenVBand="0" w:oddHBand="0" w:evenHBand="0" w:firstRowFirstColumn="0" w:firstRowLastColumn="0" w:lastRowFirstColumn="0" w:lastRowLastColumn="0"/>
            <w:tcW w:w="1616" w:type="dxa"/>
            <w:noWrap/>
            <w:hideMark/>
          </w:tcPr>
          <w:p w14:paraId="3FCDAD13" w14:textId="77777777" w:rsidR="00A60C3A" w:rsidRPr="00927DC4" w:rsidRDefault="00A60C3A" w:rsidP="00E37277">
            <w:pPr>
              <w:spacing w:after="0" w:line="240" w:lineRule="auto"/>
              <w:jc w:val="both"/>
              <w:rPr>
                <w:rFonts w:eastAsia="Times New Roman"/>
                <w:color w:val="000000"/>
                <w:sz w:val="16"/>
                <w:szCs w:val="16"/>
                <w:lang w:val="en-US"/>
              </w:rPr>
            </w:pPr>
            <w:r w:rsidRPr="00927DC4">
              <w:rPr>
                <w:rFonts w:eastAsia="Times New Roman"/>
                <w:color w:val="000000"/>
                <w:sz w:val="16"/>
                <w:szCs w:val="16"/>
                <w:lang w:val="en-US"/>
              </w:rPr>
              <w:t>Well construction</w:t>
            </w:r>
          </w:p>
        </w:tc>
        <w:tc>
          <w:tcPr>
            <w:tcW w:w="2200" w:type="dxa"/>
            <w:noWrap/>
            <w:hideMark/>
          </w:tcPr>
          <w:p w14:paraId="50757809" w14:textId="77777777" w:rsidR="00A60C3A" w:rsidRPr="00927DC4" w:rsidRDefault="00A60C3A"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b/>
                <w:color w:val="000000"/>
                <w:sz w:val="16"/>
                <w:szCs w:val="16"/>
                <w:lang w:val="en-US"/>
              </w:rPr>
            </w:pPr>
            <w:r w:rsidRPr="00927DC4">
              <w:rPr>
                <w:rFonts w:eastAsia="Times New Roman"/>
                <w:b/>
                <w:color w:val="000000"/>
                <w:sz w:val="16"/>
                <w:szCs w:val="16"/>
                <w:lang w:val="en-US"/>
              </w:rPr>
              <w:t>Energy use</w:t>
            </w:r>
          </w:p>
        </w:tc>
        <w:tc>
          <w:tcPr>
            <w:tcW w:w="1129" w:type="dxa"/>
            <w:noWrap/>
            <w:hideMark/>
          </w:tcPr>
          <w:p w14:paraId="458ACBB5" w14:textId="77777777" w:rsidR="00A60C3A" w:rsidRPr="00927DC4" w:rsidRDefault="00A60C3A"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00927DC4">
              <w:rPr>
                <w:rFonts w:eastAsia="Times New Roman"/>
                <w:color w:val="000000"/>
                <w:sz w:val="16"/>
                <w:szCs w:val="16"/>
                <w:lang w:val="en-US"/>
              </w:rPr>
              <w:t>191</w:t>
            </w:r>
            <w:r>
              <w:rPr>
                <w:rFonts w:eastAsia="Times New Roman"/>
                <w:color w:val="000000"/>
                <w:sz w:val="16"/>
                <w:szCs w:val="16"/>
                <w:lang w:val="en-US"/>
              </w:rPr>
              <w:t xml:space="preserve"> kWh</w:t>
            </w:r>
          </w:p>
        </w:tc>
        <w:tc>
          <w:tcPr>
            <w:tcW w:w="919" w:type="dxa"/>
          </w:tcPr>
          <w:p w14:paraId="78B5C1CE" w14:textId="77777777" w:rsidR="00A60C3A" w:rsidRPr="00927DC4" w:rsidRDefault="00A60C3A"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Pr>
                <w:rFonts w:eastAsia="Times New Roman"/>
                <w:color w:val="000000"/>
                <w:sz w:val="16"/>
                <w:szCs w:val="16"/>
                <w:lang w:val="en-US"/>
              </w:rPr>
              <w:t>10 GWh</w:t>
            </w:r>
          </w:p>
        </w:tc>
        <w:tc>
          <w:tcPr>
            <w:tcW w:w="866" w:type="dxa"/>
          </w:tcPr>
          <w:p w14:paraId="6FD900FB" w14:textId="77777777" w:rsidR="00A60C3A" w:rsidRPr="00927DC4" w:rsidRDefault="00A60C3A"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commentRangeStart w:id="214"/>
            <w:r>
              <w:rPr>
                <w:rFonts w:eastAsia="Times New Roman"/>
                <w:color w:val="000000"/>
                <w:sz w:val="16"/>
                <w:szCs w:val="16"/>
                <w:lang w:val="en-US"/>
              </w:rPr>
              <w:t>10 TWh</w:t>
            </w:r>
            <w:commentRangeEnd w:id="214"/>
            <w:r w:rsidRPr="00927DC4">
              <w:rPr>
                <w:rStyle w:val="CommentReference"/>
                <w:rFonts w:eastAsia="Times New Roman"/>
                <w:color w:val="000000"/>
                <w:lang w:val="en-US"/>
              </w:rPr>
              <w:commentReference w:id="214"/>
            </w:r>
          </w:p>
        </w:tc>
      </w:tr>
      <w:tr w:rsidR="00A60C3A" w:rsidRPr="004866C1" w14:paraId="53D15FCF" w14:textId="77777777" w:rsidTr="00A60C3A">
        <w:trPr>
          <w:trHeight w:val="135"/>
        </w:trPr>
        <w:tc>
          <w:tcPr>
            <w:cnfStyle w:val="001000000000" w:firstRow="0" w:lastRow="0" w:firstColumn="1" w:lastColumn="0" w:oddVBand="0" w:evenVBand="0" w:oddHBand="0" w:evenHBand="0" w:firstRowFirstColumn="0" w:firstRowLastColumn="0" w:lastRowFirstColumn="0" w:lastRowLastColumn="0"/>
            <w:tcW w:w="1616" w:type="dxa"/>
            <w:noWrap/>
            <w:hideMark/>
          </w:tcPr>
          <w:p w14:paraId="0685EF05" w14:textId="77777777" w:rsidR="00A60C3A" w:rsidRPr="00927DC4" w:rsidRDefault="00A60C3A" w:rsidP="00E37277">
            <w:pPr>
              <w:spacing w:after="0" w:line="240" w:lineRule="auto"/>
              <w:jc w:val="both"/>
              <w:rPr>
                <w:rFonts w:eastAsia="Times New Roman"/>
                <w:color w:val="000000"/>
                <w:sz w:val="16"/>
                <w:szCs w:val="16"/>
                <w:lang w:val="en-US"/>
              </w:rPr>
            </w:pPr>
          </w:p>
        </w:tc>
        <w:tc>
          <w:tcPr>
            <w:tcW w:w="2200" w:type="dxa"/>
            <w:noWrap/>
            <w:hideMark/>
          </w:tcPr>
          <w:p w14:paraId="5B2F392E" w14:textId="77777777" w:rsidR="00A60C3A" w:rsidRPr="00927DC4" w:rsidRDefault="00A60C3A"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b/>
                <w:color w:val="000000"/>
                <w:sz w:val="16"/>
                <w:szCs w:val="16"/>
                <w:lang w:val="en-US"/>
              </w:rPr>
            </w:pPr>
            <w:r w:rsidRPr="00927DC4">
              <w:rPr>
                <w:rFonts w:eastAsia="Times New Roman"/>
                <w:b/>
                <w:color w:val="000000"/>
                <w:sz w:val="16"/>
                <w:szCs w:val="16"/>
                <w:lang w:val="en-US"/>
              </w:rPr>
              <w:t>Casing, steel</w:t>
            </w:r>
          </w:p>
        </w:tc>
        <w:tc>
          <w:tcPr>
            <w:tcW w:w="1129" w:type="dxa"/>
            <w:noWrap/>
            <w:hideMark/>
          </w:tcPr>
          <w:p w14:paraId="3DB1738D" w14:textId="77777777" w:rsidR="00A60C3A" w:rsidRPr="00927DC4" w:rsidRDefault="00A60C3A"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Pr>
                <w:rFonts w:eastAsia="Times New Roman"/>
                <w:color w:val="000000"/>
                <w:sz w:val="16"/>
                <w:szCs w:val="16"/>
                <w:lang w:val="en-US"/>
              </w:rPr>
              <w:t>67 kg</w:t>
            </w:r>
          </w:p>
        </w:tc>
        <w:tc>
          <w:tcPr>
            <w:tcW w:w="919" w:type="dxa"/>
          </w:tcPr>
          <w:p w14:paraId="5BAAB9E5" w14:textId="77777777" w:rsidR="00A60C3A" w:rsidRPr="00927DC4" w:rsidRDefault="00A60C3A"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Pr>
                <w:rFonts w:eastAsia="Times New Roman"/>
                <w:color w:val="000000"/>
                <w:sz w:val="16"/>
                <w:szCs w:val="16"/>
                <w:lang w:val="en-US"/>
              </w:rPr>
              <w:t>401 t</w:t>
            </w:r>
          </w:p>
        </w:tc>
        <w:tc>
          <w:tcPr>
            <w:tcW w:w="866" w:type="dxa"/>
          </w:tcPr>
          <w:p w14:paraId="3FAA5F95" w14:textId="77777777" w:rsidR="00A60C3A" w:rsidRPr="00927DC4" w:rsidRDefault="00A60C3A"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Pr>
                <w:rFonts w:eastAsia="Times New Roman"/>
                <w:color w:val="000000"/>
                <w:sz w:val="16"/>
                <w:szCs w:val="16"/>
                <w:lang w:val="en-US"/>
              </w:rPr>
              <w:t>0.401 Mt</w:t>
            </w:r>
          </w:p>
        </w:tc>
      </w:tr>
      <w:tr w:rsidR="00A60C3A" w:rsidRPr="004866C1" w14:paraId="04852DBC" w14:textId="77777777" w:rsidTr="00A60C3A">
        <w:trPr>
          <w:trHeight w:val="181"/>
        </w:trPr>
        <w:tc>
          <w:tcPr>
            <w:cnfStyle w:val="001000000000" w:firstRow="0" w:lastRow="0" w:firstColumn="1" w:lastColumn="0" w:oddVBand="0" w:evenVBand="0" w:oddHBand="0" w:evenHBand="0" w:firstRowFirstColumn="0" w:firstRowLastColumn="0" w:lastRowFirstColumn="0" w:lastRowLastColumn="0"/>
            <w:tcW w:w="1616" w:type="dxa"/>
            <w:noWrap/>
          </w:tcPr>
          <w:p w14:paraId="22557A8B" w14:textId="77777777" w:rsidR="00A60C3A" w:rsidRPr="00927DC4" w:rsidRDefault="00A60C3A" w:rsidP="00E37277">
            <w:pPr>
              <w:spacing w:after="0" w:line="240" w:lineRule="auto"/>
              <w:jc w:val="both"/>
              <w:rPr>
                <w:rFonts w:eastAsia="Times New Roman"/>
                <w:color w:val="000000"/>
                <w:sz w:val="16"/>
                <w:szCs w:val="16"/>
                <w:lang w:val="en-US"/>
              </w:rPr>
            </w:pPr>
          </w:p>
        </w:tc>
        <w:tc>
          <w:tcPr>
            <w:tcW w:w="2200" w:type="dxa"/>
            <w:noWrap/>
          </w:tcPr>
          <w:p w14:paraId="444AE104" w14:textId="77777777" w:rsidR="00A60C3A" w:rsidRPr="00927DC4" w:rsidRDefault="00A60C3A"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b/>
                <w:color w:val="000000"/>
                <w:sz w:val="16"/>
                <w:szCs w:val="16"/>
                <w:lang w:val="en-US"/>
              </w:rPr>
            </w:pPr>
            <w:r w:rsidRPr="00927DC4">
              <w:rPr>
                <w:rFonts w:eastAsia="Times New Roman"/>
                <w:b/>
                <w:color w:val="000000"/>
                <w:sz w:val="16"/>
                <w:szCs w:val="16"/>
                <w:lang w:val="en-US"/>
              </w:rPr>
              <w:t>Casing, cement slurry</w:t>
            </w:r>
          </w:p>
        </w:tc>
        <w:tc>
          <w:tcPr>
            <w:tcW w:w="1129" w:type="dxa"/>
            <w:noWrap/>
          </w:tcPr>
          <w:p w14:paraId="07A72AFA" w14:textId="77777777" w:rsidR="00A60C3A" w:rsidRPr="00927DC4" w:rsidRDefault="00A60C3A"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p>
        </w:tc>
        <w:tc>
          <w:tcPr>
            <w:tcW w:w="919" w:type="dxa"/>
          </w:tcPr>
          <w:p w14:paraId="3328681A" w14:textId="77777777" w:rsidR="00A60C3A" w:rsidRPr="00927DC4" w:rsidRDefault="00A60C3A"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sz w:val="16"/>
                <w:szCs w:val="16"/>
                <w:lang w:val="en-US"/>
              </w:rPr>
            </w:pPr>
            <w:r w:rsidRPr="00927DC4">
              <w:rPr>
                <w:sz w:val="16"/>
                <w:szCs w:val="16"/>
                <w:lang w:val="en-US"/>
              </w:rPr>
              <w:t>593</w:t>
            </w:r>
            <w:r>
              <w:rPr>
                <w:sz w:val="16"/>
                <w:szCs w:val="16"/>
                <w:lang w:val="en-US"/>
              </w:rPr>
              <w:t xml:space="preserve"> m</w:t>
            </w:r>
            <w:r w:rsidRPr="00775407">
              <w:rPr>
                <w:sz w:val="16"/>
                <w:szCs w:val="16"/>
                <w:vertAlign w:val="superscript"/>
                <w:lang w:val="en-US"/>
              </w:rPr>
              <w:t>3</w:t>
            </w:r>
          </w:p>
        </w:tc>
        <w:tc>
          <w:tcPr>
            <w:tcW w:w="866" w:type="dxa"/>
          </w:tcPr>
          <w:p w14:paraId="302E7886" w14:textId="77777777" w:rsidR="00A60C3A" w:rsidRPr="00927DC4" w:rsidRDefault="00A60C3A"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sz w:val="16"/>
                <w:szCs w:val="16"/>
                <w:lang w:val="en-US"/>
              </w:rPr>
            </w:pPr>
          </w:p>
        </w:tc>
      </w:tr>
      <w:tr w:rsidR="00A60C3A" w:rsidRPr="004866C1" w14:paraId="307A19B3" w14:textId="77777777" w:rsidTr="00A60C3A">
        <w:trPr>
          <w:trHeight w:val="181"/>
        </w:trPr>
        <w:tc>
          <w:tcPr>
            <w:cnfStyle w:val="001000000000" w:firstRow="0" w:lastRow="0" w:firstColumn="1" w:lastColumn="0" w:oddVBand="0" w:evenVBand="0" w:oddHBand="0" w:evenHBand="0" w:firstRowFirstColumn="0" w:firstRowLastColumn="0" w:lastRowFirstColumn="0" w:lastRowLastColumn="0"/>
            <w:tcW w:w="1616" w:type="dxa"/>
            <w:noWrap/>
            <w:hideMark/>
          </w:tcPr>
          <w:p w14:paraId="04383016" w14:textId="77777777" w:rsidR="00A60C3A" w:rsidRPr="00927DC4" w:rsidRDefault="00A60C3A" w:rsidP="00E37277">
            <w:pPr>
              <w:spacing w:after="0" w:line="240" w:lineRule="auto"/>
              <w:jc w:val="both"/>
              <w:rPr>
                <w:rFonts w:eastAsia="Times New Roman"/>
                <w:color w:val="000000"/>
                <w:sz w:val="16"/>
                <w:szCs w:val="16"/>
                <w:lang w:val="en-US"/>
              </w:rPr>
            </w:pPr>
          </w:p>
        </w:tc>
        <w:tc>
          <w:tcPr>
            <w:tcW w:w="2200" w:type="dxa"/>
            <w:noWrap/>
            <w:hideMark/>
          </w:tcPr>
          <w:p w14:paraId="7A997B98" w14:textId="77777777" w:rsidR="00A60C3A" w:rsidRPr="00927DC4" w:rsidRDefault="00A60C3A"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b/>
                <w:color w:val="000000"/>
                <w:sz w:val="16"/>
                <w:szCs w:val="16"/>
                <w:lang w:val="en-US"/>
              </w:rPr>
            </w:pPr>
            <w:r w:rsidRPr="00927DC4">
              <w:rPr>
                <w:rFonts w:eastAsia="Times New Roman"/>
                <w:b/>
                <w:color w:val="000000"/>
                <w:sz w:val="16"/>
                <w:szCs w:val="16"/>
                <w:lang w:val="en-US"/>
              </w:rPr>
              <w:t>Casing, cement slurry, cement</w:t>
            </w:r>
          </w:p>
        </w:tc>
        <w:tc>
          <w:tcPr>
            <w:tcW w:w="1129" w:type="dxa"/>
            <w:noWrap/>
            <w:hideMark/>
          </w:tcPr>
          <w:p w14:paraId="6D276F54" w14:textId="77777777" w:rsidR="00A60C3A" w:rsidRPr="00927DC4" w:rsidRDefault="00A60C3A"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Pr>
                <w:rFonts w:eastAsia="Times New Roman"/>
                <w:color w:val="000000"/>
                <w:sz w:val="16"/>
                <w:szCs w:val="16"/>
                <w:lang w:val="en-US"/>
              </w:rPr>
              <w:t>71 kg</w:t>
            </w:r>
          </w:p>
        </w:tc>
        <w:tc>
          <w:tcPr>
            <w:tcW w:w="919" w:type="dxa"/>
          </w:tcPr>
          <w:p w14:paraId="1CE6DF3B" w14:textId="77777777" w:rsidR="00A60C3A" w:rsidRPr="00927DC4" w:rsidRDefault="00A60C3A"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Pr>
                <w:rFonts w:eastAsia="Times New Roman"/>
                <w:color w:val="000000"/>
                <w:sz w:val="16"/>
                <w:szCs w:val="16"/>
                <w:lang w:val="en-US"/>
              </w:rPr>
              <w:t>424 t</w:t>
            </w:r>
          </w:p>
        </w:tc>
        <w:tc>
          <w:tcPr>
            <w:tcW w:w="866" w:type="dxa"/>
          </w:tcPr>
          <w:p w14:paraId="600E9BB2" w14:textId="77777777" w:rsidR="00A60C3A" w:rsidRPr="00927DC4" w:rsidRDefault="00A60C3A"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Pr>
                <w:rFonts w:eastAsia="Times New Roman"/>
                <w:color w:val="000000"/>
                <w:sz w:val="16"/>
                <w:szCs w:val="16"/>
                <w:lang w:val="en-US"/>
              </w:rPr>
              <w:t>0.424 Mt</w:t>
            </w:r>
          </w:p>
        </w:tc>
      </w:tr>
      <w:tr w:rsidR="00A60C3A" w:rsidRPr="004866C1" w14:paraId="6839EEFE" w14:textId="77777777" w:rsidTr="00A60C3A">
        <w:trPr>
          <w:trHeight w:val="241"/>
        </w:trPr>
        <w:tc>
          <w:tcPr>
            <w:cnfStyle w:val="001000000000" w:firstRow="0" w:lastRow="0" w:firstColumn="1" w:lastColumn="0" w:oddVBand="0" w:evenVBand="0" w:oddHBand="0" w:evenHBand="0" w:firstRowFirstColumn="0" w:firstRowLastColumn="0" w:lastRowFirstColumn="0" w:lastRowLastColumn="0"/>
            <w:tcW w:w="1616" w:type="dxa"/>
            <w:noWrap/>
            <w:hideMark/>
          </w:tcPr>
          <w:p w14:paraId="5738AE75" w14:textId="77777777" w:rsidR="00A60C3A" w:rsidRPr="00927DC4" w:rsidRDefault="00A60C3A" w:rsidP="00E37277">
            <w:pPr>
              <w:spacing w:after="0" w:line="240" w:lineRule="auto"/>
              <w:jc w:val="both"/>
              <w:rPr>
                <w:rFonts w:eastAsia="Times New Roman"/>
                <w:color w:val="000000"/>
                <w:sz w:val="16"/>
                <w:szCs w:val="16"/>
                <w:lang w:val="en-US"/>
              </w:rPr>
            </w:pPr>
          </w:p>
        </w:tc>
        <w:tc>
          <w:tcPr>
            <w:tcW w:w="2200" w:type="dxa"/>
            <w:noWrap/>
            <w:hideMark/>
          </w:tcPr>
          <w:p w14:paraId="3489B4D1" w14:textId="77777777" w:rsidR="00A60C3A" w:rsidRPr="00927DC4" w:rsidRDefault="00A60C3A"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b/>
                <w:color w:val="000000"/>
                <w:sz w:val="16"/>
                <w:szCs w:val="16"/>
                <w:lang w:val="en-US"/>
              </w:rPr>
            </w:pPr>
            <w:r w:rsidRPr="00927DC4">
              <w:rPr>
                <w:rFonts w:eastAsia="Times New Roman"/>
                <w:b/>
                <w:color w:val="000000"/>
                <w:sz w:val="16"/>
                <w:szCs w:val="16"/>
                <w:lang w:val="en-US"/>
              </w:rPr>
              <w:t>Casing, cement slurry, water</w:t>
            </w:r>
          </w:p>
        </w:tc>
        <w:tc>
          <w:tcPr>
            <w:tcW w:w="1129" w:type="dxa"/>
            <w:noWrap/>
            <w:hideMark/>
          </w:tcPr>
          <w:p w14:paraId="21EA8880" w14:textId="77777777" w:rsidR="00A60C3A" w:rsidRPr="00927DC4" w:rsidRDefault="00A60C3A"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00927DC4">
              <w:rPr>
                <w:rFonts w:eastAsia="Times New Roman"/>
                <w:color w:val="000000"/>
                <w:sz w:val="16"/>
                <w:szCs w:val="16"/>
                <w:lang w:val="en-US"/>
              </w:rPr>
              <w:t>28</w:t>
            </w:r>
            <w:r>
              <w:rPr>
                <w:rFonts w:eastAsia="Times New Roman"/>
                <w:color w:val="000000"/>
                <w:sz w:val="16"/>
                <w:szCs w:val="16"/>
                <w:lang w:val="en-US"/>
              </w:rPr>
              <w:t xml:space="preserve"> kg</w:t>
            </w:r>
          </w:p>
        </w:tc>
        <w:tc>
          <w:tcPr>
            <w:tcW w:w="919" w:type="dxa"/>
          </w:tcPr>
          <w:p w14:paraId="3D83506C" w14:textId="77777777" w:rsidR="00A60C3A" w:rsidRPr="00927DC4" w:rsidRDefault="00A60C3A"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Pr>
                <w:rFonts w:eastAsia="Times New Roman"/>
                <w:color w:val="000000"/>
                <w:sz w:val="16"/>
                <w:szCs w:val="16"/>
                <w:lang w:val="en-US"/>
              </w:rPr>
              <w:t>169 t</w:t>
            </w:r>
          </w:p>
        </w:tc>
        <w:tc>
          <w:tcPr>
            <w:tcW w:w="866" w:type="dxa"/>
          </w:tcPr>
          <w:p w14:paraId="71B1025E" w14:textId="77777777" w:rsidR="00A60C3A" w:rsidRPr="00927DC4" w:rsidRDefault="00A60C3A"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Pr>
                <w:rFonts w:eastAsia="Times New Roman"/>
                <w:color w:val="000000"/>
                <w:sz w:val="16"/>
                <w:szCs w:val="16"/>
                <w:lang w:val="en-US"/>
              </w:rPr>
              <w:t>0.169 Mt</w:t>
            </w:r>
          </w:p>
        </w:tc>
      </w:tr>
      <w:tr w:rsidR="00A60C3A" w:rsidRPr="004866C1" w14:paraId="4F7483D4" w14:textId="77777777" w:rsidTr="00A60C3A">
        <w:trPr>
          <w:trHeight w:val="131"/>
        </w:trPr>
        <w:tc>
          <w:tcPr>
            <w:cnfStyle w:val="001000000000" w:firstRow="0" w:lastRow="0" w:firstColumn="1" w:lastColumn="0" w:oddVBand="0" w:evenVBand="0" w:oddHBand="0" w:evenHBand="0" w:firstRowFirstColumn="0" w:firstRowLastColumn="0" w:lastRowFirstColumn="0" w:lastRowLastColumn="0"/>
            <w:tcW w:w="1616" w:type="dxa"/>
            <w:noWrap/>
          </w:tcPr>
          <w:p w14:paraId="11928368" w14:textId="77777777" w:rsidR="00A60C3A" w:rsidRPr="00927DC4" w:rsidRDefault="00A60C3A" w:rsidP="00E37277">
            <w:pPr>
              <w:spacing w:after="0" w:line="240" w:lineRule="auto"/>
              <w:jc w:val="both"/>
              <w:rPr>
                <w:rFonts w:eastAsia="Times New Roman"/>
                <w:color w:val="000000"/>
                <w:sz w:val="16"/>
                <w:szCs w:val="16"/>
                <w:lang w:val="en-US"/>
              </w:rPr>
            </w:pPr>
          </w:p>
        </w:tc>
        <w:tc>
          <w:tcPr>
            <w:tcW w:w="2200" w:type="dxa"/>
            <w:noWrap/>
          </w:tcPr>
          <w:p w14:paraId="3CC7ED4C" w14:textId="77777777" w:rsidR="00A60C3A" w:rsidRPr="00927DC4" w:rsidRDefault="00A60C3A"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b/>
                <w:color w:val="000000"/>
                <w:sz w:val="16"/>
                <w:szCs w:val="16"/>
                <w:lang w:val="en-US"/>
              </w:rPr>
            </w:pPr>
            <w:r w:rsidRPr="00927DC4">
              <w:rPr>
                <w:rFonts w:eastAsia="Times New Roman"/>
                <w:b/>
                <w:color w:val="000000"/>
                <w:sz w:val="16"/>
                <w:szCs w:val="16"/>
                <w:lang w:val="en-US"/>
              </w:rPr>
              <w:t>Extracted material (well volume)</w:t>
            </w:r>
          </w:p>
        </w:tc>
        <w:tc>
          <w:tcPr>
            <w:tcW w:w="1129" w:type="dxa"/>
            <w:noWrap/>
          </w:tcPr>
          <w:p w14:paraId="5CE73F25" w14:textId="77777777" w:rsidR="00A60C3A" w:rsidRPr="00927DC4" w:rsidRDefault="00A60C3A"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p>
        </w:tc>
        <w:tc>
          <w:tcPr>
            <w:tcW w:w="919" w:type="dxa"/>
          </w:tcPr>
          <w:p w14:paraId="2E6E53AC" w14:textId="77777777" w:rsidR="00A60C3A" w:rsidRPr="00927DC4" w:rsidRDefault="00A60C3A"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00927DC4">
              <w:rPr>
                <w:sz w:val="16"/>
                <w:szCs w:val="16"/>
                <w:lang w:val="en-US"/>
              </w:rPr>
              <w:t>3837</w:t>
            </w:r>
            <w:r>
              <w:rPr>
                <w:sz w:val="16"/>
                <w:szCs w:val="16"/>
                <w:lang w:val="en-US"/>
              </w:rPr>
              <w:t xml:space="preserve"> </w:t>
            </w:r>
            <w:r w:rsidRPr="00927DC4">
              <w:rPr>
                <w:rFonts w:eastAsia="Times New Roman"/>
                <w:color w:val="000000"/>
                <w:sz w:val="16"/>
                <w:szCs w:val="16"/>
                <w:lang w:val="en-US"/>
              </w:rPr>
              <w:t>m</w:t>
            </w:r>
            <w:r w:rsidRPr="00927DC4">
              <w:rPr>
                <w:rFonts w:eastAsia="Times New Roman"/>
                <w:color w:val="000000"/>
                <w:sz w:val="16"/>
                <w:szCs w:val="16"/>
                <w:vertAlign w:val="superscript"/>
                <w:lang w:val="en-US"/>
              </w:rPr>
              <w:t>3</w:t>
            </w:r>
          </w:p>
        </w:tc>
        <w:tc>
          <w:tcPr>
            <w:tcW w:w="866" w:type="dxa"/>
          </w:tcPr>
          <w:p w14:paraId="598CB02B" w14:textId="77777777" w:rsidR="00A60C3A" w:rsidRPr="00927DC4" w:rsidRDefault="00A60C3A"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p>
        </w:tc>
      </w:tr>
      <w:tr w:rsidR="00A60C3A" w:rsidRPr="004866C1" w14:paraId="3FBB013F" w14:textId="77777777" w:rsidTr="00A60C3A">
        <w:trPr>
          <w:trHeight w:val="191"/>
        </w:trPr>
        <w:tc>
          <w:tcPr>
            <w:cnfStyle w:val="001000000000" w:firstRow="0" w:lastRow="0" w:firstColumn="1" w:lastColumn="0" w:oddVBand="0" w:evenVBand="0" w:oddHBand="0" w:evenHBand="0" w:firstRowFirstColumn="0" w:firstRowLastColumn="0" w:lastRowFirstColumn="0" w:lastRowLastColumn="0"/>
            <w:tcW w:w="1616" w:type="dxa"/>
            <w:noWrap/>
            <w:hideMark/>
          </w:tcPr>
          <w:p w14:paraId="43F22991" w14:textId="77777777" w:rsidR="00A60C3A" w:rsidRPr="00927DC4" w:rsidRDefault="00A60C3A" w:rsidP="00E37277">
            <w:pPr>
              <w:spacing w:after="0" w:line="240" w:lineRule="auto"/>
              <w:jc w:val="both"/>
              <w:rPr>
                <w:rFonts w:eastAsia="Times New Roman"/>
                <w:color w:val="000000"/>
                <w:sz w:val="16"/>
                <w:szCs w:val="16"/>
                <w:lang w:val="en-US"/>
              </w:rPr>
            </w:pPr>
            <w:r w:rsidRPr="00927DC4">
              <w:rPr>
                <w:rFonts w:eastAsia="Times New Roman"/>
                <w:color w:val="000000"/>
                <w:sz w:val="16"/>
                <w:szCs w:val="16"/>
                <w:lang w:val="en-US"/>
              </w:rPr>
              <w:t>CO</w:t>
            </w:r>
            <w:r w:rsidRPr="00927DC4">
              <w:rPr>
                <w:rFonts w:ascii="Cambria Math" w:eastAsia="Times New Roman" w:hAnsi="Cambria Math" w:cs="Cambria Math"/>
                <w:color w:val="000000"/>
                <w:sz w:val="16"/>
                <w:szCs w:val="16"/>
                <w:lang w:val="en-US"/>
              </w:rPr>
              <w:t>₂</w:t>
            </w:r>
          </w:p>
        </w:tc>
        <w:tc>
          <w:tcPr>
            <w:tcW w:w="2200" w:type="dxa"/>
            <w:noWrap/>
            <w:hideMark/>
          </w:tcPr>
          <w:p w14:paraId="3C317971" w14:textId="77777777" w:rsidR="00A60C3A" w:rsidRPr="00927DC4" w:rsidRDefault="00A60C3A"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b/>
                <w:color w:val="000000"/>
                <w:sz w:val="16"/>
                <w:szCs w:val="16"/>
                <w:lang w:val="en-US"/>
              </w:rPr>
            </w:pPr>
            <w:r w:rsidRPr="00927DC4">
              <w:rPr>
                <w:rFonts w:eastAsia="Times New Roman"/>
                <w:b/>
                <w:color w:val="000000"/>
                <w:sz w:val="16"/>
                <w:szCs w:val="16"/>
                <w:lang w:val="en-US"/>
              </w:rPr>
              <w:t>Tubing and open hole inside volume</w:t>
            </w:r>
          </w:p>
        </w:tc>
        <w:tc>
          <w:tcPr>
            <w:tcW w:w="1129" w:type="dxa"/>
            <w:noWrap/>
          </w:tcPr>
          <w:p w14:paraId="510CAEC1" w14:textId="77777777" w:rsidR="00A60C3A" w:rsidRPr="00927DC4" w:rsidRDefault="00A60C3A"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p>
        </w:tc>
        <w:tc>
          <w:tcPr>
            <w:tcW w:w="919" w:type="dxa"/>
          </w:tcPr>
          <w:p w14:paraId="6E98FF9F" w14:textId="77777777" w:rsidR="00A60C3A" w:rsidRPr="00927DC4" w:rsidRDefault="00A60C3A"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00927DC4">
              <w:rPr>
                <w:sz w:val="16"/>
                <w:szCs w:val="16"/>
                <w:lang w:val="en-US"/>
              </w:rPr>
              <w:t>1051</w:t>
            </w:r>
            <w:r>
              <w:rPr>
                <w:sz w:val="16"/>
                <w:szCs w:val="16"/>
                <w:lang w:val="en-US"/>
              </w:rPr>
              <w:t xml:space="preserve"> </w:t>
            </w:r>
            <w:r w:rsidRPr="00927DC4">
              <w:rPr>
                <w:sz w:val="16"/>
                <w:szCs w:val="16"/>
                <w:lang w:val="en-US"/>
              </w:rPr>
              <w:t>m</w:t>
            </w:r>
            <w:r w:rsidRPr="00927DC4">
              <w:rPr>
                <w:sz w:val="16"/>
                <w:szCs w:val="16"/>
                <w:vertAlign w:val="superscript"/>
                <w:lang w:val="en-US"/>
              </w:rPr>
              <w:t>3</w:t>
            </w:r>
          </w:p>
        </w:tc>
        <w:tc>
          <w:tcPr>
            <w:tcW w:w="866" w:type="dxa"/>
          </w:tcPr>
          <w:p w14:paraId="7E936AF9" w14:textId="77777777" w:rsidR="00A60C3A" w:rsidRPr="00927DC4" w:rsidRDefault="00A60C3A"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p>
        </w:tc>
      </w:tr>
      <w:tr w:rsidR="00A60C3A" w:rsidRPr="005A5770" w14:paraId="7BE4495B" w14:textId="77777777" w:rsidTr="00A60C3A">
        <w:trPr>
          <w:trHeight w:val="191"/>
        </w:trPr>
        <w:tc>
          <w:tcPr>
            <w:cnfStyle w:val="001000000000" w:firstRow="0" w:lastRow="0" w:firstColumn="1" w:lastColumn="0" w:oddVBand="0" w:evenVBand="0" w:oddHBand="0" w:evenHBand="0" w:firstRowFirstColumn="0" w:firstRowLastColumn="0" w:lastRowFirstColumn="0" w:lastRowLastColumn="0"/>
            <w:tcW w:w="1616" w:type="dxa"/>
            <w:noWrap/>
          </w:tcPr>
          <w:p w14:paraId="042BAFD2" w14:textId="77777777" w:rsidR="00A60C3A" w:rsidRPr="00927DC4" w:rsidRDefault="00A60C3A" w:rsidP="00E37277">
            <w:pPr>
              <w:spacing w:after="0" w:line="240" w:lineRule="auto"/>
              <w:jc w:val="both"/>
              <w:rPr>
                <w:rFonts w:eastAsia="Times New Roman"/>
                <w:color w:val="000000"/>
                <w:sz w:val="16"/>
                <w:szCs w:val="16"/>
                <w:lang w:val="en-US"/>
              </w:rPr>
            </w:pPr>
          </w:p>
        </w:tc>
        <w:tc>
          <w:tcPr>
            <w:tcW w:w="2200" w:type="dxa"/>
            <w:noWrap/>
          </w:tcPr>
          <w:p w14:paraId="1B04CE47" w14:textId="77777777" w:rsidR="00A60C3A" w:rsidRPr="00927DC4" w:rsidRDefault="00A60C3A"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b/>
                <w:color w:val="000000"/>
                <w:sz w:val="16"/>
                <w:szCs w:val="16"/>
                <w:lang w:val="en-US"/>
              </w:rPr>
            </w:pPr>
            <w:r w:rsidRPr="00927DC4">
              <w:rPr>
                <w:rFonts w:eastAsia="Times New Roman"/>
                <w:b/>
                <w:color w:val="000000"/>
                <w:sz w:val="16"/>
                <w:szCs w:val="16"/>
                <w:lang w:val="en-US"/>
              </w:rPr>
              <w:t>Supercritical CO</w:t>
            </w:r>
            <w:r w:rsidRPr="00927DC4">
              <w:rPr>
                <w:rFonts w:eastAsia="Times New Roman"/>
                <w:b/>
                <w:color w:val="000000"/>
                <w:sz w:val="16"/>
                <w:szCs w:val="16"/>
                <w:vertAlign w:val="subscript"/>
                <w:lang w:val="en-US"/>
              </w:rPr>
              <w:t>2</w:t>
            </w:r>
          </w:p>
        </w:tc>
        <w:tc>
          <w:tcPr>
            <w:tcW w:w="1129" w:type="dxa"/>
            <w:noWrap/>
          </w:tcPr>
          <w:p w14:paraId="226A3C1B" w14:textId="77777777" w:rsidR="00A60C3A" w:rsidRPr="00927DC4" w:rsidRDefault="00A60C3A"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sidRPr="00927DC4">
              <w:rPr>
                <w:rFonts w:eastAsia="Times New Roman"/>
                <w:color w:val="000000"/>
                <w:sz w:val="16"/>
                <w:szCs w:val="16"/>
                <w:lang w:val="en-US"/>
              </w:rPr>
              <w:t>10</w:t>
            </w:r>
            <w:r>
              <w:rPr>
                <w:rFonts w:eastAsia="Times New Roman"/>
                <w:color w:val="000000"/>
                <w:sz w:val="16"/>
                <w:szCs w:val="16"/>
                <w:lang w:val="en-US"/>
              </w:rPr>
              <w:t xml:space="preserve"> kg</w:t>
            </w:r>
          </w:p>
        </w:tc>
        <w:tc>
          <w:tcPr>
            <w:tcW w:w="919" w:type="dxa"/>
          </w:tcPr>
          <w:p w14:paraId="6090A821" w14:textId="77777777" w:rsidR="00A60C3A" w:rsidRPr="00927DC4" w:rsidRDefault="00A60C3A"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Pr>
                <w:rFonts w:eastAsia="Times New Roman"/>
                <w:color w:val="000000"/>
                <w:sz w:val="16"/>
                <w:szCs w:val="16"/>
                <w:lang w:val="en-US"/>
              </w:rPr>
              <w:t>544 t</w:t>
            </w:r>
          </w:p>
        </w:tc>
        <w:tc>
          <w:tcPr>
            <w:tcW w:w="866" w:type="dxa"/>
          </w:tcPr>
          <w:p w14:paraId="288EEF67" w14:textId="77777777" w:rsidR="00A60C3A" w:rsidRPr="00927DC4" w:rsidRDefault="00A60C3A" w:rsidP="00E372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lang w:val="en-US"/>
              </w:rPr>
            </w:pPr>
            <w:r>
              <w:rPr>
                <w:rFonts w:eastAsia="Times New Roman"/>
                <w:color w:val="000000"/>
                <w:sz w:val="16"/>
                <w:szCs w:val="16"/>
                <w:lang w:val="en-US"/>
              </w:rPr>
              <w:t>0.544 Mt</w:t>
            </w:r>
          </w:p>
        </w:tc>
      </w:tr>
    </w:tbl>
    <w:p w14:paraId="2CF749F8" w14:textId="77777777" w:rsidR="00F75B31" w:rsidRDefault="00F75B31" w:rsidP="00E37277">
      <w:pPr>
        <w:jc w:val="both"/>
        <w:rPr>
          <w:lang w:val="en-US"/>
        </w:rPr>
      </w:pPr>
    </w:p>
    <w:p w14:paraId="6CF04A97" w14:textId="77777777" w:rsidR="00F75B31" w:rsidRDefault="00F75B31" w:rsidP="00E37277">
      <w:pPr>
        <w:jc w:val="both"/>
        <w:rPr>
          <w:lang w:val="en-US"/>
        </w:rPr>
        <w:sectPr w:rsidR="00F75B31">
          <w:pgSz w:w="11906" w:h="16838"/>
          <w:pgMar w:top="1440" w:right="1440" w:bottom="1440" w:left="1440" w:header="708" w:footer="708" w:gutter="0"/>
          <w:cols w:space="708"/>
          <w:docGrid w:linePitch="360"/>
        </w:sectPr>
      </w:pPr>
    </w:p>
    <w:p w14:paraId="3B0C9657" w14:textId="3064E996" w:rsidR="00F75B31" w:rsidRPr="0038248B" w:rsidRDefault="00F147F2" w:rsidP="00E37277">
      <w:pPr>
        <w:pStyle w:val="Heading1"/>
        <w:numPr>
          <w:ilvl w:val="0"/>
          <w:numId w:val="0"/>
        </w:numPr>
        <w:jc w:val="both"/>
        <w:rPr>
          <w:lang w:val="fr-CH"/>
        </w:rPr>
      </w:pPr>
      <w:r w:rsidRPr="0038248B">
        <w:rPr>
          <w:lang w:val="fr-CH"/>
        </w:rPr>
        <w:lastRenderedPageBreak/>
        <w:t xml:space="preserve">Journal </w:t>
      </w:r>
      <w:proofErr w:type="spellStart"/>
      <w:r w:rsidRPr="0038248B">
        <w:rPr>
          <w:lang w:val="fr-CH"/>
        </w:rPr>
        <w:t>specifications</w:t>
      </w:r>
      <w:proofErr w:type="spellEnd"/>
    </w:p>
    <w:p w14:paraId="0B900497" w14:textId="77777777" w:rsidR="00F147F2" w:rsidRPr="0038248B" w:rsidRDefault="00F147F2" w:rsidP="00E37277">
      <w:pPr>
        <w:jc w:val="both"/>
        <w:rPr>
          <w:lang w:val="fr-CH"/>
        </w:rPr>
      </w:pPr>
    </w:p>
    <w:p w14:paraId="011FF477" w14:textId="112A6EE7" w:rsidR="00825EEA" w:rsidRPr="0038248B" w:rsidRDefault="00F147F2" w:rsidP="00E37277">
      <w:pPr>
        <w:jc w:val="both"/>
        <w:rPr>
          <w:lang w:val="fr-CH"/>
        </w:rPr>
      </w:pPr>
      <w:hyperlink r:id="rId35" w:history="1">
        <w:r w:rsidRPr="0038248B">
          <w:rPr>
            <w:rStyle w:val="Hyperlink"/>
            <w:lang w:val="fr-CH"/>
          </w:rPr>
          <w:t>https://www.sciencedirect.com/journal/renewable-energy</w:t>
        </w:r>
      </w:hyperlink>
    </w:p>
    <w:p w14:paraId="52E435C2" w14:textId="73CB806F" w:rsidR="00F147F2" w:rsidRDefault="00F147F2" w:rsidP="00E37277">
      <w:pPr>
        <w:jc w:val="both"/>
        <w:rPr>
          <w:lang w:val="en-US"/>
        </w:rPr>
      </w:pPr>
      <w:r>
        <w:rPr>
          <w:lang w:val="en-US"/>
        </w:rPr>
        <w:t>Renewable Energy, Science Direct</w:t>
      </w:r>
      <w:r w:rsidR="003C0B51">
        <w:rPr>
          <w:lang w:val="en-US"/>
        </w:rPr>
        <w:t>, IF 9.</w:t>
      </w:r>
      <w:r w:rsidR="00B1130B">
        <w:rPr>
          <w:lang w:val="en-US"/>
        </w:rPr>
        <w:t>1</w:t>
      </w:r>
    </w:p>
    <w:p w14:paraId="206EB9CA" w14:textId="77777777" w:rsidR="003C0B51" w:rsidRDefault="003C0B51" w:rsidP="00E37277">
      <w:pPr>
        <w:jc w:val="both"/>
        <w:rPr>
          <w:lang w:val="en-US"/>
        </w:rPr>
      </w:pPr>
    </w:p>
    <w:p w14:paraId="2DC810B6" w14:textId="77777777" w:rsidR="003C0B51" w:rsidRPr="003C0B51" w:rsidRDefault="003C0B51" w:rsidP="00E37277">
      <w:pPr>
        <w:jc w:val="both"/>
        <w:rPr>
          <w:lang w:val="en-US"/>
        </w:rPr>
      </w:pPr>
      <w:r w:rsidRPr="003C0B51">
        <w:rPr>
          <w:lang w:val="en-US"/>
        </w:rPr>
        <w:t xml:space="preserve">The journal, </w:t>
      </w:r>
      <w:r w:rsidRPr="003C0B51">
        <w:rPr>
          <w:b/>
          <w:bCs/>
          <w:i/>
          <w:iCs/>
          <w:lang w:val="en-US"/>
        </w:rPr>
        <w:t>Renewable Energy</w:t>
      </w:r>
      <w:r w:rsidRPr="003C0B51">
        <w:rPr>
          <w:lang w:val="en-US"/>
        </w:rPr>
        <w:t xml:space="preserve">, seeks to promote and disseminate knowledge on the various topics and technologies of </w:t>
      </w:r>
      <w:r w:rsidRPr="003C0B51">
        <w:rPr>
          <w:b/>
          <w:bCs/>
          <w:lang w:val="en-US"/>
        </w:rPr>
        <w:t>renewable energy systems</w:t>
      </w:r>
      <w:r w:rsidRPr="003C0B51">
        <w:rPr>
          <w:lang w:val="en-US"/>
        </w:rPr>
        <w:t xml:space="preserve"> and </w:t>
      </w:r>
      <w:r w:rsidRPr="003C0B51">
        <w:rPr>
          <w:b/>
          <w:bCs/>
          <w:lang w:val="en-US"/>
        </w:rPr>
        <w:t>components</w:t>
      </w:r>
      <w:r w:rsidRPr="003C0B51">
        <w:rPr>
          <w:lang w:val="en-US"/>
        </w:rPr>
        <w:t xml:space="preserve">. The journal aims to serve researchers, engineers, economists, manufacturers, NGOs, associations and societies to help them keep abreast of new developments in their specialist fields and to apply </w:t>
      </w:r>
      <w:r w:rsidRPr="003C0B51">
        <w:rPr>
          <w:b/>
          <w:bCs/>
          <w:lang w:val="en-US"/>
        </w:rPr>
        <w:t>alternative energy solutions</w:t>
      </w:r>
      <w:r w:rsidRPr="003C0B51">
        <w:rPr>
          <w:lang w:val="en-US"/>
        </w:rPr>
        <w:t xml:space="preserve"> to current practices.</w:t>
      </w:r>
    </w:p>
    <w:p w14:paraId="6F35D85A" w14:textId="77777777" w:rsidR="003C0B51" w:rsidRPr="003C0B51" w:rsidRDefault="003C0B51" w:rsidP="00E37277">
      <w:pPr>
        <w:jc w:val="both"/>
        <w:rPr>
          <w:lang w:val="en-US"/>
        </w:rPr>
      </w:pPr>
      <w:r w:rsidRPr="003C0B51">
        <w:rPr>
          <w:i/>
          <w:iCs/>
          <w:lang w:val="en-US"/>
        </w:rPr>
        <w:t>Renewable Energy</w:t>
      </w:r>
      <w:r w:rsidRPr="003C0B51">
        <w:rPr>
          <w:lang w:val="en-US"/>
        </w:rPr>
        <w:t xml:space="preserve"> is an international, multi-disciplinary journal in </w:t>
      </w:r>
      <w:r w:rsidRPr="003C0B51">
        <w:rPr>
          <w:b/>
          <w:bCs/>
          <w:lang w:val="en-US"/>
        </w:rPr>
        <w:t>renewable energy engineering</w:t>
      </w:r>
      <w:r w:rsidRPr="003C0B51">
        <w:rPr>
          <w:lang w:val="en-US"/>
        </w:rPr>
        <w:t xml:space="preserve"> and </w:t>
      </w:r>
      <w:r w:rsidRPr="003C0B51">
        <w:rPr>
          <w:b/>
          <w:bCs/>
          <w:lang w:val="en-US"/>
        </w:rPr>
        <w:t>research</w:t>
      </w:r>
      <w:r w:rsidRPr="003C0B51">
        <w:rPr>
          <w:lang w:val="en-US"/>
        </w:rPr>
        <w:t xml:space="preserve">. The journal aims to be a leading peer-reviewed </w:t>
      </w:r>
      <w:proofErr w:type="gramStart"/>
      <w:r w:rsidRPr="003C0B51">
        <w:rPr>
          <w:lang w:val="en-US"/>
        </w:rPr>
        <w:t>platform</w:t>
      </w:r>
      <w:proofErr w:type="gramEnd"/>
      <w:r w:rsidRPr="003C0B51">
        <w:rPr>
          <w:lang w:val="en-US"/>
        </w:rPr>
        <w:t xml:space="preserve"> and an authoritative source of original research and reviews related to </w:t>
      </w:r>
      <w:r w:rsidRPr="003C0B51">
        <w:rPr>
          <w:b/>
          <w:bCs/>
          <w:lang w:val="en-US"/>
        </w:rPr>
        <w:t>renewable energy</w:t>
      </w:r>
      <w:r w:rsidRPr="003C0B51">
        <w:rPr>
          <w:lang w:val="en-US"/>
        </w:rPr>
        <w:t>.</w:t>
      </w:r>
    </w:p>
    <w:p w14:paraId="7FB9E469" w14:textId="77777777" w:rsidR="003C0B51" w:rsidRPr="003C0B51" w:rsidRDefault="003C0B51" w:rsidP="00E37277">
      <w:pPr>
        <w:jc w:val="both"/>
        <w:rPr>
          <w:lang w:val="en-US"/>
        </w:rPr>
      </w:pPr>
      <w:r w:rsidRPr="003C0B51">
        <w:rPr>
          <w:i/>
          <w:iCs/>
          <w:lang w:val="en-US"/>
        </w:rPr>
        <w:t>Renewable Energy</w:t>
      </w:r>
      <w:r w:rsidRPr="003C0B51">
        <w:rPr>
          <w:lang w:val="en-US"/>
        </w:rPr>
        <w:t xml:space="preserve"> covers research in the following areas:</w:t>
      </w:r>
    </w:p>
    <w:p w14:paraId="5669113E" w14:textId="0D1F1B7C" w:rsidR="003C0B51" w:rsidRPr="003C0B51" w:rsidRDefault="003C0B51" w:rsidP="00E37277">
      <w:pPr>
        <w:jc w:val="both"/>
        <w:rPr>
          <w:lang w:val="en-US"/>
        </w:rPr>
      </w:pPr>
      <w:r w:rsidRPr="003C0B51">
        <w:rPr>
          <w:lang w:val="en-US"/>
        </w:rPr>
        <w:t>Geothermal Technology </w:t>
      </w:r>
    </w:p>
    <w:p w14:paraId="17C76D63" w14:textId="77777777" w:rsidR="003C0B51" w:rsidRPr="003C0B51" w:rsidRDefault="003C0B51" w:rsidP="00E37277">
      <w:pPr>
        <w:jc w:val="both"/>
        <w:rPr>
          <w:lang w:val="en-US"/>
        </w:rPr>
      </w:pPr>
      <w:r w:rsidRPr="003C0B51">
        <w:rPr>
          <w:lang w:val="en-US"/>
        </w:rPr>
        <w:t xml:space="preserve">The journal also welcomes papers on other related topics provided that such topics are within the context of the broader multi-disciplinary scope of </w:t>
      </w:r>
      <w:r w:rsidRPr="003C0B51">
        <w:rPr>
          <w:i/>
          <w:iCs/>
          <w:lang w:val="en-US"/>
        </w:rPr>
        <w:t>Renewable Energy</w:t>
      </w:r>
      <w:r w:rsidRPr="003C0B51">
        <w:rPr>
          <w:lang w:val="en-US"/>
        </w:rPr>
        <w:t xml:space="preserve">. It should be noted, however, that papers are within scope only if they are concerned with </w:t>
      </w:r>
      <w:r w:rsidRPr="003C0B51">
        <w:rPr>
          <w:b/>
          <w:bCs/>
          <w:lang w:val="en-US"/>
        </w:rPr>
        <w:t>power generation</w:t>
      </w:r>
      <w:r w:rsidRPr="003C0B51">
        <w:rPr>
          <w:lang w:val="en-US"/>
        </w:rPr>
        <w:t xml:space="preserve"> and that the power is generated in a </w:t>
      </w:r>
      <w:r w:rsidRPr="003C0B51">
        <w:rPr>
          <w:b/>
          <w:bCs/>
          <w:lang w:val="en-US"/>
        </w:rPr>
        <w:t>renewable</w:t>
      </w:r>
      <w:r w:rsidRPr="003C0B51">
        <w:rPr>
          <w:lang w:val="en-US"/>
        </w:rPr>
        <w:t xml:space="preserve"> or </w:t>
      </w:r>
      <w:r w:rsidRPr="003C0B51">
        <w:rPr>
          <w:b/>
          <w:bCs/>
          <w:lang w:val="en-US"/>
        </w:rPr>
        <w:t>sustainable</w:t>
      </w:r>
      <w:r w:rsidRPr="003C0B51">
        <w:rPr>
          <w:lang w:val="en-US"/>
        </w:rPr>
        <w:t xml:space="preserve"> way. For instance, a paper concerning development and </w:t>
      </w:r>
      <w:proofErr w:type="spellStart"/>
      <w:r w:rsidRPr="003C0B51">
        <w:rPr>
          <w:lang w:val="en-US"/>
        </w:rPr>
        <w:t>characterisation</w:t>
      </w:r>
      <w:proofErr w:type="spellEnd"/>
      <w:r w:rsidRPr="003C0B51">
        <w:rPr>
          <w:lang w:val="en-US"/>
        </w:rPr>
        <w:t xml:space="preserve"> of a material for use in a renewable energy system, without any measure of the energy that this new material will convert, would be out of scope.</w:t>
      </w:r>
    </w:p>
    <w:p w14:paraId="58BC3E17" w14:textId="77777777" w:rsidR="003C0B51" w:rsidRDefault="003C0B51" w:rsidP="00E37277">
      <w:pPr>
        <w:jc w:val="both"/>
        <w:rPr>
          <w:lang w:val="en-US"/>
        </w:rPr>
      </w:pPr>
      <w:r w:rsidRPr="003C0B51">
        <w:rPr>
          <w:i/>
          <w:iCs/>
          <w:lang w:val="en-US"/>
        </w:rPr>
        <w:t>Renewable Energy</w:t>
      </w:r>
      <w:r w:rsidRPr="003C0B51">
        <w:rPr>
          <w:lang w:val="en-US"/>
        </w:rPr>
        <w:t xml:space="preserve"> accepts original research papers and review papers (the latter by invitation of the Editor-in-Chief only). Interested authors of review papers need to send the outline of the review together with a short CV of the main author/s to the Editor-in-Chief before submission of the paper.</w:t>
      </w:r>
    </w:p>
    <w:p w14:paraId="74FFAC0B" w14:textId="77777777" w:rsidR="00610CB2" w:rsidRDefault="00610CB2" w:rsidP="00E37277">
      <w:pPr>
        <w:jc w:val="both"/>
        <w:rPr>
          <w:lang w:val="en-US"/>
        </w:rPr>
      </w:pPr>
    </w:p>
    <w:p w14:paraId="0467DFCD" w14:textId="345A9ACC" w:rsidR="00610CB2" w:rsidRPr="00610CB2" w:rsidRDefault="00610CB2" w:rsidP="00E37277">
      <w:pPr>
        <w:jc w:val="both"/>
        <w:rPr>
          <w:lang w:val="en-US"/>
        </w:rPr>
      </w:pPr>
      <w:r w:rsidRPr="00610CB2">
        <w:rPr>
          <w:lang w:val="en-US"/>
        </w:rPr>
        <w:t>A</w:t>
      </w:r>
      <w:r w:rsidR="00EE61EE">
        <w:rPr>
          <w:lang w:val="en-US"/>
        </w:rPr>
        <w:t>rticle Publishing Charge (APC)</w:t>
      </w:r>
      <w:r w:rsidR="0025732F">
        <w:rPr>
          <w:lang w:val="en-US"/>
        </w:rPr>
        <w:t xml:space="preserve"> open access: </w:t>
      </w:r>
      <w:r w:rsidRPr="00610CB2">
        <w:rPr>
          <w:lang w:val="en-US"/>
        </w:rPr>
        <w:t>USD 4</w:t>
      </w:r>
      <w:r w:rsidR="0025732F">
        <w:rPr>
          <w:lang w:val="en-US"/>
        </w:rPr>
        <w:t>270</w:t>
      </w:r>
      <w:r w:rsidRPr="00610CB2">
        <w:rPr>
          <w:lang w:val="en-US"/>
        </w:rPr>
        <w:t xml:space="preserve"> (excl. Taxes)</w:t>
      </w:r>
      <w:r w:rsidR="0025732F">
        <w:rPr>
          <w:lang w:val="en-US"/>
        </w:rPr>
        <w:t xml:space="preserve">. </w:t>
      </w:r>
      <w:r w:rsidR="0025732F" w:rsidRPr="0025732F">
        <w:rPr>
          <w:lang w:val="en-US"/>
        </w:rPr>
        <w:t>No publication fee charged to authors, and published articles are immediately available to subscribers.</w:t>
      </w:r>
    </w:p>
    <w:p w14:paraId="2001777E" w14:textId="77777777" w:rsidR="00610CB2" w:rsidRPr="00610CB2" w:rsidRDefault="00610CB2" w:rsidP="00E37277">
      <w:pPr>
        <w:jc w:val="both"/>
        <w:rPr>
          <w:lang w:val="en-US"/>
        </w:rPr>
      </w:pPr>
      <w:r w:rsidRPr="00610CB2">
        <w:rPr>
          <w:lang w:val="en-US"/>
        </w:rPr>
        <w:t> </w:t>
      </w:r>
    </w:p>
    <w:p w14:paraId="7351E334" w14:textId="62942106" w:rsidR="00A479DD" w:rsidRDefault="00610CB2" w:rsidP="00E37277">
      <w:pPr>
        <w:jc w:val="both"/>
        <w:rPr>
          <w:lang w:val="en-US"/>
        </w:rPr>
      </w:pPr>
      <w:r w:rsidRPr="00610CB2">
        <w:rPr>
          <w:lang w:val="en-US"/>
        </w:rPr>
        <w:t>Paper Length - As a guide, original papers should be between 4000 and 6000 words (excluding table/figure captions and references), and review articles should be up to 10,000 words. Authors must state the number of words in their manuscript at submission stage.</w:t>
      </w:r>
    </w:p>
    <w:p w14:paraId="67C3C136" w14:textId="77777777" w:rsidR="00A479DD" w:rsidRDefault="00A479DD" w:rsidP="00E37277">
      <w:pPr>
        <w:spacing w:after="0" w:line="240" w:lineRule="auto"/>
        <w:jc w:val="both"/>
        <w:rPr>
          <w:lang w:val="en-US"/>
        </w:rPr>
      </w:pPr>
      <w:r>
        <w:rPr>
          <w:lang w:val="en-US"/>
        </w:rPr>
        <w:br w:type="page"/>
      </w:r>
    </w:p>
    <w:p w14:paraId="3441FD03" w14:textId="31020891" w:rsidR="00610CB2" w:rsidRDefault="00A479DD" w:rsidP="00E37277">
      <w:pPr>
        <w:pStyle w:val="Heading1"/>
        <w:numPr>
          <w:ilvl w:val="0"/>
          <w:numId w:val="0"/>
        </w:numPr>
        <w:jc w:val="both"/>
        <w:rPr>
          <w:lang w:val="en-US"/>
        </w:rPr>
      </w:pPr>
      <w:r>
        <w:rPr>
          <w:lang w:val="en-US"/>
        </w:rPr>
        <w:t xml:space="preserve">Cover letter of your submission in Editorial Manager. </w:t>
      </w:r>
    </w:p>
    <w:p w14:paraId="05C345F9" w14:textId="77777777" w:rsidR="0085622D" w:rsidRDefault="0085622D" w:rsidP="00E37277">
      <w:pPr>
        <w:jc w:val="both"/>
        <w:rPr>
          <w:lang w:val="en-US"/>
        </w:rPr>
      </w:pPr>
    </w:p>
    <w:p w14:paraId="444B0FE7" w14:textId="6EF90937" w:rsidR="009D5166" w:rsidRPr="00B228CF" w:rsidRDefault="009D5166" w:rsidP="00E37277">
      <w:pPr>
        <w:jc w:val="both"/>
      </w:pPr>
      <w:r w:rsidRPr="00B228CF">
        <w:t>Karin Treyer</w:t>
      </w:r>
    </w:p>
    <w:p w14:paraId="37E941E1" w14:textId="6829F375" w:rsidR="009D5166" w:rsidRPr="00B228CF" w:rsidRDefault="009D5166" w:rsidP="00E37277">
      <w:pPr>
        <w:jc w:val="both"/>
      </w:pPr>
      <w:r w:rsidRPr="00B228CF">
        <w:t>Forschungsstrasse 111</w:t>
      </w:r>
    </w:p>
    <w:p w14:paraId="782CE78D" w14:textId="2682A8F6" w:rsidR="009D5166" w:rsidRPr="00B228CF" w:rsidRDefault="009D5166" w:rsidP="00E37277">
      <w:pPr>
        <w:jc w:val="both"/>
      </w:pPr>
      <w:r w:rsidRPr="00B228CF">
        <w:t xml:space="preserve">5232 </w:t>
      </w:r>
      <w:proofErr w:type="spellStart"/>
      <w:r w:rsidRPr="00B228CF">
        <w:t>Villigen</w:t>
      </w:r>
      <w:proofErr w:type="spellEnd"/>
      <w:r w:rsidRPr="00B228CF">
        <w:t xml:space="preserve"> PSI</w:t>
      </w:r>
    </w:p>
    <w:p w14:paraId="4123B9BC" w14:textId="6D34FF6D" w:rsidR="009D5166" w:rsidRPr="00B228CF" w:rsidRDefault="009D5166" w:rsidP="00E37277">
      <w:pPr>
        <w:jc w:val="both"/>
      </w:pPr>
      <w:proofErr w:type="gramStart"/>
      <w:r w:rsidRPr="00B228CF">
        <w:t>Paul Scherrer Institute</w:t>
      </w:r>
      <w:proofErr w:type="gramEnd"/>
    </w:p>
    <w:p w14:paraId="06DDCB87" w14:textId="77777777" w:rsidR="009D5166" w:rsidRPr="00B228CF" w:rsidRDefault="009D5166" w:rsidP="00E37277">
      <w:pPr>
        <w:jc w:val="both"/>
      </w:pPr>
    </w:p>
    <w:p w14:paraId="52805A9B" w14:textId="0A315B26" w:rsidR="009D5166" w:rsidRPr="008D11E2" w:rsidRDefault="009D5166" w:rsidP="00E37277">
      <w:pPr>
        <w:jc w:val="both"/>
        <w:rPr>
          <w:lang w:val="en-US"/>
        </w:rPr>
      </w:pPr>
      <w:r w:rsidRPr="008D11E2">
        <w:rPr>
          <w:lang w:val="en-US"/>
        </w:rPr>
        <w:t>Renewable Energy</w:t>
      </w:r>
    </w:p>
    <w:p w14:paraId="20FD38E6" w14:textId="6A96E49D" w:rsidR="009D5166" w:rsidRDefault="009D5166" w:rsidP="00E37277">
      <w:pPr>
        <w:jc w:val="both"/>
        <w:rPr>
          <w:lang w:val="en-US"/>
        </w:rPr>
      </w:pPr>
      <w:r>
        <w:rPr>
          <w:lang w:val="en-US"/>
        </w:rPr>
        <w:t>Springer (Address)</w:t>
      </w:r>
    </w:p>
    <w:p w14:paraId="751E73E1" w14:textId="77777777" w:rsidR="009D5166" w:rsidRDefault="009D5166" w:rsidP="00E37277">
      <w:pPr>
        <w:jc w:val="both"/>
        <w:rPr>
          <w:lang w:val="en-US"/>
        </w:rPr>
      </w:pPr>
    </w:p>
    <w:p w14:paraId="6B0D2468" w14:textId="3E56D6FC" w:rsidR="009D5166" w:rsidRDefault="009D5166" w:rsidP="00E37277">
      <w:pPr>
        <w:jc w:val="both"/>
        <w:rPr>
          <w:lang w:val="en-US"/>
        </w:rPr>
      </w:pPr>
      <w:r>
        <w:rPr>
          <w:lang w:val="en-US"/>
        </w:rPr>
        <w:t>23.10.2025 (</w:t>
      </w:r>
      <w:proofErr w:type="spellStart"/>
      <w:r>
        <w:rPr>
          <w:lang w:val="en-US"/>
        </w:rPr>
        <w:t>suibmission</w:t>
      </w:r>
      <w:proofErr w:type="spellEnd"/>
      <w:r>
        <w:rPr>
          <w:lang w:val="en-US"/>
        </w:rPr>
        <w:t xml:space="preserve"> date)</w:t>
      </w:r>
    </w:p>
    <w:p w14:paraId="0C5B483E" w14:textId="0C845F36" w:rsidR="009D5166" w:rsidRDefault="009D5166" w:rsidP="00E37277">
      <w:pPr>
        <w:jc w:val="both"/>
        <w:rPr>
          <w:lang w:val="en-US"/>
        </w:rPr>
      </w:pPr>
      <w:r>
        <w:rPr>
          <w:lang w:val="en-US"/>
        </w:rPr>
        <w:t xml:space="preserve">Dear editor, </w:t>
      </w:r>
    </w:p>
    <w:p w14:paraId="5A2C5867" w14:textId="6B5AB2F7" w:rsidR="00855CD7" w:rsidRDefault="009D5166" w:rsidP="00E37277">
      <w:pPr>
        <w:pStyle w:val="BFEEFReportStandard"/>
        <w:jc w:val="both"/>
        <w:rPr>
          <w:rFonts w:asciiTheme="minorBidi" w:hAnsiTheme="minorBidi" w:cstheme="minorBidi"/>
          <w:b/>
          <w:bCs/>
          <w:sz w:val="21"/>
          <w:szCs w:val="21"/>
        </w:rPr>
      </w:pPr>
      <w:r w:rsidRPr="7590434A">
        <w:t xml:space="preserve">We wish to submit an original research paper entitled </w:t>
      </w:r>
      <w:r w:rsidR="00855CD7" w:rsidRPr="7590434A">
        <w:t>“</w:t>
      </w:r>
      <w:r w:rsidR="00855CD7" w:rsidRPr="7590434A">
        <w:rPr>
          <w:rFonts w:asciiTheme="minorBidi" w:hAnsiTheme="minorBidi" w:cstheme="minorBidi"/>
          <w:b/>
          <w:bCs/>
          <w:sz w:val="21"/>
          <w:szCs w:val="21"/>
        </w:rPr>
        <w:t>Prospective assessment of the role of Advanced Geothermal Systems (AGS) in Net-zero electricity: Integrated Techno-Economic, Environmental, and System Perspectives” to be published by “Renewable Energ</w:t>
      </w:r>
      <w:r w:rsidR="00321D82" w:rsidRPr="7590434A">
        <w:rPr>
          <w:rFonts w:asciiTheme="minorBidi" w:hAnsiTheme="minorBidi" w:cstheme="minorBidi"/>
          <w:b/>
          <w:bCs/>
          <w:sz w:val="21"/>
          <w:szCs w:val="21"/>
        </w:rPr>
        <w:t>y</w:t>
      </w:r>
      <w:r w:rsidR="00855CD7" w:rsidRPr="7590434A">
        <w:rPr>
          <w:rFonts w:asciiTheme="minorBidi" w:hAnsiTheme="minorBidi" w:cstheme="minorBidi"/>
          <w:b/>
          <w:bCs/>
          <w:sz w:val="21"/>
          <w:szCs w:val="21"/>
        </w:rPr>
        <w:t xml:space="preserve">”. </w:t>
      </w:r>
    </w:p>
    <w:p w14:paraId="2BF8F880" w14:textId="58120AB4" w:rsidR="00855CD7" w:rsidRDefault="00855CD7" w:rsidP="00E37277">
      <w:pPr>
        <w:pStyle w:val="BFEEFReportStandard"/>
        <w:jc w:val="both"/>
        <w:rPr>
          <w:rFonts w:asciiTheme="minorBidi" w:hAnsiTheme="minorBidi" w:cstheme="minorBidi"/>
          <w:b/>
          <w:sz w:val="21"/>
          <w:szCs w:val="21"/>
          <w:lang w:val="en-US"/>
        </w:rPr>
      </w:pPr>
    </w:p>
    <w:p w14:paraId="132F3AEB" w14:textId="03FC0392" w:rsidR="00855CD7" w:rsidRDefault="00855CD7" w:rsidP="00E37277">
      <w:pPr>
        <w:pStyle w:val="BFEEFReportStandard"/>
        <w:jc w:val="both"/>
        <w:rPr>
          <w:rFonts w:asciiTheme="minorBidi" w:hAnsiTheme="minorBidi" w:cstheme="minorBidi"/>
          <w:b/>
          <w:sz w:val="21"/>
          <w:szCs w:val="21"/>
          <w:lang w:val="en-US"/>
        </w:rPr>
      </w:pPr>
      <w:r>
        <w:rPr>
          <w:rFonts w:asciiTheme="minorBidi" w:hAnsiTheme="minorBidi" w:cstheme="minorBidi"/>
          <w:b/>
          <w:sz w:val="21"/>
          <w:szCs w:val="21"/>
          <w:lang w:val="en-US"/>
        </w:rPr>
        <w:t>This paper addresses the problem of [main questions]. Studies have shown that [background of study]. However, no TEA/LCA/integrated assessment of AGS exists. [problem statement]</w:t>
      </w:r>
      <w:r w:rsidR="00962DFC">
        <w:rPr>
          <w:rFonts w:asciiTheme="minorBidi" w:hAnsiTheme="minorBidi" w:cstheme="minorBidi"/>
          <w:b/>
          <w:sz w:val="21"/>
          <w:szCs w:val="21"/>
          <w:lang w:val="en-US"/>
        </w:rPr>
        <w:t>. Using a combined approach [method], we show that [key findings</w:t>
      </w:r>
      <w:proofErr w:type="gramStart"/>
      <w:r w:rsidR="00962DFC">
        <w:rPr>
          <w:rFonts w:asciiTheme="minorBidi" w:hAnsiTheme="minorBidi" w:cstheme="minorBidi"/>
          <w:b/>
          <w:sz w:val="21"/>
          <w:szCs w:val="21"/>
          <w:lang w:val="en-US"/>
        </w:rPr>
        <w:t>].Our</w:t>
      </w:r>
      <w:proofErr w:type="gramEnd"/>
      <w:r w:rsidR="00962DFC">
        <w:rPr>
          <w:rFonts w:asciiTheme="minorBidi" w:hAnsiTheme="minorBidi" w:cstheme="minorBidi"/>
          <w:b/>
          <w:sz w:val="21"/>
          <w:szCs w:val="21"/>
          <w:lang w:val="en-US"/>
        </w:rPr>
        <w:t xml:space="preserve"> findings are significant because [impact of study].</w:t>
      </w:r>
    </w:p>
    <w:p w14:paraId="333664AE" w14:textId="77777777" w:rsidR="00962DFC" w:rsidRDefault="00962DFC" w:rsidP="00E37277">
      <w:pPr>
        <w:pStyle w:val="BFEEFReportStandard"/>
        <w:jc w:val="both"/>
        <w:rPr>
          <w:rFonts w:asciiTheme="minorBidi" w:hAnsiTheme="minorBidi" w:cstheme="minorBidi"/>
          <w:b/>
          <w:sz w:val="21"/>
          <w:szCs w:val="21"/>
          <w:lang w:val="en-US"/>
        </w:rPr>
      </w:pPr>
    </w:p>
    <w:p w14:paraId="63F33774" w14:textId="2654B208" w:rsidR="00962DFC" w:rsidRDefault="00962DFC" w:rsidP="00E37277">
      <w:pPr>
        <w:pStyle w:val="BFEEFReportStandard"/>
        <w:jc w:val="both"/>
        <w:rPr>
          <w:rFonts w:asciiTheme="minorBidi" w:hAnsiTheme="minorBidi" w:cstheme="minorBidi"/>
          <w:b/>
          <w:sz w:val="21"/>
          <w:szCs w:val="21"/>
          <w:lang w:val="en-US"/>
        </w:rPr>
      </w:pPr>
      <w:r>
        <w:rPr>
          <w:rFonts w:asciiTheme="minorBidi" w:hAnsiTheme="minorBidi" w:cstheme="minorBidi"/>
          <w:b/>
          <w:sz w:val="21"/>
          <w:szCs w:val="21"/>
          <w:lang w:val="en-US"/>
        </w:rPr>
        <w:t>Since our study</w:t>
      </w:r>
      <w:r w:rsidR="001D2985">
        <w:rPr>
          <w:rFonts w:asciiTheme="minorBidi" w:hAnsiTheme="minorBidi" w:cstheme="minorBidi"/>
          <w:b/>
          <w:sz w:val="21"/>
          <w:szCs w:val="21"/>
          <w:lang w:val="en-US"/>
        </w:rPr>
        <w:t xml:space="preserve"> deals with [</w:t>
      </w:r>
      <w:proofErr w:type="gramStart"/>
      <w:r w:rsidR="001D2985">
        <w:rPr>
          <w:rFonts w:asciiTheme="minorBidi" w:hAnsiTheme="minorBidi" w:cstheme="minorBidi"/>
          <w:b/>
          <w:sz w:val="21"/>
          <w:szCs w:val="21"/>
          <w:lang w:val="en-US"/>
        </w:rPr>
        <w:t>main focus</w:t>
      </w:r>
      <w:proofErr w:type="gramEnd"/>
      <w:r w:rsidR="001D2985">
        <w:rPr>
          <w:rFonts w:asciiTheme="minorBidi" w:hAnsiTheme="minorBidi" w:cstheme="minorBidi"/>
          <w:b/>
          <w:sz w:val="21"/>
          <w:szCs w:val="21"/>
          <w:lang w:val="en-US"/>
        </w:rPr>
        <w:t xml:space="preserve"> of study aligning with the journal’s scope], we believe it may be a good fit </w:t>
      </w:r>
      <w:proofErr w:type="spellStart"/>
      <w:r w:rsidR="001D2985">
        <w:rPr>
          <w:rFonts w:asciiTheme="minorBidi" w:hAnsiTheme="minorBidi" w:cstheme="minorBidi"/>
          <w:b/>
          <w:sz w:val="21"/>
          <w:szCs w:val="21"/>
          <w:lang w:val="en-US"/>
        </w:rPr>
        <w:t>ro</w:t>
      </w:r>
      <w:proofErr w:type="spellEnd"/>
      <w:r w:rsidR="001D2985">
        <w:rPr>
          <w:rFonts w:asciiTheme="minorBidi" w:hAnsiTheme="minorBidi" w:cstheme="minorBidi"/>
          <w:b/>
          <w:sz w:val="21"/>
          <w:szCs w:val="21"/>
          <w:lang w:val="en-US"/>
        </w:rPr>
        <w:t xml:space="preserve"> publication in Renewable Energ</w:t>
      </w:r>
      <w:r w:rsidR="00321D82">
        <w:rPr>
          <w:rFonts w:asciiTheme="minorBidi" w:hAnsiTheme="minorBidi" w:cstheme="minorBidi"/>
          <w:b/>
          <w:sz w:val="21"/>
          <w:szCs w:val="21"/>
          <w:lang w:val="en-US"/>
        </w:rPr>
        <w:t>y</w:t>
      </w:r>
      <w:r w:rsidR="001D2985">
        <w:rPr>
          <w:rFonts w:asciiTheme="minorBidi" w:hAnsiTheme="minorBidi" w:cstheme="minorBidi"/>
          <w:b/>
          <w:sz w:val="21"/>
          <w:szCs w:val="21"/>
          <w:lang w:val="en-US"/>
        </w:rPr>
        <w:t xml:space="preserve">. We feel that the findings of our study will be highly relevant to your audience </w:t>
      </w:r>
      <w:proofErr w:type="spellStart"/>
      <w:r w:rsidR="001D2985">
        <w:rPr>
          <w:rFonts w:asciiTheme="minorBidi" w:hAnsiTheme="minorBidi" w:cstheme="minorBidi"/>
          <w:b/>
          <w:sz w:val="21"/>
          <w:szCs w:val="21"/>
          <w:lang w:val="en-US"/>
        </w:rPr>
        <w:t>sinde</w:t>
      </w:r>
      <w:proofErr w:type="spellEnd"/>
      <w:r w:rsidR="001D2985">
        <w:rPr>
          <w:rFonts w:asciiTheme="minorBidi" w:hAnsiTheme="minorBidi" w:cstheme="minorBidi"/>
          <w:b/>
          <w:sz w:val="21"/>
          <w:szCs w:val="21"/>
          <w:lang w:val="en-US"/>
        </w:rPr>
        <w:t xml:space="preserve"> [research contribution/practical implications]. </w:t>
      </w:r>
    </w:p>
    <w:p w14:paraId="027BEF61" w14:textId="387E78C4" w:rsidR="001D2985" w:rsidRDefault="003079B7" w:rsidP="00E37277">
      <w:pPr>
        <w:pStyle w:val="BFEEFReportStandard"/>
        <w:jc w:val="both"/>
        <w:rPr>
          <w:rFonts w:asciiTheme="minorBidi" w:hAnsiTheme="minorBidi" w:cstheme="minorBidi"/>
          <w:b/>
          <w:bCs/>
          <w:sz w:val="21"/>
          <w:szCs w:val="21"/>
          <w:lang w:val="en-US"/>
        </w:rPr>
      </w:pPr>
      <w:r w:rsidRPr="7590434A">
        <w:rPr>
          <w:rFonts w:asciiTheme="minorBidi" w:hAnsiTheme="minorBidi" w:cstheme="minorBidi"/>
          <w:b/>
          <w:bCs/>
          <w:sz w:val="21"/>
          <w:szCs w:val="21"/>
          <w:lang w:val="en-US"/>
        </w:rPr>
        <w:t xml:space="preserve">The article </w:t>
      </w:r>
      <w:proofErr w:type="gramStart"/>
      <w:r w:rsidRPr="7590434A">
        <w:rPr>
          <w:rFonts w:asciiTheme="minorBidi" w:hAnsiTheme="minorBidi" w:cstheme="minorBidi"/>
          <w:b/>
          <w:bCs/>
          <w:sz w:val="21"/>
          <w:szCs w:val="21"/>
          <w:lang w:val="en-US"/>
        </w:rPr>
        <w:t>“ “</w:t>
      </w:r>
      <w:proofErr w:type="gramEnd"/>
      <w:r w:rsidRPr="7590434A">
        <w:rPr>
          <w:rFonts w:asciiTheme="minorBidi" w:hAnsiTheme="minorBidi" w:cstheme="minorBidi"/>
          <w:b/>
          <w:bCs/>
          <w:sz w:val="21"/>
          <w:szCs w:val="21"/>
          <w:lang w:val="en-US"/>
        </w:rPr>
        <w:t xml:space="preserve"> has not been published elsewhere, and it reflects original research conducted by its authors. None of the authors have any conflicts of interest to disclose concerning this study. </w:t>
      </w:r>
    </w:p>
    <w:p w14:paraId="526BE822" w14:textId="77777777" w:rsidR="003079B7" w:rsidRDefault="003079B7" w:rsidP="00E37277">
      <w:pPr>
        <w:pStyle w:val="BFEEFReportStandard"/>
        <w:jc w:val="both"/>
        <w:rPr>
          <w:rFonts w:asciiTheme="minorBidi" w:hAnsiTheme="minorBidi" w:cstheme="minorBidi"/>
          <w:b/>
          <w:sz w:val="21"/>
          <w:szCs w:val="21"/>
          <w:lang w:val="en-US"/>
        </w:rPr>
      </w:pPr>
    </w:p>
    <w:p w14:paraId="1077566F" w14:textId="46E5FD34" w:rsidR="003079B7" w:rsidRDefault="003079B7" w:rsidP="00E37277">
      <w:pPr>
        <w:pStyle w:val="BFEEFReportStandard"/>
        <w:jc w:val="both"/>
        <w:rPr>
          <w:rFonts w:asciiTheme="minorBidi" w:hAnsiTheme="minorBidi" w:cstheme="minorBidi"/>
          <w:b/>
          <w:sz w:val="21"/>
          <w:szCs w:val="21"/>
          <w:lang w:val="en-US"/>
        </w:rPr>
      </w:pPr>
      <w:r>
        <w:rPr>
          <w:rFonts w:asciiTheme="minorBidi" w:hAnsiTheme="minorBidi" w:cstheme="minorBidi"/>
          <w:b/>
          <w:sz w:val="21"/>
          <w:szCs w:val="21"/>
          <w:lang w:val="en-US"/>
        </w:rPr>
        <w:t xml:space="preserve">Thank you for your valuable time. </w:t>
      </w:r>
    </w:p>
    <w:p w14:paraId="3E0171F0" w14:textId="77777777" w:rsidR="003079B7" w:rsidRDefault="003079B7" w:rsidP="00E37277">
      <w:pPr>
        <w:pStyle w:val="BFEEFReportStandard"/>
        <w:jc w:val="both"/>
        <w:rPr>
          <w:rFonts w:asciiTheme="minorBidi" w:hAnsiTheme="minorBidi" w:cstheme="minorBidi"/>
          <w:b/>
          <w:sz w:val="21"/>
          <w:szCs w:val="21"/>
          <w:lang w:val="en-US"/>
        </w:rPr>
      </w:pPr>
    </w:p>
    <w:p w14:paraId="419FC683" w14:textId="14CC7B28" w:rsidR="003079B7" w:rsidRDefault="003079B7" w:rsidP="00E37277">
      <w:pPr>
        <w:pStyle w:val="BFEEFReportStandard"/>
        <w:jc w:val="both"/>
        <w:rPr>
          <w:rFonts w:asciiTheme="minorBidi" w:hAnsiTheme="minorBidi" w:cstheme="minorBidi"/>
          <w:b/>
          <w:sz w:val="21"/>
          <w:szCs w:val="21"/>
          <w:lang w:val="en-US"/>
        </w:rPr>
      </w:pPr>
      <w:r>
        <w:rPr>
          <w:rFonts w:asciiTheme="minorBidi" w:hAnsiTheme="minorBidi" w:cstheme="minorBidi"/>
          <w:b/>
          <w:sz w:val="21"/>
          <w:szCs w:val="21"/>
          <w:lang w:val="en-US"/>
        </w:rPr>
        <w:t xml:space="preserve">Sincerely, </w:t>
      </w:r>
    </w:p>
    <w:p w14:paraId="1F2A22F2" w14:textId="73FFB462" w:rsidR="003079B7" w:rsidRDefault="003079B7" w:rsidP="00E37277">
      <w:pPr>
        <w:pStyle w:val="BFEEFReportStandard"/>
        <w:jc w:val="both"/>
        <w:rPr>
          <w:rFonts w:asciiTheme="minorBidi" w:hAnsiTheme="minorBidi" w:cstheme="minorBidi"/>
          <w:b/>
          <w:sz w:val="21"/>
          <w:szCs w:val="21"/>
          <w:lang w:val="en-US"/>
        </w:rPr>
      </w:pPr>
      <w:r>
        <w:rPr>
          <w:rFonts w:asciiTheme="minorBidi" w:hAnsiTheme="minorBidi" w:cstheme="minorBidi"/>
          <w:b/>
          <w:sz w:val="21"/>
          <w:szCs w:val="21"/>
          <w:lang w:val="en-US"/>
        </w:rPr>
        <w:t>Karin Treyer</w:t>
      </w:r>
    </w:p>
    <w:p w14:paraId="1E803954" w14:textId="0F8743E4" w:rsidR="003079B7" w:rsidRDefault="003079B7" w:rsidP="00E37277">
      <w:pPr>
        <w:pStyle w:val="BFEEFReportStandard"/>
        <w:jc w:val="both"/>
        <w:rPr>
          <w:rFonts w:asciiTheme="minorBidi" w:hAnsiTheme="minorBidi" w:cstheme="minorBidi"/>
          <w:b/>
          <w:sz w:val="21"/>
          <w:szCs w:val="21"/>
          <w:lang w:val="en-US"/>
        </w:rPr>
      </w:pPr>
      <w:r>
        <w:rPr>
          <w:rFonts w:asciiTheme="minorBidi" w:hAnsiTheme="minorBidi" w:cstheme="minorBidi"/>
          <w:b/>
          <w:sz w:val="21"/>
          <w:szCs w:val="21"/>
          <w:lang w:val="en-US"/>
        </w:rPr>
        <w:t>Senior Scientist</w:t>
      </w:r>
      <w:r w:rsidR="00245CF9">
        <w:rPr>
          <w:rFonts w:asciiTheme="minorBidi" w:hAnsiTheme="minorBidi" w:cstheme="minorBidi"/>
          <w:b/>
          <w:sz w:val="21"/>
          <w:szCs w:val="21"/>
          <w:lang w:val="en-US"/>
        </w:rPr>
        <w:t>, Laboratory for Energy Systems Analysis, Paul Scherrer Institute</w:t>
      </w:r>
    </w:p>
    <w:p w14:paraId="597D1682" w14:textId="77777777" w:rsidR="00245CF9" w:rsidRDefault="00245CF9" w:rsidP="00E37277">
      <w:pPr>
        <w:pStyle w:val="BFEEFReportStandard"/>
        <w:jc w:val="both"/>
        <w:rPr>
          <w:rFonts w:asciiTheme="minorBidi" w:hAnsiTheme="minorBidi" w:cstheme="minorBidi"/>
          <w:b/>
          <w:sz w:val="21"/>
          <w:szCs w:val="21"/>
          <w:lang w:val="en-US"/>
        </w:rPr>
      </w:pPr>
    </w:p>
    <w:p w14:paraId="4C449BBA" w14:textId="050F3625" w:rsidR="00245CF9" w:rsidRPr="00CA7B0F" w:rsidRDefault="00245CF9" w:rsidP="00E37277">
      <w:pPr>
        <w:pStyle w:val="BFEEFReportStandard"/>
        <w:jc w:val="both"/>
        <w:rPr>
          <w:rFonts w:asciiTheme="minorBidi" w:hAnsiTheme="minorBidi" w:cstheme="minorBidi"/>
          <w:b/>
          <w:sz w:val="21"/>
          <w:szCs w:val="21"/>
          <w:lang w:val="en-US"/>
        </w:rPr>
      </w:pPr>
      <w:r>
        <w:rPr>
          <w:rFonts w:asciiTheme="minorBidi" w:hAnsiTheme="minorBidi" w:cstheme="minorBidi"/>
          <w:b/>
          <w:sz w:val="21"/>
          <w:szCs w:val="21"/>
          <w:lang w:val="en-US"/>
        </w:rPr>
        <w:t>Karin.treyer@psi.ch</w:t>
      </w:r>
    </w:p>
    <w:p w14:paraId="787B312F" w14:textId="72484A2C" w:rsidR="009D5166" w:rsidRDefault="009D5166" w:rsidP="00E37277">
      <w:pPr>
        <w:jc w:val="both"/>
        <w:rPr>
          <w:lang w:val="en-US"/>
        </w:rPr>
      </w:pPr>
    </w:p>
    <w:p w14:paraId="5A269FB9" w14:textId="77777777" w:rsidR="006F295F" w:rsidRDefault="006F295F" w:rsidP="00E37277">
      <w:pPr>
        <w:jc w:val="both"/>
        <w:rPr>
          <w:lang w:val="en-US"/>
        </w:rPr>
      </w:pPr>
    </w:p>
    <w:p w14:paraId="0AC2DD44" w14:textId="77777777" w:rsidR="006F295F" w:rsidRDefault="006F295F" w:rsidP="00E37277">
      <w:pPr>
        <w:jc w:val="both"/>
        <w:rPr>
          <w:lang w:val="en-US"/>
        </w:rPr>
      </w:pPr>
    </w:p>
    <w:p w14:paraId="610CCE83" w14:textId="77777777" w:rsidR="00C54D42" w:rsidRPr="00C54D42" w:rsidRDefault="00C54D42" w:rsidP="00E37277">
      <w:pPr>
        <w:jc w:val="both"/>
        <w:rPr>
          <w:lang w:val="en-US"/>
        </w:rPr>
      </w:pPr>
      <w:r w:rsidRPr="00C54D42">
        <w:rPr>
          <w:lang w:val="en-US"/>
        </w:rPr>
        <w:t xml:space="preserve">Include a cover letter with your submission to introduce your manuscript to the editor and encourage its peer review. </w:t>
      </w:r>
    </w:p>
    <w:p w14:paraId="435B66DC" w14:textId="77777777" w:rsidR="00C54D42" w:rsidRPr="00C54D42" w:rsidRDefault="00C54D42" w:rsidP="00E37277">
      <w:pPr>
        <w:numPr>
          <w:ilvl w:val="0"/>
          <w:numId w:val="37"/>
        </w:numPr>
        <w:jc w:val="both"/>
        <w:rPr>
          <w:lang w:val="en-US"/>
        </w:rPr>
      </w:pPr>
      <w:r w:rsidRPr="00C54D42">
        <w:rPr>
          <w:lang w:val="en-US"/>
        </w:rPr>
        <w:t xml:space="preserve">Keep it short (ideally less than one page) and focused. </w:t>
      </w:r>
    </w:p>
    <w:p w14:paraId="2485D5A6" w14:textId="77777777" w:rsidR="00C54D42" w:rsidRPr="00C54D42" w:rsidRDefault="00C54D42" w:rsidP="00E37277">
      <w:pPr>
        <w:numPr>
          <w:ilvl w:val="0"/>
          <w:numId w:val="37"/>
        </w:numPr>
        <w:jc w:val="both"/>
        <w:rPr>
          <w:lang w:val="en-US"/>
        </w:rPr>
      </w:pPr>
      <w:r w:rsidRPr="00C54D42">
        <w:rPr>
          <w:lang w:val="en-US"/>
        </w:rPr>
        <w:t xml:space="preserve">Be concise. Clearly articulate the study's aim and main findings without unnecessary details </w:t>
      </w:r>
    </w:p>
    <w:p w14:paraId="3D61FEF9" w14:textId="77777777" w:rsidR="00C54D42" w:rsidRPr="00C54D42" w:rsidRDefault="00C54D42" w:rsidP="00E37277">
      <w:pPr>
        <w:numPr>
          <w:ilvl w:val="0"/>
          <w:numId w:val="37"/>
        </w:numPr>
        <w:jc w:val="both"/>
        <w:rPr>
          <w:lang w:val="en-US"/>
        </w:rPr>
      </w:pPr>
      <w:r w:rsidRPr="00C54D42">
        <w:rPr>
          <w:lang w:val="en-US"/>
        </w:rPr>
        <w:t xml:space="preserve">Explain how your study fits the journal’s aim and scope. </w:t>
      </w:r>
    </w:p>
    <w:p w14:paraId="737F5CBD" w14:textId="77777777" w:rsidR="00C54D42" w:rsidRPr="00C54D42" w:rsidRDefault="00C54D42" w:rsidP="00E37277">
      <w:pPr>
        <w:numPr>
          <w:ilvl w:val="0"/>
          <w:numId w:val="37"/>
        </w:numPr>
        <w:jc w:val="both"/>
        <w:rPr>
          <w:lang w:val="en-US"/>
        </w:rPr>
      </w:pPr>
      <w:r w:rsidRPr="00C54D42">
        <w:rPr>
          <w:lang w:val="en-US"/>
        </w:rPr>
        <w:t xml:space="preserve">Emphasize the research's novelty and broader implications to demonstrate its potential impact on the field. </w:t>
      </w:r>
    </w:p>
    <w:p w14:paraId="7815A708" w14:textId="77777777" w:rsidR="00C54D42" w:rsidRDefault="00C54D42" w:rsidP="00E37277">
      <w:pPr>
        <w:numPr>
          <w:ilvl w:val="0"/>
          <w:numId w:val="37"/>
        </w:numPr>
        <w:jc w:val="both"/>
        <w:rPr>
          <w:lang w:val="en-US"/>
        </w:rPr>
      </w:pPr>
      <w:r w:rsidRPr="00C54D42">
        <w:rPr>
          <w:lang w:val="en-US"/>
        </w:rPr>
        <w:t xml:space="preserve">If you have been invited to submit, acknowledge this in the letter. </w:t>
      </w:r>
    </w:p>
    <w:p w14:paraId="0040924C" w14:textId="5F67FA1A" w:rsidR="00FC3715" w:rsidRDefault="00FC3715" w:rsidP="00E37277">
      <w:pPr>
        <w:numPr>
          <w:ilvl w:val="0"/>
          <w:numId w:val="37"/>
        </w:numPr>
        <w:jc w:val="both"/>
        <w:rPr>
          <w:lang w:val="en-US"/>
        </w:rPr>
      </w:pPr>
      <w:r>
        <w:rPr>
          <w:lang w:val="en-US"/>
        </w:rPr>
        <w:t xml:space="preserve">Brief background regarding the research </w:t>
      </w:r>
      <w:proofErr w:type="spellStart"/>
      <w:r>
        <w:rPr>
          <w:lang w:val="en-US"/>
        </w:rPr>
        <w:t>involvd</w:t>
      </w:r>
      <w:proofErr w:type="spellEnd"/>
      <w:r>
        <w:rPr>
          <w:lang w:val="en-US"/>
        </w:rPr>
        <w:t xml:space="preserve"> or how the data was collected.</w:t>
      </w:r>
    </w:p>
    <w:p w14:paraId="27BE33FB" w14:textId="77777777" w:rsidR="00FC3715" w:rsidRPr="00C54D42" w:rsidRDefault="00FC3715" w:rsidP="00E37277">
      <w:pPr>
        <w:numPr>
          <w:ilvl w:val="0"/>
          <w:numId w:val="37"/>
        </w:numPr>
        <w:jc w:val="both"/>
        <w:rPr>
          <w:lang w:val="en-US"/>
        </w:rPr>
      </w:pPr>
    </w:p>
    <w:p w14:paraId="71B5DF28" w14:textId="77777777" w:rsidR="00C54D42" w:rsidRPr="00C54D42" w:rsidRDefault="00C54D42" w:rsidP="00E37277">
      <w:pPr>
        <w:jc w:val="both"/>
        <w:rPr>
          <w:lang w:val="en-US"/>
        </w:rPr>
      </w:pPr>
      <w:r w:rsidRPr="00C54D42">
        <w:rPr>
          <w:lang w:val="en-US"/>
        </w:rPr>
        <w:t xml:space="preserve">A cover letter should not include funding information, author declarations, or suggested or opposed reviewers. If these details are needed, they will be requested separately. </w:t>
      </w:r>
    </w:p>
    <w:p w14:paraId="15E1918C" w14:textId="77777777" w:rsidR="0085622D" w:rsidRDefault="0085622D" w:rsidP="00E37277">
      <w:pPr>
        <w:jc w:val="both"/>
        <w:rPr>
          <w:lang w:val="en-US"/>
        </w:rPr>
      </w:pPr>
    </w:p>
    <w:p w14:paraId="3BCCFCDA" w14:textId="77777777" w:rsidR="005A4366" w:rsidRDefault="005A4366" w:rsidP="00E37277">
      <w:pPr>
        <w:spacing w:after="0" w:line="240" w:lineRule="auto"/>
        <w:jc w:val="both"/>
        <w:rPr>
          <w:lang w:val="en-US"/>
        </w:rPr>
      </w:pPr>
      <w:r>
        <w:rPr>
          <w:lang w:val="en-US"/>
        </w:rPr>
        <w:br w:type="page"/>
      </w:r>
    </w:p>
    <w:p w14:paraId="2366D612" w14:textId="628DABB4" w:rsidR="00581CF1" w:rsidRPr="00757956" w:rsidRDefault="00581CF1" w:rsidP="00E37277">
      <w:pPr>
        <w:jc w:val="both"/>
        <w:rPr>
          <w:lang w:val="en-US"/>
        </w:rPr>
      </w:pPr>
      <w:r>
        <w:rPr>
          <w:lang w:val="en-US"/>
        </w:rPr>
        <w:t xml:space="preserve">Preprint: </w:t>
      </w:r>
      <w:r w:rsidR="00757956" w:rsidRPr="00757956">
        <w:rPr>
          <w:lang w:val="en-US"/>
        </w:rPr>
        <w:t xml:space="preserve">During submission to Editorial Manager, you can choose to release your manuscript publicly as a preprint on the preprint server </w:t>
      </w:r>
      <w:hyperlink r:id="rId36" w:history="1">
        <w:r w:rsidR="00757956" w:rsidRPr="00757956">
          <w:rPr>
            <w:rStyle w:val="Hyperlink"/>
            <w:lang w:val="en-US"/>
          </w:rPr>
          <w:t>SSRN</w:t>
        </w:r>
      </w:hyperlink>
      <w:r w:rsidR="00757956" w:rsidRPr="00757956">
        <w:rPr>
          <w:lang w:val="en-US"/>
        </w:rPr>
        <w:t xml:space="preserve"> once it enters peer-review with the journal. </w:t>
      </w:r>
      <w:r w:rsidR="00757956" w:rsidRPr="00757956">
        <w:rPr>
          <w:rFonts w:ascii="Wingdings" w:eastAsia="Wingdings" w:hAnsi="Wingdings" w:cs="Wingdings"/>
          <w:lang w:val="en-US"/>
        </w:rPr>
        <w:t>à</w:t>
      </w:r>
      <w:r w:rsidR="00757956">
        <w:rPr>
          <w:lang w:val="en-US"/>
        </w:rPr>
        <w:t xml:space="preserve"> Suggest not to do that. </w:t>
      </w:r>
    </w:p>
    <w:p w14:paraId="5EB01D1D" w14:textId="77777777" w:rsidR="0085622D" w:rsidRDefault="0085622D" w:rsidP="00E37277">
      <w:pPr>
        <w:jc w:val="both"/>
        <w:rPr>
          <w:lang w:val="en-US"/>
        </w:rPr>
      </w:pPr>
    </w:p>
    <w:p w14:paraId="02D7311D" w14:textId="5B69856F" w:rsidR="0085622D" w:rsidRPr="004B24EF" w:rsidRDefault="0085622D" w:rsidP="00E37277">
      <w:pPr>
        <w:jc w:val="both"/>
        <w:rPr>
          <w:b/>
          <w:bCs/>
          <w:lang w:val="en-US"/>
        </w:rPr>
      </w:pPr>
      <w:commentRangeStart w:id="215"/>
      <w:r w:rsidRPr="004B24EF">
        <w:rPr>
          <w:b/>
          <w:bCs/>
          <w:lang w:val="en-US"/>
        </w:rPr>
        <w:t xml:space="preserve">Referee </w:t>
      </w:r>
      <w:r w:rsidR="005148EA" w:rsidRPr="004B24EF">
        <w:rPr>
          <w:b/>
          <w:bCs/>
          <w:lang w:val="en-US"/>
        </w:rPr>
        <w:t>suggestions</w:t>
      </w:r>
      <w:commentRangeEnd w:id="215"/>
      <w:r w:rsidR="00A9334B" w:rsidRPr="004B24EF">
        <w:rPr>
          <w:rStyle w:val="CommentReference"/>
          <w:b/>
          <w:bCs/>
          <w:sz w:val="20"/>
          <w:szCs w:val="22"/>
          <w:lang w:val="en-US"/>
        </w:rPr>
        <w:commentReference w:id="215"/>
      </w:r>
    </w:p>
    <w:p w14:paraId="59A7F553" w14:textId="01135EE1" w:rsidR="005148EA" w:rsidRDefault="009C0564" w:rsidP="00E37277">
      <w:pPr>
        <w:jc w:val="both"/>
        <w:rPr>
          <w:lang w:val="en-US"/>
        </w:rPr>
      </w:pPr>
      <w:r>
        <w:rPr>
          <w:lang w:val="en-US"/>
        </w:rPr>
        <w:t xml:space="preserve">LCA: </w:t>
      </w:r>
      <w:r w:rsidR="005148EA">
        <w:rPr>
          <w:lang w:val="en-US"/>
        </w:rPr>
        <w:t xml:space="preserve">Andrea </w:t>
      </w:r>
      <w:proofErr w:type="spellStart"/>
      <w:r w:rsidR="005148EA">
        <w:rPr>
          <w:lang w:val="en-US"/>
        </w:rPr>
        <w:t>Paulillo</w:t>
      </w:r>
      <w:proofErr w:type="spellEnd"/>
      <w:r w:rsidR="00A24550">
        <w:rPr>
          <w:lang w:val="en-US"/>
        </w:rPr>
        <w:t xml:space="preserve">, Isabelle Blanc, Mélanie </w:t>
      </w:r>
      <w:proofErr w:type="spellStart"/>
      <w:r w:rsidR="00A24550">
        <w:rPr>
          <w:lang w:val="en-US"/>
        </w:rPr>
        <w:t>Douziech</w:t>
      </w:r>
      <w:proofErr w:type="spellEnd"/>
    </w:p>
    <w:p w14:paraId="76818DEC" w14:textId="7EEF4896" w:rsidR="001527C6" w:rsidRDefault="004B24EF" w:rsidP="00E37277">
      <w:pPr>
        <w:jc w:val="both"/>
        <w:rPr>
          <w:lang w:val="en-US"/>
        </w:rPr>
      </w:pPr>
      <w:r>
        <w:rPr>
          <w:lang w:val="en-US"/>
        </w:rPr>
        <w:t>TEA</w:t>
      </w:r>
    </w:p>
    <w:p w14:paraId="4CEDEA7C" w14:textId="54BD586B" w:rsidR="004B24EF" w:rsidRPr="00561CF0" w:rsidRDefault="004B24EF" w:rsidP="00E37277">
      <w:pPr>
        <w:jc w:val="both"/>
        <w:rPr>
          <w:b/>
          <w:bCs/>
          <w:lang w:val="en-US"/>
        </w:rPr>
      </w:pPr>
      <w:r w:rsidRPr="00561CF0">
        <w:rPr>
          <w:b/>
          <w:bCs/>
          <w:lang w:val="en-US"/>
        </w:rPr>
        <w:t>STEM</w:t>
      </w:r>
    </w:p>
    <w:p w14:paraId="72B9BCE2" w14:textId="60D9E69F" w:rsidR="00561CF0" w:rsidRPr="00561CF0" w:rsidRDefault="00561CF0" w:rsidP="00561CF0">
      <w:pPr>
        <w:jc w:val="both"/>
      </w:pPr>
      <w:r w:rsidRPr="00561CF0">
        <w:t xml:space="preserve">Sandrine </w:t>
      </w:r>
      <w:proofErr w:type="spellStart"/>
      <w:r w:rsidRPr="00561CF0">
        <w:t>Selosse</w:t>
      </w:r>
      <w:proofErr w:type="spellEnd"/>
      <w:r w:rsidRPr="00561CF0">
        <w:t> </w:t>
      </w:r>
      <w:hyperlink r:id="rId37" w:history="1">
        <w:r w:rsidRPr="00561CF0">
          <w:rPr>
            <w:rStyle w:val="Hyperlink"/>
          </w:rPr>
          <w:t>sandrine.selosse@minesparis.psl.eu</w:t>
        </w:r>
      </w:hyperlink>
    </w:p>
    <w:p w14:paraId="65CDFA03" w14:textId="7D9EF364" w:rsidR="00561CF0" w:rsidRPr="00561CF0" w:rsidRDefault="00561CF0" w:rsidP="00561CF0">
      <w:pPr>
        <w:jc w:val="both"/>
        <w:rPr>
          <w:lang w:val="en-US"/>
        </w:rPr>
      </w:pPr>
      <w:r w:rsidRPr="00561CF0">
        <w:rPr>
          <w:lang w:val="en-US"/>
        </w:rPr>
        <w:t xml:space="preserve">Centre de </w:t>
      </w:r>
      <w:proofErr w:type="spellStart"/>
      <w:r w:rsidRPr="00561CF0">
        <w:rPr>
          <w:lang w:val="en-US"/>
        </w:rPr>
        <w:t>Mathématiques</w:t>
      </w:r>
      <w:proofErr w:type="spellEnd"/>
      <w:r w:rsidRPr="00561CF0">
        <w:rPr>
          <w:lang w:val="en-US"/>
        </w:rPr>
        <w:t xml:space="preserve"> </w:t>
      </w:r>
      <w:proofErr w:type="spellStart"/>
      <w:r w:rsidRPr="00561CF0">
        <w:rPr>
          <w:lang w:val="en-US"/>
        </w:rPr>
        <w:t>Appliquées</w:t>
      </w:r>
      <w:proofErr w:type="spellEnd"/>
      <w:r w:rsidRPr="00561CF0">
        <w:rPr>
          <w:lang w:val="en-US"/>
        </w:rPr>
        <w:t xml:space="preserve"> (CMA)</w:t>
      </w:r>
      <w:r>
        <w:rPr>
          <w:lang w:val="en-US"/>
        </w:rPr>
        <w:t xml:space="preserve"> </w:t>
      </w:r>
      <w:r w:rsidRPr="00561CF0">
        <w:rPr>
          <w:lang w:val="en-US"/>
        </w:rPr>
        <w:t xml:space="preserve">Mines Paris - PSL (École </w:t>
      </w:r>
      <w:proofErr w:type="spellStart"/>
      <w:r w:rsidRPr="00561CF0">
        <w:rPr>
          <w:lang w:val="en-US"/>
        </w:rPr>
        <w:t>nationale</w:t>
      </w:r>
      <w:proofErr w:type="spellEnd"/>
      <w:r w:rsidRPr="00561CF0">
        <w:rPr>
          <w:lang w:val="en-US"/>
        </w:rPr>
        <w:t xml:space="preserve"> supérieure des </w:t>
      </w:r>
      <w:proofErr w:type="spellStart"/>
      <w:r w:rsidRPr="00561CF0">
        <w:rPr>
          <w:lang w:val="en-US"/>
        </w:rPr>
        <w:t>mines</w:t>
      </w:r>
      <w:proofErr w:type="spellEnd"/>
      <w:r w:rsidRPr="00561CF0">
        <w:rPr>
          <w:lang w:val="en-US"/>
        </w:rPr>
        <w:t xml:space="preserve"> de Paris)</w:t>
      </w:r>
    </w:p>
    <w:p w14:paraId="29FD3256" w14:textId="77777777" w:rsidR="00561CF0" w:rsidRPr="00561CF0" w:rsidRDefault="00561CF0" w:rsidP="00561CF0">
      <w:pPr>
        <w:jc w:val="both"/>
        <w:rPr>
          <w:lang w:val="en-US"/>
        </w:rPr>
      </w:pPr>
    </w:p>
    <w:p w14:paraId="7836AD6B" w14:textId="602B1A56" w:rsidR="00561CF0" w:rsidRPr="00561CF0" w:rsidRDefault="00561CF0" w:rsidP="00561CF0">
      <w:pPr>
        <w:jc w:val="both"/>
        <w:rPr>
          <w:lang w:val="en-US"/>
        </w:rPr>
      </w:pPr>
      <w:r w:rsidRPr="00561CF0">
        <w:rPr>
          <w:lang w:val="en-US"/>
        </w:rPr>
        <w:t>Patrícia FORTES</w:t>
      </w:r>
      <w:r>
        <w:rPr>
          <w:lang w:val="en-US"/>
        </w:rPr>
        <w:t xml:space="preserve"> </w:t>
      </w:r>
      <w:hyperlink r:id="rId38" w:history="1">
        <w:r w:rsidRPr="00561CF0">
          <w:rPr>
            <w:rStyle w:val="Hyperlink"/>
            <w:lang w:val="en-US"/>
          </w:rPr>
          <w:t>p.fs@fct.unl.pt</w:t>
        </w:r>
      </w:hyperlink>
    </w:p>
    <w:p w14:paraId="1C973F63" w14:textId="3DC704D8" w:rsidR="00561CF0" w:rsidRPr="00561CF0" w:rsidRDefault="00561CF0" w:rsidP="00561CF0">
      <w:pPr>
        <w:jc w:val="both"/>
        <w:rPr>
          <w:lang w:val="en-US"/>
        </w:rPr>
      </w:pPr>
      <w:r w:rsidRPr="00561CF0">
        <w:rPr>
          <w:lang w:val="en-US"/>
        </w:rPr>
        <w:t>DCEA FCT NOVA</w:t>
      </w:r>
      <w:r>
        <w:rPr>
          <w:lang w:val="en-US"/>
        </w:rPr>
        <w:t xml:space="preserve"> </w:t>
      </w:r>
      <w:r w:rsidRPr="00561CF0">
        <w:rPr>
          <w:lang w:val="en-US"/>
        </w:rPr>
        <w:t xml:space="preserve">Campus de </w:t>
      </w:r>
      <w:proofErr w:type="gramStart"/>
      <w:r w:rsidRPr="00561CF0">
        <w:rPr>
          <w:lang w:val="en-US"/>
        </w:rPr>
        <w:t>Caparica </w:t>
      </w:r>
      <w:r>
        <w:rPr>
          <w:lang w:val="en-US"/>
        </w:rPr>
        <w:t xml:space="preserve"> </w:t>
      </w:r>
      <w:r w:rsidRPr="00561CF0">
        <w:rPr>
          <w:lang w:val="en-US"/>
        </w:rPr>
        <w:t>2829</w:t>
      </w:r>
      <w:proofErr w:type="gramEnd"/>
      <w:r w:rsidRPr="00561CF0">
        <w:rPr>
          <w:lang w:val="en-US"/>
        </w:rPr>
        <w:t>-516 Caparica </w:t>
      </w:r>
      <w:r w:rsidRPr="00561CF0">
        <w:rPr>
          <w:lang w:val="en-US"/>
        </w:rPr>
        <w:t xml:space="preserve"> </w:t>
      </w:r>
      <w:r w:rsidRPr="00561CF0">
        <w:rPr>
          <w:lang w:val="en-US"/>
        </w:rPr>
        <w:t>Portugal</w:t>
      </w:r>
    </w:p>
    <w:p w14:paraId="61FD7215" w14:textId="77777777" w:rsidR="00561CF0" w:rsidRDefault="00561CF0" w:rsidP="00E37277">
      <w:pPr>
        <w:jc w:val="both"/>
        <w:rPr>
          <w:lang w:val="en-US"/>
        </w:rPr>
      </w:pPr>
    </w:p>
    <w:p w14:paraId="27231857" w14:textId="77777777" w:rsidR="004B24EF" w:rsidRDefault="004B24EF" w:rsidP="00E37277">
      <w:pPr>
        <w:jc w:val="both"/>
        <w:rPr>
          <w:lang w:val="en-US"/>
        </w:rPr>
      </w:pPr>
    </w:p>
    <w:p w14:paraId="13EBB558" w14:textId="1ADAE5EE" w:rsidR="001527C6" w:rsidRDefault="001527C6" w:rsidP="00E37277">
      <w:pPr>
        <w:jc w:val="both"/>
        <w:rPr>
          <w:lang w:val="en-US"/>
        </w:rPr>
      </w:pPr>
      <w:r>
        <w:rPr>
          <w:lang w:val="en-US"/>
        </w:rPr>
        <w:t>Name, institution, e-mail, reason</w:t>
      </w:r>
    </w:p>
    <w:p w14:paraId="0DBA3CA5" w14:textId="77777777" w:rsidR="00E261A9" w:rsidRDefault="00E261A9" w:rsidP="00E37277">
      <w:pPr>
        <w:jc w:val="both"/>
        <w:rPr>
          <w:lang w:val="en-US"/>
        </w:rPr>
      </w:pPr>
    </w:p>
    <w:p w14:paraId="76F0EA9D" w14:textId="4AFA0B15" w:rsidR="00E261A9" w:rsidRDefault="00E261A9" w:rsidP="00E37277">
      <w:pPr>
        <w:jc w:val="both"/>
        <w:rPr>
          <w:lang w:val="en-US"/>
        </w:rPr>
      </w:pPr>
      <w:r>
        <w:rPr>
          <w:lang w:val="en-US"/>
        </w:rPr>
        <w:t xml:space="preserve">Authors: </w:t>
      </w:r>
    </w:p>
    <w:p w14:paraId="347173FC" w14:textId="5F7F2550" w:rsidR="00E261A9" w:rsidRDefault="00E261A9" w:rsidP="00E37277">
      <w:pPr>
        <w:jc w:val="both"/>
        <w:rPr>
          <w:lang w:val="en-US"/>
        </w:rPr>
      </w:pPr>
      <w:r>
        <w:rPr>
          <w:lang w:val="en-US"/>
        </w:rPr>
        <w:t xml:space="preserve">Full name, academic degree, e-mail address, </w:t>
      </w:r>
      <w:proofErr w:type="spellStart"/>
      <w:r>
        <w:rPr>
          <w:lang w:val="en-US"/>
        </w:rPr>
        <w:t>orcid</w:t>
      </w:r>
      <w:proofErr w:type="spellEnd"/>
      <w:r>
        <w:rPr>
          <w:lang w:val="en-US"/>
        </w:rPr>
        <w:t>, institution, country/region, contributor roles</w:t>
      </w:r>
    </w:p>
    <w:p w14:paraId="66495CC0" w14:textId="77777777" w:rsidR="005148EA" w:rsidRPr="00610CB2" w:rsidRDefault="005148EA" w:rsidP="00E37277">
      <w:pPr>
        <w:jc w:val="both"/>
        <w:rPr>
          <w:lang w:val="en-US"/>
        </w:rPr>
      </w:pPr>
    </w:p>
    <w:p w14:paraId="0EEFEE6A" w14:textId="77777777" w:rsidR="00610CB2" w:rsidRPr="003C0B51" w:rsidRDefault="00610CB2" w:rsidP="00E37277">
      <w:pPr>
        <w:jc w:val="both"/>
        <w:rPr>
          <w:lang w:val="en-US"/>
        </w:rPr>
      </w:pPr>
    </w:p>
    <w:p w14:paraId="1BDB2C05" w14:textId="77777777" w:rsidR="003C0B51" w:rsidRPr="00CA7B0F" w:rsidRDefault="003C0B51" w:rsidP="00E37277">
      <w:pPr>
        <w:jc w:val="both"/>
        <w:rPr>
          <w:lang w:val="en-US"/>
        </w:rPr>
      </w:pPr>
    </w:p>
    <w:sectPr w:rsidR="003C0B51" w:rsidRPr="00CA7B0F">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eyer Karin" w:date="2025-08-12T13:02:00Z" w:initials="TK">
    <w:p w14:paraId="0C5F0597" w14:textId="77777777" w:rsidR="00134F8F" w:rsidRDefault="00134F8F" w:rsidP="00134F8F">
      <w:pPr>
        <w:pStyle w:val="CommentText"/>
      </w:pPr>
      <w:r>
        <w:rPr>
          <w:rStyle w:val="CommentReference"/>
        </w:rPr>
        <w:annotationRef/>
      </w:r>
      <w:r>
        <w:t>PSI Research Integrity guidelines: (see also acknowledgments/contributions at the bottom of this manuscript)</w:t>
      </w:r>
      <w:r>
        <w:br/>
      </w:r>
      <w:r>
        <w:br/>
        <w:t>The author of a scientific publication is a person who fulfils all three of the following</w:t>
      </w:r>
    </w:p>
    <w:p w14:paraId="34662316" w14:textId="77777777" w:rsidR="00134F8F" w:rsidRDefault="00134F8F" w:rsidP="00134F8F">
      <w:pPr>
        <w:pStyle w:val="CommentText"/>
      </w:pPr>
      <w:r>
        <w:t>criteria by</w:t>
      </w:r>
    </w:p>
    <w:p w14:paraId="4D5CC36E" w14:textId="77777777" w:rsidR="00134F8F" w:rsidRDefault="00134F8F" w:rsidP="00134F8F">
      <w:pPr>
        <w:pStyle w:val="CommentText"/>
      </w:pPr>
      <w:r>
        <w:t>a. makes a significant contribution to the research work through personal performance</w:t>
      </w:r>
    </w:p>
    <w:p w14:paraId="7AC234E4" w14:textId="77777777" w:rsidR="00134F8F" w:rsidRDefault="00134F8F" w:rsidP="00134F8F">
      <w:pPr>
        <w:pStyle w:val="CommentText"/>
      </w:pPr>
      <w:r>
        <w:t>in the planning, implementation, control or evaluation of the research work</w:t>
      </w:r>
    </w:p>
    <w:p w14:paraId="0773F82E" w14:textId="77777777" w:rsidR="00134F8F" w:rsidRDefault="00134F8F" w:rsidP="00134F8F">
      <w:pPr>
        <w:pStyle w:val="CommentText"/>
      </w:pPr>
      <w:r>
        <w:t>b. is involved in the preparation of the manuscript and</w:t>
      </w:r>
    </w:p>
    <w:p w14:paraId="0704BF2D" w14:textId="77777777" w:rsidR="00134F8F" w:rsidRDefault="00134F8F" w:rsidP="00134F8F">
      <w:pPr>
        <w:pStyle w:val="CommentText"/>
      </w:pPr>
      <w:r>
        <w:t>c. approves the final version of the manuscript</w:t>
      </w:r>
    </w:p>
    <w:p w14:paraId="5C26D93E" w14:textId="77777777" w:rsidR="00134F8F" w:rsidRDefault="00134F8F" w:rsidP="00134F8F">
      <w:pPr>
        <w:pStyle w:val="CommentText"/>
      </w:pPr>
      <w:r>
        <w:t>Persons who only partially meet these three criteria for authorship must be listed in</w:t>
      </w:r>
    </w:p>
    <w:p w14:paraId="1541F3C1" w14:textId="77777777" w:rsidR="00134F8F" w:rsidRDefault="00134F8F" w:rsidP="00134F8F">
      <w:pPr>
        <w:pStyle w:val="CommentText"/>
      </w:pPr>
      <w:r>
        <w:t>the publication under “Acknowledgements”.</w:t>
      </w:r>
    </w:p>
  </w:comment>
  <w:comment w:id="1" w:author="karin.treyer" w:date="2025-03-24T16:39:00Z" w:initials="ka">
    <w:p w14:paraId="066F8DB4" w14:textId="04B32CEA" w:rsidR="00217FD9" w:rsidRDefault="00217FD9" w:rsidP="003943C3">
      <w:pPr>
        <w:pStyle w:val="CommentText"/>
      </w:pPr>
      <w:r>
        <w:rPr>
          <w:rStyle w:val="CommentReference"/>
        </w:rPr>
        <w:annotationRef/>
      </w:r>
      <w:r w:rsidRPr="34847336">
        <w:t xml:space="preserve">Renewable Energy: </w:t>
      </w:r>
    </w:p>
    <w:p w14:paraId="009BD3BD" w14:textId="77777777" w:rsidR="00217FD9" w:rsidRDefault="00217FD9" w:rsidP="003943C3">
      <w:pPr>
        <w:pStyle w:val="CommentText"/>
      </w:pPr>
      <w:r w:rsidRPr="1D2F89AA">
        <w:t xml:space="preserve">Highlights are mandatory for this journal as they help increase the discoverability of your article via search engines. They consist of a short collection of bullet points that capture the novel results of your research as well as new methods that were used during the study (if any). Please have a look at the </w:t>
      </w:r>
      <w:hyperlink r:id="rId1">
        <w:r w:rsidRPr="684B6580">
          <w:rPr>
            <w:rStyle w:val="Hyperlink"/>
          </w:rPr>
          <w:t>example Highlights</w:t>
        </w:r>
      </w:hyperlink>
      <w:r w:rsidRPr="7CCBE906">
        <w:t>.</w:t>
      </w:r>
    </w:p>
    <w:p w14:paraId="7516A69D" w14:textId="77777777" w:rsidR="00217FD9" w:rsidRDefault="00217FD9" w:rsidP="003943C3">
      <w:pPr>
        <w:pStyle w:val="CommentText"/>
      </w:pPr>
      <w:r w:rsidRPr="0AAA1990">
        <w:t>Highlights should be submitted in a separate editable file in the online submission system. Please use 'Highlights' in the file name and include 3 to 5 bullet points (maximum 85 characters, including spaces, per bullet point).</w:t>
      </w:r>
    </w:p>
  </w:comment>
  <w:comment w:id="2" w:author="karin.treyer" w:date="2025-03-24T16:39:00Z" w:initials="ka">
    <w:p w14:paraId="5C731701" w14:textId="0D8B1487" w:rsidR="001C5A41" w:rsidRDefault="001C5A41" w:rsidP="003943C3">
      <w:pPr>
        <w:pStyle w:val="CommentText"/>
      </w:pPr>
      <w:r>
        <w:rPr>
          <w:rStyle w:val="CommentReference"/>
        </w:rPr>
        <w:annotationRef/>
      </w:r>
      <w:r w:rsidRPr="2847A7E4">
        <w:t xml:space="preserve">Renewable Energy: </w:t>
      </w:r>
    </w:p>
    <w:p w14:paraId="46466697" w14:textId="77777777" w:rsidR="001C5A41" w:rsidRDefault="001C5A41" w:rsidP="003943C3">
      <w:pPr>
        <w:pStyle w:val="CommentText"/>
      </w:pPr>
      <w:r w:rsidRPr="3EF629DB">
        <w:t xml:space="preserve">Although a graphical abstract is optional, its use is encouraged as it draws more attention to the online article. The graphical abstract should summarize the contents of the article in a concise, pictorial form designed to capture the attention of a wide readership. Graphical abstracts should be submitted as a separate file in the online submission system. Image size: Please provide an image with a minimum of 531 x 1328 pixels (h x w) or proportionally more. The image should be readable at a size of 5 x 13 cm using a regular screen resolution of 96 dpi. Preferred file types: TIFF, EPS, PDF or MS Office files. You can view </w:t>
      </w:r>
      <w:hyperlink r:id="rId2">
        <w:r w:rsidRPr="2EC60338">
          <w:rPr>
            <w:rStyle w:val="Hyperlink"/>
          </w:rPr>
          <w:t>Example Graphical Abstracts</w:t>
        </w:r>
      </w:hyperlink>
      <w:r w:rsidRPr="664506E1">
        <w:t xml:space="preserve"> on our information site.</w:t>
      </w:r>
    </w:p>
  </w:comment>
  <w:comment w:id="3" w:author="karin.treyer" w:date="2025-03-24T16:40:00Z" w:initials="ka">
    <w:p w14:paraId="15DA97E8" w14:textId="3846A1DB" w:rsidR="001C5A41" w:rsidRDefault="001C5A41" w:rsidP="003943C3">
      <w:pPr>
        <w:pStyle w:val="CommentText"/>
      </w:pPr>
      <w:r>
        <w:rPr>
          <w:rStyle w:val="CommentReference"/>
        </w:rPr>
        <w:annotationRef/>
      </w:r>
      <w:r w:rsidRPr="408AD100">
        <w:t>Renewable Energy: Immediately after the abstract, provide a maximum of 6 keywords, using American spelling and avoiding general and plural terms and multiple concepts (avoid, for example, 'and', 'of'). Be sparing with abbreviations: only abbreviations firmly established in the field may be eligible. These keywords will be used for indexing purposes.</w:t>
      </w:r>
    </w:p>
  </w:comment>
  <w:comment w:id="4" w:author="karin.treyer" w:date="2025-03-24T16:49:00Z" w:initials="ka">
    <w:p w14:paraId="7E026C14" w14:textId="77777777" w:rsidR="001C5A41" w:rsidRDefault="001C5A41" w:rsidP="003943C3">
      <w:pPr>
        <w:pStyle w:val="CommentText"/>
      </w:pPr>
      <w:r>
        <w:rPr>
          <w:rStyle w:val="CommentReference"/>
        </w:rPr>
        <w:annotationRef/>
      </w:r>
      <w:r w:rsidRPr="1BCCA5C8">
        <w:t>Renewable Energy: Define abbreviations that are not standard in this field in a footnote to be placed on the first page of the article. Such abbreviations that are unavoidable in the abstract must be defined at their first mention there, as well as in the footnote. Ensure consistency of abbreviations throughout the article.</w:t>
      </w:r>
    </w:p>
  </w:comment>
  <w:comment w:id="150" w:author="karin.treyer" w:date="2025-03-24T16:38:00Z" w:initials="ka">
    <w:p w14:paraId="20C1BD80" w14:textId="6C584144" w:rsidR="001C5A41" w:rsidRDefault="001C5A41" w:rsidP="00386CAA">
      <w:pPr>
        <w:pStyle w:val="CommentText"/>
      </w:pPr>
      <w:r>
        <w:rPr>
          <w:rStyle w:val="CommentReference"/>
        </w:rPr>
        <w:annotationRef/>
      </w:r>
      <w:r w:rsidRPr="3363AE62">
        <w:t>Renewable energy:</w:t>
      </w:r>
    </w:p>
    <w:p w14:paraId="438FA520" w14:textId="77777777" w:rsidR="001C5A41" w:rsidRDefault="001C5A41" w:rsidP="00386CAA">
      <w:pPr>
        <w:pStyle w:val="CommentText"/>
      </w:pPr>
      <w:r w:rsidRPr="7012B19C">
        <w:t>Data Availability</w:t>
      </w:r>
    </w:p>
    <w:p w14:paraId="78BE9D5B" w14:textId="77777777" w:rsidR="001C5A41" w:rsidRDefault="001C5A41" w:rsidP="00386CAA">
      <w:pPr>
        <w:pStyle w:val="CommentText"/>
      </w:pPr>
      <w:r w:rsidRPr="2D39B192">
        <w:t xml:space="preserve">Authors are encouraged to include a 'Data Availability' section in their manuscript which is visible in ALL reading formats and may refer to data hosted in ANY repository. It should be placed before the references to provide readers with information about where they can obtain the research data required to reproduce the work reported in the manuscript, and typically consists of a simple sentence giving the URL(s) of and citation(s) to the dataset(s). Full information can be found </w:t>
      </w:r>
      <w:hyperlink r:id="rId3">
        <w:r w:rsidRPr="2159D815">
          <w:rPr>
            <w:rStyle w:val="Hyperlink"/>
          </w:rPr>
          <w:t>here</w:t>
        </w:r>
      </w:hyperlink>
      <w:r w:rsidRPr="7BD34BA7">
        <w:t>.</w:t>
      </w:r>
    </w:p>
  </w:comment>
  <w:comment w:id="151" w:author="karin.treyer" w:date="2025-03-24T16:50:00Z" w:initials="ka">
    <w:p w14:paraId="1407B4DB" w14:textId="77777777" w:rsidR="00217FD9" w:rsidRDefault="00217FD9" w:rsidP="00386CAA">
      <w:pPr>
        <w:pStyle w:val="CommentText"/>
      </w:pPr>
      <w:r>
        <w:rPr>
          <w:rStyle w:val="CommentReference"/>
        </w:rPr>
        <w:annotationRef/>
      </w:r>
      <w:r w:rsidRPr="02879B15">
        <w:t>Collate acknowledgements in a separate section at the end of the article before the references and do not, therefore, include them on the title page, as a footnote to the title or otherwise. List here those individuals who provided help during the research (e.g., providing language help, writing assistance or proof reading the article, etc.).</w:t>
      </w:r>
    </w:p>
  </w:comment>
  <w:comment w:id="152" w:author="karin.treyer" w:date="2025-03-24T16:50:00Z" w:initials="ka">
    <w:p w14:paraId="0FA59940" w14:textId="77777777" w:rsidR="001C5A41" w:rsidRDefault="001C5A41" w:rsidP="00386CAA">
      <w:pPr>
        <w:pStyle w:val="CommentText"/>
      </w:pPr>
      <w:r>
        <w:rPr>
          <w:rStyle w:val="CommentReference"/>
        </w:rPr>
        <w:annotationRef/>
      </w:r>
      <w:r w:rsidRPr="036B9582">
        <w:t>Formatting of funding sources</w:t>
      </w:r>
    </w:p>
    <w:p w14:paraId="5EF4F694" w14:textId="77777777" w:rsidR="001C5A41" w:rsidRDefault="001C5A41" w:rsidP="00386CAA">
      <w:pPr>
        <w:pStyle w:val="CommentText"/>
      </w:pPr>
      <w:r w:rsidRPr="0BB134B8">
        <w:t>List funding sources in this standard way to facilitate compliance to funder's requirements:</w:t>
      </w:r>
    </w:p>
    <w:p w14:paraId="76A46CCB" w14:textId="77777777" w:rsidR="001C5A41" w:rsidRDefault="001C5A41" w:rsidP="00386CAA">
      <w:pPr>
        <w:pStyle w:val="CommentText"/>
      </w:pPr>
      <w:r w:rsidRPr="7CDE5F10">
        <w:t>Funding: This work was supported by the National Institutes of Health [grant numbers xxxx, yyyy]; the Bill &amp; Melinda Gates Foundation, Seattle, WA [grant number zzzz]; and the United States Institutes of Peace [grant number aaaa].</w:t>
      </w:r>
    </w:p>
    <w:p w14:paraId="1CEEB091" w14:textId="77777777" w:rsidR="001C5A41" w:rsidRDefault="001C5A41" w:rsidP="00386CAA">
      <w:pPr>
        <w:pStyle w:val="CommentText"/>
      </w:pPr>
      <w:r w:rsidRPr="435EB530">
        <w:t>It is not necessary to include detailed descriptions on the program or type of grants and awards. When funding is from a block grant or other resources available to a university, college, or other research institution, submit the name of the institute or organization that provided the funding.</w:t>
      </w:r>
    </w:p>
  </w:comment>
  <w:comment w:id="153" w:author="Treyer Karin" w:date="2025-10-23T12:51:00Z" w:initials="TK">
    <w:p w14:paraId="3412A6C6" w14:textId="77777777" w:rsidR="004239BE" w:rsidRDefault="004239BE" w:rsidP="004239BE">
      <w:pPr>
        <w:pStyle w:val="CommentText"/>
      </w:pPr>
      <w:r>
        <w:rPr>
          <w:rStyle w:val="CommentReference"/>
        </w:rPr>
        <w:annotationRef/>
      </w:r>
      <w:r>
        <w:t xml:space="preserve">Please double check with </w:t>
      </w:r>
      <w:hyperlink r:id="rId4" w:history="1">
        <w:r w:rsidRPr="00886127">
          <w:rPr>
            <w:rStyle w:val="Hyperlink"/>
          </w:rPr>
          <w:t>https://www.elsevier.com/researcher/author/policies-and-guidelines/credit-author-statement</w:t>
        </w:r>
      </w:hyperlink>
    </w:p>
  </w:comment>
  <w:comment w:id="163" w:author="Treyer Karin" w:date="2025-08-12T13:02:00Z" w:initials="TK">
    <w:p w14:paraId="43669936" w14:textId="77777777" w:rsidR="00C86CD5" w:rsidRDefault="00C86CD5" w:rsidP="00C86CD5">
      <w:pPr>
        <w:pStyle w:val="CommentText"/>
      </w:pPr>
      <w:r>
        <w:rPr>
          <w:rStyle w:val="CommentReference"/>
        </w:rPr>
        <w:annotationRef/>
      </w:r>
      <w:r>
        <w:t>PSI Research Integrity guidelines: (see also acknowledgments/contributions at the bottom of this manuscript)</w:t>
      </w:r>
      <w:r>
        <w:br/>
      </w:r>
      <w:r>
        <w:br/>
        <w:t>The author of a scientific publication is a person who fulfils all three of the following</w:t>
      </w:r>
    </w:p>
    <w:p w14:paraId="521074B3" w14:textId="77777777" w:rsidR="00C86CD5" w:rsidRDefault="00C86CD5" w:rsidP="00C86CD5">
      <w:pPr>
        <w:pStyle w:val="CommentText"/>
      </w:pPr>
      <w:r>
        <w:t>criteria by</w:t>
      </w:r>
    </w:p>
    <w:p w14:paraId="5C59DDD4" w14:textId="77777777" w:rsidR="00C86CD5" w:rsidRDefault="00C86CD5" w:rsidP="00C86CD5">
      <w:pPr>
        <w:pStyle w:val="CommentText"/>
      </w:pPr>
      <w:r>
        <w:t>a. makes a significant contribution to the research work through personal performance</w:t>
      </w:r>
    </w:p>
    <w:p w14:paraId="7E9FEFF2" w14:textId="77777777" w:rsidR="00C86CD5" w:rsidRDefault="00C86CD5" w:rsidP="00C86CD5">
      <w:pPr>
        <w:pStyle w:val="CommentText"/>
      </w:pPr>
      <w:r>
        <w:t>in the planning, implementation, control or evaluation of the research work</w:t>
      </w:r>
    </w:p>
    <w:p w14:paraId="58C50043" w14:textId="77777777" w:rsidR="00C86CD5" w:rsidRDefault="00C86CD5" w:rsidP="00C86CD5">
      <w:pPr>
        <w:pStyle w:val="CommentText"/>
      </w:pPr>
      <w:r>
        <w:t>b. is involved in the preparation of the manuscript and</w:t>
      </w:r>
    </w:p>
    <w:p w14:paraId="18A7F32B" w14:textId="77777777" w:rsidR="00C86CD5" w:rsidRDefault="00C86CD5" w:rsidP="00C86CD5">
      <w:pPr>
        <w:pStyle w:val="CommentText"/>
      </w:pPr>
      <w:r>
        <w:t>c. approves the final version of the manuscript</w:t>
      </w:r>
    </w:p>
    <w:p w14:paraId="7E287084" w14:textId="77777777" w:rsidR="00C86CD5" w:rsidRDefault="00C86CD5" w:rsidP="00C86CD5">
      <w:pPr>
        <w:pStyle w:val="CommentText"/>
      </w:pPr>
      <w:r>
        <w:t>Persons who only partially meet these three criteria for authorship must be listed in</w:t>
      </w:r>
    </w:p>
    <w:p w14:paraId="7071651F" w14:textId="77777777" w:rsidR="00C86CD5" w:rsidRDefault="00C86CD5" w:rsidP="00C86CD5">
      <w:pPr>
        <w:pStyle w:val="CommentText"/>
      </w:pPr>
      <w:r>
        <w:t>the publication under “Acknowledgements”.</w:t>
      </w:r>
    </w:p>
  </w:comment>
  <w:comment w:id="168" w:author="Hefny  Mahmoud" w:date="2025-11-27T15:22:00Z" w:initials="MH">
    <w:p w14:paraId="036F1F44" w14:textId="77777777" w:rsidR="00D6249E" w:rsidRDefault="00D6249E" w:rsidP="00D6249E">
      <w:r>
        <w:rPr>
          <w:rStyle w:val="CommentReference"/>
        </w:rPr>
        <w:annotationRef/>
      </w:r>
      <w:r>
        <w:rPr>
          <w:szCs w:val="20"/>
        </w:rPr>
        <w:t>I changed it to 50m/h (since this is technically feasible for the soft and shallow rocks and as we go deeper and hotter, then ROP become lower). Would you please cite the ETH paper you mentioned in your email confirming the 50m/h?</w:t>
      </w:r>
    </w:p>
  </w:comment>
  <w:comment w:id="169" w:author="Treyer, Karin" w:date="2025-11-27T16:30:00Z" w:initials="KT">
    <w:p w14:paraId="50F2CBE4" w14:textId="77777777" w:rsidR="00470524" w:rsidRDefault="00470524" w:rsidP="00470524">
      <w:pPr>
        <w:pStyle w:val="CommentText"/>
      </w:pPr>
      <w:r>
        <w:rPr>
          <w:rStyle w:val="CommentReference"/>
        </w:rPr>
        <w:annotationRef/>
      </w:r>
      <w:r>
        <w:t>I don‘t have a reference for this. This was based on excel information by you/Dirk.</w:t>
      </w:r>
    </w:p>
  </w:comment>
  <w:comment w:id="214" w:author="Ramachandran Kannan" w:date="2025-08-22T14:27:00Z" w:initials="RK">
    <w:p w14:paraId="5BF06DF4" w14:textId="2F078B9E" w:rsidR="00A60C3A" w:rsidRDefault="00A60C3A" w:rsidP="0079373A">
      <w:pPr>
        <w:pStyle w:val="CommentText"/>
      </w:pPr>
      <w:r>
        <w:rPr>
          <w:rStyle w:val="CommentReference"/>
        </w:rPr>
        <w:annotationRef/>
      </w:r>
      <w:r>
        <w:t>@ Karinf</w:t>
      </w:r>
      <w:r>
        <w:br/>
        <w:t>Do we need this table?  We have to be careful to avoid any misinterpretation, 10 TWh electricity is one time and it shouldn‘t be inferred as 10% of today consumption by reviewer</w:t>
      </w:r>
    </w:p>
  </w:comment>
  <w:comment w:id="215" w:author="Treyer Karin" w:date="2025-10-29T00:48:00Z" w:initials="TK">
    <w:p w14:paraId="73CC7F9A" w14:textId="77777777" w:rsidR="00A9334B" w:rsidRDefault="00A9334B" w:rsidP="00A9334B">
      <w:pPr>
        <w:pStyle w:val="CommentText"/>
      </w:pPr>
      <w:r>
        <w:rPr>
          <w:rStyle w:val="CommentReference"/>
        </w:rPr>
        <w:annotationRef/>
      </w:r>
      <w:r>
        <w:t>Please submit the names and institutional e-mail addresses of several potential reviewers.</w:t>
      </w:r>
    </w:p>
    <w:p w14:paraId="65ABAADC" w14:textId="77777777" w:rsidR="00A9334B" w:rsidRDefault="00A9334B" w:rsidP="00A9334B">
      <w:pPr>
        <w:pStyle w:val="CommentText"/>
      </w:pPr>
      <w:r>
        <w:t>You should not suggest reviewers who are colleagues, or who have co-authored or collaborated with you during the last three years.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41F3C1" w15:done="0"/>
  <w15:commentEx w15:paraId="7516A69D" w15:done="0"/>
  <w15:commentEx w15:paraId="46466697" w15:done="0"/>
  <w15:commentEx w15:paraId="15DA97E8" w15:done="0"/>
  <w15:commentEx w15:paraId="7E026C14" w15:done="0"/>
  <w15:commentEx w15:paraId="78BE9D5B" w15:done="0"/>
  <w15:commentEx w15:paraId="1407B4DB" w15:done="0"/>
  <w15:commentEx w15:paraId="1CEEB091" w15:done="0"/>
  <w15:commentEx w15:paraId="3412A6C6" w15:done="0"/>
  <w15:commentEx w15:paraId="7071651F" w15:done="0"/>
  <w15:commentEx w15:paraId="036F1F44" w15:done="0"/>
  <w15:commentEx w15:paraId="50F2CBE4" w15:paraIdParent="036F1F44" w15:done="0"/>
  <w15:commentEx w15:paraId="5BF06DF4" w15:done="0"/>
  <w15:commentEx w15:paraId="65ABAAD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45BA01" w16cex:dateUtc="2025-08-12T11:02:00Z"/>
  <w16cex:commentExtensible w16cex:durableId="54B16DF6" w16cex:dateUtc="2025-03-24T15:39:00Z"/>
  <w16cex:commentExtensible w16cex:durableId="574A2FEA" w16cex:dateUtc="2025-03-24T15:39:00Z"/>
  <w16cex:commentExtensible w16cex:durableId="3DC0DD23" w16cex:dateUtc="2025-03-24T15:40:00Z"/>
  <w16cex:commentExtensible w16cex:durableId="0B230A0F" w16cex:dateUtc="2025-03-24T15:49:00Z"/>
  <w16cex:commentExtensible w16cex:durableId="6539A8AC" w16cex:dateUtc="2025-03-24T15:38:00Z"/>
  <w16cex:commentExtensible w16cex:durableId="2B97C567" w16cex:dateUtc="2025-03-24T15:50:00Z"/>
  <w16cex:commentExtensible w16cex:durableId="49D54E87" w16cex:dateUtc="2025-03-24T15:50:00Z"/>
  <w16cex:commentExtensible w16cex:durableId="2BEF5963" w16cex:dateUtc="2025-10-23T10:51:00Z"/>
  <w16cex:commentExtensible w16cex:durableId="5845E287" w16cex:dateUtc="2025-08-12T11:02:00Z"/>
  <w16cex:commentExtensible w16cex:durableId="3BD62074" w16cex:dateUtc="2025-11-27T14:22:00Z"/>
  <w16cex:commentExtensible w16cex:durableId="1A24481B" w16cex:dateUtc="2025-11-27T15:30:00Z"/>
  <w16cex:commentExtensible w16cex:durableId="2C52FCB8" w16cex:dateUtc="2025-08-22T12:27:00Z"/>
  <w16cex:commentExtensible w16cex:durableId="3D3B6E3F" w16cex:dateUtc="2025-10-28T23: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41F3C1" w16cid:durableId="2C45BA01"/>
  <w16cid:commentId w16cid:paraId="7516A69D" w16cid:durableId="54B16DF6"/>
  <w16cid:commentId w16cid:paraId="46466697" w16cid:durableId="574A2FEA"/>
  <w16cid:commentId w16cid:paraId="15DA97E8" w16cid:durableId="3DC0DD23"/>
  <w16cid:commentId w16cid:paraId="7E026C14" w16cid:durableId="0B230A0F"/>
  <w16cid:commentId w16cid:paraId="78BE9D5B" w16cid:durableId="6539A8AC"/>
  <w16cid:commentId w16cid:paraId="1407B4DB" w16cid:durableId="2B97C567"/>
  <w16cid:commentId w16cid:paraId="1CEEB091" w16cid:durableId="49D54E87"/>
  <w16cid:commentId w16cid:paraId="3412A6C6" w16cid:durableId="2BEF5963"/>
  <w16cid:commentId w16cid:paraId="7071651F" w16cid:durableId="5845E287"/>
  <w16cid:commentId w16cid:paraId="036F1F44" w16cid:durableId="3BD62074"/>
  <w16cid:commentId w16cid:paraId="50F2CBE4" w16cid:durableId="1A24481B"/>
  <w16cid:commentId w16cid:paraId="5BF06DF4" w16cid:durableId="2C52FCB8"/>
  <w16cid:commentId w16cid:paraId="65ABAADC" w16cid:durableId="3D3B6E3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DB1A4" w14:textId="77777777" w:rsidR="007C2E6F" w:rsidRDefault="007C2E6F" w:rsidP="00CA7B0F">
      <w:pPr>
        <w:spacing w:after="0" w:line="240" w:lineRule="auto"/>
      </w:pPr>
      <w:r>
        <w:separator/>
      </w:r>
    </w:p>
  </w:endnote>
  <w:endnote w:type="continuationSeparator" w:id="0">
    <w:p w14:paraId="1F3FD0F5" w14:textId="77777777" w:rsidR="007C2E6F" w:rsidRDefault="007C2E6F" w:rsidP="00CA7B0F">
      <w:pPr>
        <w:spacing w:after="0" w:line="240" w:lineRule="auto"/>
      </w:pPr>
      <w:r>
        <w:continuationSeparator/>
      </w:r>
    </w:p>
  </w:endnote>
  <w:endnote w:type="continuationNotice" w:id="1">
    <w:p w14:paraId="2C27BC6E" w14:textId="77777777" w:rsidR="007C2E6F" w:rsidRDefault="007C2E6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56511208"/>
      <w:docPartObj>
        <w:docPartGallery w:val="Page Numbers (Bottom of Page)"/>
        <w:docPartUnique/>
      </w:docPartObj>
    </w:sdtPr>
    <w:sdtEndPr>
      <w:rPr>
        <w:rStyle w:val="PageNumber"/>
      </w:rPr>
    </w:sdtEndPr>
    <w:sdtContent>
      <w:p w14:paraId="07B24B8B" w14:textId="63C56606" w:rsidR="00AE3A16" w:rsidRDefault="00AE3A1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ED2D0F">
          <w:rPr>
            <w:rStyle w:val="PageNumber"/>
            <w:noProof/>
          </w:rPr>
          <w:t>25</w:t>
        </w:r>
        <w:r>
          <w:rPr>
            <w:rStyle w:val="PageNumber"/>
          </w:rPr>
          <w:fldChar w:fldCharType="end"/>
        </w:r>
      </w:p>
    </w:sdtContent>
  </w:sdt>
  <w:p w14:paraId="4B97555A" w14:textId="77777777" w:rsidR="00AE3A16" w:rsidRDefault="00AE3A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9758851"/>
      <w:docPartObj>
        <w:docPartGallery w:val="Page Numbers (Bottom of Page)"/>
        <w:docPartUnique/>
      </w:docPartObj>
    </w:sdtPr>
    <w:sdtEndPr>
      <w:rPr>
        <w:rStyle w:val="PageNumber"/>
      </w:rPr>
    </w:sdtEndPr>
    <w:sdtContent>
      <w:p w14:paraId="798B5D1C" w14:textId="523C5D49" w:rsidR="00AE3A16" w:rsidRDefault="00AE3A1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E2B2DDE" w14:textId="77777777" w:rsidR="00AE3A16" w:rsidRDefault="00AE3A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6D507" w14:textId="77777777" w:rsidR="007C2E6F" w:rsidRDefault="007C2E6F" w:rsidP="00CA7B0F">
      <w:pPr>
        <w:spacing w:after="0" w:line="240" w:lineRule="auto"/>
      </w:pPr>
      <w:r>
        <w:separator/>
      </w:r>
    </w:p>
  </w:footnote>
  <w:footnote w:type="continuationSeparator" w:id="0">
    <w:p w14:paraId="7A9ED2F0" w14:textId="77777777" w:rsidR="007C2E6F" w:rsidRDefault="007C2E6F" w:rsidP="00CA7B0F">
      <w:pPr>
        <w:spacing w:after="0" w:line="240" w:lineRule="auto"/>
      </w:pPr>
      <w:r>
        <w:continuationSeparator/>
      </w:r>
    </w:p>
  </w:footnote>
  <w:footnote w:type="continuationNotice" w:id="1">
    <w:p w14:paraId="76EA8409" w14:textId="77777777" w:rsidR="007C2E6F" w:rsidRDefault="007C2E6F">
      <w:pPr>
        <w:spacing w:after="0" w:line="240" w:lineRule="auto"/>
      </w:pPr>
    </w:p>
  </w:footnote>
  <w:footnote w:id="2">
    <w:p w14:paraId="371A76C6" w14:textId="77777777" w:rsidR="00746755" w:rsidRPr="00B93EE3" w:rsidRDefault="00746755" w:rsidP="00746755">
      <w:pPr>
        <w:pStyle w:val="FootnoteText"/>
        <w:rPr>
          <w:rFonts w:asciiTheme="minorBidi" w:hAnsiTheme="minorBidi"/>
          <w:sz w:val="18"/>
          <w:szCs w:val="18"/>
        </w:rPr>
      </w:pPr>
      <w:r w:rsidRPr="00B93EE3">
        <w:rPr>
          <w:rStyle w:val="FootnoteReference"/>
          <w:rFonts w:asciiTheme="minorBidi" w:hAnsiTheme="minorBidi"/>
          <w:sz w:val="18"/>
          <w:szCs w:val="18"/>
        </w:rPr>
        <w:footnoteRef/>
      </w:r>
      <w:r w:rsidRPr="00B93EE3">
        <w:rPr>
          <w:rFonts w:asciiTheme="minorBidi" w:hAnsiTheme="minorBidi"/>
          <w:sz w:val="18"/>
          <w:szCs w:val="18"/>
        </w:rPr>
        <w:t xml:space="preserve"> https://github.com/premise-community-scenarios/sweet_sure-2050-switzerland</w:t>
      </w:r>
    </w:p>
  </w:footnote>
  <w:footnote w:id="3">
    <w:p w14:paraId="56F5D57E" w14:textId="34272CEE" w:rsidR="005245CC" w:rsidRPr="005245CC" w:rsidRDefault="005245CC">
      <w:pPr>
        <w:pStyle w:val="FootnoteText"/>
        <w:rPr>
          <w:lang w:val="en-US"/>
        </w:rPr>
      </w:pPr>
      <w:r>
        <w:rPr>
          <w:rStyle w:val="FootnoteReference"/>
        </w:rPr>
        <w:footnoteRef/>
      </w:r>
      <w:r w:rsidRPr="005245CC">
        <w:rPr>
          <w:lang w:val="en-US"/>
        </w:rPr>
        <w:t xml:space="preserve"> </w:t>
      </w:r>
      <w:r>
        <w:rPr>
          <w:lang w:val="en-US"/>
        </w:rPr>
        <w:t>A</w:t>
      </w:r>
      <w:r w:rsidRPr="002823C8">
        <w:rPr>
          <w:lang w:val="en-US"/>
        </w:rPr>
        <w:t>chieving &lt;0.5° azimuthal accuracy at 232°C using silicon-on-insulator circuits</w:t>
      </w:r>
    </w:p>
  </w:footnote>
  <w:footnote w:id="4">
    <w:p w14:paraId="4515587F" w14:textId="098F70F5" w:rsidR="008B6780" w:rsidRPr="008B6780" w:rsidRDefault="008B6780">
      <w:pPr>
        <w:pStyle w:val="FootnoteText"/>
        <w:rPr>
          <w:lang w:val="en-US"/>
        </w:rPr>
      </w:pPr>
      <w:r>
        <w:rPr>
          <w:rStyle w:val="FootnoteReference"/>
        </w:rPr>
        <w:footnoteRef/>
      </w:r>
      <w:r w:rsidRPr="008B6780">
        <w:rPr>
          <w:lang w:val="en-US"/>
        </w:rPr>
        <w:t xml:space="preserve"> https://github.com/premise-community-scenarios/sweet_sure-2050-switzerland</w:t>
      </w:r>
    </w:p>
  </w:footnote>
  <w:footnote w:id="5">
    <w:p w14:paraId="41435868" w14:textId="77777777" w:rsidR="00CE6B14" w:rsidRPr="0039630F" w:rsidRDefault="00CE6B14" w:rsidP="00CE6B14">
      <w:pPr>
        <w:pStyle w:val="NormalWeb"/>
        <w:rPr>
          <w:rFonts w:ascii="Arial" w:hAnsi="Arial" w:cs="Arial"/>
          <w:sz w:val="18"/>
          <w:szCs w:val="18"/>
          <w:lang w:val="x-none"/>
        </w:rPr>
      </w:pPr>
      <w:r w:rsidRPr="0039630F">
        <w:rPr>
          <w:rStyle w:val="FootnoteReference"/>
          <w:rFonts w:ascii="Arial" w:hAnsi="Arial" w:cs="Arial"/>
          <w:sz w:val="18"/>
          <w:szCs w:val="18"/>
        </w:rPr>
        <w:footnoteRef/>
      </w:r>
      <w:r w:rsidRPr="00CE6B14">
        <w:rPr>
          <w:rFonts w:ascii="Arial" w:hAnsi="Arial" w:cs="Arial"/>
          <w:sz w:val="18"/>
          <w:szCs w:val="18"/>
          <w:lang w:val="en-US"/>
        </w:rPr>
        <w:t xml:space="preserve"> </w:t>
      </w:r>
      <w:hyperlink r:id="rId1" w:history="1">
        <w:r w:rsidRPr="0039630F">
          <w:rPr>
            <w:rStyle w:val="Hyperlink"/>
            <w:rFonts w:ascii="Arial" w:eastAsiaTheme="majorEastAsia" w:hAnsi="Arial" w:cs="Arial"/>
            <w:sz w:val="18"/>
            <w:szCs w:val="18"/>
            <w:lang w:val="x-none"/>
          </w:rPr>
          <w:t>https://premisedash-6f5a0259c487.herokuapp.com/</w:t>
        </w:r>
      </w:hyperlink>
    </w:p>
    <w:p w14:paraId="4FA3776E" w14:textId="77777777" w:rsidR="00CE6B14" w:rsidRPr="00CE6B14" w:rsidRDefault="00CE6B14" w:rsidP="00CE6B14">
      <w:pPr>
        <w:pStyle w:val="FootnoteText"/>
        <w:rPr>
          <w:lang w:val="en-US"/>
        </w:rPr>
      </w:pPr>
    </w:p>
  </w:footnote>
  <w:footnote w:id="6">
    <w:p w14:paraId="767B8287" w14:textId="77777777" w:rsidR="00E51FC6" w:rsidRPr="008B6780" w:rsidRDefault="00E51FC6" w:rsidP="00E51FC6">
      <w:pPr>
        <w:pStyle w:val="FootnoteText"/>
        <w:rPr>
          <w:lang w:val="en-US"/>
        </w:rPr>
      </w:pPr>
      <w:r w:rsidRPr="007E2C2E">
        <w:rPr>
          <w:rStyle w:val="FootnoteReference"/>
        </w:rPr>
        <w:footnoteRef/>
      </w:r>
      <w:r w:rsidRPr="008B6780">
        <w:rPr>
          <w:lang w:val="en-US"/>
        </w:rPr>
        <w:t xml:space="preserve"> </w:t>
      </w:r>
      <w:r>
        <w:fldChar w:fldCharType="begin"/>
      </w:r>
      <w:r w:rsidRPr="00762514">
        <w:rPr>
          <w:lang w:val="en-US"/>
          <w:rPrChange w:id="190" w:author="Hefny  Mahmoud" w:date="2025-08-21T12:06:00Z">
            <w:rPr/>
          </w:rPrChange>
        </w:rPr>
        <w:instrText>HYPERLINK "https://www.kva-linth.ch/energie-umwelt/ccs"</w:instrText>
      </w:r>
      <w:r>
        <w:fldChar w:fldCharType="separate"/>
      </w:r>
      <w:r w:rsidRPr="008B6780">
        <w:rPr>
          <w:rStyle w:val="Hyperlink"/>
          <w:rFonts w:ascii="Calibri" w:hAnsi="Calibri" w:cs="Calibri"/>
          <w:i/>
          <w:iCs/>
          <w:sz w:val="18"/>
          <w:szCs w:val="18"/>
          <w:lang w:val="en-US"/>
        </w:rPr>
        <w:t>https://www.kva-linth.ch/energie-umwelt/ccs</w:t>
      </w:r>
      <w:r>
        <w:fldChar w:fldCharType="end"/>
      </w:r>
    </w:p>
  </w:footnote>
</w:footnotes>
</file>

<file path=word/intelligence2.xml><?xml version="1.0" encoding="utf-8"?>
<int2:intelligence xmlns:int2="http://schemas.microsoft.com/office/intelligence/2020/intelligence" xmlns:oel="http://schemas.microsoft.com/office/2019/extlst">
  <int2:observations>
    <int2:textHash int2:hashCode="GP7Um1wfd+aj6j" int2:id="ctrConAk">
      <int2:state int2:value="Rejected" int2:type="gram"/>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A5841"/>
    <w:multiLevelType w:val="hybridMultilevel"/>
    <w:tmpl w:val="DB06305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C19497C"/>
    <w:multiLevelType w:val="hybridMultilevel"/>
    <w:tmpl w:val="CFD0110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0D827884"/>
    <w:multiLevelType w:val="multilevel"/>
    <w:tmpl w:val="BEA65F9A"/>
    <w:styleLink w:val="CurrentList4"/>
    <w:lvl w:ilvl="0">
      <w:start w:val="1"/>
      <w:numFmt w:val="upperLetter"/>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19F4564D"/>
    <w:multiLevelType w:val="multilevel"/>
    <w:tmpl w:val="45AC67AC"/>
    <w:styleLink w:val="CurrentList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BA06DDD"/>
    <w:multiLevelType w:val="hybridMultilevel"/>
    <w:tmpl w:val="2F842F70"/>
    <w:lvl w:ilvl="0" w:tplc="61A426F4">
      <w:start w:val="1"/>
      <w:numFmt w:val="decimal"/>
      <w:lvlText w:val="%1."/>
      <w:lvlJc w:val="left"/>
      <w:pPr>
        <w:ind w:left="1020" w:hanging="360"/>
      </w:pPr>
    </w:lvl>
    <w:lvl w:ilvl="1" w:tplc="EA2C37FC">
      <w:start w:val="1"/>
      <w:numFmt w:val="decimal"/>
      <w:lvlText w:val="%2."/>
      <w:lvlJc w:val="left"/>
      <w:pPr>
        <w:ind w:left="1020" w:hanging="360"/>
      </w:pPr>
    </w:lvl>
    <w:lvl w:ilvl="2" w:tplc="39107C0E">
      <w:start w:val="1"/>
      <w:numFmt w:val="decimal"/>
      <w:lvlText w:val="%3."/>
      <w:lvlJc w:val="left"/>
      <w:pPr>
        <w:ind w:left="1020" w:hanging="360"/>
      </w:pPr>
    </w:lvl>
    <w:lvl w:ilvl="3" w:tplc="AFACFA4E">
      <w:start w:val="1"/>
      <w:numFmt w:val="decimal"/>
      <w:lvlText w:val="%4."/>
      <w:lvlJc w:val="left"/>
      <w:pPr>
        <w:ind w:left="1020" w:hanging="360"/>
      </w:pPr>
    </w:lvl>
    <w:lvl w:ilvl="4" w:tplc="08E69BEE">
      <w:start w:val="1"/>
      <w:numFmt w:val="decimal"/>
      <w:lvlText w:val="%5."/>
      <w:lvlJc w:val="left"/>
      <w:pPr>
        <w:ind w:left="1020" w:hanging="360"/>
      </w:pPr>
    </w:lvl>
    <w:lvl w:ilvl="5" w:tplc="7826CD0E">
      <w:start w:val="1"/>
      <w:numFmt w:val="decimal"/>
      <w:lvlText w:val="%6."/>
      <w:lvlJc w:val="left"/>
      <w:pPr>
        <w:ind w:left="1020" w:hanging="360"/>
      </w:pPr>
    </w:lvl>
    <w:lvl w:ilvl="6" w:tplc="2A5ED728">
      <w:start w:val="1"/>
      <w:numFmt w:val="decimal"/>
      <w:lvlText w:val="%7."/>
      <w:lvlJc w:val="left"/>
      <w:pPr>
        <w:ind w:left="1020" w:hanging="360"/>
      </w:pPr>
    </w:lvl>
    <w:lvl w:ilvl="7" w:tplc="D700A3E6">
      <w:start w:val="1"/>
      <w:numFmt w:val="decimal"/>
      <w:lvlText w:val="%8."/>
      <w:lvlJc w:val="left"/>
      <w:pPr>
        <w:ind w:left="1020" w:hanging="360"/>
      </w:pPr>
    </w:lvl>
    <w:lvl w:ilvl="8" w:tplc="5BF2C8C8">
      <w:start w:val="1"/>
      <w:numFmt w:val="decimal"/>
      <w:lvlText w:val="%9."/>
      <w:lvlJc w:val="left"/>
      <w:pPr>
        <w:ind w:left="1020" w:hanging="360"/>
      </w:pPr>
    </w:lvl>
  </w:abstractNum>
  <w:abstractNum w:abstractNumId="5" w15:restartNumberingAfterBreak="0">
    <w:nsid w:val="1E555B82"/>
    <w:multiLevelType w:val="hybridMultilevel"/>
    <w:tmpl w:val="BC1CF350"/>
    <w:lvl w:ilvl="0" w:tplc="59A217E4">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21110B9"/>
    <w:multiLevelType w:val="multilevel"/>
    <w:tmpl w:val="AE4039F0"/>
    <w:styleLink w:val="CurrentList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5E04DED"/>
    <w:multiLevelType w:val="hybridMultilevel"/>
    <w:tmpl w:val="A01859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BEB181E"/>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2C753C61"/>
    <w:multiLevelType w:val="multilevel"/>
    <w:tmpl w:val="0B1CAD7C"/>
    <w:styleLink w:val="CurrentList3"/>
    <w:lvl w:ilvl="0">
      <w:start w:val="1"/>
      <w:numFmt w:val="upperRoman"/>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2DD87856"/>
    <w:multiLevelType w:val="hybridMultilevel"/>
    <w:tmpl w:val="4622E0D2"/>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E286C5C"/>
    <w:multiLevelType w:val="hybridMultilevel"/>
    <w:tmpl w:val="BB761CC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35BF2A1A"/>
    <w:multiLevelType w:val="hybridMultilevel"/>
    <w:tmpl w:val="BDFAB332"/>
    <w:lvl w:ilvl="0" w:tplc="FCD4156A">
      <w:start w:val="1"/>
      <w:numFmt w:val="decimal"/>
      <w:lvlText w:val="%1."/>
      <w:lvlJc w:val="left"/>
      <w:pPr>
        <w:ind w:left="1020" w:hanging="360"/>
      </w:pPr>
    </w:lvl>
    <w:lvl w:ilvl="1" w:tplc="D528D612">
      <w:start w:val="1"/>
      <w:numFmt w:val="decimal"/>
      <w:lvlText w:val="%2."/>
      <w:lvlJc w:val="left"/>
      <w:pPr>
        <w:ind w:left="1020" w:hanging="360"/>
      </w:pPr>
    </w:lvl>
    <w:lvl w:ilvl="2" w:tplc="0AA85034">
      <w:start w:val="1"/>
      <w:numFmt w:val="decimal"/>
      <w:lvlText w:val="%3."/>
      <w:lvlJc w:val="left"/>
      <w:pPr>
        <w:ind w:left="1020" w:hanging="360"/>
      </w:pPr>
    </w:lvl>
    <w:lvl w:ilvl="3" w:tplc="35FECF98">
      <w:start w:val="1"/>
      <w:numFmt w:val="decimal"/>
      <w:lvlText w:val="%4."/>
      <w:lvlJc w:val="left"/>
      <w:pPr>
        <w:ind w:left="1020" w:hanging="360"/>
      </w:pPr>
    </w:lvl>
    <w:lvl w:ilvl="4" w:tplc="A72E0620">
      <w:start w:val="1"/>
      <w:numFmt w:val="decimal"/>
      <w:lvlText w:val="%5."/>
      <w:lvlJc w:val="left"/>
      <w:pPr>
        <w:ind w:left="1020" w:hanging="360"/>
      </w:pPr>
    </w:lvl>
    <w:lvl w:ilvl="5" w:tplc="55F4FCD8">
      <w:start w:val="1"/>
      <w:numFmt w:val="decimal"/>
      <w:lvlText w:val="%6."/>
      <w:lvlJc w:val="left"/>
      <w:pPr>
        <w:ind w:left="1020" w:hanging="360"/>
      </w:pPr>
    </w:lvl>
    <w:lvl w:ilvl="6" w:tplc="A8FE90DE">
      <w:start w:val="1"/>
      <w:numFmt w:val="decimal"/>
      <w:lvlText w:val="%7."/>
      <w:lvlJc w:val="left"/>
      <w:pPr>
        <w:ind w:left="1020" w:hanging="360"/>
      </w:pPr>
    </w:lvl>
    <w:lvl w:ilvl="7" w:tplc="40AC50D6">
      <w:start w:val="1"/>
      <w:numFmt w:val="decimal"/>
      <w:lvlText w:val="%8."/>
      <w:lvlJc w:val="left"/>
      <w:pPr>
        <w:ind w:left="1020" w:hanging="360"/>
      </w:pPr>
    </w:lvl>
    <w:lvl w:ilvl="8" w:tplc="99BC5F04">
      <w:start w:val="1"/>
      <w:numFmt w:val="decimal"/>
      <w:lvlText w:val="%9."/>
      <w:lvlJc w:val="left"/>
      <w:pPr>
        <w:ind w:left="1020" w:hanging="360"/>
      </w:pPr>
    </w:lvl>
  </w:abstractNum>
  <w:abstractNum w:abstractNumId="13" w15:restartNumberingAfterBreak="0">
    <w:nsid w:val="3C513757"/>
    <w:multiLevelType w:val="hybridMultilevel"/>
    <w:tmpl w:val="62C2266A"/>
    <w:lvl w:ilvl="0" w:tplc="59A217E4">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339230F"/>
    <w:multiLevelType w:val="multilevel"/>
    <w:tmpl w:val="4D90167E"/>
    <w:lvl w:ilvl="0">
      <w:start w:val="1"/>
      <w:numFmt w:val="decimal"/>
      <w:pStyle w:val="Heading1"/>
      <w:lvlText w:val="%1"/>
      <w:lvlJc w:val="left"/>
      <w:pPr>
        <w:ind w:left="397" w:hanging="369"/>
      </w:pPr>
      <w:rPr>
        <w:rFonts w:hint="default"/>
      </w:rPr>
    </w:lvl>
    <w:lvl w:ilvl="1">
      <w:start w:val="1"/>
      <w:numFmt w:val="decimal"/>
      <w:pStyle w:val="Heading2"/>
      <w:lvlText w:val="%1.%2"/>
      <w:lvlJc w:val="left"/>
      <w:pPr>
        <w:ind w:left="624" w:hanging="369"/>
      </w:pPr>
      <w:rPr>
        <w:rFonts w:hint="default"/>
      </w:rPr>
    </w:lvl>
    <w:lvl w:ilvl="2">
      <w:start w:val="1"/>
      <w:numFmt w:val="decimal"/>
      <w:pStyle w:val="Heading3"/>
      <w:lvlText w:val="%1.%2.%3"/>
      <w:lvlJc w:val="left"/>
      <w:pPr>
        <w:ind w:left="851" w:hanging="369"/>
      </w:pPr>
      <w:rPr>
        <w:rFonts w:hint="default"/>
      </w:rPr>
    </w:lvl>
    <w:lvl w:ilvl="3">
      <w:start w:val="1"/>
      <w:numFmt w:val="decimal"/>
      <w:pStyle w:val="Heading4"/>
      <w:lvlText w:val="%1.%2.%3.%4"/>
      <w:lvlJc w:val="left"/>
      <w:pPr>
        <w:ind w:left="1078" w:hanging="369"/>
      </w:pPr>
      <w:rPr>
        <w:rFonts w:hint="default"/>
      </w:rPr>
    </w:lvl>
    <w:lvl w:ilvl="4">
      <w:start w:val="1"/>
      <w:numFmt w:val="decimal"/>
      <w:pStyle w:val="Heading5"/>
      <w:lvlText w:val="%1.%2.%3.%4.%5"/>
      <w:lvlJc w:val="left"/>
      <w:pPr>
        <w:ind w:left="1305" w:hanging="369"/>
      </w:pPr>
      <w:rPr>
        <w:rFonts w:hint="default"/>
      </w:rPr>
    </w:lvl>
    <w:lvl w:ilvl="5">
      <w:start w:val="1"/>
      <w:numFmt w:val="decimal"/>
      <w:pStyle w:val="Heading6"/>
      <w:lvlText w:val="%1.%2.%3.%4.%5.%6"/>
      <w:lvlJc w:val="left"/>
      <w:pPr>
        <w:ind w:left="1532" w:hanging="369"/>
      </w:pPr>
      <w:rPr>
        <w:rFonts w:hint="default"/>
      </w:rPr>
    </w:lvl>
    <w:lvl w:ilvl="6">
      <w:start w:val="1"/>
      <w:numFmt w:val="decimal"/>
      <w:pStyle w:val="Heading7"/>
      <w:lvlText w:val="%1.%2.%3.%4.%5.%6.%7"/>
      <w:lvlJc w:val="left"/>
      <w:pPr>
        <w:ind w:left="1759" w:hanging="369"/>
      </w:pPr>
      <w:rPr>
        <w:rFonts w:hint="default"/>
      </w:rPr>
    </w:lvl>
    <w:lvl w:ilvl="7">
      <w:start w:val="1"/>
      <w:numFmt w:val="decimal"/>
      <w:pStyle w:val="Heading8"/>
      <w:lvlText w:val="%1.%2.%3.%4.%5.%6.%7.%8"/>
      <w:lvlJc w:val="left"/>
      <w:pPr>
        <w:ind w:left="1986" w:hanging="369"/>
      </w:pPr>
      <w:rPr>
        <w:rFonts w:hint="default"/>
      </w:rPr>
    </w:lvl>
    <w:lvl w:ilvl="8">
      <w:start w:val="1"/>
      <w:numFmt w:val="decimal"/>
      <w:pStyle w:val="Heading9"/>
      <w:lvlText w:val="%1.%2.%3.%4.%5.%6.%7.%8.%9"/>
      <w:lvlJc w:val="left"/>
      <w:pPr>
        <w:ind w:left="2213" w:hanging="369"/>
      </w:pPr>
      <w:rPr>
        <w:rFonts w:hint="default"/>
      </w:rPr>
    </w:lvl>
  </w:abstractNum>
  <w:abstractNum w:abstractNumId="15" w15:restartNumberingAfterBreak="0">
    <w:nsid w:val="479E42C6"/>
    <w:multiLevelType w:val="hybridMultilevel"/>
    <w:tmpl w:val="E80833D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82101508">
      <w:start w:val="1"/>
      <w:numFmt w:val="lowerLetter"/>
      <w:lvlText w:val="%3)"/>
      <w:lvlJc w:val="left"/>
      <w:pPr>
        <w:ind w:left="2340" w:hanging="36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851102E"/>
    <w:multiLevelType w:val="hybridMultilevel"/>
    <w:tmpl w:val="5510DF50"/>
    <w:lvl w:ilvl="0" w:tplc="F6F0D816">
      <w:start w:val="1"/>
      <w:numFmt w:val="lowerLetter"/>
      <w:lvlText w:val="(%1)"/>
      <w:lvlJc w:val="left"/>
      <w:pPr>
        <w:ind w:left="1800" w:hanging="360"/>
      </w:pPr>
      <w:rPr>
        <w:rFonts w:hint="default"/>
      </w:rPr>
    </w:lvl>
    <w:lvl w:ilvl="1" w:tplc="08070019" w:tentative="1">
      <w:start w:val="1"/>
      <w:numFmt w:val="lowerLetter"/>
      <w:lvlText w:val="%2."/>
      <w:lvlJc w:val="left"/>
      <w:pPr>
        <w:ind w:left="2520" w:hanging="360"/>
      </w:pPr>
    </w:lvl>
    <w:lvl w:ilvl="2" w:tplc="0807001B" w:tentative="1">
      <w:start w:val="1"/>
      <w:numFmt w:val="lowerRoman"/>
      <w:lvlText w:val="%3."/>
      <w:lvlJc w:val="right"/>
      <w:pPr>
        <w:ind w:left="3240" w:hanging="180"/>
      </w:pPr>
    </w:lvl>
    <w:lvl w:ilvl="3" w:tplc="0807000F" w:tentative="1">
      <w:start w:val="1"/>
      <w:numFmt w:val="decimal"/>
      <w:lvlText w:val="%4."/>
      <w:lvlJc w:val="left"/>
      <w:pPr>
        <w:ind w:left="3960" w:hanging="360"/>
      </w:pPr>
    </w:lvl>
    <w:lvl w:ilvl="4" w:tplc="08070019" w:tentative="1">
      <w:start w:val="1"/>
      <w:numFmt w:val="lowerLetter"/>
      <w:lvlText w:val="%5."/>
      <w:lvlJc w:val="left"/>
      <w:pPr>
        <w:ind w:left="4680" w:hanging="360"/>
      </w:pPr>
    </w:lvl>
    <w:lvl w:ilvl="5" w:tplc="0807001B" w:tentative="1">
      <w:start w:val="1"/>
      <w:numFmt w:val="lowerRoman"/>
      <w:lvlText w:val="%6."/>
      <w:lvlJc w:val="right"/>
      <w:pPr>
        <w:ind w:left="5400" w:hanging="180"/>
      </w:pPr>
    </w:lvl>
    <w:lvl w:ilvl="6" w:tplc="0807000F" w:tentative="1">
      <w:start w:val="1"/>
      <w:numFmt w:val="decimal"/>
      <w:lvlText w:val="%7."/>
      <w:lvlJc w:val="left"/>
      <w:pPr>
        <w:ind w:left="6120" w:hanging="360"/>
      </w:pPr>
    </w:lvl>
    <w:lvl w:ilvl="7" w:tplc="08070019" w:tentative="1">
      <w:start w:val="1"/>
      <w:numFmt w:val="lowerLetter"/>
      <w:lvlText w:val="%8."/>
      <w:lvlJc w:val="left"/>
      <w:pPr>
        <w:ind w:left="6840" w:hanging="360"/>
      </w:pPr>
    </w:lvl>
    <w:lvl w:ilvl="8" w:tplc="0807001B" w:tentative="1">
      <w:start w:val="1"/>
      <w:numFmt w:val="lowerRoman"/>
      <w:lvlText w:val="%9."/>
      <w:lvlJc w:val="right"/>
      <w:pPr>
        <w:ind w:left="7560" w:hanging="180"/>
      </w:pPr>
    </w:lvl>
  </w:abstractNum>
  <w:abstractNum w:abstractNumId="17" w15:restartNumberingAfterBreak="0">
    <w:nsid w:val="48867AFC"/>
    <w:multiLevelType w:val="hybridMultilevel"/>
    <w:tmpl w:val="F192215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49045114"/>
    <w:multiLevelType w:val="hybridMultilevel"/>
    <w:tmpl w:val="88A6B6E2"/>
    <w:lvl w:ilvl="0" w:tplc="59A217E4">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96B4B39"/>
    <w:multiLevelType w:val="hybridMultilevel"/>
    <w:tmpl w:val="29949E2A"/>
    <w:lvl w:ilvl="0" w:tplc="59A217E4">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F91465A"/>
    <w:multiLevelType w:val="hybridMultilevel"/>
    <w:tmpl w:val="8278D01A"/>
    <w:lvl w:ilvl="0" w:tplc="4F46AD50">
      <w:start w:val="1"/>
      <w:numFmt w:val="lowerLetter"/>
      <w:lvlText w:val="(%1)"/>
      <w:lvlJc w:val="left"/>
      <w:pPr>
        <w:ind w:left="3600" w:hanging="1440"/>
      </w:pPr>
      <w:rPr>
        <w:rFonts w:hint="default"/>
      </w:rPr>
    </w:lvl>
    <w:lvl w:ilvl="1" w:tplc="08070019" w:tentative="1">
      <w:start w:val="1"/>
      <w:numFmt w:val="lowerLetter"/>
      <w:lvlText w:val="%2."/>
      <w:lvlJc w:val="left"/>
      <w:pPr>
        <w:ind w:left="3240" w:hanging="360"/>
      </w:pPr>
    </w:lvl>
    <w:lvl w:ilvl="2" w:tplc="0807001B" w:tentative="1">
      <w:start w:val="1"/>
      <w:numFmt w:val="lowerRoman"/>
      <w:lvlText w:val="%3."/>
      <w:lvlJc w:val="right"/>
      <w:pPr>
        <w:ind w:left="3960" w:hanging="180"/>
      </w:pPr>
    </w:lvl>
    <w:lvl w:ilvl="3" w:tplc="0807000F" w:tentative="1">
      <w:start w:val="1"/>
      <w:numFmt w:val="decimal"/>
      <w:lvlText w:val="%4."/>
      <w:lvlJc w:val="left"/>
      <w:pPr>
        <w:ind w:left="4680" w:hanging="360"/>
      </w:pPr>
    </w:lvl>
    <w:lvl w:ilvl="4" w:tplc="08070019" w:tentative="1">
      <w:start w:val="1"/>
      <w:numFmt w:val="lowerLetter"/>
      <w:lvlText w:val="%5."/>
      <w:lvlJc w:val="left"/>
      <w:pPr>
        <w:ind w:left="5400" w:hanging="360"/>
      </w:pPr>
    </w:lvl>
    <w:lvl w:ilvl="5" w:tplc="0807001B" w:tentative="1">
      <w:start w:val="1"/>
      <w:numFmt w:val="lowerRoman"/>
      <w:lvlText w:val="%6."/>
      <w:lvlJc w:val="right"/>
      <w:pPr>
        <w:ind w:left="6120" w:hanging="180"/>
      </w:pPr>
    </w:lvl>
    <w:lvl w:ilvl="6" w:tplc="0807000F" w:tentative="1">
      <w:start w:val="1"/>
      <w:numFmt w:val="decimal"/>
      <w:lvlText w:val="%7."/>
      <w:lvlJc w:val="left"/>
      <w:pPr>
        <w:ind w:left="6840" w:hanging="360"/>
      </w:pPr>
    </w:lvl>
    <w:lvl w:ilvl="7" w:tplc="08070019" w:tentative="1">
      <w:start w:val="1"/>
      <w:numFmt w:val="lowerLetter"/>
      <w:lvlText w:val="%8."/>
      <w:lvlJc w:val="left"/>
      <w:pPr>
        <w:ind w:left="7560" w:hanging="360"/>
      </w:pPr>
    </w:lvl>
    <w:lvl w:ilvl="8" w:tplc="0807001B" w:tentative="1">
      <w:start w:val="1"/>
      <w:numFmt w:val="lowerRoman"/>
      <w:lvlText w:val="%9."/>
      <w:lvlJc w:val="right"/>
      <w:pPr>
        <w:ind w:left="8280" w:hanging="180"/>
      </w:pPr>
    </w:lvl>
  </w:abstractNum>
  <w:abstractNum w:abstractNumId="21" w15:restartNumberingAfterBreak="0">
    <w:nsid w:val="514210F9"/>
    <w:multiLevelType w:val="multilevel"/>
    <w:tmpl w:val="B5F2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6358C5"/>
    <w:multiLevelType w:val="multilevel"/>
    <w:tmpl w:val="BDD06C12"/>
    <w:styleLink w:val="CurrentList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5C2D0252"/>
    <w:multiLevelType w:val="hybridMultilevel"/>
    <w:tmpl w:val="A7E6D002"/>
    <w:lvl w:ilvl="0" w:tplc="D4AA1F3C">
      <w:start w:val="1"/>
      <w:numFmt w:val="lowerLetter"/>
      <w:lvlText w:val="(%1)"/>
      <w:lvlJc w:val="left"/>
      <w:pPr>
        <w:ind w:left="3240" w:hanging="360"/>
      </w:pPr>
      <w:rPr>
        <w:rFonts w:hint="default"/>
      </w:rPr>
    </w:lvl>
    <w:lvl w:ilvl="1" w:tplc="08090019" w:tentative="1">
      <w:start w:val="1"/>
      <w:numFmt w:val="lowerLetter"/>
      <w:lvlText w:val="%2."/>
      <w:lvlJc w:val="left"/>
      <w:pPr>
        <w:ind w:left="3960" w:hanging="360"/>
      </w:pPr>
    </w:lvl>
    <w:lvl w:ilvl="2" w:tplc="0809001B" w:tentative="1">
      <w:start w:val="1"/>
      <w:numFmt w:val="lowerRoman"/>
      <w:lvlText w:val="%3."/>
      <w:lvlJc w:val="right"/>
      <w:pPr>
        <w:ind w:left="4680" w:hanging="180"/>
      </w:pPr>
    </w:lvl>
    <w:lvl w:ilvl="3" w:tplc="0809000F" w:tentative="1">
      <w:start w:val="1"/>
      <w:numFmt w:val="decimal"/>
      <w:lvlText w:val="%4."/>
      <w:lvlJc w:val="left"/>
      <w:pPr>
        <w:ind w:left="5400" w:hanging="360"/>
      </w:pPr>
    </w:lvl>
    <w:lvl w:ilvl="4" w:tplc="08090019" w:tentative="1">
      <w:start w:val="1"/>
      <w:numFmt w:val="lowerLetter"/>
      <w:lvlText w:val="%5."/>
      <w:lvlJc w:val="left"/>
      <w:pPr>
        <w:ind w:left="6120" w:hanging="360"/>
      </w:pPr>
    </w:lvl>
    <w:lvl w:ilvl="5" w:tplc="0809001B" w:tentative="1">
      <w:start w:val="1"/>
      <w:numFmt w:val="lowerRoman"/>
      <w:lvlText w:val="%6."/>
      <w:lvlJc w:val="right"/>
      <w:pPr>
        <w:ind w:left="6840" w:hanging="180"/>
      </w:pPr>
    </w:lvl>
    <w:lvl w:ilvl="6" w:tplc="0809000F" w:tentative="1">
      <w:start w:val="1"/>
      <w:numFmt w:val="decimal"/>
      <w:lvlText w:val="%7."/>
      <w:lvlJc w:val="left"/>
      <w:pPr>
        <w:ind w:left="7560" w:hanging="360"/>
      </w:pPr>
    </w:lvl>
    <w:lvl w:ilvl="7" w:tplc="08090019" w:tentative="1">
      <w:start w:val="1"/>
      <w:numFmt w:val="lowerLetter"/>
      <w:lvlText w:val="%8."/>
      <w:lvlJc w:val="left"/>
      <w:pPr>
        <w:ind w:left="8280" w:hanging="360"/>
      </w:pPr>
    </w:lvl>
    <w:lvl w:ilvl="8" w:tplc="0809001B" w:tentative="1">
      <w:start w:val="1"/>
      <w:numFmt w:val="lowerRoman"/>
      <w:lvlText w:val="%9."/>
      <w:lvlJc w:val="right"/>
      <w:pPr>
        <w:ind w:left="9000" w:hanging="180"/>
      </w:pPr>
    </w:lvl>
  </w:abstractNum>
  <w:abstractNum w:abstractNumId="24" w15:restartNumberingAfterBreak="0">
    <w:nsid w:val="5C422238"/>
    <w:multiLevelType w:val="hybridMultilevel"/>
    <w:tmpl w:val="A89E3F78"/>
    <w:lvl w:ilvl="0" w:tplc="4A6806A2">
      <w:start w:val="1"/>
      <w:numFmt w:val="decimal"/>
      <w:lvlText w:val="%1."/>
      <w:lvlJc w:val="left"/>
      <w:pPr>
        <w:ind w:left="720" w:hanging="360"/>
      </w:pPr>
      <w:rPr>
        <w:rFonts w:asciiTheme="minorBidi" w:eastAsiaTheme="minorEastAsia" w:hAnsiTheme="minorBidi" w:cstheme="minorBidi"/>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5D652A47"/>
    <w:multiLevelType w:val="multilevel"/>
    <w:tmpl w:val="3A7C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F51223"/>
    <w:multiLevelType w:val="hybridMultilevel"/>
    <w:tmpl w:val="01521C5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7" w15:restartNumberingAfterBreak="0">
    <w:nsid w:val="69065805"/>
    <w:multiLevelType w:val="hybridMultilevel"/>
    <w:tmpl w:val="1162282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8" w15:restartNumberingAfterBreak="0">
    <w:nsid w:val="6E8F3F50"/>
    <w:multiLevelType w:val="multilevel"/>
    <w:tmpl w:val="1F10F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2DE7899"/>
    <w:multiLevelType w:val="hybridMultilevel"/>
    <w:tmpl w:val="EDFA10D6"/>
    <w:lvl w:ilvl="0" w:tplc="59A217E4">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A9E584E"/>
    <w:multiLevelType w:val="hybridMultilevel"/>
    <w:tmpl w:val="0478A7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D1C5D64"/>
    <w:multiLevelType w:val="hybridMultilevel"/>
    <w:tmpl w:val="9EBAD8FE"/>
    <w:lvl w:ilvl="0" w:tplc="DCF2DD12">
      <w:start w:val="1"/>
      <w:numFmt w:val="lowerLetter"/>
      <w:lvlText w:val="(%1)"/>
      <w:lvlJc w:val="left"/>
      <w:pPr>
        <w:ind w:left="2520" w:hanging="360"/>
      </w:pPr>
      <w:rPr>
        <w:rFonts w:hint="default"/>
      </w:rPr>
    </w:lvl>
    <w:lvl w:ilvl="1" w:tplc="08070019" w:tentative="1">
      <w:start w:val="1"/>
      <w:numFmt w:val="lowerLetter"/>
      <w:lvlText w:val="%2."/>
      <w:lvlJc w:val="left"/>
      <w:pPr>
        <w:ind w:left="3240" w:hanging="360"/>
      </w:pPr>
    </w:lvl>
    <w:lvl w:ilvl="2" w:tplc="0807001B" w:tentative="1">
      <w:start w:val="1"/>
      <w:numFmt w:val="lowerRoman"/>
      <w:lvlText w:val="%3."/>
      <w:lvlJc w:val="right"/>
      <w:pPr>
        <w:ind w:left="3960" w:hanging="180"/>
      </w:pPr>
    </w:lvl>
    <w:lvl w:ilvl="3" w:tplc="0807000F" w:tentative="1">
      <w:start w:val="1"/>
      <w:numFmt w:val="decimal"/>
      <w:lvlText w:val="%4."/>
      <w:lvlJc w:val="left"/>
      <w:pPr>
        <w:ind w:left="4680" w:hanging="360"/>
      </w:pPr>
    </w:lvl>
    <w:lvl w:ilvl="4" w:tplc="08070019" w:tentative="1">
      <w:start w:val="1"/>
      <w:numFmt w:val="lowerLetter"/>
      <w:lvlText w:val="%5."/>
      <w:lvlJc w:val="left"/>
      <w:pPr>
        <w:ind w:left="5400" w:hanging="360"/>
      </w:pPr>
    </w:lvl>
    <w:lvl w:ilvl="5" w:tplc="0807001B" w:tentative="1">
      <w:start w:val="1"/>
      <w:numFmt w:val="lowerRoman"/>
      <w:lvlText w:val="%6."/>
      <w:lvlJc w:val="right"/>
      <w:pPr>
        <w:ind w:left="6120" w:hanging="180"/>
      </w:pPr>
    </w:lvl>
    <w:lvl w:ilvl="6" w:tplc="0807000F" w:tentative="1">
      <w:start w:val="1"/>
      <w:numFmt w:val="decimal"/>
      <w:lvlText w:val="%7."/>
      <w:lvlJc w:val="left"/>
      <w:pPr>
        <w:ind w:left="6840" w:hanging="360"/>
      </w:pPr>
    </w:lvl>
    <w:lvl w:ilvl="7" w:tplc="08070019" w:tentative="1">
      <w:start w:val="1"/>
      <w:numFmt w:val="lowerLetter"/>
      <w:lvlText w:val="%8."/>
      <w:lvlJc w:val="left"/>
      <w:pPr>
        <w:ind w:left="7560" w:hanging="360"/>
      </w:pPr>
    </w:lvl>
    <w:lvl w:ilvl="8" w:tplc="0807001B" w:tentative="1">
      <w:start w:val="1"/>
      <w:numFmt w:val="lowerRoman"/>
      <w:lvlText w:val="%9."/>
      <w:lvlJc w:val="right"/>
      <w:pPr>
        <w:ind w:left="8280" w:hanging="180"/>
      </w:pPr>
    </w:lvl>
  </w:abstractNum>
  <w:num w:numId="1" w16cid:durableId="63112410">
    <w:abstractNumId w:val="15"/>
  </w:num>
  <w:num w:numId="2" w16cid:durableId="623848956">
    <w:abstractNumId w:val="24"/>
  </w:num>
  <w:num w:numId="3" w16cid:durableId="772407693">
    <w:abstractNumId w:val="10"/>
  </w:num>
  <w:num w:numId="4" w16cid:durableId="1006593825">
    <w:abstractNumId w:val="8"/>
  </w:num>
  <w:num w:numId="5" w16cid:durableId="1209028197">
    <w:abstractNumId w:val="6"/>
  </w:num>
  <w:num w:numId="6" w16cid:durableId="75983369">
    <w:abstractNumId w:val="9"/>
  </w:num>
  <w:num w:numId="7" w16cid:durableId="1082021352">
    <w:abstractNumId w:val="2"/>
  </w:num>
  <w:num w:numId="8" w16cid:durableId="505367702">
    <w:abstractNumId w:val="3"/>
  </w:num>
  <w:num w:numId="9" w16cid:durableId="1354065077">
    <w:abstractNumId w:val="22"/>
  </w:num>
  <w:num w:numId="10" w16cid:durableId="590968255">
    <w:abstractNumId w:val="4"/>
  </w:num>
  <w:num w:numId="11" w16cid:durableId="1410155935">
    <w:abstractNumId w:val="7"/>
  </w:num>
  <w:num w:numId="12" w16cid:durableId="279773498">
    <w:abstractNumId w:val="14"/>
  </w:num>
  <w:num w:numId="13" w16cid:durableId="1502089192">
    <w:abstractNumId w:val="29"/>
  </w:num>
  <w:num w:numId="14" w16cid:durableId="2055999403">
    <w:abstractNumId w:val="19"/>
  </w:num>
  <w:num w:numId="15" w16cid:durableId="654646011">
    <w:abstractNumId w:val="13"/>
  </w:num>
  <w:num w:numId="16" w16cid:durableId="434981329">
    <w:abstractNumId w:val="5"/>
  </w:num>
  <w:num w:numId="17" w16cid:durableId="532378186">
    <w:abstractNumId w:val="18"/>
  </w:num>
  <w:num w:numId="18" w16cid:durableId="949553879">
    <w:abstractNumId w:val="30"/>
  </w:num>
  <w:num w:numId="19" w16cid:durableId="114461737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11523493">
    <w:abstractNumId w:val="26"/>
  </w:num>
  <w:num w:numId="21" w16cid:durableId="1627352645">
    <w:abstractNumId w:val="11"/>
  </w:num>
  <w:num w:numId="22" w16cid:durableId="1968463190">
    <w:abstractNumId w:val="27"/>
  </w:num>
  <w:num w:numId="23" w16cid:durableId="1307970423">
    <w:abstractNumId w:val="1"/>
  </w:num>
  <w:num w:numId="24" w16cid:durableId="1510366303">
    <w:abstractNumId w:val="0"/>
  </w:num>
  <w:num w:numId="25" w16cid:durableId="1540581721">
    <w:abstractNumId w:val="28"/>
  </w:num>
  <w:num w:numId="26" w16cid:durableId="711079757">
    <w:abstractNumId w:val="21"/>
  </w:num>
  <w:num w:numId="27" w16cid:durableId="340669728">
    <w:abstractNumId w:val="17"/>
  </w:num>
  <w:num w:numId="28" w16cid:durableId="30647469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38158993">
    <w:abstractNumId w:val="14"/>
  </w:num>
  <w:num w:numId="30" w16cid:durableId="2133202483">
    <w:abstractNumId w:val="14"/>
  </w:num>
  <w:num w:numId="31" w16cid:durableId="1196964422">
    <w:abstractNumId w:val="14"/>
  </w:num>
  <w:num w:numId="32" w16cid:durableId="865364014">
    <w:abstractNumId w:val="23"/>
  </w:num>
  <w:num w:numId="33" w16cid:durableId="1247495786">
    <w:abstractNumId w:val="12"/>
  </w:num>
  <w:num w:numId="34" w16cid:durableId="1896165227">
    <w:abstractNumId w:val="14"/>
  </w:num>
  <w:num w:numId="35" w16cid:durableId="21739715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64268904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95953350">
    <w:abstractNumId w:val="25"/>
  </w:num>
  <w:num w:numId="38" w16cid:durableId="131942895">
    <w:abstractNumId w:val="20"/>
  </w:num>
  <w:num w:numId="39" w16cid:durableId="356545049">
    <w:abstractNumId w:val="16"/>
  </w:num>
  <w:num w:numId="40" w16cid:durableId="725564162">
    <w:abstractNumId w:val="31"/>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eyer Karin">
    <w15:presenceInfo w15:providerId="AD" w15:userId="S::karin.treyer@psi.ch::9bbab3d4-d484-4783-87e8-9f103db9e9b7"/>
  </w15:person>
  <w15:person w15:author="karin.treyer">
    <w15:presenceInfo w15:providerId="AD" w15:userId="S::karin.treyer_psi.ch#ext#@ethz.onmicrosoft.com::31ebdf7f-27ec-4e52-8651-08fad8419419"/>
  </w15:person>
  <w15:person w15:author="Ramachandran Kannan">
    <w15:presenceInfo w15:providerId="AD" w15:userId="S::kannan.ramachandran@psi.ch::7e054b75-8ecf-4235-98d0-32c4cdae9087"/>
  </w15:person>
  <w15:person w15:author="Panos Evangelos">
    <w15:presenceInfo w15:providerId="AD" w15:userId="S::evangelos.panos_psi.ch#ext#@ethz.onmicrosoft.com::77036e3f-dfb9-4f22-868a-1a3ee343ce9c"/>
  </w15:person>
  <w15:person w15:author="Treyer, Karin">
    <w15:presenceInfo w15:providerId="AD" w15:userId="S::karin.treyer@psi.ch::9bbab3d4-d484-4783-87e8-9f103db9e9b7"/>
  </w15:person>
  <w15:person w15:author="Hefny  Mahmoud">
    <w15:presenceInfo w15:providerId="AD" w15:userId="S::mhefny@ethz.ch::743bc6fc-2e32-40e1-aec5-0a0a4361dea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E2A"/>
    <w:rsid w:val="00000103"/>
    <w:rsid w:val="000009D9"/>
    <w:rsid w:val="00000C1E"/>
    <w:rsid w:val="00001769"/>
    <w:rsid w:val="00001C31"/>
    <w:rsid w:val="00002B10"/>
    <w:rsid w:val="000034D7"/>
    <w:rsid w:val="00003FAE"/>
    <w:rsid w:val="00004D2E"/>
    <w:rsid w:val="00004E8B"/>
    <w:rsid w:val="00004F9B"/>
    <w:rsid w:val="00005562"/>
    <w:rsid w:val="0000559C"/>
    <w:rsid w:val="000058E6"/>
    <w:rsid w:val="00005D17"/>
    <w:rsid w:val="00005DAA"/>
    <w:rsid w:val="00005E6E"/>
    <w:rsid w:val="000062FB"/>
    <w:rsid w:val="00006387"/>
    <w:rsid w:val="000075B2"/>
    <w:rsid w:val="00007AF9"/>
    <w:rsid w:val="00007B6C"/>
    <w:rsid w:val="00007D3F"/>
    <w:rsid w:val="00007DAE"/>
    <w:rsid w:val="000103FE"/>
    <w:rsid w:val="0001052B"/>
    <w:rsid w:val="00010676"/>
    <w:rsid w:val="00010781"/>
    <w:rsid w:val="00010A01"/>
    <w:rsid w:val="00010F0B"/>
    <w:rsid w:val="00011184"/>
    <w:rsid w:val="00011660"/>
    <w:rsid w:val="00011E13"/>
    <w:rsid w:val="000121FC"/>
    <w:rsid w:val="0001286B"/>
    <w:rsid w:val="000129B5"/>
    <w:rsid w:val="00013031"/>
    <w:rsid w:val="000135EC"/>
    <w:rsid w:val="00013AB4"/>
    <w:rsid w:val="00013F2E"/>
    <w:rsid w:val="000142E7"/>
    <w:rsid w:val="00014372"/>
    <w:rsid w:val="00014C6E"/>
    <w:rsid w:val="00014DD0"/>
    <w:rsid w:val="000154DA"/>
    <w:rsid w:val="00015D97"/>
    <w:rsid w:val="00015F6C"/>
    <w:rsid w:val="0001610F"/>
    <w:rsid w:val="0001681F"/>
    <w:rsid w:val="0001697E"/>
    <w:rsid w:val="0001713D"/>
    <w:rsid w:val="000171A2"/>
    <w:rsid w:val="000173E9"/>
    <w:rsid w:val="00017689"/>
    <w:rsid w:val="00017743"/>
    <w:rsid w:val="00017A12"/>
    <w:rsid w:val="00020597"/>
    <w:rsid w:val="00020A2C"/>
    <w:rsid w:val="00020FE2"/>
    <w:rsid w:val="000211CE"/>
    <w:rsid w:val="00021338"/>
    <w:rsid w:val="00021A93"/>
    <w:rsid w:val="00021AA8"/>
    <w:rsid w:val="00021C24"/>
    <w:rsid w:val="00022EE4"/>
    <w:rsid w:val="00022FAA"/>
    <w:rsid w:val="00023B04"/>
    <w:rsid w:val="00024444"/>
    <w:rsid w:val="00024CF2"/>
    <w:rsid w:val="00025024"/>
    <w:rsid w:val="0002551C"/>
    <w:rsid w:val="0002552F"/>
    <w:rsid w:val="00025863"/>
    <w:rsid w:val="00025DD1"/>
    <w:rsid w:val="00026895"/>
    <w:rsid w:val="00026977"/>
    <w:rsid w:val="00026C00"/>
    <w:rsid w:val="00026D8B"/>
    <w:rsid w:val="00026E8E"/>
    <w:rsid w:val="00027032"/>
    <w:rsid w:val="00027294"/>
    <w:rsid w:val="000276BC"/>
    <w:rsid w:val="0002778A"/>
    <w:rsid w:val="00027BE8"/>
    <w:rsid w:val="00027C5C"/>
    <w:rsid w:val="00027E14"/>
    <w:rsid w:val="00030B9F"/>
    <w:rsid w:val="00030E5F"/>
    <w:rsid w:val="000314AE"/>
    <w:rsid w:val="0003153C"/>
    <w:rsid w:val="00031610"/>
    <w:rsid w:val="000324BA"/>
    <w:rsid w:val="00032546"/>
    <w:rsid w:val="000325B8"/>
    <w:rsid w:val="00032711"/>
    <w:rsid w:val="00032822"/>
    <w:rsid w:val="00032C9A"/>
    <w:rsid w:val="00032F3E"/>
    <w:rsid w:val="00032FE5"/>
    <w:rsid w:val="000333E1"/>
    <w:rsid w:val="0003340E"/>
    <w:rsid w:val="00033CBD"/>
    <w:rsid w:val="00033FCF"/>
    <w:rsid w:val="0003420D"/>
    <w:rsid w:val="00034C57"/>
    <w:rsid w:val="00034D89"/>
    <w:rsid w:val="000350AC"/>
    <w:rsid w:val="000354B1"/>
    <w:rsid w:val="000354F5"/>
    <w:rsid w:val="00035C46"/>
    <w:rsid w:val="00035CD5"/>
    <w:rsid w:val="00035D5C"/>
    <w:rsid w:val="00036475"/>
    <w:rsid w:val="000367DA"/>
    <w:rsid w:val="00036BE5"/>
    <w:rsid w:val="000373A7"/>
    <w:rsid w:val="00037435"/>
    <w:rsid w:val="000374DD"/>
    <w:rsid w:val="000375C1"/>
    <w:rsid w:val="00037CED"/>
    <w:rsid w:val="00037F7D"/>
    <w:rsid w:val="00040145"/>
    <w:rsid w:val="000401C9"/>
    <w:rsid w:val="00040549"/>
    <w:rsid w:val="000406F1"/>
    <w:rsid w:val="00040A80"/>
    <w:rsid w:val="00040F11"/>
    <w:rsid w:val="00041BD8"/>
    <w:rsid w:val="00041BE8"/>
    <w:rsid w:val="00041D0D"/>
    <w:rsid w:val="00041E92"/>
    <w:rsid w:val="00042113"/>
    <w:rsid w:val="00042D2F"/>
    <w:rsid w:val="00042E29"/>
    <w:rsid w:val="00042EFE"/>
    <w:rsid w:val="000431AD"/>
    <w:rsid w:val="00044180"/>
    <w:rsid w:val="0004433D"/>
    <w:rsid w:val="00044501"/>
    <w:rsid w:val="00044C1D"/>
    <w:rsid w:val="000450EB"/>
    <w:rsid w:val="00045702"/>
    <w:rsid w:val="00045EF5"/>
    <w:rsid w:val="000466C7"/>
    <w:rsid w:val="00046E2A"/>
    <w:rsid w:val="000473C9"/>
    <w:rsid w:val="00047AB1"/>
    <w:rsid w:val="00047F28"/>
    <w:rsid w:val="00047F76"/>
    <w:rsid w:val="000500E7"/>
    <w:rsid w:val="000501D2"/>
    <w:rsid w:val="0005022D"/>
    <w:rsid w:val="000504A6"/>
    <w:rsid w:val="00050A6F"/>
    <w:rsid w:val="00051271"/>
    <w:rsid w:val="00051443"/>
    <w:rsid w:val="00051994"/>
    <w:rsid w:val="00051D13"/>
    <w:rsid w:val="00051E08"/>
    <w:rsid w:val="00051EA0"/>
    <w:rsid w:val="00052D7F"/>
    <w:rsid w:val="00052F66"/>
    <w:rsid w:val="0005317B"/>
    <w:rsid w:val="0005386E"/>
    <w:rsid w:val="000543BE"/>
    <w:rsid w:val="00054A33"/>
    <w:rsid w:val="0005501E"/>
    <w:rsid w:val="00055029"/>
    <w:rsid w:val="00055080"/>
    <w:rsid w:val="0005521C"/>
    <w:rsid w:val="000555C5"/>
    <w:rsid w:val="00055D39"/>
    <w:rsid w:val="000568A5"/>
    <w:rsid w:val="000568FD"/>
    <w:rsid w:val="00057F03"/>
    <w:rsid w:val="000603D9"/>
    <w:rsid w:val="00060BDC"/>
    <w:rsid w:val="0006164D"/>
    <w:rsid w:val="00061D9E"/>
    <w:rsid w:val="00061FE2"/>
    <w:rsid w:val="00061FEA"/>
    <w:rsid w:val="00062B58"/>
    <w:rsid w:val="00063DB8"/>
    <w:rsid w:val="00063F6C"/>
    <w:rsid w:val="000648C2"/>
    <w:rsid w:val="00064A01"/>
    <w:rsid w:val="00064D10"/>
    <w:rsid w:val="00064EFB"/>
    <w:rsid w:val="000652AB"/>
    <w:rsid w:val="00065A10"/>
    <w:rsid w:val="00065FB6"/>
    <w:rsid w:val="00066A4B"/>
    <w:rsid w:val="00066AA6"/>
    <w:rsid w:val="00066B5E"/>
    <w:rsid w:val="00067964"/>
    <w:rsid w:val="00067C5A"/>
    <w:rsid w:val="00067F25"/>
    <w:rsid w:val="00070E45"/>
    <w:rsid w:val="000712BB"/>
    <w:rsid w:val="0007166E"/>
    <w:rsid w:val="000716C6"/>
    <w:rsid w:val="00072724"/>
    <w:rsid w:val="0007290F"/>
    <w:rsid w:val="000729CF"/>
    <w:rsid w:val="000729E3"/>
    <w:rsid w:val="000729FA"/>
    <w:rsid w:val="00072C0A"/>
    <w:rsid w:val="00072CB1"/>
    <w:rsid w:val="00072D06"/>
    <w:rsid w:val="00072E13"/>
    <w:rsid w:val="000741AA"/>
    <w:rsid w:val="000747B7"/>
    <w:rsid w:val="00074818"/>
    <w:rsid w:val="00074D62"/>
    <w:rsid w:val="00074F60"/>
    <w:rsid w:val="00075061"/>
    <w:rsid w:val="00075450"/>
    <w:rsid w:val="00075BB8"/>
    <w:rsid w:val="00076964"/>
    <w:rsid w:val="00076E26"/>
    <w:rsid w:val="000779C5"/>
    <w:rsid w:val="00077A05"/>
    <w:rsid w:val="00077FAB"/>
    <w:rsid w:val="000801D4"/>
    <w:rsid w:val="0008066D"/>
    <w:rsid w:val="00080970"/>
    <w:rsid w:val="00081406"/>
    <w:rsid w:val="0008162D"/>
    <w:rsid w:val="000822AD"/>
    <w:rsid w:val="000822BF"/>
    <w:rsid w:val="000829B0"/>
    <w:rsid w:val="000834B6"/>
    <w:rsid w:val="0008386F"/>
    <w:rsid w:val="00083A72"/>
    <w:rsid w:val="0008421E"/>
    <w:rsid w:val="000848A5"/>
    <w:rsid w:val="00084AE6"/>
    <w:rsid w:val="00084DCB"/>
    <w:rsid w:val="000857E8"/>
    <w:rsid w:val="00085EED"/>
    <w:rsid w:val="0008650D"/>
    <w:rsid w:val="0008662B"/>
    <w:rsid w:val="00086902"/>
    <w:rsid w:val="00087479"/>
    <w:rsid w:val="00087842"/>
    <w:rsid w:val="00087D86"/>
    <w:rsid w:val="00087E76"/>
    <w:rsid w:val="000908BE"/>
    <w:rsid w:val="00090FFF"/>
    <w:rsid w:val="00091484"/>
    <w:rsid w:val="00091587"/>
    <w:rsid w:val="00091A73"/>
    <w:rsid w:val="00091B44"/>
    <w:rsid w:val="00091E07"/>
    <w:rsid w:val="00091E30"/>
    <w:rsid w:val="00091EC5"/>
    <w:rsid w:val="0009235E"/>
    <w:rsid w:val="00092C34"/>
    <w:rsid w:val="00092D67"/>
    <w:rsid w:val="00092FB6"/>
    <w:rsid w:val="0009342A"/>
    <w:rsid w:val="000936AE"/>
    <w:rsid w:val="00093937"/>
    <w:rsid w:val="00093CD9"/>
    <w:rsid w:val="00093CF6"/>
    <w:rsid w:val="0009410A"/>
    <w:rsid w:val="000945F8"/>
    <w:rsid w:val="00094C34"/>
    <w:rsid w:val="00094C9F"/>
    <w:rsid w:val="00095372"/>
    <w:rsid w:val="00095438"/>
    <w:rsid w:val="000954CD"/>
    <w:rsid w:val="000955A5"/>
    <w:rsid w:val="00095A51"/>
    <w:rsid w:val="00095F7D"/>
    <w:rsid w:val="0009642D"/>
    <w:rsid w:val="00096B78"/>
    <w:rsid w:val="00096EAA"/>
    <w:rsid w:val="000973F1"/>
    <w:rsid w:val="0009747D"/>
    <w:rsid w:val="00097928"/>
    <w:rsid w:val="000A087F"/>
    <w:rsid w:val="000A0A77"/>
    <w:rsid w:val="000A1377"/>
    <w:rsid w:val="000A1395"/>
    <w:rsid w:val="000A1419"/>
    <w:rsid w:val="000A15DD"/>
    <w:rsid w:val="000A24F7"/>
    <w:rsid w:val="000A2A33"/>
    <w:rsid w:val="000A2FD8"/>
    <w:rsid w:val="000A33E6"/>
    <w:rsid w:val="000A34CA"/>
    <w:rsid w:val="000A3943"/>
    <w:rsid w:val="000A40CD"/>
    <w:rsid w:val="000A4304"/>
    <w:rsid w:val="000A4FD0"/>
    <w:rsid w:val="000A54B2"/>
    <w:rsid w:val="000A5F21"/>
    <w:rsid w:val="000A6218"/>
    <w:rsid w:val="000A69FE"/>
    <w:rsid w:val="000A6BBB"/>
    <w:rsid w:val="000A6F0E"/>
    <w:rsid w:val="000A7001"/>
    <w:rsid w:val="000A72DB"/>
    <w:rsid w:val="000A7360"/>
    <w:rsid w:val="000A74C3"/>
    <w:rsid w:val="000A75F3"/>
    <w:rsid w:val="000B0857"/>
    <w:rsid w:val="000B0D3E"/>
    <w:rsid w:val="000B0DFE"/>
    <w:rsid w:val="000B0FC2"/>
    <w:rsid w:val="000B10D1"/>
    <w:rsid w:val="000B162D"/>
    <w:rsid w:val="000B1892"/>
    <w:rsid w:val="000B1953"/>
    <w:rsid w:val="000B1956"/>
    <w:rsid w:val="000B1E5F"/>
    <w:rsid w:val="000B1FCF"/>
    <w:rsid w:val="000B26AC"/>
    <w:rsid w:val="000B28F7"/>
    <w:rsid w:val="000B2AF1"/>
    <w:rsid w:val="000B2B81"/>
    <w:rsid w:val="000B2BFE"/>
    <w:rsid w:val="000B2E3C"/>
    <w:rsid w:val="000B2E73"/>
    <w:rsid w:val="000B2EEF"/>
    <w:rsid w:val="000B2FCB"/>
    <w:rsid w:val="000B33BA"/>
    <w:rsid w:val="000B3A7D"/>
    <w:rsid w:val="000B3BA4"/>
    <w:rsid w:val="000B407B"/>
    <w:rsid w:val="000B43F0"/>
    <w:rsid w:val="000B4536"/>
    <w:rsid w:val="000B46BA"/>
    <w:rsid w:val="000B4F5C"/>
    <w:rsid w:val="000B5050"/>
    <w:rsid w:val="000B5473"/>
    <w:rsid w:val="000B5815"/>
    <w:rsid w:val="000B591A"/>
    <w:rsid w:val="000B6007"/>
    <w:rsid w:val="000B61D9"/>
    <w:rsid w:val="000B6348"/>
    <w:rsid w:val="000B6510"/>
    <w:rsid w:val="000B653B"/>
    <w:rsid w:val="000B6782"/>
    <w:rsid w:val="000B6845"/>
    <w:rsid w:val="000B6A9D"/>
    <w:rsid w:val="000B72FF"/>
    <w:rsid w:val="000B73AD"/>
    <w:rsid w:val="000B74E0"/>
    <w:rsid w:val="000B77D5"/>
    <w:rsid w:val="000B7C36"/>
    <w:rsid w:val="000C00C5"/>
    <w:rsid w:val="000C0220"/>
    <w:rsid w:val="000C029B"/>
    <w:rsid w:val="000C03CF"/>
    <w:rsid w:val="000C0C14"/>
    <w:rsid w:val="000C0EF8"/>
    <w:rsid w:val="000C115D"/>
    <w:rsid w:val="000C1456"/>
    <w:rsid w:val="000C1731"/>
    <w:rsid w:val="000C23D8"/>
    <w:rsid w:val="000C27B6"/>
    <w:rsid w:val="000C285F"/>
    <w:rsid w:val="000C29A8"/>
    <w:rsid w:val="000C2C4B"/>
    <w:rsid w:val="000C2DF3"/>
    <w:rsid w:val="000C2DF8"/>
    <w:rsid w:val="000C2F03"/>
    <w:rsid w:val="000C3245"/>
    <w:rsid w:val="000C38B0"/>
    <w:rsid w:val="000C3F39"/>
    <w:rsid w:val="000C452E"/>
    <w:rsid w:val="000C4C1A"/>
    <w:rsid w:val="000C4F12"/>
    <w:rsid w:val="000C4FCA"/>
    <w:rsid w:val="000C5AAF"/>
    <w:rsid w:val="000C6515"/>
    <w:rsid w:val="000C6976"/>
    <w:rsid w:val="000C6C29"/>
    <w:rsid w:val="000C6C8D"/>
    <w:rsid w:val="000C6D68"/>
    <w:rsid w:val="000C6DB6"/>
    <w:rsid w:val="000C7AAB"/>
    <w:rsid w:val="000D00FD"/>
    <w:rsid w:val="000D0310"/>
    <w:rsid w:val="000D0724"/>
    <w:rsid w:val="000D0BE9"/>
    <w:rsid w:val="000D0EAE"/>
    <w:rsid w:val="000D125A"/>
    <w:rsid w:val="000D126B"/>
    <w:rsid w:val="000D165C"/>
    <w:rsid w:val="000D1763"/>
    <w:rsid w:val="000D1804"/>
    <w:rsid w:val="000D1AF9"/>
    <w:rsid w:val="000D1BBD"/>
    <w:rsid w:val="000D2346"/>
    <w:rsid w:val="000D2ECB"/>
    <w:rsid w:val="000D3646"/>
    <w:rsid w:val="000D39DA"/>
    <w:rsid w:val="000D3EAA"/>
    <w:rsid w:val="000D3F00"/>
    <w:rsid w:val="000D3FDC"/>
    <w:rsid w:val="000D4044"/>
    <w:rsid w:val="000D41D2"/>
    <w:rsid w:val="000D44BB"/>
    <w:rsid w:val="000D54DF"/>
    <w:rsid w:val="000D5812"/>
    <w:rsid w:val="000D5AAC"/>
    <w:rsid w:val="000D5D94"/>
    <w:rsid w:val="000D66DF"/>
    <w:rsid w:val="000D6F79"/>
    <w:rsid w:val="000D7052"/>
    <w:rsid w:val="000D72B5"/>
    <w:rsid w:val="000D7E6B"/>
    <w:rsid w:val="000D7F78"/>
    <w:rsid w:val="000E0031"/>
    <w:rsid w:val="000E00E9"/>
    <w:rsid w:val="000E041F"/>
    <w:rsid w:val="000E0AE4"/>
    <w:rsid w:val="000E1254"/>
    <w:rsid w:val="000E13A2"/>
    <w:rsid w:val="000E15AD"/>
    <w:rsid w:val="000E1B30"/>
    <w:rsid w:val="000E2580"/>
    <w:rsid w:val="000E278D"/>
    <w:rsid w:val="000E321A"/>
    <w:rsid w:val="000E34FE"/>
    <w:rsid w:val="000E37ED"/>
    <w:rsid w:val="000E396A"/>
    <w:rsid w:val="000E4DE7"/>
    <w:rsid w:val="000E4E2F"/>
    <w:rsid w:val="000E52F8"/>
    <w:rsid w:val="000E53B9"/>
    <w:rsid w:val="000E584E"/>
    <w:rsid w:val="000E5888"/>
    <w:rsid w:val="000E5912"/>
    <w:rsid w:val="000E5FEA"/>
    <w:rsid w:val="000E618E"/>
    <w:rsid w:val="000E67F5"/>
    <w:rsid w:val="000E6E8C"/>
    <w:rsid w:val="000E737A"/>
    <w:rsid w:val="000F0932"/>
    <w:rsid w:val="000F0CB8"/>
    <w:rsid w:val="000F0D0F"/>
    <w:rsid w:val="000F0DB9"/>
    <w:rsid w:val="000F166B"/>
    <w:rsid w:val="000F16BE"/>
    <w:rsid w:val="000F1889"/>
    <w:rsid w:val="000F2948"/>
    <w:rsid w:val="000F2C0F"/>
    <w:rsid w:val="000F2C18"/>
    <w:rsid w:val="000F3A82"/>
    <w:rsid w:val="000F3AAF"/>
    <w:rsid w:val="000F4071"/>
    <w:rsid w:val="000F4125"/>
    <w:rsid w:val="000F4353"/>
    <w:rsid w:val="000F4488"/>
    <w:rsid w:val="000F44FE"/>
    <w:rsid w:val="000F4E73"/>
    <w:rsid w:val="000F4EB7"/>
    <w:rsid w:val="000F52B2"/>
    <w:rsid w:val="000F55DC"/>
    <w:rsid w:val="000F5736"/>
    <w:rsid w:val="000F5E51"/>
    <w:rsid w:val="000F5E57"/>
    <w:rsid w:val="000F5FCB"/>
    <w:rsid w:val="000F6449"/>
    <w:rsid w:val="000F6539"/>
    <w:rsid w:val="000F65A6"/>
    <w:rsid w:val="000F6867"/>
    <w:rsid w:val="000F6EC1"/>
    <w:rsid w:val="000F7248"/>
    <w:rsid w:val="000F7388"/>
    <w:rsid w:val="000F7859"/>
    <w:rsid w:val="000F7B5A"/>
    <w:rsid w:val="000FB85B"/>
    <w:rsid w:val="001009FD"/>
    <w:rsid w:val="00100D0C"/>
    <w:rsid w:val="001013A6"/>
    <w:rsid w:val="00101582"/>
    <w:rsid w:val="00101DDF"/>
    <w:rsid w:val="00102400"/>
    <w:rsid w:val="001024E5"/>
    <w:rsid w:val="001028FF"/>
    <w:rsid w:val="00102D0C"/>
    <w:rsid w:val="00103083"/>
    <w:rsid w:val="001035A6"/>
    <w:rsid w:val="00103C83"/>
    <w:rsid w:val="00104189"/>
    <w:rsid w:val="001041EB"/>
    <w:rsid w:val="00104306"/>
    <w:rsid w:val="00104624"/>
    <w:rsid w:val="001049BF"/>
    <w:rsid w:val="001053DE"/>
    <w:rsid w:val="00105693"/>
    <w:rsid w:val="00105805"/>
    <w:rsid w:val="00105934"/>
    <w:rsid w:val="00105DD8"/>
    <w:rsid w:val="00105ED7"/>
    <w:rsid w:val="00105F31"/>
    <w:rsid w:val="0010612E"/>
    <w:rsid w:val="0010714A"/>
    <w:rsid w:val="00107529"/>
    <w:rsid w:val="0011011D"/>
    <w:rsid w:val="001101C9"/>
    <w:rsid w:val="00110583"/>
    <w:rsid w:val="00110A71"/>
    <w:rsid w:val="00110D35"/>
    <w:rsid w:val="0011128B"/>
    <w:rsid w:val="00111A5B"/>
    <w:rsid w:val="00111A8F"/>
    <w:rsid w:val="00111C18"/>
    <w:rsid w:val="001124F6"/>
    <w:rsid w:val="0011284E"/>
    <w:rsid w:val="00112BC5"/>
    <w:rsid w:val="00112C51"/>
    <w:rsid w:val="00113041"/>
    <w:rsid w:val="00113B55"/>
    <w:rsid w:val="00113FA7"/>
    <w:rsid w:val="00114285"/>
    <w:rsid w:val="00114C46"/>
    <w:rsid w:val="00114C4A"/>
    <w:rsid w:val="0011535D"/>
    <w:rsid w:val="00115673"/>
    <w:rsid w:val="00115CA4"/>
    <w:rsid w:val="00116394"/>
    <w:rsid w:val="0011671A"/>
    <w:rsid w:val="00116D83"/>
    <w:rsid w:val="00116EE4"/>
    <w:rsid w:val="001176E9"/>
    <w:rsid w:val="00120695"/>
    <w:rsid w:val="00120770"/>
    <w:rsid w:val="0012083F"/>
    <w:rsid w:val="00121B4A"/>
    <w:rsid w:val="00121FF7"/>
    <w:rsid w:val="001221FF"/>
    <w:rsid w:val="00122596"/>
    <w:rsid w:val="0012307A"/>
    <w:rsid w:val="001231F8"/>
    <w:rsid w:val="00123537"/>
    <w:rsid w:val="001239D7"/>
    <w:rsid w:val="00123D9B"/>
    <w:rsid w:val="001240FD"/>
    <w:rsid w:val="001241AC"/>
    <w:rsid w:val="00124765"/>
    <w:rsid w:val="0012492F"/>
    <w:rsid w:val="00124DB4"/>
    <w:rsid w:val="0012503B"/>
    <w:rsid w:val="0012575E"/>
    <w:rsid w:val="00125B18"/>
    <w:rsid w:val="00125BE2"/>
    <w:rsid w:val="0012610B"/>
    <w:rsid w:val="0012614D"/>
    <w:rsid w:val="00126634"/>
    <w:rsid w:val="00126B82"/>
    <w:rsid w:val="00127A10"/>
    <w:rsid w:val="00130011"/>
    <w:rsid w:val="0013066E"/>
    <w:rsid w:val="00130995"/>
    <w:rsid w:val="00130D20"/>
    <w:rsid w:val="00131A2A"/>
    <w:rsid w:val="00131B87"/>
    <w:rsid w:val="00131BE4"/>
    <w:rsid w:val="00131BFF"/>
    <w:rsid w:val="00131C6A"/>
    <w:rsid w:val="00132368"/>
    <w:rsid w:val="001327C3"/>
    <w:rsid w:val="00132C71"/>
    <w:rsid w:val="00132F72"/>
    <w:rsid w:val="001334B0"/>
    <w:rsid w:val="001336C7"/>
    <w:rsid w:val="00133F0A"/>
    <w:rsid w:val="0013421E"/>
    <w:rsid w:val="001343EC"/>
    <w:rsid w:val="00134CFD"/>
    <w:rsid w:val="00134F1A"/>
    <w:rsid w:val="00134F8F"/>
    <w:rsid w:val="0013549C"/>
    <w:rsid w:val="001359BA"/>
    <w:rsid w:val="00135C0D"/>
    <w:rsid w:val="001363E9"/>
    <w:rsid w:val="0013659E"/>
    <w:rsid w:val="00136714"/>
    <w:rsid w:val="00136770"/>
    <w:rsid w:val="00136CE7"/>
    <w:rsid w:val="00136DE3"/>
    <w:rsid w:val="001371E4"/>
    <w:rsid w:val="00137993"/>
    <w:rsid w:val="00137CBD"/>
    <w:rsid w:val="001407A1"/>
    <w:rsid w:val="00140925"/>
    <w:rsid w:val="00140BD4"/>
    <w:rsid w:val="00141699"/>
    <w:rsid w:val="00141855"/>
    <w:rsid w:val="00141E03"/>
    <w:rsid w:val="00142317"/>
    <w:rsid w:val="00142347"/>
    <w:rsid w:val="0014299C"/>
    <w:rsid w:val="001429BE"/>
    <w:rsid w:val="00142AE1"/>
    <w:rsid w:val="00143287"/>
    <w:rsid w:val="001434E1"/>
    <w:rsid w:val="00143A6A"/>
    <w:rsid w:val="00143A71"/>
    <w:rsid w:val="00143DFE"/>
    <w:rsid w:val="00144C98"/>
    <w:rsid w:val="00144F8C"/>
    <w:rsid w:val="001450AE"/>
    <w:rsid w:val="00145595"/>
    <w:rsid w:val="00145B6C"/>
    <w:rsid w:val="00145CA9"/>
    <w:rsid w:val="00146498"/>
    <w:rsid w:val="001467D0"/>
    <w:rsid w:val="00146F89"/>
    <w:rsid w:val="00147670"/>
    <w:rsid w:val="00147871"/>
    <w:rsid w:val="00147AC6"/>
    <w:rsid w:val="00150281"/>
    <w:rsid w:val="00150B06"/>
    <w:rsid w:val="00151325"/>
    <w:rsid w:val="001514E8"/>
    <w:rsid w:val="00151980"/>
    <w:rsid w:val="00152548"/>
    <w:rsid w:val="001527C6"/>
    <w:rsid w:val="00152DB1"/>
    <w:rsid w:val="001537AF"/>
    <w:rsid w:val="0015386A"/>
    <w:rsid w:val="00153C50"/>
    <w:rsid w:val="00154047"/>
    <w:rsid w:val="001540B0"/>
    <w:rsid w:val="00154107"/>
    <w:rsid w:val="00154137"/>
    <w:rsid w:val="001541DC"/>
    <w:rsid w:val="00155AC6"/>
    <w:rsid w:val="00156483"/>
    <w:rsid w:val="00156CDD"/>
    <w:rsid w:val="00156E8B"/>
    <w:rsid w:val="00156F66"/>
    <w:rsid w:val="0015763B"/>
    <w:rsid w:val="00157B20"/>
    <w:rsid w:val="001601F3"/>
    <w:rsid w:val="0016040C"/>
    <w:rsid w:val="001607A6"/>
    <w:rsid w:val="00160A9F"/>
    <w:rsid w:val="00160B82"/>
    <w:rsid w:val="00161718"/>
    <w:rsid w:val="00161B7F"/>
    <w:rsid w:val="00161EF9"/>
    <w:rsid w:val="0016217D"/>
    <w:rsid w:val="00162669"/>
    <w:rsid w:val="001630C3"/>
    <w:rsid w:val="001630FE"/>
    <w:rsid w:val="001631D5"/>
    <w:rsid w:val="00163444"/>
    <w:rsid w:val="001635B7"/>
    <w:rsid w:val="001635E3"/>
    <w:rsid w:val="001636A8"/>
    <w:rsid w:val="001649CF"/>
    <w:rsid w:val="00164C06"/>
    <w:rsid w:val="00164FF2"/>
    <w:rsid w:val="00165446"/>
    <w:rsid w:val="001655B5"/>
    <w:rsid w:val="00165B0E"/>
    <w:rsid w:val="00165E67"/>
    <w:rsid w:val="001667E2"/>
    <w:rsid w:val="00166C61"/>
    <w:rsid w:val="00166FD9"/>
    <w:rsid w:val="0016718E"/>
    <w:rsid w:val="00167296"/>
    <w:rsid w:val="00167371"/>
    <w:rsid w:val="00167451"/>
    <w:rsid w:val="0016776D"/>
    <w:rsid w:val="001707D3"/>
    <w:rsid w:val="001712D4"/>
    <w:rsid w:val="00171A90"/>
    <w:rsid w:val="00171AA0"/>
    <w:rsid w:val="00171DB6"/>
    <w:rsid w:val="00172640"/>
    <w:rsid w:val="00172684"/>
    <w:rsid w:val="00172A4D"/>
    <w:rsid w:val="00173888"/>
    <w:rsid w:val="00173C41"/>
    <w:rsid w:val="00173CD7"/>
    <w:rsid w:val="0017426F"/>
    <w:rsid w:val="0017449B"/>
    <w:rsid w:val="001745C7"/>
    <w:rsid w:val="00174627"/>
    <w:rsid w:val="00174956"/>
    <w:rsid w:val="00174C49"/>
    <w:rsid w:val="001751DE"/>
    <w:rsid w:val="001752DC"/>
    <w:rsid w:val="00176198"/>
    <w:rsid w:val="0017627E"/>
    <w:rsid w:val="00176517"/>
    <w:rsid w:val="0017662C"/>
    <w:rsid w:val="0017688C"/>
    <w:rsid w:val="0017697B"/>
    <w:rsid w:val="00176FB9"/>
    <w:rsid w:val="001772AC"/>
    <w:rsid w:val="001774BA"/>
    <w:rsid w:val="00177593"/>
    <w:rsid w:val="00177E97"/>
    <w:rsid w:val="0018033B"/>
    <w:rsid w:val="001803E8"/>
    <w:rsid w:val="00180B1F"/>
    <w:rsid w:val="00180D15"/>
    <w:rsid w:val="00181ECF"/>
    <w:rsid w:val="00181FF8"/>
    <w:rsid w:val="0018233C"/>
    <w:rsid w:val="00182679"/>
    <w:rsid w:val="001826CF"/>
    <w:rsid w:val="00182A0C"/>
    <w:rsid w:val="00182C2F"/>
    <w:rsid w:val="00183049"/>
    <w:rsid w:val="00183075"/>
    <w:rsid w:val="001839B3"/>
    <w:rsid w:val="00183B4A"/>
    <w:rsid w:val="00183B8B"/>
    <w:rsid w:val="00183BAD"/>
    <w:rsid w:val="0018434E"/>
    <w:rsid w:val="001846A1"/>
    <w:rsid w:val="00184894"/>
    <w:rsid w:val="00184F06"/>
    <w:rsid w:val="00184F45"/>
    <w:rsid w:val="0018545C"/>
    <w:rsid w:val="00185A7C"/>
    <w:rsid w:val="00185DBB"/>
    <w:rsid w:val="00185F46"/>
    <w:rsid w:val="001860D6"/>
    <w:rsid w:val="00186E34"/>
    <w:rsid w:val="00187076"/>
    <w:rsid w:val="001878CA"/>
    <w:rsid w:val="00187DA5"/>
    <w:rsid w:val="00187E3F"/>
    <w:rsid w:val="00187E7B"/>
    <w:rsid w:val="00187F44"/>
    <w:rsid w:val="001906C1"/>
    <w:rsid w:val="0019084D"/>
    <w:rsid w:val="00190ABC"/>
    <w:rsid w:val="001913D4"/>
    <w:rsid w:val="001916A8"/>
    <w:rsid w:val="00191B78"/>
    <w:rsid w:val="00191DC8"/>
    <w:rsid w:val="00191E19"/>
    <w:rsid w:val="00191F7E"/>
    <w:rsid w:val="001920E2"/>
    <w:rsid w:val="001927DA"/>
    <w:rsid w:val="001927FD"/>
    <w:rsid w:val="001929A6"/>
    <w:rsid w:val="00192B3C"/>
    <w:rsid w:val="00192EED"/>
    <w:rsid w:val="00193345"/>
    <w:rsid w:val="00193975"/>
    <w:rsid w:val="00193B04"/>
    <w:rsid w:val="00193D37"/>
    <w:rsid w:val="00194E1D"/>
    <w:rsid w:val="001950C3"/>
    <w:rsid w:val="001953F4"/>
    <w:rsid w:val="00195A69"/>
    <w:rsid w:val="0019666C"/>
    <w:rsid w:val="0019717B"/>
    <w:rsid w:val="00197891"/>
    <w:rsid w:val="00197A8D"/>
    <w:rsid w:val="001A0227"/>
    <w:rsid w:val="001A08E5"/>
    <w:rsid w:val="001A09AE"/>
    <w:rsid w:val="001A0A53"/>
    <w:rsid w:val="001A0C08"/>
    <w:rsid w:val="001A0D4D"/>
    <w:rsid w:val="001A23B8"/>
    <w:rsid w:val="001A260C"/>
    <w:rsid w:val="001A33BC"/>
    <w:rsid w:val="001A374B"/>
    <w:rsid w:val="001A375F"/>
    <w:rsid w:val="001A3A98"/>
    <w:rsid w:val="001A3AAD"/>
    <w:rsid w:val="001A3E0A"/>
    <w:rsid w:val="001A4357"/>
    <w:rsid w:val="001A44FC"/>
    <w:rsid w:val="001A4817"/>
    <w:rsid w:val="001A5C5D"/>
    <w:rsid w:val="001A5DAB"/>
    <w:rsid w:val="001A607D"/>
    <w:rsid w:val="001A62A1"/>
    <w:rsid w:val="001A6740"/>
    <w:rsid w:val="001A6836"/>
    <w:rsid w:val="001A6895"/>
    <w:rsid w:val="001B0285"/>
    <w:rsid w:val="001B0894"/>
    <w:rsid w:val="001B0925"/>
    <w:rsid w:val="001B09B8"/>
    <w:rsid w:val="001B0A9F"/>
    <w:rsid w:val="001B0B78"/>
    <w:rsid w:val="001B129E"/>
    <w:rsid w:val="001B14C3"/>
    <w:rsid w:val="001B152E"/>
    <w:rsid w:val="001B17C9"/>
    <w:rsid w:val="001B18A3"/>
    <w:rsid w:val="001B19EE"/>
    <w:rsid w:val="001B2670"/>
    <w:rsid w:val="001B2B1F"/>
    <w:rsid w:val="001B2BE2"/>
    <w:rsid w:val="001B2C77"/>
    <w:rsid w:val="001B2D1D"/>
    <w:rsid w:val="001B3058"/>
    <w:rsid w:val="001B3266"/>
    <w:rsid w:val="001B3483"/>
    <w:rsid w:val="001B3A6C"/>
    <w:rsid w:val="001B3BF9"/>
    <w:rsid w:val="001B3BFB"/>
    <w:rsid w:val="001B3E84"/>
    <w:rsid w:val="001B4081"/>
    <w:rsid w:val="001B4098"/>
    <w:rsid w:val="001B4622"/>
    <w:rsid w:val="001B4C94"/>
    <w:rsid w:val="001B4CAF"/>
    <w:rsid w:val="001B4D3C"/>
    <w:rsid w:val="001B4DB9"/>
    <w:rsid w:val="001B4EFF"/>
    <w:rsid w:val="001B51BF"/>
    <w:rsid w:val="001B54EC"/>
    <w:rsid w:val="001B5A9A"/>
    <w:rsid w:val="001B5CBD"/>
    <w:rsid w:val="001B5EE5"/>
    <w:rsid w:val="001B5F17"/>
    <w:rsid w:val="001B6029"/>
    <w:rsid w:val="001B652B"/>
    <w:rsid w:val="001B654A"/>
    <w:rsid w:val="001B656C"/>
    <w:rsid w:val="001B6667"/>
    <w:rsid w:val="001B683B"/>
    <w:rsid w:val="001B6B0F"/>
    <w:rsid w:val="001B7006"/>
    <w:rsid w:val="001B7633"/>
    <w:rsid w:val="001C000D"/>
    <w:rsid w:val="001C0605"/>
    <w:rsid w:val="001C09B6"/>
    <w:rsid w:val="001C149B"/>
    <w:rsid w:val="001C1666"/>
    <w:rsid w:val="001C1A88"/>
    <w:rsid w:val="001C1B20"/>
    <w:rsid w:val="001C1C3E"/>
    <w:rsid w:val="001C216C"/>
    <w:rsid w:val="001C21B1"/>
    <w:rsid w:val="001C2CEA"/>
    <w:rsid w:val="001C359A"/>
    <w:rsid w:val="001C36B6"/>
    <w:rsid w:val="001C3ECC"/>
    <w:rsid w:val="001C405B"/>
    <w:rsid w:val="001C4C95"/>
    <w:rsid w:val="001C4D48"/>
    <w:rsid w:val="001C5087"/>
    <w:rsid w:val="001C58B7"/>
    <w:rsid w:val="001C5A41"/>
    <w:rsid w:val="001C5C8D"/>
    <w:rsid w:val="001C5CD4"/>
    <w:rsid w:val="001C5FB9"/>
    <w:rsid w:val="001C64DA"/>
    <w:rsid w:val="001C6516"/>
    <w:rsid w:val="001C6BDE"/>
    <w:rsid w:val="001C6E8F"/>
    <w:rsid w:val="001C7875"/>
    <w:rsid w:val="001C7B0C"/>
    <w:rsid w:val="001C7F62"/>
    <w:rsid w:val="001D0444"/>
    <w:rsid w:val="001D0489"/>
    <w:rsid w:val="001D0932"/>
    <w:rsid w:val="001D0D86"/>
    <w:rsid w:val="001D0E9D"/>
    <w:rsid w:val="001D0F5C"/>
    <w:rsid w:val="001D1357"/>
    <w:rsid w:val="001D139B"/>
    <w:rsid w:val="001D14EB"/>
    <w:rsid w:val="001D154B"/>
    <w:rsid w:val="001D1782"/>
    <w:rsid w:val="001D2985"/>
    <w:rsid w:val="001D2BB2"/>
    <w:rsid w:val="001D30CE"/>
    <w:rsid w:val="001D3B26"/>
    <w:rsid w:val="001D3C64"/>
    <w:rsid w:val="001D3EB8"/>
    <w:rsid w:val="001D4073"/>
    <w:rsid w:val="001D413C"/>
    <w:rsid w:val="001D43E2"/>
    <w:rsid w:val="001D450C"/>
    <w:rsid w:val="001D4696"/>
    <w:rsid w:val="001D4899"/>
    <w:rsid w:val="001D5DB1"/>
    <w:rsid w:val="001D626D"/>
    <w:rsid w:val="001D64CF"/>
    <w:rsid w:val="001D6736"/>
    <w:rsid w:val="001D679F"/>
    <w:rsid w:val="001D7DAF"/>
    <w:rsid w:val="001E011B"/>
    <w:rsid w:val="001E0139"/>
    <w:rsid w:val="001E042B"/>
    <w:rsid w:val="001E045D"/>
    <w:rsid w:val="001E077A"/>
    <w:rsid w:val="001E1BB8"/>
    <w:rsid w:val="001E1C90"/>
    <w:rsid w:val="001E249F"/>
    <w:rsid w:val="001E2972"/>
    <w:rsid w:val="001E2F40"/>
    <w:rsid w:val="001E33D1"/>
    <w:rsid w:val="001E3843"/>
    <w:rsid w:val="001E3921"/>
    <w:rsid w:val="001E3AAF"/>
    <w:rsid w:val="001E3B09"/>
    <w:rsid w:val="001E3C40"/>
    <w:rsid w:val="001E3D80"/>
    <w:rsid w:val="001E3F93"/>
    <w:rsid w:val="001E4429"/>
    <w:rsid w:val="001E4477"/>
    <w:rsid w:val="001E455B"/>
    <w:rsid w:val="001E4B1D"/>
    <w:rsid w:val="001E4C44"/>
    <w:rsid w:val="001E51F2"/>
    <w:rsid w:val="001E5602"/>
    <w:rsid w:val="001E5747"/>
    <w:rsid w:val="001E5C39"/>
    <w:rsid w:val="001E5C8A"/>
    <w:rsid w:val="001E5CB4"/>
    <w:rsid w:val="001E5EB5"/>
    <w:rsid w:val="001E6A26"/>
    <w:rsid w:val="001E6BF6"/>
    <w:rsid w:val="001E7222"/>
    <w:rsid w:val="001E77EE"/>
    <w:rsid w:val="001E78C9"/>
    <w:rsid w:val="001F00B9"/>
    <w:rsid w:val="001F05F6"/>
    <w:rsid w:val="001F0C96"/>
    <w:rsid w:val="001F0F0B"/>
    <w:rsid w:val="001F1632"/>
    <w:rsid w:val="001F1B87"/>
    <w:rsid w:val="001F1CBD"/>
    <w:rsid w:val="001F1E5B"/>
    <w:rsid w:val="001F22BB"/>
    <w:rsid w:val="001F2AF1"/>
    <w:rsid w:val="001F2BC8"/>
    <w:rsid w:val="001F32DF"/>
    <w:rsid w:val="001F334C"/>
    <w:rsid w:val="001F367E"/>
    <w:rsid w:val="001F40D7"/>
    <w:rsid w:val="001F4340"/>
    <w:rsid w:val="001F4367"/>
    <w:rsid w:val="001F46A6"/>
    <w:rsid w:val="001F49DF"/>
    <w:rsid w:val="001F4C03"/>
    <w:rsid w:val="001F4F14"/>
    <w:rsid w:val="001F5866"/>
    <w:rsid w:val="001F5E66"/>
    <w:rsid w:val="001F692A"/>
    <w:rsid w:val="001F6E17"/>
    <w:rsid w:val="001F6FE6"/>
    <w:rsid w:val="001F70F1"/>
    <w:rsid w:val="001F745A"/>
    <w:rsid w:val="002001EE"/>
    <w:rsid w:val="002001F7"/>
    <w:rsid w:val="00200D8F"/>
    <w:rsid w:val="00200DE0"/>
    <w:rsid w:val="002012F0"/>
    <w:rsid w:val="0020141D"/>
    <w:rsid w:val="00201490"/>
    <w:rsid w:val="00201CB0"/>
    <w:rsid w:val="00202723"/>
    <w:rsid w:val="00202924"/>
    <w:rsid w:val="00202A87"/>
    <w:rsid w:val="00203072"/>
    <w:rsid w:val="002032FE"/>
    <w:rsid w:val="00203440"/>
    <w:rsid w:val="002037EB"/>
    <w:rsid w:val="00203892"/>
    <w:rsid w:val="00203989"/>
    <w:rsid w:val="002039DA"/>
    <w:rsid w:val="002042B1"/>
    <w:rsid w:val="002043EC"/>
    <w:rsid w:val="002043FB"/>
    <w:rsid w:val="002046D1"/>
    <w:rsid w:val="00204779"/>
    <w:rsid w:val="002049C8"/>
    <w:rsid w:val="002051AC"/>
    <w:rsid w:val="00205250"/>
    <w:rsid w:val="00206175"/>
    <w:rsid w:val="002061E1"/>
    <w:rsid w:val="00206274"/>
    <w:rsid w:val="00206F8A"/>
    <w:rsid w:val="00206FA7"/>
    <w:rsid w:val="002071ED"/>
    <w:rsid w:val="00207334"/>
    <w:rsid w:val="0020756F"/>
    <w:rsid w:val="00207F8A"/>
    <w:rsid w:val="00207F8D"/>
    <w:rsid w:val="002106DF"/>
    <w:rsid w:val="0021121C"/>
    <w:rsid w:val="00211343"/>
    <w:rsid w:val="00211348"/>
    <w:rsid w:val="00211B72"/>
    <w:rsid w:val="00212188"/>
    <w:rsid w:val="00212AE0"/>
    <w:rsid w:val="00212C26"/>
    <w:rsid w:val="00213171"/>
    <w:rsid w:val="002131A0"/>
    <w:rsid w:val="0021321D"/>
    <w:rsid w:val="00213356"/>
    <w:rsid w:val="0021353A"/>
    <w:rsid w:val="00213C4F"/>
    <w:rsid w:val="002140C6"/>
    <w:rsid w:val="00214331"/>
    <w:rsid w:val="00214A5F"/>
    <w:rsid w:val="00214B8A"/>
    <w:rsid w:val="00214D61"/>
    <w:rsid w:val="002150BA"/>
    <w:rsid w:val="00215303"/>
    <w:rsid w:val="002157DB"/>
    <w:rsid w:val="00215D9D"/>
    <w:rsid w:val="00215F86"/>
    <w:rsid w:val="00215F93"/>
    <w:rsid w:val="00216F57"/>
    <w:rsid w:val="0021750F"/>
    <w:rsid w:val="0021771B"/>
    <w:rsid w:val="00217A80"/>
    <w:rsid w:val="00217C1D"/>
    <w:rsid w:val="00217DB9"/>
    <w:rsid w:val="00217DF4"/>
    <w:rsid w:val="00217EB8"/>
    <w:rsid w:val="00217FD9"/>
    <w:rsid w:val="002214E1"/>
    <w:rsid w:val="00221698"/>
    <w:rsid w:val="002218AB"/>
    <w:rsid w:val="00221ABF"/>
    <w:rsid w:val="002220DA"/>
    <w:rsid w:val="00222438"/>
    <w:rsid w:val="002224F6"/>
    <w:rsid w:val="00222555"/>
    <w:rsid w:val="00222776"/>
    <w:rsid w:val="00222A7F"/>
    <w:rsid w:val="00222B0A"/>
    <w:rsid w:val="00222EDC"/>
    <w:rsid w:val="002239A8"/>
    <w:rsid w:val="00223A74"/>
    <w:rsid w:val="00223BAA"/>
    <w:rsid w:val="00224328"/>
    <w:rsid w:val="00224375"/>
    <w:rsid w:val="0022439B"/>
    <w:rsid w:val="00224912"/>
    <w:rsid w:val="00224CD9"/>
    <w:rsid w:val="00225129"/>
    <w:rsid w:val="002259A1"/>
    <w:rsid w:val="00225C06"/>
    <w:rsid w:val="00225DDD"/>
    <w:rsid w:val="002260E0"/>
    <w:rsid w:val="0022651A"/>
    <w:rsid w:val="0022664E"/>
    <w:rsid w:val="0022707D"/>
    <w:rsid w:val="0022731C"/>
    <w:rsid w:val="00227CF9"/>
    <w:rsid w:val="00227F1D"/>
    <w:rsid w:val="0023021C"/>
    <w:rsid w:val="00230221"/>
    <w:rsid w:val="00230329"/>
    <w:rsid w:val="0023048B"/>
    <w:rsid w:val="0023048F"/>
    <w:rsid w:val="0023052F"/>
    <w:rsid w:val="002306AD"/>
    <w:rsid w:val="00230F68"/>
    <w:rsid w:val="0023111E"/>
    <w:rsid w:val="0023115E"/>
    <w:rsid w:val="00232894"/>
    <w:rsid w:val="00232A90"/>
    <w:rsid w:val="00232DDC"/>
    <w:rsid w:val="00232DEC"/>
    <w:rsid w:val="0023317B"/>
    <w:rsid w:val="00233196"/>
    <w:rsid w:val="00233411"/>
    <w:rsid w:val="00233421"/>
    <w:rsid w:val="0023358B"/>
    <w:rsid w:val="00233743"/>
    <w:rsid w:val="0023442A"/>
    <w:rsid w:val="00234577"/>
    <w:rsid w:val="0023570C"/>
    <w:rsid w:val="00235E49"/>
    <w:rsid w:val="00235F78"/>
    <w:rsid w:val="00236AD6"/>
    <w:rsid w:val="002371F5"/>
    <w:rsid w:val="00237507"/>
    <w:rsid w:val="00237514"/>
    <w:rsid w:val="00237534"/>
    <w:rsid w:val="002379AE"/>
    <w:rsid w:val="00237A68"/>
    <w:rsid w:val="00237AD8"/>
    <w:rsid w:val="00237B2A"/>
    <w:rsid w:val="00237CE0"/>
    <w:rsid w:val="002404B6"/>
    <w:rsid w:val="0024051D"/>
    <w:rsid w:val="00240588"/>
    <w:rsid w:val="00240932"/>
    <w:rsid w:val="0024096A"/>
    <w:rsid w:val="00240E31"/>
    <w:rsid w:val="00242680"/>
    <w:rsid w:val="00242D52"/>
    <w:rsid w:val="002435EA"/>
    <w:rsid w:val="0024383D"/>
    <w:rsid w:val="00243D23"/>
    <w:rsid w:val="00244250"/>
    <w:rsid w:val="00244E7D"/>
    <w:rsid w:val="002453F5"/>
    <w:rsid w:val="00245A02"/>
    <w:rsid w:val="00245CF9"/>
    <w:rsid w:val="00246291"/>
    <w:rsid w:val="00246646"/>
    <w:rsid w:val="00246916"/>
    <w:rsid w:val="0024715B"/>
    <w:rsid w:val="002472AD"/>
    <w:rsid w:val="0024750C"/>
    <w:rsid w:val="00247824"/>
    <w:rsid w:val="0025026D"/>
    <w:rsid w:val="002505C1"/>
    <w:rsid w:val="00250C1C"/>
    <w:rsid w:val="00251266"/>
    <w:rsid w:val="00251516"/>
    <w:rsid w:val="0025203F"/>
    <w:rsid w:val="00252911"/>
    <w:rsid w:val="00252C77"/>
    <w:rsid w:val="00252F3C"/>
    <w:rsid w:val="00252FDF"/>
    <w:rsid w:val="002534CD"/>
    <w:rsid w:val="00253724"/>
    <w:rsid w:val="00253F8F"/>
    <w:rsid w:val="002543FC"/>
    <w:rsid w:val="002549EE"/>
    <w:rsid w:val="00255391"/>
    <w:rsid w:val="0025541F"/>
    <w:rsid w:val="00255D88"/>
    <w:rsid w:val="00256109"/>
    <w:rsid w:val="00256863"/>
    <w:rsid w:val="00256CB9"/>
    <w:rsid w:val="00256D01"/>
    <w:rsid w:val="002570DC"/>
    <w:rsid w:val="0025732F"/>
    <w:rsid w:val="00257719"/>
    <w:rsid w:val="00257A6B"/>
    <w:rsid w:val="00257DA4"/>
    <w:rsid w:val="0026035E"/>
    <w:rsid w:val="00260516"/>
    <w:rsid w:val="002607ED"/>
    <w:rsid w:val="00260AAA"/>
    <w:rsid w:val="00260B0C"/>
    <w:rsid w:val="0026128C"/>
    <w:rsid w:val="002612A6"/>
    <w:rsid w:val="002615F9"/>
    <w:rsid w:val="00261A39"/>
    <w:rsid w:val="00261BB4"/>
    <w:rsid w:val="00261BCF"/>
    <w:rsid w:val="00262162"/>
    <w:rsid w:val="002621B7"/>
    <w:rsid w:val="00262558"/>
    <w:rsid w:val="0026282D"/>
    <w:rsid w:val="002629DC"/>
    <w:rsid w:val="00262A6C"/>
    <w:rsid w:val="00262B96"/>
    <w:rsid w:val="00262C8B"/>
    <w:rsid w:val="00262CA1"/>
    <w:rsid w:val="00262F94"/>
    <w:rsid w:val="00263282"/>
    <w:rsid w:val="002641FE"/>
    <w:rsid w:val="00264802"/>
    <w:rsid w:val="00264DD3"/>
    <w:rsid w:val="00264EBD"/>
    <w:rsid w:val="00264F6D"/>
    <w:rsid w:val="00265049"/>
    <w:rsid w:val="00265C9B"/>
    <w:rsid w:val="00265DCD"/>
    <w:rsid w:val="00265E17"/>
    <w:rsid w:val="002660A3"/>
    <w:rsid w:val="002664CC"/>
    <w:rsid w:val="00266590"/>
    <w:rsid w:val="00266CB6"/>
    <w:rsid w:val="00266F20"/>
    <w:rsid w:val="0026700C"/>
    <w:rsid w:val="00267C84"/>
    <w:rsid w:val="00267FF4"/>
    <w:rsid w:val="002700C8"/>
    <w:rsid w:val="00270A2F"/>
    <w:rsid w:val="00270DD1"/>
    <w:rsid w:val="00270ECA"/>
    <w:rsid w:val="002713C8"/>
    <w:rsid w:val="00271534"/>
    <w:rsid w:val="0027166B"/>
    <w:rsid w:val="00271809"/>
    <w:rsid w:val="00271DB3"/>
    <w:rsid w:val="002720CF"/>
    <w:rsid w:val="0027221D"/>
    <w:rsid w:val="002727A8"/>
    <w:rsid w:val="002727B4"/>
    <w:rsid w:val="00272A5A"/>
    <w:rsid w:val="00272D63"/>
    <w:rsid w:val="002732B6"/>
    <w:rsid w:val="0027337C"/>
    <w:rsid w:val="002733C9"/>
    <w:rsid w:val="002737D5"/>
    <w:rsid w:val="00273915"/>
    <w:rsid w:val="00274A73"/>
    <w:rsid w:val="00274BFD"/>
    <w:rsid w:val="00274D3A"/>
    <w:rsid w:val="00274E80"/>
    <w:rsid w:val="00274EAB"/>
    <w:rsid w:val="00274EE4"/>
    <w:rsid w:val="0027533F"/>
    <w:rsid w:val="00275413"/>
    <w:rsid w:val="00275D87"/>
    <w:rsid w:val="002760B9"/>
    <w:rsid w:val="002762F6"/>
    <w:rsid w:val="002764B4"/>
    <w:rsid w:val="00276B36"/>
    <w:rsid w:val="00276BE7"/>
    <w:rsid w:val="0027743B"/>
    <w:rsid w:val="00277805"/>
    <w:rsid w:val="00277FB8"/>
    <w:rsid w:val="00280A87"/>
    <w:rsid w:val="00280E8F"/>
    <w:rsid w:val="002810AF"/>
    <w:rsid w:val="002812F0"/>
    <w:rsid w:val="002823C8"/>
    <w:rsid w:val="002824DB"/>
    <w:rsid w:val="00282B20"/>
    <w:rsid w:val="00283467"/>
    <w:rsid w:val="00283D1B"/>
    <w:rsid w:val="00283DC3"/>
    <w:rsid w:val="00283E69"/>
    <w:rsid w:val="00283F12"/>
    <w:rsid w:val="0028432A"/>
    <w:rsid w:val="00284B1A"/>
    <w:rsid w:val="00284CD8"/>
    <w:rsid w:val="0028609A"/>
    <w:rsid w:val="00286A91"/>
    <w:rsid w:val="00286EC5"/>
    <w:rsid w:val="002874FE"/>
    <w:rsid w:val="002875B6"/>
    <w:rsid w:val="00290897"/>
    <w:rsid w:val="002908D8"/>
    <w:rsid w:val="00290AD8"/>
    <w:rsid w:val="00290DAA"/>
    <w:rsid w:val="0029128C"/>
    <w:rsid w:val="00291DAB"/>
    <w:rsid w:val="00292519"/>
    <w:rsid w:val="0029343F"/>
    <w:rsid w:val="00293E56"/>
    <w:rsid w:val="00293F6A"/>
    <w:rsid w:val="00294476"/>
    <w:rsid w:val="002948A1"/>
    <w:rsid w:val="00294A6F"/>
    <w:rsid w:val="0029571B"/>
    <w:rsid w:val="00295CB8"/>
    <w:rsid w:val="00295D6D"/>
    <w:rsid w:val="00295D7B"/>
    <w:rsid w:val="0029620A"/>
    <w:rsid w:val="00296271"/>
    <w:rsid w:val="002966B8"/>
    <w:rsid w:val="0029691E"/>
    <w:rsid w:val="00296953"/>
    <w:rsid w:val="00296DC7"/>
    <w:rsid w:val="002979C7"/>
    <w:rsid w:val="00297C7A"/>
    <w:rsid w:val="002A01EF"/>
    <w:rsid w:val="002A025C"/>
    <w:rsid w:val="002A061B"/>
    <w:rsid w:val="002A062D"/>
    <w:rsid w:val="002A10B6"/>
    <w:rsid w:val="002A15EA"/>
    <w:rsid w:val="002A197D"/>
    <w:rsid w:val="002A1BA8"/>
    <w:rsid w:val="002A1CB7"/>
    <w:rsid w:val="002A1DB6"/>
    <w:rsid w:val="002A2779"/>
    <w:rsid w:val="002A2842"/>
    <w:rsid w:val="002A2A3B"/>
    <w:rsid w:val="002A2D43"/>
    <w:rsid w:val="002A2F2A"/>
    <w:rsid w:val="002A3890"/>
    <w:rsid w:val="002A42F3"/>
    <w:rsid w:val="002A4492"/>
    <w:rsid w:val="002A45FA"/>
    <w:rsid w:val="002A4725"/>
    <w:rsid w:val="002A487A"/>
    <w:rsid w:val="002A4AD4"/>
    <w:rsid w:val="002A4DC6"/>
    <w:rsid w:val="002A4E0A"/>
    <w:rsid w:val="002A50C2"/>
    <w:rsid w:val="002A5E1E"/>
    <w:rsid w:val="002A5F02"/>
    <w:rsid w:val="002A5F5C"/>
    <w:rsid w:val="002A6E35"/>
    <w:rsid w:val="002A7306"/>
    <w:rsid w:val="002A7404"/>
    <w:rsid w:val="002A758A"/>
    <w:rsid w:val="002A790B"/>
    <w:rsid w:val="002A7955"/>
    <w:rsid w:val="002B05AC"/>
    <w:rsid w:val="002B0A89"/>
    <w:rsid w:val="002B0C0E"/>
    <w:rsid w:val="002B1840"/>
    <w:rsid w:val="002B1F47"/>
    <w:rsid w:val="002B20E4"/>
    <w:rsid w:val="002B2656"/>
    <w:rsid w:val="002B29FC"/>
    <w:rsid w:val="002B2FD7"/>
    <w:rsid w:val="002B3145"/>
    <w:rsid w:val="002B347C"/>
    <w:rsid w:val="002B361B"/>
    <w:rsid w:val="002B3C5C"/>
    <w:rsid w:val="002B4D3B"/>
    <w:rsid w:val="002B5313"/>
    <w:rsid w:val="002B5C2B"/>
    <w:rsid w:val="002B606B"/>
    <w:rsid w:val="002B7005"/>
    <w:rsid w:val="002B77B0"/>
    <w:rsid w:val="002B7E5C"/>
    <w:rsid w:val="002C06A9"/>
    <w:rsid w:val="002C0C86"/>
    <w:rsid w:val="002C0E1F"/>
    <w:rsid w:val="002C13F2"/>
    <w:rsid w:val="002C23D7"/>
    <w:rsid w:val="002C2458"/>
    <w:rsid w:val="002C24FB"/>
    <w:rsid w:val="002C28A1"/>
    <w:rsid w:val="002C28F2"/>
    <w:rsid w:val="002C2946"/>
    <w:rsid w:val="002C2AFE"/>
    <w:rsid w:val="002C301A"/>
    <w:rsid w:val="002C3907"/>
    <w:rsid w:val="002C39DC"/>
    <w:rsid w:val="002C3A96"/>
    <w:rsid w:val="002C3E3E"/>
    <w:rsid w:val="002C3F9D"/>
    <w:rsid w:val="002C428A"/>
    <w:rsid w:val="002C4917"/>
    <w:rsid w:val="002C4B04"/>
    <w:rsid w:val="002C4C1C"/>
    <w:rsid w:val="002C4CE1"/>
    <w:rsid w:val="002C4EA6"/>
    <w:rsid w:val="002C5582"/>
    <w:rsid w:val="002C5775"/>
    <w:rsid w:val="002C5797"/>
    <w:rsid w:val="002C631F"/>
    <w:rsid w:val="002C64B7"/>
    <w:rsid w:val="002C6825"/>
    <w:rsid w:val="002C6B9F"/>
    <w:rsid w:val="002C6D28"/>
    <w:rsid w:val="002C71B3"/>
    <w:rsid w:val="002C71F5"/>
    <w:rsid w:val="002C7458"/>
    <w:rsid w:val="002C7BD3"/>
    <w:rsid w:val="002D04E4"/>
    <w:rsid w:val="002D0802"/>
    <w:rsid w:val="002D114D"/>
    <w:rsid w:val="002D2721"/>
    <w:rsid w:val="002D2AA5"/>
    <w:rsid w:val="002D2C63"/>
    <w:rsid w:val="002D2D35"/>
    <w:rsid w:val="002D30F5"/>
    <w:rsid w:val="002D323C"/>
    <w:rsid w:val="002D3584"/>
    <w:rsid w:val="002D35D8"/>
    <w:rsid w:val="002D3957"/>
    <w:rsid w:val="002D39D1"/>
    <w:rsid w:val="002D3F6F"/>
    <w:rsid w:val="002D3F88"/>
    <w:rsid w:val="002D3FDE"/>
    <w:rsid w:val="002D4050"/>
    <w:rsid w:val="002D44DE"/>
    <w:rsid w:val="002D46A9"/>
    <w:rsid w:val="002D47D5"/>
    <w:rsid w:val="002D48C6"/>
    <w:rsid w:val="002D4D94"/>
    <w:rsid w:val="002D4EAF"/>
    <w:rsid w:val="002D5426"/>
    <w:rsid w:val="002D54A9"/>
    <w:rsid w:val="002D5BE2"/>
    <w:rsid w:val="002D6449"/>
    <w:rsid w:val="002D65C6"/>
    <w:rsid w:val="002E0368"/>
    <w:rsid w:val="002E0397"/>
    <w:rsid w:val="002E0526"/>
    <w:rsid w:val="002E0762"/>
    <w:rsid w:val="002E0F5E"/>
    <w:rsid w:val="002E1146"/>
    <w:rsid w:val="002E1817"/>
    <w:rsid w:val="002E1852"/>
    <w:rsid w:val="002E194A"/>
    <w:rsid w:val="002E21CE"/>
    <w:rsid w:val="002E22A4"/>
    <w:rsid w:val="002E2531"/>
    <w:rsid w:val="002E28ED"/>
    <w:rsid w:val="002E2918"/>
    <w:rsid w:val="002E2AF5"/>
    <w:rsid w:val="002E2F76"/>
    <w:rsid w:val="002E30A5"/>
    <w:rsid w:val="002E32B4"/>
    <w:rsid w:val="002E3B12"/>
    <w:rsid w:val="002E3B3A"/>
    <w:rsid w:val="002E3EAC"/>
    <w:rsid w:val="002E3FD5"/>
    <w:rsid w:val="002E410B"/>
    <w:rsid w:val="002E4B3D"/>
    <w:rsid w:val="002E4F9F"/>
    <w:rsid w:val="002E52A3"/>
    <w:rsid w:val="002E534F"/>
    <w:rsid w:val="002E5363"/>
    <w:rsid w:val="002E5E20"/>
    <w:rsid w:val="002E5E46"/>
    <w:rsid w:val="002E635D"/>
    <w:rsid w:val="002E665F"/>
    <w:rsid w:val="002E6698"/>
    <w:rsid w:val="002E7258"/>
    <w:rsid w:val="002E741F"/>
    <w:rsid w:val="002E7438"/>
    <w:rsid w:val="002E77D1"/>
    <w:rsid w:val="002E7EC6"/>
    <w:rsid w:val="002E7FE7"/>
    <w:rsid w:val="002F06D6"/>
    <w:rsid w:val="002F0AC7"/>
    <w:rsid w:val="002F0FA8"/>
    <w:rsid w:val="002F14B0"/>
    <w:rsid w:val="002F194D"/>
    <w:rsid w:val="002F1BFC"/>
    <w:rsid w:val="002F2215"/>
    <w:rsid w:val="002F2325"/>
    <w:rsid w:val="002F2653"/>
    <w:rsid w:val="002F2726"/>
    <w:rsid w:val="002F346B"/>
    <w:rsid w:val="002F364D"/>
    <w:rsid w:val="002F37BB"/>
    <w:rsid w:val="002F3870"/>
    <w:rsid w:val="002F3976"/>
    <w:rsid w:val="002F4223"/>
    <w:rsid w:val="002F4255"/>
    <w:rsid w:val="002F449E"/>
    <w:rsid w:val="002F4500"/>
    <w:rsid w:val="002F479B"/>
    <w:rsid w:val="002F48F9"/>
    <w:rsid w:val="002F4915"/>
    <w:rsid w:val="002F4A73"/>
    <w:rsid w:val="002F4B4C"/>
    <w:rsid w:val="002F4EF2"/>
    <w:rsid w:val="002F58F5"/>
    <w:rsid w:val="002F674C"/>
    <w:rsid w:val="002F6A01"/>
    <w:rsid w:val="002F7355"/>
    <w:rsid w:val="002F73CE"/>
    <w:rsid w:val="002F7A8E"/>
    <w:rsid w:val="002F7AD6"/>
    <w:rsid w:val="002F7D37"/>
    <w:rsid w:val="00300390"/>
    <w:rsid w:val="00300596"/>
    <w:rsid w:val="00300858"/>
    <w:rsid w:val="00300EFC"/>
    <w:rsid w:val="003018F1"/>
    <w:rsid w:val="003019C2"/>
    <w:rsid w:val="00301C72"/>
    <w:rsid w:val="00301CE0"/>
    <w:rsid w:val="00301D89"/>
    <w:rsid w:val="00301EB4"/>
    <w:rsid w:val="003022C6"/>
    <w:rsid w:val="003029E6"/>
    <w:rsid w:val="00302BFC"/>
    <w:rsid w:val="00302D58"/>
    <w:rsid w:val="0030366C"/>
    <w:rsid w:val="0030429D"/>
    <w:rsid w:val="00304309"/>
    <w:rsid w:val="00304E33"/>
    <w:rsid w:val="0030525C"/>
    <w:rsid w:val="003052A9"/>
    <w:rsid w:val="00305939"/>
    <w:rsid w:val="00305F0F"/>
    <w:rsid w:val="003064F4"/>
    <w:rsid w:val="003065A6"/>
    <w:rsid w:val="003065CA"/>
    <w:rsid w:val="003068F1"/>
    <w:rsid w:val="00306D47"/>
    <w:rsid w:val="00306D8E"/>
    <w:rsid w:val="0030714E"/>
    <w:rsid w:val="00307487"/>
    <w:rsid w:val="00307821"/>
    <w:rsid w:val="003079B7"/>
    <w:rsid w:val="00307A7B"/>
    <w:rsid w:val="003108D6"/>
    <w:rsid w:val="00310AFB"/>
    <w:rsid w:val="00310F1B"/>
    <w:rsid w:val="00310FC5"/>
    <w:rsid w:val="003111C5"/>
    <w:rsid w:val="003119B7"/>
    <w:rsid w:val="00311F7A"/>
    <w:rsid w:val="003120EE"/>
    <w:rsid w:val="00312494"/>
    <w:rsid w:val="003133FA"/>
    <w:rsid w:val="00313677"/>
    <w:rsid w:val="00313918"/>
    <w:rsid w:val="00314ADD"/>
    <w:rsid w:val="00314E4D"/>
    <w:rsid w:val="00315297"/>
    <w:rsid w:val="003152BD"/>
    <w:rsid w:val="0031573A"/>
    <w:rsid w:val="0031616A"/>
    <w:rsid w:val="0031643B"/>
    <w:rsid w:val="0031656A"/>
    <w:rsid w:val="0031671C"/>
    <w:rsid w:val="0031679D"/>
    <w:rsid w:val="00316C60"/>
    <w:rsid w:val="0031723A"/>
    <w:rsid w:val="00317B09"/>
    <w:rsid w:val="00318E80"/>
    <w:rsid w:val="003206E5"/>
    <w:rsid w:val="00320718"/>
    <w:rsid w:val="003208A5"/>
    <w:rsid w:val="00320908"/>
    <w:rsid w:val="0032149E"/>
    <w:rsid w:val="00321D82"/>
    <w:rsid w:val="00321E34"/>
    <w:rsid w:val="003220B9"/>
    <w:rsid w:val="00322E99"/>
    <w:rsid w:val="003233DE"/>
    <w:rsid w:val="00323448"/>
    <w:rsid w:val="003239EF"/>
    <w:rsid w:val="00323B29"/>
    <w:rsid w:val="00323F33"/>
    <w:rsid w:val="003240C3"/>
    <w:rsid w:val="003243DB"/>
    <w:rsid w:val="0032453D"/>
    <w:rsid w:val="00325730"/>
    <w:rsid w:val="00325841"/>
    <w:rsid w:val="003258BB"/>
    <w:rsid w:val="00325C87"/>
    <w:rsid w:val="00326743"/>
    <w:rsid w:val="003268ED"/>
    <w:rsid w:val="00326E37"/>
    <w:rsid w:val="003270C4"/>
    <w:rsid w:val="003270EB"/>
    <w:rsid w:val="00327428"/>
    <w:rsid w:val="0032767C"/>
    <w:rsid w:val="0032797B"/>
    <w:rsid w:val="003303D9"/>
    <w:rsid w:val="003303F2"/>
    <w:rsid w:val="003309F0"/>
    <w:rsid w:val="00330F44"/>
    <w:rsid w:val="00331B89"/>
    <w:rsid w:val="00331CD4"/>
    <w:rsid w:val="0033207F"/>
    <w:rsid w:val="003320FF"/>
    <w:rsid w:val="0033243B"/>
    <w:rsid w:val="003329E4"/>
    <w:rsid w:val="00332D98"/>
    <w:rsid w:val="0033312F"/>
    <w:rsid w:val="003336DA"/>
    <w:rsid w:val="00333BED"/>
    <w:rsid w:val="0033402D"/>
    <w:rsid w:val="003342E6"/>
    <w:rsid w:val="00334DB5"/>
    <w:rsid w:val="003350C1"/>
    <w:rsid w:val="0033522B"/>
    <w:rsid w:val="00335C7F"/>
    <w:rsid w:val="00336735"/>
    <w:rsid w:val="003371AA"/>
    <w:rsid w:val="00337B08"/>
    <w:rsid w:val="00337B6D"/>
    <w:rsid w:val="00340023"/>
    <w:rsid w:val="003400AB"/>
    <w:rsid w:val="003408B2"/>
    <w:rsid w:val="00340CE6"/>
    <w:rsid w:val="00340F19"/>
    <w:rsid w:val="00340F3F"/>
    <w:rsid w:val="00340F59"/>
    <w:rsid w:val="0034110C"/>
    <w:rsid w:val="00341135"/>
    <w:rsid w:val="0034120E"/>
    <w:rsid w:val="0034139B"/>
    <w:rsid w:val="00341EB7"/>
    <w:rsid w:val="003421E3"/>
    <w:rsid w:val="0034234A"/>
    <w:rsid w:val="00342684"/>
    <w:rsid w:val="003432AF"/>
    <w:rsid w:val="003434A1"/>
    <w:rsid w:val="00343675"/>
    <w:rsid w:val="003438CC"/>
    <w:rsid w:val="00343A14"/>
    <w:rsid w:val="00343DD5"/>
    <w:rsid w:val="00344728"/>
    <w:rsid w:val="003452AE"/>
    <w:rsid w:val="003456DA"/>
    <w:rsid w:val="00345CC7"/>
    <w:rsid w:val="00345DEC"/>
    <w:rsid w:val="00345ED2"/>
    <w:rsid w:val="00345F79"/>
    <w:rsid w:val="00346653"/>
    <w:rsid w:val="00346721"/>
    <w:rsid w:val="00346938"/>
    <w:rsid w:val="00346CC7"/>
    <w:rsid w:val="00347190"/>
    <w:rsid w:val="00347692"/>
    <w:rsid w:val="00347AB5"/>
    <w:rsid w:val="0035032F"/>
    <w:rsid w:val="00350759"/>
    <w:rsid w:val="00350EFD"/>
    <w:rsid w:val="0035106C"/>
    <w:rsid w:val="003510DC"/>
    <w:rsid w:val="003512E9"/>
    <w:rsid w:val="003513A6"/>
    <w:rsid w:val="003516D0"/>
    <w:rsid w:val="00351BA5"/>
    <w:rsid w:val="00351BBA"/>
    <w:rsid w:val="003520DF"/>
    <w:rsid w:val="003520F7"/>
    <w:rsid w:val="0035275F"/>
    <w:rsid w:val="003527E1"/>
    <w:rsid w:val="00352FB5"/>
    <w:rsid w:val="00353692"/>
    <w:rsid w:val="003537F4"/>
    <w:rsid w:val="003538CF"/>
    <w:rsid w:val="00353B99"/>
    <w:rsid w:val="00353EF0"/>
    <w:rsid w:val="003542A0"/>
    <w:rsid w:val="00354504"/>
    <w:rsid w:val="00354DA7"/>
    <w:rsid w:val="0035518C"/>
    <w:rsid w:val="003558B6"/>
    <w:rsid w:val="00355C35"/>
    <w:rsid w:val="00355F35"/>
    <w:rsid w:val="00356489"/>
    <w:rsid w:val="0035652E"/>
    <w:rsid w:val="0035675B"/>
    <w:rsid w:val="00356772"/>
    <w:rsid w:val="00356CF7"/>
    <w:rsid w:val="00356EBB"/>
    <w:rsid w:val="00357468"/>
    <w:rsid w:val="0035765C"/>
    <w:rsid w:val="00357F61"/>
    <w:rsid w:val="00357F72"/>
    <w:rsid w:val="00360361"/>
    <w:rsid w:val="003607F8"/>
    <w:rsid w:val="00360AD8"/>
    <w:rsid w:val="00361239"/>
    <w:rsid w:val="003613F2"/>
    <w:rsid w:val="00361508"/>
    <w:rsid w:val="00361809"/>
    <w:rsid w:val="00361812"/>
    <w:rsid w:val="003618F9"/>
    <w:rsid w:val="00361C8F"/>
    <w:rsid w:val="00362038"/>
    <w:rsid w:val="003626D3"/>
    <w:rsid w:val="00362BEE"/>
    <w:rsid w:val="00363021"/>
    <w:rsid w:val="00363720"/>
    <w:rsid w:val="00363D66"/>
    <w:rsid w:val="00364550"/>
    <w:rsid w:val="003645BA"/>
    <w:rsid w:val="0036482E"/>
    <w:rsid w:val="00364A38"/>
    <w:rsid w:val="00364B1B"/>
    <w:rsid w:val="00364C62"/>
    <w:rsid w:val="00364CB0"/>
    <w:rsid w:val="003652E7"/>
    <w:rsid w:val="00365861"/>
    <w:rsid w:val="0036641A"/>
    <w:rsid w:val="00366460"/>
    <w:rsid w:val="00366614"/>
    <w:rsid w:val="0036680C"/>
    <w:rsid w:val="00366F0F"/>
    <w:rsid w:val="00366FFB"/>
    <w:rsid w:val="00367981"/>
    <w:rsid w:val="00367C4A"/>
    <w:rsid w:val="0037052B"/>
    <w:rsid w:val="00370539"/>
    <w:rsid w:val="003706B8"/>
    <w:rsid w:val="00370B20"/>
    <w:rsid w:val="0037145A"/>
    <w:rsid w:val="00371D61"/>
    <w:rsid w:val="00371F9F"/>
    <w:rsid w:val="00372131"/>
    <w:rsid w:val="0037221D"/>
    <w:rsid w:val="0037247D"/>
    <w:rsid w:val="00372C7D"/>
    <w:rsid w:val="003733A3"/>
    <w:rsid w:val="00373834"/>
    <w:rsid w:val="00373990"/>
    <w:rsid w:val="00373CAA"/>
    <w:rsid w:val="00373E42"/>
    <w:rsid w:val="0037402F"/>
    <w:rsid w:val="00374ACD"/>
    <w:rsid w:val="00374D1C"/>
    <w:rsid w:val="003756B6"/>
    <w:rsid w:val="0037593F"/>
    <w:rsid w:val="00376085"/>
    <w:rsid w:val="00376A7A"/>
    <w:rsid w:val="00376BD4"/>
    <w:rsid w:val="00376D37"/>
    <w:rsid w:val="003771E8"/>
    <w:rsid w:val="003772B1"/>
    <w:rsid w:val="003773FF"/>
    <w:rsid w:val="00377635"/>
    <w:rsid w:val="003779FA"/>
    <w:rsid w:val="003800FE"/>
    <w:rsid w:val="003807BD"/>
    <w:rsid w:val="00380AE7"/>
    <w:rsid w:val="00380C3D"/>
    <w:rsid w:val="0038141C"/>
    <w:rsid w:val="0038160A"/>
    <w:rsid w:val="0038161A"/>
    <w:rsid w:val="00381A79"/>
    <w:rsid w:val="0038222C"/>
    <w:rsid w:val="0038248B"/>
    <w:rsid w:val="00382559"/>
    <w:rsid w:val="00382A0F"/>
    <w:rsid w:val="00382ABB"/>
    <w:rsid w:val="00382E37"/>
    <w:rsid w:val="00383DFD"/>
    <w:rsid w:val="00384340"/>
    <w:rsid w:val="0038434D"/>
    <w:rsid w:val="0038470C"/>
    <w:rsid w:val="0038478A"/>
    <w:rsid w:val="00384C6C"/>
    <w:rsid w:val="00385069"/>
    <w:rsid w:val="00385363"/>
    <w:rsid w:val="00386021"/>
    <w:rsid w:val="003862C7"/>
    <w:rsid w:val="00386735"/>
    <w:rsid w:val="00386CAA"/>
    <w:rsid w:val="00386E54"/>
    <w:rsid w:val="0038712B"/>
    <w:rsid w:val="0038716B"/>
    <w:rsid w:val="0038719B"/>
    <w:rsid w:val="00387A26"/>
    <w:rsid w:val="00387C31"/>
    <w:rsid w:val="00387DDB"/>
    <w:rsid w:val="00390342"/>
    <w:rsid w:val="00390552"/>
    <w:rsid w:val="0039061B"/>
    <w:rsid w:val="00391995"/>
    <w:rsid w:val="003921ED"/>
    <w:rsid w:val="00392374"/>
    <w:rsid w:val="0039259C"/>
    <w:rsid w:val="00392813"/>
    <w:rsid w:val="00392965"/>
    <w:rsid w:val="0039298C"/>
    <w:rsid w:val="00392C46"/>
    <w:rsid w:val="00392DC1"/>
    <w:rsid w:val="00392F6C"/>
    <w:rsid w:val="0039335D"/>
    <w:rsid w:val="00393C24"/>
    <w:rsid w:val="003940B7"/>
    <w:rsid w:val="003943C3"/>
    <w:rsid w:val="00394B97"/>
    <w:rsid w:val="00394EE2"/>
    <w:rsid w:val="003950E3"/>
    <w:rsid w:val="00395120"/>
    <w:rsid w:val="003951ED"/>
    <w:rsid w:val="00395656"/>
    <w:rsid w:val="00395E7E"/>
    <w:rsid w:val="0039630F"/>
    <w:rsid w:val="00396669"/>
    <w:rsid w:val="00396BA3"/>
    <w:rsid w:val="00396E03"/>
    <w:rsid w:val="003972AE"/>
    <w:rsid w:val="00397B24"/>
    <w:rsid w:val="00397CD8"/>
    <w:rsid w:val="003A0251"/>
    <w:rsid w:val="003A03ED"/>
    <w:rsid w:val="003A084C"/>
    <w:rsid w:val="003A0D87"/>
    <w:rsid w:val="003A1714"/>
    <w:rsid w:val="003A1806"/>
    <w:rsid w:val="003A199F"/>
    <w:rsid w:val="003A28DC"/>
    <w:rsid w:val="003A2D90"/>
    <w:rsid w:val="003A2DF4"/>
    <w:rsid w:val="003A3027"/>
    <w:rsid w:val="003A35EF"/>
    <w:rsid w:val="003A3722"/>
    <w:rsid w:val="003A3756"/>
    <w:rsid w:val="003A3DD8"/>
    <w:rsid w:val="003A3DFA"/>
    <w:rsid w:val="003A5320"/>
    <w:rsid w:val="003A53DA"/>
    <w:rsid w:val="003A541C"/>
    <w:rsid w:val="003A58F6"/>
    <w:rsid w:val="003A5BAD"/>
    <w:rsid w:val="003A60E2"/>
    <w:rsid w:val="003A61C6"/>
    <w:rsid w:val="003A6C62"/>
    <w:rsid w:val="003A787B"/>
    <w:rsid w:val="003B010C"/>
    <w:rsid w:val="003B038B"/>
    <w:rsid w:val="003B063F"/>
    <w:rsid w:val="003B098F"/>
    <w:rsid w:val="003B0C72"/>
    <w:rsid w:val="003B0C7E"/>
    <w:rsid w:val="003B0D42"/>
    <w:rsid w:val="003B1A69"/>
    <w:rsid w:val="003B1C02"/>
    <w:rsid w:val="003B1E72"/>
    <w:rsid w:val="003B1ED9"/>
    <w:rsid w:val="003B1FAA"/>
    <w:rsid w:val="003B2051"/>
    <w:rsid w:val="003B3048"/>
    <w:rsid w:val="003B3361"/>
    <w:rsid w:val="003B3367"/>
    <w:rsid w:val="003B35B6"/>
    <w:rsid w:val="003B3E6D"/>
    <w:rsid w:val="003B3FEC"/>
    <w:rsid w:val="003B4114"/>
    <w:rsid w:val="003B41F0"/>
    <w:rsid w:val="003B4A3C"/>
    <w:rsid w:val="003B4BBC"/>
    <w:rsid w:val="003B4FA4"/>
    <w:rsid w:val="003B5099"/>
    <w:rsid w:val="003B54BD"/>
    <w:rsid w:val="003B5568"/>
    <w:rsid w:val="003B5600"/>
    <w:rsid w:val="003B5B3F"/>
    <w:rsid w:val="003B5C5E"/>
    <w:rsid w:val="003B5EF0"/>
    <w:rsid w:val="003B6B51"/>
    <w:rsid w:val="003B6D66"/>
    <w:rsid w:val="003B7351"/>
    <w:rsid w:val="003B73C7"/>
    <w:rsid w:val="003B7414"/>
    <w:rsid w:val="003B7C50"/>
    <w:rsid w:val="003C02F8"/>
    <w:rsid w:val="003C0684"/>
    <w:rsid w:val="003C076B"/>
    <w:rsid w:val="003C0965"/>
    <w:rsid w:val="003C0B51"/>
    <w:rsid w:val="003C1283"/>
    <w:rsid w:val="003C16DE"/>
    <w:rsid w:val="003C185E"/>
    <w:rsid w:val="003C1FAF"/>
    <w:rsid w:val="003C257A"/>
    <w:rsid w:val="003C2FFA"/>
    <w:rsid w:val="003C31F4"/>
    <w:rsid w:val="003C34BD"/>
    <w:rsid w:val="003C354D"/>
    <w:rsid w:val="003C38F8"/>
    <w:rsid w:val="003C399F"/>
    <w:rsid w:val="003C39EA"/>
    <w:rsid w:val="003C40C3"/>
    <w:rsid w:val="003C4FA2"/>
    <w:rsid w:val="003C5379"/>
    <w:rsid w:val="003C5B5D"/>
    <w:rsid w:val="003C5C0D"/>
    <w:rsid w:val="003C5EA6"/>
    <w:rsid w:val="003C6267"/>
    <w:rsid w:val="003C62EF"/>
    <w:rsid w:val="003C6493"/>
    <w:rsid w:val="003C669F"/>
    <w:rsid w:val="003C6867"/>
    <w:rsid w:val="003C695E"/>
    <w:rsid w:val="003C7A18"/>
    <w:rsid w:val="003C7D30"/>
    <w:rsid w:val="003C7DC1"/>
    <w:rsid w:val="003C7DDF"/>
    <w:rsid w:val="003C7F32"/>
    <w:rsid w:val="003D0313"/>
    <w:rsid w:val="003D0B63"/>
    <w:rsid w:val="003D175E"/>
    <w:rsid w:val="003D1A44"/>
    <w:rsid w:val="003D1CA2"/>
    <w:rsid w:val="003D1E25"/>
    <w:rsid w:val="003D2357"/>
    <w:rsid w:val="003D24A5"/>
    <w:rsid w:val="003D2782"/>
    <w:rsid w:val="003D2927"/>
    <w:rsid w:val="003D2B0C"/>
    <w:rsid w:val="003D2C04"/>
    <w:rsid w:val="003D2CB7"/>
    <w:rsid w:val="003D2CF1"/>
    <w:rsid w:val="003D3145"/>
    <w:rsid w:val="003D3580"/>
    <w:rsid w:val="003D36B8"/>
    <w:rsid w:val="003D39B0"/>
    <w:rsid w:val="003D3AE4"/>
    <w:rsid w:val="003D4314"/>
    <w:rsid w:val="003D47CD"/>
    <w:rsid w:val="003D49A2"/>
    <w:rsid w:val="003D49B6"/>
    <w:rsid w:val="003D5271"/>
    <w:rsid w:val="003D52EF"/>
    <w:rsid w:val="003D57E4"/>
    <w:rsid w:val="003D599E"/>
    <w:rsid w:val="003D5BF6"/>
    <w:rsid w:val="003D75EB"/>
    <w:rsid w:val="003D7880"/>
    <w:rsid w:val="003E0147"/>
    <w:rsid w:val="003E063F"/>
    <w:rsid w:val="003E0D60"/>
    <w:rsid w:val="003E1324"/>
    <w:rsid w:val="003E1629"/>
    <w:rsid w:val="003E1D7C"/>
    <w:rsid w:val="003E1E5F"/>
    <w:rsid w:val="003E296B"/>
    <w:rsid w:val="003E304B"/>
    <w:rsid w:val="003E3463"/>
    <w:rsid w:val="003E38A7"/>
    <w:rsid w:val="003E3AA4"/>
    <w:rsid w:val="003E3C65"/>
    <w:rsid w:val="003E40FC"/>
    <w:rsid w:val="003E462B"/>
    <w:rsid w:val="003E47A0"/>
    <w:rsid w:val="003E4FD8"/>
    <w:rsid w:val="003E53B3"/>
    <w:rsid w:val="003E5696"/>
    <w:rsid w:val="003E6125"/>
    <w:rsid w:val="003E624E"/>
    <w:rsid w:val="003E6916"/>
    <w:rsid w:val="003E6EB5"/>
    <w:rsid w:val="003E795E"/>
    <w:rsid w:val="003E7D4A"/>
    <w:rsid w:val="003E7E39"/>
    <w:rsid w:val="003F02D7"/>
    <w:rsid w:val="003F089E"/>
    <w:rsid w:val="003F0BDC"/>
    <w:rsid w:val="003F0BE7"/>
    <w:rsid w:val="003F2CF0"/>
    <w:rsid w:val="003F2CF7"/>
    <w:rsid w:val="003F2DAC"/>
    <w:rsid w:val="003F4171"/>
    <w:rsid w:val="003F4187"/>
    <w:rsid w:val="003F47E3"/>
    <w:rsid w:val="003F49A5"/>
    <w:rsid w:val="003F4B64"/>
    <w:rsid w:val="003F4D90"/>
    <w:rsid w:val="003F4ED5"/>
    <w:rsid w:val="003F578B"/>
    <w:rsid w:val="003F5D39"/>
    <w:rsid w:val="003F5FF3"/>
    <w:rsid w:val="003F6396"/>
    <w:rsid w:val="003F6AA4"/>
    <w:rsid w:val="003F6BC5"/>
    <w:rsid w:val="003F708C"/>
    <w:rsid w:val="003F77DC"/>
    <w:rsid w:val="00400A01"/>
    <w:rsid w:val="00400A96"/>
    <w:rsid w:val="00400C53"/>
    <w:rsid w:val="00401469"/>
    <w:rsid w:val="00401797"/>
    <w:rsid w:val="00401A37"/>
    <w:rsid w:val="00401C19"/>
    <w:rsid w:val="00401FA2"/>
    <w:rsid w:val="00402575"/>
    <w:rsid w:val="004026B8"/>
    <w:rsid w:val="00402844"/>
    <w:rsid w:val="004028E8"/>
    <w:rsid w:val="00402AA2"/>
    <w:rsid w:val="00402DFB"/>
    <w:rsid w:val="004031F3"/>
    <w:rsid w:val="0040365D"/>
    <w:rsid w:val="004036AB"/>
    <w:rsid w:val="00403AB3"/>
    <w:rsid w:val="00403B48"/>
    <w:rsid w:val="00404359"/>
    <w:rsid w:val="0040455C"/>
    <w:rsid w:val="004046B5"/>
    <w:rsid w:val="00404840"/>
    <w:rsid w:val="0040495B"/>
    <w:rsid w:val="00404F02"/>
    <w:rsid w:val="0040537E"/>
    <w:rsid w:val="0040558B"/>
    <w:rsid w:val="00405E62"/>
    <w:rsid w:val="00406315"/>
    <w:rsid w:val="0040633F"/>
    <w:rsid w:val="00406574"/>
    <w:rsid w:val="00406781"/>
    <w:rsid w:val="00406DCA"/>
    <w:rsid w:val="00407078"/>
    <w:rsid w:val="0040727E"/>
    <w:rsid w:val="00410071"/>
    <w:rsid w:val="004104E1"/>
    <w:rsid w:val="00410AE3"/>
    <w:rsid w:val="00410B68"/>
    <w:rsid w:val="00411804"/>
    <w:rsid w:val="00411A7B"/>
    <w:rsid w:val="00411E5B"/>
    <w:rsid w:val="00412696"/>
    <w:rsid w:val="00412964"/>
    <w:rsid w:val="004129DD"/>
    <w:rsid w:val="00412E18"/>
    <w:rsid w:val="00413F8C"/>
    <w:rsid w:val="00414648"/>
    <w:rsid w:val="00414719"/>
    <w:rsid w:val="00414C09"/>
    <w:rsid w:val="004159DE"/>
    <w:rsid w:val="00415EB3"/>
    <w:rsid w:val="0041639F"/>
    <w:rsid w:val="004168CF"/>
    <w:rsid w:val="00416907"/>
    <w:rsid w:val="00416C05"/>
    <w:rsid w:val="00416C63"/>
    <w:rsid w:val="00416D2C"/>
    <w:rsid w:val="004172EE"/>
    <w:rsid w:val="004174B5"/>
    <w:rsid w:val="004177D4"/>
    <w:rsid w:val="00417801"/>
    <w:rsid w:val="0041787F"/>
    <w:rsid w:val="004178F2"/>
    <w:rsid w:val="00420624"/>
    <w:rsid w:val="00420C6D"/>
    <w:rsid w:val="00420D2E"/>
    <w:rsid w:val="0042209D"/>
    <w:rsid w:val="0042210B"/>
    <w:rsid w:val="0042212D"/>
    <w:rsid w:val="00422785"/>
    <w:rsid w:val="00422AC7"/>
    <w:rsid w:val="00422C50"/>
    <w:rsid w:val="00422CCE"/>
    <w:rsid w:val="00423322"/>
    <w:rsid w:val="00423549"/>
    <w:rsid w:val="004239BE"/>
    <w:rsid w:val="00423A1A"/>
    <w:rsid w:val="00423A92"/>
    <w:rsid w:val="00423EC0"/>
    <w:rsid w:val="00423EF0"/>
    <w:rsid w:val="00424010"/>
    <w:rsid w:val="0042465F"/>
    <w:rsid w:val="00424924"/>
    <w:rsid w:val="00424ADB"/>
    <w:rsid w:val="00424CA4"/>
    <w:rsid w:val="00425361"/>
    <w:rsid w:val="0042563D"/>
    <w:rsid w:val="00425775"/>
    <w:rsid w:val="004257F4"/>
    <w:rsid w:val="00425A72"/>
    <w:rsid w:val="00425D73"/>
    <w:rsid w:val="00425DA3"/>
    <w:rsid w:val="00425EB5"/>
    <w:rsid w:val="00426839"/>
    <w:rsid w:val="00426AFD"/>
    <w:rsid w:val="00426FA3"/>
    <w:rsid w:val="004272E2"/>
    <w:rsid w:val="0042748C"/>
    <w:rsid w:val="004278BE"/>
    <w:rsid w:val="00430033"/>
    <w:rsid w:val="00430090"/>
    <w:rsid w:val="0043033E"/>
    <w:rsid w:val="0043037A"/>
    <w:rsid w:val="004303D9"/>
    <w:rsid w:val="00430543"/>
    <w:rsid w:val="00430B2A"/>
    <w:rsid w:val="00430BC9"/>
    <w:rsid w:val="00431510"/>
    <w:rsid w:val="0043159E"/>
    <w:rsid w:val="00431B2E"/>
    <w:rsid w:val="0043203E"/>
    <w:rsid w:val="004321BA"/>
    <w:rsid w:val="00432384"/>
    <w:rsid w:val="00432604"/>
    <w:rsid w:val="00432616"/>
    <w:rsid w:val="00432C65"/>
    <w:rsid w:val="00432CE9"/>
    <w:rsid w:val="00433ABE"/>
    <w:rsid w:val="00434435"/>
    <w:rsid w:val="004345B5"/>
    <w:rsid w:val="004347BE"/>
    <w:rsid w:val="004347C0"/>
    <w:rsid w:val="004348F4"/>
    <w:rsid w:val="00435626"/>
    <w:rsid w:val="00435BF5"/>
    <w:rsid w:val="0043611E"/>
    <w:rsid w:val="00436275"/>
    <w:rsid w:val="00436D6F"/>
    <w:rsid w:val="00436FAD"/>
    <w:rsid w:val="0043783D"/>
    <w:rsid w:val="00437860"/>
    <w:rsid w:val="00437C6B"/>
    <w:rsid w:val="00440064"/>
    <w:rsid w:val="0044088E"/>
    <w:rsid w:val="00441608"/>
    <w:rsid w:val="00441D4C"/>
    <w:rsid w:val="004420F6"/>
    <w:rsid w:val="00442154"/>
    <w:rsid w:val="004422B8"/>
    <w:rsid w:val="00442374"/>
    <w:rsid w:val="0044272E"/>
    <w:rsid w:val="00442EBC"/>
    <w:rsid w:val="004430D0"/>
    <w:rsid w:val="00443551"/>
    <w:rsid w:val="00444DD0"/>
    <w:rsid w:val="00445110"/>
    <w:rsid w:val="004457AB"/>
    <w:rsid w:val="004461DA"/>
    <w:rsid w:val="00446A9E"/>
    <w:rsid w:val="00446C3B"/>
    <w:rsid w:val="00446CC0"/>
    <w:rsid w:val="004477E3"/>
    <w:rsid w:val="00447DB9"/>
    <w:rsid w:val="00447F63"/>
    <w:rsid w:val="004500AD"/>
    <w:rsid w:val="0045060F"/>
    <w:rsid w:val="00450745"/>
    <w:rsid w:val="00450D6A"/>
    <w:rsid w:val="00451336"/>
    <w:rsid w:val="004516F3"/>
    <w:rsid w:val="00451719"/>
    <w:rsid w:val="0045196E"/>
    <w:rsid w:val="004519EB"/>
    <w:rsid w:val="00451DBB"/>
    <w:rsid w:val="00452029"/>
    <w:rsid w:val="004523F6"/>
    <w:rsid w:val="00452A5F"/>
    <w:rsid w:val="00452B98"/>
    <w:rsid w:val="00452E54"/>
    <w:rsid w:val="00453087"/>
    <w:rsid w:val="004534B4"/>
    <w:rsid w:val="00453BC8"/>
    <w:rsid w:val="00453D0A"/>
    <w:rsid w:val="0045430A"/>
    <w:rsid w:val="00454475"/>
    <w:rsid w:val="00454506"/>
    <w:rsid w:val="004551F1"/>
    <w:rsid w:val="00455279"/>
    <w:rsid w:val="0045545A"/>
    <w:rsid w:val="00455E2F"/>
    <w:rsid w:val="00455F99"/>
    <w:rsid w:val="00456691"/>
    <w:rsid w:val="004566D9"/>
    <w:rsid w:val="00456938"/>
    <w:rsid w:val="00456C38"/>
    <w:rsid w:val="00456D7A"/>
    <w:rsid w:val="00456F8F"/>
    <w:rsid w:val="004572EE"/>
    <w:rsid w:val="004578BF"/>
    <w:rsid w:val="00457B77"/>
    <w:rsid w:val="00457BCB"/>
    <w:rsid w:val="004604F6"/>
    <w:rsid w:val="0046059D"/>
    <w:rsid w:val="00460D47"/>
    <w:rsid w:val="00460D84"/>
    <w:rsid w:val="00461191"/>
    <w:rsid w:val="004619B9"/>
    <w:rsid w:val="004619EA"/>
    <w:rsid w:val="00462DE7"/>
    <w:rsid w:val="00463295"/>
    <w:rsid w:val="004632A9"/>
    <w:rsid w:val="004635F7"/>
    <w:rsid w:val="00463878"/>
    <w:rsid w:val="00463CB5"/>
    <w:rsid w:val="00463DA3"/>
    <w:rsid w:val="004641CA"/>
    <w:rsid w:val="0046485A"/>
    <w:rsid w:val="00464AC1"/>
    <w:rsid w:val="00464B33"/>
    <w:rsid w:val="00464C0E"/>
    <w:rsid w:val="00465066"/>
    <w:rsid w:val="00465221"/>
    <w:rsid w:val="004657BF"/>
    <w:rsid w:val="00466012"/>
    <w:rsid w:val="004662D0"/>
    <w:rsid w:val="00466379"/>
    <w:rsid w:val="00466398"/>
    <w:rsid w:val="0046673D"/>
    <w:rsid w:val="00466C9C"/>
    <w:rsid w:val="00466D34"/>
    <w:rsid w:val="00466DED"/>
    <w:rsid w:val="00466E9F"/>
    <w:rsid w:val="004678EC"/>
    <w:rsid w:val="00467944"/>
    <w:rsid w:val="00467B53"/>
    <w:rsid w:val="00470524"/>
    <w:rsid w:val="00470F99"/>
    <w:rsid w:val="00470FBF"/>
    <w:rsid w:val="0047121C"/>
    <w:rsid w:val="0047148E"/>
    <w:rsid w:val="00472023"/>
    <w:rsid w:val="0047236F"/>
    <w:rsid w:val="00472523"/>
    <w:rsid w:val="0047288C"/>
    <w:rsid w:val="00472F75"/>
    <w:rsid w:val="0047363D"/>
    <w:rsid w:val="004739D2"/>
    <w:rsid w:val="00473A6E"/>
    <w:rsid w:val="00473A74"/>
    <w:rsid w:val="004744C1"/>
    <w:rsid w:val="00474625"/>
    <w:rsid w:val="0047477E"/>
    <w:rsid w:val="00474A11"/>
    <w:rsid w:val="00474A66"/>
    <w:rsid w:val="00474BC2"/>
    <w:rsid w:val="00474D05"/>
    <w:rsid w:val="00474EB2"/>
    <w:rsid w:val="004753EC"/>
    <w:rsid w:val="0047551F"/>
    <w:rsid w:val="004758A8"/>
    <w:rsid w:val="00475A67"/>
    <w:rsid w:val="00475FC5"/>
    <w:rsid w:val="00476989"/>
    <w:rsid w:val="00477533"/>
    <w:rsid w:val="004776FA"/>
    <w:rsid w:val="004777E6"/>
    <w:rsid w:val="00477E71"/>
    <w:rsid w:val="00480045"/>
    <w:rsid w:val="00480817"/>
    <w:rsid w:val="00480F37"/>
    <w:rsid w:val="0048137B"/>
    <w:rsid w:val="00481920"/>
    <w:rsid w:val="00481F17"/>
    <w:rsid w:val="004830C6"/>
    <w:rsid w:val="004831EA"/>
    <w:rsid w:val="0048322A"/>
    <w:rsid w:val="004835F7"/>
    <w:rsid w:val="00483DDA"/>
    <w:rsid w:val="004840F0"/>
    <w:rsid w:val="004846DC"/>
    <w:rsid w:val="00484D4A"/>
    <w:rsid w:val="00484D67"/>
    <w:rsid w:val="00485235"/>
    <w:rsid w:val="00485684"/>
    <w:rsid w:val="00485ADF"/>
    <w:rsid w:val="00485B1C"/>
    <w:rsid w:val="00485FE1"/>
    <w:rsid w:val="004863EE"/>
    <w:rsid w:val="004864F7"/>
    <w:rsid w:val="004866C1"/>
    <w:rsid w:val="004866DC"/>
    <w:rsid w:val="00486C2B"/>
    <w:rsid w:val="00486C4C"/>
    <w:rsid w:val="0048733C"/>
    <w:rsid w:val="0048758F"/>
    <w:rsid w:val="0048760F"/>
    <w:rsid w:val="00487C27"/>
    <w:rsid w:val="00487E5C"/>
    <w:rsid w:val="00490DAA"/>
    <w:rsid w:val="004917D3"/>
    <w:rsid w:val="00491CD8"/>
    <w:rsid w:val="00491E23"/>
    <w:rsid w:val="00492B85"/>
    <w:rsid w:val="00492F15"/>
    <w:rsid w:val="0049319D"/>
    <w:rsid w:val="004931C4"/>
    <w:rsid w:val="004932FE"/>
    <w:rsid w:val="004936A8"/>
    <w:rsid w:val="00493A87"/>
    <w:rsid w:val="004940A7"/>
    <w:rsid w:val="00494149"/>
    <w:rsid w:val="004943E2"/>
    <w:rsid w:val="00494437"/>
    <w:rsid w:val="0049474C"/>
    <w:rsid w:val="00494896"/>
    <w:rsid w:val="00495287"/>
    <w:rsid w:val="004955C4"/>
    <w:rsid w:val="00495D59"/>
    <w:rsid w:val="004964C2"/>
    <w:rsid w:val="00496508"/>
    <w:rsid w:val="004965B1"/>
    <w:rsid w:val="004976C2"/>
    <w:rsid w:val="00497865"/>
    <w:rsid w:val="004A00A5"/>
    <w:rsid w:val="004A0272"/>
    <w:rsid w:val="004A03B1"/>
    <w:rsid w:val="004A047F"/>
    <w:rsid w:val="004A2343"/>
    <w:rsid w:val="004A2369"/>
    <w:rsid w:val="004A29A0"/>
    <w:rsid w:val="004A29CA"/>
    <w:rsid w:val="004A3511"/>
    <w:rsid w:val="004A354E"/>
    <w:rsid w:val="004A35FD"/>
    <w:rsid w:val="004A4368"/>
    <w:rsid w:val="004A4422"/>
    <w:rsid w:val="004A44B4"/>
    <w:rsid w:val="004A46D4"/>
    <w:rsid w:val="004A56D2"/>
    <w:rsid w:val="004A58A3"/>
    <w:rsid w:val="004A5D17"/>
    <w:rsid w:val="004A6FA5"/>
    <w:rsid w:val="004A7287"/>
    <w:rsid w:val="004A7849"/>
    <w:rsid w:val="004A7A44"/>
    <w:rsid w:val="004A7B10"/>
    <w:rsid w:val="004A7B3D"/>
    <w:rsid w:val="004B0402"/>
    <w:rsid w:val="004B05E2"/>
    <w:rsid w:val="004B0603"/>
    <w:rsid w:val="004B077C"/>
    <w:rsid w:val="004B0CE3"/>
    <w:rsid w:val="004B0FAF"/>
    <w:rsid w:val="004B11A4"/>
    <w:rsid w:val="004B1272"/>
    <w:rsid w:val="004B12CA"/>
    <w:rsid w:val="004B1B69"/>
    <w:rsid w:val="004B1EA5"/>
    <w:rsid w:val="004B1EE6"/>
    <w:rsid w:val="004B24EF"/>
    <w:rsid w:val="004B27BF"/>
    <w:rsid w:val="004B27FF"/>
    <w:rsid w:val="004B298C"/>
    <w:rsid w:val="004B2C65"/>
    <w:rsid w:val="004B2F31"/>
    <w:rsid w:val="004B3320"/>
    <w:rsid w:val="004B384C"/>
    <w:rsid w:val="004B3BDC"/>
    <w:rsid w:val="004B43F6"/>
    <w:rsid w:val="004B48F1"/>
    <w:rsid w:val="004B491E"/>
    <w:rsid w:val="004B56E4"/>
    <w:rsid w:val="004B5839"/>
    <w:rsid w:val="004B5B1A"/>
    <w:rsid w:val="004B5B36"/>
    <w:rsid w:val="004B5EB0"/>
    <w:rsid w:val="004B6379"/>
    <w:rsid w:val="004B684B"/>
    <w:rsid w:val="004B6D52"/>
    <w:rsid w:val="004C0146"/>
    <w:rsid w:val="004C02D8"/>
    <w:rsid w:val="004C123A"/>
    <w:rsid w:val="004C2288"/>
    <w:rsid w:val="004C24AD"/>
    <w:rsid w:val="004C28A0"/>
    <w:rsid w:val="004C2B9E"/>
    <w:rsid w:val="004C32CB"/>
    <w:rsid w:val="004C33EE"/>
    <w:rsid w:val="004C3CD0"/>
    <w:rsid w:val="004C3D2E"/>
    <w:rsid w:val="004C4486"/>
    <w:rsid w:val="004C4677"/>
    <w:rsid w:val="004C4C27"/>
    <w:rsid w:val="004C524E"/>
    <w:rsid w:val="004C53A7"/>
    <w:rsid w:val="004C573B"/>
    <w:rsid w:val="004C59ED"/>
    <w:rsid w:val="004C5AAA"/>
    <w:rsid w:val="004C5B7B"/>
    <w:rsid w:val="004C5C0C"/>
    <w:rsid w:val="004C63C4"/>
    <w:rsid w:val="004C6692"/>
    <w:rsid w:val="004C66FF"/>
    <w:rsid w:val="004C6E2A"/>
    <w:rsid w:val="004C740C"/>
    <w:rsid w:val="004C75E1"/>
    <w:rsid w:val="004C7A84"/>
    <w:rsid w:val="004D0226"/>
    <w:rsid w:val="004D05D7"/>
    <w:rsid w:val="004D111B"/>
    <w:rsid w:val="004D1B0D"/>
    <w:rsid w:val="004D1EEA"/>
    <w:rsid w:val="004D252A"/>
    <w:rsid w:val="004D26A1"/>
    <w:rsid w:val="004D2D10"/>
    <w:rsid w:val="004D3A26"/>
    <w:rsid w:val="004D41D9"/>
    <w:rsid w:val="004D48D0"/>
    <w:rsid w:val="004D4E10"/>
    <w:rsid w:val="004D5874"/>
    <w:rsid w:val="004D5B46"/>
    <w:rsid w:val="004D5C7E"/>
    <w:rsid w:val="004D5F1E"/>
    <w:rsid w:val="004D5FC0"/>
    <w:rsid w:val="004D6037"/>
    <w:rsid w:val="004D60F4"/>
    <w:rsid w:val="004D6656"/>
    <w:rsid w:val="004D66A7"/>
    <w:rsid w:val="004D716A"/>
    <w:rsid w:val="004D779C"/>
    <w:rsid w:val="004D7B6D"/>
    <w:rsid w:val="004D7DEF"/>
    <w:rsid w:val="004E03D0"/>
    <w:rsid w:val="004E0848"/>
    <w:rsid w:val="004E0CC2"/>
    <w:rsid w:val="004E0DBA"/>
    <w:rsid w:val="004E106C"/>
    <w:rsid w:val="004E2492"/>
    <w:rsid w:val="004E2E14"/>
    <w:rsid w:val="004E3492"/>
    <w:rsid w:val="004E3653"/>
    <w:rsid w:val="004E36DA"/>
    <w:rsid w:val="004E3732"/>
    <w:rsid w:val="004E37FE"/>
    <w:rsid w:val="004E416F"/>
    <w:rsid w:val="004E4342"/>
    <w:rsid w:val="004E441F"/>
    <w:rsid w:val="004E4680"/>
    <w:rsid w:val="004E4796"/>
    <w:rsid w:val="004E4862"/>
    <w:rsid w:val="004E4A89"/>
    <w:rsid w:val="004E4B07"/>
    <w:rsid w:val="004E4B5F"/>
    <w:rsid w:val="004E4D05"/>
    <w:rsid w:val="004E4E3F"/>
    <w:rsid w:val="004E51F6"/>
    <w:rsid w:val="004E54B9"/>
    <w:rsid w:val="004E5C01"/>
    <w:rsid w:val="004E63CD"/>
    <w:rsid w:val="004E6464"/>
    <w:rsid w:val="004E66EC"/>
    <w:rsid w:val="004E6A77"/>
    <w:rsid w:val="004E701B"/>
    <w:rsid w:val="004E721E"/>
    <w:rsid w:val="004F02CE"/>
    <w:rsid w:val="004F037F"/>
    <w:rsid w:val="004F0456"/>
    <w:rsid w:val="004F05B1"/>
    <w:rsid w:val="004F0AD1"/>
    <w:rsid w:val="004F1698"/>
    <w:rsid w:val="004F175B"/>
    <w:rsid w:val="004F1883"/>
    <w:rsid w:val="004F198C"/>
    <w:rsid w:val="004F1D96"/>
    <w:rsid w:val="004F2AA6"/>
    <w:rsid w:val="004F2C11"/>
    <w:rsid w:val="004F3033"/>
    <w:rsid w:val="004F3137"/>
    <w:rsid w:val="004F319E"/>
    <w:rsid w:val="004F35FB"/>
    <w:rsid w:val="004F3C9A"/>
    <w:rsid w:val="004F3DF9"/>
    <w:rsid w:val="004F4211"/>
    <w:rsid w:val="004F4244"/>
    <w:rsid w:val="004F4699"/>
    <w:rsid w:val="004F4898"/>
    <w:rsid w:val="004F4F40"/>
    <w:rsid w:val="004F5094"/>
    <w:rsid w:val="004F5207"/>
    <w:rsid w:val="004F55B1"/>
    <w:rsid w:val="004F5642"/>
    <w:rsid w:val="004F571F"/>
    <w:rsid w:val="004F5B78"/>
    <w:rsid w:val="004F6D8A"/>
    <w:rsid w:val="004F7127"/>
    <w:rsid w:val="004F7223"/>
    <w:rsid w:val="004F7542"/>
    <w:rsid w:val="004F7BEC"/>
    <w:rsid w:val="00500085"/>
    <w:rsid w:val="00500146"/>
    <w:rsid w:val="0050015D"/>
    <w:rsid w:val="00500D5E"/>
    <w:rsid w:val="0050127C"/>
    <w:rsid w:val="00501879"/>
    <w:rsid w:val="005023C6"/>
    <w:rsid w:val="00502C83"/>
    <w:rsid w:val="00502CC0"/>
    <w:rsid w:val="00503225"/>
    <w:rsid w:val="00503472"/>
    <w:rsid w:val="00503BBD"/>
    <w:rsid w:val="00504482"/>
    <w:rsid w:val="00504AE4"/>
    <w:rsid w:val="005052BE"/>
    <w:rsid w:val="005052C0"/>
    <w:rsid w:val="0050551F"/>
    <w:rsid w:val="0050580D"/>
    <w:rsid w:val="00505B86"/>
    <w:rsid w:val="005065FF"/>
    <w:rsid w:val="00506917"/>
    <w:rsid w:val="00506D83"/>
    <w:rsid w:val="00507384"/>
    <w:rsid w:val="005074B7"/>
    <w:rsid w:val="005103D6"/>
    <w:rsid w:val="00510832"/>
    <w:rsid w:val="00510C0F"/>
    <w:rsid w:val="00511067"/>
    <w:rsid w:val="005113FD"/>
    <w:rsid w:val="0051145A"/>
    <w:rsid w:val="005117F2"/>
    <w:rsid w:val="00512500"/>
    <w:rsid w:val="0051289E"/>
    <w:rsid w:val="00512961"/>
    <w:rsid w:val="005132E1"/>
    <w:rsid w:val="00513625"/>
    <w:rsid w:val="00513FA0"/>
    <w:rsid w:val="005140C3"/>
    <w:rsid w:val="005141A8"/>
    <w:rsid w:val="0051424E"/>
    <w:rsid w:val="00514297"/>
    <w:rsid w:val="00514591"/>
    <w:rsid w:val="005146BE"/>
    <w:rsid w:val="005148C2"/>
    <w:rsid w:val="005148EA"/>
    <w:rsid w:val="00514C63"/>
    <w:rsid w:val="00514F64"/>
    <w:rsid w:val="00514FF0"/>
    <w:rsid w:val="00515047"/>
    <w:rsid w:val="005150B1"/>
    <w:rsid w:val="0051514B"/>
    <w:rsid w:val="005151BF"/>
    <w:rsid w:val="005157CB"/>
    <w:rsid w:val="00516012"/>
    <w:rsid w:val="00516A30"/>
    <w:rsid w:val="00516D28"/>
    <w:rsid w:val="00516D9E"/>
    <w:rsid w:val="00517241"/>
    <w:rsid w:val="00517781"/>
    <w:rsid w:val="00520FB8"/>
    <w:rsid w:val="00521085"/>
    <w:rsid w:val="00521897"/>
    <w:rsid w:val="00521BF6"/>
    <w:rsid w:val="005222C9"/>
    <w:rsid w:val="005222CA"/>
    <w:rsid w:val="0052239D"/>
    <w:rsid w:val="00522404"/>
    <w:rsid w:val="005224E1"/>
    <w:rsid w:val="0052256C"/>
    <w:rsid w:val="005229F6"/>
    <w:rsid w:val="00522DD9"/>
    <w:rsid w:val="00523004"/>
    <w:rsid w:val="00523421"/>
    <w:rsid w:val="00523E56"/>
    <w:rsid w:val="005240D5"/>
    <w:rsid w:val="005242CE"/>
    <w:rsid w:val="005245C0"/>
    <w:rsid w:val="005245CC"/>
    <w:rsid w:val="00525623"/>
    <w:rsid w:val="00525709"/>
    <w:rsid w:val="00525920"/>
    <w:rsid w:val="00525D15"/>
    <w:rsid w:val="0052644F"/>
    <w:rsid w:val="00526784"/>
    <w:rsid w:val="00526803"/>
    <w:rsid w:val="005268B7"/>
    <w:rsid w:val="00526975"/>
    <w:rsid w:val="00526A2A"/>
    <w:rsid w:val="00527642"/>
    <w:rsid w:val="005276D4"/>
    <w:rsid w:val="00530CF6"/>
    <w:rsid w:val="00531184"/>
    <w:rsid w:val="005313C9"/>
    <w:rsid w:val="00531884"/>
    <w:rsid w:val="00531CE4"/>
    <w:rsid w:val="00532B17"/>
    <w:rsid w:val="00532C9C"/>
    <w:rsid w:val="00533DD9"/>
    <w:rsid w:val="0053414C"/>
    <w:rsid w:val="005341DD"/>
    <w:rsid w:val="00534392"/>
    <w:rsid w:val="00534661"/>
    <w:rsid w:val="00534964"/>
    <w:rsid w:val="00534A79"/>
    <w:rsid w:val="00534C05"/>
    <w:rsid w:val="0053501B"/>
    <w:rsid w:val="00535602"/>
    <w:rsid w:val="00536517"/>
    <w:rsid w:val="00536865"/>
    <w:rsid w:val="00536CE9"/>
    <w:rsid w:val="00536F7F"/>
    <w:rsid w:val="005370BA"/>
    <w:rsid w:val="005372BD"/>
    <w:rsid w:val="005379A4"/>
    <w:rsid w:val="00537BCE"/>
    <w:rsid w:val="00540281"/>
    <w:rsid w:val="00540390"/>
    <w:rsid w:val="005403CC"/>
    <w:rsid w:val="00540DF5"/>
    <w:rsid w:val="00540E86"/>
    <w:rsid w:val="005426C9"/>
    <w:rsid w:val="00542A34"/>
    <w:rsid w:val="00542DF0"/>
    <w:rsid w:val="005440DC"/>
    <w:rsid w:val="0054418C"/>
    <w:rsid w:val="005442D4"/>
    <w:rsid w:val="00545A14"/>
    <w:rsid w:val="00545F2D"/>
    <w:rsid w:val="005460FD"/>
    <w:rsid w:val="00546517"/>
    <w:rsid w:val="00546551"/>
    <w:rsid w:val="00546F80"/>
    <w:rsid w:val="00547573"/>
    <w:rsid w:val="00547A82"/>
    <w:rsid w:val="00550109"/>
    <w:rsid w:val="00550160"/>
    <w:rsid w:val="00550968"/>
    <w:rsid w:val="00550B70"/>
    <w:rsid w:val="005512BA"/>
    <w:rsid w:val="0055187F"/>
    <w:rsid w:val="005521A2"/>
    <w:rsid w:val="005526A9"/>
    <w:rsid w:val="005526C9"/>
    <w:rsid w:val="005526EA"/>
    <w:rsid w:val="00552790"/>
    <w:rsid w:val="005528EE"/>
    <w:rsid w:val="00552C1B"/>
    <w:rsid w:val="00552D05"/>
    <w:rsid w:val="005536A2"/>
    <w:rsid w:val="00553DDA"/>
    <w:rsid w:val="00554446"/>
    <w:rsid w:val="00554689"/>
    <w:rsid w:val="0055484C"/>
    <w:rsid w:val="005566F9"/>
    <w:rsid w:val="0055671E"/>
    <w:rsid w:val="00556943"/>
    <w:rsid w:val="00556C6D"/>
    <w:rsid w:val="005570E0"/>
    <w:rsid w:val="00557457"/>
    <w:rsid w:val="005575DC"/>
    <w:rsid w:val="0055762A"/>
    <w:rsid w:val="00557C6B"/>
    <w:rsid w:val="00557FDB"/>
    <w:rsid w:val="0056013A"/>
    <w:rsid w:val="00560A4A"/>
    <w:rsid w:val="00560ED1"/>
    <w:rsid w:val="00560F69"/>
    <w:rsid w:val="0056109D"/>
    <w:rsid w:val="00561908"/>
    <w:rsid w:val="00561CF0"/>
    <w:rsid w:val="00562234"/>
    <w:rsid w:val="00562A55"/>
    <w:rsid w:val="00562DF7"/>
    <w:rsid w:val="00562E91"/>
    <w:rsid w:val="0056371A"/>
    <w:rsid w:val="00563A94"/>
    <w:rsid w:val="00563EB7"/>
    <w:rsid w:val="005648D2"/>
    <w:rsid w:val="0056495A"/>
    <w:rsid w:val="005656C2"/>
    <w:rsid w:val="005658E5"/>
    <w:rsid w:val="00565A88"/>
    <w:rsid w:val="00566147"/>
    <w:rsid w:val="0056628A"/>
    <w:rsid w:val="005666F3"/>
    <w:rsid w:val="00566BA6"/>
    <w:rsid w:val="0056730B"/>
    <w:rsid w:val="005675E9"/>
    <w:rsid w:val="00567617"/>
    <w:rsid w:val="0056780B"/>
    <w:rsid w:val="005679E6"/>
    <w:rsid w:val="00567B06"/>
    <w:rsid w:val="005709A3"/>
    <w:rsid w:val="00570AF9"/>
    <w:rsid w:val="00570C35"/>
    <w:rsid w:val="00570EC9"/>
    <w:rsid w:val="0057137E"/>
    <w:rsid w:val="005716D2"/>
    <w:rsid w:val="00571D78"/>
    <w:rsid w:val="005726CB"/>
    <w:rsid w:val="005727EF"/>
    <w:rsid w:val="005728D7"/>
    <w:rsid w:val="00572C70"/>
    <w:rsid w:val="00572FC3"/>
    <w:rsid w:val="005737A1"/>
    <w:rsid w:val="00573FBD"/>
    <w:rsid w:val="0057437F"/>
    <w:rsid w:val="0057479C"/>
    <w:rsid w:val="005748A7"/>
    <w:rsid w:val="00574E41"/>
    <w:rsid w:val="0057512B"/>
    <w:rsid w:val="00575583"/>
    <w:rsid w:val="00575643"/>
    <w:rsid w:val="005756D0"/>
    <w:rsid w:val="0057591C"/>
    <w:rsid w:val="005760C8"/>
    <w:rsid w:val="0057633B"/>
    <w:rsid w:val="00576740"/>
    <w:rsid w:val="00576C02"/>
    <w:rsid w:val="00576C59"/>
    <w:rsid w:val="005774B4"/>
    <w:rsid w:val="00577BC0"/>
    <w:rsid w:val="00580047"/>
    <w:rsid w:val="00580738"/>
    <w:rsid w:val="0058145A"/>
    <w:rsid w:val="00581536"/>
    <w:rsid w:val="00581643"/>
    <w:rsid w:val="00581CF1"/>
    <w:rsid w:val="00582261"/>
    <w:rsid w:val="005822EB"/>
    <w:rsid w:val="0058231F"/>
    <w:rsid w:val="00583B36"/>
    <w:rsid w:val="00584453"/>
    <w:rsid w:val="00584489"/>
    <w:rsid w:val="0058459E"/>
    <w:rsid w:val="00584A63"/>
    <w:rsid w:val="00585A4C"/>
    <w:rsid w:val="0058617F"/>
    <w:rsid w:val="005862FA"/>
    <w:rsid w:val="0058667C"/>
    <w:rsid w:val="005866CE"/>
    <w:rsid w:val="00586E46"/>
    <w:rsid w:val="00586F20"/>
    <w:rsid w:val="00587FF6"/>
    <w:rsid w:val="005907AE"/>
    <w:rsid w:val="00590912"/>
    <w:rsid w:val="00590F2E"/>
    <w:rsid w:val="005912C5"/>
    <w:rsid w:val="005918F9"/>
    <w:rsid w:val="00591B92"/>
    <w:rsid w:val="00592773"/>
    <w:rsid w:val="005927E7"/>
    <w:rsid w:val="0059285B"/>
    <w:rsid w:val="005934F6"/>
    <w:rsid w:val="00593521"/>
    <w:rsid w:val="005937E5"/>
    <w:rsid w:val="00593C11"/>
    <w:rsid w:val="00593E1F"/>
    <w:rsid w:val="00593FE9"/>
    <w:rsid w:val="005942C6"/>
    <w:rsid w:val="0059449C"/>
    <w:rsid w:val="0059470C"/>
    <w:rsid w:val="00594A7F"/>
    <w:rsid w:val="00594CB6"/>
    <w:rsid w:val="005951DE"/>
    <w:rsid w:val="0059535C"/>
    <w:rsid w:val="00595A66"/>
    <w:rsid w:val="00595BA3"/>
    <w:rsid w:val="00595DA5"/>
    <w:rsid w:val="0059635D"/>
    <w:rsid w:val="005970BF"/>
    <w:rsid w:val="0059720A"/>
    <w:rsid w:val="00597725"/>
    <w:rsid w:val="00597AE9"/>
    <w:rsid w:val="00597DE1"/>
    <w:rsid w:val="005A09F7"/>
    <w:rsid w:val="005A111D"/>
    <w:rsid w:val="005A165C"/>
    <w:rsid w:val="005A16AB"/>
    <w:rsid w:val="005A17DA"/>
    <w:rsid w:val="005A1AEB"/>
    <w:rsid w:val="005A1CFD"/>
    <w:rsid w:val="005A1D1D"/>
    <w:rsid w:val="005A2319"/>
    <w:rsid w:val="005A237B"/>
    <w:rsid w:val="005A3581"/>
    <w:rsid w:val="005A3BB7"/>
    <w:rsid w:val="005A3C1F"/>
    <w:rsid w:val="005A4366"/>
    <w:rsid w:val="005A4493"/>
    <w:rsid w:val="005A4FE4"/>
    <w:rsid w:val="005A53C8"/>
    <w:rsid w:val="005A5770"/>
    <w:rsid w:val="005A5C70"/>
    <w:rsid w:val="005A5FB7"/>
    <w:rsid w:val="005A63B0"/>
    <w:rsid w:val="005A67A9"/>
    <w:rsid w:val="005A6A9E"/>
    <w:rsid w:val="005A6D40"/>
    <w:rsid w:val="005A6F68"/>
    <w:rsid w:val="005A768F"/>
    <w:rsid w:val="005A76C5"/>
    <w:rsid w:val="005A76EB"/>
    <w:rsid w:val="005A7D6C"/>
    <w:rsid w:val="005B01EB"/>
    <w:rsid w:val="005B040A"/>
    <w:rsid w:val="005B094E"/>
    <w:rsid w:val="005B0F0F"/>
    <w:rsid w:val="005B136F"/>
    <w:rsid w:val="005B189C"/>
    <w:rsid w:val="005B1945"/>
    <w:rsid w:val="005B1A66"/>
    <w:rsid w:val="005B1B4E"/>
    <w:rsid w:val="005B24EB"/>
    <w:rsid w:val="005B258D"/>
    <w:rsid w:val="005B3401"/>
    <w:rsid w:val="005B3D91"/>
    <w:rsid w:val="005B446C"/>
    <w:rsid w:val="005B4B15"/>
    <w:rsid w:val="005B4C19"/>
    <w:rsid w:val="005B4EBD"/>
    <w:rsid w:val="005B5134"/>
    <w:rsid w:val="005B526C"/>
    <w:rsid w:val="005B5442"/>
    <w:rsid w:val="005B5648"/>
    <w:rsid w:val="005B61ED"/>
    <w:rsid w:val="005B6351"/>
    <w:rsid w:val="005B6957"/>
    <w:rsid w:val="005B6AA1"/>
    <w:rsid w:val="005B6B96"/>
    <w:rsid w:val="005B6C7D"/>
    <w:rsid w:val="005B78ED"/>
    <w:rsid w:val="005B7E1D"/>
    <w:rsid w:val="005C0479"/>
    <w:rsid w:val="005C082D"/>
    <w:rsid w:val="005C0A8B"/>
    <w:rsid w:val="005C15CC"/>
    <w:rsid w:val="005C1949"/>
    <w:rsid w:val="005C25ED"/>
    <w:rsid w:val="005C2A08"/>
    <w:rsid w:val="005C2BEB"/>
    <w:rsid w:val="005C3222"/>
    <w:rsid w:val="005C331E"/>
    <w:rsid w:val="005C37B5"/>
    <w:rsid w:val="005C3C55"/>
    <w:rsid w:val="005C3EDA"/>
    <w:rsid w:val="005C4228"/>
    <w:rsid w:val="005C4365"/>
    <w:rsid w:val="005C45EB"/>
    <w:rsid w:val="005C4AEF"/>
    <w:rsid w:val="005C4B8F"/>
    <w:rsid w:val="005C4BE3"/>
    <w:rsid w:val="005C4D90"/>
    <w:rsid w:val="005C4F7F"/>
    <w:rsid w:val="005C51BF"/>
    <w:rsid w:val="005C5678"/>
    <w:rsid w:val="005C59D0"/>
    <w:rsid w:val="005C5DC4"/>
    <w:rsid w:val="005C6BBA"/>
    <w:rsid w:val="005C6C0D"/>
    <w:rsid w:val="005C6FC1"/>
    <w:rsid w:val="005C6FCF"/>
    <w:rsid w:val="005C7A0D"/>
    <w:rsid w:val="005D0209"/>
    <w:rsid w:val="005D0A70"/>
    <w:rsid w:val="005D1417"/>
    <w:rsid w:val="005D1823"/>
    <w:rsid w:val="005D19CA"/>
    <w:rsid w:val="005D1C01"/>
    <w:rsid w:val="005D20F5"/>
    <w:rsid w:val="005D221C"/>
    <w:rsid w:val="005D236D"/>
    <w:rsid w:val="005D2536"/>
    <w:rsid w:val="005D25EA"/>
    <w:rsid w:val="005D2CAA"/>
    <w:rsid w:val="005D3A2E"/>
    <w:rsid w:val="005D3A5B"/>
    <w:rsid w:val="005D3B20"/>
    <w:rsid w:val="005D3D4E"/>
    <w:rsid w:val="005D4667"/>
    <w:rsid w:val="005D46E1"/>
    <w:rsid w:val="005D49E4"/>
    <w:rsid w:val="005D4AF8"/>
    <w:rsid w:val="005D5020"/>
    <w:rsid w:val="005D505F"/>
    <w:rsid w:val="005D5419"/>
    <w:rsid w:val="005D5846"/>
    <w:rsid w:val="005D5A3B"/>
    <w:rsid w:val="005D5E79"/>
    <w:rsid w:val="005D6319"/>
    <w:rsid w:val="005D6C45"/>
    <w:rsid w:val="005D7248"/>
    <w:rsid w:val="005D7340"/>
    <w:rsid w:val="005D734C"/>
    <w:rsid w:val="005D76D9"/>
    <w:rsid w:val="005E0974"/>
    <w:rsid w:val="005E0EEE"/>
    <w:rsid w:val="005E1215"/>
    <w:rsid w:val="005E1505"/>
    <w:rsid w:val="005E1E59"/>
    <w:rsid w:val="005E254C"/>
    <w:rsid w:val="005E29ED"/>
    <w:rsid w:val="005E31FF"/>
    <w:rsid w:val="005E35D1"/>
    <w:rsid w:val="005E3949"/>
    <w:rsid w:val="005E3AC1"/>
    <w:rsid w:val="005E3C1B"/>
    <w:rsid w:val="005E3E55"/>
    <w:rsid w:val="005E3F81"/>
    <w:rsid w:val="005E3FF9"/>
    <w:rsid w:val="005E40B5"/>
    <w:rsid w:val="005E40C4"/>
    <w:rsid w:val="005E4521"/>
    <w:rsid w:val="005E4549"/>
    <w:rsid w:val="005E460E"/>
    <w:rsid w:val="005E4F5F"/>
    <w:rsid w:val="005E5093"/>
    <w:rsid w:val="005E5364"/>
    <w:rsid w:val="005E53F8"/>
    <w:rsid w:val="005E5539"/>
    <w:rsid w:val="005E5D56"/>
    <w:rsid w:val="005E5EFA"/>
    <w:rsid w:val="005E63BE"/>
    <w:rsid w:val="005E64D2"/>
    <w:rsid w:val="005E64F2"/>
    <w:rsid w:val="005E67B3"/>
    <w:rsid w:val="005E69FA"/>
    <w:rsid w:val="005E7366"/>
    <w:rsid w:val="005E77B2"/>
    <w:rsid w:val="005E7B99"/>
    <w:rsid w:val="005E7D83"/>
    <w:rsid w:val="005F0B22"/>
    <w:rsid w:val="005F0CD3"/>
    <w:rsid w:val="005F1409"/>
    <w:rsid w:val="005F168A"/>
    <w:rsid w:val="005F17AB"/>
    <w:rsid w:val="005F1977"/>
    <w:rsid w:val="005F1DE2"/>
    <w:rsid w:val="005F1EF9"/>
    <w:rsid w:val="005F2564"/>
    <w:rsid w:val="005F2581"/>
    <w:rsid w:val="005F2D3F"/>
    <w:rsid w:val="005F43F3"/>
    <w:rsid w:val="005F4704"/>
    <w:rsid w:val="005F498B"/>
    <w:rsid w:val="005F4F90"/>
    <w:rsid w:val="005F52CA"/>
    <w:rsid w:val="005F574B"/>
    <w:rsid w:val="005F57C9"/>
    <w:rsid w:val="005F58C3"/>
    <w:rsid w:val="005F5D2E"/>
    <w:rsid w:val="005F5D7B"/>
    <w:rsid w:val="005F5E37"/>
    <w:rsid w:val="005F5EC1"/>
    <w:rsid w:val="005F6201"/>
    <w:rsid w:val="005F6673"/>
    <w:rsid w:val="005F671F"/>
    <w:rsid w:val="005F6898"/>
    <w:rsid w:val="005F6B85"/>
    <w:rsid w:val="005F6E59"/>
    <w:rsid w:val="005F6ED4"/>
    <w:rsid w:val="005F71C1"/>
    <w:rsid w:val="005F74CC"/>
    <w:rsid w:val="005F7839"/>
    <w:rsid w:val="005F7D37"/>
    <w:rsid w:val="005F7DA6"/>
    <w:rsid w:val="005F7EC0"/>
    <w:rsid w:val="006000D3"/>
    <w:rsid w:val="00600584"/>
    <w:rsid w:val="006006BA"/>
    <w:rsid w:val="0060095A"/>
    <w:rsid w:val="00600A5B"/>
    <w:rsid w:val="00600D7F"/>
    <w:rsid w:val="0060110C"/>
    <w:rsid w:val="0060114D"/>
    <w:rsid w:val="00601272"/>
    <w:rsid w:val="006019AD"/>
    <w:rsid w:val="00601A0E"/>
    <w:rsid w:val="00602095"/>
    <w:rsid w:val="006023D1"/>
    <w:rsid w:val="0060247B"/>
    <w:rsid w:val="0060281E"/>
    <w:rsid w:val="00602DE4"/>
    <w:rsid w:val="006035E5"/>
    <w:rsid w:val="0060374E"/>
    <w:rsid w:val="00603D0A"/>
    <w:rsid w:val="00604181"/>
    <w:rsid w:val="00604286"/>
    <w:rsid w:val="00604461"/>
    <w:rsid w:val="00604B96"/>
    <w:rsid w:val="00604BA9"/>
    <w:rsid w:val="00604D3A"/>
    <w:rsid w:val="00605AD9"/>
    <w:rsid w:val="00605FA9"/>
    <w:rsid w:val="0060611A"/>
    <w:rsid w:val="006065E6"/>
    <w:rsid w:val="006069F8"/>
    <w:rsid w:val="00607525"/>
    <w:rsid w:val="0060788F"/>
    <w:rsid w:val="00607C52"/>
    <w:rsid w:val="00607E95"/>
    <w:rsid w:val="0061007A"/>
    <w:rsid w:val="00610310"/>
    <w:rsid w:val="00610599"/>
    <w:rsid w:val="006107D3"/>
    <w:rsid w:val="00610891"/>
    <w:rsid w:val="00610CB2"/>
    <w:rsid w:val="00610D76"/>
    <w:rsid w:val="00610DB3"/>
    <w:rsid w:val="0061124F"/>
    <w:rsid w:val="006112E2"/>
    <w:rsid w:val="00611436"/>
    <w:rsid w:val="00611784"/>
    <w:rsid w:val="0061178F"/>
    <w:rsid w:val="00611A0A"/>
    <w:rsid w:val="00611A0C"/>
    <w:rsid w:val="00611AF7"/>
    <w:rsid w:val="00611F63"/>
    <w:rsid w:val="0061251D"/>
    <w:rsid w:val="00612673"/>
    <w:rsid w:val="00612BAB"/>
    <w:rsid w:val="00612C0F"/>
    <w:rsid w:val="00612C2C"/>
    <w:rsid w:val="00613648"/>
    <w:rsid w:val="006136D7"/>
    <w:rsid w:val="0061395C"/>
    <w:rsid w:val="00613E2C"/>
    <w:rsid w:val="00613EEE"/>
    <w:rsid w:val="00614012"/>
    <w:rsid w:val="00614320"/>
    <w:rsid w:val="006145B1"/>
    <w:rsid w:val="00614713"/>
    <w:rsid w:val="00614DF1"/>
    <w:rsid w:val="00614E32"/>
    <w:rsid w:val="00615909"/>
    <w:rsid w:val="0061598F"/>
    <w:rsid w:val="00615A16"/>
    <w:rsid w:val="00615C3C"/>
    <w:rsid w:val="00615D71"/>
    <w:rsid w:val="00615D76"/>
    <w:rsid w:val="0061653D"/>
    <w:rsid w:val="006166C1"/>
    <w:rsid w:val="00616B98"/>
    <w:rsid w:val="0061722A"/>
    <w:rsid w:val="006177A7"/>
    <w:rsid w:val="00617B1F"/>
    <w:rsid w:val="006201A5"/>
    <w:rsid w:val="0062041D"/>
    <w:rsid w:val="0062050B"/>
    <w:rsid w:val="006208D6"/>
    <w:rsid w:val="00620F75"/>
    <w:rsid w:val="00621A0B"/>
    <w:rsid w:val="006221C9"/>
    <w:rsid w:val="00622389"/>
    <w:rsid w:val="006227EF"/>
    <w:rsid w:val="00622AF2"/>
    <w:rsid w:val="00622BA4"/>
    <w:rsid w:val="0062327B"/>
    <w:rsid w:val="006232C5"/>
    <w:rsid w:val="00623626"/>
    <w:rsid w:val="00623B7E"/>
    <w:rsid w:val="006242BC"/>
    <w:rsid w:val="00624DE6"/>
    <w:rsid w:val="00624E0D"/>
    <w:rsid w:val="006253FD"/>
    <w:rsid w:val="00625B61"/>
    <w:rsid w:val="00626434"/>
    <w:rsid w:val="006265D9"/>
    <w:rsid w:val="00626932"/>
    <w:rsid w:val="00626C8C"/>
    <w:rsid w:val="00626EA9"/>
    <w:rsid w:val="00627A87"/>
    <w:rsid w:val="00627CD2"/>
    <w:rsid w:val="00627E5C"/>
    <w:rsid w:val="006301AC"/>
    <w:rsid w:val="00630381"/>
    <w:rsid w:val="006305ED"/>
    <w:rsid w:val="006306E6"/>
    <w:rsid w:val="00630C69"/>
    <w:rsid w:val="00631234"/>
    <w:rsid w:val="0063128E"/>
    <w:rsid w:val="006313ED"/>
    <w:rsid w:val="00631497"/>
    <w:rsid w:val="006314CD"/>
    <w:rsid w:val="00631B0D"/>
    <w:rsid w:val="00632034"/>
    <w:rsid w:val="006321D6"/>
    <w:rsid w:val="00632209"/>
    <w:rsid w:val="006322A9"/>
    <w:rsid w:val="00632378"/>
    <w:rsid w:val="00633351"/>
    <w:rsid w:val="0063364B"/>
    <w:rsid w:val="00633F19"/>
    <w:rsid w:val="006344DA"/>
    <w:rsid w:val="00634698"/>
    <w:rsid w:val="00634C1C"/>
    <w:rsid w:val="00634F78"/>
    <w:rsid w:val="00635151"/>
    <w:rsid w:val="00635330"/>
    <w:rsid w:val="006358A6"/>
    <w:rsid w:val="00635AB3"/>
    <w:rsid w:val="00635D10"/>
    <w:rsid w:val="006363F5"/>
    <w:rsid w:val="006366EC"/>
    <w:rsid w:val="006368AA"/>
    <w:rsid w:val="00636F12"/>
    <w:rsid w:val="006376DD"/>
    <w:rsid w:val="006377A7"/>
    <w:rsid w:val="00640444"/>
    <w:rsid w:val="00640FBC"/>
    <w:rsid w:val="006412C2"/>
    <w:rsid w:val="0064134C"/>
    <w:rsid w:val="00641690"/>
    <w:rsid w:val="0064223C"/>
    <w:rsid w:val="00642342"/>
    <w:rsid w:val="00642697"/>
    <w:rsid w:val="00642744"/>
    <w:rsid w:val="00642799"/>
    <w:rsid w:val="00642A8E"/>
    <w:rsid w:val="00642F07"/>
    <w:rsid w:val="00643063"/>
    <w:rsid w:val="006436A6"/>
    <w:rsid w:val="00643980"/>
    <w:rsid w:val="006439C2"/>
    <w:rsid w:val="00643F26"/>
    <w:rsid w:val="006440EF"/>
    <w:rsid w:val="00645173"/>
    <w:rsid w:val="00645D23"/>
    <w:rsid w:val="00646ECC"/>
    <w:rsid w:val="00647142"/>
    <w:rsid w:val="0064724C"/>
    <w:rsid w:val="00647B87"/>
    <w:rsid w:val="00647CD6"/>
    <w:rsid w:val="00647ECF"/>
    <w:rsid w:val="0065010C"/>
    <w:rsid w:val="006509C6"/>
    <w:rsid w:val="00650A08"/>
    <w:rsid w:val="00650A24"/>
    <w:rsid w:val="00650EC2"/>
    <w:rsid w:val="0065105C"/>
    <w:rsid w:val="006514D9"/>
    <w:rsid w:val="00651809"/>
    <w:rsid w:val="00652471"/>
    <w:rsid w:val="00652E48"/>
    <w:rsid w:val="0065314D"/>
    <w:rsid w:val="006534A9"/>
    <w:rsid w:val="0065354C"/>
    <w:rsid w:val="00653712"/>
    <w:rsid w:val="00653B0D"/>
    <w:rsid w:val="0065425F"/>
    <w:rsid w:val="00654594"/>
    <w:rsid w:val="006548AA"/>
    <w:rsid w:val="00654B1B"/>
    <w:rsid w:val="00655184"/>
    <w:rsid w:val="006554D7"/>
    <w:rsid w:val="006559A9"/>
    <w:rsid w:val="00655DDD"/>
    <w:rsid w:val="00655E0C"/>
    <w:rsid w:val="0065607A"/>
    <w:rsid w:val="006577F3"/>
    <w:rsid w:val="00657B94"/>
    <w:rsid w:val="00657CB5"/>
    <w:rsid w:val="00660AB9"/>
    <w:rsid w:val="00660C93"/>
    <w:rsid w:val="00660D5F"/>
    <w:rsid w:val="006614E0"/>
    <w:rsid w:val="0066164C"/>
    <w:rsid w:val="00661956"/>
    <w:rsid w:val="00661FB8"/>
    <w:rsid w:val="0066231B"/>
    <w:rsid w:val="00662AF9"/>
    <w:rsid w:val="00662CC5"/>
    <w:rsid w:val="00663106"/>
    <w:rsid w:val="006633EC"/>
    <w:rsid w:val="006634F7"/>
    <w:rsid w:val="006639D6"/>
    <w:rsid w:val="00663ADE"/>
    <w:rsid w:val="0066423C"/>
    <w:rsid w:val="006648FB"/>
    <w:rsid w:val="00664DE9"/>
    <w:rsid w:val="00664F2B"/>
    <w:rsid w:val="006651B7"/>
    <w:rsid w:val="0066541C"/>
    <w:rsid w:val="006655F0"/>
    <w:rsid w:val="00665A4A"/>
    <w:rsid w:val="00665CB2"/>
    <w:rsid w:val="00665DF7"/>
    <w:rsid w:val="00666109"/>
    <w:rsid w:val="0066638E"/>
    <w:rsid w:val="00667460"/>
    <w:rsid w:val="00667537"/>
    <w:rsid w:val="00667707"/>
    <w:rsid w:val="00667E6F"/>
    <w:rsid w:val="00670747"/>
    <w:rsid w:val="00670BF9"/>
    <w:rsid w:val="006714F2"/>
    <w:rsid w:val="00671B41"/>
    <w:rsid w:val="006723A9"/>
    <w:rsid w:val="006723DB"/>
    <w:rsid w:val="006725BA"/>
    <w:rsid w:val="0067265C"/>
    <w:rsid w:val="00672891"/>
    <w:rsid w:val="00673085"/>
    <w:rsid w:val="006731E5"/>
    <w:rsid w:val="006732F0"/>
    <w:rsid w:val="0067332E"/>
    <w:rsid w:val="006733F9"/>
    <w:rsid w:val="006734FA"/>
    <w:rsid w:val="0067368B"/>
    <w:rsid w:val="00673765"/>
    <w:rsid w:val="00673EDF"/>
    <w:rsid w:val="00674473"/>
    <w:rsid w:val="006756E6"/>
    <w:rsid w:val="006760A6"/>
    <w:rsid w:val="006768CF"/>
    <w:rsid w:val="00676B27"/>
    <w:rsid w:val="00676D87"/>
    <w:rsid w:val="00676E82"/>
    <w:rsid w:val="00676EEF"/>
    <w:rsid w:val="0067717A"/>
    <w:rsid w:val="00677536"/>
    <w:rsid w:val="0067773B"/>
    <w:rsid w:val="0068016C"/>
    <w:rsid w:val="006801C9"/>
    <w:rsid w:val="00680278"/>
    <w:rsid w:val="006809AC"/>
    <w:rsid w:val="00680CFA"/>
    <w:rsid w:val="00680E3E"/>
    <w:rsid w:val="00681017"/>
    <w:rsid w:val="00681234"/>
    <w:rsid w:val="0068231D"/>
    <w:rsid w:val="00682328"/>
    <w:rsid w:val="00682344"/>
    <w:rsid w:val="00682673"/>
    <w:rsid w:val="00682924"/>
    <w:rsid w:val="00682F58"/>
    <w:rsid w:val="0068336A"/>
    <w:rsid w:val="00683590"/>
    <w:rsid w:val="00683670"/>
    <w:rsid w:val="00683C68"/>
    <w:rsid w:val="0068427C"/>
    <w:rsid w:val="006846D8"/>
    <w:rsid w:val="00684C72"/>
    <w:rsid w:val="00684D2C"/>
    <w:rsid w:val="00684DB3"/>
    <w:rsid w:val="00685174"/>
    <w:rsid w:val="0068550A"/>
    <w:rsid w:val="00685880"/>
    <w:rsid w:val="00685963"/>
    <w:rsid w:val="00685F42"/>
    <w:rsid w:val="00685F54"/>
    <w:rsid w:val="0068640F"/>
    <w:rsid w:val="006864B7"/>
    <w:rsid w:val="006864C2"/>
    <w:rsid w:val="00686812"/>
    <w:rsid w:val="00686C39"/>
    <w:rsid w:val="00686EBF"/>
    <w:rsid w:val="006870F8"/>
    <w:rsid w:val="00687374"/>
    <w:rsid w:val="00687D8D"/>
    <w:rsid w:val="00687E25"/>
    <w:rsid w:val="00687E88"/>
    <w:rsid w:val="00690172"/>
    <w:rsid w:val="006904BE"/>
    <w:rsid w:val="0069059C"/>
    <w:rsid w:val="0069076A"/>
    <w:rsid w:val="006907F0"/>
    <w:rsid w:val="006909B9"/>
    <w:rsid w:val="00691643"/>
    <w:rsid w:val="006917B3"/>
    <w:rsid w:val="00691F3B"/>
    <w:rsid w:val="0069200D"/>
    <w:rsid w:val="00692D0A"/>
    <w:rsid w:val="006933AC"/>
    <w:rsid w:val="006933C8"/>
    <w:rsid w:val="006935CC"/>
    <w:rsid w:val="00694151"/>
    <w:rsid w:val="0069420C"/>
    <w:rsid w:val="00694324"/>
    <w:rsid w:val="006944D9"/>
    <w:rsid w:val="0069464D"/>
    <w:rsid w:val="00694884"/>
    <w:rsid w:val="00694DC4"/>
    <w:rsid w:val="00694E40"/>
    <w:rsid w:val="00694FD9"/>
    <w:rsid w:val="006958C0"/>
    <w:rsid w:val="00695AA0"/>
    <w:rsid w:val="00695D45"/>
    <w:rsid w:val="0069615B"/>
    <w:rsid w:val="0069644F"/>
    <w:rsid w:val="0069651A"/>
    <w:rsid w:val="0069671B"/>
    <w:rsid w:val="006969F0"/>
    <w:rsid w:val="00696B08"/>
    <w:rsid w:val="00696D44"/>
    <w:rsid w:val="006973DC"/>
    <w:rsid w:val="00697801"/>
    <w:rsid w:val="00697831"/>
    <w:rsid w:val="00697837"/>
    <w:rsid w:val="00697ABF"/>
    <w:rsid w:val="00697B20"/>
    <w:rsid w:val="00697EB7"/>
    <w:rsid w:val="006A0439"/>
    <w:rsid w:val="006A04BA"/>
    <w:rsid w:val="006A0509"/>
    <w:rsid w:val="006A0873"/>
    <w:rsid w:val="006A0ACB"/>
    <w:rsid w:val="006A0FB0"/>
    <w:rsid w:val="006A1011"/>
    <w:rsid w:val="006A10FB"/>
    <w:rsid w:val="006A1537"/>
    <w:rsid w:val="006A1A20"/>
    <w:rsid w:val="006A25DA"/>
    <w:rsid w:val="006A26CC"/>
    <w:rsid w:val="006A29EB"/>
    <w:rsid w:val="006A29F7"/>
    <w:rsid w:val="006A2B37"/>
    <w:rsid w:val="006A2C33"/>
    <w:rsid w:val="006A2D2C"/>
    <w:rsid w:val="006A328C"/>
    <w:rsid w:val="006A359F"/>
    <w:rsid w:val="006A39FF"/>
    <w:rsid w:val="006A3B00"/>
    <w:rsid w:val="006A3FAA"/>
    <w:rsid w:val="006A42B2"/>
    <w:rsid w:val="006A46BB"/>
    <w:rsid w:val="006A5016"/>
    <w:rsid w:val="006A50D3"/>
    <w:rsid w:val="006A5EB8"/>
    <w:rsid w:val="006A6BD8"/>
    <w:rsid w:val="006A7130"/>
    <w:rsid w:val="006A79B0"/>
    <w:rsid w:val="006A7C8D"/>
    <w:rsid w:val="006B037D"/>
    <w:rsid w:val="006B042C"/>
    <w:rsid w:val="006B0717"/>
    <w:rsid w:val="006B0A88"/>
    <w:rsid w:val="006B0FA5"/>
    <w:rsid w:val="006B1174"/>
    <w:rsid w:val="006B126C"/>
    <w:rsid w:val="006B12AC"/>
    <w:rsid w:val="006B12BA"/>
    <w:rsid w:val="006B12BE"/>
    <w:rsid w:val="006B1CDB"/>
    <w:rsid w:val="006B1D69"/>
    <w:rsid w:val="006B2070"/>
    <w:rsid w:val="006B2080"/>
    <w:rsid w:val="006B2B3D"/>
    <w:rsid w:val="006B3254"/>
    <w:rsid w:val="006B32F8"/>
    <w:rsid w:val="006B330E"/>
    <w:rsid w:val="006B3397"/>
    <w:rsid w:val="006B3AB0"/>
    <w:rsid w:val="006B3AD1"/>
    <w:rsid w:val="006B3FD0"/>
    <w:rsid w:val="006B4A5F"/>
    <w:rsid w:val="006B5028"/>
    <w:rsid w:val="006B5571"/>
    <w:rsid w:val="006B57DF"/>
    <w:rsid w:val="006B5E32"/>
    <w:rsid w:val="006B5E39"/>
    <w:rsid w:val="006B6743"/>
    <w:rsid w:val="006B681E"/>
    <w:rsid w:val="006B69FA"/>
    <w:rsid w:val="006B6BB8"/>
    <w:rsid w:val="006B6BDE"/>
    <w:rsid w:val="006B6D22"/>
    <w:rsid w:val="006B73C6"/>
    <w:rsid w:val="006B7896"/>
    <w:rsid w:val="006B7A57"/>
    <w:rsid w:val="006B7AF9"/>
    <w:rsid w:val="006B7EF0"/>
    <w:rsid w:val="006C0061"/>
    <w:rsid w:val="006C0179"/>
    <w:rsid w:val="006C08F3"/>
    <w:rsid w:val="006C0A89"/>
    <w:rsid w:val="006C0F5D"/>
    <w:rsid w:val="006C1B85"/>
    <w:rsid w:val="006C1DD7"/>
    <w:rsid w:val="006C2679"/>
    <w:rsid w:val="006C268B"/>
    <w:rsid w:val="006C288A"/>
    <w:rsid w:val="006C331D"/>
    <w:rsid w:val="006C3E43"/>
    <w:rsid w:val="006C3F86"/>
    <w:rsid w:val="006C45D5"/>
    <w:rsid w:val="006C4D6F"/>
    <w:rsid w:val="006C507F"/>
    <w:rsid w:val="006C54F2"/>
    <w:rsid w:val="006C68EE"/>
    <w:rsid w:val="006C6AB6"/>
    <w:rsid w:val="006C7175"/>
    <w:rsid w:val="006C741C"/>
    <w:rsid w:val="006C7493"/>
    <w:rsid w:val="006C74F0"/>
    <w:rsid w:val="006C75C8"/>
    <w:rsid w:val="006D0386"/>
    <w:rsid w:val="006D04ED"/>
    <w:rsid w:val="006D05DA"/>
    <w:rsid w:val="006D09EF"/>
    <w:rsid w:val="006D0AD1"/>
    <w:rsid w:val="006D0FAD"/>
    <w:rsid w:val="006D2932"/>
    <w:rsid w:val="006D2BBC"/>
    <w:rsid w:val="006D3038"/>
    <w:rsid w:val="006D3FA2"/>
    <w:rsid w:val="006D43A2"/>
    <w:rsid w:val="006D4608"/>
    <w:rsid w:val="006D4BD9"/>
    <w:rsid w:val="006D6351"/>
    <w:rsid w:val="006D63E3"/>
    <w:rsid w:val="006D642C"/>
    <w:rsid w:val="006D6599"/>
    <w:rsid w:val="006D6782"/>
    <w:rsid w:val="006D71C0"/>
    <w:rsid w:val="006D74AA"/>
    <w:rsid w:val="006D7745"/>
    <w:rsid w:val="006D7789"/>
    <w:rsid w:val="006E02B4"/>
    <w:rsid w:val="006E03DD"/>
    <w:rsid w:val="006E0430"/>
    <w:rsid w:val="006E060B"/>
    <w:rsid w:val="006E0760"/>
    <w:rsid w:val="006E08DB"/>
    <w:rsid w:val="006E0A85"/>
    <w:rsid w:val="006E0CE5"/>
    <w:rsid w:val="006E0E57"/>
    <w:rsid w:val="006E1003"/>
    <w:rsid w:val="006E13CE"/>
    <w:rsid w:val="006E1F16"/>
    <w:rsid w:val="006E2AAD"/>
    <w:rsid w:val="006E3178"/>
    <w:rsid w:val="006E3A05"/>
    <w:rsid w:val="006E3CBD"/>
    <w:rsid w:val="006E3D6F"/>
    <w:rsid w:val="006E4622"/>
    <w:rsid w:val="006E4B0C"/>
    <w:rsid w:val="006E4BD3"/>
    <w:rsid w:val="006E5A35"/>
    <w:rsid w:val="006E5BFC"/>
    <w:rsid w:val="006E5D69"/>
    <w:rsid w:val="006E6117"/>
    <w:rsid w:val="006E6601"/>
    <w:rsid w:val="006E6875"/>
    <w:rsid w:val="006E6A36"/>
    <w:rsid w:val="006E7DB1"/>
    <w:rsid w:val="006F07F2"/>
    <w:rsid w:val="006F1879"/>
    <w:rsid w:val="006F1D60"/>
    <w:rsid w:val="006F1F18"/>
    <w:rsid w:val="006F1FAE"/>
    <w:rsid w:val="006F20DA"/>
    <w:rsid w:val="006F2192"/>
    <w:rsid w:val="006F295F"/>
    <w:rsid w:val="006F2D8D"/>
    <w:rsid w:val="006F3734"/>
    <w:rsid w:val="006F410C"/>
    <w:rsid w:val="006F42F2"/>
    <w:rsid w:val="006F4370"/>
    <w:rsid w:val="006F4BC1"/>
    <w:rsid w:val="006F507E"/>
    <w:rsid w:val="006F5857"/>
    <w:rsid w:val="006F5A23"/>
    <w:rsid w:val="006F6B6E"/>
    <w:rsid w:val="006F6C38"/>
    <w:rsid w:val="006F6DE5"/>
    <w:rsid w:val="006F6ED9"/>
    <w:rsid w:val="006F75F7"/>
    <w:rsid w:val="006F77AD"/>
    <w:rsid w:val="006F783B"/>
    <w:rsid w:val="006F7A19"/>
    <w:rsid w:val="006F7C56"/>
    <w:rsid w:val="006F7E30"/>
    <w:rsid w:val="0070040F"/>
    <w:rsid w:val="00700741"/>
    <w:rsid w:val="0070075F"/>
    <w:rsid w:val="00700C88"/>
    <w:rsid w:val="00700F52"/>
    <w:rsid w:val="00702027"/>
    <w:rsid w:val="007020D4"/>
    <w:rsid w:val="007029F2"/>
    <w:rsid w:val="00702EE3"/>
    <w:rsid w:val="00702F16"/>
    <w:rsid w:val="0070324E"/>
    <w:rsid w:val="0070378A"/>
    <w:rsid w:val="00703D9E"/>
    <w:rsid w:val="007041AB"/>
    <w:rsid w:val="00704326"/>
    <w:rsid w:val="007043E2"/>
    <w:rsid w:val="00704BCB"/>
    <w:rsid w:val="00704FEE"/>
    <w:rsid w:val="00705268"/>
    <w:rsid w:val="0070547B"/>
    <w:rsid w:val="007056B4"/>
    <w:rsid w:val="00705B04"/>
    <w:rsid w:val="00705B5C"/>
    <w:rsid w:val="007060B2"/>
    <w:rsid w:val="007060EE"/>
    <w:rsid w:val="00706406"/>
    <w:rsid w:val="00706509"/>
    <w:rsid w:val="00706B0D"/>
    <w:rsid w:val="00706BBB"/>
    <w:rsid w:val="007075B0"/>
    <w:rsid w:val="00707814"/>
    <w:rsid w:val="0070781C"/>
    <w:rsid w:val="00707894"/>
    <w:rsid w:val="00707D97"/>
    <w:rsid w:val="007109EA"/>
    <w:rsid w:val="00710E59"/>
    <w:rsid w:val="00711C01"/>
    <w:rsid w:val="00711C04"/>
    <w:rsid w:val="00711C5A"/>
    <w:rsid w:val="00711E94"/>
    <w:rsid w:val="007121AE"/>
    <w:rsid w:val="007122C6"/>
    <w:rsid w:val="007126BE"/>
    <w:rsid w:val="007129F2"/>
    <w:rsid w:val="00712DEF"/>
    <w:rsid w:val="007131FF"/>
    <w:rsid w:val="00713FB7"/>
    <w:rsid w:val="0071447A"/>
    <w:rsid w:val="00714C2D"/>
    <w:rsid w:val="00714DF5"/>
    <w:rsid w:val="00714E2A"/>
    <w:rsid w:val="00715090"/>
    <w:rsid w:val="00715385"/>
    <w:rsid w:val="007157BD"/>
    <w:rsid w:val="00715875"/>
    <w:rsid w:val="00715C85"/>
    <w:rsid w:val="00715CE7"/>
    <w:rsid w:val="0071654E"/>
    <w:rsid w:val="00716B43"/>
    <w:rsid w:val="00716CEC"/>
    <w:rsid w:val="00716F88"/>
    <w:rsid w:val="00717403"/>
    <w:rsid w:val="00717618"/>
    <w:rsid w:val="00717EDA"/>
    <w:rsid w:val="00717F1D"/>
    <w:rsid w:val="00717F91"/>
    <w:rsid w:val="007200E4"/>
    <w:rsid w:val="007203C4"/>
    <w:rsid w:val="007205BF"/>
    <w:rsid w:val="00720A73"/>
    <w:rsid w:val="007218A3"/>
    <w:rsid w:val="00721A8F"/>
    <w:rsid w:val="00723057"/>
    <w:rsid w:val="00723196"/>
    <w:rsid w:val="007235B9"/>
    <w:rsid w:val="00723CCE"/>
    <w:rsid w:val="007243EA"/>
    <w:rsid w:val="0072467C"/>
    <w:rsid w:val="00724935"/>
    <w:rsid w:val="00724D68"/>
    <w:rsid w:val="00725591"/>
    <w:rsid w:val="00725E3A"/>
    <w:rsid w:val="00725F8D"/>
    <w:rsid w:val="00725FEA"/>
    <w:rsid w:val="00726485"/>
    <w:rsid w:val="00727285"/>
    <w:rsid w:val="00730721"/>
    <w:rsid w:val="00730936"/>
    <w:rsid w:val="00730DBE"/>
    <w:rsid w:val="007315FF"/>
    <w:rsid w:val="00731927"/>
    <w:rsid w:val="0073264F"/>
    <w:rsid w:val="00732847"/>
    <w:rsid w:val="00732848"/>
    <w:rsid w:val="00732C0C"/>
    <w:rsid w:val="00733234"/>
    <w:rsid w:val="0073443B"/>
    <w:rsid w:val="007349E0"/>
    <w:rsid w:val="00734AE4"/>
    <w:rsid w:val="007350C0"/>
    <w:rsid w:val="00735192"/>
    <w:rsid w:val="00735541"/>
    <w:rsid w:val="0073554E"/>
    <w:rsid w:val="00735770"/>
    <w:rsid w:val="007357F9"/>
    <w:rsid w:val="00736946"/>
    <w:rsid w:val="00736A37"/>
    <w:rsid w:val="00736A88"/>
    <w:rsid w:val="00736F71"/>
    <w:rsid w:val="007372BF"/>
    <w:rsid w:val="007376CF"/>
    <w:rsid w:val="007376D9"/>
    <w:rsid w:val="007378B1"/>
    <w:rsid w:val="00737DE4"/>
    <w:rsid w:val="00740014"/>
    <w:rsid w:val="0074035B"/>
    <w:rsid w:val="00740574"/>
    <w:rsid w:val="00740A34"/>
    <w:rsid w:val="00740A9A"/>
    <w:rsid w:val="0074115C"/>
    <w:rsid w:val="007411AB"/>
    <w:rsid w:val="00741A18"/>
    <w:rsid w:val="00741CD5"/>
    <w:rsid w:val="00741DB8"/>
    <w:rsid w:val="00741FAF"/>
    <w:rsid w:val="00741FB3"/>
    <w:rsid w:val="00742102"/>
    <w:rsid w:val="00742210"/>
    <w:rsid w:val="0074293F"/>
    <w:rsid w:val="00742AF6"/>
    <w:rsid w:val="007432CD"/>
    <w:rsid w:val="007437F4"/>
    <w:rsid w:val="00743816"/>
    <w:rsid w:val="0074445B"/>
    <w:rsid w:val="007445BD"/>
    <w:rsid w:val="007447D8"/>
    <w:rsid w:val="007452A2"/>
    <w:rsid w:val="007453B0"/>
    <w:rsid w:val="00745929"/>
    <w:rsid w:val="00745BDB"/>
    <w:rsid w:val="00745EF8"/>
    <w:rsid w:val="00746042"/>
    <w:rsid w:val="00746104"/>
    <w:rsid w:val="00746624"/>
    <w:rsid w:val="00746755"/>
    <w:rsid w:val="007468C7"/>
    <w:rsid w:val="00746ED0"/>
    <w:rsid w:val="007470F3"/>
    <w:rsid w:val="00747312"/>
    <w:rsid w:val="00747F4D"/>
    <w:rsid w:val="007500B1"/>
    <w:rsid w:val="007505DE"/>
    <w:rsid w:val="00750621"/>
    <w:rsid w:val="007506EE"/>
    <w:rsid w:val="00750F0C"/>
    <w:rsid w:val="00750F75"/>
    <w:rsid w:val="00751EBB"/>
    <w:rsid w:val="00751ECF"/>
    <w:rsid w:val="00751FED"/>
    <w:rsid w:val="00752212"/>
    <w:rsid w:val="0075223A"/>
    <w:rsid w:val="007523A0"/>
    <w:rsid w:val="007525A1"/>
    <w:rsid w:val="007525F2"/>
    <w:rsid w:val="00752A74"/>
    <w:rsid w:val="00753BB6"/>
    <w:rsid w:val="00753E87"/>
    <w:rsid w:val="00753FFB"/>
    <w:rsid w:val="00753FFD"/>
    <w:rsid w:val="00754419"/>
    <w:rsid w:val="007545D2"/>
    <w:rsid w:val="00754857"/>
    <w:rsid w:val="00754ADE"/>
    <w:rsid w:val="00754B42"/>
    <w:rsid w:val="00754DC0"/>
    <w:rsid w:val="007552DF"/>
    <w:rsid w:val="007552F4"/>
    <w:rsid w:val="00755778"/>
    <w:rsid w:val="00755979"/>
    <w:rsid w:val="00756077"/>
    <w:rsid w:val="007560D5"/>
    <w:rsid w:val="00756308"/>
    <w:rsid w:val="00756609"/>
    <w:rsid w:val="00756679"/>
    <w:rsid w:val="00756E9F"/>
    <w:rsid w:val="0075724D"/>
    <w:rsid w:val="007573AB"/>
    <w:rsid w:val="00757558"/>
    <w:rsid w:val="0075774F"/>
    <w:rsid w:val="00757956"/>
    <w:rsid w:val="00757AEE"/>
    <w:rsid w:val="00757C62"/>
    <w:rsid w:val="00757CDF"/>
    <w:rsid w:val="00757D32"/>
    <w:rsid w:val="00760CCB"/>
    <w:rsid w:val="007610F7"/>
    <w:rsid w:val="007617CB"/>
    <w:rsid w:val="00761AAF"/>
    <w:rsid w:val="00761EE1"/>
    <w:rsid w:val="0076204F"/>
    <w:rsid w:val="00762514"/>
    <w:rsid w:val="00762D8E"/>
    <w:rsid w:val="00762E90"/>
    <w:rsid w:val="007631BF"/>
    <w:rsid w:val="00763306"/>
    <w:rsid w:val="00763314"/>
    <w:rsid w:val="00764027"/>
    <w:rsid w:val="0076402F"/>
    <w:rsid w:val="00764099"/>
    <w:rsid w:val="00764304"/>
    <w:rsid w:val="0076466F"/>
    <w:rsid w:val="0076489C"/>
    <w:rsid w:val="00764949"/>
    <w:rsid w:val="00765D4E"/>
    <w:rsid w:val="00765FAC"/>
    <w:rsid w:val="00766DBB"/>
    <w:rsid w:val="00767760"/>
    <w:rsid w:val="007677A9"/>
    <w:rsid w:val="00767803"/>
    <w:rsid w:val="007679B9"/>
    <w:rsid w:val="0077005A"/>
    <w:rsid w:val="0077032D"/>
    <w:rsid w:val="0077206E"/>
    <w:rsid w:val="007724B2"/>
    <w:rsid w:val="00772787"/>
    <w:rsid w:val="00772AA5"/>
    <w:rsid w:val="00773405"/>
    <w:rsid w:val="007735CD"/>
    <w:rsid w:val="007739F8"/>
    <w:rsid w:val="00773DDC"/>
    <w:rsid w:val="0077412F"/>
    <w:rsid w:val="00774929"/>
    <w:rsid w:val="00774BC6"/>
    <w:rsid w:val="00774D90"/>
    <w:rsid w:val="00775128"/>
    <w:rsid w:val="00775153"/>
    <w:rsid w:val="00775407"/>
    <w:rsid w:val="007758FF"/>
    <w:rsid w:val="00775A8F"/>
    <w:rsid w:val="00775AFA"/>
    <w:rsid w:val="00775CB2"/>
    <w:rsid w:val="00776181"/>
    <w:rsid w:val="007765DB"/>
    <w:rsid w:val="00776620"/>
    <w:rsid w:val="00776691"/>
    <w:rsid w:val="007766E7"/>
    <w:rsid w:val="0077694C"/>
    <w:rsid w:val="00776C2C"/>
    <w:rsid w:val="00776DAF"/>
    <w:rsid w:val="00776F65"/>
    <w:rsid w:val="007771E3"/>
    <w:rsid w:val="00777B35"/>
    <w:rsid w:val="0077EDFA"/>
    <w:rsid w:val="00781C18"/>
    <w:rsid w:val="00781F79"/>
    <w:rsid w:val="00782814"/>
    <w:rsid w:val="00782F52"/>
    <w:rsid w:val="0078335B"/>
    <w:rsid w:val="007835CD"/>
    <w:rsid w:val="00783C47"/>
    <w:rsid w:val="00783DB7"/>
    <w:rsid w:val="007848F2"/>
    <w:rsid w:val="007849A9"/>
    <w:rsid w:val="00784A23"/>
    <w:rsid w:val="00785077"/>
    <w:rsid w:val="00785145"/>
    <w:rsid w:val="00785BFE"/>
    <w:rsid w:val="00785D1F"/>
    <w:rsid w:val="007860A8"/>
    <w:rsid w:val="007861BB"/>
    <w:rsid w:val="007862BE"/>
    <w:rsid w:val="007863D6"/>
    <w:rsid w:val="00786EE5"/>
    <w:rsid w:val="007871F7"/>
    <w:rsid w:val="0079007D"/>
    <w:rsid w:val="007902BC"/>
    <w:rsid w:val="00790422"/>
    <w:rsid w:val="00790664"/>
    <w:rsid w:val="0079146A"/>
    <w:rsid w:val="007914B1"/>
    <w:rsid w:val="007917C0"/>
    <w:rsid w:val="00791E0A"/>
    <w:rsid w:val="0079251E"/>
    <w:rsid w:val="00792679"/>
    <w:rsid w:val="00792A07"/>
    <w:rsid w:val="00793228"/>
    <w:rsid w:val="0079373A"/>
    <w:rsid w:val="00793748"/>
    <w:rsid w:val="00793BC7"/>
    <w:rsid w:val="00793DB3"/>
    <w:rsid w:val="0079454C"/>
    <w:rsid w:val="00794647"/>
    <w:rsid w:val="007946E1"/>
    <w:rsid w:val="00794B0F"/>
    <w:rsid w:val="00795980"/>
    <w:rsid w:val="00796060"/>
    <w:rsid w:val="00796999"/>
    <w:rsid w:val="00796BBD"/>
    <w:rsid w:val="00796C5B"/>
    <w:rsid w:val="00796EA2"/>
    <w:rsid w:val="007970AF"/>
    <w:rsid w:val="0079715F"/>
    <w:rsid w:val="0079783B"/>
    <w:rsid w:val="00797CFC"/>
    <w:rsid w:val="007A089F"/>
    <w:rsid w:val="007A0B32"/>
    <w:rsid w:val="007A0E4F"/>
    <w:rsid w:val="007A1673"/>
    <w:rsid w:val="007A1BCD"/>
    <w:rsid w:val="007A2152"/>
    <w:rsid w:val="007A26A1"/>
    <w:rsid w:val="007A299F"/>
    <w:rsid w:val="007A29AD"/>
    <w:rsid w:val="007A392B"/>
    <w:rsid w:val="007A3CB6"/>
    <w:rsid w:val="007A40E4"/>
    <w:rsid w:val="007A419C"/>
    <w:rsid w:val="007A452E"/>
    <w:rsid w:val="007A5382"/>
    <w:rsid w:val="007A55CE"/>
    <w:rsid w:val="007A58B7"/>
    <w:rsid w:val="007A5AA5"/>
    <w:rsid w:val="007A5B63"/>
    <w:rsid w:val="007A6688"/>
    <w:rsid w:val="007A716E"/>
    <w:rsid w:val="007B0308"/>
    <w:rsid w:val="007B08C5"/>
    <w:rsid w:val="007B091C"/>
    <w:rsid w:val="007B0C4C"/>
    <w:rsid w:val="007B11FC"/>
    <w:rsid w:val="007B13E2"/>
    <w:rsid w:val="007B14BE"/>
    <w:rsid w:val="007B16F9"/>
    <w:rsid w:val="007B17C9"/>
    <w:rsid w:val="007B1B1C"/>
    <w:rsid w:val="007B1DDD"/>
    <w:rsid w:val="007B1F79"/>
    <w:rsid w:val="007B26D9"/>
    <w:rsid w:val="007B2708"/>
    <w:rsid w:val="007B2CC2"/>
    <w:rsid w:val="007B301E"/>
    <w:rsid w:val="007B3182"/>
    <w:rsid w:val="007B31A7"/>
    <w:rsid w:val="007B32BF"/>
    <w:rsid w:val="007B41FC"/>
    <w:rsid w:val="007B4772"/>
    <w:rsid w:val="007B488B"/>
    <w:rsid w:val="007B4A16"/>
    <w:rsid w:val="007B4AD1"/>
    <w:rsid w:val="007B535F"/>
    <w:rsid w:val="007B56F0"/>
    <w:rsid w:val="007B583E"/>
    <w:rsid w:val="007B594F"/>
    <w:rsid w:val="007B5B60"/>
    <w:rsid w:val="007B5FE0"/>
    <w:rsid w:val="007B62AE"/>
    <w:rsid w:val="007B64C2"/>
    <w:rsid w:val="007B759E"/>
    <w:rsid w:val="007B79E7"/>
    <w:rsid w:val="007C0C81"/>
    <w:rsid w:val="007C0D39"/>
    <w:rsid w:val="007C1469"/>
    <w:rsid w:val="007C164C"/>
    <w:rsid w:val="007C19BB"/>
    <w:rsid w:val="007C1BB7"/>
    <w:rsid w:val="007C1E85"/>
    <w:rsid w:val="007C2B5F"/>
    <w:rsid w:val="007C2E6F"/>
    <w:rsid w:val="007C3121"/>
    <w:rsid w:val="007C34F9"/>
    <w:rsid w:val="007C35F1"/>
    <w:rsid w:val="007C35F3"/>
    <w:rsid w:val="007C3A78"/>
    <w:rsid w:val="007C4E36"/>
    <w:rsid w:val="007C5694"/>
    <w:rsid w:val="007C59EF"/>
    <w:rsid w:val="007C5C67"/>
    <w:rsid w:val="007C5F7A"/>
    <w:rsid w:val="007C6519"/>
    <w:rsid w:val="007C6723"/>
    <w:rsid w:val="007C6E63"/>
    <w:rsid w:val="007C7D3E"/>
    <w:rsid w:val="007D043B"/>
    <w:rsid w:val="007D0CD4"/>
    <w:rsid w:val="007D1312"/>
    <w:rsid w:val="007D1619"/>
    <w:rsid w:val="007D1D21"/>
    <w:rsid w:val="007D262B"/>
    <w:rsid w:val="007D324D"/>
    <w:rsid w:val="007D3B03"/>
    <w:rsid w:val="007D3D99"/>
    <w:rsid w:val="007D4274"/>
    <w:rsid w:val="007D4CF0"/>
    <w:rsid w:val="007D55B1"/>
    <w:rsid w:val="007D590F"/>
    <w:rsid w:val="007D5E28"/>
    <w:rsid w:val="007D6159"/>
    <w:rsid w:val="007D639D"/>
    <w:rsid w:val="007D660D"/>
    <w:rsid w:val="007D66C3"/>
    <w:rsid w:val="007D6BBC"/>
    <w:rsid w:val="007D6E04"/>
    <w:rsid w:val="007D6E75"/>
    <w:rsid w:val="007D73BB"/>
    <w:rsid w:val="007D76C9"/>
    <w:rsid w:val="007D7A6C"/>
    <w:rsid w:val="007D7B0D"/>
    <w:rsid w:val="007D7BF8"/>
    <w:rsid w:val="007D7CDC"/>
    <w:rsid w:val="007E00E5"/>
    <w:rsid w:val="007E017B"/>
    <w:rsid w:val="007E0304"/>
    <w:rsid w:val="007E0335"/>
    <w:rsid w:val="007E052E"/>
    <w:rsid w:val="007E0797"/>
    <w:rsid w:val="007E0ADB"/>
    <w:rsid w:val="007E0F71"/>
    <w:rsid w:val="007E118A"/>
    <w:rsid w:val="007E182E"/>
    <w:rsid w:val="007E1980"/>
    <w:rsid w:val="007E1DFA"/>
    <w:rsid w:val="007E2DBA"/>
    <w:rsid w:val="007E2EAC"/>
    <w:rsid w:val="007E2F5F"/>
    <w:rsid w:val="007E31D0"/>
    <w:rsid w:val="007E3271"/>
    <w:rsid w:val="007E329C"/>
    <w:rsid w:val="007E3329"/>
    <w:rsid w:val="007E33F6"/>
    <w:rsid w:val="007E366A"/>
    <w:rsid w:val="007E3B96"/>
    <w:rsid w:val="007E40C0"/>
    <w:rsid w:val="007E47C4"/>
    <w:rsid w:val="007E5027"/>
    <w:rsid w:val="007E55E8"/>
    <w:rsid w:val="007E5E46"/>
    <w:rsid w:val="007E5FE1"/>
    <w:rsid w:val="007E6254"/>
    <w:rsid w:val="007E63F4"/>
    <w:rsid w:val="007E69D0"/>
    <w:rsid w:val="007E6C5D"/>
    <w:rsid w:val="007E6DC8"/>
    <w:rsid w:val="007E6E61"/>
    <w:rsid w:val="007E6EB2"/>
    <w:rsid w:val="007E7663"/>
    <w:rsid w:val="007E789B"/>
    <w:rsid w:val="007E7B93"/>
    <w:rsid w:val="007F0084"/>
    <w:rsid w:val="007F0B95"/>
    <w:rsid w:val="007F0F30"/>
    <w:rsid w:val="007F1E47"/>
    <w:rsid w:val="007F2CD8"/>
    <w:rsid w:val="007F3451"/>
    <w:rsid w:val="007F37CA"/>
    <w:rsid w:val="007F3911"/>
    <w:rsid w:val="007F4511"/>
    <w:rsid w:val="007F47C7"/>
    <w:rsid w:val="007F4982"/>
    <w:rsid w:val="007F4DB9"/>
    <w:rsid w:val="007F564A"/>
    <w:rsid w:val="007F6D0E"/>
    <w:rsid w:val="007F6ECF"/>
    <w:rsid w:val="007F745B"/>
    <w:rsid w:val="007F7823"/>
    <w:rsid w:val="007F7A87"/>
    <w:rsid w:val="007F7B6C"/>
    <w:rsid w:val="00800185"/>
    <w:rsid w:val="008002A2"/>
    <w:rsid w:val="008014F5"/>
    <w:rsid w:val="008018C4"/>
    <w:rsid w:val="008026E3"/>
    <w:rsid w:val="0080289E"/>
    <w:rsid w:val="00802A0F"/>
    <w:rsid w:val="00802C43"/>
    <w:rsid w:val="00803245"/>
    <w:rsid w:val="008039E3"/>
    <w:rsid w:val="00803ACF"/>
    <w:rsid w:val="0080440A"/>
    <w:rsid w:val="008044F8"/>
    <w:rsid w:val="00804B9F"/>
    <w:rsid w:val="0080545D"/>
    <w:rsid w:val="0080589F"/>
    <w:rsid w:val="008058C7"/>
    <w:rsid w:val="00805DAD"/>
    <w:rsid w:val="00806014"/>
    <w:rsid w:val="00806202"/>
    <w:rsid w:val="00806419"/>
    <w:rsid w:val="00806EBC"/>
    <w:rsid w:val="00807E0E"/>
    <w:rsid w:val="00807E70"/>
    <w:rsid w:val="008100AC"/>
    <w:rsid w:val="008103EC"/>
    <w:rsid w:val="0081052C"/>
    <w:rsid w:val="008105CF"/>
    <w:rsid w:val="0081097A"/>
    <w:rsid w:val="00810FC4"/>
    <w:rsid w:val="008110F4"/>
    <w:rsid w:val="0081141A"/>
    <w:rsid w:val="00811961"/>
    <w:rsid w:val="008119F8"/>
    <w:rsid w:val="00811BD2"/>
    <w:rsid w:val="008121B9"/>
    <w:rsid w:val="00812ED5"/>
    <w:rsid w:val="0081334F"/>
    <w:rsid w:val="00814244"/>
    <w:rsid w:val="008145B7"/>
    <w:rsid w:val="00814916"/>
    <w:rsid w:val="00814F9D"/>
    <w:rsid w:val="00815111"/>
    <w:rsid w:val="00815330"/>
    <w:rsid w:val="008158A5"/>
    <w:rsid w:val="0081643B"/>
    <w:rsid w:val="0081681B"/>
    <w:rsid w:val="00816FD2"/>
    <w:rsid w:val="0081750C"/>
    <w:rsid w:val="00817B42"/>
    <w:rsid w:val="00820050"/>
    <w:rsid w:val="0082107F"/>
    <w:rsid w:val="0082111F"/>
    <w:rsid w:val="008212C8"/>
    <w:rsid w:val="008217A5"/>
    <w:rsid w:val="008217D1"/>
    <w:rsid w:val="00821CFB"/>
    <w:rsid w:val="00821F87"/>
    <w:rsid w:val="00822286"/>
    <w:rsid w:val="0082259F"/>
    <w:rsid w:val="00822CFB"/>
    <w:rsid w:val="00822DDA"/>
    <w:rsid w:val="00822E90"/>
    <w:rsid w:val="00822F1A"/>
    <w:rsid w:val="00823878"/>
    <w:rsid w:val="00823DF8"/>
    <w:rsid w:val="00824326"/>
    <w:rsid w:val="008243A0"/>
    <w:rsid w:val="008244EF"/>
    <w:rsid w:val="008246C2"/>
    <w:rsid w:val="008249C3"/>
    <w:rsid w:val="00824CA3"/>
    <w:rsid w:val="00825775"/>
    <w:rsid w:val="008258C6"/>
    <w:rsid w:val="00825EEA"/>
    <w:rsid w:val="008269C1"/>
    <w:rsid w:val="0082708A"/>
    <w:rsid w:val="0082756A"/>
    <w:rsid w:val="00827779"/>
    <w:rsid w:val="00830012"/>
    <w:rsid w:val="008304C2"/>
    <w:rsid w:val="008309A1"/>
    <w:rsid w:val="00830BB5"/>
    <w:rsid w:val="00830FC8"/>
    <w:rsid w:val="008311CD"/>
    <w:rsid w:val="0083147B"/>
    <w:rsid w:val="0083168C"/>
    <w:rsid w:val="008318A0"/>
    <w:rsid w:val="008318C7"/>
    <w:rsid w:val="00831948"/>
    <w:rsid w:val="00831A68"/>
    <w:rsid w:val="00831ECB"/>
    <w:rsid w:val="00831F26"/>
    <w:rsid w:val="008320A2"/>
    <w:rsid w:val="008323DC"/>
    <w:rsid w:val="00832A38"/>
    <w:rsid w:val="0083302D"/>
    <w:rsid w:val="00833450"/>
    <w:rsid w:val="008335A3"/>
    <w:rsid w:val="00834034"/>
    <w:rsid w:val="00834050"/>
    <w:rsid w:val="00834103"/>
    <w:rsid w:val="0083421C"/>
    <w:rsid w:val="008342FD"/>
    <w:rsid w:val="008344B9"/>
    <w:rsid w:val="00834D61"/>
    <w:rsid w:val="0083516E"/>
    <w:rsid w:val="008353C3"/>
    <w:rsid w:val="0083589C"/>
    <w:rsid w:val="00835BDA"/>
    <w:rsid w:val="00836219"/>
    <w:rsid w:val="00836343"/>
    <w:rsid w:val="00837308"/>
    <w:rsid w:val="0083792F"/>
    <w:rsid w:val="00841442"/>
    <w:rsid w:val="00841D49"/>
    <w:rsid w:val="008422F9"/>
    <w:rsid w:val="00842A00"/>
    <w:rsid w:val="00842AB6"/>
    <w:rsid w:val="00842BB6"/>
    <w:rsid w:val="00842FCD"/>
    <w:rsid w:val="008431DA"/>
    <w:rsid w:val="008431E3"/>
    <w:rsid w:val="00843B1B"/>
    <w:rsid w:val="00843E5D"/>
    <w:rsid w:val="00844197"/>
    <w:rsid w:val="00844372"/>
    <w:rsid w:val="00844898"/>
    <w:rsid w:val="00844B92"/>
    <w:rsid w:val="008454CB"/>
    <w:rsid w:val="00845952"/>
    <w:rsid w:val="00845A2D"/>
    <w:rsid w:val="00846191"/>
    <w:rsid w:val="008461F4"/>
    <w:rsid w:val="008466D5"/>
    <w:rsid w:val="008467F1"/>
    <w:rsid w:val="00846F0C"/>
    <w:rsid w:val="008470E1"/>
    <w:rsid w:val="0084761D"/>
    <w:rsid w:val="00847EEA"/>
    <w:rsid w:val="00847FF0"/>
    <w:rsid w:val="008500CF"/>
    <w:rsid w:val="00850C67"/>
    <w:rsid w:val="0085141A"/>
    <w:rsid w:val="0085143A"/>
    <w:rsid w:val="008515E0"/>
    <w:rsid w:val="0085180D"/>
    <w:rsid w:val="00851EF4"/>
    <w:rsid w:val="00851F6D"/>
    <w:rsid w:val="008520C0"/>
    <w:rsid w:val="0085282C"/>
    <w:rsid w:val="008530E9"/>
    <w:rsid w:val="00853911"/>
    <w:rsid w:val="00853F57"/>
    <w:rsid w:val="00854750"/>
    <w:rsid w:val="008548FF"/>
    <w:rsid w:val="0085499A"/>
    <w:rsid w:val="008554E5"/>
    <w:rsid w:val="00855CD7"/>
    <w:rsid w:val="00855CEA"/>
    <w:rsid w:val="0085622D"/>
    <w:rsid w:val="008565E4"/>
    <w:rsid w:val="008566D3"/>
    <w:rsid w:val="0085680C"/>
    <w:rsid w:val="00856CE0"/>
    <w:rsid w:val="00856D6F"/>
    <w:rsid w:val="00856D9E"/>
    <w:rsid w:val="00856E74"/>
    <w:rsid w:val="00856F62"/>
    <w:rsid w:val="00857571"/>
    <w:rsid w:val="00857582"/>
    <w:rsid w:val="00857B4E"/>
    <w:rsid w:val="00857C79"/>
    <w:rsid w:val="008603C7"/>
    <w:rsid w:val="00860B21"/>
    <w:rsid w:val="0086137F"/>
    <w:rsid w:val="0086167E"/>
    <w:rsid w:val="0086191A"/>
    <w:rsid w:val="00861BF0"/>
    <w:rsid w:val="008621F3"/>
    <w:rsid w:val="0086270C"/>
    <w:rsid w:val="008634BB"/>
    <w:rsid w:val="008637FC"/>
    <w:rsid w:val="00863D8C"/>
    <w:rsid w:val="008640BC"/>
    <w:rsid w:val="00864189"/>
    <w:rsid w:val="0086442B"/>
    <w:rsid w:val="008644A0"/>
    <w:rsid w:val="0086479A"/>
    <w:rsid w:val="008648B1"/>
    <w:rsid w:val="00865993"/>
    <w:rsid w:val="00865CDC"/>
    <w:rsid w:val="00866C2D"/>
    <w:rsid w:val="00866D02"/>
    <w:rsid w:val="00867375"/>
    <w:rsid w:val="00867642"/>
    <w:rsid w:val="0086766B"/>
    <w:rsid w:val="00867CFF"/>
    <w:rsid w:val="0086E487"/>
    <w:rsid w:val="00870656"/>
    <w:rsid w:val="00870B41"/>
    <w:rsid w:val="00871541"/>
    <w:rsid w:val="00871674"/>
    <w:rsid w:val="00871CCC"/>
    <w:rsid w:val="00871F6A"/>
    <w:rsid w:val="0087219A"/>
    <w:rsid w:val="00872874"/>
    <w:rsid w:val="00873A8F"/>
    <w:rsid w:val="00873D1F"/>
    <w:rsid w:val="00873FE2"/>
    <w:rsid w:val="008747D9"/>
    <w:rsid w:val="00874FE3"/>
    <w:rsid w:val="0087521A"/>
    <w:rsid w:val="00875398"/>
    <w:rsid w:val="0087583F"/>
    <w:rsid w:val="00875911"/>
    <w:rsid w:val="00876544"/>
    <w:rsid w:val="008765EC"/>
    <w:rsid w:val="00876AF5"/>
    <w:rsid w:val="0087705A"/>
    <w:rsid w:val="0087738E"/>
    <w:rsid w:val="00877680"/>
    <w:rsid w:val="008777B6"/>
    <w:rsid w:val="0087792E"/>
    <w:rsid w:val="00877BC8"/>
    <w:rsid w:val="00877E63"/>
    <w:rsid w:val="00880161"/>
    <w:rsid w:val="00880198"/>
    <w:rsid w:val="008801DA"/>
    <w:rsid w:val="00880428"/>
    <w:rsid w:val="00881033"/>
    <w:rsid w:val="0088138D"/>
    <w:rsid w:val="00881560"/>
    <w:rsid w:val="00881780"/>
    <w:rsid w:val="008818BD"/>
    <w:rsid w:val="00881D57"/>
    <w:rsid w:val="00881DD3"/>
    <w:rsid w:val="00881F95"/>
    <w:rsid w:val="00882014"/>
    <w:rsid w:val="0088228B"/>
    <w:rsid w:val="00882D46"/>
    <w:rsid w:val="008839BB"/>
    <w:rsid w:val="00883A35"/>
    <w:rsid w:val="00884975"/>
    <w:rsid w:val="00884A25"/>
    <w:rsid w:val="00885AF5"/>
    <w:rsid w:val="00885DD8"/>
    <w:rsid w:val="00885F4A"/>
    <w:rsid w:val="00886266"/>
    <w:rsid w:val="008863D9"/>
    <w:rsid w:val="00886563"/>
    <w:rsid w:val="0088673E"/>
    <w:rsid w:val="0088686E"/>
    <w:rsid w:val="00886C2D"/>
    <w:rsid w:val="00886F90"/>
    <w:rsid w:val="00887590"/>
    <w:rsid w:val="00887719"/>
    <w:rsid w:val="0088790C"/>
    <w:rsid w:val="00887B18"/>
    <w:rsid w:val="00887EA8"/>
    <w:rsid w:val="00887EB2"/>
    <w:rsid w:val="008904E1"/>
    <w:rsid w:val="008905D3"/>
    <w:rsid w:val="008905E8"/>
    <w:rsid w:val="008908AB"/>
    <w:rsid w:val="00890BFF"/>
    <w:rsid w:val="00890FDC"/>
    <w:rsid w:val="00891269"/>
    <w:rsid w:val="008914E1"/>
    <w:rsid w:val="00891540"/>
    <w:rsid w:val="00891CD5"/>
    <w:rsid w:val="00891D5D"/>
    <w:rsid w:val="0089230C"/>
    <w:rsid w:val="00892D59"/>
    <w:rsid w:val="00893574"/>
    <w:rsid w:val="00893655"/>
    <w:rsid w:val="00893DB2"/>
    <w:rsid w:val="00893DF0"/>
    <w:rsid w:val="0089433E"/>
    <w:rsid w:val="008946A2"/>
    <w:rsid w:val="00894948"/>
    <w:rsid w:val="00894F53"/>
    <w:rsid w:val="00895A69"/>
    <w:rsid w:val="00895FB4"/>
    <w:rsid w:val="008968C4"/>
    <w:rsid w:val="00896C24"/>
    <w:rsid w:val="00897761"/>
    <w:rsid w:val="008977EC"/>
    <w:rsid w:val="00897865"/>
    <w:rsid w:val="00897A1E"/>
    <w:rsid w:val="00897CE9"/>
    <w:rsid w:val="00897F9F"/>
    <w:rsid w:val="00897FFE"/>
    <w:rsid w:val="008A01B4"/>
    <w:rsid w:val="008A022F"/>
    <w:rsid w:val="008A0312"/>
    <w:rsid w:val="008A0380"/>
    <w:rsid w:val="008A08FC"/>
    <w:rsid w:val="008A0D17"/>
    <w:rsid w:val="008A0E91"/>
    <w:rsid w:val="008A18DB"/>
    <w:rsid w:val="008A1BD6"/>
    <w:rsid w:val="008A1D6F"/>
    <w:rsid w:val="008A1E68"/>
    <w:rsid w:val="008A1EAA"/>
    <w:rsid w:val="008A1EE1"/>
    <w:rsid w:val="008A2E47"/>
    <w:rsid w:val="008A3189"/>
    <w:rsid w:val="008A3244"/>
    <w:rsid w:val="008A32B2"/>
    <w:rsid w:val="008A3695"/>
    <w:rsid w:val="008A44E5"/>
    <w:rsid w:val="008A464C"/>
    <w:rsid w:val="008A46C7"/>
    <w:rsid w:val="008A47D4"/>
    <w:rsid w:val="008A4B2D"/>
    <w:rsid w:val="008A4C3F"/>
    <w:rsid w:val="008A5283"/>
    <w:rsid w:val="008A52A9"/>
    <w:rsid w:val="008A569C"/>
    <w:rsid w:val="008A576F"/>
    <w:rsid w:val="008A6A07"/>
    <w:rsid w:val="008A6DF5"/>
    <w:rsid w:val="008A71E3"/>
    <w:rsid w:val="008A7779"/>
    <w:rsid w:val="008A7872"/>
    <w:rsid w:val="008B0A6D"/>
    <w:rsid w:val="008B0D5C"/>
    <w:rsid w:val="008B0F9F"/>
    <w:rsid w:val="008B102E"/>
    <w:rsid w:val="008B1890"/>
    <w:rsid w:val="008B1CD8"/>
    <w:rsid w:val="008B24B9"/>
    <w:rsid w:val="008B25EB"/>
    <w:rsid w:val="008B2930"/>
    <w:rsid w:val="008B2B6D"/>
    <w:rsid w:val="008B2BF7"/>
    <w:rsid w:val="008B2C87"/>
    <w:rsid w:val="008B3007"/>
    <w:rsid w:val="008B379F"/>
    <w:rsid w:val="008B413A"/>
    <w:rsid w:val="008B46A9"/>
    <w:rsid w:val="008B55FC"/>
    <w:rsid w:val="008B56EC"/>
    <w:rsid w:val="008B629E"/>
    <w:rsid w:val="008B6780"/>
    <w:rsid w:val="008B67E4"/>
    <w:rsid w:val="008B68ED"/>
    <w:rsid w:val="008B6AE4"/>
    <w:rsid w:val="008B6CC8"/>
    <w:rsid w:val="008B768C"/>
    <w:rsid w:val="008B77ED"/>
    <w:rsid w:val="008B7921"/>
    <w:rsid w:val="008B7CB9"/>
    <w:rsid w:val="008C07AB"/>
    <w:rsid w:val="008C07D1"/>
    <w:rsid w:val="008C08CA"/>
    <w:rsid w:val="008C0B46"/>
    <w:rsid w:val="008C0BA6"/>
    <w:rsid w:val="008C0C35"/>
    <w:rsid w:val="008C0D89"/>
    <w:rsid w:val="008C17B8"/>
    <w:rsid w:val="008C1948"/>
    <w:rsid w:val="008C1C2D"/>
    <w:rsid w:val="008C2265"/>
    <w:rsid w:val="008C2392"/>
    <w:rsid w:val="008C255E"/>
    <w:rsid w:val="008C270A"/>
    <w:rsid w:val="008C2B74"/>
    <w:rsid w:val="008C2D37"/>
    <w:rsid w:val="008C3488"/>
    <w:rsid w:val="008C4F69"/>
    <w:rsid w:val="008C530A"/>
    <w:rsid w:val="008C5586"/>
    <w:rsid w:val="008C5C0D"/>
    <w:rsid w:val="008C5F4E"/>
    <w:rsid w:val="008C7329"/>
    <w:rsid w:val="008C76C6"/>
    <w:rsid w:val="008C7C69"/>
    <w:rsid w:val="008C7D87"/>
    <w:rsid w:val="008D07DE"/>
    <w:rsid w:val="008D0AE6"/>
    <w:rsid w:val="008D0B4E"/>
    <w:rsid w:val="008D10A8"/>
    <w:rsid w:val="008D11E2"/>
    <w:rsid w:val="008D158D"/>
    <w:rsid w:val="008D15AA"/>
    <w:rsid w:val="008D2368"/>
    <w:rsid w:val="008D2A03"/>
    <w:rsid w:val="008D2EE9"/>
    <w:rsid w:val="008D2FEA"/>
    <w:rsid w:val="008D364B"/>
    <w:rsid w:val="008D3AED"/>
    <w:rsid w:val="008D3B54"/>
    <w:rsid w:val="008D40CC"/>
    <w:rsid w:val="008D459A"/>
    <w:rsid w:val="008D4C0C"/>
    <w:rsid w:val="008D4EDE"/>
    <w:rsid w:val="008D59DA"/>
    <w:rsid w:val="008D5C2B"/>
    <w:rsid w:val="008D5FD2"/>
    <w:rsid w:val="008D6264"/>
    <w:rsid w:val="008D62EC"/>
    <w:rsid w:val="008D6364"/>
    <w:rsid w:val="008D6395"/>
    <w:rsid w:val="008D6F52"/>
    <w:rsid w:val="008D709A"/>
    <w:rsid w:val="008D75B0"/>
    <w:rsid w:val="008E0080"/>
    <w:rsid w:val="008E0982"/>
    <w:rsid w:val="008E0A3D"/>
    <w:rsid w:val="008E129D"/>
    <w:rsid w:val="008E1305"/>
    <w:rsid w:val="008E1950"/>
    <w:rsid w:val="008E201C"/>
    <w:rsid w:val="008E24A9"/>
    <w:rsid w:val="008E2A44"/>
    <w:rsid w:val="008E2AC5"/>
    <w:rsid w:val="008E33D9"/>
    <w:rsid w:val="008E43C3"/>
    <w:rsid w:val="008E4A32"/>
    <w:rsid w:val="008E4E89"/>
    <w:rsid w:val="008E4FCD"/>
    <w:rsid w:val="008E535C"/>
    <w:rsid w:val="008E5DBE"/>
    <w:rsid w:val="008E61C8"/>
    <w:rsid w:val="008E6BA2"/>
    <w:rsid w:val="008E6FE6"/>
    <w:rsid w:val="008E72AE"/>
    <w:rsid w:val="008E7570"/>
    <w:rsid w:val="008E7790"/>
    <w:rsid w:val="008E7EDC"/>
    <w:rsid w:val="008F009C"/>
    <w:rsid w:val="008F01AB"/>
    <w:rsid w:val="008F0377"/>
    <w:rsid w:val="008F0379"/>
    <w:rsid w:val="008F06B0"/>
    <w:rsid w:val="008F0CC1"/>
    <w:rsid w:val="008F11B7"/>
    <w:rsid w:val="008F1329"/>
    <w:rsid w:val="008F1A56"/>
    <w:rsid w:val="008F2D64"/>
    <w:rsid w:val="008F2FE9"/>
    <w:rsid w:val="008F376F"/>
    <w:rsid w:val="008F3A1F"/>
    <w:rsid w:val="008F3BAA"/>
    <w:rsid w:val="008F3D2F"/>
    <w:rsid w:val="008F3FBA"/>
    <w:rsid w:val="008F4288"/>
    <w:rsid w:val="008F4499"/>
    <w:rsid w:val="008F4503"/>
    <w:rsid w:val="008F4AD0"/>
    <w:rsid w:val="008F4BA2"/>
    <w:rsid w:val="008F4BB8"/>
    <w:rsid w:val="008F4D44"/>
    <w:rsid w:val="008F54E1"/>
    <w:rsid w:val="008F559B"/>
    <w:rsid w:val="008F57C4"/>
    <w:rsid w:val="008F5BE0"/>
    <w:rsid w:val="008F5C95"/>
    <w:rsid w:val="008F643B"/>
    <w:rsid w:val="008F688A"/>
    <w:rsid w:val="008F6FF9"/>
    <w:rsid w:val="008F709A"/>
    <w:rsid w:val="008F74DA"/>
    <w:rsid w:val="008F77DC"/>
    <w:rsid w:val="008F7AB8"/>
    <w:rsid w:val="008F7B64"/>
    <w:rsid w:val="008F7EEF"/>
    <w:rsid w:val="009005FA"/>
    <w:rsid w:val="00900823"/>
    <w:rsid w:val="009011B7"/>
    <w:rsid w:val="0090189D"/>
    <w:rsid w:val="00901933"/>
    <w:rsid w:val="00901BAC"/>
    <w:rsid w:val="00901E0E"/>
    <w:rsid w:val="009020E4"/>
    <w:rsid w:val="00902118"/>
    <w:rsid w:val="009022EA"/>
    <w:rsid w:val="00902354"/>
    <w:rsid w:val="00902C03"/>
    <w:rsid w:val="00903033"/>
    <w:rsid w:val="0090331D"/>
    <w:rsid w:val="009035A3"/>
    <w:rsid w:val="0090366C"/>
    <w:rsid w:val="00903951"/>
    <w:rsid w:val="00903CB6"/>
    <w:rsid w:val="00903E3A"/>
    <w:rsid w:val="00904092"/>
    <w:rsid w:val="00904CB6"/>
    <w:rsid w:val="00904DD0"/>
    <w:rsid w:val="009052CB"/>
    <w:rsid w:val="00905A19"/>
    <w:rsid w:val="00905E59"/>
    <w:rsid w:val="00906A87"/>
    <w:rsid w:val="00906BA4"/>
    <w:rsid w:val="00906C06"/>
    <w:rsid w:val="00906FA3"/>
    <w:rsid w:val="00907F6C"/>
    <w:rsid w:val="00910103"/>
    <w:rsid w:val="0091016C"/>
    <w:rsid w:val="009101FC"/>
    <w:rsid w:val="00910B62"/>
    <w:rsid w:val="00910BCA"/>
    <w:rsid w:val="00910CFA"/>
    <w:rsid w:val="009117F2"/>
    <w:rsid w:val="00911DA1"/>
    <w:rsid w:val="00911FA8"/>
    <w:rsid w:val="00911FD7"/>
    <w:rsid w:val="00912015"/>
    <w:rsid w:val="00912456"/>
    <w:rsid w:val="00912692"/>
    <w:rsid w:val="009126D3"/>
    <w:rsid w:val="009127BF"/>
    <w:rsid w:val="00912800"/>
    <w:rsid w:val="009128B0"/>
    <w:rsid w:val="009128B5"/>
    <w:rsid w:val="009128B6"/>
    <w:rsid w:val="00912A78"/>
    <w:rsid w:val="00912DA6"/>
    <w:rsid w:val="00913432"/>
    <w:rsid w:val="00913511"/>
    <w:rsid w:val="009138C4"/>
    <w:rsid w:val="009145FF"/>
    <w:rsid w:val="0091462E"/>
    <w:rsid w:val="009148A0"/>
    <w:rsid w:val="00914DB1"/>
    <w:rsid w:val="00914E96"/>
    <w:rsid w:val="00915075"/>
    <w:rsid w:val="00915180"/>
    <w:rsid w:val="009159C2"/>
    <w:rsid w:val="0091619F"/>
    <w:rsid w:val="00916569"/>
    <w:rsid w:val="009171A5"/>
    <w:rsid w:val="00917346"/>
    <w:rsid w:val="00917F70"/>
    <w:rsid w:val="009209A6"/>
    <w:rsid w:val="00920AEB"/>
    <w:rsid w:val="00920BED"/>
    <w:rsid w:val="00920DBD"/>
    <w:rsid w:val="00920F00"/>
    <w:rsid w:val="00921208"/>
    <w:rsid w:val="0092121D"/>
    <w:rsid w:val="009228B1"/>
    <w:rsid w:val="00922B38"/>
    <w:rsid w:val="009235AB"/>
    <w:rsid w:val="00923693"/>
    <w:rsid w:val="0092369F"/>
    <w:rsid w:val="00923820"/>
    <w:rsid w:val="00923BEA"/>
    <w:rsid w:val="0092469A"/>
    <w:rsid w:val="00924850"/>
    <w:rsid w:val="00924CB5"/>
    <w:rsid w:val="00924EA3"/>
    <w:rsid w:val="00925BDD"/>
    <w:rsid w:val="009261AA"/>
    <w:rsid w:val="0092627B"/>
    <w:rsid w:val="009262DE"/>
    <w:rsid w:val="0092665E"/>
    <w:rsid w:val="00926A4B"/>
    <w:rsid w:val="00927B43"/>
    <w:rsid w:val="00927BB4"/>
    <w:rsid w:val="00927DC4"/>
    <w:rsid w:val="00927E9A"/>
    <w:rsid w:val="00927F5A"/>
    <w:rsid w:val="009307E6"/>
    <w:rsid w:val="00930819"/>
    <w:rsid w:val="00930C09"/>
    <w:rsid w:val="00930E10"/>
    <w:rsid w:val="00930F66"/>
    <w:rsid w:val="009310A7"/>
    <w:rsid w:val="00931168"/>
    <w:rsid w:val="00931360"/>
    <w:rsid w:val="00931424"/>
    <w:rsid w:val="0093153E"/>
    <w:rsid w:val="00931550"/>
    <w:rsid w:val="00931628"/>
    <w:rsid w:val="00931D7C"/>
    <w:rsid w:val="00932842"/>
    <w:rsid w:val="00932B26"/>
    <w:rsid w:val="009331DD"/>
    <w:rsid w:val="0093334A"/>
    <w:rsid w:val="00933367"/>
    <w:rsid w:val="00933404"/>
    <w:rsid w:val="00933DCF"/>
    <w:rsid w:val="00934974"/>
    <w:rsid w:val="00934A3B"/>
    <w:rsid w:val="00935028"/>
    <w:rsid w:val="00935369"/>
    <w:rsid w:val="00937129"/>
    <w:rsid w:val="009376B5"/>
    <w:rsid w:val="009377F1"/>
    <w:rsid w:val="00937B26"/>
    <w:rsid w:val="00937E67"/>
    <w:rsid w:val="00937EC4"/>
    <w:rsid w:val="009405CB"/>
    <w:rsid w:val="009408E0"/>
    <w:rsid w:val="00940C88"/>
    <w:rsid w:val="00941492"/>
    <w:rsid w:val="00941BF4"/>
    <w:rsid w:val="00941DC5"/>
    <w:rsid w:val="00941EEC"/>
    <w:rsid w:val="009420A6"/>
    <w:rsid w:val="00942C90"/>
    <w:rsid w:val="00942D38"/>
    <w:rsid w:val="00943D0E"/>
    <w:rsid w:val="00943EFF"/>
    <w:rsid w:val="00943F8D"/>
    <w:rsid w:val="00944BA0"/>
    <w:rsid w:val="00944D3C"/>
    <w:rsid w:val="00945986"/>
    <w:rsid w:val="009459E0"/>
    <w:rsid w:val="00945C8F"/>
    <w:rsid w:val="00945F3B"/>
    <w:rsid w:val="00945F96"/>
    <w:rsid w:val="009466C3"/>
    <w:rsid w:val="00946E66"/>
    <w:rsid w:val="00946F10"/>
    <w:rsid w:val="0094745B"/>
    <w:rsid w:val="00947BD2"/>
    <w:rsid w:val="00950448"/>
    <w:rsid w:val="00950720"/>
    <w:rsid w:val="00950BD3"/>
    <w:rsid w:val="00951756"/>
    <w:rsid w:val="009527C5"/>
    <w:rsid w:val="009530A8"/>
    <w:rsid w:val="009531C7"/>
    <w:rsid w:val="00953694"/>
    <w:rsid w:val="0095372B"/>
    <w:rsid w:val="009537AE"/>
    <w:rsid w:val="00953B63"/>
    <w:rsid w:val="00954646"/>
    <w:rsid w:val="00954C99"/>
    <w:rsid w:val="00954D88"/>
    <w:rsid w:val="0095519C"/>
    <w:rsid w:val="00955435"/>
    <w:rsid w:val="00955AF5"/>
    <w:rsid w:val="00955C93"/>
    <w:rsid w:val="009562F9"/>
    <w:rsid w:val="0095648D"/>
    <w:rsid w:val="00956B9D"/>
    <w:rsid w:val="00956BDC"/>
    <w:rsid w:val="00956FA7"/>
    <w:rsid w:val="009572F2"/>
    <w:rsid w:val="0095784D"/>
    <w:rsid w:val="00957DB0"/>
    <w:rsid w:val="00960499"/>
    <w:rsid w:val="00960A04"/>
    <w:rsid w:val="00960D72"/>
    <w:rsid w:val="009610E5"/>
    <w:rsid w:val="00961284"/>
    <w:rsid w:val="009614BC"/>
    <w:rsid w:val="00961B0F"/>
    <w:rsid w:val="00961D57"/>
    <w:rsid w:val="009621B7"/>
    <w:rsid w:val="0096248C"/>
    <w:rsid w:val="00962DFC"/>
    <w:rsid w:val="00962F1F"/>
    <w:rsid w:val="00963376"/>
    <w:rsid w:val="00963596"/>
    <w:rsid w:val="0096359E"/>
    <w:rsid w:val="0096383B"/>
    <w:rsid w:val="009638BE"/>
    <w:rsid w:val="009640CD"/>
    <w:rsid w:val="009641E4"/>
    <w:rsid w:val="00964299"/>
    <w:rsid w:val="009653ED"/>
    <w:rsid w:val="00965E43"/>
    <w:rsid w:val="00965E86"/>
    <w:rsid w:val="009665D1"/>
    <w:rsid w:val="009667FD"/>
    <w:rsid w:val="00966B1C"/>
    <w:rsid w:val="00966F49"/>
    <w:rsid w:val="009672B6"/>
    <w:rsid w:val="00967447"/>
    <w:rsid w:val="00967F1E"/>
    <w:rsid w:val="00970502"/>
    <w:rsid w:val="00970929"/>
    <w:rsid w:val="0097098C"/>
    <w:rsid w:val="00970F34"/>
    <w:rsid w:val="00970FBB"/>
    <w:rsid w:val="0097127A"/>
    <w:rsid w:val="00971502"/>
    <w:rsid w:val="0097184A"/>
    <w:rsid w:val="00972053"/>
    <w:rsid w:val="00972B82"/>
    <w:rsid w:val="00972E98"/>
    <w:rsid w:val="009733A3"/>
    <w:rsid w:val="009733B6"/>
    <w:rsid w:val="009734A8"/>
    <w:rsid w:val="00973763"/>
    <w:rsid w:val="009739B1"/>
    <w:rsid w:val="00973AA1"/>
    <w:rsid w:val="00974871"/>
    <w:rsid w:val="009749E7"/>
    <w:rsid w:val="00974BE1"/>
    <w:rsid w:val="00974E43"/>
    <w:rsid w:val="009750EA"/>
    <w:rsid w:val="009753BF"/>
    <w:rsid w:val="0097550D"/>
    <w:rsid w:val="00975F08"/>
    <w:rsid w:val="00976451"/>
    <w:rsid w:val="00976608"/>
    <w:rsid w:val="00976EEA"/>
    <w:rsid w:val="00977677"/>
    <w:rsid w:val="00977CC4"/>
    <w:rsid w:val="00980250"/>
    <w:rsid w:val="009805B2"/>
    <w:rsid w:val="00980627"/>
    <w:rsid w:val="0098077C"/>
    <w:rsid w:val="00980D05"/>
    <w:rsid w:val="00981078"/>
    <w:rsid w:val="009821C9"/>
    <w:rsid w:val="009827F3"/>
    <w:rsid w:val="00982EF1"/>
    <w:rsid w:val="009841CB"/>
    <w:rsid w:val="009841CE"/>
    <w:rsid w:val="00984386"/>
    <w:rsid w:val="00984ADD"/>
    <w:rsid w:val="00984BBD"/>
    <w:rsid w:val="0098532C"/>
    <w:rsid w:val="00985C6F"/>
    <w:rsid w:val="009864D7"/>
    <w:rsid w:val="009867B0"/>
    <w:rsid w:val="009870AC"/>
    <w:rsid w:val="009874D2"/>
    <w:rsid w:val="00987591"/>
    <w:rsid w:val="0098776C"/>
    <w:rsid w:val="00987798"/>
    <w:rsid w:val="00987CD3"/>
    <w:rsid w:val="009904F9"/>
    <w:rsid w:val="009907EA"/>
    <w:rsid w:val="0099113D"/>
    <w:rsid w:val="009913F8"/>
    <w:rsid w:val="00991731"/>
    <w:rsid w:val="009921B5"/>
    <w:rsid w:val="0099243D"/>
    <w:rsid w:val="00992E5C"/>
    <w:rsid w:val="009934F2"/>
    <w:rsid w:val="0099374D"/>
    <w:rsid w:val="00993A9D"/>
    <w:rsid w:val="00993CAA"/>
    <w:rsid w:val="009944C7"/>
    <w:rsid w:val="009946AD"/>
    <w:rsid w:val="00994886"/>
    <w:rsid w:val="009948C6"/>
    <w:rsid w:val="00994CB9"/>
    <w:rsid w:val="00995406"/>
    <w:rsid w:val="00995697"/>
    <w:rsid w:val="00995821"/>
    <w:rsid w:val="009958D5"/>
    <w:rsid w:val="00995B67"/>
    <w:rsid w:val="0099622C"/>
    <w:rsid w:val="009965B4"/>
    <w:rsid w:val="009966CA"/>
    <w:rsid w:val="0099703E"/>
    <w:rsid w:val="0099734E"/>
    <w:rsid w:val="0099750A"/>
    <w:rsid w:val="009978A2"/>
    <w:rsid w:val="00997D03"/>
    <w:rsid w:val="009A02B8"/>
    <w:rsid w:val="009A05E9"/>
    <w:rsid w:val="009A0A5A"/>
    <w:rsid w:val="009A0D06"/>
    <w:rsid w:val="009A0D8F"/>
    <w:rsid w:val="009A112C"/>
    <w:rsid w:val="009A1255"/>
    <w:rsid w:val="009A137C"/>
    <w:rsid w:val="009A24BF"/>
    <w:rsid w:val="009A34E0"/>
    <w:rsid w:val="009A3990"/>
    <w:rsid w:val="009A3B48"/>
    <w:rsid w:val="009A3E70"/>
    <w:rsid w:val="009A3F70"/>
    <w:rsid w:val="009A416D"/>
    <w:rsid w:val="009A4378"/>
    <w:rsid w:val="009A4F52"/>
    <w:rsid w:val="009A59D7"/>
    <w:rsid w:val="009A5B28"/>
    <w:rsid w:val="009A5CDE"/>
    <w:rsid w:val="009A64F6"/>
    <w:rsid w:val="009A6947"/>
    <w:rsid w:val="009A6E81"/>
    <w:rsid w:val="009A73C9"/>
    <w:rsid w:val="009A78F6"/>
    <w:rsid w:val="009A7A92"/>
    <w:rsid w:val="009A7B33"/>
    <w:rsid w:val="009A7D9E"/>
    <w:rsid w:val="009A7E32"/>
    <w:rsid w:val="009B0080"/>
    <w:rsid w:val="009B00AE"/>
    <w:rsid w:val="009B1013"/>
    <w:rsid w:val="009B1D50"/>
    <w:rsid w:val="009B1D89"/>
    <w:rsid w:val="009B1ED4"/>
    <w:rsid w:val="009B206E"/>
    <w:rsid w:val="009B2170"/>
    <w:rsid w:val="009B2391"/>
    <w:rsid w:val="009B32C4"/>
    <w:rsid w:val="009B33A3"/>
    <w:rsid w:val="009B356D"/>
    <w:rsid w:val="009B3F85"/>
    <w:rsid w:val="009B42A2"/>
    <w:rsid w:val="009B45EC"/>
    <w:rsid w:val="009B4F2B"/>
    <w:rsid w:val="009B4F49"/>
    <w:rsid w:val="009B5320"/>
    <w:rsid w:val="009B545B"/>
    <w:rsid w:val="009B5740"/>
    <w:rsid w:val="009B5A8F"/>
    <w:rsid w:val="009B5C0A"/>
    <w:rsid w:val="009B6F6B"/>
    <w:rsid w:val="009B7843"/>
    <w:rsid w:val="009B7C3C"/>
    <w:rsid w:val="009C0564"/>
    <w:rsid w:val="009C063E"/>
    <w:rsid w:val="009C078A"/>
    <w:rsid w:val="009C08E5"/>
    <w:rsid w:val="009C0B90"/>
    <w:rsid w:val="009C154A"/>
    <w:rsid w:val="009C16D1"/>
    <w:rsid w:val="009C1D67"/>
    <w:rsid w:val="009C1E04"/>
    <w:rsid w:val="009C1E14"/>
    <w:rsid w:val="009C2327"/>
    <w:rsid w:val="009C2381"/>
    <w:rsid w:val="009C26A4"/>
    <w:rsid w:val="009C36A7"/>
    <w:rsid w:val="009C4088"/>
    <w:rsid w:val="009C45E1"/>
    <w:rsid w:val="009C4F68"/>
    <w:rsid w:val="009C5009"/>
    <w:rsid w:val="009C50C2"/>
    <w:rsid w:val="009C5387"/>
    <w:rsid w:val="009C54B6"/>
    <w:rsid w:val="009C5C0A"/>
    <w:rsid w:val="009C62C0"/>
    <w:rsid w:val="009C64D2"/>
    <w:rsid w:val="009C6BFC"/>
    <w:rsid w:val="009C6E38"/>
    <w:rsid w:val="009C6F3E"/>
    <w:rsid w:val="009C6FF6"/>
    <w:rsid w:val="009C71A7"/>
    <w:rsid w:val="009C7566"/>
    <w:rsid w:val="009C75A0"/>
    <w:rsid w:val="009C76E9"/>
    <w:rsid w:val="009C79A3"/>
    <w:rsid w:val="009C7EA6"/>
    <w:rsid w:val="009D0026"/>
    <w:rsid w:val="009D09F9"/>
    <w:rsid w:val="009D0A79"/>
    <w:rsid w:val="009D0B19"/>
    <w:rsid w:val="009D1410"/>
    <w:rsid w:val="009D2798"/>
    <w:rsid w:val="009D28E1"/>
    <w:rsid w:val="009D2E4C"/>
    <w:rsid w:val="009D364E"/>
    <w:rsid w:val="009D3898"/>
    <w:rsid w:val="009D395F"/>
    <w:rsid w:val="009D3AC0"/>
    <w:rsid w:val="009D3C92"/>
    <w:rsid w:val="009D3CB5"/>
    <w:rsid w:val="009D4693"/>
    <w:rsid w:val="009D480D"/>
    <w:rsid w:val="009D49C4"/>
    <w:rsid w:val="009D49FA"/>
    <w:rsid w:val="009D4D95"/>
    <w:rsid w:val="009D5166"/>
    <w:rsid w:val="009D547B"/>
    <w:rsid w:val="009D6119"/>
    <w:rsid w:val="009D63EB"/>
    <w:rsid w:val="009D66B5"/>
    <w:rsid w:val="009D66C3"/>
    <w:rsid w:val="009D689B"/>
    <w:rsid w:val="009D6909"/>
    <w:rsid w:val="009D7EA9"/>
    <w:rsid w:val="009E007D"/>
    <w:rsid w:val="009E0442"/>
    <w:rsid w:val="009E14EB"/>
    <w:rsid w:val="009E1636"/>
    <w:rsid w:val="009E19AD"/>
    <w:rsid w:val="009E1CAE"/>
    <w:rsid w:val="009E1D45"/>
    <w:rsid w:val="009E23FA"/>
    <w:rsid w:val="009E2B39"/>
    <w:rsid w:val="009E2FC8"/>
    <w:rsid w:val="009E2FF9"/>
    <w:rsid w:val="009E301E"/>
    <w:rsid w:val="009E31E1"/>
    <w:rsid w:val="009E33BA"/>
    <w:rsid w:val="009E3689"/>
    <w:rsid w:val="009E3CDB"/>
    <w:rsid w:val="009E3FE9"/>
    <w:rsid w:val="009E4048"/>
    <w:rsid w:val="009E4166"/>
    <w:rsid w:val="009E59E0"/>
    <w:rsid w:val="009E5B62"/>
    <w:rsid w:val="009E63B2"/>
    <w:rsid w:val="009E6A9C"/>
    <w:rsid w:val="009E7189"/>
    <w:rsid w:val="009E72E2"/>
    <w:rsid w:val="009E7771"/>
    <w:rsid w:val="009E782B"/>
    <w:rsid w:val="009E7A38"/>
    <w:rsid w:val="009E7DAC"/>
    <w:rsid w:val="009F00FC"/>
    <w:rsid w:val="009F052C"/>
    <w:rsid w:val="009F0583"/>
    <w:rsid w:val="009F07A5"/>
    <w:rsid w:val="009F0E45"/>
    <w:rsid w:val="009F1842"/>
    <w:rsid w:val="009F1A1C"/>
    <w:rsid w:val="009F27C9"/>
    <w:rsid w:val="009F32C5"/>
    <w:rsid w:val="009F3D62"/>
    <w:rsid w:val="009F3F45"/>
    <w:rsid w:val="009F41BF"/>
    <w:rsid w:val="009F4623"/>
    <w:rsid w:val="009F4F13"/>
    <w:rsid w:val="009F5264"/>
    <w:rsid w:val="009F5C54"/>
    <w:rsid w:val="009F5FB6"/>
    <w:rsid w:val="009F634E"/>
    <w:rsid w:val="009F6DCC"/>
    <w:rsid w:val="009F7E77"/>
    <w:rsid w:val="00A005D4"/>
    <w:rsid w:val="00A009A5"/>
    <w:rsid w:val="00A02228"/>
    <w:rsid w:val="00A026E7"/>
    <w:rsid w:val="00A02BAA"/>
    <w:rsid w:val="00A0369C"/>
    <w:rsid w:val="00A0369F"/>
    <w:rsid w:val="00A03927"/>
    <w:rsid w:val="00A03960"/>
    <w:rsid w:val="00A03F66"/>
    <w:rsid w:val="00A03FE5"/>
    <w:rsid w:val="00A04154"/>
    <w:rsid w:val="00A04625"/>
    <w:rsid w:val="00A047B6"/>
    <w:rsid w:val="00A04B85"/>
    <w:rsid w:val="00A05171"/>
    <w:rsid w:val="00A055E8"/>
    <w:rsid w:val="00A05BFC"/>
    <w:rsid w:val="00A05D06"/>
    <w:rsid w:val="00A06E1B"/>
    <w:rsid w:val="00A06FC2"/>
    <w:rsid w:val="00A071D0"/>
    <w:rsid w:val="00A0730E"/>
    <w:rsid w:val="00A075A1"/>
    <w:rsid w:val="00A07C4B"/>
    <w:rsid w:val="00A07CBD"/>
    <w:rsid w:val="00A07DE5"/>
    <w:rsid w:val="00A100F3"/>
    <w:rsid w:val="00A102B5"/>
    <w:rsid w:val="00A102DD"/>
    <w:rsid w:val="00A103EF"/>
    <w:rsid w:val="00A10433"/>
    <w:rsid w:val="00A104D3"/>
    <w:rsid w:val="00A107DF"/>
    <w:rsid w:val="00A11312"/>
    <w:rsid w:val="00A12219"/>
    <w:rsid w:val="00A12C57"/>
    <w:rsid w:val="00A133DF"/>
    <w:rsid w:val="00A13444"/>
    <w:rsid w:val="00A1393F"/>
    <w:rsid w:val="00A13946"/>
    <w:rsid w:val="00A139A1"/>
    <w:rsid w:val="00A13B76"/>
    <w:rsid w:val="00A13B86"/>
    <w:rsid w:val="00A13FFE"/>
    <w:rsid w:val="00A14BDB"/>
    <w:rsid w:val="00A14F1C"/>
    <w:rsid w:val="00A151ED"/>
    <w:rsid w:val="00A15626"/>
    <w:rsid w:val="00A15708"/>
    <w:rsid w:val="00A15D40"/>
    <w:rsid w:val="00A15D45"/>
    <w:rsid w:val="00A1604B"/>
    <w:rsid w:val="00A160FD"/>
    <w:rsid w:val="00A169AC"/>
    <w:rsid w:val="00A16BFD"/>
    <w:rsid w:val="00A1744D"/>
    <w:rsid w:val="00A17526"/>
    <w:rsid w:val="00A1783E"/>
    <w:rsid w:val="00A20577"/>
    <w:rsid w:val="00A20634"/>
    <w:rsid w:val="00A207C3"/>
    <w:rsid w:val="00A20825"/>
    <w:rsid w:val="00A20956"/>
    <w:rsid w:val="00A20D22"/>
    <w:rsid w:val="00A20FDE"/>
    <w:rsid w:val="00A21151"/>
    <w:rsid w:val="00A2146F"/>
    <w:rsid w:val="00A2175D"/>
    <w:rsid w:val="00A21E80"/>
    <w:rsid w:val="00A23044"/>
    <w:rsid w:val="00A23455"/>
    <w:rsid w:val="00A23C11"/>
    <w:rsid w:val="00A23D6D"/>
    <w:rsid w:val="00A23FCC"/>
    <w:rsid w:val="00A24397"/>
    <w:rsid w:val="00A24550"/>
    <w:rsid w:val="00A245EC"/>
    <w:rsid w:val="00A2470A"/>
    <w:rsid w:val="00A248F2"/>
    <w:rsid w:val="00A24D56"/>
    <w:rsid w:val="00A24DA2"/>
    <w:rsid w:val="00A250DC"/>
    <w:rsid w:val="00A25108"/>
    <w:rsid w:val="00A251C5"/>
    <w:rsid w:val="00A25283"/>
    <w:rsid w:val="00A25370"/>
    <w:rsid w:val="00A254D5"/>
    <w:rsid w:val="00A25C25"/>
    <w:rsid w:val="00A26076"/>
    <w:rsid w:val="00A260DC"/>
    <w:rsid w:val="00A266C4"/>
    <w:rsid w:val="00A26AE7"/>
    <w:rsid w:val="00A26B8F"/>
    <w:rsid w:val="00A271D9"/>
    <w:rsid w:val="00A27342"/>
    <w:rsid w:val="00A27EC3"/>
    <w:rsid w:val="00A30249"/>
    <w:rsid w:val="00A30E8F"/>
    <w:rsid w:val="00A31169"/>
    <w:rsid w:val="00A3122B"/>
    <w:rsid w:val="00A31732"/>
    <w:rsid w:val="00A31809"/>
    <w:rsid w:val="00A324C8"/>
    <w:rsid w:val="00A32CD1"/>
    <w:rsid w:val="00A32FC5"/>
    <w:rsid w:val="00A32FCC"/>
    <w:rsid w:val="00A331D5"/>
    <w:rsid w:val="00A33BD3"/>
    <w:rsid w:val="00A340D3"/>
    <w:rsid w:val="00A34105"/>
    <w:rsid w:val="00A34891"/>
    <w:rsid w:val="00A3496C"/>
    <w:rsid w:val="00A34C12"/>
    <w:rsid w:val="00A35AD0"/>
    <w:rsid w:val="00A35F9C"/>
    <w:rsid w:val="00A36302"/>
    <w:rsid w:val="00A365AB"/>
    <w:rsid w:val="00A36997"/>
    <w:rsid w:val="00A3717D"/>
    <w:rsid w:val="00A3720F"/>
    <w:rsid w:val="00A3751F"/>
    <w:rsid w:val="00A37538"/>
    <w:rsid w:val="00A378B1"/>
    <w:rsid w:val="00A37D4F"/>
    <w:rsid w:val="00A37F31"/>
    <w:rsid w:val="00A405BD"/>
    <w:rsid w:val="00A4065F"/>
    <w:rsid w:val="00A407D8"/>
    <w:rsid w:val="00A40C49"/>
    <w:rsid w:val="00A40D6B"/>
    <w:rsid w:val="00A40DF0"/>
    <w:rsid w:val="00A40EA4"/>
    <w:rsid w:val="00A40FCF"/>
    <w:rsid w:val="00A41333"/>
    <w:rsid w:val="00A41E3D"/>
    <w:rsid w:val="00A41F9E"/>
    <w:rsid w:val="00A423FE"/>
    <w:rsid w:val="00A42C84"/>
    <w:rsid w:val="00A42C92"/>
    <w:rsid w:val="00A42EAC"/>
    <w:rsid w:val="00A440C4"/>
    <w:rsid w:val="00A447F2"/>
    <w:rsid w:val="00A449AC"/>
    <w:rsid w:val="00A44E24"/>
    <w:rsid w:val="00A44F80"/>
    <w:rsid w:val="00A450BD"/>
    <w:rsid w:val="00A454A4"/>
    <w:rsid w:val="00A45EFD"/>
    <w:rsid w:val="00A46078"/>
    <w:rsid w:val="00A460C6"/>
    <w:rsid w:val="00A46494"/>
    <w:rsid w:val="00A466DD"/>
    <w:rsid w:val="00A46C23"/>
    <w:rsid w:val="00A471B3"/>
    <w:rsid w:val="00A47878"/>
    <w:rsid w:val="00A479DD"/>
    <w:rsid w:val="00A47F05"/>
    <w:rsid w:val="00A50513"/>
    <w:rsid w:val="00A50594"/>
    <w:rsid w:val="00A50633"/>
    <w:rsid w:val="00A50645"/>
    <w:rsid w:val="00A50843"/>
    <w:rsid w:val="00A508BD"/>
    <w:rsid w:val="00A50CE1"/>
    <w:rsid w:val="00A50F4F"/>
    <w:rsid w:val="00A51268"/>
    <w:rsid w:val="00A513D6"/>
    <w:rsid w:val="00A513F5"/>
    <w:rsid w:val="00A514C3"/>
    <w:rsid w:val="00A51943"/>
    <w:rsid w:val="00A51A85"/>
    <w:rsid w:val="00A51C2D"/>
    <w:rsid w:val="00A51EA2"/>
    <w:rsid w:val="00A51F9A"/>
    <w:rsid w:val="00A52460"/>
    <w:rsid w:val="00A525DE"/>
    <w:rsid w:val="00A52751"/>
    <w:rsid w:val="00A5293E"/>
    <w:rsid w:val="00A52DD2"/>
    <w:rsid w:val="00A53790"/>
    <w:rsid w:val="00A537DB"/>
    <w:rsid w:val="00A53FD4"/>
    <w:rsid w:val="00A54637"/>
    <w:rsid w:val="00A546B1"/>
    <w:rsid w:val="00A54909"/>
    <w:rsid w:val="00A54BB5"/>
    <w:rsid w:val="00A54D48"/>
    <w:rsid w:val="00A54E85"/>
    <w:rsid w:val="00A564BC"/>
    <w:rsid w:val="00A56574"/>
    <w:rsid w:val="00A56768"/>
    <w:rsid w:val="00A56841"/>
    <w:rsid w:val="00A57487"/>
    <w:rsid w:val="00A577F7"/>
    <w:rsid w:val="00A6019B"/>
    <w:rsid w:val="00A60C3A"/>
    <w:rsid w:val="00A61669"/>
    <w:rsid w:val="00A61BF0"/>
    <w:rsid w:val="00A6200F"/>
    <w:rsid w:val="00A6241B"/>
    <w:rsid w:val="00A62D36"/>
    <w:rsid w:val="00A6321F"/>
    <w:rsid w:val="00A634F2"/>
    <w:rsid w:val="00A638BB"/>
    <w:rsid w:val="00A638FB"/>
    <w:rsid w:val="00A638FC"/>
    <w:rsid w:val="00A64108"/>
    <w:rsid w:val="00A64532"/>
    <w:rsid w:val="00A647B2"/>
    <w:rsid w:val="00A647CC"/>
    <w:rsid w:val="00A647F7"/>
    <w:rsid w:val="00A64955"/>
    <w:rsid w:val="00A64B70"/>
    <w:rsid w:val="00A64D87"/>
    <w:rsid w:val="00A64EC6"/>
    <w:rsid w:val="00A6671E"/>
    <w:rsid w:val="00A66E78"/>
    <w:rsid w:val="00A66FA4"/>
    <w:rsid w:val="00A67E31"/>
    <w:rsid w:val="00A67F27"/>
    <w:rsid w:val="00A7077C"/>
    <w:rsid w:val="00A7091D"/>
    <w:rsid w:val="00A70D53"/>
    <w:rsid w:val="00A71384"/>
    <w:rsid w:val="00A71411"/>
    <w:rsid w:val="00A71414"/>
    <w:rsid w:val="00A7197D"/>
    <w:rsid w:val="00A71EDD"/>
    <w:rsid w:val="00A722C6"/>
    <w:rsid w:val="00A723F1"/>
    <w:rsid w:val="00A72D2B"/>
    <w:rsid w:val="00A73005"/>
    <w:rsid w:val="00A73335"/>
    <w:rsid w:val="00A73368"/>
    <w:rsid w:val="00A7354D"/>
    <w:rsid w:val="00A73C57"/>
    <w:rsid w:val="00A73C91"/>
    <w:rsid w:val="00A73CF2"/>
    <w:rsid w:val="00A7404F"/>
    <w:rsid w:val="00A74385"/>
    <w:rsid w:val="00A74676"/>
    <w:rsid w:val="00A746A0"/>
    <w:rsid w:val="00A74A80"/>
    <w:rsid w:val="00A75432"/>
    <w:rsid w:val="00A75618"/>
    <w:rsid w:val="00A75939"/>
    <w:rsid w:val="00A7721F"/>
    <w:rsid w:val="00A77E06"/>
    <w:rsid w:val="00A8051F"/>
    <w:rsid w:val="00A806D3"/>
    <w:rsid w:val="00A8070A"/>
    <w:rsid w:val="00A8080E"/>
    <w:rsid w:val="00A8120B"/>
    <w:rsid w:val="00A812DE"/>
    <w:rsid w:val="00A81873"/>
    <w:rsid w:val="00A81E7A"/>
    <w:rsid w:val="00A81EBC"/>
    <w:rsid w:val="00A81F93"/>
    <w:rsid w:val="00A827A0"/>
    <w:rsid w:val="00A82A86"/>
    <w:rsid w:val="00A83259"/>
    <w:rsid w:val="00A83294"/>
    <w:rsid w:val="00A832C6"/>
    <w:rsid w:val="00A8332F"/>
    <w:rsid w:val="00A836A8"/>
    <w:rsid w:val="00A838C3"/>
    <w:rsid w:val="00A838E2"/>
    <w:rsid w:val="00A83BE9"/>
    <w:rsid w:val="00A83C5D"/>
    <w:rsid w:val="00A83E0E"/>
    <w:rsid w:val="00A83F8F"/>
    <w:rsid w:val="00A84671"/>
    <w:rsid w:val="00A8519C"/>
    <w:rsid w:val="00A859D6"/>
    <w:rsid w:val="00A86615"/>
    <w:rsid w:val="00A867E9"/>
    <w:rsid w:val="00A86902"/>
    <w:rsid w:val="00A86F27"/>
    <w:rsid w:val="00A873D9"/>
    <w:rsid w:val="00A875A1"/>
    <w:rsid w:val="00A8768D"/>
    <w:rsid w:val="00A9038C"/>
    <w:rsid w:val="00A90AAD"/>
    <w:rsid w:val="00A90B7D"/>
    <w:rsid w:val="00A912F3"/>
    <w:rsid w:val="00A91C12"/>
    <w:rsid w:val="00A91CA0"/>
    <w:rsid w:val="00A91F9E"/>
    <w:rsid w:val="00A91FEE"/>
    <w:rsid w:val="00A9215E"/>
    <w:rsid w:val="00A925AF"/>
    <w:rsid w:val="00A92762"/>
    <w:rsid w:val="00A9334B"/>
    <w:rsid w:val="00A938F7"/>
    <w:rsid w:val="00A93926"/>
    <w:rsid w:val="00A939B0"/>
    <w:rsid w:val="00A93C20"/>
    <w:rsid w:val="00A93E20"/>
    <w:rsid w:val="00A943CE"/>
    <w:rsid w:val="00A9491B"/>
    <w:rsid w:val="00A95151"/>
    <w:rsid w:val="00A9519F"/>
    <w:rsid w:val="00A954EC"/>
    <w:rsid w:val="00A9568B"/>
    <w:rsid w:val="00A9578E"/>
    <w:rsid w:val="00A958EE"/>
    <w:rsid w:val="00A95983"/>
    <w:rsid w:val="00A95E92"/>
    <w:rsid w:val="00A96923"/>
    <w:rsid w:val="00A96D4A"/>
    <w:rsid w:val="00A9704D"/>
    <w:rsid w:val="00A972E1"/>
    <w:rsid w:val="00A97716"/>
    <w:rsid w:val="00A978B4"/>
    <w:rsid w:val="00A97F54"/>
    <w:rsid w:val="00A97FBC"/>
    <w:rsid w:val="00AA04AC"/>
    <w:rsid w:val="00AA066F"/>
    <w:rsid w:val="00AA0DBD"/>
    <w:rsid w:val="00AA0EAD"/>
    <w:rsid w:val="00AA1214"/>
    <w:rsid w:val="00AA172E"/>
    <w:rsid w:val="00AA17D4"/>
    <w:rsid w:val="00AA1B96"/>
    <w:rsid w:val="00AA2311"/>
    <w:rsid w:val="00AA2702"/>
    <w:rsid w:val="00AA3F23"/>
    <w:rsid w:val="00AA47E1"/>
    <w:rsid w:val="00AA49F7"/>
    <w:rsid w:val="00AA4BA8"/>
    <w:rsid w:val="00AA4F35"/>
    <w:rsid w:val="00AA4FE1"/>
    <w:rsid w:val="00AA51B3"/>
    <w:rsid w:val="00AA52E2"/>
    <w:rsid w:val="00AA57A5"/>
    <w:rsid w:val="00AA5AA8"/>
    <w:rsid w:val="00AA67A9"/>
    <w:rsid w:val="00AA6848"/>
    <w:rsid w:val="00AA6A2C"/>
    <w:rsid w:val="00AA6A33"/>
    <w:rsid w:val="00AA6B15"/>
    <w:rsid w:val="00AA6D49"/>
    <w:rsid w:val="00AA7736"/>
    <w:rsid w:val="00AA77B6"/>
    <w:rsid w:val="00AA7BBD"/>
    <w:rsid w:val="00AB0214"/>
    <w:rsid w:val="00AB0769"/>
    <w:rsid w:val="00AB0BC4"/>
    <w:rsid w:val="00AB0EF3"/>
    <w:rsid w:val="00AB0F57"/>
    <w:rsid w:val="00AB169F"/>
    <w:rsid w:val="00AB1906"/>
    <w:rsid w:val="00AB2651"/>
    <w:rsid w:val="00AB27C6"/>
    <w:rsid w:val="00AB2C63"/>
    <w:rsid w:val="00AB2D7E"/>
    <w:rsid w:val="00AB34DD"/>
    <w:rsid w:val="00AB356A"/>
    <w:rsid w:val="00AB3EA6"/>
    <w:rsid w:val="00AB3F61"/>
    <w:rsid w:val="00AB3FF7"/>
    <w:rsid w:val="00AB4B1F"/>
    <w:rsid w:val="00AB4FBA"/>
    <w:rsid w:val="00AB50C5"/>
    <w:rsid w:val="00AB514A"/>
    <w:rsid w:val="00AB5517"/>
    <w:rsid w:val="00AB5823"/>
    <w:rsid w:val="00AB6344"/>
    <w:rsid w:val="00AB6946"/>
    <w:rsid w:val="00AB6BAA"/>
    <w:rsid w:val="00AB702D"/>
    <w:rsid w:val="00AB7A0D"/>
    <w:rsid w:val="00AB7AC1"/>
    <w:rsid w:val="00AC0509"/>
    <w:rsid w:val="00AC08D4"/>
    <w:rsid w:val="00AC0D10"/>
    <w:rsid w:val="00AC14AD"/>
    <w:rsid w:val="00AC1B28"/>
    <w:rsid w:val="00AC1BBC"/>
    <w:rsid w:val="00AC2157"/>
    <w:rsid w:val="00AC24BD"/>
    <w:rsid w:val="00AC2500"/>
    <w:rsid w:val="00AC30F7"/>
    <w:rsid w:val="00AC3A32"/>
    <w:rsid w:val="00AC4E82"/>
    <w:rsid w:val="00AC5FC2"/>
    <w:rsid w:val="00AC6459"/>
    <w:rsid w:val="00AC6492"/>
    <w:rsid w:val="00AC64D5"/>
    <w:rsid w:val="00AC67A2"/>
    <w:rsid w:val="00AC67D1"/>
    <w:rsid w:val="00AC6A5B"/>
    <w:rsid w:val="00AC6BC8"/>
    <w:rsid w:val="00AC72B0"/>
    <w:rsid w:val="00AC72D4"/>
    <w:rsid w:val="00AC72D6"/>
    <w:rsid w:val="00AC7317"/>
    <w:rsid w:val="00AC7368"/>
    <w:rsid w:val="00AC76DD"/>
    <w:rsid w:val="00AC7D1A"/>
    <w:rsid w:val="00AD0287"/>
    <w:rsid w:val="00AD045D"/>
    <w:rsid w:val="00AD0831"/>
    <w:rsid w:val="00AD0D87"/>
    <w:rsid w:val="00AD0DA3"/>
    <w:rsid w:val="00AD1856"/>
    <w:rsid w:val="00AD18A9"/>
    <w:rsid w:val="00AD18EB"/>
    <w:rsid w:val="00AD1AA5"/>
    <w:rsid w:val="00AD1C06"/>
    <w:rsid w:val="00AD1D96"/>
    <w:rsid w:val="00AD1F36"/>
    <w:rsid w:val="00AD25C2"/>
    <w:rsid w:val="00AD2760"/>
    <w:rsid w:val="00AD2763"/>
    <w:rsid w:val="00AD2C81"/>
    <w:rsid w:val="00AD3B86"/>
    <w:rsid w:val="00AD41C2"/>
    <w:rsid w:val="00AD4376"/>
    <w:rsid w:val="00AD48D9"/>
    <w:rsid w:val="00AD4D71"/>
    <w:rsid w:val="00AD5145"/>
    <w:rsid w:val="00AD664C"/>
    <w:rsid w:val="00AD72B0"/>
    <w:rsid w:val="00AD73A3"/>
    <w:rsid w:val="00AD7A4F"/>
    <w:rsid w:val="00AE0670"/>
    <w:rsid w:val="00AE0D3B"/>
    <w:rsid w:val="00AE12E4"/>
    <w:rsid w:val="00AE12EE"/>
    <w:rsid w:val="00AE15A8"/>
    <w:rsid w:val="00AE15E7"/>
    <w:rsid w:val="00AE1B53"/>
    <w:rsid w:val="00AE20CF"/>
    <w:rsid w:val="00AE232A"/>
    <w:rsid w:val="00AE24EA"/>
    <w:rsid w:val="00AE2660"/>
    <w:rsid w:val="00AE29AC"/>
    <w:rsid w:val="00AE2B3D"/>
    <w:rsid w:val="00AE2B5D"/>
    <w:rsid w:val="00AE2BBF"/>
    <w:rsid w:val="00AE33E0"/>
    <w:rsid w:val="00AE359E"/>
    <w:rsid w:val="00AE37E4"/>
    <w:rsid w:val="00AE3A16"/>
    <w:rsid w:val="00AE3AFA"/>
    <w:rsid w:val="00AE3E27"/>
    <w:rsid w:val="00AE3ED0"/>
    <w:rsid w:val="00AE45F8"/>
    <w:rsid w:val="00AE4EDB"/>
    <w:rsid w:val="00AE566E"/>
    <w:rsid w:val="00AE6388"/>
    <w:rsid w:val="00AE6CBF"/>
    <w:rsid w:val="00AE76AE"/>
    <w:rsid w:val="00AF0046"/>
    <w:rsid w:val="00AF0488"/>
    <w:rsid w:val="00AF0781"/>
    <w:rsid w:val="00AF0FD0"/>
    <w:rsid w:val="00AF1A34"/>
    <w:rsid w:val="00AF1A75"/>
    <w:rsid w:val="00AF256F"/>
    <w:rsid w:val="00AF2699"/>
    <w:rsid w:val="00AF26A3"/>
    <w:rsid w:val="00AF2BF7"/>
    <w:rsid w:val="00AF3D11"/>
    <w:rsid w:val="00AF430B"/>
    <w:rsid w:val="00AF45D3"/>
    <w:rsid w:val="00AF4AA1"/>
    <w:rsid w:val="00AF4B82"/>
    <w:rsid w:val="00AF4C19"/>
    <w:rsid w:val="00AF4C54"/>
    <w:rsid w:val="00AF518C"/>
    <w:rsid w:val="00AF58F4"/>
    <w:rsid w:val="00AF6212"/>
    <w:rsid w:val="00AF6266"/>
    <w:rsid w:val="00AF6680"/>
    <w:rsid w:val="00AF6819"/>
    <w:rsid w:val="00AF685C"/>
    <w:rsid w:val="00AF7090"/>
    <w:rsid w:val="00AF709D"/>
    <w:rsid w:val="00AF7430"/>
    <w:rsid w:val="00B002FB"/>
    <w:rsid w:val="00B00680"/>
    <w:rsid w:val="00B0087E"/>
    <w:rsid w:val="00B0098C"/>
    <w:rsid w:val="00B00B2F"/>
    <w:rsid w:val="00B00B75"/>
    <w:rsid w:val="00B00DBC"/>
    <w:rsid w:val="00B010CE"/>
    <w:rsid w:val="00B01122"/>
    <w:rsid w:val="00B016D5"/>
    <w:rsid w:val="00B01B84"/>
    <w:rsid w:val="00B01EF1"/>
    <w:rsid w:val="00B020A5"/>
    <w:rsid w:val="00B024D8"/>
    <w:rsid w:val="00B02555"/>
    <w:rsid w:val="00B029AA"/>
    <w:rsid w:val="00B03272"/>
    <w:rsid w:val="00B0362E"/>
    <w:rsid w:val="00B03C88"/>
    <w:rsid w:val="00B03DE2"/>
    <w:rsid w:val="00B04604"/>
    <w:rsid w:val="00B0484A"/>
    <w:rsid w:val="00B04D1A"/>
    <w:rsid w:val="00B05564"/>
    <w:rsid w:val="00B055BA"/>
    <w:rsid w:val="00B05628"/>
    <w:rsid w:val="00B056A1"/>
    <w:rsid w:val="00B058B4"/>
    <w:rsid w:val="00B059BF"/>
    <w:rsid w:val="00B05A88"/>
    <w:rsid w:val="00B05BF9"/>
    <w:rsid w:val="00B05C05"/>
    <w:rsid w:val="00B061D0"/>
    <w:rsid w:val="00B067CA"/>
    <w:rsid w:val="00B0790C"/>
    <w:rsid w:val="00B100C6"/>
    <w:rsid w:val="00B1130B"/>
    <w:rsid w:val="00B11554"/>
    <w:rsid w:val="00B121B2"/>
    <w:rsid w:val="00B12C09"/>
    <w:rsid w:val="00B1301A"/>
    <w:rsid w:val="00B1315C"/>
    <w:rsid w:val="00B13429"/>
    <w:rsid w:val="00B134CC"/>
    <w:rsid w:val="00B13D61"/>
    <w:rsid w:val="00B13D73"/>
    <w:rsid w:val="00B1434B"/>
    <w:rsid w:val="00B1445D"/>
    <w:rsid w:val="00B14E3B"/>
    <w:rsid w:val="00B15058"/>
    <w:rsid w:val="00B15233"/>
    <w:rsid w:val="00B153AA"/>
    <w:rsid w:val="00B15FE9"/>
    <w:rsid w:val="00B16580"/>
    <w:rsid w:val="00B16604"/>
    <w:rsid w:val="00B16911"/>
    <w:rsid w:val="00B16BB1"/>
    <w:rsid w:val="00B16F4D"/>
    <w:rsid w:val="00B174CB"/>
    <w:rsid w:val="00B1751E"/>
    <w:rsid w:val="00B17B60"/>
    <w:rsid w:val="00B2027A"/>
    <w:rsid w:val="00B20491"/>
    <w:rsid w:val="00B208FE"/>
    <w:rsid w:val="00B209E5"/>
    <w:rsid w:val="00B20B30"/>
    <w:rsid w:val="00B20B53"/>
    <w:rsid w:val="00B20B64"/>
    <w:rsid w:val="00B21178"/>
    <w:rsid w:val="00B2135F"/>
    <w:rsid w:val="00B213BF"/>
    <w:rsid w:val="00B21DC0"/>
    <w:rsid w:val="00B21EAD"/>
    <w:rsid w:val="00B21FC6"/>
    <w:rsid w:val="00B2240B"/>
    <w:rsid w:val="00B22414"/>
    <w:rsid w:val="00B22634"/>
    <w:rsid w:val="00B226AA"/>
    <w:rsid w:val="00B226CA"/>
    <w:rsid w:val="00B228CF"/>
    <w:rsid w:val="00B22971"/>
    <w:rsid w:val="00B22AFC"/>
    <w:rsid w:val="00B230F8"/>
    <w:rsid w:val="00B23284"/>
    <w:rsid w:val="00B23699"/>
    <w:rsid w:val="00B236B3"/>
    <w:rsid w:val="00B23835"/>
    <w:rsid w:val="00B23B4B"/>
    <w:rsid w:val="00B23F45"/>
    <w:rsid w:val="00B24424"/>
    <w:rsid w:val="00B24C01"/>
    <w:rsid w:val="00B25411"/>
    <w:rsid w:val="00B2608D"/>
    <w:rsid w:val="00B26BA2"/>
    <w:rsid w:val="00B26D8B"/>
    <w:rsid w:val="00B27B17"/>
    <w:rsid w:val="00B27B7C"/>
    <w:rsid w:val="00B27D79"/>
    <w:rsid w:val="00B27DC8"/>
    <w:rsid w:val="00B27FF3"/>
    <w:rsid w:val="00B3005A"/>
    <w:rsid w:val="00B30311"/>
    <w:rsid w:val="00B3035C"/>
    <w:rsid w:val="00B303A3"/>
    <w:rsid w:val="00B305B8"/>
    <w:rsid w:val="00B30A95"/>
    <w:rsid w:val="00B30B95"/>
    <w:rsid w:val="00B30C88"/>
    <w:rsid w:val="00B32102"/>
    <w:rsid w:val="00B325E0"/>
    <w:rsid w:val="00B326ED"/>
    <w:rsid w:val="00B32736"/>
    <w:rsid w:val="00B327F8"/>
    <w:rsid w:val="00B32EAC"/>
    <w:rsid w:val="00B3317E"/>
    <w:rsid w:val="00B342CC"/>
    <w:rsid w:val="00B34741"/>
    <w:rsid w:val="00B34907"/>
    <w:rsid w:val="00B34D52"/>
    <w:rsid w:val="00B351DD"/>
    <w:rsid w:val="00B35242"/>
    <w:rsid w:val="00B35345"/>
    <w:rsid w:val="00B357F2"/>
    <w:rsid w:val="00B36170"/>
    <w:rsid w:val="00B36294"/>
    <w:rsid w:val="00B36649"/>
    <w:rsid w:val="00B36BD2"/>
    <w:rsid w:val="00B36ECF"/>
    <w:rsid w:val="00B37152"/>
    <w:rsid w:val="00B3793B"/>
    <w:rsid w:val="00B37FBD"/>
    <w:rsid w:val="00B401D9"/>
    <w:rsid w:val="00B4039D"/>
    <w:rsid w:val="00B406DF"/>
    <w:rsid w:val="00B40C97"/>
    <w:rsid w:val="00B412CF"/>
    <w:rsid w:val="00B41804"/>
    <w:rsid w:val="00B419D7"/>
    <w:rsid w:val="00B41D42"/>
    <w:rsid w:val="00B4204D"/>
    <w:rsid w:val="00B421E9"/>
    <w:rsid w:val="00B42832"/>
    <w:rsid w:val="00B429A8"/>
    <w:rsid w:val="00B429BB"/>
    <w:rsid w:val="00B42AC4"/>
    <w:rsid w:val="00B43213"/>
    <w:rsid w:val="00B43535"/>
    <w:rsid w:val="00B43EED"/>
    <w:rsid w:val="00B44036"/>
    <w:rsid w:val="00B44476"/>
    <w:rsid w:val="00B4477B"/>
    <w:rsid w:val="00B44966"/>
    <w:rsid w:val="00B452E6"/>
    <w:rsid w:val="00B4565B"/>
    <w:rsid w:val="00B45867"/>
    <w:rsid w:val="00B45C08"/>
    <w:rsid w:val="00B45EA7"/>
    <w:rsid w:val="00B45FDA"/>
    <w:rsid w:val="00B4657F"/>
    <w:rsid w:val="00B46718"/>
    <w:rsid w:val="00B4700B"/>
    <w:rsid w:val="00B47BC8"/>
    <w:rsid w:val="00B47C1A"/>
    <w:rsid w:val="00B47DA9"/>
    <w:rsid w:val="00B50676"/>
    <w:rsid w:val="00B50941"/>
    <w:rsid w:val="00B50C10"/>
    <w:rsid w:val="00B50C35"/>
    <w:rsid w:val="00B50D0C"/>
    <w:rsid w:val="00B511C2"/>
    <w:rsid w:val="00B511D9"/>
    <w:rsid w:val="00B512CC"/>
    <w:rsid w:val="00B51681"/>
    <w:rsid w:val="00B516CF"/>
    <w:rsid w:val="00B51841"/>
    <w:rsid w:val="00B51B10"/>
    <w:rsid w:val="00B51FCE"/>
    <w:rsid w:val="00B52257"/>
    <w:rsid w:val="00B5235B"/>
    <w:rsid w:val="00B5279C"/>
    <w:rsid w:val="00B52A33"/>
    <w:rsid w:val="00B5321D"/>
    <w:rsid w:val="00B532A3"/>
    <w:rsid w:val="00B5331E"/>
    <w:rsid w:val="00B53DBB"/>
    <w:rsid w:val="00B5438C"/>
    <w:rsid w:val="00B54A65"/>
    <w:rsid w:val="00B54F33"/>
    <w:rsid w:val="00B5615C"/>
    <w:rsid w:val="00B56A27"/>
    <w:rsid w:val="00B56C05"/>
    <w:rsid w:val="00B57117"/>
    <w:rsid w:val="00B575E6"/>
    <w:rsid w:val="00B57D71"/>
    <w:rsid w:val="00B6047C"/>
    <w:rsid w:val="00B60958"/>
    <w:rsid w:val="00B609E7"/>
    <w:rsid w:val="00B60A94"/>
    <w:rsid w:val="00B611EA"/>
    <w:rsid w:val="00B6161D"/>
    <w:rsid w:val="00B631DE"/>
    <w:rsid w:val="00B63323"/>
    <w:rsid w:val="00B6354F"/>
    <w:rsid w:val="00B642D0"/>
    <w:rsid w:val="00B647AD"/>
    <w:rsid w:val="00B647F1"/>
    <w:rsid w:val="00B64D90"/>
    <w:rsid w:val="00B65199"/>
    <w:rsid w:val="00B654ED"/>
    <w:rsid w:val="00B65889"/>
    <w:rsid w:val="00B65AAA"/>
    <w:rsid w:val="00B6673D"/>
    <w:rsid w:val="00B669C5"/>
    <w:rsid w:val="00B66F82"/>
    <w:rsid w:val="00B671B5"/>
    <w:rsid w:val="00B67DDD"/>
    <w:rsid w:val="00B67E5B"/>
    <w:rsid w:val="00B70254"/>
    <w:rsid w:val="00B70657"/>
    <w:rsid w:val="00B70F8A"/>
    <w:rsid w:val="00B70FEA"/>
    <w:rsid w:val="00B71888"/>
    <w:rsid w:val="00B7245B"/>
    <w:rsid w:val="00B73528"/>
    <w:rsid w:val="00B7356E"/>
    <w:rsid w:val="00B73E95"/>
    <w:rsid w:val="00B7449F"/>
    <w:rsid w:val="00B746FA"/>
    <w:rsid w:val="00B748DA"/>
    <w:rsid w:val="00B74A65"/>
    <w:rsid w:val="00B74B5B"/>
    <w:rsid w:val="00B74C16"/>
    <w:rsid w:val="00B74E1C"/>
    <w:rsid w:val="00B7567B"/>
    <w:rsid w:val="00B757E9"/>
    <w:rsid w:val="00B7596C"/>
    <w:rsid w:val="00B75E52"/>
    <w:rsid w:val="00B777FF"/>
    <w:rsid w:val="00B77909"/>
    <w:rsid w:val="00B77D90"/>
    <w:rsid w:val="00B77ED2"/>
    <w:rsid w:val="00B8006D"/>
    <w:rsid w:val="00B8076D"/>
    <w:rsid w:val="00B812AF"/>
    <w:rsid w:val="00B81F9E"/>
    <w:rsid w:val="00B82029"/>
    <w:rsid w:val="00B8297B"/>
    <w:rsid w:val="00B82B60"/>
    <w:rsid w:val="00B82C1E"/>
    <w:rsid w:val="00B82D90"/>
    <w:rsid w:val="00B83065"/>
    <w:rsid w:val="00B8329A"/>
    <w:rsid w:val="00B83E7E"/>
    <w:rsid w:val="00B8458F"/>
    <w:rsid w:val="00B84BA0"/>
    <w:rsid w:val="00B84D73"/>
    <w:rsid w:val="00B8569C"/>
    <w:rsid w:val="00B85C37"/>
    <w:rsid w:val="00B860B5"/>
    <w:rsid w:val="00B862AB"/>
    <w:rsid w:val="00B86758"/>
    <w:rsid w:val="00B867D4"/>
    <w:rsid w:val="00B86C7E"/>
    <w:rsid w:val="00B87038"/>
    <w:rsid w:val="00B8786E"/>
    <w:rsid w:val="00B87D31"/>
    <w:rsid w:val="00B87D5D"/>
    <w:rsid w:val="00B87DB0"/>
    <w:rsid w:val="00B905AC"/>
    <w:rsid w:val="00B908C8"/>
    <w:rsid w:val="00B90D3E"/>
    <w:rsid w:val="00B90DA1"/>
    <w:rsid w:val="00B910AB"/>
    <w:rsid w:val="00B910D1"/>
    <w:rsid w:val="00B91221"/>
    <w:rsid w:val="00B91456"/>
    <w:rsid w:val="00B91AF9"/>
    <w:rsid w:val="00B9215C"/>
    <w:rsid w:val="00B92257"/>
    <w:rsid w:val="00B92695"/>
    <w:rsid w:val="00B9292F"/>
    <w:rsid w:val="00B929B4"/>
    <w:rsid w:val="00B92F7D"/>
    <w:rsid w:val="00B92F8D"/>
    <w:rsid w:val="00B9354B"/>
    <w:rsid w:val="00B93BDE"/>
    <w:rsid w:val="00B93EE3"/>
    <w:rsid w:val="00B93F01"/>
    <w:rsid w:val="00B93F6A"/>
    <w:rsid w:val="00B9483A"/>
    <w:rsid w:val="00B94EE7"/>
    <w:rsid w:val="00B950DB"/>
    <w:rsid w:val="00B958CD"/>
    <w:rsid w:val="00B95B95"/>
    <w:rsid w:val="00B95C91"/>
    <w:rsid w:val="00B95F73"/>
    <w:rsid w:val="00B968C1"/>
    <w:rsid w:val="00B96CFA"/>
    <w:rsid w:val="00B972AD"/>
    <w:rsid w:val="00BA002A"/>
    <w:rsid w:val="00BA0418"/>
    <w:rsid w:val="00BA0AB6"/>
    <w:rsid w:val="00BA0C3D"/>
    <w:rsid w:val="00BA0EE0"/>
    <w:rsid w:val="00BA0EFB"/>
    <w:rsid w:val="00BA0F75"/>
    <w:rsid w:val="00BA0FE0"/>
    <w:rsid w:val="00BA112C"/>
    <w:rsid w:val="00BA114E"/>
    <w:rsid w:val="00BA1396"/>
    <w:rsid w:val="00BA14E0"/>
    <w:rsid w:val="00BA1743"/>
    <w:rsid w:val="00BA1AEA"/>
    <w:rsid w:val="00BA1BE5"/>
    <w:rsid w:val="00BA1BF0"/>
    <w:rsid w:val="00BA1F32"/>
    <w:rsid w:val="00BA2171"/>
    <w:rsid w:val="00BA23BC"/>
    <w:rsid w:val="00BA2529"/>
    <w:rsid w:val="00BA2540"/>
    <w:rsid w:val="00BA2703"/>
    <w:rsid w:val="00BA2A13"/>
    <w:rsid w:val="00BA2BAB"/>
    <w:rsid w:val="00BA3385"/>
    <w:rsid w:val="00BA3FA4"/>
    <w:rsid w:val="00BA4107"/>
    <w:rsid w:val="00BA4359"/>
    <w:rsid w:val="00BA465A"/>
    <w:rsid w:val="00BA499E"/>
    <w:rsid w:val="00BA4BA6"/>
    <w:rsid w:val="00BA4DE2"/>
    <w:rsid w:val="00BA4EBA"/>
    <w:rsid w:val="00BA55A1"/>
    <w:rsid w:val="00BA583B"/>
    <w:rsid w:val="00BA5A01"/>
    <w:rsid w:val="00BA6020"/>
    <w:rsid w:val="00BA65FF"/>
    <w:rsid w:val="00BA6892"/>
    <w:rsid w:val="00BA791D"/>
    <w:rsid w:val="00BB0005"/>
    <w:rsid w:val="00BB00F1"/>
    <w:rsid w:val="00BB0DCA"/>
    <w:rsid w:val="00BB21B1"/>
    <w:rsid w:val="00BB2939"/>
    <w:rsid w:val="00BB3779"/>
    <w:rsid w:val="00BB3C8B"/>
    <w:rsid w:val="00BB4946"/>
    <w:rsid w:val="00BB4968"/>
    <w:rsid w:val="00BB4A64"/>
    <w:rsid w:val="00BB4B99"/>
    <w:rsid w:val="00BB5ADB"/>
    <w:rsid w:val="00BB5C59"/>
    <w:rsid w:val="00BB645F"/>
    <w:rsid w:val="00BB654D"/>
    <w:rsid w:val="00BB68E0"/>
    <w:rsid w:val="00BB6A15"/>
    <w:rsid w:val="00BB6B7D"/>
    <w:rsid w:val="00BB6C86"/>
    <w:rsid w:val="00BB6D78"/>
    <w:rsid w:val="00BB7073"/>
    <w:rsid w:val="00BB7168"/>
    <w:rsid w:val="00BB726E"/>
    <w:rsid w:val="00BB72D4"/>
    <w:rsid w:val="00BB73D1"/>
    <w:rsid w:val="00BB75BB"/>
    <w:rsid w:val="00BB7C1D"/>
    <w:rsid w:val="00BB7C35"/>
    <w:rsid w:val="00BC04FE"/>
    <w:rsid w:val="00BC091C"/>
    <w:rsid w:val="00BC09F9"/>
    <w:rsid w:val="00BC167A"/>
    <w:rsid w:val="00BC1814"/>
    <w:rsid w:val="00BC19D2"/>
    <w:rsid w:val="00BC1B93"/>
    <w:rsid w:val="00BC2E35"/>
    <w:rsid w:val="00BC325C"/>
    <w:rsid w:val="00BC3299"/>
    <w:rsid w:val="00BC3336"/>
    <w:rsid w:val="00BC3524"/>
    <w:rsid w:val="00BC37DE"/>
    <w:rsid w:val="00BC3A23"/>
    <w:rsid w:val="00BC3A27"/>
    <w:rsid w:val="00BC3B35"/>
    <w:rsid w:val="00BC49A9"/>
    <w:rsid w:val="00BC4C4E"/>
    <w:rsid w:val="00BC4EBE"/>
    <w:rsid w:val="00BC54E3"/>
    <w:rsid w:val="00BC5781"/>
    <w:rsid w:val="00BC5F1E"/>
    <w:rsid w:val="00BC61FF"/>
    <w:rsid w:val="00BC69AC"/>
    <w:rsid w:val="00BC7035"/>
    <w:rsid w:val="00BC717A"/>
    <w:rsid w:val="00BC755B"/>
    <w:rsid w:val="00BC774D"/>
    <w:rsid w:val="00BC7A48"/>
    <w:rsid w:val="00BC7C61"/>
    <w:rsid w:val="00BD0872"/>
    <w:rsid w:val="00BD10C3"/>
    <w:rsid w:val="00BD111C"/>
    <w:rsid w:val="00BD169C"/>
    <w:rsid w:val="00BD190C"/>
    <w:rsid w:val="00BD1A12"/>
    <w:rsid w:val="00BD22F8"/>
    <w:rsid w:val="00BD233D"/>
    <w:rsid w:val="00BD2449"/>
    <w:rsid w:val="00BD277C"/>
    <w:rsid w:val="00BD29C1"/>
    <w:rsid w:val="00BD3545"/>
    <w:rsid w:val="00BD371E"/>
    <w:rsid w:val="00BD3848"/>
    <w:rsid w:val="00BD3BAE"/>
    <w:rsid w:val="00BD42BC"/>
    <w:rsid w:val="00BD4B45"/>
    <w:rsid w:val="00BD4E0C"/>
    <w:rsid w:val="00BD5340"/>
    <w:rsid w:val="00BD5472"/>
    <w:rsid w:val="00BD5D4D"/>
    <w:rsid w:val="00BD5E37"/>
    <w:rsid w:val="00BD5F37"/>
    <w:rsid w:val="00BD61B2"/>
    <w:rsid w:val="00BD68AC"/>
    <w:rsid w:val="00BD735E"/>
    <w:rsid w:val="00BD7562"/>
    <w:rsid w:val="00BD7691"/>
    <w:rsid w:val="00BD7878"/>
    <w:rsid w:val="00BD7A16"/>
    <w:rsid w:val="00BD7E45"/>
    <w:rsid w:val="00BE03B8"/>
    <w:rsid w:val="00BE086C"/>
    <w:rsid w:val="00BE0D22"/>
    <w:rsid w:val="00BE150A"/>
    <w:rsid w:val="00BE1B8F"/>
    <w:rsid w:val="00BE252B"/>
    <w:rsid w:val="00BE266A"/>
    <w:rsid w:val="00BE273D"/>
    <w:rsid w:val="00BE2787"/>
    <w:rsid w:val="00BE304C"/>
    <w:rsid w:val="00BE3493"/>
    <w:rsid w:val="00BE3979"/>
    <w:rsid w:val="00BE3E05"/>
    <w:rsid w:val="00BE3FF2"/>
    <w:rsid w:val="00BE4605"/>
    <w:rsid w:val="00BE4A7A"/>
    <w:rsid w:val="00BE4D4F"/>
    <w:rsid w:val="00BE4E4A"/>
    <w:rsid w:val="00BE517E"/>
    <w:rsid w:val="00BE5CAA"/>
    <w:rsid w:val="00BE6066"/>
    <w:rsid w:val="00BE6112"/>
    <w:rsid w:val="00BE66D0"/>
    <w:rsid w:val="00BE6751"/>
    <w:rsid w:val="00BE677D"/>
    <w:rsid w:val="00BE686A"/>
    <w:rsid w:val="00BE6DE8"/>
    <w:rsid w:val="00BE6F8B"/>
    <w:rsid w:val="00BE75B0"/>
    <w:rsid w:val="00BE76B6"/>
    <w:rsid w:val="00BE789F"/>
    <w:rsid w:val="00BE7CA4"/>
    <w:rsid w:val="00BF0E8B"/>
    <w:rsid w:val="00BF1844"/>
    <w:rsid w:val="00BF19A3"/>
    <w:rsid w:val="00BF1CC0"/>
    <w:rsid w:val="00BF2229"/>
    <w:rsid w:val="00BF224C"/>
    <w:rsid w:val="00BF24A7"/>
    <w:rsid w:val="00BF2855"/>
    <w:rsid w:val="00BF2E85"/>
    <w:rsid w:val="00BF3463"/>
    <w:rsid w:val="00BF3DAA"/>
    <w:rsid w:val="00BF400E"/>
    <w:rsid w:val="00BF4043"/>
    <w:rsid w:val="00BF47B1"/>
    <w:rsid w:val="00BF4E2C"/>
    <w:rsid w:val="00BF56B8"/>
    <w:rsid w:val="00BF5AF2"/>
    <w:rsid w:val="00BF60F7"/>
    <w:rsid w:val="00BF6329"/>
    <w:rsid w:val="00BF6E8B"/>
    <w:rsid w:val="00BF6FC0"/>
    <w:rsid w:val="00BF793B"/>
    <w:rsid w:val="00C0030A"/>
    <w:rsid w:val="00C009BD"/>
    <w:rsid w:val="00C00A0F"/>
    <w:rsid w:val="00C00C11"/>
    <w:rsid w:val="00C00CFE"/>
    <w:rsid w:val="00C00D85"/>
    <w:rsid w:val="00C01352"/>
    <w:rsid w:val="00C02A32"/>
    <w:rsid w:val="00C02F65"/>
    <w:rsid w:val="00C0372A"/>
    <w:rsid w:val="00C03861"/>
    <w:rsid w:val="00C03FC4"/>
    <w:rsid w:val="00C04903"/>
    <w:rsid w:val="00C04D4D"/>
    <w:rsid w:val="00C04F2C"/>
    <w:rsid w:val="00C051C5"/>
    <w:rsid w:val="00C057DB"/>
    <w:rsid w:val="00C059F0"/>
    <w:rsid w:val="00C05A18"/>
    <w:rsid w:val="00C05C25"/>
    <w:rsid w:val="00C05CB8"/>
    <w:rsid w:val="00C05FDF"/>
    <w:rsid w:val="00C060E7"/>
    <w:rsid w:val="00C06717"/>
    <w:rsid w:val="00C06A68"/>
    <w:rsid w:val="00C06CBA"/>
    <w:rsid w:val="00C06E56"/>
    <w:rsid w:val="00C074AE"/>
    <w:rsid w:val="00C07772"/>
    <w:rsid w:val="00C079A6"/>
    <w:rsid w:val="00C10497"/>
    <w:rsid w:val="00C119C8"/>
    <w:rsid w:val="00C11F3B"/>
    <w:rsid w:val="00C12086"/>
    <w:rsid w:val="00C121B4"/>
    <w:rsid w:val="00C12992"/>
    <w:rsid w:val="00C1319C"/>
    <w:rsid w:val="00C136E0"/>
    <w:rsid w:val="00C14378"/>
    <w:rsid w:val="00C145A4"/>
    <w:rsid w:val="00C149C9"/>
    <w:rsid w:val="00C14CDA"/>
    <w:rsid w:val="00C15352"/>
    <w:rsid w:val="00C154E0"/>
    <w:rsid w:val="00C15563"/>
    <w:rsid w:val="00C165B2"/>
    <w:rsid w:val="00C165EC"/>
    <w:rsid w:val="00C16665"/>
    <w:rsid w:val="00C16A4F"/>
    <w:rsid w:val="00C16E3C"/>
    <w:rsid w:val="00C16E5D"/>
    <w:rsid w:val="00C1714A"/>
    <w:rsid w:val="00C1741E"/>
    <w:rsid w:val="00C1743F"/>
    <w:rsid w:val="00C17545"/>
    <w:rsid w:val="00C177B2"/>
    <w:rsid w:val="00C178CF"/>
    <w:rsid w:val="00C17AFE"/>
    <w:rsid w:val="00C17CA9"/>
    <w:rsid w:val="00C2046F"/>
    <w:rsid w:val="00C2050F"/>
    <w:rsid w:val="00C20EA9"/>
    <w:rsid w:val="00C210D2"/>
    <w:rsid w:val="00C21448"/>
    <w:rsid w:val="00C21726"/>
    <w:rsid w:val="00C218F2"/>
    <w:rsid w:val="00C21B03"/>
    <w:rsid w:val="00C21BF3"/>
    <w:rsid w:val="00C21E07"/>
    <w:rsid w:val="00C220AE"/>
    <w:rsid w:val="00C222B1"/>
    <w:rsid w:val="00C22371"/>
    <w:rsid w:val="00C22822"/>
    <w:rsid w:val="00C22E2C"/>
    <w:rsid w:val="00C22F30"/>
    <w:rsid w:val="00C232CC"/>
    <w:rsid w:val="00C23409"/>
    <w:rsid w:val="00C2357E"/>
    <w:rsid w:val="00C23D42"/>
    <w:rsid w:val="00C24420"/>
    <w:rsid w:val="00C254DF"/>
    <w:rsid w:val="00C259EC"/>
    <w:rsid w:val="00C25A6E"/>
    <w:rsid w:val="00C25D71"/>
    <w:rsid w:val="00C260FA"/>
    <w:rsid w:val="00C26426"/>
    <w:rsid w:val="00C264B6"/>
    <w:rsid w:val="00C268C5"/>
    <w:rsid w:val="00C26E56"/>
    <w:rsid w:val="00C26F92"/>
    <w:rsid w:val="00C279AD"/>
    <w:rsid w:val="00C27A0B"/>
    <w:rsid w:val="00C27A30"/>
    <w:rsid w:val="00C27AAC"/>
    <w:rsid w:val="00C27D1D"/>
    <w:rsid w:val="00C30366"/>
    <w:rsid w:val="00C3083B"/>
    <w:rsid w:val="00C31060"/>
    <w:rsid w:val="00C3137B"/>
    <w:rsid w:val="00C3146D"/>
    <w:rsid w:val="00C319BD"/>
    <w:rsid w:val="00C31ED7"/>
    <w:rsid w:val="00C323E8"/>
    <w:rsid w:val="00C32473"/>
    <w:rsid w:val="00C33149"/>
    <w:rsid w:val="00C3348F"/>
    <w:rsid w:val="00C335B8"/>
    <w:rsid w:val="00C33620"/>
    <w:rsid w:val="00C336A3"/>
    <w:rsid w:val="00C338C7"/>
    <w:rsid w:val="00C34186"/>
    <w:rsid w:val="00C3421C"/>
    <w:rsid w:val="00C34262"/>
    <w:rsid w:val="00C34553"/>
    <w:rsid w:val="00C34A5B"/>
    <w:rsid w:val="00C34F32"/>
    <w:rsid w:val="00C352F2"/>
    <w:rsid w:val="00C35350"/>
    <w:rsid w:val="00C35784"/>
    <w:rsid w:val="00C35961"/>
    <w:rsid w:val="00C35AB4"/>
    <w:rsid w:val="00C37263"/>
    <w:rsid w:val="00C40396"/>
    <w:rsid w:val="00C40C10"/>
    <w:rsid w:val="00C40CE1"/>
    <w:rsid w:val="00C40EF3"/>
    <w:rsid w:val="00C412D1"/>
    <w:rsid w:val="00C41343"/>
    <w:rsid w:val="00C4152F"/>
    <w:rsid w:val="00C41A1B"/>
    <w:rsid w:val="00C41B06"/>
    <w:rsid w:val="00C41B93"/>
    <w:rsid w:val="00C425B7"/>
    <w:rsid w:val="00C428F4"/>
    <w:rsid w:val="00C42ADC"/>
    <w:rsid w:val="00C4375A"/>
    <w:rsid w:val="00C43A16"/>
    <w:rsid w:val="00C43A7D"/>
    <w:rsid w:val="00C44860"/>
    <w:rsid w:val="00C44BDB"/>
    <w:rsid w:val="00C45119"/>
    <w:rsid w:val="00C45159"/>
    <w:rsid w:val="00C454C1"/>
    <w:rsid w:val="00C45626"/>
    <w:rsid w:val="00C45C32"/>
    <w:rsid w:val="00C45FA3"/>
    <w:rsid w:val="00C460C6"/>
    <w:rsid w:val="00C464AA"/>
    <w:rsid w:val="00C466CB"/>
    <w:rsid w:val="00C47580"/>
    <w:rsid w:val="00C47853"/>
    <w:rsid w:val="00C50485"/>
    <w:rsid w:val="00C50860"/>
    <w:rsid w:val="00C50B08"/>
    <w:rsid w:val="00C510D6"/>
    <w:rsid w:val="00C51A0B"/>
    <w:rsid w:val="00C51EFE"/>
    <w:rsid w:val="00C520E9"/>
    <w:rsid w:val="00C5221A"/>
    <w:rsid w:val="00C52F9F"/>
    <w:rsid w:val="00C534F2"/>
    <w:rsid w:val="00C534F4"/>
    <w:rsid w:val="00C5353A"/>
    <w:rsid w:val="00C537F9"/>
    <w:rsid w:val="00C53BE0"/>
    <w:rsid w:val="00C53D49"/>
    <w:rsid w:val="00C53E9A"/>
    <w:rsid w:val="00C53FEA"/>
    <w:rsid w:val="00C5401E"/>
    <w:rsid w:val="00C54039"/>
    <w:rsid w:val="00C540EA"/>
    <w:rsid w:val="00C547B1"/>
    <w:rsid w:val="00C54D42"/>
    <w:rsid w:val="00C553DE"/>
    <w:rsid w:val="00C5560F"/>
    <w:rsid w:val="00C556AB"/>
    <w:rsid w:val="00C55813"/>
    <w:rsid w:val="00C55E39"/>
    <w:rsid w:val="00C56091"/>
    <w:rsid w:val="00C56B20"/>
    <w:rsid w:val="00C571BC"/>
    <w:rsid w:val="00C57561"/>
    <w:rsid w:val="00C575F9"/>
    <w:rsid w:val="00C57783"/>
    <w:rsid w:val="00C57D65"/>
    <w:rsid w:val="00C60355"/>
    <w:rsid w:val="00C60590"/>
    <w:rsid w:val="00C605A2"/>
    <w:rsid w:val="00C60990"/>
    <w:rsid w:val="00C6146B"/>
    <w:rsid w:val="00C6161F"/>
    <w:rsid w:val="00C617A3"/>
    <w:rsid w:val="00C61D2C"/>
    <w:rsid w:val="00C61E51"/>
    <w:rsid w:val="00C61E7B"/>
    <w:rsid w:val="00C62BE0"/>
    <w:rsid w:val="00C6327C"/>
    <w:rsid w:val="00C63889"/>
    <w:rsid w:val="00C63A30"/>
    <w:rsid w:val="00C63AC8"/>
    <w:rsid w:val="00C63E5A"/>
    <w:rsid w:val="00C63FBC"/>
    <w:rsid w:val="00C63FFB"/>
    <w:rsid w:val="00C64471"/>
    <w:rsid w:val="00C644A7"/>
    <w:rsid w:val="00C644B6"/>
    <w:rsid w:val="00C64BE0"/>
    <w:rsid w:val="00C64C04"/>
    <w:rsid w:val="00C64F92"/>
    <w:rsid w:val="00C6500E"/>
    <w:rsid w:val="00C65A2C"/>
    <w:rsid w:val="00C65C18"/>
    <w:rsid w:val="00C65E78"/>
    <w:rsid w:val="00C661FD"/>
    <w:rsid w:val="00C663B1"/>
    <w:rsid w:val="00C664FA"/>
    <w:rsid w:val="00C6683F"/>
    <w:rsid w:val="00C67711"/>
    <w:rsid w:val="00C67A88"/>
    <w:rsid w:val="00C67F7E"/>
    <w:rsid w:val="00C70220"/>
    <w:rsid w:val="00C709E8"/>
    <w:rsid w:val="00C70EA2"/>
    <w:rsid w:val="00C7100E"/>
    <w:rsid w:val="00C7207E"/>
    <w:rsid w:val="00C724AF"/>
    <w:rsid w:val="00C73542"/>
    <w:rsid w:val="00C73AA6"/>
    <w:rsid w:val="00C73FF5"/>
    <w:rsid w:val="00C7433F"/>
    <w:rsid w:val="00C7448D"/>
    <w:rsid w:val="00C744FC"/>
    <w:rsid w:val="00C75740"/>
    <w:rsid w:val="00C75AD5"/>
    <w:rsid w:val="00C75BE9"/>
    <w:rsid w:val="00C75EBD"/>
    <w:rsid w:val="00C76108"/>
    <w:rsid w:val="00C76157"/>
    <w:rsid w:val="00C762B8"/>
    <w:rsid w:val="00C76741"/>
    <w:rsid w:val="00C7680F"/>
    <w:rsid w:val="00C76E45"/>
    <w:rsid w:val="00C76EC5"/>
    <w:rsid w:val="00C77E2D"/>
    <w:rsid w:val="00C77E85"/>
    <w:rsid w:val="00C80002"/>
    <w:rsid w:val="00C800A8"/>
    <w:rsid w:val="00C800AC"/>
    <w:rsid w:val="00C800E3"/>
    <w:rsid w:val="00C80A57"/>
    <w:rsid w:val="00C81240"/>
    <w:rsid w:val="00C8155D"/>
    <w:rsid w:val="00C81A76"/>
    <w:rsid w:val="00C81C91"/>
    <w:rsid w:val="00C81E0E"/>
    <w:rsid w:val="00C8224B"/>
    <w:rsid w:val="00C8335D"/>
    <w:rsid w:val="00C8350F"/>
    <w:rsid w:val="00C83A4E"/>
    <w:rsid w:val="00C83C5F"/>
    <w:rsid w:val="00C83C68"/>
    <w:rsid w:val="00C83E1E"/>
    <w:rsid w:val="00C840FA"/>
    <w:rsid w:val="00C8481A"/>
    <w:rsid w:val="00C8484E"/>
    <w:rsid w:val="00C84DDE"/>
    <w:rsid w:val="00C85026"/>
    <w:rsid w:val="00C8561D"/>
    <w:rsid w:val="00C85B17"/>
    <w:rsid w:val="00C861EB"/>
    <w:rsid w:val="00C86C78"/>
    <w:rsid w:val="00C86CD5"/>
    <w:rsid w:val="00C87564"/>
    <w:rsid w:val="00C878EA"/>
    <w:rsid w:val="00C87EB9"/>
    <w:rsid w:val="00C90725"/>
    <w:rsid w:val="00C90DC2"/>
    <w:rsid w:val="00C913A2"/>
    <w:rsid w:val="00C918B3"/>
    <w:rsid w:val="00C91986"/>
    <w:rsid w:val="00C91B6B"/>
    <w:rsid w:val="00C91B6D"/>
    <w:rsid w:val="00C91D49"/>
    <w:rsid w:val="00C9216C"/>
    <w:rsid w:val="00C92A44"/>
    <w:rsid w:val="00C92A56"/>
    <w:rsid w:val="00C9301C"/>
    <w:rsid w:val="00C96542"/>
    <w:rsid w:val="00C96B33"/>
    <w:rsid w:val="00C974E4"/>
    <w:rsid w:val="00C978C2"/>
    <w:rsid w:val="00CA0000"/>
    <w:rsid w:val="00CA00BF"/>
    <w:rsid w:val="00CA013C"/>
    <w:rsid w:val="00CA0580"/>
    <w:rsid w:val="00CA0586"/>
    <w:rsid w:val="00CA086E"/>
    <w:rsid w:val="00CA0B5B"/>
    <w:rsid w:val="00CA0DB8"/>
    <w:rsid w:val="00CA1C89"/>
    <w:rsid w:val="00CA2563"/>
    <w:rsid w:val="00CA2676"/>
    <w:rsid w:val="00CA2BB5"/>
    <w:rsid w:val="00CA2F9D"/>
    <w:rsid w:val="00CA391C"/>
    <w:rsid w:val="00CA3C2A"/>
    <w:rsid w:val="00CA4019"/>
    <w:rsid w:val="00CA4353"/>
    <w:rsid w:val="00CA4E18"/>
    <w:rsid w:val="00CA4E30"/>
    <w:rsid w:val="00CA4F8B"/>
    <w:rsid w:val="00CA508D"/>
    <w:rsid w:val="00CA5196"/>
    <w:rsid w:val="00CA55BB"/>
    <w:rsid w:val="00CA583F"/>
    <w:rsid w:val="00CA589D"/>
    <w:rsid w:val="00CA615B"/>
    <w:rsid w:val="00CA64D0"/>
    <w:rsid w:val="00CA6BC6"/>
    <w:rsid w:val="00CA6C1B"/>
    <w:rsid w:val="00CA72DA"/>
    <w:rsid w:val="00CA74FA"/>
    <w:rsid w:val="00CA76C7"/>
    <w:rsid w:val="00CA7B0F"/>
    <w:rsid w:val="00CA7BC1"/>
    <w:rsid w:val="00CA7CC1"/>
    <w:rsid w:val="00CB007D"/>
    <w:rsid w:val="00CB01A7"/>
    <w:rsid w:val="00CB0351"/>
    <w:rsid w:val="00CB0704"/>
    <w:rsid w:val="00CB10EB"/>
    <w:rsid w:val="00CB13A5"/>
    <w:rsid w:val="00CB1551"/>
    <w:rsid w:val="00CB1662"/>
    <w:rsid w:val="00CB1CAF"/>
    <w:rsid w:val="00CB1CBF"/>
    <w:rsid w:val="00CB1CF2"/>
    <w:rsid w:val="00CB227D"/>
    <w:rsid w:val="00CB279B"/>
    <w:rsid w:val="00CB2BA3"/>
    <w:rsid w:val="00CB2C13"/>
    <w:rsid w:val="00CB2C89"/>
    <w:rsid w:val="00CB2F85"/>
    <w:rsid w:val="00CB38CF"/>
    <w:rsid w:val="00CB4863"/>
    <w:rsid w:val="00CB55F7"/>
    <w:rsid w:val="00CB5F52"/>
    <w:rsid w:val="00CB614E"/>
    <w:rsid w:val="00CB6203"/>
    <w:rsid w:val="00CB66DD"/>
    <w:rsid w:val="00CB67D6"/>
    <w:rsid w:val="00CB6C11"/>
    <w:rsid w:val="00CB6D0A"/>
    <w:rsid w:val="00CB7439"/>
    <w:rsid w:val="00CB7665"/>
    <w:rsid w:val="00CC0131"/>
    <w:rsid w:val="00CC03DC"/>
    <w:rsid w:val="00CC05AD"/>
    <w:rsid w:val="00CC0D80"/>
    <w:rsid w:val="00CC0DC7"/>
    <w:rsid w:val="00CC1031"/>
    <w:rsid w:val="00CC124C"/>
    <w:rsid w:val="00CC171E"/>
    <w:rsid w:val="00CC1A1E"/>
    <w:rsid w:val="00CC1A85"/>
    <w:rsid w:val="00CC1F1E"/>
    <w:rsid w:val="00CC228B"/>
    <w:rsid w:val="00CC2542"/>
    <w:rsid w:val="00CC2726"/>
    <w:rsid w:val="00CC297E"/>
    <w:rsid w:val="00CC2A00"/>
    <w:rsid w:val="00CC33AC"/>
    <w:rsid w:val="00CC3F03"/>
    <w:rsid w:val="00CC462D"/>
    <w:rsid w:val="00CC4C9A"/>
    <w:rsid w:val="00CC507B"/>
    <w:rsid w:val="00CC54D4"/>
    <w:rsid w:val="00CC5853"/>
    <w:rsid w:val="00CC5962"/>
    <w:rsid w:val="00CC5C2D"/>
    <w:rsid w:val="00CC5D76"/>
    <w:rsid w:val="00CC5DED"/>
    <w:rsid w:val="00CC5EBB"/>
    <w:rsid w:val="00CC735A"/>
    <w:rsid w:val="00CC7A64"/>
    <w:rsid w:val="00CD0778"/>
    <w:rsid w:val="00CD0882"/>
    <w:rsid w:val="00CD09D6"/>
    <w:rsid w:val="00CD0A0E"/>
    <w:rsid w:val="00CD0C1A"/>
    <w:rsid w:val="00CD0E5B"/>
    <w:rsid w:val="00CD0FE4"/>
    <w:rsid w:val="00CD1691"/>
    <w:rsid w:val="00CD183D"/>
    <w:rsid w:val="00CD1949"/>
    <w:rsid w:val="00CD1B43"/>
    <w:rsid w:val="00CD1FAE"/>
    <w:rsid w:val="00CD2360"/>
    <w:rsid w:val="00CD2B6B"/>
    <w:rsid w:val="00CD2E4D"/>
    <w:rsid w:val="00CD2EE3"/>
    <w:rsid w:val="00CD330D"/>
    <w:rsid w:val="00CD359F"/>
    <w:rsid w:val="00CD3884"/>
    <w:rsid w:val="00CD3940"/>
    <w:rsid w:val="00CD3E18"/>
    <w:rsid w:val="00CD3EC3"/>
    <w:rsid w:val="00CD440B"/>
    <w:rsid w:val="00CD4562"/>
    <w:rsid w:val="00CD4ACA"/>
    <w:rsid w:val="00CD4E1F"/>
    <w:rsid w:val="00CD4F82"/>
    <w:rsid w:val="00CD6CBD"/>
    <w:rsid w:val="00CD6DD8"/>
    <w:rsid w:val="00CD6F37"/>
    <w:rsid w:val="00CD7250"/>
    <w:rsid w:val="00CD7D00"/>
    <w:rsid w:val="00CE040D"/>
    <w:rsid w:val="00CE051D"/>
    <w:rsid w:val="00CE1C9C"/>
    <w:rsid w:val="00CE219D"/>
    <w:rsid w:val="00CE2A79"/>
    <w:rsid w:val="00CE2C20"/>
    <w:rsid w:val="00CE3070"/>
    <w:rsid w:val="00CE34A3"/>
    <w:rsid w:val="00CE3667"/>
    <w:rsid w:val="00CE3756"/>
    <w:rsid w:val="00CE41AD"/>
    <w:rsid w:val="00CE4AE8"/>
    <w:rsid w:val="00CE4B6F"/>
    <w:rsid w:val="00CE4DED"/>
    <w:rsid w:val="00CE5511"/>
    <w:rsid w:val="00CE61B6"/>
    <w:rsid w:val="00CE62EA"/>
    <w:rsid w:val="00CE62FF"/>
    <w:rsid w:val="00CE65FB"/>
    <w:rsid w:val="00CE688A"/>
    <w:rsid w:val="00CE68FE"/>
    <w:rsid w:val="00CE69D1"/>
    <w:rsid w:val="00CE6B14"/>
    <w:rsid w:val="00CE6F6A"/>
    <w:rsid w:val="00CE7065"/>
    <w:rsid w:val="00CE711E"/>
    <w:rsid w:val="00CE73F2"/>
    <w:rsid w:val="00CE760F"/>
    <w:rsid w:val="00CE7C82"/>
    <w:rsid w:val="00CF096B"/>
    <w:rsid w:val="00CF0C75"/>
    <w:rsid w:val="00CF0D77"/>
    <w:rsid w:val="00CF0DF5"/>
    <w:rsid w:val="00CF16BE"/>
    <w:rsid w:val="00CF1F04"/>
    <w:rsid w:val="00CF261D"/>
    <w:rsid w:val="00CF26F6"/>
    <w:rsid w:val="00CF2AA6"/>
    <w:rsid w:val="00CF2F02"/>
    <w:rsid w:val="00CF353B"/>
    <w:rsid w:val="00CF3596"/>
    <w:rsid w:val="00CF37C9"/>
    <w:rsid w:val="00CF3BB4"/>
    <w:rsid w:val="00CF3ED6"/>
    <w:rsid w:val="00CF4005"/>
    <w:rsid w:val="00CF4104"/>
    <w:rsid w:val="00CF42F8"/>
    <w:rsid w:val="00CF4446"/>
    <w:rsid w:val="00CF4A35"/>
    <w:rsid w:val="00CF4BE2"/>
    <w:rsid w:val="00CF4D1B"/>
    <w:rsid w:val="00CF5014"/>
    <w:rsid w:val="00CF56F4"/>
    <w:rsid w:val="00CF59B7"/>
    <w:rsid w:val="00CF5A40"/>
    <w:rsid w:val="00CF5EFB"/>
    <w:rsid w:val="00CF5FCB"/>
    <w:rsid w:val="00CF6A2E"/>
    <w:rsid w:val="00CF6D3D"/>
    <w:rsid w:val="00CF6DB0"/>
    <w:rsid w:val="00CF723A"/>
    <w:rsid w:val="00CF7A29"/>
    <w:rsid w:val="00D0069C"/>
    <w:rsid w:val="00D00994"/>
    <w:rsid w:val="00D00E41"/>
    <w:rsid w:val="00D01195"/>
    <w:rsid w:val="00D01273"/>
    <w:rsid w:val="00D019FF"/>
    <w:rsid w:val="00D01B04"/>
    <w:rsid w:val="00D01C3C"/>
    <w:rsid w:val="00D01D84"/>
    <w:rsid w:val="00D01FFB"/>
    <w:rsid w:val="00D0389D"/>
    <w:rsid w:val="00D0399F"/>
    <w:rsid w:val="00D03A1C"/>
    <w:rsid w:val="00D03DE4"/>
    <w:rsid w:val="00D03F72"/>
    <w:rsid w:val="00D04691"/>
    <w:rsid w:val="00D04B20"/>
    <w:rsid w:val="00D05256"/>
    <w:rsid w:val="00D0547C"/>
    <w:rsid w:val="00D056A8"/>
    <w:rsid w:val="00D05866"/>
    <w:rsid w:val="00D05E62"/>
    <w:rsid w:val="00D06982"/>
    <w:rsid w:val="00D06BE9"/>
    <w:rsid w:val="00D06C41"/>
    <w:rsid w:val="00D06C6F"/>
    <w:rsid w:val="00D07452"/>
    <w:rsid w:val="00D07484"/>
    <w:rsid w:val="00D07FCF"/>
    <w:rsid w:val="00D10182"/>
    <w:rsid w:val="00D10251"/>
    <w:rsid w:val="00D107CC"/>
    <w:rsid w:val="00D10A1F"/>
    <w:rsid w:val="00D1140A"/>
    <w:rsid w:val="00D11799"/>
    <w:rsid w:val="00D11A38"/>
    <w:rsid w:val="00D11B66"/>
    <w:rsid w:val="00D11CB0"/>
    <w:rsid w:val="00D11EDA"/>
    <w:rsid w:val="00D11FDE"/>
    <w:rsid w:val="00D122D7"/>
    <w:rsid w:val="00D12416"/>
    <w:rsid w:val="00D1314F"/>
    <w:rsid w:val="00D13668"/>
    <w:rsid w:val="00D13C01"/>
    <w:rsid w:val="00D140B7"/>
    <w:rsid w:val="00D1413C"/>
    <w:rsid w:val="00D147E3"/>
    <w:rsid w:val="00D149D0"/>
    <w:rsid w:val="00D14F63"/>
    <w:rsid w:val="00D15335"/>
    <w:rsid w:val="00D15AA1"/>
    <w:rsid w:val="00D15EC0"/>
    <w:rsid w:val="00D160DE"/>
    <w:rsid w:val="00D16196"/>
    <w:rsid w:val="00D1639E"/>
    <w:rsid w:val="00D206F0"/>
    <w:rsid w:val="00D207E8"/>
    <w:rsid w:val="00D20A05"/>
    <w:rsid w:val="00D21834"/>
    <w:rsid w:val="00D21EDC"/>
    <w:rsid w:val="00D2200F"/>
    <w:rsid w:val="00D226F2"/>
    <w:rsid w:val="00D22943"/>
    <w:rsid w:val="00D23027"/>
    <w:rsid w:val="00D23629"/>
    <w:rsid w:val="00D241D7"/>
    <w:rsid w:val="00D243C0"/>
    <w:rsid w:val="00D24AD6"/>
    <w:rsid w:val="00D24B16"/>
    <w:rsid w:val="00D25659"/>
    <w:rsid w:val="00D25681"/>
    <w:rsid w:val="00D259C3"/>
    <w:rsid w:val="00D25FE2"/>
    <w:rsid w:val="00D263EA"/>
    <w:rsid w:val="00D26733"/>
    <w:rsid w:val="00D26F5C"/>
    <w:rsid w:val="00D26F88"/>
    <w:rsid w:val="00D26FA9"/>
    <w:rsid w:val="00D27A09"/>
    <w:rsid w:val="00D27A94"/>
    <w:rsid w:val="00D27C86"/>
    <w:rsid w:val="00D30411"/>
    <w:rsid w:val="00D305E8"/>
    <w:rsid w:val="00D308F9"/>
    <w:rsid w:val="00D30A8A"/>
    <w:rsid w:val="00D3134E"/>
    <w:rsid w:val="00D3139C"/>
    <w:rsid w:val="00D31514"/>
    <w:rsid w:val="00D31546"/>
    <w:rsid w:val="00D3158B"/>
    <w:rsid w:val="00D31741"/>
    <w:rsid w:val="00D31CD7"/>
    <w:rsid w:val="00D3242A"/>
    <w:rsid w:val="00D32654"/>
    <w:rsid w:val="00D32740"/>
    <w:rsid w:val="00D3288E"/>
    <w:rsid w:val="00D32909"/>
    <w:rsid w:val="00D3291F"/>
    <w:rsid w:val="00D32B59"/>
    <w:rsid w:val="00D33210"/>
    <w:rsid w:val="00D332B5"/>
    <w:rsid w:val="00D33DB3"/>
    <w:rsid w:val="00D33EDD"/>
    <w:rsid w:val="00D34442"/>
    <w:rsid w:val="00D34B48"/>
    <w:rsid w:val="00D35504"/>
    <w:rsid w:val="00D355B5"/>
    <w:rsid w:val="00D359E7"/>
    <w:rsid w:val="00D35A06"/>
    <w:rsid w:val="00D35B89"/>
    <w:rsid w:val="00D3603D"/>
    <w:rsid w:val="00D3607B"/>
    <w:rsid w:val="00D3638C"/>
    <w:rsid w:val="00D36CF5"/>
    <w:rsid w:val="00D37317"/>
    <w:rsid w:val="00D37476"/>
    <w:rsid w:val="00D37495"/>
    <w:rsid w:val="00D37B26"/>
    <w:rsid w:val="00D37D08"/>
    <w:rsid w:val="00D37EFA"/>
    <w:rsid w:val="00D40457"/>
    <w:rsid w:val="00D404B1"/>
    <w:rsid w:val="00D4073A"/>
    <w:rsid w:val="00D4087F"/>
    <w:rsid w:val="00D41103"/>
    <w:rsid w:val="00D411C6"/>
    <w:rsid w:val="00D413FE"/>
    <w:rsid w:val="00D414AA"/>
    <w:rsid w:val="00D418B7"/>
    <w:rsid w:val="00D41A1C"/>
    <w:rsid w:val="00D42062"/>
    <w:rsid w:val="00D42AF1"/>
    <w:rsid w:val="00D42B16"/>
    <w:rsid w:val="00D42E31"/>
    <w:rsid w:val="00D43732"/>
    <w:rsid w:val="00D44337"/>
    <w:rsid w:val="00D4493F"/>
    <w:rsid w:val="00D44B40"/>
    <w:rsid w:val="00D44B53"/>
    <w:rsid w:val="00D44D4F"/>
    <w:rsid w:val="00D45063"/>
    <w:rsid w:val="00D45509"/>
    <w:rsid w:val="00D45544"/>
    <w:rsid w:val="00D45B6D"/>
    <w:rsid w:val="00D45FDF"/>
    <w:rsid w:val="00D460BB"/>
    <w:rsid w:val="00D46661"/>
    <w:rsid w:val="00D46A30"/>
    <w:rsid w:val="00D46E6C"/>
    <w:rsid w:val="00D470CE"/>
    <w:rsid w:val="00D47805"/>
    <w:rsid w:val="00D478E0"/>
    <w:rsid w:val="00D47C91"/>
    <w:rsid w:val="00D47D04"/>
    <w:rsid w:val="00D507B5"/>
    <w:rsid w:val="00D50BB2"/>
    <w:rsid w:val="00D50DB7"/>
    <w:rsid w:val="00D510DD"/>
    <w:rsid w:val="00D5166F"/>
    <w:rsid w:val="00D5236D"/>
    <w:rsid w:val="00D52474"/>
    <w:rsid w:val="00D527D6"/>
    <w:rsid w:val="00D53187"/>
    <w:rsid w:val="00D53205"/>
    <w:rsid w:val="00D53829"/>
    <w:rsid w:val="00D53B09"/>
    <w:rsid w:val="00D54186"/>
    <w:rsid w:val="00D5452F"/>
    <w:rsid w:val="00D54D84"/>
    <w:rsid w:val="00D55013"/>
    <w:rsid w:val="00D55335"/>
    <w:rsid w:val="00D55943"/>
    <w:rsid w:val="00D55A55"/>
    <w:rsid w:val="00D55E8F"/>
    <w:rsid w:val="00D56046"/>
    <w:rsid w:val="00D56229"/>
    <w:rsid w:val="00D5641B"/>
    <w:rsid w:val="00D570AB"/>
    <w:rsid w:val="00D57219"/>
    <w:rsid w:val="00D5737C"/>
    <w:rsid w:val="00D601BB"/>
    <w:rsid w:val="00D603A1"/>
    <w:rsid w:val="00D605CE"/>
    <w:rsid w:val="00D60890"/>
    <w:rsid w:val="00D60E17"/>
    <w:rsid w:val="00D60FE0"/>
    <w:rsid w:val="00D61E52"/>
    <w:rsid w:val="00D61E6E"/>
    <w:rsid w:val="00D6249E"/>
    <w:rsid w:val="00D626F9"/>
    <w:rsid w:val="00D62813"/>
    <w:rsid w:val="00D62F6D"/>
    <w:rsid w:val="00D63075"/>
    <w:rsid w:val="00D63096"/>
    <w:rsid w:val="00D63183"/>
    <w:rsid w:val="00D63540"/>
    <w:rsid w:val="00D63775"/>
    <w:rsid w:val="00D64BE3"/>
    <w:rsid w:val="00D64D4F"/>
    <w:rsid w:val="00D6542C"/>
    <w:rsid w:val="00D6553B"/>
    <w:rsid w:val="00D65C21"/>
    <w:rsid w:val="00D65DB5"/>
    <w:rsid w:val="00D664A9"/>
    <w:rsid w:val="00D66502"/>
    <w:rsid w:val="00D66886"/>
    <w:rsid w:val="00D67265"/>
    <w:rsid w:val="00D70437"/>
    <w:rsid w:val="00D704DE"/>
    <w:rsid w:val="00D70E13"/>
    <w:rsid w:val="00D7177F"/>
    <w:rsid w:val="00D718E7"/>
    <w:rsid w:val="00D71B48"/>
    <w:rsid w:val="00D71E7F"/>
    <w:rsid w:val="00D72366"/>
    <w:rsid w:val="00D72AA0"/>
    <w:rsid w:val="00D72D8B"/>
    <w:rsid w:val="00D72FB9"/>
    <w:rsid w:val="00D73088"/>
    <w:rsid w:val="00D732AE"/>
    <w:rsid w:val="00D73466"/>
    <w:rsid w:val="00D734DC"/>
    <w:rsid w:val="00D73614"/>
    <w:rsid w:val="00D737D0"/>
    <w:rsid w:val="00D73B5E"/>
    <w:rsid w:val="00D73C3F"/>
    <w:rsid w:val="00D7413F"/>
    <w:rsid w:val="00D7421F"/>
    <w:rsid w:val="00D74AA5"/>
    <w:rsid w:val="00D74B3D"/>
    <w:rsid w:val="00D74C34"/>
    <w:rsid w:val="00D74CAA"/>
    <w:rsid w:val="00D74E0C"/>
    <w:rsid w:val="00D752CE"/>
    <w:rsid w:val="00D75AEC"/>
    <w:rsid w:val="00D75C8B"/>
    <w:rsid w:val="00D75DE6"/>
    <w:rsid w:val="00D75FB2"/>
    <w:rsid w:val="00D7681D"/>
    <w:rsid w:val="00D7687A"/>
    <w:rsid w:val="00D777EE"/>
    <w:rsid w:val="00D77D93"/>
    <w:rsid w:val="00D77ECA"/>
    <w:rsid w:val="00D804C6"/>
    <w:rsid w:val="00D80531"/>
    <w:rsid w:val="00D80604"/>
    <w:rsid w:val="00D80A03"/>
    <w:rsid w:val="00D80AE6"/>
    <w:rsid w:val="00D80CEB"/>
    <w:rsid w:val="00D8187F"/>
    <w:rsid w:val="00D819BF"/>
    <w:rsid w:val="00D81A3B"/>
    <w:rsid w:val="00D81A97"/>
    <w:rsid w:val="00D81B14"/>
    <w:rsid w:val="00D81CD5"/>
    <w:rsid w:val="00D81CFC"/>
    <w:rsid w:val="00D81DF2"/>
    <w:rsid w:val="00D82132"/>
    <w:rsid w:val="00D8222D"/>
    <w:rsid w:val="00D829A1"/>
    <w:rsid w:val="00D82B42"/>
    <w:rsid w:val="00D8333A"/>
    <w:rsid w:val="00D8378D"/>
    <w:rsid w:val="00D83F2A"/>
    <w:rsid w:val="00D84413"/>
    <w:rsid w:val="00D84636"/>
    <w:rsid w:val="00D84B91"/>
    <w:rsid w:val="00D84C5B"/>
    <w:rsid w:val="00D8520A"/>
    <w:rsid w:val="00D855C3"/>
    <w:rsid w:val="00D8574C"/>
    <w:rsid w:val="00D859BF"/>
    <w:rsid w:val="00D85E88"/>
    <w:rsid w:val="00D861EE"/>
    <w:rsid w:val="00D86284"/>
    <w:rsid w:val="00D86293"/>
    <w:rsid w:val="00D86D4D"/>
    <w:rsid w:val="00D86E99"/>
    <w:rsid w:val="00D87140"/>
    <w:rsid w:val="00D878C4"/>
    <w:rsid w:val="00D87C06"/>
    <w:rsid w:val="00D901A0"/>
    <w:rsid w:val="00D90792"/>
    <w:rsid w:val="00D909F3"/>
    <w:rsid w:val="00D90DF3"/>
    <w:rsid w:val="00D90E18"/>
    <w:rsid w:val="00D91134"/>
    <w:rsid w:val="00D91267"/>
    <w:rsid w:val="00D9134D"/>
    <w:rsid w:val="00D91395"/>
    <w:rsid w:val="00D9150D"/>
    <w:rsid w:val="00D91D9C"/>
    <w:rsid w:val="00D92A23"/>
    <w:rsid w:val="00D92D01"/>
    <w:rsid w:val="00D92E31"/>
    <w:rsid w:val="00D93105"/>
    <w:rsid w:val="00D9336C"/>
    <w:rsid w:val="00D93786"/>
    <w:rsid w:val="00D93BC3"/>
    <w:rsid w:val="00D9404E"/>
    <w:rsid w:val="00D948DB"/>
    <w:rsid w:val="00D949CE"/>
    <w:rsid w:val="00D959DC"/>
    <w:rsid w:val="00D95AAA"/>
    <w:rsid w:val="00D95D88"/>
    <w:rsid w:val="00D95DD4"/>
    <w:rsid w:val="00D960F9"/>
    <w:rsid w:val="00D965FC"/>
    <w:rsid w:val="00D96898"/>
    <w:rsid w:val="00D96B43"/>
    <w:rsid w:val="00D96D7A"/>
    <w:rsid w:val="00D96DC1"/>
    <w:rsid w:val="00D970EB"/>
    <w:rsid w:val="00D97393"/>
    <w:rsid w:val="00D97471"/>
    <w:rsid w:val="00D9756B"/>
    <w:rsid w:val="00D97876"/>
    <w:rsid w:val="00D97934"/>
    <w:rsid w:val="00D97A24"/>
    <w:rsid w:val="00D97DD2"/>
    <w:rsid w:val="00D97E4A"/>
    <w:rsid w:val="00DA01AF"/>
    <w:rsid w:val="00DA0BEF"/>
    <w:rsid w:val="00DA0FF9"/>
    <w:rsid w:val="00DA20EE"/>
    <w:rsid w:val="00DA2399"/>
    <w:rsid w:val="00DA24E2"/>
    <w:rsid w:val="00DA2983"/>
    <w:rsid w:val="00DA2C7E"/>
    <w:rsid w:val="00DA3115"/>
    <w:rsid w:val="00DA32B5"/>
    <w:rsid w:val="00DA3453"/>
    <w:rsid w:val="00DA3E1D"/>
    <w:rsid w:val="00DA42A3"/>
    <w:rsid w:val="00DA49AE"/>
    <w:rsid w:val="00DA4ACF"/>
    <w:rsid w:val="00DA5ACF"/>
    <w:rsid w:val="00DA5BD2"/>
    <w:rsid w:val="00DA5C79"/>
    <w:rsid w:val="00DA5CC5"/>
    <w:rsid w:val="00DA63FE"/>
    <w:rsid w:val="00DA67B8"/>
    <w:rsid w:val="00DA69A0"/>
    <w:rsid w:val="00DA7BCB"/>
    <w:rsid w:val="00DB05C7"/>
    <w:rsid w:val="00DB0AD7"/>
    <w:rsid w:val="00DB0AF6"/>
    <w:rsid w:val="00DB0C50"/>
    <w:rsid w:val="00DB0CA5"/>
    <w:rsid w:val="00DB18AB"/>
    <w:rsid w:val="00DB18D1"/>
    <w:rsid w:val="00DB19C8"/>
    <w:rsid w:val="00DB1E60"/>
    <w:rsid w:val="00DB258F"/>
    <w:rsid w:val="00DB2EE7"/>
    <w:rsid w:val="00DB2F44"/>
    <w:rsid w:val="00DB2FA4"/>
    <w:rsid w:val="00DB360D"/>
    <w:rsid w:val="00DB38E5"/>
    <w:rsid w:val="00DB3B59"/>
    <w:rsid w:val="00DB42D8"/>
    <w:rsid w:val="00DB514C"/>
    <w:rsid w:val="00DB5B72"/>
    <w:rsid w:val="00DB676E"/>
    <w:rsid w:val="00DB67C5"/>
    <w:rsid w:val="00DB6E12"/>
    <w:rsid w:val="00DB7A4E"/>
    <w:rsid w:val="00DB7AFD"/>
    <w:rsid w:val="00DB7BAC"/>
    <w:rsid w:val="00DB7E95"/>
    <w:rsid w:val="00DC075E"/>
    <w:rsid w:val="00DC0D9C"/>
    <w:rsid w:val="00DC100E"/>
    <w:rsid w:val="00DC13DA"/>
    <w:rsid w:val="00DC1724"/>
    <w:rsid w:val="00DC2120"/>
    <w:rsid w:val="00DC2393"/>
    <w:rsid w:val="00DC2521"/>
    <w:rsid w:val="00DC2E60"/>
    <w:rsid w:val="00DC32AB"/>
    <w:rsid w:val="00DC364E"/>
    <w:rsid w:val="00DC38DD"/>
    <w:rsid w:val="00DC3D0D"/>
    <w:rsid w:val="00DC4486"/>
    <w:rsid w:val="00DC464C"/>
    <w:rsid w:val="00DC4D62"/>
    <w:rsid w:val="00DC4F87"/>
    <w:rsid w:val="00DC4F9D"/>
    <w:rsid w:val="00DC557E"/>
    <w:rsid w:val="00DC5592"/>
    <w:rsid w:val="00DC5844"/>
    <w:rsid w:val="00DC603F"/>
    <w:rsid w:val="00DC606C"/>
    <w:rsid w:val="00DC6383"/>
    <w:rsid w:val="00DC6575"/>
    <w:rsid w:val="00DC67B5"/>
    <w:rsid w:val="00DC6B46"/>
    <w:rsid w:val="00DC6D3A"/>
    <w:rsid w:val="00DC6E47"/>
    <w:rsid w:val="00DC71FD"/>
    <w:rsid w:val="00DC7305"/>
    <w:rsid w:val="00DC751B"/>
    <w:rsid w:val="00DC78C3"/>
    <w:rsid w:val="00DC79BA"/>
    <w:rsid w:val="00DD1006"/>
    <w:rsid w:val="00DD114B"/>
    <w:rsid w:val="00DD1789"/>
    <w:rsid w:val="00DD18A5"/>
    <w:rsid w:val="00DD19F2"/>
    <w:rsid w:val="00DD268F"/>
    <w:rsid w:val="00DD2691"/>
    <w:rsid w:val="00DD2A99"/>
    <w:rsid w:val="00DD2B3B"/>
    <w:rsid w:val="00DD3313"/>
    <w:rsid w:val="00DD36D5"/>
    <w:rsid w:val="00DD3780"/>
    <w:rsid w:val="00DD3A92"/>
    <w:rsid w:val="00DD3F84"/>
    <w:rsid w:val="00DD4065"/>
    <w:rsid w:val="00DD45F3"/>
    <w:rsid w:val="00DD4632"/>
    <w:rsid w:val="00DD4B0A"/>
    <w:rsid w:val="00DD4F64"/>
    <w:rsid w:val="00DD523B"/>
    <w:rsid w:val="00DD562A"/>
    <w:rsid w:val="00DD60F2"/>
    <w:rsid w:val="00DD618A"/>
    <w:rsid w:val="00DD681A"/>
    <w:rsid w:val="00DD68DE"/>
    <w:rsid w:val="00DD72F5"/>
    <w:rsid w:val="00DD733C"/>
    <w:rsid w:val="00DE0675"/>
    <w:rsid w:val="00DE0842"/>
    <w:rsid w:val="00DE114D"/>
    <w:rsid w:val="00DE1880"/>
    <w:rsid w:val="00DE1897"/>
    <w:rsid w:val="00DE2233"/>
    <w:rsid w:val="00DE23FB"/>
    <w:rsid w:val="00DE260C"/>
    <w:rsid w:val="00DE2B28"/>
    <w:rsid w:val="00DE2E2A"/>
    <w:rsid w:val="00DE33EF"/>
    <w:rsid w:val="00DE3594"/>
    <w:rsid w:val="00DE3BE3"/>
    <w:rsid w:val="00DE45BA"/>
    <w:rsid w:val="00DE5667"/>
    <w:rsid w:val="00DE5E8B"/>
    <w:rsid w:val="00DE5EB2"/>
    <w:rsid w:val="00DE6AEC"/>
    <w:rsid w:val="00DE6B19"/>
    <w:rsid w:val="00DE7423"/>
    <w:rsid w:val="00DE7875"/>
    <w:rsid w:val="00DE7D23"/>
    <w:rsid w:val="00DE7ECD"/>
    <w:rsid w:val="00DF00C8"/>
    <w:rsid w:val="00DF0CBC"/>
    <w:rsid w:val="00DF0CF9"/>
    <w:rsid w:val="00DF16D3"/>
    <w:rsid w:val="00DF16E9"/>
    <w:rsid w:val="00DF177B"/>
    <w:rsid w:val="00DF17F9"/>
    <w:rsid w:val="00DF18BF"/>
    <w:rsid w:val="00DF19DC"/>
    <w:rsid w:val="00DF2262"/>
    <w:rsid w:val="00DF2B3B"/>
    <w:rsid w:val="00DF2EE1"/>
    <w:rsid w:val="00DF3515"/>
    <w:rsid w:val="00DF3646"/>
    <w:rsid w:val="00DF3F78"/>
    <w:rsid w:val="00DF4793"/>
    <w:rsid w:val="00DF4B29"/>
    <w:rsid w:val="00DF4B78"/>
    <w:rsid w:val="00DF68C1"/>
    <w:rsid w:val="00DF6F05"/>
    <w:rsid w:val="00DF7125"/>
    <w:rsid w:val="00DF75CF"/>
    <w:rsid w:val="00DF79DD"/>
    <w:rsid w:val="00DF7AC1"/>
    <w:rsid w:val="00E00830"/>
    <w:rsid w:val="00E008B3"/>
    <w:rsid w:val="00E00969"/>
    <w:rsid w:val="00E00B6B"/>
    <w:rsid w:val="00E00FD9"/>
    <w:rsid w:val="00E01445"/>
    <w:rsid w:val="00E01AE6"/>
    <w:rsid w:val="00E02676"/>
    <w:rsid w:val="00E02BF5"/>
    <w:rsid w:val="00E0319E"/>
    <w:rsid w:val="00E036A4"/>
    <w:rsid w:val="00E03843"/>
    <w:rsid w:val="00E040DA"/>
    <w:rsid w:val="00E04775"/>
    <w:rsid w:val="00E048D5"/>
    <w:rsid w:val="00E04F3E"/>
    <w:rsid w:val="00E05342"/>
    <w:rsid w:val="00E0553C"/>
    <w:rsid w:val="00E05B9C"/>
    <w:rsid w:val="00E0653F"/>
    <w:rsid w:val="00E06703"/>
    <w:rsid w:val="00E06D84"/>
    <w:rsid w:val="00E07A60"/>
    <w:rsid w:val="00E10966"/>
    <w:rsid w:val="00E10C91"/>
    <w:rsid w:val="00E10EAA"/>
    <w:rsid w:val="00E1115D"/>
    <w:rsid w:val="00E115B8"/>
    <w:rsid w:val="00E116EA"/>
    <w:rsid w:val="00E11B5F"/>
    <w:rsid w:val="00E11C07"/>
    <w:rsid w:val="00E11E36"/>
    <w:rsid w:val="00E1282B"/>
    <w:rsid w:val="00E13354"/>
    <w:rsid w:val="00E13590"/>
    <w:rsid w:val="00E136B5"/>
    <w:rsid w:val="00E13BE8"/>
    <w:rsid w:val="00E143F3"/>
    <w:rsid w:val="00E144BC"/>
    <w:rsid w:val="00E144CD"/>
    <w:rsid w:val="00E146D3"/>
    <w:rsid w:val="00E14865"/>
    <w:rsid w:val="00E14A5A"/>
    <w:rsid w:val="00E153F9"/>
    <w:rsid w:val="00E15D9D"/>
    <w:rsid w:val="00E16033"/>
    <w:rsid w:val="00E161C8"/>
    <w:rsid w:val="00E164AA"/>
    <w:rsid w:val="00E17066"/>
    <w:rsid w:val="00E170EA"/>
    <w:rsid w:val="00E175D9"/>
    <w:rsid w:val="00E176C5"/>
    <w:rsid w:val="00E17BA3"/>
    <w:rsid w:val="00E17ECD"/>
    <w:rsid w:val="00E201AF"/>
    <w:rsid w:val="00E2028F"/>
    <w:rsid w:val="00E2053A"/>
    <w:rsid w:val="00E20688"/>
    <w:rsid w:val="00E2105B"/>
    <w:rsid w:val="00E217E0"/>
    <w:rsid w:val="00E21A3D"/>
    <w:rsid w:val="00E21D4D"/>
    <w:rsid w:val="00E21F08"/>
    <w:rsid w:val="00E21FFA"/>
    <w:rsid w:val="00E227CA"/>
    <w:rsid w:val="00E2346F"/>
    <w:rsid w:val="00E245E5"/>
    <w:rsid w:val="00E248A2"/>
    <w:rsid w:val="00E249ED"/>
    <w:rsid w:val="00E249F3"/>
    <w:rsid w:val="00E24C2E"/>
    <w:rsid w:val="00E252BD"/>
    <w:rsid w:val="00E25457"/>
    <w:rsid w:val="00E25785"/>
    <w:rsid w:val="00E25A6E"/>
    <w:rsid w:val="00E25BBB"/>
    <w:rsid w:val="00E25C46"/>
    <w:rsid w:val="00E25C8B"/>
    <w:rsid w:val="00E25F5A"/>
    <w:rsid w:val="00E261A9"/>
    <w:rsid w:val="00E271A9"/>
    <w:rsid w:val="00E27F0C"/>
    <w:rsid w:val="00E27FA6"/>
    <w:rsid w:val="00E30183"/>
    <w:rsid w:val="00E30580"/>
    <w:rsid w:val="00E30A9B"/>
    <w:rsid w:val="00E30B2F"/>
    <w:rsid w:val="00E30B32"/>
    <w:rsid w:val="00E3119D"/>
    <w:rsid w:val="00E31363"/>
    <w:rsid w:val="00E317A4"/>
    <w:rsid w:val="00E3186A"/>
    <w:rsid w:val="00E31C83"/>
    <w:rsid w:val="00E31D74"/>
    <w:rsid w:val="00E31F67"/>
    <w:rsid w:val="00E321CC"/>
    <w:rsid w:val="00E32575"/>
    <w:rsid w:val="00E3262C"/>
    <w:rsid w:val="00E32E50"/>
    <w:rsid w:val="00E32E6D"/>
    <w:rsid w:val="00E32F77"/>
    <w:rsid w:val="00E3370C"/>
    <w:rsid w:val="00E337EC"/>
    <w:rsid w:val="00E340FD"/>
    <w:rsid w:val="00E3434A"/>
    <w:rsid w:val="00E343A4"/>
    <w:rsid w:val="00E34881"/>
    <w:rsid w:val="00E34A75"/>
    <w:rsid w:val="00E34B56"/>
    <w:rsid w:val="00E357DA"/>
    <w:rsid w:val="00E358BA"/>
    <w:rsid w:val="00E35D27"/>
    <w:rsid w:val="00E35D9D"/>
    <w:rsid w:val="00E367A3"/>
    <w:rsid w:val="00E36FFA"/>
    <w:rsid w:val="00E370C2"/>
    <w:rsid w:val="00E37277"/>
    <w:rsid w:val="00E372FD"/>
    <w:rsid w:val="00E3736B"/>
    <w:rsid w:val="00E3737B"/>
    <w:rsid w:val="00E376C5"/>
    <w:rsid w:val="00E37ACE"/>
    <w:rsid w:val="00E37BB9"/>
    <w:rsid w:val="00E37FA4"/>
    <w:rsid w:val="00E40114"/>
    <w:rsid w:val="00E4091E"/>
    <w:rsid w:val="00E41181"/>
    <w:rsid w:val="00E4199B"/>
    <w:rsid w:val="00E41B31"/>
    <w:rsid w:val="00E41FCF"/>
    <w:rsid w:val="00E4249D"/>
    <w:rsid w:val="00E424B3"/>
    <w:rsid w:val="00E426BF"/>
    <w:rsid w:val="00E42A55"/>
    <w:rsid w:val="00E42BFE"/>
    <w:rsid w:val="00E431C6"/>
    <w:rsid w:val="00E431EA"/>
    <w:rsid w:val="00E43797"/>
    <w:rsid w:val="00E4385D"/>
    <w:rsid w:val="00E4415A"/>
    <w:rsid w:val="00E4417A"/>
    <w:rsid w:val="00E445D6"/>
    <w:rsid w:val="00E44A11"/>
    <w:rsid w:val="00E45511"/>
    <w:rsid w:val="00E4559F"/>
    <w:rsid w:val="00E45B91"/>
    <w:rsid w:val="00E45D4A"/>
    <w:rsid w:val="00E45DAE"/>
    <w:rsid w:val="00E46057"/>
    <w:rsid w:val="00E460AA"/>
    <w:rsid w:val="00E4659B"/>
    <w:rsid w:val="00E4659D"/>
    <w:rsid w:val="00E467B3"/>
    <w:rsid w:val="00E46FFC"/>
    <w:rsid w:val="00E47558"/>
    <w:rsid w:val="00E506BF"/>
    <w:rsid w:val="00E50F8F"/>
    <w:rsid w:val="00E51404"/>
    <w:rsid w:val="00E514B7"/>
    <w:rsid w:val="00E5167F"/>
    <w:rsid w:val="00E51892"/>
    <w:rsid w:val="00E51D77"/>
    <w:rsid w:val="00E51FC6"/>
    <w:rsid w:val="00E52086"/>
    <w:rsid w:val="00E52448"/>
    <w:rsid w:val="00E52650"/>
    <w:rsid w:val="00E52B76"/>
    <w:rsid w:val="00E52BA8"/>
    <w:rsid w:val="00E53789"/>
    <w:rsid w:val="00E53DC2"/>
    <w:rsid w:val="00E53FAA"/>
    <w:rsid w:val="00E542BE"/>
    <w:rsid w:val="00E54485"/>
    <w:rsid w:val="00E5518B"/>
    <w:rsid w:val="00E55BEC"/>
    <w:rsid w:val="00E55DE1"/>
    <w:rsid w:val="00E55F8E"/>
    <w:rsid w:val="00E56438"/>
    <w:rsid w:val="00E56692"/>
    <w:rsid w:val="00E5684C"/>
    <w:rsid w:val="00E570EF"/>
    <w:rsid w:val="00E57445"/>
    <w:rsid w:val="00E57456"/>
    <w:rsid w:val="00E57596"/>
    <w:rsid w:val="00E57670"/>
    <w:rsid w:val="00E577FF"/>
    <w:rsid w:val="00E5784D"/>
    <w:rsid w:val="00E5789D"/>
    <w:rsid w:val="00E57B36"/>
    <w:rsid w:val="00E57E92"/>
    <w:rsid w:val="00E60320"/>
    <w:rsid w:val="00E61797"/>
    <w:rsid w:val="00E61BF9"/>
    <w:rsid w:val="00E61C67"/>
    <w:rsid w:val="00E61FCB"/>
    <w:rsid w:val="00E620DB"/>
    <w:rsid w:val="00E6259E"/>
    <w:rsid w:val="00E62752"/>
    <w:rsid w:val="00E62815"/>
    <w:rsid w:val="00E63498"/>
    <w:rsid w:val="00E639A0"/>
    <w:rsid w:val="00E63CB2"/>
    <w:rsid w:val="00E63D36"/>
    <w:rsid w:val="00E63E1B"/>
    <w:rsid w:val="00E63E61"/>
    <w:rsid w:val="00E64056"/>
    <w:rsid w:val="00E643D7"/>
    <w:rsid w:val="00E64B7E"/>
    <w:rsid w:val="00E656B4"/>
    <w:rsid w:val="00E65AFE"/>
    <w:rsid w:val="00E65BF2"/>
    <w:rsid w:val="00E65D17"/>
    <w:rsid w:val="00E66246"/>
    <w:rsid w:val="00E66488"/>
    <w:rsid w:val="00E668EF"/>
    <w:rsid w:val="00E66CD9"/>
    <w:rsid w:val="00E67098"/>
    <w:rsid w:val="00E6770A"/>
    <w:rsid w:val="00E67DCC"/>
    <w:rsid w:val="00E67F84"/>
    <w:rsid w:val="00E706F7"/>
    <w:rsid w:val="00E71447"/>
    <w:rsid w:val="00E71FBB"/>
    <w:rsid w:val="00E72AB7"/>
    <w:rsid w:val="00E72AD2"/>
    <w:rsid w:val="00E72E10"/>
    <w:rsid w:val="00E731F8"/>
    <w:rsid w:val="00E74030"/>
    <w:rsid w:val="00E741F6"/>
    <w:rsid w:val="00E74419"/>
    <w:rsid w:val="00E744DA"/>
    <w:rsid w:val="00E74A44"/>
    <w:rsid w:val="00E75811"/>
    <w:rsid w:val="00E76044"/>
    <w:rsid w:val="00E76117"/>
    <w:rsid w:val="00E76FCD"/>
    <w:rsid w:val="00E77BA4"/>
    <w:rsid w:val="00E77C13"/>
    <w:rsid w:val="00E804E4"/>
    <w:rsid w:val="00E805B0"/>
    <w:rsid w:val="00E80696"/>
    <w:rsid w:val="00E80AEC"/>
    <w:rsid w:val="00E813B2"/>
    <w:rsid w:val="00E826A4"/>
    <w:rsid w:val="00E82942"/>
    <w:rsid w:val="00E82D3C"/>
    <w:rsid w:val="00E830AF"/>
    <w:rsid w:val="00E83563"/>
    <w:rsid w:val="00E83830"/>
    <w:rsid w:val="00E838A0"/>
    <w:rsid w:val="00E83D72"/>
    <w:rsid w:val="00E83DC1"/>
    <w:rsid w:val="00E83F42"/>
    <w:rsid w:val="00E8416B"/>
    <w:rsid w:val="00E84F77"/>
    <w:rsid w:val="00E85007"/>
    <w:rsid w:val="00E855E5"/>
    <w:rsid w:val="00E859C8"/>
    <w:rsid w:val="00E86860"/>
    <w:rsid w:val="00E873E9"/>
    <w:rsid w:val="00E87F8C"/>
    <w:rsid w:val="00E9006F"/>
    <w:rsid w:val="00E90295"/>
    <w:rsid w:val="00E90860"/>
    <w:rsid w:val="00E908E2"/>
    <w:rsid w:val="00E90916"/>
    <w:rsid w:val="00E90A7A"/>
    <w:rsid w:val="00E91632"/>
    <w:rsid w:val="00E92168"/>
    <w:rsid w:val="00E921BF"/>
    <w:rsid w:val="00E9282A"/>
    <w:rsid w:val="00E92D94"/>
    <w:rsid w:val="00E93564"/>
    <w:rsid w:val="00E93916"/>
    <w:rsid w:val="00E93CAE"/>
    <w:rsid w:val="00E93F05"/>
    <w:rsid w:val="00E9405E"/>
    <w:rsid w:val="00E943EF"/>
    <w:rsid w:val="00E94520"/>
    <w:rsid w:val="00E96067"/>
    <w:rsid w:val="00E96FDD"/>
    <w:rsid w:val="00EA06C6"/>
    <w:rsid w:val="00EA0AF8"/>
    <w:rsid w:val="00EA1484"/>
    <w:rsid w:val="00EA1761"/>
    <w:rsid w:val="00EA1FB1"/>
    <w:rsid w:val="00EA244F"/>
    <w:rsid w:val="00EA2451"/>
    <w:rsid w:val="00EA2575"/>
    <w:rsid w:val="00EA2B70"/>
    <w:rsid w:val="00EA2C48"/>
    <w:rsid w:val="00EA2E30"/>
    <w:rsid w:val="00EA37B6"/>
    <w:rsid w:val="00EA3DD1"/>
    <w:rsid w:val="00EA3E1F"/>
    <w:rsid w:val="00EA4233"/>
    <w:rsid w:val="00EA44D5"/>
    <w:rsid w:val="00EA4A6E"/>
    <w:rsid w:val="00EA4BB7"/>
    <w:rsid w:val="00EA4FD9"/>
    <w:rsid w:val="00EA5C1C"/>
    <w:rsid w:val="00EA6C57"/>
    <w:rsid w:val="00EA743C"/>
    <w:rsid w:val="00EA75EE"/>
    <w:rsid w:val="00EA7B6D"/>
    <w:rsid w:val="00EA7E17"/>
    <w:rsid w:val="00EB057F"/>
    <w:rsid w:val="00EB0D2A"/>
    <w:rsid w:val="00EB1556"/>
    <w:rsid w:val="00EB19B3"/>
    <w:rsid w:val="00EB1D5A"/>
    <w:rsid w:val="00EB1E56"/>
    <w:rsid w:val="00EB1F0E"/>
    <w:rsid w:val="00EB2460"/>
    <w:rsid w:val="00EB256B"/>
    <w:rsid w:val="00EB2689"/>
    <w:rsid w:val="00EB29CA"/>
    <w:rsid w:val="00EB32E8"/>
    <w:rsid w:val="00EB34CC"/>
    <w:rsid w:val="00EB36E8"/>
    <w:rsid w:val="00EB3C82"/>
    <w:rsid w:val="00EB4059"/>
    <w:rsid w:val="00EB4F8F"/>
    <w:rsid w:val="00EB5753"/>
    <w:rsid w:val="00EB5962"/>
    <w:rsid w:val="00EB5BF4"/>
    <w:rsid w:val="00EB5D20"/>
    <w:rsid w:val="00EB5D50"/>
    <w:rsid w:val="00EB5E43"/>
    <w:rsid w:val="00EB6938"/>
    <w:rsid w:val="00EB73CB"/>
    <w:rsid w:val="00EB7760"/>
    <w:rsid w:val="00EB7904"/>
    <w:rsid w:val="00EB7A10"/>
    <w:rsid w:val="00EC061C"/>
    <w:rsid w:val="00EC0700"/>
    <w:rsid w:val="00EC0965"/>
    <w:rsid w:val="00EC1B64"/>
    <w:rsid w:val="00EC1DC9"/>
    <w:rsid w:val="00EC1F87"/>
    <w:rsid w:val="00EC2E5D"/>
    <w:rsid w:val="00EC30C8"/>
    <w:rsid w:val="00EC3421"/>
    <w:rsid w:val="00EC3AD5"/>
    <w:rsid w:val="00EC3B42"/>
    <w:rsid w:val="00EC3CD5"/>
    <w:rsid w:val="00EC3DD8"/>
    <w:rsid w:val="00EC3DDC"/>
    <w:rsid w:val="00EC4281"/>
    <w:rsid w:val="00EC439D"/>
    <w:rsid w:val="00EC444E"/>
    <w:rsid w:val="00EC4B87"/>
    <w:rsid w:val="00EC4B8A"/>
    <w:rsid w:val="00EC4BED"/>
    <w:rsid w:val="00EC56F0"/>
    <w:rsid w:val="00EC5A11"/>
    <w:rsid w:val="00EC5DE5"/>
    <w:rsid w:val="00EC5DFF"/>
    <w:rsid w:val="00EC633D"/>
    <w:rsid w:val="00EC6519"/>
    <w:rsid w:val="00EC65E3"/>
    <w:rsid w:val="00EC6CE2"/>
    <w:rsid w:val="00EC71B9"/>
    <w:rsid w:val="00EC77DD"/>
    <w:rsid w:val="00EC785A"/>
    <w:rsid w:val="00EC78C8"/>
    <w:rsid w:val="00EC7C6E"/>
    <w:rsid w:val="00EC7DA6"/>
    <w:rsid w:val="00ED0117"/>
    <w:rsid w:val="00ED06B9"/>
    <w:rsid w:val="00ED0AFB"/>
    <w:rsid w:val="00ED1AAA"/>
    <w:rsid w:val="00ED1C30"/>
    <w:rsid w:val="00ED1C43"/>
    <w:rsid w:val="00ED1CA8"/>
    <w:rsid w:val="00ED1F12"/>
    <w:rsid w:val="00ED207E"/>
    <w:rsid w:val="00ED20E9"/>
    <w:rsid w:val="00ED2D0F"/>
    <w:rsid w:val="00ED2EDB"/>
    <w:rsid w:val="00ED2FB3"/>
    <w:rsid w:val="00ED3B7D"/>
    <w:rsid w:val="00ED406C"/>
    <w:rsid w:val="00ED49D3"/>
    <w:rsid w:val="00ED4A37"/>
    <w:rsid w:val="00ED4D24"/>
    <w:rsid w:val="00ED5297"/>
    <w:rsid w:val="00ED538F"/>
    <w:rsid w:val="00ED5503"/>
    <w:rsid w:val="00ED5516"/>
    <w:rsid w:val="00ED5BE1"/>
    <w:rsid w:val="00ED5E41"/>
    <w:rsid w:val="00ED666D"/>
    <w:rsid w:val="00ED6AE4"/>
    <w:rsid w:val="00ED74EF"/>
    <w:rsid w:val="00ED7630"/>
    <w:rsid w:val="00EE029F"/>
    <w:rsid w:val="00EE054E"/>
    <w:rsid w:val="00EE0D3D"/>
    <w:rsid w:val="00EE10C1"/>
    <w:rsid w:val="00EE161C"/>
    <w:rsid w:val="00EE16E1"/>
    <w:rsid w:val="00EE16FA"/>
    <w:rsid w:val="00EE1B61"/>
    <w:rsid w:val="00EE2277"/>
    <w:rsid w:val="00EE24E9"/>
    <w:rsid w:val="00EE254B"/>
    <w:rsid w:val="00EE3617"/>
    <w:rsid w:val="00EE3DD2"/>
    <w:rsid w:val="00EE3FA0"/>
    <w:rsid w:val="00EE3FBB"/>
    <w:rsid w:val="00EE43DB"/>
    <w:rsid w:val="00EE449E"/>
    <w:rsid w:val="00EE46AA"/>
    <w:rsid w:val="00EE470D"/>
    <w:rsid w:val="00EE4887"/>
    <w:rsid w:val="00EE48D8"/>
    <w:rsid w:val="00EE51D0"/>
    <w:rsid w:val="00EE5914"/>
    <w:rsid w:val="00EE5A06"/>
    <w:rsid w:val="00EE5AAA"/>
    <w:rsid w:val="00EE5E57"/>
    <w:rsid w:val="00EE5F53"/>
    <w:rsid w:val="00EE61EE"/>
    <w:rsid w:val="00EE62DA"/>
    <w:rsid w:val="00EE6CF1"/>
    <w:rsid w:val="00EE75DD"/>
    <w:rsid w:val="00EE77DA"/>
    <w:rsid w:val="00EE7D95"/>
    <w:rsid w:val="00EF0271"/>
    <w:rsid w:val="00EF05CE"/>
    <w:rsid w:val="00EF0941"/>
    <w:rsid w:val="00EF09BA"/>
    <w:rsid w:val="00EF0D9E"/>
    <w:rsid w:val="00EF1081"/>
    <w:rsid w:val="00EF19FE"/>
    <w:rsid w:val="00EF2072"/>
    <w:rsid w:val="00EF27C6"/>
    <w:rsid w:val="00EF3081"/>
    <w:rsid w:val="00EF3192"/>
    <w:rsid w:val="00EF34E0"/>
    <w:rsid w:val="00EF3555"/>
    <w:rsid w:val="00EF3676"/>
    <w:rsid w:val="00EF3A78"/>
    <w:rsid w:val="00EF3D4C"/>
    <w:rsid w:val="00EF40A1"/>
    <w:rsid w:val="00EF4468"/>
    <w:rsid w:val="00EF449C"/>
    <w:rsid w:val="00EF47AA"/>
    <w:rsid w:val="00EF4F5D"/>
    <w:rsid w:val="00EF55EA"/>
    <w:rsid w:val="00EF56F2"/>
    <w:rsid w:val="00EF5D63"/>
    <w:rsid w:val="00EF5DC2"/>
    <w:rsid w:val="00EF63B4"/>
    <w:rsid w:val="00EF6504"/>
    <w:rsid w:val="00EF6D6A"/>
    <w:rsid w:val="00EF7343"/>
    <w:rsid w:val="00EF7B69"/>
    <w:rsid w:val="00EF7C42"/>
    <w:rsid w:val="00EF7E5D"/>
    <w:rsid w:val="00F00183"/>
    <w:rsid w:val="00F003C4"/>
    <w:rsid w:val="00F00890"/>
    <w:rsid w:val="00F00EB7"/>
    <w:rsid w:val="00F00ECB"/>
    <w:rsid w:val="00F018AC"/>
    <w:rsid w:val="00F01988"/>
    <w:rsid w:val="00F01CBC"/>
    <w:rsid w:val="00F01D74"/>
    <w:rsid w:val="00F01E81"/>
    <w:rsid w:val="00F02478"/>
    <w:rsid w:val="00F027D8"/>
    <w:rsid w:val="00F02847"/>
    <w:rsid w:val="00F02C9E"/>
    <w:rsid w:val="00F030A2"/>
    <w:rsid w:val="00F03576"/>
    <w:rsid w:val="00F036A6"/>
    <w:rsid w:val="00F039FF"/>
    <w:rsid w:val="00F03AC3"/>
    <w:rsid w:val="00F03AC6"/>
    <w:rsid w:val="00F0422D"/>
    <w:rsid w:val="00F043C6"/>
    <w:rsid w:val="00F047B5"/>
    <w:rsid w:val="00F0498E"/>
    <w:rsid w:val="00F049F5"/>
    <w:rsid w:val="00F04FC5"/>
    <w:rsid w:val="00F052CD"/>
    <w:rsid w:val="00F05B49"/>
    <w:rsid w:val="00F05F7F"/>
    <w:rsid w:val="00F06A2F"/>
    <w:rsid w:val="00F06CC0"/>
    <w:rsid w:val="00F077AA"/>
    <w:rsid w:val="00F077ED"/>
    <w:rsid w:val="00F0786B"/>
    <w:rsid w:val="00F10321"/>
    <w:rsid w:val="00F104FC"/>
    <w:rsid w:val="00F1081D"/>
    <w:rsid w:val="00F10C83"/>
    <w:rsid w:val="00F10CEA"/>
    <w:rsid w:val="00F10FD4"/>
    <w:rsid w:val="00F11036"/>
    <w:rsid w:val="00F11324"/>
    <w:rsid w:val="00F11AB3"/>
    <w:rsid w:val="00F1233F"/>
    <w:rsid w:val="00F129E8"/>
    <w:rsid w:val="00F12BF5"/>
    <w:rsid w:val="00F12D46"/>
    <w:rsid w:val="00F136B2"/>
    <w:rsid w:val="00F1373D"/>
    <w:rsid w:val="00F13EB1"/>
    <w:rsid w:val="00F14141"/>
    <w:rsid w:val="00F144CF"/>
    <w:rsid w:val="00F1469B"/>
    <w:rsid w:val="00F147B5"/>
    <w:rsid w:val="00F147F2"/>
    <w:rsid w:val="00F14E32"/>
    <w:rsid w:val="00F15211"/>
    <w:rsid w:val="00F15656"/>
    <w:rsid w:val="00F15676"/>
    <w:rsid w:val="00F15681"/>
    <w:rsid w:val="00F156F8"/>
    <w:rsid w:val="00F1572C"/>
    <w:rsid w:val="00F1604E"/>
    <w:rsid w:val="00F16307"/>
    <w:rsid w:val="00F1673D"/>
    <w:rsid w:val="00F16DB1"/>
    <w:rsid w:val="00F170A2"/>
    <w:rsid w:val="00F172D7"/>
    <w:rsid w:val="00F17E55"/>
    <w:rsid w:val="00F20BC4"/>
    <w:rsid w:val="00F20E86"/>
    <w:rsid w:val="00F21D93"/>
    <w:rsid w:val="00F22130"/>
    <w:rsid w:val="00F2278D"/>
    <w:rsid w:val="00F22EFF"/>
    <w:rsid w:val="00F22FCB"/>
    <w:rsid w:val="00F230A9"/>
    <w:rsid w:val="00F23229"/>
    <w:rsid w:val="00F236B4"/>
    <w:rsid w:val="00F237D8"/>
    <w:rsid w:val="00F2391A"/>
    <w:rsid w:val="00F23C09"/>
    <w:rsid w:val="00F23D78"/>
    <w:rsid w:val="00F23DCC"/>
    <w:rsid w:val="00F2453D"/>
    <w:rsid w:val="00F245DD"/>
    <w:rsid w:val="00F24E17"/>
    <w:rsid w:val="00F259F1"/>
    <w:rsid w:val="00F264B0"/>
    <w:rsid w:val="00F26558"/>
    <w:rsid w:val="00F2668B"/>
    <w:rsid w:val="00F268DD"/>
    <w:rsid w:val="00F26E51"/>
    <w:rsid w:val="00F26FFE"/>
    <w:rsid w:val="00F270B8"/>
    <w:rsid w:val="00F27474"/>
    <w:rsid w:val="00F27772"/>
    <w:rsid w:val="00F27A0D"/>
    <w:rsid w:val="00F27A68"/>
    <w:rsid w:val="00F27B22"/>
    <w:rsid w:val="00F27C8A"/>
    <w:rsid w:val="00F27F4D"/>
    <w:rsid w:val="00F303DC"/>
    <w:rsid w:val="00F3046F"/>
    <w:rsid w:val="00F30B82"/>
    <w:rsid w:val="00F30DCA"/>
    <w:rsid w:val="00F31428"/>
    <w:rsid w:val="00F31CE5"/>
    <w:rsid w:val="00F31F38"/>
    <w:rsid w:val="00F3236F"/>
    <w:rsid w:val="00F327FF"/>
    <w:rsid w:val="00F32A2D"/>
    <w:rsid w:val="00F32B9A"/>
    <w:rsid w:val="00F32F00"/>
    <w:rsid w:val="00F33317"/>
    <w:rsid w:val="00F33B18"/>
    <w:rsid w:val="00F33BC0"/>
    <w:rsid w:val="00F33FF8"/>
    <w:rsid w:val="00F34045"/>
    <w:rsid w:val="00F343F2"/>
    <w:rsid w:val="00F34932"/>
    <w:rsid w:val="00F34B36"/>
    <w:rsid w:val="00F34E7F"/>
    <w:rsid w:val="00F3510B"/>
    <w:rsid w:val="00F35804"/>
    <w:rsid w:val="00F36139"/>
    <w:rsid w:val="00F363CD"/>
    <w:rsid w:val="00F368DD"/>
    <w:rsid w:val="00F3694D"/>
    <w:rsid w:val="00F3718D"/>
    <w:rsid w:val="00F373EF"/>
    <w:rsid w:val="00F37F3D"/>
    <w:rsid w:val="00F40610"/>
    <w:rsid w:val="00F408A7"/>
    <w:rsid w:val="00F408DD"/>
    <w:rsid w:val="00F41317"/>
    <w:rsid w:val="00F4199E"/>
    <w:rsid w:val="00F41CB1"/>
    <w:rsid w:val="00F41EFB"/>
    <w:rsid w:val="00F423E0"/>
    <w:rsid w:val="00F425E3"/>
    <w:rsid w:val="00F42AB5"/>
    <w:rsid w:val="00F42F6D"/>
    <w:rsid w:val="00F4312A"/>
    <w:rsid w:val="00F431A4"/>
    <w:rsid w:val="00F43831"/>
    <w:rsid w:val="00F4394C"/>
    <w:rsid w:val="00F43A64"/>
    <w:rsid w:val="00F43CE0"/>
    <w:rsid w:val="00F44253"/>
    <w:rsid w:val="00F44751"/>
    <w:rsid w:val="00F44D73"/>
    <w:rsid w:val="00F4514E"/>
    <w:rsid w:val="00F452A8"/>
    <w:rsid w:val="00F453A3"/>
    <w:rsid w:val="00F453EC"/>
    <w:rsid w:val="00F456E0"/>
    <w:rsid w:val="00F459F7"/>
    <w:rsid w:val="00F45A62"/>
    <w:rsid w:val="00F46A60"/>
    <w:rsid w:val="00F47288"/>
    <w:rsid w:val="00F47586"/>
    <w:rsid w:val="00F47B01"/>
    <w:rsid w:val="00F47C64"/>
    <w:rsid w:val="00F47CB5"/>
    <w:rsid w:val="00F47D18"/>
    <w:rsid w:val="00F47E32"/>
    <w:rsid w:val="00F47F24"/>
    <w:rsid w:val="00F500C0"/>
    <w:rsid w:val="00F50576"/>
    <w:rsid w:val="00F50E4E"/>
    <w:rsid w:val="00F50ED8"/>
    <w:rsid w:val="00F5115C"/>
    <w:rsid w:val="00F5135F"/>
    <w:rsid w:val="00F522CE"/>
    <w:rsid w:val="00F52328"/>
    <w:rsid w:val="00F52543"/>
    <w:rsid w:val="00F52969"/>
    <w:rsid w:val="00F530B2"/>
    <w:rsid w:val="00F530D4"/>
    <w:rsid w:val="00F534C4"/>
    <w:rsid w:val="00F53982"/>
    <w:rsid w:val="00F53F69"/>
    <w:rsid w:val="00F54479"/>
    <w:rsid w:val="00F54F70"/>
    <w:rsid w:val="00F553D8"/>
    <w:rsid w:val="00F555B0"/>
    <w:rsid w:val="00F55F15"/>
    <w:rsid w:val="00F563F0"/>
    <w:rsid w:val="00F5650C"/>
    <w:rsid w:val="00F56B3E"/>
    <w:rsid w:val="00F56CBD"/>
    <w:rsid w:val="00F572FD"/>
    <w:rsid w:val="00F57477"/>
    <w:rsid w:val="00F57A6F"/>
    <w:rsid w:val="00F57DB2"/>
    <w:rsid w:val="00F609C3"/>
    <w:rsid w:val="00F60E4D"/>
    <w:rsid w:val="00F614A8"/>
    <w:rsid w:val="00F615CE"/>
    <w:rsid w:val="00F616F6"/>
    <w:rsid w:val="00F61AD6"/>
    <w:rsid w:val="00F61BA4"/>
    <w:rsid w:val="00F62265"/>
    <w:rsid w:val="00F628F7"/>
    <w:rsid w:val="00F63869"/>
    <w:rsid w:val="00F643BB"/>
    <w:rsid w:val="00F64E8E"/>
    <w:rsid w:val="00F6569B"/>
    <w:rsid w:val="00F65779"/>
    <w:rsid w:val="00F65D47"/>
    <w:rsid w:val="00F65F0A"/>
    <w:rsid w:val="00F65FDE"/>
    <w:rsid w:val="00F66160"/>
    <w:rsid w:val="00F672BE"/>
    <w:rsid w:val="00F674B5"/>
    <w:rsid w:val="00F675AF"/>
    <w:rsid w:val="00F67689"/>
    <w:rsid w:val="00F67F5A"/>
    <w:rsid w:val="00F703BD"/>
    <w:rsid w:val="00F70592"/>
    <w:rsid w:val="00F7064B"/>
    <w:rsid w:val="00F7067C"/>
    <w:rsid w:val="00F707B0"/>
    <w:rsid w:val="00F70829"/>
    <w:rsid w:val="00F709AD"/>
    <w:rsid w:val="00F70A85"/>
    <w:rsid w:val="00F70CF2"/>
    <w:rsid w:val="00F70F49"/>
    <w:rsid w:val="00F70F88"/>
    <w:rsid w:val="00F70FEA"/>
    <w:rsid w:val="00F71C33"/>
    <w:rsid w:val="00F7215B"/>
    <w:rsid w:val="00F722B3"/>
    <w:rsid w:val="00F72D58"/>
    <w:rsid w:val="00F72FE2"/>
    <w:rsid w:val="00F73011"/>
    <w:rsid w:val="00F73237"/>
    <w:rsid w:val="00F73329"/>
    <w:rsid w:val="00F73785"/>
    <w:rsid w:val="00F7398D"/>
    <w:rsid w:val="00F739CE"/>
    <w:rsid w:val="00F73B31"/>
    <w:rsid w:val="00F73C1C"/>
    <w:rsid w:val="00F74070"/>
    <w:rsid w:val="00F74D31"/>
    <w:rsid w:val="00F74EE1"/>
    <w:rsid w:val="00F75171"/>
    <w:rsid w:val="00F7533E"/>
    <w:rsid w:val="00F75872"/>
    <w:rsid w:val="00F75B31"/>
    <w:rsid w:val="00F75DB3"/>
    <w:rsid w:val="00F76242"/>
    <w:rsid w:val="00F76B6A"/>
    <w:rsid w:val="00F76D5A"/>
    <w:rsid w:val="00F776B7"/>
    <w:rsid w:val="00F77952"/>
    <w:rsid w:val="00F77BAD"/>
    <w:rsid w:val="00F80231"/>
    <w:rsid w:val="00F80715"/>
    <w:rsid w:val="00F80A6F"/>
    <w:rsid w:val="00F80EFA"/>
    <w:rsid w:val="00F80FE7"/>
    <w:rsid w:val="00F81240"/>
    <w:rsid w:val="00F81A81"/>
    <w:rsid w:val="00F81CD8"/>
    <w:rsid w:val="00F82058"/>
    <w:rsid w:val="00F820C5"/>
    <w:rsid w:val="00F823FE"/>
    <w:rsid w:val="00F827E0"/>
    <w:rsid w:val="00F8287D"/>
    <w:rsid w:val="00F82A86"/>
    <w:rsid w:val="00F82C14"/>
    <w:rsid w:val="00F8304C"/>
    <w:rsid w:val="00F8316A"/>
    <w:rsid w:val="00F839DE"/>
    <w:rsid w:val="00F84094"/>
    <w:rsid w:val="00F8456D"/>
    <w:rsid w:val="00F846C3"/>
    <w:rsid w:val="00F848D4"/>
    <w:rsid w:val="00F853C1"/>
    <w:rsid w:val="00F8545B"/>
    <w:rsid w:val="00F85637"/>
    <w:rsid w:val="00F8596C"/>
    <w:rsid w:val="00F85AC9"/>
    <w:rsid w:val="00F85E60"/>
    <w:rsid w:val="00F8627A"/>
    <w:rsid w:val="00F8658E"/>
    <w:rsid w:val="00F865B7"/>
    <w:rsid w:val="00F86810"/>
    <w:rsid w:val="00F86C97"/>
    <w:rsid w:val="00F8751C"/>
    <w:rsid w:val="00F87833"/>
    <w:rsid w:val="00F87E78"/>
    <w:rsid w:val="00F87F68"/>
    <w:rsid w:val="00F8EAEC"/>
    <w:rsid w:val="00F90191"/>
    <w:rsid w:val="00F90299"/>
    <w:rsid w:val="00F902FB"/>
    <w:rsid w:val="00F9055C"/>
    <w:rsid w:val="00F90930"/>
    <w:rsid w:val="00F90C19"/>
    <w:rsid w:val="00F90D8B"/>
    <w:rsid w:val="00F90E02"/>
    <w:rsid w:val="00F91782"/>
    <w:rsid w:val="00F91789"/>
    <w:rsid w:val="00F92386"/>
    <w:rsid w:val="00F9242F"/>
    <w:rsid w:val="00F92B97"/>
    <w:rsid w:val="00F93061"/>
    <w:rsid w:val="00F93113"/>
    <w:rsid w:val="00F933AF"/>
    <w:rsid w:val="00F934F5"/>
    <w:rsid w:val="00F9393F"/>
    <w:rsid w:val="00F947A6"/>
    <w:rsid w:val="00F948AD"/>
    <w:rsid w:val="00F94B33"/>
    <w:rsid w:val="00F94BFF"/>
    <w:rsid w:val="00F951B7"/>
    <w:rsid w:val="00F953D4"/>
    <w:rsid w:val="00F95789"/>
    <w:rsid w:val="00F9598A"/>
    <w:rsid w:val="00F96266"/>
    <w:rsid w:val="00F968B0"/>
    <w:rsid w:val="00F96D12"/>
    <w:rsid w:val="00F96D29"/>
    <w:rsid w:val="00F970CC"/>
    <w:rsid w:val="00F97571"/>
    <w:rsid w:val="00F975EA"/>
    <w:rsid w:val="00F976B9"/>
    <w:rsid w:val="00F979FD"/>
    <w:rsid w:val="00F97C79"/>
    <w:rsid w:val="00F97D34"/>
    <w:rsid w:val="00F97E8C"/>
    <w:rsid w:val="00F97F25"/>
    <w:rsid w:val="00FA03A2"/>
    <w:rsid w:val="00FA0845"/>
    <w:rsid w:val="00FA1C14"/>
    <w:rsid w:val="00FA215D"/>
    <w:rsid w:val="00FA2584"/>
    <w:rsid w:val="00FA2EAC"/>
    <w:rsid w:val="00FA2FE4"/>
    <w:rsid w:val="00FA3771"/>
    <w:rsid w:val="00FA43B3"/>
    <w:rsid w:val="00FA4426"/>
    <w:rsid w:val="00FA442C"/>
    <w:rsid w:val="00FA462A"/>
    <w:rsid w:val="00FA4984"/>
    <w:rsid w:val="00FA4CF2"/>
    <w:rsid w:val="00FA50C3"/>
    <w:rsid w:val="00FA5174"/>
    <w:rsid w:val="00FA5823"/>
    <w:rsid w:val="00FA59CF"/>
    <w:rsid w:val="00FA5E88"/>
    <w:rsid w:val="00FA6140"/>
    <w:rsid w:val="00FA627B"/>
    <w:rsid w:val="00FA627E"/>
    <w:rsid w:val="00FA6781"/>
    <w:rsid w:val="00FA699D"/>
    <w:rsid w:val="00FA6EE0"/>
    <w:rsid w:val="00FA7214"/>
    <w:rsid w:val="00FA73E8"/>
    <w:rsid w:val="00FA7AA2"/>
    <w:rsid w:val="00FB0769"/>
    <w:rsid w:val="00FB08CA"/>
    <w:rsid w:val="00FB0B97"/>
    <w:rsid w:val="00FB13C2"/>
    <w:rsid w:val="00FB14E1"/>
    <w:rsid w:val="00FB1537"/>
    <w:rsid w:val="00FB18C6"/>
    <w:rsid w:val="00FB20B0"/>
    <w:rsid w:val="00FB312B"/>
    <w:rsid w:val="00FB33AD"/>
    <w:rsid w:val="00FB3C03"/>
    <w:rsid w:val="00FB4009"/>
    <w:rsid w:val="00FB440E"/>
    <w:rsid w:val="00FB4A8A"/>
    <w:rsid w:val="00FB5521"/>
    <w:rsid w:val="00FB58D6"/>
    <w:rsid w:val="00FB5BFC"/>
    <w:rsid w:val="00FB737C"/>
    <w:rsid w:val="00FB7845"/>
    <w:rsid w:val="00FC0558"/>
    <w:rsid w:val="00FC09BE"/>
    <w:rsid w:val="00FC0A9D"/>
    <w:rsid w:val="00FC0F2D"/>
    <w:rsid w:val="00FC192A"/>
    <w:rsid w:val="00FC1BC2"/>
    <w:rsid w:val="00FC20B5"/>
    <w:rsid w:val="00FC20BC"/>
    <w:rsid w:val="00FC211C"/>
    <w:rsid w:val="00FC24C6"/>
    <w:rsid w:val="00FC2811"/>
    <w:rsid w:val="00FC2BB4"/>
    <w:rsid w:val="00FC2DCE"/>
    <w:rsid w:val="00FC301B"/>
    <w:rsid w:val="00FC326A"/>
    <w:rsid w:val="00FC367D"/>
    <w:rsid w:val="00FC3715"/>
    <w:rsid w:val="00FC37DA"/>
    <w:rsid w:val="00FC41CF"/>
    <w:rsid w:val="00FC45CB"/>
    <w:rsid w:val="00FC4D90"/>
    <w:rsid w:val="00FC54A1"/>
    <w:rsid w:val="00FC56B3"/>
    <w:rsid w:val="00FC56FD"/>
    <w:rsid w:val="00FC599F"/>
    <w:rsid w:val="00FC5F67"/>
    <w:rsid w:val="00FC631B"/>
    <w:rsid w:val="00FC66CC"/>
    <w:rsid w:val="00FC6A17"/>
    <w:rsid w:val="00FC6BBF"/>
    <w:rsid w:val="00FC6C94"/>
    <w:rsid w:val="00FC6CD7"/>
    <w:rsid w:val="00FC7662"/>
    <w:rsid w:val="00FC76E5"/>
    <w:rsid w:val="00FC799A"/>
    <w:rsid w:val="00FC79BF"/>
    <w:rsid w:val="00FC7D2F"/>
    <w:rsid w:val="00FD0D43"/>
    <w:rsid w:val="00FD11E9"/>
    <w:rsid w:val="00FD18CE"/>
    <w:rsid w:val="00FD1924"/>
    <w:rsid w:val="00FD1B74"/>
    <w:rsid w:val="00FD2475"/>
    <w:rsid w:val="00FD2C62"/>
    <w:rsid w:val="00FD2F97"/>
    <w:rsid w:val="00FD3EDA"/>
    <w:rsid w:val="00FD3F3C"/>
    <w:rsid w:val="00FD3FED"/>
    <w:rsid w:val="00FD4389"/>
    <w:rsid w:val="00FD55F2"/>
    <w:rsid w:val="00FD56C2"/>
    <w:rsid w:val="00FD5D09"/>
    <w:rsid w:val="00FD5DB4"/>
    <w:rsid w:val="00FD63DC"/>
    <w:rsid w:val="00FD6BF5"/>
    <w:rsid w:val="00FD7554"/>
    <w:rsid w:val="00FE0249"/>
    <w:rsid w:val="00FE0A02"/>
    <w:rsid w:val="00FE0A48"/>
    <w:rsid w:val="00FE0CAE"/>
    <w:rsid w:val="00FE108E"/>
    <w:rsid w:val="00FE1354"/>
    <w:rsid w:val="00FE13F8"/>
    <w:rsid w:val="00FE17A0"/>
    <w:rsid w:val="00FE17AC"/>
    <w:rsid w:val="00FE1A66"/>
    <w:rsid w:val="00FE21F9"/>
    <w:rsid w:val="00FE2476"/>
    <w:rsid w:val="00FE2B44"/>
    <w:rsid w:val="00FE2E08"/>
    <w:rsid w:val="00FE2F6B"/>
    <w:rsid w:val="00FE301C"/>
    <w:rsid w:val="00FE3A5F"/>
    <w:rsid w:val="00FE3DD6"/>
    <w:rsid w:val="00FE40E8"/>
    <w:rsid w:val="00FE42F8"/>
    <w:rsid w:val="00FE4620"/>
    <w:rsid w:val="00FE4773"/>
    <w:rsid w:val="00FE48A9"/>
    <w:rsid w:val="00FE4EA9"/>
    <w:rsid w:val="00FE509E"/>
    <w:rsid w:val="00FE559A"/>
    <w:rsid w:val="00FE7709"/>
    <w:rsid w:val="00FE7806"/>
    <w:rsid w:val="00FE79BB"/>
    <w:rsid w:val="00FF0290"/>
    <w:rsid w:val="00FF0393"/>
    <w:rsid w:val="00FF043E"/>
    <w:rsid w:val="00FF0E65"/>
    <w:rsid w:val="00FF1153"/>
    <w:rsid w:val="00FF21A5"/>
    <w:rsid w:val="00FF2F90"/>
    <w:rsid w:val="00FF3007"/>
    <w:rsid w:val="00FF3139"/>
    <w:rsid w:val="00FF387E"/>
    <w:rsid w:val="00FF3E41"/>
    <w:rsid w:val="00FF3E90"/>
    <w:rsid w:val="00FF3F1F"/>
    <w:rsid w:val="00FF4040"/>
    <w:rsid w:val="00FF41A3"/>
    <w:rsid w:val="00FF4464"/>
    <w:rsid w:val="00FF4DEF"/>
    <w:rsid w:val="00FF4E14"/>
    <w:rsid w:val="00FF554C"/>
    <w:rsid w:val="00FF58DB"/>
    <w:rsid w:val="00FF598D"/>
    <w:rsid w:val="00FF5C8A"/>
    <w:rsid w:val="00FF5DC7"/>
    <w:rsid w:val="00FF63B6"/>
    <w:rsid w:val="00FF6722"/>
    <w:rsid w:val="00FF6B27"/>
    <w:rsid w:val="00FF6B56"/>
    <w:rsid w:val="00FF6E0B"/>
    <w:rsid w:val="00FF6F2C"/>
    <w:rsid w:val="00FF7614"/>
    <w:rsid w:val="00FF7658"/>
    <w:rsid w:val="00FF7C9C"/>
    <w:rsid w:val="011C150D"/>
    <w:rsid w:val="0120A1FA"/>
    <w:rsid w:val="013F6F02"/>
    <w:rsid w:val="0163CD50"/>
    <w:rsid w:val="01BDBE2E"/>
    <w:rsid w:val="020DE5BE"/>
    <w:rsid w:val="02440219"/>
    <w:rsid w:val="026D7EFE"/>
    <w:rsid w:val="02F2E10C"/>
    <w:rsid w:val="03031373"/>
    <w:rsid w:val="030E0597"/>
    <w:rsid w:val="031AE7A6"/>
    <w:rsid w:val="0369634F"/>
    <w:rsid w:val="039B634B"/>
    <w:rsid w:val="03B3F8DF"/>
    <w:rsid w:val="03DA6992"/>
    <w:rsid w:val="04C72219"/>
    <w:rsid w:val="05165FC5"/>
    <w:rsid w:val="05DF23A0"/>
    <w:rsid w:val="06095960"/>
    <w:rsid w:val="0610300E"/>
    <w:rsid w:val="06227948"/>
    <w:rsid w:val="062B4547"/>
    <w:rsid w:val="0655E93F"/>
    <w:rsid w:val="06E1C963"/>
    <w:rsid w:val="06FCD573"/>
    <w:rsid w:val="0737C37F"/>
    <w:rsid w:val="07513756"/>
    <w:rsid w:val="0776E37B"/>
    <w:rsid w:val="07A4E919"/>
    <w:rsid w:val="07C4112E"/>
    <w:rsid w:val="08020655"/>
    <w:rsid w:val="080990A5"/>
    <w:rsid w:val="081C7744"/>
    <w:rsid w:val="08450458"/>
    <w:rsid w:val="087B1087"/>
    <w:rsid w:val="088CF112"/>
    <w:rsid w:val="089DB89C"/>
    <w:rsid w:val="089DE83E"/>
    <w:rsid w:val="08B6B155"/>
    <w:rsid w:val="08E6E809"/>
    <w:rsid w:val="08F2305E"/>
    <w:rsid w:val="0915F970"/>
    <w:rsid w:val="091DCDD2"/>
    <w:rsid w:val="094CA3C6"/>
    <w:rsid w:val="09529E2C"/>
    <w:rsid w:val="099BDC43"/>
    <w:rsid w:val="09CF3E6E"/>
    <w:rsid w:val="09E7F36D"/>
    <w:rsid w:val="0A0BD26B"/>
    <w:rsid w:val="0A2E277E"/>
    <w:rsid w:val="0A353849"/>
    <w:rsid w:val="0ACB44A6"/>
    <w:rsid w:val="0ADE4E3B"/>
    <w:rsid w:val="0AEDF330"/>
    <w:rsid w:val="0B99969F"/>
    <w:rsid w:val="0BB42C5D"/>
    <w:rsid w:val="0BDDDDE1"/>
    <w:rsid w:val="0C0E3185"/>
    <w:rsid w:val="0C78EF4B"/>
    <w:rsid w:val="0C9B03D1"/>
    <w:rsid w:val="0CEED186"/>
    <w:rsid w:val="0CFC2226"/>
    <w:rsid w:val="0D257ADF"/>
    <w:rsid w:val="0D74A51D"/>
    <w:rsid w:val="0DFDED06"/>
    <w:rsid w:val="0E57BF99"/>
    <w:rsid w:val="0EA03AD5"/>
    <w:rsid w:val="0EA6022C"/>
    <w:rsid w:val="0F9CD99D"/>
    <w:rsid w:val="0FA3E698"/>
    <w:rsid w:val="0FC572C8"/>
    <w:rsid w:val="0FF1EB74"/>
    <w:rsid w:val="102452FB"/>
    <w:rsid w:val="1035B4E8"/>
    <w:rsid w:val="10B9B8AA"/>
    <w:rsid w:val="10C56CCB"/>
    <w:rsid w:val="10FB69A4"/>
    <w:rsid w:val="11CB52EA"/>
    <w:rsid w:val="11F0B2D4"/>
    <w:rsid w:val="12359971"/>
    <w:rsid w:val="1257C696"/>
    <w:rsid w:val="12735C69"/>
    <w:rsid w:val="1278F797"/>
    <w:rsid w:val="12A314E1"/>
    <w:rsid w:val="12AB3733"/>
    <w:rsid w:val="130D3E6E"/>
    <w:rsid w:val="13BCBE21"/>
    <w:rsid w:val="13DF9DD1"/>
    <w:rsid w:val="13E1AF5C"/>
    <w:rsid w:val="13F586C5"/>
    <w:rsid w:val="1407413D"/>
    <w:rsid w:val="143265D6"/>
    <w:rsid w:val="1481BEEE"/>
    <w:rsid w:val="14BED8B6"/>
    <w:rsid w:val="14BF8394"/>
    <w:rsid w:val="14C1707B"/>
    <w:rsid w:val="14E5D7E8"/>
    <w:rsid w:val="14F2929C"/>
    <w:rsid w:val="14F51ED0"/>
    <w:rsid w:val="14FD4769"/>
    <w:rsid w:val="1557947F"/>
    <w:rsid w:val="1561494B"/>
    <w:rsid w:val="15A729BF"/>
    <w:rsid w:val="160258D1"/>
    <w:rsid w:val="16448AB5"/>
    <w:rsid w:val="166F32EA"/>
    <w:rsid w:val="167D3B25"/>
    <w:rsid w:val="16A8EFEF"/>
    <w:rsid w:val="16F079C0"/>
    <w:rsid w:val="173A91AD"/>
    <w:rsid w:val="174FE9C5"/>
    <w:rsid w:val="178A690B"/>
    <w:rsid w:val="1797C88E"/>
    <w:rsid w:val="17C1FC17"/>
    <w:rsid w:val="180910F6"/>
    <w:rsid w:val="18207FA1"/>
    <w:rsid w:val="186FD04A"/>
    <w:rsid w:val="187A18C8"/>
    <w:rsid w:val="188C13D8"/>
    <w:rsid w:val="18DF309A"/>
    <w:rsid w:val="18E8C1B3"/>
    <w:rsid w:val="18F6106E"/>
    <w:rsid w:val="19629A05"/>
    <w:rsid w:val="196E7106"/>
    <w:rsid w:val="19887C46"/>
    <w:rsid w:val="19AEC77B"/>
    <w:rsid w:val="1A20971B"/>
    <w:rsid w:val="1A5DADD2"/>
    <w:rsid w:val="1A7D892C"/>
    <w:rsid w:val="1A8FCCED"/>
    <w:rsid w:val="1A9F54B0"/>
    <w:rsid w:val="1AA52BAC"/>
    <w:rsid w:val="1B292D9C"/>
    <w:rsid w:val="1BE05D0C"/>
    <w:rsid w:val="1C271A3D"/>
    <w:rsid w:val="1C37149D"/>
    <w:rsid w:val="1C57BC0E"/>
    <w:rsid w:val="1CAE1EEE"/>
    <w:rsid w:val="1CBC9DB4"/>
    <w:rsid w:val="1CF876D4"/>
    <w:rsid w:val="1D14A0FA"/>
    <w:rsid w:val="1D875E13"/>
    <w:rsid w:val="1D9FD45D"/>
    <w:rsid w:val="1E1264F6"/>
    <w:rsid w:val="1E1F98A6"/>
    <w:rsid w:val="1E2F72C2"/>
    <w:rsid w:val="1E4B1A2D"/>
    <w:rsid w:val="1E520EE6"/>
    <w:rsid w:val="1E6EB539"/>
    <w:rsid w:val="1EB7054F"/>
    <w:rsid w:val="1EC91615"/>
    <w:rsid w:val="1F063F9E"/>
    <w:rsid w:val="1F59F422"/>
    <w:rsid w:val="1F5A98FF"/>
    <w:rsid w:val="1F996B4E"/>
    <w:rsid w:val="2004AD32"/>
    <w:rsid w:val="20748892"/>
    <w:rsid w:val="2099555D"/>
    <w:rsid w:val="20E7BC85"/>
    <w:rsid w:val="20FD6EAD"/>
    <w:rsid w:val="20FE13E0"/>
    <w:rsid w:val="21283D74"/>
    <w:rsid w:val="215D9190"/>
    <w:rsid w:val="216A8385"/>
    <w:rsid w:val="2178B66C"/>
    <w:rsid w:val="2194FA9E"/>
    <w:rsid w:val="219D8E39"/>
    <w:rsid w:val="21E0FFB2"/>
    <w:rsid w:val="21E53F03"/>
    <w:rsid w:val="222D75EE"/>
    <w:rsid w:val="225E2937"/>
    <w:rsid w:val="22E01002"/>
    <w:rsid w:val="22E27630"/>
    <w:rsid w:val="2315CBC8"/>
    <w:rsid w:val="23984EBA"/>
    <w:rsid w:val="23B88E80"/>
    <w:rsid w:val="23C6AFF2"/>
    <w:rsid w:val="23CECBE0"/>
    <w:rsid w:val="2491D503"/>
    <w:rsid w:val="24B6E11F"/>
    <w:rsid w:val="24BE8FE8"/>
    <w:rsid w:val="24E940D1"/>
    <w:rsid w:val="2554AC8C"/>
    <w:rsid w:val="25BB4422"/>
    <w:rsid w:val="25BF6F5A"/>
    <w:rsid w:val="25D24792"/>
    <w:rsid w:val="25E405BF"/>
    <w:rsid w:val="26027A65"/>
    <w:rsid w:val="26099635"/>
    <w:rsid w:val="260FDAFF"/>
    <w:rsid w:val="265AAE5F"/>
    <w:rsid w:val="267098EC"/>
    <w:rsid w:val="269691F1"/>
    <w:rsid w:val="26BD08C8"/>
    <w:rsid w:val="26D8AED0"/>
    <w:rsid w:val="2704F355"/>
    <w:rsid w:val="271EDAD7"/>
    <w:rsid w:val="27660CED"/>
    <w:rsid w:val="27692EBA"/>
    <w:rsid w:val="2779F661"/>
    <w:rsid w:val="27CF23D2"/>
    <w:rsid w:val="281E2BC9"/>
    <w:rsid w:val="285F38BB"/>
    <w:rsid w:val="28937768"/>
    <w:rsid w:val="28A57C3B"/>
    <w:rsid w:val="28DAD0E2"/>
    <w:rsid w:val="28E9D930"/>
    <w:rsid w:val="29247DA6"/>
    <w:rsid w:val="2961CB93"/>
    <w:rsid w:val="298AAC74"/>
    <w:rsid w:val="29908145"/>
    <w:rsid w:val="299E9DD9"/>
    <w:rsid w:val="29DD41E9"/>
    <w:rsid w:val="29F8F26B"/>
    <w:rsid w:val="2A1B2616"/>
    <w:rsid w:val="2A352566"/>
    <w:rsid w:val="2A3850E0"/>
    <w:rsid w:val="2A893D44"/>
    <w:rsid w:val="2ADC76C7"/>
    <w:rsid w:val="2B1746D9"/>
    <w:rsid w:val="2B21CF95"/>
    <w:rsid w:val="2B32C504"/>
    <w:rsid w:val="2B430AE9"/>
    <w:rsid w:val="2B59A94E"/>
    <w:rsid w:val="2B656EA6"/>
    <w:rsid w:val="2B70AFA3"/>
    <w:rsid w:val="2B7C4600"/>
    <w:rsid w:val="2BA355DB"/>
    <w:rsid w:val="2BB20A78"/>
    <w:rsid w:val="2BC6E75F"/>
    <w:rsid w:val="2C355E7D"/>
    <w:rsid w:val="2C3FD76F"/>
    <w:rsid w:val="2C604511"/>
    <w:rsid w:val="2CD801B3"/>
    <w:rsid w:val="2D103DF5"/>
    <w:rsid w:val="2D25DBFB"/>
    <w:rsid w:val="2D34A943"/>
    <w:rsid w:val="2D5245C5"/>
    <w:rsid w:val="2D52E114"/>
    <w:rsid w:val="2D6BF82B"/>
    <w:rsid w:val="2D847663"/>
    <w:rsid w:val="2D8E1866"/>
    <w:rsid w:val="2DC5CE06"/>
    <w:rsid w:val="2DF5283F"/>
    <w:rsid w:val="2E3A2150"/>
    <w:rsid w:val="2E4FCE82"/>
    <w:rsid w:val="2E8966D0"/>
    <w:rsid w:val="2E9C0187"/>
    <w:rsid w:val="2EAA25A6"/>
    <w:rsid w:val="2ECC0C02"/>
    <w:rsid w:val="2ED7A62D"/>
    <w:rsid w:val="2EF0E2D3"/>
    <w:rsid w:val="2F0033DD"/>
    <w:rsid w:val="2F5119C2"/>
    <w:rsid w:val="2F6713ED"/>
    <w:rsid w:val="2F818EE3"/>
    <w:rsid w:val="2FE21944"/>
    <w:rsid w:val="2FF4EF8F"/>
    <w:rsid w:val="2FFBE495"/>
    <w:rsid w:val="3019A066"/>
    <w:rsid w:val="305778A5"/>
    <w:rsid w:val="30929877"/>
    <w:rsid w:val="312B9063"/>
    <w:rsid w:val="3150A58B"/>
    <w:rsid w:val="31BE6CA0"/>
    <w:rsid w:val="31D30D6C"/>
    <w:rsid w:val="31E60A60"/>
    <w:rsid w:val="3233B679"/>
    <w:rsid w:val="324DB25E"/>
    <w:rsid w:val="326F19FA"/>
    <w:rsid w:val="32B886D6"/>
    <w:rsid w:val="32C92DA6"/>
    <w:rsid w:val="32E73979"/>
    <w:rsid w:val="33083CCC"/>
    <w:rsid w:val="33110F1C"/>
    <w:rsid w:val="332505E5"/>
    <w:rsid w:val="333F26F5"/>
    <w:rsid w:val="335FF6D3"/>
    <w:rsid w:val="337C1486"/>
    <w:rsid w:val="3381C991"/>
    <w:rsid w:val="33E68FE0"/>
    <w:rsid w:val="34095A30"/>
    <w:rsid w:val="3425DF0A"/>
    <w:rsid w:val="3437CE1F"/>
    <w:rsid w:val="3445DC21"/>
    <w:rsid w:val="34614BB4"/>
    <w:rsid w:val="3477DB25"/>
    <w:rsid w:val="34963E1A"/>
    <w:rsid w:val="3497CB64"/>
    <w:rsid w:val="34F45A4B"/>
    <w:rsid w:val="3502D00C"/>
    <w:rsid w:val="35072638"/>
    <w:rsid w:val="355582DB"/>
    <w:rsid w:val="3570CE5D"/>
    <w:rsid w:val="357AA40E"/>
    <w:rsid w:val="35AC047A"/>
    <w:rsid w:val="35F1B2C4"/>
    <w:rsid w:val="3602274D"/>
    <w:rsid w:val="361BC69C"/>
    <w:rsid w:val="362CC8C9"/>
    <w:rsid w:val="364E7466"/>
    <w:rsid w:val="36634B28"/>
    <w:rsid w:val="36918B2C"/>
    <w:rsid w:val="36AC6AA8"/>
    <w:rsid w:val="36AE97A1"/>
    <w:rsid w:val="36B16FBD"/>
    <w:rsid w:val="36F9CF2A"/>
    <w:rsid w:val="3708161F"/>
    <w:rsid w:val="37BA3A84"/>
    <w:rsid w:val="37DC2968"/>
    <w:rsid w:val="382A704E"/>
    <w:rsid w:val="3869065E"/>
    <w:rsid w:val="3872437C"/>
    <w:rsid w:val="38753ACE"/>
    <w:rsid w:val="38AC46ED"/>
    <w:rsid w:val="38CDE4AC"/>
    <w:rsid w:val="38DF689E"/>
    <w:rsid w:val="38FB8975"/>
    <w:rsid w:val="38FE3AB0"/>
    <w:rsid w:val="3938A430"/>
    <w:rsid w:val="394ACCAD"/>
    <w:rsid w:val="3979E7F7"/>
    <w:rsid w:val="39A37EDB"/>
    <w:rsid w:val="39A8A519"/>
    <w:rsid w:val="39B0991B"/>
    <w:rsid w:val="39EE7DB9"/>
    <w:rsid w:val="3A05A215"/>
    <w:rsid w:val="3A0DEEE4"/>
    <w:rsid w:val="3A831B1E"/>
    <w:rsid w:val="3A85AAE6"/>
    <w:rsid w:val="3AC821B3"/>
    <w:rsid w:val="3AE9BE2C"/>
    <w:rsid w:val="3B08EF0C"/>
    <w:rsid w:val="3BE1C495"/>
    <w:rsid w:val="3BE614EB"/>
    <w:rsid w:val="3BF17E94"/>
    <w:rsid w:val="3BF4A937"/>
    <w:rsid w:val="3C4C1A8F"/>
    <w:rsid w:val="3C50B88C"/>
    <w:rsid w:val="3C8F7D22"/>
    <w:rsid w:val="3C915C0F"/>
    <w:rsid w:val="3C9B2B5A"/>
    <w:rsid w:val="3CDD2147"/>
    <w:rsid w:val="3DE7EB52"/>
    <w:rsid w:val="3E32F8AC"/>
    <w:rsid w:val="3E501FBC"/>
    <w:rsid w:val="3EA1994A"/>
    <w:rsid w:val="3ECC8F47"/>
    <w:rsid w:val="3ED884CB"/>
    <w:rsid w:val="3EE5044C"/>
    <w:rsid w:val="3EE571A9"/>
    <w:rsid w:val="3F0DB22A"/>
    <w:rsid w:val="3F398424"/>
    <w:rsid w:val="3F5D5EDA"/>
    <w:rsid w:val="3F8F72AD"/>
    <w:rsid w:val="3FB67476"/>
    <w:rsid w:val="3FBB1870"/>
    <w:rsid w:val="3FC1F71C"/>
    <w:rsid w:val="3FD2102B"/>
    <w:rsid w:val="40224665"/>
    <w:rsid w:val="40490466"/>
    <w:rsid w:val="405E1067"/>
    <w:rsid w:val="40CEC5B4"/>
    <w:rsid w:val="40E67450"/>
    <w:rsid w:val="41A5C6FA"/>
    <w:rsid w:val="41B789B8"/>
    <w:rsid w:val="42358E13"/>
    <w:rsid w:val="4274450B"/>
    <w:rsid w:val="427FAF9F"/>
    <w:rsid w:val="428F441F"/>
    <w:rsid w:val="42D00023"/>
    <w:rsid w:val="42F10C20"/>
    <w:rsid w:val="43F9A77C"/>
    <w:rsid w:val="44392B10"/>
    <w:rsid w:val="444052F8"/>
    <w:rsid w:val="4475ACD3"/>
    <w:rsid w:val="44B53A16"/>
    <w:rsid w:val="44EAFF53"/>
    <w:rsid w:val="44FD258D"/>
    <w:rsid w:val="4501A0CA"/>
    <w:rsid w:val="4501ED72"/>
    <w:rsid w:val="4532657C"/>
    <w:rsid w:val="453F90F7"/>
    <w:rsid w:val="4562BA2D"/>
    <w:rsid w:val="456FFBF2"/>
    <w:rsid w:val="45CAA552"/>
    <w:rsid w:val="45FB9400"/>
    <w:rsid w:val="461F6F64"/>
    <w:rsid w:val="4641EE53"/>
    <w:rsid w:val="466D1FB7"/>
    <w:rsid w:val="466E598D"/>
    <w:rsid w:val="4697D53A"/>
    <w:rsid w:val="46AD4DDC"/>
    <w:rsid w:val="46F50972"/>
    <w:rsid w:val="46FC1A80"/>
    <w:rsid w:val="4753966A"/>
    <w:rsid w:val="47A04B58"/>
    <w:rsid w:val="47C56D37"/>
    <w:rsid w:val="47F1BEBC"/>
    <w:rsid w:val="481EB75F"/>
    <w:rsid w:val="484DBEA0"/>
    <w:rsid w:val="4879A844"/>
    <w:rsid w:val="48955ACD"/>
    <w:rsid w:val="48987729"/>
    <w:rsid w:val="489AABAB"/>
    <w:rsid w:val="48EAC783"/>
    <w:rsid w:val="4920A550"/>
    <w:rsid w:val="49763579"/>
    <w:rsid w:val="499FA382"/>
    <w:rsid w:val="49A5264C"/>
    <w:rsid w:val="49DA805B"/>
    <w:rsid w:val="49ECC6B0"/>
    <w:rsid w:val="49FEB73A"/>
    <w:rsid w:val="4A2FC7BD"/>
    <w:rsid w:val="4A4CCD3B"/>
    <w:rsid w:val="4A5B129E"/>
    <w:rsid w:val="4A5CEBFB"/>
    <w:rsid w:val="4AEC12B4"/>
    <w:rsid w:val="4B14C1D2"/>
    <w:rsid w:val="4B6F25D8"/>
    <w:rsid w:val="4C377ACB"/>
    <w:rsid w:val="4C6E5039"/>
    <w:rsid w:val="4C7C4732"/>
    <w:rsid w:val="4CC48083"/>
    <w:rsid w:val="4D54A8A6"/>
    <w:rsid w:val="4D5F7395"/>
    <w:rsid w:val="4D64934A"/>
    <w:rsid w:val="4D888599"/>
    <w:rsid w:val="4D967C4C"/>
    <w:rsid w:val="4DD58B9A"/>
    <w:rsid w:val="4DDB2ED7"/>
    <w:rsid w:val="4DDFC110"/>
    <w:rsid w:val="4E0EDC1C"/>
    <w:rsid w:val="4E493132"/>
    <w:rsid w:val="4E627A7C"/>
    <w:rsid w:val="4F383B1F"/>
    <w:rsid w:val="4F546967"/>
    <w:rsid w:val="4FBE913A"/>
    <w:rsid w:val="4FEF61C2"/>
    <w:rsid w:val="5014CE81"/>
    <w:rsid w:val="502732D2"/>
    <w:rsid w:val="505AC1AD"/>
    <w:rsid w:val="5069F0FB"/>
    <w:rsid w:val="508349E7"/>
    <w:rsid w:val="50A6CDDD"/>
    <w:rsid w:val="5144EE30"/>
    <w:rsid w:val="5146B9F7"/>
    <w:rsid w:val="51552EFD"/>
    <w:rsid w:val="517E0736"/>
    <w:rsid w:val="51E16186"/>
    <w:rsid w:val="521885DC"/>
    <w:rsid w:val="525EF546"/>
    <w:rsid w:val="5263098A"/>
    <w:rsid w:val="530B7EE0"/>
    <w:rsid w:val="53445EDD"/>
    <w:rsid w:val="539AF65E"/>
    <w:rsid w:val="5408641D"/>
    <w:rsid w:val="54141F2A"/>
    <w:rsid w:val="542295DF"/>
    <w:rsid w:val="547B070D"/>
    <w:rsid w:val="554BC3D7"/>
    <w:rsid w:val="55AADE19"/>
    <w:rsid w:val="55DC56B0"/>
    <w:rsid w:val="55F7CE32"/>
    <w:rsid w:val="55FF40BE"/>
    <w:rsid w:val="56149358"/>
    <w:rsid w:val="56953F63"/>
    <w:rsid w:val="56C764E6"/>
    <w:rsid w:val="56D7F0E1"/>
    <w:rsid w:val="56F3507A"/>
    <w:rsid w:val="570281D4"/>
    <w:rsid w:val="57D3DB6E"/>
    <w:rsid w:val="5822C608"/>
    <w:rsid w:val="5832B35F"/>
    <w:rsid w:val="586582AA"/>
    <w:rsid w:val="58C70D57"/>
    <w:rsid w:val="58EE15E0"/>
    <w:rsid w:val="58F18069"/>
    <w:rsid w:val="58F77409"/>
    <w:rsid w:val="595611B4"/>
    <w:rsid w:val="596C39BB"/>
    <w:rsid w:val="5992043B"/>
    <w:rsid w:val="599FD195"/>
    <w:rsid w:val="59AAD39F"/>
    <w:rsid w:val="59B8F3D6"/>
    <w:rsid w:val="59DF65F6"/>
    <w:rsid w:val="59EF425A"/>
    <w:rsid w:val="5A4A8605"/>
    <w:rsid w:val="5A64847E"/>
    <w:rsid w:val="5A796C90"/>
    <w:rsid w:val="5AB5FCF9"/>
    <w:rsid w:val="5AFEFF57"/>
    <w:rsid w:val="5B00DE7E"/>
    <w:rsid w:val="5B1B8361"/>
    <w:rsid w:val="5B5B5716"/>
    <w:rsid w:val="5BC269E2"/>
    <w:rsid w:val="5C1D25DF"/>
    <w:rsid w:val="5C2BE663"/>
    <w:rsid w:val="5C2C75C6"/>
    <w:rsid w:val="5C38A5CD"/>
    <w:rsid w:val="5C47BAE7"/>
    <w:rsid w:val="5C6598B3"/>
    <w:rsid w:val="5C6C0F90"/>
    <w:rsid w:val="5CB00C6A"/>
    <w:rsid w:val="5CD37748"/>
    <w:rsid w:val="5D0CCBFD"/>
    <w:rsid w:val="5D29C294"/>
    <w:rsid w:val="5D42EABB"/>
    <w:rsid w:val="5D63B367"/>
    <w:rsid w:val="5D7444DD"/>
    <w:rsid w:val="5D84B835"/>
    <w:rsid w:val="5D9621EE"/>
    <w:rsid w:val="5DC3B6FA"/>
    <w:rsid w:val="5DC99DE7"/>
    <w:rsid w:val="5E421383"/>
    <w:rsid w:val="5E4888CB"/>
    <w:rsid w:val="5E5DA830"/>
    <w:rsid w:val="5E9BEDD1"/>
    <w:rsid w:val="5EB53B80"/>
    <w:rsid w:val="5ED20FA4"/>
    <w:rsid w:val="5F130FCB"/>
    <w:rsid w:val="5F267B23"/>
    <w:rsid w:val="5F6C96C3"/>
    <w:rsid w:val="5F7A0D23"/>
    <w:rsid w:val="5F8AE9CF"/>
    <w:rsid w:val="5FB088F5"/>
    <w:rsid w:val="5FE53CB0"/>
    <w:rsid w:val="5FFCD84D"/>
    <w:rsid w:val="600626A4"/>
    <w:rsid w:val="600E8B08"/>
    <w:rsid w:val="60499404"/>
    <w:rsid w:val="6078B07F"/>
    <w:rsid w:val="608025D9"/>
    <w:rsid w:val="60882C04"/>
    <w:rsid w:val="6170D547"/>
    <w:rsid w:val="6178B386"/>
    <w:rsid w:val="61A9AAAE"/>
    <w:rsid w:val="61D8E51E"/>
    <w:rsid w:val="6260F80C"/>
    <w:rsid w:val="62746EEC"/>
    <w:rsid w:val="6306B319"/>
    <w:rsid w:val="633A3571"/>
    <w:rsid w:val="63830868"/>
    <w:rsid w:val="63955385"/>
    <w:rsid w:val="639A540A"/>
    <w:rsid w:val="63B867B7"/>
    <w:rsid w:val="640FF06D"/>
    <w:rsid w:val="6477DFC7"/>
    <w:rsid w:val="64AAF6FF"/>
    <w:rsid w:val="64F2191D"/>
    <w:rsid w:val="64F78BEB"/>
    <w:rsid w:val="653C8E2B"/>
    <w:rsid w:val="6546C586"/>
    <w:rsid w:val="655023E9"/>
    <w:rsid w:val="6568EB28"/>
    <w:rsid w:val="6596BAEE"/>
    <w:rsid w:val="65C2C87E"/>
    <w:rsid w:val="665C082D"/>
    <w:rsid w:val="66A66A16"/>
    <w:rsid w:val="66A956BC"/>
    <w:rsid w:val="66ACDFE8"/>
    <w:rsid w:val="66B3505A"/>
    <w:rsid w:val="66FF60B7"/>
    <w:rsid w:val="6705586B"/>
    <w:rsid w:val="677B43FF"/>
    <w:rsid w:val="67FBE230"/>
    <w:rsid w:val="680DD6AD"/>
    <w:rsid w:val="681B361A"/>
    <w:rsid w:val="6856E1F6"/>
    <w:rsid w:val="686B7179"/>
    <w:rsid w:val="68D601F5"/>
    <w:rsid w:val="68E5730E"/>
    <w:rsid w:val="68E8EDDE"/>
    <w:rsid w:val="6A0D969A"/>
    <w:rsid w:val="6A226E11"/>
    <w:rsid w:val="6A86A13F"/>
    <w:rsid w:val="6A90EEC5"/>
    <w:rsid w:val="6AC32832"/>
    <w:rsid w:val="6AC3CB7D"/>
    <w:rsid w:val="6ACBCF4C"/>
    <w:rsid w:val="6AF7D389"/>
    <w:rsid w:val="6B20DE46"/>
    <w:rsid w:val="6B5A69A1"/>
    <w:rsid w:val="6BE56651"/>
    <w:rsid w:val="6C2CCDDA"/>
    <w:rsid w:val="6C40980A"/>
    <w:rsid w:val="6C8495F1"/>
    <w:rsid w:val="6CAABF81"/>
    <w:rsid w:val="6CB80704"/>
    <w:rsid w:val="6D31C854"/>
    <w:rsid w:val="6D3FF951"/>
    <w:rsid w:val="6D6ACA4E"/>
    <w:rsid w:val="6DF6DC4D"/>
    <w:rsid w:val="6E5CB5D6"/>
    <w:rsid w:val="6E91DE0C"/>
    <w:rsid w:val="6EA9A751"/>
    <w:rsid w:val="6ED7CF8E"/>
    <w:rsid w:val="6F225A9E"/>
    <w:rsid w:val="6F819195"/>
    <w:rsid w:val="6FB83C8C"/>
    <w:rsid w:val="703748E0"/>
    <w:rsid w:val="703A29E5"/>
    <w:rsid w:val="704C399E"/>
    <w:rsid w:val="704D0619"/>
    <w:rsid w:val="70636CCA"/>
    <w:rsid w:val="70732E0C"/>
    <w:rsid w:val="709BA485"/>
    <w:rsid w:val="70CFC3AC"/>
    <w:rsid w:val="70D17FD5"/>
    <w:rsid w:val="70DC7663"/>
    <w:rsid w:val="71013C70"/>
    <w:rsid w:val="71825C6C"/>
    <w:rsid w:val="71C79A50"/>
    <w:rsid w:val="71CBADF1"/>
    <w:rsid w:val="720B04A3"/>
    <w:rsid w:val="722728B0"/>
    <w:rsid w:val="7230EF43"/>
    <w:rsid w:val="72691B89"/>
    <w:rsid w:val="7273193E"/>
    <w:rsid w:val="728B714F"/>
    <w:rsid w:val="72BDF9F6"/>
    <w:rsid w:val="72BE911B"/>
    <w:rsid w:val="72D53B0D"/>
    <w:rsid w:val="733011BE"/>
    <w:rsid w:val="736DC43D"/>
    <w:rsid w:val="73731ABB"/>
    <w:rsid w:val="739542DE"/>
    <w:rsid w:val="73979B35"/>
    <w:rsid w:val="73C89BF3"/>
    <w:rsid w:val="73F35DB5"/>
    <w:rsid w:val="743FE75E"/>
    <w:rsid w:val="74458CC0"/>
    <w:rsid w:val="746883E2"/>
    <w:rsid w:val="74AEE988"/>
    <w:rsid w:val="74B1B1AA"/>
    <w:rsid w:val="74B49E09"/>
    <w:rsid w:val="74C7E635"/>
    <w:rsid w:val="74DA2F49"/>
    <w:rsid w:val="74FE3A92"/>
    <w:rsid w:val="757D9821"/>
    <w:rsid w:val="7590434A"/>
    <w:rsid w:val="75B0396D"/>
    <w:rsid w:val="760C78D2"/>
    <w:rsid w:val="761D17BD"/>
    <w:rsid w:val="767D9343"/>
    <w:rsid w:val="76B977EA"/>
    <w:rsid w:val="76D51C28"/>
    <w:rsid w:val="76DB0A95"/>
    <w:rsid w:val="7733EDB2"/>
    <w:rsid w:val="775AB90B"/>
    <w:rsid w:val="779675F8"/>
    <w:rsid w:val="7800CADF"/>
    <w:rsid w:val="782DBA85"/>
    <w:rsid w:val="78B3038C"/>
    <w:rsid w:val="78C07310"/>
    <w:rsid w:val="78C86FFC"/>
    <w:rsid w:val="7917FBD7"/>
    <w:rsid w:val="7928C4D7"/>
    <w:rsid w:val="79329DB1"/>
    <w:rsid w:val="793B8446"/>
    <w:rsid w:val="793F8293"/>
    <w:rsid w:val="7945485C"/>
    <w:rsid w:val="79585442"/>
    <w:rsid w:val="7996E028"/>
    <w:rsid w:val="79F9F1C6"/>
    <w:rsid w:val="7A9172DE"/>
    <w:rsid w:val="7AB70C9D"/>
    <w:rsid w:val="7AE9BC11"/>
    <w:rsid w:val="7AEFE5EB"/>
    <w:rsid w:val="7AF1F73E"/>
    <w:rsid w:val="7B2BA557"/>
    <w:rsid w:val="7B31C34A"/>
    <w:rsid w:val="7BC9DC75"/>
    <w:rsid w:val="7C00431B"/>
    <w:rsid w:val="7C8E4126"/>
    <w:rsid w:val="7C980B63"/>
    <w:rsid w:val="7C9BB824"/>
    <w:rsid w:val="7CB5D8E1"/>
    <w:rsid w:val="7CB956B2"/>
    <w:rsid w:val="7CBDBFD4"/>
    <w:rsid w:val="7D1B2D31"/>
    <w:rsid w:val="7D57D6A5"/>
    <w:rsid w:val="7D5CB534"/>
    <w:rsid w:val="7D5EB745"/>
    <w:rsid w:val="7DC89E8E"/>
    <w:rsid w:val="7DDE7645"/>
    <w:rsid w:val="7DE89DE8"/>
    <w:rsid w:val="7E435F57"/>
    <w:rsid w:val="7E7E2D12"/>
    <w:rsid w:val="7F075D9D"/>
    <w:rsid w:val="7F86EA90"/>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0A76C3C7"/>
  <w15:chartTrackingRefBased/>
  <w15:docId w15:val="{2A6513E3-B1EE-41FF-87BD-4D6C4E28C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3421"/>
    <w:pPr>
      <w:spacing w:after="200" w:line="276" w:lineRule="auto"/>
    </w:pPr>
    <w:rPr>
      <w:rFonts w:asciiTheme="minorBidi" w:eastAsiaTheme="minorEastAsia" w:hAnsiTheme="minorBidi"/>
      <w:kern w:val="0"/>
      <w:sz w:val="20"/>
      <w:szCs w:val="22"/>
      <w:lang w:val="de-CH" w:eastAsia="zh-CN"/>
      <w14:ligatures w14:val="none"/>
    </w:rPr>
  </w:style>
  <w:style w:type="paragraph" w:styleId="Heading1">
    <w:name w:val="heading 1"/>
    <w:basedOn w:val="Normal"/>
    <w:next w:val="Normal"/>
    <w:link w:val="Heading1Char"/>
    <w:uiPriority w:val="9"/>
    <w:qFormat/>
    <w:rsid w:val="00CF59B7"/>
    <w:pPr>
      <w:keepNext/>
      <w:keepLines/>
      <w:numPr>
        <w:numId w:val="34"/>
      </w:numPr>
      <w:spacing w:before="360" w:after="80"/>
      <w:outlineLvl w:val="0"/>
    </w:pPr>
    <w:rPr>
      <w:rFonts w:eastAsiaTheme="majorEastAsia" w:cstheme="majorBidi"/>
      <w:color w:val="0F4761" w:themeColor="accent1" w:themeShade="BF"/>
      <w:sz w:val="28"/>
      <w:szCs w:val="40"/>
    </w:rPr>
  </w:style>
  <w:style w:type="paragraph" w:styleId="Heading2">
    <w:name w:val="heading 2"/>
    <w:basedOn w:val="Normal"/>
    <w:next w:val="Normal"/>
    <w:link w:val="Heading2Char"/>
    <w:uiPriority w:val="9"/>
    <w:unhideWhenUsed/>
    <w:qFormat/>
    <w:rsid w:val="0048322A"/>
    <w:pPr>
      <w:keepNext/>
      <w:keepLines/>
      <w:numPr>
        <w:ilvl w:val="1"/>
        <w:numId w:val="34"/>
      </w:numPr>
      <w:spacing w:before="160" w:after="80"/>
      <w:outlineLvl w:val="1"/>
    </w:pPr>
    <w:rPr>
      <w:rFonts w:eastAsiaTheme="majorEastAsia" w:cstheme="majorBidi"/>
      <w:color w:val="0F4761" w:themeColor="accent1" w:themeShade="BF"/>
      <w:sz w:val="24"/>
      <w:szCs w:val="32"/>
    </w:rPr>
  </w:style>
  <w:style w:type="paragraph" w:styleId="Heading3">
    <w:name w:val="heading 3"/>
    <w:basedOn w:val="Normal"/>
    <w:next w:val="Normal"/>
    <w:link w:val="Heading3Char"/>
    <w:uiPriority w:val="9"/>
    <w:unhideWhenUsed/>
    <w:qFormat/>
    <w:rsid w:val="00785BFE"/>
    <w:pPr>
      <w:keepNext/>
      <w:keepLines/>
      <w:numPr>
        <w:ilvl w:val="2"/>
        <w:numId w:val="34"/>
      </w:numPr>
      <w:spacing w:before="160" w:after="80"/>
      <w:outlineLvl w:val="2"/>
    </w:pPr>
    <w:rPr>
      <w:rFonts w:eastAsiaTheme="majorEastAsia" w:cstheme="majorBidi"/>
      <w:color w:val="0F4761" w:themeColor="accent1" w:themeShade="BF"/>
      <w:sz w:val="22"/>
      <w:szCs w:val="28"/>
    </w:rPr>
  </w:style>
  <w:style w:type="paragraph" w:styleId="Heading4">
    <w:name w:val="heading 4"/>
    <w:basedOn w:val="Normal"/>
    <w:next w:val="Normal"/>
    <w:link w:val="Heading4Char"/>
    <w:uiPriority w:val="9"/>
    <w:unhideWhenUsed/>
    <w:qFormat/>
    <w:rsid w:val="00785BFE"/>
    <w:pPr>
      <w:keepNext/>
      <w:keepLines/>
      <w:numPr>
        <w:ilvl w:val="3"/>
        <w:numId w:val="34"/>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5BFE"/>
    <w:pPr>
      <w:keepNext/>
      <w:keepLines/>
      <w:numPr>
        <w:ilvl w:val="4"/>
        <w:numId w:val="34"/>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5BFE"/>
    <w:pPr>
      <w:keepNext/>
      <w:keepLines/>
      <w:numPr>
        <w:ilvl w:val="5"/>
        <w:numId w:val="34"/>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BFE"/>
    <w:pPr>
      <w:keepNext/>
      <w:keepLines/>
      <w:numPr>
        <w:ilvl w:val="6"/>
        <w:numId w:val="34"/>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BFE"/>
    <w:pPr>
      <w:keepNext/>
      <w:keepLines/>
      <w:numPr>
        <w:ilvl w:val="7"/>
        <w:numId w:val="34"/>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BFE"/>
    <w:pPr>
      <w:keepNext/>
      <w:keepLines/>
      <w:numPr>
        <w:ilvl w:val="8"/>
        <w:numId w:val="34"/>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9B7"/>
    <w:rPr>
      <w:rFonts w:asciiTheme="minorBidi" w:eastAsiaTheme="majorEastAsia" w:hAnsiTheme="minorBidi" w:cstheme="majorBidi"/>
      <w:color w:val="0F4761" w:themeColor="accent1" w:themeShade="BF"/>
      <w:kern w:val="0"/>
      <w:sz w:val="28"/>
      <w:szCs w:val="40"/>
      <w:lang w:val="de-CH" w:eastAsia="zh-CN"/>
      <w14:ligatures w14:val="none"/>
    </w:rPr>
  </w:style>
  <w:style w:type="character" w:customStyle="1" w:styleId="Heading2Char">
    <w:name w:val="Heading 2 Char"/>
    <w:basedOn w:val="DefaultParagraphFont"/>
    <w:link w:val="Heading2"/>
    <w:uiPriority w:val="9"/>
    <w:rsid w:val="0048322A"/>
    <w:rPr>
      <w:rFonts w:asciiTheme="minorBidi" w:eastAsiaTheme="majorEastAsia" w:hAnsiTheme="minorBidi" w:cstheme="majorBidi"/>
      <w:color w:val="0F4761" w:themeColor="accent1" w:themeShade="BF"/>
      <w:kern w:val="0"/>
      <w:szCs w:val="32"/>
      <w:lang w:val="de-CH" w:eastAsia="zh-CN"/>
      <w14:ligatures w14:val="none"/>
    </w:rPr>
  </w:style>
  <w:style w:type="character" w:customStyle="1" w:styleId="Heading3Char">
    <w:name w:val="Heading 3 Char"/>
    <w:basedOn w:val="DefaultParagraphFont"/>
    <w:link w:val="Heading3"/>
    <w:uiPriority w:val="9"/>
    <w:rsid w:val="00233743"/>
    <w:rPr>
      <w:rFonts w:asciiTheme="minorBidi" w:eastAsiaTheme="majorEastAsia" w:hAnsiTheme="minorBidi" w:cstheme="majorBidi"/>
      <w:color w:val="0F4761" w:themeColor="accent1" w:themeShade="BF"/>
      <w:kern w:val="0"/>
      <w:sz w:val="22"/>
      <w:szCs w:val="28"/>
      <w:lang w:val="de-CH" w:eastAsia="zh-CN"/>
      <w14:ligatures w14:val="none"/>
    </w:rPr>
  </w:style>
  <w:style w:type="character" w:customStyle="1" w:styleId="Heading4Char">
    <w:name w:val="Heading 4 Char"/>
    <w:basedOn w:val="DefaultParagraphFont"/>
    <w:link w:val="Heading4"/>
    <w:uiPriority w:val="9"/>
    <w:rsid w:val="00046E2A"/>
    <w:rPr>
      <w:rFonts w:asciiTheme="minorBidi" w:eastAsiaTheme="majorEastAsia" w:hAnsiTheme="minorBidi" w:cstheme="majorBidi"/>
      <w:i/>
      <w:iCs/>
      <w:color w:val="0F4761" w:themeColor="accent1" w:themeShade="BF"/>
      <w:kern w:val="0"/>
      <w:sz w:val="20"/>
      <w:szCs w:val="22"/>
      <w:lang w:val="de-CH" w:eastAsia="zh-CN"/>
      <w14:ligatures w14:val="none"/>
    </w:rPr>
  </w:style>
  <w:style w:type="character" w:customStyle="1" w:styleId="Heading5Char">
    <w:name w:val="Heading 5 Char"/>
    <w:basedOn w:val="DefaultParagraphFont"/>
    <w:link w:val="Heading5"/>
    <w:uiPriority w:val="9"/>
    <w:semiHidden/>
    <w:rsid w:val="00046E2A"/>
    <w:rPr>
      <w:rFonts w:asciiTheme="minorBidi" w:eastAsiaTheme="majorEastAsia" w:hAnsiTheme="minorBidi" w:cstheme="majorBidi"/>
      <w:color w:val="0F4761" w:themeColor="accent1" w:themeShade="BF"/>
      <w:kern w:val="0"/>
      <w:sz w:val="20"/>
      <w:szCs w:val="22"/>
      <w:lang w:val="de-CH" w:eastAsia="zh-CN"/>
      <w14:ligatures w14:val="none"/>
    </w:rPr>
  </w:style>
  <w:style w:type="character" w:customStyle="1" w:styleId="Heading6Char">
    <w:name w:val="Heading 6 Char"/>
    <w:basedOn w:val="DefaultParagraphFont"/>
    <w:link w:val="Heading6"/>
    <w:uiPriority w:val="9"/>
    <w:semiHidden/>
    <w:rsid w:val="00046E2A"/>
    <w:rPr>
      <w:rFonts w:asciiTheme="minorBidi" w:eastAsiaTheme="majorEastAsia" w:hAnsiTheme="minorBidi" w:cstheme="majorBidi"/>
      <w:i/>
      <w:iCs/>
      <w:color w:val="595959" w:themeColor="text1" w:themeTint="A6"/>
      <w:kern w:val="0"/>
      <w:sz w:val="20"/>
      <w:szCs w:val="22"/>
      <w:lang w:val="de-CH" w:eastAsia="zh-CN"/>
      <w14:ligatures w14:val="none"/>
    </w:rPr>
  </w:style>
  <w:style w:type="character" w:customStyle="1" w:styleId="Heading7Char">
    <w:name w:val="Heading 7 Char"/>
    <w:basedOn w:val="DefaultParagraphFont"/>
    <w:link w:val="Heading7"/>
    <w:uiPriority w:val="9"/>
    <w:semiHidden/>
    <w:rsid w:val="00046E2A"/>
    <w:rPr>
      <w:rFonts w:asciiTheme="minorBidi" w:eastAsiaTheme="majorEastAsia" w:hAnsiTheme="minorBidi" w:cstheme="majorBidi"/>
      <w:color w:val="595959" w:themeColor="text1" w:themeTint="A6"/>
      <w:kern w:val="0"/>
      <w:sz w:val="20"/>
      <w:szCs w:val="22"/>
      <w:lang w:val="de-CH" w:eastAsia="zh-CN"/>
      <w14:ligatures w14:val="none"/>
    </w:rPr>
  </w:style>
  <w:style w:type="character" w:customStyle="1" w:styleId="Heading8Char">
    <w:name w:val="Heading 8 Char"/>
    <w:basedOn w:val="DefaultParagraphFont"/>
    <w:link w:val="Heading8"/>
    <w:uiPriority w:val="9"/>
    <w:semiHidden/>
    <w:rsid w:val="00046E2A"/>
    <w:rPr>
      <w:rFonts w:asciiTheme="minorBidi" w:eastAsiaTheme="majorEastAsia" w:hAnsiTheme="minorBidi" w:cstheme="majorBidi"/>
      <w:i/>
      <w:iCs/>
      <w:color w:val="272727" w:themeColor="text1" w:themeTint="D8"/>
      <w:kern w:val="0"/>
      <w:sz w:val="20"/>
      <w:szCs w:val="22"/>
      <w:lang w:val="de-CH" w:eastAsia="zh-CN"/>
      <w14:ligatures w14:val="none"/>
    </w:rPr>
  </w:style>
  <w:style w:type="character" w:customStyle="1" w:styleId="Heading9Char">
    <w:name w:val="Heading 9 Char"/>
    <w:basedOn w:val="DefaultParagraphFont"/>
    <w:link w:val="Heading9"/>
    <w:uiPriority w:val="9"/>
    <w:semiHidden/>
    <w:rsid w:val="00046E2A"/>
    <w:rPr>
      <w:rFonts w:asciiTheme="minorBidi" w:eastAsiaTheme="majorEastAsia" w:hAnsiTheme="minorBidi" w:cstheme="majorBidi"/>
      <w:color w:val="272727" w:themeColor="text1" w:themeTint="D8"/>
      <w:kern w:val="0"/>
      <w:sz w:val="20"/>
      <w:szCs w:val="22"/>
      <w:lang w:val="de-CH" w:eastAsia="zh-CN"/>
      <w14:ligatures w14:val="none"/>
    </w:rPr>
  </w:style>
  <w:style w:type="paragraph" w:styleId="Title">
    <w:name w:val="Title"/>
    <w:basedOn w:val="Normal"/>
    <w:next w:val="Normal"/>
    <w:link w:val="TitleChar"/>
    <w:uiPriority w:val="10"/>
    <w:qFormat/>
    <w:rsid w:val="00046E2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E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E2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E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E2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46E2A"/>
    <w:rPr>
      <w:i/>
      <w:iCs/>
      <w:color w:val="404040" w:themeColor="text1" w:themeTint="BF"/>
    </w:rPr>
  </w:style>
  <w:style w:type="paragraph" w:styleId="ListParagraph">
    <w:name w:val="List Paragraph"/>
    <w:basedOn w:val="Normal"/>
    <w:uiPriority w:val="34"/>
    <w:qFormat/>
    <w:rsid w:val="00046E2A"/>
    <w:pPr>
      <w:ind w:left="720"/>
      <w:contextualSpacing/>
    </w:pPr>
  </w:style>
  <w:style w:type="character" w:styleId="IntenseEmphasis">
    <w:name w:val="Intense Emphasis"/>
    <w:basedOn w:val="DefaultParagraphFont"/>
    <w:uiPriority w:val="21"/>
    <w:qFormat/>
    <w:rsid w:val="00046E2A"/>
    <w:rPr>
      <w:i/>
      <w:iCs/>
      <w:color w:val="0F4761" w:themeColor="accent1" w:themeShade="BF"/>
    </w:rPr>
  </w:style>
  <w:style w:type="paragraph" w:styleId="IntenseQuote">
    <w:name w:val="Intense Quote"/>
    <w:basedOn w:val="Normal"/>
    <w:next w:val="Normal"/>
    <w:link w:val="IntenseQuoteChar"/>
    <w:uiPriority w:val="30"/>
    <w:qFormat/>
    <w:rsid w:val="00046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6E2A"/>
    <w:rPr>
      <w:i/>
      <w:iCs/>
      <w:color w:val="0F4761" w:themeColor="accent1" w:themeShade="BF"/>
    </w:rPr>
  </w:style>
  <w:style w:type="character" w:styleId="IntenseReference">
    <w:name w:val="Intense Reference"/>
    <w:basedOn w:val="DefaultParagraphFont"/>
    <w:uiPriority w:val="32"/>
    <w:qFormat/>
    <w:rsid w:val="00046E2A"/>
    <w:rPr>
      <w:b/>
      <w:bCs/>
      <w:smallCaps/>
      <w:color w:val="0F4761" w:themeColor="accent1" w:themeShade="BF"/>
      <w:spacing w:val="5"/>
    </w:rPr>
  </w:style>
  <w:style w:type="paragraph" w:customStyle="1" w:styleId="BFEEFReportStandard">
    <w:name w:val="BFE_EF_Report_Standard"/>
    <w:basedOn w:val="Normal"/>
    <w:qFormat/>
    <w:rsid w:val="00046E2A"/>
    <w:pPr>
      <w:spacing w:after="120" w:line="240" w:lineRule="atLeast"/>
    </w:pPr>
    <w:rPr>
      <w:rFonts w:ascii="Arial" w:eastAsiaTheme="minorHAnsi" w:hAnsi="Arial" w:cs="Arial"/>
      <w:lang w:val="en-GB" w:eastAsia="en-US"/>
    </w:rPr>
  </w:style>
  <w:style w:type="character" w:styleId="Hyperlink">
    <w:name w:val="Hyperlink"/>
    <w:basedOn w:val="DefaultParagraphFont"/>
    <w:uiPriority w:val="99"/>
    <w:unhideWhenUsed/>
    <w:rsid w:val="00394EE2"/>
    <w:rPr>
      <w:color w:val="467886" w:themeColor="hyperlink"/>
      <w:u w:val="single"/>
    </w:rPr>
  </w:style>
  <w:style w:type="character" w:styleId="CommentReference">
    <w:name w:val="annotation reference"/>
    <w:basedOn w:val="DefaultParagraphFont"/>
    <w:uiPriority w:val="99"/>
    <w:semiHidden/>
    <w:unhideWhenUsed/>
    <w:rsid w:val="00394EE2"/>
    <w:rPr>
      <w:sz w:val="16"/>
      <w:szCs w:val="16"/>
    </w:rPr>
  </w:style>
  <w:style w:type="paragraph" w:styleId="CommentText">
    <w:name w:val="annotation text"/>
    <w:basedOn w:val="Normal"/>
    <w:link w:val="CommentTextChar"/>
    <w:uiPriority w:val="99"/>
    <w:unhideWhenUsed/>
    <w:rsid w:val="00394EE2"/>
    <w:pPr>
      <w:spacing w:line="240" w:lineRule="auto"/>
    </w:pPr>
    <w:rPr>
      <w:szCs w:val="20"/>
    </w:rPr>
  </w:style>
  <w:style w:type="character" w:customStyle="1" w:styleId="CommentTextChar">
    <w:name w:val="Comment Text Char"/>
    <w:basedOn w:val="DefaultParagraphFont"/>
    <w:link w:val="CommentText"/>
    <w:uiPriority w:val="99"/>
    <w:rsid w:val="00394EE2"/>
    <w:rPr>
      <w:rFonts w:eastAsiaTheme="minorEastAsia"/>
      <w:kern w:val="0"/>
      <w:sz w:val="20"/>
      <w:szCs w:val="20"/>
      <w:lang w:val="de-CH" w:eastAsia="zh-CN"/>
      <w14:ligatures w14:val="none"/>
    </w:rPr>
  </w:style>
  <w:style w:type="table" w:styleId="TableGrid">
    <w:name w:val="Table Grid"/>
    <w:basedOn w:val="TableNormal"/>
    <w:uiPriority w:val="39"/>
    <w:rsid w:val="003943C3"/>
    <w:rPr>
      <w:kern w:val="0"/>
      <w:sz w:val="22"/>
      <w:szCs w:val="22"/>
      <w:lang w:val="de-CH"/>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E63CD"/>
    <w:pPr>
      <w:spacing w:before="240" w:after="0" w:line="259" w:lineRule="auto"/>
      <w:ind w:left="0" w:firstLine="0"/>
      <w:outlineLvl w:val="9"/>
    </w:pPr>
    <w:rPr>
      <w:szCs w:val="32"/>
      <w:lang w:val="en-US" w:eastAsia="en-US"/>
    </w:rPr>
  </w:style>
  <w:style w:type="paragraph" w:styleId="TOC1">
    <w:name w:val="toc 1"/>
    <w:basedOn w:val="Normal"/>
    <w:next w:val="Normal"/>
    <w:autoRedefine/>
    <w:uiPriority w:val="39"/>
    <w:unhideWhenUsed/>
    <w:rsid w:val="0099734E"/>
    <w:pPr>
      <w:spacing w:after="100"/>
    </w:pPr>
  </w:style>
  <w:style w:type="paragraph" w:styleId="TOC2">
    <w:name w:val="toc 2"/>
    <w:basedOn w:val="Normal"/>
    <w:next w:val="Normal"/>
    <w:autoRedefine/>
    <w:uiPriority w:val="39"/>
    <w:unhideWhenUsed/>
    <w:rsid w:val="0099734E"/>
    <w:pPr>
      <w:spacing w:after="100"/>
      <w:ind w:left="220"/>
    </w:pPr>
  </w:style>
  <w:style w:type="paragraph" w:styleId="TOC3">
    <w:name w:val="toc 3"/>
    <w:basedOn w:val="Normal"/>
    <w:next w:val="Normal"/>
    <w:autoRedefine/>
    <w:uiPriority w:val="39"/>
    <w:unhideWhenUsed/>
    <w:rsid w:val="0099734E"/>
    <w:pPr>
      <w:spacing w:after="100"/>
      <w:ind w:left="440"/>
    </w:pPr>
  </w:style>
  <w:style w:type="character" w:styleId="PlaceholderText">
    <w:name w:val="Placeholder Text"/>
    <w:basedOn w:val="DefaultParagraphFont"/>
    <w:uiPriority w:val="99"/>
    <w:semiHidden/>
    <w:rsid w:val="00DF2262"/>
    <w:rPr>
      <w:color w:val="666666"/>
    </w:rPr>
  </w:style>
  <w:style w:type="paragraph" w:styleId="Revision">
    <w:name w:val="Revision"/>
    <w:hidden/>
    <w:uiPriority w:val="99"/>
    <w:semiHidden/>
    <w:rsid w:val="00DF2262"/>
    <w:rPr>
      <w:rFonts w:eastAsiaTheme="minorEastAsia"/>
      <w:kern w:val="0"/>
      <w:sz w:val="22"/>
      <w:szCs w:val="22"/>
      <w:lang w:val="de-CH" w:eastAsia="zh-CN"/>
      <w14:ligatures w14:val="none"/>
    </w:rPr>
  </w:style>
  <w:style w:type="paragraph" w:styleId="Header">
    <w:name w:val="header"/>
    <w:basedOn w:val="Normal"/>
    <w:link w:val="HeaderChar"/>
    <w:uiPriority w:val="99"/>
    <w:unhideWhenUsed/>
    <w:rsid w:val="00CA7B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7B0F"/>
    <w:rPr>
      <w:rFonts w:eastAsiaTheme="minorEastAsia"/>
      <w:kern w:val="0"/>
      <w:sz w:val="22"/>
      <w:szCs w:val="22"/>
      <w:lang w:val="de-CH" w:eastAsia="zh-CN"/>
      <w14:ligatures w14:val="none"/>
    </w:rPr>
  </w:style>
  <w:style w:type="paragraph" w:styleId="Footer">
    <w:name w:val="footer"/>
    <w:basedOn w:val="Normal"/>
    <w:link w:val="FooterChar"/>
    <w:uiPriority w:val="99"/>
    <w:unhideWhenUsed/>
    <w:rsid w:val="00CA7B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7B0F"/>
    <w:rPr>
      <w:rFonts w:eastAsiaTheme="minorEastAsia"/>
      <w:kern w:val="0"/>
      <w:sz w:val="22"/>
      <w:szCs w:val="22"/>
      <w:lang w:val="de-CH" w:eastAsia="zh-CN"/>
      <w14:ligatures w14:val="none"/>
    </w:rPr>
  </w:style>
  <w:style w:type="paragraph" w:styleId="Caption">
    <w:name w:val="caption"/>
    <w:aliases w:val="BFE_EF_Report_Tabelle-Legende"/>
    <w:basedOn w:val="Normal"/>
    <w:next w:val="Normal"/>
    <w:uiPriority w:val="35"/>
    <w:unhideWhenUsed/>
    <w:qFormat/>
    <w:rsid w:val="00EC3421"/>
    <w:pPr>
      <w:spacing w:line="240" w:lineRule="auto"/>
    </w:pPr>
    <w:rPr>
      <w:i/>
      <w:iCs/>
      <w:color w:val="0E2841" w:themeColor="text2"/>
      <w:sz w:val="18"/>
      <w:szCs w:val="18"/>
    </w:rPr>
  </w:style>
  <w:style w:type="table" w:styleId="PlainTable2">
    <w:name w:val="Plain Table 2"/>
    <w:basedOn w:val="TableNormal"/>
    <w:uiPriority w:val="42"/>
    <w:rsid w:val="003E462B"/>
    <w:rPr>
      <w:rFonts w:eastAsiaTheme="minorEastAsia"/>
      <w:kern w:val="0"/>
      <w:sz w:val="22"/>
      <w:szCs w:val="22"/>
      <w:lang w:val="de-CH" w:eastAsia="zh-CN"/>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E14A5A"/>
    <w:rPr>
      <w:rFonts w:eastAsiaTheme="minorEastAsia"/>
      <w:kern w:val="0"/>
      <w:sz w:val="22"/>
      <w:szCs w:val="22"/>
      <w:lang w:val="de-CH" w:eastAsia="zh-CN"/>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673765"/>
    <w:rPr>
      <w:rFonts w:eastAsiaTheme="minorEastAsia"/>
      <w:kern w:val="0"/>
      <w:sz w:val="22"/>
      <w:szCs w:val="22"/>
      <w:lang w:val="de-CH" w:eastAsia="zh-CN"/>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FootnoteText">
    <w:name w:val="footnote text"/>
    <w:basedOn w:val="Normal"/>
    <w:link w:val="FootnoteTextChar"/>
    <w:uiPriority w:val="99"/>
    <w:semiHidden/>
    <w:unhideWhenUsed/>
    <w:rsid w:val="00F170A2"/>
    <w:pPr>
      <w:spacing w:after="0" w:line="240" w:lineRule="auto"/>
    </w:pPr>
    <w:rPr>
      <w:rFonts w:asciiTheme="minorHAnsi" w:hAnsiTheme="minorHAnsi"/>
      <w:szCs w:val="20"/>
    </w:rPr>
  </w:style>
  <w:style w:type="character" w:customStyle="1" w:styleId="FootnoteTextChar">
    <w:name w:val="Footnote Text Char"/>
    <w:basedOn w:val="DefaultParagraphFont"/>
    <w:link w:val="FootnoteText"/>
    <w:uiPriority w:val="99"/>
    <w:semiHidden/>
    <w:rsid w:val="00F170A2"/>
    <w:rPr>
      <w:rFonts w:eastAsiaTheme="minorEastAsia"/>
      <w:kern w:val="0"/>
      <w:sz w:val="20"/>
      <w:szCs w:val="20"/>
      <w:lang w:val="de-CH" w:eastAsia="zh-CN"/>
      <w14:ligatures w14:val="none"/>
    </w:rPr>
  </w:style>
  <w:style w:type="character" w:styleId="FootnoteReference">
    <w:name w:val="footnote reference"/>
    <w:basedOn w:val="DefaultParagraphFont"/>
    <w:uiPriority w:val="99"/>
    <w:semiHidden/>
    <w:unhideWhenUsed/>
    <w:rsid w:val="00F170A2"/>
    <w:rPr>
      <w:vertAlign w:val="superscript"/>
    </w:rPr>
  </w:style>
  <w:style w:type="paragraph" w:customStyle="1" w:styleId="supplementary">
    <w:name w:val="supplementary"/>
    <w:basedOn w:val="Heading1"/>
    <w:qFormat/>
    <w:rsid w:val="00F46A60"/>
    <w:pPr>
      <w:ind w:left="0" w:firstLine="0"/>
    </w:pPr>
    <w:rPr>
      <w:sz w:val="24"/>
      <w:lang w:val="en-US"/>
    </w:rPr>
  </w:style>
  <w:style w:type="numbering" w:customStyle="1" w:styleId="CurrentList1">
    <w:name w:val="Current List1"/>
    <w:uiPriority w:val="99"/>
    <w:rsid w:val="0058459E"/>
    <w:pPr>
      <w:numPr>
        <w:numId w:val="4"/>
      </w:numPr>
    </w:pPr>
  </w:style>
  <w:style w:type="numbering" w:customStyle="1" w:styleId="CurrentList2">
    <w:name w:val="Current List2"/>
    <w:uiPriority w:val="99"/>
    <w:rsid w:val="002001F7"/>
    <w:pPr>
      <w:numPr>
        <w:numId w:val="5"/>
      </w:numPr>
    </w:pPr>
  </w:style>
  <w:style w:type="numbering" w:customStyle="1" w:styleId="CurrentList3">
    <w:name w:val="Current List3"/>
    <w:uiPriority w:val="99"/>
    <w:rsid w:val="00785BFE"/>
    <w:pPr>
      <w:numPr>
        <w:numId w:val="6"/>
      </w:numPr>
    </w:pPr>
  </w:style>
  <w:style w:type="paragraph" w:styleId="CommentSubject">
    <w:name w:val="annotation subject"/>
    <w:basedOn w:val="CommentText"/>
    <w:next w:val="CommentText"/>
    <w:link w:val="CommentSubjectChar"/>
    <w:uiPriority w:val="99"/>
    <w:semiHidden/>
    <w:unhideWhenUsed/>
    <w:rsid w:val="00D25659"/>
    <w:rPr>
      <w:b/>
      <w:bCs/>
    </w:rPr>
  </w:style>
  <w:style w:type="character" w:customStyle="1" w:styleId="CommentSubjectChar">
    <w:name w:val="Comment Subject Char"/>
    <w:basedOn w:val="CommentTextChar"/>
    <w:link w:val="CommentSubject"/>
    <w:uiPriority w:val="99"/>
    <w:semiHidden/>
    <w:rsid w:val="00D25659"/>
    <w:rPr>
      <w:rFonts w:asciiTheme="minorBidi" w:eastAsiaTheme="minorEastAsia" w:hAnsiTheme="minorBidi"/>
      <w:b/>
      <w:bCs/>
      <w:kern w:val="0"/>
      <w:sz w:val="20"/>
      <w:szCs w:val="20"/>
      <w:lang w:val="de-CH" w:eastAsia="zh-CN"/>
      <w14:ligatures w14:val="none"/>
    </w:rPr>
  </w:style>
  <w:style w:type="character" w:styleId="LineNumber">
    <w:name w:val="line number"/>
    <w:basedOn w:val="DefaultParagraphFont"/>
    <w:uiPriority w:val="99"/>
    <w:semiHidden/>
    <w:unhideWhenUsed/>
    <w:rsid w:val="00723057"/>
  </w:style>
  <w:style w:type="numbering" w:customStyle="1" w:styleId="CurrentList4">
    <w:name w:val="Current List4"/>
    <w:uiPriority w:val="99"/>
    <w:rsid w:val="00F46A60"/>
    <w:pPr>
      <w:numPr>
        <w:numId w:val="7"/>
      </w:numPr>
    </w:pPr>
  </w:style>
  <w:style w:type="numbering" w:customStyle="1" w:styleId="CurrentList5">
    <w:name w:val="Current List5"/>
    <w:uiPriority w:val="99"/>
    <w:rsid w:val="00F85AC9"/>
    <w:pPr>
      <w:numPr>
        <w:numId w:val="8"/>
      </w:numPr>
    </w:pPr>
  </w:style>
  <w:style w:type="numbering" w:customStyle="1" w:styleId="CurrentList6">
    <w:name w:val="Current List6"/>
    <w:uiPriority w:val="99"/>
    <w:rsid w:val="00F85AC9"/>
    <w:pPr>
      <w:numPr>
        <w:numId w:val="9"/>
      </w:numPr>
    </w:pPr>
  </w:style>
  <w:style w:type="character" w:styleId="PageNumber">
    <w:name w:val="page number"/>
    <w:basedOn w:val="DefaultParagraphFont"/>
    <w:uiPriority w:val="99"/>
    <w:semiHidden/>
    <w:unhideWhenUsed/>
    <w:rsid w:val="00AE3A16"/>
  </w:style>
  <w:style w:type="paragraph" w:styleId="NormalWeb">
    <w:name w:val="Normal (Web)"/>
    <w:basedOn w:val="Normal"/>
    <w:uiPriority w:val="99"/>
    <w:semiHidden/>
    <w:unhideWhenUsed/>
    <w:rsid w:val="0039630F"/>
    <w:pPr>
      <w:spacing w:before="100" w:beforeAutospacing="1" w:after="100" w:afterAutospacing="1" w:line="240" w:lineRule="auto"/>
    </w:pPr>
    <w:rPr>
      <w:rFonts w:ascii="Times New Roman" w:eastAsia="Times New Roman" w:hAnsi="Times New Roman" w:cs="Times New Roman"/>
      <w:sz w:val="24"/>
      <w:szCs w:val="24"/>
    </w:rPr>
  </w:style>
  <w:style w:type="table" w:styleId="PlainTable3">
    <w:name w:val="Plain Table 3"/>
    <w:basedOn w:val="TableNormal"/>
    <w:uiPriority w:val="43"/>
    <w:rsid w:val="00FA627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UnresolvedMention">
    <w:name w:val="Unresolved Mention"/>
    <w:basedOn w:val="DefaultParagraphFont"/>
    <w:uiPriority w:val="99"/>
    <w:semiHidden/>
    <w:unhideWhenUsed/>
    <w:rsid w:val="0062327B"/>
    <w:rPr>
      <w:color w:val="605E5C"/>
      <w:shd w:val="clear" w:color="auto" w:fill="E1DFDD"/>
    </w:rPr>
  </w:style>
  <w:style w:type="character" w:styleId="Mention">
    <w:name w:val="Mention"/>
    <w:basedOn w:val="DefaultParagraphFont"/>
    <w:uiPriority w:val="99"/>
    <w:unhideWhenUsed/>
    <w:rsid w:val="00200DE0"/>
    <w:rPr>
      <w:color w:val="2B579A"/>
      <w:shd w:val="clear" w:color="auto" w:fill="E1DFDD"/>
    </w:rPr>
  </w:style>
  <w:style w:type="character" w:styleId="Strong">
    <w:name w:val="Strong"/>
    <w:basedOn w:val="DefaultParagraphFont"/>
    <w:uiPriority w:val="22"/>
    <w:qFormat/>
    <w:rsid w:val="00286A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5758">
      <w:bodyDiv w:val="1"/>
      <w:marLeft w:val="0"/>
      <w:marRight w:val="0"/>
      <w:marTop w:val="0"/>
      <w:marBottom w:val="0"/>
      <w:divBdr>
        <w:top w:val="none" w:sz="0" w:space="0" w:color="auto"/>
        <w:left w:val="none" w:sz="0" w:space="0" w:color="auto"/>
        <w:bottom w:val="none" w:sz="0" w:space="0" w:color="auto"/>
        <w:right w:val="none" w:sz="0" w:space="0" w:color="auto"/>
      </w:divBdr>
      <w:divsChild>
        <w:div w:id="51124154">
          <w:marLeft w:val="640"/>
          <w:marRight w:val="0"/>
          <w:marTop w:val="0"/>
          <w:marBottom w:val="0"/>
          <w:divBdr>
            <w:top w:val="none" w:sz="0" w:space="0" w:color="auto"/>
            <w:left w:val="none" w:sz="0" w:space="0" w:color="auto"/>
            <w:bottom w:val="none" w:sz="0" w:space="0" w:color="auto"/>
            <w:right w:val="none" w:sz="0" w:space="0" w:color="auto"/>
          </w:divBdr>
        </w:div>
        <w:div w:id="129054258">
          <w:marLeft w:val="640"/>
          <w:marRight w:val="0"/>
          <w:marTop w:val="0"/>
          <w:marBottom w:val="0"/>
          <w:divBdr>
            <w:top w:val="none" w:sz="0" w:space="0" w:color="auto"/>
            <w:left w:val="none" w:sz="0" w:space="0" w:color="auto"/>
            <w:bottom w:val="none" w:sz="0" w:space="0" w:color="auto"/>
            <w:right w:val="none" w:sz="0" w:space="0" w:color="auto"/>
          </w:divBdr>
        </w:div>
        <w:div w:id="185872029">
          <w:marLeft w:val="640"/>
          <w:marRight w:val="0"/>
          <w:marTop w:val="0"/>
          <w:marBottom w:val="0"/>
          <w:divBdr>
            <w:top w:val="none" w:sz="0" w:space="0" w:color="auto"/>
            <w:left w:val="none" w:sz="0" w:space="0" w:color="auto"/>
            <w:bottom w:val="none" w:sz="0" w:space="0" w:color="auto"/>
            <w:right w:val="none" w:sz="0" w:space="0" w:color="auto"/>
          </w:divBdr>
        </w:div>
        <w:div w:id="284044881">
          <w:marLeft w:val="640"/>
          <w:marRight w:val="0"/>
          <w:marTop w:val="0"/>
          <w:marBottom w:val="0"/>
          <w:divBdr>
            <w:top w:val="none" w:sz="0" w:space="0" w:color="auto"/>
            <w:left w:val="none" w:sz="0" w:space="0" w:color="auto"/>
            <w:bottom w:val="none" w:sz="0" w:space="0" w:color="auto"/>
            <w:right w:val="none" w:sz="0" w:space="0" w:color="auto"/>
          </w:divBdr>
        </w:div>
        <w:div w:id="293995860">
          <w:marLeft w:val="640"/>
          <w:marRight w:val="0"/>
          <w:marTop w:val="0"/>
          <w:marBottom w:val="0"/>
          <w:divBdr>
            <w:top w:val="none" w:sz="0" w:space="0" w:color="auto"/>
            <w:left w:val="none" w:sz="0" w:space="0" w:color="auto"/>
            <w:bottom w:val="none" w:sz="0" w:space="0" w:color="auto"/>
            <w:right w:val="none" w:sz="0" w:space="0" w:color="auto"/>
          </w:divBdr>
        </w:div>
        <w:div w:id="365956054">
          <w:marLeft w:val="640"/>
          <w:marRight w:val="0"/>
          <w:marTop w:val="0"/>
          <w:marBottom w:val="0"/>
          <w:divBdr>
            <w:top w:val="none" w:sz="0" w:space="0" w:color="auto"/>
            <w:left w:val="none" w:sz="0" w:space="0" w:color="auto"/>
            <w:bottom w:val="none" w:sz="0" w:space="0" w:color="auto"/>
            <w:right w:val="none" w:sz="0" w:space="0" w:color="auto"/>
          </w:divBdr>
        </w:div>
        <w:div w:id="454056602">
          <w:marLeft w:val="640"/>
          <w:marRight w:val="0"/>
          <w:marTop w:val="0"/>
          <w:marBottom w:val="0"/>
          <w:divBdr>
            <w:top w:val="none" w:sz="0" w:space="0" w:color="auto"/>
            <w:left w:val="none" w:sz="0" w:space="0" w:color="auto"/>
            <w:bottom w:val="none" w:sz="0" w:space="0" w:color="auto"/>
            <w:right w:val="none" w:sz="0" w:space="0" w:color="auto"/>
          </w:divBdr>
        </w:div>
        <w:div w:id="515970159">
          <w:marLeft w:val="640"/>
          <w:marRight w:val="0"/>
          <w:marTop w:val="0"/>
          <w:marBottom w:val="0"/>
          <w:divBdr>
            <w:top w:val="none" w:sz="0" w:space="0" w:color="auto"/>
            <w:left w:val="none" w:sz="0" w:space="0" w:color="auto"/>
            <w:bottom w:val="none" w:sz="0" w:space="0" w:color="auto"/>
            <w:right w:val="none" w:sz="0" w:space="0" w:color="auto"/>
          </w:divBdr>
        </w:div>
        <w:div w:id="588469368">
          <w:marLeft w:val="640"/>
          <w:marRight w:val="0"/>
          <w:marTop w:val="0"/>
          <w:marBottom w:val="0"/>
          <w:divBdr>
            <w:top w:val="none" w:sz="0" w:space="0" w:color="auto"/>
            <w:left w:val="none" w:sz="0" w:space="0" w:color="auto"/>
            <w:bottom w:val="none" w:sz="0" w:space="0" w:color="auto"/>
            <w:right w:val="none" w:sz="0" w:space="0" w:color="auto"/>
          </w:divBdr>
        </w:div>
        <w:div w:id="625236424">
          <w:marLeft w:val="640"/>
          <w:marRight w:val="0"/>
          <w:marTop w:val="0"/>
          <w:marBottom w:val="0"/>
          <w:divBdr>
            <w:top w:val="none" w:sz="0" w:space="0" w:color="auto"/>
            <w:left w:val="none" w:sz="0" w:space="0" w:color="auto"/>
            <w:bottom w:val="none" w:sz="0" w:space="0" w:color="auto"/>
            <w:right w:val="none" w:sz="0" w:space="0" w:color="auto"/>
          </w:divBdr>
        </w:div>
        <w:div w:id="640236093">
          <w:marLeft w:val="640"/>
          <w:marRight w:val="0"/>
          <w:marTop w:val="0"/>
          <w:marBottom w:val="0"/>
          <w:divBdr>
            <w:top w:val="none" w:sz="0" w:space="0" w:color="auto"/>
            <w:left w:val="none" w:sz="0" w:space="0" w:color="auto"/>
            <w:bottom w:val="none" w:sz="0" w:space="0" w:color="auto"/>
            <w:right w:val="none" w:sz="0" w:space="0" w:color="auto"/>
          </w:divBdr>
        </w:div>
        <w:div w:id="690492387">
          <w:marLeft w:val="640"/>
          <w:marRight w:val="0"/>
          <w:marTop w:val="0"/>
          <w:marBottom w:val="0"/>
          <w:divBdr>
            <w:top w:val="none" w:sz="0" w:space="0" w:color="auto"/>
            <w:left w:val="none" w:sz="0" w:space="0" w:color="auto"/>
            <w:bottom w:val="none" w:sz="0" w:space="0" w:color="auto"/>
            <w:right w:val="none" w:sz="0" w:space="0" w:color="auto"/>
          </w:divBdr>
        </w:div>
        <w:div w:id="719062659">
          <w:marLeft w:val="640"/>
          <w:marRight w:val="0"/>
          <w:marTop w:val="0"/>
          <w:marBottom w:val="0"/>
          <w:divBdr>
            <w:top w:val="none" w:sz="0" w:space="0" w:color="auto"/>
            <w:left w:val="none" w:sz="0" w:space="0" w:color="auto"/>
            <w:bottom w:val="none" w:sz="0" w:space="0" w:color="auto"/>
            <w:right w:val="none" w:sz="0" w:space="0" w:color="auto"/>
          </w:divBdr>
        </w:div>
        <w:div w:id="850098657">
          <w:marLeft w:val="640"/>
          <w:marRight w:val="0"/>
          <w:marTop w:val="0"/>
          <w:marBottom w:val="0"/>
          <w:divBdr>
            <w:top w:val="none" w:sz="0" w:space="0" w:color="auto"/>
            <w:left w:val="none" w:sz="0" w:space="0" w:color="auto"/>
            <w:bottom w:val="none" w:sz="0" w:space="0" w:color="auto"/>
            <w:right w:val="none" w:sz="0" w:space="0" w:color="auto"/>
          </w:divBdr>
        </w:div>
        <w:div w:id="994258309">
          <w:marLeft w:val="640"/>
          <w:marRight w:val="0"/>
          <w:marTop w:val="0"/>
          <w:marBottom w:val="0"/>
          <w:divBdr>
            <w:top w:val="none" w:sz="0" w:space="0" w:color="auto"/>
            <w:left w:val="none" w:sz="0" w:space="0" w:color="auto"/>
            <w:bottom w:val="none" w:sz="0" w:space="0" w:color="auto"/>
            <w:right w:val="none" w:sz="0" w:space="0" w:color="auto"/>
          </w:divBdr>
        </w:div>
        <w:div w:id="1020276360">
          <w:marLeft w:val="640"/>
          <w:marRight w:val="0"/>
          <w:marTop w:val="0"/>
          <w:marBottom w:val="0"/>
          <w:divBdr>
            <w:top w:val="none" w:sz="0" w:space="0" w:color="auto"/>
            <w:left w:val="none" w:sz="0" w:space="0" w:color="auto"/>
            <w:bottom w:val="none" w:sz="0" w:space="0" w:color="auto"/>
            <w:right w:val="none" w:sz="0" w:space="0" w:color="auto"/>
          </w:divBdr>
        </w:div>
        <w:div w:id="1194466904">
          <w:marLeft w:val="640"/>
          <w:marRight w:val="0"/>
          <w:marTop w:val="0"/>
          <w:marBottom w:val="0"/>
          <w:divBdr>
            <w:top w:val="none" w:sz="0" w:space="0" w:color="auto"/>
            <w:left w:val="none" w:sz="0" w:space="0" w:color="auto"/>
            <w:bottom w:val="none" w:sz="0" w:space="0" w:color="auto"/>
            <w:right w:val="none" w:sz="0" w:space="0" w:color="auto"/>
          </w:divBdr>
        </w:div>
        <w:div w:id="1230313327">
          <w:marLeft w:val="640"/>
          <w:marRight w:val="0"/>
          <w:marTop w:val="0"/>
          <w:marBottom w:val="0"/>
          <w:divBdr>
            <w:top w:val="none" w:sz="0" w:space="0" w:color="auto"/>
            <w:left w:val="none" w:sz="0" w:space="0" w:color="auto"/>
            <w:bottom w:val="none" w:sz="0" w:space="0" w:color="auto"/>
            <w:right w:val="none" w:sz="0" w:space="0" w:color="auto"/>
          </w:divBdr>
        </w:div>
        <w:div w:id="1304506801">
          <w:marLeft w:val="640"/>
          <w:marRight w:val="0"/>
          <w:marTop w:val="0"/>
          <w:marBottom w:val="0"/>
          <w:divBdr>
            <w:top w:val="none" w:sz="0" w:space="0" w:color="auto"/>
            <w:left w:val="none" w:sz="0" w:space="0" w:color="auto"/>
            <w:bottom w:val="none" w:sz="0" w:space="0" w:color="auto"/>
            <w:right w:val="none" w:sz="0" w:space="0" w:color="auto"/>
          </w:divBdr>
        </w:div>
        <w:div w:id="1350792861">
          <w:marLeft w:val="640"/>
          <w:marRight w:val="0"/>
          <w:marTop w:val="0"/>
          <w:marBottom w:val="0"/>
          <w:divBdr>
            <w:top w:val="none" w:sz="0" w:space="0" w:color="auto"/>
            <w:left w:val="none" w:sz="0" w:space="0" w:color="auto"/>
            <w:bottom w:val="none" w:sz="0" w:space="0" w:color="auto"/>
            <w:right w:val="none" w:sz="0" w:space="0" w:color="auto"/>
          </w:divBdr>
        </w:div>
        <w:div w:id="1364596841">
          <w:marLeft w:val="640"/>
          <w:marRight w:val="0"/>
          <w:marTop w:val="0"/>
          <w:marBottom w:val="0"/>
          <w:divBdr>
            <w:top w:val="none" w:sz="0" w:space="0" w:color="auto"/>
            <w:left w:val="none" w:sz="0" w:space="0" w:color="auto"/>
            <w:bottom w:val="none" w:sz="0" w:space="0" w:color="auto"/>
            <w:right w:val="none" w:sz="0" w:space="0" w:color="auto"/>
          </w:divBdr>
        </w:div>
        <w:div w:id="1413770762">
          <w:marLeft w:val="640"/>
          <w:marRight w:val="0"/>
          <w:marTop w:val="0"/>
          <w:marBottom w:val="0"/>
          <w:divBdr>
            <w:top w:val="none" w:sz="0" w:space="0" w:color="auto"/>
            <w:left w:val="none" w:sz="0" w:space="0" w:color="auto"/>
            <w:bottom w:val="none" w:sz="0" w:space="0" w:color="auto"/>
            <w:right w:val="none" w:sz="0" w:space="0" w:color="auto"/>
          </w:divBdr>
        </w:div>
        <w:div w:id="1598709741">
          <w:marLeft w:val="640"/>
          <w:marRight w:val="0"/>
          <w:marTop w:val="0"/>
          <w:marBottom w:val="0"/>
          <w:divBdr>
            <w:top w:val="none" w:sz="0" w:space="0" w:color="auto"/>
            <w:left w:val="none" w:sz="0" w:space="0" w:color="auto"/>
            <w:bottom w:val="none" w:sz="0" w:space="0" w:color="auto"/>
            <w:right w:val="none" w:sz="0" w:space="0" w:color="auto"/>
          </w:divBdr>
        </w:div>
        <w:div w:id="1693067034">
          <w:marLeft w:val="640"/>
          <w:marRight w:val="0"/>
          <w:marTop w:val="0"/>
          <w:marBottom w:val="0"/>
          <w:divBdr>
            <w:top w:val="none" w:sz="0" w:space="0" w:color="auto"/>
            <w:left w:val="none" w:sz="0" w:space="0" w:color="auto"/>
            <w:bottom w:val="none" w:sz="0" w:space="0" w:color="auto"/>
            <w:right w:val="none" w:sz="0" w:space="0" w:color="auto"/>
          </w:divBdr>
        </w:div>
        <w:div w:id="1734110887">
          <w:marLeft w:val="640"/>
          <w:marRight w:val="0"/>
          <w:marTop w:val="0"/>
          <w:marBottom w:val="0"/>
          <w:divBdr>
            <w:top w:val="none" w:sz="0" w:space="0" w:color="auto"/>
            <w:left w:val="none" w:sz="0" w:space="0" w:color="auto"/>
            <w:bottom w:val="none" w:sz="0" w:space="0" w:color="auto"/>
            <w:right w:val="none" w:sz="0" w:space="0" w:color="auto"/>
          </w:divBdr>
        </w:div>
        <w:div w:id="1816992087">
          <w:marLeft w:val="640"/>
          <w:marRight w:val="0"/>
          <w:marTop w:val="0"/>
          <w:marBottom w:val="0"/>
          <w:divBdr>
            <w:top w:val="none" w:sz="0" w:space="0" w:color="auto"/>
            <w:left w:val="none" w:sz="0" w:space="0" w:color="auto"/>
            <w:bottom w:val="none" w:sz="0" w:space="0" w:color="auto"/>
            <w:right w:val="none" w:sz="0" w:space="0" w:color="auto"/>
          </w:divBdr>
        </w:div>
        <w:div w:id="1827472342">
          <w:marLeft w:val="640"/>
          <w:marRight w:val="0"/>
          <w:marTop w:val="0"/>
          <w:marBottom w:val="0"/>
          <w:divBdr>
            <w:top w:val="none" w:sz="0" w:space="0" w:color="auto"/>
            <w:left w:val="none" w:sz="0" w:space="0" w:color="auto"/>
            <w:bottom w:val="none" w:sz="0" w:space="0" w:color="auto"/>
            <w:right w:val="none" w:sz="0" w:space="0" w:color="auto"/>
          </w:divBdr>
        </w:div>
        <w:div w:id="2026245319">
          <w:marLeft w:val="640"/>
          <w:marRight w:val="0"/>
          <w:marTop w:val="0"/>
          <w:marBottom w:val="0"/>
          <w:divBdr>
            <w:top w:val="none" w:sz="0" w:space="0" w:color="auto"/>
            <w:left w:val="none" w:sz="0" w:space="0" w:color="auto"/>
            <w:bottom w:val="none" w:sz="0" w:space="0" w:color="auto"/>
            <w:right w:val="none" w:sz="0" w:space="0" w:color="auto"/>
          </w:divBdr>
        </w:div>
        <w:div w:id="2046634121">
          <w:marLeft w:val="640"/>
          <w:marRight w:val="0"/>
          <w:marTop w:val="0"/>
          <w:marBottom w:val="0"/>
          <w:divBdr>
            <w:top w:val="none" w:sz="0" w:space="0" w:color="auto"/>
            <w:left w:val="none" w:sz="0" w:space="0" w:color="auto"/>
            <w:bottom w:val="none" w:sz="0" w:space="0" w:color="auto"/>
            <w:right w:val="none" w:sz="0" w:space="0" w:color="auto"/>
          </w:divBdr>
        </w:div>
      </w:divsChild>
    </w:div>
    <w:div w:id="28070628">
      <w:bodyDiv w:val="1"/>
      <w:marLeft w:val="0"/>
      <w:marRight w:val="0"/>
      <w:marTop w:val="0"/>
      <w:marBottom w:val="0"/>
      <w:divBdr>
        <w:top w:val="none" w:sz="0" w:space="0" w:color="auto"/>
        <w:left w:val="none" w:sz="0" w:space="0" w:color="auto"/>
        <w:bottom w:val="none" w:sz="0" w:space="0" w:color="auto"/>
        <w:right w:val="none" w:sz="0" w:space="0" w:color="auto"/>
      </w:divBdr>
      <w:divsChild>
        <w:div w:id="33966476">
          <w:marLeft w:val="640"/>
          <w:marRight w:val="0"/>
          <w:marTop w:val="0"/>
          <w:marBottom w:val="0"/>
          <w:divBdr>
            <w:top w:val="none" w:sz="0" w:space="0" w:color="auto"/>
            <w:left w:val="none" w:sz="0" w:space="0" w:color="auto"/>
            <w:bottom w:val="none" w:sz="0" w:space="0" w:color="auto"/>
            <w:right w:val="none" w:sz="0" w:space="0" w:color="auto"/>
          </w:divBdr>
        </w:div>
        <w:div w:id="172382007">
          <w:marLeft w:val="640"/>
          <w:marRight w:val="0"/>
          <w:marTop w:val="0"/>
          <w:marBottom w:val="0"/>
          <w:divBdr>
            <w:top w:val="none" w:sz="0" w:space="0" w:color="auto"/>
            <w:left w:val="none" w:sz="0" w:space="0" w:color="auto"/>
            <w:bottom w:val="none" w:sz="0" w:space="0" w:color="auto"/>
            <w:right w:val="none" w:sz="0" w:space="0" w:color="auto"/>
          </w:divBdr>
        </w:div>
        <w:div w:id="585847386">
          <w:marLeft w:val="640"/>
          <w:marRight w:val="0"/>
          <w:marTop w:val="0"/>
          <w:marBottom w:val="0"/>
          <w:divBdr>
            <w:top w:val="none" w:sz="0" w:space="0" w:color="auto"/>
            <w:left w:val="none" w:sz="0" w:space="0" w:color="auto"/>
            <w:bottom w:val="none" w:sz="0" w:space="0" w:color="auto"/>
            <w:right w:val="none" w:sz="0" w:space="0" w:color="auto"/>
          </w:divBdr>
        </w:div>
        <w:div w:id="608968994">
          <w:marLeft w:val="640"/>
          <w:marRight w:val="0"/>
          <w:marTop w:val="0"/>
          <w:marBottom w:val="0"/>
          <w:divBdr>
            <w:top w:val="none" w:sz="0" w:space="0" w:color="auto"/>
            <w:left w:val="none" w:sz="0" w:space="0" w:color="auto"/>
            <w:bottom w:val="none" w:sz="0" w:space="0" w:color="auto"/>
            <w:right w:val="none" w:sz="0" w:space="0" w:color="auto"/>
          </w:divBdr>
        </w:div>
        <w:div w:id="626357178">
          <w:marLeft w:val="640"/>
          <w:marRight w:val="0"/>
          <w:marTop w:val="0"/>
          <w:marBottom w:val="0"/>
          <w:divBdr>
            <w:top w:val="none" w:sz="0" w:space="0" w:color="auto"/>
            <w:left w:val="none" w:sz="0" w:space="0" w:color="auto"/>
            <w:bottom w:val="none" w:sz="0" w:space="0" w:color="auto"/>
            <w:right w:val="none" w:sz="0" w:space="0" w:color="auto"/>
          </w:divBdr>
        </w:div>
        <w:div w:id="640498578">
          <w:marLeft w:val="640"/>
          <w:marRight w:val="0"/>
          <w:marTop w:val="0"/>
          <w:marBottom w:val="0"/>
          <w:divBdr>
            <w:top w:val="none" w:sz="0" w:space="0" w:color="auto"/>
            <w:left w:val="none" w:sz="0" w:space="0" w:color="auto"/>
            <w:bottom w:val="none" w:sz="0" w:space="0" w:color="auto"/>
            <w:right w:val="none" w:sz="0" w:space="0" w:color="auto"/>
          </w:divBdr>
        </w:div>
        <w:div w:id="680930164">
          <w:marLeft w:val="640"/>
          <w:marRight w:val="0"/>
          <w:marTop w:val="0"/>
          <w:marBottom w:val="0"/>
          <w:divBdr>
            <w:top w:val="none" w:sz="0" w:space="0" w:color="auto"/>
            <w:left w:val="none" w:sz="0" w:space="0" w:color="auto"/>
            <w:bottom w:val="none" w:sz="0" w:space="0" w:color="auto"/>
            <w:right w:val="none" w:sz="0" w:space="0" w:color="auto"/>
          </w:divBdr>
        </w:div>
        <w:div w:id="767775036">
          <w:marLeft w:val="640"/>
          <w:marRight w:val="0"/>
          <w:marTop w:val="0"/>
          <w:marBottom w:val="0"/>
          <w:divBdr>
            <w:top w:val="none" w:sz="0" w:space="0" w:color="auto"/>
            <w:left w:val="none" w:sz="0" w:space="0" w:color="auto"/>
            <w:bottom w:val="none" w:sz="0" w:space="0" w:color="auto"/>
            <w:right w:val="none" w:sz="0" w:space="0" w:color="auto"/>
          </w:divBdr>
        </w:div>
        <w:div w:id="784160304">
          <w:marLeft w:val="640"/>
          <w:marRight w:val="0"/>
          <w:marTop w:val="0"/>
          <w:marBottom w:val="0"/>
          <w:divBdr>
            <w:top w:val="none" w:sz="0" w:space="0" w:color="auto"/>
            <w:left w:val="none" w:sz="0" w:space="0" w:color="auto"/>
            <w:bottom w:val="none" w:sz="0" w:space="0" w:color="auto"/>
            <w:right w:val="none" w:sz="0" w:space="0" w:color="auto"/>
          </w:divBdr>
        </w:div>
        <w:div w:id="789206588">
          <w:marLeft w:val="640"/>
          <w:marRight w:val="0"/>
          <w:marTop w:val="0"/>
          <w:marBottom w:val="0"/>
          <w:divBdr>
            <w:top w:val="none" w:sz="0" w:space="0" w:color="auto"/>
            <w:left w:val="none" w:sz="0" w:space="0" w:color="auto"/>
            <w:bottom w:val="none" w:sz="0" w:space="0" w:color="auto"/>
            <w:right w:val="none" w:sz="0" w:space="0" w:color="auto"/>
          </w:divBdr>
        </w:div>
        <w:div w:id="885991000">
          <w:marLeft w:val="640"/>
          <w:marRight w:val="0"/>
          <w:marTop w:val="0"/>
          <w:marBottom w:val="0"/>
          <w:divBdr>
            <w:top w:val="none" w:sz="0" w:space="0" w:color="auto"/>
            <w:left w:val="none" w:sz="0" w:space="0" w:color="auto"/>
            <w:bottom w:val="none" w:sz="0" w:space="0" w:color="auto"/>
            <w:right w:val="none" w:sz="0" w:space="0" w:color="auto"/>
          </w:divBdr>
        </w:div>
        <w:div w:id="979915870">
          <w:marLeft w:val="640"/>
          <w:marRight w:val="0"/>
          <w:marTop w:val="0"/>
          <w:marBottom w:val="0"/>
          <w:divBdr>
            <w:top w:val="none" w:sz="0" w:space="0" w:color="auto"/>
            <w:left w:val="none" w:sz="0" w:space="0" w:color="auto"/>
            <w:bottom w:val="none" w:sz="0" w:space="0" w:color="auto"/>
            <w:right w:val="none" w:sz="0" w:space="0" w:color="auto"/>
          </w:divBdr>
        </w:div>
        <w:div w:id="1090934512">
          <w:marLeft w:val="640"/>
          <w:marRight w:val="0"/>
          <w:marTop w:val="0"/>
          <w:marBottom w:val="0"/>
          <w:divBdr>
            <w:top w:val="none" w:sz="0" w:space="0" w:color="auto"/>
            <w:left w:val="none" w:sz="0" w:space="0" w:color="auto"/>
            <w:bottom w:val="none" w:sz="0" w:space="0" w:color="auto"/>
            <w:right w:val="none" w:sz="0" w:space="0" w:color="auto"/>
          </w:divBdr>
        </w:div>
        <w:div w:id="1123647182">
          <w:marLeft w:val="640"/>
          <w:marRight w:val="0"/>
          <w:marTop w:val="0"/>
          <w:marBottom w:val="0"/>
          <w:divBdr>
            <w:top w:val="none" w:sz="0" w:space="0" w:color="auto"/>
            <w:left w:val="none" w:sz="0" w:space="0" w:color="auto"/>
            <w:bottom w:val="none" w:sz="0" w:space="0" w:color="auto"/>
            <w:right w:val="none" w:sz="0" w:space="0" w:color="auto"/>
          </w:divBdr>
        </w:div>
        <w:div w:id="1257518999">
          <w:marLeft w:val="640"/>
          <w:marRight w:val="0"/>
          <w:marTop w:val="0"/>
          <w:marBottom w:val="0"/>
          <w:divBdr>
            <w:top w:val="none" w:sz="0" w:space="0" w:color="auto"/>
            <w:left w:val="none" w:sz="0" w:space="0" w:color="auto"/>
            <w:bottom w:val="none" w:sz="0" w:space="0" w:color="auto"/>
            <w:right w:val="none" w:sz="0" w:space="0" w:color="auto"/>
          </w:divBdr>
        </w:div>
        <w:div w:id="1263878019">
          <w:marLeft w:val="640"/>
          <w:marRight w:val="0"/>
          <w:marTop w:val="0"/>
          <w:marBottom w:val="0"/>
          <w:divBdr>
            <w:top w:val="none" w:sz="0" w:space="0" w:color="auto"/>
            <w:left w:val="none" w:sz="0" w:space="0" w:color="auto"/>
            <w:bottom w:val="none" w:sz="0" w:space="0" w:color="auto"/>
            <w:right w:val="none" w:sz="0" w:space="0" w:color="auto"/>
          </w:divBdr>
        </w:div>
        <w:div w:id="1268582328">
          <w:marLeft w:val="640"/>
          <w:marRight w:val="0"/>
          <w:marTop w:val="0"/>
          <w:marBottom w:val="0"/>
          <w:divBdr>
            <w:top w:val="none" w:sz="0" w:space="0" w:color="auto"/>
            <w:left w:val="none" w:sz="0" w:space="0" w:color="auto"/>
            <w:bottom w:val="none" w:sz="0" w:space="0" w:color="auto"/>
            <w:right w:val="none" w:sz="0" w:space="0" w:color="auto"/>
          </w:divBdr>
        </w:div>
        <w:div w:id="1299610619">
          <w:marLeft w:val="640"/>
          <w:marRight w:val="0"/>
          <w:marTop w:val="0"/>
          <w:marBottom w:val="0"/>
          <w:divBdr>
            <w:top w:val="none" w:sz="0" w:space="0" w:color="auto"/>
            <w:left w:val="none" w:sz="0" w:space="0" w:color="auto"/>
            <w:bottom w:val="none" w:sz="0" w:space="0" w:color="auto"/>
            <w:right w:val="none" w:sz="0" w:space="0" w:color="auto"/>
          </w:divBdr>
        </w:div>
        <w:div w:id="1447700585">
          <w:marLeft w:val="640"/>
          <w:marRight w:val="0"/>
          <w:marTop w:val="0"/>
          <w:marBottom w:val="0"/>
          <w:divBdr>
            <w:top w:val="none" w:sz="0" w:space="0" w:color="auto"/>
            <w:left w:val="none" w:sz="0" w:space="0" w:color="auto"/>
            <w:bottom w:val="none" w:sz="0" w:space="0" w:color="auto"/>
            <w:right w:val="none" w:sz="0" w:space="0" w:color="auto"/>
          </w:divBdr>
        </w:div>
        <w:div w:id="1658609533">
          <w:marLeft w:val="640"/>
          <w:marRight w:val="0"/>
          <w:marTop w:val="0"/>
          <w:marBottom w:val="0"/>
          <w:divBdr>
            <w:top w:val="none" w:sz="0" w:space="0" w:color="auto"/>
            <w:left w:val="none" w:sz="0" w:space="0" w:color="auto"/>
            <w:bottom w:val="none" w:sz="0" w:space="0" w:color="auto"/>
            <w:right w:val="none" w:sz="0" w:space="0" w:color="auto"/>
          </w:divBdr>
        </w:div>
        <w:div w:id="1677808744">
          <w:marLeft w:val="640"/>
          <w:marRight w:val="0"/>
          <w:marTop w:val="0"/>
          <w:marBottom w:val="0"/>
          <w:divBdr>
            <w:top w:val="none" w:sz="0" w:space="0" w:color="auto"/>
            <w:left w:val="none" w:sz="0" w:space="0" w:color="auto"/>
            <w:bottom w:val="none" w:sz="0" w:space="0" w:color="auto"/>
            <w:right w:val="none" w:sz="0" w:space="0" w:color="auto"/>
          </w:divBdr>
        </w:div>
        <w:div w:id="1732850658">
          <w:marLeft w:val="640"/>
          <w:marRight w:val="0"/>
          <w:marTop w:val="0"/>
          <w:marBottom w:val="0"/>
          <w:divBdr>
            <w:top w:val="none" w:sz="0" w:space="0" w:color="auto"/>
            <w:left w:val="none" w:sz="0" w:space="0" w:color="auto"/>
            <w:bottom w:val="none" w:sz="0" w:space="0" w:color="auto"/>
            <w:right w:val="none" w:sz="0" w:space="0" w:color="auto"/>
          </w:divBdr>
        </w:div>
        <w:div w:id="1786466429">
          <w:marLeft w:val="640"/>
          <w:marRight w:val="0"/>
          <w:marTop w:val="0"/>
          <w:marBottom w:val="0"/>
          <w:divBdr>
            <w:top w:val="none" w:sz="0" w:space="0" w:color="auto"/>
            <w:left w:val="none" w:sz="0" w:space="0" w:color="auto"/>
            <w:bottom w:val="none" w:sz="0" w:space="0" w:color="auto"/>
            <w:right w:val="none" w:sz="0" w:space="0" w:color="auto"/>
          </w:divBdr>
        </w:div>
        <w:div w:id="1943612196">
          <w:marLeft w:val="640"/>
          <w:marRight w:val="0"/>
          <w:marTop w:val="0"/>
          <w:marBottom w:val="0"/>
          <w:divBdr>
            <w:top w:val="none" w:sz="0" w:space="0" w:color="auto"/>
            <w:left w:val="none" w:sz="0" w:space="0" w:color="auto"/>
            <w:bottom w:val="none" w:sz="0" w:space="0" w:color="auto"/>
            <w:right w:val="none" w:sz="0" w:space="0" w:color="auto"/>
          </w:divBdr>
        </w:div>
      </w:divsChild>
    </w:div>
    <w:div w:id="45685770">
      <w:bodyDiv w:val="1"/>
      <w:marLeft w:val="0"/>
      <w:marRight w:val="0"/>
      <w:marTop w:val="0"/>
      <w:marBottom w:val="0"/>
      <w:divBdr>
        <w:top w:val="none" w:sz="0" w:space="0" w:color="auto"/>
        <w:left w:val="none" w:sz="0" w:space="0" w:color="auto"/>
        <w:bottom w:val="none" w:sz="0" w:space="0" w:color="auto"/>
        <w:right w:val="none" w:sz="0" w:space="0" w:color="auto"/>
      </w:divBdr>
    </w:div>
    <w:div w:id="48765710">
      <w:bodyDiv w:val="1"/>
      <w:marLeft w:val="0"/>
      <w:marRight w:val="0"/>
      <w:marTop w:val="0"/>
      <w:marBottom w:val="0"/>
      <w:divBdr>
        <w:top w:val="none" w:sz="0" w:space="0" w:color="auto"/>
        <w:left w:val="none" w:sz="0" w:space="0" w:color="auto"/>
        <w:bottom w:val="none" w:sz="0" w:space="0" w:color="auto"/>
        <w:right w:val="none" w:sz="0" w:space="0" w:color="auto"/>
      </w:divBdr>
      <w:divsChild>
        <w:div w:id="305403311">
          <w:marLeft w:val="640"/>
          <w:marRight w:val="0"/>
          <w:marTop w:val="0"/>
          <w:marBottom w:val="0"/>
          <w:divBdr>
            <w:top w:val="none" w:sz="0" w:space="0" w:color="auto"/>
            <w:left w:val="none" w:sz="0" w:space="0" w:color="auto"/>
            <w:bottom w:val="none" w:sz="0" w:space="0" w:color="auto"/>
            <w:right w:val="none" w:sz="0" w:space="0" w:color="auto"/>
          </w:divBdr>
        </w:div>
        <w:div w:id="460658138">
          <w:marLeft w:val="640"/>
          <w:marRight w:val="0"/>
          <w:marTop w:val="0"/>
          <w:marBottom w:val="0"/>
          <w:divBdr>
            <w:top w:val="none" w:sz="0" w:space="0" w:color="auto"/>
            <w:left w:val="none" w:sz="0" w:space="0" w:color="auto"/>
            <w:bottom w:val="none" w:sz="0" w:space="0" w:color="auto"/>
            <w:right w:val="none" w:sz="0" w:space="0" w:color="auto"/>
          </w:divBdr>
        </w:div>
        <w:div w:id="567616400">
          <w:marLeft w:val="640"/>
          <w:marRight w:val="0"/>
          <w:marTop w:val="0"/>
          <w:marBottom w:val="0"/>
          <w:divBdr>
            <w:top w:val="none" w:sz="0" w:space="0" w:color="auto"/>
            <w:left w:val="none" w:sz="0" w:space="0" w:color="auto"/>
            <w:bottom w:val="none" w:sz="0" w:space="0" w:color="auto"/>
            <w:right w:val="none" w:sz="0" w:space="0" w:color="auto"/>
          </w:divBdr>
        </w:div>
        <w:div w:id="707142456">
          <w:marLeft w:val="640"/>
          <w:marRight w:val="0"/>
          <w:marTop w:val="0"/>
          <w:marBottom w:val="0"/>
          <w:divBdr>
            <w:top w:val="none" w:sz="0" w:space="0" w:color="auto"/>
            <w:left w:val="none" w:sz="0" w:space="0" w:color="auto"/>
            <w:bottom w:val="none" w:sz="0" w:space="0" w:color="auto"/>
            <w:right w:val="none" w:sz="0" w:space="0" w:color="auto"/>
          </w:divBdr>
        </w:div>
        <w:div w:id="800076094">
          <w:marLeft w:val="640"/>
          <w:marRight w:val="0"/>
          <w:marTop w:val="0"/>
          <w:marBottom w:val="0"/>
          <w:divBdr>
            <w:top w:val="none" w:sz="0" w:space="0" w:color="auto"/>
            <w:left w:val="none" w:sz="0" w:space="0" w:color="auto"/>
            <w:bottom w:val="none" w:sz="0" w:space="0" w:color="auto"/>
            <w:right w:val="none" w:sz="0" w:space="0" w:color="auto"/>
          </w:divBdr>
        </w:div>
        <w:div w:id="946816658">
          <w:marLeft w:val="640"/>
          <w:marRight w:val="0"/>
          <w:marTop w:val="0"/>
          <w:marBottom w:val="0"/>
          <w:divBdr>
            <w:top w:val="none" w:sz="0" w:space="0" w:color="auto"/>
            <w:left w:val="none" w:sz="0" w:space="0" w:color="auto"/>
            <w:bottom w:val="none" w:sz="0" w:space="0" w:color="auto"/>
            <w:right w:val="none" w:sz="0" w:space="0" w:color="auto"/>
          </w:divBdr>
        </w:div>
        <w:div w:id="978653873">
          <w:marLeft w:val="640"/>
          <w:marRight w:val="0"/>
          <w:marTop w:val="0"/>
          <w:marBottom w:val="0"/>
          <w:divBdr>
            <w:top w:val="none" w:sz="0" w:space="0" w:color="auto"/>
            <w:left w:val="none" w:sz="0" w:space="0" w:color="auto"/>
            <w:bottom w:val="none" w:sz="0" w:space="0" w:color="auto"/>
            <w:right w:val="none" w:sz="0" w:space="0" w:color="auto"/>
          </w:divBdr>
        </w:div>
        <w:div w:id="1254125709">
          <w:marLeft w:val="640"/>
          <w:marRight w:val="0"/>
          <w:marTop w:val="0"/>
          <w:marBottom w:val="0"/>
          <w:divBdr>
            <w:top w:val="none" w:sz="0" w:space="0" w:color="auto"/>
            <w:left w:val="none" w:sz="0" w:space="0" w:color="auto"/>
            <w:bottom w:val="none" w:sz="0" w:space="0" w:color="auto"/>
            <w:right w:val="none" w:sz="0" w:space="0" w:color="auto"/>
          </w:divBdr>
        </w:div>
        <w:div w:id="1345546205">
          <w:marLeft w:val="640"/>
          <w:marRight w:val="0"/>
          <w:marTop w:val="0"/>
          <w:marBottom w:val="0"/>
          <w:divBdr>
            <w:top w:val="none" w:sz="0" w:space="0" w:color="auto"/>
            <w:left w:val="none" w:sz="0" w:space="0" w:color="auto"/>
            <w:bottom w:val="none" w:sz="0" w:space="0" w:color="auto"/>
            <w:right w:val="none" w:sz="0" w:space="0" w:color="auto"/>
          </w:divBdr>
        </w:div>
        <w:div w:id="1480029995">
          <w:marLeft w:val="640"/>
          <w:marRight w:val="0"/>
          <w:marTop w:val="0"/>
          <w:marBottom w:val="0"/>
          <w:divBdr>
            <w:top w:val="none" w:sz="0" w:space="0" w:color="auto"/>
            <w:left w:val="none" w:sz="0" w:space="0" w:color="auto"/>
            <w:bottom w:val="none" w:sz="0" w:space="0" w:color="auto"/>
            <w:right w:val="none" w:sz="0" w:space="0" w:color="auto"/>
          </w:divBdr>
        </w:div>
        <w:div w:id="1630891422">
          <w:marLeft w:val="640"/>
          <w:marRight w:val="0"/>
          <w:marTop w:val="0"/>
          <w:marBottom w:val="0"/>
          <w:divBdr>
            <w:top w:val="none" w:sz="0" w:space="0" w:color="auto"/>
            <w:left w:val="none" w:sz="0" w:space="0" w:color="auto"/>
            <w:bottom w:val="none" w:sz="0" w:space="0" w:color="auto"/>
            <w:right w:val="none" w:sz="0" w:space="0" w:color="auto"/>
          </w:divBdr>
        </w:div>
        <w:div w:id="1709648731">
          <w:marLeft w:val="640"/>
          <w:marRight w:val="0"/>
          <w:marTop w:val="0"/>
          <w:marBottom w:val="0"/>
          <w:divBdr>
            <w:top w:val="none" w:sz="0" w:space="0" w:color="auto"/>
            <w:left w:val="none" w:sz="0" w:space="0" w:color="auto"/>
            <w:bottom w:val="none" w:sz="0" w:space="0" w:color="auto"/>
            <w:right w:val="none" w:sz="0" w:space="0" w:color="auto"/>
          </w:divBdr>
        </w:div>
        <w:div w:id="1732538886">
          <w:marLeft w:val="640"/>
          <w:marRight w:val="0"/>
          <w:marTop w:val="0"/>
          <w:marBottom w:val="0"/>
          <w:divBdr>
            <w:top w:val="none" w:sz="0" w:space="0" w:color="auto"/>
            <w:left w:val="none" w:sz="0" w:space="0" w:color="auto"/>
            <w:bottom w:val="none" w:sz="0" w:space="0" w:color="auto"/>
            <w:right w:val="none" w:sz="0" w:space="0" w:color="auto"/>
          </w:divBdr>
        </w:div>
        <w:div w:id="1734741841">
          <w:marLeft w:val="640"/>
          <w:marRight w:val="0"/>
          <w:marTop w:val="0"/>
          <w:marBottom w:val="0"/>
          <w:divBdr>
            <w:top w:val="none" w:sz="0" w:space="0" w:color="auto"/>
            <w:left w:val="none" w:sz="0" w:space="0" w:color="auto"/>
            <w:bottom w:val="none" w:sz="0" w:space="0" w:color="auto"/>
            <w:right w:val="none" w:sz="0" w:space="0" w:color="auto"/>
          </w:divBdr>
        </w:div>
        <w:div w:id="1784499126">
          <w:marLeft w:val="640"/>
          <w:marRight w:val="0"/>
          <w:marTop w:val="0"/>
          <w:marBottom w:val="0"/>
          <w:divBdr>
            <w:top w:val="none" w:sz="0" w:space="0" w:color="auto"/>
            <w:left w:val="none" w:sz="0" w:space="0" w:color="auto"/>
            <w:bottom w:val="none" w:sz="0" w:space="0" w:color="auto"/>
            <w:right w:val="none" w:sz="0" w:space="0" w:color="auto"/>
          </w:divBdr>
        </w:div>
        <w:div w:id="1890727993">
          <w:marLeft w:val="640"/>
          <w:marRight w:val="0"/>
          <w:marTop w:val="0"/>
          <w:marBottom w:val="0"/>
          <w:divBdr>
            <w:top w:val="none" w:sz="0" w:space="0" w:color="auto"/>
            <w:left w:val="none" w:sz="0" w:space="0" w:color="auto"/>
            <w:bottom w:val="none" w:sz="0" w:space="0" w:color="auto"/>
            <w:right w:val="none" w:sz="0" w:space="0" w:color="auto"/>
          </w:divBdr>
        </w:div>
        <w:div w:id="1926064255">
          <w:marLeft w:val="640"/>
          <w:marRight w:val="0"/>
          <w:marTop w:val="0"/>
          <w:marBottom w:val="0"/>
          <w:divBdr>
            <w:top w:val="none" w:sz="0" w:space="0" w:color="auto"/>
            <w:left w:val="none" w:sz="0" w:space="0" w:color="auto"/>
            <w:bottom w:val="none" w:sz="0" w:space="0" w:color="auto"/>
            <w:right w:val="none" w:sz="0" w:space="0" w:color="auto"/>
          </w:divBdr>
        </w:div>
        <w:div w:id="1927497367">
          <w:marLeft w:val="640"/>
          <w:marRight w:val="0"/>
          <w:marTop w:val="0"/>
          <w:marBottom w:val="0"/>
          <w:divBdr>
            <w:top w:val="none" w:sz="0" w:space="0" w:color="auto"/>
            <w:left w:val="none" w:sz="0" w:space="0" w:color="auto"/>
            <w:bottom w:val="none" w:sz="0" w:space="0" w:color="auto"/>
            <w:right w:val="none" w:sz="0" w:space="0" w:color="auto"/>
          </w:divBdr>
        </w:div>
        <w:div w:id="2051880453">
          <w:marLeft w:val="640"/>
          <w:marRight w:val="0"/>
          <w:marTop w:val="0"/>
          <w:marBottom w:val="0"/>
          <w:divBdr>
            <w:top w:val="none" w:sz="0" w:space="0" w:color="auto"/>
            <w:left w:val="none" w:sz="0" w:space="0" w:color="auto"/>
            <w:bottom w:val="none" w:sz="0" w:space="0" w:color="auto"/>
            <w:right w:val="none" w:sz="0" w:space="0" w:color="auto"/>
          </w:divBdr>
        </w:div>
      </w:divsChild>
    </w:div>
    <w:div w:id="49815460">
      <w:bodyDiv w:val="1"/>
      <w:marLeft w:val="0"/>
      <w:marRight w:val="0"/>
      <w:marTop w:val="0"/>
      <w:marBottom w:val="0"/>
      <w:divBdr>
        <w:top w:val="none" w:sz="0" w:space="0" w:color="auto"/>
        <w:left w:val="none" w:sz="0" w:space="0" w:color="auto"/>
        <w:bottom w:val="none" w:sz="0" w:space="0" w:color="auto"/>
        <w:right w:val="none" w:sz="0" w:space="0" w:color="auto"/>
      </w:divBdr>
      <w:divsChild>
        <w:div w:id="63838167">
          <w:marLeft w:val="640"/>
          <w:marRight w:val="0"/>
          <w:marTop w:val="0"/>
          <w:marBottom w:val="0"/>
          <w:divBdr>
            <w:top w:val="none" w:sz="0" w:space="0" w:color="auto"/>
            <w:left w:val="none" w:sz="0" w:space="0" w:color="auto"/>
            <w:bottom w:val="none" w:sz="0" w:space="0" w:color="auto"/>
            <w:right w:val="none" w:sz="0" w:space="0" w:color="auto"/>
          </w:divBdr>
        </w:div>
        <w:div w:id="73674568">
          <w:marLeft w:val="640"/>
          <w:marRight w:val="0"/>
          <w:marTop w:val="0"/>
          <w:marBottom w:val="0"/>
          <w:divBdr>
            <w:top w:val="none" w:sz="0" w:space="0" w:color="auto"/>
            <w:left w:val="none" w:sz="0" w:space="0" w:color="auto"/>
            <w:bottom w:val="none" w:sz="0" w:space="0" w:color="auto"/>
            <w:right w:val="none" w:sz="0" w:space="0" w:color="auto"/>
          </w:divBdr>
        </w:div>
        <w:div w:id="79451241">
          <w:marLeft w:val="640"/>
          <w:marRight w:val="0"/>
          <w:marTop w:val="0"/>
          <w:marBottom w:val="0"/>
          <w:divBdr>
            <w:top w:val="none" w:sz="0" w:space="0" w:color="auto"/>
            <w:left w:val="none" w:sz="0" w:space="0" w:color="auto"/>
            <w:bottom w:val="none" w:sz="0" w:space="0" w:color="auto"/>
            <w:right w:val="none" w:sz="0" w:space="0" w:color="auto"/>
          </w:divBdr>
        </w:div>
        <w:div w:id="167910375">
          <w:marLeft w:val="640"/>
          <w:marRight w:val="0"/>
          <w:marTop w:val="0"/>
          <w:marBottom w:val="0"/>
          <w:divBdr>
            <w:top w:val="none" w:sz="0" w:space="0" w:color="auto"/>
            <w:left w:val="none" w:sz="0" w:space="0" w:color="auto"/>
            <w:bottom w:val="none" w:sz="0" w:space="0" w:color="auto"/>
            <w:right w:val="none" w:sz="0" w:space="0" w:color="auto"/>
          </w:divBdr>
        </w:div>
        <w:div w:id="170685394">
          <w:marLeft w:val="640"/>
          <w:marRight w:val="0"/>
          <w:marTop w:val="0"/>
          <w:marBottom w:val="0"/>
          <w:divBdr>
            <w:top w:val="none" w:sz="0" w:space="0" w:color="auto"/>
            <w:left w:val="none" w:sz="0" w:space="0" w:color="auto"/>
            <w:bottom w:val="none" w:sz="0" w:space="0" w:color="auto"/>
            <w:right w:val="none" w:sz="0" w:space="0" w:color="auto"/>
          </w:divBdr>
        </w:div>
        <w:div w:id="252126430">
          <w:marLeft w:val="640"/>
          <w:marRight w:val="0"/>
          <w:marTop w:val="0"/>
          <w:marBottom w:val="0"/>
          <w:divBdr>
            <w:top w:val="none" w:sz="0" w:space="0" w:color="auto"/>
            <w:left w:val="none" w:sz="0" w:space="0" w:color="auto"/>
            <w:bottom w:val="none" w:sz="0" w:space="0" w:color="auto"/>
            <w:right w:val="none" w:sz="0" w:space="0" w:color="auto"/>
          </w:divBdr>
        </w:div>
        <w:div w:id="278533626">
          <w:marLeft w:val="640"/>
          <w:marRight w:val="0"/>
          <w:marTop w:val="0"/>
          <w:marBottom w:val="0"/>
          <w:divBdr>
            <w:top w:val="none" w:sz="0" w:space="0" w:color="auto"/>
            <w:left w:val="none" w:sz="0" w:space="0" w:color="auto"/>
            <w:bottom w:val="none" w:sz="0" w:space="0" w:color="auto"/>
            <w:right w:val="none" w:sz="0" w:space="0" w:color="auto"/>
          </w:divBdr>
        </w:div>
        <w:div w:id="280303601">
          <w:marLeft w:val="640"/>
          <w:marRight w:val="0"/>
          <w:marTop w:val="0"/>
          <w:marBottom w:val="0"/>
          <w:divBdr>
            <w:top w:val="none" w:sz="0" w:space="0" w:color="auto"/>
            <w:left w:val="none" w:sz="0" w:space="0" w:color="auto"/>
            <w:bottom w:val="none" w:sz="0" w:space="0" w:color="auto"/>
            <w:right w:val="none" w:sz="0" w:space="0" w:color="auto"/>
          </w:divBdr>
        </w:div>
        <w:div w:id="351420657">
          <w:marLeft w:val="640"/>
          <w:marRight w:val="0"/>
          <w:marTop w:val="0"/>
          <w:marBottom w:val="0"/>
          <w:divBdr>
            <w:top w:val="none" w:sz="0" w:space="0" w:color="auto"/>
            <w:left w:val="none" w:sz="0" w:space="0" w:color="auto"/>
            <w:bottom w:val="none" w:sz="0" w:space="0" w:color="auto"/>
            <w:right w:val="none" w:sz="0" w:space="0" w:color="auto"/>
          </w:divBdr>
        </w:div>
        <w:div w:id="471336535">
          <w:marLeft w:val="640"/>
          <w:marRight w:val="0"/>
          <w:marTop w:val="0"/>
          <w:marBottom w:val="0"/>
          <w:divBdr>
            <w:top w:val="none" w:sz="0" w:space="0" w:color="auto"/>
            <w:left w:val="none" w:sz="0" w:space="0" w:color="auto"/>
            <w:bottom w:val="none" w:sz="0" w:space="0" w:color="auto"/>
            <w:right w:val="none" w:sz="0" w:space="0" w:color="auto"/>
          </w:divBdr>
        </w:div>
        <w:div w:id="500773812">
          <w:marLeft w:val="640"/>
          <w:marRight w:val="0"/>
          <w:marTop w:val="0"/>
          <w:marBottom w:val="0"/>
          <w:divBdr>
            <w:top w:val="none" w:sz="0" w:space="0" w:color="auto"/>
            <w:left w:val="none" w:sz="0" w:space="0" w:color="auto"/>
            <w:bottom w:val="none" w:sz="0" w:space="0" w:color="auto"/>
            <w:right w:val="none" w:sz="0" w:space="0" w:color="auto"/>
          </w:divBdr>
        </w:div>
        <w:div w:id="600189665">
          <w:marLeft w:val="640"/>
          <w:marRight w:val="0"/>
          <w:marTop w:val="0"/>
          <w:marBottom w:val="0"/>
          <w:divBdr>
            <w:top w:val="none" w:sz="0" w:space="0" w:color="auto"/>
            <w:left w:val="none" w:sz="0" w:space="0" w:color="auto"/>
            <w:bottom w:val="none" w:sz="0" w:space="0" w:color="auto"/>
            <w:right w:val="none" w:sz="0" w:space="0" w:color="auto"/>
          </w:divBdr>
        </w:div>
        <w:div w:id="643856671">
          <w:marLeft w:val="640"/>
          <w:marRight w:val="0"/>
          <w:marTop w:val="0"/>
          <w:marBottom w:val="0"/>
          <w:divBdr>
            <w:top w:val="none" w:sz="0" w:space="0" w:color="auto"/>
            <w:left w:val="none" w:sz="0" w:space="0" w:color="auto"/>
            <w:bottom w:val="none" w:sz="0" w:space="0" w:color="auto"/>
            <w:right w:val="none" w:sz="0" w:space="0" w:color="auto"/>
          </w:divBdr>
        </w:div>
        <w:div w:id="645281828">
          <w:marLeft w:val="640"/>
          <w:marRight w:val="0"/>
          <w:marTop w:val="0"/>
          <w:marBottom w:val="0"/>
          <w:divBdr>
            <w:top w:val="none" w:sz="0" w:space="0" w:color="auto"/>
            <w:left w:val="none" w:sz="0" w:space="0" w:color="auto"/>
            <w:bottom w:val="none" w:sz="0" w:space="0" w:color="auto"/>
            <w:right w:val="none" w:sz="0" w:space="0" w:color="auto"/>
          </w:divBdr>
        </w:div>
        <w:div w:id="691297472">
          <w:marLeft w:val="640"/>
          <w:marRight w:val="0"/>
          <w:marTop w:val="0"/>
          <w:marBottom w:val="0"/>
          <w:divBdr>
            <w:top w:val="none" w:sz="0" w:space="0" w:color="auto"/>
            <w:left w:val="none" w:sz="0" w:space="0" w:color="auto"/>
            <w:bottom w:val="none" w:sz="0" w:space="0" w:color="auto"/>
            <w:right w:val="none" w:sz="0" w:space="0" w:color="auto"/>
          </w:divBdr>
        </w:div>
        <w:div w:id="770705683">
          <w:marLeft w:val="640"/>
          <w:marRight w:val="0"/>
          <w:marTop w:val="0"/>
          <w:marBottom w:val="0"/>
          <w:divBdr>
            <w:top w:val="none" w:sz="0" w:space="0" w:color="auto"/>
            <w:left w:val="none" w:sz="0" w:space="0" w:color="auto"/>
            <w:bottom w:val="none" w:sz="0" w:space="0" w:color="auto"/>
            <w:right w:val="none" w:sz="0" w:space="0" w:color="auto"/>
          </w:divBdr>
        </w:div>
        <w:div w:id="845169475">
          <w:marLeft w:val="640"/>
          <w:marRight w:val="0"/>
          <w:marTop w:val="0"/>
          <w:marBottom w:val="0"/>
          <w:divBdr>
            <w:top w:val="none" w:sz="0" w:space="0" w:color="auto"/>
            <w:left w:val="none" w:sz="0" w:space="0" w:color="auto"/>
            <w:bottom w:val="none" w:sz="0" w:space="0" w:color="auto"/>
            <w:right w:val="none" w:sz="0" w:space="0" w:color="auto"/>
          </w:divBdr>
        </w:div>
        <w:div w:id="882210971">
          <w:marLeft w:val="640"/>
          <w:marRight w:val="0"/>
          <w:marTop w:val="0"/>
          <w:marBottom w:val="0"/>
          <w:divBdr>
            <w:top w:val="none" w:sz="0" w:space="0" w:color="auto"/>
            <w:left w:val="none" w:sz="0" w:space="0" w:color="auto"/>
            <w:bottom w:val="none" w:sz="0" w:space="0" w:color="auto"/>
            <w:right w:val="none" w:sz="0" w:space="0" w:color="auto"/>
          </w:divBdr>
        </w:div>
        <w:div w:id="886337255">
          <w:marLeft w:val="640"/>
          <w:marRight w:val="0"/>
          <w:marTop w:val="0"/>
          <w:marBottom w:val="0"/>
          <w:divBdr>
            <w:top w:val="none" w:sz="0" w:space="0" w:color="auto"/>
            <w:left w:val="none" w:sz="0" w:space="0" w:color="auto"/>
            <w:bottom w:val="none" w:sz="0" w:space="0" w:color="auto"/>
            <w:right w:val="none" w:sz="0" w:space="0" w:color="auto"/>
          </w:divBdr>
        </w:div>
        <w:div w:id="888035635">
          <w:marLeft w:val="640"/>
          <w:marRight w:val="0"/>
          <w:marTop w:val="0"/>
          <w:marBottom w:val="0"/>
          <w:divBdr>
            <w:top w:val="none" w:sz="0" w:space="0" w:color="auto"/>
            <w:left w:val="none" w:sz="0" w:space="0" w:color="auto"/>
            <w:bottom w:val="none" w:sz="0" w:space="0" w:color="auto"/>
            <w:right w:val="none" w:sz="0" w:space="0" w:color="auto"/>
          </w:divBdr>
        </w:div>
        <w:div w:id="893394865">
          <w:marLeft w:val="640"/>
          <w:marRight w:val="0"/>
          <w:marTop w:val="0"/>
          <w:marBottom w:val="0"/>
          <w:divBdr>
            <w:top w:val="none" w:sz="0" w:space="0" w:color="auto"/>
            <w:left w:val="none" w:sz="0" w:space="0" w:color="auto"/>
            <w:bottom w:val="none" w:sz="0" w:space="0" w:color="auto"/>
            <w:right w:val="none" w:sz="0" w:space="0" w:color="auto"/>
          </w:divBdr>
        </w:div>
        <w:div w:id="906649817">
          <w:marLeft w:val="640"/>
          <w:marRight w:val="0"/>
          <w:marTop w:val="0"/>
          <w:marBottom w:val="0"/>
          <w:divBdr>
            <w:top w:val="none" w:sz="0" w:space="0" w:color="auto"/>
            <w:left w:val="none" w:sz="0" w:space="0" w:color="auto"/>
            <w:bottom w:val="none" w:sz="0" w:space="0" w:color="auto"/>
            <w:right w:val="none" w:sz="0" w:space="0" w:color="auto"/>
          </w:divBdr>
        </w:div>
        <w:div w:id="960917573">
          <w:marLeft w:val="640"/>
          <w:marRight w:val="0"/>
          <w:marTop w:val="0"/>
          <w:marBottom w:val="0"/>
          <w:divBdr>
            <w:top w:val="none" w:sz="0" w:space="0" w:color="auto"/>
            <w:left w:val="none" w:sz="0" w:space="0" w:color="auto"/>
            <w:bottom w:val="none" w:sz="0" w:space="0" w:color="auto"/>
            <w:right w:val="none" w:sz="0" w:space="0" w:color="auto"/>
          </w:divBdr>
        </w:div>
        <w:div w:id="1041126190">
          <w:marLeft w:val="640"/>
          <w:marRight w:val="0"/>
          <w:marTop w:val="0"/>
          <w:marBottom w:val="0"/>
          <w:divBdr>
            <w:top w:val="none" w:sz="0" w:space="0" w:color="auto"/>
            <w:left w:val="none" w:sz="0" w:space="0" w:color="auto"/>
            <w:bottom w:val="none" w:sz="0" w:space="0" w:color="auto"/>
            <w:right w:val="none" w:sz="0" w:space="0" w:color="auto"/>
          </w:divBdr>
        </w:div>
        <w:div w:id="1054506786">
          <w:marLeft w:val="640"/>
          <w:marRight w:val="0"/>
          <w:marTop w:val="0"/>
          <w:marBottom w:val="0"/>
          <w:divBdr>
            <w:top w:val="none" w:sz="0" w:space="0" w:color="auto"/>
            <w:left w:val="none" w:sz="0" w:space="0" w:color="auto"/>
            <w:bottom w:val="none" w:sz="0" w:space="0" w:color="auto"/>
            <w:right w:val="none" w:sz="0" w:space="0" w:color="auto"/>
          </w:divBdr>
        </w:div>
        <w:div w:id="1059203969">
          <w:marLeft w:val="640"/>
          <w:marRight w:val="0"/>
          <w:marTop w:val="0"/>
          <w:marBottom w:val="0"/>
          <w:divBdr>
            <w:top w:val="none" w:sz="0" w:space="0" w:color="auto"/>
            <w:left w:val="none" w:sz="0" w:space="0" w:color="auto"/>
            <w:bottom w:val="none" w:sz="0" w:space="0" w:color="auto"/>
            <w:right w:val="none" w:sz="0" w:space="0" w:color="auto"/>
          </w:divBdr>
        </w:div>
        <w:div w:id="1075975532">
          <w:marLeft w:val="640"/>
          <w:marRight w:val="0"/>
          <w:marTop w:val="0"/>
          <w:marBottom w:val="0"/>
          <w:divBdr>
            <w:top w:val="none" w:sz="0" w:space="0" w:color="auto"/>
            <w:left w:val="none" w:sz="0" w:space="0" w:color="auto"/>
            <w:bottom w:val="none" w:sz="0" w:space="0" w:color="auto"/>
            <w:right w:val="none" w:sz="0" w:space="0" w:color="auto"/>
          </w:divBdr>
        </w:div>
        <w:div w:id="1085150785">
          <w:marLeft w:val="640"/>
          <w:marRight w:val="0"/>
          <w:marTop w:val="0"/>
          <w:marBottom w:val="0"/>
          <w:divBdr>
            <w:top w:val="none" w:sz="0" w:space="0" w:color="auto"/>
            <w:left w:val="none" w:sz="0" w:space="0" w:color="auto"/>
            <w:bottom w:val="none" w:sz="0" w:space="0" w:color="auto"/>
            <w:right w:val="none" w:sz="0" w:space="0" w:color="auto"/>
          </w:divBdr>
        </w:div>
        <w:div w:id="1088383513">
          <w:marLeft w:val="640"/>
          <w:marRight w:val="0"/>
          <w:marTop w:val="0"/>
          <w:marBottom w:val="0"/>
          <w:divBdr>
            <w:top w:val="none" w:sz="0" w:space="0" w:color="auto"/>
            <w:left w:val="none" w:sz="0" w:space="0" w:color="auto"/>
            <w:bottom w:val="none" w:sz="0" w:space="0" w:color="auto"/>
            <w:right w:val="none" w:sz="0" w:space="0" w:color="auto"/>
          </w:divBdr>
        </w:div>
        <w:div w:id="1106071668">
          <w:marLeft w:val="640"/>
          <w:marRight w:val="0"/>
          <w:marTop w:val="0"/>
          <w:marBottom w:val="0"/>
          <w:divBdr>
            <w:top w:val="none" w:sz="0" w:space="0" w:color="auto"/>
            <w:left w:val="none" w:sz="0" w:space="0" w:color="auto"/>
            <w:bottom w:val="none" w:sz="0" w:space="0" w:color="auto"/>
            <w:right w:val="none" w:sz="0" w:space="0" w:color="auto"/>
          </w:divBdr>
        </w:div>
        <w:div w:id="1176456266">
          <w:marLeft w:val="640"/>
          <w:marRight w:val="0"/>
          <w:marTop w:val="0"/>
          <w:marBottom w:val="0"/>
          <w:divBdr>
            <w:top w:val="none" w:sz="0" w:space="0" w:color="auto"/>
            <w:left w:val="none" w:sz="0" w:space="0" w:color="auto"/>
            <w:bottom w:val="none" w:sz="0" w:space="0" w:color="auto"/>
            <w:right w:val="none" w:sz="0" w:space="0" w:color="auto"/>
          </w:divBdr>
        </w:div>
        <w:div w:id="1196626401">
          <w:marLeft w:val="640"/>
          <w:marRight w:val="0"/>
          <w:marTop w:val="0"/>
          <w:marBottom w:val="0"/>
          <w:divBdr>
            <w:top w:val="none" w:sz="0" w:space="0" w:color="auto"/>
            <w:left w:val="none" w:sz="0" w:space="0" w:color="auto"/>
            <w:bottom w:val="none" w:sz="0" w:space="0" w:color="auto"/>
            <w:right w:val="none" w:sz="0" w:space="0" w:color="auto"/>
          </w:divBdr>
        </w:div>
        <w:div w:id="1217469016">
          <w:marLeft w:val="640"/>
          <w:marRight w:val="0"/>
          <w:marTop w:val="0"/>
          <w:marBottom w:val="0"/>
          <w:divBdr>
            <w:top w:val="none" w:sz="0" w:space="0" w:color="auto"/>
            <w:left w:val="none" w:sz="0" w:space="0" w:color="auto"/>
            <w:bottom w:val="none" w:sz="0" w:space="0" w:color="auto"/>
            <w:right w:val="none" w:sz="0" w:space="0" w:color="auto"/>
          </w:divBdr>
        </w:div>
        <w:div w:id="1299647349">
          <w:marLeft w:val="640"/>
          <w:marRight w:val="0"/>
          <w:marTop w:val="0"/>
          <w:marBottom w:val="0"/>
          <w:divBdr>
            <w:top w:val="none" w:sz="0" w:space="0" w:color="auto"/>
            <w:left w:val="none" w:sz="0" w:space="0" w:color="auto"/>
            <w:bottom w:val="none" w:sz="0" w:space="0" w:color="auto"/>
            <w:right w:val="none" w:sz="0" w:space="0" w:color="auto"/>
          </w:divBdr>
        </w:div>
        <w:div w:id="1358238503">
          <w:marLeft w:val="640"/>
          <w:marRight w:val="0"/>
          <w:marTop w:val="0"/>
          <w:marBottom w:val="0"/>
          <w:divBdr>
            <w:top w:val="none" w:sz="0" w:space="0" w:color="auto"/>
            <w:left w:val="none" w:sz="0" w:space="0" w:color="auto"/>
            <w:bottom w:val="none" w:sz="0" w:space="0" w:color="auto"/>
            <w:right w:val="none" w:sz="0" w:space="0" w:color="auto"/>
          </w:divBdr>
        </w:div>
        <w:div w:id="1359503312">
          <w:marLeft w:val="640"/>
          <w:marRight w:val="0"/>
          <w:marTop w:val="0"/>
          <w:marBottom w:val="0"/>
          <w:divBdr>
            <w:top w:val="none" w:sz="0" w:space="0" w:color="auto"/>
            <w:left w:val="none" w:sz="0" w:space="0" w:color="auto"/>
            <w:bottom w:val="none" w:sz="0" w:space="0" w:color="auto"/>
            <w:right w:val="none" w:sz="0" w:space="0" w:color="auto"/>
          </w:divBdr>
        </w:div>
        <w:div w:id="1364937923">
          <w:marLeft w:val="640"/>
          <w:marRight w:val="0"/>
          <w:marTop w:val="0"/>
          <w:marBottom w:val="0"/>
          <w:divBdr>
            <w:top w:val="none" w:sz="0" w:space="0" w:color="auto"/>
            <w:left w:val="none" w:sz="0" w:space="0" w:color="auto"/>
            <w:bottom w:val="none" w:sz="0" w:space="0" w:color="auto"/>
            <w:right w:val="none" w:sz="0" w:space="0" w:color="auto"/>
          </w:divBdr>
        </w:div>
        <w:div w:id="1427575353">
          <w:marLeft w:val="640"/>
          <w:marRight w:val="0"/>
          <w:marTop w:val="0"/>
          <w:marBottom w:val="0"/>
          <w:divBdr>
            <w:top w:val="none" w:sz="0" w:space="0" w:color="auto"/>
            <w:left w:val="none" w:sz="0" w:space="0" w:color="auto"/>
            <w:bottom w:val="none" w:sz="0" w:space="0" w:color="auto"/>
            <w:right w:val="none" w:sz="0" w:space="0" w:color="auto"/>
          </w:divBdr>
        </w:div>
        <w:div w:id="1465852266">
          <w:marLeft w:val="640"/>
          <w:marRight w:val="0"/>
          <w:marTop w:val="0"/>
          <w:marBottom w:val="0"/>
          <w:divBdr>
            <w:top w:val="none" w:sz="0" w:space="0" w:color="auto"/>
            <w:left w:val="none" w:sz="0" w:space="0" w:color="auto"/>
            <w:bottom w:val="none" w:sz="0" w:space="0" w:color="auto"/>
            <w:right w:val="none" w:sz="0" w:space="0" w:color="auto"/>
          </w:divBdr>
        </w:div>
        <w:div w:id="1526408883">
          <w:marLeft w:val="640"/>
          <w:marRight w:val="0"/>
          <w:marTop w:val="0"/>
          <w:marBottom w:val="0"/>
          <w:divBdr>
            <w:top w:val="none" w:sz="0" w:space="0" w:color="auto"/>
            <w:left w:val="none" w:sz="0" w:space="0" w:color="auto"/>
            <w:bottom w:val="none" w:sz="0" w:space="0" w:color="auto"/>
            <w:right w:val="none" w:sz="0" w:space="0" w:color="auto"/>
          </w:divBdr>
        </w:div>
        <w:div w:id="1541472927">
          <w:marLeft w:val="640"/>
          <w:marRight w:val="0"/>
          <w:marTop w:val="0"/>
          <w:marBottom w:val="0"/>
          <w:divBdr>
            <w:top w:val="none" w:sz="0" w:space="0" w:color="auto"/>
            <w:left w:val="none" w:sz="0" w:space="0" w:color="auto"/>
            <w:bottom w:val="none" w:sz="0" w:space="0" w:color="auto"/>
            <w:right w:val="none" w:sz="0" w:space="0" w:color="auto"/>
          </w:divBdr>
        </w:div>
        <w:div w:id="1670449957">
          <w:marLeft w:val="640"/>
          <w:marRight w:val="0"/>
          <w:marTop w:val="0"/>
          <w:marBottom w:val="0"/>
          <w:divBdr>
            <w:top w:val="none" w:sz="0" w:space="0" w:color="auto"/>
            <w:left w:val="none" w:sz="0" w:space="0" w:color="auto"/>
            <w:bottom w:val="none" w:sz="0" w:space="0" w:color="auto"/>
            <w:right w:val="none" w:sz="0" w:space="0" w:color="auto"/>
          </w:divBdr>
        </w:div>
        <w:div w:id="1702510565">
          <w:marLeft w:val="640"/>
          <w:marRight w:val="0"/>
          <w:marTop w:val="0"/>
          <w:marBottom w:val="0"/>
          <w:divBdr>
            <w:top w:val="none" w:sz="0" w:space="0" w:color="auto"/>
            <w:left w:val="none" w:sz="0" w:space="0" w:color="auto"/>
            <w:bottom w:val="none" w:sz="0" w:space="0" w:color="auto"/>
            <w:right w:val="none" w:sz="0" w:space="0" w:color="auto"/>
          </w:divBdr>
        </w:div>
        <w:div w:id="1708792393">
          <w:marLeft w:val="640"/>
          <w:marRight w:val="0"/>
          <w:marTop w:val="0"/>
          <w:marBottom w:val="0"/>
          <w:divBdr>
            <w:top w:val="none" w:sz="0" w:space="0" w:color="auto"/>
            <w:left w:val="none" w:sz="0" w:space="0" w:color="auto"/>
            <w:bottom w:val="none" w:sz="0" w:space="0" w:color="auto"/>
            <w:right w:val="none" w:sz="0" w:space="0" w:color="auto"/>
          </w:divBdr>
        </w:div>
        <w:div w:id="1755013599">
          <w:marLeft w:val="640"/>
          <w:marRight w:val="0"/>
          <w:marTop w:val="0"/>
          <w:marBottom w:val="0"/>
          <w:divBdr>
            <w:top w:val="none" w:sz="0" w:space="0" w:color="auto"/>
            <w:left w:val="none" w:sz="0" w:space="0" w:color="auto"/>
            <w:bottom w:val="none" w:sz="0" w:space="0" w:color="auto"/>
            <w:right w:val="none" w:sz="0" w:space="0" w:color="auto"/>
          </w:divBdr>
        </w:div>
        <w:div w:id="1764297627">
          <w:marLeft w:val="640"/>
          <w:marRight w:val="0"/>
          <w:marTop w:val="0"/>
          <w:marBottom w:val="0"/>
          <w:divBdr>
            <w:top w:val="none" w:sz="0" w:space="0" w:color="auto"/>
            <w:left w:val="none" w:sz="0" w:space="0" w:color="auto"/>
            <w:bottom w:val="none" w:sz="0" w:space="0" w:color="auto"/>
            <w:right w:val="none" w:sz="0" w:space="0" w:color="auto"/>
          </w:divBdr>
        </w:div>
        <w:div w:id="1771268831">
          <w:marLeft w:val="640"/>
          <w:marRight w:val="0"/>
          <w:marTop w:val="0"/>
          <w:marBottom w:val="0"/>
          <w:divBdr>
            <w:top w:val="none" w:sz="0" w:space="0" w:color="auto"/>
            <w:left w:val="none" w:sz="0" w:space="0" w:color="auto"/>
            <w:bottom w:val="none" w:sz="0" w:space="0" w:color="auto"/>
            <w:right w:val="none" w:sz="0" w:space="0" w:color="auto"/>
          </w:divBdr>
        </w:div>
        <w:div w:id="1902132731">
          <w:marLeft w:val="640"/>
          <w:marRight w:val="0"/>
          <w:marTop w:val="0"/>
          <w:marBottom w:val="0"/>
          <w:divBdr>
            <w:top w:val="none" w:sz="0" w:space="0" w:color="auto"/>
            <w:left w:val="none" w:sz="0" w:space="0" w:color="auto"/>
            <w:bottom w:val="none" w:sz="0" w:space="0" w:color="auto"/>
            <w:right w:val="none" w:sz="0" w:space="0" w:color="auto"/>
          </w:divBdr>
        </w:div>
        <w:div w:id="1909337680">
          <w:marLeft w:val="640"/>
          <w:marRight w:val="0"/>
          <w:marTop w:val="0"/>
          <w:marBottom w:val="0"/>
          <w:divBdr>
            <w:top w:val="none" w:sz="0" w:space="0" w:color="auto"/>
            <w:left w:val="none" w:sz="0" w:space="0" w:color="auto"/>
            <w:bottom w:val="none" w:sz="0" w:space="0" w:color="auto"/>
            <w:right w:val="none" w:sz="0" w:space="0" w:color="auto"/>
          </w:divBdr>
        </w:div>
        <w:div w:id="1929388319">
          <w:marLeft w:val="640"/>
          <w:marRight w:val="0"/>
          <w:marTop w:val="0"/>
          <w:marBottom w:val="0"/>
          <w:divBdr>
            <w:top w:val="none" w:sz="0" w:space="0" w:color="auto"/>
            <w:left w:val="none" w:sz="0" w:space="0" w:color="auto"/>
            <w:bottom w:val="none" w:sz="0" w:space="0" w:color="auto"/>
            <w:right w:val="none" w:sz="0" w:space="0" w:color="auto"/>
          </w:divBdr>
        </w:div>
        <w:div w:id="1942059227">
          <w:marLeft w:val="640"/>
          <w:marRight w:val="0"/>
          <w:marTop w:val="0"/>
          <w:marBottom w:val="0"/>
          <w:divBdr>
            <w:top w:val="none" w:sz="0" w:space="0" w:color="auto"/>
            <w:left w:val="none" w:sz="0" w:space="0" w:color="auto"/>
            <w:bottom w:val="none" w:sz="0" w:space="0" w:color="auto"/>
            <w:right w:val="none" w:sz="0" w:space="0" w:color="auto"/>
          </w:divBdr>
        </w:div>
        <w:div w:id="2000110786">
          <w:marLeft w:val="640"/>
          <w:marRight w:val="0"/>
          <w:marTop w:val="0"/>
          <w:marBottom w:val="0"/>
          <w:divBdr>
            <w:top w:val="none" w:sz="0" w:space="0" w:color="auto"/>
            <w:left w:val="none" w:sz="0" w:space="0" w:color="auto"/>
            <w:bottom w:val="none" w:sz="0" w:space="0" w:color="auto"/>
            <w:right w:val="none" w:sz="0" w:space="0" w:color="auto"/>
          </w:divBdr>
        </w:div>
        <w:div w:id="2011834837">
          <w:marLeft w:val="640"/>
          <w:marRight w:val="0"/>
          <w:marTop w:val="0"/>
          <w:marBottom w:val="0"/>
          <w:divBdr>
            <w:top w:val="none" w:sz="0" w:space="0" w:color="auto"/>
            <w:left w:val="none" w:sz="0" w:space="0" w:color="auto"/>
            <w:bottom w:val="none" w:sz="0" w:space="0" w:color="auto"/>
            <w:right w:val="none" w:sz="0" w:space="0" w:color="auto"/>
          </w:divBdr>
        </w:div>
        <w:div w:id="2020307149">
          <w:marLeft w:val="640"/>
          <w:marRight w:val="0"/>
          <w:marTop w:val="0"/>
          <w:marBottom w:val="0"/>
          <w:divBdr>
            <w:top w:val="none" w:sz="0" w:space="0" w:color="auto"/>
            <w:left w:val="none" w:sz="0" w:space="0" w:color="auto"/>
            <w:bottom w:val="none" w:sz="0" w:space="0" w:color="auto"/>
            <w:right w:val="none" w:sz="0" w:space="0" w:color="auto"/>
          </w:divBdr>
        </w:div>
        <w:div w:id="2034453536">
          <w:marLeft w:val="640"/>
          <w:marRight w:val="0"/>
          <w:marTop w:val="0"/>
          <w:marBottom w:val="0"/>
          <w:divBdr>
            <w:top w:val="none" w:sz="0" w:space="0" w:color="auto"/>
            <w:left w:val="none" w:sz="0" w:space="0" w:color="auto"/>
            <w:bottom w:val="none" w:sz="0" w:space="0" w:color="auto"/>
            <w:right w:val="none" w:sz="0" w:space="0" w:color="auto"/>
          </w:divBdr>
        </w:div>
        <w:div w:id="2051176691">
          <w:marLeft w:val="640"/>
          <w:marRight w:val="0"/>
          <w:marTop w:val="0"/>
          <w:marBottom w:val="0"/>
          <w:divBdr>
            <w:top w:val="none" w:sz="0" w:space="0" w:color="auto"/>
            <w:left w:val="none" w:sz="0" w:space="0" w:color="auto"/>
            <w:bottom w:val="none" w:sz="0" w:space="0" w:color="auto"/>
            <w:right w:val="none" w:sz="0" w:space="0" w:color="auto"/>
          </w:divBdr>
        </w:div>
        <w:div w:id="2080396596">
          <w:marLeft w:val="640"/>
          <w:marRight w:val="0"/>
          <w:marTop w:val="0"/>
          <w:marBottom w:val="0"/>
          <w:divBdr>
            <w:top w:val="none" w:sz="0" w:space="0" w:color="auto"/>
            <w:left w:val="none" w:sz="0" w:space="0" w:color="auto"/>
            <w:bottom w:val="none" w:sz="0" w:space="0" w:color="auto"/>
            <w:right w:val="none" w:sz="0" w:space="0" w:color="auto"/>
          </w:divBdr>
        </w:div>
        <w:div w:id="2125147424">
          <w:marLeft w:val="640"/>
          <w:marRight w:val="0"/>
          <w:marTop w:val="0"/>
          <w:marBottom w:val="0"/>
          <w:divBdr>
            <w:top w:val="none" w:sz="0" w:space="0" w:color="auto"/>
            <w:left w:val="none" w:sz="0" w:space="0" w:color="auto"/>
            <w:bottom w:val="none" w:sz="0" w:space="0" w:color="auto"/>
            <w:right w:val="none" w:sz="0" w:space="0" w:color="auto"/>
          </w:divBdr>
        </w:div>
        <w:div w:id="2146652712">
          <w:marLeft w:val="640"/>
          <w:marRight w:val="0"/>
          <w:marTop w:val="0"/>
          <w:marBottom w:val="0"/>
          <w:divBdr>
            <w:top w:val="none" w:sz="0" w:space="0" w:color="auto"/>
            <w:left w:val="none" w:sz="0" w:space="0" w:color="auto"/>
            <w:bottom w:val="none" w:sz="0" w:space="0" w:color="auto"/>
            <w:right w:val="none" w:sz="0" w:space="0" w:color="auto"/>
          </w:divBdr>
        </w:div>
      </w:divsChild>
    </w:div>
    <w:div w:id="54818867">
      <w:bodyDiv w:val="1"/>
      <w:marLeft w:val="0"/>
      <w:marRight w:val="0"/>
      <w:marTop w:val="0"/>
      <w:marBottom w:val="0"/>
      <w:divBdr>
        <w:top w:val="none" w:sz="0" w:space="0" w:color="auto"/>
        <w:left w:val="none" w:sz="0" w:space="0" w:color="auto"/>
        <w:bottom w:val="none" w:sz="0" w:space="0" w:color="auto"/>
        <w:right w:val="none" w:sz="0" w:space="0" w:color="auto"/>
      </w:divBdr>
      <w:divsChild>
        <w:div w:id="23674149">
          <w:marLeft w:val="640"/>
          <w:marRight w:val="0"/>
          <w:marTop w:val="0"/>
          <w:marBottom w:val="0"/>
          <w:divBdr>
            <w:top w:val="none" w:sz="0" w:space="0" w:color="auto"/>
            <w:left w:val="none" w:sz="0" w:space="0" w:color="auto"/>
            <w:bottom w:val="none" w:sz="0" w:space="0" w:color="auto"/>
            <w:right w:val="none" w:sz="0" w:space="0" w:color="auto"/>
          </w:divBdr>
        </w:div>
        <w:div w:id="127552510">
          <w:marLeft w:val="640"/>
          <w:marRight w:val="0"/>
          <w:marTop w:val="0"/>
          <w:marBottom w:val="0"/>
          <w:divBdr>
            <w:top w:val="none" w:sz="0" w:space="0" w:color="auto"/>
            <w:left w:val="none" w:sz="0" w:space="0" w:color="auto"/>
            <w:bottom w:val="none" w:sz="0" w:space="0" w:color="auto"/>
            <w:right w:val="none" w:sz="0" w:space="0" w:color="auto"/>
          </w:divBdr>
        </w:div>
        <w:div w:id="274948426">
          <w:marLeft w:val="640"/>
          <w:marRight w:val="0"/>
          <w:marTop w:val="0"/>
          <w:marBottom w:val="0"/>
          <w:divBdr>
            <w:top w:val="none" w:sz="0" w:space="0" w:color="auto"/>
            <w:left w:val="none" w:sz="0" w:space="0" w:color="auto"/>
            <w:bottom w:val="none" w:sz="0" w:space="0" w:color="auto"/>
            <w:right w:val="none" w:sz="0" w:space="0" w:color="auto"/>
          </w:divBdr>
        </w:div>
        <w:div w:id="562370990">
          <w:marLeft w:val="640"/>
          <w:marRight w:val="0"/>
          <w:marTop w:val="0"/>
          <w:marBottom w:val="0"/>
          <w:divBdr>
            <w:top w:val="none" w:sz="0" w:space="0" w:color="auto"/>
            <w:left w:val="none" w:sz="0" w:space="0" w:color="auto"/>
            <w:bottom w:val="none" w:sz="0" w:space="0" w:color="auto"/>
            <w:right w:val="none" w:sz="0" w:space="0" w:color="auto"/>
          </w:divBdr>
        </w:div>
        <w:div w:id="632714137">
          <w:marLeft w:val="640"/>
          <w:marRight w:val="0"/>
          <w:marTop w:val="0"/>
          <w:marBottom w:val="0"/>
          <w:divBdr>
            <w:top w:val="none" w:sz="0" w:space="0" w:color="auto"/>
            <w:left w:val="none" w:sz="0" w:space="0" w:color="auto"/>
            <w:bottom w:val="none" w:sz="0" w:space="0" w:color="auto"/>
            <w:right w:val="none" w:sz="0" w:space="0" w:color="auto"/>
          </w:divBdr>
        </w:div>
        <w:div w:id="786042843">
          <w:marLeft w:val="640"/>
          <w:marRight w:val="0"/>
          <w:marTop w:val="0"/>
          <w:marBottom w:val="0"/>
          <w:divBdr>
            <w:top w:val="none" w:sz="0" w:space="0" w:color="auto"/>
            <w:left w:val="none" w:sz="0" w:space="0" w:color="auto"/>
            <w:bottom w:val="none" w:sz="0" w:space="0" w:color="auto"/>
            <w:right w:val="none" w:sz="0" w:space="0" w:color="auto"/>
          </w:divBdr>
        </w:div>
        <w:div w:id="793520623">
          <w:marLeft w:val="640"/>
          <w:marRight w:val="0"/>
          <w:marTop w:val="0"/>
          <w:marBottom w:val="0"/>
          <w:divBdr>
            <w:top w:val="none" w:sz="0" w:space="0" w:color="auto"/>
            <w:left w:val="none" w:sz="0" w:space="0" w:color="auto"/>
            <w:bottom w:val="none" w:sz="0" w:space="0" w:color="auto"/>
            <w:right w:val="none" w:sz="0" w:space="0" w:color="auto"/>
          </w:divBdr>
        </w:div>
        <w:div w:id="812528838">
          <w:marLeft w:val="640"/>
          <w:marRight w:val="0"/>
          <w:marTop w:val="0"/>
          <w:marBottom w:val="0"/>
          <w:divBdr>
            <w:top w:val="none" w:sz="0" w:space="0" w:color="auto"/>
            <w:left w:val="none" w:sz="0" w:space="0" w:color="auto"/>
            <w:bottom w:val="none" w:sz="0" w:space="0" w:color="auto"/>
            <w:right w:val="none" w:sz="0" w:space="0" w:color="auto"/>
          </w:divBdr>
        </w:div>
        <w:div w:id="1107700917">
          <w:marLeft w:val="640"/>
          <w:marRight w:val="0"/>
          <w:marTop w:val="0"/>
          <w:marBottom w:val="0"/>
          <w:divBdr>
            <w:top w:val="none" w:sz="0" w:space="0" w:color="auto"/>
            <w:left w:val="none" w:sz="0" w:space="0" w:color="auto"/>
            <w:bottom w:val="none" w:sz="0" w:space="0" w:color="auto"/>
            <w:right w:val="none" w:sz="0" w:space="0" w:color="auto"/>
          </w:divBdr>
        </w:div>
        <w:div w:id="1335180832">
          <w:marLeft w:val="640"/>
          <w:marRight w:val="0"/>
          <w:marTop w:val="0"/>
          <w:marBottom w:val="0"/>
          <w:divBdr>
            <w:top w:val="none" w:sz="0" w:space="0" w:color="auto"/>
            <w:left w:val="none" w:sz="0" w:space="0" w:color="auto"/>
            <w:bottom w:val="none" w:sz="0" w:space="0" w:color="auto"/>
            <w:right w:val="none" w:sz="0" w:space="0" w:color="auto"/>
          </w:divBdr>
        </w:div>
        <w:div w:id="1388648555">
          <w:marLeft w:val="640"/>
          <w:marRight w:val="0"/>
          <w:marTop w:val="0"/>
          <w:marBottom w:val="0"/>
          <w:divBdr>
            <w:top w:val="none" w:sz="0" w:space="0" w:color="auto"/>
            <w:left w:val="none" w:sz="0" w:space="0" w:color="auto"/>
            <w:bottom w:val="none" w:sz="0" w:space="0" w:color="auto"/>
            <w:right w:val="none" w:sz="0" w:space="0" w:color="auto"/>
          </w:divBdr>
        </w:div>
        <w:div w:id="1425033304">
          <w:marLeft w:val="640"/>
          <w:marRight w:val="0"/>
          <w:marTop w:val="0"/>
          <w:marBottom w:val="0"/>
          <w:divBdr>
            <w:top w:val="none" w:sz="0" w:space="0" w:color="auto"/>
            <w:left w:val="none" w:sz="0" w:space="0" w:color="auto"/>
            <w:bottom w:val="none" w:sz="0" w:space="0" w:color="auto"/>
            <w:right w:val="none" w:sz="0" w:space="0" w:color="auto"/>
          </w:divBdr>
        </w:div>
        <w:div w:id="1539197197">
          <w:marLeft w:val="640"/>
          <w:marRight w:val="0"/>
          <w:marTop w:val="0"/>
          <w:marBottom w:val="0"/>
          <w:divBdr>
            <w:top w:val="none" w:sz="0" w:space="0" w:color="auto"/>
            <w:left w:val="none" w:sz="0" w:space="0" w:color="auto"/>
            <w:bottom w:val="none" w:sz="0" w:space="0" w:color="auto"/>
            <w:right w:val="none" w:sz="0" w:space="0" w:color="auto"/>
          </w:divBdr>
        </w:div>
        <w:div w:id="1550146870">
          <w:marLeft w:val="640"/>
          <w:marRight w:val="0"/>
          <w:marTop w:val="0"/>
          <w:marBottom w:val="0"/>
          <w:divBdr>
            <w:top w:val="none" w:sz="0" w:space="0" w:color="auto"/>
            <w:left w:val="none" w:sz="0" w:space="0" w:color="auto"/>
            <w:bottom w:val="none" w:sz="0" w:space="0" w:color="auto"/>
            <w:right w:val="none" w:sz="0" w:space="0" w:color="auto"/>
          </w:divBdr>
        </w:div>
        <w:div w:id="1557400070">
          <w:marLeft w:val="640"/>
          <w:marRight w:val="0"/>
          <w:marTop w:val="0"/>
          <w:marBottom w:val="0"/>
          <w:divBdr>
            <w:top w:val="none" w:sz="0" w:space="0" w:color="auto"/>
            <w:left w:val="none" w:sz="0" w:space="0" w:color="auto"/>
            <w:bottom w:val="none" w:sz="0" w:space="0" w:color="auto"/>
            <w:right w:val="none" w:sz="0" w:space="0" w:color="auto"/>
          </w:divBdr>
        </w:div>
        <w:div w:id="1557474559">
          <w:marLeft w:val="640"/>
          <w:marRight w:val="0"/>
          <w:marTop w:val="0"/>
          <w:marBottom w:val="0"/>
          <w:divBdr>
            <w:top w:val="none" w:sz="0" w:space="0" w:color="auto"/>
            <w:left w:val="none" w:sz="0" w:space="0" w:color="auto"/>
            <w:bottom w:val="none" w:sz="0" w:space="0" w:color="auto"/>
            <w:right w:val="none" w:sz="0" w:space="0" w:color="auto"/>
          </w:divBdr>
        </w:div>
        <w:div w:id="1953513731">
          <w:marLeft w:val="640"/>
          <w:marRight w:val="0"/>
          <w:marTop w:val="0"/>
          <w:marBottom w:val="0"/>
          <w:divBdr>
            <w:top w:val="none" w:sz="0" w:space="0" w:color="auto"/>
            <w:left w:val="none" w:sz="0" w:space="0" w:color="auto"/>
            <w:bottom w:val="none" w:sz="0" w:space="0" w:color="auto"/>
            <w:right w:val="none" w:sz="0" w:space="0" w:color="auto"/>
          </w:divBdr>
        </w:div>
        <w:div w:id="1982733373">
          <w:marLeft w:val="640"/>
          <w:marRight w:val="0"/>
          <w:marTop w:val="0"/>
          <w:marBottom w:val="0"/>
          <w:divBdr>
            <w:top w:val="none" w:sz="0" w:space="0" w:color="auto"/>
            <w:left w:val="none" w:sz="0" w:space="0" w:color="auto"/>
            <w:bottom w:val="none" w:sz="0" w:space="0" w:color="auto"/>
            <w:right w:val="none" w:sz="0" w:space="0" w:color="auto"/>
          </w:divBdr>
        </w:div>
        <w:div w:id="2117169111">
          <w:marLeft w:val="640"/>
          <w:marRight w:val="0"/>
          <w:marTop w:val="0"/>
          <w:marBottom w:val="0"/>
          <w:divBdr>
            <w:top w:val="none" w:sz="0" w:space="0" w:color="auto"/>
            <w:left w:val="none" w:sz="0" w:space="0" w:color="auto"/>
            <w:bottom w:val="none" w:sz="0" w:space="0" w:color="auto"/>
            <w:right w:val="none" w:sz="0" w:space="0" w:color="auto"/>
          </w:divBdr>
        </w:div>
      </w:divsChild>
    </w:div>
    <w:div w:id="59599526">
      <w:bodyDiv w:val="1"/>
      <w:marLeft w:val="0"/>
      <w:marRight w:val="0"/>
      <w:marTop w:val="0"/>
      <w:marBottom w:val="0"/>
      <w:divBdr>
        <w:top w:val="none" w:sz="0" w:space="0" w:color="auto"/>
        <w:left w:val="none" w:sz="0" w:space="0" w:color="auto"/>
        <w:bottom w:val="none" w:sz="0" w:space="0" w:color="auto"/>
        <w:right w:val="none" w:sz="0" w:space="0" w:color="auto"/>
      </w:divBdr>
      <w:divsChild>
        <w:div w:id="96364722">
          <w:marLeft w:val="640"/>
          <w:marRight w:val="0"/>
          <w:marTop w:val="0"/>
          <w:marBottom w:val="0"/>
          <w:divBdr>
            <w:top w:val="none" w:sz="0" w:space="0" w:color="auto"/>
            <w:left w:val="none" w:sz="0" w:space="0" w:color="auto"/>
            <w:bottom w:val="none" w:sz="0" w:space="0" w:color="auto"/>
            <w:right w:val="none" w:sz="0" w:space="0" w:color="auto"/>
          </w:divBdr>
        </w:div>
        <w:div w:id="111214607">
          <w:marLeft w:val="640"/>
          <w:marRight w:val="0"/>
          <w:marTop w:val="0"/>
          <w:marBottom w:val="0"/>
          <w:divBdr>
            <w:top w:val="none" w:sz="0" w:space="0" w:color="auto"/>
            <w:left w:val="none" w:sz="0" w:space="0" w:color="auto"/>
            <w:bottom w:val="none" w:sz="0" w:space="0" w:color="auto"/>
            <w:right w:val="none" w:sz="0" w:space="0" w:color="auto"/>
          </w:divBdr>
        </w:div>
        <w:div w:id="149979028">
          <w:marLeft w:val="640"/>
          <w:marRight w:val="0"/>
          <w:marTop w:val="0"/>
          <w:marBottom w:val="0"/>
          <w:divBdr>
            <w:top w:val="none" w:sz="0" w:space="0" w:color="auto"/>
            <w:left w:val="none" w:sz="0" w:space="0" w:color="auto"/>
            <w:bottom w:val="none" w:sz="0" w:space="0" w:color="auto"/>
            <w:right w:val="none" w:sz="0" w:space="0" w:color="auto"/>
          </w:divBdr>
        </w:div>
        <w:div w:id="196739221">
          <w:marLeft w:val="640"/>
          <w:marRight w:val="0"/>
          <w:marTop w:val="0"/>
          <w:marBottom w:val="0"/>
          <w:divBdr>
            <w:top w:val="none" w:sz="0" w:space="0" w:color="auto"/>
            <w:left w:val="none" w:sz="0" w:space="0" w:color="auto"/>
            <w:bottom w:val="none" w:sz="0" w:space="0" w:color="auto"/>
            <w:right w:val="none" w:sz="0" w:space="0" w:color="auto"/>
          </w:divBdr>
        </w:div>
        <w:div w:id="216285079">
          <w:marLeft w:val="640"/>
          <w:marRight w:val="0"/>
          <w:marTop w:val="0"/>
          <w:marBottom w:val="0"/>
          <w:divBdr>
            <w:top w:val="none" w:sz="0" w:space="0" w:color="auto"/>
            <w:left w:val="none" w:sz="0" w:space="0" w:color="auto"/>
            <w:bottom w:val="none" w:sz="0" w:space="0" w:color="auto"/>
            <w:right w:val="none" w:sz="0" w:space="0" w:color="auto"/>
          </w:divBdr>
        </w:div>
        <w:div w:id="355694458">
          <w:marLeft w:val="640"/>
          <w:marRight w:val="0"/>
          <w:marTop w:val="0"/>
          <w:marBottom w:val="0"/>
          <w:divBdr>
            <w:top w:val="none" w:sz="0" w:space="0" w:color="auto"/>
            <w:left w:val="none" w:sz="0" w:space="0" w:color="auto"/>
            <w:bottom w:val="none" w:sz="0" w:space="0" w:color="auto"/>
            <w:right w:val="none" w:sz="0" w:space="0" w:color="auto"/>
          </w:divBdr>
        </w:div>
        <w:div w:id="535584173">
          <w:marLeft w:val="640"/>
          <w:marRight w:val="0"/>
          <w:marTop w:val="0"/>
          <w:marBottom w:val="0"/>
          <w:divBdr>
            <w:top w:val="none" w:sz="0" w:space="0" w:color="auto"/>
            <w:left w:val="none" w:sz="0" w:space="0" w:color="auto"/>
            <w:bottom w:val="none" w:sz="0" w:space="0" w:color="auto"/>
            <w:right w:val="none" w:sz="0" w:space="0" w:color="auto"/>
          </w:divBdr>
        </w:div>
        <w:div w:id="541871356">
          <w:marLeft w:val="640"/>
          <w:marRight w:val="0"/>
          <w:marTop w:val="0"/>
          <w:marBottom w:val="0"/>
          <w:divBdr>
            <w:top w:val="none" w:sz="0" w:space="0" w:color="auto"/>
            <w:left w:val="none" w:sz="0" w:space="0" w:color="auto"/>
            <w:bottom w:val="none" w:sz="0" w:space="0" w:color="auto"/>
            <w:right w:val="none" w:sz="0" w:space="0" w:color="auto"/>
          </w:divBdr>
        </w:div>
        <w:div w:id="585769698">
          <w:marLeft w:val="640"/>
          <w:marRight w:val="0"/>
          <w:marTop w:val="0"/>
          <w:marBottom w:val="0"/>
          <w:divBdr>
            <w:top w:val="none" w:sz="0" w:space="0" w:color="auto"/>
            <w:left w:val="none" w:sz="0" w:space="0" w:color="auto"/>
            <w:bottom w:val="none" w:sz="0" w:space="0" w:color="auto"/>
            <w:right w:val="none" w:sz="0" w:space="0" w:color="auto"/>
          </w:divBdr>
        </w:div>
        <w:div w:id="727800167">
          <w:marLeft w:val="640"/>
          <w:marRight w:val="0"/>
          <w:marTop w:val="0"/>
          <w:marBottom w:val="0"/>
          <w:divBdr>
            <w:top w:val="none" w:sz="0" w:space="0" w:color="auto"/>
            <w:left w:val="none" w:sz="0" w:space="0" w:color="auto"/>
            <w:bottom w:val="none" w:sz="0" w:space="0" w:color="auto"/>
            <w:right w:val="none" w:sz="0" w:space="0" w:color="auto"/>
          </w:divBdr>
        </w:div>
        <w:div w:id="773600127">
          <w:marLeft w:val="640"/>
          <w:marRight w:val="0"/>
          <w:marTop w:val="0"/>
          <w:marBottom w:val="0"/>
          <w:divBdr>
            <w:top w:val="none" w:sz="0" w:space="0" w:color="auto"/>
            <w:left w:val="none" w:sz="0" w:space="0" w:color="auto"/>
            <w:bottom w:val="none" w:sz="0" w:space="0" w:color="auto"/>
            <w:right w:val="none" w:sz="0" w:space="0" w:color="auto"/>
          </w:divBdr>
        </w:div>
        <w:div w:id="801582013">
          <w:marLeft w:val="640"/>
          <w:marRight w:val="0"/>
          <w:marTop w:val="0"/>
          <w:marBottom w:val="0"/>
          <w:divBdr>
            <w:top w:val="none" w:sz="0" w:space="0" w:color="auto"/>
            <w:left w:val="none" w:sz="0" w:space="0" w:color="auto"/>
            <w:bottom w:val="none" w:sz="0" w:space="0" w:color="auto"/>
            <w:right w:val="none" w:sz="0" w:space="0" w:color="auto"/>
          </w:divBdr>
        </w:div>
        <w:div w:id="973289818">
          <w:marLeft w:val="640"/>
          <w:marRight w:val="0"/>
          <w:marTop w:val="0"/>
          <w:marBottom w:val="0"/>
          <w:divBdr>
            <w:top w:val="none" w:sz="0" w:space="0" w:color="auto"/>
            <w:left w:val="none" w:sz="0" w:space="0" w:color="auto"/>
            <w:bottom w:val="none" w:sz="0" w:space="0" w:color="auto"/>
            <w:right w:val="none" w:sz="0" w:space="0" w:color="auto"/>
          </w:divBdr>
        </w:div>
        <w:div w:id="1019239444">
          <w:marLeft w:val="640"/>
          <w:marRight w:val="0"/>
          <w:marTop w:val="0"/>
          <w:marBottom w:val="0"/>
          <w:divBdr>
            <w:top w:val="none" w:sz="0" w:space="0" w:color="auto"/>
            <w:left w:val="none" w:sz="0" w:space="0" w:color="auto"/>
            <w:bottom w:val="none" w:sz="0" w:space="0" w:color="auto"/>
            <w:right w:val="none" w:sz="0" w:space="0" w:color="auto"/>
          </w:divBdr>
        </w:div>
        <w:div w:id="1126124185">
          <w:marLeft w:val="640"/>
          <w:marRight w:val="0"/>
          <w:marTop w:val="0"/>
          <w:marBottom w:val="0"/>
          <w:divBdr>
            <w:top w:val="none" w:sz="0" w:space="0" w:color="auto"/>
            <w:left w:val="none" w:sz="0" w:space="0" w:color="auto"/>
            <w:bottom w:val="none" w:sz="0" w:space="0" w:color="auto"/>
            <w:right w:val="none" w:sz="0" w:space="0" w:color="auto"/>
          </w:divBdr>
        </w:div>
        <w:div w:id="1150054552">
          <w:marLeft w:val="640"/>
          <w:marRight w:val="0"/>
          <w:marTop w:val="0"/>
          <w:marBottom w:val="0"/>
          <w:divBdr>
            <w:top w:val="none" w:sz="0" w:space="0" w:color="auto"/>
            <w:left w:val="none" w:sz="0" w:space="0" w:color="auto"/>
            <w:bottom w:val="none" w:sz="0" w:space="0" w:color="auto"/>
            <w:right w:val="none" w:sz="0" w:space="0" w:color="auto"/>
          </w:divBdr>
        </w:div>
        <w:div w:id="1185286214">
          <w:marLeft w:val="640"/>
          <w:marRight w:val="0"/>
          <w:marTop w:val="0"/>
          <w:marBottom w:val="0"/>
          <w:divBdr>
            <w:top w:val="none" w:sz="0" w:space="0" w:color="auto"/>
            <w:left w:val="none" w:sz="0" w:space="0" w:color="auto"/>
            <w:bottom w:val="none" w:sz="0" w:space="0" w:color="auto"/>
            <w:right w:val="none" w:sz="0" w:space="0" w:color="auto"/>
          </w:divBdr>
        </w:div>
        <w:div w:id="1200318102">
          <w:marLeft w:val="640"/>
          <w:marRight w:val="0"/>
          <w:marTop w:val="0"/>
          <w:marBottom w:val="0"/>
          <w:divBdr>
            <w:top w:val="none" w:sz="0" w:space="0" w:color="auto"/>
            <w:left w:val="none" w:sz="0" w:space="0" w:color="auto"/>
            <w:bottom w:val="none" w:sz="0" w:space="0" w:color="auto"/>
            <w:right w:val="none" w:sz="0" w:space="0" w:color="auto"/>
          </w:divBdr>
        </w:div>
        <w:div w:id="1243372003">
          <w:marLeft w:val="640"/>
          <w:marRight w:val="0"/>
          <w:marTop w:val="0"/>
          <w:marBottom w:val="0"/>
          <w:divBdr>
            <w:top w:val="none" w:sz="0" w:space="0" w:color="auto"/>
            <w:left w:val="none" w:sz="0" w:space="0" w:color="auto"/>
            <w:bottom w:val="none" w:sz="0" w:space="0" w:color="auto"/>
            <w:right w:val="none" w:sz="0" w:space="0" w:color="auto"/>
          </w:divBdr>
        </w:div>
        <w:div w:id="1308784533">
          <w:marLeft w:val="640"/>
          <w:marRight w:val="0"/>
          <w:marTop w:val="0"/>
          <w:marBottom w:val="0"/>
          <w:divBdr>
            <w:top w:val="none" w:sz="0" w:space="0" w:color="auto"/>
            <w:left w:val="none" w:sz="0" w:space="0" w:color="auto"/>
            <w:bottom w:val="none" w:sz="0" w:space="0" w:color="auto"/>
            <w:right w:val="none" w:sz="0" w:space="0" w:color="auto"/>
          </w:divBdr>
        </w:div>
        <w:div w:id="1433284255">
          <w:marLeft w:val="640"/>
          <w:marRight w:val="0"/>
          <w:marTop w:val="0"/>
          <w:marBottom w:val="0"/>
          <w:divBdr>
            <w:top w:val="none" w:sz="0" w:space="0" w:color="auto"/>
            <w:left w:val="none" w:sz="0" w:space="0" w:color="auto"/>
            <w:bottom w:val="none" w:sz="0" w:space="0" w:color="auto"/>
            <w:right w:val="none" w:sz="0" w:space="0" w:color="auto"/>
          </w:divBdr>
        </w:div>
        <w:div w:id="1585259367">
          <w:marLeft w:val="640"/>
          <w:marRight w:val="0"/>
          <w:marTop w:val="0"/>
          <w:marBottom w:val="0"/>
          <w:divBdr>
            <w:top w:val="none" w:sz="0" w:space="0" w:color="auto"/>
            <w:left w:val="none" w:sz="0" w:space="0" w:color="auto"/>
            <w:bottom w:val="none" w:sz="0" w:space="0" w:color="auto"/>
            <w:right w:val="none" w:sz="0" w:space="0" w:color="auto"/>
          </w:divBdr>
        </w:div>
        <w:div w:id="1661734638">
          <w:marLeft w:val="640"/>
          <w:marRight w:val="0"/>
          <w:marTop w:val="0"/>
          <w:marBottom w:val="0"/>
          <w:divBdr>
            <w:top w:val="none" w:sz="0" w:space="0" w:color="auto"/>
            <w:left w:val="none" w:sz="0" w:space="0" w:color="auto"/>
            <w:bottom w:val="none" w:sz="0" w:space="0" w:color="auto"/>
            <w:right w:val="none" w:sz="0" w:space="0" w:color="auto"/>
          </w:divBdr>
        </w:div>
        <w:div w:id="1719620297">
          <w:marLeft w:val="640"/>
          <w:marRight w:val="0"/>
          <w:marTop w:val="0"/>
          <w:marBottom w:val="0"/>
          <w:divBdr>
            <w:top w:val="none" w:sz="0" w:space="0" w:color="auto"/>
            <w:left w:val="none" w:sz="0" w:space="0" w:color="auto"/>
            <w:bottom w:val="none" w:sz="0" w:space="0" w:color="auto"/>
            <w:right w:val="none" w:sz="0" w:space="0" w:color="auto"/>
          </w:divBdr>
        </w:div>
        <w:div w:id="1837651036">
          <w:marLeft w:val="640"/>
          <w:marRight w:val="0"/>
          <w:marTop w:val="0"/>
          <w:marBottom w:val="0"/>
          <w:divBdr>
            <w:top w:val="none" w:sz="0" w:space="0" w:color="auto"/>
            <w:left w:val="none" w:sz="0" w:space="0" w:color="auto"/>
            <w:bottom w:val="none" w:sz="0" w:space="0" w:color="auto"/>
            <w:right w:val="none" w:sz="0" w:space="0" w:color="auto"/>
          </w:divBdr>
        </w:div>
        <w:div w:id="1838768948">
          <w:marLeft w:val="640"/>
          <w:marRight w:val="0"/>
          <w:marTop w:val="0"/>
          <w:marBottom w:val="0"/>
          <w:divBdr>
            <w:top w:val="none" w:sz="0" w:space="0" w:color="auto"/>
            <w:left w:val="none" w:sz="0" w:space="0" w:color="auto"/>
            <w:bottom w:val="none" w:sz="0" w:space="0" w:color="auto"/>
            <w:right w:val="none" w:sz="0" w:space="0" w:color="auto"/>
          </w:divBdr>
        </w:div>
        <w:div w:id="2032997693">
          <w:marLeft w:val="640"/>
          <w:marRight w:val="0"/>
          <w:marTop w:val="0"/>
          <w:marBottom w:val="0"/>
          <w:divBdr>
            <w:top w:val="none" w:sz="0" w:space="0" w:color="auto"/>
            <w:left w:val="none" w:sz="0" w:space="0" w:color="auto"/>
            <w:bottom w:val="none" w:sz="0" w:space="0" w:color="auto"/>
            <w:right w:val="none" w:sz="0" w:space="0" w:color="auto"/>
          </w:divBdr>
        </w:div>
        <w:div w:id="2054694413">
          <w:marLeft w:val="640"/>
          <w:marRight w:val="0"/>
          <w:marTop w:val="0"/>
          <w:marBottom w:val="0"/>
          <w:divBdr>
            <w:top w:val="none" w:sz="0" w:space="0" w:color="auto"/>
            <w:left w:val="none" w:sz="0" w:space="0" w:color="auto"/>
            <w:bottom w:val="none" w:sz="0" w:space="0" w:color="auto"/>
            <w:right w:val="none" w:sz="0" w:space="0" w:color="auto"/>
          </w:divBdr>
        </w:div>
        <w:div w:id="2096129246">
          <w:marLeft w:val="640"/>
          <w:marRight w:val="0"/>
          <w:marTop w:val="0"/>
          <w:marBottom w:val="0"/>
          <w:divBdr>
            <w:top w:val="none" w:sz="0" w:space="0" w:color="auto"/>
            <w:left w:val="none" w:sz="0" w:space="0" w:color="auto"/>
            <w:bottom w:val="none" w:sz="0" w:space="0" w:color="auto"/>
            <w:right w:val="none" w:sz="0" w:space="0" w:color="auto"/>
          </w:divBdr>
        </w:div>
      </w:divsChild>
    </w:div>
    <w:div w:id="65301011">
      <w:bodyDiv w:val="1"/>
      <w:marLeft w:val="0"/>
      <w:marRight w:val="0"/>
      <w:marTop w:val="0"/>
      <w:marBottom w:val="0"/>
      <w:divBdr>
        <w:top w:val="none" w:sz="0" w:space="0" w:color="auto"/>
        <w:left w:val="none" w:sz="0" w:space="0" w:color="auto"/>
        <w:bottom w:val="none" w:sz="0" w:space="0" w:color="auto"/>
        <w:right w:val="none" w:sz="0" w:space="0" w:color="auto"/>
      </w:divBdr>
    </w:div>
    <w:div w:id="71858806">
      <w:bodyDiv w:val="1"/>
      <w:marLeft w:val="0"/>
      <w:marRight w:val="0"/>
      <w:marTop w:val="0"/>
      <w:marBottom w:val="0"/>
      <w:divBdr>
        <w:top w:val="none" w:sz="0" w:space="0" w:color="auto"/>
        <w:left w:val="none" w:sz="0" w:space="0" w:color="auto"/>
        <w:bottom w:val="none" w:sz="0" w:space="0" w:color="auto"/>
        <w:right w:val="none" w:sz="0" w:space="0" w:color="auto"/>
      </w:divBdr>
      <w:divsChild>
        <w:div w:id="262617355">
          <w:marLeft w:val="640"/>
          <w:marRight w:val="0"/>
          <w:marTop w:val="0"/>
          <w:marBottom w:val="0"/>
          <w:divBdr>
            <w:top w:val="none" w:sz="0" w:space="0" w:color="auto"/>
            <w:left w:val="none" w:sz="0" w:space="0" w:color="auto"/>
            <w:bottom w:val="none" w:sz="0" w:space="0" w:color="auto"/>
            <w:right w:val="none" w:sz="0" w:space="0" w:color="auto"/>
          </w:divBdr>
        </w:div>
        <w:div w:id="314183382">
          <w:marLeft w:val="640"/>
          <w:marRight w:val="0"/>
          <w:marTop w:val="0"/>
          <w:marBottom w:val="0"/>
          <w:divBdr>
            <w:top w:val="none" w:sz="0" w:space="0" w:color="auto"/>
            <w:left w:val="none" w:sz="0" w:space="0" w:color="auto"/>
            <w:bottom w:val="none" w:sz="0" w:space="0" w:color="auto"/>
            <w:right w:val="none" w:sz="0" w:space="0" w:color="auto"/>
          </w:divBdr>
        </w:div>
        <w:div w:id="411508173">
          <w:marLeft w:val="640"/>
          <w:marRight w:val="0"/>
          <w:marTop w:val="0"/>
          <w:marBottom w:val="0"/>
          <w:divBdr>
            <w:top w:val="none" w:sz="0" w:space="0" w:color="auto"/>
            <w:left w:val="none" w:sz="0" w:space="0" w:color="auto"/>
            <w:bottom w:val="none" w:sz="0" w:space="0" w:color="auto"/>
            <w:right w:val="none" w:sz="0" w:space="0" w:color="auto"/>
          </w:divBdr>
        </w:div>
        <w:div w:id="425810117">
          <w:marLeft w:val="640"/>
          <w:marRight w:val="0"/>
          <w:marTop w:val="0"/>
          <w:marBottom w:val="0"/>
          <w:divBdr>
            <w:top w:val="none" w:sz="0" w:space="0" w:color="auto"/>
            <w:left w:val="none" w:sz="0" w:space="0" w:color="auto"/>
            <w:bottom w:val="none" w:sz="0" w:space="0" w:color="auto"/>
            <w:right w:val="none" w:sz="0" w:space="0" w:color="auto"/>
          </w:divBdr>
        </w:div>
        <w:div w:id="508451819">
          <w:marLeft w:val="640"/>
          <w:marRight w:val="0"/>
          <w:marTop w:val="0"/>
          <w:marBottom w:val="0"/>
          <w:divBdr>
            <w:top w:val="none" w:sz="0" w:space="0" w:color="auto"/>
            <w:left w:val="none" w:sz="0" w:space="0" w:color="auto"/>
            <w:bottom w:val="none" w:sz="0" w:space="0" w:color="auto"/>
            <w:right w:val="none" w:sz="0" w:space="0" w:color="auto"/>
          </w:divBdr>
        </w:div>
        <w:div w:id="589583021">
          <w:marLeft w:val="640"/>
          <w:marRight w:val="0"/>
          <w:marTop w:val="0"/>
          <w:marBottom w:val="0"/>
          <w:divBdr>
            <w:top w:val="none" w:sz="0" w:space="0" w:color="auto"/>
            <w:left w:val="none" w:sz="0" w:space="0" w:color="auto"/>
            <w:bottom w:val="none" w:sz="0" w:space="0" w:color="auto"/>
            <w:right w:val="none" w:sz="0" w:space="0" w:color="auto"/>
          </w:divBdr>
        </w:div>
        <w:div w:id="733620535">
          <w:marLeft w:val="640"/>
          <w:marRight w:val="0"/>
          <w:marTop w:val="0"/>
          <w:marBottom w:val="0"/>
          <w:divBdr>
            <w:top w:val="none" w:sz="0" w:space="0" w:color="auto"/>
            <w:left w:val="none" w:sz="0" w:space="0" w:color="auto"/>
            <w:bottom w:val="none" w:sz="0" w:space="0" w:color="auto"/>
            <w:right w:val="none" w:sz="0" w:space="0" w:color="auto"/>
          </w:divBdr>
        </w:div>
        <w:div w:id="743915940">
          <w:marLeft w:val="640"/>
          <w:marRight w:val="0"/>
          <w:marTop w:val="0"/>
          <w:marBottom w:val="0"/>
          <w:divBdr>
            <w:top w:val="none" w:sz="0" w:space="0" w:color="auto"/>
            <w:left w:val="none" w:sz="0" w:space="0" w:color="auto"/>
            <w:bottom w:val="none" w:sz="0" w:space="0" w:color="auto"/>
            <w:right w:val="none" w:sz="0" w:space="0" w:color="auto"/>
          </w:divBdr>
        </w:div>
        <w:div w:id="1097553628">
          <w:marLeft w:val="640"/>
          <w:marRight w:val="0"/>
          <w:marTop w:val="0"/>
          <w:marBottom w:val="0"/>
          <w:divBdr>
            <w:top w:val="none" w:sz="0" w:space="0" w:color="auto"/>
            <w:left w:val="none" w:sz="0" w:space="0" w:color="auto"/>
            <w:bottom w:val="none" w:sz="0" w:space="0" w:color="auto"/>
            <w:right w:val="none" w:sz="0" w:space="0" w:color="auto"/>
          </w:divBdr>
        </w:div>
        <w:div w:id="1099176562">
          <w:marLeft w:val="640"/>
          <w:marRight w:val="0"/>
          <w:marTop w:val="0"/>
          <w:marBottom w:val="0"/>
          <w:divBdr>
            <w:top w:val="none" w:sz="0" w:space="0" w:color="auto"/>
            <w:left w:val="none" w:sz="0" w:space="0" w:color="auto"/>
            <w:bottom w:val="none" w:sz="0" w:space="0" w:color="auto"/>
            <w:right w:val="none" w:sz="0" w:space="0" w:color="auto"/>
          </w:divBdr>
        </w:div>
        <w:div w:id="1203247770">
          <w:marLeft w:val="640"/>
          <w:marRight w:val="0"/>
          <w:marTop w:val="0"/>
          <w:marBottom w:val="0"/>
          <w:divBdr>
            <w:top w:val="none" w:sz="0" w:space="0" w:color="auto"/>
            <w:left w:val="none" w:sz="0" w:space="0" w:color="auto"/>
            <w:bottom w:val="none" w:sz="0" w:space="0" w:color="auto"/>
            <w:right w:val="none" w:sz="0" w:space="0" w:color="auto"/>
          </w:divBdr>
        </w:div>
        <w:div w:id="1276865140">
          <w:marLeft w:val="640"/>
          <w:marRight w:val="0"/>
          <w:marTop w:val="0"/>
          <w:marBottom w:val="0"/>
          <w:divBdr>
            <w:top w:val="none" w:sz="0" w:space="0" w:color="auto"/>
            <w:left w:val="none" w:sz="0" w:space="0" w:color="auto"/>
            <w:bottom w:val="none" w:sz="0" w:space="0" w:color="auto"/>
            <w:right w:val="none" w:sz="0" w:space="0" w:color="auto"/>
          </w:divBdr>
        </w:div>
        <w:div w:id="1398240324">
          <w:marLeft w:val="640"/>
          <w:marRight w:val="0"/>
          <w:marTop w:val="0"/>
          <w:marBottom w:val="0"/>
          <w:divBdr>
            <w:top w:val="none" w:sz="0" w:space="0" w:color="auto"/>
            <w:left w:val="none" w:sz="0" w:space="0" w:color="auto"/>
            <w:bottom w:val="none" w:sz="0" w:space="0" w:color="auto"/>
            <w:right w:val="none" w:sz="0" w:space="0" w:color="auto"/>
          </w:divBdr>
        </w:div>
        <w:div w:id="1401096177">
          <w:marLeft w:val="640"/>
          <w:marRight w:val="0"/>
          <w:marTop w:val="0"/>
          <w:marBottom w:val="0"/>
          <w:divBdr>
            <w:top w:val="none" w:sz="0" w:space="0" w:color="auto"/>
            <w:left w:val="none" w:sz="0" w:space="0" w:color="auto"/>
            <w:bottom w:val="none" w:sz="0" w:space="0" w:color="auto"/>
            <w:right w:val="none" w:sz="0" w:space="0" w:color="auto"/>
          </w:divBdr>
        </w:div>
        <w:div w:id="1456096642">
          <w:marLeft w:val="640"/>
          <w:marRight w:val="0"/>
          <w:marTop w:val="0"/>
          <w:marBottom w:val="0"/>
          <w:divBdr>
            <w:top w:val="none" w:sz="0" w:space="0" w:color="auto"/>
            <w:left w:val="none" w:sz="0" w:space="0" w:color="auto"/>
            <w:bottom w:val="none" w:sz="0" w:space="0" w:color="auto"/>
            <w:right w:val="none" w:sz="0" w:space="0" w:color="auto"/>
          </w:divBdr>
        </w:div>
        <w:div w:id="1546138425">
          <w:marLeft w:val="640"/>
          <w:marRight w:val="0"/>
          <w:marTop w:val="0"/>
          <w:marBottom w:val="0"/>
          <w:divBdr>
            <w:top w:val="none" w:sz="0" w:space="0" w:color="auto"/>
            <w:left w:val="none" w:sz="0" w:space="0" w:color="auto"/>
            <w:bottom w:val="none" w:sz="0" w:space="0" w:color="auto"/>
            <w:right w:val="none" w:sz="0" w:space="0" w:color="auto"/>
          </w:divBdr>
        </w:div>
        <w:div w:id="1793594962">
          <w:marLeft w:val="640"/>
          <w:marRight w:val="0"/>
          <w:marTop w:val="0"/>
          <w:marBottom w:val="0"/>
          <w:divBdr>
            <w:top w:val="none" w:sz="0" w:space="0" w:color="auto"/>
            <w:left w:val="none" w:sz="0" w:space="0" w:color="auto"/>
            <w:bottom w:val="none" w:sz="0" w:space="0" w:color="auto"/>
            <w:right w:val="none" w:sz="0" w:space="0" w:color="auto"/>
          </w:divBdr>
        </w:div>
        <w:div w:id="1817647854">
          <w:marLeft w:val="640"/>
          <w:marRight w:val="0"/>
          <w:marTop w:val="0"/>
          <w:marBottom w:val="0"/>
          <w:divBdr>
            <w:top w:val="none" w:sz="0" w:space="0" w:color="auto"/>
            <w:left w:val="none" w:sz="0" w:space="0" w:color="auto"/>
            <w:bottom w:val="none" w:sz="0" w:space="0" w:color="auto"/>
            <w:right w:val="none" w:sz="0" w:space="0" w:color="auto"/>
          </w:divBdr>
        </w:div>
        <w:div w:id="1880241381">
          <w:marLeft w:val="640"/>
          <w:marRight w:val="0"/>
          <w:marTop w:val="0"/>
          <w:marBottom w:val="0"/>
          <w:divBdr>
            <w:top w:val="none" w:sz="0" w:space="0" w:color="auto"/>
            <w:left w:val="none" w:sz="0" w:space="0" w:color="auto"/>
            <w:bottom w:val="none" w:sz="0" w:space="0" w:color="auto"/>
            <w:right w:val="none" w:sz="0" w:space="0" w:color="auto"/>
          </w:divBdr>
        </w:div>
      </w:divsChild>
    </w:div>
    <w:div w:id="80832525">
      <w:bodyDiv w:val="1"/>
      <w:marLeft w:val="0"/>
      <w:marRight w:val="0"/>
      <w:marTop w:val="0"/>
      <w:marBottom w:val="0"/>
      <w:divBdr>
        <w:top w:val="none" w:sz="0" w:space="0" w:color="auto"/>
        <w:left w:val="none" w:sz="0" w:space="0" w:color="auto"/>
        <w:bottom w:val="none" w:sz="0" w:space="0" w:color="auto"/>
        <w:right w:val="none" w:sz="0" w:space="0" w:color="auto"/>
      </w:divBdr>
    </w:div>
    <w:div w:id="83039375">
      <w:bodyDiv w:val="1"/>
      <w:marLeft w:val="0"/>
      <w:marRight w:val="0"/>
      <w:marTop w:val="0"/>
      <w:marBottom w:val="0"/>
      <w:divBdr>
        <w:top w:val="none" w:sz="0" w:space="0" w:color="auto"/>
        <w:left w:val="none" w:sz="0" w:space="0" w:color="auto"/>
        <w:bottom w:val="none" w:sz="0" w:space="0" w:color="auto"/>
        <w:right w:val="none" w:sz="0" w:space="0" w:color="auto"/>
      </w:divBdr>
      <w:divsChild>
        <w:div w:id="28189450">
          <w:marLeft w:val="640"/>
          <w:marRight w:val="0"/>
          <w:marTop w:val="0"/>
          <w:marBottom w:val="0"/>
          <w:divBdr>
            <w:top w:val="none" w:sz="0" w:space="0" w:color="auto"/>
            <w:left w:val="none" w:sz="0" w:space="0" w:color="auto"/>
            <w:bottom w:val="none" w:sz="0" w:space="0" w:color="auto"/>
            <w:right w:val="none" w:sz="0" w:space="0" w:color="auto"/>
          </w:divBdr>
        </w:div>
        <w:div w:id="97796800">
          <w:marLeft w:val="640"/>
          <w:marRight w:val="0"/>
          <w:marTop w:val="0"/>
          <w:marBottom w:val="0"/>
          <w:divBdr>
            <w:top w:val="none" w:sz="0" w:space="0" w:color="auto"/>
            <w:left w:val="none" w:sz="0" w:space="0" w:color="auto"/>
            <w:bottom w:val="none" w:sz="0" w:space="0" w:color="auto"/>
            <w:right w:val="none" w:sz="0" w:space="0" w:color="auto"/>
          </w:divBdr>
        </w:div>
        <w:div w:id="102774796">
          <w:marLeft w:val="640"/>
          <w:marRight w:val="0"/>
          <w:marTop w:val="0"/>
          <w:marBottom w:val="0"/>
          <w:divBdr>
            <w:top w:val="none" w:sz="0" w:space="0" w:color="auto"/>
            <w:left w:val="none" w:sz="0" w:space="0" w:color="auto"/>
            <w:bottom w:val="none" w:sz="0" w:space="0" w:color="auto"/>
            <w:right w:val="none" w:sz="0" w:space="0" w:color="auto"/>
          </w:divBdr>
        </w:div>
        <w:div w:id="148981809">
          <w:marLeft w:val="640"/>
          <w:marRight w:val="0"/>
          <w:marTop w:val="0"/>
          <w:marBottom w:val="0"/>
          <w:divBdr>
            <w:top w:val="none" w:sz="0" w:space="0" w:color="auto"/>
            <w:left w:val="none" w:sz="0" w:space="0" w:color="auto"/>
            <w:bottom w:val="none" w:sz="0" w:space="0" w:color="auto"/>
            <w:right w:val="none" w:sz="0" w:space="0" w:color="auto"/>
          </w:divBdr>
        </w:div>
        <w:div w:id="214240205">
          <w:marLeft w:val="640"/>
          <w:marRight w:val="0"/>
          <w:marTop w:val="0"/>
          <w:marBottom w:val="0"/>
          <w:divBdr>
            <w:top w:val="none" w:sz="0" w:space="0" w:color="auto"/>
            <w:left w:val="none" w:sz="0" w:space="0" w:color="auto"/>
            <w:bottom w:val="none" w:sz="0" w:space="0" w:color="auto"/>
            <w:right w:val="none" w:sz="0" w:space="0" w:color="auto"/>
          </w:divBdr>
        </w:div>
        <w:div w:id="546835868">
          <w:marLeft w:val="640"/>
          <w:marRight w:val="0"/>
          <w:marTop w:val="0"/>
          <w:marBottom w:val="0"/>
          <w:divBdr>
            <w:top w:val="none" w:sz="0" w:space="0" w:color="auto"/>
            <w:left w:val="none" w:sz="0" w:space="0" w:color="auto"/>
            <w:bottom w:val="none" w:sz="0" w:space="0" w:color="auto"/>
            <w:right w:val="none" w:sz="0" w:space="0" w:color="auto"/>
          </w:divBdr>
        </w:div>
        <w:div w:id="658774381">
          <w:marLeft w:val="640"/>
          <w:marRight w:val="0"/>
          <w:marTop w:val="0"/>
          <w:marBottom w:val="0"/>
          <w:divBdr>
            <w:top w:val="none" w:sz="0" w:space="0" w:color="auto"/>
            <w:left w:val="none" w:sz="0" w:space="0" w:color="auto"/>
            <w:bottom w:val="none" w:sz="0" w:space="0" w:color="auto"/>
            <w:right w:val="none" w:sz="0" w:space="0" w:color="auto"/>
          </w:divBdr>
        </w:div>
        <w:div w:id="716591994">
          <w:marLeft w:val="640"/>
          <w:marRight w:val="0"/>
          <w:marTop w:val="0"/>
          <w:marBottom w:val="0"/>
          <w:divBdr>
            <w:top w:val="none" w:sz="0" w:space="0" w:color="auto"/>
            <w:left w:val="none" w:sz="0" w:space="0" w:color="auto"/>
            <w:bottom w:val="none" w:sz="0" w:space="0" w:color="auto"/>
            <w:right w:val="none" w:sz="0" w:space="0" w:color="auto"/>
          </w:divBdr>
        </w:div>
        <w:div w:id="796795074">
          <w:marLeft w:val="640"/>
          <w:marRight w:val="0"/>
          <w:marTop w:val="0"/>
          <w:marBottom w:val="0"/>
          <w:divBdr>
            <w:top w:val="none" w:sz="0" w:space="0" w:color="auto"/>
            <w:left w:val="none" w:sz="0" w:space="0" w:color="auto"/>
            <w:bottom w:val="none" w:sz="0" w:space="0" w:color="auto"/>
            <w:right w:val="none" w:sz="0" w:space="0" w:color="auto"/>
          </w:divBdr>
        </w:div>
        <w:div w:id="934872275">
          <w:marLeft w:val="640"/>
          <w:marRight w:val="0"/>
          <w:marTop w:val="0"/>
          <w:marBottom w:val="0"/>
          <w:divBdr>
            <w:top w:val="none" w:sz="0" w:space="0" w:color="auto"/>
            <w:left w:val="none" w:sz="0" w:space="0" w:color="auto"/>
            <w:bottom w:val="none" w:sz="0" w:space="0" w:color="auto"/>
            <w:right w:val="none" w:sz="0" w:space="0" w:color="auto"/>
          </w:divBdr>
        </w:div>
        <w:div w:id="1053580429">
          <w:marLeft w:val="640"/>
          <w:marRight w:val="0"/>
          <w:marTop w:val="0"/>
          <w:marBottom w:val="0"/>
          <w:divBdr>
            <w:top w:val="none" w:sz="0" w:space="0" w:color="auto"/>
            <w:left w:val="none" w:sz="0" w:space="0" w:color="auto"/>
            <w:bottom w:val="none" w:sz="0" w:space="0" w:color="auto"/>
            <w:right w:val="none" w:sz="0" w:space="0" w:color="auto"/>
          </w:divBdr>
        </w:div>
        <w:div w:id="1098140579">
          <w:marLeft w:val="640"/>
          <w:marRight w:val="0"/>
          <w:marTop w:val="0"/>
          <w:marBottom w:val="0"/>
          <w:divBdr>
            <w:top w:val="none" w:sz="0" w:space="0" w:color="auto"/>
            <w:left w:val="none" w:sz="0" w:space="0" w:color="auto"/>
            <w:bottom w:val="none" w:sz="0" w:space="0" w:color="auto"/>
            <w:right w:val="none" w:sz="0" w:space="0" w:color="auto"/>
          </w:divBdr>
        </w:div>
        <w:div w:id="1223784730">
          <w:marLeft w:val="640"/>
          <w:marRight w:val="0"/>
          <w:marTop w:val="0"/>
          <w:marBottom w:val="0"/>
          <w:divBdr>
            <w:top w:val="none" w:sz="0" w:space="0" w:color="auto"/>
            <w:left w:val="none" w:sz="0" w:space="0" w:color="auto"/>
            <w:bottom w:val="none" w:sz="0" w:space="0" w:color="auto"/>
            <w:right w:val="none" w:sz="0" w:space="0" w:color="auto"/>
          </w:divBdr>
        </w:div>
        <w:div w:id="1240753116">
          <w:marLeft w:val="640"/>
          <w:marRight w:val="0"/>
          <w:marTop w:val="0"/>
          <w:marBottom w:val="0"/>
          <w:divBdr>
            <w:top w:val="none" w:sz="0" w:space="0" w:color="auto"/>
            <w:left w:val="none" w:sz="0" w:space="0" w:color="auto"/>
            <w:bottom w:val="none" w:sz="0" w:space="0" w:color="auto"/>
            <w:right w:val="none" w:sz="0" w:space="0" w:color="auto"/>
          </w:divBdr>
        </w:div>
        <w:div w:id="1253389715">
          <w:marLeft w:val="640"/>
          <w:marRight w:val="0"/>
          <w:marTop w:val="0"/>
          <w:marBottom w:val="0"/>
          <w:divBdr>
            <w:top w:val="none" w:sz="0" w:space="0" w:color="auto"/>
            <w:left w:val="none" w:sz="0" w:space="0" w:color="auto"/>
            <w:bottom w:val="none" w:sz="0" w:space="0" w:color="auto"/>
            <w:right w:val="none" w:sz="0" w:space="0" w:color="auto"/>
          </w:divBdr>
        </w:div>
        <w:div w:id="1387296200">
          <w:marLeft w:val="640"/>
          <w:marRight w:val="0"/>
          <w:marTop w:val="0"/>
          <w:marBottom w:val="0"/>
          <w:divBdr>
            <w:top w:val="none" w:sz="0" w:space="0" w:color="auto"/>
            <w:left w:val="none" w:sz="0" w:space="0" w:color="auto"/>
            <w:bottom w:val="none" w:sz="0" w:space="0" w:color="auto"/>
            <w:right w:val="none" w:sz="0" w:space="0" w:color="auto"/>
          </w:divBdr>
        </w:div>
        <w:div w:id="1646010680">
          <w:marLeft w:val="640"/>
          <w:marRight w:val="0"/>
          <w:marTop w:val="0"/>
          <w:marBottom w:val="0"/>
          <w:divBdr>
            <w:top w:val="none" w:sz="0" w:space="0" w:color="auto"/>
            <w:left w:val="none" w:sz="0" w:space="0" w:color="auto"/>
            <w:bottom w:val="none" w:sz="0" w:space="0" w:color="auto"/>
            <w:right w:val="none" w:sz="0" w:space="0" w:color="auto"/>
          </w:divBdr>
        </w:div>
      </w:divsChild>
    </w:div>
    <w:div w:id="92937606">
      <w:bodyDiv w:val="1"/>
      <w:marLeft w:val="0"/>
      <w:marRight w:val="0"/>
      <w:marTop w:val="0"/>
      <w:marBottom w:val="0"/>
      <w:divBdr>
        <w:top w:val="none" w:sz="0" w:space="0" w:color="auto"/>
        <w:left w:val="none" w:sz="0" w:space="0" w:color="auto"/>
        <w:bottom w:val="none" w:sz="0" w:space="0" w:color="auto"/>
        <w:right w:val="none" w:sz="0" w:space="0" w:color="auto"/>
      </w:divBdr>
      <w:divsChild>
        <w:div w:id="27224811">
          <w:marLeft w:val="640"/>
          <w:marRight w:val="0"/>
          <w:marTop w:val="0"/>
          <w:marBottom w:val="0"/>
          <w:divBdr>
            <w:top w:val="none" w:sz="0" w:space="0" w:color="auto"/>
            <w:left w:val="none" w:sz="0" w:space="0" w:color="auto"/>
            <w:bottom w:val="none" w:sz="0" w:space="0" w:color="auto"/>
            <w:right w:val="none" w:sz="0" w:space="0" w:color="auto"/>
          </w:divBdr>
        </w:div>
        <w:div w:id="74907767">
          <w:marLeft w:val="640"/>
          <w:marRight w:val="0"/>
          <w:marTop w:val="0"/>
          <w:marBottom w:val="0"/>
          <w:divBdr>
            <w:top w:val="none" w:sz="0" w:space="0" w:color="auto"/>
            <w:left w:val="none" w:sz="0" w:space="0" w:color="auto"/>
            <w:bottom w:val="none" w:sz="0" w:space="0" w:color="auto"/>
            <w:right w:val="none" w:sz="0" w:space="0" w:color="auto"/>
          </w:divBdr>
        </w:div>
        <w:div w:id="80025165">
          <w:marLeft w:val="640"/>
          <w:marRight w:val="0"/>
          <w:marTop w:val="0"/>
          <w:marBottom w:val="0"/>
          <w:divBdr>
            <w:top w:val="none" w:sz="0" w:space="0" w:color="auto"/>
            <w:left w:val="none" w:sz="0" w:space="0" w:color="auto"/>
            <w:bottom w:val="none" w:sz="0" w:space="0" w:color="auto"/>
            <w:right w:val="none" w:sz="0" w:space="0" w:color="auto"/>
          </w:divBdr>
        </w:div>
        <w:div w:id="114058895">
          <w:marLeft w:val="640"/>
          <w:marRight w:val="0"/>
          <w:marTop w:val="0"/>
          <w:marBottom w:val="0"/>
          <w:divBdr>
            <w:top w:val="none" w:sz="0" w:space="0" w:color="auto"/>
            <w:left w:val="none" w:sz="0" w:space="0" w:color="auto"/>
            <w:bottom w:val="none" w:sz="0" w:space="0" w:color="auto"/>
            <w:right w:val="none" w:sz="0" w:space="0" w:color="auto"/>
          </w:divBdr>
        </w:div>
        <w:div w:id="220024278">
          <w:marLeft w:val="640"/>
          <w:marRight w:val="0"/>
          <w:marTop w:val="0"/>
          <w:marBottom w:val="0"/>
          <w:divBdr>
            <w:top w:val="none" w:sz="0" w:space="0" w:color="auto"/>
            <w:left w:val="none" w:sz="0" w:space="0" w:color="auto"/>
            <w:bottom w:val="none" w:sz="0" w:space="0" w:color="auto"/>
            <w:right w:val="none" w:sz="0" w:space="0" w:color="auto"/>
          </w:divBdr>
        </w:div>
        <w:div w:id="228617912">
          <w:marLeft w:val="640"/>
          <w:marRight w:val="0"/>
          <w:marTop w:val="0"/>
          <w:marBottom w:val="0"/>
          <w:divBdr>
            <w:top w:val="none" w:sz="0" w:space="0" w:color="auto"/>
            <w:left w:val="none" w:sz="0" w:space="0" w:color="auto"/>
            <w:bottom w:val="none" w:sz="0" w:space="0" w:color="auto"/>
            <w:right w:val="none" w:sz="0" w:space="0" w:color="auto"/>
          </w:divBdr>
        </w:div>
        <w:div w:id="243729983">
          <w:marLeft w:val="640"/>
          <w:marRight w:val="0"/>
          <w:marTop w:val="0"/>
          <w:marBottom w:val="0"/>
          <w:divBdr>
            <w:top w:val="none" w:sz="0" w:space="0" w:color="auto"/>
            <w:left w:val="none" w:sz="0" w:space="0" w:color="auto"/>
            <w:bottom w:val="none" w:sz="0" w:space="0" w:color="auto"/>
            <w:right w:val="none" w:sz="0" w:space="0" w:color="auto"/>
          </w:divBdr>
        </w:div>
        <w:div w:id="290523914">
          <w:marLeft w:val="640"/>
          <w:marRight w:val="0"/>
          <w:marTop w:val="0"/>
          <w:marBottom w:val="0"/>
          <w:divBdr>
            <w:top w:val="none" w:sz="0" w:space="0" w:color="auto"/>
            <w:left w:val="none" w:sz="0" w:space="0" w:color="auto"/>
            <w:bottom w:val="none" w:sz="0" w:space="0" w:color="auto"/>
            <w:right w:val="none" w:sz="0" w:space="0" w:color="auto"/>
          </w:divBdr>
        </w:div>
        <w:div w:id="291521515">
          <w:marLeft w:val="640"/>
          <w:marRight w:val="0"/>
          <w:marTop w:val="0"/>
          <w:marBottom w:val="0"/>
          <w:divBdr>
            <w:top w:val="none" w:sz="0" w:space="0" w:color="auto"/>
            <w:left w:val="none" w:sz="0" w:space="0" w:color="auto"/>
            <w:bottom w:val="none" w:sz="0" w:space="0" w:color="auto"/>
            <w:right w:val="none" w:sz="0" w:space="0" w:color="auto"/>
          </w:divBdr>
        </w:div>
        <w:div w:id="310527964">
          <w:marLeft w:val="640"/>
          <w:marRight w:val="0"/>
          <w:marTop w:val="0"/>
          <w:marBottom w:val="0"/>
          <w:divBdr>
            <w:top w:val="none" w:sz="0" w:space="0" w:color="auto"/>
            <w:left w:val="none" w:sz="0" w:space="0" w:color="auto"/>
            <w:bottom w:val="none" w:sz="0" w:space="0" w:color="auto"/>
            <w:right w:val="none" w:sz="0" w:space="0" w:color="auto"/>
          </w:divBdr>
        </w:div>
        <w:div w:id="313801868">
          <w:marLeft w:val="640"/>
          <w:marRight w:val="0"/>
          <w:marTop w:val="0"/>
          <w:marBottom w:val="0"/>
          <w:divBdr>
            <w:top w:val="none" w:sz="0" w:space="0" w:color="auto"/>
            <w:left w:val="none" w:sz="0" w:space="0" w:color="auto"/>
            <w:bottom w:val="none" w:sz="0" w:space="0" w:color="auto"/>
            <w:right w:val="none" w:sz="0" w:space="0" w:color="auto"/>
          </w:divBdr>
        </w:div>
        <w:div w:id="341323711">
          <w:marLeft w:val="640"/>
          <w:marRight w:val="0"/>
          <w:marTop w:val="0"/>
          <w:marBottom w:val="0"/>
          <w:divBdr>
            <w:top w:val="none" w:sz="0" w:space="0" w:color="auto"/>
            <w:left w:val="none" w:sz="0" w:space="0" w:color="auto"/>
            <w:bottom w:val="none" w:sz="0" w:space="0" w:color="auto"/>
            <w:right w:val="none" w:sz="0" w:space="0" w:color="auto"/>
          </w:divBdr>
        </w:div>
        <w:div w:id="400298138">
          <w:marLeft w:val="640"/>
          <w:marRight w:val="0"/>
          <w:marTop w:val="0"/>
          <w:marBottom w:val="0"/>
          <w:divBdr>
            <w:top w:val="none" w:sz="0" w:space="0" w:color="auto"/>
            <w:left w:val="none" w:sz="0" w:space="0" w:color="auto"/>
            <w:bottom w:val="none" w:sz="0" w:space="0" w:color="auto"/>
            <w:right w:val="none" w:sz="0" w:space="0" w:color="auto"/>
          </w:divBdr>
        </w:div>
        <w:div w:id="426734240">
          <w:marLeft w:val="640"/>
          <w:marRight w:val="0"/>
          <w:marTop w:val="0"/>
          <w:marBottom w:val="0"/>
          <w:divBdr>
            <w:top w:val="none" w:sz="0" w:space="0" w:color="auto"/>
            <w:left w:val="none" w:sz="0" w:space="0" w:color="auto"/>
            <w:bottom w:val="none" w:sz="0" w:space="0" w:color="auto"/>
            <w:right w:val="none" w:sz="0" w:space="0" w:color="auto"/>
          </w:divBdr>
        </w:div>
        <w:div w:id="476727431">
          <w:marLeft w:val="640"/>
          <w:marRight w:val="0"/>
          <w:marTop w:val="0"/>
          <w:marBottom w:val="0"/>
          <w:divBdr>
            <w:top w:val="none" w:sz="0" w:space="0" w:color="auto"/>
            <w:left w:val="none" w:sz="0" w:space="0" w:color="auto"/>
            <w:bottom w:val="none" w:sz="0" w:space="0" w:color="auto"/>
            <w:right w:val="none" w:sz="0" w:space="0" w:color="auto"/>
          </w:divBdr>
        </w:div>
        <w:div w:id="482430435">
          <w:marLeft w:val="640"/>
          <w:marRight w:val="0"/>
          <w:marTop w:val="0"/>
          <w:marBottom w:val="0"/>
          <w:divBdr>
            <w:top w:val="none" w:sz="0" w:space="0" w:color="auto"/>
            <w:left w:val="none" w:sz="0" w:space="0" w:color="auto"/>
            <w:bottom w:val="none" w:sz="0" w:space="0" w:color="auto"/>
            <w:right w:val="none" w:sz="0" w:space="0" w:color="auto"/>
          </w:divBdr>
        </w:div>
        <w:div w:id="545601993">
          <w:marLeft w:val="640"/>
          <w:marRight w:val="0"/>
          <w:marTop w:val="0"/>
          <w:marBottom w:val="0"/>
          <w:divBdr>
            <w:top w:val="none" w:sz="0" w:space="0" w:color="auto"/>
            <w:left w:val="none" w:sz="0" w:space="0" w:color="auto"/>
            <w:bottom w:val="none" w:sz="0" w:space="0" w:color="auto"/>
            <w:right w:val="none" w:sz="0" w:space="0" w:color="auto"/>
          </w:divBdr>
        </w:div>
        <w:div w:id="563953617">
          <w:marLeft w:val="640"/>
          <w:marRight w:val="0"/>
          <w:marTop w:val="0"/>
          <w:marBottom w:val="0"/>
          <w:divBdr>
            <w:top w:val="none" w:sz="0" w:space="0" w:color="auto"/>
            <w:left w:val="none" w:sz="0" w:space="0" w:color="auto"/>
            <w:bottom w:val="none" w:sz="0" w:space="0" w:color="auto"/>
            <w:right w:val="none" w:sz="0" w:space="0" w:color="auto"/>
          </w:divBdr>
        </w:div>
        <w:div w:id="600839056">
          <w:marLeft w:val="640"/>
          <w:marRight w:val="0"/>
          <w:marTop w:val="0"/>
          <w:marBottom w:val="0"/>
          <w:divBdr>
            <w:top w:val="none" w:sz="0" w:space="0" w:color="auto"/>
            <w:left w:val="none" w:sz="0" w:space="0" w:color="auto"/>
            <w:bottom w:val="none" w:sz="0" w:space="0" w:color="auto"/>
            <w:right w:val="none" w:sz="0" w:space="0" w:color="auto"/>
          </w:divBdr>
        </w:div>
        <w:div w:id="611668038">
          <w:marLeft w:val="640"/>
          <w:marRight w:val="0"/>
          <w:marTop w:val="0"/>
          <w:marBottom w:val="0"/>
          <w:divBdr>
            <w:top w:val="none" w:sz="0" w:space="0" w:color="auto"/>
            <w:left w:val="none" w:sz="0" w:space="0" w:color="auto"/>
            <w:bottom w:val="none" w:sz="0" w:space="0" w:color="auto"/>
            <w:right w:val="none" w:sz="0" w:space="0" w:color="auto"/>
          </w:divBdr>
        </w:div>
        <w:div w:id="648636490">
          <w:marLeft w:val="640"/>
          <w:marRight w:val="0"/>
          <w:marTop w:val="0"/>
          <w:marBottom w:val="0"/>
          <w:divBdr>
            <w:top w:val="none" w:sz="0" w:space="0" w:color="auto"/>
            <w:left w:val="none" w:sz="0" w:space="0" w:color="auto"/>
            <w:bottom w:val="none" w:sz="0" w:space="0" w:color="auto"/>
            <w:right w:val="none" w:sz="0" w:space="0" w:color="auto"/>
          </w:divBdr>
        </w:div>
        <w:div w:id="654063876">
          <w:marLeft w:val="640"/>
          <w:marRight w:val="0"/>
          <w:marTop w:val="0"/>
          <w:marBottom w:val="0"/>
          <w:divBdr>
            <w:top w:val="none" w:sz="0" w:space="0" w:color="auto"/>
            <w:left w:val="none" w:sz="0" w:space="0" w:color="auto"/>
            <w:bottom w:val="none" w:sz="0" w:space="0" w:color="auto"/>
            <w:right w:val="none" w:sz="0" w:space="0" w:color="auto"/>
          </w:divBdr>
        </w:div>
        <w:div w:id="672999921">
          <w:marLeft w:val="640"/>
          <w:marRight w:val="0"/>
          <w:marTop w:val="0"/>
          <w:marBottom w:val="0"/>
          <w:divBdr>
            <w:top w:val="none" w:sz="0" w:space="0" w:color="auto"/>
            <w:left w:val="none" w:sz="0" w:space="0" w:color="auto"/>
            <w:bottom w:val="none" w:sz="0" w:space="0" w:color="auto"/>
            <w:right w:val="none" w:sz="0" w:space="0" w:color="auto"/>
          </w:divBdr>
        </w:div>
        <w:div w:id="690447898">
          <w:marLeft w:val="640"/>
          <w:marRight w:val="0"/>
          <w:marTop w:val="0"/>
          <w:marBottom w:val="0"/>
          <w:divBdr>
            <w:top w:val="none" w:sz="0" w:space="0" w:color="auto"/>
            <w:left w:val="none" w:sz="0" w:space="0" w:color="auto"/>
            <w:bottom w:val="none" w:sz="0" w:space="0" w:color="auto"/>
            <w:right w:val="none" w:sz="0" w:space="0" w:color="auto"/>
          </w:divBdr>
        </w:div>
        <w:div w:id="700208441">
          <w:marLeft w:val="640"/>
          <w:marRight w:val="0"/>
          <w:marTop w:val="0"/>
          <w:marBottom w:val="0"/>
          <w:divBdr>
            <w:top w:val="none" w:sz="0" w:space="0" w:color="auto"/>
            <w:left w:val="none" w:sz="0" w:space="0" w:color="auto"/>
            <w:bottom w:val="none" w:sz="0" w:space="0" w:color="auto"/>
            <w:right w:val="none" w:sz="0" w:space="0" w:color="auto"/>
          </w:divBdr>
        </w:div>
        <w:div w:id="722213508">
          <w:marLeft w:val="640"/>
          <w:marRight w:val="0"/>
          <w:marTop w:val="0"/>
          <w:marBottom w:val="0"/>
          <w:divBdr>
            <w:top w:val="none" w:sz="0" w:space="0" w:color="auto"/>
            <w:left w:val="none" w:sz="0" w:space="0" w:color="auto"/>
            <w:bottom w:val="none" w:sz="0" w:space="0" w:color="auto"/>
            <w:right w:val="none" w:sz="0" w:space="0" w:color="auto"/>
          </w:divBdr>
        </w:div>
        <w:div w:id="765616317">
          <w:marLeft w:val="640"/>
          <w:marRight w:val="0"/>
          <w:marTop w:val="0"/>
          <w:marBottom w:val="0"/>
          <w:divBdr>
            <w:top w:val="none" w:sz="0" w:space="0" w:color="auto"/>
            <w:left w:val="none" w:sz="0" w:space="0" w:color="auto"/>
            <w:bottom w:val="none" w:sz="0" w:space="0" w:color="auto"/>
            <w:right w:val="none" w:sz="0" w:space="0" w:color="auto"/>
          </w:divBdr>
        </w:div>
        <w:div w:id="801505686">
          <w:marLeft w:val="640"/>
          <w:marRight w:val="0"/>
          <w:marTop w:val="0"/>
          <w:marBottom w:val="0"/>
          <w:divBdr>
            <w:top w:val="none" w:sz="0" w:space="0" w:color="auto"/>
            <w:left w:val="none" w:sz="0" w:space="0" w:color="auto"/>
            <w:bottom w:val="none" w:sz="0" w:space="0" w:color="auto"/>
            <w:right w:val="none" w:sz="0" w:space="0" w:color="auto"/>
          </w:divBdr>
        </w:div>
        <w:div w:id="870414042">
          <w:marLeft w:val="640"/>
          <w:marRight w:val="0"/>
          <w:marTop w:val="0"/>
          <w:marBottom w:val="0"/>
          <w:divBdr>
            <w:top w:val="none" w:sz="0" w:space="0" w:color="auto"/>
            <w:left w:val="none" w:sz="0" w:space="0" w:color="auto"/>
            <w:bottom w:val="none" w:sz="0" w:space="0" w:color="auto"/>
            <w:right w:val="none" w:sz="0" w:space="0" w:color="auto"/>
          </w:divBdr>
        </w:div>
        <w:div w:id="954555409">
          <w:marLeft w:val="640"/>
          <w:marRight w:val="0"/>
          <w:marTop w:val="0"/>
          <w:marBottom w:val="0"/>
          <w:divBdr>
            <w:top w:val="none" w:sz="0" w:space="0" w:color="auto"/>
            <w:left w:val="none" w:sz="0" w:space="0" w:color="auto"/>
            <w:bottom w:val="none" w:sz="0" w:space="0" w:color="auto"/>
            <w:right w:val="none" w:sz="0" w:space="0" w:color="auto"/>
          </w:divBdr>
        </w:div>
        <w:div w:id="1023630722">
          <w:marLeft w:val="640"/>
          <w:marRight w:val="0"/>
          <w:marTop w:val="0"/>
          <w:marBottom w:val="0"/>
          <w:divBdr>
            <w:top w:val="none" w:sz="0" w:space="0" w:color="auto"/>
            <w:left w:val="none" w:sz="0" w:space="0" w:color="auto"/>
            <w:bottom w:val="none" w:sz="0" w:space="0" w:color="auto"/>
            <w:right w:val="none" w:sz="0" w:space="0" w:color="auto"/>
          </w:divBdr>
        </w:div>
        <w:div w:id="1042553518">
          <w:marLeft w:val="640"/>
          <w:marRight w:val="0"/>
          <w:marTop w:val="0"/>
          <w:marBottom w:val="0"/>
          <w:divBdr>
            <w:top w:val="none" w:sz="0" w:space="0" w:color="auto"/>
            <w:left w:val="none" w:sz="0" w:space="0" w:color="auto"/>
            <w:bottom w:val="none" w:sz="0" w:space="0" w:color="auto"/>
            <w:right w:val="none" w:sz="0" w:space="0" w:color="auto"/>
          </w:divBdr>
        </w:div>
        <w:div w:id="1057242407">
          <w:marLeft w:val="640"/>
          <w:marRight w:val="0"/>
          <w:marTop w:val="0"/>
          <w:marBottom w:val="0"/>
          <w:divBdr>
            <w:top w:val="none" w:sz="0" w:space="0" w:color="auto"/>
            <w:left w:val="none" w:sz="0" w:space="0" w:color="auto"/>
            <w:bottom w:val="none" w:sz="0" w:space="0" w:color="auto"/>
            <w:right w:val="none" w:sz="0" w:space="0" w:color="auto"/>
          </w:divBdr>
        </w:div>
        <w:div w:id="1066027130">
          <w:marLeft w:val="640"/>
          <w:marRight w:val="0"/>
          <w:marTop w:val="0"/>
          <w:marBottom w:val="0"/>
          <w:divBdr>
            <w:top w:val="none" w:sz="0" w:space="0" w:color="auto"/>
            <w:left w:val="none" w:sz="0" w:space="0" w:color="auto"/>
            <w:bottom w:val="none" w:sz="0" w:space="0" w:color="auto"/>
            <w:right w:val="none" w:sz="0" w:space="0" w:color="auto"/>
          </w:divBdr>
        </w:div>
        <w:div w:id="1127815215">
          <w:marLeft w:val="640"/>
          <w:marRight w:val="0"/>
          <w:marTop w:val="0"/>
          <w:marBottom w:val="0"/>
          <w:divBdr>
            <w:top w:val="none" w:sz="0" w:space="0" w:color="auto"/>
            <w:left w:val="none" w:sz="0" w:space="0" w:color="auto"/>
            <w:bottom w:val="none" w:sz="0" w:space="0" w:color="auto"/>
            <w:right w:val="none" w:sz="0" w:space="0" w:color="auto"/>
          </w:divBdr>
        </w:div>
        <w:div w:id="1129930353">
          <w:marLeft w:val="640"/>
          <w:marRight w:val="0"/>
          <w:marTop w:val="0"/>
          <w:marBottom w:val="0"/>
          <w:divBdr>
            <w:top w:val="none" w:sz="0" w:space="0" w:color="auto"/>
            <w:left w:val="none" w:sz="0" w:space="0" w:color="auto"/>
            <w:bottom w:val="none" w:sz="0" w:space="0" w:color="auto"/>
            <w:right w:val="none" w:sz="0" w:space="0" w:color="auto"/>
          </w:divBdr>
        </w:div>
        <w:div w:id="1167986722">
          <w:marLeft w:val="640"/>
          <w:marRight w:val="0"/>
          <w:marTop w:val="0"/>
          <w:marBottom w:val="0"/>
          <w:divBdr>
            <w:top w:val="none" w:sz="0" w:space="0" w:color="auto"/>
            <w:left w:val="none" w:sz="0" w:space="0" w:color="auto"/>
            <w:bottom w:val="none" w:sz="0" w:space="0" w:color="auto"/>
            <w:right w:val="none" w:sz="0" w:space="0" w:color="auto"/>
          </w:divBdr>
        </w:div>
        <w:div w:id="1175418957">
          <w:marLeft w:val="640"/>
          <w:marRight w:val="0"/>
          <w:marTop w:val="0"/>
          <w:marBottom w:val="0"/>
          <w:divBdr>
            <w:top w:val="none" w:sz="0" w:space="0" w:color="auto"/>
            <w:left w:val="none" w:sz="0" w:space="0" w:color="auto"/>
            <w:bottom w:val="none" w:sz="0" w:space="0" w:color="auto"/>
            <w:right w:val="none" w:sz="0" w:space="0" w:color="auto"/>
          </w:divBdr>
        </w:div>
        <w:div w:id="1323048497">
          <w:marLeft w:val="640"/>
          <w:marRight w:val="0"/>
          <w:marTop w:val="0"/>
          <w:marBottom w:val="0"/>
          <w:divBdr>
            <w:top w:val="none" w:sz="0" w:space="0" w:color="auto"/>
            <w:left w:val="none" w:sz="0" w:space="0" w:color="auto"/>
            <w:bottom w:val="none" w:sz="0" w:space="0" w:color="auto"/>
            <w:right w:val="none" w:sz="0" w:space="0" w:color="auto"/>
          </w:divBdr>
        </w:div>
        <w:div w:id="1382050851">
          <w:marLeft w:val="640"/>
          <w:marRight w:val="0"/>
          <w:marTop w:val="0"/>
          <w:marBottom w:val="0"/>
          <w:divBdr>
            <w:top w:val="none" w:sz="0" w:space="0" w:color="auto"/>
            <w:left w:val="none" w:sz="0" w:space="0" w:color="auto"/>
            <w:bottom w:val="none" w:sz="0" w:space="0" w:color="auto"/>
            <w:right w:val="none" w:sz="0" w:space="0" w:color="auto"/>
          </w:divBdr>
        </w:div>
        <w:div w:id="1408310599">
          <w:marLeft w:val="640"/>
          <w:marRight w:val="0"/>
          <w:marTop w:val="0"/>
          <w:marBottom w:val="0"/>
          <w:divBdr>
            <w:top w:val="none" w:sz="0" w:space="0" w:color="auto"/>
            <w:left w:val="none" w:sz="0" w:space="0" w:color="auto"/>
            <w:bottom w:val="none" w:sz="0" w:space="0" w:color="auto"/>
            <w:right w:val="none" w:sz="0" w:space="0" w:color="auto"/>
          </w:divBdr>
        </w:div>
        <w:div w:id="1436487220">
          <w:marLeft w:val="640"/>
          <w:marRight w:val="0"/>
          <w:marTop w:val="0"/>
          <w:marBottom w:val="0"/>
          <w:divBdr>
            <w:top w:val="none" w:sz="0" w:space="0" w:color="auto"/>
            <w:left w:val="none" w:sz="0" w:space="0" w:color="auto"/>
            <w:bottom w:val="none" w:sz="0" w:space="0" w:color="auto"/>
            <w:right w:val="none" w:sz="0" w:space="0" w:color="auto"/>
          </w:divBdr>
        </w:div>
        <w:div w:id="1499348309">
          <w:marLeft w:val="640"/>
          <w:marRight w:val="0"/>
          <w:marTop w:val="0"/>
          <w:marBottom w:val="0"/>
          <w:divBdr>
            <w:top w:val="none" w:sz="0" w:space="0" w:color="auto"/>
            <w:left w:val="none" w:sz="0" w:space="0" w:color="auto"/>
            <w:bottom w:val="none" w:sz="0" w:space="0" w:color="auto"/>
            <w:right w:val="none" w:sz="0" w:space="0" w:color="auto"/>
          </w:divBdr>
        </w:div>
        <w:div w:id="1516306939">
          <w:marLeft w:val="640"/>
          <w:marRight w:val="0"/>
          <w:marTop w:val="0"/>
          <w:marBottom w:val="0"/>
          <w:divBdr>
            <w:top w:val="none" w:sz="0" w:space="0" w:color="auto"/>
            <w:left w:val="none" w:sz="0" w:space="0" w:color="auto"/>
            <w:bottom w:val="none" w:sz="0" w:space="0" w:color="auto"/>
            <w:right w:val="none" w:sz="0" w:space="0" w:color="auto"/>
          </w:divBdr>
        </w:div>
        <w:div w:id="1572498176">
          <w:marLeft w:val="640"/>
          <w:marRight w:val="0"/>
          <w:marTop w:val="0"/>
          <w:marBottom w:val="0"/>
          <w:divBdr>
            <w:top w:val="none" w:sz="0" w:space="0" w:color="auto"/>
            <w:left w:val="none" w:sz="0" w:space="0" w:color="auto"/>
            <w:bottom w:val="none" w:sz="0" w:space="0" w:color="auto"/>
            <w:right w:val="none" w:sz="0" w:space="0" w:color="auto"/>
          </w:divBdr>
        </w:div>
        <w:div w:id="1633094069">
          <w:marLeft w:val="640"/>
          <w:marRight w:val="0"/>
          <w:marTop w:val="0"/>
          <w:marBottom w:val="0"/>
          <w:divBdr>
            <w:top w:val="none" w:sz="0" w:space="0" w:color="auto"/>
            <w:left w:val="none" w:sz="0" w:space="0" w:color="auto"/>
            <w:bottom w:val="none" w:sz="0" w:space="0" w:color="auto"/>
            <w:right w:val="none" w:sz="0" w:space="0" w:color="auto"/>
          </w:divBdr>
        </w:div>
        <w:div w:id="1652906891">
          <w:marLeft w:val="640"/>
          <w:marRight w:val="0"/>
          <w:marTop w:val="0"/>
          <w:marBottom w:val="0"/>
          <w:divBdr>
            <w:top w:val="none" w:sz="0" w:space="0" w:color="auto"/>
            <w:left w:val="none" w:sz="0" w:space="0" w:color="auto"/>
            <w:bottom w:val="none" w:sz="0" w:space="0" w:color="auto"/>
            <w:right w:val="none" w:sz="0" w:space="0" w:color="auto"/>
          </w:divBdr>
        </w:div>
        <w:div w:id="1732576974">
          <w:marLeft w:val="640"/>
          <w:marRight w:val="0"/>
          <w:marTop w:val="0"/>
          <w:marBottom w:val="0"/>
          <w:divBdr>
            <w:top w:val="none" w:sz="0" w:space="0" w:color="auto"/>
            <w:left w:val="none" w:sz="0" w:space="0" w:color="auto"/>
            <w:bottom w:val="none" w:sz="0" w:space="0" w:color="auto"/>
            <w:right w:val="none" w:sz="0" w:space="0" w:color="auto"/>
          </w:divBdr>
        </w:div>
        <w:div w:id="1734162104">
          <w:marLeft w:val="640"/>
          <w:marRight w:val="0"/>
          <w:marTop w:val="0"/>
          <w:marBottom w:val="0"/>
          <w:divBdr>
            <w:top w:val="none" w:sz="0" w:space="0" w:color="auto"/>
            <w:left w:val="none" w:sz="0" w:space="0" w:color="auto"/>
            <w:bottom w:val="none" w:sz="0" w:space="0" w:color="auto"/>
            <w:right w:val="none" w:sz="0" w:space="0" w:color="auto"/>
          </w:divBdr>
        </w:div>
        <w:div w:id="1750347385">
          <w:marLeft w:val="640"/>
          <w:marRight w:val="0"/>
          <w:marTop w:val="0"/>
          <w:marBottom w:val="0"/>
          <w:divBdr>
            <w:top w:val="none" w:sz="0" w:space="0" w:color="auto"/>
            <w:left w:val="none" w:sz="0" w:space="0" w:color="auto"/>
            <w:bottom w:val="none" w:sz="0" w:space="0" w:color="auto"/>
            <w:right w:val="none" w:sz="0" w:space="0" w:color="auto"/>
          </w:divBdr>
        </w:div>
        <w:div w:id="1762294326">
          <w:marLeft w:val="640"/>
          <w:marRight w:val="0"/>
          <w:marTop w:val="0"/>
          <w:marBottom w:val="0"/>
          <w:divBdr>
            <w:top w:val="none" w:sz="0" w:space="0" w:color="auto"/>
            <w:left w:val="none" w:sz="0" w:space="0" w:color="auto"/>
            <w:bottom w:val="none" w:sz="0" w:space="0" w:color="auto"/>
            <w:right w:val="none" w:sz="0" w:space="0" w:color="auto"/>
          </w:divBdr>
        </w:div>
        <w:div w:id="1836796875">
          <w:marLeft w:val="640"/>
          <w:marRight w:val="0"/>
          <w:marTop w:val="0"/>
          <w:marBottom w:val="0"/>
          <w:divBdr>
            <w:top w:val="none" w:sz="0" w:space="0" w:color="auto"/>
            <w:left w:val="none" w:sz="0" w:space="0" w:color="auto"/>
            <w:bottom w:val="none" w:sz="0" w:space="0" w:color="auto"/>
            <w:right w:val="none" w:sz="0" w:space="0" w:color="auto"/>
          </w:divBdr>
        </w:div>
        <w:div w:id="1844322271">
          <w:marLeft w:val="640"/>
          <w:marRight w:val="0"/>
          <w:marTop w:val="0"/>
          <w:marBottom w:val="0"/>
          <w:divBdr>
            <w:top w:val="none" w:sz="0" w:space="0" w:color="auto"/>
            <w:left w:val="none" w:sz="0" w:space="0" w:color="auto"/>
            <w:bottom w:val="none" w:sz="0" w:space="0" w:color="auto"/>
            <w:right w:val="none" w:sz="0" w:space="0" w:color="auto"/>
          </w:divBdr>
        </w:div>
        <w:div w:id="2009672294">
          <w:marLeft w:val="640"/>
          <w:marRight w:val="0"/>
          <w:marTop w:val="0"/>
          <w:marBottom w:val="0"/>
          <w:divBdr>
            <w:top w:val="none" w:sz="0" w:space="0" w:color="auto"/>
            <w:left w:val="none" w:sz="0" w:space="0" w:color="auto"/>
            <w:bottom w:val="none" w:sz="0" w:space="0" w:color="auto"/>
            <w:right w:val="none" w:sz="0" w:space="0" w:color="auto"/>
          </w:divBdr>
        </w:div>
        <w:div w:id="2013336722">
          <w:marLeft w:val="640"/>
          <w:marRight w:val="0"/>
          <w:marTop w:val="0"/>
          <w:marBottom w:val="0"/>
          <w:divBdr>
            <w:top w:val="none" w:sz="0" w:space="0" w:color="auto"/>
            <w:left w:val="none" w:sz="0" w:space="0" w:color="auto"/>
            <w:bottom w:val="none" w:sz="0" w:space="0" w:color="auto"/>
            <w:right w:val="none" w:sz="0" w:space="0" w:color="auto"/>
          </w:divBdr>
        </w:div>
        <w:div w:id="2036734629">
          <w:marLeft w:val="640"/>
          <w:marRight w:val="0"/>
          <w:marTop w:val="0"/>
          <w:marBottom w:val="0"/>
          <w:divBdr>
            <w:top w:val="none" w:sz="0" w:space="0" w:color="auto"/>
            <w:left w:val="none" w:sz="0" w:space="0" w:color="auto"/>
            <w:bottom w:val="none" w:sz="0" w:space="0" w:color="auto"/>
            <w:right w:val="none" w:sz="0" w:space="0" w:color="auto"/>
          </w:divBdr>
        </w:div>
        <w:div w:id="2111048429">
          <w:marLeft w:val="640"/>
          <w:marRight w:val="0"/>
          <w:marTop w:val="0"/>
          <w:marBottom w:val="0"/>
          <w:divBdr>
            <w:top w:val="none" w:sz="0" w:space="0" w:color="auto"/>
            <w:left w:val="none" w:sz="0" w:space="0" w:color="auto"/>
            <w:bottom w:val="none" w:sz="0" w:space="0" w:color="auto"/>
            <w:right w:val="none" w:sz="0" w:space="0" w:color="auto"/>
          </w:divBdr>
        </w:div>
      </w:divsChild>
    </w:div>
    <w:div w:id="106700672">
      <w:bodyDiv w:val="1"/>
      <w:marLeft w:val="0"/>
      <w:marRight w:val="0"/>
      <w:marTop w:val="0"/>
      <w:marBottom w:val="0"/>
      <w:divBdr>
        <w:top w:val="none" w:sz="0" w:space="0" w:color="auto"/>
        <w:left w:val="none" w:sz="0" w:space="0" w:color="auto"/>
        <w:bottom w:val="none" w:sz="0" w:space="0" w:color="auto"/>
        <w:right w:val="none" w:sz="0" w:space="0" w:color="auto"/>
      </w:divBdr>
    </w:div>
    <w:div w:id="116261014">
      <w:bodyDiv w:val="1"/>
      <w:marLeft w:val="0"/>
      <w:marRight w:val="0"/>
      <w:marTop w:val="0"/>
      <w:marBottom w:val="0"/>
      <w:divBdr>
        <w:top w:val="none" w:sz="0" w:space="0" w:color="auto"/>
        <w:left w:val="none" w:sz="0" w:space="0" w:color="auto"/>
        <w:bottom w:val="none" w:sz="0" w:space="0" w:color="auto"/>
        <w:right w:val="none" w:sz="0" w:space="0" w:color="auto"/>
      </w:divBdr>
      <w:divsChild>
        <w:div w:id="20127025">
          <w:marLeft w:val="640"/>
          <w:marRight w:val="0"/>
          <w:marTop w:val="0"/>
          <w:marBottom w:val="0"/>
          <w:divBdr>
            <w:top w:val="none" w:sz="0" w:space="0" w:color="auto"/>
            <w:left w:val="none" w:sz="0" w:space="0" w:color="auto"/>
            <w:bottom w:val="none" w:sz="0" w:space="0" w:color="auto"/>
            <w:right w:val="none" w:sz="0" w:space="0" w:color="auto"/>
          </w:divBdr>
        </w:div>
        <w:div w:id="72702545">
          <w:marLeft w:val="640"/>
          <w:marRight w:val="0"/>
          <w:marTop w:val="0"/>
          <w:marBottom w:val="0"/>
          <w:divBdr>
            <w:top w:val="none" w:sz="0" w:space="0" w:color="auto"/>
            <w:left w:val="none" w:sz="0" w:space="0" w:color="auto"/>
            <w:bottom w:val="none" w:sz="0" w:space="0" w:color="auto"/>
            <w:right w:val="none" w:sz="0" w:space="0" w:color="auto"/>
          </w:divBdr>
        </w:div>
        <w:div w:id="117340007">
          <w:marLeft w:val="640"/>
          <w:marRight w:val="0"/>
          <w:marTop w:val="0"/>
          <w:marBottom w:val="0"/>
          <w:divBdr>
            <w:top w:val="none" w:sz="0" w:space="0" w:color="auto"/>
            <w:left w:val="none" w:sz="0" w:space="0" w:color="auto"/>
            <w:bottom w:val="none" w:sz="0" w:space="0" w:color="auto"/>
            <w:right w:val="none" w:sz="0" w:space="0" w:color="auto"/>
          </w:divBdr>
        </w:div>
        <w:div w:id="163328399">
          <w:marLeft w:val="640"/>
          <w:marRight w:val="0"/>
          <w:marTop w:val="0"/>
          <w:marBottom w:val="0"/>
          <w:divBdr>
            <w:top w:val="none" w:sz="0" w:space="0" w:color="auto"/>
            <w:left w:val="none" w:sz="0" w:space="0" w:color="auto"/>
            <w:bottom w:val="none" w:sz="0" w:space="0" w:color="auto"/>
            <w:right w:val="none" w:sz="0" w:space="0" w:color="auto"/>
          </w:divBdr>
        </w:div>
        <w:div w:id="168184677">
          <w:marLeft w:val="640"/>
          <w:marRight w:val="0"/>
          <w:marTop w:val="0"/>
          <w:marBottom w:val="0"/>
          <w:divBdr>
            <w:top w:val="none" w:sz="0" w:space="0" w:color="auto"/>
            <w:left w:val="none" w:sz="0" w:space="0" w:color="auto"/>
            <w:bottom w:val="none" w:sz="0" w:space="0" w:color="auto"/>
            <w:right w:val="none" w:sz="0" w:space="0" w:color="auto"/>
          </w:divBdr>
        </w:div>
        <w:div w:id="188841897">
          <w:marLeft w:val="640"/>
          <w:marRight w:val="0"/>
          <w:marTop w:val="0"/>
          <w:marBottom w:val="0"/>
          <w:divBdr>
            <w:top w:val="none" w:sz="0" w:space="0" w:color="auto"/>
            <w:left w:val="none" w:sz="0" w:space="0" w:color="auto"/>
            <w:bottom w:val="none" w:sz="0" w:space="0" w:color="auto"/>
            <w:right w:val="none" w:sz="0" w:space="0" w:color="auto"/>
          </w:divBdr>
        </w:div>
        <w:div w:id="278994664">
          <w:marLeft w:val="640"/>
          <w:marRight w:val="0"/>
          <w:marTop w:val="0"/>
          <w:marBottom w:val="0"/>
          <w:divBdr>
            <w:top w:val="none" w:sz="0" w:space="0" w:color="auto"/>
            <w:left w:val="none" w:sz="0" w:space="0" w:color="auto"/>
            <w:bottom w:val="none" w:sz="0" w:space="0" w:color="auto"/>
            <w:right w:val="none" w:sz="0" w:space="0" w:color="auto"/>
          </w:divBdr>
        </w:div>
        <w:div w:id="318533666">
          <w:marLeft w:val="640"/>
          <w:marRight w:val="0"/>
          <w:marTop w:val="0"/>
          <w:marBottom w:val="0"/>
          <w:divBdr>
            <w:top w:val="none" w:sz="0" w:space="0" w:color="auto"/>
            <w:left w:val="none" w:sz="0" w:space="0" w:color="auto"/>
            <w:bottom w:val="none" w:sz="0" w:space="0" w:color="auto"/>
            <w:right w:val="none" w:sz="0" w:space="0" w:color="auto"/>
          </w:divBdr>
        </w:div>
        <w:div w:id="545945146">
          <w:marLeft w:val="640"/>
          <w:marRight w:val="0"/>
          <w:marTop w:val="0"/>
          <w:marBottom w:val="0"/>
          <w:divBdr>
            <w:top w:val="none" w:sz="0" w:space="0" w:color="auto"/>
            <w:left w:val="none" w:sz="0" w:space="0" w:color="auto"/>
            <w:bottom w:val="none" w:sz="0" w:space="0" w:color="auto"/>
            <w:right w:val="none" w:sz="0" w:space="0" w:color="auto"/>
          </w:divBdr>
        </w:div>
        <w:div w:id="563298614">
          <w:marLeft w:val="640"/>
          <w:marRight w:val="0"/>
          <w:marTop w:val="0"/>
          <w:marBottom w:val="0"/>
          <w:divBdr>
            <w:top w:val="none" w:sz="0" w:space="0" w:color="auto"/>
            <w:left w:val="none" w:sz="0" w:space="0" w:color="auto"/>
            <w:bottom w:val="none" w:sz="0" w:space="0" w:color="auto"/>
            <w:right w:val="none" w:sz="0" w:space="0" w:color="auto"/>
          </w:divBdr>
        </w:div>
        <w:div w:id="687682010">
          <w:marLeft w:val="640"/>
          <w:marRight w:val="0"/>
          <w:marTop w:val="0"/>
          <w:marBottom w:val="0"/>
          <w:divBdr>
            <w:top w:val="none" w:sz="0" w:space="0" w:color="auto"/>
            <w:left w:val="none" w:sz="0" w:space="0" w:color="auto"/>
            <w:bottom w:val="none" w:sz="0" w:space="0" w:color="auto"/>
            <w:right w:val="none" w:sz="0" w:space="0" w:color="auto"/>
          </w:divBdr>
        </w:div>
        <w:div w:id="688142058">
          <w:marLeft w:val="640"/>
          <w:marRight w:val="0"/>
          <w:marTop w:val="0"/>
          <w:marBottom w:val="0"/>
          <w:divBdr>
            <w:top w:val="none" w:sz="0" w:space="0" w:color="auto"/>
            <w:left w:val="none" w:sz="0" w:space="0" w:color="auto"/>
            <w:bottom w:val="none" w:sz="0" w:space="0" w:color="auto"/>
            <w:right w:val="none" w:sz="0" w:space="0" w:color="auto"/>
          </w:divBdr>
        </w:div>
        <w:div w:id="745110147">
          <w:marLeft w:val="640"/>
          <w:marRight w:val="0"/>
          <w:marTop w:val="0"/>
          <w:marBottom w:val="0"/>
          <w:divBdr>
            <w:top w:val="none" w:sz="0" w:space="0" w:color="auto"/>
            <w:left w:val="none" w:sz="0" w:space="0" w:color="auto"/>
            <w:bottom w:val="none" w:sz="0" w:space="0" w:color="auto"/>
            <w:right w:val="none" w:sz="0" w:space="0" w:color="auto"/>
          </w:divBdr>
        </w:div>
        <w:div w:id="752701819">
          <w:marLeft w:val="640"/>
          <w:marRight w:val="0"/>
          <w:marTop w:val="0"/>
          <w:marBottom w:val="0"/>
          <w:divBdr>
            <w:top w:val="none" w:sz="0" w:space="0" w:color="auto"/>
            <w:left w:val="none" w:sz="0" w:space="0" w:color="auto"/>
            <w:bottom w:val="none" w:sz="0" w:space="0" w:color="auto"/>
            <w:right w:val="none" w:sz="0" w:space="0" w:color="auto"/>
          </w:divBdr>
        </w:div>
        <w:div w:id="753160103">
          <w:marLeft w:val="640"/>
          <w:marRight w:val="0"/>
          <w:marTop w:val="0"/>
          <w:marBottom w:val="0"/>
          <w:divBdr>
            <w:top w:val="none" w:sz="0" w:space="0" w:color="auto"/>
            <w:left w:val="none" w:sz="0" w:space="0" w:color="auto"/>
            <w:bottom w:val="none" w:sz="0" w:space="0" w:color="auto"/>
            <w:right w:val="none" w:sz="0" w:space="0" w:color="auto"/>
          </w:divBdr>
        </w:div>
        <w:div w:id="787697180">
          <w:marLeft w:val="640"/>
          <w:marRight w:val="0"/>
          <w:marTop w:val="0"/>
          <w:marBottom w:val="0"/>
          <w:divBdr>
            <w:top w:val="none" w:sz="0" w:space="0" w:color="auto"/>
            <w:left w:val="none" w:sz="0" w:space="0" w:color="auto"/>
            <w:bottom w:val="none" w:sz="0" w:space="0" w:color="auto"/>
            <w:right w:val="none" w:sz="0" w:space="0" w:color="auto"/>
          </w:divBdr>
        </w:div>
        <w:div w:id="833451115">
          <w:marLeft w:val="640"/>
          <w:marRight w:val="0"/>
          <w:marTop w:val="0"/>
          <w:marBottom w:val="0"/>
          <w:divBdr>
            <w:top w:val="none" w:sz="0" w:space="0" w:color="auto"/>
            <w:left w:val="none" w:sz="0" w:space="0" w:color="auto"/>
            <w:bottom w:val="none" w:sz="0" w:space="0" w:color="auto"/>
            <w:right w:val="none" w:sz="0" w:space="0" w:color="auto"/>
          </w:divBdr>
        </w:div>
        <w:div w:id="838621460">
          <w:marLeft w:val="640"/>
          <w:marRight w:val="0"/>
          <w:marTop w:val="0"/>
          <w:marBottom w:val="0"/>
          <w:divBdr>
            <w:top w:val="none" w:sz="0" w:space="0" w:color="auto"/>
            <w:left w:val="none" w:sz="0" w:space="0" w:color="auto"/>
            <w:bottom w:val="none" w:sz="0" w:space="0" w:color="auto"/>
            <w:right w:val="none" w:sz="0" w:space="0" w:color="auto"/>
          </w:divBdr>
        </w:div>
        <w:div w:id="844394374">
          <w:marLeft w:val="640"/>
          <w:marRight w:val="0"/>
          <w:marTop w:val="0"/>
          <w:marBottom w:val="0"/>
          <w:divBdr>
            <w:top w:val="none" w:sz="0" w:space="0" w:color="auto"/>
            <w:left w:val="none" w:sz="0" w:space="0" w:color="auto"/>
            <w:bottom w:val="none" w:sz="0" w:space="0" w:color="auto"/>
            <w:right w:val="none" w:sz="0" w:space="0" w:color="auto"/>
          </w:divBdr>
        </w:div>
        <w:div w:id="868223126">
          <w:marLeft w:val="640"/>
          <w:marRight w:val="0"/>
          <w:marTop w:val="0"/>
          <w:marBottom w:val="0"/>
          <w:divBdr>
            <w:top w:val="none" w:sz="0" w:space="0" w:color="auto"/>
            <w:left w:val="none" w:sz="0" w:space="0" w:color="auto"/>
            <w:bottom w:val="none" w:sz="0" w:space="0" w:color="auto"/>
            <w:right w:val="none" w:sz="0" w:space="0" w:color="auto"/>
          </w:divBdr>
        </w:div>
        <w:div w:id="872156359">
          <w:marLeft w:val="640"/>
          <w:marRight w:val="0"/>
          <w:marTop w:val="0"/>
          <w:marBottom w:val="0"/>
          <w:divBdr>
            <w:top w:val="none" w:sz="0" w:space="0" w:color="auto"/>
            <w:left w:val="none" w:sz="0" w:space="0" w:color="auto"/>
            <w:bottom w:val="none" w:sz="0" w:space="0" w:color="auto"/>
            <w:right w:val="none" w:sz="0" w:space="0" w:color="auto"/>
          </w:divBdr>
        </w:div>
        <w:div w:id="890068893">
          <w:marLeft w:val="640"/>
          <w:marRight w:val="0"/>
          <w:marTop w:val="0"/>
          <w:marBottom w:val="0"/>
          <w:divBdr>
            <w:top w:val="none" w:sz="0" w:space="0" w:color="auto"/>
            <w:left w:val="none" w:sz="0" w:space="0" w:color="auto"/>
            <w:bottom w:val="none" w:sz="0" w:space="0" w:color="auto"/>
            <w:right w:val="none" w:sz="0" w:space="0" w:color="auto"/>
          </w:divBdr>
        </w:div>
        <w:div w:id="946930828">
          <w:marLeft w:val="640"/>
          <w:marRight w:val="0"/>
          <w:marTop w:val="0"/>
          <w:marBottom w:val="0"/>
          <w:divBdr>
            <w:top w:val="none" w:sz="0" w:space="0" w:color="auto"/>
            <w:left w:val="none" w:sz="0" w:space="0" w:color="auto"/>
            <w:bottom w:val="none" w:sz="0" w:space="0" w:color="auto"/>
            <w:right w:val="none" w:sz="0" w:space="0" w:color="auto"/>
          </w:divBdr>
        </w:div>
        <w:div w:id="953099151">
          <w:marLeft w:val="640"/>
          <w:marRight w:val="0"/>
          <w:marTop w:val="0"/>
          <w:marBottom w:val="0"/>
          <w:divBdr>
            <w:top w:val="none" w:sz="0" w:space="0" w:color="auto"/>
            <w:left w:val="none" w:sz="0" w:space="0" w:color="auto"/>
            <w:bottom w:val="none" w:sz="0" w:space="0" w:color="auto"/>
            <w:right w:val="none" w:sz="0" w:space="0" w:color="auto"/>
          </w:divBdr>
        </w:div>
        <w:div w:id="957687068">
          <w:marLeft w:val="640"/>
          <w:marRight w:val="0"/>
          <w:marTop w:val="0"/>
          <w:marBottom w:val="0"/>
          <w:divBdr>
            <w:top w:val="none" w:sz="0" w:space="0" w:color="auto"/>
            <w:left w:val="none" w:sz="0" w:space="0" w:color="auto"/>
            <w:bottom w:val="none" w:sz="0" w:space="0" w:color="auto"/>
            <w:right w:val="none" w:sz="0" w:space="0" w:color="auto"/>
          </w:divBdr>
        </w:div>
        <w:div w:id="964890166">
          <w:marLeft w:val="640"/>
          <w:marRight w:val="0"/>
          <w:marTop w:val="0"/>
          <w:marBottom w:val="0"/>
          <w:divBdr>
            <w:top w:val="none" w:sz="0" w:space="0" w:color="auto"/>
            <w:left w:val="none" w:sz="0" w:space="0" w:color="auto"/>
            <w:bottom w:val="none" w:sz="0" w:space="0" w:color="auto"/>
            <w:right w:val="none" w:sz="0" w:space="0" w:color="auto"/>
          </w:divBdr>
        </w:div>
        <w:div w:id="977761663">
          <w:marLeft w:val="640"/>
          <w:marRight w:val="0"/>
          <w:marTop w:val="0"/>
          <w:marBottom w:val="0"/>
          <w:divBdr>
            <w:top w:val="none" w:sz="0" w:space="0" w:color="auto"/>
            <w:left w:val="none" w:sz="0" w:space="0" w:color="auto"/>
            <w:bottom w:val="none" w:sz="0" w:space="0" w:color="auto"/>
            <w:right w:val="none" w:sz="0" w:space="0" w:color="auto"/>
          </w:divBdr>
        </w:div>
        <w:div w:id="1067190952">
          <w:marLeft w:val="640"/>
          <w:marRight w:val="0"/>
          <w:marTop w:val="0"/>
          <w:marBottom w:val="0"/>
          <w:divBdr>
            <w:top w:val="none" w:sz="0" w:space="0" w:color="auto"/>
            <w:left w:val="none" w:sz="0" w:space="0" w:color="auto"/>
            <w:bottom w:val="none" w:sz="0" w:space="0" w:color="auto"/>
            <w:right w:val="none" w:sz="0" w:space="0" w:color="auto"/>
          </w:divBdr>
        </w:div>
        <w:div w:id="1184628865">
          <w:marLeft w:val="640"/>
          <w:marRight w:val="0"/>
          <w:marTop w:val="0"/>
          <w:marBottom w:val="0"/>
          <w:divBdr>
            <w:top w:val="none" w:sz="0" w:space="0" w:color="auto"/>
            <w:left w:val="none" w:sz="0" w:space="0" w:color="auto"/>
            <w:bottom w:val="none" w:sz="0" w:space="0" w:color="auto"/>
            <w:right w:val="none" w:sz="0" w:space="0" w:color="auto"/>
          </w:divBdr>
        </w:div>
        <w:div w:id="1192888037">
          <w:marLeft w:val="640"/>
          <w:marRight w:val="0"/>
          <w:marTop w:val="0"/>
          <w:marBottom w:val="0"/>
          <w:divBdr>
            <w:top w:val="none" w:sz="0" w:space="0" w:color="auto"/>
            <w:left w:val="none" w:sz="0" w:space="0" w:color="auto"/>
            <w:bottom w:val="none" w:sz="0" w:space="0" w:color="auto"/>
            <w:right w:val="none" w:sz="0" w:space="0" w:color="auto"/>
          </w:divBdr>
        </w:div>
        <w:div w:id="1267155418">
          <w:marLeft w:val="640"/>
          <w:marRight w:val="0"/>
          <w:marTop w:val="0"/>
          <w:marBottom w:val="0"/>
          <w:divBdr>
            <w:top w:val="none" w:sz="0" w:space="0" w:color="auto"/>
            <w:left w:val="none" w:sz="0" w:space="0" w:color="auto"/>
            <w:bottom w:val="none" w:sz="0" w:space="0" w:color="auto"/>
            <w:right w:val="none" w:sz="0" w:space="0" w:color="auto"/>
          </w:divBdr>
        </w:div>
        <w:div w:id="1331055715">
          <w:marLeft w:val="640"/>
          <w:marRight w:val="0"/>
          <w:marTop w:val="0"/>
          <w:marBottom w:val="0"/>
          <w:divBdr>
            <w:top w:val="none" w:sz="0" w:space="0" w:color="auto"/>
            <w:left w:val="none" w:sz="0" w:space="0" w:color="auto"/>
            <w:bottom w:val="none" w:sz="0" w:space="0" w:color="auto"/>
            <w:right w:val="none" w:sz="0" w:space="0" w:color="auto"/>
          </w:divBdr>
        </w:div>
        <w:div w:id="1372456948">
          <w:marLeft w:val="640"/>
          <w:marRight w:val="0"/>
          <w:marTop w:val="0"/>
          <w:marBottom w:val="0"/>
          <w:divBdr>
            <w:top w:val="none" w:sz="0" w:space="0" w:color="auto"/>
            <w:left w:val="none" w:sz="0" w:space="0" w:color="auto"/>
            <w:bottom w:val="none" w:sz="0" w:space="0" w:color="auto"/>
            <w:right w:val="none" w:sz="0" w:space="0" w:color="auto"/>
          </w:divBdr>
        </w:div>
        <w:div w:id="1380937184">
          <w:marLeft w:val="640"/>
          <w:marRight w:val="0"/>
          <w:marTop w:val="0"/>
          <w:marBottom w:val="0"/>
          <w:divBdr>
            <w:top w:val="none" w:sz="0" w:space="0" w:color="auto"/>
            <w:left w:val="none" w:sz="0" w:space="0" w:color="auto"/>
            <w:bottom w:val="none" w:sz="0" w:space="0" w:color="auto"/>
            <w:right w:val="none" w:sz="0" w:space="0" w:color="auto"/>
          </w:divBdr>
        </w:div>
        <w:div w:id="1406798099">
          <w:marLeft w:val="640"/>
          <w:marRight w:val="0"/>
          <w:marTop w:val="0"/>
          <w:marBottom w:val="0"/>
          <w:divBdr>
            <w:top w:val="none" w:sz="0" w:space="0" w:color="auto"/>
            <w:left w:val="none" w:sz="0" w:space="0" w:color="auto"/>
            <w:bottom w:val="none" w:sz="0" w:space="0" w:color="auto"/>
            <w:right w:val="none" w:sz="0" w:space="0" w:color="auto"/>
          </w:divBdr>
        </w:div>
        <w:div w:id="1412117193">
          <w:marLeft w:val="640"/>
          <w:marRight w:val="0"/>
          <w:marTop w:val="0"/>
          <w:marBottom w:val="0"/>
          <w:divBdr>
            <w:top w:val="none" w:sz="0" w:space="0" w:color="auto"/>
            <w:left w:val="none" w:sz="0" w:space="0" w:color="auto"/>
            <w:bottom w:val="none" w:sz="0" w:space="0" w:color="auto"/>
            <w:right w:val="none" w:sz="0" w:space="0" w:color="auto"/>
          </w:divBdr>
        </w:div>
        <w:div w:id="1568954074">
          <w:marLeft w:val="640"/>
          <w:marRight w:val="0"/>
          <w:marTop w:val="0"/>
          <w:marBottom w:val="0"/>
          <w:divBdr>
            <w:top w:val="none" w:sz="0" w:space="0" w:color="auto"/>
            <w:left w:val="none" w:sz="0" w:space="0" w:color="auto"/>
            <w:bottom w:val="none" w:sz="0" w:space="0" w:color="auto"/>
            <w:right w:val="none" w:sz="0" w:space="0" w:color="auto"/>
          </w:divBdr>
        </w:div>
        <w:div w:id="1577518771">
          <w:marLeft w:val="640"/>
          <w:marRight w:val="0"/>
          <w:marTop w:val="0"/>
          <w:marBottom w:val="0"/>
          <w:divBdr>
            <w:top w:val="none" w:sz="0" w:space="0" w:color="auto"/>
            <w:left w:val="none" w:sz="0" w:space="0" w:color="auto"/>
            <w:bottom w:val="none" w:sz="0" w:space="0" w:color="auto"/>
            <w:right w:val="none" w:sz="0" w:space="0" w:color="auto"/>
          </w:divBdr>
        </w:div>
        <w:div w:id="1640921496">
          <w:marLeft w:val="640"/>
          <w:marRight w:val="0"/>
          <w:marTop w:val="0"/>
          <w:marBottom w:val="0"/>
          <w:divBdr>
            <w:top w:val="none" w:sz="0" w:space="0" w:color="auto"/>
            <w:left w:val="none" w:sz="0" w:space="0" w:color="auto"/>
            <w:bottom w:val="none" w:sz="0" w:space="0" w:color="auto"/>
            <w:right w:val="none" w:sz="0" w:space="0" w:color="auto"/>
          </w:divBdr>
        </w:div>
        <w:div w:id="1717896526">
          <w:marLeft w:val="640"/>
          <w:marRight w:val="0"/>
          <w:marTop w:val="0"/>
          <w:marBottom w:val="0"/>
          <w:divBdr>
            <w:top w:val="none" w:sz="0" w:space="0" w:color="auto"/>
            <w:left w:val="none" w:sz="0" w:space="0" w:color="auto"/>
            <w:bottom w:val="none" w:sz="0" w:space="0" w:color="auto"/>
            <w:right w:val="none" w:sz="0" w:space="0" w:color="auto"/>
          </w:divBdr>
        </w:div>
        <w:div w:id="1770546259">
          <w:marLeft w:val="640"/>
          <w:marRight w:val="0"/>
          <w:marTop w:val="0"/>
          <w:marBottom w:val="0"/>
          <w:divBdr>
            <w:top w:val="none" w:sz="0" w:space="0" w:color="auto"/>
            <w:left w:val="none" w:sz="0" w:space="0" w:color="auto"/>
            <w:bottom w:val="none" w:sz="0" w:space="0" w:color="auto"/>
            <w:right w:val="none" w:sz="0" w:space="0" w:color="auto"/>
          </w:divBdr>
        </w:div>
        <w:div w:id="1798644293">
          <w:marLeft w:val="640"/>
          <w:marRight w:val="0"/>
          <w:marTop w:val="0"/>
          <w:marBottom w:val="0"/>
          <w:divBdr>
            <w:top w:val="none" w:sz="0" w:space="0" w:color="auto"/>
            <w:left w:val="none" w:sz="0" w:space="0" w:color="auto"/>
            <w:bottom w:val="none" w:sz="0" w:space="0" w:color="auto"/>
            <w:right w:val="none" w:sz="0" w:space="0" w:color="auto"/>
          </w:divBdr>
        </w:div>
        <w:div w:id="1826775064">
          <w:marLeft w:val="640"/>
          <w:marRight w:val="0"/>
          <w:marTop w:val="0"/>
          <w:marBottom w:val="0"/>
          <w:divBdr>
            <w:top w:val="none" w:sz="0" w:space="0" w:color="auto"/>
            <w:left w:val="none" w:sz="0" w:space="0" w:color="auto"/>
            <w:bottom w:val="none" w:sz="0" w:space="0" w:color="auto"/>
            <w:right w:val="none" w:sz="0" w:space="0" w:color="auto"/>
          </w:divBdr>
        </w:div>
        <w:div w:id="1899511750">
          <w:marLeft w:val="640"/>
          <w:marRight w:val="0"/>
          <w:marTop w:val="0"/>
          <w:marBottom w:val="0"/>
          <w:divBdr>
            <w:top w:val="none" w:sz="0" w:space="0" w:color="auto"/>
            <w:left w:val="none" w:sz="0" w:space="0" w:color="auto"/>
            <w:bottom w:val="none" w:sz="0" w:space="0" w:color="auto"/>
            <w:right w:val="none" w:sz="0" w:space="0" w:color="auto"/>
          </w:divBdr>
        </w:div>
        <w:div w:id="1906061616">
          <w:marLeft w:val="640"/>
          <w:marRight w:val="0"/>
          <w:marTop w:val="0"/>
          <w:marBottom w:val="0"/>
          <w:divBdr>
            <w:top w:val="none" w:sz="0" w:space="0" w:color="auto"/>
            <w:left w:val="none" w:sz="0" w:space="0" w:color="auto"/>
            <w:bottom w:val="none" w:sz="0" w:space="0" w:color="auto"/>
            <w:right w:val="none" w:sz="0" w:space="0" w:color="auto"/>
          </w:divBdr>
        </w:div>
        <w:div w:id="1918175431">
          <w:marLeft w:val="640"/>
          <w:marRight w:val="0"/>
          <w:marTop w:val="0"/>
          <w:marBottom w:val="0"/>
          <w:divBdr>
            <w:top w:val="none" w:sz="0" w:space="0" w:color="auto"/>
            <w:left w:val="none" w:sz="0" w:space="0" w:color="auto"/>
            <w:bottom w:val="none" w:sz="0" w:space="0" w:color="auto"/>
            <w:right w:val="none" w:sz="0" w:space="0" w:color="auto"/>
          </w:divBdr>
        </w:div>
        <w:div w:id="1950548585">
          <w:marLeft w:val="640"/>
          <w:marRight w:val="0"/>
          <w:marTop w:val="0"/>
          <w:marBottom w:val="0"/>
          <w:divBdr>
            <w:top w:val="none" w:sz="0" w:space="0" w:color="auto"/>
            <w:left w:val="none" w:sz="0" w:space="0" w:color="auto"/>
            <w:bottom w:val="none" w:sz="0" w:space="0" w:color="auto"/>
            <w:right w:val="none" w:sz="0" w:space="0" w:color="auto"/>
          </w:divBdr>
        </w:div>
        <w:div w:id="1967201430">
          <w:marLeft w:val="640"/>
          <w:marRight w:val="0"/>
          <w:marTop w:val="0"/>
          <w:marBottom w:val="0"/>
          <w:divBdr>
            <w:top w:val="none" w:sz="0" w:space="0" w:color="auto"/>
            <w:left w:val="none" w:sz="0" w:space="0" w:color="auto"/>
            <w:bottom w:val="none" w:sz="0" w:space="0" w:color="auto"/>
            <w:right w:val="none" w:sz="0" w:space="0" w:color="auto"/>
          </w:divBdr>
        </w:div>
        <w:div w:id="1981106017">
          <w:marLeft w:val="640"/>
          <w:marRight w:val="0"/>
          <w:marTop w:val="0"/>
          <w:marBottom w:val="0"/>
          <w:divBdr>
            <w:top w:val="none" w:sz="0" w:space="0" w:color="auto"/>
            <w:left w:val="none" w:sz="0" w:space="0" w:color="auto"/>
            <w:bottom w:val="none" w:sz="0" w:space="0" w:color="auto"/>
            <w:right w:val="none" w:sz="0" w:space="0" w:color="auto"/>
          </w:divBdr>
        </w:div>
        <w:div w:id="1999651351">
          <w:marLeft w:val="640"/>
          <w:marRight w:val="0"/>
          <w:marTop w:val="0"/>
          <w:marBottom w:val="0"/>
          <w:divBdr>
            <w:top w:val="none" w:sz="0" w:space="0" w:color="auto"/>
            <w:left w:val="none" w:sz="0" w:space="0" w:color="auto"/>
            <w:bottom w:val="none" w:sz="0" w:space="0" w:color="auto"/>
            <w:right w:val="none" w:sz="0" w:space="0" w:color="auto"/>
          </w:divBdr>
        </w:div>
        <w:div w:id="2008484771">
          <w:marLeft w:val="640"/>
          <w:marRight w:val="0"/>
          <w:marTop w:val="0"/>
          <w:marBottom w:val="0"/>
          <w:divBdr>
            <w:top w:val="none" w:sz="0" w:space="0" w:color="auto"/>
            <w:left w:val="none" w:sz="0" w:space="0" w:color="auto"/>
            <w:bottom w:val="none" w:sz="0" w:space="0" w:color="auto"/>
            <w:right w:val="none" w:sz="0" w:space="0" w:color="auto"/>
          </w:divBdr>
        </w:div>
        <w:div w:id="2066179679">
          <w:marLeft w:val="640"/>
          <w:marRight w:val="0"/>
          <w:marTop w:val="0"/>
          <w:marBottom w:val="0"/>
          <w:divBdr>
            <w:top w:val="none" w:sz="0" w:space="0" w:color="auto"/>
            <w:left w:val="none" w:sz="0" w:space="0" w:color="auto"/>
            <w:bottom w:val="none" w:sz="0" w:space="0" w:color="auto"/>
            <w:right w:val="none" w:sz="0" w:space="0" w:color="auto"/>
          </w:divBdr>
        </w:div>
        <w:div w:id="2068994030">
          <w:marLeft w:val="640"/>
          <w:marRight w:val="0"/>
          <w:marTop w:val="0"/>
          <w:marBottom w:val="0"/>
          <w:divBdr>
            <w:top w:val="none" w:sz="0" w:space="0" w:color="auto"/>
            <w:left w:val="none" w:sz="0" w:space="0" w:color="auto"/>
            <w:bottom w:val="none" w:sz="0" w:space="0" w:color="auto"/>
            <w:right w:val="none" w:sz="0" w:space="0" w:color="auto"/>
          </w:divBdr>
        </w:div>
        <w:div w:id="2101218770">
          <w:marLeft w:val="640"/>
          <w:marRight w:val="0"/>
          <w:marTop w:val="0"/>
          <w:marBottom w:val="0"/>
          <w:divBdr>
            <w:top w:val="none" w:sz="0" w:space="0" w:color="auto"/>
            <w:left w:val="none" w:sz="0" w:space="0" w:color="auto"/>
            <w:bottom w:val="none" w:sz="0" w:space="0" w:color="auto"/>
            <w:right w:val="none" w:sz="0" w:space="0" w:color="auto"/>
          </w:divBdr>
        </w:div>
        <w:div w:id="2101826116">
          <w:marLeft w:val="640"/>
          <w:marRight w:val="0"/>
          <w:marTop w:val="0"/>
          <w:marBottom w:val="0"/>
          <w:divBdr>
            <w:top w:val="none" w:sz="0" w:space="0" w:color="auto"/>
            <w:left w:val="none" w:sz="0" w:space="0" w:color="auto"/>
            <w:bottom w:val="none" w:sz="0" w:space="0" w:color="auto"/>
            <w:right w:val="none" w:sz="0" w:space="0" w:color="auto"/>
          </w:divBdr>
        </w:div>
        <w:div w:id="2111126160">
          <w:marLeft w:val="640"/>
          <w:marRight w:val="0"/>
          <w:marTop w:val="0"/>
          <w:marBottom w:val="0"/>
          <w:divBdr>
            <w:top w:val="none" w:sz="0" w:space="0" w:color="auto"/>
            <w:left w:val="none" w:sz="0" w:space="0" w:color="auto"/>
            <w:bottom w:val="none" w:sz="0" w:space="0" w:color="auto"/>
            <w:right w:val="none" w:sz="0" w:space="0" w:color="auto"/>
          </w:divBdr>
        </w:div>
        <w:div w:id="2128311024">
          <w:marLeft w:val="640"/>
          <w:marRight w:val="0"/>
          <w:marTop w:val="0"/>
          <w:marBottom w:val="0"/>
          <w:divBdr>
            <w:top w:val="none" w:sz="0" w:space="0" w:color="auto"/>
            <w:left w:val="none" w:sz="0" w:space="0" w:color="auto"/>
            <w:bottom w:val="none" w:sz="0" w:space="0" w:color="auto"/>
            <w:right w:val="none" w:sz="0" w:space="0" w:color="auto"/>
          </w:divBdr>
        </w:div>
        <w:div w:id="2129230905">
          <w:marLeft w:val="640"/>
          <w:marRight w:val="0"/>
          <w:marTop w:val="0"/>
          <w:marBottom w:val="0"/>
          <w:divBdr>
            <w:top w:val="none" w:sz="0" w:space="0" w:color="auto"/>
            <w:left w:val="none" w:sz="0" w:space="0" w:color="auto"/>
            <w:bottom w:val="none" w:sz="0" w:space="0" w:color="auto"/>
            <w:right w:val="none" w:sz="0" w:space="0" w:color="auto"/>
          </w:divBdr>
        </w:div>
      </w:divsChild>
    </w:div>
    <w:div w:id="116921151">
      <w:bodyDiv w:val="1"/>
      <w:marLeft w:val="0"/>
      <w:marRight w:val="0"/>
      <w:marTop w:val="0"/>
      <w:marBottom w:val="0"/>
      <w:divBdr>
        <w:top w:val="none" w:sz="0" w:space="0" w:color="auto"/>
        <w:left w:val="none" w:sz="0" w:space="0" w:color="auto"/>
        <w:bottom w:val="none" w:sz="0" w:space="0" w:color="auto"/>
        <w:right w:val="none" w:sz="0" w:space="0" w:color="auto"/>
      </w:divBdr>
    </w:div>
    <w:div w:id="119227310">
      <w:bodyDiv w:val="1"/>
      <w:marLeft w:val="0"/>
      <w:marRight w:val="0"/>
      <w:marTop w:val="0"/>
      <w:marBottom w:val="0"/>
      <w:divBdr>
        <w:top w:val="none" w:sz="0" w:space="0" w:color="auto"/>
        <w:left w:val="none" w:sz="0" w:space="0" w:color="auto"/>
        <w:bottom w:val="none" w:sz="0" w:space="0" w:color="auto"/>
        <w:right w:val="none" w:sz="0" w:space="0" w:color="auto"/>
      </w:divBdr>
      <w:divsChild>
        <w:div w:id="1976451">
          <w:marLeft w:val="480"/>
          <w:marRight w:val="0"/>
          <w:marTop w:val="0"/>
          <w:marBottom w:val="0"/>
          <w:divBdr>
            <w:top w:val="none" w:sz="0" w:space="0" w:color="auto"/>
            <w:left w:val="none" w:sz="0" w:space="0" w:color="auto"/>
            <w:bottom w:val="none" w:sz="0" w:space="0" w:color="auto"/>
            <w:right w:val="none" w:sz="0" w:space="0" w:color="auto"/>
          </w:divBdr>
        </w:div>
        <w:div w:id="142821999">
          <w:marLeft w:val="480"/>
          <w:marRight w:val="0"/>
          <w:marTop w:val="0"/>
          <w:marBottom w:val="0"/>
          <w:divBdr>
            <w:top w:val="none" w:sz="0" w:space="0" w:color="auto"/>
            <w:left w:val="none" w:sz="0" w:space="0" w:color="auto"/>
            <w:bottom w:val="none" w:sz="0" w:space="0" w:color="auto"/>
            <w:right w:val="none" w:sz="0" w:space="0" w:color="auto"/>
          </w:divBdr>
        </w:div>
        <w:div w:id="191264230">
          <w:marLeft w:val="480"/>
          <w:marRight w:val="0"/>
          <w:marTop w:val="0"/>
          <w:marBottom w:val="0"/>
          <w:divBdr>
            <w:top w:val="none" w:sz="0" w:space="0" w:color="auto"/>
            <w:left w:val="none" w:sz="0" w:space="0" w:color="auto"/>
            <w:bottom w:val="none" w:sz="0" w:space="0" w:color="auto"/>
            <w:right w:val="none" w:sz="0" w:space="0" w:color="auto"/>
          </w:divBdr>
        </w:div>
        <w:div w:id="712539424">
          <w:marLeft w:val="480"/>
          <w:marRight w:val="0"/>
          <w:marTop w:val="0"/>
          <w:marBottom w:val="0"/>
          <w:divBdr>
            <w:top w:val="none" w:sz="0" w:space="0" w:color="auto"/>
            <w:left w:val="none" w:sz="0" w:space="0" w:color="auto"/>
            <w:bottom w:val="none" w:sz="0" w:space="0" w:color="auto"/>
            <w:right w:val="none" w:sz="0" w:space="0" w:color="auto"/>
          </w:divBdr>
        </w:div>
        <w:div w:id="877938380">
          <w:marLeft w:val="480"/>
          <w:marRight w:val="0"/>
          <w:marTop w:val="0"/>
          <w:marBottom w:val="0"/>
          <w:divBdr>
            <w:top w:val="none" w:sz="0" w:space="0" w:color="auto"/>
            <w:left w:val="none" w:sz="0" w:space="0" w:color="auto"/>
            <w:bottom w:val="none" w:sz="0" w:space="0" w:color="auto"/>
            <w:right w:val="none" w:sz="0" w:space="0" w:color="auto"/>
          </w:divBdr>
        </w:div>
        <w:div w:id="989869349">
          <w:marLeft w:val="480"/>
          <w:marRight w:val="0"/>
          <w:marTop w:val="0"/>
          <w:marBottom w:val="0"/>
          <w:divBdr>
            <w:top w:val="none" w:sz="0" w:space="0" w:color="auto"/>
            <w:left w:val="none" w:sz="0" w:space="0" w:color="auto"/>
            <w:bottom w:val="none" w:sz="0" w:space="0" w:color="auto"/>
            <w:right w:val="none" w:sz="0" w:space="0" w:color="auto"/>
          </w:divBdr>
        </w:div>
        <w:div w:id="1340153669">
          <w:marLeft w:val="480"/>
          <w:marRight w:val="0"/>
          <w:marTop w:val="0"/>
          <w:marBottom w:val="0"/>
          <w:divBdr>
            <w:top w:val="none" w:sz="0" w:space="0" w:color="auto"/>
            <w:left w:val="none" w:sz="0" w:space="0" w:color="auto"/>
            <w:bottom w:val="none" w:sz="0" w:space="0" w:color="auto"/>
            <w:right w:val="none" w:sz="0" w:space="0" w:color="auto"/>
          </w:divBdr>
        </w:div>
        <w:div w:id="1464621474">
          <w:marLeft w:val="480"/>
          <w:marRight w:val="0"/>
          <w:marTop w:val="0"/>
          <w:marBottom w:val="0"/>
          <w:divBdr>
            <w:top w:val="none" w:sz="0" w:space="0" w:color="auto"/>
            <w:left w:val="none" w:sz="0" w:space="0" w:color="auto"/>
            <w:bottom w:val="none" w:sz="0" w:space="0" w:color="auto"/>
            <w:right w:val="none" w:sz="0" w:space="0" w:color="auto"/>
          </w:divBdr>
        </w:div>
        <w:div w:id="1470977024">
          <w:marLeft w:val="480"/>
          <w:marRight w:val="0"/>
          <w:marTop w:val="0"/>
          <w:marBottom w:val="0"/>
          <w:divBdr>
            <w:top w:val="none" w:sz="0" w:space="0" w:color="auto"/>
            <w:left w:val="none" w:sz="0" w:space="0" w:color="auto"/>
            <w:bottom w:val="none" w:sz="0" w:space="0" w:color="auto"/>
            <w:right w:val="none" w:sz="0" w:space="0" w:color="auto"/>
          </w:divBdr>
        </w:div>
        <w:div w:id="1545411828">
          <w:marLeft w:val="480"/>
          <w:marRight w:val="0"/>
          <w:marTop w:val="0"/>
          <w:marBottom w:val="0"/>
          <w:divBdr>
            <w:top w:val="none" w:sz="0" w:space="0" w:color="auto"/>
            <w:left w:val="none" w:sz="0" w:space="0" w:color="auto"/>
            <w:bottom w:val="none" w:sz="0" w:space="0" w:color="auto"/>
            <w:right w:val="none" w:sz="0" w:space="0" w:color="auto"/>
          </w:divBdr>
        </w:div>
        <w:div w:id="1565028391">
          <w:marLeft w:val="480"/>
          <w:marRight w:val="0"/>
          <w:marTop w:val="0"/>
          <w:marBottom w:val="0"/>
          <w:divBdr>
            <w:top w:val="none" w:sz="0" w:space="0" w:color="auto"/>
            <w:left w:val="none" w:sz="0" w:space="0" w:color="auto"/>
            <w:bottom w:val="none" w:sz="0" w:space="0" w:color="auto"/>
            <w:right w:val="none" w:sz="0" w:space="0" w:color="auto"/>
          </w:divBdr>
        </w:div>
        <w:div w:id="1595894881">
          <w:marLeft w:val="480"/>
          <w:marRight w:val="0"/>
          <w:marTop w:val="0"/>
          <w:marBottom w:val="0"/>
          <w:divBdr>
            <w:top w:val="none" w:sz="0" w:space="0" w:color="auto"/>
            <w:left w:val="none" w:sz="0" w:space="0" w:color="auto"/>
            <w:bottom w:val="none" w:sz="0" w:space="0" w:color="auto"/>
            <w:right w:val="none" w:sz="0" w:space="0" w:color="auto"/>
          </w:divBdr>
        </w:div>
        <w:div w:id="1633976202">
          <w:marLeft w:val="480"/>
          <w:marRight w:val="0"/>
          <w:marTop w:val="0"/>
          <w:marBottom w:val="0"/>
          <w:divBdr>
            <w:top w:val="none" w:sz="0" w:space="0" w:color="auto"/>
            <w:left w:val="none" w:sz="0" w:space="0" w:color="auto"/>
            <w:bottom w:val="none" w:sz="0" w:space="0" w:color="auto"/>
            <w:right w:val="none" w:sz="0" w:space="0" w:color="auto"/>
          </w:divBdr>
        </w:div>
        <w:div w:id="1650983744">
          <w:marLeft w:val="480"/>
          <w:marRight w:val="0"/>
          <w:marTop w:val="0"/>
          <w:marBottom w:val="0"/>
          <w:divBdr>
            <w:top w:val="none" w:sz="0" w:space="0" w:color="auto"/>
            <w:left w:val="none" w:sz="0" w:space="0" w:color="auto"/>
            <w:bottom w:val="none" w:sz="0" w:space="0" w:color="auto"/>
            <w:right w:val="none" w:sz="0" w:space="0" w:color="auto"/>
          </w:divBdr>
        </w:div>
        <w:div w:id="2008440131">
          <w:marLeft w:val="480"/>
          <w:marRight w:val="0"/>
          <w:marTop w:val="0"/>
          <w:marBottom w:val="0"/>
          <w:divBdr>
            <w:top w:val="none" w:sz="0" w:space="0" w:color="auto"/>
            <w:left w:val="none" w:sz="0" w:space="0" w:color="auto"/>
            <w:bottom w:val="none" w:sz="0" w:space="0" w:color="auto"/>
            <w:right w:val="none" w:sz="0" w:space="0" w:color="auto"/>
          </w:divBdr>
        </w:div>
      </w:divsChild>
    </w:div>
    <w:div w:id="124154473">
      <w:bodyDiv w:val="1"/>
      <w:marLeft w:val="0"/>
      <w:marRight w:val="0"/>
      <w:marTop w:val="0"/>
      <w:marBottom w:val="0"/>
      <w:divBdr>
        <w:top w:val="none" w:sz="0" w:space="0" w:color="auto"/>
        <w:left w:val="none" w:sz="0" w:space="0" w:color="auto"/>
        <w:bottom w:val="none" w:sz="0" w:space="0" w:color="auto"/>
        <w:right w:val="none" w:sz="0" w:space="0" w:color="auto"/>
      </w:divBdr>
      <w:divsChild>
        <w:div w:id="186263320">
          <w:marLeft w:val="640"/>
          <w:marRight w:val="0"/>
          <w:marTop w:val="0"/>
          <w:marBottom w:val="0"/>
          <w:divBdr>
            <w:top w:val="none" w:sz="0" w:space="0" w:color="auto"/>
            <w:left w:val="none" w:sz="0" w:space="0" w:color="auto"/>
            <w:bottom w:val="none" w:sz="0" w:space="0" w:color="auto"/>
            <w:right w:val="none" w:sz="0" w:space="0" w:color="auto"/>
          </w:divBdr>
        </w:div>
        <w:div w:id="375080376">
          <w:marLeft w:val="640"/>
          <w:marRight w:val="0"/>
          <w:marTop w:val="0"/>
          <w:marBottom w:val="0"/>
          <w:divBdr>
            <w:top w:val="none" w:sz="0" w:space="0" w:color="auto"/>
            <w:left w:val="none" w:sz="0" w:space="0" w:color="auto"/>
            <w:bottom w:val="none" w:sz="0" w:space="0" w:color="auto"/>
            <w:right w:val="none" w:sz="0" w:space="0" w:color="auto"/>
          </w:divBdr>
        </w:div>
        <w:div w:id="563950858">
          <w:marLeft w:val="640"/>
          <w:marRight w:val="0"/>
          <w:marTop w:val="0"/>
          <w:marBottom w:val="0"/>
          <w:divBdr>
            <w:top w:val="none" w:sz="0" w:space="0" w:color="auto"/>
            <w:left w:val="none" w:sz="0" w:space="0" w:color="auto"/>
            <w:bottom w:val="none" w:sz="0" w:space="0" w:color="auto"/>
            <w:right w:val="none" w:sz="0" w:space="0" w:color="auto"/>
          </w:divBdr>
        </w:div>
        <w:div w:id="578909868">
          <w:marLeft w:val="640"/>
          <w:marRight w:val="0"/>
          <w:marTop w:val="0"/>
          <w:marBottom w:val="0"/>
          <w:divBdr>
            <w:top w:val="none" w:sz="0" w:space="0" w:color="auto"/>
            <w:left w:val="none" w:sz="0" w:space="0" w:color="auto"/>
            <w:bottom w:val="none" w:sz="0" w:space="0" w:color="auto"/>
            <w:right w:val="none" w:sz="0" w:space="0" w:color="auto"/>
          </w:divBdr>
        </w:div>
        <w:div w:id="684407053">
          <w:marLeft w:val="640"/>
          <w:marRight w:val="0"/>
          <w:marTop w:val="0"/>
          <w:marBottom w:val="0"/>
          <w:divBdr>
            <w:top w:val="none" w:sz="0" w:space="0" w:color="auto"/>
            <w:left w:val="none" w:sz="0" w:space="0" w:color="auto"/>
            <w:bottom w:val="none" w:sz="0" w:space="0" w:color="auto"/>
            <w:right w:val="none" w:sz="0" w:space="0" w:color="auto"/>
          </w:divBdr>
        </w:div>
        <w:div w:id="802848010">
          <w:marLeft w:val="640"/>
          <w:marRight w:val="0"/>
          <w:marTop w:val="0"/>
          <w:marBottom w:val="0"/>
          <w:divBdr>
            <w:top w:val="none" w:sz="0" w:space="0" w:color="auto"/>
            <w:left w:val="none" w:sz="0" w:space="0" w:color="auto"/>
            <w:bottom w:val="none" w:sz="0" w:space="0" w:color="auto"/>
            <w:right w:val="none" w:sz="0" w:space="0" w:color="auto"/>
          </w:divBdr>
        </w:div>
        <w:div w:id="1028599193">
          <w:marLeft w:val="640"/>
          <w:marRight w:val="0"/>
          <w:marTop w:val="0"/>
          <w:marBottom w:val="0"/>
          <w:divBdr>
            <w:top w:val="none" w:sz="0" w:space="0" w:color="auto"/>
            <w:left w:val="none" w:sz="0" w:space="0" w:color="auto"/>
            <w:bottom w:val="none" w:sz="0" w:space="0" w:color="auto"/>
            <w:right w:val="none" w:sz="0" w:space="0" w:color="auto"/>
          </w:divBdr>
        </w:div>
        <w:div w:id="1234508834">
          <w:marLeft w:val="640"/>
          <w:marRight w:val="0"/>
          <w:marTop w:val="0"/>
          <w:marBottom w:val="0"/>
          <w:divBdr>
            <w:top w:val="none" w:sz="0" w:space="0" w:color="auto"/>
            <w:left w:val="none" w:sz="0" w:space="0" w:color="auto"/>
            <w:bottom w:val="none" w:sz="0" w:space="0" w:color="auto"/>
            <w:right w:val="none" w:sz="0" w:space="0" w:color="auto"/>
          </w:divBdr>
        </w:div>
        <w:div w:id="1339432181">
          <w:marLeft w:val="640"/>
          <w:marRight w:val="0"/>
          <w:marTop w:val="0"/>
          <w:marBottom w:val="0"/>
          <w:divBdr>
            <w:top w:val="none" w:sz="0" w:space="0" w:color="auto"/>
            <w:left w:val="none" w:sz="0" w:space="0" w:color="auto"/>
            <w:bottom w:val="none" w:sz="0" w:space="0" w:color="auto"/>
            <w:right w:val="none" w:sz="0" w:space="0" w:color="auto"/>
          </w:divBdr>
        </w:div>
        <w:div w:id="1361665906">
          <w:marLeft w:val="640"/>
          <w:marRight w:val="0"/>
          <w:marTop w:val="0"/>
          <w:marBottom w:val="0"/>
          <w:divBdr>
            <w:top w:val="none" w:sz="0" w:space="0" w:color="auto"/>
            <w:left w:val="none" w:sz="0" w:space="0" w:color="auto"/>
            <w:bottom w:val="none" w:sz="0" w:space="0" w:color="auto"/>
            <w:right w:val="none" w:sz="0" w:space="0" w:color="auto"/>
          </w:divBdr>
        </w:div>
        <w:div w:id="1459105955">
          <w:marLeft w:val="640"/>
          <w:marRight w:val="0"/>
          <w:marTop w:val="0"/>
          <w:marBottom w:val="0"/>
          <w:divBdr>
            <w:top w:val="none" w:sz="0" w:space="0" w:color="auto"/>
            <w:left w:val="none" w:sz="0" w:space="0" w:color="auto"/>
            <w:bottom w:val="none" w:sz="0" w:space="0" w:color="auto"/>
            <w:right w:val="none" w:sz="0" w:space="0" w:color="auto"/>
          </w:divBdr>
        </w:div>
        <w:div w:id="1502813185">
          <w:marLeft w:val="640"/>
          <w:marRight w:val="0"/>
          <w:marTop w:val="0"/>
          <w:marBottom w:val="0"/>
          <w:divBdr>
            <w:top w:val="none" w:sz="0" w:space="0" w:color="auto"/>
            <w:left w:val="none" w:sz="0" w:space="0" w:color="auto"/>
            <w:bottom w:val="none" w:sz="0" w:space="0" w:color="auto"/>
            <w:right w:val="none" w:sz="0" w:space="0" w:color="auto"/>
          </w:divBdr>
        </w:div>
        <w:div w:id="1531920328">
          <w:marLeft w:val="640"/>
          <w:marRight w:val="0"/>
          <w:marTop w:val="0"/>
          <w:marBottom w:val="0"/>
          <w:divBdr>
            <w:top w:val="none" w:sz="0" w:space="0" w:color="auto"/>
            <w:left w:val="none" w:sz="0" w:space="0" w:color="auto"/>
            <w:bottom w:val="none" w:sz="0" w:space="0" w:color="auto"/>
            <w:right w:val="none" w:sz="0" w:space="0" w:color="auto"/>
          </w:divBdr>
        </w:div>
        <w:div w:id="1616642102">
          <w:marLeft w:val="640"/>
          <w:marRight w:val="0"/>
          <w:marTop w:val="0"/>
          <w:marBottom w:val="0"/>
          <w:divBdr>
            <w:top w:val="none" w:sz="0" w:space="0" w:color="auto"/>
            <w:left w:val="none" w:sz="0" w:space="0" w:color="auto"/>
            <w:bottom w:val="none" w:sz="0" w:space="0" w:color="auto"/>
            <w:right w:val="none" w:sz="0" w:space="0" w:color="auto"/>
          </w:divBdr>
        </w:div>
        <w:div w:id="1659573240">
          <w:marLeft w:val="640"/>
          <w:marRight w:val="0"/>
          <w:marTop w:val="0"/>
          <w:marBottom w:val="0"/>
          <w:divBdr>
            <w:top w:val="none" w:sz="0" w:space="0" w:color="auto"/>
            <w:left w:val="none" w:sz="0" w:space="0" w:color="auto"/>
            <w:bottom w:val="none" w:sz="0" w:space="0" w:color="auto"/>
            <w:right w:val="none" w:sz="0" w:space="0" w:color="auto"/>
          </w:divBdr>
        </w:div>
        <w:div w:id="1723943539">
          <w:marLeft w:val="640"/>
          <w:marRight w:val="0"/>
          <w:marTop w:val="0"/>
          <w:marBottom w:val="0"/>
          <w:divBdr>
            <w:top w:val="none" w:sz="0" w:space="0" w:color="auto"/>
            <w:left w:val="none" w:sz="0" w:space="0" w:color="auto"/>
            <w:bottom w:val="none" w:sz="0" w:space="0" w:color="auto"/>
            <w:right w:val="none" w:sz="0" w:space="0" w:color="auto"/>
          </w:divBdr>
        </w:div>
        <w:div w:id="1736852993">
          <w:marLeft w:val="640"/>
          <w:marRight w:val="0"/>
          <w:marTop w:val="0"/>
          <w:marBottom w:val="0"/>
          <w:divBdr>
            <w:top w:val="none" w:sz="0" w:space="0" w:color="auto"/>
            <w:left w:val="none" w:sz="0" w:space="0" w:color="auto"/>
            <w:bottom w:val="none" w:sz="0" w:space="0" w:color="auto"/>
            <w:right w:val="none" w:sz="0" w:space="0" w:color="auto"/>
          </w:divBdr>
        </w:div>
        <w:div w:id="1976326493">
          <w:marLeft w:val="640"/>
          <w:marRight w:val="0"/>
          <w:marTop w:val="0"/>
          <w:marBottom w:val="0"/>
          <w:divBdr>
            <w:top w:val="none" w:sz="0" w:space="0" w:color="auto"/>
            <w:left w:val="none" w:sz="0" w:space="0" w:color="auto"/>
            <w:bottom w:val="none" w:sz="0" w:space="0" w:color="auto"/>
            <w:right w:val="none" w:sz="0" w:space="0" w:color="auto"/>
          </w:divBdr>
        </w:div>
        <w:div w:id="2018923069">
          <w:marLeft w:val="640"/>
          <w:marRight w:val="0"/>
          <w:marTop w:val="0"/>
          <w:marBottom w:val="0"/>
          <w:divBdr>
            <w:top w:val="none" w:sz="0" w:space="0" w:color="auto"/>
            <w:left w:val="none" w:sz="0" w:space="0" w:color="auto"/>
            <w:bottom w:val="none" w:sz="0" w:space="0" w:color="auto"/>
            <w:right w:val="none" w:sz="0" w:space="0" w:color="auto"/>
          </w:divBdr>
        </w:div>
      </w:divsChild>
    </w:div>
    <w:div w:id="127480316">
      <w:bodyDiv w:val="1"/>
      <w:marLeft w:val="0"/>
      <w:marRight w:val="0"/>
      <w:marTop w:val="0"/>
      <w:marBottom w:val="0"/>
      <w:divBdr>
        <w:top w:val="none" w:sz="0" w:space="0" w:color="auto"/>
        <w:left w:val="none" w:sz="0" w:space="0" w:color="auto"/>
        <w:bottom w:val="none" w:sz="0" w:space="0" w:color="auto"/>
        <w:right w:val="none" w:sz="0" w:space="0" w:color="auto"/>
      </w:divBdr>
      <w:divsChild>
        <w:div w:id="86079304">
          <w:marLeft w:val="640"/>
          <w:marRight w:val="0"/>
          <w:marTop w:val="0"/>
          <w:marBottom w:val="0"/>
          <w:divBdr>
            <w:top w:val="none" w:sz="0" w:space="0" w:color="auto"/>
            <w:left w:val="none" w:sz="0" w:space="0" w:color="auto"/>
            <w:bottom w:val="none" w:sz="0" w:space="0" w:color="auto"/>
            <w:right w:val="none" w:sz="0" w:space="0" w:color="auto"/>
          </w:divBdr>
        </w:div>
        <w:div w:id="339311396">
          <w:marLeft w:val="640"/>
          <w:marRight w:val="0"/>
          <w:marTop w:val="0"/>
          <w:marBottom w:val="0"/>
          <w:divBdr>
            <w:top w:val="none" w:sz="0" w:space="0" w:color="auto"/>
            <w:left w:val="none" w:sz="0" w:space="0" w:color="auto"/>
            <w:bottom w:val="none" w:sz="0" w:space="0" w:color="auto"/>
            <w:right w:val="none" w:sz="0" w:space="0" w:color="auto"/>
          </w:divBdr>
        </w:div>
        <w:div w:id="391777353">
          <w:marLeft w:val="640"/>
          <w:marRight w:val="0"/>
          <w:marTop w:val="0"/>
          <w:marBottom w:val="0"/>
          <w:divBdr>
            <w:top w:val="none" w:sz="0" w:space="0" w:color="auto"/>
            <w:left w:val="none" w:sz="0" w:space="0" w:color="auto"/>
            <w:bottom w:val="none" w:sz="0" w:space="0" w:color="auto"/>
            <w:right w:val="none" w:sz="0" w:space="0" w:color="auto"/>
          </w:divBdr>
        </w:div>
        <w:div w:id="586110479">
          <w:marLeft w:val="640"/>
          <w:marRight w:val="0"/>
          <w:marTop w:val="0"/>
          <w:marBottom w:val="0"/>
          <w:divBdr>
            <w:top w:val="none" w:sz="0" w:space="0" w:color="auto"/>
            <w:left w:val="none" w:sz="0" w:space="0" w:color="auto"/>
            <w:bottom w:val="none" w:sz="0" w:space="0" w:color="auto"/>
            <w:right w:val="none" w:sz="0" w:space="0" w:color="auto"/>
          </w:divBdr>
        </w:div>
        <w:div w:id="662393367">
          <w:marLeft w:val="640"/>
          <w:marRight w:val="0"/>
          <w:marTop w:val="0"/>
          <w:marBottom w:val="0"/>
          <w:divBdr>
            <w:top w:val="none" w:sz="0" w:space="0" w:color="auto"/>
            <w:left w:val="none" w:sz="0" w:space="0" w:color="auto"/>
            <w:bottom w:val="none" w:sz="0" w:space="0" w:color="auto"/>
            <w:right w:val="none" w:sz="0" w:space="0" w:color="auto"/>
          </w:divBdr>
        </w:div>
        <w:div w:id="913859524">
          <w:marLeft w:val="640"/>
          <w:marRight w:val="0"/>
          <w:marTop w:val="0"/>
          <w:marBottom w:val="0"/>
          <w:divBdr>
            <w:top w:val="none" w:sz="0" w:space="0" w:color="auto"/>
            <w:left w:val="none" w:sz="0" w:space="0" w:color="auto"/>
            <w:bottom w:val="none" w:sz="0" w:space="0" w:color="auto"/>
            <w:right w:val="none" w:sz="0" w:space="0" w:color="auto"/>
          </w:divBdr>
        </w:div>
        <w:div w:id="1011297072">
          <w:marLeft w:val="640"/>
          <w:marRight w:val="0"/>
          <w:marTop w:val="0"/>
          <w:marBottom w:val="0"/>
          <w:divBdr>
            <w:top w:val="none" w:sz="0" w:space="0" w:color="auto"/>
            <w:left w:val="none" w:sz="0" w:space="0" w:color="auto"/>
            <w:bottom w:val="none" w:sz="0" w:space="0" w:color="auto"/>
            <w:right w:val="none" w:sz="0" w:space="0" w:color="auto"/>
          </w:divBdr>
        </w:div>
        <w:div w:id="1127745449">
          <w:marLeft w:val="640"/>
          <w:marRight w:val="0"/>
          <w:marTop w:val="0"/>
          <w:marBottom w:val="0"/>
          <w:divBdr>
            <w:top w:val="none" w:sz="0" w:space="0" w:color="auto"/>
            <w:left w:val="none" w:sz="0" w:space="0" w:color="auto"/>
            <w:bottom w:val="none" w:sz="0" w:space="0" w:color="auto"/>
            <w:right w:val="none" w:sz="0" w:space="0" w:color="auto"/>
          </w:divBdr>
        </w:div>
        <w:div w:id="1369916444">
          <w:marLeft w:val="640"/>
          <w:marRight w:val="0"/>
          <w:marTop w:val="0"/>
          <w:marBottom w:val="0"/>
          <w:divBdr>
            <w:top w:val="none" w:sz="0" w:space="0" w:color="auto"/>
            <w:left w:val="none" w:sz="0" w:space="0" w:color="auto"/>
            <w:bottom w:val="none" w:sz="0" w:space="0" w:color="auto"/>
            <w:right w:val="none" w:sz="0" w:space="0" w:color="auto"/>
          </w:divBdr>
        </w:div>
        <w:div w:id="1392535491">
          <w:marLeft w:val="640"/>
          <w:marRight w:val="0"/>
          <w:marTop w:val="0"/>
          <w:marBottom w:val="0"/>
          <w:divBdr>
            <w:top w:val="none" w:sz="0" w:space="0" w:color="auto"/>
            <w:left w:val="none" w:sz="0" w:space="0" w:color="auto"/>
            <w:bottom w:val="none" w:sz="0" w:space="0" w:color="auto"/>
            <w:right w:val="none" w:sz="0" w:space="0" w:color="auto"/>
          </w:divBdr>
        </w:div>
        <w:div w:id="1416317256">
          <w:marLeft w:val="640"/>
          <w:marRight w:val="0"/>
          <w:marTop w:val="0"/>
          <w:marBottom w:val="0"/>
          <w:divBdr>
            <w:top w:val="none" w:sz="0" w:space="0" w:color="auto"/>
            <w:left w:val="none" w:sz="0" w:space="0" w:color="auto"/>
            <w:bottom w:val="none" w:sz="0" w:space="0" w:color="auto"/>
            <w:right w:val="none" w:sz="0" w:space="0" w:color="auto"/>
          </w:divBdr>
        </w:div>
        <w:div w:id="1479540876">
          <w:marLeft w:val="640"/>
          <w:marRight w:val="0"/>
          <w:marTop w:val="0"/>
          <w:marBottom w:val="0"/>
          <w:divBdr>
            <w:top w:val="none" w:sz="0" w:space="0" w:color="auto"/>
            <w:left w:val="none" w:sz="0" w:space="0" w:color="auto"/>
            <w:bottom w:val="none" w:sz="0" w:space="0" w:color="auto"/>
            <w:right w:val="none" w:sz="0" w:space="0" w:color="auto"/>
          </w:divBdr>
        </w:div>
        <w:div w:id="1652826569">
          <w:marLeft w:val="640"/>
          <w:marRight w:val="0"/>
          <w:marTop w:val="0"/>
          <w:marBottom w:val="0"/>
          <w:divBdr>
            <w:top w:val="none" w:sz="0" w:space="0" w:color="auto"/>
            <w:left w:val="none" w:sz="0" w:space="0" w:color="auto"/>
            <w:bottom w:val="none" w:sz="0" w:space="0" w:color="auto"/>
            <w:right w:val="none" w:sz="0" w:space="0" w:color="auto"/>
          </w:divBdr>
        </w:div>
        <w:div w:id="1664550100">
          <w:marLeft w:val="640"/>
          <w:marRight w:val="0"/>
          <w:marTop w:val="0"/>
          <w:marBottom w:val="0"/>
          <w:divBdr>
            <w:top w:val="none" w:sz="0" w:space="0" w:color="auto"/>
            <w:left w:val="none" w:sz="0" w:space="0" w:color="auto"/>
            <w:bottom w:val="none" w:sz="0" w:space="0" w:color="auto"/>
            <w:right w:val="none" w:sz="0" w:space="0" w:color="auto"/>
          </w:divBdr>
        </w:div>
        <w:div w:id="1804536720">
          <w:marLeft w:val="640"/>
          <w:marRight w:val="0"/>
          <w:marTop w:val="0"/>
          <w:marBottom w:val="0"/>
          <w:divBdr>
            <w:top w:val="none" w:sz="0" w:space="0" w:color="auto"/>
            <w:left w:val="none" w:sz="0" w:space="0" w:color="auto"/>
            <w:bottom w:val="none" w:sz="0" w:space="0" w:color="auto"/>
            <w:right w:val="none" w:sz="0" w:space="0" w:color="auto"/>
          </w:divBdr>
        </w:div>
        <w:div w:id="1872450952">
          <w:marLeft w:val="640"/>
          <w:marRight w:val="0"/>
          <w:marTop w:val="0"/>
          <w:marBottom w:val="0"/>
          <w:divBdr>
            <w:top w:val="none" w:sz="0" w:space="0" w:color="auto"/>
            <w:left w:val="none" w:sz="0" w:space="0" w:color="auto"/>
            <w:bottom w:val="none" w:sz="0" w:space="0" w:color="auto"/>
            <w:right w:val="none" w:sz="0" w:space="0" w:color="auto"/>
          </w:divBdr>
        </w:div>
        <w:div w:id="1903445936">
          <w:marLeft w:val="640"/>
          <w:marRight w:val="0"/>
          <w:marTop w:val="0"/>
          <w:marBottom w:val="0"/>
          <w:divBdr>
            <w:top w:val="none" w:sz="0" w:space="0" w:color="auto"/>
            <w:left w:val="none" w:sz="0" w:space="0" w:color="auto"/>
            <w:bottom w:val="none" w:sz="0" w:space="0" w:color="auto"/>
            <w:right w:val="none" w:sz="0" w:space="0" w:color="auto"/>
          </w:divBdr>
        </w:div>
        <w:div w:id="1963069341">
          <w:marLeft w:val="640"/>
          <w:marRight w:val="0"/>
          <w:marTop w:val="0"/>
          <w:marBottom w:val="0"/>
          <w:divBdr>
            <w:top w:val="none" w:sz="0" w:space="0" w:color="auto"/>
            <w:left w:val="none" w:sz="0" w:space="0" w:color="auto"/>
            <w:bottom w:val="none" w:sz="0" w:space="0" w:color="auto"/>
            <w:right w:val="none" w:sz="0" w:space="0" w:color="auto"/>
          </w:divBdr>
        </w:div>
        <w:div w:id="2050717324">
          <w:marLeft w:val="640"/>
          <w:marRight w:val="0"/>
          <w:marTop w:val="0"/>
          <w:marBottom w:val="0"/>
          <w:divBdr>
            <w:top w:val="none" w:sz="0" w:space="0" w:color="auto"/>
            <w:left w:val="none" w:sz="0" w:space="0" w:color="auto"/>
            <w:bottom w:val="none" w:sz="0" w:space="0" w:color="auto"/>
            <w:right w:val="none" w:sz="0" w:space="0" w:color="auto"/>
          </w:divBdr>
        </w:div>
      </w:divsChild>
    </w:div>
    <w:div w:id="129254963">
      <w:bodyDiv w:val="1"/>
      <w:marLeft w:val="0"/>
      <w:marRight w:val="0"/>
      <w:marTop w:val="0"/>
      <w:marBottom w:val="0"/>
      <w:divBdr>
        <w:top w:val="none" w:sz="0" w:space="0" w:color="auto"/>
        <w:left w:val="none" w:sz="0" w:space="0" w:color="auto"/>
        <w:bottom w:val="none" w:sz="0" w:space="0" w:color="auto"/>
        <w:right w:val="none" w:sz="0" w:space="0" w:color="auto"/>
      </w:divBdr>
      <w:divsChild>
        <w:div w:id="2359645">
          <w:marLeft w:val="640"/>
          <w:marRight w:val="0"/>
          <w:marTop w:val="0"/>
          <w:marBottom w:val="0"/>
          <w:divBdr>
            <w:top w:val="none" w:sz="0" w:space="0" w:color="auto"/>
            <w:left w:val="none" w:sz="0" w:space="0" w:color="auto"/>
            <w:bottom w:val="none" w:sz="0" w:space="0" w:color="auto"/>
            <w:right w:val="none" w:sz="0" w:space="0" w:color="auto"/>
          </w:divBdr>
        </w:div>
        <w:div w:id="98331525">
          <w:marLeft w:val="640"/>
          <w:marRight w:val="0"/>
          <w:marTop w:val="0"/>
          <w:marBottom w:val="0"/>
          <w:divBdr>
            <w:top w:val="none" w:sz="0" w:space="0" w:color="auto"/>
            <w:left w:val="none" w:sz="0" w:space="0" w:color="auto"/>
            <w:bottom w:val="none" w:sz="0" w:space="0" w:color="auto"/>
            <w:right w:val="none" w:sz="0" w:space="0" w:color="auto"/>
          </w:divBdr>
        </w:div>
        <w:div w:id="353118410">
          <w:marLeft w:val="640"/>
          <w:marRight w:val="0"/>
          <w:marTop w:val="0"/>
          <w:marBottom w:val="0"/>
          <w:divBdr>
            <w:top w:val="none" w:sz="0" w:space="0" w:color="auto"/>
            <w:left w:val="none" w:sz="0" w:space="0" w:color="auto"/>
            <w:bottom w:val="none" w:sz="0" w:space="0" w:color="auto"/>
            <w:right w:val="none" w:sz="0" w:space="0" w:color="auto"/>
          </w:divBdr>
        </w:div>
        <w:div w:id="431171204">
          <w:marLeft w:val="640"/>
          <w:marRight w:val="0"/>
          <w:marTop w:val="0"/>
          <w:marBottom w:val="0"/>
          <w:divBdr>
            <w:top w:val="none" w:sz="0" w:space="0" w:color="auto"/>
            <w:left w:val="none" w:sz="0" w:space="0" w:color="auto"/>
            <w:bottom w:val="none" w:sz="0" w:space="0" w:color="auto"/>
            <w:right w:val="none" w:sz="0" w:space="0" w:color="auto"/>
          </w:divBdr>
        </w:div>
        <w:div w:id="486290652">
          <w:marLeft w:val="640"/>
          <w:marRight w:val="0"/>
          <w:marTop w:val="0"/>
          <w:marBottom w:val="0"/>
          <w:divBdr>
            <w:top w:val="none" w:sz="0" w:space="0" w:color="auto"/>
            <w:left w:val="none" w:sz="0" w:space="0" w:color="auto"/>
            <w:bottom w:val="none" w:sz="0" w:space="0" w:color="auto"/>
            <w:right w:val="none" w:sz="0" w:space="0" w:color="auto"/>
          </w:divBdr>
        </w:div>
        <w:div w:id="661543184">
          <w:marLeft w:val="640"/>
          <w:marRight w:val="0"/>
          <w:marTop w:val="0"/>
          <w:marBottom w:val="0"/>
          <w:divBdr>
            <w:top w:val="none" w:sz="0" w:space="0" w:color="auto"/>
            <w:left w:val="none" w:sz="0" w:space="0" w:color="auto"/>
            <w:bottom w:val="none" w:sz="0" w:space="0" w:color="auto"/>
            <w:right w:val="none" w:sz="0" w:space="0" w:color="auto"/>
          </w:divBdr>
        </w:div>
        <w:div w:id="720640586">
          <w:marLeft w:val="640"/>
          <w:marRight w:val="0"/>
          <w:marTop w:val="0"/>
          <w:marBottom w:val="0"/>
          <w:divBdr>
            <w:top w:val="none" w:sz="0" w:space="0" w:color="auto"/>
            <w:left w:val="none" w:sz="0" w:space="0" w:color="auto"/>
            <w:bottom w:val="none" w:sz="0" w:space="0" w:color="auto"/>
            <w:right w:val="none" w:sz="0" w:space="0" w:color="auto"/>
          </w:divBdr>
        </w:div>
        <w:div w:id="749304794">
          <w:marLeft w:val="640"/>
          <w:marRight w:val="0"/>
          <w:marTop w:val="0"/>
          <w:marBottom w:val="0"/>
          <w:divBdr>
            <w:top w:val="none" w:sz="0" w:space="0" w:color="auto"/>
            <w:left w:val="none" w:sz="0" w:space="0" w:color="auto"/>
            <w:bottom w:val="none" w:sz="0" w:space="0" w:color="auto"/>
            <w:right w:val="none" w:sz="0" w:space="0" w:color="auto"/>
          </w:divBdr>
        </w:div>
        <w:div w:id="1192720118">
          <w:marLeft w:val="640"/>
          <w:marRight w:val="0"/>
          <w:marTop w:val="0"/>
          <w:marBottom w:val="0"/>
          <w:divBdr>
            <w:top w:val="none" w:sz="0" w:space="0" w:color="auto"/>
            <w:left w:val="none" w:sz="0" w:space="0" w:color="auto"/>
            <w:bottom w:val="none" w:sz="0" w:space="0" w:color="auto"/>
            <w:right w:val="none" w:sz="0" w:space="0" w:color="auto"/>
          </w:divBdr>
        </w:div>
        <w:div w:id="1229612580">
          <w:marLeft w:val="640"/>
          <w:marRight w:val="0"/>
          <w:marTop w:val="0"/>
          <w:marBottom w:val="0"/>
          <w:divBdr>
            <w:top w:val="none" w:sz="0" w:space="0" w:color="auto"/>
            <w:left w:val="none" w:sz="0" w:space="0" w:color="auto"/>
            <w:bottom w:val="none" w:sz="0" w:space="0" w:color="auto"/>
            <w:right w:val="none" w:sz="0" w:space="0" w:color="auto"/>
          </w:divBdr>
        </w:div>
        <w:div w:id="1278293401">
          <w:marLeft w:val="640"/>
          <w:marRight w:val="0"/>
          <w:marTop w:val="0"/>
          <w:marBottom w:val="0"/>
          <w:divBdr>
            <w:top w:val="none" w:sz="0" w:space="0" w:color="auto"/>
            <w:left w:val="none" w:sz="0" w:space="0" w:color="auto"/>
            <w:bottom w:val="none" w:sz="0" w:space="0" w:color="auto"/>
            <w:right w:val="none" w:sz="0" w:space="0" w:color="auto"/>
          </w:divBdr>
        </w:div>
        <w:div w:id="1516067050">
          <w:marLeft w:val="640"/>
          <w:marRight w:val="0"/>
          <w:marTop w:val="0"/>
          <w:marBottom w:val="0"/>
          <w:divBdr>
            <w:top w:val="none" w:sz="0" w:space="0" w:color="auto"/>
            <w:left w:val="none" w:sz="0" w:space="0" w:color="auto"/>
            <w:bottom w:val="none" w:sz="0" w:space="0" w:color="auto"/>
            <w:right w:val="none" w:sz="0" w:space="0" w:color="auto"/>
          </w:divBdr>
        </w:div>
        <w:div w:id="1622879849">
          <w:marLeft w:val="640"/>
          <w:marRight w:val="0"/>
          <w:marTop w:val="0"/>
          <w:marBottom w:val="0"/>
          <w:divBdr>
            <w:top w:val="none" w:sz="0" w:space="0" w:color="auto"/>
            <w:left w:val="none" w:sz="0" w:space="0" w:color="auto"/>
            <w:bottom w:val="none" w:sz="0" w:space="0" w:color="auto"/>
            <w:right w:val="none" w:sz="0" w:space="0" w:color="auto"/>
          </w:divBdr>
        </w:div>
        <w:div w:id="1642467777">
          <w:marLeft w:val="640"/>
          <w:marRight w:val="0"/>
          <w:marTop w:val="0"/>
          <w:marBottom w:val="0"/>
          <w:divBdr>
            <w:top w:val="none" w:sz="0" w:space="0" w:color="auto"/>
            <w:left w:val="none" w:sz="0" w:space="0" w:color="auto"/>
            <w:bottom w:val="none" w:sz="0" w:space="0" w:color="auto"/>
            <w:right w:val="none" w:sz="0" w:space="0" w:color="auto"/>
          </w:divBdr>
        </w:div>
        <w:div w:id="1794443975">
          <w:marLeft w:val="640"/>
          <w:marRight w:val="0"/>
          <w:marTop w:val="0"/>
          <w:marBottom w:val="0"/>
          <w:divBdr>
            <w:top w:val="none" w:sz="0" w:space="0" w:color="auto"/>
            <w:left w:val="none" w:sz="0" w:space="0" w:color="auto"/>
            <w:bottom w:val="none" w:sz="0" w:space="0" w:color="auto"/>
            <w:right w:val="none" w:sz="0" w:space="0" w:color="auto"/>
          </w:divBdr>
        </w:div>
        <w:div w:id="1812167552">
          <w:marLeft w:val="640"/>
          <w:marRight w:val="0"/>
          <w:marTop w:val="0"/>
          <w:marBottom w:val="0"/>
          <w:divBdr>
            <w:top w:val="none" w:sz="0" w:space="0" w:color="auto"/>
            <w:left w:val="none" w:sz="0" w:space="0" w:color="auto"/>
            <w:bottom w:val="none" w:sz="0" w:space="0" w:color="auto"/>
            <w:right w:val="none" w:sz="0" w:space="0" w:color="auto"/>
          </w:divBdr>
        </w:div>
        <w:div w:id="2054881494">
          <w:marLeft w:val="640"/>
          <w:marRight w:val="0"/>
          <w:marTop w:val="0"/>
          <w:marBottom w:val="0"/>
          <w:divBdr>
            <w:top w:val="none" w:sz="0" w:space="0" w:color="auto"/>
            <w:left w:val="none" w:sz="0" w:space="0" w:color="auto"/>
            <w:bottom w:val="none" w:sz="0" w:space="0" w:color="auto"/>
            <w:right w:val="none" w:sz="0" w:space="0" w:color="auto"/>
          </w:divBdr>
        </w:div>
        <w:div w:id="2066250055">
          <w:marLeft w:val="640"/>
          <w:marRight w:val="0"/>
          <w:marTop w:val="0"/>
          <w:marBottom w:val="0"/>
          <w:divBdr>
            <w:top w:val="none" w:sz="0" w:space="0" w:color="auto"/>
            <w:left w:val="none" w:sz="0" w:space="0" w:color="auto"/>
            <w:bottom w:val="none" w:sz="0" w:space="0" w:color="auto"/>
            <w:right w:val="none" w:sz="0" w:space="0" w:color="auto"/>
          </w:divBdr>
        </w:div>
        <w:div w:id="2080590659">
          <w:marLeft w:val="640"/>
          <w:marRight w:val="0"/>
          <w:marTop w:val="0"/>
          <w:marBottom w:val="0"/>
          <w:divBdr>
            <w:top w:val="none" w:sz="0" w:space="0" w:color="auto"/>
            <w:left w:val="none" w:sz="0" w:space="0" w:color="auto"/>
            <w:bottom w:val="none" w:sz="0" w:space="0" w:color="auto"/>
            <w:right w:val="none" w:sz="0" w:space="0" w:color="auto"/>
          </w:divBdr>
        </w:div>
      </w:divsChild>
    </w:div>
    <w:div w:id="130438731">
      <w:bodyDiv w:val="1"/>
      <w:marLeft w:val="0"/>
      <w:marRight w:val="0"/>
      <w:marTop w:val="0"/>
      <w:marBottom w:val="0"/>
      <w:divBdr>
        <w:top w:val="none" w:sz="0" w:space="0" w:color="auto"/>
        <w:left w:val="none" w:sz="0" w:space="0" w:color="auto"/>
        <w:bottom w:val="none" w:sz="0" w:space="0" w:color="auto"/>
        <w:right w:val="none" w:sz="0" w:space="0" w:color="auto"/>
      </w:divBdr>
      <w:divsChild>
        <w:div w:id="10841984">
          <w:marLeft w:val="640"/>
          <w:marRight w:val="0"/>
          <w:marTop w:val="0"/>
          <w:marBottom w:val="0"/>
          <w:divBdr>
            <w:top w:val="none" w:sz="0" w:space="0" w:color="auto"/>
            <w:left w:val="none" w:sz="0" w:space="0" w:color="auto"/>
            <w:bottom w:val="none" w:sz="0" w:space="0" w:color="auto"/>
            <w:right w:val="none" w:sz="0" w:space="0" w:color="auto"/>
          </w:divBdr>
        </w:div>
        <w:div w:id="43992046">
          <w:marLeft w:val="640"/>
          <w:marRight w:val="0"/>
          <w:marTop w:val="0"/>
          <w:marBottom w:val="0"/>
          <w:divBdr>
            <w:top w:val="none" w:sz="0" w:space="0" w:color="auto"/>
            <w:left w:val="none" w:sz="0" w:space="0" w:color="auto"/>
            <w:bottom w:val="none" w:sz="0" w:space="0" w:color="auto"/>
            <w:right w:val="none" w:sz="0" w:space="0" w:color="auto"/>
          </w:divBdr>
        </w:div>
        <w:div w:id="146553358">
          <w:marLeft w:val="640"/>
          <w:marRight w:val="0"/>
          <w:marTop w:val="0"/>
          <w:marBottom w:val="0"/>
          <w:divBdr>
            <w:top w:val="none" w:sz="0" w:space="0" w:color="auto"/>
            <w:left w:val="none" w:sz="0" w:space="0" w:color="auto"/>
            <w:bottom w:val="none" w:sz="0" w:space="0" w:color="auto"/>
            <w:right w:val="none" w:sz="0" w:space="0" w:color="auto"/>
          </w:divBdr>
        </w:div>
        <w:div w:id="331644147">
          <w:marLeft w:val="640"/>
          <w:marRight w:val="0"/>
          <w:marTop w:val="0"/>
          <w:marBottom w:val="0"/>
          <w:divBdr>
            <w:top w:val="none" w:sz="0" w:space="0" w:color="auto"/>
            <w:left w:val="none" w:sz="0" w:space="0" w:color="auto"/>
            <w:bottom w:val="none" w:sz="0" w:space="0" w:color="auto"/>
            <w:right w:val="none" w:sz="0" w:space="0" w:color="auto"/>
          </w:divBdr>
        </w:div>
        <w:div w:id="349260422">
          <w:marLeft w:val="640"/>
          <w:marRight w:val="0"/>
          <w:marTop w:val="0"/>
          <w:marBottom w:val="0"/>
          <w:divBdr>
            <w:top w:val="none" w:sz="0" w:space="0" w:color="auto"/>
            <w:left w:val="none" w:sz="0" w:space="0" w:color="auto"/>
            <w:bottom w:val="none" w:sz="0" w:space="0" w:color="auto"/>
            <w:right w:val="none" w:sz="0" w:space="0" w:color="auto"/>
          </w:divBdr>
        </w:div>
        <w:div w:id="369376824">
          <w:marLeft w:val="640"/>
          <w:marRight w:val="0"/>
          <w:marTop w:val="0"/>
          <w:marBottom w:val="0"/>
          <w:divBdr>
            <w:top w:val="none" w:sz="0" w:space="0" w:color="auto"/>
            <w:left w:val="none" w:sz="0" w:space="0" w:color="auto"/>
            <w:bottom w:val="none" w:sz="0" w:space="0" w:color="auto"/>
            <w:right w:val="none" w:sz="0" w:space="0" w:color="auto"/>
          </w:divBdr>
        </w:div>
        <w:div w:id="596253586">
          <w:marLeft w:val="640"/>
          <w:marRight w:val="0"/>
          <w:marTop w:val="0"/>
          <w:marBottom w:val="0"/>
          <w:divBdr>
            <w:top w:val="none" w:sz="0" w:space="0" w:color="auto"/>
            <w:left w:val="none" w:sz="0" w:space="0" w:color="auto"/>
            <w:bottom w:val="none" w:sz="0" w:space="0" w:color="auto"/>
            <w:right w:val="none" w:sz="0" w:space="0" w:color="auto"/>
          </w:divBdr>
        </w:div>
        <w:div w:id="780101409">
          <w:marLeft w:val="640"/>
          <w:marRight w:val="0"/>
          <w:marTop w:val="0"/>
          <w:marBottom w:val="0"/>
          <w:divBdr>
            <w:top w:val="none" w:sz="0" w:space="0" w:color="auto"/>
            <w:left w:val="none" w:sz="0" w:space="0" w:color="auto"/>
            <w:bottom w:val="none" w:sz="0" w:space="0" w:color="auto"/>
            <w:right w:val="none" w:sz="0" w:space="0" w:color="auto"/>
          </w:divBdr>
        </w:div>
        <w:div w:id="878469345">
          <w:marLeft w:val="640"/>
          <w:marRight w:val="0"/>
          <w:marTop w:val="0"/>
          <w:marBottom w:val="0"/>
          <w:divBdr>
            <w:top w:val="none" w:sz="0" w:space="0" w:color="auto"/>
            <w:left w:val="none" w:sz="0" w:space="0" w:color="auto"/>
            <w:bottom w:val="none" w:sz="0" w:space="0" w:color="auto"/>
            <w:right w:val="none" w:sz="0" w:space="0" w:color="auto"/>
          </w:divBdr>
        </w:div>
        <w:div w:id="972322860">
          <w:marLeft w:val="640"/>
          <w:marRight w:val="0"/>
          <w:marTop w:val="0"/>
          <w:marBottom w:val="0"/>
          <w:divBdr>
            <w:top w:val="none" w:sz="0" w:space="0" w:color="auto"/>
            <w:left w:val="none" w:sz="0" w:space="0" w:color="auto"/>
            <w:bottom w:val="none" w:sz="0" w:space="0" w:color="auto"/>
            <w:right w:val="none" w:sz="0" w:space="0" w:color="auto"/>
          </w:divBdr>
        </w:div>
        <w:div w:id="1103305791">
          <w:marLeft w:val="640"/>
          <w:marRight w:val="0"/>
          <w:marTop w:val="0"/>
          <w:marBottom w:val="0"/>
          <w:divBdr>
            <w:top w:val="none" w:sz="0" w:space="0" w:color="auto"/>
            <w:left w:val="none" w:sz="0" w:space="0" w:color="auto"/>
            <w:bottom w:val="none" w:sz="0" w:space="0" w:color="auto"/>
            <w:right w:val="none" w:sz="0" w:space="0" w:color="auto"/>
          </w:divBdr>
        </w:div>
        <w:div w:id="1315912620">
          <w:marLeft w:val="640"/>
          <w:marRight w:val="0"/>
          <w:marTop w:val="0"/>
          <w:marBottom w:val="0"/>
          <w:divBdr>
            <w:top w:val="none" w:sz="0" w:space="0" w:color="auto"/>
            <w:left w:val="none" w:sz="0" w:space="0" w:color="auto"/>
            <w:bottom w:val="none" w:sz="0" w:space="0" w:color="auto"/>
            <w:right w:val="none" w:sz="0" w:space="0" w:color="auto"/>
          </w:divBdr>
        </w:div>
        <w:div w:id="1468669998">
          <w:marLeft w:val="640"/>
          <w:marRight w:val="0"/>
          <w:marTop w:val="0"/>
          <w:marBottom w:val="0"/>
          <w:divBdr>
            <w:top w:val="none" w:sz="0" w:space="0" w:color="auto"/>
            <w:left w:val="none" w:sz="0" w:space="0" w:color="auto"/>
            <w:bottom w:val="none" w:sz="0" w:space="0" w:color="auto"/>
            <w:right w:val="none" w:sz="0" w:space="0" w:color="auto"/>
          </w:divBdr>
        </w:div>
        <w:div w:id="1779183400">
          <w:marLeft w:val="640"/>
          <w:marRight w:val="0"/>
          <w:marTop w:val="0"/>
          <w:marBottom w:val="0"/>
          <w:divBdr>
            <w:top w:val="none" w:sz="0" w:space="0" w:color="auto"/>
            <w:left w:val="none" w:sz="0" w:space="0" w:color="auto"/>
            <w:bottom w:val="none" w:sz="0" w:space="0" w:color="auto"/>
            <w:right w:val="none" w:sz="0" w:space="0" w:color="auto"/>
          </w:divBdr>
        </w:div>
        <w:div w:id="1787700029">
          <w:marLeft w:val="640"/>
          <w:marRight w:val="0"/>
          <w:marTop w:val="0"/>
          <w:marBottom w:val="0"/>
          <w:divBdr>
            <w:top w:val="none" w:sz="0" w:space="0" w:color="auto"/>
            <w:left w:val="none" w:sz="0" w:space="0" w:color="auto"/>
            <w:bottom w:val="none" w:sz="0" w:space="0" w:color="auto"/>
            <w:right w:val="none" w:sz="0" w:space="0" w:color="auto"/>
          </w:divBdr>
        </w:div>
        <w:div w:id="1892687689">
          <w:marLeft w:val="640"/>
          <w:marRight w:val="0"/>
          <w:marTop w:val="0"/>
          <w:marBottom w:val="0"/>
          <w:divBdr>
            <w:top w:val="none" w:sz="0" w:space="0" w:color="auto"/>
            <w:left w:val="none" w:sz="0" w:space="0" w:color="auto"/>
            <w:bottom w:val="none" w:sz="0" w:space="0" w:color="auto"/>
            <w:right w:val="none" w:sz="0" w:space="0" w:color="auto"/>
          </w:divBdr>
        </w:div>
        <w:div w:id="2116358932">
          <w:marLeft w:val="640"/>
          <w:marRight w:val="0"/>
          <w:marTop w:val="0"/>
          <w:marBottom w:val="0"/>
          <w:divBdr>
            <w:top w:val="none" w:sz="0" w:space="0" w:color="auto"/>
            <w:left w:val="none" w:sz="0" w:space="0" w:color="auto"/>
            <w:bottom w:val="none" w:sz="0" w:space="0" w:color="auto"/>
            <w:right w:val="none" w:sz="0" w:space="0" w:color="auto"/>
          </w:divBdr>
        </w:div>
      </w:divsChild>
    </w:div>
    <w:div w:id="133958994">
      <w:bodyDiv w:val="1"/>
      <w:marLeft w:val="0"/>
      <w:marRight w:val="0"/>
      <w:marTop w:val="0"/>
      <w:marBottom w:val="0"/>
      <w:divBdr>
        <w:top w:val="none" w:sz="0" w:space="0" w:color="auto"/>
        <w:left w:val="none" w:sz="0" w:space="0" w:color="auto"/>
        <w:bottom w:val="none" w:sz="0" w:space="0" w:color="auto"/>
        <w:right w:val="none" w:sz="0" w:space="0" w:color="auto"/>
      </w:divBdr>
      <w:divsChild>
        <w:div w:id="25065966">
          <w:marLeft w:val="640"/>
          <w:marRight w:val="0"/>
          <w:marTop w:val="0"/>
          <w:marBottom w:val="0"/>
          <w:divBdr>
            <w:top w:val="none" w:sz="0" w:space="0" w:color="auto"/>
            <w:left w:val="none" w:sz="0" w:space="0" w:color="auto"/>
            <w:bottom w:val="none" w:sz="0" w:space="0" w:color="auto"/>
            <w:right w:val="none" w:sz="0" w:space="0" w:color="auto"/>
          </w:divBdr>
        </w:div>
        <w:div w:id="27462112">
          <w:marLeft w:val="640"/>
          <w:marRight w:val="0"/>
          <w:marTop w:val="0"/>
          <w:marBottom w:val="0"/>
          <w:divBdr>
            <w:top w:val="none" w:sz="0" w:space="0" w:color="auto"/>
            <w:left w:val="none" w:sz="0" w:space="0" w:color="auto"/>
            <w:bottom w:val="none" w:sz="0" w:space="0" w:color="auto"/>
            <w:right w:val="none" w:sz="0" w:space="0" w:color="auto"/>
          </w:divBdr>
        </w:div>
        <w:div w:id="88432105">
          <w:marLeft w:val="640"/>
          <w:marRight w:val="0"/>
          <w:marTop w:val="0"/>
          <w:marBottom w:val="0"/>
          <w:divBdr>
            <w:top w:val="none" w:sz="0" w:space="0" w:color="auto"/>
            <w:left w:val="none" w:sz="0" w:space="0" w:color="auto"/>
            <w:bottom w:val="none" w:sz="0" w:space="0" w:color="auto"/>
            <w:right w:val="none" w:sz="0" w:space="0" w:color="auto"/>
          </w:divBdr>
        </w:div>
        <w:div w:id="106897911">
          <w:marLeft w:val="640"/>
          <w:marRight w:val="0"/>
          <w:marTop w:val="0"/>
          <w:marBottom w:val="0"/>
          <w:divBdr>
            <w:top w:val="none" w:sz="0" w:space="0" w:color="auto"/>
            <w:left w:val="none" w:sz="0" w:space="0" w:color="auto"/>
            <w:bottom w:val="none" w:sz="0" w:space="0" w:color="auto"/>
            <w:right w:val="none" w:sz="0" w:space="0" w:color="auto"/>
          </w:divBdr>
        </w:div>
        <w:div w:id="385570747">
          <w:marLeft w:val="640"/>
          <w:marRight w:val="0"/>
          <w:marTop w:val="0"/>
          <w:marBottom w:val="0"/>
          <w:divBdr>
            <w:top w:val="none" w:sz="0" w:space="0" w:color="auto"/>
            <w:left w:val="none" w:sz="0" w:space="0" w:color="auto"/>
            <w:bottom w:val="none" w:sz="0" w:space="0" w:color="auto"/>
            <w:right w:val="none" w:sz="0" w:space="0" w:color="auto"/>
          </w:divBdr>
        </w:div>
        <w:div w:id="558907650">
          <w:marLeft w:val="640"/>
          <w:marRight w:val="0"/>
          <w:marTop w:val="0"/>
          <w:marBottom w:val="0"/>
          <w:divBdr>
            <w:top w:val="none" w:sz="0" w:space="0" w:color="auto"/>
            <w:left w:val="none" w:sz="0" w:space="0" w:color="auto"/>
            <w:bottom w:val="none" w:sz="0" w:space="0" w:color="auto"/>
            <w:right w:val="none" w:sz="0" w:space="0" w:color="auto"/>
          </w:divBdr>
        </w:div>
        <w:div w:id="706413514">
          <w:marLeft w:val="640"/>
          <w:marRight w:val="0"/>
          <w:marTop w:val="0"/>
          <w:marBottom w:val="0"/>
          <w:divBdr>
            <w:top w:val="none" w:sz="0" w:space="0" w:color="auto"/>
            <w:left w:val="none" w:sz="0" w:space="0" w:color="auto"/>
            <w:bottom w:val="none" w:sz="0" w:space="0" w:color="auto"/>
            <w:right w:val="none" w:sz="0" w:space="0" w:color="auto"/>
          </w:divBdr>
        </w:div>
        <w:div w:id="751512955">
          <w:marLeft w:val="640"/>
          <w:marRight w:val="0"/>
          <w:marTop w:val="0"/>
          <w:marBottom w:val="0"/>
          <w:divBdr>
            <w:top w:val="none" w:sz="0" w:space="0" w:color="auto"/>
            <w:left w:val="none" w:sz="0" w:space="0" w:color="auto"/>
            <w:bottom w:val="none" w:sz="0" w:space="0" w:color="auto"/>
            <w:right w:val="none" w:sz="0" w:space="0" w:color="auto"/>
          </w:divBdr>
        </w:div>
        <w:div w:id="801121712">
          <w:marLeft w:val="640"/>
          <w:marRight w:val="0"/>
          <w:marTop w:val="0"/>
          <w:marBottom w:val="0"/>
          <w:divBdr>
            <w:top w:val="none" w:sz="0" w:space="0" w:color="auto"/>
            <w:left w:val="none" w:sz="0" w:space="0" w:color="auto"/>
            <w:bottom w:val="none" w:sz="0" w:space="0" w:color="auto"/>
            <w:right w:val="none" w:sz="0" w:space="0" w:color="auto"/>
          </w:divBdr>
        </w:div>
        <w:div w:id="823619352">
          <w:marLeft w:val="640"/>
          <w:marRight w:val="0"/>
          <w:marTop w:val="0"/>
          <w:marBottom w:val="0"/>
          <w:divBdr>
            <w:top w:val="none" w:sz="0" w:space="0" w:color="auto"/>
            <w:left w:val="none" w:sz="0" w:space="0" w:color="auto"/>
            <w:bottom w:val="none" w:sz="0" w:space="0" w:color="auto"/>
            <w:right w:val="none" w:sz="0" w:space="0" w:color="auto"/>
          </w:divBdr>
        </w:div>
        <w:div w:id="844133637">
          <w:marLeft w:val="640"/>
          <w:marRight w:val="0"/>
          <w:marTop w:val="0"/>
          <w:marBottom w:val="0"/>
          <w:divBdr>
            <w:top w:val="none" w:sz="0" w:space="0" w:color="auto"/>
            <w:left w:val="none" w:sz="0" w:space="0" w:color="auto"/>
            <w:bottom w:val="none" w:sz="0" w:space="0" w:color="auto"/>
            <w:right w:val="none" w:sz="0" w:space="0" w:color="auto"/>
          </w:divBdr>
        </w:div>
        <w:div w:id="862741978">
          <w:marLeft w:val="640"/>
          <w:marRight w:val="0"/>
          <w:marTop w:val="0"/>
          <w:marBottom w:val="0"/>
          <w:divBdr>
            <w:top w:val="none" w:sz="0" w:space="0" w:color="auto"/>
            <w:left w:val="none" w:sz="0" w:space="0" w:color="auto"/>
            <w:bottom w:val="none" w:sz="0" w:space="0" w:color="auto"/>
            <w:right w:val="none" w:sz="0" w:space="0" w:color="auto"/>
          </w:divBdr>
        </w:div>
        <w:div w:id="910819490">
          <w:marLeft w:val="640"/>
          <w:marRight w:val="0"/>
          <w:marTop w:val="0"/>
          <w:marBottom w:val="0"/>
          <w:divBdr>
            <w:top w:val="none" w:sz="0" w:space="0" w:color="auto"/>
            <w:left w:val="none" w:sz="0" w:space="0" w:color="auto"/>
            <w:bottom w:val="none" w:sz="0" w:space="0" w:color="auto"/>
            <w:right w:val="none" w:sz="0" w:space="0" w:color="auto"/>
          </w:divBdr>
        </w:div>
        <w:div w:id="1442383350">
          <w:marLeft w:val="640"/>
          <w:marRight w:val="0"/>
          <w:marTop w:val="0"/>
          <w:marBottom w:val="0"/>
          <w:divBdr>
            <w:top w:val="none" w:sz="0" w:space="0" w:color="auto"/>
            <w:left w:val="none" w:sz="0" w:space="0" w:color="auto"/>
            <w:bottom w:val="none" w:sz="0" w:space="0" w:color="auto"/>
            <w:right w:val="none" w:sz="0" w:space="0" w:color="auto"/>
          </w:divBdr>
        </w:div>
        <w:div w:id="1630281320">
          <w:marLeft w:val="640"/>
          <w:marRight w:val="0"/>
          <w:marTop w:val="0"/>
          <w:marBottom w:val="0"/>
          <w:divBdr>
            <w:top w:val="none" w:sz="0" w:space="0" w:color="auto"/>
            <w:left w:val="none" w:sz="0" w:space="0" w:color="auto"/>
            <w:bottom w:val="none" w:sz="0" w:space="0" w:color="auto"/>
            <w:right w:val="none" w:sz="0" w:space="0" w:color="auto"/>
          </w:divBdr>
        </w:div>
        <w:div w:id="1842816324">
          <w:marLeft w:val="640"/>
          <w:marRight w:val="0"/>
          <w:marTop w:val="0"/>
          <w:marBottom w:val="0"/>
          <w:divBdr>
            <w:top w:val="none" w:sz="0" w:space="0" w:color="auto"/>
            <w:left w:val="none" w:sz="0" w:space="0" w:color="auto"/>
            <w:bottom w:val="none" w:sz="0" w:space="0" w:color="auto"/>
            <w:right w:val="none" w:sz="0" w:space="0" w:color="auto"/>
          </w:divBdr>
        </w:div>
        <w:div w:id="1863787689">
          <w:marLeft w:val="640"/>
          <w:marRight w:val="0"/>
          <w:marTop w:val="0"/>
          <w:marBottom w:val="0"/>
          <w:divBdr>
            <w:top w:val="none" w:sz="0" w:space="0" w:color="auto"/>
            <w:left w:val="none" w:sz="0" w:space="0" w:color="auto"/>
            <w:bottom w:val="none" w:sz="0" w:space="0" w:color="auto"/>
            <w:right w:val="none" w:sz="0" w:space="0" w:color="auto"/>
          </w:divBdr>
        </w:div>
        <w:div w:id="1865901938">
          <w:marLeft w:val="640"/>
          <w:marRight w:val="0"/>
          <w:marTop w:val="0"/>
          <w:marBottom w:val="0"/>
          <w:divBdr>
            <w:top w:val="none" w:sz="0" w:space="0" w:color="auto"/>
            <w:left w:val="none" w:sz="0" w:space="0" w:color="auto"/>
            <w:bottom w:val="none" w:sz="0" w:space="0" w:color="auto"/>
            <w:right w:val="none" w:sz="0" w:space="0" w:color="auto"/>
          </w:divBdr>
        </w:div>
        <w:div w:id="1911305279">
          <w:marLeft w:val="640"/>
          <w:marRight w:val="0"/>
          <w:marTop w:val="0"/>
          <w:marBottom w:val="0"/>
          <w:divBdr>
            <w:top w:val="none" w:sz="0" w:space="0" w:color="auto"/>
            <w:left w:val="none" w:sz="0" w:space="0" w:color="auto"/>
            <w:bottom w:val="none" w:sz="0" w:space="0" w:color="auto"/>
            <w:right w:val="none" w:sz="0" w:space="0" w:color="auto"/>
          </w:divBdr>
        </w:div>
      </w:divsChild>
    </w:div>
    <w:div w:id="134682169">
      <w:bodyDiv w:val="1"/>
      <w:marLeft w:val="0"/>
      <w:marRight w:val="0"/>
      <w:marTop w:val="0"/>
      <w:marBottom w:val="0"/>
      <w:divBdr>
        <w:top w:val="none" w:sz="0" w:space="0" w:color="auto"/>
        <w:left w:val="none" w:sz="0" w:space="0" w:color="auto"/>
        <w:bottom w:val="none" w:sz="0" w:space="0" w:color="auto"/>
        <w:right w:val="none" w:sz="0" w:space="0" w:color="auto"/>
      </w:divBdr>
      <w:divsChild>
        <w:div w:id="27685774">
          <w:marLeft w:val="640"/>
          <w:marRight w:val="0"/>
          <w:marTop w:val="0"/>
          <w:marBottom w:val="0"/>
          <w:divBdr>
            <w:top w:val="none" w:sz="0" w:space="0" w:color="auto"/>
            <w:left w:val="none" w:sz="0" w:space="0" w:color="auto"/>
            <w:bottom w:val="none" w:sz="0" w:space="0" w:color="auto"/>
            <w:right w:val="none" w:sz="0" w:space="0" w:color="auto"/>
          </w:divBdr>
        </w:div>
        <w:div w:id="40441621">
          <w:marLeft w:val="640"/>
          <w:marRight w:val="0"/>
          <w:marTop w:val="0"/>
          <w:marBottom w:val="0"/>
          <w:divBdr>
            <w:top w:val="none" w:sz="0" w:space="0" w:color="auto"/>
            <w:left w:val="none" w:sz="0" w:space="0" w:color="auto"/>
            <w:bottom w:val="none" w:sz="0" w:space="0" w:color="auto"/>
            <w:right w:val="none" w:sz="0" w:space="0" w:color="auto"/>
          </w:divBdr>
        </w:div>
        <w:div w:id="61875277">
          <w:marLeft w:val="640"/>
          <w:marRight w:val="0"/>
          <w:marTop w:val="0"/>
          <w:marBottom w:val="0"/>
          <w:divBdr>
            <w:top w:val="none" w:sz="0" w:space="0" w:color="auto"/>
            <w:left w:val="none" w:sz="0" w:space="0" w:color="auto"/>
            <w:bottom w:val="none" w:sz="0" w:space="0" w:color="auto"/>
            <w:right w:val="none" w:sz="0" w:space="0" w:color="auto"/>
          </w:divBdr>
        </w:div>
        <w:div w:id="121964775">
          <w:marLeft w:val="640"/>
          <w:marRight w:val="0"/>
          <w:marTop w:val="0"/>
          <w:marBottom w:val="0"/>
          <w:divBdr>
            <w:top w:val="none" w:sz="0" w:space="0" w:color="auto"/>
            <w:left w:val="none" w:sz="0" w:space="0" w:color="auto"/>
            <w:bottom w:val="none" w:sz="0" w:space="0" w:color="auto"/>
            <w:right w:val="none" w:sz="0" w:space="0" w:color="auto"/>
          </w:divBdr>
        </w:div>
        <w:div w:id="243731850">
          <w:marLeft w:val="640"/>
          <w:marRight w:val="0"/>
          <w:marTop w:val="0"/>
          <w:marBottom w:val="0"/>
          <w:divBdr>
            <w:top w:val="none" w:sz="0" w:space="0" w:color="auto"/>
            <w:left w:val="none" w:sz="0" w:space="0" w:color="auto"/>
            <w:bottom w:val="none" w:sz="0" w:space="0" w:color="auto"/>
            <w:right w:val="none" w:sz="0" w:space="0" w:color="auto"/>
          </w:divBdr>
        </w:div>
        <w:div w:id="249971926">
          <w:marLeft w:val="640"/>
          <w:marRight w:val="0"/>
          <w:marTop w:val="0"/>
          <w:marBottom w:val="0"/>
          <w:divBdr>
            <w:top w:val="none" w:sz="0" w:space="0" w:color="auto"/>
            <w:left w:val="none" w:sz="0" w:space="0" w:color="auto"/>
            <w:bottom w:val="none" w:sz="0" w:space="0" w:color="auto"/>
            <w:right w:val="none" w:sz="0" w:space="0" w:color="auto"/>
          </w:divBdr>
        </w:div>
        <w:div w:id="265388017">
          <w:marLeft w:val="640"/>
          <w:marRight w:val="0"/>
          <w:marTop w:val="0"/>
          <w:marBottom w:val="0"/>
          <w:divBdr>
            <w:top w:val="none" w:sz="0" w:space="0" w:color="auto"/>
            <w:left w:val="none" w:sz="0" w:space="0" w:color="auto"/>
            <w:bottom w:val="none" w:sz="0" w:space="0" w:color="auto"/>
            <w:right w:val="none" w:sz="0" w:space="0" w:color="auto"/>
          </w:divBdr>
        </w:div>
        <w:div w:id="317150338">
          <w:marLeft w:val="640"/>
          <w:marRight w:val="0"/>
          <w:marTop w:val="0"/>
          <w:marBottom w:val="0"/>
          <w:divBdr>
            <w:top w:val="none" w:sz="0" w:space="0" w:color="auto"/>
            <w:left w:val="none" w:sz="0" w:space="0" w:color="auto"/>
            <w:bottom w:val="none" w:sz="0" w:space="0" w:color="auto"/>
            <w:right w:val="none" w:sz="0" w:space="0" w:color="auto"/>
          </w:divBdr>
        </w:div>
        <w:div w:id="384718304">
          <w:marLeft w:val="640"/>
          <w:marRight w:val="0"/>
          <w:marTop w:val="0"/>
          <w:marBottom w:val="0"/>
          <w:divBdr>
            <w:top w:val="none" w:sz="0" w:space="0" w:color="auto"/>
            <w:left w:val="none" w:sz="0" w:space="0" w:color="auto"/>
            <w:bottom w:val="none" w:sz="0" w:space="0" w:color="auto"/>
            <w:right w:val="none" w:sz="0" w:space="0" w:color="auto"/>
          </w:divBdr>
        </w:div>
        <w:div w:id="407924735">
          <w:marLeft w:val="640"/>
          <w:marRight w:val="0"/>
          <w:marTop w:val="0"/>
          <w:marBottom w:val="0"/>
          <w:divBdr>
            <w:top w:val="none" w:sz="0" w:space="0" w:color="auto"/>
            <w:left w:val="none" w:sz="0" w:space="0" w:color="auto"/>
            <w:bottom w:val="none" w:sz="0" w:space="0" w:color="auto"/>
            <w:right w:val="none" w:sz="0" w:space="0" w:color="auto"/>
          </w:divBdr>
        </w:div>
        <w:div w:id="467824171">
          <w:marLeft w:val="640"/>
          <w:marRight w:val="0"/>
          <w:marTop w:val="0"/>
          <w:marBottom w:val="0"/>
          <w:divBdr>
            <w:top w:val="none" w:sz="0" w:space="0" w:color="auto"/>
            <w:left w:val="none" w:sz="0" w:space="0" w:color="auto"/>
            <w:bottom w:val="none" w:sz="0" w:space="0" w:color="auto"/>
            <w:right w:val="none" w:sz="0" w:space="0" w:color="auto"/>
          </w:divBdr>
        </w:div>
        <w:div w:id="471993481">
          <w:marLeft w:val="640"/>
          <w:marRight w:val="0"/>
          <w:marTop w:val="0"/>
          <w:marBottom w:val="0"/>
          <w:divBdr>
            <w:top w:val="none" w:sz="0" w:space="0" w:color="auto"/>
            <w:left w:val="none" w:sz="0" w:space="0" w:color="auto"/>
            <w:bottom w:val="none" w:sz="0" w:space="0" w:color="auto"/>
            <w:right w:val="none" w:sz="0" w:space="0" w:color="auto"/>
          </w:divBdr>
        </w:div>
        <w:div w:id="476725163">
          <w:marLeft w:val="640"/>
          <w:marRight w:val="0"/>
          <w:marTop w:val="0"/>
          <w:marBottom w:val="0"/>
          <w:divBdr>
            <w:top w:val="none" w:sz="0" w:space="0" w:color="auto"/>
            <w:left w:val="none" w:sz="0" w:space="0" w:color="auto"/>
            <w:bottom w:val="none" w:sz="0" w:space="0" w:color="auto"/>
            <w:right w:val="none" w:sz="0" w:space="0" w:color="auto"/>
          </w:divBdr>
        </w:div>
        <w:div w:id="508563523">
          <w:marLeft w:val="640"/>
          <w:marRight w:val="0"/>
          <w:marTop w:val="0"/>
          <w:marBottom w:val="0"/>
          <w:divBdr>
            <w:top w:val="none" w:sz="0" w:space="0" w:color="auto"/>
            <w:left w:val="none" w:sz="0" w:space="0" w:color="auto"/>
            <w:bottom w:val="none" w:sz="0" w:space="0" w:color="auto"/>
            <w:right w:val="none" w:sz="0" w:space="0" w:color="auto"/>
          </w:divBdr>
        </w:div>
        <w:div w:id="535586690">
          <w:marLeft w:val="640"/>
          <w:marRight w:val="0"/>
          <w:marTop w:val="0"/>
          <w:marBottom w:val="0"/>
          <w:divBdr>
            <w:top w:val="none" w:sz="0" w:space="0" w:color="auto"/>
            <w:left w:val="none" w:sz="0" w:space="0" w:color="auto"/>
            <w:bottom w:val="none" w:sz="0" w:space="0" w:color="auto"/>
            <w:right w:val="none" w:sz="0" w:space="0" w:color="auto"/>
          </w:divBdr>
        </w:div>
        <w:div w:id="560873941">
          <w:marLeft w:val="640"/>
          <w:marRight w:val="0"/>
          <w:marTop w:val="0"/>
          <w:marBottom w:val="0"/>
          <w:divBdr>
            <w:top w:val="none" w:sz="0" w:space="0" w:color="auto"/>
            <w:left w:val="none" w:sz="0" w:space="0" w:color="auto"/>
            <w:bottom w:val="none" w:sz="0" w:space="0" w:color="auto"/>
            <w:right w:val="none" w:sz="0" w:space="0" w:color="auto"/>
          </w:divBdr>
        </w:div>
        <w:div w:id="584456870">
          <w:marLeft w:val="640"/>
          <w:marRight w:val="0"/>
          <w:marTop w:val="0"/>
          <w:marBottom w:val="0"/>
          <w:divBdr>
            <w:top w:val="none" w:sz="0" w:space="0" w:color="auto"/>
            <w:left w:val="none" w:sz="0" w:space="0" w:color="auto"/>
            <w:bottom w:val="none" w:sz="0" w:space="0" w:color="auto"/>
            <w:right w:val="none" w:sz="0" w:space="0" w:color="auto"/>
          </w:divBdr>
        </w:div>
        <w:div w:id="589656056">
          <w:marLeft w:val="640"/>
          <w:marRight w:val="0"/>
          <w:marTop w:val="0"/>
          <w:marBottom w:val="0"/>
          <w:divBdr>
            <w:top w:val="none" w:sz="0" w:space="0" w:color="auto"/>
            <w:left w:val="none" w:sz="0" w:space="0" w:color="auto"/>
            <w:bottom w:val="none" w:sz="0" w:space="0" w:color="auto"/>
            <w:right w:val="none" w:sz="0" w:space="0" w:color="auto"/>
          </w:divBdr>
        </w:div>
        <w:div w:id="679701614">
          <w:marLeft w:val="640"/>
          <w:marRight w:val="0"/>
          <w:marTop w:val="0"/>
          <w:marBottom w:val="0"/>
          <w:divBdr>
            <w:top w:val="none" w:sz="0" w:space="0" w:color="auto"/>
            <w:left w:val="none" w:sz="0" w:space="0" w:color="auto"/>
            <w:bottom w:val="none" w:sz="0" w:space="0" w:color="auto"/>
            <w:right w:val="none" w:sz="0" w:space="0" w:color="auto"/>
          </w:divBdr>
        </w:div>
        <w:div w:id="695623796">
          <w:marLeft w:val="640"/>
          <w:marRight w:val="0"/>
          <w:marTop w:val="0"/>
          <w:marBottom w:val="0"/>
          <w:divBdr>
            <w:top w:val="none" w:sz="0" w:space="0" w:color="auto"/>
            <w:left w:val="none" w:sz="0" w:space="0" w:color="auto"/>
            <w:bottom w:val="none" w:sz="0" w:space="0" w:color="auto"/>
            <w:right w:val="none" w:sz="0" w:space="0" w:color="auto"/>
          </w:divBdr>
        </w:div>
        <w:div w:id="786581491">
          <w:marLeft w:val="640"/>
          <w:marRight w:val="0"/>
          <w:marTop w:val="0"/>
          <w:marBottom w:val="0"/>
          <w:divBdr>
            <w:top w:val="none" w:sz="0" w:space="0" w:color="auto"/>
            <w:left w:val="none" w:sz="0" w:space="0" w:color="auto"/>
            <w:bottom w:val="none" w:sz="0" w:space="0" w:color="auto"/>
            <w:right w:val="none" w:sz="0" w:space="0" w:color="auto"/>
          </w:divBdr>
        </w:div>
        <w:div w:id="800728789">
          <w:marLeft w:val="640"/>
          <w:marRight w:val="0"/>
          <w:marTop w:val="0"/>
          <w:marBottom w:val="0"/>
          <w:divBdr>
            <w:top w:val="none" w:sz="0" w:space="0" w:color="auto"/>
            <w:left w:val="none" w:sz="0" w:space="0" w:color="auto"/>
            <w:bottom w:val="none" w:sz="0" w:space="0" w:color="auto"/>
            <w:right w:val="none" w:sz="0" w:space="0" w:color="auto"/>
          </w:divBdr>
        </w:div>
        <w:div w:id="805706415">
          <w:marLeft w:val="640"/>
          <w:marRight w:val="0"/>
          <w:marTop w:val="0"/>
          <w:marBottom w:val="0"/>
          <w:divBdr>
            <w:top w:val="none" w:sz="0" w:space="0" w:color="auto"/>
            <w:left w:val="none" w:sz="0" w:space="0" w:color="auto"/>
            <w:bottom w:val="none" w:sz="0" w:space="0" w:color="auto"/>
            <w:right w:val="none" w:sz="0" w:space="0" w:color="auto"/>
          </w:divBdr>
        </w:div>
        <w:div w:id="860050416">
          <w:marLeft w:val="640"/>
          <w:marRight w:val="0"/>
          <w:marTop w:val="0"/>
          <w:marBottom w:val="0"/>
          <w:divBdr>
            <w:top w:val="none" w:sz="0" w:space="0" w:color="auto"/>
            <w:left w:val="none" w:sz="0" w:space="0" w:color="auto"/>
            <w:bottom w:val="none" w:sz="0" w:space="0" w:color="auto"/>
            <w:right w:val="none" w:sz="0" w:space="0" w:color="auto"/>
          </w:divBdr>
        </w:div>
        <w:div w:id="897592670">
          <w:marLeft w:val="640"/>
          <w:marRight w:val="0"/>
          <w:marTop w:val="0"/>
          <w:marBottom w:val="0"/>
          <w:divBdr>
            <w:top w:val="none" w:sz="0" w:space="0" w:color="auto"/>
            <w:left w:val="none" w:sz="0" w:space="0" w:color="auto"/>
            <w:bottom w:val="none" w:sz="0" w:space="0" w:color="auto"/>
            <w:right w:val="none" w:sz="0" w:space="0" w:color="auto"/>
          </w:divBdr>
        </w:div>
        <w:div w:id="1026560964">
          <w:marLeft w:val="640"/>
          <w:marRight w:val="0"/>
          <w:marTop w:val="0"/>
          <w:marBottom w:val="0"/>
          <w:divBdr>
            <w:top w:val="none" w:sz="0" w:space="0" w:color="auto"/>
            <w:left w:val="none" w:sz="0" w:space="0" w:color="auto"/>
            <w:bottom w:val="none" w:sz="0" w:space="0" w:color="auto"/>
            <w:right w:val="none" w:sz="0" w:space="0" w:color="auto"/>
          </w:divBdr>
        </w:div>
        <w:div w:id="1032802845">
          <w:marLeft w:val="640"/>
          <w:marRight w:val="0"/>
          <w:marTop w:val="0"/>
          <w:marBottom w:val="0"/>
          <w:divBdr>
            <w:top w:val="none" w:sz="0" w:space="0" w:color="auto"/>
            <w:left w:val="none" w:sz="0" w:space="0" w:color="auto"/>
            <w:bottom w:val="none" w:sz="0" w:space="0" w:color="auto"/>
            <w:right w:val="none" w:sz="0" w:space="0" w:color="auto"/>
          </w:divBdr>
        </w:div>
        <w:div w:id="1076393993">
          <w:marLeft w:val="640"/>
          <w:marRight w:val="0"/>
          <w:marTop w:val="0"/>
          <w:marBottom w:val="0"/>
          <w:divBdr>
            <w:top w:val="none" w:sz="0" w:space="0" w:color="auto"/>
            <w:left w:val="none" w:sz="0" w:space="0" w:color="auto"/>
            <w:bottom w:val="none" w:sz="0" w:space="0" w:color="auto"/>
            <w:right w:val="none" w:sz="0" w:space="0" w:color="auto"/>
          </w:divBdr>
        </w:div>
        <w:div w:id="1097403045">
          <w:marLeft w:val="640"/>
          <w:marRight w:val="0"/>
          <w:marTop w:val="0"/>
          <w:marBottom w:val="0"/>
          <w:divBdr>
            <w:top w:val="none" w:sz="0" w:space="0" w:color="auto"/>
            <w:left w:val="none" w:sz="0" w:space="0" w:color="auto"/>
            <w:bottom w:val="none" w:sz="0" w:space="0" w:color="auto"/>
            <w:right w:val="none" w:sz="0" w:space="0" w:color="auto"/>
          </w:divBdr>
        </w:div>
        <w:div w:id="1153597126">
          <w:marLeft w:val="640"/>
          <w:marRight w:val="0"/>
          <w:marTop w:val="0"/>
          <w:marBottom w:val="0"/>
          <w:divBdr>
            <w:top w:val="none" w:sz="0" w:space="0" w:color="auto"/>
            <w:left w:val="none" w:sz="0" w:space="0" w:color="auto"/>
            <w:bottom w:val="none" w:sz="0" w:space="0" w:color="auto"/>
            <w:right w:val="none" w:sz="0" w:space="0" w:color="auto"/>
          </w:divBdr>
        </w:div>
        <w:div w:id="1222132711">
          <w:marLeft w:val="640"/>
          <w:marRight w:val="0"/>
          <w:marTop w:val="0"/>
          <w:marBottom w:val="0"/>
          <w:divBdr>
            <w:top w:val="none" w:sz="0" w:space="0" w:color="auto"/>
            <w:left w:val="none" w:sz="0" w:space="0" w:color="auto"/>
            <w:bottom w:val="none" w:sz="0" w:space="0" w:color="auto"/>
            <w:right w:val="none" w:sz="0" w:space="0" w:color="auto"/>
          </w:divBdr>
        </w:div>
        <w:div w:id="1234855143">
          <w:marLeft w:val="640"/>
          <w:marRight w:val="0"/>
          <w:marTop w:val="0"/>
          <w:marBottom w:val="0"/>
          <w:divBdr>
            <w:top w:val="none" w:sz="0" w:space="0" w:color="auto"/>
            <w:left w:val="none" w:sz="0" w:space="0" w:color="auto"/>
            <w:bottom w:val="none" w:sz="0" w:space="0" w:color="auto"/>
            <w:right w:val="none" w:sz="0" w:space="0" w:color="auto"/>
          </w:divBdr>
        </w:div>
        <w:div w:id="1333332215">
          <w:marLeft w:val="640"/>
          <w:marRight w:val="0"/>
          <w:marTop w:val="0"/>
          <w:marBottom w:val="0"/>
          <w:divBdr>
            <w:top w:val="none" w:sz="0" w:space="0" w:color="auto"/>
            <w:left w:val="none" w:sz="0" w:space="0" w:color="auto"/>
            <w:bottom w:val="none" w:sz="0" w:space="0" w:color="auto"/>
            <w:right w:val="none" w:sz="0" w:space="0" w:color="auto"/>
          </w:divBdr>
        </w:div>
        <w:div w:id="1358585233">
          <w:marLeft w:val="640"/>
          <w:marRight w:val="0"/>
          <w:marTop w:val="0"/>
          <w:marBottom w:val="0"/>
          <w:divBdr>
            <w:top w:val="none" w:sz="0" w:space="0" w:color="auto"/>
            <w:left w:val="none" w:sz="0" w:space="0" w:color="auto"/>
            <w:bottom w:val="none" w:sz="0" w:space="0" w:color="auto"/>
            <w:right w:val="none" w:sz="0" w:space="0" w:color="auto"/>
          </w:divBdr>
        </w:div>
        <w:div w:id="1367557161">
          <w:marLeft w:val="640"/>
          <w:marRight w:val="0"/>
          <w:marTop w:val="0"/>
          <w:marBottom w:val="0"/>
          <w:divBdr>
            <w:top w:val="none" w:sz="0" w:space="0" w:color="auto"/>
            <w:left w:val="none" w:sz="0" w:space="0" w:color="auto"/>
            <w:bottom w:val="none" w:sz="0" w:space="0" w:color="auto"/>
            <w:right w:val="none" w:sz="0" w:space="0" w:color="auto"/>
          </w:divBdr>
        </w:div>
        <w:div w:id="1414739391">
          <w:marLeft w:val="640"/>
          <w:marRight w:val="0"/>
          <w:marTop w:val="0"/>
          <w:marBottom w:val="0"/>
          <w:divBdr>
            <w:top w:val="none" w:sz="0" w:space="0" w:color="auto"/>
            <w:left w:val="none" w:sz="0" w:space="0" w:color="auto"/>
            <w:bottom w:val="none" w:sz="0" w:space="0" w:color="auto"/>
            <w:right w:val="none" w:sz="0" w:space="0" w:color="auto"/>
          </w:divBdr>
        </w:div>
        <w:div w:id="1443961210">
          <w:marLeft w:val="640"/>
          <w:marRight w:val="0"/>
          <w:marTop w:val="0"/>
          <w:marBottom w:val="0"/>
          <w:divBdr>
            <w:top w:val="none" w:sz="0" w:space="0" w:color="auto"/>
            <w:left w:val="none" w:sz="0" w:space="0" w:color="auto"/>
            <w:bottom w:val="none" w:sz="0" w:space="0" w:color="auto"/>
            <w:right w:val="none" w:sz="0" w:space="0" w:color="auto"/>
          </w:divBdr>
        </w:div>
        <w:div w:id="1464038350">
          <w:marLeft w:val="640"/>
          <w:marRight w:val="0"/>
          <w:marTop w:val="0"/>
          <w:marBottom w:val="0"/>
          <w:divBdr>
            <w:top w:val="none" w:sz="0" w:space="0" w:color="auto"/>
            <w:left w:val="none" w:sz="0" w:space="0" w:color="auto"/>
            <w:bottom w:val="none" w:sz="0" w:space="0" w:color="auto"/>
            <w:right w:val="none" w:sz="0" w:space="0" w:color="auto"/>
          </w:divBdr>
        </w:div>
        <w:div w:id="1509641073">
          <w:marLeft w:val="640"/>
          <w:marRight w:val="0"/>
          <w:marTop w:val="0"/>
          <w:marBottom w:val="0"/>
          <w:divBdr>
            <w:top w:val="none" w:sz="0" w:space="0" w:color="auto"/>
            <w:left w:val="none" w:sz="0" w:space="0" w:color="auto"/>
            <w:bottom w:val="none" w:sz="0" w:space="0" w:color="auto"/>
            <w:right w:val="none" w:sz="0" w:space="0" w:color="auto"/>
          </w:divBdr>
        </w:div>
        <w:div w:id="1547058304">
          <w:marLeft w:val="640"/>
          <w:marRight w:val="0"/>
          <w:marTop w:val="0"/>
          <w:marBottom w:val="0"/>
          <w:divBdr>
            <w:top w:val="none" w:sz="0" w:space="0" w:color="auto"/>
            <w:left w:val="none" w:sz="0" w:space="0" w:color="auto"/>
            <w:bottom w:val="none" w:sz="0" w:space="0" w:color="auto"/>
            <w:right w:val="none" w:sz="0" w:space="0" w:color="auto"/>
          </w:divBdr>
        </w:div>
        <w:div w:id="1549804339">
          <w:marLeft w:val="640"/>
          <w:marRight w:val="0"/>
          <w:marTop w:val="0"/>
          <w:marBottom w:val="0"/>
          <w:divBdr>
            <w:top w:val="none" w:sz="0" w:space="0" w:color="auto"/>
            <w:left w:val="none" w:sz="0" w:space="0" w:color="auto"/>
            <w:bottom w:val="none" w:sz="0" w:space="0" w:color="auto"/>
            <w:right w:val="none" w:sz="0" w:space="0" w:color="auto"/>
          </w:divBdr>
        </w:div>
        <w:div w:id="1577860284">
          <w:marLeft w:val="640"/>
          <w:marRight w:val="0"/>
          <w:marTop w:val="0"/>
          <w:marBottom w:val="0"/>
          <w:divBdr>
            <w:top w:val="none" w:sz="0" w:space="0" w:color="auto"/>
            <w:left w:val="none" w:sz="0" w:space="0" w:color="auto"/>
            <w:bottom w:val="none" w:sz="0" w:space="0" w:color="auto"/>
            <w:right w:val="none" w:sz="0" w:space="0" w:color="auto"/>
          </w:divBdr>
        </w:div>
        <w:div w:id="1596550006">
          <w:marLeft w:val="640"/>
          <w:marRight w:val="0"/>
          <w:marTop w:val="0"/>
          <w:marBottom w:val="0"/>
          <w:divBdr>
            <w:top w:val="none" w:sz="0" w:space="0" w:color="auto"/>
            <w:left w:val="none" w:sz="0" w:space="0" w:color="auto"/>
            <w:bottom w:val="none" w:sz="0" w:space="0" w:color="auto"/>
            <w:right w:val="none" w:sz="0" w:space="0" w:color="auto"/>
          </w:divBdr>
        </w:div>
        <w:div w:id="1602683885">
          <w:marLeft w:val="640"/>
          <w:marRight w:val="0"/>
          <w:marTop w:val="0"/>
          <w:marBottom w:val="0"/>
          <w:divBdr>
            <w:top w:val="none" w:sz="0" w:space="0" w:color="auto"/>
            <w:left w:val="none" w:sz="0" w:space="0" w:color="auto"/>
            <w:bottom w:val="none" w:sz="0" w:space="0" w:color="auto"/>
            <w:right w:val="none" w:sz="0" w:space="0" w:color="auto"/>
          </w:divBdr>
        </w:div>
        <w:div w:id="1630548408">
          <w:marLeft w:val="640"/>
          <w:marRight w:val="0"/>
          <w:marTop w:val="0"/>
          <w:marBottom w:val="0"/>
          <w:divBdr>
            <w:top w:val="none" w:sz="0" w:space="0" w:color="auto"/>
            <w:left w:val="none" w:sz="0" w:space="0" w:color="auto"/>
            <w:bottom w:val="none" w:sz="0" w:space="0" w:color="auto"/>
            <w:right w:val="none" w:sz="0" w:space="0" w:color="auto"/>
          </w:divBdr>
        </w:div>
        <w:div w:id="1688873122">
          <w:marLeft w:val="640"/>
          <w:marRight w:val="0"/>
          <w:marTop w:val="0"/>
          <w:marBottom w:val="0"/>
          <w:divBdr>
            <w:top w:val="none" w:sz="0" w:space="0" w:color="auto"/>
            <w:left w:val="none" w:sz="0" w:space="0" w:color="auto"/>
            <w:bottom w:val="none" w:sz="0" w:space="0" w:color="auto"/>
            <w:right w:val="none" w:sz="0" w:space="0" w:color="auto"/>
          </w:divBdr>
        </w:div>
        <w:div w:id="1695108683">
          <w:marLeft w:val="640"/>
          <w:marRight w:val="0"/>
          <w:marTop w:val="0"/>
          <w:marBottom w:val="0"/>
          <w:divBdr>
            <w:top w:val="none" w:sz="0" w:space="0" w:color="auto"/>
            <w:left w:val="none" w:sz="0" w:space="0" w:color="auto"/>
            <w:bottom w:val="none" w:sz="0" w:space="0" w:color="auto"/>
            <w:right w:val="none" w:sz="0" w:space="0" w:color="auto"/>
          </w:divBdr>
        </w:div>
        <w:div w:id="1719621552">
          <w:marLeft w:val="640"/>
          <w:marRight w:val="0"/>
          <w:marTop w:val="0"/>
          <w:marBottom w:val="0"/>
          <w:divBdr>
            <w:top w:val="none" w:sz="0" w:space="0" w:color="auto"/>
            <w:left w:val="none" w:sz="0" w:space="0" w:color="auto"/>
            <w:bottom w:val="none" w:sz="0" w:space="0" w:color="auto"/>
            <w:right w:val="none" w:sz="0" w:space="0" w:color="auto"/>
          </w:divBdr>
        </w:div>
        <w:div w:id="1784421259">
          <w:marLeft w:val="640"/>
          <w:marRight w:val="0"/>
          <w:marTop w:val="0"/>
          <w:marBottom w:val="0"/>
          <w:divBdr>
            <w:top w:val="none" w:sz="0" w:space="0" w:color="auto"/>
            <w:left w:val="none" w:sz="0" w:space="0" w:color="auto"/>
            <w:bottom w:val="none" w:sz="0" w:space="0" w:color="auto"/>
            <w:right w:val="none" w:sz="0" w:space="0" w:color="auto"/>
          </w:divBdr>
        </w:div>
        <w:div w:id="1828133343">
          <w:marLeft w:val="640"/>
          <w:marRight w:val="0"/>
          <w:marTop w:val="0"/>
          <w:marBottom w:val="0"/>
          <w:divBdr>
            <w:top w:val="none" w:sz="0" w:space="0" w:color="auto"/>
            <w:left w:val="none" w:sz="0" w:space="0" w:color="auto"/>
            <w:bottom w:val="none" w:sz="0" w:space="0" w:color="auto"/>
            <w:right w:val="none" w:sz="0" w:space="0" w:color="auto"/>
          </w:divBdr>
        </w:div>
        <w:div w:id="1851406509">
          <w:marLeft w:val="640"/>
          <w:marRight w:val="0"/>
          <w:marTop w:val="0"/>
          <w:marBottom w:val="0"/>
          <w:divBdr>
            <w:top w:val="none" w:sz="0" w:space="0" w:color="auto"/>
            <w:left w:val="none" w:sz="0" w:space="0" w:color="auto"/>
            <w:bottom w:val="none" w:sz="0" w:space="0" w:color="auto"/>
            <w:right w:val="none" w:sz="0" w:space="0" w:color="auto"/>
          </w:divBdr>
        </w:div>
        <w:div w:id="1858232875">
          <w:marLeft w:val="640"/>
          <w:marRight w:val="0"/>
          <w:marTop w:val="0"/>
          <w:marBottom w:val="0"/>
          <w:divBdr>
            <w:top w:val="none" w:sz="0" w:space="0" w:color="auto"/>
            <w:left w:val="none" w:sz="0" w:space="0" w:color="auto"/>
            <w:bottom w:val="none" w:sz="0" w:space="0" w:color="auto"/>
            <w:right w:val="none" w:sz="0" w:space="0" w:color="auto"/>
          </w:divBdr>
        </w:div>
        <w:div w:id="1914003213">
          <w:marLeft w:val="640"/>
          <w:marRight w:val="0"/>
          <w:marTop w:val="0"/>
          <w:marBottom w:val="0"/>
          <w:divBdr>
            <w:top w:val="none" w:sz="0" w:space="0" w:color="auto"/>
            <w:left w:val="none" w:sz="0" w:space="0" w:color="auto"/>
            <w:bottom w:val="none" w:sz="0" w:space="0" w:color="auto"/>
            <w:right w:val="none" w:sz="0" w:space="0" w:color="auto"/>
          </w:divBdr>
        </w:div>
        <w:div w:id="2023242415">
          <w:marLeft w:val="640"/>
          <w:marRight w:val="0"/>
          <w:marTop w:val="0"/>
          <w:marBottom w:val="0"/>
          <w:divBdr>
            <w:top w:val="none" w:sz="0" w:space="0" w:color="auto"/>
            <w:left w:val="none" w:sz="0" w:space="0" w:color="auto"/>
            <w:bottom w:val="none" w:sz="0" w:space="0" w:color="auto"/>
            <w:right w:val="none" w:sz="0" w:space="0" w:color="auto"/>
          </w:divBdr>
        </w:div>
        <w:div w:id="2038962734">
          <w:marLeft w:val="640"/>
          <w:marRight w:val="0"/>
          <w:marTop w:val="0"/>
          <w:marBottom w:val="0"/>
          <w:divBdr>
            <w:top w:val="none" w:sz="0" w:space="0" w:color="auto"/>
            <w:left w:val="none" w:sz="0" w:space="0" w:color="auto"/>
            <w:bottom w:val="none" w:sz="0" w:space="0" w:color="auto"/>
            <w:right w:val="none" w:sz="0" w:space="0" w:color="auto"/>
          </w:divBdr>
        </w:div>
        <w:div w:id="2106533139">
          <w:marLeft w:val="640"/>
          <w:marRight w:val="0"/>
          <w:marTop w:val="0"/>
          <w:marBottom w:val="0"/>
          <w:divBdr>
            <w:top w:val="none" w:sz="0" w:space="0" w:color="auto"/>
            <w:left w:val="none" w:sz="0" w:space="0" w:color="auto"/>
            <w:bottom w:val="none" w:sz="0" w:space="0" w:color="auto"/>
            <w:right w:val="none" w:sz="0" w:space="0" w:color="auto"/>
          </w:divBdr>
        </w:div>
        <w:div w:id="2120758345">
          <w:marLeft w:val="640"/>
          <w:marRight w:val="0"/>
          <w:marTop w:val="0"/>
          <w:marBottom w:val="0"/>
          <w:divBdr>
            <w:top w:val="none" w:sz="0" w:space="0" w:color="auto"/>
            <w:left w:val="none" w:sz="0" w:space="0" w:color="auto"/>
            <w:bottom w:val="none" w:sz="0" w:space="0" w:color="auto"/>
            <w:right w:val="none" w:sz="0" w:space="0" w:color="auto"/>
          </w:divBdr>
        </w:div>
      </w:divsChild>
    </w:div>
    <w:div w:id="136261827">
      <w:bodyDiv w:val="1"/>
      <w:marLeft w:val="0"/>
      <w:marRight w:val="0"/>
      <w:marTop w:val="0"/>
      <w:marBottom w:val="0"/>
      <w:divBdr>
        <w:top w:val="none" w:sz="0" w:space="0" w:color="auto"/>
        <w:left w:val="none" w:sz="0" w:space="0" w:color="auto"/>
        <w:bottom w:val="none" w:sz="0" w:space="0" w:color="auto"/>
        <w:right w:val="none" w:sz="0" w:space="0" w:color="auto"/>
      </w:divBdr>
      <w:divsChild>
        <w:div w:id="157234821">
          <w:marLeft w:val="640"/>
          <w:marRight w:val="0"/>
          <w:marTop w:val="0"/>
          <w:marBottom w:val="0"/>
          <w:divBdr>
            <w:top w:val="none" w:sz="0" w:space="0" w:color="auto"/>
            <w:left w:val="none" w:sz="0" w:space="0" w:color="auto"/>
            <w:bottom w:val="none" w:sz="0" w:space="0" w:color="auto"/>
            <w:right w:val="none" w:sz="0" w:space="0" w:color="auto"/>
          </w:divBdr>
        </w:div>
        <w:div w:id="181283593">
          <w:marLeft w:val="640"/>
          <w:marRight w:val="0"/>
          <w:marTop w:val="0"/>
          <w:marBottom w:val="0"/>
          <w:divBdr>
            <w:top w:val="none" w:sz="0" w:space="0" w:color="auto"/>
            <w:left w:val="none" w:sz="0" w:space="0" w:color="auto"/>
            <w:bottom w:val="none" w:sz="0" w:space="0" w:color="auto"/>
            <w:right w:val="none" w:sz="0" w:space="0" w:color="auto"/>
          </w:divBdr>
        </w:div>
        <w:div w:id="194002843">
          <w:marLeft w:val="640"/>
          <w:marRight w:val="0"/>
          <w:marTop w:val="0"/>
          <w:marBottom w:val="0"/>
          <w:divBdr>
            <w:top w:val="none" w:sz="0" w:space="0" w:color="auto"/>
            <w:left w:val="none" w:sz="0" w:space="0" w:color="auto"/>
            <w:bottom w:val="none" w:sz="0" w:space="0" w:color="auto"/>
            <w:right w:val="none" w:sz="0" w:space="0" w:color="auto"/>
          </w:divBdr>
        </w:div>
        <w:div w:id="456293993">
          <w:marLeft w:val="640"/>
          <w:marRight w:val="0"/>
          <w:marTop w:val="0"/>
          <w:marBottom w:val="0"/>
          <w:divBdr>
            <w:top w:val="none" w:sz="0" w:space="0" w:color="auto"/>
            <w:left w:val="none" w:sz="0" w:space="0" w:color="auto"/>
            <w:bottom w:val="none" w:sz="0" w:space="0" w:color="auto"/>
            <w:right w:val="none" w:sz="0" w:space="0" w:color="auto"/>
          </w:divBdr>
        </w:div>
        <w:div w:id="527330559">
          <w:marLeft w:val="640"/>
          <w:marRight w:val="0"/>
          <w:marTop w:val="0"/>
          <w:marBottom w:val="0"/>
          <w:divBdr>
            <w:top w:val="none" w:sz="0" w:space="0" w:color="auto"/>
            <w:left w:val="none" w:sz="0" w:space="0" w:color="auto"/>
            <w:bottom w:val="none" w:sz="0" w:space="0" w:color="auto"/>
            <w:right w:val="none" w:sz="0" w:space="0" w:color="auto"/>
          </w:divBdr>
        </w:div>
        <w:div w:id="589890148">
          <w:marLeft w:val="640"/>
          <w:marRight w:val="0"/>
          <w:marTop w:val="0"/>
          <w:marBottom w:val="0"/>
          <w:divBdr>
            <w:top w:val="none" w:sz="0" w:space="0" w:color="auto"/>
            <w:left w:val="none" w:sz="0" w:space="0" w:color="auto"/>
            <w:bottom w:val="none" w:sz="0" w:space="0" w:color="auto"/>
            <w:right w:val="none" w:sz="0" w:space="0" w:color="auto"/>
          </w:divBdr>
        </w:div>
        <w:div w:id="817384965">
          <w:marLeft w:val="640"/>
          <w:marRight w:val="0"/>
          <w:marTop w:val="0"/>
          <w:marBottom w:val="0"/>
          <w:divBdr>
            <w:top w:val="none" w:sz="0" w:space="0" w:color="auto"/>
            <w:left w:val="none" w:sz="0" w:space="0" w:color="auto"/>
            <w:bottom w:val="none" w:sz="0" w:space="0" w:color="auto"/>
            <w:right w:val="none" w:sz="0" w:space="0" w:color="auto"/>
          </w:divBdr>
        </w:div>
        <w:div w:id="896933796">
          <w:marLeft w:val="640"/>
          <w:marRight w:val="0"/>
          <w:marTop w:val="0"/>
          <w:marBottom w:val="0"/>
          <w:divBdr>
            <w:top w:val="none" w:sz="0" w:space="0" w:color="auto"/>
            <w:left w:val="none" w:sz="0" w:space="0" w:color="auto"/>
            <w:bottom w:val="none" w:sz="0" w:space="0" w:color="auto"/>
            <w:right w:val="none" w:sz="0" w:space="0" w:color="auto"/>
          </w:divBdr>
        </w:div>
        <w:div w:id="920674072">
          <w:marLeft w:val="640"/>
          <w:marRight w:val="0"/>
          <w:marTop w:val="0"/>
          <w:marBottom w:val="0"/>
          <w:divBdr>
            <w:top w:val="none" w:sz="0" w:space="0" w:color="auto"/>
            <w:left w:val="none" w:sz="0" w:space="0" w:color="auto"/>
            <w:bottom w:val="none" w:sz="0" w:space="0" w:color="auto"/>
            <w:right w:val="none" w:sz="0" w:space="0" w:color="auto"/>
          </w:divBdr>
        </w:div>
        <w:div w:id="921063308">
          <w:marLeft w:val="640"/>
          <w:marRight w:val="0"/>
          <w:marTop w:val="0"/>
          <w:marBottom w:val="0"/>
          <w:divBdr>
            <w:top w:val="none" w:sz="0" w:space="0" w:color="auto"/>
            <w:left w:val="none" w:sz="0" w:space="0" w:color="auto"/>
            <w:bottom w:val="none" w:sz="0" w:space="0" w:color="auto"/>
            <w:right w:val="none" w:sz="0" w:space="0" w:color="auto"/>
          </w:divBdr>
        </w:div>
        <w:div w:id="946930321">
          <w:marLeft w:val="640"/>
          <w:marRight w:val="0"/>
          <w:marTop w:val="0"/>
          <w:marBottom w:val="0"/>
          <w:divBdr>
            <w:top w:val="none" w:sz="0" w:space="0" w:color="auto"/>
            <w:left w:val="none" w:sz="0" w:space="0" w:color="auto"/>
            <w:bottom w:val="none" w:sz="0" w:space="0" w:color="auto"/>
            <w:right w:val="none" w:sz="0" w:space="0" w:color="auto"/>
          </w:divBdr>
        </w:div>
        <w:div w:id="1024861306">
          <w:marLeft w:val="640"/>
          <w:marRight w:val="0"/>
          <w:marTop w:val="0"/>
          <w:marBottom w:val="0"/>
          <w:divBdr>
            <w:top w:val="none" w:sz="0" w:space="0" w:color="auto"/>
            <w:left w:val="none" w:sz="0" w:space="0" w:color="auto"/>
            <w:bottom w:val="none" w:sz="0" w:space="0" w:color="auto"/>
            <w:right w:val="none" w:sz="0" w:space="0" w:color="auto"/>
          </w:divBdr>
        </w:div>
        <w:div w:id="1098984153">
          <w:marLeft w:val="640"/>
          <w:marRight w:val="0"/>
          <w:marTop w:val="0"/>
          <w:marBottom w:val="0"/>
          <w:divBdr>
            <w:top w:val="none" w:sz="0" w:space="0" w:color="auto"/>
            <w:left w:val="none" w:sz="0" w:space="0" w:color="auto"/>
            <w:bottom w:val="none" w:sz="0" w:space="0" w:color="auto"/>
            <w:right w:val="none" w:sz="0" w:space="0" w:color="auto"/>
          </w:divBdr>
        </w:div>
        <w:div w:id="1130053885">
          <w:marLeft w:val="640"/>
          <w:marRight w:val="0"/>
          <w:marTop w:val="0"/>
          <w:marBottom w:val="0"/>
          <w:divBdr>
            <w:top w:val="none" w:sz="0" w:space="0" w:color="auto"/>
            <w:left w:val="none" w:sz="0" w:space="0" w:color="auto"/>
            <w:bottom w:val="none" w:sz="0" w:space="0" w:color="auto"/>
            <w:right w:val="none" w:sz="0" w:space="0" w:color="auto"/>
          </w:divBdr>
        </w:div>
        <w:div w:id="1244532895">
          <w:marLeft w:val="640"/>
          <w:marRight w:val="0"/>
          <w:marTop w:val="0"/>
          <w:marBottom w:val="0"/>
          <w:divBdr>
            <w:top w:val="none" w:sz="0" w:space="0" w:color="auto"/>
            <w:left w:val="none" w:sz="0" w:space="0" w:color="auto"/>
            <w:bottom w:val="none" w:sz="0" w:space="0" w:color="auto"/>
            <w:right w:val="none" w:sz="0" w:space="0" w:color="auto"/>
          </w:divBdr>
        </w:div>
        <w:div w:id="1279675268">
          <w:marLeft w:val="640"/>
          <w:marRight w:val="0"/>
          <w:marTop w:val="0"/>
          <w:marBottom w:val="0"/>
          <w:divBdr>
            <w:top w:val="none" w:sz="0" w:space="0" w:color="auto"/>
            <w:left w:val="none" w:sz="0" w:space="0" w:color="auto"/>
            <w:bottom w:val="none" w:sz="0" w:space="0" w:color="auto"/>
            <w:right w:val="none" w:sz="0" w:space="0" w:color="auto"/>
          </w:divBdr>
        </w:div>
        <w:div w:id="1330524045">
          <w:marLeft w:val="640"/>
          <w:marRight w:val="0"/>
          <w:marTop w:val="0"/>
          <w:marBottom w:val="0"/>
          <w:divBdr>
            <w:top w:val="none" w:sz="0" w:space="0" w:color="auto"/>
            <w:left w:val="none" w:sz="0" w:space="0" w:color="auto"/>
            <w:bottom w:val="none" w:sz="0" w:space="0" w:color="auto"/>
            <w:right w:val="none" w:sz="0" w:space="0" w:color="auto"/>
          </w:divBdr>
        </w:div>
        <w:div w:id="1374883077">
          <w:marLeft w:val="640"/>
          <w:marRight w:val="0"/>
          <w:marTop w:val="0"/>
          <w:marBottom w:val="0"/>
          <w:divBdr>
            <w:top w:val="none" w:sz="0" w:space="0" w:color="auto"/>
            <w:left w:val="none" w:sz="0" w:space="0" w:color="auto"/>
            <w:bottom w:val="none" w:sz="0" w:space="0" w:color="auto"/>
            <w:right w:val="none" w:sz="0" w:space="0" w:color="auto"/>
          </w:divBdr>
        </w:div>
        <w:div w:id="1399355486">
          <w:marLeft w:val="640"/>
          <w:marRight w:val="0"/>
          <w:marTop w:val="0"/>
          <w:marBottom w:val="0"/>
          <w:divBdr>
            <w:top w:val="none" w:sz="0" w:space="0" w:color="auto"/>
            <w:left w:val="none" w:sz="0" w:space="0" w:color="auto"/>
            <w:bottom w:val="none" w:sz="0" w:space="0" w:color="auto"/>
            <w:right w:val="none" w:sz="0" w:space="0" w:color="auto"/>
          </w:divBdr>
        </w:div>
        <w:div w:id="1405491362">
          <w:marLeft w:val="640"/>
          <w:marRight w:val="0"/>
          <w:marTop w:val="0"/>
          <w:marBottom w:val="0"/>
          <w:divBdr>
            <w:top w:val="none" w:sz="0" w:space="0" w:color="auto"/>
            <w:left w:val="none" w:sz="0" w:space="0" w:color="auto"/>
            <w:bottom w:val="none" w:sz="0" w:space="0" w:color="auto"/>
            <w:right w:val="none" w:sz="0" w:space="0" w:color="auto"/>
          </w:divBdr>
        </w:div>
        <w:div w:id="1505825782">
          <w:marLeft w:val="640"/>
          <w:marRight w:val="0"/>
          <w:marTop w:val="0"/>
          <w:marBottom w:val="0"/>
          <w:divBdr>
            <w:top w:val="none" w:sz="0" w:space="0" w:color="auto"/>
            <w:left w:val="none" w:sz="0" w:space="0" w:color="auto"/>
            <w:bottom w:val="none" w:sz="0" w:space="0" w:color="auto"/>
            <w:right w:val="none" w:sz="0" w:space="0" w:color="auto"/>
          </w:divBdr>
        </w:div>
        <w:div w:id="1516068823">
          <w:marLeft w:val="640"/>
          <w:marRight w:val="0"/>
          <w:marTop w:val="0"/>
          <w:marBottom w:val="0"/>
          <w:divBdr>
            <w:top w:val="none" w:sz="0" w:space="0" w:color="auto"/>
            <w:left w:val="none" w:sz="0" w:space="0" w:color="auto"/>
            <w:bottom w:val="none" w:sz="0" w:space="0" w:color="auto"/>
            <w:right w:val="none" w:sz="0" w:space="0" w:color="auto"/>
          </w:divBdr>
        </w:div>
        <w:div w:id="1612005108">
          <w:marLeft w:val="640"/>
          <w:marRight w:val="0"/>
          <w:marTop w:val="0"/>
          <w:marBottom w:val="0"/>
          <w:divBdr>
            <w:top w:val="none" w:sz="0" w:space="0" w:color="auto"/>
            <w:left w:val="none" w:sz="0" w:space="0" w:color="auto"/>
            <w:bottom w:val="none" w:sz="0" w:space="0" w:color="auto"/>
            <w:right w:val="none" w:sz="0" w:space="0" w:color="auto"/>
          </w:divBdr>
        </w:div>
        <w:div w:id="2001276597">
          <w:marLeft w:val="640"/>
          <w:marRight w:val="0"/>
          <w:marTop w:val="0"/>
          <w:marBottom w:val="0"/>
          <w:divBdr>
            <w:top w:val="none" w:sz="0" w:space="0" w:color="auto"/>
            <w:left w:val="none" w:sz="0" w:space="0" w:color="auto"/>
            <w:bottom w:val="none" w:sz="0" w:space="0" w:color="auto"/>
            <w:right w:val="none" w:sz="0" w:space="0" w:color="auto"/>
          </w:divBdr>
        </w:div>
        <w:div w:id="2051178280">
          <w:marLeft w:val="640"/>
          <w:marRight w:val="0"/>
          <w:marTop w:val="0"/>
          <w:marBottom w:val="0"/>
          <w:divBdr>
            <w:top w:val="none" w:sz="0" w:space="0" w:color="auto"/>
            <w:left w:val="none" w:sz="0" w:space="0" w:color="auto"/>
            <w:bottom w:val="none" w:sz="0" w:space="0" w:color="auto"/>
            <w:right w:val="none" w:sz="0" w:space="0" w:color="auto"/>
          </w:divBdr>
        </w:div>
        <w:div w:id="2093307596">
          <w:marLeft w:val="640"/>
          <w:marRight w:val="0"/>
          <w:marTop w:val="0"/>
          <w:marBottom w:val="0"/>
          <w:divBdr>
            <w:top w:val="none" w:sz="0" w:space="0" w:color="auto"/>
            <w:left w:val="none" w:sz="0" w:space="0" w:color="auto"/>
            <w:bottom w:val="none" w:sz="0" w:space="0" w:color="auto"/>
            <w:right w:val="none" w:sz="0" w:space="0" w:color="auto"/>
          </w:divBdr>
        </w:div>
        <w:div w:id="2117169564">
          <w:marLeft w:val="640"/>
          <w:marRight w:val="0"/>
          <w:marTop w:val="0"/>
          <w:marBottom w:val="0"/>
          <w:divBdr>
            <w:top w:val="none" w:sz="0" w:space="0" w:color="auto"/>
            <w:left w:val="none" w:sz="0" w:space="0" w:color="auto"/>
            <w:bottom w:val="none" w:sz="0" w:space="0" w:color="auto"/>
            <w:right w:val="none" w:sz="0" w:space="0" w:color="auto"/>
          </w:divBdr>
        </w:div>
      </w:divsChild>
    </w:div>
    <w:div w:id="138347338">
      <w:bodyDiv w:val="1"/>
      <w:marLeft w:val="0"/>
      <w:marRight w:val="0"/>
      <w:marTop w:val="0"/>
      <w:marBottom w:val="0"/>
      <w:divBdr>
        <w:top w:val="none" w:sz="0" w:space="0" w:color="auto"/>
        <w:left w:val="none" w:sz="0" w:space="0" w:color="auto"/>
        <w:bottom w:val="none" w:sz="0" w:space="0" w:color="auto"/>
        <w:right w:val="none" w:sz="0" w:space="0" w:color="auto"/>
      </w:divBdr>
    </w:div>
    <w:div w:id="148134789">
      <w:bodyDiv w:val="1"/>
      <w:marLeft w:val="0"/>
      <w:marRight w:val="0"/>
      <w:marTop w:val="0"/>
      <w:marBottom w:val="0"/>
      <w:divBdr>
        <w:top w:val="none" w:sz="0" w:space="0" w:color="auto"/>
        <w:left w:val="none" w:sz="0" w:space="0" w:color="auto"/>
        <w:bottom w:val="none" w:sz="0" w:space="0" w:color="auto"/>
        <w:right w:val="none" w:sz="0" w:space="0" w:color="auto"/>
      </w:divBdr>
      <w:divsChild>
        <w:div w:id="94593711">
          <w:marLeft w:val="640"/>
          <w:marRight w:val="0"/>
          <w:marTop w:val="0"/>
          <w:marBottom w:val="0"/>
          <w:divBdr>
            <w:top w:val="none" w:sz="0" w:space="0" w:color="auto"/>
            <w:left w:val="none" w:sz="0" w:space="0" w:color="auto"/>
            <w:bottom w:val="none" w:sz="0" w:space="0" w:color="auto"/>
            <w:right w:val="none" w:sz="0" w:space="0" w:color="auto"/>
          </w:divBdr>
        </w:div>
        <w:div w:id="155265864">
          <w:marLeft w:val="640"/>
          <w:marRight w:val="0"/>
          <w:marTop w:val="0"/>
          <w:marBottom w:val="0"/>
          <w:divBdr>
            <w:top w:val="none" w:sz="0" w:space="0" w:color="auto"/>
            <w:left w:val="none" w:sz="0" w:space="0" w:color="auto"/>
            <w:bottom w:val="none" w:sz="0" w:space="0" w:color="auto"/>
            <w:right w:val="none" w:sz="0" w:space="0" w:color="auto"/>
          </w:divBdr>
        </w:div>
        <w:div w:id="191310330">
          <w:marLeft w:val="640"/>
          <w:marRight w:val="0"/>
          <w:marTop w:val="0"/>
          <w:marBottom w:val="0"/>
          <w:divBdr>
            <w:top w:val="none" w:sz="0" w:space="0" w:color="auto"/>
            <w:left w:val="none" w:sz="0" w:space="0" w:color="auto"/>
            <w:bottom w:val="none" w:sz="0" w:space="0" w:color="auto"/>
            <w:right w:val="none" w:sz="0" w:space="0" w:color="auto"/>
          </w:divBdr>
        </w:div>
        <w:div w:id="231307384">
          <w:marLeft w:val="640"/>
          <w:marRight w:val="0"/>
          <w:marTop w:val="0"/>
          <w:marBottom w:val="0"/>
          <w:divBdr>
            <w:top w:val="none" w:sz="0" w:space="0" w:color="auto"/>
            <w:left w:val="none" w:sz="0" w:space="0" w:color="auto"/>
            <w:bottom w:val="none" w:sz="0" w:space="0" w:color="auto"/>
            <w:right w:val="none" w:sz="0" w:space="0" w:color="auto"/>
          </w:divBdr>
        </w:div>
        <w:div w:id="245113149">
          <w:marLeft w:val="640"/>
          <w:marRight w:val="0"/>
          <w:marTop w:val="0"/>
          <w:marBottom w:val="0"/>
          <w:divBdr>
            <w:top w:val="none" w:sz="0" w:space="0" w:color="auto"/>
            <w:left w:val="none" w:sz="0" w:space="0" w:color="auto"/>
            <w:bottom w:val="none" w:sz="0" w:space="0" w:color="auto"/>
            <w:right w:val="none" w:sz="0" w:space="0" w:color="auto"/>
          </w:divBdr>
        </w:div>
        <w:div w:id="318308637">
          <w:marLeft w:val="640"/>
          <w:marRight w:val="0"/>
          <w:marTop w:val="0"/>
          <w:marBottom w:val="0"/>
          <w:divBdr>
            <w:top w:val="none" w:sz="0" w:space="0" w:color="auto"/>
            <w:left w:val="none" w:sz="0" w:space="0" w:color="auto"/>
            <w:bottom w:val="none" w:sz="0" w:space="0" w:color="auto"/>
            <w:right w:val="none" w:sz="0" w:space="0" w:color="auto"/>
          </w:divBdr>
        </w:div>
        <w:div w:id="386536259">
          <w:marLeft w:val="640"/>
          <w:marRight w:val="0"/>
          <w:marTop w:val="0"/>
          <w:marBottom w:val="0"/>
          <w:divBdr>
            <w:top w:val="none" w:sz="0" w:space="0" w:color="auto"/>
            <w:left w:val="none" w:sz="0" w:space="0" w:color="auto"/>
            <w:bottom w:val="none" w:sz="0" w:space="0" w:color="auto"/>
            <w:right w:val="none" w:sz="0" w:space="0" w:color="auto"/>
          </w:divBdr>
        </w:div>
        <w:div w:id="455489202">
          <w:marLeft w:val="640"/>
          <w:marRight w:val="0"/>
          <w:marTop w:val="0"/>
          <w:marBottom w:val="0"/>
          <w:divBdr>
            <w:top w:val="none" w:sz="0" w:space="0" w:color="auto"/>
            <w:left w:val="none" w:sz="0" w:space="0" w:color="auto"/>
            <w:bottom w:val="none" w:sz="0" w:space="0" w:color="auto"/>
            <w:right w:val="none" w:sz="0" w:space="0" w:color="auto"/>
          </w:divBdr>
        </w:div>
        <w:div w:id="484395918">
          <w:marLeft w:val="640"/>
          <w:marRight w:val="0"/>
          <w:marTop w:val="0"/>
          <w:marBottom w:val="0"/>
          <w:divBdr>
            <w:top w:val="none" w:sz="0" w:space="0" w:color="auto"/>
            <w:left w:val="none" w:sz="0" w:space="0" w:color="auto"/>
            <w:bottom w:val="none" w:sz="0" w:space="0" w:color="auto"/>
            <w:right w:val="none" w:sz="0" w:space="0" w:color="auto"/>
          </w:divBdr>
        </w:div>
        <w:div w:id="494493602">
          <w:marLeft w:val="640"/>
          <w:marRight w:val="0"/>
          <w:marTop w:val="0"/>
          <w:marBottom w:val="0"/>
          <w:divBdr>
            <w:top w:val="none" w:sz="0" w:space="0" w:color="auto"/>
            <w:left w:val="none" w:sz="0" w:space="0" w:color="auto"/>
            <w:bottom w:val="none" w:sz="0" w:space="0" w:color="auto"/>
            <w:right w:val="none" w:sz="0" w:space="0" w:color="auto"/>
          </w:divBdr>
        </w:div>
        <w:div w:id="550121281">
          <w:marLeft w:val="640"/>
          <w:marRight w:val="0"/>
          <w:marTop w:val="0"/>
          <w:marBottom w:val="0"/>
          <w:divBdr>
            <w:top w:val="none" w:sz="0" w:space="0" w:color="auto"/>
            <w:left w:val="none" w:sz="0" w:space="0" w:color="auto"/>
            <w:bottom w:val="none" w:sz="0" w:space="0" w:color="auto"/>
            <w:right w:val="none" w:sz="0" w:space="0" w:color="auto"/>
          </w:divBdr>
        </w:div>
        <w:div w:id="561478976">
          <w:marLeft w:val="640"/>
          <w:marRight w:val="0"/>
          <w:marTop w:val="0"/>
          <w:marBottom w:val="0"/>
          <w:divBdr>
            <w:top w:val="none" w:sz="0" w:space="0" w:color="auto"/>
            <w:left w:val="none" w:sz="0" w:space="0" w:color="auto"/>
            <w:bottom w:val="none" w:sz="0" w:space="0" w:color="auto"/>
            <w:right w:val="none" w:sz="0" w:space="0" w:color="auto"/>
          </w:divBdr>
        </w:div>
        <w:div w:id="572281213">
          <w:marLeft w:val="640"/>
          <w:marRight w:val="0"/>
          <w:marTop w:val="0"/>
          <w:marBottom w:val="0"/>
          <w:divBdr>
            <w:top w:val="none" w:sz="0" w:space="0" w:color="auto"/>
            <w:left w:val="none" w:sz="0" w:space="0" w:color="auto"/>
            <w:bottom w:val="none" w:sz="0" w:space="0" w:color="auto"/>
            <w:right w:val="none" w:sz="0" w:space="0" w:color="auto"/>
          </w:divBdr>
        </w:div>
        <w:div w:id="573859894">
          <w:marLeft w:val="640"/>
          <w:marRight w:val="0"/>
          <w:marTop w:val="0"/>
          <w:marBottom w:val="0"/>
          <w:divBdr>
            <w:top w:val="none" w:sz="0" w:space="0" w:color="auto"/>
            <w:left w:val="none" w:sz="0" w:space="0" w:color="auto"/>
            <w:bottom w:val="none" w:sz="0" w:space="0" w:color="auto"/>
            <w:right w:val="none" w:sz="0" w:space="0" w:color="auto"/>
          </w:divBdr>
        </w:div>
        <w:div w:id="579683197">
          <w:marLeft w:val="640"/>
          <w:marRight w:val="0"/>
          <w:marTop w:val="0"/>
          <w:marBottom w:val="0"/>
          <w:divBdr>
            <w:top w:val="none" w:sz="0" w:space="0" w:color="auto"/>
            <w:left w:val="none" w:sz="0" w:space="0" w:color="auto"/>
            <w:bottom w:val="none" w:sz="0" w:space="0" w:color="auto"/>
            <w:right w:val="none" w:sz="0" w:space="0" w:color="auto"/>
          </w:divBdr>
        </w:div>
        <w:div w:id="580339118">
          <w:marLeft w:val="640"/>
          <w:marRight w:val="0"/>
          <w:marTop w:val="0"/>
          <w:marBottom w:val="0"/>
          <w:divBdr>
            <w:top w:val="none" w:sz="0" w:space="0" w:color="auto"/>
            <w:left w:val="none" w:sz="0" w:space="0" w:color="auto"/>
            <w:bottom w:val="none" w:sz="0" w:space="0" w:color="auto"/>
            <w:right w:val="none" w:sz="0" w:space="0" w:color="auto"/>
          </w:divBdr>
        </w:div>
        <w:div w:id="621814327">
          <w:marLeft w:val="640"/>
          <w:marRight w:val="0"/>
          <w:marTop w:val="0"/>
          <w:marBottom w:val="0"/>
          <w:divBdr>
            <w:top w:val="none" w:sz="0" w:space="0" w:color="auto"/>
            <w:left w:val="none" w:sz="0" w:space="0" w:color="auto"/>
            <w:bottom w:val="none" w:sz="0" w:space="0" w:color="auto"/>
            <w:right w:val="none" w:sz="0" w:space="0" w:color="auto"/>
          </w:divBdr>
        </w:div>
        <w:div w:id="634219372">
          <w:marLeft w:val="640"/>
          <w:marRight w:val="0"/>
          <w:marTop w:val="0"/>
          <w:marBottom w:val="0"/>
          <w:divBdr>
            <w:top w:val="none" w:sz="0" w:space="0" w:color="auto"/>
            <w:left w:val="none" w:sz="0" w:space="0" w:color="auto"/>
            <w:bottom w:val="none" w:sz="0" w:space="0" w:color="auto"/>
            <w:right w:val="none" w:sz="0" w:space="0" w:color="auto"/>
          </w:divBdr>
        </w:div>
        <w:div w:id="691301088">
          <w:marLeft w:val="640"/>
          <w:marRight w:val="0"/>
          <w:marTop w:val="0"/>
          <w:marBottom w:val="0"/>
          <w:divBdr>
            <w:top w:val="none" w:sz="0" w:space="0" w:color="auto"/>
            <w:left w:val="none" w:sz="0" w:space="0" w:color="auto"/>
            <w:bottom w:val="none" w:sz="0" w:space="0" w:color="auto"/>
            <w:right w:val="none" w:sz="0" w:space="0" w:color="auto"/>
          </w:divBdr>
        </w:div>
        <w:div w:id="761949779">
          <w:marLeft w:val="640"/>
          <w:marRight w:val="0"/>
          <w:marTop w:val="0"/>
          <w:marBottom w:val="0"/>
          <w:divBdr>
            <w:top w:val="none" w:sz="0" w:space="0" w:color="auto"/>
            <w:left w:val="none" w:sz="0" w:space="0" w:color="auto"/>
            <w:bottom w:val="none" w:sz="0" w:space="0" w:color="auto"/>
            <w:right w:val="none" w:sz="0" w:space="0" w:color="auto"/>
          </w:divBdr>
        </w:div>
        <w:div w:id="788939625">
          <w:marLeft w:val="640"/>
          <w:marRight w:val="0"/>
          <w:marTop w:val="0"/>
          <w:marBottom w:val="0"/>
          <w:divBdr>
            <w:top w:val="none" w:sz="0" w:space="0" w:color="auto"/>
            <w:left w:val="none" w:sz="0" w:space="0" w:color="auto"/>
            <w:bottom w:val="none" w:sz="0" w:space="0" w:color="auto"/>
            <w:right w:val="none" w:sz="0" w:space="0" w:color="auto"/>
          </w:divBdr>
        </w:div>
        <w:div w:id="841624428">
          <w:marLeft w:val="640"/>
          <w:marRight w:val="0"/>
          <w:marTop w:val="0"/>
          <w:marBottom w:val="0"/>
          <w:divBdr>
            <w:top w:val="none" w:sz="0" w:space="0" w:color="auto"/>
            <w:left w:val="none" w:sz="0" w:space="0" w:color="auto"/>
            <w:bottom w:val="none" w:sz="0" w:space="0" w:color="auto"/>
            <w:right w:val="none" w:sz="0" w:space="0" w:color="auto"/>
          </w:divBdr>
        </w:div>
        <w:div w:id="873229086">
          <w:marLeft w:val="640"/>
          <w:marRight w:val="0"/>
          <w:marTop w:val="0"/>
          <w:marBottom w:val="0"/>
          <w:divBdr>
            <w:top w:val="none" w:sz="0" w:space="0" w:color="auto"/>
            <w:left w:val="none" w:sz="0" w:space="0" w:color="auto"/>
            <w:bottom w:val="none" w:sz="0" w:space="0" w:color="auto"/>
            <w:right w:val="none" w:sz="0" w:space="0" w:color="auto"/>
          </w:divBdr>
        </w:div>
        <w:div w:id="905142630">
          <w:marLeft w:val="640"/>
          <w:marRight w:val="0"/>
          <w:marTop w:val="0"/>
          <w:marBottom w:val="0"/>
          <w:divBdr>
            <w:top w:val="none" w:sz="0" w:space="0" w:color="auto"/>
            <w:left w:val="none" w:sz="0" w:space="0" w:color="auto"/>
            <w:bottom w:val="none" w:sz="0" w:space="0" w:color="auto"/>
            <w:right w:val="none" w:sz="0" w:space="0" w:color="auto"/>
          </w:divBdr>
        </w:div>
        <w:div w:id="915213550">
          <w:marLeft w:val="640"/>
          <w:marRight w:val="0"/>
          <w:marTop w:val="0"/>
          <w:marBottom w:val="0"/>
          <w:divBdr>
            <w:top w:val="none" w:sz="0" w:space="0" w:color="auto"/>
            <w:left w:val="none" w:sz="0" w:space="0" w:color="auto"/>
            <w:bottom w:val="none" w:sz="0" w:space="0" w:color="auto"/>
            <w:right w:val="none" w:sz="0" w:space="0" w:color="auto"/>
          </w:divBdr>
        </w:div>
        <w:div w:id="923419494">
          <w:marLeft w:val="640"/>
          <w:marRight w:val="0"/>
          <w:marTop w:val="0"/>
          <w:marBottom w:val="0"/>
          <w:divBdr>
            <w:top w:val="none" w:sz="0" w:space="0" w:color="auto"/>
            <w:left w:val="none" w:sz="0" w:space="0" w:color="auto"/>
            <w:bottom w:val="none" w:sz="0" w:space="0" w:color="auto"/>
            <w:right w:val="none" w:sz="0" w:space="0" w:color="auto"/>
          </w:divBdr>
        </w:div>
        <w:div w:id="1009648273">
          <w:marLeft w:val="640"/>
          <w:marRight w:val="0"/>
          <w:marTop w:val="0"/>
          <w:marBottom w:val="0"/>
          <w:divBdr>
            <w:top w:val="none" w:sz="0" w:space="0" w:color="auto"/>
            <w:left w:val="none" w:sz="0" w:space="0" w:color="auto"/>
            <w:bottom w:val="none" w:sz="0" w:space="0" w:color="auto"/>
            <w:right w:val="none" w:sz="0" w:space="0" w:color="auto"/>
          </w:divBdr>
        </w:div>
        <w:div w:id="1013459673">
          <w:marLeft w:val="640"/>
          <w:marRight w:val="0"/>
          <w:marTop w:val="0"/>
          <w:marBottom w:val="0"/>
          <w:divBdr>
            <w:top w:val="none" w:sz="0" w:space="0" w:color="auto"/>
            <w:left w:val="none" w:sz="0" w:space="0" w:color="auto"/>
            <w:bottom w:val="none" w:sz="0" w:space="0" w:color="auto"/>
            <w:right w:val="none" w:sz="0" w:space="0" w:color="auto"/>
          </w:divBdr>
        </w:div>
        <w:div w:id="1017804638">
          <w:marLeft w:val="640"/>
          <w:marRight w:val="0"/>
          <w:marTop w:val="0"/>
          <w:marBottom w:val="0"/>
          <w:divBdr>
            <w:top w:val="none" w:sz="0" w:space="0" w:color="auto"/>
            <w:left w:val="none" w:sz="0" w:space="0" w:color="auto"/>
            <w:bottom w:val="none" w:sz="0" w:space="0" w:color="auto"/>
            <w:right w:val="none" w:sz="0" w:space="0" w:color="auto"/>
          </w:divBdr>
        </w:div>
        <w:div w:id="1019505313">
          <w:marLeft w:val="640"/>
          <w:marRight w:val="0"/>
          <w:marTop w:val="0"/>
          <w:marBottom w:val="0"/>
          <w:divBdr>
            <w:top w:val="none" w:sz="0" w:space="0" w:color="auto"/>
            <w:left w:val="none" w:sz="0" w:space="0" w:color="auto"/>
            <w:bottom w:val="none" w:sz="0" w:space="0" w:color="auto"/>
            <w:right w:val="none" w:sz="0" w:space="0" w:color="auto"/>
          </w:divBdr>
        </w:div>
        <w:div w:id="1034231401">
          <w:marLeft w:val="640"/>
          <w:marRight w:val="0"/>
          <w:marTop w:val="0"/>
          <w:marBottom w:val="0"/>
          <w:divBdr>
            <w:top w:val="none" w:sz="0" w:space="0" w:color="auto"/>
            <w:left w:val="none" w:sz="0" w:space="0" w:color="auto"/>
            <w:bottom w:val="none" w:sz="0" w:space="0" w:color="auto"/>
            <w:right w:val="none" w:sz="0" w:space="0" w:color="auto"/>
          </w:divBdr>
        </w:div>
        <w:div w:id="1096369326">
          <w:marLeft w:val="640"/>
          <w:marRight w:val="0"/>
          <w:marTop w:val="0"/>
          <w:marBottom w:val="0"/>
          <w:divBdr>
            <w:top w:val="none" w:sz="0" w:space="0" w:color="auto"/>
            <w:left w:val="none" w:sz="0" w:space="0" w:color="auto"/>
            <w:bottom w:val="none" w:sz="0" w:space="0" w:color="auto"/>
            <w:right w:val="none" w:sz="0" w:space="0" w:color="auto"/>
          </w:divBdr>
        </w:div>
        <w:div w:id="1130590497">
          <w:marLeft w:val="640"/>
          <w:marRight w:val="0"/>
          <w:marTop w:val="0"/>
          <w:marBottom w:val="0"/>
          <w:divBdr>
            <w:top w:val="none" w:sz="0" w:space="0" w:color="auto"/>
            <w:left w:val="none" w:sz="0" w:space="0" w:color="auto"/>
            <w:bottom w:val="none" w:sz="0" w:space="0" w:color="auto"/>
            <w:right w:val="none" w:sz="0" w:space="0" w:color="auto"/>
          </w:divBdr>
        </w:div>
        <w:div w:id="1231037563">
          <w:marLeft w:val="640"/>
          <w:marRight w:val="0"/>
          <w:marTop w:val="0"/>
          <w:marBottom w:val="0"/>
          <w:divBdr>
            <w:top w:val="none" w:sz="0" w:space="0" w:color="auto"/>
            <w:left w:val="none" w:sz="0" w:space="0" w:color="auto"/>
            <w:bottom w:val="none" w:sz="0" w:space="0" w:color="auto"/>
            <w:right w:val="none" w:sz="0" w:space="0" w:color="auto"/>
          </w:divBdr>
        </w:div>
        <w:div w:id="1278757392">
          <w:marLeft w:val="640"/>
          <w:marRight w:val="0"/>
          <w:marTop w:val="0"/>
          <w:marBottom w:val="0"/>
          <w:divBdr>
            <w:top w:val="none" w:sz="0" w:space="0" w:color="auto"/>
            <w:left w:val="none" w:sz="0" w:space="0" w:color="auto"/>
            <w:bottom w:val="none" w:sz="0" w:space="0" w:color="auto"/>
            <w:right w:val="none" w:sz="0" w:space="0" w:color="auto"/>
          </w:divBdr>
        </w:div>
        <w:div w:id="1286041586">
          <w:marLeft w:val="640"/>
          <w:marRight w:val="0"/>
          <w:marTop w:val="0"/>
          <w:marBottom w:val="0"/>
          <w:divBdr>
            <w:top w:val="none" w:sz="0" w:space="0" w:color="auto"/>
            <w:left w:val="none" w:sz="0" w:space="0" w:color="auto"/>
            <w:bottom w:val="none" w:sz="0" w:space="0" w:color="auto"/>
            <w:right w:val="none" w:sz="0" w:space="0" w:color="auto"/>
          </w:divBdr>
        </w:div>
        <w:div w:id="1330788994">
          <w:marLeft w:val="640"/>
          <w:marRight w:val="0"/>
          <w:marTop w:val="0"/>
          <w:marBottom w:val="0"/>
          <w:divBdr>
            <w:top w:val="none" w:sz="0" w:space="0" w:color="auto"/>
            <w:left w:val="none" w:sz="0" w:space="0" w:color="auto"/>
            <w:bottom w:val="none" w:sz="0" w:space="0" w:color="auto"/>
            <w:right w:val="none" w:sz="0" w:space="0" w:color="auto"/>
          </w:divBdr>
        </w:div>
        <w:div w:id="1342927018">
          <w:marLeft w:val="640"/>
          <w:marRight w:val="0"/>
          <w:marTop w:val="0"/>
          <w:marBottom w:val="0"/>
          <w:divBdr>
            <w:top w:val="none" w:sz="0" w:space="0" w:color="auto"/>
            <w:left w:val="none" w:sz="0" w:space="0" w:color="auto"/>
            <w:bottom w:val="none" w:sz="0" w:space="0" w:color="auto"/>
            <w:right w:val="none" w:sz="0" w:space="0" w:color="auto"/>
          </w:divBdr>
        </w:div>
        <w:div w:id="1482506266">
          <w:marLeft w:val="640"/>
          <w:marRight w:val="0"/>
          <w:marTop w:val="0"/>
          <w:marBottom w:val="0"/>
          <w:divBdr>
            <w:top w:val="none" w:sz="0" w:space="0" w:color="auto"/>
            <w:left w:val="none" w:sz="0" w:space="0" w:color="auto"/>
            <w:bottom w:val="none" w:sz="0" w:space="0" w:color="auto"/>
            <w:right w:val="none" w:sz="0" w:space="0" w:color="auto"/>
          </w:divBdr>
        </w:div>
        <w:div w:id="1509833195">
          <w:marLeft w:val="640"/>
          <w:marRight w:val="0"/>
          <w:marTop w:val="0"/>
          <w:marBottom w:val="0"/>
          <w:divBdr>
            <w:top w:val="none" w:sz="0" w:space="0" w:color="auto"/>
            <w:left w:val="none" w:sz="0" w:space="0" w:color="auto"/>
            <w:bottom w:val="none" w:sz="0" w:space="0" w:color="auto"/>
            <w:right w:val="none" w:sz="0" w:space="0" w:color="auto"/>
          </w:divBdr>
        </w:div>
        <w:div w:id="1575164068">
          <w:marLeft w:val="640"/>
          <w:marRight w:val="0"/>
          <w:marTop w:val="0"/>
          <w:marBottom w:val="0"/>
          <w:divBdr>
            <w:top w:val="none" w:sz="0" w:space="0" w:color="auto"/>
            <w:left w:val="none" w:sz="0" w:space="0" w:color="auto"/>
            <w:bottom w:val="none" w:sz="0" w:space="0" w:color="auto"/>
            <w:right w:val="none" w:sz="0" w:space="0" w:color="auto"/>
          </w:divBdr>
        </w:div>
        <w:div w:id="1612585047">
          <w:marLeft w:val="640"/>
          <w:marRight w:val="0"/>
          <w:marTop w:val="0"/>
          <w:marBottom w:val="0"/>
          <w:divBdr>
            <w:top w:val="none" w:sz="0" w:space="0" w:color="auto"/>
            <w:left w:val="none" w:sz="0" w:space="0" w:color="auto"/>
            <w:bottom w:val="none" w:sz="0" w:space="0" w:color="auto"/>
            <w:right w:val="none" w:sz="0" w:space="0" w:color="auto"/>
          </w:divBdr>
        </w:div>
        <w:div w:id="1690567865">
          <w:marLeft w:val="640"/>
          <w:marRight w:val="0"/>
          <w:marTop w:val="0"/>
          <w:marBottom w:val="0"/>
          <w:divBdr>
            <w:top w:val="none" w:sz="0" w:space="0" w:color="auto"/>
            <w:left w:val="none" w:sz="0" w:space="0" w:color="auto"/>
            <w:bottom w:val="none" w:sz="0" w:space="0" w:color="auto"/>
            <w:right w:val="none" w:sz="0" w:space="0" w:color="auto"/>
          </w:divBdr>
        </w:div>
        <w:div w:id="1708749523">
          <w:marLeft w:val="640"/>
          <w:marRight w:val="0"/>
          <w:marTop w:val="0"/>
          <w:marBottom w:val="0"/>
          <w:divBdr>
            <w:top w:val="none" w:sz="0" w:space="0" w:color="auto"/>
            <w:left w:val="none" w:sz="0" w:space="0" w:color="auto"/>
            <w:bottom w:val="none" w:sz="0" w:space="0" w:color="auto"/>
            <w:right w:val="none" w:sz="0" w:space="0" w:color="auto"/>
          </w:divBdr>
        </w:div>
        <w:div w:id="1735199224">
          <w:marLeft w:val="640"/>
          <w:marRight w:val="0"/>
          <w:marTop w:val="0"/>
          <w:marBottom w:val="0"/>
          <w:divBdr>
            <w:top w:val="none" w:sz="0" w:space="0" w:color="auto"/>
            <w:left w:val="none" w:sz="0" w:space="0" w:color="auto"/>
            <w:bottom w:val="none" w:sz="0" w:space="0" w:color="auto"/>
            <w:right w:val="none" w:sz="0" w:space="0" w:color="auto"/>
          </w:divBdr>
        </w:div>
        <w:div w:id="1772623954">
          <w:marLeft w:val="640"/>
          <w:marRight w:val="0"/>
          <w:marTop w:val="0"/>
          <w:marBottom w:val="0"/>
          <w:divBdr>
            <w:top w:val="none" w:sz="0" w:space="0" w:color="auto"/>
            <w:left w:val="none" w:sz="0" w:space="0" w:color="auto"/>
            <w:bottom w:val="none" w:sz="0" w:space="0" w:color="auto"/>
            <w:right w:val="none" w:sz="0" w:space="0" w:color="auto"/>
          </w:divBdr>
        </w:div>
        <w:div w:id="1836601517">
          <w:marLeft w:val="640"/>
          <w:marRight w:val="0"/>
          <w:marTop w:val="0"/>
          <w:marBottom w:val="0"/>
          <w:divBdr>
            <w:top w:val="none" w:sz="0" w:space="0" w:color="auto"/>
            <w:left w:val="none" w:sz="0" w:space="0" w:color="auto"/>
            <w:bottom w:val="none" w:sz="0" w:space="0" w:color="auto"/>
            <w:right w:val="none" w:sz="0" w:space="0" w:color="auto"/>
          </w:divBdr>
        </w:div>
        <w:div w:id="1854682922">
          <w:marLeft w:val="640"/>
          <w:marRight w:val="0"/>
          <w:marTop w:val="0"/>
          <w:marBottom w:val="0"/>
          <w:divBdr>
            <w:top w:val="none" w:sz="0" w:space="0" w:color="auto"/>
            <w:left w:val="none" w:sz="0" w:space="0" w:color="auto"/>
            <w:bottom w:val="none" w:sz="0" w:space="0" w:color="auto"/>
            <w:right w:val="none" w:sz="0" w:space="0" w:color="auto"/>
          </w:divBdr>
        </w:div>
        <w:div w:id="1856383527">
          <w:marLeft w:val="640"/>
          <w:marRight w:val="0"/>
          <w:marTop w:val="0"/>
          <w:marBottom w:val="0"/>
          <w:divBdr>
            <w:top w:val="none" w:sz="0" w:space="0" w:color="auto"/>
            <w:left w:val="none" w:sz="0" w:space="0" w:color="auto"/>
            <w:bottom w:val="none" w:sz="0" w:space="0" w:color="auto"/>
            <w:right w:val="none" w:sz="0" w:space="0" w:color="auto"/>
          </w:divBdr>
        </w:div>
        <w:div w:id="1881742876">
          <w:marLeft w:val="640"/>
          <w:marRight w:val="0"/>
          <w:marTop w:val="0"/>
          <w:marBottom w:val="0"/>
          <w:divBdr>
            <w:top w:val="none" w:sz="0" w:space="0" w:color="auto"/>
            <w:left w:val="none" w:sz="0" w:space="0" w:color="auto"/>
            <w:bottom w:val="none" w:sz="0" w:space="0" w:color="auto"/>
            <w:right w:val="none" w:sz="0" w:space="0" w:color="auto"/>
          </w:divBdr>
        </w:div>
        <w:div w:id="1954749583">
          <w:marLeft w:val="640"/>
          <w:marRight w:val="0"/>
          <w:marTop w:val="0"/>
          <w:marBottom w:val="0"/>
          <w:divBdr>
            <w:top w:val="none" w:sz="0" w:space="0" w:color="auto"/>
            <w:left w:val="none" w:sz="0" w:space="0" w:color="auto"/>
            <w:bottom w:val="none" w:sz="0" w:space="0" w:color="auto"/>
            <w:right w:val="none" w:sz="0" w:space="0" w:color="auto"/>
          </w:divBdr>
        </w:div>
        <w:div w:id="1980070582">
          <w:marLeft w:val="640"/>
          <w:marRight w:val="0"/>
          <w:marTop w:val="0"/>
          <w:marBottom w:val="0"/>
          <w:divBdr>
            <w:top w:val="none" w:sz="0" w:space="0" w:color="auto"/>
            <w:left w:val="none" w:sz="0" w:space="0" w:color="auto"/>
            <w:bottom w:val="none" w:sz="0" w:space="0" w:color="auto"/>
            <w:right w:val="none" w:sz="0" w:space="0" w:color="auto"/>
          </w:divBdr>
        </w:div>
        <w:div w:id="1984432741">
          <w:marLeft w:val="640"/>
          <w:marRight w:val="0"/>
          <w:marTop w:val="0"/>
          <w:marBottom w:val="0"/>
          <w:divBdr>
            <w:top w:val="none" w:sz="0" w:space="0" w:color="auto"/>
            <w:left w:val="none" w:sz="0" w:space="0" w:color="auto"/>
            <w:bottom w:val="none" w:sz="0" w:space="0" w:color="auto"/>
            <w:right w:val="none" w:sz="0" w:space="0" w:color="auto"/>
          </w:divBdr>
        </w:div>
        <w:div w:id="1994287544">
          <w:marLeft w:val="640"/>
          <w:marRight w:val="0"/>
          <w:marTop w:val="0"/>
          <w:marBottom w:val="0"/>
          <w:divBdr>
            <w:top w:val="none" w:sz="0" w:space="0" w:color="auto"/>
            <w:left w:val="none" w:sz="0" w:space="0" w:color="auto"/>
            <w:bottom w:val="none" w:sz="0" w:space="0" w:color="auto"/>
            <w:right w:val="none" w:sz="0" w:space="0" w:color="auto"/>
          </w:divBdr>
        </w:div>
        <w:div w:id="2049989638">
          <w:marLeft w:val="640"/>
          <w:marRight w:val="0"/>
          <w:marTop w:val="0"/>
          <w:marBottom w:val="0"/>
          <w:divBdr>
            <w:top w:val="none" w:sz="0" w:space="0" w:color="auto"/>
            <w:left w:val="none" w:sz="0" w:space="0" w:color="auto"/>
            <w:bottom w:val="none" w:sz="0" w:space="0" w:color="auto"/>
            <w:right w:val="none" w:sz="0" w:space="0" w:color="auto"/>
          </w:divBdr>
        </w:div>
        <w:div w:id="2095128495">
          <w:marLeft w:val="640"/>
          <w:marRight w:val="0"/>
          <w:marTop w:val="0"/>
          <w:marBottom w:val="0"/>
          <w:divBdr>
            <w:top w:val="none" w:sz="0" w:space="0" w:color="auto"/>
            <w:left w:val="none" w:sz="0" w:space="0" w:color="auto"/>
            <w:bottom w:val="none" w:sz="0" w:space="0" w:color="auto"/>
            <w:right w:val="none" w:sz="0" w:space="0" w:color="auto"/>
          </w:divBdr>
        </w:div>
        <w:div w:id="2100977612">
          <w:marLeft w:val="640"/>
          <w:marRight w:val="0"/>
          <w:marTop w:val="0"/>
          <w:marBottom w:val="0"/>
          <w:divBdr>
            <w:top w:val="none" w:sz="0" w:space="0" w:color="auto"/>
            <w:left w:val="none" w:sz="0" w:space="0" w:color="auto"/>
            <w:bottom w:val="none" w:sz="0" w:space="0" w:color="auto"/>
            <w:right w:val="none" w:sz="0" w:space="0" w:color="auto"/>
          </w:divBdr>
        </w:div>
        <w:div w:id="2105951994">
          <w:marLeft w:val="640"/>
          <w:marRight w:val="0"/>
          <w:marTop w:val="0"/>
          <w:marBottom w:val="0"/>
          <w:divBdr>
            <w:top w:val="none" w:sz="0" w:space="0" w:color="auto"/>
            <w:left w:val="none" w:sz="0" w:space="0" w:color="auto"/>
            <w:bottom w:val="none" w:sz="0" w:space="0" w:color="auto"/>
            <w:right w:val="none" w:sz="0" w:space="0" w:color="auto"/>
          </w:divBdr>
        </w:div>
        <w:div w:id="2135634260">
          <w:marLeft w:val="640"/>
          <w:marRight w:val="0"/>
          <w:marTop w:val="0"/>
          <w:marBottom w:val="0"/>
          <w:divBdr>
            <w:top w:val="none" w:sz="0" w:space="0" w:color="auto"/>
            <w:left w:val="none" w:sz="0" w:space="0" w:color="auto"/>
            <w:bottom w:val="none" w:sz="0" w:space="0" w:color="auto"/>
            <w:right w:val="none" w:sz="0" w:space="0" w:color="auto"/>
          </w:divBdr>
        </w:div>
      </w:divsChild>
    </w:div>
    <w:div w:id="172032910">
      <w:bodyDiv w:val="1"/>
      <w:marLeft w:val="0"/>
      <w:marRight w:val="0"/>
      <w:marTop w:val="0"/>
      <w:marBottom w:val="0"/>
      <w:divBdr>
        <w:top w:val="none" w:sz="0" w:space="0" w:color="auto"/>
        <w:left w:val="none" w:sz="0" w:space="0" w:color="auto"/>
        <w:bottom w:val="none" w:sz="0" w:space="0" w:color="auto"/>
        <w:right w:val="none" w:sz="0" w:space="0" w:color="auto"/>
      </w:divBdr>
      <w:divsChild>
        <w:div w:id="2360230">
          <w:marLeft w:val="640"/>
          <w:marRight w:val="0"/>
          <w:marTop w:val="0"/>
          <w:marBottom w:val="0"/>
          <w:divBdr>
            <w:top w:val="none" w:sz="0" w:space="0" w:color="auto"/>
            <w:left w:val="none" w:sz="0" w:space="0" w:color="auto"/>
            <w:bottom w:val="none" w:sz="0" w:space="0" w:color="auto"/>
            <w:right w:val="none" w:sz="0" w:space="0" w:color="auto"/>
          </w:divBdr>
        </w:div>
        <w:div w:id="13464799">
          <w:marLeft w:val="640"/>
          <w:marRight w:val="0"/>
          <w:marTop w:val="0"/>
          <w:marBottom w:val="0"/>
          <w:divBdr>
            <w:top w:val="none" w:sz="0" w:space="0" w:color="auto"/>
            <w:left w:val="none" w:sz="0" w:space="0" w:color="auto"/>
            <w:bottom w:val="none" w:sz="0" w:space="0" w:color="auto"/>
            <w:right w:val="none" w:sz="0" w:space="0" w:color="auto"/>
          </w:divBdr>
        </w:div>
        <w:div w:id="63530696">
          <w:marLeft w:val="640"/>
          <w:marRight w:val="0"/>
          <w:marTop w:val="0"/>
          <w:marBottom w:val="0"/>
          <w:divBdr>
            <w:top w:val="none" w:sz="0" w:space="0" w:color="auto"/>
            <w:left w:val="none" w:sz="0" w:space="0" w:color="auto"/>
            <w:bottom w:val="none" w:sz="0" w:space="0" w:color="auto"/>
            <w:right w:val="none" w:sz="0" w:space="0" w:color="auto"/>
          </w:divBdr>
        </w:div>
        <w:div w:id="165479184">
          <w:marLeft w:val="640"/>
          <w:marRight w:val="0"/>
          <w:marTop w:val="0"/>
          <w:marBottom w:val="0"/>
          <w:divBdr>
            <w:top w:val="none" w:sz="0" w:space="0" w:color="auto"/>
            <w:left w:val="none" w:sz="0" w:space="0" w:color="auto"/>
            <w:bottom w:val="none" w:sz="0" w:space="0" w:color="auto"/>
            <w:right w:val="none" w:sz="0" w:space="0" w:color="auto"/>
          </w:divBdr>
        </w:div>
        <w:div w:id="265306176">
          <w:marLeft w:val="640"/>
          <w:marRight w:val="0"/>
          <w:marTop w:val="0"/>
          <w:marBottom w:val="0"/>
          <w:divBdr>
            <w:top w:val="none" w:sz="0" w:space="0" w:color="auto"/>
            <w:left w:val="none" w:sz="0" w:space="0" w:color="auto"/>
            <w:bottom w:val="none" w:sz="0" w:space="0" w:color="auto"/>
            <w:right w:val="none" w:sz="0" w:space="0" w:color="auto"/>
          </w:divBdr>
        </w:div>
        <w:div w:id="637876527">
          <w:marLeft w:val="640"/>
          <w:marRight w:val="0"/>
          <w:marTop w:val="0"/>
          <w:marBottom w:val="0"/>
          <w:divBdr>
            <w:top w:val="none" w:sz="0" w:space="0" w:color="auto"/>
            <w:left w:val="none" w:sz="0" w:space="0" w:color="auto"/>
            <w:bottom w:val="none" w:sz="0" w:space="0" w:color="auto"/>
            <w:right w:val="none" w:sz="0" w:space="0" w:color="auto"/>
          </w:divBdr>
        </w:div>
        <w:div w:id="640696243">
          <w:marLeft w:val="640"/>
          <w:marRight w:val="0"/>
          <w:marTop w:val="0"/>
          <w:marBottom w:val="0"/>
          <w:divBdr>
            <w:top w:val="none" w:sz="0" w:space="0" w:color="auto"/>
            <w:left w:val="none" w:sz="0" w:space="0" w:color="auto"/>
            <w:bottom w:val="none" w:sz="0" w:space="0" w:color="auto"/>
            <w:right w:val="none" w:sz="0" w:space="0" w:color="auto"/>
          </w:divBdr>
        </w:div>
        <w:div w:id="772168348">
          <w:marLeft w:val="640"/>
          <w:marRight w:val="0"/>
          <w:marTop w:val="0"/>
          <w:marBottom w:val="0"/>
          <w:divBdr>
            <w:top w:val="none" w:sz="0" w:space="0" w:color="auto"/>
            <w:left w:val="none" w:sz="0" w:space="0" w:color="auto"/>
            <w:bottom w:val="none" w:sz="0" w:space="0" w:color="auto"/>
            <w:right w:val="none" w:sz="0" w:space="0" w:color="auto"/>
          </w:divBdr>
        </w:div>
        <w:div w:id="817957015">
          <w:marLeft w:val="640"/>
          <w:marRight w:val="0"/>
          <w:marTop w:val="0"/>
          <w:marBottom w:val="0"/>
          <w:divBdr>
            <w:top w:val="none" w:sz="0" w:space="0" w:color="auto"/>
            <w:left w:val="none" w:sz="0" w:space="0" w:color="auto"/>
            <w:bottom w:val="none" w:sz="0" w:space="0" w:color="auto"/>
            <w:right w:val="none" w:sz="0" w:space="0" w:color="auto"/>
          </w:divBdr>
        </w:div>
        <w:div w:id="843401668">
          <w:marLeft w:val="640"/>
          <w:marRight w:val="0"/>
          <w:marTop w:val="0"/>
          <w:marBottom w:val="0"/>
          <w:divBdr>
            <w:top w:val="none" w:sz="0" w:space="0" w:color="auto"/>
            <w:left w:val="none" w:sz="0" w:space="0" w:color="auto"/>
            <w:bottom w:val="none" w:sz="0" w:space="0" w:color="auto"/>
            <w:right w:val="none" w:sz="0" w:space="0" w:color="auto"/>
          </w:divBdr>
        </w:div>
        <w:div w:id="947153065">
          <w:marLeft w:val="640"/>
          <w:marRight w:val="0"/>
          <w:marTop w:val="0"/>
          <w:marBottom w:val="0"/>
          <w:divBdr>
            <w:top w:val="none" w:sz="0" w:space="0" w:color="auto"/>
            <w:left w:val="none" w:sz="0" w:space="0" w:color="auto"/>
            <w:bottom w:val="none" w:sz="0" w:space="0" w:color="auto"/>
            <w:right w:val="none" w:sz="0" w:space="0" w:color="auto"/>
          </w:divBdr>
        </w:div>
        <w:div w:id="1033849781">
          <w:marLeft w:val="640"/>
          <w:marRight w:val="0"/>
          <w:marTop w:val="0"/>
          <w:marBottom w:val="0"/>
          <w:divBdr>
            <w:top w:val="none" w:sz="0" w:space="0" w:color="auto"/>
            <w:left w:val="none" w:sz="0" w:space="0" w:color="auto"/>
            <w:bottom w:val="none" w:sz="0" w:space="0" w:color="auto"/>
            <w:right w:val="none" w:sz="0" w:space="0" w:color="auto"/>
          </w:divBdr>
        </w:div>
        <w:div w:id="1136752478">
          <w:marLeft w:val="640"/>
          <w:marRight w:val="0"/>
          <w:marTop w:val="0"/>
          <w:marBottom w:val="0"/>
          <w:divBdr>
            <w:top w:val="none" w:sz="0" w:space="0" w:color="auto"/>
            <w:left w:val="none" w:sz="0" w:space="0" w:color="auto"/>
            <w:bottom w:val="none" w:sz="0" w:space="0" w:color="auto"/>
            <w:right w:val="none" w:sz="0" w:space="0" w:color="auto"/>
          </w:divBdr>
        </w:div>
        <w:div w:id="1167668122">
          <w:marLeft w:val="640"/>
          <w:marRight w:val="0"/>
          <w:marTop w:val="0"/>
          <w:marBottom w:val="0"/>
          <w:divBdr>
            <w:top w:val="none" w:sz="0" w:space="0" w:color="auto"/>
            <w:left w:val="none" w:sz="0" w:space="0" w:color="auto"/>
            <w:bottom w:val="none" w:sz="0" w:space="0" w:color="auto"/>
            <w:right w:val="none" w:sz="0" w:space="0" w:color="auto"/>
          </w:divBdr>
        </w:div>
        <w:div w:id="1280137936">
          <w:marLeft w:val="640"/>
          <w:marRight w:val="0"/>
          <w:marTop w:val="0"/>
          <w:marBottom w:val="0"/>
          <w:divBdr>
            <w:top w:val="none" w:sz="0" w:space="0" w:color="auto"/>
            <w:left w:val="none" w:sz="0" w:space="0" w:color="auto"/>
            <w:bottom w:val="none" w:sz="0" w:space="0" w:color="auto"/>
            <w:right w:val="none" w:sz="0" w:space="0" w:color="auto"/>
          </w:divBdr>
        </w:div>
        <w:div w:id="1493718213">
          <w:marLeft w:val="640"/>
          <w:marRight w:val="0"/>
          <w:marTop w:val="0"/>
          <w:marBottom w:val="0"/>
          <w:divBdr>
            <w:top w:val="none" w:sz="0" w:space="0" w:color="auto"/>
            <w:left w:val="none" w:sz="0" w:space="0" w:color="auto"/>
            <w:bottom w:val="none" w:sz="0" w:space="0" w:color="auto"/>
            <w:right w:val="none" w:sz="0" w:space="0" w:color="auto"/>
          </w:divBdr>
        </w:div>
        <w:div w:id="1925916966">
          <w:marLeft w:val="640"/>
          <w:marRight w:val="0"/>
          <w:marTop w:val="0"/>
          <w:marBottom w:val="0"/>
          <w:divBdr>
            <w:top w:val="none" w:sz="0" w:space="0" w:color="auto"/>
            <w:left w:val="none" w:sz="0" w:space="0" w:color="auto"/>
            <w:bottom w:val="none" w:sz="0" w:space="0" w:color="auto"/>
            <w:right w:val="none" w:sz="0" w:space="0" w:color="auto"/>
          </w:divBdr>
        </w:div>
        <w:div w:id="1951039283">
          <w:marLeft w:val="640"/>
          <w:marRight w:val="0"/>
          <w:marTop w:val="0"/>
          <w:marBottom w:val="0"/>
          <w:divBdr>
            <w:top w:val="none" w:sz="0" w:space="0" w:color="auto"/>
            <w:left w:val="none" w:sz="0" w:space="0" w:color="auto"/>
            <w:bottom w:val="none" w:sz="0" w:space="0" w:color="auto"/>
            <w:right w:val="none" w:sz="0" w:space="0" w:color="auto"/>
          </w:divBdr>
        </w:div>
        <w:div w:id="2050370170">
          <w:marLeft w:val="640"/>
          <w:marRight w:val="0"/>
          <w:marTop w:val="0"/>
          <w:marBottom w:val="0"/>
          <w:divBdr>
            <w:top w:val="none" w:sz="0" w:space="0" w:color="auto"/>
            <w:left w:val="none" w:sz="0" w:space="0" w:color="auto"/>
            <w:bottom w:val="none" w:sz="0" w:space="0" w:color="auto"/>
            <w:right w:val="none" w:sz="0" w:space="0" w:color="auto"/>
          </w:divBdr>
        </w:div>
      </w:divsChild>
    </w:div>
    <w:div w:id="181360913">
      <w:bodyDiv w:val="1"/>
      <w:marLeft w:val="0"/>
      <w:marRight w:val="0"/>
      <w:marTop w:val="0"/>
      <w:marBottom w:val="0"/>
      <w:divBdr>
        <w:top w:val="none" w:sz="0" w:space="0" w:color="auto"/>
        <w:left w:val="none" w:sz="0" w:space="0" w:color="auto"/>
        <w:bottom w:val="none" w:sz="0" w:space="0" w:color="auto"/>
        <w:right w:val="none" w:sz="0" w:space="0" w:color="auto"/>
      </w:divBdr>
      <w:divsChild>
        <w:div w:id="25446827">
          <w:marLeft w:val="640"/>
          <w:marRight w:val="0"/>
          <w:marTop w:val="0"/>
          <w:marBottom w:val="0"/>
          <w:divBdr>
            <w:top w:val="none" w:sz="0" w:space="0" w:color="auto"/>
            <w:left w:val="none" w:sz="0" w:space="0" w:color="auto"/>
            <w:bottom w:val="none" w:sz="0" w:space="0" w:color="auto"/>
            <w:right w:val="none" w:sz="0" w:space="0" w:color="auto"/>
          </w:divBdr>
        </w:div>
        <w:div w:id="54165361">
          <w:marLeft w:val="640"/>
          <w:marRight w:val="0"/>
          <w:marTop w:val="0"/>
          <w:marBottom w:val="0"/>
          <w:divBdr>
            <w:top w:val="none" w:sz="0" w:space="0" w:color="auto"/>
            <w:left w:val="none" w:sz="0" w:space="0" w:color="auto"/>
            <w:bottom w:val="none" w:sz="0" w:space="0" w:color="auto"/>
            <w:right w:val="none" w:sz="0" w:space="0" w:color="auto"/>
          </w:divBdr>
        </w:div>
        <w:div w:id="56368771">
          <w:marLeft w:val="640"/>
          <w:marRight w:val="0"/>
          <w:marTop w:val="0"/>
          <w:marBottom w:val="0"/>
          <w:divBdr>
            <w:top w:val="none" w:sz="0" w:space="0" w:color="auto"/>
            <w:left w:val="none" w:sz="0" w:space="0" w:color="auto"/>
            <w:bottom w:val="none" w:sz="0" w:space="0" w:color="auto"/>
            <w:right w:val="none" w:sz="0" w:space="0" w:color="auto"/>
          </w:divBdr>
        </w:div>
        <w:div w:id="141630182">
          <w:marLeft w:val="640"/>
          <w:marRight w:val="0"/>
          <w:marTop w:val="0"/>
          <w:marBottom w:val="0"/>
          <w:divBdr>
            <w:top w:val="none" w:sz="0" w:space="0" w:color="auto"/>
            <w:left w:val="none" w:sz="0" w:space="0" w:color="auto"/>
            <w:bottom w:val="none" w:sz="0" w:space="0" w:color="auto"/>
            <w:right w:val="none" w:sz="0" w:space="0" w:color="auto"/>
          </w:divBdr>
        </w:div>
        <w:div w:id="507982711">
          <w:marLeft w:val="640"/>
          <w:marRight w:val="0"/>
          <w:marTop w:val="0"/>
          <w:marBottom w:val="0"/>
          <w:divBdr>
            <w:top w:val="none" w:sz="0" w:space="0" w:color="auto"/>
            <w:left w:val="none" w:sz="0" w:space="0" w:color="auto"/>
            <w:bottom w:val="none" w:sz="0" w:space="0" w:color="auto"/>
            <w:right w:val="none" w:sz="0" w:space="0" w:color="auto"/>
          </w:divBdr>
        </w:div>
        <w:div w:id="577327189">
          <w:marLeft w:val="640"/>
          <w:marRight w:val="0"/>
          <w:marTop w:val="0"/>
          <w:marBottom w:val="0"/>
          <w:divBdr>
            <w:top w:val="none" w:sz="0" w:space="0" w:color="auto"/>
            <w:left w:val="none" w:sz="0" w:space="0" w:color="auto"/>
            <w:bottom w:val="none" w:sz="0" w:space="0" w:color="auto"/>
            <w:right w:val="none" w:sz="0" w:space="0" w:color="auto"/>
          </w:divBdr>
        </w:div>
        <w:div w:id="584463721">
          <w:marLeft w:val="640"/>
          <w:marRight w:val="0"/>
          <w:marTop w:val="0"/>
          <w:marBottom w:val="0"/>
          <w:divBdr>
            <w:top w:val="none" w:sz="0" w:space="0" w:color="auto"/>
            <w:left w:val="none" w:sz="0" w:space="0" w:color="auto"/>
            <w:bottom w:val="none" w:sz="0" w:space="0" w:color="auto"/>
            <w:right w:val="none" w:sz="0" w:space="0" w:color="auto"/>
          </w:divBdr>
        </w:div>
        <w:div w:id="601105155">
          <w:marLeft w:val="640"/>
          <w:marRight w:val="0"/>
          <w:marTop w:val="0"/>
          <w:marBottom w:val="0"/>
          <w:divBdr>
            <w:top w:val="none" w:sz="0" w:space="0" w:color="auto"/>
            <w:left w:val="none" w:sz="0" w:space="0" w:color="auto"/>
            <w:bottom w:val="none" w:sz="0" w:space="0" w:color="auto"/>
            <w:right w:val="none" w:sz="0" w:space="0" w:color="auto"/>
          </w:divBdr>
        </w:div>
        <w:div w:id="826291260">
          <w:marLeft w:val="640"/>
          <w:marRight w:val="0"/>
          <w:marTop w:val="0"/>
          <w:marBottom w:val="0"/>
          <w:divBdr>
            <w:top w:val="none" w:sz="0" w:space="0" w:color="auto"/>
            <w:left w:val="none" w:sz="0" w:space="0" w:color="auto"/>
            <w:bottom w:val="none" w:sz="0" w:space="0" w:color="auto"/>
            <w:right w:val="none" w:sz="0" w:space="0" w:color="auto"/>
          </w:divBdr>
        </w:div>
        <w:div w:id="942224805">
          <w:marLeft w:val="640"/>
          <w:marRight w:val="0"/>
          <w:marTop w:val="0"/>
          <w:marBottom w:val="0"/>
          <w:divBdr>
            <w:top w:val="none" w:sz="0" w:space="0" w:color="auto"/>
            <w:left w:val="none" w:sz="0" w:space="0" w:color="auto"/>
            <w:bottom w:val="none" w:sz="0" w:space="0" w:color="auto"/>
            <w:right w:val="none" w:sz="0" w:space="0" w:color="auto"/>
          </w:divBdr>
        </w:div>
        <w:div w:id="1119027253">
          <w:marLeft w:val="640"/>
          <w:marRight w:val="0"/>
          <w:marTop w:val="0"/>
          <w:marBottom w:val="0"/>
          <w:divBdr>
            <w:top w:val="none" w:sz="0" w:space="0" w:color="auto"/>
            <w:left w:val="none" w:sz="0" w:space="0" w:color="auto"/>
            <w:bottom w:val="none" w:sz="0" w:space="0" w:color="auto"/>
            <w:right w:val="none" w:sz="0" w:space="0" w:color="auto"/>
          </w:divBdr>
        </w:div>
        <w:div w:id="1197962524">
          <w:marLeft w:val="640"/>
          <w:marRight w:val="0"/>
          <w:marTop w:val="0"/>
          <w:marBottom w:val="0"/>
          <w:divBdr>
            <w:top w:val="none" w:sz="0" w:space="0" w:color="auto"/>
            <w:left w:val="none" w:sz="0" w:space="0" w:color="auto"/>
            <w:bottom w:val="none" w:sz="0" w:space="0" w:color="auto"/>
            <w:right w:val="none" w:sz="0" w:space="0" w:color="auto"/>
          </w:divBdr>
        </w:div>
        <w:div w:id="1202286506">
          <w:marLeft w:val="640"/>
          <w:marRight w:val="0"/>
          <w:marTop w:val="0"/>
          <w:marBottom w:val="0"/>
          <w:divBdr>
            <w:top w:val="none" w:sz="0" w:space="0" w:color="auto"/>
            <w:left w:val="none" w:sz="0" w:space="0" w:color="auto"/>
            <w:bottom w:val="none" w:sz="0" w:space="0" w:color="auto"/>
            <w:right w:val="none" w:sz="0" w:space="0" w:color="auto"/>
          </w:divBdr>
        </w:div>
        <w:div w:id="1304694729">
          <w:marLeft w:val="640"/>
          <w:marRight w:val="0"/>
          <w:marTop w:val="0"/>
          <w:marBottom w:val="0"/>
          <w:divBdr>
            <w:top w:val="none" w:sz="0" w:space="0" w:color="auto"/>
            <w:left w:val="none" w:sz="0" w:space="0" w:color="auto"/>
            <w:bottom w:val="none" w:sz="0" w:space="0" w:color="auto"/>
            <w:right w:val="none" w:sz="0" w:space="0" w:color="auto"/>
          </w:divBdr>
        </w:div>
        <w:div w:id="1425883557">
          <w:marLeft w:val="640"/>
          <w:marRight w:val="0"/>
          <w:marTop w:val="0"/>
          <w:marBottom w:val="0"/>
          <w:divBdr>
            <w:top w:val="none" w:sz="0" w:space="0" w:color="auto"/>
            <w:left w:val="none" w:sz="0" w:space="0" w:color="auto"/>
            <w:bottom w:val="none" w:sz="0" w:space="0" w:color="auto"/>
            <w:right w:val="none" w:sz="0" w:space="0" w:color="auto"/>
          </w:divBdr>
        </w:div>
        <w:div w:id="1534731614">
          <w:marLeft w:val="640"/>
          <w:marRight w:val="0"/>
          <w:marTop w:val="0"/>
          <w:marBottom w:val="0"/>
          <w:divBdr>
            <w:top w:val="none" w:sz="0" w:space="0" w:color="auto"/>
            <w:left w:val="none" w:sz="0" w:space="0" w:color="auto"/>
            <w:bottom w:val="none" w:sz="0" w:space="0" w:color="auto"/>
            <w:right w:val="none" w:sz="0" w:space="0" w:color="auto"/>
          </w:divBdr>
        </w:div>
        <w:div w:id="1630015057">
          <w:marLeft w:val="640"/>
          <w:marRight w:val="0"/>
          <w:marTop w:val="0"/>
          <w:marBottom w:val="0"/>
          <w:divBdr>
            <w:top w:val="none" w:sz="0" w:space="0" w:color="auto"/>
            <w:left w:val="none" w:sz="0" w:space="0" w:color="auto"/>
            <w:bottom w:val="none" w:sz="0" w:space="0" w:color="auto"/>
            <w:right w:val="none" w:sz="0" w:space="0" w:color="auto"/>
          </w:divBdr>
        </w:div>
        <w:div w:id="1973436032">
          <w:marLeft w:val="640"/>
          <w:marRight w:val="0"/>
          <w:marTop w:val="0"/>
          <w:marBottom w:val="0"/>
          <w:divBdr>
            <w:top w:val="none" w:sz="0" w:space="0" w:color="auto"/>
            <w:left w:val="none" w:sz="0" w:space="0" w:color="auto"/>
            <w:bottom w:val="none" w:sz="0" w:space="0" w:color="auto"/>
            <w:right w:val="none" w:sz="0" w:space="0" w:color="auto"/>
          </w:divBdr>
        </w:div>
        <w:div w:id="1999648798">
          <w:marLeft w:val="640"/>
          <w:marRight w:val="0"/>
          <w:marTop w:val="0"/>
          <w:marBottom w:val="0"/>
          <w:divBdr>
            <w:top w:val="none" w:sz="0" w:space="0" w:color="auto"/>
            <w:left w:val="none" w:sz="0" w:space="0" w:color="auto"/>
            <w:bottom w:val="none" w:sz="0" w:space="0" w:color="auto"/>
            <w:right w:val="none" w:sz="0" w:space="0" w:color="auto"/>
          </w:divBdr>
        </w:div>
      </w:divsChild>
    </w:div>
    <w:div w:id="182329933">
      <w:bodyDiv w:val="1"/>
      <w:marLeft w:val="0"/>
      <w:marRight w:val="0"/>
      <w:marTop w:val="0"/>
      <w:marBottom w:val="0"/>
      <w:divBdr>
        <w:top w:val="none" w:sz="0" w:space="0" w:color="auto"/>
        <w:left w:val="none" w:sz="0" w:space="0" w:color="auto"/>
        <w:bottom w:val="none" w:sz="0" w:space="0" w:color="auto"/>
        <w:right w:val="none" w:sz="0" w:space="0" w:color="auto"/>
      </w:divBdr>
      <w:divsChild>
        <w:div w:id="66921611">
          <w:marLeft w:val="640"/>
          <w:marRight w:val="0"/>
          <w:marTop w:val="0"/>
          <w:marBottom w:val="0"/>
          <w:divBdr>
            <w:top w:val="none" w:sz="0" w:space="0" w:color="auto"/>
            <w:left w:val="none" w:sz="0" w:space="0" w:color="auto"/>
            <w:bottom w:val="none" w:sz="0" w:space="0" w:color="auto"/>
            <w:right w:val="none" w:sz="0" w:space="0" w:color="auto"/>
          </w:divBdr>
        </w:div>
        <w:div w:id="225994153">
          <w:marLeft w:val="640"/>
          <w:marRight w:val="0"/>
          <w:marTop w:val="0"/>
          <w:marBottom w:val="0"/>
          <w:divBdr>
            <w:top w:val="none" w:sz="0" w:space="0" w:color="auto"/>
            <w:left w:val="none" w:sz="0" w:space="0" w:color="auto"/>
            <w:bottom w:val="none" w:sz="0" w:space="0" w:color="auto"/>
            <w:right w:val="none" w:sz="0" w:space="0" w:color="auto"/>
          </w:divBdr>
        </w:div>
        <w:div w:id="348726837">
          <w:marLeft w:val="640"/>
          <w:marRight w:val="0"/>
          <w:marTop w:val="0"/>
          <w:marBottom w:val="0"/>
          <w:divBdr>
            <w:top w:val="none" w:sz="0" w:space="0" w:color="auto"/>
            <w:left w:val="none" w:sz="0" w:space="0" w:color="auto"/>
            <w:bottom w:val="none" w:sz="0" w:space="0" w:color="auto"/>
            <w:right w:val="none" w:sz="0" w:space="0" w:color="auto"/>
          </w:divBdr>
        </w:div>
        <w:div w:id="412166585">
          <w:marLeft w:val="640"/>
          <w:marRight w:val="0"/>
          <w:marTop w:val="0"/>
          <w:marBottom w:val="0"/>
          <w:divBdr>
            <w:top w:val="none" w:sz="0" w:space="0" w:color="auto"/>
            <w:left w:val="none" w:sz="0" w:space="0" w:color="auto"/>
            <w:bottom w:val="none" w:sz="0" w:space="0" w:color="auto"/>
            <w:right w:val="none" w:sz="0" w:space="0" w:color="auto"/>
          </w:divBdr>
        </w:div>
        <w:div w:id="439498568">
          <w:marLeft w:val="640"/>
          <w:marRight w:val="0"/>
          <w:marTop w:val="0"/>
          <w:marBottom w:val="0"/>
          <w:divBdr>
            <w:top w:val="none" w:sz="0" w:space="0" w:color="auto"/>
            <w:left w:val="none" w:sz="0" w:space="0" w:color="auto"/>
            <w:bottom w:val="none" w:sz="0" w:space="0" w:color="auto"/>
            <w:right w:val="none" w:sz="0" w:space="0" w:color="auto"/>
          </w:divBdr>
        </w:div>
        <w:div w:id="445387625">
          <w:marLeft w:val="640"/>
          <w:marRight w:val="0"/>
          <w:marTop w:val="0"/>
          <w:marBottom w:val="0"/>
          <w:divBdr>
            <w:top w:val="none" w:sz="0" w:space="0" w:color="auto"/>
            <w:left w:val="none" w:sz="0" w:space="0" w:color="auto"/>
            <w:bottom w:val="none" w:sz="0" w:space="0" w:color="auto"/>
            <w:right w:val="none" w:sz="0" w:space="0" w:color="auto"/>
          </w:divBdr>
        </w:div>
        <w:div w:id="553202604">
          <w:marLeft w:val="640"/>
          <w:marRight w:val="0"/>
          <w:marTop w:val="0"/>
          <w:marBottom w:val="0"/>
          <w:divBdr>
            <w:top w:val="none" w:sz="0" w:space="0" w:color="auto"/>
            <w:left w:val="none" w:sz="0" w:space="0" w:color="auto"/>
            <w:bottom w:val="none" w:sz="0" w:space="0" w:color="auto"/>
            <w:right w:val="none" w:sz="0" w:space="0" w:color="auto"/>
          </w:divBdr>
        </w:div>
        <w:div w:id="672100998">
          <w:marLeft w:val="640"/>
          <w:marRight w:val="0"/>
          <w:marTop w:val="0"/>
          <w:marBottom w:val="0"/>
          <w:divBdr>
            <w:top w:val="none" w:sz="0" w:space="0" w:color="auto"/>
            <w:left w:val="none" w:sz="0" w:space="0" w:color="auto"/>
            <w:bottom w:val="none" w:sz="0" w:space="0" w:color="auto"/>
            <w:right w:val="none" w:sz="0" w:space="0" w:color="auto"/>
          </w:divBdr>
        </w:div>
        <w:div w:id="721713639">
          <w:marLeft w:val="640"/>
          <w:marRight w:val="0"/>
          <w:marTop w:val="0"/>
          <w:marBottom w:val="0"/>
          <w:divBdr>
            <w:top w:val="none" w:sz="0" w:space="0" w:color="auto"/>
            <w:left w:val="none" w:sz="0" w:space="0" w:color="auto"/>
            <w:bottom w:val="none" w:sz="0" w:space="0" w:color="auto"/>
            <w:right w:val="none" w:sz="0" w:space="0" w:color="auto"/>
          </w:divBdr>
        </w:div>
        <w:div w:id="1001464455">
          <w:marLeft w:val="640"/>
          <w:marRight w:val="0"/>
          <w:marTop w:val="0"/>
          <w:marBottom w:val="0"/>
          <w:divBdr>
            <w:top w:val="none" w:sz="0" w:space="0" w:color="auto"/>
            <w:left w:val="none" w:sz="0" w:space="0" w:color="auto"/>
            <w:bottom w:val="none" w:sz="0" w:space="0" w:color="auto"/>
            <w:right w:val="none" w:sz="0" w:space="0" w:color="auto"/>
          </w:divBdr>
        </w:div>
        <w:div w:id="1034118352">
          <w:marLeft w:val="640"/>
          <w:marRight w:val="0"/>
          <w:marTop w:val="0"/>
          <w:marBottom w:val="0"/>
          <w:divBdr>
            <w:top w:val="none" w:sz="0" w:space="0" w:color="auto"/>
            <w:left w:val="none" w:sz="0" w:space="0" w:color="auto"/>
            <w:bottom w:val="none" w:sz="0" w:space="0" w:color="auto"/>
            <w:right w:val="none" w:sz="0" w:space="0" w:color="auto"/>
          </w:divBdr>
        </w:div>
        <w:div w:id="1035690218">
          <w:marLeft w:val="640"/>
          <w:marRight w:val="0"/>
          <w:marTop w:val="0"/>
          <w:marBottom w:val="0"/>
          <w:divBdr>
            <w:top w:val="none" w:sz="0" w:space="0" w:color="auto"/>
            <w:left w:val="none" w:sz="0" w:space="0" w:color="auto"/>
            <w:bottom w:val="none" w:sz="0" w:space="0" w:color="auto"/>
            <w:right w:val="none" w:sz="0" w:space="0" w:color="auto"/>
          </w:divBdr>
        </w:div>
        <w:div w:id="1220362774">
          <w:marLeft w:val="640"/>
          <w:marRight w:val="0"/>
          <w:marTop w:val="0"/>
          <w:marBottom w:val="0"/>
          <w:divBdr>
            <w:top w:val="none" w:sz="0" w:space="0" w:color="auto"/>
            <w:left w:val="none" w:sz="0" w:space="0" w:color="auto"/>
            <w:bottom w:val="none" w:sz="0" w:space="0" w:color="auto"/>
            <w:right w:val="none" w:sz="0" w:space="0" w:color="auto"/>
          </w:divBdr>
        </w:div>
        <w:div w:id="1425220692">
          <w:marLeft w:val="640"/>
          <w:marRight w:val="0"/>
          <w:marTop w:val="0"/>
          <w:marBottom w:val="0"/>
          <w:divBdr>
            <w:top w:val="none" w:sz="0" w:space="0" w:color="auto"/>
            <w:left w:val="none" w:sz="0" w:space="0" w:color="auto"/>
            <w:bottom w:val="none" w:sz="0" w:space="0" w:color="auto"/>
            <w:right w:val="none" w:sz="0" w:space="0" w:color="auto"/>
          </w:divBdr>
        </w:div>
        <w:div w:id="1577394429">
          <w:marLeft w:val="640"/>
          <w:marRight w:val="0"/>
          <w:marTop w:val="0"/>
          <w:marBottom w:val="0"/>
          <w:divBdr>
            <w:top w:val="none" w:sz="0" w:space="0" w:color="auto"/>
            <w:left w:val="none" w:sz="0" w:space="0" w:color="auto"/>
            <w:bottom w:val="none" w:sz="0" w:space="0" w:color="auto"/>
            <w:right w:val="none" w:sz="0" w:space="0" w:color="auto"/>
          </w:divBdr>
        </w:div>
        <w:div w:id="1596746741">
          <w:marLeft w:val="640"/>
          <w:marRight w:val="0"/>
          <w:marTop w:val="0"/>
          <w:marBottom w:val="0"/>
          <w:divBdr>
            <w:top w:val="none" w:sz="0" w:space="0" w:color="auto"/>
            <w:left w:val="none" w:sz="0" w:space="0" w:color="auto"/>
            <w:bottom w:val="none" w:sz="0" w:space="0" w:color="auto"/>
            <w:right w:val="none" w:sz="0" w:space="0" w:color="auto"/>
          </w:divBdr>
        </w:div>
        <w:div w:id="1653682427">
          <w:marLeft w:val="640"/>
          <w:marRight w:val="0"/>
          <w:marTop w:val="0"/>
          <w:marBottom w:val="0"/>
          <w:divBdr>
            <w:top w:val="none" w:sz="0" w:space="0" w:color="auto"/>
            <w:left w:val="none" w:sz="0" w:space="0" w:color="auto"/>
            <w:bottom w:val="none" w:sz="0" w:space="0" w:color="auto"/>
            <w:right w:val="none" w:sz="0" w:space="0" w:color="auto"/>
          </w:divBdr>
        </w:div>
        <w:div w:id="1698239993">
          <w:marLeft w:val="640"/>
          <w:marRight w:val="0"/>
          <w:marTop w:val="0"/>
          <w:marBottom w:val="0"/>
          <w:divBdr>
            <w:top w:val="none" w:sz="0" w:space="0" w:color="auto"/>
            <w:left w:val="none" w:sz="0" w:space="0" w:color="auto"/>
            <w:bottom w:val="none" w:sz="0" w:space="0" w:color="auto"/>
            <w:right w:val="none" w:sz="0" w:space="0" w:color="auto"/>
          </w:divBdr>
        </w:div>
        <w:div w:id="1946963947">
          <w:marLeft w:val="640"/>
          <w:marRight w:val="0"/>
          <w:marTop w:val="0"/>
          <w:marBottom w:val="0"/>
          <w:divBdr>
            <w:top w:val="none" w:sz="0" w:space="0" w:color="auto"/>
            <w:left w:val="none" w:sz="0" w:space="0" w:color="auto"/>
            <w:bottom w:val="none" w:sz="0" w:space="0" w:color="auto"/>
            <w:right w:val="none" w:sz="0" w:space="0" w:color="auto"/>
          </w:divBdr>
        </w:div>
        <w:div w:id="2002731309">
          <w:marLeft w:val="640"/>
          <w:marRight w:val="0"/>
          <w:marTop w:val="0"/>
          <w:marBottom w:val="0"/>
          <w:divBdr>
            <w:top w:val="none" w:sz="0" w:space="0" w:color="auto"/>
            <w:left w:val="none" w:sz="0" w:space="0" w:color="auto"/>
            <w:bottom w:val="none" w:sz="0" w:space="0" w:color="auto"/>
            <w:right w:val="none" w:sz="0" w:space="0" w:color="auto"/>
          </w:divBdr>
        </w:div>
        <w:div w:id="2070763643">
          <w:marLeft w:val="640"/>
          <w:marRight w:val="0"/>
          <w:marTop w:val="0"/>
          <w:marBottom w:val="0"/>
          <w:divBdr>
            <w:top w:val="none" w:sz="0" w:space="0" w:color="auto"/>
            <w:left w:val="none" w:sz="0" w:space="0" w:color="auto"/>
            <w:bottom w:val="none" w:sz="0" w:space="0" w:color="auto"/>
            <w:right w:val="none" w:sz="0" w:space="0" w:color="auto"/>
          </w:divBdr>
        </w:div>
      </w:divsChild>
    </w:div>
    <w:div w:id="212817728">
      <w:bodyDiv w:val="1"/>
      <w:marLeft w:val="0"/>
      <w:marRight w:val="0"/>
      <w:marTop w:val="0"/>
      <w:marBottom w:val="0"/>
      <w:divBdr>
        <w:top w:val="none" w:sz="0" w:space="0" w:color="auto"/>
        <w:left w:val="none" w:sz="0" w:space="0" w:color="auto"/>
        <w:bottom w:val="none" w:sz="0" w:space="0" w:color="auto"/>
        <w:right w:val="none" w:sz="0" w:space="0" w:color="auto"/>
      </w:divBdr>
      <w:divsChild>
        <w:div w:id="88425842">
          <w:marLeft w:val="640"/>
          <w:marRight w:val="0"/>
          <w:marTop w:val="0"/>
          <w:marBottom w:val="0"/>
          <w:divBdr>
            <w:top w:val="none" w:sz="0" w:space="0" w:color="auto"/>
            <w:left w:val="none" w:sz="0" w:space="0" w:color="auto"/>
            <w:bottom w:val="none" w:sz="0" w:space="0" w:color="auto"/>
            <w:right w:val="none" w:sz="0" w:space="0" w:color="auto"/>
          </w:divBdr>
        </w:div>
        <w:div w:id="120999151">
          <w:marLeft w:val="640"/>
          <w:marRight w:val="0"/>
          <w:marTop w:val="0"/>
          <w:marBottom w:val="0"/>
          <w:divBdr>
            <w:top w:val="none" w:sz="0" w:space="0" w:color="auto"/>
            <w:left w:val="none" w:sz="0" w:space="0" w:color="auto"/>
            <w:bottom w:val="none" w:sz="0" w:space="0" w:color="auto"/>
            <w:right w:val="none" w:sz="0" w:space="0" w:color="auto"/>
          </w:divBdr>
        </w:div>
        <w:div w:id="155800817">
          <w:marLeft w:val="640"/>
          <w:marRight w:val="0"/>
          <w:marTop w:val="0"/>
          <w:marBottom w:val="0"/>
          <w:divBdr>
            <w:top w:val="none" w:sz="0" w:space="0" w:color="auto"/>
            <w:left w:val="none" w:sz="0" w:space="0" w:color="auto"/>
            <w:bottom w:val="none" w:sz="0" w:space="0" w:color="auto"/>
            <w:right w:val="none" w:sz="0" w:space="0" w:color="auto"/>
          </w:divBdr>
        </w:div>
        <w:div w:id="155876955">
          <w:marLeft w:val="640"/>
          <w:marRight w:val="0"/>
          <w:marTop w:val="0"/>
          <w:marBottom w:val="0"/>
          <w:divBdr>
            <w:top w:val="none" w:sz="0" w:space="0" w:color="auto"/>
            <w:left w:val="none" w:sz="0" w:space="0" w:color="auto"/>
            <w:bottom w:val="none" w:sz="0" w:space="0" w:color="auto"/>
            <w:right w:val="none" w:sz="0" w:space="0" w:color="auto"/>
          </w:divBdr>
        </w:div>
        <w:div w:id="201552700">
          <w:marLeft w:val="640"/>
          <w:marRight w:val="0"/>
          <w:marTop w:val="0"/>
          <w:marBottom w:val="0"/>
          <w:divBdr>
            <w:top w:val="none" w:sz="0" w:space="0" w:color="auto"/>
            <w:left w:val="none" w:sz="0" w:space="0" w:color="auto"/>
            <w:bottom w:val="none" w:sz="0" w:space="0" w:color="auto"/>
            <w:right w:val="none" w:sz="0" w:space="0" w:color="auto"/>
          </w:divBdr>
        </w:div>
        <w:div w:id="241449032">
          <w:marLeft w:val="640"/>
          <w:marRight w:val="0"/>
          <w:marTop w:val="0"/>
          <w:marBottom w:val="0"/>
          <w:divBdr>
            <w:top w:val="none" w:sz="0" w:space="0" w:color="auto"/>
            <w:left w:val="none" w:sz="0" w:space="0" w:color="auto"/>
            <w:bottom w:val="none" w:sz="0" w:space="0" w:color="auto"/>
            <w:right w:val="none" w:sz="0" w:space="0" w:color="auto"/>
          </w:divBdr>
        </w:div>
        <w:div w:id="278993415">
          <w:marLeft w:val="640"/>
          <w:marRight w:val="0"/>
          <w:marTop w:val="0"/>
          <w:marBottom w:val="0"/>
          <w:divBdr>
            <w:top w:val="none" w:sz="0" w:space="0" w:color="auto"/>
            <w:left w:val="none" w:sz="0" w:space="0" w:color="auto"/>
            <w:bottom w:val="none" w:sz="0" w:space="0" w:color="auto"/>
            <w:right w:val="none" w:sz="0" w:space="0" w:color="auto"/>
          </w:divBdr>
        </w:div>
        <w:div w:id="319045177">
          <w:marLeft w:val="640"/>
          <w:marRight w:val="0"/>
          <w:marTop w:val="0"/>
          <w:marBottom w:val="0"/>
          <w:divBdr>
            <w:top w:val="none" w:sz="0" w:space="0" w:color="auto"/>
            <w:left w:val="none" w:sz="0" w:space="0" w:color="auto"/>
            <w:bottom w:val="none" w:sz="0" w:space="0" w:color="auto"/>
            <w:right w:val="none" w:sz="0" w:space="0" w:color="auto"/>
          </w:divBdr>
        </w:div>
        <w:div w:id="376782876">
          <w:marLeft w:val="640"/>
          <w:marRight w:val="0"/>
          <w:marTop w:val="0"/>
          <w:marBottom w:val="0"/>
          <w:divBdr>
            <w:top w:val="none" w:sz="0" w:space="0" w:color="auto"/>
            <w:left w:val="none" w:sz="0" w:space="0" w:color="auto"/>
            <w:bottom w:val="none" w:sz="0" w:space="0" w:color="auto"/>
            <w:right w:val="none" w:sz="0" w:space="0" w:color="auto"/>
          </w:divBdr>
        </w:div>
        <w:div w:id="838303013">
          <w:marLeft w:val="640"/>
          <w:marRight w:val="0"/>
          <w:marTop w:val="0"/>
          <w:marBottom w:val="0"/>
          <w:divBdr>
            <w:top w:val="none" w:sz="0" w:space="0" w:color="auto"/>
            <w:left w:val="none" w:sz="0" w:space="0" w:color="auto"/>
            <w:bottom w:val="none" w:sz="0" w:space="0" w:color="auto"/>
            <w:right w:val="none" w:sz="0" w:space="0" w:color="auto"/>
          </w:divBdr>
        </w:div>
        <w:div w:id="838547434">
          <w:marLeft w:val="640"/>
          <w:marRight w:val="0"/>
          <w:marTop w:val="0"/>
          <w:marBottom w:val="0"/>
          <w:divBdr>
            <w:top w:val="none" w:sz="0" w:space="0" w:color="auto"/>
            <w:left w:val="none" w:sz="0" w:space="0" w:color="auto"/>
            <w:bottom w:val="none" w:sz="0" w:space="0" w:color="auto"/>
            <w:right w:val="none" w:sz="0" w:space="0" w:color="auto"/>
          </w:divBdr>
        </w:div>
        <w:div w:id="928856715">
          <w:marLeft w:val="640"/>
          <w:marRight w:val="0"/>
          <w:marTop w:val="0"/>
          <w:marBottom w:val="0"/>
          <w:divBdr>
            <w:top w:val="none" w:sz="0" w:space="0" w:color="auto"/>
            <w:left w:val="none" w:sz="0" w:space="0" w:color="auto"/>
            <w:bottom w:val="none" w:sz="0" w:space="0" w:color="auto"/>
            <w:right w:val="none" w:sz="0" w:space="0" w:color="auto"/>
          </w:divBdr>
        </w:div>
        <w:div w:id="945582631">
          <w:marLeft w:val="640"/>
          <w:marRight w:val="0"/>
          <w:marTop w:val="0"/>
          <w:marBottom w:val="0"/>
          <w:divBdr>
            <w:top w:val="none" w:sz="0" w:space="0" w:color="auto"/>
            <w:left w:val="none" w:sz="0" w:space="0" w:color="auto"/>
            <w:bottom w:val="none" w:sz="0" w:space="0" w:color="auto"/>
            <w:right w:val="none" w:sz="0" w:space="0" w:color="auto"/>
          </w:divBdr>
        </w:div>
        <w:div w:id="1278876247">
          <w:marLeft w:val="640"/>
          <w:marRight w:val="0"/>
          <w:marTop w:val="0"/>
          <w:marBottom w:val="0"/>
          <w:divBdr>
            <w:top w:val="none" w:sz="0" w:space="0" w:color="auto"/>
            <w:left w:val="none" w:sz="0" w:space="0" w:color="auto"/>
            <w:bottom w:val="none" w:sz="0" w:space="0" w:color="auto"/>
            <w:right w:val="none" w:sz="0" w:space="0" w:color="auto"/>
          </w:divBdr>
        </w:div>
        <w:div w:id="1607809342">
          <w:marLeft w:val="640"/>
          <w:marRight w:val="0"/>
          <w:marTop w:val="0"/>
          <w:marBottom w:val="0"/>
          <w:divBdr>
            <w:top w:val="none" w:sz="0" w:space="0" w:color="auto"/>
            <w:left w:val="none" w:sz="0" w:space="0" w:color="auto"/>
            <w:bottom w:val="none" w:sz="0" w:space="0" w:color="auto"/>
            <w:right w:val="none" w:sz="0" w:space="0" w:color="auto"/>
          </w:divBdr>
        </w:div>
        <w:div w:id="1800147876">
          <w:marLeft w:val="640"/>
          <w:marRight w:val="0"/>
          <w:marTop w:val="0"/>
          <w:marBottom w:val="0"/>
          <w:divBdr>
            <w:top w:val="none" w:sz="0" w:space="0" w:color="auto"/>
            <w:left w:val="none" w:sz="0" w:space="0" w:color="auto"/>
            <w:bottom w:val="none" w:sz="0" w:space="0" w:color="auto"/>
            <w:right w:val="none" w:sz="0" w:space="0" w:color="auto"/>
          </w:divBdr>
        </w:div>
        <w:div w:id="2054188091">
          <w:marLeft w:val="640"/>
          <w:marRight w:val="0"/>
          <w:marTop w:val="0"/>
          <w:marBottom w:val="0"/>
          <w:divBdr>
            <w:top w:val="none" w:sz="0" w:space="0" w:color="auto"/>
            <w:left w:val="none" w:sz="0" w:space="0" w:color="auto"/>
            <w:bottom w:val="none" w:sz="0" w:space="0" w:color="auto"/>
            <w:right w:val="none" w:sz="0" w:space="0" w:color="auto"/>
          </w:divBdr>
        </w:div>
      </w:divsChild>
    </w:div>
    <w:div w:id="218707670">
      <w:bodyDiv w:val="1"/>
      <w:marLeft w:val="0"/>
      <w:marRight w:val="0"/>
      <w:marTop w:val="0"/>
      <w:marBottom w:val="0"/>
      <w:divBdr>
        <w:top w:val="none" w:sz="0" w:space="0" w:color="auto"/>
        <w:left w:val="none" w:sz="0" w:space="0" w:color="auto"/>
        <w:bottom w:val="none" w:sz="0" w:space="0" w:color="auto"/>
        <w:right w:val="none" w:sz="0" w:space="0" w:color="auto"/>
      </w:divBdr>
    </w:div>
    <w:div w:id="219444633">
      <w:bodyDiv w:val="1"/>
      <w:marLeft w:val="0"/>
      <w:marRight w:val="0"/>
      <w:marTop w:val="0"/>
      <w:marBottom w:val="0"/>
      <w:divBdr>
        <w:top w:val="none" w:sz="0" w:space="0" w:color="auto"/>
        <w:left w:val="none" w:sz="0" w:space="0" w:color="auto"/>
        <w:bottom w:val="none" w:sz="0" w:space="0" w:color="auto"/>
        <w:right w:val="none" w:sz="0" w:space="0" w:color="auto"/>
      </w:divBdr>
      <w:divsChild>
        <w:div w:id="52895265">
          <w:marLeft w:val="480"/>
          <w:marRight w:val="0"/>
          <w:marTop w:val="0"/>
          <w:marBottom w:val="0"/>
          <w:divBdr>
            <w:top w:val="none" w:sz="0" w:space="0" w:color="auto"/>
            <w:left w:val="none" w:sz="0" w:space="0" w:color="auto"/>
            <w:bottom w:val="none" w:sz="0" w:space="0" w:color="auto"/>
            <w:right w:val="none" w:sz="0" w:space="0" w:color="auto"/>
          </w:divBdr>
        </w:div>
        <w:div w:id="70927771">
          <w:marLeft w:val="480"/>
          <w:marRight w:val="0"/>
          <w:marTop w:val="0"/>
          <w:marBottom w:val="0"/>
          <w:divBdr>
            <w:top w:val="none" w:sz="0" w:space="0" w:color="auto"/>
            <w:left w:val="none" w:sz="0" w:space="0" w:color="auto"/>
            <w:bottom w:val="none" w:sz="0" w:space="0" w:color="auto"/>
            <w:right w:val="none" w:sz="0" w:space="0" w:color="auto"/>
          </w:divBdr>
        </w:div>
        <w:div w:id="137572829">
          <w:marLeft w:val="480"/>
          <w:marRight w:val="0"/>
          <w:marTop w:val="0"/>
          <w:marBottom w:val="0"/>
          <w:divBdr>
            <w:top w:val="none" w:sz="0" w:space="0" w:color="auto"/>
            <w:left w:val="none" w:sz="0" w:space="0" w:color="auto"/>
            <w:bottom w:val="none" w:sz="0" w:space="0" w:color="auto"/>
            <w:right w:val="none" w:sz="0" w:space="0" w:color="auto"/>
          </w:divBdr>
        </w:div>
        <w:div w:id="146554476">
          <w:marLeft w:val="480"/>
          <w:marRight w:val="0"/>
          <w:marTop w:val="0"/>
          <w:marBottom w:val="0"/>
          <w:divBdr>
            <w:top w:val="none" w:sz="0" w:space="0" w:color="auto"/>
            <w:left w:val="none" w:sz="0" w:space="0" w:color="auto"/>
            <w:bottom w:val="none" w:sz="0" w:space="0" w:color="auto"/>
            <w:right w:val="none" w:sz="0" w:space="0" w:color="auto"/>
          </w:divBdr>
        </w:div>
        <w:div w:id="247276942">
          <w:marLeft w:val="480"/>
          <w:marRight w:val="0"/>
          <w:marTop w:val="0"/>
          <w:marBottom w:val="0"/>
          <w:divBdr>
            <w:top w:val="none" w:sz="0" w:space="0" w:color="auto"/>
            <w:left w:val="none" w:sz="0" w:space="0" w:color="auto"/>
            <w:bottom w:val="none" w:sz="0" w:space="0" w:color="auto"/>
            <w:right w:val="none" w:sz="0" w:space="0" w:color="auto"/>
          </w:divBdr>
        </w:div>
        <w:div w:id="256015889">
          <w:marLeft w:val="480"/>
          <w:marRight w:val="0"/>
          <w:marTop w:val="0"/>
          <w:marBottom w:val="0"/>
          <w:divBdr>
            <w:top w:val="none" w:sz="0" w:space="0" w:color="auto"/>
            <w:left w:val="none" w:sz="0" w:space="0" w:color="auto"/>
            <w:bottom w:val="none" w:sz="0" w:space="0" w:color="auto"/>
            <w:right w:val="none" w:sz="0" w:space="0" w:color="auto"/>
          </w:divBdr>
        </w:div>
        <w:div w:id="256058071">
          <w:marLeft w:val="480"/>
          <w:marRight w:val="0"/>
          <w:marTop w:val="0"/>
          <w:marBottom w:val="0"/>
          <w:divBdr>
            <w:top w:val="none" w:sz="0" w:space="0" w:color="auto"/>
            <w:left w:val="none" w:sz="0" w:space="0" w:color="auto"/>
            <w:bottom w:val="none" w:sz="0" w:space="0" w:color="auto"/>
            <w:right w:val="none" w:sz="0" w:space="0" w:color="auto"/>
          </w:divBdr>
        </w:div>
        <w:div w:id="295109997">
          <w:marLeft w:val="480"/>
          <w:marRight w:val="0"/>
          <w:marTop w:val="0"/>
          <w:marBottom w:val="0"/>
          <w:divBdr>
            <w:top w:val="none" w:sz="0" w:space="0" w:color="auto"/>
            <w:left w:val="none" w:sz="0" w:space="0" w:color="auto"/>
            <w:bottom w:val="none" w:sz="0" w:space="0" w:color="auto"/>
            <w:right w:val="none" w:sz="0" w:space="0" w:color="auto"/>
          </w:divBdr>
        </w:div>
        <w:div w:id="311522755">
          <w:marLeft w:val="480"/>
          <w:marRight w:val="0"/>
          <w:marTop w:val="0"/>
          <w:marBottom w:val="0"/>
          <w:divBdr>
            <w:top w:val="none" w:sz="0" w:space="0" w:color="auto"/>
            <w:left w:val="none" w:sz="0" w:space="0" w:color="auto"/>
            <w:bottom w:val="none" w:sz="0" w:space="0" w:color="auto"/>
            <w:right w:val="none" w:sz="0" w:space="0" w:color="auto"/>
          </w:divBdr>
        </w:div>
        <w:div w:id="384529983">
          <w:marLeft w:val="480"/>
          <w:marRight w:val="0"/>
          <w:marTop w:val="0"/>
          <w:marBottom w:val="0"/>
          <w:divBdr>
            <w:top w:val="none" w:sz="0" w:space="0" w:color="auto"/>
            <w:left w:val="none" w:sz="0" w:space="0" w:color="auto"/>
            <w:bottom w:val="none" w:sz="0" w:space="0" w:color="auto"/>
            <w:right w:val="none" w:sz="0" w:space="0" w:color="auto"/>
          </w:divBdr>
        </w:div>
        <w:div w:id="386420854">
          <w:marLeft w:val="480"/>
          <w:marRight w:val="0"/>
          <w:marTop w:val="0"/>
          <w:marBottom w:val="0"/>
          <w:divBdr>
            <w:top w:val="none" w:sz="0" w:space="0" w:color="auto"/>
            <w:left w:val="none" w:sz="0" w:space="0" w:color="auto"/>
            <w:bottom w:val="none" w:sz="0" w:space="0" w:color="auto"/>
            <w:right w:val="none" w:sz="0" w:space="0" w:color="auto"/>
          </w:divBdr>
        </w:div>
        <w:div w:id="401371035">
          <w:marLeft w:val="480"/>
          <w:marRight w:val="0"/>
          <w:marTop w:val="0"/>
          <w:marBottom w:val="0"/>
          <w:divBdr>
            <w:top w:val="none" w:sz="0" w:space="0" w:color="auto"/>
            <w:left w:val="none" w:sz="0" w:space="0" w:color="auto"/>
            <w:bottom w:val="none" w:sz="0" w:space="0" w:color="auto"/>
            <w:right w:val="none" w:sz="0" w:space="0" w:color="auto"/>
          </w:divBdr>
        </w:div>
        <w:div w:id="410321026">
          <w:marLeft w:val="480"/>
          <w:marRight w:val="0"/>
          <w:marTop w:val="0"/>
          <w:marBottom w:val="0"/>
          <w:divBdr>
            <w:top w:val="none" w:sz="0" w:space="0" w:color="auto"/>
            <w:left w:val="none" w:sz="0" w:space="0" w:color="auto"/>
            <w:bottom w:val="none" w:sz="0" w:space="0" w:color="auto"/>
            <w:right w:val="none" w:sz="0" w:space="0" w:color="auto"/>
          </w:divBdr>
        </w:div>
        <w:div w:id="416944713">
          <w:marLeft w:val="480"/>
          <w:marRight w:val="0"/>
          <w:marTop w:val="0"/>
          <w:marBottom w:val="0"/>
          <w:divBdr>
            <w:top w:val="none" w:sz="0" w:space="0" w:color="auto"/>
            <w:left w:val="none" w:sz="0" w:space="0" w:color="auto"/>
            <w:bottom w:val="none" w:sz="0" w:space="0" w:color="auto"/>
            <w:right w:val="none" w:sz="0" w:space="0" w:color="auto"/>
          </w:divBdr>
        </w:div>
        <w:div w:id="553001906">
          <w:marLeft w:val="480"/>
          <w:marRight w:val="0"/>
          <w:marTop w:val="0"/>
          <w:marBottom w:val="0"/>
          <w:divBdr>
            <w:top w:val="none" w:sz="0" w:space="0" w:color="auto"/>
            <w:left w:val="none" w:sz="0" w:space="0" w:color="auto"/>
            <w:bottom w:val="none" w:sz="0" w:space="0" w:color="auto"/>
            <w:right w:val="none" w:sz="0" w:space="0" w:color="auto"/>
          </w:divBdr>
        </w:div>
        <w:div w:id="659771983">
          <w:marLeft w:val="480"/>
          <w:marRight w:val="0"/>
          <w:marTop w:val="0"/>
          <w:marBottom w:val="0"/>
          <w:divBdr>
            <w:top w:val="none" w:sz="0" w:space="0" w:color="auto"/>
            <w:left w:val="none" w:sz="0" w:space="0" w:color="auto"/>
            <w:bottom w:val="none" w:sz="0" w:space="0" w:color="auto"/>
            <w:right w:val="none" w:sz="0" w:space="0" w:color="auto"/>
          </w:divBdr>
        </w:div>
        <w:div w:id="673339281">
          <w:marLeft w:val="480"/>
          <w:marRight w:val="0"/>
          <w:marTop w:val="0"/>
          <w:marBottom w:val="0"/>
          <w:divBdr>
            <w:top w:val="none" w:sz="0" w:space="0" w:color="auto"/>
            <w:left w:val="none" w:sz="0" w:space="0" w:color="auto"/>
            <w:bottom w:val="none" w:sz="0" w:space="0" w:color="auto"/>
            <w:right w:val="none" w:sz="0" w:space="0" w:color="auto"/>
          </w:divBdr>
        </w:div>
        <w:div w:id="684987749">
          <w:marLeft w:val="480"/>
          <w:marRight w:val="0"/>
          <w:marTop w:val="0"/>
          <w:marBottom w:val="0"/>
          <w:divBdr>
            <w:top w:val="none" w:sz="0" w:space="0" w:color="auto"/>
            <w:left w:val="none" w:sz="0" w:space="0" w:color="auto"/>
            <w:bottom w:val="none" w:sz="0" w:space="0" w:color="auto"/>
            <w:right w:val="none" w:sz="0" w:space="0" w:color="auto"/>
          </w:divBdr>
        </w:div>
        <w:div w:id="693849759">
          <w:marLeft w:val="480"/>
          <w:marRight w:val="0"/>
          <w:marTop w:val="0"/>
          <w:marBottom w:val="0"/>
          <w:divBdr>
            <w:top w:val="none" w:sz="0" w:space="0" w:color="auto"/>
            <w:left w:val="none" w:sz="0" w:space="0" w:color="auto"/>
            <w:bottom w:val="none" w:sz="0" w:space="0" w:color="auto"/>
            <w:right w:val="none" w:sz="0" w:space="0" w:color="auto"/>
          </w:divBdr>
        </w:div>
        <w:div w:id="713651560">
          <w:marLeft w:val="480"/>
          <w:marRight w:val="0"/>
          <w:marTop w:val="0"/>
          <w:marBottom w:val="0"/>
          <w:divBdr>
            <w:top w:val="none" w:sz="0" w:space="0" w:color="auto"/>
            <w:left w:val="none" w:sz="0" w:space="0" w:color="auto"/>
            <w:bottom w:val="none" w:sz="0" w:space="0" w:color="auto"/>
            <w:right w:val="none" w:sz="0" w:space="0" w:color="auto"/>
          </w:divBdr>
        </w:div>
        <w:div w:id="792749172">
          <w:marLeft w:val="480"/>
          <w:marRight w:val="0"/>
          <w:marTop w:val="0"/>
          <w:marBottom w:val="0"/>
          <w:divBdr>
            <w:top w:val="none" w:sz="0" w:space="0" w:color="auto"/>
            <w:left w:val="none" w:sz="0" w:space="0" w:color="auto"/>
            <w:bottom w:val="none" w:sz="0" w:space="0" w:color="auto"/>
            <w:right w:val="none" w:sz="0" w:space="0" w:color="auto"/>
          </w:divBdr>
        </w:div>
        <w:div w:id="809136228">
          <w:marLeft w:val="480"/>
          <w:marRight w:val="0"/>
          <w:marTop w:val="0"/>
          <w:marBottom w:val="0"/>
          <w:divBdr>
            <w:top w:val="none" w:sz="0" w:space="0" w:color="auto"/>
            <w:left w:val="none" w:sz="0" w:space="0" w:color="auto"/>
            <w:bottom w:val="none" w:sz="0" w:space="0" w:color="auto"/>
            <w:right w:val="none" w:sz="0" w:space="0" w:color="auto"/>
          </w:divBdr>
        </w:div>
        <w:div w:id="907575282">
          <w:marLeft w:val="480"/>
          <w:marRight w:val="0"/>
          <w:marTop w:val="0"/>
          <w:marBottom w:val="0"/>
          <w:divBdr>
            <w:top w:val="none" w:sz="0" w:space="0" w:color="auto"/>
            <w:left w:val="none" w:sz="0" w:space="0" w:color="auto"/>
            <w:bottom w:val="none" w:sz="0" w:space="0" w:color="auto"/>
            <w:right w:val="none" w:sz="0" w:space="0" w:color="auto"/>
          </w:divBdr>
        </w:div>
        <w:div w:id="910431279">
          <w:marLeft w:val="480"/>
          <w:marRight w:val="0"/>
          <w:marTop w:val="0"/>
          <w:marBottom w:val="0"/>
          <w:divBdr>
            <w:top w:val="none" w:sz="0" w:space="0" w:color="auto"/>
            <w:left w:val="none" w:sz="0" w:space="0" w:color="auto"/>
            <w:bottom w:val="none" w:sz="0" w:space="0" w:color="auto"/>
            <w:right w:val="none" w:sz="0" w:space="0" w:color="auto"/>
          </w:divBdr>
        </w:div>
        <w:div w:id="915015697">
          <w:marLeft w:val="480"/>
          <w:marRight w:val="0"/>
          <w:marTop w:val="0"/>
          <w:marBottom w:val="0"/>
          <w:divBdr>
            <w:top w:val="none" w:sz="0" w:space="0" w:color="auto"/>
            <w:left w:val="none" w:sz="0" w:space="0" w:color="auto"/>
            <w:bottom w:val="none" w:sz="0" w:space="0" w:color="auto"/>
            <w:right w:val="none" w:sz="0" w:space="0" w:color="auto"/>
          </w:divBdr>
        </w:div>
        <w:div w:id="955215617">
          <w:marLeft w:val="480"/>
          <w:marRight w:val="0"/>
          <w:marTop w:val="0"/>
          <w:marBottom w:val="0"/>
          <w:divBdr>
            <w:top w:val="none" w:sz="0" w:space="0" w:color="auto"/>
            <w:left w:val="none" w:sz="0" w:space="0" w:color="auto"/>
            <w:bottom w:val="none" w:sz="0" w:space="0" w:color="auto"/>
            <w:right w:val="none" w:sz="0" w:space="0" w:color="auto"/>
          </w:divBdr>
        </w:div>
        <w:div w:id="983390265">
          <w:marLeft w:val="480"/>
          <w:marRight w:val="0"/>
          <w:marTop w:val="0"/>
          <w:marBottom w:val="0"/>
          <w:divBdr>
            <w:top w:val="none" w:sz="0" w:space="0" w:color="auto"/>
            <w:left w:val="none" w:sz="0" w:space="0" w:color="auto"/>
            <w:bottom w:val="none" w:sz="0" w:space="0" w:color="auto"/>
            <w:right w:val="none" w:sz="0" w:space="0" w:color="auto"/>
          </w:divBdr>
        </w:div>
        <w:div w:id="991102440">
          <w:marLeft w:val="480"/>
          <w:marRight w:val="0"/>
          <w:marTop w:val="0"/>
          <w:marBottom w:val="0"/>
          <w:divBdr>
            <w:top w:val="none" w:sz="0" w:space="0" w:color="auto"/>
            <w:left w:val="none" w:sz="0" w:space="0" w:color="auto"/>
            <w:bottom w:val="none" w:sz="0" w:space="0" w:color="auto"/>
            <w:right w:val="none" w:sz="0" w:space="0" w:color="auto"/>
          </w:divBdr>
        </w:div>
        <w:div w:id="1017121513">
          <w:marLeft w:val="480"/>
          <w:marRight w:val="0"/>
          <w:marTop w:val="0"/>
          <w:marBottom w:val="0"/>
          <w:divBdr>
            <w:top w:val="none" w:sz="0" w:space="0" w:color="auto"/>
            <w:left w:val="none" w:sz="0" w:space="0" w:color="auto"/>
            <w:bottom w:val="none" w:sz="0" w:space="0" w:color="auto"/>
            <w:right w:val="none" w:sz="0" w:space="0" w:color="auto"/>
          </w:divBdr>
        </w:div>
        <w:div w:id="1080061478">
          <w:marLeft w:val="480"/>
          <w:marRight w:val="0"/>
          <w:marTop w:val="0"/>
          <w:marBottom w:val="0"/>
          <w:divBdr>
            <w:top w:val="none" w:sz="0" w:space="0" w:color="auto"/>
            <w:left w:val="none" w:sz="0" w:space="0" w:color="auto"/>
            <w:bottom w:val="none" w:sz="0" w:space="0" w:color="auto"/>
            <w:right w:val="none" w:sz="0" w:space="0" w:color="auto"/>
          </w:divBdr>
        </w:div>
        <w:div w:id="1086146539">
          <w:marLeft w:val="480"/>
          <w:marRight w:val="0"/>
          <w:marTop w:val="0"/>
          <w:marBottom w:val="0"/>
          <w:divBdr>
            <w:top w:val="none" w:sz="0" w:space="0" w:color="auto"/>
            <w:left w:val="none" w:sz="0" w:space="0" w:color="auto"/>
            <w:bottom w:val="none" w:sz="0" w:space="0" w:color="auto"/>
            <w:right w:val="none" w:sz="0" w:space="0" w:color="auto"/>
          </w:divBdr>
        </w:div>
        <w:div w:id="1207790025">
          <w:marLeft w:val="480"/>
          <w:marRight w:val="0"/>
          <w:marTop w:val="0"/>
          <w:marBottom w:val="0"/>
          <w:divBdr>
            <w:top w:val="none" w:sz="0" w:space="0" w:color="auto"/>
            <w:left w:val="none" w:sz="0" w:space="0" w:color="auto"/>
            <w:bottom w:val="none" w:sz="0" w:space="0" w:color="auto"/>
            <w:right w:val="none" w:sz="0" w:space="0" w:color="auto"/>
          </w:divBdr>
        </w:div>
        <w:div w:id="1231228340">
          <w:marLeft w:val="480"/>
          <w:marRight w:val="0"/>
          <w:marTop w:val="0"/>
          <w:marBottom w:val="0"/>
          <w:divBdr>
            <w:top w:val="none" w:sz="0" w:space="0" w:color="auto"/>
            <w:left w:val="none" w:sz="0" w:space="0" w:color="auto"/>
            <w:bottom w:val="none" w:sz="0" w:space="0" w:color="auto"/>
            <w:right w:val="none" w:sz="0" w:space="0" w:color="auto"/>
          </w:divBdr>
        </w:div>
        <w:div w:id="1261374303">
          <w:marLeft w:val="480"/>
          <w:marRight w:val="0"/>
          <w:marTop w:val="0"/>
          <w:marBottom w:val="0"/>
          <w:divBdr>
            <w:top w:val="none" w:sz="0" w:space="0" w:color="auto"/>
            <w:left w:val="none" w:sz="0" w:space="0" w:color="auto"/>
            <w:bottom w:val="none" w:sz="0" w:space="0" w:color="auto"/>
            <w:right w:val="none" w:sz="0" w:space="0" w:color="auto"/>
          </w:divBdr>
        </w:div>
        <w:div w:id="1351446217">
          <w:marLeft w:val="480"/>
          <w:marRight w:val="0"/>
          <w:marTop w:val="0"/>
          <w:marBottom w:val="0"/>
          <w:divBdr>
            <w:top w:val="none" w:sz="0" w:space="0" w:color="auto"/>
            <w:left w:val="none" w:sz="0" w:space="0" w:color="auto"/>
            <w:bottom w:val="none" w:sz="0" w:space="0" w:color="auto"/>
            <w:right w:val="none" w:sz="0" w:space="0" w:color="auto"/>
          </w:divBdr>
        </w:div>
        <w:div w:id="1373647788">
          <w:marLeft w:val="480"/>
          <w:marRight w:val="0"/>
          <w:marTop w:val="0"/>
          <w:marBottom w:val="0"/>
          <w:divBdr>
            <w:top w:val="none" w:sz="0" w:space="0" w:color="auto"/>
            <w:left w:val="none" w:sz="0" w:space="0" w:color="auto"/>
            <w:bottom w:val="none" w:sz="0" w:space="0" w:color="auto"/>
            <w:right w:val="none" w:sz="0" w:space="0" w:color="auto"/>
          </w:divBdr>
        </w:div>
        <w:div w:id="1374422791">
          <w:marLeft w:val="480"/>
          <w:marRight w:val="0"/>
          <w:marTop w:val="0"/>
          <w:marBottom w:val="0"/>
          <w:divBdr>
            <w:top w:val="none" w:sz="0" w:space="0" w:color="auto"/>
            <w:left w:val="none" w:sz="0" w:space="0" w:color="auto"/>
            <w:bottom w:val="none" w:sz="0" w:space="0" w:color="auto"/>
            <w:right w:val="none" w:sz="0" w:space="0" w:color="auto"/>
          </w:divBdr>
        </w:div>
        <w:div w:id="1484587644">
          <w:marLeft w:val="480"/>
          <w:marRight w:val="0"/>
          <w:marTop w:val="0"/>
          <w:marBottom w:val="0"/>
          <w:divBdr>
            <w:top w:val="none" w:sz="0" w:space="0" w:color="auto"/>
            <w:left w:val="none" w:sz="0" w:space="0" w:color="auto"/>
            <w:bottom w:val="none" w:sz="0" w:space="0" w:color="auto"/>
            <w:right w:val="none" w:sz="0" w:space="0" w:color="auto"/>
          </w:divBdr>
        </w:div>
        <w:div w:id="1582790238">
          <w:marLeft w:val="480"/>
          <w:marRight w:val="0"/>
          <w:marTop w:val="0"/>
          <w:marBottom w:val="0"/>
          <w:divBdr>
            <w:top w:val="none" w:sz="0" w:space="0" w:color="auto"/>
            <w:left w:val="none" w:sz="0" w:space="0" w:color="auto"/>
            <w:bottom w:val="none" w:sz="0" w:space="0" w:color="auto"/>
            <w:right w:val="none" w:sz="0" w:space="0" w:color="auto"/>
          </w:divBdr>
        </w:div>
        <w:div w:id="1592928454">
          <w:marLeft w:val="480"/>
          <w:marRight w:val="0"/>
          <w:marTop w:val="0"/>
          <w:marBottom w:val="0"/>
          <w:divBdr>
            <w:top w:val="none" w:sz="0" w:space="0" w:color="auto"/>
            <w:left w:val="none" w:sz="0" w:space="0" w:color="auto"/>
            <w:bottom w:val="none" w:sz="0" w:space="0" w:color="auto"/>
            <w:right w:val="none" w:sz="0" w:space="0" w:color="auto"/>
          </w:divBdr>
        </w:div>
        <w:div w:id="1601836908">
          <w:marLeft w:val="480"/>
          <w:marRight w:val="0"/>
          <w:marTop w:val="0"/>
          <w:marBottom w:val="0"/>
          <w:divBdr>
            <w:top w:val="none" w:sz="0" w:space="0" w:color="auto"/>
            <w:left w:val="none" w:sz="0" w:space="0" w:color="auto"/>
            <w:bottom w:val="none" w:sz="0" w:space="0" w:color="auto"/>
            <w:right w:val="none" w:sz="0" w:space="0" w:color="auto"/>
          </w:divBdr>
        </w:div>
        <w:div w:id="1605917693">
          <w:marLeft w:val="480"/>
          <w:marRight w:val="0"/>
          <w:marTop w:val="0"/>
          <w:marBottom w:val="0"/>
          <w:divBdr>
            <w:top w:val="none" w:sz="0" w:space="0" w:color="auto"/>
            <w:left w:val="none" w:sz="0" w:space="0" w:color="auto"/>
            <w:bottom w:val="none" w:sz="0" w:space="0" w:color="auto"/>
            <w:right w:val="none" w:sz="0" w:space="0" w:color="auto"/>
          </w:divBdr>
        </w:div>
        <w:div w:id="1638338790">
          <w:marLeft w:val="480"/>
          <w:marRight w:val="0"/>
          <w:marTop w:val="0"/>
          <w:marBottom w:val="0"/>
          <w:divBdr>
            <w:top w:val="none" w:sz="0" w:space="0" w:color="auto"/>
            <w:left w:val="none" w:sz="0" w:space="0" w:color="auto"/>
            <w:bottom w:val="none" w:sz="0" w:space="0" w:color="auto"/>
            <w:right w:val="none" w:sz="0" w:space="0" w:color="auto"/>
          </w:divBdr>
        </w:div>
        <w:div w:id="1672021475">
          <w:marLeft w:val="480"/>
          <w:marRight w:val="0"/>
          <w:marTop w:val="0"/>
          <w:marBottom w:val="0"/>
          <w:divBdr>
            <w:top w:val="none" w:sz="0" w:space="0" w:color="auto"/>
            <w:left w:val="none" w:sz="0" w:space="0" w:color="auto"/>
            <w:bottom w:val="none" w:sz="0" w:space="0" w:color="auto"/>
            <w:right w:val="none" w:sz="0" w:space="0" w:color="auto"/>
          </w:divBdr>
        </w:div>
        <w:div w:id="1698197363">
          <w:marLeft w:val="480"/>
          <w:marRight w:val="0"/>
          <w:marTop w:val="0"/>
          <w:marBottom w:val="0"/>
          <w:divBdr>
            <w:top w:val="none" w:sz="0" w:space="0" w:color="auto"/>
            <w:left w:val="none" w:sz="0" w:space="0" w:color="auto"/>
            <w:bottom w:val="none" w:sz="0" w:space="0" w:color="auto"/>
            <w:right w:val="none" w:sz="0" w:space="0" w:color="auto"/>
          </w:divBdr>
        </w:div>
        <w:div w:id="1712219764">
          <w:marLeft w:val="480"/>
          <w:marRight w:val="0"/>
          <w:marTop w:val="0"/>
          <w:marBottom w:val="0"/>
          <w:divBdr>
            <w:top w:val="none" w:sz="0" w:space="0" w:color="auto"/>
            <w:left w:val="none" w:sz="0" w:space="0" w:color="auto"/>
            <w:bottom w:val="none" w:sz="0" w:space="0" w:color="auto"/>
            <w:right w:val="none" w:sz="0" w:space="0" w:color="auto"/>
          </w:divBdr>
        </w:div>
        <w:div w:id="1772433725">
          <w:marLeft w:val="480"/>
          <w:marRight w:val="0"/>
          <w:marTop w:val="0"/>
          <w:marBottom w:val="0"/>
          <w:divBdr>
            <w:top w:val="none" w:sz="0" w:space="0" w:color="auto"/>
            <w:left w:val="none" w:sz="0" w:space="0" w:color="auto"/>
            <w:bottom w:val="none" w:sz="0" w:space="0" w:color="auto"/>
            <w:right w:val="none" w:sz="0" w:space="0" w:color="auto"/>
          </w:divBdr>
        </w:div>
        <w:div w:id="1781799442">
          <w:marLeft w:val="480"/>
          <w:marRight w:val="0"/>
          <w:marTop w:val="0"/>
          <w:marBottom w:val="0"/>
          <w:divBdr>
            <w:top w:val="none" w:sz="0" w:space="0" w:color="auto"/>
            <w:left w:val="none" w:sz="0" w:space="0" w:color="auto"/>
            <w:bottom w:val="none" w:sz="0" w:space="0" w:color="auto"/>
            <w:right w:val="none" w:sz="0" w:space="0" w:color="auto"/>
          </w:divBdr>
        </w:div>
        <w:div w:id="1857843504">
          <w:marLeft w:val="480"/>
          <w:marRight w:val="0"/>
          <w:marTop w:val="0"/>
          <w:marBottom w:val="0"/>
          <w:divBdr>
            <w:top w:val="none" w:sz="0" w:space="0" w:color="auto"/>
            <w:left w:val="none" w:sz="0" w:space="0" w:color="auto"/>
            <w:bottom w:val="none" w:sz="0" w:space="0" w:color="auto"/>
            <w:right w:val="none" w:sz="0" w:space="0" w:color="auto"/>
          </w:divBdr>
        </w:div>
        <w:div w:id="1862234759">
          <w:marLeft w:val="480"/>
          <w:marRight w:val="0"/>
          <w:marTop w:val="0"/>
          <w:marBottom w:val="0"/>
          <w:divBdr>
            <w:top w:val="none" w:sz="0" w:space="0" w:color="auto"/>
            <w:left w:val="none" w:sz="0" w:space="0" w:color="auto"/>
            <w:bottom w:val="none" w:sz="0" w:space="0" w:color="auto"/>
            <w:right w:val="none" w:sz="0" w:space="0" w:color="auto"/>
          </w:divBdr>
        </w:div>
        <w:div w:id="1898739054">
          <w:marLeft w:val="480"/>
          <w:marRight w:val="0"/>
          <w:marTop w:val="0"/>
          <w:marBottom w:val="0"/>
          <w:divBdr>
            <w:top w:val="none" w:sz="0" w:space="0" w:color="auto"/>
            <w:left w:val="none" w:sz="0" w:space="0" w:color="auto"/>
            <w:bottom w:val="none" w:sz="0" w:space="0" w:color="auto"/>
            <w:right w:val="none" w:sz="0" w:space="0" w:color="auto"/>
          </w:divBdr>
        </w:div>
        <w:div w:id="1919635123">
          <w:marLeft w:val="480"/>
          <w:marRight w:val="0"/>
          <w:marTop w:val="0"/>
          <w:marBottom w:val="0"/>
          <w:divBdr>
            <w:top w:val="none" w:sz="0" w:space="0" w:color="auto"/>
            <w:left w:val="none" w:sz="0" w:space="0" w:color="auto"/>
            <w:bottom w:val="none" w:sz="0" w:space="0" w:color="auto"/>
            <w:right w:val="none" w:sz="0" w:space="0" w:color="auto"/>
          </w:divBdr>
        </w:div>
        <w:div w:id="1925726653">
          <w:marLeft w:val="480"/>
          <w:marRight w:val="0"/>
          <w:marTop w:val="0"/>
          <w:marBottom w:val="0"/>
          <w:divBdr>
            <w:top w:val="none" w:sz="0" w:space="0" w:color="auto"/>
            <w:left w:val="none" w:sz="0" w:space="0" w:color="auto"/>
            <w:bottom w:val="none" w:sz="0" w:space="0" w:color="auto"/>
            <w:right w:val="none" w:sz="0" w:space="0" w:color="auto"/>
          </w:divBdr>
        </w:div>
        <w:div w:id="1963876757">
          <w:marLeft w:val="480"/>
          <w:marRight w:val="0"/>
          <w:marTop w:val="0"/>
          <w:marBottom w:val="0"/>
          <w:divBdr>
            <w:top w:val="none" w:sz="0" w:space="0" w:color="auto"/>
            <w:left w:val="none" w:sz="0" w:space="0" w:color="auto"/>
            <w:bottom w:val="none" w:sz="0" w:space="0" w:color="auto"/>
            <w:right w:val="none" w:sz="0" w:space="0" w:color="auto"/>
          </w:divBdr>
        </w:div>
        <w:div w:id="2012564303">
          <w:marLeft w:val="480"/>
          <w:marRight w:val="0"/>
          <w:marTop w:val="0"/>
          <w:marBottom w:val="0"/>
          <w:divBdr>
            <w:top w:val="none" w:sz="0" w:space="0" w:color="auto"/>
            <w:left w:val="none" w:sz="0" w:space="0" w:color="auto"/>
            <w:bottom w:val="none" w:sz="0" w:space="0" w:color="auto"/>
            <w:right w:val="none" w:sz="0" w:space="0" w:color="auto"/>
          </w:divBdr>
        </w:div>
        <w:div w:id="2064518064">
          <w:marLeft w:val="480"/>
          <w:marRight w:val="0"/>
          <w:marTop w:val="0"/>
          <w:marBottom w:val="0"/>
          <w:divBdr>
            <w:top w:val="none" w:sz="0" w:space="0" w:color="auto"/>
            <w:left w:val="none" w:sz="0" w:space="0" w:color="auto"/>
            <w:bottom w:val="none" w:sz="0" w:space="0" w:color="auto"/>
            <w:right w:val="none" w:sz="0" w:space="0" w:color="auto"/>
          </w:divBdr>
        </w:div>
        <w:div w:id="2106538496">
          <w:marLeft w:val="480"/>
          <w:marRight w:val="0"/>
          <w:marTop w:val="0"/>
          <w:marBottom w:val="0"/>
          <w:divBdr>
            <w:top w:val="none" w:sz="0" w:space="0" w:color="auto"/>
            <w:left w:val="none" w:sz="0" w:space="0" w:color="auto"/>
            <w:bottom w:val="none" w:sz="0" w:space="0" w:color="auto"/>
            <w:right w:val="none" w:sz="0" w:space="0" w:color="auto"/>
          </w:divBdr>
        </w:div>
        <w:div w:id="2137599674">
          <w:marLeft w:val="480"/>
          <w:marRight w:val="0"/>
          <w:marTop w:val="0"/>
          <w:marBottom w:val="0"/>
          <w:divBdr>
            <w:top w:val="none" w:sz="0" w:space="0" w:color="auto"/>
            <w:left w:val="none" w:sz="0" w:space="0" w:color="auto"/>
            <w:bottom w:val="none" w:sz="0" w:space="0" w:color="auto"/>
            <w:right w:val="none" w:sz="0" w:space="0" w:color="auto"/>
          </w:divBdr>
        </w:div>
      </w:divsChild>
    </w:div>
    <w:div w:id="224878583">
      <w:bodyDiv w:val="1"/>
      <w:marLeft w:val="0"/>
      <w:marRight w:val="0"/>
      <w:marTop w:val="0"/>
      <w:marBottom w:val="0"/>
      <w:divBdr>
        <w:top w:val="none" w:sz="0" w:space="0" w:color="auto"/>
        <w:left w:val="none" w:sz="0" w:space="0" w:color="auto"/>
        <w:bottom w:val="none" w:sz="0" w:space="0" w:color="auto"/>
        <w:right w:val="none" w:sz="0" w:space="0" w:color="auto"/>
      </w:divBdr>
    </w:div>
    <w:div w:id="231232558">
      <w:bodyDiv w:val="1"/>
      <w:marLeft w:val="0"/>
      <w:marRight w:val="0"/>
      <w:marTop w:val="0"/>
      <w:marBottom w:val="0"/>
      <w:divBdr>
        <w:top w:val="none" w:sz="0" w:space="0" w:color="auto"/>
        <w:left w:val="none" w:sz="0" w:space="0" w:color="auto"/>
        <w:bottom w:val="none" w:sz="0" w:space="0" w:color="auto"/>
        <w:right w:val="none" w:sz="0" w:space="0" w:color="auto"/>
      </w:divBdr>
    </w:div>
    <w:div w:id="239757093">
      <w:bodyDiv w:val="1"/>
      <w:marLeft w:val="0"/>
      <w:marRight w:val="0"/>
      <w:marTop w:val="0"/>
      <w:marBottom w:val="0"/>
      <w:divBdr>
        <w:top w:val="none" w:sz="0" w:space="0" w:color="auto"/>
        <w:left w:val="none" w:sz="0" w:space="0" w:color="auto"/>
        <w:bottom w:val="none" w:sz="0" w:space="0" w:color="auto"/>
        <w:right w:val="none" w:sz="0" w:space="0" w:color="auto"/>
      </w:divBdr>
      <w:divsChild>
        <w:div w:id="62145021">
          <w:marLeft w:val="640"/>
          <w:marRight w:val="0"/>
          <w:marTop w:val="0"/>
          <w:marBottom w:val="0"/>
          <w:divBdr>
            <w:top w:val="none" w:sz="0" w:space="0" w:color="auto"/>
            <w:left w:val="none" w:sz="0" w:space="0" w:color="auto"/>
            <w:bottom w:val="none" w:sz="0" w:space="0" w:color="auto"/>
            <w:right w:val="none" w:sz="0" w:space="0" w:color="auto"/>
          </w:divBdr>
        </w:div>
        <w:div w:id="160780883">
          <w:marLeft w:val="640"/>
          <w:marRight w:val="0"/>
          <w:marTop w:val="0"/>
          <w:marBottom w:val="0"/>
          <w:divBdr>
            <w:top w:val="none" w:sz="0" w:space="0" w:color="auto"/>
            <w:left w:val="none" w:sz="0" w:space="0" w:color="auto"/>
            <w:bottom w:val="none" w:sz="0" w:space="0" w:color="auto"/>
            <w:right w:val="none" w:sz="0" w:space="0" w:color="auto"/>
          </w:divBdr>
        </w:div>
        <w:div w:id="182475218">
          <w:marLeft w:val="640"/>
          <w:marRight w:val="0"/>
          <w:marTop w:val="0"/>
          <w:marBottom w:val="0"/>
          <w:divBdr>
            <w:top w:val="none" w:sz="0" w:space="0" w:color="auto"/>
            <w:left w:val="none" w:sz="0" w:space="0" w:color="auto"/>
            <w:bottom w:val="none" w:sz="0" w:space="0" w:color="auto"/>
            <w:right w:val="none" w:sz="0" w:space="0" w:color="auto"/>
          </w:divBdr>
        </w:div>
        <w:div w:id="251553967">
          <w:marLeft w:val="640"/>
          <w:marRight w:val="0"/>
          <w:marTop w:val="0"/>
          <w:marBottom w:val="0"/>
          <w:divBdr>
            <w:top w:val="none" w:sz="0" w:space="0" w:color="auto"/>
            <w:left w:val="none" w:sz="0" w:space="0" w:color="auto"/>
            <w:bottom w:val="none" w:sz="0" w:space="0" w:color="auto"/>
            <w:right w:val="none" w:sz="0" w:space="0" w:color="auto"/>
          </w:divBdr>
        </w:div>
        <w:div w:id="278683620">
          <w:marLeft w:val="640"/>
          <w:marRight w:val="0"/>
          <w:marTop w:val="0"/>
          <w:marBottom w:val="0"/>
          <w:divBdr>
            <w:top w:val="none" w:sz="0" w:space="0" w:color="auto"/>
            <w:left w:val="none" w:sz="0" w:space="0" w:color="auto"/>
            <w:bottom w:val="none" w:sz="0" w:space="0" w:color="auto"/>
            <w:right w:val="none" w:sz="0" w:space="0" w:color="auto"/>
          </w:divBdr>
        </w:div>
        <w:div w:id="285164904">
          <w:marLeft w:val="640"/>
          <w:marRight w:val="0"/>
          <w:marTop w:val="0"/>
          <w:marBottom w:val="0"/>
          <w:divBdr>
            <w:top w:val="none" w:sz="0" w:space="0" w:color="auto"/>
            <w:left w:val="none" w:sz="0" w:space="0" w:color="auto"/>
            <w:bottom w:val="none" w:sz="0" w:space="0" w:color="auto"/>
            <w:right w:val="none" w:sz="0" w:space="0" w:color="auto"/>
          </w:divBdr>
        </w:div>
        <w:div w:id="554270165">
          <w:marLeft w:val="640"/>
          <w:marRight w:val="0"/>
          <w:marTop w:val="0"/>
          <w:marBottom w:val="0"/>
          <w:divBdr>
            <w:top w:val="none" w:sz="0" w:space="0" w:color="auto"/>
            <w:left w:val="none" w:sz="0" w:space="0" w:color="auto"/>
            <w:bottom w:val="none" w:sz="0" w:space="0" w:color="auto"/>
            <w:right w:val="none" w:sz="0" w:space="0" w:color="auto"/>
          </w:divBdr>
        </w:div>
        <w:div w:id="865405304">
          <w:marLeft w:val="640"/>
          <w:marRight w:val="0"/>
          <w:marTop w:val="0"/>
          <w:marBottom w:val="0"/>
          <w:divBdr>
            <w:top w:val="none" w:sz="0" w:space="0" w:color="auto"/>
            <w:left w:val="none" w:sz="0" w:space="0" w:color="auto"/>
            <w:bottom w:val="none" w:sz="0" w:space="0" w:color="auto"/>
            <w:right w:val="none" w:sz="0" w:space="0" w:color="auto"/>
          </w:divBdr>
        </w:div>
        <w:div w:id="905141540">
          <w:marLeft w:val="640"/>
          <w:marRight w:val="0"/>
          <w:marTop w:val="0"/>
          <w:marBottom w:val="0"/>
          <w:divBdr>
            <w:top w:val="none" w:sz="0" w:space="0" w:color="auto"/>
            <w:left w:val="none" w:sz="0" w:space="0" w:color="auto"/>
            <w:bottom w:val="none" w:sz="0" w:space="0" w:color="auto"/>
            <w:right w:val="none" w:sz="0" w:space="0" w:color="auto"/>
          </w:divBdr>
        </w:div>
        <w:div w:id="1070813126">
          <w:marLeft w:val="640"/>
          <w:marRight w:val="0"/>
          <w:marTop w:val="0"/>
          <w:marBottom w:val="0"/>
          <w:divBdr>
            <w:top w:val="none" w:sz="0" w:space="0" w:color="auto"/>
            <w:left w:val="none" w:sz="0" w:space="0" w:color="auto"/>
            <w:bottom w:val="none" w:sz="0" w:space="0" w:color="auto"/>
            <w:right w:val="none" w:sz="0" w:space="0" w:color="auto"/>
          </w:divBdr>
        </w:div>
        <w:div w:id="1119955676">
          <w:marLeft w:val="640"/>
          <w:marRight w:val="0"/>
          <w:marTop w:val="0"/>
          <w:marBottom w:val="0"/>
          <w:divBdr>
            <w:top w:val="none" w:sz="0" w:space="0" w:color="auto"/>
            <w:left w:val="none" w:sz="0" w:space="0" w:color="auto"/>
            <w:bottom w:val="none" w:sz="0" w:space="0" w:color="auto"/>
            <w:right w:val="none" w:sz="0" w:space="0" w:color="auto"/>
          </w:divBdr>
        </w:div>
        <w:div w:id="1248536916">
          <w:marLeft w:val="640"/>
          <w:marRight w:val="0"/>
          <w:marTop w:val="0"/>
          <w:marBottom w:val="0"/>
          <w:divBdr>
            <w:top w:val="none" w:sz="0" w:space="0" w:color="auto"/>
            <w:left w:val="none" w:sz="0" w:space="0" w:color="auto"/>
            <w:bottom w:val="none" w:sz="0" w:space="0" w:color="auto"/>
            <w:right w:val="none" w:sz="0" w:space="0" w:color="auto"/>
          </w:divBdr>
        </w:div>
        <w:div w:id="1311250387">
          <w:marLeft w:val="640"/>
          <w:marRight w:val="0"/>
          <w:marTop w:val="0"/>
          <w:marBottom w:val="0"/>
          <w:divBdr>
            <w:top w:val="none" w:sz="0" w:space="0" w:color="auto"/>
            <w:left w:val="none" w:sz="0" w:space="0" w:color="auto"/>
            <w:bottom w:val="none" w:sz="0" w:space="0" w:color="auto"/>
            <w:right w:val="none" w:sz="0" w:space="0" w:color="auto"/>
          </w:divBdr>
        </w:div>
        <w:div w:id="1514957768">
          <w:marLeft w:val="640"/>
          <w:marRight w:val="0"/>
          <w:marTop w:val="0"/>
          <w:marBottom w:val="0"/>
          <w:divBdr>
            <w:top w:val="none" w:sz="0" w:space="0" w:color="auto"/>
            <w:left w:val="none" w:sz="0" w:space="0" w:color="auto"/>
            <w:bottom w:val="none" w:sz="0" w:space="0" w:color="auto"/>
            <w:right w:val="none" w:sz="0" w:space="0" w:color="auto"/>
          </w:divBdr>
        </w:div>
        <w:div w:id="1545479011">
          <w:marLeft w:val="640"/>
          <w:marRight w:val="0"/>
          <w:marTop w:val="0"/>
          <w:marBottom w:val="0"/>
          <w:divBdr>
            <w:top w:val="none" w:sz="0" w:space="0" w:color="auto"/>
            <w:left w:val="none" w:sz="0" w:space="0" w:color="auto"/>
            <w:bottom w:val="none" w:sz="0" w:space="0" w:color="auto"/>
            <w:right w:val="none" w:sz="0" w:space="0" w:color="auto"/>
          </w:divBdr>
        </w:div>
        <w:div w:id="1996449706">
          <w:marLeft w:val="640"/>
          <w:marRight w:val="0"/>
          <w:marTop w:val="0"/>
          <w:marBottom w:val="0"/>
          <w:divBdr>
            <w:top w:val="none" w:sz="0" w:space="0" w:color="auto"/>
            <w:left w:val="none" w:sz="0" w:space="0" w:color="auto"/>
            <w:bottom w:val="none" w:sz="0" w:space="0" w:color="auto"/>
            <w:right w:val="none" w:sz="0" w:space="0" w:color="auto"/>
          </w:divBdr>
        </w:div>
        <w:div w:id="2010786498">
          <w:marLeft w:val="640"/>
          <w:marRight w:val="0"/>
          <w:marTop w:val="0"/>
          <w:marBottom w:val="0"/>
          <w:divBdr>
            <w:top w:val="none" w:sz="0" w:space="0" w:color="auto"/>
            <w:left w:val="none" w:sz="0" w:space="0" w:color="auto"/>
            <w:bottom w:val="none" w:sz="0" w:space="0" w:color="auto"/>
            <w:right w:val="none" w:sz="0" w:space="0" w:color="auto"/>
          </w:divBdr>
        </w:div>
        <w:div w:id="2147241019">
          <w:marLeft w:val="640"/>
          <w:marRight w:val="0"/>
          <w:marTop w:val="0"/>
          <w:marBottom w:val="0"/>
          <w:divBdr>
            <w:top w:val="none" w:sz="0" w:space="0" w:color="auto"/>
            <w:left w:val="none" w:sz="0" w:space="0" w:color="auto"/>
            <w:bottom w:val="none" w:sz="0" w:space="0" w:color="auto"/>
            <w:right w:val="none" w:sz="0" w:space="0" w:color="auto"/>
          </w:divBdr>
        </w:div>
      </w:divsChild>
    </w:div>
    <w:div w:id="242960000">
      <w:bodyDiv w:val="1"/>
      <w:marLeft w:val="0"/>
      <w:marRight w:val="0"/>
      <w:marTop w:val="0"/>
      <w:marBottom w:val="0"/>
      <w:divBdr>
        <w:top w:val="none" w:sz="0" w:space="0" w:color="auto"/>
        <w:left w:val="none" w:sz="0" w:space="0" w:color="auto"/>
        <w:bottom w:val="none" w:sz="0" w:space="0" w:color="auto"/>
        <w:right w:val="none" w:sz="0" w:space="0" w:color="auto"/>
      </w:divBdr>
      <w:divsChild>
        <w:div w:id="309948586">
          <w:marLeft w:val="640"/>
          <w:marRight w:val="0"/>
          <w:marTop w:val="0"/>
          <w:marBottom w:val="0"/>
          <w:divBdr>
            <w:top w:val="none" w:sz="0" w:space="0" w:color="auto"/>
            <w:left w:val="none" w:sz="0" w:space="0" w:color="auto"/>
            <w:bottom w:val="none" w:sz="0" w:space="0" w:color="auto"/>
            <w:right w:val="none" w:sz="0" w:space="0" w:color="auto"/>
          </w:divBdr>
        </w:div>
        <w:div w:id="541094534">
          <w:marLeft w:val="640"/>
          <w:marRight w:val="0"/>
          <w:marTop w:val="0"/>
          <w:marBottom w:val="0"/>
          <w:divBdr>
            <w:top w:val="none" w:sz="0" w:space="0" w:color="auto"/>
            <w:left w:val="none" w:sz="0" w:space="0" w:color="auto"/>
            <w:bottom w:val="none" w:sz="0" w:space="0" w:color="auto"/>
            <w:right w:val="none" w:sz="0" w:space="0" w:color="auto"/>
          </w:divBdr>
        </w:div>
        <w:div w:id="607277866">
          <w:marLeft w:val="640"/>
          <w:marRight w:val="0"/>
          <w:marTop w:val="0"/>
          <w:marBottom w:val="0"/>
          <w:divBdr>
            <w:top w:val="none" w:sz="0" w:space="0" w:color="auto"/>
            <w:left w:val="none" w:sz="0" w:space="0" w:color="auto"/>
            <w:bottom w:val="none" w:sz="0" w:space="0" w:color="auto"/>
            <w:right w:val="none" w:sz="0" w:space="0" w:color="auto"/>
          </w:divBdr>
        </w:div>
        <w:div w:id="655374558">
          <w:marLeft w:val="640"/>
          <w:marRight w:val="0"/>
          <w:marTop w:val="0"/>
          <w:marBottom w:val="0"/>
          <w:divBdr>
            <w:top w:val="none" w:sz="0" w:space="0" w:color="auto"/>
            <w:left w:val="none" w:sz="0" w:space="0" w:color="auto"/>
            <w:bottom w:val="none" w:sz="0" w:space="0" w:color="auto"/>
            <w:right w:val="none" w:sz="0" w:space="0" w:color="auto"/>
          </w:divBdr>
        </w:div>
        <w:div w:id="708840564">
          <w:marLeft w:val="640"/>
          <w:marRight w:val="0"/>
          <w:marTop w:val="0"/>
          <w:marBottom w:val="0"/>
          <w:divBdr>
            <w:top w:val="none" w:sz="0" w:space="0" w:color="auto"/>
            <w:left w:val="none" w:sz="0" w:space="0" w:color="auto"/>
            <w:bottom w:val="none" w:sz="0" w:space="0" w:color="auto"/>
            <w:right w:val="none" w:sz="0" w:space="0" w:color="auto"/>
          </w:divBdr>
        </w:div>
        <w:div w:id="735589975">
          <w:marLeft w:val="640"/>
          <w:marRight w:val="0"/>
          <w:marTop w:val="0"/>
          <w:marBottom w:val="0"/>
          <w:divBdr>
            <w:top w:val="none" w:sz="0" w:space="0" w:color="auto"/>
            <w:left w:val="none" w:sz="0" w:space="0" w:color="auto"/>
            <w:bottom w:val="none" w:sz="0" w:space="0" w:color="auto"/>
            <w:right w:val="none" w:sz="0" w:space="0" w:color="auto"/>
          </w:divBdr>
        </w:div>
        <w:div w:id="805008515">
          <w:marLeft w:val="640"/>
          <w:marRight w:val="0"/>
          <w:marTop w:val="0"/>
          <w:marBottom w:val="0"/>
          <w:divBdr>
            <w:top w:val="none" w:sz="0" w:space="0" w:color="auto"/>
            <w:left w:val="none" w:sz="0" w:space="0" w:color="auto"/>
            <w:bottom w:val="none" w:sz="0" w:space="0" w:color="auto"/>
            <w:right w:val="none" w:sz="0" w:space="0" w:color="auto"/>
          </w:divBdr>
        </w:div>
        <w:div w:id="921642652">
          <w:marLeft w:val="640"/>
          <w:marRight w:val="0"/>
          <w:marTop w:val="0"/>
          <w:marBottom w:val="0"/>
          <w:divBdr>
            <w:top w:val="none" w:sz="0" w:space="0" w:color="auto"/>
            <w:left w:val="none" w:sz="0" w:space="0" w:color="auto"/>
            <w:bottom w:val="none" w:sz="0" w:space="0" w:color="auto"/>
            <w:right w:val="none" w:sz="0" w:space="0" w:color="auto"/>
          </w:divBdr>
        </w:div>
        <w:div w:id="932133263">
          <w:marLeft w:val="640"/>
          <w:marRight w:val="0"/>
          <w:marTop w:val="0"/>
          <w:marBottom w:val="0"/>
          <w:divBdr>
            <w:top w:val="none" w:sz="0" w:space="0" w:color="auto"/>
            <w:left w:val="none" w:sz="0" w:space="0" w:color="auto"/>
            <w:bottom w:val="none" w:sz="0" w:space="0" w:color="auto"/>
            <w:right w:val="none" w:sz="0" w:space="0" w:color="auto"/>
          </w:divBdr>
        </w:div>
        <w:div w:id="934634917">
          <w:marLeft w:val="640"/>
          <w:marRight w:val="0"/>
          <w:marTop w:val="0"/>
          <w:marBottom w:val="0"/>
          <w:divBdr>
            <w:top w:val="none" w:sz="0" w:space="0" w:color="auto"/>
            <w:left w:val="none" w:sz="0" w:space="0" w:color="auto"/>
            <w:bottom w:val="none" w:sz="0" w:space="0" w:color="auto"/>
            <w:right w:val="none" w:sz="0" w:space="0" w:color="auto"/>
          </w:divBdr>
        </w:div>
        <w:div w:id="937832626">
          <w:marLeft w:val="640"/>
          <w:marRight w:val="0"/>
          <w:marTop w:val="0"/>
          <w:marBottom w:val="0"/>
          <w:divBdr>
            <w:top w:val="none" w:sz="0" w:space="0" w:color="auto"/>
            <w:left w:val="none" w:sz="0" w:space="0" w:color="auto"/>
            <w:bottom w:val="none" w:sz="0" w:space="0" w:color="auto"/>
            <w:right w:val="none" w:sz="0" w:space="0" w:color="auto"/>
          </w:divBdr>
        </w:div>
        <w:div w:id="1007445383">
          <w:marLeft w:val="640"/>
          <w:marRight w:val="0"/>
          <w:marTop w:val="0"/>
          <w:marBottom w:val="0"/>
          <w:divBdr>
            <w:top w:val="none" w:sz="0" w:space="0" w:color="auto"/>
            <w:left w:val="none" w:sz="0" w:space="0" w:color="auto"/>
            <w:bottom w:val="none" w:sz="0" w:space="0" w:color="auto"/>
            <w:right w:val="none" w:sz="0" w:space="0" w:color="auto"/>
          </w:divBdr>
        </w:div>
        <w:div w:id="1088892199">
          <w:marLeft w:val="640"/>
          <w:marRight w:val="0"/>
          <w:marTop w:val="0"/>
          <w:marBottom w:val="0"/>
          <w:divBdr>
            <w:top w:val="none" w:sz="0" w:space="0" w:color="auto"/>
            <w:left w:val="none" w:sz="0" w:space="0" w:color="auto"/>
            <w:bottom w:val="none" w:sz="0" w:space="0" w:color="auto"/>
            <w:right w:val="none" w:sz="0" w:space="0" w:color="auto"/>
          </w:divBdr>
        </w:div>
        <w:div w:id="1250777132">
          <w:marLeft w:val="640"/>
          <w:marRight w:val="0"/>
          <w:marTop w:val="0"/>
          <w:marBottom w:val="0"/>
          <w:divBdr>
            <w:top w:val="none" w:sz="0" w:space="0" w:color="auto"/>
            <w:left w:val="none" w:sz="0" w:space="0" w:color="auto"/>
            <w:bottom w:val="none" w:sz="0" w:space="0" w:color="auto"/>
            <w:right w:val="none" w:sz="0" w:space="0" w:color="auto"/>
          </w:divBdr>
        </w:div>
        <w:div w:id="1366909970">
          <w:marLeft w:val="640"/>
          <w:marRight w:val="0"/>
          <w:marTop w:val="0"/>
          <w:marBottom w:val="0"/>
          <w:divBdr>
            <w:top w:val="none" w:sz="0" w:space="0" w:color="auto"/>
            <w:left w:val="none" w:sz="0" w:space="0" w:color="auto"/>
            <w:bottom w:val="none" w:sz="0" w:space="0" w:color="auto"/>
            <w:right w:val="none" w:sz="0" w:space="0" w:color="auto"/>
          </w:divBdr>
        </w:div>
        <w:div w:id="1378242647">
          <w:marLeft w:val="640"/>
          <w:marRight w:val="0"/>
          <w:marTop w:val="0"/>
          <w:marBottom w:val="0"/>
          <w:divBdr>
            <w:top w:val="none" w:sz="0" w:space="0" w:color="auto"/>
            <w:left w:val="none" w:sz="0" w:space="0" w:color="auto"/>
            <w:bottom w:val="none" w:sz="0" w:space="0" w:color="auto"/>
            <w:right w:val="none" w:sz="0" w:space="0" w:color="auto"/>
          </w:divBdr>
        </w:div>
        <w:div w:id="1380590139">
          <w:marLeft w:val="640"/>
          <w:marRight w:val="0"/>
          <w:marTop w:val="0"/>
          <w:marBottom w:val="0"/>
          <w:divBdr>
            <w:top w:val="none" w:sz="0" w:space="0" w:color="auto"/>
            <w:left w:val="none" w:sz="0" w:space="0" w:color="auto"/>
            <w:bottom w:val="none" w:sz="0" w:space="0" w:color="auto"/>
            <w:right w:val="none" w:sz="0" w:space="0" w:color="auto"/>
          </w:divBdr>
        </w:div>
        <w:div w:id="1517957432">
          <w:marLeft w:val="640"/>
          <w:marRight w:val="0"/>
          <w:marTop w:val="0"/>
          <w:marBottom w:val="0"/>
          <w:divBdr>
            <w:top w:val="none" w:sz="0" w:space="0" w:color="auto"/>
            <w:left w:val="none" w:sz="0" w:space="0" w:color="auto"/>
            <w:bottom w:val="none" w:sz="0" w:space="0" w:color="auto"/>
            <w:right w:val="none" w:sz="0" w:space="0" w:color="auto"/>
          </w:divBdr>
        </w:div>
        <w:div w:id="1876886192">
          <w:marLeft w:val="640"/>
          <w:marRight w:val="0"/>
          <w:marTop w:val="0"/>
          <w:marBottom w:val="0"/>
          <w:divBdr>
            <w:top w:val="none" w:sz="0" w:space="0" w:color="auto"/>
            <w:left w:val="none" w:sz="0" w:space="0" w:color="auto"/>
            <w:bottom w:val="none" w:sz="0" w:space="0" w:color="auto"/>
            <w:right w:val="none" w:sz="0" w:space="0" w:color="auto"/>
          </w:divBdr>
        </w:div>
      </w:divsChild>
    </w:div>
    <w:div w:id="244265647">
      <w:bodyDiv w:val="1"/>
      <w:marLeft w:val="0"/>
      <w:marRight w:val="0"/>
      <w:marTop w:val="0"/>
      <w:marBottom w:val="0"/>
      <w:divBdr>
        <w:top w:val="none" w:sz="0" w:space="0" w:color="auto"/>
        <w:left w:val="none" w:sz="0" w:space="0" w:color="auto"/>
        <w:bottom w:val="none" w:sz="0" w:space="0" w:color="auto"/>
        <w:right w:val="none" w:sz="0" w:space="0" w:color="auto"/>
      </w:divBdr>
      <w:divsChild>
        <w:div w:id="63837597">
          <w:marLeft w:val="640"/>
          <w:marRight w:val="0"/>
          <w:marTop w:val="0"/>
          <w:marBottom w:val="0"/>
          <w:divBdr>
            <w:top w:val="none" w:sz="0" w:space="0" w:color="auto"/>
            <w:left w:val="none" w:sz="0" w:space="0" w:color="auto"/>
            <w:bottom w:val="none" w:sz="0" w:space="0" w:color="auto"/>
            <w:right w:val="none" w:sz="0" w:space="0" w:color="auto"/>
          </w:divBdr>
        </w:div>
        <w:div w:id="154686098">
          <w:marLeft w:val="640"/>
          <w:marRight w:val="0"/>
          <w:marTop w:val="0"/>
          <w:marBottom w:val="0"/>
          <w:divBdr>
            <w:top w:val="none" w:sz="0" w:space="0" w:color="auto"/>
            <w:left w:val="none" w:sz="0" w:space="0" w:color="auto"/>
            <w:bottom w:val="none" w:sz="0" w:space="0" w:color="auto"/>
            <w:right w:val="none" w:sz="0" w:space="0" w:color="auto"/>
          </w:divBdr>
        </w:div>
        <w:div w:id="320550789">
          <w:marLeft w:val="640"/>
          <w:marRight w:val="0"/>
          <w:marTop w:val="0"/>
          <w:marBottom w:val="0"/>
          <w:divBdr>
            <w:top w:val="none" w:sz="0" w:space="0" w:color="auto"/>
            <w:left w:val="none" w:sz="0" w:space="0" w:color="auto"/>
            <w:bottom w:val="none" w:sz="0" w:space="0" w:color="auto"/>
            <w:right w:val="none" w:sz="0" w:space="0" w:color="auto"/>
          </w:divBdr>
        </w:div>
        <w:div w:id="504906675">
          <w:marLeft w:val="640"/>
          <w:marRight w:val="0"/>
          <w:marTop w:val="0"/>
          <w:marBottom w:val="0"/>
          <w:divBdr>
            <w:top w:val="none" w:sz="0" w:space="0" w:color="auto"/>
            <w:left w:val="none" w:sz="0" w:space="0" w:color="auto"/>
            <w:bottom w:val="none" w:sz="0" w:space="0" w:color="auto"/>
            <w:right w:val="none" w:sz="0" w:space="0" w:color="auto"/>
          </w:divBdr>
        </w:div>
        <w:div w:id="604535618">
          <w:marLeft w:val="640"/>
          <w:marRight w:val="0"/>
          <w:marTop w:val="0"/>
          <w:marBottom w:val="0"/>
          <w:divBdr>
            <w:top w:val="none" w:sz="0" w:space="0" w:color="auto"/>
            <w:left w:val="none" w:sz="0" w:space="0" w:color="auto"/>
            <w:bottom w:val="none" w:sz="0" w:space="0" w:color="auto"/>
            <w:right w:val="none" w:sz="0" w:space="0" w:color="auto"/>
          </w:divBdr>
        </w:div>
        <w:div w:id="1059477591">
          <w:marLeft w:val="640"/>
          <w:marRight w:val="0"/>
          <w:marTop w:val="0"/>
          <w:marBottom w:val="0"/>
          <w:divBdr>
            <w:top w:val="none" w:sz="0" w:space="0" w:color="auto"/>
            <w:left w:val="none" w:sz="0" w:space="0" w:color="auto"/>
            <w:bottom w:val="none" w:sz="0" w:space="0" w:color="auto"/>
            <w:right w:val="none" w:sz="0" w:space="0" w:color="auto"/>
          </w:divBdr>
        </w:div>
        <w:div w:id="1208108855">
          <w:marLeft w:val="640"/>
          <w:marRight w:val="0"/>
          <w:marTop w:val="0"/>
          <w:marBottom w:val="0"/>
          <w:divBdr>
            <w:top w:val="none" w:sz="0" w:space="0" w:color="auto"/>
            <w:left w:val="none" w:sz="0" w:space="0" w:color="auto"/>
            <w:bottom w:val="none" w:sz="0" w:space="0" w:color="auto"/>
            <w:right w:val="none" w:sz="0" w:space="0" w:color="auto"/>
          </w:divBdr>
        </w:div>
        <w:div w:id="1261597886">
          <w:marLeft w:val="640"/>
          <w:marRight w:val="0"/>
          <w:marTop w:val="0"/>
          <w:marBottom w:val="0"/>
          <w:divBdr>
            <w:top w:val="none" w:sz="0" w:space="0" w:color="auto"/>
            <w:left w:val="none" w:sz="0" w:space="0" w:color="auto"/>
            <w:bottom w:val="none" w:sz="0" w:space="0" w:color="auto"/>
            <w:right w:val="none" w:sz="0" w:space="0" w:color="auto"/>
          </w:divBdr>
        </w:div>
        <w:div w:id="1521167205">
          <w:marLeft w:val="640"/>
          <w:marRight w:val="0"/>
          <w:marTop w:val="0"/>
          <w:marBottom w:val="0"/>
          <w:divBdr>
            <w:top w:val="none" w:sz="0" w:space="0" w:color="auto"/>
            <w:left w:val="none" w:sz="0" w:space="0" w:color="auto"/>
            <w:bottom w:val="none" w:sz="0" w:space="0" w:color="auto"/>
            <w:right w:val="none" w:sz="0" w:space="0" w:color="auto"/>
          </w:divBdr>
        </w:div>
        <w:div w:id="1588804641">
          <w:marLeft w:val="640"/>
          <w:marRight w:val="0"/>
          <w:marTop w:val="0"/>
          <w:marBottom w:val="0"/>
          <w:divBdr>
            <w:top w:val="none" w:sz="0" w:space="0" w:color="auto"/>
            <w:left w:val="none" w:sz="0" w:space="0" w:color="auto"/>
            <w:bottom w:val="none" w:sz="0" w:space="0" w:color="auto"/>
            <w:right w:val="none" w:sz="0" w:space="0" w:color="auto"/>
          </w:divBdr>
        </w:div>
        <w:div w:id="1769427790">
          <w:marLeft w:val="640"/>
          <w:marRight w:val="0"/>
          <w:marTop w:val="0"/>
          <w:marBottom w:val="0"/>
          <w:divBdr>
            <w:top w:val="none" w:sz="0" w:space="0" w:color="auto"/>
            <w:left w:val="none" w:sz="0" w:space="0" w:color="auto"/>
            <w:bottom w:val="none" w:sz="0" w:space="0" w:color="auto"/>
            <w:right w:val="none" w:sz="0" w:space="0" w:color="auto"/>
          </w:divBdr>
        </w:div>
        <w:div w:id="1786268252">
          <w:marLeft w:val="640"/>
          <w:marRight w:val="0"/>
          <w:marTop w:val="0"/>
          <w:marBottom w:val="0"/>
          <w:divBdr>
            <w:top w:val="none" w:sz="0" w:space="0" w:color="auto"/>
            <w:left w:val="none" w:sz="0" w:space="0" w:color="auto"/>
            <w:bottom w:val="none" w:sz="0" w:space="0" w:color="auto"/>
            <w:right w:val="none" w:sz="0" w:space="0" w:color="auto"/>
          </w:divBdr>
        </w:div>
        <w:div w:id="1854998018">
          <w:marLeft w:val="640"/>
          <w:marRight w:val="0"/>
          <w:marTop w:val="0"/>
          <w:marBottom w:val="0"/>
          <w:divBdr>
            <w:top w:val="none" w:sz="0" w:space="0" w:color="auto"/>
            <w:left w:val="none" w:sz="0" w:space="0" w:color="auto"/>
            <w:bottom w:val="none" w:sz="0" w:space="0" w:color="auto"/>
            <w:right w:val="none" w:sz="0" w:space="0" w:color="auto"/>
          </w:divBdr>
        </w:div>
      </w:divsChild>
    </w:div>
    <w:div w:id="264316074">
      <w:bodyDiv w:val="1"/>
      <w:marLeft w:val="0"/>
      <w:marRight w:val="0"/>
      <w:marTop w:val="0"/>
      <w:marBottom w:val="0"/>
      <w:divBdr>
        <w:top w:val="none" w:sz="0" w:space="0" w:color="auto"/>
        <w:left w:val="none" w:sz="0" w:space="0" w:color="auto"/>
        <w:bottom w:val="none" w:sz="0" w:space="0" w:color="auto"/>
        <w:right w:val="none" w:sz="0" w:space="0" w:color="auto"/>
      </w:divBdr>
      <w:divsChild>
        <w:div w:id="9916934">
          <w:marLeft w:val="640"/>
          <w:marRight w:val="0"/>
          <w:marTop w:val="0"/>
          <w:marBottom w:val="0"/>
          <w:divBdr>
            <w:top w:val="none" w:sz="0" w:space="0" w:color="auto"/>
            <w:left w:val="none" w:sz="0" w:space="0" w:color="auto"/>
            <w:bottom w:val="none" w:sz="0" w:space="0" w:color="auto"/>
            <w:right w:val="none" w:sz="0" w:space="0" w:color="auto"/>
          </w:divBdr>
        </w:div>
        <w:div w:id="47344737">
          <w:marLeft w:val="640"/>
          <w:marRight w:val="0"/>
          <w:marTop w:val="0"/>
          <w:marBottom w:val="0"/>
          <w:divBdr>
            <w:top w:val="none" w:sz="0" w:space="0" w:color="auto"/>
            <w:left w:val="none" w:sz="0" w:space="0" w:color="auto"/>
            <w:bottom w:val="none" w:sz="0" w:space="0" w:color="auto"/>
            <w:right w:val="none" w:sz="0" w:space="0" w:color="auto"/>
          </w:divBdr>
        </w:div>
        <w:div w:id="81071979">
          <w:marLeft w:val="640"/>
          <w:marRight w:val="0"/>
          <w:marTop w:val="0"/>
          <w:marBottom w:val="0"/>
          <w:divBdr>
            <w:top w:val="none" w:sz="0" w:space="0" w:color="auto"/>
            <w:left w:val="none" w:sz="0" w:space="0" w:color="auto"/>
            <w:bottom w:val="none" w:sz="0" w:space="0" w:color="auto"/>
            <w:right w:val="none" w:sz="0" w:space="0" w:color="auto"/>
          </w:divBdr>
        </w:div>
        <w:div w:id="87778253">
          <w:marLeft w:val="640"/>
          <w:marRight w:val="0"/>
          <w:marTop w:val="0"/>
          <w:marBottom w:val="0"/>
          <w:divBdr>
            <w:top w:val="none" w:sz="0" w:space="0" w:color="auto"/>
            <w:left w:val="none" w:sz="0" w:space="0" w:color="auto"/>
            <w:bottom w:val="none" w:sz="0" w:space="0" w:color="auto"/>
            <w:right w:val="none" w:sz="0" w:space="0" w:color="auto"/>
          </w:divBdr>
        </w:div>
        <w:div w:id="103817167">
          <w:marLeft w:val="640"/>
          <w:marRight w:val="0"/>
          <w:marTop w:val="0"/>
          <w:marBottom w:val="0"/>
          <w:divBdr>
            <w:top w:val="none" w:sz="0" w:space="0" w:color="auto"/>
            <w:left w:val="none" w:sz="0" w:space="0" w:color="auto"/>
            <w:bottom w:val="none" w:sz="0" w:space="0" w:color="auto"/>
            <w:right w:val="none" w:sz="0" w:space="0" w:color="auto"/>
          </w:divBdr>
        </w:div>
        <w:div w:id="151603575">
          <w:marLeft w:val="640"/>
          <w:marRight w:val="0"/>
          <w:marTop w:val="0"/>
          <w:marBottom w:val="0"/>
          <w:divBdr>
            <w:top w:val="none" w:sz="0" w:space="0" w:color="auto"/>
            <w:left w:val="none" w:sz="0" w:space="0" w:color="auto"/>
            <w:bottom w:val="none" w:sz="0" w:space="0" w:color="auto"/>
            <w:right w:val="none" w:sz="0" w:space="0" w:color="auto"/>
          </w:divBdr>
        </w:div>
        <w:div w:id="214240460">
          <w:marLeft w:val="640"/>
          <w:marRight w:val="0"/>
          <w:marTop w:val="0"/>
          <w:marBottom w:val="0"/>
          <w:divBdr>
            <w:top w:val="none" w:sz="0" w:space="0" w:color="auto"/>
            <w:left w:val="none" w:sz="0" w:space="0" w:color="auto"/>
            <w:bottom w:val="none" w:sz="0" w:space="0" w:color="auto"/>
            <w:right w:val="none" w:sz="0" w:space="0" w:color="auto"/>
          </w:divBdr>
        </w:div>
        <w:div w:id="274027142">
          <w:marLeft w:val="640"/>
          <w:marRight w:val="0"/>
          <w:marTop w:val="0"/>
          <w:marBottom w:val="0"/>
          <w:divBdr>
            <w:top w:val="none" w:sz="0" w:space="0" w:color="auto"/>
            <w:left w:val="none" w:sz="0" w:space="0" w:color="auto"/>
            <w:bottom w:val="none" w:sz="0" w:space="0" w:color="auto"/>
            <w:right w:val="none" w:sz="0" w:space="0" w:color="auto"/>
          </w:divBdr>
        </w:div>
        <w:div w:id="440809641">
          <w:marLeft w:val="640"/>
          <w:marRight w:val="0"/>
          <w:marTop w:val="0"/>
          <w:marBottom w:val="0"/>
          <w:divBdr>
            <w:top w:val="none" w:sz="0" w:space="0" w:color="auto"/>
            <w:left w:val="none" w:sz="0" w:space="0" w:color="auto"/>
            <w:bottom w:val="none" w:sz="0" w:space="0" w:color="auto"/>
            <w:right w:val="none" w:sz="0" w:space="0" w:color="auto"/>
          </w:divBdr>
        </w:div>
        <w:div w:id="501241508">
          <w:marLeft w:val="640"/>
          <w:marRight w:val="0"/>
          <w:marTop w:val="0"/>
          <w:marBottom w:val="0"/>
          <w:divBdr>
            <w:top w:val="none" w:sz="0" w:space="0" w:color="auto"/>
            <w:left w:val="none" w:sz="0" w:space="0" w:color="auto"/>
            <w:bottom w:val="none" w:sz="0" w:space="0" w:color="auto"/>
            <w:right w:val="none" w:sz="0" w:space="0" w:color="auto"/>
          </w:divBdr>
        </w:div>
        <w:div w:id="1378581706">
          <w:marLeft w:val="640"/>
          <w:marRight w:val="0"/>
          <w:marTop w:val="0"/>
          <w:marBottom w:val="0"/>
          <w:divBdr>
            <w:top w:val="none" w:sz="0" w:space="0" w:color="auto"/>
            <w:left w:val="none" w:sz="0" w:space="0" w:color="auto"/>
            <w:bottom w:val="none" w:sz="0" w:space="0" w:color="auto"/>
            <w:right w:val="none" w:sz="0" w:space="0" w:color="auto"/>
          </w:divBdr>
        </w:div>
        <w:div w:id="1484008551">
          <w:marLeft w:val="640"/>
          <w:marRight w:val="0"/>
          <w:marTop w:val="0"/>
          <w:marBottom w:val="0"/>
          <w:divBdr>
            <w:top w:val="none" w:sz="0" w:space="0" w:color="auto"/>
            <w:left w:val="none" w:sz="0" w:space="0" w:color="auto"/>
            <w:bottom w:val="none" w:sz="0" w:space="0" w:color="auto"/>
            <w:right w:val="none" w:sz="0" w:space="0" w:color="auto"/>
          </w:divBdr>
        </w:div>
        <w:div w:id="1523858259">
          <w:marLeft w:val="640"/>
          <w:marRight w:val="0"/>
          <w:marTop w:val="0"/>
          <w:marBottom w:val="0"/>
          <w:divBdr>
            <w:top w:val="none" w:sz="0" w:space="0" w:color="auto"/>
            <w:left w:val="none" w:sz="0" w:space="0" w:color="auto"/>
            <w:bottom w:val="none" w:sz="0" w:space="0" w:color="auto"/>
            <w:right w:val="none" w:sz="0" w:space="0" w:color="auto"/>
          </w:divBdr>
        </w:div>
        <w:div w:id="1542209097">
          <w:marLeft w:val="640"/>
          <w:marRight w:val="0"/>
          <w:marTop w:val="0"/>
          <w:marBottom w:val="0"/>
          <w:divBdr>
            <w:top w:val="none" w:sz="0" w:space="0" w:color="auto"/>
            <w:left w:val="none" w:sz="0" w:space="0" w:color="auto"/>
            <w:bottom w:val="none" w:sz="0" w:space="0" w:color="auto"/>
            <w:right w:val="none" w:sz="0" w:space="0" w:color="auto"/>
          </w:divBdr>
        </w:div>
        <w:div w:id="1631940873">
          <w:marLeft w:val="640"/>
          <w:marRight w:val="0"/>
          <w:marTop w:val="0"/>
          <w:marBottom w:val="0"/>
          <w:divBdr>
            <w:top w:val="none" w:sz="0" w:space="0" w:color="auto"/>
            <w:left w:val="none" w:sz="0" w:space="0" w:color="auto"/>
            <w:bottom w:val="none" w:sz="0" w:space="0" w:color="auto"/>
            <w:right w:val="none" w:sz="0" w:space="0" w:color="auto"/>
          </w:divBdr>
        </w:div>
        <w:div w:id="1725449043">
          <w:marLeft w:val="640"/>
          <w:marRight w:val="0"/>
          <w:marTop w:val="0"/>
          <w:marBottom w:val="0"/>
          <w:divBdr>
            <w:top w:val="none" w:sz="0" w:space="0" w:color="auto"/>
            <w:left w:val="none" w:sz="0" w:space="0" w:color="auto"/>
            <w:bottom w:val="none" w:sz="0" w:space="0" w:color="auto"/>
            <w:right w:val="none" w:sz="0" w:space="0" w:color="auto"/>
          </w:divBdr>
        </w:div>
        <w:div w:id="1916042299">
          <w:marLeft w:val="640"/>
          <w:marRight w:val="0"/>
          <w:marTop w:val="0"/>
          <w:marBottom w:val="0"/>
          <w:divBdr>
            <w:top w:val="none" w:sz="0" w:space="0" w:color="auto"/>
            <w:left w:val="none" w:sz="0" w:space="0" w:color="auto"/>
            <w:bottom w:val="none" w:sz="0" w:space="0" w:color="auto"/>
            <w:right w:val="none" w:sz="0" w:space="0" w:color="auto"/>
          </w:divBdr>
        </w:div>
        <w:div w:id="2043747156">
          <w:marLeft w:val="640"/>
          <w:marRight w:val="0"/>
          <w:marTop w:val="0"/>
          <w:marBottom w:val="0"/>
          <w:divBdr>
            <w:top w:val="none" w:sz="0" w:space="0" w:color="auto"/>
            <w:left w:val="none" w:sz="0" w:space="0" w:color="auto"/>
            <w:bottom w:val="none" w:sz="0" w:space="0" w:color="auto"/>
            <w:right w:val="none" w:sz="0" w:space="0" w:color="auto"/>
          </w:divBdr>
        </w:div>
        <w:div w:id="2093887448">
          <w:marLeft w:val="640"/>
          <w:marRight w:val="0"/>
          <w:marTop w:val="0"/>
          <w:marBottom w:val="0"/>
          <w:divBdr>
            <w:top w:val="none" w:sz="0" w:space="0" w:color="auto"/>
            <w:left w:val="none" w:sz="0" w:space="0" w:color="auto"/>
            <w:bottom w:val="none" w:sz="0" w:space="0" w:color="auto"/>
            <w:right w:val="none" w:sz="0" w:space="0" w:color="auto"/>
          </w:divBdr>
        </w:div>
      </w:divsChild>
    </w:div>
    <w:div w:id="273901428">
      <w:bodyDiv w:val="1"/>
      <w:marLeft w:val="0"/>
      <w:marRight w:val="0"/>
      <w:marTop w:val="0"/>
      <w:marBottom w:val="0"/>
      <w:divBdr>
        <w:top w:val="none" w:sz="0" w:space="0" w:color="auto"/>
        <w:left w:val="none" w:sz="0" w:space="0" w:color="auto"/>
        <w:bottom w:val="none" w:sz="0" w:space="0" w:color="auto"/>
        <w:right w:val="none" w:sz="0" w:space="0" w:color="auto"/>
      </w:divBdr>
      <w:divsChild>
        <w:div w:id="63531661">
          <w:marLeft w:val="480"/>
          <w:marRight w:val="0"/>
          <w:marTop w:val="0"/>
          <w:marBottom w:val="0"/>
          <w:divBdr>
            <w:top w:val="none" w:sz="0" w:space="0" w:color="auto"/>
            <w:left w:val="none" w:sz="0" w:space="0" w:color="auto"/>
            <w:bottom w:val="none" w:sz="0" w:space="0" w:color="auto"/>
            <w:right w:val="none" w:sz="0" w:space="0" w:color="auto"/>
          </w:divBdr>
        </w:div>
        <w:div w:id="441920149">
          <w:marLeft w:val="480"/>
          <w:marRight w:val="0"/>
          <w:marTop w:val="0"/>
          <w:marBottom w:val="0"/>
          <w:divBdr>
            <w:top w:val="none" w:sz="0" w:space="0" w:color="auto"/>
            <w:left w:val="none" w:sz="0" w:space="0" w:color="auto"/>
            <w:bottom w:val="none" w:sz="0" w:space="0" w:color="auto"/>
            <w:right w:val="none" w:sz="0" w:space="0" w:color="auto"/>
          </w:divBdr>
        </w:div>
        <w:div w:id="685180711">
          <w:marLeft w:val="480"/>
          <w:marRight w:val="0"/>
          <w:marTop w:val="0"/>
          <w:marBottom w:val="0"/>
          <w:divBdr>
            <w:top w:val="none" w:sz="0" w:space="0" w:color="auto"/>
            <w:left w:val="none" w:sz="0" w:space="0" w:color="auto"/>
            <w:bottom w:val="none" w:sz="0" w:space="0" w:color="auto"/>
            <w:right w:val="none" w:sz="0" w:space="0" w:color="auto"/>
          </w:divBdr>
        </w:div>
        <w:div w:id="802504096">
          <w:marLeft w:val="480"/>
          <w:marRight w:val="0"/>
          <w:marTop w:val="0"/>
          <w:marBottom w:val="0"/>
          <w:divBdr>
            <w:top w:val="none" w:sz="0" w:space="0" w:color="auto"/>
            <w:left w:val="none" w:sz="0" w:space="0" w:color="auto"/>
            <w:bottom w:val="none" w:sz="0" w:space="0" w:color="auto"/>
            <w:right w:val="none" w:sz="0" w:space="0" w:color="auto"/>
          </w:divBdr>
        </w:div>
        <w:div w:id="1054083114">
          <w:marLeft w:val="480"/>
          <w:marRight w:val="0"/>
          <w:marTop w:val="0"/>
          <w:marBottom w:val="0"/>
          <w:divBdr>
            <w:top w:val="none" w:sz="0" w:space="0" w:color="auto"/>
            <w:left w:val="none" w:sz="0" w:space="0" w:color="auto"/>
            <w:bottom w:val="none" w:sz="0" w:space="0" w:color="auto"/>
            <w:right w:val="none" w:sz="0" w:space="0" w:color="auto"/>
          </w:divBdr>
        </w:div>
        <w:div w:id="1072312665">
          <w:marLeft w:val="480"/>
          <w:marRight w:val="0"/>
          <w:marTop w:val="0"/>
          <w:marBottom w:val="0"/>
          <w:divBdr>
            <w:top w:val="none" w:sz="0" w:space="0" w:color="auto"/>
            <w:left w:val="none" w:sz="0" w:space="0" w:color="auto"/>
            <w:bottom w:val="none" w:sz="0" w:space="0" w:color="auto"/>
            <w:right w:val="none" w:sz="0" w:space="0" w:color="auto"/>
          </w:divBdr>
        </w:div>
        <w:div w:id="1424182473">
          <w:marLeft w:val="480"/>
          <w:marRight w:val="0"/>
          <w:marTop w:val="0"/>
          <w:marBottom w:val="0"/>
          <w:divBdr>
            <w:top w:val="none" w:sz="0" w:space="0" w:color="auto"/>
            <w:left w:val="none" w:sz="0" w:space="0" w:color="auto"/>
            <w:bottom w:val="none" w:sz="0" w:space="0" w:color="auto"/>
            <w:right w:val="none" w:sz="0" w:space="0" w:color="auto"/>
          </w:divBdr>
        </w:div>
        <w:div w:id="1465730745">
          <w:marLeft w:val="480"/>
          <w:marRight w:val="0"/>
          <w:marTop w:val="0"/>
          <w:marBottom w:val="0"/>
          <w:divBdr>
            <w:top w:val="none" w:sz="0" w:space="0" w:color="auto"/>
            <w:left w:val="none" w:sz="0" w:space="0" w:color="auto"/>
            <w:bottom w:val="none" w:sz="0" w:space="0" w:color="auto"/>
            <w:right w:val="none" w:sz="0" w:space="0" w:color="auto"/>
          </w:divBdr>
        </w:div>
        <w:div w:id="1509712572">
          <w:marLeft w:val="480"/>
          <w:marRight w:val="0"/>
          <w:marTop w:val="0"/>
          <w:marBottom w:val="0"/>
          <w:divBdr>
            <w:top w:val="none" w:sz="0" w:space="0" w:color="auto"/>
            <w:left w:val="none" w:sz="0" w:space="0" w:color="auto"/>
            <w:bottom w:val="none" w:sz="0" w:space="0" w:color="auto"/>
            <w:right w:val="none" w:sz="0" w:space="0" w:color="auto"/>
          </w:divBdr>
        </w:div>
        <w:div w:id="1574002609">
          <w:marLeft w:val="480"/>
          <w:marRight w:val="0"/>
          <w:marTop w:val="0"/>
          <w:marBottom w:val="0"/>
          <w:divBdr>
            <w:top w:val="none" w:sz="0" w:space="0" w:color="auto"/>
            <w:left w:val="none" w:sz="0" w:space="0" w:color="auto"/>
            <w:bottom w:val="none" w:sz="0" w:space="0" w:color="auto"/>
            <w:right w:val="none" w:sz="0" w:space="0" w:color="auto"/>
          </w:divBdr>
        </w:div>
        <w:div w:id="1999065606">
          <w:marLeft w:val="480"/>
          <w:marRight w:val="0"/>
          <w:marTop w:val="0"/>
          <w:marBottom w:val="0"/>
          <w:divBdr>
            <w:top w:val="none" w:sz="0" w:space="0" w:color="auto"/>
            <w:left w:val="none" w:sz="0" w:space="0" w:color="auto"/>
            <w:bottom w:val="none" w:sz="0" w:space="0" w:color="auto"/>
            <w:right w:val="none" w:sz="0" w:space="0" w:color="auto"/>
          </w:divBdr>
        </w:div>
        <w:div w:id="2123181430">
          <w:marLeft w:val="480"/>
          <w:marRight w:val="0"/>
          <w:marTop w:val="0"/>
          <w:marBottom w:val="0"/>
          <w:divBdr>
            <w:top w:val="none" w:sz="0" w:space="0" w:color="auto"/>
            <w:left w:val="none" w:sz="0" w:space="0" w:color="auto"/>
            <w:bottom w:val="none" w:sz="0" w:space="0" w:color="auto"/>
            <w:right w:val="none" w:sz="0" w:space="0" w:color="auto"/>
          </w:divBdr>
        </w:div>
      </w:divsChild>
    </w:div>
    <w:div w:id="278948837">
      <w:bodyDiv w:val="1"/>
      <w:marLeft w:val="0"/>
      <w:marRight w:val="0"/>
      <w:marTop w:val="0"/>
      <w:marBottom w:val="0"/>
      <w:divBdr>
        <w:top w:val="none" w:sz="0" w:space="0" w:color="auto"/>
        <w:left w:val="none" w:sz="0" w:space="0" w:color="auto"/>
        <w:bottom w:val="none" w:sz="0" w:space="0" w:color="auto"/>
        <w:right w:val="none" w:sz="0" w:space="0" w:color="auto"/>
      </w:divBdr>
      <w:divsChild>
        <w:div w:id="333651074">
          <w:marLeft w:val="640"/>
          <w:marRight w:val="0"/>
          <w:marTop w:val="0"/>
          <w:marBottom w:val="0"/>
          <w:divBdr>
            <w:top w:val="none" w:sz="0" w:space="0" w:color="auto"/>
            <w:left w:val="none" w:sz="0" w:space="0" w:color="auto"/>
            <w:bottom w:val="none" w:sz="0" w:space="0" w:color="auto"/>
            <w:right w:val="none" w:sz="0" w:space="0" w:color="auto"/>
          </w:divBdr>
        </w:div>
        <w:div w:id="414477033">
          <w:marLeft w:val="640"/>
          <w:marRight w:val="0"/>
          <w:marTop w:val="0"/>
          <w:marBottom w:val="0"/>
          <w:divBdr>
            <w:top w:val="none" w:sz="0" w:space="0" w:color="auto"/>
            <w:left w:val="none" w:sz="0" w:space="0" w:color="auto"/>
            <w:bottom w:val="none" w:sz="0" w:space="0" w:color="auto"/>
            <w:right w:val="none" w:sz="0" w:space="0" w:color="auto"/>
          </w:divBdr>
        </w:div>
        <w:div w:id="414516035">
          <w:marLeft w:val="640"/>
          <w:marRight w:val="0"/>
          <w:marTop w:val="0"/>
          <w:marBottom w:val="0"/>
          <w:divBdr>
            <w:top w:val="none" w:sz="0" w:space="0" w:color="auto"/>
            <w:left w:val="none" w:sz="0" w:space="0" w:color="auto"/>
            <w:bottom w:val="none" w:sz="0" w:space="0" w:color="auto"/>
            <w:right w:val="none" w:sz="0" w:space="0" w:color="auto"/>
          </w:divBdr>
        </w:div>
        <w:div w:id="466749092">
          <w:marLeft w:val="640"/>
          <w:marRight w:val="0"/>
          <w:marTop w:val="0"/>
          <w:marBottom w:val="0"/>
          <w:divBdr>
            <w:top w:val="none" w:sz="0" w:space="0" w:color="auto"/>
            <w:left w:val="none" w:sz="0" w:space="0" w:color="auto"/>
            <w:bottom w:val="none" w:sz="0" w:space="0" w:color="auto"/>
            <w:right w:val="none" w:sz="0" w:space="0" w:color="auto"/>
          </w:divBdr>
        </w:div>
        <w:div w:id="584413042">
          <w:marLeft w:val="640"/>
          <w:marRight w:val="0"/>
          <w:marTop w:val="0"/>
          <w:marBottom w:val="0"/>
          <w:divBdr>
            <w:top w:val="none" w:sz="0" w:space="0" w:color="auto"/>
            <w:left w:val="none" w:sz="0" w:space="0" w:color="auto"/>
            <w:bottom w:val="none" w:sz="0" w:space="0" w:color="auto"/>
            <w:right w:val="none" w:sz="0" w:space="0" w:color="auto"/>
          </w:divBdr>
        </w:div>
        <w:div w:id="656344763">
          <w:marLeft w:val="640"/>
          <w:marRight w:val="0"/>
          <w:marTop w:val="0"/>
          <w:marBottom w:val="0"/>
          <w:divBdr>
            <w:top w:val="none" w:sz="0" w:space="0" w:color="auto"/>
            <w:left w:val="none" w:sz="0" w:space="0" w:color="auto"/>
            <w:bottom w:val="none" w:sz="0" w:space="0" w:color="auto"/>
            <w:right w:val="none" w:sz="0" w:space="0" w:color="auto"/>
          </w:divBdr>
        </w:div>
        <w:div w:id="674038548">
          <w:marLeft w:val="640"/>
          <w:marRight w:val="0"/>
          <w:marTop w:val="0"/>
          <w:marBottom w:val="0"/>
          <w:divBdr>
            <w:top w:val="none" w:sz="0" w:space="0" w:color="auto"/>
            <w:left w:val="none" w:sz="0" w:space="0" w:color="auto"/>
            <w:bottom w:val="none" w:sz="0" w:space="0" w:color="auto"/>
            <w:right w:val="none" w:sz="0" w:space="0" w:color="auto"/>
          </w:divBdr>
        </w:div>
        <w:div w:id="705640321">
          <w:marLeft w:val="640"/>
          <w:marRight w:val="0"/>
          <w:marTop w:val="0"/>
          <w:marBottom w:val="0"/>
          <w:divBdr>
            <w:top w:val="none" w:sz="0" w:space="0" w:color="auto"/>
            <w:left w:val="none" w:sz="0" w:space="0" w:color="auto"/>
            <w:bottom w:val="none" w:sz="0" w:space="0" w:color="auto"/>
            <w:right w:val="none" w:sz="0" w:space="0" w:color="auto"/>
          </w:divBdr>
        </w:div>
        <w:div w:id="863204923">
          <w:marLeft w:val="640"/>
          <w:marRight w:val="0"/>
          <w:marTop w:val="0"/>
          <w:marBottom w:val="0"/>
          <w:divBdr>
            <w:top w:val="none" w:sz="0" w:space="0" w:color="auto"/>
            <w:left w:val="none" w:sz="0" w:space="0" w:color="auto"/>
            <w:bottom w:val="none" w:sz="0" w:space="0" w:color="auto"/>
            <w:right w:val="none" w:sz="0" w:space="0" w:color="auto"/>
          </w:divBdr>
        </w:div>
        <w:div w:id="943414193">
          <w:marLeft w:val="640"/>
          <w:marRight w:val="0"/>
          <w:marTop w:val="0"/>
          <w:marBottom w:val="0"/>
          <w:divBdr>
            <w:top w:val="none" w:sz="0" w:space="0" w:color="auto"/>
            <w:left w:val="none" w:sz="0" w:space="0" w:color="auto"/>
            <w:bottom w:val="none" w:sz="0" w:space="0" w:color="auto"/>
            <w:right w:val="none" w:sz="0" w:space="0" w:color="auto"/>
          </w:divBdr>
        </w:div>
        <w:div w:id="1186021549">
          <w:marLeft w:val="640"/>
          <w:marRight w:val="0"/>
          <w:marTop w:val="0"/>
          <w:marBottom w:val="0"/>
          <w:divBdr>
            <w:top w:val="none" w:sz="0" w:space="0" w:color="auto"/>
            <w:left w:val="none" w:sz="0" w:space="0" w:color="auto"/>
            <w:bottom w:val="none" w:sz="0" w:space="0" w:color="auto"/>
            <w:right w:val="none" w:sz="0" w:space="0" w:color="auto"/>
          </w:divBdr>
        </w:div>
        <w:div w:id="1400593567">
          <w:marLeft w:val="640"/>
          <w:marRight w:val="0"/>
          <w:marTop w:val="0"/>
          <w:marBottom w:val="0"/>
          <w:divBdr>
            <w:top w:val="none" w:sz="0" w:space="0" w:color="auto"/>
            <w:left w:val="none" w:sz="0" w:space="0" w:color="auto"/>
            <w:bottom w:val="none" w:sz="0" w:space="0" w:color="auto"/>
            <w:right w:val="none" w:sz="0" w:space="0" w:color="auto"/>
          </w:divBdr>
        </w:div>
        <w:div w:id="1738474181">
          <w:marLeft w:val="640"/>
          <w:marRight w:val="0"/>
          <w:marTop w:val="0"/>
          <w:marBottom w:val="0"/>
          <w:divBdr>
            <w:top w:val="none" w:sz="0" w:space="0" w:color="auto"/>
            <w:left w:val="none" w:sz="0" w:space="0" w:color="auto"/>
            <w:bottom w:val="none" w:sz="0" w:space="0" w:color="auto"/>
            <w:right w:val="none" w:sz="0" w:space="0" w:color="auto"/>
          </w:divBdr>
        </w:div>
        <w:div w:id="1834369565">
          <w:marLeft w:val="640"/>
          <w:marRight w:val="0"/>
          <w:marTop w:val="0"/>
          <w:marBottom w:val="0"/>
          <w:divBdr>
            <w:top w:val="none" w:sz="0" w:space="0" w:color="auto"/>
            <w:left w:val="none" w:sz="0" w:space="0" w:color="auto"/>
            <w:bottom w:val="none" w:sz="0" w:space="0" w:color="auto"/>
            <w:right w:val="none" w:sz="0" w:space="0" w:color="auto"/>
          </w:divBdr>
        </w:div>
        <w:div w:id="1864395592">
          <w:marLeft w:val="640"/>
          <w:marRight w:val="0"/>
          <w:marTop w:val="0"/>
          <w:marBottom w:val="0"/>
          <w:divBdr>
            <w:top w:val="none" w:sz="0" w:space="0" w:color="auto"/>
            <w:left w:val="none" w:sz="0" w:space="0" w:color="auto"/>
            <w:bottom w:val="none" w:sz="0" w:space="0" w:color="auto"/>
            <w:right w:val="none" w:sz="0" w:space="0" w:color="auto"/>
          </w:divBdr>
        </w:div>
        <w:div w:id="1870336012">
          <w:marLeft w:val="640"/>
          <w:marRight w:val="0"/>
          <w:marTop w:val="0"/>
          <w:marBottom w:val="0"/>
          <w:divBdr>
            <w:top w:val="none" w:sz="0" w:space="0" w:color="auto"/>
            <w:left w:val="none" w:sz="0" w:space="0" w:color="auto"/>
            <w:bottom w:val="none" w:sz="0" w:space="0" w:color="auto"/>
            <w:right w:val="none" w:sz="0" w:space="0" w:color="auto"/>
          </w:divBdr>
        </w:div>
        <w:div w:id="1932005804">
          <w:marLeft w:val="640"/>
          <w:marRight w:val="0"/>
          <w:marTop w:val="0"/>
          <w:marBottom w:val="0"/>
          <w:divBdr>
            <w:top w:val="none" w:sz="0" w:space="0" w:color="auto"/>
            <w:left w:val="none" w:sz="0" w:space="0" w:color="auto"/>
            <w:bottom w:val="none" w:sz="0" w:space="0" w:color="auto"/>
            <w:right w:val="none" w:sz="0" w:space="0" w:color="auto"/>
          </w:divBdr>
        </w:div>
        <w:div w:id="2086562335">
          <w:marLeft w:val="640"/>
          <w:marRight w:val="0"/>
          <w:marTop w:val="0"/>
          <w:marBottom w:val="0"/>
          <w:divBdr>
            <w:top w:val="none" w:sz="0" w:space="0" w:color="auto"/>
            <w:left w:val="none" w:sz="0" w:space="0" w:color="auto"/>
            <w:bottom w:val="none" w:sz="0" w:space="0" w:color="auto"/>
            <w:right w:val="none" w:sz="0" w:space="0" w:color="auto"/>
          </w:divBdr>
        </w:div>
      </w:divsChild>
    </w:div>
    <w:div w:id="286589746">
      <w:bodyDiv w:val="1"/>
      <w:marLeft w:val="0"/>
      <w:marRight w:val="0"/>
      <w:marTop w:val="0"/>
      <w:marBottom w:val="0"/>
      <w:divBdr>
        <w:top w:val="none" w:sz="0" w:space="0" w:color="auto"/>
        <w:left w:val="none" w:sz="0" w:space="0" w:color="auto"/>
        <w:bottom w:val="none" w:sz="0" w:space="0" w:color="auto"/>
        <w:right w:val="none" w:sz="0" w:space="0" w:color="auto"/>
      </w:divBdr>
      <w:divsChild>
        <w:div w:id="153375983">
          <w:marLeft w:val="640"/>
          <w:marRight w:val="0"/>
          <w:marTop w:val="0"/>
          <w:marBottom w:val="0"/>
          <w:divBdr>
            <w:top w:val="none" w:sz="0" w:space="0" w:color="auto"/>
            <w:left w:val="none" w:sz="0" w:space="0" w:color="auto"/>
            <w:bottom w:val="none" w:sz="0" w:space="0" w:color="auto"/>
            <w:right w:val="none" w:sz="0" w:space="0" w:color="auto"/>
          </w:divBdr>
        </w:div>
        <w:div w:id="206526863">
          <w:marLeft w:val="640"/>
          <w:marRight w:val="0"/>
          <w:marTop w:val="0"/>
          <w:marBottom w:val="0"/>
          <w:divBdr>
            <w:top w:val="none" w:sz="0" w:space="0" w:color="auto"/>
            <w:left w:val="none" w:sz="0" w:space="0" w:color="auto"/>
            <w:bottom w:val="none" w:sz="0" w:space="0" w:color="auto"/>
            <w:right w:val="none" w:sz="0" w:space="0" w:color="auto"/>
          </w:divBdr>
        </w:div>
        <w:div w:id="255017621">
          <w:marLeft w:val="640"/>
          <w:marRight w:val="0"/>
          <w:marTop w:val="0"/>
          <w:marBottom w:val="0"/>
          <w:divBdr>
            <w:top w:val="none" w:sz="0" w:space="0" w:color="auto"/>
            <w:left w:val="none" w:sz="0" w:space="0" w:color="auto"/>
            <w:bottom w:val="none" w:sz="0" w:space="0" w:color="auto"/>
            <w:right w:val="none" w:sz="0" w:space="0" w:color="auto"/>
          </w:divBdr>
        </w:div>
        <w:div w:id="270745321">
          <w:marLeft w:val="640"/>
          <w:marRight w:val="0"/>
          <w:marTop w:val="0"/>
          <w:marBottom w:val="0"/>
          <w:divBdr>
            <w:top w:val="none" w:sz="0" w:space="0" w:color="auto"/>
            <w:left w:val="none" w:sz="0" w:space="0" w:color="auto"/>
            <w:bottom w:val="none" w:sz="0" w:space="0" w:color="auto"/>
            <w:right w:val="none" w:sz="0" w:space="0" w:color="auto"/>
          </w:divBdr>
        </w:div>
        <w:div w:id="372928106">
          <w:marLeft w:val="640"/>
          <w:marRight w:val="0"/>
          <w:marTop w:val="0"/>
          <w:marBottom w:val="0"/>
          <w:divBdr>
            <w:top w:val="none" w:sz="0" w:space="0" w:color="auto"/>
            <w:left w:val="none" w:sz="0" w:space="0" w:color="auto"/>
            <w:bottom w:val="none" w:sz="0" w:space="0" w:color="auto"/>
            <w:right w:val="none" w:sz="0" w:space="0" w:color="auto"/>
          </w:divBdr>
        </w:div>
        <w:div w:id="562983584">
          <w:marLeft w:val="640"/>
          <w:marRight w:val="0"/>
          <w:marTop w:val="0"/>
          <w:marBottom w:val="0"/>
          <w:divBdr>
            <w:top w:val="none" w:sz="0" w:space="0" w:color="auto"/>
            <w:left w:val="none" w:sz="0" w:space="0" w:color="auto"/>
            <w:bottom w:val="none" w:sz="0" w:space="0" w:color="auto"/>
            <w:right w:val="none" w:sz="0" w:space="0" w:color="auto"/>
          </w:divBdr>
        </w:div>
        <w:div w:id="836261462">
          <w:marLeft w:val="640"/>
          <w:marRight w:val="0"/>
          <w:marTop w:val="0"/>
          <w:marBottom w:val="0"/>
          <w:divBdr>
            <w:top w:val="none" w:sz="0" w:space="0" w:color="auto"/>
            <w:left w:val="none" w:sz="0" w:space="0" w:color="auto"/>
            <w:bottom w:val="none" w:sz="0" w:space="0" w:color="auto"/>
            <w:right w:val="none" w:sz="0" w:space="0" w:color="auto"/>
          </w:divBdr>
        </w:div>
        <w:div w:id="852838759">
          <w:marLeft w:val="640"/>
          <w:marRight w:val="0"/>
          <w:marTop w:val="0"/>
          <w:marBottom w:val="0"/>
          <w:divBdr>
            <w:top w:val="none" w:sz="0" w:space="0" w:color="auto"/>
            <w:left w:val="none" w:sz="0" w:space="0" w:color="auto"/>
            <w:bottom w:val="none" w:sz="0" w:space="0" w:color="auto"/>
            <w:right w:val="none" w:sz="0" w:space="0" w:color="auto"/>
          </w:divBdr>
        </w:div>
        <w:div w:id="964233805">
          <w:marLeft w:val="640"/>
          <w:marRight w:val="0"/>
          <w:marTop w:val="0"/>
          <w:marBottom w:val="0"/>
          <w:divBdr>
            <w:top w:val="none" w:sz="0" w:space="0" w:color="auto"/>
            <w:left w:val="none" w:sz="0" w:space="0" w:color="auto"/>
            <w:bottom w:val="none" w:sz="0" w:space="0" w:color="auto"/>
            <w:right w:val="none" w:sz="0" w:space="0" w:color="auto"/>
          </w:divBdr>
        </w:div>
        <w:div w:id="969016746">
          <w:marLeft w:val="640"/>
          <w:marRight w:val="0"/>
          <w:marTop w:val="0"/>
          <w:marBottom w:val="0"/>
          <w:divBdr>
            <w:top w:val="none" w:sz="0" w:space="0" w:color="auto"/>
            <w:left w:val="none" w:sz="0" w:space="0" w:color="auto"/>
            <w:bottom w:val="none" w:sz="0" w:space="0" w:color="auto"/>
            <w:right w:val="none" w:sz="0" w:space="0" w:color="auto"/>
          </w:divBdr>
        </w:div>
        <w:div w:id="997541710">
          <w:marLeft w:val="640"/>
          <w:marRight w:val="0"/>
          <w:marTop w:val="0"/>
          <w:marBottom w:val="0"/>
          <w:divBdr>
            <w:top w:val="none" w:sz="0" w:space="0" w:color="auto"/>
            <w:left w:val="none" w:sz="0" w:space="0" w:color="auto"/>
            <w:bottom w:val="none" w:sz="0" w:space="0" w:color="auto"/>
            <w:right w:val="none" w:sz="0" w:space="0" w:color="auto"/>
          </w:divBdr>
        </w:div>
        <w:div w:id="1038819681">
          <w:marLeft w:val="640"/>
          <w:marRight w:val="0"/>
          <w:marTop w:val="0"/>
          <w:marBottom w:val="0"/>
          <w:divBdr>
            <w:top w:val="none" w:sz="0" w:space="0" w:color="auto"/>
            <w:left w:val="none" w:sz="0" w:space="0" w:color="auto"/>
            <w:bottom w:val="none" w:sz="0" w:space="0" w:color="auto"/>
            <w:right w:val="none" w:sz="0" w:space="0" w:color="auto"/>
          </w:divBdr>
        </w:div>
        <w:div w:id="1142575002">
          <w:marLeft w:val="640"/>
          <w:marRight w:val="0"/>
          <w:marTop w:val="0"/>
          <w:marBottom w:val="0"/>
          <w:divBdr>
            <w:top w:val="none" w:sz="0" w:space="0" w:color="auto"/>
            <w:left w:val="none" w:sz="0" w:space="0" w:color="auto"/>
            <w:bottom w:val="none" w:sz="0" w:space="0" w:color="auto"/>
            <w:right w:val="none" w:sz="0" w:space="0" w:color="auto"/>
          </w:divBdr>
        </w:div>
        <w:div w:id="1199970784">
          <w:marLeft w:val="640"/>
          <w:marRight w:val="0"/>
          <w:marTop w:val="0"/>
          <w:marBottom w:val="0"/>
          <w:divBdr>
            <w:top w:val="none" w:sz="0" w:space="0" w:color="auto"/>
            <w:left w:val="none" w:sz="0" w:space="0" w:color="auto"/>
            <w:bottom w:val="none" w:sz="0" w:space="0" w:color="auto"/>
            <w:right w:val="none" w:sz="0" w:space="0" w:color="auto"/>
          </w:divBdr>
        </w:div>
        <w:div w:id="1250846197">
          <w:marLeft w:val="640"/>
          <w:marRight w:val="0"/>
          <w:marTop w:val="0"/>
          <w:marBottom w:val="0"/>
          <w:divBdr>
            <w:top w:val="none" w:sz="0" w:space="0" w:color="auto"/>
            <w:left w:val="none" w:sz="0" w:space="0" w:color="auto"/>
            <w:bottom w:val="none" w:sz="0" w:space="0" w:color="auto"/>
            <w:right w:val="none" w:sz="0" w:space="0" w:color="auto"/>
          </w:divBdr>
        </w:div>
        <w:div w:id="1294410984">
          <w:marLeft w:val="640"/>
          <w:marRight w:val="0"/>
          <w:marTop w:val="0"/>
          <w:marBottom w:val="0"/>
          <w:divBdr>
            <w:top w:val="none" w:sz="0" w:space="0" w:color="auto"/>
            <w:left w:val="none" w:sz="0" w:space="0" w:color="auto"/>
            <w:bottom w:val="none" w:sz="0" w:space="0" w:color="auto"/>
            <w:right w:val="none" w:sz="0" w:space="0" w:color="auto"/>
          </w:divBdr>
        </w:div>
        <w:div w:id="1320385495">
          <w:marLeft w:val="640"/>
          <w:marRight w:val="0"/>
          <w:marTop w:val="0"/>
          <w:marBottom w:val="0"/>
          <w:divBdr>
            <w:top w:val="none" w:sz="0" w:space="0" w:color="auto"/>
            <w:left w:val="none" w:sz="0" w:space="0" w:color="auto"/>
            <w:bottom w:val="none" w:sz="0" w:space="0" w:color="auto"/>
            <w:right w:val="none" w:sz="0" w:space="0" w:color="auto"/>
          </w:divBdr>
        </w:div>
        <w:div w:id="1391997510">
          <w:marLeft w:val="640"/>
          <w:marRight w:val="0"/>
          <w:marTop w:val="0"/>
          <w:marBottom w:val="0"/>
          <w:divBdr>
            <w:top w:val="none" w:sz="0" w:space="0" w:color="auto"/>
            <w:left w:val="none" w:sz="0" w:space="0" w:color="auto"/>
            <w:bottom w:val="none" w:sz="0" w:space="0" w:color="auto"/>
            <w:right w:val="none" w:sz="0" w:space="0" w:color="auto"/>
          </w:divBdr>
        </w:div>
        <w:div w:id="1452821089">
          <w:marLeft w:val="640"/>
          <w:marRight w:val="0"/>
          <w:marTop w:val="0"/>
          <w:marBottom w:val="0"/>
          <w:divBdr>
            <w:top w:val="none" w:sz="0" w:space="0" w:color="auto"/>
            <w:left w:val="none" w:sz="0" w:space="0" w:color="auto"/>
            <w:bottom w:val="none" w:sz="0" w:space="0" w:color="auto"/>
            <w:right w:val="none" w:sz="0" w:space="0" w:color="auto"/>
          </w:divBdr>
        </w:div>
        <w:div w:id="1531064955">
          <w:marLeft w:val="640"/>
          <w:marRight w:val="0"/>
          <w:marTop w:val="0"/>
          <w:marBottom w:val="0"/>
          <w:divBdr>
            <w:top w:val="none" w:sz="0" w:space="0" w:color="auto"/>
            <w:left w:val="none" w:sz="0" w:space="0" w:color="auto"/>
            <w:bottom w:val="none" w:sz="0" w:space="0" w:color="auto"/>
            <w:right w:val="none" w:sz="0" w:space="0" w:color="auto"/>
          </w:divBdr>
        </w:div>
        <w:div w:id="2123720130">
          <w:marLeft w:val="640"/>
          <w:marRight w:val="0"/>
          <w:marTop w:val="0"/>
          <w:marBottom w:val="0"/>
          <w:divBdr>
            <w:top w:val="none" w:sz="0" w:space="0" w:color="auto"/>
            <w:left w:val="none" w:sz="0" w:space="0" w:color="auto"/>
            <w:bottom w:val="none" w:sz="0" w:space="0" w:color="auto"/>
            <w:right w:val="none" w:sz="0" w:space="0" w:color="auto"/>
          </w:divBdr>
        </w:div>
      </w:divsChild>
    </w:div>
    <w:div w:id="289358241">
      <w:bodyDiv w:val="1"/>
      <w:marLeft w:val="0"/>
      <w:marRight w:val="0"/>
      <w:marTop w:val="0"/>
      <w:marBottom w:val="0"/>
      <w:divBdr>
        <w:top w:val="none" w:sz="0" w:space="0" w:color="auto"/>
        <w:left w:val="none" w:sz="0" w:space="0" w:color="auto"/>
        <w:bottom w:val="none" w:sz="0" w:space="0" w:color="auto"/>
        <w:right w:val="none" w:sz="0" w:space="0" w:color="auto"/>
      </w:divBdr>
      <w:divsChild>
        <w:div w:id="2126073545">
          <w:marLeft w:val="0"/>
          <w:marRight w:val="0"/>
          <w:marTop w:val="0"/>
          <w:marBottom w:val="0"/>
          <w:divBdr>
            <w:top w:val="none" w:sz="0" w:space="0" w:color="auto"/>
            <w:left w:val="none" w:sz="0" w:space="0" w:color="auto"/>
            <w:bottom w:val="none" w:sz="0" w:space="0" w:color="auto"/>
            <w:right w:val="none" w:sz="0" w:space="0" w:color="auto"/>
          </w:divBdr>
        </w:div>
      </w:divsChild>
    </w:div>
    <w:div w:id="294336910">
      <w:bodyDiv w:val="1"/>
      <w:marLeft w:val="0"/>
      <w:marRight w:val="0"/>
      <w:marTop w:val="0"/>
      <w:marBottom w:val="0"/>
      <w:divBdr>
        <w:top w:val="none" w:sz="0" w:space="0" w:color="auto"/>
        <w:left w:val="none" w:sz="0" w:space="0" w:color="auto"/>
        <w:bottom w:val="none" w:sz="0" w:space="0" w:color="auto"/>
        <w:right w:val="none" w:sz="0" w:space="0" w:color="auto"/>
      </w:divBdr>
    </w:div>
    <w:div w:id="296882579">
      <w:bodyDiv w:val="1"/>
      <w:marLeft w:val="0"/>
      <w:marRight w:val="0"/>
      <w:marTop w:val="0"/>
      <w:marBottom w:val="0"/>
      <w:divBdr>
        <w:top w:val="none" w:sz="0" w:space="0" w:color="auto"/>
        <w:left w:val="none" w:sz="0" w:space="0" w:color="auto"/>
        <w:bottom w:val="none" w:sz="0" w:space="0" w:color="auto"/>
        <w:right w:val="none" w:sz="0" w:space="0" w:color="auto"/>
      </w:divBdr>
      <w:divsChild>
        <w:div w:id="305744279">
          <w:marLeft w:val="640"/>
          <w:marRight w:val="0"/>
          <w:marTop w:val="0"/>
          <w:marBottom w:val="0"/>
          <w:divBdr>
            <w:top w:val="none" w:sz="0" w:space="0" w:color="auto"/>
            <w:left w:val="none" w:sz="0" w:space="0" w:color="auto"/>
            <w:bottom w:val="none" w:sz="0" w:space="0" w:color="auto"/>
            <w:right w:val="none" w:sz="0" w:space="0" w:color="auto"/>
          </w:divBdr>
        </w:div>
        <w:div w:id="325864735">
          <w:marLeft w:val="640"/>
          <w:marRight w:val="0"/>
          <w:marTop w:val="0"/>
          <w:marBottom w:val="0"/>
          <w:divBdr>
            <w:top w:val="none" w:sz="0" w:space="0" w:color="auto"/>
            <w:left w:val="none" w:sz="0" w:space="0" w:color="auto"/>
            <w:bottom w:val="none" w:sz="0" w:space="0" w:color="auto"/>
            <w:right w:val="none" w:sz="0" w:space="0" w:color="auto"/>
          </w:divBdr>
        </w:div>
        <w:div w:id="450898659">
          <w:marLeft w:val="640"/>
          <w:marRight w:val="0"/>
          <w:marTop w:val="0"/>
          <w:marBottom w:val="0"/>
          <w:divBdr>
            <w:top w:val="none" w:sz="0" w:space="0" w:color="auto"/>
            <w:left w:val="none" w:sz="0" w:space="0" w:color="auto"/>
            <w:bottom w:val="none" w:sz="0" w:space="0" w:color="auto"/>
            <w:right w:val="none" w:sz="0" w:space="0" w:color="auto"/>
          </w:divBdr>
        </w:div>
        <w:div w:id="565720797">
          <w:marLeft w:val="640"/>
          <w:marRight w:val="0"/>
          <w:marTop w:val="0"/>
          <w:marBottom w:val="0"/>
          <w:divBdr>
            <w:top w:val="none" w:sz="0" w:space="0" w:color="auto"/>
            <w:left w:val="none" w:sz="0" w:space="0" w:color="auto"/>
            <w:bottom w:val="none" w:sz="0" w:space="0" w:color="auto"/>
            <w:right w:val="none" w:sz="0" w:space="0" w:color="auto"/>
          </w:divBdr>
        </w:div>
        <w:div w:id="769084167">
          <w:marLeft w:val="640"/>
          <w:marRight w:val="0"/>
          <w:marTop w:val="0"/>
          <w:marBottom w:val="0"/>
          <w:divBdr>
            <w:top w:val="none" w:sz="0" w:space="0" w:color="auto"/>
            <w:left w:val="none" w:sz="0" w:space="0" w:color="auto"/>
            <w:bottom w:val="none" w:sz="0" w:space="0" w:color="auto"/>
            <w:right w:val="none" w:sz="0" w:space="0" w:color="auto"/>
          </w:divBdr>
        </w:div>
        <w:div w:id="950285485">
          <w:marLeft w:val="640"/>
          <w:marRight w:val="0"/>
          <w:marTop w:val="0"/>
          <w:marBottom w:val="0"/>
          <w:divBdr>
            <w:top w:val="none" w:sz="0" w:space="0" w:color="auto"/>
            <w:left w:val="none" w:sz="0" w:space="0" w:color="auto"/>
            <w:bottom w:val="none" w:sz="0" w:space="0" w:color="auto"/>
            <w:right w:val="none" w:sz="0" w:space="0" w:color="auto"/>
          </w:divBdr>
        </w:div>
        <w:div w:id="1114665557">
          <w:marLeft w:val="640"/>
          <w:marRight w:val="0"/>
          <w:marTop w:val="0"/>
          <w:marBottom w:val="0"/>
          <w:divBdr>
            <w:top w:val="none" w:sz="0" w:space="0" w:color="auto"/>
            <w:left w:val="none" w:sz="0" w:space="0" w:color="auto"/>
            <w:bottom w:val="none" w:sz="0" w:space="0" w:color="auto"/>
            <w:right w:val="none" w:sz="0" w:space="0" w:color="auto"/>
          </w:divBdr>
        </w:div>
        <w:div w:id="1281231149">
          <w:marLeft w:val="640"/>
          <w:marRight w:val="0"/>
          <w:marTop w:val="0"/>
          <w:marBottom w:val="0"/>
          <w:divBdr>
            <w:top w:val="none" w:sz="0" w:space="0" w:color="auto"/>
            <w:left w:val="none" w:sz="0" w:space="0" w:color="auto"/>
            <w:bottom w:val="none" w:sz="0" w:space="0" w:color="auto"/>
            <w:right w:val="none" w:sz="0" w:space="0" w:color="auto"/>
          </w:divBdr>
        </w:div>
        <w:div w:id="1330326245">
          <w:marLeft w:val="640"/>
          <w:marRight w:val="0"/>
          <w:marTop w:val="0"/>
          <w:marBottom w:val="0"/>
          <w:divBdr>
            <w:top w:val="none" w:sz="0" w:space="0" w:color="auto"/>
            <w:left w:val="none" w:sz="0" w:space="0" w:color="auto"/>
            <w:bottom w:val="none" w:sz="0" w:space="0" w:color="auto"/>
            <w:right w:val="none" w:sz="0" w:space="0" w:color="auto"/>
          </w:divBdr>
        </w:div>
        <w:div w:id="1458257347">
          <w:marLeft w:val="640"/>
          <w:marRight w:val="0"/>
          <w:marTop w:val="0"/>
          <w:marBottom w:val="0"/>
          <w:divBdr>
            <w:top w:val="none" w:sz="0" w:space="0" w:color="auto"/>
            <w:left w:val="none" w:sz="0" w:space="0" w:color="auto"/>
            <w:bottom w:val="none" w:sz="0" w:space="0" w:color="auto"/>
            <w:right w:val="none" w:sz="0" w:space="0" w:color="auto"/>
          </w:divBdr>
        </w:div>
        <w:div w:id="1534880464">
          <w:marLeft w:val="640"/>
          <w:marRight w:val="0"/>
          <w:marTop w:val="0"/>
          <w:marBottom w:val="0"/>
          <w:divBdr>
            <w:top w:val="none" w:sz="0" w:space="0" w:color="auto"/>
            <w:left w:val="none" w:sz="0" w:space="0" w:color="auto"/>
            <w:bottom w:val="none" w:sz="0" w:space="0" w:color="auto"/>
            <w:right w:val="none" w:sz="0" w:space="0" w:color="auto"/>
          </w:divBdr>
        </w:div>
        <w:div w:id="1570119334">
          <w:marLeft w:val="640"/>
          <w:marRight w:val="0"/>
          <w:marTop w:val="0"/>
          <w:marBottom w:val="0"/>
          <w:divBdr>
            <w:top w:val="none" w:sz="0" w:space="0" w:color="auto"/>
            <w:left w:val="none" w:sz="0" w:space="0" w:color="auto"/>
            <w:bottom w:val="none" w:sz="0" w:space="0" w:color="auto"/>
            <w:right w:val="none" w:sz="0" w:space="0" w:color="auto"/>
          </w:divBdr>
        </w:div>
        <w:div w:id="1664360491">
          <w:marLeft w:val="640"/>
          <w:marRight w:val="0"/>
          <w:marTop w:val="0"/>
          <w:marBottom w:val="0"/>
          <w:divBdr>
            <w:top w:val="none" w:sz="0" w:space="0" w:color="auto"/>
            <w:left w:val="none" w:sz="0" w:space="0" w:color="auto"/>
            <w:bottom w:val="none" w:sz="0" w:space="0" w:color="auto"/>
            <w:right w:val="none" w:sz="0" w:space="0" w:color="auto"/>
          </w:divBdr>
        </w:div>
        <w:div w:id="1669870820">
          <w:marLeft w:val="640"/>
          <w:marRight w:val="0"/>
          <w:marTop w:val="0"/>
          <w:marBottom w:val="0"/>
          <w:divBdr>
            <w:top w:val="none" w:sz="0" w:space="0" w:color="auto"/>
            <w:left w:val="none" w:sz="0" w:space="0" w:color="auto"/>
            <w:bottom w:val="none" w:sz="0" w:space="0" w:color="auto"/>
            <w:right w:val="none" w:sz="0" w:space="0" w:color="auto"/>
          </w:divBdr>
        </w:div>
        <w:div w:id="1697805698">
          <w:marLeft w:val="640"/>
          <w:marRight w:val="0"/>
          <w:marTop w:val="0"/>
          <w:marBottom w:val="0"/>
          <w:divBdr>
            <w:top w:val="none" w:sz="0" w:space="0" w:color="auto"/>
            <w:left w:val="none" w:sz="0" w:space="0" w:color="auto"/>
            <w:bottom w:val="none" w:sz="0" w:space="0" w:color="auto"/>
            <w:right w:val="none" w:sz="0" w:space="0" w:color="auto"/>
          </w:divBdr>
        </w:div>
        <w:div w:id="1815760473">
          <w:marLeft w:val="640"/>
          <w:marRight w:val="0"/>
          <w:marTop w:val="0"/>
          <w:marBottom w:val="0"/>
          <w:divBdr>
            <w:top w:val="none" w:sz="0" w:space="0" w:color="auto"/>
            <w:left w:val="none" w:sz="0" w:space="0" w:color="auto"/>
            <w:bottom w:val="none" w:sz="0" w:space="0" w:color="auto"/>
            <w:right w:val="none" w:sz="0" w:space="0" w:color="auto"/>
          </w:divBdr>
        </w:div>
        <w:div w:id="1834253086">
          <w:marLeft w:val="640"/>
          <w:marRight w:val="0"/>
          <w:marTop w:val="0"/>
          <w:marBottom w:val="0"/>
          <w:divBdr>
            <w:top w:val="none" w:sz="0" w:space="0" w:color="auto"/>
            <w:left w:val="none" w:sz="0" w:space="0" w:color="auto"/>
            <w:bottom w:val="none" w:sz="0" w:space="0" w:color="auto"/>
            <w:right w:val="none" w:sz="0" w:space="0" w:color="auto"/>
          </w:divBdr>
        </w:div>
        <w:div w:id="1963487829">
          <w:marLeft w:val="640"/>
          <w:marRight w:val="0"/>
          <w:marTop w:val="0"/>
          <w:marBottom w:val="0"/>
          <w:divBdr>
            <w:top w:val="none" w:sz="0" w:space="0" w:color="auto"/>
            <w:left w:val="none" w:sz="0" w:space="0" w:color="auto"/>
            <w:bottom w:val="none" w:sz="0" w:space="0" w:color="auto"/>
            <w:right w:val="none" w:sz="0" w:space="0" w:color="auto"/>
          </w:divBdr>
        </w:div>
        <w:div w:id="2017724400">
          <w:marLeft w:val="640"/>
          <w:marRight w:val="0"/>
          <w:marTop w:val="0"/>
          <w:marBottom w:val="0"/>
          <w:divBdr>
            <w:top w:val="none" w:sz="0" w:space="0" w:color="auto"/>
            <w:left w:val="none" w:sz="0" w:space="0" w:color="auto"/>
            <w:bottom w:val="none" w:sz="0" w:space="0" w:color="auto"/>
            <w:right w:val="none" w:sz="0" w:space="0" w:color="auto"/>
          </w:divBdr>
        </w:div>
      </w:divsChild>
    </w:div>
    <w:div w:id="312174432">
      <w:bodyDiv w:val="1"/>
      <w:marLeft w:val="0"/>
      <w:marRight w:val="0"/>
      <w:marTop w:val="0"/>
      <w:marBottom w:val="0"/>
      <w:divBdr>
        <w:top w:val="none" w:sz="0" w:space="0" w:color="auto"/>
        <w:left w:val="none" w:sz="0" w:space="0" w:color="auto"/>
        <w:bottom w:val="none" w:sz="0" w:space="0" w:color="auto"/>
        <w:right w:val="none" w:sz="0" w:space="0" w:color="auto"/>
      </w:divBdr>
      <w:divsChild>
        <w:div w:id="81724129">
          <w:marLeft w:val="640"/>
          <w:marRight w:val="0"/>
          <w:marTop w:val="0"/>
          <w:marBottom w:val="0"/>
          <w:divBdr>
            <w:top w:val="none" w:sz="0" w:space="0" w:color="auto"/>
            <w:left w:val="none" w:sz="0" w:space="0" w:color="auto"/>
            <w:bottom w:val="none" w:sz="0" w:space="0" w:color="auto"/>
            <w:right w:val="none" w:sz="0" w:space="0" w:color="auto"/>
          </w:divBdr>
        </w:div>
        <w:div w:id="147408302">
          <w:marLeft w:val="640"/>
          <w:marRight w:val="0"/>
          <w:marTop w:val="0"/>
          <w:marBottom w:val="0"/>
          <w:divBdr>
            <w:top w:val="none" w:sz="0" w:space="0" w:color="auto"/>
            <w:left w:val="none" w:sz="0" w:space="0" w:color="auto"/>
            <w:bottom w:val="none" w:sz="0" w:space="0" w:color="auto"/>
            <w:right w:val="none" w:sz="0" w:space="0" w:color="auto"/>
          </w:divBdr>
        </w:div>
        <w:div w:id="548031578">
          <w:marLeft w:val="640"/>
          <w:marRight w:val="0"/>
          <w:marTop w:val="0"/>
          <w:marBottom w:val="0"/>
          <w:divBdr>
            <w:top w:val="none" w:sz="0" w:space="0" w:color="auto"/>
            <w:left w:val="none" w:sz="0" w:space="0" w:color="auto"/>
            <w:bottom w:val="none" w:sz="0" w:space="0" w:color="auto"/>
            <w:right w:val="none" w:sz="0" w:space="0" w:color="auto"/>
          </w:divBdr>
        </w:div>
        <w:div w:id="721294840">
          <w:marLeft w:val="640"/>
          <w:marRight w:val="0"/>
          <w:marTop w:val="0"/>
          <w:marBottom w:val="0"/>
          <w:divBdr>
            <w:top w:val="none" w:sz="0" w:space="0" w:color="auto"/>
            <w:left w:val="none" w:sz="0" w:space="0" w:color="auto"/>
            <w:bottom w:val="none" w:sz="0" w:space="0" w:color="auto"/>
            <w:right w:val="none" w:sz="0" w:space="0" w:color="auto"/>
          </w:divBdr>
        </w:div>
        <w:div w:id="760876419">
          <w:marLeft w:val="640"/>
          <w:marRight w:val="0"/>
          <w:marTop w:val="0"/>
          <w:marBottom w:val="0"/>
          <w:divBdr>
            <w:top w:val="none" w:sz="0" w:space="0" w:color="auto"/>
            <w:left w:val="none" w:sz="0" w:space="0" w:color="auto"/>
            <w:bottom w:val="none" w:sz="0" w:space="0" w:color="auto"/>
            <w:right w:val="none" w:sz="0" w:space="0" w:color="auto"/>
          </w:divBdr>
        </w:div>
        <w:div w:id="841317624">
          <w:marLeft w:val="640"/>
          <w:marRight w:val="0"/>
          <w:marTop w:val="0"/>
          <w:marBottom w:val="0"/>
          <w:divBdr>
            <w:top w:val="none" w:sz="0" w:space="0" w:color="auto"/>
            <w:left w:val="none" w:sz="0" w:space="0" w:color="auto"/>
            <w:bottom w:val="none" w:sz="0" w:space="0" w:color="auto"/>
            <w:right w:val="none" w:sz="0" w:space="0" w:color="auto"/>
          </w:divBdr>
        </w:div>
        <w:div w:id="873075832">
          <w:marLeft w:val="640"/>
          <w:marRight w:val="0"/>
          <w:marTop w:val="0"/>
          <w:marBottom w:val="0"/>
          <w:divBdr>
            <w:top w:val="none" w:sz="0" w:space="0" w:color="auto"/>
            <w:left w:val="none" w:sz="0" w:space="0" w:color="auto"/>
            <w:bottom w:val="none" w:sz="0" w:space="0" w:color="auto"/>
            <w:right w:val="none" w:sz="0" w:space="0" w:color="auto"/>
          </w:divBdr>
        </w:div>
        <w:div w:id="946035257">
          <w:marLeft w:val="640"/>
          <w:marRight w:val="0"/>
          <w:marTop w:val="0"/>
          <w:marBottom w:val="0"/>
          <w:divBdr>
            <w:top w:val="none" w:sz="0" w:space="0" w:color="auto"/>
            <w:left w:val="none" w:sz="0" w:space="0" w:color="auto"/>
            <w:bottom w:val="none" w:sz="0" w:space="0" w:color="auto"/>
            <w:right w:val="none" w:sz="0" w:space="0" w:color="auto"/>
          </w:divBdr>
        </w:div>
        <w:div w:id="952512979">
          <w:marLeft w:val="640"/>
          <w:marRight w:val="0"/>
          <w:marTop w:val="0"/>
          <w:marBottom w:val="0"/>
          <w:divBdr>
            <w:top w:val="none" w:sz="0" w:space="0" w:color="auto"/>
            <w:left w:val="none" w:sz="0" w:space="0" w:color="auto"/>
            <w:bottom w:val="none" w:sz="0" w:space="0" w:color="auto"/>
            <w:right w:val="none" w:sz="0" w:space="0" w:color="auto"/>
          </w:divBdr>
        </w:div>
        <w:div w:id="960914441">
          <w:marLeft w:val="640"/>
          <w:marRight w:val="0"/>
          <w:marTop w:val="0"/>
          <w:marBottom w:val="0"/>
          <w:divBdr>
            <w:top w:val="none" w:sz="0" w:space="0" w:color="auto"/>
            <w:left w:val="none" w:sz="0" w:space="0" w:color="auto"/>
            <w:bottom w:val="none" w:sz="0" w:space="0" w:color="auto"/>
            <w:right w:val="none" w:sz="0" w:space="0" w:color="auto"/>
          </w:divBdr>
        </w:div>
        <w:div w:id="1010138765">
          <w:marLeft w:val="640"/>
          <w:marRight w:val="0"/>
          <w:marTop w:val="0"/>
          <w:marBottom w:val="0"/>
          <w:divBdr>
            <w:top w:val="none" w:sz="0" w:space="0" w:color="auto"/>
            <w:left w:val="none" w:sz="0" w:space="0" w:color="auto"/>
            <w:bottom w:val="none" w:sz="0" w:space="0" w:color="auto"/>
            <w:right w:val="none" w:sz="0" w:space="0" w:color="auto"/>
          </w:divBdr>
        </w:div>
        <w:div w:id="1024015933">
          <w:marLeft w:val="640"/>
          <w:marRight w:val="0"/>
          <w:marTop w:val="0"/>
          <w:marBottom w:val="0"/>
          <w:divBdr>
            <w:top w:val="none" w:sz="0" w:space="0" w:color="auto"/>
            <w:left w:val="none" w:sz="0" w:space="0" w:color="auto"/>
            <w:bottom w:val="none" w:sz="0" w:space="0" w:color="auto"/>
            <w:right w:val="none" w:sz="0" w:space="0" w:color="auto"/>
          </w:divBdr>
        </w:div>
        <w:div w:id="1049646201">
          <w:marLeft w:val="640"/>
          <w:marRight w:val="0"/>
          <w:marTop w:val="0"/>
          <w:marBottom w:val="0"/>
          <w:divBdr>
            <w:top w:val="none" w:sz="0" w:space="0" w:color="auto"/>
            <w:left w:val="none" w:sz="0" w:space="0" w:color="auto"/>
            <w:bottom w:val="none" w:sz="0" w:space="0" w:color="auto"/>
            <w:right w:val="none" w:sz="0" w:space="0" w:color="auto"/>
          </w:divBdr>
        </w:div>
        <w:div w:id="1135949578">
          <w:marLeft w:val="640"/>
          <w:marRight w:val="0"/>
          <w:marTop w:val="0"/>
          <w:marBottom w:val="0"/>
          <w:divBdr>
            <w:top w:val="none" w:sz="0" w:space="0" w:color="auto"/>
            <w:left w:val="none" w:sz="0" w:space="0" w:color="auto"/>
            <w:bottom w:val="none" w:sz="0" w:space="0" w:color="auto"/>
            <w:right w:val="none" w:sz="0" w:space="0" w:color="auto"/>
          </w:divBdr>
        </w:div>
        <w:div w:id="1386102278">
          <w:marLeft w:val="640"/>
          <w:marRight w:val="0"/>
          <w:marTop w:val="0"/>
          <w:marBottom w:val="0"/>
          <w:divBdr>
            <w:top w:val="none" w:sz="0" w:space="0" w:color="auto"/>
            <w:left w:val="none" w:sz="0" w:space="0" w:color="auto"/>
            <w:bottom w:val="none" w:sz="0" w:space="0" w:color="auto"/>
            <w:right w:val="none" w:sz="0" w:space="0" w:color="auto"/>
          </w:divBdr>
        </w:div>
        <w:div w:id="1507596256">
          <w:marLeft w:val="640"/>
          <w:marRight w:val="0"/>
          <w:marTop w:val="0"/>
          <w:marBottom w:val="0"/>
          <w:divBdr>
            <w:top w:val="none" w:sz="0" w:space="0" w:color="auto"/>
            <w:left w:val="none" w:sz="0" w:space="0" w:color="auto"/>
            <w:bottom w:val="none" w:sz="0" w:space="0" w:color="auto"/>
            <w:right w:val="none" w:sz="0" w:space="0" w:color="auto"/>
          </w:divBdr>
        </w:div>
        <w:div w:id="1545483388">
          <w:marLeft w:val="640"/>
          <w:marRight w:val="0"/>
          <w:marTop w:val="0"/>
          <w:marBottom w:val="0"/>
          <w:divBdr>
            <w:top w:val="none" w:sz="0" w:space="0" w:color="auto"/>
            <w:left w:val="none" w:sz="0" w:space="0" w:color="auto"/>
            <w:bottom w:val="none" w:sz="0" w:space="0" w:color="auto"/>
            <w:right w:val="none" w:sz="0" w:space="0" w:color="auto"/>
          </w:divBdr>
        </w:div>
        <w:div w:id="1573851030">
          <w:marLeft w:val="640"/>
          <w:marRight w:val="0"/>
          <w:marTop w:val="0"/>
          <w:marBottom w:val="0"/>
          <w:divBdr>
            <w:top w:val="none" w:sz="0" w:space="0" w:color="auto"/>
            <w:left w:val="none" w:sz="0" w:space="0" w:color="auto"/>
            <w:bottom w:val="none" w:sz="0" w:space="0" w:color="auto"/>
            <w:right w:val="none" w:sz="0" w:space="0" w:color="auto"/>
          </w:divBdr>
        </w:div>
        <w:div w:id="1677540506">
          <w:marLeft w:val="640"/>
          <w:marRight w:val="0"/>
          <w:marTop w:val="0"/>
          <w:marBottom w:val="0"/>
          <w:divBdr>
            <w:top w:val="none" w:sz="0" w:space="0" w:color="auto"/>
            <w:left w:val="none" w:sz="0" w:space="0" w:color="auto"/>
            <w:bottom w:val="none" w:sz="0" w:space="0" w:color="auto"/>
            <w:right w:val="none" w:sz="0" w:space="0" w:color="auto"/>
          </w:divBdr>
        </w:div>
        <w:div w:id="1723820407">
          <w:marLeft w:val="640"/>
          <w:marRight w:val="0"/>
          <w:marTop w:val="0"/>
          <w:marBottom w:val="0"/>
          <w:divBdr>
            <w:top w:val="none" w:sz="0" w:space="0" w:color="auto"/>
            <w:left w:val="none" w:sz="0" w:space="0" w:color="auto"/>
            <w:bottom w:val="none" w:sz="0" w:space="0" w:color="auto"/>
            <w:right w:val="none" w:sz="0" w:space="0" w:color="auto"/>
          </w:divBdr>
        </w:div>
        <w:div w:id="1902328310">
          <w:marLeft w:val="640"/>
          <w:marRight w:val="0"/>
          <w:marTop w:val="0"/>
          <w:marBottom w:val="0"/>
          <w:divBdr>
            <w:top w:val="none" w:sz="0" w:space="0" w:color="auto"/>
            <w:left w:val="none" w:sz="0" w:space="0" w:color="auto"/>
            <w:bottom w:val="none" w:sz="0" w:space="0" w:color="auto"/>
            <w:right w:val="none" w:sz="0" w:space="0" w:color="auto"/>
          </w:divBdr>
        </w:div>
        <w:div w:id="1909993811">
          <w:marLeft w:val="640"/>
          <w:marRight w:val="0"/>
          <w:marTop w:val="0"/>
          <w:marBottom w:val="0"/>
          <w:divBdr>
            <w:top w:val="none" w:sz="0" w:space="0" w:color="auto"/>
            <w:left w:val="none" w:sz="0" w:space="0" w:color="auto"/>
            <w:bottom w:val="none" w:sz="0" w:space="0" w:color="auto"/>
            <w:right w:val="none" w:sz="0" w:space="0" w:color="auto"/>
          </w:divBdr>
        </w:div>
      </w:divsChild>
    </w:div>
    <w:div w:id="318390594">
      <w:bodyDiv w:val="1"/>
      <w:marLeft w:val="0"/>
      <w:marRight w:val="0"/>
      <w:marTop w:val="0"/>
      <w:marBottom w:val="0"/>
      <w:divBdr>
        <w:top w:val="none" w:sz="0" w:space="0" w:color="auto"/>
        <w:left w:val="none" w:sz="0" w:space="0" w:color="auto"/>
        <w:bottom w:val="none" w:sz="0" w:space="0" w:color="auto"/>
        <w:right w:val="none" w:sz="0" w:space="0" w:color="auto"/>
      </w:divBdr>
      <w:divsChild>
        <w:div w:id="133332233">
          <w:marLeft w:val="640"/>
          <w:marRight w:val="0"/>
          <w:marTop w:val="0"/>
          <w:marBottom w:val="0"/>
          <w:divBdr>
            <w:top w:val="none" w:sz="0" w:space="0" w:color="auto"/>
            <w:left w:val="none" w:sz="0" w:space="0" w:color="auto"/>
            <w:bottom w:val="none" w:sz="0" w:space="0" w:color="auto"/>
            <w:right w:val="none" w:sz="0" w:space="0" w:color="auto"/>
          </w:divBdr>
        </w:div>
        <w:div w:id="221330520">
          <w:marLeft w:val="640"/>
          <w:marRight w:val="0"/>
          <w:marTop w:val="0"/>
          <w:marBottom w:val="0"/>
          <w:divBdr>
            <w:top w:val="none" w:sz="0" w:space="0" w:color="auto"/>
            <w:left w:val="none" w:sz="0" w:space="0" w:color="auto"/>
            <w:bottom w:val="none" w:sz="0" w:space="0" w:color="auto"/>
            <w:right w:val="none" w:sz="0" w:space="0" w:color="auto"/>
          </w:divBdr>
        </w:div>
        <w:div w:id="310061311">
          <w:marLeft w:val="640"/>
          <w:marRight w:val="0"/>
          <w:marTop w:val="0"/>
          <w:marBottom w:val="0"/>
          <w:divBdr>
            <w:top w:val="none" w:sz="0" w:space="0" w:color="auto"/>
            <w:left w:val="none" w:sz="0" w:space="0" w:color="auto"/>
            <w:bottom w:val="none" w:sz="0" w:space="0" w:color="auto"/>
            <w:right w:val="none" w:sz="0" w:space="0" w:color="auto"/>
          </w:divBdr>
        </w:div>
        <w:div w:id="310869572">
          <w:marLeft w:val="640"/>
          <w:marRight w:val="0"/>
          <w:marTop w:val="0"/>
          <w:marBottom w:val="0"/>
          <w:divBdr>
            <w:top w:val="none" w:sz="0" w:space="0" w:color="auto"/>
            <w:left w:val="none" w:sz="0" w:space="0" w:color="auto"/>
            <w:bottom w:val="none" w:sz="0" w:space="0" w:color="auto"/>
            <w:right w:val="none" w:sz="0" w:space="0" w:color="auto"/>
          </w:divBdr>
        </w:div>
        <w:div w:id="370231500">
          <w:marLeft w:val="640"/>
          <w:marRight w:val="0"/>
          <w:marTop w:val="0"/>
          <w:marBottom w:val="0"/>
          <w:divBdr>
            <w:top w:val="none" w:sz="0" w:space="0" w:color="auto"/>
            <w:left w:val="none" w:sz="0" w:space="0" w:color="auto"/>
            <w:bottom w:val="none" w:sz="0" w:space="0" w:color="auto"/>
            <w:right w:val="none" w:sz="0" w:space="0" w:color="auto"/>
          </w:divBdr>
        </w:div>
        <w:div w:id="396518780">
          <w:marLeft w:val="640"/>
          <w:marRight w:val="0"/>
          <w:marTop w:val="0"/>
          <w:marBottom w:val="0"/>
          <w:divBdr>
            <w:top w:val="none" w:sz="0" w:space="0" w:color="auto"/>
            <w:left w:val="none" w:sz="0" w:space="0" w:color="auto"/>
            <w:bottom w:val="none" w:sz="0" w:space="0" w:color="auto"/>
            <w:right w:val="none" w:sz="0" w:space="0" w:color="auto"/>
          </w:divBdr>
        </w:div>
        <w:div w:id="560749863">
          <w:marLeft w:val="640"/>
          <w:marRight w:val="0"/>
          <w:marTop w:val="0"/>
          <w:marBottom w:val="0"/>
          <w:divBdr>
            <w:top w:val="none" w:sz="0" w:space="0" w:color="auto"/>
            <w:left w:val="none" w:sz="0" w:space="0" w:color="auto"/>
            <w:bottom w:val="none" w:sz="0" w:space="0" w:color="auto"/>
            <w:right w:val="none" w:sz="0" w:space="0" w:color="auto"/>
          </w:divBdr>
        </w:div>
        <w:div w:id="626080733">
          <w:marLeft w:val="640"/>
          <w:marRight w:val="0"/>
          <w:marTop w:val="0"/>
          <w:marBottom w:val="0"/>
          <w:divBdr>
            <w:top w:val="none" w:sz="0" w:space="0" w:color="auto"/>
            <w:left w:val="none" w:sz="0" w:space="0" w:color="auto"/>
            <w:bottom w:val="none" w:sz="0" w:space="0" w:color="auto"/>
            <w:right w:val="none" w:sz="0" w:space="0" w:color="auto"/>
          </w:divBdr>
        </w:div>
        <w:div w:id="638848387">
          <w:marLeft w:val="640"/>
          <w:marRight w:val="0"/>
          <w:marTop w:val="0"/>
          <w:marBottom w:val="0"/>
          <w:divBdr>
            <w:top w:val="none" w:sz="0" w:space="0" w:color="auto"/>
            <w:left w:val="none" w:sz="0" w:space="0" w:color="auto"/>
            <w:bottom w:val="none" w:sz="0" w:space="0" w:color="auto"/>
            <w:right w:val="none" w:sz="0" w:space="0" w:color="auto"/>
          </w:divBdr>
        </w:div>
        <w:div w:id="667252491">
          <w:marLeft w:val="640"/>
          <w:marRight w:val="0"/>
          <w:marTop w:val="0"/>
          <w:marBottom w:val="0"/>
          <w:divBdr>
            <w:top w:val="none" w:sz="0" w:space="0" w:color="auto"/>
            <w:left w:val="none" w:sz="0" w:space="0" w:color="auto"/>
            <w:bottom w:val="none" w:sz="0" w:space="0" w:color="auto"/>
            <w:right w:val="none" w:sz="0" w:space="0" w:color="auto"/>
          </w:divBdr>
        </w:div>
        <w:div w:id="729574695">
          <w:marLeft w:val="640"/>
          <w:marRight w:val="0"/>
          <w:marTop w:val="0"/>
          <w:marBottom w:val="0"/>
          <w:divBdr>
            <w:top w:val="none" w:sz="0" w:space="0" w:color="auto"/>
            <w:left w:val="none" w:sz="0" w:space="0" w:color="auto"/>
            <w:bottom w:val="none" w:sz="0" w:space="0" w:color="auto"/>
            <w:right w:val="none" w:sz="0" w:space="0" w:color="auto"/>
          </w:divBdr>
        </w:div>
        <w:div w:id="793712152">
          <w:marLeft w:val="640"/>
          <w:marRight w:val="0"/>
          <w:marTop w:val="0"/>
          <w:marBottom w:val="0"/>
          <w:divBdr>
            <w:top w:val="none" w:sz="0" w:space="0" w:color="auto"/>
            <w:left w:val="none" w:sz="0" w:space="0" w:color="auto"/>
            <w:bottom w:val="none" w:sz="0" w:space="0" w:color="auto"/>
            <w:right w:val="none" w:sz="0" w:space="0" w:color="auto"/>
          </w:divBdr>
        </w:div>
        <w:div w:id="1010374317">
          <w:marLeft w:val="640"/>
          <w:marRight w:val="0"/>
          <w:marTop w:val="0"/>
          <w:marBottom w:val="0"/>
          <w:divBdr>
            <w:top w:val="none" w:sz="0" w:space="0" w:color="auto"/>
            <w:left w:val="none" w:sz="0" w:space="0" w:color="auto"/>
            <w:bottom w:val="none" w:sz="0" w:space="0" w:color="auto"/>
            <w:right w:val="none" w:sz="0" w:space="0" w:color="auto"/>
          </w:divBdr>
        </w:div>
        <w:div w:id="1150828449">
          <w:marLeft w:val="640"/>
          <w:marRight w:val="0"/>
          <w:marTop w:val="0"/>
          <w:marBottom w:val="0"/>
          <w:divBdr>
            <w:top w:val="none" w:sz="0" w:space="0" w:color="auto"/>
            <w:left w:val="none" w:sz="0" w:space="0" w:color="auto"/>
            <w:bottom w:val="none" w:sz="0" w:space="0" w:color="auto"/>
            <w:right w:val="none" w:sz="0" w:space="0" w:color="auto"/>
          </w:divBdr>
        </w:div>
        <w:div w:id="1208644648">
          <w:marLeft w:val="640"/>
          <w:marRight w:val="0"/>
          <w:marTop w:val="0"/>
          <w:marBottom w:val="0"/>
          <w:divBdr>
            <w:top w:val="none" w:sz="0" w:space="0" w:color="auto"/>
            <w:left w:val="none" w:sz="0" w:space="0" w:color="auto"/>
            <w:bottom w:val="none" w:sz="0" w:space="0" w:color="auto"/>
            <w:right w:val="none" w:sz="0" w:space="0" w:color="auto"/>
          </w:divBdr>
        </w:div>
        <w:div w:id="1231310842">
          <w:marLeft w:val="640"/>
          <w:marRight w:val="0"/>
          <w:marTop w:val="0"/>
          <w:marBottom w:val="0"/>
          <w:divBdr>
            <w:top w:val="none" w:sz="0" w:space="0" w:color="auto"/>
            <w:left w:val="none" w:sz="0" w:space="0" w:color="auto"/>
            <w:bottom w:val="none" w:sz="0" w:space="0" w:color="auto"/>
            <w:right w:val="none" w:sz="0" w:space="0" w:color="auto"/>
          </w:divBdr>
        </w:div>
        <w:div w:id="1355695593">
          <w:marLeft w:val="640"/>
          <w:marRight w:val="0"/>
          <w:marTop w:val="0"/>
          <w:marBottom w:val="0"/>
          <w:divBdr>
            <w:top w:val="none" w:sz="0" w:space="0" w:color="auto"/>
            <w:left w:val="none" w:sz="0" w:space="0" w:color="auto"/>
            <w:bottom w:val="none" w:sz="0" w:space="0" w:color="auto"/>
            <w:right w:val="none" w:sz="0" w:space="0" w:color="auto"/>
          </w:divBdr>
        </w:div>
        <w:div w:id="1410427507">
          <w:marLeft w:val="640"/>
          <w:marRight w:val="0"/>
          <w:marTop w:val="0"/>
          <w:marBottom w:val="0"/>
          <w:divBdr>
            <w:top w:val="none" w:sz="0" w:space="0" w:color="auto"/>
            <w:left w:val="none" w:sz="0" w:space="0" w:color="auto"/>
            <w:bottom w:val="none" w:sz="0" w:space="0" w:color="auto"/>
            <w:right w:val="none" w:sz="0" w:space="0" w:color="auto"/>
          </w:divBdr>
        </w:div>
        <w:div w:id="1438720874">
          <w:marLeft w:val="640"/>
          <w:marRight w:val="0"/>
          <w:marTop w:val="0"/>
          <w:marBottom w:val="0"/>
          <w:divBdr>
            <w:top w:val="none" w:sz="0" w:space="0" w:color="auto"/>
            <w:left w:val="none" w:sz="0" w:space="0" w:color="auto"/>
            <w:bottom w:val="none" w:sz="0" w:space="0" w:color="auto"/>
            <w:right w:val="none" w:sz="0" w:space="0" w:color="auto"/>
          </w:divBdr>
        </w:div>
        <w:div w:id="1474567213">
          <w:marLeft w:val="640"/>
          <w:marRight w:val="0"/>
          <w:marTop w:val="0"/>
          <w:marBottom w:val="0"/>
          <w:divBdr>
            <w:top w:val="none" w:sz="0" w:space="0" w:color="auto"/>
            <w:left w:val="none" w:sz="0" w:space="0" w:color="auto"/>
            <w:bottom w:val="none" w:sz="0" w:space="0" w:color="auto"/>
            <w:right w:val="none" w:sz="0" w:space="0" w:color="auto"/>
          </w:divBdr>
        </w:div>
        <w:div w:id="1629237175">
          <w:marLeft w:val="640"/>
          <w:marRight w:val="0"/>
          <w:marTop w:val="0"/>
          <w:marBottom w:val="0"/>
          <w:divBdr>
            <w:top w:val="none" w:sz="0" w:space="0" w:color="auto"/>
            <w:left w:val="none" w:sz="0" w:space="0" w:color="auto"/>
            <w:bottom w:val="none" w:sz="0" w:space="0" w:color="auto"/>
            <w:right w:val="none" w:sz="0" w:space="0" w:color="auto"/>
          </w:divBdr>
        </w:div>
        <w:div w:id="1642419035">
          <w:marLeft w:val="640"/>
          <w:marRight w:val="0"/>
          <w:marTop w:val="0"/>
          <w:marBottom w:val="0"/>
          <w:divBdr>
            <w:top w:val="none" w:sz="0" w:space="0" w:color="auto"/>
            <w:left w:val="none" w:sz="0" w:space="0" w:color="auto"/>
            <w:bottom w:val="none" w:sz="0" w:space="0" w:color="auto"/>
            <w:right w:val="none" w:sz="0" w:space="0" w:color="auto"/>
          </w:divBdr>
        </w:div>
        <w:div w:id="1792433083">
          <w:marLeft w:val="640"/>
          <w:marRight w:val="0"/>
          <w:marTop w:val="0"/>
          <w:marBottom w:val="0"/>
          <w:divBdr>
            <w:top w:val="none" w:sz="0" w:space="0" w:color="auto"/>
            <w:left w:val="none" w:sz="0" w:space="0" w:color="auto"/>
            <w:bottom w:val="none" w:sz="0" w:space="0" w:color="auto"/>
            <w:right w:val="none" w:sz="0" w:space="0" w:color="auto"/>
          </w:divBdr>
        </w:div>
        <w:div w:id="1827017706">
          <w:marLeft w:val="640"/>
          <w:marRight w:val="0"/>
          <w:marTop w:val="0"/>
          <w:marBottom w:val="0"/>
          <w:divBdr>
            <w:top w:val="none" w:sz="0" w:space="0" w:color="auto"/>
            <w:left w:val="none" w:sz="0" w:space="0" w:color="auto"/>
            <w:bottom w:val="none" w:sz="0" w:space="0" w:color="auto"/>
            <w:right w:val="none" w:sz="0" w:space="0" w:color="auto"/>
          </w:divBdr>
        </w:div>
        <w:div w:id="1873692789">
          <w:marLeft w:val="640"/>
          <w:marRight w:val="0"/>
          <w:marTop w:val="0"/>
          <w:marBottom w:val="0"/>
          <w:divBdr>
            <w:top w:val="none" w:sz="0" w:space="0" w:color="auto"/>
            <w:left w:val="none" w:sz="0" w:space="0" w:color="auto"/>
            <w:bottom w:val="none" w:sz="0" w:space="0" w:color="auto"/>
            <w:right w:val="none" w:sz="0" w:space="0" w:color="auto"/>
          </w:divBdr>
        </w:div>
        <w:div w:id="1893884732">
          <w:marLeft w:val="640"/>
          <w:marRight w:val="0"/>
          <w:marTop w:val="0"/>
          <w:marBottom w:val="0"/>
          <w:divBdr>
            <w:top w:val="none" w:sz="0" w:space="0" w:color="auto"/>
            <w:left w:val="none" w:sz="0" w:space="0" w:color="auto"/>
            <w:bottom w:val="none" w:sz="0" w:space="0" w:color="auto"/>
            <w:right w:val="none" w:sz="0" w:space="0" w:color="auto"/>
          </w:divBdr>
        </w:div>
        <w:div w:id="1986622722">
          <w:marLeft w:val="640"/>
          <w:marRight w:val="0"/>
          <w:marTop w:val="0"/>
          <w:marBottom w:val="0"/>
          <w:divBdr>
            <w:top w:val="none" w:sz="0" w:space="0" w:color="auto"/>
            <w:left w:val="none" w:sz="0" w:space="0" w:color="auto"/>
            <w:bottom w:val="none" w:sz="0" w:space="0" w:color="auto"/>
            <w:right w:val="none" w:sz="0" w:space="0" w:color="auto"/>
          </w:divBdr>
        </w:div>
        <w:div w:id="2026636851">
          <w:marLeft w:val="640"/>
          <w:marRight w:val="0"/>
          <w:marTop w:val="0"/>
          <w:marBottom w:val="0"/>
          <w:divBdr>
            <w:top w:val="none" w:sz="0" w:space="0" w:color="auto"/>
            <w:left w:val="none" w:sz="0" w:space="0" w:color="auto"/>
            <w:bottom w:val="none" w:sz="0" w:space="0" w:color="auto"/>
            <w:right w:val="none" w:sz="0" w:space="0" w:color="auto"/>
          </w:divBdr>
        </w:div>
      </w:divsChild>
    </w:div>
    <w:div w:id="322978747">
      <w:bodyDiv w:val="1"/>
      <w:marLeft w:val="0"/>
      <w:marRight w:val="0"/>
      <w:marTop w:val="0"/>
      <w:marBottom w:val="0"/>
      <w:divBdr>
        <w:top w:val="none" w:sz="0" w:space="0" w:color="auto"/>
        <w:left w:val="none" w:sz="0" w:space="0" w:color="auto"/>
        <w:bottom w:val="none" w:sz="0" w:space="0" w:color="auto"/>
        <w:right w:val="none" w:sz="0" w:space="0" w:color="auto"/>
      </w:divBdr>
      <w:divsChild>
        <w:div w:id="36979676">
          <w:marLeft w:val="640"/>
          <w:marRight w:val="0"/>
          <w:marTop w:val="0"/>
          <w:marBottom w:val="0"/>
          <w:divBdr>
            <w:top w:val="none" w:sz="0" w:space="0" w:color="auto"/>
            <w:left w:val="none" w:sz="0" w:space="0" w:color="auto"/>
            <w:bottom w:val="none" w:sz="0" w:space="0" w:color="auto"/>
            <w:right w:val="none" w:sz="0" w:space="0" w:color="auto"/>
          </w:divBdr>
        </w:div>
        <w:div w:id="66533304">
          <w:marLeft w:val="640"/>
          <w:marRight w:val="0"/>
          <w:marTop w:val="0"/>
          <w:marBottom w:val="0"/>
          <w:divBdr>
            <w:top w:val="none" w:sz="0" w:space="0" w:color="auto"/>
            <w:left w:val="none" w:sz="0" w:space="0" w:color="auto"/>
            <w:bottom w:val="none" w:sz="0" w:space="0" w:color="auto"/>
            <w:right w:val="none" w:sz="0" w:space="0" w:color="auto"/>
          </w:divBdr>
        </w:div>
        <w:div w:id="221914558">
          <w:marLeft w:val="640"/>
          <w:marRight w:val="0"/>
          <w:marTop w:val="0"/>
          <w:marBottom w:val="0"/>
          <w:divBdr>
            <w:top w:val="none" w:sz="0" w:space="0" w:color="auto"/>
            <w:left w:val="none" w:sz="0" w:space="0" w:color="auto"/>
            <w:bottom w:val="none" w:sz="0" w:space="0" w:color="auto"/>
            <w:right w:val="none" w:sz="0" w:space="0" w:color="auto"/>
          </w:divBdr>
        </w:div>
        <w:div w:id="484473929">
          <w:marLeft w:val="640"/>
          <w:marRight w:val="0"/>
          <w:marTop w:val="0"/>
          <w:marBottom w:val="0"/>
          <w:divBdr>
            <w:top w:val="none" w:sz="0" w:space="0" w:color="auto"/>
            <w:left w:val="none" w:sz="0" w:space="0" w:color="auto"/>
            <w:bottom w:val="none" w:sz="0" w:space="0" w:color="auto"/>
            <w:right w:val="none" w:sz="0" w:space="0" w:color="auto"/>
          </w:divBdr>
        </w:div>
        <w:div w:id="524910015">
          <w:marLeft w:val="640"/>
          <w:marRight w:val="0"/>
          <w:marTop w:val="0"/>
          <w:marBottom w:val="0"/>
          <w:divBdr>
            <w:top w:val="none" w:sz="0" w:space="0" w:color="auto"/>
            <w:left w:val="none" w:sz="0" w:space="0" w:color="auto"/>
            <w:bottom w:val="none" w:sz="0" w:space="0" w:color="auto"/>
            <w:right w:val="none" w:sz="0" w:space="0" w:color="auto"/>
          </w:divBdr>
        </w:div>
        <w:div w:id="544410705">
          <w:marLeft w:val="640"/>
          <w:marRight w:val="0"/>
          <w:marTop w:val="0"/>
          <w:marBottom w:val="0"/>
          <w:divBdr>
            <w:top w:val="none" w:sz="0" w:space="0" w:color="auto"/>
            <w:left w:val="none" w:sz="0" w:space="0" w:color="auto"/>
            <w:bottom w:val="none" w:sz="0" w:space="0" w:color="auto"/>
            <w:right w:val="none" w:sz="0" w:space="0" w:color="auto"/>
          </w:divBdr>
        </w:div>
        <w:div w:id="806775425">
          <w:marLeft w:val="640"/>
          <w:marRight w:val="0"/>
          <w:marTop w:val="0"/>
          <w:marBottom w:val="0"/>
          <w:divBdr>
            <w:top w:val="none" w:sz="0" w:space="0" w:color="auto"/>
            <w:left w:val="none" w:sz="0" w:space="0" w:color="auto"/>
            <w:bottom w:val="none" w:sz="0" w:space="0" w:color="auto"/>
            <w:right w:val="none" w:sz="0" w:space="0" w:color="auto"/>
          </w:divBdr>
        </w:div>
        <w:div w:id="873542433">
          <w:marLeft w:val="640"/>
          <w:marRight w:val="0"/>
          <w:marTop w:val="0"/>
          <w:marBottom w:val="0"/>
          <w:divBdr>
            <w:top w:val="none" w:sz="0" w:space="0" w:color="auto"/>
            <w:left w:val="none" w:sz="0" w:space="0" w:color="auto"/>
            <w:bottom w:val="none" w:sz="0" w:space="0" w:color="auto"/>
            <w:right w:val="none" w:sz="0" w:space="0" w:color="auto"/>
          </w:divBdr>
        </w:div>
        <w:div w:id="966279249">
          <w:marLeft w:val="640"/>
          <w:marRight w:val="0"/>
          <w:marTop w:val="0"/>
          <w:marBottom w:val="0"/>
          <w:divBdr>
            <w:top w:val="none" w:sz="0" w:space="0" w:color="auto"/>
            <w:left w:val="none" w:sz="0" w:space="0" w:color="auto"/>
            <w:bottom w:val="none" w:sz="0" w:space="0" w:color="auto"/>
            <w:right w:val="none" w:sz="0" w:space="0" w:color="auto"/>
          </w:divBdr>
        </w:div>
        <w:div w:id="1011641636">
          <w:marLeft w:val="640"/>
          <w:marRight w:val="0"/>
          <w:marTop w:val="0"/>
          <w:marBottom w:val="0"/>
          <w:divBdr>
            <w:top w:val="none" w:sz="0" w:space="0" w:color="auto"/>
            <w:left w:val="none" w:sz="0" w:space="0" w:color="auto"/>
            <w:bottom w:val="none" w:sz="0" w:space="0" w:color="auto"/>
            <w:right w:val="none" w:sz="0" w:space="0" w:color="auto"/>
          </w:divBdr>
        </w:div>
        <w:div w:id="1031413871">
          <w:marLeft w:val="640"/>
          <w:marRight w:val="0"/>
          <w:marTop w:val="0"/>
          <w:marBottom w:val="0"/>
          <w:divBdr>
            <w:top w:val="none" w:sz="0" w:space="0" w:color="auto"/>
            <w:left w:val="none" w:sz="0" w:space="0" w:color="auto"/>
            <w:bottom w:val="none" w:sz="0" w:space="0" w:color="auto"/>
            <w:right w:val="none" w:sz="0" w:space="0" w:color="auto"/>
          </w:divBdr>
        </w:div>
        <w:div w:id="1050230290">
          <w:marLeft w:val="640"/>
          <w:marRight w:val="0"/>
          <w:marTop w:val="0"/>
          <w:marBottom w:val="0"/>
          <w:divBdr>
            <w:top w:val="none" w:sz="0" w:space="0" w:color="auto"/>
            <w:left w:val="none" w:sz="0" w:space="0" w:color="auto"/>
            <w:bottom w:val="none" w:sz="0" w:space="0" w:color="auto"/>
            <w:right w:val="none" w:sz="0" w:space="0" w:color="auto"/>
          </w:divBdr>
        </w:div>
        <w:div w:id="1093278544">
          <w:marLeft w:val="640"/>
          <w:marRight w:val="0"/>
          <w:marTop w:val="0"/>
          <w:marBottom w:val="0"/>
          <w:divBdr>
            <w:top w:val="none" w:sz="0" w:space="0" w:color="auto"/>
            <w:left w:val="none" w:sz="0" w:space="0" w:color="auto"/>
            <w:bottom w:val="none" w:sz="0" w:space="0" w:color="auto"/>
            <w:right w:val="none" w:sz="0" w:space="0" w:color="auto"/>
          </w:divBdr>
        </w:div>
        <w:div w:id="1631977734">
          <w:marLeft w:val="640"/>
          <w:marRight w:val="0"/>
          <w:marTop w:val="0"/>
          <w:marBottom w:val="0"/>
          <w:divBdr>
            <w:top w:val="none" w:sz="0" w:space="0" w:color="auto"/>
            <w:left w:val="none" w:sz="0" w:space="0" w:color="auto"/>
            <w:bottom w:val="none" w:sz="0" w:space="0" w:color="auto"/>
            <w:right w:val="none" w:sz="0" w:space="0" w:color="auto"/>
          </w:divBdr>
        </w:div>
        <w:div w:id="1674651282">
          <w:marLeft w:val="640"/>
          <w:marRight w:val="0"/>
          <w:marTop w:val="0"/>
          <w:marBottom w:val="0"/>
          <w:divBdr>
            <w:top w:val="none" w:sz="0" w:space="0" w:color="auto"/>
            <w:left w:val="none" w:sz="0" w:space="0" w:color="auto"/>
            <w:bottom w:val="none" w:sz="0" w:space="0" w:color="auto"/>
            <w:right w:val="none" w:sz="0" w:space="0" w:color="auto"/>
          </w:divBdr>
        </w:div>
        <w:div w:id="1732459461">
          <w:marLeft w:val="640"/>
          <w:marRight w:val="0"/>
          <w:marTop w:val="0"/>
          <w:marBottom w:val="0"/>
          <w:divBdr>
            <w:top w:val="none" w:sz="0" w:space="0" w:color="auto"/>
            <w:left w:val="none" w:sz="0" w:space="0" w:color="auto"/>
            <w:bottom w:val="none" w:sz="0" w:space="0" w:color="auto"/>
            <w:right w:val="none" w:sz="0" w:space="0" w:color="auto"/>
          </w:divBdr>
        </w:div>
        <w:div w:id="1835488190">
          <w:marLeft w:val="640"/>
          <w:marRight w:val="0"/>
          <w:marTop w:val="0"/>
          <w:marBottom w:val="0"/>
          <w:divBdr>
            <w:top w:val="none" w:sz="0" w:space="0" w:color="auto"/>
            <w:left w:val="none" w:sz="0" w:space="0" w:color="auto"/>
            <w:bottom w:val="none" w:sz="0" w:space="0" w:color="auto"/>
            <w:right w:val="none" w:sz="0" w:space="0" w:color="auto"/>
          </w:divBdr>
        </w:div>
        <w:div w:id="1901751106">
          <w:marLeft w:val="640"/>
          <w:marRight w:val="0"/>
          <w:marTop w:val="0"/>
          <w:marBottom w:val="0"/>
          <w:divBdr>
            <w:top w:val="none" w:sz="0" w:space="0" w:color="auto"/>
            <w:left w:val="none" w:sz="0" w:space="0" w:color="auto"/>
            <w:bottom w:val="none" w:sz="0" w:space="0" w:color="auto"/>
            <w:right w:val="none" w:sz="0" w:space="0" w:color="auto"/>
          </w:divBdr>
        </w:div>
        <w:div w:id="1953128333">
          <w:marLeft w:val="640"/>
          <w:marRight w:val="0"/>
          <w:marTop w:val="0"/>
          <w:marBottom w:val="0"/>
          <w:divBdr>
            <w:top w:val="none" w:sz="0" w:space="0" w:color="auto"/>
            <w:left w:val="none" w:sz="0" w:space="0" w:color="auto"/>
            <w:bottom w:val="none" w:sz="0" w:space="0" w:color="auto"/>
            <w:right w:val="none" w:sz="0" w:space="0" w:color="auto"/>
          </w:divBdr>
        </w:div>
      </w:divsChild>
    </w:div>
    <w:div w:id="362831938">
      <w:bodyDiv w:val="1"/>
      <w:marLeft w:val="0"/>
      <w:marRight w:val="0"/>
      <w:marTop w:val="0"/>
      <w:marBottom w:val="0"/>
      <w:divBdr>
        <w:top w:val="none" w:sz="0" w:space="0" w:color="auto"/>
        <w:left w:val="none" w:sz="0" w:space="0" w:color="auto"/>
        <w:bottom w:val="none" w:sz="0" w:space="0" w:color="auto"/>
        <w:right w:val="none" w:sz="0" w:space="0" w:color="auto"/>
      </w:divBdr>
      <w:divsChild>
        <w:div w:id="53116522">
          <w:marLeft w:val="640"/>
          <w:marRight w:val="0"/>
          <w:marTop w:val="0"/>
          <w:marBottom w:val="0"/>
          <w:divBdr>
            <w:top w:val="none" w:sz="0" w:space="0" w:color="auto"/>
            <w:left w:val="none" w:sz="0" w:space="0" w:color="auto"/>
            <w:bottom w:val="none" w:sz="0" w:space="0" w:color="auto"/>
            <w:right w:val="none" w:sz="0" w:space="0" w:color="auto"/>
          </w:divBdr>
        </w:div>
        <w:div w:id="127014550">
          <w:marLeft w:val="640"/>
          <w:marRight w:val="0"/>
          <w:marTop w:val="0"/>
          <w:marBottom w:val="0"/>
          <w:divBdr>
            <w:top w:val="none" w:sz="0" w:space="0" w:color="auto"/>
            <w:left w:val="none" w:sz="0" w:space="0" w:color="auto"/>
            <w:bottom w:val="none" w:sz="0" w:space="0" w:color="auto"/>
            <w:right w:val="none" w:sz="0" w:space="0" w:color="auto"/>
          </w:divBdr>
        </w:div>
        <w:div w:id="321852921">
          <w:marLeft w:val="640"/>
          <w:marRight w:val="0"/>
          <w:marTop w:val="0"/>
          <w:marBottom w:val="0"/>
          <w:divBdr>
            <w:top w:val="none" w:sz="0" w:space="0" w:color="auto"/>
            <w:left w:val="none" w:sz="0" w:space="0" w:color="auto"/>
            <w:bottom w:val="none" w:sz="0" w:space="0" w:color="auto"/>
            <w:right w:val="none" w:sz="0" w:space="0" w:color="auto"/>
          </w:divBdr>
        </w:div>
        <w:div w:id="581649588">
          <w:marLeft w:val="640"/>
          <w:marRight w:val="0"/>
          <w:marTop w:val="0"/>
          <w:marBottom w:val="0"/>
          <w:divBdr>
            <w:top w:val="none" w:sz="0" w:space="0" w:color="auto"/>
            <w:left w:val="none" w:sz="0" w:space="0" w:color="auto"/>
            <w:bottom w:val="none" w:sz="0" w:space="0" w:color="auto"/>
            <w:right w:val="none" w:sz="0" w:space="0" w:color="auto"/>
          </w:divBdr>
        </w:div>
        <w:div w:id="630137754">
          <w:marLeft w:val="640"/>
          <w:marRight w:val="0"/>
          <w:marTop w:val="0"/>
          <w:marBottom w:val="0"/>
          <w:divBdr>
            <w:top w:val="none" w:sz="0" w:space="0" w:color="auto"/>
            <w:left w:val="none" w:sz="0" w:space="0" w:color="auto"/>
            <w:bottom w:val="none" w:sz="0" w:space="0" w:color="auto"/>
            <w:right w:val="none" w:sz="0" w:space="0" w:color="auto"/>
          </w:divBdr>
        </w:div>
        <w:div w:id="708576495">
          <w:marLeft w:val="640"/>
          <w:marRight w:val="0"/>
          <w:marTop w:val="0"/>
          <w:marBottom w:val="0"/>
          <w:divBdr>
            <w:top w:val="none" w:sz="0" w:space="0" w:color="auto"/>
            <w:left w:val="none" w:sz="0" w:space="0" w:color="auto"/>
            <w:bottom w:val="none" w:sz="0" w:space="0" w:color="auto"/>
            <w:right w:val="none" w:sz="0" w:space="0" w:color="auto"/>
          </w:divBdr>
        </w:div>
        <w:div w:id="870462678">
          <w:marLeft w:val="640"/>
          <w:marRight w:val="0"/>
          <w:marTop w:val="0"/>
          <w:marBottom w:val="0"/>
          <w:divBdr>
            <w:top w:val="none" w:sz="0" w:space="0" w:color="auto"/>
            <w:left w:val="none" w:sz="0" w:space="0" w:color="auto"/>
            <w:bottom w:val="none" w:sz="0" w:space="0" w:color="auto"/>
            <w:right w:val="none" w:sz="0" w:space="0" w:color="auto"/>
          </w:divBdr>
        </w:div>
        <w:div w:id="942225828">
          <w:marLeft w:val="640"/>
          <w:marRight w:val="0"/>
          <w:marTop w:val="0"/>
          <w:marBottom w:val="0"/>
          <w:divBdr>
            <w:top w:val="none" w:sz="0" w:space="0" w:color="auto"/>
            <w:left w:val="none" w:sz="0" w:space="0" w:color="auto"/>
            <w:bottom w:val="none" w:sz="0" w:space="0" w:color="auto"/>
            <w:right w:val="none" w:sz="0" w:space="0" w:color="auto"/>
          </w:divBdr>
        </w:div>
        <w:div w:id="1058823970">
          <w:marLeft w:val="640"/>
          <w:marRight w:val="0"/>
          <w:marTop w:val="0"/>
          <w:marBottom w:val="0"/>
          <w:divBdr>
            <w:top w:val="none" w:sz="0" w:space="0" w:color="auto"/>
            <w:left w:val="none" w:sz="0" w:space="0" w:color="auto"/>
            <w:bottom w:val="none" w:sz="0" w:space="0" w:color="auto"/>
            <w:right w:val="none" w:sz="0" w:space="0" w:color="auto"/>
          </w:divBdr>
        </w:div>
        <w:div w:id="1119883961">
          <w:marLeft w:val="640"/>
          <w:marRight w:val="0"/>
          <w:marTop w:val="0"/>
          <w:marBottom w:val="0"/>
          <w:divBdr>
            <w:top w:val="none" w:sz="0" w:space="0" w:color="auto"/>
            <w:left w:val="none" w:sz="0" w:space="0" w:color="auto"/>
            <w:bottom w:val="none" w:sz="0" w:space="0" w:color="auto"/>
            <w:right w:val="none" w:sz="0" w:space="0" w:color="auto"/>
          </w:divBdr>
        </w:div>
        <w:div w:id="1340424468">
          <w:marLeft w:val="640"/>
          <w:marRight w:val="0"/>
          <w:marTop w:val="0"/>
          <w:marBottom w:val="0"/>
          <w:divBdr>
            <w:top w:val="none" w:sz="0" w:space="0" w:color="auto"/>
            <w:left w:val="none" w:sz="0" w:space="0" w:color="auto"/>
            <w:bottom w:val="none" w:sz="0" w:space="0" w:color="auto"/>
            <w:right w:val="none" w:sz="0" w:space="0" w:color="auto"/>
          </w:divBdr>
        </w:div>
        <w:div w:id="1353459746">
          <w:marLeft w:val="640"/>
          <w:marRight w:val="0"/>
          <w:marTop w:val="0"/>
          <w:marBottom w:val="0"/>
          <w:divBdr>
            <w:top w:val="none" w:sz="0" w:space="0" w:color="auto"/>
            <w:left w:val="none" w:sz="0" w:space="0" w:color="auto"/>
            <w:bottom w:val="none" w:sz="0" w:space="0" w:color="auto"/>
            <w:right w:val="none" w:sz="0" w:space="0" w:color="auto"/>
          </w:divBdr>
        </w:div>
        <w:div w:id="1547792780">
          <w:marLeft w:val="640"/>
          <w:marRight w:val="0"/>
          <w:marTop w:val="0"/>
          <w:marBottom w:val="0"/>
          <w:divBdr>
            <w:top w:val="none" w:sz="0" w:space="0" w:color="auto"/>
            <w:left w:val="none" w:sz="0" w:space="0" w:color="auto"/>
            <w:bottom w:val="none" w:sz="0" w:space="0" w:color="auto"/>
            <w:right w:val="none" w:sz="0" w:space="0" w:color="auto"/>
          </w:divBdr>
        </w:div>
        <w:div w:id="1558391601">
          <w:marLeft w:val="640"/>
          <w:marRight w:val="0"/>
          <w:marTop w:val="0"/>
          <w:marBottom w:val="0"/>
          <w:divBdr>
            <w:top w:val="none" w:sz="0" w:space="0" w:color="auto"/>
            <w:left w:val="none" w:sz="0" w:space="0" w:color="auto"/>
            <w:bottom w:val="none" w:sz="0" w:space="0" w:color="auto"/>
            <w:right w:val="none" w:sz="0" w:space="0" w:color="auto"/>
          </w:divBdr>
        </w:div>
        <w:div w:id="1579442278">
          <w:marLeft w:val="640"/>
          <w:marRight w:val="0"/>
          <w:marTop w:val="0"/>
          <w:marBottom w:val="0"/>
          <w:divBdr>
            <w:top w:val="none" w:sz="0" w:space="0" w:color="auto"/>
            <w:left w:val="none" w:sz="0" w:space="0" w:color="auto"/>
            <w:bottom w:val="none" w:sz="0" w:space="0" w:color="auto"/>
            <w:right w:val="none" w:sz="0" w:space="0" w:color="auto"/>
          </w:divBdr>
        </w:div>
        <w:div w:id="1638799121">
          <w:marLeft w:val="640"/>
          <w:marRight w:val="0"/>
          <w:marTop w:val="0"/>
          <w:marBottom w:val="0"/>
          <w:divBdr>
            <w:top w:val="none" w:sz="0" w:space="0" w:color="auto"/>
            <w:left w:val="none" w:sz="0" w:space="0" w:color="auto"/>
            <w:bottom w:val="none" w:sz="0" w:space="0" w:color="auto"/>
            <w:right w:val="none" w:sz="0" w:space="0" w:color="auto"/>
          </w:divBdr>
        </w:div>
        <w:div w:id="1852836920">
          <w:marLeft w:val="640"/>
          <w:marRight w:val="0"/>
          <w:marTop w:val="0"/>
          <w:marBottom w:val="0"/>
          <w:divBdr>
            <w:top w:val="none" w:sz="0" w:space="0" w:color="auto"/>
            <w:left w:val="none" w:sz="0" w:space="0" w:color="auto"/>
            <w:bottom w:val="none" w:sz="0" w:space="0" w:color="auto"/>
            <w:right w:val="none" w:sz="0" w:space="0" w:color="auto"/>
          </w:divBdr>
        </w:div>
        <w:div w:id="2127383695">
          <w:marLeft w:val="640"/>
          <w:marRight w:val="0"/>
          <w:marTop w:val="0"/>
          <w:marBottom w:val="0"/>
          <w:divBdr>
            <w:top w:val="none" w:sz="0" w:space="0" w:color="auto"/>
            <w:left w:val="none" w:sz="0" w:space="0" w:color="auto"/>
            <w:bottom w:val="none" w:sz="0" w:space="0" w:color="auto"/>
            <w:right w:val="none" w:sz="0" w:space="0" w:color="auto"/>
          </w:divBdr>
        </w:div>
        <w:div w:id="2138452748">
          <w:marLeft w:val="640"/>
          <w:marRight w:val="0"/>
          <w:marTop w:val="0"/>
          <w:marBottom w:val="0"/>
          <w:divBdr>
            <w:top w:val="none" w:sz="0" w:space="0" w:color="auto"/>
            <w:left w:val="none" w:sz="0" w:space="0" w:color="auto"/>
            <w:bottom w:val="none" w:sz="0" w:space="0" w:color="auto"/>
            <w:right w:val="none" w:sz="0" w:space="0" w:color="auto"/>
          </w:divBdr>
        </w:div>
      </w:divsChild>
    </w:div>
    <w:div w:id="372657013">
      <w:bodyDiv w:val="1"/>
      <w:marLeft w:val="0"/>
      <w:marRight w:val="0"/>
      <w:marTop w:val="0"/>
      <w:marBottom w:val="0"/>
      <w:divBdr>
        <w:top w:val="none" w:sz="0" w:space="0" w:color="auto"/>
        <w:left w:val="none" w:sz="0" w:space="0" w:color="auto"/>
        <w:bottom w:val="none" w:sz="0" w:space="0" w:color="auto"/>
        <w:right w:val="none" w:sz="0" w:space="0" w:color="auto"/>
      </w:divBdr>
    </w:div>
    <w:div w:id="384529795">
      <w:bodyDiv w:val="1"/>
      <w:marLeft w:val="0"/>
      <w:marRight w:val="0"/>
      <w:marTop w:val="0"/>
      <w:marBottom w:val="0"/>
      <w:divBdr>
        <w:top w:val="none" w:sz="0" w:space="0" w:color="auto"/>
        <w:left w:val="none" w:sz="0" w:space="0" w:color="auto"/>
        <w:bottom w:val="none" w:sz="0" w:space="0" w:color="auto"/>
        <w:right w:val="none" w:sz="0" w:space="0" w:color="auto"/>
      </w:divBdr>
      <w:divsChild>
        <w:div w:id="11497666">
          <w:marLeft w:val="640"/>
          <w:marRight w:val="0"/>
          <w:marTop w:val="0"/>
          <w:marBottom w:val="0"/>
          <w:divBdr>
            <w:top w:val="none" w:sz="0" w:space="0" w:color="auto"/>
            <w:left w:val="none" w:sz="0" w:space="0" w:color="auto"/>
            <w:bottom w:val="none" w:sz="0" w:space="0" w:color="auto"/>
            <w:right w:val="none" w:sz="0" w:space="0" w:color="auto"/>
          </w:divBdr>
        </w:div>
        <w:div w:id="14577684">
          <w:marLeft w:val="640"/>
          <w:marRight w:val="0"/>
          <w:marTop w:val="0"/>
          <w:marBottom w:val="0"/>
          <w:divBdr>
            <w:top w:val="none" w:sz="0" w:space="0" w:color="auto"/>
            <w:left w:val="none" w:sz="0" w:space="0" w:color="auto"/>
            <w:bottom w:val="none" w:sz="0" w:space="0" w:color="auto"/>
            <w:right w:val="none" w:sz="0" w:space="0" w:color="auto"/>
          </w:divBdr>
        </w:div>
        <w:div w:id="15353391">
          <w:marLeft w:val="640"/>
          <w:marRight w:val="0"/>
          <w:marTop w:val="0"/>
          <w:marBottom w:val="0"/>
          <w:divBdr>
            <w:top w:val="none" w:sz="0" w:space="0" w:color="auto"/>
            <w:left w:val="none" w:sz="0" w:space="0" w:color="auto"/>
            <w:bottom w:val="none" w:sz="0" w:space="0" w:color="auto"/>
            <w:right w:val="none" w:sz="0" w:space="0" w:color="auto"/>
          </w:divBdr>
        </w:div>
        <w:div w:id="39599980">
          <w:marLeft w:val="640"/>
          <w:marRight w:val="0"/>
          <w:marTop w:val="0"/>
          <w:marBottom w:val="0"/>
          <w:divBdr>
            <w:top w:val="none" w:sz="0" w:space="0" w:color="auto"/>
            <w:left w:val="none" w:sz="0" w:space="0" w:color="auto"/>
            <w:bottom w:val="none" w:sz="0" w:space="0" w:color="auto"/>
            <w:right w:val="none" w:sz="0" w:space="0" w:color="auto"/>
          </w:divBdr>
        </w:div>
        <w:div w:id="107287301">
          <w:marLeft w:val="640"/>
          <w:marRight w:val="0"/>
          <w:marTop w:val="0"/>
          <w:marBottom w:val="0"/>
          <w:divBdr>
            <w:top w:val="none" w:sz="0" w:space="0" w:color="auto"/>
            <w:left w:val="none" w:sz="0" w:space="0" w:color="auto"/>
            <w:bottom w:val="none" w:sz="0" w:space="0" w:color="auto"/>
            <w:right w:val="none" w:sz="0" w:space="0" w:color="auto"/>
          </w:divBdr>
        </w:div>
        <w:div w:id="157156881">
          <w:marLeft w:val="640"/>
          <w:marRight w:val="0"/>
          <w:marTop w:val="0"/>
          <w:marBottom w:val="0"/>
          <w:divBdr>
            <w:top w:val="none" w:sz="0" w:space="0" w:color="auto"/>
            <w:left w:val="none" w:sz="0" w:space="0" w:color="auto"/>
            <w:bottom w:val="none" w:sz="0" w:space="0" w:color="auto"/>
            <w:right w:val="none" w:sz="0" w:space="0" w:color="auto"/>
          </w:divBdr>
        </w:div>
        <w:div w:id="181094212">
          <w:marLeft w:val="640"/>
          <w:marRight w:val="0"/>
          <w:marTop w:val="0"/>
          <w:marBottom w:val="0"/>
          <w:divBdr>
            <w:top w:val="none" w:sz="0" w:space="0" w:color="auto"/>
            <w:left w:val="none" w:sz="0" w:space="0" w:color="auto"/>
            <w:bottom w:val="none" w:sz="0" w:space="0" w:color="auto"/>
            <w:right w:val="none" w:sz="0" w:space="0" w:color="auto"/>
          </w:divBdr>
        </w:div>
        <w:div w:id="184832366">
          <w:marLeft w:val="640"/>
          <w:marRight w:val="0"/>
          <w:marTop w:val="0"/>
          <w:marBottom w:val="0"/>
          <w:divBdr>
            <w:top w:val="none" w:sz="0" w:space="0" w:color="auto"/>
            <w:left w:val="none" w:sz="0" w:space="0" w:color="auto"/>
            <w:bottom w:val="none" w:sz="0" w:space="0" w:color="auto"/>
            <w:right w:val="none" w:sz="0" w:space="0" w:color="auto"/>
          </w:divBdr>
        </w:div>
        <w:div w:id="237788069">
          <w:marLeft w:val="640"/>
          <w:marRight w:val="0"/>
          <w:marTop w:val="0"/>
          <w:marBottom w:val="0"/>
          <w:divBdr>
            <w:top w:val="none" w:sz="0" w:space="0" w:color="auto"/>
            <w:left w:val="none" w:sz="0" w:space="0" w:color="auto"/>
            <w:bottom w:val="none" w:sz="0" w:space="0" w:color="auto"/>
            <w:right w:val="none" w:sz="0" w:space="0" w:color="auto"/>
          </w:divBdr>
        </w:div>
        <w:div w:id="320354848">
          <w:marLeft w:val="640"/>
          <w:marRight w:val="0"/>
          <w:marTop w:val="0"/>
          <w:marBottom w:val="0"/>
          <w:divBdr>
            <w:top w:val="none" w:sz="0" w:space="0" w:color="auto"/>
            <w:left w:val="none" w:sz="0" w:space="0" w:color="auto"/>
            <w:bottom w:val="none" w:sz="0" w:space="0" w:color="auto"/>
            <w:right w:val="none" w:sz="0" w:space="0" w:color="auto"/>
          </w:divBdr>
        </w:div>
        <w:div w:id="352418708">
          <w:marLeft w:val="640"/>
          <w:marRight w:val="0"/>
          <w:marTop w:val="0"/>
          <w:marBottom w:val="0"/>
          <w:divBdr>
            <w:top w:val="none" w:sz="0" w:space="0" w:color="auto"/>
            <w:left w:val="none" w:sz="0" w:space="0" w:color="auto"/>
            <w:bottom w:val="none" w:sz="0" w:space="0" w:color="auto"/>
            <w:right w:val="none" w:sz="0" w:space="0" w:color="auto"/>
          </w:divBdr>
        </w:div>
        <w:div w:id="371226933">
          <w:marLeft w:val="640"/>
          <w:marRight w:val="0"/>
          <w:marTop w:val="0"/>
          <w:marBottom w:val="0"/>
          <w:divBdr>
            <w:top w:val="none" w:sz="0" w:space="0" w:color="auto"/>
            <w:left w:val="none" w:sz="0" w:space="0" w:color="auto"/>
            <w:bottom w:val="none" w:sz="0" w:space="0" w:color="auto"/>
            <w:right w:val="none" w:sz="0" w:space="0" w:color="auto"/>
          </w:divBdr>
        </w:div>
        <w:div w:id="371467834">
          <w:marLeft w:val="640"/>
          <w:marRight w:val="0"/>
          <w:marTop w:val="0"/>
          <w:marBottom w:val="0"/>
          <w:divBdr>
            <w:top w:val="none" w:sz="0" w:space="0" w:color="auto"/>
            <w:left w:val="none" w:sz="0" w:space="0" w:color="auto"/>
            <w:bottom w:val="none" w:sz="0" w:space="0" w:color="auto"/>
            <w:right w:val="none" w:sz="0" w:space="0" w:color="auto"/>
          </w:divBdr>
        </w:div>
        <w:div w:id="372729465">
          <w:marLeft w:val="640"/>
          <w:marRight w:val="0"/>
          <w:marTop w:val="0"/>
          <w:marBottom w:val="0"/>
          <w:divBdr>
            <w:top w:val="none" w:sz="0" w:space="0" w:color="auto"/>
            <w:left w:val="none" w:sz="0" w:space="0" w:color="auto"/>
            <w:bottom w:val="none" w:sz="0" w:space="0" w:color="auto"/>
            <w:right w:val="none" w:sz="0" w:space="0" w:color="auto"/>
          </w:divBdr>
        </w:div>
        <w:div w:id="450899515">
          <w:marLeft w:val="640"/>
          <w:marRight w:val="0"/>
          <w:marTop w:val="0"/>
          <w:marBottom w:val="0"/>
          <w:divBdr>
            <w:top w:val="none" w:sz="0" w:space="0" w:color="auto"/>
            <w:left w:val="none" w:sz="0" w:space="0" w:color="auto"/>
            <w:bottom w:val="none" w:sz="0" w:space="0" w:color="auto"/>
            <w:right w:val="none" w:sz="0" w:space="0" w:color="auto"/>
          </w:divBdr>
        </w:div>
        <w:div w:id="477066992">
          <w:marLeft w:val="640"/>
          <w:marRight w:val="0"/>
          <w:marTop w:val="0"/>
          <w:marBottom w:val="0"/>
          <w:divBdr>
            <w:top w:val="none" w:sz="0" w:space="0" w:color="auto"/>
            <w:left w:val="none" w:sz="0" w:space="0" w:color="auto"/>
            <w:bottom w:val="none" w:sz="0" w:space="0" w:color="auto"/>
            <w:right w:val="none" w:sz="0" w:space="0" w:color="auto"/>
          </w:divBdr>
        </w:div>
        <w:div w:id="540945715">
          <w:marLeft w:val="640"/>
          <w:marRight w:val="0"/>
          <w:marTop w:val="0"/>
          <w:marBottom w:val="0"/>
          <w:divBdr>
            <w:top w:val="none" w:sz="0" w:space="0" w:color="auto"/>
            <w:left w:val="none" w:sz="0" w:space="0" w:color="auto"/>
            <w:bottom w:val="none" w:sz="0" w:space="0" w:color="auto"/>
            <w:right w:val="none" w:sz="0" w:space="0" w:color="auto"/>
          </w:divBdr>
        </w:div>
        <w:div w:id="589505427">
          <w:marLeft w:val="640"/>
          <w:marRight w:val="0"/>
          <w:marTop w:val="0"/>
          <w:marBottom w:val="0"/>
          <w:divBdr>
            <w:top w:val="none" w:sz="0" w:space="0" w:color="auto"/>
            <w:left w:val="none" w:sz="0" w:space="0" w:color="auto"/>
            <w:bottom w:val="none" w:sz="0" w:space="0" w:color="auto"/>
            <w:right w:val="none" w:sz="0" w:space="0" w:color="auto"/>
          </w:divBdr>
        </w:div>
        <w:div w:id="606162461">
          <w:marLeft w:val="640"/>
          <w:marRight w:val="0"/>
          <w:marTop w:val="0"/>
          <w:marBottom w:val="0"/>
          <w:divBdr>
            <w:top w:val="none" w:sz="0" w:space="0" w:color="auto"/>
            <w:left w:val="none" w:sz="0" w:space="0" w:color="auto"/>
            <w:bottom w:val="none" w:sz="0" w:space="0" w:color="auto"/>
            <w:right w:val="none" w:sz="0" w:space="0" w:color="auto"/>
          </w:divBdr>
        </w:div>
        <w:div w:id="704907893">
          <w:marLeft w:val="640"/>
          <w:marRight w:val="0"/>
          <w:marTop w:val="0"/>
          <w:marBottom w:val="0"/>
          <w:divBdr>
            <w:top w:val="none" w:sz="0" w:space="0" w:color="auto"/>
            <w:left w:val="none" w:sz="0" w:space="0" w:color="auto"/>
            <w:bottom w:val="none" w:sz="0" w:space="0" w:color="auto"/>
            <w:right w:val="none" w:sz="0" w:space="0" w:color="auto"/>
          </w:divBdr>
        </w:div>
        <w:div w:id="760567600">
          <w:marLeft w:val="640"/>
          <w:marRight w:val="0"/>
          <w:marTop w:val="0"/>
          <w:marBottom w:val="0"/>
          <w:divBdr>
            <w:top w:val="none" w:sz="0" w:space="0" w:color="auto"/>
            <w:left w:val="none" w:sz="0" w:space="0" w:color="auto"/>
            <w:bottom w:val="none" w:sz="0" w:space="0" w:color="auto"/>
            <w:right w:val="none" w:sz="0" w:space="0" w:color="auto"/>
          </w:divBdr>
        </w:div>
        <w:div w:id="769161388">
          <w:marLeft w:val="640"/>
          <w:marRight w:val="0"/>
          <w:marTop w:val="0"/>
          <w:marBottom w:val="0"/>
          <w:divBdr>
            <w:top w:val="none" w:sz="0" w:space="0" w:color="auto"/>
            <w:left w:val="none" w:sz="0" w:space="0" w:color="auto"/>
            <w:bottom w:val="none" w:sz="0" w:space="0" w:color="auto"/>
            <w:right w:val="none" w:sz="0" w:space="0" w:color="auto"/>
          </w:divBdr>
        </w:div>
        <w:div w:id="792602506">
          <w:marLeft w:val="640"/>
          <w:marRight w:val="0"/>
          <w:marTop w:val="0"/>
          <w:marBottom w:val="0"/>
          <w:divBdr>
            <w:top w:val="none" w:sz="0" w:space="0" w:color="auto"/>
            <w:left w:val="none" w:sz="0" w:space="0" w:color="auto"/>
            <w:bottom w:val="none" w:sz="0" w:space="0" w:color="auto"/>
            <w:right w:val="none" w:sz="0" w:space="0" w:color="auto"/>
          </w:divBdr>
        </w:div>
        <w:div w:id="811290201">
          <w:marLeft w:val="640"/>
          <w:marRight w:val="0"/>
          <w:marTop w:val="0"/>
          <w:marBottom w:val="0"/>
          <w:divBdr>
            <w:top w:val="none" w:sz="0" w:space="0" w:color="auto"/>
            <w:left w:val="none" w:sz="0" w:space="0" w:color="auto"/>
            <w:bottom w:val="none" w:sz="0" w:space="0" w:color="auto"/>
            <w:right w:val="none" w:sz="0" w:space="0" w:color="auto"/>
          </w:divBdr>
        </w:div>
        <w:div w:id="858543143">
          <w:marLeft w:val="640"/>
          <w:marRight w:val="0"/>
          <w:marTop w:val="0"/>
          <w:marBottom w:val="0"/>
          <w:divBdr>
            <w:top w:val="none" w:sz="0" w:space="0" w:color="auto"/>
            <w:left w:val="none" w:sz="0" w:space="0" w:color="auto"/>
            <w:bottom w:val="none" w:sz="0" w:space="0" w:color="auto"/>
            <w:right w:val="none" w:sz="0" w:space="0" w:color="auto"/>
          </w:divBdr>
        </w:div>
        <w:div w:id="872771064">
          <w:marLeft w:val="640"/>
          <w:marRight w:val="0"/>
          <w:marTop w:val="0"/>
          <w:marBottom w:val="0"/>
          <w:divBdr>
            <w:top w:val="none" w:sz="0" w:space="0" w:color="auto"/>
            <w:left w:val="none" w:sz="0" w:space="0" w:color="auto"/>
            <w:bottom w:val="none" w:sz="0" w:space="0" w:color="auto"/>
            <w:right w:val="none" w:sz="0" w:space="0" w:color="auto"/>
          </w:divBdr>
        </w:div>
        <w:div w:id="884830070">
          <w:marLeft w:val="640"/>
          <w:marRight w:val="0"/>
          <w:marTop w:val="0"/>
          <w:marBottom w:val="0"/>
          <w:divBdr>
            <w:top w:val="none" w:sz="0" w:space="0" w:color="auto"/>
            <w:left w:val="none" w:sz="0" w:space="0" w:color="auto"/>
            <w:bottom w:val="none" w:sz="0" w:space="0" w:color="auto"/>
            <w:right w:val="none" w:sz="0" w:space="0" w:color="auto"/>
          </w:divBdr>
        </w:div>
        <w:div w:id="992682187">
          <w:marLeft w:val="640"/>
          <w:marRight w:val="0"/>
          <w:marTop w:val="0"/>
          <w:marBottom w:val="0"/>
          <w:divBdr>
            <w:top w:val="none" w:sz="0" w:space="0" w:color="auto"/>
            <w:left w:val="none" w:sz="0" w:space="0" w:color="auto"/>
            <w:bottom w:val="none" w:sz="0" w:space="0" w:color="auto"/>
            <w:right w:val="none" w:sz="0" w:space="0" w:color="auto"/>
          </w:divBdr>
        </w:div>
        <w:div w:id="1040594203">
          <w:marLeft w:val="640"/>
          <w:marRight w:val="0"/>
          <w:marTop w:val="0"/>
          <w:marBottom w:val="0"/>
          <w:divBdr>
            <w:top w:val="none" w:sz="0" w:space="0" w:color="auto"/>
            <w:left w:val="none" w:sz="0" w:space="0" w:color="auto"/>
            <w:bottom w:val="none" w:sz="0" w:space="0" w:color="auto"/>
            <w:right w:val="none" w:sz="0" w:space="0" w:color="auto"/>
          </w:divBdr>
        </w:div>
        <w:div w:id="1096557779">
          <w:marLeft w:val="640"/>
          <w:marRight w:val="0"/>
          <w:marTop w:val="0"/>
          <w:marBottom w:val="0"/>
          <w:divBdr>
            <w:top w:val="none" w:sz="0" w:space="0" w:color="auto"/>
            <w:left w:val="none" w:sz="0" w:space="0" w:color="auto"/>
            <w:bottom w:val="none" w:sz="0" w:space="0" w:color="auto"/>
            <w:right w:val="none" w:sz="0" w:space="0" w:color="auto"/>
          </w:divBdr>
        </w:div>
        <w:div w:id="1198808628">
          <w:marLeft w:val="640"/>
          <w:marRight w:val="0"/>
          <w:marTop w:val="0"/>
          <w:marBottom w:val="0"/>
          <w:divBdr>
            <w:top w:val="none" w:sz="0" w:space="0" w:color="auto"/>
            <w:left w:val="none" w:sz="0" w:space="0" w:color="auto"/>
            <w:bottom w:val="none" w:sz="0" w:space="0" w:color="auto"/>
            <w:right w:val="none" w:sz="0" w:space="0" w:color="auto"/>
          </w:divBdr>
        </w:div>
        <w:div w:id="1259949529">
          <w:marLeft w:val="640"/>
          <w:marRight w:val="0"/>
          <w:marTop w:val="0"/>
          <w:marBottom w:val="0"/>
          <w:divBdr>
            <w:top w:val="none" w:sz="0" w:space="0" w:color="auto"/>
            <w:left w:val="none" w:sz="0" w:space="0" w:color="auto"/>
            <w:bottom w:val="none" w:sz="0" w:space="0" w:color="auto"/>
            <w:right w:val="none" w:sz="0" w:space="0" w:color="auto"/>
          </w:divBdr>
        </w:div>
        <w:div w:id="1260866815">
          <w:marLeft w:val="640"/>
          <w:marRight w:val="0"/>
          <w:marTop w:val="0"/>
          <w:marBottom w:val="0"/>
          <w:divBdr>
            <w:top w:val="none" w:sz="0" w:space="0" w:color="auto"/>
            <w:left w:val="none" w:sz="0" w:space="0" w:color="auto"/>
            <w:bottom w:val="none" w:sz="0" w:space="0" w:color="auto"/>
            <w:right w:val="none" w:sz="0" w:space="0" w:color="auto"/>
          </w:divBdr>
        </w:div>
        <w:div w:id="1263760360">
          <w:marLeft w:val="640"/>
          <w:marRight w:val="0"/>
          <w:marTop w:val="0"/>
          <w:marBottom w:val="0"/>
          <w:divBdr>
            <w:top w:val="none" w:sz="0" w:space="0" w:color="auto"/>
            <w:left w:val="none" w:sz="0" w:space="0" w:color="auto"/>
            <w:bottom w:val="none" w:sz="0" w:space="0" w:color="auto"/>
            <w:right w:val="none" w:sz="0" w:space="0" w:color="auto"/>
          </w:divBdr>
        </w:div>
        <w:div w:id="1267690734">
          <w:marLeft w:val="640"/>
          <w:marRight w:val="0"/>
          <w:marTop w:val="0"/>
          <w:marBottom w:val="0"/>
          <w:divBdr>
            <w:top w:val="none" w:sz="0" w:space="0" w:color="auto"/>
            <w:left w:val="none" w:sz="0" w:space="0" w:color="auto"/>
            <w:bottom w:val="none" w:sz="0" w:space="0" w:color="auto"/>
            <w:right w:val="none" w:sz="0" w:space="0" w:color="auto"/>
          </w:divBdr>
        </w:div>
        <w:div w:id="1389912951">
          <w:marLeft w:val="640"/>
          <w:marRight w:val="0"/>
          <w:marTop w:val="0"/>
          <w:marBottom w:val="0"/>
          <w:divBdr>
            <w:top w:val="none" w:sz="0" w:space="0" w:color="auto"/>
            <w:left w:val="none" w:sz="0" w:space="0" w:color="auto"/>
            <w:bottom w:val="none" w:sz="0" w:space="0" w:color="auto"/>
            <w:right w:val="none" w:sz="0" w:space="0" w:color="auto"/>
          </w:divBdr>
        </w:div>
        <w:div w:id="1448893045">
          <w:marLeft w:val="640"/>
          <w:marRight w:val="0"/>
          <w:marTop w:val="0"/>
          <w:marBottom w:val="0"/>
          <w:divBdr>
            <w:top w:val="none" w:sz="0" w:space="0" w:color="auto"/>
            <w:left w:val="none" w:sz="0" w:space="0" w:color="auto"/>
            <w:bottom w:val="none" w:sz="0" w:space="0" w:color="auto"/>
            <w:right w:val="none" w:sz="0" w:space="0" w:color="auto"/>
          </w:divBdr>
        </w:div>
        <w:div w:id="1467508943">
          <w:marLeft w:val="640"/>
          <w:marRight w:val="0"/>
          <w:marTop w:val="0"/>
          <w:marBottom w:val="0"/>
          <w:divBdr>
            <w:top w:val="none" w:sz="0" w:space="0" w:color="auto"/>
            <w:left w:val="none" w:sz="0" w:space="0" w:color="auto"/>
            <w:bottom w:val="none" w:sz="0" w:space="0" w:color="auto"/>
            <w:right w:val="none" w:sz="0" w:space="0" w:color="auto"/>
          </w:divBdr>
        </w:div>
        <w:div w:id="1502426022">
          <w:marLeft w:val="640"/>
          <w:marRight w:val="0"/>
          <w:marTop w:val="0"/>
          <w:marBottom w:val="0"/>
          <w:divBdr>
            <w:top w:val="none" w:sz="0" w:space="0" w:color="auto"/>
            <w:left w:val="none" w:sz="0" w:space="0" w:color="auto"/>
            <w:bottom w:val="none" w:sz="0" w:space="0" w:color="auto"/>
            <w:right w:val="none" w:sz="0" w:space="0" w:color="auto"/>
          </w:divBdr>
        </w:div>
        <w:div w:id="1643270775">
          <w:marLeft w:val="640"/>
          <w:marRight w:val="0"/>
          <w:marTop w:val="0"/>
          <w:marBottom w:val="0"/>
          <w:divBdr>
            <w:top w:val="none" w:sz="0" w:space="0" w:color="auto"/>
            <w:left w:val="none" w:sz="0" w:space="0" w:color="auto"/>
            <w:bottom w:val="none" w:sz="0" w:space="0" w:color="auto"/>
            <w:right w:val="none" w:sz="0" w:space="0" w:color="auto"/>
          </w:divBdr>
        </w:div>
        <w:div w:id="1670064243">
          <w:marLeft w:val="640"/>
          <w:marRight w:val="0"/>
          <w:marTop w:val="0"/>
          <w:marBottom w:val="0"/>
          <w:divBdr>
            <w:top w:val="none" w:sz="0" w:space="0" w:color="auto"/>
            <w:left w:val="none" w:sz="0" w:space="0" w:color="auto"/>
            <w:bottom w:val="none" w:sz="0" w:space="0" w:color="auto"/>
            <w:right w:val="none" w:sz="0" w:space="0" w:color="auto"/>
          </w:divBdr>
        </w:div>
        <w:div w:id="1670985964">
          <w:marLeft w:val="640"/>
          <w:marRight w:val="0"/>
          <w:marTop w:val="0"/>
          <w:marBottom w:val="0"/>
          <w:divBdr>
            <w:top w:val="none" w:sz="0" w:space="0" w:color="auto"/>
            <w:left w:val="none" w:sz="0" w:space="0" w:color="auto"/>
            <w:bottom w:val="none" w:sz="0" w:space="0" w:color="auto"/>
            <w:right w:val="none" w:sz="0" w:space="0" w:color="auto"/>
          </w:divBdr>
        </w:div>
        <w:div w:id="1674138839">
          <w:marLeft w:val="640"/>
          <w:marRight w:val="0"/>
          <w:marTop w:val="0"/>
          <w:marBottom w:val="0"/>
          <w:divBdr>
            <w:top w:val="none" w:sz="0" w:space="0" w:color="auto"/>
            <w:left w:val="none" w:sz="0" w:space="0" w:color="auto"/>
            <w:bottom w:val="none" w:sz="0" w:space="0" w:color="auto"/>
            <w:right w:val="none" w:sz="0" w:space="0" w:color="auto"/>
          </w:divBdr>
        </w:div>
        <w:div w:id="1706253863">
          <w:marLeft w:val="640"/>
          <w:marRight w:val="0"/>
          <w:marTop w:val="0"/>
          <w:marBottom w:val="0"/>
          <w:divBdr>
            <w:top w:val="none" w:sz="0" w:space="0" w:color="auto"/>
            <w:left w:val="none" w:sz="0" w:space="0" w:color="auto"/>
            <w:bottom w:val="none" w:sz="0" w:space="0" w:color="auto"/>
            <w:right w:val="none" w:sz="0" w:space="0" w:color="auto"/>
          </w:divBdr>
        </w:div>
        <w:div w:id="1722288748">
          <w:marLeft w:val="640"/>
          <w:marRight w:val="0"/>
          <w:marTop w:val="0"/>
          <w:marBottom w:val="0"/>
          <w:divBdr>
            <w:top w:val="none" w:sz="0" w:space="0" w:color="auto"/>
            <w:left w:val="none" w:sz="0" w:space="0" w:color="auto"/>
            <w:bottom w:val="none" w:sz="0" w:space="0" w:color="auto"/>
            <w:right w:val="none" w:sz="0" w:space="0" w:color="auto"/>
          </w:divBdr>
        </w:div>
        <w:div w:id="1730301087">
          <w:marLeft w:val="640"/>
          <w:marRight w:val="0"/>
          <w:marTop w:val="0"/>
          <w:marBottom w:val="0"/>
          <w:divBdr>
            <w:top w:val="none" w:sz="0" w:space="0" w:color="auto"/>
            <w:left w:val="none" w:sz="0" w:space="0" w:color="auto"/>
            <w:bottom w:val="none" w:sz="0" w:space="0" w:color="auto"/>
            <w:right w:val="none" w:sz="0" w:space="0" w:color="auto"/>
          </w:divBdr>
        </w:div>
        <w:div w:id="1803690933">
          <w:marLeft w:val="640"/>
          <w:marRight w:val="0"/>
          <w:marTop w:val="0"/>
          <w:marBottom w:val="0"/>
          <w:divBdr>
            <w:top w:val="none" w:sz="0" w:space="0" w:color="auto"/>
            <w:left w:val="none" w:sz="0" w:space="0" w:color="auto"/>
            <w:bottom w:val="none" w:sz="0" w:space="0" w:color="auto"/>
            <w:right w:val="none" w:sz="0" w:space="0" w:color="auto"/>
          </w:divBdr>
        </w:div>
        <w:div w:id="1810055767">
          <w:marLeft w:val="640"/>
          <w:marRight w:val="0"/>
          <w:marTop w:val="0"/>
          <w:marBottom w:val="0"/>
          <w:divBdr>
            <w:top w:val="none" w:sz="0" w:space="0" w:color="auto"/>
            <w:left w:val="none" w:sz="0" w:space="0" w:color="auto"/>
            <w:bottom w:val="none" w:sz="0" w:space="0" w:color="auto"/>
            <w:right w:val="none" w:sz="0" w:space="0" w:color="auto"/>
          </w:divBdr>
        </w:div>
        <w:div w:id="1821074350">
          <w:marLeft w:val="640"/>
          <w:marRight w:val="0"/>
          <w:marTop w:val="0"/>
          <w:marBottom w:val="0"/>
          <w:divBdr>
            <w:top w:val="none" w:sz="0" w:space="0" w:color="auto"/>
            <w:left w:val="none" w:sz="0" w:space="0" w:color="auto"/>
            <w:bottom w:val="none" w:sz="0" w:space="0" w:color="auto"/>
            <w:right w:val="none" w:sz="0" w:space="0" w:color="auto"/>
          </w:divBdr>
        </w:div>
        <w:div w:id="1853296598">
          <w:marLeft w:val="640"/>
          <w:marRight w:val="0"/>
          <w:marTop w:val="0"/>
          <w:marBottom w:val="0"/>
          <w:divBdr>
            <w:top w:val="none" w:sz="0" w:space="0" w:color="auto"/>
            <w:left w:val="none" w:sz="0" w:space="0" w:color="auto"/>
            <w:bottom w:val="none" w:sz="0" w:space="0" w:color="auto"/>
            <w:right w:val="none" w:sz="0" w:space="0" w:color="auto"/>
          </w:divBdr>
        </w:div>
        <w:div w:id="1857039700">
          <w:marLeft w:val="640"/>
          <w:marRight w:val="0"/>
          <w:marTop w:val="0"/>
          <w:marBottom w:val="0"/>
          <w:divBdr>
            <w:top w:val="none" w:sz="0" w:space="0" w:color="auto"/>
            <w:left w:val="none" w:sz="0" w:space="0" w:color="auto"/>
            <w:bottom w:val="none" w:sz="0" w:space="0" w:color="auto"/>
            <w:right w:val="none" w:sz="0" w:space="0" w:color="auto"/>
          </w:divBdr>
        </w:div>
        <w:div w:id="1988970201">
          <w:marLeft w:val="640"/>
          <w:marRight w:val="0"/>
          <w:marTop w:val="0"/>
          <w:marBottom w:val="0"/>
          <w:divBdr>
            <w:top w:val="none" w:sz="0" w:space="0" w:color="auto"/>
            <w:left w:val="none" w:sz="0" w:space="0" w:color="auto"/>
            <w:bottom w:val="none" w:sz="0" w:space="0" w:color="auto"/>
            <w:right w:val="none" w:sz="0" w:space="0" w:color="auto"/>
          </w:divBdr>
        </w:div>
        <w:div w:id="2044403363">
          <w:marLeft w:val="640"/>
          <w:marRight w:val="0"/>
          <w:marTop w:val="0"/>
          <w:marBottom w:val="0"/>
          <w:divBdr>
            <w:top w:val="none" w:sz="0" w:space="0" w:color="auto"/>
            <w:left w:val="none" w:sz="0" w:space="0" w:color="auto"/>
            <w:bottom w:val="none" w:sz="0" w:space="0" w:color="auto"/>
            <w:right w:val="none" w:sz="0" w:space="0" w:color="auto"/>
          </w:divBdr>
        </w:div>
        <w:div w:id="2094010233">
          <w:marLeft w:val="640"/>
          <w:marRight w:val="0"/>
          <w:marTop w:val="0"/>
          <w:marBottom w:val="0"/>
          <w:divBdr>
            <w:top w:val="none" w:sz="0" w:space="0" w:color="auto"/>
            <w:left w:val="none" w:sz="0" w:space="0" w:color="auto"/>
            <w:bottom w:val="none" w:sz="0" w:space="0" w:color="auto"/>
            <w:right w:val="none" w:sz="0" w:space="0" w:color="auto"/>
          </w:divBdr>
        </w:div>
        <w:div w:id="2122261214">
          <w:marLeft w:val="640"/>
          <w:marRight w:val="0"/>
          <w:marTop w:val="0"/>
          <w:marBottom w:val="0"/>
          <w:divBdr>
            <w:top w:val="none" w:sz="0" w:space="0" w:color="auto"/>
            <w:left w:val="none" w:sz="0" w:space="0" w:color="auto"/>
            <w:bottom w:val="none" w:sz="0" w:space="0" w:color="auto"/>
            <w:right w:val="none" w:sz="0" w:space="0" w:color="auto"/>
          </w:divBdr>
        </w:div>
        <w:div w:id="2122798843">
          <w:marLeft w:val="640"/>
          <w:marRight w:val="0"/>
          <w:marTop w:val="0"/>
          <w:marBottom w:val="0"/>
          <w:divBdr>
            <w:top w:val="none" w:sz="0" w:space="0" w:color="auto"/>
            <w:left w:val="none" w:sz="0" w:space="0" w:color="auto"/>
            <w:bottom w:val="none" w:sz="0" w:space="0" w:color="auto"/>
            <w:right w:val="none" w:sz="0" w:space="0" w:color="auto"/>
          </w:divBdr>
        </w:div>
        <w:div w:id="2138833884">
          <w:marLeft w:val="640"/>
          <w:marRight w:val="0"/>
          <w:marTop w:val="0"/>
          <w:marBottom w:val="0"/>
          <w:divBdr>
            <w:top w:val="none" w:sz="0" w:space="0" w:color="auto"/>
            <w:left w:val="none" w:sz="0" w:space="0" w:color="auto"/>
            <w:bottom w:val="none" w:sz="0" w:space="0" w:color="auto"/>
            <w:right w:val="none" w:sz="0" w:space="0" w:color="auto"/>
          </w:divBdr>
        </w:div>
      </w:divsChild>
    </w:div>
    <w:div w:id="385882198">
      <w:bodyDiv w:val="1"/>
      <w:marLeft w:val="0"/>
      <w:marRight w:val="0"/>
      <w:marTop w:val="0"/>
      <w:marBottom w:val="0"/>
      <w:divBdr>
        <w:top w:val="none" w:sz="0" w:space="0" w:color="auto"/>
        <w:left w:val="none" w:sz="0" w:space="0" w:color="auto"/>
        <w:bottom w:val="none" w:sz="0" w:space="0" w:color="auto"/>
        <w:right w:val="none" w:sz="0" w:space="0" w:color="auto"/>
      </w:divBdr>
      <w:divsChild>
        <w:div w:id="140772627">
          <w:marLeft w:val="640"/>
          <w:marRight w:val="0"/>
          <w:marTop w:val="0"/>
          <w:marBottom w:val="0"/>
          <w:divBdr>
            <w:top w:val="none" w:sz="0" w:space="0" w:color="auto"/>
            <w:left w:val="none" w:sz="0" w:space="0" w:color="auto"/>
            <w:bottom w:val="none" w:sz="0" w:space="0" w:color="auto"/>
            <w:right w:val="none" w:sz="0" w:space="0" w:color="auto"/>
          </w:divBdr>
        </w:div>
        <w:div w:id="231548652">
          <w:marLeft w:val="640"/>
          <w:marRight w:val="0"/>
          <w:marTop w:val="0"/>
          <w:marBottom w:val="0"/>
          <w:divBdr>
            <w:top w:val="none" w:sz="0" w:space="0" w:color="auto"/>
            <w:left w:val="none" w:sz="0" w:space="0" w:color="auto"/>
            <w:bottom w:val="none" w:sz="0" w:space="0" w:color="auto"/>
            <w:right w:val="none" w:sz="0" w:space="0" w:color="auto"/>
          </w:divBdr>
        </w:div>
        <w:div w:id="284433878">
          <w:marLeft w:val="640"/>
          <w:marRight w:val="0"/>
          <w:marTop w:val="0"/>
          <w:marBottom w:val="0"/>
          <w:divBdr>
            <w:top w:val="none" w:sz="0" w:space="0" w:color="auto"/>
            <w:left w:val="none" w:sz="0" w:space="0" w:color="auto"/>
            <w:bottom w:val="none" w:sz="0" w:space="0" w:color="auto"/>
            <w:right w:val="none" w:sz="0" w:space="0" w:color="auto"/>
          </w:divBdr>
        </w:div>
        <w:div w:id="307638244">
          <w:marLeft w:val="640"/>
          <w:marRight w:val="0"/>
          <w:marTop w:val="0"/>
          <w:marBottom w:val="0"/>
          <w:divBdr>
            <w:top w:val="none" w:sz="0" w:space="0" w:color="auto"/>
            <w:left w:val="none" w:sz="0" w:space="0" w:color="auto"/>
            <w:bottom w:val="none" w:sz="0" w:space="0" w:color="auto"/>
            <w:right w:val="none" w:sz="0" w:space="0" w:color="auto"/>
          </w:divBdr>
        </w:div>
        <w:div w:id="421608495">
          <w:marLeft w:val="640"/>
          <w:marRight w:val="0"/>
          <w:marTop w:val="0"/>
          <w:marBottom w:val="0"/>
          <w:divBdr>
            <w:top w:val="none" w:sz="0" w:space="0" w:color="auto"/>
            <w:left w:val="none" w:sz="0" w:space="0" w:color="auto"/>
            <w:bottom w:val="none" w:sz="0" w:space="0" w:color="auto"/>
            <w:right w:val="none" w:sz="0" w:space="0" w:color="auto"/>
          </w:divBdr>
        </w:div>
        <w:div w:id="432090470">
          <w:marLeft w:val="640"/>
          <w:marRight w:val="0"/>
          <w:marTop w:val="0"/>
          <w:marBottom w:val="0"/>
          <w:divBdr>
            <w:top w:val="none" w:sz="0" w:space="0" w:color="auto"/>
            <w:left w:val="none" w:sz="0" w:space="0" w:color="auto"/>
            <w:bottom w:val="none" w:sz="0" w:space="0" w:color="auto"/>
            <w:right w:val="none" w:sz="0" w:space="0" w:color="auto"/>
          </w:divBdr>
        </w:div>
        <w:div w:id="638649778">
          <w:marLeft w:val="640"/>
          <w:marRight w:val="0"/>
          <w:marTop w:val="0"/>
          <w:marBottom w:val="0"/>
          <w:divBdr>
            <w:top w:val="none" w:sz="0" w:space="0" w:color="auto"/>
            <w:left w:val="none" w:sz="0" w:space="0" w:color="auto"/>
            <w:bottom w:val="none" w:sz="0" w:space="0" w:color="auto"/>
            <w:right w:val="none" w:sz="0" w:space="0" w:color="auto"/>
          </w:divBdr>
        </w:div>
        <w:div w:id="790167963">
          <w:marLeft w:val="640"/>
          <w:marRight w:val="0"/>
          <w:marTop w:val="0"/>
          <w:marBottom w:val="0"/>
          <w:divBdr>
            <w:top w:val="none" w:sz="0" w:space="0" w:color="auto"/>
            <w:left w:val="none" w:sz="0" w:space="0" w:color="auto"/>
            <w:bottom w:val="none" w:sz="0" w:space="0" w:color="auto"/>
            <w:right w:val="none" w:sz="0" w:space="0" w:color="auto"/>
          </w:divBdr>
        </w:div>
        <w:div w:id="824008069">
          <w:marLeft w:val="640"/>
          <w:marRight w:val="0"/>
          <w:marTop w:val="0"/>
          <w:marBottom w:val="0"/>
          <w:divBdr>
            <w:top w:val="none" w:sz="0" w:space="0" w:color="auto"/>
            <w:left w:val="none" w:sz="0" w:space="0" w:color="auto"/>
            <w:bottom w:val="none" w:sz="0" w:space="0" w:color="auto"/>
            <w:right w:val="none" w:sz="0" w:space="0" w:color="auto"/>
          </w:divBdr>
        </w:div>
        <w:div w:id="957443441">
          <w:marLeft w:val="640"/>
          <w:marRight w:val="0"/>
          <w:marTop w:val="0"/>
          <w:marBottom w:val="0"/>
          <w:divBdr>
            <w:top w:val="none" w:sz="0" w:space="0" w:color="auto"/>
            <w:left w:val="none" w:sz="0" w:space="0" w:color="auto"/>
            <w:bottom w:val="none" w:sz="0" w:space="0" w:color="auto"/>
            <w:right w:val="none" w:sz="0" w:space="0" w:color="auto"/>
          </w:divBdr>
        </w:div>
        <w:div w:id="1093672978">
          <w:marLeft w:val="640"/>
          <w:marRight w:val="0"/>
          <w:marTop w:val="0"/>
          <w:marBottom w:val="0"/>
          <w:divBdr>
            <w:top w:val="none" w:sz="0" w:space="0" w:color="auto"/>
            <w:left w:val="none" w:sz="0" w:space="0" w:color="auto"/>
            <w:bottom w:val="none" w:sz="0" w:space="0" w:color="auto"/>
            <w:right w:val="none" w:sz="0" w:space="0" w:color="auto"/>
          </w:divBdr>
        </w:div>
        <w:div w:id="1126050439">
          <w:marLeft w:val="640"/>
          <w:marRight w:val="0"/>
          <w:marTop w:val="0"/>
          <w:marBottom w:val="0"/>
          <w:divBdr>
            <w:top w:val="none" w:sz="0" w:space="0" w:color="auto"/>
            <w:left w:val="none" w:sz="0" w:space="0" w:color="auto"/>
            <w:bottom w:val="none" w:sz="0" w:space="0" w:color="auto"/>
            <w:right w:val="none" w:sz="0" w:space="0" w:color="auto"/>
          </w:divBdr>
        </w:div>
        <w:div w:id="1241326725">
          <w:marLeft w:val="640"/>
          <w:marRight w:val="0"/>
          <w:marTop w:val="0"/>
          <w:marBottom w:val="0"/>
          <w:divBdr>
            <w:top w:val="none" w:sz="0" w:space="0" w:color="auto"/>
            <w:left w:val="none" w:sz="0" w:space="0" w:color="auto"/>
            <w:bottom w:val="none" w:sz="0" w:space="0" w:color="auto"/>
            <w:right w:val="none" w:sz="0" w:space="0" w:color="auto"/>
          </w:divBdr>
        </w:div>
        <w:div w:id="1382704241">
          <w:marLeft w:val="640"/>
          <w:marRight w:val="0"/>
          <w:marTop w:val="0"/>
          <w:marBottom w:val="0"/>
          <w:divBdr>
            <w:top w:val="none" w:sz="0" w:space="0" w:color="auto"/>
            <w:left w:val="none" w:sz="0" w:space="0" w:color="auto"/>
            <w:bottom w:val="none" w:sz="0" w:space="0" w:color="auto"/>
            <w:right w:val="none" w:sz="0" w:space="0" w:color="auto"/>
          </w:divBdr>
        </w:div>
        <w:div w:id="1392315847">
          <w:marLeft w:val="640"/>
          <w:marRight w:val="0"/>
          <w:marTop w:val="0"/>
          <w:marBottom w:val="0"/>
          <w:divBdr>
            <w:top w:val="none" w:sz="0" w:space="0" w:color="auto"/>
            <w:left w:val="none" w:sz="0" w:space="0" w:color="auto"/>
            <w:bottom w:val="none" w:sz="0" w:space="0" w:color="auto"/>
            <w:right w:val="none" w:sz="0" w:space="0" w:color="auto"/>
          </w:divBdr>
        </w:div>
        <w:div w:id="1538666957">
          <w:marLeft w:val="640"/>
          <w:marRight w:val="0"/>
          <w:marTop w:val="0"/>
          <w:marBottom w:val="0"/>
          <w:divBdr>
            <w:top w:val="none" w:sz="0" w:space="0" w:color="auto"/>
            <w:left w:val="none" w:sz="0" w:space="0" w:color="auto"/>
            <w:bottom w:val="none" w:sz="0" w:space="0" w:color="auto"/>
            <w:right w:val="none" w:sz="0" w:space="0" w:color="auto"/>
          </w:divBdr>
        </w:div>
        <w:div w:id="1654724873">
          <w:marLeft w:val="640"/>
          <w:marRight w:val="0"/>
          <w:marTop w:val="0"/>
          <w:marBottom w:val="0"/>
          <w:divBdr>
            <w:top w:val="none" w:sz="0" w:space="0" w:color="auto"/>
            <w:left w:val="none" w:sz="0" w:space="0" w:color="auto"/>
            <w:bottom w:val="none" w:sz="0" w:space="0" w:color="auto"/>
            <w:right w:val="none" w:sz="0" w:space="0" w:color="auto"/>
          </w:divBdr>
        </w:div>
        <w:div w:id="1683236071">
          <w:marLeft w:val="640"/>
          <w:marRight w:val="0"/>
          <w:marTop w:val="0"/>
          <w:marBottom w:val="0"/>
          <w:divBdr>
            <w:top w:val="none" w:sz="0" w:space="0" w:color="auto"/>
            <w:left w:val="none" w:sz="0" w:space="0" w:color="auto"/>
            <w:bottom w:val="none" w:sz="0" w:space="0" w:color="auto"/>
            <w:right w:val="none" w:sz="0" w:space="0" w:color="auto"/>
          </w:divBdr>
        </w:div>
        <w:div w:id="1935891800">
          <w:marLeft w:val="640"/>
          <w:marRight w:val="0"/>
          <w:marTop w:val="0"/>
          <w:marBottom w:val="0"/>
          <w:divBdr>
            <w:top w:val="none" w:sz="0" w:space="0" w:color="auto"/>
            <w:left w:val="none" w:sz="0" w:space="0" w:color="auto"/>
            <w:bottom w:val="none" w:sz="0" w:space="0" w:color="auto"/>
            <w:right w:val="none" w:sz="0" w:space="0" w:color="auto"/>
          </w:divBdr>
        </w:div>
      </w:divsChild>
    </w:div>
    <w:div w:id="387265567">
      <w:bodyDiv w:val="1"/>
      <w:marLeft w:val="0"/>
      <w:marRight w:val="0"/>
      <w:marTop w:val="0"/>
      <w:marBottom w:val="0"/>
      <w:divBdr>
        <w:top w:val="none" w:sz="0" w:space="0" w:color="auto"/>
        <w:left w:val="none" w:sz="0" w:space="0" w:color="auto"/>
        <w:bottom w:val="none" w:sz="0" w:space="0" w:color="auto"/>
        <w:right w:val="none" w:sz="0" w:space="0" w:color="auto"/>
      </w:divBdr>
      <w:divsChild>
        <w:div w:id="47923044">
          <w:marLeft w:val="640"/>
          <w:marRight w:val="0"/>
          <w:marTop w:val="0"/>
          <w:marBottom w:val="0"/>
          <w:divBdr>
            <w:top w:val="none" w:sz="0" w:space="0" w:color="auto"/>
            <w:left w:val="none" w:sz="0" w:space="0" w:color="auto"/>
            <w:bottom w:val="none" w:sz="0" w:space="0" w:color="auto"/>
            <w:right w:val="none" w:sz="0" w:space="0" w:color="auto"/>
          </w:divBdr>
        </w:div>
        <w:div w:id="124474866">
          <w:marLeft w:val="640"/>
          <w:marRight w:val="0"/>
          <w:marTop w:val="0"/>
          <w:marBottom w:val="0"/>
          <w:divBdr>
            <w:top w:val="none" w:sz="0" w:space="0" w:color="auto"/>
            <w:left w:val="none" w:sz="0" w:space="0" w:color="auto"/>
            <w:bottom w:val="none" w:sz="0" w:space="0" w:color="auto"/>
            <w:right w:val="none" w:sz="0" w:space="0" w:color="auto"/>
          </w:divBdr>
        </w:div>
        <w:div w:id="292177657">
          <w:marLeft w:val="640"/>
          <w:marRight w:val="0"/>
          <w:marTop w:val="0"/>
          <w:marBottom w:val="0"/>
          <w:divBdr>
            <w:top w:val="none" w:sz="0" w:space="0" w:color="auto"/>
            <w:left w:val="none" w:sz="0" w:space="0" w:color="auto"/>
            <w:bottom w:val="none" w:sz="0" w:space="0" w:color="auto"/>
            <w:right w:val="none" w:sz="0" w:space="0" w:color="auto"/>
          </w:divBdr>
        </w:div>
        <w:div w:id="493226358">
          <w:marLeft w:val="640"/>
          <w:marRight w:val="0"/>
          <w:marTop w:val="0"/>
          <w:marBottom w:val="0"/>
          <w:divBdr>
            <w:top w:val="none" w:sz="0" w:space="0" w:color="auto"/>
            <w:left w:val="none" w:sz="0" w:space="0" w:color="auto"/>
            <w:bottom w:val="none" w:sz="0" w:space="0" w:color="auto"/>
            <w:right w:val="none" w:sz="0" w:space="0" w:color="auto"/>
          </w:divBdr>
        </w:div>
        <w:div w:id="581842865">
          <w:marLeft w:val="640"/>
          <w:marRight w:val="0"/>
          <w:marTop w:val="0"/>
          <w:marBottom w:val="0"/>
          <w:divBdr>
            <w:top w:val="none" w:sz="0" w:space="0" w:color="auto"/>
            <w:left w:val="none" w:sz="0" w:space="0" w:color="auto"/>
            <w:bottom w:val="none" w:sz="0" w:space="0" w:color="auto"/>
            <w:right w:val="none" w:sz="0" w:space="0" w:color="auto"/>
          </w:divBdr>
        </w:div>
        <w:div w:id="600451005">
          <w:marLeft w:val="640"/>
          <w:marRight w:val="0"/>
          <w:marTop w:val="0"/>
          <w:marBottom w:val="0"/>
          <w:divBdr>
            <w:top w:val="none" w:sz="0" w:space="0" w:color="auto"/>
            <w:left w:val="none" w:sz="0" w:space="0" w:color="auto"/>
            <w:bottom w:val="none" w:sz="0" w:space="0" w:color="auto"/>
            <w:right w:val="none" w:sz="0" w:space="0" w:color="auto"/>
          </w:divBdr>
        </w:div>
        <w:div w:id="644353749">
          <w:marLeft w:val="640"/>
          <w:marRight w:val="0"/>
          <w:marTop w:val="0"/>
          <w:marBottom w:val="0"/>
          <w:divBdr>
            <w:top w:val="none" w:sz="0" w:space="0" w:color="auto"/>
            <w:left w:val="none" w:sz="0" w:space="0" w:color="auto"/>
            <w:bottom w:val="none" w:sz="0" w:space="0" w:color="auto"/>
            <w:right w:val="none" w:sz="0" w:space="0" w:color="auto"/>
          </w:divBdr>
        </w:div>
        <w:div w:id="646937544">
          <w:marLeft w:val="640"/>
          <w:marRight w:val="0"/>
          <w:marTop w:val="0"/>
          <w:marBottom w:val="0"/>
          <w:divBdr>
            <w:top w:val="none" w:sz="0" w:space="0" w:color="auto"/>
            <w:left w:val="none" w:sz="0" w:space="0" w:color="auto"/>
            <w:bottom w:val="none" w:sz="0" w:space="0" w:color="auto"/>
            <w:right w:val="none" w:sz="0" w:space="0" w:color="auto"/>
          </w:divBdr>
        </w:div>
        <w:div w:id="727996603">
          <w:marLeft w:val="640"/>
          <w:marRight w:val="0"/>
          <w:marTop w:val="0"/>
          <w:marBottom w:val="0"/>
          <w:divBdr>
            <w:top w:val="none" w:sz="0" w:space="0" w:color="auto"/>
            <w:left w:val="none" w:sz="0" w:space="0" w:color="auto"/>
            <w:bottom w:val="none" w:sz="0" w:space="0" w:color="auto"/>
            <w:right w:val="none" w:sz="0" w:space="0" w:color="auto"/>
          </w:divBdr>
        </w:div>
        <w:div w:id="815413333">
          <w:marLeft w:val="640"/>
          <w:marRight w:val="0"/>
          <w:marTop w:val="0"/>
          <w:marBottom w:val="0"/>
          <w:divBdr>
            <w:top w:val="none" w:sz="0" w:space="0" w:color="auto"/>
            <w:left w:val="none" w:sz="0" w:space="0" w:color="auto"/>
            <w:bottom w:val="none" w:sz="0" w:space="0" w:color="auto"/>
            <w:right w:val="none" w:sz="0" w:space="0" w:color="auto"/>
          </w:divBdr>
        </w:div>
        <w:div w:id="907225800">
          <w:marLeft w:val="640"/>
          <w:marRight w:val="0"/>
          <w:marTop w:val="0"/>
          <w:marBottom w:val="0"/>
          <w:divBdr>
            <w:top w:val="none" w:sz="0" w:space="0" w:color="auto"/>
            <w:left w:val="none" w:sz="0" w:space="0" w:color="auto"/>
            <w:bottom w:val="none" w:sz="0" w:space="0" w:color="auto"/>
            <w:right w:val="none" w:sz="0" w:space="0" w:color="auto"/>
          </w:divBdr>
        </w:div>
        <w:div w:id="920605125">
          <w:marLeft w:val="640"/>
          <w:marRight w:val="0"/>
          <w:marTop w:val="0"/>
          <w:marBottom w:val="0"/>
          <w:divBdr>
            <w:top w:val="none" w:sz="0" w:space="0" w:color="auto"/>
            <w:left w:val="none" w:sz="0" w:space="0" w:color="auto"/>
            <w:bottom w:val="none" w:sz="0" w:space="0" w:color="auto"/>
            <w:right w:val="none" w:sz="0" w:space="0" w:color="auto"/>
          </w:divBdr>
        </w:div>
        <w:div w:id="1104888046">
          <w:marLeft w:val="640"/>
          <w:marRight w:val="0"/>
          <w:marTop w:val="0"/>
          <w:marBottom w:val="0"/>
          <w:divBdr>
            <w:top w:val="none" w:sz="0" w:space="0" w:color="auto"/>
            <w:left w:val="none" w:sz="0" w:space="0" w:color="auto"/>
            <w:bottom w:val="none" w:sz="0" w:space="0" w:color="auto"/>
            <w:right w:val="none" w:sz="0" w:space="0" w:color="auto"/>
          </w:divBdr>
        </w:div>
        <w:div w:id="1107459282">
          <w:marLeft w:val="640"/>
          <w:marRight w:val="0"/>
          <w:marTop w:val="0"/>
          <w:marBottom w:val="0"/>
          <w:divBdr>
            <w:top w:val="none" w:sz="0" w:space="0" w:color="auto"/>
            <w:left w:val="none" w:sz="0" w:space="0" w:color="auto"/>
            <w:bottom w:val="none" w:sz="0" w:space="0" w:color="auto"/>
            <w:right w:val="none" w:sz="0" w:space="0" w:color="auto"/>
          </w:divBdr>
        </w:div>
        <w:div w:id="1182623224">
          <w:marLeft w:val="640"/>
          <w:marRight w:val="0"/>
          <w:marTop w:val="0"/>
          <w:marBottom w:val="0"/>
          <w:divBdr>
            <w:top w:val="none" w:sz="0" w:space="0" w:color="auto"/>
            <w:left w:val="none" w:sz="0" w:space="0" w:color="auto"/>
            <w:bottom w:val="none" w:sz="0" w:space="0" w:color="auto"/>
            <w:right w:val="none" w:sz="0" w:space="0" w:color="auto"/>
          </w:divBdr>
        </w:div>
        <w:div w:id="1187983170">
          <w:marLeft w:val="640"/>
          <w:marRight w:val="0"/>
          <w:marTop w:val="0"/>
          <w:marBottom w:val="0"/>
          <w:divBdr>
            <w:top w:val="none" w:sz="0" w:space="0" w:color="auto"/>
            <w:left w:val="none" w:sz="0" w:space="0" w:color="auto"/>
            <w:bottom w:val="none" w:sz="0" w:space="0" w:color="auto"/>
            <w:right w:val="none" w:sz="0" w:space="0" w:color="auto"/>
          </w:divBdr>
        </w:div>
        <w:div w:id="1244072526">
          <w:marLeft w:val="640"/>
          <w:marRight w:val="0"/>
          <w:marTop w:val="0"/>
          <w:marBottom w:val="0"/>
          <w:divBdr>
            <w:top w:val="none" w:sz="0" w:space="0" w:color="auto"/>
            <w:left w:val="none" w:sz="0" w:space="0" w:color="auto"/>
            <w:bottom w:val="none" w:sz="0" w:space="0" w:color="auto"/>
            <w:right w:val="none" w:sz="0" w:space="0" w:color="auto"/>
          </w:divBdr>
        </w:div>
        <w:div w:id="1330908102">
          <w:marLeft w:val="640"/>
          <w:marRight w:val="0"/>
          <w:marTop w:val="0"/>
          <w:marBottom w:val="0"/>
          <w:divBdr>
            <w:top w:val="none" w:sz="0" w:space="0" w:color="auto"/>
            <w:left w:val="none" w:sz="0" w:space="0" w:color="auto"/>
            <w:bottom w:val="none" w:sz="0" w:space="0" w:color="auto"/>
            <w:right w:val="none" w:sz="0" w:space="0" w:color="auto"/>
          </w:divBdr>
        </w:div>
        <w:div w:id="1341280163">
          <w:marLeft w:val="640"/>
          <w:marRight w:val="0"/>
          <w:marTop w:val="0"/>
          <w:marBottom w:val="0"/>
          <w:divBdr>
            <w:top w:val="none" w:sz="0" w:space="0" w:color="auto"/>
            <w:left w:val="none" w:sz="0" w:space="0" w:color="auto"/>
            <w:bottom w:val="none" w:sz="0" w:space="0" w:color="auto"/>
            <w:right w:val="none" w:sz="0" w:space="0" w:color="auto"/>
          </w:divBdr>
        </w:div>
        <w:div w:id="1465350416">
          <w:marLeft w:val="640"/>
          <w:marRight w:val="0"/>
          <w:marTop w:val="0"/>
          <w:marBottom w:val="0"/>
          <w:divBdr>
            <w:top w:val="none" w:sz="0" w:space="0" w:color="auto"/>
            <w:left w:val="none" w:sz="0" w:space="0" w:color="auto"/>
            <w:bottom w:val="none" w:sz="0" w:space="0" w:color="auto"/>
            <w:right w:val="none" w:sz="0" w:space="0" w:color="auto"/>
          </w:divBdr>
        </w:div>
        <w:div w:id="1488325582">
          <w:marLeft w:val="640"/>
          <w:marRight w:val="0"/>
          <w:marTop w:val="0"/>
          <w:marBottom w:val="0"/>
          <w:divBdr>
            <w:top w:val="none" w:sz="0" w:space="0" w:color="auto"/>
            <w:left w:val="none" w:sz="0" w:space="0" w:color="auto"/>
            <w:bottom w:val="none" w:sz="0" w:space="0" w:color="auto"/>
            <w:right w:val="none" w:sz="0" w:space="0" w:color="auto"/>
          </w:divBdr>
        </w:div>
        <w:div w:id="1546141521">
          <w:marLeft w:val="640"/>
          <w:marRight w:val="0"/>
          <w:marTop w:val="0"/>
          <w:marBottom w:val="0"/>
          <w:divBdr>
            <w:top w:val="none" w:sz="0" w:space="0" w:color="auto"/>
            <w:left w:val="none" w:sz="0" w:space="0" w:color="auto"/>
            <w:bottom w:val="none" w:sz="0" w:space="0" w:color="auto"/>
            <w:right w:val="none" w:sz="0" w:space="0" w:color="auto"/>
          </w:divBdr>
        </w:div>
        <w:div w:id="1738430613">
          <w:marLeft w:val="640"/>
          <w:marRight w:val="0"/>
          <w:marTop w:val="0"/>
          <w:marBottom w:val="0"/>
          <w:divBdr>
            <w:top w:val="none" w:sz="0" w:space="0" w:color="auto"/>
            <w:left w:val="none" w:sz="0" w:space="0" w:color="auto"/>
            <w:bottom w:val="none" w:sz="0" w:space="0" w:color="auto"/>
            <w:right w:val="none" w:sz="0" w:space="0" w:color="auto"/>
          </w:divBdr>
        </w:div>
        <w:div w:id="1848250333">
          <w:marLeft w:val="640"/>
          <w:marRight w:val="0"/>
          <w:marTop w:val="0"/>
          <w:marBottom w:val="0"/>
          <w:divBdr>
            <w:top w:val="none" w:sz="0" w:space="0" w:color="auto"/>
            <w:left w:val="none" w:sz="0" w:space="0" w:color="auto"/>
            <w:bottom w:val="none" w:sz="0" w:space="0" w:color="auto"/>
            <w:right w:val="none" w:sz="0" w:space="0" w:color="auto"/>
          </w:divBdr>
        </w:div>
        <w:div w:id="1943563160">
          <w:marLeft w:val="640"/>
          <w:marRight w:val="0"/>
          <w:marTop w:val="0"/>
          <w:marBottom w:val="0"/>
          <w:divBdr>
            <w:top w:val="none" w:sz="0" w:space="0" w:color="auto"/>
            <w:left w:val="none" w:sz="0" w:space="0" w:color="auto"/>
            <w:bottom w:val="none" w:sz="0" w:space="0" w:color="auto"/>
            <w:right w:val="none" w:sz="0" w:space="0" w:color="auto"/>
          </w:divBdr>
        </w:div>
        <w:div w:id="1988894737">
          <w:marLeft w:val="640"/>
          <w:marRight w:val="0"/>
          <w:marTop w:val="0"/>
          <w:marBottom w:val="0"/>
          <w:divBdr>
            <w:top w:val="none" w:sz="0" w:space="0" w:color="auto"/>
            <w:left w:val="none" w:sz="0" w:space="0" w:color="auto"/>
            <w:bottom w:val="none" w:sz="0" w:space="0" w:color="auto"/>
            <w:right w:val="none" w:sz="0" w:space="0" w:color="auto"/>
          </w:divBdr>
        </w:div>
        <w:div w:id="2004964870">
          <w:marLeft w:val="640"/>
          <w:marRight w:val="0"/>
          <w:marTop w:val="0"/>
          <w:marBottom w:val="0"/>
          <w:divBdr>
            <w:top w:val="none" w:sz="0" w:space="0" w:color="auto"/>
            <w:left w:val="none" w:sz="0" w:space="0" w:color="auto"/>
            <w:bottom w:val="none" w:sz="0" w:space="0" w:color="auto"/>
            <w:right w:val="none" w:sz="0" w:space="0" w:color="auto"/>
          </w:divBdr>
        </w:div>
        <w:div w:id="2117941362">
          <w:marLeft w:val="640"/>
          <w:marRight w:val="0"/>
          <w:marTop w:val="0"/>
          <w:marBottom w:val="0"/>
          <w:divBdr>
            <w:top w:val="none" w:sz="0" w:space="0" w:color="auto"/>
            <w:left w:val="none" w:sz="0" w:space="0" w:color="auto"/>
            <w:bottom w:val="none" w:sz="0" w:space="0" w:color="auto"/>
            <w:right w:val="none" w:sz="0" w:space="0" w:color="auto"/>
          </w:divBdr>
        </w:div>
        <w:div w:id="2127236373">
          <w:marLeft w:val="640"/>
          <w:marRight w:val="0"/>
          <w:marTop w:val="0"/>
          <w:marBottom w:val="0"/>
          <w:divBdr>
            <w:top w:val="none" w:sz="0" w:space="0" w:color="auto"/>
            <w:left w:val="none" w:sz="0" w:space="0" w:color="auto"/>
            <w:bottom w:val="none" w:sz="0" w:space="0" w:color="auto"/>
            <w:right w:val="none" w:sz="0" w:space="0" w:color="auto"/>
          </w:divBdr>
        </w:div>
      </w:divsChild>
    </w:div>
    <w:div w:id="389499407">
      <w:bodyDiv w:val="1"/>
      <w:marLeft w:val="0"/>
      <w:marRight w:val="0"/>
      <w:marTop w:val="0"/>
      <w:marBottom w:val="0"/>
      <w:divBdr>
        <w:top w:val="none" w:sz="0" w:space="0" w:color="auto"/>
        <w:left w:val="none" w:sz="0" w:space="0" w:color="auto"/>
        <w:bottom w:val="none" w:sz="0" w:space="0" w:color="auto"/>
        <w:right w:val="none" w:sz="0" w:space="0" w:color="auto"/>
      </w:divBdr>
      <w:divsChild>
        <w:div w:id="49769984">
          <w:marLeft w:val="640"/>
          <w:marRight w:val="0"/>
          <w:marTop w:val="0"/>
          <w:marBottom w:val="0"/>
          <w:divBdr>
            <w:top w:val="none" w:sz="0" w:space="0" w:color="auto"/>
            <w:left w:val="none" w:sz="0" w:space="0" w:color="auto"/>
            <w:bottom w:val="none" w:sz="0" w:space="0" w:color="auto"/>
            <w:right w:val="none" w:sz="0" w:space="0" w:color="auto"/>
          </w:divBdr>
        </w:div>
        <w:div w:id="93132305">
          <w:marLeft w:val="640"/>
          <w:marRight w:val="0"/>
          <w:marTop w:val="0"/>
          <w:marBottom w:val="0"/>
          <w:divBdr>
            <w:top w:val="none" w:sz="0" w:space="0" w:color="auto"/>
            <w:left w:val="none" w:sz="0" w:space="0" w:color="auto"/>
            <w:bottom w:val="none" w:sz="0" w:space="0" w:color="auto"/>
            <w:right w:val="none" w:sz="0" w:space="0" w:color="auto"/>
          </w:divBdr>
        </w:div>
        <w:div w:id="243227214">
          <w:marLeft w:val="640"/>
          <w:marRight w:val="0"/>
          <w:marTop w:val="0"/>
          <w:marBottom w:val="0"/>
          <w:divBdr>
            <w:top w:val="none" w:sz="0" w:space="0" w:color="auto"/>
            <w:left w:val="none" w:sz="0" w:space="0" w:color="auto"/>
            <w:bottom w:val="none" w:sz="0" w:space="0" w:color="auto"/>
            <w:right w:val="none" w:sz="0" w:space="0" w:color="auto"/>
          </w:divBdr>
        </w:div>
        <w:div w:id="274292474">
          <w:marLeft w:val="640"/>
          <w:marRight w:val="0"/>
          <w:marTop w:val="0"/>
          <w:marBottom w:val="0"/>
          <w:divBdr>
            <w:top w:val="none" w:sz="0" w:space="0" w:color="auto"/>
            <w:left w:val="none" w:sz="0" w:space="0" w:color="auto"/>
            <w:bottom w:val="none" w:sz="0" w:space="0" w:color="auto"/>
            <w:right w:val="none" w:sz="0" w:space="0" w:color="auto"/>
          </w:divBdr>
        </w:div>
        <w:div w:id="345982882">
          <w:marLeft w:val="640"/>
          <w:marRight w:val="0"/>
          <w:marTop w:val="0"/>
          <w:marBottom w:val="0"/>
          <w:divBdr>
            <w:top w:val="none" w:sz="0" w:space="0" w:color="auto"/>
            <w:left w:val="none" w:sz="0" w:space="0" w:color="auto"/>
            <w:bottom w:val="none" w:sz="0" w:space="0" w:color="auto"/>
            <w:right w:val="none" w:sz="0" w:space="0" w:color="auto"/>
          </w:divBdr>
        </w:div>
        <w:div w:id="442069561">
          <w:marLeft w:val="640"/>
          <w:marRight w:val="0"/>
          <w:marTop w:val="0"/>
          <w:marBottom w:val="0"/>
          <w:divBdr>
            <w:top w:val="none" w:sz="0" w:space="0" w:color="auto"/>
            <w:left w:val="none" w:sz="0" w:space="0" w:color="auto"/>
            <w:bottom w:val="none" w:sz="0" w:space="0" w:color="auto"/>
            <w:right w:val="none" w:sz="0" w:space="0" w:color="auto"/>
          </w:divBdr>
        </w:div>
        <w:div w:id="478890110">
          <w:marLeft w:val="640"/>
          <w:marRight w:val="0"/>
          <w:marTop w:val="0"/>
          <w:marBottom w:val="0"/>
          <w:divBdr>
            <w:top w:val="none" w:sz="0" w:space="0" w:color="auto"/>
            <w:left w:val="none" w:sz="0" w:space="0" w:color="auto"/>
            <w:bottom w:val="none" w:sz="0" w:space="0" w:color="auto"/>
            <w:right w:val="none" w:sz="0" w:space="0" w:color="auto"/>
          </w:divBdr>
        </w:div>
        <w:div w:id="492527595">
          <w:marLeft w:val="640"/>
          <w:marRight w:val="0"/>
          <w:marTop w:val="0"/>
          <w:marBottom w:val="0"/>
          <w:divBdr>
            <w:top w:val="none" w:sz="0" w:space="0" w:color="auto"/>
            <w:left w:val="none" w:sz="0" w:space="0" w:color="auto"/>
            <w:bottom w:val="none" w:sz="0" w:space="0" w:color="auto"/>
            <w:right w:val="none" w:sz="0" w:space="0" w:color="auto"/>
          </w:divBdr>
        </w:div>
        <w:div w:id="522406974">
          <w:marLeft w:val="640"/>
          <w:marRight w:val="0"/>
          <w:marTop w:val="0"/>
          <w:marBottom w:val="0"/>
          <w:divBdr>
            <w:top w:val="none" w:sz="0" w:space="0" w:color="auto"/>
            <w:left w:val="none" w:sz="0" w:space="0" w:color="auto"/>
            <w:bottom w:val="none" w:sz="0" w:space="0" w:color="auto"/>
            <w:right w:val="none" w:sz="0" w:space="0" w:color="auto"/>
          </w:divBdr>
        </w:div>
        <w:div w:id="658577185">
          <w:marLeft w:val="640"/>
          <w:marRight w:val="0"/>
          <w:marTop w:val="0"/>
          <w:marBottom w:val="0"/>
          <w:divBdr>
            <w:top w:val="none" w:sz="0" w:space="0" w:color="auto"/>
            <w:left w:val="none" w:sz="0" w:space="0" w:color="auto"/>
            <w:bottom w:val="none" w:sz="0" w:space="0" w:color="auto"/>
            <w:right w:val="none" w:sz="0" w:space="0" w:color="auto"/>
          </w:divBdr>
        </w:div>
        <w:div w:id="836310660">
          <w:marLeft w:val="640"/>
          <w:marRight w:val="0"/>
          <w:marTop w:val="0"/>
          <w:marBottom w:val="0"/>
          <w:divBdr>
            <w:top w:val="none" w:sz="0" w:space="0" w:color="auto"/>
            <w:left w:val="none" w:sz="0" w:space="0" w:color="auto"/>
            <w:bottom w:val="none" w:sz="0" w:space="0" w:color="auto"/>
            <w:right w:val="none" w:sz="0" w:space="0" w:color="auto"/>
          </w:divBdr>
        </w:div>
        <w:div w:id="889153929">
          <w:marLeft w:val="640"/>
          <w:marRight w:val="0"/>
          <w:marTop w:val="0"/>
          <w:marBottom w:val="0"/>
          <w:divBdr>
            <w:top w:val="none" w:sz="0" w:space="0" w:color="auto"/>
            <w:left w:val="none" w:sz="0" w:space="0" w:color="auto"/>
            <w:bottom w:val="none" w:sz="0" w:space="0" w:color="auto"/>
            <w:right w:val="none" w:sz="0" w:space="0" w:color="auto"/>
          </w:divBdr>
        </w:div>
        <w:div w:id="935938689">
          <w:marLeft w:val="640"/>
          <w:marRight w:val="0"/>
          <w:marTop w:val="0"/>
          <w:marBottom w:val="0"/>
          <w:divBdr>
            <w:top w:val="none" w:sz="0" w:space="0" w:color="auto"/>
            <w:left w:val="none" w:sz="0" w:space="0" w:color="auto"/>
            <w:bottom w:val="none" w:sz="0" w:space="0" w:color="auto"/>
            <w:right w:val="none" w:sz="0" w:space="0" w:color="auto"/>
          </w:divBdr>
        </w:div>
        <w:div w:id="1197040301">
          <w:marLeft w:val="640"/>
          <w:marRight w:val="0"/>
          <w:marTop w:val="0"/>
          <w:marBottom w:val="0"/>
          <w:divBdr>
            <w:top w:val="none" w:sz="0" w:space="0" w:color="auto"/>
            <w:left w:val="none" w:sz="0" w:space="0" w:color="auto"/>
            <w:bottom w:val="none" w:sz="0" w:space="0" w:color="auto"/>
            <w:right w:val="none" w:sz="0" w:space="0" w:color="auto"/>
          </w:divBdr>
        </w:div>
        <w:div w:id="1308702328">
          <w:marLeft w:val="640"/>
          <w:marRight w:val="0"/>
          <w:marTop w:val="0"/>
          <w:marBottom w:val="0"/>
          <w:divBdr>
            <w:top w:val="none" w:sz="0" w:space="0" w:color="auto"/>
            <w:left w:val="none" w:sz="0" w:space="0" w:color="auto"/>
            <w:bottom w:val="none" w:sz="0" w:space="0" w:color="auto"/>
            <w:right w:val="none" w:sz="0" w:space="0" w:color="auto"/>
          </w:divBdr>
        </w:div>
        <w:div w:id="1356074419">
          <w:marLeft w:val="640"/>
          <w:marRight w:val="0"/>
          <w:marTop w:val="0"/>
          <w:marBottom w:val="0"/>
          <w:divBdr>
            <w:top w:val="none" w:sz="0" w:space="0" w:color="auto"/>
            <w:left w:val="none" w:sz="0" w:space="0" w:color="auto"/>
            <w:bottom w:val="none" w:sz="0" w:space="0" w:color="auto"/>
            <w:right w:val="none" w:sz="0" w:space="0" w:color="auto"/>
          </w:divBdr>
        </w:div>
        <w:div w:id="1577741799">
          <w:marLeft w:val="640"/>
          <w:marRight w:val="0"/>
          <w:marTop w:val="0"/>
          <w:marBottom w:val="0"/>
          <w:divBdr>
            <w:top w:val="none" w:sz="0" w:space="0" w:color="auto"/>
            <w:left w:val="none" w:sz="0" w:space="0" w:color="auto"/>
            <w:bottom w:val="none" w:sz="0" w:space="0" w:color="auto"/>
            <w:right w:val="none" w:sz="0" w:space="0" w:color="auto"/>
          </w:divBdr>
        </w:div>
        <w:div w:id="1582327088">
          <w:marLeft w:val="640"/>
          <w:marRight w:val="0"/>
          <w:marTop w:val="0"/>
          <w:marBottom w:val="0"/>
          <w:divBdr>
            <w:top w:val="none" w:sz="0" w:space="0" w:color="auto"/>
            <w:left w:val="none" w:sz="0" w:space="0" w:color="auto"/>
            <w:bottom w:val="none" w:sz="0" w:space="0" w:color="auto"/>
            <w:right w:val="none" w:sz="0" w:space="0" w:color="auto"/>
          </w:divBdr>
        </w:div>
        <w:div w:id="1637565375">
          <w:marLeft w:val="640"/>
          <w:marRight w:val="0"/>
          <w:marTop w:val="0"/>
          <w:marBottom w:val="0"/>
          <w:divBdr>
            <w:top w:val="none" w:sz="0" w:space="0" w:color="auto"/>
            <w:left w:val="none" w:sz="0" w:space="0" w:color="auto"/>
            <w:bottom w:val="none" w:sz="0" w:space="0" w:color="auto"/>
            <w:right w:val="none" w:sz="0" w:space="0" w:color="auto"/>
          </w:divBdr>
        </w:div>
      </w:divsChild>
    </w:div>
    <w:div w:id="402878432">
      <w:bodyDiv w:val="1"/>
      <w:marLeft w:val="0"/>
      <w:marRight w:val="0"/>
      <w:marTop w:val="0"/>
      <w:marBottom w:val="0"/>
      <w:divBdr>
        <w:top w:val="none" w:sz="0" w:space="0" w:color="auto"/>
        <w:left w:val="none" w:sz="0" w:space="0" w:color="auto"/>
        <w:bottom w:val="none" w:sz="0" w:space="0" w:color="auto"/>
        <w:right w:val="none" w:sz="0" w:space="0" w:color="auto"/>
      </w:divBdr>
      <w:divsChild>
        <w:div w:id="4134385">
          <w:marLeft w:val="640"/>
          <w:marRight w:val="0"/>
          <w:marTop w:val="0"/>
          <w:marBottom w:val="0"/>
          <w:divBdr>
            <w:top w:val="none" w:sz="0" w:space="0" w:color="auto"/>
            <w:left w:val="none" w:sz="0" w:space="0" w:color="auto"/>
            <w:bottom w:val="none" w:sz="0" w:space="0" w:color="auto"/>
            <w:right w:val="none" w:sz="0" w:space="0" w:color="auto"/>
          </w:divBdr>
        </w:div>
        <w:div w:id="7685297">
          <w:marLeft w:val="640"/>
          <w:marRight w:val="0"/>
          <w:marTop w:val="0"/>
          <w:marBottom w:val="0"/>
          <w:divBdr>
            <w:top w:val="none" w:sz="0" w:space="0" w:color="auto"/>
            <w:left w:val="none" w:sz="0" w:space="0" w:color="auto"/>
            <w:bottom w:val="none" w:sz="0" w:space="0" w:color="auto"/>
            <w:right w:val="none" w:sz="0" w:space="0" w:color="auto"/>
          </w:divBdr>
        </w:div>
        <w:div w:id="8335697">
          <w:marLeft w:val="640"/>
          <w:marRight w:val="0"/>
          <w:marTop w:val="0"/>
          <w:marBottom w:val="0"/>
          <w:divBdr>
            <w:top w:val="none" w:sz="0" w:space="0" w:color="auto"/>
            <w:left w:val="none" w:sz="0" w:space="0" w:color="auto"/>
            <w:bottom w:val="none" w:sz="0" w:space="0" w:color="auto"/>
            <w:right w:val="none" w:sz="0" w:space="0" w:color="auto"/>
          </w:divBdr>
        </w:div>
        <w:div w:id="112754050">
          <w:marLeft w:val="640"/>
          <w:marRight w:val="0"/>
          <w:marTop w:val="0"/>
          <w:marBottom w:val="0"/>
          <w:divBdr>
            <w:top w:val="none" w:sz="0" w:space="0" w:color="auto"/>
            <w:left w:val="none" w:sz="0" w:space="0" w:color="auto"/>
            <w:bottom w:val="none" w:sz="0" w:space="0" w:color="auto"/>
            <w:right w:val="none" w:sz="0" w:space="0" w:color="auto"/>
          </w:divBdr>
        </w:div>
        <w:div w:id="240138758">
          <w:marLeft w:val="640"/>
          <w:marRight w:val="0"/>
          <w:marTop w:val="0"/>
          <w:marBottom w:val="0"/>
          <w:divBdr>
            <w:top w:val="none" w:sz="0" w:space="0" w:color="auto"/>
            <w:left w:val="none" w:sz="0" w:space="0" w:color="auto"/>
            <w:bottom w:val="none" w:sz="0" w:space="0" w:color="auto"/>
            <w:right w:val="none" w:sz="0" w:space="0" w:color="auto"/>
          </w:divBdr>
        </w:div>
        <w:div w:id="251865242">
          <w:marLeft w:val="640"/>
          <w:marRight w:val="0"/>
          <w:marTop w:val="0"/>
          <w:marBottom w:val="0"/>
          <w:divBdr>
            <w:top w:val="none" w:sz="0" w:space="0" w:color="auto"/>
            <w:left w:val="none" w:sz="0" w:space="0" w:color="auto"/>
            <w:bottom w:val="none" w:sz="0" w:space="0" w:color="auto"/>
            <w:right w:val="none" w:sz="0" w:space="0" w:color="auto"/>
          </w:divBdr>
        </w:div>
        <w:div w:id="468211645">
          <w:marLeft w:val="640"/>
          <w:marRight w:val="0"/>
          <w:marTop w:val="0"/>
          <w:marBottom w:val="0"/>
          <w:divBdr>
            <w:top w:val="none" w:sz="0" w:space="0" w:color="auto"/>
            <w:left w:val="none" w:sz="0" w:space="0" w:color="auto"/>
            <w:bottom w:val="none" w:sz="0" w:space="0" w:color="auto"/>
            <w:right w:val="none" w:sz="0" w:space="0" w:color="auto"/>
          </w:divBdr>
        </w:div>
        <w:div w:id="910851598">
          <w:marLeft w:val="640"/>
          <w:marRight w:val="0"/>
          <w:marTop w:val="0"/>
          <w:marBottom w:val="0"/>
          <w:divBdr>
            <w:top w:val="none" w:sz="0" w:space="0" w:color="auto"/>
            <w:left w:val="none" w:sz="0" w:space="0" w:color="auto"/>
            <w:bottom w:val="none" w:sz="0" w:space="0" w:color="auto"/>
            <w:right w:val="none" w:sz="0" w:space="0" w:color="auto"/>
          </w:divBdr>
        </w:div>
        <w:div w:id="1124889822">
          <w:marLeft w:val="640"/>
          <w:marRight w:val="0"/>
          <w:marTop w:val="0"/>
          <w:marBottom w:val="0"/>
          <w:divBdr>
            <w:top w:val="none" w:sz="0" w:space="0" w:color="auto"/>
            <w:left w:val="none" w:sz="0" w:space="0" w:color="auto"/>
            <w:bottom w:val="none" w:sz="0" w:space="0" w:color="auto"/>
            <w:right w:val="none" w:sz="0" w:space="0" w:color="auto"/>
          </w:divBdr>
        </w:div>
        <w:div w:id="1151020552">
          <w:marLeft w:val="640"/>
          <w:marRight w:val="0"/>
          <w:marTop w:val="0"/>
          <w:marBottom w:val="0"/>
          <w:divBdr>
            <w:top w:val="none" w:sz="0" w:space="0" w:color="auto"/>
            <w:left w:val="none" w:sz="0" w:space="0" w:color="auto"/>
            <w:bottom w:val="none" w:sz="0" w:space="0" w:color="auto"/>
            <w:right w:val="none" w:sz="0" w:space="0" w:color="auto"/>
          </w:divBdr>
        </w:div>
        <w:div w:id="1246040194">
          <w:marLeft w:val="640"/>
          <w:marRight w:val="0"/>
          <w:marTop w:val="0"/>
          <w:marBottom w:val="0"/>
          <w:divBdr>
            <w:top w:val="none" w:sz="0" w:space="0" w:color="auto"/>
            <w:left w:val="none" w:sz="0" w:space="0" w:color="auto"/>
            <w:bottom w:val="none" w:sz="0" w:space="0" w:color="auto"/>
            <w:right w:val="none" w:sz="0" w:space="0" w:color="auto"/>
          </w:divBdr>
        </w:div>
        <w:div w:id="1264730293">
          <w:marLeft w:val="640"/>
          <w:marRight w:val="0"/>
          <w:marTop w:val="0"/>
          <w:marBottom w:val="0"/>
          <w:divBdr>
            <w:top w:val="none" w:sz="0" w:space="0" w:color="auto"/>
            <w:left w:val="none" w:sz="0" w:space="0" w:color="auto"/>
            <w:bottom w:val="none" w:sz="0" w:space="0" w:color="auto"/>
            <w:right w:val="none" w:sz="0" w:space="0" w:color="auto"/>
          </w:divBdr>
        </w:div>
        <w:div w:id="1405685432">
          <w:marLeft w:val="640"/>
          <w:marRight w:val="0"/>
          <w:marTop w:val="0"/>
          <w:marBottom w:val="0"/>
          <w:divBdr>
            <w:top w:val="none" w:sz="0" w:space="0" w:color="auto"/>
            <w:left w:val="none" w:sz="0" w:space="0" w:color="auto"/>
            <w:bottom w:val="none" w:sz="0" w:space="0" w:color="auto"/>
            <w:right w:val="none" w:sz="0" w:space="0" w:color="auto"/>
          </w:divBdr>
        </w:div>
        <w:div w:id="1487360909">
          <w:marLeft w:val="640"/>
          <w:marRight w:val="0"/>
          <w:marTop w:val="0"/>
          <w:marBottom w:val="0"/>
          <w:divBdr>
            <w:top w:val="none" w:sz="0" w:space="0" w:color="auto"/>
            <w:left w:val="none" w:sz="0" w:space="0" w:color="auto"/>
            <w:bottom w:val="none" w:sz="0" w:space="0" w:color="auto"/>
            <w:right w:val="none" w:sz="0" w:space="0" w:color="auto"/>
          </w:divBdr>
        </w:div>
        <w:div w:id="1572960143">
          <w:marLeft w:val="640"/>
          <w:marRight w:val="0"/>
          <w:marTop w:val="0"/>
          <w:marBottom w:val="0"/>
          <w:divBdr>
            <w:top w:val="none" w:sz="0" w:space="0" w:color="auto"/>
            <w:left w:val="none" w:sz="0" w:space="0" w:color="auto"/>
            <w:bottom w:val="none" w:sz="0" w:space="0" w:color="auto"/>
            <w:right w:val="none" w:sz="0" w:space="0" w:color="auto"/>
          </w:divBdr>
        </w:div>
        <w:div w:id="1877308994">
          <w:marLeft w:val="640"/>
          <w:marRight w:val="0"/>
          <w:marTop w:val="0"/>
          <w:marBottom w:val="0"/>
          <w:divBdr>
            <w:top w:val="none" w:sz="0" w:space="0" w:color="auto"/>
            <w:left w:val="none" w:sz="0" w:space="0" w:color="auto"/>
            <w:bottom w:val="none" w:sz="0" w:space="0" w:color="auto"/>
            <w:right w:val="none" w:sz="0" w:space="0" w:color="auto"/>
          </w:divBdr>
        </w:div>
        <w:div w:id="1892108523">
          <w:marLeft w:val="640"/>
          <w:marRight w:val="0"/>
          <w:marTop w:val="0"/>
          <w:marBottom w:val="0"/>
          <w:divBdr>
            <w:top w:val="none" w:sz="0" w:space="0" w:color="auto"/>
            <w:left w:val="none" w:sz="0" w:space="0" w:color="auto"/>
            <w:bottom w:val="none" w:sz="0" w:space="0" w:color="auto"/>
            <w:right w:val="none" w:sz="0" w:space="0" w:color="auto"/>
          </w:divBdr>
        </w:div>
        <w:div w:id="1926260268">
          <w:marLeft w:val="640"/>
          <w:marRight w:val="0"/>
          <w:marTop w:val="0"/>
          <w:marBottom w:val="0"/>
          <w:divBdr>
            <w:top w:val="none" w:sz="0" w:space="0" w:color="auto"/>
            <w:left w:val="none" w:sz="0" w:space="0" w:color="auto"/>
            <w:bottom w:val="none" w:sz="0" w:space="0" w:color="auto"/>
            <w:right w:val="none" w:sz="0" w:space="0" w:color="auto"/>
          </w:divBdr>
        </w:div>
        <w:div w:id="2089500599">
          <w:marLeft w:val="640"/>
          <w:marRight w:val="0"/>
          <w:marTop w:val="0"/>
          <w:marBottom w:val="0"/>
          <w:divBdr>
            <w:top w:val="none" w:sz="0" w:space="0" w:color="auto"/>
            <w:left w:val="none" w:sz="0" w:space="0" w:color="auto"/>
            <w:bottom w:val="none" w:sz="0" w:space="0" w:color="auto"/>
            <w:right w:val="none" w:sz="0" w:space="0" w:color="auto"/>
          </w:divBdr>
        </w:div>
      </w:divsChild>
    </w:div>
    <w:div w:id="404765960">
      <w:bodyDiv w:val="1"/>
      <w:marLeft w:val="0"/>
      <w:marRight w:val="0"/>
      <w:marTop w:val="0"/>
      <w:marBottom w:val="0"/>
      <w:divBdr>
        <w:top w:val="none" w:sz="0" w:space="0" w:color="auto"/>
        <w:left w:val="none" w:sz="0" w:space="0" w:color="auto"/>
        <w:bottom w:val="none" w:sz="0" w:space="0" w:color="auto"/>
        <w:right w:val="none" w:sz="0" w:space="0" w:color="auto"/>
      </w:divBdr>
    </w:div>
    <w:div w:id="405223648">
      <w:bodyDiv w:val="1"/>
      <w:marLeft w:val="0"/>
      <w:marRight w:val="0"/>
      <w:marTop w:val="0"/>
      <w:marBottom w:val="0"/>
      <w:divBdr>
        <w:top w:val="none" w:sz="0" w:space="0" w:color="auto"/>
        <w:left w:val="none" w:sz="0" w:space="0" w:color="auto"/>
        <w:bottom w:val="none" w:sz="0" w:space="0" w:color="auto"/>
        <w:right w:val="none" w:sz="0" w:space="0" w:color="auto"/>
      </w:divBdr>
    </w:div>
    <w:div w:id="408188610">
      <w:bodyDiv w:val="1"/>
      <w:marLeft w:val="0"/>
      <w:marRight w:val="0"/>
      <w:marTop w:val="0"/>
      <w:marBottom w:val="0"/>
      <w:divBdr>
        <w:top w:val="none" w:sz="0" w:space="0" w:color="auto"/>
        <w:left w:val="none" w:sz="0" w:space="0" w:color="auto"/>
        <w:bottom w:val="none" w:sz="0" w:space="0" w:color="auto"/>
        <w:right w:val="none" w:sz="0" w:space="0" w:color="auto"/>
      </w:divBdr>
      <w:divsChild>
        <w:div w:id="140273984">
          <w:marLeft w:val="640"/>
          <w:marRight w:val="0"/>
          <w:marTop w:val="0"/>
          <w:marBottom w:val="0"/>
          <w:divBdr>
            <w:top w:val="none" w:sz="0" w:space="0" w:color="auto"/>
            <w:left w:val="none" w:sz="0" w:space="0" w:color="auto"/>
            <w:bottom w:val="none" w:sz="0" w:space="0" w:color="auto"/>
            <w:right w:val="none" w:sz="0" w:space="0" w:color="auto"/>
          </w:divBdr>
        </w:div>
        <w:div w:id="375663192">
          <w:marLeft w:val="640"/>
          <w:marRight w:val="0"/>
          <w:marTop w:val="0"/>
          <w:marBottom w:val="0"/>
          <w:divBdr>
            <w:top w:val="none" w:sz="0" w:space="0" w:color="auto"/>
            <w:left w:val="none" w:sz="0" w:space="0" w:color="auto"/>
            <w:bottom w:val="none" w:sz="0" w:space="0" w:color="auto"/>
            <w:right w:val="none" w:sz="0" w:space="0" w:color="auto"/>
          </w:divBdr>
        </w:div>
        <w:div w:id="444888585">
          <w:marLeft w:val="640"/>
          <w:marRight w:val="0"/>
          <w:marTop w:val="0"/>
          <w:marBottom w:val="0"/>
          <w:divBdr>
            <w:top w:val="none" w:sz="0" w:space="0" w:color="auto"/>
            <w:left w:val="none" w:sz="0" w:space="0" w:color="auto"/>
            <w:bottom w:val="none" w:sz="0" w:space="0" w:color="auto"/>
            <w:right w:val="none" w:sz="0" w:space="0" w:color="auto"/>
          </w:divBdr>
        </w:div>
        <w:div w:id="503251373">
          <w:marLeft w:val="640"/>
          <w:marRight w:val="0"/>
          <w:marTop w:val="0"/>
          <w:marBottom w:val="0"/>
          <w:divBdr>
            <w:top w:val="none" w:sz="0" w:space="0" w:color="auto"/>
            <w:left w:val="none" w:sz="0" w:space="0" w:color="auto"/>
            <w:bottom w:val="none" w:sz="0" w:space="0" w:color="auto"/>
            <w:right w:val="none" w:sz="0" w:space="0" w:color="auto"/>
          </w:divBdr>
        </w:div>
        <w:div w:id="545263051">
          <w:marLeft w:val="640"/>
          <w:marRight w:val="0"/>
          <w:marTop w:val="0"/>
          <w:marBottom w:val="0"/>
          <w:divBdr>
            <w:top w:val="none" w:sz="0" w:space="0" w:color="auto"/>
            <w:left w:val="none" w:sz="0" w:space="0" w:color="auto"/>
            <w:bottom w:val="none" w:sz="0" w:space="0" w:color="auto"/>
            <w:right w:val="none" w:sz="0" w:space="0" w:color="auto"/>
          </w:divBdr>
        </w:div>
        <w:div w:id="803348885">
          <w:marLeft w:val="640"/>
          <w:marRight w:val="0"/>
          <w:marTop w:val="0"/>
          <w:marBottom w:val="0"/>
          <w:divBdr>
            <w:top w:val="none" w:sz="0" w:space="0" w:color="auto"/>
            <w:left w:val="none" w:sz="0" w:space="0" w:color="auto"/>
            <w:bottom w:val="none" w:sz="0" w:space="0" w:color="auto"/>
            <w:right w:val="none" w:sz="0" w:space="0" w:color="auto"/>
          </w:divBdr>
        </w:div>
        <w:div w:id="999118316">
          <w:marLeft w:val="640"/>
          <w:marRight w:val="0"/>
          <w:marTop w:val="0"/>
          <w:marBottom w:val="0"/>
          <w:divBdr>
            <w:top w:val="none" w:sz="0" w:space="0" w:color="auto"/>
            <w:left w:val="none" w:sz="0" w:space="0" w:color="auto"/>
            <w:bottom w:val="none" w:sz="0" w:space="0" w:color="auto"/>
            <w:right w:val="none" w:sz="0" w:space="0" w:color="auto"/>
          </w:divBdr>
        </w:div>
        <w:div w:id="1015614265">
          <w:marLeft w:val="640"/>
          <w:marRight w:val="0"/>
          <w:marTop w:val="0"/>
          <w:marBottom w:val="0"/>
          <w:divBdr>
            <w:top w:val="none" w:sz="0" w:space="0" w:color="auto"/>
            <w:left w:val="none" w:sz="0" w:space="0" w:color="auto"/>
            <w:bottom w:val="none" w:sz="0" w:space="0" w:color="auto"/>
            <w:right w:val="none" w:sz="0" w:space="0" w:color="auto"/>
          </w:divBdr>
        </w:div>
        <w:div w:id="1178621001">
          <w:marLeft w:val="640"/>
          <w:marRight w:val="0"/>
          <w:marTop w:val="0"/>
          <w:marBottom w:val="0"/>
          <w:divBdr>
            <w:top w:val="none" w:sz="0" w:space="0" w:color="auto"/>
            <w:left w:val="none" w:sz="0" w:space="0" w:color="auto"/>
            <w:bottom w:val="none" w:sz="0" w:space="0" w:color="auto"/>
            <w:right w:val="none" w:sz="0" w:space="0" w:color="auto"/>
          </w:divBdr>
        </w:div>
        <w:div w:id="1272009696">
          <w:marLeft w:val="640"/>
          <w:marRight w:val="0"/>
          <w:marTop w:val="0"/>
          <w:marBottom w:val="0"/>
          <w:divBdr>
            <w:top w:val="none" w:sz="0" w:space="0" w:color="auto"/>
            <w:left w:val="none" w:sz="0" w:space="0" w:color="auto"/>
            <w:bottom w:val="none" w:sz="0" w:space="0" w:color="auto"/>
            <w:right w:val="none" w:sz="0" w:space="0" w:color="auto"/>
          </w:divBdr>
        </w:div>
        <w:div w:id="1285967895">
          <w:marLeft w:val="640"/>
          <w:marRight w:val="0"/>
          <w:marTop w:val="0"/>
          <w:marBottom w:val="0"/>
          <w:divBdr>
            <w:top w:val="none" w:sz="0" w:space="0" w:color="auto"/>
            <w:left w:val="none" w:sz="0" w:space="0" w:color="auto"/>
            <w:bottom w:val="none" w:sz="0" w:space="0" w:color="auto"/>
            <w:right w:val="none" w:sz="0" w:space="0" w:color="auto"/>
          </w:divBdr>
        </w:div>
        <w:div w:id="1355183638">
          <w:marLeft w:val="640"/>
          <w:marRight w:val="0"/>
          <w:marTop w:val="0"/>
          <w:marBottom w:val="0"/>
          <w:divBdr>
            <w:top w:val="none" w:sz="0" w:space="0" w:color="auto"/>
            <w:left w:val="none" w:sz="0" w:space="0" w:color="auto"/>
            <w:bottom w:val="none" w:sz="0" w:space="0" w:color="auto"/>
            <w:right w:val="none" w:sz="0" w:space="0" w:color="auto"/>
          </w:divBdr>
        </w:div>
        <w:div w:id="1502548474">
          <w:marLeft w:val="640"/>
          <w:marRight w:val="0"/>
          <w:marTop w:val="0"/>
          <w:marBottom w:val="0"/>
          <w:divBdr>
            <w:top w:val="none" w:sz="0" w:space="0" w:color="auto"/>
            <w:left w:val="none" w:sz="0" w:space="0" w:color="auto"/>
            <w:bottom w:val="none" w:sz="0" w:space="0" w:color="auto"/>
            <w:right w:val="none" w:sz="0" w:space="0" w:color="auto"/>
          </w:divBdr>
        </w:div>
        <w:div w:id="1517886691">
          <w:marLeft w:val="640"/>
          <w:marRight w:val="0"/>
          <w:marTop w:val="0"/>
          <w:marBottom w:val="0"/>
          <w:divBdr>
            <w:top w:val="none" w:sz="0" w:space="0" w:color="auto"/>
            <w:left w:val="none" w:sz="0" w:space="0" w:color="auto"/>
            <w:bottom w:val="none" w:sz="0" w:space="0" w:color="auto"/>
            <w:right w:val="none" w:sz="0" w:space="0" w:color="auto"/>
          </w:divBdr>
        </w:div>
        <w:div w:id="1519008431">
          <w:marLeft w:val="640"/>
          <w:marRight w:val="0"/>
          <w:marTop w:val="0"/>
          <w:marBottom w:val="0"/>
          <w:divBdr>
            <w:top w:val="none" w:sz="0" w:space="0" w:color="auto"/>
            <w:left w:val="none" w:sz="0" w:space="0" w:color="auto"/>
            <w:bottom w:val="none" w:sz="0" w:space="0" w:color="auto"/>
            <w:right w:val="none" w:sz="0" w:space="0" w:color="auto"/>
          </w:divBdr>
        </w:div>
        <w:div w:id="1704088653">
          <w:marLeft w:val="640"/>
          <w:marRight w:val="0"/>
          <w:marTop w:val="0"/>
          <w:marBottom w:val="0"/>
          <w:divBdr>
            <w:top w:val="none" w:sz="0" w:space="0" w:color="auto"/>
            <w:left w:val="none" w:sz="0" w:space="0" w:color="auto"/>
            <w:bottom w:val="none" w:sz="0" w:space="0" w:color="auto"/>
            <w:right w:val="none" w:sz="0" w:space="0" w:color="auto"/>
          </w:divBdr>
        </w:div>
        <w:div w:id="1955556838">
          <w:marLeft w:val="640"/>
          <w:marRight w:val="0"/>
          <w:marTop w:val="0"/>
          <w:marBottom w:val="0"/>
          <w:divBdr>
            <w:top w:val="none" w:sz="0" w:space="0" w:color="auto"/>
            <w:left w:val="none" w:sz="0" w:space="0" w:color="auto"/>
            <w:bottom w:val="none" w:sz="0" w:space="0" w:color="auto"/>
            <w:right w:val="none" w:sz="0" w:space="0" w:color="auto"/>
          </w:divBdr>
        </w:div>
        <w:div w:id="2136025363">
          <w:marLeft w:val="640"/>
          <w:marRight w:val="0"/>
          <w:marTop w:val="0"/>
          <w:marBottom w:val="0"/>
          <w:divBdr>
            <w:top w:val="none" w:sz="0" w:space="0" w:color="auto"/>
            <w:left w:val="none" w:sz="0" w:space="0" w:color="auto"/>
            <w:bottom w:val="none" w:sz="0" w:space="0" w:color="auto"/>
            <w:right w:val="none" w:sz="0" w:space="0" w:color="auto"/>
          </w:divBdr>
        </w:div>
        <w:div w:id="2143765395">
          <w:marLeft w:val="640"/>
          <w:marRight w:val="0"/>
          <w:marTop w:val="0"/>
          <w:marBottom w:val="0"/>
          <w:divBdr>
            <w:top w:val="none" w:sz="0" w:space="0" w:color="auto"/>
            <w:left w:val="none" w:sz="0" w:space="0" w:color="auto"/>
            <w:bottom w:val="none" w:sz="0" w:space="0" w:color="auto"/>
            <w:right w:val="none" w:sz="0" w:space="0" w:color="auto"/>
          </w:divBdr>
        </w:div>
      </w:divsChild>
    </w:div>
    <w:div w:id="408582775">
      <w:bodyDiv w:val="1"/>
      <w:marLeft w:val="0"/>
      <w:marRight w:val="0"/>
      <w:marTop w:val="0"/>
      <w:marBottom w:val="0"/>
      <w:divBdr>
        <w:top w:val="none" w:sz="0" w:space="0" w:color="auto"/>
        <w:left w:val="none" w:sz="0" w:space="0" w:color="auto"/>
        <w:bottom w:val="none" w:sz="0" w:space="0" w:color="auto"/>
        <w:right w:val="none" w:sz="0" w:space="0" w:color="auto"/>
      </w:divBdr>
      <w:divsChild>
        <w:div w:id="113985217">
          <w:marLeft w:val="640"/>
          <w:marRight w:val="0"/>
          <w:marTop w:val="0"/>
          <w:marBottom w:val="0"/>
          <w:divBdr>
            <w:top w:val="none" w:sz="0" w:space="0" w:color="auto"/>
            <w:left w:val="none" w:sz="0" w:space="0" w:color="auto"/>
            <w:bottom w:val="none" w:sz="0" w:space="0" w:color="auto"/>
            <w:right w:val="none" w:sz="0" w:space="0" w:color="auto"/>
          </w:divBdr>
        </w:div>
        <w:div w:id="188573417">
          <w:marLeft w:val="640"/>
          <w:marRight w:val="0"/>
          <w:marTop w:val="0"/>
          <w:marBottom w:val="0"/>
          <w:divBdr>
            <w:top w:val="none" w:sz="0" w:space="0" w:color="auto"/>
            <w:left w:val="none" w:sz="0" w:space="0" w:color="auto"/>
            <w:bottom w:val="none" w:sz="0" w:space="0" w:color="auto"/>
            <w:right w:val="none" w:sz="0" w:space="0" w:color="auto"/>
          </w:divBdr>
        </w:div>
        <w:div w:id="334113002">
          <w:marLeft w:val="640"/>
          <w:marRight w:val="0"/>
          <w:marTop w:val="0"/>
          <w:marBottom w:val="0"/>
          <w:divBdr>
            <w:top w:val="none" w:sz="0" w:space="0" w:color="auto"/>
            <w:left w:val="none" w:sz="0" w:space="0" w:color="auto"/>
            <w:bottom w:val="none" w:sz="0" w:space="0" w:color="auto"/>
            <w:right w:val="none" w:sz="0" w:space="0" w:color="auto"/>
          </w:divBdr>
        </w:div>
        <w:div w:id="452019852">
          <w:marLeft w:val="640"/>
          <w:marRight w:val="0"/>
          <w:marTop w:val="0"/>
          <w:marBottom w:val="0"/>
          <w:divBdr>
            <w:top w:val="none" w:sz="0" w:space="0" w:color="auto"/>
            <w:left w:val="none" w:sz="0" w:space="0" w:color="auto"/>
            <w:bottom w:val="none" w:sz="0" w:space="0" w:color="auto"/>
            <w:right w:val="none" w:sz="0" w:space="0" w:color="auto"/>
          </w:divBdr>
        </w:div>
        <w:div w:id="485973080">
          <w:marLeft w:val="640"/>
          <w:marRight w:val="0"/>
          <w:marTop w:val="0"/>
          <w:marBottom w:val="0"/>
          <w:divBdr>
            <w:top w:val="none" w:sz="0" w:space="0" w:color="auto"/>
            <w:left w:val="none" w:sz="0" w:space="0" w:color="auto"/>
            <w:bottom w:val="none" w:sz="0" w:space="0" w:color="auto"/>
            <w:right w:val="none" w:sz="0" w:space="0" w:color="auto"/>
          </w:divBdr>
        </w:div>
        <w:div w:id="507014870">
          <w:marLeft w:val="640"/>
          <w:marRight w:val="0"/>
          <w:marTop w:val="0"/>
          <w:marBottom w:val="0"/>
          <w:divBdr>
            <w:top w:val="none" w:sz="0" w:space="0" w:color="auto"/>
            <w:left w:val="none" w:sz="0" w:space="0" w:color="auto"/>
            <w:bottom w:val="none" w:sz="0" w:space="0" w:color="auto"/>
            <w:right w:val="none" w:sz="0" w:space="0" w:color="auto"/>
          </w:divBdr>
        </w:div>
        <w:div w:id="638805745">
          <w:marLeft w:val="640"/>
          <w:marRight w:val="0"/>
          <w:marTop w:val="0"/>
          <w:marBottom w:val="0"/>
          <w:divBdr>
            <w:top w:val="none" w:sz="0" w:space="0" w:color="auto"/>
            <w:left w:val="none" w:sz="0" w:space="0" w:color="auto"/>
            <w:bottom w:val="none" w:sz="0" w:space="0" w:color="auto"/>
            <w:right w:val="none" w:sz="0" w:space="0" w:color="auto"/>
          </w:divBdr>
        </w:div>
        <w:div w:id="767845844">
          <w:marLeft w:val="640"/>
          <w:marRight w:val="0"/>
          <w:marTop w:val="0"/>
          <w:marBottom w:val="0"/>
          <w:divBdr>
            <w:top w:val="none" w:sz="0" w:space="0" w:color="auto"/>
            <w:left w:val="none" w:sz="0" w:space="0" w:color="auto"/>
            <w:bottom w:val="none" w:sz="0" w:space="0" w:color="auto"/>
            <w:right w:val="none" w:sz="0" w:space="0" w:color="auto"/>
          </w:divBdr>
        </w:div>
        <w:div w:id="910237264">
          <w:marLeft w:val="640"/>
          <w:marRight w:val="0"/>
          <w:marTop w:val="0"/>
          <w:marBottom w:val="0"/>
          <w:divBdr>
            <w:top w:val="none" w:sz="0" w:space="0" w:color="auto"/>
            <w:left w:val="none" w:sz="0" w:space="0" w:color="auto"/>
            <w:bottom w:val="none" w:sz="0" w:space="0" w:color="auto"/>
            <w:right w:val="none" w:sz="0" w:space="0" w:color="auto"/>
          </w:divBdr>
        </w:div>
        <w:div w:id="950042532">
          <w:marLeft w:val="640"/>
          <w:marRight w:val="0"/>
          <w:marTop w:val="0"/>
          <w:marBottom w:val="0"/>
          <w:divBdr>
            <w:top w:val="none" w:sz="0" w:space="0" w:color="auto"/>
            <w:left w:val="none" w:sz="0" w:space="0" w:color="auto"/>
            <w:bottom w:val="none" w:sz="0" w:space="0" w:color="auto"/>
            <w:right w:val="none" w:sz="0" w:space="0" w:color="auto"/>
          </w:divBdr>
        </w:div>
        <w:div w:id="1048265333">
          <w:marLeft w:val="640"/>
          <w:marRight w:val="0"/>
          <w:marTop w:val="0"/>
          <w:marBottom w:val="0"/>
          <w:divBdr>
            <w:top w:val="none" w:sz="0" w:space="0" w:color="auto"/>
            <w:left w:val="none" w:sz="0" w:space="0" w:color="auto"/>
            <w:bottom w:val="none" w:sz="0" w:space="0" w:color="auto"/>
            <w:right w:val="none" w:sz="0" w:space="0" w:color="auto"/>
          </w:divBdr>
        </w:div>
        <w:div w:id="1133719353">
          <w:marLeft w:val="640"/>
          <w:marRight w:val="0"/>
          <w:marTop w:val="0"/>
          <w:marBottom w:val="0"/>
          <w:divBdr>
            <w:top w:val="none" w:sz="0" w:space="0" w:color="auto"/>
            <w:left w:val="none" w:sz="0" w:space="0" w:color="auto"/>
            <w:bottom w:val="none" w:sz="0" w:space="0" w:color="auto"/>
            <w:right w:val="none" w:sz="0" w:space="0" w:color="auto"/>
          </w:divBdr>
        </w:div>
        <w:div w:id="1156532949">
          <w:marLeft w:val="640"/>
          <w:marRight w:val="0"/>
          <w:marTop w:val="0"/>
          <w:marBottom w:val="0"/>
          <w:divBdr>
            <w:top w:val="none" w:sz="0" w:space="0" w:color="auto"/>
            <w:left w:val="none" w:sz="0" w:space="0" w:color="auto"/>
            <w:bottom w:val="none" w:sz="0" w:space="0" w:color="auto"/>
            <w:right w:val="none" w:sz="0" w:space="0" w:color="auto"/>
          </w:divBdr>
        </w:div>
        <w:div w:id="1197347610">
          <w:marLeft w:val="640"/>
          <w:marRight w:val="0"/>
          <w:marTop w:val="0"/>
          <w:marBottom w:val="0"/>
          <w:divBdr>
            <w:top w:val="none" w:sz="0" w:space="0" w:color="auto"/>
            <w:left w:val="none" w:sz="0" w:space="0" w:color="auto"/>
            <w:bottom w:val="none" w:sz="0" w:space="0" w:color="auto"/>
            <w:right w:val="none" w:sz="0" w:space="0" w:color="auto"/>
          </w:divBdr>
        </w:div>
        <w:div w:id="1212500077">
          <w:marLeft w:val="640"/>
          <w:marRight w:val="0"/>
          <w:marTop w:val="0"/>
          <w:marBottom w:val="0"/>
          <w:divBdr>
            <w:top w:val="none" w:sz="0" w:space="0" w:color="auto"/>
            <w:left w:val="none" w:sz="0" w:space="0" w:color="auto"/>
            <w:bottom w:val="none" w:sz="0" w:space="0" w:color="auto"/>
            <w:right w:val="none" w:sz="0" w:space="0" w:color="auto"/>
          </w:divBdr>
        </w:div>
        <w:div w:id="1330593645">
          <w:marLeft w:val="640"/>
          <w:marRight w:val="0"/>
          <w:marTop w:val="0"/>
          <w:marBottom w:val="0"/>
          <w:divBdr>
            <w:top w:val="none" w:sz="0" w:space="0" w:color="auto"/>
            <w:left w:val="none" w:sz="0" w:space="0" w:color="auto"/>
            <w:bottom w:val="none" w:sz="0" w:space="0" w:color="auto"/>
            <w:right w:val="none" w:sz="0" w:space="0" w:color="auto"/>
          </w:divBdr>
        </w:div>
        <w:div w:id="1441611475">
          <w:marLeft w:val="640"/>
          <w:marRight w:val="0"/>
          <w:marTop w:val="0"/>
          <w:marBottom w:val="0"/>
          <w:divBdr>
            <w:top w:val="none" w:sz="0" w:space="0" w:color="auto"/>
            <w:left w:val="none" w:sz="0" w:space="0" w:color="auto"/>
            <w:bottom w:val="none" w:sz="0" w:space="0" w:color="auto"/>
            <w:right w:val="none" w:sz="0" w:space="0" w:color="auto"/>
          </w:divBdr>
        </w:div>
        <w:div w:id="1487042528">
          <w:marLeft w:val="640"/>
          <w:marRight w:val="0"/>
          <w:marTop w:val="0"/>
          <w:marBottom w:val="0"/>
          <w:divBdr>
            <w:top w:val="none" w:sz="0" w:space="0" w:color="auto"/>
            <w:left w:val="none" w:sz="0" w:space="0" w:color="auto"/>
            <w:bottom w:val="none" w:sz="0" w:space="0" w:color="auto"/>
            <w:right w:val="none" w:sz="0" w:space="0" w:color="auto"/>
          </w:divBdr>
        </w:div>
        <w:div w:id="1649168343">
          <w:marLeft w:val="640"/>
          <w:marRight w:val="0"/>
          <w:marTop w:val="0"/>
          <w:marBottom w:val="0"/>
          <w:divBdr>
            <w:top w:val="none" w:sz="0" w:space="0" w:color="auto"/>
            <w:left w:val="none" w:sz="0" w:space="0" w:color="auto"/>
            <w:bottom w:val="none" w:sz="0" w:space="0" w:color="auto"/>
            <w:right w:val="none" w:sz="0" w:space="0" w:color="auto"/>
          </w:divBdr>
        </w:div>
        <w:div w:id="1721511150">
          <w:marLeft w:val="640"/>
          <w:marRight w:val="0"/>
          <w:marTop w:val="0"/>
          <w:marBottom w:val="0"/>
          <w:divBdr>
            <w:top w:val="none" w:sz="0" w:space="0" w:color="auto"/>
            <w:left w:val="none" w:sz="0" w:space="0" w:color="auto"/>
            <w:bottom w:val="none" w:sz="0" w:space="0" w:color="auto"/>
            <w:right w:val="none" w:sz="0" w:space="0" w:color="auto"/>
          </w:divBdr>
        </w:div>
        <w:div w:id="1744403686">
          <w:marLeft w:val="640"/>
          <w:marRight w:val="0"/>
          <w:marTop w:val="0"/>
          <w:marBottom w:val="0"/>
          <w:divBdr>
            <w:top w:val="none" w:sz="0" w:space="0" w:color="auto"/>
            <w:left w:val="none" w:sz="0" w:space="0" w:color="auto"/>
            <w:bottom w:val="none" w:sz="0" w:space="0" w:color="auto"/>
            <w:right w:val="none" w:sz="0" w:space="0" w:color="auto"/>
          </w:divBdr>
        </w:div>
        <w:div w:id="1780292114">
          <w:marLeft w:val="640"/>
          <w:marRight w:val="0"/>
          <w:marTop w:val="0"/>
          <w:marBottom w:val="0"/>
          <w:divBdr>
            <w:top w:val="none" w:sz="0" w:space="0" w:color="auto"/>
            <w:left w:val="none" w:sz="0" w:space="0" w:color="auto"/>
            <w:bottom w:val="none" w:sz="0" w:space="0" w:color="auto"/>
            <w:right w:val="none" w:sz="0" w:space="0" w:color="auto"/>
          </w:divBdr>
        </w:div>
        <w:div w:id="1808742162">
          <w:marLeft w:val="640"/>
          <w:marRight w:val="0"/>
          <w:marTop w:val="0"/>
          <w:marBottom w:val="0"/>
          <w:divBdr>
            <w:top w:val="none" w:sz="0" w:space="0" w:color="auto"/>
            <w:left w:val="none" w:sz="0" w:space="0" w:color="auto"/>
            <w:bottom w:val="none" w:sz="0" w:space="0" w:color="auto"/>
            <w:right w:val="none" w:sz="0" w:space="0" w:color="auto"/>
          </w:divBdr>
        </w:div>
        <w:div w:id="1827352346">
          <w:marLeft w:val="640"/>
          <w:marRight w:val="0"/>
          <w:marTop w:val="0"/>
          <w:marBottom w:val="0"/>
          <w:divBdr>
            <w:top w:val="none" w:sz="0" w:space="0" w:color="auto"/>
            <w:left w:val="none" w:sz="0" w:space="0" w:color="auto"/>
            <w:bottom w:val="none" w:sz="0" w:space="0" w:color="auto"/>
            <w:right w:val="none" w:sz="0" w:space="0" w:color="auto"/>
          </w:divBdr>
        </w:div>
        <w:div w:id="1858763846">
          <w:marLeft w:val="640"/>
          <w:marRight w:val="0"/>
          <w:marTop w:val="0"/>
          <w:marBottom w:val="0"/>
          <w:divBdr>
            <w:top w:val="none" w:sz="0" w:space="0" w:color="auto"/>
            <w:left w:val="none" w:sz="0" w:space="0" w:color="auto"/>
            <w:bottom w:val="none" w:sz="0" w:space="0" w:color="auto"/>
            <w:right w:val="none" w:sz="0" w:space="0" w:color="auto"/>
          </w:divBdr>
        </w:div>
        <w:div w:id="1913731803">
          <w:marLeft w:val="640"/>
          <w:marRight w:val="0"/>
          <w:marTop w:val="0"/>
          <w:marBottom w:val="0"/>
          <w:divBdr>
            <w:top w:val="none" w:sz="0" w:space="0" w:color="auto"/>
            <w:left w:val="none" w:sz="0" w:space="0" w:color="auto"/>
            <w:bottom w:val="none" w:sz="0" w:space="0" w:color="auto"/>
            <w:right w:val="none" w:sz="0" w:space="0" w:color="auto"/>
          </w:divBdr>
        </w:div>
        <w:div w:id="1968971851">
          <w:marLeft w:val="640"/>
          <w:marRight w:val="0"/>
          <w:marTop w:val="0"/>
          <w:marBottom w:val="0"/>
          <w:divBdr>
            <w:top w:val="none" w:sz="0" w:space="0" w:color="auto"/>
            <w:left w:val="none" w:sz="0" w:space="0" w:color="auto"/>
            <w:bottom w:val="none" w:sz="0" w:space="0" w:color="auto"/>
            <w:right w:val="none" w:sz="0" w:space="0" w:color="auto"/>
          </w:divBdr>
        </w:div>
        <w:div w:id="1988196526">
          <w:marLeft w:val="640"/>
          <w:marRight w:val="0"/>
          <w:marTop w:val="0"/>
          <w:marBottom w:val="0"/>
          <w:divBdr>
            <w:top w:val="none" w:sz="0" w:space="0" w:color="auto"/>
            <w:left w:val="none" w:sz="0" w:space="0" w:color="auto"/>
            <w:bottom w:val="none" w:sz="0" w:space="0" w:color="auto"/>
            <w:right w:val="none" w:sz="0" w:space="0" w:color="auto"/>
          </w:divBdr>
        </w:div>
        <w:div w:id="1999183928">
          <w:marLeft w:val="640"/>
          <w:marRight w:val="0"/>
          <w:marTop w:val="0"/>
          <w:marBottom w:val="0"/>
          <w:divBdr>
            <w:top w:val="none" w:sz="0" w:space="0" w:color="auto"/>
            <w:left w:val="none" w:sz="0" w:space="0" w:color="auto"/>
            <w:bottom w:val="none" w:sz="0" w:space="0" w:color="auto"/>
            <w:right w:val="none" w:sz="0" w:space="0" w:color="auto"/>
          </w:divBdr>
        </w:div>
        <w:div w:id="2004774981">
          <w:marLeft w:val="640"/>
          <w:marRight w:val="0"/>
          <w:marTop w:val="0"/>
          <w:marBottom w:val="0"/>
          <w:divBdr>
            <w:top w:val="none" w:sz="0" w:space="0" w:color="auto"/>
            <w:left w:val="none" w:sz="0" w:space="0" w:color="auto"/>
            <w:bottom w:val="none" w:sz="0" w:space="0" w:color="auto"/>
            <w:right w:val="none" w:sz="0" w:space="0" w:color="auto"/>
          </w:divBdr>
        </w:div>
      </w:divsChild>
    </w:div>
    <w:div w:id="413673836">
      <w:bodyDiv w:val="1"/>
      <w:marLeft w:val="0"/>
      <w:marRight w:val="0"/>
      <w:marTop w:val="0"/>
      <w:marBottom w:val="0"/>
      <w:divBdr>
        <w:top w:val="none" w:sz="0" w:space="0" w:color="auto"/>
        <w:left w:val="none" w:sz="0" w:space="0" w:color="auto"/>
        <w:bottom w:val="none" w:sz="0" w:space="0" w:color="auto"/>
        <w:right w:val="none" w:sz="0" w:space="0" w:color="auto"/>
      </w:divBdr>
      <w:divsChild>
        <w:div w:id="51008959">
          <w:marLeft w:val="480"/>
          <w:marRight w:val="0"/>
          <w:marTop w:val="0"/>
          <w:marBottom w:val="0"/>
          <w:divBdr>
            <w:top w:val="none" w:sz="0" w:space="0" w:color="auto"/>
            <w:left w:val="none" w:sz="0" w:space="0" w:color="auto"/>
            <w:bottom w:val="none" w:sz="0" w:space="0" w:color="auto"/>
            <w:right w:val="none" w:sz="0" w:space="0" w:color="auto"/>
          </w:divBdr>
        </w:div>
        <w:div w:id="177700243">
          <w:marLeft w:val="480"/>
          <w:marRight w:val="0"/>
          <w:marTop w:val="0"/>
          <w:marBottom w:val="0"/>
          <w:divBdr>
            <w:top w:val="none" w:sz="0" w:space="0" w:color="auto"/>
            <w:left w:val="none" w:sz="0" w:space="0" w:color="auto"/>
            <w:bottom w:val="none" w:sz="0" w:space="0" w:color="auto"/>
            <w:right w:val="none" w:sz="0" w:space="0" w:color="auto"/>
          </w:divBdr>
        </w:div>
        <w:div w:id="549925147">
          <w:marLeft w:val="480"/>
          <w:marRight w:val="0"/>
          <w:marTop w:val="0"/>
          <w:marBottom w:val="0"/>
          <w:divBdr>
            <w:top w:val="none" w:sz="0" w:space="0" w:color="auto"/>
            <w:left w:val="none" w:sz="0" w:space="0" w:color="auto"/>
            <w:bottom w:val="none" w:sz="0" w:space="0" w:color="auto"/>
            <w:right w:val="none" w:sz="0" w:space="0" w:color="auto"/>
          </w:divBdr>
        </w:div>
        <w:div w:id="656880312">
          <w:marLeft w:val="480"/>
          <w:marRight w:val="0"/>
          <w:marTop w:val="0"/>
          <w:marBottom w:val="0"/>
          <w:divBdr>
            <w:top w:val="none" w:sz="0" w:space="0" w:color="auto"/>
            <w:left w:val="none" w:sz="0" w:space="0" w:color="auto"/>
            <w:bottom w:val="none" w:sz="0" w:space="0" w:color="auto"/>
            <w:right w:val="none" w:sz="0" w:space="0" w:color="auto"/>
          </w:divBdr>
        </w:div>
        <w:div w:id="660230683">
          <w:marLeft w:val="480"/>
          <w:marRight w:val="0"/>
          <w:marTop w:val="0"/>
          <w:marBottom w:val="0"/>
          <w:divBdr>
            <w:top w:val="none" w:sz="0" w:space="0" w:color="auto"/>
            <w:left w:val="none" w:sz="0" w:space="0" w:color="auto"/>
            <w:bottom w:val="none" w:sz="0" w:space="0" w:color="auto"/>
            <w:right w:val="none" w:sz="0" w:space="0" w:color="auto"/>
          </w:divBdr>
        </w:div>
        <w:div w:id="722363159">
          <w:marLeft w:val="480"/>
          <w:marRight w:val="0"/>
          <w:marTop w:val="0"/>
          <w:marBottom w:val="0"/>
          <w:divBdr>
            <w:top w:val="none" w:sz="0" w:space="0" w:color="auto"/>
            <w:left w:val="none" w:sz="0" w:space="0" w:color="auto"/>
            <w:bottom w:val="none" w:sz="0" w:space="0" w:color="auto"/>
            <w:right w:val="none" w:sz="0" w:space="0" w:color="auto"/>
          </w:divBdr>
        </w:div>
        <w:div w:id="755831326">
          <w:marLeft w:val="480"/>
          <w:marRight w:val="0"/>
          <w:marTop w:val="0"/>
          <w:marBottom w:val="0"/>
          <w:divBdr>
            <w:top w:val="none" w:sz="0" w:space="0" w:color="auto"/>
            <w:left w:val="none" w:sz="0" w:space="0" w:color="auto"/>
            <w:bottom w:val="none" w:sz="0" w:space="0" w:color="auto"/>
            <w:right w:val="none" w:sz="0" w:space="0" w:color="auto"/>
          </w:divBdr>
        </w:div>
        <w:div w:id="877396034">
          <w:marLeft w:val="480"/>
          <w:marRight w:val="0"/>
          <w:marTop w:val="0"/>
          <w:marBottom w:val="0"/>
          <w:divBdr>
            <w:top w:val="none" w:sz="0" w:space="0" w:color="auto"/>
            <w:left w:val="none" w:sz="0" w:space="0" w:color="auto"/>
            <w:bottom w:val="none" w:sz="0" w:space="0" w:color="auto"/>
            <w:right w:val="none" w:sz="0" w:space="0" w:color="auto"/>
          </w:divBdr>
        </w:div>
        <w:div w:id="964626701">
          <w:marLeft w:val="480"/>
          <w:marRight w:val="0"/>
          <w:marTop w:val="0"/>
          <w:marBottom w:val="0"/>
          <w:divBdr>
            <w:top w:val="none" w:sz="0" w:space="0" w:color="auto"/>
            <w:left w:val="none" w:sz="0" w:space="0" w:color="auto"/>
            <w:bottom w:val="none" w:sz="0" w:space="0" w:color="auto"/>
            <w:right w:val="none" w:sz="0" w:space="0" w:color="auto"/>
          </w:divBdr>
        </w:div>
        <w:div w:id="1008679549">
          <w:marLeft w:val="480"/>
          <w:marRight w:val="0"/>
          <w:marTop w:val="0"/>
          <w:marBottom w:val="0"/>
          <w:divBdr>
            <w:top w:val="none" w:sz="0" w:space="0" w:color="auto"/>
            <w:left w:val="none" w:sz="0" w:space="0" w:color="auto"/>
            <w:bottom w:val="none" w:sz="0" w:space="0" w:color="auto"/>
            <w:right w:val="none" w:sz="0" w:space="0" w:color="auto"/>
          </w:divBdr>
        </w:div>
        <w:div w:id="1034959718">
          <w:marLeft w:val="480"/>
          <w:marRight w:val="0"/>
          <w:marTop w:val="0"/>
          <w:marBottom w:val="0"/>
          <w:divBdr>
            <w:top w:val="none" w:sz="0" w:space="0" w:color="auto"/>
            <w:left w:val="none" w:sz="0" w:space="0" w:color="auto"/>
            <w:bottom w:val="none" w:sz="0" w:space="0" w:color="auto"/>
            <w:right w:val="none" w:sz="0" w:space="0" w:color="auto"/>
          </w:divBdr>
        </w:div>
        <w:div w:id="1056664104">
          <w:marLeft w:val="480"/>
          <w:marRight w:val="0"/>
          <w:marTop w:val="0"/>
          <w:marBottom w:val="0"/>
          <w:divBdr>
            <w:top w:val="none" w:sz="0" w:space="0" w:color="auto"/>
            <w:left w:val="none" w:sz="0" w:space="0" w:color="auto"/>
            <w:bottom w:val="none" w:sz="0" w:space="0" w:color="auto"/>
            <w:right w:val="none" w:sz="0" w:space="0" w:color="auto"/>
          </w:divBdr>
        </w:div>
        <w:div w:id="1437483978">
          <w:marLeft w:val="480"/>
          <w:marRight w:val="0"/>
          <w:marTop w:val="0"/>
          <w:marBottom w:val="0"/>
          <w:divBdr>
            <w:top w:val="none" w:sz="0" w:space="0" w:color="auto"/>
            <w:left w:val="none" w:sz="0" w:space="0" w:color="auto"/>
            <w:bottom w:val="none" w:sz="0" w:space="0" w:color="auto"/>
            <w:right w:val="none" w:sz="0" w:space="0" w:color="auto"/>
          </w:divBdr>
        </w:div>
        <w:div w:id="1602757256">
          <w:marLeft w:val="480"/>
          <w:marRight w:val="0"/>
          <w:marTop w:val="0"/>
          <w:marBottom w:val="0"/>
          <w:divBdr>
            <w:top w:val="none" w:sz="0" w:space="0" w:color="auto"/>
            <w:left w:val="none" w:sz="0" w:space="0" w:color="auto"/>
            <w:bottom w:val="none" w:sz="0" w:space="0" w:color="auto"/>
            <w:right w:val="none" w:sz="0" w:space="0" w:color="auto"/>
          </w:divBdr>
        </w:div>
        <w:div w:id="1843230060">
          <w:marLeft w:val="480"/>
          <w:marRight w:val="0"/>
          <w:marTop w:val="0"/>
          <w:marBottom w:val="0"/>
          <w:divBdr>
            <w:top w:val="none" w:sz="0" w:space="0" w:color="auto"/>
            <w:left w:val="none" w:sz="0" w:space="0" w:color="auto"/>
            <w:bottom w:val="none" w:sz="0" w:space="0" w:color="auto"/>
            <w:right w:val="none" w:sz="0" w:space="0" w:color="auto"/>
          </w:divBdr>
        </w:div>
      </w:divsChild>
    </w:div>
    <w:div w:id="425881376">
      <w:bodyDiv w:val="1"/>
      <w:marLeft w:val="0"/>
      <w:marRight w:val="0"/>
      <w:marTop w:val="0"/>
      <w:marBottom w:val="0"/>
      <w:divBdr>
        <w:top w:val="none" w:sz="0" w:space="0" w:color="auto"/>
        <w:left w:val="none" w:sz="0" w:space="0" w:color="auto"/>
        <w:bottom w:val="none" w:sz="0" w:space="0" w:color="auto"/>
        <w:right w:val="none" w:sz="0" w:space="0" w:color="auto"/>
      </w:divBdr>
    </w:div>
    <w:div w:id="426386629">
      <w:bodyDiv w:val="1"/>
      <w:marLeft w:val="0"/>
      <w:marRight w:val="0"/>
      <w:marTop w:val="0"/>
      <w:marBottom w:val="0"/>
      <w:divBdr>
        <w:top w:val="none" w:sz="0" w:space="0" w:color="auto"/>
        <w:left w:val="none" w:sz="0" w:space="0" w:color="auto"/>
        <w:bottom w:val="none" w:sz="0" w:space="0" w:color="auto"/>
        <w:right w:val="none" w:sz="0" w:space="0" w:color="auto"/>
      </w:divBdr>
      <w:divsChild>
        <w:div w:id="6252824">
          <w:marLeft w:val="640"/>
          <w:marRight w:val="0"/>
          <w:marTop w:val="0"/>
          <w:marBottom w:val="0"/>
          <w:divBdr>
            <w:top w:val="none" w:sz="0" w:space="0" w:color="auto"/>
            <w:left w:val="none" w:sz="0" w:space="0" w:color="auto"/>
            <w:bottom w:val="none" w:sz="0" w:space="0" w:color="auto"/>
            <w:right w:val="none" w:sz="0" w:space="0" w:color="auto"/>
          </w:divBdr>
        </w:div>
        <w:div w:id="264852470">
          <w:marLeft w:val="640"/>
          <w:marRight w:val="0"/>
          <w:marTop w:val="0"/>
          <w:marBottom w:val="0"/>
          <w:divBdr>
            <w:top w:val="none" w:sz="0" w:space="0" w:color="auto"/>
            <w:left w:val="none" w:sz="0" w:space="0" w:color="auto"/>
            <w:bottom w:val="none" w:sz="0" w:space="0" w:color="auto"/>
            <w:right w:val="none" w:sz="0" w:space="0" w:color="auto"/>
          </w:divBdr>
        </w:div>
        <w:div w:id="308048967">
          <w:marLeft w:val="640"/>
          <w:marRight w:val="0"/>
          <w:marTop w:val="0"/>
          <w:marBottom w:val="0"/>
          <w:divBdr>
            <w:top w:val="none" w:sz="0" w:space="0" w:color="auto"/>
            <w:left w:val="none" w:sz="0" w:space="0" w:color="auto"/>
            <w:bottom w:val="none" w:sz="0" w:space="0" w:color="auto"/>
            <w:right w:val="none" w:sz="0" w:space="0" w:color="auto"/>
          </w:divBdr>
        </w:div>
        <w:div w:id="310988602">
          <w:marLeft w:val="640"/>
          <w:marRight w:val="0"/>
          <w:marTop w:val="0"/>
          <w:marBottom w:val="0"/>
          <w:divBdr>
            <w:top w:val="none" w:sz="0" w:space="0" w:color="auto"/>
            <w:left w:val="none" w:sz="0" w:space="0" w:color="auto"/>
            <w:bottom w:val="none" w:sz="0" w:space="0" w:color="auto"/>
            <w:right w:val="none" w:sz="0" w:space="0" w:color="auto"/>
          </w:divBdr>
        </w:div>
        <w:div w:id="338119462">
          <w:marLeft w:val="640"/>
          <w:marRight w:val="0"/>
          <w:marTop w:val="0"/>
          <w:marBottom w:val="0"/>
          <w:divBdr>
            <w:top w:val="none" w:sz="0" w:space="0" w:color="auto"/>
            <w:left w:val="none" w:sz="0" w:space="0" w:color="auto"/>
            <w:bottom w:val="none" w:sz="0" w:space="0" w:color="auto"/>
            <w:right w:val="none" w:sz="0" w:space="0" w:color="auto"/>
          </w:divBdr>
        </w:div>
        <w:div w:id="350424177">
          <w:marLeft w:val="640"/>
          <w:marRight w:val="0"/>
          <w:marTop w:val="0"/>
          <w:marBottom w:val="0"/>
          <w:divBdr>
            <w:top w:val="none" w:sz="0" w:space="0" w:color="auto"/>
            <w:left w:val="none" w:sz="0" w:space="0" w:color="auto"/>
            <w:bottom w:val="none" w:sz="0" w:space="0" w:color="auto"/>
            <w:right w:val="none" w:sz="0" w:space="0" w:color="auto"/>
          </w:divBdr>
        </w:div>
        <w:div w:id="505049620">
          <w:marLeft w:val="640"/>
          <w:marRight w:val="0"/>
          <w:marTop w:val="0"/>
          <w:marBottom w:val="0"/>
          <w:divBdr>
            <w:top w:val="none" w:sz="0" w:space="0" w:color="auto"/>
            <w:left w:val="none" w:sz="0" w:space="0" w:color="auto"/>
            <w:bottom w:val="none" w:sz="0" w:space="0" w:color="auto"/>
            <w:right w:val="none" w:sz="0" w:space="0" w:color="auto"/>
          </w:divBdr>
        </w:div>
        <w:div w:id="684672811">
          <w:marLeft w:val="640"/>
          <w:marRight w:val="0"/>
          <w:marTop w:val="0"/>
          <w:marBottom w:val="0"/>
          <w:divBdr>
            <w:top w:val="none" w:sz="0" w:space="0" w:color="auto"/>
            <w:left w:val="none" w:sz="0" w:space="0" w:color="auto"/>
            <w:bottom w:val="none" w:sz="0" w:space="0" w:color="auto"/>
            <w:right w:val="none" w:sz="0" w:space="0" w:color="auto"/>
          </w:divBdr>
        </w:div>
        <w:div w:id="786003392">
          <w:marLeft w:val="640"/>
          <w:marRight w:val="0"/>
          <w:marTop w:val="0"/>
          <w:marBottom w:val="0"/>
          <w:divBdr>
            <w:top w:val="none" w:sz="0" w:space="0" w:color="auto"/>
            <w:left w:val="none" w:sz="0" w:space="0" w:color="auto"/>
            <w:bottom w:val="none" w:sz="0" w:space="0" w:color="auto"/>
            <w:right w:val="none" w:sz="0" w:space="0" w:color="auto"/>
          </w:divBdr>
        </w:div>
        <w:div w:id="1166431952">
          <w:marLeft w:val="640"/>
          <w:marRight w:val="0"/>
          <w:marTop w:val="0"/>
          <w:marBottom w:val="0"/>
          <w:divBdr>
            <w:top w:val="none" w:sz="0" w:space="0" w:color="auto"/>
            <w:left w:val="none" w:sz="0" w:space="0" w:color="auto"/>
            <w:bottom w:val="none" w:sz="0" w:space="0" w:color="auto"/>
            <w:right w:val="none" w:sz="0" w:space="0" w:color="auto"/>
          </w:divBdr>
        </w:div>
        <w:div w:id="1264342249">
          <w:marLeft w:val="640"/>
          <w:marRight w:val="0"/>
          <w:marTop w:val="0"/>
          <w:marBottom w:val="0"/>
          <w:divBdr>
            <w:top w:val="none" w:sz="0" w:space="0" w:color="auto"/>
            <w:left w:val="none" w:sz="0" w:space="0" w:color="auto"/>
            <w:bottom w:val="none" w:sz="0" w:space="0" w:color="auto"/>
            <w:right w:val="none" w:sz="0" w:space="0" w:color="auto"/>
          </w:divBdr>
        </w:div>
        <w:div w:id="1265728477">
          <w:marLeft w:val="640"/>
          <w:marRight w:val="0"/>
          <w:marTop w:val="0"/>
          <w:marBottom w:val="0"/>
          <w:divBdr>
            <w:top w:val="none" w:sz="0" w:space="0" w:color="auto"/>
            <w:left w:val="none" w:sz="0" w:space="0" w:color="auto"/>
            <w:bottom w:val="none" w:sz="0" w:space="0" w:color="auto"/>
            <w:right w:val="none" w:sz="0" w:space="0" w:color="auto"/>
          </w:divBdr>
        </w:div>
        <w:div w:id="1293825097">
          <w:marLeft w:val="640"/>
          <w:marRight w:val="0"/>
          <w:marTop w:val="0"/>
          <w:marBottom w:val="0"/>
          <w:divBdr>
            <w:top w:val="none" w:sz="0" w:space="0" w:color="auto"/>
            <w:left w:val="none" w:sz="0" w:space="0" w:color="auto"/>
            <w:bottom w:val="none" w:sz="0" w:space="0" w:color="auto"/>
            <w:right w:val="none" w:sz="0" w:space="0" w:color="auto"/>
          </w:divBdr>
        </w:div>
        <w:div w:id="1371956677">
          <w:marLeft w:val="640"/>
          <w:marRight w:val="0"/>
          <w:marTop w:val="0"/>
          <w:marBottom w:val="0"/>
          <w:divBdr>
            <w:top w:val="none" w:sz="0" w:space="0" w:color="auto"/>
            <w:left w:val="none" w:sz="0" w:space="0" w:color="auto"/>
            <w:bottom w:val="none" w:sz="0" w:space="0" w:color="auto"/>
            <w:right w:val="none" w:sz="0" w:space="0" w:color="auto"/>
          </w:divBdr>
        </w:div>
        <w:div w:id="1384258220">
          <w:marLeft w:val="640"/>
          <w:marRight w:val="0"/>
          <w:marTop w:val="0"/>
          <w:marBottom w:val="0"/>
          <w:divBdr>
            <w:top w:val="none" w:sz="0" w:space="0" w:color="auto"/>
            <w:left w:val="none" w:sz="0" w:space="0" w:color="auto"/>
            <w:bottom w:val="none" w:sz="0" w:space="0" w:color="auto"/>
            <w:right w:val="none" w:sz="0" w:space="0" w:color="auto"/>
          </w:divBdr>
        </w:div>
        <w:div w:id="1429888350">
          <w:marLeft w:val="640"/>
          <w:marRight w:val="0"/>
          <w:marTop w:val="0"/>
          <w:marBottom w:val="0"/>
          <w:divBdr>
            <w:top w:val="none" w:sz="0" w:space="0" w:color="auto"/>
            <w:left w:val="none" w:sz="0" w:space="0" w:color="auto"/>
            <w:bottom w:val="none" w:sz="0" w:space="0" w:color="auto"/>
            <w:right w:val="none" w:sz="0" w:space="0" w:color="auto"/>
          </w:divBdr>
        </w:div>
        <w:div w:id="1470324464">
          <w:marLeft w:val="640"/>
          <w:marRight w:val="0"/>
          <w:marTop w:val="0"/>
          <w:marBottom w:val="0"/>
          <w:divBdr>
            <w:top w:val="none" w:sz="0" w:space="0" w:color="auto"/>
            <w:left w:val="none" w:sz="0" w:space="0" w:color="auto"/>
            <w:bottom w:val="none" w:sz="0" w:space="0" w:color="auto"/>
            <w:right w:val="none" w:sz="0" w:space="0" w:color="auto"/>
          </w:divBdr>
        </w:div>
        <w:div w:id="1624144735">
          <w:marLeft w:val="640"/>
          <w:marRight w:val="0"/>
          <w:marTop w:val="0"/>
          <w:marBottom w:val="0"/>
          <w:divBdr>
            <w:top w:val="none" w:sz="0" w:space="0" w:color="auto"/>
            <w:left w:val="none" w:sz="0" w:space="0" w:color="auto"/>
            <w:bottom w:val="none" w:sz="0" w:space="0" w:color="auto"/>
            <w:right w:val="none" w:sz="0" w:space="0" w:color="auto"/>
          </w:divBdr>
        </w:div>
        <w:div w:id="1628701065">
          <w:marLeft w:val="640"/>
          <w:marRight w:val="0"/>
          <w:marTop w:val="0"/>
          <w:marBottom w:val="0"/>
          <w:divBdr>
            <w:top w:val="none" w:sz="0" w:space="0" w:color="auto"/>
            <w:left w:val="none" w:sz="0" w:space="0" w:color="auto"/>
            <w:bottom w:val="none" w:sz="0" w:space="0" w:color="auto"/>
            <w:right w:val="none" w:sz="0" w:space="0" w:color="auto"/>
          </w:divBdr>
        </w:div>
        <w:div w:id="1676492499">
          <w:marLeft w:val="640"/>
          <w:marRight w:val="0"/>
          <w:marTop w:val="0"/>
          <w:marBottom w:val="0"/>
          <w:divBdr>
            <w:top w:val="none" w:sz="0" w:space="0" w:color="auto"/>
            <w:left w:val="none" w:sz="0" w:space="0" w:color="auto"/>
            <w:bottom w:val="none" w:sz="0" w:space="0" w:color="auto"/>
            <w:right w:val="none" w:sz="0" w:space="0" w:color="auto"/>
          </w:divBdr>
        </w:div>
        <w:div w:id="1682194673">
          <w:marLeft w:val="640"/>
          <w:marRight w:val="0"/>
          <w:marTop w:val="0"/>
          <w:marBottom w:val="0"/>
          <w:divBdr>
            <w:top w:val="none" w:sz="0" w:space="0" w:color="auto"/>
            <w:left w:val="none" w:sz="0" w:space="0" w:color="auto"/>
            <w:bottom w:val="none" w:sz="0" w:space="0" w:color="auto"/>
            <w:right w:val="none" w:sz="0" w:space="0" w:color="auto"/>
          </w:divBdr>
        </w:div>
        <w:div w:id="1738629886">
          <w:marLeft w:val="640"/>
          <w:marRight w:val="0"/>
          <w:marTop w:val="0"/>
          <w:marBottom w:val="0"/>
          <w:divBdr>
            <w:top w:val="none" w:sz="0" w:space="0" w:color="auto"/>
            <w:left w:val="none" w:sz="0" w:space="0" w:color="auto"/>
            <w:bottom w:val="none" w:sz="0" w:space="0" w:color="auto"/>
            <w:right w:val="none" w:sz="0" w:space="0" w:color="auto"/>
          </w:divBdr>
        </w:div>
        <w:div w:id="1808818177">
          <w:marLeft w:val="640"/>
          <w:marRight w:val="0"/>
          <w:marTop w:val="0"/>
          <w:marBottom w:val="0"/>
          <w:divBdr>
            <w:top w:val="none" w:sz="0" w:space="0" w:color="auto"/>
            <w:left w:val="none" w:sz="0" w:space="0" w:color="auto"/>
            <w:bottom w:val="none" w:sz="0" w:space="0" w:color="auto"/>
            <w:right w:val="none" w:sz="0" w:space="0" w:color="auto"/>
          </w:divBdr>
        </w:div>
        <w:div w:id="1879733130">
          <w:marLeft w:val="640"/>
          <w:marRight w:val="0"/>
          <w:marTop w:val="0"/>
          <w:marBottom w:val="0"/>
          <w:divBdr>
            <w:top w:val="none" w:sz="0" w:space="0" w:color="auto"/>
            <w:left w:val="none" w:sz="0" w:space="0" w:color="auto"/>
            <w:bottom w:val="none" w:sz="0" w:space="0" w:color="auto"/>
            <w:right w:val="none" w:sz="0" w:space="0" w:color="auto"/>
          </w:divBdr>
        </w:div>
        <w:div w:id="1936162173">
          <w:marLeft w:val="640"/>
          <w:marRight w:val="0"/>
          <w:marTop w:val="0"/>
          <w:marBottom w:val="0"/>
          <w:divBdr>
            <w:top w:val="none" w:sz="0" w:space="0" w:color="auto"/>
            <w:left w:val="none" w:sz="0" w:space="0" w:color="auto"/>
            <w:bottom w:val="none" w:sz="0" w:space="0" w:color="auto"/>
            <w:right w:val="none" w:sz="0" w:space="0" w:color="auto"/>
          </w:divBdr>
        </w:div>
        <w:div w:id="1944726705">
          <w:marLeft w:val="640"/>
          <w:marRight w:val="0"/>
          <w:marTop w:val="0"/>
          <w:marBottom w:val="0"/>
          <w:divBdr>
            <w:top w:val="none" w:sz="0" w:space="0" w:color="auto"/>
            <w:left w:val="none" w:sz="0" w:space="0" w:color="auto"/>
            <w:bottom w:val="none" w:sz="0" w:space="0" w:color="auto"/>
            <w:right w:val="none" w:sz="0" w:space="0" w:color="auto"/>
          </w:divBdr>
        </w:div>
        <w:div w:id="2093117387">
          <w:marLeft w:val="640"/>
          <w:marRight w:val="0"/>
          <w:marTop w:val="0"/>
          <w:marBottom w:val="0"/>
          <w:divBdr>
            <w:top w:val="none" w:sz="0" w:space="0" w:color="auto"/>
            <w:left w:val="none" w:sz="0" w:space="0" w:color="auto"/>
            <w:bottom w:val="none" w:sz="0" w:space="0" w:color="auto"/>
            <w:right w:val="none" w:sz="0" w:space="0" w:color="auto"/>
          </w:divBdr>
        </w:div>
      </w:divsChild>
    </w:div>
    <w:div w:id="427702212">
      <w:bodyDiv w:val="1"/>
      <w:marLeft w:val="0"/>
      <w:marRight w:val="0"/>
      <w:marTop w:val="0"/>
      <w:marBottom w:val="0"/>
      <w:divBdr>
        <w:top w:val="none" w:sz="0" w:space="0" w:color="auto"/>
        <w:left w:val="none" w:sz="0" w:space="0" w:color="auto"/>
        <w:bottom w:val="none" w:sz="0" w:space="0" w:color="auto"/>
        <w:right w:val="none" w:sz="0" w:space="0" w:color="auto"/>
      </w:divBdr>
      <w:divsChild>
        <w:div w:id="2900576">
          <w:marLeft w:val="640"/>
          <w:marRight w:val="0"/>
          <w:marTop w:val="0"/>
          <w:marBottom w:val="0"/>
          <w:divBdr>
            <w:top w:val="none" w:sz="0" w:space="0" w:color="auto"/>
            <w:left w:val="none" w:sz="0" w:space="0" w:color="auto"/>
            <w:bottom w:val="none" w:sz="0" w:space="0" w:color="auto"/>
            <w:right w:val="none" w:sz="0" w:space="0" w:color="auto"/>
          </w:divBdr>
        </w:div>
        <w:div w:id="58139904">
          <w:marLeft w:val="640"/>
          <w:marRight w:val="0"/>
          <w:marTop w:val="0"/>
          <w:marBottom w:val="0"/>
          <w:divBdr>
            <w:top w:val="none" w:sz="0" w:space="0" w:color="auto"/>
            <w:left w:val="none" w:sz="0" w:space="0" w:color="auto"/>
            <w:bottom w:val="none" w:sz="0" w:space="0" w:color="auto"/>
            <w:right w:val="none" w:sz="0" w:space="0" w:color="auto"/>
          </w:divBdr>
        </w:div>
        <w:div w:id="67459401">
          <w:marLeft w:val="640"/>
          <w:marRight w:val="0"/>
          <w:marTop w:val="0"/>
          <w:marBottom w:val="0"/>
          <w:divBdr>
            <w:top w:val="none" w:sz="0" w:space="0" w:color="auto"/>
            <w:left w:val="none" w:sz="0" w:space="0" w:color="auto"/>
            <w:bottom w:val="none" w:sz="0" w:space="0" w:color="auto"/>
            <w:right w:val="none" w:sz="0" w:space="0" w:color="auto"/>
          </w:divBdr>
        </w:div>
        <w:div w:id="137723578">
          <w:marLeft w:val="640"/>
          <w:marRight w:val="0"/>
          <w:marTop w:val="0"/>
          <w:marBottom w:val="0"/>
          <w:divBdr>
            <w:top w:val="none" w:sz="0" w:space="0" w:color="auto"/>
            <w:left w:val="none" w:sz="0" w:space="0" w:color="auto"/>
            <w:bottom w:val="none" w:sz="0" w:space="0" w:color="auto"/>
            <w:right w:val="none" w:sz="0" w:space="0" w:color="auto"/>
          </w:divBdr>
        </w:div>
        <w:div w:id="337925019">
          <w:marLeft w:val="640"/>
          <w:marRight w:val="0"/>
          <w:marTop w:val="0"/>
          <w:marBottom w:val="0"/>
          <w:divBdr>
            <w:top w:val="none" w:sz="0" w:space="0" w:color="auto"/>
            <w:left w:val="none" w:sz="0" w:space="0" w:color="auto"/>
            <w:bottom w:val="none" w:sz="0" w:space="0" w:color="auto"/>
            <w:right w:val="none" w:sz="0" w:space="0" w:color="auto"/>
          </w:divBdr>
        </w:div>
        <w:div w:id="673073656">
          <w:marLeft w:val="640"/>
          <w:marRight w:val="0"/>
          <w:marTop w:val="0"/>
          <w:marBottom w:val="0"/>
          <w:divBdr>
            <w:top w:val="none" w:sz="0" w:space="0" w:color="auto"/>
            <w:left w:val="none" w:sz="0" w:space="0" w:color="auto"/>
            <w:bottom w:val="none" w:sz="0" w:space="0" w:color="auto"/>
            <w:right w:val="none" w:sz="0" w:space="0" w:color="auto"/>
          </w:divBdr>
        </w:div>
        <w:div w:id="1236552019">
          <w:marLeft w:val="640"/>
          <w:marRight w:val="0"/>
          <w:marTop w:val="0"/>
          <w:marBottom w:val="0"/>
          <w:divBdr>
            <w:top w:val="none" w:sz="0" w:space="0" w:color="auto"/>
            <w:left w:val="none" w:sz="0" w:space="0" w:color="auto"/>
            <w:bottom w:val="none" w:sz="0" w:space="0" w:color="auto"/>
            <w:right w:val="none" w:sz="0" w:space="0" w:color="auto"/>
          </w:divBdr>
          <w:divsChild>
            <w:div w:id="422454214">
              <w:marLeft w:val="0"/>
              <w:marRight w:val="0"/>
              <w:marTop w:val="0"/>
              <w:marBottom w:val="0"/>
              <w:divBdr>
                <w:top w:val="none" w:sz="0" w:space="0" w:color="auto"/>
                <w:left w:val="none" w:sz="0" w:space="0" w:color="auto"/>
                <w:bottom w:val="none" w:sz="0" w:space="0" w:color="auto"/>
                <w:right w:val="none" w:sz="0" w:space="0" w:color="auto"/>
              </w:divBdr>
              <w:divsChild>
                <w:div w:id="14772548">
                  <w:marLeft w:val="640"/>
                  <w:marRight w:val="0"/>
                  <w:marTop w:val="0"/>
                  <w:marBottom w:val="0"/>
                  <w:divBdr>
                    <w:top w:val="none" w:sz="0" w:space="0" w:color="auto"/>
                    <w:left w:val="none" w:sz="0" w:space="0" w:color="auto"/>
                    <w:bottom w:val="none" w:sz="0" w:space="0" w:color="auto"/>
                    <w:right w:val="none" w:sz="0" w:space="0" w:color="auto"/>
                  </w:divBdr>
                </w:div>
                <w:div w:id="45958434">
                  <w:marLeft w:val="640"/>
                  <w:marRight w:val="0"/>
                  <w:marTop w:val="0"/>
                  <w:marBottom w:val="0"/>
                  <w:divBdr>
                    <w:top w:val="none" w:sz="0" w:space="0" w:color="auto"/>
                    <w:left w:val="none" w:sz="0" w:space="0" w:color="auto"/>
                    <w:bottom w:val="none" w:sz="0" w:space="0" w:color="auto"/>
                    <w:right w:val="none" w:sz="0" w:space="0" w:color="auto"/>
                  </w:divBdr>
                </w:div>
                <w:div w:id="165636195">
                  <w:marLeft w:val="640"/>
                  <w:marRight w:val="0"/>
                  <w:marTop w:val="0"/>
                  <w:marBottom w:val="0"/>
                  <w:divBdr>
                    <w:top w:val="none" w:sz="0" w:space="0" w:color="auto"/>
                    <w:left w:val="none" w:sz="0" w:space="0" w:color="auto"/>
                    <w:bottom w:val="none" w:sz="0" w:space="0" w:color="auto"/>
                    <w:right w:val="none" w:sz="0" w:space="0" w:color="auto"/>
                  </w:divBdr>
                </w:div>
                <w:div w:id="255023534">
                  <w:marLeft w:val="640"/>
                  <w:marRight w:val="0"/>
                  <w:marTop w:val="0"/>
                  <w:marBottom w:val="0"/>
                  <w:divBdr>
                    <w:top w:val="none" w:sz="0" w:space="0" w:color="auto"/>
                    <w:left w:val="none" w:sz="0" w:space="0" w:color="auto"/>
                    <w:bottom w:val="none" w:sz="0" w:space="0" w:color="auto"/>
                    <w:right w:val="none" w:sz="0" w:space="0" w:color="auto"/>
                  </w:divBdr>
                </w:div>
                <w:div w:id="257446261">
                  <w:marLeft w:val="640"/>
                  <w:marRight w:val="0"/>
                  <w:marTop w:val="0"/>
                  <w:marBottom w:val="0"/>
                  <w:divBdr>
                    <w:top w:val="none" w:sz="0" w:space="0" w:color="auto"/>
                    <w:left w:val="none" w:sz="0" w:space="0" w:color="auto"/>
                    <w:bottom w:val="none" w:sz="0" w:space="0" w:color="auto"/>
                    <w:right w:val="none" w:sz="0" w:space="0" w:color="auto"/>
                  </w:divBdr>
                </w:div>
                <w:div w:id="264772916">
                  <w:marLeft w:val="640"/>
                  <w:marRight w:val="0"/>
                  <w:marTop w:val="0"/>
                  <w:marBottom w:val="0"/>
                  <w:divBdr>
                    <w:top w:val="none" w:sz="0" w:space="0" w:color="auto"/>
                    <w:left w:val="none" w:sz="0" w:space="0" w:color="auto"/>
                    <w:bottom w:val="none" w:sz="0" w:space="0" w:color="auto"/>
                    <w:right w:val="none" w:sz="0" w:space="0" w:color="auto"/>
                  </w:divBdr>
                </w:div>
                <w:div w:id="265622655">
                  <w:marLeft w:val="640"/>
                  <w:marRight w:val="0"/>
                  <w:marTop w:val="0"/>
                  <w:marBottom w:val="0"/>
                  <w:divBdr>
                    <w:top w:val="none" w:sz="0" w:space="0" w:color="auto"/>
                    <w:left w:val="none" w:sz="0" w:space="0" w:color="auto"/>
                    <w:bottom w:val="none" w:sz="0" w:space="0" w:color="auto"/>
                    <w:right w:val="none" w:sz="0" w:space="0" w:color="auto"/>
                  </w:divBdr>
                </w:div>
                <w:div w:id="354892392">
                  <w:marLeft w:val="640"/>
                  <w:marRight w:val="0"/>
                  <w:marTop w:val="0"/>
                  <w:marBottom w:val="0"/>
                  <w:divBdr>
                    <w:top w:val="none" w:sz="0" w:space="0" w:color="auto"/>
                    <w:left w:val="none" w:sz="0" w:space="0" w:color="auto"/>
                    <w:bottom w:val="none" w:sz="0" w:space="0" w:color="auto"/>
                    <w:right w:val="none" w:sz="0" w:space="0" w:color="auto"/>
                  </w:divBdr>
                </w:div>
                <w:div w:id="384913106">
                  <w:marLeft w:val="640"/>
                  <w:marRight w:val="0"/>
                  <w:marTop w:val="0"/>
                  <w:marBottom w:val="0"/>
                  <w:divBdr>
                    <w:top w:val="none" w:sz="0" w:space="0" w:color="auto"/>
                    <w:left w:val="none" w:sz="0" w:space="0" w:color="auto"/>
                    <w:bottom w:val="none" w:sz="0" w:space="0" w:color="auto"/>
                    <w:right w:val="none" w:sz="0" w:space="0" w:color="auto"/>
                  </w:divBdr>
                </w:div>
                <w:div w:id="430198814">
                  <w:marLeft w:val="640"/>
                  <w:marRight w:val="0"/>
                  <w:marTop w:val="0"/>
                  <w:marBottom w:val="0"/>
                  <w:divBdr>
                    <w:top w:val="none" w:sz="0" w:space="0" w:color="auto"/>
                    <w:left w:val="none" w:sz="0" w:space="0" w:color="auto"/>
                    <w:bottom w:val="none" w:sz="0" w:space="0" w:color="auto"/>
                    <w:right w:val="none" w:sz="0" w:space="0" w:color="auto"/>
                  </w:divBdr>
                </w:div>
                <w:div w:id="522062145">
                  <w:marLeft w:val="640"/>
                  <w:marRight w:val="0"/>
                  <w:marTop w:val="0"/>
                  <w:marBottom w:val="0"/>
                  <w:divBdr>
                    <w:top w:val="none" w:sz="0" w:space="0" w:color="auto"/>
                    <w:left w:val="none" w:sz="0" w:space="0" w:color="auto"/>
                    <w:bottom w:val="none" w:sz="0" w:space="0" w:color="auto"/>
                    <w:right w:val="none" w:sz="0" w:space="0" w:color="auto"/>
                  </w:divBdr>
                </w:div>
                <w:div w:id="666632286">
                  <w:marLeft w:val="640"/>
                  <w:marRight w:val="0"/>
                  <w:marTop w:val="0"/>
                  <w:marBottom w:val="0"/>
                  <w:divBdr>
                    <w:top w:val="none" w:sz="0" w:space="0" w:color="auto"/>
                    <w:left w:val="none" w:sz="0" w:space="0" w:color="auto"/>
                    <w:bottom w:val="none" w:sz="0" w:space="0" w:color="auto"/>
                    <w:right w:val="none" w:sz="0" w:space="0" w:color="auto"/>
                  </w:divBdr>
                </w:div>
                <w:div w:id="704991171">
                  <w:marLeft w:val="640"/>
                  <w:marRight w:val="0"/>
                  <w:marTop w:val="0"/>
                  <w:marBottom w:val="0"/>
                  <w:divBdr>
                    <w:top w:val="none" w:sz="0" w:space="0" w:color="auto"/>
                    <w:left w:val="none" w:sz="0" w:space="0" w:color="auto"/>
                    <w:bottom w:val="none" w:sz="0" w:space="0" w:color="auto"/>
                    <w:right w:val="none" w:sz="0" w:space="0" w:color="auto"/>
                  </w:divBdr>
                </w:div>
                <w:div w:id="728962365">
                  <w:marLeft w:val="640"/>
                  <w:marRight w:val="0"/>
                  <w:marTop w:val="0"/>
                  <w:marBottom w:val="0"/>
                  <w:divBdr>
                    <w:top w:val="none" w:sz="0" w:space="0" w:color="auto"/>
                    <w:left w:val="none" w:sz="0" w:space="0" w:color="auto"/>
                    <w:bottom w:val="none" w:sz="0" w:space="0" w:color="auto"/>
                    <w:right w:val="none" w:sz="0" w:space="0" w:color="auto"/>
                  </w:divBdr>
                </w:div>
                <w:div w:id="813527016">
                  <w:marLeft w:val="640"/>
                  <w:marRight w:val="0"/>
                  <w:marTop w:val="0"/>
                  <w:marBottom w:val="0"/>
                  <w:divBdr>
                    <w:top w:val="none" w:sz="0" w:space="0" w:color="auto"/>
                    <w:left w:val="none" w:sz="0" w:space="0" w:color="auto"/>
                    <w:bottom w:val="none" w:sz="0" w:space="0" w:color="auto"/>
                    <w:right w:val="none" w:sz="0" w:space="0" w:color="auto"/>
                  </w:divBdr>
                </w:div>
                <w:div w:id="815612567">
                  <w:marLeft w:val="640"/>
                  <w:marRight w:val="0"/>
                  <w:marTop w:val="0"/>
                  <w:marBottom w:val="0"/>
                  <w:divBdr>
                    <w:top w:val="none" w:sz="0" w:space="0" w:color="auto"/>
                    <w:left w:val="none" w:sz="0" w:space="0" w:color="auto"/>
                    <w:bottom w:val="none" w:sz="0" w:space="0" w:color="auto"/>
                    <w:right w:val="none" w:sz="0" w:space="0" w:color="auto"/>
                  </w:divBdr>
                </w:div>
                <w:div w:id="956906363">
                  <w:marLeft w:val="640"/>
                  <w:marRight w:val="0"/>
                  <w:marTop w:val="0"/>
                  <w:marBottom w:val="0"/>
                  <w:divBdr>
                    <w:top w:val="none" w:sz="0" w:space="0" w:color="auto"/>
                    <w:left w:val="none" w:sz="0" w:space="0" w:color="auto"/>
                    <w:bottom w:val="none" w:sz="0" w:space="0" w:color="auto"/>
                    <w:right w:val="none" w:sz="0" w:space="0" w:color="auto"/>
                  </w:divBdr>
                </w:div>
                <w:div w:id="963581799">
                  <w:marLeft w:val="640"/>
                  <w:marRight w:val="0"/>
                  <w:marTop w:val="0"/>
                  <w:marBottom w:val="0"/>
                  <w:divBdr>
                    <w:top w:val="none" w:sz="0" w:space="0" w:color="auto"/>
                    <w:left w:val="none" w:sz="0" w:space="0" w:color="auto"/>
                    <w:bottom w:val="none" w:sz="0" w:space="0" w:color="auto"/>
                    <w:right w:val="none" w:sz="0" w:space="0" w:color="auto"/>
                  </w:divBdr>
                </w:div>
                <w:div w:id="980230020">
                  <w:marLeft w:val="640"/>
                  <w:marRight w:val="0"/>
                  <w:marTop w:val="0"/>
                  <w:marBottom w:val="0"/>
                  <w:divBdr>
                    <w:top w:val="none" w:sz="0" w:space="0" w:color="auto"/>
                    <w:left w:val="none" w:sz="0" w:space="0" w:color="auto"/>
                    <w:bottom w:val="none" w:sz="0" w:space="0" w:color="auto"/>
                    <w:right w:val="none" w:sz="0" w:space="0" w:color="auto"/>
                  </w:divBdr>
                </w:div>
                <w:div w:id="988941045">
                  <w:marLeft w:val="640"/>
                  <w:marRight w:val="0"/>
                  <w:marTop w:val="0"/>
                  <w:marBottom w:val="0"/>
                  <w:divBdr>
                    <w:top w:val="none" w:sz="0" w:space="0" w:color="auto"/>
                    <w:left w:val="none" w:sz="0" w:space="0" w:color="auto"/>
                    <w:bottom w:val="none" w:sz="0" w:space="0" w:color="auto"/>
                    <w:right w:val="none" w:sz="0" w:space="0" w:color="auto"/>
                  </w:divBdr>
                </w:div>
                <w:div w:id="1059524316">
                  <w:marLeft w:val="640"/>
                  <w:marRight w:val="0"/>
                  <w:marTop w:val="0"/>
                  <w:marBottom w:val="0"/>
                  <w:divBdr>
                    <w:top w:val="none" w:sz="0" w:space="0" w:color="auto"/>
                    <w:left w:val="none" w:sz="0" w:space="0" w:color="auto"/>
                    <w:bottom w:val="none" w:sz="0" w:space="0" w:color="auto"/>
                    <w:right w:val="none" w:sz="0" w:space="0" w:color="auto"/>
                  </w:divBdr>
                </w:div>
                <w:div w:id="1131483934">
                  <w:marLeft w:val="640"/>
                  <w:marRight w:val="0"/>
                  <w:marTop w:val="0"/>
                  <w:marBottom w:val="0"/>
                  <w:divBdr>
                    <w:top w:val="none" w:sz="0" w:space="0" w:color="auto"/>
                    <w:left w:val="none" w:sz="0" w:space="0" w:color="auto"/>
                    <w:bottom w:val="none" w:sz="0" w:space="0" w:color="auto"/>
                    <w:right w:val="none" w:sz="0" w:space="0" w:color="auto"/>
                  </w:divBdr>
                </w:div>
                <w:div w:id="1211645843">
                  <w:marLeft w:val="640"/>
                  <w:marRight w:val="0"/>
                  <w:marTop w:val="0"/>
                  <w:marBottom w:val="0"/>
                  <w:divBdr>
                    <w:top w:val="none" w:sz="0" w:space="0" w:color="auto"/>
                    <w:left w:val="none" w:sz="0" w:space="0" w:color="auto"/>
                    <w:bottom w:val="none" w:sz="0" w:space="0" w:color="auto"/>
                    <w:right w:val="none" w:sz="0" w:space="0" w:color="auto"/>
                  </w:divBdr>
                </w:div>
                <w:div w:id="1219633686">
                  <w:marLeft w:val="640"/>
                  <w:marRight w:val="0"/>
                  <w:marTop w:val="0"/>
                  <w:marBottom w:val="0"/>
                  <w:divBdr>
                    <w:top w:val="none" w:sz="0" w:space="0" w:color="auto"/>
                    <w:left w:val="none" w:sz="0" w:space="0" w:color="auto"/>
                    <w:bottom w:val="none" w:sz="0" w:space="0" w:color="auto"/>
                    <w:right w:val="none" w:sz="0" w:space="0" w:color="auto"/>
                  </w:divBdr>
                </w:div>
                <w:div w:id="1231187710">
                  <w:marLeft w:val="640"/>
                  <w:marRight w:val="0"/>
                  <w:marTop w:val="0"/>
                  <w:marBottom w:val="0"/>
                  <w:divBdr>
                    <w:top w:val="none" w:sz="0" w:space="0" w:color="auto"/>
                    <w:left w:val="none" w:sz="0" w:space="0" w:color="auto"/>
                    <w:bottom w:val="none" w:sz="0" w:space="0" w:color="auto"/>
                    <w:right w:val="none" w:sz="0" w:space="0" w:color="auto"/>
                  </w:divBdr>
                </w:div>
                <w:div w:id="1231500899">
                  <w:marLeft w:val="640"/>
                  <w:marRight w:val="0"/>
                  <w:marTop w:val="0"/>
                  <w:marBottom w:val="0"/>
                  <w:divBdr>
                    <w:top w:val="none" w:sz="0" w:space="0" w:color="auto"/>
                    <w:left w:val="none" w:sz="0" w:space="0" w:color="auto"/>
                    <w:bottom w:val="none" w:sz="0" w:space="0" w:color="auto"/>
                    <w:right w:val="none" w:sz="0" w:space="0" w:color="auto"/>
                  </w:divBdr>
                </w:div>
                <w:div w:id="1232892027">
                  <w:marLeft w:val="640"/>
                  <w:marRight w:val="0"/>
                  <w:marTop w:val="0"/>
                  <w:marBottom w:val="0"/>
                  <w:divBdr>
                    <w:top w:val="none" w:sz="0" w:space="0" w:color="auto"/>
                    <w:left w:val="none" w:sz="0" w:space="0" w:color="auto"/>
                    <w:bottom w:val="none" w:sz="0" w:space="0" w:color="auto"/>
                    <w:right w:val="none" w:sz="0" w:space="0" w:color="auto"/>
                  </w:divBdr>
                </w:div>
                <w:div w:id="1477184016">
                  <w:marLeft w:val="640"/>
                  <w:marRight w:val="0"/>
                  <w:marTop w:val="0"/>
                  <w:marBottom w:val="0"/>
                  <w:divBdr>
                    <w:top w:val="none" w:sz="0" w:space="0" w:color="auto"/>
                    <w:left w:val="none" w:sz="0" w:space="0" w:color="auto"/>
                    <w:bottom w:val="none" w:sz="0" w:space="0" w:color="auto"/>
                    <w:right w:val="none" w:sz="0" w:space="0" w:color="auto"/>
                  </w:divBdr>
                </w:div>
                <w:div w:id="1707369820">
                  <w:marLeft w:val="640"/>
                  <w:marRight w:val="0"/>
                  <w:marTop w:val="0"/>
                  <w:marBottom w:val="0"/>
                  <w:divBdr>
                    <w:top w:val="none" w:sz="0" w:space="0" w:color="auto"/>
                    <w:left w:val="none" w:sz="0" w:space="0" w:color="auto"/>
                    <w:bottom w:val="none" w:sz="0" w:space="0" w:color="auto"/>
                    <w:right w:val="none" w:sz="0" w:space="0" w:color="auto"/>
                  </w:divBdr>
                </w:div>
                <w:div w:id="1774285092">
                  <w:marLeft w:val="640"/>
                  <w:marRight w:val="0"/>
                  <w:marTop w:val="0"/>
                  <w:marBottom w:val="0"/>
                  <w:divBdr>
                    <w:top w:val="none" w:sz="0" w:space="0" w:color="auto"/>
                    <w:left w:val="none" w:sz="0" w:space="0" w:color="auto"/>
                    <w:bottom w:val="none" w:sz="0" w:space="0" w:color="auto"/>
                    <w:right w:val="none" w:sz="0" w:space="0" w:color="auto"/>
                  </w:divBdr>
                </w:div>
                <w:div w:id="1839348813">
                  <w:marLeft w:val="640"/>
                  <w:marRight w:val="0"/>
                  <w:marTop w:val="0"/>
                  <w:marBottom w:val="0"/>
                  <w:divBdr>
                    <w:top w:val="none" w:sz="0" w:space="0" w:color="auto"/>
                    <w:left w:val="none" w:sz="0" w:space="0" w:color="auto"/>
                    <w:bottom w:val="none" w:sz="0" w:space="0" w:color="auto"/>
                    <w:right w:val="none" w:sz="0" w:space="0" w:color="auto"/>
                  </w:divBdr>
                </w:div>
                <w:div w:id="1848669804">
                  <w:marLeft w:val="640"/>
                  <w:marRight w:val="0"/>
                  <w:marTop w:val="0"/>
                  <w:marBottom w:val="0"/>
                  <w:divBdr>
                    <w:top w:val="none" w:sz="0" w:space="0" w:color="auto"/>
                    <w:left w:val="none" w:sz="0" w:space="0" w:color="auto"/>
                    <w:bottom w:val="none" w:sz="0" w:space="0" w:color="auto"/>
                    <w:right w:val="none" w:sz="0" w:space="0" w:color="auto"/>
                  </w:divBdr>
                </w:div>
                <w:div w:id="1865363716">
                  <w:marLeft w:val="640"/>
                  <w:marRight w:val="0"/>
                  <w:marTop w:val="0"/>
                  <w:marBottom w:val="0"/>
                  <w:divBdr>
                    <w:top w:val="none" w:sz="0" w:space="0" w:color="auto"/>
                    <w:left w:val="none" w:sz="0" w:space="0" w:color="auto"/>
                    <w:bottom w:val="none" w:sz="0" w:space="0" w:color="auto"/>
                    <w:right w:val="none" w:sz="0" w:space="0" w:color="auto"/>
                  </w:divBdr>
                </w:div>
                <w:div w:id="1878002465">
                  <w:marLeft w:val="640"/>
                  <w:marRight w:val="0"/>
                  <w:marTop w:val="0"/>
                  <w:marBottom w:val="0"/>
                  <w:divBdr>
                    <w:top w:val="none" w:sz="0" w:space="0" w:color="auto"/>
                    <w:left w:val="none" w:sz="0" w:space="0" w:color="auto"/>
                    <w:bottom w:val="none" w:sz="0" w:space="0" w:color="auto"/>
                    <w:right w:val="none" w:sz="0" w:space="0" w:color="auto"/>
                  </w:divBdr>
                </w:div>
                <w:div w:id="1885409601">
                  <w:marLeft w:val="640"/>
                  <w:marRight w:val="0"/>
                  <w:marTop w:val="0"/>
                  <w:marBottom w:val="0"/>
                  <w:divBdr>
                    <w:top w:val="none" w:sz="0" w:space="0" w:color="auto"/>
                    <w:left w:val="none" w:sz="0" w:space="0" w:color="auto"/>
                    <w:bottom w:val="none" w:sz="0" w:space="0" w:color="auto"/>
                    <w:right w:val="none" w:sz="0" w:space="0" w:color="auto"/>
                  </w:divBdr>
                </w:div>
                <w:div w:id="1947808921">
                  <w:marLeft w:val="640"/>
                  <w:marRight w:val="0"/>
                  <w:marTop w:val="0"/>
                  <w:marBottom w:val="0"/>
                  <w:divBdr>
                    <w:top w:val="none" w:sz="0" w:space="0" w:color="auto"/>
                    <w:left w:val="none" w:sz="0" w:space="0" w:color="auto"/>
                    <w:bottom w:val="none" w:sz="0" w:space="0" w:color="auto"/>
                    <w:right w:val="none" w:sz="0" w:space="0" w:color="auto"/>
                  </w:divBdr>
                </w:div>
                <w:div w:id="1964656548">
                  <w:marLeft w:val="640"/>
                  <w:marRight w:val="0"/>
                  <w:marTop w:val="0"/>
                  <w:marBottom w:val="0"/>
                  <w:divBdr>
                    <w:top w:val="none" w:sz="0" w:space="0" w:color="auto"/>
                    <w:left w:val="none" w:sz="0" w:space="0" w:color="auto"/>
                    <w:bottom w:val="none" w:sz="0" w:space="0" w:color="auto"/>
                    <w:right w:val="none" w:sz="0" w:space="0" w:color="auto"/>
                  </w:divBdr>
                </w:div>
                <w:div w:id="2004383917">
                  <w:marLeft w:val="640"/>
                  <w:marRight w:val="0"/>
                  <w:marTop w:val="0"/>
                  <w:marBottom w:val="0"/>
                  <w:divBdr>
                    <w:top w:val="none" w:sz="0" w:space="0" w:color="auto"/>
                    <w:left w:val="none" w:sz="0" w:space="0" w:color="auto"/>
                    <w:bottom w:val="none" w:sz="0" w:space="0" w:color="auto"/>
                    <w:right w:val="none" w:sz="0" w:space="0" w:color="auto"/>
                  </w:divBdr>
                </w:div>
                <w:div w:id="2021656723">
                  <w:marLeft w:val="640"/>
                  <w:marRight w:val="0"/>
                  <w:marTop w:val="0"/>
                  <w:marBottom w:val="0"/>
                  <w:divBdr>
                    <w:top w:val="none" w:sz="0" w:space="0" w:color="auto"/>
                    <w:left w:val="none" w:sz="0" w:space="0" w:color="auto"/>
                    <w:bottom w:val="none" w:sz="0" w:space="0" w:color="auto"/>
                    <w:right w:val="none" w:sz="0" w:space="0" w:color="auto"/>
                  </w:divBdr>
                </w:div>
                <w:div w:id="2065525571">
                  <w:marLeft w:val="640"/>
                  <w:marRight w:val="0"/>
                  <w:marTop w:val="0"/>
                  <w:marBottom w:val="0"/>
                  <w:divBdr>
                    <w:top w:val="none" w:sz="0" w:space="0" w:color="auto"/>
                    <w:left w:val="none" w:sz="0" w:space="0" w:color="auto"/>
                    <w:bottom w:val="none" w:sz="0" w:space="0" w:color="auto"/>
                    <w:right w:val="none" w:sz="0" w:space="0" w:color="auto"/>
                  </w:divBdr>
                </w:div>
              </w:divsChild>
            </w:div>
            <w:div w:id="428813512">
              <w:marLeft w:val="0"/>
              <w:marRight w:val="0"/>
              <w:marTop w:val="0"/>
              <w:marBottom w:val="0"/>
              <w:divBdr>
                <w:top w:val="none" w:sz="0" w:space="0" w:color="auto"/>
                <w:left w:val="none" w:sz="0" w:space="0" w:color="auto"/>
                <w:bottom w:val="none" w:sz="0" w:space="0" w:color="auto"/>
                <w:right w:val="none" w:sz="0" w:space="0" w:color="auto"/>
              </w:divBdr>
              <w:divsChild>
                <w:div w:id="20085671">
                  <w:marLeft w:val="640"/>
                  <w:marRight w:val="0"/>
                  <w:marTop w:val="0"/>
                  <w:marBottom w:val="0"/>
                  <w:divBdr>
                    <w:top w:val="none" w:sz="0" w:space="0" w:color="auto"/>
                    <w:left w:val="none" w:sz="0" w:space="0" w:color="auto"/>
                    <w:bottom w:val="none" w:sz="0" w:space="0" w:color="auto"/>
                    <w:right w:val="none" w:sz="0" w:space="0" w:color="auto"/>
                  </w:divBdr>
                </w:div>
                <w:div w:id="110515707">
                  <w:marLeft w:val="640"/>
                  <w:marRight w:val="0"/>
                  <w:marTop w:val="0"/>
                  <w:marBottom w:val="0"/>
                  <w:divBdr>
                    <w:top w:val="none" w:sz="0" w:space="0" w:color="auto"/>
                    <w:left w:val="none" w:sz="0" w:space="0" w:color="auto"/>
                    <w:bottom w:val="none" w:sz="0" w:space="0" w:color="auto"/>
                    <w:right w:val="none" w:sz="0" w:space="0" w:color="auto"/>
                  </w:divBdr>
                </w:div>
                <w:div w:id="144400521">
                  <w:marLeft w:val="640"/>
                  <w:marRight w:val="0"/>
                  <w:marTop w:val="0"/>
                  <w:marBottom w:val="0"/>
                  <w:divBdr>
                    <w:top w:val="none" w:sz="0" w:space="0" w:color="auto"/>
                    <w:left w:val="none" w:sz="0" w:space="0" w:color="auto"/>
                    <w:bottom w:val="none" w:sz="0" w:space="0" w:color="auto"/>
                    <w:right w:val="none" w:sz="0" w:space="0" w:color="auto"/>
                  </w:divBdr>
                </w:div>
                <w:div w:id="149755521">
                  <w:marLeft w:val="640"/>
                  <w:marRight w:val="0"/>
                  <w:marTop w:val="0"/>
                  <w:marBottom w:val="0"/>
                  <w:divBdr>
                    <w:top w:val="none" w:sz="0" w:space="0" w:color="auto"/>
                    <w:left w:val="none" w:sz="0" w:space="0" w:color="auto"/>
                    <w:bottom w:val="none" w:sz="0" w:space="0" w:color="auto"/>
                    <w:right w:val="none" w:sz="0" w:space="0" w:color="auto"/>
                  </w:divBdr>
                </w:div>
                <w:div w:id="165945014">
                  <w:marLeft w:val="640"/>
                  <w:marRight w:val="0"/>
                  <w:marTop w:val="0"/>
                  <w:marBottom w:val="0"/>
                  <w:divBdr>
                    <w:top w:val="none" w:sz="0" w:space="0" w:color="auto"/>
                    <w:left w:val="none" w:sz="0" w:space="0" w:color="auto"/>
                    <w:bottom w:val="none" w:sz="0" w:space="0" w:color="auto"/>
                    <w:right w:val="none" w:sz="0" w:space="0" w:color="auto"/>
                  </w:divBdr>
                </w:div>
                <w:div w:id="176695932">
                  <w:marLeft w:val="640"/>
                  <w:marRight w:val="0"/>
                  <w:marTop w:val="0"/>
                  <w:marBottom w:val="0"/>
                  <w:divBdr>
                    <w:top w:val="none" w:sz="0" w:space="0" w:color="auto"/>
                    <w:left w:val="none" w:sz="0" w:space="0" w:color="auto"/>
                    <w:bottom w:val="none" w:sz="0" w:space="0" w:color="auto"/>
                    <w:right w:val="none" w:sz="0" w:space="0" w:color="auto"/>
                  </w:divBdr>
                </w:div>
                <w:div w:id="208802361">
                  <w:marLeft w:val="640"/>
                  <w:marRight w:val="0"/>
                  <w:marTop w:val="0"/>
                  <w:marBottom w:val="0"/>
                  <w:divBdr>
                    <w:top w:val="none" w:sz="0" w:space="0" w:color="auto"/>
                    <w:left w:val="none" w:sz="0" w:space="0" w:color="auto"/>
                    <w:bottom w:val="none" w:sz="0" w:space="0" w:color="auto"/>
                    <w:right w:val="none" w:sz="0" w:space="0" w:color="auto"/>
                  </w:divBdr>
                </w:div>
                <w:div w:id="213471481">
                  <w:marLeft w:val="640"/>
                  <w:marRight w:val="0"/>
                  <w:marTop w:val="0"/>
                  <w:marBottom w:val="0"/>
                  <w:divBdr>
                    <w:top w:val="none" w:sz="0" w:space="0" w:color="auto"/>
                    <w:left w:val="none" w:sz="0" w:space="0" w:color="auto"/>
                    <w:bottom w:val="none" w:sz="0" w:space="0" w:color="auto"/>
                    <w:right w:val="none" w:sz="0" w:space="0" w:color="auto"/>
                  </w:divBdr>
                </w:div>
                <w:div w:id="236133343">
                  <w:marLeft w:val="640"/>
                  <w:marRight w:val="0"/>
                  <w:marTop w:val="0"/>
                  <w:marBottom w:val="0"/>
                  <w:divBdr>
                    <w:top w:val="none" w:sz="0" w:space="0" w:color="auto"/>
                    <w:left w:val="none" w:sz="0" w:space="0" w:color="auto"/>
                    <w:bottom w:val="none" w:sz="0" w:space="0" w:color="auto"/>
                    <w:right w:val="none" w:sz="0" w:space="0" w:color="auto"/>
                  </w:divBdr>
                </w:div>
                <w:div w:id="256602119">
                  <w:marLeft w:val="640"/>
                  <w:marRight w:val="0"/>
                  <w:marTop w:val="0"/>
                  <w:marBottom w:val="0"/>
                  <w:divBdr>
                    <w:top w:val="none" w:sz="0" w:space="0" w:color="auto"/>
                    <w:left w:val="none" w:sz="0" w:space="0" w:color="auto"/>
                    <w:bottom w:val="none" w:sz="0" w:space="0" w:color="auto"/>
                    <w:right w:val="none" w:sz="0" w:space="0" w:color="auto"/>
                  </w:divBdr>
                </w:div>
                <w:div w:id="321396689">
                  <w:marLeft w:val="640"/>
                  <w:marRight w:val="0"/>
                  <w:marTop w:val="0"/>
                  <w:marBottom w:val="0"/>
                  <w:divBdr>
                    <w:top w:val="none" w:sz="0" w:space="0" w:color="auto"/>
                    <w:left w:val="none" w:sz="0" w:space="0" w:color="auto"/>
                    <w:bottom w:val="none" w:sz="0" w:space="0" w:color="auto"/>
                    <w:right w:val="none" w:sz="0" w:space="0" w:color="auto"/>
                  </w:divBdr>
                </w:div>
                <w:div w:id="353921885">
                  <w:marLeft w:val="640"/>
                  <w:marRight w:val="0"/>
                  <w:marTop w:val="0"/>
                  <w:marBottom w:val="0"/>
                  <w:divBdr>
                    <w:top w:val="none" w:sz="0" w:space="0" w:color="auto"/>
                    <w:left w:val="none" w:sz="0" w:space="0" w:color="auto"/>
                    <w:bottom w:val="none" w:sz="0" w:space="0" w:color="auto"/>
                    <w:right w:val="none" w:sz="0" w:space="0" w:color="auto"/>
                  </w:divBdr>
                </w:div>
                <w:div w:id="480318295">
                  <w:marLeft w:val="640"/>
                  <w:marRight w:val="0"/>
                  <w:marTop w:val="0"/>
                  <w:marBottom w:val="0"/>
                  <w:divBdr>
                    <w:top w:val="none" w:sz="0" w:space="0" w:color="auto"/>
                    <w:left w:val="none" w:sz="0" w:space="0" w:color="auto"/>
                    <w:bottom w:val="none" w:sz="0" w:space="0" w:color="auto"/>
                    <w:right w:val="none" w:sz="0" w:space="0" w:color="auto"/>
                  </w:divBdr>
                </w:div>
                <w:div w:id="515578527">
                  <w:marLeft w:val="640"/>
                  <w:marRight w:val="0"/>
                  <w:marTop w:val="0"/>
                  <w:marBottom w:val="0"/>
                  <w:divBdr>
                    <w:top w:val="none" w:sz="0" w:space="0" w:color="auto"/>
                    <w:left w:val="none" w:sz="0" w:space="0" w:color="auto"/>
                    <w:bottom w:val="none" w:sz="0" w:space="0" w:color="auto"/>
                    <w:right w:val="none" w:sz="0" w:space="0" w:color="auto"/>
                  </w:divBdr>
                </w:div>
                <w:div w:id="559287566">
                  <w:marLeft w:val="640"/>
                  <w:marRight w:val="0"/>
                  <w:marTop w:val="0"/>
                  <w:marBottom w:val="0"/>
                  <w:divBdr>
                    <w:top w:val="none" w:sz="0" w:space="0" w:color="auto"/>
                    <w:left w:val="none" w:sz="0" w:space="0" w:color="auto"/>
                    <w:bottom w:val="none" w:sz="0" w:space="0" w:color="auto"/>
                    <w:right w:val="none" w:sz="0" w:space="0" w:color="auto"/>
                  </w:divBdr>
                </w:div>
                <w:div w:id="677193311">
                  <w:marLeft w:val="640"/>
                  <w:marRight w:val="0"/>
                  <w:marTop w:val="0"/>
                  <w:marBottom w:val="0"/>
                  <w:divBdr>
                    <w:top w:val="none" w:sz="0" w:space="0" w:color="auto"/>
                    <w:left w:val="none" w:sz="0" w:space="0" w:color="auto"/>
                    <w:bottom w:val="none" w:sz="0" w:space="0" w:color="auto"/>
                    <w:right w:val="none" w:sz="0" w:space="0" w:color="auto"/>
                  </w:divBdr>
                </w:div>
                <w:div w:id="734205469">
                  <w:marLeft w:val="640"/>
                  <w:marRight w:val="0"/>
                  <w:marTop w:val="0"/>
                  <w:marBottom w:val="0"/>
                  <w:divBdr>
                    <w:top w:val="none" w:sz="0" w:space="0" w:color="auto"/>
                    <w:left w:val="none" w:sz="0" w:space="0" w:color="auto"/>
                    <w:bottom w:val="none" w:sz="0" w:space="0" w:color="auto"/>
                    <w:right w:val="none" w:sz="0" w:space="0" w:color="auto"/>
                  </w:divBdr>
                </w:div>
                <w:div w:id="948052961">
                  <w:marLeft w:val="640"/>
                  <w:marRight w:val="0"/>
                  <w:marTop w:val="0"/>
                  <w:marBottom w:val="0"/>
                  <w:divBdr>
                    <w:top w:val="none" w:sz="0" w:space="0" w:color="auto"/>
                    <w:left w:val="none" w:sz="0" w:space="0" w:color="auto"/>
                    <w:bottom w:val="none" w:sz="0" w:space="0" w:color="auto"/>
                    <w:right w:val="none" w:sz="0" w:space="0" w:color="auto"/>
                  </w:divBdr>
                </w:div>
                <w:div w:id="1003358676">
                  <w:marLeft w:val="640"/>
                  <w:marRight w:val="0"/>
                  <w:marTop w:val="0"/>
                  <w:marBottom w:val="0"/>
                  <w:divBdr>
                    <w:top w:val="none" w:sz="0" w:space="0" w:color="auto"/>
                    <w:left w:val="none" w:sz="0" w:space="0" w:color="auto"/>
                    <w:bottom w:val="none" w:sz="0" w:space="0" w:color="auto"/>
                    <w:right w:val="none" w:sz="0" w:space="0" w:color="auto"/>
                  </w:divBdr>
                </w:div>
                <w:div w:id="1120957876">
                  <w:marLeft w:val="640"/>
                  <w:marRight w:val="0"/>
                  <w:marTop w:val="0"/>
                  <w:marBottom w:val="0"/>
                  <w:divBdr>
                    <w:top w:val="none" w:sz="0" w:space="0" w:color="auto"/>
                    <w:left w:val="none" w:sz="0" w:space="0" w:color="auto"/>
                    <w:bottom w:val="none" w:sz="0" w:space="0" w:color="auto"/>
                    <w:right w:val="none" w:sz="0" w:space="0" w:color="auto"/>
                  </w:divBdr>
                </w:div>
                <w:div w:id="1153914595">
                  <w:marLeft w:val="640"/>
                  <w:marRight w:val="0"/>
                  <w:marTop w:val="0"/>
                  <w:marBottom w:val="0"/>
                  <w:divBdr>
                    <w:top w:val="none" w:sz="0" w:space="0" w:color="auto"/>
                    <w:left w:val="none" w:sz="0" w:space="0" w:color="auto"/>
                    <w:bottom w:val="none" w:sz="0" w:space="0" w:color="auto"/>
                    <w:right w:val="none" w:sz="0" w:space="0" w:color="auto"/>
                  </w:divBdr>
                </w:div>
                <w:div w:id="1242984097">
                  <w:marLeft w:val="640"/>
                  <w:marRight w:val="0"/>
                  <w:marTop w:val="0"/>
                  <w:marBottom w:val="0"/>
                  <w:divBdr>
                    <w:top w:val="none" w:sz="0" w:space="0" w:color="auto"/>
                    <w:left w:val="none" w:sz="0" w:space="0" w:color="auto"/>
                    <w:bottom w:val="none" w:sz="0" w:space="0" w:color="auto"/>
                    <w:right w:val="none" w:sz="0" w:space="0" w:color="auto"/>
                  </w:divBdr>
                </w:div>
                <w:div w:id="1248422600">
                  <w:marLeft w:val="640"/>
                  <w:marRight w:val="0"/>
                  <w:marTop w:val="0"/>
                  <w:marBottom w:val="0"/>
                  <w:divBdr>
                    <w:top w:val="none" w:sz="0" w:space="0" w:color="auto"/>
                    <w:left w:val="none" w:sz="0" w:space="0" w:color="auto"/>
                    <w:bottom w:val="none" w:sz="0" w:space="0" w:color="auto"/>
                    <w:right w:val="none" w:sz="0" w:space="0" w:color="auto"/>
                  </w:divBdr>
                </w:div>
                <w:div w:id="1255093482">
                  <w:marLeft w:val="640"/>
                  <w:marRight w:val="0"/>
                  <w:marTop w:val="0"/>
                  <w:marBottom w:val="0"/>
                  <w:divBdr>
                    <w:top w:val="none" w:sz="0" w:space="0" w:color="auto"/>
                    <w:left w:val="none" w:sz="0" w:space="0" w:color="auto"/>
                    <w:bottom w:val="none" w:sz="0" w:space="0" w:color="auto"/>
                    <w:right w:val="none" w:sz="0" w:space="0" w:color="auto"/>
                  </w:divBdr>
                </w:div>
                <w:div w:id="1306931474">
                  <w:marLeft w:val="640"/>
                  <w:marRight w:val="0"/>
                  <w:marTop w:val="0"/>
                  <w:marBottom w:val="0"/>
                  <w:divBdr>
                    <w:top w:val="none" w:sz="0" w:space="0" w:color="auto"/>
                    <w:left w:val="none" w:sz="0" w:space="0" w:color="auto"/>
                    <w:bottom w:val="none" w:sz="0" w:space="0" w:color="auto"/>
                    <w:right w:val="none" w:sz="0" w:space="0" w:color="auto"/>
                  </w:divBdr>
                </w:div>
                <w:div w:id="1308702916">
                  <w:marLeft w:val="640"/>
                  <w:marRight w:val="0"/>
                  <w:marTop w:val="0"/>
                  <w:marBottom w:val="0"/>
                  <w:divBdr>
                    <w:top w:val="none" w:sz="0" w:space="0" w:color="auto"/>
                    <w:left w:val="none" w:sz="0" w:space="0" w:color="auto"/>
                    <w:bottom w:val="none" w:sz="0" w:space="0" w:color="auto"/>
                    <w:right w:val="none" w:sz="0" w:space="0" w:color="auto"/>
                  </w:divBdr>
                </w:div>
                <w:div w:id="1357120633">
                  <w:marLeft w:val="640"/>
                  <w:marRight w:val="0"/>
                  <w:marTop w:val="0"/>
                  <w:marBottom w:val="0"/>
                  <w:divBdr>
                    <w:top w:val="none" w:sz="0" w:space="0" w:color="auto"/>
                    <w:left w:val="none" w:sz="0" w:space="0" w:color="auto"/>
                    <w:bottom w:val="none" w:sz="0" w:space="0" w:color="auto"/>
                    <w:right w:val="none" w:sz="0" w:space="0" w:color="auto"/>
                  </w:divBdr>
                </w:div>
                <w:div w:id="1372802212">
                  <w:marLeft w:val="640"/>
                  <w:marRight w:val="0"/>
                  <w:marTop w:val="0"/>
                  <w:marBottom w:val="0"/>
                  <w:divBdr>
                    <w:top w:val="none" w:sz="0" w:space="0" w:color="auto"/>
                    <w:left w:val="none" w:sz="0" w:space="0" w:color="auto"/>
                    <w:bottom w:val="none" w:sz="0" w:space="0" w:color="auto"/>
                    <w:right w:val="none" w:sz="0" w:space="0" w:color="auto"/>
                  </w:divBdr>
                </w:div>
                <w:div w:id="1423184025">
                  <w:marLeft w:val="640"/>
                  <w:marRight w:val="0"/>
                  <w:marTop w:val="0"/>
                  <w:marBottom w:val="0"/>
                  <w:divBdr>
                    <w:top w:val="none" w:sz="0" w:space="0" w:color="auto"/>
                    <w:left w:val="none" w:sz="0" w:space="0" w:color="auto"/>
                    <w:bottom w:val="none" w:sz="0" w:space="0" w:color="auto"/>
                    <w:right w:val="none" w:sz="0" w:space="0" w:color="auto"/>
                  </w:divBdr>
                </w:div>
                <w:div w:id="1566643784">
                  <w:marLeft w:val="640"/>
                  <w:marRight w:val="0"/>
                  <w:marTop w:val="0"/>
                  <w:marBottom w:val="0"/>
                  <w:divBdr>
                    <w:top w:val="none" w:sz="0" w:space="0" w:color="auto"/>
                    <w:left w:val="none" w:sz="0" w:space="0" w:color="auto"/>
                    <w:bottom w:val="none" w:sz="0" w:space="0" w:color="auto"/>
                    <w:right w:val="none" w:sz="0" w:space="0" w:color="auto"/>
                  </w:divBdr>
                </w:div>
                <w:div w:id="1585262372">
                  <w:marLeft w:val="640"/>
                  <w:marRight w:val="0"/>
                  <w:marTop w:val="0"/>
                  <w:marBottom w:val="0"/>
                  <w:divBdr>
                    <w:top w:val="none" w:sz="0" w:space="0" w:color="auto"/>
                    <w:left w:val="none" w:sz="0" w:space="0" w:color="auto"/>
                    <w:bottom w:val="none" w:sz="0" w:space="0" w:color="auto"/>
                    <w:right w:val="none" w:sz="0" w:space="0" w:color="auto"/>
                  </w:divBdr>
                </w:div>
                <w:div w:id="1632785140">
                  <w:marLeft w:val="640"/>
                  <w:marRight w:val="0"/>
                  <w:marTop w:val="0"/>
                  <w:marBottom w:val="0"/>
                  <w:divBdr>
                    <w:top w:val="none" w:sz="0" w:space="0" w:color="auto"/>
                    <w:left w:val="none" w:sz="0" w:space="0" w:color="auto"/>
                    <w:bottom w:val="none" w:sz="0" w:space="0" w:color="auto"/>
                    <w:right w:val="none" w:sz="0" w:space="0" w:color="auto"/>
                  </w:divBdr>
                </w:div>
                <w:div w:id="1650281235">
                  <w:marLeft w:val="640"/>
                  <w:marRight w:val="0"/>
                  <w:marTop w:val="0"/>
                  <w:marBottom w:val="0"/>
                  <w:divBdr>
                    <w:top w:val="none" w:sz="0" w:space="0" w:color="auto"/>
                    <w:left w:val="none" w:sz="0" w:space="0" w:color="auto"/>
                    <w:bottom w:val="none" w:sz="0" w:space="0" w:color="auto"/>
                    <w:right w:val="none" w:sz="0" w:space="0" w:color="auto"/>
                  </w:divBdr>
                </w:div>
                <w:div w:id="1880235877">
                  <w:marLeft w:val="640"/>
                  <w:marRight w:val="0"/>
                  <w:marTop w:val="0"/>
                  <w:marBottom w:val="0"/>
                  <w:divBdr>
                    <w:top w:val="none" w:sz="0" w:space="0" w:color="auto"/>
                    <w:left w:val="none" w:sz="0" w:space="0" w:color="auto"/>
                    <w:bottom w:val="none" w:sz="0" w:space="0" w:color="auto"/>
                    <w:right w:val="none" w:sz="0" w:space="0" w:color="auto"/>
                  </w:divBdr>
                </w:div>
                <w:div w:id="1933396035">
                  <w:marLeft w:val="640"/>
                  <w:marRight w:val="0"/>
                  <w:marTop w:val="0"/>
                  <w:marBottom w:val="0"/>
                  <w:divBdr>
                    <w:top w:val="none" w:sz="0" w:space="0" w:color="auto"/>
                    <w:left w:val="none" w:sz="0" w:space="0" w:color="auto"/>
                    <w:bottom w:val="none" w:sz="0" w:space="0" w:color="auto"/>
                    <w:right w:val="none" w:sz="0" w:space="0" w:color="auto"/>
                  </w:divBdr>
                </w:div>
                <w:div w:id="1968315090">
                  <w:marLeft w:val="640"/>
                  <w:marRight w:val="0"/>
                  <w:marTop w:val="0"/>
                  <w:marBottom w:val="0"/>
                  <w:divBdr>
                    <w:top w:val="none" w:sz="0" w:space="0" w:color="auto"/>
                    <w:left w:val="none" w:sz="0" w:space="0" w:color="auto"/>
                    <w:bottom w:val="none" w:sz="0" w:space="0" w:color="auto"/>
                    <w:right w:val="none" w:sz="0" w:space="0" w:color="auto"/>
                  </w:divBdr>
                </w:div>
                <w:div w:id="2063090842">
                  <w:marLeft w:val="640"/>
                  <w:marRight w:val="0"/>
                  <w:marTop w:val="0"/>
                  <w:marBottom w:val="0"/>
                  <w:divBdr>
                    <w:top w:val="none" w:sz="0" w:space="0" w:color="auto"/>
                    <w:left w:val="none" w:sz="0" w:space="0" w:color="auto"/>
                    <w:bottom w:val="none" w:sz="0" w:space="0" w:color="auto"/>
                    <w:right w:val="none" w:sz="0" w:space="0" w:color="auto"/>
                  </w:divBdr>
                </w:div>
                <w:div w:id="2074620263">
                  <w:marLeft w:val="640"/>
                  <w:marRight w:val="0"/>
                  <w:marTop w:val="0"/>
                  <w:marBottom w:val="0"/>
                  <w:divBdr>
                    <w:top w:val="none" w:sz="0" w:space="0" w:color="auto"/>
                    <w:left w:val="none" w:sz="0" w:space="0" w:color="auto"/>
                    <w:bottom w:val="none" w:sz="0" w:space="0" w:color="auto"/>
                    <w:right w:val="none" w:sz="0" w:space="0" w:color="auto"/>
                  </w:divBdr>
                </w:div>
                <w:div w:id="2097552085">
                  <w:marLeft w:val="640"/>
                  <w:marRight w:val="0"/>
                  <w:marTop w:val="0"/>
                  <w:marBottom w:val="0"/>
                  <w:divBdr>
                    <w:top w:val="none" w:sz="0" w:space="0" w:color="auto"/>
                    <w:left w:val="none" w:sz="0" w:space="0" w:color="auto"/>
                    <w:bottom w:val="none" w:sz="0" w:space="0" w:color="auto"/>
                    <w:right w:val="none" w:sz="0" w:space="0" w:color="auto"/>
                  </w:divBdr>
                </w:div>
              </w:divsChild>
            </w:div>
            <w:div w:id="503279623">
              <w:marLeft w:val="0"/>
              <w:marRight w:val="0"/>
              <w:marTop w:val="0"/>
              <w:marBottom w:val="0"/>
              <w:divBdr>
                <w:top w:val="none" w:sz="0" w:space="0" w:color="auto"/>
                <w:left w:val="none" w:sz="0" w:space="0" w:color="auto"/>
                <w:bottom w:val="none" w:sz="0" w:space="0" w:color="auto"/>
                <w:right w:val="none" w:sz="0" w:space="0" w:color="auto"/>
              </w:divBdr>
              <w:divsChild>
                <w:div w:id="4670881">
                  <w:marLeft w:val="640"/>
                  <w:marRight w:val="0"/>
                  <w:marTop w:val="0"/>
                  <w:marBottom w:val="0"/>
                  <w:divBdr>
                    <w:top w:val="none" w:sz="0" w:space="0" w:color="auto"/>
                    <w:left w:val="none" w:sz="0" w:space="0" w:color="auto"/>
                    <w:bottom w:val="none" w:sz="0" w:space="0" w:color="auto"/>
                    <w:right w:val="none" w:sz="0" w:space="0" w:color="auto"/>
                  </w:divBdr>
                </w:div>
                <w:div w:id="69665734">
                  <w:marLeft w:val="640"/>
                  <w:marRight w:val="0"/>
                  <w:marTop w:val="0"/>
                  <w:marBottom w:val="0"/>
                  <w:divBdr>
                    <w:top w:val="none" w:sz="0" w:space="0" w:color="auto"/>
                    <w:left w:val="none" w:sz="0" w:space="0" w:color="auto"/>
                    <w:bottom w:val="none" w:sz="0" w:space="0" w:color="auto"/>
                    <w:right w:val="none" w:sz="0" w:space="0" w:color="auto"/>
                  </w:divBdr>
                </w:div>
                <w:div w:id="182480433">
                  <w:marLeft w:val="640"/>
                  <w:marRight w:val="0"/>
                  <w:marTop w:val="0"/>
                  <w:marBottom w:val="0"/>
                  <w:divBdr>
                    <w:top w:val="none" w:sz="0" w:space="0" w:color="auto"/>
                    <w:left w:val="none" w:sz="0" w:space="0" w:color="auto"/>
                    <w:bottom w:val="none" w:sz="0" w:space="0" w:color="auto"/>
                    <w:right w:val="none" w:sz="0" w:space="0" w:color="auto"/>
                  </w:divBdr>
                </w:div>
                <w:div w:id="189954433">
                  <w:marLeft w:val="640"/>
                  <w:marRight w:val="0"/>
                  <w:marTop w:val="0"/>
                  <w:marBottom w:val="0"/>
                  <w:divBdr>
                    <w:top w:val="none" w:sz="0" w:space="0" w:color="auto"/>
                    <w:left w:val="none" w:sz="0" w:space="0" w:color="auto"/>
                    <w:bottom w:val="none" w:sz="0" w:space="0" w:color="auto"/>
                    <w:right w:val="none" w:sz="0" w:space="0" w:color="auto"/>
                  </w:divBdr>
                </w:div>
                <w:div w:id="224264346">
                  <w:marLeft w:val="640"/>
                  <w:marRight w:val="0"/>
                  <w:marTop w:val="0"/>
                  <w:marBottom w:val="0"/>
                  <w:divBdr>
                    <w:top w:val="none" w:sz="0" w:space="0" w:color="auto"/>
                    <w:left w:val="none" w:sz="0" w:space="0" w:color="auto"/>
                    <w:bottom w:val="none" w:sz="0" w:space="0" w:color="auto"/>
                    <w:right w:val="none" w:sz="0" w:space="0" w:color="auto"/>
                  </w:divBdr>
                </w:div>
                <w:div w:id="266079789">
                  <w:marLeft w:val="640"/>
                  <w:marRight w:val="0"/>
                  <w:marTop w:val="0"/>
                  <w:marBottom w:val="0"/>
                  <w:divBdr>
                    <w:top w:val="none" w:sz="0" w:space="0" w:color="auto"/>
                    <w:left w:val="none" w:sz="0" w:space="0" w:color="auto"/>
                    <w:bottom w:val="none" w:sz="0" w:space="0" w:color="auto"/>
                    <w:right w:val="none" w:sz="0" w:space="0" w:color="auto"/>
                  </w:divBdr>
                </w:div>
                <w:div w:id="355808507">
                  <w:marLeft w:val="640"/>
                  <w:marRight w:val="0"/>
                  <w:marTop w:val="0"/>
                  <w:marBottom w:val="0"/>
                  <w:divBdr>
                    <w:top w:val="none" w:sz="0" w:space="0" w:color="auto"/>
                    <w:left w:val="none" w:sz="0" w:space="0" w:color="auto"/>
                    <w:bottom w:val="none" w:sz="0" w:space="0" w:color="auto"/>
                    <w:right w:val="none" w:sz="0" w:space="0" w:color="auto"/>
                  </w:divBdr>
                </w:div>
                <w:div w:id="545487449">
                  <w:marLeft w:val="640"/>
                  <w:marRight w:val="0"/>
                  <w:marTop w:val="0"/>
                  <w:marBottom w:val="0"/>
                  <w:divBdr>
                    <w:top w:val="none" w:sz="0" w:space="0" w:color="auto"/>
                    <w:left w:val="none" w:sz="0" w:space="0" w:color="auto"/>
                    <w:bottom w:val="none" w:sz="0" w:space="0" w:color="auto"/>
                    <w:right w:val="none" w:sz="0" w:space="0" w:color="auto"/>
                  </w:divBdr>
                </w:div>
                <w:div w:id="618874337">
                  <w:marLeft w:val="640"/>
                  <w:marRight w:val="0"/>
                  <w:marTop w:val="0"/>
                  <w:marBottom w:val="0"/>
                  <w:divBdr>
                    <w:top w:val="none" w:sz="0" w:space="0" w:color="auto"/>
                    <w:left w:val="none" w:sz="0" w:space="0" w:color="auto"/>
                    <w:bottom w:val="none" w:sz="0" w:space="0" w:color="auto"/>
                    <w:right w:val="none" w:sz="0" w:space="0" w:color="auto"/>
                  </w:divBdr>
                </w:div>
                <w:div w:id="709038749">
                  <w:marLeft w:val="640"/>
                  <w:marRight w:val="0"/>
                  <w:marTop w:val="0"/>
                  <w:marBottom w:val="0"/>
                  <w:divBdr>
                    <w:top w:val="none" w:sz="0" w:space="0" w:color="auto"/>
                    <w:left w:val="none" w:sz="0" w:space="0" w:color="auto"/>
                    <w:bottom w:val="none" w:sz="0" w:space="0" w:color="auto"/>
                    <w:right w:val="none" w:sz="0" w:space="0" w:color="auto"/>
                  </w:divBdr>
                </w:div>
                <w:div w:id="712074156">
                  <w:marLeft w:val="640"/>
                  <w:marRight w:val="0"/>
                  <w:marTop w:val="0"/>
                  <w:marBottom w:val="0"/>
                  <w:divBdr>
                    <w:top w:val="none" w:sz="0" w:space="0" w:color="auto"/>
                    <w:left w:val="none" w:sz="0" w:space="0" w:color="auto"/>
                    <w:bottom w:val="none" w:sz="0" w:space="0" w:color="auto"/>
                    <w:right w:val="none" w:sz="0" w:space="0" w:color="auto"/>
                  </w:divBdr>
                </w:div>
                <w:div w:id="756168474">
                  <w:marLeft w:val="640"/>
                  <w:marRight w:val="0"/>
                  <w:marTop w:val="0"/>
                  <w:marBottom w:val="0"/>
                  <w:divBdr>
                    <w:top w:val="none" w:sz="0" w:space="0" w:color="auto"/>
                    <w:left w:val="none" w:sz="0" w:space="0" w:color="auto"/>
                    <w:bottom w:val="none" w:sz="0" w:space="0" w:color="auto"/>
                    <w:right w:val="none" w:sz="0" w:space="0" w:color="auto"/>
                  </w:divBdr>
                </w:div>
                <w:div w:id="766344266">
                  <w:marLeft w:val="640"/>
                  <w:marRight w:val="0"/>
                  <w:marTop w:val="0"/>
                  <w:marBottom w:val="0"/>
                  <w:divBdr>
                    <w:top w:val="none" w:sz="0" w:space="0" w:color="auto"/>
                    <w:left w:val="none" w:sz="0" w:space="0" w:color="auto"/>
                    <w:bottom w:val="none" w:sz="0" w:space="0" w:color="auto"/>
                    <w:right w:val="none" w:sz="0" w:space="0" w:color="auto"/>
                  </w:divBdr>
                </w:div>
                <w:div w:id="820853209">
                  <w:marLeft w:val="640"/>
                  <w:marRight w:val="0"/>
                  <w:marTop w:val="0"/>
                  <w:marBottom w:val="0"/>
                  <w:divBdr>
                    <w:top w:val="none" w:sz="0" w:space="0" w:color="auto"/>
                    <w:left w:val="none" w:sz="0" w:space="0" w:color="auto"/>
                    <w:bottom w:val="none" w:sz="0" w:space="0" w:color="auto"/>
                    <w:right w:val="none" w:sz="0" w:space="0" w:color="auto"/>
                  </w:divBdr>
                </w:div>
                <w:div w:id="924920356">
                  <w:marLeft w:val="640"/>
                  <w:marRight w:val="0"/>
                  <w:marTop w:val="0"/>
                  <w:marBottom w:val="0"/>
                  <w:divBdr>
                    <w:top w:val="none" w:sz="0" w:space="0" w:color="auto"/>
                    <w:left w:val="none" w:sz="0" w:space="0" w:color="auto"/>
                    <w:bottom w:val="none" w:sz="0" w:space="0" w:color="auto"/>
                    <w:right w:val="none" w:sz="0" w:space="0" w:color="auto"/>
                  </w:divBdr>
                </w:div>
                <w:div w:id="971057845">
                  <w:marLeft w:val="640"/>
                  <w:marRight w:val="0"/>
                  <w:marTop w:val="0"/>
                  <w:marBottom w:val="0"/>
                  <w:divBdr>
                    <w:top w:val="none" w:sz="0" w:space="0" w:color="auto"/>
                    <w:left w:val="none" w:sz="0" w:space="0" w:color="auto"/>
                    <w:bottom w:val="none" w:sz="0" w:space="0" w:color="auto"/>
                    <w:right w:val="none" w:sz="0" w:space="0" w:color="auto"/>
                  </w:divBdr>
                </w:div>
                <w:div w:id="984241831">
                  <w:marLeft w:val="640"/>
                  <w:marRight w:val="0"/>
                  <w:marTop w:val="0"/>
                  <w:marBottom w:val="0"/>
                  <w:divBdr>
                    <w:top w:val="none" w:sz="0" w:space="0" w:color="auto"/>
                    <w:left w:val="none" w:sz="0" w:space="0" w:color="auto"/>
                    <w:bottom w:val="none" w:sz="0" w:space="0" w:color="auto"/>
                    <w:right w:val="none" w:sz="0" w:space="0" w:color="auto"/>
                  </w:divBdr>
                </w:div>
                <w:div w:id="1049691421">
                  <w:marLeft w:val="640"/>
                  <w:marRight w:val="0"/>
                  <w:marTop w:val="0"/>
                  <w:marBottom w:val="0"/>
                  <w:divBdr>
                    <w:top w:val="none" w:sz="0" w:space="0" w:color="auto"/>
                    <w:left w:val="none" w:sz="0" w:space="0" w:color="auto"/>
                    <w:bottom w:val="none" w:sz="0" w:space="0" w:color="auto"/>
                    <w:right w:val="none" w:sz="0" w:space="0" w:color="auto"/>
                  </w:divBdr>
                </w:div>
                <w:div w:id="1202013462">
                  <w:marLeft w:val="640"/>
                  <w:marRight w:val="0"/>
                  <w:marTop w:val="0"/>
                  <w:marBottom w:val="0"/>
                  <w:divBdr>
                    <w:top w:val="none" w:sz="0" w:space="0" w:color="auto"/>
                    <w:left w:val="none" w:sz="0" w:space="0" w:color="auto"/>
                    <w:bottom w:val="none" w:sz="0" w:space="0" w:color="auto"/>
                    <w:right w:val="none" w:sz="0" w:space="0" w:color="auto"/>
                  </w:divBdr>
                </w:div>
                <w:div w:id="1289780112">
                  <w:marLeft w:val="640"/>
                  <w:marRight w:val="0"/>
                  <w:marTop w:val="0"/>
                  <w:marBottom w:val="0"/>
                  <w:divBdr>
                    <w:top w:val="none" w:sz="0" w:space="0" w:color="auto"/>
                    <w:left w:val="none" w:sz="0" w:space="0" w:color="auto"/>
                    <w:bottom w:val="none" w:sz="0" w:space="0" w:color="auto"/>
                    <w:right w:val="none" w:sz="0" w:space="0" w:color="auto"/>
                  </w:divBdr>
                </w:div>
                <w:div w:id="1371689624">
                  <w:marLeft w:val="640"/>
                  <w:marRight w:val="0"/>
                  <w:marTop w:val="0"/>
                  <w:marBottom w:val="0"/>
                  <w:divBdr>
                    <w:top w:val="none" w:sz="0" w:space="0" w:color="auto"/>
                    <w:left w:val="none" w:sz="0" w:space="0" w:color="auto"/>
                    <w:bottom w:val="none" w:sz="0" w:space="0" w:color="auto"/>
                    <w:right w:val="none" w:sz="0" w:space="0" w:color="auto"/>
                  </w:divBdr>
                </w:div>
                <w:div w:id="1390961080">
                  <w:marLeft w:val="640"/>
                  <w:marRight w:val="0"/>
                  <w:marTop w:val="0"/>
                  <w:marBottom w:val="0"/>
                  <w:divBdr>
                    <w:top w:val="none" w:sz="0" w:space="0" w:color="auto"/>
                    <w:left w:val="none" w:sz="0" w:space="0" w:color="auto"/>
                    <w:bottom w:val="none" w:sz="0" w:space="0" w:color="auto"/>
                    <w:right w:val="none" w:sz="0" w:space="0" w:color="auto"/>
                  </w:divBdr>
                </w:div>
                <w:div w:id="1425884807">
                  <w:marLeft w:val="640"/>
                  <w:marRight w:val="0"/>
                  <w:marTop w:val="0"/>
                  <w:marBottom w:val="0"/>
                  <w:divBdr>
                    <w:top w:val="none" w:sz="0" w:space="0" w:color="auto"/>
                    <w:left w:val="none" w:sz="0" w:space="0" w:color="auto"/>
                    <w:bottom w:val="none" w:sz="0" w:space="0" w:color="auto"/>
                    <w:right w:val="none" w:sz="0" w:space="0" w:color="auto"/>
                  </w:divBdr>
                </w:div>
                <w:div w:id="1477575444">
                  <w:marLeft w:val="640"/>
                  <w:marRight w:val="0"/>
                  <w:marTop w:val="0"/>
                  <w:marBottom w:val="0"/>
                  <w:divBdr>
                    <w:top w:val="none" w:sz="0" w:space="0" w:color="auto"/>
                    <w:left w:val="none" w:sz="0" w:space="0" w:color="auto"/>
                    <w:bottom w:val="none" w:sz="0" w:space="0" w:color="auto"/>
                    <w:right w:val="none" w:sz="0" w:space="0" w:color="auto"/>
                  </w:divBdr>
                </w:div>
                <w:div w:id="1521550621">
                  <w:marLeft w:val="640"/>
                  <w:marRight w:val="0"/>
                  <w:marTop w:val="0"/>
                  <w:marBottom w:val="0"/>
                  <w:divBdr>
                    <w:top w:val="none" w:sz="0" w:space="0" w:color="auto"/>
                    <w:left w:val="none" w:sz="0" w:space="0" w:color="auto"/>
                    <w:bottom w:val="none" w:sz="0" w:space="0" w:color="auto"/>
                    <w:right w:val="none" w:sz="0" w:space="0" w:color="auto"/>
                  </w:divBdr>
                </w:div>
                <w:div w:id="1601446647">
                  <w:marLeft w:val="640"/>
                  <w:marRight w:val="0"/>
                  <w:marTop w:val="0"/>
                  <w:marBottom w:val="0"/>
                  <w:divBdr>
                    <w:top w:val="none" w:sz="0" w:space="0" w:color="auto"/>
                    <w:left w:val="none" w:sz="0" w:space="0" w:color="auto"/>
                    <w:bottom w:val="none" w:sz="0" w:space="0" w:color="auto"/>
                    <w:right w:val="none" w:sz="0" w:space="0" w:color="auto"/>
                  </w:divBdr>
                </w:div>
                <w:div w:id="1621300550">
                  <w:marLeft w:val="640"/>
                  <w:marRight w:val="0"/>
                  <w:marTop w:val="0"/>
                  <w:marBottom w:val="0"/>
                  <w:divBdr>
                    <w:top w:val="none" w:sz="0" w:space="0" w:color="auto"/>
                    <w:left w:val="none" w:sz="0" w:space="0" w:color="auto"/>
                    <w:bottom w:val="none" w:sz="0" w:space="0" w:color="auto"/>
                    <w:right w:val="none" w:sz="0" w:space="0" w:color="auto"/>
                  </w:divBdr>
                </w:div>
                <w:div w:id="1634942698">
                  <w:marLeft w:val="640"/>
                  <w:marRight w:val="0"/>
                  <w:marTop w:val="0"/>
                  <w:marBottom w:val="0"/>
                  <w:divBdr>
                    <w:top w:val="none" w:sz="0" w:space="0" w:color="auto"/>
                    <w:left w:val="none" w:sz="0" w:space="0" w:color="auto"/>
                    <w:bottom w:val="none" w:sz="0" w:space="0" w:color="auto"/>
                    <w:right w:val="none" w:sz="0" w:space="0" w:color="auto"/>
                  </w:divBdr>
                </w:div>
                <w:div w:id="1704281596">
                  <w:marLeft w:val="640"/>
                  <w:marRight w:val="0"/>
                  <w:marTop w:val="0"/>
                  <w:marBottom w:val="0"/>
                  <w:divBdr>
                    <w:top w:val="none" w:sz="0" w:space="0" w:color="auto"/>
                    <w:left w:val="none" w:sz="0" w:space="0" w:color="auto"/>
                    <w:bottom w:val="none" w:sz="0" w:space="0" w:color="auto"/>
                    <w:right w:val="none" w:sz="0" w:space="0" w:color="auto"/>
                  </w:divBdr>
                </w:div>
                <w:div w:id="1710689287">
                  <w:marLeft w:val="640"/>
                  <w:marRight w:val="0"/>
                  <w:marTop w:val="0"/>
                  <w:marBottom w:val="0"/>
                  <w:divBdr>
                    <w:top w:val="none" w:sz="0" w:space="0" w:color="auto"/>
                    <w:left w:val="none" w:sz="0" w:space="0" w:color="auto"/>
                    <w:bottom w:val="none" w:sz="0" w:space="0" w:color="auto"/>
                    <w:right w:val="none" w:sz="0" w:space="0" w:color="auto"/>
                  </w:divBdr>
                </w:div>
                <w:div w:id="1778523707">
                  <w:marLeft w:val="640"/>
                  <w:marRight w:val="0"/>
                  <w:marTop w:val="0"/>
                  <w:marBottom w:val="0"/>
                  <w:divBdr>
                    <w:top w:val="none" w:sz="0" w:space="0" w:color="auto"/>
                    <w:left w:val="none" w:sz="0" w:space="0" w:color="auto"/>
                    <w:bottom w:val="none" w:sz="0" w:space="0" w:color="auto"/>
                    <w:right w:val="none" w:sz="0" w:space="0" w:color="auto"/>
                  </w:divBdr>
                </w:div>
                <w:div w:id="1779521977">
                  <w:marLeft w:val="640"/>
                  <w:marRight w:val="0"/>
                  <w:marTop w:val="0"/>
                  <w:marBottom w:val="0"/>
                  <w:divBdr>
                    <w:top w:val="none" w:sz="0" w:space="0" w:color="auto"/>
                    <w:left w:val="none" w:sz="0" w:space="0" w:color="auto"/>
                    <w:bottom w:val="none" w:sz="0" w:space="0" w:color="auto"/>
                    <w:right w:val="none" w:sz="0" w:space="0" w:color="auto"/>
                  </w:divBdr>
                </w:div>
                <w:div w:id="1809853400">
                  <w:marLeft w:val="640"/>
                  <w:marRight w:val="0"/>
                  <w:marTop w:val="0"/>
                  <w:marBottom w:val="0"/>
                  <w:divBdr>
                    <w:top w:val="none" w:sz="0" w:space="0" w:color="auto"/>
                    <w:left w:val="none" w:sz="0" w:space="0" w:color="auto"/>
                    <w:bottom w:val="none" w:sz="0" w:space="0" w:color="auto"/>
                    <w:right w:val="none" w:sz="0" w:space="0" w:color="auto"/>
                  </w:divBdr>
                </w:div>
                <w:div w:id="1811361012">
                  <w:marLeft w:val="640"/>
                  <w:marRight w:val="0"/>
                  <w:marTop w:val="0"/>
                  <w:marBottom w:val="0"/>
                  <w:divBdr>
                    <w:top w:val="none" w:sz="0" w:space="0" w:color="auto"/>
                    <w:left w:val="none" w:sz="0" w:space="0" w:color="auto"/>
                    <w:bottom w:val="none" w:sz="0" w:space="0" w:color="auto"/>
                    <w:right w:val="none" w:sz="0" w:space="0" w:color="auto"/>
                  </w:divBdr>
                </w:div>
                <w:div w:id="1834759835">
                  <w:marLeft w:val="640"/>
                  <w:marRight w:val="0"/>
                  <w:marTop w:val="0"/>
                  <w:marBottom w:val="0"/>
                  <w:divBdr>
                    <w:top w:val="none" w:sz="0" w:space="0" w:color="auto"/>
                    <w:left w:val="none" w:sz="0" w:space="0" w:color="auto"/>
                    <w:bottom w:val="none" w:sz="0" w:space="0" w:color="auto"/>
                    <w:right w:val="none" w:sz="0" w:space="0" w:color="auto"/>
                  </w:divBdr>
                </w:div>
                <w:div w:id="1890417750">
                  <w:marLeft w:val="640"/>
                  <w:marRight w:val="0"/>
                  <w:marTop w:val="0"/>
                  <w:marBottom w:val="0"/>
                  <w:divBdr>
                    <w:top w:val="none" w:sz="0" w:space="0" w:color="auto"/>
                    <w:left w:val="none" w:sz="0" w:space="0" w:color="auto"/>
                    <w:bottom w:val="none" w:sz="0" w:space="0" w:color="auto"/>
                    <w:right w:val="none" w:sz="0" w:space="0" w:color="auto"/>
                  </w:divBdr>
                </w:div>
                <w:div w:id="1906794796">
                  <w:marLeft w:val="640"/>
                  <w:marRight w:val="0"/>
                  <w:marTop w:val="0"/>
                  <w:marBottom w:val="0"/>
                  <w:divBdr>
                    <w:top w:val="none" w:sz="0" w:space="0" w:color="auto"/>
                    <w:left w:val="none" w:sz="0" w:space="0" w:color="auto"/>
                    <w:bottom w:val="none" w:sz="0" w:space="0" w:color="auto"/>
                    <w:right w:val="none" w:sz="0" w:space="0" w:color="auto"/>
                  </w:divBdr>
                </w:div>
                <w:div w:id="2001884243">
                  <w:marLeft w:val="640"/>
                  <w:marRight w:val="0"/>
                  <w:marTop w:val="0"/>
                  <w:marBottom w:val="0"/>
                  <w:divBdr>
                    <w:top w:val="none" w:sz="0" w:space="0" w:color="auto"/>
                    <w:left w:val="none" w:sz="0" w:space="0" w:color="auto"/>
                    <w:bottom w:val="none" w:sz="0" w:space="0" w:color="auto"/>
                    <w:right w:val="none" w:sz="0" w:space="0" w:color="auto"/>
                  </w:divBdr>
                </w:div>
                <w:div w:id="2015691406">
                  <w:marLeft w:val="640"/>
                  <w:marRight w:val="0"/>
                  <w:marTop w:val="0"/>
                  <w:marBottom w:val="0"/>
                  <w:divBdr>
                    <w:top w:val="none" w:sz="0" w:space="0" w:color="auto"/>
                    <w:left w:val="none" w:sz="0" w:space="0" w:color="auto"/>
                    <w:bottom w:val="none" w:sz="0" w:space="0" w:color="auto"/>
                    <w:right w:val="none" w:sz="0" w:space="0" w:color="auto"/>
                  </w:divBdr>
                </w:div>
                <w:div w:id="2048411139">
                  <w:marLeft w:val="640"/>
                  <w:marRight w:val="0"/>
                  <w:marTop w:val="0"/>
                  <w:marBottom w:val="0"/>
                  <w:divBdr>
                    <w:top w:val="none" w:sz="0" w:space="0" w:color="auto"/>
                    <w:left w:val="none" w:sz="0" w:space="0" w:color="auto"/>
                    <w:bottom w:val="none" w:sz="0" w:space="0" w:color="auto"/>
                    <w:right w:val="none" w:sz="0" w:space="0" w:color="auto"/>
                  </w:divBdr>
                </w:div>
              </w:divsChild>
            </w:div>
            <w:div w:id="734474645">
              <w:marLeft w:val="0"/>
              <w:marRight w:val="0"/>
              <w:marTop w:val="0"/>
              <w:marBottom w:val="0"/>
              <w:divBdr>
                <w:top w:val="none" w:sz="0" w:space="0" w:color="auto"/>
                <w:left w:val="none" w:sz="0" w:space="0" w:color="auto"/>
                <w:bottom w:val="none" w:sz="0" w:space="0" w:color="auto"/>
                <w:right w:val="none" w:sz="0" w:space="0" w:color="auto"/>
              </w:divBdr>
              <w:divsChild>
                <w:div w:id="18509465">
                  <w:marLeft w:val="640"/>
                  <w:marRight w:val="0"/>
                  <w:marTop w:val="0"/>
                  <w:marBottom w:val="0"/>
                  <w:divBdr>
                    <w:top w:val="none" w:sz="0" w:space="0" w:color="auto"/>
                    <w:left w:val="none" w:sz="0" w:space="0" w:color="auto"/>
                    <w:bottom w:val="none" w:sz="0" w:space="0" w:color="auto"/>
                    <w:right w:val="none" w:sz="0" w:space="0" w:color="auto"/>
                  </w:divBdr>
                </w:div>
                <w:div w:id="41445246">
                  <w:marLeft w:val="640"/>
                  <w:marRight w:val="0"/>
                  <w:marTop w:val="0"/>
                  <w:marBottom w:val="0"/>
                  <w:divBdr>
                    <w:top w:val="none" w:sz="0" w:space="0" w:color="auto"/>
                    <w:left w:val="none" w:sz="0" w:space="0" w:color="auto"/>
                    <w:bottom w:val="none" w:sz="0" w:space="0" w:color="auto"/>
                    <w:right w:val="none" w:sz="0" w:space="0" w:color="auto"/>
                  </w:divBdr>
                </w:div>
                <w:div w:id="57293647">
                  <w:marLeft w:val="640"/>
                  <w:marRight w:val="0"/>
                  <w:marTop w:val="0"/>
                  <w:marBottom w:val="0"/>
                  <w:divBdr>
                    <w:top w:val="none" w:sz="0" w:space="0" w:color="auto"/>
                    <w:left w:val="none" w:sz="0" w:space="0" w:color="auto"/>
                    <w:bottom w:val="none" w:sz="0" w:space="0" w:color="auto"/>
                    <w:right w:val="none" w:sz="0" w:space="0" w:color="auto"/>
                  </w:divBdr>
                </w:div>
                <w:div w:id="114449183">
                  <w:marLeft w:val="640"/>
                  <w:marRight w:val="0"/>
                  <w:marTop w:val="0"/>
                  <w:marBottom w:val="0"/>
                  <w:divBdr>
                    <w:top w:val="none" w:sz="0" w:space="0" w:color="auto"/>
                    <w:left w:val="none" w:sz="0" w:space="0" w:color="auto"/>
                    <w:bottom w:val="none" w:sz="0" w:space="0" w:color="auto"/>
                    <w:right w:val="none" w:sz="0" w:space="0" w:color="auto"/>
                  </w:divBdr>
                </w:div>
                <w:div w:id="248269507">
                  <w:marLeft w:val="640"/>
                  <w:marRight w:val="0"/>
                  <w:marTop w:val="0"/>
                  <w:marBottom w:val="0"/>
                  <w:divBdr>
                    <w:top w:val="none" w:sz="0" w:space="0" w:color="auto"/>
                    <w:left w:val="none" w:sz="0" w:space="0" w:color="auto"/>
                    <w:bottom w:val="none" w:sz="0" w:space="0" w:color="auto"/>
                    <w:right w:val="none" w:sz="0" w:space="0" w:color="auto"/>
                  </w:divBdr>
                </w:div>
                <w:div w:id="280577383">
                  <w:marLeft w:val="640"/>
                  <w:marRight w:val="0"/>
                  <w:marTop w:val="0"/>
                  <w:marBottom w:val="0"/>
                  <w:divBdr>
                    <w:top w:val="none" w:sz="0" w:space="0" w:color="auto"/>
                    <w:left w:val="none" w:sz="0" w:space="0" w:color="auto"/>
                    <w:bottom w:val="none" w:sz="0" w:space="0" w:color="auto"/>
                    <w:right w:val="none" w:sz="0" w:space="0" w:color="auto"/>
                  </w:divBdr>
                </w:div>
                <w:div w:id="350959079">
                  <w:marLeft w:val="640"/>
                  <w:marRight w:val="0"/>
                  <w:marTop w:val="0"/>
                  <w:marBottom w:val="0"/>
                  <w:divBdr>
                    <w:top w:val="none" w:sz="0" w:space="0" w:color="auto"/>
                    <w:left w:val="none" w:sz="0" w:space="0" w:color="auto"/>
                    <w:bottom w:val="none" w:sz="0" w:space="0" w:color="auto"/>
                    <w:right w:val="none" w:sz="0" w:space="0" w:color="auto"/>
                  </w:divBdr>
                </w:div>
                <w:div w:id="388455674">
                  <w:marLeft w:val="640"/>
                  <w:marRight w:val="0"/>
                  <w:marTop w:val="0"/>
                  <w:marBottom w:val="0"/>
                  <w:divBdr>
                    <w:top w:val="none" w:sz="0" w:space="0" w:color="auto"/>
                    <w:left w:val="none" w:sz="0" w:space="0" w:color="auto"/>
                    <w:bottom w:val="none" w:sz="0" w:space="0" w:color="auto"/>
                    <w:right w:val="none" w:sz="0" w:space="0" w:color="auto"/>
                  </w:divBdr>
                </w:div>
                <w:div w:id="462582530">
                  <w:marLeft w:val="640"/>
                  <w:marRight w:val="0"/>
                  <w:marTop w:val="0"/>
                  <w:marBottom w:val="0"/>
                  <w:divBdr>
                    <w:top w:val="none" w:sz="0" w:space="0" w:color="auto"/>
                    <w:left w:val="none" w:sz="0" w:space="0" w:color="auto"/>
                    <w:bottom w:val="none" w:sz="0" w:space="0" w:color="auto"/>
                    <w:right w:val="none" w:sz="0" w:space="0" w:color="auto"/>
                  </w:divBdr>
                </w:div>
                <w:div w:id="518663752">
                  <w:marLeft w:val="640"/>
                  <w:marRight w:val="0"/>
                  <w:marTop w:val="0"/>
                  <w:marBottom w:val="0"/>
                  <w:divBdr>
                    <w:top w:val="none" w:sz="0" w:space="0" w:color="auto"/>
                    <w:left w:val="none" w:sz="0" w:space="0" w:color="auto"/>
                    <w:bottom w:val="none" w:sz="0" w:space="0" w:color="auto"/>
                    <w:right w:val="none" w:sz="0" w:space="0" w:color="auto"/>
                  </w:divBdr>
                </w:div>
                <w:div w:id="530343604">
                  <w:marLeft w:val="640"/>
                  <w:marRight w:val="0"/>
                  <w:marTop w:val="0"/>
                  <w:marBottom w:val="0"/>
                  <w:divBdr>
                    <w:top w:val="none" w:sz="0" w:space="0" w:color="auto"/>
                    <w:left w:val="none" w:sz="0" w:space="0" w:color="auto"/>
                    <w:bottom w:val="none" w:sz="0" w:space="0" w:color="auto"/>
                    <w:right w:val="none" w:sz="0" w:space="0" w:color="auto"/>
                  </w:divBdr>
                </w:div>
                <w:div w:id="706182031">
                  <w:marLeft w:val="640"/>
                  <w:marRight w:val="0"/>
                  <w:marTop w:val="0"/>
                  <w:marBottom w:val="0"/>
                  <w:divBdr>
                    <w:top w:val="none" w:sz="0" w:space="0" w:color="auto"/>
                    <w:left w:val="none" w:sz="0" w:space="0" w:color="auto"/>
                    <w:bottom w:val="none" w:sz="0" w:space="0" w:color="auto"/>
                    <w:right w:val="none" w:sz="0" w:space="0" w:color="auto"/>
                  </w:divBdr>
                </w:div>
                <w:div w:id="726605577">
                  <w:marLeft w:val="640"/>
                  <w:marRight w:val="0"/>
                  <w:marTop w:val="0"/>
                  <w:marBottom w:val="0"/>
                  <w:divBdr>
                    <w:top w:val="none" w:sz="0" w:space="0" w:color="auto"/>
                    <w:left w:val="none" w:sz="0" w:space="0" w:color="auto"/>
                    <w:bottom w:val="none" w:sz="0" w:space="0" w:color="auto"/>
                    <w:right w:val="none" w:sz="0" w:space="0" w:color="auto"/>
                  </w:divBdr>
                </w:div>
                <w:div w:id="759834312">
                  <w:marLeft w:val="640"/>
                  <w:marRight w:val="0"/>
                  <w:marTop w:val="0"/>
                  <w:marBottom w:val="0"/>
                  <w:divBdr>
                    <w:top w:val="none" w:sz="0" w:space="0" w:color="auto"/>
                    <w:left w:val="none" w:sz="0" w:space="0" w:color="auto"/>
                    <w:bottom w:val="none" w:sz="0" w:space="0" w:color="auto"/>
                    <w:right w:val="none" w:sz="0" w:space="0" w:color="auto"/>
                  </w:divBdr>
                </w:div>
                <w:div w:id="804271910">
                  <w:marLeft w:val="640"/>
                  <w:marRight w:val="0"/>
                  <w:marTop w:val="0"/>
                  <w:marBottom w:val="0"/>
                  <w:divBdr>
                    <w:top w:val="none" w:sz="0" w:space="0" w:color="auto"/>
                    <w:left w:val="none" w:sz="0" w:space="0" w:color="auto"/>
                    <w:bottom w:val="none" w:sz="0" w:space="0" w:color="auto"/>
                    <w:right w:val="none" w:sz="0" w:space="0" w:color="auto"/>
                  </w:divBdr>
                </w:div>
                <w:div w:id="856314321">
                  <w:marLeft w:val="640"/>
                  <w:marRight w:val="0"/>
                  <w:marTop w:val="0"/>
                  <w:marBottom w:val="0"/>
                  <w:divBdr>
                    <w:top w:val="none" w:sz="0" w:space="0" w:color="auto"/>
                    <w:left w:val="none" w:sz="0" w:space="0" w:color="auto"/>
                    <w:bottom w:val="none" w:sz="0" w:space="0" w:color="auto"/>
                    <w:right w:val="none" w:sz="0" w:space="0" w:color="auto"/>
                  </w:divBdr>
                </w:div>
                <w:div w:id="918712597">
                  <w:marLeft w:val="640"/>
                  <w:marRight w:val="0"/>
                  <w:marTop w:val="0"/>
                  <w:marBottom w:val="0"/>
                  <w:divBdr>
                    <w:top w:val="none" w:sz="0" w:space="0" w:color="auto"/>
                    <w:left w:val="none" w:sz="0" w:space="0" w:color="auto"/>
                    <w:bottom w:val="none" w:sz="0" w:space="0" w:color="auto"/>
                    <w:right w:val="none" w:sz="0" w:space="0" w:color="auto"/>
                  </w:divBdr>
                </w:div>
                <w:div w:id="943341667">
                  <w:marLeft w:val="640"/>
                  <w:marRight w:val="0"/>
                  <w:marTop w:val="0"/>
                  <w:marBottom w:val="0"/>
                  <w:divBdr>
                    <w:top w:val="none" w:sz="0" w:space="0" w:color="auto"/>
                    <w:left w:val="none" w:sz="0" w:space="0" w:color="auto"/>
                    <w:bottom w:val="none" w:sz="0" w:space="0" w:color="auto"/>
                    <w:right w:val="none" w:sz="0" w:space="0" w:color="auto"/>
                  </w:divBdr>
                </w:div>
                <w:div w:id="983510457">
                  <w:marLeft w:val="640"/>
                  <w:marRight w:val="0"/>
                  <w:marTop w:val="0"/>
                  <w:marBottom w:val="0"/>
                  <w:divBdr>
                    <w:top w:val="none" w:sz="0" w:space="0" w:color="auto"/>
                    <w:left w:val="none" w:sz="0" w:space="0" w:color="auto"/>
                    <w:bottom w:val="none" w:sz="0" w:space="0" w:color="auto"/>
                    <w:right w:val="none" w:sz="0" w:space="0" w:color="auto"/>
                  </w:divBdr>
                </w:div>
                <w:div w:id="1009605107">
                  <w:marLeft w:val="640"/>
                  <w:marRight w:val="0"/>
                  <w:marTop w:val="0"/>
                  <w:marBottom w:val="0"/>
                  <w:divBdr>
                    <w:top w:val="none" w:sz="0" w:space="0" w:color="auto"/>
                    <w:left w:val="none" w:sz="0" w:space="0" w:color="auto"/>
                    <w:bottom w:val="none" w:sz="0" w:space="0" w:color="auto"/>
                    <w:right w:val="none" w:sz="0" w:space="0" w:color="auto"/>
                  </w:divBdr>
                </w:div>
                <w:div w:id="1041322748">
                  <w:marLeft w:val="640"/>
                  <w:marRight w:val="0"/>
                  <w:marTop w:val="0"/>
                  <w:marBottom w:val="0"/>
                  <w:divBdr>
                    <w:top w:val="none" w:sz="0" w:space="0" w:color="auto"/>
                    <w:left w:val="none" w:sz="0" w:space="0" w:color="auto"/>
                    <w:bottom w:val="none" w:sz="0" w:space="0" w:color="auto"/>
                    <w:right w:val="none" w:sz="0" w:space="0" w:color="auto"/>
                  </w:divBdr>
                </w:div>
                <w:div w:id="1115295956">
                  <w:marLeft w:val="640"/>
                  <w:marRight w:val="0"/>
                  <w:marTop w:val="0"/>
                  <w:marBottom w:val="0"/>
                  <w:divBdr>
                    <w:top w:val="none" w:sz="0" w:space="0" w:color="auto"/>
                    <w:left w:val="none" w:sz="0" w:space="0" w:color="auto"/>
                    <w:bottom w:val="none" w:sz="0" w:space="0" w:color="auto"/>
                    <w:right w:val="none" w:sz="0" w:space="0" w:color="auto"/>
                  </w:divBdr>
                </w:div>
                <w:div w:id="1202941149">
                  <w:marLeft w:val="640"/>
                  <w:marRight w:val="0"/>
                  <w:marTop w:val="0"/>
                  <w:marBottom w:val="0"/>
                  <w:divBdr>
                    <w:top w:val="none" w:sz="0" w:space="0" w:color="auto"/>
                    <w:left w:val="none" w:sz="0" w:space="0" w:color="auto"/>
                    <w:bottom w:val="none" w:sz="0" w:space="0" w:color="auto"/>
                    <w:right w:val="none" w:sz="0" w:space="0" w:color="auto"/>
                  </w:divBdr>
                </w:div>
                <w:div w:id="1212157471">
                  <w:marLeft w:val="640"/>
                  <w:marRight w:val="0"/>
                  <w:marTop w:val="0"/>
                  <w:marBottom w:val="0"/>
                  <w:divBdr>
                    <w:top w:val="none" w:sz="0" w:space="0" w:color="auto"/>
                    <w:left w:val="none" w:sz="0" w:space="0" w:color="auto"/>
                    <w:bottom w:val="none" w:sz="0" w:space="0" w:color="auto"/>
                    <w:right w:val="none" w:sz="0" w:space="0" w:color="auto"/>
                  </w:divBdr>
                </w:div>
                <w:div w:id="1255359563">
                  <w:marLeft w:val="640"/>
                  <w:marRight w:val="0"/>
                  <w:marTop w:val="0"/>
                  <w:marBottom w:val="0"/>
                  <w:divBdr>
                    <w:top w:val="none" w:sz="0" w:space="0" w:color="auto"/>
                    <w:left w:val="none" w:sz="0" w:space="0" w:color="auto"/>
                    <w:bottom w:val="none" w:sz="0" w:space="0" w:color="auto"/>
                    <w:right w:val="none" w:sz="0" w:space="0" w:color="auto"/>
                  </w:divBdr>
                </w:div>
                <w:div w:id="1305771239">
                  <w:marLeft w:val="640"/>
                  <w:marRight w:val="0"/>
                  <w:marTop w:val="0"/>
                  <w:marBottom w:val="0"/>
                  <w:divBdr>
                    <w:top w:val="none" w:sz="0" w:space="0" w:color="auto"/>
                    <w:left w:val="none" w:sz="0" w:space="0" w:color="auto"/>
                    <w:bottom w:val="none" w:sz="0" w:space="0" w:color="auto"/>
                    <w:right w:val="none" w:sz="0" w:space="0" w:color="auto"/>
                  </w:divBdr>
                </w:div>
                <w:div w:id="1323434383">
                  <w:marLeft w:val="640"/>
                  <w:marRight w:val="0"/>
                  <w:marTop w:val="0"/>
                  <w:marBottom w:val="0"/>
                  <w:divBdr>
                    <w:top w:val="none" w:sz="0" w:space="0" w:color="auto"/>
                    <w:left w:val="none" w:sz="0" w:space="0" w:color="auto"/>
                    <w:bottom w:val="none" w:sz="0" w:space="0" w:color="auto"/>
                    <w:right w:val="none" w:sz="0" w:space="0" w:color="auto"/>
                  </w:divBdr>
                </w:div>
                <w:div w:id="1341346324">
                  <w:marLeft w:val="640"/>
                  <w:marRight w:val="0"/>
                  <w:marTop w:val="0"/>
                  <w:marBottom w:val="0"/>
                  <w:divBdr>
                    <w:top w:val="none" w:sz="0" w:space="0" w:color="auto"/>
                    <w:left w:val="none" w:sz="0" w:space="0" w:color="auto"/>
                    <w:bottom w:val="none" w:sz="0" w:space="0" w:color="auto"/>
                    <w:right w:val="none" w:sz="0" w:space="0" w:color="auto"/>
                  </w:divBdr>
                </w:div>
                <w:div w:id="1360666568">
                  <w:marLeft w:val="640"/>
                  <w:marRight w:val="0"/>
                  <w:marTop w:val="0"/>
                  <w:marBottom w:val="0"/>
                  <w:divBdr>
                    <w:top w:val="none" w:sz="0" w:space="0" w:color="auto"/>
                    <w:left w:val="none" w:sz="0" w:space="0" w:color="auto"/>
                    <w:bottom w:val="none" w:sz="0" w:space="0" w:color="auto"/>
                    <w:right w:val="none" w:sz="0" w:space="0" w:color="auto"/>
                  </w:divBdr>
                </w:div>
                <w:div w:id="1473330996">
                  <w:marLeft w:val="640"/>
                  <w:marRight w:val="0"/>
                  <w:marTop w:val="0"/>
                  <w:marBottom w:val="0"/>
                  <w:divBdr>
                    <w:top w:val="none" w:sz="0" w:space="0" w:color="auto"/>
                    <w:left w:val="none" w:sz="0" w:space="0" w:color="auto"/>
                    <w:bottom w:val="none" w:sz="0" w:space="0" w:color="auto"/>
                    <w:right w:val="none" w:sz="0" w:space="0" w:color="auto"/>
                  </w:divBdr>
                </w:div>
                <w:div w:id="1537233577">
                  <w:marLeft w:val="640"/>
                  <w:marRight w:val="0"/>
                  <w:marTop w:val="0"/>
                  <w:marBottom w:val="0"/>
                  <w:divBdr>
                    <w:top w:val="none" w:sz="0" w:space="0" w:color="auto"/>
                    <w:left w:val="none" w:sz="0" w:space="0" w:color="auto"/>
                    <w:bottom w:val="none" w:sz="0" w:space="0" w:color="auto"/>
                    <w:right w:val="none" w:sz="0" w:space="0" w:color="auto"/>
                  </w:divBdr>
                </w:div>
                <w:div w:id="1604730249">
                  <w:marLeft w:val="640"/>
                  <w:marRight w:val="0"/>
                  <w:marTop w:val="0"/>
                  <w:marBottom w:val="0"/>
                  <w:divBdr>
                    <w:top w:val="none" w:sz="0" w:space="0" w:color="auto"/>
                    <w:left w:val="none" w:sz="0" w:space="0" w:color="auto"/>
                    <w:bottom w:val="none" w:sz="0" w:space="0" w:color="auto"/>
                    <w:right w:val="none" w:sz="0" w:space="0" w:color="auto"/>
                  </w:divBdr>
                </w:div>
                <w:div w:id="1660499680">
                  <w:marLeft w:val="640"/>
                  <w:marRight w:val="0"/>
                  <w:marTop w:val="0"/>
                  <w:marBottom w:val="0"/>
                  <w:divBdr>
                    <w:top w:val="none" w:sz="0" w:space="0" w:color="auto"/>
                    <w:left w:val="none" w:sz="0" w:space="0" w:color="auto"/>
                    <w:bottom w:val="none" w:sz="0" w:space="0" w:color="auto"/>
                    <w:right w:val="none" w:sz="0" w:space="0" w:color="auto"/>
                  </w:divBdr>
                </w:div>
                <w:div w:id="1673530347">
                  <w:marLeft w:val="640"/>
                  <w:marRight w:val="0"/>
                  <w:marTop w:val="0"/>
                  <w:marBottom w:val="0"/>
                  <w:divBdr>
                    <w:top w:val="none" w:sz="0" w:space="0" w:color="auto"/>
                    <w:left w:val="none" w:sz="0" w:space="0" w:color="auto"/>
                    <w:bottom w:val="none" w:sz="0" w:space="0" w:color="auto"/>
                    <w:right w:val="none" w:sz="0" w:space="0" w:color="auto"/>
                  </w:divBdr>
                </w:div>
                <w:div w:id="1683043078">
                  <w:marLeft w:val="640"/>
                  <w:marRight w:val="0"/>
                  <w:marTop w:val="0"/>
                  <w:marBottom w:val="0"/>
                  <w:divBdr>
                    <w:top w:val="none" w:sz="0" w:space="0" w:color="auto"/>
                    <w:left w:val="none" w:sz="0" w:space="0" w:color="auto"/>
                    <w:bottom w:val="none" w:sz="0" w:space="0" w:color="auto"/>
                    <w:right w:val="none" w:sz="0" w:space="0" w:color="auto"/>
                  </w:divBdr>
                </w:div>
                <w:div w:id="1795783089">
                  <w:marLeft w:val="640"/>
                  <w:marRight w:val="0"/>
                  <w:marTop w:val="0"/>
                  <w:marBottom w:val="0"/>
                  <w:divBdr>
                    <w:top w:val="none" w:sz="0" w:space="0" w:color="auto"/>
                    <w:left w:val="none" w:sz="0" w:space="0" w:color="auto"/>
                    <w:bottom w:val="none" w:sz="0" w:space="0" w:color="auto"/>
                    <w:right w:val="none" w:sz="0" w:space="0" w:color="auto"/>
                  </w:divBdr>
                </w:div>
                <w:div w:id="1814250674">
                  <w:marLeft w:val="640"/>
                  <w:marRight w:val="0"/>
                  <w:marTop w:val="0"/>
                  <w:marBottom w:val="0"/>
                  <w:divBdr>
                    <w:top w:val="none" w:sz="0" w:space="0" w:color="auto"/>
                    <w:left w:val="none" w:sz="0" w:space="0" w:color="auto"/>
                    <w:bottom w:val="none" w:sz="0" w:space="0" w:color="auto"/>
                    <w:right w:val="none" w:sz="0" w:space="0" w:color="auto"/>
                  </w:divBdr>
                </w:div>
                <w:div w:id="1869102957">
                  <w:marLeft w:val="640"/>
                  <w:marRight w:val="0"/>
                  <w:marTop w:val="0"/>
                  <w:marBottom w:val="0"/>
                  <w:divBdr>
                    <w:top w:val="none" w:sz="0" w:space="0" w:color="auto"/>
                    <w:left w:val="none" w:sz="0" w:space="0" w:color="auto"/>
                    <w:bottom w:val="none" w:sz="0" w:space="0" w:color="auto"/>
                    <w:right w:val="none" w:sz="0" w:space="0" w:color="auto"/>
                  </w:divBdr>
                </w:div>
                <w:div w:id="2026711120">
                  <w:marLeft w:val="640"/>
                  <w:marRight w:val="0"/>
                  <w:marTop w:val="0"/>
                  <w:marBottom w:val="0"/>
                  <w:divBdr>
                    <w:top w:val="none" w:sz="0" w:space="0" w:color="auto"/>
                    <w:left w:val="none" w:sz="0" w:space="0" w:color="auto"/>
                    <w:bottom w:val="none" w:sz="0" w:space="0" w:color="auto"/>
                    <w:right w:val="none" w:sz="0" w:space="0" w:color="auto"/>
                  </w:divBdr>
                </w:div>
                <w:div w:id="2083982713">
                  <w:marLeft w:val="640"/>
                  <w:marRight w:val="0"/>
                  <w:marTop w:val="0"/>
                  <w:marBottom w:val="0"/>
                  <w:divBdr>
                    <w:top w:val="none" w:sz="0" w:space="0" w:color="auto"/>
                    <w:left w:val="none" w:sz="0" w:space="0" w:color="auto"/>
                    <w:bottom w:val="none" w:sz="0" w:space="0" w:color="auto"/>
                    <w:right w:val="none" w:sz="0" w:space="0" w:color="auto"/>
                  </w:divBdr>
                </w:div>
                <w:div w:id="2119179434">
                  <w:marLeft w:val="640"/>
                  <w:marRight w:val="0"/>
                  <w:marTop w:val="0"/>
                  <w:marBottom w:val="0"/>
                  <w:divBdr>
                    <w:top w:val="none" w:sz="0" w:space="0" w:color="auto"/>
                    <w:left w:val="none" w:sz="0" w:space="0" w:color="auto"/>
                    <w:bottom w:val="none" w:sz="0" w:space="0" w:color="auto"/>
                    <w:right w:val="none" w:sz="0" w:space="0" w:color="auto"/>
                  </w:divBdr>
                </w:div>
              </w:divsChild>
            </w:div>
            <w:div w:id="866870321">
              <w:marLeft w:val="0"/>
              <w:marRight w:val="0"/>
              <w:marTop w:val="0"/>
              <w:marBottom w:val="0"/>
              <w:divBdr>
                <w:top w:val="none" w:sz="0" w:space="0" w:color="auto"/>
                <w:left w:val="none" w:sz="0" w:space="0" w:color="auto"/>
                <w:bottom w:val="none" w:sz="0" w:space="0" w:color="auto"/>
                <w:right w:val="none" w:sz="0" w:space="0" w:color="auto"/>
              </w:divBdr>
              <w:divsChild>
                <w:div w:id="4981762">
                  <w:marLeft w:val="640"/>
                  <w:marRight w:val="0"/>
                  <w:marTop w:val="0"/>
                  <w:marBottom w:val="0"/>
                  <w:divBdr>
                    <w:top w:val="none" w:sz="0" w:space="0" w:color="auto"/>
                    <w:left w:val="none" w:sz="0" w:space="0" w:color="auto"/>
                    <w:bottom w:val="none" w:sz="0" w:space="0" w:color="auto"/>
                    <w:right w:val="none" w:sz="0" w:space="0" w:color="auto"/>
                  </w:divBdr>
                </w:div>
                <w:div w:id="24796293">
                  <w:marLeft w:val="640"/>
                  <w:marRight w:val="0"/>
                  <w:marTop w:val="0"/>
                  <w:marBottom w:val="0"/>
                  <w:divBdr>
                    <w:top w:val="none" w:sz="0" w:space="0" w:color="auto"/>
                    <w:left w:val="none" w:sz="0" w:space="0" w:color="auto"/>
                    <w:bottom w:val="none" w:sz="0" w:space="0" w:color="auto"/>
                    <w:right w:val="none" w:sz="0" w:space="0" w:color="auto"/>
                  </w:divBdr>
                </w:div>
                <w:div w:id="30807245">
                  <w:marLeft w:val="640"/>
                  <w:marRight w:val="0"/>
                  <w:marTop w:val="0"/>
                  <w:marBottom w:val="0"/>
                  <w:divBdr>
                    <w:top w:val="none" w:sz="0" w:space="0" w:color="auto"/>
                    <w:left w:val="none" w:sz="0" w:space="0" w:color="auto"/>
                    <w:bottom w:val="none" w:sz="0" w:space="0" w:color="auto"/>
                    <w:right w:val="none" w:sz="0" w:space="0" w:color="auto"/>
                  </w:divBdr>
                </w:div>
                <w:div w:id="53164586">
                  <w:marLeft w:val="640"/>
                  <w:marRight w:val="0"/>
                  <w:marTop w:val="0"/>
                  <w:marBottom w:val="0"/>
                  <w:divBdr>
                    <w:top w:val="none" w:sz="0" w:space="0" w:color="auto"/>
                    <w:left w:val="none" w:sz="0" w:space="0" w:color="auto"/>
                    <w:bottom w:val="none" w:sz="0" w:space="0" w:color="auto"/>
                    <w:right w:val="none" w:sz="0" w:space="0" w:color="auto"/>
                  </w:divBdr>
                </w:div>
                <w:div w:id="67584610">
                  <w:marLeft w:val="640"/>
                  <w:marRight w:val="0"/>
                  <w:marTop w:val="0"/>
                  <w:marBottom w:val="0"/>
                  <w:divBdr>
                    <w:top w:val="none" w:sz="0" w:space="0" w:color="auto"/>
                    <w:left w:val="none" w:sz="0" w:space="0" w:color="auto"/>
                    <w:bottom w:val="none" w:sz="0" w:space="0" w:color="auto"/>
                    <w:right w:val="none" w:sz="0" w:space="0" w:color="auto"/>
                  </w:divBdr>
                </w:div>
                <w:div w:id="84964888">
                  <w:marLeft w:val="640"/>
                  <w:marRight w:val="0"/>
                  <w:marTop w:val="0"/>
                  <w:marBottom w:val="0"/>
                  <w:divBdr>
                    <w:top w:val="none" w:sz="0" w:space="0" w:color="auto"/>
                    <w:left w:val="none" w:sz="0" w:space="0" w:color="auto"/>
                    <w:bottom w:val="none" w:sz="0" w:space="0" w:color="auto"/>
                    <w:right w:val="none" w:sz="0" w:space="0" w:color="auto"/>
                  </w:divBdr>
                </w:div>
                <w:div w:id="364260060">
                  <w:marLeft w:val="640"/>
                  <w:marRight w:val="0"/>
                  <w:marTop w:val="0"/>
                  <w:marBottom w:val="0"/>
                  <w:divBdr>
                    <w:top w:val="none" w:sz="0" w:space="0" w:color="auto"/>
                    <w:left w:val="none" w:sz="0" w:space="0" w:color="auto"/>
                    <w:bottom w:val="none" w:sz="0" w:space="0" w:color="auto"/>
                    <w:right w:val="none" w:sz="0" w:space="0" w:color="auto"/>
                  </w:divBdr>
                </w:div>
                <w:div w:id="434593010">
                  <w:marLeft w:val="640"/>
                  <w:marRight w:val="0"/>
                  <w:marTop w:val="0"/>
                  <w:marBottom w:val="0"/>
                  <w:divBdr>
                    <w:top w:val="none" w:sz="0" w:space="0" w:color="auto"/>
                    <w:left w:val="none" w:sz="0" w:space="0" w:color="auto"/>
                    <w:bottom w:val="none" w:sz="0" w:space="0" w:color="auto"/>
                    <w:right w:val="none" w:sz="0" w:space="0" w:color="auto"/>
                  </w:divBdr>
                </w:div>
                <w:div w:id="450051880">
                  <w:marLeft w:val="640"/>
                  <w:marRight w:val="0"/>
                  <w:marTop w:val="0"/>
                  <w:marBottom w:val="0"/>
                  <w:divBdr>
                    <w:top w:val="none" w:sz="0" w:space="0" w:color="auto"/>
                    <w:left w:val="none" w:sz="0" w:space="0" w:color="auto"/>
                    <w:bottom w:val="none" w:sz="0" w:space="0" w:color="auto"/>
                    <w:right w:val="none" w:sz="0" w:space="0" w:color="auto"/>
                  </w:divBdr>
                </w:div>
                <w:div w:id="578635511">
                  <w:marLeft w:val="640"/>
                  <w:marRight w:val="0"/>
                  <w:marTop w:val="0"/>
                  <w:marBottom w:val="0"/>
                  <w:divBdr>
                    <w:top w:val="none" w:sz="0" w:space="0" w:color="auto"/>
                    <w:left w:val="none" w:sz="0" w:space="0" w:color="auto"/>
                    <w:bottom w:val="none" w:sz="0" w:space="0" w:color="auto"/>
                    <w:right w:val="none" w:sz="0" w:space="0" w:color="auto"/>
                  </w:divBdr>
                </w:div>
                <w:div w:id="622343346">
                  <w:marLeft w:val="640"/>
                  <w:marRight w:val="0"/>
                  <w:marTop w:val="0"/>
                  <w:marBottom w:val="0"/>
                  <w:divBdr>
                    <w:top w:val="none" w:sz="0" w:space="0" w:color="auto"/>
                    <w:left w:val="none" w:sz="0" w:space="0" w:color="auto"/>
                    <w:bottom w:val="none" w:sz="0" w:space="0" w:color="auto"/>
                    <w:right w:val="none" w:sz="0" w:space="0" w:color="auto"/>
                  </w:divBdr>
                </w:div>
                <w:div w:id="647518173">
                  <w:marLeft w:val="640"/>
                  <w:marRight w:val="0"/>
                  <w:marTop w:val="0"/>
                  <w:marBottom w:val="0"/>
                  <w:divBdr>
                    <w:top w:val="none" w:sz="0" w:space="0" w:color="auto"/>
                    <w:left w:val="none" w:sz="0" w:space="0" w:color="auto"/>
                    <w:bottom w:val="none" w:sz="0" w:space="0" w:color="auto"/>
                    <w:right w:val="none" w:sz="0" w:space="0" w:color="auto"/>
                  </w:divBdr>
                </w:div>
                <w:div w:id="718672155">
                  <w:marLeft w:val="640"/>
                  <w:marRight w:val="0"/>
                  <w:marTop w:val="0"/>
                  <w:marBottom w:val="0"/>
                  <w:divBdr>
                    <w:top w:val="none" w:sz="0" w:space="0" w:color="auto"/>
                    <w:left w:val="none" w:sz="0" w:space="0" w:color="auto"/>
                    <w:bottom w:val="none" w:sz="0" w:space="0" w:color="auto"/>
                    <w:right w:val="none" w:sz="0" w:space="0" w:color="auto"/>
                  </w:divBdr>
                </w:div>
                <w:div w:id="760178014">
                  <w:marLeft w:val="640"/>
                  <w:marRight w:val="0"/>
                  <w:marTop w:val="0"/>
                  <w:marBottom w:val="0"/>
                  <w:divBdr>
                    <w:top w:val="none" w:sz="0" w:space="0" w:color="auto"/>
                    <w:left w:val="none" w:sz="0" w:space="0" w:color="auto"/>
                    <w:bottom w:val="none" w:sz="0" w:space="0" w:color="auto"/>
                    <w:right w:val="none" w:sz="0" w:space="0" w:color="auto"/>
                  </w:divBdr>
                </w:div>
                <w:div w:id="966205074">
                  <w:marLeft w:val="640"/>
                  <w:marRight w:val="0"/>
                  <w:marTop w:val="0"/>
                  <w:marBottom w:val="0"/>
                  <w:divBdr>
                    <w:top w:val="none" w:sz="0" w:space="0" w:color="auto"/>
                    <w:left w:val="none" w:sz="0" w:space="0" w:color="auto"/>
                    <w:bottom w:val="none" w:sz="0" w:space="0" w:color="auto"/>
                    <w:right w:val="none" w:sz="0" w:space="0" w:color="auto"/>
                  </w:divBdr>
                </w:div>
                <w:div w:id="1049913417">
                  <w:marLeft w:val="640"/>
                  <w:marRight w:val="0"/>
                  <w:marTop w:val="0"/>
                  <w:marBottom w:val="0"/>
                  <w:divBdr>
                    <w:top w:val="none" w:sz="0" w:space="0" w:color="auto"/>
                    <w:left w:val="none" w:sz="0" w:space="0" w:color="auto"/>
                    <w:bottom w:val="none" w:sz="0" w:space="0" w:color="auto"/>
                    <w:right w:val="none" w:sz="0" w:space="0" w:color="auto"/>
                  </w:divBdr>
                </w:div>
                <w:div w:id="1123693176">
                  <w:marLeft w:val="640"/>
                  <w:marRight w:val="0"/>
                  <w:marTop w:val="0"/>
                  <w:marBottom w:val="0"/>
                  <w:divBdr>
                    <w:top w:val="none" w:sz="0" w:space="0" w:color="auto"/>
                    <w:left w:val="none" w:sz="0" w:space="0" w:color="auto"/>
                    <w:bottom w:val="none" w:sz="0" w:space="0" w:color="auto"/>
                    <w:right w:val="none" w:sz="0" w:space="0" w:color="auto"/>
                  </w:divBdr>
                </w:div>
                <w:div w:id="1193301219">
                  <w:marLeft w:val="640"/>
                  <w:marRight w:val="0"/>
                  <w:marTop w:val="0"/>
                  <w:marBottom w:val="0"/>
                  <w:divBdr>
                    <w:top w:val="none" w:sz="0" w:space="0" w:color="auto"/>
                    <w:left w:val="none" w:sz="0" w:space="0" w:color="auto"/>
                    <w:bottom w:val="none" w:sz="0" w:space="0" w:color="auto"/>
                    <w:right w:val="none" w:sz="0" w:space="0" w:color="auto"/>
                  </w:divBdr>
                </w:div>
                <w:div w:id="1212499813">
                  <w:marLeft w:val="640"/>
                  <w:marRight w:val="0"/>
                  <w:marTop w:val="0"/>
                  <w:marBottom w:val="0"/>
                  <w:divBdr>
                    <w:top w:val="none" w:sz="0" w:space="0" w:color="auto"/>
                    <w:left w:val="none" w:sz="0" w:space="0" w:color="auto"/>
                    <w:bottom w:val="none" w:sz="0" w:space="0" w:color="auto"/>
                    <w:right w:val="none" w:sz="0" w:space="0" w:color="auto"/>
                  </w:divBdr>
                </w:div>
                <w:div w:id="1227912198">
                  <w:marLeft w:val="640"/>
                  <w:marRight w:val="0"/>
                  <w:marTop w:val="0"/>
                  <w:marBottom w:val="0"/>
                  <w:divBdr>
                    <w:top w:val="none" w:sz="0" w:space="0" w:color="auto"/>
                    <w:left w:val="none" w:sz="0" w:space="0" w:color="auto"/>
                    <w:bottom w:val="none" w:sz="0" w:space="0" w:color="auto"/>
                    <w:right w:val="none" w:sz="0" w:space="0" w:color="auto"/>
                  </w:divBdr>
                </w:div>
                <w:div w:id="1332635665">
                  <w:marLeft w:val="640"/>
                  <w:marRight w:val="0"/>
                  <w:marTop w:val="0"/>
                  <w:marBottom w:val="0"/>
                  <w:divBdr>
                    <w:top w:val="none" w:sz="0" w:space="0" w:color="auto"/>
                    <w:left w:val="none" w:sz="0" w:space="0" w:color="auto"/>
                    <w:bottom w:val="none" w:sz="0" w:space="0" w:color="auto"/>
                    <w:right w:val="none" w:sz="0" w:space="0" w:color="auto"/>
                  </w:divBdr>
                </w:div>
                <w:div w:id="1429690870">
                  <w:marLeft w:val="640"/>
                  <w:marRight w:val="0"/>
                  <w:marTop w:val="0"/>
                  <w:marBottom w:val="0"/>
                  <w:divBdr>
                    <w:top w:val="none" w:sz="0" w:space="0" w:color="auto"/>
                    <w:left w:val="none" w:sz="0" w:space="0" w:color="auto"/>
                    <w:bottom w:val="none" w:sz="0" w:space="0" w:color="auto"/>
                    <w:right w:val="none" w:sz="0" w:space="0" w:color="auto"/>
                  </w:divBdr>
                </w:div>
                <w:div w:id="1446583514">
                  <w:marLeft w:val="640"/>
                  <w:marRight w:val="0"/>
                  <w:marTop w:val="0"/>
                  <w:marBottom w:val="0"/>
                  <w:divBdr>
                    <w:top w:val="none" w:sz="0" w:space="0" w:color="auto"/>
                    <w:left w:val="none" w:sz="0" w:space="0" w:color="auto"/>
                    <w:bottom w:val="none" w:sz="0" w:space="0" w:color="auto"/>
                    <w:right w:val="none" w:sz="0" w:space="0" w:color="auto"/>
                  </w:divBdr>
                </w:div>
                <w:div w:id="1458790989">
                  <w:marLeft w:val="640"/>
                  <w:marRight w:val="0"/>
                  <w:marTop w:val="0"/>
                  <w:marBottom w:val="0"/>
                  <w:divBdr>
                    <w:top w:val="none" w:sz="0" w:space="0" w:color="auto"/>
                    <w:left w:val="none" w:sz="0" w:space="0" w:color="auto"/>
                    <w:bottom w:val="none" w:sz="0" w:space="0" w:color="auto"/>
                    <w:right w:val="none" w:sz="0" w:space="0" w:color="auto"/>
                  </w:divBdr>
                </w:div>
                <w:div w:id="1512337135">
                  <w:marLeft w:val="640"/>
                  <w:marRight w:val="0"/>
                  <w:marTop w:val="0"/>
                  <w:marBottom w:val="0"/>
                  <w:divBdr>
                    <w:top w:val="none" w:sz="0" w:space="0" w:color="auto"/>
                    <w:left w:val="none" w:sz="0" w:space="0" w:color="auto"/>
                    <w:bottom w:val="none" w:sz="0" w:space="0" w:color="auto"/>
                    <w:right w:val="none" w:sz="0" w:space="0" w:color="auto"/>
                  </w:divBdr>
                </w:div>
                <w:div w:id="1542596522">
                  <w:marLeft w:val="640"/>
                  <w:marRight w:val="0"/>
                  <w:marTop w:val="0"/>
                  <w:marBottom w:val="0"/>
                  <w:divBdr>
                    <w:top w:val="none" w:sz="0" w:space="0" w:color="auto"/>
                    <w:left w:val="none" w:sz="0" w:space="0" w:color="auto"/>
                    <w:bottom w:val="none" w:sz="0" w:space="0" w:color="auto"/>
                    <w:right w:val="none" w:sz="0" w:space="0" w:color="auto"/>
                  </w:divBdr>
                </w:div>
                <w:div w:id="1579316733">
                  <w:marLeft w:val="640"/>
                  <w:marRight w:val="0"/>
                  <w:marTop w:val="0"/>
                  <w:marBottom w:val="0"/>
                  <w:divBdr>
                    <w:top w:val="none" w:sz="0" w:space="0" w:color="auto"/>
                    <w:left w:val="none" w:sz="0" w:space="0" w:color="auto"/>
                    <w:bottom w:val="none" w:sz="0" w:space="0" w:color="auto"/>
                    <w:right w:val="none" w:sz="0" w:space="0" w:color="auto"/>
                  </w:divBdr>
                </w:div>
                <w:div w:id="1597323257">
                  <w:marLeft w:val="640"/>
                  <w:marRight w:val="0"/>
                  <w:marTop w:val="0"/>
                  <w:marBottom w:val="0"/>
                  <w:divBdr>
                    <w:top w:val="none" w:sz="0" w:space="0" w:color="auto"/>
                    <w:left w:val="none" w:sz="0" w:space="0" w:color="auto"/>
                    <w:bottom w:val="none" w:sz="0" w:space="0" w:color="auto"/>
                    <w:right w:val="none" w:sz="0" w:space="0" w:color="auto"/>
                  </w:divBdr>
                </w:div>
                <w:div w:id="1686588696">
                  <w:marLeft w:val="640"/>
                  <w:marRight w:val="0"/>
                  <w:marTop w:val="0"/>
                  <w:marBottom w:val="0"/>
                  <w:divBdr>
                    <w:top w:val="none" w:sz="0" w:space="0" w:color="auto"/>
                    <w:left w:val="none" w:sz="0" w:space="0" w:color="auto"/>
                    <w:bottom w:val="none" w:sz="0" w:space="0" w:color="auto"/>
                    <w:right w:val="none" w:sz="0" w:space="0" w:color="auto"/>
                  </w:divBdr>
                </w:div>
                <w:div w:id="1776516607">
                  <w:marLeft w:val="640"/>
                  <w:marRight w:val="0"/>
                  <w:marTop w:val="0"/>
                  <w:marBottom w:val="0"/>
                  <w:divBdr>
                    <w:top w:val="none" w:sz="0" w:space="0" w:color="auto"/>
                    <w:left w:val="none" w:sz="0" w:space="0" w:color="auto"/>
                    <w:bottom w:val="none" w:sz="0" w:space="0" w:color="auto"/>
                    <w:right w:val="none" w:sz="0" w:space="0" w:color="auto"/>
                  </w:divBdr>
                </w:div>
                <w:div w:id="1786651290">
                  <w:marLeft w:val="640"/>
                  <w:marRight w:val="0"/>
                  <w:marTop w:val="0"/>
                  <w:marBottom w:val="0"/>
                  <w:divBdr>
                    <w:top w:val="none" w:sz="0" w:space="0" w:color="auto"/>
                    <w:left w:val="none" w:sz="0" w:space="0" w:color="auto"/>
                    <w:bottom w:val="none" w:sz="0" w:space="0" w:color="auto"/>
                    <w:right w:val="none" w:sz="0" w:space="0" w:color="auto"/>
                  </w:divBdr>
                </w:div>
                <w:div w:id="1886217776">
                  <w:marLeft w:val="640"/>
                  <w:marRight w:val="0"/>
                  <w:marTop w:val="0"/>
                  <w:marBottom w:val="0"/>
                  <w:divBdr>
                    <w:top w:val="none" w:sz="0" w:space="0" w:color="auto"/>
                    <w:left w:val="none" w:sz="0" w:space="0" w:color="auto"/>
                    <w:bottom w:val="none" w:sz="0" w:space="0" w:color="auto"/>
                    <w:right w:val="none" w:sz="0" w:space="0" w:color="auto"/>
                  </w:divBdr>
                </w:div>
                <w:div w:id="1901166157">
                  <w:marLeft w:val="640"/>
                  <w:marRight w:val="0"/>
                  <w:marTop w:val="0"/>
                  <w:marBottom w:val="0"/>
                  <w:divBdr>
                    <w:top w:val="none" w:sz="0" w:space="0" w:color="auto"/>
                    <w:left w:val="none" w:sz="0" w:space="0" w:color="auto"/>
                    <w:bottom w:val="none" w:sz="0" w:space="0" w:color="auto"/>
                    <w:right w:val="none" w:sz="0" w:space="0" w:color="auto"/>
                  </w:divBdr>
                </w:div>
                <w:div w:id="1954169260">
                  <w:marLeft w:val="640"/>
                  <w:marRight w:val="0"/>
                  <w:marTop w:val="0"/>
                  <w:marBottom w:val="0"/>
                  <w:divBdr>
                    <w:top w:val="none" w:sz="0" w:space="0" w:color="auto"/>
                    <w:left w:val="none" w:sz="0" w:space="0" w:color="auto"/>
                    <w:bottom w:val="none" w:sz="0" w:space="0" w:color="auto"/>
                    <w:right w:val="none" w:sz="0" w:space="0" w:color="auto"/>
                  </w:divBdr>
                </w:div>
                <w:div w:id="1954284594">
                  <w:marLeft w:val="640"/>
                  <w:marRight w:val="0"/>
                  <w:marTop w:val="0"/>
                  <w:marBottom w:val="0"/>
                  <w:divBdr>
                    <w:top w:val="none" w:sz="0" w:space="0" w:color="auto"/>
                    <w:left w:val="none" w:sz="0" w:space="0" w:color="auto"/>
                    <w:bottom w:val="none" w:sz="0" w:space="0" w:color="auto"/>
                    <w:right w:val="none" w:sz="0" w:space="0" w:color="auto"/>
                  </w:divBdr>
                </w:div>
                <w:div w:id="1978879106">
                  <w:marLeft w:val="640"/>
                  <w:marRight w:val="0"/>
                  <w:marTop w:val="0"/>
                  <w:marBottom w:val="0"/>
                  <w:divBdr>
                    <w:top w:val="none" w:sz="0" w:space="0" w:color="auto"/>
                    <w:left w:val="none" w:sz="0" w:space="0" w:color="auto"/>
                    <w:bottom w:val="none" w:sz="0" w:space="0" w:color="auto"/>
                    <w:right w:val="none" w:sz="0" w:space="0" w:color="auto"/>
                  </w:divBdr>
                </w:div>
                <w:div w:id="2012679106">
                  <w:marLeft w:val="640"/>
                  <w:marRight w:val="0"/>
                  <w:marTop w:val="0"/>
                  <w:marBottom w:val="0"/>
                  <w:divBdr>
                    <w:top w:val="none" w:sz="0" w:space="0" w:color="auto"/>
                    <w:left w:val="none" w:sz="0" w:space="0" w:color="auto"/>
                    <w:bottom w:val="none" w:sz="0" w:space="0" w:color="auto"/>
                    <w:right w:val="none" w:sz="0" w:space="0" w:color="auto"/>
                  </w:divBdr>
                </w:div>
                <w:div w:id="2015448876">
                  <w:marLeft w:val="640"/>
                  <w:marRight w:val="0"/>
                  <w:marTop w:val="0"/>
                  <w:marBottom w:val="0"/>
                  <w:divBdr>
                    <w:top w:val="none" w:sz="0" w:space="0" w:color="auto"/>
                    <w:left w:val="none" w:sz="0" w:space="0" w:color="auto"/>
                    <w:bottom w:val="none" w:sz="0" w:space="0" w:color="auto"/>
                    <w:right w:val="none" w:sz="0" w:space="0" w:color="auto"/>
                  </w:divBdr>
                </w:div>
                <w:div w:id="2035687363">
                  <w:marLeft w:val="640"/>
                  <w:marRight w:val="0"/>
                  <w:marTop w:val="0"/>
                  <w:marBottom w:val="0"/>
                  <w:divBdr>
                    <w:top w:val="none" w:sz="0" w:space="0" w:color="auto"/>
                    <w:left w:val="none" w:sz="0" w:space="0" w:color="auto"/>
                    <w:bottom w:val="none" w:sz="0" w:space="0" w:color="auto"/>
                    <w:right w:val="none" w:sz="0" w:space="0" w:color="auto"/>
                  </w:divBdr>
                </w:div>
              </w:divsChild>
            </w:div>
            <w:div w:id="897587955">
              <w:marLeft w:val="0"/>
              <w:marRight w:val="0"/>
              <w:marTop w:val="0"/>
              <w:marBottom w:val="0"/>
              <w:divBdr>
                <w:top w:val="none" w:sz="0" w:space="0" w:color="auto"/>
                <w:left w:val="none" w:sz="0" w:space="0" w:color="auto"/>
                <w:bottom w:val="none" w:sz="0" w:space="0" w:color="auto"/>
                <w:right w:val="none" w:sz="0" w:space="0" w:color="auto"/>
              </w:divBdr>
              <w:divsChild>
                <w:div w:id="9840665">
                  <w:marLeft w:val="640"/>
                  <w:marRight w:val="0"/>
                  <w:marTop w:val="0"/>
                  <w:marBottom w:val="0"/>
                  <w:divBdr>
                    <w:top w:val="none" w:sz="0" w:space="0" w:color="auto"/>
                    <w:left w:val="none" w:sz="0" w:space="0" w:color="auto"/>
                    <w:bottom w:val="none" w:sz="0" w:space="0" w:color="auto"/>
                    <w:right w:val="none" w:sz="0" w:space="0" w:color="auto"/>
                  </w:divBdr>
                </w:div>
                <w:div w:id="216092728">
                  <w:marLeft w:val="640"/>
                  <w:marRight w:val="0"/>
                  <w:marTop w:val="0"/>
                  <w:marBottom w:val="0"/>
                  <w:divBdr>
                    <w:top w:val="none" w:sz="0" w:space="0" w:color="auto"/>
                    <w:left w:val="none" w:sz="0" w:space="0" w:color="auto"/>
                    <w:bottom w:val="none" w:sz="0" w:space="0" w:color="auto"/>
                    <w:right w:val="none" w:sz="0" w:space="0" w:color="auto"/>
                  </w:divBdr>
                </w:div>
                <w:div w:id="245770886">
                  <w:marLeft w:val="640"/>
                  <w:marRight w:val="0"/>
                  <w:marTop w:val="0"/>
                  <w:marBottom w:val="0"/>
                  <w:divBdr>
                    <w:top w:val="none" w:sz="0" w:space="0" w:color="auto"/>
                    <w:left w:val="none" w:sz="0" w:space="0" w:color="auto"/>
                    <w:bottom w:val="none" w:sz="0" w:space="0" w:color="auto"/>
                    <w:right w:val="none" w:sz="0" w:space="0" w:color="auto"/>
                  </w:divBdr>
                </w:div>
                <w:div w:id="288514137">
                  <w:marLeft w:val="640"/>
                  <w:marRight w:val="0"/>
                  <w:marTop w:val="0"/>
                  <w:marBottom w:val="0"/>
                  <w:divBdr>
                    <w:top w:val="none" w:sz="0" w:space="0" w:color="auto"/>
                    <w:left w:val="none" w:sz="0" w:space="0" w:color="auto"/>
                    <w:bottom w:val="none" w:sz="0" w:space="0" w:color="auto"/>
                    <w:right w:val="none" w:sz="0" w:space="0" w:color="auto"/>
                  </w:divBdr>
                </w:div>
                <w:div w:id="351493663">
                  <w:marLeft w:val="640"/>
                  <w:marRight w:val="0"/>
                  <w:marTop w:val="0"/>
                  <w:marBottom w:val="0"/>
                  <w:divBdr>
                    <w:top w:val="none" w:sz="0" w:space="0" w:color="auto"/>
                    <w:left w:val="none" w:sz="0" w:space="0" w:color="auto"/>
                    <w:bottom w:val="none" w:sz="0" w:space="0" w:color="auto"/>
                    <w:right w:val="none" w:sz="0" w:space="0" w:color="auto"/>
                  </w:divBdr>
                </w:div>
                <w:div w:id="461382253">
                  <w:marLeft w:val="640"/>
                  <w:marRight w:val="0"/>
                  <w:marTop w:val="0"/>
                  <w:marBottom w:val="0"/>
                  <w:divBdr>
                    <w:top w:val="none" w:sz="0" w:space="0" w:color="auto"/>
                    <w:left w:val="none" w:sz="0" w:space="0" w:color="auto"/>
                    <w:bottom w:val="none" w:sz="0" w:space="0" w:color="auto"/>
                    <w:right w:val="none" w:sz="0" w:space="0" w:color="auto"/>
                  </w:divBdr>
                </w:div>
                <w:div w:id="513303723">
                  <w:marLeft w:val="640"/>
                  <w:marRight w:val="0"/>
                  <w:marTop w:val="0"/>
                  <w:marBottom w:val="0"/>
                  <w:divBdr>
                    <w:top w:val="none" w:sz="0" w:space="0" w:color="auto"/>
                    <w:left w:val="none" w:sz="0" w:space="0" w:color="auto"/>
                    <w:bottom w:val="none" w:sz="0" w:space="0" w:color="auto"/>
                    <w:right w:val="none" w:sz="0" w:space="0" w:color="auto"/>
                  </w:divBdr>
                </w:div>
                <w:div w:id="543062589">
                  <w:marLeft w:val="640"/>
                  <w:marRight w:val="0"/>
                  <w:marTop w:val="0"/>
                  <w:marBottom w:val="0"/>
                  <w:divBdr>
                    <w:top w:val="none" w:sz="0" w:space="0" w:color="auto"/>
                    <w:left w:val="none" w:sz="0" w:space="0" w:color="auto"/>
                    <w:bottom w:val="none" w:sz="0" w:space="0" w:color="auto"/>
                    <w:right w:val="none" w:sz="0" w:space="0" w:color="auto"/>
                  </w:divBdr>
                </w:div>
                <w:div w:id="661197974">
                  <w:marLeft w:val="640"/>
                  <w:marRight w:val="0"/>
                  <w:marTop w:val="0"/>
                  <w:marBottom w:val="0"/>
                  <w:divBdr>
                    <w:top w:val="none" w:sz="0" w:space="0" w:color="auto"/>
                    <w:left w:val="none" w:sz="0" w:space="0" w:color="auto"/>
                    <w:bottom w:val="none" w:sz="0" w:space="0" w:color="auto"/>
                    <w:right w:val="none" w:sz="0" w:space="0" w:color="auto"/>
                  </w:divBdr>
                </w:div>
                <w:div w:id="771585130">
                  <w:marLeft w:val="640"/>
                  <w:marRight w:val="0"/>
                  <w:marTop w:val="0"/>
                  <w:marBottom w:val="0"/>
                  <w:divBdr>
                    <w:top w:val="none" w:sz="0" w:space="0" w:color="auto"/>
                    <w:left w:val="none" w:sz="0" w:space="0" w:color="auto"/>
                    <w:bottom w:val="none" w:sz="0" w:space="0" w:color="auto"/>
                    <w:right w:val="none" w:sz="0" w:space="0" w:color="auto"/>
                  </w:divBdr>
                </w:div>
                <w:div w:id="774205697">
                  <w:marLeft w:val="640"/>
                  <w:marRight w:val="0"/>
                  <w:marTop w:val="0"/>
                  <w:marBottom w:val="0"/>
                  <w:divBdr>
                    <w:top w:val="none" w:sz="0" w:space="0" w:color="auto"/>
                    <w:left w:val="none" w:sz="0" w:space="0" w:color="auto"/>
                    <w:bottom w:val="none" w:sz="0" w:space="0" w:color="auto"/>
                    <w:right w:val="none" w:sz="0" w:space="0" w:color="auto"/>
                  </w:divBdr>
                </w:div>
                <w:div w:id="787509775">
                  <w:marLeft w:val="640"/>
                  <w:marRight w:val="0"/>
                  <w:marTop w:val="0"/>
                  <w:marBottom w:val="0"/>
                  <w:divBdr>
                    <w:top w:val="none" w:sz="0" w:space="0" w:color="auto"/>
                    <w:left w:val="none" w:sz="0" w:space="0" w:color="auto"/>
                    <w:bottom w:val="none" w:sz="0" w:space="0" w:color="auto"/>
                    <w:right w:val="none" w:sz="0" w:space="0" w:color="auto"/>
                  </w:divBdr>
                </w:div>
                <w:div w:id="806434736">
                  <w:marLeft w:val="640"/>
                  <w:marRight w:val="0"/>
                  <w:marTop w:val="0"/>
                  <w:marBottom w:val="0"/>
                  <w:divBdr>
                    <w:top w:val="none" w:sz="0" w:space="0" w:color="auto"/>
                    <w:left w:val="none" w:sz="0" w:space="0" w:color="auto"/>
                    <w:bottom w:val="none" w:sz="0" w:space="0" w:color="auto"/>
                    <w:right w:val="none" w:sz="0" w:space="0" w:color="auto"/>
                  </w:divBdr>
                </w:div>
                <w:div w:id="829322049">
                  <w:marLeft w:val="640"/>
                  <w:marRight w:val="0"/>
                  <w:marTop w:val="0"/>
                  <w:marBottom w:val="0"/>
                  <w:divBdr>
                    <w:top w:val="none" w:sz="0" w:space="0" w:color="auto"/>
                    <w:left w:val="none" w:sz="0" w:space="0" w:color="auto"/>
                    <w:bottom w:val="none" w:sz="0" w:space="0" w:color="auto"/>
                    <w:right w:val="none" w:sz="0" w:space="0" w:color="auto"/>
                  </w:divBdr>
                </w:div>
                <w:div w:id="834422382">
                  <w:marLeft w:val="640"/>
                  <w:marRight w:val="0"/>
                  <w:marTop w:val="0"/>
                  <w:marBottom w:val="0"/>
                  <w:divBdr>
                    <w:top w:val="none" w:sz="0" w:space="0" w:color="auto"/>
                    <w:left w:val="none" w:sz="0" w:space="0" w:color="auto"/>
                    <w:bottom w:val="none" w:sz="0" w:space="0" w:color="auto"/>
                    <w:right w:val="none" w:sz="0" w:space="0" w:color="auto"/>
                  </w:divBdr>
                </w:div>
                <w:div w:id="940526743">
                  <w:marLeft w:val="640"/>
                  <w:marRight w:val="0"/>
                  <w:marTop w:val="0"/>
                  <w:marBottom w:val="0"/>
                  <w:divBdr>
                    <w:top w:val="none" w:sz="0" w:space="0" w:color="auto"/>
                    <w:left w:val="none" w:sz="0" w:space="0" w:color="auto"/>
                    <w:bottom w:val="none" w:sz="0" w:space="0" w:color="auto"/>
                    <w:right w:val="none" w:sz="0" w:space="0" w:color="auto"/>
                  </w:divBdr>
                </w:div>
                <w:div w:id="1041978558">
                  <w:marLeft w:val="640"/>
                  <w:marRight w:val="0"/>
                  <w:marTop w:val="0"/>
                  <w:marBottom w:val="0"/>
                  <w:divBdr>
                    <w:top w:val="none" w:sz="0" w:space="0" w:color="auto"/>
                    <w:left w:val="none" w:sz="0" w:space="0" w:color="auto"/>
                    <w:bottom w:val="none" w:sz="0" w:space="0" w:color="auto"/>
                    <w:right w:val="none" w:sz="0" w:space="0" w:color="auto"/>
                  </w:divBdr>
                </w:div>
                <w:div w:id="1062368041">
                  <w:marLeft w:val="640"/>
                  <w:marRight w:val="0"/>
                  <w:marTop w:val="0"/>
                  <w:marBottom w:val="0"/>
                  <w:divBdr>
                    <w:top w:val="none" w:sz="0" w:space="0" w:color="auto"/>
                    <w:left w:val="none" w:sz="0" w:space="0" w:color="auto"/>
                    <w:bottom w:val="none" w:sz="0" w:space="0" w:color="auto"/>
                    <w:right w:val="none" w:sz="0" w:space="0" w:color="auto"/>
                  </w:divBdr>
                </w:div>
                <w:div w:id="1086074830">
                  <w:marLeft w:val="640"/>
                  <w:marRight w:val="0"/>
                  <w:marTop w:val="0"/>
                  <w:marBottom w:val="0"/>
                  <w:divBdr>
                    <w:top w:val="none" w:sz="0" w:space="0" w:color="auto"/>
                    <w:left w:val="none" w:sz="0" w:space="0" w:color="auto"/>
                    <w:bottom w:val="none" w:sz="0" w:space="0" w:color="auto"/>
                    <w:right w:val="none" w:sz="0" w:space="0" w:color="auto"/>
                  </w:divBdr>
                </w:div>
                <w:div w:id="1145858436">
                  <w:marLeft w:val="640"/>
                  <w:marRight w:val="0"/>
                  <w:marTop w:val="0"/>
                  <w:marBottom w:val="0"/>
                  <w:divBdr>
                    <w:top w:val="none" w:sz="0" w:space="0" w:color="auto"/>
                    <w:left w:val="none" w:sz="0" w:space="0" w:color="auto"/>
                    <w:bottom w:val="none" w:sz="0" w:space="0" w:color="auto"/>
                    <w:right w:val="none" w:sz="0" w:space="0" w:color="auto"/>
                  </w:divBdr>
                </w:div>
                <w:div w:id="1231885141">
                  <w:marLeft w:val="640"/>
                  <w:marRight w:val="0"/>
                  <w:marTop w:val="0"/>
                  <w:marBottom w:val="0"/>
                  <w:divBdr>
                    <w:top w:val="none" w:sz="0" w:space="0" w:color="auto"/>
                    <w:left w:val="none" w:sz="0" w:space="0" w:color="auto"/>
                    <w:bottom w:val="none" w:sz="0" w:space="0" w:color="auto"/>
                    <w:right w:val="none" w:sz="0" w:space="0" w:color="auto"/>
                  </w:divBdr>
                </w:div>
                <w:div w:id="1239435603">
                  <w:marLeft w:val="640"/>
                  <w:marRight w:val="0"/>
                  <w:marTop w:val="0"/>
                  <w:marBottom w:val="0"/>
                  <w:divBdr>
                    <w:top w:val="none" w:sz="0" w:space="0" w:color="auto"/>
                    <w:left w:val="none" w:sz="0" w:space="0" w:color="auto"/>
                    <w:bottom w:val="none" w:sz="0" w:space="0" w:color="auto"/>
                    <w:right w:val="none" w:sz="0" w:space="0" w:color="auto"/>
                  </w:divBdr>
                </w:div>
                <w:div w:id="1260486082">
                  <w:marLeft w:val="640"/>
                  <w:marRight w:val="0"/>
                  <w:marTop w:val="0"/>
                  <w:marBottom w:val="0"/>
                  <w:divBdr>
                    <w:top w:val="none" w:sz="0" w:space="0" w:color="auto"/>
                    <w:left w:val="none" w:sz="0" w:space="0" w:color="auto"/>
                    <w:bottom w:val="none" w:sz="0" w:space="0" w:color="auto"/>
                    <w:right w:val="none" w:sz="0" w:space="0" w:color="auto"/>
                  </w:divBdr>
                </w:div>
                <w:div w:id="1262032869">
                  <w:marLeft w:val="640"/>
                  <w:marRight w:val="0"/>
                  <w:marTop w:val="0"/>
                  <w:marBottom w:val="0"/>
                  <w:divBdr>
                    <w:top w:val="none" w:sz="0" w:space="0" w:color="auto"/>
                    <w:left w:val="none" w:sz="0" w:space="0" w:color="auto"/>
                    <w:bottom w:val="none" w:sz="0" w:space="0" w:color="auto"/>
                    <w:right w:val="none" w:sz="0" w:space="0" w:color="auto"/>
                  </w:divBdr>
                </w:div>
                <w:div w:id="1388381835">
                  <w:marLeft w:val="640"/>
                  <w:marRight w:val="0"/>
                  <w:marTop w:val="0"/>
                  <w:marBottom w:val="0"/>
                  <w:divBdr>
                    <w:top w:val="none" w:sz="0" w:space="0" w:color="auto"/>
                    <w:left w:val="none" w:sz="0" w:space="0" w:color="auto"/>
                    <w:bottom w:val="none" w:sz="0" w:space="0" w:color="auto"/>
                    <w:right w:val="none" w:sz="0" w:space="0" w:color="auto"/>
                  </w:divBdr>
                </w:div>
                <w:div w:id="1478306079">
                  <w:marLeft w:val="640"/>
                  <w:marRight w:val="0"/>
                  <w:marTop w:val="0"/>
                  <w:marBottom w:val="0"/>
                  <w:divBdr>
                    <w:top w:val="none" w:sz="0" w:space="0" w:color="auto"/>
                    <w:left w:val="none" w:sz="0" w:space="0" w:color="auto"/>
                    <w:bottom w:val="none" w:sz="0" w:space="0" w:color="auto"/>
                    <w:right w:val="none" w:sz="0" w:space="0" w:color="auto"/>
                  </w:divBdr>
                </w:div>
                <w:div w:id="1504587186">
                  <w:marLeft w:val="640"/>
                  <w:marRight w:val="0"/>
                  <w:marTop w:val="0"/>
                  <w:marBottom w:val="0"/>
                  <w:divBdr>
                    <w:top w:val="none" w:sz="0" w:space="0" w:color="auto"/>
                    <w:left w:val="none" w:sz="0" w:space="0" w:color="auto"/>
                    <w:bottom w:val="none" w:sz="0" w:space="0" w:color="auto"/>
                    <w:right w:val="none" w:sz="0" w:space="0" w:color="auto"/>
                  </w:divBdr>
                </w:div>
                <w:div w:id="1536966433">
                  <w:marLeft w:val="640"/>
                  <w:marRight w:val="0"/>
                  <w:marTop w:val="0"/>
                  <w:marBottom w:val="0"/>
                  <w:divBdr>
                    <w:top w:val="none" w:sz="0" w:space="0" w:color="auto"/>
                    <w:left w:val="none" w:sz="0" w:space="0" w:color="auto"/>
                    <w:bottom w:val="none" w:sz="0" w:space="0" w:color="auto"/>
                    <w:right w:val="none" w:sz="0" w:space="0" w:color="auto"/>
                  </w:divBdr>
                </w:div>
                <w:div w:id="1592354063">
                  <w:marLeft w:val="640"/>
                  <w:marRight w:val="0"/>
                  <w:marTop w:val="0"/>
                  <w:marBottom w:val="0"/>
                  <w:divBdr>
                    <w:top w:val="none" w:sz="0" w:space="0" w:color="auto"/>
                    <w:left w:val="none" w:sz="0" w:space="0" w:color="auto"/>
                    <w:bottom w:val="none" w:sz="0" w:space="0" w:color="auto"/>
                    <w:right w:val="none" w:sz="0" w:space="0" w:color="auto"/>
                  </w:divBdr>
                </w:div>
                <w:div w:id="1655178560">
                  <w:marLeft w:val="640"/>
                  <w:marRight w:val="0"/>
                  <w:marTop w:val="0"/>
                  <w:marBottom w:val="0"/>
                  <w:divBdr>
                    <w:top w:val="none" w:sz="0" w:space="0" w:color="auto"/>
                    <w:left w:val="none" w:sz="0" w:space="0" w:color="auto"/>
                    <w:bottom w:val="none" w:sz="0" w:space="0" w:color="auto"/>
                    <w:right w:val="none" w:sz="0" w:space="0" w:color="auto"/>
                  </w:divBdr>
                </w:div>
                <w:div w:id="1689481857">
                  <w:marLeft w:val="640"/>
                  <w:marRight w:val="0"/>
                  <w:marTop w:val="0"/>
                  <w:marBottom w:val="0"/>
                  <w:divBdr>
                    <w:top w:val="none" w:sz="0" w:space="0" w:color="auto"/>
                    <w:left w:val="none" w:sz="0" w:space="0" w:color="auto"/>
                    <w:bottom w:val="none" w:sz="0" w:space="0" w:color="auto"/>
                    <w:right w:val="none" w:sz="0" w:space="0" w:color="auto"/>
                  </w:divBdr>
                </w:div>
                <w:div w:id="1693022720">
                  <w:marLeft w:val="640"/>
                  <w:marRight w:val="0"/>
                  <w:marTop w:val="0"/>
                  <w:marBottom w:val="0"/>
                  <w:divBdr>
                    <w:top w:val="none" w:sz="0" w:space="0" w:color="auto"/>
                    <w:left w:val="none" w:sz="0" w:space="0" w:color="auto"/>
                    <w:bottom w:val="none" w:sz="0" w:space="0" w:color="auto"/>
                    <w:right w:val="none" w:sz="0" w:space="0" w:color="auto"/>
                  </w:divBdr>
                </w:div>
                <w:div w:id="1873107864">
                  <w:marLeft w:val="640"/>
                  <w:marRight w:val="0"/>
                  <w:marTop w:val="0"/>
                  <w:marBottom w:val="0"/>
                  <w:divBdr>
                    <w:top w:val="none" w:sz="0" w:space="0" w:color="auto"/>
                    <w:left w:val="none" w:sz="0" w:space="0" w:color="auto"/>
                    <w:bottom w:val="none" w:sz="0" w:space="0" w:color="auto"/>
                    <w:right w:val="none" w:sz="0" w:space="0" w:color="auto"/>
                  </w:divBdr>
                </w:div>
                <w:div w:id="1912735062">
                  <w:marLeft w:val="640"/>
                  <w:marRight w:val="0"/>
                  <w:marTop w:val="0"/>
                  <w:marBottom w:val="0"/>
                  <w:divBdr>
                    <w:top w:val="none" w:sz="0" w:space="0" w:color="auto"/>
                    <w:left w:val="none" w:sz="0" w:space="0" w:color="auto"/>
                    <w:bottom w:val="none" w:sz="0" w:space="0" w:color="auto"/>
                    <w:right w:val="none" w:sz="0" w:space="0" w:color="auto"/>
                  </w:divBdr>
                </w:div>
                <w:div w:id="1999184663">
                  <w:marLeft w:val="640"/>
                  <w:marRight w:val="0"/>
                  <w:marTop w:val="0"/>
                  <w:marBottom w:val="0"/>
                  <w:divBdr>
                    <w:top w:val="none" w:sz="0" w:space="0" w:color="auto"/>
                    <w:left w:val="none" w:sz="0" w:space="0" w:color="auto"/>
                    <w:bottom w:val="none" w:sz="0" w:space="0" w:color="auto"/>
                    <w:right w:val="none" w:sz="0" w:space="0" w:color="auto"/>
                  </w:divBdr>
                </w:div>
                <w:div w:id="2003852531">
                  <w:marLeft w:val="640"/>
                  <w:marRight w:val="0"/>
                  <w:marTop w:val="0"/>
                  <w:marBottom w:val="0"/>
                  <w:divBdr>
                    <w:top w:val="none" w:sz="0" w:space="0" w:color="auto"/>
                    <w:left w:val="none" w:sz="0" w:space="0" w:color="auto"/>
                    <w:bottom w:val="none" w:sz="0" w:space="0" w:color="auto"/>
                    <w:right w:val="none" w:sz="0" w:space="0" w:color="auto"/>
                  </w:divBdr>
                </w:div>
                <w:div w:id="2050952755">
                  <w:marLeft w:val="640"/>
                  <w:marRight w:val="0"/>
                  <w:marTop w:val="0"/>
                  <w:marBottom w:val="0"/>
                  <w:divBdr>
                    <w:top w:val="none" w:sz="0" w:space="0" w:color="auto"/>
                    <w:left w:val="none" w:sz="0" w:space="0" w:color="auto"/>
                    <w:bottom w:val="none" w:sz="0" w:space="0" w:color="auto"/>
                    <w:right w:val="none" w:sz="0" w:space="0" w:color="auto"/>
                  </w:divBdr>
                </w:div>
                <w:div w:id="2086878254">
                  <w:marLeft w:val="640"/>
                  <w:marRight w:val="0"/>
                  <w:marTop w:val="0"/>
                  <w:marBottom w:val="0"/>
                  <w:divBdr>
                    <w:top w:val="none" w:sz="0" w:space="0" w:color="auto"/>
                    <w:left w:val="none" w:sz="0" w:space="0" w:color="auto"/>
                    <w:bottom w:val="none" w:sz="0" w:space="0" w:color="auto"/>
                    <w:right w:val="none" w:sz="0" w:space="0" w:color="auto"/>
                  </w:divBdr>
                </w:div>
                <w:div w:id="2090157205">
                  <w:marLeft w:val="640"/>
                  <w:marRight w:val="0"/>
                  <w:marTop w:val="0"/>
                  <w:marBottom w:val="0"/>
                  <w:divBdr>
                    <w:top w:val="none" w:sz="0" w:space="0" w:color="auto"/>
                    <w:left w:val="none" w:sz="0" w:space="0" w:color="auto"/>
                    <w:bottom w:val="none" w:sz="0" w:space="0" w:color="auto"/>
                    <w:right w:val="none" w:sz="0" w:space="0" w:color="auto"/>
                  </w:divBdr>
                </w:div>
                <w:div w:id="2095974722">
                  <w:marLeft w:val="640"/>
                  <w:marRight w:val="0"/>
                  <w:marTop w:val="0"/>
                  <w:marBottom w:val="0"/>
                  <w:divBdr>
                    <w:top w:val="none" w:sz="0" w:space="0" w:color="auto"/>
                    <w:left w:val="none" w:sz="0" w:space="0" w:color="auto"/>
                    <w:bottom w:val="none" w:sz="0" w:space="0" w:color="auto"/>
                    <w:right w:val="none" w:sz="0" w:space="0" w:color="auto"/>
                  </w:divBdr>
                </w:div>
              </w:divsChild>
            </w:div>
            <w:div w:id="1002971008">
              <w:marLeft w:val="0"/>
              <w:marRight w:val="0"/>
              <w:marTop w:val="0"/>
              <w:marBottom w:val="0"/>
              <w:divBdr>
                <w:top w:val="none" w:sz="0" w:space="0" w:color="auto"/>
                <w:left w:val="none" w:sz="0" w:space="0" w:color="auto"/>
                <w:bottom w:val="none" w:sz="0" w:space="0" w:color="auto"/>
                <w:right w:val="none" w:sz="0" w:space="0" w:color="auto"/>
              </w:divBdr>
              <w:divsChild>
                <w:div w:id="26757390">
                  <w:marLeft w:val="640"/>
                  <w:marRight w:val="0"/>
                  <w:marTop w:val="0"/>
                  <w:marBottom w:val="0"/>
                  <w:divBdr>
                    <w:top w:val="none" w:sz="0" w:space="0" w:color="auto"/>
                    <w:left w:val="none" w:sz="0" w:space="0" w:color="auto"/>
                    <w:bottom w:val="none" w:sz="0" w:space="0" w:color="auto"/>
                    <w:right w:val="none" w:sz="0" w:space="0" w:color="auto"/>
                  </w:divBdr>
                </w:div>
                <w:div w:id="27797672">
                  <w:marLeft w:val="640"/>
                  <w:marRight w:val="0"/>
                  <w:marTop w:val="0"/>
                  <w:marBottom w:val="0"/>
                  <w:divBdr>
                    <w:top w:val="none" w:sz="0" w:space="0" w:color="auto"/>
                    <w:left w:val="none" w:sz="0" w:space="0" w:color="auto"/>
                    <w:bottom w:val="none" w:sz="0" w:space="0" w:color="auto"/>
                    <w:right w:val="none" w:sz="0" w:space="0" w:color="auto"/>
                  </w:divBdr>
                </w:div>
                <w:div w:id="37558421">
                  <w:marLeft w:val="640"/>
                  <w:marRight w:val="0"/>
                  <w:marTop w:val="0"/>
                  <w:marBottom w:val="0"/>
                  <w:divBdr>
                    <w:top w:val="none" w:sz="0" w:space="0" w:color="auto"/>
                    <w:left w:val="none" w:sz="0" w:space="0" w:color="auto"/>
                    <w:bottom w:val="none" w:sz="0" w:space="0" w:color="auto"/>
                    <w:right w:val="none" w:sz="0" w:space="0" w:color="auto"/>
                  </w:divBdr>
                </w:div>
                <w:div w:id="138763790">
                  <w:marLeft w:val="640"/>
                  <w:marRight w:val="0"/>
                  <w:marTop w:val="0"/>
                  <w:marBottom w:val="0"/>
                  <w:divBdr>
                    <w:top w:val="none" w:sz="0" w:space="0" w:color="auto"/>
                    <w:left w:val="none" w:sz="0" w:space="0" w:color="auto"/>
                    <w:bottom w:val="none" w:sz="0" w:space="0" w:color="auto"/>
                    <w:right w:val="none" w:sz="0" w:space="0" w:color="auto"/>
                  </w:divBdr>
                </w:div>
                <w:div w:id="236745934">
                  <w:marLeft w:val="640"/>
                  <w:marRight w:val="0"/>
                  <w:marTop w:val="0"/>
                  <w:marBottom w:val="0"/>
                  <w:divBdr>
                    <w:top w:val="none" w:sz="0" w:space="0" w:color="auto"/>
                    <w:left w:val="none" w:sz="0" w:space="0" w:color="auto"/>
                    <w:bottom w:val="none" w:sz="0" w:space="0" w:color="auto"/>
                    <w:right w:val="none" w:sz="0" w:space="0" w:color="auto"/>
                  </w:divBdr>
                </w:div>
                <w:div w:id="268591586">
                  <w:marLeft w:val="640"/>
                  <w:marRight w:val="0"/>
                  <w:marTop w:val="0"/>
                  <w:marBottom w:val="0"/>
                  <w:divBdr>
                    <w:top w:val="none" w:sz="0" w:space="0" w:color="auto"/>
                    <w:left w:val="none" w:sz="0" w:space="0" w:color="auto"/>
                    <w:bottom w:val="none" w:sz="0" w:space="0" w:color="auto"/>
                    <w:right w:val="none" w:sz="0" w:space="0" w:color="auto"/>
                  </w:divBdr>
                </w:div>
                <w:div w:id="369191799">
                  <w:marLeft w:val="640"/>
                  <w:marRight w:val="0"/>
                  <w:marTop w:val="0"/>
                  <w:marBottom w:val="0"/>
                  <w:divBdr>
                    <w:top w:val="none" w:sz="0" w:space="0" w:color="auto"/>
                    <w:left w:val="none" w:sz="0" w:space="0" w:color="auto"/>
                    <w:bottom w:val="none" w:sz="0" w:space="0" w:color="auto"/>
                    <w:right w:val="none" w:sz="0" w:space="0" w:color="auto"/>
                  </w:divBdr>
                </w:div>
                <w:div w:id="389185348">
                  <w:marLeft w:val="640"/>
                  <w:marRight w:val="0"/>
                  <w:marTop w:val="0"/>
                  <w:marBottom w:val="0"/>
                  <w:divBdr>
                    <w:top w:val="none" w:sz="0" w:space="0" w:color="auto"/>
                    <w:left w:val="none" w:sz="0" w:space="0" w:color="auto"/>
                    <w:bottom w:val="none" w:sz="0" w:space="0" w:color="auto"/>
                    <w:right w:val="none" w:sz="0" w:space="0" w:color="auto"/>
                  </w:divBdr>
                </w:div>
                <w:div w:id="446436917">
                  <w:marLeft w:val="640"/>
                  <w:marRight w:val="0"/>
                  <w:marTop w:val="0"/>
                  <w:marBottom w:val="0"/>
                  <w:divBdr>
                    <w:top w:val="none" w:sz="0" w:space="0" w:color="auto"/>
                    <w:left w:val="none" w:sz="0" w:space="0" w:color="auto"/>
                    <w:bottom w:val="none" w:sz="0" w:space="0" w:color="auto"/>
                    <w:right w:val="none" w:sz="0" w:space="0" w:color="auto"/>
                  </w:divBdr>
                </w:div>
                <w:div w:id="519126115">
                  <w:marLeft w:val="640"/>
                  <w:marRight w:val="0"/>
                  <w:marTop w:val="0"/>
                  <w:marBottom w:val="0"/>
                  <w:divBdr>
                    <w:top w:val="none" w:sz="0" w:space="0" w:color="auto"/>
                    <w:left w:val="none" w:sz="0" w:space="0" w:color="auto"/>
                    <w:bottom w:val="none" w:sz="0" w:space="0" w:color="auto"/>
                    <w:right w:val="none" w:sz="0" w:space="0" w:color="auto"/>
                  </w:divBdr>
                </w:div>
                <w:div w:id="561334171">
                  <w:marLeft w:val="640"/>
                  <w:marRight w:val="0"/>
                  <w:marTop w:val="0"/>
                  <w:marBottom w:val="0"/>
                  <w:divBdr>
                    <w:top w:val="none" w:sz="0" w:space="0" w:color="auto"/>
                    <w:left w:val="none" w:sz="0" w:space="0" w:color="auto"/>
                    <w:bottom w:val="none" w:sz="0" w:space="0" w:color="auto"/>
                    <w:right w:val="none" w:sz="0" w:space="0" w:color="auto"/>
                  </w:divBdr>
                </w:div>
                <w:div w:id="603725931">
                  <w:marLeft w:val="640"/>
                  <w:marRight w:val="0"/>
                  <w:marTop w:val="0"/>
                  <w:marBottom w:val="0"/>
                  <w:divBdr>
                    <w:top w:val="none" w:sz="0" w:space="0" w:color="auto"/>
                    <w:left w:val="none" w:sz="0" w:space="0" w:color="auto"/>
                    <w:bottom w:val="none" w:sz="0" w:space="0" w:color="auto"/>
                    <w:right w:val="none" w:sz="0" w:space="0" w:color="auto"/>
                  </w:divBdr>
                </w:div>
                <w:div w:id="611716394">
                  <w:marLeft w:val="640"/>
                  <w:marRight w:val="0"/>
                  <w:marTop w:val="0"/>
                  <w:marBottom w:val="0"/>
                  <w:divBdr>
                    <w:top w:val="none" w:sz="0" w:space="0" w:color="auto"/>
                    <w:left w:val="none" w:sz="0" w:space="0" w:color="auto"/>
                    <w:bottom w:val="none" w:sz="0" w:space="0" w:color="auto"/>
                    <w:right w:val="none" w:sz="0" w:space="0" w:color="auto"/>
                  </w:divBdr>
                </w:div>
                <w:div w:id="767310672">
                  <w:marLeft w:val="640"/>
                  <w:marRight w:val="0"/>
                  <w:marTop w:val="0"/>
                  <w:marBottom w:val="0"/>
                  <w:divBdr>
                    <w:top w:val="none" w:sz="0" w:space="0" w:color="auto"/>
                    <w:left w:val="none" w:sz="0" w:space="0" w:color="auto"/>
                    <w:bottom w:val="none" w:sz="0" w:space="0" w:color="auto"/>
                    <w:right w:val="none" w:sz="0" w:space="0" w:color="auto"/>
                  </w:divBdr>
                </w:div>
                <w:div w:id="812915056">
                  <w:marLeft w:val="640"/>
                  <w:marRight w:val="0"/>
                  <w:marTop w:val="0"/>
                  <w:marBottom w:val="0"/>
                  <w:divBdr>
                    <w:top w:val="none" w:sz="0" w:space="0" w:color="auto"/>
                    <w:left w:val="none" w:sz="0" w:space="0" w:color="auto"/>
                    <w:bottom w:val="none" w:sz="0" w:space="0" w:color="auto"/>
                    <w:right w:val="none" w:sz="0" w:space="0" w:color="auto"/>
                  </w:divBdr>
                </w:div>
                <w:div w:id="856621893">
                  <w:marLeft w:val="640"/>
                  <w:marRight w:val="0"/>
                  <w:marTop w:val="0"/>
                  <w:marBottom w:val="0"/>
                  <w:divBdr>
                    <w:top w:val="none" w:sz="0" w:space="0" w:color="auto"/>
                    <w:left w:val="none" w:sz="0" w:space="0" w:color="auto"/>
                    <w:bottom w:val="none" w:sz="0" w:space="0" w:color="auto"/>
                    <w:right w:val="none" w:sz="0" w:space="0" w:color="auto"/>
                  </w:divBdr>
                </w:div>
                <w:div w:id="880168162">
                  <w:marLeft w:val="640"/>
                  <w:marRight w:val="0"/>
                  <w:marTop w:val="0"/>
                  <w:marBottom w:val="0"/>
                  <w:divBdr>
                    <w:top w:val="none" w:sz="0" w:space="0" w:color="auto"/>
                    <w:left w:val="none" w:sz="0" w:space="0" w:color="auto"/>
                    <w:bottom w:val="none" w:sz="0" w:space="0" w:color="auto"/>
                    <w:right w:val="none" w:sz="0" w:space="0" w:color="auto"/>
                  </w:divBdr>
                </w:div>
                <w:div w:id="900793108">
                  <w:marLeft w:val="640"/>
                  <w:marRight w:val="0"/>
                  <w:marTop w:val="0"/>
                  <w:marBottom w:val="0"/>
                  <w:divBdr>
                    <w:top w:val="none" w:sz="0" w:space="0" w:color="auto"/>
                    <w:left w:val="none" w:sz="0" w:space="0" w:color="auto"/>
                    <w:bottom w:val="none" w:sz="0" w:space="0" w:color="auto"/>
                    <w:right w:val="none" w:sz="0" w:space="0" w:color="auto"/>
                  </w:divBdr>
                </w:div>
                <w:div w:id="956913456">
                  <w:marLeft w:val="640"/>
                  <w:marRight w:val="0"/>
                  <w:marTop w:val="0"/>
                  <w:marBottom w:val="0"/>
                  <w:divBdr>
                    <w:top w:val="none" w:sz="0" w:space="0" w:color="auto"/>
                    <w:left w:val="none" w:sz="0" w:space="0" w:color="auto"/>
                    <w:bottom w:val="none" w:sz="0" w:space="0" w:color="auto"/>
                    <w:right w:val="none" w:sz="0" w:space="0" w:color="auto"/>
                  </w:divBdr>
                </w:div>
                <w:div w:id="973289063">
                  <w:marLeft w:val="640"/>
                  <w:marRight w:val="0"/>
                  <w:marTop w:val="0"/>
                  <w:marBottom w:val="0"/>
                  <w:divBdr>
                    <w:top w:val="none" w:sz="0" w:space="0" w:color="auto"/>
                    <w:left w:val="none" w:sz="0" w:space="0" w:color="auto"/>
                    <w:bottom w:val="none" w:sz="0" w:space="0" w:color="auto"/>
                    <w:right w:val="none" w:sz="0" w:space="0" w:color="auto"/>
                  </w:divBdr>
                </w:div>
                <w:div w:id="1062212651">
                  <w:marLeft w:val="640"/>
                  <w:marRight w:val="0"/>
                  <w:marTop w:val="0"/>
                  <w:marBottom w:val="0"/>
                  <w:divBdr>
                    <w:top w:val="none" w:sz="0" w:space="0" w:color="auto"/>
                    <w:left w:val="none" w:sz="0" w:space="0" w:color="auto"/>
                    <w:bottom w:val="none" w:sz="0" w:space="0" w:color="auto"/>
                    <w:right w:val="none" w:sz="0" w:space="0" w:color="auto"/>
                  </w:divBdr>
                </w:div>
                <w:div w:id="1064182605">
                  <w:marLeft w:val="640"/>
                  <w:marRight w:val="0"/>
                  <w:marTop w:val="0"/>
                  <w:marBottom w:val="0"/>
                  <w:divBdr>
                    <w:top w:val="none" w:sz="0" w:space="0" w:color="auto"/>
                    <w:left w:val="none" w:sz="0" w:space="0" w:color="auto"/>
                    <w:bottom w:val="none" w:sz="0" w:space="0" w:color="auto"/>
                    <w:right w:val="none" w:sz="0" w:space="0" w:color="auto"/>
                  </w:divBdr>
                </w:div>
                <w:div w:id="1069185389">
                  <w:marLeft w:val="640"/>
                  <w:marRight w:val="0"/>
                  <w:marTop w:val="0"/>
                  <w:marBottom w:val="0"/>
                  <w:divBdr>
                    <w:top w:val="none" w:sz="0" w:space="0" w:color="auto"/>
                    <w:left w:val="none" w:sz="0" w:space="0" w:color="auto"/>
                    <w:bottom w:val="none" w:sz="0" w:space="0" w:color="auto"/>
                    <w:right w:val="none" w:sz="0" w:space="0" w:color="auto"/>
                  </w:divBdr>
                </w:div>
                <w:div w:id="1107314351">
                  <w:marLeft w:val="640"/>
                  <w:marRight w:val="0"/>
                  <w:marTop w:val="0"/>
                  <w:marBottom w:val="0"/>
                  <w:divBdr>
                    <w:top w:val="none" w:sz="0" w:space="0" w:color="auto"/>
                    <w:left w:val="none" w:sz="0" w:space="0" w:color="auto"/>
                    <w:bottom w:val="none" w:sz="0" w:space="0" w:color="auto"/>
                    <w:right w:val="none" w:sz="0" w:space="0" w:color="auto"/>
                  </w:divBdr>
                </w:div>
                <w:div w:id="1121190376">
                  <w:marLeft w:val="640"/>
                  <w:marRight w:val="0"/>
                  <w:marTop w:val="0"/>
                  <w:marBottom w:val="0"/>
                  <w:divBdr>
                    <w:top w:val="none" w:sz="0" w:space="0" w:color="auto"/>
                    <w:left w:val="none" w:sz="0" w:space="0" w:color="auto"/>
                    <w:bottom w:val="none" w:sz="0" w:space="0" w:color="auto"/>
                    <w:right w:val="none" w:sz="0" w:space="0" w:color="auto"/>
                  </w:divBdr>
                </w:div>
                <w:div w:id="1146893773">
                  <w:marLeft w:val="640"/>
                  <w:marRight w:val="0"/>
                  <w:marTop w:val="0"/>
                  <w:marBottom w:val="0"/>
                  <w:divBdr>
                    <w:top w:val="none" w:sz="0" w:space="0" w:color="auto"/>
                    <w:left w:val="none" w:sz="0" w:space="0" w:color="auto"/>
                    <w:bottom w:val="none" w:sz="0" w:space="0" w:color="auto"/>
                    <w:right w:val="none" w:sz="0" w:space="0" w:color="auto"/>
                  </w:divBdr>
                </w:div>
                <w:div w:id="1214194781">
                  <w:marLeft w:val="640"/>
                  <w:marRight w:val="0"/>
                  <w:marTop w:val="0"/>
                  <w:marBottom w:val="0"/>
                  <w:divBdr>
                    <w:top w:val="none" w:sz="0" w:space="0" w:color="auto"/>
                    <w:left w:val="none" w:sz="0" w:space="0" w:color="auto"/>
                    <w:bottom w:val="none" w:sz="0" w:space="0" w:color="auto"/>
                    <w:right w:val="none" w:sz="0" w:space="0" w:color="auto"/>
                  </w:divBdr>
                </w:div>
                <w:div w:id="1297373924">
                  <w:marLeft w:val="640"/>
                  <w:marRight w:val="0"/>
                  <w:marTop w:val="0"/>
                  <w:marBottom w:val="0"/>
                  <w:divBdr>
                    <w:top w:val="none" w:sz="0" w:space="0" w:color="auto"/>
                    <w:left w:val="none" w:sz="0" w:space="0" w:color="auto"/>
                    <w:bottom w:val="none" w:sz="0" w:space="0" w:color="auto"/>
                    <w:right w:val="none" w:sz="0" w:space="0" w:color="auto"/>
                  </w:divBdr>
                </w:div>
                <w:div w:id="1309675664">
                  <w:marLeft w:val="640"/>
                  <w:marRight w:val="0"/>
                  <w:marTop w:val="0"/>
                  <w:marBottom w:val="0"/>
                  <w:divBdr>
                    <w:top w:val="none" w:sz="0" w:space="0" w:color="auto"/>
                    <w:left w:val="none" w:sz="0" w:space="0" w:color="auto"/>
                    <w:bottom w:val="none" w:sz="0" w:space="0" w:color="auto"/>
                    <w:right w:val="none" w:sz="0" w:space="0" w:color="auto"/>
                  </w:divBdr>
                </w:div>
                <w:div w:id="1316446747">
                  <w:marLeft w:val="640"/>
                  <w:marRight w:val="0"/>
                  <w:marTop w:val="0"/>
                  <w:marBottom w:val="0"/>
                  <w:divBdr>
                    <w:top w:val="none" w:sz="0" w:space="0" w:color="auto"/>
                    <w:left w:val="none" w:sz="0" w:space="0" w:color="auto"/>
                    <w:bottom w:val="none" w:sz="0" w:space="0" w:color="auto"/>
                    <w:right w:val="none" w:sz="0" w:space="0" w:color="auto"/>
                  </w:divBdr>
                </w:div>
                <w:div w:id="1363089652">
                  <w:marLeft w:val="640"/>
                  <w:marRight w:val="0"/>
                  <w:marTop w:val="0"/>
                  <w:marBottom w:val="0"/>
                  <w:divBdr>
                    <w:top w:val="none" w:sz="0" w:space="0" w:color="auto"/>
                    <w:left w:val="none" w:sz="0" w:space="0" w:color="auto"/>
                    <w:bottom w:val="none" w:sz="0" w:space="0" w:color="auto"/>
                    <w:right w:val="none" w:sz="0" w:space="0" w:color="auto"/>
                  </w:divBdr>
                </w:div>
                <w:div w:id="1627589784">
                  <w:marLeft w:val="640"/>
                  <w:marRight w:val="0"/>
                  <w:marTop w:val="0"/>
                  <w:marBottom w:val="0"/>
                  <w:divBdr>
                    <w:top w:val="none" w:sz="0" w:space="0" w:color="auto"/>
                    <w:left w:val="none" w:sz="0" w:space="0" w:color="auto"/>
                    <w:bottom w:val="none" w:sz="0" w:space="0" w:color="auto"/>
                    <w:right w:val="none" w:sz="0" w:space="0" w:color="auto"/>
                  </w:divBdr>
                </w:div>
                <w:div w:id="1816751359">
                  <w:marLeft w:val="640"/>
                  <w:marRight w:val="0"/>
                  <w:marTop w:val="0"/>
                  <w:marBottom w:val="0"/>
                  <w:divBdr>
                    <w:top w:val="none" w:sz="0" w:space="0" w:color="auto"/>
                    <w:left w:val="none" w:sz="0" w:space="0" w:color="auto"/>
                    <w:bottom w:val="none" w:sz="0" w:space="0" w:color="auto"/>
                    <w:right w:val="none" w:sz="0" w:space="0" w:color="auto"/>
                  </w:divBdr>
                </w:div>
                <w:div w:id="1832867054">
                  <w:marLeft w:val="640"/>
                  <w:marRight w:val="0"/>
                  <w:marTop w:val="0"/>
                  <w:marBottom w:val="0"/>
                  <w:divBdr>
                    <w:top w:val="none" w:sz="0" w:space="0" w:color="auto"/>
                    <w:left w:val="none" w:sz="0" w:space="0" w:color="auto"/>
                    <w:bottom w:val="none" w:sz="0" w:space="0" w:color="auto"/>
                    <w:right w:val="none" w:sz="0" w:space="0" w:color="auto"/>
                  </w:divBdr>
                </w:div>
                <w:div w:id="1876386678">
                  <w:marLeft w:val="640"/>
                  <w:marRight w:val="0"/>
                  <w:marTop w:val="0"/>
                  <w:marBottom w:val="0"/>
                  <w:divBdr>
                    <w:top w:val="none" w:sz="0" w:space="0" w:color="auto"/>
                    <w:left w:val="none" w:sz="0" w:space="0" w:color="auto"/>
                    <w:bottom w:val="none" w:sz="0" w:space="0" w:color="auto"/>
                    <w:right w:val="none" w:sz="0" w:space="0" w:color="auto"/>
                  </w:divBdr>
                </w:div>
                <w:div w:id="1986397661">
                  <w:marLeft w:val="640"/>
                  <w:marRight w:val="0"/>
                  <w:marTop w:val="0"/>
                  <w:marBottom w:val="0"/>
                  <w:divBdr>
                    <w:top w:val="none" w:sz="0" w:space="0" w:color="auto"/>
                    <w:left w:val="none" w:sz="0" w:space="0" w:color="auto"/>
                    <w:bottom w:val="none" w:sz="0" w:space="0" w:color="auto"/>
                    <w:right w:val="none" w:sz="0" w:space="0" w:color="auto"/>
                  </w:divBdr>
                </w:div>
                <w:div w:id="2015959470">
                  <w:marLeft w:val="640"/>
                  <w:marRight w:val="0"/>
                  <w:marTop w:val="0"/>
                  <w:marBottom w:val="0"/>
                  <w:divBdr>
                    <w:top w:val="none" w:sz="0" w:space="0" w:color="auto"/>
                    <w:left w:val="none" w:sz="0" w:space="0" w:color="auto"/>
                    <w:bottom w:val="none" w:sz="0" w:space="0" w:color="auto"/>
                    <w:right w:val="none" w:sz="0" w:space="0" w:color="auto"/>
                  </w:divBdr>
                </w:div>
                <w:div w:id="2134592518">
                  <w:marLeft w:val="640"/>
                  <w:marRight w:val="0"/>
                  <w:marTop w:val="0"/>
                  <w:marBottom w:val="0"/>
                  <w:divBdr>
                    <w:top w:val="none" w:sz="0" w:space="0" w:color="auto"/>
                    <w:left w:val="none" w:sz="0" w:space="0" w:color="auto"/>
                    <w:bottom w:val="none" w:sz="0" w:space="0" w:color="auto"/>
                    <w:right w:val="none" w:sz="0" w:space="0" w:color="auto"/>
                  </w:divBdr>
                </w:div>
                <w:div w:id="2143500890">
                  <w:marLeft w:val="640"/>
                  <w:marRight w:val="0"/>
                  <w:marTop w:val="0"/>
                  <w:marBottom w:val="0"/>
                  <w:divBdr>
                    <w:top w:val="none" w:sz="0" w:space="0" w:color="auto"/>
                    <w:left w:val="none" w:sz="0" w:space="0" w:color="auto"/>
                    <w:bottom w:val="none" w:sz="0" w:space="0" w:color="auto"/>
                    <w:right w:val="none" w:sz="0" w:space="0" w:color="auto"/>
                  </w:divBdr>
                </w:div>
              </w:divsChild>
            </w:div>
            <w:div w:id="1586960187">
              <w:marLeft w:val="0"/>
              <w:marRight w:val="0"/>
              <w:marTop w:val="0"/>
              <w:marBottom w:val="0"/>
              <w:divBdr>
                <w:top w:val="none" w:sz="0" w:space="0" w:color="auto"/>
                <w:left w:val="none" w:sz="0" w:space="0" w:color="auto"/>
                <w:bottom w:val="none" w:sz="0" w:space="0" w:color="auto"/>
                <w:right w:val="none" w:sz="0" w:space="0" w:color="auto"/>
              </w:divBdr>
              <w:divsChild>
                <w:div w:id="16320294">
                  <w:marLeft w:val="640"/>
                  <w:marRight w:val="0"/>
                  <w:marTop w:val="0"/>
                  <w:marBottom w:val="0"/>
                  <w:divBdr>
                    <w:top w:val="none" w:sz="0" w:space="0" w:color="auto"/>
                    <w:left w:val="none" w:sz="0" w:space="0" w:color="auto"/>
                    <w:bottom w:val="none" w:sz="0" w:space="0" w:color="auto"/>
                    <w:right w:val="none" w:sz="0" w:space="0" w:color="auto"/>
                  </w:divBdr>
                </w:div>
                <w:div w:id="70203494">
                  <w:marLeft w:val="640"/>
                  <w:marRight w:val="0"/>
                  <w:marTop w:val="0"/>
                  <w:marBottom w:val="0"/>
                  <w:divBdr>
                    <w:top w:val="none" w:sz="0" w:space="0" w:color="auto"/>
                    <w:left w:val="none" w:sz="0" w:space="0" w:color="auto"/>
                    <w:bottom w:val="none" w:sz="0" w:space="0" w:color="auto"/>
                    <w:right w:val="none" w:sz="0" w:space="0" w:color="auto"/>
                  </w:divBdr>
                </w:div>
                <w:div w:id="102577375">
                  <w:marLeft w:val="640"/>
                  <w:marRight w:val="0"/>
                  <w:marTop w:val="0"/>
                  <w:marBottom w:val="0"/>
                  <w:divBdr>
                    <w:top w:val="none" w:sz="0" w:space="0" w:color="auto"/>
                    <w:left w:val="none" w:sz="0" w:space="0" w:color="auto"/>
                    <w:bottom w:val="none" w:sz="0" w:space="0" w:color="auto"/>
                    <w:right w:val="none" w:sz="0" w:space="0" w:color="auto"/>
                  </w:divBdr>
                </w:div>
                <w:div w:id="128861304">
                  <w:marLeft w:val="640"/>
                  <w:marRight w:val="0"/>
                  <w:marTop w:val="0"/>
                  <w:marBottom w:val="0"/>
                  <w:divBdr>
                    <w:top w:val="none" w:sz="0" w:space="0" w:color="auto"/>
                    <w:left w:val="none" w:sz="0" w:space="0" w:color="auto"/>
                    <w:bottom w:val="none" w:sz="0" w:space="0" w:color="auto"/>
                    <w:right w:val="none" w:sz="0" w:space="0" w:color="auto"/>
                  </w:divBdr>
                </w:div>
                <w:div w:id="229729368">
                  <w:marLeft w:val="640"/>
                  <w:marRight w:val="0"/>
                  <w:marTop w:val="0"/>
                  <w:marBottom w:val="0"/>
                  <w:divBdr>
                    <w:top w:val="none" w:sz="0" w:space="0" w:color="auto"/>
                    <w:left w:val="none" w:sz="0" w:space="0" w:color="auto"/>
                    <w:bottom w:val="none" w:sz="0" w:space="0" w:color="auto"/>
                    <w:right w:val="none" w:sz="0" w:space="0" w:color="auto"/>
                  </w:divBdr>
                </w:div>
                <w:div w:id="243539560">
                  <w:marLeft w:val="640"/>
                  <w:marRight w:val="0"/>
                  <w:marTop w:val="0"/>
                  <w:marBottom w:val="0"/>
                  <w:divBdr>
                    <w:top w:val="none" w:sz="0" w:space="0" w:color="auto"/>
                    <w:left w:val="none" w:sz="0" w:space="0" w:color="auto"/>
                    <w:bottom w:val="none" w:sz="0" w:space="0" w:color="auto"/>
                    <w:right w:val="none" w:sz="0" w:space="0" w:color="auto"/>
                  </w:divBdr>
                </w:div>
                <w:div w:id="353775169">
                  <w:marLeft w:val="640"/>
                  <w:marRight w:val="0"/>
                  <w:marTop w:val="0"/>
                  <w:marBottom w:val="0"/>
                  <w:divBdr>
                    <w:top w:val="none" w:sz="0" w:space="0" w:color="auto"/>
                    <w:left w:val="none" w:sz="0" w:space="0" w:color="auto"/>
                    <w:bottom w:val="none" w:sz="0" w:space="0" w:color="auto"/>
                    <w:right w:val="none" w:sz="0" w:space="0" w:color="auto"/>
                  </w:divBdr>
                </w:div>
                <w:div w:id="373310173">
                  <w:marLeft w:val="640"/>
                  <w:marRight w:val="0"/>
                  <w:marTop w:val="0"/>
                  <w:marBottom w:val="0"/>
                  <w:divBdr>
                    <w:top w:val="none" w:sz="0" w:space="0" w:color="auto"/>
                    <w:left w:val="none" w:sz="0" w:space="0" w:color="auto"/>
                    <w:bottom w:val="none" w:sz="0" w:space="0" w:color="auto"/>
                    <w:right w:val="none" w:sz="0" w:space="0" w:color="auto"/>
                  </w:divBdr>
                </w:div>
                <w:div w:id="422805366">
                  <w:marLeft w:val="640"/>
                  <w:marRight w:val="0"/>
                  <w:marTop w:val="0"/>
                  <w:marBottom w:val="0"/>
                  <w:divBdr>
                    <w:top w:val="none" w:sz="0" w:space="0" w:color="auto"/>
                    <w:left w:val="none" w:sz="0" w:space="0" w:color="auto"/>
                    <w:bottom w:val="none" w:sz="0" w:space="0" w:color="auto"/>
                    <w:right w:val="none" w:sz="0" w:space="0" w:color="auto"/>
                  </w:divBdr>
                </w:div>
                <w:div w:id="501432599">
                  <w:marLeft w:val="640"/>
                  <w:marRight w:val="0"/>
                  <w:marTop w:val="0"/>
                  <w:marBottom w:val="0"/>
                  <w:divBdr>
                    <w:top w:val="none" w:sz="0" w:space="0" w:color="auto"/>
                    <w:left w:val="none" w:sz="0" w:space="0" w:color="auto"/>
                    <w:bottom w:val="none" w:sz="0" w:space="0" w:color="auto"/>
                    <w:right w:val="none" w:sz="0" w:space="0" w:color="auto"/>
                  </w:divBdr>
                </w:div>
                <w:div w:id="527913922">
                  <w:marLeft w:val="640"/>
                  <w:marRight w:val="0"/>
                  <w:marTop w:val="0"/>
                  <w:marBottom w:val="0"/>
                  <w:divBdr>
                    <w:top w:val="none" w:sz="0" w:space="0" w:color="auto"/>
                    <w:left w:val="none" w:sz="0" w:space="0" w:color="auto"/>
                    <w:bottom w:val="none" w:sz="0" w:space="0" w:color="auto"/>
                    <w:right w:val="none" w:sz="0" w:space="0" w:color="auto"/>
                  </w:divBdr>
                </w:div>
                <w:div w:id="641734720">
                  <w:marLeft w:val="640"/>
                  <w:marRight w:val="0"/>
                  <w:marTop w:val="0"/>
                  <w:marBottom w:val="0"/>
                  <w:divBdr>
                    <w:top w:val="none" w:sz="0" w:space="0" w:color="auto"/>
                    <w:left w:val="none" w:sz="0" w:space="0" w:color="auto"/>
                    <w:bottom w:val="none" w:sz="0" w:space="0" w:color="auto"/>
                    <w:right w:val="none" w:sz="0" w:space="0" w:color="auto"/>
                  </w:divBdr>
                </w:div>
                <w:div w:id="667098715">
                  <w:marLeft w:val="640"/>
                  <w:marRight w:val="0"/>
                  <w:marTop w:val="0"/>
                  <w:marBottom w:val="0"/>
                  <w:divBdr>
                    <w:top w:val="none" w:sz="0" w:space="0" w:color="auto"/>
                    <w:left w:val="none" w:sz="0" w:space="0" w:color="auto"/>
                    <w:bottom w:val="none" w:sz="0" w:space="0" w:color="auto"/>
                    <w:right w:val="none" w:sz="0" w:space="0" w:color="auto"/>
                  </w:divBdr>
                </w:div>
                <w:div w:id="706834277">
                  <w:marLeft w:val="640"/>
                  <w:marRight w:val="0"/>
                  <w:marTop w:val="0"/>
                  <w:marBottom w:val="0"/>
                  <w:divBdr>
                    <w:top w:val="none" w:sz="0" w:space="0" w:color="auto"/>
                    <w:left w:val="none" w:sz="0" w:space="0" w:color="auto"/>
                    <w:bottom w:val="none" w:sz="0" w:space="0" w:color="auto"/>
                    <w:right w:val="none" w:sz="0" w:space="0" w:color="auto"/>
                  </w:divBdr>
                </w:div>
                <w:div w:id="728185627">
                  <w:marLeft w:val="640"/>
                  <w:marRight w:val="0"/>
                  <w:marTop w:val="0"/>
                  <w:marBottom w:val="0"/>
                  <w:divBdr>
                    <w:top w:val="none" w:sz="0" w:space="0" w:color="auto"/>
                    <w:left w:val="none" w:sz="0" w:space="0" w:color="auto"/>
                    <w:bottom w:val="none" w:sz="0" w:space="0" w:color="auto"/>
                    <w:right w:val="none" w:sz="0" w:space="0" w:color="auto"/>
                  </w:divBdr>
                </w:div>
                <w:div w:id="749277228">
                  <w:marLeft w:val="640"/>
                  <w:marRight w:val="0"/>
                  <w:marTop w:val="0"/>
                  <w:marBottom w:val="0"/>
                  <w:divBdr>
                    <w:top w:val="none" w:sz="0" w:space="0" w:color="auto"/>
                    <w:left w:val="none" w:sz="0" w:space="0" w:color="auto"/>
                    <w:bottom w:val="none" w:sz="0" w:space="0" w:color="auto"/>
                    <w:right w:val="none" w:sz="0" w:space="0" w:color="auto"/>
                  </w:divBdr>
                </w:div>
                <w:div w:id="754743235">
                  <w:marLeft w:val="640"/>
                  <w:marRight w:val="0"/>
                  <w:marTop w:val="0"/>
                  <w:marBottom w:val="0"/>
                  <w:divBdr>
                    <w:top w:val="none" w:sz="0" w:space="0" w:color="auto"/>
                    <w:left w:val="none" w:sz="0" w:space="0" w:color="auto"/>
                    <w:bottom w:val="none" w:sz="0" w:space="0" w:color="auto"/>
                    <w:right w:val="none" w:sz="0" w:space="0" w:color="auto"/>
                  </w:divBdr>
                </w:div>
                <w:div w:id="812335674">
                  <w:marLeft w:val="640"/>
                  <w:marRight w:val="0"/>
                  <w:marTop w:val="0"/>
                  <w:marBottom w:val="0"/>
                  <w:divBdr>
                    <w:top w:val="none" w:sz="0" w:space="0" w:color="auto"/>
                    <w:left w:val="none" w:sz="0" w:space="0" w:color="auto"/>
                    <w:bottom w:val="none" w:sz="0" w:space="0" w:color="auto"/>
                    <w:right w:val="none" w:sz="0" w:space="0" w:color="auto"/>
                  </w:divBdr>
                </w:div>
                <w:div w:id="833375909">
                  <w:marLeft w:val="640"/>
                  <w:marRight w:val="0"/>
                  <w:marTop w:val="0"/>
                  <w:marBottom w:val="0"/>
                  <w:divBdr>
                    <w:top w:val="none" w:sz="0" w:space="0" w:color="auto"/>
                    <w:left w:val="none" w:sz="0" w:space="0" w:color="auto"/>
                    <w:bottom w:val="none" w:sz="0" w:space="0" w:color="auto"/>
                    <w:right w:val="none" w:sz="0" w:space="0" w:color="auto"/>
                  </w:divBdr>
                </w:div>
                <w:div w:id="836532425">
                  <w:marLeft w:val="640"/>
                  <w:marRight w:val="0"/>
                  <w:marTop w:val="0"/>
                  <w:marBottom w:val="0"/>
                  <w:divBdr>
                    <w:top w:val="none" w:sz="0" w:space="0" w:color="auto"/>
                    <w:left w:val="none" w:sz="0" w:space="0" w:color="auto"/>
                    <w:bottom w:val="none" w:sz="0" w:space="0" w:color="auto"/>
                    <w:right w:val="none" w:sz="0" w:space="0" w:color="auto"/>
                  </w:divBdr>
                </w:div>
                <w:div w:id="894586746">
                  <w:marLeft w:val="640"/>
                  <w:marRight w:val="0"/>
                  <w:marTop w:val="0"/>
                  <w:marBottom w:val="0"/>
                  <w:divBdr>
                    <w:top w:val="none" w:sz="0" w:space="0" w:color="auto"/>
                    <w:left w:val="none" w:sz="0" w:space="0" w:color="auto"/>
                    <w:bottom w:val="none" w:sz="0" w:space="0" w:color="auto"/>
                    <w:right w:val="none" w:sz="0" w:space="0" w:color="auto"/>
                  </w:divBdr>
                </w:div>
                <w:div w:id="898443176">
                  <w:marLeft w:val="640"/>
                  <w:marRight w:val="0"/>
                  <w:marTop w:val="0"/>
                  <w:marBottom w:val="0"/>
                  <w:divBdr>
                    <w:top w:val="none" w:sz="0" w:space="0" w:color="auto"/>
                    <w:left w:val="none" w:sz="0" w:space="0" w:color="auto"/>
                    <w:bottom w:val="none" w:sz="0" w:space="0" w:color="auto"/>
                    <w:right w:val="none" w:sz="0" w:space="0" w:color="auto"/>
                  </w:divBdr>
                </w:div>
                <w:div w:id="900141265">
                  <w:marLeft w:val="640"/>
                  <w:marRight w:val="0"/>
                  <w:marTop w:val="0"/>
                  <w:marBottom w:val="0"/>
                  <w:divBdr>
                    <w:top w:val="none" w:sz="0" w:space="0" w:color="auto"/>
                    <w:left w:val="none" w:sz="0" w:space="0" w:color="auto"/>
                    <w:bottom w:val="none" w:sz="0" w:space="0" w:color="auto"/>
                    <w:right w:val="none" w:sz="0" w:space="0" w:color="auto"/>
                  </w:divBdr>
                </w:div>
                <w:div w:id="944925242">
                  <w:marLeft w:val="640"/>
                  <w:marRight w:val="0"/>
                  <w:marTop w:val="0"/>
                  <w:marBottom w:val="0"/>
                  <w:divBdr>
                    <w:top w:val="none" w:sz="0" w:space="0" w:color="auto"/>
                    <w:left w:val="none" w:sz="0" w:space="0" w:color="auto"/>
                    <w:bottom w:val="none" w:sz="0" w:space="0" w:color="auto"/>
                    <w:right w:val="none" w:sz="0" w:space="0" w:color="auto"/>
                  </w:divBdr>
                </w:div>
                <w:div w:id="948898181">
                  <w:marLeft w:val="640"/>
                  <w:marRight w:val="0"/>
                  <w:marTop w:val="0"/>
                  <w:marBottom w:val="0"/>
                  <w:divBdr>
                    <w:top w:val="none" w:sz="0" w:space="0" w:color="auto"/>
                    <w:left w:val="none" w:sz="0" w:space="0" w:color="auto"/>
                    <w:bottom w:val="none" w:sz="0" w:space="0" w:color="auto"/>
                    <w:right w:val="none" w:sz="0" w:space="0" w:color="auto"/>
                  </w:divBdr>
                </w:div>
                <w:div w:id="1002321935">
                  <w:marLeft w:val="640"/>
                  <w:marRight w:val="0"/>
                  <w:marTop w:val="0"/>
                  <w:marBottom w:val="0"/>
                  <w:divBdr>
                    <w:top w:val="none" w:sz="0" w:space="0" w:color="auto"/>
                    <w:left w:val="none" w:sz="0" w:space="0" w:color="auto"/>
                    <w:bottom w:val="none" w:sz="0" w:space="0" w:color="auto"/>
                    <w:right w:val="none" w:sz="0" w:space="0" w:color="auto"/>
                  </w:divBdr>
                </w:div>
                <w:div w:id="1096169744">
                  <w:marLeft w:val="640"/>
                  <w:marRight w:val="0"/>
                  <w:marTop w:val="0"/>
                  <w:marBottom w:val="0"/>
                  <w:divBdr>
                    <w:top w:val="none" w:sz="0" w:space="0" w:color="auto"/>
                    <w:left w:val="none" w:sz="0" w:space="0" w:color="auto"/>
                    <w:bottom w:val="none" w:sz="0" w:space="0" w:color="auto"/>
                    <w:right w:val="none" w:sz="0" w:space="0" w:color="auto"/>
                  </w:divBdr>
                </w:div>
                <w:div w:id="1172255306">
                  <w:marLeft w:val="640"/>
                  <w:marRight w:val="0"/>
                  <w:marTop w:val="0"/>
                  <w:marBottom w:val="0"/>
                  <w:divBdr>
                    <w:top w:val="none" w:sz="0" w:space="0" w:color="auto"/>
                    <w:left w:val="none" w:sz="0" w:space="0" w:color="auto"/>
                    <w:bottom w:val="none" w:sz="0" w:space="0" w:color="auto"/>
                    <w:right w:val="none" w:sz="0" w:space="0" w:color="auto"/>
                  </w:divBdr>
                </w:div>
                <w:div w:id="1174613913">
                  <w:marLeft w:val="640"/>
                  <w:marRight w:val="0"/>
                  <w:marTop w:val="0"/>
                  <w:marBottom w:val="0"/>
                  <w:divBdr>
                    <w:top w:val="none" w:sz="0" w:space="0" w:color="auto"/>
                    <w:left w:val="none" w:sz="0" w:space="0" w:color="auto"/>
                    <w:bottom w:val="none" w:sz="0" w:space="0" w:color="auto"/>
                    <w:right w:val="none" w:sz="0" w:space="0" w:color="auto"/>
                  </w:divBdr>
                </w:div>
                <w:div w:id="1204295853">
                  <w:marLeft w:val="640"/>
                  <w:marRight w:val="0"/>
                  <w:marTop w:val="0"/>
                  <w:marBottom w:val="0"/>
                  <w:divBdr>
                    <w:top w:val="none" w:sz="0" w:space="0" w:color="auto"/>
                    <w:left w:val="none" w:sz="0" w:space="0" w:color="auto"/>
                    <w:bottom w:val="none" w:sz="0" w:space="0" w:color="auto"/>
                    <w:right w:val="none" w:sz="0" w:space="0" w:color="auto"/>
                  </w:divBdr>
                </w:div>
                <w:div w:id="1211068828">
                  <w:marLeft w:val="640"/>
                  <w:marRight w:val="0"/>
                  <w:marTop w:val="0"/>
                  <w:marBottom w:val="0"/>
                  <w:divBdr>
                    <w:top w:val="none" w:sz="0" w:space="0" w:color="auto"/>
                    <w:left w:val="none" w:sz="0" w:space="0" w:color="auto"/>
                    <w:bottom w:val="none" w:sz="0" w:space="0" w:color="auto"/>
                    <w:right w:val="none" w:sz="0" w:space="0" w:color="auto"/>
                  </w:divBdr>
                </w:div>
                <w:div w:id="1342513965">
                  <w:marLeft w:val="640"/>
                  <w:marRight w:val="0"/>
                  <w:marTop w:val="0"/>
                  <w:marBottom w:val="0"/>
                  <w:divBdr>
                    <w:top w:val="none" w:sz="0" w:space="0" w:color="auto"/>
                    <w:left w:val="none" w:sz="0" w:space="0" w:color="auto"/>
                    <w:bottom w:val="none" w:sz="0" w:space="0" w:color="auto"/>
                    <w:right w:val="none" w:sz="0" w:space="0" w:color="auto"/>
                  </w:divBdr>
                </w:div>
                <w:div w:id="1476947735">
                  <w:marLeft w:val="640"/>
                  <w:marRight w:val="0"/>
                  <w:marTop w:val="0"/>
                  <w:marBottom w:val="0"/>
                  <w:divBdr>
                    <w:top w:val="none" w:sz="0" w:space="0" w:color="auto"/>
                    <w:left w:val="none" w:sz="0" w:space="0" w:color="auto"/>
                    <w:bottom w:val="none" w:sz="0" w:space="0" w:color="auto"/>
                    <w:right w:val="none" w:sz="0" w:space="0" w:color="auto"/>
                  </w:divBdr>
                </w:div>
                <w:div w:id="1558201316">
                  <w:marLeft w:val="640"/>
                  <w:marRight w:val="0"/>
                  <w:marTop w:val="0"/>
                  <w:marBottom w:val="0"/>
                  <w:divBdr>
                    <w:top w:val="none" w:sz="0" w:space="0" w:color="auto"/>
                    <w:left w:val="none" w:sz="0" w:space="0" w:color="auto"/>
                    <w:bottom w:val="none" w:sz="0" w:space="0" w:color="auto"/>
                    <w:right w:val="none" w:sz="0" w:space="0" w:color="auto"/>
                  </w:divBdr>
                </w:div>
                <w:div w:id="1713992209">
                  <w:marLeft w:val="640"/>
                  <w:marRight w:val="0"/>
                  <w:marTop w:val="0"/>
                  <w:marBottom w:val="0"/>
                  <w:divBdr>
                    <w:top w:val="none" w:sz="0" w:space="0" w:color="auto"/>
                    <w:left w:val="none" w:sz="0" w:space="0" w:color="auto"/>
                    <w:bottom w:val="none" w:sz="0" w:space="0" w:color="auto"/>
                    <w:right w:val="none" w:sz="0" w:space="0" w:color="auto"/>
                  </w:divBdr>
                </w:div>
                <w:div w:id="1726367145">
                  <w:marLeft w:val="640"/>
                  <w:marRight w:val="0"/>
                  <w:marTop w:val="0"/>
                  <w:marBottom w:val="0"/>
                  <w:divBdr>
                    <w:top w:val="none" w:sz="0" w:space="0" w:color="auto"/>
                    <w:left w:val="none" w:sz="0" w:space="0" w:color="auto"/>
                    <w:bottom w:val="none" w:sz="0" w:space="0" w:color="auto"/>
                    <w:right w:val="none" w:sz="0" w:space="0" w:color="auto"/>
                  </w:divBdr>
                </w:div>
                <w:div w:id="1922592453">
                  <w:marLeft w:val="640"/>
                  <w:marRight w:val="0"/>
                  <w:marTop w:val="0"/>
                  <w:marBottom w:val="0"/>
                  <w:divBdr>
                    <w:top w:val="none" w:sz="0" w:space="0" w:color="auto"/>
                    <w:left w:val="none" w:sz="0" w:space="0" w:color="auto"/>
                    <w:bottom w:val="none" w:sz="0" w:space="0" w:color="auto"/>
                    <w:right w:val="none" w:sz="0" w:space="0" w:color="auto"/>
                  </w:divBdr>
                </w:div>
                <w:div w:id="2014989057">
                  <w:marLeft w:val="640"/>
                  <w:marRight w:val="0"/>
                  <w:marTop w:val="0"/>
                  <w:marBottom w:val="0"/>
                  <w:divBdr>
                    <w:top w:val="none" w:sz="0" w:space="0" w:color="auto"/>
                    <w:left w:val="none" w:sz="0" w:space="0" w:color="auto"/>
                    <w:bottom w:val="none" w:sz="0" w:space="0" w:color="auto"/>
                    <w:right w:val="none" w:sz="0" w:space="0" w:color="auto"/>
                  </w:divBdr>
                </w:div>
                <w:div w:id="2062165946">
                  <w:marLeft w:val="640"/>
                  <w:marRight w:val="0"/>
                  <w:marTop w:val="0"/>
                  <w:marBottom w:val="0"/>
                  <w:divBdr>
                    <w:top w:val="none" w:sz="0" w:space="0" w:color="auto"/>
                    <w:left w:val="none" w:sz="0" w:space="0" w:color="auto"/>
                    <w:bottom w:val="none" w:sz="0" w:space="0" w:color="auto"/>
                    <w:right w:val="none" w:sz="0" w:space="0" w:color="auto"/>
                  </w:divBdr>
                </w:div>
                <w:div w:id="2111852832">
                  <w:marLeft w:val="640"/>
                  <w:marRight w:val="0"/>
                  <w:marTop w:val="0"/>
                  <w:marBottom w:val="0"/>
                  <w:divBdr>
                    <w:top w:val="none" w:sz="0" w:space="0" w:color="auto"/>
                    <w:left w:val="none" w:sz="0" w:space="0" w:color="auto"/>
                    <w:bottom w:val="none" w:sz="0" w:space="0" w:color="auto"/>
                    <w:right w:val="none" w:sz="0" w:space="0" w:color="auto"/>
                  </w:divBdr>
                </w:div>
              </w:divsChild>
            </w:div>
            <w:div w:id="1884365260">
              <w:marLeft w:val="0"/>
              <w:marRight w:val="0"/>
              <w:marTop w:val="0"/>
              <w:marBottom w:val="0"/>
              <w:divBdr>
                <w:top w:val="none" w:sz="0" w:space="0" w:color="auto"/>
                <w:left w:val="none" w:sz="0" w:space="0" w:color="auto"/>
                <w:bottom w:val="none" w:sz="0" w:space="0" w:color="auto"/>
                <w:right w:val="none" w:sz="0" w:space="0" w:color="auto"/>
              </w:divBdr>
              <w:divsChild>
                <w:div w:id="73204327">
                  <w:marLeft w:val="640"/>
                  <w:marRight w:val="0"/>
                  <w:marTop w:val="0"/>
                  <w:marBottom w:val="0"/>
                  <w:divBdr>
                    <w:top w:val="none" w:sz="0" w:space="0" w:color="auto"/>
                    <w:left w:val="none" w:sz="0" w:space="0" w:color="auto"/>
                    <w:bottom w:val="none" w:sz="0" w:space="0" w:color="auto"/>
                    <w:right w:val="none" w:sz="0" w:space="0" w:color="auto"/>
                  </w:divBdr>
                </w:div>
                <w:div w:id="89938714">
                  <w:marLeft w:val="640"/>
                  <w:marRight w:val="0"/>
                  <w:marTop w:val="0"/>
                  <w:marBottom w:val="0"/>
                  <w:divBdr>
                    <w:top w:val="none" w:sz="0" w:space="0" w:color="auto"/>
                    <w:left w:val="none" w:sz="0" w:space="0" w:color="auto"/>
                    <w:bottom w:val="none" w:sz="0" w:space="0" w:color="auto"/>
                    <w:right w:val="none" w:sz="0" w:space="0" w:color="auto"/>
                  </w:divBdr>
                </w:div>
                <w:div w:id="127432375">
                  <w:marLeft w:val="640"/>
                  <w:marRight w:val="0"/>
                  <w:marTop w:val="0"/>
                  <w:marBottom w:val="0"/>
                  <w:divBdr>
                    <w:top w:val="none" w:sz="0" w:space="0" w:color="auto"/>
                    <w:left w:val="none" w:sz="0" w:space="0" w:color="auto"/>
                    <w:bottom w:val="none" w:sz="0" w:space="0" w:color="auto"/>
                    <w:right w:val="none" w:sz="0" w:space="0" w:color="auto"/>
                  </w:divBdr>
                </w:div>
                <w:div w:id="183793284">
                  <w:marLeft w:val="640"/>
                  <w:marRight w:val="0"/>
                  <w:marTop w:val="0"/>
                  <w:marBottom w:val="0"/>
                  <w:divBdr>
                    <w:top w:val="none" w:sz="0" w:space="0" w:color="auto"/>
                    <w:left w:val="none" w:sz="0" w:space="0" w:color="auto"/>
                    <w:bottom w:val="none" w:sz="0" w:space="0" w:color="auto"/>
                    <w:right w:val="none" w:sz="0" w:space="0" w:color="auto"/>
                  </w:divBdr>
                </w:div>
                <w:div w:id="188764607">
                  <w:marLeft w:val="640"/>
                  <w:marRight w:val="0"/>
                  <w:marTop w:val="0"/>
                  <w:marBottom w:val="0"/>
                  <w:divBdr>
                    <w:top w:val="none" w:sz="0" w:space="0" w:color="auto"/>
                    <w:left w:val="none" w:sz="0" w:space="0" w:color="auto"/>
                    <w:bottom w:val="none" w:sz="0" w:space="0" w:color="auto"/>
                    <w:right w:val="none" w:sz="0" w:space="0" w:color="auto"/>
                  </w:divBdr>
                </w:div>
                <w:div w:id="239144637">
                  <w:marLeft w:val="640"/>
                  <w:marRight w:val="0"/>
                  <w:marTop w:val="0"/>
                  <w:marBottom w:val="0"/>
                  <w:divBdr>
                    <w:top w:val="none" w:sz="0" w:space="0" w:color="auto"/>
                    <w:left w:val="none" w:sz="0" w:space="0" w:color="auto"/>
                    <w:bottom w:val="none" w:sz="0" w:space="0" w:color="auto"/>
                    <w:right w:val="none" w:sz="0" w:space="0" w:color="auto"/>
                  </w:divBdr>
                </w:div>
                <w:div w:id="252933571">
                  <w:marLeft w:val="640"/>
                  <w:marRight w:val="0"/>
                  <w:marTop w:val="0"/>
                  <w:marBottom w:val="0"/>
                  <w:divBdr>
                    <w:top w:val="none" w:sz="0" w:space="0" w:color="auto"/>
                    <w:left w:val="none" w:sz="0" w:space="0" w:color="auto"/>
                    <w:bottom w:val="none" w:sz="0" w:space="0" w:color="auto"/>
                    <w:right w:val="none" w:sz="0" w:space="0" w:color="auto"/>
                  </w:divBdr>
                </w:div>
                <w:div w:id="289824300">
                  <w:marLeft w:val="640"/>
                  <w:marRight w:val="0"/>
                  <w:marTop w:val="0"/>
                  <w:marBottom w:val="0"/>
                  <w:divBdr>
                    <w:top w:val="none" w:sz="0" w:space="0" w:color="auto"/>
                    <w:left w:val="none" w:sz="0" w:space="0" w:color="auto"/>
                    <w:bottom w:val="none" w:sz="0" w:space="0" w:color="auto"/>
                    <w:right w:val="none" w:sz="0" w:space="0" w:color="auto"/>
                  </w:divBdr>
                </w:div>
                <w:div w:id="351880222">
                  <w:marLeft w:val="640"/>
                  <w:marRight w:val="0"/>
                  <w:marTop w:val="0"/>
                  <w:marBottom w:val="0"/>
                  <w:divBdr>
                    <w:top w:val="none" w:sz="0" w:space="0" w:color="auto"/>
                    <w:left w:val="none" w:sz="0" w:space="0" w:color="auto"/>
                    <w:bottom w:val="none" w:sz="0" w:space="0" w:color="auto"/>
                    <w:right w:val="none" w:sz="0" w:space="0" w:color="auto"/>
                  </w:divBdr>
                </w:div>
                <w:div w:id="383916466">
                  <w:marLeft w:val="640"/>
                  <w:marRight w:val="0"/>
                  <w:marTop w:val="0"/>
                  <w:marBottom w:val="0"/>
                  <w:divBdr>
                    <w:top w:val="none" w:sz="0" w:space="0" w:color="auto"/>
                    <w:left w:val="none" w:sz="0" w:space="0" w:color="auto"/>
                    <w:bottom w:val="none" w:sz="0" w:space="0" w:color="auto"/>
                    <w:right w:val="none" w:sz="0" w:space="0" w:color="auto"/>
                  </w:divBdr>
                </w:div>
                <w:div w:id="448397926">
                  <w:marLeft w:val="640"/>
                  <w:marRight w:val="0"/>
                  <w:marTop w:val="0"/>
                  <w:marBottom w:val="0"/>
                  <w:divBdr>
                    <w:top w:val="none" w:sz="0" w:space="0" w:color="auto"/>
                    <w:left w:val="none" w:sz="0" w:space="0" w:color="auto"/>
                    <w:bottom w:val="none" w:sz="0" w:space="0" w:color="auto"/>
                    <w:right w:val="none" w:sz="0" w:space="0" w:color="auto"/>
                  </w:divBdr>
                </w:div>
                <w:div w:id="471825168">
                  <w:marLeft w:val="640"/>
                  <w:marRight w:val="0"/>
                  <w:marTop w:val="0"/>
                  <w:marBottom w:val="0"/>
                  <w:divBdr>
                    <w:top w:val="none" w:sz="0" w:space="0" w:color="auto"/>
                    <w:left w:val="none" w:sz="0" w:space="0" w:color="auto"/>
                    <w:bottom w:val="none" w:sz="0" w:space="0" w:color="auto"/>
                    <w:right w:val="none" w:sz="0" w:space="0" w:color="auto"/>
                  </w:divBdr>
                </w:div>
                <w:div w:id="494076283">
                  <w:marLeft w:val="640"/>
                  <w:marRight w:val="0"/>
                  <w:marTop w:val="0"/>
                  <w:marBottom w:val="0"/>
                  <w:divBdr>
                    <w:top w:val="none" w:sz="0" w:space="0" w:color="auto"/>
                    <w:left w:val="none" w:sz="0" w:space="0" w:color="auto"/>
                    <w:bottom w:val="none" w:sz="0" w:space="0" w:color="auto"/>
                    <w:right w:val="none" w:sz="0" w:space="0" w:color="auto"/>
                  </w:divBdr>
                </w:div>
                <w:div w:id="645089529">
                  <w:marLeft w:val="640"/>
                  <w:marRight w:val="0"/>
                  <w:marTop w:val="0"/>
                  <w:marBottom w:val="0"/>
                  <w:divBdr>
                    <w:top w:val="none" w:sz="0" w:space="0" w:color="auto"/>
                    <w:left w:val="none" w:sz="0" w:space="0" w:color="auto"/>
                    <w:bottom w:val="none" w:sz="0" w:space="0" w:color="auto"/>
                    <w:right w:val="none" w:sz="0" w:space="0" w:color="auto"/>
                  </w:divBdr>
                </w:div>
                <w:div w:id="710962707">
                  <w:marLeft w:val="640"/>
                  <w:marRight w:val="0"/>
                  <w:marTop w:val="0"/>
                  <w:marBottom w:val="0"/>
                  <w:divBdr>
                    <w:top w:val="none" w:sz="0" w:space="0" w:color="auto"/>
                    <w:left w:val="none" w:sz="0" w:space="0" w:color="auto"/>
                    <w:bottom w:val="none" w:sz="0" w:space="0" w:color="auto"/>
                    <w:right w:val="none" w:sz="0" w:space="0" w:color="auto"/>
                  </w:divBdr>
                </w:div>
                <w:div w:id="788163373">
                  <w:marLeft w:val="640"/>
                  <w:marRight w:val="0"/>
                  <w:marTop w:val="0"/>
                  <w:marBottom w:val="0"/>
                  <w:divBdr>
                    <w:top w:val="none" w:sz="0" w:space="0" w:color="auto"/>
                    <w:left w:val="none" w:sz="0" w:space="0" w:color="auto"/>
                    <w:bottom w:val="none" w:sz="0" w:space="0" w:color="auto"/>
                    <w:right w:val="none" w:sz="0" w:space="0" w:color="auto"/>
                  </w:divBdr>
                </w:div>
                <w:div w:id="828205210">
                  <w:marLeft w:val="640"/>
                  <w:marRight w:val="0"/>
                  <w:marTop w:val="0"/>
                  <w:marBottom w:val="0"/>
                  <w:divBdr>
                    <w:top w:val="none" w:sz="0" w:space="0" w:color="auto"/>
                    <w:left w:val="none" w:sz="0" w:space="0" w:color="auto"/>
                    <w:bottom w:val="none" w:sz="0" w:space="0" w:color="auto"/>
                    <w:right w:val="none" w:sz="0" w:space="0" w:color="auto"/>
                  </w:divBdr>
                </w:div>
                <w:div w:id="868876378">
                  <w:marLeft w:val="640"/>
                  <w:marRight w:val="0"/>
                  <w:marTop w:val="0"/>
                  <w:marBottom w:val="0"/>
                  <w:divBdr>
                    <w:top w:val="none" w:sz="0" w:space="0" w:color="auto"/>
                    <w:left w:val="none" w:sz="0" w:space="0" w:color="auto"/>
                    <w:bottom w:val="none" w:sz="0" w:space="0" w:color="auto"/>
                    <w:right w:val="none" w:sz="0" w:space="0" w:color="auto"/>
                  </w:divBdr>
                </w:div>
                <w:div w:id="969290656">
                  <w:marLeft w:val="640"/>
                  <w:marRight w:val="0"/>
                  <w:marTop w:val="0"/>
                  <w:marBottom w:val="0"/>
                  <w:divBdr>
                    <w:top w:val="none" w:sz="0" w:space="0" w:color="auto"/>
                    <w:left w:val="none" w:sz="0" w:space="0" w:color="auto"/>
                    <w:bottom w:val="none" w:sz="0" w:space="0" w:color="auto"/>
                    <w:right w:val="none" w:sz="0" w:space="0" w:color="auto"/>
                  </w:divBdr>
                </w:div>
                <w:div w:id="1113595271">
                  <w:marLeft w:val="640"/>
                  <w:marRight w:val="0"/>
                  <w:marTop w:val="0"/>
                  <w:marBottom w:val="0"/>
                  <w:divBdr>
                    <w:top w:val="none" w:sz="0" w:space="0" w:color="auto"/>
                    <w:left w:val="none" w:sz="0" w:space="0" w:color="auto"/>
                    <w:bottom w:val="none" w:sz="0" w:space="0" w:color="auto"/>
                    <w:right w:val="none" w:sz="0" w:space="0" w:color="auto"/>
                  </w:divBdr>
                </w:div>
                <w:div w:id="1167477329">
                  <w:marLeft w:val="640"/>
                  <w:marRight w:val="0"/>
                  <w:marTop w:val="0"/>
                  <w:marBottom w:val="0"/>
                  <w:divBdr>
                    <w:top w:val="none" w:sz="0" w:space="0" w:color="auto"/>
                    <w:left w:val="none" w:sz="0" w:space="0" w:color="auto"/>
                    <w:bottom w:val="none" w:sz="0" w:space="0" w:color="auto"/>
                    <w:right w:val="none" w:sz="0" w:space="0" w:color="auto"/>
                  </w:divBdr>
                </w:div>
                <w:div w:id="1250307528">
                  <w:marLeft w:val="640"/>
                  <w:marRight w:val="0"/>
                  <w:marTop w:val="0"/>
                  <w:marBottom w:val="0"/>
                  <w:divBdr>
                    <w:top w:val="none" w:sz="0" w:space="0" w:color="auto"/>
                    <w:left w:val="none" w:sz="0" w:space="0" w:color="auto"/>
                    <w:bottom w:val="none" w:sz="0" w:space="0" w:color="auto"/>
                    <w:right w:val="none" w:sz="0" w:space="0" w:color="auto"/>
                  </w:divBdr>
                </w:div>
                <w:div w:id="1286041959">
                  <w:marLeft w:val="640"/>
                  <w:marRight w:val="0"/>
                  <w:marTop w:val="0"/>
                  <w:marBottom w:val="0"/>
                  <w:divBdr>
                    <w:top w:val="none" w:sz="0" w:space="0" w:color="auto"/>
                    <w:left w:val="none" w:sz="0" w:space="0" w:color="auto"/>
                    <w:bottom w:val="none" w:sz="0" w:space="0" w:color="auto"/>
                    <w:right w:val="none" w:sz="0" w:space="0" w:color="auto"/>
                  </w:divBdr>
                </w:div>
                <w:div w:id="1428309704">
                  <w:marLeft w:val="640"/>
                  <w:marRight w:val="0"/>
                  <w:marTop w:val="0"/>
                  <w:marBottom w:val="0"/>
                  <w:divBdr>
                    <w:top w:val="none" w:sz="0" w:space="0" w:color="auto"/>
                    <w:left w:val="none" w:sz="0" w:space="0" w:color="auto"/>
                    <w:bottom w:val="none" w:sz="0" w:space="0" w:color="auto"/>
                    <w:right w:val="none" w:sz="0" w:space="0" w:color="auto"/>
                  </w:divBdr>
                </w:div>
                <w:div w:id="1513959065">
                  <w:marLeft w:val="640"/>
                  <w:marRight w:val="0"/>
                  <w:marTop w:val="0"/>
                  <w:marBottom w:val="0"/>
                  <w:divBdr>
                    <w:top w:val="none" w:sz="0" w:space="0" w:color="auto"/>
                    <w:left w:val="none" w:sz="0" w:space="0" w:color="auto"/>
                    <w:bottom w:val="none" w:sz="0" w:space="0" w:color="auto"/>
                    <w:right w:val="none" w:sz="0" w:space="0" w:color="auto"/>
                  </w:divBdr>
                </w:div>
                <w:div w:id="1514880731">
                  <w:marLeft w:val="640"/>
                  <w:marRight w:val="0"/>
                  <w:marTop w:val="0"/>
                  <w:marBottom w:val="0"/>
                  <w:divBdr>
                    <w:top w:val="none" w:sz="0" w:space="0" w:color="auto"/>
                    <w:left w:val="none" w:sz="0" w:space="0" w:color="auto"/>
                    <w:bottom w:val="none" w:sz="0" w:space="0" w:color="auto"/>
                    <w:right w:val="none" w:sz="0" w:space="0" w:color="auto"/>
                  </w:divBdr>
                </w:div>
                <w:div w:id="1542018278">
                  <w:marLeft w:val="640"/>
                  <w:marRight w:val="0"/>
                  <w:marTop w:val="0"/>
                  <w:marBottom w:val="0"/>
                  <w:divBdr>
                    <w:top w:val="none" w:sz="0" w:space="0" w:color="auto"/>
                    <w:left w:val="none" w:sz="0" w:space="0" w:color="auto"/>
                    <w:bottom w:val="none" w:sz="0" w:space="0" w:color="auto"/>
                    <w:right w:val="none" w:sz="0" w:space="0" w:color="auto"/>
                  </w:divBdr>
                </w:div>
                <w:div w:id="1667980688">
                  <w:marLeft w:val="640"/>
                  <w:marRight w:val="0"/>
                  <w:marTop w:val="0"/>
                  <w:marBottom w:val="0"/>
                  <w:divBdr>
                    <w:top w:val="none" w:sz="0" w:space="0" w:color="auto"/>
                    <w:left w:val="none" w:sz="0" w:space="0" w:color="auto"/>
                    <w:bottom w:val="none" w:sz="0" w:space="0" w:color="auto"/>
                    <w:right w:val="none" w:sz="0" w:space="0" w:color="auto"/>
                  </w:divBdr>
                </w:div>
                <w:div w:id="1725787317">
                  <w:marLeft w:val="640"/>
                  <w:marRight w:val="0"/>
                  <w:marTop w:val="0"/>
                  <w:marBottom w:val="0"/>
                  <w:divBdr>
                    <w:top w:val="none" w:sz="0" w:space="0" w:color="auto"/>
                    <w:left w:val="none" w:sz="0" w:space="0" w:color="auto"/>
                    <w:bottom w:val="none" w:sz="0" w:space="0" w:color="auto"/>
                    <w:right w:val="none" w:sz="0" w:space="0" w:color="auto"/>
                  </w:divBdr>
                </w:div>
                <w:div w:id="1747066488">
                  <w:marLeft w:val="640"/>
                  <w:marRight w:val="0"/>
                  <w:marTop w:val="0"/>
                  <w:marBottom w:val="0"/>
                  <w:divBdr>
                    <w:top w:val="none" w:sz="0" w:space="0" w:color="auto"/>
                    <w:left w:val="none" w:sz="0" w:space="0" w:color="auto"/>
                    <w:bottom w:val="none" w:sz="0" w:space="0" w:color="auto"/>
                    <w:right w:val="none" w:sz="0" w:space="0" w:color="auto"/>
                  </w:divBdr>
                </w:div>
                <w:div w:id="1783919588">
                  <w:marLeft w:val="640"/>
                  <w:marRight w:val="0"/>
                  <w:marTop w:val="0"/>
                  <w:marBottom w:val="0"/>
                  <w:divBdr>
                    <w:top w:val="none" w:sz="0" w:space="0" w:color="auto"/>
                    <w:left w:val="none" w:sz="0" w:space="0" w:color="auto"/>
                    <w:bottom w:val="none" w:sz="0" w:space="0" w:color="auto"/>
                    <w:right w:val="none" w:sz="0" w:space="0" w:color="auto"/>
                  </w:divBdr>
                </w:div>
                <w:div w:id="1816339001">
                  <w:marLeft w:val="640"/>
                  <w:marRight w:val="0"/>
                  <w:marTop w:val="0"/>
                  <w:marBottom w:val="0"/>
                  <w:divBdr>
                    <w:top w:val="none" w:sz="0" w:space="0" w:color="auto"/>
                    <w:left w:val="none" w:sz="0" w:space="0" w:color="auto"/>
                    <w:bottom w:val="none" w:sz="0" w:space="0" w:color="auto"/>
                    <w:right w:val="none" w:sz="0" w:space="0" w:color="auto"/>
                  </w:divBdr>
                </w:div>
                <w:div w:id="1853445620">
                  <w:marLeft w:val="640"/>
                  <w:marRight w:val="0"/>
                  <w:marTop w:val="0"/>
                  <w:marBottom w:val="0"/>
                  <w:divBdr>
                    <w:top w:val="none" w:sz="0" w:space="0" w:color="auto"/>
                    <w:left w:val="none" w:sz="0" w:space="0" w:color="auto"/>
                    <w:bottom w:val="none" w:sz="0" w:space="0" w:color="auto"/>
                    <w:right w:val="none" w:sz="0" w:space="0" w:color="auto"/>
                  </w:divBdr>
                </w:div>
                <w:div w:id="1965042137">
                  <w:marLeft w:val="640"/>
                  <w:marRight w:val="0"/>
                  <w:marTop w:val="0"/>
                  <w:marBottom w:val="0"/>
                  <w:divBdr>
                    <w:top w:val="none" w:sz="0" w:space="0" w:color="auto"/>
                    <w:left w:val="none" w:sz="0" w:space="0" w:color="auto"/>
                    <w:bottom w:val="none" w:sz="0" w:space="0" w:color="auto"/>
                    <w:right w:val="none" w:sz="0" w:space="0" w:color="auto"/>
                  </w:divBdr>
                </w:div>
                <w:div w:id="1996954875">
                  <w:marLeft w:val="640"/>
                  <w:marRight w:val="0"/>
                  <w:marTop w:val="0"/>
                  <w:marBottom w:val="0"/>
                  <w:divBdr>
                    <w:top w:val="none" w:sz="0" w:space="0" w:color="auto"/>
                    <w:left w:val="none" w:sz="0" w:space="0" w:color="auto"/>
                    <w:bottom w:val="none" w:sz="0" w:space="0" w:color="auto"/>
                    <w:right w:val="none" w:sz="0" w:space="0" w:color="auto"/>
                  </w:divBdr>
                </w:div>
                <w:div w:id="2000882794">
                  <w:marLeft w:val="640"/>
                  <w:marRight w:val="0"/>
                  <w:marTop w:val="0"/>
                  <w:marBottom w:val="0"/>
                  <w:divBdr>
                    <w:top w:val="none" w:sz="0" w:space="0" w:color="auto"/>
                    <w:left w:val="none" w:sz="0" w:space="0" w:color="auto"/>
                    <w:bottom w:val="none" w:sz="0" w:space="0" w:color="auto"/>
                    <w:right w:val="none" w:sz="0" w:space="0" w:color="auto"/>
                  </w:divBdr>
                </w:div>
                <w:div w:id="2009357444">
                  <w:marLeft w:val="640"/>
                  <w:marRight w:val="0"/>
                  <w:marTop w:val="0"/>
                  <w:marBottom w:val="0"/>
                  <w:divBdr>
                    <w:top w:val="none" w:sz="0" w:space="0" w:color="auto"/>
                    <w:left w:val="none" w:sz="0" w:space="0" w:color="auto"/>
                    <w:bottom w:val="none" w:sz="0" w:space="0" w:color="auto"/>
                    <w:right w:val="none" w:sz="0" w:space="0" w:color="auto"/>
                  </w:divBdr>
                </w:div>
                <w:div w:id="2068140018">
                  <w:marLeft w:val="640"/>
                  <w:marRight w:val="0"/>
                  <w:marTop w:val="0"/>
                  <w:marBottom w:val="0"/>
                  <w:divBdr>
                    <w:top w:val="none" w:sz="0" w:space="0" w:color="auto"/>
                    <w:left w:val="none" w:sz="0" w:space="0" w:color="auto"/>
                    <w:bottom w:val="none" w:sz="0" w:space="0" w:color="auto"/>
                    <w:right w:val="none" w:sz="0" w:space="0" w:color="auto"/>
                  </w:divBdr>
                </w:div>
                <w:div w:id="2103455807">
                  <w:marLeft w:val="640"/>
                  <w:marRight w:val="0"/>
                  <w:marTop w:val="0"/>
                  <w:marBottom w:val="0"/>
                  <w:divBdr>
                    <w:top w:val="none" w:sz="0" w:space="0" w:color="auto"/>
                    <w:left w:val="none" w:sz="0" w:space="0" w:color="auto"/>
                    <w:bottom w:val="none" w:sz="0" w:space="0" w:color="auto"/>
                    <w:right w:val="none" w:sz="0" w:space="0" w:color="auto"/>
                  </w:divBdr>
                </w:div>
              </w:divsChild>
            </w:div>
            <w:div w:id="1950701117">
              <w:marLeft w:val="0"/>
              <w:marRight w:val="0"/>
              <w:marTop w:val="0"/>
              <w:marBottom w:val="0"/>
              <w:divBdr>
                <w:top w:val="none" w:sz="0" w:space="0" w:color="auto"/>
                <w:left w:val="none" w:sz="0" w:space="0" w:color="auto"/>
                <w:bottom w:val="none" w:sz="0" w:space="0" w:color="auto"/>
                <w:right w:val="none" w:sz="0" w:space="0" w:color="auto"/>
              </w:divBdr>
              <w:divsChild>
                <w:div w:id="75176361">
                  <w:marLeft w:val="640"/>
                  <w:marRight w:val="0"/>
                  <w:marTop w:val="0"/>
                  <w:marBottom w:val="0"/>
                  <w:divBdr>
                    <w:top w:val="none" w:sz="0" w:space="0" w:color="auto"/>
                    <w:left w:val="none" w:sz="0" w:space="0" w:color="auto"/>
                    <w:bottom w:val="none" w:sz="0" w:space="0" w:color="auto"/>
                    <w:right w:val="none" w:sz="0" w:space="0" w:color="auto"/>
                  </w:divBdr>
                </w:div>
                <w:div w:id="194394970">
                  <w:marLeft w:val="640"/>
                  <w:marRight w:val="0"/>
                  <w:marTop w:val="0"/>
                  <w:marBottom w:val="0"/>
                  <w:divBdr>
                    <w:top w:val="none" w:sz="0" w:space="0" w:color="auto"/>
                    <w:left w:val="none" w:sz="0" w:space="0" w:color="auto"/>
                    <w:bottom w:val="none" w:sz="0" w:space="0" w:color="auto"/>
                    <w:right w:val="none" w:sz="0" w:space="0" w:color="auto"/>
                  </w:divBdr>
                </w:div>
                <w:div w:id="199250699">
                  <w:marLeft w:val="640"/>
                  <w:marRight w:val="0"/>
                  <w:marTop w:val="0"/>
                  <w:marBottom w:val="0"/>
                  <w:divBdr>
                    <w:top w:val="none" w:sz="0" w:space="0" w:color="auto"/>
                    <w:left w:val="none" w:sz="0" w:space="0" w:color="auto"/>
                    <w:bottom w:val="none" w:sz="0" w:space="0" w:color="auto"/>
                    <w:right w:val="none" w:sz="0" w:space="0" w:color="auto"/>
                  </w:divBdr>
                </w:div>
                <w:div w:id="243229032">
                  <w:marLeft w:val="640"/>
                  <w:marRight w:val="0"/>
                  <w:marTop w:val="0"/>
                  <w:marBottom w:val="0"/>
                  <w:divBdr>
                    <w:top w:val="none" w:sz="0" w:space="0" w:color="auto"/>
                    <w:left w:val="none" w:sz="0" w:space="0" w:color="auto"/>
                    <w:bottom w:val="none" w:sz="0" w:space="0" w:color="auto"/>
                    <w:right w:val="none" w:sz="0" w:space="0" w:color="auto"/>
                  </w:divBdr>
                </w:div>
                <w:div w:id="251477081">
                  <w:marLeft w:val="640"/>
                  <w:marRight w:val="0"/>
                  <w:marTop w:val="0"/>
                  <w:marBottom w:val="0"/>
                  <w:divBdr>
                    <w:top w:val="none" w:sz="0" w:space="0" w:color="auto"/>
                    <w:left w:val="none" w:sz="0" w:space="0" w:color="auto"/>
                    <w:bottom w:val="none" w:sz="0" w:space="0" w:color="auto"/>
                    <w:right w:val="none" w:sz="0" w:space="0" w:color="auto"/>
                  </w:divBdr>
                </w:div>
                <w:div w:id="252013874">
                  <w:marLeft w:val="640"/>
                  <w:marRight w:val="0"/>
                  <w:marTop w:val="0"/>
                  <w:marBottom w:val="0"/>
                  <w:divBdr>
                    <w:top w:val="none" w:sz="0" w:space="0" w:color="auto"/>
                    <w:left w:val="none" w:sz="0" w:space="0" w:color="auto"/>
                    <w:bottom w:val="none" w:sz="0" w:space="0" w:color="auto"/>
                    <w:right w:val="none" w:sz="0" w:space="0" w:color="auto"/>
                  </w:divBdr>
                </w:div>
                <w:div w:id="328098729">
                  <w:marLeft w:val="640"/>
                  <w:marRight w:val="0"/>
                  <w:marTop w:val="0"/>
                  <w:marBottom w:val="0"/>
                  <w:divBdr>
                    <w:top w:val="none" w:sz="0" w:space="0" w:color="auto"/>
                    <w:left w:val="none" w:sz="0" w:space="0" w:color="auto"/>
                    <w:bottom w:val="none" w:sz="0" w:space="0" w:color="auto"/>
                    <w:right w:val="none" w:sz="0" w:space="0" w:color="auto"/>
                  </w:divBdr>
                </w:div>
                <w:div w:id="446043749">
                  <w:marLeft w:val="640"/>
                  <w:marRight w:val="0"/>
                  <w:marTop w:val="0"/>
                  <w:marBottom w:val="0"/>
                  <w:divBdr>
                    <w:top w:val="none" w:sz="0" w:space="0" w:color="auto"/>
                    <w:left w:val="none" w:sz="0" w:space="0" w:color="auto"/>
                    <w:bottom w:val="none" w:sz="0" w:space="0" w:color="auto"/>
                    <w:right w:val="none" w:sz="0" w:space="0" w:color="auto"/>
                  </w:divBdr>
                </w:div>
                <w:div w:id="499388482">
                  <w:marLeft w:val="640"/>
                  <w:marRight w:val="0"/>
                  <w:marTop w:val="0"/>
                  <w:marBottom w:val="0"/>
                  <w:divBdr>
                    <w:top w:val="none" w:sz="0" w:space="0" w:color="auto"/>
                    <w:left w:val="none" w:sz="0" w:space="0" w:color="auto"/>
                    <w:bottom w:val="none" w:sz="0" w:space="0" w:color="auto"/>
                    <w:right w:val="none" w:sz="0" w:space="0" w:color="auto"/>
                  </w:divBdr>
                </w:div>
                <w:div w:id="520316710">
                  <w:marLeft w:val="640"/>
                  <w:marRight w:val="0"/>
                  <w:marTop w:val="0"/>
                  <w:marBottom w:val="0"/>
                  <w:divBdr>
                    <w:top w:val="none" w:sz="0" w:space="0" w:color="auto"/>
                    <w:left w:val="none" w:sz="0" w:space="0" w:color="auto"/>
                    <w:bottom w:val="none" w:sz="0" w:space="0" w:color="auto"/>
                    <w:right w:val="none" w:sz="0" w:space="0" w:color="auto"/>
                  </w:divBdr>
                </w:div>
                <w:div w:id="554586373">
                  <w:marLeft w:val="640"/>
                  <w:marRight w:val="0"/>
                  <w:marTop w:val="0"/>
                  <w:marBottom w:val="0"/>
                  <w:divBdr>
                    <w:top w:val="none" w:sz="0" w:space="0" w:color="auto"/>
                    <w:left w:val="none" w:sz="0" w:space="0" w:color="auto"/>
                    <w:bottom w:val="none" w:sz="0" w:space="0" w:color="auto"/>
                    <w:right w:val="none" w:sz="0" w:space="0" w:color="auto"/>
                  </w:divBdr>
                </w:div>
                <w:div w:id="640699028">
                  <w:marLeft w:val="640"/>
                  <w:marRight w:val="0"/>
                  <w:marTop w:val="0"/>
                  <w:marBottom w:val="0"/>
                  <w:divBdr>
                    <w:top w:val="none" w:sz="0" w:space="0" w:color="auto"/>
                    <w:left w:val="none" w:sz="0" w:space="0" w:color="auto"/>
                    <w:bottom w:val="none" w:sz="0" w:space="0" w:color="auto"/>
                    <w:right w:val="none" w:sz="0" w:space="0" w:color="auto"/>
                  </w:divBdr>
                </w:div>
                <w:div w:id="705451846">
                  <w:marLeft w:val="640"/>
                  <w:marRight w:val="0"/>
                  <w:marTop w:val="0"/>
                  <w:marBottom w:val="0"/>
                  <w:divBdr>
                    <w:top w:val="none" w:sz="0" w:space="0" w:color="auto"/>
                    <w:left w:val="none" w:sz="0" w:space="0" w:color="auto"/>
                    <w:bottom w:val="none" w:sz="0" w:space="0" w:color="auto"/>
                    <w:right w:val="none" w:sz="0" w:space="0" w:color="auto"/>
                  </w:divBdr>
                </w:div>
                <w:div w:id="801922185">
                  <w:marLeft w:val="640"/>
                  <w:marRight w:val="0"/>
                  <w:marTop w:val="0"/>
                  <w:marBottom w:val="0"/>
                  <w:divBdr>
                    <w:top w:val="none" w:sz="0" w:space="0" w:color="auto"/>
                    <w:left w:val="none" w:sz="0" w:space="0" w:color="auto"/>
                    <w:bottom w:val="none" w:sz="0" w:space="0" w:color="auto"/>
                    <w:right w:val="none" w:sz="0" w:space="0" w:color="auto"/>
                  </w:divBdr>
                </w:div>
                <w:div w:id="825513073">
                  <w:marLeft w:val="640"/>
                  <w:marRight w:val="0"/>
                  <w:marTop w:val="0"/>
                  <w:marBottom w:val="0"/>
                  <w:divBdr>
                    <w:top w:val="none" w:sz="0" w:space="0" w:color="auto"/>
                    <w:left w:val="none" w:sz="0" w:space="0" w:color="auto"/>
                    <w:bottom w:val="none" w:sz="0" w:space="0" w:color="auto"/>
                    <w:right w:val="none" w:sz="0" w:space="0" w:color="auto"/>
                  </w:divBdr>
                </w:div>
                <w:div w:id="826047670">
                  <w:marLeft w:val="640"/>
                  <w:marRight w:val="0"/>
                  <w:marTop w:val="0"/>
                  <w:marBottom w:val="0"/>
                  <w:divBdr>
                    <w:top w:val="none" w:sz="0" w:space="0" w:color="auto"/>
                    <w:left w:val="none" w:sz="0" w:space="0" w:color="auto"/>
                    <w:bottom w:val="none" w:sz="0" w:space="0" w:color="auto"/>
                    <w:right w:val="none" w:sz="0" w:space="0" w:color="auto"/>
                  </w:divBdr>
                </w:div>
                <w:div w:id="832255973">
                  <w:marLeft w:val="640"/>
                  <w:marRight w:val="0"/>
                  <w:marTop w:val="0"/>
                  <w:marBottom w:val="0"/>
                  <w:divBdr>
                    <w:top w:val="none" w:sz="0" w:space="0" w:color="auto"/>
                    <w:left w:val="none" w:sz="0" w:space="0" w:color="auto"/>
                    <w:bottom w:val="none" w:sz="0" w:space="0" w:color="auto"/>
                    <w:right w:val="none" w:sz="0" w:space="0" w:color="auto"/>
                  </w:divBdr>
                </w:div>
                <w:div w:id="1004895959">
                  <w:marLeft w:val="640"/>
                  <w:marRight w:val="0"/>
                  <w:marTop w:val="0"/>
                  <w:marBottom w:val="0"/>
                  <w:divBdr>
                    <w:top w:val="none" w:sz="0" w:space="0" w:color="auto"/>
                    <w:left w:val="none" w:sz="0" w:space="0" w:color="auto"/>
                    <w:bottom w:val="none" w:sz="0" w:space="0" w:color="auto"/>
                    <w:right w:val="none" w:sz="0" w:space="0" w:color="auto"/>
                  </w:divBdr>
                </w:div>
                <w:div w:id="1024284790">
                  <w:marLeft w:val="640"/>
                  <w:marRight w:val="0"/>
                  <w:marTop w:val="0"/>
                  <w:marBottom w:val="0"/>
                  <w:divBdr>
                    <w:top w:val="none" w:sz="0" w:space="0" w:color="auto"/>
                    <w:left w:val="none" w:sz="0" w:space="0" w:color="auto"/>
                    <w:bottom w:val="none" w:sz="0" w:space="0" w:color="auto"/>
                    <w:right w:val="none" w:sz="0" w:space="0" w:color="auto"/>
                  </w:divBdr>
                </w:div>
                <w:div w:id="1059982250">
                  <w:marLeft w:val="640"/>
                  <w:marRight w:val="0"/>
                  <w:marTop w:val="0"/>
                  <w:marBottom w:val="0"/>
                  <w:divBdr>
                    <w:top w:val="none" w:sz="0" w:space="0" w:color="auto"/>
                    <w:left w:val="none" w:sz="0" w:space="0" w:color="auto"/>
                    <w:bottom w:val="none" w:sz="0" w:space="0" w:color="auto"/>
                    <w:right w:val="none" w:sz="0" w:space="0" w:color="auto"/>
                  </w:divBdr>
                </w:div>
                <w:div w:id="1293634031">
                  <w:marLeft w:val="640"/>
                  <w:marRight w:val="0"/>
                  <w:marTop w:val="0"/>
                  <w:marBottom w:val="0"/>
                  <w:divBdr>
                    <w:top w:val="none" w:sz="0" w:space="0" w:color="auto"/>
                    <w:left w:val="none" w:sz="0" w:space="0" w:color="auto"/>
                    <w:bottom w:val="none" w:sz="0" w:space="0" w:color="auto"/>
                    <w:right w:val="none" w:sz="0" w:space="0" w:color="auto"/>
                  </w:divBdr>
                </w:div>
                <w:div w:id="1305351086">
                  <w:marLeft w:val="640"/>
                  <w:marRight w:val="0"/>
                  <w:marTop w:val="0"/>
                  <w:marBottom w:val="0"/>
                  <w:divBdr>
                    <w:top w:val="none" w:sz="0" w:space="0" w:color="auto"/>
                    <w:left w:val="none" w:sz="0" w:space="0" w:color="auto"/>
                    <w:bottom w:val="none" w:sz="0" w:space="0" w:color="auto"/>
                    <w:right w:val="none" w:sz="0" w:space="0" w:color="auto"/>
                  </w:divBdr>
                </w:div>
                <w:div w:id="1339891903">
                  <w:marLeft w:val="640"/>
                  <w:marRight w:val="0"/>
                  <w:marTop w:val="0"/>
                  <w:marBottom w:val="0"/>
                  <w:divBdr>
                    <w:top w:val="none" w:sz="0" w:space="0" w:color="auto"/>
                    <w:left w:val="none" w:sz="0" w:space="0" w:color="auto"/>
                    <w:bottom w:val="none" w:sz="0" w:space="0" w:color="auto"/>
                    <w:right w:val="none" w:sz="0" w:space="0" w:color="auto"/>
                  </w:divBdr>
                </w:div>
                <w:div w:id="1352419226">
                  <w:marLeft w:val="640"/>
                  <w:marRight w:val="0"/>
                  <w:marTop w:val="0"/>
                  <w:marBottom w:val="0"/>
                  <w:divBdr>
                    <w:top w:val="none" w:sz="0" w:space="0" w:color="auto"/>
                    <w:left w:val="none" w:sz="0" w:space="0" w:color="auto"/>
                    <w:bottom w:val="none" w:sz="0" w:space="0" w:color="auto"/>
                    <w:right w:val="none" w:sz="0" w:space="0" w:color="auto"/>
                  </w:divBdr>
                </w:div>
                <w:div w:id="1437480485">
                  <w:marLeft w:val="640"/>
                  <w:marRight w:val="0"/>
                  <w:marTop w:val="0"/>
                  <w:marBottom w:val="0"/>
                  <w:divBdr>
                    <w:top w:val="none" w:sz="0" w:space="0" w:color="auto"/>
                    <w:left w:val="none" w:sz="0" w:space="0" w:color="auto"/>
                    <w:bottom w:val="none" w:sz="0" w:space="0" w:color="auto"/>
                    <w:right w:val="none" w:sz="0" w:space="0" w:color="auto"/>
                  </w:divBdr>
                </w:div>
                <w:div w:id="1568878540">
                  <w:marLeft w:val="640"/>
                  <w:marRight w:val="0"/>
                  <w:marTop w:val="0"/>
                  <w:marBottom w:val="0"/>
                  <w:divBdr>
                    <w:top w:val="none" w:sz="0" w:space="0" w:color="auto"/>
                    <w:left w:val="none" w:sz="0" w:space="0" w:color="auto"/>
                    <w:bottom w:val="none" w:sz="0" w:space="0" w:color="auto"/>
                    <w:right w:val="none" w:sz="0" w:space="0" w:color="auto"/>
                  </w:divBdr>
                </w:div>
                <w:div w:id="1613896081">
                  <w:marLeft w:val="640"/>
                  <w:marRight w:val="0"/>
                  <w:marTop w:val="0"/>
                  <w:marBottom w:val="0"/>
                  <w:divBdr>
                    <w:top w:val="none" w:sz="0" w:space="0" w:color="auto"/>
                    <w:left w:val="none" w:sz="0" w:space="0" w:color="auto"/>
                    <w:bottom w:val="none" w:sz="0" w:space="0" w:color="auto"/>
                    <w:right w:val="none" w:sz="0" w:space="0" w:color="auto"/>
                  </w:divBdr>
                </w:div>
                <w:div w:id="1618484476">
                  <w:marLeft w:val="640"/>
                  <w:marRight w:val="0"/>
                  <w:marTop w:val="0"/>
                  <w:marBottom w:val="0"/>
                  <w:divBdr>
                    <w:top w:val="none" w:sz="0" w:space="0" w:color="auto"/>
                    <w:left w:val="none" w:sz="0" w:space="0" w:color="auto"/>
                    <w:bottom w:val="none" w:sz="0" w:space="0" w:color="auto"/>
                    <w:right w:val="none" w:sz="0" w:space="0" w:color="auto"/>
                  </w:divBdr>
                </w:div>
                <w:div w:id="1653368580">
                  <w:marLeft w:val="640"/>
                  <w:marRight w:val="0"/>
                  <w:marTop w:val="0"/>
                  <w:marBottom w:val="0"/>
                  <w:divBdr>
                    <w:top w:val="none" w:sz="0" w:space="0" w:color="auto"/>
                    <w:left w:val="none" w:sz="0" w:space="0" w:color="auto"/>
                    <w:bottom w:val="none" w:sz="0" w:space="0" w:color="auto"/>
                    <w:right w:val="none" w:sz="0" w:space="0" w:color="auto"/>
                  </w:divBdr>
                </w:div>
                <w:div w:id="1653755543">
                  <w:marLeft w:val="640"/>
                  <w:marRight w:val="0"/>
                  <w:marTop w:val="0"/>
                  <w:marBottom w:val="0"/>
                  <w:divBdr>
                    <w:top w:val="none" w:sz="0" w:space="0" w:color="auto"/>
                    <w:left w:val="none" w:sz="0" w:space="0" w:color="auto"/>
                    <w:bottom w:val="none" w:sz="0" w:space="0" w:color="auto"/>
                    <w:right w:val="none" w:sz="0" w:space="0" w:color="auto"/>
                  </w:divBdr>
                </w:div>
                <w:div w:id="1665351889">
                  <w:marLeft w:val="640"/>
                  <w:marRight w:val="0"/>
                  <w:marTop w:val="0"/>
                  <w:marBottom w:val="0"/>
                  <w:divBdr>
                    <w:top w:val="none" w:sz="0" w:space="0" w:color="auto"/>
                    <w:left w:val="none" w:sz="0" w:space="0" w:color="auto"/>
                    <w:bottom w:val="none" w:sz="0" w:space="0" w:color="auto"/>
                    <w:right w:val="none" w:sz="0" w:space="0" w:color="auto"/>
                  </w:divBdr>
                </w:div>
                <w:div w:id="1686519425">
                  <w:marLeft w:val="640"/>
                  <w:marRight w:val="0"/>
                  <w:marTop w:val="0"/>
                  <w:marBottom w:val="0"/>
                  <w:divBdr>
                    <w:top w:val="none" w:sz="0" w:space="0" w:color="auto"/>
                    <w:left w:val="none" w:sz="0" w:space="0" w:color="auto"/>
                    <w:bottom w:val="none" w:sz="0" w:space="0" w:color="auto"/>
                    <w:right w:val="none" w:sz="0" w:space="0" w:color="auto"/>
                  </w:divBdr>
                </w:div>
                <w:div w:id="1742018951">
                  <w:marLeft w:val="640"/>
                  <w:marRight w:val="0"/>
                  <w:marTop w:val="0"/>
                  <w:marBottom w:val="0"/>
                  <w:divBdr>
                    <w:top w:val="none" w:sz="0" w:space="0" w:color="auto"/>
                    <w:left w:val="none" w:sz="0" w:space="0" w:color="auto"/>
                    <w:bottom w:val="none" w:sz="0" w:space="0" w:color="auto"/>
                    <w:right w:val="none" w:sz="0" w:space="0" w:color="auto"/>
                  </w:divBdr>
                </w:div>
                <w:div w:id="1869291434">
                  <w:marLeft w:val="640"/>
                  <w:marRight w:val="0"/>
                  <w:marTop w:val="0"/>
                  <w:marBottom w:val="0"/>
                  <w:divBdr>
                    <w:top w:val="none" w:sz="0" w:space="0" w:color="auto"/>
                    <w:left w:val="none" w:sz="0" w:space="0" w:color="auto"/>
                    <w:bottom w:val="none" w:sz="0" w:space="0" w:color="auto"/>
                    <w:right w:val="none" w:sz="0" w:space="0" w:color="auto"/>
                  </w:divBdr>
                </w:div>
                <w:div w:id="1869565856">
                  <w:marLeft w:val="640"/>
                  <w:marRight w:val="0"/>
                  <w:marTop w:val="0"/>
                  <w:marBottom w:val="0"/>
                  <w:divBdr>
                    <w:top w:val="none" w:sz="0" w:space="0" w:color="auto"/>
                    <w:left w:val="none" w:sz="0" w:space="0" w:color="auto"/>
                    <w:bottom w:val="none" w:sz="0" w:space="0" w:color="auto"/>
                    <w:right w:val="none" w:sz="0" w:space="0" w:color="auto"/>
                  </w:divBdr>
                </w:div>
                <w:div w:id="1889566671">
                  <w:marLeft w:val="640"/>
                  <w:marRight w:val="0"/>
                  <w:marTop w:val="0"/>
                  <w:marBottom w:val="0"/>
                  <w:divBdr>
                    <w:top w:val="none" w:sz="0" w:space="0" w:color="auto"/>
                    <w:left w:val="none" w:sz="0" w:space="0" w:color="auto"/>
                    <w:bottom w:val="none" w:sz="0" w:space="0" w:color="auto"/>
                    <w:right w:val="none" w:sz="0" w:space="0" w:color="auto"/>
                  </w:divBdr>
                </w:div>
                <w:div w:id="1940330181">
                  <w:marLeft w:val="640"/>
                  <w:marRight w:val="0"/>
                  <w:marTop w:val="0"/>
                  <w:marBottom w:val="0"/>
                  <w:divBdr>
                    <w:top w:val="none" w:sz="0" w:space="0" w:color="auto"/>
                    <w:left w:val="none" w:sz="0" w:space="0" w:color="auto"/>
                    <w:bottom w:val="none" w:sz="0" w:space="0" w:color="auto"/>
                    <w:right w:val="none" w:sz="0" w:space="0" w:color="auto"/>
                  </w:divBdr>
                </w:div>
                <w:div w:id="1943881095">
                  <w:marLeft w:val="640"/>
                  <w:marRight w:val="0"/>
                  <w:marTop w:val="0"/>
                  <w:marBottom w:val="0"/>
                  <w:divBdr>
                    <w:top w:val="none" w:sz="0" w:space="0" w:color="auto"/>
                    <w:left w:val="none" w:sz="0" w:space="0" w:color="auto"/>
                    <w:bottom w:val="none" w:sz="0" w:space="0" w:color="auto"/>
                    <w:right w:val="none" w:sz="0" w:space="0" w:color="auto"/>
                  </w:divBdr>
                </w:div>
                <w:div w:id="2030065931">
                  <w:marLeft w:val="640"/>
                  <w:marRight w:val="0"/>
                  <w:marTop w:val="0"/>
                  <w:marBottom w:val="0"/>
                  <w:divBdr>
                    <w:top w:val="none" w:sz="0" w:space="0" w:color="auto"/>
                    <w:left w:val="none" w:sz="0" w:space="0" w:color="auto"/>
                    <w:bottom w:val="none" w:sz="0" w:space="0" w:color="auto"/>
                    <w:right w:val="none" w:sz="0" w:space="0" w:color="auto"/>
                  </w:divBdr>
                </w:div>
                <w:div w:id="2056613043">
                  <w:marLeft w:val="640"/>
                  <w:marRight w:val="0"/>
                  <w:marTop w:val="0"/>
                  <w:marBottom w:val="0"/>
                  <w:divBdr>
                    <w:top w:val="none" w:sz="0" w:space="0" w:color="auto"/>
                    <w:left w:val="none" w:sz="0" w:space="0" w:color="auto"/>
                    <w:bottom w:val="none" w:sz="0" w:space="0" w:color="auto"/>
                    <w:right w:val="none" w:sz="0" w:space="0" w:color="auto"/>
                  </w:divBdr>
                </w:div>
              </w:divsChild>
            </w:div>
            <w:div w:id="2061709356">
              <w:marLeft w:val="0"/>
              <w:marRight w:val="0"/>
              <w:marTop w:val="0"/>
              <w:marBottom w:val="0"/>
              <w:divBdr>
                <w:top w:val="none" w:sz="0" w:space="0" w:color="auto"/>
                <w:left w:val="none" w:sz="0" w:space="0" w:color="auto"/>
                <w:bottom w:val="none" w:sz="0" w:space="0" w:color="auto"/>
                <w:right w:val="none" w:sz="0" w:space="0" w:color="auto"/>
              </w:divBdr>
              <w:divsChild>
                <w:div w:id="64959041">
                  <w:marLeft w:val="640"/>
                  <w:marRight w:val="0"/>
                  <w:marTop w:val="0"/>
                  <w:marBottom w:val="0"/>
                  <w:divBdr>
                    <w:top w:val="none" w:sz="0" w:space="0" w:color="auto"/>
                    <w:left w:val="none" w:sz="0" w:space="0" w:color="auto"/>
                    <w:bottom w:val="none" w:sz="0" w:space="0" w:color="auto"/>
                    <w:right w:val="none" w:sz="0" w:space="0" w:color="auto"/>
                  </w:divBdr>
                </w:div>
                <w:div w:id="245041504">
                  <w:marLeft w:val="640"/>
                  <w:marRight w:val="0"/>
                  <w:marTop w:val="0"/>
                  <w:marBottom w:val="0"/>
                  <w:divBdr>
                    <w:top w:val="none" w:sz="0" w:space="0" w:color="auto"/>
                    <w:left w:val="none" w:sz="0" w:space="0" w:color="auto"/>
                    <w:bottom w:val="none" w:sz="0" w:space="0" w:color="auto"/>
                    <w:right w:val="none" w:sz="0" w:space="0" w:color="auto"/>
                  </w:divBdr>
                </w:div>
                <w:div w:id="274096241">
                  <w:marLeft w:val="640"/>
                  <w:marRight w:val="0"/>
                  <w:marTop w:val="0"/>
                  <w:marBottom w:val="0"/>
                  <w:divBdr>
                    <w:top w:val="none" w:sz="0" w:space="0" w:color="auto"/>
                    <w:left w:val="none" w:sz="0" w:space="0" w:color="auto"/>
                    <w:bottom w:val="none" w:sz="0" w:space="0" w:color="auto"/>
                    <w:right w:val="none" w:sz="0" w:space="0" w:color="auto"/>
                  </w:divBdr>
                </w:div>
                <w:div w:id="282885002">
                  <w:marLeft w:val="640"/>
                  <w:marRight w:val="0"/>
                  <w:marTop w:val="0"/>
                  <w:marBottom w:val="0"/>
                  <w:divBdr>
                    <w:top w:val="none" w:sz="0" w:space="0" w:color="auto"/>
                    <w:left w:val="none" w:sz="0" w:space="0" w:color="auto"/>
                    <w:bottom w:val="none" w:sz="0" w:space="0" w:color="auto"/>
                    <w:right w:val="none" w:sz="0" w:space="0" w:color="auto"/>
                  </w:divBdr>
                </w:div>
                <w:div w:id="286745108">
                  <w:marLeft w:val="640"/>
                  <w:marRight w:val="0"/>
                  <w:marTop w:val="0"/>
                  <w:marBottom w:val="0"/>
                  <w:divBdr>
                    <w:top w:val="none" w:sz="0" w:space="0" w:color="auto"/>
                    <w:left w:val="none" w:sz="0" w:space="0" w:color="auto"/>
                    <w:bottom w:val="none" w:sz="0" w:space="0" w:color="auto"/>
                    <w:right w:val="none" w:sz="0" w:space="0" w:color="auto"/>
                  </w:divBdr>
                </w:div>
                <w:div w:id="305286123">
                  <w:marLeft w:val="640"/>
                  <w:marRight w:val="0"/>
                  <w:marTop w:val="0"/>
                  <w:marBottom w:val="0"/>
                  <w:divBdr>
                    <w:top w:val="none" w:sz="0" w:space="0" w:color="auto"/>
                    <w:left w:val="none" w:sz="0" w:space="0" w:color="auto"/>
                    <w:bottom w:val="none" w:sz="0" w:space="0" w:color="auto"/>
                    <w:right w:val="none" w:sz="0" w:space="0" w:color="auto"/>
                  </w:divBdr>
                </w:div>
                <w:div w:id="334698167">
                  <w:marLeft w:val="640"/>
                  <w:marRight w:val="0"/>
                  <w:marTop w:val="0"/>
                  <w:marBottom w:val="0"/>
                  <w:divBdr>
                    <w:top w:val="none" w:sz="0" w:space="0" w:color="auto"/>
                    <w:left w:val="none" w:sz="0" w:space="0" w:color="auto"/>
                    <w:bottom w:val="none" w:sz="0" w:space="0" w:color="auto"/>
                    <w:right w:val="none" w:sz="0" w:space="0" w:color="auto"/>
                  </w:divBdr>
                </w:div>
                <w:div w:id="370344554">
                  <w:marLeft w:val="640"/>
                  <w:marRight w:val="0"/>
                  <w:marTop w:val="0"/>
                  <w:marBottom w:val="0"/>
                  <w:divBdr>
                    <w:top w:val="none" w:sz="0" w:space="0" w:color="auto"/>
                    <w:left w:val="none" w:sz="0" w:space="0" w:color="auto"/>
                    <w:bottom w:val="none" w:sz="0" w:space="0" w:color="auto"/>
                    <w:right w:val="none" w:sz="0" w:space="0" w:color="auto"/>
                  </w:divBdr>
                </w:div>
                <w:div w:id="373042168">
                  <w:marLeft w:val="640"/>
                  <w:marRight w:val="0"/>
                  <w:marTop w:val="0"/>
                  <w:marBottom w:val="0"/>
                  <w:divBdr>
                    <w:top w:val="none" w:sz="0" w:space="0" w:color="auto"/>
                    <w:left w:val="none" w:sz="0" w:space="0" w:color="auto"/>
                    <w:bottom w:val="none" w:sz="0" w:space="0" w:color="auto"/>
                    <w:right w:val="none" w:sz="0" w:space="0" w:color="auto"/>
                  </w:divBdr>
                </w:div>
                <w:div w:id="403256261">
                  <w:marLeft w:val="640"/>
                  <w:marRight w:val="0"/>
                  <w:marTop w:val="0"/>
                  <w:marBottom w:val="0"/>
                  <w:divBdr>
                    <w:top w:val="none" w:sz="0" w:space="0" w:color="auto"/>
                    <w:left w:val="none" w:sz="0" w:space="0" w:color="auto"/>
                    <w:bottom w:val="none" w:sz="0" w:space="0" w:color="auto"/>
                    <w:right w:val="none" w:sz="0" w:space="0" w:color="auto"/>
                  </w:divBdr>
                </w:div>
                <w:div w:id="456065979">
                  <w:marLeft w:val="640"/>
                  <w:marRight w:val="0"/>
                  <w:marTop w:val="0"/>
                  <w:marBottom w:val="0"/>
                  <w:divBdr>
                    <w:top w:val="none" w:sz="0" w:space="0" w:color="auto"/>
                    <w:left w:val="none" w:sz="0" w:space="0" w:color="auto"/>
                    <w:bottom w:val="none" w:sz="0" w:space="0" w:color="auto"/>
                    <w:right w:val="none" w:sz="0" w:space="0" w:color="auto"/>
                  </w:divBdr>
                </w:div>
                <w:div w:id="471098103">
                  <w:marLeft w:val="640"/>
                  <w:marRight w:val="0"/>
                  <w:marTop w:val="0"/>
                  <w:marBottom w:val="0"/>
                  <w:divBdr>
                    <w:top w:val="none" w:sz="0" w:space="0" w:color="auto"/>
                    <w:left w:val="none" w:sz="0" w:space="0" w:color="auto"/>
                    <w:bottom w:val="none" w:sz="0" w:space="0" w:color="auto"/>
                    <w:right w:val="none" w:sz="0" w:space="0" w:color="auto"/>
                  </w:divBdr>
                </w:div>
                <w:div w:id="557715663">
                  <w:marLeft w:val="640"/>
                  <w:marRight w:val="0"/>
                  <w:marTop w:val="0"/>
                  <w:marBottom w:val="0"/>
                  <w:divBdr>
                    <w:top w:val="none" w:sz="0" w:space="0" w:color="auto"/>
                    <w:left w:val="none" w:sz="0" w:space="0" w:color="auto"/>
                    <w:bottom w:val="none" w:sz="0" w:space="0" w:color="auto"/>
                    <w:right w:val="none" w:sz="0" w:space="0" w:color="auto"/>
                  </w:divBdr>
                </w:div>
                <w:div w:id="573199044">
                  <w:marLeft w:val="640"/>
                  <w:marRight w:val="0"/>
                  <w:marTop w:val="0"/>
                  <w:marBottom w:val="0"/>
                  <w:divBdr>
                    <w:top w:val="none" w:sz="0" w:space="0" w:color="auto"/>
                    <w:left w:val="none" w:sz="0" w:space="0" w:color="auto"/>
                    <w:bottom w:val="none" w:sz="0" w:space="0" w:color="auto"/>
                    <w:right w:val="none" w:sz="0" w:space="0" w:color="auto"/>
                  </w:divBdr>
                </w:div>
                <w:div w:id="576089941">
                  <w:marLeft w:val="640"/>
                  <w:marRight w:val="0"/>
                  <w:marTop w:val="0"/>
                  <w:marBottom w:val="0"/>
                  <w:divBdr>
                    <w:top w:val="none" w:sz="0" w:space="0" w:color="auto"/>
                    <w:left w:val="none" w:sz="0" w:space="0" w:color="auto"/>
                    <w:bottom w:val="none" w:sz="0" w:space="0" w:color="auto"/>
                    <w:right w:val="none" w:sz="0" w:space="0" w:color="auto"/>
                  </w:divBdr>
                </w:div>
                <w:div w:id="587618789">
                  <w:marLeft w:val="640"/>
                  <w:marRight w:val="0"/>
                  <w:marTop w:val="0"/>
                  <w:marBottom w:val="0"/>
                  <w:divBdr>
                    <w:top w:val="none" w:sz="0" w:space="0" w:color="auto"/>
                    <w:left w:val="none" w:sz="0" w:space="0" w:color="auto"/>
                    <w:bottom w:val="none" w:sz="0" w:space="0" w:color="auto"/>
                    <w:right w:val="none" w:sz="0" w:space="0" w:color="auto"/>
                  </w:divBdr>
                </w:div>
                <w:div w:id="597517411">
                  <w:marLeft w:val="640"/>
                  <w:marRight w:val="0"/>
                  <w:marTop w:val="0"/>
                  <w:marBottom w:val="0"/>
                  <w:divBdr>
                    <w:top w:val="none" w:sz="0" w:space="0" w:color="auto"/>
                    <w:left w:val="none" w:sz="0" w:space="0" w:color="auto"/>
                    <w:bottom w:val="none" w:sz="0" w:space="0" w:color="auto"/>
                    <w:right w:val="none" w:sz="0" w:space="0" w:color="auto"/>
                  </w:divBdr>
                </w:div>
                <w:div w:id="781529923">
                  <w:marLeft w:val="640"/>
                  <w:marRight w:val="0"/>
                  <w:marTop w:val="0"/>
                  <w:marBottom w:val="0"/>
                  <w:divBdr>
                    <w:top w:val="none" w:sz="0" w:space="0" w:color="auto"/>
                    <w:left w:val="none" w:sz="0" w:space="0" w:color="auto"/>
                    <w:bottom w:val="none" w:sz="0" w:space="0" w:color="auto"/>
                    <w:right w:val="none" w:sz="0" w:space="0" w:color="auto"/>
                  </w:divBdr>
                </w:div>
                <w:div w:id="969820554">
                  <w:marLeft w:val="640"/>
                  <w:marRight w:val="0"/>
                  <w:marTop w:val="0"/>
                  <w:marBottom w:val="0"/>
                  <w:divBdr>
                    <w:top w:val="none" w:sz="0" w:space="0" w:color="auto"/>
                    <w:left w:val="none" w:sz="0" w:space="0" w:color="auto"/>
                    <w:bottom w:val="none" w:sz="0" w:space="0" w:color="auto"/>
                    <w:right w:val="none" w:sz="0" w:space="0" w:color="auto"/>
                  </w:divBdr>
                </w:div>
                <w:div w:id="1094593873">
                  <w:marLeft w:val="640"/>
                  <w:marRight w:val="0"/>
                  <w:marTop w:val="0"/>
                  <w:marBottom w:val="0"/>
                  <w:divBdr>
                    <w:top w:val="none" w:sz="0" w:space="0" w:color="auto"/>
                    <w:left w:val="none" w:sz="0" w:space="0" w:color="auto"/>
                    <w:bottom w:val="none" w:sz="0" w:space="0" w:color="auto"/>
                    <w:right w:val="none" w:sz="0" w:space="0" w:color="auto"/>
                  </w:divBdr>
                </w:div>
                <w:div w:id="1097213830">
                  <w:marLeft w:val="640"/>
                  <w:marRight w:val="0"/>
                  <w:marTop w:val="0"/>
                  <w:marBottom w:val="0"/>
                  <w:divBdr>
                    <w:top w:val="none" w:sz="0" w:space="0" w:color="auto"/>
                    <w:left w:val="none" w:sz="0" w:space="0" w:color="auto"/>
                    <w:bottom w:val="none" w:sz="0" w:space="0" w:color="auto"/>
                    <w:right w:val="none" w:sz="0" w:space="0" w:color="auto"/>
                  </w:divBdr>
                </w:div>
                <w:div w:id="1102460747">
                  <w:marLeft w:val="640"/>
                  <w:marRight w:val="0"/>
                  <w:marTop w:val="0"/>
                  <w:marBottom w:val="0"/>
                  <w:divBdr>
                    <w:top w:val="none" w:sz="0" w:space="0" w:color="auto"/>
                    <w:left w:val="none" w:sz="0" w:space="0" w:color="auto"/>
                    <w:bottom w:val="none" w:sz="0" w:space="0" w:color="auto"/>
                    <w:right w:val="none" w:sz="0" w:space="0" w:color="auto"/>
                  </w:divBdr>
                </w:div>
                <w:div w:id="1123885037">
                  <w:marLeft w:val="640"/>
                  <w:marRight w:val="0"/>
                  <w:marTop w:val="0"/>
                  <w:marBottom w:val="0"/>
                  <w:divBdr>
                    <w:top w:val="none" w:sz="0" w:space="0" w:color="auto"/>
                    <w:left w:val="none" w:sz="0" w:space="0" w:color="auto"/>
                    <w:bottom w:val="none" w:sz="0" w:space="0" w:color="auto"/>
                    <w:right w:val="none" w:sz="0" w:space="0" w:color="auto"/>
                  </w:divBdr>
                </w:div>
                <w:div w:id="1167861760">
                  <w:marLeft w:val="640"/>
                  <w:marRight w:val="0"/>
                  <w:marTop w:val="0"/>
                  <w:marBottom w:val="0"/>
                  <w:divBdr>
                    <w:top w:val="none" w:sz="0" w:space="0" w:color="auto"/>
                    <w:left w:val="none" w:sz="0" w:space="0" w:color="auto"/>
                    <w:bottom w:val="none" w:sz="0" w:space="0" w:color="auto"/>
                    <w:right w:val="none" w:sz="0" w:space="0" w:color="auto"/>
                  </w:divBdr>
                </w:div>
                <w:div w:id="1205944393">
                  <w:marLeft w:val="640"/>
                  <w:marRight w:val="0"/>
                  <w:marTop w:val="0"/>
                  <w:marBottom w:val="0"/>
                  <w:divBdr>
                    <w:top w:val="none" w:sz="0" w:space="0" w:color="auto"/>
                    <w:left w:val="none" w:sz="0" w:space="0" w:color="auto"/>
                    <w:bottom w:val="none" w:sz="0" w:space="0" w:color="auto"/>
                    <w:right w:val="none" w:sz="0" w:space="0" w:color="auto"/>
                  </w:divBdr>
                </w:div>
                <w:div w:id="1237471597">
                  <w:marLeft w:val="640"/>
                  <w:marRight w:val="0"/>
                  <w:marTop w:val="0"/>
                  <w:marBottom w:val="0"/>
                  <w:divBdr>
                    <w:top w:val="none" w:sz="0" w:space="0" w:color="auto"/>
                    <w:left w:val="none" w:sz="0" w:space="0" w:color="auto"/>
                    <w:bottom w:val="none" w:sz="0" w:space="0" w:color="auto"/>
                    <w:right w:val="none" w:sz="0" w:space="0" w:color="auto"/>
                  </w:divBdr>
                </w:div>
                <w:div w:id="1255046403">
                  <w:marLeft w:val="640"/>
                  <w:marRight w:val="0"/>
                  <w:marTop w:val="0"/>
                  <w:marBottom w:val="0"/>
                  <w:divBdr>
                    <w:top w:val="none" w:sz="0" w:space="0" w:color="auto"/>
                    <w:left w:val="none" w:sz="0" w:space="0" w:color="auto"/>
                    <w:bottom w:val="none" w:sz="0" w:space="0" w:color="auto"/>
                    <w:right w:val="none" w:sz="0" w:space="0" w:color="auto"/>
                  </w:divBdr>
                </w:div>
                <w:div w:id="1343236830">
                  <w:marLeft w:val="640"/>
                  <w:marRight w:val="0"/>
                  <w:marTop w:val="0"/>
                  <w:marBottom w:val="0"/>
                  <w:divBdr>
                    <w:top w:val="none" w:sz="0" w:space="0" w:color="auto"/>
                    <w:left w:val="none" w:sz="0" w:space="0" w:color="auto"/>
                    <w:bottom w:val="none" w:sz="0" w:space="0" w:color="auto"/>
                    <w:right w:val="none" w:sz="0" w:space="0" w:color="auto"/>
                  </w:divBdr>
                </w:div>
                <w:div w:id="1378236188">
                  <w:marLeft w:val="640"/>
                  <w:marRight w:val="0"/>
                  <w:marTop w:val="0"/>
                  <w:marBottom w:val="0"/>
                  <w:divBdr>
                    <w:top w:val="none" w:sz="0" w:space="0" w:color="auto"/>
                    <w:left w:val="none" w:sz="0" w:space="0" w:color="auto"/>
                    <w:bottom w:val="none" w:sz="0" w:space="0" w:color="auto"/>
                    <w:right w:val="none" w:sz="0" w:space="0" w:color="auto"/>
                  </w:divBdr>
                </w:div>
                <w:div w:id="1438063666">
                  <w:marLeft w:val="640"/>
                  <w:marRight w:val="0"/>
                  <w:marTop w:val="0"/>
                  <w:marBottom w:val="0"/>
                  <w:divBdr>
                    <w:top w:val="none" w:sz="0" w:space="0" w:color="auto"/>
                    <w:left w:val="none" w:sz="0" w:space="0" w:color="auto"/>
                    <w:bottom w:val="none" w:sz="0" w:space="0" w:color="auto"/>
                    <w:right w:val="none" w:sz="0" w:space="0" w:color="auto"/>
                  </w:divBdr>
                </w:div>
                <w:div w:id="1446073297">
                  <w:marLeft w:val="640"/>
                  <w:marRight w:val="0"/>
                  <w:marTop w:val="0"/>
                  <w:marBottom w:val="0"/>
                  <w:divBdr>
                    <w:top w:val="none" w:sz="0" w:space="0" w:color="auto"/>
                    <w:left w:val="none" w:sz="0" w:space="0" w:color="auto"/>
                    <w:bottom w:val="none" w:sz="0" w:space="0" w:color="auto"/>
                    <w:right w:val="none" w:sz="0" w:space="0" w:color="auto"/>
                  </w:divBdr>
                </w:div>
                <w:div w:id="1488858908">
                  <w:marLeft w:val="640"/>
                  <w:marRight w:val="0"/>
                  <w:marTop w:val="0"/>
                  <w:marBottom w:val="0"/>
                  <w:divBdr>
                    <w:top w:val="none" w:sz="0" w:space="0" w:color="auto"/>
                    <w:left w:val="none" w:sz="0" w:space="0" w:color="auto"/>
                    <w:bottom w:val="none" w:sz="0" w:space="0" w:color="auto"/>
                    <w:right w:val="none" w:sz="0" w:space="0" w:color="auto"/>
                  </w:divBdr>
                </w:div>
                <w:div w:id="1490054888">
                  <w:marLeft w:val="640"/>
                  <w:marRight w:val="0"/>
                  <w:marTop w:val="0"/>
                  <w:marBottom w:val="0"/>
                  <w:divBdr>
                    <w:top w:val="none" w:sz="0" w:space="0" w:color="auto"/>
                    <w:left w:val="none" w:sz="0" w:space="0" w:color="auto"/>
                    <w:bottom w:val="none" w:sz="0" w:space="0" w:color="auto"/>
                    <w:right w:val="none" w:sz="0" w:space="0" w:color="auto"/>
                  </w:divBdr>
                </w:div>
                <w:div w:id="1503277073">
                  <w:marLeft w:val="640"/>
                  <w:marRight w:val="0"/>
                  <w:marTop w:val="0"/>
                  <w:marBottom w:val="0"/>
                  <w:divBdr>
                    <w:top w:val="none" w:sz="0" w:space="0" w:color="auto"/>
                    <w:left w:val="none" w:sz="0" w:space="0" w:color="auto"/>
                    <w:bottom w:val="none" w:sz="0" w:space="0" w:color="auto"/>
                    <w:right w:val="none" w:sz="0" w:space="0" w:color="auto"/>
                  </w:divBdr>
                </w:div>
                <w:div w:id="1505902814">
                  <w:marLeft w:val="640"/>
                  <w:marRight w:val="0"/>
                  <w:marTop w:val="0"/>
                  <w:marBottom w:val="0"/>
                  <w:divBdr>
                    <w:top w:val="none" w:sz="0" w:space="0" w:color="auto"/>
                    <w:left w:val="none" w:sz="0" w:space="0" w:color="auto"/>
                    <w:bottom w:val="none" w:sz="0" w:space="0" w:color="auto"/>
                    <w:right w:val="none" w:sz="0" w:space="0" w:color="auto"/>
                  </w:divBdr>
                </w:div>
                <w:div w:id="1587417343">
                  <w:marLeft w:val="640"/>
                  <w:marRight w:val="0"/>
                  <w:marTop w:val="0"/>
                  <w:marBottom w:val="0"/>
                  <w:divBdr>
                    <w:top w:val="none" w:sz="0" w:space="0" w:color="auto"/>
                    <w:left w:val="none" w:sz="0" w:space="0" w:color="auto"/>
                    <w:bottom w:val="none" w:sz="0" w:space="0" w:color="auto"/>
                    <w:right w:val="none" w:sz="0" w:space="0" w:color="auto"/>
                  </w:divBdr>
                </w:div>
                <w:div w:id="1658221467">
                  <w:marLeft w:val="640"/>
                  <w:marRight w:val="0"/>
                  <w:marTop w:val="0"/>
                  <w:marBottom w:val="0"/>
                  <w:divBdr>
                    <w:top w:val="none" w:sz="0" w:space="0" w:color="auto"/>
                    <w:left w:val="none" w:sz="0" w:space="0" w:color="auto"/>
                    <w:bottom w:val="none" w:sz="0" w:space="0" w:color="auto"/>
                    <w:right w:val="none" w:sz="0" w:space="0" w:color="auto"/>
                  </w:divBdr>
                </w:div>
                <w:div w:id="1936133159">
                  <w:marLeft w:val="640"/>
                  <w:marRight w:val="0"/>
                  <w:marTop w:val="0"/>
                  <w:marBottom w:val="0"/>
                  <w:divBdr>
                    <w:top w:val="none" w:sz="0" w:space="0" w:color="auto"/>
                    <w:left w:val="none" w:sz="0" w:space="0" w:color="auto"/>
                    <w:bottom w:val="none" w:sz="0" w:space="0" w:color="auto"/>
                    <w:right w:val="none" w:sz="0" w:space="0" w:color="auto"/>
                  </w:divBdr>
                </w:div>
                <w:div w:id="1976523931">
                  <w:marLeft w:val="640"/>
                  <w:marRight w:val="0"/>
                  <w:marTop w:val="0"/>
                  <w:marBottom w:val="0"/>
                  <w:divBdr>
                    <w:top w:val="none" w:sz="0" w:space="0" w:color="auto"/>
                    <w:left w:val="none" w:sz="0" w:space="0" w:color="auto"/>
                    <w:bottom w:val="none" w:sz="0" w:space="0" w:color="auto"/>
                    <w:right w:val="none" w:sz="0" w:space="0" w:color="auto"/>
                  </w:divBdr>
                </w:div>
                <w:div w:id="2103648301">
                  <w:marLeft w:val="640"/>
                  <w:marRight w:val="0"/>
                  <w:marTop w:val="0"/>
                  <w:marBottom w:val="0"/>
                  <w:divBdr>
                    <w:top w:val="none" w:sz="0" w:space="0" w:color="auto"/>
                    <w:left w:val="none" w:sz="0" w:space="0" w:color="auto"/>
                    <w:bottom w:val="none" w:sz="0" w:space="0" w:color="auto"/>
                    <w:right w:val="none" w:sz="0" w:space="0" w:color="auto"/>
                  </w:divBdr>
                </w:div>
              </w:divsChild>
            </w:div>
            <w:div w:id="2079086568">
              <w:marLeft w:val="0"/>
              <w:marRight w:val="0"/>
              <w:marTop w:val="0"/>
              <w:marBottom w:val="0"/>
              <w:divBdr>
                <w:top w:val="none" w:sz="0" w:space="0" w:color="auto"/>
                <w:left w:val="none" w:sz="0" w:space="0" w:color="auto"/>
                <w:bottom w:val="none" w:sz="0" w:space="0" w:color="auto"/>
                <w:right w:val="none" w:sz="0" w:space="0" w:color="auto"/>
              </w:divBdr>
              <w:divsChild>
                <w:div w:id="79570328">
                  <w:marLeft w:val="640"/>
                  <w:marRight w:val="0"/>
                  <w:marTop w:val="0"/>
                  <w:marBottom w:val="0"/>
                  <w:divBdr>
                    <w:top w:val="none" w:sz="0" w:space="0" w:color="auto"/>
                    <w:left w:val="none" w:sz="0" w:space="0" w:color="auto"/>
                    <w:bottom w:val="none" w:sz="0" w:space="0" w:color="auto"/>
                    <w:right w:val="none" w:sz="0" w:space="0" w:color="auto"/>
                  </w:divBdr>
                </w:div>
                <w:div w:id="96871247">
                  <w:marLeft w:val="640"/>
                  <w:marRight w:val="0"/>
                  <w:marTop w:val="0"/>
                  <w:marBottom w:val="0"/>
                  <w:divBdr>
                    <w:top w:val="none" w:sz="0" w:space="0" w:color="auto"/>
                    <w:left w:val="none" w:sz="0" w:space="0" w:color="auto"/>
                    <w:bottom w:val="none" w:sz="0" w:space="0" w:color="auto"/>
                    <w:right w:val="none" w:sz="0" w:space="0" w:color="auto"/>
                  </w:divBdr>
                </w:div>
                <w:div w:id="110101073">
                  <w:marLeft w:val="640"/>
                  <w:marRight w:val="0"/>
                  <w:marTop w:val="0"/>
                  <w:marBottom w:val="0"/>
                  <w:divBdr>
                    <w:top w:val="none" w:sz="0" w:space="0" w:color="auto"/>
                    <w:left w:val="none" w:sz="0" w:space="0" w:color="auto"/>
                    <w:bottom w:val="none" w:sz="0" w:space="0" w:color="auto"/>
                    <w:right w:val="none" w:sz="0" w:space="0" w:color="auto"/>
                  </w:divBdr>
                </w:div>
                <w:div w:id="110902940">
                  <w:marLeft w:val="640"/>
                  <w:marRight w:val="0"/>
                  <w:marTop w:val="0"/>
                  <w:marBottom w:val="0"/>
                  <w:divBdr>
                    <w:top w:val="none" w:sz="0" w:space="0" w:color="auto"/>
                    <w:left w:val="none" w:sz="0" w:space="0" w:color="auto"/>
                    <w:bottom w:val="none" w:sz="0" w:space="0" w:color="auto"/>
                    <w:right w:val="none" w:sz="0" w:space="0" w:color="auto"/>
                  </w:divBdr>
                </w:div>
                <w:div w:id="131218490">
                  <w:marLeft w:val="640"/>
                  <w:marRight w:val="0"/>
                  <w:marTop w:val="0"/>
                  <w:marBottom w:val="0"/>
                  <w:divBdr>
                    <w:top w:val="none" w:sz="0" w:space="0" w:color="auto"/>
                    <w:left w:val="none" w:sz="0" w:space="0" w:color="auto"/>
                    <w:bottom w:val="none" w:sz="0" w:space="0" w:color="auto"/>
                    <w:right w:val="none" w:sz="0" w:space="0" w:color="auto"/>
                  </w:divBdr>
                </w:div>
                <w:div w:id="187331564">
                  <w:marLeft w:val="640"/>
                  <w:marRight w:val="0"/>
                  <w:marTop w:val="0"/>
                  <w:marBottom w:val="0"/>
                  <w:divBdr>
                    <w:top w:val="none" w:sz="0" w:space="0" w:color="auto"/>
                    <w:left w:val="none" w:sz="0" w:space="0" w:color="auto"/>
                    <w:bottom w:val="none" w:sz="0" w:space="0" w:color="auto"/>
                    <w:right w:val="none" w:sz="0" w:space="0" w:color="auto"/>
                  </w:divBdr>
                </w:div>
                <w:div w:id="192427557">
                  <w:marLeft w:val="640"/>
                  <w:marRight w:val="0"/>
                  <w:marTop w:val="0"/>
                  <w:marBottom w:val="0"/>
                  <w:divBdr>
                    <w:top w:val="none" w:sz="0" w:space="0" w:color="auto"/>
                    <w:left w:val="none" w:sz="0" w:space="0" w:color="auto"/>
                    <w:bottom w:val="none" w:sz="0" w:space="0" w:color="auto"/>
                    <w:right w:val="none" w:sz="0" w:space="0" w:color="auto"/>
                  </w:divBdr>
                </w:div>
                <w:div w:id="195891459">
                  <w:marLeft w:val="640"/>
                  <w:marRight w:val="0"/>
                  <w:marTop w:val="0"/>
                  <w:marBottom w:val="0"/>
                  <w:divBdr>
                    <w:top w:val="none" w:sz="0" w:space="0" w:color="auto"/>
                    <w:left w:val="none" w:sz="0" w:space="0" w:color="auto"/>
                    <w:bottom w:val="none" w:sz="0" w:space="0" w:color="auto"/>
                    <w:right w:val="none" w:sz="0" w:space="0" w:color="auto"/>
                  </w:divBdr>
                </w:div>
                <w:div w:id="233199616">
                  <w:marLeft w:val="640"/>
                  <w:marRight w:val="0"/>
                  <w:marTop w:val="0"/>
                  <w:marBottom w:val="0"/>
                  <w:divBdr>
                    <w:top w:val="none" w:sz="0" w:space="0" w:color="auto"/>
                    <w:left w:val="none" w:sz="0" w:space="0" w:color="auto"/>
                    <w:bottom w:val="none" w:sz="0" w:space="0" w:color="auto"/>
                    <w:right w:val="none" w:sz="0" w:space="0" w:color="auto"/>
                  </w:divBdr>
                </w:div>
                <w:div w:id="260457414">
                  <w:marLeft w:val="640"/>
                  <w:marRight w:val="0"/>
                  <w:marTop w:val="0"/>
                  <w:marBottom w:val="0"/>
                  <w:divBdr>
                    <w:top w:val="none" w:sz="0" w:space="0" w:color="auto"/>
                    <w:left w:val="none" w:sz="0" w:space="0" w:color="auto"/>
                    <w:bottom w:val="none" w:sz="0" w:space="0" w:color="auto"/>
                    <w:right w:val="none" w:sz="0" w:space="0" w:color="auto"/>
                  </w:divBdr>
                </w:div>
                <w:div w:id="324942859">
                  <w:marLeft w:val="640"/>
                  <w:marRight w:val="0"/>
                  <w:marTop w:val="0"/>
                  <w:marBottom w:val="0"/>
                  <w:divBdr>
                    <w:top w:val="none" w:sz="0" w:space="0" w:color="auto"/>
                    <w:left w:val="none" w:sz="0" w:space="0" w:color="auto"/>
                    <w:bottom w:val="none" w:sz="0" w:space="0" w:color="auto"/>
                    <w:right w:val="none" w:sz="0" w:space="0" w:color="auto"/>
                  </w:divBdr>
                </w:div>
                <w:div w:id="325322617">
                  <w:marLeft w:val="640"/>
                  <w:marRight w:val="0"/>
                  <w:marTop w:val="0"/>
                  <w:marBottom w:val="0"/>
                  <w:divBdr>
                    <w:top w:val="none" w:sz="0" w:space="0" w:color="auto"/>
                    <w:left w:val="none" w:sz="0" w:space="0" w:color="auto"/>
                    <w:bottom w:val="none" w:sz="0" w:space="0" w:color="auto"/>
                    <w:right w:val="none" w:sz="0" w:space="0" w:color="auto"/>
                  </w:divBdr>
                </w:div>
                <w:div w:id="328532421">
                  <w:marLeft w:val="640"/>
                  <w:marRight w:val="0"/>
                  <w:marTop w:val="0"/>
                  <w:marBottom w:val="0"/>
                  <w:divBdr>
                    <w:top w:val="none" w:sz="0" w:space="0" w:color="auto"/>
                    <w:left w:val="none" w:sz="0" w:space="0" w:color="auto"/>
                    <w:bottom w:val="none" w:sz="0" w:space="0" w:color="auto"/>
                    <w:right w:val="none" w:sz="0" w:space="0" w:color="auto"/>
                  </w:divBdr>
                  <w:divsChild>
                    <w:div w:id="19744491">
                      <w:marLeft w:val="0"/>
                      <w:marRight w:val="0"/>
                      <w:marTop w:val="0"/>
                      <w:marBottom w:val="0"/>
                      <w:divBdr>
                        <w:top w:val="none" w:sz="0" w:space="0" w:color="auto"/>
                        <w:left w:val="none" w:sz="0" w:space="0" w:color="auto"/>
                        <w:bottom w:val="none" w:sz="0" w:space="0" w:color="auto"/>
                        <w:right w:val="none" w:sz="0" w:space="0" w:color="auto"/>
                      </w:divBdr>
                      <w:divsChild>
                        <w:div w:id="125244348">
                          <w:marLeft w:val="640"/>
                          <w:marRight w:val="0"/>
                          <w:marTop w:val="0"/>
                          <w:marBottom w:val="0"/>
                          <w:divBdr>
                            <w:top w:val="none" w:sz="0" w:space="0" w:color="auto"/>
                            <w:left w:val="none" w:sz="0" w:space="0" w:color="auto"/>
                            <w:bottom w:val="none" w:sz="0" w:space="0" w:color="auto"/>
                            <w:right w:val="none" w:sz="0" w:space="0" w:color="auto"/>
                          </w:divBdr>
                        </w:div>
                        <w:div w:id="252980728">
                          <w:marLeft w:val="640"/>
                          <w:marRight w:val="0"/>
                          <w:marTop w:val="0"/>
                          <w:marBottom w:val="0"/>
                          <w:divBdr>
                            <w:top w:val="none" w:sz="0" w:space="0" w:color="auto"/>
                            <w:left w:val="none" w:sz="0" w:space="0" w:color="auto"/>
                            <w:bottom w:val="none" w:sz="0" w:space="0" w:color="auto"/>
                            <w:right w:val="none" w:sz="0" w:space="0" w:color="auto"/>
                          </w:divBdr>
                        </w:div>
                        <w:div w:id="260912730">
                          <w:marLeft w:val="640"/>
                          <w:marRight w:val="0"/>
                          <w:marTop w:val="0"/>
                          <w:marBottom w:val="0"/>
                          <w:divBdr>
                            <w:top w:val="none" w:sz="0" w:space="0" w:color="auto"/>
                            <w:left w:val="none" w:sz="0" w:space="0" w:color="auto"/>
                            <w:bottom w:val="none" w:sz="0" w:space="0" w:color="auto"/>
                            <w:right w:val="none" w:sz="0" w:space="0" w:color="auto"/>
                          </w:divBdr>
                        </w:div>
                        <w:div w:id="328093659">
                          <w:marLeft w:val="640"/>
                          <w:marRight w:val="0"/>
                          <w:marTop w:val="0"/>
                          <w:marBottom w:val="0"/>
                          <w:divBdr>
                            <w:top w:val="none" w:sz="0" w:space="0" w:color="auto"/>
                            <w:left w:val="none" w:sz="0" w:space="0" w:color="auto"/>
                            <w:bottom w:val="none" w:sz="0" w:space="0" w:color="auto"/>
                            <w:right w:val="none" w:sz="0" w:space="0" w:color="auto"/>
                          </w:divBdr>
                        </w:div>
                        <w:div w:id="329258093">
                          <w:marLeft w:val="640"/>
                          <w:marRight w:val="0"/>
                          <w:marTop w:val="0"/>
                          <w:marBottom w:val="0"/>
                          <w:divBdr>
                            <w:top w:val="none" w:sz="0" w:space="0" w:color="auto"/>
                            <w:left w:val="none" w:sz="0" w:space="0" w:color="auto"/>
                            <w:bottom w:val="none" w:sz="0" w:space="0" w:color="auto"/>
                            <w:right w:val="none" w:sz="0" w:space="0" w:color="auto"/>
                          </w:divBdr>
                        </w:div>
                        <w:div w:id="332535253">
                          <w:marLeft w:val="640"/>
                          <w:marRight w:val="0"/>
                          <w:marTop w:val="0"/>
                          <w:marBottom w:val="0"/>
                          <w:divBdr>
                            <w:top w:val="none" w:sz="0" w:space="0" w:color="auto"/>
                            <w:left w:val="none" w:sz="0" w:space="0" w:color="auto"/>
                            <w:bottom w:val="none" w:sz="0" w:space="0" w:color="auto"/>
                            <w:right w:val="none" w:sz="0" w:space="0" w:color="auto"/>
                          </w:divBdr>
                        </w:div>
                        <w:div w:id="335964541">
                          <w:marLeft w:val="640"/>
                          <w:marRight w:val="0"/>
                          <w:marTop w:val="0"/>
                          <w:marBottom w:val="0"/>
                          <w:divBdr>
                            <w:top w:val="none" w:sz="0" w:space="0" w:color="auto"/>
                            <w:left w:val="none" w:sz="0" w:space="0" w:color="auto"/>
                            <w:bottom w:val="none" w:sz="0" w:space="0" w:color="auto"/>
                            <w:right w:val="none" w:sz="0" w:space="0" w:color="auto"/>
                          </w:divBdr>
                        </w:div>
                        <w:div w:id="345402935">
                          <w:marLeft w:val="640"/>
                          <w:marRight w:val="0"/>
                          <w:marTop w:val="0"/>
                          <w:marBottom w:val="0"/>
                          <w:divBdr>
                            <w:top w:val="none" w:sz="0" w:space="0" w:color="auto"/>
                            <w:left w:val="none" w:sz="0" w:space="0" w:color="auto"/>
                            <w:bottom w:val="none" w:sz="0" w:space="0" w:color="auto"/>
                            <w:right w:val="none" w:sz="0" w:space="0" w:color="auto"/>
                          </w:divBdr>
                        </w:div>
                        <w:div w:id="369846942">
                          <w:marLeft w:val="640"/>
                          <w:marRight w:val="0"/>
                          <w:marTop w:val="0"/>
                          <w:marBottom w:val="0"/>
                          <w:divBdr>
                            <w:top w:val="none" w:sz="0" w:space="0" w:color="auto"/>
                            <w:left w:val="none" w:sz="0" w:space="0" w:color="auto"/>
                            <w:bottom w:val="none" w:sz="0" w:space="0" w:color="auto"/>
                            <w:right w:val="none" w:sz="0" w:space="0" w:color="auto"/>
                          </w:divBdr>
                        </w:div>
                        <w:div w:id="471560173">
                          <w:marLeft w:val="640"/>
                          <w:marRight w:val="0"/>
                          <w:marTop w:val="0"/>
                          <w:marBottom w:val="0"/>
                          <w:divBdr>
                            <w:top w:val="none" w:sz="0" w:space="0" w:color="auto"/>
                            <w:left w:val="none" w:sz="0" w:space="0" w:color="auto"/>
                            <w:bottom w:val="none" w:sz="0" w:space="0" w:color="auto"/>
                            <w:right w:val="none" w:sz="0" w:space="0" w:color="auto"/>
                          </w:divBdr>
                        </w:div>
                        <w:div w:id="520314271">
                          <w:marLeft w:val="640"/>
                          <w:marRight w:val="0"/>
                          <w:marTop w:val="0"/>
                          <w:marBottom w:val="0"/>
                          <w:divBdr>
                            <w:top w:val="none" w:sz="0" w:space="0" w:color="auto"/>
                            <w:left w:val="none" w:sz="0" w:space="0" w:color="auto"/>
                            <w:bottom w:val="none" w:sz="0" w:space="0" w:color="auto"/>
                            <w:right w:val="none" w:sz="0" w:space="0" w:color="auto"/>
                          </w:divBdr>
                        </w:div>
                        <w:div w:id="542837812">
                          <w:marLeft w:val="640"/>
                          <w:marRight w:val="0"/>
                          <w:marTop w:val="0"/>
                          <w:marBottom w:val="0"/>
                          <w:divBdr>
                            <w:top w:val="none" w:sz="0" w:space="0" w:color="auto"/>
                            <w:left w:val="none" w:sz="0" w:space="0" w:color="auto"/>
                            <w:bottom w:val="none" w:sz="0" w:space="0" w:color="auto"/>
                            <w:right w:val="none" w:sz="0" w:space="0" w:color="auto"/>
                          </w:divBdr>
                        </w:div>
                        <w:div w:id="550966670">
                          <w:marLeft w:val="640"/>
                          <w:marRight w:val="0"/>
                          <w:marTop w:val="0"/>
                          <w:marBottom w:val="0"/>
                          <w:divBdr>
                            <w:top w:val="none" w:sz="0" w:space="0" w:color="auto"/>
                            <w:left w:val="none" w:sz="0" w:space="0" w:color="auto"/>
                            <w:bottom w:val="none" w:sz="0" w:space="0" w:color="auto"/>
                            <w:right w:val="none" w:sz="0" w:space="0" w:color="auto"/>
                          </w:divBdr>
                        </w:div>
                        <w:div w:id="576404667">
                          <w:marLeft w:val="640"/>
                          <w:marRight w:val="0"/>
                          <w:marTop w:val="0"/>
                          <w:marBottom w:val="0"/>
                          <w:divBdr>
                            <w:top w:val="none" w:sz="0" w:space="0" w:color="auto"/>
                            <w:left w:val="none" w:sz="0" w:space="0" w:color="auto"/>
                            <w:bottom w:val="none" w:sz="0" w:space="0" w:color="auto"/>
                            <w:right w:val="none" w:sz="0" w:space="0" w:color="auto"/>
                          </w:divBdr>
                        </w:div>
                        <w:div w:id="670303358">
                          <w:marLeft w:val="640"/>
                          <w:marRight w:val="0"/>
                          <w:marTop w:val="0"/>
                          <w:marBottom w:val="0"/>
                          <w:divBdr>
                            <w:top w:val="none" w:sz="0" w:space="0" w:color="auto"/>
                            <w:left w:val="none" w:sz="0" w:space="0" w:color="auto"/>
                            <w:bottom w:val="none" w:sz="0" w:space="0" w:color="auto"/>
                            <w:right w:val="none" w:sz="0" w:space="0" w:color="auto"/>
                          </w:divBdr>
                        </w:div>
                        <w:div w:id="687295427">
                          <w:marLeft w:val="640"/>
                          <w:marRight w:val="0"/>
                          <w:marTop w:val="0"/>
                          <w:marBottom w:val="0"/>
                          <w:divBdr>
                            <w:top w:val="none" w:sz="0" w:space="0" w:color="auto"/>
                            <w:left w:val="none" w:sz="0" w:space="0" w:color="auto"/>
                            <w:bottom w:val="none" w:sz="0" w:space="0" w:color="auto"/>
                            <w:right w:val="none" w:sz="0" w:space="0" w:color="auto"/>
                          </w:divBdr>
                        </w:div>
                        <w:div w:id="758794469">
                          <w:marLeft w:val="640"/>
                          <w:marRight w:val="0"/>
                          <w:marTop w:val="0"/>
                          <w:marBottom w:val="0"/>
                          <w:divBdr>
                            <w:top w:val="none" w:sz="0" w:space="0" w:color="auto"/>
                            <w:left w:val="none" w:sz="0" w:space="0" w:color="auto"/>
                            <w:bottom w:val="none" w:sz="0" w:space="0" w:color="auto"/>
                            <w:right w:val="none" w:sz="0" w:space="0" w:color="auto"/>
                          </w:divBdr>
                        </w:div>
                        <w:div w:id="763460143">
                          <w:marLeft w:val="640"/>
                          <w:marRight w:val="0"/>
                          <w:marTop w:val="0"/>
                          <w:marBottom w:val="0"/>
                          <w:divBdr>
                            <w:top w:val="none" w:sz="0" w:space="0" w:color="auto"/>
                            <w:left w:val="none" w:sz="0" w:space="0" w:color="auto"/>
                            <w:bottom w:val="none" w:sz="0" w:space="0" w:color="auto"/>
                            <w:right w:val="none" w:sz="0" w:space="0" w:color="auto"/>
                          </w:divBdr>
                        </w:div>
                        <w:div w:id="781194478">
                          <w:marLeft w:val="640"/>
                          <w:marRight w:val="0"/>
                          <w:marTop w:val="0"/>
                          <w:marBottom w:val="0"/>
                          <w:divBdr>
                            <w:top w:val="none" w:sz="0" w:space="0" w:color="auto"/>
                            <w:left w:val="none" w:sz="0" w:space="0" w:color="auto"/>
                            <w:bottom w:val="none" w:sz="0" w:space="0" w:color="auto"/>
                            <w:right w:val="none" w:sz="0" w:space="0" w:color="auto"/>
                          </w:divBdr>
                        </w:div>
                        <w:div w:id="781807802">
                          <w:marLeft w:val="640"/>
                          <w:marRight w:val="0"/>
                          <w:marTop w:val="0"/>
                          <w:marBottom w:val="0"/>
                          <w:divBdr>
                            <w:top w:val="none" w:sz="0" w:space="0" w:color="auto"/>
                            <w:left w:val="none" w:sz="0" w:space="0" w:color="auto"/>
                            <w:bottom w:val="none" w:sz="0" w:space="0" w:color="auto"/>
                            <w:right w:val="none" w:sz="0" w:space="0" w:color="auto"/>
                          </w:divBdr>
                        </w:div>
                        <w:div w:id="785153355">
                          <w:marLeft w:val="640"/>
                          <w:marRight w:val="0"/>
                          <w:marTop w:val="0"/>
                          <w:marBottom w:val="0"/>
                          <w:divBdr>
                            <w:top w:val="none" w:sz="0" w:space="0" w:color="auto"/>
                            <w:left w:val="none" w:sz="0" w:space="0" w:color="auto"/>
                            <w:bottom w:val="none" w:sz="0" w:space="0" w:color="auto"/>
                            <w:right w:val="none" w:sz="0" w:space="0" w:color="auto"/>
                          </w:divBdr>
                        </w:div>
                        <w:div w:id="805466297">
                          <w:marLeft w:val="640"/>
                          <w:marRight w:val="0"/>
                          <w:marTop w:val="0"/>
                          <w:marBottom w:val="0"/>
                          <w:divBdr>
                            <w:top w:val="none" w:sz="0" w:space="0" w:color="auto"/>
                            <w:left w:val="none" w:sz="0" w:space="0" w:color="auto"/>
                            <w:bottom w:val="none" w:sz="0" w:space="0" w:color="auto"/>
                            <w:right w:val="none" w:sz="0" w:space="0" w:color="auto"/>
                          </w:divBdr>
                        </w:div>
                        <w:div w:id="870847910">
                          <w:marLeft w:val="640"/>
                          <w:marRight w:val="0"/>
                          <w:marTop w:val="0"/>
                          <w:marBottom w:val="0"/>
                          <w:divBdr>
                            <w:top w:val="none" w:sz="0" w:space="0" w:color="auto"/>
                            <w:left w:val="none" w:sz="0" w:space="0" w:color="auto"/>
                            <w:bottom w:val="none" w:sz="0" w:space="0" w:color="auto"/>
                            <w:right w:val="none" w:sz="0" w:space="0" w:color="auto"/>
                          </w:divBdr>
                        </w:div>
                        <w:div w:id="1078286974">
                          <w:marLeft w:val="640"/>
                          <w:marRight w:val="0"/>
                          <w:marTop w:val="0"/>
                          <w:marBottom w:val="0"/>
                          <w:divBdr>
                            <w:top w:val="none" w:sz="0" w:space="0" w:color="auto"/>
                            <w:left w:val="none" w:sz="0" w:space="0" w:color="auto"/>
                            <w:bottom w:val="none" w:sz="0" w:space="0" w:color="auto"/>
                            <w:right w:val="none" w:sz="0" w:space="0" w:color="auto"/>
                          </w:divBdr>
                        </w:div>
                        <w:div w:id="1155030240">
                          <w:marLeft w:val="640"/>
                          <w:marRight w:val="0"/>
                          <w:marTop w:val="0"/>
                          <w:marBottom w:val="0"/>
                          <w:divBdr>
                            <w:top w:val="none" w:sz="0" w:space="0" w:color="auto"/>
                            <w:left w:val="none" w:sz="0" w:space="0" w:color="auto"/>
                            <w:bottom w:val="none" w:sz="0" w:space="0" w:color="auto"/>
                            <w:right w:val="none" w:sz="0" w:space="0" w:color="auto"/>
                          </w:divBdr>
                        </w:div>
                        <w:div w:id="1205606161">
                          <w:marLeft w:val="640"/>
                          <w:marRight w:val="0"/>
                          <w:marTop w:val="0"/>
                          <w:marBottom w:val="0"/>
                          <w:divBdr>
                            <w:top w:val="none" w:sz="0" w:space="0" w:color="auto"/>
                            <w:left w:val="none" w:sz="0" w:space="0" w:color="auto"/>
                            <w:bottom w:val="none" w:sz="0" w:space="0" w:color="auto"/>
                            <w:right w:val="none" w:sz="0" w:space="0" w:color="auto"/>
                          </w:divBdr>
                        </w:div>
                        <w:div w:id="1297904815">
                          <w:marLeft w:val="640"/>
                          <w:marRight w:val="0"/>
                          <w:marTop w:val="0"/>
                          <w:marBottom w:val="0"/>
                          <w:divBdr>
                            <w:top w:val="none" w:sz="0" w:space="0" w:color="auto"/>
                            <w:left w:val="none" w:sz="0" w:space="0" w:color="auto"/>
                            <w:bottom w:val="none" w:sz="0" w:space="0" w:color="auto"/>
                            <w:right w:val="none" w:sz="0" w:space="0" w:color="auto"/>
                          </w:divBdr>
                        </w:div>
                        <w:div w:id="1350566082">
                          <w:marLeft w:val="640"/>
                          <w:marRight w:val="0"/>
                          <w:marTop w:val="0"/>
                          <w:marBottom w:val="0"/>
                          <w:divBdr>
                            <w:top w:val="none" w:sz="0" w:space="0" w:color="auto"/>
                            <w:left w:val="none" w:sz="0" w:space="0" w:color="auto"/>
                            <w:bottom w:val="none" w:sz="0" w:space="0" w:color="auto"/>
                            <w:right w:val="none" w:sz="0" w:space="0" w:color="auto"/>
                          </w:divBdr>
                        </w:div>
                        <w:div w:id="1391005391">
                          <w:marLeft w:val="640"/>
                          <w:marRight w:val="0"/>
                          <w:marTop w:val="0"/>
                          <w:marBottom w:val="0"/>
                          <w:divBdr>
                            <w:top w:val="none" w:sz="0" w:space="0" w:color="auto"/>
                            <w:left w:val="none" w:sz="0" w:space="0" w:color="auto"/>
                            <w:bottom w:val="none" w:sz="0" w:space="0" w:color="auto"/>
                            <w:right w:val="none" w:sz="0" w:space="0" w:color="auto"/>
                          </w:divBdr>
                        </w:div>
                        <w:div w:id="1393579945">
                          <w:marLeft w:val="640"/>
                          <w:marRight w:val="0"/>
                          <w:marTop w:val="0"/>
                          <w:marBottom w:val="0"/>
                          <w:divBdr>
                            <w:top w:val="none" w:sz="0" w:space="0" w:color="auto"/>
                            <w:left w:val="none" w:sz="0" w:space="0" w:color="auto"/>
                            <w:bottom w:val="none" w:sz="0" w:space="0" w:color="auto"/>
                            <w:right w:val="none" w:sz="0" w:space="0" w:color="auto"/>
                          </w:divBdr>
                        </w:div>
                        <w:div w:id="1415517854">
                          <w:marLeft w:val="640"/>
                          <w:marRight w:val="0"/>
                          <w:marTop w:val="0"/>
                          <w:marBottom w:val="0"/>
                          <w:divBdr>
                            <w:top w:val="none" w:sz="0" w:space="0" w:color="auto"/>
                            <w:left w:val="none" w:sz="0" w:space="0" w:color="auto"/>
                            <w:bottom w:val="none" w:sz="0" w:space="0" w:color="auto"/>
                            <w:right w:val="none" w:sz="0" w:space="0" w:color="auto"/>
                          </w:divBdr>
                        </w:div>
                        <w:div w:id="1462268362">
                          <w:marLeft w:val="640"/>
                          <w:marRight w:val="0"/>
                          <w:marTop w:val="0"/>
                          <w:marBottom w:val="0"/>
                          <w:divBdr>
                            <w:top w:val="none" w:sz="0" w:space="0" w:color="auto"/>
                            <w:left w:val="none" w:sz="0" w:space="0" w:color="auto"/>
                            <w:bottom w:val="none" w:sz="0" w:space="0" w:color="auto"/>
                            <w:right w:val="none" w:sz="0" w:space="0" w:color="auto"/>
                          </w:divBdr>
                        </w:div>
                        <w:div w:id="1471242992">
                          <w:marLeft w:val="640"/>
                          <w:marRight w:val="0"/>
                          <w:marTop w:val="0"/>
                          <w:marBottom w:val="0"/>
                          <w:divBdr>
                            <w:top w:val="none" w:sz="0" w:space="0" w:color="auto"/>
                            <w:left w:val="none" w:sz="0" w:space="0" w:color="auto"/>
                            <w:bottom w:val="none" w:sz="0" w:space="0" w:color="auto"/>
                            <w:right w:val="none" w:sz="0" w:space="0" w:color="auto"/>
                          </w:divBdr>
                        </w:div>
                        <w:div w:id="1501195796">
                          <w:marLeft w:val="640"/>
                          <w:marRight w:val="0"/>
                          <w:marTop w:val="0"/>
                          <w:marBottom w:val="0"/>
                          <w:divBdr>
                            <w:top w:val="none" w:sz="0" w:space="0" w:color="auto"/>
                            <w:left w:val="none" w:sz="0" w:space="0" w:color="auto"/>
                            <w:bottom w:val="none" w:sz="0" w:space="0" w:color="auto"/>
                            <w:right w:val="none" w:sz="0" w:space="0" w:color="auto"/>
                          </w:divBdr>
                        </w:div>
                        <w:div w:id="1536768733">
                          <w:marLeft w:val="640"/>
                          <w:marRight w:val="0"/>
                          <w:marTop w:val="0"/>
                          <w:marBottom w:val="0"/>
                          <w:divBdr>
                            <w:top w:val="none" w:sz="0" w:space="0" w:color="auto"/>
                            <w:left w:val="none" w:sz="0" w:space="0" w:color="auto"/>
                            <w:bottom w:val="none" w:sz="0" w:space="0" w:color="auto"/>
                            <w:right w:val="none" w:sz="0" w:space="0" w:color="auto"/>
                          </w:divBdr>
                        </w:div>
                        <w:div w:id="1609197531">
                          <w:marLeft w:val="640"/>
                          <w:marRight w:val="0"/>
                          <w:marTop w:val="0"/>
                          <w:marBottom w:val="0"/>
                          <w:divBdr>
                            <w:top w:val="none" w:sz="0" w:space="0" w:color="auto"/>
                            <w:left w:val="none" w:sz="0" w:space="0" w:color="auto"/>
                            <w:bottom w:val="none" w:sz="0" w:space="0" w:color="auto"/>
                            <w:right w:val="none" w:sz="0" w:space="0" w:color="auto"/>
                          </w:divBdr>
                        </w:div>
                        <w:div w:id="1790125581">
                          <w:marLeft w:val="640"/>
                          <w:marRight w:val="0"/>
                          <w:marTop w:val="0"/>
                          <w:marBottom w:val="0"/>
                          <w:divBdr>
                            <w:top w:val="none" w:sz="0" w:space="0" w:color="auto"/>
                            <w:left w:val="none" w:sz="0" w:space="0" w:color="auto"/>
                            <w:bottom w:val="none" w:sz="0" w:space="0" w:color="auto"/>
                            <w:right w:val="none" w:sz="0" w:space="0" w:color="auto"/>
                          </w:divBdr>
                        </w:div>
                        <w:div w:id="1831141498">
                          <w:marLeft w:val="640"/>
                          <w:marRight w:val="0"/>
                          <w:marTop w:val="0"/>
                          <w:marBottom w:val="0"/>
                          <w:divBdr>
                            <w:top w:val="none" w:sz="0" w:space="0" w:color="auto"/>
                            <w:left w:val="none" w:sz="0" w:space="0" w:color="auto"/>
                            <w:bottom w:val="none" w:sz="0" w:space="0" w:color="auto"/>
                            <w:right w:val="none" w:sz="0" w:space="0" w:color="auto"/>
                          </w:divBdr>
                        </w:div>
                        <w:div w:id="1957979426">
                          <w:marLeft w:val="640"/>
                          <w:marRight w:val="0"/>
                          <w:marTop w:val="0"/>
                          <w:marBottom w:val="0"/>
                          <w:divBdr>
                            <w:top w:val="none" w:sz="0" w:space="0" w:color="auto"/>
                            <w:left w:val="none" w:sz="0" w:space="0" w:color="auto"/>
                            <w:bottom w:val="none" w:sz="0" w:space="0" w:color="auto"/>
                            <w:right w:val="none" w:sz="0" w:space="0" w:color="auto"/>
                          </w:divBdr>
                        </w:div>
                        <w:div w:id="1963609569">
                          <w:marLeft w:val="640"/>
                          <w:marRight w:val="0"/>
                          <w:marTop w:val="0"/>
                          <w:marBottom w:val="0"/>
                          <w:divBdr>
                            <w:top w:val="none" w:sz="0" w:space="0" w:color="auto"/>
                            <w:left w:val="none" w:sz="0" w:space="0" w:color="auto"/>
                            <w:bottom w:val="none" w:sz="0" w:space="0" w:color="auto"/>
                            <w:right w:val="none" w:sz="0" w:space="0" w:color="auto"/>
                          </w:divBdr>
                        </w:div>
                        <w:div w:id="2034725040">
                          <w:marLeft w:val="640"/>
                          <w:marRight w:val="0"/>
                          <w:marTop w:val="0"/>
                          <w:marBottom w:val="0"/>
                          <w:divBdr>
                            <w:top w:val="none" w:sz="0" w:space="0" w:color="auto"/>
                            <w:left w:val="none" w:sz="0" w:space="0" w:color="auto"/>
                            <w:bottom w:val="none" w:sz="0" w:space="0" w:color="auto"/>
                            <w:right w:val="none" w:sz="0" w:space="0" w:color="auto"/>
                          </w:divBdr>
                        </w:div>
                        <w:div w:id="2049797017">
                          <w:marLeft w:val="640"/>
                          <w:marRight w:val="0"/>
                          <w:marTop w:val="0"/>
                          <w:marBottom w:val="0"/>
                          <w:divBdr>
                            <w:top w:val="none" w:sz="0" w:space="0" w:color="auto"/>
                            <w:left w:val="none" w:sz="0" w:space="0" w:color="auto"/>
                            <w:bottom w:val="none" w:sz="0" w:space="0" w:color="auto"/>
                            <w:right w:val="none" w:sz="0" w:space="0" w:color="auto"/>
                          </w:divBdr>
                        </w:div>
                        <w:div w:id="2102988610">
                          <w:marLeft w:val="640"/>
                          <w:marRight w:val="0"/>
                          <w:marTop w:val="0"/>
                          <w:marBottom w:val="0"/>
                          <w:divBdr>
                            <w:top w:val="none" w:sz="0" w:space="0" w:color="auto"/>
                            <w:left w:val="none" w:sz="0" w:space="0" w:color="auto"/>
                            <w:bottom w:val="none" w:sz="0" w:space="0" w:color="auto"/>
                            <w:right w:val="none" w:sz="0" w:space="0" w:color="auto"/>
                          </w:divBdr>
                        </w:div>
                        <w:div w:id="2127966286">
                          <w:marLeft w:val="640"/>
                          <w:marRight w:val="0"/>
                          <w:marTop w:val="0"/>
                          <w:marBottom w:val="0"/>
                          <w:divBdr>
                            <w:top w:val="none" w:sz="0" w:space="0" w:color="auto"/>
                            <w:left w:val="none" w:sz="0" w:space="0" w:color="auto"/>
                            <w:bottom w:val="none" w:sz="0" w:space="0" w:color="auto"/>
                            <w:right w:val="none" w:sz="0" w:space="0" w:color="auto"/>
                          </w:divBdr>
                        </w:div>
                      </w:divsChild>
                    </w:div>
                    <w:div w:id="39549559">
                      <w:marLeft w:val="0"/>
                      <w:marRight w:val="0"/>
                      <w:marTop w:val="0"/>
                      <w:marBottom w:val="0"/>
                      <w:divBdr>
                        <w:top w:val="none" w:sz="0" w:space="0" w:color="auto"/>
                        <w:left w:val="none" w:sz="0" w:space="0" w:color="auto"/>
                        <w:bottom w:val="none" w:sz="0" w:space="0" w:color="auto"/>
                        <w:right w:val="none" w:sz="0" w:space="0" w:color="auto"/>
                      </w:divBdr>
                      <w:divsChild>
                        <w:div w:id="68161998">
                          <w:marLeft w:val="640"/>
                          <w:marRight w:val="0"/>
                          <w:marTop w:val="0"/>
                          <w:marBottom w:val="0"/>
                          <w:divBdr>
                            <w:top w:val="none" w:sz="0" w:space="0" w:color="auto"/>
                            <w:left w:val="none" w:sz="0" w:space="0" w:color="auto"/>
                            <w:bottom w:val="none" w:sz="0" w:space="0" w:color="auto"/>
                            <w:right w:val="none" w:sz="0" w:space="0" w:color="auto"/>
                          </w:divBdr>
                        </w:div>
                        <w:div w:id="70198884">
                          <w:marLeft w:val="640"/>
                          <w:marRight w:val="0"/>
                          <w:marTop w:val="0"/>
                          <w:marBottom w:val="0"/>
                          <w:divBdr>
                            <w:top w:val="none" w:sz="0" w:space="0" w:color="auto"/>
                            <w:left w:val="none" w:sz="0" w:space="0" w:color="auto"/>
                            <w:bottom w:val="none" w:sz="0" w:space="0" w:color="auto"/>
                            <w:right w:val="none" w:sz="0" w:space="0" w:color="auto"/>
                          </w:divBdr>
                        </w:div>
                        <w:div w:id="179201299">
                          <w:marLeft w:val="640"/>
                          <w:marRight w:val="0"/>
                          <w:marTop w:val="0"/>
                          <w:marBottom w:val="0"/>
                          <w:divBdr>
                            <w:top w:val="none" w:sz="0" w:space="0" w:color="auto"/>
                            <w:left w:val="none" w:sz="0" w:space="0" w:color="auto"/>
                            <w:bottom w:val="none" w:sz="0" w:space="0" w:color="auto"/>
                            <w:right w:val="none" w:sz="0" w:space="0" w:color="auto"/>
                          </w:divBdr>
                        </w:div>
                        <w:div w:id="191647534">
                          <w:marLeft w:val="640"/>
                          <w:marRight w:val="0"/>
                          <w:marTop w:val="0"/>
                          <w:marBottom w:val="0"/>
                          <w:divBdr>
                            <w:top w:val="none" w:sz="0" w:space="0" w:color="auto"/>
                            <w:left w:val="none" w:sz="0" w:space="0" w:color="auto"/>
                            <w:bottom w:val="none" w:sz="0" w:space="0" w:color="auto"/>
                            <w:right w:val="none" w:sz="0" w:space="0" w:color="auto"/>
                          </w:divBdr>
                        </w:div>
                        <w:div w:id="287049121">
                          <w:marLeft w:val="640"/>
                          <w:marRight w:val="0"/>
                          <w:marTop w:val="0"/>
                          <w:marBottom w:val="0"/>
                          <w:divBdr>
                            <w:top w:val="none" w:sz="0" w:space="0" w:color="auto"/>
                            <w:left w:val="none" w:sz="0" w:space="0" w:color="auto"/>
                            <w:bottom w:val="none" w:sz="0" w:space="0" w:color="auto"/>
                            <w:right w:val="none" w:sz="0" w:space="0" w:color="auto"/>
                          </w:divBdr>
                        </w:div>
                        <w:div w:id="312754705">
                          <w:marLeft w:val="640"/>
                          <w:marRight w:val="0"/>
                          <w:marTop w:val="0"/>
                          <w:marBottom w:val="0"/>
                          <w:divBdr>
                            <w:top w:val="none" w:sz="0" w:space="0" w:color="auto"/>
                            <w:left w:val="none" w:sz="0" w:space="0" w:color="auto"/>
                            <w:bottom w:val="none" w:sz="0" w:space="0" w:color="auto"/>
                            <w:right w:val="none" w:sz="0" w:space="0" w:color="auto"/>
                          </w:divBdr>
                        </w:div>
                        <w:div w:id="400756667">
                          <w:marLeft w:val="640"/>
                          <w:marRight w:val="0"/>
                          <w:marTop w:val="0"/>
                          <w:marBottom w:val="0"/>
                          <w:divBdr>
                            <w:top w:val="none" w:sz="0" w:space="0" w:color="auto"/>
                            <w:left w:val="none" w:sz="0" w:space="0" w:color="auto"/>
                            <w:bottom w:val="none" w:sz="0" w:space="0" w:color="auto"/>
                            <w:right w:val="none" w:sz="0" w:space="0" w:color="auto"/>
                          </w:divBdr>
                        </w:div>
                        <w:div w:id="478351491">
                          <w:marLeft w:val="640"/>
                          <w:marRight w:val="0"/>
                          <w:marTop w:val="0"/>
                          <w:marBottom w:val="0"/>
                          <w:divBdr>
                            <w:top w:val="none" w:sz="0" w:space="0" w:color="auto"/>
                            <w:left w:val="none" w:sz="0" w:space="0" w:color="auto"/>
                            <w:bottom w:val="none" w:sz="0" w:space="0" w:color="auto"/>
                            <w:right w:val="none" w:sz="0" w:space="0" w:color="auto"/>
                          </w:divBdr>
                        </w:div>
                        <w:div w:id="480073781">
                          <w:marLeft w:val="640"/>
                          <w:marRight w:val="0"/>
                          <w:marTop w:val="0"/>
                          <w:marBottom w:val="0"/>
                          <w:divBdr>
                            <w:top w:val="none" w:sz="0" w:space="0" w:color="auto"/>
                            <w:left w:val="none" w:sz="0" w:space="0" w:color="auto"/>
                            <w:bottom w:val="none" w:sz="0" w:space="0" w:color="auto"/>
                            <w:right w:val="none" w:sz="0" w:space="0" w:color="auto"/>
                          </w:divBdr>
                        </w:div>
                        <w:div w:id="511652765">
                          <w:marLeft w:val="640"/>
                          <w:marRight w:val="0"/>
                          <w:marTop w:val="0"/>
                          <w:marBottom w:val="0"/>
                          <w:divBdr>
                            <w:top w:val="none" w:sz="0" w:space="0" w:color="auto"/>
                            <w:left w:val="none" w:sz="0" w:space="0" w:color="auto"/>
                            <w:bottom w:val="none" w:sz="0" w:space="0" w:color="auto"/>
                            <w:right w:val="none" w:sz="0" w:space="0" w:color="auto"/>
                          </w:divBdr>
                        </w:div>
                        <w:div w:id="515384408">
                          <w:marLeft w:val="640"/>
                          <w:marRight w:val="0"/>
                          <w:marTop w:val="0"/>
                          <w:marBottom w:val="0"/>
                          <w:divBdr>
                            <w:top w:val="none" w:sz="0" w:space="0" w:color="auto"/>
                            <w:left w:val="none" w:sz="0" w:space="0" w:color="auto"/>
                            <w:bottom w:val="none" w:sz="0" w:space="0" w:color="auto"/>
                            <w:right w:val="none" w:sz="0" w:space="0" w:color="auto"/>
                          </w:divBdr>
                        </w:div>
                        <w:div w:id="588657047">
                          <w:marLeft w:val="640"/>
                          <w:marRight w:val="0"/>
                          <w:marTop w:val="0"/>
                          <w:marBottom w:val="0"/>
                          <w:divBdr>
                            <w:top w:val="none" w:sz="0" w:space="0" w:color="auto"/>
                            <w:left w:val="none" w:sz="0" w:space="0" w:color="auto"/>
                            <w:bottom w:val="none" w:sz="0" w:space="0" w:color="auto"/>
                            <w:right w:val="none" w:sz="0" w:space="0" w:color="auto"/>
                          </w:divBdr>
                        </w:div>
                        <w:div w:id="606232721">
                          <w:marLeft w:val="640"/>
                          <w:marRight w:val="0"/>
                          <w:marTop w:val="0"/>
                          <w:marBottom w:val="0"/>
                          <w:divBdr>
                            <w:top w:val="none" w:sz="0" w:space="0" w:color="auto"/>
                            <w:left w:val="none" w:sz="0" w:space="0" w:color="auto"/>
                            <w:bottom w:val="none" w:sz="0" w:space="0" w:color="auto"/>
                            <w:right w:val="none" w:sz="0" w:space="0" w:color="auto"/>
                          </w:divBdr>
                        </w:div>
                        <w:div w:id="633605911">
                          <w:marLeft w:val="640"/>
                          <w:marRight w:val="0"/>
                          <w:marTop w:val="0"/>
                          <w:marBottom w:val="0"/>
                          <w:divBdr>
                            <w:top w:val="none" w:sz="0" w:space="0" w:color="auto"/>
                            <w:left w:val="none" w:sz="0" w:space="0" w:color="auto"/>
                            <w:bottom w:val="none" w:sz="0" w:space="0" w:color="auto"/>
                            <w:right w:val="none" w:sz="0" w:space="0" w:color="auto"/>
                          </w:divBdr>
                        </w:div>
                        <w:div w:id="802578460">
                          <w:marLeft w:val="640"/>
                          <w:marRight w:val="0"/>
                          <w:marTop w:val="0"/>
                          <w:marBottom w:val="0"/>
                          <w:divBdr>
                            <w:top w:val="none" w:sz="0" w:space="0" w:color="auto"/>
                            <w:left w:val="none" w:sz="0" w:space="0" w:color="auto"/>
                            <w:bottom w:val="none" w:sz="0" w:space="0" w:color="auto"/>
                            <w:right w:val="none" w:sz="0" w:space="0" w:color="auto"/>
                          </w:divBdr>
                        </w:div>
                        <w:div w:id="930041201">
                          <w:marLeft w:val="640"/>
                          <w:marRight w:val="0"/>
                          <w:marTop w:val="0"/>
                          <w:marBottom w:val="0"/>
                          <w:divBdr>
                            <w:top w:val="none" w:sz="0" w:space="0" w:color="auto"/>
                            <w:left w:val="none" w:sz="0" w:space="0" w:color="auto"/>
                            <w:bottom w:val="none" w:sz="0" w:space="0" w:color="auto"/>
                            <w:right w:val="none" w:sz="0" w:space="0" w:color="auto"/>
                          </w:divBdr>
                        </w:div>
                        <w:div w:id="937834539">
                          <w:marLeft w:val="640"/>
                          <w:marRight w:val="0"/>
                          <w:marTop w:val="0"/>
                          <w:marBottom w:val="0"/>
                          <w:divBdr>
                            <w:top w:val="none" w:sz="0" w:space="0" w:color="auto"/>
                            <w:left w:val="none" w:sz="0" w:space="0" w:color="auto"/>
                            <w:bottom w:val="none" w:sz="0" w:space="0" w:color="auto"/>
                            <w:right w:val="none" w:sz="0" w:space="0" w:color="auto"/>
                          </w:divBdr>
                        </w:div>
                        <w:div w:id="999697044">
                          <w:marLeft w:val="640"/>
                          <w:marRight w:val="0"/>
                          <w:marTop w:val="0"/>
                          <w:marBottom w:val="0"/>
                          <w:divBdr>
                            <w:top w:val="none" w:sz="0" w:space="0" w:color="auto"/>
                            <w:left w:val="none" w:sz="0" w:space="0" w:color="auto"/>
                            <w:bottom w:val="none" w:sz="0" w:space="0" w:color="auto"/>
                            <w:right w:val="none" w:sz="0" w:space="0" w:color="auto"/>
                          </w:divBdr>
                        </w:div>
                        <w:div w:id="1006252501">
                          <w:marLeft w:val="640"/>
                          <w:marRight w:val="0"/>
                          <w:marTop w:val="0"/>
                          <w:marBottom w:val="0"/>
                          <w:divBdr>
                            <w:top w:val="none" w:sz="0" w:space="0" w:color="auto"/>
                            <w:left w:val="none" w:sz="0" w:space="0" w:color="auto"/>
                            <w:bottom w:val="none" w:sz="0" w:space="0" w:color="auto"/>
                            <w:right w:val="none" w:sz="0" w:space="0" w:color="auto"/>
                          </w:divBdr>
                        </w:div>
                        <w:div w:id="1195919713">
                          <w:marLeft w:val="640"/>
                          <w:marRight w:val="0"/>
                          <w:marTop w:val="0"/>
                          <w:marBottom w:val="0"/>
                          <w:divBdr>
                            <w:top w:val="none" w:sz="0" w:space="0" w:color="auto"/>
                            <w:left w:val="none" w:sz="0" w:space="0" w:color="auto"/>
                            <w:bottom w:val="none" w:sz="0" w:space="0" w:color="auto"/>
                            <w:right w:val="none" w:sz="0" w:space="0" w:color="auto"/>
                          </w:divBdr>
                        </w:div>
                        <w:div w:id="1218279852">
                          <w:marLeft w:val="640"/>
                          <w:marRight w:val="0"/>
                          <w:marTop w:val="0"/>
                          <w:marBottom w:val="0"/>
                          <w:divBdr>
                            <w:top w:val="none" w:sz="0" w:space="0" w:color="auto"/>
                            <w:left w:val="none" w:sz="0" w:space="0" w:color="auto"/>
                            <w:bottom w:val="none" w:sz="0" w:space="0" w:color="auto"/>
                            <w:right w:val="none" w:sz="0" w:space="0" w:color="auto"/>
                          </w:divBdr>
                        </w:div>
                        <w:div w:id="1341814145">
                          <w:marLeft w:val="640"/>
                          <w:marRight w:val="0"/>
                          <w:marTop w:val="0"/>
                          <w:marBottom w:val="0"/>
                          <w:divBdr>
                            <w:top w:val="none" w:sz="0" w:space="0" w:color="auto"/>
                            <w:left w:val="none" w:sz="0" w:space="0" w:color="auto"/>
                            <w:bottom w:val="none" w:sz="0" w:space="0" w:color="auto"/>
                            <w:right w:val="none" w:sz="0" w:space="0" w:color="auto"/>
                          </w:divBdr>
                        </w:div>
                        <w:div w:id="1380283809">
                          <w:marLeft w:val="640"/>
                          <w:marRight w:val="0"/>
                          <w:marTop w:val="0"/>
                          <w:marBottom w:val="0"/>
                          <w:divBdr>
                            <w:top w:val="none" w:sz="0" w:space="0" w:color="auto"/>
                            <w:left w:val="none" w:sz="0" w:space="0" w:color="auto"/>
                            <w:bottom w:val="none" w:sz="0" w:space="0" w:color="auto"/>
                            <w:right w:val="none" w:sz="0" w:space="0" w:color="auto"/>
                          </w:divBdr>
                        </w:div>
                        <w:div w:id="1416395595">
                          <w:marLeft w:val="640"/>
                          <w:marRight w:val="0"/>
                          <w:marTop w:val="0"/>
                          <w:marBottom w:val="0"/>
                          <w:divBdr>
                            <w:top w:val="none" w:sz="0" w:space="0" w:color="auto"/>
                            <w:left w:val="none" w:sz="0" w:space="0" w:color="auto"/>
                            <w:bottom w:val="none" w:sz="0" w:space="0" w:color="auto"/>
                            <w:right w:val="none" w:sz="0" w:space="0" w:color="auto"/>
                          </w:divBdr>
                        </w:div>
                        <w:div w:id="1438481878">
                          <w:marLeft w:val="640"/>
                          <w:marRight w:val="0"/>
                          <w:marTop w:val="0"/>
                          <w:marBottom w:val="0"/>
                          <w:divBdr>
                            <w:top w:val="none" w:sz="0" w:space="0" w:color="auto"/>
                            <w:left w:val="none" w:sz="0" w:space="0" w:color="auto"/>
                            <w:bottom w:val="none" w:sz="0" w:space="0" w:color="auto"/>
                            <w:right w:val="none" w:sz="0" w:space="0" w:color="auto"/>
                          </w:divBdr>
                        </w:div>
                        <w:div w:id="1481382767">
                          <w:marLeft w:val="640"/>
                          <w:marRight w:val="0"/>
                          <w:marTop w:val="0"/>
                          <w:marBottom w:val="0"/>
                          <w:divBdr>
                            <w:top w:val="none" w:sz="0" w:space="0" w:color="auto"/>
                            <w:left w:val="none" w:sz="0" w:space="0" w:color="auto"/>
                            <w:bottom w:val="none" w:sz="0" w:space="0" w:color="auto"/>
                            <w:right w:val="none" w:sz="0" w:space="0" w:color="auto"/>
                          </w:divBdr>
                        </w:div>
                        <w:div w:id="1657684003">
                          <w:marLeft w:val="640"/>
                          <w:marRight w:val="0"/>
                          <w:marTop w:val="0"/>
                          <w:marBottom w:val="0"/>
                          <w:divBdr>
                            <w:top w:val="none" w:sz="0" w:space="0" w:color="auto"/>
                            <w:left w:val="none" w:sz="0" w:space="0" w:color="auto"/>
                            <w:bottom w:val="none" w:sz="0" w:space="0" w:color="auto"/>
                            <w:right w:val="none" w:sz="0" w:space="0" w:color="auto"/>
                          </w:divBdr>
                        </w:div>
                        <w:div w:id="1681927745">
                          <w:marLeft w:val="640"/>
                          <w:marRight w:val="0"/>
                          <w:marTop w:val="0"/>
                          <w:marBottom w:val="0"/>
                          <w:divBdr>
                            <w:top w:val="none" w:sz="0" w:space="0" w:color="auto"/>
                            <w:left w:val="none" w:sz="0" w:space="0" w:color="auto"/>
                            <w:bottom w:val="none" w:sz="0" w:space="0" w:color="auto"/>
                            <w:right w:val="none" w:sz="0" w:space="0" w:color="auto"/>
                          </w:divBdr>
                        </w:div>
                        <w:div w:id="1713076008">
                          <w:marLeft w:val="640"/>
                          <w:marRight w:val="0"/>
                          <w:marTop w:val="0"/>
                          <w:marBottom w:val="0"/>
                          <w:divBdr>
                            <w:top w:val="none" w:sz="0" w:space="0" w:color="auto"/>
                            <w:left w:val="none" w:sz="0" w:space="0" w:color="auto"/>
                            <w:bottom w:val="none" w:sz="0" w:space="0" w:color="auto"/>
                            <w:right w:val="none" w:sz="0" w:space="0" w:color="auto"/>
                          </w:divBdr>
                        </w:div>
                        <w:div w:id="1793401485">
                          <w:marLeft w:val="640"/>
                          <w:marRight w:val="0"/>
                          <w:marTop w:val="0"/>
                          <w:marBottom w:val="0"/>
                          <w:divBdr>
                            <w:top w:val="none" w:sz="0" w:space="0" w:color="auto"/>
                            <w:left w:val="none" w:sz="0" w:space="0" w:color="auto"/>
                            <w:bottom w:val="none" w:sz="0" w:space="0" w:color="auto"/>
                            <w:right w:val="none" w:sz="0" w:space="0" w:color="auto"/>
                          </w:divBdr>
                        </w:div>
                        <w:div w:id="1810245253">
                          <w:marLeft w:val="640"/>
                          <w:marRight w:val="0"/>
                          <w:marTop w:val="0"/>
                          <w:marBottom w:val="0"/>
                          <w:divBdr>
                            <w:top w:val="none" w:sz="0" w:space="0" w:color="auto"/>
                            <w:left w:val="none" w:sz="0" w:space="0" w:color="auto"/>
                            <w:bottom w:val="none" w:sz="0" w:space="0" w:color="auto"/>
                            <w:right w:val="none" w:sz="0" w:space="0" w:color="auto"/>
                          </w:divBdr>
                        </w:div>
                        <w:div w:id="1834950628">
                          <w:marLeft w:val="640"/>
                          <w:marRight w:val="0"/>
                          <w:marTop w:val="0"/>
                          <w:marBottom w:val="0"/>
                          <w:divBdr>
                            <w:top w:val="none" w:sz="0" w:space="0" w:color="auto"/>
                            <w:left w:val="none" w:sz="0" w:space="0" w:color="auto"/>
                            <w:bottom w:val="none" w:sz="0" w:space="0" w:color="auto"/>
                            <w:right w:val="none" w:sz="0" w:space="0" w:color="auto"/>
                          </w:divBdr>
                        </w:div>
                        <w:div w:id="1836216281">
                          <w:marLeft w:val="640"/>
                          <w:marRight w:val="0"/>
                          <w:marTop w:val="0"/>
                          <w:marBottom w:val="0"/>
                          <w:divBdr>
                            <w:top w:val="none" w:sz="0" w:space="0" w:color="auto"/>
                            <w:left w:val="none" w:sz="0" w:space="0" w:color="auto"/>
                            <w:bottom w:val="none" w:sz="0" w:space="0" w:color="auto"/>
                            <w:right w:val="none" w:sz="0" w:space="0" w:color="auto"/>
                          </w:divBdr>
                        </w:div>
                        <w:div w:id="1841040445">
                          <w:marLeft w:val="640"/>
                          <w:marRight w:val="0"/>
                          <w:marTop w:val="0"/>
                          <w:marBottom w:val="0"/>
                          <w:divBdr>
                            <w:top w:val="none" w:sz="0" w:space="0" w:color="auto"/>
                            <w:left w:val="none" w:sz="0" w:space="0" w:color="auto"/>
                            <w:bottom w:val="none" w:sz="0" w:space="0" w:color="auto"/>
                            <w:right w:val="none" w:sz="0" w:space="0" w:color="auto"/>
                          </w:divBdr>
                        </w:div>
                        <w:div w:id="1886989029">
                          <w:marLeft w:val="640"/>
                          <w:marRight w:val="0"/>
                          <w:marTop w:val="0"/>
                          <w:marBottom w:val="0"/>
                          <w:divBdr>
                            <w:top w:val="none" w:sz="0" w:space="0" w:color="auto"/>
                            <w:left w:val="none" w:sz="0" w:space="0" w:color="auto"/>
                            <w:bottom w:val="none" w:sz="0" w:space="0" w:color="auto"/>
                            <w:right w:val="none" w:sz="0" w:space="0" w:color="auto"/>
                          </w:divBdr>
                        </w:div>
                        <w:div w:id="1942565396">
                          <w:marLeft w:val="640"/>
                          <w:marRight w:val="0"/>
                          <w:marTop w:val="0"/>
                          <w:marBottom w:val="0"/>
                          <w:divBdr>
                            <w:top w:val="none" w:sz="0" w:space="0" w:color="auto"/>
                            <w:left w:val="none" w:sz="0" w:space="0" w:color="auto"/>
                            <w:bottom w:val="none" w:sz="0" w:space="0" w:color="auto"/>
                            <w:right w:val="none" w:sz="0" w:space="0" w:color="auto"/>
                          </w:divBdr>
                        </w:div>
                        <w:div w:id="1980764741">
                          <w:marLeft w:val="640"/>
                          <w:marRight w:val="0"/>
                          <w:marTop w:val="0"/>
                          <w:marBottom w:val="0"/>
                          <w:divBdr>
                            <w:top w:val="none" w:sz="0" w:space="0" w:color="auto"/>
                            <w:left w:val="none" w:sz="0" w:space="0" w:color="auto"/>
                            <w:bottom w:val="none" w:sz="0" w:space="0" w:color="auto"/>
                            <w:right w:val="none" w:sz="0" w:space="0" w:color="auto"/>
                          </w:divBdr>
                        </w:div>
                        <w:div w:id="1996107683">
                          <w:marLeft w:val="640"/>
                          <w:marRight w:val="0"/>
                          <w:marTop w:val="0"/>
                          <w:marBottom w:val="0"/>
                          <w:divBdr>
                            <w:top w:val="none" w:sz="0" w:space="0" w:color="auto"/>
                            <w:left w:val="none" w:sz="0" w:space="0" w:color="auto"/>
                            <w:bottom w:val="none" w:sz="0" w:space="0" w:color="auto"/>
                            <w:right w:val="none" w:sz="0" w:space="0" w:color="auto"/>
                          </w:divBdr>
                        </w:div>
                        <w:div w:id="2077778643">
                          <w:marLeft w:val="640"/>
                          <w:marRight w:val="0"/>
                          <w:marTop w:val="0"/>
                          <w:marBottom w:val="0"/>
                          <w:divBdr>
                            <w:top w:val="none" w:sz="0" w:space="0" w:color="auto"/>
                            <w:left w:val="none" w:sz="0" w:space="0" w:color="auto"/>
                            <w:bottom w:val="none" w:sz="0" w:space="0" w:color="auto"/>
                            <w:right w:val="none" w:sz="0" w:space="0" w:color="auto"/>
                          </w:divBdr>
                        </w:div>
                        <w:div w:id="2097557448">
                          <w:marLeft w:val="640"/>
                          <w:marRight w:val="0"/>
                          <w:marTop w:val="0"/>
                          <w:marBottom w:val="0"/>
                          <w:divBdr>
                            <w:top w:val="none" w:sz="0" w:space="0" w:color="auto"/>
                            <w:left w:val="none" w:sz="0" w:space="0" w:color="auto"/>
                            <w:bottom w:val="none" w:sz="0" w:space="0" w:color="auto"/>
                            <w:right w:val="none" w:sz="0" w:space="0" w:color="auto"/>
                          </w:divBdr>
                        </w:div>
                        <w:div w:id="2136292188">
                          <w:marLeft w:val="640"/>
                          <w:marRight w:val="0"/>
                          <w:marTop w:val="0"/>
                          <w:marBottom w:val="0"/>
                          <w:divBdr>
                            <w:top w:val="none" w:sz="0" w:space="0" w:color="auto"/>
                            <w:left w:val="none" w:sz="0" w:space="0" w:color="auto"/>
                            <w:bottom w:val="none" w:sz="0" w:space="0" w:color="auto"/>
                            <w:right w:val="none" w:sz="0" w:space="0" w:color="auto"/>
                          </w:divBdr>
                        </w:div>
                      </w:divsChild>
                    </w:div>
                    <w:div w:id="94983041">
                      <w:marLeft w:val="0"/>
                      <w:marRight w:val="0"/>
                      <w:marTop w:val="0"/>
                      <w:marBottom w:val="0"/>
                      <w:divBdr>
                        <w:top w:val="none" w:sz="0" w:space="0" w:color="auto"/>
                        <w:left w:val="none" w:sz="0" w:space="0" w:color="auto"/>
                        <w:bottom w:val="none" w:sz="0" w:space="0" w:color="auto"/>
                        <w:right w:val="none" w:sz="0" w:space="0" w:color="auto"/>
                      </w:divBdr>
                      <w:divsChild>
                        <w:div w:id="170684935">
                          <w:marLeft w:val="640"/>
                          <w:marRight w:val="0"/>
                          <w:marTop w:val="0"/>
                          <w:marBottom w:val="0"/>
                          <w:divBdr>
                            <w:top w:val="none" w:sz="0" w:space="0" w:color="auto"/>
                            <w:left w:val="none" w:sz="0" w:space="0" w:color="auto"/>
                            <w:bottom w:val="none" w:sz="0" w:space="0" w:color="auto"/>
                            <w:right w:val="none" w:sz="0" w:space="0" w:color="auto"/>
                          </w:divBdr>
                        </w:div>
                        <w:div w:id="175268946">
                          <w:marLeft w:val="640"/>
                          <w:marRight w:val="0"/>
                          <w:marTop w:val="0"/>
                          <w:marBottom w:val="0"/>
                          <w:divBdr>
                            <w:top w:val="none" w:sz="0" w:space="0" w:color="auto"/>
                            <w:left w:val="none" w:sz="0" w:space="0" w:color="auto"/>
                            <w:bottom w:val="none" w:sz="0" w:space="0" w:color="auto"/>
                            <w:right w:val="none" w:sz="0" w:space="0" w:color="auto"/>
                          </w:divBdr>
                        </w:div>
                        <w:div w:id="242371982">
                          <w:marLeft w:val="640"/>
                          <w:marRight w:val="0"/>
                          <w:marTop w:val="0"/>
                          <w:marBottom w:val="0"/>
                          <w:divBdr>
                            <w:top w:val="none" w:sz="0" w:space="0" w:color="auto"/>
                            <w:left w:val="none" w:sz="0" w:space="0" w:color="auto"/>
                            <w:bottom w:val="none" w:sz="0" w:space="0" w:color="auto"/>
                            <w:right w:val="none" w:sz="0" w:space="0" w:color="auto"/>
                          </w:divBdr>
                        </w:div>
                        <w:div w:id="303775892">
                          <w:marLeft w:val="640"/>
                          <w:marRight w:val="0"/>
                          <w:marTop w:val="0"/>
                          <w:marBottom w:val="0"/>
                          <w:divBdr>
                            <w:top w:val="none" w:sz="0" w:space="0" w:color="auto"/>
                            <w:left w:val="none" w:sz="0" w:space="0" w:color="auto"/>
                            <w:bottom w:val="none" w:sz="0" w:space="0" w:color="auto"/>
                            <w:right w:val="none" w:sz="0" w:space="0" w:color="auto"/>
                          </w:divBdr>
                        </w:div>
                        <w:div w:id="313723491">
                          <w:marLeft w:val="640"/>
                          <w:marRight w:val="0"/>
                          <w:marTop w:val="0"/>
                          <w:marBottom w:val="0"/>
                          <w:divBdr>
                            <w:top w:val="none" w:sz="0" w:space="0" w:color="auto"/>
                            <w:left w:val="none" w:sz="0" w:space="0" w:color="auto"/>
                            <w:bottom w:val="none" w:sz="0" w:space="0" w:color="auto"/>
                            <w:right w:val="none" w:sz="0" w:space="0" w:color="auto"/>
                          </w:divBdr>
                        </w:div>
                        <w:div w:id="317617153">
                          <w:marLeft w:val="640"/>
                          <w:marRight w:val="0"/>
                          <w:marTop w:val="0"/>
                          <w:marBottom w:val="0"/>
                          <w:divBdr>
                            <w:top w:val="none" w:sz="0" w:space="0" w:color="auto"/>
                            <w:left w:val="none" w:sz="0" w:space="0" w:color="auto"/>
                            <w:bottom w:val="none" w:sz="0" w:space="0" w:color="auto"/>
                            <w:right w:val="none" w:sz="0" w:space="0" w:color="auto"/>
                          </w:divBdr>
                        </w:div>
                        <w:div w:id="326715306">
                          <w:marLeft w:val="640"/>
                          <w:marRight w:val="0"/>
                          <w:marTop w:val="0"/>
                          <w:marBottom w:val="0"/>
                          <w:divBdr>
                            <w:top w:val="none" w:sz="0" w:space="0" w:color="auto"/>
                            <w:left w:val="none" w:sz="0" w:space="0" w:color="auto"/>
                            <w:bottom w:val="none" w:sz="0" w:space="0" w:color="auto"/>
                            <w:right w:val="none" w:sz="0" w:space="0" w:color="auto"/>
                          </w:divBdr>
                        </w:div>
                        <w:div w:id="333725755">
                          <w:marLeft w:val="640"/>
                          <w:marRight w:val="0"/>
                          <w:marTop w:val="0"/>
                          <w:marBottom w:val="0"/>
                          <w:divBdr>
                            <w:top w:val="none" w:sz="0" w:space="0" w:color="auto"/>
                            <w:left w:val="none" w:sz="0" w:space="0" w:color="auto"/>
                            <w:bottom w:val="none" w:sz="0" w:space="0" w:color="auto"/>
                            <w:right w:val="none" w:sz="0" w:space="0" w:color="auto"/>
                          </w:divBdr>
                        </w:div>
                        <w:div w:id="336153317">
                          <w:marLeft w:val="640"/>
                          <w:marRight w:val="0"/>
                          <w:marTop w:val="0"/>
                          <w:marBottom w:val="0"/>
                          <w:divBdr>
                            <w:top w:val="none" w:sz="0" w:space="0" w:color="auto"/>
                            <w:left w:val="none" w:sz="0" w:space="0" w:color="auto"/>
                            <w:bottom w:val="none" w:sz="0" w:space="0" w:color="auto"/>
                            <w:right w:val="none" w:sz="0" w:space="0" w:color="auto"/>
                          </w:divBdr>
                        </w:div>
                        <w:div w:id="396436757">
                          <w:marLeft w:val="640"/>
                          <w:marRight w:val="0"/>
                          <w:marTop w:val="0"/>
                          <w:marBottom w:val="0"/>
                          <w:divBdr>
                            <w:top w:val="none" w:sz="0" w:space="0" w:color="auto"/>
                            <w:left w:val="none" w:sz="0" w:space="0" w:color="auto"/>
                            <w:bottom w:val="none" w:sz="0" w:space="0" w:color="auto"/>
                            <w:right w:val="none" w:sz="0" w:space="0" w:color="auto"/>
                          </w:divBdr>
                        </w:div>
                        <w:div w:id="453867600">
                          <w:marLeft w:val="640"/>
                          <w:marRight w:val="0"/>
                          <w:marTop w:val="0"/>
                          <w:marBottom w:val="0"/>
                          <w:divBdr>
                            <w:top w:val="none" w:sz="0" w:space="0" w:color="auto"/>
                            <w:left w:val="none" w:sz="0" w:space="0" w:color="auto"/>
                            <w:bottom w:val="none" w:sz="0" w:space="0" w:color="auto"/>
                            <w:right w:val="none" w:sz="0" w:space="0" w:color="auto"/>
                          </w:divBdr>
                        </w:div>
                        <w:div w:id="459105991">
                          <w:marLeft w:val="640"/>
                          <w:marRight w:val="0"/>
                          <w:marTop w:val="0"/>
                          <w:marBottom w:val="0"/>
                          <w:divBdr>
                            <w:top w:val="none" w:sz="0" w:space="0" w:color="auto"/>
                            <w:left w:val="none" w:sz="0" w:space="0" w:color="auto"/>
                            <w:bottom w:val="none" w:sz="0" w:space="0" w:color="auto"/>
                            <w:right w:val="none" w:sz="0" w:space="0" w:color="auto"/>
                          </w:divBdr>
                        </w:div>
                        <w:div w:id="543175795">
                          <w:marLeft w:val="640"/>
                          <w:marRight w:val="0"/>
                          <w:marTop w:val="0"/>
                          <w:marBottom w:val="0"/>
                          <w:divBdr>
                            <w:top w:val="none" w:sz="0" w:space="0" w:color="auto"/>
                            <w:left w:val="none" w:sz="0" w:space="0" w:color="auto"/>
                            <w:bottom w:val="none" w:sz="0" w:space="0" w:color="auto"/>
                            <w:right w:val="none" w:sz="0" w:space="0" w:color="auto"/>
                          </w:divBdr>
                        </w:div>
                        <w:div w:id="652560338">
                          <w:marLeft w:val="640"/>
                          <w:marRight w:val="0"/>
                          <w:marTop w:val="0"/>
                          <w:marBottom w:val="0"/>
                          <w:divBdr>
                            <w:top w:val="none" w:sz="0" w:space="0" w:color="auto"/>
                            <w:left w:val="none" w:sz="0" w:space="0" w:color="auto"/>
                            <w:bottom w:val="none" w:sz="0" w:space="0" w:color="auto"/>
                            <w:right w:val="none" w:sz="0" w:space="0" w:color="auto"/>
                          </w:divBdr>
                        </w:div>
                        <w:div w:id="680010892">
                          <w:marLeft w:val="640"/>
                          <w:marRight w:val="0"/>
                          <w:marTop w:val="0"/>
                          <w:marBottom w:val="0"/>
                          <w:divBdr>
                            <w:top w:val="none" w:sz="0" w:space="0" w:color="auto"/>
                            <w:left w:val="none" w:sz="0" w:space="0" w:color="auto"/>
                            <w:bottom w:val="none" w:sz="0" w:space="0" w:color="auto"/>
                            <w:right w:val="none" w:sz="0" w:space="0" w:color="auto"/>
                          </w:divBdr>
                        </w:div>
                        <w:div w:id="790592813">
                          <w:marLeft w:val="640"/>
                          <w:marRight w:val="0"/>
                          <w:marTop w:val="0"/>
                          <w:marBottom w:val="0"/>
                          <w:divBdr>
                            <w:top w:val="none" w:sz="0" w:space="0" w:color="auto"/>
                            <w:left w:val="none" w:sz="0" w:space="0" w:color="auto"/>
                            <w:bottom w:val="none" w:sz="0" w:space="0" w:color="auto"/>
                            <w:right w:val="none" w:sz="0" w:space="0" w:color="auto"/>
                          </w:divBdr>
                        </w:div>
                        <w:div w:id="875192953">
                          <w:marLeft w:val="640"/>
                          <w:marRight w:val="0"/>
                          <w:marTop w:val="0"/>
                          <w:marBottom w:val="0"/>
                          <w:divBdr>
                            <w:top w:val="none" w:sz="0" w:space="0" w:color="auto"/>
                            <w:left w:val="none" w:sz="0" w:space="0" w:color="auto"/>
                            <w:bottom w:val="none" w:sz="0" w:space="0" w:color="auto"/>
                            <w:right w:val="none" w:sz="0" w:space="0" w:color="auto"/>
                          </w:divBdr>
                        </w:div>
                        <w:div w:id="881286944">
                          <w:marLeft w:val="640"/>
                          <w:marRight w:val="0"/>
                          <w:marTop w:val="0"/>
                          <w:marBottom w:val="0"/>
                          <w:divBdr>
                            <w:top w:val="none" w:sz="0" w:space="0" w:color="auto"/>
                            <w:left w:val="none" w:sz="0" w:space="0" w:color="auto"/>
                            <w:bottom w:val="none" w:sz="0" w:space="0" w:color="auto"/>
                            <w:right w:val="none" w:sz="0" w:space="0" w:color="auto"/>
                          </w:divBdr>
                        </w:div>
                        <w:div w:id="1161459868">
                          <w:marLeft w:val="640"/>
                          <w:marRight w:val="0"/>
                          <w:marTop w:val="0"/>
                          <w:marBottom w:val="0"/>
                          <w:divBdr>
                            <w:top w:val="none" w:sz="0" w:space="0" w:color="auto"/>
                            <w:left w:val="none" w:sz="0" w:space="0" w:color="auto"/>
                            <w:bottom w:val="none" w:sz="0" w:space="0" w:color="auto"/>
                            <w:right w:val="none" w:sz="0" w:space="0" w:color="auto"/>
                          </w:divBdr>
                        </w:div>
                        <w:div w:id="1257708510">
                          <w:marLeft w:val="640"/>
                          <w:marRight w:val="0"/>
                          <w:marTop w:val="0"/>
                          <w:marBottom w:val="0"/>
                          <w:divBdr>
                            <w:top w:val="none" w:sz="0" w:space="0" w:color="auto"/>
                            <w:left w:val="none" w:sz="0" w:space="0" w:color="auto"/>
                            <w:bottom w:val="none" w:sz="0" w:space="0" w:color="auto"/>
                            <w:right w:val="none" w:sz="0" w:space="0" w:color="auto"/>
                          </w:divBdr>
                        </w:div>
                        <w:div w:id="1270701941">
                          <w:marLeft w:val="640"/>
                          <w:marRight w:val="0"/>
                          <w:marTop w:val="0"/>
                          <w:marBottom w:val="0"/>
                          <w:divBdr>
                            <w:top w:val="none" w:sz="0" w:space="0" w:color="auto"/>
                            <w:left w:val="none" w:sz="0" w:space="0" w:color="auto"/>
                            <w:bottom w:val="none" w:sz="0" w:space="0" w:color="auto"/>
                            <w:right w:val="none" w:sz="0" w:space="0" w:color="auto"/>
                          </w:divBdr>
                        </w:div>
                        <w:div w:id="1390105289">
                          <w:marLeft w:val="640"/>
                          <w:marRight w:val="0"/>
                          <w:marTop w:val="0"/>
                          <w:marBottom w:val="0"/>
                          <w:divBdr>
                            <w:top w:val="none" w:sz="0" w:space="0" w:color="auto"/>
                            <w:left w:val="none" w:sz="0" w:space="0" w:color="auto"/>
                            <w:bottom w:val="none" w:sz="0" w:space="0" w:color="auto"/>
                            <w:right w:val="none" w:sz="0" w:space="0" w:color="auto"/>
                          </w:divBdr>
                        </w:div>
                        <w:div w:id="1408109972">
                          <w:marLeft w:val="640"/>
                          <w:marRight w:val="0"/>
                          <w:marTop w:val="0"/>
                          <w:marBottom w:val="0"/>
                          <w:divBdr>
                            <w:top w:val="none" w:sz="0" w:space="0" w:color="auto"/>
                            <w:left w:val="none" w:sz="0" w:space="0" w:color="auto"/>
                            <w:bottom w:val="none" w:sz="0" w:space="0" w:color="auto"/>
                            <w:right w:val="none" w:sz="0" w:space="0" w:color="auto"/>
                          </w:divBdr>
                        </w:div>
                        <w:div w:id="1442187991">
                          <w:marLeft w:val="640"/>
                          <w:marRight w:val="0"/>
                          <w:marTop w:val="0"/>
                          <w:marBottom w:val="0"/>
                          <w:divBdr>
                            <w:top w:val="none" w:sz="0" w:space="0" w:color="auto"/>
                            <w:left w:val="none" w:sz="0" w:space="0" w:color="auto"/>
                            <w:bottom w:val="none" w:sz="0" w:space="0" w:color="auto"/>
                            <w:right w:val="none" w:sz="0" w:space="0" w:color="auto"/>
                          </w:divBdr>
                        </w:div>
                        <w:div w:id="1477455776">
                          <w:marLeft w:val="640"/>
                          <w:marRight w:val="0"/>
                          <w:marTop w:val="0"/>
                          <w:marBottom w:val="0"/>
                          <w:divBdr>
                            <w:top w:val="none" w:sz="0" w:space="0" w:color="auto"/>
                            <w:left w:val="none" w:sz="0" w:space="0" w:color="auto"/>
                            <w:bottom w:val="none" w:sz="0" w:space="0" w:color="auto"/>
                            <w:right w:val="none" w:sz="0" w:space="0" w:color="auto"/>
                          </w:divBdr>
                        </w:div>
                        <w:div w:id="1483082655">
                          <w:marLeft w:val="640"/>
                          <w:marRight w:val="0"/>
                          <w:marTop w:val="0"/>
                          <w:marBottom w:val="0"/>
                          <w:divBdr>
                            <w:top w:val="none" w:sz="0" w:space="0" w:color="auto"/>
                            <w:left w:val="none" w:sz="0" w:space="0" w:color="auto"/>
                            <w:bottom w:val="none" w:sz="0" w:space="0" w:color="auto"/>
                            <w:right w:val="none" w:sz="0" w:space="0" w:color="auto"/>
                          </w:divBdr>
                        </w:div>
                        <w:div w:id="1506286380">
                          <w:marLeft w:val="640"/>
                          <w:marRight w:val="0"/>
                          <w:marTop w:val="0"/>
                          <w:marBottom w:val="0"/>
                          <w:divBdr>
                            <w:top w:val="none" w:sz="0" w:space="0" w:color="auto"/>
                            <w:left w:val="none" w:sz="0" w:space="0" w:color="auto"/>
                            <w:bottom w:val="none" w:sz="0" w:space="0" w:color="auto"/>
                            <w:right w:val="none" w:sz="0" w:space="0" w:color="auto"/>
                          </w:divBdr>
                        </w:div>
                        <w:div w:id="1527329176">
                          <w:marLeft w:val="640"/>
                          <w:marRight w:val="0"/>
                          <w:marTop w:val="0"/>
                          <w:marBottom w:val="0"/>
                          <w:divBdr>
                            <w:top w:val="none" w:sz="0" w:space="0" w:color="auto"/>
                            <w:left w:val="none" w:sz="0" w:space="0" w:color="auto"/>
                            <w:bottom w:val="none" w:sz="0" w:space="0" w:color="auto"/>
                            <w:right w:val="none" w:sz="0" w:space="0" w:color="auto"/>
                          </w:divBdr>
                        </w:div>
                        <w:div w:id="1562861269">
                          <w:marLeft w:val="640"/>
                          <w:marRight w:val="0"/>
                          <w:marTop w:val="0"/>
                          <w:marBottom w:val="0"/>
                          <w:divBdr>
                            <w:top w:val="none" w:sz="0" w:space="0" w:color="auto"/>
                            <w:left w:val="none" w:sz="0" w:space="0" w:color="auto"/>
                            <w:bottom w:val="none" w:sz="0" w:space="0" w:color="auto"/>
                            <w:right w:val="none" w:sz="0" w:space="0" w:color="auto"/>
                          </w:divBdr>
                        </w:div>
                        <w:div w:id="1634166488">
                          <w:marLeft w:val="640"/>
                          <w:marRight w:val="0"/>
                          <w:marTop w:val="0"/>
                          <w:marBottom w:val="0"/>
                          <w:divBdr>
                            <w:top w:val="none" w:sz="0" w:space="0" w:color="auto"/>
                            <w:left w:val="none" w:sz="0" w:space="0" w:color="auto"/>
                            <w:bottom w:val="none" w:sz="0" w:space="0" w:color="auto"/>
                            <w:right w:val="none" w:sz="0" w:space="0" w:color="auto"/>
                          </w:divBdr>
                        </w:div>
                        <w:div w:id="1641299112">
                          <w:marLeft w:val="640"/>
                          <w:marRight w:val="0"/>
                          <w:marTop w:val="0"/>
                          <w:marBottom w:val="0"/>
                          <w:divBdr>
                            <w:top w:val="none" w:sz="0" w:space="0" w:color="auto"/>
                            <w:left w:val="none" w:sz="0" w:space="0" w:color="auto"/>
                            <w:bottom w:val="none" w:sz="0" w:space="0" w:color="auto"/>
                            <w:right w:val="none" w:sz="0" w:space="0" w:color="auto"/>
                          </w:divBdr>
                        </w:div>
                        <w:div w:id="1769111263">
                          <w:marLeft w:val="640"/>
                          <w:marRight w:val="0"/>
                          <w:marTop w:val="0"/>
                          <w:marBottom w:val="0"/>
                          <w:divBdr>
                            <w:top w:val="none" w:sz="0" w:space="0" w:color="auto"/>
                            <w:left w:val="none" w:sz="0" w:space="0" w:color="auto"/>
                            <w:bottom w:val="none" w:sz="0" w:space="0" w:color="auto"/>
                            <w:right w:val="none" w:sz="0" w:space="0" w:color="auto"/>
                          </w:divBdr>
                        </w:div>
                        <w:div w:id="1818063351">
                          <w:marLeft w:val="640"/>
                          <w:marRight w:val="0"/>
                          <w:marTop w:val="0"/>
                          <w:marBottom w:val="0"/>
                          <w:divBdr>
                            <w:top w:val="none" w:sz="0" w:space="0" w:color="auto"/>
                            <w:left w:val="none" w:sz="0" w:space="0" w:color="auto"/>
                            <w:bottom w:val="none" w:sz="0" w:space="0" w:color="auto"/>
                            <w:right w:val="none" w:sz="0" w:space="0" w:color="auto"/>
                          </w:divBdr>
                        </w:div>
                        <w:div w:id="1895575824">
                          <w:marLeft w:val="640"/>
                          <w:marRight w:val="0"/>
                          <w:marTop w:val="0"/>
                          <w:marBottom w:val="0"/>
                          <w:divBdr>
                            <w:top w:val="none" w:sz="0" w:space="0" w:color="auto"/>
                            <w:left w:val="none" w:sz="0" w:space="0" w:color="auto"/>
                            <w:bottom w:val="none" w:sz="0" w:space="0" w:color="auto"/>
                            <w:right w:val="none" w:sz="0" w:space="0" w:color="auto"/>
                          </w:divBdr>
                        </w:div>
                        <w:div w:id="1923483770">
                          <w:marLeft w:val="640"/>
                          <w:marRight w:val="0"/>
                          <w:marTop w:val="0"/>
                          <w:marBottom w:val="0"/>
                          <w:divBdr>
                            <w:top w:val="none" w:sz="0" w:space="0" w:color="auto"/>
                            <w:left w:val="none" w:sz="0" w:space="0" w:color="auto"/>
                            <w:bottom w:val="none" w:sz="0" w:space="0" w:color="auto"/>
                            <w:right w:val="none" w:sz="0" w:space="0" w:color="auto"/>
                          </w:divBdr>
                        </w:div>
                        <w:div w:id="1984503002">
                          <w:marLeft w:val="640"/>
                          <w:marRight w:val="0"/>
                          <w:marTop w:val="0"/>
                          <w:marBottom w:val="0"/>
                          <w:divBdr>
                            <w:top w:val="none" w:sz="0" w:space="0" w:color="auto"/>
                            <w:left w:val="none" w:sz="0" w:space="0" w:color="auto"/>
                            <w:bottom w:val="none" w:sz="0" w:space="0" w:color="auto"/>
                            <w:right w:val="none" w:sz="0" w:space="0" w:color="auto"/>
                          </w:divBdr>
                        </w:div>
                        <w:div w:id="1984695731">
                          <w:marLeft w:val="640"/>
                          <w:marRight w:val="0"/>
                          <w:marTop w:val="0"/>
                          <w:marBottom w:val="0"/>
                          <w:divBdr>
                            <w:top w:val="none" w:sz="0" w:space="0" w:color="auto"/>
                            <w:left w:val="none" w:sz="0" w:space="0" w:color="auto"/>
                            <w:bottom w:val="none" w:sz="0" w:space="0" w:color="auto"/>
                            <w:right w:val="none" w:sz="0" w:space="0" w:color="auto"/>
                          </w:divBdr>
                        </w:div>
                        <w:div w:id="2026636198">
                          <w:marLeft w:val="640"/>
                          <w:marRight w:val="0"/>
                          <w:marTop w:val="0"/>
                          <w:marBottom w:val="0"/>
                          <w:divBdr>
                            <w:top w:val="none" w:sz="0" w:space="0" w:color="auto"/>
                            <w:left w:val="none" w:sz="0" w:space="0" w:color="auto"/>
                            <w:bottom w:val="none" w:sz="0" w:space="0" w:color="auto"/>
                            <w:right w:val="none" w:sz="0" w:space="0" w:color="auto"/>
                          </w:divBdr>
                        </w:div>
                        <w:div w:id="2028671980">
                          <w:marLeft w:val="640"/>
                          <w:marRight w:val="0"/>
                          <w:marTop w:val="0"/>
                          <w:marBottom w:val="0"/>
                          <w:divBdr>
                            <w:top w:val="none" w:sz="0" w:space="0" w:color="auto"/>
                            <w:left w:val="none" w:sz="0" w:space="0" w:color="auto"/>
                            <w:bottom w:val="none" w:sz="0" w:space="0" w:color="auto"/>
                            <w:right w:val="none" w:sz="0" w:space="0" w:color="auto"/>
                          </w:divBdr>
                        </w:div>
                        <w:div w:id="2032299426">
                          <w:marLeft w:val="640"/>
                          <w:marRight w:val="0"/>
                          <w:marTop w:val="0"/>
                          <w:marBottom w:val="0"/>
                          <w:divBdr>
                            <w:top w:val="none" w:sz="0" w:space="0" w:color="auto"/>
                            <w:left w:val="none" w:sz="0" w:space="0" w:color="auto"/>
                            <w:bottom w:val="none" w:sz="0" w:space="0" w:color="auto"/>
                            <w:right w:val="none" w:sz="0" w:space="0" w:color="auto"/>
                          </w:divBdr>
                        </w:div>
                        <w:div w:id="2141877166">
                          <w:marLeft w:val="640"/>
                          <w:marRight w:val="0"/>
                          <w:marTop w:val="0"/>
                          <w:marBottom w:val="0"/>
                          <w:divBdr>
                            <w:top w:val="none" w:sz="0" w:space="0" w:color="auto"/>
                            <w:left w:val="none" w:sz="0" w:space="0" w:color="auto"/>
                            <w:bottom w:val="none" w:sz="0" w:space="0" w:color="auto"/>
                            <w:right w:val="none" w:sz="0" w:space="0" w:color="auto"/>
                          </w:divBdr>
                        </w:div>
                      </w:divsChild>
                    </w:div>
                    <w:div w:id="104464612">
                      <w:marLeft w:val="0"/>
                      <w:marRight w:val="0"/>
                      <w:marTop w:val="0"/>
                      <w:marBottom w:val="0"/>
                      <w:divBdr>
                        <w:top w:val="none" w:sz="0" w:space="0" w:color="auto"/>
                        <w:left w:val="none" w:sz="0" w:space="0" w:color="auto"/>
                        <w:bottom w:val="none" w:sz="0" w:space="0" w:color="auto"/>
                        <w:right w:val="none" w:sz="0" w:space="0" w:color="auto"/>
                      </w:divBdr>
                      <w:divsChild>
                        <w:div w:id="9332397">
                          <w:marLeft w:val="640"/>
                          <w:marRight w:val="0"/>
                          <w:marTop w:val="0"/>
                          <w:marBottom w:val="0"/>
                          <w:divBdr>
                            <w:top w:val="none" w:sz="0" w:space="0" w:color="auto"/>
                            <w:left w:val="none" w:sz="0" w:space="0" w:color="auto"/>
                            <w:bottom w:val="none" w:sz="0" w:space="0" w:color="auto"/>
                            <w:right w:val="none" w:sz="0" w:space="0" w:color="auto"/>
                          </w:divBdr>
                        </w:div>
                        <w:div w:id="30502807">
                          <w:marLeft w:val="640"/>
                          <w:marRight w:val="0"/>
                          <w:marTop w:val="0"/>
                          <w:marBottom w:val="0"/>
                          <w:divBdr>
                            <w:top w:val="none" w:sz="0" w:space="0" w:color="auto"/>
                            <w:left w:val="none" w:sz="0" w:space="0" w:color="auto"/>
                            <w:bottom w:val="none" w:sz="0" w:space="0" w:color="auto"/>
                            <w:right w:val="none" w:sz="0" w:space="0" w:color="auto"/>
                          </w:divBdr>
                        </w:div>
                        <w:div w:id="46074225">
                          <w:marLeft w:val="640"/>
                          <w:marRight w:val="0"/>
                          <w:marTop w:val="0"/>
                          <w:marBottom w:val="0"/>
                          <w:divBdr>
                            <w:top w:val="none" w:sz="0" w:space="0" w:color="auto"/>
                            <w:left w:val="none" w:sz="0" w:space="0" w:color="auto"/>
                            <w:bottom w:val="none" w:sz="0" w:space="0" w:color="auto"/>
                            <w:right w:val="none" w:sz="0" w:space="0" w:color="auto"/>
                          </w:divBdr>
                        </w:div>
                        <w:div w:id="58672583">
                          <w:marLeft w:val="640"/>
                          <w:marRight w:val="0"/>
                          <w:marTop w:val="0"/>
                          <w:marBottom w:val="0"/>
                          <w:divBdr>
                            <w:top w:val="none" w:sz="0" w:space="0" w:color="auto"/>
                            <w:left w:val="none" w:sz="0" w:space="0" w:color="auto"/>
                            <w:bottom w:val="none" w:sz="0" w:space="0" w:color="auto"/>
                            <w:right w:val="none" w:sz="0" w:space="0" w:color="auto"/>
                          </w:divBdr>
                        </w:div>
                        <w:div w:id="84232759">
                          <w:marLeft w:val="640"/>
                          <w:marRight w:val="0"/>
                          <w:marTop w:val="0"/>
                          <w:marBottom w:val="0"/>
                          <w:divBdr>
                            <w:top w:val="none" w:sz="0" w:space="0" w:color="auto"/>
                            <w:left w:val="none" w:sz="0" w:space="0" w:color="auto"/>
                            <w:bottom w:val="none" w:sz="0" w:space="0" w:color="auto"/>
                            <w:right w:val="none" w:sz="0" w:space="0" w:color="auto"/>
                          </w:divBdr>
                        </w:div>
                        <w:div w:id="97064142">
                          <w:marLeft w:val="640"/>
                          <w:marRight w:val="0"/>
                          <w:marTop w:val="0"/>
                          <w:marBottom w:val="0"/>
                          <w:divBdr>
                            <w:top w:val="none" w:sz="0" w:space="0" w:color="auto"/>
                            <w:left w:val="none" w:sz="0" w:space="0" w:color="auto"/>
                            <w:bottom w:val="none" w:sz="0" w:space="0" w:color="auto"/>
                            <w:right w:val="none" w:sz="0" w:space="0" w:color="auto"/>
                          </w:divBdr>
                        </w:div>
                        <w:div w:id="145054293">
                          <w:marLeft w:val="640"/>
                          <w:marRight w:val="0"/>
                          <w:marTop w:val="0"/>
                          <w:marBottom w:val="0"/>
                          <w:divBdr>
                            <w:top w:val="none" w:sz="0" w:space="0" w:color="auto"/>
                            <w:left w:val="none" w:sz="0" w:space="0" w:color="auto"/>
                            <w:bottom w:val="none" w:sz="0" w:space="0" w:color="auto"/>
                            <w:right w:val="none" w:sz="0" w:space="0" w:color="auto"/>
                          </w:divBdr>
                        </w:div>
                        <w:div w:id="161745083">
                          <w:marLeft w:val="640"/>
                          <w:marRight w:val="0"/>
                          <w:marTop w:val="0"/>
                          <w:marBottom w:val="0"/>
                          <w:divBdr>
                            <w:top w:val="none" w:sz="0" w:space="0" w:color="auto"/>
                            <w:left w:val="none" w:sz="0" w:space="0" w:color="auto"/>
                            <w:bottom w:val="none" w:sz="0" w:space="0" w:color="auto"/>
                            <w:right w:val="none" w:sz="0" w:space="0" w:color="auto"/>
                          </w:divBdr>
                        </w:div>
                        <w:div w:id="169108698">
                          <w:marLeft w:val="640"/>
                          <w:marRight w:val="0"/>
                          <w:marTop w:val="0"/>
                          <w:marBottom w:val="0"/>
                          <w:divBdr>
                            <w:top w:val="none" w:sz="0" w:space="0" w:color="auto"/>
                            <w:left w:val="none" w:sz="0" w:space="0" w:color="auto"/>
                            <w:bottom w:val="none" w:sz="0" w:space="0" w:color="auto"/>
                            <w:right w:val="none" w:sz="0" w:space="0" w:color="auto"/>
                          </w:divBdr>
                        </w:div>
                        <w:div w:id="292367291">
                          <w:marLeft w:val="640"/>
                          <w:marRight w:val="0"/>
                          <w:marTop w:val="0"/>
                          <w:marBottom w:val="0"/>
                          <w:divBdr>
                            <w:top w:val="none" w:sz="0" w:space="0" w:color="auto"/>
                            <w:left w:val="none" w:sz="0" w:space="0" w:color="auto"/>
                            <w:bottom w:val="none" w:sz="0" w:space="0" w:color="auto"/>
                            <w:right w:val="none" w:sz="0" w:space="0" w:color="auto"/>
                          </w:divBdr>
                        </w:div>
                        <w:div w:id="329797569">
                          <w:marLeft w:val="640"/>
                          <w:marRight w:val="0"/>
                          <w:marTop w:val="0"/>
                          <w:marBottom w:val="0"/>
                          <w:divBdr>
                            <w:top w:val="none" w:sz="0" w:space="0" w:color="auto"/>
                            <w:left w:val="none" w:sz="0" w:space="0" w:color="auto"/>
                            <w:bottom w:val="none" w:sz="0" w:space="0" w:color="auto"/>
                            <w:right w:val="none" w:sz="0" w:space="0" w:color="auto"/>
                          </w:divBdr>
                        </w:div>
                        <w:div w:id="425660383">
                          <w:marLeft w:val="640"/>
                          <w:marRight w:val="0"/>
                          <w:marTop w:val="0"/>
                          <w:marBottom w:val="0"/>
                          <w:divBdr>
                            <w:top w:val="none" w:sz="0" w:space="0" w:color="auto"/>
                            <w:left w:val="none" w:sz="0" w:space="0" w:color="auto"/>
                            <w:bottom w:val="none" w:sz="0" w:space="0" w:color="auto"/>
                            <w:right w:val="none" w:sz="0" w:space="0" w:color="auto"/>
                          </w:divBdr>
                        </w:div>
                        <w:div w:id="529991841">
                          <w:marLeft w:val="640"/>
                          <w:marRight w:val="0"/>
                          <w:marTop w:val="0"/>
                          <w:marBottom w:val="0"/>
                          <w:divBdr>
                            <w:top w:val="none" w:sz="0" w:space="0" w:color="auto"/>
                            <w:left w:val="none" w:sz="0" w:space="0" w:color="auto"/>
                            <w:bottom w:val="none" w:sz="0" w:space="0" w:color="auto"/>
                            <w:right w:val="none" w:sz="0" w:space="0" w:color="auto"/>
                          </w:divBdr>
                        </w:div>
                        <w:div w:id="577642593">
                          <w:marLeft w:val="640"/>
                          <w:marRight w:val="0"/>
                          <w:marTop w:val="0"/>
                          <w:marBottom w:val="0"/>
                          <w:divBdr>
                            <w:top w:val="none" w:sz="0" w:space="0" w:color="auto"/>
                            <w:left w:val="none" w:sz="0" w:space="0" w:color="auto"/>
                            <w:bottom w:val="none" w:sz="0" w:space="0" w:color="auto"/>
                            <w:right w:val="none" w:sz="0" w:space="0" w:color="auto"/>
                          </w:divBdr>
                        </w:div>
                        <w:div w:id="649410280">
                          <w:marLeft w:val="640"/>
                          <w:marRight w:val="0"/>
                          <w:marTop w:val="0"/>
                          <w:marBottom w:val="0"/>
                          <w:divBdr>
                            <w:top w:val="none" w:sz="0" w:space="0" w:color="auto"/>
                            <w:left w:val="none" w:sz="0" w:space="0" w:color="auto"/>
                            <w:bottom w:val="none" w:sz="0" w:space="0" w:color="auto"/>
                            <w:right w:val="none" w:sz="0" w:space="0" w:color="auto"/>
                          </w:divBdr>
                        </w:div>
                        <w:div w:id="654457290">
                          <w:marLeft w:val="640"/>
                          <w:marRight w:val="0"/>
                          <w:marTop w:val="0"/>
                          <w:marBottom w:val="0"/>
                          <w:divBdr>
                            <w:top w:val="none" w:sz="0" w:space="0" w:color="auto"/>
                            <w:left w:val="none" w:sz="0" w:space="0" w:color="auto"/>
                            <w:bottom w:val="none" w:sz="0" w:space="0" w:color="auto"/>
                            <w:right w:val="none" w:sz="0" w:space="0" w:color="auto"/>
                          </w:divBdr>
                        </w:div>
                        <w:div w:id="728576325">
                          <w:marLeft w:val="640"/>
                          <w:marRight w:val="0"/>
                          <w:marTop w:val="0"/>
                          <w:marBottom w:val="0"/>
                          <w:divBdr>
                            <w:top w:val="none" w:sz="0" w:space="0" w:color="auto"/>
                            <w:left w:val="none" w:sz="0" w:space="0" w:color="auto"/>
                            <w:bottom w:val="none" w:sz="0" w:space="0" w:color="auto"/>
                            <w:right w:val="none" w:sz="0" w:space="0" w:color="auto"/>
                          </w:divBdr>
                        </w:div>
                        <w:div w:id="777677983">
                          <w:marLeft w:val="640"/>
                          <w:marRight w:val="0"/>
                          <w:marTop w:val="0"/>
                          <w:marBottom w:val="0"/>
                          <w:divBdr>
                            <w:top w:val="none" w:sz="0" w:space="0" w:color="auto"/>
                            <w:left w:val="none" w:sz="0" w:space="0" w:color="auto"/>
                            <w:bottom w:val="none" w:sz="0" w:space="0" w:color="auto"/>
                            <w:right w:val="none" w:sz="0" w:space="0" w:color="auto"/>
                          </w:divBdr>
                        </w:div>
                        <w:div w:id="802651692">
                          <w:marLeft w:val="640"/>
                          <w:marRight w:val="0"/>
                          <w:marTop w:val="0"/>
                          <w:marBottom w:val="0"/>
                          <w:divBdr>
                            <w:top w:val="none" w:sz="0" w:space="0" w:color="auto"/>
                            <w:left w:val="none" w:sz="0" w:space="0" w:color="auto"/>
                            <w:bottom w:val="none" w:sz="0" w:space="0" w:color="auto"/>
                            <w:right w:val="none" w:sz="0" w:space="0" w:color="auto"/>
                          </w:divBdr>
                        </w:div>
                        <w:div w:id="839779110">
                          <w:marLeft w:val="640"/>
                          <w:marRight w:val="0"/>
                          <w:marTop w:val="0"/>
                          <w:marBottom w:val="0"/>
                          <w:divBdr>
                            <w:top w:val="none" w:sz="0" w:space="0" w:color="auto"/>
                            <w:left w:val="none" w:sz="0" w:space="0" w:color="auto"/>
                            <w:bottom w:val="none" w:sz="0" w:space="0" w:color="auto"/>
                            <w:right w:val="none" w:sz="0" w:space="0" w:color="auto"/>
                          </w:divBdr>
                        </w:div>
                        <w:div w:id="859777655">
                          <w:marLeft w:val="640"/>
                          <w:marRight w:val="0"/>
                          <w:marTop w:val="0"/>
                          <w:marBottom w:val="0"/>
                          <w:divBdr>
                            <w:top w:val="none" w:sz="0" w:space="0" w:color="auto"/>
                            <w:left w:val="none" w:sz="0" w:space="0" w:color="auto"/>
                            <w:bottom w:val="none" w:sz="0" w:space="0" w:color="auto"/>
                            <w:right w:val="none" w:sz="0" w:space="0" w:color="auto"/>
                          </w:divBdr>
                        </w:div>
                        <w:div w:id="892469764">
                          <w:marLeft w:val="640"/>
                          <w:marRight w:val="0"/>
                          <w:marTop w:val="0"/>
                          <w:marBottom w:val="0"/>
                          <w:divBdr>
                            <w:top w:val="none" w:sz="0" w:space="0" w:color="auto"/>
                            <w:left w:val="none" w:sz="0" w:space="0" w:color="auto"/>
                            <w:bottom w:val="none" w:sz="0" w:space="0" w:color="auto"/>
                            <w:right w:val="none" w:sz="0" w:space="0" w:color="auto"/>
                          </w:divBdr>
                        </w:div>
                        <w:div w:id="953486495">
                          <w:marLeft w:val="640"/>
                          <w:marRight w:val="0"/>
                          <w:marTop w:val="0"/>
                          <w:marBottom w:val="0"/>
                          <w:divBdr>
                            <w:top w:val="none" w:sz="0" w:space="0" w:color="auto"/>
                            <w:left w:val="none" w:sz="0" w:space="0" w:color="auto"/>
                            <w:bottom w:val="none" w:sz="0" w:space="0" w:color="auto"/>
                            <w:right w:val="none" w:sz="0" w:space="0" w:color="auto"/>
                          </w:divBdr>
                        </w:div>
                        <w:div w:id="1026712086">
                          <w:marLeft w:val="640"/>
                          <w:marRight w:val="0"/>
                          <w:marTop w:val="0"/>
                          <w:marBottom w:val="0"/>
                          <w:divBdr>
                            <w:top w:val="none" w:sz="0" w:space="0" w:color="auto"/>
                            <w:left w:val="none" w:sz="0" w:space="0" w:color="auto"/>
                            <w:bottom w:val="none" w:sz="0" w:space="0" w:color="auto"/>
                            <w:right w:val="none" w:sz="0" w:space="0" w:color="auto"/>
                          </w:divBdr>
                        </w:div>
                        <w:div w:id="1040864814">
                          <w:marLeft w:val="640"/>
                          <w:marRight w:val="0"/>
                          <w:marTop w:val="0"/>
                          <w:marBottom w:val="0"/>
                          <w:divBdr>
                            <w:top w:val="none" w:sz="0" w:space="0" w:color="auto"/>
                            <w:left w:val="none" w:sz="0" w:space="0" w:color="auto"/>
                            <w:bottom w:val="none" w:sz="0" w:space="0" w:color="auto"/>
                            <w:right w:val="none" w:sz="0" w:space="0" w:color="auto"/>
                          </w:divBdr>
                        </w:div>
                        <w:div w:id="1065951217">
                          <w:marLeft w:val="640"/>
                          <w:marRight w:val="0"/>
                          <w:marTop w:val="0"/>
                          <w:marBottom w:val="0"/>
                          <w:divBdr>
                            <w:top w:val="none" w:sz="0" w:space="0" w:color="auto"/>
                            <w:left w:val="none" w:sz="0" w:space="0" w:color="auto"/>
                            <w:bottom w:val="none" w:sz="0" w:space="0" w:color="auto"/>
                            <w:right w:val="none" w:sz="0" w:space="0" w:color="auto"/>
                          </w:divBdr>
                        </w:div>
                        <w:div w:id="1088116359">
                          <w:marLeft w:val="640"/>
                          <w:marRight w:val="0"/>
                          <w:marTop w:val="0"/>
                          <w:marBottom w:val="0"/>
                          <w:divBdr>
                            <w:top w:val="none" w:sz="0" w:space="0" w:color="auto"/>
                            <w:left w:val="none" w:sz="0" w:space="0" w:color="auto"/>
                            <w:bottom w:val="none" w:sz="0" w:space="0" w:color="auto"/>
                            <w:right w:val="none" w:sz="0" w:space="0" w:color="auto"/>
                          </w:divBdr>
                        </w:div>
                        <w:div w:id="1180508319">
                          <w:marLeft w:val="640"/>
                          <w:marRight w:val="0"/>
                          <w:marTop w:val="0"/>
                          <w:marBottom w:val="0"/>
                          <w:divBdr>
                            <w:top w:val="none" w:sz="0" w:space="0" w:color="auto"/>
                            <w:left w:val="none" w:sz="0" w:space="0" w:color="auto"/>
                            <w:bottom w:val="none" w:sz="0" w:space="0" w:color="auto"/>
                            <w:right w:val="none" w:sz="0" w:space="0" w:color="auto"/>
                          </w:divBdr>
                        </w:div>
                        <w:div w:id="1182204907">
                          <w:marLeft w:val="640"/>
                          <w:marRight w:val="0"/>
                          <w:marTop w:val="0"/>
                          <w:marBottom w:val="0"/>
                          <w:divBdr>
                            <w:top w:val="none" w:sz="0" w:space="0" w:color="auto"/>
                            <w:left w:val="none" w:sz="0" w:space="0" w:color="auto"/>
                            <w:bottom w:val="none" w:sz="0" w:space="0" w:color="auto"/>
                            <w:right w:val="none" w:sz="0" w:space="0" w:color="auto"/>
                          </w:divBdr>
                        </w:div>
                        <w:div w:id="1268197901">
                          <w:marLeft w:val="640"/>
                          <w:marRight w:val="0"/>
                          <w:marTop w:val="0"/>
                          <w:marBottom w:val="0"/>
                          <w:divBdr>
                            <w:top w:val="none" w:sz="0" w:space="0" w:color="auto"/>
                            <w:left w:val="none" w:sz="0" w:space="0" w:color="auto"/>
                            <w:bottom w:val="none" w:sz="0" w:space="0" w:color="auto"/>
                            <w:right w:val="none" w:sz="0" w:space="0" w:color="auto"/>
                          </w:divBdr>
                        </w:div>
                        <w:div w:id="1276332103">
                          <w:marLeft w:val="640"/>
                          <w:marRight w:val="0"/>
                          <w:marTop w:val="0"/>
                          <w:marBottom w:val="0"/>
                          <w:divBdr>
                            <w:top w:val="none" w:sz="0" w:space="0" w:color="auto"/>
                            <w:left w:val="none" w:sz="0" w:space="0" w:color="auto"/>
                            <w:bottom w:val="none" w:sz="0" w:space="0" w:color="auto"/>
                            <w:right w:val="none" w:sz="0" w:space="0" w:color="auto"/>
                          </w:divBdr>
                        </w:div>
                        <w:div w:id="1287393314">
                          <w:marLeft w:val="640"/>
                          <w:marRight w:val="0"/>
                          <w:marTop w:val="0"/>
                          <w:marBottom w:val="0"/>
                          <w:divBdr>
                            <w:top w:val="none" w:sz="0" w:space="0" w:color="auto"/>
                            <w:left w:val="none" w:sz="0" w:space="0" w:color="auto"/>
                            <w:bottom w:val="none" w:sz="0" w:space="0" w:color="auto"/>
                            <w:right w:val="none" w:sz="0" w:space="0" w:color="auto"/>
                          </w:divBdr>
                        </w:div>
                        <w:div w:id="1425881086">
                          <w:marLeft w:val="640"/>
                          <w:marRight w:val="0"/>
                          <w:marTop w:val="0"/>
                          <w:marBottom w:val="0"/>
                          <w:divBdr>
                            <w:top w:val="none" w:sz="0" w:space="0" w:color="auto"/>
                            <w:left w:val="none" w:sz="0" w:space="0" w:color="auto"/>
                            <w:bottom w:val="none" w:sz="0" w:space="0" w:color="auto"/>
                            <w:right w:val="none" w:sz="0" w:space="0" w:color="auto"/>
                          </w:divBdr>
                        </w:div>
                        <w:div w:id="1475947084">
                          <w:marLeft w:val="640"/>
                          <w:marRight w:val="0"/>
                          <w:marTop w:val="0"/>
                          <w:marBottom w:val="0"/>
                          <w:divBdr>
                            <w:top w:val="none" w:sz="0" w:space="0" w:color="auto"/>
                            <w:left w:val="none" w:sz="0" w:space="0" w:color="auto"/>
                            <w:bottom w:val="none" w:sz="0" w:space="0" w:color="auto"/>
                            <w:right w:val="none" w:sz="0" w:space="0" w:color="auto"/>
                          </w:divBdr>
                        </w:div>
                        <w:div w:id="1528135048">
                          <w:marLeft w:val="640"/>
                          <w:marRight w:val="0"/>
                          <w:marTop w:val="0"/>
                          <w:marBottom w:val="0"/>
                          <w:divBdr>
                            <w:top w:val="none" w:sz="0" w:space="0" w:color="auto"/>
                            <w:left w:val="none" w:sz="0" w:space="0" w:color="auto"/>
                            <w:bottom w:val="none" w:sz="0" w:space="0" w:color="auto"/>
                            <w:right w:val="none" w:sz="0" w:space="0" w:color="auto"/>
                          </w:divBdr>
                        </w:div>
                        <w:div w:id="1538228101">
                          <w:marLeft w:val="640"/>
                          <w:marRight w:val="0"/>
                          <w:marTop w:val="0"/>
                          <w:marBottom w:val="0"/>
                          <w:divBdr>
                            <w:top w:val="none" w:sz="0" w:space="0" w:color="auto"/>
                            <w:left w:val="none" w:sz="0" w:space="0" w:color="auto"/>
                            <w:bottom w:val="none" w:sz="0" w:space="0" w:color="auto"/>
                            <w:right w:val="none" w:sz="0" w:space="0" w:color="auto"/>
                          </w:divBdr>
                        </w:div>
                        <w:div w:id="1662585433">
                          <w:marLeft w:val="640"/>
                          <w:marRight w:val="0"/>
                          <w:marTop w:val="0"/>
                          <w:marBottom w:val="0"/>
                          <w:divBdr>
                            <w:top w:val="none" w:sz="0" w:space="0" w:color="auto"/>
                            <w:left w:val="none" w:sz="0" w:space="0" w:color="auto"/>
                            <w:bottom w:val="none" w:sz="0" w:space="0" w:color="auto"/>
                            <w:right w:val="none" w:sz="0" w:space="0" w:color="auto"/>
                          </w:divBdr>
                        </w:div>
                        <w:div w:id="1673988782">
                          <w:marLeft w:val="640"/>
                          <w:marRight w:val="0"/>
                          <w:marTop w:val="0"/>
                          <w:marBottom w:val="0"/>
                          <w:divBdr>
                            <w:top w:val="none" w:sz="0" w:space="0" w:color="auto"/>
                            <w:left w:val="none" w:sz="0" w:space="0" w:color="auto"/>
                            <w:bottom w:val="none" w:sz="0" w:space="0" w:color="auto"/>
                            <w:right w:val="none" w:sz="0" w:space="0" w:color="auto"/>
                          </w:divBdr>
                        </w:div>
                        <w:div w:id="1753504077">
                          <w:marLeft w:val="640"/>
                          <w:marRight w:val="0"/>
                          <w:marTop w:val="0"/>
                          <w:marBottom w:val="0"/>
                          <w:divBdr>
                            <w:top w:val="none" w:sz="0" w:space="0" w:color="auto"/>
                            <w:left w:val="none" w:sz="0" w:space="0" w:color="auto"/>
                            <w:bottom w:val="none" w:sz="0" w:space="0" w:color="auto"/>
                            <w:right w:val="none" w:sz="0" w:space="0" w:color="auto"/>
                          </w:divBdr>
                        </w:div>
                        <w:div w:id="1829977338">
                          <w:marLeft w:val="640"/>
                          <w:marRight w:val="0"/>
                          <w:marTop w:val="0"/>
                          <w:marBottom w:val="0"/>
                          <w:divBdr>
                            <w:top w:val="none" w:sz="0" w:space="0" w:color="auto"/>
                            <w:left w:val="none" w:sz="0" w:space="0" w:color="auto"/>
                            <w:bottom w:val="none" w:sz="0" w:space="0" w:color="auto"/>
                            <w:right w:val="none" w:sz="0" w:space="0" w:color="auto"/>
                          </w:divBdr>
                        </w:div>
                        <w:div w:id="1903755867">
                          <w:marLeft w:val="640"/>
                          <w:marRight w:val="0"/>
                          <w:marTop w:val="0"/>
                          <w:marBottom w:val="0"/>
                          <w:divBdr>
                            <w:top w:val="none" w:sz="0" w:space="0" w:color="auto"/>
                            <w:left w:val="none" w:sz="0" w:space="0" w:color="auto"/>
                            <w:bottom w:val="none" w:sz="0" w:space="0" w:color="auto"/>
                            <w:right w:val="none" w:sz="0" w:space="0" w:color="auto"/>
                          </w:divBdr>
                        </w:div>
                        <w:div w:id="1931963974">
                          <w:marLeft w:val="640"/>
                          <w:marRight w:val="0"/>
                          <w:marTop w:val="0"/>
                          <w:marBottom w:val="0"/>
                          <w:divBdr>
                            <w:top w:val="none" w:sz="0" w:space="0" w:color="auto"/>
                            <w:left w:val="none" w:sz="0" w:space="0" w:color="auto"/>
                            <w:bottom w:val="none" w:sz="0" w:space="0" w:color="auto"/>
                            <w:right w:val="none" w:sz="0" w:space="0" w:color="auto"/>
                          </w:divBdr>
                        </w:div>
                        <w:div w:id="2009401565">
                          <w:marLeft w:val="640"/>
                          <w:marRight w:val="0"/>
                          <w:marTop w:val="0"/>
                          <w:marBottom w:val="0"/>
                          <w:divBdr>
                            <w:top w:val="none" w:sz="0" w:space="0" w:color="auto"/>
                            <w:left w:val="none" w:sz="0" w:space="0" w:color="auto"/>
                            <w:bottom w:val="none" w:sz="0" w:space="0" w:color="auto"/>
                            <w:right w:val="none" w:sz="0" w:space="0" w:color="auto"/>
                          </w:divBdr>
                        </w:div>
                        <w:div w:id="2134323697">
                          <w:marLeft w:val="640"/>
                          <w:marRight w:val="0"/>
                          <w:marTop w:val="0"/>
                          <w:marBottom w:val="0"/>
                          <w:divBdr>
                            <w:top w:val="none" w:sz="0" w:space="0" w:color="auto"/>
                            <w:left w:val="none" w:sz="0" w:space="0" w:color="auto"/>
                            <w:bottom w:val="none" w:sz="0" w:space="0" w:color="auto"/>
                            <w:right w:val="none" w:sz="0" w:space="0" w:color="auto"/>
                          </w:divBdr>
                        </w:div>
                      </w:divsChild>
                    </w:div>
                    <w:div w:id="125127334">
                      <w:marLeft w:val="0"/>
                      <w:marRight w:val="0"/>
                      <w:marTop w:val="0"/>
                      <w:marBottom w:val="0"/>
                      <w:divBdr>
                        <w:top w:val="none" w:sz="0" w:space="0" w:color="auto"/>
                        <w:left w:val="none" w:sz="0" w:space="0" w:color="auto"/>
                        <w:bottom w:val="none" w:sz="0" w:space="0" w:color="auto"/>
                        <w:right w:val="none" w:sz="0" w:space="0" w:color="auto"/>
                      </w:divBdr>
                      <w:divsChild>
                        <w:div w:id="79834050">
                          <w:marLeft w:val="640"/>
                          <w:marRight w:val="0"/>
                          <w:marTop w:val="0"/>
                          <w:marBottom w:val="0"/>
                          <w:divBdr>
                            <w:top w:val="none" w:sz="0" w:space="0" w:color="auto"/>
                            <w:left w:val="none" w:sz="0" w:space="0" w:color="auto"/>
                            <w:bottom w:val="none" w:sz="0" w:space="0" w:color="auto"/>
                            <w:right w:val="none" w:sz="0" w:space="0" w:color="auto"/>
                          </w:divBdr>
                        </w:div>
                        <w:div w:id="114327015">
                          <w:marLeft w:val="640"/>
                          <w:marRight w:val="0"/>
                          <w:marTop w:val="0"/>
                          <w:marBottom w:val="0"/>
                          <w:divBdr>
                            <w:top w:val="none" w:sz="0" w:space="0" w:color="auto"/>
                            <w:left w:val="none" w:sz="0" w:space="0" w:color="auto"/>
                            <w:bottom w:val="none" w:sz="0" w:space="0" w:color="auto"/>
                            <w:right w:val="none" w:sz="0" w:space="0" w:color="auto"/>
                          </w:divBdr>
                        </w:div>
                        <w:div w:id="173691446">
                          <w:marLeft w:val="640"/>
                          <w:marRight w:val="0"/>
                          <w:marTop w:val="0"/>
                          <w:marBottom w:val="0"/>
                          <w:divBdr>
                            <w:top w:val="none" w:sz="0" w:space="0" w:color="auto"/>
                            <w:left w:val="none" w:sz="0" w:space="0" w:color="auto"/>
                            <w:bottom w:val="none" w:sz="0" w:space="0" w:color="auto"/>
                            <w:right w:val="none" w:sz="0" w:space="0" w:color="auto"/>
                          </w:divBdr>
                        </w:div>
                        <w:div w:id="183370916">
                          <w:marLeft w:val="640"/>
                          <w:marRight w:val="0"/>
                          <w:marTop w:val="0"/>
                          <w:marBottom w:val="0"/>
                          <w:divBdr>
                            <w:top w:val="none" w:sz="0" w:space="0" w:color="auto"/>
                            <w:left w:val="none" w:sz="0" w:space="0" w:color="auto"/>
                            <w:bottom w:val="none" w:sz="0" w:space="0" w:color="auto"/>
                            <w:right w:val="none" w:sz="0" w:space="0" w:color="auto"/>
                          </w:divBdr>
                        </w:div>
                        <w:div w:id="187068171">
                          <w:marLeft w:val="640"/>
                          <w:marRight w:val="0"/>
                          <w:marTop w:val="0"/>
                          <w:marBottom w:val="0"/>
                          <w:divBdr>
                            <w:top w:val="none" w:sz="0" w:space="0" w:color="auto"/>
                            <w:left w:val="none" w:sz="0" w:space="0" w:color="auto"/>
                            <w:bottom w:val="none" w:sz="0" w:space="0" w:color="auto"/>
                            <w:right w:val="none" w:sz="0" w:space="0" w:color="auto"/>
                          </w:divBdr>
                        </w:div>
                        <w:div w:id="270673796">
                          <w:marLeft w:val="640"/>
                          <w:marRight w:val="0"/>
                          <w:marTop w:val="0"/>
                          <w:marBottom w:val="0"/>
                          <w:divBdr>
                            <w:top w:val="none" w:sz="0" w:space="0" w:color="auto"/>
                            <w:left w:val="none" w:sz="0" w:space="0" w:color="auto"/>
                            <w:bottom w:val="none" w:sz="0" w:space="0" w:color="auto"/>
                            <w:right w:val="none" w:sz="0" w:space="0" w:color="auto"/>
                          </w:divBdr>
                        </w:div>
                        <w:div w:id="389573115">
                          <w:marLeft w:val="640"/>
                          <w:marRight w:val="0"/>
                          <w:marTop w:val="0"/>
                          <w:marBottom w:val="0"/>
                          <w:divBdr>
                            <w:top w:val="none" w:sz="0" w:space="0" w:color="auto"/>
                            <w:left w:val="none" w:sz="0" w:space="0" w:color="auto"/>
                            <w:bottom w:val="none" w:sz="0" w:space="0" w:color="auto"/>
                            <w:right w:val="none" w:sz="0" w:space="0" w:color="auto"/>
                          </w:divBdr>
                        </w:div>
                        <w:div w:id="399212344">
                          <w:marLeft w:val="640"/>
                          <w:marRight w:val="0"/>
                          <w:marTop w:val="0"/>
                          <w:marBottom w:val="0"/>
                          <w:divBdr>
                            <w:top w:val="none" w:sz="0" w:space="0" w:color="auto"/>
                            <w:left w:val="none" w:sz="0" w:space="0" w:color="auto"/>
                            <w:bottom w:val="none" w:sz="0" w:space="0" w:color="auto"/>
                            <w:right w:val="none" w:sz="0" w:space="0" w:color="auto"/>
                          </w:divBdr>
                        </w:div>
                        <w:div w:id="557981153">
                          <w:marLeft w:val="640"/>
                          <w:marRight w:val="0"/>
                          <w:marTop w:val="0"/>
                          <w:marBottom w:val="0"/>
                          <w:divBdr>
                            <w:top w:val="none" w:sz="0" w:space="0" w:color="auto"/>
                            <w:left w:val="none" w:sz="0" w:space="0" w:color="auto"/>
                            <w:bottom w:val="none" w:sz="0" w:space="0" w:color="auto"/>
                            <w:right w:val="none" w:sz="0" w:space="0" w:color="auto"/>
                          </w:divBdr>
                        </w:div>
                        <w:div w:id="558830763">
                          <w:marLeft w:val="640"/>
                          <w:marRight w:val="0"/>
                          <w:marTop w:val="0"/>
                          <w:marBottom w:val="0"/>
                          <w:divBdr>
                            <w:top w:val="none" w:sz="0" w:space="0" w:color="auto"/>
                            <w:left w:val="none" w:sz="0" w:space="0" w:color="auto"/>
                            <w:bottom w:val="none" w:sz="0" w:space="0" w:color="auto"/>
                            <w:right w:val="none" w:sz="0" w:space="0" w:color="auto"/>
                          </w:divBdr>
                        </w:div>
                        <w:div w:id="600526121">
                          <w:marLeft w:val="640"/>
                          <w:marRight w:val="0"/>
                          <w:marTop w:val="0"/>
                          <w:marBottom w:val="0"/>
                          <w:divBdr>
                            <w:top w:val="none" w:sz="0" w:space="0" w:color="auto"/>
                            <w:left w:val="none" w:sz="0" w:space="0" w:color="auto"/>
                            <w:bottom w:val="none" w:sz="0" w:space="0" w:color="auto"/>
                            <w:right w:val="none" w:sz="0" w:space="0" w:color="auto"/>
                          </w:divBdr>
                        </w:div>
                        <w:div w:id="656540319">
                          <w:marLeft w:val="640"/>
                          <w:marRight w:val="0"/>
                          <w:marTop w:val="0"/>
                          <w:marBottom w:val="0"/>
                          <w:divBdr>
                            <w:top w:val="none" w:sz="0" w:space="0" w:color="auto"/>
                            <w:left w:val="none" w:sz="0" w:space="0" w:color="auto"/>
                            <w:bottom w:val="none" w:sz="0" w:space="0" w:color="auto"/>
                            <w:right w:val="none" w:sz="0" w:space="0" w:color="auto"/>
                          </w:divBdr>
                        </w:div>
                        <w:div w:id="695928461">
                          <w:marLeft w:val="640"/>
                          <w:marRight w:val="0"/>
                          <w:marTop w:val="0"/>
                          <w:marBottom w:val="0"/>
                          <w:divBdr>
                            <w:top w:val="none" w:sz="0" w:space="0" w:color="auto"/>
                            <w:left w:val="none" w:sz="0" w:space="0" w:color="auto"/>
                            <w:bottom w:val="none" w:sz="0" w:space="0" w:color="auto"/>
                            <w:right w:val="none" w:sz="0" w:space="0" w:color="auto"/>
                          </w:divBdr>
                        </w:div>
                        <w:div w:id="717053544">
                          <w:marLeft w:val="640"/>
                          <w:marRight w:val="0"/>
                          <w:marTop w:val="0"/>
                          <w:marBottom w:val="0"/>
                          <w:divBdr>
                            <w:top w:val="none" w:sz="0" w:space="0" w:color="auto"/>
                            <w:left w:val="none" w:sz="0" w:space="0" w:color="auto"/>
                            <w:bottom w:val="none" w:sz="0" w:space="0" w:color="auto"/>
                            <w:right w:val="none" w:sz="0" w:space="0" w:color="auto"/>
                          </w:divBdr>
                        </w:div>
                        <w:div w:id="747650091">
                          <w:marLeft w:val="640"/>
                          <w:marRight w:val="0"/>
                          <w:marTop w:val="0"/>
                          <w:marBottom w:val="0"/>
                          <w:divBdr>
                            <w:top w:val="none" w:sz="0" w:space="0" w:color="auto"/>
                            <w:left w:val="none" w:sz="0" w:space="0" w:color="auto"/>
                            <w:bottom w:val="none" w:sz="0" w:space="0" w:color="auto"/>
                            <w:right w:val="none" w:sz="0" w:space="0" w:color="auto"/>
                          </w:divBdr>
                        </w:div>
                        <w:div w:id="759522568">
                          <w:marLeft w:val="640"/>
                          <w:marRight w:val="0"/>
                          <w:marTop w:val="0"/>
                          <w:marBottom w:val="0"/>
                          <w:divBdr>
                            <w:top w:val="none" w:sz="0" w:space="0" w:color="auto"/>
                            <w:left w:val="none" w:sz="0" w:space="0" w:color="auto"/>
                            <w:bottom w:val="none" w:sz="0" w:space="0" w:color="auto"/>
                            <w:right w:val="none" w:sz="0" w:space="0" w:color="auto"/>
                          </w:divBdr>
                        </w:div>
                        <w:div w:id="788940605">
                          <w:marLeft w:val="640"/>
                          <w:marRight w:val="0"/>
                          <w:marTop w:val="0"/>
                          <w:marBottom w:val="0"/>
                          <w:divBdr>
                            <w:top w:val="none" w:sz="0" w:space="0" w:color="auto"/>
                            <w:left w:val="none" w:sz="0" w:space="0" w:color="auto"/>
                            <w:bottom w:val="none" w:sz="0" w:space="0" w:color="auto"/>
                            <w:right w:val="none" w:sz="0" w:space="0" w:color="auto"/>
                          </w:divBdr>
                        </w:div>
                        <w:div w:id="844247209">
                          <w:marLeft w:val="640"/>
                          <w:marRight w:val="0"/>
                          <w:marTop w:val="0"/>
                          <w:marBottom w:val="0"/>
                          <w:divBdr>
                            <w:top w:val="none" w:sz="0" w:space="0" w:color="auto"/>
                            <w:left w:val="none" w:sz="0" w:space="0" w:color="auto"/>
                            <w:bottom w:val="none" w:sz="0" w:space="0" w:color="auto"/>
                            <w:right w:val="none" w:sz="0" w:space="0" w:color="auto"/>
                          </w:divBdr>
                        </w:div>
                        <w:div w:id="850290964">
                          <w:marLeft w:val="640"/>
                          <w:marRight w:val="0"/>
                          <w:marTop w:val="0"/>
                          <w:marBottom w:val="0"/>
                          <w:divBdr>
                            <w:top w:val="none" w:sz="0" w:space="0" w:color="auto"/>
                            <w:left w:val="none" w:sz="0" w:space="0" w:color="auto"/>
                            <w:bottom w:val="none" w:sz="0" w:space="0" w:color="auto"/>
                            <w:right w:val="none" w:sz="0" w:space="0" w:color="auto"/>
                          </w:divBdr>
                        </w:div>
                        <w:div w:id="866796730">
                          <w:marLeft w:val="640"/>
                          <w:marRight w:val="0"/>
                          <w:marTop w:val="0"/>
                          <w:marBottom w:val="0"/>
                          <w:divBdr>
                            <w:top w:val="none" w:sz="0" w:space="0" w:color="auto"/>
                            <w:left w:val="none" w:sz="0" w:space="0" w:color="auto"/>
                            <w:bottom w:val="none" w:sz="0" w:space="0" w:color="auto"/>
                            <w:right w:val="none" w:sz="0" w:space="0" w:color="auto"/>
                          </w:divBdr>
                        </w:div>
                        <w:div w:id="873228498">
                          <w:marLeft w:val="640"/>
                          <w:marRight w:val="0"/>
                          <w:marTop w:val="0"/>
                          <w:marBottom w:val="0"/>
                          <w:divBdr>
                            <w:top w:val="none" w:sz="0" w:space="0" w:color="auto"/>
                            <w:left w:val="none" w:sz="0" w:space="0" w:color="auto"/>
                            <w:bottom w:val="none" w:sz="0" w:space="0" w:color="auto"/>
                            <w:right w:val="none" w:sz="0" w:space="0" w:color="auto"/>
                          </w:divBdr>
                        </w:div>
                        <w:div w:id="1004868104">
                          <w:marLeft w:val="640"/>
                          <w:marRight w:val="0"/>
                          <w:marTop w:val="0"/>
                          <w:marBottom w:val="0"/>
                          <w:divBdr>
                            <w:top w:val="none" w:sz="0" w:space="0" w:color="auto"/>
                            <w:left w:val="none" w:sz="0" w:space="0" w:color="auto"/>
                            <w:bottom w:val="none" w:sz="0" w:space="0" w:color="auto"/>
                            <w:right w:val="none" w:sz="0" w:space="0" w:color="auto"/>
                          </w:divBdr>
                        </w:div>
                        <w:div w:id="1015038556">
                          <w:marLeft w:val="640"/>
                          <w:marRight w:val="0"/>
                          <w:marTop w:val="0"/>
                          <w:marBottom w:val="0"/>
                          <w:divBdr>
                            <w:top w:val="none" w:sz="0" w:space="0" w:color="auto"/>
                            <w:left w:val="none" w:sz="0" w:space="0" w:color="auto"/>
                            <w:bottom w:val="none" w:sz="0" w:space="0" w:color="auto"/>
                            <w:right w:val="none" w:sz="0" w:space="0" w:color="auto"/>
                          </w:divBdr>
                        </w:div>
                        <w:div w:id="1135836150">
                          <w:marLeft w:val="640"/>
                          <w:marRight w:val="0"/>
                          <w:marTop w:val="0"/>
                          <w:marBottom w:val="0"/>
                          <w:divBdr>
                            <w:top w:val="none" w:sz="0" w:space="0" w:color="auto"/>
                            <w:left w:val="none" w:sz="0" w:space="0" w:color="auto"/>
                            <w:bottom w:val="none" w:sz="0" w:space="0" w:color="auto"/>
                            <w:right w:val="none" w:sz="0" w:space="0" w:color="auto"/>
                          </w:divBdr>
                        </w:div>
                        <w:div w:id="1234655962">
                          <w:marLeft w:val="640"/>
                          <w:marRight w:val="0"/>
                          <w:marTop w:val="0"/>
                          <w:marBottom w:val="0"/>
                          <w:divBdr>
                            <w:top w:val="none" w:sz="0" w:space="0" w:color="auto"/>
                            <w:left w:val="none" w:sz="0" w:space="0" w:color="auto"/>
                            <w:bottom w:val="none" w:sz="0" w:space="0" w:color="auto"/>
                            <w:right w:val="none" w:sz="0" w:space="0" w:color="auto"/>
                          </w:divBdr>
                        </w:div>
                        <w:div w:id="1240552651">
                          <w:marLeft w:val="640"/>
                          <w:marRight w:val="0"/>
                          <w:marTop w:val="0"/>
                          <w:marBottom w:val="0"/>
                          <w:divBdr>
                            <w:top w:val="none" w:sz="0" w:space="0" w:color="auto"/>
                            <w:left w:val="none" w:sz="0" w:space="0" w:color="auto"/>
                            <w:bottom w:val="none" w:sz="0" w:space="0" w:color="auto"/>
                            <w:right w:val="none" w:sz="0" w:space="0" w:color="auto"/>
                          </w:divBdr>
                        </w:div>
                        <w:div w:id="1240747134">
                          <w:marLeft w:val="640"/>
                          <w:marRight w:val="0"/>
                          <w:marTop w:val="0"/>
                          <w:marBottom w:val="0"/>
                          <w:divBdr>
                            <w:top w:val="none" w:sz="0" w:space="0" w:color="auto"/>
                            <w:left w:val="none" w:sz="0" w:space="0" w:color="auto"/>
                            <w:bottom w:val="none" w:sz="0" w:space="0" w:color="auto"/>
                            <w:right w:val="none" w:sz="0" w:space="0" w:color="auto"/>
                          </w:divBdr>
                        </w:div>
                        <w:div w:id="1416823002">
                          <w:marLeft w:val="640"/>
                          <w:marRight w:val="0"/>
                          <w:marTop w:val="0"/>
                          <w:marBottom w:val="0"/>
                          <w:divBdr>
                            <w:top w:val="none" w:sz="0" w:space="0" w:color="auto"/>
                            <w:left w:val="none" w:sz="0" w:space="0" w:color="auto"/>
                            <w:bottom w:val="none" w:sz="0" w:space="0" w:color="auto"/>
                            <w:right w:val="none" w:sz="0" w:space="0" w:color="auto"/>
                          </w:divBdr>
                        </w:div>
                        <w:div w:id="1455975958">
                          <w:marLeft w:val="640"/>
                          <w:marRight w:val="0"/>
                          <w:marTop w:val="0"/>
                          <w:marBottom w:val="0"/>
                          <w:divBdr>
                            <w:top w:val="none" w:sz="0" w:space="0" w:color="auto"/>
                            <w:left w:val="none" w:sz="0" w:space="0" w:color="auto"/>
                            <w:bottom w:val="none" w:sz="0" w:space="0" w:color="auto"/>
                            <w:right w:val="none" w:sz="0" w:space="0" w:color="auto"/>
                          </w:divBdr>
                        </w:div>
                        <w:div w:id="1708219441">
                          <w:marLeft w:val="640"/>
                          <w:marRight w:val="0"/>
                          <w:marTop w:val="0"/>
                          <w:marBottom w:val="0"/>
                          <w:divBdr>
                            <w:top w:val="none" w:sz="0" w:space="0" w:color="auto"/>
                            <w:left w:val="none" w:sz="0" w:space="0" w:color="auto"/>
                            <w:bottom w:val="none" w:sz="0" w:space="0" w:color="auto"/>
                            <w:right w:val="none" w:sz="0" w:space="0" w:color="auto"/>
                          </w:divBdr>
                        </w:div>
                        <w:div w:id="1814056492">
                          <w:marLeft w:val="640"/>
                          <w:marRight w:val="0"/>
                          <w:marTop w:val="0"/>
                          <w:marBottom w:val="0"/>
                          <w:divBdr>
                            <w:top w:val="none" w:sz="0" w:space="0" w:color="auto"/>
                            <w:left w:val="none" w:sz="0" w:space="0" w:color="auto"/>
                            <w:bottom w:val="none" w:sz="0" w:space="0" w:color="auto"/>
                            <w:right w:val="none" w:sz="0" w:space="0" w:color="auto"/>
                          </w:divBdr>
                        </w:div>
                        <w:div w:id="1866021319">
                          <w:marLeft w:val="640"/>
                          <w:marRight w:val="0"/>
                          <w:marTop w:val="0"/>
                          <w:marBottom w:val="0"/>
                          <w:divBdr>
                            <w:top w:val="none" w:sz="0" w:space="0" w:color="auto"/>
                            <w:left w:val="none" w:sz="0" w:space="0" w:color="auto"/>
                            <w:bottom w:val="none" w:sz="0" w:space="0" w:color="auto"/>
                            <w:right w:val="none" w:sz="0" w:space="0" w:color="auto"/>
                          </w:divBdr>
                        </w:div>
                        <w:div w:id="1885827717">
                          <w:marLeft w:val="640"/>
                          <w:marRight w:val="0"/>
                          <w:marTop w:val="0"/>
                          <w:marBottom w:val="0"/>
                          <w:divBdr>
                            <w:top w:val="none" w:sz="0" w:space="0" w:color="auto"/>
                            <w:left w:val="none" w:sz="0" w:space="0" w:color="auto"/>
                            <w:bottom w:val="none" w:sz="0" w:space="0" w:color="auto"/>
                            <w:right w:val="none" w:sz="0" w:space="0" w:color="auto"/>
                          </w:divBdr>
                        </w:div>
                        <w:div w:id="1930505656">
                          <w:marLeft w:val="640"/>
                          <w:marRight w:val="0"/>
                          <w:marTop w:val="0"/>
                          <w:marBottom w:val="0"/>
                          <w:divBdr>
                            <w:top w:val="none" w:sz="0" w:space="0" w:color="auto"/>
                            <w:left w:val="none" w:sz="0" w:space="0" w:color="auto"/>
                            <w:bottom w:val="none" w:sz="0" w:space="0" w:color="auto"/>
                            <w:right w:val="none" w:sz="0" w:space="0" w:color="auto"/>
                          </w:divBdr>
                        </w:div>
                        <w:div w:id="1943611517">
                          <w:marLeft w:val="640"/>
                          <w:marRight w:val="0"/>
                          <w:marTop w:val="0"/>
                          <w:marBottom w:val="0"/>
                          <w:divBdr>
                            <w:top w:val="none" w:sz="0" w:space="0" w:color="auto"/>
                            <w:left w:val="none" w:sz="0" w:space="0" w:color="auto"/>
                            <w:bottom w:val="none" w:sz="0" w:space="0" w:color="auto"/>
                            <w:right w:val="none" w:sz="0" w:space="0" w:color="auto"/>
                          </w:divBdr>
                        </w:div>
                        <w:div w:id="1969512190">
                          <w:marLeft w:val="640"/>
                          <w:marRight w:val="0"/>
                          <w:marTop w:val="0"/>
                          <w:marBottom w:val="0"/>
                          <w:divBdr>
                            <w:top w:val="none" w:sz="0" w:space="0" w:color="auto"/>
                            <w:left w:val="none" w:sz="0" w:space="0" w:color="auto"/>
                            <w:bottom w:val="none" w:sz="0" w:space="0" w:color="auto"/>
                            <w:right w:val="none" w:sz="0" w:space="0" w:color="auto"/>
                          </w:divBdr>
                        </w:div>
                        <w:div w:id="1983583315">
                          <w:marLeft w:val="640"/>
                          <w:marRight w:val="0"/>
                          <w:marTop w:val="0"/>
                          <w:marBottom w:val="0"/>
                          <w:divBdr>
                            <w:top w:val="none" w:sz="0" w:space="0" w:color="auto"/>
                            <w:left w:val="none" w:sz="0" w:space="0" w:color="auto"/>
                            <w:bottom w:val="none" w:sz="0" w:space="0" w:color="auto"/>
                            <w:right w:val="none" w:sz="0" w:space="0" w:color="auto"/>
                          </w:divBdr>
                        </w:div>
                        <w:div w:id="2003310936">
                          <w:marLeft w:val="640"/>
                          <w:marRight w:val="0"/>
                          <w:marTop w:val="0"/>
                          <w:marBottom w:val="0"/>
                          <w:divBdr>
                            <w:top w:val="none" w:sz="0" w:space="0" w:color="auto"/>
                            <w:left w:val="none" w:sz="0" w:space="0" w:color="auto"/>
                            <w:bottom w:val="none" w:sz="0" w:space="0" w:color="auto"/>
                            <w:right w:val="none" w:sz="0" w:space="0" w:color="auto"/>
                          </w:divBdr>
                        </w:div>
                        <w:div w:id="2026251899">
                          <w:marLeft w:val="640"/>
                          <w:marRight w:val="0"/>
                          <w:marTop w:val="0"/>
                          <w:marBottom w:val="0"/>
                          <w:divBdr>
                            <w:top w:val="none" w:sz="0" w:space="0" w:color="auto"/>
                            <w:left w:val="none" w:sz="0" w:space="0" w:color="auto"/>
                            <w:bottom w:val="none" w:sz="0" w:space="0" w:color="auto"/>
                            <w:right w:val="none" w:sz="0" w:space="0" w:color="auto"/>
                          </w:divBdr>
                        </w:div>
                        <w:div w:id="2049647776">
                          <w:marLeft w:val="640"/>
                          <w:marRight w:val="0"/>
                          <w:marTop w:val="0"/>
                          <w:marBottom w:val="0"/>
                          <w:divBdr>
                            <w:top w:val="none" w:sz="0" w:space="0" w:color="auto"/>
                            <w:left w:val="none" w:sz="0" w:space="0" w:color="auto"/>
                            <w:bottom w:val="none" w:sz="0" w:space="0" w:color="auto"/>
                            <w:right w:val="none" w:sz="0" w:space="0" w:color="auto"/>
                          </w:divBdr>
                        </w:div>
                        <w:div w:id="2143309804">
                          <w:marLeft w:val="640"/>
                          <w:marRight w:val="0"/>
                          <w:marTop w:val="0"/>
                          <w:marBottom w:val="0"/>
                          <w:divBdr>
                            <w:top w:val="none" w:sz="0" w:space="0" w:color="auto"/>
                            <w:left w:val="none" w:sz="0" w:space="0" w:color="auto"/>
                            <w:bottom w:val="none" w:sz="0" w:space="0" w:color="auto"/>
                            <w:right w:val="none" w:sz="0" w:space="0" w:color="auto"/>
                          </w:divBdr>
                        </w:div>
                      </w:divsChild>
                    </w:div>
                    <w:div w:id="165244123">
                      <w:marLeft w:val="0"/>
                      <w:marRight w:val="0"/>
                      <w:marTop w:val="0"/>
                      <w:marBottom w:val="0"/>
                      <w:divBdr>
                        <w:top w:val="none" w:sz="0" w:space="0" w:color="auto"/>
                        <w:left w:val="none" w:sz="0" w:space="0" w:color="auto"/>
                        <w:bottom w:val="none" w:sz="0" w:space="0" w:color="auto"/>
                        <w:right w:val="none" w:sz="0" w:space="0" w:color="auto"/>
                      </w:divBdr>
                      <w:divsChild>
                        <w:div w:id="234316194">
                          <w:marLeft w:val="640"/>
                          <w:marRight w:val="0"/>
                          <w:marTop w:val="0"/>
                          <w:marBottom w:val="0"/>
                          <w:divBdr>
                            <w:top w:val="none" w:sz="0" w:space="0" w:color="auto"/>
                            <w:left w:val="none" w:sz="0" w:space="0" w:color="auto"/>
                            <w:bottom w:val="none" w:sz="0" w:space="0" w:color="auto"/>
                            <w:right w:val="none" w:sz="0" w:space="0" w:color="auto"/>
                          </w:divBdr>
                        </w:div>
                        <w:div w:id="273246753">
                          <w:marLeft w:val="640"/>
                          <w:marRight w:val="0"/>
                          <w:marTop w:val="0"/>
                          <w:marBottom w:val="0"/>
                          <w:divBdr>
                            <w:top w:val="none" w:sz="0" w:space="0" w:color="auto"/>
                            <w:left w:val="none" w:sz="0" w:space="0" w:color="auto"/>
                            <w:bottom w:val="none" w:sz="0" w:space="0" w:color="auto"/>
                            <w:right w:val="none" w:sz="0" w:space="0" w:color="auto"/>
                          </w:divBdr>
                        </w:div>
                        <w:div w:id="282082279">
                          <w:marLeft w:val="640"/>
                          <w:marRight w:val="0"/>
                          <w:marTop w:val="0"/>
                          <w:marBottom w:val="0"/>
                          <w:divBdr>
                            <w:top w:val="none" w:sz="0" w:space="0" w:color="auto"/>
                            <w:left w:val="none" w:sz="0" w:space="0" w:color="auto"/>
                            <w:bottom w:val="none" w:sz="0" w:space="0" w:color="auto"/>
                            <w:right w:val="none" w:sz="0" w:space="0" w:color="auto"/>
                          </w:divBdr>
                        </w:div>
                        <w:div w:id="283968177">
                          <w:marLeft w:val="640"/>
                          <w:marRight w:val="0"/>
                          <w:marTop w:val="0"/>
                          <w:marBottom w:val="0"/>
                          <w:divBdr>
                            <w:top w:val="none" w:sz="0" w:space="0" w:color="auto"/>
                            <w:left w:val="none" w:sz="0" w:space="0" w:color="auto"/>
                            <w:bottom w:val="none" w:sz="0" w:space="0" w:color="auto"/>
                            <w:right w:val="none" w:sz="0" w:space="0" w:color="auto"/>
                          </w:divBdr>
                        </w:div>
                        <w:div w:id="317076772">
                          <w:marLeft w:val="640"/>
                          <w:marRight w:val="0"/>
                          <w:marTop w:val="0"/>
                          <w:marBottom w:val="0"/>
                          <w:divBdr>
                            <w:top w:val="none" w:sz="0" w:space="0" w:color="auto"/>
                            <w:left w:val="none" w:sz="0" w:space="0" w:color="auto"/>
                            <w:bottom w:val="none" w:sz="0" w:space="0" w:color="auto"/>
                            <w:right w:val="none" w:sz="0" w:space="0" w:color="auto"/>
                          </w:divBdr>
                        </w:div>
                        <w:div w:id="385109756">
                          <w:marLeft w:val="640"/>
                          <w:marRight w:val="0"/>
                          <w:marTop w:val="0"/>
                          <w:marBottom w:val="0"/>
                          <w:divBdr>
                            <w:top w:val="none" w:sz="0" w:space="0" w:color="auto"/>
                            <w:left w:val="none" w:sz="0" w:space="0" w:color="auto"/>
                            <w:bottom w:val="none" w:sz="0" w:space="0" w:color="auto"/>
                            <w:right w:val="none" w:sz="0" w:space="0" w:color="auto"/>
                          </w:divBdr>
                        </w:div>
                        <w:div w:id="424304463">
                          <w:marLeft w:val="640"/>
                          <w:marRight w:val="0"/>
                          <w:marTop w:val="0"/>
                          <w:marBottom w:val="0"/>
                          <w:divBdr>
                            <w:top w:val="none" w:sz="0" w:space="0" w:color="auto"/>
                            <w:left w:val="none" w:sz="0" w:space="0" w:color="auto"/>
                            <w:bottom w:val="none" w:sz="0" w:space="0" w:color="auto"/>
                            <w:right w:val="none" w:sz="0" w:space="0" w:color="auto"/>
                          </w:divBdr>
                        </w:div>
                        <w:div w:id="451903128">
                          <w:marLeft w:val="640"/>
                          <w:marRight w:val="0"/>
                          <w:marTop w:val="0"/>
                          <w:marBottom w:val="0"/>
                          <w:divBdr>
                            <w:top w:val="none" w:sz="0" w:space="0" w:color="auto"/>
                            <w:left w:val="none" w:sz="0" w:space="0" w:color="auto"/>
                            <w:bottom w:val="none" w:sz="0" w:space="0" w:color="auto"/>
                            <w:right w:val="none" w:sz="0" w:space="0" w:color="auto"/>
                          </w:divBdr>
                        </w:div>
                        <w:div w:id="522672233">
                          <w:marLeft w:val="640"/>
                          <w:marRight w:val="0"/>
                          <w:marTop w:val="0"/>
                          <w:marBottom w:val="0"/>
                          <w:divBdr>
                            <w:top w:val="none" w:sz="0" w:space="0" w:color="auto"/>
                            <w:left w:val="none" w:sz="0" w:space="0" w:color="auto"/>
                            <w:bottom w:val="none" w:sz="0" w:space="0" w:color="auto"/>
                            <w:right w:val="none" w:sz="0" w:space="0" w:color="auto"/>
                          </w:divBdr>
                        </w:div>
                        <w:div w:id="528421267">
                          <w:marLeft w:val="640"/>
                          <w:marRight w:val="0"/>
                          <w:marTop w:val="0"/>
                          <w:marBottom w:val="0"/>
                          <w:divBdr>
                            <w:top w:val="none" w:sz="0" w:space="0" w:color="auto"/>
                            <w:left w:val="none" w:sz="0" w:space="0" w:color="auto"/>
                            <w:bottom w:val="none" w:sz="0" w:space="0" w:color="auto"/>
                            <w:right w:val="none" w:sz="0" w:space="0" w:color="auto"/>
                          </w:divBdr>
                        </w:div>
                        <w:div w:id="548761250">
                          <w:marLeft w:val="640"/>
                          <w:marRight w:val="0"/>
                          <w:marTop w:val="0"/>
                          <w:marBottom w:val="0"/>
                          <w:divBdr>
                            <w:top w:val="none" w:sz="0" w:space="0" w:color="auto"/>
                            <w:left w:val="none" w:sz="0" w:space="0" w:color="auto"/>
                            <w:bottom w:val="none" w:sz="0" w:space="0" w:color="auto"/>
                            <w:right w:val="none" w:sz="0" w:space="0" w:color="auto"/>
                          </w:divBdr>
                        </w:div>
                        <w:div w:id="574054899">
                          <w:marLeft w:val="640"/>
                          <w:marRight w:val="0"/>
                          <w:marTop w:val="0"/>
                          <w:marBottom w:val="0"/>
                          <w:divBdr>
                            <w:top w:val="none" w:sz="0" w:space="0" w:color="auto"/>
                            <w:left w:val="none" w:sz="0" w:space="0" w:color="auto"/>
                            <w:bottom w:val="none" w:sz="0" w:space="0" w:color="auto"/>
                            <w:right w:val="none" w:sz="0" w:space="0" w:color="auto"/>
                          </w:divBdr>
                        </w:div>
                        <w:div w:id="601181850">
                          <w:marLeft w:val="640"/>
                          <w:marRight w:val="0"/>
                          <w:marTop w:val="0"/>
                          <w:marBottom w:val="0"/>
                          <w:divBdr>
                            <w:top w:val="none" w:sz="0" w:space="0" w:color="auto"/>
                            <w:left w:val="none" w:sz="0" w:space="0" w:color="auto"/>
                            <w:bottom w:val="none" w:sz="0" w:space="0" w:color="auto"/>
                            <w:right w:val="none" w:sz="0" w:space="0" w:color="auto"/>
                          </w:divBdr>
                        </w:div>
                        <w:div w:id="620065439">
                          <w:marLeft w:val="640"/>
                          <w:marRight w:val="0"/>
                          <w:marTop w:val="0"/>
                          <w:marBottom w:val="0"/>
                          <w:divBdr>
                            <w:top w:val="none" w:sz="0" w:space="0" w:color="auto"/>
                            <w:left w:val="none" w:sz="0" w:space="0" w:color="auto"/>
                            <w:bottom w:val="none" w:sz="0" w:space="0" w:color="auto"/>
                            <w:right w:val="none" w:sz="0" w:space="0" w:color="auto"/>
                          </w:divBdr>
                        </w:div>
                        <w:div w:id="700205230">
                          <w:marLeft w:val="640"/>
                          <w:marRight w:val="0"/>
                          <w:marTop w:val="0"/>
                          <w:marBottom w:val="0"/>
                          <w:divBdr>
                            <w:top w:val="none" w:sz="0" w:space="0" w:color="auto"/>
                            <w:left w:val="none" w:sz="0" w:space="0" w:color="auto"/>
                            <w:bottom w:val="none" w:sz="0" w:space="0" w:color="auto"/>
                            <w:right w:val="none" w:sz="0" w:space="0" w:color="auto"/>
                          </w:divBdr>
                        </w:div>
                        <w:div w:id="766845510">
                          <w:marLeft w:val="640"/>
                          <w:marRight w:val="0"/>
                          <w:marTop w:val="0"/>
                          <w:marBottom w:val="0"/>
                          <w:divBdr>
                            <w:top w:val="none" w:sz="0" w:space="0" w:color="auto"/>
                            <w:left w:val="none" w:sz="0" w:space="0" w:color="auto"/>
                            <w:bottom w:val="none" w:sz="0" w:space="0" w:color="auto"/>
                            <w:right w:val="none" w:sz="0" w:space="0" w:color="auto"/>
                          </w:divBdr>
                        </w:div>
                        <w:div w:id="871958839">
                          <w:marLeft w:val="640"/>
                          <w:marRight w:val="0"/>
                          <w:marTop w:val="0"/>
                          <w:marBottom w:val="0"/>
                          <w:divBdr>
                            <w:top w:val="none" w:sz="0" w:space="0" w:color="auto"/>
                            <w:left w:val="none" w:sz="0" w:space="0" w:color="auto"/>
                            <w:bottom w:val="none" w:sz="0" w:space="0" w:color="auto"/>
                            <w:right w:val="none" w:sz="0" w:space="0" w:color="auto"/>
                          </w:divBdr>
                        </w:div>
                        <w:div w:id="897738913">
                          <w:marLeft w:val="640"/>
                          <w:marRight w:val="0"/>
                          <w:marTop w:val="0"/>
                          <w:marBottom w:val="0"/>
                          <w:divBdr>
                            <w:top w:val="none" w:sz="0" w:space="0" w:color="auto"/>
                            <w:left w:val="none" w:sz="0" w:space="0" w:color="auto"/>
                            <w:bottom w:val="none" w:sz="0" w:space="0" w:color="auto"/>
                            <w:right w:val="none" w:sz="0" w:space="0" w:color="auto"/>
                          </w:divBdr>
                        </w:div>
                        <w:div w:id="932013793">
                          <w:marLeft w:val="640"/>
                          <w:marRight w:val="0"/>
                          <w:marTop w:val="0"/>
                          <w:marBottom w:val="0"/>
                          <w:divBdr>
                            <w:top w:val="none" w:sz="0" w:space="0" w:color="auto"/>
                            <w:left w:val="none" w:sz="0" w:space="0" w:color="auto"/>
                            <w:bottom w:val="none" w:sz="0" w:space="0" w:color="auto"/>
                            <w:right w:val="none" w:sz="0" w:space="0" w:color="auto"/>
                          </w:divBdr>
                        </w:div>
                        <w:div w:id="1006909489">
                          <w:marLeft w:val="640"/>
                          <w:marRight w:val="0"/>
                          <w:marTop w:val="0"/>
                          <w:marBottom w:val="0"/>
                          <w:divBdr>
                            <w:top w:val="none" w:sz="0" w:space="0" w:color="auto"/>
                            <w:left w:val="none" w:sz="0" w:space="0" w:color="auto"/>
                            <w:bottom w:val="none" w:sz="0" w:space="0" w:color="auto"/>
                            <w:right w:val="none" w:sz="0" w:space="0" w:color="auto"/>
                          </w:divBdr>
                        </w:div>
                        <w:div w:id="1077433154">
                          <w:marLeft w:val="640"/>
                          <w:marRight w:val="0"/>
                          <w:marTop w:val="0"/>
                          <w:marBottom w:val="0"/>
                          <w:divBdr>
                            <w:top w:val="none" w:sz="0" w:space="0" w:color="auto"/>
                            <w:left w:val="none" w:sz="0" w:space="0" w:color="auto"/>
                            <w:bottom w:val="none" w:sz="0" w:space="0" w:color="auto"/>
                            <w:right w:val="none" w:sz="0" w:space="0" w:color="auto"/>
                          </w:divBdr>
                        </w:div>
                        <w:div w:id="1143736165">
                          <w:marLeft w:val="640"/>
                          <w:marRight w:val="0"/>
                          <w:marTop w:val="0"/>
                          <w:marBottom w:val="0"/>
                          <w:divBdr>
                            <w:top w:val="none" w:sz="0" w:space="0" w:color="auto"/>
                            <w:left w:val="none" w:sz="0" w:space="0" w:color="auto"/>
                            <w:bottom w:val="none" w:sz="0" w:space="0" w:color="auto"/>
                            <w:right w:val="none" w:sz="0" w:space="0" w:color="auto"/>
                          </w:divBdr>
                        </w:div>
                        <w:div w:id="1149402212">
                          <w:marLeft w:val="640"/>
                          <w:marRight w:val="0"/>
                          <w:marTop w:val="0"/>
                          <w:marBottom w:val="0"/>
                          <w:divBdr>
                            <w:top w:val="none" w:sz="0" w:space="0" w:color="auto"/>
                            <w:left w:val="none" w:sz="0" w:space="0" w:color="auto"/>
                            <w:bottom w:val="none" w:sz="0" w:space="0" w:color="auto"/>
                            <w:right w:val="none" w:sz="0" w:space="0" w:color="auto"/>
                          </w:divBdr>
                        </w:div>
                        <w:div w:id="1176306062">
                          <w:marLeft w:val="640"/>
                          <w:marRight w:val="0"/>
                          <w:marTop w:val="0"/>
                          <w:marBottom w:val="0"/>
                          <w:divBdr>
                            <w:top w:val="none" w:sz="0" w:space="0" w:color="auto"/>
                            <w:left w:val="none" w:sz="0" w:space="0" w:color="auto"/>
                            <w:bottom w:val="none" w:sz="0" w:space="0" w:color="auto"/>
                            <w:right w:val="none" w:sz="0" w:space="0" w:color="auto"/>
                          </w:divBdr>
                        </w:div>
                        <w:div w:id="1223563962">
                          <w:marLeft w:val="640"/>
                          <w:marRight w:val="0"/>
                          <w:marTop w:val="0"/>
                          <w:marBottom w:val="0"/>
                          <w:divBdr>
                            <w:top w:val="none" w:sz="0" w:space="0" w:color="auto"/>
                            <w:left w:val="none" w:sz="0" w:space="0" w:color="auto"/>
                            <w:bottom w:val="none" w:sz="0" w:space="0" w:color="auto"/>
                            <w:right w:val="none" w:sz="0" w:space="0" w:color="auto"/>
                          </w:divBdr>
                        </w:div>
                        <w:div w:id="1259872342">
                          <w:marLeft w:val="640"/>
                          <w:marRight w:val="0"/>
                          <w:marTop w:val="0"/>
                          <w:marBottom w:val="0"/>
                          <w:divBdr>
                            <w:top w:val="none" w:sz="0" w:space="0" w:color="auto"/>
                            <w:left w:val="none" w:sz="0" w:space="0" w:color="auto"/>
                            <w:bottom w:val="none" w:sz="0" w:space="0" w:color="auto"/>
                            <w:right w:val="none" w:sz="0" w:space="0" w:color="auto"/>
                          </w:divBdr>
                        </w:div>
                        <w:div w:id="1294097232">
                          <w:marLeft w:val="640"/>
                          <w:marRight w:val="0"/>
                          <w:marTop w:val="0"/>
                          <w:marBottom w:val="0"/>
                          <w:divBdr>
                            <w:top w:val="none" w:sz="0" w:space="0" w:color="auto"/>
                            <w:left w:val="none" w:sz="0" w:space="0" w:color="auto"/>
                            <w:bottom w:val="none" w:sz="0" w:space="0" w:color="auto"/>
                            <w:right w:val="none" w:sz="0" w:space="0" w:color="auto"/>
                          </w:divBdr>
                        </w:div>
                        <w:div w:id="1320885593">
                          <w:marLeft w:val="640"/>
                          <w:marRight w:val="0"/>
                          <w:marTop w:val="0"/>
                          <w:marBottom w:val="0"/>
                          <w:divBdr>
                            <w:top w:val="none" w:sz="0" w:space="0" w:color="auto"/>
                            <w:left w:val="none" w:sz="0" w:space="0" w:color="auto"/>
                            <w:bottom w:val="none" w:sz="0" w:space="0" w:color="auto"/>
                            <w:right w:val="none" w:sz="0" w:space="0" w:color="auto"/>
                          </w:divBdr>
                        </w:div>
                        <w:div w:id="1349942865">
                          <w:marLeft w:val="640"/>
                          <w:marRight w:val="0"/>
                          <w:marTop w:val="0"/>
                          <w:marBottom w:val="0"/>
                          <w:divBdr>
                            <w:top w:val="none" w:sz="0" w:space="0" w:color="auto"/>
                            <w:left w:val="none" w:sz="0" w:space="0" w:color="auto"/>
                            <w:bottom w:val="none" w:sz="0" w:space="0" w:color="auto"/>
                            <w:right w:val="none" w:sz="0" w:space="0" w:color="auto"/>
                          </w:divBdr>
                        </w:div>
                        <w:div w:id="1397362072">
                          <w:marLeft w:val="640"/>
                          <w:marRight w:val="0"/>
                          <w:marTop w:val="0"/>
                          <w:marBottom w:val="0"/>
                          <w:divBdr>
                            <w:top w:val="none" w:sz="0" w:space="0" w:color="auto"/>
                            <w:left w:val="none" w:sz="0" w:space="0" w:color="auto"/>
                            <w:bottom w:val="none" w:sz="0" w:space="0" w:color="auto"/>
                            <w:right w:val="none" w:sz="0" w:space="0" w:color="auto"/>
                          </w:divBdr>
                        </w:div>
                        <w:div w:id="1459955410">
                          <w:marLeft w:val="640"/>
                          <w:marRight w:val="0"/>
                          <w:marTop w:val="0"/>
                          <w:marBottom w:val="0"/>
                          <w:divBdr>
                            <w:top w:val="none" w:sz="0" w:space="0" w:color="auto"/>
                            <w:left w:val="none" w:sz="0" w:space="0" w:color="auto"/>
                            <w:bottom w:val="none" w:sz="0" w:space="0" w:color="auto"/>
                            <w:right w:val="none" w:sz="0" w:space="0" w:color="auto"/>
                          </w:divBdr>
                        </w:div>
                        <w:div w:id="1521775228">
                          <w:marLeft w:val="640"/>
                          <w:marRight w:val="0"/>
                          <w:marTop w:val="0"/>
                          <w:marBottom w:val="0"/>
                          <w:divBdr>
                            <w:top w:val="none" w:sz="0" w:space="0" w:color="auto"/>
                            <w:left w:val="none" w:sz="0" w:space="0" w:color="auto"/>
                            <w:bottom w:val="none" w:sz="0" w:space="0" w:color="auto"/>
                            <w:right w:val="none" w:sz="0" w:space="0" w:color="auto"/>
                          </w:divBdr>
                        </w:div>
                        <w:div w:id="1525754176">
                          <w:marLeft w:val="640"/>
                          <w:marRight w:val="0"/>
                          <w:marTop w:val="0"/>
                          <w:marBottom w:val="0"/>
                          <w:divBdr>
                            <w:top w:val="none" w:sz="0" w:space="0" w:color="auto"/>
                            <w:left w:val="none" w:sz="0" w:space="0" w:color="auto"/>
                            <w:bottom w:val="none" w:sz="0" w:space="0" w:color="auto"/>
                            <w:right w:val="none" w:sz="0" w:space="0" w:color="auto"/>
                          </w:divBdr>
                        </w:div>
                        <w:div w:id="1641302195">
                          <w:marLeft w:val="640"/>
                          <w:marRight w:val="0"/>
                          <w:marTop w:val="0"/>
                          <w:marBottom w:val="0"/>
                          <w:divBdr>
                            <w:top w:val="none" w:sz="0" w:space="0" w:color="auto"/>
                            <w:left w:val="none" w:sz="0" w:space="0" w:color="auto"/>
                            <w:bottom w:val="none" w:sz="0" w:space="0" w:color="auto"/>
                            <w:right w:val="none" w:sz="0" w:space="0" w:color="auto"/>
                          </w:divBdr>
                        </w:div>
                        <w:div w:id="1750156103">
                          <w:marLeft w:val="640"/>
                          <w:marRight w:val="0"/>
                          <w:marTop w:val="0"/>
                          <w:marBottom w:val="0"/>
                          <w:divBdr>
                            <w:top w:val="none" w:sz="0" w:space="0" w:color="auto"/>
                            <w:left w:val="none" w:sz="0" w:space="0" w:color="auto"/>
                            <w:bottom w:val="none" w:sz="0" w:space="0" w:color="auto"/>
                            <w:right w:val="none" w:sz="0" w:space="0" w:color="auto"/>
                          </w:divBdr>
                        </w:div>
                        <w:div w:id="1753429737">
                          <w:marLeft w:val="640"/>
                          <w:marRight w:val="0"/>
                          <w:marTop w:val="0"/>
                          <w:marBottom w:val="0"/>
                          <w:divBdr>
                            <w:top w:val="none" w:sz="0" w:space="0" w:color="auto"/>
                            <w:left w:val="none" w:sz="0" w:space="0" w:color="auto"/>
                            <w:bottom w:val="none" w:sz="0" w:space="0" w:color="auto"/>
                            <w:right w:val="none" w:sz="0" w:space="0" w:color="auto"/>
                          </w:divBdr>
                        </w:div>
                        <w:div w:id="1901020280">
                          <w:marLeft w:val="640"/>
                          <w:marRight w:val="0"/>
                          <w:marTop w:val="0"/>
                          <w:marBottom w:val="0"/>
                          <w:divBdr>
                            <w:top w:val="none" w:sz="0" w:space="0" w:color="auto"/>
                            <w:left w:val="none" w:sz="0" w:space="0" w:color="auto"/>
                            <w:bottom w:val="none" w:sz="0" w:space="0" w:color="auto"/>
                            <w:right w:val="none" w:sz="0" w:space="0" w:color="auto"/>
                          </w:divBdr>
                        </w:div>
                        <w:div w:id="1957789351">
                          <w:marLeft w:val="640"/>
                          <w:marRight w:val="0"/>
                          <w:marTop w:val="0"/>
                          <w:marBottom w:val="0"/>
                          <w:divBdr>
                            <w:top w:val="none" w:sz="0" w:space="0" w:color="auto"/>
                            <w:left w:val="none" w:sz="0" w:space="0" w:color="auto"/>
                            <w:bottom w:val="none" w:sz="0" w:space="0" w:color="auto"/>
                            <w:right w:val="none" w:sz="0" w:space="0" w:color="auto"/>
                          </w:divBdr>
                        </w:div>
                        <w:div w:id="1972205391">
                          <w:marLeft w:val="640"/>
                          <w:marRight w:val="0"/>
                          <w:marTop w:val="0"/>
                          <w:marBottom w:val="0"/>
                          <w:divBdr>
                            <w:top w:val="none" w:sz="0" w:space="0" w:color="auto"/>
                            <w:left w:val="none" w:sz="0" w:space="0" w:color="auto"/>
                            <w:bottom w:val="none" w:sz="0" w:space="0" w:color="auto"/>
                            <w:right w:val="none" w:sz="0" w:space="0" w:color="auto"/>
                          </w:divBdr>
                        </w:div>
                        <w:div w:id="2052723471">
                          <w:marLeft w:val="640"/>
                          <w:marRight w:val="0"/>
                          <w:marTop w:val="0"/>
                          <w:marBottom w:val="0"/>
                          <w:divBdr>
                            <w:top w:val="none" w:sz="0" w:space="0" w:color="auto"/>
                            <w:left w:val="none" w:sz="0" w:space="0" w:color="auto"/>
                            <w:bottom w:val="none" w:sz="0" w:space="0" w:color="auto"/>
                            <w:right w:val="none" w:sz="0" w:space="0" w:color="auto"/>
                          </w:divBdr>
                        </w:div>
                        <w:div w:id="2100443078">
                          <w:marLeft w:val="640"/>
                          <w:marRight w:val="0"/>
                          <w:marTop w:val="0"/>
                          <w:marBottom w:val="0"/>
                          <w:divBdr>
                            <w:top w:val="none" w:sz="0" w:space="0" w:color="auto"/>
                            <w:left w:val="none" w:sz="0" w:space="0" w:color="auto"/>
                            <w:bottom w:val="none" w:sz="0" w:space="0" w:color="auto"/>
                            <w:right w:val="none" w:sz="0" w:space="0" w:color="auto"/>
                          </w:divBdr>
                        </w:div>
                        <w:div w:id="2124689632">
                          <w:marLeft w:val="640"/>
                          <w:marRight w:val="0"/>
                          <w:marTop w:val="0"/>
                          <w:marBottom w:val="0"/>
                          <w:divBdr>
                            <w:top w:val="none" w:sz="0" w:space="0" w:color="auto"/>
                            <w:left w:val="none" w:sz="0" w:space="0" w:color="auto"/>
                            <w:bottom w:val="none" w:sz="0" w:space="0" w:color="auto"/>
                            <w:right w:val="none" w:sz="0" w:space="0" w:color="auto"/>
                          </w:divBdr>
                        </w:div>
                      </w:divsChild>
                    </w:div>
                    <w:div w:id="181944930">
                      <w:marLeft w:val="0"/>
                      <w:marRight w:val="0"/>
                      <w:marTop w:val="0"/>
                      <w:marBottom w:val="0"/>
                      <w:divBdr>
                        <w:top w:val="none" w:sz="0" w:space="0" w:color="auto"/>
                        <w:left w:val="none" w:sz="0" w:space="0" w:color="auto"/>
                        <w:bottom w:val="none" w:sz="0" w:space="0" w:color="auto"/>
                        <w:right w:val="none" w:sz="0" w:space="0" w:color="auto"/>
                      </w:divBdr>
                      <w:divsChild>
                        <w:div w:id="13044690">
                          <w:marLeft w:val="640"/>
                          <w:marRight w:val="0"/>
                          <w:marTop w:val="0"/>
                          <w:marBottom w:val="0"/>
                          <w:divBdr>
                            <w:top w:val="none" w:sz="0" w:space="0" w:color="auto"/>
                            <w:left w:val="none" w:sz="0" w:space="0" w:color="auto"/>
                            <w:bottom w:val="none" w:sz="0" w:space="0" w:color="auto"/>
                            <w:right w:val="none" w:sz="0" w:space="0" w:color="auto"/>
                          </w:divBdr>
                        </w:div>
                        <w:div w:id="20398937">
                          <w:marLeft w:val="640"/>
                          <w:marRight w:val="0"/>
                          <w:marTop w:val="0"/>
                          <w:marBottom w:val="0"/>
                          <w:divBdr>
                            <w:top w:val="none" w:sz="0" w:space="0" w:color="auto"/>
                            <w:left w:val="none" w:sz="0" w:space="0" w:color="auto"/>
                            <w:bottom w:val="none" w:sz="0" w:space="0" w:color="auto"/>
                            <w:right w:val="none" w:sz="0" w:space="0" w:color="auto"/>
                          </w:divBdr>
                        </w:div>
                        <w:div w:id="27488596">
                          <w:marLeft w:val="640"/>
                          <w:marRight w:val="0"/>
                          <w:marTop w:val="0"/>
                          <w:marBottom w:val="0"/>
                          <w:divBdr>
                            <w:top w:val="none" w:sz="0" w:space="0" w:color="auto"/>
                            <w:left w:val="none" w:sz="0" w:space="0" w:color="auto"/>
                            <w:bottom w:val="none" w:sz="0" w:space="0" w:color="auto"/>
                            <w:right w:val="none" w:sz="0" w:space="0" w:color="auto"/>
                          </w:divBdr>
                        </w:div>
                        <w:div w:id="58946668">
                          <w:marLeft w:val="640"/>
                          <w:marRight w:val="0"/>
                          <w:marTop w:val="0"/>
                          <w:marBottom w:val="0"/>
                          <w:divBdr>
                            <w:top w:val="none" w:sz="0" w:space="0" w:color="auto"/>
                            <w:left w:val="none" w:sz="0" w:space="0" w:color="auto"/>
                            <w:bottom w:val="none" w:sz="0" w:space="0" w:color="auto"/>
                            <w:right w:val="none" w:sz="0" w:space="0" w:color="auto"/>
                          </w:divBdr>
                        </w:div>
                        <w:div w:id="75326671">
                          <w:marLeft w:val="640"/>
                          <w:marRight w:val="0"/>
                          <w:marTop w:val="0"/>
                          <w:marBottom w:val="0"/>
                          <w:divBdr>
                            <w:top w:val="none" w:sz="0" w:space="0" w:color="auto"/>
                            <w:left w:val="none" w:sz="0" w:space="0" w:color="auto"/>
                            <w:bottom w:val="none" w:sz="0" w:space="0" w:color="auto"/>
                            <w:right w:val="none" w:sz="0" w:space="0" w:color="auto"/>
                          </w:divBdr>
                        </w:div>
                        <w:div w:id="85082780">
                          <w:marLeft w:val="640"/>
                          <w:marRight w:val="0"/>
                          <w:marTop w:val="0"/>
                          <w:marBottom w:val="0"/>
                          <w:divBdr>
                            <w:top w:val="none" w:sz="0" w:space="0" w:color="auto"/>
                            <w:left w:val="none" w:sz="0" w:space="0" w:color="auto"/>
                            <w:bottom w:val="none" w:sz="0" w:space="0" w:color="auto"/>
                            <w:right w:val="none" w:sz="0" w:space="0" w:color="auto"/>
                          </w:divBdr>
                        </w:div>
                        <w:div w:id="132528764">
                          <w:marLeft w:val="640"/>
                          <w:marRight w:val="0"/>
                          <w:marTop w:val="0"/>
                          <w:marBottom w:val="0"/>
                          <w:divBdr>
                            <w:top w:val="none" w:sz="0" w:space="0" w:color="auto"/>
                            <w:left w:val="none" w:sz="0" w:space="0" w:color="auto"/>
                            <w:bottom w:val="none" w:sz="0" w:space="0" w:color="auto"/>
                            <w:right w:val="none" w:sz="0" w:space="0" w:color="auto"/>
                          </w:divBdr>
                        </w:div>
                        <w:div w:id="197471895">
                          <w:marLeft w:val="640"/>
                          <w:marRight w:val="0"/>
                          <w:marTop w:val="0"/>
                          <w:marBottom w:val="0"/>
                          <w:divBdr>
                            <w:top w:val="none" w:sz="0" w:space="0" w:color="auto"/>
                            <w:left w:val="none" w:sz="0" w:space="0" w:color="auto"/>
                            <w:bottom w:val="none" w:sz="0" w:space="0" w:color="auto"/>
                            <w:right w:val="none" w:sz="0" w:space="0" w:color="auto"/>
                          </w:divBdr>
                        </w:div>
                        <w:div w:id="247858378">
                          <w:marLeft w:val="640"/>
                          <w:marRight w:val="0"/>
                          <w:marTop w:val="0"/>
                          <w:marBottom w:val="0"/>
                          <w:divBdr>
                            <w:top w:val="none" w:sz="0" w:space="0" w:color="auto"/>
                            <w:left w:val="none" w:sz="0" w:space="0" w:color="auto"/>
                            <w:bottom w:val="none" w:sz="0" w:space="0" w:color="auto"/>
                            <w:right w:val="none" w:sz="0" w:space="0" w:color="auto"/>
                          </w:divBdr>
                        </w:div>
                        <w:div w:id="484594270">
                          <w:marLeft w:val="640"/>
                          <w:marRight w:val="0"/>
                          <w:marTop w:val="0"/>
                          <w:marBottom w:val="0"/>
                          <w:divBdr>
                            <w:top w:val="none" w:sz="0" w:space="0" w:color="auto"/>
                            <w:left w:val="none" w:sz="0" w:space="0" w:color="auto"/>
                            <w:bottom w:val="none" w:sz="0" w:space="0" w:color="auto"/>
                            <w:right w:val="none" w:sz="0" w:space="0" w:color="auto"/>
                          </w:divBdr>
                        </w:div>
                        <w:div w:id="586770912">
                          <w:marLeft w:val="640"/>
                          <w:marRight w:val="0"/>
                          <w:marTop w:val="0"/>
                          <w:marBottom w:val="0"/>
                          <w:divBdr>
                            <w:top w:val="none" w:sz="0" w:space="0" w:color="auto"/>
                            <w:left w:val="none" w:sz="0" w:space="0" w:color="auto"/>
                            <w:bottom w:val="none" w:sz="0" w:space="0" w:color="auto"/>
                            <w:right w:val="none" w:sz="0" w:space="0" w:color="auto"/>
                          </w:divBdr>
                        </w:div>
                        <w:div w:id="646280002">
                          <w:marLeft w:val="640"/>
                          <w:marRight w:val="0"/>
                          <w:marTop w:val="0"/>
                          <w:marBottom w:val="0"/>
                          <w:divBdr>
                            <w:top w:val="none" w:sz="0" w:space="0" w:color="auto"/>
                            <w:left w:val="none" w:sz="0" w:space="0" w:color="auto"/>
                            <w:bottom w:val="none" w:sz="0" w:space="0" w:color="auto"/>
                            <w:right w:val="none" w:sz="0" w:space="0" w:color="auto"/>
                          </w:divBdr>
                        </w:div>
                        <w:div w:id="814564258">
                          <w:marLeft w:val="640"/>
                          <w:marRight w:val="0"/>
                          <w:marTop w:val="0"/>
                          <w:marBottom w:val="0"/>
                          <w:divBdr>
                            <w:top w:val="none" w:sz="0" w:space="0" w:color="auto"/>
                            <w:left w:val="none" w:sz="0" w:space="0" w:color="auto"/>
                            <w:bottom w:val="none" w:sz="0" w:space="0" w:color="auto"/>
                            <w:right w:val="none" w:sz="0" w:space="0" w:color="auto"/>
                          </w:divBdr>
                        </w:div>
                        <w:div w:id="917055346">
                          <w:marLeft w:val="640"/>
                          <w:marRight w:val="0"/>
                          <w:marTop w:val="0"/>
                          <w:marBottom w:val="0"/>
                          <w:divBdr>
                            <w:top w:val="none" w:sz="0" w:space="0" w:color="auto"/>
                            <w:left w:val="none" w:sz="0" w:space="0" w:color="auto"/>
                            <w:bottom w:val="none" w:sz="0" w:space="0" w:color="auto"/>
                            <w:right w:val="none" w:sz="0" w:space="0" w:color="auto"/>
                          </w:divBdr>
                        </w:div>
                        <w:div w:id="971130837">
                          <w:marLeft w:val="640"/>
                          <w:marRight w:val="0"/>
                          <w:marTop w:val="0"/>
                          <w:marBottom w:val="0"/>
                          <w:divBdr>
                            <w:top w:val="none" w:sz="0" w:space="0" w:color="auto"/>
                            <w:left w:val="none" w:sz="0" w:space="0" w:color="auto"/>
                            <w:bottom w:val="none" w:sz="0" w:space="0" w:color="auto"/>
                            <w:right w:val="none" w:sz="0" w:space="0" w:color="auto"/>
                          </w:divBdr>
                        </w:div>
                        <w:div w:id="1011493310">
                          <w:marLeft w:val="640"/>
                          <w:marRight w:val="0"/>
                          <w:marTop w:val="0"/>
                          <w:marBottom w:val="0"/>
                          <w:divBdr>
                            <w:top w:val="none" w:sz="0" w:space="0" w:color="auto"/>
                            <w:left w:val="none" w:sz="0" w:space="0" w:color="auto"/>
                            <w:bottom w:val="none" w:sz="0" w:space="0" w:color="auto"/>
                            <w:right w:val="none" w:sz="0" w:space="0" w:color="auto"/>
                          </w:divBdr>
                        </w:div>
                        <w:div w:id="1070419343">
                          <w:marLeft w:val="640"/>
                          <w:marRight w:val="0"/>
                          <w:marTop w:val="0"/>
                          <w:marBottom w:val="0"/>
                          <w:divBdr>
                            <w:top w:val="none" w:sz="0" w:space="0" w:color="auto"/>
                            <w:left w:val="none" w:sz="0" w:space="0" w:color="auto"/>
                            <w:bottom w:val="none" w:sz="0" w:space="0" w:color="auto"/>
                            <w:right w:val="none" w:sz="0" w:space="0" w:color="auto"/>
                          </w:divBdr>
                        </w:div>
                        <w:div w:id="1135490047">
                          <w:marLeft w:val="640"/>
                          <w:marRight w:val="0"/>
                          <w:marTop w:val="0"/>
                          <w:marBottom w:val="0"/>
                          <w:divBdr>
                            <w:top w:val="none" w:sz="0" w:space="0" w:color="auto"/>
                            <w:left w:val="none" w:sz="0" w:space="0" w:color="auto"/>
                            <w:bottom w:val="none" w:sz="0" w:space="0" w:color="auto"/>
                            <w:right w:val="none" w:sz="0" w:space="0" w:color="auto"/>
                          </w:divBdr>
                        </w:div>
                        <w:div w:id="1225750343">
                          <w:marLeft w:val="640"/>
                          <w:marRight w:val="0"/>
                          <w:marTop w:val="0"/>
                          <w:marBottom w:val="0"/>
                          <w:divBdr>
                            <w:top w:val="none" w:sz="0" w:space="0" w:color="auto"/>
                            <w:left w:val="none" w:sz="0" w:space="0" w:color="auto"/>
                            <w:bottom w:val="none" w:sz="0" w:space="0" w:color="auto"/>
                            <w:right w:val="none" w:sz="0" w:space="0" w:color="auto"/>
                          </w:divBdr>
                        </w:div>
                        <w:div w:id="1294361123">
                          <w:marLeft w:val="640"/>
                          <w:marRight w:val="0"/>
                          <w:marTop w:val="0"/>
                          <w:marBottom w:val="0"/>
                          <w:divBdr>
                            <w:top w:val="none" w:sz="0" w:space="0" w:color="auto"/>
                            <w:left w:val="none" w:sz="0" w:space="0" w:color="auto"/>
                            <w:bottom w:val="none" w:sz="0" w:space="0" w:color="auto"/>
                            <w:right w:val="none" w:sz="0" w:space="0" w:color="auto"/>
                          </w:divBdr>
                        </w:div>
                        <w:div w:id="1333070162">
                          <w:marLeft w:val="640"/>
                          <w:marRight w:val="0"/>
                          <w:marTop w:val="0"/>
                          <w:marBottom w:val="0"/>
                          <w:divBdr>
                            <w:top w:val="none" w:sz="0" w:space="0" w:color="auto"/>
                            <w:left w:val="none" w:sz="0" w:space="0" w:color="auto"/>
                            <w:bottom w:val="none" w:sz="0" w:space="0" w:color="auto"/>
                            <w:right w:val="none" w:sz="0" w:space="0" w:color="auto"/>
                          </w:divBdr>
                        </w:div>
                        <w:div w:id="1346666152">
                          <w:marLeft w:val="640"/>
                          <w:marRight w:val="0"/>
                          <w:marTop w:val="0"/>
                          <w:marBottom w:val="0"/>
                          <w:divBdr>
                            <w:top w:val="none" w:sz="0" w:space="0" w:color="auto"/>
                            <w:left w:val="none" w:sz="0" w:space="0" w:color="auto"/>
                            <w:bottom w:val="none" w:sz="0" w:space="0" w:color="auto"/>
                            <w:right w:val="none" w:sz="0" w:space="0" w:color="auto"/>
                          </w:divBdr>
                        </w:div>
                        <w:div w:id="1348482969">
                          <w:marLeft w:val="640"/>
                          <w:marRight w:val="0"/>
                          <w:marTop w:val="0"/>
                          <w:marBottom w:val="0"/>
                          <w:divBdr>
                            <w:top w:val="none" w:sz="0" w:space="0" w:color="auto"/>
                            <w:left w:val="none" w:sz="0" w:space="0" w:color="auto"/>
                            <w:bottom w:val="none" w:sz="0" w:space="0" w:color="auto"/>
                            <w:right w:val="none" w:sz="0" w:space="0" w:color="auto"/>
                          </w:divBdr>
                        </w:div>
                        <w:div w:id="1367373138">
                          <w:marLeft w:val="640"/>
                          <w:marRight w:val="0"/>
                          <w:marTop w:val="0"/>
                          <w:marBottom w:val="0"/>
                          <w:divBdr>
                            <w:top w:val="none" w:sz="0" w:space="0" w:color="auto"/>
                            <w:left w:val="none" w:sz="0" w:space="0" w:color="auto"/>
                            <w:bottom w:val="none" w:sz="0" w:space="0" w:color="auto"/>
                            <w:right w:val="none" w:sz="0" w:space="0" w:color="auto"/>
                          </w:divBdr>
                        </w:div>
                        <w:div w:id="1385178317">
                          <w:marLeft w:val="640"/>
                          <w:marRight w:val="0"/>
                          <w:marTop w:val="0"/>
                          <w:marBottom w:val="0"/>
                          <w:divBdr>
                            <w:top w:val="none" w:sz="0" w:space="0" w:color="auto"/>
                            <w:left w:val="none" w:sz="0" w:space="0" w:color="auto"/>
                            <w:bottom w:val="none" w:sz="0" w:space="0" w:color="auto"/>
                            <w:right w:val="none" w:sz="0" w:space="0" w:color="auto"/>
                          </w:divBdr>
                        </w:div>
                        <w:div w:id="1448893952">
                          <w:marLeft w:val="640"/>
                          <w:marRight w:val="0"/>
                          <w:marTop w:val="0"/>
                          <w:marBottom w:val="0"/>
                          <w:divBdr>
                            <w:top w:val="none" w:sz="0" w:space="0" w:color="auto"/>
                            <w:left w:val="none" w:sz="0" w:space="0" w:color="auto"/>
                            <w:bottom w:val="none" w:sz="0" w:space="0" w:color="auto"/>
                            <w:right w:val="none" w:sz="0" w:space="0" w:color="auto"/>
                          </w:divBdr>
                        </w:div>
                        <w:div w:id="1525632104">
                          <w:marLeft w:val="640"/>
                          <w:marRight w:val="0"/>
                          <w:marTop w:val="0"/>
                          <w:marBottom w:val="0"/>
                          <w:divBdr>
                            <w:top w:val="none" w:sz="0" w:space="0" w:color="auto"/>
                            <w:left w:val="none" w:sz="0" w:space="0" w:color="auto"/>
                            <w:bottom w:val="none" w:sz="0" w:space="0" w:color="auto"/>
                            <w:right w:val="none" w:sz="0" w:space="0" w:color="auto"/>
                          </w:divBdr>
                        </w:div>
                        <w:div w:id="1538159857">
                          <w:marLeft w:val="640"/>
                          <w:marRight w:val="0"/>
                          <w:marTop w:val="0"/>
                          <w:marBottom w:val="0"/>
                          <w:divBdr>
                            <w:top w:val="none" w:sz="0" w:space="0" w:color="auto"/>
                            <w:left w:val="none" w:sz="0" w:space="0" w:color="auto"/>
                            <w:bottom w:val="none" w:sz="0" w:space="0" w:color="auto"/>
                            <w:right w:val="none" w:sz="0" w:space="0" w:color="auto"/>
                          </w:divBdr>
                        </w:div>
                        <w:div w:id="1575817033">
                          <w:marLeft w:val="640"/>
                          <w:marRight w:val="0"/>
                          <w:marTop w:val="0"/>
                          <w:marBottom w:val="0"/>
                          <w:divBdr>
                            <w:top w:val="none" w:sz="0" w:space="0" w:color="auto"/>
                            <w:left w:val="none" w:sz="0" w:space="0" w:color="auto"/>
                            <w:bottom w:val="none" w:sz="0" w:space="0" w:color="auto"/>
                            <w:right w:val="none" w:sz="0" w:space="0" w:color="auto"/>
                          </w:divBdr>
                        </w:div>
                        <w:div w:id="1614049808">
                          <w:marLeft w:val="640"/>
                          <w:marRight w:val="0"/>
                          <w:marTop w:val="0"/>
                          <w:marBottom w:val="0"/>
                          <w:divBdr>
                            <w:top w:val="none" w:sz="0" w:space="0" w:color="auto"/>
                            <w:left w:val="none" w:sz="0" w:space="0" w:color="auto"/>
                            <w:bottom w:val="none" w:sz="0" w:space="0" w:color="auto"/>
                            <w:right w:val="none" w:sz="0" w:space="0" w:color="auto"/>
                          </w:divBdr>
                        </w:div>
                        <w:div w:id="1688946559">
                          <w:marLeft w:val="640"/>
                          <w:marRight w:val="0"/>
                          <w:marTop w:val="0"/>
                          <w:marBottom w:val="0"/>
                          <w:divBdr>
                            <w:top w:val="none" w:sz="0" w:space="0" w:color="auto"/>
                            <w:left w:val="none" w:sz="0" w:space="0" w:color="auto"/>
                            <w:bottom w:val="none" w:sz="0" w:space="0" w:color="auto"/>
                            <w:right w:val="none" w:sz="0" w:space="0" w:color="auto"/>
                          </w:divBdr>
                        </w:div>
                        <w:div w:id="1693845031">
                          <w:marLeft w:val="640"/>
                          <w:marRight w:val="0"/>
                          <w:marTop w:val="0"/>
                          <w:marBottom w:val="0"/>
                          <w:divBdr>
                            <w:top w:val="none" w:sz="0" w:space="0" w:color="auto"/>
                            <w:left w:val="none" w:sz="0" w:space="0" w:color="auto"/>
                            <w:bottom w:val="none" w:sz="0" w:space="0" w:color="auto"/>
                            <w:right w:val="none" w:sz="0" w:space="0" w:color="auto"/>
                          </w:divBdr>
                        </w:div>
                        <w:div w:id="1708337444">
                          <w:marLeft w:val="640"/>
                          <w:marRight w:val="0"/>
                          <w:marTop w:val="0"/>
                          <w:marBottom w:val="0"/>
                          <w:divBdr>
                            <w:top w:val="none" w:sz="0" w:space="0" w:color="auto"/>
                            <w:left w:val="none" w:sz="0" w:space="0" w:color="auto"/>
                            <w:bottom w:val="none" w:sz="0" w:space="0" w:color="auto"/>
                            <w:right w:val="none" w:sz="0" w:space="0" w:color="auto"/>
                          </w:divBdr>
                        </w:div>
                        <w:div w:id="1714504003">
                          <w:marLeft w:val="640"/>
                          <w:marRight w:val="0"/>
                          <w:marTop w:val="0"/>
                          <w:marBottom w:val="0"/>
                          <w:divBdr>
                            <w:top w:val="none" w:sz="0" w:space="0" w:color="auto"/>
                            <w:left w:val="none" w:sz="0" w:space="0" w:color="auto"/>
                            <w:bottom w:val="none" w:sz="0" w:space="0" w:color="auto"/>
                            <w:right w:val="none" w:sz="0" w:space="0" w:color="auto"/>
                          </w:divBdr>
                        </w:div>
                        <w:div w:id="1740322626">
                          <w:marLeft w:val="640"/>
                          <w:marRight w:val="0"/>
                          <w:marTop w:val="0"/>
                          <w:marBottom w:val="0"/>
                          <w:divBdr>
                            <w:top w:val="none" w:sz="0" w:space="0" w:color="auto"/>
                            <w:left w:val="none" w:sz="0" w:space="0" w:color="auto"/>
                            <w:bottom w:val="none" w:sz="0" w:space="0" w:color="auto"/>
                            <w:right w:val="none" w:sz="0" w:space="0" w:color="auto"/>
                          </w:divBdr>
                        </w:div>
                        <w:div w:id="1801455973">
                          <w:marLeft w:val="640"/>
                          <w:marRight w:val="0"/>
                          <w:marTop w:val="0"/>
                          <w:marBottom w:val="0"/>
                          <w:divBdr>
                            <w:top w:val="none" w:sz="0" w:space="0" w:color="auto"/>
                            <w:left w:val="none" w:sz="0" w:space="0" w:color="auto"/>
                            <w:bottom w:val="none" w:sz="0" w:space="0" w:color="auto"/>
                            <w:right w:val="none" w:sz="0" w:space="0" w:color="auto"/>
                          </w:divBdr>
                        </w:div>
                        <w:div w:id="1833910994">
                          <w:marLeft w:val="640"/>
                          <w:marRight w:val="0"/>
                          <w:marTop w:val="0"/>
                          <w:marBottom w:val="0"/>
                          <w:divBdr>
                            <w:top w:val="none" w:sz="0" w:space="0" w:color="auto"/>
                            <w:left w:val="none" w:sz="0" w:space="0" w:color="auto"/>
                            <w:bottom w:val="none" w:sz="0" w:space="0" w:color="auto"/>
                            <w:right w:val="none" w:sz="0" w:space="0" w:color="auto"/>
                          </w:divBdr>
                        </w:div>
                        <w:div w:id="1851723159">
                          <w:marLeft w:val="640"/>
                          <w:marRight w:val="0"/>
                          <w:marTop w:val="0"/>
                          <w:marBottom w:val="0"/>
                          <w:divBdr>
                            <w:top w:val="none" w:sz="0" w:space="0" w:color="auto"/>
                            <w:left w:val="none" w:sz="0" w:space="0" w:color="auto"/>
                            <w:bottom w:val="none" w:sz="0" w:space="0" w:color="auto"/>
                            <w:right w:val="none" w:sz="0" w:space="0" w:color="auto"/>
                          </w:divBdr>
                        </w:div>
                        <w:div w:id="1866096603">
                          <w:marLeft w:val="640"/>
                          <w:marRight w:val="0"/>
                          <w:marTop w:val="0"/>
                          <w:marBottom w:val="0"/>
                          <w:divBdr>
                            <w:top w:val="none" w:sz="0" w:space="0" w:color="auto"/>
                            <w:left w:val="none" w:sz="0" w:space="0" w:color="auto"/>
                            <w:bottom w:val="none" w:sz="0" w:space="0" w:color="auto"/>
                            <w:right w:val="none" w:sz="0" w:space="0" w:color="auto"/>
                          </w:divBdr>
                        </w:div>
                        <w:div w:id="1891573478">
                          <w:marLeft w:val="640"/>
                          <w:marRight w:val="0"/>
                          <w:marTop w:val="0"/>
                          <w:marBottom w:val="0"/>
                          <w:divBdr>
                            <w:top w:val="none" w:sz="0" w:space="0" w:color="auto"/>
                            <w:left w:val="none" w:sz="0" w:space="0" w:color="auto"/>
                            <w:bottom w:val="none" w:sz="0" w:space="0" w:color="auto"/>
                            <w:right w:val="none" w:sz="0" w:space="0" w:color="auto"/>
                          </w:divBdr>
                        </w:div>
                        <w:div w:id="1902672616">
                          <w:marLeft w:val="640"/>
                          <w:marRight w:val="0"/>
                          <w:marTop w:val="0"/>
                          <w:marBottom w:val="0"/>
                          <w:divBdr>
                            <w:top w:val="none" w:sz="0" w:space="0" w:color="auto"/>
                            <w:left w:val="none" w:sz="0" w:space="0" w:color="auto"/>
                            <w:bottom w:val="none" w:sz="0" w:space="0" w:color="auto"/>
                            <w:right w:val="none" w:sz="0" w:space="0" w:color="auto"/>
                          </w:divBdr>
                        </w:div>
                        <w:div w:id="1903909677">
                          <w:marLeft w:val="640"/>
                          <w:marRight w:val="0"/>
                          <w:marTop w:val="0"/>
                          <w:marBottom w:val="0"/>
                          <w:divBdr>
                            <w:top w:val="none" w:sz="0" w:space="0" w:color="auto"/>
                            <w:left w:val="none" w:sz="0" w:space="0" w:color="auto"/>
                            <w:bottom w:val="none" w:sz="0" w:space="0" w:color="auto"/>
                            <w:right w:val="none" w:sz="0" w:space="0" w:color="auto"/>
                          </w:divBdr>
                        </w:div>
                        <w:div w:id="1914193524">
                          <w:marLeft w:val="640"/>
                          <w:marRight w:val="0"/>
                          <w:marTop w:val="0"/>
                          <w:marBottom w:val="0"/>
                          <w:divBdr>
                            <w:top w:val="none" w:sz="0" w:space="0" w:color="auto"/>
                            <w:left w:val="none" w:sz="0" w:space="0" w:color="auto"/>
                            <w:bottom w:val="none" w:sz="0" w:space="0" w:color="auto"/>
                            <w:right w:val="none" w:sz="0" w:space="0" w:color="auto"/>
                          </w:divBdr>
                        </w:div>
                        <w:div w:id="1948148885">
                          <w:marLeft w:val="640"/>
                          <w:marRight w:val="0"/>
                          <w:marTop w:val="0"/>
                          <w:marBottom w:val="0"/>
                          <w:divBdr>
                            <w:top w:val="none" w:sz="0" w:space="0" w:color="auto"/>
                            <w:left w:val="none" w:sz="0" w:space="0" w:color="auto"/>
                            <w:bottom w:val="none" w:sz="0" w:space="0" w:color="auto"/>
                            <w:right w:val="none" w:sz="0" w:space="0" w:color="auto"/>
                          </w:divBdr>
                        </w:div>
                        <w:div w:id="1997342739">
                          <w:marLeft w:val="640"/>
                          <w:marRight w:val="0"/>
                          <w:marTop w:val="0"/>
                          <w:marBottom w:val="0"/>
                          <w:divBdr>
                            <w:top w:val="none" w:sz="0" w:space="0" w:color="auto"/>
                            <w:left w:val="none" w:sz="0" w:space="0" w:color="auto"/>
                            <w:bottom w:val="none" w:sz="0" w:space="0" w:color="auto"/>
                            <w:right w:val="none" w:sz="0" w:space="0" w:color="auto"/>
                          </w:divBdr>
                        </w:div>
                        <w:div w:id="2080471806">
                          <w:marLeft w:val="640"/>
                          <w:marRight w:val="0"/>
                          <w:marTop w:val="0"/>
                          <w:marBottom w:val="0"/>
                          <w:divBdr>
                            <w:top w:val="none" w:sz="0" w:space="0" w:color="auto"/>
                            <w:left w:val="none" w:sz="0" w:space="0" w:color="auto"/>
                            <w:bottom w:val="none" w:sz="0" w:space="0" w:color="auto"/>
                            <w:right w:val="none" w:sz="0" w:space="0" w:color="auto"/>
                          </w:divBdr>
                        </w:div>
                        <w:div w:id="2106994646">
                          <w:marLeft w:val="640"/>
                          <w:marRight w:val="0"/>
                          <w:marTop w:val="0"/>
                          <w:marBottom w:val="0"/>
                          <w:divBdr>
                            <w:top w:val="none" w:sz="0" w:space="0" w:color="auto"/>
                            <w:left w:val="none" w:sz="0" w:space="0" w:color="auto"/>
                            <w:bottom w:val="none" w:sz="0" w:space="0" w:color="auto"/>
                            <w:right w:val="none" w:sz="0" w:space="0" w:color="auto"/>
                          </w:divBdr>
                        </w:div>
                      </w:divsChild>
                    </w:div>
                    <w:div w:id="318925967">
                      <w:marLeft w:val="0"/>
                      <w:marRight w:val="0"/>
                      <w:marTop w:val="0"/>
                      <w:marBottom w:val="0"/>
                      <w:divBdr>
                        <w:top w:val="none" w:sz="0" w:space="0" w:color="auto"/>
                        <w:left w:val="none" w:sz="0" w:space="0" w:color="auto"/>
                        <w:bottom w:val="none" w:sz="0" w:space="0" w:color="auto"/>
                        <w:right w:val="none" w:sz="0" w:space="0" w:color="auto"/>
                      </w:divBdr>
                      <w:divsChild>
                        <w:div w:id="138301534">
                          <w:marLeft w:val="640"/>
                          <w:marRight w:val="0"/>
                          <w:marTop w:val="0"/>
                          <w:marBottom w:val="0"/>
                          <w:divBdr>
                            <w:top w:val="none" w:sz="0" w:space="0" w:color="auto"/>
                            <w:left w:val="none" w:sz="0" w:space="0" w:color="auto"/>
                            <w:bottom w:val="none" w:sz="0" w:space="0" w:color="auto"/>
                            <w:right w:val="none" w:sz="0" w:space="0" w:color="auto"/>
                          </w:divBdr>
                        </w:div>
                        <w:div w:id="156963523">
                          <w:marLeft w:val="640"/>
                          <w:marRight w:val="0"/>
                          <w:marTop w:val="0"/>
                          <w:marBottom w:val="0"/>
                          <w:divBdr>
                            <w:top w:val="none" w:sz="0" w:space="0" w:color="auto"/>
                            <w:left w:val="none" w:sz="0" w:space="0" w:color="auto"/>
                            <w:bottom w:val="none" w:sz="0" w:space="0" w:color="auto"/>
                            <w:right w:val="none" w:sz="0" w:space="0" w:color="auto"/>
                          </w:divBdr>
                        </w:div>
                        <w:div w:id="187378862">
                          <w:marLeft w:val="640"/>
                          <w:marRight w:val="0"/>
                          <w:marTop w:val="0"/>
                          <w:marBottom w:val="0"/>
                          <w:divBdr>
                            <w:top w:val="none" w:sz="0" w:space="0" w:color="auto"/>
                            <w:left w:val="none" w:sz="0" w:space="0" w:color="auto"/>
                            <w:bottom w:val="none" w:sz="0" w:space="0" w:color="auto"/>
                            <w:right w:val="none" w:sz="0" w:space="0" w:color="auto"/>
                          </w:divBdr>
                        </w:div>
                        <w:div w:id="242762373">
                          <w:marLeft w:val="640"/>
                          <w:marRight w:val="0"/>
                          <w:marTop w:val="0"/>
                          <w:marBottom w:val="0"/>
                          <w:divBdr>
                            <w:top w:val="none" w:sz="0" w:space="0" w:color="auto"/>
                            <w:left w:val="none" w:sz="0" w:space="0" w:color="auto"/>
                            <w:bottom w:val="none" w:sz="0" w:space="0" w:color="auto"/>
                            <w:right w:val="none" w:sz="0" w:space="0" w:color="auto"/>
                          </w:divBdr>
                        </w:div>
                        <w:div w:id="308437466">
                          <w:marLeft w:val="640"/>
                          <w:marRight w:val="0"/>
                          <w:marTop w:val="0"/>
                          <w:marBottom w:val="0"/>
                          <w:divBdr>
                            <w:top w:val="none" w:sz="0" w:space="0" w:color="auto"/>
                            <w:left w:val="none" w:sz="0" w:space="0" w:color="auto"/>
                            <w:bottom w:val="none" w:sz="0" w:space="0" w:color="auto"/>
                            <w:right w:val="none" w:sz="0" w:space="0" w:color="auto"/>
                          </w:divBdr>
                        </w:div>
                        <w:div w:id="372582886">
                          <w:marLeft w:val="640"/>
                          <w:marRight w:val="0"/>
                          <w:marTop w:val="0"/>
                          <w:marBottom w:val="0"/>
                          <w:divBdr>
                            <w:top w:val="none" w:sz="0" w:space="0" w:color="auto"/>
                            <w:left w:val="none" w:sz="0" w:space="0" w:color="auto"/>
                            <w:bottom w:val="none" w:sz="0" w:space="0" w:color="auto"/>
                            <w:right w:val="none" w:sz="0" w:space="0" w:color="auto"/>
                          </w:divBdr>
                        </w:div>
                        <w:div w:id="373620984">
                          <w:marLeft w:val="640"/>
                          <w:marRight w:val="0"/>
                          <w:marTop w:val="0"/>
                          <w:marBottom w:val="0"/>
                          <w:divBdr>
                            <w:top w:val="none" w:sz="0" w:space="0" w:color="auto"/>
                            <w:left w:val="none" w:sz="0" w:space="0" w:color="auto"/>
                            <w:bottom w:val="none" w:sz="0" w:space="0" w:color="auto"/>
                            <w:right w:val="none" w:sz="0" w:space="0" w:color="auto"/>
                          </w:divBdr>
                        </w:div>
                        <w:div w:id="400326376">
                          <w:marLeft w:val="640"/>
                          <w:marRight w:val="0"/>
                          <w:marTop w:val="0"/>
                          <w:marBottom w:val="0"/>
                          <w:divBdr>
                            <w:top w:val="none" w:sz="0" w:space="0" w:color="auto"/>
                            <w:left w:val="none" w:sz="0" w:space="0" w:color="auto"/>
                            <w:bottom w:val="none" w:sz="0" w:space="0" w:color="auto"/>
                            <w:right w:val="none" w:sz="0" w:space="0" w:color="auto"/>
                          </w:divBdr>
                        </w:div>
                        <w:div w:id="528420644">
                          <w:marLeft w:val="640"/>
                          <w:marRight w:val="0"/>
                          <w:marTop w:val="0"/>
                          <w:marBottom w:val="0"/>
                          <w:divBdr>
                            <w:top w:val="none" w:sz="0" w:space="0" w:color="auto"/>
                            <w:left w:val="none" w:sz="0" w:space="0" w:color="auto"/>
                            <w:bottom w:val="none" w:sz="0" w:space="0" w:color="auto"/>
                            <w:right w:val="none" w:sz="0" w:space="0" w:color="auto"/>
                          </w:divBdr>
                        </w:div>
                        <w:div w:id="601302663">
                          <w:marLeft w:val="640"/>
                          <w:marRight w:val="0"/>
                          <w:marTop w:val="0"/>
                          <w:marBottom w:val="0"/>
                          <w:divBdr>
                            <w:top w:val="none" w:sz="0" w:space="0" w:color="auto"/>
                            <w:left w:val="none" w:sz="0" w:space="0" w:color="auto"/>
                            <w:bottom w:val="none" w:sz="0" w:space="0" w:color="auto"/>
                            <w:right w:val="none" w:sz="0" w:space="0" w:color="auto"/>
                          </w:divBdr>
                        </w:div>
                        <w:div w:id="628898940">
                          <w:marLeft w:val="640"/>
                          <w:marRight w:val="0"/>
                          <w:marTop w:val="0"/>
                          <w:marBottom w:val="0"/>
                          <w:divBdr>
                            <w:top w:val="none" w:sz="0" w:space="0" w:color="auto"/>
                            <w:left w:val="none" w:sz="0" w:space="0" w:color="auto"/>
                            <w:bottom w:val="none" w:sz="0" w:space="0" w:color="auto"/>
                            <w:right w:val="none" w:sz="0" w:space="0" w:color="auto"/>
                          </w:divBdr>
                        </w:div>
                        <w:div w:id="640967506">
                          <w:marLeft w:val="640"/>
                          <w:marRight w:val="0"/>
                          <w:marTop w:val="0"/>
                          <w:marBottom w:val="0"/>
                          <w:divBdr>
                            <w:top w:val="none" w:sz="0" w:space="0" w:color="auto"/>
                            <w:left w:val="none" w:sz="0" w:space="0" w:color="auto"/>
                            <w:bottom w:val="none" w:sz="0" w:space="0" w:color="auto"/>
                            <w:right w:val="none" w:sz="0" w:space="0" w:color="auto"/>
                          </w:divBdr>
                        </w:div>
                        <w:div w:id="844053509">
                          <w:marLeft w:val="640"/>
                          <w:marRight w:val="0"/>
                          <w:marTop w:val="0"/>
                          <w:marBottom w:val="0"/>
                          <w:divBdr>
                            <w:top w:val="none" w:sz="0" w:space="0" w:color="auto"/>
                            <w:left w:val="none" w:sz="0" w:space="0" w:color="auto"/>
                            <w:bottom w:val="none" w:sz="0" w:space="0" w:color="auto"/>
                            <w:right w:val="none" w:sz="0" w:space="0" w:color="auto"/>
                          </w:divBdr>
                        </w:div>
                        <w:div w:id="922374130">
                          <w:marLeft w:val="640"/>
                          <w:marRight w:val="0"/>
                          <w:marTop w:val="0"/>
                          <w:marBottom w:val="0"/>
                          <w:divBdr>
                            <w:top w:val="none" w:sz="0" w:space="0" w:color="auto"/>
                            <w:left w:val="none" w:sz="0" w:space="0" w:color="auto"/>
                            <w:bottom w:val="none" w:sz="0" w:space="0" w:color="auto"/>
                            <w:right w:val="none" w:sz="0" w:space="0" w:color="auto"/>
                          </w:divBdr>
                        </w:div>
                        <w:div w:id="967779803">
                          <w:marLeft w:val="640"/>
                          <w:marRight w:val="0"/>
                          <w:marTop w:val="0"/>
                          <w:marBottom w:val="0"/>
                          <w:divBdr>
                            <w:top w:val="none" w:sz="0" w:space="0" w:color="auto"/>
                            <w:left w:val="none" w:sz="0" w:space="0" w:color="auto"/>
                            <w:bottom w:val="none" w:sz="0" w:space="0" w:color="auto"/>
                            <w:right w:val="none" w:sz="0" w:space="0" w:color="auto"/>
                          </w:divBdr>
                        </w:div>
                        <w:div w:id="1078675851">
                          <w:marLeft w:val="640"/>
                          <w:marRight w:val="0"/>
                          <w:marTop w:val="0"/>
                          <w:marBottom w:val="0"/>
                          <w:divBdr>
                            <w:top w:val="none" w:sz="0" w:space="0" w:color="auto"/>
                            <w:left w:val="none" w:sz="0" w:space="0" w:color="auto"/>
                            <w:bottom w:val="none" w:sz="0" w:space="0" w:color="auto"/>
                            <w:right w:val="none" w:sz="0" w:space="0" w:color="auto"/>
                          </w:divBdr>
                        </w:div>
                        <w:div w:id="1101148728">
                          <w:marLeft w:val="640"/>
                          <w:marRight w:val="0"/>
                          <w:marTop w:val="0"/>
                          <w:marBottom w:val="0"/>
                          <w:divBdr>
                            <w:top w:val="none" w:sz="0" w:space="0" w:color="auto"/>
                            <w:left w:val="none" w:sz="0" w:space="0" w:color="auto"/>
                            <w:bottom w:val="none" w:sz="0" w:space="0" w:color="auto"/>
                            <w:right w:val="none" w:sz="0" w:space="0" w:color="auto"/>
                          </w:divBdr>
                        </w:div>
                        <w:div w:id="1110664402">
                          <w:marLeft w:val="640"/>
                          <w:marRight w:val="0"/>
                          <w:marTop w:val="0"/>
                          <w:marBottom w:val="0"/>
                          <w:divBdr>
                            <w:top w:val="none" w:sz="0" w:space="0" w:color="auto"/>
                            <w:left w:val="none" w:sz="0" w:space="0" w:color="auto"/>
                            <w:bottom w:val="none" w:sz="0" w:space="0" w:color="auto"/>
                            <w:right w:val="none" w:sz="0" w:space="0" w:color="auto"/>
                          </w:divBdr>
                        </w:div>
                        <w:div w:id="1145049685">
                          <w:marLeft w:val="640"/>
                          <w:marRight w:val="0"/>
                          <w:marTop w:val="0"/>
                          <w:marBottom w:val="0"/>
                          <w:divBdr>
                            <w:top w:val="none" w:sz="0" w:space="0" w:color="auto"/>
                            <w:left w:val="none" w:sz="0" w:space="0" w:color="auto"/>
                            <w:bottom w:val="none" w:sz="0" w:space="0" w:color="auto"/>
                            <w:right w:val="none" w:sz="0" w:space="0" w:color="auto"/>
                          </w:divBdr>
                        </w:div>
                        <w:div w:id="1173451279">
                          <w:marLeft w:val="640"/>
                          <w:marRight w:val="0"/>
                          <w:marTop w:val="0"/>
                          <w:marBottom w:val="0"/>
                          <w:divBdr>
                            <w:top w:val="none" w:sz="0" w:space="0" w:color="auto"/>
                            <w:left w:val="none" w:sz="0" w:space="0" w:color="auto"/>
                            <w:bottom w:val="none" w:sz="0" w:space="0" w:color="auto"/>
                            <w:right w:val="none" w:sz="0" w:space="0" w:color="auto"/>
                          </w:divBdr>
                        </w:div>
                        <w:div w:id="1215971227">
                          <w:marLeft w:val="640"/>
                          <w:marRight w:val="0"/>
                          <w:marTop w:val="0"/>
                          <w:marBottom w:val="0"/>
                          <w:divBdr>
                            <w:top w:val="none" w:sz="0" w:space="0" w:color="auto"/>
                            <w:left w:val="none" w:sz="0" w:space="0" w:color="auto"/>
                            <w:bottom w:val="none" w:sz="0" w:space="0" w:color="auto"/>
                            <w:right w:val="none" w:sz="0" w:space="0" w:color="auto"/>
                          </w:divBdr>
                        </w:div>
                        <w:div w:id="1258708867">
                          <w:marLeft w:val="640"/>
                          <w:marRight w:val="0"/>
                          <w:marTop w:val="0"/>
                          <w:marBottom w:val="0"/>
                          <w:divBdr>
                            <w:top w:val="none" w:sz="0" w:space="0" w:color="auto"/>
                            <w:left w:val="none" w:sz="0" w:space="0" w:color="auto"/>
                            <w:bottom w:val="none" w:sz="0" w:space="0" w:color="auto"/>
                            <w:right w:val="none" w:sz="0" w:space="0" w:color="auto"/>
                          </w:divBdr>
                        </w:div>
                        <w:div w:id="1287275342">
                          <w:marLeft w:val="640"/>
                          <w:marRight w:val="0"/>
                          <w:marTop w:val="0"/>
                          <w:marBottom w:val="0"/>
                          <w:divBdr>
                            <w:top w:val="none" w:sz="0" w:space="0" w:color="auto"/>
                            <w:left w:val="none" w:sz="0" w:space="0" w:color="auto"/>
                            <w:bottom w:val="none" w:sz="0" w:space="0" w:color="auto"/>
                            <w:right w:val="none" w:sz="0" w:space="0" w:color="auto"/>
                          </w:divBdr>
                        </w:div>
                        <w:div w:id="1289776416">
                          <w:marLeft w:val="640"/>
                          <w:marRight w:val="0"/>
                          <w:marTop w:val="0"/>
                          <w:marBottom w:val="0"/>
                          <w:divBdr>
                            <w:top w:val="none" w:sz="0" w:space="0" w:color="auto"/>
                            <w:left w:val="none" w:sz="0" w:space="0" w:color="auto"/>
                            <w:bottom w:val="none" w:sz="0" w:space="0" w:color="auto"/>
                            <w:right w:val="none" w:sz="0" w:space="0" w:color="auto"/>
                          </w:divBdr>
                        </w:div>
                        <w:div w:id="1325353667">
                          <w:marLeft w:val="640"/>
                          <w:marRight w:val="0"/>
                          <w:marTop w:val="0"/>
                          <w:marBottom w:val="0"/>
                          <w:divBdr>
                            <w:top w:val="none" w:sz="0" w:space="0" w:color="auto"/>
                            <w:left w:val="none" w:sz="0" w:space="0" w:color="auto"/>
                            <w:bottom w:val="none" w:sz="0" w:space="0" w:color="auto"/>
                            <w:right w:val="none" w:sz="0" w:space="0" w:color="auto"/>
                          </w:divBdr>
                        </w:div>
                        <w:div w:id="1336029255">
                          <w:marLeft w:val="640"/>
                          <w:marRight w:val="0"/>
                          <w:marTop w:val="0"/>
                          <w:marBottom w:val="0"/>
                          <w:divBdr>
                            <w:top w:val="none" w:sz="0" w:space="0" w:color="auto"/>
                            <w:left w:val="none" w:sz="0" w:space="0" w:color="auto"/>
                            <w:bottom w:val="none" w:sz="0" w:space="0" w:color="auto"/>
                            <w:right w:val="none" w:sz="0" w:space="0" w:color="auto"/>
                          </w:divBdr>
                        </w:div>
                        <w:div w:id="1566573252">
                          <w:marLeft w:val="640"/>
                          <w:marRight w:val="0"/>
                          <w:marTop w:val="0"/>
                          <w:marBottom w:val="0"/>
                          <w:divBdr>
                            <w:top w:val="none" w:sz="0" w:space="0" w:color="auto"/>
                            <w:left w:val="none" w:sz="0" w:space="0" w:color="auto"/>
                            <w:bottom w:val="none" w:sz="0" w:space="0" w:color="auto"/>
                            <w:right w:val="none" w:sz="0" w:space="0" w:color="auto"/>
                          </w:divBdr>
                        </w:div>
                        <w:div w:id="1662082026">
                          <w:marLeft w:val="640"/>
                          <w:marRight w:val="0"/>
                          <w:marTop w:val="0"/>
                          <w:marBottom w:val="0"/>
                          <w:divBdr>
                            <w:top w:val="none" w:sz="0" w:space="0" w:color="auto"/>
                            <w:left w:val="none" w:sz="0" w:space="0" w:color="auto"/>
                            <w:bottom w:val="none" w:sz="0" w:space="0" w:color="auto"/>
                            <w:right w:val="none" w:sz="0" w:space="0" w:color="auto"/>
                          </w:divBdr>
                        </w:div>
                        <w:div w:id="1668243506">
                          <w:marLeft w:val="640"/>
                          <w:marRight w:val="0"/>
                          <w:marTop w:val="0"/>
                          <w:marBottom w:val="0"/>
                          <w:divBdr>
                            <w:top w:val="none" w:sz="0" w:space="0" w:color="auto"/>
                            <w:left w:val="none" w:sz="0" w:space="0" w:color="auto"/>
                            <w:bottom w:val="none" w:sz="0" w:space="0" w:color="auto"/>
                            <w:right w:val="none" w:sz="0" w:space="0" w:color="auto"/>
                          </w:divBdr>
                        </w:div>
                        <w:div w:id="1683436160">
                          <w:marLeft w:val="640"/>
                          <w:marRight w:val="0"/>
                          <w:marTop w:val="0"/>
                          <w:marBottom w:val="0"/>
                          <w:divBdr>
                            <w:top w:val="none" w:sz="0" w:space="0" w:color="auto"/>
                            <w:left w:val="none" w:sz="0" w:space="0" w:color="auto"/>
                            <w:bottom w:val="none" w:sz="0" w:space="0" w:color="auto"/>
                            <w:right w:val="none" w:sz="0" w:space="0" w:color="auto"/>
                          </w:divBdr>
                        </w:div>
                        <w:div w:id="1693455038">
                          <w:marLeft w:val="640"/>
                          <w:marRight w:val="0"/>
                          <w:marTop w:val="0"/>
                          <w:marBottom w:val="0"/>
                          <w:divBdr>
                            <w:top w:val="none" w:sz="0" w:space="0" w:color="auto"/>
                            <w:left w:val="none" w:sz="0" w:space="0" w:color="auto"/>
                            <w:bottom w:val="none" w:sz="0" w:space="0" w:color="auto"/>
                            <w:right w:val="none" w:sz="0" w:space="0" w:color="auto"/>
                          </w:divBdr>
                        </w:div>
                        <w:div w:id="1711763088">
                          <w:marLeft w:val="640"/>
                          <w:marRight w:val="0"/>
                          <w:marTop w:val="0"/>
                          <w:marBottom w:val="0"/>
                          <w:divBdr>
                            <w:top w:val="none" w:sz="0" w:space="0" w:color="auto"/>
                            <w:left w:val="none" w:sz="0" w:space="0" w:color="auto"/>
                            <w:bottom w:val="none" w:sz="0" w:space="0" w:color="auto"/>
                            <w:right w:val="none" w:sz="0" w:space="0" w:color="auto"/>
                          </w:divBdr>
                        </w:div>
                        <w:div w:id="1778062133">
                          <w:marLeft w:val="640"/>
                          <w:marRight w:val="0"/>
                          <w:marTop w:val="0"/>
                          <w:marBottom w:val="0"/>
                          <w:divBdr>
                            <w:top w:val="none" w:sz="0" w:space="0" w:color="auto"/>
                            <w:left w:val="none" w:sz="0" w:space="0" w:color="auto"/>
                            <w:bottom w:val="none" w:sz="0" w:space="0" w:color="auto"/>
                            <w:right w:val="none" w:sz="0" w:space="0" w:color="auto"/>
                          </w:divBdr>
                        </w:div>
                        <w:div w:id="1812210666">
                          <w:marLeft w:val="640"/>
                          <w:marRight w:val="0"/>
                          <w:marTop w:val="0"/>
                          <w:marBottom w:val="0"/>
                          <w:divBdr>
                            <w:top w:val="none" w:sz="0" w:space="0" w:color="auto"/>
                            <w:left w:val="none" w:sz="0" w:space="0" w:color="auto"/>
                            <w:bottom w:val="none" w:sz="0" w:space="0" w:color="auto"/>
                            <w:right w:val="none" w:sz="0" w:space="0" w:color="auto"/>
                          </w:divBdr>
                        </w:div>
                        <w:div w:id="1869903080">
                          <w:marLeft w:val="640"/>
                          <w:marRight w:val="0"/>
                          <w:marTop w:val="0"/>
                          <w:marBottom w:val="0"/>
                          <w:divBdr>
                            <w:top w:val="none" w:sz="0" w:space="0" w:color="auto"/>
                            <w:left w:val="none" w:sz="0" w:space="0" w:color="auto"/>
                            <w:bottom w:val="none" w:sz="0" w:space="0" w:color="auto"/>
                            <w:right w:val="none" w:sz="0" w:space="0" w:color="auto"/>
                          </w:divBdr>
                        </w:div>
                        <w:div w:id="1900938807">
                          <w:marLeft w:val="640"/>
                          <w:marRight w:val="0"/>
                          <w:marTop w:val="0"/>
                          <w:marBottom w:val="0"/>
                          <w:divBdr>
                            <w:top w:val="none" w:sz="0" w:space="0" w:color="auto"/>
                            <w:left w:val="none" w:sz="0" w:space="0" w:color="auto"/>
                            <w:bottom w:val="none" w:sz="0" w:space="0" w:color="auto"/>
                            <w:right w:val="none" w:sz="0" w:space="0" w:color="auto"/>
                          </w:divBdr>
                        </w:div>
                        <w:div w:id="1952011744">
                          <w:marLeft w:val="640"/>
                          <w:marRight w:val="0"/>
                          <w:marTop w:val="0"/>
                          <w:marBottom w:val="0"/>
                          <w:divBdr>
                            <w:top w:val="none" w:sz="0" w:space="0" w:color="auto"/>
                            <w:left w:val="none" w:sz="0" w:space="0" w:color="auto"/>
                            <w:bottom w:val="none" w:sz="0" w:space="0" w:color="auto"/>
                            <w:right w:val="none" w:sz="0" w:space="0" w:color="auto"/>
                          </w:divBdr>
                        </w:div>
                        <w:div w:id="2016103581">
                          <w:marLeft w:val="640"/>
                          <w:marRight w:val="0"/>
                          <w:marTop w:val="0"/>
                          <w:marBottom w:val="0"/>
                          <w:divBdr>
                            <w:top w:val="none" w:sz="0" w:space="0" w:color="auto"/>
                            <w:left w:val="none" w:sz="0" w:space="0" w:color="auto"/>
                            <w:bottom w:val="none" w:sz="0" w:space="0" w:color="auto"/>
                            <w:right w:val="none" w:sz="0" w:space="0" w:color="auto"/>
                          </w:divBdr>
                        </w:div>
                        <w:div w:id="2067098951">
                          <w:marLeft w:val="640"/>
                          <w:marRight w:val="0"/>
                          <w:marTop w:val="0"/>
                          <w:marBottom w:val="0"/>
                          <w:divBdr>
                            <w:top w:val="none" w:sz="0" w:space="0" w:color="auto"/>
                            <w:left w:val="none" w:sz="0" w:space="0" w:color="auto"/>
                            <w:bottom w:val="none" w:sz="0" w:space="0" w:color="auto"/>
                            <w:right w:val="none" w:sz="0" w:space="0" w:color="auto"/>
                          </w:divBdr>
                        </w:div>
                        <w:div w:id="2071880892">
                          <w:marLeft w:val="640"/>
                          <w:marRight w:val="0"/>
                          <w:marTop w:val="0"/>
                          <w:marBottom w:val="0"/>
                          <w:divBdr>
                            <w:top w:val="none" w:sz="0" w:space="0" w:color="auto"/>
                            <w:left w:val="none" w:sz="0" w:space="0" w:color="auto"/>
                            <w:bottom w:val="none" w:sz="0" w:space="0" w:color="auto"/>
                            <w:right w:val="none" w:sz="0" w:space="0" w:color="auto"/>
                          </w:divBdr>
                        </w:div>
                        <w:div w:id="2083604136">
                          <w:marLeft w:val="640"/>
                          <w:marRight w:val="0"/>
                          <w:marTop w:val="0"/>
                          <w:marBottom w:val="0"/>
                          <w:divBdr>
                            <w:top w:val="none" w:sz="0" w:space="0" w:color="auto"/>
                            <w:left w:val="none" w:sz="0" w:space="0" w:color="auto"/>
                            <w:bottom w:val="none" w:sz="0" w:space="0" w:color="auto"/>
                            <w:right w:val="none" w:sz="0" w:space="0" w:color="auto"/>
                          </w:divBdr>
                        </w:div>
                      </w:divsChild>
                    </w:div>
                    <w:div w:id="395014202">
                      <w:marLeft w:val="0"/>
                      <w:marRight w:val="0"/>
                      <w:marTop w:val="0"/>
                      <w:marBottom w:val="0"/>
                      <w:divBdr>
                        <w:top w:val="none" w:sz="0" w:space="0" w:color="auto"/>
                        <w:left w:val="none" w:sz="0" w:space="0" w:color="auto"/>
                        <w:bottom w:val="none" w:sz="0" w:space="0" w:color="auto"/>
                        <w:right w:val="none" w:sz="0" w:space="0" w:color="auto"/>
                      </w:divBdr>
                      <w:divsChild>
                        <w:div w:id="25639795">
                          <w:marLeft w:val="640"/>
                          <w:marRight w:val="0"/>
                          <w:marTop w:val="0"/>
                          <w:marBottom w:val="0"/>
                          <w:divBdr>
                            <w:top w:val="none" w:sz="0" w:space="0" w:color="auto"/>
                            <w:left w:val="none" w:sz="0" w:space="0" w:color="auto"/>
                            <w:bottom w:val="none" w:sz="0" w:space="0" w:color="auto"/>
                            <w:right w:val="none" w:sz="0" w:space="0" w:color="auto"/>
                          </w:divBdr>
                        </w:div>
                        <w:div w:id="36860104">
                          <w:marLeft w:val="640"/>
                          <w:marRight w:val="0"/>
                          <w:marTop w:val="0"/>
                          <w:marBottom w:val="0"/>
                          <w:divBdr>
                            <w:top w:val="none" w:sz="0" w:space="0" w:color="auto"/>
                            <w:left w:val="none" w:sz="0" w:space="0" w:color="auto"/>
                            <w:bottom w:val="none" w:sz="0" w:space="0" w:color="auto"/>
                            <w:right w:val="none" w:sz="0" w:space="0" w:color="auto"/>
                          </w:divBdr>
                        </w:div>
                        <w:div w:id="41684909">
                          <w:marLeft w:val="640"/>
                          <w:marRight w:val="0"/>
                          <w:marTop w:val="0"/>
                          <w:marBottom w:val="0"/>
                          <w:divBdr>
                            <w:top w:val="none" w:sz="0" w:space="0" w:color="auto"/>
                            <w:left w:val="none" w:sz="0" w:space="0" w:color="auto"/>
                            <w:bottom w:val="none" w:sz="0" w:space="0" w:color="auto"/>
                            <w:right w:val="none" w:sz="0" w:space="0" w:color="auto"/>
                          </w:divBdr>
                        </w:div>
                        <w:div w:id="100423103">
                          <w:marLeft w:val="640"/>
                          <w:marRight w:val="0"/>
                          <w:marTop w:val="0"/>
                          <w:marBottom w:val="0"/>
                          <w:divBdr>
                            <w:top w:val="none" w:sz="0" w:space="0" w:color="auto"/>
                            <w:left w:val="none" w:sz="0" w:space="0" w:color="auto"/>
                            <w:bottom w:val="none" w:sz="0" w:space="0" w:color="auto"/>
                            <w:right w:val="none" w:sz="0" w:space="0" w:color="auto"/>
                          </w:divBdr>
                        </w:div>
                        <w:div w:id="112093786">
                          <w:marLeft w:val="640"/>
                          <w:marRight w:val="0"/>
                          <w:marTop w:val="0"/>
                          <w:marBottom w:val="0"/>
                          <w:divBdr>
                            <w:top w:val="none" w:sz="0" w:space="0" w:color="auto"/>
                            <w:left w:val="none" w:sz="0" w:space="0" w:color="auto"/>
                            <w:bottom w:val="none" w:sz="0" w:space="0" w:color="auto"/>
                            <w:right w:val="none" w:sz="0" w:space="0" w:color="auto"/>
                          </w:divBdr>
                        </w:div>
                        <w:div w:id="143662784">
                          <w:marLeft w:val="640"/>
                          <w:marRight w:val="0"/>
                          <w:marTop w:val="0"/>
                          <w:marBottom w:val="0"/>
                          <w:divBdr>
                            <w:top w:val="none" w:sz="0" w:space="0" w:color="auto"/>
                            <w:left w:val="none" w:sz="0" w:space="0" w:color="auto"/>
                            <w:bottom w:val="none" w:sz="0" w:space="0" w:color="auto"/>
                            <w:right w:val="none" w:sz="0" w:space="0" w:color="auto"/>
                          </w:divBdr>
                        </w:div>
                        <w:div w:id="169298190">
                          <w:marLeft w:val="640"/>
                          <w:marRight w:val="0"/>
                          <w:marTop w:val="0"/>
                          <w:marBottom w:val="0"/>
                          <w:divBdr>
                            <w:top w:val="none" w:sz="0" w:space="0" w:color="auto"/>
                            <w:left w:val="none" w:sz="0" w:space="0" w:color="auto"/>
                            <w:bottom w:val="none" w:sz="0" w:space="0" w:color="auto"/>
                            <w:right w:val="none" w:sz="0" w:space="0" w:color="auto"/>
                          </w:divBdr>
                        </w:div>
                        <w:div w:id="192231125">
                          <w:marLeft w:val="640"/>
                          <w:marRight w:val="0"/>
                          <w:marTop w:val="0"/>
                          <w:marBottom w:val="0"/>
                          <w:divBdr>
                            <w:top w:val="none" w:sz="0" w:space="0" w:color="auto"/>
                            <w:left w:val="none" w:sz="0" w:space="0" w:color="auto"/>
                            <w:bottom w:val="none" w:sz="0" w:space="0" w:color="auto"/>
                            <w:right w:val="none" w:sz="0" w:space="0" w:color="auto"/>
                          </w:divBdr>
                        </w:div>
                        <w:div w:id="206912904">
                          <w:marLeft w:val="640"/>
                          <w:marRight w:val="0"/>
                          <w:marTop w:val="0"/>
                          <w:marBottom w:val="0"/>
                          <w:divBdr>
                            <w:top w:val="none" w:sz="0" w:space="0" w:color="auto"/>
                            <w:left w:val="none" w:sz="0" w:space="0" w:color="auto"/>
                            <w:bottom w:val="none" w:sz="0" w:space="0" w:color="auto"/>
                            <w:right w:val="none" w:sz="0" w:space="0" w:color="auto"/>
                          </w:divBdr>
                        </w:div>
                        <w:div w:id="274407062">
                          <w:marLeft w:val="640"/>
                          <w:marRight w:val="0"/>
                          <w:marTop w:val="0"/>
                          <w:marBottom w:val="0"/>
                          <w:divBdr>
                            <w:top w:val="none" w:sz="0" w:space="0" w:color="auto"/>
                            <w:left w:val="none" w:sz="0" w:space="0" w:color="auto"/>
                            <w:bottom w:val="none" w:sz="0" w:space="0" w:color="auto"/>
                            <w:right w:val="none" w:sz="0" w:space="0" w:color="auto"/>
                          </w:divBdr>
                        </w:div>
                        <w:div w:id="281812875">
                          <w:marLeft w:val="640"/>
                          <w:marRight w:val="0"/>
                          <w:marTop w:val="0"/>
                          <w:marBottom w:val="0"/>
                          <w:divBdr>
                            <w:top w:val="none" w:sz="0" w:space="0" w:color="auto"/>
                            <w:left w:val="none" w:sz="0" w:space="0" w:color="auto"/>
                            <w:bottom w:val="none" w:sz="0" w:space="0" w:color="auto"/>
                            <w:right w:val="none" w:sz="0" w:space="0" w:color="auto"/>
                          </w:divBdr>
                        </w:div>
                        <w:div w:id="320545405">
                          <w:marLeft w:val="640"/>
                          <w:marRight w:val="0"/>
                          <w:marTop w:val="0"/>
                          <w:marBottom w:val="0"/>
                          <w:divBdr>
                            <w:top w:val="none" w:sz="0" w:space="0" w:color="auto"/>
                            <w:left w:val="none" w:sz="0" w:space="0" w:color="auto"/>
                            <w:bottom w:val="none" w:sz="0" w:space="0" w:color="auto"/>
                            <w:right w:val="none" w:sz="0" w:space="0" w:color="auto"/>
                          </w:divBdr>
                        </w:div>
                        <w:div w:id="362444418">
                          <w:marLeft w:val="640"/>
                          <w:marRight w:val="0"/>
                          <w:marTop w:val="0"/>
                          <w:marBottom w:val="0"/>
                          <w:divBdr>
                            <w:top w:val="none" w:sz="0" w:space="0" w:color="auto"/>
                            <w:left w:val="none" w:sz="0" w:space="0" w:color="auto"/>
                            <w:bottom w:val="none" w:sz="0" w:space="0" w:color="auto"/>
                            <w:right w:val="none" w:sz="0" w:space="0" w:color="auto"/>
                          </w:divBdr>
                        </w:div>
                        <w:div w:id="385419285">
                          <w:marLeft w:val="640"/>
                          <w:marRight w:val="0"/>
                          <w:marTop w:val="0"/>
                          <w:marBottom w:val="0"/>
                          <w:divBdr>
                            <w:top w:val="none" w:sz="0" w:space="0" w:color="auto"/>
                            <w:left w:val="none" w:sz="0" w:space="0" w:color="auto"/>
                            <w:bottom w:val="none" w:sz="0" w:space="0" w:color="auto"/>
                            <w:right w:val="none" w:sz="0" w:space="0" w:color="auto"/>
                          </w:divBdr>
                        </w:div>
                        <w:div w:id="395589903">
                          <w:marLeft w:val="640"/>
                          <w:marRight w:val="0"/>
                          <w:marTop w:val="0"/>
                          <w:marBottom w:val="0"/>
                          <w:divBdr>
                            <w:top w:val="none" w:sz="0" w:space="0" w:color="auto"/>
                            <w:left w:val="none" w:sz="0" w:space="0" w:color="auto"/>
                            <w:bottom w:val="none" w:sz="0" w:space="0" w:color="auto"/>
                            <w:right w:val="none" w:sz="0" w:space="0" w:color="auto"/>
                          </w:divBdr>
                        </w:div>
                        <w:div w:id="397678930">
                          <w:marLeft w:val="640"/>
                          <w:marRight w:val="0"/>
                          <w:marTop w:val="0"/>
                          <w:marBottom w:val="0"/>
                          <w:divBdr>
                            <w:top w:val="none" w:sz="0" w:space="0" w:color="auto"/>
                            <w:left w:val="none" w:sz="0" w:space="0" w:color="auto"/>
                            <w:bottom w:val="none" w:sz="0" w:space="0" w:color="auto"/>
                            <w:right w:val="none" w:sz="0" w:space="0" w:color="auto"/>
                          </w:divBdr>
                        </w:div>
                        <w:div w:id="441069326">
                          <w:marLeft w:val="640"/>
                          <w:marRight w:val="0"/>
                          <w:marTop w:val="0"/>
                          <w:marBottom w:val="0"/>
                          <w:divBdr>
                            <w:top w:val="none" w:sz="0" w:space="0" w:color="auto"/>
                            <w:left w:val="none" w:sz="0" w:space="0" w:color="auto"/>
                            <w:bottom w:val="none" w:sz="0" w:space="0" w:color="auto"/>
                            <w:right w:val="none" w:sz="0" w:space="0" w:color="auto"/>
                          </w:divBdr>
                        </w:div>
                        <w:div w:id="460148245">
                          <w:marLeft w:val="640"/>
                          <w:marRight w:val="0"/>
                          <w:marTop w:val="0"/>
                          <w:marBottom w:val="0"/>
                          <w:divBdr>
                            <w:top w:val="none" w:sz="0" w:space="0" w:color="auto"/>
                            <w:left w:val="none" w:sz="0" w:space="0" w:color="auto"/>
                            <w:bottom w:val="none" w:sz="0" w:space="0" w:color="auto"/>
                            <w:right w:val="none" w:sz="0" w:space="0" w:color="auto"/>
                          </w:divBdr>
                        </w:div>
                        <w:div w:id="483934866">
                          <w:marLeft w:val="640"/>
                          <w:marRight w:val="0"/>
                          <w:marTop w:val="0"/>
                          <w:marBottom w:val="0"/>
                          <w:divBdr>
                            <w:top w:val="none" w:sz="0" w:space="0" w:color="auto"/>
                            <w:left w:val="none" w:sz="0" w:space="0" w:color="auto"/>
                            <w:bottom w:val="none" w:sz="0" w:space="0" w:color="auto"/>
                            <w:right w:val="none" w:sz="0" w:space="0" w:color="auto"/>
                          </w:divBdr>
                        </w:div>
                        <w:div w:id="497503520">
                          <w:marLeft w:val="640"/>
                          <w:marRight w:val="0"/>
                          <w:marTop w:val="0"/>
                          <w:marBottom w:val="0"/>
                          <w:divBdr>
                            <w:top w:val="none" w:sz="0" w:space="0" w:color="auto"/>
                            <w:left w:val="none" w:sz="0" w:space="0" w:color="auto"/>
                            <w:bottom w:val="none" w:sz="0" w:space="0" w:color="auto"/>
                            <w:right w:val="none" w:sz="0" w:space="0" w:color="auto"/>
                          </w:divBdr>
                        </w:div>
                        <w:div w:id="640305848">
                          <w:marLeft w:val="640"/>
                          <w:marRight w:val="0"/>
                          <w:marTop w:val="0"/>
                          <w:marBottom w:val="0"/>
                          <w:divBdr>
                            <w:top w:val="none" w:sz="0" w:space="0" w:color="auto"/>
                            <w:left w:val="none" w:sz="0" w:space="0" w:color="auto"/>
                            <w:bottom w:val="none" w:sz="0" w:space="0" w:color="auto"/>
                            <w:right w:val="none" w:sz="0" w:space="0" w:color="auto"/>
                          </w:divBdr>
                        </w:div>
                        <w:div w:id="707291209">
                          <w:marLeft w:val="640"/>
                          <w:marRight w:val="0"/>
                          <w:marTop w:val="0"/>
                          <w:marBottom w:val="0"/>
                          <w:divBdr>
                            <w:top w:val="none" w:sz="0" w:space="0" w:color="auto"/>
                            <w:left w:val="none" w:sz="0" w:space="0" w:color="auto"/>
                            <w:bottom w:val="none" w:sz="0" w:space="0" w:color="auto"/>
                            <w:right w:val="none" w:sz="0" w:space="0" w:color="auto"/>
                          </w:divBdr>
                        </w:div>
                        <w:div w:id="724524255">
                          <w:marLeft w:val="640"/>
                          <w:marRight w:val="0"/>
                          <w:marTop w:val="0"/>
                          <w:marBottom w:val="0"/>
                          <w:divBdr>
                            <w:top w:val="none" w:sz="0" w:space="0" w:color="auto"/>
                            <w:left w:val="none" w:sz="0" w:space="0" w:color="auto"/>
                            <w:bottom w:val="none" w:sz="0" w:space="0" w:color="auto"/>
                            <w:right w:val="none" w:sz="0" w:space="0" w:color="auto"/>
                          </w:divBdr>
                        </w:div>
                        <w:div w:id="784930364">
                          <w:marLeft w:val="640"/>
                          <w:marRight w:val="0"/>
                          <w:marTop w:val="0"/>
                          <w:marBottom w:val="0"/>
                          <w:divBdr>
                            <w:top w:val="none" w:sz="0" w:space="0" w:color="auto"/>
                            <w:left w:val="none" w:sz="0" w:space="0" w:color="auto"/>
                            <w:bottom w:val="none" w:sz="0" w:space="0" w:color="auto"/>
                            <w:right w:val="none" w:sz="0" w:space="0" w:color="auto"/>
                          </w:divBdr>
                        </w:div>
                        <w:div w:id="828860641">
                          <w:marLeft w:val="640"/>
                          <w:marRight w:val="0"/>
                          <w:marTop w:val="0"/>
                          <w:marBottom w:val="0"/>
                          <w:divBdr>
                            <w:top w:val="none" w:sz="0" w:space="0" w:color="auto"/>
                            <w:left w:val="none" w:sz="0" w:space="0" w:color="auto"/>
                            <w:bottom w:val="none" w:sz="0" w:space="0" w:color="auto"/>
                            <w:right w:val="none" w:sz="0" w:space="0" w:color="auto"/>
                          </w:divBdr>
                        </w:div>
                        <w:div w:id="891189679">
                          <w:marLeft w:val="640"/>
                          <w:marRight w:val="0"/>
                          <w:marTop w:val="0"/>
                          <w:marBottom w:val="0"/>
                          <w:divBdr>
                            <w:top w:val="none" w:sz="0" w:space="0" w:color="auto"/>
                            <w:left w:val="none" w:sz="0" w:space="0" w:color="auto"/>
                            <w:bottom w:val="none" w:sz="0" w:space="0" w:color="auto"/>
                            <w:right w:val="none" w:sz="0" w:space="0" w:color="auto"/>
                          </w:divBdr>
                        </w:div>
                        <w:div w:id="922957680">
                          <w:marLeft w:val="640"/>
                          <w:marRight w:val="0"/>
                          <w:marTop w:val="0"/>
                          <w:marBottom w:val="0"/>
                          <w:divBdr>
                            <w:top w:val="none" w:sz="0" w:space="0" w:color="auto"/>
                            <w:left w:val="none" w:sz="0" w:space="0" w:color="auto"/>
                            <w:bottom w:val="none" w:sz="0" w:space="0" w:color="auto"/>
                            <w:right w:val="none" w:sz="0" w:space="0" w:color="auto"/>
                          </w:divBdr>
                        </w:div>
                        <w:div w:id="1058285684">
                          <w:marLeft w:val="640"/>
                          <w:marRight w:val="0"/>
                          <w:marTop w:val="0"/>
                          <w:marBottom w:val="0"/>
                          <w:divBdr>
                            <w:top w:val="none" w:sz="0" w:space="0" w:color="auto"/>
                            <w:left w:val="none" w:sz="0" w:space="0" w:color="auto"/>
                            <w:bottom w:val="none" w:sz="0" w:space="0" w:color="auto"/>
                            <w:right w:val="none" w:sz="0" w:space="0" w:color="auto"/>
                          </w:divBdr>
                        </w:div>
                        <w:div w:id="1120369716">
                          <w:marLeft w:val="640"/>
                          <w:marRight w:val="0"/>
                          <w:marTop w:val="0"/>
                          <w:marBottom w:val="0"/>
                          <w:divBdr>
                            <w:top w:val="none" w:sz="0" w:space="0" w:color="auto"/>
                            <w:left w:val="none" w:sz="0" w:space="0" w:color="auto"/>
                            <w:bottom w:val="none" w:sz="0" w:space="0" w:color="auto"/>
                            <w:right w:val="none" w:sz="0" w:space="0" w:color="auto"/>
                          </w:divBdr>
                        </w:div>
                        <w:div w:id="1155950642">
                          <w:marLeft w:val="640"/>
                          <w:marRight w:val="0"/>
                          <w:marTop w:val="0"/>
                          <w:marBottom w:val="0"/>
                          <w:divBdr>
                            <w:top w:val="none" w:sz="0" w:space="0" w:color="auto"/>
                            <w:left w:val="none" w:sz="0" w:space="0" w:color="auto"/>
                            <w:bottom w:val="none" w:sz="0" w:space="0" w:color="auto"/>
                            <w:right w:val="none" w:sz="0" w:space="0" w:color="auto"/>
                          </w:divBdr>
                        </w:div>
                        <w:div w:id="1298609467">
                          <w:marLeft w:val="640"/>
                          <w:marRight w:val="0"/>
                          <w:marTop w:val="0"/>
                          <w:marBottom w:val="0"/>
                          <w:divBdr>
                            <w:top w:val="none" w:sz="0" w:space="0" w:color="auto"/>
                            <w:left w:val="none" w:sz="0" w:space="0" w:color="auto"/>
                            <w:bottom w:val="none" w:sz="0" w:space="0" w:color="auto"/>
                            <w:right w:val="none" w:sz="0" w:space="0" w:color="auto"/>
                          </w:divBdr>
                        </w:div>
                        <w:div w:id="1477337449">
                          <w:marLeft w:val="640"/>
                          <w:marRight w:val="0"/>
                          <w:marTop w:val="0"/>
                          <w:marBottom w:val="0"/>
                          <w:divBdr>
                            <w:top w:val="none" w:sz="0" w:space="0" w:color="auto"/>
                            <w:left w:val="none" w:sz="0" w:space="0" w:color="auto"/>
                            <w:bottom w:val="none" w:sz="0" w:space="0" w:color="auto"/>
                            <w:right w:val="none" w:sz="0" w:space="0" w:color="auto"/>
                          </w:divBdr>
                        </w:div>
                        <w:div w:id="1513910654">
                          <w:marLeft w:val="640"/>
                          <w:marRight w:val="0"/>
                          <w:marTop w:val="0"/>
                          <w:marBottom w:val="0"/>
                          <w:divBdr>
                            <w:top w:val="none" w:sz="0" w:space="0" w:color="auto"/>
                            <w:left w:val="none" w:sz="0" w:space="0" w:color="auto"/>
                            <w:bottom w:val="none" w:sz="0" w:space="0" w:color="auto"/>
                            <w:right w:val="none" w:sz="0" w:space="0" w:color="auto"/>
                          </w:divBdr>
                        </w:div>
                        <w:div w:id="1566068641">
                          <w:marLeft w:val="640"/>
                          <w:marRight w:val="0"/>
                          <w:marTop w:val="0"/>
                          <w:marBottom w:val="0"/>
                          <w:divBdr>
                            <w:top w:val="none" w:sz="0" w:space="0" w:color="auto"/>
                            <w:left w:val="none" w:sz="0" w:space="0" w:color="auto"/>
                            <w:bottom w:val="none" w:sz="0" w:space="0" w:color="auto"/>
                            <w:right w:val="none" w:sz="0" w:space="0" w:color="auto"/>
                          </w:divBdr>
                        </w:div>
                        <w:div w:id="1635482983">
                          <w:marLeft w:val="640"/>
                          <w:marRight w:val="0"/>
                          <w:marTop w:val="0"/>
                          <w:marBottom w:val="0"/>
                          <w:divBdr>
                            <w:top w:val="none" w:sz="0" w:space="0" w:color="auto"/>
                            <w:left w:val="none" w:sz="0" w:space="0" w:color="auto"/>
                            <w:bottom w:val="none" w:sz="0" w:space="0" w:color="auto"/>
                            <w:right w:val="none" w:sz="0" w:space="0" w:color="auto"/>
                          </w:divBdr>
                        </w:div>
                        <w:div w:id="1676570191">
                          <w:marLeft w:val="640"/>
                          <w:marRight w:val="0"/>
                          <w:marTop w:val="0"/>
                          <w:marBottom w:val="0"/>
                          <w:divBdr>
                            <w:top w:val="none" w:sz="0" w:space="0" w:color="auto"/>
                            <w:left w:val="none" w:sz="0" w:space="0" w:color="auto"/>
                            <w:bottom w:val="none" w:sz="0" w:space="0" w:color="auto"/>
                            <w:right w:val="none" w:sz="0" w:space="0" w:color="auto"/>
                          </w:divBdr>
                        </w:div>
                        <w:div w:id="1710179897">
                          <w:marLeft w:val="640"/>
                          <w:marRight w:val="0"/>
                          <w:marTop w:val="0"/>
                          <w:marBottom w:val="0"/>
                          <w:divBdr>
                            <w:top w:val="none" w:sz="0" w:space="0" w:color="auto"/>
                            <w:left w:val="none" w:sz="0" w:space="0" w:color="auto"/>
                            <w:bottom w:val="none" w:sz="0" w:space="0" w:color="auto"/>
                            <w:right w:val="none" w:sz="0" w:space="0" w:color="auto"/>
                          </w:divBdr>
                        </w:div>
                        <w:div w:id="1716389926">
                          <w:marLeft w:val="640"/>
                          <w:marRight w:val="0"/>
                          <w:marTop w:val="0"/>
                          <w:marBottom w:val="0"/>
                          <w:divBdr>
                            <w:top w:val="none" w:sz="0" w:space="0" w:color="auto"/>
                            <w:left w:val="none" w:sz="0" w:space="0" w:color="auto"/>
                            <w:bottom w:val="none" w:sz="0" w:space="0" w:color="auto"/>
                            <w:right w:val="none" w:sz="0" w:space="0" w:color="auto"/>
                          </w:divBdr>
                        </w:div>
                        <w:div w:id="1745759132">
                          <w:marLeft w:val="640"/>
                          <w:marRight w:val="0"/>
                          <w:marTop w:val="0"/>
                          <w:marBottom w:val="0"/>
                          <w:divBdr>
                            <w:top w:val="none" w:sz="0" w:space="0" w:color="auto"/>
                            <w:left w:val="none" w:sz="0" w:space="0" w:color="auto"/>
                            <w:bottom w:val="none" w:sz="0" w:space="0" w:color="auto"/>
                            <w:right w:val="none" w:sz="0" w:space="0" w:color="auto"/>
                          </w:divBdr>
                        </w:div>
                        <w:div w:id="1748917274">
                          <w:marLeft w:val="640"/>
                          <w:marRight w:val="0"/>
                          <w:marTop w:val="0"/>
                          <w:marBottom w:val="0"/>
                          <w:divBdr>
                            <w:top w:val="none" w:sz="0" w:space="0" w:color="auto"/>
                            <w:left w:val="none" w:sz="0" w:space="0" w:color="auto"/>
                            <w:bottom w:val="none" w:sz="0" w:space="0" w:color="auto"/>
                            <w:right w:val="none" w:sz="0" w:space="0" w:color="auto"/>
                          </w:divBdr>
                        </w:div>
                        <w:div w:id="1810782478">
                          <w:marLeft w:val="640"/>
                          <w:marRight w:val="0"/>
                          <w:marTop w:val="0"/>
                          <w:marBottom w:val="0"/>
                          <w:divBdr>
                            <w:top w:val="none" w:sz="0" w:space="0" w:color="auto"/>
                            <w:left w:val="none" w:sz="0" w:space="0" w:color="auto"/>
                            <w:bottom w:val="none" w:sz="0" w:space="0" w:color="auto"/>
                            <w:right w:val="none" w:sz="0" w:space="0" w:color="auto"/>
                          </w:divBdr>
                        </w:div>
                        <w:div w:id="1834291823">
                          <w:marLeft w:val="640"/>
                          <w:marRight w:val="0"/>
                          <w:marTop w:val="0"/>
                          <w:marBottom w:val="0"/>
                          <w:divBdr>
                            <w:top w:val="none" w:sz="0" w:space="0" w:color="auto"/>
                            <w:left w:val="none" w:sz="0" w:space="0" w:color="auto"/>
                            <w:bottom w:val="none" w:sz="0" w:space="0" w:color="auto"/>
                            <w:right w:val="none" w:sz="0" w:space="0" w:color="auto"/>
                          </w:divBdr>
                        </w:div>
                        <w:div w:id="1894541020">
                          <w:marLeft w:val="640"/>
                          <w:marRight w:val="0"/>
                          <w:marTop w:val="0"/>
                          <w:marBottom w:val="0"/>
                          <w:divBdr>
                            <w:top w:val="none" w:sz="0" w:space="0" w:color="auto"/>
                            <w:left w:val="none" w:sz="0" w:space="0" w:color="auto"/>
                            <w:bottom w:val="none" w:sz="0" w:space="0" w:color="auto"/>
                            <w:right w:val="none" w:sz="0" w:space="0" w:color="auto"/>
                          </w:divBdr>
                        </w:div>
                        <w:div w:id="1937979506">
                          <w:marLeft w:val="640"/>
                          <w:marRight w:val="0"/>
                          <w:marTop w:val="0"/>
                          <w:marBottom w:val="0"/>
                          <w:divBdr>
                            <w:top w:val="none" w:sz="0" w:space="0" w:color="auto"/>
                            <w:left w:val="none" w:sz="0" w:space="0" w:color="auto"/>
                            <w:bottom w:val="none" w:sz="0" w:space="0" w:color="auto"/>
                            <w:right w:val="none" w:sz="0" w:space="0" w:color="auto"/>
                          </w:divBdr>
                        </w:div>
                        <w:div w:id="2006779145">
                          <w:marLeft w:val="640"/>
                          <w:marRight w:val="0"/>
                          <w:marTop w:val="0"/>
                          <w:marBottom w:val="0"/>
                          <w:divBdr>
                            <w:top w:val="none" w:sz="0" w:space="0" w:color="auto"/>
                            <w:left w:val="none" w:sz="0" w:space="0" w:color="auto"/>
                            <w:bottom w:val="none" w:sz="0" w:space="0" w:color="auto"/>
                            <w:right w:val="none" w:sz="0" w:space="0" w:color="auto"/>
                          </w:divBdr>
                        </w:div>
                      </w:divsChild>
                    </w:div>
                    <w:div w:id="501051130">
                      <w:marLeft w:val="0"/>
                      <w:marRight w:val="0"/>
                      <w:marTop w:val="0"/>
                      <w:marBottom w:val="0"/>
                      <w:divBdr>
                        <w:top w:val="none" w:sz="0" w:space="0" w:color="auto"/>
                        <w:left w:val="none" w:sz="0" w:space="0" w:color="auto"/>
                        <w:bottom w:val="none" w:sz="0" w:space="0" w:color="auto"/>
                        <w:right w:val="none" w:sz="0" w:space="0" w:color="auto"/>
                      </w:divBdr>
                      <w:divsChild>
                        <w:div w:id="7752417">
                          <w:marLeft w:val="640"/>
                          <w:marRight w:val="0"/>
                          <w:marTop w:val="0"/>
                          <w:marBottom w:val="0"/>
                          <w:divBdr>
                            <w:top w:val="none" w:sz="0" w:space="0" w:color="auto"/>
                            <w:left w:val="none" w:sz="0" w:space="0" w:color="auto"/>
                            <w:bottom w:val="none" w:sz="0" w:space="0" w:color="auto"/>
                            <w:right w:val="none" w:sz="0" w:space="0" w:color="auto"/>
                          </w:divBdr>
                        </w:div>
                        <w:div w:id="53966777">
                          <w:marLeft w:val="640"/>
                          <w:marRight w:val="0"/>
                          <w:marTop w:val="0"/>
                          <w:marBottom w:val="0"/>
                          <w:divBdr>
                            <w:top w:val="none" w:sz="0" w:space="0" w:color="auto"/>
                            <w:left w:val="none" w:sz="0" w:space="0" w:color="auto"/>
                            <w:bottom w:val="none" w:sz="0" w:space="0" w:color="auto"/>
                            <w:right w:val="none" w:sz="0" w:space="0" w:color="auto"/>
                          </w:divBdr>
                        </w:div>
                        <w:div w:id="108285435">
                          <w:marLeft w:val="640"/>
                          <w:marRight w:val="0"/>
                          <w:marTop w:val="0"/>
                          <w:marBottom w:val="0"/>
                          <w:divBdr>
                            <w:top w:val="none" w:sz="0" w:space="0" w:color="auto"/>
                            <w:left w:val="none" w:sz="0" w:space="0" w:color="auto"/>
                            <w:bottom w:val="none" w:sz="0" w:space="0" w:color="auto"/>
                            <w:right w:val="none" w:sz="0" w:space="0" w:color="auto"/>
                          </w:divBdr>
                        </w:div>
                        <w:div w:id="126320045">
                          <w:marLeft w:val="640"/>
                          <w:marRight w:val="0"/>
                          <w:marTop w:val="0"/>
                          <w:marBottom w:val="0"/>
                          <w:divBdr>
                            <w:top w:val="none" w:sz="0" w:space="0" w:color="auto"/>
                            <w:left w:val="none" w:sz="0" w:space="0" w:color="auto"/>
                            <w:bottom w:val="none" w:sz="0" w:space="0" w:color="auto"/>
                            <w:right w:val="none" w:sz="0" w:space="0" w:color="auto"/>
                          </w:divBdr>
                        </w:div>
                        <w:div w:id="177043344">
                          <w:marLeft w:val="640"/>
                          <w:marRight w:val="0"/>
                          <w:marTop w:val="0"/>
                          <w:marBottom w:val="0"/>
                          <w:divBdr>
                            <w:top w:val="none" w:sz="0" w:space="0" w:color="auto"/>
                            <w:left w:val="none" w:sz="0" w:space="0" w:color="auto"/>
                            <w:bottom w:val="none" w:sz="0" w:space="0" w:color="auto"/>
                            <w:right w:val="none" w:sz="0" w:space="0" w:color="auto"/>
                          </w:divBdr>
                        </w:div>
                        <w:div w:id="242110495">
                          <w:marLeft w:val="640"/>
                          <w:marRight w:val="0"/>
                          <w:marTop w:val="0"/>
                          <w:marBottom w:val="0"/>
                          <w:divBdr>
                            <w:top w:val="none" w:sz="0" w:space="0" w:color="auto"/>
                            <w:left w:val="none" w:sz="0" w:space="0" w:color="auto"/>
                            <w:bottom w:val="none" w:sz="0" w:space="0" w:color="auto"/>
                            <w:right w:val="none" w:sz="0" w:space="0" w:color="auto"/>
                          </w:divBdr>
                        </w:div>
                        <w:div w:id="253780689">
                          <w:marLeft w:val="640"/>
                          <w:marRight w:val="0"/>
                          <w:marTop w:val="0"/>
                          <w:marBottom w:val="0"/>
                          <w:divBdr>
                            <w:top w:val="none" w:sz="0" w:space="0" w:color="auto"/>
                            <w:left w:val="none" w:sz="0" w:space="0" w:color="auto"/>
                            <w:bottom w:val="none" w:sz="0" w:space="0" w:color="auto"/>
                            <w:right w:val="none" w:sz="0" w:space="0" w:color="auto"/>
                          </w:divBdr>
                        </w:div>
                        <w:div w:id="258028424">
                          <w:marLeft w:val="640"/>
                          <w:marRight w:val="0"/>
                          <w:marTop w:val="0"/>
                          <w:marBottom w:val="0"/>
                          <w:divBdr>
                            <w:top w:val="none" w:sz="0" w:space="0" w:color="auto"/>
                            <w:left w:val="none" w:sz="0" w:space="0" w:color="auto"/>
                            <w:bottom w:val="none" w:sz="0" w:space="0" w:color="auto"/>
                            <w:right w:val="none" w:sz="0" w:space="0" w:color="auto"/>
                          </w:divBdr>
                        </w:div>
                        <w:div w:id="259459124">
                          <w:marLeft w:val="640"/>
                          <w:marRight w:val="0"/>
                          <w:marTop w:val="0"/>
                          <w:marBottom w:val="0"/>
                          <w:divBdr>
                            <w:top w:val="none" w:sz="0" w:space="0" w:color="auto"/>
                            <w:left w:val="none" w:sz="0" w:space="0" w:color="auto"/>
                            <w:bottom w:val="none" w:sz="0" w:space="0" w:color="auto"/>
                            <w:right w:val="none" w:sz="0" w:space="0" w:color="auto"/>
                          </w:divBdr>
                        </w:div>
                        <w:div w:id="287666992">
                          <w:marLeft w:val="640"/>
                          <w:marRight w:val="0"/>
                          <w:marTop w:val="0"/>
                          <w:marBottom w:val="0"/>
                          <w:divBdr>
                            <w:top w:val="none" w:sz="0" w:space="0" w:color="auto"/>
                            <w:left w:val="none" w:sz="0" w:space="0" w:color="auto"/>
                            <w:bottom w:val="none" w:sz="0" w:space="0" w:color="auto"/>
                            <w:right w:val="none" w:sz="0" w:space="0" w:color="auto"/>
                          </w:divBdr>
                        </w:div>
                        <w:div w:id="339048513">
                          <w:marLeft w:val="640"/>
                          <w:marRight w:val="0"/>
                          <w:marTop w:val="0"/>
                          <w:marBottom w:val="0"/>
                          <w:divBdr>
                            <w:top w:val="none" w:sz="0" w:space="0" w:color="auto"/>
                            <w:left w:val="none" w:sz="0" w:space="0" w:color="auto"/>
                            <w:bottom w:val="none" w:sz="0" w:space="0" w:color="auto"/>
                            <w:right w:val="none" w:sz="0" w:space="0" w:color="auto"/>
                          </w:divBdr>
                        </w:div>
                        <w:div w:id="348988660">
                          <w:marLeft w:val="640"/>
                          <w:marRight w:val="0"/>
                          <w:marTop w:val="0"/>
                          <w:marBottom w:val="0"/>
                          <w:divBdr>
                            <w:top w:val="none" w:sz="0" w:space="0" w:color="auto"/>
                            <w:left w:val="none" w:sz="0" w:space="0" w:color="auto"/>
                            <w:bottom w:val="none" w:sz="0" w:space="0" w:color="auto"/>
                            <w:right w:val="none" w:sz="0" w:space="0" w:color="auto"/>
                          </w:divBdr>
                        </w:div>
                        <w:div w:id="351108950">
                          <w:marLeft w:val="640"/>
                          <w:marRight w:val="0"/>
                          <w:marTop w:val="0"/>
                          <w:marBottom w:val="0"/>
                          <w:divBdr>
                            <w:top w:val="none" w:sz="0" w:space="0" w:color="auto"/>
                            <w:left w:val="none" w:sz="0" w:space="0" w:color="auto"/>
                            <w:bottom w:val="none" w:sz="0" w:space="0" w:color="auto"/>
                            <w:right w:val="none" w:sz="0" w:space="0" w:color="auto"/>
                          </w:divBdr>
                        </w:div>
                        <w:div w:id="398556569">
                          <w:marLeft w:val="640"/>
                          <w:marRight w:val="0"/>
                          <w:marTop w:val="0"/>
                          <w:marBottom w:val="0"/>
                          <w:divBdr>
                            <w:top w:val="none" w:sz="0" w:space="0" w:color="auto"/>
                            <w:left w:val="none" w:sz="0" w:space="0" w:color="auto"/>
                            <w:bottom w:val="none" w:sz="0" w:space="0" w:color="auto"/>
                            <w:right w:val="none" w:sz="0" w:space="0" w:color="auto"/>
                          </w:divBdr>
                        </w:div>
                        <w:div w:id="418790016">
                          <w:marLeft w:val="640"/>
                          <w:marRight w:val="0"/>
                          <w:marTop w:val="0"/>
                          <w:marBottom w:val="0"/>
                          <w:divBdr>
                            <w:top w:val="none" w:sz="0" w:space="0" w:color="auto"/>
                            <w:left w:val="none" w:sz="0" w:space="0" w:color="auto"/>
                            <w:bottom w:val="none" w:sz="0" w:space="0" w:color="auto"/>
                            <w:right w:val="none" w:sz="0" w:space="0" w:color="auto"/>
                          </w:divBdr>
                        </w:div>
                        <w:div w:id="481384207">
                          <w:marLeft w:val="640"/>
                          <w:marRight w:val="0"/>
                          <w:marTop w:val="0"/>
                          <w:marBottom w:val="0"/>
                          <w:divBdr>
                            <w:top w:val="none" w:sz="0" w:space="0" w:color="auto"/>
                            <w:left w:val="none" w:sz="0" w:space="0" w:color="auto"/>
                            <w:bottom w:val="none" w:sz="0" w:space="0" w:color="auto"/>
                            <w:right w:val="none" w:sz="0" w:space="0" w:color="auto"/>
                          </w:divBdr>
                        </w:div>
                        <w:div w:id="618608513">
                          <w:marLeft w:val="640"/>
                          <w:marRight w:val="0"/>
                          <w:marTop w:val="0"/>
                          <w:marBottom w:val="0"/>
                          <w:divBdr>
                            <w:top w:val="none" w:sz="0" w:space="0" w:color="auto"/>
                            <w:left w:val="none" w:sz="0" w:space="0" w:color="auto"/>
                            <w:bottom w:val="none" w:sz="0" w:space="0" w:color="auto"/>
                            <w:right w:val="none" w:sz="0" w:space="0" w:color="auto"/>
                          </w:divBdr>
                        </w:div>
                        <w:div w:id="638919381">
                          <w:marLeft w:val="640"/>
                          <w:marRight w:val="0"/>
                          <w:marTop w:val="0"/>
                          <w:marBottom w:val="0"/>
                          <w:divBdr>
                            <w:top w:val="none" w:sz="0" w:space="0" w:color="auto"/>
                            <w:left w:val="none" w:sz="0" w:space="0" w:color="auto"/>
                            <w:bottom w:val="none" w:sz="0" w:space="0" w:color="auto"/>
                            <w:right w:val="none" w:sz="0" w:space="0" w:color="auto"/>
                          </w:divBdr>
                        </w:div>
                        <w:div w:id="678317270">
                          <w:marLeft w:val="640"/>
                          <w:marRight w:val="0"/>
                          <w:marTop w:val="0"/>
                          <w:marBottom w:val="0"/>
                          <w:divBdr>
                            <w:top w:val="none" w:sz="0" w:space="0" w:color="auto"/>
                            <w:left w:val="none" w:sz="0" w:space="0" w:color="auto"/>
                            <w:bottom w:val="none" w:sz="0" w:space="0" w:color="auto"/>
                            <w:right w:val="none" w:sz="0" w:space="0" w:color="auto"/>
                          </w:divBdr>
                        </w:div>
                        <w:div w:id="718163407">
                          <w:marLeft w:val="640"/>
                          <w:marRight w:val="0"/>
                          <w:marTop w:val="0"/>
                          <w:marBottom w:val="0"/>
                          <w:divBdr>
                            <w:top w:val="none" w:sz="0" w:space="0" w:color="auto"/>
                            <w:left w:val="none" w:sz="0" w:space="0" w:color="auto"/>
                            <w:bottom w:val="none" w:sz="0" w:space="0" w:color="auto"/>
                            <w:right w:val="none" w:sz="0" w:space="0" w:color="auto"/>
                          </w:divBdr>
                        </w:div>
                        <w:div w:id="723724057">
                          <w:marLeft w:val="640"/>
                          <w:marRight w:val="0"/>
                          <w:marTop w:val="0"/>
                          <w:marBottom w:val="0"/>
                          <w:divBdr>
                            <w:top w:val="none" w:sz="0" w:space="0" w:color="auto"/>
                            <w:left w:val="none" w:sz="0" w:space="0" w:color="auto"/>
                            <w:bottom w:val="none" w:sz="0" w:space="0" w:color="auto"/>
                            <w:right w:val="none" w:sz="0" w:space="0" w:color="auto"/>
                          </w:divBdr>
                        </w:div>
                        <w:div w:id="845557577">
                          <w:marLeft w:val="640"/>
                          <w:marRight w:val="0"/>
                          <w:marTop w:val="0"/>
                          <w:marBottom w:val="0"/>
                          <w:divBdr>
                            <w:top w:val="none" w:sz="0" w:space="0" w:color="auto"/>
                            <w:left w:val="none" w:sz="0" w:space="0" w:color="auto"/>
                            <w:bottom w:val="none" w:sz="0" w:space="0" w:color="auto"/>
                            <w:right w:val="none" w:sz="0" w:space="0" w:color="auto"/>
                          </w:divBdr>
                        </w:div>
                        <w:div w:id="865678916">
                          <w:marLeft w:val="640"/>
                          <w:marRight w:val="0"/>
                          <w:marTop w:val="0"/>
                          <w:marBottom w:val="0"/>
                          <w:divBdr>
                            <w:top w:val="none" w:sz="0" w:space="0" w:color="auto"/>
                            <w:left w:val="none" w:sz="0" w:space="0" w:color="auto"/>
                            <w:bottom w:val="none" w:sz="0" w:space="0" w:color="auto"/>
                            <w:right w:val="none" w:sz="0" w:space="0" w:color="auto"/>
                          </w:divBdr>
                        </w:div>
                        <w:div w:id="944507918">
                          <w:marLeft w:val="640"/>
                          <w:marRight w:val="0"/>
                          <w:marTop w:val="0"/>
                          <w:marBottom w:val="0"/>
                          <w:divBdr>
                            <w:top w:val="none" w:sz="0" w:space="0" w:color="auto"/>
                            <w:left w:val="none" w:sz="0" w:space="0" w:color="auto"/>
                            <w:bottom w:val="none" w:sz="0" w:space="0" w:color="auto"/>
                            <w:right w:val="none" w:sz="0" w:space="0" w:color="auto"/>
                          </w:divBdr>
                        </w:div>
                        <w:div w:id="969826651">
                          <w:marLeft w:val="640"/>
                          <w:marRight w:val="0"/>
                          <w:marTop w:val="0"/>
                          <w:marBottom w:val="0"/>
                          <w:divBdr>
                            <w:top w:val="none" w:sz="0" w:space="0" w:color="auto"/>
                            <w:left w:val="none" w:sz="0" w:space="0" w:color="auto"/>
                            <w:bottom w:val="none" w:sz="0" w:space="0" w:color="auto"/>
                            <w:right w:val="none" w:sz="0" w:space="0" w:color="auto"/>
                          </w:divBdr>
                        </w:div>
                        <w:div w:id="985016971">
                          <w:marLeft w:val="640"/>
                          <w:marRight w:val="0"/>
                          <w:marTop w:val="0"/>
                          <w:marBottom w:val="0"/>
                          <w:divBdr>
                            <w:top w:val="none" w:sz="0" w:space="0" w:color="auto"/>
                            <w:left w:val="none" w:sz="0" w:space="0" w:color="auto"/>
                            <w:bottom w:val="none" w:sz="0" w:space="0" w:color="auto"/>
                            <w:right w:val="none" w:sz="0" w:space="0" w:color="auto"/>
                          </w:divBdr>
                        </w:div>
                        <w:div w:id="1016730834">
                          <w:marLeft w:val="640"/>
                          <w:marRight w:val="0"/>
                          <w:marTop w:val="0"/>
                          <w:marBottom w:val="0"/>
                          <w:divBdr>
                            <w:top w:val="none" w:sz="0" w:space="0" w:color="auto"/>
                            <w:left w:val="none" w:sz="0" w:space="0" w:color="auto"/>
                            <w:bottom w:val="none" w:sz="0" w:space="0" w:color="auto"/>
                            <w:right w:val="none" w:sz="0" w:space="0" w:color="auto"/>
                          </w:divBdr>
                        </w:div>
                        <w:div w:id="1031154531">
                          <w:marLeft w:val="640"/>
                          <w:marRight w:val="0"/>
                          <w:marTop w:val="0"/>
                          <w:marBottom w:val="0"/>
                          <w:divBdr>
                            <w:top w:val="none" w:sz="0" w:space="0" w:color="auto"/>
                            <w:left w:val="none" w:sz="0" w:space="0" w:color="auto"/>
                            <w:bottom w:val="none" w:sz="0" w:space="0" w:color="auto"/>
                            <w:right w:val="none" w:sz="0" w:space="0" w:color="auto"/>
                          </w:divBdr>
                        </w:div>
                        <w:div w:id="1123764528">
                          <w:marLeft w:val="640"/>
                          <w:marRight w:val="0"/>
                          <w:marTop w:val="0"/>
                          <w:marBottom w:val="0"/>
                          <w:divBdr>
                            <w:top w:val="none" w:sz="0" w:space="0" w:color="auto"/>
                            <w:left w:val="none" w:sz="0" w:space="0" w:color="auto"/>
                            <w:bottom w:val="none" w:sz="0" w:space="0" w:color="auto"/>
                            <w:right w:val="none" w:sz="0" w:space="0" w:color="auto"/>
                          </w:divBdr>
                        </w:div>
                        <w:div w:id="1333214071">
                          <w:marLeft w:val="640"/>
                          <w:marRight w:val="0"/>
                          <w:marTop w:val="0"/>
                          <w:marBottom w:val="0"/>
                          <w:divBdr>
                            <w:top w:val="none" w:sz="0" w:space="0" w:color="auto"/>
                            <w:left w:val="none" w:sz="0" w:space="0" w:color="auto"/>
                            <w:bottom w:val="none" w:sz="0" w:space="0" w:color="auto"/>
                            <w:right w:val="none" w:sz="0" w:space="0" w:color="auto"/>
                          </w:divBdr>
                        </w:div>
                        <w:div w:id="1333414057">
                          <w:marLeft w:val="640"/>
                          <w:marRight w:val="0"/>
                          <w:marTop w:val="0"/>
                          <w:marBottom w:val="0"/>
                          <w:divBdr>
                            <w:top w:val="none" w:sz="0" w:space="0" w:color="auto"/>
                            <w:left w:val="none" w:sz="0" w:space="0" w:color="auto"/>
                            <w:bottom w:val="none" w:sz="0" w:space="0" w:color="auto"/>
                            <w:right w:val="none" w:sz="0" w:space="0" w:color="auto"/>
                          </w:divBdr>
                        </w:div>
                        <w:div w:id="1334917861">
                          <w:marLeft w:val="640"/>
                          <w:marRight w:val="0"/>
                          <w:marTop w:val="0"/>
                          <w:marBottom w:val="0"/>
                          <w:divBdr>
                            <w:top w:val="none" w:sz="0" w:space="0" w:color="auto"/>
                            <w:left w:val="none" w:sz="0" w:space="0" w:color="auto"/>
                            <w:bottom w:val="none" w:sz="0" w:space="0" w:color="auto"/>
                            <w:right w:val="none" w:sz="0" w:space="0" w:color="auto"/>
                          </w:divBdr>
                        </w:div>
                        <w:div w:id="1352339102">
                          <w:marLeft w:val="640"/>
                          <w:marRight w:val="0"/>
                          <w:marTop w:val="0"/>
                          <w:marBottom w:val="0"/>
                          <w:divBdr>
                            <w:top w:val="none" w:sz="0" w:space="0" w:color="auto"/>
                            <w:left w:val="none" w:sz="0" w:space="0" w:color="auto"/>
                            <w:bottom w:val="none" w:sz="0" w:space="0" w:color="auto"/>
                            <w:right w:val="none" w:sz="0" w:space="0" w:color="auto"/>
                          </w:divBdr>
                        </w:div>
                        <w:div w:id="1388577079">
                          <w:marLeft w:val="640"/>
                          <w:marRight w:val="0"/>
                          <w:marTop w:val="0"/>
                          <w:marBottom w:val="0"/>
                          <w:divBdr>
                            <w:top w:val="none" w:sz="0" w:space="0" w:color="auto"/>
                            <w:left w:val="none" w:sz="0" w:space="0" w:color="auto"/>
                            <w:bottom w:val="none" w:sz="0" w:space="0" w:color="auto"/>
                            <w:right w:val="none" w:sz="0" w:space="0" w:color="auto"/>
                          </w:divBdr>
                        </w:div>
                        <w:div w:id="1407193713">
                          <w:marLeft w:val="640"/>
                          <w:marRight w:val="0"/>
                          <w:marTop w:val="0"/>
                          <w:marBottom w:val="0"/>
                          <w:divBdr>
                            <w:top w:val="none" w:sz="0" w:space="0" w:color="auto"/>
                            <w:left w:val="none" w:sz="0" w:space="0" w:color="auto"/>
                            <w:bottom w:val="none" w:sz="0" w:space="0" w:color="auto"/>
                            <w:right w:val="none" w:sz="0" w:space="0" w:color="auto"/>
                          </w:divBdr>
                        </w:div>
                        <w:div w:id="1443645480">
                          <w:marLeft w:val="640"/>
                          <w:marRight w:val="0"/>
                          <w:marTop w:val="0"/>
                          <w:marBottom w:val="0"/>
                          <w:divBdr>
                            <w:top w:val="none" w:sz="0" w:space="0" w:color="auto"/>
                            <w:left w:val="none" w:sz="0" w:space="0" w:color="auto"/>
                            <w:bottom w:val="none" w:sz="0" w:space="0" w:color="auto"/>
                            <w:right w:val="none" w:sz="0" w:space="0" w:color="auto"/>
                          </w:divBdr>
                        </w:div>
                        <w:div w:id="1456293017">
                          <w:marLeft w:val="640"/>
                          <w:marRight w:val="0"/>
                          <w:marTop w:val="0"/>
                          <w:marBottom w:val="0"/>
                          <w:divBdr>
                            <w:top w:val="none" w:sz="0" w:space="0" w:color="auto"/>
                            <w:left w:val="none" w:sz="0" w:space="0" w:color="auto"/>
                            <w:bottom w:val="none" w:sz="0" w:space="0" w:color="auto"/>
                            <w:right w:val="none" w:sz="0" w:space="0" w:color="auto"/>
                          </w:divBdr>
                        </w:div>
                        <w:div w:id="1566984916">
                          <w:marLeft w:val="640"/>
                          <w:marRight w:val="0"/>
                          <w:marTop w:val="0"/>
                          <w:marBottom w:val="0"/>
                          <w:divBdr>
                            <w:top w:val="none" w:sz="0" w:space="0" w:color="auto"/>
                            <w:left w:val="none" w:sz="0" w:space="0" w:color="auto"/>
                            <w:bottom w:val="none" w:sz="0" w:space="0" w:color="auto"/>
                            <w:right w:val="none" w:sz="0" w:space="0" w:color="auto"/>
                          </w:divBdr>
                        </w:div>
                        <w:div w:id="1610821079">
                          <w:marLeft w:val="640"/>
                          <w:marRight w:val="0"/>
                          <w:marTop w:val="0"/>
                          <w:marBottom w:val="0"/>
                          <w:divBdr>
                            <w:top w:val="none" w:sz="0" w:space="0" w:color="auto"/>
                            <w:left w:val="none" w:sz="0" w:space="0" w:color="auto"/>
                            <w:bottom w:val="none" w:sz="0" w:space="0" w:color="auto"/>
                            <w:right w:val="none" w:sz="0" w:space="0" w:color="auto"/>
                          </w:divBdr>
                        </w:div>
                        <w:div w:id="1809980683">
                          <w:marLeft w:val="640"/>
                          <w:marRight w:val="0"/>
                          <w:marTop w:val="0"/>
                          <w:marBottom w:val="0"/>
                          <w:divBdr>
                            <w:top w:val="none" w:sz="0" w:space="0" w:color="auto"/>
                            <w:left w:val="none" w:sz="0" w:space="0" w:color="auto"/>
                            <w:bottom w:val="none" w:sz="0" w:space="0" w:color="auto"/>
                            <w:right w:val="none" w:sz="0" w:space="0" w:color="auto"/>
                          </w:divBdr>
                        </w:div>
                        <w:div w:id="1821073899">
                          <w:marLeft w:val="640"/>
                          <w:marRight w:val="0"/>
                          <w:marTop w:val="0"/>
                          <w:marBottom w:val="0"/>
                          <w:divBdr>
                            <w:top w:val="none" w:sz="0" w:space="0" w:color="auto"/>
                            <w:left w:val="none" w:sz="0" w:space="0" w:color="auto"/>
                            <w:bottom w:val="none" w:sz="0" w:space="0" w:color="auto"/>
                            <w:right w:val="none" w:sz="0" w:space="0" w:color="auto"/>
                          </w:divBdr>
                        </w:div>
                        <w:div w:id="1937715748">
                          <w:marLeft w:val="640"/>
                          <w:marRight w:val="0"/>
                          <w:marTop w:val="0"/>
                          <w:marBottom w:val="0"/>
                          <w:divBdr>
                            <w:top w:val="none" w:sz="0" w:space="0" w:color="auto"/>
                            <w:left w:val="none" w:sz="0" w:space="0" w:color="auto"/>
                            <w:bottom w:val="none" w:sz="0" w:space="0" w:color="auto"/>
                            <w:right w:val="none" w:sz="0" w:space="0" w:color="auto"/>
                          </w:divBdr>
                        </w:div>
                        <w:div w:id="1976829634">
                          <w:marLeft w:val="640"/>
                          <w:marRight w:val="0"/>
                          <w:marTop w:val="0"/>
                          <w:marBottom w:val="0"/>
                          <w:divBdr>
                            <w:top w:val="none" w:sz="0" w:space="0" w:color="auto"/>
                            <w:left w:val="none" w:sz="0" w:space="0" w:color="auto"/>
                            <w:bottom w:val="none" w:sz="0" w:space="0" w:color="auto"/>
                            <w:right w:val="none" w:sz="0" w:space="0" w:color="auto"/>
                          </w:divBdr>
                        </w:div>
                        <w:div w:id="1979530167">
                          <w:marLeft w:val="640"/>
                          <w:marRight w:val="0"/>
                          <w:marTop w:val="0"/>
                          <w:marBottom w:val="0"/>
                          <w:divBdr>
                            <w:top w:val="none" w:sz="0" w:space="0" w:color="auto"/>
                            <w:left w:val="none" w:sz="0" w:space="0" w:color="auto"/>
                            <w:bottom w:val="none" w:sz="0" w:space="0" w:color="auto"/>
                            <w:right w:val="none" w:sz="0" w:space="0" w:color="auto"/>
                          </w:divBdr>
                        </w:div>
                      </w:divsChild>
                    </w:div>
                    <w:div w:id="532424273">
                      <w:marLeft w:val="0"/>
                      <w:marRight w:val="0"/>
                      <w:marTop w:val="0"/>
                      <w:marBottom w:val="0"/>
                      <w:divBdr>
                        <w:top w:val="none" w:sz="0" w:space="0" w:color="auto"/>
                        <w:left w:val="none" w:sz="0" w:space="0" w:color="auto"/>
                        <w:bottom w:val="none" w:sz="0" w:space="0" w:color="auto"/>
                        <w:right w:val="none" w:sz="0" w:space="0" w:color="auto"/>
                      </w:divBdr>
                      <w:divsChild>
                        <w:div w:id="25524281">
                          <w:marLeft w:val="640"/>
                          <w:marRight w:val="0"/>
                          <w:marTop w:val="0"/>
                          <w:marBottom w:val="0"/>
                          <w:divBdr>
                            <w:top w:val="none" w:sz="0" w:space="0" w:color="auto"/>
                            <w:left w:val="none" w:sz="0" w:space="0" w:color="auto"/>
                            <w:bottom w:val="none" w:sz="0" w:space="0" w:color="auto"/>
                            <w:right w:val="none" w:sz="0" w:space="0" w:color="auto"/>
                          </w:divBdr>
                        </w:div>
                        <w:div w:id="174659548">
                          <w:marLeft w:val="640"/>
                          <w:marRight w:val="0"/>
                          <w:marTop w:val="0"/>
                          <w:marBottom w:val="0"/>
                          <w:divBdr>
                            <w:top w:val="none" w:sz="0" w:space="0" w:color="auto"/>
                            <w:left w:val="none" w:sz="0" w:space="0" w:color="auto"/>
                            <w:bottom w:val="none" w:sz="0" w:space="0" w:color="auto"/>
                            <w:right w:val="none" w:sz="0" w:space="0" w:color="auto"/>
                          </w:divBdr>
                        </w:div>
                        <w:div w:id="239415795">
                          <w:marLeft w:val="640"/>
                          <w:marRight w:val="0"/>
                          <w:marTop w:val="0"/>
                          <w:marBottom w:val="0"/>
                          <w:divBdr>
                            <w:top w:val="none" w:sz="0" w:space="0" w:color="auto"/>
                            <w:left w:val="none" w:sz="0" w:space="0" w:color="auto"/>
                            <w:bottom w:val="none" w:sz="0" w:space="0" w:color="auto"/>
                            <w:right w:val="none" w:sz="0" w:space="0" w:color="auto"/>
                          </w:divBdr>
                        </w:div>
                        <w:div w:id="256789231">
                          <w:marLeft w:val="640"/>
                          <w:marRight w:val="0"/>
                          <w:marTop w:val="0"/>
                          <w:marBottom w:val="0"/>
                          <w:divBdr>
                            <w:top w:val="none" w:sz="0" w:space="0" w:color="auto"/>
                            <w:left w:val="none" w:sz="0" w:space="0" w:color="auto"/>
                            <w:bottom w:val="none" w:sz="0" w:space="0" w:color="auto"/>
                            <w:right w:val="none" w:sz="0" w:space="0" w:color="auto"/>
                          </w:divBdr>
                        </w:div>
                        <w:div w:id="262803620">
                          <w:marLeft w:val="640"/>
                          <w:marRight w:val="0"/>
                          <w:marTop w:val="0"/>
                          <w:marBottom w:val="0"/>
                          <w:divBdr>
                            <w:top w:val="none" w:sz="0" w:space="0" w:color="auto"/>
                            <w:left w:val="none" w:sz="0" w:space="0" w:color="auto"/>
                            <w:bottom w:val="none" w:sz="0" w:space="0" w:color="auto"/>
                            <w:right w:val="none" w:sz="0" w:space="0" w:color="auto"/>
                          </w:divBdr>
                        </w:div>
                        <w:div w:id="276450265">
                          <w:marLeft w:val="640"/>
                          <w:marRight w:val="0"/>
                          <w:marTop w:val="0"/>
                          <w:marBottom w:val="0"/>
                          <w:divBdr>
                            <w:top w:val="none" w:sz="0" w:space="0" w:color="auto"/>
                            <w:left w:val="none" w:sz="0" w:space="0" w:color="auto"/>
                            <w:bottom w:val="none" w:sz="0" w:space="0" w:color="auto"/>
                            <w:right w:val="none" w:sz="0" w:space="0" w:color="auto"/>
                          </w:divBdr>
                        </w:div>
                        <w:div w:id="303311314">
                          <w:marLeft w:val="640"/>
                          <w:marRight w:val="0"/>
                          <w:marTop w:val="0"/>
                          <w:marBottom w:val="0"/>
                          <w:divBdr>
                            <w:top w:val="none" w:sz="0" w:space="0" w:color="auto"/>
                            <w:left w:val="none" w:sz="0" w:space="0" w:color="auto"/>
                            <w:bottom w:val="none" w:sz="0" w:space="0" w:color="auto"/>
                            <w:right w:val="none" w:sz="0" w:space="0" w:color="auto"/>
                          </w:divBdr>
                        </w:div>
                        <w:div w:id="373114016">
                          <w:marLeft w:val="640"/>
                          <w:marRight w:val="0"/>
                          <w:marTop w:val="0"/>
                          <w:marBottom w:val="0"/>
                          <w:divBdr>
                            <w:top w:val="none" w:sz="0" w:space="0" w:color="auto"/>
                            <w:left w:val="none" w:sz="0" w:space="0" w:color="auto"/>
                            <w:bottom w:val="none" w:sz="0" w:space="0" w:color="auto"/>
                            <w:right w:val="none" w:sz="0" w:space="0" w:color="auto"/>
                          </w:divBdr>
                        </w:div>
                        <w:div w:id="381566293">
                          <w:marLeft w:val="640"/>
                          <w:marRight w:val="0"/>
                          <w:marTop w:val="0"/>
                          <w:marBottom w:val="0"/>
                          <w:divBdr>
                            <w:top w:val="none" w:sz="0" w:space="0" w:color="auto"/>
                            <w:left w:val="none" w:sz="0" w:space="0" w:color="auto"/>
                            <w:bottom w:val="none" w:sz="0" w:space="0" w:color="auto"/>
                            <w:right w:val="none" w:sz="0" w:space="0" w:color="auto"/>
                          </w:divBdr>
                        </w:div>
                        <w:div w:id="494346294">
                          <w:marLeft w:val="640"/>
                          <w:marRight w:val="0"/>
                          <w:marTop w:val="0"/>
                          <w:marBottom w:val="0"/>
                          <w:divBdr>
                            <w:top w:val="none" w:sz="0" w:space="0" w:color="auto"/>
                            <w:left w:val="none" w:sz="0" w:space="0" w:color="auto"/>
                            <w:bottom w:val="none" w:sz="0" w:space="0" w:color="auto"/>
                            <w:right w:val="none" w:sz="0" w:space="0" w:color="auto"/>
                          </w:divBdr>
                        </w:div>
                        <w:div w:id="545722251">
                          <w:marLeft w:val="640"/>
                          <w:marRight w:val="0"/>
                          <w:marTop w:val="0"/>
                          <w:marBottom w:val="0"/>
                          <w:divBdr>
                            <w:top w:val="none" w:sz="0" w:space="0" w:color="auto"/>
                            <w:left w:val="none" w:sz="0" w:space="0" w:color="auto"/>
                            <w:bottom w:val="none" w:sz="0" w:space="0" w:color="auto"/>
                            <w:right w:val="none" w:sz="0" w:space="0" w:color="auto"/>
                          </w:divBdr>
                        </w:div>
                        <w:div w:id="691221913">
                          <w:marLeft w:val="640"/>
                          <w:marRight w:val="0"/>
                          <w:marTop w:val="0"/>
                          <w:marBottom w:val="0"/>
                          <w:divBdr>
                            <w:top w:val="none" w:sz="0" w:space="0" w:color="auto"/>
                            <w:left w:val="none" w:sz="0" w:space="0" w:color="auto"/>
                            <w:bottom w:val="none" w:sz="0" w:space="0" w:color="auto"/>
                            <w:right w:val="none" w:sz="0" w:space="0" w:color="auto"/>
                          </w:divBdr>
                        </w:div>
                        <w:div w:id="743528863">
                          <w:marLeft w:val="640"/>
                          <w:marRight w:val="0"/>
                          <w:marTop w:val="0"/>
                          <w:marBottom w:val="0"/>
                          <w:divBdr>
                            <w:top w:val="none" w:sz="0" w:space="0" w:color="auto"/>
                            <w:left w:val="none" w:sz="0" w:space="0" w:color="auto"/>
                            <w:bottom w:val="none" w:sz="0" w:space="0" w:color="auto"/>
                            <w:right w:val="none" w:sz="0" w:space="0" w:color="auto"/>
                          </w:divBdr>
                        </w:div>
                        <w:div w:id="853493575">
                          <w:marLeft w:val="640"/>
                          <w:marRight w:val="0"/>
                          <w:marTop w:val="0"/>
                          <w:marBottom w:val="0"/>
                          <w:divBdr>
                            <w:top w:val="none" w:sz="0" w:space="0" w:color="auto"/>
                            <w:left w:val="none" w:sz="0" w:space="0" w:color="auto"/>
                            <w:bottom w:val="none" w:sz="0" w:space="0" w:color="auto"/>
                            <w:right w:val="none" w:sz="0" w:space="0" w:color="auto"/>
                          </w:divBdr>
                        </w:div>
                        <w:div w:id="980575717">
                          <w:marLeft w:val="640"/>
                          <w:marRight w:val="0"/>
                          <w:marTop w:val="0"/>
                          <w:marBottom w:val="0"/>
                          <w:divBdr>
                            <w:top w:val="none" w:sz="0" w:space="0" w:color="auto"/>
                            <w:left w:val="none" w:sz="0" w:space="0" w:color="auto"/>
                            <w:bottom w:val="none" w:sz="0" w:space="0" w:color="auto"/>
                            <w:right w:val="none" w:sz="0" w:space="0" w:color="auto"/>
                          </w:divBdr>
                        </w:div>
                        <w:div w:id="1011564153">
                          <w:marLeft w:val="640"/>
                          <w:marRight w:val="0"/>
                          <w:marTop w:val="0"/>
                          <w:marBottom w:val="0"/>
                          <w:divBdr>
                            <w:top w:val="none" w:sz="0" w:space="0" w:color="auto"/>
                            <w:left w:val="none" w:sz="0" w:space="0" w:color="auto"/>
                            <w:bottom w:val="none" w:sz="0" w:space="0" w:color="auto"/>
                            <w:right w:val="none" w:sz="0" w:space="0" w:color="auto"/>
                          </w:divBdr>
                        </w:div>
                        <w:div w:id="1214269352">
                          <w:marLeft w:val="640"/>
                          <w:marRight w:val="0"/>
                          <w:marTop w:val="0"/>
                          <w:marBottom w:val="0"/>
                          <w:divBdr>
                            <w:top w:val="none" w:sz="0" w:space="0" w:color="auto"/>
                            <w:left w:val="none" w:sz="0" w:space="0" w:color="auto"/>
                            <w:bottom w:val="none" w:sz="0" w:space="0" w:color="auto"/>
                            <w:right w:val="none" w:sz="0" w:space="0" w:color="auto"/>
                          </w:divBdr>
                        </w:div>
                        <w:div w:id="1214462113">
                          <w:marLeft w:val="640"/>
                          <w:marRight w:val="0"/>
                          <w:marTop w:val="0"/>
                          <w:marBottom w:val="0"/>
                          <w:divBdr>
                            <w:top w:val="none" w:sz="0" w:space="0" w:color="auto"/>
                            <w:left w:val="none" w:sz="0" w:space="0" w:color="auto"/>
                            <w:bottom w:val="none" w:sz="0" w:space="0" w:color="auto"/>
                            <w:right w:val="none" w:sz="0" w:space="0" w:color="auto"/>
                          </w:divBdr>
                        </w:div>
                        <w:div w:id="1227298534">
                          <w:marLeft w:val="640"/>
                          <w:marRight w:val="0"/>
                          <w:marTop w:val="0"/>
                          <w:marBottom w:val="0"/>
                          <w:divBdr>
                            <w:top w:val="none" w:sz="0" w:space="0" w:color="auto"/>
                            <w:left w:val="none" w:sz="0" w:space="0" w:color="auto"/>
                            <w:bottom w:val="none" w:sz="0" w:space="0" w:color="auto"/>
                            <w:right w:val="none" w:sz="0" w:space="0" w:color="auto"/>
                          </w:divBdr>
                        </w:div>
                        <w:div w:id="1227574586">
                          <w:marLeft w:val="640"/>
                          <w:marRight w:val="0"/>
                          <w:marTop w:val="0"/>
                          <w:marBottom w:val="0"/>
                          <w:divBdr>
                            <w:top w:val="none" w:sz="0" w:space="0" w:color="auto"/>
                            <w:left w:val="none" w:sz="0" w:space="0" w:color="auto"/>
                            <w:bottom w:val="none" w:sz="0" w:space="0" w:color="auto"/>
                            <w:right w:val="none" w:sz="0" w:space="0" w:color="auto"/>
                          </w:divBdr>
                        </w:div>
                        <w:div w:id="1229848800">
                          <w:marLeft w:val="640"/>
                          <w:marRight w:val="0"/>
                          <w:marTop w:val="0"/>
                          <w:marBottom w:val="0"/>
                          <w:divBdr>
                            <w:top w:val="none" w:sz="0" w:space="0" w:color="auto"/>
                            <w:left w:val="none" w:sz="0" w:space="0" w:color="auto"/>
                            <w:bottom w:val="none" w:sz="0" w:space="0" w:color="auto"/>
                            <w:right w:val="none" w:sz="0" w:space="0" w:color="auto"/>
                          </w:divBdr>
                        </w:div>
                        <w:div w:id="1241677809">
                          <w:marLeft w:val="640"/>
                          <w:marRight w:val="0"/>
                          <w:marTop w:val="0"/>
                          <w:marBottom w:val="0"/>
                          <w:divBdr>
                            <w:top w:val="none" w:sz="0" w:space="0" w:color="auto"/>
                            <w:left w:val="none" w:sz="0" w:space="0" w:color="auto"/>
                            <w:bottom w:val="none" w:sz="0" w:space="0" w:color="auto"/>
                            <w:right w:val="none" w:sz="0" w:space="0" w:color="auto"/>
                          </w:divBdr>
                        </w:div>
                        <w:div w:id="1272973061">
                          <w:marLeft w:val="640"/>
                          <w:marRight w:val="0"/>
                          <w:marTop w:val="0"/>
                          <w:marBottom w:val="0"/>
                          <w:divBdr>
                            <w:top w:val="none" w:sz="0" w:space="0" w:color="auto"/>
                            <w:left w:val="none" w:sz="0" w:space="0" w:color="auto"/>
                            <w:bottom w:val="none" w:sz="0" w:space="0" w:color="auto"/>
                            <w:right w:val="none" w:sz="0" w:space="0" w:color="auto"/>
                          </w:divBdr>
                        </w:div>
                        <w:div w:id="1286692906">
                          <w:marLeft w:val="640"/>
                          <w:marRight w:val="0"/>
                          <w:marTop w:val="0"/>
                          <w:marBottom w:val="0"/>
                          <w:divBdr>
                            <w:top w:val="none" w:sz="0" w:space="0" w:color="auto"/>
                            <w:left w:val="none" w:sz="0" w:space="0" w:color="auto"/>
                            <w:bottom w:val="none" w:sz="0" w:space="0" w:color="auto"/>
                            <w:right w:val="none" w:sz="0" w:space="0" w:color="auto"/>
                          </w:divBdr>
                        </w:div>
                        <w:div w:id="1396003036">
                          <w:marLeft w:val="640"/>
                          <w:marRight w:val="0"/>
                          <w:marTop w:val="0"/>
                          <w:marBottom w:val="0"/>
                          <w:divBdr>
                            <w:top w:val="none" w:sz="0" w:space="0" w:color="auto"/>
                            <w:left w:val="none" w:sz="0" w:space="0" w:color="auto"/>
                            <w:bottom w:val="none" w:sz="0" w:space="0" w:color="auto"/>
                            <w:right w:val="none" w:sz="0" w:space="0" w:color="auto"/>
                          </w:divBdr>
                        </w:div>
                        <w:div w:id="1445004909">
                          <w:marLeft w:val="640"/>
                          <w:marRight w:val="0"/>
                          <w:marTop w:val="0"/>
                          <w:marBottom w:val="0"/>
                          <w:divBdr>
                            <w:top w:val="none" w:sz="0" w:space="0" w:color="auto"/>
                            <w:left w:val="none" w:sz="0" w:space="0" w:color="auto"/>
                            <w:bottom w:val="none" w:sz="0" w:space="0" w:color="auto"/>
                            <w:right w:val="none" w:sz="0" w:space="0" w:color="auto"/>
                          </w:divBdr>
                        </w:div>
                        <w:div w:id="1486362407">
                          <w:marLeft w:val="640"/>
                          <w:marRight w:val="0"/>
                          <w:marTop w:val="0"/>
                          <w:marBottom w:val="0"/>
                          <w:divBdr>
                            <w:top w:val="none" w:sz="0" w:space="0" w:color="auto"/>
                            <w:left w:val="none" w:sz="0" w:space="0" w:color="auto"/>
                            <w:bottom w:val="none" w:sz="0" w:space="0" w:color="auto"/>
                            <w:right w:val="none" w:sz="0" w:space="0" w:color="auto"/>
                          </w:divBdr>
                        </w:div>
                        <w:div w:id="1507138195">
                          <w:marLeft w:val="640"/>
                          <w:marRight w:val="0"/>
                          <w:marTop w:val="0"/>
                          <w:marBottom w:val="0"/>
                          <w:divBdr>
                            <w:top w:val="none" w:sz="0" w:space="0" w:color="auto"/>
                            <w:left w:val="none" w:sz="0" w:space="0" w:color="auto"/>
                            <w:bottom w:val="none" w:sz="0" w:space="0" w:color="auto"/>
                            <w:right w:val="none" w:sz="0" w:space="0" w:color="auto"/>
                          </w:divBdr>
                        </w:div>
                        <w:div w:id="1549411812">
                          <w:marLeft w:val="640"/>
                          <w:marRight w:val="0"/>
                          <w:marTop w:val="0"/>
                          <w:marBottom w:val="0"/>
                          <w:divBdr>
                            <w:top w:val="none" w:sz="0" w:space="0" w:color="auto"/>
                            <w:left w:val="none" w:sz="0" w:space="0" w:color="auto"/>
                            <w:bottom w:val="none" w:sz="0" w:space="0" w:color="auto"/>
                            <w:right w:val="none" w:sz="0" w:space="0" w:color="auto"/>
                          </w:divBdr>
                        </w:div>
                        <w:div w:id="1574972375">
                          <w:marLeft w:val="640"/>
                          <w:marRight w:val="0"/>
                          <w:marTop w:val="0"/>
                          <w:marBottom w:val="0"/>
                          <w:divBdr>
                            <w:top w:val="none" w:sz="0" w:space="0" w:color="auto"/>
                            <w:left w:val="none" w:sz="0" w:space="0" w:color="auto"/>
                            <w:bottom w:val="none" w:sz="0" w:space="0" w:color="auto"/>
                            <w:right w:val="none" w:sz="0" w:space="0" w:color="auto"/>
                          </w:divBdr>
                        </w:div>
                        <w:div w:id="1577278872">
                          <w:marLeft w:val="640"/>
                          <w:marRight w:val="0"/>
                          <w:marTop w:val="0"/>
                          <w:marBottom w:val="0"/>
                          <w:divBdr>
                            <w:top w:val="none" w:sz="0" w:space="0" w:color="auto"/>
                            <w:left w:val="none" w:sz="0" w:space="0" w:color="auto"/>
                            <w:bottom w:val="none" w:sz="0" w:space="0" w:color="auto"/>
                            <w:right w:val="none" w:sz="0" w:space="0" w:color="auto"/>
                          </w:divBdr>
                        </w:div>
                        <w:div w:id="1606427977">
                          <w:marLeft w:val="640"/>
                          <w:marRight w:val="0"/>
                          <w:marTop w:val="0"/>
                          <w:marBottom w:val="0"/>
                          <w:divBdr>
                            <w:top w:val="none" w:sz="0" w:space="0" w:color="auto"/>
                            <w:left w:val="none" w:sz="0" w:space="0" w:color="auto"/>
                            <w:bottom w:val="none" w:sz="0" w:space="0" w:color="auto"/>
                            <w:right w:val="none" w:sz="0" w:space="0" w:color="auto"/>
                          </w:divBdr>
                        </w:div>
                        <w:div w:id="1627419939">
                          <w:marLeft w:val="640"/>
                          <w:marRight w:val="0"/>
                          <w:marTop w:val="0"/>
                          <w:marBottom w:val="0"/>
                          <w:divBdr>
                            <w:top w:val="none" w:sz="0" w:space="0" w:color="auto"/>
                            <w:left w:val="none" w:sz="0" w:space="0" w:color="auto"/>
                            <w:bottom w:val="none" w:sz="0" w:space="0" w:color="auto"/>
                            <w:right w:val="none" w:sz="0" w:space="0" w:color="auto"/>
                          </w:divBdr>
                        </w:div>
                        <w:div w:id="1667323567">
                          <w:marLeft w:val="640"/>
                          <w:marRight w:val="0"/>
                          <w:marTop w:val="0"/>
                          <w:marBottom w:val="0"/>
                          <w:divBdr>
                            <w:top w:val="none" w:sz="0" w:space="0" w:color="auto"/>
                            <w:left w:val="none" w:sz="0" w:space="0" w:color="auto"/>
                            <w:bottom w:val="none" w:sz="0" w:space="0" w:color="auto"/>
                            <w:right w:val="none" w:sz="0" w:space="0" w:color="auto"/>
                          </w:divBdr>
                        </w:div>
                        <w:div w:id="1736196233">
                          <w:marLeft w:val="640"/>
                          <w:marRight w:val="0"/>
                          <w:marTop w:val="0"/>
                          <w:marBottom w:val="0"/>
                          <w:divBdr>
                            <w:top w:val="none" w:sz="0" w:space="0" w:color="auto"/>
                            <w:left w:val="none" w:sz="0" w:space="0" w:color="auto"/>
                            <w:bottom w:val="none" w:sz="0" w:space="0" w:color="auto"/>
                            <w:right w:val="none" w:sz="0" w:space="0" w:color="auto"/>
                          </w:divBdr>
                        </w:div>
                        <w:div w:id="1858541336">
                          <w:marLeft w:val="640"/>
                          <w:marRight w:val="0"/>
                          <w:marTop w:val="0"/>
                          <w:marBottom w:val="0"/>
                          <w:divBdr>
                            <w:top w:val="none" w:sz="0" w:space="0" w:color="auto"/>
                            <w:left w:val="none" w:sz="0" w:space="0" w:color="auto"/>
                            <w:bottom w:val="none" w:sz="0" w:space="0" w:color="auto"/>
                            <w:right w:val="none" w:sz="0" w:space="0" w:color="auto"/>
                          </w:divBdr>
                        </w:div>
                        <w:div w:id="1911689065">
                          <w:marLeft w:val="640"/>
                          <w:marRight w:val="0"/>
                          <w:marTop w:val="0"/>
                          <w:marBottom w:val="0"/>
                          <w:divBdr>
                            <w:top w:val="none" w:sz="0" w:space="0" w:color="auto"/>
                            <w:left w:val="none" w:sz="0" w:space="0" w:color="auto"/>
                            <w:bottom w:val="none" w:sz="0" w:space="0" w:color="auto"/>
                            <w:right w:val="none" w:sz="0" w:space="0" w:color="auto"/>
                          </w:divBdr>
                        </w:div>
                        <w:div w:id="1964343074">
                          <w:marLeft w:val="640"/>
                          <w:marRight w:val="0"/>
                          <w:marTop w:val="0"/>
                          <w:marBottom w:val="0"/>
                          <w:divBdr>
                            <w:top w:val="none" w:sz="0" w:space="0" w:color="auto"/>
                            <w:left w:val="none" w:sz="0" w:space="0" w:color="auto"/>
                            <w:bottom w:val="none" w:sz="0" w:space="0" w:color="auto"/>
                            <w:right w:val="none" w:sz="0" w:space="0" w:color="auto"/>
                          </w:divBdr>
                        </w:div>
                        <w:div w:id="2128424168">
                          <w:marLeft w:val="640"/>
                          <w:marRight w:val="0"/>
                          <w:marTop w:val="0"/>
                          <w:marBottom w:val="0"/>
                          <w:divBdr>
                            <w:top w:val="none" w:sz="0" w:space="0" w:color="auto"/>
                            <w:left w:val="none" w:sz="0" w:space="0" w:color="auto"/>
                            <w:bottom w:val="none" w:sz="0" w:space="0" w:color="auto"/>
                            <w:right w:val="none" w:sz="0" w:space="0" w:color="auto"/>
                          </w:divBdr>
                        </w:div>
                        <w:div w:id="2129927363">
                          <w:marLeft w:val="640"/>
                          <w:marRight w:val="0"/>
                          <w:marTop w:val="0"/>
                          <w:marBottom w:val="0"/>
                          <w:divBdr>
                            <w:top w:val="none" w:sz="0" w:space="0" w:color="auto"/>
                            <w:left w:val="none" w:sz="0" w:space="0" w:color="auto"/>
                            <w:bottom w:val="none" w:sz="0" w:space="0" w:color="auto"/>
                            <w:right w:val="none" w:sz="0" w:space="0" w:color="auto"/>
                          </w:divBdr>
                        </w:div>
                        <w:div w:id="2131391512">
                          <w:marLeft w:val="640"/>
                          <w:marRight w:val="0"/>
                          <w:marTop w:val="0"/>
                          <w:marBottom w:val="0"/>
                          <w:divBdr>
                            <w:top w:val="none" w:sz="0" w:space="0" w:color="auto"/>
                            <w:left w:val="none" w:sz="0" w:space="0" w:color="auto"/>
                            <w:bottom w:val="none" w:sz="0" w:space="0" w:color="auto"/>
                            <w:right w:val="none" w:sz="0" w:space="0" w:color="auto"/>
                          </w:divBdr>
                        </w:div>
                      </w:divsChild>
                    </w:div>
                    <w:div w:id="631791934">
                      <w:marLeft w:val="0"/>
                      <w:marRight w:val="0"/>
                      <w:marTop w:val="0"/>
                      <w:marBottom w:val="0"/>
                      <w:divBdr>
                        <w:top w:val="none" w:sz="0" w:space="0" w:color="auto"/>
                        <w:left w:val="none" w:sz="0" w:space="0" w:color="auto"/>
                        <w:bottom w:val="none" w:sz="0" w:space="0" w:color="auto"/>
                        <w:right w:val="none" w:sz="0" w:space="0" w:color="auto"/>
                      </w:divBdr>
                      <w:divsChild>
                        <w:div w:id="5909767">
                          <w:marLeft w:val="640"/>
                          <w:marRight w:val="0"/>
                          <w:marTop w:val="0"/>
                          <w:marBottom w:val="0"/>
                          <w:divBdr>
                            <w:top w:val="none" w:sz="0" w:space="0" w:color="auto"/>
                            <w:left w:val="none" w:sz="0" w:space="0" w:color="auto"/>
                            <w:bottom w:val="none" w:sz="0" w:space="0" w:color="auto"/>
                            <w:right w:val="none" w:sz="0" w:space="0" w:color="auto"/>
                          </w:divBdr>
                        </w:div>
                        <w:div w:id="50350838">
                          <w:marLeft w:val="640"/>
                          <w:marRight w:val="0"/>
                          <w:marTop w:val="0"/>
                          <w:marBottom w:val="0"/>
                          <w:divBdr>
                            <w:top w:val="none" w:sz="0" w:space="0" w:color="auto"/>
                            <w:left w:val="none" w:sz="0" w:space="0" w:color="auto"/>
                            <w:bottom w:val="none" w:sz="0" w:space="0" w:color="auto"/>
                            <w:right w:val="none" w:sz="0" w:space="0" w:color="auto"/>
                          </w:divBdr>
                        </w:div>
                        <w:div w:id="54478136">
                          <w:marLeft w:val="640"/>
                          <w:marRight w:val="0"/>
                          <w:marTop w:val="0"/>
                          <w:marBottom w:val="0"/>
                          <w:divBdr>
                            <w:top w:val="none" w:sz="0" w:space="0" w:color="auto"/>
                            <w:left w:val="none" w:sz="0" w:space="0" w:color="auto"/>
                            <w:bottom w:val="none" w:sz="0" w:space="0" w:color="auto"/>
                            <w:right w:val="none" w:sz="0" w:space="0" w:color="auto"/>
                          </w:divBdr>
                        </w:div>
                        <w:div w:id="113016453">
                          <w:marLeft w:val="640"/>
                          <w:marRight w:val="0"/>
                          <w:marTop w:val="0"/>
                          <w:marBottom w:val="0"/>
                          <w:divBdr>
                            <w:top w:val="none" w:sz="0" w:space="0" w:color="auto"/>
                            <w:left w:val="none" w:sz="0" w:space="0" w:color="auto"/>
                            <w:bottom w:val="none" w:sz="0" w:space="0" w:color="auto"/>
                            <w:right w:val="none" w:sz="0" w:space="0" w:color="auto"/>
                          </w:divBdr>
                        </w:div>
                        <w:div w:id="154423788">
                          <w:marLeft w:val="640"/>
                          <w:marRight w:val="0"/>
                          <w:marTop w:val="0"/>
                          <w:marBottom w:val="0"/>
                          <w:divBdr>
                            <w:top w:val="none" w:sz="0" w:space="0" w:color="auto"/>
                            <w:left w:val="none" w:sz="0" w:space="0" w:color="auto"/>
                            <w:bottom w:val="none" w:sz="0" w:space="0" w:color="auto"/>
                            <w:right w:val="none" w:sz="0" w:space="0" w:color="auto"/>
                          </w:divBdr>
                        </w:div>
                        <w:div w:id="180945982">
                          <w:marLeft w:val="640"/>
                          <w:marRight w:val="0"/>
                          <w:marTop w:val="0"/>
                          <w:marBottom w:val="0"/>
                          <w:divBdr>
                            <w:top w:val="none" w:sz="0" w:space="0" w:color="auto"/>
                            <w:left w:val="none" w:sz="0" w:space="0" w:color="auto"/>
                            <w:bottom w:val="none" w:sz="0" w:space="0" w:color="auto"/>
                            <w:right w:val="none" w:sz="0" w:space="0" w:color="auto"/>
                          </w:divBdr>
                        </w:div>
                        <w:div w:id="222370702">
                          <w:marLeft w:val="640"/>
                          <w:marRight w:val="0"/>
                          <w:marTop w:val="0"/>
                          <w:marBottom w:val="0"/>
                          <w:divBdr>
                            <w:top w:val="none" w:sz="0" w:space="0" w:color="auto"/>
                            <w:left w:val="none" w:sz="0" w:space="0" w:color="auto"/>
                            <w:bottom w:val="none" w:sz="0" w:space="0" w:color="auto"/>
                            <w:right w:val="none" w:sz="0" w:space="0" w:color="auto"/>
                          </w:divBdr>
                        </w:div>
                        <w:div w:id="264114909">
                          <w:marLeft w:val="640"/>
                          <w:marRight w:val="0"/>
                          <w:marTop w:val="0"/>
                          <w:marBottom w:val="0"/>
                          <w:divBdr>
                            <w:top w:val="none" w:sz="0" w:space="0" w:color="auto"/>
                            <w:left w:val="none" w:sz="0" w:space="0" w:color="auto"/>
                            <w:bottom w:val="none" w:sz="0" w:space="0" w:color="auto"/>
                            <w:right w:val="none" w:sz="0" w:space="0" w:color="auto"/>
                          </w:divBdr>
                        </w:div>
                        <w:div w:id="281376780">
                          <w:marLeft w:val="640"/>
                          <w:marRight w:val="0"/>
                          <w:marTop w:val="0"/>
                          <w:marBottom w:val="0"/>
                          <w:divBdr>
                            <w:top w:val="none" w:sz="0" w:space="0" w:color="auto"/>
                            <w:left w:val="none" w:sz="0" w:space="0" w:color="auto"/>
                            <w:bottom w:val="none" w:sz="0" w:space="0" w:color="auto"/>
                            <w:right w:val="none" w:sz="0" w:space="0" w:color="auto"/>
                          </w:divBdr>
                        </w:div>
                        <w:div w:id="294793136">
                          <w:marLeft w:val="640"/>
                          <w:marRight w:val="0"/>
                          <w:marTop w:val="0"/>
                          <w:marBottom w:val="0"/>
                          <w:divBdr>
                            <w:top w:val="none" w:sz="0" w:space="0" w:color="auto"/>
                            <w:left w:val="none" w:sz="0" w:space="0" w:color="auto"/>
                            <w:bottom w:val="none" w:sz="0" w:space="0" w:color="auto"/>
                            <w:right w:val="none" w:sz="0" w:space="0" w:color="auto"/>
                          </w:divBdr>
                        </w:div>
                        <w:div w:id="345905295">
                          <w:marLeft w:val="640"/>
                          <w:marRight w:val="0"/>
                          <w:marTop w:val="0"/>
                          <w:marBottom w:val="0"/>
                          <w:divBdr>
                            <w:top w:val="none" w:sz="0" w:space="0" w:color="auto"/>
                            <w:left w:val="none" w:sz="0" w:space="0" w:color="auto"/>
                            <w:bottom w:val="none" w:sz="0" w:space="0" w:color="auto"/>
                            <w:right w:val="none" w:sz="0" w:space="0" w:color="auto"/>
                          </w:divBdr>
                        </w:div>
                        <w:div w:id="459345319">
                          <w:marLeft w:val="640"/>
                          <w:marRight w:val="0"/>
                          <w:marTop w:val="0"/>
                          <w:marBottom w:val="0"/>
                          <w:divBdr>
                            <w:top w:val="none" w:sz="0" w:space="0" w:color="auto"/>
                            <w:left w:val="none" w:sz="0" w:space="0" w:color="auto"/>
                            <w:bottom w:val="none" w:sz="0" w:space="0" w:color="auto"/>
                            <w:right w:val="none" w:sz="0" w:space="0" w:color="auto"/>
                          </w:divBdr>
                        </w:div>
                        <w:div w:id="472214448">
                          <w:marLeft w:val="640"/>
                          <w:marRight w:val="0"/>
                          <w:marTop w:val="0"/>
                          <w:marBottom w:val="0"/>
                          <w:divBdr>
                            <w:top w:val="none" w:sz="0" w:space="0" w:color="auto"/>
                            <w:left w:val="none" w:sz="0" w:space="0" w:color="auto"/>
                            <w:bottom w:val="none" w:sz="0" w:space="0" w:color="auto"/>
                            <w:right w:val="none" w:sz="0" w:space="0" w:color="auto"/>
                          </w:divBdr>
                        </w:div>
                        <w:div w:id="508448954">
                          <w:marLeft w:val="640"/>
                          <w:marRight w:val="0"/>
                          <w:marTop w:val="0"/>
                          <w:marBottom w:val="0"/>
                          <w:divBdr>
                            <w:top w:val="none" w:sz="0" w:space="0" w:color="auto"/>
                            <w:left w:val="none" w:sz="0" w:space="0" w:color="auto"/>
                            <w:bottom w:val="none" w:sz="0" w:space="0" w:color="auto"/>
                            <w:right w:val="none" w:sz="0" w:space="0" w:color="auto"/>
                          </w:divBdr>
                        </w:div>
                        <w:div w:id="574127249">
                          <w:marLeft w:val="640"/>
                          <w:marRight w:val="0"/>
                          <w:marTop w:val="0"/>
                          <w:marBottom w:val="0"/>
                          <w:divBdr>
                            <w:top w:val="none" w:sz="0" w:space="0" w:color="auto"/>
                            <w:left w:val="none" w:sz="0" w:space="0" w:color="auto"/>
                            <w:bottom w:val="none" w:sz="0" w:space="0" w:color="auto"/>
                            <w:right w:val="none" w:sz="0" w:space="0" w:color="auto"/>
                          </w:divBdr>
                        </w:div>
                        <w:div w:id="612203652">
                          <w:marLeft w:val="640"/>
                          <w:marRight w:val="0"/>
                          <w:marTop w:val="0"/>
                          <w:marBottom w:val="0"/>
                          <w:divBdr>
                            <w:top w:val="none" w:sz="0" w:space="0" w:color="auto"/>
                            <w:left w:val="none" w:sz="0" w:space="0" w:color="auto"/>
                            <w:bottom w:val="none" w:sz="0" w:space="0" w:color="auto"/>
                            <w:right w:val="none" w:sz="0" w:space="0" w:color="auto"/>
                          </w:divBdr>
                        </w:div>
                        <w:div w:id="769861433">
                          <w:marLeft w:val="640"/>
                          <w:marRight w:val="0"/>
                          <w:marTop w:val="0"/>
                          <w:marBottom w:val="0"/>
                          <w:divBdr>
                            <w:top w:val="none" w:sz="0" w:space="0" w:color="auto"/>
                            <w:left w:val="none" w:sz="0" w:space="0" w:color="auto"/>
                            <w:bottom w:val="none" w:sz="0" w:space="0" w:color="auto"/>
                            <w:right w:val="none" w:sz="0" w:space="0" w:color="auto"/>
                          </w:divBdr>
                        </w:div>
                        <w:div w:id="770665858">
                          <w:marLeft w:val="640"/>
                          <w:marRight w:val="0"/>
                          <w:marTop w:val="0"/>
                          <w:marBottom w:val="0"/>
                          <w:divBdr>
                            <w:top w:val="none" w:sz="0" w:space="0" w:color="auto"/>
                            <w:left w:val="none" w:sz="0" w:space="0" w:color="auto"/>
                            <w:bottom w:val="none" w:sz="0" w:space="0" w:color="auto"/>
                            <w:right w:val="none" w:sz="0" w:space="0" w:color="auto"/>
                          </w:divBdr>
                        </w:div>
                        <w:div w:id="891844884">
                          <w:marLeft w:val="640"/>
                          <w:marRight w:val="0"/>
                          <w:marTop w:val="0"/>
                          <w:marBottom w:val="0"/>
                          <w:divBdr>
                            <w:top w:val="none" w:sz="0" w:space="0" w:color="auto"/>
                            <w:left w:val="none" w:sz="0" w:space="0" w:color="auto"/>
                            <w:bottom w:val="none" w:sz="0" w:space="0" w:color="auto"/>
                            <w:right w:val="none" w:sz="0" w:space="0" w:color="auto"/>
                          </w:divBdr>
                        </w:div>
                        <w:div w:id="918951699">
                          <w:marLeft w:val="640"/>
                          <w:marRight w:val="0"/>
                          <w:marTop w:val="0"/>
                          <w:marBottom w:val="0"/>
                          <w:divBdr>
                            <w:top w:val="none" w:sz="0" w:space="0" w:color="auto"/>
                            <w:left w:val="none" w:sz="0" w:space="0" w:color="auto"/>
                            <w:bottom w:val="none" w:sz="0" w:space="0" w:color="auto"/>
                            <w:right w:val="none" w:sz="0" w:space="0" w:color="auto"/>
                          </w:divBdr>
                        </w:div>
                        <w:div w:id="939266193">
                          <w:marLeft w:val="640"/>
                          <w:marRight w:val="0"/>
                          <w:marTop w:val="0"/>
                          <w:marBottom w:val="0"/>
                          <w:divBdr>
                            <w:top w:val="none" w:sz="0" w:space="0" w:color="auto"/>
                            <w:left w:val="none" w:sz="0" w:space="0" w:color="auto"/>
                            <w:bottom w:val="none" w:sz="0" w:space="0" w:color="auto"/>
                            <w:right w:val="none" w:sz="0" w:space="0" w:color="auto"/>
                          </w:divBdr>
                        </w:div>
                        <w:div w:id="1038166650">
                          <w:marLeft w:val="640"/>
                          <w:marRight w:val="0"/>
                          <w:marTop w:val="0"/>
                          <w:marBottom w:val="0"/>
                          <w:divBdr>
                            <w:top w:val="none" w:sz="0" w:space="0" w:color="auto"/>
                            <w:left w:val="none" w:sz="0" w:space="0" w:color="auto"/>
                            <w:bottom w:val="none" w:sz="0" w:space="0" w:color="auto"/>
                            <w:right w:val="none" w:sz="0" w:space="0" w:color="auto"/>
                          </w:divBdr>
                        </w:div>
                        <w:div w:id="1073239406">
                          <w:marLeft w:val="640"/>
                          <w:marRight w:val="0"/>
                          <w:marTop w:val="0"/>
                          <w:marBottom w:val="0"/>
                          <w:divBdr>
                            <w:top w:val="none" w:sz="0" w:space="0" w:color="auto"/>
                            <w:left w:val="none" w:sz="0" w:space="0" w:color="auto"/>
                            <w:bottom w:val="none" w:sz="0" w:space="0" w:color="auto"/>
                            <w:right w:val="none" w:sz="0" w:space="0" w:color="auto"/>
                          </w:divBdr>
                        </w:div>
                        <w:div w:id="1101995027">
                          <w:marLeft w:val="640"/>
                          <w:marRight w:val="0"/>
                          <w:marTop w:val="0"/>
                          <w:marBottom w:val="0"/>
                          <w:divBdr>
                            <w:top w:val="none" w:sz="0" w:space="0" w:color="auto"/>
                            <w:left w:val="none" w:sz="0" w:space="0" w:color="auto"/>
                            <w:bottom w:val="none" w:sz="0" w:space="0" w:color="auto"/>
                            <w:right w:val="none" w:sz="0" w:space="0" w:color="auto"/>
                          </w:divBdr>
                        </w:div>
                        <w:div w:id="1154489316">
                          <w:marLeft w:val="640"/>
                          <w:marRight w:val="0"/>
                          <w:marTop w:val="0"/>
                          <w:marBottom w:val="0"/>
                          <w:divBdr>
                            <w:top w:val="none" w:sz="0" w:space="0" w:color="auto"/>
                            <w:left w:val="none" w:sz="0" w:space="0" w:color="auto"/>
                            <w:bottom w:val="none" w:sz="0" w:space="0" w:color="auto"/>
                            <w:right w:val="none" w:sz="0" w:space="0" w:color="auto"/>
                          </w:divBdr>
                        </w:div>
                        <w:div w:id="1256094539">
                          <w:marLeft w:val="640"/>
                          <w:marRight w:val="0"/>
                          <w:marTop w:val="0"/>
                          <w:marBottom w:val="0"/>
                          <w:divBdr>
                            <w:top w:val="none" w:sz="0" w:space="0" w:color="auto"/>
                            <w:left w:val="none" w:sz="0" w:space="0" w:color="auto"/>
                            <w:bottom w:val="none" w:sz="0" w:space="0" w:color="auto"/>
                            <w:right w:val="none" w:sz="0" w:space="0" w:color="auto"/>
                          </w:divBdr>
                        </w:div>
                        <w:div w:id="1288703390">
                          <w:marLeft w:val="640"/>
                          <w:marRight w:val="0"/>
                          <w:marTop w:val="0"/>
                          <w:marBottom w:val="0"/>
                          <w:divBdr>
                            <w:top w:val="none" w:sz="0" w:space="0" w:color="auto"/>
                            <w:left w:val="none" w:sz="0" w:space="0" w:color="auto"/>
                            <w:bottom w:val="none" w:sz="0" w:space="0" w:color="auto"/>
                            <w:right w:val="none" w:sz="0" w:space="0" w:color="auto"/>
                          </w:divBdr>
                        </w:div>
                        <w:div w:id="1400711350">
                          <w:marLeft w:val="640"/>
                          <w:marRight w:val="0"/>
                          <w:marTop w:val="0"/>
                          <w:marBottom w:val="0"/>
                          <w:divBdr>
                            <w:top w:val="none" w:sz="0" w:space="0" w:color="auto"/>
                            <w:left w:val="none" w:sz="0" w:space="0" w:color="auto"/>
                            <w:bottom w:val="none" w:sz="0" w:space="0" w:color="auto"/>
                            <w:right w:val="none" w:sz="0" w:space="0" w:color="auto"/>
                          </w:divBdr>
                        </w:div>
                        <w:div w:id="1487091523">
                          <w:marLeft w:val="640"/>
                          <w:marRight w:val="0"/>
                          <w:marTop w:val="0"/>
                          <w:marBottom w:val="0"/>
                          <w:divBdr>
                            <w:top w:val="none" w:sz="0" w:space="0" w:color="auto"/>
                            <w:left w:val="none" w:sz="0" w:space="0" w:color="auto"/>
                            <w:bottom w:val="none" w:sz="0" w:space="0" w:color="auto"/>
                            <w:right w:val="none" w:sz="0" w:space="0" w:color="auto"/>
                          </w:divBdr>
                        </w:div>
                        <w:div w:id="1510632592">
                          <w:marLeft w:val="640"/>
                          <w:marRight w:val="0"/>
                          <w:marTop w:val="0"/>
                          <w:marBottom w:val="0"/>
                          <w:divBdr>
                            <w:top w:val="none" w:sz="0" w:space="0" w:color="auto"/>
                            <w:left w:val="none" w:sz="0" w:space="0" w:color="auto"/>
                            <w:bottom w:val="none" w:sz="0" w:space="0" w:color="auto"/>
                            <w:right w:val="none" w:sz="0" w:space="0" w:color="auto"/>
                          </w:divBdr>
                        </w:div>
                        <w:div w:id="1553690545">
                          <w:marLeft w:val="640"/>
                          <w:marRight w:val="0"/>
                          <w:marTop w:val="0"/>
                          <w:marBottom w:val="0"/>
                          <w:divBdr>
                            <w:top w:val="none" w:sz="0" w:space="0" w:color="auto"/>
                            <w:left w:val="none" w:sz="0" w:space="0" w:color="auto"/>
                            <w:bottom w:val="none" w:sz="0" w:space="0" w:color="auto"/>
                            <w:right w:val="none" w:sz="0" w:space="0" w:color="auto"/>
                          </w:divBdr>
                        </w:div>
                        <w:div w:id="1720744838">
                          <w:marLeft w:val="640"/>
                          <w:marRight w:val="0"/>
                          <w:marTop w:val="0"/>
                          <w:marBottom w:val="0"/>
                          <w:divBdr>
                            <w:top w:val="none" w:sz="0" w:space="0" w:color="auto"/>
                            <w:left w:val="none" w:sz="0" w:space="0" w:color="auto"/>
                            <w:bottom w:val="none" w:sz="0" w:space="0" w:color="auto"/>
                            <w:right w:val="none" w:sz="0" w:space="0" w:color="auto"/>
                          </w:divBdr>
                        </w:div>
                        <w:div w:id="1752966354">
                          <w:marLeft w:val="640"/>
                          <w:marRight w:val="0"/>
                          <w:marTop w:val="0"/>
                          <w:marBottom w:val="0"/>
                          <w:divBdr>
                            <w:top w:val="none" w:sz="0" w:space="0" w:color="auto"/>
                            <w:left w:val="none" w:sz="0" w:space="0" w:color="auto"/>
                            <w:bottom w:val="none" w:sz="0" w:space="0" w:color="auto"/>
                            <w:right w:val="none" w:sz="0" w:space="0" w:color="auto"/>
                          </w:divBdr>
                        </w:div>
                        <w:div w:id="1769541026">
                          <w:marLeft w:val="640"/>
                          <w:marRight w:val="0"/>
                          <w:marTop w:val="0"/>
                          <w:marBottom w:val="0"/>
                          <w:divBdr>
                            <w:top w:val="none" w:sz="0" w:space="0" w:color="auto"/>
                            <w:left w:val="none" w:sz="0" w:space="0" w:color="auto"/>
                            <w:bottom w:val="none" w:sz="0" w:space="0" w:color="auto"/>
                            <w:right w:val="none" w:sz="0" w:space="0" w:color="auto"/>
                          </w:divBdr>
                        </w:div>
                        <w:div w:id="1889687451">
                          <w:marLeft w:val="640"/>
                          <w:marRight w:val="0"/>
                          <w:marTop w:val="0"/>
                          <w:marBottom w:val="0"/>
                          <w:divBdr>
                            <w:top w:val="none" w:sz="0" w:space="0" w:color="auto"/>
                            <w:left w:val="none" w:sz="0" w:space="0" w:color="auto"/>
                            <w:bottom w:val="none" w:sz="0" w:space="0" w:color="auto"/>
                            <w:right w:val="none" w:sz="0" w:space="0" w:color="auto"/>
                          </w:divBdr>
                        </w:div>
                        <w:div w:id="1889949201">
                          <w:marLeft w:val="640"/>
                          <w:marRight w:val="0"/>
                          <w:marTop w:val="0"/>
                          <w:marBottom w:val="0"/>
                          <w:divBdr>
                            <w:top w:val="none" w:sz="0" w:space="0" w:color="auto"/>
                            <w:left w:val="none" w:sz="0" w:space="0" w:color="auto"/>
                            <w:bottom w:val="none" w:sz="0" w:space="0" w:color="auto"/>
                            <w:right w:val="none" w:sz="0" w:space="0" w:color="auto"/>
                          </w:divBdr>
                        </w:div>
                        <w:div w:id="1984696907">
                          <w:marLeft w:val="640"/>
                          <w:marRight w:val="0"/>
                          <w:marTop w:val="0"/>
                          <w:marBottom w:val="0"/>
                          <w:divBdr>
                            <w:top w:val="none" w:sz="0" w:space="0" w:color="auto"/>
                            <w:left w:val="none" w:sz="0" w:space="0" w:color="auto"/>
                            <w:bottom w:val="none" w:sz="0" w:space="0" w:color="auto"/>
                            <w:right w:val="none" w:sz="0" w:space="0" w:color="auto"/>
                          </w:divBdr>
                        </w:div>
                        <w:div w:id="2002925216">
                          <w:marLeft w:val="640"/>
                          <w:marRight w:val="0"/>
                          <w:marTop w:val="0"/>
                          <w:marBottom w:val="0"/>
                          <w:divBdr>
                            <w:top w:val="none" w:sz="0" w:space="0" w:color="auto"/>
                            <w:left w:val="none" w:sz="0" w:space="0" w:color="auto"/>
                            <w:bottom w:val="none" w:sz="0" w:space="0" w:color="auto"/>
                            <w:right w:val="none" w:sz="0" w:space="0" w:color="auto"/>
                          </w:divBdr>
                        </w:div>
                        <w:div w:id="2004314967">
                          <w:marLeft w:val="640"/>
                          <w:marRight w:val="0"/>
                          <w:marTop w:val="0"/>
                          <w:marBottom w:val="0"/>
                          <w:divBdr>
                            <w:top w:val="none" w:sz="0" w:space="0" w:color="auto"/>
                            <w:left w:val="none" w:sz="0" w:space="0" w:color="auto"/>
                            <w:bottom w:val="none" w:sz="0" w:space="0" w:color="auto"/>
                            <w:right w:val="none" w:sz="0" w:space="0" w:color="auto"/>
                          </w:divBdr>
                        </w:div>
                        <w:div w:id="2051413265">
                          <w:marLeft w:val="640"/>
                          <w:marRight w:val="0"/>
                          <w:marTop w:val="0"/>
                          <w:marBottom w:val="0"/>
                          <w:divBdr>
                            <w:top w:val="none" w:sz="0" w:space="0" w:color="auto"/>
                            <w:left w:val="none" w:sz="0" w:space="0" w:color="auto"/>
                            <w:bottom w:val="none" w:sz="0" w:space="0" w:color="auto"/>
                            <w:right w:val="none" w:sz="0" w:space="0" w:color="auto"/>
                          </w:divBdr>
                        </w:div>
                        <w:div w:id="2083479886">
                          <w:marLeft w:val="640"/>
                          <w:marRight w:val="0"/>
                          <w:marTop w:val="0"/>
                          <w:marBottom w:val="0"/>
                          <w:divBdr>
                            <w:top w:val="none" w:sz="0" w:space="0" w:color="auto"/>
                            <w:left w:val="none" w:sz="0" w:space="0" w:color="auto"/>
                            <w:bottom w:val="none" w:sz="0" w:space="0" w:color="auto"/>
                            <w:right w:val="none" w:sz="0" w:space="0" w:color="auto"/>
                          </w:divBdr>
                        </w:div>
                      </w:divsChild>
                    </w:div>
                    <w:div w:id="725644169">
                      <w:marLeft w:val="0"/>
                      <w:marRight w:val="0"/>
                      <w:marTop w:val="0"/>
                      <w:marBottom w:val="0"/>
                      <w:divBdr>
                        <w:top w:val="none" w:sz="0" w:space="0" w:color="auto"/>
                        <w:left w:val="none" w:sz="0" w:space="0" w:color="auto"/>
                        <w:bottom w:val="none" w:sz="0" w:space="0" w:color="auto"/>
                        <w:right w:val="none" w:sz="0" w:space="0" w:color="auto"/>
                      </w:divBdr>
                      <w:divsChild>
                        <w:div w:id="15811573">
                          <w:marLeft w:val="640"/>
                          <w:marRight w:val="0"/>
                          <w:marTop w:val="0"/>
                          <w:marBottom w:val="0"/>
                          <w:divBdr>
                            <w:top w:val="none" w:sz="0" w:space="0" w:color="auto"/>
                            <w:left w:val="none" w:sz="0" w:space="0" w:color="auto"/>
                            <w:bottom w:val="none" w:sz="0" w:space="0" w:color="auto"/>
                            <w:right w:val="none" w:sz="0" w:space="0" w:color="auto"/>
                          </w:divBdr>
                        </w:div>
                        <w:div w:id="20474603">
                          <w:marLeft w:val="640"/>
                          <w:marRight w:val="0"/>
                          <w:marTop w:val="0"/>
                          <w:marBottom w:val="0"/>
                          <w:divBdr>
                            <w:top w:val="none" w:sz="0" w:space="0" w:color="auto"/>
                            <w:left w:val="none" w:sz="0" w:space="0" w:color="auto"/>
                            <w:bottom w:val="none" w:sz="0" w:space="0" w:color="auto"/>
                            <w:right w:val="none" w:sz="0" w:space="0" w:color="auto"/>
                          </w:divBdr>
                        </w:div>
                        <w:div w:id="123161049">
                          <w:marLeft w:val="640"/>
                          <w:marRight w:val="0"/>
                          <w:marTop w:val="0"/>
                          <w:marBottom w:val="0"/>
                          <w:divBdr>
                            <w:top w:val="none" w:sz="0" w:space="0" w:color="auto"/>
                            <w:left w:val="none" w:sz="0" w:space="0" w:color="auto"/>
                            <w:bottom w:val="none" w:sz="0" w:space="0" w:color="auto"/>
                            <w:right w:val="none" w:sz="0" w:space="0" w:color="auto"/>
                          </w:divBdr>
                        </w:div>
                        <w:div w:id="176774283">
                          <w:marLeft w:val="640"/>
                          <w:marRight w:val="0"/>
                          <w:marTop w:val="0"/>
                          <w:marBottom w:val="0"/>
                          <w:divBdr>
                            <w:top w:val="none" w:sz="0" w:space="0" w:color="auto"/>
                            <w:left w:val="none" w:sz="0" w:space="0" w:color="auto"/>
                            <w:bottom w:val="none" w:sz="0" w:space="0" w:color="auto"/>
                            <w:right w:val="none" w:sz="0" w:space="0" w:color="auto"/>
                          </w:divBdr>
                        </w:div>
                        <w:div w:id="245379973">
                          <w:marLeft w:val="640"/>
                          <w:marRight w:val="0"/>
                          <w:marTop w:val="0"/>
                          <w:marBottom w:val="0"/>
                          <w:divBdr>
                            <w:top w:val="none" w:sz="0" w:space="0" w:color="auto"/>
                            <w:left w:val="none" w:sz="0" w:space="0" w:color="auto"/>
                            <w:bottom w:val="none" w:sz="0" w:space="0" w:color="auto"/>
                            <w:right w:val="none" w:sz="0" w:space="0" w:color="auto"/>
                          </w:divBdr>
                        </w:div>
                        <w:div w:id="282003996">
                          <w:marLeft w:val="640"/>
                          <w:marRight w:val="0"/>
                          <w:marTop w:val="0"/>
                          <w:marBottom w:val="0"/>
                          <w:divBdr>
                            <w:top w:val="none" w:sz="0" w:space="0" w:color="auto"/>
                            <w:left w:val="none" w:sz="0" w:space="0" w:color="auto"/>
                            <w:bottom w:val="none" w:sz="0" w:space="0" w:color="auto"/>
                            <w:right w:val="none" w:sz="0" w:space="0" w:color="auto"/>
                          </w:divBdr>
                        </w:div>
                        <w:div w:id="290864613">
                          <w:marLeft w:val="640"/>
                          <w:marRight w:val="0"/>
                          <w:marTop w:val="0"/>
                          <w:marBottom w:val="0"/>
                          <w:divBdr>
                            <w:top w:val="none" w:sz="0" w:space="0" w:color="auto"/>
                            <w:left w:val="none" w:sz="0" w:space="0" w:color="auto"/>
                            <w:bottom w:val="none" w:sz="0" w:space="0" w:color="auto"/>
                            <w:right w:val="none" w:sz="0" w:space="0" w:color="auto"/>
                          </w:divBdr>
                        </w:div>
                        <w:div w:id="317226999">
                          <w:marLeft w:val="640"/>
                          <w:marRight w:val="0"/>
                          <w:marTop w:val="0"/>
                          <w:marBottom w:val="0"/>
                          <w:divBdr>
                            <w:top w:val="none" w:sz="0" w:space="0" w:color="auto"/>
                            <w:left w:val="none" w:sz="0" w:space="0" w:color="auto"/>
                            <w:bottom w:val="none" w:sz="0" w:space="0" w:color="auto"/>
                            <w:right w:val="none" w:sz="0" w:space="0" w:color="auto"/>
                          </w:divBdr>
                        </w:div>
                        <w:div w:id="422384105">
                          <w:marLeft w:val="640"/>
                          <w:marRight w:val="0"/>
                          <w:marTop w:val="0"/>
                          <w:marBottom w:val="0"/>
                          <w:divBdr>
                            <w:top w:val="none" w:sz="0" w:space="0" w:color="auto"/>
                            <w:left w:val="none" w:sz="0" w:space="0" w:color="auto"/>
                            <w:bottom w:val="none" w:sz="0" w:space="0" w:color="auto"/>
                            <w:right w:val="none" w:sz="0" w:space="0" w:color="auto"/>
                          </w:divBdr>
                        </w:div>
                        <w:div w:id="429397588">
                          <w:marLeft w:val="640"/>
                          <w:marRight w:val="0"/>
                          <w:marTop w:val="0"/>
                          <w:marBottom w:val="0"/>
                          <w:divBdr>
                            <w:top w:val="none" w:sz="0" w:space="0" w:color="auto"/>
                            <w:left w:val="none" w:sz="0" w:space="0" w:color="auto"/>
                            <w:bottom w:val="none" w:sz="0" w:space="0" w:color="auto"/>
                            <w:right w:val="none" w:sz="0" w:space="0" w:color="auto"/>
                          </w:divBdr>
                        </w:div>
                        <w:div w:id="484205255">
                          <w:marLeft w:val="640"/>
                          <w:marRight w:val="0"/>
                          <w:marTop w:val="0"/>
                          <w:marBottom w:val="0"/>
                          <w:divBdr>
                            <w:top w:val="none" w:sz="0" w:space="0" w:color="auto"/>
                            <w:left w:val="none" w:sz="0" w:space="0" w:color="auto"/>
                            <w:bottom w:val="none" w:sz="0" w:space="0" w:color="auto"/>
                            <w:right w:val="none" w:sz="0" w:space="0" w:color="auto"/>
                          </w:divBdr>
                        </w:div>
                        <w:div w:id="608662836">
                          <w:marLeft w:val="640"/>
                          <w:marRight w:val="0"/>
                          <w:marTop w:val="0"/>
                          <w:marBottom w:val="0"/>
                          <w:divBdr>
                            <w:top w:val="none" w:sz="0" w:space="0" w:color="auto"/>
                            <w:left w:val="none" w:sz="0" w:space="0" w:color="auto"/>
                            <w:bottom w:val="none" w:sz="0" w:space="0" w:color="auto"/>
                            <w:right w:val="none" w:sz="0" w:space="0" w:color="auto"/>
                          </w:divBdr>
                        </w:div>
                        <w:div w:id="650525667">
                          <w:marLeft w:val="640"/>
                          <w:marRight w:val="0"/>
                          <w:marTop w:val="0"/>
                          <w:marBottom w:val="0"/>
                          <w:divBdr>
                            <w:top w:val="none" w:sz="0" w:space="0" w:color="auto"/>
                            <w:left w:val="none" w:sz="0" w:space="0" w:color="auto"/>
                            <w:bottom w:val="none" w:sz="0" w:space="0" w:color="auto"/>
                            <w:right w:val="none" w:sz="0" w:space="0" w:color="auto"/>
                          </w:divBdr>
                        </w:div>
                        <w:div w:id="653871726">
                          <w:marLeft w:val="640"/>
                          <w:marRight w:val="0"/>
                          <w:marTop w:val="0"/>
                          <w:marBottom w:val="0"/>
                          <w:divBdr>
                            <w:top w:val="none" w:sz="0" w:space="0" w:color="auto"/>
                            <w:left w:val="none" w:sz="0" w:space="0" w:color="auto"/>
                            <w:bottom w:val="none" w:sz="0" w:space="0" w:color="auto"/>
                            <w:right w:val="none" w:sz="0" w:space="0" w:color="auto"/>
                          </w:divBdr>
                        </w:div>
                        <w:div w:id="667289732">
                          <w:marLeft w:val="640"/>
                          <w:marRight w:val="0"/>
                          <w:marTop w:val="0"/>
                          <w:marBottom w:val="0"/>
                          <w:divBdr>
                            <w:top w:val="none" w:sz="0" w:space="0" w:color="auto"/>
                            <w:left w:val="none" w:sz="0" w:space="0" w:color="auto"/>
                            <w:bottom w:val="none" w:sz="0" w:space="0" w:color="auto"/>
                            <w:right w:val="none" w:sz="0" w:space="0" w:color="auto"/>
                          </w:divBdr>
                        </w:div>
                        <w:div w:id="746074497">
                          <w:marLeft w:val="640"/>
                          <w:marRight w:val="0"/>
                          <w:marTop w:val="0"/>
                          <w:marBottom w:val="0"/>
                          <w:divBdr>
                            <w:top w:val="none" w:sz="0" w:space="0" w:color="auto"/>
                            <w:left w:val="none" w:sz="0" w:space="0" w:color="auto"/>
                            <w:bottom w:val="none" w:sz="0" w:space="0" w:color="auto"/>
                            <w:right w:val="none" w:sz="0" w:space="0" w:color="auto"/>
                          </w:divBdr>
                        </w:div>
                        <w:div w:id="898439695">
                          <w:marLeft w:val="640"/>
                          <w:marRight w:val="0"/>
                          <w:marTop w:val="0"/>
                          <w:marBottom w:val="0"/>
                          <w:divBdr>
                            <w:top w:val="none" w:sz="0" w:space="0" w:color="auto"/>
                            <w:left w:val="none" w:sz="0" w:space="0" w:color="auto"/>
                            <w:bottom w:val="none" w:sz="0" w:space="0" w:color="auto"/>
                            <w:right w:val="none" w:sz="0" w:space="0" w:color="auto"/>
                          </w:divBdr>
                        </w:div>
                        <w:div w:id="901982729">
                          <w:marLeft w:val="640"/>
                          <w:marRight w:val="0"/>
                          <w:marTop w:val="0"/>
                          <w:marBottom w:val="0"/>
                          <w:divBdr>
                            <w:top w:val="none" w:sz="0" w:space="0" w:color="auto"/>
                            <w:left w:val="none" w:sz="0" w:space="0" w:color="auto"/>
                            <w:bottom w:val="none" w:sz="0" w:space="0" w:color="auto"/>
                            <w:right w:val="none" w:sz="0" w:space="0" w:color="auto"/>
                          </w:divBdr>
                        </w:div>
                        <w:div w:id="934287374">
                          <w:marLeft w:val="640"/>
                          <w:marRight w:val="0"/>
                          <w:marTop w:val="0"/>
                          <w:marBottom w:val="0"/>
                          <w:divBdr>
                            <w:top w:val="none" w:sz="0" w:space="0" w:color="auto"/>
                            <w:left w:val="none" w:sz="0" w:space="0" w:color="auto"/>
                            <w:bottom w:val="none" w:sz="0" w:space="0" w:color="auto"/>
                            <w:right w:val="none" w:sz="0" w:space="0" w:color="auto"/>
                          </w:divBdr>
                        </w:div>
                        <w:div w:id="973372152">
                          <w:marLeft w:val="640"/>
                          <w:marRight w:val="0"/>
                          <w:marTop w:val="0"/>
                          <w:marBottom w:val="0"/>
                          <w:divBdr>
                            <w:top w:val="none" w:sz="0" w:space="0" w:color="auto"/>
                            <w:left w:val="none" w:sz="0" w:space="0" w:color="auto"/>
                            <w:bottom w:val="none" w:sz="0" w:space="0" w:color="auto"/>
                            <w:right w:val="none" w:sz="0" w:space="0" w:color="auto"/>
                          </w:divBdr>
                        </w:div>
                        <w:div w:id="1034309471">
                          <w:marLeft w:val="640"/>
                          <w:marRight w:val="0"/>
                          <w:marTop w:val="0"/>
                          <w:marBottom w:val="0"/>
                          <w:divBdr>
                            <w:top w:val="none" w:sz="0" w:space="0" w:color="auto"/>
                            <w:left w:val="none" w:sz="0" w:space="0" w:color="auto"/>
                            <w:bottom w:val="none" w:sz="0" w:space="0" w:color="auto"/>
                            <w:right w:val="none" w:sz="0" w:space="0" w:color="auto"/>
                          </w:divBdr>
                        </w:div>
                        <w:div w:id="1065713603">
                          <w:marLeft w:val="640"/>
                          <w:marRight w:val="0"/>
                          <w:marTop w:val="0"/>
                          <w:marBottom w:val="0"/>
                          <w:divBdr>
                            <w:top w:val="none" w:sz="0" w:space="0" w:color="auto"/>
                            <w:left w:val="none" w:sz="0" w:space="0" w:color="auto"/>
                            <w:bottom w:val="none" w:sz="0" w:space="0" w:color="auto"/>
                            <w:right w:val="none" w:sz="0" w:space="0" w:color="auto"/>
                          </w:divBdr>
                        </w:div>
                        <w:div w:id="1067338134">
                          <w:marLeft w:val="640"/>
                          <w:marRight w:val="0"/>
                          <w:marTop w:val="0"/>
                          <w:marBottom w:val="0"/>
                          <w:divBdr>
                            <w:top w:val="none" w:sz="0" w:space="0" w:color="auto"/>
                            <w:left w:val="none" w:sz="0" w:space="0" w:color="auto"/>
                            <w:bottom w:val="none" w:sz="0" w:space="0" w:color="auto"/>
                            <w:right w:val="none" w:sz="0" w:space="0" w:color="auto"/>
                          </w:divBdr>
                        </w:div>
                        <w:div w:id="1201821880">
                          <w:marLeft w:val="640"/>
                          <w:marRight w:val="0"/>
                          <w:marTop w:val="0"/>
                          <w:marBottom w:val="0"/>
                          <w:divBdr>
                            <w:top w:val="none" w:sz="0" w:space="0" w:color="auto"/>
                            <w:left w:val="none" w:sz="0" w:space="0" w:color="auto"/>
                            <w:bottom w:val="none" w:sz="0" w:space="0" w:color="auto"/>
                            <w:right w:val="none" w:sz="0" w:space="0" w:color="auto"/>
                          </w:divBdr>
                        </w:div>
                        <w:div w:id="1282305078">
                          <w:marLeft w:val="640"/>
                          <w:marRight w:val="0"/>
                          <w:marTop w:val="0"/>
                          <w:marBottom w:val="0"/>
                          <w:divBdr>
                            <w:top w:val="none" w:sz="0" w:space="0" w:color="auto"/>
                            <w:left w:val="none" w:sz="0" w:space="0" w:color="auto"/>
                            <w:bottom w:val="none" w:sz="0" w:space="0" w:color="auto"/>
                            <w:right w:val="none" w:sz="0" w:space="0" w:color="auto"/>
                          </w:divBdr>
                        </w:div>
                        <w:div w:id="1432236599">
                          <w:marLeft w:val="640"/>
                          <w:marRight w:val="0"/>
                          <w:marTop w:val="0"/>
                          <w:marBottom w:val="0"/>
                          <w:divBdr>
                            <w:top w:val="none" w:sz="0" w:space="0" w:color="auto"/>
                            <w:left w:val="none" w:sz="0" w:space="0" w:color="auto"/>
                            <w:bottom w:val="none" w:sz="0" w:space="0" w:color="auto"/>
                            <w:right w:val="none" w:sz="0" w:space="0" w:color="auto"/>
                          </w:divBdr>
                        </w:div>
                        <w:div w:id="1548375400">
                          <w:marLeft w:val="640"/>
                          <w:marRight w:val="0"/>
                          <w:marTop w:val="0"/>
                          <w:marBottom w:val="0"/>
                          <w:divBdr>
                            <w:top w:val="none" w:sz="0" w:space="0" w:color="auto"/>
                            <w:left w:val="none" w:sz="0" w:space="0" w:color="auto"/>
                            <w:bottom w:val="none" w:sz="0" w:space="0" w:color="auto"/>
                            <w:right w:val="none" w:sz="0" w:space="0" w:color="auto"/>
                          </w:divBdr>
                        </w:div>
                        <w:div w:id="1561087221">
                          <w:marLeft w:val="640"/>
                          <w:marRight w:val="0"/>
                          <w:marTop w:val="0"/>
                          <w:marBottom w:val="0"/>
                          <w:divBdr>
                            <w:top w:val="none" w:sz="0" w:space="0" w:color="auto"/>
                            <w:left w:val="none" w:sz="0" w:space="0" w:color="auto"/>
                            <w:bottom w:val="none" w:sz="0" w:space="0" w:color="auto"/>
                            <w:right w:val="none" w:sz="0" w:space="0" w:color="auto"/>
                          </w:divBdr>
                        </w:div>
                        <w:div w:id="1640379227">
                          <w:marLeft w:val="640"/>
                          <w:marRight w:val="0"/>
                          <w:marTop w:val="0"/>
                          <w:marBottom w:val="0"/>
                          <w:divBdr>
                            <w:top w:val="none" w:sz="0" w:space="0" w:color="auto"/>
                            <w:left w:val="none" w:sz="0" w:space="0" w:color="auto"/>
                            <w:bottom w:val="none" w:sz="0" w:space="0" w:color="auto"/>
                            <w:right w:val="none" w:sz="0" w:space="0" w:color="auto"/>
                          </w:divBdr>
                        </w:div>
                        <w:div w:id="1657412705">
                          <w:marLeft w:val="640"/>
                          <w:marRight w:val="0"/>
                          <w:marTop w:val="0"/>
                          <w:marBottom w:val="0"/>
                          <w:divBdr>
                            <w:top w:val="none" w:sz="0" w:space="0" w:color="auto"/>
                            <w:left w:val="none" w:sz="0" w:space="0" w:color="auto"/>
                            <w:bottom w:val="none" w:sz="0" w:space="0" w:color="auto"/>
                            <w:right w:val="none" w:sz="0" w:space="0" w:color="auto"/>
                          </w:divBdr>
                        </w:div>
                        <w:div w:id="1700231664">
                          <w:marLeft w:val="640"/>
                          <w:marRight w:val="0"/>
                          <w:marTop w:val="0"/>
                          <w:marBottom w:val="0"/>
                          <w:divBdr>
                            <w:top w:val="none" w:sz="0" w:space="0" w:color="auto"/>
                            <w:left w:val="none" w:sz="0" w:space="0" w:color="auto"/>
                            <w:bottom w:val="none" w:sz="0" w:space="0" w:color="auto"/>
                            <w:right w:val="none" w:sz="0" w:space="0" w:color="auto"/>
                          </w:divBdr>
                        </w:div>
                        <w:div w:id="1791780576">
                          <w:marLeft w:val="640"/>
                          <w:marRight w:val="0"/>
                          <w:marTop w:val="0"/>
                          <w:marBottom w:val="0"/>
                          <w:divBdr>
                            <w:top w:val="none" w:sz="0" w:space="0" w:color="auto"/>
                            <w:left w:val="none" w:sz="0" w:space="0" w:color="auto"/>
                            <w:bottom w:val="none" w:sz="0" w:space="0" w:color="auto"/>
                            <w:right w:val="none" w:sz="0" w:space="0" w:color="auto"/>
                          </w:divBdr>
                        </w:div>
                        <w:div w:id="1830175263">
                          <w:marLeft w:val="640"/>
                          <w:marRight w:val="0"/>
                          <w:marTop w:val="0"/>
                          <w:marBottom w:val="0"/>
                          <w:divBdr>
                            <w:top w:val="none" w:sz="0" w:space="0" w:color="auto"/>
                            <w:left w:val="none" w:sz="0" w:space="0" w:color="auto"/>
                            <w:bottom w:val="none" w:sz="0" w:space="0" w:color="auto"/>
                            <w:right w:val="none" w:sz="0" w:space="0" w:color="auto"/>
                          </w:divBdr>
                        </w:div>
                        <w:div w:id="1831943919">
                          <w:marLeft w:val="640"/>
                          <w:marRight w:val="0"/>
                          <w:marTop w:val="0"/>
                          <w:marBottom w:val="0"/>
                          <w:divBdr>
                            <w:top w:val="none" w:sz="0" w:space="0" w:color="auto"/>
                            <w:left w:val="none" w:sz="0" w:space="0" w:color="auto"/>
                            <w:bottom w:val="none" w:sz="0" w:space="0" w:color="auto"/>
                            <w:right w:val="none" w:sz="0" w:space="0" w:color="auto"/>
                          </w:divBdr>
                        </w:div>
                        <w:div w:id="1883440926">
                          <w:marLeft w:val="640"/>
                          <w:marRight w:val="0"/>
                          <w:marTop w:val="0"/>
                          <w:marBottom w:val="0"/>
                          <w:divBdr>
                            <w:top w:val="none" w:sz="0" w:space="0" w:color="auto"/>
                            <w:left w:val="none" w:sz="0" w:space="0" w:color="auto"/>
                            <w:bottom w:val="none" w:sz="0" w:space="0" w:color="auto"/>
                            <w:right w:val="none" w:sz="0" w:space="0" w:color="auto"/>
                          </w:divBdr>
                        </w:div>
                        <w:div w:id="1953314843">
                          <w:marLeft w:val="640"/>
                          <w:marRight w:val="0"/>
                          <w:marTop w:val="0"/>
                          <w:marBottom w:val="0"/>
                          <w:divBdr>
                            <w:top w:val="none" w:sz="0" w:space="0" w:color="auto"/>
                            <w:left w:val="none" w:sz="0" w:space="0" w:color="auto"/>
                            <w:bottom w:val="none" w:sz="0" w:space="0" w:color="auto"/>
                            <w:right w:val="none" w:sz="0" w:space="0" w:color="auto"/>
                          </w:divBdr>
                        </w:div>
                        <w:div w:id="1981106469">
                          <w:marLeft w:val="640"/>
                          <w:marRight w:val="0"/>
                          <w:marTop w:val="0"/>
                          <w:marBottom w:val="0"/>
                          <w:divBdr>
                            <w:top w:val="none" w:sz="0" w:space="0" w:color="auto"/>
                            <w:left w:val="none" w:sz="0" w:space="0" w:color="auto"/>
                            <w:bottom w:val="none" w:sz="0" w:space="0" w:color="auto"/>
                            <w:right w:val="none" w:sz="0" w:space="0" w:color="auto"/>
                          </w:divBdr>
                        </w:div>
                        <w:div w:id="1992904362">
                          <w:marLeft w:val="640"/>
                          <w:marRight w:val="0"/>
                          <w:marTop w:val="0"/>
                          <w:marBottom w:val="0"/>
                          <w:divBdr>
                            <w:top w:val="none" w:sz="0" w:space="0" w:color="auto"/>
                            <w:left w:val="none" w:sz="0" w:space="0" w:color="auto"/>
                            <w:bottom w:val="none" w:sz="0" w:space="0" w:color="auto"/>
                            <w:right w:val="none" w:sz="0" w:space="0" w:color="auto"/>
                          </w:divBdr>
                        </w:div>
                        <w:div w:id="2038501984">
                          <w:marLeft w:val="640"/>
                          <w:marRight w:val="0"/>
                          <w:marTop w:val="0"/>
                          <w:marBottom w:val="0"/>
                          <w:divBdr>
                            <w:top w:val="none" w:sz="0" w:space="0" w:color="auto"/>
                            <w:left w:val="none" w:sz="0" w:space="0" w:color="auto"/>
                            <w:bottom w:val="none" w:sz="0" w:space="0" w:color="auto"/>
                            <w:right w:val="none" w:sz="0" w:space="0" w:color="auto"/>
                          </w:divBdr>
                        </w:div>
                        <w:div w:id="2048140901">
                          <w:marLeft w:val="640"/>
                          <w:marRight w:val="0"/>
                          <w:marTop w:val="0"/>
                          <w:marBottom w:val="0"/>
                          <w:divBdr>
                            <w:top w:val="none" w:sz="0" w:space="0" w:color="auto"/>
                            <w:left w:val="none" w:sz="0" w:space="0" w:color="auto"/>
                            <w:bottom w:val="none" w:sz="0" w:space="0" w:color="auto"/>
                            <w:right w:val="none" w:sz="0" w:space="0" w:color="auto"/>
                          </w:divBdr>
                        </w:div>
                        <w:div w:id="2146387125">
                          <w:marLeft w:val="640"/>
                          <w:marRight w:val="0"/>
                          <w:marTop w:val="0"/>
                          <w:marBottom w:val="0"/>
                          <w:divBdr>
                            <w:top w:val="none" w:sz="0" w:space="0" w:color="auto"/>
                            <w:left w:val="none" w:sz="0" w:space="0" w:color="auto"/>
                            <w:bottom w:val="none" w:sz="0" w:space="0" w:color="auto"/>
                            <w:right w:val="none" w:sz="0" w:space="0" w:color="auto"/>
                          </w:divBdr>
                        </w:div>
                      </w:divsChild>
                    </w:div>
                    <w:div w:id="761534325">
                      <w:marLeft w:val="0"/>
                      <w:marRight w:val="0"/>
                      <w:marTop w:val="0"/>
                      <w:marBottom w:val="0"/>
                      <w:divBdr>
                        <w:top w:val="none" w:sz="0" w:space="0" w:color="auto"/>
                        <w:left w:val="none" w:sz="0" w:space="0" w:color="auto"/>
                        <w:bottom w:val="none" w:sz="0" w:space="0" w:color="auto"/>
                        <w:right w:val="none" w:sz="0" w:space="0" w:color="auto"/>
                      </w:divBdr>
                      <w:divsChild>
                        <w:div w:id="146240858">
                          <w:marLeft w:val="640"/>
                          <w:marRight w:val="0"/>
                          <w:marTop w:val="0"/>
                          <w:marBottom w:val="0"/>
                          <w:divBdr>
                            <w:top w:val="none" w:sz="0" w:space="0" w:color="auto"/>
                            <w:left w:val="none" w:sz="0" w:space="0" w:color="auto"/>
                            <w:bottom w:val="none" w:sz="0" w:space="0" w:color="auto"/>
                            <w:right w:val="none" w:sz="0" w:space="0" w:color="auto"/>
                          </w:divBdr>
                        </w:div>
                        <w:div w:id="153686376">
                          <w:marLeft w:val="640"/>
                          <w:marRight w:val="0"/>
                          <w:marTop w:val="0"/>
                          <w:marBottom w:val="0"/>
                          <w:divBdr>
                            <w:top w:val="none" w:sz="0" w:space="0" w:color="auto"/>
                            <w:left w:val="none" w:sz="0" w:space="0" w:color="auto"/>
                            <w:bottom w:val="none" w:sz="0" w:space="0" w:color="auto"/>
                            <w:right w:val="none" w:sz="0" w:space="0" w:color="auto"/>
                          </w:divBdr>
                        </w:div>
                        <w:div w:id="193886890">
                          <w:marLeft w:val="640"/>
                          <w:marRight w:val="0"/>
                          <w:marTop w:val="0"/>
                          <w:marBottom w:val="0"/>
                          <w:divBdr>
                            <w:top w:val="none" w:sz="0" w:space="0" w:color="auto"/>
                            <w:left w:val="none" w:sz="0" w:space="0" w:color="auto"/>
                            <w:bottom w:val="none" w:sz="0" w:space="0" w:color="auto"/>
                            <w:right w:val="none" w:sz="0" w:space="0" w:color="auto"/>
                          </w:divBdr>
                        </w:div>
                        <w:div w:id="268507814">
                          <w:marLeft w:val="640"/>
                          <w:marRight w:val="0"/>
                          <w:marTop w:val="0"/>
                          <w:marBottom w:val="0"/>
                          <w:divBdr>
                            <w:top w:val="none" w:sz="0" w:space="0" w:color="auto"/>
                            <w:left w:val="none" w:sz="0" w:space="0" w:color="auto"/>
                            <w:bottom w:val="none" w:sz="0" w:space="0" w:color="auto"/>
                            <w:right w:val="none" w:sz="0" w:space="0" w:color="auto"/>
                          </w:divBdr>
                        </w:div>
                        <w:div w:id="283276424">
                          <w:marLeft w:val="640"/>
                          <w:marRight w:val="0"/>
                          <w:marTop w:val="0"/>
                          <w:marBottom w:val="0"/>
                          <w:divBdr>
                            <w:top w:val="none" w:sz="0" w:space="0" w:color="auto"/>
                            <w:left w:val="none" w:sz="0" w:space="0" w:color="auto"/>
                            <w:bottom w:val="none" w:sz="0" w:space="0" w:color="auto"/>
                            <w:right w:val="none" w:sz="0" w:space="0" w:color="auto"/>
                          </w:divBdr>
                        </w:div>
                        <w:div w:id="286590198">
                          <w:marLeft w:val="640"/>
                          <w:marRight w:val="0"/>
                          <w:marTop w:val="0"/>
                          <w:marBottom w:val="0"/>
                          <w:divBdr>
                            <w:top w:val="none" w:sz="0" w:space="0" w:color="auto"/>
                            <w:left w:val="none" w:sz="0" w:space="0" w:color="auto"/>
                            <w:bottom w:val="none" w:sz="0" w:space="0" w:color="auto"/>
                            <w:right w:val="none" w:sz="0" w:space="0" w:color="auto"/>
                          </w:divBdr>
                        </w:div>
                        <w:div w:id="374277778">
                          <w:marLeft w:val="640"/>
                          <w:marRight w:val="0"/>
                          <w:marTop w:val="0"/>
                          <w:marBottom w:val="0"/>
                          <w:divBdr>
                            <w:top w:val="none" w:sz="0" w:space="0" w:color="auto"/>
                            <w:left w:val="none" w:sz="0" w:space="0" w:color="auto"/>
                            <w:bottom w:val="none" w:sz="0" w:space="0" w:color="auto"/>
                            <w:right w:val="none" w:sz="0" w:space="0" w:color="auto"/>
                          </w:divBdr>
                        </w:div>
                        <w:div w:id="387074421">
                          <w:marLeft w:val="640"/>
                          <w:marRight w:val="0"/>
                          <w:marTop w:val="0"/>
                          <w:marBottom w:val="0"/>
                          <w:divBdr>
                            <w:top w:val="none" w:sz="0" w:space="0" w:color="auto"/>
                            <w:left w:val="none" w:sz="0" w:space="0" w:color="auto"/>
                            <w:bottom w:val="none" w:sz="0" w:space="0" w:color="auto"/>
                            <w:right w:val="none" w:sz="0" w:space="0" w:color="auto"/>
                          </w:divBdr>
                        </w:div>
                        <w:div w:id="425197811">
                          <w:marLeft w:val="640"/>
                          <w:marRight w:val="0"/>
                          <w:marTop w:val="0"/>
                          <w:marBottom w:val="0"/>
                          <w:divBdr>
                            <w:top w:val="none" w:sz="0" w:space="0" w:color="auto"/>
                            <w:left w:val="none" w:sz="0" w:space="0" w:color="auto"/>
                            <w:bottom w:val="none" w:sz="0" w:space="0" w:color="auto"/>
                            <w:right w:val="none" w:sz="0" w:space="0" w:color="auto"/>
                          </w:divBdr>
                        </w:div>
                        <w:div w:id="581984268">
                          <w:marLeft w:val="640"/>
                          <w:marRight w:val="0"/>
                          <w:marTop w:val="0"/>
                          <w:marBottom w:val="0"/>
                          <w:divBdr>
                            <w:top w:val="none" w:sz="0" w:space="0" w:color="auto"/>
                            <w:left w:val="none" w:sz="0" w:space="0" w:color="auto"/>
                            <w:bottom w:val="none" w:sz="0" w:space="0" w:color="auto"/>
                            <w:right w:val="none" w:sz="0" w:space="0" w:color="auto"/>
                          </w:divBdr>
                        </w:div>
                        <w:div w:id="658189993">
                          <w:marLeft w:val="640"/>
                          <w:marRight w:val="0"/>
                          <w:marTop w:val="0"/>
                          <w:marBottom w:val="0"/>
                          <w:divBdr>
                            <w:top w:val="none" w:sz="0" w:space="0" w:color="auto"/>
                            <w:left w:val="none" w:sz="0" w:space="0" w:color="auto"/>
                            <w:bottom w:val="none" w:sz="0" w:space="0" w:color="auto"/>
                            <w:right w:val="none" w:sz="0" w:space="0" w:color="auto"/>
                          </w:divBdr>
                        </w:div>
                        <w:div w:id="677583548">
                          <w:marLeft w:val="640"/>
                          <w:marRight w:val="0"/>
                          <w:marTop w:val="0"/>
                          <w:marBottom w:val="0"/>
                          <w:divBdr>
                            <w:top w:val="none" w:sz="0" w:space="0" w:color="auto"/>
                            <w:left w:val="none" w:sz="0" w:space="0" w:color="auto"/>
                            <w:bottom w:val="none" w:sz="0" w:space="0" w:color="auto"/>
                            <w:right w:val="none" w:sz="0" w:space="0" w:color="auto"/>
                          </w:divBdr>
                        </w:div>
                        <w:div w:id="741872102">
                          <w:marLeft w:val="640"/>
                          <w:marRight w:val="0"/>
                          <w:marTop w:val="0"/>
                          <w:marBottom w:val="0"/>
                          <w:divBdr>
                            <w:top w:val="none" w:sz="0" w:space="0" w:color="auto"/>
                            <w:left w:val="none" w:sz="0" w:space="0" w:color="auto"/>
                            <w:bottom w:val="none" w:sz="0" w:space="0" w:color="auto"/>
                            <w:right w:val="none" w:sz="0" w:space="0" w:color="auto"/>
                          </w:divBdr>
                        </w:div>
                        <w:div w:id="791828362">
                          <w:marLeft w:val="640"/>
                          <w:marRight w:val="0"/>
                          <w:marTop w:val="0"/>
                          <w:marBottom w:val="0"/>
                          <w:divBdr>
                            <w:top w:val="none" w:sz="0" w:space="0" w:color="auto"/>
                            <w:left w:val="none" w:sz="0" w:space="0" w:color="auto"/>
                            <w:bottom w:val="none" w:sz="0" w:space="0" w:color="auto"/>
                            <w:right w:val="none" w:sz="0" w:space="0" w:color="auto"/>
                          </w:divBdr>
                        </w:div>
                        <w:div w:id="811097447">
                          <w:marLeft w:val="640"/>
                          <w:marRight w:val="0"/>
                          <w:marTop w:val="0"/>
                          <w:marBottom w:val="0"/>
                          <w:divBdr>
                            <w:top w:val="none" w:sz="0" w:space="0" w:color="auto"/>
                            <w:left w:val="none" w:sz="0" w:space="0" w:color="auto"/>
                            <w:bottom w:val="none" w:sz="0" w:space="0" w:color="auto"/>
                            <w:right w:val="none" w:sz="0" w:space="0" w:color="auto"/>
                          </w:divBdr>
                        </w:div>
                        <w:div w:id="825050561">
                          <w:marLeft w:val="640"/>
                          <w:marRight w:val="0"/>
                          <w:marTop w:val="0"/>
                          <w:marBottom w:val="0"/>
                          <w:divBdr>
                            <w:top w:val="none" w:sz="0" w:space="0" w:color="auto"/>
                            <w:left w:val="none" w:sz="0" w:space="0" w:color="auto"/>
                            <w:bottom w:val="none" w:sz="0" w:space="0" w:color="auto"/>
                            <w:right w:val="none" w:sz="0" w:space="0" w:color="auto"/>
                          </w:divBdr>
                        </w:div>
                        <w:div w:id="880701584">
                          <w:marLeft w:val="640"/>
                          <w:marRight w:val="0"/>
                          <w:marTop w:val="0"/>
                          <w:marBottom w:val="0"/>
                          <w:divBdr>
                            <w:top w:val="none" w:sz="0" w:space="0" w:color="auto"/>
                            <w:left w:val="none" w:sz="0" w:space="0" w:color="auto"/>
                            <w:bottom w:val="none" w:sz="0" w:space="0" w:color="auto"/>
                            <w:right w:val="none" w:sz="0" w:space="0" w:color="auto"/>
                          </w:divBdr>
                        </w:div>
                        <w:div w:id="898176263">
                          <w:marLeft w:val="640"/>
                          <w:marRight w:val="0"/>
                          <w:marTop w:val="0"/>
                          <w:marBottom w:val="0"/>
                          <w:divBdr>
                            <w:top w:val="none" w:sz="0" w:space="0" w:color="auto"/>
                            <w:left w:val="none" w:sz="0" w:space="0" w:color="auto"/>
                            <w:bottom w:val="none" w:sz="0" w:space="0" w:color="auto"/>
                            <w:right w:val="none" w:sz="0" w:space="0" w:color="auto"/>
                          </w:divBdr>
                        </w:div>
                        <w:div w:id="931009164">
                          <w:marLeft w:val="640"/>
                          <w:marRight w:val="0"/>
                          <w:marTop w:val="0"/>
                          <w:marBottom w:val="0"/>
                          <w:divBdr>
                            <w:top w:val="none" w:sz="0" w:space="0" w:color="auto"/>
                            <w:left w:val="none" w:sz="0" w:space="0" w:color="auto"/>
                            <w:bottom w:val="none" w:sz="0" w:space="0" w:color="auto"/>
                            <w:right w:val="none" w:sz="0" w:space="0" w:color="auto"/>
                          </w:divBdr>
                        </w:div>
                        <w:div w:id="1005401166">
                          <w:marLeft w:val="640"/>
                          <w:marRight w:val="0"/>
                          <w:marTop w:val="0"/>
                          <w:marBottom w:val="0"/>
                          <w:divBdr>
                            <w:top w:val="none" w:sz="0" w:space="0" w:color="auto"/>
                            <w:left w:val="none" w:sz="0" w:space="0" w:color="auto"/>
                            <w:bottom w:val="none" w:sz="0" w:space="0" w:color="auto"/>
                            <w:right w:val="none" w:sz="0" w:space="0" w:color="auto"/>
                          </w:divBdr>
                        </w:div>
                        <w:div w:id="1016032436">
                          <w:marLeft w:val="640"/>
                          <w:marRight w:val="0"/>
                          <w:marTop w:val="0"/>
                          <w:marBottom w:val="0"/>
                          <w:divBdr>
                            <w:top w:val="none" w:sz="0" w:space="0" w:color="auto"/>
                            <w:left w:val="none" w:sz="0" w:space="0" w:color="auto"/>
                            <w:bottom w:val="none" w:sz="0" w:space="0" w:color="auto"/>
                            <w:right w:val="none" w:sz="0" w:space="0" w:color="auto"/>
                          </w:divBdr>
                        </w:div>
                        <w:div w:id="1040132689">
                          <w:marLeft w:val="640"/>
                          <w:marRight w:val="0"/>
                          <w:marTop w:val="0"/>
                          <w:marBottom w:val="0"/>
                          <w:divBdr>
                            <w:top w:val="none" w:sz="0" w:space="0" w:color="auto"/>
                            <w:left w:val="none" w:sz="0" w:space="0" w:color="auto"/>
                            <w:bottom w:val="none" w:sz="0" w:space="0" w:color="auto"/>
                            <w:right w:val="none" w:sz="0" w:space="0" w:color="auto"/>
                          </w:divBdr>
                        </w:div>
                        <w:div w:id="1190871715">
                          <w:marLeft w:val="640"/>
                          <w:marRight w:val="0"/>
                          <w:marTop w:val="0"/>
                          <w:marBottom w:val="0"/>
                          <w:divBdr>
                            <w:top w:val="none" w:sz="0" w:space="0" w:color="auto"/>
                            <w:left w:val="none" w:sz="0" w:space="0" w:color="auto"/>
                            <w:bottom w:val="none" w:sz="0" w:space="0" w:color="auto"/>
                            <w:right w:val="none" w:sz="0" w:space="0" w:color="auto"/>
                          </w:divBdr>
                        </w:div>
                        <w:div w:id="1264798217">
                          <w:marLeft w:val="640"/>
                          <w:marRight w:val="0"/>
                          <w:marTop w:val="0"/>
                          <w:marBottom w:val="0"/>
                          <w:divBdr>
                            <w:top w:val="none" w:sz="0" w:space="0" w:color="auto"/>
                            <w:left w:val="none" w:sz="0" w:space="0" w:color="auto"/>
                            <w:bottom w:val="none" w:sz="0" w:space="0" w:color="auto"/>
                            <w:right w:val="none" w:sz="0" w:space="0" w:color="auto"/>
                          </w:divBdr>
                        </w:div>
                        <w:div w:id="1296451433">
                          <w:marLeft w:val="640"/>
                          <w:marRight w:val="0"/>
                          <w:marTop w:val="0"/>
                          <w:marBottom w:val="0"/>
                          <w:divBdr>
                            <w:top w:val="none" w:sz="0" w:space="0" w:color="auto"/>
                            <w:left w:val="none" w:sz="0" w:space="0" w:color="auto"/>
                            <w:bottom w:val="none" w:sz="0" w:space="0" w:color="auto"/>
                            <w:right w:val="none" w:sz="0" w:space="0" w:color="auto"/>
                          </w:divBdr>
                        </w:div>
                        <w:div w:id="1317417939">
                          <w:marLeft w:val="640"/>
                          <w:marRight w:val="0"/>
                          <w:marTop w:val="0"/>
                          <w:marBottom w:val="0"/>
                          <w:divBdr>
                            <w:top w:val="none" w:sz="0" w:space="0" w:color="auto"/>
                            <w:left w:val="none" w:sz="0" w:space="0" w:color="auto"/>
                            <w:bottom w:val="none" w:sz="0" w:space="0" w:color="auto"/>
                            <w:right w:val="none" w:sz="0" w:space="0" w:color="auto"/>
                          </w:divBdr>
                        </w:div>
                        <w:div w:id="1445734397">
                          <w:marLeft w:val="640"/>
                          <w:marRight w:val="0"/>
                          <w:marTop w:val="0"/>
                          <w:marBottom w:val="0"/>
                          <w:divBdr>
                            <w:top w:val="none" w:sz="0" w:space="0" w:color="auto"/>
                            <w:left w:val="none" w:sz="0" w:space="0" w:color="auto"/>
                            <w:bottom w:val="none" w:sz="0" w:space="0" w:color="auto"/>
                            <w:right w:val="none" w:sz="0" w:space="0" w:color="auto"/>
                          </w:divBdr>
                        </w:div>
                        <w:div w:id="1642224265">
                          <w:marLeft w:val="640"/>
                          <w:marRight w:val="0"/>
                          <w:marTop w:val="0"/>
                          <w:marBottom w:val="0"/>
                          <w:divBdr>
                            <w:top w:val="none" w:sz="0" w:space="0" w:color="auto"/>
                            <w:left w:val="none" w:sz="0" w:space="0" w:color="auto"/>
                            <w:bottom w:val="none" w:sz="0" w:space="0" w:color="auto"/>
                            <w:right w:val="none" w:sz="0" w:space="0" w:color="auto"/>
                          </w:divBdr>
                        </w:div>
                        <w:div w:id="1673795553">
                          <w:marLeft w:val="640"/>
                          <w:marRight w:val="0"/>
                          <w:marTop w:val="0"/>
                          <w:marBottom w:val="0"/>
                          <w:divBdr>
                            <w:top w:val="none" w:sz="0" w:space="0" w:color="auto"/>
                            <w:left w:val="none" w:sz="0" w:space="0" w:color="auto"/>
                            <w:bottom w:val="none" w:sz="0" w:space="0" w:color="auto"/>
                            <w:right w:val="none" w:sz="0" w:space="0" w:color="auto"/>
                          </w:divBdr>
                        </w:div>
                        <w:div w:id="1716542602">
                          <w:marLeft w:val="640"/>
                          <w:marRight w:val="0"/>
                          <w:marTop w:val="0"/>
                          <w:marBottom w:val="0"/>
                          <w:divBdr>
                            <w:top w:val="none" w:sz="0" w:space="0" w:color="auto"/>
                            <w:left w:val="none" w:sz="0" w:space="0" w:color="auto"/>
                            <w:bottom w:val="none" w:sz="0" w:space="0" w:color="auto"/>
                            <w:right w:val="none" w:sz="0" w:space="0" w:color="auto"/>
                          </w:divBdr>
                        </w:div>
                        <w:div w:id="1744521701">
                          <w:marLeft w:val="640"/>
                          <w:marRight w:val="0"/>
                          <w:marTop w:val="0"/>
                          <w:marBottom w:val="0"/>
                          <w:divBdr>
                            <w:top w:val="none" w:sz="0" w:space="0" w:color="auto"/>
                            <w:left w:val="none" w:sz="0" w:space="0" w:color="auto"/>
                            <w:bottom w:val="none" w:sz="0" w:space="0" w:color="auto"/>
                            <w:right w:val="none" w:sz="0" w:space="0" w:color="auto"/>
                          </w:divBdr>
                        </w:div>
                        <w:div w:id="1744644124">
                          <w:marLeft w:val="640"/>
                          <w:marRight w:val="0"/>
                          <w:marTop w:val="0"/>
                          <w:marBottom w:val="0"/>
                          <w:divBdr>
                            <w:top w:val="none" w:sz="0" w:space="0" w:color="auto"/>
                            <w:left w:val="none" w:sz="0" w:space="0" w:color="auto"/>
                            <w:bottom w:val="none" w:sz="0" w:space="0" w:color="auto"/>
                            <w:right w:val="none" w:sz="0" w:space="0" w:color="auto"/>
                          </w:divBdr>
                        </w:div>
                        <w:div w:id="1771470490">
                          <w:marLeft w:val="640"/>
                          <w:marRight w:val="0"/>
                          <w:marTop w:val="0"/>
                          <w:marBottom w:val="0"/>
                          <w:divBdr>
                            <w:top w:val="none" w:sz="0" w:space="0" w:color="auto"/>
                            <w:left w:val="none" w:sz="0" w:space="0" w:color="auto"/>
                            <w:bottom w:val="none" w:sz="0" w:space="0" w:color="auto"/>
                            <w:right w:val="none" w:sz="0" w:space="0" w:color="auto"/>
                          </w:divBdr>
                        </w:div>
                        <w:div w:id="1822457588">
                          <w:marLeft w:val="640"/>
                          <w:marRight w:val="0"/>
                          <w:marTop w:val="0"/>
                          <w:marBottom w:val="0"/>
                          <w:divBdr>
                            <w:top w:val="none" w:sz="0" w:space="0" w:color="auto"/>
                            <w:left w:val="none" w:sz="0" w:space="0" w:color="auto"/>
                            <w:bottom w:val="none" w:sz="0" w:space="0" w:color="auto"/>
                            <w:right w:val="none" w:sz="0" w:space="0" w:color="auto"/>
                          </w:divBdr>
                        </w:div>
                        <w:div w:id="1874345120">
                          <w:marLeft w:val="640"/>
                          <w:marRight w:val="0"/>
                          <w:marTop w:val="0"/>
                          <w:marBottom w:val="0"/>
                          <w:divBdr>
                            <w:top w:val="none" w:sz="0" w:space="0" w:color="auto"/>
                            <w:left w:val="none" w:sz="0" w:space="0" w:color="auto"/>
                            <w:bottom w:val="none" w:sz="0" w:space="0" w:color="auto"/>
                            <w:right w:val="none" w:sz="0" w:space="0" w:color="auto"/>
                          </w:divBdr>
                        </w:div>
                        <w:div w:id="1897160794">
                          <w:marLeft w:val="640"/>
                          <w:marRight w:val="0"/>
                          <w:marTop w:val="0"/>
                          <w:marBottom w:val="0"/>
                          <w:divBdr>
                            <w:top w:val="none" w:sz="0" w:space="0" w:color="auto"/>
                            <w:left w:val="none" w:sz="0" w:space="0" w:color="auto"/>
                            <w:bottom w:val="none" w:sz="0" w:space="0" w:color="auto"/>
                            <w:right w:val="none" w:sz="0" w:space="0" w:color="auto"/>
                          </w:divBdr>
                        </w:div>
                        <w:div w:id="1916279479">
                          <w:marLeft w:val="640"/>
                          <w:marRight w:val="0"/>
                          <w:marTop w:val="0"/>
                          <w:marBottom w:val="0"/>
                          <w:divBdr>
                            <w:top w:val="none" w:sz="0" w:space="0" w:color="auto"/>
                            <w:left w:val="none" w:sz="0" w:space="0" w:color="auto"/>
                            <w:bottom w:val="none" w:sz="0" w:space="0" w:color="auto"/>
                            <w:right w:val="none" w:sz="0" w:space="0" w:color="auto"/>
                          </w:divBdr>
                        </w:div>
                        <w:div w:id="1955557072">
                          <w:marLeft w:val="640"/>
                          <w:marRight w:val="0"/>
                          <w:marTop w:val="0"/>
                          <w:marBottom w:val="0"/>
                          <w:divBdr>
                            <w:top w:val="none" w:sz="0" w:space="0" w:color="auto"/>
                            <w:left w:val="none" w:sz="0" w:space="0" w:color="auto"/>
                            <w:bottom w:val="none" w:sz="0" w:space="0" w:color="auto"/>
                            <w:right w:val="none" w:sz="0" w:space="0" w:color="auto"/>
                          </w:divBdr>
                        </w:div>
                        <w:div w:id="2018926038">
                          <w:marLeft w:val="640"/>
                          <w:marRight w:val="0"/>
                          <w:marTop w:val="0"/>
                          <w:marBottom w:val="0"/>
                          <w:divBdr>
                            <w:top w:val="none" w:sz="0" w:space="0" w:color="auto"/>
                            <w:left w:val="none" w:sz="0" w:space="0" w:color="auto"/>
                            <w:bottom w:val="none" w:sz="0" w:space="0" w:color="auto"/>
                            <w:right w:val="none" w:sz="0" w:space="0" w:color="auto"/>
                          </w:divBdr>
                        </w:div>
                        <w:div w:id="2040084365">
                          <w:marLeft w:val="640"/>
                          <w:marRight w:val="0"/>
                          <w:marTop w:val="0"/>
                          <w:marBottom w:val="0"/>
                          <w:divBdr>
                            <w:top w:val="none" w:sz="0" w:space="0" w:color="auto"/>
                            <w:left w:val="none" w:sz="0" w:space="0" w:color="auto"/>
                            <w:bottom w:val="none" w:sz="0" w:space="0" w:color="auto"/>
                            <w:right w:val="none" w:sz="0" w:space="0" w:color="auto"/>
                          </w:divBdr>
                        </w:div>
                        <w:div w:id="2115859425">
                          <w:marLeft w:val="640"/>
                          <w:marRight w:val="0"/>
                          <w:marTop w:val="0"/>
                          <w:marBottom w:val="0"/>
                          <w:divBdr>
                            <w:top w:val="none" w:sz="0" w:space="0" w:color="auto"/>
                            <w:left w:val="none" w:sz="0" w:space="0" w:color="auto"/>
                            <w:bottom w:val="none" w:sz="0" w:space="0" w:color="auto"/>
                            <w:right w:val="none" w:sz="0" w:space="0" w:color="auto"/>
                          </w:divBdr>
                        </w:div>
                      </w:divsChild>
                    </w:div>
                    <w:div w:id="953559513">
                      <w:marLeft w:val="0"/>
                      <w:marRight w:val="0"/>
                      <w:marTop w:val="0"/>
                      <w:marBottom w:val="0"/>
                      <w:divBdr>
                        <w:top w:val="none" w:sz="0" w:space="0" w:color="auto"/>
                        <w:left w:val="none" w:sz="0" w:space="0" w:color="auto"/>
                        <w:bottom w:val="none" w:sz="0" w:space="0" w:color="auto"/>
                        <w:right w:val="none" w:sz="0" w:space="0" w:color="auto"/>
                      </w:divBdr>
                      <w:divsChild>
                        <w:div w:id="29575694">
                          <w:marLeft w:val="640"/>
                          <w:marRight w:val="0"/>
                          <w:marTop w:val="0"/>
                          <w:marBottom w:val="0"/>
                          <w:divBdr>
                            <w:top w:val="none" w:sz="0" w:space="0" w:color="auto"/>
                            <w:left w:val="none" w:sz="0" w:space="0" w:color="auto"/>
                            <w:bottom w:val="none" w:sz="0" w:space="0" w:color="auto"/>
                            <w:right w:val="none" w:sz="0" w:space="0" w:color="auto"/>
                          </w:divBdr>
                        </w:div>
                        <w:div w:id="43674747">
                          <w:marLeft w:val="640"/>
                          <w:marRight w:val="0"/>
                          <w:marTop w:val="0"/>
                          <w:marBottom w:val="0"/>
                          <w:divBdr>
                            <w:top w:val="none" w:sz="0" w:space="0" w:color="auto"/>
                            <w:left w:val="none" w:sz="0" w:space="0" w:color="auto"/>
                            <w:bottom w:val="none" w:sz="0" w:space="0" w:color="auto"/>
                            <w:right w:val="none" w:sz="0" w:space="0" w:color="auto"/>
                          </w:divBdr>
                        </w:div>
                        <w:div w:id="48116708">
                          <w:marLeft w:val="640"/>
                          <w:marRight w:val="0"/>
                          <w:marTop w:val="0"/>
                          <w:marBottom w:val="0"/>
                          <w:divBdr>
                            <w:top w:val="none" w:sz="0" w:space="0" w:color="auto"/>
                            <w:left w:val="none" w:sz="0" w:space="0" w:color="auto"/>
                            <w:bottom w:val="none" w:sz="0" w:space="0" w:color="auto"/>
                            <w:right w:val="none" w:sz="0" w:space="0" w:color="auto"/>
                          </w:divBdr>
                        </w:div>
                        <w:div w:id="84349687">
                          <w:marLeft w:val="640"/>
                          <w:marRight w:val="0"/>
                          <w:marTop w:val="0"/>
                          <w:marBottom w:val="0"/>
                          <w:divBdr>
                            <w:top w:val="none" w:sz="0" w:space="0" w:color="auto"/>
                            <w:left w:val="none" w:sz="0" w:space="0" w:color="auto"/>
                            <w:bottom w:val="none" w:sz="0" w:space="0" w:color="auto"/>
                            <w:right w:val="none" w:sz="0" w:space="0" w:color="auto"/>
                          </w:divBdr>
                        </w:div>
                        <w:div w:id="111439159">
                          <w:marLeft w:val="640"/>
                          <w:marRight w:val="0"/>
                          <w:marTop w:val="0"/>
                          <w:marBottom w:val="0"/>
                          <w:divBdr>
                            <w:top w:val="none" w:sz="0" w:space="0" w:color="auto"/>
                            <w:left w:val="none" w:sz="0" w:space="0" w:color="auto"/>
                            <w:bottom w:val="none" w:sz="0" w:space="0" w:color="auto"/>
                            <w:right w:val="none" w:sz="0" w:space="0" w:color="auto"/>
                          </w:divBdr>
                        </w:div>
                        <w:div w:id="130025644">
                          <w:marLeft w:val="640"/>
                          <w:marRight w:val="0"/>
                          <w:marTop w:val="0"/>
                          <w:marBottom w:val="0"/>
                          <w:divBdr>
                            <w:top w:val="none" w:sz="0" w:space="0" w:color="auto"/>
                            <w:left w:val="none" w:sz="0" w:space="0" w:color="auto"/>
                            <w:bottom w:val="none" w:sz="0" w:space="0" w:color="auto"/>
                            <w:right w:val="none" w:sz="0" w:space="0" w:color="auto"/>
                          </w:divBdr>
                        </w:div>
                        <w:div w:id="155197442">
                          <w:marLeft w:val="640"/>
                          <w:marRight w:val="0"/>
                          <w:marTop w:val="0"/>
                          <w:marBottom w:val="0"/>
                          <w:divBdr>
                            <w:top w:val="none" w:sz="0" w:space="0" w:color="auto"/>
                            <w:left w:val="none" w:sz="0" w:space="0" w:color="auto"/>
                            <w:bottom w:val="none" w:sz="0" w:space="0" w:color="auto"/>
                            <w:right w:val="none" w:sz="0" w:space="0" w:color="auto"/>
                          </w:divBdr>
                        </w:div>
                        <w:div w:id="172037136">
                          <w:marLeft w:val="640"/>
                          <w:marRight w:val="0"/>
                          <w:marTop w:val="0"/>
                          <w:marBottom w:val="0"/>
                          <w:divBdr>
                            <w:top w:val="none" w:sz="0" w:space="0" w:color="auto"/>
                            <w:left w:val="none" w:sz="0" w:space="0" w:color="auto"/>
                            <w:bottom w:val="none" w:sz="0" w:space="0" w:color="auto"/>
                            <w:right w:val="none" w:sz="0" w:space="0" w:color="auto"/>
                          </w:divBdr>
                        </w:div>
                        <w:div w:id="239143602">
                          <w:marLeft w:val="640"/>
                          <w:marRight w:val="0"/>
                          <w:marTop w:val="0"/>
                          <w:marBottom w:val="0"/>
                          <w:divBdr>
                            <w:top w:val="none" w:sz="0" w:space="0" w:color="auto"/>
                            <w:left w:val="none" w:sz="0" w:space="0" w:color="auto"/>
                            <w:bottom w:val="none" w:sz="0" w:space="0" w:color="auto"/>
                            <w:right w:val="none" w:sz="0" w:space="0" w:color="auto"/>
                          </w:divBdr>
                        </w:div>
                        <w:div w:id="275528638">
                          <w:marLeft w:val="640"/>
                          <w:marRight w:val="0"/>
                          <w:marTop w:val="0"/>
                          <w:marBottom w:val="0"/>
                          <w:divBdr>
                            <w:top w:val="none" w:sz="0" w:space="0" w:color="auto"/>
                            <w:left w:val="none" w:sz="0" w:space="0" w:color="auto"/>
                            <w:bottom w:val="none" w:sz="0" w:space="0" w:color="auto"/>
                            <w:right w:val="none" w:sz="0" w:space="0" w:color="auto"/>
                          </w:divBdr>
                        </w:div>
                        <w:div w:id="407311244">
                          <w:marLeft w:val="640"/>
                          <w:marRight w:val="0"/>
                          <w:marTop w:val="0"/>
                          <w:marBottom w:val="0"/>
                          <w:divBdr>
                            <w:top w:val="none" w:sz="0" w:space="0" w:color="auto"/>
                            <w:left w:val="none" w:sz="0" w:space="0" w:color="auto"/>
                            <w:bottom w:val="none" w:sz="0" w:space="0" w:color="auto"/>
                            <w:right w:val="none" w:sz="0" w:space="0" w:color="auto"/>
                          </w:divBdr>
                        </w:div>
                        <w:div w:id="411049233">
                          <w:marLeft w:val="640"/>
                          <w:marRight w:val="0"/>
                          <w:marTop w:val="0"/>
                          <w:marBottom w:val="0"/>
                          <w:divBdr>
                            <w:top w:val="none" w:sz="0" w:space="0" w:color="auto"/>
                            <w:left w:val="none" w:sz="0" w:space="0" w:color="auto"/>
                            <w:bottom w:val="none" w:sz="0" w:space="0" w:color="auto"/>
                            <w:right w:val="none" w:sz="0" w:space="0" w:color="auto"/>
                          </w:divBdr>
                        </w:div>
                        <w:div w:id="421293107">
                          <w:marLeft w:val="640"/>
                          <w:marRight w:val="0"/>
                          <w:marTop w:val="0"/>
                          <w:marBottom w:val="0"/>
                          <w:divBdr>
                            <w:top w:val="none" w:sz="0" w:space="0" w:color="auto"/>
                            <w:left w:val="none" w:sz="0" w:space="0" w:color="auto"/>
                            <w:bottom w:val="none" w:sz="0" w:space="0" w:color="auto"/>
                            <w:right w:val="none" w:sz="0" w:space="0" w:color="auto"/>
                          </w:divBdr>
                        </w:div>
                        <w:div w:id="559633392">
                          <w:marLeft w:val="640"/>
                          <w:marRight w:val="0"/>
                          <w:marTop w:val="0"/>
                          <w:marBottom w:val="0"/>
                          <w:divBdr>
                            <w:top w:val="none" w:sz="0" w:space="0" w:color="auto"/>
                            <w:left w:val="none" w:sz="0" w:space="0" w:color="auto"/>
                            <w:bottom w:val="none" w:sz="0" w:space="0" w:color="auto"/>
                            <w:right w:val="none" w:sz="0" w:space="0" w:color="auto"/>
                          </w:divBdr>
                        </w:div>
                        <w:div w:id="565065861">
                          <w:marLeft w:val="640"/>
                          <w:marRight w:val="0"/>
                          <w:marTop w:val="0"/>
                          <w:marBottom w:val="0"/>
                          <w:divBdr>
                            <w:top w:val="none" w:sz="0" w:space="0" w:color="auto"/>
                            <w:left w:val="none" w:sz="0" w:space="0" w:color="auto"/>
                            <w:bottom w:val="none" w:sz="0" w:space="0" w:color="auto"/>
                            <w:right w:val="none" w:sz="0" w:space="0" w:color="auto"/>
                          </w:divBdr>
                        </w:div>
                        <w:div w:id="624389791">
                          <w:marLeft w:val="640"/>
                          <w:marRight w:val="0"/>
                          <w:marTop w:val="0"/>
                          <w:marBottom w:val="0"/>
                          <w:divBdr>
                            <w:top w:val="none" w:sz="0" w:space="0" w:color="auto"/>
                            <w:left w:val="none" w:sz="0" w:space="0" w:color="auto"/>
                            <w:bottom w:val="none" w:sz="0" w:space="0" w:color="auto"/>
                            <w:right w:val="none" w:sz="0" w:space="0" w:color="auto"/>
                          </w:divBdr>
                        </w:div>
                        <w:div w:id="696197207">
                          <w:marLeft w:val="640"/>
                          <w:marRight w:val="0"/>
                          <w:marTop w:val="0"/>
                          <w:marBottom w:val="0"/>
                          <w:divBdr>
                            <w:top w:val="none" w:sz="0" w:space="0" w:color="auto"/>
                            <w:left w:val="none" w:sz="0" w:space="0" w:color="auto"/>
                            <w:bottom w:val="none" w:sz="0" w:space="0" w:color="auto"/>
                            <w:right w:val="none" w:sz="0" w:space="0" w:color="auto"/>
                          </w:divBdr>
                        </w:div>
                        <w:div w:id="709261243">
                          <w:marLeft w:val="640"/>
                          <w:marRight w:val="0"/>
                          <w:marTop w:val="0"/>
                          <w:marBottom w:val="0"/>
                          <w:divBdr>
                            <w:top w:val="none" w:sz="0" w:space="0" w:color="auto"/>
                            <w:left w:val="none" w:sz="0" w:space="0" w:color="auto"/>
                            <w:bottom w:val="none" w:sz="0" w:space="0" w:color="auto"/>
                            <w:right w:val="none" w:sz="0" w:space="0" w:color="auto"/>
                          </w:divBdr>
                        </w:div>
                        <w:div w:id="858660675">
                          <w:marLeft w:val="640"/>
                          <w:marRight w:val="0"/>
                          <w:marTop w:val="0"/>
                          <w:marBottom w:val="0"/>
                          <w:divBdr>
                            <w:top w:val="none" w:sz="0" w:space="0" w:color="auto"/>
                            <w:left w:val="none" w:sz="0" w:space="0" w:color="auto"/>
                            <w:bottom w:val="none" w:sz="0" w:space="0" w:color="auto"/>
                            <w:right w:val="none" w:sz="0" w:space="0" w:color="auto"/>
                          </w:divBdr>
                        </w:div>
                        <w:div w:id="862091542">
                          <w:marLeft w:val="640"/>
                          <w:marRight w:val="0"/>
                          <w:marTop w:val="0"/>
                          <w:marBottom w:val="0"/>
                          <w:divBdr>
                            <w:top w:val="none" w:sz="0" w:space="0" w:color="auto"/>
                            <w:left w:val="none" w:sz="0" w:space="0" w:color="auto"/>
                            <w:bottom w:val="none" w:sz="0" w:space="0" w:color="auto"/>
                            <w:right w:val="none" w:sz="0" w:space="0" w:color="auto"/>
                          </w:divBdr>
                        </w:div>
                        <w:div w:id="957418450">
                          <w:marLeft w:val="640"/>
                          <w:marRight w:val="0"/>
                          <w:marTop w:val="0"/>
                          <w:marBottom w:val="0"/>
                          <w:divBdr>
                            <w:top w:val="none" w:sz="0" w:space="0" w:color="auto"/>
                            <w:left w:val="none" w:sz="0" w:space="0" w:color="auto"/>
                            <w:bottom w:val="none" w:sz="0" w:space="0" w:color="auto"/>
                            <w:right w:val="none" w:sz="0" w:space="0" w:color="auto"/>
                          </w:divBdr>
                        </w:div>
                        <w:div w:id="972102100">
                          <w:marLeft w:val="640"/>
                          <w:marRight w:val="0"/>
                          <w:marTop w:val="0"/>
                          <w:marBottom w:val="0"/>
                          <w:divBdr>
                            <w:top w:val="none" w:sz="0" w:space="0" w:color="auto"/>
                            <w:left w:val="none" w:sz="0" w:space="0" w:color="auto"/>
                            <w:bottom w:val="none" w:sz="0" w:space="0" w:color="auto"/>
                            <w:right w:val="none" w:sz="0" w:space="0" w:color="auto"/>
                          </w:divBdr>
                        </w:div>
                        <w:div w:id="1127578574">
                          <w:marLeft w:val="640"/>
                          <w:marRight w:val="0"/>
                          <w:marTop w:val="0"/>
                          <w:marBottom w:val="0"/>
                          <w:divBdr>
                            <w:top w:val="none" w:sz="0" w:space="0" w:color="auto"/>
                            <w:left w:val="none" w:sz="0" w:space="0" w:color="auto"/>
                            <w:bottom w:val="none" w:sz="0" w:space="0" w:color="auto"/>
                            <w:right w:val="none" w:sz="0" w:space="0" w:color="auto"/>
                          </w:divBdr>
                        </w:div>
                        <w:div w:id="1197503123">
                          <w:marLeft w:val="640"/>
                          <w:marRight w:val="0"/>
                          <w:marTop w:val="0"/>
                          <w:marBottom w:val="0"/>
                          <w:divBdr>
                            <w:top w:val="none" w:sz="0" w:space="0" w:color="auto"/>
                            <w:left w:val="none" w:sz="0" w:space="0" w:color="auto"/>
                            <w:bottom w:val="none" w:sz="0" w:space="0" w:color="auto"/>
                            <w:right w:val="none" w:sz="0" w:space="0" w:color="auto"/>
                          </w:divBdr>
                        </w:div>
                        <w:div w:id="1258752013">
                          <w:marLeft w:val="640"/>
                          <w:marRight w:val="0"/>
                          <w:marTop w:val="0"/>
                          <w:marBottom w:val="0"/>
                          <w:divBdr>
                            <w:top w:val="none" w:sz="0" w:space="0" w:color="auto"/>
                            <w:left w:val="none" w:sz="0" w:space="0" w:color="auto"/>
                            <w:bottom w:val="none" w:sz="0" w:space="0" w:color="auto"/>
                            <w:right w:val="none" w:sz="0" w:space="0" w:color="auto"/>
                          </w:divBdr>
                        </w:div>
                        <w:div w:id="1291013632">
                          <w:marLeft w:val="640"/>
                          <w:marRight w:val="0"/>
                          <w:marTop w:val="0"/>
                          <w:marBottom w:val="0"/>
                          <w:divBdr>
                            <w:top w:val="none" w:sz="0" w:space="0" w:color="auto"/>
                            <w:left w:val="none" w:sz="0" w:space="0" w:color="auto"/>
                            <w:bottom w:val="none" w:sz="0" w:space="0" w:color="auto"/>
                            <w:right w:val="none" w:sz="0" w:space="0" w:color="auto"/>
                          </w:divBdr>
                        </w:div>
                        <w:div w:id="1311399816">
                          <w:marLeft w:val="640"/>
                          <w:marRight w:val="0"/>
                          <w:marTop w:val="0"/>
                          <w:marBottom w:val="0"/>
                          <w:divBdr>
                            <w:top w:val="none" w:sz="0" w:space="0" w:color="auto"/>
                            <w:left w:val="none" w:sz="0" w:space="0" w:color="auto"/>
                            <w:bottom w:val="none" w:sz="0" w:space="0" w:color="auto"/>
                            <w:right w:val="none" w:sz="0" w:space="0" w:color="auto"/>
                          </w:divBdr>
                        </w:div>
                        <w:div w:id="1379934264">
                          <w:marLeft w:val="640"/>
                          <w:marRight w:val="0"/>
                          <w:marTop w:val="0"/>
                          <w:marBottom w:val="0"/>
                          <w:divBdr>
                            <w:top w:val="none" w:sz="0" w:space="0" w:color="auto"/>
                            <w:left w:val="none" w:sz="0" w:space="0" w:color="auto"/>
                            <w:bottom w:val="none" w:sz="0" w:space="0" w:color="auto"/>
                            <w:right w:val="none" w:sz="0" w:space="0" w:color="auto"/>
                          </w:divBdr>
                        </w:div>
                        <w:div w:id="1515151625">
                          <w:marLeft w:val="640"/>
                          <w:marRight w:val="0"/>
                          <w:marTop w:val="0"/>
                          <w:marBottom w:val="0"/>
                          <w:divBdr>
                            <w:top w:val="none" w:sz="0" w:space="0" w:color="auto"/>
                            <w:left w:val="none" w:sz="0" w:space="0" w:color="auto"/>
                            <w:bottom w:val="none" w:sz="0" w:space="0" w:color="auto"/>
                            <w:right w:val="none" w:sz="0" w:space="0" w:color="auto"/>
                          </w:divBdr>
                        </w:div>
                        <w:div w:id="1550871586">
                          <w:marLeft w:val="640"/>
                          <w:marRight w:val="0"/>
                          <w:marTop w:val="0"/>
                          <w:marBottom w:val="0"/>
                          <w:divBdr>
                            <w:top w:val="none" w:sz="0" w:space="0" w:color="auto"/>
                            <w:left w:val="none" w:sz="0" w:space="0" w:color="auto"/>
                            <w:bottom w:val="none" w:sz="0" w:space="0" w:color="auto"/>
                            <w:right w:val="none" w:sz="0" w:space="0" w:color="auto"/>
                          </w:divBdr>
                        </w:div>
                        <w:div w:id="1630208774">
                          <w:marLeft w:val="640"/>
                          <w:marRight w:val="0"/>
                          <w:marTop w:val="0"/>
                          <w:marBottom w:val="0"/>
                          <w:divBdr>
                            <w:top w:val="none" w:sz="0" w:space="0" w:color="auto"/>
                            <w:left w:val="none" w:sz="0" w:space="0" w:color="auto"/>
                            <w:bottom w:val="none" w:sz="0" w:space="0" w:color="auto"/>
                            <w:right w:val="none" w:sz="0" w:space="0" w:color="auto"/>
                          </w:divBdr>
                        </w:div>
                        <w:div w:id="1660039171">
                          <w:marLeft w:val="640"/>
                          <w:marRight w:val="0"/>
                          <w:marTop w:val="0"/>
                          <w:marBottom w:val="0"/>
                          <w:divBdr>
                            <w:top w:val="none" w:sz="0" w:space="0" w:color="auto"/>
                            <w:left w:val="none" w:sz="0" w:space="0" w:color="auto"/>
                            <w:bottom w:val="none" w:sz="0" w:space="0" w:color="auto"/>
                            <w:right w:val="none" w:sz="0" w:space="0" w:color="auto"/>
                          </w:divBdr>
                        </w:div>
                        <w:div w:id="1705861086">
                          <w:marLeft w:val="640"/>
                          <w:marRight w:val="0"/>
                          <w:marTop w:val="0"/>
                          <w:marBottom w:val="0"/>
                          <w:divBdr>
                            <w:top w:val="none" w:sz="0" w:space="0" w:color="auto"/>
                            <w:left w:val="none" w:sz="0" w:space="0" w:color="auto"/>
                            <w:bottom w:val="none" w:sz="0" w:space="0" w:color="auto"/>
                            <w:right w:val="none" w:sz="0" w:space="0" w:color="auto"/>
                          </w:divBdr>
                        </w:div>
                        <w:div w:id="1880706823">
                          <w:marLeft w:val="640"/>
                          <w:marRight w:val="0"/>
                          <w:marTop w:val="0"/>
                          <w:marBottom w:val="0"/>
                          <w:divBdr>
                            <w:top w:val="none" w:sz="0" w:space="0" w:color="auto"/>
                            <w:left w:val="none" w:sz="0" w:space="0" w:color="auto"/>
                            <w:bottom w:val="none" w:sz="0" w:space="0" w:color="auto"/>
                            <w:right w:val="none" w:sz="0" w:space="0" w:color="auto"/>
                          </w:divBdr>
                        </w:div>
                        <w:div w:id="1884563313">
                          <w:marLeft w:val="640"/>
                          <w:marRight w:val="0"/>
                          <w:marTop w:val="0"/>
                          <w:marBottom w:val="0"/>
                          <w:divBdr>
                            <w:top w:val="none" w:sz="0" w:space="0" w:color="auto"/>
                            <w:left w:val="none" w:sz="0" w:space="0" w:color="auto"/>
                            <w:bottom w:val="none" w:sz="0" w:space="0" w:color="auto"/>
                            <w:right w:val="none" w:sz="0" w:space="0" w:color="auto"/>
                          </w:divBdr>
                        </w:div>
                        <w:div w:id="1912692117">
                          <w:marLeft w:val="640"/>
                          <w:marRight w:val="0"/>
                          <w:marTop w:val="0"/>
                          <w:marBottom w:val="0"/>
                          <w:divBdr>
                            <w:top w:val="none" w:sz="0" w:space="0" w:color="auto"/>
                            <w:left w:val="none" w:sz="0" w:space="0" w:color="auto"/>
                            <w:bottom w:val="none" w:sz="0" w:space="0" w:color="auto"/>
                            <w:right w:val="none" w:sz="0" w:space="0" w:color="auto"/>
                          </w:divBdr>
                        </w:div>
                        <w:div w:id="1921407162">
                          <w:marLeft w:val="640"/>
                          <w:marRight w:val="0"/>
                          <w:marTop w:val="0"/>
                          <w:marBottom w:val="0"/>
                          <w:divBdr>
                            <w:top w:val="none" w:sz="0" w:space="0" w:color="auto"/>
                            <w:left w:val="none" w:sz="0" w:space="0" w:color="auto"/>
                            <w:bottom w:val="none" w:sz="0" w:space="0" w:color="auto"/>
                            <w:right w:val="none" w:sz="0" w:space="0" w:color="auto"/>
                          </w:divBdr>
                        </w:div>
                        <w:div w:id="1959527848">
                          <w:marLeft w:val="640"/>
                          <w:marRight w:val="0"/>
                          <w:marTop w:val="0"/>
                          <w:marBottom w:val="0"/>
                          <w:divBdr>
                            <w:top w:val="none" w:sz="0" w:space="0" w:color="auto"/>
                            <w:left w:val="none" w:sz="0" w:space="0" w:color="auto"/>
                            <w:bottom w:val="none" w:sz="0" w:space="0" w:color="auto"/>
                            <w:right w:val="none" w:sz="0" w:space="0" w:color="auto"/>
                          </w:divBdr>
                        </w:div>
                        <w:div w:id="2022971918">
                          <w:marLeft w:val="640"/>
                          <w:marRight w:val="0"/>
                          <w:marTop w:val="0"/>
                          <w:marBottom w:val="0"/>
                          <w:divBdr>
                            <w:top w:val="none" w:sz="0" w:space="0" w:color="auto"/>
                            <w:left w:val="none" w:sz="0" w:space="0" w:color="auto"/>
                            <w:bottom w:val="none" w:sz="0" w:space="0" w:color="auto"/>
                            <w:right w:val="none" w:sz="0" w:space="0" w:color="auto"/>
                          </w:divBdr>
                        </w:div>
                        <w:div w:id="2064938958">
                          <w:marLeft w:val="640"/>
                          <w:marRight w:val="0"/>
                          <w:marTop w:val="0"/>
                          <w:marBottom w:val="0"/>
                          <w:divBdr>
                            <w:top w:val="none" w:sz="0" w:space="0" w:color="auto"/>
                            <w:left w:val="none" w:sz="0" w:space="0" w:color="auto"/>
                            <w:bottom w:val="none" w:sz="0" w:space="0" w:color="auto"/>
                            <w:right w:val="none" w:sz="0" w:space="0" w:color="auto"/>
                          </w:divBdr>
                        </w:div>
                        <w:div w:id="2080321724">
                          <w:marLeft w:val="640"/>
                          <w:marRight w:val="0"/>
                          <w:marTop w:val="0"/>
                          <w:marBottom w:val="0"/>
                          <w:divBdr>
                            <w:top w:val="none" w:sz="0" w:space="0" w:color="auto"/>
                            <w:left w:val="none" w:sz="0" w:space="0" w:color="auto"/>
                            <w:bottom w:val="none" w:sz="0" w:space="0" w:color="auto"/>
                            <w:right w:val="none" w:sz="0" w:space="0" w:color="auto"/>
                          </w:divBdr>
                        </w:div>
                        <w:div w:id="2090543797">
                          <w:marLeft w:val="640"/>
                          <w:marRight w:val="0"/>
                          <w:marTop w:val="0"/>
                          <w:marBottom w:val="0"/>
                          <w:divBdr>
                            <w:top w:val="none" w:sz="0" w:space="0" w:color="auto"/>
                            <w:left w:val="none" w:sz="0" w:space="0" w:color="auto"/>
                            <w:bottom w:val="none" w:sz="0" w:space="0" w:color="auto"/>
                            <w:right w:val="none" w:sz="0" w:space="0" w:color="auto"/>
                          </w:divBdr>
                        </w:div>
                      </w:divsChild>
                    </w:div>
                    <w:div w:id="969553739">
                      <w:marLeft w:val="0"/>
                      <w:marRight w:val="0"/>
                      <w:marTop w:val="0"/>
                      <w:marBottom w:val="0"/>
                      <w:divBdr>
                        <w:top w:val="none" w:sz="0" w:space="0" w:color="auto"/>
                        <w:left w:val="none" w:sz="0" w:space="0" w:color="auto"/>
                        <w:bottom w:val="none" w:sz="0" w:space="0" w:color="auto"/>
                        <w:right w:val="none" w:sz="0" w:space="0" w:color="auto"/>
                      </w:divBdr>
                      <w:divsChild>
                        <w:div w:id="39323636">
                          <w:marLeft w:val="640"/>
                          <w:marRight w:val="0"/>
                          <w:marTop w:val="0"/>
                          <w:marBottom w:val="0"/>
                          <w:divBdr>
                            <w:top w:val="none" w:sz="0" w:space="0" w:color="auto"/>
                            <w:left w:val="none" w:sz="0" w:space="0" w:color="auto"/>
                            <w:bottom w:val="none" w:sz="0" w:space="0" w:color="auto"/>
                            <w:right w:val="none" w:sz="0" w:space="0" w:color="auto"/>
                          </w:divBdr>
                        </w:div>
                        <w:div w:id="130681212">
                          <w:marLeft w:val="640"/>
                          <w:marRight w:val="0"/>
                          <w:marTop w:val="0"/>
                          <w:marBottom w:val="0"/>
                          <w:divBdr>
                            <w:top w:val="none" w:sz="0" w:space="0" w:color="auto"/>
                            <w:left w:val="none" w:sz="0" w:space="0" w:color="auto"/>
                            <w:bottom w:val="none" w:sz="0" w:space="0" w:color="auto"/>
                            <w:right w:val="none" w:sz="0" w:space="0" w:color="auto"/>
                          </w:divBdr>
                        </w:div>
                        <w:div w:id="204218788">
                          <w:marLeft w:val="640"/>
                          <w:marRight w:val="0"/>
                          <w:marTop w:val="0"/>
                          <w:marBottom w:val="0"/>
                          <w:divBdr>
                            <w:top w:val="none" w:sz="0" w:space="0" w:color="auto"/>
                            <w:left w:val="none" w:sz="0" w:space="0" w:color="auto"/>
                            <w:bottom w:val="none" w:sz="0" w:space="0" w:color="auto"/>
                            <w:right w:val="none" w:sz="0" w:space="0" w:color="auto"/>
                          </w:divBdr>
                        </w:div>
                        <w:div w:id="210306338">
                          <w:marLeft w:val="640"/>
                          <w:marRight w:val="0"/>
                          <w:marTop w:val="0"/>
                          <w:marBottom w:val="0"/>
                          <w:divBdr>
                            <w:top w:val="none" w:sz="0" w:space="0" w:color="auto"/>
                            <w:left w:val="none" w:sz="0" w:space="0" w:color="auto"/>
                            <w:bottom w:val="none" w:sz="0" w:space="0" w:color="auto"/>
                            <w:right w:val="none" w:sz="0" w:space="0" w:color="auto"/>
                          </w:divBdr>
                        </w:div>
                        <w:div w:id="235014823">
                          <w:marLeft w:val="640"/>
                          <w:marRight w:val="0"/>
                          <w:marTop w:val="0"/>
                          <w:marBottom w:val="0"/>
                          <w:divBdr>
                            <w:top w:val="none" w:sz="0" w:space="0" w:color="auto"/>
                            <w:left w:val="none" w:sz="0" w:space="0" w:color="auto"/>
                            <w:bottom w:val="none" w:sz="0" w:space="0" w:color="auto"/>
                            <w:right w:val="none" w:sz="0" w:space="0" w:color="auto"/>
                          </w:divBdr>
                        </w:div>
                        <w:div w:id="255745670">
                          <w:marLeft w:val="640"/>
                          <w:marRight w:val="0"/>
                          <w:marTop w:val="0"/>
                          <w:marBottom w:val="0"/>
                          <w:divBdr>
                            <w:top w:val="none" w:sz="0" w:space="0" w:color="auto"/>
                            <w:left w:val="none" w:sz="0" w:space="0" w:color="auto"/>
                            <w:bottom w:val="none" w:sz="0" w:space="0" w:color="auto"/>
                            <w:right w:val="none" w:sz="0" w:space="0" w:color="auto"/>
                          </w:divBdr>
                        </w:div>
                        <w:div w:id="287780224">
                          <w:marLeft w:val="640"/>
                          <w:marRight w:val="0"/>
                          <w:marTop w:val="0"/>
                          <w:marBottom w:val="0"/>
                          <w:divBdr>
                            <w:top w:val="none" w:sz="0" w:space="0" w:color="auto"/>
                            <w:left w:val="none" w:sz="0" w:space="0" w:color="auto"/>
                            <w:bottom w:val="none" w:sz="0" w:space="0" w:color="auto"/>
                            <w:right w:val="none" w:sz="0" w:space="0" w:color="auto"/>
                          </w:divBdr>
                        </w:div>
                        <w:div w:id="293489332">
                          <w:marLeft w:val="640"/>
                          <w:marRight w:val="0"/>
                          <w:marTop w:val="0"/>
                          <w:marBottom w:val="0"/>
                          <w:divBdr>
                            <w:top w:val="none" w:sz="0" w:space="0" w:color="auto"/>
                            <w:left w:val="none" w:sz="0" w:space="0" w:color="auto"/>
                            <w:bottom w:val="none" w:sz="0" w:space="0" w:color="auto"/>
                            <w:right w:val="none" w:sz="0" w:space="0" w:color="auto"/>
                          </w:divBdr>
                        </w:div>
                        <w:div w:id="299843299">
                          <w:marLeft w:val="640"/>
                          <w:marRight w:val="0"/>
                          <w:marTop w:val="0"/>
                          <w:marBottom w:val="0"/>
                          <w:divBdr>
                            <w:top w:val="none" w:sz="0" w:space="0" w:color="auto"/>
                            <w:left w:val="none" w:sz="0" w:space="0" w:color="auto"/>
                            <w:bottom w:val="none" w:sz="0" w:space="0" w:color="auto"/>
                            <w:right w:val="none" w:sz="0" w:space="0" w:color="auto"/>
                          </w:divBdr>
                        </w:div>
                        <w:div w:id="327027468">
                          <w:marLeft w:val="640"/>
                          <w:marRight w:val="0"/>
                          <w:marTop w:val="0"/>
                          <w:marBottom w:val="0"/>
                          <w:divBdr>
                            <w:top w:val="none" w:sz="0" w:space="0" w:color="auto"/>
                            <w:left w:val="none" w:sz="0" w:space="0" w:color="auto"/>
                            <w:bottom w:val="none" w:sz="0" w:space="0" w:color="auto"/>
                            <w:right w:val="none" w:sz="0" w:space="0" w:color="auto"/>
                          </w:divBdr>
                        </w:div>
                        <w:div w:id="356201893">
                          <w:marLeft w:val="640"/>
                          <w:marRight w:val="0"/>
                          <w:marTop w:val="0"/>
                          <w:marBottom w:val="0"/>
                          <w:divBdr>
                            <w:top w:val="none" w:sz="0" w:space="0" w:color="auto"/>
                            <w:left w:val="none" w:sz="0" w:space="0" w:color="auto"/>
                            <w:bottom w:val="none" w:sz="0" w:space="0" w:color="auto"/>
                            <w:right w:val="none" w:sz="0" w:space="0" w:color="auto"/>
                          </w:divBdr>
                        </w:div>
                        <w:div w:id="467626673">
                          <w:marLeft w:val="640"/>
                          <w:marRight w:val="0"/>
                          <w:marTop w:val="0"/>
                          <w:marBottom w:val="0"/>
                          <w:divBdr>
                            <w:top w:val="none" w:sz="0" w:space="0" w:color="auto"/>
                            <w:left w:val="none" w:sz="0" w:space="0" w:color="auto"/>
                            <w:bottom w:val="none" w:sz="0" w:space="0" w:color="auto"/>
                            <w:right w:val="none" w:sz="0" w:space="0" w:color="auto"/>
                          </w:divBdr>
                        </w:div>
                        <w:div w:id="470826874">
                          <w:marLeft w:val="640"/>
                          <w:marRight w:val="0"/>
                          <w:marTop w:val="0"/>
                          <w:marBottom w:val="0"/>
                          <w:divBdr>
                            <w:top w:val="none" w:sz="0" w:space="0" w:color="auto"/>
                            <w:left w:val="none" w:sz="0" w:space="0" w:color="auto"/>
                            <w:bottom w:val="none" w:sz="0" w:space="0" w:color="auto"/>
                            <w:right w:val="none" w:sz="0" w:space="0" w:color="auto"/>
                          </w:divBdr>
                        </w:div>
                        <w:div w:id="501360423">
                          <w:marLeft w:val="640"/>
                          <w:marRight w:val="0"/>
                          <w:marTop w:val="0"/>
                          <w:marBottom w:val="0"/>
                          <w:divBdr>
                            <w:top w:val="none" w:sz="0" w:space="0" w:color="auto"/>
                            <w:left w:val="none" w:sz="0" w:space="0" w:color="auto"/>
                            <w:bottom w:val="none" w:sz="0" w:space="0" w:color="auto"/>
                            <w:right w:val="none" w:sz="0" w:space="0" w:color="auto"/>
                          </w:divBdr>
                        </w:div>
                        <w:div w:id="559437721">
                          <w:marLeft w:val="640"/>
                          <w:marRight w:val="0"/>
                          <w:marTop w:val="0"/>
                          <w:marBottom w:val="0"/>
                          <w:divBdr>
                            <w:top w:val="none" w:sz="0" w:space="0" w:color="auto"/>
                            <w:left w:val="none" w:sz="0" w:space="0" w:color="auto"/>
                            <w:bottom w:val="none" w:sz="0" w:space="0" w:color="auto"/>
                            <w:right w:val="none" w:sz="0" w:space="0" w:color="auto"/>
                          </w:divBdr>
                        </w:div>
                        <w:div w:id="603415519">
                          <w:marLeft w:val="640"/>
                          <w:marRight w:val="0"/>
                          <w:marTop w:val="0"/>
                          <w:marBottom w:val="0"/>
                          <w:divBdr>
                            <w:top w:val="none" w:sz="0" w:space="0" w:color="auto"/>
                            <w:left w:val="none" w:sz="0" w:space="0" w:color="auto"/>
                            <w:bottom w:val="none" w:sz="0" w:space="0" w:color="auto"/>
                            <w:right w:val="none" w:sz="0" w:space="0" w:color="auto"/>
                          </w:divBdr>
                        </w:div>
                        <w:div w:id="610474440">
                          <w:marLeft w:val="640"/>
                          <w:marRight w:val="0"/>
                          <w:marTop w:val="0"/>
                          <w:marBottom w:val="0"/>
                          <w:divBdr>
                            <w:top w:val="none" w:sz="0" w:space="0" w:color="auto"/>
                            <w:left w:val="none" w:sz="0" w:space="0" w:color="auto"/>
                            <w:bottom w:val="none" w:sz="0" w:space="0" w:color="auto"/>
                            <w:right w:val="none" w:sz="0" w:space="0" w:color="auto"/>
                          </w:divBdr>
                        </w:div>
                        <w:div w:id="613639253">
                          <w:marLeft w:val="640"/>
                          <w:marRight w:val="0"/>
                          <w:marTop w:val="0"/>
                          <w:marBottom w:val="0"/>
                          <w:divBdr>
                            <w:top w:val="none" w:sz="0" w:space="0" w:color="auto"/>
                            <w:left w:val="none" w:sz="0" w:space="0" w:color="auto"/>
                            <w:bottom w:val="none" w:sz="0" w:space="0" w:color="auto"/>
                            <w:right w:val="none" w:sz="0" w:space="0" w:color="auto"/>
                          </w:divBdr>
                        </w:div>
                        <w:div w:id="691608421">
                          <w:marLeft w:val="640"/>
                          <w:marRight w:val="0"/>
                          <w:marTop w:val="0"/>
                          <w:marBottom w:val="0"/>
                          <w:divBdr>
                            <w:top w:val="none" w:sz="0" w:space="0" w:color="auto"/>
                            <w:left w:val="none" w:sz="0" w:space="0" w:color="auto"/>
                            <w:bottom w:val="none" w:sz="0" w:space="0" w:color="auto"/>
                            <w:right w:val="none" w:sz="0" w:space="0" w:color="auto"/>
                          </w:divBdr>
                        </w:div>
                        <w:div w:id="734744455">
                          <w:marLeft w:val="640"/>
                          <w:marRight w:val="0"/>
                          <w:marTop w:val="0"/>
                          <w:marBottom w:val="0"/>
                          <w:divBdr>
                            <w:top w:val="none" w:sz="0" w:space="0" w:color="auto"/>
                            <w:left w:val="none" w:sz="0" w:space="0" w:color="auto"/>
                            <w:bottom w:val="none" w:sz="0" w:space="0" w:color="auto"/>
                            <w:right w:val="none" w:sz="0" w:space="0" w:color="auto"/>
                          </w:divBdr>
                        </w:div>
                        <w:div w:id="828906565">
                          <w:marLeft w:val="640"/>
                          <w:marRight w:val="0"/>
                          <w:marTop w:val="0"/>
                          <w:marBottom w:val="0"/>
                          <w:divBdr>
                            <w:top w:val="none" w:sz="0" w:space="0" w:color="auto"/>
                            <w:left w:val="none" w:sz="0" w:space="0" w:color="auto"/>
                            <w:bottom w:val="none" w:sz="0" w:space="0" w:color="auto"/>
                            <w:right w:val="none" w:sz="0" w:space="0" w:color="auto"/>
                          </w:divBdr>
                        </w:div>
                        <w:div w:id="906958769">
                          <w:marLeft w:val="640"/>
                          <w:marRight w:val="0"/>
                          <w:marTop w:val="0"/>
                          <w:marBottom w:val="0"/>
                          <w:divBdr>
                            <w:top w:val="none" w:sz="0" w:space="0" w:color="auto"/>
                            <w:left w:val="none" w:sz="0" w:space="0" w:color="auto"/>
                            <w:bottom w:val="none" w:sz="0" w:space="0" w:color="auto"/>
                            <w:right w:val="none" w:sz="0" w:space="0" w:color="auto"/>
                          </w:divBdr>
                        </w:div>
                        <w:div w:id="934943151">
                          <w:marLeft w:val="640"/>
                          <w:marRight w:val="0"/>
                          <w:marTop w:val="0"/>
                          <w:marBottom w:val="0"/>
                          <w:divBdr>
                            <w:top w:val="none" w:sz="0" w:space="0" w:color="auto"/>
                            <w:left w:val="none" w:sz="0" w:space="0" w:color="auto"/>
                            <w:bottom w:val="none" w:sz="0" w:space="0" w:color="auto"/>
                            <w:right w:val="none" w:sz="0" w:space="0" w:color="auto"/>
                          </w:divBdr>
                        </w:div>
                        <w:div w:id="978151706">
                          <w:marLeft w:val="640"/>
                          <w:marRight w:val="0"/>
                          <w:marTop w:val="0"/>
                          <w:marBottom w:val="0"/>
                          <w:divBdr>
                            <w:top w:val="none" w:sz="0" w:space="0" w:color="auto"/>
                            <w:left w:val="none" w:sz="0" w:space="0" w:color="auto"/>
                            <w:bottom w:val="none" w:sz="0" w:space="0" w:color="auto"/>
                            <w:right w:val="none" w:sz="0" w:space="0" w:color="auto"/>
                          </w:divBdr>
                        </w:div>
                        <w:div w:id="1089084522">
                          <w:marLeft w:val="640"/>
                          <w:marRight w:val="0"/>
                          <w:marTop w:val="0"/>
                          <w:marBottom w:val="0"/>
                          <w:divBdr>
                            <w:top w:val="none" w:sz="0" w:space="0" w:color="auto"/>
                            <w:left w:val="none" w:sz="0" w:space="0" w:color="auto"/>
                            <w:bottom w:val="none" w:sz="0" w:space="0" w:color="auto"/>
                            <w:right w:val="none" w:sz="0" w:space="0" w:color="auto"/>
                          </w:divBdr>
                        </w:div>
                        <w:div w:id="1157646254">
                          <w:marLeft w:val="640"/>
                          <w:marRight w:val="0"/>
                          <w:marTop w:val="0"/>
                          <w:marBottom w:val="0"/>
                          <w:divBdr>
                            <w:top w:val="none" w:sz="0" w:space="0" w:color="auto"/>
                            <w:left w:val="none" w:sz="0" w:space="0" w:color="auto"/>
                            <w:bottom w:val="none" w:sz="0" w:space="0" w:color="auto"/>
                            <w:right w:val="none" w:sz="0" w:space="0" w:color="auto"/>
                          </w:divBdr>
                        </w:div>
                        <w:div w:id="1160996980">
                          <w:marLeft w:val="640"/>
                          <w:marRight w:val="0"/>
                          <w:marTop w:val="0"/>
                          <w:marBottom w:val="0"/>
                          <w:divBdr>
                            <w:top w:val="none" w:sz="0" w:space="0" w:color="auto"/>
                            <w:left w:val="none" w:sz="0" w:space="0" w:color="auto"/>
                            <w:bottom w:val="none" w:sz="0" w:space="0" w:color="auto"/>
                            <w:right w:val="none" w:sz="0" w:space="0" w:color="auto"/>
                          </w:divBdr>
                        </w:div>
                        <w:div w:id="1225409320">
                          <w:marLeft w:val="640"/>
                          <w:marRight w:val="0"/>
                          <w:marTop w:val="0"/>
                          <w:marBottom w:val="0"/>
                          <w:divBdr>
                            <w:top w:val="none" w:sz="0" w:space="0" w:color="auto"/>
                            <w:left w:val="none" w:sz="0" w:space="0" w:color="auto"/>
                            <w:bottom w:val="none" w:sz="0" w:space="0" w:color="auto"/>
                            <w:right w:val="none" w:sz="0" w:space="0" w:color="auto"/>
                          </w:divBdr>
                        </w:div>
                        <w:div w:id="1240284418">
                          <w:marLeft w:val="640"/>
                          <w:marRight w:val="0"/>
                          <w:marTop w:val="0"/>
                          <w:marBottom w:val="0"/>
                          <w:divBdr>
                            <w:top w:val="none" w:sz="0" w:space="0" w:color="auto"/>
                            <w:left w:val="none" w:sz="0" w:space="0" w:color="auto"/>
                            <w:bottom w:val="none" w:sz="0" w:space="0" w:color="auto"/>
                            <w:right w:val="none" w:sz="0" w:space="0" w:color="auto"/>
                          </w:divBdr>
                        </w:div>
                        <w:div w:id="1297416558">
                          <w:marLeft w:val="640"/>
                          <w:marRight w:val="0"/>
                          <w:marTop w:val="0"/>
                          <w:marBottom w:val="0"/>
                          <w:divBdr>
                            <w:top w:val="none" w:sz="0" w:space="0" w:color="auto"/>
                            <w:left w:val="none" w:sz="0" w:space="0" w:color="auto"/>
                            <w:bottom w:val="none" w:sz="0" w:space="0" w:color="auto"/>
                            <w:right w:val="none" w:sz="0" w:space="0" w:color="auto"/>
                          </w:divBdr>
                        </w:div>
                        <w:div w:id="1317227384">
                          <w:marLeft w:val="640"/>
                          <w:marRight w:val="0"/>
                          <w:marTop w:val="0"/>
                          <w:marBottom w:val="0"/>
                          <w:divBdr>
                            <w:top w:val="none" w:sz="0" w:space="0" w:color="auto"/>
                            <w:left w:val="none" w:sz="0" w:space="0" w:color="auto"/>
                            <w:bottom w:val="none" w:sz="0" w:space="0" w:color="auto"/>
                            <w:right w:val="none" w:sz="0" w:space="0" w:color="auto"/>
                          </w:divBdr>
                        </w:div>
                        <w:div w:id="1323704235">
                          <w:marLeft w:val="640"/>
                          <w:marRight w:val="0"/>
                          <w:marTop w:val="0"/>
                          <w:marBottom w:val="0"/>
                          <w:divBdr>
                            <w:top w:val="none" w:sz="0" w:space="0" w:color="auto"/>
                            <w:left w:val="none" w:sz="0" w:space="0" w:color="auto"/>
                            <w:bottom w:val="none" w:sz="0" w:space="0" w:color="auto"/>
                            <w:right w:val="none" w:sz="0" w:space="0" w:color="auto"/>
                          </w:divBdr>
                        </w:div>
                        <w:div w:id="1433892619">
                          <w:marLeft w:val="640"/>
                          <w:marRight w:val="0"/>
                          <w:marTop w:val="0"/>
                          <w:marBottom w:val="0"/>
                          <w:divBdr>
                            <w:top w:val="none" w:sz="0" w:space="0" w:color="auto"/>
                            <w:left w:val="none" w:sz="0" w:space="0" w:color="auto"/>
                            <w:bottom w:val="none" w:sz="0" w:space="0" w:color="auto"/>
                            <w:right w:val="none" w:sz="0" w:space="0" w:color="auto"/>
                          </w:divBdr>
                        </w:div>
                        <w:div w:id="1517621418">
                          <w:marLeft w:val="640"/>
                          <w:marRight w:val="0"/>
                          <w:marTop w:val="0"/>
                          <w:marBottom w:val="0"/>
                          <w:divBdr>
                            <w:top w:val="none" w:sz="0" w:space="0" w:color="auto"/>
                            <w:left w:val="none" w:sz="0" w:space="0" w:color="auto"/>
                            <w:bottom w:val="none" w:sz="0" w:space="0" w:color="auto"/>
                            <w:right w:val="none" w:sz="0" w:space="0" w:color="auto"/>
                          </w:divBdr>
                        </w:div>
                        <w:div w:id="1533109130">
                          <w:marLeft w:val="640"/>
                          <w:marRight w:val="0"/>
                          <w:marTop w:val="0"/>
                          <w:marBottom w:val="0"/>
                          <w:divBdr>
                            <w:top w:val="none" w:sz="0" w:space="0" w:color="auto"/>
                            <w:left w:val="none" w:sz="0" w:space="0" w:color="auto"/>
                            <w:bottom w:val="none" w:sz="0" w:space="0" w:color="auto"/>
                            <w:right w:val="none" w:sz="0" w:space="0" w:color="auto"/>
                          </w:divBdr>
                        </w:div>
                        <w:div w:id="1675912411">
                          <w:marLeft w:val="640"/>
                          <w:marRight w:val="0"/>
                          <w:marTop w:val="0"/>
                          <w:marBottom w:val="0"/>
                          <w:divBdr>
                            <w:top w:val="none" w:sz="0" w:space="0" w:color="auto"/>
                            <w:left w:val="none" w:sz="0" w:space="0" w:color="auto"/>
                            <w:bottom w:val="none" w:sz="0" w:space="0" w:color="auto"/>
                            <w:right w:val="none" w:sz="0" w:space="0" w:color="auto"/>
                          </w:divBdr>
                        </w:div>
                        <w:div w:id="1714190645">
                          <w:marLeft w:val="640"/>
                          <w:marRight w:val="0"/>
                          <w:marTop w:val="0"/>
                          <w:marBottom w:val="0"/>
                          <w:divBdr>
                            <w:top w:val="none" w:sz="0" w:space="0" w:color="auto"/>
                            <w:left w:val="none" w:sz="0" w:space="0" w:color="auto"/>
                            <w:bottom w:val="none" w:sz="0" w:space="0" w:color="auto"/>
                            <w:right w:val="none" w:sz="0" w:space="0" w:color="auto"/>
                          </w:divBdr>
                        </w:div>
                        <w:div w:id="1789085271">
                          <w:marLeft w:val="640"/>
                          <w:marRight w:val="0"/>
                          <w:marTop w:val="0"/>
                          <w:marBottom w:val="0"/>
                          <w:divBdr>
                            <w:top w:val="none" w:sz="0" w:space="0" w:color="auto"/>
                            <w:left w:val="none" w:sz="0" w:space="0" w:color="auto"/>
                            <w:bottom w:val="none" w:sz="0" w:space="0" w:color="auto"/>
                            <w:right w:val="none" w:sz="0" w:space="0" w:color="auto"/>
                          </w:divBdr>
                        </w:div>
                        <w:div w:id="1795100680">
                          <w:marLeft w:val="640"/>
                          <w:marRight w:val="0"/>
                          <w:marTop w:val="0"/>
                          <w:marBottom w:val="0"/>
                          <w:divBdr>
                            <w:top w:val="none" w:sz="0" w:space="0" w:color="auto"/>
                            <w:left w:val="none" w:sz="0" w:space="0" w:color="auto"/>
                            <w:bottom w:val="none" w:sz="0" w:space="0" w:color="auto"/>
                            <w:right w:val="none" w:sz="0" w:space="0" w:color="auto"/>
                          </w:divBdr>
                        </w:div>
                        <w:div w:id="1812361099">
                          <w:marLeft w:val="640"/>
                          <w:marRight w:val="0"/>
                          <w:marTop w:val="0"/>
                          <w:marBottom w:val="0"/>
                          <w:divBdr>
                            <w:top w:val="none" w:sz="0" w:space="0" w:color="auto"/>
                            <w:left w:val="none" w:sz="0" w:space="0" w:color="auto"/>
                            <w:bottom w:val="none" w:sz="0" w:space="0" w:color="auto"/>
                            <w:right w:val="none" w:sz="0" w:space="0" w:color="auto"/>
                          </w:divBdr>
                        </w:div>
                        <w:div w:id="1824738402">
                          <w:marLeft w:val="640"/>
                          <w:marRight w:val="0"/>
                          <w:marTop w:val="0"/>
                          <w:marBottom w:val="0"/>
                          <w:divBdr>
                            <w:top w:val="none" w:sz="0" w:space="0" w:color="auto"/>
                            <w:left w:val="none" w:sz="0" w:space="0" w:color="auto"/>
                            <w:bottom w:val="none" w:sz="0" w:space="0" w:color="auto"/>
                            <w:right w:val="none" w:sz="0" w:space="0" w:color="auto"/>
                          </w:divBdr>
                        </w:div>
                        <w:div w:id="1891306181">
                          <w:marLeft w:val="640"/>
                          <w:marRight w:val="0"/>
                          <w:marTop w:val="0"/>
                          <w:marBottom w:val="0"/>
                          <w:divBdr>
                            <w:top w:val="none" w:sz="0" w:space="0" w:color="auto"/>
                            <w:left w:val="none" w:sz="0" w:space="0" w:color="auto"/>
                            <w:bottom w:val="none" w:sz="0" w:space="0" w:color="auto"/>
                            <w:right w:val="none" w:sz="0" w:space="0" w:color="auto"/>
                          </w:divBdr>
                        </w:div>
                        <w:div w:id="1934893034">
                          <w:marLeft w:val="640"/>
                          <w:marRight w:val="0"/>
                          <w:marTop w:val="0"/>
                          <w:marBottom w:val="0"/>
                          <w:divBdr>
                            <w:top w:val="none" w:sz="0" w:space="0" w:color="auto"/>
                            <w:left w:val="none" w:sz="0" w:space="0" w:color="auto"/>
                            <w:bottom w:val="none" w:sz="0" w:space="0" w:color="auto"/>
                            <w:right w:val="none" w:sz="0" w:space="0" w:color="auto"/>
                          </w:divBdr>
                        </w:div>
                        <w:div w:id="2034263440">
                          <w:marLeft w:val="640"/>
                          <w:marRight w:val="0"/>
                          <w:marTop w:val="0"/>
                          <w:marBottom w:val="0"/>
                          <w:divBdr>
                            <w:top w:val="none" w:sz="0" w:space="0" w:color="auto"/>
                            <w:left w:val="none" w:sz="0" w:space="0" w:color="auto"/>
                            <w:bottom w:val="none" w:sz="0" w:space="0" w:color="auto"/>
                            <w:right w:val="none" w:sz="0" w:space="0" w:color="auto"/>
                          </w:divBdr>
                        </w:div>
                      </w:divsChild>
                    </w:div>
                    <w:div w:id="1002510241">
                      <w:marLeft w:val="0"/>
                      <w:marRight w:val="0"/>
                      <w:marTop w:val="0"/>
                      <w:marBottom w:val="0"/>
                      <w:divBdr>
                        <w:top w:val="none" w:sz="0" w:space="0" w:color="auto"/>
                        <w:left w:val="none" w:sz="0" w:space="0" w:color="auto"/>
                        <w:bottom w:val="none" w:sz="0" w:space="0" w:color="auto"/>
                        <w:right w:val="none" w:sz="0" w:space="0" w:color="auto"/>
                      </w:divBdr>
                      <w:divsChild>
                        <w:div w:id="96756841">
                          <w:marLeft w:val="640"/>
                          <w:marRight w:val="0"/>
                          <w:marTop w:val="0"/>
                          <w:marBottom w:val="0"/>
                          <w:divBdr>
                            <w:top w:val="none" w:sz="0" w:space="0" w:color="auto"/>
                            <w:left w:val="none" w:sz="0" w:space="0" w:color="auto"/>
                            <w:bottom w:val="none" w:sz="0" w:space="0" w:color="auto"/>
                            <w:right w:val="none" w:sz="0" w:space="0" w:color="auto"/>
                          </w:divBdr>
                        </w:div>
                        <w:div w:id="173226521">
                          <w:marLeft w:val="640"/>
                          <w:marRight w:val="0"/>
                          <w:marTop w:val="0"/>
                          <w:marBottom w:val="0"/>
                          <w:divBdr>
                            <w:top w:val="none" w:sz="0" w:space="0" w:color="auto"/>
                            <w:left w:val="none" w:sz="0" w:space="0" w:color="auto"/>
                            <w:bottom w:val="none" w:sz="0" w:space="0" w:color="auto"/>
                            <w:right w:val="none" w:sz="0" w:space="0" w:color="auto"/>
                          </w:divBdr>
                        </w:div>
                        <w:div w:id="183640400">
                          <w:marLeft w:val="640"/>
                          <w:marRight w:val="0"/>
                          <w:marTop w:val="0"/>
                          <w:marBottom w:val="0"/>
                          <w:divBdr>
                            <w:top w:val="none" w:sz="0" w:space="0" w:color="auto"/>
                            <w:left w:val="none" w:sz="0" w:space="0" w:color="auto"/>
                            <w:bottom w:val="none" w:sz="0" w:space="0" w:color="auto"/>
                            <w:right w:val="none" w:sz="0" w:space="0" w:color="auto"/>
                          </w:divBdr>
                        </w:div>
                        <w:div w:id="233660933">
                          <w:marLeft w:val="640"/>
                          <w:marRight w:val="0"/>
                          <w:marTop w:val="0"/>
                          <w:marBottom w:val="0"/>
                          <w:divBdr>
                            <w:top w:val="none" w:sz="0" w:space="0" w:color="auto"/>
                            <w:left w:val="none" w:sz="0" w:space="0" w:color="auto"/>
                            <w:bottom w:val="none" w:sz="0" w:space="0" w:color="auto"/>
                            <w:right w:val="none" w:sz="0" w:space="0" w:color="auto"/>
                          </w:divBdr>
                        </w:div>
                        <w:div w:id="244267818">
                          <w:marLeft w:val="640"/>
                          <w:marRight w:val="0"/>
                          <w:marTop w:val="0"/>
                          <w:marBottom w:val="0"/>
                          <w:divBdr>
                            <w:top w:val="none" w:sz="0" w:space="0" w:color="auto"/>
                            <w:left w:val="none" w:sz="0" w:space="0" w:color="auto"/>
                            <w:bottom w:val="none" w:sz="0" w:space="0" w:color="auto"/>
                            <w:right w:val="none" w:sz="0" w:space="0" w:color="auto"/>
                          </w:divBdr>
                        </w:div>
                        <w:div w:id="277300290">
                          <w:marLeft w:val="640"/>
                          <w:marRight w:val="0"/>
                          <w:marTop w:val="0"/>
                          <w:marBottom w:val="0"/>
                          <w:divBdr>
                            <w:top w:val="none" w:sz="0" w:space="0" w:color="auto"/>
                            <w:left w:val="none" w:sz="0" w:space="0" w:color="auto"/>
                            <w:bottom w:val="none" w:sz="0" w:space="0" w:color="auto"/>
                            <w:right w:val="none" w:sz="0" w:space="0" w:color="auto"/>
                          </w:divBdr>
                        </w:div>
                        <w:div w:id="308557990">
                          <w:marLeft w:val="640"/>
                          <w:marRight w:val="0"/>
                          <w:marTop w:val="0"/>
                          <w:marBottom w:val="0"/>
                          <w:divBdr>
                            <w:top w:val="none" w:sz="0" w:space="0" w:color="auto"/>
                            <w:left w:val="none" w:sz="0" w:space="0" w:color="auto"/>
                            <w:bottom w:val="none" w:sz="0" w:space="0" w:color="auto"/>
                            <w:right w:val="none" w:sz="0" w:space="0" w:color="auto"/>
                          </w:divBdr>
                        </w:div>
                        <w:div w:id="312639002">
                          <w:marLeft w:val="640"/>
                          <w:marRight w:val="0"/>
                          <w:marTop w:val="0"/>
                          <w:marBottom w:val="0"/>
                          <w:divBdr>
                            <w:top w:val="none" w:sz="0" w:space="0" w:color="auto"/>
                            <w:left w:val="none" w:sz="0" w:space="0" w:color="auto"/>
                            <w:bottom w:val="none" w:sz="0" w:space="0" w:color="auto"/>
                            <w:right w:val="none" w:sz="0" w:space="0" w:color="auto"/>
                          </w:divBdr>
                        </w:div>
                        <w:div w:id="333531517">
                          <w:marLeft w:val="640"/>
                          <w:marRight w:val="0"/>
                          <w:marTop w:val="0"/>
                          <w:marBottom w:val="0"/>
                          <w:divBdr>
                            <w:top w:val="none" w:sz="0" w:space="0" w:color="auto"/>
                            <w:left w:val="none" w:sz="0" w:space="0" w:color="auto"/>
                            <w:bottom w:val="none" w:sz="0" w:space="0" w:color="auto"/>
                            <w:right w:val="none" w:sz="0" w:space="0" w:color="auto"/>
                          </w:divBdr>
                        </w:div>
                        <w:div w:id="438530693">
                          <w:marLeft w:val="640"/>
                          <w:marRight w:val="0"/>
                          <w:marTop w:val="0"/>
                          <w:marBottom w:val="0"/>
                          <w:divBdr>
                            <w:top w:val="none" w:sz="0" w:space="0" w:color="auto"/>
                            <w:left w:val="none" w:sz="0" w:space="0" w:color="auto"/>
                            <w:bottom w:val="none" w:sz="0" w:space="0" w:color="auto"/>
                            <w:right w:val="none" w:sz="0" w:space="0" w:color="auto"/>
                          </w:divBdr>
                        </w:div>
                        <w:div w:id="445469123">
                          <w:marLeft w:val="640"/>
                          <w:marRight w:val="0"/>
                          <w:marTop w:val="0"/>
                          <w:marBottom w:val="0"/>
                          <w:divBdr>
                            <w:top w:val="none" w:sz="0" w:space="0" w:color="auto"/>
                            <w:left w:val="none" w:sz="0" w:space="0" w:color="auto"/>
                            <w:bottom w:val="none" w:sz="0" w:space="0" w:color="auto"/>
                            <w:right w:val="none" w:sz="0" w:space="0" w:color="auto"/>
                          </w:divBdr>
                        </w:div>
                        <w:div w:id="481435131">
                          <w:marLeft w:val="640"/>
                          <w:marRight w:val="0"/>
                          <w:marTop w:val="0"/>
                          <w:marBottom w:val="0"/>
                          <w:divBdr>
                            <w:top w:val="none" w:sz="0" w:space="0" w:color="auto"/>
                            <w:left w:val="none" w:sz="0" w:space="0" w:color="auto"/>
                            <w:bottom w:val="none" w:sz="0" w:space="0" w:color="auto"/>
                            <w:right w:val="none" w:sz="0" w:space="0" w:color="auto"/>
                          </w:divBdr>
                        </w:div>
                        <w:div w:id="522937836">
                          <w:marLeft w:val="640"/>
                          <w:marRight w:val="0"/>
                          <w:marTop w:val="0"/>
                          <w:marBottom w:val="0"/>
                          <w:divBdr>
                            <w:top w:val="none" w:sz="0" w:space="0" w:color="auto"/>
                            <w:left w:val="none" w:sz="0" w:space="0" w:color="auto"/>
                            <w:bottom w:val="none" w:sz="0" w:space="0" w:color="auto"/>
                            <w:right w:val="none" w:sz="0" w:space="0" w:color="auto"/>
                          </w:divBdr>
                        </w:div>
                        <w:div w:id="546842624">
                          <w:marLeft w:val="640"/>
                          <w:marRight w:val="0"/>
                          <w:marTop w:val="0"/>
                          <w:marBottom w:val="0"/>
                          <w:divBdr>
                            <w:top w:val="none" w:sz="0" w:space="0" w:color="auto"/>
                            <w:left w:val="none" w:sz="0" w:space="0" w:color="auto"/>
                            <w:bottom w:val="none" w:sz="0" w:space="0" w:color="auto"/>
                            <w:right w:val="none" w:sz="0" w:space="0" w:color="auto"/>
                          </w:divBdr>
                        </w:div>
                        <w:div w:id="580799499">
                          <w:marLeft w:val="640"/>
                          <w:marRight w:val="0"/>
                          <w:marTop w:val="0"/>
                          <w:marBottom w:val="0"/>
                          <w:divBdr>
                            <w:top w:val="none" w:sz="0" w:space="0" w:color="auto"/>
                            <w:left w:val="none" w:sz="0" w:space="0" w:color="auto"/>
                            <w:bottom w:val="none" w:sz="0" w:space="0" w:color="auto"/>
                            <w:right w:val="none" w:sz="0" w:space="0" w:color="auto"/>
                          </w:divBdr>
                        </w:div>
                        <w:div w:id="589117869">
                          <w:marLeft w:val="640"/>
                          <w:marRight w:val="0"/>
                          <w:marTop w:val="0"/>
                          <w:marBottom w:val="0"/>
                          <w:divBdr>
                            <w:top w:val="none" w:sz="0" w:space="0" w:color="auto"/>
                            <w:left w:val="none" w:sz="0" w:space="0" w:color="auto"/>
                            <w:bottom w:val="none" w:sz="0" w:space="0" w:color="auto"/>
                            <w:right w:val="none" w:sz="0" w:space="0" w:color="auto"/>
                          </w:divBdr>
                        </w:div>
                        <w:div w:id="711266373">
                          <w:marLeft w:val="640"/>
                          <w:marRight w:val="0"/>
                          <w:marTop w:val="0"/>
                          <w:marBottom w:val="0"/>
                          <w:divBdr>
                            <w:top w:val="none" w:sz="0" w:space="0" w:color="auto"/>
                            <w:left w:val="none" w:sz="0" w:space="0" w:color="auto"/>
                            <w:bottom w:val="none" w:sz="0" w:space="0" w:color="auto"/>
                            <w:right w:val="none" w:sz="0" w:space="0" w:color="auto"/>
                          </w:divBdr>
                        </w:div>
                        <w:div w:id="758870398">
                          <w:marLeft w:val="640"/>
                          <w:marRight w:val="0"/>
                          <w:marTop w:val="0"/>
                          <w:marBottom w:val="0"/>
                          <w:divBdr>
                            <w:top w:val="none" w:sz="0" w:space="0" w:color="auto"/>
                            <w:left w:val="none" w:sz="0" w:space="0" w:color="auto"/>
                            <w:bottom w:val="none" w:sz="0" w:space="0" w:color="auto"/>
                            <w:right w:val="none" w:sz="0" w:space="0" w:color="auto"/>
                          </w:divBdr>
                        </w:div>
                        <w:div w:id="832647103">
                          <w:marLeft w:val="640"/>
                          <w:marRight w:val="0"/>
                          <w:marTop w:val="0"/>
                          <w:marBottom w:val="0"/>
                          <w:divBdr>
                            <w:top w:val="none" w:sz="0" w:space="0" w:color="auto"/>
                            <w:left w:val="none" w:sz="0" w:space="0" w:color="auto"/>
                            <w:bottom w:val="none" w:sz="0" w:space="0" w:color="auto"/>
                            <w:right w:val="none" w:sz="0" w:space="0" w:color="auto"/>
                          </w:divBdr>
                        </w:div>
                        <w:div w:id="841967680">
                          <w:marLeft w:val="640"/>
                          <w:marRight w:val="0"/>
                          <w:marTop w:val="0"/>
                          <w:marBottom w:val="0"/>
                          <w:divBdr>
                            <w:top w:val="none" w:sz="0" w:space="0" w:color="auto"/>
                            <w:left w:val="none" w:sz="0" w:space="0" w:color="auto"/>
                            <w:bottom w:val="none" w:sz="0" w:space="0" w:color="auto"/>
                            <w:right w:val="none" w:sz="0" w:space="0" w:color="auto"/>
                          </w:divBdr>
                        </w:div>
                        <w:div w:id="858474749">
                          <w:marLeft w:val="640"/>
                          <w:marRight w:val="0"/>
                          <w:marTop w:val="0"/>
                          <w:marBottom w:val="0"/>
                          <w:divBdr>
                            <w:top w:val="none" w:sz="0" w:space="0" w:color="auto"/>
                            <w:left w:val="none" w:sz="0" w:space="0" w:color="auto"/>
                            <w:bottom w:val="none" w:sz="0" w:space="0" w:color="auto"/>
                            <w:right w:val="none" w:sz="0" w:space="0" w:color="auto"/>
                          </w:divBdr>
                        </w:div>
                        <w:div w:id="871108881">
                          <w:marLeft w:val="640"/>
                          <w:marRight w:val="0"/>
                          <w:marTop w:val="0"/>
                          <w:marBottom w:val="0"/>
                          <w:divBdr>
                            <w:top w:val="none" w:sz="0" w:space="0" w:color="auto"/>
                            <w:left w:val="none" w:sz="0" w:space="0" w:color="auto"/>
                            <w:bottom w:val="none" w:sz="0" w:space="0" w:color="auto"/>
                            <w:right w:val="none" w:sz="0" w:space="0" w:color="auto"/>
                          </w:divBdr>
                        </w:div>
                        <w:div w:id="876431647">
                          <w:marLeft w:val="640"/>
                          <w:marRight w:val="0"/>
                          <w:marTop w:val="0"/>
                          <w:marBottom w:val="0"/>
                          <w:divBdr>
                            <w:top w:val="none" w:sz="0" w:space="0" w:color="auto"/>
                            <w:left w:val="none" w:sz="0" w:space="0" w:color="auto"/>
                            <w:bottom w:val="none" w:sz="0" w:space="0" w:color="auto"/>
                            <w:right w:val="none" w:sz="0" w:space="0" w:color="auto"/>
                          </w:divBdr>
                        </w:div>
                        <w:div w:id="918365831">
                          <w:marLeft w:val="640"/>
                          <w:marRight w:val="0"/>
                          <w:marTop w:val="0"/>
                          <w:marBottom w:val="0"/>
                          <w:divBdr>
                            <w:top w:val="none" w:sz="0" w:space="0" w:color="auto"/>
                            <w:left w:val="none" w:sz="0" w:space="0" w:color="auto"/>
                            <w:bottom w:val="none" w:sz="0" w:space="0" w:color="auto"/>
                            <w:right w:val="none" w:sz="0" w:space="0" w:color="auto"/>
                          </w:divBdr>
                        </w:div>
                        <w:div w:id="928387864">
                          <w:marLeft w:val="640"/>
                          <w:marRight w:val="0"/>
                          <w:marTop w:val="0"/>
                          <w:marBottom w:val="0"/>
                          <w:divBdr>
                            <w:top w:val="none" w:sz="0" w:space="0" w:color="auto"/>
                            <w:left w:val="none" w:sz="0" w:space="0" w:color="auto"/>
                            <w:bottom w:val="none" w:sz="0" w:space="0" w:color="auto"/>
                            <w:right w:val="none" w:sz="0" w:space="0" w:color="auto"/>
                          </w:divBdr>
                        </w:div>
                        <w:div w:id="971908140">
                          <w:marLeft w:val="640"/>
                          <w:marRight w:val="0"/>
                          <w:marTop w:val="0"/>
                          <w:marBottom w:val="0"/>
                          <w:divBdr>
                            <w:top w:val="none" w:sz="0" w:space="0" w:color="auto"/>
                            <w:left w:val="none" w:sz="0" w:space="0" w:color="auto"/>
                            <w:bottom w:val="none" w:sz="0" w:space="0" w:color="auto"/>
                            <w:right w:val="none" w:sz="0" w:space="0" w:color="auto"/>
                          </w:divBdr>
                        </w:div>
                        <w:div w:id="1128477442">
                          <w:marLeft w:val="640"/>
                          <w:marRight w:val="0"/>
                          <w:marTop w:val="0"/>
                          <w:marBottom w:val="0"/>
                          <w:divBdr>
                            <w:top w:val="none" w:sz="0" w:space="0" w:color="auto"/>
                            <w:left w:val="none" w:sz="0" w:space="0" w:color="auto"/>
                            <w:bottom w:val="none" w:sz="0" w:space="0" w:color="auto"/>
                            <w:right w:val="none" w:sz="0" w:space="0" w:color="auto"/>
                          </w:divBdr>
                        </w:div>
                        <w:div w:id="1156802251">
                          <w:marLeft w:val="640"/>
                          <w:marRight w:val="0"/>
                          <w:marTop w:val="0"/>
                          <w:marBottom w:val="0"/>
                          <w:divBdr>
                            <w:top w:val="none" w:sz="0" w:space="0" w:color="auto"/>
                            <w:left w:val="none" w:sz="0" w:space="0" w:color="auto"/>
                            <w:bottom w:val="none" w:sz="0" w:space="0" w:color="auto"/>
                            <w:right w:val="none" w:sz="0" w:space="0" w:color="auto"/>
                          </w:divBdr>
                        </w:div>
                        <w:div w:id="1166094838">
                          <w:marLeft w:val="640"/>
                          <w:marRight w:val="0"/>
                          <w:marTop w:val="0"/>
                          <w:marBottom w:val="0"/>
                          <w:divBdr>
                            <w:top w:val="none" w:sz="0" w:space="0" w:color="auto"/>
                            <w:left w:val="none" w:sz="0" w:space="0" w:color="auto"/>
                            <w:bottom w:val="none" w:sz="0" w:space="0" w:color="auto"/>
                            <w:right w:val="none" w:sz="0" w:space="0" w:color="auto"/>
                          </w:divBdr>
                        </w:div>
                        <w:div w:id="1342656504">
                          <w:marLeft w:val="640"/>
                          <w:marRight w:val="0"/>
                          <w:marTop w:val="0"/>
                          <w:marBottom w:val="0"/>
                          <w:divBdr>
                            <w:top w:val="none" w:sz="0" w:space="0" w:color="auto"/>
                            <w:left w:val="none" w:sz="0" w:space="0" w:color="auto"/>
                            <w:bottom w:val="none" w:sz="0" w:space="0" w:color="auto"/>
                            <w:right w:val="none" w:sz="0" w:space="0" w:color="auto"/>
                          </w:divBdr>
                        </w:div>
                        <w:div w:id="1462259925">
                          <w:marLeft w:val="640"/>
                          <w:marRight w:val="0"/>
                          <w:marTop w:val="0"/>
                          <w:marBottom w:val="0"/>
                          <w:divBdr>
                            <w:top w:val="none" w:sz="0" w:space="0" w:color="auto"/>
                            <w:left w:val="none" w:sz="0" w:space="0" w:color="auto"/>
                            <w:bottom w:val="none" w:sz="0" w:space="0" w:color="auto"/>
                            <w:right w:val="none" w:sz="0" w:space="0" w:color="auto"/>
                          </w:divBdr>
                        </w:div>
                        <w:div w:id="1514107144">
                          <w:marLeft w:val="640"/>
                          <w:marRight w:val="0"/>
                          <w:marTop w:val="0"/>
                          <w:marBottom w:val="0"/>
                          <w:divBdr>
                            <w:top w:val="none" w:sz="0" w:space="0" w:color="auto"/>
                            <w:left w:val="none" w:sz="0" w:space="0" w:color="auto"/>
                            <w:bottom w:val="none" w:sz="0" w:space="0" w:color="auto"/>
                            <w:right w:val="none" w:sz="0" w:space="0" w:color="auto"/>
                          </w:divBdr>
                        </w:div>
                        <w:div w:id="1533374036">
                          <w:marLeft w:val="640"/>
                          <w:marRight w:val="0"/>
                          <w:marTop w:val="0"/>
                          <w:marBottom w:val="0"/>
                          <w:divBdr>
                            <w:top w:val="none" w:sz="0" w:space="0" w:color="auto"/>
                            <w:left w:val="none" w:sz="0" w:space="0" w:color="auto"/>
                            <w:bottom w:val="none" w:sz="0" w:space="0" w:color="auto"/>
                            <w:right w:val="none" w:sz="0" w:space="0" w:color="auto"/>
                          </w:divBdr>
                        </w:div>
                        <w:div w:id="1696344272">
                          <w:marLeft w:val="640"/>
                          <w:marRight w:val="0"/>
                          <w:marTop w:val="0"/>
                          <w:marBottom w:val="0"/>
                          <w:divBdr>
                            <w:top w:val="none" w:sz="0" w:space="0" w:color="auto"/>
                            <w:left w:val="none" w:sz="0" w:space="0" w:color="auto"/>
                            <w:bottom w:val="none" w:sz="0" w:space="0" w:color="auto"/>
                            <w:right w:val="none" w:sz="0" w:space="0" w:color="auto"/>
                          </w:divBdr>
                        </w:div>
                        <w:div w:id="1697466651">
                          <w:marLeft w:val="640"/>
                          <w:marRight w:val="0"/>
                          <w:marTop w:val="0"/>
                          <w:marBottom w:val="0"/>
                          <w:divBdr>
                            <w:top w:val="none" w:sz="0" w:space="0" w:color="auto"/>
                            <w:left w:val="none" w:sz="0" w:space="0" w:color="auto"/>
                            <w:bottom w:val="none" w:sz="0" w:space="0" w:color="auto"/>
                            <w:right w:val="none" w:sz="0" w:space="0" w:color="auto"/>
                          </w:divBdr>
                        </w:div>
                        <w:div w:id="1719695344">
                          <w:marLeft w:val="640"/>
                          <w:marRight w:val="0"/>
                          <w:marTop w:val="0"/>
                          <w:marBottom w:val="0"/>
                          <w:divBdr>
                            <w:top w:val="none" w:sz="0" w:space="0" w:color="auto"/>
                            <w:left w:val="none" w:sz="0" w:space="0" w:color="auto"/>
                            <w:bottom w:val="none" w:sz="0" w:space="0" w:color="auto"/>
                            <w:right w:val="none" w:sz="0" w:space="0" w:color="auto"/>
                          </w:divBdr>
                        </w:div>
                        <w:div w:id="1756979295">
                          <w:marLeft w:val="640"/>
                          <w:marRight w:val="0"/>
                          <w:marTop w:val="0"/>
                          <w:marBottom w:val="0"/>
                          <w:divBdr>
                            <w:top w:val="none" w:sz="0" w:space="0" w:color="auto"/>
                            <w:left w:val="none" w:sz="0" w:space="0" w:color="auto"/>
                            <w:bottom w:val="none" w:sz="0" w:space="0" w:color="auto"/>
                            <w:right w:val="none" w:sz="0" w:space="0" w:color="auto"/>
                          </w:divBdr>
                        </w:div>
                        <w:div w:id="1868719294">
                          <w:marLeft w:val="640"/>
                          <w:marRight w:val="0"/>
                          <w:marTop w:val="0"/>
                          <w:marBottom w:val="0"/>
                          <w:divBdr>
                            <w:top w:val="none" w:sz="0" w:space="0" w:color="auto"/>
                            <w:left w:val="none" w:sz="0" w:space="0" w:color="auto"/>
                            <w:bottom w:val="none" w:sz="0" w:space="0" w:color="auto"/>
                            <w:right w:val="none" w:sz="0" w:space="0" w:color="auto"/>
                          </w:divBdr>
                        </w:div>
                        <w:div w:id="1917780174">
                          <w:marLeft w:val="640"/>
                          <w:marRight w:val="0"/>
                          <w:marTop w:val="0"/>
                          <w:marBottom w:val="0"/>
                          <w:divBdr>
                            <w:top w:val="none" w:sz="0" w:space="0" w:color="auto"/>
                            <w:left w:val="none" w:sz="0" w:space="0" w:color="auto"/>
                            <w:bottom w:val="none" w:sz="0" w:space="0" w:color="auto"/>
                            <w:right w:val="none" w:sz="0" w:space="0" w:color="auto"/>
                          </w:divBdr>
                        </w:div>
                        <w:div w:id="1964269725">
                          <w:marLeft w:val="640"/>
                          <w:marRight w:val="0"/>
                          <w:marTop w:val="0"/>
                          <w:marBottom w:val="0"/>
                          <w:divBdr>
                            <w:top w:val="none" w:sz="0" w:space="0" w:color="auto"/>
                            <w:left w:val="none" w:sz="0" w:space="0" w:color="auto"/>
                            <w:bottom w:val="none" w:sz="0" w:space="0" w:color="auto"/>
                            <w:right w:val="none" w:sz="0" w:space="0" w:color="auto"/>
                          </w:divBdr>
                        </w:div>
                        <w:div w:id="2018264333">
                          <w:marLeft w:val="640"/>
                          <w:marRight w:val="0"/>
                          <w:marTop w:val="0"/>
                          <w:marBottom w:val="0"/>
                          <w:divBdr>
                            <w:top w:val="none" w:sz="0" w:space="0" w:color="auto"/>
                            <w:left w:val="none" w:sz="0" w:space="0" w:color="auto"/>
                            <w:bottom w:val="none" w:sz="0" w:space="0" w:color="auto"/>
                            <w:right w:val="none" w:sz="0" w:space="0" w:color="auto"/>
                          </w:divBdr>
                        </w:div>
                        <w:div w:id="2018340104">
                          <w:marLeft w:val="640"/>
                          <w:marRight w:val="0"/>
                          <w:marTop w:val="0"/>
                          <w:marBottom w:val="0"/>
                          <w:divBdr>
                            <w:top w:val="none" w:sz="0" w:space="0" w:color="auto"/>
                            <w:left w:val="none" w:sz="0" w:space="0" w:color="auto"/>
                            <w:bottom w:val="none" w:sz="0" w:space="0" w:color="auto"/>
                            <w:right w:val="none" w:sz="0" w:space="0" w:color="auto"/>
                          </w:divBdr>
                        </w:div>
                        <w:div w:id="2061198634">
                          <w:marLeft w:val="640"/>
                          <w:marRight w:val="0"/>
                          <w:marTop w:val="0"/>
                          <w:marBottom w:val="0"/>
                          <w:divBdr>
                            <w:top w:val="none" w:sz="0" w:space="0" w:color="auto"/>
                            <w:left w:val="none" w:sz="0" w:space="0" w:color="auto"/>
                            <w:bottom w:val="none" w:sz="0" w:space="0" w:color="auto"/>
                            <w:right w:val="none" w:sz="0" w:space="0" w:color="auto"/>
                          </w:divBdr>
                        </w:div>
                        <w:div w:id="2112434390">
                          <w:marLeft w:val="640"/>
                          <w:marRight w:val="0"/>
                          <w:marTop w:val="0"/>
                          <w:marBottom w:val="0"/>
                          <w:divBdr>
                            <w:top w:val="none" w:sz="0" w:space="0" w:color="auto"/>
                            <w:left w:val="none" w:sz="0" w:space="0" w:color="auto"/>
                            <w:bottom w:val="none" w:sz="0" w:space="0" w:color="auto"/>
                            <w:right w:val="none" w:sz="0" w:space="0" w:color="auto"/>
                          </w:divBdr>
                        </w:div>
                      </w:divsChild>
                    </w:div>
                    <w:div w:id="1118841605">
                      <w:marLeft w:val="0"/>
                      <w:marRight w:val="0"/>
                      <w:marTop w:val="0"/>
                      <w:marBottom w:val="0"/>
                      <w:divBdr>
                        <w:top w:val="none" w:sz="0" w:space="0" w:color="auto"/>
                        <w:left w:val="none" w:sz="0" w:space="0" w:color="auto"/>
                        <w:bottom w:val="none" w:sz="0" w:space="0" w:color="auto"/>
                        <w:right w:val="none" w:sz="0" w:space="0" w:color="auto"/>
                      </w:divBdr>
                      <w:divsChild>
                        <w:div w:id="136335766">
                          <w:marLeft w:val="640"/>
                          <w:marRight w:val="0"/>
                          <w:marTop w:val="0"/>
                          <w:marBottom w:val="0"/>
                          <w:divBdr>
                            <w:top w:val="none" w:sz="0" w:space="0" w:color="auto"/>
                            <w:left w:val="none" w:sz="0" w:space="0" w:color="auto"/>
                            <w:bottom w:val="none" w:sz="0" w:space="0" w:color="auto"/>
                            <w:right w:val="none" w:sz="0" w:space="0" w:color="auto"/>
                          </w:divBdr>
                        </w:div>
                        <w:div w:id="180366384">
                          <w:marLeft w:val="640"/>
                          <w:marRight w:val="0"/>
                          <w:marTop w:val="0"/>
                          <w:marBottom w:val="0"/>
                          <w:divBdr>
                            <w:top w:val="none" w:sz="0" w:space="0" w:color="auto"/>
                            <w:left w:val="none" w:sz="0" w:space="0" w:color="auto"/>
                            <w:bottom w:val="none" w:sz="0" w:space="0" w:color="auto"/>
                            <w:right w:val="none" w:sz="0" w:space="0" w:color="auto"/>
                          </w:divBdr>
                        </w:div>
                        <w:div w:id="209193884">
                          <w:marLeft w:val="640"/>
                          <w:marRight w:val="0"/>
                          <w:marTop w:val="0"/>
                          <w:marBottom w:val="0"/>
                          <w:divBdr>
                            <w:top w:val="none" w:sz="0" w:space="0" w:color="auto"/>
                            <w:left w:val="none" w:sz="0" w:space="0" w:color="auto"/>
                            <w:bottom w:val="none" w:sz="0" w:space="0" w:color="auto"/>
                            <w:right w:val="none" w:sz="0" w:space="0" w:color="auto"/>
                          </w:divBdr>
                        </w:div>
                        <w:div w:id="223493876">
                          <w:marLeft w:val="640"/>
                          <w:marRight w:val="0"/>
                          <w:marTop w:val="0"/>
                          <w:marBottom w:val="0"/>
                          <w:divBdr>
                            <w:top w:val="none" w:sz="0" w:space="0" w:color="auto"/>
                            <w:left w:val="none" w:sz="0" w:space="0" w:color="auto"/>
                            <w:bottom w:val="none" w:sz="0" w:space="0" w:color="auto"/>
                            <w:right w:val="none" w:sz="0" w:space="0" w:color="auto"/>
                          </w:divBdr>
                        </w:div>
                        <w:div w:id="252665980">
                          <w:marLeft w:val="640"/>
                          <w:marRight w:val="0"/>
                          <w:marTop w:val="0"/>
                          <w:marBottom w:val="0"/>
                          <w:divBdr>
                            <w:top w:val="none" w:sz="0" w:space="0" w:color="auto"/>
                            <w:left w:val="none" w:sz="0" w:space="0" w:color="auto"/>
                            <w:bottom w:val="none" w:sz="0" w:space="0" w:color="auto"/>
                            <w:right w:val="none" w:sz="0" w:space="0" w:color="auto"/>
                          </w:divBdr>
                        </w:div>
                        <w:div w:id="261574341">
                          <w:marLeft w:val="640"/>
                          <w:marRight w:val="0"/>
                          <w:marTop w:val="0"/>
                          <w:marBottom w:val="0"/>
                          <w:divBdr>
                            <w:top w:val="none" w:sz="0" w:space="0" w:color="auto"/>
                            <w:left w:val="none" w:sz="0" w:space="0" w:color="auto"/>
                            <w:bottom w:val="none" w:sz="0" w:space="0" w:color="auto"/>
                            <w:right w:val="none" w:sz="0" w:space="0" w:color="auto"/>
                          </w:divBdr>
                        </w:div>
                        <w:div w:id="289635296">
                          <w:marLeft w:val="640"/>
                          <w:marRight w:val="0"/>
                          <w:marTop w:val="0"/>
                          <w:marBottom w:val="0"/>
                          <w:divBdr>
                            <w:top w:val="none" w:sz="0" w:space="0" w:color="auto"/>
                            <w:left w:val="none" w:sz="0" w:space="0" w:color="auto"/>
                            <w:bottom w:val="none" w:sz="0" w:space="0" w:color="auto"/>
                            <w:right w:val="none" w:sz="0" w:space="0" w:color="auto"/>
                          </w:divBdr>
                        </w:div>
                        <w:div w:id="437650951">
                          <w:marLeft w:val="640"/>
                          <w:marRight w:val="0"/>
                          <w:marTop w:val="0"/>
                          <w:marBottom w:val="0"/>
                          <w:divBdr>
                            <w:top w:val="none" w:sz="0" w:space="0" w:color="auto"/>
                            <w:left w:val="none" w:sz="0" w:space="0" w:color="auto"/>
                            <w:bottom w:val="none" w:sz="0" w:space="0" w:color="auto"/>
                            <w:right w:val="none" w:sz="0" w:space="0" w:color="auto"/>
                          </w:divBdr>
                        </w:div>
                        <w:div w:id="456535147">
                          <w:marLeft w:val="640"/>
                          <w:marRight w:val="0"/>
                          <w:marTop w:val="0"/>
                          <w:marBottom w:val="0"/>
                          <w:divBdr>
                            <w:top w:val="none" w:sz="0" w:space="0" w:color="auto"/>
                            <w:left w:val="none" w:sz="0" w:space="0" w:color="auto"/>
                            <w:bottom w:val="none" w:sz="0" w:space="0" w:color="auto"/>
                            <w:right w:val="none" w:sz="0" w:space="0" w:color="auto"/>
                          </w:divBdr>
                        </w:div>
                        <w:div w:id="466824807">
                          <w:marLeft w:val="640"/>
                          <w:marRight w:val="0"/>
                          <w:marTop w:val="0"/>
                          <w:marBottom w:val="0"/>
                          <w:divBdr>
                            <w:top w:val="none" w:sz="0" w:space="0" w:color="auto"/>
                            <w:left w:val="none" w:sz="0" w:space="0" w:color="auto"/>
                            <w:bottom w:val="none" w:sz="0" w:space="0" w:color="auto"/>
                            <w:right w:val="none" w:sz="0" w:space="0" w:color="auto"/>
                          </w:divBdr>
                        </w:div>
                        <w:div w:id="484785139">
                          <w:marLeft w:val="640"/>
                          <w:marRight w:val="0"/>
                          <w:marTop w:val="0"/>
                          <w:marBottom w:val="0"/>
                          <w:divBdr>
                            <w:top w:val="none" w:sz="0" w:space="0" w:color="auto"/>
                            <w:left w:val="none" w:sz="0" w:space="0" w:color="auto"/>
                            <w:bottom w:val="none" w:sz="0" w:space="0" w:color="auto"/>
                            <w:right w:val="none" w:sz="0" w:space="0" w:color="auto"/>
                          </w:divBdr>
                        </w:div>
                        <w:div w:id="508106143">
                          <w:marLeft w:val="640"/>
                          <w:marRight w:val="0"/>
                          <w:marTop w:val="0"/>
                          <w:marBottom w:val="0"/>
                          <w:divBdr>
                            <w:top w:val="none" w:sz="0" w:space="0" w:color="auto"/>
                            <w:left w:val="none" w:sz="0" w:space="0" w:color="auto"/>
                            <w:bottom w:val="none" w:sz="0" w:space="0" w:color="auto"/>
                            <w:right w:val="none" w:sz="0" w:space="0" w:color="auto"/>
                          </w:divBdr>
                        </w:div>
                        <w:div w:id="614023797">
                          <w:marLeft w:val="640"/>
                          <w:marRight w:val="0"/>
                          <w:marTop w:val="0"/>
                          <w:marBottom w:val="0"/>
                          <w:divBdr>
                            <w:top w:val="none" w:sz="0" w:space="0" w:color="auto"/>
                            <w:left w:val="none" w:sz="0" w:space="0" w:color="auto"/>
                            <w:bottom w:val="none" w:sz="0" w:space="0" w:color="auto"/>
                            <w:right w:val="none" w:sz="0" w:space="0" w:color="auto"/>
                          </w:divBdr>
                        </w:div>
                        <w:div w:id="633944437">
                          <w:marLeft w:val="640"/>
                          <w:marRight w:val="0"/>
                          <w:marTop w:val="0"/>
                          <w:marBottom w:val="0"/>
                          <w:divBdr>
                            <w:top w:val="none" w:sz="0" w:space="0" w:color="auto"/>
                            <w:left w:val="none" w:sz="0" w:space="0" w:color="auto"/>
                            <w:bottom w:val="none" w:sz="0" w:space="0" w:color="auto"/>
                            <w:right w:val="none" w:sz="0" w:space="0" w:color="auto"/>
                          </w:divBdr>
                        </w:div>
                        <w:div w:id="639268439">
                          <w:marLeft w:val="640"/>
                          <w:marRight w:val="0"/>
                          <w:marTop w:val="0"/>
                          <w:marBottom w:val="0"/>
                          <w:divBdr>
                            <w:top w:val="none" w:sz="0" w:space="0" w:color="auto"/>
                            <w:left w:val="none" w:sz="0" w:space="0" w:color="auto"/>
                            <w:bottom w:val="none" w:sz="0" w:space="0" w:color="auto"/>
                            <w:right w:val="none" w:sz="0" w:space="0" w:color="auto"/>
                          </w:divBdr>
                        </w:div>
                        <w:div w:id="694766771">
                          <w:marLeft w:val="640"/>
                          <w:marRight w:val="0"/>
                          <w:marTop w:val="0"/>
                          <w:marBottom w:val="0"/>
                          <w:divBdr>
                            <w:top w:val="none" w:sz="0" w:space="0" w:color="auto"/>
                            <w:left w:val="none" w:sz="0" w:space="0" w:color="auto"/>
                            <w:bottom w:val="none" w:sz="0" w:space="0" w:color="auto"/>
                            <w:right w:val="none" w:sz="0" w:space="0" w:color="auto"/>
                          </w:divBdr>
                        </w:div>
                        <w:div w:id="727873696">
                          <w:marLeft w:val="640"/>
                          <w:marRight w:val="0"/>
                          <w:marTop w:val="0"/>
                          <w:marBottom w:val="0"/>
                          <w:divBdr>
                            <w:top w:val="none" w:sz="0" w:space="0" w:color="auto"/>
                            <w:left w:val="none" w:sz="0" w:space="0" w:color="auto"/>
                            <w:bottom w:val="none" w:sz="0" w:space="0" w:color="auto"/>
                            <w:right w:val="none" w:sz="0" w:space="0" w:color="auto"/>
                          </w:divBdr>
                        </w:div>
                        <w:div w:id="779569106">
                          <w:marLeft w:val="640"/>
                          <w:marRight w:val="0"/>
                          <w:marTop w:val="0"/>
                          <w:marBottom w:val="0"/>
                          <w:divBdr>
                            <w:top w:val="none" w:sz="0" w:space="0" w:color="auto"/>
                            <w:left w:val="none" w:sz="0" w:space="0" w:color="auto"/>
                            <w:bottom w:val="none" w:sz="0" w:space="0" w:color="auto"/>
                            <w:right w:val="none" w:sz="0" w:space="0" w:color="auto"/>
                          </w:divBdr>
                        </w:div>
                        <w:div w:id="804543695">
                          <w:marLeft w:val="640"/>
                          <w:marRight w:val="0"/>
                          <w:marTop w:val="0"/>
                          <w:marBottom w:val="0"/>
                          <w:divBdr>
                            <w:top w:val="none" w:sz="0" w:space="0" w:color="auto"/>
                            <w:left w:val="none" w:sz="0" w:space="0" w:color="auto"/>
                            <w:bottom w:val="none" w:sz="0" w:space="0" w:color="auto"/>
                            <w:right w:val="none" w:sz="0" w:space="0" w:color="auto"/>
                          </w:divBdr>
                        </w:div>
                        <w:div w:id="841967163">
                          <w:marLeft w:val="640"/>
                          <w:marRight w:val="0"/>
                          <w:marTop w:val="0"/>
                          <w:marBottom w:val="0"/>
                          <w:divBdr>
                            <w:top w:val="none" w:sz="0" w:space="0" w:color="auto"/>
                            <w:left w:val="none" w:sz="0" w:space="0" w:color="auto"/>
                            <w:bottom w:val="none" w:sz="0" w:space="0" w:color="auto"/>
                            <w:right w:val="none" w:sz="0" w:space="0" w:color="auto"/>
                          </w:divBdr>
                        </w:div>
                        <w:div w:id="948051311">
                          <w:marLeft w:val="640"/>
                          <w:marRight w:val="0"/>
                          <w:marTop w:val="0"/>
                          <w:marBottom w:val="0"/>
                          <w:divBdr>
                            <w:top w:val="none" w:sz="0" w:space="0" w:color="auto"/>
                            <w:left w:val="none" w:sz="0" w:space="0" w:color="auto"/>
                            <w:bottom w:val="none" w:sz="0" w:space="0" w:color="auto"/>
                            <w:right w:val="none" w:sz="0" w:space="0" w:color="auto"/>
                          </w:divBdr>
                        </w:div>
                        <w:div w:id="1254512049">
                          <w:marLeft w:val="640"/>
                          <w:marRight w:val="0"/>
                          <w:marTop w:val="0"/>
                          <w:marBottom w:val="0"/>
                          <w:divBdr>
                            <w:top w:val="none" w:sz="0" w:space="0" w:color="auto"/>
                            <w:left w:val="none" w:sz="0" w:space="0" w:color="auto"/>
                            <w:bottom w:val="none" w:sz="0" w:space="0" w:color="auto"/>
                            <w:right w:val="none" w:sz="0" w:space="0" w:color="auto"/>
                          </w:divBdr>
                        </w:div>
                        <w:div w:id="1267276390">
                          <w:marLeft w:val="640"/>
                          <w:marRight w:val="0"/>
                          <w:marTop w:val="0"/>
                          <w:marBottom w:val="0"/>
                          <w:divBdr>
                            <w:top w:val="none" w:sz="0" w:space="0" w:color="auto"/>
                            <w:left w:val="none" w:sz="0" w:space="0" w:color="auto"/>
                            <w:bottom w:val="none" w:sz="0" w:space="0" w:color="auto"/>
                            <w:right w:val="none" w:sz="0" w:space="0" w:color="auto"/>
                          </w:divBdr>
                        </w:div>
                        <w:div w:id="1310785603">
                          <w:marLeft w:val="640"/>
                          <w:marRight w:val="0"/>
                          <w:marTop w:val="0"/>
                          <w:marBottom w:val="0"/>
                          <w:divBdr>
                            <w:top w:val="none" w:sz="0" w:space="0" w:color="auto"/>
                            <w:left w:val="none" w:sz="0" w:space="0" w:color="auto"/>
                            <w:bottom w:val="none" w:sz="0" w:space="0" w:color="auto"/>
                            <w:right w:val="none" w:sz="0" w:space="0" w:color="auto"/>
                          </w:divBdr>
                        </w:div>
                        <w:div w:id="1451629707">
                          <w:marLeft w:val="640"/>
                          <w:marRight w:val="0"/>
                          <w:marTop w:val="0"/>
                          <w:marBottom w:val="0"/>
                          <w:divBdr>
                            <w:top w:val="none" w:sz="0" w:space="0" w:color="auto"/>
                            <w:left w:val="none" w:sz="0" w:space="0" w:color="auto"/>
                            <w:bottom w:val="none" w:sz="0" w:space="0" w:color="auto"/>
                            <w:right w:val="none" w:sz="0" w:space="0" w:color="auto"/>
                          </w:divBdr>
                        </w:div>
                        <w:div w:id="1492601938">
                          <w:marLeft w:val="640"/>
                          <w:marRight w:val="0"/>
                          <w:marTop w:val="0"/>
                          <w:marBottom w:val="0"/>
                          <w:divBdr>
                            <w:top w:val="none" w:sz="0" w:space="0" w:color="auto"/>
                            <w:left w:val="none" w:sz="0" w:space="0" w:color="auto"/>
                            <w:bottom w:val="none" w:sz="0" w:space="0" w:color="auto"/>
                            <w:right w:val="none" w:sz="0" w:space="0" w:color="auto"/>
                          </w:divBdr>
                        </w:div>
                        <w:div w:id="1505900104">
                          <w:marLeft w:val="640"/>
                          <w:marRight w:val="0"/>
                          <w:marTop w:val="0"/>
                          <w:marBottom w:val="0"/>
                          <w:divBdr>
                            <w:top w:val="none" w:sz="0" w:space="0" w:color="auto"/>
                            <w:left w:val="none" w:sz="0" w:space="0" w:color="auto"/>
                            <w:bottom w:val="none" w:sz="0" w:space="0" w:color="auto"/>
                            <w:right w:val="none" w:sz="0" w:space="0" w:color="auto"/>
                          </w:divBdr>
                        </w:div>
                        <w:div w:id="1518229372">
                          <w:marLeft w:val="640"/>
                          <w:marRight w:val="0"/>
                          <w:marTop w:val="0"/>
                          <w:marBottom w:val="0"/>
                          <w:divBdr>
                            <w:top w:val="none" w:sz="0" w:space="0" w:color="auto"/>
                            <w:left w:val="none" w:sz="0" w:space="0" w:color="auto"/>
                            <w:bottom w:val="none" w:sz="0" w:space="0" w:color="auto"/>
                            <w:right w:val="none" w:sz="0" w:space="0" w:color="auto"/>
                          </w:divBdr>
                        </w:div>
                        <w:div w:id="1543856806">
                          <w:marLeft w:val="640"/>
                          <w:marRight w:val="0"/>
                          <w:marTop w:val="0"/>
                          <w:marBottom w:val="0"/>
                          <w:divBdr>
                            <w:top w:val="none" w:sz="0" w:space="0" w:color="auto"/>
                            <w:left w:val="none" w:sz="0" w:space="0" w:color="auto"/>
                            <w:bottom w:val="none" w:sz="0" w:space="0" w:color="auto"/>
                            <w:right w:val="none" w:sz="0" w:space="0" w:color="auto"/>
                          </w:divBdr>
                        </w:div>
                        <w:div w:id="1557736578">
                          <w:marLeft w:val="640"/>
                          <w:marRight w:val="0"/>
                          <w:marTop w:val="0"/>
                          <w:marBottom w:val="0"/>
                          <w:divBdr>
                            <w:top w:val="none" w:sz="0" w:space="0" w:color="auto"/>
                            <w:left w:val="none" w:sz="0" w:space="0" w:color="auto"/>
                            <w:bottom w:val="none" w:sz="0" w:space="0" w:color="auto"/>
                            <w:right w:val="none" w:sz="0" w:space="0" w:color="auto"/>
                          </w:divBdr>
                        </w:div>
                        <w:div w:id="1561330775">
                          <w:marLeft w:val="640"/>
                          <w:marRight w:val="0"/>
                          <w:marTop w:val="0"/>
                          <w:marBottom w:val="0"/>
                          <w:divBdr>
                            <w:top w:val="none" w:sz="0" w:space="0" w:color="auto"/>
                            <w:left w:val="none" w:sz="0" w:space="0" w:color="auto"/>
                            <w:bottom w:val="none" w:sz="0" w:space="0" w:color="auto"/>
                            <w:right w:val="none" w:sz="0" w:space="0" w:color="auto"/>
                          </w:divBdr>
                        </w:div>
                        <w:div w:id="1661614484">
                          <w:marLeft w:val="640"/>
                          <w:marRight w:val="0"/>
                          <w:marTop w:val="0"/>
                          <w:marBottom w:val="0"/>
                          <w:divBdr>
                            <w:top w:val="none" w:sz="0" w:space="0" w:color="auto"/>
                            <w:left w:val="none" w:sz="0" w:space="0" w:color="auto"/>
                            <w:bottom w:val="none" w:sz="0" w:space="0" w:color="auto"/>
                            <w:right w:val="none" w:sz="0" w:space="0" w:color="auto"/>
                          </w:divBdr>
                        </w:div>
                        <w:div w:id="1715809265">
                          <w:marLeft w:val="640"/>
                          <w:marRight w:val="0"/>
                          <w:marTop w:val="0"/>
                          <w:marBottom w:val="0"/>
                          <w:divBdr>
                            <w:top w:val="none" w:sz="0" w:space="0" w:color="auto"/>
                            <w:left w:val="none" w:sz="0" w:space="0" w:color="auto"/>
                            <w:bottom w:val="none" w:sz="0" w:space="0" w:color="auto"/>
                            <w:right w:val="none" w:sz="0" w:space="0" w:color="auto"/>
                          </w:divBdr>
                        </w:div>
                        <w:div w:id="1726223511">
                          <w:marLeft w:val="640"/>
                          <w:marRight w:val="0"/>
                          <w:marTop w:val="0"/>
                          <w:marBottom w:val="0"/>
                          <w:divBdr>
                            <w:top w:val="none" w:sz="0" w:space="0" w:color="auto"/>
                            <w:left w:val="none" w:sz="0" w:space="0" w:color="auto"/>
                            <w:bottom w:val="none" w:sz="0" w:space="0" w:color="auto"/>
                            <w:right w:val="none" w:sz="0" w:space="0" w:color="auto"/>
                          </w:divBdr>
                        </w:div>
                        <w:div w:id="1753769351">
                          <w:marLeft w:val="640"/>
                          <w:marRight w:val="0"/>
                          <w:marTop w:val="0"/>
                          <w:marBottom w:val="0"/>
                          <w:divBdr>
                            <w:top w:val="none" w:sz="0" w:space="0" w:color="auto"/>
                            <w:left w:val="none" w:sz="0" w:space="0" w:color="auto"/>
                            <w:bottom w:val="none" w:sz="0" w:space="0" w:color="auto"/>
                            <w:right w:val="none" w:sz="0" w:space="0" w:color="auto"/>
                          </w:divBdr>
                        </w:div>
                        <w:div w:id="1773738756">
                          <w:marLeft w:val="640"/>
                          <w:marRight w:val="0"/>
                          <w:marTop w:val="0"/>
                          <w:marBottom w:val="0"/>
                          <w:divBdr>
                            <w:top w:val="none" w:sz="0" w:space="0" w:color="auto"/>
                            <w:left w:val="none" w:sz="0" w:space="0" w:color="auto"/>
                            <w:bottom w:val="none" w:sz="0" w:space="0" w:color="auto"/>
                            <w:right w:val="none" w:sz="0" w:space="0" w:color="auto"/>
                          </w:divBdr>
                        </w:div>
                        <w:div w:id="1797672805">
                          <w:marLeft w:val="640"/>
                          <w:marRight w:val="0"/>
                          <w:marTop w:val="0"/>
                          <w:marBottom w:val="0"/>
                          <w:divBdr>
                            <w:top w:val="none" w:sz="0" w:space="0" w:color="auto"/>
                            <w:left w:val="none" w:sz="0" w:space="0" w:color="auto"/>
                            <w:bottom w:val="none" w:sz="0" w:space="0" w:color="auto"/>
                            <w:right w:val="none" w:sz="0" w:space="0" w:color="auto"/>
                          </w:divBdr>
                        </w:div>
                        <w:div w:id="1822303948">
                          <w:marLeft w:val="640"/>
                          <w:marRight w:val="0"/>
                          <w:marTop w:val="0"/>
                          <w:marBottom w:val="0"/>
                          <w:divBdr>
                            <w:top w:val="none" w:sz="0" w:space="0" w:color="auto"/>
                            <w:left w:val="none" w:sz="0" w:space="0" w:color="auto"/>
                            <w:bottom w:val="none" w:sz="0" w:space="0" w:color="auto"/>
                            <w:right w:val="none" w:sz="0" w:space="0" w:color="auto"/>
                          </w:divBdr>
                        </w:div>
                        <w:div w:id="1839732603">
                          <w:marLeft w:val="640"/>
                          <w:marRight w:val="0"/>
                          <w:marTop w:val="0"/>
                          <w:marBottom w:val="0"/>
                          <w:divBdr>
                            <w:top w:val="none" w:sz="0" w:space="0" w:color="auto"/>
                            <w:left w:val="none" w:sz="0" w:space="0" w:color="auto"/>
                            <w:bottom w:val="none" w:sz="0" w:space="0" w:color="auto"/>
                            <w:right w:val="none" w:sz="0" w:space="0" w:color="auto"/>
                          </w:divBdr>
                        </w:div>
                        <w:div w:id="1941254528">
                          <w:marLeft w:val="640"/>
                          <w:marRight w:val="0"/>
                          <w:marTop w:val="0"/>
                          <w:marBottom w:val="0"/>
                          <w:divBdr>
                            <w:top w:val="none" w:sz="0" w:space="0" w:color="auto"/>
                            <w:left w:val="none" w:sz="0" w:space="0" w:color="auto"/>
                            <w:bottom w:val="none" w:sz="0" w:space="0" w:color="auto"/>
                            <w:right w:val="none" w:sz="0" w:space="0" w:color="auto"/>
                          </w:divBdr>
                        </w:div>
                        <w:div w:id="1956060682">
                          <w:marLeft w:val="640"/>
                          <w:marRight w:val="0"/>
                          <w:marTop w:val="0"/>
                          <w:marBottom w:val="0"/>
                          <w:divBdr>
                            <w:top w:val="none" w:sz="0" w:space="0" w:color="auto"/>
                            <w:left w:val="none" w:sz="0" w:space="0" w:color="auto"/>
                            <w:bottom w:val="none" w:sz="0" w:space="0" w:color="auto"/>
                            <w:right w:val="none" w:sz="0" w:space="0" w:color="auto"/>
                          </w:divBdr>
                        </w:div>
                        <w:div w:id="2007899108">
                          <w:marLeft w:val="640"/>
                          <w:marRight w:val="0"/>
                          <w:marTop w:val="0"/>
                          <w:marBottom w:val="0"/>
                          <w:divBdr>
                            <w:top w:val="none" w:sz="0" w:space="0" w:color="auto"/>
                            <w:left w:val="none" w:sz="0" w:space="0" w:color="auto"/>
                            <w:bottom w:val="none" w:sz="0" w:space="0" w:color="auto"/>
                            <w:right w:val="none" w:sz="0" w:space="0" w:color="auto"/>
                          </w:divBdr>
                        </w:div>
                        <w:div w:id="2078243980">
                          <w:marLeft w:val="640"/>
                          <w:marRight w:val="0"/>
                          <w:marTop w:val="0"/>
                          <w:marBottom w:val="0"/>
                          <w:divBdr>
                            <w:top w:val="none" w:sz="0" w:space="0" w:color="auto"/>
                            <w:left w:val="none" w:sz="0" w:space="0" w:color="auto"/>
                            <w:bottom w:val="none" w:sz="0" w:space="0" w:color="auto"/>
                            <w:right w:val="none" w:sz="0" w:space="0" w:color="auto"/>
                          </w:divBdr>
                        </w:div>
                        <w:div w:id="2095317330">
                          <w:marLeft w:val="640"/>
                          <w:marRight w:val="0"/>
                          <w:marTop w:val="0"/>
                          <w:marBottom w:val="0"/>
                          <w:divBdr>
                            <w:top w:val="none" w:sz="0" w:space="0" w:color="auto"/>
                            <w:left w:val="none" w:sz="0" w:space="0" w:color="auto"/>
                            <w:bottom w:val="none" w:sz="0" w:space="0" w:color="auto"/>
                            <w:right w:val="none" w:sz="0" w:space="0" w:color="auto"/>
                          </w:divBdr>
                        </w:div>
                      </w:divsChild>
                    </w:div>
                    <w:div w:id="1205826750">
                      <w:marLeft w:val="0"/>
                      <w:marRight w:val="0"/>
                      <w:marTop w:val="0"/>
                      <w:marBottom w:val="0"/>
                      <w:divBdr>
                        <w:top w:val="none" w:sz="0" w:space="0" w:color="auto"/>
                        <w:left w:val="none" w:sz="0" w:space="0" w:color="auto"/>
                        <w:bottom w:val="none" w:sz="0" w:space="0" w:color="auto"/>
                        <w:right w:val="none" w:sz="0" w:space="0" w:color="auto"/>
                      </w:divBdr>
                      <w:divsChild>
                        <w:div w:id="21366907">
                          <w:marLeft w:val="640"/>
                          <w:marRight w:val="0"/>
                          <w:marTop w:val="0"/>
                          <w:marBottom w:val="0"/>
                          <w:divBdr>
                            <w:top w:val="none" w:sz="0" w:space="0" w:color="auto"/>
                            <w:left w:val="none" w:sz="0" w:space="0" w:color="auto"/>
                            <w:bottom w:val="none" w:sz="0" w:space="0" w:color="auto"/>
                            <w:right w:val="none" w:sz="0" w:space="0" w:color="auto"/>
                          </w:divBdr>
                        </w:div>
                        <w:div w:id="61101859">
                          <w:marLeft w:val="640"/>
                          <w:marRight w:val="0"/>
                          <w:marTop w:val="0"/>
                          <w:marBottom w:val="0"/>
                          <w:divBdr>
                            <w:top w:val="none" w:sz="0" w:space="0" w:color="auto"/>
                            <w:left w:val="none" w:sz="0" w:space="0" w:color="auto"/>
                            <w:bottom w:val="none" w:sz="0" w:space="0" w:color="auto"/>
                            <w:right w:val="none" w:sz="0" w:space="0" w:color="auto"/>
                          </w:divBdr>
                        </w:div>
                        <w:div w:id="142239248">
                          <w:marLeft w:val="640"/>
                          <w:marRight w:val="0"/>
                          <w:marTop w:val="0"/>
                          <w:marBottom w:val="0"/>
                          <w:divBdr>
                            <w:top w:val="none" w:sz="0" w:space="0" w:color="auto"/>
                            <w:left w:val="none" w:sz="0" w:space="0" w:color="auto"/>
                            <w:bottom w:val="none" w:sz="0" w:space="0" w:color="auto"/>
                            <w:right w:val="none" w:sz="0" w:space="0" w:color="auto"/>
                          </w:divBdr>
                        </w:div>
                        <w:div w:id="211816338">
                          <w:marLeft w:val="640"/>
                          <w:marRight w:val="0"/>
                          <w:marTop w:val="0"/>
                          <w:marBottom w:val="0"/>
                          <w:divBdr>
                            <w:top w:val="none" w:sz="0" w:space="0" w:color="auto"/>
                            <w:left w:val="none" w:sz="0" w:space="0" w:color="auto"/>
                            <w:bottom w:val="none" w:sz="0" w:space="0" w:color="auto"/>
                            <w:right w:val="none" w:sz="0" w:space="0" w:color="auto"/>
                          </w:divBdr>
                        </w:div>
                        <w:div w:id="213541588">
                          <w:marLeft w:val="640"/>
                          <w:marRight w:val="0"/>
                          <w:marTop w:val="0"/>
                          <w:marBottom w:val="0"/>
                          <w:divBdr>
                            <w:top w:val="none" w:sz="0" w:space="0" w:color="auto"/>
                            <w:left w:val="none" w:sz="0" w:space="0" w:color="auto"/>
                            <w:bottom w:val="none" w:sz="0" w:space="0" w:color="auto"/>
                            <w:right w:val="none" w:sz="0" w:space="0" w:color="auto"/>
                          </w:divBdr>
                        </w:div>
                        <w:div w:id="275722928">
                          <w:marLeft w:val="640"/>
                          <w:marRight w:val="0"/>
                          <w:marTop w:val="0"/>
                          <w:marBottom w:val="0"/>
                          <w:divBdr>
                            <w:top w:val="none" w:sz="0" w:space="0" w:color="auto"/>
                            <w:left w:val="none" w:sz="0" w:space="0" w:color="auto"/>
                            <w:bottom w:val="none" w:sz="0" w:space="0" w:color="auto"/>
                            <w:right w:val="none" w:sz="0" w:space="0" w:color="auto"/>
                          </w:divBdr>
                        </w:div>
                        <w:div w:id="302200053">
                          <w:marLeft w:val="640"/>
                          <w:marRight w:val="0"/>
                          <w:marTop w:val="0"/>
                          <w:marBottom w:val="0"/>
                          <w:divBdr>
                            <w:top w:val="none" w:sz="0" w:space="0" w:color="auto"/>
                            <w:left w:val="none" w:sz="0" w:space="0" w:color="auto"/>
                            <w:bottom w:val="none" w:sz="0" w:space="0" w:color="auto"/>
                            <w:right w:val="none" w:sz="0" w:space="0" w:color="auto"/>
                          </w:divBdr>
                        </w:div>
                        <w:div w:id="338773083">
                          <w:marLeft w:val="640"/>
                          <w:marRight w:val="0"/>
                          <w:marTop w:val="0"/>
                          <w:marBottom w:val="0"/>
                          <w:divBdr>
                            <w:top w:val="none" w:sz="0" w:space="0" w:color="auto"/>
                            <w:left w:val="none" w:sz="0" w:space="0" w:color="auto"/>
                            <w:bottom w:val="none" w:sz="0" w:space="0" w:color="auto"/>
                            <w:right w:val="none" w:sz="0" w:space="0" w:color="auto"/>
                          </w:divBdr>
                        </w:div>
                        <w:div w:id="362511691">
                          <w:marLeft w:val="640"/>
                          <w:marRight w:val="0"/>
                          <w:marTop w:val="0"/>
                          <w:marBottom w:val="0"/>
                          <w:divBdr>
                            <w:top w:val="none" w:sz="0" w:space="0" w:color="auto"/>
                            <w:left w:val="none" w:sz="0" w:space="0" w:color="auto"/>
                            <w:bottom w:val="none" w:sz="0" w:space="0" w:color="auto"/>
                            <w:right w:val="none" w:sz="0" w:space="0" w:color="auto"/>
                          </w:divBdr>
                        </w:div>
                        <w:div w:id="388380152">
                          <w:marLeft w:val="640"/>
                          <w:marRight w:val="0"/>
                          <w:marTop w:val="0"/>
                          <w:marBottom w:val="0"/>
                          <w:divBdr>
                            <w:top w:val="none" w:sz="0" w:space="0" w:color="auto"/>
                            <w:left w:val="none" w:sz="0" w:space="0" w:color="auto"/>
                            <w:bottom w:val="none" w:sz="0" w:space="0" w:color="auto"/>
                            <w:right w:val="none" w:sz="0" w:space="0" w:color="auto"/>
                          </w:divBdr>
                        </w:div>
                        <w:div w:id="474183964">
                          <w:marLeft w:val="640"/>
                          <w:marRight w:val="0"/>
                          <w:marTop w:val="0"/>
                          <w:marBottom w:val="0"/>
                          <w:divBdr>
                            <w:top w:val="none" w:sz="0" w:space="0" w:color="auto"/>
                            <w:left w:val="none" w:sz="0" w:space="0" w:color="auto"/>
                            <w:bottom w:val="none" w:sz="0" w:space="0" w:color="auto"/>
                            <w:right w:val="none" w:sz="0" w:space="0" w:color="auto"/>
                          </w:divBdr>
                        </w:div>
                        <w:div w:id="494104374">
                          <w:marLeft w:val="640"/>
                          <w:marRight w:val="0"/>
                          <w:marTop w:val="0"/>
                          <w:marBottom w:val="0"/>
                          <w:divBdr>
                            <w:top w:val="none" w:sz="0" w:space="0" w:color="auto"/>
                            <w:left w:val="none" w:sz="0" w:space="0" w:color="auto"/>
                            <w:bottom w:val="none" w:sz="0" w:space="0" w:color="auto"/>
                            <w:right w:val="none" w:sz="0" w:space="0" w:color="auto"/>
                          </w:divBdr>
                        </w:div>
                        <w:div w:id="516509501">
                          <w:marLeft w:val="640"/>
                          <w:marRight w:val="0"/>
                          <w:marTop w:val="0"/>
                          <w:marBottom w:val="0"/>
                          <w:divBdr>
                            <w:top w:val="none" w:sz="0" w:space="0" w:color="auto"/>
                            <w:left w:val="none" w:sz="0" w:space="0" w:color="auto"/>
                            <w:bottom w:val="none" w:sz="0" w:space="0" w:color="auto"/>
                            <w:right w:val="none" w:sz="0" w:space="0" w:color="auto"/>
                          </w:divBdr>
                        </w:div>
                        <w:div w:id="552695524">
                          <w:marLeft w:val="640"/>
                          <w:marRight w:val="0"/>
                          <w:marTop w:val="0"/>
                          <w:marBottom w:val="0"/>
                          <w:divBdr>
                            <w:top w:val="none" w:sz="0" w:space="0" w:color="auto"/>
                            <w:left w:val="none" w:sz="0" w:space="0" w:color="auto"/>
                            <w:bottom w:val="none" w:sz="0" w:space="0" w:color="auto"/>
                            <w:right w:val="none" w:sz="0" w:space="0" w:color="auto"/>
                          </w:divBdr>
                        </w:div>
                        <w:div w:id="568729187">
                          <w:marLeft w:val="640"/>
                          <w:marRight w:val="0"/>
                          <w:marTop w:val="0"/>
                          <w:marBottom w:val="0"/>
                          <w:divBdr>
                            <w:top w:val="none" w:sz="0" w:space="0" w:color="auto"/>
                            <w:left w:val="none" w:sz="0" w:space="0" w:color="auto"/>
                            <w:bottom w:val="none" w:sz="0" w:space="0" w:color="auto"/>
                            <w:right w:val="none" w:sz="0" w:space="0" w:color="auto"/>
                          </w:divBdr>
                        </w:div>
                        <w:div w:id="585113836">
                          <w:marLeft w:val="640"/>
                          <w:marRight w:val="0"/>
                          <w:marTop w:val="0"/>
                          <w:marBottom w:val="0"/>
                          <w:divBdr>
                            <w:top w:val="none" w:sz="0" w:space="0" w:color="auto"/>
                            <w:left w:val="none" w:sz="0" w:space="0" w:color="auto"/>
                            <w:bottom w:val="none" w:sz="0" w:space="0" w:color="auto"/>
                            <w:right w:val="none" w:sz="0" w:space="0" w:color="auto"/>
                          </w:divBdr>
                        </w:div>
                        <w:div w:id="657459225">
                          <w:marLeft w:val="640"/>
                          <w:marRight w:val="0"/>
                          <w:marTop w:val="0"/>
                          <w:marBottom w:val="0"/>
                          <w:divBdr>
                            <w:top w:val="none" w:sz="0" w:space="0" w:color="auto"/>
                            <w:left w:val="none" w:sz="0" w:space="0" w:color="auto"/>
                            <w:bottom w:val="none" w:sz="0" w:space="0" w:color="auto"/>
                            <w:right w:val="none" w:sz="0" w:space="0" w:color="auto"/>
                          </w:divBdr>
                        </w:div>
                        <w:div w:id="671764773">
                          <w:marLeft w:val="640"/>
                          <w:marRight w:val="0"/>
                          <w:marTop w:val="0"/>
                          <w:marBottom w:val="0"/>
                          <w:divBdr>
                            <w:top w:val="none" w:sz="0" w:space="0" w:color="auto"/>
                            <w:left w:val="none" w:sz="0" w:space="0" w:color="auto"/>
                            <w:bottom w:val="none" w:sz="0" w:space="0" w:color="auto"/>
                            <w:right w:val="none" w:sz="0" w:space="0" w:color="auto"/>
                          </w:divBdr>
                        </w:div>
                        <w:div w:id="687678626">
                          <w:marLeft w:val="640"/>
                          <w:marRight w:val="0"/>
                          <w:marTop w:val="0"/>
                          <w:marBottom w:val="0"/>
                          <w:divBdr>
                            <w:top w:val="none" w:sz="0" w:space="0" w:color="auto"/>
                            <w:left w:val="none" w:sz="0" w:space="0" w:color="auto"/>
                            <w:bottom w:val="none" w:sz="0" w:space="0" w:color="auto"/>
                            <w:right w:val="none" w:sz="0" w:space="0" w:color="auto"/>
                          </w:divBdr>
                        </w:div>
                        <w:div w:id="712265211">
                          <w:marLeft w:val="640"/>
                          <w:marRight w:val="0"/>
                          <w:marTop w:val="0"/>
                          <w:marBottom w:val="0"/>
                          <w:divBdr>
                            <w:top w:val="none" w:sz="0" w:space="0" w:color="auto"/>
                            <w:left w:val="none" w:sz="0" w:space="0" w:color="auto"/>
                            <w:bottom w:val="none" w:sz="0" w:space="0" w:color="auto"/>
                            <w:right w:val="none" w:sz="0" w:space="0" w:color="auto"/>
                          </w:divBdr>
                        </w:div>
                        <w:div w:id="778984685">
                          <w:marLeft w:val="640"/>
                          <w:marRight w:val="0"/>
                          <w:marTop w:val="0"/>
                          <w:marBottom w:val="0"/>
                          <w:divBdr>
                            <w:top w:val="none" w:sz="0" w:space="0" w:color="auto"/>
                            <w:left w:val="none" w:sz="0" w:space="0" w:color="auto"/>
                            <w:bottom w:val="none" w:sz="0" w:space="0" w:color="auto"/>
                            <w:right w:val="none" w:sz="0" w:space="0" w:color="auto"/>
                          </w:divBdr>
                        </w:div>
                        <w:div w:id="812257876">
                          <w:marLeft w:val="640"/>
                          <w:marRight w:val="0"/>
                          <w:marTop w:val="0"/>
                          <w:marBottom w:val="0"/>
                          <w:divBdr>
                            <w:top w:val="none" w:sz="0" w:space="0" w:color="auto"/>
                            <w:left w:val="none" w:sz="0" w:space="0" w:color="auto"/>
                            <w:bottom w:val="none" w:sz="0" w:space="0" w:color="auto"/>
                            <w:right w:val="none" w:sz="0" w:space="0" w:color="auto"/>
                          </w:divBdr>
                        </w:div>
                        <w:div w:id="815561997">
                          <w:marLeft w:val="640"/>
                          <w:marRight w:val="0"/>
                          <w:marTop w:val="0"/>
                          <w:marBottom w:val="0"/>
                          <w:divBdr>
                            <w:top w:val="none" w:sz="0" w:space="0" w:color="auto"/>
                            <w:left w:val="none" w:sz="0" w:space="0" w:color="auto"/>
                            <w:bottom w:val="none" w:sz="0" w:space="0" w:color="auto"/>
                            <w:right w:val="none" w:sz="0" w:space="0" w:color="auto"/>
                          </w:divBdr>
                        </w:div>
                        <w:div w:id="922181177">
                          <w:marLeft w:val="640"/>
                          <w:marRight w:val="0"/>
                          <w:marTop w:val="0"/>
                          <w:marBottom w:val="0"/>
                          <w:divBdr>
                            <w:top w:val="none" w:sz="0" w:space="0" w:color="auto"/>
                            <w:left w:val="none" w:sz="0" w:space="0" w:color="auto"/>
                            <w:bottom w:val="none" w:sz="0" w:space="0" w:color="auto"/>
                            <w:right w:val="none" w:sz="0" w:space="0" w:color="auto"/>
                          </w:divBdr>
                        </w:div>
                        <w:div w:id="1088623300">
                          <w:marLeft w:val="640"/>
                          <w:marRight w:val="0"/>
                          <w:marTop w:val="0"/>
                          <w:marBottom w:val="0"/>
                          <w:divBdr>
                            <w:top w:val="none" w:sz="0" w:space="0" w:color="auto"/>
                            <w:left w:val="none" w:sz="0" w:space="0" w:color="auto"/>
                            <w:bottom w:val="none" w:sz="0" w:space="0" w:color="auto"/>
                            <w:right w:val="none" w:sz="0" w:space="0" w:color="auto"/>
                          </w:divBdr>
                        </w:div>
                        <w:div w:id="1223448079">
                          <w:marLeft w:val="640"/>
                          <w:marRight w:val="0"/>
                          <w:marTop w:val="0"/>
                          <w:marBottom w:val="0"/>
                          <w:divBdr>
                            <w:top w:val="none" w:sz="0" w:space="0" w:color="auto"/>
                            <w:left w:val="none" w:sz="0" w:space="0" w:color="auto"/>
                            <w:bottom w:val="none" w:sz="0" w:space="0" w:color="auto"/>
                            <w:right w:val="none" w:sz="0" w:space="0" w:color="auto"/>
                          </w:divBdr>
                        </w:div>
                        <w:div w:id="1460031800">
                          <w:marLeft w:val="640"/>
                          <w:marRight w:val="0"/>
                          <w:marTop w:val="0"/>
                          <w:marBottom w:val="0"/>
                          <w:divBdr>
                            <w:top w:val="none" w:sz="0" w:space="0" w:color="auto"/>
                            <w:left w:val="none" w:sz="0" w:space="0" w:color="auto"/>
                            <w:bottom w:val="none" w:sz="0" w:space="0" w:color="auto"/>
                            <w:right w:val="none" w:sz="0" w:space="0" w:color="auto"/>
                          </w:divBdr>
                        </w:div>
                        <w:div w:id="1518546724">
                          <w:marLeft w:val="640"/>
                          <w:marRight w:val="0"/>
                          <w:marTop w:val="0"/>
                          <w:marBottom w:val="0"/>
                          <w:divBdr>
                            <w:top w:val="none" w:sz="0" w:space="0" w:color="auto"/>
                            <w:left w:val="none" w:sz="0" w:space="0" w:color="auto"/>
                            <w:bottom w:val="none" w:sz="0" w:space="0" w:color="auto"/>
                            <w:right w:val="none" w:sz="0" w:space="0" w:color="auto"/>
                          </w:divBdr>
                        </w:div>
                        <w:div w:id="1552884642">
                          <w:marLeft w:val="640"/>
                          <w:marRight w:val="0"/>
                          <w:marTop w:val="0"/>
                          <w:marBottom w:val="0"/>
                          <w:divBdr>
                            <w:top w:val="none" w:sz="0" w:space="0" w:color="auto"/>
                            <w:left w:val="none" w:sz="0" w:space="0" w:color="auto"/>
                            <w:bottom w:val="none" w:sz="0" w:space="0" w:color="auto"/>
                            <w:right w:val="none" w:sz="0" w:space="0" w:color="auto"/>
                          </w:divBdr>
                        </w:div>
                        <w:div w:id="1568106299">
                          <w:marLeft w:val="640"/>
                          <w:marRight w:val="0"/>
                          <w:marTop w:val="0"/>
                          <w:marBottom w:val="0"/>
                          <w:divBdr>
                            <w:top w:val="none" w:sz="0" w:space="0" w:color="auto"/>
                            <w:left w:val="none" w:sz="0" w:space="0" w:color="auto"/>
                            <w:bottom w:val="none" w:sz="0" w:space="0" w:color="auto"/>
                            <w:right w:val="none" w:sz="0" w:space="0" w:color="auto"/>
                          </w:divBdr>
                        </w:div>
                        <w:div w:id="1569879336">
                          <w:marLeft w:val="640"/>
                          <w:marRight w:val="0"/>
                          <w:marTop w:val="0"/>
                          <w:marBottom w:val="0"/>
                          <w:divBdr>
                            <w:top w:val="none" w:sz="0" w:space="0" w:color="auto"/>
                            <w:left w:val="none" w:sz="0" w:space="0" w:color="auto"/>
                            <w:bottom w:val="none" w:sz="0" w:space="0" w:color="auto"/>
                            <w:right w:val="none" w:sz="0" w:space="0" w:color="auto"/>
                          </w:divBdr>
                        </w:div>
                        <w:div w:id="1633751224">
                          <w:marLeft w:val="640"/>
                          <w:marRight w:val="0"/>
                          <w:marTop w:val="0"/>
                          <w:marBottom w:val="0"/>
                          <w:divBdr>
                            <w:top w:val="none" w:sz="0" w:space="0" w:color="auto"/>
                            <w:left w:val="none" w:sz="0" w:space="0" w:color="auto"/>
                            <w:bottom w:val="none" w:sz="0" w:space="0" w:color="auto"/>
                            <w:right w:val="none" w:sz="0" w:space="0" w:color="auto"/>
                          </w:divBdr>
                        </w:div>
                        <w:div w:id="1717774116">
                          <w:marLeft w:val="640"/>
                          <w:marRight w:val="0"/>
                          <w:marTop w:val="0"/>
                          <w:marBottom w:val="0"/>
                          <w:divBdr>
                            <w:top w:val="none" w:sz="0" w:space="0" w:color="auto"/>
                            <w:left w:val="none" w:sz="0" w:space="0" w:color="auto"/>
                            <w:bottom w:val="none" w:sz="0" w:space="0" w:color="auto"/>
                            <w:right w:val="none" w:sz="0" w:space="0" w:color="auto"/>
                          </w:divBdr>
                        </w:div>
                        <w:div w:id="1813016384">
                          <w:marLeft w:val="640"/>
                          <w:marRight w:val="0"/>
                          <w:marTop w:val="0"/>
                          <w:marBottom w:val="0"/>
                          <w:divBdr>
                            <w:top w:val="none" w:sz="0" w:space="0" w:color="auto"/>
                            <w:left w:val="none" w:sz="0" w:space="0" w:color="auto"/>
                            <w:bottom w:val="none" w:sz="0" w:space="0" w:color="auto"/>
                            <w:right w:val="none" w:sz="0" w:space="0" w:color="auto"/>
                          </w:divBdr>
                        </w:div>
                        <w:div w:id="1813474077">
                          <w:marLeft w:val="640"/>
                          <w:marRight w:val="0"/>
                          <w:marTop w:val="0"/>
                          <w:marBottom w:val="0"/>
                          <w:divBdr>
                            <w:top w:val="none" w:sz="0" w:space="0" w:color="auto"/>
                            <w:left w:val="none" w:sz="0" w:space="0" w:color="auto"/>
                            <w:bottom w:val="none" w:sz="0" w:space="0" w:color="auto"/>
                            <w:right w:val="none" w:sz="0" w:space="0" w:color="auto"/>
                          </w:divBdr>
                        </w:div>
                        <w:div w:id="1916429427">
                          <w:marLeft w:val="640"/>
                          <w:marRight w:val="0"/>
                          <w:marTop w:val="0"/>
                          <w:marBottom w:val="0"/>
                          <w:divBdr>
                            <w:top w:val="none" w:sz="0" w:space="0" w:color="auto"/>
                            <w:left w:val="none" w:sz="0" w:space="0" w:color="auto"/>
                            <w:bottom w:val="none" w:sz="0" w:space="0" w:color="auto"/>
                            <w:right w:val="none" w:sz="0" w:space="0" w:color="auto"/>
                          </w:divBdr>
                        </w:div>
                        <w:div w:id="1987666195">
                          <w:marLeft w:val="640"/>
                          <w:marRight w:val="0"/>
                          <w:marTop w:val="0"/>
                          <w:marBottom w:val="0"/>
                          <w:divBdr>
                            <w:top w:val="none" w:sz="0" w:space="0" w:color="auto"/>
                            <w:left w:val="none" w:sz="0" w:space="0" w:color="auto"/>
                            <w:bottom w:val="none" w:sz="0" w:space="0" w:color="auto"/>
                            <w:right w:val="none" w:sz="0" w:space="0" w:color="auto"/>
                          </w:divBdr>
                        </w:div>
                        <w:div w:id="2056923359">
                          <w:marLeft w:val="640"/>
                          <w:marRight w:val="0"/>
                          <w:marTop w:val="0"/>
                          <w:marBottom w:val="0"/>
                          <w:divBdr>
                            <w:top w:val="none" w:sz="0" w:space="0" w:color="auto"/>
                            <w:left w:val="none" w:sz="0" w:space="0" w:color="auto"/>
                            <w:bottom w:val="none" w:sz="0" w:space="0" w:color="auto"/>
                            <w:right w:val="none" w:sz="0" w:space="0" w:color="auto"/>
                          </w:divBdr>
                        </w:div>
                        <w:div w:id="2087145867">
                          <w:marLeft w:val="640"/>
                          <w:marRight w:val="0"/>
                          <w:marTop w:val="0"/>
                          <w:marBottom w:val="0"/>
                          <w:divBdr>
                            <w:top w:val="none" w:sz="0" w:space="0" w:color="auto"/>
                            <w:left w:val="none" w:sz="0" w:space="0" w:color="auto"/>
                            <w:bottom w:val="none" w:sz="0" w:space="0" w:color="auto"/>
                            <w:right w:val="none" w:sz="0" w:space="0" w:color="auto"/>
                          </w:divBdr>
                        </w:div>
                        <w:div w:id="2098283931">
                          <w:marLeft w:val="640"/>
                          <w:marRight w:val="0"/>
                          <w:marTop w:val="0"/>
                          <w:marBottom w:val="0"/>
                          <w:divBdr>
                            <w:top w:val="none" w:sz="0" w:space="0" w:color="auto"/>
                            <w:left w:val="none" w:sz="0" w:space="0" w:color="auto"/>
                            <w:bottom w:val="none" w:sz="0" w:space="0" w:color="auto"/>
                            <w:right w:val="none" w:sz="0" w:space="0" w:color="auto"/>
                          </w:divBdr>
                        </w:div>
                        <w:div w:id="2129616102">
                          <w:marLeft w:val="640"/>
                          <w:marRight w:val="0"/>
                          <w:marTop w:val="0"/>
                          <w:marBottom w:val="0"/>
                          <w:divBdr>
                            <w:top w:val="none" w:sz="0" w:space="0" w:color="auto"/>
                            <w:left w:val="none" w:sz="0" w:space="0" w:color="auto"/>
                            <w:bottom w:val="none" w:sz="0" w:space="0" w:color="auto"/>
                            <w:right w:val="none" w:sz="0" w:space="0" w:color="auto"/>
                          </w:divBdr>
                        </w:div>
                      </w:divsChild>
                    </w:div>
                    <w:div w:id="1246568118">
                      <w:marLeft w:val="0"/>
                      <w:marRight w:val="0"/>
                      <w:marTop w:val="0"/>
                      <w:marBottom w:val="0"/>
                      <w:divBdr>
                        <w:top w:val="none" w:sz="0" w:space="0" w:color="auto"/>
                        <w:left w:val="none" w:sz="0" w:space="0" w:color="auto"/>
                        <w:bottom w:val="none" w:sz="0" w:space="0" w:color="auto"/>
                        <w:right w:val="none" w:sz="0" w:space="0" w:color="auto"/>
                      </w:divBdr>
                      <w:divsChild>
                        <w:div w:id="21517874">
                          <w:marLeft w:val="640"/>
                          <w:marRight w:val="0"/>
                          <w:marTop w:val="0"/>
                          <w:marBottom w:val="0"/>
                          <w:divBdr>
                            <w:top w:val="none" w:sz="0" w:space="0" w:color="auto"/>
                            <w:left w:val="none" w:sz="0" w:space="0" w:color="auto"/>
                            <w:bottom w:val="none" w:sz="0" w:space="0" w:color="auto"/>
                            <w:right w:val="none" w:sz="0" w:space="0" w:color="auto"/>
                          </w:divBdr>
                        </w:div>
                        <w:div w:id="85618372">
                          <w:marLeft w:val="640"/>
                          <w:marRight w:val="0"/>
                          <w:marTop w:val="0"/>
                          <w:marBottom w:val="0"/>
                          <w:divBdr>
                            <w:top w:val="none" w:sz="0" w:space="0" w:color="auto"/>
                            <w:left w:val="none" w:sz="0" w:space="0" w:color="auto"/>
                            <w:bottom w:val="none" w:sz="0" w:space="0" w:color="auto"/>
                            <w:right w:val="none" w:sz="0" w:space="0" w:color="auto"/>
                          </w:divBdr>
                        </w:div>
                        <w:div w:id="108398515">
                          <w:marLeft w:val="640"/>
                          <w:marRight w:val="0"/>
                          <w:marTop w:val="0"/>
                          <w:marBottom w:val="0"/>
                          <w:divBdr>
                            <w:top w:val="none" w:sz="0" w:space="0" w:color="auto"/>
                            <w:left w:val="none" w:sz="0" w:space="0" w:color="auto"/>
                            <w:bottom w:val="none" w:sz="0" w:space="0" w:color="auto"/>
                            <w:right w:val="none" w:sz="0" w:space="0" w:color="auto"/>
                          </w:divBdr>
                        </w:div>
                        <w:div w:id="292759174">
                          <w:marLeft w:val="640"/>
                          <w:marRight w:val="0"/>
                          <w:marTop w:val="0"/>
                          <w:marBottom w:val="0"/>
                          <w:divBdr>
                            <w:top w:val="none" w:sz="0" w:space="0" w:color="auto"/>
                            <w:left w:val="none" w:sz="0" w:space="0" w:color="auto"/>
                            <w:bottom w:val="none" w:sz="0" w:space="0" w:color="auto"/>
                            <w:right w:val="none" w:sz="0" w:space="0" w:color="auto"/>
                          </w:divBdr>
                        </w:div>
                        <w:div w:id="305747582">
                          <w:marLeft w:val="640"/>
                          <w:marRight w:val="0"/>
                          <w:marTop w:val="0"/>
                          <w:marBottom w:val="0"/>
                          <w:divBdr>
                            <w:top w:val="none" w:sz="0" w:space="0" w:color="auto"/>
                            <w:left w:val="none" w:sz="0" w:space="0" w:color="auto"/>
                            <w:bottom w:val="none" w:sz="0" w:space="0" w:color="auto"/>
                            <w:right w:val="none" w:sz="0" w:space="0" w:color="auto"/>
                          </w:divBdr>
                        </w:div>
                        <w:div w:id="321860468">
                          <w:marLeft w:val="640"/>
                          <w:marRight w:val="0"/>
                          <w:marTop w:val="0"/>
                          <w:marBottom w:val="0"/>
                          <w:divBdr>
                            <w:top w:val="none" w:sz="0" w:space="0" w:color="auto"/>
                            <w:left w:val="none" w:sz="0" w:space="0" w:color="auto"/>
                            <w:bottom w:val="none" w:sz="0" w:space="0" w:color="auto"/>
                            <w:right w:val="none" w:sz="0" w:space="0" w:color="auto"/>
                          </w:divBdr>
                        </w:div>
                        <w:div w:id="326522091">
                          <w:marLeft w:val="640"/>
                          <w:marRight w:val="0"/>
                          <w:marTop w:val="0"/>
                          <w:marBottom w:val="0"/>
                          <w:divBdr>
                            <w:top w:val="none" w:sz="0" w:space="0" w:color="auto"/>
                            <w:left w:val="none" w:sz="0" w:space="0" w:color="auto"/>
                            <w:bottom w:val="none" w:sz="0" w:space="0" w:color="auto"/>
                            <w:right w:val="none" w:sz="0" w:space="0" w:color="auto"/>
                          </w:divBdr>
                        </w:div>
                        <w:div w:id="508721526">
                          <w:marLeft w:val="640"/>
                          <w:marRight w:val="0"/>
                          <w:marTop w:val="0"/>
                          <w:marBottom w:val="0"/>
                          <w:divBdr>
                            <w:top w:val="none" w:sz="0" w:space="0" w:color="auto"/>
                            <w:left w:val="none" w:sz="0" w:space="0" w:color="auto"/>
                            <w:bottom w:val="none" w:sz="0" w:space="0" w:color="auto"/>
                            <w:right w:val="none" w:sz="0" w:space="0" w:color="auto"/>
                          </w:divBdr>
                        </w:div>
                        <w:div w:id="556671998">
                          <w:marLeft w:val="640"/>
                          <w:marRight w:val="0"/>
                          <w:marTop w:val="0"/>
                          <w:marBottom w:val="0"/>
                          <w:divBdr>
                            <w:top w:val="none" w:sz="0" w:space="0" w:color="auto"/>
                            <w:left w:val="none" w:sz="0" w:space="0" w:color="auto"/>
                            <w:bottom w:val="none" w:sz="0" w:space="0" w:color="auto"/>
                            <w:right w:val="none" w:sz="0" w:space="0" w:color="auto"/>
                          </w:divBdr>
                        </w:div>
                        <w:div w:id="658072082">
                          <w:marLeft w:val="640"/>
                          <w:marRight w:val="0"/>
                          <w:marTop w:val="0"/>
                          <w:marBottom w:val="0"/>
                          <w:divBdr>
                            <w:top w:val="none" w:sz="0" w:space="0" w:color="auto"/>
                            <w:left w:val="none" w:sz="0" w:space="0" w:color="auto"/>
                            <w:bottom w:val="none" w:sz="0" w:space="0" w:color="auto"/>
                            <w:right w:val="none" w:sz="0" w:space="0" w:color="auto"/>
                          </w:divBdr>
                        </w:div>
                        <w:div w:id="694114531">
                          <w:marLeft w:val="640"/>
                          <w:marRight w:val="0"/>
                          <w:marTop w:val="0"/>
                          <w:marBottom w:val="0"/>
                          <w:divBdr>
                            <w:top w:val="none" w:sz="0" w:space="0" w:color="auto"/>
                            <w:left w:val="none" w:sz="0" w:space="0" w:color="auto"/>
                            <w:bottom w:val="none" w:sz="0" w:space="0" w:color="auto"/>
                            <w:right w:val="none" w:sz="0" w:space="0" w:color="auto"/>
                          </w:divBdr>
                        </w:div>
                        <w:div w:id="699282078">
                          <w:marLeft w:val="640"/>
                          <w:marRight w:val="0"/>
                          <w:marTop w:val="0"/>
                          <w:marBottom w:val="0"/>
                          <w:divBdr>
                            <w:top w:val="none" w:sz="0" w:space="0" w:color="auto"/>
                            <w:left w:val="none" w:sz="0" w:space="0" w:color="auto"/>
                            <w:bottom w:val="none" w:sz="0" w:space="0" w:color="auto"/>
                            <w:right w:val="none" w:sz="0" w:space="0" w:color="auto"/>
                          </w:divBdr>
                        </w:div>
                        <w:div w:id="706220998">
                          <w:marLeft w:val="640"/>
                          <w:marRight w:val="0"/>
                          <w:marTop w:val="0"/>
                          <w:marBottom w:val="0"/>
                          <w:divBdr>
                            <w:top w:val="none" w:sz="0" w:space="0" w:color="auto"/>
                            <w:left w:val="none" w:sz="0" w:space="0" w:color="auto"/>
                            <w:bottom w:val="none" w:sz="0" w:space="0" w:color="auto"/>
                            <w:right w:val="none" w:sz="0" w:space="0" w:color="auto"/>
                          </w:divBdr>
                        </w:div>
                        <w:div w:id="764303007">
                          <w:marLeft w:val="640"/>
                          <w:marRight w:val="0"/>
                          <w:marTop w:val="0"/>
                          <w:marBottom w:val="0"/>
                          <w:divBdr>
                            <w:top w:val="none" w:sz="0" w:space="0" w:color="auto"/>
                            <w:left w:val="none" w:sz="0" w:space="0" w:color="auto"/>
                            <w:bottom w:val="none" w:sz="0" w:space="0" w:color="auto"/>
                            <w:right w:val="none" w:sz="0" w:space="0" w:color="auto"/>
                          </w:divBdr>
                        </w:div>
                        <w:div w:id="804355468">
                          <w:marLeft w:val="640"/>
                          <w:marRight w:val="0"/>
                          <w:marTop w:val="0"/>
                          <w:marBottom w:val="0"/>
                          <w:divBdr>
                            <w:top w:val="none" w:sz="0" w:space="0" w:color="auto"/>
                            <w:left w:val="none" w:sz="0" w:space="0" w:color="auto"/>
                            <w:bottom w:val="none" w:sz="0" w:space="0" w:color="auto"/>
                            <w:right w:val="none" w:sz="0" w:space="0" w:color="auto"/>
                          </w:divBdr>
                        </w:div>
                        <w:div w:id="894387096">
                          <w:marLeft w:val="640"/>
                          <w:marRight w:val="0"/>
                          <w:marTop w:val="0"/>
                          <w:marBottom w:val="0"/>
                          <w:divBdr>
                            <w:top w:val="none" w:sz="0" w:space="0" w:color="auto"/>
                            <w:left w:val="none" w:sz="0" w:space="0" w:color="auto"/>
                            <w:bottom w:val="none" w:sz="0" w:space="0" w:color="auto"/>
                            <w:right w:val="none" w:sz="0" w:space="0" w:color="auto"/>
                          </w:divBdr>
                        </w:div>
                        <w:div w:id="913473254">
                          <w:marLeft w:val="640"/>
                          <w:marRight w:val="0"/>
                          <w:marTop w:val="0"/>
                          <w:marBottom w:val="0"/>
                          <w:divBdr>
                            <w:top w:val="none" w:sz="0" w:space="0" w:color="auto"/>
                            <w:left w:val="none" w:sz="0" w:space="0" w:color="auto"/>
                            <w:bottom w:val="none" w:sz="0" w:space="0" w:color="auto"/>
                            <w:right w:val="none" w:sz="0" w:space="0" w:color="auto"/>
                          </w:divBdr>
                        </w:div>
                        <w:div w:id="1014770276">
                          <w:marLeft w:val="640"/>
                          <w:marRight w:val="0"/>
                          <w:marTop w:val="0"/>
                          <w:marBottom w:val="0"/>
                          <w:divBdr>
                            <w:top w:val="none" w:sz="0" w:space="0" w:color="auto"/>
                            <w:left w:val="none" w:sz="0" w:space="0" w:color="auto"/>
                            <w:bottom w:val="none" w:sz="0" w:space="0" w:color="auto"/>
                            <w:right w:val="none" w:sz="0" w:space="0" w:color="auto"/>
                          </w:divBdr>
                        </w:div>
                        <w:div w:id="1026296169">
                          <w:marLeft w:val="640"/>
                          <w:marRight w:val="0"/>
                          <w:marTop w:val="0"/>
                          <w:marBottom w:val="0"/>
                          <w:divBdr>
                            <w:top w:val="none" w:sz="0" w:space="0" w:color="auto"/>
                            <w:left w:val="none" w:sz="0" w:space="0" w:color="auto"/>
                            <w:bottom w:val="none" w:sz="0" w:space="0" w:color="auto"/>
                            <w:right w:val="none" w:sz="0" w:space="0" w:color="auto"/>
                          </w:divBdr>
                        </w:div>
                        <w:div w:id="1129669943">
                          <w:marLeft w:val="640"/>
                          <w:marRight w:val="0"/>
                          <w:marTop w:val="0"/>
                          <w:marBottom w:val="0"/>
                          <w:divBdr>
                            <w:top w:val="none" w:sz="0" w:space="0" w:color="auto"/>
                            <w:left w:val="none" w:sz="0" w:space="0" w:color="auto"/>
                            <w:bottom w:val="none" w:sz="0" w:space="0" w:color="auto"/>
                            <w:right w:val="none" w:sz="0" w:space="0" w:color="auto"/>
                          </w:divBdr>
                        </w:div>
                        <w:div w:id="1148328841">
                          <w:marLeft w:val="640"/>
                          <w:marRight w:val="0"/>
                          <w:marTop w:val="0"/>
                          <w:marBottom w:val="0"/>
                          <w:divBdr>
                            <w:top w:val="none" w:sz="0" w:space="0" w:color="auto"/>
                            <w:left w:val="none" w:sz="0" w:space="0" w:color="auto"/>
                            <w:bottom w:val="none" w:sz="0" w:space="0" w:color="auto"/>
                            <w:right w:val="none" w:sz="0" w:space="0" w:color="auto"/>
                          </w:divBdr>
                        </w:div>
                        <w:div w:id="1152523431">
                          <w:marLeft w:val="640"/>
                          <w:marRight w:val="0"/>
                          <w:marTop w:val="0"/>
                          <w:marBottom w:val="0"/>
                          <w:divBdr>
                            <w:top w:val="none" w:sz="0" w:space="0" w:color="auto"/>
                            <w:left w:val="none" w:sz="0" w:space="0" w:color="auto"/>
                            <w:bottom w:val="none" w:sz="0" w:space="0" w:color="auto"/>
                            <w:right w:val="none" w:sz="0" w:space="0" w:color="auto"/>
                          </w:divBdr>
                        </w:div>
                        <w:div w:id="1233277299">
                          <w:marLeft w:val="640"/>
                          <w:marRight w:val="0"/>
                          <w:marTop w:val="0"/>
                          <w:marBottom w:val="0"/>
                          <w:divBdr>
                            <w:top w:val="none" w:sz="0" w:space="0" w:color="auto"/>
                            <w:left w:val="none" w:sz="0" w:space="0" w:color="auto"/>
                            <w:bottom w:val="none" w:sz="0" w:space="0" w:color="auto"/>
                            <w:right w:val="none" w:sz="0" w:space="0" w:color="auto"/>
                          </w:divBdr>
                        </w:div>
                        <w:div w:id="1449739962">
                          <w:marLeft w:val="640"/>
                          <w:marRight w:val="0"/>
                          <w:marTop w:val="0"/>
                          <w:marBottom w:val="0"/>
                          <w:divBdr>
                            <w:top w:val="none" w:sz="0" w:space="0" w:color="auto"/>
                            <w:left w:val="none" w:sz="0" w:space="0" w:color="auto"/>
                            <w:bottom w:val="none" w:sz="0" w:space="0" w:color="auto"/>
                            <w:right w:val="none" w:sz="0" w:space="0" w:color="auto"/>
                          </w:divBdr>
                        </w:div>
                        <w:div w:id="1468475530">
                          <w:marLeft w:val="640"/>
                          <w:marRight w:val="0"/>
                          <w:marTop w:val="0"/>
                          <w:marBottom w:val="0"/>
                          <w:divBdr>
                            <w:top w:val="none" w:sz="0" w:space="0" w:color="auto"/>
                            <w:left w:val="none" w:sz="0" w:space="0" w:color="auto"/>
                            <w:bottom w:val="none" w:sz="0" w:space="0" w:color="auto"/>
                            <w:right w:val="none" w:sz="0" w:space="0" w:color="auto"/>
                          </w:divBdr>
                        </w:div>
                        <w:div w:id="1495562071">
                          <w:marLeft w:val="640"/>
                          <w:marRight w:val="0"/>
                          <w:marTop w:val="0"/>
                          <w:marBottom w:val="0"/>
                          <w:divBdr>
                            <w:top w:val="none" w:sz="0" w:space="0" w:color="auto"/>
                            <w:left w:val="none" w:sz="0" w:space="0" w:color="auto"/>
                            <w:bottom w:val="none" w:sz="0" w:space="0" w:color="auto"/>
                            <w:right w:val="none" w:sz="0" w:space="0" w:color="auto"/>
                          </w:divBdr>
                        </w:div>
                        <w:div w:id="1498233339">
                          <w:marLeft w:val="640"/>
                          <w:marRight w:val="0"/>
                          <w:marTop w:val="0"/>
                          <w:marBottom w:val="0"/>
                          <w:divBdr>
                            <w:top w:val="none" w:sz="0" w:space="0" w:color="auto"/>
                            <w:left w:val="none" w:sz="0" w:space="0" w:color="auto"/>
                            <w:bottom w:val="none" w:sz="0" w:space="0" w:color="auto"/>
                            <w:right w:val="none" w:sz="0" w:space="0" w:color="auto"/>
                          </w:divBdr>
                        </w:div>
                        <w:div w:id="1576084264">
                          <w:marLeft w:val="640"/>
                          <w:marRight w:val="0"/>
                          <w:marTop w:val="0"/>
                          <w:marBottom w:val="0"/>
                          <w:divBdr>
                            <w:top w:val="none" w:sz="0" w:space="0" w:color="auto"/>
                            <w:left w:val="none" w:sz="0" w:space="0" w:color="auto"/>
                            <w:bottom w:val="none" w:sz="0" w:space="0" w:color="auto"/>
                            <w:right w:val="none" w:sz="0" w:space="0" w:color="auto"/>
                          </w:divBdr>
                        </w:div>
                        <w:div w:id="1617370553">
                          <w:marLeft w:val="640"/>
                          <w:marRight w:val="0"/>
                          <w:marTop w:val="0"/>
                          <w:marBottom w:val="0"/>
                          <w:divBdr>
                            <w:top w:val="none" w:sz="0" w:space="0" w:color="auto"/>
                            <w:left w:val="none" w:sz="0" w:space="0" w:color="auto"/>
                            <w:bottom w:val="none" w:sz="0" w:space="0" w:color="auto"/>
                            <w:right w:val="none" w:sz="0" w:space="0" w:color="auto"/>
                          </w:divBdr>
                        </w:div>
                        <w:div w:id="1626547837">
                          <w:marLeft w:val="640"/>
                          <w:marRight w:val="0"/>
                          <w:marTop w:val="0"/>
                          <w:marBottom w:val="0"/>
                          <w:divBdr>
                            <w:top w:val="none" w:sz="0" w:space="0" w:color="auto"/>
                            <w:left w:val="none" w:sz="0" w:space="0" w:color="auto"/>
                            <w:bottom w:val="none" w:sz="0" w:space="0" w:color="auto"/>
                            <w:right w:val="none" w:sz="0" w:space="0" w:color="auto"/>
                          </w:divBdr>
                        </w:div>
                        <w:div w:id="1626889594">
                          <w:marLeft w:val="640"/>
                          <w:marRight w:val="0"/>
                          <w:marTop w:val="0"/>
                          <w:marBottom w:val="0"/>
                          <w:divBdr>
                            <w:top w:val="none" w:sz="0" w:space="0" w:color="auto"/>
                            <w:left w:val="none" w:sz="0" w:space="0" w:color="auto"/>
                            <w:bottom w:val="none" w:sz="0" w:space="0" w:color="auto"/>
                            <w:right w:val="none" w:sz="0" w:space="0" w:color="auto"/>
                          </w:divBdr>
                        </w:div>
                        <w:div w:id="1713967678">
                          <w:marLeft w:val="640"/>
                          <w:marRight w:val="0"/>
                          <w:marTop w:val="0"/>
                          <w:marBottom w:val="0"/>
                          <w:divBdr>
                            <w:top w:val="none" w:sz="0" w:space="0" w:color="auto"/>
                            <w:left w:val="none" w:sz="0" w:space="0" w:color="auto"/>
                            <w:bottom w:val="none" w:sz="0" w:space="0" w:color="auto"/>
                            <w:right w:val="none" w:sz="0" w:space="0" w:color="auto"/>
                          </w:divBdr>
                        </w:div>
                        <w:div w:id="1736733515">
                          <w:marLeft w:val="640"/>
                          <w:marRight w:val="0"/>
                          <w:marTop w:val="0"/>
                          <w:marBottom w:val="0"/>
                          <w:divBdr>
                            <w:top w:val="none" w:sz="0" w:space="0" w:color="auto"/>
                            <w:left w:val="none" w:sz="0" w:space="0" w:color="auto"/>
                            <w:bottom w:val="none" w:sz="0" w:space="0" w:color="auto"/>
                            <w:right w:val="none" w:sz="0" w:space="0" w:color="auto"/>
                          </w:divBdr>
                        </w:div>
                        <w:div w:id="1760566301">
                          <w:marLeft w:val="640"/>
                          <w:marRight w:val="0"/>
                          <w:marTop w:val="0"/>
                          <w:marBottom w:val="0"/>
                          <w:divBdr>
                            <w:top w:val="none" w:sz="0" w:space="0" w:color="auto"/>
                            <w:left w:val="none" w:sz="0" w:space="0" w:color="auto"/>
                            <w:bottom w:val="none" w:sz="0" w:space="0" w:color="auto"/>
                            <w:right w:val="none" w:sz="0" w:space="0" w:color="auto"/>
                          </w:divBdr>
                        </w:div>
                        <w:div w:id="1790080293">
                          <w:marLeft w:val="640"/>
                          <w:marRight w:val="0"/>
                          <w:marTop w:val="0"/>
                          <w:marBottom w:val="0"/>
                          <w:divBdr>
                            <w:top w:val="none" w:sz="0" w:space="0" w:color="auto"/>
                            <w:left w:val="none" w:sz="0" w:space="0" w:color="auto"/>
                            <w:bottom w:val="none" w:sz="0" w:space="0" w:color="auto"/>
                            <w:right w:val="none" w:sz="0" w:space="0" w:color="auto"/>
                          </w:divBdr>
                        </w:div>
                        <w:div w:id="1806770826">
                          <w:marLeft w:val="640"/>
                          <w:marRight w:val="0"/>
                          <w:marTop w:val="0"/>
                          <w:marBottom w:val="0"/>
                          <w:divBdr>
                            <w:top w:val="none" w:sz="0" w:space="0" w:color="auto"/>
                            <w:left w:val="none" w:sz="0" w:space="0" w:color="auto"/>
                            <w:bottom w:val="none" w:sz="0" w:space="0" w:color="auto"/>
                            <w:right w:val="none" w:sz="0" w:space="0" w:color="auto"/>
                          </w:divBdr>
                        </w:div>
                        <w:div w:id="1823542191">
                          <w:marLeft w:val="640"/>
                          <w:marRight w:val="0"/>
                          <w:marTop w:val="0"/>
                          <w:marBottom w:val="0"/>
                          <w:divBdr>
                            <w:top w:val="none" w:sz="0" w:space="0" w:color="auto"/>
                            <w:left w:val="none" w:sz="0" w:space="0" w:color="auto"/>
                            <w:bottom w:val="none" w:sz="0" w:space="0" w:color="auto"/>
                            <w:right w:val="none" w:sz="0" w:space="0" w:color="auto"/>
                          </w:divBdr>
                        </w:div>
                        <w:div w:id="1875658094">
                          <w:marLeft w:val="640"/>
                          <w:marRight w:val="0"/>
                          <w:marTop w:val="0"/>
                          <w:marBottom w:val="0"/>
                          <w:divBdr>
                            <w:top w:val="none" w:sz="0" w:space="0" w:color="auto"/>
                            <w:left w:val="none" w:sz="0" w:space="0" w:color="auto"/>
                            <w:bottom w:val="none" w:sz="0" w:space="0" w:color="auto"/>
                            <w:right w:val="none" w:sz="0" w:space="0" w:color="auto"/>
                          </w:divBdr>
                        </w:div>
                        <w:div w:id="1882357208">
                          <w:marLeft w:val="640"/>
                          <w:marRight w:val="0"/>
                          <w:marTop w:val="0"/>
                          <w:marBottom w:val="0"/>
                          <w:divBdr>
                            <w:top w:val="none" w:sz="0" w:space="0" w:color="auto"/>
                            <w:left w:val="none" w:sz="0" w:space="0" w:color="auto"/>
                            <w:bottom w:val="none" w:sz="0" w:space="0" w:color="auto"/>
                            <w:right w:val="none" w:sz="0" w:space="0" w:color="auto"/>
                          </w:divBdr>
                        </w:div>
                        <w:div w:id="2105492149">
                          <w:marLeft w:val="640"/>
                          <w:marRight w:val="0"/>
                          <w:marTop w:val="0"/>
                          <w:marBottom w:val="0"/>
                          <w:divBdr>
                            <w:top w:val="none" w:sz="0" w:space="0" w:color="auto"/>
                            <w:left w:val="none" w:sz="0" w:space="0" w:color="auto"/>
                            <w:bottom w:val="none" w:sz="0" w:space="0" w:color="auto"/>
                            <w:right w:val="none" w:sz="0" w:space="0" w:color="auto"/>
                          </w:divBdr>
                        </w:div>
                        <w:div w:id="2107189578">
                          <w:marLeft w:val="640"/>
                          <w:marRight w:val="0"/>
                          <w:marTop w:val="0"/>
                          <w:marBottom w:val="0"/>
                          <w:divBdr>
                            <w:top w:val="none" w:sz="0" w:space="0" w:color="auto"/>
                            <w:left w:val="none" w:sz="0" w:space="0" w:color="auto"/>
                            <w:bottom w:val="none" w:sz="0" w:space="0" w:color="auto"/>
                            <w:right w:val="none" w:sz="0" w:space="0" w:color="auto"/>
                          </w:divBdr>
                        </w:div>
                      </w:divsChild>
                    </w:div>
                    <w:div w:id="1285694245">
                      <w:marLeft w:val="0"/>
                      <w:marRight w:val="0"/>
                      <w:marTop w:val="0"/>
                      <w:marBottom w:val="0"/>
                      <w:divBdr>
                        <w:top w:val="none" w:sz="0" w:space="0" w:color="auto"/>
                        <w:left w:val="none" w:sz="0" w:space="0" w:color="auto"/>
                        <w:bottom w:val="none" w:sz="0" w:space="0" w:color="auto"/>
                        <w:right w:val="none" w:sz="0" w:space="0" w:color="auto"/>
                      </w:divBdr>
                      <w:divsChild>
                        <w:div w:id="102503924">
                          <w:marLeft w:val="640"/>
                          <w:marRight w:val="0"/>
                          <w:marTop w:val="0"/>
                          <w:marBottom w:val="0"/>
                          <w:divBdr>
                            <w:top w:val="none" w:sz="0" w:space="0" w:color="auto"/>
                            <w:left w:val="none" w:sz="0" w:space="0" w:color="auto"/>
                            <w:bottom w:val="none" w:sz="0" w:space="0" w:color="auto"/>
                            <w:right w:val="none" w:sz="0" w:space="0" w:color="auto"/>
                          </w:divBdr>
                        </w:div>
                        <w:div w:id="184172074">
                          <w:marLeft w:val="640"/>
                          <w:marRight w:val="0"/>
                          <w:marTop w:val="0"/>
                          <w:marBottom w:val="0"/>
                          <w:divBdr>
                            <w:top w:val="none" w:sz="0" w:space="0" w:color="auto"/>
                            <w:left w:val="none" w:sz="0" w:space="0" w:color="auto"/>
                            <w:bottom w:val="none" w:sz="0" w:space="0" w:color="auto"/>
                            <w:right w:val="none" w:sz="0" w:space="0" w:color="auto"/>
                          </w:divBdr>
                        </w:div>
                        <w:div w:id="284970844">
                          <w:marLeft w:val="640"/>
                          <w:marRight w:val="0"/>
                          <w:marTop w:val="0"/>
                          <w:marBottom w:val="0"/>
                          <w:divBdr>
                            <w:top w:val="none" w:sz="0" w:space="0" w:color="auto"/>
                            <w:left w:val="none" w:sz="0" w:space="0" w:color="auto"/>
                            <w:bottom w:val="none" w:sz="0" w:space="0" w:color="auto"/>
                            <w:right w:val="none" w:sz="0" w:space="0" w:color="auto"/>
                          </w:divBdr>
                        </w:div>
                        <w:div w:id="359625478">
                          <w:marLeft w:val="640"/>
                          <w:marRight w:val="0"/>
                          <w:marTop w:val="0"/>
                          <w:marBottom w:val="0"/>
                          <w:divBdr>
                            <w:top w:val="none" w:sz="0" w:space="0" w:color="auto"/>
                            <w:left w:val="none" w:sz="0" w:space="0" w:color="auto"/>
                            <w:bottom w:val="none" w:sz="0" w:space="0" w:color="auto"/>
                            <w:right w:val="none" w:sz="0" w:space="0" w:color="auto"/>
                          </w:divBdr>
                        </w:div>
                        <w:div w:id="453403235">
                          <w:marLeft w:val="640"/>
                          <w:marRight w:val="0"/>
                          <w:marTop w:val="0"/>
                          <w:marBottom w:val="0"/>
                          <w:divBdr>
                            <w:top w:val="none" w:sz="0" w:space="0" w:color="auto"/>
                            <w:left w:val="none" w:sz="0" w:space="0" w:color="auto"/>
                            <w:bottom w:val="none" w:sz="0" w:space="0" w:color="auto"/>
                            <w:right w:val="none" w:sz="0" w:space="0" w:color="auto"/>
                          </w:divBdr>
                        </w:div>
                        <w:div w:id="494033076">
                          <w:marLeft w:val="640"/>
                          <w:marRight w:val="0"/>
                          <w:marTop w:val="0"/>
                          <w:marBottom w:val="0"/>
                          <w:divBdr>
                            <w:top w:val="none" w:sz="0" w:space="0" w:color="auto"/>
                            <w:left w:val="none" w:sz="0" w:space="0" w:color="auto"/>
                            <w:bottom w:val="none" w:sz="0" w:space="0" w:color="auto"/>
                            <w:right w:val="none" w:sz="0" w:space="0" w:color="auto"/>
                          </w:divBdr>
                        </w:div>
                        <w:div w:id="531528602">
                          <w:marLeft w:val="640"/>
                          <w:marRight w:val="0"/>
                          <w:marTop w:val="0"/>
                          <w:marBottom w:val="0"/>
                          <w:divBdr>
                            <w:top w:val="none" w:sz="0" w:space="0" w:color="auto"/>
                            <w:left w:val="none" w:sz="0" w:space="0" w:color="auto"/>
                            <w:bottom w:val="none" w:sz="0" w:space="0" w:color="auto"/>
                            <w:right w:val="none" w:sz="0" w:space="0" w:color="auto"/>
                          </w:divBdr>
                        </w:div>
                        <w:div w:id="536428922">
                          <w:marLeft w:val="640"/>
                          <w:marRight w:val="0"/>
                          <w:marTop w:val="0"/>
                          <w:marBottom w:val="0"/>
                          <w:divBdr>
                            <w:top w:val="none" w:sz="0" w:space="0" w:color="auto"/>
                            <w:left w:val="none" w:sz="0" w:space="0" w:color="auto"/>
                            <w:bottom w:val="none" w:sz="0" w:space="0" w:color="auto"/>
                            <w:right w:val="none" w:sz="0" w:space="0" w:color="auto"/>
                          </w:divBdr>
                        </w:div>
                        <w:div w:id="549077567">
                          <w:marLeft w:val="640"/>
                          <w:marRight w:val="0"/>
                          <w:marTop w:val="0"/>
                          <w:marBottom w:val="0"/>
                          <w:divBdr>
                            <w:top w:val="none" w:sz="0" w:space="0" w:color="auto"/>
                            <w:left w:val="none" w:sz="0" w:space="0" w:color="auto"/>
                            <w:bottom w:val="none" w:sz="0" w:space="0" w:color="auto"/>
                            <w:right w:val="none" w:sz="0" w:space="0" w:color="auto"/>
                          </w:divBdr>
                        </w:div>
                        <w:div w:id="552546885">
                          <w:marLeft w:val="640"/>
                          <w:marRight w:val="0"/>
                          <w:marTop w:val="0"/>
                          <w:marBottom w:val="0"/>
                          <w:divBdr>
                            <w:top w:val="none" w:sz="0" w:space="0" w:color="auto"/>
                            <w:left w:val="none" w:sz="0" w:space="0" w:color="auto"/>
                            <w:bottom w:val="none" w:sz="0" w:space="0" w:color="auto"/>
                            <w:right w:val="none" w:sz="0" w:space="0" w:color="auto"/>
                          </w:divBdr>
                        </w:div>
                        <w:div w:id="594023199">
                          <w:marLeft w:val="640"/>
                          <w:marRight w:val="0"/>
                          <w:marTop w:val="0"/>
                          <w:marBottom w:val="0"/>
                          <w:divBdr>
                            <w:top w:val="none" w:sz="0" w:space="0" w:color="auto"/>
                            <w:left w:val="none" w:sz="0" w:space="0" w:color="auto"/>
                            <w:bottom w:val="none" w:sz="0" w:space="0" w:color="auto"/>
                            <w:right w:val="none" w:sz="0" w:space="0" w:color="auto"/>
                          </w:divBdr>
                        </w:div>
                        <w:div w:id="648244079">
                          <w:marLeft w:val="640"/>
                          <w:marRight w:val="0"/>
                          <w:marTop w:val="0"/>
                          <w:marBottom w:val="0"/>
                          <w:divBdr>
                            <w:top w:val="none" w:sz="0" w:space="0" w:color="auto"/>
                            <w:left w:val="none" w:sz="0" w:space="0" w:color="auto"/>
                            <w:bottom w:val="none" w:sz="0" w:space="0" w:color="auto"/>
                            <w:right w:val="none" w:sz="0" w:space="0" w:color="auto"/>
                          </w:divBdr>
                        </w:div>
                        <w:div w:id="649792450">
                          <w:marLeft w:val="640"/>
                          <w:marRight w:val="0"/>
                          <w:marTop w:val="0"/>
                          <w:marBottom w:val="0"/>
                          <w:divBdr>
                            <w:top w:val="none" w:sz="0" w:space="0" w:color="auto"/>
                            <w:left w:val="none" w:sz="0" w:space="0" w:color="auto"/>
                            <w:bottom w:val="none" w:sz="0" w:space="0" w:color="auto"/>
                            <w:right w:val="none" w:sz="0" w:space="0" w:color="auto"/>
                          </w:divBdr>
                        </w:div>
                        <w:div w:id="717900816">
                          <w:marLeft w:val="640"/>
                          <w:marRight w:val="0"/>
                          <w:marTop w:val="0"/>
                          <w:marBottom w:val="0"/>
                          <w:divBdr>
                            <w:top w:val="none" w:sz="0" w:space="0" w:color="auto"/>
                            <w:left w:val="none" w:sz="0" w:space="0" w:color="auto"/>
                            <w:bottom w:val="none" w:sz="0" w:space="0" w:color="auto"/>
                            <w:right w:val="none" w:sz="0" w:space="0" w:color="auto"/>
                          </w:divBdr>
                        </w:div>
                        <w:div w:id="809327138">
                          <w:marLeft w:val="640"/>
                          <w:marRight w:val="0"/>
                          <w:marTop w:val="0"/>
                          <w:marBottom w:val="0"/>
                          <w:divBdr>
                            <w:top w:val="none" w:sz="0" w:space="0" w:color="auto"/>
                            <w:left w:val="none" w:sz="0" w:space="0" w:color="auto"/>
                            <w:bottom w:val="none" w:sz="0" w:space="0" w:color="auto"/>
                            <w:right w:val="none" w:sz="0" w:space="0" w:color="auto"/>
                          </w:divBdr>
                        </w:div>
                        <w:div w:id="837815802">
                          <w:marLeft w:val="640"/>
                          <w:marRight w:val="0"/>
                          <w:marTop w:val="0"/>
                          <w:marBottom w:val="0"/>
                          <w:divBdr>
                            <w:top w:val="none" w:sz="0" w:space="0" w:color="auto"/>
                            <w:left w:val="none" w:sz="0" w:space="0" w:color="auto"/>
                            <w:bottom w:val="none" w:sz="0" w:space="0" w:color="auto"/>
                            <w:right w:val="none" w:sz="0" w:space="0" w:color="auto"/>
                          </w:divBdr>
                        </w:div>
                        <w:div w:id="930969209">
                          <w:marLeft w:val="640"/>
                          <w:marRight w:val="0"/>
                          <w:marTop w:val="0"/>
                          <w:marBottom w:val="0"/>
                          <w:divBdr>
                            <w:top w:val="none" w:sz="0" w:space="0" w:color="auto"/>
                            <w:left w:val="none" w:sz="0" w:space="0" w:color="auto"/>
                            <w:bottom w:val="none" w:sz="0" w:space="0" w:color="auto"/>
                            <w:right w:val="none" w:sz="0" w:space="0" w:color="auto"/>
                          </w:divBdr>
                        </w:div>
                        <w:div w:id="1037244818">
                          <w:marLeft w:val="640"/>
                          <w:marRight w:val="0"/>
                          <w:marTop w:val="0"/>
                          <w:marBottom w:val="0"/>
                          <w:divBdr>
                            <w:top w:val="none" w:sz="0" w:space="0" w:color="auto"/>
                            <w:left w:val="none" w:sz="0" w:space="0" w:color="auto"/>
                            <w:bottom w:val="none" w:sz="0" w:space="0" w:color="auto"/>
                            <w:right w:val="none" w:sz="0" w:space="0" w:color="auto"/>
                          </w:divBdr>
                        </w:div>
                        <w:div w:id="1094210939">
                          <w:marLeft w:val="640"/>
                          <w:marRight w:val="0"/>
                          <w:marTop w:val="0"/>
                          <w:marBottom w:val="0"/>
                          <w:divBdr>
                            <w:top w:val="none" w:sz="0" w:space="0" w:color="auto"/>
                            <w:left w:val="none" w:sz="0" w:space="0" w:color="auto"/>
                            <w:bottom w:val="none" w:sz="0" w:space="0" w:color="auto"/>
                            <w:right w:val="none" w:sz="0" w:space="0" w:color="auto"/>
                          </w:divBdr>
                        </w:div>
                        <w:div w:id="1116289553">
                          <w:marLeft w:val="640"/>
                          <w:marRight w:val="0"/>
                          <w:marTop w:val="0"/>
                          <w:marBottom w:val="0"/>
                          <w:divBdr>
                            <w:top w:val="none" w:sz="0" w:space="0" w:color="auto"/>
                            <w:left w:val="none" w:sz="0" w:space="0" w:color="auto"/>
                            <w:bottom w:val="none" w:sz="0" w:space="0" w:color="auto"/>
                            <w:right w:val="none" w:sz="0" w:space="0" w:color="auto"/>
                          </w:divBdr>
                        </w:div>
                        <w:div w:id="1118259113">
                          <w:marLeft w:val="640"/>
                          <w:marRight w:val="0"/>
                          <w:marTop w:val="0"/>
                          <w:marBottom w:val="0"/>
                          <w:divBdr>
                            <w:top w:val="none" w:sz="0" w:space="0" w:color="auto"/>
                            <w:left w:val="none" w:sz="0" w:space="0" w:color="auto"/>
                            <w:bottom w:val="none" w:sz="0" w:space="0" w:color="auto"/>
                            <w:right w:val="none" w:sz="0" w:space="0" w:color="auto"/>
                          </w:divBdr>
                        </w:div>
                        <w:div w:id="1156722054">
                          <w:marLeft w:val="640"/>
                          <w:marRight w:val="0"/>
                          <w:marTop w:val="0"/>
                          <w:marBottom w:val="0"/>
                          <w:divBdr>
                            <w:top w:val="none" w:sz="0" w:space="0" w:color="auto"/>
                            <w:left w:val="none" w:sz="0" w:space="0" w:color="auto"/>
                            <w:bottom w:val="none" w:sz="0" w:space="0" w:color="auto"/>
                            <w:right w:val="none" w:sz="0" w:space="0" w:color="auto"/>
                          </w:divBdr>
                        </w:div>
                        <w:div w:id="1160118889">
                          <w:marLeft w:val="640"/>
                          <w:marRight w:val="0"/>
                          <w:marTop w:val="0"/>
                          <w:marBottom w:val="0"/>
                          <w:divBdr>
                            <w:top w:val="none" w:sz="0" w:space="0" w:color="auto"/>
                            <w:left w:val="none" w:sz="0" w:space="0" w:color="auto"/>
                            <w:bottom w:val="none" w:sz="0" w:space="0" w:color="auto"/>
                            <w:right w:val="none" w:sz="0" w:space="0" w:color="auto"/>
                          </w:divBdr>
                        </w:div>
                        <w:div w:id="1181775976">
                          <w:marLeft w:val="640"/>
                          <w:marRight w:val="0"/>
                          <w:marTop w:val="0"/>
                          <w:marBottom w:val="0"/>
                          <w:divBdr>
                            <w:top w:val="none" w:sz="0" w:space="0" w:color="auto"/>
                            <w:left w:val="none" w:sz="0" w:space="0" w:color="auto"/>
                            <w:bottom w:val="none" w:sz="0" w:space="0" w:color="auto"/>
                            <w:right w:val="none" w:sz="0" w:space="0" w:color="auto"/>
                          </w:divBdr>
                        </w:div>
                        <w:div w:id="1214392552">
                          <w:marLeft w:val="640"/>
                          <w:marRight w:val="0"/>
                          <w:marTop w:val="0"/>
                          <w:marBottom w:val="0"/>
                          <w:divBdr>
                            <w:top w:val="none" w:sz="0" w:space="0" w:color="auto"/>
                            <w:left w:val="none" w:sz="0" w:space="0" w:color="auto"/>
                            <w:bottom w:val="none" w:sz="0" w:space="0" w:color="auto"/>
                            <w:right w:val="none" w:sz="0" w:space="0" w:color="auto"/>
                          </w:divBdr>
                        </w:div>
                        <w:div w:id="1240363599">
                          <w:marLeft w:val="640"/>
                          <w:marRight w:val="0"/>
                          <w:marTop w:val="0"/>
                          <w:marBottom w:val="0"/>
                          <w:divBdr>
                            <w:top w:val="none" w:sz="0" w:space="0" w:color="auto"/>
                            <w:left w:val="none" w:sz="0" w:space="0" w:color="auto"/>
                            <w:bottom w:val="none" w:sz="0" w:space="0" w:color="auto"/>
                            <w:right w:val="none" w:sz="0" w:space="0" w:color="auto"/>
                          </w:divBdr>
                        </w:div>
                        <w:div w:id="1252619936">
                          <w:marLeft w:val="640"/>
                          <w:marRight w:val="0"/>
                          <w:marTop w:val="0"/>
                          <w:marBottom w:val="0"/>
                          <w:divBdr>
                            <w:top w:val="none" w:sz="0" w:space="0" w:color="auto"/>
                            <w:left w:val="none" w:sz="0" w:space="0" w:color="auto"/>
                            <w:bottom w:val="none" w:sz="0" w:space="0" w:color="auto"/>
                            <w:right w:val="none" w:sz="0" w:space="0" w:color="auto"/>
                          </w:divBdr>
                        </w:div>
                        <w:div w:id="1311712417">
                          <w:marLeft w:val="640"/>
                          <w:marRight w:val="0"/>
                          <w:marTop w:val="0"/>
                          <w:marBottom w:val="0"/>
                          <w:divBdr>
                            <w:top w:val="none" w:sz="0" w:space="0" w:color="auto"/>
                            <w:left w:val="none" w:sz="0" w:space="0" w:color="auto"/>
                            <w:bottom w:val="none" w:sz="0" w:space="0" w:color="auto"/>
                            <w:right w:val="none" w:sz="0" w:space="0" w:color="auto"/>
                          </w:divBdr>
                        </w:div>
                        <w:div w:id="1399203136">
                          <w:marLeft w:val="640"/>
                          <w:marRight w:val="0"/>
                          <w:marTop w:val="0"/>
                          <w:marBottom w:val="0"/>
                          <w:divBdr>
                            <w:top w:val="none" w:sz="0" w:space="0" w:color="auto"/>
                            <w:left w:val="none" w:sz="0" w:space="0" w:color="auto"/>
                            <w:bottom w:val="none" w:sz="0" w:space="0" w:color="auto"/>
                            <w:right w:val="none" w:sz="0" w:space="0" w:color="auto"/>
                          </w:divBdr>
                        </w:div>
                        <w:div w:id="1435901995">
                          <w:marLeft w:val="640"/>
                          <w:marRight w:val="0"/>
                          <w:marTop w:val="0"/>
                          <w:marBottom w:val="0"/>
                          <w:divBdr>
                            <w:top w:val="none" w:sz="0" w:space="0" w:color="auto"/>
                            <w:left w:val="none" w:sz="0" w:space="0" w:color="auto"/>
                            <w:bottom w:val="none" w:sz="0" w:space="0" w:color="auto"/>
                            <w:right w:val="none" w:sz="0" w:space="0" w:color="auto"/>
                          </w:divBdr>
                        </w:div>
                        <w:div w:id="1457793686">
                          <w:marLeft w:val="640"/>
                          <w:marRight w:val="0"/>
                          <w:marTop w:val="0"/>
                          <w:marBottom w:val="0"/>
                          <w:divBdr>
                            <w:top w:val="none" w:sz="0" w:space="0" w:color="auto"/>
                            <w:left w:val="none" w:sz="0" w:space="0" w:color="auto"/>
                            <w:bottom w:val="none" w:sz="0" w:space="0" w:color="auto"/>
                            <w:right w:val="none" w:sz="0" w:space="0" w:color="auto"/>
                          </w:divBdr>
                        </w:div>
                        <w:div w:id="1469322661">
                          <w:marLeft w:val="640"/>
                          <w:marRight w:val="0"/>
                          <w:marTop w:val="0"/>
                          <w:marBottom w:val="0"/>
                          <w:divBdr>
                            <w:top w:val="none" w:sz="0" w:space="0" w:color="auto"/>
                            <w:left w:val="none" w:sz="0" w:space="0" w:color="auto"/>
                            <w:bottom w:val="none" w:sz="0" w:space="0" w:color="auto"/>
                            <w:right w:val="none" w:sz="0" w:space="0" w:color="auto"/>
                          </w:divBdr>
                        </w:div>
                        <w:div w:id="1531995658">
                          <w:marLeft w:val="640"/>
                          <w:marRight w:val="0"/>
                          <w:marTop w:val="0"/>
                          <w:marBottom w:val="0"/>
                          <w:divBdr>
                            <w:top w:val="none" w:sz="0" w:space="0" w:color="auto"/>
                            <w:left w:val="none" w:sz="0" w:space="0" w:color="auto"/>
                            <w:bottom w:val="none" w:sz="0" w:space="0" w:color="auto"/>
                            <w:right w:val="none" w:sz="0" w:space="0" w:color="auto"/>
                          </w:divBdr>
                        </w:div>
                        <w:div w:id="1626888173">
                          <w:marLeft w:val="640"/>
                          <w:marRight w:val="0"/>
                          <w:marTop w:val="0"/>
                          <w:marBottom w:val="0"/>
                          <w:divBdr>
                            <w:top w:val="none" w:sz="0" w:space="0" w:color="auto"/>
                            <w:left w:val="none" w:sz="0" w:space="0" w:color="auto"/>
                            <w:bottom w:val="none" w:sz="0" w:space="0" w:color="auto"/>
                            <w:right w:val="none" w:sz="0" w:space="0" w:color="auto"/>
                          </w:divBdr>
                        </w:div>
                        <w:div w:id="1629119732">
                          <w:marLeft w:val="640"/>
                          <w:marRight w:val="0"/>
                          <w:marTop w:val="0"/>
                          <w:marBottom w:val="0"/>
                          <w:divBdr>
                            <w:top w:val="none" w:sz="0" w:space="0" w:color="auto"/>
                            <w:left w:val="none" w:sz="0" w:space="0" w:color="auto"/>
                            <w:bottom w:val="none" w:sz="0" w:space="0" w:color="auto"/>
                            <w:right w:val="none" w:sz="0" w:space="0" w:color="auto"/>
                          </w:divBdr>
                        </w:div>
                        <w:div w:id="1636989686">
                          <w:marLeft w:val="640"/>
                          <w:marRight w:val="0"/>
                          <w:marTop w:val="0"/>
                          <w:marBottom w:val="0"/>
                          <w:divBdr>
                            <w:top w:val="none" w:sz="0" w:space="0" w:color="auto"/>
                            <w:left w:val="none" w:sz="0" w:space="0" w:color="auto"/>
                            <w:bottom w:val="none" w:sz="0" w:space="0" w:color="auto"/>
                            <w:right w:val="none" w:sz="0" w:space="0" w:color="auto"/>
                          </w:divBdr>
                        </w:div>
                        <w:div w:id="1674452887">
                          <w:marLeft w:val="640"/>
                          <w:marRight w:val="0"/>
                          <w:marTop w:val="0"/>
                          <w:marBottom w:val="0"/>
                          <w:divBdr>
                            <w:top w:val="none" w:sz="0" w:space="0" w:color="auto"/>
                            <w:left w:val="none" w:sz="0" w:space="0" w:color="auto"/>
                            <w:bottom w:val="none" w:sz="0" w:space="0" w:color="auto"/>
                            <w:right w:val="none" w:sz="0" w:space="0" w:color="auto"/>
                          </w:divBdr>
                        </w:div>
                        <w:div w:id="1739743688">
                          <w:marLeft w:val="640"/>
                          <w:marRight w:val="0"/>
                          <w:marTop w:val="0"/>
                          <w:marBottom w:val="0"/>
                          <w:divBdr>
                            <w:top w:val="none" w:sz="0" w:space="0" w:color="auto"/>
                            <w:left w:val="none" w:sz="0" w:space="0" w:color="auto"/>
                            <w:bottom w:val="none" w:sz="0" w:space="0" w:color="auto"/>
                            <w:right w:val="none" w:sz="0" w:space="0" w:color="auto"/>
                          </w:divBdr>
                        </w:div>
                        <w:div w:id="1820883021">
                          <w:marLeft w:val="640"/>
                          <w:marRight w:val="0"/>
                          <w:marTop w:val="0"/>
                          <w:marBottom w:val="0"/>
                          <w:divBdr>
                            <w:top w:val="none" w:sz="0" w:space="0" w:color="auto"/>
                            <w:left w:val="none" w:sz="0" w:space="0" w:color="auto"/>
                            <w:bottom w:val="none" w:sz="0" w:space="0" w:color="auto"/>
                            <w:right w:val="none" w:sz="0" w:space="0" w:color="auto"/>
                          </w:divBdr>
                        </w:div>
                        <w:div w:id="1832208642">
                          <w:marLeft w:val="640"/>
                          <w:marRight w:val="0"/>
                          <w:marTop w:val="0"/>
                          <w:marBottom w:val="0"/>
                          <w:divBdr>
                            <w:top w:val="none" w:sz="0" w:space="0" w:color="auto"/>
                            <w:left w:val="none" w:sz="0" w:space="0" w:color="auto"/>
                            <w:bottom w:val="none" w:sz="0" w:space="0" w:color="auto"/>
                            <w:right w:val="none" w:sz="0" w:space="0" w:color="auto"/>
                          </w:divBdr>
                        </w:div>
                        <w:div w:id="1865050193">
                          <w:marLeft w:val="640"/>
                          <w:marRight w:val="0"/>
                          <w:marTop w:val="0"/>
                          <w:marBottom w:val="0"/>
                          <w:divBdr>
                            <w:top w:val="none" w:sz="0" w:space="0" w:color="auto"/>
                            <w:left w:val="none" w:sz="0" w:space="0" w:color="auto"/>
                            <w:bottom w:val="none" w:sz="0" w:space="0" w:color="auto"/>
                            <w:right w:val="none" w:sz="0" w:space="0" w:color="auto"/>
                          </w:divBdr>
                        </w:div>
                        <w:div w:id="1933854565">
                          <w:marLeft w:val="640"/>
                          <w:marRight w:val="0"/>
                          <w:marTop w:val="0"/>
                          <w:marBottom w:val="0"/>
                          <w:divBdr>
                            <w:top w:val="none" w:sz="0" w:space="0" w:color="auto"/>
                            <w:left w:val="none" w:sz="0" w:space="0" w:color="auto"/>
                            <w:bottom w:val="none" w:sz="0" w:space="0" w:color="auto"/>
                            <w:right w:val="none" w:sz="0" w:space="0" w:color="auto"/>
                          </w:divBdr>
                        </w:div>
                        <w:div w:id="1983927664">
                          <w:marLeft w:val="640"/>
                          <w:marRight w:val="0"/>
                          <w:marTop w:val="0"/>
                          <w:marBottom w:val="0"/>
                          <w:divBdr>
                            <w:top w:val="none" w:sz="0" w:space="0" w:color="auto"/>
                            <w:left w:val="none" w:sz="0" w:space="0" w:color="auto"/>
                            <w:bottom w:val="none" w:sz="0" w:space="0" w:color="auto"/>
                            <w:right w:val="none" w:sz="0" w:space="0" w:color="auto"/>
                          </w:divBdr>
                        </w:div>
                        <w:div w:id="2000500577">
                          <w:marLeft w:val="640"/>
                          <w:marRight w:val="0"/>
                          <w:marTop w:val="0"/>
                          <w:marBottom w:val="0"/>
                          <w:divBdr>
                            <w:top w:val="none" w:sz="0" w:space="0" w:color="auto"/>
                            <w:left w:val="none" w:sz="0" w:space="0" w:color="auto"/>
                            <w:bottom w:val="none" w:sz="0" w:space="0" w:color="auto"/>
                            <w:right w:val="none" w:sz="0" w:space="0" w:color="auto"/>
                          </w:divBdr>
                        </w:div>
                      </w:divsChild>
                    </w:div>
                    <w:div w:id="1355424465">
                      <w:marLeft w:val="0"/>
                      <w:marRight w:val="0"/>
                      <w:marTop w:val="0"/>
                      <w:marBottom w:val="0"/>
                      <w:divBdr>
                        <w:top w:val="none" w:sz="0" w:space="0" w:color="auto"/>
                        <w:left w:val="none" w:sz="0" w:space="0" w:color="auto"/>
                        <w:bottom w:val="none" w:sz="0" w:space="0" w:color="auto"/>
                        <w:right w:val="none" w:sz="0" w:space="0" w:color="auto"/>
                      </w:divBdr>
                      <w:divsChild>
                        <w:div w:id="76026010">
                          <w:marLeft w:val="640"/>
                          <w:marRight w:val="0"/>
                          <w:marTop w:val="0"/>
                          <w:marBottom w:val="0"/>
                          <w:divBdr>
                            <w:top w:val="none" w:sz="0" w:space="0" w:color="auto"/>
                            <w:left w:val="none" w:sz="0" w:space="0" w:color="auto"/>
                            <w:bottom w:val="none" w:sz="0" w:space="0" w:color="auto"/>
                            <w:right w:val="none" w:sz="0" w:space="0" w:color="auto"/>
                          </w:divBdr>
                        </w:div>
                        <w:div w:id="99683479">
                          <w:marLeft w:val="640"/>
                          <w:marRight w:val="0"/>
                          <w:marTop w:val="0"/>
                          <w:marBottom w:val="0"/>
                          <w:divBdr>
                            <w:top w:val="none" w:sz="0" w:space="0" w:color="auto"/>
                            <w:left w:val="none" w:sz="0" w:space="0" w:color="auto"/>
                            <w:bottom w:val="none" w:sz="0" w:space="0" w:color="auto"/>
                            <w:right w:val="none" w:sz="0" w:space="0" w:color="auto"/>
                          </w:divBdr>
                        </w:div>
                        <w:div w:id="122886411">
                          <w:marLeft w:val="640"/>
                          <w:marRight w:val="0"/>
                          <w:marTop w:val="0"/>
                          <w:marBottom w:val="0"/>
                          <w:divBdr>
                            <w:top w:val="none" w:sz="0" w:space="0" w:color="auto"/>
                            <w:left w:val="none" w:sz="0" w:space="0" w:color="auto"/>
                            <w:bottom w:val="none" w:sz="0" w:space="0" w:color="auto"/>
                            <w:right w:val="none" w:sz="0" w:space="0" w:color="auto"/>
                          </w:divBdr>
                        </w:div>
                        <w:div w:id="139813620">
                          <w:marLeft w:val="640"/>
                          <w:marRight w:val="0"/>
                          <w:marTop w:val="0"/>
                          <w:marBottom w:val="0"/>
                          <w:divBdr>
                            <w:top w:val="none" w:sz="0" w:space="0" w:color="auto"/>
                            <w:left w:val="none" w:sz="0" w:space="0" w:color="auto"/>
                            <w:bottom w:val="none" w:sz="0" w:space="0" w:color="auto"/>
                            <w:right w:val="none" w:sz="0" w:space="0" w:color="auto"/>
                          </w:divBdr>
                        </w:div>
                        <w:div w:id="214241712">
                          <w:marLeft w:val="640"/>
                          <w:marRight w:val="0"/>
                          <w:marTop w:val="0"/>
                          <w:marBottom w:val="0"/>
                          <w:divBdr>
                            <w:top w:val="none" w:sz="0" w:space="0" w:color="auto"/>
                            <w:left w:val="none" w:sz="0" w:space="0" w:color="auto"/>
                            <w:bottom w:val="none" w:sz="0" w:space="0" w:color="auto"/>
                            <w:right w:val="none" w:sz="0" w:space="0" w:color="auto"/>
                          </w:divBdr>
                        </w:div>
                        <w:div w:id="217715293">
                          <w:marLeft w:val="640"/>
                          <w:marRight w:val="0"/>
                          <w:marTop w:val="0"/>
                          <w:marBottom w:val="0"/>
                          <w:divBdr>
                            <w:top w:val="none" w:sz="0" w:space="0" w:color="auto"/>
                            <w:left w:val="none" w:sz="0" w:space="0" w:color="auto"/>
                            <w:bottom w:val="none" w:sz="0" w:space="0" w:color="auto"/>
                            <w:right w:val="none" w:sz="0" w:space="0" w:color="auto"/>
                          </w:divBdr>
                        </w:div>
                        <w:div w:id="304160883">
                          <w:marLeft w:val="640"/>
                          <w:marRight w:val="0"/>
                          <w:marTop w:val="0"/>
                          <w:marBottom w:val="0"/>
                          <w:divBdr>
                            <w:top w:val="none" w:sz="0" w:space="0" w:color="auto"/>
                            <w:left w:val="none" w:sz="0" w:space="0" w:color="auto"/>
                            <w:bottom w:val="none" w:sz="0" w:space="0" w:color="auto"/>
                            <w:right w:val="none" w:sz="0" w:space="0" w:color="auto"/>
                          </w:divBdr>
                        </w:div>
                        <w:div w:id="394821422">
                          <w:marLeft w:val="640"/>
                          <w:marRight w:val="0"/>
                          <w:marTop w:val="0"/>
                          <w:marBottom w:val="0"/>
                          <w:divBdr>
                            <w:top w:val="none" w:sz="0" w:space="0" w:color="auto"/>
                            <w:left w:val="none" w:sz="0" w:space="0" w:color="auto"/>
                            <w:bottom w:val="none" w:sz="0" w:space="0" w:color="auto"/>
                            <w:right w:val="none" w:sz="0" w:space="0" w:color="auto"/>
                          </w:divBdr>
                        </w:div>
                        <w:div w:id="600258029">
                          <w:marLeft w:val="640"/>
                          <w:marRight w:val="0"/>
                          <w:marTop w:val="0"/>
                          <w:marBottom w:val="0"/>
                          <w:divBdr>
                            <w:top w:val="none" w:sz="0" w:space="0" w:color="auto"/>
                            <w:left w:val="none" w:sz="0" w:space="0" w:color="auto"/>
                            <w:bottom w:val="none" w:sz="0" w:space="0" w:color="auto"/>
                            <w:right w:val="none" w:sz="0" w:space="0" w:color="auto"/>
                          </w:divBdr>
                        </w:div>
                        <w:div w:id="641542718">
                          <w:marLeft w:val="640"/>
                          <w:marRight w:val="0"/>
                          <w:marTop w:val="0"/>
                          <w:marBottom w:val="0"/>
                          <w:divBdr>
                            <w:top w:val="none" w:sz="0" w:space="0" w:color="auto"/>
                            <w:left w:val="none" w:sz="0" w:space="0" w:color="auto"/>
                            <w:bottom w:val="none" w:sz="0" w:space="0" w:color="auto"/>
                            <w:right w:val="none" w:sz="0" w:space="0" w:color="auto"/>
                          </w:divBdr>
                        </w:div>
                        <w:div w:id="661082135">
                          <w:marLeft w:val="640"/>
                          <w:marRight w:val="0"/>
                          <w:marTop w:val="0"/>
                          <w:marBottom w:val="0"/>
                          <w:divBdr>
                            <w:top w:val="none" w:sz="0" w:space="0" w:color="auto"/>
                            <w:left w:val="none" w:sz="0" w:space="0" w:color="auto"/>
                            <w:bottom w:val="none" w:sz="0" w:space="0" w:color="auto"/>
                            <w:right w:val="none" w:sz="0" w:space="0" w:color="auto"/>
                          </w:divBdr>
                        </w:div>
                        <w:div w:id="662859611">
                          <w:marLeft w:val="640"/>
                          <w:marRight w:val="0"/>
                          <w:marTop w:val="0"/>
                          <w:marBottom w:val="0"/>
                          <w:divBdr>
                            <w:top w:val="none" w:sz="0" w:space="0" w:color="auto"/>
                            <w:left w:val="none" w:sz="0" w:space="0" w:color="auto"/>
                            <w:bottom w:val="none" w:sz="0" w:space="0" w:color="auto"/>
                            <w:right w:val="none" w:sz="0" w:space="0" w:color="auto"/>
                          </w:divBdr>
                        </w:div>
                        <w:div w:id="755201487">
                          <w:marLeft w:val="640"/>
                          <w:marRight w:val="0"/>
                          <w:marTop w:val="0"/>
                          <w:marBottom w:val="0"/>
                          <w:divBdr>
                            <w:top w:val="none" w:sz="0" w:space="0" w:color="auto"/>
                            <w:left w:val="none" w:sz="0" w:space="0" w:color="auto"/>
                            <w:bottom w:val="none" w:sz="0" w:space="0" w:color="auto"/>
                            <w:right w:val="none" w:sz="0" w:space="0" w:color="auto"/>
                          </w:divBdr>
                        </w:div>
                        <w:div w:id="901790005">
                          <w:marLeft w:val="640"/>
                          <w:marRight w:val="0"/>
                          <w:marTop w:val="0"/>
                          <w:marBottom w:val="0"/>
                          <w:divBdr>
                            <w:top w:val="none" w:sz="0" w:space="0" w:color="auto"/>
                            <w:left w:val="none" w:sz="0" w:space="0" w:color="auto"/>
                            <w:bottom w:val="none" w:sz="0" w:space="0" w:color="auto"/>
                            <w:right w:val="none" w:sz="0" w:space="0" w:color="auto"/>
                          </w:divBdr>
                        </w:div>
                        <w:div w:id="919366216">
                          <w:marLeft w:val="640"/>
                          <w:marRight w:val="0"/>
                          <w:marTop w:val="0"/>
                          <w:marBottom w:val="0"/>
                          <w:divBdr>
                            <w:top w:val="none" w:sz="0" w:space="0" w:color="auto"/>
                            <w:left w:val="none" w:sz="0" w:space="0" w:color="auto"/>
                            <w:bottom w:val="none" w:sz="0" w:space="0" w:color="auto"/>
                            <w:right w:val="none" w:sz="0" w:space="0" w:color="auto"/>
                          </w:divBdr>
                        </w:div>
                        <w:div w:id="925960978">
                          <w:marLeft w:val="640"/>
                          <w:marRight w:val="0"/>
                          <w:marTop w:val="0"/>
                          <w:marBottom w:val="0"/>
                          <w:divBdr>
                            <w:top w:val="none" w:sz="0" w:space="0" w:color="auto"/>
                            <w:left w:val="none" w:sz="0" w:space="0" w:color="auto"/>
                            <w:bottom w:val="none" w:sz="0" w:space="0" w:color="auto"/>
                            <w:right w:val="none" w:sz="0" w:space="0" w:color="auto"/>
                          </w:divBdr>
                        </w:div>
                        <w:div w:id="945845468">
                          <w:marLeft w:val="640"/>
                          <w:marRight w:val="0"/>
                          <w:marTop w:val="0"/>
                          <w:marBottom w:val="0"/>
                          <w:divBdr>
                            <w:top w:val="none" w:sz="0" w:space="0" w:color="auto"/>
                            <w:left w:val="none" w:sz="0" w:space="0" w:color="auto"/>
                            <w:bottom w:val="none" w:sz="0" w:space="0" w:color="auto"/>
                            <w:right w:val="none" w:sz="0" w:space="0" w:color="auto"/>
                          </w:divBdr>
                        </w:div>
                        <w:div w:id="996610420">
                          <w:marLeft w:val="640"/>
                          <w:marRight w:val="0"/>
                          <w:marTop w:val="0"/>
                          <w:marBottom w:val="0"/>
                          <w:divBdr>
                            <w:top w:val="none" w:sz="0" w:space="0" w:color="auto"/>
                            <w:left w:val="none" w:sz="0" w:space="0" w:color="auto"/>
                            <w:bottom w:val="none" w:sz="0" w:space="0" w:color="auto"/>
                            <w:right w:val="none" w:sz="0" w:space="0" w:color="auto"/>
                          </w:divBdr>
                        </w:div>
                        <w:div w:id="1024329883">
                          <w:marLeft w:val="640"/>
                          <w:marRight w:val="0"/>
                          <w:marTop w:val="0"/>
                          <w:marBottom w:val="0"/>
                          <w:divBdr>
                            <w:top w:val="none" w:sz="0" w:space="0" w:color="auto"/>
                            <w:left w:val="none" w:sz="0" w:space="0" w:color="auto"/>
                            <w:bottom w:val="none" w:sz="0" w:space="0" w:color="auto"/>
                            <w:right w:val="none" w:sz="0" w:space="0" w:color="auto"/>
                          </w:divBdr>
                        </w:div>
                        <w:div w:id="1096554460">
                          <w:marLeft w:val="640"/>
                          <w:marRight w:val="0"/>
                          <w:marTop w:val="0"/>
                          <w:marBottom w:val="0"/>
                          <w:divBdr>
                            <w:top w:val="none" w:sz="0" w:space="0" w:color="auto"/>
                            <w:left w:val="none" w:sz="0" w:space="0" w:color="auto"/>
                            <w:bottom w:val="none" w:sz="0" w:space="0" w:color="auto"/>
                            <w:right w:val="none" w:sz="0" w:space="0" w:color="auto"/>
                          </w:divBdr>
                        </w:div>
                        <w:div w:id="1301225766">
                          <w:marLeft w:val="640"/>
                          <w:marRight w:val="0"/>
                          <w:marTop w:val="0"/>
                          <w:marBottom w:val="0"/>
                          <w:divBdr>
                            <w:top w:val="none" w:sz="0" w:space="0" w:color="auto"/>
                            <w:left w:val="none" w:sz="0" w:space="0" w:color="auto"/>
                            <w:bottom w:val="none" w:sz="0" w:space="0" w:color="auto"/>
                            <w:right w:val="none" w:sz="0" w:space="0" w:color="auto"/>
                          </w:divBdr>
                        </w:div>
                        <w:div w:id="1325013158">
                          <w:marLeft w:val="640"/>
                          <w:marRight w:val="0"/>
                          <w:marTop w:val="0"/>
                          <w:marBottom w:val="0"/>
                          <w:divBdr>
                            <w:top w:val="none" w:sz="0" w:space="0" w:color="auto"/>
                            <w:left w:val="none" w:sz="0" w:space="0" w:color="auto"/>
                            <w:bottom w:val="none" w:sz="0" w:space="0" w:color="auto"/>
                            <w:right w:val="none" w:sz="0" w:space="0" w:color="auto"/>
                          </w:divBdr>
                        </w:div>
                        <w:div w:id="1349985266">
                          <w:marLeft w:val="640"/>
                          <w:marRight w:val="0"/>
                          <w:marTop w:val="0"/>
                          <w:marBottom w:val="0"/>
                          <w:divBdr>
                            <w:top w:val="none" w:sz="0" w:space="0" w:color="auto"/>
                            <w:left w:val="none" w:sz="0" w:space="0" w:color="auto"/>
                            <w:bottom w:val="none" w:sz="0" w:space="0" w:color="auto"/>
                            <w:right w:val="none" w:sz="0" w:space="0" w:color="auto"/>
                          </w:divBdr>
                        </w:div>
                        <w:div w:id="1424916023">
                          <w:marLeft w:val="640"/>
                          <w:marRight w:val="0"/>
                          <w:marTop w:val="0"/>
                          <w:marBottom w:val="0"/>
                          <w:divBdr>
                            <w:top w:val="none" w:sz="0" w:space="0" w:color="auto"/>
                            <w:left w:val="none" w:sz="0" w:space="0" w:color="auto"/>
                            <w:bottom w:val="none" w:sz="0" w:space="0" w:color="auto"/>
                            <w:right w:val="none" w:sz="0" w:space="0" w:color="auto"/>
                          </w:divBdr>
                        </w:div>
                        <w:div w:id="1450856847">
                          <w:marLeft w:val="640"/>
                          <w:marRight w:val="0"/>
                          <w:marTop w:val="0"/>
                          <w:marBottom w:val="0"/>
                          <w:divBdr>
                            <w:top w:val="none" w:sz="0" w:space="0" w:color="auto"/>
                            <w:left w:val="none" w:sz="0" w:space="0" w:color="auto"/>
                            <w:bottom w:val="none" w:sz="0" w:space="0" w:color="auto"/>
                            <w:right w:val="none" w:sz="0" w:space="0" w:color="auto"/>
                          </w:divBdr>
                        </w:div>
                        <w:div w:id="1453092388">
                          <w:marLeft w:val="640"/>
                          <w:marRight w:val="0"/>
                          <w:marTop w:val="0"/>
                          <w:marBottom w:val="0"/>
                          <w:divBdr>
                            <w:top w:val="none" w:sz="0" w:space="0" w:color="auto"/>
                            <w:left w:val="none" w:sz="0" w:space="0" w:color="auto"/>
                            <w:bottom w:val="none" w:sz="0" w:space="0" w:color="auto"/>
                            <w:right w:val="none" w:sz="0" w:space="0" w:color="auto"/>
                          </w:divBdr>
                        </w:div>
                        <w:div w:id="1468208255">
                          <w:marLeft w:val="640"/>
                          <w:marRight w:val="0"/>
                          <w:marTop w:val="0"/>
                          <w:marBottom w:val="0"/>
                          <w:divBdr>
                            <w:top w:val="none" w:sz="0" w:space="0" w:color="auto"/>
                            <w:left w:val="none" w:sz="0" w:space="0" w:color="auto"/>
                            <w:bottom w:val="none" w:sz="0" w:space="0" w:color="auto"/>
                            <w:right w:val="none" w:sz="0" w:space="0" w:color="auto"/>
                          </w:divBdr>
                        </w:div>
                        <w:div w:id="1477182054">
                          <w:marLeft w:val="640"/>
                          <w:marRight w:val="0"/>
                          <w:marTop w:val="0"/>
                          <w:marBottom w:val="0"/>
                          <w:divBdr>
                            <w:top w:val="none" w:sz="0" w:space="0" w:color="auto"/>
                            <w:left w:val="none" w:sz="0" w:space="0" w:color="auto"/>
                            <w:bottom w:val="none" w:sz="0" w:space="0" w:color="auto"/>
                            <w:right w:val="none" w:sz="0" w:space="0" w:color="auto"/>
                          </w:divBdr>
                        </w:div>
                        <w:div w:id="1479959860">
                          <w:marLeft w:val="640"/>
                          <w:marRight w:val="0"/>
                          <w:marTop w:val="0"/>
                          <w:marBottom w:val="0"/>
                          <w:divBdr>
                            <w:top w:val="none" w:sz="0" w:space="0" w:color="auto"/>
                            <w:left w:val="none" w:sz="0" w:space="0" w:color="auto"/>
                            <w:bottom w:val="none" w:sz="0" w:space="0" w:color="auto"/>
                            <w:right w:val="none" w:sz="0" w:space="0" w:color="auto"/>
                          </w:divBdr>
                        </w:div>
                        <w:div w:id="1480683472">
                          <w:marLeft w:val="640"/>
                          <w:marRight w:val="0"/>
                          <w:marTop w:val="0"/>
                          <w:marBottom w:val="0"/>
                          <w:divBdr>
                            <w:top w:val="none" w:sz="0" w:space="0" w:color="auto"/>
                            <w:left w:val="none" w:sz="0" w:space="0" w:color="auto"/>
                            <w:bottom w:val="none" w:sz="0" w:space="0" w:color="auto"/>
                            <w:right w:val="none" w:sz="0" w:space="0" w:color="auto"/>
                          </w:divBdr>
                        </w:div>
                        <w:div w:id="1594167715">
                          <w:marLeft w:val="640"/>
                          <w:marRight w:val="0"/>
                          <w:marTop w:val="0"/>
                          <w:marBottom w:val="0"/>
                          <w:divBdr>
                            <w:top w:val="none" w:sz="0" w:space="0" w:color="auto"/>
                            <w:left w:val="none" w:sz="0" w:space="0" w:color="auto"/>
                            <w:bottom w:val="none" w:sz="0" w:space="0" w:color="auto"/>
                            <w:right w:val="none" w:sz="0" w:space="0" w:color="auto"/>
                          </w:divBdr>
                        </w:div>
                        <w:div w:id="1653606612">
                          <w:marLeft w:val="640"/>
                          <w:marRight w:val="0"/>
                          <w:marTop w:val="0"/>
                          <w:marBottom w:val="0"/>
                          <w:divBdr>
                            <w:top w:val="none" w:sz="0" w:space="0" w:color="auto"/>
                            <w:left w:val="none" w:sz="0" w:space="0" w:color="auto"/>
                            <w:bottom w:val="none" w:sz="0" w:space="0" w:color="auto"/>
                            <w:right w:val="none" w:sz="0" w:space="0" w:color="auto"/>
                          </w:divBdr>
                        </w:div>
                        <w:div w:id="1681858878">
                          <w:marLeft w:val="640"/>
                          <w:marRight w:val="0"/>
                          <w:marTop w:val="0"/>
                          <w:marBottom w:val="0"/>
                          <w:divBdr>
                            <w:top w:val="none" w:sz="0" w:space="0" w:color="auto"/>
                            <w:left w:val="none" w:sz="0" w:space="0" w:color="auto"/>
                            <w:bottom w:val="none" w:sz="0" w:space="0" w:color="auto"/>
                            <w:right w:val="none" w:sz="0" w:space="0" w:color="auto"/>
                          </w:divBdr>
                        </w:div>
                        <w:div w:id="1684630357">
                          <w:marLeft w:val="640"/>
                          <w:marRight w:val="0"/>
                          <w:marTop w:val="0"/>
                          <w:marBottom w:val="0"/>
                          <w:divBdr>
                            <w:top w:val="none" w:sz="0" w:space="0" w:color="auto"/>
                            <w:left w:val="none" w:sz="0" w:space="0" w:color="auto"/>
                            <w:bottom w:val="none" w:sz="0" w:space="0" w:color="auto"/>
                            <w:right w:val="none" w:sz="0" w:space="0" w:color="auto"/>
                          </w:divBdr>
                        </w:div>
                        <w:div w:id="1732266104">
                          <w:marLeft w:val="640"/>
                          <w:marRight w:val="0"/>
                          <w:marTop w:val="0"/>
                          <w:marBottom w:val="0"/>
                          <w:divBdr>
                            <w:top w:val="none" w:sz="0" w:space="0" w:color="auto"/>
                            <w:left w:val="none" w:sz="0" w:space="0" w:color="auto"/>
                            <w:bottom w:val="none" w:sz="0" w:space="0" w:color="auto"/>
                            <w:right w:val="none" w:sz="0" w:space="0" w:color="auto"/>
                          </w:divBdr>
                        </w:div>
                        <w:div w:id="1840537668">
                          <w:marLeft w:val="640"/>
                          <w:marRight w:val="0"/>
                          <w:marTop w:val="0"/>
                          <w:marBottom w:val="0"/>
                          <w:divBdr>
                            <w:top w:val="none" w:sz="0" w:space="0" w:color="auto"/>
                            <w:left w:val="none" w:sz="0" w:space="0" w:color="auto"/>
                            <w:bottom w:val="none" w:sz="0" w:space="0" w:color="auto"/>
                            <w:right w:val="none" w:sz="0" w:space="0" w:color="auto"/>
                          </w:divBdr>
                        </w:div>
                        <w:div w:id="1852377434">
                          <w:marLeft w:val="640"/>
                          <w:marRight w:val="0"/>
                          <w:marTop w:val="0"/>
                          <w:marBottom w:val="0"/>
                          <w:divBdr>
                            <w:top w:val="none" w:sz="0" w:space="0" w:color="auto"/>
                            <w:left w:val="none" w:sz="0" w:space="0" w:color="auto"/>
                            <w:bottom w:val="none" w:sz="0" w:space="0" w:color="auto"/>
                            <w:right w:val="none" w:sz="0" w:space="0" w:color="auto"/>
                          </w:divBdr>
                        </w:div>
                        <w:div w:id="1855267243">
                          <w:marLeft w:val="640"/>
                          <w:marRight w:val="0"/>
                          <w:marTop w:val="0"/>
                          <w:marBottom w:val="0"/>
                          <w:divBdr>
                            <w:top w:val="none" w:sz="0" w:space="0" w:color="auto"/>
                            <w:left w:val="none" w:sz="0" w:space="0" w:color="auto"/>
                            <w:bottom w:val="none" w:sz="0" w:space="0" w:color="auto"/>
                            <w:right w:val="none" w:sz="0" w:space="0" w:color="auto"/>
                          </w:divBdr>
                        </w:div>
                        <w:div w:id="1888566881">
                          <w:marLeft w:val="640"/>
                          <w:marRight w:val="0"/>
                          <w:marTop w:val="0"/>
                          <w:marBottom w:val="0"/>
                          <w:divBdr>
                            <w:top w:val="none" w:sz="0" w:space="0" w:color="auto"/>
                            <w:left w:val="none" w:sz="0" w:space="0" w:color="auto"/>
                            <w:bottom w:val="none" w:sz="0" w:space="0" w:color="auto"/>
                            <w:right w:val="none" w:sz="0" w:space="0" w:color="auto"/>
                          </w:divBdr>
                        </w:div>
                        <w:div w:id="1912813291">
                          <w:marLeft w:val="640"/>
                          <w:marRight w:val="0"/>
                          <w:marTop w:val="0"/>
                          <w:marBottom w:val="0"/>
                          <w:divBdr>
                            <w:top w:val="none" w:sz="0" w:space="0" w:color="auto"/>
                            <w:left w:val="none" w:sz="0" w:space="0" w:color="auto"/>
                            <w:bottom w:val="none" w:sz="0" w:space="0" w:color="auto"/>
                            <w:right w:val="none" w:sz="0" w:space="0" w:color="auto"/>
                          </w:divBdr>
                        </w:div>
                        <w:div w:id="2101371680">
                          <w:marLeft w:val="640"/>
                          <w:marRight w:val="0"/>
                          <w:marTop w:val="0"/>
                          <w:marBottom w:val="0"/>
                          <w:divBdr>
                            <w:top w:val="none" w:sz="0" w:space="0" w:color="auto"/>
                            <w:left w:val="none" w:sz="0" w:space="0" w:color="auto"/>
                            <w:bottom w:val="none" w:sz="0" w:space="0" w:color="auto"/>
                            <w:right w:val="none" w:sz="0" w:space="0" w:color="auto"/>
                          </w:divBdr>
                        </w:div>
                      </w:divsChild>
                    </w:div>
                    <w:div w:id="1412652700">
                      <w:marLeft w:val="0"/>
                      <w:marRight w:val="0"/>
                      <w:marTop w:val="0"/>
                      <w:marBottom w:val="0"/>
                      <w:divBdr>
                        <w:top w:val="none" w:sz="0" w:space="0" w:color="auto"/>
                        <w:left w:val="none" w:sz="0" w:space="0" w:color="auto"/>
                        <w:bottom w:val="none" w:sz="0" w:space="0" w:color="auto"/>
                        <w:right w:val="none" w:sz="0" w:space="0" w:color="auto"/>
                      </w:divBdr>
                      <w:divsChild>
                        <w:div w:id="61418487">
                          <w:marLeft w:val="640"/>
                          <w:marRight w:val="0"/>
                          <w:marTop w:val="0"/>
                          <w:marBottom w:val="0"/>
                          <w:divBdr>
                            <w:top w:val="none" w:sz="0" w:space="0" w:color="auto"/>
                            <w:left w:val="none" w:sz="0" w:space="0" w:color="auto"/>
                            <w:bottom w:val="none" w:sz="0" w:space="0" w:color="auto"/>
                            <w:right w:val="none" w:sz="0" w:space="0" w:color="auto"/>
                          </w:divBdr>
                        </w:div>
                        <w:div w:id="92675930">
                          <w:marLeft w:val="640"/>
                          <w:marRight w:val="0"/>
                          <w:marTop w:val="0"/>
                          <w:marBottom w:val="0"/>
                          <w:divBdr>
                            <w:top w:val="none" w:sz="0" w:space="0" w:color="auto"/>
                            <w:left w:val="none" w:sz="0" w:space="0" w:color="auto"/>
                            <w:bottom w:val="none" w:sz="0" w:space="0" w:color="auto"/>
                            <w:right w:val="none" w:sz="0" w:space="0" w:color="auto"/>
                          </w:divBdr>
                        </w:div>
                        <w:div w:id="117114027">
                          <w:marLeft w:val="640"/>
                          <w:marRight w:val="0"/>
                          <w:marTop w:val="0"/>
                          <w:marBottom w:val="0"/>
                          <w:divBdr>
                            <w:top w:val="none" w:sz="0" w:space="0" w:color="auto"/>
                            <w:left w:val="none" w:sz="0" w:space="0" w:color="auto"/>
                            <w:bottom w:val="none" w:sz="0" w:space="0" w:color="auto"/>
                            <w:right w:val="none" w:sz="0" w:space="0" w:color="auto"/>
                          </w:divBdr>
                        </w:div>
                        <w:div w:id="173544644">
                          <w:marLeft w:val="640"/>
                          <w:marRight w:val="0"/>
                          <w:marTop w:val="0"/>
                          <w:marBottom w:val="0"/>
                          <w:divBdr>
                            <w:top w:val="none" w:sz="0" w:space="0" w:color="auto"/>
                            <w:left w:val="none" w:sz="0" w:space="0" w:color="auto"/>
                            <w:bottom w:val="none" w:sz="0" w:space="0" w:color="auto"/>
                            <w:right w:val="none" w:sz="0" w:space="0" w:color="auto"/>
                          </w:divBdr>
                        </w:div>
                        <w:div w:id="299068507">
                          <w:marLeft w:val="640"/>
                          <w:marRight w:val="0"/>
                          <w:marTop w:val="0"/>
                          <w:marBottom w:val="0"/>
                          <w:divBdr>
                            <w:top w:val="none" w:sz="0" w:space="0" w:color="auto"/>
                            <w:left w:val="none" w:sz="0" w:space="0" w:color="auto"/>
                            <w:bottom w:val="none" w:sz="0" w:space="0" w:color="auto"/>
                            <w:right w:val="none" w:sz="0" w:space="0" w:color="auto"/>
                          </w:divBdr>
                        </w:div>
                        <w:div w:id="302585779">
                          <w:marLeft w:val="640"/>
                          <w:marRight w:val="0"/>
                          <w:marTop w:val="0"/>
                          <w:marBottom w:val="0"/>
                          <w:divBdr>
                            <w:top w:val="none" w:sz="0" w:space="0" w:color="auto"/>
                            <w:left w:val="none" w:sz="0" w:space="0" w:color="auto"/>
                            <w:bottom w:val="none" w:sz="0" w:space="0" w:color="auto"/>
                            <w:right w:val="none" w:sz="0" w:space="0" w:color="auto"/>
                          </w:divBdr>
                        </w:div>
                        <w:div w:id="402721367">
                          <w:marLeft w:val="640"/>
                          <w:marRight w:val="0"/>
                          <w:marTop w:val="0"/>
                          <w:marBottom w:val="0"/>
                          <w:divBdr>
                            <w:top w:val="none" w:sz="0" w:space="0" w:color="auto"/>
                            <w:left w:val="none" w:sz="0" w:space="0" w:color="auto"/>
                            <w:bottom w:val="none" w:sz="0" w:space="0" w:color="auto"/>
                            <w:right w:val="none" w:sz="0" w:space="0" w:color="auto"/>
                          </w:divBdr>
                        </w:div>
                        <w:div w:id="411586744">
                          <w:marLeft w:val="640"/>
                          <w:marRight w:val="0"/>
                          <w:marTop w:val="0"/>
                          <w:marBottom w:val="0"/>
                          <w:divBdr>
                            <w:top w:val="none" w:sz="0" w:space="0" w:color="auto"/>
                            <w:left w:val="none" w:sz="0" w:space="0" w:color="auto"/>
                            <w:bottom w:val="none" w:sz="0" w:space="0" w:color="auto"/>
                            <w:right w:val="none" w:sz="0" w:space="0" w:color="auto"/>
                          </w:divBdr>
                        </w:div>
                        <w:div w:id="418059679">
                          <w:marLeft w:val="640"/>
                          <w:marRight w:val="0"/>
                          <w:marTop w:val="0"/>
                          <w:marBottom w:val="0"/>
                          <w:divBdr>
                            <w:top w:val="none" w:sz="0" w:space="0" w:color="auto"/>
                            <w:left w:val="none" w:sz="0" w:space="0" w:color="auto"/>
                            <w:bottom w:val="none" w:sz="0" w:space="0" w:color="auto"/>
                            <w:right w:val="none" w:sz="0" w:space="0" w:color="auto"/>
                          </w:divBdr>
                        </w:div>
                        <w:div w:id="451019107">
                          <w:marLeft w:val="640"/>
                          <w:marRight w:val="0"/>
                          <w:marTop w:val="0"/>
                          <w:marBottom w:val="0"/>
                          <w:divBdr>
                            <w:top w:val="none" w:sz="0" w:space="0" w:color="auto"/>
                            <w:left w:val="none" w:sz="0" w:space="0" w:color="auto"/>
                            <w:bottom w:val="none" w:sz="0" w:space="0" w:color="auto"/>
                            <w:right w:val="none" w:sz="0" w:space="0" w:color="auto"/>
                          </w:divBdr>
                        </w:div>
                        <w:div w:id="580532641">
                          <w:marLeft w:val="640"/>
                          <w:marRight w:val="0"/>
                          <w:marTop w:val="0"/>
                          <w:marBottom w:val="0"/>
                          <w:divBdr>
                            <w:top w:val="none" w:sz="0" w:space="0" w:color="auto"/>
                            <w:left w:val="none" w:sz="0" w:space="0" w:color="auto"/>
                            <w:bottom w:val="none" w:sz="0" w:space="0" w:color="auto"/>
                            <w:right w:val="none" w:sz="0" w:space="0" w:color="auto"/>
                          </w:divBdr>
                        </w:div>
                        <w:div w:id="663238429">
                          <w:marLeft w:val="640"/>
                          <w:marRight w:val="0"/>
                          <w:marTop w:val="0"/>
                          <w:marBottom w:val="0"/>
                          <w:divBdr>
                            <w:top w:val="none" w:sz="0" w:space="0" w:color="auto"/>
                            <w:left w:val="none" w:sz="0" w:space="0" w:color="auto"/>
                            <w:bottom w:val="none" w:sz="0" w:space="0" w:color="auto"/>
                            <w:right w:val="none" w:sz="0" w:space="0" w:color="auto"/>
                          </w:divBdr>
                        </w:div>
                        <w:div w:id="677118114">
                          <w:marLeft w:val="640"/>
                          <w:marRight w:val="0"/>
                          <w:marTop w:val="0"/>
                          <w:marBottom w:val="0"/>
                          <w:divBdr>
                            <w:top w:val="none" w:sz="0" w:space="0" w:color="auto"/>
                            <w:left w:val="none" w:sz="0" w:space="0" w:color="auto"/>
                            <w:bottom w:val="none" w:sz="0" w:space="0" w:color="auto"/>
                            <w:right w:val="none" w:sz="0" w:space="0" w:color="auto"/>
                          </w:divBdr>
                        </w:div>
                        <w:div w:id="715274522">
                          <w:marLeft w:val="640"/>
                          <w:marRight w:val="0"/>
                          <w:marTop w:val="0"/>
                          <w:marBottom w:val="0"/>
                          <w:divBdr>
                            <w:top w:val="none" w:sz="0" w:space="0" w:color="auto"/>
                            <w:left w:val="none" w:sz="0" w:space="0" w:color="auto"/>
                            <w:bottom w:val="none" w:sz="0" w:space="0" w:color="auto"/>
                            <w:right w:val="none" w:sz="0" w:space="0" w:color="auto"/>
                          </w:divBdr>
                        </w:div>
                        <w:div w:id="832452001">
                          <w:marLeft w:val="640"/>
                          <w:marRight w:val="0"/>
                          <w:marTop w:val="0"/>
                          <w:marBottom w:val="0"/>
                          <w:divBdr>
                            <w:top w:val="none" w:sz="0" w:space="0" w:color="auto"/>
                            <w:left w:val="none" w:sz="0" w:space="0" w:color="auto"/>
                            <w:bottom w:val="none" w:sz="0" w:space="0" w:color="auto"/>
                            <w:right w:val="none" w:sz="0" w:space="0" w:color="auto"/>
                          </w:divBdr>
                        </w:div>
                        <w:div w:id="844367429">
                          <w:marLeft w:val="640"/>
                          <w:marRight w:val="0"/>
                          <w:marTop w:val="0"/>
                          <w:marBottom w:val="0"/>
                          <w:divBdr>
                            <w:top w:val="none" w:sz="0" w:space="0" w:color="auto"/>
                            <w:left w:val="none" w:sz="0" w:space="0" w:color="auto"/>
                            <w:bottom w:val="none" w:sz="0" w:space="0" w:color="auto"/>
                            <w:right w:val="none" w:sz="0" w:space="0" w:color="auto"/>
                          </w:divBdr>
                        </w:div>
                        <w:div w:id="910770656">
                          <w:marLeft w:val="640"/>
                          <w:marRight w:val="0"/>
                          <w:marTop w:val="0"/>
                          <w:marBottom w:val="0"/>
                          <w:divBdr>
                            <w:top w:val="none" w:sz="0" w:space="0" w:color="auto"/>
                            <w:left w:val="none" w:sz="0" w:space="0" w:color="auto"/>
                            <w:bottom w:val="none" w:sz="0" w:space="0" w:color="auto"/>
                            <w:right w:val="none" w:sz="0" w:space="0" w:color="auto"/>
                          </w:divBdr>
                        </w:div>
                        <w:div w:id="955596090">
                          <w:marLeft w:val="640"/>
                          <w:marRight w:val="0"/>
                          <w:marTop w:val="0"/>
                          <w:marBottom w:val="0"/>
                          <w:divBdr>
                            <w:top w:val="none" w:sz="0" w:space="0" w:color="auto"/>
                            <w:left w:val="none" w:sz="0" w:space="0" w:color="auto"/>
                            <w:bottom w:val="none" w:sz="0" w:space="0" w:color="auto"/>
                            <w:right w:val="none" w:sz="0" w:space="0" w:color="auto"/>
                          </w:divBdr>
                        </w:div>
                        <w:div w:id="958099738">
                          <w:marLeft w:val="640"/>
                          <w:marRight w:val="0"/>
                          <w:marTop w:val="0"/>
                          <w:marBottom w:val="0"/>
                          <w:divBdr>
                            <w:top w:val="none" w:sz="0" w:space="0" w:color="auto"/>
                            <w:left w:val="none" w:sz="0" w:space="0" w:color="auto"/>
                            <w:bottom w:val="none" w:sz="0" w:space="0" w:color="auto"/>
                            <w:right w:val="none" w:sz="0" w:space="0" w:color="auto"/>
                          </w:divBdr>
                        </w:div>
                        <w:div w:id="972716488">
                          <w:marLeft w:val="640"/>
                          <w:marRight w:val="0"/>
                          <w:marTop w:val="0"/>
                          <w:marBottom w:val="0"/>
                          <w:divBdr>
                            <w:top w:val="none" w:sz="0" w:space="0" w:color="auto"/>
                            <w:left w:val="none" w:sz="0" w:space="0" w:color="auto"/>
                            <w:bottom w:val="none" w:sz="0" w:space="0" w:color="auto"/>
                            <w:right w:val="none" w:sz="0" w:space="0" w:color="auto"/>
                          </w:divBdr>
                        </w:div>
                        <w:div w:id="994072203">
                          <w:marLeft w:val="640"/>
                          <w:marRight w:val="0"/>
                          <w:marTop w:val="0"/>
                          <w:marBottom w:val="0"/>
                          <w:divBdr>
                            <w:top w:val="none" w:sz="0" w:space="0" w:color="auto"/>
                            <w:left w:val="none" w:sz="0" w:space="0" w:color="auto"/>
                            <w:bottom w:val="none" w:sz="0" w:space="0" w:color="auto"/>
                            <w:right w:val="none" w:sz="0" w:space="0" w:color="auto"/>
                          </w:divBdr>
                        </w:div>
                        <w:div w:id="1000157241">
                          <w:marLeft w:val="640"/>
                          <w:marRight w:val="0"/>
                          <w:marTop w:val="0"/>
                          <w:marBottom w:val="0"/>
                          <w:divBdr>
                            <w:top w:val="none" w:sz="0" w:space="0" w:color="auto"/>
                            <w:left w:val="none" w:sz="0" w:space="0" w:color="auto"/>
                            <w:bottom w:val="none" w:sz="0" w:space="0" w:color="auto"/>
                            <w:right w:val="none" w:sz="0" w:space="0" w:color="auto"/>
                          </w:divBdr>
                        </w:div>
                        <w:div w:id="1172112775">
                          <w:marLeft w:val="640"/>
                          <w:marRight w:val="0"/>
                          <w:marTop w:val="0"/>
                          <w:marBottom w:val="0"/>
                          <w:divBdr>
                            <w:top w:val="none" w:sz="0" w:space="0" w:color="auto"/>
                            <w:left w:val="none" w:sz="0" w:space="0" w:color="auto"/>
                            <w:bottom w:val="none" w:sz="0" w:space="0" w:color="auto"/>
                            <w:right w:val="none" w:sz="0" w:space="0" w:color="auto"/>
                          </w:divBdr>
                        </w:div>
                        <w:div w:id="1187792100">
                          <w:marLeft w:val="640"/>
                          <w:marRight w:val="0"/>
                          <w:marTop w:val="0"/>
                          <w:marBottom w:val="0"/>
                          <w:divBdr>
                            <w:top w:val="none" w:sz="0" w:space="0" w:color="auto"/>
                            <w:left w:val="none" w:sz="0" w:space="0" w:color="auto"/>
                            <w:bottom w:val="none" w:sz="0" w:space="0" w:color="auto"/>
                            <w:right w:val="none" w:sz="0" w:space="0" w:color="auto"/>
                          </w:divBdr>
                        </w:div>
                        <w:div w:id="1360282645">
                          <w:marLeft w:val="640"/>
                          <w:marRight w:val="0"/>
                          <w:marTop w:val="0"/>
                          <w:marBottom w:val="0"/>
                          <w:divBdr>
                            <w:top w:val="none" w:sz="0" w:space="0" w:color="auto"/>
                            <w:left w:val="none" w:sz="0" w:space="0" w:color="auto"/>
                            <w:bottom w:val="none" w:sz="0" w:space="0" w:color="auto"/>
                            <w:right w:val="none" w:sz="0" w:space="0" w:color="auto"/>
                          </w:divBdr>
                        </w:div>
                        <w:div w:id="1393845983">
                          <w:marLeft w:val="640"/>
                          <w:marRight w:val="0"/>
                          <w:marTop w:val="0"/>
                          <w:marBottom w:val="0"/>
                          <w:divBdr>
                            <w:top w:val="none" w:sz="0" w:space="0" w:color="auto"/>
                            <w:left w:val="none" w:sz="0" w:space="0" w:color="auto"/>
                            <w:bottom w:val="none" w:sz="0" w:space="0" w:color="auto"/>
                            <w:right w:val="none" w:sz="0" w:space="0" w:color="auto"/>
                          </w:divBdr>
                        </w:div>
                        <w:div w:id="1400593194">
                          <w:marLeft w:val="640"/>
                          <w:marRight w:val="0"/>
                          <w:marTop w:val="0"/>
                          <w:marBottom w:val="0"/>
                          <w:divBdr>
                            <w:top w:val="none" w:sz="0" w:space="0" w:color="auto"/>
                            <w:left w:val="none" w:sz="0" w:space="0" w:color="auto"/>
                            <w:bottom w:val="none" w:sz="0" w:space="0" w:color="auto"/>
                            <w:right w:val="none" w:sz="0" w:space="0" w:color="auto"/>
                          </w:divBdr>
                        </w:div>
                        <w:div w:id="1478720393">
                          <w:marLeft w:val="640"/>
                          <w:marRight w:val="0"/>
                          <w:marTop w:val="0"/>
                          <w:marBottom w:val="0"/>
                          <w:divBdr>
                            <w:top w:val="none" w:sz="0" w:space="0" w:color="auto"/>
                            <w:left w:val="none" w:sz="0" w:space="0" w:color="auto"/>
                            <w:bottom w:val="none" w:sz="0" w:space="0" w:color="auto"/>
                            <w:right w:val="none" w:sz="0" w:space="0" w:color="auto"/>
                          </w:divBdr>
                        </w:div>
                        <w:div w:id="1597440260">
                          <w:marLeft w:val="640"/>
                          <w:marRight w:val="0"/>
                          <w:marTop w:val="0"/>
                          <w:marBottom w:val="0"/>
                          <w:divBdr>
                            <w:top w:val="none" w:sz="0" w:space="0" w:color="auto"/>
                            <w:left w:val="none" w:sz="0" w:space="0" w:color="auto"/>
                            <w:bottom w:val="none" w:sz="0" w:space="0" w:color="auto"/>
                            <w:right w:val="none" w:sz="0" w:space="0" w:color="auto"/>
                          </w:divBdr>
                        </w:div>
                        <w:div w:id="1651207097">
                          <w:marLeft w:val="640"/>
                          <w:marRight w:val="0"/>
                          <w:marTop w:val="0"/>
                          <w:marBottom w:val="0"/>
                          <w:divBdr>
                            <w:top w:val="none" w:sz="0" w:space="0" w:color="auto"/>
                            <w:left w:val="none" w:sz="0" w:space="0" w:color="auto"/>
                            <w:bottom w:val="none" w:sz="0" w:space="0" w:color="auto"/>
                            <w:right w:val="none" w:sz="0" w:space="0" w:color="auto"/>
                          </w:divBdr>
                        </w:div>
                        <w:div w:id="1668168223">
                          <w:marLeft w:val="640"/>
                          <w:marRight w:val="0"/>
                          <w:marTop w:val="0"/>
                          <w:marBottom w:val="0"/>
                          <w:divBdr>
                            <w:top w:val="none" w:sz="0" w:space="0" w:color="auto"/>
                            <w:left w:val="none" w:sz="0" w:space="0" w:color="auto"/>
                            <w:bottom w:val="none" w:sz="0" w:space="0" w:color="auto"/>
                            <w:right w:val="none" w:sz="0" w:space="0" w:color="auto"/>
                          </w:divBdr>
                        </w:div>
                        <w:div w:id="1715151863">
                          <w:marLeft w:val="640"/>
                          <w:marRight w:val="0"/>
                          <w:marTop w:val="0"/>
                          <w:marBottom w:val="0"/>
                          <w:divBdr>
                            <w:top w:val="none" w:sz="0" w:space="0" w:color="auto"/>
                            <w:left w:val="none" w:sz="0" w:space="0" w:color="auto"/>
                            <w:bottom w:val="none" w:sz="0" w:space="0" w:color="auto"/>
                            <w:right w:val="none" w:sz="0" w:space="0" w:color="auto"/>
                          </w:divBdr>
                        </w:div>
                        <w:div w:id="1772385318">
                          <w:marLeft w:val="640"/>
                          <w:marRight w:val="0"/>
                          <w:marTop w:val="0"/>
                          <w:marBottom w:val="0"/>
                          <w:divBdr>
                            <w:top w:val="none" w:sz="0" w:space="0" w:color="auto"/>
                            <w:left w:val="none" w:sz="0" w:space="0" w:color="auto"/>
                            <w:bottom w:val="none" w:sz="0" w:space="0" w:color="auto"/>
                            <w:right w:val="none" w:sz="0" w:space="0" w:color="auto"/>
                          </w:divBdr>
                        </w:div>
                        <w:div w:id="1802575051">
                          <w:marLeft w:val="640"/>
                          <w:marRight w:val="0"/>
                          <w:marTop w:val="0"/>
                          <w:marBottom w:val="0"/>
                          <w:divBdr>
                            <w:top w:val="none" w:sz="0" w:space="0" w:color="auto"/>
                            <w:left w:val="none" w:sz="0" w:space="0" w:color="auto"/>
                            <w:bottom w:val="none" w:sz="0" w:space="0" w:color="auto"/>
                            <w:right w:val="none" w:sz="0" w:space="0" w:color="auto"/>
                          </w:divBdr>
                        </w:div>
                        <w:div w:id="1863393640">
                          <w:marLeft w:val="640"/>
                          <w:marRight w:val="0"/>
                          <w:marTop w:val="0"/>
                          <w:marBottom w:val="0"/>
                          <w:divBdr>
                            <w:top w:val="none" w:sz="0" w:space="0" w:color="auto"/>
                            <w:left w:val="none" w:sz="0" w:space="0" w:color="auto"/>
                            <w:bottom w:val="none" w:sz="0" w:space="0" w:color="auto"/>
                            <w:right w:val="none" w:sz="0" w:space="0" w:color="auto"/>
                          </w:divBdr>
                        </w:div>
                        <w:div w:id="1901555860">
                          <w:marLeft w:val="640"/>
                          <w:marRight w:val="0"/>
                          <w:marTop w:val="0"/>
                          <w:marBottom w:val="0"/>
                          <w:divBdr>
                            <w:top w:val="none" w:sz="0" w:space="0" w:color="auto"/>
                            <w:left w:val="none" w:sz="0" w:space="0" w:color="auto"/>
                            <w:bottom w:val="none" w:sz="0" w:space="0" w:color="auto"/>
                            <w:right w:val="none" w:sz="0" w:space="0" w:color="auto"/>
                          </w:divBdr>
                        </w:div>
                        <w:div w:id="1951277132">
                          <w:marLeft w:val="640"/>
                          <w:marRight w:val="0"/>
                          <w:marTop w:val="0"/>
                          <w:marBottom w:val="0"/>
                          <w:divBdr>
                            <w:top w:val="none" w:sz="0" w:space="0" w:color="auto"/>
                            <w:left w:val="none" w:sz="0" w:space="0" w:color="auto"/>
                            <w:bottom w:val="none" w:sz="0" w:space="0" w:color="auto"/>
                            <w:right w:val="none" w:sz="0" w:space="0" w:color="auto"/>
                          </w:divBdr>
                        </w:div>
                        <w:div w:id="2060201318">
                          <w:marLeft w:val="640"/>
                          <w:marRight w:val="0"/>
                          <w:marTop w:val="0"/>
                          <w:marBottom w:val="0"/>
                          <w:divBdr>
                            <w:top w:val="none" w:sz="0" w:space="0" w:color="auto"/>
                            <w:left w:val="none" w:sz="0" w:space="0" w:color="auto"/>
                            <w:bottom w:val="none" w:sz="0" w:space="0" w:color="auto"/>
                            <w:right w:val="none" w:sz="0" w:space="0" w:color="auto"/>
                          </w:divBdr>
                        </w:div>
                        <w:div w:id="2104645944">
                          <w:marLeft w:val="640"/>
                          <w:marRight w:val="0"/>
                          <w:marTop w:val="0"/>
                          <w:marBottom w:val="0"/>
                          <w:divBdr>
                            <w:top w:val="none" w:sz="0" w:space="0" w:color="auto"/>
                            <w:left w:val="none" w:sz="0" w:space="0" w:color="auto"/>
                            <w:bottom w:val="none" w:sz="0" w:space="0" w:color="auto"/>
                            <w:right w:val="none" w:sz="0" w:space="0" w:color="auto"/>
                          </w:divBdr>
                        </w:div>
                        <w:div w:id="2115980183">
                          <w:marLeft w:val="640"/>
                          <w:marRight w:val="0"/>
                          <w:marTop w:val="0"/>
                          <w:marBottom w:val="0"/>
                          <w:divBdr>
                            <w:top w:val="none" w:sz="0" w:space="0" w:color="auto"/>
                            <w:left w:val="none" w:sz="0" w:space="0" w:color="auto"/>
                            <w:bottom w:val="none" w:sz="0" w:space="0" w:color="auto"/>
                            <w:right w:val="none" w:sz="0" w:space="0" w:color="auto"/>
                          </w:divBdr>
                        </w:div>
                        <w:div w:id="2122797492">
                          <w:marLeft w:val="640"/>
                          <w:marRight w:val="0"/>
                          <w:marTop w:val="0"/>
                          <w:marBottom w:val="0"/>
                          <w:divBdr>
                            <w:top w:val="none" w:sz="0" w:space="0" w:color="auto"/>
                            <w:left w:val="none" w:sz="0" w:space="0" w:color="auto"/>
                            <w:bottom w:val="none" w:sz="0" w:space="0" w:color="auto"/>
                            <w:right w:val="none" w:sz="0" w:space="0" w:color="auto"/>
                          </w:divBdr>
                        </w:div>
                        <w:div w:id="2146969190">
                          <w:marLeft w:val="640"/>
                          <w:marRight w:val="0"/>
                          <w:marTop w:val="0"/>
                          <w:marBottom w:val="0"/>
                          <w:divBdr>
                            <w:top w:val="none" w:sz="0" w:space="0" w:color="auto"/>
                            <w:left w:val="none" w:sz="0" w:space="0" w:color="auto"/>
                            <w:bottom w:val="none" w:sz="0" w:space="0" w:color="auto"/>
                            <w:right w:val="none" w:sz="0" w:space="0" w:color="auto"/>
                          </w:divBdr>
                        </w:div>
                      </w:divsChild>
                    </w:div>
                    <w:div w:id="1443181997">
                      <w:marLeft w:val="0"/>
                      <w:marRight w:val="0"/>
                      <w:marTop w:val="0"/>
                      <w:marBottom w:val="0"/>
                      <w:divBdr>
                        <w:top w:val="none" w:sz="0" w:space="0" w:color="auto"/>
                        <w:left w:val="none" w:sz="0" w:space="0" w:color="auto"/>
                        <w:bottom w:val="none" w:sz="0" w:space="0" w:color="auto"/>
                        <w:right w:val="none" w:sz="0" w:space="0" w:color="auto"/>
                      </w:divBdr>
                      <w:divsChild>
                        <w:div w:id="1469415">
                          <w:marLeft w:val="640"/>
                          <w:marRight w:val="0"/>
                          <w:marTop w:val="0"/>
                          <w:marBottom w:val="0"/>
                          <w:divBdr>
                            <w:top w:val="none" w:sz="0" w:space="0" w:color="auto"/>
                            <w:left w:val="none" w:sz="0" w:space="0" w:color="auto"/>
                            <w:bottom w:val="none" w:sz="0" w:space="0" w:color="auto"/>
                            <w:right w:val="none" w:sz="0" w:space="0" w:color="auto"/>
                          </w:divBdr>
                        </w:div>
                        <w:div w:id="57286243">
                          <w:marLeft w:val="640"/>
                          <w:marRight w:val="0"/>
                          <w:marTop w:val="0"/>
                          <w:marBottom w:val="0"/>
                          <w:divBdr>
                            <w:top w:val="none" w:sz="0" w:space="0" w:color="auto"/>
                            <w:left w:val="none" w:sz="0" w:space="0" w:color="auto"/>
                            <w:bottom w:val="none" w:sz="0" w:space="0" w:color="auto"/>
                            <w:right w:val="none" w:sz="0" w:space="0" w:color="auto"/>
                          </w:divBdr>
                        </w:div>
                        <w:div w:id="75127994">
                          <w:marLeft w:val="640"/>
                          <w:marRight w:val="0"/>
                          <w:marTop w:val="0"/>
                          <w:marBottom w:val="0"/>
                          <w:divBdr>
                            <w:top w:val="none" w:sz="0" w:space="0" w:color="auto"/>
                            <w:left w:val="none" w:sz="0" w:space="0" w:color="auto"/>
                            <w:bottom w:val="none" w:sz="0" w:space="0" w:color="auto"/>
                            <w:right w:val="none" w:sz="0" w:space="0" w:color="auto"/>
                          </w:divBdr>
                        </w:div>
                        <w:div w:id="76443419">
                          <w:marLeft w:val="640"/>
                          <w:marRight w:val="0"/>
                          <w:marTop w:val="0"/>
                          <w:marBottom w:val="0"/>
                          <w:divBdr>
                            <w:top w:val="none" w:sz="0" w:space="0" w:color="auto"/>
                            <w:left w:val="none" w:sz="0" w:space="0" w:color="auto"/>
                            <w:bottom w:val="none" w:sz="0" w:space="0" w:color="auto"/>
                            <w:right w:val="none" w:sz="0" w:space="0" w:color="auto"/>
                          </w:divBdr>
                        </w:div>
                        <w:div w:id="118496923">
                          <w:marLeft w:val="640"/>
                          <w:marRight w:val="0"/>
                          <w:marTop w:val="0"/>
                          <w:marBottom w:val="0"/>
                          <w:divBdr>
                            <w:top w:val="none" w:sz="0" w:space="0" w:color="auto"/>
                            <w:left w:val="none" w:sz="0" w:space="0" w:color="auto"/>
                            <w:bottom w:val="none" w:sz="0" w:space="0" w:color="auto"/>
                            <w:right w:val="none" w:sz="0" w:space="0" w:color="auto"/>
                          </w:divBdr>
                        </w:div>
                        <w:div w:id="172770234">
                          <w:marLeft w:val="640"/>
                          <w:marRight w:val="0"/>
                          <w:marTop w:val="0"/>
                          <w:marBottom w:val="0"/>
                          <w:divBdr>
                            <w:top w:val="none" w:sz="0" w:space="0" w:color="auto"/>
                            <w:left w:val="none" w:sz="0" w:space="0" w:color="auto"/>
                            <w:bottom w:val="none" w:sz="0" w:space="0" w:color="auto"/>
                            <w:right w:val="none" w:sz="0" w:space="0" w:color="auto"/>
                          </w:divBdr>
                        </w:div>
                        <w:div w:id="181554643">
                          <w:marLeft w:val="640"/>
                          <w:marRight w:val="0"/>
                          <w:marTop w:val="0"/>
                          <w:marBottom w:val="0"/>
                          <w:divBdr>
                            <w:top w:val="none" w:sz="0" w:space="0" w:color="auto"/>
                            <w:left w:val="none" w:sz="0" w:space="0" w:color="auto"/>
                            <w:bottom w:val="none" w:sz="0" w:space="0" w:color="auto"/>
                            <w:right w:val="none" w:sz="0" w:space="0" w:color="auto"/>
                          </w:divBdr>
                        </w:div>
                        <w:div w:id="268319011">
                          <w:marLeft w:val="640"/>
                          <w:marRight w:val="0"/>
                          <w:marTop w:val="0"/>
                          <w:marBottom w:val="0"/>
                          <w:divBdr>
                            <w:top w:val="none" w:sz="0" w:space="0" w:color="auto"/>
                            <w:left w:val="none" w:sz="0" w:space="0" w:color="auto"/>
                            <w:bottom w:val="none" w:sz="0" w:space="0" w:color="auto"/>
                            <w:right w:val="none" w:sz="0" w:space="0" w:color="auto"/>
                          </w:divBdr>
                        </w:div>
                        <w:div w:id="330136927">
                          <w:marLeft w:val="640"/>
                          <w:marRight w:val="0"/>
                          <w:marTop w:val="0"/>
                          <w:marBottom w:val="0"/>
                          <w:divBdr>
                            <w:top w:val="none" w:sz="0" w:space="0" w:color="auto"/>
                            <w:left w:val="none" w:sz="0" w:space="0" w:color="auto"/>
                            <w:bottom w:val="none" w:sz="0" w:space="0" w:color="auto"/>
                            <w:right w:val="none" w:sz="0" w:space="0" w:color="auto"/>
                          </w:divBdr>
                        </w:div>
                        <w:div w:id="365445584">
                          <w:marLeft w:val="640"/>
                          <w:marRight w:val="0"/>
                          <w:marTop w:val="0"/>
                          <w:marBottom w:val="0"/>
                          <w:divBdr>
                            <w:top w:val="none" w:sz="0" w:space="0" w:color="auto"/>
                            <w:left w:val="none" w:sz="0" w:space="0" w:color="auto"/>
                            <w:bottom w:val="none" w:sz="0" w:space="0" w:color="auto"/>
                            <w:right w:val="none" w:sz="0" w:space="0" w:color="auto"/>
                          </w:divBdr>
                        </w:div>
                        <w:div w:id="389307025">
                          <w:marLeft w:val="640"/>
                          <w:marRight w:val="0"/>
                          <w:marTop w:val="0"/>
                          <w:marBottom w:val="0"/>
                          <w:divBdr>
                            <w:top w:val="none" w:sz="0" w:space="0" w:color="auto"/>
                            <w:left w:val="none" w:sz="0" w:space="0" w:color="auto"/>
                            <w:bottom w:val="none" w:sz="0" w:space="0" w:color="auto"/>
                            <w:right w:val="none" w:sz="0" w:space="0" w:color="auto"/>
                          </w:divBdr>
                        </w:div>
                        <w:div w:id="402142979">
                          <w:marLeft w:val="640"/>
                          <w:marRight w:val="0"/>
                          <w:marTop w:val="0"/>
                          <w:marBottom w:val="0"/>
                          <w:divBdr>
                            <w:top w:val="none" w:sz="0" w:space="0" w:color="auto"/>
                            <w:left w:val="none" w:sz="0" w:space="0" w:color="auto"/>
                            <w:bottom w:val="none" w:sz="0" w:space="0" w:color="auto"/>
                            <w:right w:val="none" w:sz="0" w:space="0" w:color="auto"/>
                          </w:divBdr>
                        </w:div>
                        <w:div w:id="487208346">
                          <w:marLeft w:val="640"/>
                          <w:marRight w:val="0"/>
                          <w:marTop w:val="0"/>
                          <w:marBottom w:val="0"/>
                          <w:divBdr>
                            <w:top w:val="none" w:sz="0" w:space="0" w:color="auto"/>
                            <w:left w:val="none" w:sz="0" w:space="0" w:color="auto"/>
                            <w:bottom w:val="none" w:sz="0" w:space="0" w:color="auto"/>
                            <w:right w:val="none" w:sz="0" w:space="0" w:color="auto"/>
                          </w:divBdr>
                        </w:div>
                        <w:div w:id="535822675">
                          <w:marLeft w:val="640"/>
                          <w:marRight w:val="0"/>
                          <w:marTop w:val="0"/>
                          <w:marBottom w:val="0"/>
                          <w:divBdr>
                            <w:top w:val="none" w:sz="0" w:space="0" w:color="auto"/>
                            <w:left w:val="none" w:sz="0" w:space="0" w:color="auto"/>
                            <w:bottom w:val="none" w:sz="0" w:space="0" w:color="auto"/>
                            <w:right w:val="none" w:sz="0" w:space="0" w:color="auto"/>
                          </w:divBdr>
                        </w:div>
                        <w:div w:id="584923077">
                          <w:marLeft w:val="640"/>
                          <w:marRight w:val="0"/>
                          <w:marTop w:val="0"/>
                          <w:marBottom w:val="0"/>
                          <w:divBdr>
                            <w:top w:val="none" w:sz="0" w:space="0" w:color="auto"/>
                            <w:left w:val="none" w:sz="0" w:space="0" w:color="auto"/>
                            <w:bottom w:val="none" w:sz="0" w:space="0" w:color="auto"/>
                            <w:right w:val="none" w:sz="0" w:space="0" w:color="auto"/>
                          </w:divBdr>
                        </w:div>
                        <w:div w:id="587545811">
                          <w:marLeft w:val="640"/>
                          <w:marRight w:val="0"/>
                          <w:marTop w:val="0"/>
                          <w:marBottom w:val="0"/>
                          <w:divBdr>
                            <w:top w:val="none" w:sz="0" w:space="0" w:color="auto"/>
                            <w:left w:val="none" w:sz="0" w:space="0" w:color="auto"/>
                            <w:bottom w:val="none" w:sz="0" w:space="0" w:color="auto"/>
                            <w:right w:val="none" w:sz="0" w:space="0" w:color="auto"/>
                          </w:divBdr>
                        </w:div>
                        <w:div w:id="590814227">
                          <w:marLeft w:val="640"/>
                          <w:marRight w:val="0"/>
                          <w:marTop w:val="0"/>
                          <w:marBottom w:val="0"/>
                          <w:divBdr>
                            <w:top w:val="none" w:sz="0" w:space="0" w:color="auto"/>
                            <w:left w:val="none" w:sz="0" w:space="0" w:color="auto"/>
                            <w:bottom w:val="none" w:sz="0" w:space="0" w:color="auto"/>
                            <w:right w:val="none" w:sz="0" w:space="0" w:color="auto"/>
                          </w:divBdr>
                        </w:div>
                        <w:div w:id="672683052">
                          <w:marLeft w:val="640"/>
                          <w:marRight w:val="0"/>
                          <w:marTop w:val="0"/>
                          <w:marBottom w:val="0"/>
                          <w:divBdr>
                            <w:top w:val="none" w:sz="0" w:space="0" w:color="auto"/>
                            <w:left w:val="none" w:sz="0" w:space="0" w:color="auto"/>
                            <w:bottom w:val="none" w:sz="0" w:space="0" w:color="auto"/>
                            <w:right w:val="none" w:sz="0" w:space="0" w:color="auto"/>
                          </w:divBdr>
                        </w:div>
                        <w:div w:id="707753195">
                          <w:marLeft w:val="640"/>
                          <w:marRight w:val="0"/>
                          <w:marTop w:val="0"/>
                          <w:marBottom w:val="0"/>
                          <w:divBdr>
                            <w:top w:val="none" w:sz="0" w:space="0" w:color="auto"/>
                            <w:left w:val="none" w:sz="0" w:space="0" w:color="auto"/>
                            <w:bottom w:val="none" w:sz="0" w:space="0" w:color="auto"/>
                            <w:right w:val="none" w:sz="0" w:space="0" w:color="auto"/>
                          </w:divBdr>
                        </w:div>
                        <w:div w:id="741488264">
                          <w:marLeft w:val="640"/>
                          <w:marRight w:val="0"/>
                          <w:marTop w:val="0"/>
                          <w:marBottom w:val="0"/>
                          <w:divBdr>
                            <w:top w:val="none" w:sz="0" w:space="0" w:color="auto"/>
                            <w:left w:val="none" w:sz="0" w:space="0" w:color="auto"/>
                            <w:bottom w:val="none" w:sz="0" w:space="0" w:color="auto"/>
                            <w:right w:val="none" w:sz="0" w:space="0" w:color="auto"/>
                          </w:divBdr>
                        </w:div>
                        <w:div w:id="845900439">
                          <w:marLeft w:val="640"/>
                          <w:marRight w:val="0"/>
                          <w:marTop w:val="0"/>
                          <w:marBottom w:val="0"/>
                          <w:divBdr>
                            <w:top w:val="none" w:sz="0" w:space="0" w:color="auto"/>
                            <w:left w:val="none" w:sz="0" w:space="0" w:color="auto"/>
                            <w:bottom w:val="none" w:sz="0" w:space="0" w:color="auto"/>
                            <w:right w:val="none" w:sz="0" w:space="0" w:color="auto"/>
                          </w:divBdr>
                        </w:div>
                        <w:div w:id="894969116">
                          <w:marLeft w:val="640"/>
                          <w:marRight w:val="0"/>
                          <w:marTop w:val="0"/>
                          <w:marBottom w:val="0"/>
                          <w:divBdr>
                            <w:top w:val="none" w:sz="0" w:space="0" w:color="auto"/>
                            <w:left w:val="none" w:sz="0" w:space="0" w:color="auto"/>
                            <w:bottom w:val="none" w:sz="0" w:space="0" w:color="auto"/>
                            <w:right w:val="none" w:sz="0" w:space="0" w:color="auto"/>
                          </w:divBdr>
                        </w:div>
                        <w:div w:id="900746546">
                          <w:marLeft w:val="640"/>
                          <w:marRight w:val="0"/>
                          <w:marTop w:val="0"/>
                          <w:marBottom w:val="0"/>
                          <w:divBdr>
                            <w:top w:val="none" w:sz="0" w:space="0" w:color="auto"/>
                            <w:left w:val="none" w:sz="0" w:space="0" w:color="auto"/>
                            <w:bottom w:val="none" w:sz="0" w:space="0" w:color="auto"/>
                            <w:right w:val="none" w:sz="0" w:space="0" w:color="auto"/>
                          </w:divBdr>
                        </w:div>
                        <w:div w:id="978650203">
                          <w:marLeft w:val="640"/>
                          <w:marRight w:val="0"/>
                          <w:marTop w:val="0"/>
                          <w:marBottom w:val="0"/>
                          <w:divBdr>
                            <w:top w:val="none" w:sz="0" w:space="0" w:color="auto"/>
                            <w:left w:val="none" w:sz="0" w:space="0" w:color="auto"/>
                            <w:bottom w:val="none" w:sz="0" w:space="0" w:color="auto"/>
                            <w:right w:val="none" w:sz="0" w:space="0" w:color="auto"/>
                          </w:divBdr>
                        </w:div>
                        <w:div w:id="1038971238">
                          <w:marLeft w:val="640"/>
                          <w:marRight w:val="0"/>
                          <w:marTop w:val="0"/>
                          <w:marBottom w:val="0"/>
                          <w:divBdr>
                            <w:top w:val="none" w:sz="0" w:space="0" w:color="auto"/>
                            <w:left w:val="none" w:sz="0" w:space="0" w:color="auto"/>
                            <w:bottom w:val="none" w:sz="0" w:space="0" w:color="auto"/>
                            <w:right w:val="none" w:sz="0" w:space="0" w:color="auto"/>
                          </w:divBdr>
                        </w:div>
                        <w:div w:id="1075398038">
                          <w:marLeft w:val="640"/>
                          <w:marRight w:val="0"/>
                          <w:marTop w:val="0"/>
                          <w:marBottom w:val="0"/>
                          <w:divBdr>
                            <w:top w:val="none" w:sz="0" w:space="0" w:color="auto"/>
                            <w:left w:val="none" w:sz="0" w:space="0" w:color="auto"/>
                            <w:bottom w:val="none" w:sz="0" w:space="0" w:color="auto"/>
                            <w:right w:val="none" w:sz="0" w:space="0" w:color="auto"/>
                          </w:divBdr>
                        </w:div>
                        <w:div w:id="1149320024">
                          <w:marLeft w:val="640"/>
                          <w:marRight w:val="0"/>
                          <w:marTop w:val="0"/>
                          <w:marBottom w:val="0"/>
                          <w:divBdr>
                            <w:top w:val="none" w:sz="0" w:space="0" w:color="auto"/>
                            <w:left w:val="none" w:sz="0" w:space="0" w:color="auto"/>
                            <w:bottom w:val="none" w:sz="0" w:space="0" w:color="auto"/>
                            <w:right w:val="none" w:sz="0" w:space="0" w:color="auto"/>
                          </w:divBdr>
                        </w:div>
                        <w:div w:id="1153370995">
                          <w:marLeft w:val="640"/>
                          <w:marRight w:val="0"/>
                          <w:marTop w:val="0"/>
                          <w:marBottom w:val="0"/>
                          <w:divBdr>
                            <w:top w:val="none" w:sz="0" w:space="0" w:color="auto"/>
                            <w:left w:val="none" w:sz="0" w:space="0" w:color="auto"/>
                            <w:bottom w:val="none" w:sz="0" w:space="0" w:color="auto"/>
                            <w:right w:val="none" w:sz="0" w:space="0" w:color="auto"/>
                          </w:divBdr>
                        </w:div>
                        <w:div w:id="1316955001">
                          <w:marLeft w:val="640"/>
                          <w:marRight w:val="0"/>
                          <w:marTop w:val="0"/>
                          <w:marBottom w:val="0"/>
                          <w:divBdr>
                            <w:top w:val="none" w:sz="0" w:space="0" w:color="auto"/>
                            <w:left w:val="none" w:sz="0" w:space="0" w:color="auto"/>
                            <w:bottom w:val="none" w:sz="0" w:space="0" w:color="auto"/>
                            <w:right w:val="none" w:sz="0" w:space="0" w:color="auto"/>
                          </w:divBdr>
                        </w:div>
                        <w:div w:id="1420105213">
                          <w:marLeft w:val="640"/>
                          <w:marRight w:val="0"/>
                          <w:marTop w:val="0"/>
                          <w:marBottom w:val="0"/>
                          <w:divBdr>
                            <w:top w:val="none" w:sz="0" w:space="0" w:color="auto"/>
                            <w:left w:val="none" w:sz="0" w:space="0" w:color="auto"/>
                            <w:bottom w:val="none" w:sz="0" w:space="0" w:color="auto"/>
                            <w:right w:val="none" w:sz="0" w:space="0" w:color="auto"/>
                          </w:divBdr>
                        </w:div>
                        <w:div w:id="1500848183">
                          <w:marLeft w:val="640"/>
                          <w:marRight w:val="0"/>
                          <w:marTop w:val="0"/>
                          <w:marBottom w:val="0"/>
                          <w:divBdr>
                            <w:top w:val="none" w:sz="0" w:space="0" w:color="auto"/>
                            <w:left w:val="none" w:sz="0" w:space="0" w:color="auto"/>
                            <w:bottom w:val="none" w:sz="0" w:space="0" w:color="auto"/>
                            <w:right w:val="none" w:sz="0" w:space="0" w:color="auto"/>
                          </w:divBdr>
                        </w:div>
                        <w:div w:id="1576234247">
                          <w:marLeft w:val="640"/>
                          <w:marRight w:val="0"/>
                          <w:marTop w:val="0"/>
                          <w:marBottom w:val="0"/>
                          <w:divBdr>
                            <w:top w:val="none" w:sz="0" w:space="0" w:color="auto"/>
                            <w:left w:val="none" w:sz="0" w:space="0" w:color="auto"/>
                            <w:bottom w:val="none" w:sz="0" w:space="0" w:color="auto"/>
                            <w:right w:val="none" w:sz="0" w:space="0" w:color="auto"/>
                          </w:divBdr>
                        </w:div>
                        <w:div w:id="1584878540">
                          <w:marLeft w:val="640"/>
                          <w:marRight w:val="0"/>
                          <w:marTop w:val="0"/>
                          <w:marBottom w:val="0"/>
                          <w:divBdr>
                            <w:top w:val="none" w:sz="0" w:space="0" w:color="auto"/>
                            <w:left w:val="none" w:sz="0" w:space="0" w:color="auto"/>
                            <w:bottom w:val="none" w:sz="0" w:space="0" w:color="auto"/>
                            <w:right w:val="none" w:sz="0" w:space="0" w:color="auto"/>
                          </w:divBdr>
                        </w:div>
                        <w:div w:id="1623223804">
                          <w:marLeft w:val="640"/>
                          <w:marRight w:val="0"/>
                          <w:marTop w:val="0"/>
                          <w:marBottom w:val="0"/>
                          <w:divBdr>
                            <w:top w:val="none" w:sz="0" w:space="0" w:color="auto"/>
                            <w:left w:val="none" w:sz="0" w:space="0" w:color="auto"/>
                            <w:bottom w:val="none" w:sz="0" w:space="0" w:color="auto"/>
                            <w:right w:val="none" w:sz="0" w:space="0" w:color="auto"/>
                          </w:divBdr>
                        </w:div>
                        <w:div w:id="1715929815">
                          <w:marLeft w:val="640"/>
                          <w:marRight w:val="0"/>
                          <w:marTop w:val="0"/>
                          <w:marBottom w:val="0"/>
                          <w:divBdr>
                            <w:top w:val="none" w:sz="0" w:space="0" w:color="auto"/>
                            <w:left w:val="none" w:sz="0" w:space="0" w:color="auto"/>
                            <w:bottom w:val="none" w:sz="0" w:space="0" w:color="auto"/>
                            <w:right w:val="none" w:sz="0" w:space="0" w:color="auto"/>
                          </w:divBdr>
                        </w:div>
                        <w:div w:id="1771318454">
                          <w:marLeft w:val="640"/>
                          <w:marRight w:val="0"/>
                          <w:marTop w:val="0"/>
                          <w:marBottom w:val="0"/>
                          <w:divBdr>
                            <w:top w:val="none" w:sz="0" w:space="0" w:color="auto"/>
                            <w:left w:val="none" w:sz="0" w:space="0" w:color="auto"/>
                            <w:bottom w:val="none" w:sz="0" w:space="0" w:color="auto"/>
                            <w:right w:val="none" w:sz="0" w:space="0" w:color="auto"/>
                          </w:divBdr>
                        </w:div>
                        <w:div w:id="1888249992">
                          <w:marLeft w:val="640"/>
                          <w:marRight w:val="0"/>
                          <w:marTop w:val="0"/>
                          <w:marBottom w:val="0"/>
                          <w:divBdr>
                            <w:top w:val="none" w:sz="0" w:space="0" w:color="auto"/>
                            <w:left w:val="none" w:sz="0" w:space="0" w:color="auto"/>
                            <w:bottom w:val="none" w:sz="0" w:space="0" w:color="auto"/>
                            <w:right w:val="none" w:sz="0" w:space="0" w:color="auto"/>
                          </w:divBdr>
                        </w:div>
                        <w:div w:id="1937010117">
                          <w:marLeft w:val="640"/>
                          <w:marRight w:val="0"/>
                          <w:marTop w:val="0"/>
                          <w:marBottom w:val="0"/>
                          <w:divBdr>
                            <w:top w:val="none" w:sz="0" w:space="0" w:color="auto"/>
                            <w:left w:val="none" w:sz="0" w:space="0" w:color="auto"/>
                            <w:bottom w:val="none" w:sz="0" w:space="0" w:color="auto"/>
                            <w:right w:val="none" w:sz="0" w:space="0" w:color="auto"/>
                          </w:divBdr>
                        </w:div>
                        <w:div w:id="1991209338">
                          <w:marLeft w:val="640"/>
                          <w:marRight w:val="0"/>
                          <w:marTop w:val="0"/>
                          <w:marBottom w:val="0"/>
                          <w:divBdr>
                            <w:top w:val="none" w:sz="0" w:space="0" w:color="auto"/>
                            <w:left w:val="none" w:sz="0" w:space="0" w:color="auto"/>
                            <w:bottom w:val="none" w:sz="0" w:space="0" w:color="auto"/>
                            <w:right w:val="none" w:sz="0" w:space="0" w:color="auto"/>
                          </w:divBdr>
                        </w:div>
                        <w:div w:id="2000380706">
                          <w:marLeft w:val="640"/>
                          <w:marRight w:val="0"/>
                          <w:marTop w:val="0"/>
                          <w:marBottom w:val="0"/>
                          <w:divBdr>
                            <w:top w:val="none" w:sz="0" w:space="0" w:color="auto"/>
                            <w:left w:val="none" w:sz="0" w:space="0" w:color="auto"/>
                            <w:bottom w:val="none" w:sz="0" w:space="0" w:color="auto"/>
                            <w:right w:val="none" w:sz="0" w:space="0" w:color="auto"/>
                          </w:divBdr>
                        </w:div>
                        <w:div w:id="2021161087">
                          <w:marLeft w:val="640"/>
                          <w:marRight w:val="0"/>
                          <w:marTop w:val="0"/>
                          <w:marBottom w:val="0"/>
                          <w:divBdr>
                            <w:top w:val="none" w:sz="0" w:space="0" w:color="auto"/>
                            <w:left w:val="none" w:sz="0" w:space="0" w:color="auto"/>
                            <w:bottom w:val="none" w:sz="0" w:space="0" w:color="auto"/>
                            <w:right w:val="none" w:sz="0" w:space="0" w:color="auto"/>
                          </w:divBdr>
                        </w:div>
                      </w:divsChild>
                    </w:div>
                    <w:div w:id="1621841344">
                      <w:marLeft w:val="0"/>
                      <w:marRight w:val="0"/>
                      <w:marTop w:val="0"/>
                      <w:marBottom w:val="0"/>
                      <w:divBdr>
                        <w:top w:val="none" w:sz="0" w:space="0" w:color="auto"/>
                        <w:left w:val="none" w:sz="0" w:space="0" w:color="auto"/>
                        <w:bottom w:val="none" w:sz="0" w:space="0" w:color="auto"/>
                        <w:right w:val="none" w:sz="0" w:space="0" w:color="auto"/>
                      </w:divBdr>
                      <w:divsChild>
                        <w:div w:id="8333690">
                          <w:marLeft w:val="640"/>
                          <w:marRight w:val="0"/>
                          <w:marTop w:val="0"/>
                          <w:marBottom w:val="0"/>
                          <w:divBdr>
                            <w:top w:val="none" w:sz="0" w:space="0" w:color="auto"/>
                            <w:left w:val="none" w:sz="0" w:space="0" w:color="auto"/>
                            <w:bottom w:val="none" w:sz="0" w:space="0" w:color="auto"/>
                            <w:right w:val="none" w:sz="0" w:space="0" w:color="auto"/>
                          </w:divBdr>
                        </w:div>
                        <w:div w:id="28335583">
                          <w:marLeft w:val="640"/>
                          <w:marRight w:val="0"/>
                          <w:marTop w:val="0"/>
                          <w:marBottom w:val="0"/>
                          <w:divBdr>
                            <w:top w:val="none" w:sz="0" w:space="0" w:color="auto"/>
                            <w:left w:val="none" w:sz="0" w:space="0" w:color="auto"/>
                            <w:bottom w:val="none" w:sz="0" w:space="0" w:color="auto"/>
                            <w:right w:val="none" w:sz="0" w:space="0" w:color="auto"/>
                          </w:divBdr>
                        </w:div>
                        <w:div w:id="45614666">
                          <w:marLeft w:val="640"/>
                          <w:marRight w:val="0"/>
                          <w:marTop w:val="0"/>
                          <w:marBottom w:val="0"/>
                          <w:divBdr>
                            <w:top w:val="none" w:sz="0" w:space="0" w:color="auto"/>
                            <w:left w:val="none" w:sz="0" w:space="0" w:color="auto"/>
                            <w:bottom w:val="none" w:sz="0" w:space="0" w:color="auto"/>
                            <w:right w:val="none" w:sz="0" w:space="0" w:color="auto"/>
                          </w:divBdr>
                        </w:div>
                        <w:div w:id="124935988">
                          <w:marLeft w:val="640"/>
                          <w:marRight w:val="0"/>
                          <w:marTop w:val="0"/>
                          <w:marBottom w:val="0"/>
                          <w:divBdr>
                            <w:top w:val="none" w:sz="0" w:space="0" w:color="auto"/>
                            <w:left w:val="none" w:sz="0" w:space="0" w:color="auto"/>
                            <w:bottom w:val="none" w:sz="0" w:space="0" w:color="auto"/>
                            <w:right w:val="none" w:sz="0" w:space="0" w:color="auto"/>
                          </w:divBdr>
                        </w:div>
                        <w:div w:id="164981127">
                          <w:marLeft w:val="640"/>
                          <w:marRight w:val="0"/>
                          <w:marTop w:val="0"/>
                          <w:marBottom w:val="0"/>
                          <w:divBdr>
                            <w:top w:val="none" w:sz="0" w:space="0" w:color="auto"/>
                            <w:left w:val="none" w:sz="0" w:space="0" w:color="auto"/>
                            <w:bottom w:val="none" w:sz="0" w:space="0" w:color="auto"/>
                            <w:right w:val="none" w:sz="0" w:space="0" w:color="auto"/>
                          </w:divBdr>
                        </w:div>
                        <w:div w:id="180049893">
                          <w:marLeft w:val="640"/>
                          <w:marRight w:val="0"/>
                          <w:marTop w:val="0"/>
                          <w:marBottom w:val="0"/>
                          <w:divBdr>
                            <w:top w:val="none" w:sz="0" w:space="0" w:color="auto"/>
                            <w:left w:val="none" w:sz="0" w:space="0" w:color="auto"/>
                            <w:bottom w:val="none" w:sz="0" w:space="0" w:color="auto"/>
                            <w:right w:val="none" w:sz="0" w:space="0" w:color="auto"/>
                          </w:divBdr>
                        </w:div>
                        <w:div w:id="217907512">
                          <w:marLeft w:val="640"/>
                          <w:marRight w:val="0"/>
                          <w:marTop w:val="0"/>
                          <w:marBottom w:val="0"/>
                          <w:divBdr>
                            <w:top w:val="none" w:sz="0" w:space="0" w:color="auto"/>
                            <w:left w:val="none" w:sz="0" w:space="0" w:color="auto"/>
                            <w:bottom w:val="none" w:sz="0" w:space="0" w:color="auto"/>
                            <w:right w:val="none" w:sz="0" w:space="0" w:color="auto"/>
                          </w:divBdr>
                        </w:div>
                        <w:div w:id="255947294">
                          <w:marLeft w:val="640"/>
                          <w:marRight w:val="0"/>
                          <w:marTop w:val="0"/>
                          <w:marBottom w:val="0"/>
                          <w:divBdr>
                            <w:top w:val="none" w:sz="0" w:space="0" w:color="auto"/>
                            <w:left w:val="none" w:sz="0" w:space="0" w:color="auto"/>
                            <w:bottom w:val="none" w:sz="0" w:space="0" w:color="auto"/>
                            <w:right w:val="none" w:sz="0" w:space="0" w:color="auto"/>
                          </w:divBdr>
                        </w:div>
                        <w:div w:id="300578185">
                          <w:marLeft w:val="640"/>
                          <w:marRight w:val="0"/>
                          <w:marTop w:val="0"/>
                          <w:marBottom w:val="0"/>
                          <w:divBdr>
                            <w:top w:val="none" w:sz="0" w:space="0" w:color="auto"/>
                            <w:left w:val="none" w:sz="0" w:space="0" w:color="auto"/>
                            <w:bottom w:val="none" w:sz="0" w:space="0" w:color="auto"/>
                            <w:right w:val="none" w:sz="0" w:space="0" w:color="auto"/>
                          </w:divBdr>
                        </w:div>
                        <w:div w:id="447167265">
                          <w:marLeft w:val="640"/>
                          <w:marRight w:val="0"/>
                          <w:marTop w:val="0"/>
                          <w:marBottom w:val="0"/>
                          <w:divBdr>
                            <w:top w:val="none" w:sz="0" w:space="0" w:color="auto"/>
                            <w:left w:val="none" w:sz="0" w:space="0" w:color="auto"/>
                            <w:bottom w:val="none" w:sz="0" w:space="0" w:color="auto"/>
                            <w:right w:val="none" w:sz="0" w:space="0" w:color="auto"/>
                          </w:divBdr>
                        </w:div>
                        <w:div w:id="448545533">
                          <w:marLeft w:val="640"/>
                          <w:marRight w:val="0"/>
                          <w:marTop w:val="0"/>
                          <w:marBottom w:val="0"/>
                          <w:divBdr>
                            <w:top w:val="none" w:sz="0" w:space="0" w:color="auto"/>
                            <w:left w:val="none" w:sz="0" w:space="0" w:color="auto"/>
                            <w:bottom w:val="none" w:sz="0" w:space="0" w:color="auto"/>
                            <w:right w:val="none" w:sz="0" w:space="0" w:color="auto"/>
                          </w:divBdr>
                        </w:div>
                        <w:div w:id="600182579">
                          <w:marLeft w:val="640"/>
                          <w:marRight w:val="0"/>
                          <w:marTop w:val="0"/>
                          <w:marBottom w:val="0"/>
                          <w:divBdr>
                            <w:top w:val="none" w:sz="0" w:space="0" w:color="auto"/>
                            <w:left w:val="none" w:sz="0" w:space="0" w:color="auto"/>
                            <w:bottom w:val="none" w:sz="0" w:space="0" w:color="auto"/>
                            <w:right w:val="none" w:sz="0" w:space="0" w:color="auto"/>
                          </w:divBdr>
                        </w:div>
                        <w:div w:id="629551071">
                          <w:marLeft w:val="640"/>
                          <w:marRight w:val="0"/>
                          <w:marTop w:val="0"/>
                          <w:marBottom w:val="0"/>
                          <w:divBdr>
                            <w:top w:val="none" w:sz="0" w:space="0" w:color="auto"/>
                            <w:left w:val="none" w:sz="0" w:space="0" w:color="auto"/>
                            <w:bottom w:val="none" w:sz="0" w:space="0" w:color="auto"/>
                            <w:right w:val="none" w:sz="0" w:space="0" w:color="auto"/>
                          </w:divBdr>
                        </w:div>
                        <w:div w:id="640041103">
                          <w:marLeft w:val="640"/>
                          <w:marRight w:val="0"/>
                          <w:marTop w:val="0"/>
                          <w:marBottom w:val="0"/>
                          <w:divBdr>
                            <w:top w:val="none" w:sz="0" w:space="0" w:color="auto"/>
                            <w:left w:val="none" w:sz="0" w:space="0" w:color="auto"/>
                            <w:bottom w:val="none" w:sz="0" w:space="0" w:color="auto"/>
                            <w:right w:val="none" w:sz="0" w:space="0" w:color="auto"/>
                          </w:divBdr>
                        </w:div>
                        <w:div w:id="775560684">
                          <w:marLeft w:val="640"/>
                          <w:marRight w:val="0"/>
                          <w:marTop w:val="0"/>
                          <w:marBottom w:val="0"/>
                          <w:divBdr>
                            <w:top w:val="none" w:sz="0" w:space="0" w:color="auto"/>
                            <w:left w:val="none" w:sz="0" w:space="0" w:color="auto"/>
                            <w:bottom w:val="none" w:sz="0" w:space="0" w:color="auto"/>
                            <w:right w:val="none" w:sz="0" w:space="0" w:color="auto"/>
                          </w:divBdr>
                        </w:div>
                        <w:div w:id="911040481">
                          <w:marLeft w:val="640"/>
                          <w:marRight w:val="0"/>
                          <w:marTop w:val="0"/>
                          <w:marBottom w:val="0"/>
                          <w:divBdr>
                            <w:top w:val="none" w:sz="0" w:space="0" w:color="auto"/>
                            <w:left w:val="none" w:sz="0" w:space="0" w:color="auto"/>
                            <w:bottom w:val="none" w:sz="0" w:space="0" w:color="auto"/>
                            <w:right w:val="none" w:sz="0" w:space="0" w:color="auto"/>
                          </w:divBdr>
                        </w:div>
                        <w:div w:id="952329000">
                          <w:marLeft w:val="640"/>
                          <w:marRight w:val="0"/>
                          <w:marTop w:val="0"/>
                          <w:marBottom w:val="0"/>
                          <w:divBdr>
                            <w:top w:val="none" w:sz="0" w:space="0" w:color="auto"/>
                            <w:left w:val="none" w:sz="0" w:space="0" w:color="auto"/>
                            <w:bottom w:val="none" w:sz="0" w:space="0" w:color="auto"/>
                            <w:right w:val="none" w:sz="0" w:space="0" w:color="auto"/>
                          </w:divBdr>
                        </w:div>
                        <w:div w:id="954210138">
                          <w:marLeft w:val="640"/>
                          <w:marRight w:val="0"/>
                          <w:marTop w:val="0"/>
                          <w:marBottom w:val="0"/>
                          <w:divBdr>
                            <w:top w:val="none" w:sz="0" w:space="0" w:color="auto"/>
                            <w:left w:val="none" w:sz="0" w:space="0" w:color="auto"/>
                            <w:bottom w:val="none" w:sz="0" w:space="0" w:color="auto"/>
                            <w:right w:val="none" w:sz="0" w:space="0" w:color="auto"/>
                          </w:divBdr>
                        </w:div>
                        <w:div w:id="1108820238">
                          <w:marLeft w:val="640"/>
                          <w:marRight w:val="0"/>
                          <w:marTop w:val="0"/>
                          <w:marBottom w:val="0"/>
                          <w:divBdr>
                            <w:top w:val="none" w:sz="0" w:space="0" w:color="auto"/>
                            <w:left w:val="none" w:sz="0" w:space="0" w:color="auto"/>
                            <w:bottom w:val="none" w:sz="0" w:space="0" w:color="auto"/>
                            <w:right w:val="none" w:sz="0" w:space="0" w:color="auto"/>
                          </w:divBdr>
                        </w:div>
                        <w:div w:id="1198350689">
                          <w:marLeft w:val="640"/>
                          <w:marRight w:val="0"/>
                          <w:marTop w:val="0"/>
                          <w:marBottom w:val="0"/>
                          <w:divBdr>
                            <w:top w:val="none" w:sz="0" w:space="0" w:color="auto"/>
                            <w:left w:val="none" w:sz="0" w:space="0" w:color="auto"/>
                            <w:bottom w:val="none" w:sz="0" w:space="0" w:color="auto"/>
                            <w:right w:val="none" w:sz="0" w:space="0" w:color="auto"/>
                          </w:divBdr>
                        </w:div>
                        <w:div w:id="1212109813">
                          <w:marLeft w:val="640"/>
                          <w:marRight w:val="0"/>
                          <w:marTop w:val="0"/>
                          <w:marBottom w:val="0"/>
                          <w:divBdr>
                            <w:top w:val="none" w:sz="0" w:space="0" w:color="auto"/>
                            <w:left w:val="none" w:sz="0" w:space="0" w:color="auto"/>
                            <w:bottom w:val="none" w:sz="0" w:space="0" w:color="auto"/>
                            <w:right w:val="none" w:sz="0" w:space="0" w:color="auto"/>
                          </w:divBdr>
                        </w:div>
                        <w:div w:id="1231187965">
                          <w:marLeft w:val="640"/>
                          <w:marRight w:val="0"/>
                          <w:marTop w:val="0"/>
                          <w:marBottom w:val="0"/>
                          <w:divBdr>
                            <w:top w:val="none" w:sz="0" w:space="0" w:color="auto"/>
                            <w:left w:val="none" w:sz="0" w:space="0" w:color="auto"/>
                            <w:bottom w:val="none" w:sz="0" w:space="0" w:color="auto"/>
                            <w:right w:val="none" w:sz="0" w:space="0" w:color="auto"/>
                          </w:divBdr>
                        </w:div>
                        <w:div w:id="1480147876">
                          <w:marLeft w:val="640"/>
                          <w:marRight w:val="0"/>
                          <w:marTop w:val="0"/>
                          <w:marBottom w:val="0"/>
                          <w:divBdr>
                            <w:top w:val="none" w:sz="0" w:space="0" w:color="auto"/>
                            <w:left w:val="none" w:sz="0" w:space="0" w:color="auto"/>
                            <w:bottom w:val="none" w:sz="0" w:space="0" w:color="auto"/>
                            <w:right w:val="none" w:sz="0" w:space="0" w:color="auto"/>
                          </w:divBdr>
                        </w:div>
                        <w:div w:id="1496384825">
                          <w:marLeft w:val="640"/>
                          <w:marRight w:val="0"/>
                          <w:marTop w:val="0"/>
                          <w:marBottom w:val="0"/>
                          <w:divBdr>
                            <w:top w:val="none" w:sz="0" w:space="0" w:color="auto"/>
                            <w:left w:val="none" w:sz="0" w:space="0" w:color="auto"/>
                            <w:bottom w:val="none" w:sz="0" w:space="0" w:color="auto"/>
                            <w:right w:val="none" w:sz="0" w:space="0" w:color="auto"/>
                          </w:divBdr>
                        </w:div>
                        <w:div w:id="1540780990">
                          <w:marLeft w:val="640"/>
                          <w:marRight w:val="0"/>
                          <w:marTop w:val="0"/>
                          <w:marBottom w:val="0"/>
                          <w:divBdr>
                            <w:top w:val="none" w:sz="0" w:space="0" w:color="auto"/>
                            <w:left w:val="none" w:sz="0" w:space="0" w:color="auto"/>
                            <w:bottom w:val="none" w:sz="0" w:space="0" w:color="auto"/>
                            <w:right w:val="none" w:sz="0" w:space="0" w:color="auto"/>
                          </w:divBdr>
                        </w:div>
                        <w:div w:id="1566604435">
                          <w:marLeft w:val="640"/>
                          <w:marRight w:val="0"/>
                          <w:marTop w:val="0"/>
                          <w:marBottom w:val="0"/>
                          <w:divBdr>
                            <w:top w:val="none" w:sz="0" w:space="0" w:color="auto"/>
                            <w:left w:val="none" w:sz="0" w:space="0" w:color="auto"/>
                            <w:bottom w:val="none" w:sz="0" w:space="0" w:color="auto"/>
                            <w:right w:val="none" w:sz="0" w:space="0" w:color="auto"/>
                          </w:divBdr>
                        </w:div>
                        <w:div w:id="1586106237">
                          <w:marLeft w:val="640"/>
                          <w:marRight w:val="0"/>
                          <w:marTop w:val="0"/>
                          <w:marBottom w:val="0"/>
                          <w:divBdr>
                            <w:top w:val="none" w:sz="0" w:space="0" w:color="auto"/>
                            <w:left w:val="none" w:sz="0" w:space="0" w:color="auto"/>
                            <w:bottom w:val="none" w:sz="0" w:space="0" w:color="auto"/>
                            <w:right w:val="none" w:sz="0" w:space="0" w:color="auto"/>
                          </w:divBdr>
                        </w:div>
                        <w:div w:id="1593466897">
                          <w:marLeft w:val="640"/>
                          <w:marRight w:val="0"/>
                          <w:marTop w:val="0"/>
                          <w:marBottom w:val="0"/>
                          <w:divBdr>
                            <w:top w:val="none" w:sz="0" w:space="0" w:color="auto"/>
                            <w:left w:val="none" w:sz="0" w:space="0" w:color="auto"/>
                            <w:bottom w:val="none" w:sz="0" w:space="0" w:color="auto"/>
                            <w:right w:val="none" w:sz="0" w:space="0" w:color="auto"/>
                          </w:divBdr>
                        </w:div>
                        <w:div w:id="1661617185">
                          <w:marLeft w:val="640"/>
                          <w:marRight w:val="0"/>
                          <w:marTop w:val="0"/>
                          <w:marBottom w:val="0"/>
                          <w:divBdr>
                            <w:top w:val="none" w:sz="0" w:space="0" w:color="auto"/>
                            <w:left w:val="none" w:sz="0" w:space="0" w:color="auto"/>
                            <w:bottom w:val="none" w:sz="0" w:space="0" w:color="auto"/>
                            <w:right w:val="none" w:sz="0" w:space="0" w:color="auto"/>
                          </w:divBdr>
                        </w:div>
                        <w:div w:id="1731004325">
                          <w:marLeft w:val="640"/>
                          <w:marRight w:val="0"/>
                          <w:marTop w:val="0"/>
                          <w:marBottom w:val="0"/>
                          <w:divBdr>
                            <w:top w:val="none" w:sz="0" w:space="0" w:color="auto"/>
                            <w:left w:val="none" w:sz="0" w:space="0" w:color="auto"/>
                            <w:bottom w:val="none" w:sz="0" w:space="0" w:color="auto"/>
                            <w:right w:val="none" w:sz="0" w:space="0" w:color="auto"/>
                          </w:divBdr>
                        </w:div>
                        <w:div w:id="1771971643">
                          <w:marLeft w:val="640"/>
                          <w:marRight w:val="0"/>
                          <w:marTop w:val="0"/>
                          <w:marBottom w:val="0"/>
                          <w:divBdr>
                            <w:top w:val="none" w:sz="0" w:space="0" w:color="auto"/>
                            <w:left w:val="none" w:sz="0" w:space="0" w:color="auto"/>
                            <w:bottom w:val="none" w:sz="0" w:space="0" w:color="auto"/>
                            <w:right w:val="none" w:sz="0" w:space="0" w:color="auto"/>
                          </w:divBdr>
                        </w:div>
                        <w:div w:id="1787844934">
                          <w:marLeft w:val="640"/>
                          <w:marRight w:val="0"/>
                          <w:marTop w:val="0"/>
                          <w:marBottom w:val="0"/>
                          <w:divBdr>
                            <w:top w:val="none" w:sz="0" w:space="0" w:color="auto"/>
                            <w:left w:val="none" w:sz="0" w:space="0" w:color="auto"/>
                            <w:bottom w:val="none" w:sz="0" w:space="0" w:color="auto"/>
                            <w:right w:val="none" w:sz="0" w:space="0" w:color="auto"/>
                          </w:divBdr>
                        </w:div>
                        <w:div w:id="1824618204">
                          <w:marLeft w:val="640"/>
                          <w:marRight w:val="0"/>
                          <w:marTop w:val="0"/>
                          <w:marBottom w:val="0"/>
                          <w:divBdr>
                            <w:top w:val="none" w:sz="0" w:space="0" w:color="auto"/>
                            <w:left w:val="none" w:sz="0" w:space="0" w:color="auto"/>
                            <w:bottom w:val="none" w:sz="0" w:space="0" w:color="auto"/>
                            <w:right w:val="none" w:sz="0" w:space="0" w:color="auto"/>
                          </w:divBdr>
                        </w:div>
                        <w:div w:id="1841121763">
                          <w:marLeft w:val="640"/>
                          <w:marRight w:val="0"/>
                          <w:marTop w:val="0"/>
                          <w:marBottom w:val="0"/>
                          <w:divBdr>
                            <w:top w:val="none" w:sz="0" w:space="0" w:color="auto"/>
                            <w:left w:val="none" w:sz="0" w:space="0" w:color="auto"/>
                            <w:bottom w:val="none" w:sz="0" w:space="0" w:color="auto"/>
                            <w:right w:val="none" w:sz="0" w:space="0" w:color="auto"/>
                          </w:divBdr>
                        </w:div>
                        <w:div w:id="1957979096">
                          <w:marLeft w:val="640"/>
                          <w:marRight w:val="0"/>
                          <w:marTop w:val="0"/>
                          <w:marBottom w:val="0"/>
                          <w:divBdr>
                            <w:top w:val="none" w:sz="0" w:space="0" w:color="auto"/>
                            <w:left w:val="none" w:sz="0" w:space="0" w:color="auto"/>
                            <w:bottom w:val="none" w:sz="0" w:space="0" w:color="auto"/>
                            <w:right w:val="none" w:sz="0" w:space="0" w:color="auto"/>
                          </w:divBdr>
                        </w:div>
                        <w:div w:id="1970435691">
                          <w:marLeft w:val="640"/>
                          <w:marRight w:val="0"/>
                          <w:marTop w:val="0"/>
                          <w:marBottom w:val="0"/>
                          <w:divBdr>
                            <w:top w:val="none" w:sz="0" w:space="0" w:color="auto"/>
                            <w:left w:val="none" w:sz="0" w:space="0" w:color="auto"/>
                            <w:bottom w:val="none" w:sz="0" w:space="0" w:color="auto"/>
                            <w:right w:val="none" w:sz="0" w:space="0" w:color="auto"/>
                          </w:divBdr>
                        </w:div>
                        <w:div w:id="1996566806">
                          <w:marLeft w:val="640"/>
                          <w:marRight w:val="0"/>
                          <w:marTop w:val="0"/>
                          <w:marBottom w:val="0"/>
                          <w:divBdr>
                            <w:top w:val="none" w:sz="0" w:space="0" w:color="auto"/>
                            <w:left w:val="none" w:sz="0" w:space="0" w:color="auto"/>
                            <w:bottom w:val="none" w:sz="0" w:space="0" w:color="auto"/>
                            <w:right w:val="none" w:sz="0" w:space="0" w:color="auto"/>
                          </w:divBdr>
                        </w:div>
                        <w:div w:id="2092115390">
                          <w:marLeft w:val="640"/>
                          <w:marRight w:val="0"/>
                          <w:marTop w:val="0"/>
                          <w:marBottom w:val="0"/>
                          <w:divBdr>
                            <w:top w:val="none" w:sz="0" w:space="0" w:color="auto"/>
                            <w:left w:val="none" w:sz="0" w:space="0" w:color="auto"/>
                            <w:bottom w:val="none" w:sz="0" w:space="0" w:color="auto"/>
                            <w:right w:val="none" w:sz="0" w:space="0" w:color="auto"/>
                          </w:divBdr>
                        </w:div>
                        <w:div w:id="2096315971">
                          <w:marLeft w:val="640"/>
                          <w:marRight w:val="0"/>
                          <w:marTop w:val="0"/>
                          <w:marBottom w:val="0"/>
                          <w:divBdr>
                            <w:top w:val="none" w:sz="0" w:space="0" w:color="auto"/>
                            <w:left w:val="none" w:sz="0" w:space="0" w:color="auto"/>
                            <w:bottom w:val="none" w:sz="0" w:space="0" w:color="auto"/>
                            <w:right w:val="none" w:sz="0" w:space="0" w:color="auto"/>
                          </w:divBdr>
                        </w:div>
                        <w:div w:id="2098012526">
                          <w:marLeft w:val="640"/>
                          <w:marRight w:val="0"/>
                          <w:marTop w:val="0"/>
                          <w:marBottom w:val="0"/>
                          <w:divBdr>
                            <w:top w:val="none" w:sz="0" w:space="0" w:color="auto"/>
                            <w:left w:val="none" w:sz="0" w:space="0" w:color="auto"/>
                            <w:bottom w:val="none" w:sz="0" w:space="0" w:color="auto"/>
                            <w:right w:val="none" w:sz="0" w:space="0" w:color="auto"/>
                          </w:divBdr>
                        </w:div>
                        <w:div w:id="2115830530">
                          <w:marLeft w:val="640"/>
                          <w:marRight w:val="0"/>
                          <w:marTop w:val="0"/>
                          <w:marBottom w:val="0"/>
                          <w:divBdr>
                            <w:top w:val="none" w:sz="0" w:space="0" w:color="auto"/>
                            <w:left w:val="none" w:sz="0" w:space="0" w:color="auto"/>
                            <w:bottom w:val="none" w:sz="0" w:space="0" w:color="auto"/>
                            <w:right w:val="none" w:sz="0" w:space="0" w:color="auto"/>
                          </w:divBdr>
                        </w:div>
                      </w:divsChild>
                    </w:div>
                    <w:div w:id="1647198008">
                      <w:marLeft w:val="0"/>
                      <w:marRight w:val="0"/>
                      <w:marTop w:val="0"/>
                      <w:marBottom w:val="0"/>
                      <w:divBdr>
                        <w:top w:val="none" w:sz="0" w:space="0" w:color="auto"/>
                        <w:left w:val="none" w:sz="0" w:space="0" w:color="auto"/>
                        <w:bottom w:val="none" w:sz="0" w:space="0" w:color="auto"/>
                        <w:right w:val="none" w:sz="0" w:space="0" w:color="auto"/>
                      </w:divBdr>
                      <w:divsChild>
                        <w:div w:id="9911929">
                          <w:marLeft w:val="640"/>
                          <w:marRight w:val="0"/>
                          <w:marTop w:val="0"/>
                          <w:marBottom w:val="0"/>
                          <w:divBdr>
                            <w:top w:val="none" w:sz="0" w:space="0" w:color="auto"/>
                            <w:left w:val="none" w:sz="0" w:space="0" w:color="auto"/>
                            <w:bottom w:val="none" w:sz="0" w:space="0" w:color="auto"/>
                            <w:right w:val="none" w:sz="0" w:space="0" w:color="auto"/>
                          </w:divBdr>
                        </w:div>
                        <w:div w:id="27948187">
                          <w:marLeft w:val="640"/>
                          <w:marRight w:val="0"/>
                          <w:marTop w:val="0"/>
                          <w:marBottom w:val="0"/>
                          <w:divBdr>
                            <w:top w:val="none" w:sz="0" w:space="0" w:color="auto"/>
                            <w:left w:val="none" w:sz="0" w:space="0" w:color="auto"/>
                            <w:bottom w:val="none" w:sz="0" w:space="0" w:color="auto"/>
                            <w:right w:val="none" w:sz="0" w:space="0" w:color="auto"/>
                          </w:divBdr>
                        </w:div>
                        <w:div w:id="96608873">
                          <w:marLeft w:val="640"/>
                          <w:marRight w:val="0"/>
                          <w:marTop w:val="0"/>
                          <w:marBottom w:val="0"/>
                          <w:divBdr>
                            <w:top w:val="none" w:sz="0" w:space="0" w:color="auto"/>
                            <w:left w:val="none" w:sz="0" w:space="0" w:color="auto"/>
                            <w:bottom w:val="none" w:sz="0" w:space="0" w:color="auto"/>
                            <w:right w:val="none" w:sz="0" w:space="0" w:color="auto"/>
                          </w:divBdr>
                        </w:div>
                        <w:div w:id="250546676">
                          <w:marLeft w:val="640"/>
                          <w:marRight w:val="0"/>
                          <w:marTop w:val="0"/>
                          <w:marBottom w:val="0"/>
                          <w:divBdr>
                            <w:top w:val="none" w:sz="0" w:space="0" w:color="auto"/>
                            <w:left w:val="none" w:sz="0" w:space="0" w:color="auto"/>
                            <w:bottom w:val="none" w:sz="0" w:space="0" w:color="auto"/>
                            <w:right w:val="none" w:sz="0" w:space="0" w:color="auto"/>
                          </w:divBdr>
                        </w:div>
                        <w:div w:id="323624834">
                          <w:marLeft w:val="640"/>
                          <w:marRight w:val="0"/>
                          <w:marTop w:val="0"/>
                          <w:marBottom w:val="0"/>
                          <w:divBdr>
                            <w:top w:val="none" w:sz="0" w:space="0" w:color="auto"/>
                            <w:left w:val="none" w:sz="0" w:space="0" w:color="auto"/>
                            <w:bottom w:val="none" w:sz="0" w:space="0" w:color="auto"/>
                            <w:right w:val="none" w:sz="0" w:space="0" w:color="auto"/>
                          </w:divBdr>
                        </w:div>
                        <w:div w:id="514002065">
                          <w:marLeft w:val="640"/>
                          <w:marRight w:val="0"/>
                          <w:marTop w:val="0"/>
                          <w:marBottom w:val="0"/>
                          <w:divBdr>
                            <w:top w:val="none" w:sz="0" w:space="0" w:color="auto"/>
                            <w:left w:val="none" w:sz="0" w:space="0" w:color="auto"/>
                            <w:bottom w:val="none" w:sz="0" w:space="0" w:color="auto"/>
                            <w:right w:val="none" w:sz="0" w:space="0" w:color="auto"/>
                          </w:divBdr>
                        </w:div>
                        <w:div w:id="536620934">
                          <w:marLeft w:val="640"/>
                          <w:marRight w:val="0"/>
                          <w:marTop w:val="0"/>
                          <w:marBottom w:val="0"/>
                          <w:divBdr>
                            <w:top w:val="none" w:sz="0" w:space="0" w:color="auto"/>
                            <w:left w:val="none" w:sz="0" w:space="0" w:color="auto"/>
                            <w:bottom w:val="none" w:sz="0" w:space="0" w:color="auto"/>
                            <w:right w:val="none" w:sz="0" w:space="0" w:color="auto"/>
                          </w:divBdr>
                        </w:div>
                        <w:div w:id="583075024">
                          <w:marLeft w:val="640"/>
                          <w:marRight w:val="0"/>
                          <w:marTop w:val="0"/>
                          <w:marBottom w:val="0"/>
                          <w:divBdr>
                            <w:top w:val="none" w:sz="0" w:space="0" w:color="auto"/>
                            <w:left w:val="none" w:sz="0" w:space="0" w:color="auto"/>
                            <w:bottom w:val="none" w:sz="0" w:space="0" w:color="auto"/>
                            <w:right w:val="none" w:sz="0" w:space="0" w:color="auto"/>
                          </w:divBdr>
                        </w:div>
                        <w:div w:id="612442942">
                          <w:marLeft w:val="640"/>
                          <w:marRight w:val="0"/>
                          <w:marTop w:val="0"/>
                          <w:marBottom w:val="0"/>
                          <w:divBdr>
                            <w:top w:val="none" w:sz="0" w:space="0" w:color="auto"/>
                            <w:left w:val="none" w:sz="0" w:space="0" w:color="auto"/>
                            <w:bottom w:val="none" w:sz="0" w:space="0" w:color="auto"/>
                            <w:right w:val="none" w:sz="0" w:space="0" w:color="auto"/>
                          </w:divBdr>
                        </w:div>
                        <w:div w:id="669020066">
                          <w:marLeft w:val="640"/>
                          <w:marRight w:val="0"/>
                          <w:marTop w:val="0"/>
                          <w:marBottom w:val="0"/>
                          <w:divBdr>
                            <w:top w:val="none" w:sz="0" w:space="0" w:color="auto"/>
                            <w:left w:val="none" w:sz="0" w:space="0" w:color="auto"/>
                            <w:bottom w:val="none" w:sz="0" w:space="0" w:color="auto"/>
                            <w:right w:val="none" w:sz="0" w:space="0" w:color="auto"/>
                          </w:divBdr>
                        </w:div>
                        <w:div w:id="688066618">
                          <w:marLeft w:val="640"/>
                          <w:marRight w:val="0"/>
                          <w:marTop w:val="0"/>
                          <w:marBottom w:val="0"/>
                          <w:divBdr>
                            <w:top w:val="none" w:sz="0" w:space="0" w:color="auto"/>
                            <w:left w:val="none" w:sz="0" w:space="0" w:color="auto"/>
                            <w:bottom w:val="none" w:sz="0" w:space="0" w:color="auto"/>
                            <w:right w:val="none" w:sz="0" w:space="0" w:color="auto"/>
                          </w:divBdr>
                        </w:div>
                        <w:div w:id="698045650">
                          <w:marLeft w:val="640"/>
                          <w:marRight w:val="0"/>
                          <w:marTop w:val="0"/>
                          <w:marBottom w:val="0"/>
                          <w:divBdr>
                            <w:top w:val="none" w:sz="0" w:space="0" w:color="auto"/>
                            <w:left w:val="none" w:sz="0" w:space="0" w:color="auto"/>
                            <w:bottom w:val="none" w:sz="0" w:space="0" w:color="auto"/>
                            <w:right w:val="none" w:sz="0" w:space="0" w:color="auto"/>
                          </w:divBdr>
                        </w:div>
                        <w:div w:id="706295713">
                          <w:marLeft w:val="640"/>
                          <w:marRight w:val="0"/>
                          <w:marTop w:val="0"/>
                          <w:marBottom w:val="0"/>
                          <w:divBdr>
                            <w:top w:val="none" w:sz="0" w:space="0" w:color="auto"/>
                            <w:left w:val="none" w:sz="0" w:space="0" w:color="auto"/>
                            <w:bottom w:val="none" w:sz="0" w:space="0" w:color="auto"/>
                            <w:right w:val="none" w:sz="0" w:space="0" w:color="auto"/>
                          </w:divBdr>
                        </w:div>
                        <w:div w:id="853033794">
                          <w:marLeft w:val="640"/>
                          <w:marRight w:val="0"/>
                          <w:marTop w:val="0"/>
                          <w:marBottom w:val="0"/>
                          <w:divBdr>
                            <w:top w:val="none" w:sz="0" w:space="0" w:color="auto"/>
                            <w:left w:val="none" w:sz="0" w:space="0" w:color="auto"/>
                            <w:bottom w:val="none" w:sz="0" w:space="0" w:color="auto"/>
                            <w:right w:val="none" w:sz="0" w:space="0" w:color="auto"/>
                          </w:divBdr>
                        </w:div>
                        <w:div w:id="951129886">
                          <w:marLeft w:val="640"/>
                          <w:marRight w:val="0"/>
                          <w:marTop w:val="0"/>
                          <w:marBottom w:val="0"/>
                          <w:divBdr>
                            <w:top w:val="none" w:sz="0" w:space="0" w:color="auto"/>
                            <w:left w:val="none" w:sz="0" w:space="0" w:color="auto"/>
                            <w:bottom w:val="none" w:sz="0" w:space="0" w:color="auto"/>
                            <w:right w:val="none" w:sz="0" w:space="0" w:color="auto"/>
                          </w:divBdr>
                        </w:div>
                        <w:div w:id="1027219458">
                          <w:marLeft w:val="640"/>
                          <w:marRight w:val="0"/>
                          <w:marTop w:val="0"/>
                          <w:marBottom w:val="0"/>
                          <w:divBdr>
                            <w:top w:val="none" w:sz="0" w:space="0" w:color="auto"/>
                            <w:left w:val="none" w:sz="0" w:space="0" w:color="auto"/>
                            <w:bottom w:val="none" w:sz="0" w:space="0" w:color="auto"/>
                            <w:right w:val="none" w:sz="0" w:space="0" w:color="auto"/>
                          </w:divBdr>
                        </w:div>
                        <w:div w:id="1052391203">
                          <w:marLeft w:val="640"/>
                          <w:marRight w:val="0"/>
                          <w:marTop w:val="0"/>
                          <w:marBottom w:val="0"/>
                          <w:divBdr>
                            <w:top w:val="none" w:sz="0" w:space="0" w:color="auto"/>
                            <w:left w:val="none" w:sz="0" w:space="0" w:color="auto"/>
                            <w:bottom w:val="none" w:sz="0" w:space="0" w:color="auto"/>
                            <w:right w:val="none" w:sz="0" w:space="0" w:color="auto"/>
                          </w:divBdr>
                        </w:div>
                        <w:div w:id="1066992879">
                          <w:marLeft w:val="640"/>
                          <w:marRight w:val="0"/>
                          <w:marTop w:val="0"/>
                          <w:marBottom w:val="0"/>
                          <w:divBdr>
                            <w:top w:val="none" w:sz="0" w:space="0" w:color="auto"/>
                            <w:left w:val="none" w:sz="0" w:space="0" w:color="auto"/>
                            <w:bottom w:val="none" w:sz="0" w:space="0" w:color="auto"/>
                            <w:right w:val="none" w:sz="0" w:space="0" w:color="auto"/>
                          </w:divBdr>
                        </w:div>
                        <w:div w:id="1126193392">
                          <w:marLeft w:val="640"/>
                          <w:marRight w:val="0"/>
                          <w:marTop w:val="0"/>
                          <w:marBottom w:val="0"/>
                          <w:divBdr>
                            <w:top w:val="none" w:sz="0" w:space="0" w:color="auto"/>
                            <w:left w:val="none" w:sz="0" w:space="0" w:color="auto"/>
                            <w:bottom w:val="none" w:sz="0" w:space="0" w:color="auto"/>
                            <w:right w:val="none" w:sz="0" w:space="0" w:color="auto"/>
                          </w:divBdr>
                        </w:div>
                        <w:div w:id="1199968845">
                          <w:marLeft w:val="640"/>
                          <w:marRight w:val="0"/>
                          <w:marTop w:val="0"/>
                          <w:marBottom w:val="0"/>
                          <w:divBdr>
                            <w:top w:val="none" w:sz="0" w:space="0" w:color="auto"/>
                            <w:left w:val="none" w:sz="0" w:space="0" w:color="auto"/>
                            <w:bottom w:val="none" w:sz="0" w:space="0" w:color="auto"/>
                            <w:right w:val="none" w:sz="0" w:space="0" w:color="auto"/>
                          </w:divBdr>
                        </w:div>
                        <w:div w:id="1205286118">
                          <w:marLeft w:val="640"/>
                          <w:marRight w:val="0"/>
                          <w:marTop w:val="0"/>
                          <w:marBottom w:val="0"/>
                          <w:divBdr>
                            <w:top w:val="none" w:sz="0" w:space="0" w:color="auto"/>
                            <w:left w:val="none" w:sz="0" w:space="0" w:color="auto"/>
                            <w:bottom w:val="none" w:sz="0" w:space="0" w:color="auto"/>
                            <w:right w:val="none" w:sz="0" w:space="0" w:color="auto"/>
                          </w:divBdr>
                        </w:div>
                        <w:div w:id="1244030995">
                          <w:marLeft w:val="640"/>
                          <w:marRight w:val="0"/>
                          <w:marTop w:val="0"/>
                          <w:marBottom w:val="0"/>
                          <w:divBdr>
                            <w:top w:val="none" w:sz="0" w:space="0" w:color="auto"/>
                            <w:left w:val="none" w:sz="0" w:space="0" w:color="auto"/>
                            <w:bottom w:val="none" w:sz="0" w:space="0" w:color="auto"/>
                            <w:right w:val="none" w:sz="0" w:space="0" w:color="auto"/>
                          </w:divBdr>
                        </w:div>
                        <w:div w:id="1294562131">
                          <w:marLeft w:val="640"/>
                          <w:marRight w:val="0"/>
                          <w:marTop w:val="0"/>
                          <w:marBottom w:val="0"/>
                          <w:divBdr>
                            <w:top w:val="none" w:sz="0" w:space="0" w:color="auto"/>
                            <w:left w:val="none" w:sz="0" w:space="0" w:color="auto"/>
                            <w:bottom w:val="none" w:sz="0" w:space="0" w:color="auto"/>
                            <w:right w:val="none" w:sz="0" w:space="0" w:color="auto"/>
                          </w:divBdr>
                        </w:div>
                        <w:div w:id="1322737557">
                          <w:marLeft w:val="640"/>
                          <w:marRight w:val="0"/>
                          <w:marTop w:val="0"/>
                          <w:marBottom w:val="0"/>
                          <w:divBdr>
                            <w:top w:val="none" w:sz="0" w:space="0" w:color="auto"/>
                            <w:left w:val="none" w:sz="0" w:space="0" w:color="auto"/>
                            <w:bottom w:val="none" w:sz="0" w:space="0" w:color="auto"/>
                            <w:right w:val="none" w:sz="0" w:space="0" w:color="auto"/>
                          </w:divBdr>
                        </w:div>
                        <w:div w:id="1336300113">
                          <w:marLeft w:val="640"/>
                          <w:marRight w:val="0"/>
                          <w:marTop w:val="0"/>
                          <w:marBottom w:val="0"/>
                          <w:divBdr>
                            <w:top w:val="none" w:sz="0" w:space="0" w:color="auto"/>
                            <w:left w:val="none" w:sz="0" w:space="0" w:color="auto"/>
                            <w:bottom w:val="none" w:sz="0" w:space="0" w:color="auto"/>
                            <w:right w:val="none" w:sz="0" w:space="0" w:color="auto"/>
                          </w:divBdr>
                        </w:div>
                        <w:div w:id="1416054914">
                          <w:marLeft w:val="640"/>
                          <w:marRight w:val="0"/>
                          <w:marTop w:val="0"/>
                          <w:marBottom w:val="0"/>
                          <w:divBdr>
                            <w:top w:val="none" w:sz="0" w:space="0" w:color="auto"/>
                            <w:left w:val="none" w:sz="0" w:space="0" w:color="auto"/>
                            <w:bottom w:val="none" w:sz="0" w:space="0" w:color="auto"/>
                            <w:right w:val="none" w:sz="0" w:space="0" w:color="auto"/>
                          </w:divBdr>
                        </w:div>
                        <w:div w:id="1424108594">
                          <w:marLeft w:val="640"/>
                          <w:marRight w:val="0"/>
                          <w:marTop w:val="0"/>
                          <w:marBottom w:val="0"/>
                          <w:divBdr>
                            <w:top w:val="none" w:sz="0" w:space="0" w:color="auto"/>
                            <w:left w:val="none" w:sz="0" w:space="0" w:color="auto"/>
                            <w:bottom w:val="none" w:sz="0" w:space="0" w:color="auto"/>
                            <w:right w:val="none" w:sz="0" w:space="0" w:color="auto"/>
                          </w:divBdr>
                        </w:div>
                        <w:div w:id="1540240054">
                          <w:marLeft w:val="640"/>
                          <w:marRight w:val="0"/>
                          <w:marTop w:val="0"/>
                          <w:marBottom w:val="0"/>
                          <w:divBdr>
                            <w:top w:val="none" w:sz="0" w:space="0" w:color="auto"/>
                            <w:left w:val="none" w:sz="0" w:space="0" w:color="auto"/>
                            <w:bottom w:val="none" w:sz="0" w:space="0" w:color="auto"/>
                            <w:right w:val="none" w:sz="0" w:space="0" w:color="auto"/>
                          </w:divBdr>
                        </w:div>
                        <w:div w:id="1641110741">
                          <w:marLeft w:val="640"/>
                          <w:marRight w:val="0"/>
                          <w:marTop w:val="0"/>
                          <w:marBottom w:val="0"/>
                          <w:divBdr>
                            <w:top w:val="none" w:sz="0" w:space="0" w:color="auto"/>
                            <w:left w:val="none" w:sz="0" w:space="0" w:color="auto"/>
                            <w:bottom w:val="none" w:sz="0" w:space="0" w:color="auto"/>
                            <w:right w:val="none" w:sz="0" w:space="0" w:color="auto"/>
                          </w:divBdr>
                        </w:div>
                        <w:div w:id="1642998452">
                          <w:marLeft w:val="640"/>
                          <w:marRight w:val="0"/>
                          <w:marTop w:val="0"/>
                          <w:marBottom w:val="0"/>
                          <w:divBdr>
                            <w:top w:val="none" w:sz="0" w:space="0" w:color="auto"/>
                            <w:left w:val="none" w:sz="0" w:space="0" w:color="auto"/>
                            <w:bottom w:val="none" w:sz="0" w:space="0" w:color="auto"/>
                            <w:right w:val="none" w:sz="0" w:space="0" w:color="auto"/>
                          </w:divBdr>
                        </w:div>
                        <w:div w:id="1675037184">
                          <w:marLeft w:val="640"/>
                          <w:marRight w:val="0"/>
                          <w:marTop w:val="0"/>
                          <w:marBottom w:val="0"/>
                          <w:divBdr>
                            <w:top w:val="none" w:sz="0" w:space="0" w:color="auto"/>
                            <w:left w:val="none" w:sz="0" w:space="0" w:color="auto"/>
                            <w:bottom w:val="none" w:sz="0" w:space="0" w:color="auto"/>
                            <w:right w:val="none" w:sz="0" w:space="0" w:color="auto"/>
                          </w:divBdr>
                        </w:div>
                        <w:div w:id="1690453204">
                          <w:marLeft w:val="640"/>
                          <w:marRight w:val="0"/>
                          <w:marTop w:val="0"/>
                          <w:marBottom w:val="0"/>
                          <w:divBdr>
                            <w:top w:val="none" w:sz="0" w:space="0" w:color="auto"/>
                            <w:left w:val="none" w:sz="0" w:space="0" w:color="auto"/>
                            <w:bottom w:val="none" w:sz="0" w:space="0" w:color="auto"/>
                            <w:right w:val="none" w:sz="0" w:space="0" w:color="auto"/>
                          </w:divBdr>
                        </w:div>
                        <w:div w:id="1800490269">
                          <w:marLeft w:val="640"/>
                          <w:marRight w:val="0"/>
                          <w:marTop w:val="0"/>
                          <w:marBottom w:val="0"/>
                          <w:divBdr>
                            <w:top w:val="none" w:sz="0" w:space="0" w:color="auto"/>
                            <w:left w:val="none" w:sz="0" w:space="0" w:color="auto"/>
                            <w:bottom w:val="none" w:sz="0" w:space="0" w:color="auto"/>
                            <w:right w:val="none" w:sz="0" w:space="0" w:color="auto"/>
                          </w:divBdr>
                        </w:div>
                        <w:div w:id="1812822887">
                          <w:marLeft w:val="640"/>
                          <w:marRight w:val="0"/>
                          <w:marTop w:val="0"/>
                          <w:marBottom w:val="0"/>
                          <w:divBdr>
                            <w:top w:val="none" w:sz="0" w:space="0" w:color="auto"/>
                            <w:left w:val="none" w:sz="0" w:space="0" w:color="auto"/>
                            <w:bottom w:val="none" w:sz="0" w:space="0" w:color="auto"/>
                            <w:right w:val="none" w:sz="0" w:space="0" w:color="auto"/>
                          </w:divBdr>
                        </w:div>
                        <w:div w:id="1843661166">
                          <w:marLeft w:val="640"/>
                          <w:marRight w:val="0"/>
                          <w:marTop w:val="0"/>
                          <w:marBottom w:val="0"/>
                          <w:divBdr>
                            <w:top w:val="none" w:sz="0" w:space="0" w:color="auto"/>
                            <w:left w:val="none" w:sz="0" w:space="0" w:color="auto"/>
                            <w:bottom w:val="none" w:sz="0" w:space="0" w:color="auto"/>
                            <w:right w:val="none" w:sz="0" w:space="0" w:color="auto"/>
                          </w:divBdr>
                        </w:div>
                        <w:div w:id="1863665900">
                          <w:marLeft w:val="640"/>
                          <w:marRight w:val="0"/>
                          <w:marTop w:val="0"/>
                          <w:marBottom w:val="0"/>
                          <w:divBdr>
                            <w:top w:val="none" w:sz="0" w:space="0" w:color="auto"/>
                            <w:left w:val="none" w:sz="0" w:space="0" w:color="auto"/>
                            <w:bottom w:val="none" w:sz="0" w:space="0" w:color="auto"/>
                            <w:right w:val="none" w:sz="0" w:space="0" w:color="auto"/>
                          </w:divBdr>
                        </w:div>
                        <w:div w:id="1929465979">
                          <w:marLeft w:val="640"/>
                          <w:marRight w:val="0"/>
                          <w:marTop w:val="0"/>
                          <w:marBottom w:val="0"/>
                          <w:divBdr>
                            <w:top w:val="none" w:sz="0" w:space="0" w:color="auto"/>
                            <w:left w:val="none" w:sz="0" w:space="0" w:color="auto"/>
                            <w:bottom w:val="none" w:sz="0" w:space="0" w:color="auto"/>
                            <w:right w:val="none" w:sz="0" w:space="0" w:color="auto"/>
                          </w:divBdr>
                        </w:div>
                        <w:div w:id="1932470539">
                          <w:marLeft w:val="640"/>
                          <w:marRight w:val="0"/>
                          <w:marTop w:val="0"/>
                          <w:marBottom w:val="0"/>
                          <w:divBdr>
                            <w:top w:val="none" w:sz="0" w:space="0" w:color="auto"/>
                            <w:left w:val="none" w:sz="0" w:space="0" w:color="auto"/>
                            <w:bottom w:val="none" w:sz="0" w:space="0" w:color="auto"/>
                            <w:right w:val="none" w:sz="0" w:space="0" w:color="auto"/>
                          </w:divBdr>
                        </w:div>
                        <w:div w:id="1937862363">
                          <w:marLeft w:val="640"/>
                          <w:marRight w:val="0"/>
                          <w:marTop w:val="0"/>
                          <w:marBottom w:val="0"/>
                          <w:divBdr>
                            <w:top w:val="none" w:sz="0" w:space="0" w:color="auto"/>
                            <w:left w:val="none" w:sz="0" w:space="0" w:color="auto"/>
                            <w:bottom w:val="none" w:sz="0" w:space="0" w:color="auto"/>
                            <w:right w:val="none" w:sz="0" w:space="0" w:color="auto"/>
                          </w:divBdr>
                        </w:div>
                        <w:div w:id="1963031096">
                          <w:marLeft w:val="640"/>
                          <w:marRight w:val="0"/>
                          <w:marTop w:val="0"/>
                          <w:marBottom w:val="0"/>
                          <w:divBdr>
                            <w:top w:val="none" w:sz="0" w:space="0" w:color="auto"/>
                            <w:left w:val="none" w:sz="0" w:space="0" w:color="auto"/>
                            <w:bottom w:val="none" w:sz="0" w:space="0" w:color="auto"/>
                            <w:right w:val="none" w:sz="0" w:space="0" w:color="auto"/>
                          </w:divBdr>
                        </w:div>
                        <w:div w:id="2115321875">
                          <w:marLeft w:val="640"/>
                          <w:marRight w:val="0"/>
                          <w:marTop w:val="0"/>
                          <w:marBottom w:val="0"/>
                          <w:divBdr>
                            <w:top w:val="none" w:sz="0" w:space="0" w:color="auto"/>
                            <w:left w:val="none" w:sz="0" w:space="0" w:color="auto"/>
                            <w:bottom w:val="none" w:sz="0" w:space="0" w:color="auto"/>
                            <w:right w:val="none" w:sz="0" w:space="0" w:color="auto"/>
                          </w:divBdr>
                        </w:div>
                      </w:divsChild>
                    </w:div>
                    <w:div w:id="1649555918">
                      <w:marLeft w:val="0"/>
                      <w:marRight w:val="0"/>
                      <w:marTop w:val="0"/>
                      <w:marBottom w:val="0"/>
                      <w:divBdr>
                        <w:top w:val="none" w:sz="0" w:space="0" w:color="auto"/>
                        <w:left w:val="none" w:sz="0" w:space="0" w:color="auto"/>
                        <w:bottom w:val="none" w:sz="0" w:space="0" w:color="auto"/>
                        <w:right w:val="none" w:sz="0" w:space="0" w:color="auto"/>
                      </w:divBdr>
                      <w:divsChild>
                        <w:div w:id="15812875">
                          <w:marLeft w:val="640"/>
                          <w:marRight w:val="0"/>
                          <w:marTop w:val="0"/>
                          <w:marBottom w:val="0"/>
                          <w:divBdr>
                            <w:top w:val="none" w:sz="0" w:space="0" w:color="auto"/>
                            <w:left w:val="none" w:sz="0" w:space="0" w:color="auto"/>
                            <w:bottom w:val="none" w:sz="0" w:space="0" w:color="auto"/>
                            <w:right w:val="none" w:sz="0" w:space="0" w:color="auto"/>
                          </w:divBdr>
                        </w:div>
                        <w:div w:id="33044912">
                          <w:marLeft w:val="640"/>
                          <w:marRight w:val="0"/>
                          <w:marTop w:val="0"/>
                          <w:marBottom w:val="0"/>
                          <w:divBdr>
                            <w:top w:val="none" w:sz="0" w:space="0" w:color="auto"/>
                            <w:left w:val="none" w:sz="0" w:space="0" w:color="auto"/>
                            <w:bottom w:val="none" w:sz="0" w:space="0" w:color="auto"/>
                            <w:right w:val="none" w:sz="0" w:space="0" w:color="auto"/>
                          </w:divBdr>
                        </w:div>
                        <w:div w:id="36007572">
                          <w:marLeft w:val="640"/>
                          <w:marRight w:val="0"/>
                          <w:marTop w:val="0"/>
                          <w:marBottom w:val="0"/>
                          <w:divBdr>
                            <w:top w:val="none" w:sz="0" w:space="0" w:color="auto"/>
                            <w:left w:val="none" w:sz="0" w:space="0" w:color="auto"/>
                            <w:bottom w:val="none" w:sz="0" w:space="0" w:color="auto"/>
                            <w:right w:val="none" w:sz="0" w:space="0" w:color="auto"/>
                          </w:divBdr>
                        </w:div>
                        <w:div w:id="57871619">
                          <w:marLeft w:val="640"/>
                          <w:marRight w:val="0"/>
                          <w:marTop w:val="0"/>
                          <w:marBottom w:val="0"/>
                          <w:divBdr>
                            <w:top w:val="none" w:sz="0" w:space="0" w:color="auto"/>
                            <w:left w:val="none" w:sz="0" w:space="0" w:color="auto"/>
                            <w:bottom w:val="none" w:sz="0" w:space="0" w:color="auto"/>
                            <w:right w:val="none" w:sz="0" w:space="0" w:color="auto"/>
                          </w:divBdr>
                        </w:div>
                        <w:div w:id="223955622">
                          <w:marLeft w:val="640"/>
                          <w:marRight w:val="0"/>
                          <w:marTop w:val="0"/>
                          <w:marBottom w:val="0"/>
                          <w:divBdr>
                            <w:top w:val="none" w:sz="0" w:space="0" w:color="auto"/>
                            <w:left w:val="none" w:sz="0" w:space="0" w:color="auto"/>
                            <w:bottom w:val="none" w:sz="0" w:space="0" w:color="auto"/>
                            <w:right w:val="none" w:sz="0" w:space="0" w:color="auto"/>
                          </w:divBdr>
                        </w:div>
                        <w:div w:id="314799063">
                          <w:marLeft w:val="640"/>
                          <w:marRight w:val="0"/>
                          <w:marTop w:val="0"/>
                          <w:marBottom w:val="0"/>
                          <w:divBdr>
                            <w:top w:val="none" w:sz="0" w:space="0" w:color="auto"/>
                            <w:left w:val="none" w:sz="0" w:space="0" w:color="auto"/>
                            <w:bottom w:val="none" w:sz="0" w:space="0" w:color="auto"/>
                            <w:right w:val="none" w:sz="0" w:space="0" w:color="auto"/>
                          </w:divBdr>
                        </w:div>
                        <w:div w:id="320427908">
                          <w:marLeft w:val="640"/>
                          <w:marRight w:val="0"/>
                          <w:marTop w:val="0"/>
                          <w:marBottom w:val="0"/>
                          <w:divBdr>
                            <w:top w:val="none" w:sz="0" w:space="0" w:color="auto"/>
                            <w:left w:val="none" w:sz="0" w:space="0" w:color="auto"/>
                            <w:bottom w:val="none" w:sz="0" w:space="0" w:color="auto"/>
                            <w:right w:val="none" w:sz="0" w:space="0" w:color="auto"/>
                          </w:divBdr>
                        </w:div>
                        <w:div w:id="390158104">
                          <w:marLeft w:val="640"/>
                          <w:marRight w:val="0"/>
                          <w:marTop w:val="0"/>
                          <w:marBottom w:val="0"/>
                          <w:divBdr>
                            <w:top w:val="none" w:sz="0" w:space="0" w:color="auto"/>
                            <w:left w:val="none" w:sz="0" w:space="0" w:color="auto"/>
                            <w:bottom w:val="none" w:sz="0" w:space="0" w:color="auto"/>
                            <w:right w:val="none" w:sz="0" w:space="0" w:color="auto"/>
                          </w:divBdr>
                        </w:div>
                        <w:div w:id="428504375">
                          <w:marLeft w:val="640"/>
                          <w:marRight w:val="0"/>
                          <w:marTop w:val="0"/>
                          <w:marBottom w:val="0"/>
                          <w:divBdr>
                            <w:top w:val="none" w:sz="0" w:space="0" w:color="auto"/>
                            <w:left w:val="none" w:sz="0" w:space="0" w:color="auto"/>
                            <w:bottom w:val="none" w:sz="0" w:space="0" w:color="auto"/>
                            <w:right w:val="none" w:sz="0" w:space="0" w:color="auto"/>
                          </w:divBdr>
                        </w:div>
                        <w:div w:id="434373886">
                          <w:marLeft w:val="640"/>
                          <w:marRight w:val="0"/>
                          <w:marTop w:val="0"/>
                          <w:marBottom w:val="0"/>
                          <w:divBdr>
                            <w:top w:val="none" w:sz="0" w:space="0" w:color="auto"/>
                            <w:left w:val="none" w:sz="0" w:space="0" w:color="auto"/>
                            <w:bottom w:val="none" w:sz="0" w:space="0" w:color="auto"/>
                            <w:right w:val="none" w:sz="0" w:space="0" w:color="auto"/>
                          </w:divBdr>
                        </w:div>
                        <w:div w:id="599338830">
                          <w:marLeft w:val="640"/>
                          <w:marRight w:val="0"/>
                          <w:marTop w:val="0"/>
                          <w:marBottom w:val="0"/>
                          <w:divBdr>
                            <w:top w:val="none" w:sz="0" w:space="0" w:color="auto"/>
                            <w:left w:val="none" w:sz="0" w:space="0" w:color="auto"/>
                            <w:bottom w:val="none" w:sz="0" w:space="0" w:color="auto"/>
                            <w:right w:val="none" w:sz="0" w:space="0" w:color="auto"/>
                          </w:divBdr>
                        </w:div>
                        <w:div w:id="747843470">
                          <w:marLeft w:val="640"/>
                          <w:marRight w:val="0"/>
                          <w:marTop w:val="0"/>
                          <w:marBottom w:val="0"/>
                          <w:divBdr>
                            <w:top w:val="none" w:sz="0" w:space="0" w:color="auto"/>
                            <w:left w:val="none" w:sz="0" w:space="0" w:color="auto"/>
                            <w:bottom w:val="none" w:sz="0" w:space="0" w:color="auto"/>
                            <w:right w:val="none" w:sz="0" w:space="0" w:color="auto"/>
                          </w:divBdr>
                        </w:div>
                        <w:div w:id="884220353">
                          <w:marLeft w:val="640"/>
                          <w:marRight w:val="0"/>
                          <w:marTop w:val="0"/>
                          <w:marBottom w:val="0"/>
                          <w:divBdr>
                            <w:top w:val="none" w:sz="0" w:space="0" w:color="auto"/>
                            <w:left w:val="none" w:sz="0" w:space="0" w:color="auto"/>
                            <w:bottom w:val="none" w:sz="0" w:space="0" w:color="auto"/>
                            <w:right w:val="none" w:sz="0" w:space="0" w:color="auto"/>
                          </w:divBdr>
                        </w:div>
                        <w:div w:id="888954971">
                          <w:marLeft w:val="640"/>
                          <w:marRight w:val="0"/>
                          <w:marTop w:val="0"/>
                          <w:marBottom w:val="0"/>
                          <w:divBdr>
                            <w:top w:val="none" w:sz="0" w:space="0" w:color="auto"/>
                            <w:left w:val="none" w:sz="0" w:space="0" w:color="auto"/>
                            <w:bottom w:val="none" w:sz="0" w:space="0" w:color="auto"/>
                            <w:right w:val="none" w:sz="0" w:space="0" w:color="auto"/>
                          </w:divBdr>
                        </w:div>
                        <w:div w:id="919406923">
                          <w:marLeft w:val="640"/>
                          <w:marRight w:val="0"/>
                          <w:marTop w:val="0"/>
                          <w:marBottom w:val="0"/>
                          <w:divBdr>
                            <w:top w:val="none" w:sz="0" w:space="0" w:color="auto"/>
                            <w:left w:val="none" w:sz="0" w:space="0" w:color="auto"/>
                            <w:bottom w:val="none" w:sz="0" w:space="0" w:color="auto"/>
                            <w:right w:val="none" w:sz="0" w:space="0" w:color="auto"/>
                          </w:divBdr>
                        </w:div>
                        <w:div w:id="954286875">
                          <w:marLeft w:val="640"/>
                          <w:marRight w:val="0"/>
                          <w:marTop w:val="0"/>
                          <w:marBottom w:val="0"/>
                          <w:divBdr>
                            <w:top w:val="none" w:sz="0" w:space="0" w:color="auto"/>
                            <w:left w:val="none" w:sz="0" w:space="0" w:color="auto"/>
                            <w:bottom w:val="none" w:sz="0" w:space="0" w:color="auto"/>
                            <w:right w:val="none" w:sz="0" w:space="0" w:color="auto"/>
                          </w:divBdr>
                        </w:div>
                        <w:div w:id="972056452">
                          <w:marLeft w:val="640"/>
                          <w:marRight w:val="0"/>
                          <w:marTop w:val="0"/>
                          <w:marBottom w:val="0"/>
                          <w:divBdr>
                            <w:top w:val="none" w:sz="0" w:space="0" w:color="auto"/>
                            <w:left w:val="none" w:sz="0" w:space="0" w:color="auto"/>
                            <w:bottom w:val="none" w:sz="0" w:space="0" w:color="auto"/>
                            <w:right w:val="none" w:sz="0" w:space="0" w:color="auto"/>
                          </w:divBdr>
                        </w:div>
                        <w:div w:id="1017582803">
                          <w:marLeft w:val="640"/>
                          <w:marRight w:val="0"/>
                          <w:marTop w:val="0"/>
                          <w:marBottom w:val="0"/>
                          <w:divBdr>
                            <w:top w:val="none" w:sz="0" w:space="0" w:color="auto"/>
                            <w:left w:val="none" w:sz="0" w:space="0" w:color="auto"/>
                            <w:bottom w:val="none" w:sz="0" w:space="0" w:color="auto"/>
                            <w:right w:val="none" w:sz="0" w:space="0" w:color="auto"/>
                          </w:divBdr>
                          <w:divsChild>
                            <w:div w:id="13307826">
                              <w:marLeft w:val="0"/>
                              <w:marRight w:val="0"/>
                              <w:marTop w:val="0"/>
                              <w:marBottom w:val="0"/>
                              <w:divBdr>
                                <w:top w:val="none" w:sz="0" w:space="0" w:color="auto"/>
                                <w:left w:val="none" w:sz="0" w:space="0" w:color="auto"/>
                                <w:bottom w:val="none" w:sz="0" w:space="0" w:color="auto"/>
                                <w:right w:val="none" w:sz="0" w:space="0" w:color="auto"/>
                              </w:divBdr>
                              <w:divsChild>
                                <w:div w:id="3676372">
                                  <w:marLeft w:val="640"/>
                                  <w:marRight w:val="0"/>
                                  <w:marTop w:val="0"/>
                                  <w:marBottom w:val="0"/>
                                  <w:divBdr>
                                    <w:top w:val="none" w:sz="0" w:space="0" w:color="auto"/>
                                    <w:left w:val="none" w:sz="0" w:space="0" w:color="auto"/>
                                    <w:bottom w:val="none" w:sz="0" w:space="0" w:color="auto"/>
                                    <w:right w:val="none" w:sz="0" w:space="0" w:color="auto"/>
                                  </w:divBdr>
                                </w:div>
                                <w:div w:id="143663046">
                                  <w:marLeft w:val="640"/>
                                  <w:marRight w:val="0"/>
                                  <w:marTop w:val="0"/>
                                  <w:marBottom w:val="0"/>
                                  <w:divBdr>
                                    <w:top w:val="none" w:sz="0" w:space="0" w:color="auto"/>
                                    <w:left w:val="none" w:sz="0" w:space="0" w:color="auto"/>
                                    <w:bottom w:val="none" w:sz="0" w:space="0" w:color="auto"/>
                                    <w:right w:val="none" w:sz="0" w:space="0" w:color="auto"/>
                                  </w:divBdr>
                                </w:div>
                                <w:div w:id="159734182">
                                  <w:marLeft w:val="640"/>
                                  <w:marRight w:val="0"/>
                                  <w:marTop w:val="0"/>
                                  <w:marBottom w:val="0"/>
                                  <w:divBdr>
                                    <w:top w:val="none" w:sz="0" w:space="0" w:color="auto"/>
                                    <w:left w:val="none" w:sz="0" w:space="0" w:color="auto"/>
                                    <w:bottom w:val="none" w:sz="0" w:space="0" w:color="auto"/>
                                    <w:right w:val="none" w:sz="0" w:space="0" w:color="auto"/>
                                  </w:divBdr>
                                </w:div>
                                <w:div w:id="180972626">
                                  <w:marLeft w:val="640"/>
                                  <w:marRight w:val="0"/>
                                  <w:marTop w:val="0"/>
                                  <w:marBottom w:val="0"/>
                                  <w:divBdr>
                                    <w:top w:val="none" w:sz="0" w:space="0" w:color="auto"/>
                                    <w:left w:val="none" w:sz="0" w:space="0" w:color="auto"/>
                                    <w:bottom w:val="none" w:sz="0" w:space="0" w:color="auto"/>
                                    <w:right w:val="none" w:sz="0" w:space="0" w:color="auto"/>
                                  </w:divBdr>
                                </w:div>
                                <w:div w:id="227424217">
                                  <w:marLeft w:val="640"/>
                                  <w:marRight w:val="0"/>
                                  <w:marTop w:val="0"/>
                                  <w:marBottom w:val="0"/>
                                  <w:divBdr>
                                    <w:top w:val="none" w:sz="0" w:space="0" w:color="auto"/>
                                    <w:left w:val="none" w:sz="0" w:space="0" w:color="auto"/>
                                    <w:bottom w:val="none" w:sz="0" w:space="0" w:color="auto"/>
                                    <w:right w:val="none" w:sz="0" w:space="0" w:color="auto"/>
                                  </w:divBdr>
                                </w:div>
                                <w:div w:id="252398500">
                                  <w:marLeft w:val="640"/>
                                  <w:marRight w:val="0"/>
                                  <w:marTop w:val="0"/>
                                  <w:marBottom w:val="0"/>
                                  <w:divBdr>
                                    <w:top w:val="none" w:sz="0" w:space="0" w:color="auto"/>
                                    <w:left w:val="none" w:sz="0" w:space="0" w:color="auto"/>
                                    <w:bottom w:val="none" w:sz="0" w:space="0" w:color="auto"/>
                                    <w:right w:val="none" w:sz="0" w:space="0" w:color="auto"/>
                                  </w:divBdr>
                                </w:div>
                                <w:div w:id="304244385">
                                  <w:marLeft w:val="640"/>
                                  <w:marRight w:val="0"/>
                                  <w:marTop w:val="0"/>
                                  <w:marBottom w:val="0"/>
                                  <w:divBdr>
                                    <w:top w:val="none" w:sz="0" w:space="0" w:color="auto"/>
                                    <w:left w:val="none" w:sz="0" w:space="0" w:color="auto"/>
                                    <w:bottom w:val="none" w:sz="0" w:space="0" w:color="auto"/>
                                    <w:right w:val="none" w:sz="0" w:space="0" w:color="auto"/>
                                  </w:divBdr>
                                </w:div>
                                <w:div w:id="386803870">
                                  <w:marLeft w:val="640"/>
                                  <w:marRight w:val="0"/>
                                  <w:marTop w:val="0"/>
                                  <w:marBottom w:val="0"/>
                                  <w:divBdr>
                                    <w:top w:val="none" w:sz="0" w:space="0" w:color="auto"/>
                                    <w:left w:val="none" w:sz="0" w:space="0" w:color="auto"/>
                                    <w:bottom w:val="none" w:sz="0" w:space="0" w:color="auto"/>
                                    <w:right w:val="none" w:sz="0" w:space="0" w:color="auto"/>
                                  </w:divBdr>
                                </w:div>
                                <w:div w:id="426117397">
                                  <w:marLeft w:val="640"/>
                                  <w:marRight w:val="0"/>
                                  <w:marTop w:val="0"/>
                                  <w:marBottom w:val="0"/>
                                  <w:divBdr>
                                    <w:top w:val="none" w:sz="0" w:space="0" w:color="auto"/>
                                    <w:left w:val="none" w:sz="0" w:space="0" w:color="auto"/>
                                    <w:bottom w:val="none" w:sz="0" w:space="0" w:color="auto"/>
                                    <w:right w:val="none" w:sz="0" w:space="0" w:color="auto"/>
                                  </w:divBdr>
                                </w:div>
                                <w:div w:id="485978043">
                                  <w:marLeft w:val="640"/>
                                  <w:marRight w:val="0"/>
                                  <w:marTop w:val="0"/>
                                  <w:marBottom w:val="0"/>
                                  <w:divBdr>
                                    <w:top w:val="none" w:sz="0" w:space="0" w:color="auto"/>
                                    <w:left w:val="none" w:sz="0" w:space="0" w:color="auto"/>
                                    <w:bottom w:val="none" w:sz="0" w:space="0" w:color="auto"/>
                                    <w:right w:val="none" w:sz="0" w:space="0" w:color="auto"/>
                                  </w:divBdr>
                                </w:div>
                                <w:div w:id="503859786">
                                  <w:marLeft w:val="640"/>
                                  <w:marRight w:val="0"/>
                                  <w:marTop w:val="0"/>
                                  <w:marBottom w:val="0"/>
                                  <w:divBdr>
                                    <w:top w:val="none" w:sz="0" w:space="0" w:color="auto"/>
                                    <w:left w:val="none" w:sz="0" w:space="0" w:color="auto"/>
                                    <w:bottom w:val="none" w:sz="0" w:space="0" w:color="auto"/>
                                    <w:right w:val="none" w:sz="0" w:space="0" w:color="auto"/>
                                  </w:divBdr>
                                </w:div>
                                <w:div w:id="509375286">
                                  <w:marLeft w:val="640"/>
                                  <w:marRight w:val="0"/>
                                  <w:marTop w:val="0"/>
                                  <w:marBottom w:val="0"/>
                                  <w:divBdr>
                                    <w:top w:val="none" w:sz="0" w:space="0" w:color="auto"/>
                                    <w:left w:val="none" w:sz="0" w:space="0" w:color="auto"/>
                                    <w:bottom w:val="none" w:sz="0" w:space="0" w:color="auto"/>
                                    <w:right w:val="none" w:sz="0" w:space="0" w:color="auto"/>
                                  </w:divBdr>
                                </w:div>
                                <w:div w:id="536309917">
                                  <w:marLeft w:val="640"/>
                                  <w:marRight w:val="0"/>
                                  <w:marTop w:val="0"/>
                                  <w:marBottom w:val="0"/>
                                  <w:divBdr>
                                    <w:top w:val="none" w:sz="0" w:space="0" w:color="auto"/>
                                    <w:left w:val="none" w:sz="0" w:space="0" w:color="auto"/>
                                    <w:bottom w:val="none" w:sz="0" w:space="0" w:color="auto"/>
                                    <w:right w:val="none" w:sz="0" w:space="0" w:color="auto"/>
                                  </w:divBdr>
                                </w:div>
                                <w:div w:id="588196564">
                                  <w:marLeft w:val="640"/>
                                  <w:marRight w:val="0"/>
                                  <w:marTop w:val="0"/>
                                  <w:marBottom w:val="0"/>
                                  <w:divBdr>
                                    <w:top w:val="none" w:sz="0" w:space="0" w:color="auto"/>
                                    <w:left w:val="none" w:sz="0" w:space="0" w:color="auto"/>
                                    <w:bottom w:val="none" w:sz="0" w:space="0" w:color="auto"/>
                                    <w:right w:val="none" w:sz="0" w:space="0" w:color="auto"/>
                                  </w:divBdr>
                                </w:div>
                                <w:div w:id="651910152">
                                  <w:marLeft w:val="640"/>
                                  <w:marRight w:val="0"/>
                                  <w:marTop w:val="0"/>
                                  <w:marBottom w:val="0"/>
                                  <w:divBdr>
                                    <w:top w:val="none" w:sz="0" w:space="0" w:color="auto"/>
                                    <w:left w:val="none" w:sz="0" w:space="0" w:color="auto"/>
                                    <w:bottom w:val="none" w:sz="0" w:space="0" w:color="auto"/>
                                    <w:right w:val="none" w:sz="0" w:space="0" w:color="auto"/>
                                  </w:divBdr>
                                </w:div>
                                <w:div w:id="705446105">
                                  <w:marLeft w:val="640"/>
                                  <w:marRight w:val="0"/>
                                  <w:marTop w:val="0"/>
                                  <w:marBottom w:val="0"/>
                                  <w:divBdr>
                                    <w:top w:val="none" w:sz="0" w:space="0" w:color="auto"/>
                                    <w:left w:val="none" w:sz="0" w:space="0" w:color="auto"/>
                                    <w:bottom w:val="none" w:sz="0" w:space="0" w:color="auto"/>
                                    <w:right w:val="none" w:sz="0" w:space="0" w:color="auto"/>
                                  </w:divBdr>
                                </w:div>
                                <w:div w:id="752777412">
                                  <w:marLeft w:val="640"/>
                                  <w:marRight w:val="0"/>
                                  <w:marTop w:val="0"/>
                                  <w:marBottom w:val="0"/>
                                  <w:divBdr>
                                    <w:top w:val="none" w:sz="0" w:space="0" w:color="auto"/>
                                    <w:left w:val="none" w:sz="0" w:space="0" w:color="auto"/>
                                    <w:bottom w:val="none" w:sz="0" w:space="0" w:color="auto"/>
                                    <w:right w:val="none" w:sz="0" w:space="0" w:color="auto"/>
                                  </w:divBdr>
                                </w:div>
                                <w:div w:id="757943634">
                                  <w:marLeft w:val="640"/>
                                  <w:marRight w:val="0"/>
                                  <w:marTop w:val="0"/>
                                  <w:marBottom w:val="0"/>
                                  <w:divBdr>
                                    <w:top w:val="none" w:sz="0" w:space="0" w:color="auto"/>
                                    <w:left w:val="none" w:sz="0" w:space="0" w:color="auto"/>
                                    <w:bottom w:val="none" w:sz="0" w:space="0" w:color="auto"/>
                                    <w:right w:val="none" w:sz="0" w:space="0" w:color="auto"/>
                                  </w:divBdr>
                                </w:div>
                                <w:div w:id="761144697">
                                  <w:marLeft w:val="640"/>
                                  <w:marRight w:val="0"/>
                                  <w:marTop w:val="0"/>
                                  <w:marBottom w:val="0"/>
                                  <w:divBdr>
                                    <w:top w:val="none" w:sz="0" w:space="0" w:color="auto"/>
                                    <w:left w:val="none" w:sz="0" w:space="0" w:color="auto"/>
                                    <w:bottom w:val="none" w:sz="0" w:space="0" w:color="auto"/>
                                    <w:right w:val="none" w:sz="0" w:space="0" w:color="auto"/>
                                  </w:divBdr>
                                </w:div>
                                <w:div w:id="782385300">
                                  <w:marLeft w:val="640"/>
                                  <w:marRight w:val="0"/>
                                  <w:marTop w:val="0"/>
                                  <w:marBottom w:val="0"/>
                                  <w:divBdr>
                                    <w:top w:val="none" w:sz="0" w:space="0" w:color="auto"/>
                                    <w:left w:val="none" w:sz="0" w:space="0" w:color="auto"/>
                                    <w:bottom w:val="none" w:sz="0" w:space="0" w:color="auto"/>
                                    <w:right w:val="none" w:sz="0" w:space="0" w:color="auto"/>
                                  </w:divBdr>
                                </w:div>
                                <w:div w:id="790129470">
                                  <w:marLeft w:val="640"/>
                                  <w:marRight w:val="0"/>
                                  <w:marTop w:val="0"/>
                                  <w:marBottom w:val="0"/>
                                  <w:divBdr>
                                    <w:top w:val="none" w:sz="0" w:space="0" w:color="auto"/>
                                    <w:left w:val="none" w:sz="0" w:space="0" w:color="auto"/>
                                    <w:bottom w:val="none" w:sz="0" w:space="0" w:color="auto"/>
                                    <w:right w:val="none" w:sz="0" w:space="0" w:color="auto"/>
                                  </w:divBdr>
                                </w:div>
                                <w:div w:id="908614463">
                                  <w:marLeft w:val="640"/>
                                  <w:marRight w:val="0"/>
                                  <w:marTop w:val="0"/>
                                  <w:marBottom w:val="0"/>
                                  <w:divBdr>
                                    <w:top w:val="none" w:sz="0" w:space="0" w:color="auto"/>
                                    <w:left w:val="none" w:sz="0" w:space="0" w:color="auto"/>
                                    <w:bottom w:val="none" w:sz="0" w:space="0" w:color="auto"/>
                                    <w:right w:val="none" w:sz="0" w:space="0" w:color="auto"/>
                                  </w:divBdr>
                                </w:div>
                                <w:div w:id="970785435">
                                  <w:marLeft w:val="640"/>
                                  <w:marRight w:val="0"/>
                                  <w:marTop w:val="0"/>
                                  <w:marBottom w:val="0"/>
                                  <w:divBdr>
                                    <w:top w:val="none" w:sz="0" w:space="0" w:color="auto"/>
                                    <w:left w:val="none" w:sz="0" w:space="0" w:color="auto"/>
                                    <w:bottom w:val="none" w:sz="0" w:space="0" w:color="auto"/>
                                    <w:right w:val="none" w:sz="0" w:space="0" w:color="auto"/>
                                  </w:divBdr>
                                </w:div>
                                <w:div w:id="1011417566">
                                  <w:marLeft w:val="640"/>
                                  <w:marRight w:val="0"/>
                                  <w:marTop w:val="0"/>
                                  <w:marBottom w:val="0"/>
                                  <w:divBdr>
                                    <w:top w:val="none" w:sz="0" w:space="0" w:color="auto"/>
                                    <w:left w:val="none" w:sz="0" w:space="0" w:color="auto"/>
                                    <w:bottom w:val="none" w:sz="0" w:space="0" w:color="auto"/>
                                    <w:right w:val="none" w:sz="0" w:space="0" w:color="auto"/>
                                  </w:divBdr>
                                </w:div>
                                <w:div w:id="1031614985">
                                  <w:marLeft w:val="640"/>
                                  <w:marRight w:val="0"/>
                                  <w:marTop w:val="0"/>
                                  <w:marBottom w:val="0"/>
                                  <w:divBdr>
                                    <w:top w:val="none" w:sz="0" w:space="0" w:color="auto"/>
                                    <w:left w:val="none" w:sz="0" w:space="0" w:color="auto"/>
                                    <w:bottom w:val="none" w:sz="0" w:space="0" w:color="auto"/>
                                    <w:right w:val="none" w:sz="0" w:space="0" w:color="auto"/>
                                  </w:divBdr>
                                </w:div>
                                <w:div w:id="1039282468">
                                  <w:marLeft w:val="640"/>
                                  <w:marRight w:val="0"/>
                                  <w:marTop w:val="0"/>
                                  <w:marBottom w:val="0"/>
                                  <w:divBdr>
                                    <w:top w:val="none" w:sz="0" w:space="0" w:color="auto"/>
                                    <w:left w:val="none" w:sz="0" w:space="0" w:color="auto"/>
                                    <w:bottom w:val="none" w:sz="0" w:space="0" w:color="auto"/>
                                    <w:right w:val="none" w:sz="0" w:space="0" w:color="auto"/>
                                  </w:divBdr>
                                </w:div>
                                <w:div w:id="1039743445">
                                  <w:marLeft w:val="640"/>
                                  <w:marRight w:val="0"/>
                                  <w:marTop w:val="0"/>
                                  <w:marBottom w:val="0"/>
                                  <w:divBdr>
                                    <w:top w:val="none" w:sz="0" w:space="0" w:color="auto"/>
                                    <w:left w:val="none" w:sz="0" w:space="0" w:color="auto"/>
                                    <w:bottom w:val="none" w:sz="0" w:space="0" w:color="auto"/>
                                    <w:right w:val="none" w:sz="0" w:space="0" w:color="auto"/>
                                  </w:divBdr>
                                </w:div>
                                <w:div w:id="1061057555">
                                  <w:marLeft w:val="640"/>
                                  <w:marRight w:val="0"/>
                                  <w:marTop w:val="0"/>
                                  <w:marBottom w:val="0"/>
                                  <w:divBdr>
                                    <w:top w:val="none" w:sz="0" w:space="0" w:color="auto"/>
                                    <w:left w:val="none" w:sz="0" w:space="0" w:color="auto"/>
                                    <w:bottom w:val="none" w:sz="0" w:space="0" w:color="auto"/>
                                    <w:right w:val="none" w:sz="0" w:space="0" w:color="auto"/>
                                  </w:divBdr>
                                </w:div>
                                <w:div w:id="1064597607">
                                  <w:marLeft w:val="640"/>
                                  <w:marRight w:val="0"/>
                                  <w:marTop w:val="0"/>
                                  <w:marBottom w:val="0"/>
                                  <w:divBdr>
                                    <w:top w:val="none" w:sz="0" w:space="0" w:color="auto"/>
                                    <w:left w:val="none" w:sz="0" w:space="0" w:color="auto"/>
                                    <w:bottom w:val="none" w:sz="0" w:space="0" w:color="auto"/>
                                    <w:right w:val="none" w:sz="0" w:space="0" w:color="auto"/>
                                  </w:divBdr>
                                </w:div>
                                <w:div w:id="1124350258">
                                  <w:marLeft w:val="640"/>
                                  <w:marRight w:val="0"/>
                                  <w:marTop w:val="0"/>
                                  <w:marBottom w:val="0"/>
                                  <w:divBdr>
                                    <w:top w:val="none" w:sz="0" w:space="0" w:color="auto"/>
                                    <w:left w:val="none" w:sz="0" w:space="0" w:color="auto"/>
                                    <w:bottom w:val="none" w:sz="0" w:space="0" w:color="auto"/>
                                    <w:right w:val="none" w:sz="0" w:space="0" w:color="auto"/>
                                  </w:divBdr>
                                </w:div>
                                <w:div w:id="1315066138">
                                  <w:marLeft w:val="640"/>
                                  <w:marRight w:val="0"/>
                                  <w:marTop w:val="0"/>
                                  <w:marBottom w:val="0"/>
                                  <w:divBdr>
                                    <w:top w:val="none" w:sz="0" w:space="0" w:color="auto"/>
                                    <w:left w:val="none" w:sz="0" w:space="0" w:color="auto"/>
                                    <w:bottom w:val="none" w:sz="0" w:space="0" w:color="auto"/>
                                    <w:right w:val="none" w:sz="0" w:space="0" w:color="auto"/>
                                  </w:divBdr>
                                </w:div>
                                <w:div w:id="1327711474">
                                  <w:marLeft w:val="640"/>
                                  <w:marRight w:val="0"/>
                                  <w:marTop w:val="0"/>
                                  <w:marBottom w:val="0"/>
                                  <w:divBdr>
                                    <w:top w:val="none" w:sz="0" w:space="0" w:color="auto"/>
                                    <w:left w:val="none" w:sz="0" w:space="0" w:color="auto"/>
                                    <w:bottom w:val="none" w:sz="0" w:space="0" w:color="auto"/>
                                    <w:right w:val="none" w:sz="0" w:space="0" w:color="auto"/>
                                  </w:divBdr>
                                </w:div>
                                <w:div w:id="1346975514">
                                  <w:marLeft w:val="640"/>
                                  <w:marRight w:val="0"/>
                                  <w:marTop w:val="0"/>
                                  <w:marBottom w:val="0"/>
                                  <w:divBdr>
                                    <w:top w:val="none" w:sz="0" w:space="0" w:color="auto"/>
                                    <w:left w:val="none" w:sz="0" w:space="0" w:color="auto"/>
                                    <w:bottom w:val="none" w:sz="0" w:space="0" w:color="auto"/>
                                    <w:right w:val="none" w:sz="0" w:space="0" w:color="auto"/>
                                  </w:divBdr>
                                </w:div>
                                <w:div w:id="1350445891">
                                  <w:marLeft w:val="640"/>
                                  <w:marRight w:val="0"/>
                                  <w:marTop w:val="0"/>
                                  <w:marBottom w:val="0"/>
                                  <w:divBdr>
                                    <w:top w:val="none" w:sz="0" w:space="0" w:color="auto"/>
                                    <w:left w:val="none" w:sz="0" w:space="0" w:color="auto"/>
                                    <w:bottom w:val="none" w:sz="0" w:space="0" w:color="auto"/>
                                    <w:right w:val="none" w:sz="0" w:space="0" w:color="auto"/>
                                  </w:divBdr>
                                </w:div>
                                <w:div w:id="1446729167">
                                  <w:marLeft w:val="640"/>
                                  <w:marRight w:val="0"/>
                                  <w:marTop w:val="0"/>
                                  <w:marBottom w:val="0"/>
                                  <w:divBdr>
                                    <w:top w:val="none" w:sz="0" w:space="0" w:color="auto"/>
                                    <w:left w:val="none" w:sz="0" w:space="0" w:color="auto"/>
                                    <w:bottom w:val="none" w:sz="0" w:space="0" w:color="auto"/>
                                    <w:right w:val="none" w:sz="0" w:space="0" w:color="auto"/>
                                  </w:divBdr>
                                </w:div>
                                <w:div w:id="1467622157">
                                  <w:marLeft w:val="640"/>
                                  <w:marRight w:val="0"/>
                                  <w:marTop w:val="0"/>
                                  <w:marBottom w:val="0"/>
                                  <w:divBdr>
                                    <w:top w:val="none" w:sz="0" w:space="0" w:color="auto"/>
                                    <w:left w:val="none" w:sz="0" w:space="0" w:color="auto"/>
                                    <w:bottom w:val="none" w:sz="0" w:space="0" w:color="auto"/>
                                    <w:right w:val="none" w:sz="0" w:space="0" w:color="auto"/>
                                  </w:divBdr>
                                </w:div>
                                <w:div w:id="1667857782">
                                  <w:marLeft w:val="640"/>
                                  <w:marRight w:val="0"/>
                                  <w:marTop w:val="0"/>
                                  <w:marBottom w:val="0"/>
                                  <w:divBdr>
                                    <w:top w:val="none" w:sz="0" w:space="0" w:color="auto"/>
                                    <w:left w:val="none" w:sz="0" w:space="0" w:color="auto"/>
                                    <w:bottom w:val="none" w:sz="0" w:space="0" w:color="auto"/>
                                    <w:right w:val="none" w:sz="0" w:space="0" w:color="auto"/>
                                  </w:divBdr>
                                </w:div>
                                <w:div w:id="1681659799">
                                  <w:marLeft w:val="640"/>
                                  <w:marRight w:val="0"/>
                                  <w:marTop w:val="0"/>
                                  <w:marBottom w:val="0"/>
                                  <w:divBdr>
                                    <w:top w:val="none" w:sz="0" w:space="0" w:color="auto"/>
                                    <w:left w:val="none" w:sz="0" w:space="0" w:color="auto"/>
                                    <w:bottom w:val="none" w:sz="0" w:space="0" w:color="auto"/>
                                    <w:right w:val="none" w:sz="0" w:space="0" w:color="auto"/>
                                  </w:divBdr>
                                </w:div>
                                <w:div w:id="1743140912">
                                  <w:marLeft w:val="640"/>
                                  <w:marRight w:val="0"/>
                                  <w:marTop w:val="0"/>
                                  <w:marBottom w:val="0"/>
                                  <w:divBdr>
                                    <w:top w:val="none" w:sz="0" w:space="0" w:color="auto"/>
                                    <w:left w:val="none" w:sz="0" w:space="0" w:color="auto"/>
                                    <w:bottom w:val="none" w:sz="0" w:space="0" w:color="auto"/>
                                    <w:right w:val="none" w:sz="0" w:space="0" w:color="auto"/>
                                  </w:divBdr>
                                </w:div>
                                <w:div w:id="1794324215">
                                  <w:marLeft w:val="640"/>
                                  <w:marRight w:val="0"/>
                                  <w:marTop w:val="0"/>
                                  <w:marBottom w:val="0"/>
                                  <w:divBdr>
                                    <w:top w:val="none" w:sz="0" w:space="0" w:color="auto"/>
                                    <w:left w:val="none" w:sz="0" w:space="0" w:color="auto"/>
                                    <w:bottom w:val="none" w:sz="0" w:space="0" w:color="auto"/>
                                    <w:right w:val="none" w:sz="0" w:space="0" w:color="auto"/>
                                  </w:divBdr>
                                </w:div>
                                <w:div w:id="1814640271">
                                  <w:marLeft w:val="640"/>
                                  <w:marRight w:val="0"/>
                                  <w:marTop w:val="0"/>
                                  <w:marBottom w:val="0"/>
                                  <w:divBdr>
                                    <w:top w:val="none" w:sz="0" w:space="0" w:color="auto"/>
                                    <w:left w:val="none" w:sz="0" w:space="0" w:color="auto"/>
                                    <w:bottom w:val="none" w:sz="0" w:space="0" w:color="auto"/>
                                    <w:right w:val="none" w:sz="0" w:space="0" w:color="auto"/>
                                  </w:divBdr>
                                </w:div>
                                <w:div w:id="1849560363">
                                  <w:marLeft w:val="640"/>
                                  <w:marRight w:val="0"/>
                                  <w:marTop w:val="0"/>
                                  <w:marBottom w:val="0"/>
                                  <w:divBdr>
                                    <w:top w:val="none" w:sz="0" w:space="0" w:color="auto"/>
                                    <w:left w:val="none" w:sz="0" w:space="0" w:color="auto"/>
                                    <w:bottom w:val="none" w:sz="0" w:space="0" w:color="auto"/>
                                    <w:right w:val="none" w:sz="0" w:space="0" w:color="auto"/>
                                  </w:divBdr>
                                </w:div>
                                <w:div w:id="1888640396">
                                  <w:marLeft w:val="640"/>
                                  <w:marRight w:val="0"/>
                                  <w:marTop w:val="0"/>
                                  <w:marBottom w:val="0"/>
                                  <w:divBdr>
                                    <w:top w:val="none" w:sz="0" w:space="0" w:color="auto"/>
                                    <w:left w:val="none" w:sz="0" w:space="0" w:color="auto"/>
                                    <w:bottom w:val="none" w:sz="0" w:space="0" w:color="auto"/>
                                    <w:right w:val="none" w:sz="0" w:space="0" w:color="auto"/>
                                  </w:divBdr>
                                </w:div>
                                <w:div w:id="1934850784">
                                  <w:marLeft w:val="640"/>
                                  <w:marRight w:val="0"/>
                                  <w:marTop w:val="0"/>
                                  <w:marBottom w:val="0"/>
                                  <w:divBdr>
                                    <w:top w:val="none" w:sz="0" w:space="0" w:color="auto"/>
                                    <w:left w:val="none" w:sz="0" w:space="0" w:color="auto"/>
                                    <w:bottom w:val="none" w:sz="0" w:space="0" w:color="auto"/>
                                    <w:right w:val="none" w:sz="0" w:space="0" w:color="auto"/>
                                  </w:divBdr>
                                </w:div>
                                <w:div w:id="1992324851">
                                  <w:marLeft w:val="640"/>
                                  <w:marRight w:val="0"/>
                                  <w:marTop w:val="0"/>
                                  <w:marBottom w:val="0"/>
                                  <w:divBdr>
                                    <w:top w:val="none" w:sz="0" w:space="0" w:color="auto"/>
                                    <w:left w:val="none" w:sz="0" w:space="0" w:color="auto"/>
                                    <w:bottom w:val="none" w:sz="0" w:space="0" w:color="auto"/>
                                    <w:right w:val="none" w:sz="0" w:space="0" w:color="auto"/>
                                  </w:divBdr>
                                </w:div>
                                <w:div w:id="2015258331">
                                  <w:marLeft w:val="640"/>
                                  <w:marRight w:val="0"/>
                                  <w:marTop w:val="0"/>
                                  <w:marBottom w:val="0"/>
                                  <w:divBdr>
                                    <w:top w:val="none" w:sz="0" w:space="0" w:color="auto"/>
                                    <w:left w:val="none" w:sz="0" w:space="0" w:color="auto"/>
                                    <w:bottom w:val="none" w:sz="0" w:space="0" w:color="auto"/>
                                    <w:right w:val="none" w:sz="0" w:space="0" w:color="auto"/>
                                  </w:divBdr>
                                </w:div>
                                <w:div w:id="2044355145">
                                  <w:marLeft w:val="640"/>
                                  <w:marRight w:val="0"/>
                                  <w:marTop w:val="0"/>
                                  <w:marBottom w:val="0"/>
                                  <w:divBdr>
                                    <w:top w:val="none" w:sz="0" w:space="0" w:color="auto"/>
                                    <w:left w:val="none" w:sz="0" w:space="0" w:color="auto"/>
                                    <w:bottom w:val="none" w:sz="0" w:space="0" w:color="auto"/>
                                    <w:right w:val="none" w:sz="0" w:space="0" w:color="auto"/>
                                  </w:divBdr>
                                </w:div>
                                <w:div w:id="2096199387">
                                  <w:marLeft w:val="640"/>
                                  <w:marRight w:val="0"/>
                                  <w:marTop w:val="0"/>
                                  <w:marBottom w:val="0"/>
                                  <w:divBdr>
                                    <w:top w:val="none" w:sz="0" w:space="0" w:color="auto"/>
                                    <w:left w:val="none" w:sz="0" w:space="0" w:color="auto"/>
                                    <w:bottom w:val="none" w:sz="0" w:space="0" w:color="auto"/>
                                    <w:right w:val="none" w:sz="0" w:space="0" w:color="auto"/>
                                  </w:divBdr>
                                </w:div>
                                <w:div w:id="2132549972">
                                  <w:marLeft w:val="640"/>
                                  <w:marRight w:val="0"/>
                                  <w:marTop w:val="0"/>
                                  <w:marBottom w:val="0"/>
                                  <w:divBdr>
                                    <w:top w:val="none" w:sz="0" w:space="0" w:color="auto"/>
                                    <w:left w:val="none" w:sz="0" w:space="0" w:color="auto"/>
                                    <w:bottom w:val="none" w:sz="0" w:space="0" w:color="auto"/>
                                    <w:right w:val="none" w:sz="0" w:space="0" w:color="auto"/>
                                  </w:divBdr>
                                </w:div>
                                <w:div w:id="2138571282">
                                  <w:marLeft w:val="640"/>
                                  <w:marRight w:val="0"/>
                                  <w:marTop w:val="0"/>
                                  <w:marBottom w:val="0"/>
                                  <w:divBdr>
                                    <w:top w:val="none" w:sz="0" w:space="0" w:color="auto"/>
                                    <w:left w:val="none" w:sz="0" w:space="0" w:color="auto"/>
                                    <w:bottom w:val="none" w:sz="0" w:space="0" w:color="auto"/>
                                    <w:right w:val="none" w:sz="0" w:space="0" w:color="auto"/>
                                  </w:divBdr>
                                </w:div>
                              </w:divsChild>
                            </w:div>
                            <w:div w:id="761992189">
                              <w:marLeft w:val="0"/>
                              <w:marRight w:val="0"/>
                              <w:marTop w:val="0"/>
                              <w:marBottom w:val="0"/>
                              <w:divBdr>
                                <w:top w:val="none" w:sz="0" w:space="0" w:color="auto"/>
                                <w:left w:val="none" w:sz="0" w:space="0" w:color="auto"/>
                                <w:bottom w:val="none" w:sz="0" w:space="0" w:color="auto"/>
                                <w:right w:val="none" w:sz="0" w:space="0" w:color="auto"/>
                              </w:divBdr>
                              <w:divsChild>
                                <w:div w:id="5714116">
                                  <w:marLeft w:val="640"/>
                                  <w:marRight w:val="0"/>
                                  <w:marTop w:val="0"/>
                                  <w:marBottom w:val="0"/>
                                  <w:divBdr>
                                    <w:top w:val="none" w:sz="0" w:space="0" w:color="auto"/>
                                    <w:left w:val="none" w:sz="0" w:space="0" w:color="auto"/>
                                    <w:bottom w:val="none" w:sz="0" w:space="0" w:color="auto"/>
                                    <w:right w:val="none" w:sz="0" w:space="0" w:color="auto"/>
                                  </w:divBdr>
                                </w:div>
                                <w:div w:id="44260040">
                                  <w:marLeft w:val="640"/>
                                  <w:marRight w:val="0"/>
                                  <w:marTop w:val="0"/>
                                  <w:marBottom w:val="0"/>
                                  <w:divBdr>
                                    <w:top w:val="none" w:sz="0" w:space="0" w:color="auto"/>
                                    <w:left w:val="none" w:sz="0" w:space="0" w:color="auto"/>
                                    <w:bottom w:val="none" w:sz="0" w:space="0" w:color="auto"/>
                                    <w:right w:val="none" w:sz="0" w:space="0" w:color="auto"/>
                                  </w:divBdr>
                                </w:div>
                                <w:div w:id="68817282">
                                  <w:marLeft w:val="640"/>
                                  <w:marRight w:val="0"/>
                                  <w:marTop w:val="0"/>
                                  <w:marBottom w:val="0"/>
                                  <w:divBdr>
                                    <w:top w:val="none" w:sz="0" w:space="0" w:color="auto"/>
                                    <w:left w:val="none" w:sz="0" w:space="0" w:color="auto"/>
                                    <w:bottom w:val="none" w:sz="0" w:space="0" w:color="auto"/>
                                    <w:right w:val="none" w:sz="0" w:space="0" w:color="auto"/>
                                  </w:divBdr>
                                </w:div>
                                <w:div w:id="69236423">
                                  <w:marLeft w:val="640"/>
                                  <w:marRight w:val="0"/>
                                  <w:marTop w:val="0"/>
                                  <w:marBottom w:val="0"/>
                                  <w:divBdr>
                                    <w:top w:val="none" w:sz="0" w:space="0" w:color="auto"/>
                                    <w:left w:val="none" w:sz="0" w:space="0" w:color="auto"/>
                                    <w:bottom w:val="none" w:sz="0" w:space="0" w:color="auto"/>
                                    <w:right w:val="none" w:sz="0" w:space="0" w:color="auto"/>
                                  </w:divBdr>
                                </w:div>
                                <w:div w:id="119807235">
                                  <w:marLeft w:val="640"/>
                                  <w:marRight w:val="0"/>
                                  <w:marTop w:val="0"/>
                                  <w:marBottom w:val="0"/>
                                  <w:divBdr>
                                    <w:top w:val="none" w:sz="0" w:space="0" w:color="auto"/>
                                    <w:left w:val="none" w:sz="0" w:space="0" w:color="auto"/>
                                    <w:bottom w:val="none" w:sz="0" w:space="0" w:color="auto"/>
                                    <w:right w:val="none" w:sz="0" w:space="0" w:color="auto"/>
                                  </w:divBdr>
                                </w:div>
                                <w:div w:id="150411635">
                                  <w:marLeft w:val="640"/>
                                  <w:marRight w:val="0"/>
                                  <w:marTop w:val="0"/>
                                  <w:marBottom w:val="0"/>
                                  <w:divBdr>
                                    <w:top w:val="none" w:sz="0" w:space="0" w:color="auto"/>
                                    <w:left w:val="none" w:sz="0" w:space="0" w:color="auto"/>
                                    <w:bottom w:val="none" w:sz="0" w:space="0" w:color="auto"/>
                                    <w:right w:val="none" w:sz="0" w:space="0" w:color="auto"/>
                                  </w:divBdr>
                                </w:div>
                                <w:div w:id="155346734">
                                  <w:marLeft w:val="640"/>
                                  <w:marRight w:val="0"/>
                                  <w:marTop w:val="0"/>
                                  <w:marBottom w:val="0"/>
                                  <w:divBdr>
                                    <w:top w:val="none" w:sz="0" w:space="0" w:color="auto"/>
                                    <w:left w:val="none" w:sz="0" w:space="0" w:color="auto"/>
                                    <w:bottom w:val="none" w:sz="0" w:space="0" w:color="auto"/>
                                    <w:right w:val="none" w:sz="0" w:space="0" w:color="auto"/>
                                  </w:divBdr>
                                </w:div>
                                <w:div w:id="214699721">
                                  <w:marLeft w:val="640"/>
                                  <w:marRight w:val="0"/>
                                  <w:marTop w:val="0"/>
                                  <w:marBottom w:val="0"/>
                                  <w:divBdr>
                                    <w:top w:val="none" w:sz="0" w:space="0" w:color="auto"/>
                                    <w:left w:val="none" w:sz="0" w:space="0" w:color="auto"/>
                                    <w:bottom w:val="none" w:sz="0" w:space="0" w:color="auto"/>
                                    <w:right w:val="none" w:sz="0" w:space="0" w:color="auto"/>
                                  </w:divBdr>
                                </w:div>
                                <w:div w:id="225648924">
                                  <w:marLeft w:val="640"/>
                                  <w:marRight w:val="0"/>
                                  <w:marTop w:val="0"/>
                                  <w:marBottom w:val="0"/>
                                  <w:divBdr>
                                    <w:top w:val="none" w:sz="0" w:space="0" w:color="auto"/>
                                    <w:left w:val="none" w:sz="0" w:space="0" w:color="auto"/>
                                    <w:bottom w:val="none" w:sz="0" w:space="0" w:color="auto"/>
                                    <w:right w:val="none" w:sz="0" w:space="0" w:color="auto"/>
                                  </w:divBdr>
                                </w:div>
                                <w:div w:id="356393743">
                                  <w:marLeft w:val="640"/>
                                  <w:marRight w:val="0"/>
                                  <w:marTop w:val="0"/>
                                  <w:marBottom w:val="0"/>
                                  <w:divBdr>
                                    <w:top w:val="none" w:sz="0" w:space="0" w:color="auto"/>
                                    <w:left w:val="none" w:sz="0" w:space="0" w:color="auto"/>
                                    <w:bottom w:val="none" w:sz="0" w:space="0" w:color="auto"/>
                                    <w:right w:val="none" w:sz="0" w:space="0" w:color="auto"/>
                                  </w:divBdr>
                                </w:div>
                                <w:div w:id="358623106">
                                  <w:marLeft w:val="640"/>
                                  <w:marRight w:val="0"/>
                                  <w:marTop w:val="0"/>
                                  <w:marBottom w:val="0"/>
                                  <w:divBdr>
                                    <w:top w:val="none" w:sz="0" w:space="0" w:color="auto"/>
                                    <w:left w:val="none" w:sz="0" w:space="0" w:color="auto"/>
                                    <w:bottom w:val="none" w:sz="0" w:space="0" w:color="auto"/>
                                    <w:right w:val="none" w:sz="0" w:space="0" w:color="auto"/>
                                  </w:divBdr>
                                </w:div>
                                <w:div w:id="364134376">
                                  <w:marLeft w:val="640"/>
                                  <w:marRight w:val="0"/>
                                  <w:marTop w:val="0"/>
                                  <w:marBottom w:val="0"/>
                                  <w:divBdr>
                                    <w:top w:val="none" w:sz="0" w:space="0" w:color="auto"/>
                                    <w:left w:val="none" w:sz="0" w:space="0" w:color="auto"/>
                                    <w:bottom w:val="none" w:sz="0" w:space="0" w:color="auto"/>
                                    <w:right w:val="none" w:sz="0" w:space="0" w:color="auto"/>
                                  </w:divBdr>
                                </w:div>
                                <w:div w:id="489055463">
                                  <w:marLeft w:val="640"/>
                                  <w:marRight w:val="0"/>
                                  <w:marTop w:val="0"/>
                                  <w:marBottom w:val="0"/>
                                  <w:divBdr>
                                    <w:top w:val="none" w:sz="0" w:space="0" w:color="auto"/>
                                    <w:left w:val="none" w:sz="0" w:space="0" w:color="auto"/>
                                    <w:bottom w:val="none" w:sz="0" w:space="0" w:color="auto"/>
                                    <w:right w:val="none" w:sz="0" w:space="0" w:color="auto"/>
                                  </w:divBdr>
                                </w:div>
                                <w:div w:id="503907265">
                                  <w:marLeft w:val="640"/>
                                  <w:marRight w:val="0"/>
                                  <w:marTop w:val="0"/>
                                  <w:marBottom w:val="0"/>
                                  <w:divBdr>
                                    <w:top w:val="none" w:sz="0" w:space="0" w:color="auto"/>
                                    <w:left w:val="none" w:sz="0" w:space="0" w:color="auto"/>
                                    <w:bottom w:val="none" w:sz="0" w:space="0" w:color="auto"/>
                                    <w:right w:val="none" w:sz="0" w:space="0" w:color="auto"/>
                                  </w:divBdr>
                                </w:div>
                                <w:div w:id="551428230">
                                  <w:marLeft w:val="640"/>
                                  <w:marRight w:val="0"/>
                                  <w:marTop w:val="0"/>
                                  <w:marBottom w:val="0"/>
                                  <w:divBdr>
                                    <w:top w:val="none" w:sz="0" w:space="0" w:color="auto"/>
                                    <w:left w:val="none" w:sz="0" w:space="0" w:color="auto"/>
                                    <w:bottom w:val="none" w:sz="0" w:space="0" w:color="auto"/>
                                    <w:right w:val="none" w:sz="0" w:space="0" w:color="auto"/>
                                  </w:divBdr>
                                </w:div>
                                <w:div w:id="582641683">
                                  <w:marLeft w:val="640"/>
                                  <w:marRight w:val="0"/>
                                  <w:marTop w:val="0"/>
                                  <w:marBottom w:val="0"/>
                                  <w:divBdr>
                                    <w:top w:val="none" w:sz="0" w:space="0" w:color="auto"/>
                                    <w:left w:val="none" w:sz="0" w:space="0" w:color="auto"/>
                                    <w:bottom w:val="none" w:sz="0" w:space="0" w:color="auto"/>
                                    <w:right w:val="none" w:sz="0" w:space="0" w:color="auto"/>
                                  </w:divBdr>
                                </w:div>
                                <w:div w:id="585967292">
                                  <w:marLeft w:val="640"/>
                                  <w:marRight w:val="0"/>
                                  <w:marTop w:val="0"/>
                                  <w:marBottom w:val="0"/>
                                  <w:divBdr>
                                    <w:top w:val="none" w:sz="0" w:space="0" w:color="auto"/>
                                    <w:left w:val="none" w:sz="0" w:space="0" w:color="auto"/>
                                    <w:bottom w:val="none" w:sz="0" w:space="0" w:color="auto"/>
                                    <w:right w:val="none" w:sz="0" w:space="0" w:color="auto"/>
                                  </w:divBdr>
                                </w:div>
                                <w:div w:id="810177633">
                                  <w:marLeft w:val="640"/>
                                  <w:marRight w:val="0"/>
                                  <w:marTop w:val="0"/>
                                  <w:marBottom w:val="0"/>
                                  <w:divBdr>
                                    <w:top w:val="none" w:sz="0" w:space="0" w:color="auto"/>
                                    <w:left w:val="none" w:sz="0" w:space="0" w:color="auto"/>
                                    <w:bottom w:val="none" w:sz="0" w:space="0" w:color="auto"/>
                                    <w:right w:val="none" w:sz="0" w:space="0" w:color="auto"/>
                                  </w:divBdr>
                                </w:div>
                                <w:div w:id="850222521">
                                  <w:marLeft w:val="640"/>
                                  <w:marRight w:val="0"/>
                                  <w:marTop w:val="0"/>
                                  <w:marBottom w:val="0"/>
                                  <w:divBdr>
                                    <w:top w:val="none" w:sz="0" w:space="0" w:color="auto"/>
                                    <w:left w:val="none" w:sz="0" w:space="0" w:color="auto"/>
                                    <w:bottom w:val="none" w:sz="0" w:space="0" w:color="auto"/>
                                    <w:right w:val="none" w:sz="0" w:space="0" w:color="auto"/>
                                  </w:divBdr>
                                </w:div>
                                <w:div w:id="875583772">
                                  <w:marLeft w:val="640"/>
                                  <w:marRight w:val="0"/>
                                  <w:marTop w:val="0"/>
                                  <w:marBottom w:val="0"/>
                                  <w:divBdr>
                                    <w:top w:val="none" w:sz="0" w:space="0" w:color="auto"/>
                                    <w:left w:val="none" w:sz="0" w:space="0" w:color="auto"/>
                                    <w:bottom w:val="none" w:sz="0" w:space="0" w:color="auto"/>
                                    <w:right w:val="none" w:sz="0" w:space="0" w:color="auto"/>
                                  </w:divBdr>
                                </w:div>
                                <w:div w:id="911234105">
                                  <w:marLeft w:val="640"/>
                                  <w:marRight w:val="0"/>
                                  <w:marTop w:val="0"/>
                                  <w:marBottom w:val="0"/>
                                  <w:divBdr>
                                    <w:top w:val="none" w:sz="0" w:space="0" w:color="auto"/>
                                    <w:left w:val="none" w:sz="0" w:space="0" w:color="auto"/>
                                    <w:bottom w:val="none" w:sz="0" w:space="0" w:color="auto"/>
                                    <w:right w:val="none" w:sz="0" w:space="0" w:color="auto"/>
                                  </w:divBdr>
                                </w:div>
                                <w:div w:id="945650492">
                                  <w:marLeft w:val="640"/>
                                  <w:marRight w:val="0"/>
                                  <w:marTop w:val="0"/>
                                  <w:marBottom w:val="0"/>
                                  <w:divBdr>
                                    <w:top w:val="none" w:sz="0" w:space="0" w:color="auto"/>
                                    <w:left w:val="none" w:sz="0" w:space="0" w:color="auto"/>
                                    <w:bottom w:val="none" w:sz="0" w:space="0" w:color="auto"/>
                                    <w:right w:val="none" w:sz="0" w:space="0" w:color="auto"/>
                                  </w:divBdr>
                                </w:div>
                                <w:div w:id="1018046266">
                                  <w:marLeft w:val="640"/>
                                  <w:marRight w:val="0"/>
                                  <w:marTop w:val="0"/>
                                  <w:marBottom w:val="0"/>
                                  <w:divBdr>
                                    <w:top w:val="none" w:sz="0" w:space="0" w:color="auto"/>
                                    <w:left w:val="none" w:sz="0" w:space="0" w:color="auto"/>
                                    <w:bottom w:val="none" w:sz="0" w:space="0" w:color="auto"/>
                                    <w:right w:val="none" w:sz="0" w:space="0" w:color="auto"/>
                                  </w:divBdr>
                                </w:div>
                                <w:div w:id="1046370097">
                                  <w:marLeft w:val="640"/>
                                  <w:marRight w:val="0"/>
                                  <w:marTop w:val="0"/>
                                  <w:marBottom w:val="0"/>
                                  <w:divBdr>
                                    <w:top w:val="none" w:sz="0" w:space="0" w:color="auto"/>
                                    <w:left w:val="none" w:sz="0" w:space="0" w:color="auto"/>
                                    <w:bottom w:val="none" w:sz="0" w:space="0" w:color="auto"/>
                                    <w:right w:val="none" w:sz="0" w:space="0" w:color="auto"/>
                                  </w:divBdr>
                                </w:div>
                                <w:div w:id="1059940994">
                                  <w:marLeft w:val="640"/>
                                  <w:marRight w:val="0"/>
                                  <w:marTop w:val="0"/>
                                  <w:marBottom w:val="0"/>
                                  <w:divBdr>
                                    <w:top w:val="none" w:sz="0" w:space="0" w:color="auto"/>
                                    <w:left w:val="none" w:sz="0" w:space="0" w:color="auto"/>
                                    <w:bottom w:val="none" w:sz="0" w:space="0" w:color="auto"/>
                                    <w:right w:val="none" w:sz="0" w:space="0" w:color="auto"/>
                                  </w:divBdr>
                                </w:div>
                                <w:div w:id="1085031088">
                                  <w:marLeft w:val="640"/>
                                  <w:marRight w:val="0"/>
                                  <w:marTop w:val="0"/>
                                  <w:marBottom w:val="0"/>
                                  <w:divBdr>
                                    <w:top w:val="none" w:sz="0" w:space="0" w:color="auto"/>
                                    <w:left w:val="none" w:sz="0" w:space="0" w:color="auto"/>
                                    <w:bottom w:val="none" w:sz="0" w:space="0" w:color="auto"/>
                                    <w:right w:val="none" w:sz="0" w:space="0" w:color="auto"/>
                                  </w:divBdr>
                                </w:div>
                                <w:div w:id="1090397280">
                                  <w:marLeft w:val="640"/>
                                  <w:marRight w:val="0"/>
                                  <w:marTop w:val="0"/>
                                  <w:marBottom w:val="0"/>
                                  <w:divBdr>
                                    <w:top w:val="none" w:sz="0" w:space="0" w:color="auto"/>
                                    <w:left w:val="none" w:sz="0" w:space="0" w:color="auto"/>
                                    <w:bottom w:val="none" w:sz="0" w:space="0" w:color="auto"/>
                                    <w:right w:val="none" w:sz="0" w:space="0" w:color="auto"/>
                                  </w:divBdr>
                                </w:div>
                                <w:div w:id="1168713450">
                                  <w:marLeft w:val="640"/>
                                  <w:marRight w:val="0"/>
                                  <w:marTop w:val="0"/>
                                  <w:marBottom w:val="0"/>
                                  <w:divBdr>
                                    <w:top w:val="none" w:sz="0" w:space="0" w:color="auto"/>
                                    <w:left w:val="none" w:sz="0" w:space="0" w:color="auto"/>
                                    <w:bottom w:val="none" w:sz="0" w:space="0" w:color="auto"/>
                                    <w:right w:val="none" w:sz="0" w:space="0" w:color="auto"/>
                                  </w:divBdr>
                                </w:div>
                                <w:div w:id="1177691108">
                                  <w:marLeft w:val="640"/>
                                  <w:marRight w:val="0"/>
                                  <w:marTop w:val="0"/>
                                  <w:marBottom w:val="0"/>
                                  <w:divBdr>
                                    <w:top w:val="none" w:sz="0" w:space="0" w:color="auto"/>
                                    <w:left w:val="none" w:sz="0" w:space="0" w:color="auto"/>
                                    <w:bottom w:val="none" w:sz="0" w:space="0" w:color="auto"/>
                                    <w:right w:val="none" w:sz="0" w:space="0" w:color="auto"/>
                                  </w:divBdr>
                                </w:div>
                                <w:div w:id="1180044683">
                                  <w:marLeft w:val="640"/>
                                  <w:marRight w:val="0"/>
                                  <w:marTop w:val="0"/>
                                  <w:marBottom w:val="0"/>
                                  <w:divBdr>
                                    <w:top w:val="none" w:sz="0" w:space="0" w:color="auto"/>
                                    <w:left w:val="none" w:sz="0" w:space="0" w:color="auto"/>
                                    <w:bottom w:val="none" w:sz="0" w:space="0" w:color="auto"/>
                                    <w:right w:val="none" w:sz="0" w:space="0" w:color="auto"/>
                                  </w:divBdr>
                                </w:div>
                                <w:div w:id="1285621185">
                                  <w:marLeft w:val="640"/>
                                  <w:marRight w:val="0"/>
                                  <w:marTop w:val="0"/>
                                  <w:marBottom w:val="0"/>
                                  <w:divBdr>
                                    <w:top w:val="none" w:sz="0" w:space="0" w:color="auto"/>
                                    <w:left w:val="none" w:sz="0" w:space="0" w:color="auto"/>
                                    <w:bottom w:val="none" w:sz="0" w:space="0" w:color="auto"/>
                                    <w:right w:val="none" w:sz="0" w:space="0" w:color="auto"/>
                                  </w:divBdr>
                                </w:div>
                                <w:div w:id="1414938916">
                                  <w:marLeft w:val="640"/>
                                  <w:marRight w:val="0"/>
                                  <w:marTop w:val="0"/>
                                  <w:marBottom w:val="0"/>
                                  <w:divBdr>
                                    <w:top w:val="none" w:sz="0" w:space="0" w:color="auto"/>
                                    <w:left w:val="none" w:sz="0" w:space="0" w:color="auto"/>
                                    <w:bottom w:val="none" w:sz="0" w:space="0" w:color="auto"/>
                                    <w:right w:val="none" w:sz="0" w:space="0" w:color="auto"/>
                                  </w:divBdr>
                                </w:div>
                                <w:div w:id="1501502402">
                                  <w:marLeft w:val="640"/>
                                  <w:marRight w:val="0"/>
                                  <w:marTop w:val="0"/>
                                  <w:marBottom w:val="0"/>
                                  <w:divBdr>
                                    <w:top w:val="none" w:sz="0" w:space="0" w:color="auto"/>
                                    <w:left w:val="none" w:sz="0" w:space="0" w:color="auto"/>
                                    <w:bottom w:val="none" w:sz="0" w:space="0" w:color="auto"/>
                                    <w:right w:val="none" w:sz="0" w:space="0" w:color="auto"/>
                                  </w:divBdr>
                                </w:div>
                                <w:div w:id="1502045792">
                                  <w:marLeft w:val="640"/>
                                  <w:marRight w:val="0"/>
                                  <w:marTop w:val="0"/>
                                  <w:marBottom w:val="0"/>
                                  <w:divBdr>
                                    <w:top w:val="none" w:sz="0" w:space="0" w:color="auto"/>
                                    <w:left w:val="none" w:sz="0" w:space="0" w:color="auto"/>
                                    <w:bottom w:val="none" w:sz="0" w:space="0" w:color="auto"/>
                                    <w:right w:val="none" w:sz="0" w:space="0" w:color="auto"/>
                                  </w:divBdr>
                                </w:div>
                                <w:div w:id="1611743330">
                                  <w:marLeft w:val="640"/>
                                  <w:marRight w:val="0"/>
                                  <w:marTop w:val="0"/>
                                  <w:marBottom w:val="0"/>
                                  <w:divBdr>
                                    <w:top w:val="none" w:sz="0" w:space="0" w:color="auto"/>
                                    <w:left w:val="none" w:sz="0" w:space="0" w:color="auto"/>
                                    <w:bottom w:val="none" w:sz="0" w:space="0" w:color="auto"/>
                                    <w:right w:val="none" w:sz="0" w:space="0" w:color="auto"/>
                                  </w:divBdr>
                                </w:div>
                                <w:div w:id="1612785129">
                                  <w:marLeft w:val="640"/>
                                  <w:marRight w:val="0"/>
                                  <w:marTop w:val="0"/>
                                  <w:marBottom w:val="0"/>
                                  <w:divBdr>
                                    <w:top w:val="none" w:sz="0" w:space="0" w:color="auto"/>
                                    <w:left w:val="none" w:sz="0" w:space="0" w:color="auto"/>
                                    <w:bottom w:val="none" w:sz="0" w:space="0" w:color="auto"/>
                                    <w:right w:val="none" w:sz="0" w:space="0" w:color="auto"/>
                                  </w:divBdr>
                                </w:div>
                                <w:div w:id="1770855792">
                                  <w:marLeft w:val="640"/>
                                  <w:marRight w:val="0"/>
                                  <w:marTop w:val="0"/>
                                  <w:marBottom w:val="0"/>
                                  <w:divBdr>
                                    <w:top w:val="none" w:sz="0" w:space="0" w:color="auto"/>
                                    <w:left w:val="none" w:sz="0" w:space="0" w:color="auto"/>
                                    <w:bottom w:val="none" w:sz="0" w:space="0" w:color="auto"/>
                                    <w:right w:val="none" w:sz="0" w:space="0" w:color="auto"/>
                                  </w:divBdr>
                                </w:div>
                                <w:div w:id="1797022774">
                                  <w:marLeft w:val="640"/>
                                  <w:marRight w:val="0"/>
                                  <w:marTop w:val="0"/>
                                  <w:marBottom w:val="0"/>
                                  <w:divBdr>
                                    <w:top w:val="none" w:sz="0" w:space="0" w:color="auto"/>
                                    <w:left w:val="none" w:sz="0" w:space="0" w:color="auto"/>
                                    <w:bottom w:val="none" w:sz="0" w:space="0" w:color="auto"/>
                                    <w:right w:val="none" w:sz="0" w:space="0" w:color="auto"/>
                                  </w:divBdr>
                                </w:div>
                                <w:div w:id="1846479601">
                                  <w:marLeft w:val="640"/>
                                  <w:marRight w:val="0"/>
                                  <w:marTop w:val="0"/>
                                  <w:marBottom w:val="0"/>
                                  <w:divBdr>
                                    <w:top w:val="none" w:sz="0" w:space="0" w:color="auto"/>
                                    <w:left w:val="none" w:sz="0" w:space="0" w:color="auto"/>
                                    <w:bottom w:val="none" w:sz="0" w:space="0" w:color="auto"/>
                                    <w:right w:val="none" w:sz="0" w:space="0" w:color="auto"/>
                                  </w:divBdr>
                                </w:div>
                                <w:div w:id="1917550378">
                                  <w:marLeft w:val="640"/>
                                  <w:marRight w:val="0"/>
                                  <w:marTop w:val="0"/>
                                  <w:marBottom w:val="0"/>
                                  <w:divBdr>
                                    <w:top w:val="none" w:sz="0" w:space="0" w:color="auto"/>
                                    <w:left w:val="none" w:sz="0" w:space="0" w:color="auto"/>
                                    <w:bottom w:val="none" w:sz="0" w:space="0" w:color="auto"/>
                                    <w:right w:val="none" w:sz="0" w:space="0" w:color="auto"/>
                                  </w:divBdr>
                                </w:div>
                                <w:div w:id="1943494918">
                                  <w:marLeft w:val="640"/>
                                  <w:marRight w:val="0"/>
                                  <w:marTop w:val="0"/>
                                  <w:marBottom w:val="0"/>
                                  <w:divBdr>
                                    <w:top w:val="none" w:sz="0" w:space="0" w:color="auto"/>
                                    <w:left w:val="none" w:sz="0" w:space="0" w:color="auto"/>
                                    <w:bottom w:val="none" w:sz="0" w:space="0" w:color="auto"/>
                                    <w:right w:val="none" w:sz="0" w:space="0" w:color="auto"/>
                                  </w:divBdr>
                                </w:div>
                                <w:div w:id="1949308022">
                                  <w:marLeft w:val="640"/>
                                  <w:marRight w:val="0"/>
                                  <w:marTop w:val="0"/>
                                  <w:marBottom w:val="0"/>
                                  <w:divBdr>
                                    <w:top w:val="none" w:sz="0" w:space="0" w:color="auto"/>
                                    <w:left w:val="none" w:sz="0" w:space="0" w:color="auto"/>
                                    <w:bottom w:val="none" w:sz="0" w:space="0" w:color="auto"/>
                                    <w:right w:val="none" w:sz="0" w:space="0" w:color="auto"/>
                                  </w:divBdr>
                                </w:div>
                                <w:div w:id="1985622550">
                                  <w:marLeft w:val="640"/>
                                  <w:marRight w:val="0"/>
                                  <w:marTop w:val="0"/>
                                  <w:marBottom w:val="0"/>
                                  <w:divBdr>
                                    <w:top w:val="none" w:sz="0" w:space="0" w:color="auto"/>
                                    <w:left w:val="none" w:sz="0" w:space="0" w:color="auto"/>
                                    <w:bottom w:val="none" w:sz="0" w:space="0" w:color="auto"/>
                                    <w:right w:val="none" w:sz="0" w:space="0" w:color="auto"/>
                                  </w:divBdr>
                                </w:div>
                                <w:div w:id="2037851942">
                                  <w:marLeft w:val="640"/>
                                  <w:marRight w:val="0"/>
                                  <w:marTop w:val="0"/>
                                  <w:marBottom w:val="0"/>
                                  <w:divBdr>
                                    <w:top w:val="none" w:sz="0" w:space="0" w:color="auto"/>
                                    <w:left w:val="none" w:sz="0" w:space="0" w:color="auto"/>
                                    <w:bottom w:val="none" w:sz="0" w:space="0" w:color="auto"/>
                                    <w:right w:val="none" w:sz="0" w:space="0" w:color="auto"/>
                                  </w:divBdr>
                                </w:div>
                                <w:div w:id="2048750368">
                                  <w:marLeft w:val="640"/>
                                  <w:marRight w:val="0"/>
                                  <w:marTop w:val="0"/>
                                  <w:marBottom w:val="0"/>
                                  <w:divBdr>
                                    <w:top w:val="none" w:sz="0" w:space="0" w:color="auto"/>
                                    <w:left w:val="none" w:sz="0" w:space="0" w:color="auto"/>
                                    <w:bottom w:val="none" w:sz="0" w:space="0" w:color="auto"/>
                                    <w:right w:val="none" w:sz="0" w:space="0" w:color="auto"/>
                                  </w:divBdr>
                                </w:div>
                                <w:div w:id="2060859439">
                                  <w:marLeft w:val="640"/>
                                  <w:marRight w:val="0"/>
                                  <w:marTop w:val="0"/>
                                  <w:marBottom w:val="0"/>
                                  <w:divBdr>
                                    <w:top w:val="none" w:sz="0" w:space="0" w:color="auto"/>
                                    <w:left w:val="none" w:sz="0" w:space="0" w:color="auto"/>
                                    <w:bottom w:val="none" w:sz="0" w:space="0" w:color="auto"/>
                                    <w:right w:val="none" w:sz="0" w:space="0" w:color="auto"/>
                                  </w:divBdr>
                                </w:div>
                                <w:div w:id="2065174370">
                                  <w:marLeft w:val="640"/>
                                  <w:marRight w:val="0"/>
                                  <w:marTop w:val="0"/>
                                  <w:marBottom w:val="0"/>
                                  <w:divBdr>
                                    <w:top w:val="none" w:sz="0" w:space="0" w:color="auto"/>
                                    <w:left w:val="none" w:sz="0" w:space="0" w:color="auto"/>
                                    <w:bottom w:val="none" w:sz="0" w:space="0" w:color="auto"/>
                                    <w:right w:val="none" w:sz="0" w:space="0" w:color="auto"/>
                                  </w:divBdr>
                                </w:div>
                                <w:div w:id="2094665673">
                                  <w:marLeft w:val="640"/>
                                  <w:marRight w:val="0"/>
                                  <w:marTop w:val="0"/>
                                  <w:marBottom w:val="0"/>
                                  <w:divBdr>
                                    <w:top w:val="none" w:sz="0" w:space="0" w:color="auto"/>
                                    <w:left w:val="none" w:sz="0" w:space="0" w:color="auto"/>
                                    <w:bottom w:val="none" w:sz="0" w:space="0" w:color="auto"/>
                                    <w:right w:val="none" w:sz="0" w:space="0" w:color="auto"/>
                                  </w:divBdr>
                                </w:div>
                              </w:divsChild>
                            </w:div>
                            <w:div w:id="839468701">
                              <w:marLeft w:val="0"/>
                              <w:marRight w:val="0"/>
                              <w:marTop w:val="0"/>
                              <w:marBottom w:val="0"/>
                              <w:divBdr>
                                <w:top w:val="none" w:sz="0" w:space="0" w:color="auto"/>
                                <w:left w:val="none" w:sz="0" w:space="0" w:color="auto"/>
                                <w:bottom w:val="none" w:sz="0" w:space="0" w:color="auto"/>
                                <w:right w:val="none" w:sz="0" w:space="0" w:color="auto"/>
                              </w:divBdr>
                              <w:divsChild>
                                <w:div w:id="3943247">
                                  <w:marLeft w:val="640"/>
                                  <w:marRight w:val="0"/>
                                  <w:marTop w:val="0"/>
                                  <w:marBottom w:val="0"/>
                                  <w:divBdr>
                                    <w:top w:val="none" w:sz="0" w:space="0" w:color="auto"/>
                                    <w:left w:val="none" w:sz="0" w:space="0" w:color="auto"/>
                                    <w:bottom w:val="none" w:sz="0" w:space="0" w:color="auto"/>
                                    <w:right w:val="none" w:sz="0" w:space="0" w:color="auto"/>
                                  </w:divBdr>
                                </w:div>
                                <w:div w:id="13655927">
                                  <w:marLeft w:val="640"/>
                                  <w:marRight w:val="0"/>
                                  <w:marTop w:val="0"/>
                                  <w:marBottom w:val="0"/>
                                  <w:divBdr>
                                    <w:top w:val="none" w:sz="0" w:space="0" w:color="auto"/>
                                    <w:left w:val="none" w:sz="0" w:space="0" w:color="auto"/>
                                    <w:bottom w:val="none" w:sz="0" w:space="0" w:color="auto"/>
                                    <w:right w:val="none" w:sz="0" w:space="0" w:color="auto"/>
                                  </w:divBdr>
                                </w:div>
                                <w:div w:id="25761567">
                                  <w:marLeft w:val="640"/>
                                  <w:marRight w:val="0"/>
                                  <w:marTop w:val="0"/>
                                  <w:marBottom w:val="0"/>
                                  <w:divBdr>
                                    <w:top w:val="none" w:sz="0" w:space="0" w:color="auto"/>
                                    <w:left w:val="none" w:sz="0" w:space="0" w:color="auto"/>
                                    <w:bottom w:val="none" w:sz="0" w:space="0" w:color="auto"/>
                                    <w:right w:val="none" w:sz="0" w:space="0" w:color="auto"/>
                                  </w:divBdr>
                                </w:div>
                                <w:div w:id="48654870">
                                  <w:marLeft w:val="640"/>
                                  <w:marRight w:val="0"/>
                                  <w:marTop w:val="0"/>
                                  <w:marBottom w:val="0"/>
                                  <w:divBdr>
                                    <w:top w:val="none" w:sz="0" w:space="0" w:color="auto"/>
                                    <w:left w:val="none" w:sz="0" w:space="0" w:color="auto"/>
                                    <w:bottom w:val="none" w:sz="0" w:space="0" w:color="auto"/>
                                    <w:right w:val="none" w:sz="0" w:space="0" w:color="auto"/>
                                  </w:divBdr>
                                </w:div>
                                <w:div w:id="85423644">
                                  <w:marLeft w:val="640"/>
                                  <w:marRight w:val="0"/>
                                  <w:marTop w:val="0"/>
                                  <w:marBottom w:val="0"/>
                                  <w:divBdr>
                                    <w:top w:val="none" w:sz="0" w:space="0" w:color="auto"/>
                                    <w:left w:val="none" w:sz="0" w:space="0" w:color="auto"/>
                                    <w:bottom w:val="none" w:sz="0" w:space="0" w:color="auto"/>
                                    <w:right w:val="none" w:sz="0" w:space="0" w:color="auto"/>
                                  </w:divBdr>
                                </w:div>
                                <w:div w:id="91439493">
                                  <w:marLeft w:val="640"/>
                                  <w:marRight w:val="0"/>
                                  <w:marTop w:val="0"/>
                                  <w:marBottom w:val="0"/>
                                  <w:divBdr>
                                    <w:top w:val="none" w:sz="0" w:space="0" w:color="auto"/>
                                    <w:left w:val="none" w:sz="0" w:space="0" w:color="auto"/>
                                    <w:bottom w:val="none" w:sz="0" w:space="0" w:color="auto"/>
                                    <w:right w:val="none" w:sz="0" w:space="0" w:color="auto"/>
                                  </w:divBdr>
                                </w:div>
                                <w:div w:id="132721721">
                                  <w:marLeft w:val="640"/>
                                  <w:marRight w:val="0"/>
                                  <w:marTop w:val="0"/>
                                  <w:marBottom w:val="0"/>
                                  <w:divBdr>
                                    <w:top w:val="none" w:sz="0" w:space="0" w:color="auto"/>
                                    <w:left w:val="none" w:sz="0" w:space="0" w:color="auto"/>
                                    <w:bottom w:val="none" w:sz="0" w:space="0" w:color="auto"/>
                                    <w:right w:val="none" w:sz="0" w:space="0" w:color="auto"/>
                                  </w:divBdr>
                                </w:div>
                                <w:div w:id="194778174">
                                  <w:marLeft w:val="640"/>
                                  <w:marRight w:val="0"/>
                                  <w:marTop w:val="0"/>
                                  <w:marBottom w:val="0"/>
                                  <w:divBdr>
                                    <w:top w:val="none" w:sz="0" w:space="0" w:color="auto"/>
                                    <w:left w:val="none" w:sz="0" w:space="0" w:color="auto"/>
                                    <w:bottom w:val="none" w:sz="0" w:space="0" w:color="auto"/>
                                    <w:right w:val="none" w:sz="0" w:space="0" w:color="auto"/>
                                  </w:divBdr>
                                </w:div>
                                <w:div w:id="242305697">
                                  <w:marLeft w:val="640"/>
                                  <w:marRight w:val="0"/>
                                  <w:marTop w:val="0"/>
                                  <w:marBottom w:val="0"/>
                                  <w:divBdr>
                                    <w:top w:val="none" w:sz="0" w:space="0" w:color="auto"/>
                                    <w:left w:val="none" w:sz="0" w:space="0" w:color="auto"/>
                                    <w:bottom w:val="none" w:sz="0" w:space="0" w:color="auto"/>
                                    <w:right w:val="none" w:sz="0" w:space="0" w:color="auto"/>
                                  </w:divBdr>
                                </w:div>
                                <w:div w:id="298220202">
                                  <w:marLeft w:val="640"/>
                                  <w:marRight w:val="0"/>
                                  <w:marTop w:val="0"/>
                                  <w:marBottom w:val="0"/>
                                  <w:divBdr>
                                    <w:top w:val="none" w:sz="0" w:space="0" w:color="auto"/>
                                    <w:left w:val="none" w:sz="0" w:space="0" w:color="auto"/>
                                    <w:bottom w:val="none" w:sz="0" w:space="0" w:color="auto"/>
                                    <w:right w:val="none" w:sz="0" w:space="0" w:color="auto"/>
                                  </w:divBdr>
                                </w:div>
                                <w:div w:id="321392754">
                                  <w:marLeft w:val="640"/>
                                  <w:marRight w:val="0"/>
                                  <w:marTop w:val="0"/>
                                  <w:marBottom w:val="0"/>
                                  <w:divBdr>
                                    <w:top w:val="none" w:sz="0" w:space="0" w:color="auto"/>
                                    <w:left w:val="none" w:sz="0" w:space="0" w:color="auto"/>
                                    <w:bottom w:val="none" w:sz="0" w:space="0" w:color="auto"/>
                                    <w:right w:val="none" w:sz="0" w:space="0" w:color="auto"/>
                                  </w:divBdr>
                                </w:div>
                                <w:div w:id="332682734">
                                  <w:marLeft w:val="640"/>
                                  <w:marRight w:val="0"/>
                                  <w:marTop w:val="0"/>
                                  <w:marBottom w:val="0"/>
                                  <w:divBdr>
                                    <w:top w:val="none" w:sz="0" w:space="0" w:color="auto"/>
                                    <w:left w:val="none" w:sz="0" w:space="0" w:color="auto"/>
                                    <w:bottom w:val="none" w:sz="0" w:space="0" w:color="auto"/>
                                    <w:right w:val="none" w:sz="0" w:space="0" w:color="auto"/>
                                  </w:divBdr>
                                </w:div>
                                <w:div w:id="510918997">
                                  <w:marLeft w:val="640"/>
                                  <w:marRight w:val="0"/>
                                  <w:marTop w:val="0"/>
                                  <w:marBottom w:val="0"/>
                                  <w:divBdr>
                                    <w:top w:val="none" w:sz="0" w:space="0" w:color="auto"/>
                                    <w:left w:val="none" w:sz="0" w:space="0" w:color="auto"/>
                                    <w:bottom w:val="none" w:sz="0" w:space="0" w:color="auto"/>
                                    <w:right w:val="none" w:sz="0" w:space="0" w:color="auto"/>
                                  </w:divBdr>
                                </w:div>
                                <w:div w:id="574164086">
                                  <w:marLeft w:val="640"/>
                                  <w:marRight w:val="0"/>
                                  <w:marTop w:val="0"/>
                                  <w:marBottom w:val="0"/>
                                  <w:divBdr>
                                    <w:top w:val="none" w:sz="0" w:space="0" w:color="auto"/>
                                    <w:left w:val="none" w:sz="0" w:space="0" w:color="auto"/>
                                    <w:bottom w:val="none" w:sz="0" w:space="0" w:color="auto"/>
                                    <w:right w:val="none" w:sz="0" w:space="0" w:color="auto"/>
                                  </w:divBdr>
                                </w:div>
                                <w:div w:id="643895353">
                                  <w:marLeft w:val="640"/>
                                  <w:marRight w:val="0"/>
                                  <w:marTop w:val="0"/>
                                  <w:marBottom w:val="0"/>
                                  <w:divBdr>
                                    <w:top w:val="none" w:sz="0" w:space="0" w:color="auto"/>
                                    <w:left w:val="none" w:sz="0" w:space="0" w:color="auto"/>
                                    <w:bottom w:val="none" w:sz="0" w:space="0" w:color="auto"/>
                                    <w:right w:val="none" w:sz="0" w:space="0" w:color="auto"/>
                                  </w:divBdr>
                                </w:div>
                                <w:div w:id="646007708">
                                  <w:marLeft w:val="640"/>
                                  <w:marRight w:val="0"/>
                                  <w:marTop w:val="0"/>
                                  <w:marBottom w:val="0"/>
                                  <w:divBdr>
                                    <w:top w:val="none" w:sz="0" w:space="0" w:color="auto"/>
                                    <w:left w:val="none" w:sz="0" w:space="0" w:color="auto"/>
                                    <w:bottom w:val="none" w:sz="0" w:space="0" w:color="auto"/>
                                    <w:right w:val="none" w:sz="0" w:space="0" w:color="auto"/>
                                  </w:divBdr>
                                </w:div>
                                <w:div w:id="651521599">
                                  <w:marLeft w:val="640"/>
                                  <w:marRight w:val="0"/>
                                  <w:marTop w:val="0"/>
                                  <w:marBottom w:val="0"/>
                                  <w:divBdr>
                                    <w:top w:val="none" w:sz="0" w:space="0" w:color="auto"/>
                                    <w:left w:val="none" w:sz="0" w:space="0" w:color="auto"/>
                                    <w:bottom w:val="none" w:sz="0" w:space="0" w:color="auto"/>
                                    <w:right w:val="none" w:sz="0" w:space="0" w:color="auto"/>
                                  </w:divBdr>
                                </w:div>
                                <w:div w:id="652947690">
                                  <w:marLeft w:val="640"/>
                                  <w:marRight w:val="0"/>
                                  <w:marTop w:val="0"/>
                                  <w:marBottom w:val="0"/>
                                  <w:divBdr>
                                    <w:top w:val="none" w:sz="0" w:space="0" w:color="auto"/>
                                    <w:left w:val="none" w:sz="0" w:space="0" w:color="auto"/>
                                    <w:bottom w:val="none" w:sz="0" w:space="0" w:color="auto"/>
                                    <w:right w:val="none" w:sz="0" w:space="0" w:color="auto"/>
                                  </w:divBdr>
                                </w:div>
                                <w:div w:id="662313657">
                                  <w:marLeft w:val="640"/>
                                  <w:marRight w:val="0"/>
                                  <w:marTop w:val="0"/>
                                  <w:marBottom w:val="0"/>
                                  <w:divBdr>
                                    <w:top w:val="none" w:sz="0" w:space="0" w:color="auto"/>
                                    <w:left w:val="none" w:sz="0" w:space="0" w:color="auto"/>
                                    <w:bottom w:val="none" w:sz="0" w:space="0" w:color="auto"/>
                                    <w:right w:val="none" w:sz="0" w:space="0" w:color="auto"/>
                                  </w:divBdr>
                                </w:div>
                                <w:div w:id="690688057">
                                  <w:marLeft w:val="640"/>
                                  <w:marRight w:val="0"/>
                                  <w:marTop w:val="0"/>
                                  <w:marBottom w:val="0"/>
                                  <w:divBdr>
                                    <w:top w:val="none" w:sz="0" w:space="0" w:color="auto"/>
                                    <w:left w:val="none" w:sz="0" w:space="0" w:color="auto"/>
                                    <w:bottom w:val="none" w:sz="0" w:space="0" w:color="auto"/>
                                    <w:right w:val="none" w:sz="0" w:space="0" w:color="auto"/>
                                  </w:divBdr>
                                </w:div>
                                <w:div w:id="731730002">
                                  <w:marLeft w:val="640"/>
                                  <w:marRight w:val="0"/>
                                  <w:marTop w:val="0"/>
                                  <w:marBottom w:val="0"/>
                                  <w:divBdr>
                                    <w:top w:val="none" w:sz="0" w:space="0" w:color="auto"/>
                                    <w:left w:val="none" w:sz="0" w:space="0" w:color="auto"/>
                                    <w:bottom w:val="none" w:sz="0" w:space="0" w:color="auto"/>
                                    <w:right w:val="none" w:sz="0" w:space="0" w:color="auto"/>
                                  </w:divBdr>
                                </w:div>
                                <w:div w:id="732657435">
                                  <w:marLeft w:val="640"/>
                                  <w:marRight w:val="0"/>
                                  <w:marTop w:val="0"/>
                                  <w:marBottom w:val="0"/>
                                  <w:divBdr>
                                    <w:top w:val="none" w:sz="0" w:space="0" w:color="auto"/>
                                    <w:left w:val="none" w:sz="0" w:space="0" w:color="auto"/>
                                    <w:bottom w:val="none" w:sz="0" w:space="0" w:color="auto"/>
                                    <w:right w:val="none" w:sz="0" w:space="0" w:color="auto"/>
                                  </w:divBdr>
                                </w:div>
                                <w:div w:id="776216414">
                                  <w:marLeft w:val="640"/>
                                  <w:marRight w:val="0"/>
                                  <w:marTop w:val="0"/>
                                  <w:marBottom w:val="0"/>
                                  <w:divBdr>
                                    <w:top w:val="none" w:sz="0" w:space="0" w:color="auto"/>
                                    <w:left w:val="none" w:sz="0" w:space="0" w:color="auto"/>
                                    <w:bottom w:val="none" w:sz="0" w:space="0" w:color="auto"/>
                                    <w:right w:val="none" w:sz="0" w:space="0" w:color="auto"/>
                                  </w:divBdr>
                                </w:div>
                                <w:div w:id="777138491">
                                  <w:marLeft w:val="640"/>
                                  <w:marRight w:val="0"/>
                                  <w:marTop w:val="0"/>
                                  <w:marBottom w:val="0"/>
                                  <w:divBdr>
                                    <w:top w:val="none" w:sz="0" w:space="0" w:color="auto"/>
                                    <w:left w:val="none" w:sz="0" w:space="0" w:color="auto"/>
                                    <w:bottom w:val="none" w:sz="0" w:space="0" w:color="auto"/>
                                    <w:right w:val="none" w:sz="0" w:space="0" w:color="auto"/>
                                  </w:divBdr>
                                </w:div>
                                <w:div w:id="778381206">
                                  <w:marLeft w:val="640"/>
                                  <w:marRight w:val="0"/>
                                  <w:marTop w:val="0"/>
                                  <w:marBottom w:val="0"/>
                                  <w:divBdr>
                                    <w:top w:val="none" w:sz="0" w:space="0" w:color="auto"/>
                                    <w:left w:val="none" w:sz="0" w:space="0" w:color="auto"/>
                                    <w:bottom w:val="none" w:sz="0" w:space="0" w:color="auto"/>
                                    <w:right w:val="none" w:sz="0" w:space="0" w:color="auto"/>
                                  </w:divBdr>
                                </w:div>
                                <w:div w:id="803038843">
                                  <w:marLeft w:val="640"/>
                                  <w:marRight w:val="0"/>
                                  <w:marTop w:val="0"/>
                                  <w:marBottom w:val="0"/>
                                  <w:divBdr>
                                    <w:top w:val="none" w:sz="0" w:space="0" w:color="auto"/>
                                    <w:left w:val="none" w:sz="0" w:space="0" w:color="auto"/>
                                    <w:bottom w:val="none" w:sz="0" w:space="0" w:color="auto"/>
                                    <w:right w:val="none" w:sz="0" w:space="0" w:color="auto"/>
                                  </w:divBdr>
                                </w:div>
                                <w:div w:id="816070818">
                                  <w:marLeft w:val="640"/>
                                  <w:marRight w:val="0"/>
                                  <w:marTop w:val="0"/>
                                  <w:marBottom w:val="0"/>
                                  <w:divBdr>
                                    <w:top w:val="none" w:sz="0" w:space="0" w:color="auto"/>
                                    <w:left w:val="none" w:sz="0" w:space="0" w:color="auto"/>
                                    <w:bottom w:val="none" w:sz="0" w:space="0" w:color="auto"/>
                                    <w:right w:val="none" w:sz="0" w:space="0" w:color="auto"/>
                                  </w:divBdr>
                                </w:div>
                                <w:div w:id="906460098">
                                  <w:marLeft w:val="640"/>
                                  <w:marRight w:val="0"/>
                                  <w:marTop w:val="0"/>
                                  <w:marBottom w:val="0"/>
                                  <w:divBdr>
                                    <w:top w:val="none" w:sz="0" w:space="0" w:color="auto"/>
                                    <w:left w:val="none" w:sz="0" w:space="0" w:color="auto"/>
                                    <w:bottom w:val="none" w:sz="0" w:space="0" w:color="auto"/>
                                    <w:right w:val="none" w:sz="0" w:space="0" w:color="auto"/>
                                  </w:divBdr>
                                </w:div>
                                <w:div w:id="915089438">
                                  <w:marLeft w:val="640"/>
                                  <w:marRight w:val="0"/>
                                  <w:marTop w:val="0"/>
                                  <w:marBottom w:val="0"/>
                                  <w:divBdr>
                                    <w:top w:val="none" w:sz="0" w:space="0" w:color="auto"/>
                                    <w:left w:val="none" w:sz="0" w:space="0" w:color="auto"/>
                                    <w:bottom w:val="none" w:sz="0" w:space="0" w:color="auto"/>
                                    <w:right w:val="none" w:sz="0" w:space="0" w:color="auto"/>
                                  </w:divBdr>
                                </w:div>
                                <w:div w:id="937366225">
                                  <w:marLeft w:val="640"/>
                                  <w:marRight w:val="0"/>
                                  <w:marTop w:val="0"/>
                                  <w:marBottom w:val="0"/>
                                  <w:divBdr>
                                    <w:top w:val="none" w:sz="0" w:space="0" w:color="auto"/>
                                    <w:left w:val="none" w:sz="0" w:space="0" w:color="auto"/>
                                    <w:bottom w:val="none" w:sz="0" w:space="0" w:color="auto"/>
                                    <w:right w:val="none" w:sz="0" w:space="0" w:color="auto"/>
                                  </w:divBdr>
                                </w:div>
                                <w:div w:id="1045760930">
                                  <w:marLeft w:val="640"/>
                                  <w:marRight w:val="0"/>
                                  <w:marTop w:val="0"/>
                                  <w:marBottom w:val="0"/>
                                  <w:divBdr>
                                    <w:top w:val="none" w:sz="0" w:space="0" w:color="auto"/>
                                    <w:left w:val="none" w:sz="0" w:space="0" w:color="auto"/>
                                    <w:bottom w:val="none" w:sz="0" w:space="0" w:color="auto"/>
                                    <w:right w:val="none" w:sz="0" w:space="0" w:color="auto"/>
                                  </w:divBdr>
                                </w:div>
                                <w:div w:id="1047873354">
                                  <w:marLeft w:val="640"/>
                                  <w:marRight w:val="0"/>
                                  <w:marTop w:val="0"/>
                                  <w:marBottom w:val="0"/>
                                  <w:divBdr>
                                    <w:top w:val="none" w:sz="0" w:space="0" w:color="auto"/>
                                    <w:left w:val="none" w:sz="0" w:space="0" w:color="auto"/>
                                    <w:bottom w:val="none" w:sz="0" w:space="0" w:color="auto"/>
                                    <w:right w:val="none" w:sz="0" w:space="0" w:color="auto"/>
                                  </w:divBdr>
                                  <w:divsChild>
                                    <w:div w:id="38674966">
                                      <w:marLeft w:val="0"/>
                                      <w:marRight w:val="0"/>
                                      <w:marTop w:val="0"/>
                                      <w:marBottom w:val="0"/>
                                      <w:divBdr>
                                        <w:top w:val="none" w:sz="0" w:space="0" w:color="auto"/>
                                        <w:left w:val="none" w:sz="0" w:space="0" w:color="auto"/>
                                        <w:bottom w:val="none" w:sz="0" w:space="0" w:color="auto"/>
                                        <w:right w:val="none" w:sz="0" w:space="0" w:color="auto"/>
                                      </w:divBdr>
                                      <w:divsChild>
                                        <w:div w:id="45300000">
                                          <w:marLeft w:val="640"/>
                                          <w:marRight w:val="0"/>
                                          <w:marTop w:val="0"/>
                                          <w:marBottom w:val="0"/>
                                          <w:divBdr>
                                            <w:top w:val="none" w:sz="0" w:space="0" w:color="auto"/>
                                            <w:left w:val="none" w:sz="0" w:space="0" w:color="auto"/>
                                            <w:bottom w:val="none" w:sz="0" w:space="0" w:color="auto"/>
                                            <w:right w:val="none" w:sz="0" w:space="0" w:color="auto"/>
                                          </w:divBdr>
                                        </w:div>
                                        <w:div w:id="125903178">
                                          <w:marLeft w:val="640"/>
                                          <w:marRight w:val="0"/>
                                          <w:marTop w:val="0"/>
                                          <w:marBottom w:val="0"/>
                                          <w:divBdr>
                                            <w:top w:val="none" w:sz="0" w:space="0" w:color="auto"/>
                                            <w:left w:val="none" w:sz="0" w:space="0" w:color="auto"/>
                                            <w:bottom w:val="none" w:sz="0" w:space="0" w:color="auto"/>
                                            <w:right w:val="none" w:sz="0" w:space="0" w:color="auto"/>
                                          </w:divBdr>
                                        </w:div>
                                        <w:div w:id="144861303">
                                          <w:marLeft w:val="640"/>
                                          <w:marRight w:val="0"/>
                                          <w:marTop w:val="0"/>
                                          <w:marBottom w:val="0"/>
                                          <w:divBdr>
                                            <w:top w:val="none" w:sz="0" w:space="0" w:color="auto"/>
                                            <w:left w:val="none" w:sz="0" w:space="0" w:color="auto"/>
                                            <w:bottom w:val="none" w:sz="0" w:space="0" w:color="auto"/>
                                            <w:right w:val="none" w:sz="0" w:space="0" w:color="auto"/>
                                          </w:divBdr>
                                        </w:div>
                                        <w:div w:id="255136656">
                                          <w:marLeft w:val="640"/>
                                          <w:marRight w:val="0"/>
                                          <w:marTop w:val="0"/>
                                          <w:marBottom w:val="0"/>
                                          <w:divBdr>
                                            <w:top w:val="none" w:sz="0" w:space="0" w:color="auto"/>
                                            <w:left w:val="none" w:sz="0" w:space="0" w:color="auto"/>
                                            <w:bottom w:val="none" w:sz="0" w:space="0" w:color="auto"/>
                                            <w:right w:val="none" w:sz="0" w:space="0" w:color="auto"/>
                                          </w:divBdr>
                                        </w:div>
                                        <w:div w:id="273634197">
                                          <w:marLeft w:val="640"/>
                                          <w:marRight w:val="0"/>
                                          <w:marTop w:val="0"/>
                                          <w:marBottom w:val="0"/>
                                          <w:divBdr>
                                            <w:top w:val="none" w:sz="0" w:space="0" w:color="auto"/>
                                            <w:left w:val="none" w:sz="0" w:space="0" w:color="auto"/>
                                            <w:bottom w:val="none" w:sz="0" w:space="0" w:color="auto"/>
                                            <w:right w:val="none" w:sz="0" w:space="0" w:color="auto"/>
                                          </w:divBdr>
                                        </w:div>
                                        <w:div w:id="299507342">
                                          <w:marLeft w:val="640"/>
                                          <w:marRight w:val="0"/>
                                          <w:marTop w:val="0"/>
                                          <w:marBottom w:val="0"/>
                                          <w:divBdr>
                                            <w:top w:val="none" w:sz="0" w:space="0" w:color="auto"/>
                                            <w:left w:val="none" w:sz="0" w:space="0" w:color="auto"/>
                                            <w:bottom w:val="none" w:sz="0" w:space="0" w:color="auto"/>
                                            <w:right w:val="none" w:sz="0" w:space="0" w:color="auto"/>
                                          </w:divBdr>
                                        </w:div>
                                        <w:div w:id="340085364">
                                          <w:marLeft w:val="640"/>
                                          <w:marRight w:val="0"/>
                                          <w:marTop w:val="0"/>
                                          <w:marBottom w:val="0"/>
                                          <w:divBdr>
                                            <w:top w:val="none" w:sz="0" w:space="0" w:color="auto"/>
                                            <w:left w:val="none" w:sz="0" w:space="0" w:color="auto"/>
                                            <w:bottom w:val="none" w:sz="0" w:space="0" w:color="auto"/>
                                            <w:right w:val="none" w:sz="0" w:space="0" w:color="auto"/>
                                          </w:divBdr>
                                        </w:div>
                                        <w:div w:id="359361265">
                                          <w:marLeft w:val="640"/>
                                          <w:marRight w:val="0"/>
                                          <w:marTop w:val="0"/>
                                          <w:marBottom w:val="0"/>
                                          <w:divBdr>
                                            <w:top w:val="none" w:sz="0" w:space="0" w:color="auto"/>
                                            <w:left w:val="none" w:sz="0" w:space="0" w:color="auto"/>
                                            <w:bottom w:val="none" w:sz="0" w:space="0" w:color="auto"/>
                                            <w:right w:val="none" w:sz="0" w:space="0" w:color="auto"/>
                                          </w:divBdr>
                                        </w:div>
                                        <w:div w:id="437484412">
                                          <w:marLeft w:val="640"/>
                                          <w:marRight w:val="0"/>
                                          <w:marTop w:val="0"/>
                                          <w:marBottom w:val="0"/>
                                          <w:divBdr>
                                            <w:top w:val="none" w:sz="0" w:space="0" w:color="auto"/>
                                            <w:left w:val="none" w:sz="0" w:space="0" w:color="auto"/>
                                            <w:bottom w:val="none" w:sz="0" w:space="0" w:color="auto"/>
                                            <w:right w:val="none" w:sz="0" w:space="0" w:color="auto"/>
                                          </w:divBdr>
                                        </w:div>
                                        <w:div w:id="525093974">
                                          <w:marLeft w:val="640"/>
                                          <w:marRight w:val="0"/>
                                          <w:marTop w:val="0"/>
                                          <w:marBottom w:val="0"/>
                                          <w:divBdr>
                                            <w:top w:val="none" w:sz="0" w:space="0" w:color="auto"/>
                                            <w:left w:val="none" w:sz="0" w:space="0" w:color="auto"/>
                                            <w:bottom w:val="none" w:sz="0" w:space="0" w:color="auto"/>
                                            <w:right w:val="none" w:sz="0" w:space="0" w:color="auto"/>
                                          </w:divBdr>
                                        </w:div>
                                        <w:div w:id="531767354">
                                          <w:marLeft w:val="640"/>
                                          <w:marRight w:val="0"/>
                                          <w:marTop w:val="0"/>
                                          <w:marBottom w:val="0"/>
                                          <w:divBdr>
                                            <w:top w:val="none" w:sz="0" w:space="0" w:color="auto"/>
                                            <w:left w:val="none" w:sz="0" w:space="0" w:color="auto"/>
                                            <w:bottom w:val="none" w:sz="0" w:space="0" w:color="auto"/>
                                            <w:right w:val="none" w:sz="0" w:space="0" w:color="auto"/>
                                          </w:divBdr>
                                        </w:div>
                                        <w:div w:id="601379722">
                                          <w:marLeft w:val="640"/>
                                          <w:marRight w:val="0"/>
                                          <w:marTop w:val="0"/>
                                          <w:marBottom w:val="0"/>
                                          <w:divBdr>
                                            <w:top w:val="none" w:sz="0" w:space="0" w:color="auto"/>
                                            <w:left w:val="none" w:sz="0" w:space="0" w:color="auto"/>
                                            <w:bottom w:val="none" w:sz="0" w:space="0" w:color="auto"/>
                                            <w:right w:val="none" w:sz="0" w:space="0" w:color="auto"/>
                                          </w:divBdr>
                                        </w:div>
                                        <w:div w:id="603152162">
                                          <w:marLeft w:val="640"/>
                                          <w:marRight w:val="0"/>
                                          <w:marTop w:val="0"/>
                                          <w:marBottom w:val="0"/>
                                          <w:divBdr>
                                            <w:top w:val="none" w:sz="0" w:space="0" w:color="auto"/>
                                            <w:left w:val="none" w:sz="0" w:space="0" w:color="auto"/>
                                            <w:bottom w:val="none" w:sz="0" w:space="0" w:color="auto"/>
                                            <w:right w:val="none" w:sz="0" w:space="0" w:color="auto"/>
                                          </w:divBdr>
                                        </w:div>
                                        <w:div w:id="614941900">
                                          <w:marLeft w:val="640"/>
                                          <w:marRight w:val="0"/>
                                          <w:marTop w:val="0"/>
                                          <w:marBottom w:val="0"/>
                                          <w:divBdr>
                                            <w:top w:val="none" w:sz="0" w:space="0" w:color="auto"/>
                                            <w:left w:val="none" w:sz="0" w:space="0" w:color="auto"/>
                                            <w:bottom w:val="none" w:sz="0" w:space="0" w:color="auto"/>
                                            <w:right w:val="none" w:sz="0" w:space="0" w:color="auto"/>
                                          </w:divBdr>
                                        </w:div>
                                        <w:div w:id="720984784">
                                          <w:marLeft w:val="640"/>
                                          <w:marRight w:val="0"/>
                                          <w:marTop w:val="0"/>
                                          <w:marBottom w:val="0"/>
                                          <w:divBdr>
                                            <w:top w:val="none" w:sz="0" w:space="0" w:color="auto"/>
                                            <w:left w:val="none" w:sz="0" w:space="0" w:color="auto"/>
                                            <w:bottom w:val="none" w:sz="0" w:space="0" w:color="auto"/>
                                            <w:right w:val="none" w:sz="0" w:space="0" w:color="auto"/>
                                          </w:divBdr>
                                        </w:div>
                                        <w:div w:id="722559584">
                                          <w:marLeft w:val="640"/>
                                          <w:marRight w:val="0"/>
                                          <w:marTop w:val="0"/>
                                          <w:marBottom w:val="0"/>
                                          <w:divBdr>
                                            <w:top w:val="none" w:sz="0" w:space="0" w:color="auto"/>
                                            <w:left w:val="none" w:sz="0" w:space="0" w:color="auto"/>
                                            <w:bottom w:val="none" w:sz="0" w:space="0" w:color="auto"/>
                                            <w:right w:val="none" w:sz="0" w:space="0" w:color="auto"/>
                                          </w:divBdr>
                                        </w:div>
                                        <w:div w:id="746808445">
                                          <w:marLeft w:val="640"/>
                                          <w:marRight w:val="0"/>
                                          <w:marTop w:val="0"/>
                                          <w:marBottom w:val="0"/>
                                          <w:divBdr>
                                            <w:top w:val="none" w:sz="0" w:space="0" w:color="auto"/>
                                            <w:left w:val="none" w:sz="0" w:space="0" w:color="auto"/>
                                            <w:bottom w:val="none" w:sz="0" w:space="0" w:color="auto"/>
                                            <w:right w:val="none" w:sz="0" w:space="0" w:color="auto"/>
                                          </w:divBdr>
                                        </w:div>
                                        <w:div w:id="751899717">
                                          <w:marLeft w:val="640"/>
                                          <w:marRight w:val="0"/>
                                          <w:marTop w:val="0"/>
                                          <w:marBottom w:val="0"/>
                                          <w:divBdr>
                                            <w:top w:val="none" w:sz="0" w:space="0" w:color="auto"/>
                                            <w:left w:val="none" w:sz="0" w:space="0" w:color="auto"/>
                                            <w:bottom w:val="none" w:sz="0" w:space="0" w:color="auto"/>
                                            <w:right w:val="none" w:sz="0" w:space="0" w:color="auto"/>
                                          </w:divBdr>
                                        </w:div>
                                        <w:div w:id="822963556">
                                          <w:marLeft w:val="640"/>
                                          <w:marRight w:val="0"/>
                                          <w:marTop w:val="0"/>
                                          <w:marBottom w:val="0"/>
                                          <w:divBdr>
                                            <w:top w:val="none" w:sz="0" w:space="0" w:color="auto"/>
                                            <w:left w:val="none" w:sz="0" w:space="0" w:color="auto"/>
                                            <w:bottom w:val="none" w:sz="0" w:space="0" w:color="auto"/>
                                            <w:right w:val="none" w:sz="0" w:space="0" w:color="auto"/>
                                          </w:divBdr>
                                        </w:div>
                                        <w:div w:id="826021356">
                                          <w:marLeft w:val="640"/>
                                          <w:marRight w:val="0"/>
                                          <w:marTop w:val="0"/>
                                          <w:marBottom w:val="0"/>
                                          <w:divBdr>
                                            <w:top w:val="none" w:sz="0" w:space="0" w:color="auto"/>
                                            <w:left w:val="none" w:sz="0" w:space="0" w:color="auto"/>
                                            <w:bottom w:val="none" w:sz="0" w:space="0" w:color="auto"/>
                                            <w:right w:val="none" w:sz="0" w:space="0" w:color="auto"/>
                                          </w:divBdr>
                                        </w:div>
                                        <w:div w:id="886063177">
                                          <w:marLeft w:val="640"/>
                                          <w:marRight w:val="0"/>
                                          <w:marTop w:val="0"/>
                                          <w:marBottom w:val="0"/>
                                          <w:divBdr>
                                            <w:top w:val="none" w:sz="0" w:space="0" w:color="auto"/>
                                            <w:left w:val="none" w:sz="0" w:space="0" w:color="auto"/>
                                            <w:bottom w:val="none" w:sz="0" w:space="0" w:color="auto"/>
                                            <w:right w:val="none" w:sz="0" w:space="0" w:color="auto"/>
                                          </w:divBdr>
                                        </w:div>
                                        <w:div w:id="909538212">
                                          <w:marLeft w:val="640"/>
                                          <w:marRight w:val="0"/>
                                          <w:marTop w:val="0"/>
                                          <w:marBottom w:val="0"/>
                                          <w:divBdr>
                                            <w:top w:val="none" w:sz="0" w:space="0" w:color="auto"/>
                                            <w:left w:val="none" w:sz="0" w:space="0" w:color="auto"/>
                                            <w:bottom w:val="none" w:sz="0" w:space="0" w:color="auto"/>
                                            <w:right w:val="none" w:sz="0" w:space="0" w:color="auto"/>
                                          </w:divBdr>
                                        </w:div>
                                        <w:div w:id="909845727">
                                          <w:marLeft w:val="640"/>
                                          <w:marRight w:val="0"/>
                                          <w:marTop w:val="0"/>
                                          <w:marBottom w:val="0"/>
                                          <w:divBdr>
                                            <w:top w:val="none" w:sz="0" w:space="0" w:color="auto"/>
                                            <w:left w:val="none" w:sz="0" w:space="0" w:color="auto"/>
                                            <w:bottom w:val="none" w:sz="0" w:space="0" w:color="auto"/>
                                            <w:right w:val="none" w:sz="0" w:space="0" w:color="auto"/>
                                          </w:divBdr>
                                        </w:div>
                                        <w:div w:id="928390201">
                                          <w:marLeft w:val="640"/>
                                          <w:marRight w:val="0"/>
                                          <w:marTop w:val="0"/>
                                          <w:marBottom w:val="0"/>
                                          <w:divBdr>
                                            <w:top w:val="none" w:sz="0" w:space="0" w:color="auto"/>
                                            <w:left w:val="none" w:sz="0" w:space="0" w:color="auto"/>
                                            <w:bottom w:val="none" w:sz="0" w:space="0" w:color="auto"/>
                                            <w:right w:val="none" w:sz="0" w:space="0" w:color="auto"/>
                                          </w:divBdr>
                                        </w:div>
                                        <w:div w:id="942567910">
                                          <w:marLeft w:val="640"/>
                                          <w:marRight w:val="0"/>
                                          <w:marTop w:val="0"/>
                                          <w:marBottom w:val="0"/>
                                          <w:divBdr>
                                            <w:top w:val="none" w:sz="0" w:space="0" w:color="auto"/>
                                            <w:left w:val="none" w:sz="0" w:space="0" w:color="auto"/>
                                            <w:bottom w:val="none" w:sz="0" w:space="0" w:color="auto"/>
                                            <w:right w:val="none" w:sz="0" w:space="0" w:color="auto"/>
                                          </w:divBdr>
                                        </w:div>
                                        <w:div w:id="943146651">
                                          <w:marLeft w:val="640"/>
                                          <w:marRight w:val="0"/>
                                          <w:marTop w:val="0"/>
                                          <w:marBottom w:val="0"/>
                                          <w:divBdr>
                                            <w:top w:val="none" w:sz="0" w:space="0" w:color="auto"/>
                                            <w:left w:val="none" w:sz="0" w:space="0" w:color="auto"/>
                                            <w:bottom w:val="none" w:sz="0" w:space="0" w:color="auto"/>
                                            <w:right w:val="none" w:sz="0" w:space="0" w:color="auto"/>
                                          </w:divBdr>
                                        </w:div>
                                        <w:div w:id="981425664">
                                          <w:marLeft w:val="640"/>
                                          <w:marRight w:val="0"/>
                                          <w:marTop w:val="0"/>
                                          <w:marBottom w:val="0"/>
                                          <w:divBdr>
                                            <w:top w:val="none" w:sz="0" w:space="0" w:color="auto"/>
                                            <w:left w:val="none" w:sz="0" w:space="0" w:color="auto"/>
                                            <w:bottom w:val="none" w:sz="0" w:space="0" w:color="auto"/>
                                            <w:right w:val="none" w:sz="0" w:space="0" w:color="auto"/>
                                          </w:divBdr>
                                        </w:div>
                                        <w:div w:id="1035932357">
                                          <w:marLeft w:val="640"/>
                                          <w:marRight w:val="0"/>
                                          <w:marTop w:val="0"/>
                                          <w:marBottom w:val="0"/>
                                          <w:divBdr>
                                            <w:top w:val="none" w:sz="0" w:space="0" w:color="auto"/>
                                            <w:left w:val="none" w:sz="0" w:space="0" w:color="auto"/>
                                            <w:bottom w:val="none" w:sz="0" w:space="0" w:color="auto"/>
                                            <w:right w:val="none" w:sz="0" w:space="0" w:color="auto"/>
                                          </w:divBdr>
                                        </w:div>
                                        <w:div w:id="1052193521">
                                          <w:marLeft w:val="640"/>
                                          <w:marRight w:val="0"/>
                                          <w:marTop w:val="0"/>
                                          <w:marBottom w:val="0"/>
                                          <w:divBdr>
                                            <w:top w:val="none" w:sz="0" w:space="0" w:color="auto"/>
                                            <w:left w:val="none" w:sz="0" w:space="0" w:color="auto"/>
                                            <w:bottom w:val="none" w:sz="0" w:space="0" w:color="auto"/>
                                            <w:right w:val="none" w:sz="0" w:space="0" w:color="auto"/>
                                          </w:divBdr>
                                        </w:div>
                                        <w:div w:id="1118530842">
                                          <w:marLeft w:val="640"/>
                                          <w:marRight w:val="0"/>
                                          <w:marTop w:val="0"/>
                                          <w:marBottom w:val="0"/>
                                          <w:divBdr>
                                            <w:top w:val="none" w:sz="0" w:space="0" w:color="auto"/>
                                            <w:left w:val="none" w:sz="0" w:space="0" w:color="auto"/>
                                            <w:bottom w:val="none" w:sz="0" w:space="0" w:color="auto"/>
                                            <w:right w:val="none" w:sz="0" w:space="0" w:color="auto"/>
                                          </w:divBdr>
                                        </w:div>
                                        <w:div w:id="1124881720">
                                          <w:marLeft w:val="640"/>
                                          <w:marRight w:val="0"/>
                                          <w:marTop w:val="0"/>
                                          <w:marBottom w:val="0"/>
                                          <w:divBdr>
                                            <w:top w:val="none" w:sz="0" w:space="0" w:color="auto"/>
                                            <w:left w:val="none" w:sz="0" w:space="0" w:color="auto"/>
                                            <w:bottom w:val="none" w:sz="0" w:space="0" w:color="auto"/>
                                            <w:right w:val="none" w:sz="0" w:space="0" w:color="auto"/>
                                          </w:divBdr>
                                        </w:div>
                                        <w:div w:id="1139224090">
                                          <w:marLeft w:val="640"/>
                                          <w:marRight w:val="0"/>
                                          <w:marTop w:val="0"/>
                                          <w:marBottom w:val="0"/>
                                          <w:divBdr>
                                            <w:top w:val="none" w:sz="0" w:space="0" w:color="auto"/>
                                            <w:left w:val="none" w:sz="0" w:space="0" w:color="auto"/>
                                            <w:bottom w:val="none" w:sz="0" w:space="0" w:color="auto"/>
                                            <w:right w:val="none" w:sz="0" w:space="0" w:color="auto"/>
                                          </w:divBdr>
                                        </w:div>
                                        <w:div w:id="1205483958">
                                          <w:marLeft w:val="640"/>
                                          <w:marRight w:val="0"/>
                                          <w:marTop w:val="0"/>
                                          <w:marBottom w:val="0"/>
                                          <w:divBdr>
                                            <w:top w:val="none" w:sz="0" w:space="0" w:color="auto"/>
                                            <w:left w:val="none" w:sz="0" w:space="0" w:color="auto"/>
                                            <w:bottom w:val="none" w:sz="0" w:space="0" w:color="auto"/>
                                            <w:right w:val="none" w:sz="0" w:space="0" w:color="auto"/>
                                          </w:divBdr>
                                        </w:div>
                                        <w:div w:id="1244997256">
                                          <w:marLeft w:val="640"/>
                                          <w:marRight w:val="0"/>
                                          <w:marTop w:val="0"/>
                                          <w:marBottom w:val="0"/>
                                          <w:divBdr>
                                            <w:top w:val="none" w:sz="0" w:space="0" w:color="auto"/>
                                            <w:left w:val="none" w:sz="0" w:space="0" w:color="auto"/>
                                            <w:bottom w:val="none" w:sz="0" w:space="0" w:color="auto"/>
                                            <w:right w:val="none" w:sz="0" w:space="0" w:color="auto"/>
                                          </w:divBdr>
                                        </w:div>
                                        <w:div w:id="1376586177">
                                          <w:marLeft w:val="640"/>
                                          <w:marRight w:val="0"/>
                                          <w:marTop w:val="0"/>
                                          <w:marBottom w:val="0"/>
                                          <w:divBdr>
                                            <w:top w:val="none" w:sz="0" w:space="0" w:color="auto"/>
                                            <w:left w:val="none" w:sz="0" w:space="0" w:color="auto"/>
                                            <w:bottom w:val="none" w:sz="0" w:space="0" w:color="auto"/>
                                            <w:right w:val="none" w:sz="0" w:space="0" w:color="auto"/>
                                          </w:divBdr>
                                        </w:div>
                                        <w:div w:id="1399479973">
                                          <w:marLeft w:val="640"/>
                                          <w:marRight w:val="0"/>
                                          <w:marTop w:val="0"/>
                                          <w:marBottom w:val="0"/>
                                          <w:divBdr>
                                            <w:top w:val="none" w:sz="0" w:space="0" w:color="auto"/>
                                            <w:left w:val="none" w:sz="0" w:space="0" w:color="auto"/>
                                            <w:bottom w:val="none" w:sz="0" w:space="0" w:color="auto"/>
                                            <w:right w:val="none" w:sz="0" w:space="0" w:color="auto"/>
                                          </w:divBdr>
                                        </w:div>
                                        <w:div w:id="1503812147">
                                          <w:marLeft w:val="640"/>
                                          <w:marRight w:val="0"/>
                                          <w:marTop w:val="0"/>
                                          <w:marBottom w:val="0"/>
                                          <w:divBdr>
                                            <w:top w:val="none" w:sz="0" w:space="0" w:color="auto"/>
                                            <w:left w:val="none" w:sz="0" w:space="0" w:color="auto"/>
                                            <w:bottom w:val="none" w:sz="0" w:space="0" w:color="auto"/>
                                            <w:right w:val="none" w:sz="0" w:space="0" w:color="auto"/>
                                          </w:divBdr>
                                        </w:div>
                                        <w:div w:id="1517577162">
                                          <w:marLeft w:val="640"/>
                                          <w:marRight w:val="0"/>
                                          <w:marTop w:val="0"/>
                                          <w:marBottom w:val="0"/>
                                          <w:divBdr>
                                            <w:top w:val="none" w:sz="0" w:space="0" w:color="auto"/>
                                            <w:left w:val="none" w:sz="0" w:space="0" w:color="auto"/>
                                            <w:bottom w:val="none" w:sz="0" w:space="0" w:color="auto"/>
                                            <w:right w:val="none" w:sz="0" w:space="0" w:color="auto"/>
                                          </w:divBdr>
                                        </w:div>
                                        <w:div w:id="1517884267">
                                          <w:marLeft w:val="640"/>
                                          <w:marRight w:val="0"/>
                                          <w:marTop w:val="0"/>
                                          <w:marBottom w:val="0"/>
                                          <w:divBdr>
                                            <w:top w:val="none" w:sz="0" w:space="0" w:color="auto"/>
                                            <w:left w:val="none" w:sz="0" w:space="0" w:color="auto"/>
                                            <w:bottom w:val="none" w:sz="0" w:space="0" w:color="auto"/>
                                            <w:right w:val="none" w:sz="0" w:space="0" w:color="auto"/>
                                          </w:divBdr>
                                        </w:div>
                                        <w:div w:id="1592659059">
                                          <w:marLeft w:val="640"/>
                                          <w:marRight w:val="0"/>
                                          <w:marTop w:val="0"/>
                                          <w:marBottom w:val="0"/>
                                          <w:divBdr>
                                            <w:top w:val="none" w:sz="0" w:space="0" w:color="auto"/>
                                            <w:left w:val="none" w:sz="0" w:space="0" w:color="auto"/>
                                            <w:bottom w:val="none" w:sz="0" w:space="0" w:color="auto"/>
                                            <w:right w:val="none" w:sz="0" w:space="0" w:color="auto"/>
                                          </w:divBdr>
                                        </w:div>
                                        <w:div w:id="1736854525">
                                          <w:marLeft w:val="640"/>
                                          <w:marRight w:val="0"/>
                                          <w:marTop w:val="0"/>
                                          <w:marBottom w:val="0"/>
                                          <w:divBdr>
                                            <w:top w:val="none" w:sz="0" w:space="0" w:color="auto"/>
                                            <w:left w:val="none" w:sz="0" w:space="0" w:color="auto"/>
                                            <w:bottom w:val="none" w:sz="0" w:space="0" w:color="auto"/>
                                            <w:right w:val="none" w:sz="0" w:space="0" w:color="auto"/>
                                          </w:divBdr>
                                        </w:div>
                                        <w:div w:id="1812360532">
                                          <w:marLeft w:val="640"/>
                                          <w:marRight w:val="0"/>
                                          <w:marTop w:val="0"/>
                                          <w:marBottom w:val="0"/>
                                          <w:divBdr>
                                            <w:top w:val="none" w:sz="0" w:space="0" w:color="auto"/>
                                            <w:left w:val="none" w:sz="0" w:space="0" w:color="auto"/>
                                            <w:bottom w:val="none" w:sz="0" w:space="0" w:color="auto"/>
                                            <w:right w:val="none" w:sz="0" w:space="0" w:color="auto"/>
                                          </w:divBdr>
                                        </w:div>
                                        <w:div w:id="1868374034">
                                          <w:marLeft w:val="640"/>
                                          <w:marRight w:val="0"/>
                                          <w:marTop w:val="0"/>
                                          <w:marBottom w:val="0"/>
                                          <w:divBdr>
                                            <w:top w:val="none" w:sz="0" w:space="0" w:color="auto"/>
                                            <w:left w:val="none" w:sz="0" w:space="0" w:color="auto"/>
                                            <w:bottom w:val="none" w:sz="0" w:space="0" w:color="auto"/>
                                            <w:right w:val="none" w:sz="0" w:space="0" w:color="auto"/>
                                          </w:divBdr>
                                        </w:div>
                                        <w:div w:id="1889493525">
                                          <w:marLeft w:val="640"/>
                                          <w:marRight w:val="0"/>
                                          <w:marTop w:val="0"/>
                                          <w:marBottom w:val="0"/>
                                          <w:divBdr>
                                            <w:top w:val="none" w:sz="0" w:space="0" w:color="auto"/>
                                            <w:left w:val="none" w:sz="0" w:space="0" w:color="auto"/>
                                            <w:bottom w:val="none" w:sz="0" w:space="0" w:color="auto"/>
                                            <w:right w:val="none" w:sz="0" w:space="0" w:color="auto"/>
                                          </w:divBdr>
                                        </w:div>
                                        <w:div w:id="1892307780">
                                          <w:marLeft w:val="640"/>
                                          <w:marRight w:val="0"/>
                                          <w:marTop w:val="0"/>
                                          <w:marBottom w:val="0"/>
                                          <w:divBdr>
                                            <w:top w:val="none" w:sz="0" w:space="0" w:color="auto"/>
                                            <w:left w:val="none" w:sz="0" w:space="0" w:color="auto"/>
                                            <w:bottom w:val="none" w:sz="0" w:space="0" w:color="auto"/>
                                            <w:right w:val="none" w:sz="0" w:space="0" w:color="auto"/>
                                          </w:divBdr>
                                        </w:div>
                                        <w:div w:id="1913465152">
                                          <w:marLeft w:val="640"/>
                                          <w:marRight w:val="0"/>
                                          <w:marTop w:val="0"/>
                                          <w:marBottom w:val="0"/>
                                          <w:divBdr>
                                            <w:top w:val="none" w:sz="0" w:space="0" w:color="auto"/>
                                            <w:left w:val="none" w:sz="0" w:space="0" w:color="auto"/>
                                            <w:bottom w:val="none" w:sz="0" w:space="0" w:color="auto"/>
                                            <w:right w:val="none" w:sz="0" w:space="0" w:color="auto"/>
                                          </w:divBdr>
                                        </w:div>
                                        <w:div w:id="1964384527">
                                          <w:marLeft w:val="640"/>
                                          <w:marRight w:val="0"/>
                                          <w:marTop w:val="0"/>
                                          <w:marBottom w:val="0"/>
                                          <w:divBdr>
                                            <w:top w:val="none" w:sz="0" w:space="0" w:color="auto"/>
                                            <w:left w:val="none" w:sz="0" w:space="0" w:color="auto"/>
                                            <w:bottom w:val="none" w:sz="0" w:space="0" w:color="auto"/>
                                            <w:right w:val="none" w:sz="0" w:space="0" w:color="auto"/>
                                          </w:divBdr>
                                        </w:div>
                                        <w:div w:id="1971007302">
                                          <w:marLeft w:val="640"/>
                                          <w:marRight w:val="0"/>
                                          <w:marTop w:val="0"/>
                                          <w:marBottom w:val="0"/>
                                          <w:divBdr>
                                            <w:top w:val="none" w:sz="0" w:space="0" w:color="auto"/>
                                            <w:left w:val="none" w:sz="0" w:space="0" w:color="auto"/>
                                            <w:bottom w:val="none" w:sz="0" w:space="0" w:color="auto"/>
                                            <w:right w:val="none" w:sz="0" w:space="0" w:color="auto"/>
                                          </w:divBdr>
                                        </w:div>
                                        <w:div w:id="1992171044">
                                          <w:marLeft w:val="640"/>
                                          <w:marRight w:val="0"/>
                                          <w:marTop w:val="0"/>
                                          <w:marBottom w:val="0"/>
                                          <w:divBdr>
                                            <w:top w:val="none" w:sz="0" w:space="0" w:color="auto"/>
                                            <w:left w:val="none" w:sz="0" w:space="0" w:color="auto"/>
                                            <w:bottom w:val="none" w:sz="0" w:space="0" w:color="auto"/>
                                            <w:right w:val="none" w:sz="0" w:space="0" w:color="auto"/>
                                          </w:divBdr>
                                        </w:div>
                                        <w:div w:id="2032563910">
                                          <w:marLeft w:val="640"/>
                                          <w:marRight w:val="0"/>
                                          <w:marTop w:val="0"/>
                                          <w:marBottom w:val="0"/>
                                          <w:divBdr>
                                            <w:top w:val="none" w:sz="0" w:space="0" w:color="auto"/>
                                            <w:left w:val="none" w:sz="0" w:space="0" w:color="auto"/>
                                            <w:bottom w:val="none" w:sz="0" w:space="0" w:color="auto"/>
                                            <w:right w:val="none" w:sz="0" w:space="0" w:color="auto"/>
                                          </w:divBdr>
                                        </w:div>
                                      </w:divsChild>
                                    </w:div>
                                    <w:div w:id="109135088">
                                      <w:marLeft w:val="0"/>
                                      <w:marRight w:val="0"/>
                                      <w:marTop w:val="0"/>
                                      <w:marBottom w:val="0"/>
                                      <w:divBdr>
                                        <w:top w:val="none" w:sz="0" w:space="0" w:color="auto"/>
                                        <w:left w:val="none" w:sz="0" w:space="0" w:color="auto"/>
                                        <w:bottom w:val="none" w:sz="0" w:space="0" w:color="auto"/>
                                        <w:right w:val="none" w:sz="0" w:space="0" w:color="auto"/>
                                      </w:divBdr>
                                      <w:divsChild>
                                        <w:div w:id="40788056">
                                          <w:marLeft w:val="640"/>
                                          <w:marRight w:val="0"/>
                                          <w:marTop w:val="0"/>
                                          <w:marBottom w:val="0"/>
                                          <w:divBdr>
                                            <w:top w:val="none" w:sz="0" w:space="0" w:color="auto"/>
                                            <w:left w:val="none" w:sz="0" w:space="0" w:color="auto"/>
                                            <w:bottom w:val="none" w:sz="0" w:space="0" w:color="auto"/>
                                            <w:right w:val="none" w:sz="0" w:space="0" w:color="auto"/>
                                          </w:divBdr>
                                        </w:div>
                                        <w:div w:id="70735948">
                                          <w:marLeft w:val="640"/>
                                          <w:marRight w:val="0"/>
                                          <w:marTop w:val="0"/>
                                          <w:marBottom w:val="0"/>
                                          <w:divBdr>
                                            <w:top w:val="none" w:sz="0" w:space="0" w:color="auto"/>
                                            <w:left w:val="none" w:sz="0" w:space="0" w:color="auto"/>
                                            <w:bottom w:val="none" w:sz="0" w:space="0" w:color="auto"/>
                                            <w:right w:val="none" w:sz="0" w:space="0" w:color="auto"/>
                                          </w:divBdr>
                                        </w:div>
                                        <w:div w:id="72555764">
                                          <w:marLeft w:val="640"/>
                                          <w:marRight w:val="0"/>
                                          <w:marTop w:val="0"/>
                                          <w:marBottom w:val="0"/>
                                          <w:divBdr>
                                            <w:top w:val="none" w:sz="0" w:space="0" w:color="auto"/>
                                            <w:left w:val="none" w:sz="0" w:space="0" w:color="auto"/>
                                            <w:bottom w:val="none" w:sz="0" w:space="0" w:color="auto"/>
                                            <w:right w:val="none" w:sz="0" w:space="0" w:color="auto"/>
                                          </w:divBdr>
                                        </w:div>
                                        <w:div w:id="138543145">
                                          <w:marLeft w:val="640"/>
                                          <w:marRight w:val="0"/>
                                          <w:marTop w:val="0"/>
                                          <w:marBottom w:val="0"/>
                                          <w:divBdr>
                                            <w:top w:val="none" w:sz="0" w:space="0" w:color="auto"/>
                                            <w:left w:val="none" w:sz="0" w:space="0" w:color="auto"/>
                                            <w:bottom w:val="none" w:sz="0" w:space="0" w:color="auto"/>
                                            <w:right w:val="none" w:sz="0" w:space="0" w:color="auto"/>
                                          </w:divBdr>
                                        </w:div>
                                        <w:div w:id="166483246">
                                          <w:marLeft w:val="640"/>
                                          <w:marRight w:val="0"/>
                                          <w:marTop w:val="0"/>
                                          <w:marBottom w:val="0"/>
                                          <w:divBdr>
                                            <w:top w:val="none" w:sz="0" w:space="0" w:color="auto"/>
                                            <w:left w:val="none" w:sz="0" w:space="0" w:color="auto"/>
                                            <w:bottom w:val="none" w:sz="0" w:space="0" w:color="auto"/>
                                            <w:right w:val="none" w:sz="0" w:space="0" w:color="auto"/>
                                          </w:divBdr>
                                        </w:div>
                                        <w:div w:id="189875410">
                                          <w:marLeft w:val="640"/>
                                          <w:marRight w:val="0"/>
                                          <w:marTop w:val="0"/>
                                          <w:marBottom w:val="0"/>
                                          <w:divBdr>
                                            <w:top w:val="none" w:sz="0" w:space="0" w:color="auto"/>
                                            <w:left w:val="none" w:sz="0" w:space="0" w:color="auto"/>
                                            <w:bottom w:val="none" w:sz="0" w:space="0" w:color="auto"/>
                                            <w:right w:val="none" w:sz="0" w:space="0" w:color="auto"/>
                                          </w:divBdr>
                                        </w:div>
                                        <w:div w:id="252208603">
                                          <w:marLeft w:val="640"/>
                                          <w:marRight w:val="0"/>
                                          <w:marTop w:val="0"/>
                                          <w:marBottom w:val="0"/>
                                          <w:divBdr>
                                            <w:top w:val="none" w:sz="0" w:space="0" w:color="auto"/>
                                            <w:left w:val="none" w:sz="0" w:space="0" w:color="auto"/>
                                            <w:bottom w:val="none" w:sz="0" w:space="0" w:color="auto"/>
                                            <w:right w:val="none" w:sz="0" w:space="0" w:color="auto"/>
                                          </w:divBdr>
                                        </w:div>
                                        <w:div w:id="261645951">
                                          <w:marLeft w:val="640"/>
                                          <w:marRight w:val="0"/>
                                          <w:marTop w:val="0"/>
                                          <w:marBottom w:val="0"/>
                                          <w:divBdr>
                                            <w:top w:val="none" w:sz="0" w:space="0" w:color="auto"/>
                                            <w:left w:val="none" w:sz="0" w:space="0" w:color="auto"/>
                                            <w:bottom w:val="none" w:sz="0" w:space="0" w:color="auto"/>
                                            <w:right w:val="none" w:sz="0" w:space="0" w:color="auto"/>
                                          </w:divBdr>
                                        </w:div>
                                        <w:div w:id="281958142">
                                          <w:marLeft w:val="640"/>
                                          <w:marRight w:val="0"/>
                                          <w:marTop w:val="0"/>
                                          <w:marBottom w:val="0"/>
                                          <w:divBdr>
                                            <w:top w:val="none" w:sz="0" w:space="0" w:color="auto"/>
                                            <w:left w:val="none" w:sz="0" w:space="0" w:color="auto"/>
                                            <w:bottom w:val="none" w:sz="0" w:space="0" w:color="auto"/>
                                            <w:right w:val="none" w:sz="0" w:space="0" w:color="auto"/>
                                          </w:divBdr>
                                        </w:div>
                                        <w:div w:id="304238437">
                                          <w:marLeft w:val="640"/>
                                          <w:marRight w:val="0"/>
                                          <w:marTop w:val="0"/>
                                          <w:marBottom w:val="0"/>
                                          <w:divBdr>
                                            <w:top w:val="none" w:sz="0" w:space="0" w:color="auto"/>
                                            <w:left w:val="none" w:sz="0" w:space="0" w:color="auto"/>
                                            <w:bottom w:val="none" w:sz="0" w:space="0" w:color="auto"/>
                                            <w:right w:val="none" w:sz="0" w:space="0" w:color="auto"/>
                                          </w:divBdr>
                                        </w:div>
                                        <w:div w:id="320475227">
                                          <w:marLeft w:val="640"/>
                                          <w:marRight w:val="0"/>
                                          <w:marTop w:val="0"/>
                                          <w:marBottom w:val="0"/>
                                          <w:divBdr>
                                            <w:top w:val="none" w:sz="0" w:space="0" w:color="auto"/>
                                            <w:left w:val="none" w:sz="0" w:space="0" w:color="auto"/>
                                            <w:bottom w:val="none" w:sz="0" w:space="0" w:color="auto"/>
                                            <w:right w:val="none" w:sz="0" w:space="0" w:color="auto"/>
                                          </w:divBdr>
                                        </w:div>
                                        <w:div w:id="372853107">
                                          <w:marLeft w:val="640"/>
                                          <w:marRight w:val="0"/>
                                          <w:marTop w:val="0"/>
                                          <w:marBottom w:val="0"/>
                                          <w:divBdr>
                                            <w:top w:val="none" w:sz="0" w:space="0" w:color="auto"/>
                                            <w:left w:val="none" w:sz="0" w:space="0" w:color="auto"/>
                                            <w:bottom w:val="none" w:sz="0" w:space="0" w:color="auto"/>
                                            <w:right w:val="none" w:sz="0" w:space="0" w:color="auto"/>
                                          </w:divBdr>
                                        </w:div>
                                        <w:div w:id="400298445">
                                          <w:marLeft w:val="640"/>
                                          <w:marRight w:val="0"/>
                                          <w:marTop w:val="0"/>
                                          <w:marBottom w:val="0"/>
                                          <w:divBdr>
                                            <w:top w:val="none" w:sz="0" w:space="0" w:color="auto"/>
                                            <w:left w:val="none" w:sz="0" w:space="0" w:color="auto"/>
                                            <w:bottom w:val="none" w:sz="0" w:space="0" w:color="auto"/>
                                            <w:right w:val="none" w:sz="0" w:space="0" w:color="auto"/>
                                          </w:divBdr>
                                        </w:div>
                                        <w:div w:id="409234932">
                                          <w:marLeft w:val="640"/>
                                          <w:marRight w:val="0"/>
                                          <w:marTop w:val="0"/>
                                          <w:marBottom w:val="0"/>
                                          <w:divBdr>
                                            <w:top w:val="none" w:sz="0" w:space="0" w:color="auto"/>
                                            <w:left w:val="none" w:sz="0" w:space="0" w:color="auto"/>
                                            <w:bottom w:val="none" w:sz="0" w:space="0" w:color="auto"/>
                                            <w:right w:val="none" w:sz="0" w:space="0" w:color="auto"/>
                                          </w:divBdr>
                                        </w:div>
                                        <w:div w:id="497431225">
                                          <w:marLeft w:val="640"/>
                                          <w:marRight w:val="0"/>
                                          <w:marTop w:val="0"/>
                                          <w:marBottom w:val="0"/>
                                          <w:divBdr>
                                            <w:top w:val="none" w:sz="0" w:space="0" w:color="auto"/>
                                            <w:left w:val="none" w:sz="0" w:space="0" w:color="auto"/>
                                            <w:bottom w:val="none" w:sz="0" w:space="0" w:color="auto"/>
                                            <w:right w:val="none" w:sz="0" w:space="0" w:color="auto"/>
                                          </w:divBdr>
                                        </w:div>
                                        <w:div w:id="510343380">
                                          <w:marLeft w:val="640"/>
                                          <w:marRight w:val="0"/>
                                          <w:marTop w:val="0"/>
                                          <w:marBottom w:val="0"/>
                                          <w:divBdr>
                                            <w:top w:val="none" w:sz="0" w:space="0" w:color="auto"/>
                                            <w:left w:val="none" w:sz="0" w:space="0" w:color="auto"/>
                                            <w:bottom w:val="none" w:sz="0" w:space="0" w:color="auto"/>
                                            <w:right w:val="none" w:sz="0" w:space="0" w:color="auto"/>
                                          </w:divBdr>
                                        </w:div>
                                        <w:div w:id="605188871">
                                          <w:marLeft w:val="640"/>
                                          <w:marRight w:val="0"/>
                                          <w:marTop w:val="0"/>
                                          <w:marBottom w:val="0"/>
                                          <w:divBdr>
                                            <w:top w:val="none" w:sz="0" w:space="0" w:color="auto"/>
                                            <w:left w:val="none" w:sz="0" w:space="0" w:color="auto"/>
                                            <w:bottom w:val="none" w:sz="0" w:space="0" w:color="auto"/>
                                            <w:right w:val="none" w:sz="0" w:space="0" w:color="auto"/>
                                          </w:divBdr>
                                        </w:div>
                                        <w:div w:id="649331844">
                                          <w:marLeft w:val="640"/>
                                          <w:marRight w:val="0"/>
                                          <w:marTop w:val="0"/>
                                          <w:marBottom w:val="0"/>
                                          <w:divBdr>
                                            <w:top w:val="none" w:sz="0" w:space="0" w:color="auto"/>
                                            <w:left w:val="none" w:sz="0" w:space="0" w:color="auto"/>
                                            <w:bottom w:val="none" w:sz="0" w:space="0" w:color="auto"/>
                                            <w:right w:val="none" w:sz="0" w:space="0" w:color="auto"/>
                                          </w:divBdr>
                                        </w:div>
                                        <w:div w:id="722367420">
                                          <w:marLeft w:val="640"/>
                                          <w:marRight w:val="0"/>
                                          <w:marTop w:val="0"/>
                                          <w:marBottom w:val="0"/>
                                          <w:divBdr>
                                            <w:top w:val="none" w:sz="0" w:space="0" w:color="auto"/>
                                            <w:left w:val="none" w:sz="0" w:space="0" w:color="auto"/>
                                            <w:bottom w:val="none" w:sz="0" w:space="0" w:color="auto"/>
                                            <w:right w:val="none" w:sz="0" w:space="0" w:color="auto"/>
                                          </w:divBdr>
                                        </w:div>
                                        <w:div w:id="729377256">
                                          <w:marLeft w:val="640"/>
                                          <w:marRight w:val="0"/>
                                          <w:marTop w:val="0"/>
                                          <w:marBottom w:val="0"/>
                                          <w:divBdr>
                                            <w:top w:val="none" w:sz="0" w:space="0" w:color="auto"/>
                                            <w:left w:val="none" w:sz="0" w:space="0" w:color="auto"/>
                                            <w:bottom w:val="none" w:sz="0" w:space="0" w:color="auto"/>
                                            <w:right w:val="none" w:sz="0" w:space="0" w:color="auto"/>
                                          </w:divBdr>
                                        </w:div>
                                        <w:div w:id="745030338">
                                          <w:marLeft w:val="640"/>
                                          <w:marRight w:val="0"/>
                                          <w:marTop w:val="0"/>
                                          <w:marBottom w:val="0"/>
                                          <w:divBdr>
                                            <w:top w:val="none" w:sz="0" w:space="0" w:color="auto"/>
                                            <w:left w:val="none" w:sz="0" w:space="0" w:color="auto"/>
                                            <w:bottom w:val="none" w:sz="0" w:space="0" w:color="auto"/>
                                            <w:right w:val="none" w:sz="0" w:space="0" w:color="auto"/>
                                          </w:divBdr>
                                        </w:div>
                                        <w:div w:id="771555935">
                                          <w:marLeft w:val="640"/>
                                          <w:marRight w:val="0"/>
                                          <w:marTop w:val="0"/>
                                          <w:marBottom w:val="0"/>
                                          <w:divBdr>
                                            <w:top w:val="none" w:sz="0" w:space="0" w:color="auto"/>
                                            <w:left w:val="none" w:sz="0" w:space="0" w:color="auto"/>
                                            <w:bottom w:val="none" w:sz="0" w:space="0" w:color="auto"/>
                                            <w:right w:val="none" w:sz="0" w:space="0" w:color="auto"/>
                                          </w:divBdr>
                                        </w:div>
                                        <w:div w:id="833691952">
                                          <w:marLeft w:val="640"/>
                                          <w:marRight w:val="0"/>
                                          <w:marTop w:val="0"/>
                                          <w:marBottom w:val="0"/>
                                          <w:divBdr>
                                            <w:top w:val="none" w:sz="0" w:space="0" w:color="auto"/>
                                            <w:left w:val="none" w:sz="0" w:space="0" w:color="auto"/>
                                            <w:bottom w:val="none" w:sz="0" w:space="0" w:color="auto"/>
                                            <w:right w:val="none" w:sz="0" w:space="0" w:color="auto"/>
                                          </w:divBdr>
                                        </w:div>
                                        <w:div w:id="898832346">
                                          <w:marLeft w:val="640"/>
                                          <w:marRight w:val="0"/>
                                          <w:marTop w:val="0"/>
                                          <w:marBottom w:val="0"/>
                                          <w:divBdr>
                                            <w:top w:val="none" w:sz="0" w:space="0" w:color="auto"/>
                                            <w:left w:val="none" w:sz="0" w:space="0" w:color="auto"/>
                                            <w:bottom w:val="none" w:sz="0" w:space="0" w:color="auto"/>
                                            <w:right w:val="none" w:sz="0" w:space="0" w:color="auto"/>
                                          </w:divBdr>
                                        </w:div>
                                        <w:div w:id="906114394">
                                          <w:marLeft w:val="640"/>
                                          <w:marRight w:val="0"/>
                                          <w:marTop w:val="0"/>
                                          <w:marBottom w:val="0"/>
                                          <w:divBdr>
                                            <w:top w:val="none" w:sz="0" w:space="0" w:color="auto"/>
                                            <w:left w:val="none" w:sz="0" w:space="0" w:color="auto"/>
                                            <w:bottom w:val="none" w:sz="0" w:space="0" w:color="auto"/>
                                            <w:right w:val="none" w:sz="0" w:space="0" w:color="auto"/>
                                          </w:divBdr>
                                        </w:div>
                                        <w:div w:id="982853279">
                                          <w:marLeft w:val="640"/>
                                          <w:marRight w:val="0"/>
                                          <w:marTop w:val="0"/>
                                          <w:marBottom w:val="0"/>
                                          <w:divBdr>
                                            <w:top w:val="none" w:sz="0" w:space="0" w:color="auto"/>
                                            <w:left w:val="none" w:sz="0" w:space="0" w:color="auto"/>
                                            <w:bottom w:val="none" w:sz="0" w:space="0" w:color="auto"/>
                                            <w:right w:val="none" w:sz="0" w:space="0" w:color="auto"/>
                                          </w:divBdr>
                                        </w:div>
                                        <w:div w:id="995524455">
                                          <w:marLeft w:val="640"/>
                                          <w:marRight w:val="0"/>
                                          <w:marTop w:val="0"/>
                                          <w:marBottom w:val="0"/>
                                          <w:divBdr>
                                            <w:top w:val="none" w:sz="0" w:space="0" w:color="auto"/>
                                            <w:left w:val="none" w:sz="0" w:space="0" w:color="auto"/>
                                            <w:bottom w:val="none" w:sz="0" w:space="0" w:color="auto"/>
                                            <w:right w:val="none" w:sz="0" w:space="0" w:color="auto"/>
                                          </w:divBdr>
                                        </w:div>
                                        <w:div w:id="1017192240">
                                          <w:marLeft w:val="640"/>
                                          <w:marRight w:val="0"/>
                                          <w:marTop w:val="0"/>
                                          <w:marBottom w:val="0"/>
                                          <w:divBdr>
                                            <w:top w:val="none" w:sz="0" w:space="0" w:color="auto"/>
                                            <w:left w:val="none" w:sz="0" w:space="0" w:color="auto"/>
                                            <w:bottom w:val="none" w:sz="0" w:space="0" w:color="auto"/>
                                            <w:right w:val="none" w:sz="0" w:space="0" w:color="auto"/>
                                          </w:divBdr>
                                        </w:div>
                                        <w:div w:id="1060861978">
                                          <w:marLeft w:val="640"/>
                                          <w:marRight w:val="0"/>
                                          <w:marTop w:val="0"/>
                                          <w:marBottom w:val="0"/>
                                          <w:divBdr>
                                            <w:top w:val="none" w:sz="0" w:space="0" w:color="auto"/>
                                            <w:left w:val="none" w:sz="0" w:space="0" w:color="auto"/>
                                            <w:bottom w:val="none" w:sz="0" w:space="0" w:color="auto"/>
                                            <w:right w:val="none" w:sz="0" w:space="0" w:color="auto"/>
                                          </w:divBdr>
                                        </w:div>
                                        <w:div w:id="1103499471">
                                          <w:marLeft w:val="640"/>
                                          <w:marRight w:val="0"/>
                                          <w:marTop w:val="0"/>
                                          <w:marBottom w:val="0"/>
                                          <w:divBdr>
                                            <w:top w:val="none" w:sz="0" w:space="0" w:color="auto"/>
                                            <w:left w:val="none" w:sz="0" w:space="0" w:color="auto"/>
                                            <w:bottom w:val="none" w:sz="0" w:space="0" w:color="auto"/>
                                            <w:right w:val="none" w:sz="0" w:space="0" w:color="auto"/>
                                          </w:divBdr>
                                        </w:div>
                                        <w:div w:id="1137377937">
                                          <w:marLeft w:val="640"/>
                                          <w:marRight w:val="0"/>
                                          <w:marTop w:val="0"/>
                                          <w:marBottom w:val="0"/>
                                          <w:divBdr>
                                            <w:top w:val="none" w:sz="0" w:space="0" w:color="auto"/>
                                            <w:left w:val="none" w:sz="0" w:space="0" w:color="auto"/>
                                            <w:bottom w:val="none" w:sz="0" w:space="0" w:color="auto"/>
                                            <w:right w:val="none" w:sz="0" w:space="0" w:color="auto"/>
                                          </w:divBdr>
                                        </w:div>
                                        <w:div w:id="1184635479">
                                          <w:marLeft w:val="640"/>
                                          <w:marRight w:val="0"/>
                                          <w:marTop w:val="0"/>
                                          <w:marBottom w:val="0"/>
                                          <w:divBdr>
                                            <w:top w:val="none" w:sz="0" w:space="0" w:color="auto"/>
                                            <w:left w:val="none" w:sz="0" w:space="0" w:color="auto"/>
                                            <w:bottom w:val="none" w:sz="0" w:space="0" w:color="auto"/>
                                            <w:right w:val="none" w:sz="0" w:space="0" w:color="auto"/>
                                          </w:divBdr>
                                        </w:div>
                                        <w:div w:id="1186019315">
                                          <w:marLeft w:val="640"/>
                                          <w:marRight w:val="0"/>
                                          <w:marTop w:val="0"/>
                                          <w:marBottom w:val="0"/>
                                          <w:divBdr>
                                            <w:top w:val="none" w:sz="0" w:space="0" w:color="auto"/>
                                            <w:left w:val="none" w:sz="0" w:space="0" w:color="auto"/>
                                            <w:bottom w:val="none" w:sz="0" w:space="0" w:color="auto"/>
                                            <w:right w:val="none" w:sz="0" w:space="0" w:color="auto"/>
                                          </w:divBdr>
                                        </w:div>
                                        <w:div w:id="1213733747">
                                          <w:marLeft w:val="640"/>
                                          <w:marRight w:val="0"/>
                                          <w:marTop w:val="0"/>
                                          <w:marBottom w:val="0"/>
                                          <w:divBdr>
                                            <w:top w:val="none" w:sz="0" w:space="0" w:color="auto"/>
                                            <w:left w:val="none" w:sz="0" w:space="0" w:color="auto"/>
                                            <w:bottom w:val="none" w:sz="0" w:space="0" w:color="auto"/>
                                            <w:right w:val="none" w:sz="0" w:space="0" w:color="auto"/>
                                          </w:divBdr>
                                        </w:div>
                                        <w:div w:id="1218515258">
                                          <w:marLeft w:val="640"/>
                                          <w:marRight w:val="0"/>
                                          <w:marTop w:val="0"/>
                                          <w:marBottom w:val="0"/>
                                          <w:divBdr>
                                            <w:top w:val="none" w:sz="0" w:space="0" w:color="auto"/>
                                            <w:left w:val="none" w:sz="0" w:space="0" w:color="auto"/>
                                            <w:bottom w:val="none" w:sz="0" w:space="0" w:color="auto"/>
                                            <w:right w:val="none" w:sz="0" w:space="0" w:color="auto"/>
                                          </w:divBdr>
                                        </w:div>
                                        <w:div w:id="1330979629">
                                          <w:marLeft w:val="640"/>
                                          <w:marRight w:val="0"/>
                                          <w:marTop w:val="0"/>
                                          <w:marBottom w:val="0"/>
                                          <w:divBdr>
                                            <w:top w:val="none" w:sz="0" w:space="0" w:color="auto"/>
                                            <w:left w:val="none" w:sz="0" w:space="0" w:color="auto"/>
                                            <w:bottom w:val="none" w:sz="0" w:space="0" w:color="auto"/>
                                            <w:right w:val="none" w:sz="0" w:space="0" w:color="auto"/>
                                          </w:divBdr>
                                        </w:div>
                                        <w:div w:id="1487281545">
                                          <w:marLeft w:val="640"/>
                                          <w:marRight w:val="0"/>
                                          <w:marTop w:val="0"/>
                                          <w:marBottom w:val="0"/>
                                          <w:divBdr>
                                            <w:top w:val="none" w:sz="0" w:space="0" w:color="auto"/>
                                            <w:left w:val="none" w:sz="0" w:space="0" w:color="auto"/>
                                            <w:bottom w:val="none" w:sz="0" w:space="0" w:color="auto"/>
                                            <w:right w:val="none" w:sz="0" w:space="0" w:color="auto"/>
                                          </w:divBdr>
                                        </w:div>
                                        <w:div w:id="1581213609">
                                          <w:marLeft w:val="640"/>
                                          <w:marRight w:val="0"/>
                                          <w:marTop w:val="0"/>
                                          <w:marBottom w:val="0"/>
                                          <w:divBdr>
                                            <w:top w:val="none" w:sz="0" w:space="0" w:color="auto"/>
                                            <w:left w:val="none" w:sz="0" w:space="0" w:color="auto"/>
                                            <w:bottom w:val="none" w:sz="0" w:space="0" w:color="auto"/>
                                            <w:right w:val="none" w:sz="0" w:space="0" w:color="auto"/>
                                          </w:divBdr>
                                        </w:div>
                                        <w:div w:id="1638872358">
                                          <w:marLeft w:val="640"/>
                                          <w:marRight w:val="0"/>
                                          <w:marTop w:val="0"/>
                                          <w:marBottom w:val="0"/>
                                          <w:divBdr>
                                            <w:top w:val="none" w:sz="0" w:space="0" w:color="auto"/>
                                            <w:left w:val="none" w:sz="0" w:space="0" w:color="auto"/>
                                            <w:bottom w:val="none" w:sz="0" w:space="0" w:color="auto"/>
                                            <w:right w:val="none" w:sz="0" w:space="0" w:color="auto"/>
                                          </w:divBdr>
                                        </w:div>
                                        <w:div w:id="1653753900">
                                          <w:marLeft w:val="640"/>
                                          <w:marRight w:val="0"/>
                                          <w:marTop w:val="0"/>
                                          <w:marBottom w:val="0"/>
                                          <w:divBdr>
                                            <w:top w:val="none" w:sz="0" w:space="0" w:color="auto"/>
                                            <w:left w:val="none" w:sz="0" w:space="0" w:color="auto"/>
                                            <w:bottom w:val="none" w:sz="0" w:space="0" w:color="auto"/>
                                            <w:right w:val="none" w:sz="0" w:space="0" w:color="auto"/>
                                          </w:divBdr>
                                        </w:div>
                                        <w:div w:id="1707097803">
                                          <w:marLeft w:val="640"/>
                                          <w:marRight w:val="0"/>
                                          <w:marTop w:val="0"/>
                                          <w:marBottom w:val="0"/>
                                          <w:divBdr>
                                            <w:top w:val="none" w:sz="0" w:space="0" w:color="auto"/>
                                            <w:left w:val="none" w:sz="0" w:space="0" w:color="auto"/>
                                            <w:bottom w:val="none" w:sz="0" w:space="0" w:color="auto"/>
                                            <w:right w:val="none" w:sz="0" w:space="0" w:color="auto"/>
                                          </w:divBdr>
                                        </w:div>
                                        <w:div w:id="1779373596">
                                          <w:marLeft w:val="640"/>
                                          <w:marRight w:val="0"/>
                                          <w:marTop w:val="0"/>
                                          <w:marBottom w:val="0"/>
                                          <w:divBdr>
                                            <w:top w:val="none" w:sz="0" w:space="0" w:color="auto"/>
                                            <w:left w:val="none" w:sz="0" w:space="0" w:color="auto"/>
                                            <w:bottom w:val="none" w:sz="0" w:space="0" w:color="auto"/>
                                            <w:right w:val="none" w:sz="0" w:space="0" w:color="auto"/>
                                          </w:divBdr>
                                        </w:div>
                                        <w:div w:id="1860121018">
                                          <w:marLeft w:val="640"/>
                                          <w:marRight w:val="0"/>
                                          <w:marTop w:val="0"/>
                                          <w:marBottom w:val="0"/>
                                          <w:divBdr>
                                            <w:top w:val="none" w:sz="0" w:space="0" w:color="auto"/>
                                            <w:left w:val="none" w:sz="0" w:space="0" w:color="auto"/>
                                            <w:bottom w:val="none" w:sz="0" w:space="0" w:color="auto"/>
                                            <w:right w:val="none" w:sz="0" w:space="0" w:color="auto"/>
                                          </w:divBdr>
                                        </w:div>
                                        <w:div w:id="1875849054">
                                          <w:marLeft w:val="640"/>
                                          <w:marRight w:val="0"/>
                                          <w:marTop w:val="0"/>
                                          <w:marBottom w:val="0"/>
                                          <w:divBdr>
                                            <w:top w:val="none" w:sz="0" w:space="0" w:color="auto"/>
                                            <w:left w:val="none" w:sz="0" w:space="0" w:color="auto"/>
                                            <w:bottom w:val="none" w:sz="0" w:space="0" w:color="auto"/>
                                            <w:right w:val="none" w:sz="0" w:space="0" w:color="auto"/>
                                          </w:divBdr>
                                        </w:div>
                                        <w:div w:id="1941911850">
                                          <w:marLeft w:val="640"/>
                                          <w:marRight w:val="0"/>
                                          <w:marTop w:val="0"/>
                                          <w:marBottom w:val="0"/>
                                          <w:divBdr>
                                            <w:top w:val="none" w:sz="0" w:space="0" w:color="auto"/>
                                            <w:left w:val="none" w:sz="0" w:space="0" w:color="auto"/>
                                            <w:bottom w:val="none" w:sz="0" w:space="0" w:color="auto"/>
                                            <w:right w:val="none" w:sz="0" w:space="0" w:color="auto"/>
                                          </w:divBdr>
                                        </w:div>
                                        <w:div w:id="1964532548">
                                          <w:marLeft w:val="640"/>
                                          <w:marRight w:val="0"/>
                                          <w:marTop w:val="0"/>
                                          <w:marBottom w:val="0"/>
                                          <w:divBdr>
                                            <w:top w:val="none" w:sz="0" w:space="0" w:color="auto"/>
                                            <w:left w:val="none" w:sz="0" w:space="0" w:color="auto"/>
                                            <w:bottom w:val="none" w:sz="0" w:space="0" w:color="auto"/>
                                            <w:right w:val="none" w:sz="0" w:space="0" w:color="auto"/>
                                          </w:divBdr>
                                        </w:div>
                                        <w:div w:id="1984700201">
                                          <w:marLeft w:val="640"/>
                                          <w:marRight w:val="0"/>
                                          <w:marTop w:val="0"/>
                                          <w:marBottom w:val="0"/>
                                          <w:divBdr>
                                            <w:top w:val="none" w:sz="0" w:space="0" w:color="auto"/>
                                            <w:left w:val="none" w:sz="0" w:space="0" w:color="auto"/>
                                            <w:bottom w:val="none" w:sz="0" w:space="0" w:color="auto"/>
                                            <w:right w:val="none" w:sz="0" w:space="0" w:color="auto"/>
                                          </w:divBdr>
                                        </w:div>
                                        <w:div w:id="1993633276">
                                          <w:marLeft w:val="640"/>
                                          <w:marRight w:val="0"/>
                                          <w:marTop w:val="0"/>
                                          <w:marBottom w:val="0"/>
                                          <w:divBdr>
                                            <w:top w:val="none" w:sz="0" w:space="0" w:color="auto"/>
                                            <w:left w:val="none" w:sz="0" w:space="0" w:color="auto"/>
                                            <w:bottom w:val="none" w:sz="0" w:space="0" w:color="auto"/>
                                            <w:right w:val="none" w:sz="0" w:space="0" w:color="auto"/>
                                          </w:divBdr>
                                        </w:div>
                                        <w:div w:id="2030599254">
                                          <w:marLeft w:val="640"/>
                                          <w:marRight w:val="0"/>
                                          <w:marTop w:val="0"/>
                                          <w:marBottom w:val="0"/>
                                          <w:divBdr>
                                            <w:top w:val="none" w:sz="0" w:space="0" w:color="auto"/>
                                            <w:left w:val="none" w:sz="0" w:space="0" w:color="auto"/>
                                            <w:bottom w:val="none" w:sz="0" w:space="0" w:color="auto"/>
                                            <w:right w:val="none" w:sz="0" w:space="0" w:color="auto"/>
                                          </w:divBdr>
                                        </w:div>
                                        <w:div w:id="2140754476">
                                          <w:marLeft w:val="640"/>
                                          <w:marRight w:val="0"/>
                                          <w:marTop w:val="0"/>
                                          <w:marBottom w:val="0"/>
                                          <w:divBdr>
                                            <w:top w:val="none" w:sz="0" w:space="0" w:color="auto"/>
                                            <w:left w:val="none" w:sz="0" w:space="0" w:color="auto"/>
                                            <w:bottom w:val="none" w:sz="0" w:space="0" w:color="auto"/>
                                            <w:right w:val="none" w:sz="0" w:space="0" w:color="auto"/>
                                          </w:divBdr>
                                        </w:div>
                                      </w:divsChild>
                                    </w:div>
                                    <w:div w:id="176389166">
                                      <w:marLeft w:val="0"/>
                                      <w:marRight w:val="0"/>
                                      <w:marTop w:val="0"/>
                                      <w:marBottom w:val="0"/>
                                      <w:divBdr>
                                        <w:top w:val="none" w:sz="0" w:space="0" w:color="auto"/>
                                        <w:left w:val="none" w:sz="0" w:space="0" w:color="auto"/>
                                        <w:bottom w:val="none" w:sz="0" w:space="0" w:color="auto"/>
                                        <w:right w:val="none" w:sz="0" w:space="0" w:color="auto"/>
                                      </w:divBdr>
                                      <w:divsChild>
                                        <w:div w:id="142620417">
                                          <w:marLeft w:val="640"/>
                                          <w:marRight w:val="0"/>
                                          <w:marTop w:val="0"/>
                                          <w:marBottom w:val="0"/>
                                          <w:divBdr>
                                            <w:top w:val="none" w:sz="0" w:space="0" w:color="auto"/>
                                            <w:left w:val="none" w:sz="0" w:space="0" w:color="auto"/>
                                            <w:bottom w:val="none" w:sz="0" w:space="0" w:color="auto"/>
                                            <w:right w:val="none" w:sz="0" w:space="0" w:color="auto"/>
                                          </w:divBdr>
                                        </w:div>
                                        <w:div w:id="172769633">
                                          <w:marLeft w:val="640"/>
                                          <w:marRight w:val="0"/>
                                          <w:marTop w:val="0"/>
                                          <w:marBottom w:val="0"/>
                                          <w:divBdr>
                                            <w:top w:val="none" w:sz="0" w:space="0" w:color="auto"/>
                                            <w:left w:val="none" w:sz="0" w:space="0" w:color="auto"/>
                                            <w:bottom w:val="none" w:sz="0" w:space="0" w:color="auto"/>
                                            <w:right w:val="none" w:sz="0" w:space="0" w:color="auto"/>
                                          </w:divBdr>
                                        </w:div>
                                        <w:div w:id="179591735">
                                          <w:marLeft w:val="640"/>
                                          <w:marRight w:val="0"/>
                                          <w:marTop w:val="0"/>
                                          <w:marBottom w:val="0"/>
                                          <w:divBdr>
                                            <w:top w:val="none" w:sz="0" w:space="0" w:color="auto"/>
                                            <w:left w:val="none" w:sz="0" w:space="0" w:color="auto"/>
                                            <w:bottom w:val="none" w:sz="0" w:space="0" w:color="auto"/>
                                            <w:right w:val="none" w:sz="0" w:space="0" w:color="auto"/>
                                          </w:divBdr>
                                        </w:div>
                                        <w:div w:id="220405891">
                                          <w:marLeft w:val="640"/>
                                          <w:marRight w:val="0"/>
                                          <w:marTop w:val="0"/>
                                          <w:marBottom w:val="0"/>
                                          <w:divBdr>
                                            <w:top w:val="none" w:sz="0" w:space="0" w:color="auto"/>
                                            <w:left w:val="none" w:sz="0" w:space="0" w:color="auto"/>
                                            <w:bottom w:val="none" w:sz="0" w:space="0" w:color="auto"/>
                                            <w:right w:val="none" w:sz="0" w:space="0" w:color="auto"/>
                                          </w:divBdr>
                                        </w:div>
                                        <w:div w:id="262034723">
                                          <w:marLeft w:val="640"/>
                                          <w:marRight w:val="0"/>
                                          <w:marTop w:val="0"/>
                                          <w:marBottom w:val="0"/>
                                          <w:divBdr>
                                            <w:top w:val="none" w:sz="0" w:space="0" w:color="auto"/>
                                            <w:left w:val="none" w:sz="0" w:space="0" w:color="auto"/>
                                            <w:bottom w:val="none" w:sz="0" w:space="0" w:color="auto"/>
                                            <w:right w:val="none" w:sz="0" w:space="0" w:color="auto"/>
                                          </w:divBdr>
                                        </w:div>
                                        <w:div w:id="321550030">
                                          <w:marLeft w:val="640"/>
                                          <w:marRight w:val="0"/>
                                          <w:marTop w:val="0"/>
                                          <w:marBottom w:val="0"/>
                                          <w:divBdr>
                                            <w:top w:val="none" w:sz="0" w:space="0" w:color="auto"/>
                                            <w:left w:val="none" w:sz="0" w:space="0" w:color="auto"/>
                                            <w:bottom w:val="none" w:sz="0" w:space="0" w:color="auto"/>
                                            <w:right w:val="none" w:sz="0" w:space="0" w:color="auto"/>
                                          </w:divBdr>
                                        </w:div>
                                        <w:div w:id="369034727">
                                          <w:marLeft w:val="640"/>
                                          <w:marRight w:val="0"/>
                                          <w:marTop w:val="0"/>
                                          <w:marBottom w:val="0"/>
                                          <w:divBdr>
                                            <w:top w:val="none" w:sz="0" w:space="0" w:color="auto"/>
                                            <w:left w:val="none" w:sz="0" w:space="0" w:color="auto"/>
                                            <w:bottom w:val="none" w:sz="0" w:space="0" w:color="auto"/>
                                            <w:right w:val="none" w:sz="0" w:space="0" w:color="auto"/>
                                          </w:divBdr>
                                        </w:div>
                                        <w:div w:id="404109843">
                                          <w:marLeft w:val="640"/>
                                          <w:marRight w:val="0"/>
                                          <w:marTop w:val="0"/>
                                          <w:marBottom w:val="0"/>
                                          <w:divBdr>
                                            <w:top w:val="none" w:sz="0" w:space="0" w:color="auto"/>
                                            <w:left w:val="none" w:sz="0" w:space="0" w:color="auto"/>
                                            <w:bottom w:val="none" w:sz="0" w:space="0" w:color="auto"/>
                                            <w:right w:val="none" w:sz="0" w:space="0" w:color="auto"/>
                                          </w:divBdr>
                                        </w:div>
                                        <w:div w:id="547451629">
                                          <w:marLeft w:val="640"/>
                                          <w:marRight w:val="0"/>
                                          <w:marTop w:val="0"/>
                                          <w:marBottom w:val="0"/>
                                          <w:divBdr>
                                            <w:top w:val="none" w:sz="0" w:space="0" w:color="auto"/>
                                            <w:left w:val="none" w:sz="0" w:space="0" w:color="auto"/>
                                            <w:bottom w:val="none" w:sz="0" w:space="0" w:color="auto"/>
                                            <w:right w:val="none" w:sz="0" w:space="0" w:color="auto"/>
                                          </w:divBdr>
                                        </w:div>
                                        <w:div w:id="605845404">
                                          <w:marLeft w:val="640"/>
                                          <w:marRight w:val="0"/>
                                          <w:marTop w:val="0"/>
                                          <w:marBottom w:val="0"/>
                                          <w:divBdr>
                                            <w:top w:val="none" w:sz="0" w:space="0" w:color="auto"/>
                                            <w:left w:val="none" w:sz="0" w:space="0" w:color="auto"/>
                                            <w:bottom w:val="none" w:sz="0" w:space="0" w:color="auto"/>
                                            <w:right w:val="none" w:sz="0" w:space="0" w:color="auto"/>
                                          </w:divBdr>
                                        </w:div>
                                        <w:div w:id="610237755">
                                          <w:marLeft w:val="640"/>
                                          <w:marRight w:val="0"/>
                                          <w:marTop w:val="0"/>
                                          <w:marBottom w:val="0"/>
                                          <w:divBdr>
                                            <w:top w:val="none" w:sz="0" w:space="0" w:color="auto"/>
                                            <w:left w:val="none" w:sz="0" w:space="0" w:color="auto"/>
                                            <w:bottom w:val="none" w:sz="0" w:space="0" w:color="auto"/>
                                            <w:right w:val="none" w:sz="0" w:space="0" w:color="auto"/>
                                          </w:divBdr>
                                        </w:div>
                                        <w:div w:id="702286537">
                                          <w:marLeft w:val="640"/>
                                          <w:marRight w:val="0"/>
                                          <w:marTop w:val="0"/>
                                          <w:marBottom w:val="0"/>
                                          <w:divBdr>
                                            <w:top w:val="none" w:sz="0" w:space="0" w:color="auto"/>
                                            <w:left w:val="none" w:sz="0" w:space="0" w:color="auto"/>
                                            <w:bottom w:val="none" w:sz="0" w:space="0" w:color="auto"/>
                                            <w:right w:val="none" w:sz="0" w:space="0" w:color="auto"/>
                                          </w:divBdr>
                                        </w:div>
                                        <w:div w:id="854881876">
                                          <w:marLeft w:val="640"/>
                                          <w:marRight w:val="0"/>
                                          <w:marTop w:val="0"/>
                                          <w:marBottom w:val="0"/>
                                          <w:divBdr>
                                            <w:top w:val="none" w:sz="0" w:space="0" w:color="auto"/>
                                            <w:left w:val="none" w:sz="0" w:space="0" w:color="auto"/>
                                            <w:bottom w:val="none" w:sz="0" w:space="0" w:color="auto"/>
                                            <w:right w:val="none" w:sz="0" w:space="0" w:color="auto"/>
                                          </w:divBdr>
                                        </w:div>
                                        <w:div w:id="875898052">
                                          <w:marLeft w:val="640"/>
                                          <w:marRight w:val="0"/>
                                          <w:marTop w:val="0"/>
                                          <w:marBottom w:val="0"/>
                                          <w:divBdr>
                                            <w:top w:val="none" w:sz="0" w:space="0" w:color="auto"/>
                                            <w:left w:val="none" w:sz="0" w:space="0" w:color="auto"/>
                                            <w:bottom w:val="none" w:sz="0" w:space="0" w:color="auto"/>
                                            <w:right w:val="none" w:sz="0" w:space="0" w:color="auto"/>
                                          </w:divBdr>
                                        </w:div>
                                        <w:div w:id="882600066">
                                          <w:marLeft w:val="640"/>
                                          <w:marRight w:val="0"/>
                                          <w:marTop w:val="0"/>
                                          <w:marBottom w:val="0"/>
                                          <w:divBdr>
                                            <w:top w:val="none" w:sz="0" w:space="0" w:color="auto"/>
                                            <w:left w:val="none" w:sz="0" w:space="0" w:color="auto"/>
                                            <w:bottom w:val="none" w:sz="0" w:space="0" w:color="auto"/>
                                            <w:right w:val="none" w:sz="0" w:space="0" w:color="auto"/>
                                          </w:divBdr>
                                        </w:div>
                                        <w:div w:id="889610165">
                                          <w:marLeft w:val="640"/>
                                          <w:marRight w:val="0"/>
                                          <w:marTop w:val="0"/>
                                          <w:marBottom w:val="0"/>
                                          <w:divBdr>
                                            <w:top w:val="none" w:sz="0" w:space="0" w:color="auto"/>
                                            <w:left w:val="none" w:sz="0" w:space="0" w:color="auto"/>
                                            <w:bottom w:val="none" w:sz="0" w:space="0" w:color="auto"/>
                                            <w:right w:val="none" w:sz="0" w:space="0" w:color="auto"/>
                                          </w:divBdr>
                                        </w:div>
                                        <w:div w:id="971911616">
                                          <w:marLeft w:val="640"/>
                                          <w:marRight w:val="0"/>
                                          <w:marTop w:val="0"/>
                                          <w:marBottom w:val="0"/>
                                          <w:divBdr>
                                            <w:top w:val="none" w:sz="0" w:space="0" w:color="auto"/>
                                            <w:left w:val="none" w:sz="0" w:space="0" w:color="auto"/>
                                            <w:bottom w:val="none" w:sz="0" w:space="0" w:color="auto"/>
                                            <w:right w:val="none" w:sz="0" w:space="0" w:color="auto"/>
                                          </w:divBdr>
                                        </w:div>
                                        <w:div w:id="987972632">
                                          <w:marLeft w:val="640"/>
                                          <w:marRight w:val="0"/>
                                          <w:marTop w:val="0"/>
                                          <w:marBottom w:val="0"/>
                                          <w:divBdr>
                                            <w:top w:val="none" w:sz="0" w:space="0" w:color="auto"/>
                                            <w:left w:val="none" w:sz="0" w:space="0" w:color="auto"/>
                                            <w:bottom w:val="none" w:sz="0" w:space="0" w:color="auto"/>
                                            <w:right w:val="none" w:sz="0" w:space="0" w:color="auto"/>
                                          </w:divBdr>
                                        </w:div>
                                        <w:div w:id="1027681635">
                                          <w:marLeft w:val="640"/>
                                          <w:marRight w:val="0"/>
                                          <w:marTop w:val="0"/>
                                          <w:marBottom w:val="0"/>
                                          <w:divBdr>
                                            <w:top w:val="none" w:sz="0" w:space="0" w:color="auto"/>
                                            <w:left w:val="none" w:sz="0" w:space="0" w:color="auto"/>
                                            <w:bottom w:val="none" w:sz="0" w:space="0" w:color="auto"/>
                                            <w:right w:val="none" w:sz="0" w:space="0" w:color="auto"/>
                                          </w:divBdr>
                                        </w:div>
                                        <w:div w:id="1078937061">
                                          <w:marLeft w:val="640"/>
                                          <w:marRight w:val="0"/>
                                          <w:marTop w:val="0"/>
                                          <w:marBottom w:val="0"/>
                                          <w:divBdr>
                                            <w:top w:val="none" w:sz="0" w:space="0" w:color="auto"/>
                                            <w:left w:val="none" w:sz="0" w:space="0" w:color="auto"/>
                                            <w:bottom w:val="none" w:sz="0" w:space="0" w:color="auto"/>
                                            <w:right w:val="none" w:sz="0" w:space="0" w:color="auto"/>
                                          </w:divBdr>
                                        </w:div>
                                        <w:div w:id="1182008918">
                                          <w:marLeft w:val="640"/>
                                          <w:marRight w:val="0"/>
                                          <w:marTop w:val="0"/>
                                          <w:marBottom w:val="0"/>
                                          <w:divBdr>
                                            <w:top w:val="none" w:sz="0" w:space="0" w:color="auto"/>
                                            <w:left w:val="none" w:sz="0" w:space="0" w:color="auto"/>
                                            <w:bottom w:val="none" w:sz="0" w:space="0" w:color="auto"/>
                                            <w:right w:val="none" w:sz="0" w:space="0" w:color="auto"/>
                                          </w:divBdr>
                                        </w:div>
                                        <w:div w:id="1194995364">
                                          <w:marLeft w:val="640"/>
                                          <w:marRight w:val="0"/>
                                          <w:marTop w:val="0"/>
                                          <w:marBottom w:val="0"/>
                                          <w:divBdr>
                                            <w:top w:val="none" w:sz="0" w:space="0" w:color="auto"/>
                                            <w:left w:val="none" w:sz="0" w:space="0" w:color="auto"/>
                                            <w:bottom w:val="none" w:sz="0" w:space="0" w:color="auto"/>
                                            <w:right w:val="none" w:sz="0" w:space="0" w:color="auto"/>
                                          </w:divBdr>
                                        </w:div>
                                        <w:div w:id="1239560074">
                                          <w:marLeft w:val="640"/>
                                          <w:marRight w:val="0"/>
                                          <w:marTop w:val="0"/>
                                          <w:marBottom w:val="0"/>
                                          <w:divBdr>
                                            <w:top w:val="none" w:sz="0" w:space="0" w:color="auto"/>
                                            <w:left w:val="none" w:sz="0" w:space="0" w:color="auto"/>
                                            <w:bottom w:val="none" w:sz="0" w:space="0" w:color="auto"/>
                                            <w:right w:val="none" w:sz="0" w:space="0" w:color="auto"/>
                                          </w:divBdr>
                                        </w:div>
                                        <w:div w:id="1300839925">
                                          <w:marLeft w:val="640"/>
                                          <w:marRight w:val="0"/>
                                          <w:marTop w:val="0"/>
                                          <w:marBottom w:val="0"/>
                                          <w:divBdr>
                                            <w:top w:val="none" w:sz="0" w:space="0" w:color="auto"/>
                                            <w:left w:val="none" w:sz="0" w:space="0" w:color="auto"/>
                                            <w:bottom w:val="none" w:sz="0" w:space="0" w:color="auto"/>
                                            <w:right w:val="none" w:sz="0" w:space="0" w:color="auto"/>
                                          </w:divBdr>
                                        </w:div>
                                        <w:div w:id="1316765244">
                                          <w:marLeft w:val="640"/>
                                          <w:marRight w:val="0"/>
                                          <w:marTop w:val="0"/>
                                          <w:marBottom w:val="0"/>
                                          <w:divBdr>
                                            <w:top w:val="none" w:sz="0" w:space="0" w:color="auto"/>
                                            <w:left w:val="none" w:sz="0" w:space="0" w:color="auto"/>
                                            <w:bottom w:val="none" w:sz="0" w:space="0" w:color="auto"/>
                                            <w:right w:val="none" w:sz="0" w:space="0" w:color="auto"/>
                                          </w:divBdr>
                                        </w:div>
                                        <w:div w:id="1348557502">
                                          <w:marLeft w:val="640"/>
                                          <w:marRight w:val="0"/>
                                          <w:marTop w:val="0"/>
                                          <w:marBottom w:val="0"/>
                                          <w:divBdr>
                                            <w:top w:val="none" w:sz="0" w:space="0" w:color="auto"/>
                                            <w:left w:val="none" w:sz="0" w:space="0" w:color="auto"/>
                                            <w:bottom w:val="none" w:sz="0" w:space="0" w:color="auto"/>
                                            <w:right w:val="none" w:sz="0" w:space="0" w:color="auto"/>
                                          </w:divBdr>
                                        </w:div>
                                        <w:div w:id="1351689120">
                                          <w:marLeft w:val="640"/>
                                          <w:marRight w:val="0"/>
                                          <w:marTop w:val="0"/>
                                          <w:marBottom w:val="0"/>
                                          <w:divBdr>
                                            <w:top w:val="none" w:sz="0" w:space="0" w:color="auto"/>
                                            <w:left w:val="none" w:sz="0" w:space="0" w:color="auto"/>
                                            <w:bottom w:val="none" w:sz="0" w:space="0" w:color="auto"/>
                                            <w:right w:val="none" w:sz="0" w:space="0" w:color="auto"/>
                                          </w:divBdr>
                                        </w:div>
                                        <w:div w:id="1404453247">
                                          <w:marLeft w:val="640"/>
                                          <w:marRight w:val="0"/>
                                          <w:marTop w:val="0"/>
                                          <w:marBottom w:val="0"/>
                                          <w:divBdr>
                                            <w:top w:val="none" w:sz="0" w:space="0" w:color="auto"/>
                                            <w:left w:val="none" w:sz="0" w:space="0" w:color="auto"/>
                                            <w:bottom w:val="none" w:sz="0" w:space="0" w:color="auto"/>
                                            <w:right w:val="none" w:sz="0" w:space="0" w:color="auto"/>
                                          </w:divBdr>
                                        </w:div>
                                        <w:div w:id="1413315808">
                                          <w:marLeft w:val="640"/>
                                          <w:marRight w:val="0"/>
                                          <w:marTop w:val="0"/>
                                          <w:marBottom w:val="0"/>
                                          <w:divBdr>
                                            <w:top w:val="none" w:sz="0" w:space="0" w:color="auto"/>
                                            <w:left w:val="none" w:sz="0" w:space="0" w:color="auto"/>
                                            <w:bottom w:val="none" w:sz="0" w:space="0" w:color="auto"/>
                                            <w:right w:val="none" w:sz="0" w:space="0" w:color="auto"/>
                                          </w:divBdr>
                                        </w:div>
                                        <w:div w:id="1439329902">
                                          <w:marLeft w:val="640"/>
                                          <w:marRight w:val="0"/>
                                          <w:marTop w:val="0"/>
                                          <w:marBottom w:val="0"/>
                                          <w:divBdr>
                                            <w:top w:val="none" w:sz="0" w:space="0" w:color="auto"/>
                                            <w:left w:val="none" w:sz="0" w:space="0" w:color="auto"/>
                                            <w:bottom w:val="none" w:sz="0" w:space="0" w:color="auto"/>
                                            <w:right w:val="none" w:sz="0" w:space="0" w:color="auto"/>
                                          </w:divBdr>
                                        </w:div>
                                        <w:div w:id="1491214643">
                                          <w:marLeft w:val="640"/>
                                          <w:marRight w:val="0"/>
                                          <w:marTop w:val="0"/>
                                          <w:marBottom w:val="0"/>
                                          <w:divBdr>
                                            <w:top w:val="none" w:sz="0" w:space="0" w:color="auto"/>
                                            <w:left w:val="none" w:sz="0" w:space="0" w:color="auto"/>
                                            <w:bottom w:val="none" w:sz="0" w:space="0" w:color="auto"/>
                                            <w:right w:val="none" w:sz="0" w:space="0" w:color="auto"/>
                                          </w:divBdr>
                                        </w:div>
                                        <w:div w:id="1493640968">
                                          <w:marLeft w:val="640"/>
                                          <w:marRight w:val="0"/>
                                          <w:marTop w:val="0"/>
                                          <w:marBottom w:val="0"/>
                                          <w:divBdr>
                                            <w:top w:val="none" w:sz="0" w:space="0" w:color="auto"/>
                                            <w:left w:val="none" w:sz="0" w:space="0" w:color="auto"/>
                                            <w:bottom w:val="none" w:sz="0" w:space="0" w:color="auto"/>
                                            <w:right w:val="none" w:sz="0" w:space="0" w:color="auto"/>
                                          </w:divBdr>
                                        </w:div>
                                        <w:div w:id="1494907930">
                                          <w:marLeft w:val="640"/>
                                          <w:marRight w:val="0"/>
                                          <w:marTop w:val="0"/>
                                          <w:marBottom w:val="0"/>
                                          <w:divBdr>
                                            <w:top w:val="none" w:sz="0" w:space="0" w:color="auto"/>
                                            <w:left w:val="none" w:sz="0" w:space="0" w:color="auto"/>
                                            <w:bottom w:val="none" w:sz="0" w:space="0" w:color="auto"/>
                                            <w:right w:val="none" w:sz="0" w:space="0" w:color="auto"/>
                                          </w:divBdr>
                                        </w:div>
                                        <w:div w:id="1499997499">
                                          <w:marLeft w:val="640"/>
                                          <w:marRight w:val="0"/>
                                          <w:marTop w:val="0"/>
                                          <w:marBottom w:val="0"/>
                                          <w:divBdr>
                                            <w:top w:val="none" w:sz="0" w:space="0" w:color="auto"/>
                                            <w:left w:val="none" w:sz="0" w:space="0" w:color="auto"/>
                                            <w:bottom w:val="none" w:sz="0" w:space="0" w:color="auto"/>
                                            <w:right w:val="none" w:sz="0" w:space="0" w:color="auto"/>
                                          </w:divBdr>
                                        </w:div>
                                        <w:div w:id="1515877682">
                                          <w:marLeft w:val="640"/>
                                          <w:marRight w:val="0"/>
                                          <w:marTop w:val="0"/>
                                          <w:marBottom w:val="0"/>
                                          <w:divBdr>
                                            <w:top w:val="none" w:sz="0" w:space="0" w:color="auto"/>
                                            <w:left w:val="none" w:sz="0" w:space="0" w:color="auto"/>
                                            <w:bottom w:val="none" w:sz="0" w:space="0" w:color="auto"/>
                                            <w:right w:val="none" w:sz="0" w:space="0" w:color="auto"/>
                                          </w:divBdr>
                                        </w:div>
                                        <w:div w:id="1534462739">
                                          <w:marLeft w:val="640"/>
                                          <w:marRight w:val="0"/>
                                          <w:marTop w:val="0"/>
                                          <w:marBottom w:val="0"/>
                                          <w:divBdr>
                                            <w:top w:val="none" w:sz="0" w:space="0" w:color="auto"/>
                                            <w:left w:val="none" w:sz="0" w:space="0" w:color="auto"/>
                                            <w:bottom w:val="none" w:sz="0" w:space="0" w:color="auto"/>
                                            <w:right w:val="none" w:sz="0" w:space="0" w:color="auto"/>
                                          </w:divBdr>
                                        </w:div>
                                        <w:div w:id="1537501451">
                                          <w:marLeft w:val="640"/>
                                          <w:marRight w:val="0"/>
                                          <w:marTop w:val="0"/>
                                          <w:marBottom w:val="0"/>
                                          <w:divBdr>
                                            <w:top w:val="none" w:sz="0" w:space="0" w:color="auto"/>
                                            <w:left w:val="none" w:sz="0" w:space="0" w:color="auto"/>
                                            <w:bottom w:val="none" w:sz="0" w:space="0" w:color="auto"/>
                                            <w:right w:val="none" w:sz="0" w:space="0" w:color="auto"/>
                                          </w:divBdr>
                                        </w:div>
                                        <w:div w:id="1561550437">
                                          <w:marLeft w:val="640"/>
                                          <w:marRight w:val="0"/>
                                          <w:marTop w:val="0"/>
                                          <w:marBottom w:val="0"/>
                                          <w:divBdr>
                                            <w:top w:val="none" w:sz="0" w:space="0" w:color="auto"/>
                                            <w:left w:val="none" w:sz="0" w:space="0" w:color="auto"/>
                                            <w:bottom w:val="none" w:sz="0" w:space="0" w:color="auto"/>
                                            <w:right w:val="none" w:sz="0" w:space="0" w:color="auto"/>
                                          </w:divBdr>
                                        </w:div>
                                        <w:div w:id="1599168063">
                                          <w:marLeft w:val="640"/>
                                          <w:marRight w:val="0"/>
                                          <w:marTop w:val="0"/>
                                          <w:marBottom w:val="0"/>
                                          <w:divBdr>
                                            <w:top w:val="none" w:sz="0" w:space="0" w:color="auto"/>
                                            <w:left w:val="none" w:sz="0" w:space="0" w:color="auto"/>
                                            <w:bottom w:val="none" w:sz="0" w:space="0" w:color="auto"/>
                                            <w:right w:val="none" w:sz="0" w:space="0" w:color="auto"/>
                                          </w:divBdr>
                                        </w:div>
                                        <w:div w:id="1644700911">
                                          <w:marLeft w:val="640"/>
                                          <w:marRight w:val="0"/>
                                          <w:marTop w:val="0"/>
                                          <w:marBottom w:val="0"/>
                                          <w:divBdr>
                                            <w:top w:val="none" w:sz="0" w:space="0" w:color="auto"/>
                                            <w:left w:val="none" w:sz="0" w:space="0" w:color="auto"/>
                                            <w:bottom w:val="none" w:sz="0" w:space="0" w:color="auto"/>
                                            <w:right w:val="none" w:sz="0" w:space="0" w:color="auto"/>
                                          </w:divBdr>
                                        </w:div>
                                        <w:div w:id="1698846434">
                                          <w:marLeft w:val="640"/>
                                          <w:marRight w:val="0"/>
                                          <w:marTop w:val="0"/>
                                          <w:marBottom w:val="0"/>
                                          <w:divBdr>
                                            <w:top w:val="none" w:sz="0" w:space="0" w:color="auto"/>
                                            <w:left w:val="none" w:sz="0" w:space="0" w:color="auto"/>
                                            <w:bottom w:val="none" w:sz="0" w:space="0" w:color="auto"/>
                                            <w:right w:val="none" w:sz="0" w:space="0" w:color="auto"/>
                                          </w:divBdr>
                                        </w:div>
                                        <w:div w:id="1709641758">
                                          <w:marLeft w:val="640"/>
                                          <w:marRight w:val="0"/>
                                          <w:marTop w:val="0"/>
                                          <w:marBottom w:val="0"/>
                                          <w:divBdr>
                                            <w:top w:val="none" w:sz="0" w:space="0" w:color="auto"/>
                                            <w:left w:val="none" w:sz="0" w:space="0" w:color="auto"/>
                                            <w:bottom w:val="none" w:sz="0" w:space="0" w:color="auto"/>
                                            <w:right w:val="none" w:sz="0" w:space="0" w:color="auto"/>
                                          </w:divBdr>
                                        </w:div>
                                        <w:div w:id="1790470906">
                                          <w:marLeft w:val="640"/>
                                          <w:marRight w:val="0"/>
                                          <w:marTop w:val="0"/>
                                          <w:marBottom w:val="0"/>
                                          <w:divBdr>
                                            <w:top w:val="none" w:sz="0" w:space="0" w:color="auto"/>
                                            <w:left w:val="none" w:sz="0" w:space="0" w:color="auto"/>
                                            <w:bottom w:val="none" w:sz="0" w:space="0" w:color="auto"/>
                                            <w:right w:val="none" w:sz="0" w:space="0" w:color="auto"/>
                                          </w:divBdr>
                                        </w:div>
                                        <w:div w:id="1888759695">
                                          <w:marLeft w:val="640"/>
                                          <w:marRight w:val="0"/>
                                          <w:marTop w:val="0"/>
                                          <w:marBottom w:val="0"/>
                                          <w:divBdr>
                                            <w:top w:val="none" w:sz="0" w:space="0" w:color="auto"/>
                                            <w:left w:val="none" w:sz="0" w:space="0" w:color="auto"/>
                                            <w:bottom w:val="none" w:sz="0" w:space="0" w:color="auto"/>
                                            <w:right w:val="none" w:sz="0" w:space="0" w:color="auto"/>
                                          </w:divBdr>
                                        </w:div>
                                        <w:div w:id="1907491904">
                                          <w:marLeft w:val="640"/>
                                          <w:marRight w:val="0"/>
                                          <w:marTop w:val="0"/>
                                          <w:marBottom w:val="0"/>
                                          <w:divBdr>
                                            <w:top w:val="none" w:sz="0" w:space="0" w:color="auto"/>
                                            <w:left w:val="none" w:sz="0" w:space="0" w:color="auto"/>
                                            <w:bottom w:val="none" w:sz="0" w:space="0" w:color="auto"/>
                                            <w:right w:val="none" w:sz="0" w:space="0" w:color="auto"/>
                                          </w:divBdr>
                                        </w:div>
                                        <w:div w:id="2024242379">
                                          <w:marLeft w:val="640"/>
                                          <w:marRight w:val="0"/>
                                          <w:marTop w:val="0"/>
                                          <w:marBottom w:val="0"/>
                                          <w:divBdr>
                                            <w:top w:val="none" w:sz="0" w:space="0" w:color="auto"/>
                                            <w:left w:val="none" w:sz="0" w:space="0" w:color="auto"/>
                                            <w:bottom w:val="none" w:sz="0" w:space="0" w:color="auto"/>
                                            <w:right w:val="none" w:sz="0" w:space="0" w:color="auto"/>
                                          </w:divBdr>
                                        </w:div>
                                        <w:div w:id="2041396517">
                                          <w:marLeft w:val="640"/>
                                          <w:marRight w:val="0"/>
                                          <w:marTop w:val="0"/>
                                          <w:marBottom w:val="0"/>
                                          <w:divBdr>
                                            <w:top w:val="none" w:sz="0" w:space="0" w:color="auto"/>
                                            <w:left w:val="none" w:sz="0" w:space="0" w:color="auto"/>
                                            <w:bottom w:val="none" w:sz="0" w:space="0" w:color="auto"/>
                                            <w:right w:val="none" w:sz="0" w:space="0" w:color="auto"/>
                                          </w:divBdr>
                                        </w:div>
                                        <w:div w:id="2065057409">
                                          <w:marLeft w:val="640"/>
                                          <w:marRight w:val="0"/>
                                          <w:marTop w:val="0"/>
                                          <w:marBottom w:val="0"/>
                                          <w:divBdr>
                                            <w:top w:val="none" w:sz="0" w:space="0" w:color="auto"/>
                                            <w:left w:val="none" w:sz="0" w:space="0" w:color="auto"/>
                                            <w:bottom w:val="none" w:sz="0" w:space="0" w:color="auto"/>
                                            <w:right w:val="none" w:sz="0" w:space="0" w:color="auto"/>
                                          </w:divBdr>
                                        </w:div>
                                        <w:div w:id="2069449513">
                                          <w:marLeft w:val="640"/>
                                          <w:marRight w:val="0"/>
                                          <w:marTop w:val="0"/>
                                          <w:marBottom w:val="0"/>
                                          <w:divBdr>
                                            <w:top w:val="none" w:sz="0" w:space="0" w:color="auto"/>
                                            <w:left w:val="none" w:sz="0" w:space="0" w:color="auto"/>
                                            <w:bottom w:val="none" w:sz="0" w:space="0" w:color="auto"/>
                                            <w:right w:val="none" w:sz="0" w:space="0" w:color="auto"/>
                                          </w:divBdr>
                                        </w:div>
                                        <w:div w:id="2109041497">
                                          <w:marLeft w:val="640"/>
                                          <w:marRight w:val="0"/>
                                          <w:marTop w:val="0"/>
                                          <w:marBottom w:val="0"/>
                                          <w:divBdr>
                                            <w:top w:val="none" w:sz="0" w:space="0" w:color="auto"/>
                                            <w:left w:val="none" w:sz="0" w:space="0" w:color="auto"/>
                                            <w:bottom w:val="none" w:sz="0" w:space="0" w:color="auto"/>
                                            <w:right w:val="none" w:sz="0" w:space="0" w:color="auto"/>
                                          </w:divBdr>
                                        </w:div>
                                      </w:divsChild>
                                    </w:div>
                                    <w:div w:id="292946100">
                                      <w:marLeft w:val="0"/>
                                      <w:marRight w:val="0"/>
                                      <w:marTop w:val="0"/>
                                      <w:marBottom w:val="0"/>
                                      <w:divBdr>
                                        <w:top w:val="none" w:sz="0" w:space="0" w:color="auto"/>
                                        <w:left w:val="none" w:sz="0" w:space="0" w:color="auto"/>
                                        <w:bottom w:val="none" w:sz="0" w:space="0" w:color="auto"/>
                                        <w:right w:val="none" w:sz="0" w:space="0" w:color="auto"/>
                                      </w:divBdr>
                                      <w:divsChild>
                                        <w:div w:id="52899319">
                                          <w:marLeft w:val="640"/>
                                          <w:marRight w:val="0"/>
                                          <w:marTop w:val="0"/>
                                          <w:marBottom w:val="0"/>
                                          <w:divBdr>
                                            <w:top w:val="none" w:sz="0" w:space="0" w:color="auto"/>
                                            <w:left w:val="none" w:sz="0" w:space="0" w:color="auto"/>
                                            <w:bottom w:val="none" w:sz="0" w:space="0" w:color="auto"/>
                                            <w:right w:val="none" w:sz="0" w:space="0" w:color="auto"/>
                                          </w:divBdr>
                                        </w:div>
                                        <w:div w:id="79568022">
                                          <w:marLeft w:val="640"/>
                                          <w:marRight w:val="0"/>
                                          <w:marTop w:val="0"/>
                                          <w:marBottom w:val="0"/>
                                          <w:divBdr>
                                            <w:top w:val="none" w:sz="0" w:space="0" w:color="auto"/>
                                            <w:left w:val="none" w:sz="0" w:space="0" w:color="auto"/>
                                            <w:bottom w:val="none" w:sz="0" w:space="0" w:color="auto"/>
                                            <w:right w:val="none" w:sz="0" w:space="0" w:color="auto"/>
                                          </w:divBdr>
                                        </w:div>
                                        <w:div w:id="86461198">
                                          <w:marLeft w:val="640"/>
                                          <w:marRight w:val="0"/>
                                          <w:marTop w:val="0"/>
                                          <w:marBottom w:val="0"/>
                                          <w:divBdr>
                                            <w:top w:val="none" w:sz="0" w:space="0" w:color="auto"/>
                                            <w:left w:val="none" w:sz="0" w:space="0" w:color="auto"/>
                                            <w:bottom w:val="none" w:sz="0" w:space="0" w:color="auto"/>
                                            <w:right w:val="none" w:sz="0" w:space="0" w:color="auto"/>
                                          </w:divBdr>
                                        </w:div>
                                        <w:div w:id="95487408">
                                          <w:marLeft w:val="640"/>
                                          <w:marRight w:val="0"/>
                                          <w:marTop w:val="0"/>
                                          <w:marBottom w:val="0"/>
                                          <w:divBdr>
                                            <w:top w:val="none" w:sz="0" w:space="0" w:color="auto"/>
                                            <w:left w:val="none" w:sz="0" w:space="0" w:color="auto"/>
                                            <w:bottom w:val="none" w:sz="0" w:space="0" w:color="auto"/>
                                            <w:right w:val="none" w:sz="0" w:space="0" w:color="auto"/>
                                          </w:divBdr>
                                        </w:div>
                                        <w:div w:id="204678720">
                                          <w:marLeft w:val="640"/>
                                          <w:marRight w:val="0"/>
                                          <w:marTop w:val="0"/>
                                          <w:marBottom w:val="0"/>
                                          <w:divBdr>
                                            <w:top w:val="none" w:sz="0" w:space="0" w:color="auto"/>
                                            <w:left w:val="none" w:sz="0" w:space="0" w:color="auto"/>
                                            <w:bottom w:val="none" w:sz="0" w:space="0" w:color="auto"/>
                                            <w:right w:val="none" w:sz="0" w:space="0" w:color="auto"/>
                                          </w:divBdr>
                                        </w:div>
                                        <w:div w:id="211112179">
                                          <w:marLeft w:val="640"/>
                                          <w:marRight w:val="0"/>
                                          <w:marTop w:val="0"/>
                                          <w:marBottom w:val="0"/>
                                          <w:divBdr>
                                            <w:top w:val="none" w:sz="0" w:space="0" w:color="auto"/>
                                            <w:left w:val="none" w:sz="0" w:space="0" w:color="auto"/>
                                            <w:bottom w:val="none" w:sz="0" w:space="0" w:color="auto"/>
                                            <w:right w:val="none" w:sz="0" w:space="0" w:color="auto"/>
                                          </w:divBdr>
                                        </w:div>
                                        <w:div w:id="246614792">
                                          <w:marLeft w:val="640"/>
                                          <w:marRight w:val="0"/>
                                          <w:marTop w:val="0"/>
                                          <w:marBottom w:val="0"/>
                                          <w:divBdr>
                                            <w:top w:val="none" w:sz="0" w:space="0" w:color="auto"/>
                                            <w:left w:val="none" w:sz="0" w:space="0" w:color="auto"/>
                                            <w:bottom w:val="none" w:sz="0" w:space="0" w:color="auto"/>
                                            <w:right w:val="none" w:sz="0" w:space="0" w:color="auto"/>
                                          </w:divBdr>
                                        </w:div>
                                        <w:div w:id="282345798">
                                          <w:marLeft w:val="640"/>
                                          <w:marRight w:val="0"/>
                                          <w:marTop w:val="0"/>
                                          <w:marBottom w:val="0"/>
                                          <w:divBdr>
                                            <w:top w:val="none" w:sz="0" w:space="0" w:color="auto"/>
                                            <w:left w:val="none" w:sz="0" w:space="0" w:color="auto"/>
                                            <w:bottom w:val="none" w:sz="0" w:space="0" w:color="auto"/>
                                            <w:right w:val="none" w:sz="0" w:space="0" w:color="auto"/>
                                          </w:divBdr>
                                        </w:div>
                                        <w:div w:id="356465123">
                                          <w:marLeft w:val="640"/>
                                          <w:marRight w:val="0"/>
                                          <w:marTop w:val="0"/>
                                          <w:marBottom w:val="0"/>
                                          <w:divBdr>
                                            <w:top w:val="none" w:sz="0" w:space="0" w:color="auto"/>
                                            <w:left w:val="none" w:sz="0" w:space="0" w:color="auto"/>
                                            <w:bottom w:val="none" w:sz="0" w:space="0" w:color="auto"/>
                                            <w:right w:val="none" w:sz="0" w:space="0" w:color="auto"/>
                                          </w:divBdr>
                                        </w:div>
                                        <w:div w:id="386339687">
                                          <w:marLeft w:val="640"/>
                                          <w:marRight w:val="0"/>
                                          <w:marTop w:val="0"/>
                                          <w:marBottom w:val="0"/>
                                          <w:divBdr>
                                            <w:top w:val="none" w:sz="0" w:space="0" w:color="auto"/>
                                            <w:left w:val="none" w:sz="0" w:space="0" w:color="auto"/>
                                            <w:bottom w:val="none" w:sz="0" w:space="0" w:color="auto"/>
                                            <w:right w:val="none" w:sz="0" w:space="0" w:color="auto"/>
                                          </w:divBdr>
                                        </w:div>
                                        <w:div w:id="515658387">
                                          <w:marLeft w:val="640"/>
                                          <w:marRight w:val="0"/>
                                          <w:marTop w:val="0"/>
                                          <w:marBottom w:val="0"/>
                                          <w:divBdr>
                                            <w:top w:val="none" w:sz="0" w:space="0" w:color="auto"/>
                                            <w:left w:val="none" w:sz="0" w:space="0" w:color="auto"/>
                                            <w:bottom w:val="none" w:sz="0" w:space="0" w:color="auto"/>
                                            <w:right w:val="none" w:sz="0" w:space="0" w:color="auto"/>
                                          </w:divBdr>
                                        </w:div>
                                        <w:div w:id="535002522">
                                          <w:marLeft w:val="640"/>
                                          <w:marRight w:val="0"/>
                                          <w:marTop w:val="0"/>
                                          <w:marBottom w:val="0"/>
                                          <w:divBdr>
                                            <w:top w:val="none" w:sz="0" w:space="0" w:color="auto"/>
                                            <w:left w:val="none" w:sz="0" w:space="0" w:color="auto"/>
                                            <w:bottom w:val="none" w:sz="0" w:space="0" w:color="auto"/>
                                            <w:right w:val="none" w:sz="0" w:space="0" w:color="auto"/>
                                          </w:divBdr>
                                        </w:div>
                                        <w:div w:id="585266767">
                                          <w:marLeft w:val="640"/>
                                          <w:marRight w:val="0"/>
                                          <w:marTop w:val="0"/>
                                          <w:marBottom w:val="0"/>
                                          <w:divBdr>
                                            <w:top w:val="none" w:sz="0" w:space="0" w:color="auto"/>
                                            <w:left w:val="none" w:sz="0" w:space="0" w:color="auto"/>
                                            <w:bottom w:val="none" w:sz="0" w:space="0" w:color="auto"/>
                                            <w:right w:val="none" w:sz="0" w:space="0" w:color="auto"/>
                                          </w:divBdr>
                                        </w:div>
                                        <w:div w:id="675885851">
                                          <w:marLeft w:val="640"/>
                                          <w:marRight w:val="0"/>
                                          <w:marTop w:val="0"/>
                                          <w:marBottom w:val="0"/>
                                          <w:divBdr>
                                            <w:top w:val="none" w:sz="0" w:space="0" w:color="auto"/>
                                            <w:left w:val="none" w:sz="0" w:space="0" w:color="auto"/>
                                            <w:bottom w:val="none" w:sz="0" w:space="0" w:color="auto"/>
                                            <w:right w:val="none" w:sz="0" w:space="0" w:color="auto"/>
                                          </w:divBdr>
                                        </w:div>
                                        <w:div w:id="698549125">
                                          <w:marLeft w:val="640"/>
                                          <w:marRight w:val="0"/>
                                          <w:marTop w:val="0"/>
                                          <w:marBottom w:val="0"/>
                                          <w:divBdr>
                                            <w:top w:val="none" w:sz="0" w:space="0" w:color="auto"/>
                                            <w:left w:val="none" w:sz="0" w:space="0" w:color="auto"/>
                                            <w:bottom w:val="none" w:sz="0" w:space="0" w:color="auto"/>
                                            <w:right w:val="none" w:sz="0" w:space="0" w:color="auto"/>
                                          </w:divBdr>
                                        </w:div>
                                        <w:div w:id="700663386">
                                          <w:marLeft w:val="640"/>
                                          <w:marRight w:val="0"/>
                                          <w:marTop w:val="0"/>
                                          <w:marBottom w:val="0"/>
                                          <w:divBdr>
                                            <w:top w:val="none" w:sz="0" w:space="0" w:color="auto"/>
                                            <w:left w:val="none" w:sz="0" w:space="0" w:color="auto"/>
                                            <w:bottom w:val="none" w:sz="0" w:space="0" w:color="auto"/>
                                            <w:right w:val="none" w:sz="0" w:space="0" w:color="auto"/>
                                          </w:divBdr>
                                        </w:div>
                                        <w:div w:id="714699032">
                                          <w:marLeft w:val="640"/>
                                          <w:marRight w:val="0"/>
                                          <w:marTop w:val="0"/>
                                          <w:marBottom w:val="0"/>
                                          <w:divBdr>
                                            <w:top w:val="none" w:sz="0" w:space="0" w:color="auto"/>
                                            <w:left w:val="none" w:sz="0" w:space="0" w:color="auto"/>
                                            <w:bottom w:val="none" w:sz="0" w:space="0" w:color="auto"/>
                                            <w:right w:val="none" w:sz="0" w:space="0" w:color="auto"/>
                                          </w:divBdr>
                                        </w:div>
                                        <w:div w:id="738675547">
                                          <w:marLeft w:val="640"/>
                                          <w:marRight w:val="0"/>
                                          <w:marTop w:val="0"/>
                                          <w:marBottom w:val="0"/>
                                          <w:divBdr>
                                            <w:top w:val="none" w:sz="0" w:space="0" w:color="auto"/>
                                            <w:left w:val="none" w:sz="0" w:space="0" w:color="auto"/>
                                            <w:bottom w:val="none" w:sz="0" w:space="0" w:color="auto"/>
                                            <w:right w:val="none" w:sz="0" w:space="0" w:color="auto"/>
                                          </w:divBdr>
                                        </w:div>
                                        <w:div w:id="751314986">
                                          <w:marLeft w:val="640"/>
                                          <w:marRight w:val="0"/>
                                          <w:marTop w:val="0"/>
                                          <w:marBottom w:val="0"/>
                                          <w:divBdr>
                                            <w:top w:val="none" w:sz="0" w:space="0" w:color="auto"/>
                                            <w:left w:val="none" w:sz="0" w:space="0" w:color="auto"/>
                                            <w:bottom w:val="none" w:sz="0" w:space="0" w:color="auto"/>
                                            <w:right w:val="none" w:sz="0" w:space="0" w:color="auto"/>
                                          </w:divBdr>
                                        </w:div>
                                        <w:div w:id="755787988">
                                          <w:marLeft w:val="640"/>
                                          <w:marRight w:val="0"/>
                                          <w:marTop w:val="0"/>
                                          <w:marBottom w:val="0"/>
                                          <w:divBdr>
                                            <w:top w:val="none" w:sz="0" w:space="0" w:color="auto"/>
                                            <w:left w:val="none" w:sz="0" w:space="0" w:color="auto"/>
                                            <w:bottom w:val="none" w:sz="0" w:space="0" w:color="auto"/>
                                            <w:right w:val="none" w:sz="0" w:space="0" w:color="auto"/>
                                          </w:divBdr>
                                        </w:div>
                                        <w:div w:id="784891004">
                                          <w:marLeft w:val="640"/>
                                          <w:marRight w:val="0"/>
                                          <w:marTop w:val="0"/>
                                          <w:marBottom w:val="0"/>
                                          <w:divBdr>
                                            <w:top w:val="none" w:sz="0" w:space="0" w:color="auto"/>
                                            <w:left w:val="none" w:sz="0" w:space="0" w:color="auto"/>
                                            <w:bottom w:val="none" w:sz="0" w:space="0" w:color="auto"/>
                                            <w:right w:val="none" w:sz="0" w:space="0" w:color="auto"/>
                                          </w:divBdr>
                                        </w:div>
                                        <w:div w:id="840436487">
                                          <w:marLeft w:val="640"/>
                                          <w:marRight w:val="0"/>
                                          <w:marTop w:val="0"/>
                                          <w:marBottom w:val="0"/>
                                          <w:divBdr>
                                            <w:top w:val="none" w:sz="0" w:space="0" w:color="auto"/>
                                            <w:left w:val="none" w:sz="0" w:space="0" w:color="auto"/>
                                            <w:bottom w:val="none" w:sz="0" w:space="0" w:color="auto"/>
                                            <w:right w:val="none" w:sz="0" w:space="0" w:color="auto"/>
                                          </w:divBdr>
                                        </w:div>
                                        <w:div w:id="868032126">
                                          <w:marLeft w:val="640"/>
                                          <w:marRight w:val="0"/>
                                          <w:marTop w:val="0"/>
                                          <w:marBottom w:val="0"/>
                                          <w:divBdr>
                                            <w:top w:val="none" w:sz="0" w:space="0" w:color="auto"/>
                                            <w:left w:val="none" w:sz="0" w:space="0" w:color="auto"/>
                                            <w:bottom w:val="none" w:sz="0" w:space="0" w:color="auto"/>
                                            <w:right w:val="none" w:sz="0" w:space="0" w:color="auto"/>
                                          </w:divBdr>
                                        </w:div>
                                        <w:div w:id="987711114">
                                          <w:marLeft w:val="640"/>
                                          <w:marRight w:val="0"/>
                                          <w:marTop w:val="0"/>
                                          <w:marBottom w:val="0"/>
                                          <w:divBdr>
                                            <w:top w:val="none" w:sz="0" w:space="0" w:color="auto"/>
                                            <w:left w:val="none" w:sz="0" w:space="0" w:color="auto"/>
                                            <w:bottom w:val="none" w:sz="0" w:space="0" w:color="auto"/>
                                            <w:right w:val="none" w:sz="0" w:space="0" w:color="auto"/>
                                          </w:divBdr>
                                        </w:div>
                                        <w:div w:id="998583954">
                                          <w:marLeft w:val="640"/>
                                          <w:marRight w:val="0"/>
                                          <w:marTop w:val="0"/>
                                          <w:marBottom w:val="0"/>
                                          <w:divBdr>
                                            <w:top w:val="none" w:sz="0" w:space="0" w:color="auto"/>
                                            <w:left w:val="none" w:sz="0" w:space="0" w:color="auto"/>
                                            <w:bottom w:val="none" w:sz="0" w:space="0" w:color="auto"/>
                                            <w:right w:val="none" w:sz="0" w:space="0" w:color="auto"/>
                                          </w:divBdr>
                                        </w:div>
                                        <w:div w:id="1029451582">
                                          <w:marLeft w:val="640"/>
                                          <w:marRight w:val="0"/>
                                          <w:marTop w:val="0"/>
                                          <w:marBottom w:val="0"/>
                                          <w:divBdr>
                                            <w:top w:val="none" w:sz="0" w:space="0" w:color="auto"/>
                                            <w:left w:val="none" w:sz="0" w:space="0" w:color="auto"/>
                                            <w:bottom w:val="none" w:sz="0" w:space="0" w:color="auto"/>
                                            <w:right w:val="none" w:sz="0" w:space="0" w:color="auto"/>
                                          </w:divBdr>
                                        </w:div>
                                        <w:div w:id="1068381167">
                                          <w:marLeft w:val="640"/>
                                          <w:marRight w:val="0"/>
                                          <w:marTop w:val="0"/>
                                          <w:marBottom w:val="0"/>
                                          <w:divBdr>
                                            <w:top w:val="none" w:sz="0" w:space="0" w:color="auto"/>
                                            <w:left w:val="none" w:sz="0" w:space="0" w:color="auto"/>
                                            <w:bottom w:val="none" w:sz="0" w:space="0" w:color="auto"/>
                                            <w:right w:val="none" w:sz="0" w:space="0" w:color="auto"/>
                                          </w:divBdr>
                                        </w:div>
                                        <w:div w:id="1113477677">
                                          <w:marLeft w:val="640"/>
                                          <w:marRight w:val="0"/>
                                          <w:marTop w:val="0"/>
                                          <w:marBottom w:val="0"/>
                                          <w:divBdr>
                                            <w:top w:val="none" w:sz="0" w:space="0" w:color="auto"/>
                                            <w:left w:val="none" w:sz="0" w:space="0" w:color="auto"/>
                                            <w:bottom w:val="none" w:sz="0" w:space="0" w:color="auto"/>
                                            <w:right w:val="none" w:sz="0" w:space="0" w:color="auto"/>
                                          </w:divBdr>
                                        </w:div>
                                        <w:div w:id="1159611128">
                                          <w:marLeft w:val="640"/>
                                          <w:marRight w:val="0"/>
                                          <w:marTop w:val="0"/>
                                          <w:marBottom w:val="0"/>
                                          <w:divBdr>
                                            <w:top w:val="none" w:sz="0" w:space="0" w:color="auto"/>
                                            <w:left w:val="none" w:sz="0" w:space="0" w:color="auto"/>
                                            <w:bottom w:val="none" w:sz="0" w:space="0" w:color="auto"/>
                                            <w:right w:val="none" w:sz="0" w:space="0" w:color="auto"/>
                                          </w:divBdr>
                                        </w:div>
                                        <w:div w:id="1211184054">
                                          <w:marLeft w:val="640"/>
                                          <w:marRight w:val="0"/>
                                          <w:marTop w:val="0"/>
                                          <w:marBottom w:val="0"/>
                                          <w:divBdr>
                                            <w:top w:val="none" w:sz="0" w:space="0" w:color="auto"/>
                                            <w:left w:val="none" w:sz="0" w:space="0" w:color="auto"/>
                                            <w:bottom w:val="none" w:sz="0" w:space="0" w:color="auto"/>
                                            <w:right w:val="none" w:sz="0" w:space="0" w:color="auto"/>
                                          </w:divBdr>
                                        </w:div>
                                        <w:div w:id="1260602083">
                                          <w:marLeft w:val="640"/>
                                          <w:marRight w:val="0"/>
                                          <w:marTop w:val="0"/>
                                          <w:marBottom w:val="0"/>
                                          <w:divBdr>
                                            <w:top w:val="none" w:sz="0" w:space="0" w:color="auto"/>
                                            <w:left w:val="none" w:sz="0" w:space="0" w:color="auto"/>
                                            <w:bottom w:val="none" w:sz="0" w:space="0" w:color="auto"/>
                                            <w:right w:val="none" w:sz="0" w:space="0" w:color="auto"/>
                                          </w:divBdr>
                                        </w:div>
                                        <w:div w:id="1309896052">
                                          <w:marLeft w:val="640"/>
                                          <w:marRight w:val="0"/>
                                          <w:marTop w:val="0"/>
                                          <w:marBottom w:val="0"/>
                                          <w:divBdr>
                                            <w:top w:val="none" w:sz="0" w:space="0" w:color="auto"/>
                                            <w:left w:val="none" w:sz="0" w:space="0" w:color="auto"/>
                                            <w:bottom w:val="none" w:sz="0" w:space="0" w:color="auto"/>
                                            <w:right w:val="none" w:sz="0" w:space="0" w:color="auto"/>
                                          </w:divBdr>
                                        </w:div>
                                        <w:div w:id="1626503337">
                                          <w:marLeft w:val="640"/>
                                          <w:marRight w:val="0"/>
                                          <w:marTop w:val="0"/>
                                          <w:marBottom w:val="0"/>
                                          <w:divBdr>
                                            <w:top w:val="none" w:sz="0" w:space="0" w:color="auto"/>
                                            <w:left w:val="none" w:sz="0" w:space="0" w:color="auto"/>
                                            <w:bottom w:val="none" w:sz="0" w:space="0" w:color="auto"/>
                                            <w:right w:val="none" w:sz="0" w:space="0" w:color="auto"/>
                                          </w:divBdr>
                                        </w:div>
                                        <w:div w:id="1661739554">
                                          <w:marLeft w:val="640"/>
                                          <w:marRight w:val="0"/>
                                          <w:marTop w:val="0"/>
                                          <w:marBottom w:val="0"/>
                                          <w:divBdr>
                                            <w:top w:val="none" w:sz="0" w:space="0" w:color="auto"/>
                                            <w:left w:val="none" w:sz="0" w:space="0" w:color="auto"/>
                                            <w:bottom w:val="none" w:sz="0" w:space="0" w:color="auto"/>
                                            <w:right w:val="none" w:sz="0" w:space="0" w:color="auto"/>
                                          </w:divBdr>
                                        </w:div>
                                        <w:div w:id="1730962042">
                                          <w:marLeft w:val="640"/>
                                          <w:marRight w:val="0"/>
                                          <w:marTop w:val="0"/>
                                          <w:marBottom w:val="0"/>
                                          <w:divBdr>
                                            <w:top w:val="none" w:sz="0" w:space="0" w:color="auto"/>
                                            <w:left w:val="none" w:sz="0" w:space="0" w:color="auto"/>
                                            <w:bottom w:val="none" w:sz="0" w:space="0" w:color="auto"/>
                                            <w:right w:val="none" w:sz="0" w:space="0" w:color="auto"/>
                                          </w:divBdr>
                                        </w:div>
                                        <w:div w:id="1748652599">
                                          <w:marLeft w:val="640"/>
                                          <w:marRight w:val="0"/>
                                          <w:marTop w:val="0"/>
                                          <w:marBottom w:val="0"/>
                                          <w:divBdr>
                                            <w:top w:val="none" w:sz="0" w:space="0" w:color="auto"/>
                                            <w:left w:val="none" w:sz="0" w:space="0" w:color="auto"/>
                                            <w:bottom w:val="none" w:sz="0" w:space="0" w:color="auto"/>
                                            <w:right w:val="none" w:sz="0" w:space="0" w:color="auto"/>
                                          </w:divBdr>
                                        </w:div>
                                        <w:div w:id="1771924247">
                                          <w:marLeft w:val="640"/>
                                          <w:marRight w:val="0"/>
                                          <w:marTop w:val="0"/>
                                          <w:marBottom w:val="0"/>
                                          <w:divBdr>
                                            <w:top w:val="none" w:sz="0" w:space="0" w:color="auto"/>
                                            <w:left w:val="none" w:sz="0" w:space="0" w:color="auto"/>
                                            <w:bottom w:val="none" w:sz="0" w:space="0" w:color="auto"/>
                                            <w:right w:val="none" w:sz="0" w:space="0" w:color="auto"/>
                                          </w:divBdr>
                                        </w:div>
                                        <w:div w:id="1807116127">
                                          <w:marLeft w:val="640"/>
                                          <w:marRight w:val="0"/>
                                          <w:marTop w:val="0"/>
                                          <w:marBottom w:val="0"/>
                                          <w:divBdr>
                                            <w:top w:val="none" w:sz="0" w:space="0" w:color="auto"/>
                                            <w:left w:val="none" w:sz="0" w:space="0" w:color="auto"/>
                                            <w:bottom w:val="none" w:sz="0" w:space="0" w:color="auto"/>
                                            <w:right w:val="none" w:sz="0" w:space="0" w:color="auto"/>
                                          </w:divBdr>
                                        </w:div>
                                        <w:div w:id="1846283796">
                                          <w:marLeft w:val="640"/>
                                          <w:marRight w:val="0"/>
                                          <w:marTop w:val="0"/>
                                          <w:marBottom w:val="0"/>
                                          <w:divBdr>
                                            <w:top w:val="none" w:sz="0" w:space="0" w:color="auto"/>
                                            <w:left w:val="none" w:sz="0" w:space="0" w:color="auto"/>
                                            <w:bottom w:val="none" w:sz="0" w:space="0" w:color="auto"/>
                                            <w:right w:val="none" w:sz="0" w:space="0" w:color="auto"/>
                                          </w:divBdr>
                                        </w:div>
                                        <w:div w:id="1877085791">
                                          <w:marLeft w:val="640"/>
                                          <w:marRight w:val="0"/>
                                          <w:marTop w:val="0"/>
                                          <w:marBottom w:val="0"/>
                                          <w:divBdr>
                                            <w:top w:val="none" w:sz="0" w:space="0" w:color="auto"/>
                                            <w:left w:val="none" w:sz="0" w:space="0" w:color="auto"/>
                                            <w:bottom w:val="none" w:sz="0" w:space="0" w:color="auto"/>
                                            <w:right w:val="none" w:sz="0" w:space="0" w:color="auto"/>
                                          </w:divBdr>
                                        </w:div>
                                        <w:div w:id="1898973787">
                                          <w:marLeft w:val="640"/>
                                          <w:marRight w:val="0"/>
                                          <w:marTop w:val="0"/>
                                          <w:marBottom w:val="0"/>
                                          <w:divBdr>
                                            <w:top w:val="none" w:sz="0" w:space="0" w:color="auto"/>
                                            <w:left w:val="none" w:sz="0" w:space="0" w:color="auto"/>
                                            <w:bottom w:val="none" w:sz="0" w:space="0" w:color="auto"/>
                                            <w:right w:val="none" w:sz="0" w:space="0" w:color="auto"/>
                                          </w:divBdr>
                                        </w:div>
                                        <w:div w:id="1917206089">
                                          <w:marLeft w:val="640"/>
                                          <w:marRight w:val="0"/>
                                          <w:marTop w:val="0"/>
                                          <w:marBottom w:val="0"/>
                                          <w:divBdr>
                                            <w:top w:val="none" w:sz="0" w:space="0" w:color="auto"/>
                                            <w:left w:val="none" w:sz="0" w:space="0" w:color="auto"/>
                                            <w:bottom w:val="none" w:sz="0" w:space="0" w:color="auto"/>
                                            <w:right w:val="none" w:sz="0" w:space="0" w:color="auto"/>
                                          </w:divBdr>
                                        </w:div>
                                        <w:div w:id="1920669568">
                                          <w:marLeft w:val="640"/>
                                          <w:marRight w:val="0"/>
                                          <w:marTop w:val="0"/>
                                          <w:marBottom w:val="0"/>
                                          <w:divBdr>
                                            <w:top w:val="none" w:sz="0" w:space="0" w:color="auto"/>
                                            <w:left w:val="none" w:sz="0" w:space="0" w:color="auto"/>
                                            <w:bottom w:val="none" w:sz="0" w:space="0" w:color="auto"/>
                                            <w:right w:val="none" w:sz="0" w:space="0" w:color="auto"/>
                                          </w:divBdr>
                                        </w:div>
                                        <w:div w:id="1926300632">
                                          <w:marLeft w:val="640"/>
                                          <w:marRight w:val="0"/>
                                          <w:marTop w:val="0"/>
                                          <w:marBottom w:val="0"/>
                                          <w:divBdr>
                                            <w:top w:val="none" w:sz="0" w:space="0" w:color="auto"/>
                                            <w:left w:val="none" w:sz="0" w:space="0" w:color="auto"/>
                                            <w:bottom w:val="none" w:sz="0" w:space="0" w:color="auto"/>
                                            <w:right w:val="none" w:sz="0" w:space="0" w:color="auto"/>
                                          </w:divBdr>
                                        </w:div>
                                        <w:div w:id="1930118372">
                                          <w:marLeft w:val="640"/>
                                          <w:marRight w:val="0"/>
                                          <w:marTop w:val="0"/>
                                          <w:marBottom w:val="0"/>
                                          <w:divBdr>
                                            <w:top w:val="none" w:sz="0" w:space="0" w:color="auto"/>
                                            <w:left w:val="none" w:sz="0" w:space="0" w:color="auto"/>
                                            <w:bottom w:val="none" w:sz="0" w:space="0" w:color="auto"/>
                                            <w:right w:val="none" w:sz="0" w:space="0" w:color="auto"/>
                                          </w:divBdr>
                                        </w:div>
                                        <w:div w:id="1938556164">
                                          <w:marLeft w:val="640"/>
                                          <w:marRight w:val="0"/>
                                          <w:marTop w:val="0"/>
                                          <w:marBottom w:val="0"/>
                                          <w:divBdr>
                                            <w:top w:val="none" w:sz="0" w:space="0" w:color="auto"/>
                                            <w:left w:val="none" w:sz="0" w:space="0" w:color="auto"/>
                                            <w:bottom w:val="none" w:sz="0" w:space="0" w:color="auto"/>
                                            <w:right w:val="none" w:sz="0" w:space="0" w:color="auto"/>
                                          </w:divBdr>
                                        </w:div>
                                        <w:div w:id="1967008870">
                                          <w:marLeft w:val="640"/>
                                          <w:marRight w:val="0"/>
                                          <w:marTop w:val="0"/>
                                          <w:marBottom w:val="0"/>
                                          <w:divBdr>
                                            <w:top w:val="none" w:sz="0" w:space="0" w:color="auto"/>
                                            <w:left w:val="none" w:sz="0" w:space="0" w:color="auto"/>
                                            <w:bottom w:val="none" w:sz="0" w:space="0" w:color="auto"/>
                                            <w:right w:val="none" w:sz="0" w:space="0" w:color="auto"/>
                                          </w:divBdr>
                                        </w:div>
                                        <w:div w:id="1986424269">
                                          <w:marLeft w:val="640"/>
                                          <w:marRight w:val="0"/>
                                          <w:marTop w:val="0"/>
                                          <w:marBottom w:val="0"/>
                                          <w:divBdr>
                                            <w:top w:val="none" w:sz="0" w:space="0" w:color="auto"/>
                                            <w:left w:val="none" w:sz="0" w:space="0" w:color="auto"/>
                                            <w:bottom w:val="none" w:sz="0" w:space="0" w:color="auto"/>
                                            <w:right w:val="none" w:sz="0" w:space="0" w:color="auto"/>
                                          </w:divBdr>
                                        </w:div>
                                        <w:div w:id="2005820713">
                                          <w:marLeft w:val="640"/>
                                          <w:marRight w:val="0"/>
                                          <w:marTop w:val="0"/>
                                          <w:marBottom w:val="0"/>
                                          <w:divBdr>
                                            <w:top w:val="none" w:sz="0" w:space="0" w:color="auto"/>
                                            <w:left w:val="none" w:sz="0" w:space="0" w:color="auto"/>
                                            <w:bottom w:val="none" w:sz="0" w:space="0" w:color="auto"/>
                                            <w:right w:val="none" w:sz="0" w:space="0" w:color="auto"/>
                                          </w:divBdr>
                                        </w:div>
                                        <w:div w:id="2121147835">
                                          <w:marLeft w:val="640"/>
                                          <w:marRight w:val="0"/>
                                          <w:marTop w:val="0"/>
                                          <w:marBottom w:val="0"/>
                                          <w:divBdr>
                                            <w:top w:val="none" w:sz="0" w:space="0" w:color="auto"/>
                                            <w:left w:val="none" w:sz="0" w:space="0" w:color="auto"/>
                                            <w:bottom w:val="none" w:sz="0" w:space="0" w:color="auto"/>
                                            <w:right w:val="none" w:sz="0" w:space="0" w:color="auto"/>
                                          </w:divBdr>
                                        </w:div>
                                      </w:divsChild>
                                    </w:div>
                                    <w:div w:id="467013558">
                                      <w:marLeft w:val="0"/>
                                      <w:marRight w:val="0"/>
                                      <w:marTop w:val="0"/>
                                      <w:marBottom w:val="0"/>
                                      <w:divBdr>
                                        <w:top w:val="none" w:sz="0" w:space="0" w:color="auto"/>
                                        <w:left w:val="none" w:sz="0" w:space="0" w:color="auto"/>
                                        <w:bottom w:val="none" w:sz="0" w:space="0" w:color="auto"/>
                                        <w:right w:val="none" w:sz="0" w:space="0" w:color="auto"/>
                                      </w:divBdr>
                                      <w:divsChild>
                                        <w:div w:id="124735538">
                                          <w:marLeft w:val="640"/>
                                          <w:marRight w:val="0"/>
                                          <w:marTop w:val="0"/>
                                          <w:marBottom w:val="0"/>
                                          <w:divBdr>
                                            <w:top w:val="none" w:sz="0" w:space="0" w:color="auto"/>
                                            <w:left w:val="none" w:sz="0" w:space="0" w:color="auto"/>
                                            <w:bottom w:val="none" w:sz="0" w:space="0" w:color="auto"/>
                                            <w:right w:val="none" w:sz="0" w:space="0" w:color="auto"/>
                                          </w:divBdr>
                                        </w:div>
                                        <w:div w:id="155268113">
                                          <w:marLeft w:val="640"/>
                                          <w:marRight w:val="0"/>
                                          <w:marTop w:val="0"/>
                                          <w:marBottom w:val="0"/>
                                          <w:divBdr>
                                            <w:top w:val="none" w:sz="0" w:space="0" w:color="auto"/>
                                            <w:left w:val="none" w:sz="0" w:space="0" w:color="auto"/>
                                            <w:bottom w:val="none" w:sz="0" w:space="0" w:color="auto"/>
                                            <w:right w:val="none" w:sz="0" w:space="0" w:color="auto"/>
                                          </w:divBdr>
                                        </w:div>
                                        <w:div w:id="195238815">
                                          <w:marLeft w:val="640"/>
                                          <w:marRight w:val="0"/>
                                          <w:marTop w:val="0"/>
                                          <w:marBottom w:val="0"/>
                                          <w:divBdr>
                                            <w:top w:val="none" w:sz="0" w:space="0" w:color="auto"/>
                                            <w:left w:val="none" w:sz="0" w:space="0" w:color="auto"/>
                                            <w:bottom w:val="none" w:sz="0" w:space="0" w:color="auto"/>
                                            <w:right w:val="none" w:sz="0" w:space="0" w:color="auto"/>
                                          </w:divBdr>
                                        </w:div>
                                        <w:div w:id="238827756">
                                          <w:marLeft w:val="640"/>
                                          <w:marRight w:val="0"/>
                                          <w:marTop w:val="0"/>
                                          <w:marBottom w:val="0"/>
                                          <w:divBdr>
                                            <w:top w:val="none" w:sz="0" w:space="0" w:color="auto"/>
                                            <w:left w:val="none" w:sz="0" w:space="0" w:color="auto"/>
                                            <w:bottom w:val="none" w:sz="0" w:space="0" w:color="auto"/>
                                            <w:right w:val="none" w:sz="0" w:space="0" w:color="auto"/>
                                          </w:divBdr>
                                        </w:div>
                                        <w:div w:id="300890827">
                                          <w:marLeft w:val="640"/>
                                          <w:marRight w:val="0"/>
                                          <w:marTop w:val="0"/>
                                          <w:marBottom w:val="0"/>
                                          <w:divBdr>
                                            <w:top w:val="none" w:sz="0" w:space="0" w:color="auto"/>
                                            <w:left w:val="none" w:sz="0" w:space="0" w:color="auto"/>
                                            <w:bottom w:val="none" w:sz="0" w:space="0" w:color="auto"/>
                                            <w:right w:val="none" w:sz="0" w:space="0" w:color="auto"/>
                                          </w:divBdr>
                                        </w:div>
                                        <w:div w:id="324746338">
                                          <w:marLeft w:val="640"/>
                                          <w:marRight w:val="0"/>
                                          <w:marTop w:val="0"/>
                                          <w:marBottom w:val="0"/>
                                          <w:divBdr>
                                            <w:top w:val="none" w:sz="0" w:space="0" w:color="auto"/>
                                            <w:left w:val="none" w:sz="0" w:space="0" w:color="auto"/>
                                            <w:bottom w:val="none" w:sz="0" w:space="0" w:color="auto"/>
                                            <w:right w:val="none" w:sz="0" w:space="0" w:color="auto"/>
                                          </w:divBdr>
                                        </w:div>
                                        <w:div w:id="347951602">
                                          <w:marLeft w:val="640"/>
                                          <w:marRight w:val="0"/>
                                          <w:marTop w:val="0"/>
                                          <w:marBottom w:val="0"/>
                                          <w:divBdr>
                                            <w:top w:val="none" w:sz="0" w:space="0" w:color="auto"/>
                                            <w:left w:val="none" w:sz="0" w:space="0" w:color="auto"/>
                                            <w:bottom w:val="none" w:sz="0" w:space="0" w:color="auto"/>
                                            <w:right w:val="none" w:sz="0" w:space="0" w:color="auto"/>
                                          </w:divBdr>
                                        </w:div>
                                        <w:div w:id="353071277">
                                          <w:marLeft w:val="640"/>
                                          <w:marRight w:val="0"/>
                                          <w:marTop w:val="0"/>
                                          <w:marBottom w:val="0"/>
                                          <w:divBdr>
                                            <w:top w:val="none" w:sz="0" w:space="0" w:color="auto"/>
                                            <w:left w:val="none" w:sz="0" w:space="0" w:color="auto"/>
                                            <w:bottom w:val="none" w:sz="0" w:space="0" w:color="auto"/>
                                            <w:right w:val="none" w:sz="0" w:space="0" w:color="auto"/>
                                          </w:divBdr>
                                        </w:div>
                                        <w:div w:id="363797450">
                                          <w:marLeft w:val="640"/>
                                          <w:marRight w:val="0"/>
                                          <w:marTop w:val="0"/>
                                          <w:marBottom w:val="0"/>
                                          <w:divBdr>
                                            <w:top w:val="none" w:sz="0" w:space="0" w:color="auto"/>
                                            <w:left w:val="none" w:sz="0" w:space="0" w:color="auto"/>
                                            <w:bottom w:val="none" w:sz="0" w:space="0" w:color="auto"/>
                                            <w:right w:val="none" w:sz="0" w:space="0" w:color="auto"/>
                                          </w:divBdr>
                                        </w:div>
                                        <w:div w:id="422799791">
                                          <w:marLeft w:val="640"/>
                                          <w:marRight w:val="0"/>
                                          <w:marTop w:val="0"/>
                                          <w:marBottom w:val="0"/>
                                          <w:divBdr>
                                            <w:top w:val="none" w:sz="0" w:space="0" w:color="auto"/>
                                            <w:left w:val="none" w:sz="0" w:space="0" w:color="auto"/>
                                            <w:bottom w:val="none" w:sz="0" w:space="0" w:color="auto"/>
                                            <w:right w:val="none" w:sz="0" w:space="0" w:color="auto"/>
                                          </w:divBdr>
                                        </w:div>
                                        <w:div w:id="517279817">
                                          <w:marLeft w:val="640"/>
                                          <w:marRight w:val="0"/>
                                          <w:marTop w:val="0"/>
                                          <w:marBottom w:val="0"/>
                                          <w:divBdr>
                                            <w:top w:val="none" w:sz="0" w:space="0" w:color="auto"/>
                                            <w:left w:val="none" w:sz="0" w:space="0" w:color="auto"/>
                                            <w:bottom w:val="none" w:sz="0" w:space="0" w:color="auto"/>
                                            <w:right w:val="none" w:sz="0" w:space="0" w:color="auto"/>
                                          </w:divBdr>
                                        </w:div>
                                        <w:div w:id="529418380">
                                          <w:marLeft w:val="640"/>
                                          <w:marRight w:val="0"/>
                                          <w:marTop w:val="0"/>
                                          <w:marBottom w:val="0"/>
                                          <w:divBdr>
                                            <w:top w:val="none" w:sz="0" w:space="0" w:color="auto"/>
                                            <w:left w:val="none" w:sz="0" w:space="0" w:color="auto"/>
                                            <w:bottom w:val="none" w:sz="0" w:space="0" w:color="auto"/>
                                            <w:right w:val="none" w:sz="0" w:space="0" w:color="auto"/>
                                          </w:divBdr>
                                        </w:div>
                                        <w:div w:id="540479371">
                                          <w:marLeft w:val="640"/>
                                          <w:marRight w:val="0"/>
                                          <w:marTop w:val="0"/>
                                          <w:marBottom w:val="0"/>
                                          <w:divBdr>
                                            <w:top w:val="none" w:sz="0" w:space="0" w:color="auto"/>
                                            <w:left w:val="none" w:sz="0" w:space="0" w:color="auto"/>
                                            <w:bottom w:val="none" w:sz="0" w:space="0" w:color="auto"/>
                                            <w:right w:val="none" w:sz="0" w:space="0" w:color="auto"/>
                                          </w:divBdr>
                                        </w:div>
                                        <w:div w:id="545456419">
                                          <w:marLeft w:val="640"/>
                                          <w:marRight w:val="0"/>
                                          <w:marTop w:val="0"/>
                                          <w:marBottom w:val="0"/>
                                          <w:divBdr>
                                            <w:top w:val="none" w:sz="0" w:space="0" w:color="auto"/>
                                            <w:left w:val="none" w:sz="0" w:space="0" w:color="auto"/>
                                            <w:bottom w:val="none" w:sz="0" w:space="0" w:color="auto"/>
                                            <w:right w:val="none" w:sz="0" w:space="0" w:color="auto"/>
                                          </w:divBdr>
                                        </w:div>
                                        <w:div w:id="552812249">
                                          <w:marLeft w:val="640"/>
                                          <w:marRight w:val="0"/>
                                          <w:marTop w:val="0"/>
                                          <w:marBottom w:val="0"/>
                                          <w:divBdr>
                                            <w:top w:val="none" w:sz="0" w:space="0" w:color="auto"/>
                                            <w:left w:val="none" w:sz="0" w:space="0" w:color="auto"/>
                                            <w:bottom w:val="none" w:sz="0" w:space="0" w:color="auto"/>
                                            <w:right w:val="none" w:sz="0" w:space="0" w:color="auto"/>
                                          </w:divBdr>
                                        </w:div>
                                        <w:div w:id="584994227">
                                          <w:marLeft w:val="640"/>
                                          <w:marRight w:val="0"/>
                                          <w:marTop w:val="0"/>
                                          <w:marBottom w:val="0"/>
                                          <w:divBdr>
                                            <w:top w:val="none" w:sz="0" w:space="0" w:color="auto"/>
                                            <w:left w:val="none" w:sz="0" w:space="0" w:color="auto"/>
                                            <w:bottom w:val="none" w:sz="0" w:space="0" w:color="auto"/>
                                            <w:right w:val="none" w:sz="0" w:space="0" w:color="auto"/>
                                          </w:divBdr>
                                        </w:div>
                                        <w:div w:id="598028272">
                                          <w:marLeft w:val="640"/>
                                          <w:marRight w:val="0"/>
                                          <w:marTop w:val="0"/>
                                          <w:marBottom w:val="0"/>
                                          <w:divBdr>
                                            <w:top w:val="none" w:sz="0" w:space="0" w:color="auto"/>
                                            <w:left w:val="none" w:sz="0" w:space="0" w:color="auto"/>
                                            <w:bottom w:val="none" w:sz="0" w:space="0" w:color="auto"/>
                                            <w:right w:val="none" w:sz="0" w:space="0" w:color="auto"/>
                                          </w:divBdr>
                                        </w:div>
                                        <w:div w:id="606814904">
                                          <w:marLeft w:val="640"/>
                                          <w:marRight w:val="0"/>
                                          <w:marTop w:val="0"/>
                                          <w:marBottom w:val="0"/>
                                          <w:divBdr>
                                            <w:top w:val="none" w:sz="0" w:space="0" w:color="auto"/>
                                            <w:left w:val="none" w:sz="0" w:space="0" w:color="auto"/>
                                            <w:bottom w:val="none" w:sz="0" w:space="0" w:color="auto"/>
                                            <w:right w:val="none" w:sz="0" w:space="0" w:color="auto"/>
                                          </w:divBdr>
                                        </w:div>
                                        <w:div w:id="633028924">
                                          <w:marLeft w:val="640"/>
                                          <w:marRight w:val="0"/>
                                          <w:marTop w:val="0"/>
                                          <w:marBottom w:val="0"/>
                                          <w:divBdr>
                                            <w:top w:val="none" w:sz="0" w:space="0" w:color="auto"/>
                                            <w:left w:val="none" w:sz="0" w:space="0" w:color="auto"/>
                                            <w:bottom w:val="none" w:sz="0" w:space="0" w:color="auto"/>
                                            <w:right w:val="none" w:sz="0" w:space="0" w:color="auto"/>
                                          </w:divBdr>
                                        </w:div>
                                        <w:div w:id="685718854">
                                          <w:marLeft w:val="640"/>
                                          <w:marRight w:val="0"/>
                                          <w:marTop w:val="0"/>
                                          <w:marBottom w:val="0"/>
                                          <w:divBdr>
                                            <w:top w:val="none" w:sz="0" w:space="0" w:color="auto"/>
                                            <w:left w:val="none" w:sz="0" w:space="0" w:color="auto"/>
                                            <w:bottom w:val="none" w:sz="0" w:space="0" w:color="auto"/>
                                            <w:right w:val="none" w:sz="0" w:space="0" w:color="auto"/>
                                          </w:divBdr>
                                        </w:div>
                                        <w:div w:id="697003274">
                                          <w:marLeft w:val="640"/>
                                          <w:marRight w:val="0"/>
                                          <w:marTop w:val="0"/>
                                          <w:marBottom w:val="0"/>
                                          <w:divBdr>
                                            <w:top w:val="none" w:sz="0" w:space="0" w:color="auto"/>
                                            <w:left w:val="none" w:sz="0" w:space="0" w:color="auto"/>
                                            <w:bottom w:val="none" w:sz="0" w:space="0" w:color="auto"/>
                                            <w:right w:val="none" w:sz="0" w:space="0" w:color="auto"/>
                                          </w:divBdr>
                                        </w:div>
                                        <w:div w:id="710543321">
                                          <w:marLeft w:val="640"/>
                                          <w:marRight w:val="0"/>
                                          <w:marTop w:val="0"/>
                                          <w:marBottom w:val="0"/>
                                          <w:divBdr>
                                            <w:top w:val="none" w:sz="0" w:space="0" w:color="auto"/>
                                            <w:left w:val="none" w:sz="0" w:space="0" w:color="auto"/>
                                            <w:bottom w:val="none" w:sz="0" w:space="0" w:color="auto"/>
                                            <w:right w:val="none" w:sz="0" w:space="0" w:color="auto"/>
                                          </w:divBdr>
                                        </w:div>
                                        <w:div w:id="783771100">
                                          <w:marLeft w:val="640"/>
                                          <w:marRight w:val="0"/>
                                          <w:marTop w:val="0"/>
                                          <w:marBottom w:val="0"/>
                                          <w:divBdr>
                                            <w:top w:val="none" w:sz="0" w:space="0" w:color="auto"/>
                                            <w:left w:val="none" w:sz="0" w:space="0" w:color="auto"/>
                                            <w:bottom w:val="none" w:sz="0" w:space="0" w:color="auto"/>
                                            <w:right w:val="none" w:sz="0" w:space="0" w:color="auto"/>
                                          </w:divBdr>
                                        </w:div>
                                        <w:div w:id="830414090">
                                          <w:marLeft w:val="640"/>
                                          <w:marRight w:val="0"/>
                                          <w:marTop w:val="0"/>
                                          <w:marBottom w:val="0"/>
                                          <w:divBdr>
                                            <w:top w:val="none" w:sz="0" w:space="0" w:color="auto"/>
                                            <w:left w:val="none" w:sz="0" w:space="0" w:color="auto"/>
                                            <w:bottom w:val="none" w:sz="0" w:space="0" w:color="auto"/>
                                            <w:right w:val="none" w:sz="0" w:space="0" w:color="auto"/>
                                          </w:divBdr>
                                        </w:div>
                                        <w:div w:id="872303679">
                                          <w:marLeft w:val="640"/>
                                          <w:marRight w:val="0"/>
                                          <w:marTop w:val="0"/>
                                          <w:marBottom w:val="0"/>
                                          <w:divBdr>
                                            <w:top w:val="none" w:sz="0" w:space="0" w:color="auto"/>
                                            <w:left w:val="none" w:sz="0" w:space="0" w:color="auto"/>
                                            <w:bottom w:val="none" w:sz="0" w:space="0" w:color="auto"/>
                                            <w:right w:val="none" w:sz="0" w:space="0" w:color="auto"/>
                                          </w:divBdr>
                                        </w:div>
                                        <w:div w:id="895897918">
                                          <w:marLeft w:val="640"/>
                                          <w:marRight w:val="0"/>
                                          <w:marTop w:val="0"/>
                                          <w:marBottom w:val="0"/>
                                          <w:divBdr>
                                            <w:top w:val="none" w:sz="0" w:space="0" w:color="auto"/>
                                            <w:left w:val="none" w:sz="0" w:space="0" w:color="auto"/>
                                            <w:bottom w:val="none" w:sz="0" w:space="0" w:color="auto"/>
                                            <w:right w:val="none" w:sz="0" w:space="0" w:color="auto"/>
                                          </w:divBdr>
                                        </w:div>
                                        <w:div w:id="924874555">
                                          <w:marLeft w:val="640"/>
                                          <w:marRight w:val="0"/>
                                          <w:marTop w:val="0"/>
                                          <w:marBottom w:val="0"/>
                                          <w:divBdr>
                                            <w:top w:val="none" w:sz="0" w:space="0" w:color="auto"/>
                                            <w:left w:val="none" w:sz="0" w:space="0" w:color="auto"/>
                                            <w:bottom w:val="none" w:sz="0" w:space="0" w:color="auto"/>
                                            <w:right w:val="none" w:sz="0" w:space="0" w:color="auto"/>
                                          </w:divBdr>
                                        </w:div>
                                        <w:div w:id="957760144">
                                          <w:marLeft w:val="640"/>
                                          <w:marRight w:val="0"/>
                                          <w:marTop w:val="0"/>
                                          <w:marBottom w:val="0"/>
                                          <w:divBdr>
                                            <w:top w:val="none" w:sz="0" w:space="0" w:color="auto"/>
                                            <w:left w:val="none" w:sz="0" w:space="0" w:color="auto"/>
                                            <w:bottom w:val="none" w:sz="0" w:space="0" w:color="auto"/>
                                            <w:right w:val="none" w:sz="0" w:space="0" w:color="auto"/>
                                          </w:divBdr>
                                        </w:div>
                                        <w:div w:id="971517441">
                                          <w:marLeft w:val="640"/>
                                          <w:marRight w:val="0"/>
                                          <w:marTop w:val="0"/>
                                          <w:marBottom w:val="0"/>
                                          <w:divBdr>
                                            <w:top w:val="none" w:sz="0" w:space="0" w:color="auto"/>
                                            <w:left w:val="none" w:sz="0" w:space="0" w:color="auto"/>
                                            <w:bottom w:val="none" w:sz="0" w:space="0" w:color="auto"/>
                                            <w:right w:val="none" w:sz="0" w:space="0" w:color="auto"/>
                                          </w:divBdr>
                                        </w:div>
                                        <w:div w:id="1051882971">
                                          <w:marLeft w:val="640"/>
                                          <w:marRight w:val="0"/>
                                          <w:marTop w:val="0"/>
                                          <w:marBottom w:val="0"/>
                                          <w:divBdr>
                                            <w:top w:val="none" w:sz="0" w:space="0" w:color="auto"/>
                                            <w:left w:val="none" w:sz="0" w:space="0" w:color="auto"/>
                                            <w:bottom w:val="none" w:sz="0" w:space="0" w:color="auto"/>
                                            <w:right w:val="none" w:sz="0" w:space="0" w:color="auto"/>
                                          </w:divBdr>
                                        </w:div>
                                        <w:div w:id="1071197575">
                                          <w:marLeft w:val="640"/>
                                          <w:marRight w:val="0"/>
                                          <w:marTop w:val="0"/>
                                          <w:marBottom w:val="0"/>
                                          <w:divBdr>
                                            <w:top w:val="none" w:sz="0" w:space="0" w:color="auto"/>
                                            <w:left w:val="none" w:sz="0" w:space="0" w:color="auto"/>
                                            <w:bottom w:val="none" w:sz="0" w:space="0" w:color="auto"/>
                                            <w:right w:val="none" w:sz="0" w:space="0" w:color="auto"/>
                                          </w:divBdr>
                                        </w:div>
                                        <w:div w:id="1103919510">
                                          <w:marLeft w:val="640"/>
                                          <w:marRight w:val="0"/>
                                          <w:marTop w:val="0"/>
                                          <w:marBottom w:val="0"/>
                                          <w:divBdr>
                                            <w:top w:val="none" w:sz="0" w:space="0" w:color="auto"/>
                                            <w:left w:val="none" w:sz="0" w:space="0" w:color="auto"/>
                                            <w:bottom w:val="none" w:sz="0" w:space="0" w:color="auto"/>
                                            <w:right w:val="none" w:sz="0" w:space="0" w:color="auto"/>
                                          </w:divBdr>
                                        </w:div>
                                        <w:div w:id="1126044581">
                                          <w:marLeft w:val="640"/>
                                          <w:marRight w:val="0"/>
                                          <w:marTop w:val="0"/>
                                          <w:marBottom w:val="0"/>
                                          <w:divBdr>
                                            <w:top w:val="none" w:sz="0" w:space="0" w:color="auto"/>
                                            <w:left w:val="none" w:sz="0" w:space="0" w:color="auto"/>
                                            <w:bottom w:val="none" w:sz="0" w:space="0" w:color="auto"/>
                                            <w:right w:val="none" w:sz="0" w:space="0" w:color="auto"/>
                                          </w:divBdr>
                                        </w:div>
                                        <w:div w:id="1128817135">
                                          <w:marLeft w:val="640"/>
                                          <w:marRight w:val="0"/>
                                          <w:marTop w:val="0"/>
                                          <w:marBottom w:val="0"/>
                                          <w:divBdr>
                                            <w:top w:val="none" w:sz="0" w:space="0" w:color="auto"/>
                                            <w:left w:val="none" w:sz="0" w:space="0" w:color="auto"/>
                                            <w:bottom w:val="none" w:sz="0" w:space="0" w:color="auto"/>
                                            <w:right w:val="none" w:sz="0" w:space="0" w:color="auto"/>
                                          </w:divBdr>
                                        </w:div>
                                        <w:div w:id="1140417363">
                                          <w:marLeft w:val="640"/>
                                          <w:marRight w:val="0"/>
                                          <w:marTop w:val="0"/>
                                          <w:marBottom w:val="0"/>
                                          <w:divBdr>
                                            <w:top w:val="none" w:sz="0" w:space="0" w:color="auto"/>
                                            <w:left w:val="none" w:sz="0" w:space="0" w:color="auto"/>
                                            <w:bottom w:val="none" w:sz="0" w:space="0" w:color="auto"/>
                                            <w:right w:val="none" w:sz="0" w:space="0" w:color="auto"/>
                                          </w:divBdr>
                                        </w:div>
                                        <w:div w:id="1142894242">
                                          <w:marLeft w:val="640"/>
                                          <w:marRight w:val="0"/>
                                          <w:marTop w:val="0"/>
                                          <w:marBottom w:val="0"/>
                                          <w:divBdr>
                                            <w:top w:val="none" w:sz="0" w:space="0" w:color="auto"/>
                                            <w:left w:val="none" w:sz="0" w:space="0" w:color="auto"/>
                                            <w:bottom w:val="none" w:sz="0" w:space="0" w:color="auto"/>
                                            <w:right w:val="none" w:sz="0" w:space="0" w:color="auto"/>
                                          </w:divBdr>
                                        </w:div>
                                        <w:div w:id="1163467359">
                                          <w:marLeft w:val="640"/>
                                          <w:marRight w:val="0"/>
                                          <w:marTop w:val="0"/>
                                          <w:marBottom w:val="0"/>
                                          <w:divBdr>
                                            <w:top w:val="none" w:sz="0" w:space="0" w:color="auto"/>
                                            <w:left w:val="none" w:sz="0" w:space="0" w:color="auto"/>
                                            <w:bottom w:val="none" w:sz="0" w:space="0" w:color="auto"/>
                                            <w:right w:val="none" w:sz="0" w:space="0" w:color="auto"/>
                                          </w:divBdr>
                                        </w:div>
                                        <w:div w:id="1239635483">
                                          <w:marLeft w:val="640"/>
                                          <w:marRight w:val="0"/>
                                          <w:marTop w:val="0"/>
                                          <w:marBottom w:val="0"/>
                                          <w:divBdr>
                                            <w:top w:val="none" w:sz="0" w:space="0" w:color="auto"/>
                                            <w:left w:val="none" w:sz="0" w:space="0" w:color="auto"/>
                                            <w:bottom w:val="none" w:sz="0" w:space="0" w:color="auto"/>
                                            <w:right w:val="none" w:sz="0" w:space="0" w:color="auto"/>
                                          </w:divBdr>
                                        </w:div>
                                        <w:div w:id="1299527475">
                                          <w:marLeft w:val="640"/>
                                          <w:marRight w:val="0"/>
                                          <w:marTop w:val="0"/>
                                          <w:marBottom w:val="0"/>
                                          <w:divBdr>
                                            <w:top w:val="none" w:sz="0" w:space="0" w:color="auto"/>
                                            <w:left w:val="none" w:sz="0" w:space="0" w:color="auto"/>
                                            <w:bottom w:val="none" w:sz="0" w:space="0" w:color="auto"/>
                                            <w:right w:val="none" w:sz="0" w:space="0" w:color="auto"/>
                                          </w:divBdr>
                                        </w:div>
                                        <w:div w:id="1425760448">
                                          <w:marLeft w:val="640"/>
                                          <w:marRight w:val="0"/>
                                          <w:marTop w:val="0"/>
                                          <w:marBottom w:val="0"/>
                                          <w:divBdr>
                                            <w:top w:val="none" w:sz="0" w:space="0" w:color="auto"/>
                                            <w:left w:val="none" w:sz="0" w:space="0" w:color="auto"/>
                                            <w:bottom w:val="none" w:sz="0" w:space="0" w:color="auto"/>
                                            <w:right w:val="none" w:sz="0" w:space="0" w:color="auto"/>
                                          </w:divBdr>
                                        </w:div>
                                        <w:div w:id="1430933529">
                                          <w:marLeft w:val="640"/>
                                          <w:marRight w:val="0"/>
                                          <w:marTop w:val="0"/>
                                          <w:marBottom w:val="0"/>
                                          <w:divBdr>
                                            <w:top w:val="none" w:sz="0" w:space="0" w:color="auto"/>
                                            <w:left w:val="none" w:sz="0" w:space="0" w:color="auto"/>
                                            <w:bottom w:val="none" w:sz="0" w:space="0" w:color="auto"/>
                                            <w:right w:val="none" w:sz="0" w:space="0" w:color="auto"/>
                                          </w:divBdr>
                                        </w:div>
                                        <w:div w:id="1576862898">
                                          <w:marLeft w:val="640"/>
                                          <w:marRight w:val="0"/>
                                          <w:marTop w:val="0"/>
                                          <w:marBottom w:val="0"/>
                                          <w:divBdr>
                                            <w:top w:val="none" w:sz="0" w:space="0" w:color="auto"/>
                                            <w:left w:val="none" w:sz="0" w:space="0" w:color="auto"/>
                                            <w:bottom w:val="none" w:sz="0" w:space="0" w:color="auto"/>
                                            <w:right w:val="none" w:sz="0" w:space="0" w:color="auto"/>
                                          </w:divBdr>
                                        </w:div>
                                        <w:div w:id="1605845083">
                                          <w:marLeft w:val="640"/>
                                          <w:marRight w:val="0"/>
                                          <w:marTop w:val="0"/>
                                          <w:marBottom w:val="0"/>
                                          <w:divBdr>
                                            <w:top w:val="none" w:sz="0" w:space="0" w:color="auto"/>
                                            <w:left w:val="none" w:sz="0" w:space="0" w:color="auto"/>
                                            <w:bottom w:val="none" w:sz="0" w:space="0" w:color="auto"/>
                                            <w:right w:val="none" w:sz="0" w:space="0" w:color="auto"/>
                                          </w:divBdr>
                                        </w:div>
                                        <w:div w:id="1614169478">
                                          <w:marLeft w:val="640"/>
                                          <w:marRight w:val="0"/>
                                          <w:marTop w:val="0"/>
                                          <w:marBottom w:val="0"/>
                                          <w:divBdr>
                                            <w:top w:val="none" w:sz="0" w:space="0" w:color="auto"/>
                                            <w:left w:val="none" w:sz="0" w:space="0" w:color="auto"/>
                                            <w:bottom w:val="none" w:sz="0" w:space="0" w:color="auto"/>
                                            <w:right w:val="none" w:sz="0" w:space="0" w:color="auto"/>
                                          </w:divBdr>
                                        </w:div>
                                        <w:div w:id="1882203751">
                                          <w:marLeft w:val="640"/>
                                          <w:marRight w:val="0"/>
                                          <w:marTop w:val="0"/>
                                          <w:marBottom w:val="0"/>
                                          <w:divBdr>
                                            <w:top w:val="none" w:sz="0" w:space="0" w:color="auto"/>
                                            <w:left w:val="none" w:sz="0" w:space="0" w:color="auto"/>
                                            <w:bottom w:val="none" w:sz="0" w:space="0" w:color="auto"/>
                                            <w:right w:val="none" w:sz="0" w:space="0" w:color="auto"/>
                                          </w:divBdr>
                                        </w:div>
                                        <w:div w:id="2088570177">
                                          <w:marLeft w:val="640"/>
                                          <w:marRight w:val="0"/>
                                          <w:marTop w:val="0"/>
                                          <w:marBottom w:val="0"/>
                                          <w:divBdr>
                                            <w:top w:val="none" w:sz="0" w:space="0" w:color="auto"/>
                                            <w:left w:val="none" w:sz="0" w:space="0" w:color="auto"/>
                                            <w:bottom w:val="none" w:sz="0" w:space="0" w:color="auto"/>
                                            <w:right w:val="none" w:sz="0" w:space="0" w:color="auto"/>
                                          </w:divBdr>
                                        </w:div>
                                        <w:div w:id="2103061277">
                                          <w:marLeft w:val="640"/>
                                          <w:marRight w:val="0"/>
                                          <w:marTop w:val="0"/>
                                          <w:marBottom w:val="0"/>
                                          <w:divBdr>
                                            <w:top w:val="none" w:sz="0" w:space="0" w:color="auto"/>
                                            <w:left w:val="none" w:sz="0" w:space="0" w:color="auto"/>
                                            <w:bottom w:val="none" w:sz="0" w:space="0" w:color="auto"/>
                                            <w:right w:val="none" w:sz="0" w:space="0" w:color="auto"/>
                                          </w:divBdr>
                                        </w:div>
                                        <w:div w:id="2120099157">
                                          <w:marLeft w:val="640"/>
                                          <w:marRight w:val="0"/>
                                          <w:marTop w:val="0"/>
                                          <w:marBottom w:val="0"/>
                                          <w:divBdr>
                                            <w:top w:val="none" w:sz="0" w:space="0" w:color="auto"/>
                                            <w:left w:val="none" w:sz="0" w:space="0" w:color="auto"/>
                                            <w:bottom w:val="none" w:sz="0" w:space="0" w:color="auto"/>
                                            <w:right w:val="none" w:sz="0" w:space="0" w:color="auto"/>
                                          </w:divBdr>
                                        </w:div>
                                        <w:div w:id="2130783702">
                                          <w:marLeft w:val="640"/>
                                          <w:marRight w:val="0"/>
                                          <w:marTop w:val="0"/>
                                          <w:marBottom w:val="0"/>
                                          <w:divBdr>
                                            <w:top w:val="none" w:sz="0" w:space="0" w:color="auto"/>
                                            <w:left w:val="none" w:sz="0" w:space="0" w:color="auto"/>
                                            <w:bottom w:val="none" w:sz="0" w:space="0" w:color="auto"/>
                                            <w:right w:val="none" w:sz="0" w:space="0" w:color="auto"/>
                                          </w:divBdr>
                                        </w:div>
                                        <w:div w:id="2132049554">
                                          <w:marLeft w:val="640"/>
                                          <w:marRight w:val="0"/>
                                          <w:marTop w:val="0"/>
                                          <w:marBottom w:val="0"/>
                                          <w:divBdr>
                                            <w:top w:val="none" w:sz="0" w:space="0" w:color="auto"/>
                                            <w:left w:val="none" w:sz="0" w:space="0" w:color="auto"/>
                                            <w:bottom w:val="none" w:sz="0" w:space="0" w:color="auto"/>
                                            <w:right w:val="none" w:sz="0" w:space="0" w:color="auto"/>
                                          </w:divBdr>
                                        </w:div>
                                      </w:divsChild>
                                    </w:div>
                                    <w:div w:id="517472669">
                                      <w:marLeft w:val="0"/>
                                      <w:marRight w:val="0"/>
                                      <w:marTop w:val="0"/>
                                      <w:marBottom w:val="0"/>
                                      <w:divBdr>
                                        <w:top w:val="none" w:sz="0" w:space="0" w:color="auto"/>
                                        <w:left w:val="none" w:sz="0" w:space="0" w:color="auto"/>
                                        <w:bottom w:val="none" w:sz="0" w:space="0" w:color="auto"/>
                                        <w:right w:val="none" w:sz="0" w:space="0" w:color="auto"/>
                                      </w:divBdr>
                                      <w:divsChild>
                                        <w:div w:id="4021676">
                                          <w:marLeft w:val="640"/>
                                          <w:marRight w:val="0"/>
                                          <w:marTop w:val="0"/>
                                          <w:marBottom w:val="0"/>
                                          <w:divBdr>
                                            <w:top w:val="none" w:sz="0" w:space="0" w:color="auto"/>
                                            <w:left w:val="none" w:sz="0" w:space="0" w:color="auto"/>
                                            <w:bottom w:val="none" w:sz="0" w:space="0" w:color="auto"/>
                                            <w:right w:val="none" w:sz="0" w:space="0" w:color="auto"/>
                                          </w:divBdr>
                                        </w:div>
                                        <w:div w:id="25452609">
                                          <w:marLeft w:val="640"/>
                                          <w:marRight w:val="0"/>
                                          <w:marTop w:val="0"/>
                                          <w:marBottom w:val="0"/>
                                          <w:divBdr>
                                            <w:top w:val="none" w:sz="0" w:space="0" w:color="auto"/>
                                            <w:left w:val="none" w:sz="0" w:space="0" w:color="auto"/>
                                            <w:bottom w:val="none" w:sz="0" w:space="0" w:color="auto"/>
                                            <w:right w:val="none" w:sz="0" w:space="0" w:color="auto"/>
                                          </w:divBdr>
                                        </w:div>
                                        <w:div w:id="132260344">
                                          <w:marLeft w:val="640"/>
                                          <w:marRight w:val="0"/>
                                          <w:marTop w:val="0"/>
                                          <w:marBottom w:val="0"/>
                                          <w:divBdr>
                                            <w:top w:val="none" w:sz="0" w:space="0" w:color="auto"/>
                                            <w:left w:val="none" w:sz="0" w:space="0" w:color="auto"/>
                                            <w:bottom w:val="none" w:sz="0" w:space="0" w:color="auto"/>
                                            <w:right w:val="none" w:sz="0" w:space="0" w:color="auto"/>
                                          </w:divBdr>
                                        </w:div>
                                        <w:div w:id="162016113">
                                          <w:marLeft w:val="640"/>
                                          <w:marRight w:val="0"/>
                                          <w:marTop w:val="0"/>
                                          <w:marBottom w:val="0"/>
                                          <w:divBdr>
                                            <w:top w:val="none" w:sz="0" w:space="0" w:color="auto"/>
                                            <w:left w:val="none" w:sz="0" w:space="0" w:color="auto"/>
                                            <w:bottom w:val="none" w:sz="0" w:space="0" w:color="auto"/>
                                            <w:right w:val="none" w:sz="0" w:space="0" w:color="auto"/>
                                          </w:divBdr>
                                        </w:div>
                                        <w:div w:id="295914242">
                                          <w:marLeft w:val="640"/>
                                          <w:marRight w:val="0"/>
                                          <w:marTop w:val="0"/>
                                          <w:marBottom w:val="0"/>
                                          <w:divBdr>
                                            <w:top w:val="none" w:sz="0" w:space="0" w:color="auto"/>
                                            <w:left w:val="none" w:sz="0" w:space="0" w:color="auto"/>
                                            <w:bottom w:val="none" w:sz="0" w:space="0" w:color="auto"/>
                                            <w:right w:val="none" w:sz="0" w:space="0" w:color="auto"/>
                                          </w:divBdr>
                                        </w:div>
                                        <w:div w:id="443502106">
                                          <w:marLeft w:val="640"/>
                                          <w:marRight w:val="0"/>
                                          <w:marTop w:val="0"/>
                                          <w:marBottom w:val="0"/>
                                          <w:divBdr>
                                            <w:top w:val="none" w:sz="0" w:space="0" w:color="auto"/>
                                            <w:left w:val="none" w:sz="0" w:space="0" w:color="auto"/>
                                            <w:bottom w:val="none" w:sz="0" w:space="0" w:color="auto"/>
                                            <w:right w:val="none" w:sz="0" w:space="0" w:color="auto"/>
                                          </w:divBdr>
                                        </w:div>
                                        <w:div w:id="457450330">
                                          <w:marLeft w:val="640"/>
                                          <w:marRight w:val="0"/>
                                          <w:marTop w:val="0"/>
                                          <w:marBottom w:val="0"/>
                                          <w:divBdr>
                                            <w:top w:val="none" w:sz="0" w:space="0" w:color="auto"/>
                                            <w:left w:val="none" w:sz="0" w:space="0" w:color="auto"/>
                                            <w:bottom w:val="none" w:sz="0" w:space="0" w:color="auto"/>
                                            <w:right w:val="none" w:sz="0" w:space="0" w:color="auto"/>
                                          </w:divBdr>
                                        </w:div>
                                        <w:div w:id="578289876">
                                          <w:marLeft w:val="640"/>
                                          <w:marRight w:val="0"/>
                                          <w:marTop w:val="0"/>
                                          <w:marBottom w:val="0"/>
                                          <w:divBdr>
                                            <w:top w:val="none" w:sz="0" w:space="0" w:color="auto"/>
                                            <w:left w:val="none" w:sz="0" w:space="0" w:color="auto"/>
                                            <w:bottom w:val="none" w:sz="0" w:space="0" w:color="auto"/>
                                            <w:right w:val="none" w:sz="0" w:space="0" w:color="auto"/>
                                          </w:divBdr>
                                        </w:div>
                                        <w:div w:id="598149178">
                                          <w:marLeft w:val="640"/>
                                          <w:marRight w:val="0"/>
                                          <w:marTop w:val="0"/>
                                          <w:marBottom w:val="0"/>
                                          <w:divBdr>
                                            <w:top w:val="none" w:sz="0" w:space="0" w:color="auto"/>
                                            <w:left w:val="none" w:sz="0" w:space="0" w:color="auto"/>
                                            <w:bottom w:val="none" w:sz="0" w:space="0" w:color="auto"/>
                                            <w:right w:val="none" w:sz="0" w:space="0" w:color="auto"/>
                                          </w:divBdr>
                                        </w:div>
                                        <w:div w:id="651182564">
                                          <w:marLeft w:val="640"/>
                                          <w:marRight w:val="0"/>
                                          <w:marTop w:val="0"/>
                                          <w:marBottom w:val="0"/>
                                          <w:divBdr>
                                            <w:top w:val="none" w:sz="0" w:space="0" w:color="auto"/>
                                            <w:left w:val="none" w:sz="0" w:space="0" w:color="auto"/>
                                            <w:bottom w:val="none" w:sz="0" w:space="0" w:color="auto"/>
                                            <w:right w:val="none" w:sz="0" w:space="0" w:color="auto"/>
                                          </w:divBdr>
                                        </w:div>
                                        <w:div w:id="687684461">
                                          <w:marLeft w:val="640"/>
                                          <w:marRight w:val="0"/>
                                          <w:marTop w:val="0"/>
                                          <w:marBottom w:val="0"/>
                                          <w:divBdr>
                                            <w:top w:val="none" w:sz="0" w:space="0" w:color="auto"/>
                                            <w:left w:val="none" w:sz="0" w:space="0" w:color="auto"/>
                                            <w:bottom w:val="none" w:sz="0" w:space="0" w:color="auto"/>
                                            <w:right w:val="none" w:sz="0" w:space="0" w:color="auto"/>
                                          </w:divBdr>
                                        </w:div>
                                        <w:div w:id="717626860">
                                          <w:marLeft w:val="640"/>
                                          <w:marRight w:val="0"/>
                                          <w:marTop w:val="0"/>
                                          <w:marBottom w:val="0"/>
                                          <w:divBdr>
                                            <w:top w:val="none" w:sz="0" w:space="0" w:color="auto"/>
                                            <w:left w:val="none" w:sz="0" w:space="0" w:color="auto"/>
                                            <w:bottom w:val="none" w:sz="0" w:space="0" w:color="auto"/>
                                            <w:right w:val="none" w:sz="0" w:space="0" w:color="auto"/>
                                          </w:divBdr>
                                        </w:div>
                                        <w:div w:id="727531511">
                                          <w:marLeft w:val="640"/>
                                          <w:marRight w:val="0"/>
                                          <w:marTop w:val="0"/>
                                          <w:marBottom w:val="0"/>
                                          <w:divBdr>
                                            <w:top w:val="none" w:sz="0" w:space="0" w:color="auto"/>
                                            <w:left w:val="none" w:sz="0" w:space="0" w:color="auto"/>
                                            <w:bottom w:val="none" w:sz="0" w:space="0" w:color="auto"/>
                                            <w:right w:val="none" w:sz="0" w:space="0" w:color="auto"/>
                                          </w:divBdr>
                                        </w:div>
                                        <w:div w:id="796801097">
                                          <w:marLeft w:val="640"/>
                                          <w:marRight w:val="0"/>
                                          <w:marTop w:val="0"/>
                                          <w:marBottom w:val="0"/>
                                          <w:divBdr>
                                            <w:top w:val="none" w:sz="0" w:space="0" w:color="auto"/>
                                            <w:left w:val="none" w:sz="0" w:space="0" w:color="auto"/>
                                            <w:bottom w:val="none" w:sz="0" w:space="0" w:color="auto"/>
                                            <w:right w:val="none" w:sz="0" w:space="0" w:color="auto"/>
                                          </w:divBdr>
                                        </w:div>
                                        <w:div w:id="859126485">
                                          <w:marLeft w:val="640"/>
                                          <w:marRight w:val="0"/>
                                          <w:marTop w:val="0"/>
                                          <w:marBottom w:val="0"/>
                                          <w:divBdr>
                                            <w:top w:val="none" w:sz="0" w:space="0" w:color="auto"/>
                                            <w:left w:val="none" w:sz="0" w:space="0" w:color="auto"/>
                                            <w:bottom w:val="none" w:sz="0" w:space="0" w:color="auto"/>
                                            <w:right w:val="none" w:sz="0" w:space="0" w:color="auto"/>
                                          </w:divBdr>
                                        </w:div>
                                        <w:div w:id="866675378">
                                          <w:marLeft w:val="640"/>
                                          <w:marRight w:val="0"/>
                                          <w:marTop w:val="0"/>
                                          <w:marBottom w:val="0"/>
                                          <w:divBdr>
                                            <w:top w:val="none" w:sz="0" w:space="0" w:color="auto"/>
                                            <w:left w:val="none" w:sz="0" w:space="0" w:color="auto"/>
                                            <w:bottom w:val="none" w:sz="0" w:space="0" w:color="auto"/>
                                            <w:right w:val="none" w:sz="0" w:space="0" w:color="auto"/>
                                          </w:divBdr>
                                        </w:div>
                                        <w:div w:id="916748345">
                                          <w:marLeft w:val="640"/>
                                          <w:marRight w:val="0"/>
                                          <w:marTop w:val="0"/>
                                          <w:marBottom w:val="0"/>
                                          <w:divBdr>
                                            <w:top w:val="none" w:sz="0" w:space="0" w:color="auto"/>
                                            <w:left w:val="none" w:sz="0" w:space="0" w:color="auto"/>
                                            <w:bottom w:val="none" w:sz="0" w:space="0" w:color="auto"/>
                                            <w:right w:val="none" w:sz="0" w:space="0" w:color="auto"/>
                                          </w:divBdr>
                                        </w:div>
                                        <w:div w:id="933631601">
                                          <w:marLeft w:val="640"/>
                                          <w:marRight w:val="0"/>
                                          <w:marTop w:val="0"/>
                                          <w:marBottom w:val="0"/>
                                          <w:divBdr>
                                            <w:top w:val="none" w:sz="0" w:space="0" w:color="auto"/>
                                            <w:left w:val="none" w:sz="0" w:space="0" w:color="auto"/>
                                            <w:bottom w:val="none" w:sz="0" w:space="0" w:color="auto"/>
                                            <w:right w:val="none" w:sz="0" w:space="0" w:color="auto"/>
                                          </w:divBdr>
                                        </w:div>
                                        <w:div w:id="980888650">
                                          <w:marLeft w:val="640"/>
                                          <w:marRight w:val="0"/>
                                          <w:marTop w:val="0"/>
                                          <w:marBottom w:val="0"/>
                                          <w:divBdr>
                                            <w:top w:val="none" w:sz="0" w:space="0" w:color="auto"/>
                                            <w:left w:val="none" w:sz="0" w:space="0" w:color="auto"/>
                                            <w:bottom w:val="none" w:sz="0" w:space="0" w:color="auto"/>
                                            <w:right w:val="none" w:sz="0" w:space="0" w:color="auto"/>
                                          </w:divBdr>
                                        </w:div>
                                        <w:div w:id="1054814952">
                                          <w:marLeft w:val="640"/>
                                          <w:marRight w:val="0"/>
                                          <w:marTop w:val="0"/>
                                          <w:marBottom w:val="0"/>
                                          <w:divBdr>
                                            <w:top w:val="none" w:sz="0" w:space="0" w:color="auto"/>
                                            <w:left w:val="none" w:sz="0" w:space="0" w:color="auto"/>
                                            <w:bottom w:val="none" w:sz="0" w:space="0" w:color="auto"/>
                                            <w:right w:val="none" w:sz="0" w:space="0" w:color="auto"/>
                                          </w:divBdr>
                                        </w:div>
                                        <w:div w:id="1079863765">
                                          <w:marLeft w:val="640"/>
                                          <w:marRight w:val="0"/>
                                          <w:marTop w:val="0"/>
                                          <w:marBottom w:val="0"/>
                                          <w:divBdr>
                                            <w:top w:val="none" w:sz="0" w:space="0" w:color="auto"/>
                                            <w:left w:val="none" w:sz="0" w:space="0" w:color="auto"/>
                                            <w:bottom w:val="none" w:sz="0" w:space="0" w:color="auto"/>
                                            <w:right w:val="none" w:sz="0" w:space="0" w:color="auto"/>
                                          </w:divBdr>
                                        </w:div>
                                        <w:div w:id="1160999082">
                                          <w:marLeft w:val="640"/>
                                          <w:marRight w:val="0"/>
                                          <w:marTop w:val="0"/>
                                          <w:marBottom w:val="0"/>
                                          <w:divBdr>
                                            <w:top w:val="none" w:sz="0" w:space="0" w:color="auto"/>
                                            <w:left w:val="none" w:sz="0" w:space="0" w:color="auto"/>
                                            <w:bottom w:val="none" w:sz="0" w:space="0" w:color="auto"/>
                                            <w:right w:val="none" w:sz="0" w:space="0" w:color="auto"/>
                                          </w:divBdr>
                                        </w:div>
                                        <w:div w:id="1173106309">
                                          <w:marLeft w:val="640"/>
                                          <w:marRight w:val="0"/>
                                          <w:marTop w:val="0"/>
                                          <w:marBottom w:val="0"/>
                                          <w:divBdr>
                                            <w:top w:val="none" w:sz="0" w:space="0" w:color="auto"/>
                                            <w:left w:val="none" w:sz="0" w:space="0" w:color="auto"/>
                                            <w:bottom w:val="none" w:sz="0" w:space="0" w:color="auto"/>
                                            <w:right w:val="none" w:sz="0" w:space="0" w:color="auto"/>
                                          </w:divBdr>
                                        </w:div>
                                        <w:div w:id="1286694380">
                                          <w:marLeft w:val="640"/>
                                          <w:marRight w:val="0"/>
                                          <w:marTop w:val="0"/>
                                          <w:marBottom w:val="0"/>
                                          <w:divBdr>
                                            <w:top w:val="none" w:sz="0" w:space="0" w:color="auto"/>
                                            <w:left w:val="none" w:sz="0" w:space="0" w:color="auto"/>
                                            <w:bottom w:val="none" w:sz="0" w:space="0" w:color="auto"/>
                                            <w:right w:val="none" w:sz="0" w:space="0" w:color="auto"/>
                                          </w:divBdr>
                                        </w:div>
                                        <w:div w:id="1326015264">
                                          <w:marLeft w:val="640"/>
                                          <w:marRight w:val="0"/>
                                          <w:marTop w:val="0"/>
                                          <w:marBottom w:val="0"/>
                                          <w:divBdr>
                                            <w:top w:val="none" w:sz="0" w:space="0" w:color="auto"/>
                                            <w:left w:val="none" w:sz="0" w:space="0" w:color="auto"/>
                                            <w:bottom w:val="none" w:sz="0" w:space="0" w:color="auto"/>
                                            <w:right w:val="none" w:sz="0" w:space="0" w:color="auto"/>
                                          </w:divBdr>
                                        </w:div>
                                        <w:div w:id="1429348847">
                                          <w:marLeft w:val="640"/>
                                          <w:marRight w:val="0"/>
                                          <w:marTop w:val="0"/>
                                          <w:marBottom w:val="0"/>
                                          <w:divBdr>
                                            <w:top w:val="none" w:sz="0" w:space="0" w:color="auto"/>
                                            <w:left w:val="none" w:sz="0" w:space="0" w:color="auto"/>
                                            <w:bottom w:val="none" w:sz="0" w:space="0" w:color="auto"/>
                                            <w:right w:val="none" w:sz="0" w:space="0" w:color="auto"/>
                                          </w:divBdr>
                                        </w:div>
                                        <w:div w:id="1445926213">
                                          <w:marLeft w:val="640"/>
                                          <w:marRight w:val="0"/>
                                          <w:marTop w:val="0"/>
                                          <w:marBottom w:val="0"/>
                                          <w:divBdr>
                                            <w:top w:val="none" w:sz="0" w:space="0" w:color="auto"/>
                                            <w:left w:val="none" w:sz="0" w:space="0" w:color="auto"/>
                                            <w:bottom w:val="none" w:sz="0" w:space="0" w:color="auto"/>
                                            <w:right w:val="none" w:sz="0" w:space="0" w:color="auto"/>
                                          </w:divBdr>
                                        </w:div>
                                        <w:div w:id="1458182145">
                                          <w:marLeft w:val="640"/>
                                          <w:marRight w:val="0"/>
                                          <w:marTop w:val="0"/>
                                          <w:marBottom w:val="0"/>
                                          <w:divBdr>
                                            <w:top w:val="none" w:sz="0" w:space="0" w:color="auto"/>
                                            <w:left w:val="none" w:sz="0" w:space="0" w:color="auto"/>
                                            <w:bottom w:val="none" w:sz="0" w:space="0" w:color="auto"/>
                                            <w:right w:val="none" w:sz="0" w:space="0" w:color="auto"/>
                                          </w:divBdr>
                                        </w:div>
                                        <w:div w:id="1460684624">
                                          <w:marLeft w:val="640"/>
                                          <w:marRight w:val="0"/>
                                          <w:marTop w:val="0"/>
                                          <w:marBottom w:val="0"/>
                                          <w:divBdr>
                                            <w:top w:val="none" w:sz="0" w:space="0" w:color="auto"/>
                                            <w:left w:val="none" w:sz="0" w:space="0" w:color="auto"/>
                                            <w:bottom w:val="none" w:sz="0" w:space="0" w:color="auto"/>
                                            <w:right w:val="none" w:sz="0" w:space="0" w:color="auto"/>
                                          </w:divBdr>
                                        </w:div>
                                        <w:div w:id="1594051472">
                                          <w:marLeft w:val="640"/>
                                          <w:marRight w:val="0"/>
                                          <w:marTop w:val="0"/>
                                          <w:marBottom w:val="0"/>
                                          <w:divBdr>
                                            <w:top w:val="none" w:sz="0" w:space="0" w:color="auto"/>
                                            <w:left w:val="none" w:sz="0" w:space="0" w:color="auto"/>
                                            <w:bottom w:val="none" w:sz="0" w:space="0" w:color="auto"/>
                                            <w:right w:val="none" w:sz="0" w:space="0" w:color="auto"/>
                                          </w:divBdr>
                                        </w:div>
                                        <w:div w:id="1599018556">
                                          <w:marLeft w:val="640"/>
                                          <w:marRight w:val="0"/>
                                          <w:marTop w:val="0"/>
                                          <w:marBottom w:val="0"/>
                                          <w:divBdr>
                                            <w:top w:val="none" w:sz="0" w:space="0" w:color="auto"/>
                                            <w:left w:val="none" w:sz="0" w:space="0" w:color="auto"/>
                                            <w:bottom w:val="none" w:sz="0" w:space="0" w:color="auto"/>
                                            <w:right w:val="none" w:sz="0" w:space="0" w:color="auto"/>
                                          </w:divBdr>
                                        </w:div>
                                        <w:div w:id="1604921106">
                                          <w:marLeft w:val="640"/>
                                          <w:marRight w:val="0"/>
                                          <w:marTop w:val="0"/>
                                          <w:marBottom w:val="0"/>
                                          <w:divBdr>
                                            <w:top w:val="none" w:sz="0" w:space="0" w:color="auto"/>
                                            <w:left w:val="none" w:sz="0" w:space="0" w:color="auto"/>
                                            <w:bottom w:val="none" w:sz="0" w:space="0" w:color="auto"/>
                                            <w:right w:val="none" w:sz="0" w:space="0" w:color="auto"/>
                                          </w:divBdr>
                                        </w:div>
                                        <w:div w:id="1612349355">
                                          <w:marLeft w:val="640"/>
                                          <w:marRight w:val="0"/>
                                          <w:marTop w:val="0"/>
                                          <w:marBottom w:val="0"/>
                                          <w:divBdr>
                                            <w:top w:val="none" w:sz="0" w:space="0" w:color="auto"/>
                                            <w:left w:val="none" w:sz="0" w:space="0" w:color="auto"/>
                                            <w:bottom w:val="none" w:sz="0" w:space="0" w:color="auto"/>
                                            <w:right w:val="none" w:sz="0" w:space="0" w:color="auto"/>
                                          </w:divBdr>
                                        </w:div>
                                        <w:div w:id="1638799852">
                                          <w:marLeft w:val="640"/>
                                          <w:marRight w:val="0"/>
                                          <w:marTop w:val="0"/>
                                          <w:marBottom w:val="0"/>
                                          <w:divBdr>
                                            <w:top w:val="none" w:sz="0" w:space="0" w:color="auto"/>
                                            <w:left w:val="none" w:sz="0" w:space="0" w:color="auto"/>
                                            <w:bottom w:val="none" w:sz="0" w:space="0" w:color="auto"/>
                                            <w:right w:val="none" w:sz="0" w:space="0" w:color="auto"/>
                                          </w:divBdr>
                                        </w:div>
                                        <w:div w:id="1670064407">
                                          <w:marLeft w:val="640"/>
                                          <w:marRight w:val="0"/>
                                          <w:marTop w:val="0"/>
                                          <w:marBottom w:val="0"/>
                                          <w:divBdr>
                                            <w:top w:val="none" w:sz="0" w:space="0" w:color="auto"/>
                                            <w:left w:val="none" w:sz="0" w:space="0" w:color="auto"/>
                                            <w:bottom w:val="none" w:sz="0" w:space="0" w:color="auto"/>
                                            <w:right w:val="none" w:sz="0" w:space="0" w:color="auto"/>
                                          </w:divBdr>
                                        </w:div>
                                        <w:div w:id="1699349946">
                                          <w:marLeft w:val="640"/>
                                          <w:marRight w:val="0"/>
                                          <w:marTop w:val="0"/>
                                          <w:marBottom w:val="0"/>
                                          <w:divBdr>
                                            <w:top w:val="none" w:sz="0" w:space="0" w:color="auto"/>
                                            <w:left w:val="none" w:sz="0" w:space="0" w:color="auto"/>
                                            <w:bottom w:val="none" w:sz="0" w:space="0" w:color="auto"/>
                                            <w:right w:val="none" w:sz="0" w:space="0" w:color="auto"/>
                                          </w:divBdr>
                                        </w:div>
                                        <w:div w:id="1760711635">
                                          <w:marLeft w:val="640"/>
                                          <w:marRight w:val="0"/>
                                          <w:marTop w:val="0"/>
                                          <w:marBottom w:val="0"/>
                                          <w:divBdr>
                                            <w:top w:val="none" w:sz="0" w:space="0" w:color="auto"/>
                                            <w:left w:val="none" w:sz="0" w:space="0" w:color="auto"/>
                                            <w:bottom w:val="none" w:sz="0" w:space="0" w:color="auto"/>
                                            <w:right w:val="none" w:sz="0" w:space="0" w:color="auto"/>
                                          </w:divBdr>
                                        </w:div>
                                        <w:div w:id="1770150836">
                                          <w:marLeft w:val="640"/>
                                          <w:marRight w:val="0"/>
                                          <w:marTop w:val="0"/>
                                          <w:marBottom w:val="0"/>
                                          <w:divBdr>
                                            <w:top w:val="none" w:sz="0" w:space="0" w:color="auto"/>
                                            <w:left w:val="none" w:sz="0" w:space="0" w:color="auto"/>
                                            <w:bottom w:val="none" w:sz="0" w:space="0" w:color="auto"/>
                                            <w:right w:val="none" w:sz="0" w:space="0" w:color="auto"/>
                                          </w:divBdr>
                                        </w:div>
                                        <w:div w:id="1773895017">
                                          <w:marLeft w:val="640"/>
                                          <w:marRight w:val="0"/>
                                          <w:marTop w:val="0"/>
                                          <w:marBottom w:val="0"/>
                                          <w:divBdr>
                                            <w:top w:val="none" w:sz="0" w:space="0" w:color="auto"/>
                                            <w:left w:val="none" w:sz="0" w:space="0" w:color="auto"/>
                                            <w:bottom w:val="none" w:sz="0" w:space="0" w:color="auto"/>
                                            <w:right w:val="none" w:sz="0" w:space="0" w:color="auto"/>
                                          </w:divBdr>
                                        </w:div>
                                        <w:div w:id="1796632019">
                                          <w:marLeft w:val="640"/>
                                          <w:marRight w:val="0"/>
                                          <w:marTop w:val="0"/>
                                          <w:marBottom w:val="0"/>
                                          <w:divBdr>
                                            <w:top w:val="none" w:sz="0" w:space="0" w:color="auto"/>
                                            <w:left w:val="none" w:sz="0" w:space="0" w:color="auto"/>
                                            <w:bottom w:val="none" w:sz="0" w:space="0" w:color="auto"/>
                                            <w:right w:val="none" w:sz="0" w:space="0" w:color="auto"/>
                                          </w:divBdr>
                                        </w:div>
                                        <w:div w:id="1801726689">
                                          <w:marLeft w:val="640"/>
                                          <w:marRight w:val="0"/>
                                          <w:marTop w:val="0"/>
                                          <w:marBottom w:val="0"/>
                                          <w:divBdr>
                                            <w:top w:val="none" w:sz="0" w:space="0" w:color="auto"/>
                                            <w:left w:val="none" w:sz="0" w:space="0" w:color="auto"/>
                                            <w:bottom w:val="none" w:sz="0" w:space="0" w:color="auto"/>
                                            <w:right w:val="none" w:sz="0" w:space="0" w:color="auto"/>
                                          </w:divBdr>
                                        </w:div>
                                        <w:div w:id="1830780587">
                                          <w:marLeft w:val="640"/>
                                          <w:marRight w:val="0"/>
                                          <w:marTop w:val="0"/>
                                          <w:marBottom w:val="0"/>
                                          <w:divBdr>
                                            <w:top w:val="none" w:sz="0" w:space="0" w:color="auto"/>
                                            <w:left w:val="none" w:sz="0" w:space="0" w:color="auto"/>
                                            <w:bottom w:val="none" w:sz="0" w:space="0" w:color="auto"/>
                                            <w:right w:val="none" w:sz="0" w:space="0" w:color="auto"/>
                                          </w:divBdr>
                                        </w:div>
                                        <w:div w:id="1838840820">
                                          <w:marLeft w:val="640"/>
                                          <w:marRight w:val="0"/>
                                          <w:marTop w:val="0"/>
                                          <w:marBottom w:val="0"/>
                                          <w:divBdr>
                                            <w:top w:val="none" w:sz="0" w:space="0" w:color="auto"/>
                                            <w:left w:val="none" w:sz="0" w:space="0" w:color="auto"/>
                                            <w:bottom w:val="none" w:sz="0" w:space="0" w:color="auto"/>
                                            <w:right w:val="none" w:sz="0" w:space="0" w:color="auto"/>
                                          </w:divBdr>
                                        </w:div>
                                        <w:div w:id="1886912591">
                                          <w:marLeft w:val="640"/>
                                          <w:marRight w:val="0"/>
                                          <w:marTop w:val="0"/>
                                          <w:marBottom w:val="0"/>
                                          <w:divBdr>
                                            <w:top w:val="none" w:sz="0" w:space="0" w:color="auto"/>
                                            <w:left w:val="none" w:sz="0" w:space="0" w:color="auto"/>
                                            <w:bottom w:val="none" w:sz="0" w:space="0" w:color="auto"/>
                                            <w:right w:val="none" w:sz="0" w:space="0" w:color="auto"/>
                                          </w:divBdr>
                                        </w:div>
                                        <w:div w:id="1889297505">
                                          <w:marLeft w:val="640"/>
                                          <w:marRight w:val="0"/>
                                          <w:marTop w:val="0"/>
                                          <w:marBottom w:val="0"/>
                                          <w:divBdr>
                                            <w:top w:val="none" w:sz="0" w:space="0" w:color="auto"/>
                                            <w:left w:val="none" w:sz="0" w:space="0" w:color="auto"/>
                                            <w:bottom w:val="none" w:sz="0" w:space="0" w:color="auto"/>
                                            <w:right w:val="none" w:sz="0" w:space="0" w:color="auto"/>
                                          </w:divBdr>
                                        </w:div>
                                        <w:div w:id="1932350945">
                                          <w:marLeft w:val="640"/>
                                          <w:marRight w:val="0"/>
                                          <w:marTop w:val="0"/>
                                          <w:marBottom w:val="0"/>
                                          <w:divBdr>
                                            <w:top w:val="none" w:sz="0" w:space="0" w:color="auto"/>
                                            <w:left w:val="none" w:sz="0" w:space="0" w:color="auto"/>
                                            <w:bottom w:val="none" w:sz="0" w:space="0" w:color="auto"/>
                                            <w:right w:val="none" w:sz="0" w:space="0" w:color="auto"/>
                                          </w:divBdr>
                                        </w:div>
                                        <w:div w:id="2041200309">
                                          <w:marLeft w:val="640"/>
                                          <w:marRight w:val="0"/>
                                          <w:marTop w:val="0"/>
                                          <w:marBottom w:val="0"/>
                                          <w:divBdr>
                                            <w:top w:val="none" w:sz="0" w:space="0" w:color="auto"/>
                                            <w:left w:val="none" w:sz="0" w:space="0" w:color="auto"/>
                                            <w:bottom w:val="none" w:sz="0" w:space="0" w:color="auto"/>
                                            <w:right w:val="none" w:sz="0" w:space="0" w:color="auto"/>
                                          </w:divBdr>
                                        </w:div>
                                        <w:div w:id="2049790619">
                                          <w:marLeft w:val="640"/>
                                          <w:marRight w:val="0"/>
                                          <w:marTop w:val="0"/>
                                          <w:marBottom w:val="0"/>
                                          <w:divBdr>
                                            <w:top w:val="none" w:sz="0" w:space="0" w:color="auto"/>
                                            <w:left w:val="none" w:sz="0" w:space="0" w:color="auto"/>
                                            <w:bottom w:val="none" w:sz="0" w:space="0" w:color="auto"/>
                                            <w:right w:val="none" w:sz="0" w:space="0" w:color="auto"/>
                                          </w:divBdr>
                                        </w:div>
                                        <w:div w:id="2111313915">
                                          <w:marLeft w:val="640"/>
                                          <w:marRight w:val="0"/>
                                          <w:marTop w:val="0"/>
                                          <w:marBottom w:val="0"/>
                                          <w:divBdr>
                                            <w:top w:val="none" w:sz="0" w:space="0" w:color="auto"/>
                                            <w:left w:val="none" w:sz="0" w:space="0" w:color="auto"/>
                                            <w:bottom w:val="none" w:sz="0" w:space="0" w:color="auto"/>
                                            <w:right w:val="none" w:sz="0" w:space="0" w:color="auto"/>
                                          </w:divBdr>
                                        </w:div>
                                        <w:div w:id="2117864135">
                                          <w:marLeft w:val="640"/>
                                          <w:marRight w:val="0"/>
                                          <w:marTop w:val="0"/>
                                          <w:marBottom w:val="0"/>
                                          <w:divBdr>
                                            <w:top w:val="none" w:sz="0" w:space="0" w:color="auto"/>
                                            <w:left w:val="none" w:sz="0" w:space="0" w:color="auto"/>
                                            <w:bottom w:val="none" w:sz="0" w:space="0" w:color="auto"/>
                                            <w:right w:val="none" w:sz="0" w:space="0" w:color="auto"/>
                                          </w:divBdr>
                                        </w:div>
                                      </w:divsChild>
                                    </w:div>
                                    <w:div w:id="559906499">
                                      <w:marLeft w:val="0"/>
                                      <w:marRight w:val="0"/>
                                      <w:marTop w:val="0"/>
                                      <w:marBottom w:val="0"/>
                                      <w:divBdr>
                                        <w:top w:val="none" w:sz="0" w:space="0" w:color="auto"/>
                                        <w:left w:val="none" w:sz="0" w:space="0" w:color="auto"/>
                                        <w:bottom w:val="none" w:sz="0" w:space="0" w:color="auto"/>
                                        <w:right w:val="none" w:sz="0" w:space="0" w:color="auto"/>
                                      </w:divBdr>
                                      <w:divsChild>
                                        <w:div w:id="71583552">
                                          <w:marLeft w:val="640"/>
                                          <w:marRight w:val="0"/>
                                          <w:marTop w:val="0"/>
                                          <w:marBottom w:val="0"/>
                                          <w:divBdr>
                                            <w:top w:val="none" w:sz="0" w:space="0" w:color="auto"/>
                                            <w:left w:val="none" w:sz="0" w:space="0" w:color="auto"/>
                                            <w:bottom w:val="none" w:sz="0" w:space="0" w:color="auto"/>
                                            <w:right w:val="none" w:sz="0" w:space="0" w:color="auto"/>
                                          </w:divBdr>
                                        </w:div>
                                        <w:div w:id="138109123">
                                          <w:marLeft w:val="640"/>
                                          <w:marRight w:val="0"/>
                                          <w:marTop w:val="0"/>
                                          <w:marBottom w:val="0"/>
                                          <w:divBdr>
                                            <w:top w:val="none" w:sz="0" w:space="0" w:color="auto"/>
                                            <w:left w:val="none" w:sz="0" w:space="0" w:color="auto"/>
                                            <w:bottom w:val="none" w:sz="0" w:space="0" w:color="auto"/>
                                            <w:right w:val="none" w:sz="0" w:space="0" w:color="auto"/>
                                          </w:divBdr>
                                        </w:div>
                                        <w:div w:id="140343893">
                                          <w:marLeft w:val="640"/>
                                          <w:marRight w:val="0"/>
                                          <w:marTop w:val="0"/>
                                          <w:marBottom w:val="0"/>
                                          <w:divBdr>
                                            <w:top w:val="none" w:sz="0" w:space="0" w:color="auto"/>
                                            <w:left w:val="none" w:sz="0" w:space="0" w:color="auto"/>
                                            <w:bottom w:val="none" w:sz="0" w:space="0" w:color="auto"/>
                                            <w:right w:val="none" w:sz="0" w:space="0" w:color="auto"/>
                                          </w:divBdr>
                                        </w:div>
                                        <w:div w:id="141898221">
                                          <w:marLeft w:val="640"/>
                                          <w:marRight w:val="0"/>
                                          <w:marTop w:val="0"/>
                                          <w:marBottom w:val="0"/>
                                          <w:divBdr>
                                            <w:top w:val="none" w:sz="0" w:space="0" w:color="auto"/>
                                            <w:left w:val="none" w:sz="0" w:space="0" w:color="auto"/>
                                            <w:bottom w:val="none" w:sz="0" w:space="0" w:color="auto"/>
                                            <w:right w:val="none" w:sz="0" w:space="0" w:color="auto"/>
                                          </w:divBdr>
                                        </w:div>
                                        <w:div w:id="171184793">
                                          <w:marLeft w:val="640"/>
                                          <w:marRight w:val="0"/>
                                          <w:marTop w:val="0"/>
                                          <w:marBottom w:val="0"/>
                                          <w:divBdr>
                                            <w:top w:val="none" w:sz="0" w:space="0" w:color="auto"/>
                                            <w:left w:val="none" w:sz="0" w:space="0" w:color="auto"/>
                                            <w:bottom w:val="none" w:sz="0" w:space="0" w:color="auto"/>
                                            <w:right w:val="none" w:sz="0" w:space="0" w:color="auto"/>
                                          </w:divBdr>
                                        </w:div>
                                        <w:div w:id="217515264">
                                          <w:marLeft w:val="640"/>
                                          <w:marRight w:val="0"/>
                                          <w:marTop w:val="0"/>
                                          <w:marBottom w:val="0"/>
                                          <w:divBdr>
                                            <w:top w:val="none" w:sz="0" w:space="0" w:color="auto"/>
                                            <w:left w:val="none" w:sz="0" w:space="0" w:color="auto"/>
                                            <w:bottom w:val="none" w:sz="0" w:space="0" w:color="auto"/>
                                            <w:right w:val="none" w:sz="0" w:space="0" w:color="auto"/>
                                          </w:divBdr>
                                        </w:div>
                                        <w:div w:id="224342740">
                                          <w:marLeft w:val="640"/>
                                          <w:marRight w:val="0"/>
                                          <w:marTop w:val="0"/>
                                          <w:marBottom w:val="0"/>
                                          <w:divBdr>
                                            <w:top w:val="none" w:sz="0" w:space="0" w:color="auto"/>
                                            <w:left w:val="none" w:sz="0" w:space="0" w:color="auto"/>
                                            <w:bottom w:val="none" w:sz="0" w:space="0" w:color="auto"/>
                                            <w:right w:val="none" w:sz="0" w:space="0" w:color="auto"/>
                                          </w:divBdr>
                                        </w:div>
                                        <w:div w:id="265315438">
                                          <w:marLeft w:val="640"/>
                                          <w:marRight w:val="0"/>
                                          <w:marTop w:val="0"/>
                                          <w:marBottom w:val="0"/>
                                          <w:divBdr>
                                            <w:top w:val="none" w:sz="0" w:space="0" w:color="auto"/>
                                            <w:left w:val="none" w:sz="0" w:space="0" w:color="auto"/>
                                            <w:bottom w:val="none" w:sz="0" w:space="0" w:color="auto"/>
                                            <w:right w:val="none" w:sz="0" w:space="0" w:color="auto"/>
                                          </w:divBdr>
                                        </w:div>
                                        <w:div w:id="286935710">
                                          <w:marLeft w:val="640"/>
                                          <w:marRight w:val="0"/>
                                          <w:marTop w:val="0"/>
                                          <w:marBottom w:val="0"/>
                                          <w:divBdr>
                                            <w:top w:val="none" w:sz="0" w:space="0" w:color="auto"/>
                                            <w:left w:val="none" w:sz="0" w:space="0" w:color="auto"/>
                                            <w:bottom w:val="none" w:sz="0" w:space="0" w:color="auto"/>
                                            <w:right w:val="none" w:sz="0" w:space="0" w:color="auto"/>
                                          </w:divBdr>
                                        </w:div>
                                        <w:div w:id="340594752">
                                          <w:marLeft w:val="640"/>
                                          <w:marRight w:val="0"/>
                                          <w:marTop w:val="0"/>
                                          <w:marBottom w:val="0"/>
                                          <w:divBdr>
                                            <w:top w:val="none" w:sz="0" w:space="0" w:color="auto"/>
                                            <w:left w:val="none" w:sz="0" w:space="0" w:color="auto"/>
                                            <w:bottom w:val="none" w:sz="0" w:space="0" w:color="auto"/>
                                            <w:right w:val="none" w:sz="0" w:space="0" w:color="auto"/>
                                          </w:divBdr>
                                        </w:div>
                                        <w:div w:id="385644654">
                                          <w:marLeft w:val="640"/>
                                          <w:marRight w:val="0"/>
                                          <w:marTop w:val="0"/>
                                          <w:marBottom w:val="0"/>
                                          <w:divBdr>
                                            <w:top w:val="none" w:sz="0" w:space="0" w:color="auto"/>
                                            <w:left w:val="none" w:sz="0" w:space="0" w:color="auto"/>
                                            <w:bottom w:val="none" w:sz="0" w:space="0" w:color="auto"/>
                                            <w:right w:val="none" w:sz="0" w:space="0" w:color="auto"/>
                                          </w:divBdr>
                                        </w:div>
                                        <w:div w:id="405536776">
                                          <w:marLeft w:val="640"/>
                                          <w:marRight w:val="0"/>
                                          <w:marTop w:val="0"/>
                                          <w:marBottom w:val="0"/>
                                          <w:divBdr>
                                            <w:top w:val="none" w:sz="0" w:space="0" w:color="auto"/>
                                            <w:left w:val="none" w:sz="0" w:space="0" w:color="auto"/>
                                            <w:bottom w:val="none" w:sz="0" w:space="0" w:color="auto"/>
                                            <w:right w:val="none" w:sz="0" w:space="0" w:color="auto"/>
                                          </w:divBdr>
                                        </w:div>
                                        <w:div w:id="410855944">
                                          <w:marLeft w:val="640"/>
                                          <w:marRight w:val="0"/>
                                          <w:marTop w:val="0"/>
                                          <w:marBottom w:val="0"/>
                                          <w:divBdr>
                                            <w:top w:val="none" w:sz="0" w:space="0" w:color="auto"/>
                                            <w:left w:val="none" w:sz="0" w:space="0" w:color="auto"/>
                                            <w:bottom w:val="none" w:sz="0" w:space="0" w:color="auto"/>
                                            <w:right w:val="none" w:sz="0" w:space="0" w:color="auto"/>
                                          </w:divBdr>
                                        </w:div>
                                        <w:div w:id="412049759">
                                          <w:marLeft w:val="640"/>
                                          <w:marRight w:val="0"/>
                                          <w:marTop w:val="0"/>
                                          <w:marBottom w:val="0"/>
                                          <w:divBdr>
                                            <w:top w:val="none" w:sz="0" w:space="0" w:color="auto"/>
                                            <w:left w:val="none" w:sz="0" w:space="0" w:color="auto"/>
                                            <w:bottom w:val="none" w:sz="0" w:space="0" w:color="auto"/>
                                            <w:right w:val="none" w:sz="0" w:space="0" w:color="auto"/>
                                          </w:divBdr>
                                        </w:div>
                                        <w:div w:id="442728037">
                                          <w:marLeft w:val="640"/>
                                          <w:marRight w:val="0"/>
                                          <w:marTop w:val="0"/>
                                          <w:marBottom w:val="0"/>
                                          <w:divBdr>
                                            <w:top w:val="none" w:sz="0" w:space="0" w:color="auto"/>
                                            <w:left w:val="none" w:sz="0" w:space="0" w:color="auto"/>
                                            <w:bottom w:val="none" w:sz="0" w:space="0" w:color="auto"/>
                                            <w:right w:val="none" w:sz="0" w:space="0" w:color="auto"/>
                                          </w:divBdr>
                                        </w:div>
                                        <w:div w:id="455291423">
                                          <w:marLeft w:val="640"/>
                                          <w:marRight w:val="0"/>
                                          <w:marTop w:val="0"/>
                                          <w:marBottom w:val="0"/>
                                          <w:divBdr>
                                            <w:top w:val="none" w:sz="0" w:space="0" w:color="auto"/>
                                            <w:left w:val="none" w:sz="0" w:space="0" w:color="auto"/>
                                            <w:bottom w:val="none" w:sz="0" w:space="0" w:color="auto"/>
                                            <w:right w:val="none" w:sz="0" w:space="0" w:color="auto"/>
                                          </w:divBdr>
                                        </w:div>
                                        <w:div w:id="502361038">
                                          <w:marLeft w:val="640"/>
                                          <w:marRight w:val="0"/>
                                          <w:marTop w:val="0"/>
                                          <w:marBottom w:val="0"/>
                                          <w:divBdr>
                                            <w:top w:val="none" w:sz="0" w:space="0" w:color="auto"/>
                                            <w:left w:val="none" w:sz="0" w:space="0" w:color="auto"/>
                                            <w:bottom w:val="none" w:sz="0" w:space="0" w:color="auto"/>
                                            <w:right w:val="none" w:sz="0" w:space="0" w:color="auto"/>
                                          </w:divBdr>
                                        </w:div>
                                        <w:div w:id="561134107">
                                          <w:marLeft w:val="640"/>
                                          <w:marRight w:val="0"/>
                                          <w:marTop w:val="0"/>
                                          <w:marBottom w:val="0"/>
                                          <w:divBdr>
                                            <w:top w:val="none" w:sz="0" w:space="0" w:color="auto"/>
                                            <w:left w:val="none" w:sz="0" w:space="0" w:color="auto"/>
                                            <w:bottom w:val="none" w:sz="0" w:space="0" w:color="auto"/>
                                            <w:right w:val="none" w:sz="0" w:space="0" w:color="auto"/>
                                          </w:divBdr>
                                        </w:div>
                                        <w:div w:id="569730455">
                                          <w:marLeft w:val="640"/>
                                          <w:marRight w:val="0"/>
                                          <w:marTop w:val="0"/>
                                          <w:marBottom w:val="0"/>
                                          <w:divBdr>
                                            <w:top w:val="none" w:sz="0" w:space="0" w:color="auto"/>
                                            <w:left w:val="none" w:sz="0" w:space="0" w:color="auto"/>
                                            <w:bottom w:val="none" w:sz="0" w:space="0" w:color="auto"/>
                                            <w:right w:val="none" w:sz="0" w:space="0" w:color="auto"/>
                                          </w:divBdr>
                                        </w:div>
                                        <w:div w:id="632443520">
                                          <w:marLeft w:val="640"/>
                                          <w:marRight w:val="0"/>
                                          <w:marTop w:val="0"/>
                                          <w:marBottom w:val="0"/>
                                          <w:divBdr>
                                            <w:top w:val="none" w:sz="0" w:space="0" w:color="auto"/>
                                            <w:left w:val="none" w:sz="0" w:space="0" w:color="auto"/>
                                            <w:bottom w:val="none" w:sz="0" w:space="0" w:color="auto"/>
                                            <w:right w:val="none" w:sz="0" w:space="0" w:color="auto"/>
                                          </w:divBdr>
                                        </w:div>
                                        <w:div w:id="689113832">
                                          <w:marLeft w:val="640"/>
                                          <w:marRight w:val="0"/>
                                          <w:marTop w:val="0"/>
                                          <w:marBottom w:val="0"/>
                                          <w:divBdr>
                                            <w:top w:val="none" w:sz="0" w:space="0" w:color="auto"/>
                                            <w:left w:val="none" w:sz="0" w:space="0" w:color="auto"/>
                                            <w:bottom w:val="none" w:sz="0" w:space="0" w:color="auto"/>
                                            <w:right w:val="none" w:sz="0" w:space="0" w:color="auto"/>
                                          </w:divBdr>
                                        </w:div>
                                        <w:div w:id="812602407">
                                          <w:marLeft w:val="640"/>
                                          <w:marRight w:val="0"/>
                                          <w:marTop w:val="0"/>
                                          <w:marBottom w:val="0"/>
                                          <w:divBdr>
                                            <w:top w:val="none" w:sz="0" w:space="0" w:color="auto"/>
                                            <w:left w:val="none" w:sz="0" w:space="0" w:color="auto"/>
                                            <w:bottom w:val="none" w:sz="0" w:space="0" w:color="auto"/>
                                            <w:right w:val="none" w:sz="0" w:space="0" w:color="auto"/>
                                          </w:divBdr>
                                        </w:div>
                                        <w:div w:id="874124485">
                                          <w:marLeft w:val="640"/>
                                          <w:marRight w:val="0"/>
                                          <w:marTop w:val="0"/>
                                          <w:marBottom w:val="0"/>
                                          <w:divBdr>
                                            <w:top w:val="none" w:sz="0" w:space="0" w:color="auto"/>
                                            <w:left w:val="none" w:sz="0" w:space="0" w:color="auto"/>
                                            <w:bottom w:val="none" w:sz="0" w:space="0" w:color="auto"/>
                                            <w:right w:val="none" w:sz="0" w:space="0" w:color="auto"/>
                                          </w:divBdr>
                                        </w:div>
                                        <w:div w:id="877282004">
                                          <w:marLeft w:val="640"/>
                                          <w:marRight w:val="0"/>
                                          <w:marTop w:val="0"/>
                                          <w:marBottom w:val="0"/>
                                          <w:divBdr>
                                            <w:top w:val="none" w:sz="0" w:space="0" w:color="auto"/>
                                            <w:left w:val="none" w:sz="0" w:space="0" w:color="auto"/>
                                            <w:bottom w:val="none" w:sz="0" w:space="0" w:color="auto"/>
                                            <w:right w:val="none" w:sz="0" w:space="0" w:color="auto"/>
                                          </w:divBdr>
                                        </w:div>
                                        <w:div w:id="888148076">
                                          <w:marLeft w:val="640"/>
                                          <w:marRight w:val="0"/>
                                          <w:marTop w:val="0"/>
                                          <w:marBottom w:val="0"/>
                                          <w:divBdr>
                                            <w:top w:val="none" w:sz="0" w:space="0" w:color="auto"/>
                                            <w:left w:val="none" w:sz="0" w:space="0" w:color="auto"/>
                                            <w:bottom w:val="none" w:sz="0" w:space="0" w:color="auto"/>
                                            <w:right w:val="none" w:sz="0" w:space="0" w:color="auto"/>
                                          </w:divBdr>
                                        </w:div>
                                        <w:div w:id="1021903339">
                                          <w:marLeft w:val="640"/>
                                          <w:marRight w:val="0"/>
                                          <w:marTop w:val="0"/>
                                          <w:marBottom w:val="0"/>
                                          <w:divBdr>
                                            <w:top w:val="none" w:sz="0" w:space="0" w:color="auto"/>
                                            <w:left w:val="none" w:sz="0" w:space="0" w:color="auto"/>
                                            <w:bottom w:val="none" w:sz="0" w:space="0" w:color="auto"/>
                                            <w:right w:val="none" w:sz="0" w:space="0" w:color="auto"/>
                                          </w:divBdr>
                                        </w:div>
                                        <w:div w:id="1098675474">
                                          <w:marLeft w:val="640"/>
                                          <w:marRight w:val="0"/>
                                          <w:marTop w:val="0"/>
                                          <w:marBottom w:val="0"/>
                                          <w:divBdr>
                                            <w:top w:val="none" w:sz="0" w:space="0" w:color="auto"/>
                                            <w:left w:val="none" w:sz="0" w:space="0" w:color="auto"/>
                                            <w:bottom w:val="none" w:sz="0" w:space="0" w:color="auto"/>
                                            <w:right w:val="none" w:sz="0" w:space="0" w:color="auto"/>
                                          </w:divBdr>
                                        </w:div>
                                        <w:div w:id="1130392699">
                                          <w:marLeft w:val="640"/>
                                          <w:marRight w:val="0"/>
                                          <w:marTop w:val="0"/>
                                          <w:marBottom w:val="0"/>
                                          <w:divBdr>
                                            <w:top w:val="none" w:sz="0" w:space="0" w:color="auto"/>
                                            <w:left w:val="none" w:sz="0" w:space="0" w:color="auto"/>
                                            <w:bottom w:val="none" w:sz="0" w:space="0" w:color="auto"/>
                                            <w:right w:val="none" w:sz="0" w:space="0" w:color="auto"/>
                                          </w:divBdr>
                                        </w:div>
                                        <w:div w:id="1143615708">
                                          <w:marLeft w:val="640"/>
                                          <w:marRight w:val="0"/>
                                          <w:marTop w:val="0"/>
                                          <w:marBottom w:val="0"/>
                                          <w:divBdr>
                                            <w:top w:val="none" w:sz="0" w:space="0" w:color="auto"/>
                                            <w:left w:val="none" w:sz="0" w:space="0" w:color="auto"/>
                                            <w:bottom w:val="none" w:sz="0" w:space="0" w:color="auto"/>
                                            <w:right w:val="none" w:sz="0" w:space="0" w:color="auto"/>
                                          </w:divBdr>
                                        </w:div>
                                        <w:div w:id="1151946107">
                                          <w:marLeft w:val="640"/>
                                          <w:marRight w:val="0"/>
                                          <w:marTop w:val="0"/>
                                          <w:marBottom w:val="0"/>
                                          <w:divBdr>
                                            <w:top w:val="none" w:sz="0" w:space="0" w:color="auto"/>
                                            <w:left w:val="none" w:sz="0" w:space="0" w:color="auto"/>
                                            <w:bottom w:val="none" w:sz="0" w:space="0" w:color="auto"/>
                                            <w:right w:val="none" w:sz="0" w:space="0" w:color="auto"/>
                                          </w:divBdr>
                                        </w:div>
                                        <w:div w:id="1208761249">
                                          <w:marLeft w:val="640"/>
                                          <w:marRight w:val="0"/>
                                          <w:marTop w:val="0"/>
                                          <w:marBottom w:val="0"/>
                                          <w:divBdr>
                                            <w:top w:val="none" w:sz="0" w:space="0" w:color="auto"/>
                                            <w:left w:val="none" w:sz="0" w:space="0" w:color="auto"/>
                                            <w:bottom w:val="none" w:sz="0" w:space="0" w:color="auto"/>
                                            <w:right w:val="none" w:sz="0" w:space="0" w:color="auto"/>
                                          </w:divBdr>
                                        </w:div>
                                        <w:div w:id="1277566992">
                                          <w:marLeft w:val="640"/>
                                          <w:marRight w:val="0"/>
                                          <w:marTop w:val="0"/>
                                          <w:marBottom w:val="0"/>
                                          <w:divBdr>
                                            <w:top w:val="none" w:sz="0" w:space="0" w:color="auto"/>
                                            <w:left w:val="none" w:sz="0" w:space="0" w:color="auto"/>
                                            <w:bottom w:val="none" w:sz="0" w:space="0" w:color="auto"/>
                                            <w:right w:val="none" w:sz="0" w:space="0" w:color="auto"/>
                                          </w:divBdr>
                                        </w:div>
                                        <w:div w:id="1315254249">
                                          <w:marLeft w:val="640"/>
                                          <w:marRight w:val="0"/>
                                          <w:marTop w:val="0"/>
                                          <w:marBottom w:val="0"/>
                                          <w:divBdr>
                                            <w:top w:val="none" w:sz="0" w:space="0" w:color="auto"/>
                                            <w:left w:val="none" w:sz="0" w:space="0" w:color="auto"/>
                                            <w:bottom w:val="none" w:sz="0" w:space="0" w:color="auto"/>
                                            <w:right w:val="none" w:sz="0" w:space="0" w:color="auto"/>
                                          </w:divBdr>
                                        </w:div>
                                        <w:div w:id="1329014562">
                                          <w:marLeft w:val="640"/>
                                          <w:marRight w:val="0"/>
                                          <w:marTop w:val="0"/>
                                          <w:marBottom w:val="0"/>
                                          <w:divBdr>
                                            <w:top w:val="none" w:sz="0" w:space="0" w:color="auto"/>
                                            <w:left w:val="none" w:sz="0" w:space="0" w:color="auto"/>
                                            <w:bottom w:val="none" w:sz="0" w:space="0" w:color="auto"/>
                                            <w:right w:val="none" w:sz="0" w:space="0" w:color="auto"/>
                                          </w:divBdr>
                                        </w:div>
                                        <w:div w:id="1508904128">
                                          <w:marLeft w:val="640"/>
                                          <w:marRight w:val="0"/>
                                          <w:marTop w:val="0"/>
                                          <w:marBottom w:val="0"/>
                                          <w:divBdr>
                                            <w:top w:val="none" w:sz="0" w:space="0" w:color="auto"/>
                                            <w:left w:val="none" w:sz="0" w:space="0" w:color="auto"/>
                                            <w:bottom w:val="none" w:sz="0" w:space="0" w:color="auto"/>
                                            <w:right w:val="none" w:sz="0" w:space="0" w:color="auto"/>
                                          </w:divBdr>
                                        </w:div>
                                        <w:div w:id="1511026862">
                                          <w:marLeft w:val="640"/>
                                          <w:marRight w:val="0"/>
                                          <w:marTop w:val="0"/>
                                          <w:marBottom w:val="0"/>
                                          <w:divBdr>
                                            <w:top w:val="none" w:sz="0" w:space="0" w:color="auto"/>
                                            <w:left w:val="none" w:sz="0" w:space="0" w:color="auto"/>
                                            <w:bottom w:val="none" w:sz="0" w:space="0" w:color="auto"/>
                                            <w:right w:val="none" w:sz="0" w:space="0" w:color="auto"/>
                                          </w:divBdr>
                                        </w:div>
                                        <w:div w:id="1587807810">
                                          <w:marLeft w:val="640"/>
                                          <w:marRight w:val="0"/>
                                          <w:marTop w:val="0"/>
                                          <w:marBottom w:val="0"/>
                                          <w:divBdr>
                                            <w:top w:val="none" w:sz="0" w:space="0" w:color="auto"/>
                                            <w:left w:val="none" w:sz="0" w:space="0" w:color="auto"/>
                                            <w:bottom w:val="none" w:sz="0" w:space="0" w:color="auto"/>
                                            <w:right w:val="none" w:sz="0" w:space="0" w:color="auto"/>
                                          </w:divBdr>
                                        </w:div>
                                        <w:div w:id="1641838171">
                                          <w:marLeft w:val="640"/>
                                          <w:marRight w:val="0"/>
                                          <w:marTop w:val="0"/>
                                          <w:marBottom w:val="0"/>
                                          <w:divBdr>
                                            <w:top w:val="none" w:sz="0" w:space="0" w:color="auto"/>
                                            <w:left w:val="none" w:sz="0" w:space="0" w:color="auto"/>
                                            <w:bottom w:val="none" w:sz="0" w:space="0" w:color="auto"/>
                                            <w:right w:val="none" w:sz="0" w:space="0" w:color="auto"/>
                                          </w:divBdr>
                                        </w:div>
                                        <w:div w:id="1692292434">
                                          <w:marLeft w:val="640"/>
                                          <w:marRight w:val="0"/>
                                          <w:marTop w:val="0"/>
                                          <w:marBottom w:val="0"/>
                                          <w:divBdr>
                                            <w:top w:val="none" w:sz="0" w:space="0" w:color="auto"/>
                                            <w:left w:val="none" w:sz="0" w:space="0" w:color="auto"/>
                                            <w:bottom w:val="none" w:sz="0" w:space="0" w:color="auto"/>
                                            <w:right w:val="none" w:sz="0" w:space="0" w:color="auto"/>
                                          </w:divBdr>
                                        </w:div>
                                        <w:div w:id="1772579596">
                                          <w:marLeft w:val="640"/>
                                          <w:marRight w:val="0"/>
                                          <w:marTop w:val="0"/>
                                          <w:marBottom w:val="0"/>
                                          <w:divBdr>
                                            <w:top w:val="none" w:sz="0" w:space="0" w:color="auto"/>
                                            <w:left w:val="none" w:sz="0" w:space="0" w:color="auto"/>
                                            <w:bottom w:val="none" w:sz="0" w:space="0" w:color="auto"/>
                                            <w:right w:val="none" w:sz="0" w:space="0" w:color="auto"/>
                                          </w:divBdr>
                                        </w:div>
                                        <w:div w:id="1775396423">
                                          <w:marLeft w:val="640"/>
                                          <w:marRight w:val="0"/>
                                          <w:marTop w:val="0"/>
                                          <w:marBottom w:val="0"/>
                                          <w:divBdr>
                                            <w:top w:val="none" w:sz="0" w:space="0" w:color="auto"/>
                                            <w:left w:val="none" w:sz="0" w:space="0" w:color="auto"/>
                                            <w:bottom w:val="none" w:sz="0" w:space="0" w:color="auto"/>
                                            <w:right w:val="none" w:sz="0" w:space="0" w:color="auto"/>
                                          </w:divBdr>
                                        </w:div>
                                        <w:div w:id="1779057714">
                                          <w:marLeft w:val="640"/>
                                          <w:marRight w:val="0"/>
                                          <w:marTop w:val="0"/>
                                          <w:marBottom w:val="0"/>
                                          <w:divBdr>
                                            <w:top w:val="none" w:sz="0" w:space="0" w:color="auto"/>
                                            <w:left w:val="none" w:sz="0" w:space="0" w:color="auto"/>
                                            <w:bottom w:val="none" w:sz="0" w:space="0" w:color="auto"/>
                                            <w:right w:val="none" w:sz="0" w:space="0" w:color="auto"/>
                                          </w:divBdr>
                                        </w:div>
                                        <w:div w:id="1796173729">
                                          <w:marLeft w:val="640"/>
                                          <w:marRight w:val="0"/>
                                          <w:marTop w:val="0"/>
                                          <w:marBottom w:val="0"/>
                                          <w:divBdr>
                                            <w:top w:val="none" w:sz="0" w:space="0" w:color="auto"/>
                                            <w:left w:val="none" w:sz="0" w:space="0" w:color="auto"/>
                                            <w:bottom w:val="none" w:sz="0" w:space="0" w:color="auto"/>
                                            <w:right w:val="none" w:sz="0" w:space="0" w:color="auto"/>
                                          </w:divBdr>
                                        </w:div>
                                        <w:div w:id="1844970173">
                                          <w:marLeft w:val="640"/>
                                          <w:marRight w:val="0"/>
                                          <w:marTop w:val="0"/>
                                          <w:marBottom w:val="0"/>
                                          <w:divBdr>
                                            <w:top w:val="none" w:sz="0" w:space="0" w:color="auto"/>
                                            <w:left w:val="none" w:sz="0" w:space="0" w:color="auto"/>
                                            <w:bottom w:val="none" w:sz="0" w:space="0" w:color="auto"/>
                                            <w:right w:val="none" w:sz="0" w:space="0" w:color="auto"/>
                                          </w:divBdr>
                                        </w:div>
                                        <w:div w:id="1846901959">
                                          <w:marLeft w:val="640"/>
                                          <w:marRight w:val="0"/>
                                          <w:marTop w:val="0"/>
                                          <w:marBottom w:val="0"/>
                                          <w:divBdr>
                                            <w:top w:val="none" w:sz="0" w:space="0" w:color="auto"/>
                                            <w:left w:val="none" w:sz="0" w:space="0" w:color="auto"/>
                                            <w:bottom w:val="none" w:sz="0" w:space="0" w:color="auto"/>
                                            <w:right w:val="none" w:sz="0" w:space="0" w:color="auto"/>
                                          </w:divBdr>
                                        </w:div>
                                        <w:div w:id="1865098747">
                                          <w:marLeft w:val="640"/>
                                          <w:marRight w:val="0"/>
                                          <w:marTop w:val="0"/>
                                          <w:marBottom w:val="0"/>
                                          <w:divBdr>
                                            <w:top w:val="none" w:sz="0" w:space="0" w:color="auto"/>
                                            <w:left w:val="none" w:sz="0" w:space="0" w:color="auto"/>
                                            <w:bottom w:val="none" w:sz="0" w:space="0" w:color="auto"/>
                                            <w:right w:val="none" w:sz="0" w:space="0" w:color="auto"/>
                                          </w:divBdr>
                                        </w:div>
                                        <w:div w:id="1909882765">
                                          <w:marLeft w:val="640"/>
                                          <w:marRight w:val="0"/>
                                          <w:marTop w:val="0"/>
                                          <w:marBottom w:val="0"/>
                                          <w:divBdr>
                                            <w:top w:val="none" w:sz="0" w:space="0" w:color="auto"/>
                                            <w:left w:val="none" w:sz="0" w:space="0" w:color="auto"/>
                                            <w:bottom w:val="none" w:sz="0" w:space="0" w:color="auto"/>
                                            <w:right w:val="none" w:sz="0" w:space="0" w:color="auto"/>
                                          </w:divBdr>
                                        </w:div>
                                        <w:div w:id="1923102707">
                                          <w:marLeft w:val="640"/>
                                          <w:marRight w:val="0"/>
                                          <w:marTop w:val="0"/>
                                          <w:marBottom w:val="0"/>
                                          <w:divBdr>
                                            <w:top w:val="none" w:sz="0" w:space="0" w:color="auto"/>
                                            <w:left w:val="none" w:sz="0" w:space="0" w:color="auto"/>
                                            <w:bottom w:val="none" w:sz="0" w:space="0" w:color="auto"/>
                                            <w:right w:val="none" w:sz="0" w:space="0" w:color="auto"/>
                                          </w:divBdr>
                                        </w:div>
                                        <w:div w:id="1994600305">
                                          <w:marLeft w:val="640"/>
                                          <w:marRight w:val="0"/>
                                          <w:marTop w:val="0"/>
                                          <w:marBottom w:val="0"/>
                                          <w:divBdr>
                                            <w:top w:val="none" w:sz="0" w:space="0" w:color="auto"/>
                                            <w:left w:val="none" w:sz="0" w:space="0" w:color="auto"/>
                                            <w:bottom w:val="none" w:sz="0" w:space="0" w:color="auto"/>
                                            <w:right w:val="none" w:sz="0" w:space="0" w:color="auto"/>
                                          </w:divBdr>
                                        </w:div>
                                        <w:div w:id="2002075422">
                                          <w:marLeft w:val="640"/>
                                          <w:marRight w:val="0"/>
                                          <w:marTop w:val="0"/>
                                          <w:marBottom w:val="0"/>
                                          <w:divBdr>
                                            <w:top w:val="none" w:sz="0" w:space="0" w:color="auto"/>
                                            <w:left w:val="none" w:sz="0" w:space="0" w:color="auto"/>
                                            <w:bottom w:val="none" w:sz="0" w:space="0" w:color="auto"/>
                                            <w:right w:val="none" w:sz="0" w:space="0" w:color="auto"/>
                                          </w:divBdr>
                                        </w:div>
                                      </w:divsChild>
                                    </w:div>
                                    <w:div w:id="572744614">
                                      <w:marLeft w:val="0"/>
                                      <w:marRight w:val="0"/>
                                      <w:marTop w:val="0"/>
                                      <w:marBottom w:val="0"/>
                                      <w:divBdr>
                                        <w:top w:val="none" w:sz="0" w:space="0" w:color="auto"/>
                                        <w:left w:val="none" w:sz="0" w:space="0" w:color="auto"/>
                                        <w:bottom w:val="none" w:sz="0" w:space="0" w:color="auto"/>
                                        <w:right w:val="none" w:sz="0" w:space="0" w:color="auto"/>
                                      </w:divBdr>
                                      <w:divsChild>
                                        <w:div w:id="35741068">
                                          <w:marLeft w:val="640"/>
                                          <w:marRight w:val="0"/>
                                          <w:marTop w:val="0"/>
                                          <w:marBottom w:val="0"/>
                                          <w:divBdr>
                                            <w:top w:val="none" w:sz="0" w:space="0" w:color="auto"/>
                                            <w:left w:val="none" w:sz="0" w:space="0" w:color="auto"/>
                                            <w:bottom w:val="none" w:sz="0" w:space="0" w:color="auto"/>
                                            <w:right w:val="none" w:sz="0" w:space="0" w:color="auto"/>
                                          </w:divBdr>
                                        </w:div>
                                        <w:div w:id="97262089">
                                          <w:marLeft w:val="640"/>
                                          <w:marRight w:val="0"/>
                                          <w:marTop w:val="0"/>
                                          <w:marBottom w:val="0"/>
                                          <w:divBdr>
                                            <w:top w:val="none" w:sz="0" w:space="0" w:color="auto"/>
                                            <w:left w:val="none" w:sz="0" w:space="0" w:color="auto"/>
                                            <w:bottom w:val="none" w:sz="0" w:space="0" w:color="auto"/>
                                            <w:right w:val="none" w:sz="0" w:space="0" w:color="auto"/>
                                          </w:divBdr>
                                        </w:div>
                                        <w:div w:id="118690994">
                                          <w:marLeft w:val="640"/>
                                          <w:marRight w:val="0"/>
                                          <w:marTop w:val="0"/>
                                          <w:marBottom w:val="0"/>
                                          <w:divBdr>
                                            <w:top w:val="none" w:sz="0" w:space="0" w:color="auto"/>
                                            <w:left w:val="none" w:sz="0" w:space="0" w:color="auto"/>
                                            <w:bottom w:val="none" w:sz="0" w:space="0" w:color="auto"/>
                                            <w:right w:val="none" w:sz="0" w:space="0" w:color="auto"/>
                                          </w:divBdr>
                                        </w:div>
                                        <w:div w:id="135297982">
                                          <w:marLeft w:val="640"/>
                                          <w:marRight w:val="0"/>
                                          <w:marTop w:val="0"/>
                                          <w:marBottom w:val="0"/>
                                          <w:divBdr>
                                            <w:top w:val="none" w:sz="0" w:space="0" w:color="auto"/>
                                            <w:left w:val="none" w:sz="0" w:space="0" w:color="auto"/>
                                            <w:bottom w:val="none" w:sz="0" w:space="0" w:color="auto"/>
                                            <w:right w:val="none" w:sz="0" w:space="0" w:color="auto"/>
                                          </w:divBdr>
                                        </w:div>
                                        <w:div w:id="155802618">
                                          <w:marLeft w:val="640"/>
                                          <w:marRight w:val="0"/>
                                          <w:marTop w:val="0"/>
                                          <w:marBottom w:val="0"/>
                                          <w:divBdr>
                                            <w:top w:val="none" w:sz="0" w:space="0" w:color="auto"/>
                                            <w:left w:val="none" w:sz="0" w:space="0" w:color="auto"/>
                                            <w:bottom w:val="none" w:sz="0" w:space="0" w:color="auto"/>
                                            <w:right w:val="none" w:sz="0" w:space="0" w:color="auto"/>
                                          </w:divBdr>
                                        </w:div>
                                        <w:div w:id="166478943">
                                          <w:marLeft w:val="640"/>
                                          <w:marRight w:val="0"/>
                                          <w:marTop w:val="0"/>
                                          <w:marBottom w:val="0"/>
                                          <w:divBdr>
                                            <w:top w:val="none" w:sz="0" w:space="0" w:color="auto"/>
                                            <w:left w:val="none" w:sz="0" w:space="0" w:color="auto"/>
                                            <w:bottom w:val="none" w:sz="0" w:space="0" w:color="auto"/>
                                            <w:right w:val="none" w:sz="0" w:space="0" w:color="auto"/>
                                          </w:divBdr>
                                        </w:div>
                                        <w:div w:id="174341996">
                                          <w:marLeft w:val="640"/>
                                          <w:marRight w:val="0"/>
                                          <w:marTop w:val="0"/>
                                          <w:marBottom w:val="0"/>
                                          <w:divBdr>
                                            <w:top w:val="none" w:sz="0" w:space="0" w:color="auto"/>
                                            <w:left w:val="none" w:sz="0" w:space="0" w:color="auto"/>
                                            <w:bottom w:val="none" w:sz="0" w:space="0" w:color="auto"/>
                                            <w:right w:val="none" w:sz="0" w:space="0" w:color="auto"/>
                                          </w:divBdr>
                                        </w:div>
                                        <w:div w:id="177937741">
                                          <w:marLeft w:val="640"/>
                                          <w:marRight w:val="0"/>
                                          <w:marTop w:val="0"/>
                                          <w:marBottom w:val="0"/>
                                          <w:divBdr>
                                            <w:top w:val="none" w:sz="0" w:space="0" w:color="auto"/>
                                            <w:left w:val="none" w:sz="0" w:space="0" w:color="auto"/>
                                            <w:bottom w:val="none" w:sz="0" w:space="0" w:color="auto"/>
                                            <w:right w:val="none" w:sz="0" w:space="0" w:color="auto"/>
                                          </w:divBdr>
                                        </w:div>
                                        <w:div w:id="261839699">
                                          <w:marLeft w:val="640"/>
                                          <w:marRight w:val="0"/>
                                          <w:marTop w:val="0"/>
                                          <w:marBottom w:val="0"/>
                                          <w:divBdr>
                                            <w:top w:val="none" w:sz="0" w:space="0" w:color="auto"/>
                                            <w:left w:val="none" w:sz="0" w:space="0" w:color="auto"/>
                                            <w:bottom w:val="none" w:sz="0" w:space="0" w:color="auto"/>
                                            <w:right w:val="none" w:sz="0" w:space="0" w:color="auto"/>
                                          </w:divBdr>
                                        </w:div>
                                        <w:div w:id="358316532">
                                          <w:marLeft w:val="640"/>
                                          <w:marRight w:val="0"/>
                                          <w:marTop w:val="0"/>
                                          <w:marBottom w:val="0"/>
                                          <w:divBdr>
                                            <w:top w:val="none" w:sz="0" w:space="0" w:color="auto"/>
                                            <w:left w:val="none" w:sz="0" w:space="0" w:color="auto"/>
                                            <w:bottom w:val="none" w:sz="0" w:space="0" w:color="auto"/>
                                            <w:right w:val="none" w:sz="0" w:space="0" w:color="auto"/>
                                          </w:divBdr>
                                        </w:div>
                                        <w:div w:id="466356987">
                                          <w:marLeft w:val="640"/>
                                          <w:marRight w:val="0"/>
                                          <w:marTop w:val="0"/>
                                          <w:marBottom w:val="0"/>
                                          <w:divBdr>
                                            <w:top w:val="none" w:sz="0" w:space="0" w:color="auto"/>
                                            <w:left w:val="none" w:sz="0" w:space="0" w:color="auto"/>
                                            <w:bottom w:val="none" w:sz="0" w:space="0" w:color="auto"/>
                                            <w:right w:val="none" w:sz="0" w:space="0" w:color="auto"/>
                                          </w:divBdr>
                                        </w:div>
                                        <w:div w:id="476844022">
                                          <w:marLeft w:val="640"/>
                                          <w:marRight w:val="0"/>
                                          <w:marTop w:val="0"/>
                                          <w:marBottom w:val="0"/>
                                          <w:divBdr>
                                            <w:top w:val="none" w:sz="0" w:space="0" w:color="auto"/>
                                            <w:left w:val="none" w:sz="0" w:space="0" w:color="auto"/>
                                            <w:bottom w:val="none" w:sz="0" w:space="0" w:color="auto"/>
                                            <w:right w:val="none" w:sz="0" w:space="0" w:color="auto"/>
                                          </w:divBdr>
                                        </w:div>
                                        <w:div w:id="529995865">
                                          <w:marLeft w:val="640"/>
                                          <w:marRight w:val="0"/>
                                          <w:marTop w:val="0"/>
                                          <w:marBottom w:val="0"/>
                                          <w:divBdr>
                                            <w:top w:val="none" w:sz="0" w:space="0" w:color="auto"/>
                                            <w:left w:val="none" w:sz="0" w:space="0" w:color="auto"/>
                                            <w:bottom w:val="none" w:sz="0" w:space="0" w:color="auto"/>
                                            <w:right w:val="none" w:sz="0" w:space="0" w:color="auto"/>
                                          </w:divBdr>
                                        </w:div>
                                        <w:div w:id="558592215">
                                          <w:marLeft w:val="640"/>
                                          <w:marRight w:val="0"/>
                                          <w:marTop w:val="0"/>
                                          <w:marBottom w:val="0"/>
                                          <w:divBdr>
                                            <w:top w:val="none" w:sz="0" w:space="0" w:color="auto"/>
                                            <w:left w:val="none" w:sz="0" w:space="0" w:color="auto"/>
                                            <w:bottom w:val="none" w:sz="0" w:space="0" w:color="auto"/>
                                            <w:right w:val="none" w:sz="0" w:space="0" w:color="auto"/>
                                          </w:divBdr>
                                        </w:div>
                                        <w:div w:id="565917702">
                                          <w:marLeft w:val="640"/>
                                          <w:marRight w:val="0"/>
                                          <w:marTop w:val="0"/>
                                          <w:marBottom w:val="0"/>
                                          <w:divBdr>
                                            <w:top w:val="none" w:sz="0" w:space="0" w:color="auto"/>
                                            <w:left w:val="none" w:sz="0" w:space="0" w:color="auto"/>
                                            <w:bottom w:val="none" w:sz="0" w:space="0" w:color="auto"/>
                                            <w:right w:val="none" w:sz="0" w:space="0" w:color="auto"/>
                                          </w:divBdr>
                                        </w:div>
                                        <w:div w:id="600459059">
                                          <w:marLeft w:val="640"/>
                                          <w:marRight w:val="0"/>
                                          <w:marTop w:val="0"/>
                                          <w:marBottom w:val="0"/>
                                          <w:divBdr>
                                            <w:top w:val="none" w:sz="0" w:space="0" w:color="auto"/>
                                            <w:left w:val="none" w:sz="0" w:space="0" w:color="auto"/>
                                            <w:bottom w:val="none" w:sz="0" w:space="0" w:color="auto"/>
                                            <w:right w:val="none" w:sz="0" w:space="0" w:color="auto"/>
                                          </w:divBdr>
                                        </w:div>
                                        <w:div w:id="601837539">
                                          <w:marLeft w:val="640"/>
                                          <w:marRight w:val="0"/>
                                          <w:marTop w:val="0"/>
                                          <w:marBottom w:val="0"/>
                                          <w:divBdr>
                                            <w:top w:val="none" w:sz="0" w:space="0" w:color="auto"/>
                                            <w:left w:val="none" w:sz="0" w:space="0" w:color="auto"/>
                                            <w:bottom w:val="none" w:sz="0" w:space="0" w:color="auto"/>
                                            <w:right w:val="none" w:sz="0" w:space="0" w:color="auto"/>
                                          </w:divBdr>
                                        </w:div>
                                        <w:div w:id="625939190">
                                          <w:marLeft w:val="640"/>
                                          <w:marRight w:val="0"/>
                                          <w:marTop w:val="0"/>
                                          <w:marBottom w:val="0"/>
                                          <w:divBdr>
                                            <w:top w:val="none" w:sz="0" w:space="0" w:color="auto"/>
                                            <w:left w:val="none" w:sz="0" w:space="0" w:color="auto"/>
                                            <w:bottom w:val="none" w:sz="0" w:space="0" w:color="auto"/>
                                            <w:right w:val="none" w:sz="0" w:space="0" w:color="auto"/>
                                          </w:divBdr>
                                        </w:div>
                                        <w:div w:id="659313128">
                                          <w:marLeft w:val="640"/>
                                          <w:marRight w:val="0"/>
                                          <w:marTop w:val="0"/>
                                          <w:marBottom w:val="0"/>
                                          <w:divBdr>
                                            <w:top w:val="none" w:sz="0" w:space="0" w:color="auto"/>
                                            <w:left w:val="none" w:sz="0" w:space="0" w:color="auto"/>
                                            <w:bottom w:val="none" w:sz="0" w:space="0" w:color="auto"/>
                                            <w:right w:val="none" w:sz="0" w:space="0" w:color="auto"/>
                                          </w:divBdr>
                                        </w:div>
                                        <w:div w:id="676536183">
                                          <w:marLeft w:val="640"/>
                                          <w:marRight w:val="0"/>
                                          <w:marTop w:val="0"/>
                                          <w:marBottom w:val="0"/>
                                          <w:divBdr>
                                            <w:top w:val="none" w:sz="0" w:space="0" w:color="auto"/>
                                            <w:left w:val="none" w:sz="0" w:space="0" w:color="auto"/>
                                            <w:bottom w:val="none" w:sz="0" w:space="0" w:color="auto"/>
                                            <w:right w:val="none" w:sz="0" w:space="0" w:color="auto"/>
                                          </w:divBdr>
                                        </w:div>
                                        <w:div w:id="684210896">
                                          <w:marLeft w:val="640"/>
                                          <w:marRight w:val="0"/>
                                          <w:marTop w:val="0"/>
                                          <w:marBottom w:val="0"/>
                                          <w:divBdr>
                                            <w:top w:val="none" w:sz="0" w:space="0" w:color="auto"/>
                                            <w:left w:val="none" w:sz="0" w:space="0" w:color="auto"/>
                                            <w:bottom w:val="none" w:sz="0" w:space="0" w:color="auto"/>
                                            <w:right w:val="none" w:sz="0" w:space="0" w:color="auto"/>
                                          </w:divBdr>
                                        </w:div>
                                        <w:div w:id="709915307">
                                          <w:marLeft w:val="640"/>
                                          <w:marRight w:val="0"/>
                                          <w:marTop w:val="0"/>
                                          <w:marBottom w:val="0"/>
                                          <w:divBdr>
                                            <w:top w:val="none" w:sz="0" w:space="0" w:color="auto"/>
                                            <w:left w:val="none" w:sz="0" w:space="0" w:color="auto"/>
                                            <w:bottom w:val="none" w:sz="0" w:space="0" w:color="auto"/>
                                            <w:right w:val="none" w:sz="0" w:space="0" w:color="auto"/>
                                          </w:divBdr>
                                        </w:div>
                                        <w:div w:id="729767213">
                                          <w:marLeft w:val="640"/>
                                          <w:marRight w:val="0"/>
                                          <w:marTop w:val="0"/>
                                          <w:marBottom w:val="0"/>
                                          <w:divBdr>
                                            <w:top w:val="none" w:sz="0" w:space="0" w:color="auto"/>
                                            <w:left w:val="none" w:sz="0" w:space="0" w:color="auto"/>
                                            <w:bottom w:val="none" w:sz="0" w:space="0" w:color="auto"/>
                                            <w:right w:val="none" w:sz="0" w:space="0" w:color="auto"/>
                                          </w:divBdr>
                                        </w:div>
                                        <w:div w:id="837765484">
                                          <w:marLeft w:val="640"/>
                                          <w:marRight w:val="0"/>
                                          <w:marTop w:val="0"/>
                                          <w:marBottom w:val="0"/>
                                          <w:divBdr>
                                            <w:top w:val="none" w:sz="0" w:space="0" w:color="auto"/>
                                            <w:left w:val="none" w:sz="0" w:space="0" w:color="auto"/>
                                            <w:bottom w:val="none" w:sz="0" w:space="0" w:color="auto"/>
                                            <w:right w:val="none" w:sz="0" w:space="0" w:color="auto"/>
                                          </w:divBdr>
                                        </w:div>
                                        <w:div w:id="853887257">
                                          <w:marLeft w:val="640"/>
                                          <w:marRight w:val="0"/>
                                          <w:marTop w:val="0"/>
                                          <w:marBottom w:val="0"/>
                                          <w:divBdr>
                                            <w:top w:val="none" w:sz="0" w:space="0" w:color="auto"/>
                                            <w:left w:val="none" w:sz="0" w:space="0" w:color="auto"/>
                                            <w:bottom w:val="none" w:sz="0" w:space="0" w:color="auto"/>
                                            <w:right w:val="none" w:sz="0" w:space="0" w:color="auto"/>
                                          </w:divBdr>
                                        </w:div>
                                        <w:div w:id="950016144">
                                          <w:marLeft w:val="640"/>
                                          <w:marRight w:val="0"/>
                                          <w:marTop w:val="0"/>
                                          <w:marBottom w:val="0"/>
                                          <w:divBdr>
                                            <w:top w:val="none" w:sz="0" w:space="0" w:color="auto"/>
                                            <w:left w:val="none" w:sz="0" w:space="0" w:color="auto"/>
                                            <w:bottom w:val="none" w:sz="0" w:space="0" w:color="auto"/>
                                            <w:right w:val="none" w:sz="0" w:space="0" w:color="auto"/>
                                          </w:divBdr>
                                        </w:div>
                                        <w:div w:id="1057440079">
                                          <w:marLeft w:val="640"/>
                                          <w:marRight w:val="0"/>
                                          <w:marTop w:val="0"/>
                                          <w:marBottom w:val="0"/>
                                          <w:divBdr>
                                            <w:top w:val="none" w:sz="0" w:space="0" w:color="auto"/>
                                            <w:left w:val="none" w:sz="0" w:space="0" w:color="auto"/>
                                            <w:bottom w:val="none" w:sz="0" w:space="0" w:color="auto"/>
                                            <w:right w:val="none" w:sz="0" w:space="0" w:color="auto"/>
                                          </w:divBdr>
                                        </w:div>
                                        <w:div w:id="1106659522">
                                          <w:marLeft w:val="640"/>
                                          <w:marRight w:val="0"/>
                                          <w:marTop w:val="0"/>
                                          <w:marBottom w:val="0"/>
                                          <w:divBdr>
                                            <w:top w:val="none" w:sz="0" w:space="0" w:color="auto"/>
                                            <w:left w:val="none" w:sz="0" w:space="0" w:color="auto"/>
                                            <w:bottom w:val="none" w:sz="0" w:space="0" w:color="auto"/>
                                            <w:right w:val="none" w:sz="0" w:space="0" w:color="auto"/>
                                          </w:divBdr>
                                        </w:div>
                                        <w:div w:id="1107115977">
                                          <w:marLeft w:val="640"/>
                                          <w:marRight w:val="0"/>
                                          <w:marTop w:val="0"/>
                                          <w:marBottom w:val="0"/>
                                          <w:divBdr>
                                            <w:top w:val="none" w:sz="0" w:space="0" w:color="auto"/>
                                            <w:left w:val="none" w:sz="0" w:space="0" w:color="auto"/>
                                            <w:bottom w:val="none" w:sz="0" w:space="0" w:color="auto"/>
                                            <w:right w:val="none" w:sz="0" w:space="0" w:color="auto"/>
                                          </w:divBdr>
                                        </w:div>
                                        <w:div w:id="1122311061">
                                          <w:marLeft w:val="640"/>
                                          <w:marRight w:val="0"/>
                                          <w:marTop w:val="0"/>
                                          <w:marBottom w:val="0"/>
                                          <w:divBdr>
                                            <w:top w:val="none" w:sz="0" w:space="0" w:color="auto"/>
                                            <w:left w:val="none" w:sz="0" w:space="0" w:color="auto"/>
                                            <w:bottom w:val="none" w:sz="0" w:space="0" w:color="auto"/>
                                            <w:right w:val="none" w:sz="0" w:space="0" w:color="auto"/>
                                          </w:divBdr>
                                        </w:div>
                                        <w:div w:id="1189610516">
                                          <w:marLeft w:val="640"/>
                                          <w:marRight w:val="0"/>
                                          <w:marTop w:val="0"/>
                                          <w:marBottom w:val="0"/>
                                          <w:divBdr>
                                            <w:top w:val="none" w:sz="0" w:space="0" w:color="auto"/>
                                            <w:left w:val="none" w:sz="0" w:space="0" w:color="auto"/>
                                            <w:bottom w:val="none" w:sz="0" w:space="0" w:color="auto"/>
                                            <w:right w:val="none" w:sz="0" w:space="0" w:color="auto"/>
                                          </w:divBdr>
                                        </w:div>
                                        <w:div w:id="1190725268">
                                          <w:marLeft w:val="640"/>
                                          <w:marRight w:val="0"/>
                                          <w:marTop w:val="0"/>
                                          <w:marBottom w:val="0"/>
                                          <w:divBdr>
                                            <w:top w:val="none" w:sz="0" w:space="0" w:color="auto"/>
                                            <w:left w:val="none" w:sz="0" w:space="0" w:color="auto"/>
                                            <w:bottom w:val="none" w:sz="0" w:space="0" w:color="auto"/>
                                            <w:right w:val="none" w:sz="0" w:space="0" w:color="auto"/>
                                          </w:divBdr>
                                        </w:div>
                                        <w:div w:id="1250000261">
                                          <w:marLeft w:val="640"/>
                                          <w:marRight w:val="0"/>
                                          <w:marTop w:val="0"/>
                                          <w:marBottom w:val="0"/>
                                          <w:divBdr>
                                            <w:top w:val="none" w:sz="0" w:space="0" w:color="auto"/>
                                            <w:left w:val="none" w:sz="0" w:space="0" w:color="auto"/>
                                            <w:bottom w:val="none" w:sz="0" w:space="0" w:color="auto"/>
                                            <w:right w:val="none" w:sz="0" w:space="0" w:color="auto"/>
                                          </w:divBdr>
                                        </w:div>
                                        <w:div w:id="1256286448">
                                          <w:marLeft w:val="640"/>
                                          <w:marRight w:val="0"/>
                                          <w:marTop w:val="0"/>
                                          <w:marBottom w:val="0"/>
                                          <w:divBdr>
                                            <w:top w:val="none" w:sz="0" w:space="0" w:color="auto"/>
                                            <w:left w:val="none" w:sz="0" w:space="0" w:color="auto"/>
                                            <w:bottom w:val="none" w:sz="0" w:space="0" w:color="auto"/>
                                            <w:right w:val="none" w:sz="0" w:space="0" w:color="auto"/>
                                          </w:divBdr>
                                        </w:div>
                                        <w:div w:id="1264875512">
                                          <w:marLeft w:val="640"/>
                                          <w:marRight w:val="0"/>
                                          <w:marTop w:val="0"/>
                                          <w:marBottom w:val="0"/>
                                          <w:divBdr>
                                            <w:top w:val="none" w:sz="0" w:space="0" w:color="auto"/>
                                            <w:left w:val="none" w:sz="0" w:space="0" w:color="auto"/>
                                            <w:bottom w:val="none" w:sz="0" w:space="0" w:color="auto"/>
                                            <w:right w:val="none" w:sz="0" w:space="0" w:color="auto"/>
                                          </w:divBdr>
                                        </w:div>
                                        <w:div w:id="1363483749">
                                          <w:marLeft w:val="640"/>
                                          <w:marRight w:val="0"/>
                                          <w:marTop w:val="0"/>
                                          <w:marBottom w:val="0"/>
                                          <w:divBdr>
                                            <w:top w:val="none" w:sz="0" w:space="0" w:color="auto"/>
                                            <w:left w:val="none" w:sz="0" w:space="0" w:color="auto"/>
                                            <w:bottom w:val="none" w:sz="0" w:space="0" w:color="auto"/>
                                            <w:right w:val="none" w:sz="0" w:space="0" w:color="auto"/>
                                          </w:divBdr>
                                        </w:div>
                                        <w:div w:id="1393427081">
                                          <w:marLeft w:val="640"/>
                                          <w:marRight w:val="0"/>
                                          <w:marTop w:val="0"/>
                                          <w:marBottom w:val="0"/>
                                          <w:divBdr>
                                            <w:top w:val="none" w:sz="0" w:space="0" w:color="auto"/>
                                            <w:left w:val="none" w:sz="0" w:space="0" w:color="auto"/>
                                            <w:bottom w:val="none" w:sz="0" w:space="0" w:color="auto"/>
                                            <w:right w:val="none" w:sz="0" w:space="0" w:color="auto"/>
                                          </w:divBdr>
                                        </w:div>
                                        <w:div w:id="1408183523">
                                          <w:marLeft w:val="640"/>
                                          <w:marRight w:val="0"/>
                                          <w:marTop w:val="0"/>
                                          <w:marBottom w:val="0"/>
                                          <w:divBdr>
                                            <w:top w:val="none" w:sz="0" w:space="0" w:color="auto"/>
                                            <w:left w:val="none" w:sz="0" w:space="0" w:color="auto"/>
                                            <w:bottom w:val="none" w:sz="0" w:space="0" w:color="auto"/>
                                            <w:right w:val="none" w:sz="0" w:space="0" w:color="auto"/>
                                          </w:divBdr>
                                        </w:div>
                                        <w:div w:id="1499536439">
                                          <w:marLeft w:val="640"/>
                                          <w:marRight w:val="0"/>
                                          <w:marTop w:val="0"/>
                                          <w:marBottom w:val="0"/>
                                          <w:divBdr>
                                            <w:top w:val="none" w:sz="0" w:space="0" w:color="auto"/>
                                            <w:left w:val="none" w:sz="0" w:space="0" w:color="auto"/>
                                            <w:bottom w:val="none" w:sz="0" w:space="0" w:color="auto"/>
                                            <w:right w:val="none" w:sz="0" w:space="0" w:color="auto"/>
                                          </w:divBdr>
                                        </w:div>
                                        <w:div w:id="1530874987">
                                          <w:marLeft w:val="640"/>
                                          <w:marRight w:val="0"/>
                                          <w:marTop w:val="0"/>
                                          <w:marBottom w:val="0"/>
                                          <w:divBdr>
                                            <w:top w:val="none" w:sz="0" w:space="0" w:color="auto"/>
                                            <w:left w:val="none" w:sz="0" w:space="0" w:color="auto"/>
                                            <w:bottom w:val="none" w:sz="0" w:space="0" w:color="auto"/>
                                            <w:right w:val="none" w:sz="0" w:space="0" w:color="auto"/>
                                          </w:divBdr>
                                        </w:div>
                                        <w:div w:id="1624572986">
                                          <w:marLeft w:val="640"/>
                                          <w:marRight w:val="0"/>
                                          <w:marTop w:val="0"/>
                                          <w:marBottom w:val="0"/>
                                          <w:divBdr>
                                            <w:top w:val="none" w:sz="0" w:space="0" w:color="auto"/>
                                            <w:left w:val="none" w:sz="0" w:space="0" w:color="auto"/>
                                            <w:bottom w:val="none" w:sz="0" w:space="0" w:color="auto"/>
                                            <w:right w:val="none" w:sz="0" w:space="0" w:color="auto"/>
                                          </w:divBdr>
                                        </w:div>
                                        <w:div w:id="1642688009">
                                          <w:marLeft w:val="640"/>
                                          <w:marRight w:val="0"/>
                                          <w:marTop w:val="0"/>
                                          <w:marBottom w:val="0"/>
                                          <w:divBdr>
                                            <w:top w:val="none" w:sz="0" w:space="0" w:color="auto"/>
                                            <w:left w:val="none" w:sz="0" w:space="0" w:color="auto"/>
                                            <w:bottom w:val="none" w:sz="0" w:space="0" w:color="auto"/>
                                            <w:right w:val="none" w:sz="0" w:space="0" w:color="auto"/>
                                          </w:divBdr>
                                        </w:div>
                                        <w:div w:id="1673415625">
                                          <w:marLeft w:val="640"/>
                                          <w:marRight w:val="0"/>
                                          <w:marTop w:val="0"/>
                                          <w:marBottom w:val="0"/>
                                          <w:divBdr>
                                            <w:top w:val="none" w:sz="0" w:space="0" w:color="auto"/>
                                            <w:left w:val="none" w:sz="0" w:space="0" w:color="auto"/>
                                            <w:bottom w:val="none" w:sz="0" w:space="0" w:color="auto"/>
                                            <w:right w:val="none" w:sz="0" w:space="0" w:color="auto"/>
                                          </w:divBdr>
                                        </w:div>
                                        <w:div w:id="1769036402">
                                          <w:marLeft w:val="640"/>
                                          <w:marRight w:val="0"/>
                                          <w:marTop w:val="0"/>
                                          <w:marBottom w:val="0"/>
                                          <w:divBdr>
                                            <w:top w:val="none" w:sz="0" w:space="0" w:color="auto"/>
                                            <w:left w:val="none" w:sz="0" w:space="0" w:color="auto"/>
                                            <w:bottom w:val="none" w:sz="0" w:space="0" w:color="auto"/>
                                            <w:right w:val="none" w:sz="0" w:space="0" w:color="auto"/>
                                          </w:divBdr>
                                        </w:div>
                                        <w:div w:id="1771074846">
                                          <w:marLeft w:val="640"/>
                                          <w:marRight w:val="0"/>
                                          <w:marTop w:val="0"/>
                                          <w:marBottom w:val="0"/>
                                          <w:divBdr>
                                            <w:top w:val="none" w:sz="0" w:space="0" w:color="auto"/>
                                            <w:left w:val="none" w:sz="0" w:space="0" w:color="auto"/>
                                            <w:bottom w:val="none" w:sz="0" w:space="0" w:color="auto"/>
                                            <w:right w:val="none" w:sz="0" w:space="0" w:color="auto"/>
                                          </w:divBdr>
                                        </w:div>
                                        <w:div w:id="1931085701">
                                          <w:marLeft w:val="640"/>
                                          <w:marRight w:val="0"/>
                                          <w:marTop w:val="0"/>
                                          <w:marBottom w:val="0"/>
                                          <w:divBdr>
                                            <w:top w:val="none" w:sz="0" w:space="0" w:color="auto"/>
                                            <w:left w:val="none" w:sz="0" w:space="0" w:color="auto"/>
                                            <w:bottom w:val="none" w:sz="0" w:space="0" w:color="auto"/>
                                            <w:right w:val="none" w:sz="0" w:space="0" w:color="auto"/>
                                          </w:divBdr>
                                        </w:div>
                                        <w:div w:id="1953201543">
                                          <w:marLeft w:val="640"/>
                                          <w:marRight w:val="0"/>
                                          <w:marTop w:val="0"/>
                                          <w:marBottom w:val="0"/>
                                          <w:divBdr>
                                            <w:top w:val="none" w:sz="0" w:space="0" w:color="auto"/>
                                            <w:left w:val="none" w:sz="0" w:space="0" w:color="auto"/>
                                            <w:bottom w:val="none" w:sz="0" w:space="0" w:color="auto"/>
                                            <w:right w:val="none" w:sz="0" w:space="0" w:color="auto"/>
                                          </w:divBdr>
                                        </w:div>
                                        <w:div w:id="1965887770">
                                          <w:marLeft w:val="640"/>
                                          <w:marRight w:val="0"/>
                                          <w:marTop w:val="0"/>
                                          <w:marBottom w:val="0"/>
                                          <w:divBdr>
                                            <w:top w:val="none" w:sz="0" w:space="0" w:color="auto"/>
                                            <w:left w:val="none" w:sz="0" w:space="0" w:color="auto"/>
                                            <w:bottom w:val="none" w:sz="0" w:space="0" w:color="auto"/>
                                            <w:right w:val="none" w:sz="0" w:space="0" w:color="auto"/>
                                          </w:divBdr>
                                        </w:div>
                                        <w:div w:id="2021926212">
                                          <w:marLeft w:val="640"/>
                                          <w:marRight w:val="0"/>
                                          <w:marTop w:val="0"/>
                                          <w:marBottom w:val="0"/>
                                          <w:divBdr>
                                            <w:top w:val="none" w:sz="0" w:space="0" w:color="auto"/>
                                            <w:left w:val="none" w:sz="0" w:space="0" w:color="auto"/>
                                            <w:bottom w:val="none" w:sz="0" w:space="0" w:color="auto"/>
                                            <w:right w:val="none" w:sz="0" w:space="0" w:color="auto"/>
                                          </w:divBdr>
                                        </w:div>
                                        <w:div w:id="2102985699">
                                          <w:marLeft w:val="640"/>
                                          <w:marRight w:val="0"/>
                                          <w:marTop w:val="0"/>
                                          <w:marBottom w:val="0"/>
                                          <w:divBdr>
                                            <w:top w:val="none" w:sz="0" w:space="0" w:color="auto"/>
                                            <w:left w:val="none" w:sz="0" w:space="0" w:color="auto"/>
                                            <w:bottom w:val="none" w:sz="0" w:space="0" w:color="auto"/>
                                            <w:right w:val="none" w:sz="0" w:space="0" w:color="auto"/>
                                          </w:divBdr>
                                        </w:div>
                                      </w:divsChild>
                                    </w:div>
                                    <w:div w:id="575826631">
                                      <w:marLeft w:val="0"/>
                                      <w:marRight w:val="0"/>
                                      <w:marTop w:val="0"/>
                                      <w:marBottom w:val="0"/>
                                      <w:divBdr>
                                        <w:top w:val="none" w:sz="0" w:space="0" w:color="auto"/>
                                        <w:left w:val="none" w:sz="0" w:space="0" w:color="auto"/>
                                        <w:bottom w:val="none" w:sz="0" w:space="0" w:color="auto"/>
                                        <w:right w:val="none" w:sz="0" w:space="0" w:color="auto"/>
                                      </w:divBdr>
                                      <w:divsChild>
                                        <w:div w:id="4089972">
                                          <w:marLeft w:val="640"/>
                                          <w:marRight w:val="0"/>
                                          <w:marTop w:val="0"/>
                                          <w:marBottom w:val="0"/>
                                          <w:divBdr>
                                            <w:top w:val="none" w:sz="0" w:space="0" w:color="auto"/>
                                            <w:left w:val="none" w:sz="0" w:space="0" w:color="auto"/>
                                            <w:bottom w:val="none" w:sz="0" w:space="0" w:color="auto"/>
                                            <w:right w:val="none" w:sz="0" w:space="0" w:color="auto"/>
                                          </w:divBdr>
                                        </w:div>
                                        <w:div w:id="29455440">
                                          <w:marLeft w:val="640"/>
                                          <w:marRight w:val="0"/>
                                          <w:marTop w:val="0"/>
                                          <w:marBottom w:val="0"/>
                                          <w:divBdr>
                                            <w:top w:val="none" w:sz="0" w:space="0" w:color="auto"/>
                                            <w:left w:val="none" w:sz="0" w:space="0" w:color="auto"/>
                                            <w:bottom w:val="none" w:sz="0" w:space="0" w:color="auto"/>
                                            <w:right w:val="none" w:sz="0" w:space="0" w:color="auto"/>
                                          </w:divBdr>
                                        </w:div>
                                        <w:div w:id="59863623">
                                          <w:marLeft w:val="640"/>
                                          <w:marRight w:val="0"/>
                                          <w:marTop w:val="0"/>
                                          <w:marBottom w:val="0"/>
                                          <w:divBdr>
                                            <w:top w:val="none" w:sz="0" w:space="0" w:color="auto"/>
                                            <w:left w:val="none" w:sz="0" w:space="0" w:color="auto"/>
                                            <w:bottom w:val="none" w:sz="0" w:space="0" w:color="auto"/>
                                            <w:right w:val="none" w:sz="0" w:space="0" w:color="auto"/>
                                          </w:divBdr>
                                        </w:div>
                                        <w:div w:id="71397890">
                                          <w:marLeft w:val="640"/>
                                          <w:marRight w:val="0"/>
                                          <w:marTop w:val="0"/>
                                          <w:marBottom w:val="0"/>
                                          <w:divBdr>
                                            <w:top w:val="none" w:sz="0" w:space="0" w:color="auto"/>
                                            <w:left w:val="none" w:sz="0" w:space="0" w:color="auto"/>
                                            <w:bottom w:val="none" w:sz="0" w:space="0" w:color="auto"/>
                                            <w:right w:val="none" w:sz="0" w:space="0" w:color="auto"/>
                                          </w:divBdr>
                                        </w:div>
                                        <w:div w:id="113064952">
                                          <w:marLeft w:val="640"/>
                                          <w:marRight w:val="0"/>
                                          <w:marTop w:val="0"/>
                                          <w:marBottom w:val="0"/>
                                          <w:divBdr>
                                            <w:top w:val="none" w:sz="0" w:space="0" w:color="auto"/>
                                            <w:left w:val="none" w:sz="0" w:space="0" w:color="auto"/>
                                            <w:bottom w:val="none" w:sz="0" w:space="0" w:color="auto"/>
                                            <w:right w:val="none" w:sz="0" w:space="0" w:color="auto"/>
                                          </w:divBdr>
                                        </w:div>
                                        <w:div w:id="236939569">
                                          <w:marLeft w:val="640"/>
                                          <w:marRight w:val="0"/>
                                          <w:marTop w:val="0"/>
                                          <w:marBottom w:val="0"/>
                                          <w:divBdr>
                                            <w:top w:val="none" w:sz="0" w:space="0" w:color="auto"/>
                                            <w:left w:val="none" w:sz="0" w:space="0" w:color="auto"/>
                                            <w:bottom w:val="none" w:sz="0" w:space="0" w:color="auto"/>
                                            <w:right w:val="none" w:sz="0" w:space="0" w:color="auto"/>
                                          </w:divBdr>
                                        </w:div>
                                        <w:div w:id="267129658">
                                          <w:marLeft w:val="640"/>
                                          <w:marRight w:val="0"/>
                                          <w:marTop w:val="0"/>
                                          <w:marBottom w:val="0"/>
                                          <w:divBdr>
                                            <w:top w:val="none" w:sz="0" w:space="0" w:color="auto"/>
                                            <w:left w:val="none" w:sz="0" w:space="0" w:color="auto"/>
                                            <w:bottom w:val="none" w:sz="0" w:space="0" w:color="auto"/>
                                            <w:right w:val="none" w:sz="0" w:space="0" w:color="auto"/>
                                          </w:divBdr>
                                        </w:div>
                                        <w:div w:id="336424362">
                                          <w:marLeft w:val="640"/>
                                          <w:marRight w:val="0"/>
                                          <w:marTop w:val="0"/>
                                          <w:marBottom w:val="0"/>
                                          <w:divBdr>
                                            <w:top w:val="none" w:sz="0" w:space="0" w:color="auto"/>
                                            <w:left w:val="none" w:sz="0" w:space="0" w:color="auto"/>
                                            <w:bottom w:val="none" w:sz="0" w:space="0" w:color="auto"/>
                                            <w:right w:val="none" w:sz="0" w:space="0" w:color="auto"/>
                                          </w:divBdr>
                                        </w:div>
                                        <w:div w:id="360084463">
                                          <w:marLeft w:val="640"/>
                                          <w:marRight w:val="0"/>
                                          <w:marTop w:val="0"/>
                                          <w:marBottom w:val="0"/>
                                          <w:divBdr>
                                            <w:top w:val="none" w:sz="0" w:space="0" w:color="auto"/>
                                            <w:left w:val="none" w:sz="0" w:space="0" w:color="auto"/>
                                            <w:bottom w:val="none" w:sz="0" w:space="0" w:color="auto"/>
                                            <w:right w:val="none" w:sz="0" w:space="0" w:color="auto"/>
                                          </w:divBdr>
                                        </w:div>
                                        <w:div w:id="406807365">
                                          <w:marLeft w:val="640"/>
                                          <w:marRight w:val="0"/>
                                          <w:marTop w:val="0"/>
                                          <w:marBottom w:val="0"/>
                                          <w:divBdr>
                                            <w:top w:val="none" w:sz="0" w:space="0" w:color="auto"/>
                                            <w:left w:val="none" w:sz="0" w:space="0" w:color="auto"/>
                                            <w:bottom w:val="none" w:sz="0" w:space="0" w:color="auto"/>
                                            <w:right w:val="none" w:sz="0" w:space="0" w:color="auto"/>
                                          </w:divBdr>
                                        </w:div>
                                        <w:div w:id="414908546">
                                          <w:marLeft w:val="640"/>
                                          <w:marRight w:val="0"/>
                                          <w:marTop w:val="0"/>
                                          <w:marBottom w:val="0"/>
                                          <w:divBdr>
                                            <w:top w:val="none" w:sz="0" w:space="0" w:color="auto"/>
                                            <w:left w:val="none" w:sz="0" w:space="0" w:color="auto"/>
                                            <w:bottom w:val="none" w:sz="0" w:space="0" w:color="auto"/>
                                            <w:right w:val="none" w:sz="0" w:space="0" w:color="auto"/>
                                          </w:divBdr>
                                        </w:div>
                                        <w:div w:id="433526217">
                                          <w:marLeft w:val="640"/>
                                          <w:marRight w:val="0"/>
                                          <w:marTop w:val="0"/>
                                          <w:marBottom w:val="0"/>
                                          <w:divBdr>
                                            <w:top w:val="none" w:sz="0" w:space="0" w:color="auto"/>
                                            <w:left w:val="none" w:sz="0" w:space="0" w:color="auto"/>
                                            <w:bottom w:val="none" w:sz="0" w:space="0" w:color="auto"/>
                                            <w:right w:val="none" w:sz="0" w:space="0" w:color="auto"/>
                                          </w:divBdr>
                                        </w:div>
                                        <w:div w:id="460273209">
                                          <w:marLeft w:val="640"/>
                                          <w:marRight w:val="0"/>
                                          <w:marTop w:val="0"/>
                                          <w:marBottom w:val="0"/>
                                          <w:divBdr>
                                            <w:top w:val="none" w:sz="0" w:space="0" w:color="auto"/>
                                            <w:left w:val="none" w:sz="0" w:space="0" w:color="auto"/>
                                            <w:bottom w:val="none" w:sz="0" w:space="0" w:color="auto"/>
                                            <w:right w:val="none" w:sz="0" w:space="0" w:color="auto"/>
                                          </w:divBdr>
                                        </w:div>
                                        <w:div w:id="476534107">
                                          <w:marLeft w:val="640"/>
                                          <w:marRight w:val="0"/>
                                          <w:marTop w:val="0"/>
                                          <w:marBottom w:val="0"/>
                                          <w:divBdr>
                                            <w:top w:val="none" w:sz="0" w:space="0" w:color="auto"/>
                                            <w:left w:val="none" w:sz="0" w:space="0" w:color="auto"/>
                                            <w:bottom w:val="none" w:sz="0" w:space="0" w:color="auto"/>
                                            <w:right w:val="none" w:sz="0" w:space="0" w:color="auto"/>
                                          </w:divBdr>
                                        </w:div>
                                        <w:div w:id="493297119">
                                          <w:marLeft w:val="640"/>
                                          <w:marRight w:val="0"/>
                                          <w:marTop w:val="0"/>
                                          <w:marBottom w:val="0"/>
                                          <w:divBdr>
                                            <w:top w:val="none" w:sz="0" w:space="0" w:color="auto"/>
                                            <w:left w:val="none" w:sz="0" w:space="0" w:color="auto"/>
                                            <w:bottom w:val="none" w:sz="0" w:space="0" w:color="auto"/>
                                            <w:right w:val="none" w:sz="0" w:space="0" w:color="auto"/>
                                          </w:divBdr>
                                        </w:div>
                                        <w:div w:id="551573758">
                                          <w:marLeft w:val="640"/>
                                          <w:marRight w:val="0"/>
                                          <w:marTop w:val="0"/>
                                          <w:marBottom w:val="0"/>
                                          <w:divBdr>
                                            <w:top w:val="none" w:sz="0" w:space="0" w:color="auto"/>
                                            <w:left w:val="none" w:sz="0" w:space="0" w:color="auto"/>
                                            <w:bottom w:val="none" w:sz="0" w:space="0" w:color="auto"/>
                                            <w:right w:val="none" w:sz="0" w:space="0" w:color="auto"/>
                                          </w:divBdr>
                                        </w:div>
                                        <w:div w:id="553808877">
                                          <w:marLeft w:val="640"/>
                                          <w:marRight w:val="0"/>
                                          <w:marTop w:val="0"/>
                                          <w:marBottom w:val="0"/>
                                          <w:divBdr>
                                            <w:top w:val="none" w:sz="0" w:space="0" w:color="auto"/>
                                            <w:left w:val="none" w:sz="0" w:space="0" w:color="auto"/>
                                            <w:bottom w:val="none" w:sz="0" w:space="0" w:color="auto"/>
                                            <w:right w:val="none" w:sz="0" w:space="0" w:color="auto"/>
                                          </w:divBdr>
                                        </w:div>
                                        <w:div w:id="591278269">
                                          <w:marLeft w:val="640"/>
                                          <w:marRight w:val="0"/>
                                          <w:marTop w:val="0"/>
                                          <w:marBottom w:val="0"/>
                                          <w:divBdr>
                                            <w:top w:val="none" w:sz="0" w:space="0" w:color="auto"/>
                                            <w:left w:val="none" w:sz="0" w:space="0" w:color="auto"/>
                                            <w:bottom w:val="none" w:sz="0" w:space="0" w:color="auto"/>
                                            <w:right w:val="none" w:sz="0" w:space="0" w:color="auto"/>
                                          </w:divBdr>
                                        </w:div>
                                        <w:div w:id="612711465">
                                          <w:marLeft w:val="640"/>
                                          <w:marRight w:val="0"/>
                                          <w:marTop w:val="0"/>
                                          <w:marBottom w:val="0"/>
                                          <w:divBdr>
                                            <w:top w:val="none" w:sz="0" w:space="0" w:color="auto"/>
                                            <w:left w:val="none" w:sz="0" w:space="0" w:color="auto"/>
                                            <w:bottom w:val="none" w:sz="0" w:space="0" w:color="auto"/>
                                            <w:right w:val="none" w:sz="0" w:space="0" w:color="auto"/>
                                          </w:divBdr>
                                        </w:div>
                                        <w:div w:id="661814785">
                                          <w:marLeft w:val="640"/>
                                          <w:marRight w:val="0"/>
                                          <w:marTop w:val="0"/>
                                          <w:marBottom w:val="0"/>
                                          <w:divBdr>
                                            <w:top w:val="none" w:sz="0" w:space="0" w:color="auto"/>
                                            <w:left w:val="none" w:sz="0" w:space="0" w:color="auto"/>
                                            <w:bottom w:val="none" w:sz="0" w:space="0" w:color="auto"/>
                                            <w:right w:val="none" w:sz="0" w:space="0" w:color="auto"/>
                                          </w:divBdr>
                                        </w:div>
                                        <w:div w:id="743336845">
                                          <w:marLeft w:val="640"/>
                                          <w:marRight w:val="0"/>
                                          <w:marTop w:val="0"/>
                                          <w:marBottom w:val="0"/>
                                          <w:divBdr>
                                            <w:top w:val="none" w:sz="0" w:space="0" w:color="auto"/>
                                            <w:left w:val="none" w:sz="0" w:space="0" w:color="auto"/>
                                            <w:bottom w:val="none" w:sz="0" w:space="0" w:color="auto"/>
                                            <w:right w:val="none" w:sz="0" w:space="0" w:color="auto"/>
                                          </w:divBdr>
                                        </w:div>
                                        <w:div w:id="744914435">
                                          <w:marLeft w:val="640"/>
                                          <w:marRight w:val="0"/>
                                          <w:marTop w:val="0"/>
                                          <w:marBottom w:val="0"/>
                                          <w:divBdr>
                                            <w:top w:val="none" w:sz="0" w:space="0" w:color="auto"/>
                                            <w:left w:val="none" w:sz="0" w:space="0" w:color="auto"/>
                                            <w:bottom w:val="none" w:sz="0" w:space="0" w:color="auto"/>
                                            <w:right w:val="none" w:sz="0" w:space="0" w:color="auto"/>
                                          </w:divBdr>
                                        </w:div>
                                        <w:div w:id="796029140">
                                          <w:marLeft w:val="640"/>
                                          <w:marRight w:val="0"/>
                                          <w:marTop w:val="0"/>
                                          <w:marBottom w:val="0"/>
                                          <w:divBdr>
                                            <w:top w:val="none" w:sz="0" w:space="0" w:color="auto"/>
                                            <w:left w:val="none" w:sz="0" w:space="0" w:color="auto"/>
                                            <w:bottom w:val="none" w:sz="0" w:space="0" w:color="auto"/>
                                            <w:right w:val="none" w:sz="0" w:space="0" w:color="auto"/>
                                          </w:divBdr>
                                        </w:div>
                                        <w:div w:id="797409157">
                                          <w:marLeft w:val="640"/>
                                          <w:marRight w:val="0"/>
                                          <w:marTop w:val="0"/>
                                          <w:marBottom w:val="0"/>
                                          <w:divBdr>
                                            <w:top w:val="none" w:sz="0" w:space="0" w:color="auto"/>
                                            <w:left w:val="none" w:sz="0" w:space="0" w:color="auto"/>
                                            <w:bottom w:val="none" w:sz="0" w:space="0" w:color="auto"/>
                                            <w:right w:val="none" w:sz="0" w:space="0" w:color="auto"/>
                                          </w:divBdr>
                                        </w:div>
                                        <w:div w:id="798575775">
                                          <w:marLeft w:val="640"/>
                                          <w:marRight w:val="0"/>
                                          <w:marTop w:val="0"/>
                                          <w:marBottom w:val="0"/>
                                          <w:divBdr>
                                            <w:top w:val="none" w:sz="0" w:space="0" w:color="auto"/>
                                            <w:left w:val="none" w:sz="0" w:space="0" w:color="auto"/>
                                            <w:bottom w:val="none" w:sz="0" w:space="0" w:color="auto"/>
                                            <w:right w:val="none" w:sz="0" w:space="0" w:color="auto"/>
                                          </w:divBdr>
                                        </w:div>
                                        <w:div w:id="898133931">
                                          <w:marLeft w:val="640"/>
                                          <w:marRight w:val="0"/>
                                          <w:marTop w:val="0"/>
                                          <w:marBottom w:val="0"/>
                                          <w:divBdr>
                                            <w:top w:val="none" w:sz="0" w:space="0" w:color="auto"/>
                                            <w:left w:val="none" w:sz="0" w:space="0" w:color="auto"/>
                                            <w:bottom w:val="none" w:sz="0" w:space="0" w:color="auto"/>
                                            <w:right w:val="none" w:sz="0" w:space="0" w:color="auto"/>
                                          </w:divBdr>
                                        </w:div>
                                        <w:div w:id="1073430114">
                                          <w:marLeft w:val="640"/>
                                          <w:marRight w:val="0"/>
                                          <w:marTop w:val="0"/>
                                          <w:marBottom w:val="0"/>
                                          <w:divBdr>
                                            <w:top w:val="none" w:sz="0" w:space="0" w:color="auto"/>
                                            <w:left w:val="none" w:sz="0" w:space="0" w:color="auto"/>
                                            <w:bottom w:val="none" w:sz="0" w:space="0" w:color="auto"/>
                                            <w:right w:val="none" w:sz="0" w:space="0" w:color="auto"/>
                                          </w:divBdr>
                                        </w:div>
                                        <w:div w:id="1077750640">
                                          <w:marLeft w:val="640"/>
                                          <w:marRight w:val="0"/>
                                          <w:marTop w:val="0"/>
                                          <w:marBottom w:val="0"/>
                                          <w:divBdr>
                                            <w:top w:val="none" w:sz="0" w:space="0" w:color="auto"/>
                                            <w:left w:val="none" w:sz="0" w:space="0" w:color="auto"/>
                                            <w:bottom w:val="none" w:sz="0" w:space="0" w:color="auto"/>
                                            <w:right w:val="none" w:sz="0" w:space="0" w:color="auto"/>
                                          </w:divBdr>
                                        </w:div>
                                        <w:div w:id="1105349010">
                                          <w:marLeft w:val="640"/>
                                          <w:marRight w:val="0"/>
                                          <w:marTop w:val="0"/>
                                          <w:marBottom w:val="0"/>
                                          <w:divBdr>
                                            <w:top w:val="none" w:sz="0" w:space="0" w:color="auto"/>
                                            <w:left w:val="none" w:sz="0" w:space="0" w:color="auto"/>
                                            <w:bottom w:val="none" w:sz="0" w:space="0" w:color="auto"/>
                                            <w:right w:val="none" w:sz="0" w:space="0" w:color="auto"/>
                                          </w:divBdr>
                                        </w:div>
                                        <w:div w:id="1122193341">
                                          <w:marLeft w:val="640"/>
                                          <w:marRight w:val="0"/>
                                          <w:marTop w:val="0"/>
                                          <w:marBottom w:val="0"/>
                                          <w:divBdr>
                                            <w:top w:val="none" w:sz="0" w:space="0" w:color="auto"/>
                                            <w:left w:val="none" w:sz="0" w:space="0" w:color="auto"/>
                                            <w:bottom w:val="none" w:sz="0" w:space="0" w:color="auto"/>
                                            <w:right w:val="none" w:sz="0" w:space="0" w:color="auto"/>
                                          </w:divBdr>
                                        </w:div>
                                        <w:div w:id="1191182896">
                                          <w:marLeft w:val="640"/>
                                          <w:marRight w:val="0"/>
                                          <w:marTop w:val="0"/>
                                          <w:marBottom w:val="0"/>
                                          <w:divBdr>
                                            <w:top w:val="none" w:sz="0" w:space="0" w:color="auto"/>
                                            <w:left w:val="none" w:sz="0" w:space="0" w:color="auto"/>
                                            <w:bottom w:val="none" w:sz="0" w:space="0" w:color="auto"/>
                                            <w:right w:val="none" w:sz="0" w:space="0" w:color="auto"/>
                                          </w:divBdr>
                                        </w:div>
                                        <w:div w:id="1321621967">
                                          <w:marLeft w:val="640"/>
                                          <w:marRight w:val="0"/>
                                          <w:marTop w:val="0"/>
                                          <w:marBottom w:val="0"/>
                                          <w:divBdr>
                                            <w:top w:val="none" w:sz="0" w:space="0" w:color="auto"/>
                                            <w:left w:val="none" w:sz="0" w:space="0" w:color="auto"/>
                                            <w:bottom w:val="none" w:sz="0" w:space="0" w:color="auto"/>
                                            <w:right w:val="none" w:sz="0" w:space="0" w:color="auto"/>
                                          </w:divBdr>
                                        </w:div>
                                        <w:div w:id="1331520132">
                                          <w:marLeft w:val="640"/>
                                          <w:marRight w:val="0"/>
                                          <w:marTop w:val="0"/>
                                          <w:marBottom w:val="0"/>
                                          <w:divBdr>
                                            <w:top w:val="none" w:sz="0" w:space="0" w:color="auto"/>
                                            <w:left w:val="none" w:sz="0" w:space="0" w:color="auto"/>
                                            <w:bottom w:val="none" w:sz="0" w:space="0" w:color="auto"/>
                                            <w:right w:val="none" w:sz="0" w:space="0" w:color="auto"/>
                                          </w:divBdr>
                                        </w:div>
                                        <w:div w:id="1355109545">
                                          <w:marLeft w:val="640"/>
                                          <w:marRight w:val="0"/>
                                          <w:marTop w:val="0"/>
                                          <w:marBottom w:val="0"/>
                                          <w:divBdr>
                                            <w:top w:val="none" w:sz="0" w:space="0" w:color="auto"/>
                                            <w:left w:val="none" w:sz="0" w:space="0" w:color="auto"/>
                                            <w:bottom w:val="none" w:sz="0" w:space="0" w:color="auto"/>
                                            <w:right w:val="none" w:sz="0" w:space="0" w:color="auto"/>
                                          </w:divBdr>
                                        </w:div>
                                        <w:div w:id="1363941821">
                                          <w:marLeft w:val="640"/>
                                          <w:marRight w:val="0"/>
                                          <w:marTop w:val="0"/>
                                          <w:marBottom w:val="0"/>
                                          <w:divBdr>
                                            <w:top w:val="none" w:sz="0" w:space="0" w:color="auto"/>
                                            <w:left w:val="none" w:sz="0" w:space="0" w:color="auto"/>
                                            <w:bottom w:val="none" w:sz="0" w:space="0" w:color="auto"/>
                                            <w:right w:val="none" w:sz="0" w:space="0" w:color="auto"/>
                                          </w:divBdr>
                                        </w:div>
                                        <w:div w:id="1388920884">
                                          <w:marLeft w:val="640"/>
                                          <w:marRight w:val="0"/>
                                          <w:marTop w:val="0"/>
                                          <w:marBottom w:val="0"/>
                                          <w:divBdr>
                                            <w:top w:val="none" w:sz="0" w:space="0" w:color="auto"/>
                                            <w:left w:val="none" w:sz="0" w:space="0" w:color="auto"/>
                                            <w:bottom w:val="none" w:sz="0" w:space="0" w:color="auto"/>
                                            <w:right w:val="none" w:sz="0" w:space="0" w:color="auto"/>
                                          </w:divBdr>
                                        </w:div>
                                        <w:div w:id="1391265306">
                                          <w:marLeft w:val="640"/>
                                          <w:marRight w:val="0"/>
                                          <w:marTop w:val="0"/>
                                          <w:marBottom w:val="0"/>
                                          <w:divBdr>
                                            <w:top w:val="none" w:sz="0" w:space="0" w:color="auto"/>
                                            <w:left w:val="none" w:sz="0" w:space="0" w:color="auto"/>
                                            <w:bottom w:val="none" w:sz="0" w:space="0" w:color="auto"/>
                                            <w:right w:val="none" w:sz="0" w:space="0" w:color="auto"/>
                                          </w:divBdr>
                                        </w:div>
                                        <w:div w:id="1522015525">
                                          <w:marLeft w:val="640"/>
                                          <w:marRight w:val="0"/>
                                          <w:marTop w:val="0"/>
                                          <w:marBottom w:val="0"/>
                                          <w:divBdr>
                                            <w:top w:val="none" w:sz="0" w:space="0" w:color="auto"/>
                                            <w:left w:val="none" w:sz="0" w:space="0" w:color="auto"/>
                                            <w:bottom w:val="none" w:sz="0" w:space="0" w:color="auto"/>
                                            <w:right w:val="none" w:sz="0" w:space="0" w:color="auto"/>
                                          </w:divBdr>
                                        </w:div>
                                        <w:div w:id="1630090656">
                                          <w:marLeft w:val="640"/>
                                          <w:marRight w:val="0"/>
                                          <w:marTop w:val="0"/>
                                          <w:marBottom w:val="0"/>
                                          <w:divBdr>
                                            <w:top w:val="none" w:sz="0" w:space="0" w:color="auto"/>
                                            <w:left w:val="none" w:sz="0" w:space="0" w:color="auto"/>
                                            <w:bottom w:val="none" w:sz="0" w:space="0" w:color="auto"/>
                                            <w:right w:val="none" w:sz="0" w:space="0" w:color="auto"/>
                                          </w:divBdr>
                                        </w:div>
                                        <w:div w:id="1656295865">
                                          <w:marLeft w:val="640"/>
                                          <w:marRight w:val="0"/>
                                          <w:marTop w:val="0"/>
                                          <w:marBottom w:val="0"/>
                                          <w:divBdr>
                                            <w:top w:val="none" w:sz="0" w:space="0" w:color="auto"/>
                                            <w:left w:val="none" w:sz="0" w:space="0" w:color="auto"/>
                                            <w:bottom w:val="none" w:sz="0" w:space="0" w:color="auto"/>
                                            <w:right w:val="none" w:sz="0" w:space="0" w:color="auto"/>
                                          </w:divBdr>
                                        </w:div>
                                        <w:div w:id="1669360247">
                                          <w:marLeft w:val="640"/>
                                          <w:marRight w:val="0"/>
                                          <w:marTop w:val="0"/>
                                          <w:marBottom w:val="0"/>
                                          <w:divBdr>
                                            <w:top w:val="none" w:sz="0" w:space="0" w:color="auto"/>
                                            <w:left w:val="none" w:sz="0" w:space="0" w:color="auto"/>
                                            <w:bottom w:val="none" w:sz="0" w:space="0" w:color="auto"/>
                                            <w:right w:val="none" w:sz="0" w:space="0" w:color="auto"/>
                                          </w:divBdr>
                                        </w:div>
                                        <w:div w:id="1780492046">
                                          <w:marLeft w:val="640"/>
                                          <w:marRight w:val="0"/>
                                          <w:marTop w:val="0"/>
                                          <w:marBottom w:val="0"/>
                                          <w:divBdr>
                                            <w:top w:val="none" w:sz="0" w:space="0" w:color="auto"/>
                                            <w:left w:val="none" w:sz="0" w:space="0" w:color="auto"/>
                                            <w:bottom w:val="none" w:sz="0" w:space="0" w:color="auto"/>
                                            <w:right w:val="none" w:sz="0" w:space="0" w:color="auto"/>
                                          </w:divBdr>
                                        </w:div>
                                        <w:div w:id="1807968454">
                                          <w:marLeft w:val="640"/>
                                          <w:marRight w:val="0"/>
                                          <w:marTop w:val="0"/>
                                          <w:marBottom w:val="0"/>
                                          <w:divBdr>
                                            <w:top w:val="none" w:sz="0" w:space="0" w:color="auto"/>
                                            <w:left w:val="none" w:sz="0" w:space="0" w:color="auto"/>
                                            <w:bottom w:val="none" w:sz="0" w:space="0" w:color="auto"/>
                                            <w:right w:val="none" w:sz="0" w:space="0" w:color="auto"/>
                                          </w:divBdr>
                                        </w:div>
                                        <w:div w:id="1941181090">
                                          <w:marLeft w:val="640"/>
                                          <w:marRight w:val="0"/>
                                          <w:marTop w:val="0"/>
                                          <w:marBottom w:val="0"/>
                                          <w:divBdr>
                                            <w:top w:val="none" w:sz="0" w:space="0" w:color="auto"/>
                                            <w:left w:val="none" w:sz="0" w:space="0" w:color="auto"/>
                                            <w:bottom w:val="none" w:sz="0" w:space="0" w:color="auto"/>
                                            <w:right w:val="none" w:sz="0" w:space="0" w:color="auto"/>
                                          </w:divBdr>
                                        </w:div>
                                        <w:div w:id="2049644552">
                                          <w:marLeft w:val="640"/>
                                          <w:marRight w:val="0"/>
                                          <w:marTop w:val="0"/>
                                          <w:marBottom w:val="0"/>
                                          <w:divBdr>
                                            <w:top w:val="none" w:sz="0" w:space="0" w:color="auto"/>
                                            <w:left w:val="none" w:sz="0" w:space="0" w:color="auto"/>
                                            <w:bottom w:val="none" w:sz="0" w:space="0" w:color="auto"/>
                                            <w:right w:val="none" w:sz="0" w:space="0" w:color="auto"/>
                                          </w:divBdr>
                                        </w:div>
                                        <w:div w:id="2063166516">
                                          <w:marLeft w:val="640"/>
                                          <w:marRight w:val="0"/>
                                          <w:marTop w:val="0"/>
                                          <w:marBottom w:val="0"/>
                                          <w:divBdr>
                                            <w:top w:val="none" w:sz="0" w:space="0" w:color="auto"/>
                                            <w:left w:val="none" w:sz="0" w:space="0" w:color="auto"/>
                                            <w:bottom w:val="none" w:sz="0" w:space="0" w:color="auto"/>
                                            <w:right w:val="none" w:sz="0" w:space="0" w:color="auto"/>
                                          </w:divBdr>
                                        </w:div>
                                        <w:div w:id="2091345637">
                                          <w:marLeft w:val="640"/>
                                          <w:marRight w:val="0"/>
                                          <w:marTop w:val="0"/>
                                          <w:marBottom w:val="0"/>
                                          <w:divBdr>
                                            <w:top w:val="none" w:sz="0" w:space="0" w:color="auto"/>
                                            <w:left w:val="none" w:sz="0" w:space="0" w:color="auto"/>
                                            <w:bottom w:val="none" w:sz="0" w:space="0" w:color="auto"/>
                                            <w:right w:val="none" w:sz="0" w:space="0" w:color="auto"/>
                                          </w:divBdr>
                                        </w:div>
                                        <w:div w:id="2097626300">
                                          <w:marLeft w:val="640"/>
                                          <w:marRight w:val="0"/>
                                          <w:marTop w:val="0"/>
                                          <w:marBottom w:val="0"/>
                                          <w:divBdr>
                                            <w:top w:val="none" w:sz="0" w:space="0" w:color="auto"/>
                                            <w:left w:val="none" w:sz="0" w:space="0" w:color="auto"/>
                                            <w:bottom w:val="none" w:sz="0" w:space="0" w:color="auto"/>
                                            <w:right w:val="none" w:sz="0" w:space="0" w:color="auto"/>
                                          </w:divBdr>
                                        </w:div>
                                        <w:div w:id="2098935472">
                                          <w:marLeft w:val="640"/>
                                          <w:marRight w:val="0"/>
                                          <w:marTop w:val="0"/>
                                          <w:marBottom w:val="0"/>
                                          <w:divBdr>
                                            <w:top w:val="none" w:sz="0" w:space="0" w:color="auto"/>
                                            <w:left w:val="none" w:sz="0" w:space="0" w:color="auto"/>
                                            <w:bottom w:val="none" w:sz="0" w:space="0" w:color="auto"/>
                                            <w:right w:val="none" w:sz="0" w:space="0" w:color="auto"/>
                                          </w:divBdr>
                                        </w:div>
                                        <w:div w:id="2137479893">
                                          <w:marLeft w:val="640"/>
                                          <w:marRight w:val="0"/>
                                          <w:marTop w:val="0"/>
                                          <w:marBottom w:val="0"/>
                                          <w:divBdr>
                                            <w:top w:val="none" w:sz="0" w:space="0" w:color="auto"/>
                                            <w:left w:val="none" w:sz="0" w:space="0" w:color="auto"/>
                                            <w:bottom w:val="none" w:sz="0" w:space="0" w:color="auto"/>
                                            <w:right w:val="none" w:sz="0" w:space="0" w:color="auto"/>
                                          </w:divBdr>
                                        </w:div>
                                      </w:divsChild>
                                    </w:div>
                                    <w:div w:id="664171106">
                                      <w:marLeft w:val="0"/>
                                      <w:marRight w:val="0"/>
                                      <w:marTop w:val="0"/>
                                      <w:marBottom w:val="0"/>
                                      <w:divBdr>
                                        <w:top w:val="none" w:sz="0" w:space="0" w:color="auto"/>
                                        <w:left w:val="none" w:sz="0" w:space="0" w:color="auto"/>
                                        <w:bottom w:val="none" w:sz="0" w:space="0" w:color="auto"/>
                                        <w:right w:val="none" w:sz="0" w:space="0" w:color="auto"/>
                                      </w:divBdr>
                                      <w:divsChild>
                                        <w:div w:id="63070835">
                                          <w:marLeft w:val="640"/>
                                          <w:marRight w:val="0"/>
                                          <w:marTop w:val="0"/>
                                          <w:marBottom w:val="0"/>
                                          <w:divBdr>
                                            <w:top w:val="none" w:sz="0" w:space="0" w:color="auto"/>
                                            <w:left w:val="none" w:sz="0" w:space="0" w:color="auto"/>
                                            <w:bottom w:val="none" w:sz="0" w:space="0" w:color="auto"/>
                                            <w:right w:val="none" w:sz="0" w:space="0" w:color="auto"/>
                                          </w:divBdr>
                                        </w:div>
                                        <w:div w:id="128785798">
                                          <w:marLeft w:val="640"/>
                                          <w:marRight w:val="0"/>
                                          <w:marTop w:val="0"/>
                                          <w:marBottom w:val="0"/>
                                          <w:divBdr>
                                            <w:top w:val="none" w:sz="0" w:space="0" w:color="auto"/>
                                            <w:left w:val="none" w:sz="0" w:space="0" w:color="auto"/>
                                            <w:bottom w:val="none" w:sz="0" w:space="0" w:color="auto"/>
                                            <w:right w:val="none" w:sz="0" w:space="0" w:color="auto"/>
                                          </w:divBdr>
                                        </w:div>
                                        <w:div w:id="153839513">
                                          <w:marLeft w:val="640"/>
                                          <w:marRight w:val="0"/>
                                          <w:marTop w:val="0"/>
                                          <w:marBottom w:val="0"/>
                                          <w:divBdr>
                                            <w:top w:val="none" w:sz="0" w:space="0" w:color="auto"/>
                                            <w:left w:val="none" w:sz="0" w:space="0" w:color="auto"/>
                                            <w:bottom w:val="none" w:sz="0" w:space="0" w:color="auto"/>
                                            <w:right w:val="none" w:sz="0" w:space="0" w:color="auto"/>
                                          </w:divBdr>
                                        </w:div>
                                        <w:div w:id="157968262">
                                          <w:marLeft w:val="640"/>
                                          <w:marRight w:val="0"/>
                                          <w:marTop w:val="0"/>
                                          <w:marBottom w:val="0"/>
                                          <w:divBdr>
                                            <w:top w:val="none" w:sz="0" w:space="0" w:color="auto"/>
                                            <w:left w:val="none" w:sz="0" w:space="0" w:color="auto"/>
                                            <w:bottom w:val="none" w:sz="0" w:space="0" w:color="auto"/>
                                            <w:right w:val="none" w:sz="0" w:space="0" w:color="auto"/>
                                          </w:divBdr>
                                        </w:div>
                                        <w:div w:id="211501808">
                                          <w:marLeft w:val="640"/>
                                          <w:marRight w:val="0"/>
                                          <w:marTop w:val="0"/>
                                          <w:marBottom w:val="0"/>
                                          <w:divBdr>
                                            <w:top w:val="none" w:sz="0" w:space="0" w:color="auto"/>
                                            <w:left w:val="none" w:sz="0" w:space="0" w:color="auto"/>
                                            <w:bottom w:val="none" w:sz="0" w:space="0" w:color="auto"/>
                                            <w:right w:val="none" w:sz="0" w:space="0" w:color="auto"/>
                                          </w:divBdr>
                                        </w:div>
                                        <w:div w:id="279846628">
                                          <w:marLeft w:val="640"/>
                                          <w:marRight w:val="0"/>
                                          <w:marTop w:val="0"/>
                                          <w:marBottom w:val="0"/>
                                          <w:divBdr>
                                            <w:top w:val="none" w:sz="0" w:space="0" w:color="auto"/>
                                            <w:left w:val="none" w:sz="0" w:space="0" w:color="auto"/>
                                            <w:bottom w:val="none" w:sz="0" w:space="0" w:color="auto"/>
                                            <w:right w:val="none" w:sz="0" w:space="0" w:color="auto"/>
                                          </w:divBdr>
                                        </w:div>
                                        <w:div w:id="294066381">
                                          <w:marLeft w:val="640"/>
                                          <w:marRight w:val="0"/>
                                          <w:marTop w:val="0"/>
                                          <w:marBottom w:val="0"/>
                                          <w:divBdr>
                                            <w:top w:val="none" w:sz="0" w:space="0" w:color="auto"/>
                                            <w:left w:val="none" w:sz="0" w:space="0" w:color="auto"/>
                                            <w:bottom w:val="none" w:sz="0" w:space="0" w:color="auto"/>
                                            <w:right w:val="none" w:sz="0" w:space="0" w:color="auto"/>
                                          </w:divBdr>
                                        </w:div>
                                        <w:div w:id="360588978">
                                          <w:marLeft w:val="640"/>
                                          <w:marRight w:val="0"/>
                                          <w:marTop w:val="0"/>
                                          <w:marBottom w:val="0"/>
                                          <w:divBdr>
                                            <w:top w:val="none" w:sz="0" w:space="0" w:color="auto"/>
                                            <w:left w:val="none" w:sz="0" w:space="0" w:color="auto"/>
                                            <w:bottom w:val="none" w:sz="0" w:space="0" w:color="auto"/>
                                            <w:right w:val="none" w:sz="0" w:space="0" w:color="auto"/>
                                          </w:divBdr>
                                        </w:div>
                                        <w:div w:id="455803324">
                                          <w:marLeft w:val="640"/>
                                          <w:marRight w:val="0"/>
                                          <w:marTop w:val="0"/>
                                          <w:marBottom w:val="0"/>
                                          <w:divBdr>
                                            <w:top w:val="none" w:sz="0" w:space="0" w:color="auto"/>
                                            <w:left w:val="none" w:sz="0" w:space="0" w:color="auto"/>
                                            <w:bottom w:val="none" w:sz="0" w:space="0" w:color="auto"/>
                                            <w:right w:val="none" w:sz="0" w:space="0" w:color="auto"/>
                                          </w:divBdr>
                                        </w:div>
                                        <w:div w:id="492570746">
                                          <w:marLeft w:val="640"/>
                                          <w:marRight w:val="0"/>
                                          <w:marTop w:val="0"/>
                                          <w:marBottom w:val="0"/>
                                          <w:divBdr>
                                            <w:top w:val="none" w:sz="0" w:space="0" w:color="auto"/>
                                            <w:left w:val="none" w:sz="0" w:space="0" w:color="auto"/>
                                            <w:bottom w:val="none" w:sz="0" w:space="0" w:color="auto"/>
                                            <w:right w:val="none" w:sz="0" w:space="0" w:color="auto"/>
                                          </w:divBdr>
                                        </w:div>
                                        <w:div w:id="525295492">
                                          <w:marLeft w:val="640"/>
                                          <w:marRight w:val="0"/>
                                          <w:marTop w:val="0"/>
                                          <w:marBottom w:val="0"/>
                                          <w:divBdr>
                                            <w:top w:val="none" w:sz="0" w:space="0" w:color="auto"/>
                                            <w:left w:val="none" w:sz="0" w:space="0" w:color="auto"/>
                                            <w:bottom w:val="none" w:sz="0" w:space="0" w:color="auto"/>
                                            <w:right w:val="none" w:sz="0" w:space="0" w:color="auto"/>
                                          </w:divBdr>
                                        </w:div>
                                        <w:div w:id="555507138">
                                          <w:marLeft w:val="640"/>
                                          <w:marRight w:val="0"/>
                                          <w:marTop w:val="0"/>
                                          <w:marBottom w:val="0"/>
                                          <w:divBdr>
                                            <w:top w:val="none" w:sz="0" w:space="0" w:color="auto"/>
                                            <w:left w:val="none" w:sz="0" w:space="0" w:color="auto"/>
                                            <w:bottom w:val="none" w:sz="0" w:space="0" w:color="auto"/>
                                            <w:right w:val="none" w:sz="0" w:space="0" w:color="auto"/>
                                          </w:divBdr>
                                        </w:div>
                                        <w:div w:id="574971036">
                                          <w:marLeft w:val="640"/>
                                          <w:marRight w:val="0"/>
                                          <w:marTop w:val="0"/>
                                          <w:marBottom w:val="0"/>
                                          <w:divBdr>
                                            <w:top w:val="none" w:sz="0" w:space="0" w:color="auto"/>
                                            <w:left w:val="none" w:sz="0" w:space="0" w:color="auto"/>
                                            <w:bottom w:val="none" w:sz="0" w:space="0" w:color="auto"/>
                                            <w:right w:val="none" w:sz="0" w:space="0" w:color="auto"/>
                                          </w:divBdr>
                                        </w:div>
                                        <w:div w:id="584150520">
                                          <w:marLeft w:val="640"/>
                                          <w:marRight w:val="0"/>
                                          <w:marTop w:val="0"/>
                                          <w:marBottom w:val="0"/>
                                          <w:divBdr>
                                            <w:top w:val="none" w:sz="0" w:space="0" w:color="auto"/>
                                            <w:left w:val="none" w:sz="0" w:space="0" w:color="auto"/>
                                            <w:bottom w:val="none" w:sz="0" w:space="0" w:color="auto"/>
                                            <w:right w:val="none" w:sz="0" w:space="0" w:color="auto"/>
                                          </w:divBdr>
                                        </w:div>
                                        <w:div w:id="607396484">
                                          <w:marLeft w:val="640"/>
                                          <w:marRight w:val="0"/>
                                          <w:marTop w:val="0"/>
                                          <w:marBottom w:val="0"/>
                                          <w:divBdr>
                                            <w:top w:val="none" w:sz="0" w:space="0" w:color="auto"/>
                                            <w:left w:val="none" w:sz="0" w:space="0" w:color="auto"/>
                                            <w:bottom w:val="none" w:sz="0" w:space="0" w:color="auto"/>
                                            <w:right w:val="none" w:sz="0" w:space="0" w:color="auto"/>
                                          </w:divBdr>
                                        </w:div>
                                        <w:div w:id="710956013">
                                          <w:marLeft w:val="640"/>
                                          <w:marRight w:val="0"/>
                                          <w:marTop w:val="0"/>
                                          <w:marBottom w:val="0"/>
                                          <w:divBdr>
                                            <w:top w:val="none" w:sz="0" w:space="0" w:color="auto"/>
                                            <w:left w:val="none" w:sz="0" w:space="0" w:color="auto"/>
                                            <w:bottom w:val="none" w:sz="0" w:space="0" w:color="auto"/>
                                            <w:right w:val="none" w:sz="0" w:space="0" w:color="auto"/>
                                          </w:divBdr>
                                        </w:div>
                                        <w:div w:id="725958956">
                                          <w:marLeft w:val="640"/>
                                          <w:marRight w:val="0"/>
                                          <w:marTop w:val="0"/>
                                          <w:marBottom w:val="0"/>
                                          <w:divBdr>
                                            <w:top w:val="none" w:sz="0" w:space="0" w:color="auto"/>
                                            <w:left w:val="none" w:sz="0" w:space="0" w:color="auto"/>
                                            <w:bottom w:val="none" w:sz="0" w:space="0" w:color="auto"/>
                                            <w:right w:val="none" w:sz="0" w:space="0" w:color="auto"/>
                                          </w:divBdr>
                                        </w:div>
                                        <w:div w:id="727875550">
                                          <w:marLeft w:val="640"/>
                                          <w:marRight w:val="0"/>
                                          <w:marTop w:val="0"/>
                                          <w:marBottom w:val="0"/>
                                          <w:divBdr>
                                            <w:top w:val="none" w:sz="0" w:space="0" w:color="auto"/>
                                            <w:left w:val="none" w:sz="0" w:space="0" w:color="auto"/>
                                            <w:bottom w:val="none" w:sz="0" w:space="0" w:color="auto"/>
                                            <w:right w:val="none" w:sz="0" w:space="0" w:color="auto"/>
                                          </w:divBdr>
                                        </w:div>
                                        <w:div w:id="751972796">
                                          <w:marLeft w:val="640"/>
                                          <w:marRight w:val="0"/>
                                          <w:marTop w:val="0"/>
                                          <w:marBottom w:val="0"/>
                                          <w:divBdr>
                                            <w:top w:val="none" w:sz="0" w:space="0" w:color="auto"/>
                                            <w:left w:val="none" w:sz="0" w:space="0" w:color="auto"/>
                                            <w:bottom w:val="none" w:sz="0" w:space="0" w:color="auto"/>
                                            <w:right w:val="none" w:sz="0" w:space="0" w:color="auto"/>
                                          </w:divBdr>
                                        </w:div>
                                        <w:div w:id="752510691">
                                          <w:marLeft w:val="640"/>
                                          <w:marRight w:val="0"/>
                                          <w:marTop w:val="0"/>
                                          <w:marBottom w:val="0"/>
                                          <w:divBdr>
                                            <w:top w:val="none" w:sz="0" w:space="0" w:color="auto"/>
                                            <w:left w:val="none" w:sz="0" w:space="0" w:color="auto"/>
                                            <w:bottom w:val="none" w:sz="0" w:space="0" w:color="auto"/>
                                            <w:right w:val="none" w:sz="0" w:space="0" w:color="auto"/>
                                          </w:divBdr>
                                        </w:div>
                                        <w:div w:id="775978621">
                                          <w:marLeft w:val="640"/>
                                          <w:marRight w:val="0"/>
                                          <w:marTop w:val="0"/>
                                          <w:marBottom w:val="0"/>
                                          <w:divBdr>
                                            <w:top w:val="none" w:sz="0" w:space="0" w:color="auto"/>
                                            <w:left w:val="none" w:sz="0" w:space="0" w:color="auto"/>
                                            <w:bottom w:val="none" w:sz="0" w:space="0" w:color="auto"/>
                                            <w:right w:val="none" w:sz="0" w:space="0" w:color="auto"/>
                                          </w:divBdr>
                                        </w:div>
                                        <w:div w:id="793250125">
                                          <w:marLeft w:val="640"/>
                                          <w:marRight w:val="0"/>
                                          <w:marTop w:val="0"/>
                                          <w:marBottom w:val="0"/>
                                          <w:divBdr>
                                            <w:top w:val="none" w:sz="0" w:space="0" w:color="auto"/>
                                            <w:left w:val="none" w:sz="0" w:space="0" w:color="auto"/>
                                            <w:bottom w:val="none" w:sz="0" w:space="0" w:color="auto"/>
                                            <w:right w:val="none" w:sz="0" w:space="0" w:color="auto"/>
                                          </w:divBdr>
                                        </w:div>
                                        <w:div w:id="828597749">
                                          <w:marLeft w:val="640"/>
                                          <w:marRight w:val="0"/>
                                          <w:marTop w:val="0"/>
                                          <w:marBottom w:val="0"/>
                                          <w:divBdr>
                                            <w:top w:val="none" w:sz="0" w:space="0" w:color="auto"/>
                                            <w:left w:val="none" w:sz="0" w:space="0" w:color="auto"/>
                                            <w:bottom w:val="none" w:sz="0" w:space="0" w:color="auto"/>
                                            <w:right w:val="none" w:sz="0" w:space="0" w:color="auto"/>
                                          </w:divBdr>
                                        </w:div>
                                        <w:div w:id="929040972">
                                          <w:marLeft w:val="640"/>
                                          <w:marRight w:val="0"/>
                                          <w:marTop w:val="0"/>
                                          <w:marBottom w:val="0"/>
                                          <w:divBdr>
                                            <w:top w:val="none" w:sz="0" w:space="0" w:color="auto"/>
                                            <w:left w:val="none" w:sz="0" w:space="0" w:color="auto"/>
                                            <w:bottom w:val="none" w:sz="0" w:space="0" w:color="auto"/>
                                            <w:right w:val="none" w:sz="0" w:space="0" w:color="auto"/>
                                          </w:divBdr>
                                        </w:div>
                                        <w:div w:id="933704265">
                                          <w:marLeft w:val="640"/>
                                          <w:marRight w:val="0"/>
                                          <w:marTop w:val="0"/>
                                          <w:marBottom w:val="0"/>
                                          <w:divBdr>
                                            <w:top w:val="none" w:sz="0" w:space="0" w:color="auto"/>
                                            <w:left w:val="none" w:sz="0" w:space="0" w:color="auto"/>
                                            <w:bottom w:val="none" w:sz="0" w:space="0" w:color="auto"/>
                                            <w:right w:val="none" w:sz="0" w:space="0" w:color="auto"/>
                                          </w:divBdr>
                                        </w:div>
                                        <w:div w:id="949318085">
                                          <w:marLeft w:val="640"/>
                                          <w:marRight w:val="0"/>
                                          <w:marTop w:val="0"/>
                                          <w:marBottom w:val="0"/>
                                          <w:divBdr>
                                            <w:top w:val="none" w:sz="0" w:space="0" w:color="auto"/>
                                            <w:left w:val="none" w:sz="0" w:space="0" w:color="auto"/>
                                            <w:bottom w:val="none" w:sz="0" w:space="0" w:color="auto"/>
                                            <w:right w:val="none" w:sz="0" w:space="0" w:color="auto"/>
                                          </w:divBdr>
                                        </w:div>
                                        <w:div w:id="1082069434">
                                          <w:marLeft w:val="640"/>
                                          <w:marRight w:val="0"/>
                                          <w:marTop w:val="0"/>
                                          <w:marBottom w:val="0"/>
                                          <w:divBdr>
                                            <w:top w:val="none" w:sz="0" w:space="0" w:color="auto"/>
                                            <w:left w:val="none" w:sz="0" w:space="0" w:color="auto"/>
                                            <w:bottom w:val="none" w:sz="0" w:space="0" w:color="auto"/>
                                            <w:right w:val="none" w:sz="0" w:space="0" w:color="auto"/>
                                          </w:divBdr>
                                        </w:div>
                                        <w:div w:id="1283488972">
                                          <w:marLeft w:val="640"/>
                                          <w:marRight w:val="0"/>
                                          <w:marTop w:val="0"/>
                                          <w:marBottom w:val="0"/>
                                          <w:divBdr>
                                            <w:top w:val="none" w:sz="0" w:space="0" w:color="auto"/>
                                            <w:left w:val="none" w:sz="0" w:space="0" w:color="auto"/>
                                            <w:bottom w:val="none" w:sz="0" w:space="0" w:color="auto"/>
                                            <w:right w:val="none" w:sz="0" w:space="0" w:color="auto"/>
                                          </w:divBdr>
                                        </w:div>
                                        <w:div w:id="1318531770">
                                          <w:marLeft w:val="640"/>
                                          <w:marRight w:val="0"/>
                                          <w:marTop w:val="0"/>
                                          <w:marBottom w:val="0"/>
                                          <w:divBdr>
                                            <w:top w:val="none" w:sz="0" w:space="0" w:color="auto"/>
                                            <w:left w:val="none" w:sz="0" w:space="0" w:color="auto"/>
                                            <w:bottom w:val="none" w:sz="0" w:space="0" w:color="auto"/>
                                            <w:right w:val="none" w:sz="0" w:space="0" w:color="auto"/>
                                          </w:divBdr>
                                        </w:div>
                                        <w:div w:id="1339037167">
                                          <w:marLeft w:val="640"/>
                                          <w:marRight w:val="0"/>
                                          <w:marTop w:val="0"/>
                                          <w:marBottom w:val="0"/>
                                          <w:divBdr>
                                            <w:top w:val="none" w:sz="0" w:space="0" w:color="auto"/>
                                            <w:left w:val="none" w:sz="0" w:space="0" w:color="auto"/>
                                            <w:bottom w:val="none" w:sz="0" w:space="0" w:color="auto"/>
                                            <w:right w:val="none" w:sz="0" w:space="0" w:color="auto"/>
                                          </w:divBdr>
                                        </w:div>
                                        <w:div w:id="1344166932">
                                          <w:marLeft w:val="640"/>
                                          <w:marRight w:val="0"/>
                                          <w:marTop w:val="0"/>
                                          <w:marBottom w:val="0"/>
                                          <w:divBdr>
                                            <w:top w:val="none" w:sz="0" w:space="0" w:color="auto"/>
                                            <w:left w:val="none" w:sz="0" w:space="0" w:color="auto"/>
                                            <w:bottom w:val="none" w:sz="0" w:space="0" w:color="auto"/>
                                            <w:right w:val="none" w:sz="0" w:space="0" w:color="auto"/>
                                          </w:divBdr>
                                        </w:div>
                                        <w:div w:id="1345355497">
                                          <w:marLeft w:val="640"/>
                                          <w:marRight w:val="0"/>
                                          <w:marTop w:val="0"/>
                                          <w:marBottom w:val="0"/>
                                          <w:divBdr>
                                            <w:top w:val="none" w:sz="0" w:space="0" w:color="auto"/>
                                            <w:left w:val="none" w:sz="0" w:space="0" w:color="auto"/>
                                            <w:bottom w:val="none" w:sz="0" w:space="0" w:color="auto"/>
                                            <w:right w:val="none" w:sz="0" w:space="0" w:color="auto"/>
                                          </w:divBdr>
                                        </w:div>
                                        <w:div w:id="1444108569">
                                          <w:marLeft w:val="640"/>
                                          <w:marRight w:val="0"/>
                                          <w:marTop w:val="0"/>
                                          <w:marBottom w:val="0"/>
                                          <w:divBdr>
                                            <w:top w:val="none" w:sz="0" w:space="0" w:color="auto"/>
                                            <w:left w:val="none" w:sz="0" w:space="0" w:color="auto"/>
                                            <w:bottom w:val="none" w:sz="0" w:space="0" w:color="auto"/>
                                            <w:right w:val="none" w:sz="0" w:space="0" w:color="auto"/>
                                          </w:divBdr>
                                        </w:div>
                                        <w:div w:id="1542287219">
                                          <w:marLeft w:val="640"/>
                                          <w:marRight w:val="0"/>
                                          <w:marTop w:val="0"/>
                                          <w:marBottom w:val="0"/>
                                          <w:divBdr>
                                            <w:top w:val="none" w:sz="0" w:space="0" w:color="auto"/>
                                            <w:left w:val="none" w:sz="0" w:space="0" w:color="auto"/>
                                            <w:bottom w:val="none" w:sz="0" w:space="0" w:color="auto"/>
                                            <w:right w:val="none" w:sz="0" w:space="0" w:color="auto"/>
                                          </w:divBdr>
                                        </w:div>
                                        <w:div w:id="1551305133">
                                          <w:marLeft w:val="640"/>
                                          <w:marRight w:val="0"/>
                                          <w:marTop w:val="0"/>
                                          <w:marBottom w:val="0"/>
                                          <w:divBdr>
                                            <w:top w:val="none" w:sz="0" w:space="0" w:color="auto"/>
                                            <w:left w:val="none" w:sz="0" w:space="0" w:color="auto"/>
                                            <w:bottom w:val="none" w:sz="0" w:space="0" w:color="auto"/>
                                            <w:right w:val="none" w:sz="0" w:space="0" w:color="auto"/>
                                          </w:divBdr>
                                        </w:div>
                                        <w:div w:id="1571235845">
                                          <w:marLeft w:val="640"/>
                                          <w:marRight w:val="0"/>
                                          <w:marTop w:val="0"/>
                                          <w:marBottom w:val="0"/>
                                          <w:divBdr>
                                            <w:top w:val="none" w:sz="0" w:space="0" w:color="auto"/>
                                            <w:left w:val="none" w:sz="0" w:space="0" w:color="auto"/>
                                            <w:bottom w:val="none" w:sz="0" w:space="0" w:color="auto"/>
                                            <w:right w:val="none" w:sz="0" w:space="0" w:color="auto"/>
                                          </w:divBdr>
                                        </w:div>
                                        <w:div w:id="1598975805">
                                          <w:marLeft w:val="640"/>
                                          <w:marRight w:val="0"/>
                                          <w:marTop w:val="0"/>
                                          <w:marBottom w:val="0"/>
                                          <w:divBdr>
                                            <w:top w:val="none" w:sz="0" w:space="0" w:color="auto"/>
                                            <w:left w:val="none" w:sz="0" w:space="0" w:color="auto"/>
                                            <w:bottom w:val="none" w:sz="0" w:space="0" w:color="auto"/>
                                            <w:right w:val="none" w:sz="0" w:space="0" w:color="auto"/>
                                          </w:divBdr>
                                        </w:div>
                                        <w:div w:id="1683891042">
                                          <w:marLeft w:val="640"/>
                                          <w:marRight w:val="0"/>
                                          <w:marTop w:val="0"/>
                                          <w:marBottom w:val="0"/>
                                          <w:divBdr>
                                            <w:top w:val="none" w:sz="0" w:space="0" w:color="auto"/>
                                            <w:left w:val="none" w:sz="0" w:space="0" w:color="auto"/>
                                            <w:bottom w:val="none" w:sz="0" w:space="0" w:color="auto"/>
                                            <w:right w:val="none" w:sz="0" w:space="0" w:color="auto"/>
                                          </w:divBdr>
                                        </w:div>
                                        <w:div w:id="1850871375">
                                          <w:marLeft w:val="640"/>
                                          <w:marRight w:val="0"/>
                                          <w:marTop w:val="0"/>
                                          <w:marBottom w:val="0"/>
                                          <w:divBdr>
                                            <w:top w:val="none" w:sz="0" w:space="0" w:color="auto"/>
                                            <w:left w:val="none" w:sz="0" w:space="0" w:color="auto"/>
                                            <w:bottom w:val="none" w:sz="0" w:space="0" w:color="auto"/>
                                            <w:right w:val="none" w:sz="0" w:space="0" w:color="auto"/>
                                          </w:divBdr>
                                        </w:div>
                                        <w:div w:id="1861428994">
                                          <w:marLeft w:val="640"/>
                                          <w:marRight w:val="0"/>
                                          <w:marTop w:val="0"/>
                                          <w:marBottom w:val="0"/>
                                          <w:divBdr>
                                            <w:top w:val="none" w:sz="0" w:space="0" w:color="auto"/>
                                            <w:left w:val="none" w:sz="0" w:space="0" w:color="auto"/>
                                            <w:bottom w:val="none" w:sz="0" w:space="0" w:color="auto"/>
                                            <w:right w:val="none" w:sz="0" w:space="0" w:color="auto"/>
                                          </w:divBdr>
                                        </w:div>
                                        <w:div w:id="1866942507">
                                          <w:marLeft w:val="640"/>
                                          <w:marRight w:val="0"/>
                                          <w:marTop w:val="0"/>
                                          <w:marBottom w:val="0"/>
                                          <w:divBdr>
                                            <w:top w:val="none" w:sz="0" w:space="0" w:color="auto"/>
                                            <w:left w:val="none" w:sz="0" w:space="0" w:color="auto"/>
                                            <w:bottom w:val="none" w:sz="0" w:space="0" w:color="auto"/>
                                            <w:right w:val="none" w:sz="0" w:space="0" w:color="auto"/>
                                          </w:divBdr>
                                        </w:div>
                                        <w:div w:id="1926186386">
                                          <w:marLeft w:val="640"/>
                                          <w:marRight w:val="0"/>
                                          <w:marTop w:val="0"/>
                                          <w:marBottom w:val="0"/>
                                          <w:divBdr>
                                            <w:top w:val="none" w:sz="0" w:space="0" w:color="auto"/>
                                            <w:left w:val="none" w:sz="0" w:space="0" w:color="auto"/>
                                            <w:bottom w:val="none" w:sz="0" w:space="0" w:color="auto"/>
                                            <w:right w:val="none" w:sz="0" w:space="0" w:color="auto"/>
                                          </w:divBdr>
                                        </w:div>
                                        <w:div w:id="2001350161">
                                          <w:marLeft w:val="640"/>
                                          <w:marRight w:val="0"/>
                                          <w:marTop w:val="0"/>
                                          <w:marBottom w:val="0"/>
                                          <w:divBdr>
                                            <w:top w:val="none" w:sz="0" w:space="0" w:color="auto"/>
                                            <w:left w:val="none" w:sz="0" w:space="0" w:color="auto"/>
                                            <w:bottom w:val="none" w:sz="0" w:space="0" w:color="auto"/>
                                            <w:right w:val="none" w:sz="0" w:space="0" w:color="auto"/>
                                          </w:divBdr>
                                        </w:div>
                                        <w:div w:id="2056003939">
                                          <w:marLeft w:val="640"/>
                                          <w:marRight w:val="0"/>
                                          <w:marTop w:val="0"/>
                                          <w:marBottom w:val="0"/>
                                          <w:divBdr>
                                            <w:top w:val="none" w:sz="0" w:space="0" w:color="auto"/>
                                            <w:left w:val="none" w:sz="0" w:space="0" w:color="auto"/>
                                            <w:bottom w:val="none" w:sz="0" w:space="0" w:color="auto"/>
                                            <w:right w:val="none" w:sz="0" w:space="0" w:color="auto"/>
                                          </w:divBdr>
                                        </w:div>
                                        <w:div w:id="2092965849">
                                          <w:marLeft w:val="640"/>
                                          <w:marRight w:val="0"/>
                                          <w:marTop w:val="0"/>
                                          <w:marBottom w:val="0"/>
                                          <w:divBdr>
                                            <w:top w:val="none" w:sz="0" w:space="0" w:color="auto"/>
                                            <w:left w:val="none" w:sz="0" w:space="0" w:color="auto"/>
                                            <w:bottom w:val="none" w:sz="0" w:space="0" w:color="auto"/>
                                            <w:right w:val="none" w:sz="0" w:space="0" w:color="auto"/>
                                          </w:divBdr>
                                        </w:div>
                                        <w:div w:id="2110079476">
                                          <w:marLeft w:val="640"/>
                                          <w:marRight w:val="0"/>
                                          <w:marTop w:val="0"/>
                                          <w:marBottom w:val="0"/>
                                          <w:divBdr>
                                            <w:top w:val="none" w:sz="0" w:space="0" w:color="auto"/>
                                            <w:left w:val="none" w:sz="0" w:space="0" w:color="auto"/>
                                            <w:bottom w:val="none" w:sz="0" w:space="0" w:color="auto"/>
                                            <w:right w:val="none" w:sz="0" w:space="0" w:color="auto"/>
                                          </w:divBdr>
                                        </w:div>
                                        <w:div w:id="2125268083">
                                          <w:marLeft w:val="640"/>
                                          <w:marRight w:val="0"/>
                                          <w:marTop w:val="0"/>
                                          <w:marBottom w:val="0"/>
                                          <w:divBdr>
                                            <w:top w:val="none" w:sz="0" w:space="0" w:color="auto"/>
                                            <w:left w:val="none" w:sz="0" w:space="0" w:color="auto"/>
                                            <w:bottom w:val="none" w:sz="0" w:space="0" w:color="auto"/>
                                            <w:right w:val="none" w:sz="0" w:space="0" w:color="auto"/>
                                          </w:divBdr>
                                        </w:div>
                                        <w:div w:id="2126196585">
                                          <w:marLeft w:val="640"/>
                                          <w:marRight w:val="0"/>
                                          <w:marTop w:val="0"/>
                                          <w:marBottom w:val="0"/>
                                          <w:divBdr>
                                            <w:top w:val="none" w:sz="0" w:space="0" w:color="auto"/>
                                            <w:left w:val="none" w:sz="0" w:space="0" w:color="auto"/>
                                            <w:bottom w:val="none" w:sz="0" w:space="0" w:color="auto"/>
                                            <w:right w:val="none" w:sz="0" w:space="0" w:color="auto"/>
                                          </w:divBdr>
                                        </w:div>
                                        <w:div w:id="2134129659">
                                          <w:marLeft w:val="640"/>
                                          <w:marRight w:val="0"/>
                                          <w:marTop w:val="0"/>
                                          <w:marBottom w:val="0"/>
                                          <w:divBdr>
                                            <w:top w:val="none" w:sz="0" w:space="0" w:color="auto"/>
                                            <w:left w:val="none" w:sz="0" w:space="0" w:color="auto"/>
                                            <w:bottom w:val="none" w:sz="0" w:space="0" w:color="auto"/>
                                            <w:right w:val="none" w:sz="0" w:space="0" w:color="auto"/>
                                          </w:divBdr>
                                        </w:div>
                                        <w:div w:id="2134712938">
                                          <w:marLeft w:val="640"/>
                                          <w:marRight w:val="0"/>
                                          <w:marTop w:val="0"/>
                                          <w:marBottom w:val="0"/>
                                          <w:divBdr>
                                            <w:top w:val="none" w:sz="0" w:space="0" w:color="auto"/>
                                            <w:left w:val="none" w:sz="0" w:space="0" w:color="auto"/>
                                            <w:bottom w:val="none" w:sz="0" w:space="0" w:color="auto"/>
                                            <w:right w:val="none" w:sz="0" w:space="0" w:color="auto"/>
                                          </w:divBdr>
                                        </w:div>
                                      </w:divsChild>
                                    </w:div>
                                    <w:div w:id="716199311">
                                      <w:marLeft w:val="0"/>
                                      <w:marRight w:val="0"/>
                                      <w:marTop w:val="0"/>
                                      <w:marBottom w:val="0"/>
                                      <w:divBdr>
                                        <w:top w:val="none" w:sz="0" w:space="0" w:color="auto"/>
                                        <w:left w:val="none" w:sz="0" w:space="0" w:color="auto"/>
                                        <w:bottom w:val="none" w:sz="0" w:space="0" w:color="auto"/>
                                        <w:right w:val="none" w:sz="0" w:space="0" w:color="auto"/>
                                      </w:divBdr>
                                      <w:divsChild>
                                        <w:div w:id="17051149">
                                          <w:marLeft w:val="640"/>
                                          <w:marRight w:val="0"/>
                                          <w:marTop w:val="0"/>
                                          <w:marBottom w:val="0"/>
                                          <w:divBdr>
                                            <w:top w:val="none" w:sz="0" w:space="0" w:color="auto"/>
                                            <w:left w:val="none" w:sz="0" w:space="0" w:color="auto"/>
                                            <w:bottom w:val="none" w:sz="0" w:space="0" w:color="auto"/>
                                            <w:right w:val="none" w:sz="0" w:space="0" w:color="auto"/>
                                          </w:divBdr>
                                        </w:div>
                                        <w:div w:id="94790822">
                                          <w:marLeft w:val="640"/>
                                          <w:marRight w:val="0"/>
                                          <w:marTop w:val="0"/>
                                          <w:marBottom w:val="0"/>
                                          <w:divBdr>
                                            <w:top w:val="none" w:sz="0" w:space="0" w:color="auto"/>
                                            <w:left w:val="none" w:sz="0" w:space="0" w:color="auto"/>
                                            <w:bottom w:val="none" w:sz="0" w:space="0" w:color="auto"/>
                                            <w:right w:val="none" w:sz="0" w:space="0" w:color="auto"/>
                                          </w:divBdr>
                                        </w:div>
                                        <w:div w:id="330109778">
                                          <w:marLeft w:val="640"/>
                                          <w:marRight w:val="0"/>
                                          <w:marTop w:val="0"/>
                                          <w:marBottom w:val="0"/>
                                          <w:divBdr>
                                            <w:top w:val="none" w:sz="0" w:space="0" w:color="auto"/>
                                            <w:left w:val="none" w:sz="0" w:space="0" w:color="auto"/>
                                            <w:bottom w:val="none" w:sz="0" w:space="0" w:color="auto"/>
                                            <w:right w:val="none" w:sz="0" w:space="0" w:color="auto"/>
                                          </w:divBdr>
                                        </w:div>
                                        <w:div w:id="363480524">
                                          <w:marLeft w:val="640"/>
                                          <w:marRight w:val="0"/>
                                          <w:marTop w:val="0"/>
                                          <w:marBottom w:val="0"/>
                                          <w:divBdr>
                                            <w:top w:val="none" w:sz="0" w:space="0" w:color="auto"/>
                                            <w:left w:val="none" w:sz="0" w:space="0" w:color="auto"/>
                                            <w:bottom w:val="none" w:sz="0" w:space="0" w:color="auto"/>
                                            <w:right w:val="none" w:sz="0" w:space="0" w:color="auto"/>
                                          </w:divBdr>
                                        </w:div>
                                        <w:div w:id="365958014">
                                          <w:marLeft w:val="640"/>
                                          <w:marRight w:val="0"/>
                                          <w:marTop w:val="0"/>
                                          <w:marBottom w:val="0"/>
                                          <w:divBdr>
                                            <w:top w:val="none" w:sz="0" w:space="0" w:color="auto"/>
                                            <w:left w:val="none" w:sz="0" w:space="0" w:color="auto"/>
                                            <w:bottom w:val="none" w:sz="0" w:space="0" w:color="auto"/>
                                            <w:right w:val="none" w:sz="0" w:space="0" w:color="auto"/>
                                          </w:divBdr>
                                        </w:div>
                                        <w:div w:id="494538785">
                                          <w:marLeft w:val="640"/>
                                          <w:marRight w:val="0"/>
                                          <w:marTop w:val="0"/>
                                          <w:marBottom w:val="0"/>
                                          <w:divBdr>
                                            <w:top w:val="none" w:sz="0" w:space="0" w:color="auto"/>
                                            <w:left w:val="none" w:sz="0" w:space="0" w:color="auto"/>
                                            <w:bottom w:val="none" w:sz="0" w:space="0" w:color="auto"/>
                                            <w:right w:val="none" w:sz="0" w:space="0" w:color="auto"/>
                                          </w:divBdr>
                                        </w:div>
                                        <w:div w:id="686635293">
                                          <w:marLeft w:val="640"/>
                                          <w:marRight w:val="0"/>
                                          <w:marTop w:val="0"/>
                                          <w:marBottom w:val="0"/>
                                          <w:divBdr>
                                            <w:top w:val="none" w:sz="0" w:space="0" w:color="auto"/>
                                            <w:left w:val="none" w:sz="0" w:space="0" w:color="auto"/>
                                            <w:bottom w:val="none" w:sz="0" w:space="0" w:color="auto"/>
                                            <w:right w:val="none" w:sz="0" w:space="0" w:color="auto"/>
                                          </w:divBdr>
                                        </w:div>
                                        <w:div w:id="739134064">
                                          <w:marLeft w:val="640"/>
                                          <w:marRight w:val="0"/>
                                          <w:marTop w:val="0"/>
                                          <w:marBottom w:val="0"/>
                                          <w:divBdr>
                                            <w:top w:val="none" w:sz="0" w:space="0" w:color="auto"/>
                                            <w:left w:val="none" w:sz="0" w:space="0" w:color="auto"/>
                                            <w:bottom w:val="none" w:sz="0" w:space="0" w:color="auto"/>
                                            <w:right w:val="none" w:sz="0" w:space="0" w:color="auto"/>
                                          </w:divBdr>
                                        </w:div>
                                        <w:div w:id="745955921">
                                          <w:marLeft w:val="640"/>
                                          <w:marRight w:val="0"/>
                                          <w:marTop w:val="0"/>
                                          <w:marBottom w:val="0"/>
                                          <w:divBdr>
                                            <w:top w:val="none" w:sz="0" w:space="0" w:color="auto"/>
                                            <w:left w:val="none" w:sz="0" w:space="0" w:color="auto"/>
                                            <w:bottom w:val="none" w:sz="0" w:space="0" w:color="auto"/>
                                            <w:right w:val="none" w:sz="0" w:space="0" w:color="auto"/>
                                          </w:divBdr>
                                        </w:div>
                                        <w:div w:id="768626813">
                                          <w:marLeft w:val="640"/>
                                          <w:marRight w:val="0"/>
                                          <w:marTop w:val="0"/>
                                          <w:marBottom w:val="0"/>
                                          <w:divBdr>
                                            <w:top w:val="none" w:sz="0" w:space="0" w:color="auto"/>
                                            <w:left w:val="none" w:sz="0" w:space="0" w:color="auto"/>
                                            <w:bottom w:val="none" w:sz="0" w:space="0" w:color="auto"/>
                                            <w:right w:val="none" w:sz="0" w:space="0" w:color="auto"/>
                                          </w:divBdr>
                                        </w:div>
                                        <w:div w:id="798884858">
                                          <w:marLeft w:val="640"/>
                                          <w:marRight w:val="0"/>
                                          <w:marTop w:val="0"/>
                                          <w:marBottom w:val="0"/>
                                          <w:divBdr>
                                            <w:top w:val="none" w:sz="0" w:space="0" w:color="auto"/>
                                            <w:left w:val="none" w:sz="0" w:space="0" w:color="auto"/>
                                            <w:bottom w:val="none" w:sz="0" w:space="0" w:color="auto"/>
                                            <w:right w:val="none" w:sz="0" w:space="0" w:color="auto"/>
                                          </w:divBdr>
                                        </w:div>
                                        <w:div w:id="820193369">
                                          <w:marLeft w:val="640"/>
                                          <w:marRight w:val="0"/>
                                          <w:marTop w:val="0"/>
                                          <w:marBottom w:val="0"/>
                                          <w:divBdr>
                                            <w:top w:val="none" w:sz="0" w:space="0" w:color="auto"/>
                                            <w:left w:val="none" w:sz="0" w:space="0" w:color="auto"/>
                                            <w:bottom w:val="none" w:sz="0" w:space="0" w:color="auto"/>
                                            <w:right w:val="none" w:sz="0" w:space="0" w:color="auto"/>
                                          </w:divBdr>
                                        </w:div>
                                        <w:div w:id="827749920">
                                          <w:marLeft w:val="640"/>
                                          <w:marRight w:val="0"/>
                                          <w:marTop w:val="0"/>
                                          <w:marBottom w:val="0"/>
                                          <w:divBdr>
                                            <w:top w:val="none" w:sz="0" w:space="0" w:color="auto"/>
                                            <w:left w:val="none" w:sz="0" w:space="0" w:color="auto"/>
                                            <w:bottom w:val="none" w:sz="0" w:space="0" w:color="auto"/>
                                            <w:right w:val="none" w:sz="0" w:space="0" w:color="auto"/>
                                          </w:divBdr>
                                        </w:div>
                                        <w:div w:id="872035874">
                                          <w:marLeft w:val="640"/>
                                          <w:marRight w:val="0"/>
                                          <w:marTop w:val="0"/>
                                          <w:marBottom w:val="0"/>
                                          <w:divBdr>
                                            <w:top w:val="none" w:sz="0" w:space="0" w:color="auto"/>
                                            <w:left w:val="none" w:sz="0" w:space="0" w:color="auto"/>
                                            <w:bottom w:val="none" w:sz="0" w:space="0" w:color="auto"/>
                                            <w:right w:val="none" w:sz="0" w:space="0" w:color="auto"/>
                                          </w:divBdr>
                                        </w:div>
                                        <w:div w:id="874391279">
                                          <w:marLeft w:val="640"/>
                                          <w:marRight w:val="0"/>
                                          <w:marTop w:val="0"/>
                                          <w:marBottom w:val="0"/>
                                          <w:divBdr>
                                            <w:top w:val="none" w:sz="0" w:space="0" w:color="auto"/>
                                            <w:left w:val="none" w:sz="0" w:space="0" w:color="auto"/>
                                            <w:bottom w:val="none" w:sz="0" w:space="0" w:color="auto"/>
                                            <w:right w:val="none" w:sz="0" w:space="0" w:color="auto"/>
                                          </w:divBdr>
                                        </w:div>
                                        <w:div w:id="887572201">
                                          <w:marLeft w:val="640"/>
                                          <w:marRight w:val="0"/>
                                          <w:marTop w:val="0"/>
                                          <w:marBottom w:val="0"/>
                                          <w:divBdr>
                                            <w:top w:val="none" w:sz="0" w:space="0" w:color="auto"/>
                                            <w:left w:val="none" w:sz="0" w:space="0" w:color="auto"/>
                                            <w:bottom w:val="none" w:sz="0" w:space="0" w:color="auto"/>
                                            <w:right w:val="none" w:sz="0" w:space="0" w:color="auto"/>
                                          </w:divBdr>
                                        </w:div>
                                        <w:div w:id="896823951">
                                          <w:marLeft w:val="640"/>
                                          <w:marRight w:val="0"/>
                                          <w:marTop w:val="0"/>
                                          <w:marBottom w:val="0"/>
                                          <w:divBdr>
                                            <w:top w:val="none" w:sz="0" w:space="0" w:color="auto"/>
                                            <w:left w:val="none" w:sz="0" w:space="0" w:color="auto"/>
                                            <w:bottom w:val="none" w:sz="0" w:space="0" w:color="auto"/>
                                            <w:right w:val="none" w:sz="0" w:space="0" w:color="auto"/>
                                          </w:divBdr>
                                        </w:div>
                                        <w:div w:id="904948481">
                                          <w:marLeft w:val="640"/>
                                          <w:marRight w:val="0"/>
                                          <w:marTop w:val="0"/>
                                          <w:marBottom w:val="0"/>
                                          <w:divBdr>
                                            <w:top w:val="none" w:sz="0" w:space="0" w:color="auto"/>
                                            <w:left w:val="none" w:sz="0" w:space="0" w:color="auto"/>
                                            <w:bottom w:val="none" w:sz="0" w:space="0" w:color="auto"/>
                                            <w:right w:val="none" w:sz="0" w:space="0" w:color="auto"/>
                                          </w:divBdr>
                                        </w:div>
                                        <w:div w:id="907108288">
                                          <w:marLeft w:val="640"/>
                                          <w:marRight w:val="0"/>
                                          <w:marTop w:val="0"/>
                                          <w:marBottom w:val="0"/>
                                          <w:divBdr>
                                            <w:top w:val="none" w:sz="0" w:space="0" w:color="auto"/>
                                            <w:left w:val="none" w:sz="0" w:space="0" w:color="auto"/>
                                            <w:bottom w:val="none" w:sz="0" w:space="0" w:color="auto"/>
                                            <w:right w:val="none" w:sz="0" w:space="0" w:color="auto"/>
                                          </w:divBdr>
                                        </w:div>
                                        <w:div w:id="940727458">
                                          <w:marLeft w:val="640"/>
                                          <w:marRight w:val="0"/>
                                          <w:marTop w:val="0"/>
                                          <w:marBottom w:val="0"/>
                                          <w:divBdr>
                                            <w:top w:val="none" w:sz="0" w:space="0" w:color="auto"/>
                                            <w:left w:val="none" w:sz="0" w:space="0" w:color="auto"/>
                                            <w:bottom w:val="none" w:sz="0" w:space="0" w:color="auto"/>
                                            <w:right w:val="none" w:sz="0" w:space="0" w:color="auto"/>
                                          </w:divBdr>
                                        </w:div>
                                        <w:div w:id="948512172">
                                          <w:marLeft w:val="640"/>
                                          <w:marRight w:val="0"/>
                                          <w:marTop w:val="0"/>
                                          <w:marBottom w:val="0"/>
                                          <w:divBdr>
                                            <w:top w:val="none" w:sz="0" w:space="0" w:color="auto"/>
                                            <w:left w:val="none" w:sz="0" w:space="0" w:color="auto"/>
                                            <w:bottom w:val="none" w:sz="0" w:space="0" w:color="auto"/>
                                            <w:right w:val="none" w:sz="0" w:space="0" w:color="auto"/>
                                          </w:divBdr>
                                        </w:div>
                                        <w:div w:id="1058551343">
                                          <w:marLeft w:val="640"/>
                                          <w:marRight w:val="0"/>
                                          <w:marTop w:val="0"/>
                                          <w:marBottom w:val="0"/>
                                          <w:divBdr>
                                            <w:top w:val="none" w:sz="0" w:space="0" w:color="auto"/>
                                            <w:left w:val="none" w:sz="0" w:space="0" w:color="auto"/>
                                            <w:bottom w:val="none" w:sz="0" w:space="0" w:color="auto"/>
                                            <w:right w:val="none" w:sz="0" w:space="0" w:color="auto"/>
                                          </w:divBdr>
                                        </w:div>
                                        <w:div w:id="1084031716">
                                          <w:marLeft w:val="640"/>
                                          <w:marRight w:val="0"/>
                                          <w:marTop w:val="0"/>
                                          <w:marBottom w:val="0"/>
                                          <w:divBdr>
                                            <w:top w:val="none" w:sz="0" w:space="0" w:color="auto"/>
                                            <w:left w:val="none" w:sz="0" w:space="0" w:color="auto"/>
                                            <w:bottom w:val="none" w:sz="0" w:space="0" w:color="auto"/>
                                            <w:right w:val="none" w:sz="0" w:space="0" w:color="auto"/>
                                          </w:divBdr>
                                        </w:div>
                                        <w:div w:id="1098864057">
                                          <w:marLeft w:val="640"/>
                                          <w:marRight w:val="0"/>
                                          <w:marTop w:val="0"/>
                                          <w:marBottom w:val="0"/>
                                          <w:divBdr>
                                            <w:top w:val="none" w:sz="0" w:space="0" w:color="auto"/>
                                            <w:left w:val="none" w:sz="0" w:space="0" w:color="auto"/>
                                            <w:bottom w:val="none" w:sz="0" w:space="0" w:color="auto"/>
                                            <w:right w:val="none" w:sz="0" w:space="0" w:color="auto"/>
                                          </w:divBdr>
                                        </w:div>
                                        <w:div w:id="1163815961">
                                          <w:marLeft w:val="640"/>
                                          <w:marRight w:val="0"/>
                                          <w:marTop w:val="0"/>
                                          <w:marBottom w:val="0"/>
                                          <w:divBdr>
                                            <w:top w:val="none" w:sz="0" w:space="0" w:color="auto"/>
                                            <w:left w:val="none" w:sz="0" w:space="0" w:color="auto"/>
                                            <w:bottom w:val="none" w:sz="0" w:space="0" w:color="auto"/>
                                            <w:right w:val="none" w:sz="0" w:space="0" w:color="auto"/>
                                          </w:divBdr>
                                        </w:div>
                                        <w:div w:id="1165629511">
                                          <w:marLeft w:val="640"/>
                                          <w:marRight w:val="0"/>
                                          <w:marTop w:val="0"/>
                                          <w:marBottom w:val="0"/>
                                          <w:divBdr>
                                            <w:top w:val="none" w:sz="0" w:space="0" w:color="auto"/>
                                            <w:left w:val="none" w:sz="0" w:space="0" w:color="auto"/>
                                            <w:bottom w:val="none" w:sz="0" w:space="0" w:color="auto"/>
                                            <w:right w:val="none" w:sz="0" w:space="0" w:color="auto"/>
                                          </w:divBdr>
                                        </w:div>
                                        <w:div w:id="1221214838">
                                          <w:marLeft w:val="640"/>
                                          <w:marRight w:val="0"/>
                                          <w:marTop w:val="0"/>
                                          <w:marBottom w:val="0"/>
                                          <w:divBdr>
                                            <w:top w:val="none" w:sz="0" w:space="0" w:color="auto"/>
                                            <w:left w:val="none" w:sz="0" w:space="0" w:color="auto"/>
                                            <w:bottom w:val="none" w:sz="0" w:space="0" w:color="auto"/>
                                            <w:right w:val="none" w:sz="0" w:space="0" w:color="auto"/>
                                          </w:divBdr>
                                        </w:div>
                                        <w:div w:id="1368217182">
                                          <w:marLeft w:val="640"/>
                                          <w:marRight w:val="0"/>
                                          <w:marTop w:val="0"/>
                                          <w:marBottom w:val="0"/>
                                          <w:divBdr>
                                            <w:top w:val="none" w:sz="0" w:space="0" w:color="auto"/>
                                            <w:left w:val="none" w:sz="0" w:space="0" w:color="auto"/>
                                            <w:bottom w:val="none" w:sz="0" w:space="0" w:color="auto"/>
                                            <w:right w:val="none" w:sz="0" w:space="0" w:color="auto"/>
                                          </w:divBdr>
                                        </w:div>
                                        <w:div w:id="1390685241">
                                          <w:marLeft w:val="640"/>
                                          <w:marRight w:val="0"/>
                                          <w:marTop w:val="0"/>
                                          <w:marBottom w:val="0"/>
                                          <w:divBdr>
                                            <w:top w:val="none" w:sz="0" w:space="0" w:color="auto"/>
                                            <w:left w:val="none" w:sz="0" w:space="0" w:color="auto"/>
                                            <w:bottom w:val="none" w:sz="0" w:space="0" w:color="auto"/>
                                            <w:right w:val="none" w:sz="0" w:space="0" w:color="auto"/>
                                          </w:divBdr>
                                        </w:div>
                                        <w:div w:id="1395929024">
                                          <w:marLeft w:val="640"/>
                                          <w:marRight w:val="0"/>
                                          <w:marTop w:val="0"/>
                                          <w:marBottom w:val="0"/>
                                          <w:divBdr>
                                            <w:top w:val="none" w:sz="0" w:space="0" w:color="auto"/>
                                            <w:left w:val="none" w:sz="0" w:space="0" w:color="auto"/>
                                            <w:bottom w:val="none" w:sz="0" w:space="0" w:color="auto"/>
                                            <w:right w:val="none" w:sz="0" w:space="0" w:color="auto"/>
                                          </w:divBdr>
                                        </w:div>
                                        <w:div w:id="1406494678">
                                          <w:marLeft w:val="640"/>
                                          <w:marRight w:val="0"/>
                                          <w:marTop w:val="0"/>
                                          <w:marBottom w:val="0"/>
                                          <w:divBdr>
                                            <w:top w:val="none" w:sz="0" w:space="0" w:color="auto"/>
                                            <w:left w:val="none" w:sz="0" w:space="0" w:color="auto"/>
                                            <w:bottom w:val="none" w:sz="0" w:space="0" w:color="auto"/>
                                            <w:right w:val="none" w:sz="0" w:space="0" w:color="auto"/>
                                          </w:divBdr>
                                        </w:div>
                                        <w:div w:id="1493182069">
                                          <w:marLeft w:val="640"/>
                                          <w:marRight w:val="0"/>
                                          <w:marTop w:val="0"/>
                                          <w:marBottom w:val="0"/>
                                          <w:divBdr>
                                            <w:top w:val="none" w:sz="0" w:space="0" w:color="auto"/>
                                            <w:left w:val="none" w:sz="0" w:space="0" w:color="auto"/>
                                            <w:bottom w:val="none" w:sz="0" w:space="0" w:color="auto"/>
                                            <w:right w:val="none" w:sz="0" w:space="0" w:color="auto"/>
                                          </w:divBdr>
                                        </w:div>
                                        <w:div w:id="1526601730">
                                          <w:marLeft w:val="640"/>
                                          <w:marRight w:val="0"/>
                                          <w:marTop w:val="0"/>
                                          <w:marBottom w:val="0"/>
                                          <w:divBdr>
                                            <w:top w:val="none" w:sz="0" w:space="0" w:color="auto"/>
                                            <w:left w:val="none" w:sz="0" w:space="0" w:color="auto"/>
                                            <w:bottom w:val="none" w:sz="0" w:space="0" w:color="auto"/>
                                            <w:right w:val="none" w:sz="0" w:space="0" w:color="auto"/>
                                          </w:divBdr>
                                        </w:div>
                                        <w:div w:id="1558937280">
                                          <w:marLeft w:val="640"/>
                                          <w:marRight w:val="0"/>
                                          <w:marTop w:val="0"/>
                                          <w:marBottom w:val="0"/>
                                          <w:divBdr>
                                            <w:top w:val="none" w:sz="0" w:space="0" w:color="auto"/>
                                            <w:left w:val="none" w:sz="0" w:space="0" w:color="auto"/>
                                            <w:bottom w:val="none" w:sz="0" w:space="0" w:color="auto"/>
                                            <w:right w:val="none" w:sz="0" w:space="0" w:color="auto"/>
                                          </w:divBdr>
                                        </w:div>
                                        <w:div w:id="1575512024">
                                          <w:marLeft w:val="640"/>
                                          <w:marRight w:val="0"/>
                                          <w:marTop w:val="0"/>
                                          <w:marBottom w:val="0"/>
                                          <w:divBdr>
                                            <w:top w:val="none" w:sz="0" w:space="0" w:color="auto"/>
                                            <w:left w:val="none" w:sz="0" w:space="0" w:color="auto"/>
                                            <w:bottom w:val="none" w:sz="0" w:space="0" w:color="auto"/>
                                            <w:right w:val="none" w:sz="0" w:space="0" w:color="auto"/>
                                          </w:divBdr>
                                        </w:div>
                                        <w:div w:id="1600672407">
                                          <w:marLeft w:val="640"/>
                                          <w:marRight w:val="0"/>
                                          <w:marTop w:val="0"/>
                                          <w:marBottom w:val="0"/>
                                          <w:divBdr>
                                            <w:top w:val="none" w:sz="0" w:space="0" w:color="auto"/>
                                            <w:left w:val="none" w:sz="0" w:space="0" w:color="auto"/>
                                            <w:bottom w:val="none" w:sz="0" w:space="0" w:color="auto"/>
                                            <w:right w:val="none" w:sz="0" w:space="0" w:color="auto"/>
                                          </w:divBdr>
                                        </w:div>
                                        <w:div w:id="1687095481">
                                          <w:marLeft w:val="640"/>
                                          <w:marRight w:val="0"/>
                                          <w:marTop w:val="0"/>
                                          <w:marBottom w:val="0"/>
                                          <w:divBdr>
                                            <w:top w:val="none" w:sz="0" w:space="0" w:color="auto"/>
                                            <w:left w:val="none" w:sz="0" w:space="0" w:color="auto"/>
                                            <w:bottom w:val="none" w:sz="0" w:space="0" w:color="auto"/>
                                            <w:right w:val="none" w:sz="0" w:space="0" w:color="auto"/>
                                          </w:divBdr>
                                        </w:div>
                                        <w:div w:id="1700663180">
                                          <w:marLeft w:val="640"/>
                                          <w:marRight w:val="0"/>
                                          <w:marTop w:val="0"/>
                                          <w:marBottom w:val="0"/>
                                          <w:divBdr>
                                            <w:top w:val="none" w:sz="0" w:space="0" w:color="auto"/>
                                            <w:left w:val="none" w:sz="0" w:space="0" w:color="auto"/>
                                            <w:bottom w:val="none" w:sz="0" w:space="0" w:color="auto"/>
                                            <w:right w:val="none" w:sz="0" w:space="0" w:color="auto"/>
                                          </w:divBdr>
                                        </w:div>
                                        <w:div w:id="1707098475">
                                          <w:marLeft w:val="640"/>
                                          <w:marRight w:val="0"/>
                                          <w:marTop w:val="0"/>
                                          <w:marBottom w:val="0"/>
                                          <w:divBdr>
                                            <w:top w:val="none" w:sz="0" w:space="0" w:color="auto"/>
                                            <w:left w:val="none" w:sz="0" w:space="0" w:color="auto"/>
                                            <w:bottom w:val="none" w:sz="0" w:space="0" w:color="auto"/>
                                            <w:right w:val="none" w:sz="0" w:space="0" w:color="auto"/>
                                          </w:divBdr>
                                        </w:div>
                                        <w:div w:id="1739395590">
                                          <w:marLeft w:val="640"/>
                                          <w:marRight w:val="0"/>
                                          <w:marTop w:val="0"/>
                                          <w:marBottom w:val="0"/>
                                          <w:divBdr>
                                            <w:top w:val="none" w:sz="0" w:space="0" w:color="auto"/>
                                            <w:left w:val="none" w:sz="0" w:space="0" w:color="auto"/>
                                            <w:bottom w:val="none" w:sz="0" w:space="0" w:color="auto"/>
                                            <w:right w:val="none" w:sz="0" w:space="0" w:color="auto"/>
                                          </w:divBdr>
                                        </w:div>
                                        <w:div w:id="1815289747">
                                          <w:marLeft w:val="640"/>
                                          <w:marRight w:val="0"/>
                                          <w:marTop w:val="0"/>
                                          <w:marBottom w:val="0"/>
                                          <w:divBdr>
                                            <w:top w:val="none" w:sz="0" w:space="0" w:color="auto"/>
                                            <w:left w:val="none" w:sz="0" w:space="0" w:color="auto"/>
                                            <w:bottom w:val="none" w:sz="0" w:space="0" w:color="auto"/>
                                            <w:right w:val="none" w:sz="0" w:space="0" w:color="auto"/>
                                          </w:divBdr>
                                        </w:div>
                                        <w:div w:id="1826388956">
                                          <w:marLeft w:val="640"/>
                                          <w:marRight w:val="0"/>
                                          <w:marTop w:val="0"/>
                                          <w:marBottom w:val="0"/>
                                          <w:divBdr>
                                            <w:top w:val="none" w:sz="0" w:space="0" w:color="auto"/>
                                            <w:left w:val="none" w:sz="0" w:space="0" w:color="auto"/>
                                            <w:bottom w:val="none" w:sz="0" w:space="0" w:color="auto"/>
                                            <w:right w:val="none" w:sz="0" w:space="0" w:color="auto"/>
                                          </w:divBdr>
                                        </w:div>
                                        <w:div w:id="1827353254">
                                          <w:marLeft w:val="640"/>
                                          <w:marRight w:val="0"/>
                                          <w:marTop w:val="0"/>
                                          <w:marBottom w:val="0"/>
                                          <w:divBdr>
                                            <w:top w:val="none" w:sz="0" w:space="0" w:color="auto"/>
                                            <w:left w:val="none" w:sz="0" w:space="0" w:color="auto"/>
                                            <w:bottom w:val="none" w:sz="0" w:space="0" w:color="auto"/>
                                            <w:right w:val="none" w:sz="0" w:space="0" w:color="auto"/>
                                          </w:divBdr>
                                        </w:div>
                                        <w:div w:id="1873882614">
                                          <w:marLeft w:val="640"/>
                                          <w:marRight w:val="0"/>
                                          <w:marTop w:val="0"/>
                                          <w:marBottom w:val="0"/>
                                          <w:divBdr>
                                            <w:top w:val="none" w:sz="0" w:space="0" w:color="auto"/>
                                            <w:left w:val="none" w:sz="0" w:space="0" w:color="auto"/>
                                            <w:bottom w:val="none" w:sz="0" w:space="0" w:color="auto"/>
                                            <w:right w:val="none" w:sz="0" w:space="0" w:color="auto"/>
                                          </w:divBdr>
                                        </w:div>
                                        <w:div w:id="1881556177">
                                          <w:marLeft w:val="640"/>
                                          <w:marRight w:val="0"/>
                                          <w:marTop w:val="0"/>
                                          <w:marBottom w:val="0"/>
                                          <w:divBdr>
                                            <w:top w:val="none" w:sz="0" w:space="0" w:color="auto"/>
                                            <w:left w:val="none" w:sz="0" w:space="0" w:color="auto"/>
                                            <w:bottom w:val="none" w:sz="0" w:space="0" w:color="auto"/>
                                            <w:right w:val="none" w:sz="0" w:space="0" w:color="auto"/>
                                          </w:divBdr>
                                        </w:div>
                                        <w:div w:id="1910309433">
                                          <w:marLeft w:val="640"/>
                                          <w:marRight w:val="0"/>
                                          <w:marTop w:val="0"/>
                                          <w:marBottom w:val="0"/>
                                          <w:divBdr>
                                            <w:top w:val="none" w:sz="0" w:space="0" w:color="auto"/>
                                            <w:left w:val="none" w:sz="0" w:space="0" w:color="auto"/>
                                            <w:bottom w:val="none" w:sz="0" w:space="0" w:color="auto"/>
                                            <w:right w:val="none" w:sz="0" w:space="0" w:color="auto"/>
                                          </w:divBdr>
                                        </w:div>
                                        <w:div w:id="1951618399">
                                          <w:marLeft w:val="640"/>
                                          <w:marRight w:val="0"/>
                                          <w:marTop w:val="0"/>
                                          <w:marBottom w:val="0"/>
                                          <w:divBdr>
                                            <w:top w:val="none" w:sz="0" w:space="0" w:color="auto"/>
                                            <w:left w:val="none" w:sz="0" w:space="0" w:color="auto"/>
                                            <w:bottom w:val="none" w:sz="0" w:space="0" w:color="auto"/>
                                            <w:right w:val="none" w:sz="0" w:space="0" w:color="auto"/>
                                          </w:divBdr>
                                        </w:div>
                                        <w:div w:id="1989897342">
                                          <w:marLeft w:val="640"/>
                                          <w:marRight w:val="0"/>
                                          <w:marTop w:val="0"/>
                                          <w:marBottom w:val="0"/>
                                          <w:divBdr>
                                            <w:top w:val="none" w:sz="0" w:space="0" w:color="auto"/>
                                            <w:left w:val="none" w:sz="0" w:space="0" w:color="auto"/>
                                            <w:bottom w:val="none" w:sz="0" w:space="0" w:color="auto"/>
                                            <w:right w:val="none" w:sz="0" w:space="0" w:color="auto"/>
                                          </w:divBdr>
                                        </w:div>
                                        <w:div w:id="2090732521">
                                          <w:marLeft w:val="640"/>
                                          <w:marRight w:val="0"/>
                                          <w:marTop w:val="0"/>
                                          <w:marBottom w:val="0"/>
                                          <w:divBdr>
                                            <w:top w:val="none" w:sz="0" w:space="0" w:color="auto"/>
                                            <w:left w:val="none" w:sz="0" w:space="0" w:color="auto"/>
                                            <w:bottom w:val="none" w:sz="0" w:space="0" w:color="auto"/>
                                            <w:right w:val="none" w:sz="0" w:space="0" w:color="auto"/>
                                          </w:divBdr>
                                        </w:div>
                                        <w:div w:id="2147045303">
                                          <w:marLeft w:val="640"/>
                                          <w:marRight w:val="0"/>
                                          <w:marTop w:val="0"/>
                                          <w:marBottom w:val="0"/>
                                          <w:divBdr>
                                            <w:top w:val="none" w:sz="0" w:space="0" w:color="auto"/>
                                            <w:left w:val="none" w:sz="0" w:space="0" w:color="auto"/>
                                            <w:bottom w:val="none" w:sz="0" w:space="0" w:color="auto"/>
                                            <w:right w:val="none" w:sz="0" w:space="0" w:color="auto"/>
                                          </w:divBdr>
                                        </w:div>
                                      </w:divsChild>
                                    </w:div>
                                    <w:div w:id="731735741">
                                      <w:marLeft w:val="0"/>
                                      <w:marRight w:val="0"/>
                                      <w:marTop w:val="0"/>
                                      <w:marBottom w:val="0"/>
                                      <w:divBdr>
                                        <w:top w:val="none" w:sz="0" w:space="0" w:color="auto"/>
                                        <w:left w:val="none" w:sz="0" w:space="0" w:color="auto"/>
                                        <w:bottom w:val="none" w:sz="0" w:space="0" w:color="auto"/>
                                        <w:right w:val="none" w:sz="0" w:space="0" w:color="auto"/>
                                      </w:divBdr>
                                      <w:divsChild>
                                        <w:div w:id="63720411">
                                          <w:marLeft w:val="640"/>
                                          <w:marRight w:val="0"/>
                                          <w:marTop w:val="0"/>
                                          <w:marBottom w:val="0"/>
                                          <w:divBdr>
                                            <w:top w:val="none" w:sz="0" w:space="0" w:color="auto"/>
                                            <w:left w:val="none" w:sz="0" w:space="0" w:color="auto"/>
                                            <w:bottom w:val="none" w:sz="0" w:space="0" w:color="auto"/>
                                            <w:right w:val="none" w:sz="0" w:space="0" w:color="auto"/>
                                          </w:divBdr>
                                        </w:div>
                                        <w:div w:id="74982750">
                                          <w:marLeft w:val="640"/>
                                          <w:marRight w:val="0"/>
                                          <w:marTop w:val="0"/>
                                          <w:marBottom w:val="0"/>
                                          <w:divBdr>
                                            <w:top w:val="none" w:sz="0" w:space="0" w:color="auto"/>
                                            <w:left w:val="none" w:sz="0" w:space="0" w:color="auto"/>
                                            <w:bottom w:val="none" w:sz="0" w:space="0" w:color="auto"/>
                                            <w:right w:val="none" w:sz="0" w:space="0" w:color="auto"/>
                                          </w:divBdr>
                                        </w:div>
                                        <w:div w:id="116528274">
                                          <w:marLeft w:val="640"/>
                                          <w:marRight w:val="0"/>
                                          <w:marTop w:val="0"/>
                                          <w:marBottom w:val="0"/>
                                          <w:divBdr>
                                            <w:top w:val="none" w:sz="0" w:space="0" w:color="auto"/>
                                            <w:left w:val="none" w:sz="0" w:space="0" w:color="auto"/>
                                            <w:bottom w:val="none" w:sz="0" w:space="0" w:color="auto"/>
                                            <w:right w:val="none" w:sz="0" w:space="0" w:color="auto"/>
                                          </w:divBdr>
                                        </w:div>
                                        <w:div w:id="121966320">
                                          <w:marLeft w:val="640"/>
                                          <w:marRight w:val="0"/>
                                          <w:marTop w:val="0"/>
                                          <w:marBottom w:val="0"/>
                                          <w:divBdr>
                                            <w:top w:val="none" w:sz="0" w:space="0" w:color="auto"/>
                                            <w:left w:val="none" w:sz="0" w:space="0" w:color="auto"/>
                                            <w:bottom w:val="none" w:sz="0" w:space="0" w:color="auto"/>
                                            <w:right w:val="none" w:sz="0" w:space="0" w:color="auto"/>
                                          </w:divBdr>
                                        </w:div>
                                        <w:div w:id="159006511">
                                          <w:marLeft w:val="640"/>
                                          <w:marRight w:val="0"/>
                                          <w:marTop w:val="0"/>
                                          <w:marBottom w:val="0"/>
                                          <w:divBdr>
                                            <w:top w:val="none" w:sz="0" w:space="0" w:color="auto"/>
                                            <w:left w:val="none" w:sz="0" w:space="0" w:color="auto"/>
                                            <w:bottom w:val="none" w:sz="0" w:space="0" w:color="auto"/>
                                            <w:right w:val="none" w:sz="0" w:space="0" w:color="auto"/>
                                          </w:divBdr>
                                        </w:div>
                                        <w:div w:id="159659417">
                                          <w:marLeft w:val="640"/>
                                          <w:marRight w:val="0"/>
                                          <w:marTop w:val="0"/>
                                          <w:marBottom w:val="0"/>
                                          <w:divBdr>
                                            <w:top w:val="none" w:sz="0" w:space="0" w:color="auto"/>
                                            <w:left w:val="none" w:sz="0" w:space="0" w:color="auto"/>
                                            <w:bottom w:val="none" w:sz="0" w:space="0" w:color="auto"/>
                                            <w:right w:val="none" w:sz="0" w:space="0" w:color="auto"/>
                                          </w:divBdr>
                                        </w:div>
                                        <w:div w:id="228460027">
                                          <w:marLeft w:val="640"/>
                                          <w:marRight w:val="0"/>
                                          <w:marTop w:val="0"/>
                                          <w:marBottom w:val="0"/>
                                          <w:divBdr>
                                            <w:top w:val="none" w:sz="0" w:space="0" w:color="auto"/>
                                            <w:left w:val="none" w:sz="0" w:space="0" w:color="auto"/>
                                            <w:bottom w:val="none" w:sz="0" w:space="0" w:color="auto"/>
                                            <w:right w:val="none" w:sz="0" w:space="0" w:color="auto"/>
                                          </w:divBdr>
                                        </w:div>
                                        <w:div w:id="240991361">
                                          <w:marLeft w:val="640"/>
                                          <w:marRight w:val="0"/>
                                          <w:marTop w:val="0"/>
                                          <w:marBottom w:val="0"/>
                                          <w:divBdr>
                                            <w:top w:val="none" w:sz="0" w:space="0" w:color="auto"/>
                                            <w:left w:val="none" w:sz="0" w:space="0" w:color="auto"/>
                                            <w:bottom w:val="none" w:sz="0" w:space="0" w:color="auto"/>
                                            <w:right w:val="none" w:sz="0" w:space="0" w:color="auto"/>
                                          </w:divBdr>
                                        </w:div>
                                        <w:div w:id="306781055">
                                          <w:marLeft w:val="640"/>
                                          <w:marRight w:val="0"/>
                                          <w:marTop w:val="0"/>
                                          <w:marBottom w:val="0"/>
                                          <w:divBdr>
                                            <w:top w:val="none" w:sz="0" w:space="0" w:color="auto"/>
                                            <w:left w:val="none" w:sz="0" w:space="0" w:color="auto"/>
                                            <w:bottom w:val="none" w:sz="0" w:space="0" w:color="auto"/>
                                            <w:right w:val="none" w:sz="0" w:space="0" w:color="auto"/>
                                          </w:divBdr>
                                        </w:div>
                                        <w:div w:id="337122636">
                                          <w:marLeft w:val="640"/>
                                          <w:marRight w:val="0"/>
                                          <w:marTop w:val="0"/>
                                          <w:marBottom w:val="0"/>
                                          <w:divBdr>
                                            <w:top w:val="none" w:sz="0" w:space="0" w:color="auto"/>
                                            <w:left w:val="none" w:sz="0" w:space="0" w:color="auto"/>
                                            <w:bottom w:val="none" w:sz="0" w:space="0" w:color="auto"/>
                                            <w:right w:val="none" w:sz="0" w:space="0" w:color="auto"/>
                                          </w:divBdr>
                                        </w:div>
                                        <w:div w:id="396439303">
                                          <w:marLeft w:val="640"/>
                                          <w:marRight w:val="0"/>
                                          <w:marTop w:val="0"/>
                                          <w:marBottom w:val="0"/>
                                          <w:divBdr>
                                            <w:top w:val="none" w:sz="0" w:space="0" w:color="auto"/>
                                            <w:left w:val="none" w:sz="0" w:space="0" w:color="auto"/>
                                            <w:bottom w:val="none" w:sz="0" w:space="0" w:color="auto"/>
                                            <w:right w:val="none" w:sz="0" w:space="0" w:color="auto"/>
                                          </w:divBdr>
                                        </w:div>
                                        <w:div w:id="454904685">
                                          <w:marLeft w:val="640"/>
                                          <w:marRight w:val="0"/>
                                          <w:marTop w:val="0"/>
                                          <w:marBottom w:val="0"/>
                                          <w:divBdr>
                                            <w:top w:val="none" w:sz="0" w:space="0" w:color="auto"/>
                                            <w:left w:val="none" w:sz="0" w:space="0" w:color="auto"/>
                                            <w:bottom w:val="none" w:sz="0" w:space="0" w:color="auto"/>
                                            <w:right w:val="none" w:sz="0" w:space="0" w:color="auto"/>
                                          </w:divBdr>
                                        </w:div>
                                        <w:div w:id="482820697">
                                          <w:marLeft w:val="640"/>
                                          <w:marRight w:val="0"/>
                                          <w:marTop w:val="0"/>
                                          <w:marBottom w:val="0"/>
                                          <w:divBdr>
                                            <w:top w:val="none" w:sz="0" w:space="0" w:color="auto"/>
                                            <w:left w:val="none" w:sz="0" w:space="0" w:color="auto"/>
                                            <w:bottom w:val="none" w:sz="0" w:space="0" w:color="auto"/>
                                            <w:right w:val="none" w:sz="0" w:space="0" w:color="auto"/>
                                          </w:divBdr>
                                        </w:div>
                                        <w:div w:id="531696926">
                                          <w:marLeft w:val="640"/>
                                          <w:marRight w:val="0"/>
                                          <w:marTop w:val="0"/>
                                          <w:marBottom w:val="0"/>
                                          <w:divBdr>
                                            <w:top w:val="none" w:sz="0" w:space="0" w:color="auto"/>
                                            <w:left w:val="none" w:sz="0" w:space="0" w:color="auto"/>
                                            <w:bottom w:val="none" w:sz="0" w:space="0" w:color="auto"/>
                                            <w:right w:val="none" w:sz="0" w:space="0" w:color="auto"/>
                                          </w:divBdr>
                                        </w:div>
                                        <w:div w:id="561139661">
                                          <w:marLeft w:val="640"/>
                                          <w:marRight w:val="0"/>
                                          <w:marTop w:val="0"/>
                                          <w:marBottom w:val="0"/>
                                          <w:divBdr>
                                            <w:top w:val="none" w:sz="0" w:space="0" w:color="auto"/>
                                            <w:left w:val="none" w:sz="0" w:space="0" w:color="auto"/>
                                            <w:bottom w:val="none" w:sz="0" w:space="0" w:color="auto"/>
                                            <w:right w:val="none" w:sz="0" w:space="0" w:color="auto"/>
                                          </w:divBdr>
                                        </w:div>
                                        <w:div w:id="581795474">
                                          <w:marLeft w:val="640"/>
                                          <w:marRight w:val="0"/>
                                          <w:marTop w:val="0"/>
                                          <w:marBottom w:val="0"/>
                                          <w:divBdr>
                                            <w:top w:val="none" w:sz="0" w:space="0" w:color="auto"/>
                                            <w:left w:val="none" w:sz="0" w:space="0" w:color="auto"/>
                                            <w:bottom w:val="none" w:sz="0" w:space="0" w:color="auto"/>
                                            <w:right w:val="none" w:sz="0" w:space="0" w:color="auto"/>
                                          </w:divBdr>
                                        </w:div>
                                        <w:div w:id="618875046">
                                          <w:marLeft w:val="640"/>
                                          <w:marRight w:val="0"/>
                                          <w:marTop w:val="0"/>
                                          <w:marBottom w:val="0"/>
                                          <w:divBdr>
                                            <w:top w:val="none" w:sz="0" w:space="0" w:color="auto"/>
                                            <w:left w:val="none" w:sz="0" w:space="0" w:color="auto"/>
                                            <w:bottom w:val="none" w:sz="0" w:space="0" w:color="auto"/>
                                            <w:right w:val="none" w:sz="0" w:space="0" w:color="auto"/>
                                          </w:divBdr>
                                        </w:div>
                                        <w:div w:id="812913440">
                                          <w:marLeft w:val="640"/>
                                          <w:marRight w:val="0"/>
                                          <w:marTop w:val="0"/>
                                          <w:marBottom w:val="0"/>
                                          <w:divBdr>
                                            <w:top w:val="none" w:sz="0" w:space="0" w:color="auto"/>
                                            <w:left w:val="none" w:sz="0" w:space="0" w:color="auto"/>
                                            <w:bottom w:val="none" w:sz="0" w:space="0" w:color="auto"/>
                                            <w:right w:val="none" w:sz="0" w:space="0" w:color="auto"/>
                                          </w:divBdr>
                                        </w:div>
                                        <w:div w:id="832139908">
                                          <w:marLeft w:val="640"/>
                                          <w:marRight w:val="0"/>
                                          <w:marTop w:val="0"/>
                                          <w:marBottom w:val="0"/>
                                          <w:divBdr>
                                            <w:top w:val="none" w:sz="0" w:space="0" w:color="auto"/>
                                            <w:left w:val="none" w:sz="0" w:space="0" w:color="auto"/>
                                            <w:bottom w:val="none" w:sz="0" w:space="0" w:color="auto"/>
                                            <w:right w:val="none" w:sz="0" w:space="0" w:color="auto"/>
                                          </w:divBdr>
                                        </w:div>
                                        <w:div w:id="873230666">
                                          <w:marLeft w:val="640"/>
                                          <w:marRight w:val="0"/>
                                          <w:marTop w:val="0"/>
                                          <w:marBottom w:val="0"/>
                                          <w:divBdr>
                                            <w:top w:val="none" w:sz="0" w:space="0" w:color="auto"/>
                                            <w:left w:val="none" w:sz="0" w:space="0" w:color="auto"/>
                                            <w:bottom w:val="none" w:sz="0" w:space="0" w:color="auto"/>
                                            <w:right w:val="none" w:sz="0" w:space="0" w:color="auto"/>
                                          </w:divBdr>
                                        </w:div>
                                        <w:div w:id="894002618">
                                          <w:marLeft w:val="640"/>
                                          <w:marRight w:val="0"/>
                                          <w:marTop w:val="0"/>
                                          <w:marBottom w:val="0"/>
                                          <w:divBdr>
                                            <w:top w:val="none" w:sz="0" w:space="0" w:color="auto"/>
                                            <w:left w:val="none" w:sz="0" w:space="0" w:color="auto"/>
                                            <w:bottom w:val="none" w:sz="0" w:space="0" w:color="auto"/>
                                            <w:right w:val="none" w:sz="0" w:space="0" w:color="auto"/>
                                          </w:divBdr>
                                        </w:div>
                                        <w:div w:id="897548057">
                                          <w:marLeft w:val="640"/>
                                          <w:marRight w:val="0"/>
                                          <w:marTop w:val="0"/>
                                          <w:marBottom w:val="0"/>
                                          <w:divBdr>
                                            <w:top w:val="none" w:sz="0" w:space="0" w:color="auto"/>
                                            <w:left w:val="none" w:sz="0" w:space="0" w:color="auto"/>
                                            <w:bottom w:val="none" w:sz="0" w:space="0" w:color="auto"/>
                                            <w:right w:val="none" w:sz="0" w:space="0" w:color="auto"/>
                                          </w:divBdr>
                                        </w:div>
                                        <w:div w:id="957612297">
                                          <w:marLeft w:val="640"/>
                                          <w:marRight w:val="0"/>
                                          <w:marTop w:val="0"/>
                                          <w:marBottom w:val="0"/>
                                          <w:divBdr>
                                            <w:top w:val="none" w:sz="0" w:space="0" w:color="auto"/>
                                            <w:left w:val="none" w:sz="0" w:space="0" w:color="auto"/>
                                            <w:bottom w:val="none" w:sz="0" w:space="0" w:color="auto"/>
                                            <w:right w:val="none" w:sz="0" w:space="0" w:color="auto"/>
                                          </w:divBdr>
                                        </w:div>
                                        <w:div w:id="977958242">
                                          <w:marLeft w:val="640"/>
                                          <w:marRight w:val="0"/>
                                          <w:marTop w:val="0"/>
                                          <w:marBottom w:val="0"/>
                                          <w:divBdr>
                                            <w:top w:val="none" w:sz="0" w:space="0" w:color="auto"/>
                                            <w:left w:val="none" w:sz="0" w:space="0" w:color="auto"/>
                                            <w:bottom w:val="none" w:sz="0" w:space="0" w:color="auto"/>
                                            <w:right w:val="none" w:sz="0" w:space="0" w:color="auto"/>
                                          </w:divBdr>
                                        </w:div>
                                        <w:div w:id="988511984">
                                          <w:marLeft w:val="640"/>
                                          <w:marRight w:val="0"/>
                                          <w:marTop w:val="0"/>
                                          <w:marBottom w:val="0"/>
                                          <w:divBdr>
                                            <w:top w:val="none" w:sz="0" w:space="0" w:color="auto"/>
                                            <w:left w:val="none" w:sz="0" w:space="0" w:color="auto"/>
                                            <w:bottom w:val="none" w:sz="0" w:space="0" w:color="auto"/>
                                            <w:right w:val="none" w:sz="0" w:space="0" w:color="auto"/>
                                          </w:divBdr>
                                        </w:div>
                                        <w:div w:id="992099282">
                                          <w:marLeft w:val="640"/>
                                          <w:marRight w:val="0"/>
                                          <w:marTop w:val="0"/>
                                          <w:marBottom w:val="0"/>
                                          <w:divBdr>
                                            <w:top w:val="none" w:sz="0" w:space="0" w:color="auto"/>
                                            <w:left w:val="none" w:sz="0" w:space="0" w:color="auto"/>
                                            <w:bottom w:val="none" w:sz="0" w:space="0" w:color="auto"/>
                                            <w:right w:val="none" w:sz="0" w:space="0" w:color="auto"/>
                                          </w:divBdr>
                                        </w:div>
                                        <w:div w:id="1149790011">
                                          <w:marLeft w:val="640"/>
                                          <w:marRight w:val="0"/>
                                          <w:marTop w:val="0"/>
                                          <w:marBottom w:val="0"/>
                                          <w:divBdr>
                                            <w:top w:val="none" w:sz="0" w:space="0" w:color="auto"/>
                                            <w:left w:val="none" w:sz="0" w:space="0" w:color="auto"/>
                                            <w:bottom w:val="none" w:sz="0" w:space="0" w:color="auto"/>
                                            <w:right w:val="none" w:sz="0" w:space="0" w:color="auto"/>
                                          </w:divBdr>
                                        </w:div>
                                        <w:div w:id="1157838201">
                                          <w:marLeft w:val="640"/>
                                          <w:marRight w:val="0"/>
                                          <w:marTop w:val="0"/>
                                          <w:marBottom w:val="0"/>
                                          <w:divBdr>
                                            <w:top w:val="none" w:sz="0" w:space="0" w:color="auto"/>
                                            <w:left w:val="none" w:sz="0" w:space="0" w:color="auto"/>
                                            <w:bottom w:val="none" w:sz="0" w:space="0" w:color="auto"/>
                                            <w:right w:val="none" w:sz="0" w:space="0" w:color="auto"/>
                                          </w:divBdr>
                                        </w:div>
                                        <w:div w:id="1199007985">
                                          <w:marLeft w:val="640"/>
                                          <w:marRight w:val="0"/>
                                          <w:marTop w:val="0"/>
                                          <w:marBottom w:val="0"/>
                                          <w:divBdr>
                                            <w:top w:val="none" w:sz="0" w:space="0" w:color="auto"/>
                                            <w:left w:val="none" w:sz="0" w:space="0" w:color="auto"/>
                                            <w:bottom w:val="none" w:sz="0" w:space="0" w:color="auto"/>
                                            <w:right w:val="none" w:sz="0" w:space="0" w:color="auto"/>
                                          </w:divBdr>
                                        </w:div>
                                        <w:div w:id="1228613869">
                                          <w:marLeft w:val="640"/>
                                          <w:marRight w:val="0"/>
                                          <w:marTop w:val="0"/>
                                          <w:marBottom w:val="0"/>
                                          <w:divBdr>
                                            <w:top w:val="none" w:sz="0" w:space="0" w:color="auto"/>
                                            <w:left w:val="none" w:sz="0" w:space="0" w:color="auto"/>
                                            <w:bottom w:val="none" w:sz="0" w:space="0" w:color="auto"/>
                                            <w:right w:val="none" w:sz="0" w:space="0" w:color="auto"/>
                                          </w:divBdr>
                                        </w:div>
                                        <w:div w:id="1231119222">
                                          <w:marLeft w:val="640"/>
                                          <w:marRight w:val="0"/>
                                          <w:marTop w:val="0"/>
                                          <w:marBottom w:val="0"/>
                                          <w:divBdr>
                                            <w:top w:val="none" w:sz="0" w:space="0" w:color="auto"/>
                                            <w:left w:val="none" w:sz="0" w:space="0" w:color="auto"/>
                                            <w:bottom w:val="none" w:sz="0" w:space="0" w:color="auto"/>
                                            <w:right w:val="none" w:sz="0" w:space="0" w:color="auto"/>
                                          </w:divBdr>
                                        </w:div>
                                        <w:div w:id="1240021710">
                                          <w:marLeft w:val="640"/>
                                          <w:marRight w:val="0"/>
                                          <w:marTop w:val="0"/>
                                          <w:marBottom w:val="0"/>
                                          <w:divBdr>
                                            <w:top w:val="none" w:sz="0" w:space="0" w:color="auto"/>
                                            <w:left w:val="none" w:sz="0" w:space="0" w:color="auto"/>
                                            <w:bottom w:val="none" w:sz="0" w:space="0" w:color="auto"/>
                                            <w:right w:val="none" w:sz="0" w:space="0" w:color="auto"/>
                                          </w:divBdr>
                                        </w:div>
                                        <w:div w:id="1373188460">
                                          <w:marLeft w:val="640"/>
                                          <w:marRight w:val="0"/>
                                          <w:marTop w:val="0"/>
                                          <w:marBottom w:val="0"/>
                                          <w:divBdr>
                                            <w:top w:val="none" w:sz="0" w:space="0" w:color="auto"/>
                                            <w:left w:val="none" w:sz="0" w:space="0" w:color="auto"/>
                                            <w:bottom w:val="none" w:sz="0" w:space="0" w:color="auto"/>
                                            <w:right w:val="none" w:sz="0" w:space="0" w:color="auto"/>
                                          </w:divBdr>
                                        </w:div>
                                        <w:div w:id="1404839567">
                                          <w:marLeft w:val="640"/>
                                          <w:marRight w:val="0"/>
                                          <w:marTop w:val="0"/>
                                          <w:marBottom w:val="0"/>
                                          <w:divBdr>
                                            <w:top w:val="none" w:sz="0" w:space="0" w:color="auto"/>
                                            <w:left w:val="none" w:sz="0" w:space="0" w:color="auto"/>
                                            <w:bottom w:val="none" w:sz="0" w:space="0" w:color="auto"/>
                                            <w:right w:val="none" w:sz="0" w:space="0" w:color="auto"/>
                                          </w:divBdr>
                                        </w:div>
                                        <w:div w:id="1418090195">
                                          <w:marLeft w:val="640"/>
                                          <w:marRight w:val="0"/>
                                          <w:marTop w:val="0"/>
                                          <w:marBottom w:val="0"/>
                                          <w:divBdr>
                                            <w:top w:val="none" w:sz="0" w:space="0" w:color="auto"/>
                                            <w:left w:val="none" w:sz="0" w:space="0" w:color="auto"/>
                                            <w:bottom w:val="none" w:sz="0" w:space="0" w:color="auto"/>
                                            <w:right w:val="none" w:sz="0" w:space="0" w:color="auto"/>
                                          </w:divBdr>
                                        </w:div>
                                        <w:div w:id="1465081460">
                                          <w:marLeft w:val="640"/>
                                          <w:marRight w:val="0"/>
                                          <w:marTop w:val="0"/>
                                          <w:marBottom w:val="0"/>
                                          <w:divBdr>
                                            <w:top w:val="none" w:sz="0" w:space="0" w:color="auto"/>
                                            <w:left w:val="none" w:sz="0" w:space="0" w:color="auto"/>
                                            <w:bottom w:val="none" w:sz="0" w:space="0" w:color="auto"/>
                                            <w:right w:val="none" w:sz="0" w:space="0" w:color="auto"/>
                                          </w:divBdr>
                                        </w:div>
                                        <w:div w:id="1479764324">
                                          <w:marLeft w:val="640"/>
                                          <w:marRight w:val="0"/>
                                          <w:marTop w:val="0"/>
                                          <w:marBottom w:val="0"/>
                                          <w:divBdr>
                                            <w:top w:val="none" w:sz="0" w:space="0" w:color="auto"/>
                                            <w:left w:val="none" w:sz="0" w:space="0" w:color="auto"/>
                                            <w:bottom w:val="none" w:sz="0" w:space="0" w:color="auto"/>
                                            <w:right w:val="none" w:sz="0" w:space="0" w:color="auto"/>
                                          </w:divBdr>
                                        </w:div>
                                        <w:div w:id="1485513996">
                                          <w:marLeft w:val="640"/>
                                          <w:marRight w:val="0"/>
                                          <w:marTop w:val="0"/>
                                          <w:marBottom w:val="0"/>
                                          <w:divBdr>
                                            <w:top w:val="none" w:sz="0" w:space="0" w:color="auto"/>
                                            <w:left w:val="none" w:sz="0" w:space="0" w:color="auto"/>
                                            <w:bottom w:val="none" w:sz="0" w:space="0" w:color="auto"/>
                                            <w:right w:val="none" w:sz="0" w:space="0" w:color="auto"/>
                                          </w:divBdr>
                                        </w:div>
                                        <w:div w:id="1576476263">
                                          <w:marLeft w:val="640"/>
                                          <w:marRight w:val="0"/>
                                          <w:marTop w:val="0"/>
                                          <w:marBottom w:val="0"/>
                                          <w:divBdr>
                                            <w:top w:val="none" w:sz="0" w:space="0" w:color="auto"/>
                                            <w:left w:val="none" w:sz="0" w:space="0" w:color="auto"/>
                                            <w:bottom w:val="none" w:sz="0" w:space="0" w:color="auto"/>
                                            <w:right w:val="none" w:sz="0" w:space="0" w:color="auto"/>
                                          </w:divBdr>
                                        </w:div>
                                        <w:div w:id="1674526655">
                                          <w:marLeft w:val="640"/>
                                          <w:marRight w:val="0"/>
                                          <w:marTop w:val="0"/>
                                          <w:marBottom w:val="0"/>
                                          <w:divBdr>
                                            <w:top w:val="none" w:sz="0" w:space="0" w:color="auto"/>
                                            <w:left w:val="none" w:sz="0" w:space="0" w:color="auto"/>
                                            <w:bottom w:val="none" w:sz="0" w:space="0" w:color="auto"/>
                                            <w:right w:val="none" w:sz="0" w:space="0" w:color="auto"/>
                                          </w:divBdr>
                                        </w:div>
                                        <w:div w:id="1688018486">
                                          <w:marLeft w:val="640"/>
                                          <w:marRight w:val="0"/>
                                          <w:marTop w:val="0"/>
                                          <w:marBottom w:val="0"/>
                                          <w:divBdr>
                                            <w:top w:val="none" w:sz="0" w:space="0" w:color="auto"/>
                                            <w:left w:val="none" w:sz="0" w:space="0" w:color="auto"/>
                                            <w:bottom w:val="none" w:sz="0" w:space="0" w:color="auto"/>
                                            <w:right w:val="none" w:sz="0" w:space="0" w:color="auto"/>
                                          </w:divBdr>
                                        </w:div>
                                        <w:div w:id="1765608429">
                                          <w:marLeft w:val="640"/>
                                          <w:marRight w:val="0"/>
                                          <w:marTop w:val="0"/>
                                          <w:marBottom w:val="0"/>
                                          <w:divBdr>
                                            <w:top w:val="none" w:sz="0" w:space="0" w:color="auto"/>
                                            <w:left w:val="none" w:sz="0" w:space="0" w:color="auto"/>
                                            <w:bottom w:val="none" w:sz="0" w:space="0" w:color="auto"/>
                                            <w:right w:val="none" w:sz="0" w:space="0" w:color="auto"/>
                                          </w:divBdr>
                                        </w:div>
                                        <w:div w:id="1831023829">
                                          <w:marLeft w:val="640"/>
                                          <w:marRight w:val="0"/>
                                          <w:marTop w:val="0"/>
                                          <w:marBottom w:val="0"/>
                                          <w:divBdr>
                                            <w:top w:val="none" w:sz="0" w:space="0" w:color="auto"/>
                                            <w:left w:val="none" w:sz="0" w:space="0" w:color="auto"/>
                                            <w:bottom w:val="none" w:sz="0" w:space="0" w:color="auto"/>
                                            <w:right w:val="none" w:sz="0" w:space="0" w:color="auto"/>
                                          </w:divBdr>
                                        </w:div>
                                        <w:div w:id="1949003313">
                                          <w:marLeft w:val="640"/>
                                          <w:marRight w:val="0"/>
                                          <w:marTop w:val="0"/>
                                          <w:marBottom w:val="0"/>
                                          <w:divBdr>
                                            <w:top w:val="none" w:sz="0" w:space="0" w:color="auto"/>
                                            <w:left w:val="none" w:sz="0" w:space="0" w:color="auto"/>
                                            <w:bottom w:val="none" w:sz="0" w:space="0" w:color="auto"/>
                                            <w:right w:val="none" w:sz="0" w:space="0" w:color="auto"/>
                                          </w:divBdr>
                                        </w:div>
                                        <w:div w:id="1968392957">
                                          <w:marLeft w:val="640"/>
                                          <w:marRight w:val="0"/>
                                          <w:marTop w:val="0"/>
                                          <w:marBottom w:val="0"/>
                                          <w:divBdr>
                                            <w:top w:val="none" w:sz="0" w:space="0" w:color="auto"/>
                                            <w:left w:val="none" w:sz="0" w:space="0" w:color="auto"/>
                                            <w:bottom w:val="none" w:sz="0" w:space="0" w:color="auto"/>
                                            <w:right w:val="none" w:sz="0" w:space="0" w:color="auto"/>
                                          </w:divBdr>
                                        </w:div>
                                        <w:div w:id="1974871849">
                                          <w:marLeft w:val="640"/>
                                          <w:marRight w:val="0"/>
                                          <w:marTop w:val="0"/>
                                          <w:marBottom w:val="0"/>
                                          <w:divBdr>
                                            <w:top w:val="none" w:sz="0" w:space="0" w:color="auto"/>
                                            <w:left w:val="none" w:sz="0" w:space="0" w:color="auto"/>
                                            <w:bottom w:val="none" w:sz="0" w:space="0" w:color="auto"/>
                                            <w:right w:val="none" w:sz="0" w:space="0" w:color="auto"/>
                                          </w:divBdr>
                                        </w:div>
                                        <w:div w:id="2010667753">
                                          <w:marLeft w:val="640"/>
                                          <w:marRight w:val="0"/>
                                          <w:marTop w:val="0"/>
                                          <w:marBottom w:val="0"/>
                                          <w:divBdr>
                                            <w:top w:val="none" w:sz="0" w:space="0" w:color="auto"/>
                                            <w:left w:val="none" w:sz="0" w:space="0" w:color="auto"/>
                                            <w:bottom w:val="none" w:sz="0" w:space="0" w:color="auto"/>
                                            <w:right w:val="none" w:sz="0" w:space="0" w:color="auto"/>
                                          </w:divBdr>
                                        </w:div>
                                        <w:div w:id="2030712110">
                                          <w:marLeft w:val="640"/>
                                          <w:marRight w:val="0"/>
                                          <w:marTop w:val="0"/>
                                          <w:marBottom w:val="0"/>
                                          <w:divBdr>
                                            <w:top w:val="none" w:sz="0" w:space="0" w:color="auto"/>
                                            <w:left w:val="none" w:sz="0" w:space="0" w:color="auto"/>
                                            <w:bottom w:val="none" w:sz="0" w:space="0" w:color="auto"/>
                                            <w:right w:val="none" w:sz="0" w:space="0" w:color="auto"/>
                                          </w:divBdr>
                                        </w:div>
                                        <w:div w:id="2036734551">
                                          <w:marLeft w:val="640"/>
                                          <w:marRight w:val="0"/>
                                          <w:marTop w:val="0"/>
                                          <w:marBottom w:val="0"/>
                                          <w:divBdr>
                                            <w:top w:val="none" w:sz="0" w:space="0" w:color="auto"/>
                                            <w:left w:val="none" w:sz="0" w:space="0" w:color="auto"/>
                                            <w:bottom w:val="none" w:sz="0" w:space="0" w:color="auto"/>
                                            <w:right w:val="none" w:sz="0" w:space="0" w:color="auto"/>
                                          </w:divBdr>
                                        </w:div>
                                        <w:div w:id="2135588051">
                                          <w:marLeft w:val="640"/>
                                          <w:marRight w:val="0"/>
                                          <w:marTop w:val="0"/>
                                          <w:marBottom w:val="0"/>
                                          <w:divBdr>
                                            <w:top w:val="none" w:sz="0" w:space="0" w:color="auto"/>
                                            <w:left w:val="none" w:sz="0" w:space="0" w:color="auto"/>
                                            <w:bottom w:val="none" w:sz="0" w:space="0" w:color="auto"/>
                                            <w:right w:val="none" w:sz="0" w:space="0" w:color="auto"/>
                                          </w:divBdr>
                                        </w:div>
                                      </w:divsChild>
                                    </w:div>
                                    <w:div w:id="761266317">
                                      <w:marLeft w:val="0"/>
                                      <w:marRight w:val="0"/>
                                      <w:marTop w:val="0"/>
                                      <w:marBottom w:val="0"/>
                                      <w:divBdr>
                                        <w:top w:val="none" w:sz="0" w:space="0" w:color="auto"/>
                                        <w:left w:val="none" w:sz="0" w:space="0" w:color="auto"/>
                                        <w:bottom w:val="none" w:sz="0" w:space="0" w:color="auto"/>
                                        <w:right w:val="none" w:sz="0" w:space="0" w:color="auto"/>
                                      </w:divBdr>
                                      <w:divsChild>
                                        <w:div w:id="61678699">
                                          <w:marLeft w:val="640"/>
                                          <w:marRight w:val="0"/>
                                          <w:marTop w:val="0"/>
                                          <w:marBottom w:val="0"/>
                                          <w:divBdr>
                                            <w:top w:val="none" w:sz="0" w:space="0" w:color="auto"/>
                                            <w:left w:val="none" w:sz="0" w:space="0" w:color="auto"/>
                                            <w:bottom w:val="none" w:sz="0" w:space="0" w:color="auto"/>
                                            <w:right w:val="none" w:sz="0" w:space="0" w:color="auto"/>
                                          </w:divBdr>
                                        </w:div>
                                        <w:div w:id="63066609">
                                          <w:marLeft w:val="640"/>
                                          <w:marRight w:val="0"/>
                                          <w:marTop w:val="0"/>
                                          <w:marBottom w:val="0"/>
                                          <w:divBdr>
                                            <w:top w:val="none" w:sz="0" w:space="0" w:color="auto"/>
                                            <w:left w:val="none" w:sz="0" w:space="0" w:color="auto"/>
                                            <w:bottom w:val="none" w:sz="0" w:space="0" w:color="auto"/>
                                            <w:right w:val="none" w:sz="0" w:space="0" w:color="auto"/>
                                          </w:divBdr>
                                        </w:div>
                                        <w:div w:id="82648279">
                                          <w:marLeft w:val="640"/>
                                          <w:marRight w:val="0"/>
                                          <w:marTop w:val="0"/>
                                          <w:marBottom w:val="0"/>
                                          <w:divBdr>
                                            <w:top w:val="none" w:sz="0" w:space="0" w:color="auto"/>
                                            <w:left w:val="none" w:sz="0" w:space="0" w:color="auto"/>
                                            <w:bottom w:val="none" w:sz="0" w:space="0" w:color="auto"/>
                                            <w:right w:val="none" w:sz="0" w:space="0" w:color="auto"/>
                                          </w:divBdr>
                                        </w:div>
                                        <w:div w:id="85729268">
                                          <w:marLeft w:val="640"/>
                                          <w:marRight w:val="0"/>
                                          <w:marTop w:val="0"/>
                                          <w:marBottom w:val="0"/>
                                          <w:divBdr>
                                            <w:top w:val="none" w:sz="0" w:space="0" w:color="auto"/>
                                            <w:left w:val="none" w:sz="0" w:space="0" w:color="auto"/>
                                            <w:bottom w:val="none" w:sz="0" w:space="0" w:color="auto"/>
                                            <w:right w:val="none" w:sz="0" w:space="0" w:color="auto"/>
                                          </w:divBdr>
                                        </w:div>
                                        <w:div w:id="163474697">
                                          <w:marLeft w:val="640"/>
                                          <w:marRight w:val="0"/>
                                          <w:marTop w:val="0"/>
                                          <w:marBottom w:val="0"/>
                                          <w:divBdr>
                                            <w:top w:val="none" w:sz="0" w:space="0" w:color="auto"/>
                                            <w:left w:val="none" w:sz="0" w:space="0" w:color="auto"/>
                                            <w:bottom w:val="none" w:sz="0" w:space="0" w:color="auto"/>
                                            <w:right w:val="none" w:sz="0" w:space="0" w:color="auto"/>
                                          </w:divBdr>
                                        </w:div>
                                        <w:div w:id="182938838">
                                          <w:marLeft w:val="640"/>
                                          <w:marRight w:val="0"/>
                                          <w:marTop w:val="0"/>
                                          <w:marBottom w:val="0"/>
                                          <w:divBdr>
                                            <w:top w:val="none" w:sz="0" w:space="0" w:color="auto"/>
                                            <w:left w:val="none" w:sz="0" w:space="0" w:color="auto"/>
                                            <w:bottom w:val="none" w:sz="0" w:space="0" w:color="auto"/>
                                            <w:right w:val="none" w:sz="0" w:space="0" w:color="auto"/>
                                          </w:divBdr>
                                        </w:div>
                                        <w:div w:id="202602134">
                                          <w:marLeft w:val="640"/>
                                          <w:marRight w:val="0"/>
                                          <w:marTop w:val="0"/>
                                          <w:marBottom w:val="0"/>
                                          <w:divBdr>
                                            <w:top w:val="none" w:sz="0" w:space="0" w:color="auto"/>
                                            <w:left w:val="none" w:sz="0" w:space="0" w:color="auto"/>
                                            <w:bottom w:val="none" w:sz="0" w:space="0" w:color="auto"/>
                                            <w:right w:val="none" w:sz="0" w:space="0" w:color="auto"/>
                                          </w:divBdr>
                                        </w:div>
                                        <w:div w:id="330377043">
                                          <w:marLeft w:val="640"/>
                                          <w:marRight w:val="0"/>
                                          <w:marTop w:val="0"/>
                                          <w:marBottom w:val="0"/>
                                          <w:divBdr>
                                            <w:top w:val="none" w:sz="0" w:space="0" w:color="auto"/>
                                            <w:left w:val="none" w:sz="0" w:space="0" w:color="auto"/>
                                            <w:bottom w:val="none" w:sz="0" w:space="0" w:color="auto"/>
                                            <w:right w:val="none" w:sz="0" w:space="0" w:color="auto"/>
                                          </w:divBdr>
                                        </w:div>
                                        <w:div w:id="445855228">
                                          <w:marLeft w:val="640"/>
                                          <w:marRight w:val="0"/>
                                          <w:marTop w:val="0"/>
                                          <w:marBottom w:val="0"/>
                                          <w:divBdr>
                                            <w:top w:val="none" w:sz="0" w:space="0" w:color="auto"/>
                                            <w:left w:val="none" w:sz="0" w:space="0" w:color="auto"/>
                                            <w:bottom w:val="none" w:sz="0" w:space="0" w:color="auto"/>
                                            <w:right w:val="none" w:sz="0" w:space="0" w:color="auto"/>
                                          </w:divBdr>
                                        </w:div>
                                        <w:div w:id="447243224">
                                          <w:marLeft w:val="640"/>
                                          <w:marRight w:val="0"/>
                                          <w:marTop w:val="0"/>
                                          <w:marBottom w:val="0"/>
                                          <w:divBdr>
                                            <w:top w:val="none" w:sz="0" w:space="0" w:color="auto"/>
                                            <w:left w:val="none" w:sz="0" w:space="0" w:color="auto"/>
                                            <w:bottom w:val="none" w:sz="0" w:space="0" w:color="auto"/>
                                            <w:right w:val="none" w:sz="0" w:space="0" w:color="auto"/>
                                          </w:divBdr>
                                        </w:div>
                                        <w:div w:id="451901073">
                                          <w:marLeft w:val="640"/>
                                          <w:marRight w:val="0"/>
                                          <w:marTop w:val="0"/>
                                          <w:marBottom w:val="0"/>
                                          <w:divBdr>
                                            <w:top w:val="none" w:sz="0" w:space="0" w:color="auto"/>
                                            <w:left w:val="none" w:sz="0" w:space="0" w:color="auto"/>
                                            <w:bottom w:val="none" w:sz="0" w:space="0" w:color="auto"/>
                                            <w:right w:val="none" w:sz="0" w:space="0" w:color="auto"/>
                                          </w:divBdr>
                                        </w:div>
                                        <w:div w:id="468284937">
                                          <w:marLeft w:val="640"/>
                                          <w:marRight w:val="0"/>
                                          <w:marTop w:val="0"/>
                                          <w:marBottom w:val="0"/>
                                          <w:divBdr>
                                            <w:top w:val="none" w:sz="0" w:space="0" w:color="auto"/>
                                            <w:left w:val="none" w:sz="0" w:space="0" w:color="auto"/>
                                            <w:bottom w:val="none" w:sz="0" w:space="0" w:color="auto"/>
                                            <w:right w:val="none" w:sz="0" w:space="0" w:color="auto"/>
                                          </w:divBdr>
                                        </w:div>
                                        <w:div w:id="522479622">
                                          <w:marLeft w:val="640"/>
                                          <w:marRight w:val="0"/>
                                          <w:marTop w:val="0"/>
                                          <w:marBottom w:val="0"/>
                                          <w:divBdr>
                                            <w:top w:val="none" w:sz="0" w:space="0" w:color="auto"/>
                                            <w:left w:val="none" w:sz="0" w:space="0" w:color="auto"/>
                                            <w:bottom w:val="none" w:sz="0" w:space="0" w:color="auto"/>
                                            <w:right w:val="none" w:sz="0" w:space="0" w:color="auto"/>
                                          </w:divBdr>
                                        </w:div>
                                        <w:div w:id="551037134">
                                          <w:marLeft w:val="640"/>
                                          <w:marRight w:val="0"/>
                                          <w:marTop w:val="0"/>
                                          <w:marBottom w:val="0"/>
                                          <w:divBdr>
                                            <w:top w:val="none" w:sz="0" w:space="0" w:color="auto"/>
                                            <w:left w:val="none" w:sz="0" w:space="0" w:color="auto"/>
                                            <w:bottom w:val="none" w:sz="0" w:space="0" w:color="auto"/>
                                            <w:right w:val="none" w:sz="0" w:space="0" w:color="auto"/>
                                          </w:divBdr>
                                        </w:div>
                                        <w:div w:id="611016597">
                                          <w:marLeft w:val="640"/>
                                          <w:marRight w:val="0"/>
                                          <w:marTop w:val="0"/>
                                          <w:marBottom w:val="0"/>
                                          <w:divBdr>
                                            <w:top w:val="none" w:sz="0" w:space="0" w:color="auto"/>
                                            <w:left w:val="none" w:sz="0" w:space="0" w:color="auto"/>
                                            <w:bottom w:val="none" w:sz="0" w:space="0" w:color="auto"/>
                                            <w:right w:val="none" w:sz="0" w:space="0" w:color="auto"/>
                                          </w:divBdr>
                                        </w:div>
                                        <w:div w:id="616333234">
                                          <w:marLeft w:val="640"/>
                                          <w:marRight w:val="0"/>
                                          <w:marTop w:val="0"/>
                                          <w:marBottom w:val="0"/>
                                          <w:divBdr>
                                            <w:top w:val="none" w:sz="0" w:space="0" w:color="auto"/>
                                            <w:left w:val="none" w:sz="0" w:space="0" w:color="auto"/>
                                            <w:bottom w:val="none" w:sz="0" w:space="0" w:color="auto"/>
                                            <w:right w:val="none" w:sz="0" w:space="0" w:color="auto"/>
                                          </w:divBdr>
                                        </w:div>
                                        <w:div w:id="686518536">
                                          <w:marLeft w:val="640"/>
                                          <w:marRight w:val="0"/>
                                          <w:marTop w:val="0"/>
                                          <w:marBottom w:val="0"/>
                                          <w:divBdr>
                                            <w:top w:val="none" w:sz="0" w:space="0" w:color="auto"/>
                                            <w:left w:val="none" w:sz="0" w:space="0" w:color="auto"/>
                                            <w:bottom w:val="none" w:sz="0" w:space="0" w:color="auto"/>
                                            <w:right w:val="none" w:sz="0" w:space="0" w:color="auto"/>
                                          </w:divBdr>
                                        </w:div>
                                        <w:div w:id="697581064">
                                          <w:marLeft w:val="640"/>
                                          <w:marRight w:val="0"/>
                                          <w:marTop w:val="0"/>
                                          <w:marBottom w:val="0"/>
                                          <w:divBdr>
                                            <w:top w:val="none" w:sz="0" w:space="0" w:color="auto"/>
                                            <w:left w:val="none" w:sz="0" w:space="0" w:color="auto"/>
                                            <w:bottom w:val="none" w:sz="0" w:space="0" w:color="auto"/>
                                            <w:right w:val="none" w:sz="0" w:space="0" w:color="auto"/>
                                          </w:divBdr>
                                        </w:div>
                                        <w:div w:id="736434503">
                                          <w:marLeft w:val="640"/>
                                          <w:marRight w:val="0"/>
                                          <w:marTop w:val="0"/>
                                          <w:marBottom w:val="0"/>
                                          <w:divBdr>
                                            <w:top w:val="none" w:sz="0" w:space="0" w:color="auto"/>
                                            <w:left w:val="none" w:sz="0" w:space="0" w:color="auto"/>
                                            <w:bottom w:val="none" w:sz="0" w:space="0" w:color="auto"/>
                                            <w:right w:val="none" w:sz="0" w:space="0" w:color="auto"/>
                                          </w:divBdr>
                                        </w:div>
                                        <w:div w:id="760108294">
                                          <w:marLeft w:val="640"/>
                                          <w:marRight w:val="0"/>
                                          <w:marTop w:val="0"/>
                                          <w:marBottom w:val="0"/>
                                          <w:divBdr>
                                            <w:top w:val="none" w:sz="0" w:space="0" w:color="auto"/>
                                            <w:left w:val="none" w:sz="0" w:space="0" w:color="auto"/>
                                            <w:bottom w:val="none" w:sz="0" w:space="0" w:color="auto"/>
                                            <w:right w:val="none" w:sz="0" w:space="0" w:color="auto"/>
                                          </w:divBdr>
                                        </w:div>
                                        <w:div w:id="783811695">
                                          <w:marLeft w:val="640"/>
                                          <w:marRight w:val="0"/>
                                          <w:marTop w:val="0"/>
                                          <w:marBottom w:val="0"/>
                                          <w:divBdr>
                                            <w:top w:val="none" w:sz="0" w:space="0" w:color="auto"/>
                                            <w:left w:val="none" w:sz="0" w:space="0" w:color="auto"/>
                                            <w:bottom w:val="none" w:sz="0" w:space="0" w:color="auto"/>
                                            <w:right w:val="none" w:sz="0" w:space="0" w:color="auto"/>
                                          </w:divBdr>
                                        </w:div>
                                        <w:div w:id="811676065">
                                          <w:marLeft w:val="640"/>
                                          <w:marRight w:val="0"/>
                                          <w:marTop w:val="0"/>
                                          <w:marBottom w:val="0"/>
                                          <w:divBdr>
                                            <w:top w:val="none" w:sz="0" w:space="0" w:color="auto"/>
                                            <w:left w:val="none" w:sz="0" w:space="0" w:color="auto"/>
                                            <w:bottom w:val="none" w:sz="0" w:space="0" w:color="auto"/>
                                            <w:right w:val="none" w:sz="0" w:space="0" w:color="auto"/>
                                          </w:divBdr>
                                        </w:div>
                                        <w:div w:id="848837725">
                                          <w:marLeft w:val="640"/>
                                          <w:marRight w:val="0"/>
                                          <w:marTop w:val="0"/>
                                          <w:marBottom w:val="0"/>
                                          <w:divBdr>
                                            <w:top w:val="none" w:sz="0" w:space="0" w:color="auto"/>
                                            <w:left w:val="none" w:sz="0" w:space="0" w:color="auto"/>
                                            <w:bottom w:val="none" w:sz="0" w:space="0" w:color="auto"/>
                                            <w:right w:val="none" w:sz="0" w:space="0" w:color="auto"/>
                                          </w:divBdr>
                                        </w:div>
                                        <w:div w:id="860585454">
                                          <w:marLeft w:val="640"/>
                                          <w:marRight w:val="0"/>
                                          <w:marTop w:val="0"/>
                                          <w:marBottom w:val="0"/>
                                          <w:divBdr>
                                            <w:top w:val="none" w:sz="0" w:space="0" w:color="auto"/>
                                            <w:left w:val="none" w:sz="0" w:space="0" w:color="auto"/>
                                            <w:bottom w:val="none" w:sz="0" w:space="0" w:color="auto"/>
                                            <w:right w:val="none" w:sz="0" w:space="0" w:color="auto"/>
                                          </w:divBdr>
                                        </w:div>
                                        <w:div w:id="969827489">
                                          <w:marLeft w:val="640"/>
                                          <w:marRight w:val="0"/>
                                          <w:marTop w:val="0"/>
                                          <w:marBottom w:val="0"/>
                                          <w:divBdr>
                                            <w:top w:val="none" w:sz="0" w:space="0" w:color="auto"/>
                                            <w:left w:val="none" w:sz="0" w:space="0" w:color="auto"/>
                                            <w:bottom w:val="none" w:sz="0" w:space="0" w:color="auto"/>
                                            <w:right w:val="none" w:sz="0" w:space="0" w:color="auto"/>
                                          </w:divBdr>
                                        </w:div>
                                        <w:div w:id="970861821">
                                          <w:marLeft w:val="640"/>
                                          <w:marRight w:val="0"/>
                                          <w:marTop w:val="0"/>
                                          <w:marBottom w:val="0"/>
                                          <w:divBdr>
                                            <w:top w:val="none" w:sz="0" w:space="0" w:color="auto"/>
                                            <w:left w:val="none" w:sz="0" w:space="0" w:color="auto"/>
                                            <w:bottom w:val="none" w:sz="0" w:space="0" w:color="auto"/>
                                            <w:right w:val="none" w:sz="0" w:space="0" w:color="auto"/>
                                          </w:divBdr>
                                        </w:div>
                                        <w:div w:id="1035426561">
                                          <w:marLeft w:val="640"/>
                                          <w:marRight w:val="0"/>
                                          <w:marTop w:val="0"/>
                                          <w:marBottom w:val="0"/>
                                          <w:divBdr>
                                            <w:top w:val="none" w:sz="0" w:space="0" w:color="auto"/>
                                            <w:left w:val="none" w:sz="0" w:space="0" w:color="auto"/>
                                            <w:bottom w:val="none" w:sz="0" w:space="0" w:color="auto"/>
                                            <w:right w:val="none" w:sz="0" w:space="0" w:color="auto"/>
                                          </w:divBdr>
                                        </w:div>
                                        <w:div w:id="1061444448">
                                          <w:marLeft w:val="640"/>
                                          <w:marRight w:val="0"/>
                                          <w:marTop w:val="0"/>
                                          <w:marBottom w:val="0"/>
                                          <w:divBdr>
                                            <w:top w:val="none" w:sz="0" w:space="0" w:color="auto"/>
                                            <w:left w:val="none" w:sz="0" w:space="0" w:color="auto"/>
                                            <w:bottom w:val="none" w:sz="0" w:space="0" w:color="auto"/>
                                            <w:right w:val="none" w:sz="0" w:space="0" w:color="auto"/>
                                          </w:divBdr>
                                        </w:div>
                                        <w:div w:id="1074817569">
                                          <w:marLeft w:val="640"/>
                                          <w:marRight w:val="0"/>
                                          <w:marTop w:val="0"/>
                                          <w:marBottom w:val="0"/>
                                          <w:divBdr>
                                            <w:top w:val="none" w:sz="0" w:space="0" w:color="auto"/>
                                            <w:left w:val="none" w:sz="0" w:space="0" w:color="auto"/>
                                            <w:bottom w:val="none" w:sz="0" w:space="0" w:color="auto"/>
                                            <w:right w:val="none" w:sz="0" w:space="0" w:color="auto"/>
                                          </w:divBdr>
                                        </w:div>
                                        <w:div w:id="1147867072">
                                          <w:marLeft w:val="640"/>
                                          <w:marRight w:val="0"/>
                                          <w:marTop w:val="0"/>
                                          <w:marBottom w:val="0"/>
                                          <w:divBdr>
                                            <w:top w:val="none" w:sz="0" w:space="0" w:color="auto"/>
                                            <w:left w:val="none" w:sz="0" w:space="0" w:color="auto"/>
                                            <w:bottom w:val="none" w:sz="0" w:space="0" w:color="auto"/>
                                            <w:right w:val="none" w:sz="0" w:space="0" w:color="auto"/>
                                          </w:divBdr>
                                        </w:div>
                                        <w:div w:id="1285161898">
                                          <w:marLeft w:val="640"/>
                                          <w:marRight w:val="0"/>
                                          <w:marTop w:val="0"/>
                                          <w:marBottom w:val="0"/>
                                          <w:divBdr>
                                            <w:top w:val="none" w:sz="0" w:space="0" w:color="auto"/>
                                            <w:left w:val="none" w:sz="0" w:space="0" w:color="auto"/>
                                            <w:bottom w:val="none" w:sz="0" w:space="0" w:color="auto"/>
                                            <w:right w:val="none" w:sz="0" w:space="0" w:color="auto"/>
                                          </w:divBdr>
                                        </w:div>
                                        <w:div w:id="1407267274">
                                          <w:marLeft w:val="640"/>
                                          <w:marRight w:val="0"/>
                                          <w:marTop w:val="0"/>
                                          <w:marBottom w:val="0"/>
                                          <w:divBdr>
                                            <w:top w:val="none" w:sz="0" w:space="0" w:color="auto"/>
                                            <w:left w:val="none" w:sz="0" w:space="0" w:color="auto"/>
                                            <w:bottom w:val="none" w:sz="0" w:space="0" w:color="auto"/>
                                            <w:right w:val="none" w:sz="0" w:space="0" w:color="auto"/>
                                          </w:divBdr>
                                        </w:div>
                                        <w:div w:id="1528133785">
                                          <w:marLeft w:val="640"/>
                                          <w:marRight w:val="0"/>
                                          <w:marTop w:val="0"/>
                                          <w:marBottom w:val="0"/>
                                          <w:divBdr>
                                            <w:top w:val="none" w:sz="0" w:space="0" w:color="auto"/>
                                            <w:left w:val="none" w:sz="0" w:space="0" w:color="auto"/>
                                            <w:bottom w:val="none" w:sz="0" w:space="0" w:color="auto"/>
                                            <w:right w:val="none" w:sz="0" w:space="0" w:color="auto"/>
                                          </w:divBdr>
                                        </w:div>
                                        <w:div w:id="1536380296">
                                          <w:marLeft w:val="640"/>
                                          <w:marRight w:val="0"/>
                                          <w:marTop w:val="0"/>
                                          <w:marBottom w:val="0"/>
                                          <w:divBdr>
                                            <w:top w:val="none" w:sz="0" w:space="0" w:color="auto"/>
                                            <w:left w:val="none" w:sz="0" w:space="0" w:color="auto"/>
                                            <w:bottom w:val="none" w:sz="0" w:space="0" w:color="auto"/>
                                            <w:right w:val="none" w:sz="0" w:space="0" w:color="auto"/>
                                          </w:divBdr>
                                        </w:div>
                                        <w:div w:id="1536966658">
                                          <w:marLeft w:val="640"/>
                                          <w:marRight w:val="0"/>
                                          <w:marTop w:val="0"/>
                                          <w:marBottom w:val="0"/>
                                          <w:divBdr>
                                            <w:top w:val="none" w:sz="0" w:space="0" w:color="auto"/>
                                            <w:left w:val="none" w:sz="0" w:space="0" w:color="auto"/>
                                            <w:bottom w:val="none" w:sz="0" w:space="0" w:color="auto"/>
                                            <w:right w:val="none" w:sz="0" w:space="0" w:color="auto"/>
                                          </w:divBdr>
                                        </w:div>
                                        <w:div w:id="1584022251">
                                          <w:marLeft w:val="640"/>
                                          <w:marRight w:val="0"/>
                                          <w:marTop w:val="0"/>
                                          <w:marBottom w:val="0"/>
                                          <w:divBdr>
                                            <w:top w:val="none" w:sz="0" w:space="0" w:color="auto"/>
                                            <w:left w:val="none" w:sz="0" w:space="0" w:color="auto"/>
                                            <w:bottom w:val="none" w:sz="0" w:space="0" w:color="auto"/>
                                            <w:right w:val="none" w:sz="0" w:space="0" w:color="auto"/>
                                          </w:divBdr>
                                        </w:div>
                                        <w:div w:id="1594850991">
                                          <w:marLeft w:val="640"/>
                                          <w:marRight w:val="0"/>
                                          <w:marTop w:val="0"/>
                                          <w:marBottom w:val="0"/>
                                          <w:divBdr>
                                            <w:top w:val="none" w:sz="0" w:space="0" w:color="auto"/>
                                            <w:left w:val="none" w:sz="0" w:space="0" w:color="auto"/>
                                            <w:bottom w:val="none" w:sz="0" w:space="0" w:color="auto"/>
                                            <w:right w:val="none" w:sz="0" w:space="0" w:color="auto"/>
                                          </w:divBdr>
                                        </w:div>
                                        <w:div w:id="1639072390">
                                          <w:marLeft w:val="640"/>
                                          <w:marRight w:val="0"/>
                                          <w:marTop w:val="0"/>
                                          <w:marBottom w:val="0"/>
                                          <w:divBdr>
                                            <w:top w:val="none" w:sz="0" w:space="0" w:color="auto"/>
                                            <w:left w:val="none" w:sz="0" w:space="0" w:color="auto"/>
                                            <w:bottom w:val="none" w:sz="0" w:space="0" w:color="auto"/>
                                            <w:right w:val="none" w:sz="0" w:space="0" w:color="auto"/>
                                          </w:divBdr>
                                        </w:div>
                                        <w:div w:id="1711109579">
                                          <w:marLeft w:val="640"/>
                                          <w:marRight w:val="0"/>
                                          <w:marTop w:val="0"/>
                                          <w:marBottom w:val="0"/>
                                          <w:divBdr>
                                            <w:top w:val="none" w:sz="0" w:space="0" w:color="auto"/>
                                            <w:left w:val="none" w:sz="0" w:space="0" w:color="auto"/>
                                            <w:bottom w:val="none" w:sz="0" w:space="0" w:color="auto"/>
                                            <w:right w:val="none" w:sz="0" w:space="0" w:color="auto"/>
                                          </w:divBdr>
                                        </w:div>
                                        <w:div w:id="1752964121">
                                          <w:marLeft w:val="640"/>
                                          <w:marRight w:val="0"/>
                                          <w:marTop w:val="0"/>
                                          <w:marBottom w:val="0"/>
                                          <w:divBdr>
                                            <w:top w:val="none" w:sz="0" w:space="0" w:color="auto"/>
                                            <w:left w:val="none" w:sz="0" w:space="0" w:color="auto"/>
                                            <w:bottom w:val="none" w:sz="0" w:space="0" w:color="auto"/>
                                            <w:right w:val="none" w:sz="0" w:space="0" w:color="auto"/>
                                          </w:divBdr>
                                          <w:divsChild>
                                            <w:div w:id="36514588">
                                              <w:marLeft w:val="0"/>
                                              <w:marRight w:val="0"/>
                                              <w:marTop w:val="0"/>
                                              <w:marBottom w:val="0"/>
                                              <w:divBdr>
                                                <w:top w:val="none" w:sz="0" w:space="0" w:color="auto"/>
                                                <w:left w:val="none" w:sz="0" w:space="0" w:color="auto"/>
                                                <w:bottom w:val="none" w:sz="0" w:space="0" w:color="auto"/>
                                                <w:right w:val="none" w:sz="0" w:space="0" w:color="auto"/>
                                              </w:divBdr>
                                              <w:divsChild>
                                                <w:div w:id="76755036">
                                                  <w:marLeft w:val="640"/>
                                                  <w:marRight w:val="0"/>
                                                  <w:marTop w:val="0"/>
                                                  <w:marBottom w:val="0"/>
                                                  <w:divBdr>
                                                    <w:top w:val="none" w:sz="0" w:space="0" w:color="auto"/>
                                                    <w:left w:val="none" w:sz="0" w:space="0" w:color="auto"/>
                                                    <w:bottom w:val="none" w:sz="0" w:space="0" w:color="auto"/>
                                                    <w:right w:val="none" w:sz="0" w:space="0" w:color="auto"/>
                                                  </w:divBdr>
                                                </w:div>
                                                <w:div w:id="87435890">
                                                  <w:marLeft w:val="640"/>
                                                  <w:marRight w:val="0"/>
                                                  <w:marTop w:val="0"/>
                                                  <w:marBottom w:val="0"/>
                                                  <w:divBdr>
                                                    <w:top w:val="none" w:sz="0" w:space="0" w:color="auto"/>
                                                    <w:left w:val="none" w:sz="0" w:space="0" w:color="auto"/>
                                                    <w:bottom w:val="none" w:sz="0" w:space="0" w:color="auto"/>
                                                    <w:right w:val="none" w:sz="0" w:space="0" w:color="auto"/>
                                                  </w:divBdr>
                                                </w:div>
                                                <w:div w:id="123743123">
                                                  <w:marLeft w:val="640"/>
                                                  <w:marRight w:val="0"/>
                                                  <w:marTop w:val="0"/>
                                                  <w:marBottom w:val="0"/>
                                                  <w:divBdr>
                                                    <w:top w:val="none" w:sz="0" w:space="0" w:color="auto"/>
                                                    <w:left w:val="none" w:sz="0" w:space="0" w:color="auto"/>
                                                    <w:bottom w:val="none" w:sz="0" w:space="0" w:color="auto"/>
                                                    <w:right w:val="none" w:sz="0" w:space="0" w:color="auto"/>
                                                  </w:divBdr>
                                                </w:div>
                                                <w:div w:id="153618243">
                                                  <w:marLeft w:val="640"/>
                                                  <w:marRight w:val="0"/>
                                                  <w:marTop w:val="0"/>
                                                  <w:marBottom w:val="0"/>
                                                  <w:divBdr>
                                                    <w:top w:val="none" w:sz="0" w:space="0" w:color="auto"/>
                                                    <w:left w:val="none" w:sz="0" w:space="0" w:color="auto"/>
                                                    <w:bottom w:val="none" w:sz="0" w:space="0" w:color="auto"/>
                                                    <w:right w:val="none" w:sz="0" w:space="0" w:color="auto"/>
                                                  </w:divBdr>
                                                </w:div>
                                                <w:div w:id="222764184">
                                                  <w:marLeft w:val="640"/>
                                                  <w:marRight w:val="0"/>
                                                  <w:marTop w:val="0"/>
                                                  <w:marBottom w:val="0"/>
                                                  <w:divBdr>
                                                    <w:top w:val="none" w:sz="0" w:space="0" w:color="auto"/>
                                                    <w:left w:val="none" w:sz="0" w:space="0" w:color="auto"/>
                                                    <w:bottom w:val="none" w:sz="0" w:space="0" w:color="auto"/>
                                                    <w:right w:val="none" w:sz="0" w:space="0" w:color="auto"/>
                                                  </w:divBdr>
                                                </w:div>
                                                <w:div w:id="277495548">
                                                  <w:marLeft w:val="640"/>
                                                  <w:marRight w:val="0"/>
                                                  <w:marTop w:val="0"/>
                                                  <w:marBottom w:val="0"/>
                                                  <w:divBdr>
                                                    <w:top w:val="none" w:sz="0" w:space="0" w:color="auto"/>
                                                    <w:left w:val="none" w:sz="0" w:space="0" w:color="auto"/>
                                                    <w:bottom w:val="none" w:sz="0" w:space="0" w:color="auto"/>
                                                    <w:right w:val="none" w:sz="0" w:space="0" w:color="auto"/>
                                                  </w:divBdr>
                                                </w:div>
                                                <w:div w:id="343283460">
                                                  <w:marLeft w:val="640"/>
                                                  <w:marRight w:val="0"/>
                                                  <w:marTop w:val="0"/>
                                                  <w:marBottom w:val="0"/>
                                                  <w:divBdr>
                                                    <w:top w:val="none" w:sz="0" w:space="0" w:color="auto"/>
                                                    <w:left w:val="none" w:sz="0" w:space="0" w:color="auto"/>
                                                    <w:bottom w:val="none" w:sz="0" w:space="0" w:color="auto"/>
                                                    <w:right w:val="none" w:sz="0" w:space="0" w:color="auto"/>
                                                  </w:divBdr>
                                                </w:div>
                                                <w:div w:id="377123731">
                                                  <w:marLeft w:val="640"/>
                                                  <w:marRight w:val="0"/>
                                                  <w:marTop w:val="0"/>
                                                  <w:marBottom w:val="0"/>
                                                  <w:divBdr>
                                                    <w:top w:val="none" w:sz="0" w:space="0" w:color="auto"/>
                                                    <w:left w:val="none" w:sz="0" w:space="0" w:color="auto"/>
                                                    <w:bottom w:val="none" w:sz="0" w:space="0" w:color="auto"/>
                                                    <w:right w:val="none" w:sz="0" w:space="0" w:color="auto"/>
                                                  </w:divBdr>
                                                </w:div>
                                                <w:div w:id="382605623">
                                                  <w:marLeft w:val="640"/>
                                                  <w:marRight w:val="0"/>
                                                  <w:marTop w:val="0"/>
                                                  <w:marBottom w:val="0"/>
                                                  <w:divBdr>
                                                    <w:top w:val="none" w:sz="0" w:space="0" w:color="auto"/>
                                                    <w:left w:val="none" w:sz="0" w:space="0" w:color="auto"/>
                                                    <w:bottom w:val="none" w:sz="0" w:space="0" w:color="auto"/>
                                                    <w:right w:val="none" w:sz="0" w:space="0" w:color="auto"/>
                                                  </w:divBdr>
                                                </w:div>
                                                <w:div w:id="409935063">
                                                  <w:marLeft w:val="640"/>
                                                  <w:marRight w:val="0"/>
                                                  <w:marTop w:val="0"/>
                                                  <w:marBottom w:val="0"/>
                                                  <w:divBdr>
                                                    <w:top w:val="none" w:sz="0" w:space="0" w:color="auto"/>
                                                    <w:left w:val="none" w:sz="0" w:space="0" w:color="auto"/>
                                                    <w:bottom w:val="none" w:sz="0" w:space="0" w:color="auto"/>
                                                    <w:right w:val="none" w:sz="0" w:space="0" w:color="auto"/>
                                                  </w:divBdr>
                                                </w:div>
                                                <w:div w:id="417874589">
                                                  <w:marLeft w:val="640"/>
                                                  <w:marRight w:val="0"/>
                                                  <w:marTop w:val="0"/>
                                                  <w:marBottom w:val="0"/>
                                                  <w:divBdr>
                                                    <w:top w:val="none" w:sz="0" w:space="0" w:color="auto"/>
                                                    <w:left w:val="none" w:sz="0" w:space="0" w:color="auto"/>
                                                    <w:bottom w:val="none" w:sz="0" w:space="0" w:color="auto"/>
                                                    <w:right w:val="none" w:sz="0" w:space="0" w:color="auto"/>
                                                  </w:divBdr>
                                                </w:div>
                                                <w:div w:id="450630148">
                                                  <w:marLeft w:val="640"/>
                                                  <w:marRight w:val="0"/>
                                                  <w:marTop w:val="0"/>
                                                  <w:marBottom w:val="0"/>
                                                  <w:divBdr>
                                                    <w:top w:val="none" w:sz="0" w:space="0" w:color="auto"/>
                                                    <w:left w:val="none" w:sz="0" w:space="0" w:color="auto"/>
                                                    <w:bottom w:val="none" w:sz="0" w:space="0" w:color="auto"/>
                                                    <w:right w:val="none" w:sz="0" w:space="0" w:color="auto"/>
                                                  </w:divBdr>
                                                </w:div>
                                                <w:div w:id="455375209">
                                                  <w:marLeft w:val="640"/>
                                                  <w:marRight w:val="0"/>
                                                  <w:marTop w:val="0"/>
                                                  <w:marBottom w:val="0"/>
                                                  <w:divBdr>
                                                    <w:top w:val="none" w:sz="0" w:space="0" w:color="auto"/>
                                                    <w:left w:val="none" w:sz="0" w:space="0" w:color="auto"/>
                                                    <w:bottom w:val="none" w:sz="0" w:space="0" w:color="auto"/>
                                                    <w:right w:val="none" w:sz="0" w:space="0" w:color="auto"/>
                                                  </w:divBdr>
                                                </w:div>
                                                <w:div w:id="481122310">
                                                  <w:marLeft w:val="640"/>
                                                  <w:marRight w:val="0"/>
                                                  <w:marTop w:val="0"/>
                                                  <w:marBottom w:val="0"/>
                                                  <w:divBdr>
                                                    <w:top w:val="none" w:sz="0" w:space="0" w:color="auto"/>
                                                    <w:left w:val="none" w:sz="0" w:space="0" w:color="auto"/>
                                                    <w:bottom w:val="none" w:sz="0" w:space="0" w:color="auto"/>
                                                    <w:right w:val="none" w:sz="0" w:space="0" w:color="auto"/>
                                                  </w:divBdr>
                                                </w:div>
                                                <w:div w:id="484277658">
                                                  <w:marLeft w:val="640"/>
                                                  <w:marRight w:val="0"/>
                                                  <w:marTop w:val="0"/>
                                                  <w:marBottom w:val="0"/>
                                                  <w:divBdr>
                                                    <w:top w:val="none" w:sz="0" w:space="0" w:color="auto"/>
                                                    <w:left w:val="none" w:sz="0" w:space="0" w:color="auto"/>
                                                    <w:bottom w:val="none" w:sz="0" w:space="0" w:color="auto"/>
                                                    <w:right w:val="none" w:sz="0" w:space="0" w:color="auto"/>
                                                  </w:divBdr>
                                                </w:div>
                                                <w:div w:id="559681462">
                                                  <w:marLeft w:val="640"/>
                                                  <w:marRight w:val="0"/>
                                                  <w:marTop w:val="0"/>
                                                  <w:marBottom w:val="0"/>
                                                  <w:divBdr>
                                                    <w:top w:val="none" w:sz="0" w:space="0" w:color="auto"/>
                                                    <w:left w:val="none" w:sz="0" w:space="0" w:color="auto"/>
                                                    <w:bottom w:val="none" w:sz="0" w:space="0" w:color="auto"/>
                                                    <w:right w:val="none" w:sz="0" w:space="0" w:color="auto"/>
                                                  </w:divBdr>
                                                </w:div>
                                                <w:div w:id="579142652">
                                                  <w:marLeft w:val="640"/>
                                                  <w:marRight w:val="0"/>
                                                  <w:marTop w:val="0"/>
                                                  <w:marBottom w:val="0"/>
                                                  <w:divBdr>
                                                    <w:top w:val="none" w:sz="0" w:space="0" w:color="auto"/>
                                                    <w:left w:val="none" w:sz="0" w:space="0" w:color="auto"/>
                                                    <w:bottom w:val="none" w:sz="0" w:space="0" w:color="auto"/>
                                                    <w:right w:val="none" w:sz="0" w:space="0" w:color="auto"/>
                                                  </w:divBdr>
                                                </w:div>
                                                <w:div w:id="601574295">
                                                  <w:marLeft w:val="640"/>
                                                  <w:marRight w:val="0"/>
                                                  <w:marTop w:val="0"/>
                                                  <w:marBottom w:val="0"/>
                                                  <w:divBdr>
                                                    <w:top w:val="none" w:sz="0" w:space="0" w:color="auto"/>
                                                    <w:left w:val="none" w:sz="0" w:space="0" w:color="auto"/>
                                                    <w:bottom w:val="none" w:sz="0" w:space="0" w:color="auto"/>
                                                    <w:right w:val="none" w:sz="0" w:space="0" w:color="auto"/>
                                                  </w:divBdr>
                                                </w:div>
                                                <w:div w:id="617879100">
                                                  <w:marLeft w:val="640"/>
                                                  <w:marRight w:val="0"/>
                                                  <w:marTop w:val="0"/>
                                                  <w:marBottom w:val="0"/>
                                                  <w:divBdr>
                                                    <w:top w:val="none" w:sz="0" w:space="0" w:color="auto"/>
                                                    <w:left w:val="none" w:sz="0" w:space="0" w:color="auto"/>
                                                    <w:bottom w:val="none" w:sz="0" w:space="0" w:color="auto"/>
                                                    <w:right w:val="none" w:sz="0" w:space="0" w:color="auto"/>
                                                  </w:divBdr>
                                                </w:div>
                                                <w:div w:id="618075328">
                                                  <w:marLeft w:val="640"/>
                                                  <w:marRight w:val="0"/>
                                                  <w:marTop w:val="0"/>
                                                  <w:marBottom w:val="0"/>
                                                  <w:divBdr>
                                                    <w:top w:val="none" w:sz="0" w:space="0" w:color="auto"/>
                                                    <w:left w:val="none" w:sz="0" w:space="0" w:color="auto"/>
                                                    <w:bottom w:val="none" w:sz="0" w:space="0" w:color="auto"/>
                                                    <w:right w:val="none" w:sz="0" w:space="0" w:color="auto"/>
                                                  </w:divBdr>
                                                </w:div>
                                                <w:div w:id="655501008">
                                                  <w:marLeft w:val="640"/>
                                                  <w:marRight w:val="0"/>
                                                  <w:marTop w:val="0"/>
                                                  <w:marBottom w:val="0"/>
                                                  <w:divBdr>
                                                    <w:top w:val="none" w:sz="0" w:space="0" w:color="auto"/>
                                                    <w:left w:val="none" w:sz="0" w:space="0" w:color="auto"/>
                                                    <w:bottom w:val="none" w:sz="0" w:space="0" w:color="auto"/>
                                                    <w:right w:val="none" w:sz="0" w:space="0" w:color="auto"/>
                                                  </w:divBdr>
                                                </w:div>
                                                <w:div w:id="702944614">
                                                  <w:marLeft w:val="640"/>
                                                  <w:marRight w:val="0"/>
                                                  <w:marTop w:val="0"/>
                                                  <w:marBottom w:val="0"/>
                                                  <w:divBdr>
                                                    <w:top w:val="none" w:sz="0" w:space="0" w:color="auto"/>
                                                    <w:left w:val="none" w:sz="0" w:space="0" w:color="auto"/>
                                                    <w:bottom w:val="none" w:sz="0" w:space="0" w:color="auto"/>
                                                    <w:right w:val="none" w:sz="0" w:space="0" w:color="auto"/>
                                                  </w:divBdr>
                                                </w:div>
                                                <w:div w:id="734278310">
                                                  <w:marLeft w:val="640"/>
                                                  <w:marRight w:val="0"/>
                                                  <w:marTop w:val="0"/>
                                                  <w:marBottom w:val="0"/>
                                                  <w:divBdr>
                                                    <w:top w:val="none" w:sz="0" w:space="0" w:color="auto"/>
                                                    <w:left w:val="none" w:sz="0" w:space="0" w:color="auto"/>
                                                    <w:bottom w:val="none" w:sz="0" w:space="0" w:color="auto"/>
                                                    <w:right w:val="none" w:sz="0" w:space="0" w:color="auto"/>
                                                  </w:divBdr>
                                                </w:div>
                                                <w:div w:id="786435094">
                                                  <w:marLeft w:val="640"/>
                                                  <w:marRight w:val="0"/>
                                                  <w:marTop w:val="0"/>
                                                  <w:marBottom w:val="0"/>
                                                  <w:divBdr>
                                                    <w:top w:val="none" w:sz="0" w:space="0" w:color="auto"/>
                                                    <w:left w:val="none" w:sz="0" w:space="0" w:color="auto"/>
                                                    <w:bottom w:val="none" w:sz="0" w:space="0" w:color="auto"/>
                                                    <w:right w:val="none" w:sz="0" w:space="0" w:color="auto"/>
                                                  </w:divBdr>
                                                </w:div>
                                                <w:div w:id="835145930">
                                                  <w:marLeft w:val="640"/>
                                                  <w:marRight w:val="0"/>
                                                  <w:marTop w:val="0"/>
                                                  <w:marBottom w:val="0"/>
                                                  <w:divBdr>
                                                    <w:top w:val="none" w:sz="0" w:space="0" w:color="auto"/>
                                                    <w:left w:val="none" w:sz="0" w:space="0" w:color="auto"/>
                                                    <w:bottom w:val="none" w:sz="0" w:space="0" w:color="auto"/>
                                                    <w:right w:val="none" w:sz="0" w:space="0" w:color="auto"/>
                                                  </w:divBdr>
                                                </w:div>
                                                <w:div w:id="840390648">
                                                  <w:marLeft w:val="640"/>
                                                  <w:marRight w:val="0"/>
                                                  <w:marTop w:val="0"/>
                                                  <w:marBottom w:val="0"/>
                                                  <w:divBdr>
                                                    <w:top w:val="none" w:sz="0" w:space="0" w:color="auto"/>
                                                    <w:left w:val="none" w:sz="0" w:space="0" w:color="auto"/>
                                                    <w:bottom w:val="none" w:sz="0" w:space="0" w:color="auto"/>
                                                    <w:right w:val="none" w:sz="0" w:space="0" w:color="auto"/>
                                                  </w:divBdr>
                                                </w:div>
                                                <w:div w:id="887062300">
                                                  <w:marLeft w:val="640"/>
                                                  <w:marRight w:val="0"/>
                                                  <w:marTop w:val="0"/>
                                                  <w:marBottom w:val="0"/>
                                                  <w:divBdr>
                                                    <w:top w:val="none" w:sz="0" w:space="0" w:color="auto"/>
                                                    <w:left w:val="none" w:sz="0" w:space="0" w:color="auto"/>
                                                    <w:bottom w:val="none" w:sz="0" w:space="0" w:color="auto"/>
                                                    <w:right w:val="none" w:sz="0" w:space="0" w:color="auto"/>
                                                  </w:divBdr>
                                                </w:div>
                                                <w:div w:id="891504602">
                                                  <w:marLeft w:val="640"/>
                                                  <w:marRight w:val="0"/>
                                                  <w:marTop w:val="0"/>
                                                  <w:marBottom w:val="0"/>
                                                  <w:divBdr>
                                                    <w:top w:val="none" w:sz="0" w:space="0" w:color="auto"/>
                                                    <w:left w:val="none" w:sz="0" w:space="0" w:color="auto"/>
                                                    <w:bottom w:val="none" w:sz="0" w:space="0" w:color="auto"/>
                                                    <w:right w:val="none" w:sz="0" w:space="0" w:color="auto"/>
                                                  </w:divBdr>
                                                </w:div>
                                                <w:div w:id="1023440223">
                                                  <w:marLeft w:val="640"/>
                                                  <w:marRight w:val="0"/>
                                                  <w:marTop w:val="0"/>
                                                  <w:marBottom w:val="0"/>
                                                  <w:divBdr>
                                                    <w:top w:val="none" w:sz="0" w:space="0" w:color="auto"/>
                                                    <w:left w:val="none" w:sz="0" w:space="0" w:color="auto"/>
                                                    <w:bottom w:val="none" w:sz="0" w:space="0" w:color="auto"/>
                                                    <w:right w:val="none" w:sz="0" w:space="0" w:color="auto"/>
                                                  </w:divBdr>
                                                </w:div>
                                                <w:div w:id="1105417700">
                                                  <w:marLeft w:val="640"/>
                                                  <w:marRight w:val="0"/>
                                                  <w:marTop w:val="0"/>
                                                  <w:marBottom w:val="0"/>
                                                  <w:divBdr>
                                                    <w:top w:val="none" w:sz="0" w:space="0" w:color="auto"/>
                                                    <w:left w:val="none" w:sz="0" w:space="0" w:color="auto"/>
                                                    <w:bottom w:val="none" w:sz="0" w:space="0" w:color="auto"/>
                                                    <w:right w:val="none" w:sz="0" w:space="0" w:color="auto"/>
                                                  </w:divBdr>
                                                </w:div>
                                                <w:div w:id="1112817951">
                                                  <w:marLeft w:val="640"/>
                                                  <w:marRight w:val="0"/>
                                                  <w:marTop w:val="0"/>
                                                  <w:marBottom w:val="0"/>
                                                  <w:divBdr>
                                                    <w:top w:val="none" w:sz="0" w:space="0" w:color="auto"/>
                                                    <w:left w:val="none" w:sz="0" w:space="0" w:color="auto"/>
                                                    <w:bottom w:val="none" w:sz="0" w:space="0" w:color="auto"/>
                                                    <w:right w:val="none" w:sz="0" w:space="0" w:color="auto"/>
                                                  </w:divBdr>
                                                </w:div>
                                                <w:div w:id="1176457103">
                                                  <w:marLeft w:val="640"/>
                                                  <w:marRight w:val="0"/>
                                                  <w:marTop w:val="0"/>
                                                  <w:marBottom w:val="0"/>
                                                  <w:divBdr>
                                                    <w:top w:val="none" w:sz="0" w:space="0" w:color="auto"/>
                                                    <w:left w:val="none" w:sz="0" w:space="0" w:color="auto"/>
                                                    <w:bottom w:val="none" w:sz="0" w:space="0" w:color="auto"/>
                                                    <w:right w:val="none" w:sz="0" w:space="0" w:color="auto"/>
                                                  </w:divBdr>
                                                </w:div>
                                                <w:div w:id="1248031514">
                                                  <w:marLeft w:val="640"/>
                                                  <w:marRight w:val="0"/>
                                                  <w:marTop w:val="0"/>
                                                  <w:marBottom w:val="0"/>
                                                  <w:divBdr>
                                                    <w:top w:val="none" w:sz="0" w:space="0" w:color="auto"/>
                                                    <w:left w:val="none" w:sz="0" w:space="0" w:color="auto"/>
                                                    <w:bottom w:val="none" w:sz="0" w:space="0" w:color="auto"/>
                                                    <w:right w:val="none" w:sz="0" w:space="0" w:color="auto"/>
                                                  </w:divBdr>
                                                </w:div>
                                                <w:div w:id="1266227436">
                                                  <w:marLeft w:val="640"/>
                                                  <w:marRight w:val="0"/>
                                                  <w:marTop w:val="0"/>
                                                  <w:marBottom w:val="0"/>
                                                  <w:divBdr>
                                                    <w:top w:val="none" w:sz="0" w:space="0" w:color="auto"/>
                                                    <w:left w:val="none" w:sz="0" w:space="0" w:color="auto"/>
                                                    <w:bottom w:val="none" w:sz="0" w:space="0" w:color="auto"/>
                                                    <w:right w:val="none" w:sz="0" w:space="0" w:color="auto"/>
                                                  </w:divBdr>
                                                </w:div>
                                                <w:div w:id="1269001736">
                                                  <w:marLeft w:val="640"/>
                                                  <w:marRight w:val="0"/>
                                                  <w:marTop w:val="0"/>
                                                  <w:marBottom w:val="0"/>
                                                  <w:divBdr>
                                                    <w:top w:val="none" w:sz="0" w:space="0" w:color="auto"/>
                                                    <w:left w:val="none" w:sz="0" w:space="0" w:color="auto"/>
                                                    <w:bottom w:val="none" w:sz="0" w:space="0" w:color="auto"/>
                                                    <w:right w:val="none" w:sz="0" w:space="0" w:color="auto"/>
                                                  </w:divBdr>
                                                </w:div>
                                                <w:div w:id="1300838641">
                                                  <w:marLeft w:val="640"/>
                                                  <w:marRight w:val="0"/>
                                                  <w:marTop w:val="0"/>
                                                  <w:marBottom w:val="0"/>
                                                  <w:divBdr>
                                                    <w:top w:val="none" w:sz="0" w:space="0" w:color="auto"/>
                                                    <w:left w:val="none" w:sz="0" w:space="0" w:color="auto"/>
                                                    <w:bottom w:val="none" w:sz="0" w:space="0" w:color="auto"/>
                                                    <w:right w:val="none" w:sz="0" w:space="0" w:color="auto"/>
                                                  </w:divBdr>
                                                </w:div>
                                                <w:div w:id="1334796757">
                                                  <w:marLeft w:val="640"/>
                                                  <w:marRight w:val="0"/>
                                                  <w:marTop w:val="0"/>
                                                  <w:marBottom w:val="0"/>
                                                  <w:divBdr>
                                                    <w:top w:val="none" w:sz="0" w:space="0" w:color="auto"/>
                                                    <w:left w:val="none" w:sz="0" w:space="0" w:color="auto"/>
                                                    <w:bottom w:val="none" w:sz="0" w:space="0" w:color="auto"/>
                                                    <w:right w:val="none" w:sz="0" w:space="0" w:color="auto"/>
                                                  </w:divBdr>
                                                </w:div>
                                                <w:div w:id="1395197355">
                                                  <w:marLeft w:val="640"/>
                                                  <w:marRight w:val="0"/>
                                                  <w:marTop w:val="0"/>
                                                  <w:marBottom w:val="0"/>
                                                  <w:divBdr>
                                                    <w:top w:val="none" w:sz="0" w:space="0" w:color="auto"/>
                                                    <w:left w:val="none" w:sz="0" w:space="0" w:color="auto"/>
                                                    <w:bottom w:val="none" w:sz="0" w:space="0" w:color="auto"/>
                                                    <w:right w:val="none" w:sz="0" w:space="0" w:color="auto"/>
                                                  </w:divBdr>
                                                </w:div>
                                                <w:div w:id="1446149686">
                                                  <w:marLeft w:val="640"/>
                                                  <w:marRight w:val="0"/>
                                                  <w:marTop w:val="0"/>
                                                  <w:marBottom w:val="0"/>
                                                  <w:divBdr>
                                                    <w:top w:val="none" w:sz="0" w:space="0" w:color="auto"/>
                                                    <w:left w:val="none" w:sz="0" w:space="0" w:color="auto"/>
                                                    <w:bottom w:val="none" w:sz="0" w:space="0" w:color="auto"/>
                                                    <w:right w:val="none" w:sz="0" w:space="0" w:color="auto"/>
                                                  </w:divBdr>
                                                </w:div>
                                                <w:div w:id="1454985109">
                                                  <w:marLeft w:val="640"/>
                                                  <w:marRight w:val="0"/>
                                                  <w:marTop w:val="0"/>
                                                  <w:marBottom w:val="0"/>
                                                  <w:divBdr>
                                                    <w:top w:val="none" w:sz="0" w:space="0" w:color="auto"/>
                                                    <w:left w:val="none" w:sz="0" w:space="0" w:color="auto"/>
                                                    <w:bottom w:val="none" w:sz="0" w:space="0" w:color="auto"/>
                                                    <w:right w:val="none" w:sz="0" w:space="0" w:color="auto"/>
                                                  </w:divBdr>
                                                </w:div>
                                                <w:div w:id="1524316790">
                                                  <w:marLeft w:val="640"/>
                                                  <w:marRight w:val="0"/>
                                                  <w:marTop w:val="0"/>
                                                  <w:marBottom w:val="0"/>
                                                  <w:divBdr>
                                                    <w:top w:val="none" w:sz="0" w:space="0" w:color="auto"/>
                                                    <w:left w:val="none" w:sz="0" w:space="0" w:color="auto"/>
                                                    <w:bottom w:val="none" w:sz="0" w:space="0" w:color="auto"/>
                                                    <w:right w:val="none" w:sz="0" w:space="0" w:color="auto"/>
                                                  </w:divBdr>
                                                </w:div>
                                                <w:div w:id="1526748568">
                                                  <w:marLeft w:val="640"/>
                                                  <w:marRight w:val="0"/>
                                                  <w:marTop w:val="0"/>
                                                  <w:marBottom w:val="0"/>
                                                  <w:divBdr>
                                                    <w:top w:val="none" w:sz="0" w:space="0" w:color="auto"/>
                                                    <w:left w:val="none" w:sz="0" w:space="0" w:color="auto"/>
                                                    <w:bottom w:val="none" w:sz="0" w:space="0" w:color="auto"/>
                                                    <w:right w:val="none" w:sz="0" w:space="0" w:color="auto"/>
                                                  </w:divBdr>
                                                </w:div>
                                                <w:div w:id="1535145868">
                                                  <w:marLeft w:val="640"/>
                                                  <w:marRight w:val="0"/>
                                                  <w:marTop w:val="0"/>
                                                  <w:marBottom w:val="0"/>
                                                  <w:divBdr>
                                                    <w:top w:val="none" w:sz="0" w:space="0" w:color="auto"/>
                                                    <w:left w:val="none" w:sz="0" w:space="0" w:color="auto"/>
                                                    <w:bottom w:val="none" w:sz="0" w:space="0" w:color="auto"/>
                                                    <w:right w:val="none" w:sz="0" w:space="0" w:color="auto"/>
                                                  </w:divBdr>
                                                </w:div>
                                                <w:div w:id="1664627534">
                                                  <w:marLeft w:val="640"/>
                                                  <w:marRight w:val="0"/>
                                                  <w:marTop w:val="0"/>
                                                  <w:marBottom w:val="0"/>
                                                  <w:divBdr>
                                                    <w:top w:val="none" w:sz="0" w:space="0" w:color="auto"/>
                                                    <w:left w:val="none" w:sz="0" w:space="0" w:color="auto"/>
                                                    <w:bottom w:val="none" w:sz="0" w:space="0" w:color="auto"/>
                                                    <w:right w:val="none" w:sz="0" w:space="0" w:color="auto"/>
                                                  </w:divBdr>
                                                </w:div>
                                                <w:div w:id="1676154811">
                                                  <w:marLeft w:val="640"/>
                                                  <w:marRight w:val="0"/>
                                                  <w:marTop w:val="0"/>
                                                  <w:marBottom w:val="0"/>
                                                  <w:divBdr>
                                                    <w:top w:val="none" w:sz="0" w:space="0" w:color="auto"/>
                                                    <w:left w:val="none" w:sz="0" w:space="0" w:color="auto"/>
                                                    <w:bottom w:val="none" w:sz="0" w:space="0" w:color="auto"/>
                                                    <w:right w:val="none" w:sz="0" w:space="0" w:color="auto"/>
                                                  </w:divBdr>
                                                </w:div>
                                                <w:div w:id="1730229052">
                                                  <w:marLeft w:val="640"/>
                                                  <w:marRight w:val="0"/>
                                                  <w:marTop w:val="0"/>
                                                  <w:marBottom w:val="0"/>
                                                  <w:divBdr>
                                                    <w:top w:val="none" w:sz="0" w:space="0" w:color="auto"/>
                                                    <w:left w:val="none" w:sz="0" w:space="0" w:color="auto"/>
                                                    <w:bottom w:val="none" w:sz="0" w:space="0" w:color="auto"/>
                                                    <w:right w:val="none" w:sz="0" w:space="0" w:color="auto"/>
                                                  </w:divBdr>
                                                </w:div>
                                                <w:div w:id="1757822691">
                                                  <w:marLeft w:val="640"/>
                                                  <w:marRight w:val="0"/>
                                                  <w:marTop w:val="0"/>
                                                  <w:marBottom w:val="0"/>
                                                  <w:divBdr>
                                                    <w:top w:val="none" w:sz="0" w:space="0" w:color="auto"/>
                                                    <w:left w:val="none" w:sz="0" w:space="0" w:color="auto"/>
                                                    <w:bottom w:val="none" w:sz="0" w:space="0" w:color="auto"/>
                                                    <w:right w:val="none" w:sz="0" w:space="0" w:color="auto"/>
                                                  </w:divBdr>
                                                </w:div>
                                                <w:div w:id="1785492058">
                                                  <w:marLeft w:val="640"/>
                                                  <w:marRight w:val="0"/>
                                                  <w:marTop w:val="0"/>
                                                  <w:marBottom w:val="0"/>
                                                  <w:divBdr>
                                                    <w:top w:val="none" w:sz="0" w:space="0" w:color="auto"/>
                                                    <w:left w:val="none" w:sz="0" w:space="0" w:color="auto"/>
                                                    <w:bottom w:val="none" w:sz="0" w:space="0" w:color="auto"/>
                                                    <w:right w:val="none" w:sz="0" w:space="0" w:color="auto"/>
                                                  </w:divBdr>
                                                </w:div>
                                                <w:div w:id="1802185808">
                                                  <w:marLeft w:val="640"/>
                                                  <w:marRight w:val="0"/>
                                                  <w:marTop w:val="0"/>
                                                  <w:marBottom w:val="0"/>
                                                  <w:divBdr>
                                                    <w:top w:val="none" w:sz="0" w:space="0" w:color="auto"/>
                                                    <w:left w:val="none" w:sz="0" w:space="0" w:color="auto"/>
                                                    <w:bottom w:val="none" w:sz="0" w:space="0" w:color="auto"/>
                                                    <w:right w:val="none" w:sz="0" w:space="0" w:color="auto"/>
                                                  </w:divBdr>
                                                </w:div>
                                                <w:div w:id="1819885382">
                                                  <w:marLeft w:val="640"/>
                                                  <w:marRight w:val="0"/>
                                                  <w:marTop w:val="0"/>
                                                  <w:marBottom w:val="0"/>
                                                  <w:divBdr>
                                                    <w:top w:val="none" w:sz="0" w:space="0" w:color="auto"/>
                                                    <w:left w:val="none" w:sz="0" w:space="0" w:color="auto"/>
                                                    <w:bottom w:val="none" w:sz="0" w:space="0" w:color="auto"/>
                                                    <w:right w:val="none" w:sz="0" w:space="0" w:color="auto"/>
                                                  </w:divBdr>
                                                </w:div>
                                                <w:div w:id="1906990536">
                                                  <w:marLeft w:val="640"/>
                                                  <w:marRight w:val="0"/>
                                                  <w:marTop w:val="0"/>
                                                  <w:marBottom w:val="0"/>
                                                  <w:divBdr>
                                                    <w:top w:val="none" w:sz="0" w:space="0" w:color="auto"/>
                                                    <w:left w:val="none" w:sz="0" w:space="0" w:color="auto"/>
                                                    <w:bottom w:val="none" w:sz="0" w:space="0" w:color="auto"/>
                                                    <w:right w:val="none" w:sz="0" w:space="0" w:color="auto"/>
                                                  </w:divBdr>
                                                </w:div>
                                                <w:div w:id="1948803692">
                                                  <w:marLeft w:val="640"/>
                                                  <w:marRight w:val="0"/>
                                                  <w:marTop w:val="0"/>
                                                  <w:marBottom w:val="0"/>
                                                  <w:divBdr>
                                                    <w:top w:val="none" w:sz="0" w:space="0" w:color="auto"/>
                                                    <w:left w:val="none" w:sz="0" w:space="0" w:color="auto"/>
                                                    <w:bottom w:val="none" w:sz="0" w:space="0" w:color="auto"/>
                                                    <w:right w:val="none" w:sz="0" w:space="0" w:color="auto"/>
                                                  </w:divBdr>
                                                </w:div>
                                                <w:div w:id="2028798398">
                                                  <w:marLeft w:val="640"/>
                                                  <w:marRight w:val="0"/>
                                                  <w:marTop w:val="0"/>
                                                  <w:marBottom w:val="0"/>
                                                  <w:divBdr>
                                                    <w:top w:val="none" w:sz="0" w:space="0" w:color="auto"/>
                                                    <w:left w:val="none" w:sz="0" w:space="0" w:color="auto"/>
                                                    <w:bottom w:val="none" w:sz="0" w:space="0" w:color="auto"/>
                                                    <w:right w:val="none" w:sz="0" w:space="0" w:color="auto"/>
                                                  </w:divBdr>
                                                </w:div>
                                              </w:divsChild>
                                            </w:div>
                                            <w:div w:id="56176309">
                                              <w:marLeft w:val="0"/>
                                              <w:marRight w:val="0"/>
                                              <w:marTop w:val="0"/>
                                              <w:marBottom w:val="0"/>
                                              <w:divBdr>
                                                <w:top w:val="none" w:sz="0" w:space="0" w:color="auto"/>
                                                <w:left w:val="none" w:sz="0" w:space="0" w:color="auto"/>
                                                <w:bottom w:val="none" w:sz="0" w:space="0" w:color="auto"/>
                                                <w:right w:val="none" w:sz="0" w:space="0" w:color="auto"/>
                                              </w:divBdr>
                                              <w:divsChild>
                                                <w:div w:id="14695768">
                                                  <w:marLeft w:val="640"/>
                                                  <w:marRight w:val="0"/>
                                                  <w:marTop w:val="0"/>
                                                  <w:marBottom w:val="0"/>
                                                  <w:divBdr>
                                                    <w:top w:val="none" w:sz="0" w:space="0" w:color="auto"/>
                                                    <w:left w:val="none" w:sz="0" w:space="0" w:color="auto"/>
                                                    <w:bottom w:val="none" w:sz="0" w:space="0" w:color="auto"/>
                                                    <w:right w:val="none" w:sz="0" w:space="0" w:color="auto"/>
                                                  </w:divBdr>
                                                </w:div>
                                                <w:div w:id="20206315">
                                                  <w:marLeft w:val="640"/>
                                                  <w:marRight w:val="0"/>
                                                  <w:marTop w:val="0"/>
                                                  <w:marBottom w:val="0"/>
                                                  <w:divBdr>
                                                    <w:top w:val="none" w:sz="0" w:space="0" w:color="auto"/>
                                                    <w:left w:val="none" w:sz="0" w:space="0" w:color="auto"/>
                                                    <w:bottom w:val="none" w:sz="0" w:space="0" w:color="auto"/>
                                                    <w:right w:val="none" w:sz="0" w:space="0" w:color="auto"/>
                                                  </w:divBdr>
                                                </w:div>
                                                <w:div w:id="21825443">
                                                  <w:marLeft w:val="640"/>
                                                  <w:marRight w:val="0"/>
                                                  <w:marTop w:val="0"/>
                                                  <w:marBottom w:val="0"/>
                                                  <w:divBdr>
                                                    <w:top w:val="none" w:sz="0" w:space="0" w:color="auto"/>
                                                    <w:left w:val="none" w:sz="0" w:space="0" w:color="auto"/>
                                                    <w:bottom w:val="none" w:sz="0" w:space="0" w:color="auto"/>
                                                    <w:right w:val="none" w:sz="0" w:space="0" w:color="auto"/>
                                                  </w:divBdr>
                                                </w:div>
                                                <w:div w:id="39287496">
                                                  <w:marLeft w:val="640"/>
                                                  <w:marRight w:val="0"/>
                                                  <w:marTop w:val="0"/>
                                                  <w:marBottom w:val="0"/>
                                                  <w:divBdr>
                                                    <w:top w:val="none" w:sz="0" w:space="0" w:color="auto"/>
                                                    <w:left w:val="none" w:sz="0" w:space="0" w:color="auto"/>
                                                    <w:bottom w:val="none" w:sz="0" w:space="0" w:color="auto"/>
                                                    <w:right w:val="none" w:sz="0" w:space="0" w:color="auto"/>
                                                  </w:divBdr>
                                                </w:div>
                                                <w:div w:id="49154275">
                                                  <w:marLeft w:val="640"/>
                                                  <w:marRight w:val="0"/>
                                                  <w:marTop w:val="0"/>
                                                  <w:marBottom w:val="0"/>
                                                  <w:divBdr>
                                                    <w:top w:val="none" w:sz="0" w:space="0" w:color="auto"/>
                                                    <w:left w:val="none" w:sz="0" w:space="0" w:color="auto"/>
                                                    <w:bottom w:val="none" w:sz="0" w:space="0" w:color="auto"/>
                                                    <w:right w:val="none" w:sz="0" w:space="0" w:color="auto"/>
                                                  </w:divBdr>
                                                </w:div>
                                                <w:div w:id="64107253">
                                                  <w:marLeft w:val="640"/>
                                                  <w:marRight w:val="0"/>
                                                  <w:marTop w:val="0"/>
                                                  <w:marBottom w:val="0"/>
                                                  <w:divBdr>
                                                    <w:top w:val="none" w:sz="0" w:space="0" w:color="auto"/>
                                                    <w:left w:val="none" w:sz="0" w:space="0" w:color="auto"/>
                                                    <w:bottom w:val="none" w:sz="0" w:space="0" w:color="auto"/>
                                                    <w:right w:val="none" w:sz="0" w:space="0" w:color="auto"/>
                                                  </w:divBdr>
                                                </w:div>
                                                <w:div w:id="128979044">
                                                  <w:marLeft w:val="640"/>
                                                  <w:marRight w:val="0"/>
                                                  <w:marTop w:val="0"/>
                                                  <w:marBottom w:val="0"/>
                                                  <w:divBdr>
                                                    <w:top w:val="none" w:sz="0" w:space="0" w:color="auto"/>
                                                    <w:left w:val="none" w:sz="0" w:space="0" w:color="auto"/>
                                                    <w:bottom w:val="none" w:sz="0" w:space="0" w:color="auto"/>
                                                    <w:right w:val="none" w:sz="0" w:space="0" w:color="auto"/>
                                                  </w:divBdr>
                                                </w:div>
                                                <w:div w:id="132986922">
                                                  <w:marLeft w:val="640"/>
                                                  <w:marRight w:val="0"/>
                                                  <w:marTop w:val="0"/>
                                                  <w:marBottom w:val="0"/>
                                                  <w:divBdr>
                                                    <w:top w:val="none" w:sz="0" w:space="0" w:color="auto"/>
                                                    <w:left w:val="none" w:sz="0" w:space="0" w:color="auto"/>
                                                    <w:bottom w:val="none" w:sz="0" w:space="0" w:color="auto"/>
                                                    <w:right w:val="none" w:sz="0" w:space="0" w:color="auto"/>
                                                  </w:divBdr>
                                                </w:div>
                                                <w:div w:id="208345031">
                                                  <w:marLeft w:val="640"/>
                                                  <w:marRight w:val="0"/>
                                                  <w:marTop w:val="0"/>
                                                  <w:marBottom w:val="0"/>
                                                  <w:divBdr>
                                                    <w:top w:val="none" w:sz="0" w:space="0" w:color="auto"/>
                                                    <w:left w:val="none" w:sz="0" w:space="0" w:color="auto"/>
                                                    <w:bottom w:val="none" w:sz="0" w:space="0" w:color="auto"/>
                                                    <w:right w:val="none" w:sz="0" w:space="0" w:color="auto"/>
                                                  </w:divBdr>
                                                </w:div>
                                                <w:div w:id="288711425">
                                                  <w:marLeft w:val="640"/>
                                                  <w:marRight w:val="0"/>
                                                  <w:marTop w:val="0"/>
                                                  <w:marBottom w:val="0"/>
                                                  <w:divBdr>
                                                    <w:top w:val="none" w:sz="0" w:space="0" w:color="auto"/>
                                                    <w:left w:val="none" w:sz="0" w:space="0" w:color="auto"/>
                                                    <w:bottom w:val="none" w:sz="0" w:space="0" w:color="auto"/>
                                                    <w:right w:val="none" w:sz="0" w:space="0" w:color="auto"/>
                                                  </w:divBdr>
                                                </w:div>
                                                <w:div w:id="293490721">
                                                  <w:marLeft w:val="640"/>
                                                  <w:marRight w:val="0"/>
                                                  <w:marTop w:val="0"/>
                                                  <w:marBottom w:val="0"/>
                                                  <w:divBdr>
                                                    <w:top w:val="none" w:sz="0" w:space="0" w:color="auto"/>
                                                    <w:left w:val="none" w:sz="0" w:space="0" w:color="auto"/>
                                                    <w:bottom w:val="none" w:sz="0" w:space="0" w:color="auto"/>
                                                    <w:right w:val="none" w:sz="0" w:space="0" w:color="auto"/>
                                                  </w:divBdr>
                                                </w:div>
                                                <w:div w:id="313920732">
                                                  <w:marLeft w:val="640"/>
                                                  <w:marRight w:val="0"/>
                                                  <w:marTop w:val="0"/>
                                                  <w:marBottom w:val="0"/>
                                                  <w:divBdr>
                                                    <w:top w:val="none" w:sz="0" w:space="0" w:color="auto"/>
                                                    <w:left w:val="none" w:sz="0" w:space="0" w:color="auto"/>
                                                    <w:bottom w:val="none" w:sz="0" w:space="0" w:color="auto"/>
                                                    <w:right w:val="none" w:sz="0" w:space="0" w:color="auto"/>
                                                  </w:divBdr>
                                                </w:div>
                                                <w:div w:id="439106837">
                                                  <w:marLeft w:val="640"/>
                                                  <w:marRight w:val="0"/>
                                                  <w:marTop w:val="0"/>
                                                  <w:marBottom w:val="0"/>
                                                  <w:divBdr>
                                                    <w:top w:val="none" w:sz="0" w:space="0" w:color="auto"/>
                                                    <w:left w:val="none" w:sz="0" w:space="0" w:color="auto"/>
                                                    <w:bottom w:val="none" w:sz="0" w:space="0" w:color="auto"/>
                                                    <w:right w:val="none" w:sz="0" w:space="0" w:color="auto"/>
                                                  </w:divBdr>
                                                </w:div>
                                                <w:div w:id="548805868">
                                                  <w:marLeft w:val="640"/>
                                                  <w:marRight w:val="0"/>
                                                  <w:marTop w:val="0"/>
                                                  <w:marBottom w:val="0"/>
                                                  <w:divBdr>
                                                    <w:top w:val="none" w:sz="0" w:space="0" w:color="auto"/>
                                                    <w:left w:val="none" w:sz="0" w:space="0" w:color="auto"/>
                                                    <w:bottom w:val="none" w:sz="0" w:space="0" w:color="auto"/>
                                                    <w:right w:val="none" w:sz="0" w:space="0" w:color="auto"/>
                                                  </w:divBdr>
                                                </w:div>
                                                <w:div w:id="576329029">
                                                  <w:marLeft w:val="640"/>
                                                  <w:marRight w:val="0"/>
                                                  <w:marTop w:val="0"/>
                                                  <w:marBottom w:val="0"/>
                                                  <w:divBdr>
                                                    <w:top w:val="none" w:sz="0" w:space="0" w:color="auto"/>
                                                    <w:left w:val="none" w:sz="0" w:space="0" w:color="auto"/>
                                                    <w:bottom w:val="none" w:sz="0" w:space="0" w:color="auto"/>
                                                    <w:right w:val="none" w:sz="0" w:space="0" w:color="auto"/>
                                                  </w:divBdr>
                                                </w:div>
                                                <w:div w:id="606620191">
                                                  <w:marLeft w:val="640"/>
                                                  <w:marRight w:val="0"/>
                                                  <w:marTop w:val="0"/>
                                                  <w:marBottom w:val="0"/>
                                                  <w:divBdr>
                                                    <w:top w:val="none" w:sz="0" w:space="0" w:color="auto"/>
                                                    <w:left w:val="none" w:sz="0" w:space="0" w:color="auto"/>
                                                    <w:bottom w:val="none" w:sz="0" w:space="0" w:color="auto"/>
                                                    <w:right w:val="none" w:sz="0" w:space="0" w:color="auto"/>
                                                  </w:divBdr>
                                                </w:div>
                                                <w:div w:id="667051349">
                                                  <w:marLeft w:val="640"/>
                                                  <w:marRight w:val="0"/>
                                                  <w:marTop w:val="0"/>
                                                  <w:marBottom w:val="0"/>
                                                  <w:divBdr>
                                                    <w:top w:val="none" w:sz="0" w:space="0" w:color="auto"/>
                                                    <w:left w:val="none" w:sz="0" w:space="0" w:color="auto"/>
                                                    <w:bottom w:val="none" w:sz="0" w:space="0" w:color="auto"/>
                                                    <w:right w:val="none" w:sz="0" w:space="0" w:color="auto"/>
                                                  </w:divBdr>
                                                </w:div>
                                                <w:div w:id="670333992">
                                                  <w:marLeft w:val="640"/>
                                                  <w:marRight w:val="0"/>
                                                  <w:marTop w:val="0"/>
                                                  <w:marBottom w:val="0"/>
                                                  <w:divBdr>
                                                    <w:top w:val="none" w:sz="0" w:space="0" w:color="auto"/>
                                                    <w:left w:val="none" w:sz="0" w:space="0" w:color="auto"/>
                                                    <w:bottom w:val="none" w:sz="0" w:space="0" w:color="auto"/>
                                                    <w:right w:val="none" w:sz="0" w:space="0" w:color="auto"/>
                                                  </w:divBdr>
                                                </w:div>
                                                <w:div w:id="691610054">
                                                  <w:marLeft w:val="640"/>
                                                  <w:marRight w:val="0"/>
                                                  <w:marTop w:val="0"/>
                                                  <w:marBottom w:val="0"/>
                                                  <w:divBdr>
                                                    <w:top w:val="none" w:sz="0" w:space="0" w:color="auto"/>
                                                    <w:left w:val="none" w:sz="0" w:space="0" w:color="auto"/>
                                                    <w:bottom w:val="none" w:sz="0" w:space="0" w:color="auto"/>
                                                    <w:right w:val="none" w:sz="0" w:space="0" w:color="auto"/>
                                                  </w:divBdr>
                                                </w:div>
                                                <w:div w:id="751854230">
                                                  <w:marLeft w:val="640"/>
                                                  <w:marRight w:val="0"/>
                                                  <w:marTop w:val="0"/>
                                                  <w:marBottom w:val="0"/>
                                                  <w:divBdr>
                                                    <w:top w:val="none" w:sz="0" w:space="0" w:color="auto"/>
                                                    <w:left w:val="none" w:sz="0" w:space="0" w:color="auto"/>
                                                    <w:bottom w:val="none" w:sz="0" w:space="0" w:color="auto"/>
                                                    <w:right w:val="none" w:sz="0" w:space="0" w:color="auto"/>
                                                  </w:divBdr>
                                                </w:div>
                                                <w:div w:id="780876888">
                                                  <w:marLeft w:val="640"/>
                                                  <w:marRight w:val="0"/>
                                                  <w:marTop w:val="0"/>
                                                  <w:marBottom w:val="0"/>
                                                  <w:divBdr>
                                                    <w:top w:val="none" w:sz="0" w:space="0" w:color="auto"/>
                                                    <w:left w:val="none" w:sz="0" w:space="0" w:color="auto"/>
                                                    <w:bottom w:val="none" w:sz="0" w:space="0" w:color="auto"/>
                                                    <w:right w:val="none" w:sz="0" w:space="0" w:color="auto"/>
                                                  </w:divBdr>
                                                </w:div>
                                                <w:div w:id="787553011">
                                                  <w:marLeft w:val="640"/>
                                                  <w:marRight w:val="0"/>
                                                  <w:marTop w:val="0"/>
                                                  <w:marBottom w:val="0"/>
                                                  <w:divBdr>
                                                    <w:top w:val="none" w:sz="0" w:space="0" w:color="auto"/>
                                                    <w:left w:val="none" w:sz="0" w:space="0" w:color="auto"/>
                                                    <w:bottom w:val="none" w:sz="0" w:space="0" w:color="auto"/>
                                                    <w:right w:val="none" w:sz="0" w:space="0" w:color="auto"/>
                                                  </w:divBdr>
                                                </w:div>
                                                <w:div w:id="834108547">
                                                  <w:marLeft w:val="640"/>
                                                  <w:marRight w:val="0"/>
                                                  <w:marTop w:val="0"/>
                                                  <w:marBottom w:val="0"/>
                                                  <w:divBdr>
                                                    <w:top w:val="none" w:sz="0" w:space="0" w:color="auto"/>
                                                    <w:left w:val="none" w:sz="0" w:space="0" w:color="auto"/>
                                                    <w:bottom w:val="none" w:sz="0" w:space="0" w:color="auto"/>
                                                    <w:right w:val="none" w:sz="0" w:space="0" w:color="auto"/>
                                                  </w:divBdr>
                                                </w:div>
                                                <w:div w:id="871695578">
                                                  <w:marLeft w:val="640"/>
                                                  <w:marRight w:val="0"/>
                                                  <w:marTop w:val="0"/>
                                                  <w:marBottom w:val="0"/>
                                                  <w:divBdr>
                                                    <w:top w:val="none" w:sz="0" w:space="0" w:color="auto"/>
                                                    <w:left w:val="none" w:sz="0" w:space="0" w:color="auto"/>
                                                    <w:bottom w:val="none" w:sz="0" w:space="0" w:color="auto"/>
                                                    <w:right w:val="none" w:sz="0" w:space="0" w:color="auto"/>
                                                  </w:divBdr>
                                                </w:div>
                                                <w:div w:id="1096094687">
                                                  <w:marLeft w:val="640"/>
                                                  <w:marRight w:val="0"/>
                                                  <w:marTop w:val="0"/>
                                                  <w:marBottom w:val="0"/>
                                                  <w:divBdr>
                                                    <w:top w:val="none" w:sz="0" w:space="0" w:color="auto"/>
                                                    <w:left w:val="none" w:sz="0" w:space="0" w:color="auto"/>
                                                    <w:bottom w:val="none" w:sz="0" w:space="0" w:color="auto"/>
                                                    <w:right w:val="none" w:sz="0" w:space="0" w:color="auto"/>
                                                  </w:divBdr>
                                                </w:div>
                                                <w:div w:id="1098797309">
                                                  <w:marLeft w:val="640"/>
                                                  <w:marRight w:val="0"/>
                                                  <w:marTop w:val="0"/>
                                                  <w:marBottom w:val="0"/>
                                                  <w:divBdr>
                                                    <w:top w:val="none" w:sz="0" w:space="0" w:color="auto"/>
                                                    <w:left w:val="none" w:sz="0" w:space="0" w:color="auto"/>
                                                    <w:bottom w:val="none" w:sz="0" w:space="0" w:color="auto"/>
                                                    <w:right w:val="none" w:sz="0" w:space="0" w:color="auto"/>
                                                  </w:divBdr>
                                                </w:div>
                                                <w:div w:id="1104812310">
                                                  <w:marLeft w:val="640"/>
                                                  <w:marRight w:val="0"/>
                                                  <w:marTop w:val="0"/>
                                                  <w:marBottom w:val="0"/>
                                                  <w:divBdr>
                                                    <w:top w:val="none" w:sz="0" w:space="0" w:color="auto"/>
                                                    <w:left w:val="none" w:sz="0" w:space="0" w:color="auto"/>
                                                    <w:bottom w:val="none" w:sz="0" w:space="0" w:color="auto"/>
                                                    <w:right w:val="none" w:sz="0" w:space="0" w:color="auto"/>
                                                  </w:divBdr>
                                                </w:div>
                                                <w:div w:id="1135291908">
                                                  <w:marLeft w:val="640"/>
                                                  <w:marRight w:val="0"/>
                                                  <w:marTop w:val="0"/>
                                                  <w:marBottom w:val="0"/>
                                                  <w:divBdr>
                                                    <w:top w:val="none" w:sz="0" w:space="0" w:color="auto"/>
                                                    <w:left w:val="none" w:sz="0" w:space="0" w:color="auto"/>
                                                    <w:bottom w:val="none" w:sz="0" w:space="0" w:color="auto"/>
                                                    <w:right w:val="none" w:sz="0" w:space="0" w:color="auto"/>
                                                  </w:divBdr>
                                                </w:div>
                                                <w:div w:id="1162158571">
                                                  <w:marLeft w:val="640"/>
                                                  <w:marRight w:val="0"/>
                                                  <w:marTop w:val="0"/>
                                                  <w:marBottom w:val="0"/>
                                                  <w:divBdr>
                                                    <w:top w:val="none" w:sz="0" w:space="0" w:color="auto"/>
                                                    <w:left w:val="none" w:sz="0" w:space="0" w:color="auto"/>
                                                    <w:bottom w:val="none" w:sz="0" w:space="0" w:color="auto"/>
                                                    <w:right w:val="none" w:sz="0" w:space="0" w:color="auto"/>
                                                  </w:divBdr>
                                                </w:div>
                                                <w:div w:id="1166089774">
                                                  <w:marLeft w:val="640"/>
                                                  <w:marRight w:val="0"/>
                                                  <w:marTop w:val="0"/>
                                                  <w:marBottom w:val="0"/>
                                                  <w:divBdr>
                                                    <w:top w:val="none" w:sz="0" w:space="0" w:color="auto"/>
                                                    <w:left w:val="none" w:sz="0" w:space="0" w:color="auto"/>
                                                    <w:bottom w:val="none" w:sz="0" w:space="0" w:color="auto"/>
                                                    <w:right w:val="none" w:sz="0" w:space="0" w:color="auto"/>
                                                  </w:divBdr>
                                                </w:div>
                                                <w:div w:id="1198158164">
                                                  <w:marLeft w:val="640"/>
                                                  <w:marRight w:val="0"/>
                                                  <w:marTop w:val="0"/>
                                                  <w:marBottom w:val="0"/>
                                                  <w:divBdr>
                                                    <w:top w:val="none" w:sz="0" w:space="0" w:color="auto"/>
                                                    <w:left w:val="none" w:sz="0" w:space="0" w:color="auto"/>
                                                    <w:bottom w:val="none" w:sz="0" w:space="0" w:color="auto"/>
                                                    <w:right w:val="none" w:sz="0" w:space="0" w:color="auto"/>
                                                  </w:divBdr>
                                                </w:div>
                                                <w:div w:id="1226181792">
                                                  <w:marLeft w:val="640"/>
                                                  <w:marRight w:val="0"/>
                                                  <w:marTop w:val="0"/>
                                                  <w:marBottom w:val="0"/>
                                                  <w:divBdr>
                                                    <w:top w:val="none" w:sz="0" w:space="0" w:color="auto"/>
                                                    <w:left w:val="none" w:sz="0" w:space="0" w:color="auto"/>
                                                    <w:bottom w:val="none" w:sz="0" w:space="0" w:color="auto"/>
                                                    <w:right w:val="none" w:sz="0" w:space="0" w:color="auto"/>
                                                  </w:divBdr>
                                                </w:div>
                                                <w:div w:id="1226794555">
                                                  <w:marLeft w:val="640"/>
                                                  <w:marRight w:val="0"/>
                                                  <w:marTop w:val="0"/>
                                                  <w:marBottom w:val="0"/>
                                                  <w:divBdr>
                                                    <w:top w:val="none" w:sz="0" w:space="0" w:color="auto"/>
                                                    <w:left w:val="none" w:sz="0" w:space="0" w:color="auto"/>
                                                    <w:bottom w:val="none" w:sz="0" w:space="0" w:color="auto"/>
                                                    <w:right w:val="none" w:sz="0" w:space="0" w:color="auto"/>
                                                  </w:divBdr>
                                                </w:div>
                                                <w:div w:id="1228568792">
                                                  <w:marLeft w:val="640"/>
                                                  <w:marRight w:val="0"/>
                                                  <w:marTop w:val="0"/>
                                                  <w:marBottom w:val="0"/>
                                                  <w:divBdr>
                                                    <w:top w:val="none" w:sz="0" w:space="0" w:color="auto"/>
                                                    <w:left w:val="none" w:sz="0" w:space="0" w:color="auto"/>
                                                    <w:bottom w:val="none" w:sz="0" w:space="0" w:color="auto"/>
                                                    <w:right w:val="none" w:sz="0" w:space="0" w:color="auto"/>
                                                  </w:divBdr>
                                                </w:div>
                                                <w:div w:id="1379403078">
                                                  <w:marLeft w:val="640"/>
                                                  <w:marRight w:val="0"/>
                                                  <w:marTop w:val="0"/>
                                                  <w:marBottom w:val="0"/>
                                                  <w:divBdr>
                                                    <w:top w:val="none" w:sz="0" w:space="0" w:color="auto"/>
                                                    <w:left w:val="none" w:sz="0" w:space="0" w:color="auto"/>
                                                    <w:bottom w:val="none" w:sz="0" w:space="0" w:color="auto"/>
                                                    <w:right w:val="none" w:sz="0" w:space="0" w:color="auto"/>
                                                  </w:divBdr>
                                                </w:div>
                                                <w:div w:id="1393195192">
                                                  <w:marLeft w:val="640"/>
                                                  <w:marRight w:val="0"/>
                                                  <w:marTop w:val="0"/>
                                                  <w:marBottom w:val="0"/>
                                                  <w:divBdr>
                                                    <w:top w:val="none" w:sz="0" w:space="0" w:color="auto"/>
                                                    <w:left w:val="none" w:sz="0" w:space="0" w:color="auto"/>
                                                    <w:bottom w:val="none" w:sz="0" w:space="0" w:color="auto"/>
                                                    <w:right w:val="none" w:sz="0" w:space="0" w:color="auto"/>
                                                  </w:divBdr>
                                                </w:div>
                                                <w:div w:id="1432237816">
                                                  <w:marLeft w:val="640"/>
                                                  <w:marRight w:val="0"/>
                                                  <w:marTop w:val="0"/>
                                                  <w:marBottom w:val="0"/>
                                                  <w:divBdr>
                                                    <w:top w:val="none" w:sz="0" w:space="0" w:color="auto"/>
                                                    <w:left w:val="none" w:sz="0" w:space="0" w:color="auto"/>
                                                    <w:bottom w:val="none" w:sz="0" w:space="0" w:color="auto"/>
                                                    <w:right w:val="none" w:sz="0" w:space="0" w:color="auto"/>
                                                  </w:divBdr>
                                                </w:div>
                                                <w:div w:id="1508062194">
                                                  <w:marLeft w:val="640"/>
                                                  <w:marRight w:val="0"/>
                                                  <w:marTop w:val="0"/>
                                                  <w:marBottom w:val="0"/>
                                                  <w:divBdr>
                                                    <w:top w:val="none" w:sz="0" w:space="0" w:color="auto"/>
                                                    <w:left w:val="none" w:sz="0" w:space="0" w:color="auto"/>
                                                    <w:bottom w:val="none" w:sz="0" w:space="0" w:color="auto"/>
                                                    <w:right w:val="none" w:sz="0" w:space="0" w:color="auto"/>
                                                  </w:divBdr>
                                                </w:div>
                                                <w:div w:id="1609239200">
                                                  <w:marLeft w:val="640"/>
                                                  <w:marRight w:val="0"/>
                                                  <w:marTop w:val="0"/>
                                                  <w:marBottom w:val="0"/>
                                                  <w:divBdr>
                                                    <w:top w:val="none" w:sz="0" w:space="0" w:color="auto"/>
                                                    <w:left w:val="none" w:sz="0" w:space="0" w:color="auto"/>
                                                    <w:bottom w:val="none" w:sz="0" w:space="0" w:color="auto"/>
                                                    <w:right w:val="none" w:sz="0" w:space="0" w:color="auto"/>
                                                  </w:divBdr>
                                                </w:div>
                                                <w:div w:id="1609700779">
                                                  <w:marLeft w:val="640"/>
                                                  <w:marRight w:val="0"/>
                                                  <w:marTop w:val="0"/>
                                                  <w:marBottom w:val="0"/>
                                                  <w:divBdr>
                                                    <w:top w:val="none" w:sz="0" w:space="0" w:color="auto"/>
                                                    <w:left w:val="none" w:sz="0" w:space="0" w:color="auto"/>
                                                    <w:bottom w:val="none" w:sz="0" w:space="0" w:color="auto"/>
                                                    <w:right w:val="none" w:sz="0" w:space="0" w:color="auto"/>
                                                  </w:divBdr>
                                                </w:div>
                                                <w:div w:id="1670711793">
                                                  <w:marLeft w:val="640"/>
                                                  <w:marRight w:val="0"/>
                                                  <w:marTop w:val="0"/>
                                                  <w:marBottom w:val="0"/>
                                                  <w:divBdr>
                                                    <w:top w:val="none" w:sz="0" w:space="0" w:color="auto"/>
                                                    <w:left w:val="none" w:sz="0" w:space="0" w:color="auto"/>
                                                    <w:bottom w:val="none" w:sz="0" w:space="0" w:color="auto"/>
                                                    <w:right w:val="none" w:sz="0" w:space="0" w:color="auto"/>
                                                  </w:divBdr>
                                                </w:div>
                                                <w:div w:id="1701005587">
                                                  <w:marLeft w:val="640"/>
                                                  <w:marRight w:val="0"/>
                                                  <w:marTop w:val="0"/>
                                                  <w:marBottom w:val="0"/>
                                                  <w:divBdr>
                                                    <w:top w:val="none" w:sz="0" w:space="0" w:color="auto"/>
                                                    <w:left w:val="none" w:sz="0" w:space="0" w:color="auto"/>
                                                    <w:bottom w:val="none" w:sz="0" w:space="0" w:color="auto"/>
                                                    <w:right w:val="none" w:sz="0" w:space="0" w:color="auto"/>
                                                  </w:divBdr>
                                                </w:div>
                                                <w:div w:id="1708943765">
                                                  <w:marLeft w:val="640"/>
                                                  <w:marRight w:val="0"/>
                                                  <w:marTop w:val="0"/>
                                                  <w:marBottom w:val="0"/>
                                                  <w:divBdr>
                                                    <w:top w:val="none" w:sz="0" w:space="0" w:color="auto"/>
                                                    <w:left w:val="none" w:sz="0" w:space="0" w:color="auto"/>
                                                    <w:bottom w:val="none" w:sz="0" w:space="0" w:color="auto"/>
                                                    <w:right w:val="none" w:sz="0" w:space="0" w:color="auto"/>
                                                  </w:divBdr>
                                                </w:div>
                                                <w:div w:id="1783374713">
                                                  <w:marLeft w:val="640"/>
                                                  <w:marRight w:val="0"/>
                                                  <w:marTop w:val="0"/>
                                                  <w:marBottom w:val="0"/>
                                                  <w:divBdr>
                                                    <w:top w:val="none" w:sz="0" w:space="0" w:color="auto"/>
                                                    <w:left w:val="none" w:sz="0" w:space="0" w:color="auto"/>
                                                    <w:bottom w:val="none" w:sz="0" w:space="0" w:color="auto"/>
                                                    <w:right w:val="none" w:sz="0" w:space="0" w:color="auto"/>
                                                  </w:divBdr>
                                                </w:div>
                                                <w:div w:id="1875996349">
                                                  <w:marLeft w:val="640"/>
                                                  <w:marRight w:val="0"/>
                                                  <w:marTop w:val="0"/>
                                                  <w:marBottom w:val="0"/>
                                                  <w:divBdr>
                                                    <w:top w:val="none" w:sz="0" w:space="0" w:color="auto"/>
                                                    <w:left w:val="none" w:sz="0" w:space="0" w:color="auto"/>
                                                    <w:bottom w:val="none" w:sz="0" w:space="0" w:color="auto"/>
                                                    <w:right w:val="none" w:sz="0" w:space="0" w:color="auto"/>
                                                  </w:divBdr>
                                                </w:div>
                                                <w:div w:id="1879508413">
                                                  <w:marLeft w:val="640"/>
                                                  <w:marRight w:val="0"/>
                                                  <w:marTop w:val="0"/>
                                                  <w:marBottom w:val="0"/>
                                                  <w:divBdr>
                                                    <w:top w:val="none" w:sz="0" w:space="0" w:color="auto"/>
                                                    <w:left w:val="none" w:sz="0" w:space="0" w:color="auto"/>
                                                    <w:bottom w:val="none" w:sz="0" w:space="0" w:color="auto"/>
                                                    <w:right w:val="none" w:sz="0" w:space="0" w:color="auto"/>
                                                  </w:divBdr>
                                                </w:div>
                                                <w:div w:id="1882941734">
                                                  <w:marLeft w:val="640"/>
                                                  <w:marRight w:val="0"/>
                                                  <w:marTop w:val="0"/>
                                                  <w:marBottom w:val="0"/>
                                                  <w:divBdr>
                                                    <w:top w:val="none" w:sz="0" w:space="0" w:color="auto"/>
                                                    <w:left w:val="none" w:sz="0" w:space="0" w:color="auto"/>
                                                    <w:bottom w:val="none" w:sz="0" w:space="0" w:color="auto"/>
                                                    <w:right w:val="none" w:sz="0" w:space="0" w:color="auto"/>
                                                  </w:divBdr>
                                                </w:div>
                                                <w:div w:id="1938056656">
                                                  <w:marLeft w:val="640"/>
                                                  <w:marRight w:val="0"/>
                                                  <w:marTop w:val="0"/>
                                                  <w:marBottom w:val="0"/>
                                                  <w:divBdr>
                                                    <w:top w:val="none" w:sz="0" w:space="0" w:color="auto"/>
                                                    <w:left w:val="none" w:sz="0" w:space="0" w:color="auto"/>
                                                    <w:bottom w:val="none" w:sz="0" w:space="0" w:color="auto"/>
                                                    <w:right w:val="none" w:sz="0" w:space="0" w:color="auto"/>
                                                  </w:divBdr>
                                                </w:div>
                                                <w:div w:id="1974824553">
                                                  <w:marLeft w:val="640"/>
                                                  <w:marRight w:val="0"/>
                                                  <w:marTop w:val="0"/>
                                                  <w:marBottom w:val="0"/>
                                                  <w:divBdr>
                                                    <w:top w:val="none" w:sz="0" w:space="0" w:color="auto"/>
                                                    <w:left w:val="none" w:sz="0" w:space="0" w:color="auto"/>
                                                    <w:bottom w:val="none" w:sz="0" w:space="0" w:color="auto"/>
                                                    <w:right w:val="none" w:sz="0" w:space="0" w:color="auto"/>
                                                  </w:divBdr>
                                                </w:div>
                                                <w:div w:id="1991203055">
                                                  <w:marLeft w:val="640"/>
                                                  <w:marRight w:val="0"/>
                                                  <w:marTop w:val="0"/>
                                                  <w:marBottom w:val="0"/>
                                                  <w:divBdr>
                                                    <w:top w:val="none" w:sz="0" w:space="0" w:color="auto"/>
                                                    <w:left w:val="none" w:sz="0" w:space="0" w:color="auto"/>
                                                    <w:bottom w:val="none" w:sz="0" w:space="0" w:color="auto"/>
                                                    <w:right w:val="none" w:sz="0" w:space="0" w:color="auto"/>
                                                  </w:divBdr>
                                                </w:div>
                                                <w:div w:id="2005358014">
                                                  <w:marLeft w:val="640"/>
                                                  <w:marRight w:val="0"/>
                                                  <w:marTop w:val="0"/>
                                                  <w:marBottom w:val="0"/>
                                                  <w:divBdr>
                                                    <w:top w:val="none" w:sz="0" w:space="0" w:color="auto"/>
                                                    <w:left w:val="none" w:sz="0" w:space="0" w:color="auto"/>
                                                    <w:bottom w:val="none" w:sz="0" w:space="0" w:color="auto"/>
                                                    <w:right w:val="none" w:sz="0" w:space="0" w:color="auto"/>
                                                  </w:divBdr>
                                                </w:div>
                                                <w:div w:id="2061980588">
                                                  <w:marLeft w:val="640"/>
                                                  <w:marRight w:val="0"/>
                                                  <w:marTop w:val="0"/>
                                                  <w:marBottom w:val="0"/>
                                                  <w:divBdr>
                                                    <w:top w:val="none" w:sz="0" w:space="0" w:color="auto"/>
                                                    <w:left w:val="none" w:sz="0" w:space="0" w:color="auto"/>
                                                    <w:bottom w:val="none" w:sz="0" w:space="0" w:color="auto"/>
                                                    <w:right w:val="none" w:sz="0" w:space="0" w:color="auto"/>
                                                  </w:divBdr>
                                                </w:div>
                                                <w:div w:id="2084142236">
                                                  <w:marLeft w:val="640"/>
                                                  <w:marRight w:val="0"/>
                                                  <w:marTop w:val="0"/>
                                                  <w:marBottom w:val="0"/>
                                                  <w:divBdr>
                                                    <w:top w:val="none" w:sz="0" w:space="0" w:color="auto"/>
                                                    <w:left w:val="none" w:sz="0" w:space="0" w:color="auto"/>
                                                    <w:bottom w:val="none" w:sz="0" w:space="0" w:color="auto"/>
                                                    <w:right w:val="none" w:sz="0" w:space="0" w:color="auto"/>
                                                  </w:divBdr>
                                                </w:div>
                                              </w:divsChild>
                                            </w:div>
                                            <w:div w:id="163979444">
                                              <w:marLeft w:val="0"/>
                                              <w:marRight w:val="0"/>
                                              <w:marTop w:val="0"/>
                                              <w:marBottom w:val="0"/>
                                              <w:divBdr>
                                                <w:top w:val="none" w:sz="0" w:space="0" w:color="auto"/>
                                                <w:left w:val="none" w:sz="0" w:space="0" w:color="auto"/>
                                                <w:bottom w:val="none" w:sz="0" w:space="0" w:color="auto"/>
                                                <w:right w:val="none" w:sz="0" w:space="0" w:color="auto"/>
                                              </w:divBdr>
                                              <w:divsChild>
                                                <w:div w:id="79067007">
                                                  <w:marLeft w:val="640"/>
                                                  <w:marRight w:val="0"/>
                                                  <w:marTop w:val="0"/>
                                                  <w:marBottom w:val="0"/>
                                                  <w:divBdr>
                                                    <w:top w:val="none" w:sz="0" w:space="0" w:color="auto"/>
                                                    <w:left w:val="none" w:sz="0" w:space="0" w:color="auto"/>
                                                    <w:bottom w:val="none" w:sz="0" w:space="0" w:color="auto"/>
                                                    <w:right w:val="none" w:sz="0" w:space="0" w:color="auto"/>
                                                  </w:divBdr>
                                                </w:div>
                                                <w:div w:id="111483408">
                                                  <w:marLeft w:val="640"/>
                                                  <w:marRight w:val="0"/>
                                                  <w:marTop w:val="0"/>
                                                  <w:marBottom w:val="0"/>
                                                  <w:divBdr>
                                                    <w:top w:val="none" w:sz="0" w:space="0" w:color="auto"/>
                                                    <w:left w:val="none" w:sz="0" w:space="0" w:color="auto"/>
                                                    <w:bottom w:val="none" w:sz="0" w:space="0" w:color="auto"/>
                                                    <w:right w:val="none" w:sz="0" w:space="0" w:color="auto"/>
                                                  </w:divBdr>
                                                </w:div>
                                                <w:div w:id="139201760">
                                                  <w:marLeft w:val="640"/>
                                                  <w:marRight w:val="0"/>
                                                  <w:marTop w:val="0"/>
                                                  <w:marBottom w:val="0"/>
                                                  <w:divBdr>
                                                    <w:top w:val="none" w:sz="0" w:space="0" w:color="auto"/>
                                                    <w:left w:val="none" w:sz="0" w:space="0" w:color="auto"/>
                                                    <w:bottom w:val="none" w:sz="0" w:space="0" w:color="auto"/>
                                                    <w:right w:val="none" w:sz="0" w:space="0" w:color="auto"/>
                                                  </w:divBdr>
                                                </w:div>
                                                <w:div w:id="234970487">
                                                  <w:marLeft w:val="640"/>
                                                  <w:marRight w:val="0"/>
                                                  <w:marTop w:val="0"/>
                                                  <w:marBottom w:val="0"/>
                                                  <w:divBdr>
                                                    <w:top w:val="none" w:sz="0" w:space="0" w:color="auto"/>
                                                    <w:left w:val="none" w:sz="0" w:space="0" w:color="auto"/>
                                                    <w:bottom w:val="none" w:sz="0" w:space="0" w:color="auto"/>
                                                    <w:right w:val="none" w:sz="0" w:space="0" w:color="auto"/>
                                                  </w:divBdr>
                                                </w:div>
                                                <w:div w:id="241649705">
                                                  <w:marLeft w:val="640"/>
                                                  <w:marRight w:val="0"/>
                                                  <w:marTop w:val="0"/>
                                                  <w:marBottom w:val="0"/>
                                                  <w:divBdr>
                                                    <w:top w:val="none" w:sz="0" w:space="0" w:color="auto"/>
                                                    <w:left w:val="none" w:sz="0" w:space="0" w:color="auto"/>
                                                    <w:bottom w:val="none" w:sz="0" w:space="0" w:color="auto"/>
                                                    <w:right w:val="none" w:sz="0" w:space="0" w:color="auto"/>
                                                  </w:divBdr>
                                                </w:div>
                                                <w:div w:id="253634110">
                                                  <w:marLeft w:val="640"/>
                                                  <w:marRight w:val="0"/>
                                                  <w:marTop w:val="0"/>
                                                  <w:marBottom w:val="0"/>
                                                  <w:divBdr>
                                                    <w:top w:val="none" w:sz="0" w:space="0" w:color="auto"/>
                                                    <w:left w:val="none" w:sz="0" w:space="0" w:color="auto"/>
                                                    <w:bottom w:val="none" w:sz="0" w:space="0" w:color="auto"/>
                                                    <w:right w:val="none" w:sz="0" w:space="0" w:color="auto"/>
                                                  </w:divBdr>
                                                </w:div>
                                                <w:div w:id="267127137">
                                                  <w:marLeft w:val="640"/>
                                                  <w:marRight w:val="0"/>
                                                  <w:marTop w:val="0"/>
                                                  <w:marBottom w:val="0"/>
                                                  <w:divBdr>
                                                    <w:top w:val="none" w:sz="0" w:space="0" w:color="auto"/>
                                                    <w:left w:val="none" w:sz="0" w:space="0" w:color="auto"/>
                                                    <w:bottom w:val="none" w:sz="0" w:space="0" w:color="auto"/>
                                                    <w:right w:val="none" w:sz="0" w:space="0" w:color="auto"/>
                                                  </w:divBdr>
                                                </w:div>
                                                <w:div w:id="274673101">
                                                  <w:marLeft w:val="640"/>
                                                  <w:marRight w:val="0"/>
                                                  <w:marTop w:val="0"/>
                                                  <w:marBottom w:val="0"/>
                                                  <w:divBdr>
                                                    <w:top w:val="none" w:sz="0" w:space="0" w:color="auto"/>
                                                    <w:left w:val="none" w:sz="0" w:space="0" w:color="auto"/>
                                                    <w:bottom w:val="none" w:sz="0" w:space="0" w:color="auto"/>
                                                    <w:right w:val="none" w:sz="0" w:space="0" w:color="auto"/>
                                                  </w:divBdr>
                                                </w:div>
                                                <w:div w:id="284506566">
                                                  <w:marLeft w:val="640"/>
                                                  <w:marRight w:val="0"/>
                                                  <w:marTop w:val="0"/>
                                                  <w:marBottom w:val="0"/>
                                                  <w:divBdr>
                                                    <w:top w:val="none" w:sz="0" w:space="0" w:color="auto"/>
                                                    <w:left w:val="none" w:sz="0" w:space="0" w:color="auto"/>
                                                    <w:bottom w:val="none" w:sz="0" w:space="0" w:color="auto"/>
                                                    <w:right w:val="none" w:sz="0" w:space="0" w:color="auto"/>
                                                  </w:divBdr>
                                                </w:div>
                                                <w:div w:id="307172959">
                                                  <w:marLeft w:val="640"/>
                                                  <w:marRight w:val="0"/>
                                                  <w:marTop w:val="0"/>
                                                  <w:marBottom w:val="0"/>
                                                  <w:divBdr>
                                                    <w:top w:val="none" w:sz="0" w:space="0" w:color="auto"/>
                                                    <w:left w:val="none" w:sz="0" w:space="0" w:color="auto"/>
                                                    <w:bottom w:val="none" w:sz="0" w:space="0" w:color="auto"/>
                                                    <w:right w:val="none" w:sz="0" w:space="0" w:color="auto"/>
                                                  </w:divBdr>
                                                </w:div>
                                                <w:div w:id="326791824">
                                                  <w:marLeft w:val="640"/>
                                                  <w:marRight w:val="0"/>
                                                  <w:marTop w:val="0"/>
                                                  <w:marBottom w:val="0"/>
                                                  <w:divBdr>
                                                    <w:top w:val="none" w:sz="0" w:space="0" w:color="auto"/>
                                                    <w:left w:val="none" w:sz="0" w:space="0" w:color="auto"/>
                                                    <w:bottom w:val="none" w:sz="0" w:space="0" w:color="auto"/>
                                                    <w:right w:val="none" w:sz="0" w:space="0" w:color="auto"/>
                                                  </w:divBdr>
                                                </w:div>
                                                <w:div w:id="451754803">
                                                  <w:marLeft w:val="640"/>
                                                  <w:marRight w:val="0"/>
                                                  <w:marTop w:val="0"/>
                                                  <w:marBottom w:val="0"/>
                                                  <w:divBdr>
                                                    <w:top w:val="none" w:sz="0" w:space="0" w:color="auto"/>
                                                    <w:left w:val="none" w:sz="0" w:space="0" w:color="auto"/>
                                                    <w:bottom w:val="none" w:sz="0" w:space="0" w:color="auto"/>
                                                    <w:right w:val="none" w:sz="0" w:space="0" w:color="auto"/>
                                                  </w:divBdr>
                                                </w:div>
                                                <w:div w:id="516424452">
                                                  <w:marLeft w:val="640"/>
                                                  <w:marRight w:val="0"/>
                                                  <w:marTop w:val="0"/>
                                                  <w:marBottom w:val="0"/>
                                                  <w:divBdr>
                                                    <w:top w:val="none" w:sz="0" w:space="0" w:color="auto"/>
                                                    <w:left w:val="none" w:sz="0" w:space="0" w:color="auto"/>
                                                    <w:bottom w:val="none" w:sz="0" w:space="0" w:color="auto"/>
                                                    <w:right w:val="none" w:sz="0" w:space="0" w:color="auto"/>
                                                  </w:divBdr>
                                                </w:div>
                                                <w:div w:id="524562511">
                                                  <w:marLeft w:val="640"/>
                                                  <w:marRight w:val="0"/>
                                                  <w:marTop w:val="0"/>
                                                  <w:marBottom w:val="0"/>
                                                  <w:divBdr>
                                                    <w:top w:val="none" w:sz="0" w:space="0" w:color="auto"/>
                                                    <w:left w:val="none" w:sz="0" w:space="0" w:color="auto"/>
                                                    <w:bottom w:val="none" w:sz="0" w:space="0" w:color="auto"/>
                                                    <w:right w:val="none" w:sz="0" w:space="0" w:color="auto"/>
                                                  </w:divBdr>
                                                </w:div>
                                                <w:div w:id="527909991">
                                                  <w:marLeft w:val="640"/>
                                                  <w:marRight w:val="0"/>
                                                  <w:marTop w:val="0"/>
                                                  <w:marBottom w:val="0"/>
                                                  <w:divBdr>
                                                    <w:top w:val="none" w:sz="0" w:space="0" w:color="auto"/>
                                                    <w:left w:val="none" w:sz="0" w:space="0" w:color="auto"/>
                                                    <w:bottom w:val="none" w:sz="0" w:space="0" w:color="auto"/>
                                                    <w:right w:val="none" w:sz="0" w:space="0" w:color="auto"/>
                                                  </w:divBdr>
                                                </w:div>
                                                <w:div w:id="658076069">
                                                  <w:marLeft w:val="640"/>
                                                  <w:marRight w:val="0"/>
                                                  <w:marTop w:val="0"/>
                                                  <w:marBottom w:val="0"/>
                                                  <w:divBdr>
                                                    <w:top w:val="none" w:sz="0" w:space="0" w:color="auto"/>
                                                    <w:left w:val="none" w:sz="0" w:space="0" w:color="auto"/>
                                                    <w:bottom w:val="none" w:sz="0" w:space="0" w:color="auto"/>
                                                    <w:right w:val="none" w:sz="0" w:space="0" w:color="auto"/>
                                                  </w:divBdr>
                                                </w:div>
                                                <w:div w:id="685669297">
                                                  <w:marLeft w:val="640"/>
                                                  <w:marRight w:val="0"/>
                                                  <w:marTop w:val="0"/>
                                                  <w:marBottom w:val="0"/>
                                                  <w:divBdr>
                                                    <w:top w:val="none" w:sz="0" w:space="0" w:color="auto"/>
                                                    <w:left w:val="none" w:sz="0" w:space="0" w:color="auto"/>
                                                    <w:bottom w:val="none" w:sz="0" w:space="0" w:color="auto"/>
                                                    <w:right w:val="none" w:sz="0" w:space="0" w:color="auto"/>
                                                  </w:divBdr>
                                                </w:div>
                                                <w:div w:id="695928654">
                                                  <w:marLeft w:val="640"/>
                                                  <w:marRight w:val="0"/>
                                                  <w:marTop w:val="0"/>
                                                  <w:marBottom w:val="0"/>
                                                  <w:divBdr>
                                                    <w:top w:val="none" w:sz="0" w:space="0" w:color="auto"/>
                                                    <w:left w:val="none" w:sz="0" w:space="0" w:color="auto"/>
                                                    <w:bottom w:val="none" w:sz="0" w:space="0" w:color="auto"/>
                                                    <w:right w:val="none" w:sz="0" w:space="0" w:color="auto"/>
                                                  </w:divBdr>
                                                </w:div>
                                                <w:div w:id="773398943">
                                                  <w:marLeft w:val="640"/>
                                                  <w:marRight w:val="0"/>
                                                  <w:marTop w:val="0"/>
                                                  <w:marBottom w:val="0"/>
                                                  <w:divBdr>
                                                    <w:top w:val="none" w:sz="0" w:space="0" w:color="auto"/>
                                                    <w:left w:val="none" w:sz="0" w:space="0" w:color="auto"/>
                                                    <w:bottom w:val="none" w:sz="0" w:space="0" w:color="auto"/>
                                                    <w:right w:val="none" w:sz="0" w:space="0" w:color="auto"/>
                                                  </w:divBdr>
                                                </w:div>
                                                <w:div w:id="875653166">
                                                  <w:marLeft w:val="640"/>
                                                  <w:marRight w:val="0"/>
                                                  <w:marTop w:val="0"/>
                                                  <w:marBottom w:val="0"/>
                                                  <w:divBdr>
                                                    <w:top w:val="none" w:sz="0" w:space="0" w:color="auto"/>
                                                    <w:left w:val="none" w:sz="0" w:space="0" w:color="auto"/>
                                                    <w:bottom w:val="none" w:sz="0" w:space="0" w:color="auto"/>
                                                    <w:right w:val="none" w:sz="0" w:space="0" w:color="auto"/>
                                                  </w:divBdr>
                                                </w:div>
                                                <w:div w:id="904728286">
                                                  <w:marLeft w:val="640"/>
                                                  <w:marRight w:val="0"/>
                                                  <w:marTop w:val="0"/>
                                                  <w:marBottom w:val="0"/>
                                                  <w:divBdr>
                                                    <w:top w:val="none" w:sz="0" w:space="0" w:color="auto"/>
                                                    <w:left w:val="none" w:sz="0" w:space="0" w:color="auto"/>
                                                    <w:bottom w:val="none" w:sz="0" w:space="0" w:color="auto"/>
                                                    <w:right w:val="none" w:sz="0" w:space="0" w:color="auto"/>
                                                  </w:divBdr>
                                                </w:div>
                                                <w:div w:id="908030467">
                                                  <w:marLeft w:val="640"/>
                                                  <w:marRight w:val="0"/>
                                                  <w:marTop w:val="0"/>
                                                  <w:marBottom w:val="0"/>
                                                  <w:divBdr>
                                                    <w:top w:val="none" w:sz="0" w:space="0" w:color="auto"/>
                                                    <w:left w:val="none" w:sz="0" w:space="0" w:color="auto"/>
                                                    <w:bottom w:val="none" w:sz="0" w:space="0" w:color="auto"/>
                                                    <w:right w:val="none" w:sz="0" w:space="0" w:color="auto"/>
                                                  </w:divBdr>
                                                </w:div>
                                                <w:div w:id="1017578572">
                                                  <w:marLeft w:val="640"/>
                                                  <w:marRight w:val="0"/>
                                                  <w:marTop w:val="0"/>
                                                  <w:marBottom w:val="0"/>
                                                  <w:divBdr>
                                                    <w:top w:val="none" w:sz="0" w:space="0" w:color="auto"/>
                                                    <w:left w:val="none" w:sz="0" w:space="0" w:color="auto"/>
                                                    <w:bottom w:val="none" w:sz="0" w:space="0" w:color="auto"/>
                                                    <w:right w:val="none" w:sz="0" w:space="0" w:color="auto"/>
                                                  </w:divBdr>
                                                </w:div>
                                                <w:div w:id="1017853868">
                                                  <w:marLeft w:val="640"/>
                                                  <w:marRight w:val="0"/>
                                                  <w:marTop w:val="0"/>
                                                  <w:marBottom w:val="0"/>
                                                  <w:divBdr>
                                                    <w:top w:val="none" w:sz="0" w:space="0" w:color="auto"/>
                                                    <w:left w:val="none" w:sz="0" w:space="0" w:color="auto"/>
                                                    <w:bottom w:val="none" w:sz="0" w:space="0" w:color="auto"/>
                                                    <w:right w:val="none" w:sz="0" w:space="0" w:color="auto"/>
                                                  </w:divBdr>
                                                </w:div>
                                                <w:div w:id="1082677202">
                                                  <w:marLeft w:val="640"/>
                                                  <w:marRight w:val="0"/>
                                                  <w:marTop w:val="0"/>
                                                  <w:marBottom w:val="0"/>
                                                  <w:divBdr>
                                                    <w:top w:val="none" w:sz="0" w:space="0" w:color="auto"/>
                                                    <w:left w:val="none" w:sz="0" w:space="0" w:color="auto"/>
                                                    <w:bottom w:val="none" w:sz="0" w:space="0" w:color="auto"/>
                                                    <w:right w:val="none" w:sz="0" w:space="0" w:color="auto"/>
                                                  </w:divBdr>
                                                </w:div>
                                                <w:div w:id="1090389564">
                                                  <w:marLeft w:val="640"/>
                                                  <w:marRight w:val="0"/>
                                                  <w:marTop w:val="0"/>
                                                  <w:marBottom w:val="0"/>
                                                  <w:divBdr>
                                                    <w:top w:val="none" w:sz="0" w:space="0" w:color="auto"/>
                                                    <w:left w:val="none" w:sz="0" w:space="0" w:color="auto"/>
                                                    <w:bottom w:val="none" w:sz="0" w:space="0" w:color="auto"/>
                                                    <w:right w:val="none" w:sz="0" w:space="0" w:color="auto"/>
                                                  </w:divBdr>
                                                </w:div>
                                                <w:div w:id="1226337333">
                                                  <w:marLeft w:val="640"/>
                                                  <w:marRight w:val="0"/>
                                                  <w:marTop w:val="0"/>
                                                  <w:marBottom w:val="0"/>
                                                  <w:divBdr>
                                                    <w:top w:val="none" w:sz="0" w:space="0" w:color="auto"/>
                                                    <w:left w:val="none" w:sz="0" w:space="0" w:color="auto"/>
                                                    <w:bottom w:val="none" w:sz="0" w:space="0" w:color="auto"/>
                                                    <w:right w:val="none" w:sz="0" w:space="0" w:color="auto"/>
                                                  </w:divBdr>
                                                </w:div>
                                                <w:div w:id="1309172111">
                                                  <w:marLeft w:val="640"/>
                                                  <w:marRight w:val="0"/>
                                                  <w:marTop w:val="0"/>
                                                  <w:marBottom w:val="0"/>
                                                  <w:divBdr>
                                                    <w:top w:val="none" w:sz="0" w:space="0" w:color="auto"/>
                                                    <w:left w:val="none" w:sz="0" w:space="0" w:color="auto"/>
                                                    <w:bottom w:val="none" w:sz="0" w:space="0" w:color="auto"/>
                                                    <w:right w:val="none" w:sz="0" w:space="0" w:color="auto"/>
                                                  </w:divBdr>
                                                </w:div>
                                                <w:div w:id="1310553932">
                                                  <w:marLeft w:val="640"/>
                                                  <w:marRight w:val="0"/>
                                                  <w:marTop w:val="0"/>
                                                  <w:marBottom w:val="0"/>
                                                  <w:divBdr>
                                                    <w:top w:val="none" w:sz="0" w:space="0" w:color="auto"/>
                                                    <w:left w:val="none" w:sz="0" w:space="0" w:color="auto"/>
                                                    <w:bottom w:val="none" w:sz="0" w:space="0" w:color="auto"/>
                                                    <w:right w:val="none" w:sz="0" w:space="0" w:color="auto"/>
                                                  </w:divBdr>
                                                </w:div>
                                                <w:div w:id="1313557835">
                                                  <w:marLeft w:val="640"/>
                                                  <w:marRight w:val="0"/>
                                                  <w:marTop w:val="0"/>
                                                  <w:marBottom w:val="0"/>
                                                  <w:divBdr>
                                                    <w:top w:val="none" w:sz="0" w:space="0" w:color="auto"/>
                                                    <w:left w:val="none" w:sz="0" w:space="0" w:color="auto"/>
                                                    <w:bottom w:val="none" w:sz="0" w:space="0" w:color="auto"/>
                                                    <w:right w:val="none" w:sz="0" w:space="0" w:color="auto"/>
                                                  </w:divBdr>
                                                </w:div>
                                                <w:div w:id="1364861960">
                                                  <w:marLeft w:val="640"/>
                                                  <w:marRight w:val="0"/>
                                                  <w:marTop w:val="0"/>
                                                  <w:marBottom w:val="0"/>
                                                  <w:divBdr>
                                                    <w:top w:val="none" w:sz="0" w:space="0" w:color="auto"/>
                                                    <w:left w:val="none" w:sz="0" w:space="0" w:color="auto"/>
                                                    <w:bottom w:val="none" w:sz="0" w:space="0" w:color="auto"/>
                                                    <w:right w:val="none" w:sz="0" w:space="0" w:color="auto"/>
                                                  </w:divBdr>
                                                </w:div>
                                                <w:div w:id="1402436661">
                                                  <w:marLeft w:val="640"/>
                                                  <w:marRight w:val="0"/>
                                                  <w:marTop w:val="0"/>
                                                  <w:marBottom w:val="0"/>
                                                  <w:divBdr>
                                                    <w:top w:val="none" w:sz="0" w:space="0" w:color="auto"/>
                                                    <w:left w:val="none" w:sz="0" w:space="0" w:color="auto"/>
                                                    <w:bottom w:val="none" w:sz="0" w:space="0" w:color="auto"/>
                                                    <w:right w:val="none" w:sz="0" w:space="0" w:color="auto"/>
                                                  </w:divBdr>
                                                </w:div>
                                                <w:div w:id="1463621588">
                                                  <w:marLeft w:val="640"/>
                                                  <w:marRight w:val="0"/>
                                                  <w:marTop w:val="0"/>
                                                  <w:marBottom w:val="0"/>
                                                  <w:divBdr>
                                                    <w:top w:val="none" w:sz="0" w:space="0" w:color="auto"/>
                                                    <w:left w:val="none" w:sz="0" w:space="0" w:color="auto"/>
                                                    <w:bottom w:val="none" w:sz="0" w:space="0" w:color="auto"/>
                                                    <w:right w:val="none" w:sz="0" w:space="0" w:color="auto"/>
                                                  </w:divBdr>
                                                </w:div>
                                                <w:div w:id="1506675813">
                                                  <w:marLeft w:val="640"/>
                                                  <w:marRight w:val="0"/>
                                                  <w:marTop w:val="0"/>
                                                  <w:marBottom w:val="0"/>
                                                  <w:divBdr>
                                                    <w:top w:val="none" w:sz="0" w:space="0" w:color="auto"/>
                                                    <w:left w:val="none" w:sz="0" w:space="0" w:color="auto"/>
                                                    <w:bottom w:val="none" w:sz="0" w:space="0" w:color="auto"/>
                                                    <w:right w:val="none" w:sz="0" w:space="0" w:color="auto"/>
                                                  </w:divBdr>
                                                </w:div>
                                                <w:div w:id="1527062359">
                                                  <w:marLeft w:val="640"/>
                                                  <w:marRight w:val="0"/>
                                                  <w:marTop w:val="0"/>
                                                  <w:marBottom w:val="0"/>
                                                  <w:divBdr>
                                                    <w:top w:val="none" w:sz="0" w:space="0" w:color="auto"/>
                                                    <w:left w:val="none" w:sz="0" w:space="0" w:color="auto"/>
                                                    <w:bottom w:val="none" w:sz="0" w:space="0" w:color="auto"/>
                                                    <w:right w:val="none" w:sz="0" w:space="0" w:color="auto"/>
                                                  </w:divBdr>
                                                </w:div>
                                                <w:div w:id="1547526425">
                                                  <w:marLeft w:val="640"/>
                                                  <w:marRight w:val="0"/>
                                                  <w:marTop w:val="0"/>
                                                  <w:marBottom w:val="0"/>
                                                  <w:divBdr>
                                                    <w:top w:val="none" w:sz="0" w:space="0" w:color="auto"/>
                                                    <w:left w:val="none" w:sz="0" w:space="0" w:color="auto"/>
                                                    <w:bottom w:val="none" w:sz="0" w:space="0" w:color="auto"/>
                                                    <w:right w:val="none" w:sz="0" w:space="0" w:color="auto"/>
                                                  </w:divBdr>
                                                </w:div>
                                                <w:div w:id="1563831909">
                                                  <w:marLeft w:val="640"/>
                                                  <w:marRight w:val="0"/>
                                                  <w:marTop w:val="0"/>
                                                  <w:marBottom w:val="0"/>
                                                  <w:divBdr>
                                                    <w:top w:val="none" w:sz="0" w:space="0" w:color="auto"/>
                                                    <w:left w:val="none" w:sz="0" w:space="0" w:color="auto"/>
                                                    <w:bottom w:val="none" w:sz="0" w:space="0" w:color="auto"/>
                                                    <w:right w:val="none" w:sz="0" w:space="0" w:color="auto"/>
                                                  </w:divBdr>
                                                </w:div>
                                                <w:div w:id="1570771815">
                                                  <w:marLeft w:val="640"/>
                                                  <w:marRight w:val="0"/>
                                                  <w:marTop w:val="0"/>
                                                  <w:marBottom w:val="0"/>
                                                  <w:divBdr>
                                                    <w:top w:val="none" w:sz="0" w:space="0" w:color="auto"/>
                                                    <w:left w:val="none" w:sz="0" w:space="0" w:color="auto"/>
                                                    <w:bottom w:val="none" w:sz="0" w:space="0" w:color="auto"/>
                                                    <w:right w:val="none" w:sz="0" w:space="0" w:color="auto"/>
                                                  </w:divBdr>
                                                </w:div>
                                                <w:div w:id="1623029741">
                                                  <w:marLeft w:val="640"/>
                                                  <w:marRight w:val="0"/>
                                                  <w:marTop w:val="0"/>
                                                  <w:marBottom w:val="0"/>
                                                  <w:divBdr>
                                                    <w:top w:val="none" w:sz="0" w:space="0" w:color="auto"/>
                                                    <w:left w:val="none" w:sz="0" w:space="0" w:color="auto"/>
                                                    <w:bottom w:val="none" w:sz="0" w:space="0" w:color="auto"/>
                                                    <w:right w:val="none" w:sz="0" w:space="0" w:color="auto"/>
                                                  </w:divBdr>
                                                </w:div>
                                                <w:div w:id="1624573319">
                                                  <w:marLeft w:val="640"/>
                                                  <w:marRight w:val="0"/>
                                                  <w:marTop w:val="0"/>
                                                  <w:marBottom w:val="0"/>
                                                  <w:divBdr>
                                                    <w:top w:val="none" w:sz="0" w:space="0" w:color="auto"/>
                                                    <w:left w:val="none" w:sz="0" w:space="0" w:color="auto"/>
                                                    <w:bottom w:val="none" w:sz="0" w:space="0" w:color="auto"/>
                                                    <w:right w:val="none" w:sz="0" w:space="0" w:color="auto"/>
                                                  </w:divBdr>
                                                </w:div>
                                                <w:div w:id="1700204768">
                                                  <w:marLeft w:val="640"/>
                                                  <w:marRight w:val="0"/>
                                                  <w:marTop w:val="0"/>
                                                  <w:marBottom w:val="0"/>
                                                  <w:divBdr>
                                                    <w:top w:val="none" w:sz="0" w:space="0" w:color="auto"/>
                                                    <w:left w:val="none" w:sz="0" w:space="0" w:color="auto"/>
                                                    <w:bottom w:val="none" w:sz="0" w:space="0" w:color="auto"/>
                                                    <w:right w:val="none" w:sz="0" w:space="0" w:color="auto"/>
                                                  </w:divBdr>
                                                </w:div>
                                                <w:div w:id="1724253466">
                                                  <w:marLeft w:val="640"/>
                                                  <w:marRight w:val="0"/>
                                                  <w:marTop w:val="0"/>
                                                  <w:marBottom w:val="0"/>
                                                  <w:divBdr>
                                                    <w:top w:val="none" w:sz="0" w:space="0" w:color="auto"/>
                                                    <w:left w:val="none" w:sz="0" w:space="0" w:color="auto"/>
                                                    <w:bottom w:val="none" w:sz="0" w:space="0" w:color="auto"/>
                                                    <w:right w:val="none" w:sz="0" w:space="0" w:color="auto"/>
                                                  </w:divBdr>
                                                </w:div>
                                                <w:div w:id="1751391565">
                                                  <w:marLeft w:val="640"/>
                                                  <w:marRight w:val="0"/>
                                                  <w:marTop w:val="0"/>
                                                  <w:marBottom w:val="0"/>
                                                  <w:divBdr>
                                                    <w:top w:val="none" w:sz="0" w:space="0" w:color="auto"/>
                                                    <w:left w:val="none" w:sz="0" w:space="0" w:color="auto"/>
                                                    <w:bottom w:val="none" w:sz="0" w:space="0" w:color="auto"/>
                                                    <w:right w:val="none" w:sz="0" w:space="0" w:color="auto"/>
                                                  </w:divBdr>
                                                </w:div>
                                                <w:div w:id="1753238249">
                                                  <w:marLeft w:val="640"/>
                                                  <w:marRight w:val="0"/>
                                                  <w:marTop w:val="0"/>
                                                  <w:marBottom w:val="0"/>
                                                  <w:divBdr>
                                                    <w:top w:val="none" w:sz="0" w:space="0" w:color="auto"/>
                                                    <w:left w:val="none" w:sz="0" w:space="0" w:color="auto"/>
                                                    <w:bottom w:val="none" w:sz="0" w:space="0" w:color="auto"/>
                                                    <w:right w:val="none" w:sz="0" w:space="0" w:color="auto"/>
                                                  </w:divBdr>
                                                </w:div>
                                                <w:div w:id="1875147170">
                                                  <w:marLeft w:val="640"/>
                                                  <w:marRight w:val="0"/>
                                                  <w:marTop w:val="0"/>
                                                  <w:marBottom w:val="0"/>
                                                  <w:divBdr>
                                                    <w:top w:val="none" w:sz="0" w:space="0" w:color="auto"/>
                                                    <w:left w:val="none" w:sz="0" w:space="0" w:color="auto"/>
                                                    <w:bottom w:val="none" w:sz="0" w:space="0" w:color="auto"/>
                                                    <w:right w:val="none" w:sz="0" w:space="0" w:color="auto"/>
                                                  </w:divBdr>
                                                </w:div>
                                                <w:div w:id="1904287783">
                                                  <w:marLeft w:val="640"/>
                                                  <w:marRight w:val="0"/>
                                                  <w:marTop w:val="0"/>
                                                  <w:marBottom w:val="0"/>
                                                  <w:divBdr>
                                                    <w:top w:val="none" w:sz="0" w:space="0" w:color="auto"/>
                                                    <w:left w:val="none" w:sz="0" w:space="0" w:color="auto"/>
                                                    <w:bottom w:val="none" w:sz="0" w:space="0" w:color="auto"/>
                                                    <w:right w:val="none" w:sz="0" w:space="0" w:color="auto"/>
                                                  </w:divBdr>
                                                </w:div>
                                                <w:div w:id="1923640901">
                                                  <w:marLeft w:val="640"/>
                                                  <w:marRight w:val="0"/>
                                                  <w:marTop w:val="0"/>
                                                  <w:marBottom w:val="0"/>
                                                  <w:divBdr>
                                                    <w:top w:val="none" w:sz="0" w:space="0" w:color="auto"/>
                                                    <w:left w:val="none" w:sz="0" w:space="0" w:color="auto"/>
                                                    <w:bottom w:val="none" w:sz="0" w:space="0" w:color="auto"/>
                                                    <w:right w:val="none" w:sz="0" w:space="0" w:color="auto"/>
                                                  </w:divBdr>
                                                </w:div>
                                                <w:div w:id="1944459639">
                                                  <w:marLeft w:val="640"/>
                                                  <w:marRight w:val="0"/>
                                                  <w:marTop w:val="0"/>
                                                  <w:marBottom w:val="0"/>
                                                  <w:divBdr>
                                                    <w:top w:val="none" w:sz="0" w:space="0" w:color="auto"/>
                                                    <w:left w:val="none" w:sz="0" w:space="0" w:color="auto"/>
                                                    <w:bottom w:val="none" w:sz="0" w:space="0" w:color="auto"/>
                                                    <w:right w:val="none" w:sz="0" w:space="0" w:color="auto"/>
                                                  </w:divBdr>
                                                </w:div>
                                                <w:div w:id="1971353081">
                                                  <w:marLeft w:val="640"/>
                                                  <w:marRight w:val="0"/>
                                                  <w:marTop w:val="0"/>
                                                  <w:marBottom w:val="0"/>
                                                  <w:divBdr>
                                                    <w:top w:val="none" w:sz="0" w:space="0" w:color="auto"/>
                                                    <w:left w:val="none" w:sz="0" w:space="0" w:color="auto"/>
                                                    <w:bottom w:val="none" w:sz="0" w:space="0" w:color="auto"/>
                                                    <w:right w:val="none" w:sz="0" w:space="0" w:color="auto"/>
                                                  </w:divBdr>
                                                </w:div>
                                                <w:div w:id="1996491865">
                                                  <w:marLeft w:val="640"/>
                                                  <w:marRight w:val="0"/>
                                                  <w:marTop w:val="0"/>
                                                  <w:marBottom w:val="0"/>
                                                  <w:divBdr>
                                                    <w:top w:val="none" w:sz="0" w:space="0" w:color="auto"/>
                                                    <w:left w:val="none" w:sz="0" w:space="0" w:color="auto"/>
                                                    <w:bottom w:val="none" w:sz="0" w:space="0" w:color="auto"/>
                                                    <w:right w:val="none" w:sz="0" w:space="0" w:color="auto"/>
                                                  </w:divBdr>
                                                </w:div>
                                                <w:div w:id="2054380005">
                                                  <w:marLeft w:val="640"/>
                                                  <w:marRight w:val="0"/>
                                                  <w:marTop w:val="0"/>
                                                  <w:marBottom w:val="0"/>
                                                  <w:divBdr>
                                                    <w:top w:val="none" w:sz="0" w:space="0" w:color="auto"/>
                                                    <w:left w:val="none" w:sz="0" w:space="0" w:color="auto"/>
                                                    <w:bottom w:val="none" w:sz="0" w:space="0" w:color="auto"/>
                                                    <w:right w:val="none" w:sz="0" w:space="0" w:color="auto"/>
                                                  </w:divBdr>
                                                </w:div>
                                                <w:div w:id="2082176119">
                                                  <w:marLeft w:val="640"/>
                                                  <w:marRight w:val="0"/>
                                                  <w:marTop w:val="0"/>
                                                  <w:marBottom w:val="0"/>
                                                  <w:divBdr>
                                                    <w:top w:val="none" w:sz="0" w:space="0" w:color="auto"/>
                                                    <w:left w:val="none" w:sz="0" w:space="0" w:color="auto"/>
                                                    <w:bottom w:val="none" w:sz="0" w:space="0" w:color="auto"/>
                                                    <w:right w:val="none" w:sz="0" w:space="0" w:color="auto"/>
                                                  </w:divBdr>
                                                </w:div>
                                                <w:div w:id="2085446852">
                                                  <w:marLeft w:val="640"/>
                                                  <w:marRight w:val="0"/>
                                                  <w:marTop w:val="0"/>
                                                  <w:marBottom w:val="0"/>
                                                  <w:divBdr>
                                                    <w:top w:val="none" w:sz="0" w:space="0" w:color="auto"/>
                                                    <w:left w:val="none" w:sz="0" w:space="0" w:color="auto"/>
                                                    <w:bottom w:val="none" w:sz="0" w:space="0" w:color="auto"/>
                                                    <w:right w:val="none" w:sz="0" w:space="0" w:color="auto"/>
                                                  </w:divBdr>
                                                </w:div>
                                              </w:divsChild>
                                            </w:div>
                                            <w:div w:id="292518747">
                                              <w:marLeft w:val="0"/>
                                              <w:marRight w:val="0"/>
                                              <w:marTop w:val="0"/>
                                              <w:marBottom w:val="0"/>
                                              <w:divBdr>
                                                <w:top w:val="none" w:sz="0" w:space="0" w:color="auto"/>
                                                <w:left w:val="none" w:sz="0" w:space="0" w:color="auto"/>
                                                <w:bottom w:val="none" w:sz="0" w:space="0" w:color="auto"/>
                                                <w:right w:val="none" w:sz="0" w:space="0" w:color="auto"/>
                                              </w:divBdr>
                                              <w:divsChild>
                                                <w:div w:id="85349796">
                                                  <w:marLeft w:val="640"/>
                                                  <w:marRight w:val="0"/>
                                                  <w:marTop w:val="0"/>
                                                  <w:marBottom w:val="0"/>
                                                  <w:divBdr>
                                                    <w:top w:val="none" w:sz="0" w:space="0" w:color="auto"/>
                                                    <w:left w:val="none" w:sz="0" w:space="0" w:color="auto"/>
                                                    <w:bottom w:val="none" w:sz="0" w:space="0" w:color="auto"/>
                                                    <w:right w:val="none" w:sz="0" w:space="0" w:color="auto"/>
                                                  </w:divBdr>
                                                </w:div>
                                                <w:div w:id="92286587">
                                                  <w:marLeft w:val="640"/>
                                                  <w:marRight w:val="0"/>
                                                  <w:marTop w:val="0"/>
                                                  <w:marBottom w:val="0"/>
                                                  <w:divBdr>
                                                    <w:top w:val="none" w:sz="0" w:space="0" w:color="auto"/>
                                                    <w:left w:val="none" w:sz="0" w:space="0" w:color="auto"/>
                                                    <w:bottom w:val="none" w:sz="0" w:space="0" w:color="auto"/>
                                                    <w:right w:val="none" w:sz="0" w:space="0" w:color="auto"/>
                                                  </w:divBdr>
                                                </w:div>
                                                <w:div w:id="127170041">
                                                  <w:marLeft w:val="640"/>
                                                  <w:marRight w:val="0"/>
                                                  <w:marTop w:val="0"/>
                                                  <w:marBottom w:val="0"/>
                                                  <w:divBdr>
                                                    <w:top w:val="none" w:sz="0" w:space="0" w:color="auto"/>
                                                    <w:left w:val="none" w:sz="0" w:space="0" w:color="auto"/>
                                                    <w:bottom w:val="none" w:sz="0" w:space="0" w:color="auto"/>
                                                    <w:right w:val="none" w:sz="0" w:space="0" w:color="auto"/>
                                                  </w:divBdr>
                                                </w:div>
                                                <w:div w:id="166025448">
                                                  <w:marLeft w:val="640"/>
                                                  <w:marRight w:val="0"/>
                                                  <w:marTop w:val="0"/>
                                                  <w:marBottom w:val="0"/>
                                                  <w:divBdr>
                                                    <w:top w:val="none" w:sz="0" w:space="0" w:color="auto"/>
                                                    <w:left w:val="none" w:sz="0" w:space="0" w:color="auto"/>
                                                    <w:bottom w:val="none" w:sz="0" w:space="0" w:color="auto"/>
                                                    <w:right w:val="none" w:sz="0" w:space="0" w:color="auto"/>
                                                  </w:divBdr>
                                                </w:div>
                                                <w:div w:id="194583674">
                                                  <w:marLeft w:val="640"/>
                                                  <w:marRight w:val="0"/>
                                                  <w:marTop w:val="0"/>
                                                  <w:marBottom w:val="0"/>
                                                  <w:divBdr>
                                                    <w:top w:val="none" w:sz="0" w:space="0" w:color="auto"/>
                                                    <w:left w:val="none" w:sz="0" w:space="0" w:color="auto"/>
                                                    <w:bottom w:val="none" w:sz="0" w:space="0" w:color="auto"/>
                                                    <w:right w:val="none" w:sz="0" w:space="0" w:color="auto"/>
                                                  </w:divBdr>
                                                </w:div>
                                                <w:div w:id="196432338">
                                                  <w:marLeft w:val="640"/>
                                                  <w:marRight w:val="0"/>
                                                  <w:marTop w:val="0"/>
                                                  <w:marBottom w:val="0"/>
                                                  <w:divBdr>
                                                    <w:top w:val="none" w:sz="0" w:space="0" w:color="auto"/>
                                                    <w:left w:val="none" w:sz="0" w:space="0" w:color="auto"/>
                                                    <w:bottom w:val="none" w:sz="0" w:space="0" w:color="auto"/>
                                                    <w:right w:val="none" w:sz="0" w:space="0" w:color="auto"/>
                                                  </w:divBdr>
                                                </w:div>
                                                <w:div w:id="256408103">
                                                  <w:marLeft w:val="640"/>
                                                  <w:marRight w:val="0"/>
                                                  <w:marTop w:val="0"/>
                                                  <w:marBottom w:val="0"/>
                                                  <w:divBdr>
                                                    <w:top w:val="none" w:sz="0" w:space="0" w:color="auto"/>
                                                    <w:left w:val="none" w:sz="0" w:space="0" w:color="auto"/>
                                                    <w:bottom w:val="none" w:sz="0" w:space="0" w:color="auto"/>
                                                    <w:right w:val="none" w:sz="0" w:space="0" w:color="auto"/>
                                                  </w:divBdr>
                                                </w:div>
                                                <w:div w:id="311834740">
                                                  <w:marLeft w:val="640"/>
                                                  <w:marRight w:val="0"/>
                                                  <w:marTop w:val="0"/>
                                                  <w:marBottom w:val="0"/>
                                                  <w:divBdr>
                                                    <w:top w:val="none" w:sz="0" w:space="0" w:color="auto"/>
                                                    <w:left w:val="none" w:sz="0" w:space="0" w:color="auto"/>
                                                    <w:bottom w:val="none" w:sz="0" w:space="0" w:color="auto"/>
                                                    <w:right w:val="none" w:sz="0" w:space="0" w:color="auto"/>
                                                  </w:divBdr>
                                                </w:div>
                                                <w:div w:id="316567945">
                                                  <w:marLeft w:val="640"/>
                                                  <w:marRight w:val="0"/>
                                                  <w:marTop w:val="0"/>
                                                  <w:marBottom w:val="0"/>
                                                  <w:divBdr>
                                                    <w:top w:val="none" w:sz="0" w:space="0" w:color="auto"/>
                                                    <w:left w:val="none" w:sz="0" w:space="0" w:color="auto"/>
                                                    <w:bottom w:val="none" w:sz="0" w:space="0" w:color="auto"/>
                                                    <w:right w:val="none" w:sz="0" w:space="0" w:color="auto"/>
                                                  </w:divBdr>
                                                </w:div>
                                                <w:div w:id="318506215">
                                                  <w:marLeft w:val="640"/>
                                                  <w:marRight w:val="0"/>
                                                  <w:marTop w:val="0"/>
                                                  <w:marBottom w:val="0"/>
                                                  <w:divBdr>
                                                    <w:top w:val="none" w:sz="0" w:space="0" w:color="auto"/>
                                                    <w:left w:val="none" w:sz="0" w:space="0" w:color="auto"/>
                                                    <w:bottom w:val="none" w:sz="0" w:space="0" w:color="auto"/>
                                                    <w:right w:val="none" w:sz="0" w:space="0" w:color="auto"/>
                                                  </w:divBdr>
                                                </w:div>
                                                <w:div w:id="333535482">
                                                  <w:marLeft w:val="640"/>
                                                  <w:marRight w:val="0"/>
                                                  <w:marTop w:val="0"/>
                                                  <w:marBottom w:val="0"/>
                                                  <w:divBdr>
                                                    <w:top w:val="none" w:sz="0" w:space="0" w:color="auto"/>
                                                    <w:left w:val="none" w:sz="0" w:space="0" w:color="auto"/>
                                                    <w:bottom w:val="none" w:sz="0" w:space="0" w:color="auto"/>
                                                    <w:right w:val="none" w:sz="0" w:space="0" w:color="auto"/>
                                                  </w:divBdr>
                                                </w:div>
                                                <w:div w:id="336470929">
                                                  <w:marLeft w:val="640"/>
                                                  <w:marRight w:val="0"/>
                                                  <w:marTop w:val="0"/>
                                                  <w:marBottom w:val="0"/>
                                                  <w:divBdr>
                                                    <w:top w:val="none" w:sz="0" w:space="0" w:color="auto"/>
                                                    <w:left w:val="none" w:sz="0" w:space="0" w:color="auto"/>
                                                    <w:bottom w:val="none" w:sz="0" w:space="0" w:color="auto"/>
                                                    <w:right w:val="none" w:sz="0" w:space="0" w:color="auto"/>
                                                  </w:divBdr>
                                                </w:div>
                                                <w:div w:id="390277293">
                                                  <w:marLeft w:val="640"/>
                                                  <w:marRight w:val="0"/>
                                                  <w:marTop w:val="0"/>
                                                  <w:marBottom w:val="0"/>
                                                  <w:divBdr>
                                                    <w:top w:val="none" w:sz="0" w:space="0" w:color="auto"/>
                                                    <w:left w:val="none" w:sz="0" w:space="0" w:color="auto"/>
                                                    <w:bottom w:val="none" w:sz="0" w:space="0" w:color="auto"/>
                                                    <w:right w:val="none" w:sz="0" w:space="0" w:color="auto"/>
                                                  </w:divBdr>
                                                </w:div>
                                                <w:div w:id="552542856">
                                                  <w:marLeft w:val="640"/>
                                                  <w:marRight w:val="0"/>
                                                  <w:marTop w:val="0"/>
                                                  <w:marBottom w:val="0"/>
                                                  <w:divBdr>
                                                    <w:top w:val="none" w:sz="0" w:space="0" w:color="auto"/>
                                                    <w:left w:val="none" w:sz="0" w:space="0" w:color="auto"/>
                                                    <w:bottom w:val="none" w:sz="0" w:space="0" w:color="auto"/>
                                                    <w:right w:val="none" w:sz="0" w:space="0" w:color="auto"/>
                                                  </w:divBdr>
                                                </w:div>
                                                <w:div w:id="560794972">
                                                  <w:marLeft w:val="640"/>
                                                  <w:marRight w:val="0"/>
                                                  <w:marTop w:val="0"/>
                                                  <w:marBottom w:val="0"/>
                                                  <w:divBdr>
                                                    <w:top w:val="none" w:sz="0" w:space="0" w:color="auto"/>
                                                    <w:left w:val="none" w:sz="0" w:space="0" w:color="auto"/>
                                                    <w:bottom w:val="none" w:sz="0" w:space="0" w:color="auto"/>
                                                    <w:right w:val="none" w:sz="0" w:space="0" w:color="auto"/>
                                                  </w:divBdr>
                                                </w:div>
                                                <w:div w:id="600916061">
                                                  <w:marLeft w:val="640"/>
                                                  <w:marRight w:val="0"/>
                                                  <w:marTop w:val="0"/>
                                                  <w:marBottom w:val="0"/>
                                                  <w:divBdr>
                                                    <w:top w:val="none" w:sz="0" w:space="0" w:color="auto"/>
                                                    <w:left w:val="none" w:sz="0" w:space="0" w:color="auto"/>
                                                    <w:bottom w:val="none" w:sz="0" w:space="0" w:color="auto"/>
                                                    <w:right w:val="none" w:sz="0" w:space="0" w:color="auto"/>
                                                  </w:divBdr>
                                                </w:div>
                                                <w:div w:id="609049263">
                                                  <w:marLeft w:val="640"/>
                                                  <w:marRight w:val="0"/>
                                                  <w:marTop w:val="0"/>
                                                  <w:marBottom w:val="0"/>
                                                  <w:divBdr>
                                                    <w:top w:val="none" w:sz="0" w:space="0" w:color="auto"/>
                                                    <w:left w:val="none" w:sz="0" w:space="0" w:color="auto"/>
                                                    <w:bottom w:val="none" w:sz="0" w:space="0" w:color="auto"/>
                                                    <w:right w:val="none" w:sz="0" w:space="0" w:color="auto"/>
                                                  </w:divBdr>
                                                </w:div>
                                                <w:div w:id="614214943">
                                                  <w:marLeft w:val="640"/>
                                                  <w:marRight w:val="0"/>
                                                  <w:marTop w:val="0"/>
                                                  <w:marBottom w:val="0"/>
                                                  <w:divBdr>
                                                    <w:top w:val="none" w:sz="0" w:space="0" w:color="auto"/>
                                                    <w:left w:val="none" w:sz="0" w:space="0" w:color="auto"/>
                                                    <w:bottom w:val="none" w:sz="0" w:space="0" w:color="auto"/>
                                                    <w:right w:val="none" w:sz="0" w:space="0" w:color="auto"/>
                                                  </w:divBdr>
                                                </w:div>
                                                <w:div w:id="785780794">
                                                  <w:marLeft w:val="640"/>
                                                  <w:marRight w:val="0"/>
                                                  <w:marTop w:val="0"/>
                                                  <w:marBottom w:val="0"/>
                                                  <w:divBdr>
                                                    <w:top w:val="none" w:sz="0" w:space="0" w:color="auto"/>
                                                    <w:left w:val="none" w:sz="0" w:space="0" w:color="auto"/>
                                                    <w:bottom w:val="none" w:sz="0" w:space="0" w:color="auto"/>
                                                    <w:right w:val="none" w:sz="0" w:space="0" w:color="auto"/>
                                                  </w:divBdr>
                                                </w:div>
                                                <w:div w:id="849100088">
                                                  <w:marLeft w:val="640"/>
                                                  <w:marRight w:val="0"/>
                                                  <w:marTop w:val="0"/>
                                                  <w:marBottom w:val="0"/>
                                                  <w:divBdr>
                                                    <w:top w:val="none" w:sz="0" w:space="0" w:color="auto"/>
                                                    <w:left w:val="none" w:sz="0" w:space="0" w:color="auto"/>
                                                    <w:bottom w:val="none" w:sz="0" w:space="0" w:color="auto"/>
                                                    <w:right w:val="none" w:sz="0" w:space="0" w:color="auto"/>
                                                  </w:divBdr>
                                                </w:div>
                                                <w:div w:id="917246424">
                                                  <w:marLeft w:val="640"/>
                                                  <w:marRight w:val="0"/>
                                                  <w:marTop w:val="0"/>
                                                  <w:marBottom w:val="0"/>
                                                  <w:divBdr>
                                                    <w:top w:val="none" w:sz="0" w:space="0" w:color="auto"/>
                                                    <w:left w:val="none" w:sz="0" w:space="0" w:color="auto"/>
                                                    <w:bottom w:val="none" w:sz="0" w:space="0" w:color="auto"/>
                                                    <w:right w:val="none" w:sz="0" w:space="0" w:color="auto"/>
                                                  </w:divBdr>
                                                </w:div>
                                                <w:div w:id="969168124">
                                                  <w:marLeft w:val="640"/>
                                                  <w:marRight w:val="0"/>
                                                  <w:marTop w:val="0"/>
                                                  <w:marBottom w:val="0"/>
                                                  <w:divBdr>
                                                    <w:top w:val="none" w:sz="0" w:space="0" w:color="auto"/>
                                                    <w:left w:val="none" w:sz="0" w:space="0" w:color="auto"/>
                                                    <w:bottom w:val="none" w:sz="0" w:space="0" w:color="auto"/>
                                                    <w:right w:val="none" w:sz="0" w:space="0" w:color="auto"/>
                                                  </w:divBdr>
                                                </w:div>
                                                <w:div w:id="1128279376">
                                                  <w:marLeft w:val="640"/>
                                                  <w:marRight w:val="0"/>
                                                  <w:marTop w:val="0"/>
                                                  <w:marBottom w:val="0"/>
                                                  <w:divBdr>
                                                    <w:top w:val="none" w:sz="0" w:space="0" w:color="auto"/>
                                                    <w:left w:val="none" w:sz="0" w:space="0" w:color="auto"/>
                                                    <w:bottom w:val="none" w:sz="0" w:space="0" w:color="auto"/>
                                                    <w:right w:val="none" w:sz="0" w:space="0" w:color="auto"/>
                                                  </w:divBdr>
                                                </w:div>
                                                <w:div w:id="1133598087">
                                                  <w:marLeft w:val="640"/>
                                                  <w:marRight w:val="0"/>
                                                  <w:marTop w:val="0"/>
                                                  <w:marBottom w:val="0"/>
                                                  <w:divBdr>
                                                    <w:top w:val="none" w:sz="0" w:space="0" w:color="auto"/>
                                                    <w:left w:val="none" w:sz="0" w:space="0" w:color="auto"/>
                                                    <w:bottom w:val="none" w:sz="0" w:space="0" w:color="auto"/>
                                                    <w:right w:val="none" w:sz="0" w:space="0" w:color="auto"/>
                                                  </w:divBdr>
                                                </w:div>
                                                <w:div w:id="1182935527">
                                                  <w:marLeft w:val="640"/>
                                                  <w:marRight w:val="0"/>
                                                  <w:marTop w:val="0"/>
                                                  <w:marBottom w:val="0"/>
                                                  <w:divBdr>
                                                    <w:top w:val="none" w:sz="0" w:space="0" w:color="auto"/>
                                                    <w:left w:val="none" w:sz="0" w:space="0" w:color="auto"/>
                                                    <w:bottom w:val="none" w:sz="0" w:space="0" w:color="auto"/>
                                                    <w:right w:val="none" w:sz="0" w:space="0" w:color="auto"/>
                                                  </w:divBdr>
                                                </w:div>
                                                <w:div w:id="1186602380">
                                                  <w:marLeft w:val="640"/>
                                                  <w:marRight w:val="0"/>
                                                  <w:marTop w:val="0"/>
                                                  <w:marBottom w:val="0"/>
                                                  <w:divBdr>
                                                    <w:top w:val="none" w:sz="0" w:space="0" w:color="auto"/>
                                                    <w:left w:val="none" w:sz="0" w:space="0" w:color="auto"/>
                                                    <w:bottom w:val="none" w:sz="0" w:space="0" w:color="auto"/>
                                                    <w:right w:val="none" w:sz="0" w:space="0" w:color="auto"/>
                                                  </w:divBdr>
                                                </w:div>
                                                <w:div w:id="1270552268">
                                                  <w:marLeft w:val="640"/>
                                                  <w:marRight w:val="0"/>
                                                  <w:marTop w:val="0"/>
                                                  <w:marBottom w:val="0"/>
                                                  <w:divBdr>
                                                    <w:top w:val="none" w:sz="0" w:space="0" w:color="auto"/>
                                                    <w:left w:val="none" w:sz="0" w:space="0" w:color="auto"/>
                                                    <w:bottom w:val="none" w:sz="0" w:space="0" w:color="auto"/>
                                                    <w:right w:val="none" w:sz="0" w:space="0" w:color="auto"/>
                                                  </w:divBdr>
                                                </w:div>
                                                <w:div w:id="1327129753">
                                                  <w:marLeft w:val="640"/>
                                                  <w:marRight w:val="0"/>
                                                  <w:marTop w:val="0"/>
                                                  <w:marBottom w:val="0"/>
                                                  <w:divBdr>
                                                    <w:top w:val="none" w:sz="0" w:space="0" w:color="auto"/>
                                                    <w:left w:val="none" w:sz="0" w:space="0" w:color="auto"/>
                                                    <w:bottom w:val="none" w:sz="0" w:space="0" w:color="auto"/>
                                                    <w:right w:val="none" w:sz="0" w:space="0" w:color="auto"/>
                                                  </w:divBdr>
                                                </w:div>
                                                <w:div w:id="1337225193">
                                                  <w:marLeft w:val="640"/>
                                                  <w:marRight w:val="0"/>
                                                  <w:marTop w:val="0"/>
                                                  <w:marBottom w:val="0"/>
                                                  <w:divBdr>
                                                    <w:top w:val="none" w:sz="0" w:space="0" w:color="auto"/>
                                                    <w:left w:val="none" w:sz="0" w:space="0" w:color="auto"/>
                                                    <w:bottom w:val="none" w:sz="0" w:space="0" w:color="auto"/>
                                                    <w:right w:val="none" w:sz="0" w:space="0" w:color="auto"/>
                                                  </w:divBdr>
                                                </w:div>
                                                <w:div w:id="1357000827">
                                                  <w:marLeft w:val="640"/>
                                                  <w:marRight w:val="0"/>
                                                  <w:marTop w:val="0"/>
                                                  <w:marBottom w:val="0"/>
                                                  <w:divBdr>
                                                    <w:top w:val="none" w:sz="0" w:space="0" w:color="auto"/>
                                                    <w:left w:val="none" w:sz="0" w:space="0" w:color="auto"/>
                                                    <w:bottom w:val="none" w:sz="0" w:space="0" w:color="auto"/>
                                                    <w:right w:val="none" w:sz="0" w:space="0" w:color="auto"/>
                                                  </w:divBdr>
                                                </w:div>
                                                <w:div w:id="1380085553">
                                                  <w:marLeft w:val="640"/>
                                                  <w:marRight w:val="0"/>
                                                  <w:marTop w:val="0"/>
                                                  <w:marBottom w:val="0"/>
                                                  <w:divBdr>
                                                    <w:top w:val="none" w:sz="0" w:space="0" w:color="auto"/>
                                                    <w:left w:val="none" w:sz="0" w:space="0" w:color="auto"/>
                                                    <w:bottom w:val="none" w:sz="0" w:space="0" w:color="auto"/>
                                                    <w:right w:val="none" w:sz="0" w:space="0" w:color="auto"/>
                                                  </w:divBdr>
                                                </w:div>
                                                <w:div w:id="1445731359">
                                                  <w:marLeft w:val="640"/>
                                                  <w:marRight w:val="0"/>
                                                  <w:marTop w:val="0"/>
                                                  <w:marBottom w:val="0"/>
                                                  <w:divBdr>
                                                    <w:top w:val="none" w:sz="0" w:space="0" w:color="auto"/>
                                                    <w:left w:val="none" w:sz="0" w:space="0" w:color="auto"/>
                                                    <w:bottom w:val="none" w:sz="0" w:space="0" w:color="auto"/>
                                                    <w:right w:val="none" w:sz="0" w:space="0" w:color="auto"/>
                                                  </w:divBdr>
                                                </w:div>
                                                <w:div w:id="1449741818">
                                                  <w:marLeft w:val="640"/>
                                                  <w:marRight w:val="0"/>
                                                  <w:marTop w:val="0"/>
                                                  <w:marBottom w:val="0"/>
                                                  <w:divBdr>
                                                    <w:top w:val="none" w:sz="0" w:space="0" w:color="auto"/>
                                                    <w:left w:val="none" w:sz="0" w:space="0" w:color="auto"/>
                                                    <w:bottom w:val="none" w:sz="0" w:space="0" w:color="auto"/>
                                                    <w:right w:val="none" w:sz="0" w:space="0" w:color="auto"/>
                                                  </w:divBdr>
                                                </w:div>
                                                <w:div w:id="1481383096">
                                                  <w:marLeft w:val="640"/>
                                                  <w:marRight w:val="0"/>
                                                  <w:marTop w:val="0"/>
                                                  <w:marBottom w:val="0"/>
                                                  <w:divBdr>
                                                    <w:top w:val="none" w:sz="0" w:space="0" w:color="auto"/>
                                                    <w:left w:val="none" w:sz="0" w:space="0" w:color="auto"/>
                                                    <w:bottom w:val="none" w:sz="0" w:space="0" w:color="auto"/>
                                                    <w:right w:val="none" w:sz="0" w:space="0" w:color="auto"/>
                                                  </w:divBdr>
                                                </w:div>
                                                <w:div w:id="1533566116">
                                                  <w:marLeft w:val="640"/>
                                                  <w:marRight w:val="0"/>
                                                  <w:marTop w:val="0"/>
                                                  <w:marBottom w:val="0"/>
                                                  <w:divBdr>
                                                    <w:top w:val="none" w:sz="0" w:space="0" w:color="auto"/>
                                                    <w:left w:val="none" w:sz="0" w:space="0" w:color="auto"/>
                                                    <w:bottom w:val="none" w:sz="0" w:space="0" w:color="auto"/>
                                                    <w:right w:val="none" w:sz="0" w:space="0" w:color="auto"/>
                                                  </w:divBdr>
                                                </w:div>
                                                <w:div w:id="1715695884">
                                                  <w:marLeft w:val="640"/>
                                                  <w:marRight w:val="0"/>
                                                  <w:marTop w:val="0"/>
                                                  <w:marBottom w:val="0"/>
                                                  <w:divBdr>
                                                    <w:top w:val="none" w:sz="0" w:space="0" w:color="auto"/>
                                                    <w:left w:val="none" w:sz="0" w:space="0" w:color="auto"/>
                                                    <w:bottom w:val="none" w:sz="0" w:space="0" w:color="auto"/>
                                                    <w:right w:val="none" w:sz="0" w:space="0" w:color="auto"/>
                                                  </w:divBdr>
                                                </w:div>
                                                <w:div w:id="1733692066">
                                                  <w:marLeft w:val="640"/>
                                                  <w:marRight w:val="0"/>
                                                  <w:marTop w:val="0"/>
                                                  <w:marBottom w:val="0"/>
                                                  <w:divBdr>
                                                    <w:top w:val="none" w:sz="0" w:space="0" w:color="auto"/>
                                                    <w:left w:val="none" w:sz="0" w:space="0" w:color="auto"/>
                                                    <w:bottom w:val="none" w:sz="0" w:space="0" w:color="auto"/>
                                                    <w:right w:val="none" w:sz="0" w:space="0" w:color="auto"/>
                                                  </w:divBdr>
                                                </w:div>
                                                <w:div w:id="1739747671">
                                                  <w:marLeft w:val="640"/>
                                                  <w:marRight w:val="0"/>
                                                  <w:marTop w:val="0"/>
                                                  <w:marBottom w:val="0"/>
                                                  <w:divBdr>
                                                    <w:top w:val="none" w:sz="0" w:space="0" w:color="auto"/>
                                                    <w:left w:val="none" w:sz="0" w:space="0" w:color="auto"/>
                                                    <w:bottom w:val="none" w:sz="0" w:space="0" w:color="auto"/>
                                                    <w:right w:val="none" w:sz="0" w:space="0" w:color="auto"/>
                                                  </w:divBdr>
                                                </w:div>
                                                <w:div w:id="1786078044">
                                                  <w:marLeft w:val="640"/>
                                                  <w:marRight w:val="0"/>
                                                  <w:marTop w:val="0"/>
                                                  <w:marBottom w:val="0"/>
                                                  <w:divBdr>
                                                    <w:top w:val="none" w:sz="0" w:space="0" w:color="auto"/>
                                                    <w:left w:val="none" w:sz="0" w:space="0" w:color="auto"/>
                                                    <w:bottom w:val="none" w:sz="0" w:space="0" w:color="auto"/>
                                                    <w:right w:val="none" w:sz="0" w:space="0" w:color="auto"/>
                                                  </w:divBdr>
                                                </w:div>
                                                <w:div w:id="1793161243">
                                                  <w:marLeft w:val="640"/>
                                                  <w:marRight w:val="0"/>
                                                  <w:marTop w:val="0"/>
                                                  <w:marBottom w:val="0"/>
                                                  <w:divBdr>
                                                    <w:top w:val="none" w:sz="0" w:space="0" w:color="auto"/>
                                                    <w:left w:val="none" w:sz="0" w:space="0" w:color="auto"/>
                                                    <w:bottom w:val="none" w:sz="0" w:space="0" w:color="auto"/>
                                                    <w:right w:val="none" w:sz="0" w:space="0" w:color="auto"/>
                                                  </w:divBdr>
                                                </w:div>
                                                <w:div w:id="1868326592">
                                                  <w:marLeft w:val="640"/>
                                                  <w:marRight w:val="0"/>
                                                  <w:marTop w:val="0"/>
                                                  <w:marBottom w:val="0"/>
                                                  <w:divBdr>
                                                    <w:top w:val="none" w:sz="0" w:space="0" w:color="auto"/>
                                                    <w:left w:val="none" w:sz="0" w:space="0" w:color="auto"/>
                                                    <w:bottom w:val="none" w:sz="0" w:space="0" w:color="auto"/>
                                                    <w:right w:val="none" w:sz="0" w:space="0" w:color="auto"/>
                                                  </w:divBdr>
                                                </w:div>
                                                <w:div w:id="1868521793">
                                                  <w:marLeft w:val="640"/>
                                                  <w:marRight w:val="0"/>
                                                  <w:marTop w:val="0"/>
                                                  <w:marBottom w:val="0"/>
                                                  <w:divBdr>
                                                    <w:top w:val="none" w:sz="0" w:space="0" w:color="auto"/>
                                                    <w:left w:val="none" w:sz="0" w:space="0" w:color="auto"/>
                                                    <w:bottom w:val="none" w:sz="0" w:space="0" w:color="auto"/>
                                                    <w:right w:val="none" w:sz="0" w:space="0" w:color="auto"/>
                                                  </w:divBdr>
                                                </w:div>
                                                <w:div w:id="1892037690">
                                                  <w:marLeft w:val="640"/>
                                                  <w:marRight w:val="0"/>
                                                  <w:marTop w:val="0"/>
                                                  <w:marBottom w:val="0"/>
                                                  <w:divBdr>
                                                    <w:top w:val="none" w:sz="0" w:space="0" w:color="auto"/>
                                                    <w:left w:val="none" w:sz="0" w:space="0" w:color="auto"/>
                                                    <w:bottom w:val="none" w:sz="0" w:space="0" w:color="auto"/>
                                                    <w:right w:val="none" w:sz="0" w:space="0" w:color="auto"/>
                                                  </w:divBdr>
                                                </w:div>
                                                <w:div w:id="1893417443">
                                                  <w:marLeft w:val="640"/>
                                                  <w:marRight w:val="0"/>
                                                  <w:marTop w:val="0"/>
                                                  <w:marBottom w:val="0"/>
                                                  <w:divBdr>
                                                    <w:top w:val="none" w:sz="0" w:space="0" w:color="auto"/>
                                                    <w:left w:val="none" w:sz="0" w:space="0" w:color="auto"/>
                                                    <w:bottom w:val="none" w:sz="0" w:space="0" w:color="auto"/>
                                                    <w:right w:val="none" w:sz="0" w:space="0" w:color="auto"/>
                                                  </w:divBdr>
                                                </w:div>
                                                <w:div w:id="1908294683">
                                                  <w:marLeft w:val="640"/>
                                                  <w:marRight w:val="0"/>
                                                  <w:marTop w:val="0"/>
                                                  <w:marBottom w:val="0"/>
                                                  <w:divBdr>
                                                    <w:top w:val="none" w:sz="0" w:space="0" w:color="auto"/>
                                                    <w:left w:val="none" w:sz="0" w:space="0" w:color="auto"/>
                                                    <w:bottom w:val="none" w:sz="0" w:space="0" w:color="auto"/>
                                                    <w:right w:val="none" w:sz="0" w:space="0" w:color="auto"/>
                                                  </w:divBdr>
                                                </w:div>
                                                <w:div w:id="1972242400">
                                                  <w:marLeft w:val="640"/>
                                                  <w:marRight w:val="0"/>
                                                  <w:marTop w:val="0"/>
                                                  <w:marBottom w:val="0"/>
                                                  <w:divBdr>
                                                    <w:top w:val="none" w:sz="0" w:space="0" w:color="auto"/>
                                                    <w:left w:val="none" w:sz="0" w:space="0" w:color="auto"/>
                                                    <w:bottom w:val="none" w:sz="0" w:space="0" w:color="auto"/>
                                                    <w:right w:val="none" w:sz="0" w:space="0" w:color="auto"/>
                                                  </w:divBdr>
                                                </w:div>
                                                <w:div w:id="1982998163">
                                                  <w:marLeft w:val="640"/>
                                                  <w:marRight w:val="0"/>
                                                  <w:marTop w:val="0"/>
                                                  <w:marBottom w:val="0"/>
                                                  <w:divBdr>
                                                    <w:top w:val="none" w:sz="0" w:space="0" w:color="auto"/>
                                                    <w:left w:val="none" w:sz="0" w:space="0" w:color="auto"/>
                                                    <w:bottom w:val="none" w:sz="0" w:space="0" w:color="auto"/>
                                                    <w:right w:val="none" w:sz="0" w:space="0" w:color="auto"/>
                                                  </w:divBdr>
                                                </w:div>
                                                <w:div w:id="2009013077">
                                                  <w:marLeft w:val="640"/>
                                                  <w:marRight w:val="0"/>
                                                  <w:marTop w:val="0"/>
                                                  <w:marBottom w:val="0"/>
                                                  <w:divBdr>
                                                    <w:top w:val="none" w:sz="0" w:space="0" w:color="auto"/>
                                                    <w:left w:val="none" w:sz="0" w:space="0" w:color="auto"/>
                                                    <w:bottom w:val="none" w:sz="0" w:space="0" w:color="auto"/>
                                                    <w:right w:val="none" w:sz="0" w:space="0" w:color="auto"/>
                                                  </w:divBdr>
                                                </w:div>
                                                <w:div w:id="2024814751">
                                                  <w:marLeft w:val="640"/>
                                                  <w:marRight w:val="0"/>
                                                  <w:marTop w:val="0"/>
                                                  <w:marBottom w:val="0"/>
                                                  <w:divBdr>
                                                    <w:top w:val="none" w:sz="0" w:space="0" w:color="auto"/>
                                                    <w:left w:val="none" w:sz="0" w:space="0" w:color="auto"/>
                                                    <w:bottom w:val="none" w:sz="0" w:space="0" w:color="auto"/>
                                                    <w:right w:val="none" w:sz="0" w:space="0" w:color="auto"/>
                                                  </w:divBdr>
                                                </w:div>
                                                <w:div w:id="2035039380">
                                                  <w:marLeft w:val="640"/>
                                                  <w:marRight w:val="0"/>
                                                  <w:marTop w:val="0"/>
                                                  <w:marBottom w:val="0"/>
                                                  <w:divBdr>
                                                    <w:top w:val="none" w:sz="0" w:space="0" w:color="auto"/>
                                                    <w:left w:val="none" w:sz="0" w:space="0" w:color="auto"/>
                                                    <w:bottom w:val="none" w:sz="0" w:space="0" w:color="auto"/>
                                                    <w:right w:val="none" w:sz="0" w:space="0" w:color="auto"/>
                                                  </w:divBdr>
                                                </w:div>
                                                <w:div w:id="2053533751">
                                                  <w:marLeft w:val="640"/>
                                                  <w:marRight w:val="0"/>
                                                  <w:marTop w:val="0"/>
                                                  <w:marBottom w:val="0"/>
                                                  <w:divBdr>
                                                    <w:top w:val="none" w:sz="0" w:space="0" w:color="auto"/>
                                                    <w:left w:val="none" w:sz="0" w:space="0" w:color="auto"/>
                                                    <w:bottom w:val="none" w:sz="0" w:space="0" w:color="auto"/>
                                                    <w:right w:val="none" w:sz="0" w:space="0" w:color="auto"/>
                                                  </w:divBdr>
                                                </w:div>
                                                <w:div w:id="2062705770">
                                                  <w:marLeft w:val="640"/>
                                                  <w:marRight w:val="0"/>
                                                  <w:marTop w:val="0"/>
                                                  <w:marBottom w:val="0"/>
                                                  <w:divBdr>
                                                    <w:top w:val="none" w:sz="0" w:space="0" w:color="auto"/>
                                                    <w:left w:val="none" w:sz="0" w:space="0" w:color="auto"/>
                                                    <w:bottom w:val="none" w:sz="0" w:space="0" w:color="auto"/>
                                                    <w:right w:val="none" w:sz="0" w:space="0" w:color="auto"/>
                                                  </w:divBdr>
                                                </w:div>
                                                <w:div w:id="2069985847">
                                                  <w:marLeft w:val="640"/>
                                                  <w:marRight w:val="0"/>
                                                  <w:marTop w:val="0"/>
                                                  <w:marBottom w:val="0"/>
                                                  <w:divBdr>
                                                    <w:top w:val="none" w:sz="0" w:space="0" w:color="auto"/>
                                                    <w:left w:val="none" w:sz="0" w:space="0" w:color="auto"/>
                                                    <w:bottom w:val="none" w:sz="0" w:space="0" w:color="auto"/>
                                                    <w:right w:val="none" w:sz="0" w:space="0" w:color="auto"/>
                                                  </w:divBdr>
                                                </w:div>
                                                <w:div w:id="2072384310">
                                                  <w:marLeft w:val="640"/>
                                                  <w:marRight w:val="0"/>
                                                  <w:marTop w:val="0"/>
                                                  <w:marBottom w:val="0"/>
                                                  <w:divBdr>
                                                    <w:top w:val="none" w:sz="0" w:space="0" w:color="auto"/>
                                                    <w:left w:val="none" w:sz="0" w:space="0" w:color="auto"/>
                                                    <w:bottom w:val="none" w:sz="0" w:space="0" w:color="auto"/>
                                                    <w:right w:val="none" w:sz="0" w:space="0" w:color="auto"/>
                                                  </w:divBdr>
                                                </w:div>
                                              </w:divsChild>
                                            </w:div>
                                            <w:div w:id="293339404">
                                              <w:marLeft w:val="0"/>
                                              <w:marRight w:val="0"/>
                                              <w:marTop w:val="0"/>
                                              <w:marBottom w:val="0"/>
                                              <w:divBdr>
                                                <w:top w:val="none" w:sz="0" w:space="0" w:color="auto"/>
                                                <w:left w:val="none" w:sz="0" w:space="0" w:color="auto"/>
                                                <w:bottom w:val="none" w:sz="0" w:space="0" w:color="auto"/>
                                                <w:right w:val="none" w:sz="0" w:space="0" w:color="auto"/>
                                              </w:divBdr>
                                              <w:divsChild>
                                                <w:div w:id="24452088">
                                                  <w:marLeft w:val="640"/>
                                                  <w:marRight w:val="0"/>
                                                  <w:marTop w:val="0"/>
                                                  <w:marBottom w:val="0"/>
                                                  <w:divBdr>
                                                    <w:top w:val="none" w:sz="0" w:space="0" w:color="auto"/>
                                                    <w:left w:val="none" w:sz="0" w:space="0" w:color="auto"/>
                                                    <w:bottom w:val="none" w:sz="0" w:space="0" w:color="auto"/>
                                                    <w:right w:val="none" w:sz="0" w:space="0" w:color="auto"/>
                                                  </w:divBdr>
                                                </w:div>
                                                <w:div w:id="62796190">
                                                  <w:marLeft w:val="640"/>
                                                  <w:marRight w:val="0"/>
                                                  <w:marTop w:val="0"/>
                                                  <w:marBottom w:val="0"/>
                                                  <w:divBdr>
                                                    <w:top w:val="none" w:sz="0" w:space="0" w:color="auto"/>
                                                    <w:left w:val="none" w:sz="0" w:space="0" w:color="auto"/>
                                                    <w:bottom w:val="none" w:sz="0" w:space="0" w:color="auto"/>
                                                    <w:right w:val="none" w:sz="0" w:space="0" w:color="auto"/>
                                                  </w:divBdr>
                                                </w:div>
                                                <w:div w:id="62800675">
                                                  <w:marLeft w:val="640"/>
                                                  <w:marRight w:val="0"/>
                                                  <w:marTop w:val="0"/>
                                                  <w:marBottom w:val="0"/>
                                                  <w:divBdr>
                                                    <w:top w:val="none" w:sz="0" w:space="0" w:color="auto"/>
                                                    <w:left w:val="none" w:sz="0" w:space="0" w:color="auto"/>
                                                    <w:bottom w:val="none" w:sz="0" w:space="0" w:color="auto"/>
                                                    <w:right w:val="none" w:sz="0" w:space="0" w:color="auto"/>
                                                  </w:divBdr>
                                                </w:div>
                                                <w:div w:id="152139688">
                                                  <w:marLeft w:val="640"/>
                                                  <w:marRight w:val="0"/>
                                                  <w:marTop w:val="0"/>
                                                  <w:marBottom w:val="0"/>
                                                  <w:divBdr>
                                                    <w:top w:val="none" w:sz="0" w:space="0" w:color="auto"/>
                                                    <w:left w:val="none" w:sz="0" w:space="0" w:color="auto"/>
                                                    <w:bottom w:val="none" w:sz="0" w:space="0" w:color="auto"/>
                                                    <w:right w:val="none" w:sz="0" w:space="0" w:color="auto"/>
                                                  </w:divBdr>
                                                </w:div>
                                                <w:div w:id="189950614">
                                                  <w:marLeft w:val="640"/>
                                                  <w:marRight w:val="0"/>
                                                  <w:marTop w:val="0"/>
                                                  <w:marBottom w:val="0"/>
                                                  <w:divBdr>
                                                    <w:top w:val="none" w:sz="0" w:space="0" w:color="auto"/>
                                                    <w:left w:val="none" w:sz="0" w:space="0" w:color="auto"/>
                                                    <w:bottom w:val="none" w:sz="0" w:space="0" w:color="auto"/>
                                                    <w:right w:val="none" w:sz="0" w:space="0" w:color="auto"/>
                                                  </w:divBdr>
                                                </w:div>
                                                <w:div w:id="226843251">
                                                  <w:marLeft w:val="640"/>
                                                  <w:marRight w:val="0"/>
                                                  <w:marTop w:val="0"/>
                                                  <w:marBottom w:val="0"/>
                                                  <w:divBdr>
                                                    <w:top w:val="none" w:sz="0" w:space="0" w:color="auto"/>
                                                    <w:left w:val="none" w:sz="0" w:space="0" w:color="auto"/>
                                                    <w:bottom w:val="none" w:sz="0" w:space="0" w:color="auto"/>
                                                    <w:right w:val="none" w:sz="0" w:space="0" w:color="auto"/>
                                                  </w:divBdr>
                                                </w:div>
                                                <w:div w:id="263466287">
                                                  <w:marLeft w:val="640"/>
                                                  <w:marRight w:val="0"/>
                                                  <w:marTop w:val="0"/>
                                                  <w:marBottom w:val="0"/>
                                                  <w:divBdr>
                                                    <w:top w:val="none" w:sz="0" w:space="0" w:color="auto"/>
                                                    <w:left w:val="none" w:sz="0" w:space="0" w:color="auto"/>
                                                    <w:bottom w:val="none" w:sz="0" w:space="0" w:color="auto"/>
                                                    <w:right w:val="none" w:sz="0" w:space="0" w:color="auto"/>
                                                  </w:divBdr>
                                                </w:div>
                                                <w:div w:id="307827125">
                                                  <w:marLeft w:val="640"/>
                                                  <w:marRight w:val="0"/>
                                                  <w:marTop w:val="0"/>
                                                  <w:marBottom w:val="0"/>
                                                  <w:divBdr>
                                                    <w:top w:val="none" w:sz="0" w:space="0" w:color="auto"/>
                                                    <w:left w:val="none" w:sz="0" w:space="0" w:color="auto"/>
                                                    <w:bottom w:val="none" w:sz="0" w:space="0" w:color="auto"/>
                                                    <w:right w:val="none" w:sz="0" w:space="0" w:color="auto"/>
                                                  </w:divBdr>
                                                </w:div>
                                                <w:div w:id="333459031">
                                                  <w:marLeft w:val="640"/>
                                                  <w:marRight w:val="0"/>
                                                  <w:marTop w:val="0"/>
                                                  <w:marBottom w:val="0"/>
                                                  <w:divBdr>
                                                    <w:top w:val="none" w:sz="0" w:space="0" w:color="auto"/>
                                                    <w:left w:val="none" w:sz="0" w:space="0" w:color="auto"/>
                                                    <w:bottom w:val="none" w:sz="0" w:space="0" w:color="auto"/>
                                                    <w:right w:val="none" w:sz="0" w:space="0" w:color="auto"/>
                                                  </w:divBdr>
                                                </w:div>
                                                <w:div w:id="344139790">
                                                  <w:marLeft w:val="640"/>
                                                  <w:marRight w:val="0"/>
                                                  <w:marTop w:val="0"/>
                                                  <w:marBottom w:val="0"/>
                                                  <w:divBdr>
                                                    <w:top w:val="none" w:sz="0" w:space="0" w:color="auto"/>
                                                    <w:left w:val="none" w:sz="0" w:space="0" w:color="auto"/>
                                                    <w:bottom w:val="none" w:sz="0" w:space="0" w:color="auto"/>
                                                    <w:right w:val="none" w:sz="0" w:space="0" w:color="auto"/>
                                                  </w:divBdr>
                                                  <w:divsChild>
                                                    <w:div w:id="1712998641">
                                                      <w:marLeft w:val="0"/>
                                                      <w:marRight w:val="0"/>
                                                      <w:marTop w:val="0"/>
                                                      <w:marBottom w:val="0"/>
                                                      <w:divBdr>
                                                        <w:top w:val="none" w:sz="0" w:space="0" w:color="auto"/>
                                                        <w:left w:val="none" w:sz="0" w:space="0" w:color="auto"/>
                                                        <w:bottom w:val="none" w:sz="0" w:space="0" w:color="auto"/>
                                                        <w:right w:val="none" w:sz="0" w:space="0" w:color="auto"/>
                                                      </w:divBdr>
                                                      <w:divsChild>
                                                        <w:div w:id="35932248">
                                                          <w:marLeft w:val="640"/>
                                                          <w:marRight w:val="0"/>
                                                          <w:marTop w:val="0"/>
                                                          <w:marBottom w:val="0"/>
                                                          <w:divBdr>
                                                            <w:top w:val="none" w:sz="0" w:space="0" w:color="auto"/>
                                                            <w:left w:val="none" w:sz="0" w:space="0" w:color="auto"/>
                                                            <w:bottom w:val="none" w:sz="0" w:space="0" w:color="auto"/>
                                                            <w:right w:val="none" w:sz="0" w:space="0" w:color="auto"/>
                                                          </w:divBdr>
                                                        </w:div>
                                                        <w:div w:id="45421762">
                                                          <w:marLeft w:val="640"/>
                                                          <w:marRight w:val="0"/>
                                                          <w:marTop w:val="0"/>
                                                          <w:marBottom w:val="0"/>
                                                          <w:divBdr>
                                                            <w:top w:val="none" w:sz="0" w:space="0" w:color="auto"/>
                                                            <w:left w:val="none" w:sz="0" w:space="0" w:color="auto"/>
                                                            <w:bottom w:val="none" w:sz="0" w:space="0" w:color="auto"/>
                                                            <w:right w:val="none" w:sz="0" w:space="0" w:color="auto"/>
                                                          </w:divBdr>
                                                        </w:div>
                                                        <w:div w:id="129788580">
                                                          <w:marLeft w:val="640"/>
                                                          <w:marRight w:val="0"/>
                                                          <w:marTop w:val="0"/>
                                                          <w:marBottom w:val="0"/>
                                                          <w:divBdr>
                                                            <w:top w:val="none" w:sz="0" w:space="0" w:color="auto"/>
                                                            <w:left w:val="none" w:sz="0" w:space="0" w:color="auto"/>
                                                            <w:bottom w:val="none" w:sz="0" w:space="0" w:color="auto"/>
                                                            <w:right w:val="none" w:sz="0" w:space="0" w:color="auto"/>
                                                          </w:divBdr>
                                                        </w:div>
                                                        <w:div w:id="154347459">
                                                          <w:marLeft w:val="640"/>
                                                          <w:marRight w:val="0"/>
                                                          <w:marTop w:val="0"/>
                                                          <w:marBottom w:val="0"/>
                                                          <w:divBdr>
                                                            <w:top w:val="none" w:sz="0" w:space="0" w:color="auto"/>
                                                            <w:left w:val="none" w:sz="0" w:space="0" w:color="auto"/>
                                                            <w:bottom w:val="none" w:sz="0" w:space="0" w:color="auto"/>
                                                            <w:right w:val="none" w:sz="0" w:space="0" w:color="auto"/>
                                                          </w:divBdr>
                                                        </w:div>
                                                        <w:div w:id="186187864">
                                                          <w:marLeft w:val="640"/>
                                                          <w:marRight w:val="0"/>
                                                          <w:marTop w:val="0"/>
                                                          <w:marBottom w:val="0"/>
                                                          <w:divBdr>
                                                            <w:top w:val="none" w:sz="0" w:space="0" w:color="auto"/>
                                                            <w:left w:val="none" w:sz="0" w:space="0" w:color="auto"/>
                                                            <w:bottom w:val="none" w:sz="0" w:space="0" w:color="auto"/>
                                                            <w:right w:val="none" w:sz="0" w:space="0" w:color="auto"/>
                                                          </w:divBdr>
                                                        </w:div>
                                                        <w:div w:id="191504950">
                                                          <w:marLeft w:val="640"/>
                                                          <w:marRight w:val="0"/>
                                                          <w:marTop w:val="0"/>
                                                          <w:marBottom w:val="0"/>
                                                          <w:divBdr>
                                                            <w:top w:val="none" w:sz="0" w:space="0" w:color="auto"/>
                                                            <w:left w:val="none" w:sz="0" w:space="0" w:color="auto"/>
                                                            <w:bottom w:val="none" w:sz="0" w:space="0" w:color="auto"/>
                                                            <w:right w:val="none" w:sz="0" w:space="0" w:color="auto"/>
                                                          </w:divBdr>
                                                        </w:div>
                                                        <w:div w:id="232356650">
                                                          <w:marLeft w:val="640"/>
                                                          <w:marRight w:val="0"/>
                                                          <w:marTop w:val="0"/>
                                                          <w:marBottom w:val="0"/>
                                                          <w:divBdr>
                                                            <w:top w:val="none" w:sz="0" w:space="0" w:color="auto"/>
                                                            <w:left w:val="none" w:sz="0" w:space="0" w:color="auto"/>
                                                            <w:bottom w:val="none" w:sz="0" w:space="0" w:color="auto"/>
                                                            <w:right w:val="none" w:sz="0" w:space="0" w:color="auto"/>
                                                          </w:divBdr>
                                                        </w:div>
                                                        <w:div w:id="278992633">
                                                          <w:marLeft w:val="640"/>
                                                          <w:marRight w:val="0"/>
                                                          <w:marTop w:val="0"/>
                                                          <w:marBottom w:val="0"/>
                                                          <w:divBdr>
                                                            <w:top w:val="none" w:sz="0" w:space="0" w:color="auto"/>
                                                            <w:left w:val="none" w:sz="0" w:space="0" w:color="auto"/>
                                                            <w:bottom w:val="none" w:sz="0" w:space="0" w:color="auto"/>
                                                            <w:right w:val="none" w:sz="0" w:space="0" w:color="auto"/>
                                                          </w:divBdr>
                                                        </w:div>
                                                        <w:div w:id="282421841">
                                                          <w:marLeft w:val="640"/>
                                                          <w:marRight w:val="0"/>
                                                          <w:marTop w:val="0"/>
                                                          <w:marBottom w:val="0"/>
                                                          <w:divBdr>
                                                            <w:top w:val="none" w:sz="0" w:space="0" w:color="auto"/>
                                                            <w:left w:val="none" w:sz="0" w:space="0" w:color="auto"/>
                                                            <w:bottom w:val="none" w:sz="0" w:space="0" w:color="auto"/>
                                                            <w:right w:val="none" w:sz="0" w:space="0" w:color="auto"/>
                                                          </w:divBdr>
                                                        </w:div>
                                                        <w:div w:id="286550790">
                                                          <w:marLeft w:val="640"/>
                                                          <w:marRight w:val="0"/>
                                                          <w:marTop w:val="0"/>
                                                          <w:marBottom w:val="0"/>
                                                          <w:divBdr>
                                                            <w:top w:val="none" w:sz="0" w:space="0" w:color="auto"/>
                                                            <w:left w:val="none" w:sz="0" w:space="0" w:color="auto"/>
                                                            <w:bottom w:val="none" w:sz="0" w:space="0" w:color="auto"/>
                                                            <w:right w:val="none" w:sz="0" w:space="0" w:color="auto"/>
                                                          </w:divBdr>
                                                        </w:div>
                                                        <w:div w:id="288779869">
                                                          <w:marLeft w:val="640"/>
                                                          <w:marRight w:val="0"/>
                                                          <w:marTop w:val="0"/>
                                                          <w:marBottom w:val="0"/>
                                                          <w:divBdr>
                                                            <w:top w:val="none" w:sz="0" w:space="0" w:color="auto"/>
                                                            <w:left w:val="none" w:sz="0" w:space="0" w:color="auto"/>
                                                            <w:bottom w:val="none" w:sz="0" w:space="0" w:color="auto"/>
                                                            <w:right w:val="none" w:sz="0" w:space="0" w:color="auto"/>
                                                          </w:divBdr>
                                                        </w:div>
                                                        <w:div w:id="304043059">
                                                          <w:marLeft w:val="640"/>
                                                          <w:marRight w:val="0"/>
                                                          <w:marTop w:val="0"/>
                                                          <w:marBottom w:val="0"/>
                                                          <w:divBdr>
                                                            <w:top w:val="none" w:sz="0" w:space="0" w:color="auto"/>
                                                            <w:left w:val="none" w:sz="0" w:space="0" w:color="auto"/>
                                                            <w:bottom w:val="none" w:sz="0" w:space="0" w:color="auto"/>
                                                            <w:right w:val="none" w:sz="0" w:space="0" w:color="auto"/>
                                                          </w:divBdr>
                                                        </w:div>
                                                        <w:div w:id="358242942">
                                                          <w:marLeft w:val="640"/>
                                                          <w:marRight w:val="0"/>
                                                          <w:marTop w:val="0"/>
                                                          <w:marBottom w:val="0"/>
                                                          <w:divBdr>
                                                            <w:top w:val="none" w:sz="0" w:space="0" w:color="auto"/>
                                                            <w:left w:val="none" w:sz="0" w:space="0" w:color="auto"/>
                                                            <w:bottom w:val="none" w:sz="0" w:space="0" w:color="auto"/>
                                                            <w:right w:val="none" w:sz="0" w:space="0" w:color="auto"/>
                                                          </w:divBdr>
                                                        </w:div>
                                                        <w:div w:id="428740076">
                                                          <w:marLeft w:val="640"/>
                                                          <w:marRight w:val="0"/>
                                                          <w:marTop w:val="0"/>
                                                          <w:marBottom w:val="0"/>
                                                          <w:divBdr>
                                                            <w:top w:val="none" w:sz="0" w:space="0" w:color="auto"/>
                                                            <w:left w:val="none" w:sz="0" w:space="0" w:color="auto"/>
                                                            <w:bottom w:val="none" w:sz="0" w:space="0" w:color="auto"/>
                                                            <w:right w:val="none" w:sz="0" w:space="0" w:color="auto"/>
                                                          </w:divBdr>
                                                        </w:div>
                                                        <w:div w:id="462305935">
                                                          <w:marLeft w:val="640"/>
                                                          <w:marRight w:val="0"/>
                                                          <w:marTop w:val="0"/>
                                                          <w:marBottom w:val="0"/>
                                                          <w:divBdr>
                                                            <w:top w:val="none" w:sz="0" w:space="0" w:color="auto"/>
                                                            <w:left w:val="none" w:sz="0" w:space="0" w:color="auto"/>
                                                            <w:bottom w:val="none" w:sz="0" w:space="0" w:color="auto"/>
                                                            <w:right w:val="none" w:sz="0" w:space="0" w:color="auto"/>
                                                          </w:divBdr>
                                                        </w:div>
                                                        <w:div w:id="470827796">
                                                          <w:marLeft w:val="640"/>
                                                          <w:marRight w:val="0"/>
                                                          <w:marTop w:val="0"/>
                                                          <w:marBottom w:val="0"/>
                                                          <w:divBdr>
                                                            <w:top w:val="none" w:sz="0" w:space="0" w:color="auto"/>
                                                            <w:left w:val="none" w:sz="0" w:space="0" w:color="auto"/>
                                                            <w:bottom w:val="none" w:sz="0" w:space="0" w:color="auto"/>
                                                            <w:right w:val="none" w:sz="0" w:space="0" w:color="auto"/>
                                                          </w:divBdr>
                                                        </w:div>
                                                        <w:div w:id="494803543">
                                                          <w:marLeft w:val="640"/>
                                                          <w:marRight w:val="0"/>
                                                          <w:marTop w:val="0"/>
                                                          <w:marBottom w:val="0"/>
                                                          <w:divBdr>
                                                            <w:top w:val="none" w:sz="0" w:space="0" w:color="auto"/>
                                                            <w:left w:val="none" w:sz="0" w:space="0" w:color="auto"/>
                                                            <w:bottom w:val="none" w:sz="0" w:space="0" w:color="auto"/>
                                                            <w:right w:val="none" w:sz="0" w:space="0" w:color="auto"/>
                                                          </w:divBdr>
                                                        </w:div>
                                                        <w:div w:id="498274356">
                                                          <w:marLeft w:val="640"/>
                                                          <w:marRight w:val="0"/>
                                                          <w:marTop w:val="0"/>
                                                          <w:marBottom w:val="0"/>
                                                          <w:divBdr>
                                                            <w:top w:val="none" w:sz="0" w:space="0" w:color="auto"/>
                                                            <w:left w:val="none" w:sz="0" w:space="0" w:color="auto"/>
                                                            <w:bottom w:val="none" w:sz="0" w:space="0" w:color="auto"/>
                                                            <w:right w:val="none" w:sz="0" w:space="0" w:color="auto"/>
                                                          </w:divBdr>
                                                        </w:div>
                                                        <w:div w:id="564729681">
                                                          <w:marLeft w:val="640"/>
                                                          <w:marRight w:val="0"/>
                                                          <w:marTop w:val="0"/>
                                                          <w:marBottom w:val="0"/>
                                                          <w:divBdr>
                                                            <w:top w:val="none" w:sz="0" w:space="0" w:color="auto"/>
                                                            <w:left w:val="none" w:sz="0" w:space="0" w:color="auto"/>
                                                            <w:bottom w:val="none" w:sz="0" w:space="0" w:color="auto"/>
                                                            <w:right w:val="none" w:sz="0" w:space="0" w:color="auto"/>
                                                          </w:divBdr>
                                                        </w:div>
                                                        <w:div w:id="642078186">
                                                          <w:marLeft w:val="640"/>
                                                          <w:marRight w:val="0"/>
                                                          <w:marTop w:val="0"/>
                                                          <w:marBottom w:val="0"/>
                                                          <w:divBdr>
                                                            <w:top w:val="none" w:sz="0" w:space="0" w:color="auto"/>
                                                            <w:left w:val="none" w:sz="0" w:space="0" w:color="auto"/>
                                                            <w:bottom w:val="none" w:sz="0" w:space="0" w:color="auto"/>
                                                            <w:right w:val="none" w:sz="0" w:space="0" w:color="auto"/>
                                                          </w:divBdr>
                                                        </w:div>
                                                        <w:div w:id="654988510">
                                                          <w:marLeft w:val="640"/>
                                                          <w:marRight w:val="0"/>
                                                          <w:marTop w:val="0"/>
                                                          <w:marBottom w:val="0"/>
                                                          <w:divBdr>
                                                            <w:top w:val="none" w:sz="0" w:space="0" w:color="auto"/>
                                                            <w:left w:val="none" w:sz="0" w:space="0" w:color="auto"/>
                                                            <w:bottom w:val="none" w:sz="0" w:space="0" w:color="auto"/>
                                                            <w:right w:val="none" w:sz="0" w:space="0" w:color="auto"/>
                                                          </w:divBdr>
                                                        </w:div>
                                                        <w:div w:id="672269475">
                                                          <w:marLeft w:val="640"/>
                                                          <w:marRight w:val="0"/>
                                                          <w:marTop w:val="0"/>
                                                          <w:marBottom w:val="0"/>
                                                          <w:divBdr>
                                                            <w:top w:val="none" w:sz="0" w:space="0" w:color="auto"/>
                                                            <w:left w:val="none" w:sz="0" w:space="0" w:color="auto"/>
                                                            <w:bottom w:val="none" w:sz="0" w:space="0" w:color="auto"/>
                                                            <w:right w:val="none" w:sz="0" w:space="0" w:color="auto"/>
                                                          </w:divBdr>
                                                        </w:div>
                                                        <w:div w:id="682244461">
                                                          <w:marLeft w:val="640"/>
                                                          <w:marRight w:val="0"/>
                                                          <w:marTop w:val="0"/>
                                                          <w:marBottom w:val="0"/>
                                                          <w:divBdr>
                                                            <w:top w:val="none" w:sz="0" w:space="0" w:color="auto"/>
                                                            <w:left w:val="none" w:sz="0" w:space="0" w:color="auto"/>
                                                            <w:bottom w:val="none" w:sz="0" w:space="0" w:color="auto"/>
                                                            <w:right w:val="none" w:sz="0" w:space="0" w:color="auto"/>
                                                          </w:divBdr>
                                                        </w:div>
                                                        <w:div w:id="699669852">
                                                          <w:marLeft w:val="640"/>
                                                          <w:marRight w:val="0"/>
                                                          <w:marTop w:val="0"/>
                                                          <w:marBottom w:val="0"/>
                                                          <w:divBdr>
                                                            <w:top w:val="none" w:sz="0" w:space="0" w:color="auto"/>
                                                            <w:left w:val="none" w:sz="0" w:space="0" w:color="auto"/>
                                                            <w:bottom w:val="none" w:sz="0" w:space="0" w:color="auto"/>
                                                            <w:right w:val="none" w:sz="0" w:space="0" w:color="auto"/>
                                                          </w:divBdr>
                                                        </w:div>
                                                        <w:div w:id="727723533">
                                                          <w:marLeft w:val="640"/>
                                                          <w:marRight w:val="0"/>
                                                          <w:marTop w:val="0"/>
                                                          <w:marBottom w:val="0"/>
                                                          <w:divBdr>
                                                            <w:top w:val="none" w:sz="0" w:space="0" w:color="auto"/>
                                                            <w:left w:val="none" w:sz="0" w:space="0" w:color="auto"/>
                                                            <w:bottom w:val="none" w:sz="0" w:space="0" w:color="auto"/>
                                                            <w:right w:val="none" w:sz="0" w:space="0" w:color="auto"/>
                                                          </w:divBdr>
                                                        </w:div>
                                                        <w:div w:id="732503833">
                                                          <w:marLeft w:val="640"/>
                                                          <w:marRight w:val="0"/>
                                                          <w:marTop w:val="0"/>
                                                          <w:marBottom w:val="0"/>
                                                          <w:divBdr>
                                                            <w:top w:val="none" w:sz="0" w:space="0" w:color="auto"/>
                                                            <w:left w:val="none" w:sz="0" w:space="0" w:color="auto"/>
                                                            <w:bottom w:val="none" w:sz="0" w:space="0" w:color="auto"/>
                                                            <w:right w:val="none" w:sz="0" w:space="0" w:color="auto"/>
                                                          </w:divBdr>
                                                        </w:div>
                                                        <w:div w:id="889655007">
                                                          <w:marLeft w:val="640"/>
                                                          <w:marRight w:val="0"/>
                                                          <w:marTop w:val="0"/>
                                                          <w:marBottom w:val="0"/>
                                                          <w:divBdr>
                                                            <w:top w:val="none" w:sz="0" w:space="0" w:color="auto"/>
                                                            <w:left w:val="none" w:sz="0" w:space="0" w:color="auto"/>
                                                            <w:bottom w:val="none" w:sz="0" w:space="0" w:color="auto"/>
                                                            <w:right w:val="none" w:sz="0" w:space="0" w:color="auto"/>
                                                          </w:divBdr>
                                                        </w:div>
                                                        <w:div w:id="903487436">
                                                          <w:marLeft w:val="640"/>
                                                          <w:marRight w:val="0"/>
                                                          <w:marTop w:val="0"/>
                                                          <w:marBottom w:val="0"/>
                                                          <w:divBdr>
                                                            <w:top w:val="none" w:sz="0" w:space="0" w:color="auto"/>
                                                            <w:left w:val="none" w:sz="0" w:space="0" w:color="auto"/>
                                                            <w:bottom w:val="none" w:sz="0" w:space="0" w:color="auto"/>
                                                            <w:right w:val="none" w:sz="0" w:space="0" w:color="auto"/>
                                                          </w:divBdr>
                                                        </w:div>
                                                        <w:div w:id="1035814717">
                                                          <w:marLeft w:val="640"/>
                                                          <w:marRight w:val="0"/>
                                                          <w:marTop w:val="0"/>
                                                          <w:marBottom w:val="0"/>
                                                          <w:divBdr>
                                                            <w:top w:val="none" w:sz="0" w:space="0" w:color="auto"/>
                                                            <w:left w:val="none" w:sz="0" w:space="0" w:color="auto"/>
                                                            <w:bottom w:val="none" w:sz="0" w:space="0" w:color="auto"/>
                                                            <w:right w:val="none" w:sz="0" w:space="0" w:color="auto"/>
                                                          </w:divBdr>
                                                        </w:div>
                                                        <w:div w:id="1070269150">
                                                          <w:marLeft w:val="640"/>
                                                          <w:marRight w:val="0"/>
                                                          <w:marTop w:val="0"/>
                                                          <w:marBottom w:val="0"/>
                                                          <w:divBdr>
                                                            <w:top w:val="none" w:sz="0" w:space="0" w:color="auto"/>
                                                            <w:left w:val="none" w:sz="0" w:space="0" w:color="auto"/>
                                                            <w:bottom w:val="none" w:sz="0" w:space="0" w:color="auto"/>
                                                            <w:right w:val="none" w:sz="0" w:space="0" w:color="auto"/>
                                                          </w:divBdr>
                                                        </w:div>
                                                        <w:div w:id="1081174431">
                                                          <w:marLeft w:val="640"/>
                                                          <w:marRight w:val="0"/>
                                                          <w:marTop w:val="0"/>
                                                          <w:marBottom w:val="0"/>
                                                          <w:divBdr>
                                                            <w:top w:val="none" w:sz="0" w:space="0" w:color="auto"/>
                                                            <w:left w:val="none" w:sz="0" w:space="0" w:color="auto"/>
                                                            <w:bottom w:val="none" w:sz="0" w:space="0" w:color="auto"/>
                                                            <w:right w:val="none" w:sz="0" w:space="0" w:color="auto"/>
                                                          </w:divBdr>
                                                        </w:div>
                                                        <w:div w:id="1120998598">
                                                          <w:marLeft w:val="640"/>
                                                          <w:marRight w:val="0"/>
                                                          <w:marTop w:val="0"/>
                                                          <w:marBottom w:val="0"/>
                                                          <w:divBdr>
                                                            <w:top w:val="none" w:sz="0" w:space="0" w:color="auto"/>
                                                            <w:left w:val="none" w:sz="0" w:space="0" w:color="auto"/>
                                                            <w:bottom w:val="none" w:sz="0" w:space="0" w:color="auto"/>
                                                            <w:right w:val="none" w:sz="0" w:space="0" w:color="auto"/>
                                                          </w:divBdr>
                                                        </w:div>
                                                        <w:div w:id="1128888184">
                                                          <w:marLeft w:val="640"/>
                                                          <w:marRight w:val="0"/>
                                                          <w:marTop w:val="0"/>
                                                          <w:marBottom w:val="0"/>
                                                          <w:divBdr>
                                                            <w:top w:val="none" w:sz="0" w:space="0" w:color="auto"/>
                                                            <w:left w:val="none" w:sz="0" w:space="0" w:color="auto"/>
                                                            <w:bottom w:val="none" w:sz="0" w:space="0" w:color="auto"/>
                                                            <w:right w:val="none" w:sz="0" w:space="0" w:color="auto"/>
                                                          </w:divBdr>
                                                        </w:div>
                                                        <w:div w:id="1163666560">
                                                          <w:marLeft w:val="640"/>
                                                          <w:marRight w:val="0"/>
                                                          <w:marTop w:val="0"/>
                                                          <w:marBottom w:val="0"/>
                                                          <w:divBdr>
                                                            <w:top w:val="none" w:sz="0" w:space="0" w:color="auto"/>
                                                            <w:left w:val="none" w:sz="0" w:space="0" w:color="auto"/>
                                                            <w:bottom w:val="none" w:sz="0" w:space="0" w:color="auto"/>
                                                            <w:right w:val="none" w:sz="0" w:space="0" w:color="auto"/>
                                                          </w:divBdr>
                                                        </w:div>
                                                        <w:div w:id="1170176354">
                                                          <w:marLeft w:val="640"/>
                                                          <w:marRight w:val="0"/>
                                                          <w:marTop w:val="0"/>
                                                          <w:marBottom w:val="0"/>
                                                          <w:divBdr>
                                                            <w:top w:val="none" w:sz="0" w:space="0" w:color="auto"/>
                                                            <w:left w:val="none" w:sz="0" w:space="0" w:color="auto"/>
                                                            <w:bottom w:val="none" w:sz="0" w:space="0" w:color="auto"/>
                                                            <w:right w:val="none" w:sz="0" w:space="0" w:color="auto"/>
                                                          </w:divBdr>
                                                        </w:div>
                                                        <w:div w:id="1244680489">
                                                          <w:marLeft w:val="640"/>
                                                          <w:marRight w:val="0"/>
                                                          <w:marTop w:val="0"/>
                                                          <w:marBottom w:val="0"/>
                                                          <w:divBdr>
                                                            <w:top w:val="none" w:sz="0" w:space="0" w:color="auto"/>
                                                            <w:left w:val="none" w:sz="0" w:space="0" w:color="auto"/>
                                                            <w:bottom w:val="none" w:sz="0" w:space="0" w:color="auto"/>
                                                            <w:right w:val="none" w:sz="0" w:space="0" w:color="auto"/>
                                                          </w:divBdr>
                                                        </w:div>
                                                        <w:div w:id="1310090292">
                                                          <w:marLeft w:val="640"/>
                                                          <w:marRight w:val="0"/>
                                                          <w:marTop w:val="0"/>
                                                          <w:marBottom w:val="0"/>
                                                          <w:divBdr>
                                                            <w:top w:val="none" w:sz="0" w:space="0" w:color="auto"/>
                                                            <w:left w:val="none" w:sz="0" w:space="0" w:color="auto"/>
                                                            <w:bottom w:val="none" w:sz="0" w:space="0" w:color="auto"/>
                                                            <w:right w:val="none" w:sz="0" w:space="0" w:color="auto"/>
                                                          </w:divBdr>
                                                        </w:div>
                                                        <w:div w:id="1475291279">
                                                          <w:marLeft w:val="640"/>
                                                          <w:marRight w:val="0"/>
                                                          <w:marTop w:val="0"/>
                                                          <w:marBottom w:val="0"/>
                                                          <w:divBdr>
                                                            <w:top w:val="none" w:sz="0" w:space="0" w:color="auto"/>
                                                            <w:left w:val="none" w:sz="0" w:space="0" w:color="auto"/>
                                                            <w:bottom w:val="none" w:sz="0" w:space="0" w:color="auto"/>
                                                            <w:right w:val="none" w:sz="0" w:space="0" w:color="auto"/>
                                                          </w:divBdr>
                                                        </w:div>
                                                        <w:div w:id="1561209252">
                                                          <w:marLeft w:val="640"/>
                                                          <w:marRight w:val="0"/>
                                                          <w:marTop w:val="0"/>
                                                          <w:marBottom w:val="0"/>
                                                          <w:divBdr>
                                                            <w:top w:val="none" w:sz="0" w:space="0" w:color="auto"/>
                                                            <w:left w:val="none" w:sz="0" w:space="0" w:color="auto"/>
                                                            <w:bottom w:val="none" w:sz="0" w:space="0" w:color="auto"/>
                                                            <w:right w:val="none" w:sz="0" w:space="0" w:color="auto"/>
                                                          </w:divBdr>
                                                        </w:div>
                                                        <w:div w:id="1571380443">
                                                          <w:marLeft w:val="640"/>
                                                          <w:marRight w:val="0"/>
                                                          <w:marTop w:val="0"/>
                                                          <w:marBottom w:val="0"/>
                                                          <w:divBdr>
                                                            <w:top w:val="none" w:sz="0" w:space="0" w:color="auto"/>
                                                            <w:left w:val="none" w:sz="0" w:space="0" w:color="auto"/>
                                                            <w:bottom w:val="none" w:sz="0" w:space="0" w:color="auto"/>
                                                            <w:right w:val="none" w:sz="0" w:space="0" w:color="auto"/>
                                                          </w:divBdr>
                                                        </w:div>
                                                        <w:div w:id="1622875982">
                                                          <w:marLeft w:val="640"/>
                                                          <w:marRight w:val="0"/>
                                                          <w:marTop w:val="0"/>
                                                          <w:marBottom w:val="0"/>
                                                          <w:divBdr>
                                                            <w:top w:val="none" w:sz="0" w:space="0" w:color="auto"/>
                                                            <w:left w:val="none" w:sz="0" w:space="0" w:color="auto"/>
                                                            <w:bottom w:val="none" w:sz="0" w:space="0" w:color="auto"/>
                                                            <w:right w:val="none" w:sz="0" w:space="0" w:color="auto"/>
                                                          </w:divBdr>
                                                        </w:div>
                                                        <w:div w:id="1672829792">
                                                          <w:marLeft w:val="640"/>
                                                          <w:marRight w:val="0"/>
                                                          <w:marTop w:val="0"/>
                                                          <w:marBottom w:val="0"/>
                                                          <w:divBdr>
                                                            <w:top w:val="none" w:sz="0" w:space="0" w:color="auto"/>
                                                            <w:left w:val="none" w:sz="0" w:space="0" w:color="auto"/>
                                                            <w:bottom w:val="none" w:sz="0" w:space="0" w:color="auto"/>
                                                            <w:right w:val="none" w:sz="0" w:space="0" w:color="auto"/>
                                                          </w:divBdr>
                                                        </w:div>
                                                        <w:div w:id="1716929756">
                                                          <w:marLeft w:val="640"/>
                                                          <w:marRight w:val="0"/>
                                                          <w:marTop w:val="0"/>
                                                          <w:marBottom w:val="0"/>
                                                          <w:divBdr>
                                                            <w:top w:val="none" w:sz="0" w:space="0" w:color="auto"/>
                                                            <w:left w:val="none" w:sz="0" w:space="0" w:color="auto"/>
                                                            <w:bottom w:val="none" w:sz="0" w:space="0" w:color="auto"/>
                                                            <w:right w:val="none" w:sz="0" w:space="0" w:color="auto"/>
                                                          </w:divBdr>
                                                        </w:div>
                                                        <w:div w:id="1742483625">
                                                          <w:marLeft w:val="640"/>
                                                          <w:marRight w:val="0"/>
                                                          <w:marTop w:val="0"/>
                                                          <w:marBottom w:val="0"/>
                                                          <w:divBdr>
                                                            <w:top w:val="none" w:sz="0" w:space="0" w:color="auto"/>
                                                            <w:left w:val="none" w:sz="0" w:space="0" w:color="auto"/>
                                                            <w:bottom w:val="none" w:sz="0" w:space="0" w:color="auto"/>
                                                            <w:right w:val="none" w:sz="0" w:space="0" w:color="auto"/>
                                                          </w:divBdr>
                                                        </w:div>
                                                        <w:div w:id="1750927898">
                                                          <w:marLeft w:val="640"/>
                                                          <w:marRight w:val="0"/>
                                                          <w:marTop w:val="0"/>
                                                          <w:marBottom w:val="0"/>
                                                          <w:divBdr>
                                                            <w:top w:val="none" w:sz="0" w:space="0" w:color="auto"/>
                                                            <w:left w:val="none" w:sz="0" w:space="0" w:color="auto"/>
                                                            <w:bottom w:val="none" w:sz="0" w:space="0" w:color="auto"/>
                                                            <w:right w:val="none" w:sz="0" w:space="0" w:color="auto"/>
                                                          </w:divBdr>
                                                        </w:div>
                                                        <w:div w:id="1762795131">
                                                          <w:marLeft w:val="640"/>
                                                          <w:marRight w:val="0"/>
                                                          <w:marTop w:val="0"/>
                                                          <w:marBottom w:val="0"/>
                                                          <w:divBdr>
                                                            <w:top w:val="none" w:sz="0" w:space="0" w:color="auto"/>
                                                            <w:left w:val="none" w:sz="0" w:space="0" w:color="auto"/>
                                                            <w:bottom w:val="none" w:sz="0" w:space="0" w:color="auto"/>
                                                            <w:right w:val="none" w:sz="0" w:space="0" w:color="auto"/>
                                                          </w:divBdr>
                                                        </w:div>
                                                        <w:div w:id="1843549294">
                                                          <w:marLeft w:val="640"/>
                                                          <w:marRight w:val="0"/>
                                                          <w:marTop w:val="0"/>
                                                          <w:marBottom w:val="0"/>
                                                          <w:divBdr>
                                                            <w:top w:val="none" w:sz="0" w:space="0" w:color="auto"/>
                                                            <w:left w:val="none" w:sz="0" w:space="0" w:color="auto"/>
                                                            <w:bottom w:val="none" w:sz="0" w:space="0" w:color="auto"/>
                                                            <w:right w:val="none" w:sz="0" w:space="0" w:color="auto"/>
                                                          </w:divBdr>
                                                        </w:div>
                                                        <w:div w:id="1850287548">
                                                          <w:marLeft w:val="640"/>
                                                          <w:marRight w:val="0"/>
                                                          <w:marTop w:val="0"/>
                                                          <w:marBottom w:val="0"/>
                                                          <w:divBdr>
                                                            <w:top w:val="none" w:sz="0" w:space="0" w:color="auto"/>
                                                            <w:left w:val="none" w:sz="0" w:space="0" w:color="auto"/>
                                                            <w:bottom w:val="none" w:sz="0" w:space="0" w:color="auto"/>
                                                            <w:right w:val="none" w:sz="0" w:space="0" w:color="auto"/>
                                                          </w:divBdr>
                                                        </w:div>
                                                        <w:div w:id="1853490880">
                                                          <w:marLeft w:val="640"/>
                                                          <w:marRight w:val="0"/>
                                                          <w:marTop w:val="0"/>
                                                          <w:marBottom w:val="0"/>
                                                          <w:divBdr>
                                                            <w:top w:val="none" w:sz="0" w:space="0" w:color="auto"/>
                                                            <w:left w:val="none" w:sz="0" w:space="0" w:color="auto"/>
                                                            <w:bottom w:val="none" w:sz="0" w:space="0" w:color="auto"/>
                                                            <w:right w:val="none" w:sz="0" w:space="0" w:color="auto"/>
                                                          </w:divBdr>
                                                        </w:div>
                                                        <w:div w:id="1919172636">
                                                          <w:marLeft w:val="640"/>
                                                          <w:marRight w:val="0"/>
                                                          <w:marTop w:val="0"/>
                                                          <w:marBottom w:val="0"/>
                                                          <w:divBdr>
                                                            <w:top w:val="none" w:sz="0" w:space="0" w:color="auto"/>
                                                            <w:left w:val="none" w:sz="0" w:space="0" w:color="auto"/>
                                                            <w:bottom w:val="none" w:sz="0" w:space="0" w:color="auto"/>
                                                            <w:right w:val="none" w:sz="0" w:space="0" w:color="auto"/>
                                                          </w:divBdr>
                                                        </w:div>
                                                        <w:div w:id="1920946152">
                                                          <w:marLeft w:val="640"/>
                                                          <w:marRight w:val="0"/>
                                                          <w:marTop w:val="0"/>
                                                          <w:marBottom w:val="0"/>
                                                          <w:divBdr>
                                                            <w:top w:val="none" w:sz="0" w:space="0" w:color="auto"/>
                                                            <w:left w:val="none" w:sz="0" w:space="0" w:color="auto"/>
                                                            <w:bottom w:val="none" w:sz="0" w:space="0" w:color="auto"/>
                                                            <w:right w:val="none" w:sz="0" w:space="0" w:color="auto"/>
                                                          </w:divBdr>
                                                        </w:div>
                                                        <w:div w:id="1922565100">
                                                          <w:marLeft w:val="640"/>
                                                          <w:marRight w:val="0"/>
                                                          <w:marTop w:val="0"/>
                                                          <w:marBottom w:val="0"/>
                                                          <w:divBdr>
                                                            <w:top w:val="none" w:sz="0" w:space="0" w:color="auto"/>
                                                            <w:left w:val="none" w:sz="0" w:space="0" w:color="auto"/>
                                                            <w:bottom w:val="none" w:sz="0" w:space="0" w:color="auto"/>
                                                            <w:right w:val="none" w:sz="0" w:space="0" w:color="auto"/>
                                                          </w:divBdr>
                                                        </w:div>
                                                        <w:div w:id="1950621463">
                                                          <w:marLeft w:val="640"/>
                                                          <w:marRight w:val="0"/>
                                                          <w:marTop w:val="0"/>
                                                          <w:marBottom w:val="0"/>
                                                          <w:divBdr>
                                                            <w:top w:val="none" w:sz="0" w:space="0" w:color="auto"/>
                                                            <w:left w:val="none" w:sz="0" w:space="0" w:color="auto"/>
                                                            <w:bottom w:val="none" w:sz="0" w:space="0" w:color="auto"/>
                                                            <w:right w:val="none" w:sz="0" w:space="0" w:color="auto"/>
                                                          </w:divBdr>
                                                        </w:div>
                                                        <w:div w:id="1966304611">
                                                          <w:marLeft w:val="640"/>
                                                          <w:marRight w:val="0"/>
                                                          <w:marTop w:val="0"/>
                                                          <w:marBottom w:val="0"/>
                                                          <w:divBdr>
                                                            <w:top w:val="none" w:sz="0" w:space="0" w:color="auto"/>
                                                            <w:left w:val="none" w:sz="0" w:space="0" w:color="auto"/>
                                                            <w:bottom w:val="none" w:sz="0" w:space="0" w:color="auto"/>
                                                            <w:right w:val="none" w:sz="0" w:space="0" w:color="auto"/>
                                                          </w:divBdr>
                                                        </w:div>
                                                        <w:div w:id="2022664934">
                                                          <w:marLeft w:val="640"/>
                                                          <w:marRight w:val="0"/>
                                                          <w:marTop w:val="0"/>
                                                          <w:marBottom w:val="0"/>
                                                          <w:divBdr>
                                                            <w:top w:val="none" w:sz="0" w:space="0" w:color="auto"/>
                                                            <w:left w:val="none" w:sz="0" w:space="0" w:color="auto"/>
                                                            <w:bottom w:val="none" w:sz="0" w:space="0" w:color="auto"/>
                                                            <w:right w:val="none" w:sz="0" w:space="0" w:color="auto"/>
                                                          </w:divBdr>
                                                        </w:div>
                                                        <w:div w:id="2038122179">
                                                          <w:marLeft w:val="640"/>
                                                          <w:marRight w:val="0"/>
                                                          <w:marTop w:val="0"/>
                                                          <w:marBottom w:val="0"/>
                                                          <w:divBdr>
                                                            <w:top w:val="none" w:sz="0" w:space="0" w:color="auto"/>
                                                            <w:left w:val="none" w:sz="0" w:space="0" w:color="auto"/>
                                                            <w:bottom w:val="none" w:sz="0" w:space="0" w:color="auto"/>
                                                            <w:right w:val="none" w:sz="0" w:space="0" w:color="auto"/>
                                                          </w:divBdr>
                                                        </w:div>
                                                        <w:div w:id="2097479733">
                                                          <w:marLeft w:val="640"/>
                                                          <w:marRight w:val="0"/>
                                                          <w:marTop w:val="0"/>
                                                          <w:marBottom w:val="0"/>
                                                          <w:divBdr>
                                                            <w:top w:val="none" w:sz="0" w:space="0" w:color="auto"/>
                                                            <w:left w:val="none" w:sz="0" w:space="0" w:color="auto"/>
                                                            <w:bottom w:val="none" w:sz="0" w:space="0" w:color="auto"/>
                                                            <w:right w:val="none" w:sz="0" w:space="0" w:color="auto"/>
                                                          </w:divBdr>
                                                        </w:div>
                                                        <w:div w:id="2126189093">
                                                          <w:marLeft w:val="640"/>
                                                          <w:marRight w:val="0"/>
                                                          <w:marTop w:val="0"/>
                                                          <w:marBottom w:val="0"/>
                                                          <w:divBdr>
                                                            <w:top w:val="none" w:sz="0" w:space="0" w:color="auto"/>
                                                            <w:left w:val="none" w:sz="0" w:space="0" w:color="auto"/>
                                                            <w:bottom w:val="none" w:sz="0" w:space="0" w:color="auto"/>
                                                            <w:right w:val="none" w:sz="0" w:space="0" w:color="auto"/>
                                                          </w:divBdr>
                                                        </w:div>
                                                      </w:divsChild>
                                                    </w:div>
                                                    <w:div w:id="1792090895">
                                                      <w:marLeft w:val="0"/>
                                                      <w:marRight w:val="0"/>
                                                      <w:marTop w:val="0"/>
                                                      <w:marBottom w:val="0"/>
                                                      <w:divBdr>
                                                        <w:top w:val="none" w:sz="0" w:space="0" w:color="auto"/>
                                                        <w:left w:val="none" w:sz="0" w:space="0" w:color="auto"/>
                                                        <w:bottom w:val="none" w:sz="0" w:space="0" w:color="auto"/>
                                                        <w:right w:val="none" w:sz="0" w:space="0" w:color="auto"/>
                                                      </w:divBdr>
                                                      <w:divsChild>
                                                        <w:div w:id="32387066">
                                                          <w:marLeft w:val="640"/>
                                                          <w:marRight w:val="0"/>
                                                          <w:marTop w:val="0"/>
                                                          <w:marBottom w:val="0"/>
                                                          <w:divBdr>
                                                            <w:top w:val="none" w:sz="0" w:space="0" w:color="auto"/>
                                                            <w:left w:val="none" w:sz="0" w:space="0" w:color="auto"/>
                                                            <w:bottom w:val="none" w:sz="0" w:space="0" w:color="auto"/>
                                                            <w:right w:val="none" w:sz="0" w:space="0" w:color="auto"/>
                                                          </w:divBdr>
                                                        </w:div>
                                                        <w:div w:id="80951280">
                                                          <w:marLeft w:val="640"/>
                                                          <w:marRight w:val="0"/>
                                                          <w:marTop w:val="0"/>
                                                          <w:marBottom w:val="0"/>
                                                          <w:divBdr>
                                                            <w:top w:val="none" w:sz="0" w:space="0" w:color="auto"/>
                                                            <w:left w:val="none" w:sz="0" w:space="0" w:color="auto"/>
                                                            <w:bottom w:val="none" w:sz="0" w:space="0" w:color="auto"/>
                                                            <w:right w:val="none" w:sz="0" w:space="0" w:color="auto"/>
                                                          </w:divBdr>
                                                        </w:div>
                                                        <w:div w:id="130640993">
                                                          <w:marLeft w:val="640"/>
                                                          <w:marRight w:val="0"/>
                                                          <w:marTop w:val="0"/>
                                                          <w:marBottom w:val="0"/>
                                                          <w:divBdr>
                                                            <w:top w:val="none" w:sz="0" w:space="0" w:color="auto"/>
                                                            <w:left w:val="none" w:sz="0" w:space="0" w:color="auto"/>
                                                            <w:bottom w:val="none" w:sz="0" w:space="0" w:color="auto"/>
                                                            <w:right w:val="none" w:sz="0" w:space="0" w:color="auto"/>
                                                          </w:divBdr>
                                                        </w:div>
                                                        <w:div w:id="204803854">
                                                          <w:marLeft w:val="640"/>
                                                          <w:marRight w:val="0"/>
                                                          <w:marTop w:val="0"/>
                                                          <w:marBottom w:val="0"/>
                                                          <w:divBdr>
                                                            <w:top w:val="none" w:sz="0" w:space="0" w:color="auto"/>
                                                            <w:left w:val="none" w:sz="0" w:space="0" w:color="auto"/>
                                                            <w:bottom w:val="none" w:sz="0" w:space="0" w:color="auto"/>
                                                            <w:right w:val="none" w:sz="0" w:space="0" w:color="auto"/>
                                                          </w:divBdr>
                                                        </w:div>
                                                        <w:div w:id="251856926">
                                                          <w:marLeft w:val="640"/>
                                                          <w:marRight w:val="0"/>
                                                          <w:marTop w:val="0"/>
                                                          <w:marBottom w:val="0"/>
                                                          <w:divBdr>
                                                            <w:top w:val="none" w:sz="0" w:space="0" w:color="auto"/>
                                                            <w:left w:val="none" w:sz="0" w:space="0" w:color="auto"/>
                                                            <w:bottom w:val="none" w:sz="0" w:space="0" w:color="auto"/>
                                                            <w:right w:val="none" w:sz="0" w:space="0" w:color="auto"/>
                                                          </w:divBdr>
                                                        </w:div>
                                                        <w:div w:id="273093753">
                                                          <w:marLeft w:val="640"/>
                                                          <w:marRight w:val="0"/>
                                                          <w:marTop w:val="0"/>
                                                          <w:marBottom w:val="0"/>
                                                          <w:divBdr>
                                                            <w:top w:val="none" w:sz="0" w:space="0" w:color="auto"/>
                                                            <w:left w:val="none" w:sz="0" w:space="0" w:color="auto"/>
                                                            <w:bottom w:val="none" w:sz="0" w:space="0" w:color="auto"/>
                                                            <w:right w:val="none" w:sz="0" w:space="0" w:color="auto"/>
                                                          </w:divBdr>
                                                        </w:div>
                                                        <w:div w:id="292100598">
                                                          <w:marLeft w:val="640"/>
                                                          <w:marRight w:val="0"/>
                                                          <w:marTop w:val="0"/>
                                                          <w:marBottom w:val="0"/>
                                                          <w:divBdr>
                                                            <w:top w:val="none" w:sz="0" w:space="0" w:color="auto"/>
                                                            <w:left w:val="none" w:sz="0" w:space="0" w:color="auto"/>
                                                            <w:bottom w:val="none" w:sz="0" w:space="0" w:color="auto"/>
                                                            <w:right w:val="none" w:sz="0" w:space="0" w:color="auto"/>
                                                          </w:divBdr>
                                                        </w:div>
                                                        <w:div w:id="318778586">
                                                          <w:marLeft w:val="640"/>
                                                          <w:marRight w:val="0"/>
                                                          <w:marTop w:val="0"/>
                                                          <w:marBottom w:val="0"/>
                                                          <w:divBdr>
                                                            <w:top w:val="none" w:sz="0" w:space="0" w:color="auto"/>
                                                            <w:left w:val="none" w:sz="0" w:space="0" w:color="auto"/>
                                                            <w:bottom w:val="none" w:sz="0" w:space="0" w:color="auto"/>
                                                            <w:right w:val="none" w:sz="0" w:space="0" w:color="auto"/>
                                                          </w:divBdr>
                                                        </w:div>
                                                        <w:div w:id="334262509">
                                                          <w:marLeft w:val="640"/>
                                                          <w:marRight w:val="0"/>
                                                          <w:marTop w:val="0"/>
                                                          <w:marBottom w:val="0"/>
                                                          <w:divBdr>
                                                            <w:top w:val="none" w:sz="0" w:space="0" w:color="auto"/>
                                                            <w:left w:val="none" w:sz="0" w:space="0" w:color="auto"/>
                                                            <w:bottom w:val="none" w:sz="0" w:space="0" w:color="auto"/>
                                                            <w:right w:val="none" w:sz="0" w:space="0" w:color="auto"/>
                                                          </w:divBdr>
                                                        </w:div>
                                                        <w:div w:id="357124874">
                                                          <w:marLeft w:val="640"/>
                                                          <w:marRight w:val="0"/>
                                                          <w:marTop w:val="0"/>
                                                          <w:marBottom w:val="0"/>
                                                          <w:divBdr>
                                                            <w:top w:val="none" w:sz="0" w:space="0" w:color="auto"/>
                                                            <w:left w:val="none" w:sz="0" w:space="0" w:color="auto"/>
                                                            <w:bottom w:val="none" w:sz="0" w:space="0" w:color="auto"/>
                                                            <w:right w:val="none" w:sz="0" w:space="0" w:color="auto"/>
                                                          </w:divBdr>
                                                        </w:div>
                                                        <w:div w:id="375810818">
                                                          <w:marLeft w:val="640"/>
                                                          <w:marRight w:val="0"/>
                                                          <w:marTop w:val="0"/>
                                                          <w:marBottom w:val="0"/>
                                                          <w:divBdr>
                                                            <w:top w:val="none" w:sz="0" w:space="0" w:color="auto"/>
                                                            <w:left w:val="none" w:sz="0" w:space="0" w:color="auto"/>
                                                            <w:bottom w:val="none" w:sz="0" w:space="0" w:color="auto"/>
                                                            <w:right w:val="none" w:sz="0" w:space="0" w:color="auto"/>
                                                          </w:divBdr>
                                                        </w:div>
                                                        <w:div w:id="388192694">
                                                          <w:marLeft w:val="640"/>
                                                          <w:marRight w:val="0"/>
                                                          <w:marTop w:val="0"/>
                                                          <w:marBottom w:val="0"/>
                                                          <w:divBdr>
                                                            <w:top w:val="none" w:sz="0" w:space="0" w:color="auto"/>
                                                            <w:left w:val="none" w:sz="0" w:space="0" w:color="auto"/>
                                                            <w:bottom w:val="none" w:sz="0" w:space="0" w:color="auto"/>
                                                            <w:right w:val="none" w:sz="0" w:space="0" w:color="auto"/>
                                                          </w:divBdr>
                                                        </w:div>
                                                        <w:div w:id="388502114">
                                                          <w:marLeft w:val="640"/>
                                                          <w:marRight w:val="0"/>
                                                          <w:marTop w:val="0"/>
                                                          <w:marBottom w:val="0"/>
                                                          <w:divBdr>
                                                            <w:top w:val="none" w:sz="0" w:space="0" w:color="auto"/>
                                                            <w:left w:val="none" w:sz="0" w:space="0" w:color="auto"/>
                                                            <w:bottom w:val="none" w:sz="0" w:space="0" w:color="auto"/>
                                                            <w:right w:val="none" w:sz="0" w:space="0" w:color="auto"/>
                                                          </w:divBdr>
                                                        </w:div>
                                                        <w:div w:id="435709776">
                                                          <w:marLeft w:val="640"/>
                                                          <w:marRight w:val="0"/>
                                                          <w:marTop w:val="0"/>
                                                          <w:marBottom w:val="0"/>
                                                          <w:divBdr>
                                                            <w:top w:val="none" w:sz="0" w:space="0" w:color="auto"/>
                                                            <w:left w:val="none" w:sz="0" w:space="0" w:color="auto"/>
                                                            <w:bottom w:val="none" w:sz="0" w:space="0" w:color="auto"/>
                                                            <w:right w:val="none" w:sz="0" w:space="0" w:color="auto"/>
                                                          </w:divBdr>
                                                        </w:div>
                                                        <w:div w:id="599920874">
                                                          <w:marLeft w:val="640"/>
                                                          <w:marRight w:val="0"/>
                                                          <w:marTop w:val="0"/>
                                                          <w:marBottom w:val="0"/>
                                                          <w:divBdr>
                                                            <w:top w:val="none" w:sz="0" w:space="0" w:color="auto"/>
                                                            <w:left w:val="none" w:sz="0" w:space="0" w:color="auto"/>
                                                            <w:bottom w:val="none" w:sz="0" w:space="0" w:color="auto"/>
                                                            <w:right w:val="none" w:sz="0" w:space="0" w:color="auto"/>
                                                          </w:divBdr>
                                                        </w:div>
                                                        <w:div w:id="612715000">
                                                          <w:marLeft w:val="640"/>
                                                          <w:marRight w:val="0"/>
                                                          <w:marTop w:val="0"/>
                                                          <w:marBottom w:val="0"/>
                                                          <w:divBdr>
                                                            <w:top w:val="none" w:sz="0" w:space="0" w:color="auto"/>
                                                            <w:left w:val="none" w:sz="0" w:space="0" w:color="auto"/>
                                                            <w:bottom w:val="none" w:sz="0" w:space="0" w:color="auto"/>
                                                            <w:right w:val="none" w:sz="0" w:space="0" w:color="auto"/>
                                                          </w:divBdr>
                                                        </w:div>
                                                        <w:div w:id="719859508">
                                                          <w:marLeft w:val="640"/>
                                                          <w:marRight w:val="0"/>
                                                          <w:marTop w:val="0"/>
                                                          <w:marBottom w:val="0"/>
                                                          <w:divBdr>
                                                            <w:top w:val="none" w:sz="0" w:space="0" w:color="auto"/>
                                                            <w:left w:val="none" w:sz="0" w:space="0" w:color="auto"/>
                                                            <w:bottom w:val="none" w:sz="0" w:space="0" w:color="auto"/>
                                                            <w:right w:val="none" w:sz="0" w:space="0" w:color="auto"/>
                                                          </w:divBdr>
                                                        </w:div>
                                                        <w:div w:id="768697117">
                                                          <w:marLeft w:val="640"/>
                                                          <w:marRight w:val="0"/>
                                                          <w:marTop w:val="0"/>
                                                          <w:marBottom w:val="0"/>
                                                          <w:divBdr>
                                                            <w:top w:val="none" w:sz="0" w:space="0" w:color="auto"/>
                                                            <w:left w:val="none" w:sz="0" w:space="0" w:color="auto"/>
                                                            <w:bottom w:val="none" w:sz="0" w:space="0" w:color="auto"/>
                                                            <w:right w:val="none" w:sz="0" w:space="0" w:color="auto"/>
                                                          </w:divBdr>
                                                        </w:div>
                                                        <w:div w:id="790244395">
                                                          <w:marLeft w:val="640"/>
                                                          <w:marRight w:val="0"/>
                                                          <w:marTop w:val="0"/>
                                                          <w:marBottom w:val="0"/>
                                                          <w:divBdr>
                                                            <w:top w:val="none" w:sz="0" w:space="0" w:color="auto"/>
                                                            <w:left w:val="none" w:sz="0" w:space="0" w:color="auto"/>
                                                            <w:bottom w:val="none" w:sz="0" w:space="0" w:color="auto"/>
                                                            <w:right w:val="none" w:sz="0" w:space="0" w:color="auto"/>
                                                          </w:divBdr>
                                                        </w:div>
                                                        <w:div w:id="821384533">
                                                          <w:marLeft w:val="640"/>
                                                          <w:marRight w:val="0"/>
                                                          <w:marTop w:val="0"/>
                                                          <w:marBottom w:val="0"/>
                                                          <w:divBdr>
                                                            <w:top w:val="none" w:sz="0" w:space="0" w:color="auto"/>
                                                            <w:left w:val="none" w:sz="0" w:space="0" w:color="auto"/>
                                                            <w:bottom w:val="none" w:sz="0" w:space="0" w:color="auto"/>
                                                            <w:right w:val="none" w:sz="0" w:space="0" w:color="auto"/>
                                                          </w:divBdr>
                                                        </w:div>
                                                        <w:div w:id="918639028">
                                                          <w:marLeft w:val="640"/>
                                                          <w:marRight w:val="0"/>
                                                          <w:marTop w:val="0"/>
                                                          <w:marBottom w:val="0"/>
                                                          <w:divBdr>
                                                            <w:top w:val="none" w:sz="0" w:space="0" w:color="auto"/>
                                                            <w:left w:val="none" w:sz="0" w:space="0" w:color="auto"/>
                                                            <w:bottom w:val="none" w:sz="0" w:space="0" w:color="auto"/>
                                                            <w:right w:val="none" w:sz="0" w:space="0" w:color="auto"/>
                                                          </w:divBdr>
                                                        </w:div>
                                                        <w:div w:id="923342108">
                                                          <w:marLeft w:val="640"/>
                                                          <w:marRight w:val="0"/>
                                                          <w:marTop w:val="0"/>
                                                          <w:marBottom w:val="0"/>
                                                          <w:divBdr>
                                                            <w:top w:val="none" w:sz="0" w:space="0" w:color="auto"/>
                                                            <w:left w:val="none" w:sz="0" w:space="0" w:color="auto"/>
                                                            <w:bottom w:val="none" w:sz="0" w:space="0" w:color="auto"/>
                                                            <w:right w:val="none" w:sz="0" w:space="0" w:color="auto"/>
                                                          </w:divBdr>
                                                        </w:div>
                                                        <w:div w:id="944575391">
                                                          <w:marLeft w:val="640"/>
                                                          <w:marRight w:val="0"/>
                                                          <w:marTop w:val="0"/>
                                                          <w:marBottom w:val="0"/>
                                                          <w:divBdr>
                                                            <w:top w:val="none" w:sz="0" w:space="0" w:color="auto"/>
                                                            <w:left w:val="none" w:sz="0" w:space="0" w:color="auto"/>
                                                            <w:bottom w:val="none" w:sz="0" w:space="0" w:color="auto"/>
                                                            <w:right w:val="none" w:sz="0" w:space="0" w:color="auto"/>
                                                          </w:divBdr>
                                                        </w:div>
                                                        <w:div w:id="967275840">
                                                          <w:marLeft w:val="640"/>
                                                          <w:marRight w:val="0"/>
                                                          <w:marTop w:val="0"/>
                                                          <w:marBottom w:val="0"/>
                                                          <w:divBdr>
                                                            <w:top w:val="none" w:sz="0" w:space="0" w:color="auto"/>
                                                            <w:left w:val="none" w:sz="0" w:space="0" w:color="auto"/>
                                                            <w:bottom w:val="none" w:sz="0" w:space="0" w:color="auto"/>
                                                            <w:right w:val="none" w:sz="0" w:space="0" w:color="auto"/>
                                                          </w:divBdr>
                                                        </w:div>
                                                        <w:div w:id="1024477967">
                                                          <w:marLeft w:val="640"/>
                                                          <w:marRight w:val="0"/>
                                                          <w:marTop w:val="0"/>
                                                          <w:marBottom w:val="0"/>
                                                          <w:divBdr>
                                                            <w:top w:val="none" w:sz="0" w:space="0" w:color="auto"/>
                                                            <w:left w:val="none" w:sz="0" w:space="0" w:color="auto"/>
                                                            <w:bottom w:val="none" w:sz="0" w:space="0" w:color="auto"/>
                                                            <w:right w:val="none" w:sz="0" w:space="0" w:color="auto"/>
                                                          </w:divBdr>
                                                        </w:div>
                                                        <w:div w:id="1096172872">
                                                          <w:marLeft w:val="640"/>
                                                          <w:marRight w:val="0"/>
                                                          <w:marTop w:val="0"/>
                                                          <w:marBottom w:val="0"/>
                                                          <w:divBdr>
                                                            <w:top w:val="none" w:sz="0" w:space="0" w:color="auto"/>
                                                            <w:left w:val="none" w:sz="0" w:space="0" w:color="auto"/>
                                                            <w:bottom w:val="none" w:sz="0" w:space="0" w:color="auto"/>
                                                            <w:right w:val="none" w:sz="0" w:space="0" w:color="auto"/>
                                                          </w:divBdr>
                                                        </w:div>
                                                        <w:div w:id="1117991161">
                                                          <w:marLeft w:val="640"/>
                                                          <w:marRight w:val="0"/>
                                                          <w:marTop w:val="0"/>
                                                          <w:marBottom w:val="0"/>
                                                          <w:divBdr>
                                                            <w:top w:val="none" w:sz="0" w:space="0" w:color="auto"/>
                                                            <w:left w:val="none" w:sz="0" w:space="0" w:color="auto"/>
                                                            <w:bottom w:val="none" w:sz="0" w:space="0" w:color="auto"/>
                                                            <w:right w:val="none" w:sz="0" w:space="0" w:color="auto"/>
                                                          </w:divBdr>
                                                        </w:div>
                                                        <w:div w:id="1230383955">
                                                          <w:marLeft w:val="640"/>
                                                          <w:marRight w:val="0"/>
                                                          <w:marTop w:val="0"/>
                                                          <w:marBottom w:val="0"/>
                                                          <w:divBdr>
                                                            <w:top w:val="none" w:sz="0" w:space="0" w:color="auto"/>
                                                            <w:left w:val="none" w:sz="0" w:space="0" w:color="auto"/>
                                                            <w:bottom w:val="none" w:sz="0" w:space="0" w:color="auto"/>
                                                            <w:right w:val="none" w:sz="0" w:space="0" w:color="auto"/>
                                                          </w:divBdr>
                                                        </w:div>
                                                        <w:div w:id="1289042998">
                                                          <w:marLeft w:val="640"/>
                                                          <w:marRight w:val="0"/>
                                                          <w:marTop w:val="0"/>
                                                          <w:marBottom w:val="0"/>
                                                          <w:divBdr>
                                                            <w:top w:val="none" w:sz="0" w:space="0" w:color="auto"/>
                                                            <w:left w:val="none" w:sz="0" w:space="0" w:color="auto"/>
                                                            <w:bottom w:val="none" w:sz="0" w:space="0" w:color="auto"/>
                                                            <w:right w:val="none" w:sz="0" w:space="0" w:color="auto"/>
                                                          </w:divBdr>
                                                        </w:div>
                                                        <w:div w:id="1321815308">
                                                          <w:marLeft w:val="640"/>
                                                          <w:marRight w:val="0"/>
                                                          <w:marTop w:val="0"/>
                                                          <w:marBottom w:val="0"/>
                                                          <w:divBdr>
                                                            <w:top w:val="none" w:sz="0" w:space="0" w:color="auto"/>
                                                            <w:left w:val="none" w:sz="0" w:space="0" w:color="auto"/>
                                                            <w:bottom w:val="none" w:sz="0" w:space="0" w:color="auto"/>
                                                            <w:right w:val="none" w:sz="0" w:space="0" w:color="auto"/>
                                                          </w:divBdr>
                                                        </w:div>
                                                        <w:div w:id="1342971956">
                                                          <w:marLeft w:val="640"/>
                                                          <w:marRight w:val="0"/>
                                                          <w:marTop w:val="0"/>
                                                          <w:marBottom w:val="0"/>
                                                          <w:divBdr>
                                                            <w:top w:val="none" w:sz="0" w:space="0" w:color="auto"/>
                                                            <w:left w:val="none" w:sz="0" w:space="0" w:color="auto"/>
                                                            <w:bottom w:val="none" w:sz="0" w:space="0" w:color="auto"/>
                                                            <w:right w:val="none" w:sz="0" w:space="0" w:color="auto"/>
                                                          </w:divBdr>
                                                        </w:div>
                                                        <w:div w:id="1373069031">
                                                          <w:marLeft w:val="640"/>
                                                          <w:marRight w:val="0"/>
                                                          <w:marTop w:val="0"/>
                                                          <w:marBottom w:val="0"/>
                                                          <w:divBdr>
                                                            <w:top w:val="none" w:sz="0" w:space="0" w:color="auto"/>
                                                            <w:left w:val="none" w:sz="0" w:space="0" w:color="auto"/>
                                                            <w:bottom w:val="none" w:sz="0" w:space="0" w:color="auto"/>
                                                            <w:right w:val="none" w:sz="0" w:space="0" w:color="auto"/>
                                                          </w:divBdr>
                                                        </w:div>
                                                        <w:div w:id="1381589061">
                                                          <w:marLeft w:val="640"/>
                                                          <w:marRight w:val="0"/>
                                                          <w:marTop w:val="0"/>
                                                          <w:marBottom w:val="0"/>
                                                          <w:divBdr>
                                                            <w:top w:val="none" w:sz="0" w:space="0" w:color="auto"/>
                                                            <w:left w:val="none" w:sz="0" w:space="0" w:color="auto"/>
                                                            <w:bottom w:val="none" w:sz="0" w:space="0" w:color="auto"/>
                                                            <w:right w:val="none" w:sz="0" w:space="0" w:color="auto"/>
                                                          </w:divBdr>
                                                        </w:div>
                                                        <w:div w:id="1394113918">
                                                          <w:marLeft w:val="640"/>
                                                          <w:marRight w:val="0"/>
                                                          <w:marTop w:val="0"/>
                                                          <w:marBottom w:val="0"/>
                                                          <w:divBdr>
                                                            <w:top w:val="none" w:sz="0" w:space="0" w:color="auto"/>
                                                            <w:left w:val="none" w:sz="0" w:space="0" w:color="auto"/>
                                                            <w:bottom w:val="none" w:sz="0" w:space="0" w:color="auto"/>
                                                            <w:right w:val="none" w:sz="0" w:space="0" w:color="auto"/>
                                                          </w:divBdr>
                                                        </w:div>
                                                        <w:div w:id="1399522914">
                                                          <w:marLeft w:val="640"/>
                                                          <w:marRight w:val="0"/>
                                                          <w:marTop w:val="0"/>
                                                          <w:marBottom w:val="0"/>
                                                          <w:divBdr>
                                                            <w:top w:val="none" w:sz="0" w:space="0" w:color="auto"/>
                                                            <w:left w:val="none" w:sz="0" w:space="0" w:color="auto"/>
                                                            <w:bottom w:val="none" w:sz="0" w:space="0" w:color="auto"/>
                                                            <w:right w:val="none" w:sz="0" w:space="0" w:color="auto"/>
                                                          </w:divBdr>
                                                        </w:div>
                                                        <w:div w:id="1426262564">
                                                          <w:marLeft w:val="640"/>
                                                          <w:marRight w:val="0"/>
                                                          <w:marTop w:val="0"/>
                                                          <w:marBottom w:val="0"/>
                                                          <w:divBdr>
                                                            <w:top w:val="none" w:sz="0" w:space="0" w:color="auto"/>
                                                            <w:left w:val="none" w:sz="0" w:space="0" w:color="auto"/>
                                                            <w:bottom w:val="none" w:sz="0" w:space="0" w:color="auto"/>
                                                            <w:right w:val="none" w:sz="0" w:space="0" w:color="auto"/>
                                                          </w:divBdr>
                                                        </w:div>
                                                        <w:div w:id="1591885425">
                                                          <w:marLeft w:val="640"/>
                                                          <w:marRight w:val="0"/>
                                                          <w:marTop w:val="0"/>
                                                          <w:marBottom w:val="0"/>
                                                          <w:divBdr>
                                                            <w:top w:val="none" w:sz="0" w:space="0" w:color="auto"/>
                                                            <w:left w:val="none" w:sz="0" w:space="0" w:color="auto"/>
                                                            <w:bottom w:val="none" w:sz="0" w:space="0" w:color="auto"/>
                                                            <w:right w:val="none" w:sz="0" w:space="0" w:color="auto"/>
                                                          </w:divBdr>
                                                        </w:div>
                                                        <w:div w:id="1646231373">
                                                          <w:marLeft w:val="640"/>
                                                          <w:marRight w:val="0"/>
                                                          <w:marTop w:val="0"/>
                                                          <w:marBottom w:val="0"/>
                                                          <w:divBdr>
                                                            <w:top w:val="none" w:sz="0" w:space="0" w:color="auto"/>
                                                            <w:left w:val="none" w:sz="0" w:space="0" w:color="auto"/>
                                                            <w:bottom w:val="none" w:sz="0" w:space="0" w:color="auto"/>
                                                            <w:right w:val="none" w:sz="0" w:space="0" w:color="auto"/>
                                                          </w:divBdr>
                                                        </w:div>
                                                        <w:div w:id="1682973186">
                                                          <w:marLeft w:val="640"/>
                                                          <w:marRight w:val="0"/>
                                                          <w:marTop w:val="0"/>
                                                          <w:marBottom w:val="0"/>
                                                          <w:divBdr>
                                                            <w:top w:val="none" w:sz="0" w:space="0" w:color="auto"/>
                                                            <w:left w:val="none" w:sz="0" w:space="0" w:color="auto"/>
                                                            <w:bottom w:val="none" w:sz="0" w:space="0" w:color="auto"/>
                                                            <w:right w:val="none" w:sz="0" w:space="0" w:color="auto"/>
                                                          </w:divBdr>
                                                        </w:div>
                                                        <w:div w:id="1687713310">
                                                          <w:marLeft w:val="640"/>
                                                          <w:marRight w:val="0"/>
                                                          <w:marTop w:val="0"/>
                                                          <w:marBottom w:val="0"/>
                                                          <w:divBdr>
                                                            <w:top w:val="none" w:sz="0" w:space="0" w:color="auto"/>
                                                            <w:left w:val="none" w:sz="0" w:space="0" w:color="auto"/>
                                                            <w:bottom w:val="none" w:sz="0" w:space="0" w:color="auto"/>
                                                            <w:right w:val="none" w:sz="0" w:space="0" w:color="auto"/>
                                                          </w:divBdr>
                                                        </w:div>
                                                        <w:div w:id="1689913823">
                                                          <w:marLeft w:val="640"/>
                                                          <w:marRight w:val="0"/>
                                                          <w:marTop w:val="0"/>
                                                          <w:marBottom w:val="0"/>
                                                          <w:divBdr>
                                                            <w:top w:val="none" w:sz="0" w:space="0" w:color="auto"/>
                                                            <w:left w:val="none" w:sz="0" w:space="0" w:color="auto"/>
                                                            <w:bottom w:val="none" w:sz="0" w:space="0" w:color="auto"/>
                                                            <w:right w:val="none" w:sz="0" w:space="0" w:color="auto"/>
                                                          </w:divBdr>
                                                        </w:div>
                                                        <w:div w:id="1704817202">
                                                          <w:marLeft w:val="640"/>
                                                          <w:marRight w:val="0"/>
                                                          <w:marTop w:val="0"/>
                                                          <w:marBottom w:val="0"/>
                                                          <w:divBdr>
                                                            <w:top w:val="none" w:sz="0" w:space="0" w:color="auto"/>
                                                            <w:left w:val="none" w:sz="0" w:space="0" w:color="auto"/>
                                                            <w:bottom w:val="none" w:sz="0" w:space="0" w:color="auto"/>
                                                            <w:right w:val="none" w:sz="0" w:space="0" w:color="auto"/>
                                                          </w:divBdr>
                                                        </w:div>
                                                        <w:div w:id="1737705310">
                                                          <w:marLeft w:val="640"/>
                                                          <w:marRight w:val="0"/>
                                                          <w:marTop w:val="0"/>
                                                          <w:marBottom w:val="0"/>
                                                          <w:divBdr>
                                                            <w:top w:val="none" w:sz="0" w:space="0" w:color="auto"/>
                                                            <w:left w:val="none" w:sz="0" w:space="0" w:color="auto"/>
                                                            <w:bottom w:val="none" w:sz="0" w:space="0" w:color="auto"/>
                                                            <w:right w:val="none" w:sz="0" w:space="0" w:color="auto"/>
                                                          </w:divBdr>
                                                        </w:div>
                                                        <w:div w:id="1782338570">
                                                          <w:marLeft w:val="640"/>
                                                          <w:marRight w:val="0"/>
                                                          <w:marTop w:val="0"/>
                                                          <w:marBottom w:val="0"/>
                                                          <w:divBdr>
                                                            <w:top w:val="none" w:sz="0" w:space="0" w:color="auto"/>
                                                            <w:left w:val="none" w:sz="0" w:space="0" w:color="auto"/>
                                                            <w:bottom w:val="none" w:sz="0" w:space="0" w:color="auto"/>
                                                            <w:right w:val="none" w:sz="0" w:space="0" w:color="auto"/>
                                                          </w:divBdr>
                                                        </w:div>
                                                        <w:div w:id="1814449301">
                                                          <w:marLeft w:val="640"/>
                                                          <w:marRight w:val="0"/>
                                                          <w:marTop w:val="0"/>
                                                          <w:marBottom w:val="0"/>
                                                          <w:divBdr>
                                                            <w:top w:val="none" w:sz="0" w:space="0" w:color="auto"/>
                                                            <w:left w:val="none" w:sz="0" w:space="0" w:color="auto"/>
                                                            <w:bottom w:val="none" w:sz="0" w:space="0" w:color="auto"/>
                                                            <w:right w:val="none" w:sz="0" w:space="0" w:color="auto"/>
                                                          </w:divBdr>
                                                        </w:div>
                                                        <w:div w:id="1817838115">
                                                          <w:marLeft w:val="640"/>
                                                          <w:marRight w:val="0"/>
                                                          <w:marTop w:val="0"/>
                                                          <w:marBottom w:val="0"/>
                                                          <w:divBdr>
                                                            <w:top w:val="none" w:sz="0" w:space="0" w:color="auto"/>
                                                            <w:left w:val="none" w:sz="0" w:space="0" w:color="auto"/>
                                                            <w:bottom w:val="none" w:sz="0" w:space="0" w:color="auto"/>
                                                            <w:right w:val="none" w:sz="0" w:space="0" w:color="auto"/>
                                                          </w:divBdr>
                                                        </w:div>
                                                        <w:div w:id="1922640586">
                                                          <w:marLeft w:val="640"/>
                                                          <w:marRight w:val="0"/>
                                                          <w:marTop w:val="0"/>
                                                          <w:marBottom w:val="0"/>
                                                          <w:divBdr>
                                                            <w:top w:val="none" w:sz="0" w:space="0" w:color="auto"/>
                                                            <w:left w:val="none" w:sz="0" w:space="0" w:color="auto"/>
                                                            <w:bottom w:val="none" w:sz="0" w:space="0" w:color="auto"/>
                                                            <w:right w:val="none" w:sz="0" w:space="0" w:color="auto"/>
                                                          </w:divBdr>
                                                        </w:div>
                                                        <w:div w:id="1938173995">
                                                          <w:marLeft w:val="640"/>
                                                          <w:marRight w:val="0"/>
                                                          <w:marTop w:val="0"/>
                                                          <w:marBottom w:val="0"/>
                                                          <w:divBdr>
                                                            <w:top w:val="none" w:sz="0" w:space="0" w:color="auto"/>
                                                            <w:left w:val="none" w:sz="0" w:space="0" w:color="auto"/>
                                                            <w:bottom w:val="none" w:sz="0" w:space="0" w:color="auto"/>
                                                            <w:right w:val="none" w:sz="0" w:space="0" w:color="auto"/>
                                                          </w:divBdr>
                                                        </w:div>
                                                        <w:div w:id="1953778456">
                                                          <w:marLeft w:val="640"/>
                                                          <w:marRight w:val="0"/>
                                                          <w:marTop w:val="0"/>
                                                          <w:marBottom w:val="0"/>
                                                          <w:divBdr>
                                                            <w:top w:val="none" w:sz="0" w:space="0" w:color="auto"/>
                                                            <w:left w:val="none" w:sz="0" w:space="0" w:color="auto"/>
                                                            <w:bottom w:val="none" w:sz="0" w:space="0" w:color="auto"/>
                                                            <w:right w:val="none" w:sz="0" w:space="0" w:color="auto"/>
                                                          </w:divBdr>
                                                        </w:div>
                                                        <w:div w:id="1962684520">
                                                          <w:marLeft w:val="640"/>
                                                          <w:marRight w:val="0"/>
                                                          <w:marTop w:val="0"/>
                                                          <w:marBottom w:val="0"/>
                                                          <w:divBdr>
                                                            <w:top w:val="none" w:sz="0" w:space="0" w:color="auto"/>
                                                            <w:left w:val="none" w:sz="0" w:space="0" w:color="auto"/>
                                                            <w:bottom w:val="none" w:sz="0" w:space="0" w:color="auto"/>
                                                            <w:right w:val="none" w:sz="0" w:space="0" w:color="auto"/>
                                                          </w:divBdr>
                                                        </w:div>
                                                        <w:div w:id="1987852790">
                                                          <w:marLeft w:val="640"/>
                                                          <w:marRight w:val="0"/>
                                                          <w:marTop w:val="0"/>
                                                          <w:marBottom w:val="0"/>
                                                          <w:divBdr>
                                                            <w:top w:val="none" w:sz="0" w:space="0" w:color="auto"/>
                                                            <w:left w:val="none" w:sz="0" w:space="0" w:color="auto"/>
                                                            <w:bottom w:val="none" w:sz="0" w:space="0" w:color="auto"/>
                                                            <w:right w:val="none" w:sz="0" w:space="0" w:color="auto"/>
                                                          </w:divBdr>
                                                        </w:div>
                                                        <w:div w:id="1992902342">
                                                          <w:marLeft w:val="640"/>
                                                          <w:marRight w:val="0"/>
                                                          <w:marTop w:val="0"/>
                                                          <w:marBottom w:val="0"/>
                                                          <w:divBdr>
                                                            <w:top w:val="none" w:sz="0" w:space="0" w:color="auto"/>
                                                            <w:left w:val="none" w:sz="0" w:space="0" w:color="auto"/>
                                                            <w:bottom w:val="none" w:sz="0" w:space="0" w:color="auto"/>
                                                            <w:right w:val="none" w:sz="0" w:space="0" w:color="auto"/>
                                                          </w:divBdr>
                                                        </w:div>
                                                        <w:div w:id="2032535510">
                                                          <w:marLeft w:val="640"/>
                                                          <w:marRight w:val="0"/>
                                                          <w:marTop w:val="0"/>
                                                          <w:marBottom w:val="0"/>
                                                          <w:divBdr>
                                                            <w:top w:val="none" w:sz="0" w:space="0" w:color="auto"/>
                                                            <w:left w:val="none" w:sz="0" w:space="0" w:color="auto"/>
                                                            <w:bottom w:val="none" w:sz="0" w:space="0" w:color="auto"/>
                                                            <w:right w:val="none" w:sz="0" w:space="0" w:color="auto"/>
                                                          </w:divBdr>
                                                        </w:div>
                                                        <w:div w:id="2040079649">
                                                          <w:marLeft w:val="640"/>
                                                          <w:marRight w:val="0"/>
                                                          <w:marTop w:val="0"/>
                                                          <w:marBottom w:val="0"/>
                                                          <w:divBdr>
                                                            <w:top w:val="none" w:sz="0" w:space="0" w:color="auto"/>
                                                            <w:left w:val="none" w:sz="0" w:space="0" w:color="auto"/>
                                                            <w:bottom w:val="none" w:sz="0" w:space="0" w:color="auto"/>
                                                            <w:right w:val="none" w:sz="0" w:space="0" w:color="auto"/>
                                                          </w:divBdr>
                                                        </w:div>
                                                        <w:div w:id="2054767493">
                                                          <w:marLeft w:val="640"/>
                                                          <w:marRight w:val="0"/>
                                                          <w:marTop w:val="0"/>
                                                          <w:marBottom w:val="0"/>
                                                          <w:divBdr>
                                                            <w:top w:val="none" w:sz="0" w:space="0" w:color="auto"/>
                                                            <w:left w:val="none" w:sz="0" w:space="0" w:color="auto"/>
                                                            <w:bottom w:val="none" w:sz="0" w:space="0" w:color="auto"/>
                                                            <w:right w:val="none" w:sz="0" w:space="0" w:color="auto"/>
                                                          </w:divBdr>
                                                        </w:div>
                                                        <w:div w:id="2077390813">
                                                          <w:marLeft w:val="640"/>
                                                          <w:marRight w:val="0"/>
                                                          <w:marTop w:val="0"/>
                                                          <w:marBottom w:val="0"/>
                                                          <w:divBdr>
                                                            <w:top w:val="none" w:sz="0" w:space="0" w:color="auto"/>
                                                            <w:left w:val="none" w:sz="0" w:space="0" w:color="auto"/>
                                                            <w:bottom w:val="none" w:sz="0" w:space="0" w:color="auto"/>
                                                            <w:right w:val="none" w:sz="0" w:space="0" w:color="auto"/>
                                                          </w:divBdr>
                                                        </w:div>
                                                        <w:div w:id="2104496836">
                                                          <w:marLeft w:val="640"/>
                                                          <w:marRight w:val="0"/>
                                                          <w:marTop w:val="0"/>
                                                          <w:marBottom w:val="0"/>
                                                          <w:divBdr>
                                                            <w:top w:val="none" w:sz="0" w:space="0" w:color="auto"/>
                                                            <w:left w:val="none" w:sz="0" w:space="0" w:color="auto"/>
                                                            <w:bottom w:val="none" w:sz="0" w:space="0" w:color="auto"/>
                                                            <w:right w:val="none" w:sz="0" w:space="0" w:color="auto"/>
                                                          </w:divBdr>
                                                        </w:div>
                                                        <w:div w:id="2123719836">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447362141">
                                                  <w:marLeft w:val="640"/>
                                                  <w:marRight w:val="0"/>
                                                  <w:marTop w:val="0"/>
                                                  <w:marBottom w:val="0"/>
                                                  <w:divBdr>
                                                    <w:top w:val="none" w:sz="0" w:space="0" w:color="auto"/>
                                                    <w:left w:val="none" w:sz="0" w:space="0" w:color="auto"/>
                                                    <w:bottom w:val="none" w:sz="0" w:space="0" w:color="auto"/>
                                                    <w:right w:val="none" w:sz="0" w:space="0" w:color="auto"/>
                                                  </w:divBdr>
                                                </w:div>
                                                <w:div w:id="483744885">
                                                  <w:marLeft w:val="640"/>
                                                  <w:marRight w:val="0"/>
                                                  <w:marTop w:val="0"/>
                                                  <w:marBottom w:val="0"/>
                                                  <w:divBdr>
                                                    <w:top w:val="none" w:sz="0" w:space="0" w:color="auto"/>
                                                    <w:left w:val="none" w:sz="0" w:space="0" w:color="auto"/>
                                                    <w:bottom w:val="none" w:sz="0" w:space="0" w:color="auto"/>
                                                    <w:right w:val="none" w:sz="0" w:space="0" w:color="auto"/>
                                                  </w:divBdr>
                                                </w:div>
                                                <w:div w:id="499934391">
                                                  <w:marLeft w:val="640"/>
                                                  <w:marRight w:val="0"/>
                                                  <w:marTop w:val="0"/>
                                                  <w:marBottom w:val="0"/>
                                                  <w:divBdr>
                                                    <w:top w:val="none" w:sz="0" w:space="0" w:color="auto"/>
                                                    <w:left w:val="none" w:sz="0" w:space="0" w:color="auto"/>
                                                    <w:bottom w:val="none" w:sz="0" w:space="0" w:color="auto"/>
                                                    <w:right w:val="none" w:sz="0" w:space="0" w:color="auto"/>
                                                  </w:divBdr>
                                                </w:div>
                                                <w:div w:id="544874491">
                                                  <w:marLeft w:val="640"/>
                                                  <w:marRight w:val="0"/>
                                                  <w:marTop w:val="0"/>
                                                  <w:marBottom w:val="0"/>
                                                  <w:divBdr>
                                                    <w:top w:val="none" w:sz="0" w:space="0" w:color="auto"/>
                                                    <w:left w:val="none" w:sz="0" w:space="0" w:color="auto"/>
                                                    <w:bottom w:val="none" w:sz="0" w:space="0" w:color="auto"/>
                                                    <w:right w:val="none" w:sz="0" w:space="0" w:color="auto"/>
                                                  </w:divBdr>
                                                </w:div>
                                                <w:div w:id="627056581">
                                                  <w:marLeft w:val="640"/>
                                                  <w:marRight w:val="0"/>
                                                  <w:marTop w:val="0"/>
                                                  <w:marBottom w:val="0"/>
                                                  <w:divBdr>
                                                    <w:top w:val="none" w:sz="0" w:space="0" w:color="auto"/>
                                                    <w:left w:val="none" w:sz="0" w:space="0" w:color="auto"/>
                                                    <w:bottom w:val="none" w:sz="0" w:space="0" w:color="auto"/>
                                                    <w:right w:val="none" w:sz="0" w:space="0" w:color="auto"/>
                                                  </w:divBdr>
                                                </w:div>
                                                <w:div w:id="662666016">
                                                  <w:marLeft w:val="640"/>
                                                  <w:marRight w:val="0"/>
                                                  <w:marTop w:val="0"/>
                                                  <w:marBottom w:val="0"/>
                                                  <w:divBdr>
                                                    <w:top w:val="none" w:sz="0" w:space="0" w:color="auto"/>
                                                    <w:left w:val="none" w:sz="0" w:space="0" w:color="auto"/>
                                                    <w:bottom w:val="none" w:sz="0" w:space="0" w:color="auto"/>
                                                    <w:right w:val="none" w:sz="0" w:space="0" w:color="auto"/>
                                                  </w:divBdr>
                                                </w:div>
                                                <w:div w:id="670908003">
                                                  <w:marLeft w:val="640"/>
                                                  <w:marRight w:val="0"/>
                                                  <w:marTop w:val="0"/>
                                                  <w:marBottom w:val="0"/>
                                                  <w:divBdr>
                                                    <w:top w:val="none" w:sz="0" w:space="0" w:color="auto"/>
                                                    <w:left w:val="none" w:sz="0" w:space="0" w:color="auto"/>
                                                    <w:bottom w:val="none" w:sz="0" w:space="0" w:color="auto"/>
                                                    <w:right w:val="none" w:sz="0" w:space="0" w:color="auto"/>
                                                  </w:divBdr>
                                                </w:div>
                                                <w:div w:id="719747703">
                                                  <w:marLeft w:val="640"/>
                                                  <w:marRight w:val="0"/>
                                                  <w:marTop w:val="0"/>
                                                  <w:marBottom w:val="0"/>
                                                  <w:divBdr>
                                                    <w:top w:val="none" w:sz="0" w:space="0" w:color="auto"/>
                                                    <w:left w:val="none" w:sz="0" w:space="0" w:color="auto"/>
                                                    <w:bottom w:val="none" w:sz="0" w:space="0" w:color="auto"/>
                                                    <w:right w:val="none" w:sz="0" w:space="0" w:color="auto"/>
                                                  </w:divBdr>
                                                </w:div>
                                                <w:div w:id="798232180">
                                                  <w:marLeft w:val="640"/>
                                                  <w:marRight w:val="0"/>
                                                  <w:marTop w:val="0"/>
                                                  <w:marBottom w:val="0"/>
                                                  <w:divBdr>
                                                    <w:top w:val="none" w:sz="0" w:space="0" w:color="auto"/>
                                                    <w:left w:val="none" w:sz="0" w:space="0" w:color="auto"/>
                                                    <w:bottom w:val="none" w:sz="0" w:space="0" w:color="auto"/>
                                                    <w:right w:val="none" w:sz="0" w:space="0" w:color="auto"/>
                                                  </w:divBdr>
                                                </w:div>
                                                <w:div w:id="842865682">
                                                  <w:marLeft w:val="640"/>
                                                  <w:marRight w:val="0"/>
                                                  <w:marTop w:val="0"/>
                                                  <w:marBottom w:val="0"/>
                                                  <w:divBdr>
                                                    <w:top w:val="none" w:sz="0" w:space="0" w:color="auto"/>
                                                    <w:left w:val="none" w:sz="0" w:space="0" w:color="auto"/>
                                                    <w:bottom w:val="none" w:sz="0" w:space="0" w:color="auto"/>
                                                    <w:right w:val="none" w:sz="0" w:space="0" w:color="auto"/>
                                                  </w:divBdr>
                                                </w:div>
                                                <w:div w:id="844322522">
                                                  <w:marLeft w:val="640"/>
                                                  <w:marRight w:val="0"/>
                                                  <w:marTop w:val="0"/>
                                                  <w:marBottom w:val="0"/>
                                                  <w:divBdr>
                                                    <w:top w:val="none" w:sz="0" w:space="0" w:color="auto"/>
                                                    <w:left w:val="none" w:sz="0" w:space="0" w:color="auto"/>
                                                    <w:bottom w:val="none" w:sz="0" w:space="0" w:color="auto"/>
                                                    <w:right w:val="none" w:sz="0" w:space="0" w:color="auto"/>
                                                  </w:divBdr>
                                                </w:div>
                                                <w:div w:id="882987731">
                                                  <w:marLeft w:val="640"/>
                                                  <w:marRight w:val="0"/>
                                                  <w:marTop w:val="0"/>
                                                  <w:marBottom w:val="0"/>
                                                  <w:divBdr>
                                                    <w:top w:val="none" w:sz="0" w:space="0" w:color="auto"/>
                                                    <w:left w:val="none" w:sz="0" w:space="0" w:color="auto"/>
                                                    <w:bottom w:val="none" w:sz="0" w:space="0" w:color="auto"/>
                                                    <w:right w:val="none" w:sz="0" w:space="0" w:color="auto"/>
                                                  </w:divBdr>
                                                </w:div>
                                                <w:div w:id="916328305">
                                                  <w:marLeft w:val="640"/>
                                                  <w:marRight w:val="0"/>
                                                  <w:marTop w:val="0"/>
                                                  <w:marBottom w:val="0"/>
                                                  <w:divBdr>
                                                    <w:top w:val="none" w:sz="0" w:space="0" w:color="auto"/>
                                                    <w:left w:val="none" w:sz="0" w:space="0" w:color="auto"/>
                                                    <w:bottom w:val="none" w:sz="0" w:space="0" w:color="auto"/>
                                                    <w:right w:val="none" w:sz="0" w:space="0" w:color="auto"/>
                                                  </w:divBdr>
                                                </w:div>
                                                <w:div w:id="922297769">
                                                  <w:marLeft w:val="640"/>
                                                  <w:marRight w:val="0"/>
                                                  <w:marTop w:val="0"/>
                                                  <w:marBottom w:val="0"/>
                                                  <w:divBdr>
                                                    <w:top w:val="none" w:sz="0" w:space="0" w:color="auto"/>
                                                    <w:left w:val="none" w:sz="0" w:space="0" w:color="auto"/>
                                                    <w:bottom w:val="none" w:sz="0" w:space="0" w:color="auto"/>
                                                    <w:right w:val="none" w:sz="0" w:space="0" w:color="auto"/>
                                                  </w:divBdr>
                                                </w:div>
                                                <w:div w:id="940407791">
                                                  <w:marLeft w:val="640"/>
                                                  <w:marRight w:val="0"/>
                                                  <w:marTop w:val="0"/>
                                                  <w:marBottom w:val="0"/>
                                                  <w:divBdr>
                                                    <w:top w:val="none" w:sz="0" w:space="0" w:color="auto"/>
                                                    <w:left w:val="none" w:sz="0" w:space="0" w:color="auto"/>
                                                    <w:bottom w:val="none" w:sz="0" w:space="0" w:color="auto"/>
                                                    <w:right w:val="none" w:sz="0" w:space="0" w:color="auto"/>
                                                  </w:divBdr>
                                                </w:div>
                                                <w:div w:id="965045055">
                                                  <w:marLeft w:val="640"/>
                                                  <w:marRight w:val="0"/>
                                                  <w:marTop w:val="0"/>
                                                  <w:marBottom w:val="0"/>
                                                  <w:divBdr>
                                                    <w:top w:val="none" w:sz="0" w:space="0" w:color="auto"/>
                                                    <w:left w:val="none" w:sz="0" w:space="0" w:color="auto"/>
                                                    <w:bottom w:val="none" w:sz="0" w:space="0" w:color="auto"/>
                                                    <w:right w:val="none" w:sz="0" w:space="0" w:color="auto"/>
                                                  </w:divBdr>
                                                </w:div>
                                                <w:div w:id="1034575212">
                                                  <w:marLeft w:val="640"/>
                                                  <w:marRight w:val="0"/>
                                                  <w:marTop w:val="0"/>
                                                  <w:marBottom w:val="0"/>
                                                  <w:divBdr>
                                                    <w:top w:val="none" w:sz="0" w:space="0" w:color="auto"/>
                                                    <w:left w:val="none" w:sz="0" w:space="0" w:color="auto"/>
                                                    <w:bottom w:val="none" w:sz="0" w:space="0" w:color="auto"/>
                                                    <w:right w:val="none" w:sz="0" w:space="0" w:color="auto"/>
                                                  </w:divBdr>
                                                </w:div>
                                                <w:div w:id="1054237297">
                                                  <w:marLeft w:val="640"/>
                                                  <w:marRight w:val="0"/>
                                                  <w:marTop w:val="0"/>
                                                  <w:marBottom w:val="0"/>
                                                  <w:divBdr>
                                                    <w:top w:val="none" w:sz="0" w:space="0" w:color="auto"/>
                                                    <w:left w:val="none" w:sz="0" w:space="0" w:color="auto"/>
                                                    <w:bottom w:val="none" w:sz="0" w:space="0" w:color="auto"/>
                                                    <w:right w:val="none" w:sz="0" w:space="0" w:color="auto"/>
                                                  </w:divBdr>
                                                </w:div>
                                                <w:div w:id="1079522839">
                                                  <w:marLeft w:val="640"/>
                                                  <w:marRight w:val="0"/>
                                                  <w:marTop w:val="0"/>
                                                  <w:marBottom w:val="0"/>
                                                  <w:divBdr>
                                                    <w:top w:val="none" w:sz="0" w:space="0" w:color="auto"/>
                                                    <w:left w:val="none" w:sz="0" w:space="0" w:color="auto"/>
                                                    <w:bottom w:val="none" w:sz="0" w:space="0" w:color="auto"/>
                                                    <w:right w:val="none" w:sz="0" w:space="0" w:color="auto"/>
                                                  </w:divBdr>
                                                </w:div>
                                                <w:div w:id="1141310896">
                                                  <w:marLeft w:val="640"/>
                                                  <w:marRight w:val="0"/>
                                                  <w:marTop w:val="0"/>
                                                  <w:marBottom w:val="0"/>
                                                  <w:divBdr>
                                                    <w:top w:val="none" w:sz="0" w:space="0" w:color="auto"/>
                                                    <w:left w:val="none" w:sz="0" w:space="0" w:color="auto"/>
                                                    <w:bottom w:val="none" w:sz="0" w:space="0" w:color="auto"/>
                                                    <w:right w:val="none" w:sz="0" w:space="0" w:color="auto"/>
                                                  </w:divBdr>
                                                </w:div>
                                                <w:div w:id="1157301293">
                                                  <w:marLeft w:val="640"/>
                                                  <w:marRight w:val="0"/>
                                                  <w:marTop w:val="0"/>
                                                  <w:marBottom w:val="0"/>
                                                  <w:divBdr>
                                                    <w:top w:val="none" w:sz="0" w:space="0" w:color="auto"/>
                                                    <w:left w:val="none" w:sz="0" w:space="0" w:color="auto"/>
                                                    <w:bottom w:val="none" w:sz="0" w:space="0" w:color="auto"/>
                                                    <w:right w:val="none" w:sz="0" w:space="0" w:color="auto"/>
                                                  </w:divBdr>
                                                </w:div>
                                                <w:div w:id="1208688359">
                                                  <w:marLeft w:val="640"/>
                                                  <w:marRight w:val="0"/>
                                                  <w:marTop w:val="0"/>
                                                  <w:marBottom w:val="0"/>
                                                  <w:divBdr>
                                                    <w:top w:val="none" w:sz="0" w:space="0" w:color="auto"/>
                                                    <w:left w:val="none" w:sz="0" w:space="0" w:color="auto"/>
                                                    <w:bottom w:val="none" w:sz="0" w:space="0" w:color="auto"/>
                                                    <w:right w:val="none" w:sz="0" w:space="0" w:color="auto"/>
                                                  </w:divBdr>
                                                </w:div>
                                                <w:div w:id="1224683370">
                                                  <w:marLeft w:val="640"/>
                                                  <w:marRight w:val="0"/>
                                                  <w:marTop w:val="0"/>
                                                  <w:marBottom w:val="0"/>
                                                  <w:divBdr>
                                                    <w:top w:val="none" w:sz="0" w:space="0" w:color="auto"/>
                                                    <w:left w:val="none" w:sz="0" w:space="0" w:color="auto"/>
                                                    <w:bottom w:val="none" w:sz="0" w:space="0" w:color="auto"/>
                                                    <w:right w:val="none" w:sz="0" w:space="0" w:color="auto"/>
                                                  </w:divBdr>
                                                </w:div>
                                                <w:div w:id="1234001457">
                                                  <w:marLeft w:val="640"/>
                                                  <w:marRight w:val="0"/>
                                                  <w:marTop w:val="0"/>
                                                  <w:marBottom w:val="0"/>
                                                  <w:divBdr>
                                                    <w:top w:val="none" w:sz="0" w:space="0" w:color="auto"/>
                                                    <w:left w:val="none" w:sz="0" w:space="0" w:color="auto"/>
                                                    <w:bottom w:val="none" w:sz="0" w:space="0" w:color="auto"/>
                                                    <w:right w:val="none" w:sz="0" w:space="0" w:color="auto"/>
                                                  </w:divBdr>
                                                </w:div>
                                                <w:div w:id="1234437899">
                                                  <w:marLeft w:val="640"/>
                                                  <w:marRight w:val="0"/>
                                                  <w:marTop w:val="0"/>
                                                  <w:marBottom w:val="0"/>
                                                  <w:divBdr>
                                                    <w:top w:val="none" w:sz="0" w:space="0" w:color="auto"/>
                                                    <w:left w:val="none" w:sz="0" w:space="0" w:color="auto"/>
                                                    <w:bottom w:val="none" w:sz="0" w:space="0" w:color="auto"/>
                                                    <w:right w:val="none" w:sz="0" w:space="0" w:color="auto"/>
                                                  </w:divBdr>
                                                </w:div>
                                                <w:div w:id="1256094042">
                                                  <w:marLeft w:val="640"/>
                                                  <w:marRight w:val="0"/>
                                                  <w:marTop w:val="0"/>
                                                  <w:marBottom w:val="0"/>
                                                  <w:divBdr>
                                                    <w:top w:val="none" w:sz="0" w:space="0" w:color="auto"/>
                                                    <w:left w:val="none" w:sz="0" w:space="0" w:color="auto"/>
                                                    <w:bottom w:val="none" w:sz="0" w:space="0" w:color="auto"/>
                                                    <w:right w:val="none" w:sz="0" w:space="0" w:color="auto"/>
                                                  </w:divBdr>
                                                </w:div>
                                                <w:div w:id="1273512009">
                                                  <w:marLeft w:val="640"/>
                                                  <w:marRight w:val="0"/>
                                                  <w:marTop w:val="0"/>
                                                  <w:marBottom w:val="0"/>
                                                  <w:divBdr>
                                                    <w:top w:val="none" w:sz="0" w:space="0" w:color="auto"/>
                                                    <w:left w:val="none" w:sz="0" w:space="0" w:color="auto"/>
                                                    <w:bottom w:val="none" w:sz="0" w:space="0" w:color="auto"/>
                                                    <w:right w:val="none" w:sz="0" w:space="0" w:color="auto"/>
                                                  </w:divBdr>
                                                </w:div>
                                                <w:div w:id="1350913927">
                                                  <w:marLeft w:val="640"/>
                                                  <w:marRight w:val="0"/>
                                                  <w:marTop w:val="0"/>
                                                  <w:marBottom w:val="0"/>
                                                  <w:divBdr>
                                                    <w:top w:val="none" w:sz="0" w:space="0" w:color="auto"/>
                                                    <w:left w:val="none" w:sz="0" w:space="0" w:color="auto"/>
                                                    <w:bottom w:val="none" w:sz="0" w:space="0" w:color="auto"/>
                                                    <w:right w:val="none" w:sz="0" w:space="0" w:color="auto"/>
                                                  </w:divBdr>
                                                </w:div>
                                                <w:div w:id="1421020207">
                                                  <w:marLeft w:val="640"/>
                                                  <w:marRight w:val="0"/>
                                                  <w:marTop w:val="0"/>
                                                  <w:marBottom w:val="0"/>
                                                  <w:divBdr>
                                                    <w:top w:val="none" w:sz="0" w:space="0" w:color="auto"/>
                                                    <w:left w:val="none" w:sz="0" w:space="0" w:color="auto"/>
                                                    <w:bottom w:val="none" w:sz="0" w:space="0" w:color="auto"/>
                                                    <w:right w:val="none" w:sz="0" w:space="0" w:color="auto"/>
                                                  </w:divBdr>
                                                </w:div>
                                                <w:div w:id="1485197584">
                                                  <w:marLeft w:val="640"/>
                                                  <w:marRight w:val="0"/>
                                                  <w:marTop w:val="0"/>
                                                  <w:marBottom w:val="0"/>
                                                  <w:divBdr>
                                                    <w:top w:val="none" w:sz="0" w:space="0" w:color="auto"/>
                                                    <w:left w:val="none" w:sz="0" w:space="0" w:color="auto"/>
                                                    <w:bottom w:val="none" w:sz="0" w:space="0" w:color="auto"/>
                                                    <w:right w:val="none" w:sz="0" w:space="0" w:color="auto"/>
                                                  </w:divBdr>
                                                </w:div>
                                                <w:div w:id="1505049531">
                                                  <w:marLeft w:val="640"/>
                                                  <w:marRight w:val="0"/>
                                                  <w:marTop w:val="0"/>
                                                  <w:marBottom w:val="0"/>
                                                  <w:divBdr>
                                                    <w:top w:val="none" w:sz="0" w:space="0" w:color="auto"/>
                                                    <w:left w:val="none" w:sz="0" w:space="0" w:color="auto"/>
                                                    <w:bottom w:val="none" w:sz="0" w:space="0" w:color="auto"/>
                                                    <w:right w:val="none" w:sz="0" w:space="0" w:color="auto"/>
                                                  </w:divBdr>
                                                </w:div>
                                                <w:div w:id="1530408437">
                                                  <w:marLeft w:val="640"/>
                                                  <w:marRight w:val="0"/>
                                                  <w:marTop w:val="0"/>
                                                  <w:marBottom w:val="0"/>
                                                  <w:divBdr>
                                                    <w:top w:val="none" w:sz="0" w:space="0" w:color="auto"/>
                                                    <w:left w:val="none" w:sz="0" w:space="0" w:color="auto"/>
                                                    <w:bottom w:val="none" w:sz="0" w:space="0" w:color="auto"/>
                                                    <w:right w:val="none" w:sz="0" w:space="0" w:color="auto"/>
                                                  </w:divBdr>
                                                </w:div>
                                                <w:div w:id="1636253318">
                                                  <w:marLeft w:val="640"/>
                                                  <w:marRight w:val="0"/>
                                                  <w:marTop w:val="0"/>
                                                  <w:marBottom w:val="0"/>
                                                  <w:divBdr>
                                                    <w:top w:val="none" w:sz="0" w:space="0" w:color="auto"/>
                                                    <w:left w:val="none" w:sz="0" w:space="0" w:color="auto"/>
                                                    <w:bottom w:val="none" w:sz="0" w:space="0" w:color="auto"/>
                                                    <w:right w:val="none" w:sz="0" w:space="0" w:color="auto"/>
                                                  </w:divBdr>
                                                </w:div>
                                                <w:div w:id="1692757083">
                                                  <w:marLeft w:val="640"/>
                                                  <w:marRight w:val="0"/>
                                                  <w:marTop w:val="0"/>
                                                  <w:marBottom w:val="0"/>
                                                  <w:divBdr>
                                                    <w:top w:val="none" w:sz="0" w:space="0" w:color="auto"/>
                                                    <w:left w:val="none" w:sz="0" w:space="0" w:color="auto"/>
                                                    <w:bottom w:val="none" w:sz="0" w:space="0" w:color="auto"/>
                                                    <w:right w:val="none" w:sz="0" w:space="0" w:color="auto"/>
                                                  </w:divBdr>
                                                </w:div>
                                                <w:div w:id="1698581301">
                                                  <w:marLeft w:val="640"/>
                                                  <w:marRight w:val="0"/>
                                                  <w:marTop w:val="0"/>
                                                  <w:marBottom w:val="0"/>
                                                  <w:divBdr>
                                                    <w:top w:val="none" w:sz="0" w:space="0" w:color="auto"/>
                                                    <w:left w:val="none" w:sz="0" w:space="0" w:color="auto"/>
                                                    <w:bottom w:val="none" w:sz="0" w:space="0" w:color="auto"/>
                                                    <w:right w:val="none" w:sz="0" w:space="0" w:color="auto"/>
                                                  </w:divBdr>
                                                </w:div>
                                                <w:div w:id="1914469448">
                                                  <w:marLeft w:val="640"/>
                                                  <w:marRight w:val="0"/>
                                                  <w:marTop w:val="0"/>
                                                  <w:marBottom w:val="0"/>
                                                  <w:divBdr>
                                                    <w:top w:val="none" w:sz="0" w:space="0" w:color="auto"/>
                                                    <w:left w:val="none" w:sz="0" w:space="0" w:color="auto"/>
                                                    <w:bottom w:val="none" w:sz="0" w:space="0" w:color="auto"/>
                                                    <w:right w:val="none" w:sz="0" w:space="0" w:color="auto"/>
                                                  </w:divBdr>
                                                </w:div>
                                                <w:div w:id="1934194811">
                                                  <w:marLeft w:val="640"/>
                                                  <w:marRight w:val="0"/>
                                                  <w:marTop w:val="0"/>
                                                  <w:marBottom w:val="0"/>
                                                  <w:divBdr>
                                                    <w:top w:val="none" w:sz="0" w:space="0" w:color="auto"/>
                                                    <w:left w:val="none" w:sz="0" w:space="0" w:color="auto"/>
                                                    <w:bottom w:val="none" w:sz="0" w:space="0" w:color="auto"/>
                                                    <w:right w:val="none" w:sz="0" w:space="0" w:color="auto"/>
                                                  </w:divBdr>
                                                </w:div>
                                                <w:div w:id="1949124132">
                                                  <w:marLeft w:val="640"/>
                                                  <w:marRight w:val="0"/>
                                                  <w:marTop w:val="0"/>
                                                  <w:marBottom w:val="0"/>
                                                  <w:divBdr>
                                                    <w:top w:val="none" w:sz="0" w:space="0" w:color="auto"/>
                                                    <w:left w:val="none" w:sz="0" w:space="0" w:color="auto"/>
                                                    <w:bottom w:val="none" w:sz="0" w:space="0" w:color="auto"/>
                                                    <w:right w:val="none" w:sz="0" w:space="0" w:color="auto"/>
                                                  </w:divBdr>
                                                </w:div>
                                                <w:div w:id="1979801733">
                                                  <w:marLeft w:val="640"/>
                                                  <w:marRight w:val="0"/>
                                                  <w:marTop w:val="0"/>
                                                  <w:marBottom w:val="0"/>
                                                  <w:divBdr>
                                                    <w:top w:val="none" w:sz="0" w:space="0" w:color="auto"/>
                                                    <w:left w:val="none" w:sz="0" w:space="0" w:color="auto"/>
                                                    <w:bottom w:val="none" w:sz="0" w:space="0" w:color="auto"/>
                                                    <w:right w:val="none" w:sz="0" w:space="0" w:color="auto"/>
                                                  </w:divBdr>
                                                </w:div>
                                                <w:div w:id="2006277614">
                                                  <w:marLeft w:val="640"/>
                                                  <w:marRight w:val="0"/>
                                                  <w:marTop w:val="0"/>
                                                  <w:marBottom w:val="0"/>
                                                  <w:divBdr>
                                                    <w:top w:val="none" w:sz="0" w:space="0" w:color="auto"/>
                                                    <w:left w:val="none" w:sz="0" w:space="0" w:color="auto"/>
                                                    <w:bottom w:val="none" w:sz="0" w:space="0" w:color="auto"/>
                                                    <w:right w:val="none" w:sz="0" w:space="0" w:color="auto"/>
                                                  </w:divBdr>
                                                </w:div>
                                                <w:div w:id="2024086709">
                                                  <w:marLeft w:val="640"/>
                                                  <w:marRight w:val="0"/>
                                                  <w:marTop w:val="0"/>
                                                  <w:marBottom w:val="0"/>
                                                  <w:divBdr>
                                                    <w:top w:val="none" w:sz="0" w:space="0" w:color="auto"/>
                                                    <w:left w:val="none" w:sz="0" w:space="0" w:color="auto"/>
                                                    <w:bottom w:val="none" w:sz="0" w:space="0" w:color="auto"/>
                                                    <w:right w:val="none" w:sz="0" w:space="0" w:color="auto"/>
                                                  </w:divBdr>
                                                </w:div>
                                                <w:div w:id="2064525135">
                                                  <w:marLeft w:val="640"/>
                                                  <w:marRight w:val="0"/>
                                                  <w:marTop w:val="0"/>
                                                  <w:marBottom w:val="0"/>
                                                  <w:divBdr>
                                                    <w:top w:val="none" w:sz="0" w:space="0" w:color="auto"/>
                                                    <w:left w:val="none" w:sz="0" w:space="0" w:color="auto"/>
                                                    <w:bottom w:val="none" w:sz="0" w:space="0" w:color="auto"/>
                                                    <w:right w:val="none" w:sz="0" w:space="0" w:color="auto"/>
                                                  </w:divBdr>
                                                </w:div>
                                                <w:div w:id="2128961099">
                                                  <w:marLeft w:val="640"/>
                                                  <w:marRight w:val="0"/>
                                                  <w:marTop w:val="0"/>
                                                  <w:marBottom w:val="0"/>
                                                  <w:divBdr>
                                                    <w:top w:val="none" w:sz="0" w:space="0" w:color="auto"/>
                                                    <w:left w:val="none" w:sz="0" w:space="0" w:color="auto"/>
                                                    <w:bottom w:val="none" w:sz="0" w:space="0" w:color="auto"/>
                                                    <w:right w:val="none" w:sz="0" w:space="0" w:color="auto"/>
                                                  </w:divBdr>
                                                </w:div>
                                              </w:divsChild>
                                            </w:div>
                                            <w:div w:id="345668106">
                                              <w:marLeft w:val="0"/>
                                              <w:marRight w:val="0"/>
                                              <w:marTop w:val="0"/>
                                              <w:marBottom w:val="0"/>
                                              <w:divBdr>
                                                <w:top w:val="none" w:sz="0" w:space="0" w:color="auto"/>
                                                <w:left w:val="none" w:sz="0" w:space="0" w:color="auto"/>
                                                <w:bottom w:val="none" w:sz="0" w:space="0" w:color="auto"/>
                                                <w:right w:val="none" w:sz="0" w:space="0" w:color="auto"/>
                                              </w:divBdr>
                                              <w:divsChild>
                                                <w:div w:id="151651977">
                                                  <w:marLeft w:val="640"/>
                                                  <w:marRight w:val="0"/>
                                                  <w:marTop w:val="0"/>
                                                  <w:marBottom w:val="0"/>
                                                  <w:divBdr>
                                                    <w:top w:val="none" w:sz="0" w:space="0" w:color="auto"/>
                                                    <w:left w:val="none" w:sz="0" w:space="0" w:color="auto"/>
                                                    <w:bottom w:val="none" w:sz="0" w:space="0" w:color="auto"/>
                                                    <w:right w:val="none" w:sz="0" w:space="0" w:color="auto"/>
                                                  </w:divBdr>
                                                </w:div>
                                                <w:div w:id="253438980">
                                                  <w:marLeft w:val="640"/>
                                                  <w:marRight w:val="0"/>
                                                  <w:marTop w:val="0"/>
                                                  <w:marBottom w:val="0"/>
                                                  <w:divBdr>
                                                    <w:top w:val="none" w:sz="0" w:space="0" w:color="auto"/>
                                                    <w:left w:val="none" w:sz="0" w:space="0" w:color="auto"/>
                                                    <w:bottom w:val="none" w:sz="0" w:space="0" w:color="auto"/>
                                                    <w:right w:val="none" w:sz="0" w:space="0" w:color="auto"/>
                                                  </w:divBdr>
                                                </w:div>
                                                <w:div w:id="348069088">
                                                  <w:marLeft w:val="640"/>
                                                  <w:marRight w:val="0"/>
                                                  <w:marTop w:val="0"/>
                                                  <w:marBottom w:val="0"/>
                                                  <w:divBdr>
                                                    <w:top w:val="none" w:sz="0" w:space="0" w:color="auto"/>
                                                    <w:left w:val="none" w:sz="0" w:space="0" w:color="auto"/>
                                                    <w:bottom w:val="none" w:sz="0" w:space="0" w:color="auto"/>
                                                    <w:right w:val="none" w:sz="0" w:space="0" w:color="auto"/>
                                                  </w:divBdr>
                                                </w:div>
                                                <w:div w:id="415975717">
                                                  <w:marLeft w:val="640"/>
                                                  <w:marRight w:val="0"/>
                                                  <w:marTop w:val="0"/>
                                                  <w:marBottom w:val="0"/>
                                                  <w:divBdr>
                                                    <w:top w:val="none" w:sz="0" w:space="0" w:color="auto"/>
                                                    <w:left w:val="none" w:sz="0" w:space="0" w:color="auto"/>
                                                    <w:bottom w:val="none" w:sz="0" w:space="0" w:color="auto"/>
                                                    <w:right w:val="none" w:sz="0" w:space="0" w:color="auto"/>
                                                  </w:divBdr>
                                                </w:div>
                                                <w:div w:id="421727931">
                                                  <w:marLeft w:val="640"/>
                                                  <w:marRight w:val="0"/>
                                                  <w:marTop w:val="0"/>
                                                  <w:marBottom w:val="0"/>
                                                  <w:divBdr>
                                                    <w:top w:val="none" w:sz="0" w:space="0" w:color="auto"/>
                                                    <w:left w:val="none" w:sz="0" w:space="0" w:color="auto"/>
                                                    <w:bottom w:val="none" w:sz="0" w:space="0" w:color="auto"/>
                                                    <w:right w:val="none" w:sz="0" w:space="0" w:color="auto"/>
                                                  </w:divBdr>
                                                </w:div>
                                                <w:div w:id="435753023">
                                                  <w:marLeft w:val="640"/>
                                                  <w:marRight w:val="0"/>
                                                  <w:marTop w:val="0"/>
                                                  <w:marBottom w:val="0"/>
                                                  <w:divBdr>
                                                    <w:top w:val="none" w:sz="0" w:space="0" w:color="auto"/>
                                                    <w:left w:val="none" w:sz="0" w:space="0" w:color="auto"/>
                                                    <w:bottom w:val="none" w:sz="0" w:space="0" w:color="auto"/>
                                                    <w:right w:val="none" w:sz="0" w:space="0" w:color="auto"/>
                                                  </w:divBdr>
                                                </w:div>
                                                <w:div w:id="443155374">
                                                  <w:marLeft w:val="640"/>
                                                  <w:marRight w:val="0"/>
                                                  <w:marTop w:val="0"/>
                                                  <w:marBottom w:val="0"/>
                                                  <w:divBdr>
                                                    <w:top w:val="none" w:sz="0" w:space="0" w:color="auto"/>
                                                    <w:left w:val="none" w:sz="0" w:space="0" w:color="auto"/>
                                                    <w:bottom w:val="none" w:sz="0" w:space="0" w:color="auto"/>
                                                    <w:right w:val="none" w:sz="0" w:space="0" w:color="auto"/>
                                                  </w:divBdr>
                                                </w:div>
                                                <w:div w:id="561985421">
                                                  <w:marLeft w:val="640"/>
                                                  <w:marRight w:val="0"/>
                                                  <w:marTop w:val="0"/>
                                                  <w:marBottom w:val="0"/>
                                                  <w:divBdr>
                                                    <w:top w:val="none" w:sz="0" w:space="0" w:color="auto"/>
                                                    <w:left w:val="none" w:sz="0" w:space="0" w:color="auto"/>
                                                    <w:bottom w:val="none" w:sz="0" w:space="0" w:color="auto"/>
                                                    <w:right w:val="none" w:sz="0" w:space="0" w:color="auto"/>
                                                  </w:divBdr>
                                                </w:div>
                                                <w:div w:id="577787206">
                                                  <w:marLeft w:val="640"/>
                                                  <w:marRight w:val="0"/>
                                                  <w:marTop w:val="0"/>
                                                  <w:marBottom w:val="0"/>
                                                  <w:divBdr>
                                                    <w:top w:val="none" w:sz="0" w:space="0" w:color="auto"/>
                                                    <w:left w:val="none" w:sz="0" w:space="0" w:color="auto"/>
                                                    <w:bottom w:val="none" w:sz="0" w:space="0" w:color="auto"/>
                                                    <w:right w:val="none" w:sz="0" w:space="0" w:color="auto"/>
                                                  </w:divBdr>
                                                </w:div>
                                                <w:div w:id="578251394">
                                                  <w:marLeft w:val="640"/>
                                                  <w:marRight w:val="0"/>
                                                  <w:marTop w:val="0"/>
                                                  <w:marBottom w:val="0"/>
                                                  <w:divBdr>
                                                    <w:top w:val="none" w:sz="0" w:space="0" w:color="auto"/>
                                                    <w:left w:val="none" w:sz="0" w:space="0" w:color="auto"/>
                                                    <w:bottom w:val="none" w:sz="0" w:space="0" w:color="auto"/>
                                                    <w:right w:val="none" w:sz="0" w:space="0" w:color="auto"/>
                                                  </w:divBdr>
                                                </w:div>
                                                <w:div w:id="595938854">
                                                  <w:marLeft w:val="640"/>
                                                  <w:marRight w:val="0"/>
                                                  <w:marTop w:val="0"/>
                                                  <w:marBottom w:val="0"/>
                                                  <w:divBdr>
                                                    <w:top w:val="none" w:sz="0" w:space="0" w:color="auto"/>
                                                    <w:left w:val="none" w:sz="0" w:space="0" w:color="auto"/>
                                                    <w:bottom w:val="none" w:sz="0" w:space="0" w:color="auto"/>
                                                    <w:right w:val="none" w:sz="0" w:space="0" w:color="auto"/>
                                                  </w:divBdr>
                                                </w:div>
                                                <w:div w:id="650446626">
                                                  <w:marLeft w:val="640"/>
                                                  <w:marRight w:val="0"/>
                                                  <w:marTop w:val="0"/>
                                                  <w:marBottom w:val="0"/>
                                                  <w:divBdr>
                                                    <w:top w:val="none" w:sz="0" w:space="0" w:color="auto"/>
                                                    <w:left w:val="none" w:sz="0" w:space="0" w:color="auto"/>
                                                    <w:bottom w:val="none" w:sz="0" w:space="0" w:color="auto"/>
                                                    <w:right w:val="none" w:sz="0" w:space="0" w:color="auto"/>
                                                  </w:divBdr>
                                                </w:div>
                                                <w:div w:id="691230186">
                                                  <w:marLeft w:val="640"/>
                                                  <w:marRight w:val="0"/>
                                                  <w:marTop w:val="0"/>
                                                  <w:marBottom w:val="0"/>
                                                  <w:divBdr>
                                                    <w:top w:val="none" w:sz="0" w:space="0" w:color="auto"/>
                                                    <w:left w:val="none" w:sz="0" w:space="0" w:color="auto"/>
                                                    <w:bottom w:val="none" w:sz="0" w:space="0" w:color="auto"/>
                                                    <w:right w:val="none" w:sz="0" w:space="0" w:color="auto"/>
                                                  </w:divBdr>
                                                </w:div>
                                                <w:div w:id="712966981">
                                                  <w:marLeft w:val="640"/>
                                                  <w:marRight w:val="0"/>
                                                  <w:marTop w:val="0"/>
                                                  <w:marBottom w:val="0"/>
                                                  <w:divBdr>
                                                    <w:top w:val="none" w:sz="0" w:space="0" w:color="auto"/>
                                                    <w:left w:val="none" w:sz="0" w:space="0" w:color="auto"/>
                                                    <w:bottom w:val="none" w:sz="0" w:space="0" w:color="auto"/>
                                                    <w:right w:val="none" w:sz="0" w:space="0" w:color="auto"/>
                                                  </w:divBdr>
                                                </w:div>
                                                <w:div w:id="727991444">
                                                  <w:marLeft w:val="640"/>
                                                  <w:marRight w:val="0"/>
                                                  <w:marTop w:val="0"/>
                                                  <w:marBottom w:val="0"/>
                                                  <w:divBdr>
                                                    <w:top w:val="none" w:sz="0" w:space="0" w:color="auto"/>
                                                    <w:left w:val="none" w:sz="0" w:space="0" w:color="auto"/>
                                                    <w:bottom w:val="none" w:sz="0" w:space="0" w:color="auto"/>
                                                    <w:right w:val="none" w:sz="0" w:space="0" w:color="auto"/>
                                                  </w:divBdr>
                                                </w:div>
                                                <w:div w:id="754479497">
                                                  <w:marLeft w:val="640"/>
                                                  <w:marRight w:val="0"/>
                                                  <w:marTop w:val="0"/>
                                                  <w:marBottom w:val="0"/>
                                                  <w:divBdr>
                                                    <w:top w:val="none" w:sz="0" w:space="0" w:color="auto"/>
                                                    <w:left w:val="none" w:sz="0" w:space="0" w:color="auto"/>
                                                    <w:bottom w:val="none" w:sz="0" w:space="0" w:color="auto"/>
                                                    <w:right w:val="none" w:sz="0" w:space="0" w:color="auto"/>
                                                  </w:divBdr>
                                                </w:div>
                                                <w:div w:id="765880681">
                                                  <w:marLeft w:val="640"/>
                                                  <w:marRight w:val="0"/>
                                                  <w:marTop w:val="0"/>
                                                  <w:marBottom w:val="0"/>
                                                  <w:divBdr>
                                                    <w:top w:val="none" w:sz="0" w:space="0" w:color="auto"/>
                                                    <w:left w:val="none" w:sz="0" w:space="0" w:color="auto"/>
                                                    <w:bottom w:val="none" w:sz="0" w:space="0" w:color="auto"/>
                                                    <w:right w:val="none" w:sz="0" w:space="0" w:color="auto"/>
                                                  </w:divBdr>
                                                </w:div>
                                                <w:div w:id="793987381">
                                                  <w:marLeft w:val="640"/>
                                                  <w:marRight w:val="0"/>
                                                  <w:marTop w:val="0"/>
                                                  <w:marBottom w:val="0"/>
                                                  <w:divBdr>
                                                    <w:top w:val="none" w:sz="0" w:space="0" w:color="auto"/>
                                                    <w:left w:val="none" w:sz="0" w:space="0" w:color="auto"/>
                                                    <w:bottom w:val="none" w:sz="0" w:space="0" w:color="auto"/>
                                                    <w:right w:val="none" w:sz="0" w:space="0" w:color="auto"/>
                                                  </w:divBdr>
                                                </w:div>
                                                <w:div w:id="857888758">
                                                  <w:marLeft w:val="640"/>
                                                  <w:marRight w:val="0"/>
                                                  <w:marTop w:val="0"/>
                                                  <w:marBottom w:val="0"/>
                                                  <w:divBdr>
                                                    <w:top w:val="none" w:sz="0" w:space="0" w:color="auto"/>
                                                    <w:left w:val="none" w:sz="0" w:space="0" w:color="auto"/>
                                                    <w:bottom w:val="none" w:sz="0" w:space="0" w:color="auto"/>
                                                    <w:right w:val="none" w:sz="0" w:space="0" w:color="auto"/>
                                                  </w:divBdr>
                                                </w:div>
                                                <w:div w:id="874386256">
                                                  <w:marLeft w:val="640"/>
                                                  <w:marRight w:val="0"/>
                                                  <w:marTop w:val="0"/>
                                                  <w:marBottom w:val="0"/>
                                                  <w:divBdr>
                                                    <w:top w:val="none" w:sz="0" w:space="0" w:color="auto"/>
                                                    <w:left w:val="none" w:sz="0" w:space="0" w:color="auto"/>
                                                    <w:bottom w:val="none" w:sz="0" w:space="0" w:color="auto"/>
                                                    <w:right w:val="none" w:sz="0" w:space="0" w:color="auto"/>
                                                  </w:divBdr>
                                                </w:div>
                                                <w:div w:id="911233237">
                                                  <w:marLeft w:val="640"/>
                                                  <w:marRight w:val="0"/>
                                                  <w:marTop w:val="0"/>
                                                  <w:marBottom w:val="0"/>
                                                  <w:divBdr>
                                                    <w:top w:val="none" w:sz="0" w:space="0" w:color="auto"/>
                                                    <w:left w:val="none" w:sz="0" w:space="0" w:color="auto"/>
                                                    <w:bottom w:val="none" w:sz="0" w:space="0" w:color="auto"/>
                                                    <w:right w:val="none" w:sz="0" w:space="0" w:color="auto"/>
                                                  </w:divBdr>
                                                </w:div>
                                                <w:div w:id="928544171">
                                                  <w:marLeft w:val="640"/>
                                                  <w:marRight w:val="0"/>
                                                  <w:marTop w:val="0"/>
                                                  <w:marBottom w:val="0"/>
                                                  <w:divBdr>
                                                    <w:top w:val="none" w:sz="0" w:space="0" w:color="auto"/>
                                                    <w:left w:val="none" w:sz="0" w:space="0" w:color="auto"/>
                                                    <w:bottom w:val="none" w:sz="0" w:space="0" w:color="auto"/>
                                                    <w:right w:val="none" w:sz="0" w:space="0" w:color="auto"/>
                                                  </w:divBdr>
                                                </w:div>
                                                <w:div w:id="1014645614">
                                                  <w:marLeft w:val="640"/>
                                                  <w:marRight w:val="0"/>
                                                  <w:marTop w:val="0"/>
                                                  <w:marBottom w:val="0"/>
                                                  <w:divBdr>
                                                    <w:top w:val="none" w:sz="0" w:space="0" w:color="auto"/>
                                                    <w:left w:val="none" w:sz="0" w:space="0" w:color="auto"/>
                                                    <w:bottom w:val="none" w:sz="0" w:space="0" w:color="auto"/>
                                                    <w:right w:val="none" w:sz="0" w:space="0" w:color="auto"/>
                                                  </w:divBdr>
                                                </w:div>
                                                <w:div w:id="1019698549">
                                                  <w:marLeft w:val="640"/>
                                                  <w:marRight w:val="0"/>
                                                  <w:marTop w:val="0"/>
                                                  <w:marBottom w:val="0"/>
                                                  <w:divBdr>
                                                    <w:top w:val="none" w:sz="0" w:space="0" w:color="auto"/>
                                                    <w:left w:val="none" w:sz="0" w:space="0" w:color="auto"/>
                                                    <w:bottom w:val="none" w:sz="0" w:space="0" w:color="auto"/>
                                                    <w:right w:val="none" w:sz="0" w:space="0" w:color="auto"/>
                                                  </w:divBdr>
                                                </w:div>
                                                <w:div w:id="1042361457">
                                                  <w:marLeft w:val="640"/>
                                                  <w:marRight w:val="0"/>
                                                  <w:marTop w:val="0"/>
                                                  <w:marBottom w:val="0"/>
                                                  <w:divBdr>
                                                    <w:top w:val="none" w:sz="0" w:space="0" w:color="auto"/>
                                                    <w:left w:val="none" w:sz="0" w:space="0" w:color="auto"/>
                                                    <w:bottom w:val="none" w:sz="0" w:space="0" w:color="auto"/>
                                                    <w:right w:val="none" w:sz="0" w:space="0" w:color="auto"/>
                                                  </w:divBdr>
                                                </w:div>
                                                <w:div w:id="1133716802">
                                                  <w:marLeft w:val="640"/>
                                                  <w:marRight w:val="0"/>
                                                  <w:marTop w:val="0"/>
                                                  <w:marBottom w:val="0"/>
                                                  <w:divBdr>
                                                    <w:top w:val="none" w:sz="0" w:space="0" w:color="auto"/>
                                                    <w:left w:val="none" w:sz="0" w:space="0" w:color="auto"/>
                                                    <w:bottom w:val="none" w:sz="0" w:space="0" w:color="auto"/>
                                                    <w:right w:val="none" w:sz="0" w:space="0" w:color="auto"/>
                                                  </w:divBdr>
                                                </w:div>
                                                <w:div w:id="1153177108">
                                                  <w:marLeft w:val="640"/>
                                                  <w:marRight w:val="0"/>
                                                  <w:marTop w:val="0"/>
                                                  <w:marBottom w:val="0"/>
                                                  <w:divBdr>
                                                    <w:top w:val="none" w:sz="0" w:space="0" w:color="auto"/>
                                                    <w:left w:val="none" w:sz="0" w:space="0" w:color="auto"/>
                                                    <w:bottom w:val="none" w:sz="0" w:space="0" w:color="auto"/>
                                                    <w:right w:val="none" w:sz="0" w:space="0" w:color="auto"/>
                                                  </w:divBdr>
                                                </w:div>
                                                <w:div w:id="1200818074">
                                                  <w:marLeft w:val="640"/>
                                                  <w:marRight w:val="0"/>
                                                  <w:marTop w:val="0"/>
                                                  <w:marBottom w:val="0"/>
                                                  <w:divBdr>
                                                    <w:top w:val="none" w:sz="0" w:space="0" w:color="auto"/>
                                                    <w:left w:val="none" w:sz="0" w:space="0" w:color="auto"/>
                                                    <w:bottom w:val="none" w:sz="0" w:space="0" w:color="auto"/>
                                                    <w:right w:val="none" w:sz="0" w:space="0" w:color="auto"/>
                                                  </w:divBdr>
                                                </w:div>
                                                <w:div w:id="1209420239">
                                                  <w:marLeft w:val="640"/>
                                                  <w:marRight w:val="0"/>
                                                  <w:marTop w:val="0"/>
                                                  <w:marBottom w:val="0"/>
                                                  <w:divBdr>
                                                    <w:top w:val="none" w:sz="0" w:space="0" w:color="auto"/>
                                                    <w:left w:val="none" w:sz="0" w:space="0" w:color="auto"/>
                                                    <w:bottom w:val="none" w:sz="0" w:space="0" w:color="auto"/>
                                                    <w:right w:val="none" w:sz="0" w:space="0" w:color="auto"/>
                                                  </w:divBdr>
                                                </w:div>
                                                <w:div w:id="1247031359">
                                                  <w:marLeft w:val="640"/>
                                                  <w:marRight w:val="0"/>
                                                  <w:marTop w:val="0"/>
                                                  <w:marBottom w:val="0"/>
                                                  <w:divBdr>
                                                    <w:top w:val="none" w:sz="0" w:space="0" w:color="auto"/>
                                                    <w:left w:val="none" w:sz="0" w:space="0" w:color="auto"/>
                                                    <w:bottom w:val="none" w:sz="0" w:space="0" w:color="auto"/>
                                                    <w:right w:val="none" w:sz="0" w:space="0" w:color="auto"/>
                                                  </w:divBdr>
                                                </w:div>
                                                <w:div w:id="1265267349">
                                                  <w:marLeft w:val="640"/>
                                                  <w:marRight w:val="0"/>
                                                  <w:marTop w:val="0"/>
                                                  <w:marBottom w:val="0"/>
                                                  <w:divBdr>
                                                    <w:top w:val="none" w:sz="0" w:space="0" w:color="auto"/>
                                                    <w:left w:val="none" w:sz="0" w:space="0" w:color="auto"/>
                                                    <w:bottom w:val="none" w:sz="0" w:space="0" w:color="auto"/>
                                                    <w:right w:val="none" w:sz="0" w:space="0" w:color="auto"/>
                                                  </w:divBdr>
                                                </w:div>
                                                <w:div w:id="1284268698">
                                                  <w:marLeft w:val="640"/>
                                                  <w:marRight w:val="0"/>
                                                  <w:marTop w:val="0"/>
                                                  <w:marBottom w:val="0"/>
                                                  <w:divBdr>
                                                    <w:top w:val="none" w:sz="0" w:space="0" w:color="auto"/>
                                                    <w:left w:val="none" w:sz="0" w:space="0" w:color="auto"/>
                                                    <w:bottom w:val="none" w:sz="0" w:space="0" w:color="auto"/>
                                                    <w:right w:val="none" w:sz="0" w:space="0" w:color="auto"/>
                                                  </w:divBdr>
                                                </w:div>
                                                <w:div w:id="1292438094">
                                                  <w:marLeft w:val="640"/>
                                                  <w:marRight w:val="0"/>
                                                  <w:marTop w:val="0"/>
                                                  <w:marBottom w:val="0"/>
                                                  <w:divBdr>
                                                    <w:top w:val="none" w:sz="0" w:space="0" w:color="auto"/>
                                                    <w:left w:val="none" w:sz="0" w:space="0" w:color="auto"/>
                                                    <w:bottom w:val="none" w:sz="0" w:space="0" w:color="auto"/>
                                                    <w:right w:val="none" w:sz="0" w:space="0" w:color="auto"/>
                                                  </w:divBdr>
                                                </w:div>
                                                <w:div w:id="1301233182">
                                                  <w:marLeft w:val="640"/>
                                                  <w:marRight w:val="0"/>
                                                  <w:marTop w:val="0"/>
                                                  <w:marBottom w:val="0"/>
                                                  <w:divBdr>
                                                    <w:top w:val="none" w:sz="0" w:space="0" w:color="auto"/>
                                                    <w:left w:val="none" w:sz="0" w:space="0" w:color="auto"/>
                                                    <w:bottom w:val="none" w:sz="0" w:space="0" w:color="auto"/>
                                                    <w:right w:val="none" w:sz="0" w:space="0" w:color="auto"/>
                                                  </w:divBdr>
                                                </w:div>
                                                <w:div w:id="1396245020">
                                                  <w:marLeft w:val="640"/>
                                                  <w:marRight w:val="0"/>
                                                  <w:marTop w:val="0"/>
                                                  <w:marBottom w:val="0"/>
                                                  <w:divBdr>
                                                    <w:top w:val="none" w:sz="0" w:space="0" w:color="auto"/>
                                                    <w:left w:val="none" w:sz="0" w:space="0" w:color="auto"/>
                                                    <w:bottom w:val="none" w:sz="0" w:space="0" w:color="auto"/>
                                                    <w:right w:val="none" w:sz="0" w:space="0" w:color="auto"/>
                                                  </w:divBdr>
                                                </w:div>
                                                <w:div w:id="1421637505">
                                                  <w:marLeft w:val="640"/>
                                                  <w:marRight w:val="0"/>
                                                  <w:marTop w:val="0"/>
                                                  <w:marBottom w:val="0"/>
                                                  <w:divBdr>
                                                    <w:top w:val="none" w:sz="0" w:space="0" w:color="auto"/>
                                                    <w:left w:val="none" w:sz="0" w:space="0" w:color="auto"/>
                                                    <w:bottom w:val="none" w:sz="0" w:space="0" w:color="auto"/>
                                                    <w:right w:val="none" w:sz="0" w:space="0" w:color="auto"/>
                                                  </w:divBdr>
                                                </w:div>
                                                <w:div w:id="1437602255">
                                                  <w:marLeft w:val="640"/>
                                                  <w:marRight w:val="0"/>
                                                  <w:marTop w:val="0"/>
                                                  <w:marBottom w:val="0"/>
                                                  <w:divBdr>
                                                    <w:top w:val="none" w:sz="0" w:space="0" w:color="auto"/>
                                                    <w:left w:val="none" w:sz="0" w:space="0" w:color="auto"/>
                                                    <w:bottom w:val="none" w:sz="0" w:space="0" w:color="auto"/>
                                                    <w:right w:val="none" w:sz="0" w:space="0" w:color="auto"/>
                                                  </w:divBdr>
                                                </w:div>
                                                <w:div w:id="1492059499">
                                                  <w:marLeft w:val="640"/>
                                                  <w:marRight w:val="0"/>
                                                  <w:marTop w:val="0"/>
                                                  <w:marBottom w:val="0"/>
                                                  <w:divBdr>
                                                    <w:top w:val="none" w:sz="0" w:space="0" w:color="auto"/>
                                                    <w:left w:val="none" w:sz="0" w:space="0" w:color="auto"/>
                                                    <w:bottom w:val="none" w:sz="0" w:space="0" w:color="auto"/>
                                                    <w:right w:val="none" w:sz="0" w:space="0" w:color="auto"/>
                                                  </w:divBdr>
                                                </w:div>
                                                <w:div w:id="1511338435">
                                                  <w:marLeft w:val="640"/>
                                                  <w:marRight w:val="0"/>
                                                  <w:marTop w:val="0"/>
                                                  <w:marBottom w:val="0"/>
                                                  <w:divBdr>
                                                    <w:top w:val="none" w:sz="0" w:space="0" w:color="auto"/>
                                                    <w:left w:val="none" w:sz="0" w:space="0" w:color="auto"/>
                                                    <w:bottom w:val="none" w:sz="0" w:space="0" w:color="auto"/>
                                                    <w:right w:val="none" w:sz="0" w:space="0" w:color="auto"/>
                                                  </w:divBdr>
                                                </w:div>
                                                <w:div w:id="1578907056">
                                                  <w:marLeft w:val="640"/>
                                                  <w:marRight w:val="0"/>
                                                  <w:marTop w:val="0"/>
                                                  <w:marBottom w:val="0"/>
                                                  <w:divBdr>
                                                    <w:top w:val="none" w:sz="0" w:space="0" w:color="auto"/>
                                                    <w:left w:val="none" w:sz="0" w:space="0" w:color="auto"/>
                                                    <w:bottom w:val="none" w:sz="0" w:space="0" w:color="auto"/>
                                                    <w:right w:val="none" w:sz="0" w:space="0" w:color="auto"/>
                                                  </w:divBdr>
                                                </w:div>
                                                <w:div w:id="1597589439">
                                                  <w:marLeft w:val="640"/>
                                                  <w:marRight w:val="0"/>
                                                  <w:marTop w:val="0"/>
                                                  <w:marBottom w:val="0"/>
                                                  <w:divBdr>
                                                    <w:top w:val="none" w:sz="0" w:space="0" w:color="auto"/>
                                                    <w:left w:val="none" w:sz="0" w:space="0" w:color="auto"/>
                                                    <w:bottom w:val="none" w:sz="0" w:space="0" w:color="auto"/>
                                                    <w:right w:val="none" w:sz="0" w:space="0" w:color="auto"/>
                                                  </w:divBdr>
                                                </w:div>
                                                <w:div w:id="1618100242">
                                                  <w:marLeft w:val="640"/>
                                                  <w:marRight w:val="0"/>
                                                  <w:marTop w:val="0"/>
                                                  <w:marBottom w:val="0"/>
                                                  <w:divBdr>
                                                    <w:top w:val="none" w:sz="0" w:space="0" w:color="auto"/>
                                                    <w:left w:val="none" w:sz="0" w:space="0" w:color="auto"/>
                                                    <w:bottom w:val="none" w:sz="0" w:space="0" w:color="auto"/>
                                                    <w:right w:val="none" w:sz="0" w:space="0" w:color="auto"/>
                                                  </w:divBdr>
                                                </w:div>
                                                <w:div w:id="1668361505">
                                                  <w:marLeft w:val="640"/>
                                                  <w:marRight w:val="0"/>
                                                  <w:marTop w:val="0"/>
                                                  <w:marBottom w:val="0"/>
                                                  <w:divBdr>
                                                    <w:top w:val="none" w:sz="0" w:space="0" w:color="auto"/>
                                                    <w:left w:val="none" w:sz="0" w:space="0" w:color="auto"/>
                                                    <w:bottom w:val="none" w:sz="0" w:space="0" w:color="auto"/>
                                                    <w:right w:val="none" w:sz="0" w:space="0" w:color="auto"/>
                                                  </w:divBdr>
                                                </w:div>
                                                <w:div w:id="1737122857">
                                                  <w:marLeft w:val="640"/>
                                                  <w:marRight w:val="0"/>
                                                  <w:marTop w:val="0"/>
                                                  <w:marBottom w:val="0"/>
                                                  <w:divBdr>
                                                    <w:top w:val="none" w:sz="0" w:space="0" w:color="auto"/>
                                                    <w:left w:val="none" w:sz="0" w:space="0" w:color="auto"/>
                                                    <w:bottom w:val="none" w:sz="0" w:space="0" w:color="auto"/>
                                                    <w:right w:val="none" w:sz="0" w:space="0" w:color="auto"/>
                                                  </w:divBdr>
                                                </w:div>
                                                <w:div w:id="1747338041">
                                                  <w:marLeft w:val="640"/>
                                                  <w:marRight w:val="0"/>
                                                  <w:marTop w:val="0"/>
                                                  <w:marBottom w:val="0"/>
                                                  <w:divBdr>
                                                    <w:top w:val="none" w:sz="0" w:space="0" w:color="auto"/>
                                                    <w:left w:val="none" w:sz="0" w:space="0" w:color="auto"/>
                                                    <w:bottom w:val="none" w:sz="0" w:space="0" w:color="auto"/>
                                                    <w:right w:val="none" w:sz="0" w:space="0" w:color="auto"/>
                                                  </w:divBdr>
                                                </w:div>
                                                <w:div w:id="1796171409">
                                                  <w:marLeft w:val="640"/>
                                                  <w:marRight w:val="0"/>
                                                  <w:marTop w:val="0"/>
                                                  <w:marBottom w:val="0"/>
                                                  <w:divBdr>
                                                    <w:top w:val="none" w:sz="0" w:space="0" w:color="auto"/>
                                                    <w:left w:val="none" w:sz="0" w:space="0" w:color="auto"/>
                                                    <w:bottom w:val="none" w:sz="0" w:space="0" w:color="auto"/>
                                                    <w:right w:val="none" w:sz="0" w:space="0" w:color="auto"/>
                                                  </w:divBdr>
                                                </w:div>
                                                <w:div w:id="1805351023">
                                                  <w:marLeft w:val="640"/>
                                                  <w:marRight w:val="0"/>
                                                  <w:marTop w:val="0"/>
                                                  <w:marBottom w:val="0"/>
                                                  <w:divBdr>
                                                    <w:top w:val="none" w:sz="0" w:space="0" w:color="auto"/>
                                                    <w:left w:val="none" w:sz="0" w:space="0" w:color="auto"/>
                                                    <w:bottom w:val="none" w:sz="0" w:space="0" w:color="auto"/>
                                                    <w:right w:val="none" w:sz="0" w:space="0" w:color="auto"/>
                                                  </w:divBdr>
                                                </w:div>
                                                <w:div w:id="1879245860">
                                                  <w:marLeft w:val="640"/>
                                                  <w:marRight w:val="0"/>
                                                  <w:marTop w:val="0"/>
                                                  <w:marBottom w:val="0"/>
                                                  <w:divBdr>
                                                    <w:top w:val="none" w:sz="0" w:space="0" w:color="auto"/>
                                                    <w:left w:val="none" w:sz="0" w:space="0" w:color="auto"/>
                                                    <w:bottom w:val="none" w:sz="0" w:space="0" w:color="auto"/>
                                                    <w:right w:val="none" w:sz="0" w:space="0" w:color="auto"/>
                                                  </w:divBdr>
                                                </w:div>
                                                <w:div w:id="1928614037">
                                                  <w:marLeft w:val="640"/>
                                                  <w:marRight w:val="0"/>
                                                  <w:marTop w:val="0"/>
                                                  <w:marBottom w:val="0"/>
                                                  <w:divBdr>
                                                    <w:top w:val="none" w:sz="0" w:space="0" w:color="auto"/>
                                                    <w:left w:val="none" w:sz="0" w:space="0" w:color="auto"/>
                                                    <w:bottom w:val="none" w:sz="0" w:space="0" w:color="auto"/>
                                                    <w:right w:val="none" w:sz="0" w:space="0" w:color="auto"/>
                                                  </w:divBdr>
                                                </w:div>
                                                <w:div w:id="1994675493">
                                                  <w:marLeft w:val="640"/>
                                                  <w:marRight w:val="0"/>
                                                  <w:marTop w:val="0"/>
                                                  <w:marBottom w:val="0"/>
                                                  <w:divBdr>
                                                    <w:top w:val="none" w:sz="0" w:space="0" w:color="auto"/>
                                                    <w:left w:val="none" w:sz="0" w:space="0" w:color="auto"/>
                                                    <w:bottom w:val="none" w:sz="0" w:space="0" w:color="auto"/>
                                                    <w:right w:val="none" w:sz="0" w:space="0" w:color="auto"/>
                                                  </w:divBdr>
                                                </w:div>
                                                <w:div w:id="2070880517">
                                                  <w:marLeft w:val="640"/>
                                                  <w:marRight w:val="0"/>
                                                  <w:marTop w:val="0"/>
                                                  <w:marBottom w:val="0"/>
                                                  <w:divBdr>
                                                    <w:top w:val="none" w:sz="0" w:space="0" w:color="auto"/>
                                                    <w:left w:val="none" w:sz="0" w:space="0" w:color="auto"/>
                                                    <w:bottom w:val="none" w:sz="0" w:space="0" w:color="auto"/>
                                                    <w:right w:val="none" w:sz="0" w:space="0" w:color="auto"/>
                                                  </w:divBdr>
                                                </w:div>
                                                <w:div w:id="2119135986">
                                                  <w:marLeft w:val="640"/>
                                                  <w:marRight w:val="0"/>
                                                  <w:marTop w:val="0"/>
                                                  <w:marBottom w:val="0"/>
                                                  <w:divBdr>
                                                    <w:top w:val="none" w:sz="0" w:space="0" w:color="auto"/>
                                                    <w:left w:val="none" w:sz="0" w:space="0" w:color="auto"/>
                                                    <w:bottom w:val="none" w:sz="0" w:space="0" w:color="auto"/>
                                                    <w:right w:val="none" w:sz="0" w:space="0" w:color="auto"/>
                                                  </w:divBdr>
                                                </w:div>
                                              </w:divsChild>
                                            </w:div>
                                            <w:div w:id="391655443">
                                              <w:marLeft w:val="0"/>
                                              <w:marRight w:val="0"/>
                                              <w:marTop w:val="0"/>
                                              <w:marBottom w:val="0"/>
                                              <w:divBdr>
                                                <w:top w:val="none" w:sz="0" w:space="0" w:color="auto"/>
                                                <w:left w:val="none" w:sz="0" w:space="0" w:color="auto"/>
                                                <w:bottom w:val="none" w:sz="0" w:space="0" w:color="auto"/>
                                                <w:right w:val="none" w:sz="0" w:space="0" w:color="auto"/>
                                              </w:divBdr>
                                              <w:divsChild>
                                                <w:div w:id="34354241">
                                                  <w:marLeft w:val="640"/>
                                                  <w:marRight w:val="0"/>
                                                  <w:marTop w:val="0"/>
                                                  <w:marBottom w:val="0"/>
                                                  <w:divBdr>
                                                    <w:top w:val="none" w:sz="0" w:space="0" w:color="auto"/>
                                                    <w:left w:val="none" w:sz="0" w:space="0" w:color="auto"/>
                                                    <w:bottom w:val="none" w:sz="0" w:space="0" w:color="auto"/>
                                                    <w:right w:val="none" w:sz="0" w:space="0" w:color="auto"/>
                                                  </w:divBdr>
                                                </w:div>
                                                <w:div w:id="116724213">
                                                  <w:marLeft w:val="640"/>
                                                  <w:marRight w:val="0"/>
                                                  <w:marTop w:val="0"/>
                                                  <w:marBottom w:val="0"/>
                                                  <w:divBdr>
                                                    <w:top w:val="none" w:sz="0" w:space="0" w:color="auto"/>
                                                    <w:left w:val="none" w:sz="0" w:space="0" w:color="auto"/>
                                                    <w:bottom w:val="none" w:sz="0" w:space="0" w:color="auto"/>
                                                    <w:right w:val="none" w:sz="0" w:space="0" w:color="auto"/>
                                                  </w:divBdr>
                                                </w:div>
                                                <w:div w:id="140277055">
                                                  <w:marLeft w:val="640"/>
                                                  <w:marRight w:val="0"/>
                                                  <w:marTop w:val="0"/>
                                                  <w:marBottom w:val="0"/>
                                                  <w:divBdr>
                                                    <w:top w:val="none" w:sz="0" w:space="0" w:color="auto"/>
                                                    <w:left w:val="none" w:sz="0" w:space="0" w:color="auto"/>
                                                    <w:bottom w:val="none" w:sz="0" w:space="0" w:color="auto"/>
                                                    <w:right w:val="none" w:sz="0" w:space="0" w:color="auto"/>
                                                  </w:divBdr>
                                                </w:div>
                                                <w:div w:id="230897393">
                                                  <w:marLeft w:val="640"/>
                                                  <w:marRight w:val="0"/>
                                                  <w:marTop w:val="0"/>
                                                  <w:marBottom w:val="0"/>
                                                  <w:divBdr>
                                                    <w:top w:val="none" w:sz="0" w:space="0" w:color="auto"/>
                                                    <w:left w:val="none" w:sz="0" w:space="0" w:color="auto"/>
                                                    <w:bottom w:val="none" w:sz="0" w:space="0" w:color="auto"/>
                                                    <w:right w:val="none" w:sz="0" w:space="0" w:color="auto"/>
                                                  </w:divBdr>
                                                </w:div>
                                                <w:div w:id="331835718">
                                                  <w:marLeft w:val="640"/>
                                                  <w:marRight w:val="0"/>
                                                  <w:marTop w:val="0"/>
                                                  <w:marBottom w:val="0"/>
                                                  <w:divBdr>
                                                    <w:top w:val="none" w:sz="0" w:space="0" w:color="auto"/>
                                                    <w:left w:val="none" w:sz="0" w:space="0" w:color="auto"/>
                                                    <w:bottom w:val="none" w:sz="0" w:space="0" w:color="auto"/>
                                                    <w:right w:val="none" w:sz="0" w:space="0" w:color="auto"/>
                                                  </w:divBdr>
                                                </w:div>
                                                <w:div w:id="364334916">
                                                  <w:marLeft w:val="640"/>
                                                  <w:marRight w:val="0"/>
                                                  <w:marTop w:val="0"/>
                                                  <w:marBottom w:val="0"/>
                                                  <w:divBdr>
                                                    <w:top w:val="none" w:sz="0" w:space="0" w:color="auto"/>
                                                    <w:left w:val="none" w:sz="0" w:space="0" w:color="auto"/>
                                                    <w:bottom w:val="none" w:sz="0" w:space="0" w:color="auto"/>
                                                    <w:right w:val="none" w:sz="0" w:space="0" w:color="auto"/>
                                                  </w:divBdr>
                                                </w:div>
                                                <w:div w:id="379549466">
                                                  <w:marLeft w:val="640"/>
                                                  <w:marRight w:val="0"/>
                                                  <w:marTop w:val="0"/>
                                                  <w:marBottom w:val="0"/>
                                                  <w:divBdr>
                                                    <w:top w:val="none" w:sz="0" w:space="0" w:color="auto"/>
                                                    <w:left w:val="none" w:sz="0" w:space="0" w:color="auto"/>
                                                    <w:bottom w:val="none" w:sz="0" w:space="0" w:color="auto"/>
                                                    <w:right w:val="none" w:sz="0" w:space="0" w:color="auto"/>
                                                  </w:divBdr>
                                                </w:div>
                                                <w:div w:id="408307860">
                                                  <w:marLeft w:val="640"/>
                                                  <w:marRight w:val="0"/>
                                                  <w:marTop w:val="0"/>
                                                  <w:marBottom w:val="0"/>
                                                  <w:divBdr>
                                                    <w:top w:val="none" w:sz="0" w:space="0" w:color="auto"/>
                                                    <w:left w:val="none" w:sz="0" w:space="0" w:color="auto"/>
                                                    <w:bottom w:val="none" w:sz="0" w:space="0" w:color="auto"/>
                                                    <w:right w:val="none" w:sz="0" w:space="0" w:color="auto"/>
                                                  </w:divBdr>
                                                </w:div>
                                                <w:div w:id="420949984">
                                                  <w:marLeft w:val="640"/>
                                                  <w:marRight w:val="0"/>
                                                  <w:marTop w:val="0"/>
                                                  <w:marBottom w:val="0"/>
                                                  <w:divBdr>
                                                    <w:top w:val="none" w:sz="0" w:space="0" w:color="auto"/>
                                                    <w:left w:val="none" w:sz="0" w:space="0" w:color="auto"/>
                                                    <w:bottom w:val="none" w:sz="0" w:space="0" w:color="auto"/>
                                                    <w:right w:val="none" w:sz="0" w:space="0" w:color="auto"/>
                                                  </w:divBdr>
                                                </w:div>
                                                <w:div w:id="474644245">
                                                  <w:marLeft w:val="640"/>
                                                  <w:marRight w:val="0"/>
                                                  <w:marTop w:val="0"/>
                                                  <w:marBottom w:val="0"/>
                                                  <w:divBdr>
                                                    <w:top w:val="none" w:sz="0" w:space="0" w:color="auto"/>
                                                    <w:left w:val="none" w:sz="0" w:space="0" w:color="auto"/>
                                                    <w:bottom w:val="none" w:sz="0" w:space="0" w:color="auto"/>
                                                    <w:right w:val="none" w:sz="0" w:space="0" w:color="auto"/>
                                                  </w:divBdr>
                                                </w:div>
                                                <w:div w:id="490948797">
                                                  <w:marLeft w:val="640"/>
                                                  <w:marRight w:val="0"/>
                                                  <w:marTop w:val="0"/>
                                                  <w:marBottom w:val="0"/>
                                                  <w:divBdr>
                                                    <w:top w:val="none" w:sz="0" w:space="0" w:color="auto"/>
                                                    <w:left w:val="none" w:sz="0" w:space="0" w:color="auto"/>
                                                    <w:bottom w:val="none" w:sz="0" w:space="0" w:color="auto"/>
                                                    <w:right w:val="none" w:sz="0" w:space="0" w:color="auto"/>
                                                  </w:divBdr>
                                                </w:div>
                                                <w:div w:id="521630413">
                                                  <w:marLeft w:val="640"/>
                                                  <w:marRight w:val="0"/>
                                                  <w:marTop w:val="0"/>
                                                  <w:marBottom w:val="0"/>
                                                  <w:divBdr>
                                                    <w:top w:val="none" w:sz="0" w:space="0" w:color="auto"/>
                                                    <w:left w:val="none" w:sz="0" w:space="0" w:color="auto"/>
                                                    <w:bottom w:val="none" w:sz="0" w:space="0" w:color="auto"/>
                                                    <w:right w:val="none" w:sz="0" w:space="0" w:color="auto"/>
                                                  </w:divBdr>
                                                </w:div>
                                                <w:div w:id="542788270">
                                                  <w:marLeft w:val="640"/>
                                                  <w:marRight w:val="0"/>
                                                  <w:marTop w:val="0"/>
                                                  <w:marBottom w:val="0"/>
                                                  <w:divBdr>
                                                    <w:top w:val="none" w:sz="0" w:space="0" w:color="auto"/>
                                                    <w:left w:val="none" w:sz="0" w:space="0" w:color="auto"/>
                                                    <w:bottom w:val="none" w:sz="0" w:space="0" w:color="auto"/>
                                                    <w:right w:val="none" w:sz="0" w:space="0" w:color="auto"/>
                                                  </w:divBdr>
                                                </w:div>
                                                <w:div w:id="579604975">
                                                  <w:marLeft w:val="640"/>
                                                  <w:marRight w:val="0"/>
                                                  <w:marTop w:val="0"/>
                                                  <w:marBottom w:val="0"/>
                                                  <w:divBdr>
                                                    <w:top w:val="none" w:sz="0" w:space="0" w:color="auto"/>
                                                    <w:left w:val="none" w:sz="0" w:space="0" w:color="auto"/>
                                                    <w:bottom w:val="none" w:sz="0" w:space="0" w:color="auto"/>
                                                    <w:right w:val="none" w:sz="0" w:space="0" w:color="auto"/>
                                                  </w:divBdr>
                                                </w:div>
                                                <w:div w:id="609361594">
                                                  <w:marLeft w:val="640"/>
                                                  <w:marRight w:val="0"/>
                                                  <w:marTop w:val="0"/>
                                                  <w:marBottom w:val="0"/>
                                                  <w:divBdr>
                                                    <w:top w:val="none" w:sz="0" w:space="0" w:color="auto"/>
                                                    <w:left w:val="none" w:sz="0" w:space="0" w:color="auto"/>
                                                    <w:bottom w:val="none" w:sz="0" w:space="0" w:color="auto"/>
                                                    <w:right w:val="none" w:sz="0" w:space="0" w:color="auto"/>
                                                  </w:divBdr>
                                                </w:div>
                                                <w:div w:id="646517428">
                                                  <w:marLeft w:val="640"/>
                                                  <w:marRight w:val="0"/>
                                                  <w:marTop w:val="0"/>
                                                  <w:marBottom w:val="0"/>
                                                  <w:divBdr>
                                                    <w:top w:val="none" w:sz="0" w:space="0" w:color="auto"/>
                                                    <w:left w:val="none" w:sz="0" w:space="0" w:color="auto"/>
                                                    <w:bottom w:val="none" w:sz="0" w:space="0" w:color="auto"/>
                                                    <w:right w:val="none" w:sz="0" w:space="0" w:color="auto"/>
                                                  </w:divBdr>
                                                </w:div>
                                                <w:div w:id="747187815">
                                                  <w:marLeft w:val="640"/>
                                                  <w:marRight w:val="0"/>
                                                  <w:marTop w:val="0"/>
                                                  <w:marBottom w:val="0"/>
                                                  <w:divBdr>
                                                    <w:top w:val="none" w:sz="0" w:space="0" w:color="auto"/>
                                                    <w:left w:val="none" w:sz="0" w:space="0" w:color="auto"/>
                                                    <w:bottom w:val="none" w:sz="0" w:space="0" w:color="auto"/>
                                                    <w:right w:val="none" w:sz="0" w:space="0" w:color="auto"/>
                                                  </w:divBdr>
                                                </w:div>
                                                <w:div w:id="758066180">
                                                  <w:marLeft w:val="640"/>
                                                  <w:marRight w:val="0"/>
                                                  <w:marTop w:val="0"/>
                                                  <w:marBottom w:val="0"/>
                                                  <w:divBdr>
                                                    <w:top w:val="none" w:sz="0" w:space="0" w:color="auto"/>
                                                    <w:left w:val="none" w:sz="0" w:space="0" w:color="auto"/>
                                                    <w:bottom w:val="none" w:sz="0" w:space="0" w:color="auto"/>
                                                    <w:right w:val="none" w:sz="0" w:space="0" w:color="auto"/>
                                                  </w:divBdr>
                                                </w:div>
                                                <w:div w:id="777717626">
                                                  <w:marLeft w:val="640"/>
                                                  <w:marRight w:val="0"/>
                                                  <w:marTop w:val="0"/>
                                                  <w:marBottom w:val="0"/>
                                                  <w:divBdr>
                                                    <w:top w:val="none" w:sz="0" w:space="0" w:color="auto"/>
                                                    <w:left w:val="none" w:sz="0" w:space="0" w:color="auto"/>
                                                    <w:bottom w:val="none" w:sz="0" w:space="0" w:color="auto"/>
                                                    <w:right w:val="none" w:sz="0" w:space="0" w:color="auto"/>
                                                  </w:divBdr>
                                                </w:div>
                                                <w:div w:id="783379468">
                                                  <w:marLeft w:val="640"/>
                                                  <w:marRight w:val="0"/>
                                                  <w:marTop w:val="0"/>
                                                  <w:marBottom w:val="0"/>
                                                  <w:divBdr>
                                                    <w:top w:val="none" w:sz="0" w:space="0" w:color="auto"/>
                                                    <w:left w:val="none" w:sz="0" w:space="0" w:color="auto"/>
                                                    <w:bottom w:val="none" w:sz="0" w:space="0" w:color="auto"/>
                                                    <w:right w:val="none" w:sz="0" w:space="0" w:color="auto"/>
                                                  </w:divBdr>
                                                </w:div>
                                                <w:div w:id="788280375">
                                                  <w:marLeft w:val="640"/>
                                                  <w:marRight w:val="0"/>
                                                  <w:marTop w:val="0"/>
                                                  <w:marBottom w:val="0"/>
                                                  <w:divBdr>
                                                    <w:top w:val="none" w:sz="0" w:space="0" w:color="auto"/>
                                                    <w:left w:val="none" w:sz="0" w:space="0" w:color="auto"/>
                                                    <w:bottom w:val="none" w:sz="0" w:space="0" w:color="auto"/>
                                                    <w:right w:val="none" w:sz="0" w:space="0" w:color="auto"/>
                                                  </w:divBdr>
                                                </w:div>
                                                <w:div w:id="797377373">
                                                  <w:marLeft w:val="640"/>
                                                  <w:marRight w:val="0"/>
                                                  <w:marTop w:val="0"/>
                                                  <w:marBottom w:val="0"/>
                                                  <w:divBdr>
                                                    <w:top w:val="none" w:sz="0" w:space="0" w:color="auto"/>
                                                    <w:left w:val="none" w:sz="0" w:space="0" w:color="auto"/>
                                                    <w:bottom w:val="none" w:sz="0" w:space="0" w:color="auto"/>
                                                    <w:right w:val="none" w:sz="0" w:space="0" w:color="auto"/>
                                                  </w:divBdr>
                                                </w:div>
                                                <w:div w:id="937524323">
                                                  <w:marLeft w:val="640"/>
                                                  <w:marRight w:val="0"/>
                                                  <w:marTop w:val="0"/>
                                                  <w:marBottom w:val="0"/>
                                                  <w:divBdr>
                                                    <w:top w:val="none" w:sz="0" w:space="0" w:color="auto"/>
                                                    <w:left w:val="none" w:sz="0" w:space="0" w:color="auto"/>
                                                    <w:bottom w:val="none" w:sz="0" w:space="0" w:color="auto"/>
                                                    <w:right w:val="none" w:sz="0" w:space="0" w:color="auto"/>
                                                  </w:divBdr>
                                                </w:div>
                                                <w:div w:id="994795474">
                                                  <w:marLeft w:val="640"/>
                                                  <w:marRight w:val="0"/>
                                                  <w:marTop w:val="0"/>
                                                  <w:marBottom w:val="0"/>
                                                  <w:divBdr>
                                                    <w:top w:val="none" w:sz="0" w:space="0" w:color="auto"/>
                                                    <w:left w:val="none" w:sz="0" w:space="0" w:color="auto"/>
                                                    <w:bottom w:val="none" w:sz="0" w:space="0" w:color="auto"/>
                                                    <w:right w:val="none" w:sz="0" w:space="0" w:color="auto"/>
                                                  </w:divBdr>
                                                </w:div>
                                                <w:div w:id="1044062406">
                                                  <w:marLeft w:val="640"/>
                                                  <w:marRight w:val="0"/>
                                                  <w:marTop w:val="0"/>
                                                  <w:marBottom w:val="0"/>
                                                  <w:divBdr>
                                                    <w:top w:val="none" w:sz="0" w:space="0" w:color="auto"/>
                                                    <w:left w:val="none" w:sz="0" w:space="0" w:color="auto"/>
                                                    <w:bottom w:val="none" w:sz="0" w:space="0" w:color="auto"/>
                                                    <w:right w:val="none" w:sz="0" w:space="0" w:color="auto"/>
                                                  </w:divBdr>
                                                </w:div>
                                                <w:div w:id="1058432137">
                                                  <w:marLeft w:val="640"/>
                                                  <w:marRight w:val="0"/>
                                                  <w:marTop w:val="0"/>
                                                  <w:marBottom w:val="0"/>
                                                  <w:divBdr>
                                                    <w:top w:val="none" w:sz="0" w:space="0" w:color="auto"/>
                                                    <w:left w:val="none" w:sz="0" w:space="0" w:color="auto"/>
                                                    <w:bottom w:val="none" w:sz="0" w:space="0" w:color="auto"/>
                                                    <w:right w:val="none" w:sz="0" w:space="0" w:color="auto"/>
                                                  </w:divBdr>
                                                </w:div>
                                                <w:div w:id="1088622333">
                                                  <w:marLeft w:val="640"/>
                                                  <w:marRight w:val="0"/>
                                                  <w:marTop w:val="0"/>
                                                  <w:marBottom w:val="0"/>
                                                  <w:divBdr>
                                                    <w:top w:val="none" w:sz="0" w:space="0" w:color="auto"/>
                                                    <w:left w:val="none" w:sz="0" w:space="0" w:color="auto"/>
                                                    <w:bottom w:val="none" w:sz="0" w:space="0" w:color="auto"/>
                                                    <w:right w:val="none" w:sz="0" w:space="0" w:color="auto"/>
                                                  </w:divBdr>
                                                </w:div>
                                                <w:div w:id="1115292830">
                                                  <w:marLeft w:val="640"/>
                                                  <w:marRight w:val="0"/>
                                                  <w:marTop w:val="0"/>
                                                  <w:marBottom w:val="0"/>
                                                  <w:divBdr>
                                                    <w:top w:val="none" w:sz="0" w:space="0" w:color="auto"/>
                                                    <w:left w:val="none" w:sz="0" w:space="0" w:color="auto"/>
                                                    <w:bottom w:val="none" w:sz="0" w:space="0" w:color="auto"/>
                                                    <w:right w:val="none" w:sz="0" w:space="0" w:color="auto"/>
                                                  </w:divBdr>
                                                </w:div>
                                                <w:div w:id="1124421562">
                                                  <w:marLeft w:val="640"/>
                                                  <w:marRight w:val="0"/>
                                                  <w:marTop w:val="0"/>
                                                  <w:marBottom w:val="0"/>
                                                  <w:divBdr>
                                                    <w:top w:val="none" w:sz="0" w:space="0" w:color="auto"/>
                                                    <w:left w:val="none" w:sz="0" w:space="0" w:color="auto"/>
                                                    <w:bottom w:val="none" w:sz="0" w:space="0" w:color="auto"/>
                                                    <w:right w:val="none" w:sz="0" w:space="0" w:color="auto"/>
                                                  </w:divBdr>
                                                </w:div>
                                                <w:div w:id="1151412720">
                                                  <w:marLeft w:val="640"/>
                                                  <w:marRight w:val="0"/>
                                                  <w:marTop w:val="0"/>
                                                  <w:marBottom w:val="0"/>
                                                  <w:divBdr>
                                                    <w:top w:val="none" w:sz="0" w:space="0" w:color="auto"/>
                                                    <w:left w:val="none" w:sz="0" w:space="0" w:color="auto"/>
                                                    <w:bottom w:val="none" w:sz="0" w:space="0" w:color="auto"/>
                                                    <w:right w:val="none" w:sz="0" w:space="0" w:color="auto"/>
                                                  </w:divBdr>
                                                </w:div>
                                                <w:div w:id="1221136691">
                                                  <w:marLeft w:val="640"/>
                                                  <w:marRight w:val="0"/>
                                                  <w:marTop w:val="0"/>
                                                  <w:marBottom w:val="0"/>
                                                  <w:divBdr>
                                                    <w:top w:val="none" w:sz="0" w:space="0" w:color="auto"/>
                                                    <w:left w:val="none" w:sz="0" w:space="0" w:color="auto"/>
                                                    <w:bottom w:val="none" w:sz="0" w:space="0" w:color="auto"/>
                                                    <w:right w:val="none" w:sz="0" w:space="0" w:color="auto"/>
                                                  </w:divBdr>
                                                </w:div>
                                                <w:div w:id="1246307330">
                                                  <w:marLeft w:val="640"/>
                                                  <w:marRight w:val="0"/>
                                                  <w:marTop w:val="0"/>
                                                  <w:marBottom w:val="0"/>
                                                  <w:divBdr>
                                                    <w:top w:val="none" w:sz="0" w:space="0" w:color="auto"/>
                                                    <w:left w:val="none" w:sz="0" w:space="0" w:color="auto"/>
                                                    <w:bottom w:val="none" w:sz="0" w:space="0" w:color="auto"/>
                                                    <w:right w:val="none" w:sz="0" w:space="0" w:color="auto"/>
                                                  </w:divBdr>
                                                </w:div>
                                                <w:div w:id="1279485865">
                                                  <w:marLeft w:val="640"/>
                                                  <w:marRight w:val="0"/>
                                                  <w:marTop w:val="0"/>
                                                  <w:marBottom w:val="0"/>
                                                  <w:divBdr>
                                                    <w:top w:val="none" w:sz="0" w:space="0" w:color="auto"/>
                                                    <w:left w:val="none" w:sz="0" w:space="0" w:color="auto"/>
                                                    <w:bottom w:val="none" w:sz="0" w:space="0" w:color="auto"/>
                                                    <w:right w:val="none" w:sz="0" w:space="0" w:color="auto"/>
                                                  </w:divBdr>
                                                </w:div>
                                                <w:div w:id="1295792578">
                                                  <w:marLeft w:val="640"/>
                                                  <w:marRight w:val="0"/>
                                                  <w:marTop w:val="0"/>
                                                  <w:marBottom w:val="0"/>
                                                  <w:divBdr>
                                                    <w:top w:val="none" w:sz="0" w:space="0" w:color="auto"/>
                                                    <w:left w:val="none" w:sz="0" w:space="0" w:color="auto"/>
                                                    <w:bottom w:val="none" w:sz="0" w:space="0" w:color="auto"/>
                                                    <w:right w:val="none" w:sz="0" w:space="0" w:color="auto"/>
                                                  </w:divBdr>
                                                </w:div>
                                                <w:div w:id="1352687474">
                                                  <w:marLeft w:val="640"/>
                                                  <w:marRight w:val="0"/>
                                                  <w:marTop w:val="0"/>
                                                  <w:marBottom w:val="0"/>
                                                  <w:divBdr>
                                                    <w:top w:val="none" w:sz="0" w:space="0" w:color="auto"/>
                                                    <w:left w:val="none" w:sz="0" w:space="0" w:color="auto"/>
                                                    <w:bottom w:val="none" w:sz="0" w:space="0" w:color="auto"/>
                                                    <w:right w:val="none" w:sz="0" w:space="0" w:color="auto"/>
                                                  </w:divBdr>
                                                </w:div>
                                                <w:div w:id="1366247371">
                                                  <w:marLeft w:val="640"/>
                                                  <w:marRight w:val="0"/>
                                                  <w:marTop w:val="0"/>
                                                  <w:marBottom w:val="0"/>
                                                  <w:divBdr>
                                                    <w:top w:val="none" w:sz="0" w:space="0" w:color="auto"/>
                                                    <w:left w:val="none" w:sz="0" w:space="0" w:color="auto"/>
                                                    <w:bottom w:val="none" w:sz="0" w:space="0" w:color="auto"/>
                                                    <w:right w:val="none" w:sz="0" w:space="0" w:color="auto"/>
                                                  </w:divBdr>
                                                </w:div>
                                                <w:div w:id="1387608106">
                                                  <w:marLeft w:val="640"/>
                                                  <w:marRight w:val="0"/>
                                                  <w:marTop w:val="0"/>
                                                  <w:marBottom w:val="0"/>
                                                  <w:divBdr>
                                                    <w:top w:val="none" w:sz="0" w:space="0" w:color="auto"/>
                                                    <w:left w:val="none" w:sz="0" w:space="0" w:color="auto"/>
                                                    <w:bottom w:val="none" w:sz="0" w:space="0" w:color="auto"/>
                                                    <w:right w:val="none" w:sz="0" w:space="0" w:color="auto"/>
                                                  </w:divBdr>
                                                </w:div>
                                                <w:div w:id="1478718286">
                                                  <w:marLeft w:val="640"/>
                                                  <w:marRight w:val="0"/>
                                                  <w:marTop w:val="0"/>
                                                  <w:marBottom w:val="0"/>
                                                  <w:divBdr>
                                                    <w:top w:val="none" w:sz="0" w:space="0" w:color="auto"/>
                                                    <w:left w:val="none" w:sz="0" w:space="0" w:color="auto"/>
                                                    <w:bottom w:val="none" w:sz="0" w:space="0" w:color="auto"/>
                                                    <w:right w:val="none" w:sz="0" w:space="0" w:color="auto"/>
                                                  </w:divBdr>
                                                </w:div>
                                                <w:div w:id="1518884461">
                                                  <w:marLeft w:val="640"/>
                                                  <w:marRight w:val="0"/>
                                                  <w:marTop w:val="0"/>
                                                  <w:marBottom w:val="0"/>
                                                  <w:divBdr>
                                                    <w:top w:val="none" w:sz="0" w:space="0" w:color="auto"/>
                                                    <w:left w:val="none" w:sz="0" w:space="0" w:color="auto"/>
                                                    <w:bottom w:val="none" w:sz="0" w:space="0" w:color="auto"/>
                                                    <w:right w:val="none" w:sz="0" w:space="0" w:color="auto"/>
                                                  </w:divBdr>
                                                </w:div>
                                                <w:div w:id="1787574296">
                                                  <w:marLeft w:val="640"/>
                                                  <w:marRight w:val="0"/>
                                                  <w:marTop w:val="0"/>
                                                  <w:marBottom w:val="0"/>
                                                  <w:divBdr>
                                                    <w:top w:val="none" w:sz="0" w:space="0" w:color="auto"/>
                                                    <w:left w:val="none" w:sz="0" w:space="0" w:color="auto"/>
                                                    <w:bottom w:val="none" w:sz="0" w:space="0" w:color="auto"/>
                                                    <w:right w:val="none" w:sz="0" w:space="0" w:color="auto"/>
                                                  </w:divBdr>
                                                </w:div>
                                                <w:div w:id="1811285290">
                                                  <w:marLeft w:val="640"/>
                                                  <w:marRight w:val="0"/>
                                                  <w:marTop w:val="0"/>
                                                  <w:marBottom w:val="0"/>
                                                  <w:divBdr>
                                                    <w:top w:val="none" w:sz="0" w:space="0" w:color="auto"/>
                                                    <w:left w:val="none" w:sz="0" w:space="0" w:color="auto"/>
                                                    <w:bottom w:val="none" w:sz="0" w:space="0" w:color="auto"/>
                                                    <w:right w:val="none" w:sz="0" w:space="0" w:color="auto"/>
                                                  </w:divBdr>
                                                </w:div>
                                                <w:div w:id="1864051699">
                                                  <w:marLeft w:val="640"/>
                                                  <w:marRight w:val="0"/>
                                                  <w:marTop w:val="0"/>
                                                  <w:marBottom w:val="0"/>
                                                  <w:divBdr>
                                                    <w:top w:val="none" w:sz="0" w:space="0" w:color="auto"/>
                                                    <w:left w:val="none" w:sz="0" w:space="0" w:color="auto"/>
                                                    <w:bottom w:val="none" w:sz="0" w:space="0" w:color="auto"/>
                                                    <w:right w:val="none" w:sz="0" w:space="0" w:color="auto"/>
                                                  </w:divBdr>
                                                </w:div>
                                                <w:div w:id="1864708554">
                                                  <w:marLeft w:val="640"/>
                                                  <w:marRight w:val="0"/>
                                                  <w:marTop w:val="0"/>
                                                  <w:marBottom w:val="0"/>
                                                  <w:divBdr>
                                                    <w:top w:val="none" w:sz="0" w:space="0" w:color="auto"/>
                                                    <w:left w:val="none" w:sz="0" w:space="0" w:color="auto"/>
                                                    <w:bottom w:val="none" w:sz="0" w:space="0" w:color="auto"/>
                                                    <w:right w:val="none" w:sz="0" w:space="0" w:color="auto"/>
                                                  </w:divBdr>
                                                </w:div>
                                                <w:div w:id="1871527386">
                                                  <w:marLeft w:val="640"/>
                                                  <w:marRight w:val="0"/>
                                                  <w:marTop w:val="0"/>
                                                  <w:marBottom w:val="0"/>
                                                  <w:divBdr>
                                                    <w:top w:val="none" w:sz="0" w:space="0" w:color="auto"/>
                                                    <w:left w:val="none" w:sz="0" w:space="0" w:color="auto"/>
                                                    <w:bottom w:val="none" w:sz="0" w:space="0" w:color="auto"/>
                                                    <w:right w:val="none" w:sz="0" w:space="0" w:color="auto"/>
                                                  </w:divBdr>
                                                </w:div>
                                                <w:div w:id="2000840604">
                                                  <w:marLeft w:val="640"/>
                                                  <w:marRight w:val="0"/>
                                                  <w:marTop w:val="0"/>
                                                  <w:marBottom w:val="0"/>
                                                  <w:divBdr>
                                                    <w:top w:val="none" w:sz="0" w:space="0" w:color="auto"/>
                                                    <w:left w:val="none" w:sz="0" w:space="0" w:color="auto"/>
                                                    <w:bottom w:val="none" w:sz="0" w:space="0" w:color="auto"/>
                                                    <w:right w:val="none" w:sz="0" w:space="0" w:color="auto"/>
                                                  </w:divBdr>
                                                </w:div>
                                                <w:div w:id="2004309522">
                                                  <w:marLeft w:val="640"/>
                                                  <w:marRight w:val="0"/>
                                                  <w:marTop w:val="0"/>
                                                  <w:marBottom w:val="0"/>
                                                  <w:divBdr>
                                                    <w:top w:val="none" w:sz="0" w:space="0" w:color="auto"/>
                                                    <w:left w:val="none" w:sz="0" w:space="0" w:color="auto"/>
                                                    <w:bottom w:val="none" w:sz="0" w:space="0" w:color="auto"/>
                                                    <w:right w:val="none" w:sz="0" w:space="0" w:color="auto"/>
                                                  </w:divBdr>
                                                </w:div>
                                                <w:div w:id="2028166174">
                                                  <w:marLeft w:val="640"/>
                                                  <w:marRight w:val="0"/>
                                                  <w:marTop w:val="0"/>
                                                  <w:marBottom w:val="0"/>
                                                  <w:divBdr>
                                                    <w:top w:val="none" w:sz="0" w:space="0" w:color="auto"/>
                                                    <w:left w:val="none" w:sz="0" w:space="0" w:color="auto"/>
                                                    <w:bottom w:val="none" w:sz="0" w:space="0" w:color="auto"/>
                                                    <w:right w:val="none" w:sz="0" w:space="0" w:color="auto"/>
                                                  </w:divBdr>
                                                </w:div>
                                                <w:div w:id="2033144779">
                                                  <w:marLeft w:val="640"/>
                                                  <w:marRight w:val="0"/>
                                                  <w:marTop w:val="0"/>
                                                  <w:marBottom w:val="0"/>
                                                  <w:divBdr>
                                                    <w:top w:val="none" w:sz="0" w:space="0" w:color="auto"/>
                                                    <w:left w:val="none" w:sz="0" w:space="0" w:color="auto"/>
                                                    <w:bottom w:val="none" w:sz="0" w:space="0" w:color="auto"/>
                                                    <w:right w:val="none" w:sz="0" w:space="0" w:color="auto"/>
                                                  </w:divBdr>
                                                </w:div>
                                                <w:div w:id="2076852109">
                                                  <w:marLeft w:val="640"/>
                                                  <w:marRight w:val="0"/>
                                                  <w:marTop w:val="0"/>
                                                  <w:marBottom w:val="0"/>
                                                  <w:divBdr>
                                                    <w:top w:val="none" w:sz="0" w:space="0" w:color="auto"/>
                                                    <w:left w:val="none" w:sz="0" w:space="0" w:color="auto"/>
                                                    <w:bottom w:val="none" w:sz="0" w:space="0" w:color="auto"/>
                                                    <w:right w:val="none" w:sz="0" w:space="0" w:color="auto"/>
                                                  </w:divBdr>
                                                </w:div>
                                                <w:div w:id="2097552883">
                                                  <w:marLeft w:val="640"/>
                                                  <w:marRight w:val="0"/>
                                                  <w:marTop w:val="0"/>
                                                  <w:marBottom w:val="0"/>
                                                  <w:divBdr>
                                                    <w:top w:val="none" w:sz="0" w:space="0" w:color="auto"/>
                                                    <w:left w:val="none" w:sz="0" w:space="0" w:color="auto"/>
                                                    <w:bottom w:val="none" w:sz="0" w:space="0" w:color="auto"/>
                                                    <w:right w:val="none" w:sz="0" w:space="0" w:color="auto"/>
                                                  </w:divBdr>
                                                </w:div>
                                                <w:div w:id="2103253504">
                                                  <w:marLeft w:val="640"/>
                                                  <w:marRight w:val="0"/>
                                                  <w:marTop w:val="0"/>
                                                  <w:marBottom w:val="0"/>
                                                  <w:divBdr>
                                                    <w:top w:val="none" w:sz="0" w:space="0" w:color="auto"/>
                                                    <w:left w:val="none" w:sz="0" w:space="0" w:color="auto"/>
                                                    <w:bottom w:val="none" w:sz="0" w:space="0" w:color="auto"/>
                                                    <w:right w:val="none" w:sz="0" w:space="0" w:color="auto"/>
                                                  </w:divBdr>
                                                </w:div>
                                                <w:div w:id="2135781817">
                                                  <w:marLeft w:val="640"/>
                                                  <w:marRight w:val="0"/>
                                                  <w:marTop w:val="0"/>
                                                  <w:marBottom w:val="0"/>
                                                  <w:divBdr>
                                                    <w:top w:val="none" w:sz="0" w:space="0" w:color="auto"/>
                                                    <w:left w:val="none" w:sz="0" w:space="0" w:color="auto"/>
                                                    <w:bottom w:val="none" w:sz="0" w:space="0" w:color="auto"/>
                                                    <w:right w:val="none" w:sz="0" w:space="0" w:color="auto"/>
                                                  </w:divBdr>
                                                </w:div>
                                              </w:divsChild>
                                            </w:div>
                                            <w:div w:id="434249948">
                                              <w:marLeft w:val="0"/>
                                              <w:marRight w:val="0"/>
                                              <w:marTop w:val="0"/>
                                              <w:marBottom w:val="0"/>
                                              <w:divBdr>
                                                <w:top w:val="none" w:sz="0" w:space="0" w:color="auto"/>
                                                <w:left w:val="none" w:sz="0" w:space="0" w:color="auto"/>
                                                <w:bottom w:val="none" w:sz="0" w:space="0" w:color="auto"/>
                                                <w:right w:val="none" w:sz="0" w:space="0" w:color="auto"/>
                                              </w:divBdr>
                                              <w:divsChild>
                                                <w:div w:id="12728172">
                                                  <w:marLeft w:val="640"/>
                                                  <w:marRight w:val="0"/>
                                                  <w:marTop w:val="0"/>
                                                  <w:marBottom w:val="0"/>
                                                  <w:divBdr>
                                                    <w:top w:val="none" w:sz="0" w:space="0" w:color="auto"/>
                                                    <w:left w:val="none" w:sz="0" w:space="0" w:color="auto"/>
                                                    <w:bottom w:val="none" w:sz="0" w:space="0" w:color="auto"/>
                                                    <w:right w:val="none" w:sz="0" w:space="0" w:color="auto"/>
                                                  </w:divBdr>
                                                </w:div>
                                                <w:div w:id="36513702">
                                                  <w:marLeft w:val="640"/>
                                                  <w:marRight w:val="0"/>
                                                  <w:marTop w:val="0"/>
                                                  <w:marBottom w:val="0"/>
                                                  <w:divBdr>
                                                    <w:top w:val="none" w:sz="0" w:space="0" w:color="auto"/>
                                                    <w:left w:val="none" w:sz="0" w:space="0" w:color="auto"/>
                                                    <w:bottom w:val="none" w:sz="0" w:space="0" w:color="auto"/>
                                                    <w:right w:val="none" w:sz="0" w:space="0" w:color="auto"/>
                                                  </w:divBdr>
                                                </w:div>
                                                <w:div w:id="40516849">
                                                  <w:marLeft w:val="640"/>
                                                  <w:marRight w:val="0"/>
                                                  <w:marTop w:val="0"/>
                                                  <w:marBottom w:val="0"/>
                                                  <w:divBdr>
                                                    <w:top w:val="none" w:sz="0" w:space="0" w:color="auto"/>
                                                    <w:left w:val="none" w:sz="0" w:space="0" w:color="auto"/>
                                                    <w:bottom w:val="none" w:sz="0" w:space="0" w:color="auto"/>
                                                    <w:right w:val="none" w:sz="0" w:space="0" w:color="auto"/>
                                                  </w:divBdr>
                                                </w:div>
                                                <w:div w:id="47918745">
                                                  <w:marLeft w:val="640"/>
                                                  <w:marRight w:val="0"/>
                                                  <w:marTop w:val="0"/>
                                                  <w:marBottom w:val="0"/>
                                                  <w:divBdr>
                                                    <w:top w:val="none" w:sz="0" w:space="0" w:color="auto"/>
                                                    <w:left w:val="none" w:sz="0" w:space="0" w:color="auto"/>
                                                    <w:bottom w:val="none" w:sz="0" w:space="0" w:color="auto"/>
                                                    <w:right w:val="none" w:sz="0" w:space="0" w:color="auto"/>
                                                  </w:divBdr>
                                                </w:div>
                                                <w:div w:id="65346317">
                                                  <w:marLeft w:val="640"/>
                                                  <w:marRight w:val="0"/>
                                                  <w:marTop w:val="0"/>
                                                  <w:marBottom w:val="0"/>
                                                  <w:divBdr>
                                                    <w:top w:val="none" w:sz="0" w:space="0" w:color="auto"/>
                                                    <w:left w:val="none" w:sz="0" w:space="0" w:color="auto"/>
                                                    <w:bottom w:val="none" w:sz="0" w:space="0" w:color="auto"/>
                                                    <w:right w:val="none" w:sz="0" w:space="0" w:color="auto"/>
                                                  </w:divBdr>
                                                </w:div>
                                                <w:div w:id="195773087">
                                                  <w:marLeft w:val="640"/>
                                                  <w:marRight w:val="0"/>
                                                  <w:marTop w:val="0"/>
                                                  <w:marBottom w:val="0"/>
                                                  <w:divBdr>
                                                    <w:top w:val="none" w:sz="0" w:space="0" w:color="auto"/>
                                                    <w:left w:val="none" w:sz="0" w:space="0" w:color="auto"/>
                                                    <w:bottom w:val="none" w:sz="0" w:space="0" w:color="auto"/>
                                                    <w:right w:val="none" w:sz="0" w:space="0" w:color="auto"/>
                                                  </w:divBdr>
                                                </w:div>
                                                <w:div w:id="210388523">
                                                  <w:marLeft w:val="640"/>
                                                  <w:marRight w:val="0"/>
                                                  <w:marTop w:val="0"/>
                                                  <w:marBottom w:val="0"/>
                                                  <w:divBdr>
                                                    <w:top w:val="none" w:sz="0" w:space="0" w:color="auto"/>
                                                    <w:left w:val="none" w:sz="0" w:space="0" w:color="auto"/>
                                                    <w:bottom w:val="none" w:sz="0" w:space="0" w:color="auto"/>
                                                    <w:right w:val="none" w:sz="0" w:space="0" w:color="auto"/>
                                                  </w:divBdr>
                                                </w:div>
                                                <w:div w:id="275915818">
                                                  <w:marLeft w:val="640"/>
                                                  <w:marRight w:val="0"/>
                                                  <w:marTop w:val="0"/>
                                                  <w:marBottom w:val="0"/>
                                                  <w:divBdr>
                                                    <w:top w:val="none" w:sz="0" w:space="0" w:color="auto"/>
                                                    <w:left w:val="none" w:sz="0" w:space="0" w:color="auto"/>
                                                    <w:bottom w:val="none" w:sz="0" w:space="0" w:color="auto"/>
                                                    <w:right w:val="none" w:sz="0" w:space="0" w:color="auto"/>
                                                  </w:divBdr>
                                                </w:div>
                                                <w:div w:id="285621800">
                                                  <w:marLeft w:val="640"/>
                                                  <w:marRight w:val="0"/>
                                                  <w:marTop w:val="0"/>
                                                  <w:marBottom w:val="0"/>
                                                  <w:divBdr>
                                                    <w:top w:val="none" w:sz="0" w:space="0" w:color="auto"/>
                                                    <w:left w:val="none" w:sz="0" w:space="0" w:color="auto"/>
                                                    <w:bottom w:val="none" w:sz="0" w:space="0" w:color="auto"/>
                                                    <w:right w:val="none" w:sz="0" w:space="0" w:color="auto"/>
                                                  </w:divBdr>
                                                </w:div>
                                                <w:div w:id="313484888">
                                                  <w:marLeft w:val="640"/>
                                                  <w:marRight w:val="0"/>
                                                  <w:marTop w:val="0"/>
                                                  <w:marBottom w:val="0"/>
                                                  <w:divBdr>
                                                    <w:top w:val="none" w:sz="0" w:space="0" w:color="auto"/>
                                                    <w:left w:val="none" w:sz="0" w:space="0" w:color="auto"/>
                                                    <w:bottom w:val="none" w:sz="0" w:space="0" w:color="auto"/>
                                                    <w:right w:val="none" w:sz="0" w:space="0" w:color="auto"/>
                                                  </w:divBdr>
                                                </w:div>
                                                <w:div w:id="358044651">
                                                  <w:marLeft w:val="640"/>
                                                  <w:marRight w:val="0"/>
                                                  <w:marTop w:val="0"/>
                                                  <w:marBottom w:val="0"/>
                                                  <w:divBdr>
                                                    <w:top w:val="none" w:sz="0" w:space="0" w:color="auto"/>
                                                    <w:left w:val="none" w:sz="0" w:space="0" w:color="auto"/>
                                                    <w:bottom w:val="none" w:sz="0" w:space="0" w:color="auto"/>
                                                    <w:right w:val="none" w:sz="0" w:space="0" w:color="auto"/>
                                                  </w:divBdr>
                                                </w:div>
                                                <w:div w:id="386337873">
                                                  <w:marLeft w:val="640"/>
                                                  <w:marRight w:val="0"/>
                                                  <w:marTop w:val="0"/>
                                                  <w:marBottom w:val="0"/>
                                                  <w:divBdr>
                                                    <w:top w:val="none" w:sz="0" w:space="0" w:color="auto"/>
                                                    <w:left w:val="none" w:sz="0" w:space="0" w:color="auto"/>
                                                    <w:bottom w:val="none" w:sz="0" w:space="0" w:color="auto"/>
                                                    <w:right w:val="none" w:sz="0" w:space="0" w:color="auto"/>
                                                  </w:divBdr>
                                                </w:div>
                                                <w:div w:id="462890959">
                                                  <w:marLeft w:val="640"/>
                                                  <w:marRight w:val="0"/>
                                                  <w:marTop w:val="0"/>
                                                  <w:marBottom w:val="0"/>
                                                  <w:divBdr>
                                                    <w:top w:val="none" w:sz="0" w:space="0" w:color="auto"/>
                                                    <w:left w:val="none" w:sz="0" w:space="0" w:color="auto"/>
                                                    <w:bottom w:val="none" w:sz="0" w:space="0" w:color="auto"/>
                                                    <w:right w:val="none" w:sz="0" w:space="0" w:color="auto"/>
                                                  </w:divBdr>
                                                </w:div>
                                                <w:div w:id="504632992">
                                                  <w:marLeft w:val="640"/>
                                                  <w:marRight w:val="0"/>
                                                  <w:marTop w:val="0"/>
                                                  <w:marBottom w:val="0"/>
                                                  <w:divBdr>
                                                    <w:top w:val="none" w:sz="0" w:space="0" w:color="auto"/>
                                                    <w:left w:val="none" w:sz="0" w:space="0" w:color="auto"/>
                                                    <w:bottom w:val="none" w:sz="0" w:space="0" w:color="auto"/>
                                                    <w:right w:val="none" w:sz="0" w:space="0" w:color="auto"/>
                                                  </w:divBdr>
                                                </w:div>
                                                <w:div w:id="539632269">
                                                  <w:marLeft w:val="640"/>
                                                  <w:marRight w:val="0"/>
                                                  <w:marTop w:val="0"/>
                                                  <w:marBottom w:val="0"/>
                                                  <w:divBdr>
                                                    <w:top w:val="none" w:sz="0" w:space="0" w:color="auto"/>
                                                    <w:left w:val="none" w:sz="0" w:space="0" w:color="auto"/>
                                                    <w:bottom w:val="none" w:sz="0" w:space="0" w:color="auto"/>
                                                    <w:right w:val="none" w:sz="0" w:space="0" w:color="auto"/>
                                                  </w:divBdr>
                                                </w:div>
                                                <w:div w:id="548958642">
                                                  <w:marLeft w:val="640"/>
                                                  <w:marRight w:val="0"/>
                                                  <w:marTop w:val="0"/>
                                                  <w:marBottom w:val="0"/>
                                                  <w:divBdr>
                                                    <w:top w:val="none" w:sz="0" w:space="0" w:color="auto"/>
                                                    <w:left w:val="none" w:sz="0" w:space="0" w:color="auto"/>
                                                    <w:bottom w:val="none" w:sz="0" w:space="0" w:color="auto"/>
                                                    <w:right w:val="none" w:sz="0" w:space="0" w:color="auto"/>
                                                  </w:divBdr>
                                                </w:div>
                                                <w:div w:id="557664921">
                                                  <w:marLeft w:val="640"/>
                                                  <w:marRight w:val="0"/>
                                                  <w:marTop w:val="0"/>
                                                  <w:marBottom w:val="0"/>
                                                  <w:divBdr>
                                                    <w:top w:val="none" w:sz="0" w:space="0" w:color="auto"/>
                                                    <w:left w:val="none" w:sz="0" w:space="0" w:color="auto"/>
                                                    <w:bottom w:val="none" w:sz="0" w:space="0" w:color="auto"/>
                                                    <w:right w:val="none" w:sz="0" w:space="0" w:color="auto"/>
                                                  </w:divBdr>
                                                </w:div>
                                                <w:div w:id="656883561">
                                                  <w:marLeft w:val="640"/>
                                                  <w:marRight w:val="0"/>
                                                  <w:marTop w:val="0"/>
                                                  <w:marBottom w:val="0"/>
                                                  <w:divBdr>
                                                    <w:top w:val="none" w:sz="0" w:space="0" w:color="auto"/>
                                                    <w:left w:val="none" w:sz="0" w:space="0" w:color="auto"/>
                                                    <w:bottom w:val="none" w:sz="0" w:space="0" w:color="auto"/>
                                                    <w:right w:val="none" w:sz="0" w:space="0" w:color="auto"/>
                                                  </w:divBdr>
                                                </w:div>
                                                <w:div w:id="672414980">
                                                  <w:marLeft w:val="640"/>
                                                  <w:marRight w:val="0"/>
                                                  <w:marTop w:val="0"/>
                                                  <w:marBottom w:val="0"/>
                                                  <w:divBdr>
                                                    <w:top w:val="none" w:sz="0" w:space="0" w:color="auto"/>
                                                    <w:left w:val="none" w:sz="0" w:space="0" w:color="auto"/>
                                                    <w:bottom w:val="none" w:sz="0" w:space="0" w:color="auto"/>
                                                    <w:right w:val="none" w:sz="0" w:space="0" w:color="auto"/>
                                                  </w:divBdr>
                                                </w:div>
                                                <w:div w:id="736514664">
                                                  <w:marLeft w:val="640"/>
                                                  <w:marRight w:val="0"/>
                                                  <w:marTop w:val="0"/>
                                                  <w:marBottom w:val="0"/>
                                                  <w:divBdr>
                                                    <w:top w:val="none" w:sz="0" w:space="0" w:color="auto"/>
                                                    <w:left w:val="none" w:sz="0" w:space="0" w:color="auto"/>
                                                    <w:bottom w:val="none" w:sz="0" w:space="0" w:color="auto"/>
                                                    <w:right w:val="none" w:sz="0" w:space="0" w:color="auto"/>
                                                  </w:divBdr>
                                                </w:div>
                                                <w:div w:id="739255261">
                                                  <w:marLeft w:val="640"/>
                                                  <w:marRight w:val="0"/>
                                                  <w:marTop w:val="0"/>
                                                  <w:marBottom w:val="0"/>
                                                  <w:divBdr>
                                                    <w:top w:val="none" w:sz="0" w:space="0" w:color="auto"/>
                                                    <w:left w:val="none" w:sz="0" w:space="0" w:color="auto"/>
                                                    <w:bottom w:val="none" w:sz="0" w:space="0" w:color="auto"/>
                                                    <w:right w:val="none" w:sz="0" w:space="0" w:color="auto"/>
                                                  </w:divBdr>
                                                </w:div>
                                                <w:div w:id="806780792">
                                                  <w:marLeft w:val="640"/>
                                                  <w:marRight w:val="0"/>
                                                  <w:marTop w:val="0"/>
                                                  <w:marBottom w:val="0"/>
                                                  <w:divBdr>
                                                    <w:top w:val="none" w:sz="0" w:space="0" w:color="auto"/>
                                                    <w:left w:val="none" w:sz="0" w:space="0" w:color="auto"/>
                                                    <w:bottom w:val="none" w:sz="0" w:space="0" w:color="auto"/>
                                                    <w:right w:val="none" w:sz="0" w:space="0" w:color="auto"/>
                                                  </w:divBdr>
                                                </w:div>
                                                <w:div w:id="842161796">
                                                  <w:marLeft w:val="640"/>
                                                  <w:marRight w:val="0"/>
                                                  <w:marTop w:val="0"/>
                                                  <w:marBottom w:val="0"/>
                                                  <w:divBdr>
                                                    <w:top w:val="none" w:sz="0" w:space="0" w:color="auto"/>
                                                    <w:left w:val="none" w:sz="0" w:space="0" w:color="auto"/>
                                                    <w:bottom w:val="none" w:sz="0" w:space="0" w:color="auto"/>
                                                    <w:right w:val="none" w:sz="0" w:space="0" w:color="auto"/>
                                                  </w:divBdr>
                                                </w:div>
                                                <w:div w:id="862019401">
                                                  <w:marLeft w:val="640"/>
                                                  <w:marRight w:val="0"/>
                                                  <w:marTop w:val="0"/>
                                                  <w:marBottom w:val="0"/>
                                                  <w:divBdr>
                                                    <w:top w:val="none" w:sz="0" w:space="0" w:color="auto"/>
                                                    <w:left w:val="none" w:sz="0" w:space="0" w:color="auto"/>
                                                    <w:bottom w:val="none" w:sz="0" w:space="0" w:color="auto"/>
                                                    <w:right w:val="none" w:sz="0" w:space="0" w:color="auto"/>
                                                  </w:divBdr>
                                                </w:div>
                                                <w:div w:id="862936471">
                                                  <w:marLeft w:val="640"/>
                                                  <w:marRight w:val="0"/>
                                                  <w:marTop w:val="0"/>
                                                  <w:marBottom w:val="0"/>
                                                  <w:divBdr>
                                                    <w:top w:val="none" w:sz="0" w:space="0" w:color="auto"/>
                                                    <w:left w:val="none" w:sz="0" w:space="0" w:color="auto"/>
                                                    <w:bottom w:val="none" w:sz="0" w:space="0" w:color="auto"/>
                                                    <w:right w:val="none" w:sz="0" w:space="0" w:color="auto"/>
                                                  </w:divBdr>
                                                </w:div>
                                                <w:div w:id="875973760">
                                                  <w:marLeft w:val="640"/>
                                                  <w:marRight w:val="0"/>
                                                  <w:marTop w:val="0"/>
                                                  <w:marBottom w:val="0"/>
                                                  <w:divBdr>
                                                    <w:top w:val="none" w:sz="0" w:space="0" w:color="auto"/>
                                                    <w:left w:val="none" w:sz="0" w:space="0" w:color="auto"/>
                                                    <w:bottom w:val="none" w:sz="0" w:space="0" w:color="auto"/>
                                                    <w:right w:val="none" w:sz="0" w:space="0" w:color="auto"/>
                                                  </w:divBdr>
                                                </w:div>
                                                <w:div w:id="922953953">
                                                  <w:marLeft w:val="640"/>
                                                  <w:marRight w:val="0"/>
                                                  <w:marTop w:val="0"/>
                                                  <w:marBottom w:val="0"/>
                                                  <w:divBdr>
                                                    <w:top w:val="none" w:sz="0" w:space="0" w:color="auto"/>
                                                    <w:left w:val="none" w:sz="0" w:space="0" w:color="auto"/>
                                                    <w:bottom w:val="none" w:sz="0" w:space="0" w:color="auto"/>
                                                    <w:right w:val="none" w:sz="0" w:space="0" w:color="auto"/>
                                                  </w:divBdr>
                                                </w:div>
                                                <w:div w:id="930704638">
                                                  <w:marLeft w:val="640"/>
                                                  <w:marRight w:val="0"/>
                                                  <w:marTop w:val="0"/>
                                                  <w:marBottom w:val="0"/>
                                                  <w:divBdr>
                                                    <w:top w:val="none" w:sz="0" w:space="0" w:color="auto"/>
                                                    <w:left w:val="none" w:sz="0" w:space="0" w:color="auto"/>
                                                    <w:bottom w:val="none" w:sz="0" w:space="0" w:color="auto"/>
                                                    <w:right w:val="none" w:sz="0" w:space="0" w:color="auto"/>
                                                  </w:divBdr>
                                                </w:div>
                                                <w:div w:id="963149313">
                                                  <w:marLeft w:val="640"/>
                                                  <w:marRight w:val="0"/>
                                                  <w:marTop w:val="0"/>
                                                  <w:marBottom w:val="0"/>
                                                  <w:divBdr>
                                                    <w:top w:val="none" w:sz="0" w:space="0" w:color="auto"/>
                                                    <w:left w:val="none" w:sz="0" w:space="0" w:color="auto"/>
                                                    <w:bottom w:val="none" w:sz="0" w:space="0" w:color="auto"/>
                                                    <w:right w:val="none" w:sz="0" w:space="0" w:color="auto"/>
                                                  </w:divBdr>
                                                </w:div>
                                                <w:div w:id="972560014">
                                                  <w:marLeft w:val="640"/>
                                                  <w:marRight w:val="0"/>
                                                  <w:marTop w:val="0"/>
                                                  <w:marBottom w:val="0"/>
                                                  <w:divBdr>
                                                    <w:top w:val="none" w:sz="0" w:space="0" w:color="auto"/>
                                                    <w:left w:val="none" w:sz="0" w:space="0" w:color="auto"/>
                                                    <w:bottom w:val="none" w:sz="0" w:space="0" w:color="auto"/>
                                                    <w:right w:val="none" w:sz="0" w:space="0" w:color="auto"/>
                                                  </w:divBdr>
                                                </w:div>
                                                <w:div w:id="1099179278">
                                                  <w:marLeft w:val="640"/>
                                                  <w:marRight w:val="0"/>
                                                  <w:marTop w:val="0"/>
                                                  <w:marBottom w:val="0"/>
                                                  <w:divBdr>
                                                    <w:top w:val="none" w:sz="0" w:space="0" w:color="auto"/>
                                                    <w:left w:val="none" w:sz="0" w:space="0" w:color="auto"/>
                                                    <w:bottom w:val="none" w:sz="0" w:space="0" w:color="auto"/>
                                                    <w:right w:val="none" w:sz="0" w:space="0" w:color="auto"/>
                                                  </w:divBdr>
                                                </w:div>
                                                <w:div w:id="1130634339">
                                                  <w:marLeft w:val="640"/>
                                                  <w:marRight w:val="0"/>
                                                  <w:marTop w:val="0"/>
                                                  <w:marBottom w:val="0"/>
                                                  <w:divBdr>
                                                    <w:top w:val="none" w:sz="0" w:space="0" w:color="auto"/>
                                                    <w:left w:val="none" w:sz="0" w:space="0" w:color="auto"/>
                                                    <w:bottom w:val="none" w:sz="0" w:space="0" w:color="auto"/>
                                                    <w:right w:val="none" w:sz="0" w:space="0" w:color="auto"/>
                                                  </w:divBdr>
                                                </w:div>
                                                <w:div w:id="1162115489">
                                                  <w:marLeft w:val="640"/>
                                                  <w:marRight w:val="0"/>
                                                  <w:marTop w:val="0"/>
                                                  <w:marBottom w:val="0"/>
                                                  <w:divBdr>
                                                    <w:top w:val="none" w:sz="0" w:space="0" w:color="auto"/>
                                                    <w:left w:val="none" w:sz="0" w:space="0" w:color="auto"/>
                                                    <w:bottom w:val="none" w:sz="0" w:space="0" w:color="auto"/>
                                                    <w:right w:val="none" w:sz="0" w:space="0" w:color="auto"/>
                                                  </w:divBdr>
                                                </w:div>
                                                <w:div w:id="1249851901">
                                                  <w:marLeft w:val="640"/>
                                                  <w:marRight w:val="0"/>
                                                  <w:marTop w:val="0"/>
                                                  <w:marBottom w:val="0"/>
                                                  <w:divBdr>
                                                    <w:top w:val="none" w:sz="0" w:space="0" w:color="auto"/>
                                                    <w:left w:val="none" w:sz="0" w:space="0" w:color="auto"/>
                                                    <w:bottom w:val="none" w:sz="0" w:space="0" w:color="auto"/>
                                                    <w:right w:val="none" w:sz="0" w:space="0" w:color="auto"/>
                                                  </w:divBdr>
                                                </w:div>
                                                <w:div w:id="1271818123">
                                                  <w:marLeft w:val="640"/>
                                                  <w:marRight w:val="0"/>
                                                  <w:marTop w:val="0"/>
                                                  <w:marBottom w:val="0"/>
                                                  <w:divBdr>
                                                    <w:top w:val="none" w:sz="0" w:space="0" w:color="auto"/>
                                                    <w:left w:val="none" w:sz="0" w:space="0" w:color="auto"/>
                                                    <w:bottom w:val="none" w:sz="0" w:space="0" w:color="auto"/>
                                                    <w:right w:val="none" w:sz="0" w:space="0" w:color="auto"/>
                                                  </w:divBdr>
                                                </w:div>
                                                <w:div w:id="1346595404">
                                                  <w:marLeft w:val="640"/>
                                                  <w:marRight w:val="0"/>
                                                  <w:marTop w:val="0"/>
                                                  <w:marBottom w:val="0"/>
                                                  <w:divBdr>
                                                    <w:top w:val="none" w:sz="0" w:space="0" w:color="auto"/>
                                                    <w:left w:val="none" w:sz="0" w:space="0" w:color="auto"/>
                                                    <w:bottom w:val="none" w:sz="0" w:space="0" w:color="auto"/>
                                                    <w:right w:val="none" w:sz="0" w:space="0" w:color="auto"/>
                                                  </w:divBdr>
                                                </w:div>
                                                <w:div w:id="1386492595">
                                                  <w:marLeft w:val="640"/>
                                                  <w:marRight w:val="0"/>
                                                  <w:marTop w:val="0"/>
                                                  <w:marBottom w:val="0"/>
                                                  <w:divBdr>
                                                    <w:top w:val="none" w:sz="0" w:space="0" w:color="auto"/>
                                                    <w:left w:val="none" w:sz="0" w:space="0" w:color="auto"/>
                                                    <w:bottom w:val="none" w:sz="0" w:space="0" w:color="auto"/>
                                                    <w:right w:val="none" w:sz="0" w:space="0" w:color="auto"/>
                                                  </w:divBdr>
                                                </w:div>
                                                <w:div w:id="1391078933">
                                                  <w:marLeft w:val="640"/>
                                                  <w:marRight w:val="0"/>
                                                  <w:marTop w:val="0"/>
                                                  <w:marBottom w:val="0"/>
                                                  <w:divBdr>
                                                    <w:top w:val="none" w:sz="0" w:space="0" w:color="auto"/>
                                                    <w:left w:val="none" w:sz="0" w:space="0" w:color="auto"/>
                                                    <w:bottom w:val="none" w:sz="0" w:space="0" w:color="auto"/>
                                                    <w:right w:val="none" w:sz="0" w:space="0" w:color="auto"/>
                                                  </w:divBdr>
                                                </w:div>
                                                <w:div w:id="1503396348">
                                                  <w:marLeft w:val="640"/>
                                                  <w:marRight w:val="0"/>
                                                  <w:marTop w:val="0"/>
                                                  <w:marBottom w:val="0"/>
                                                  <w:divBdr>
                                                    <w:top w:val="none" w:sz="0" w:space="0" w:color="auto"/>
                                                    <w:left w:val="none" w:sz="0" w:space="0" w:color="auto"/>
                                                    <w:bottom w:val="none" w:sz="0" w:space="0" w:color="auto"/>
                                                    <w:right w:val="none" w:sz="0" w:space="0" w:color="auto"/>
                                                  </w:divBdr>
                                                </w:div>
                                                <w:div w:id="1555388779">
                                                  <w:marLeft w:val="640"/>
                                                  <w:marRight w:val="0"/>
                                                  <w:marTop w:val="0"/>
                                                  <w:marBottom w:val="0"/>
                                                  <w:divBdr>
                                                    <w:top w:val="none" w:sz="0" w:space="0" w:color="auto"/>
                                                    <w:left w:val="none" w:sz="0" w:space="0" w:color="auto"/>
                                                    <w:bottom w:val="none" w:sz="0" w:space="0" w:color="auto"/>
                                                    <w:right w:val="none" w:sz="0" w:space="0" w:color="auto"/>
                                                  </w:divBdr>
                                                </w:div>
                                                <w:div w:id="1585141119">
                                                  <w:marLeft w:val="640"/>
                                                  <w:marRight w:val="0"/>
                                                  <w:marTop w:val="0"/>
                                                  <w:marBottom w:val="0"/>
                                                  <w:divBdr>
                                                    <w:top w:val="none" w:sz="0" w:space="0" w:color="auto"/>
                                                    <w:left w:val="none" w:sz="0" w:space="0" w:color="auto"/>
                                                    <w:bottom w:val="none" w:sz="0" w:space="0" w:color="auto"/>
                                                    <w:right w:val="none" w:sz="0" w:space="0" w:color="auto"/>
                                                  </w:divBdr>
                                                </w:div>
                                                <w:div w:id="1675910089">
                                                  <w:marLeft w:val="640"/>
                                                  <w:marRight w:val="0"/>
                                                  <w:marTop w:val="0"/>
                                                  <w:marBottom w:val="0"/>
                                                  <w:divBdr>
                                                    <w:top w:val="none" w:sz="0" w:space="0" w:color="auto"/>
                                                    <w:left w:val="none" w:sz="0" w:space="0" w:color="auto"/>
                                                    <w:bottom w:val="none" w:sz="0" w:space="0" w:color="auto"/>
                                                    <w:right w:val="none" w:sz="0" w:space="0" w:color="auto"/>
                                                  </w:divBdr>
                                                </w:div>
                                                <w:div w:id="1689065537">
                                                  <w:marLeft w:val="640"/>
                                                  <w:marRight w:val="0"/>
                                                  <w:marTop w:val="0"/>
                                                  <w:marBottom w:val="0"/>
                                                  <w:divBdr>
                                                    <w:top w:val="none" w:sz="0" w:space="0" w:color="auto"/>
                                                    <w:left w:val="none" w:sz="0" w:space="0" w:color="auto"/>
                                                    <w:bottom w:val="none" w:sz="0" w:space="0" w:color="auto"/>
                                                    <w:right w:val="none" w:sz="0" w:space="0" w:color="auto"/>
                                                  </w:divBdr>
                                                </w:div>
                                                <w:div w:id="1767579090">
                                                  <w:marLeft w:val="640"/>
                                                  <w:marRight w:val="0"/>
                                                  <w:marTop w:val="0"/>
                                                  <w:marBottom w:val="0"/>
                                                  <w:divBdr>
                                                    <w:top w:val="none" w:sz="0" w:space="0" w:color="auto"/>
                                                    <w:left w:val="none" w:sz="0" w:space="0" w:color="auto"/>
                                                    <w:bottom w:val="none" w:sz="0" w:space="0" w:color="auto"/>
                                                    <w:right w:val="none" w:sz="0" w:space="0" w:color="auto"/>
                                                  </w:divBdr>
                                                </w:div>
                                                <w:div w:id="1813792299">
                                                  <w:marLeft w:val="640"/>
                                                  <w:marRight w:val="0"/>
                                                  <w:marTop w:val="0"/>
                                                  <w:marBottom w:val="0"/>
                                                  <w:divBdr>
                                                    <w:top w:val="none" w:sz="0" w:space="0" w:color="auto"/>
                                                    <w:left w:val="none" w:sz="0" w:space="0" w:color="auto"/>
                                                    <w:bottom w:val="none" w:sz="0" w:space="0" w:color="auto"/>
                                                    <w:right w:val="none" w:sz="0" w:space="0" w:color="auto"/>
                                                  </w:divBdr>
                                                </w:div>
                                                <w:div w:id="1906185960">
                                                  <w:marLeft w:val="640"/>
                                                  <w:marRight w:val="0"/>
                                                  <w:marTop w:val="0"/>
                                                  <w:marBottom w:val="0"/>
                                                  <w:divBdr>
                                                    <w:top w:val="none" w:sz="0" w:space="0" w:color="auto"/>
                                                    <w:left w:val="none" w:sz="0" w:space="0" w:color="auto"/>
                                                    <w:bottom w:val="none" w:sz="0" w:space="0" w:color="auto"/>
                                                    <w:right w:val="none" w:sz="0" w:space="0" w:color="auto"/>
                                                  </w:divBdr>
                                                </w:div>
                                                <w:div w:id="1909143613">
                                                  <w:marLeft w:val="640"/>
                                                  <w:marRight w:val="0"/>
                                                  <w:marTop w:val="0"/>
                                                  <w:marBottom w:val="0"/>
                                                  <w:divBdr>
                                                    <w:top w:val="none" w:sz="0" w:space="0" w:color="auto"/>
                                                    <w:left w:val="none" w:sz="0" w:space="0" w:color="auto"/>
                                                    <w:bottom w:val="none" w:sz="0" w:space="0" w:color="auto"/>
                                                    <w:right w:val="none" w:sz="0" w:space="0" w:color="auto"/>
                                                  </w:divBdr>
                                                </w:div>
                                                <w:div w:id="1975677516">
                                                  <w:marLeft w:val="640"/>
                                                  <w:marRight w:val="0"/>
                                                  <w:marTop w:val="0"/>
                                                  <w:marBottom w:val="0"/>
                                                  <w:divBdr>
                                                    <w:top w:val="none" w:sz="0" w:space="0" w:color="auto"/>
                                                    <w:left w:val="none" w:sz="0" w:space="0" w:color="auto"/>
                                                    <w:bottom w:val="none" w:sz="0" w:space="0" w:color="auto"/>
                                                    <w:right w:val="none" w:sz="0" w:space="0" w:color="auto"/>
                                                  </w:divBdr>
                                                </w:div>
                                                <w:div w:id="1995180644">
                                                  <w:marLeft w:val="640"/>
                                                  <w:marRight w:val="0"/>
                                                  <w:marTop w:val="0"/>
                                                  <w:marBottom w:val="0"/>
                                                  <w:divBdr>
                                                    <w:top w:val="none" w:sz="0" w:space="0" w:color="auto"/>
                                                    <w:left w:val="none" w:sz="0" w:space="0" w:color="auto"/>
                                                    <w:bottom w:val="none" w:sz="0" w:space="0" w:color="auto"/>
                                                    <w:right w:val="none" w:sz="0" w:space="0" w:color="auto"/>
                                                  </w:divBdr>
                                                </w:div>
                                                <w:div w:id="2017488626">
                                                  <w:marLeft w:val="640"/>
                                                  <w:marRight w:val="0"/>
                                                  <w:marTop w:val="0"/>
                                                  <w:marBottom w:val="0"/>
                                                  <w:divBdr>
                                                    <w:top w:val="none" w:sz="0" w:space="0" w:color="auto"/>
                                                    <w:left w:val="none" w:sz="0" w:space="0" w:color="auto"/>
                                                    <w:bottom w:val="none" w:sz="0" w:space="0" w:color="auto"/>
                                                    <w:right w:val="none" w:sz="0" w:space="0" w:color="auto"/>
                                                  </w:divBdr>
                                                </w:div>
                                              </w:divsChild>
                                            </w:div>
                                            <w:div w:id="457723786">
                                              <w:marLeft w:val="0"/>
                                              <w:marRight w:val="0"/>
                                              <w:marTop w:val="0"/>
                                              <w:marBottom w:val="0"/>
                                              <w:divBdr>
                                                <w:top w:val="none" w:sz="0" w:space="0" w:color="auto"/>
                                                <w:left w:val="none" w:sz="0" w:space="0" w:color="auto"/>
                                                <w:bottom w:val="none" w:sz="0" w:space="0" w:color="auto"/>
                                                <w:right w:val="none" w:sz="0" w:space="0" w:color="auto"/>
                                              </w:divBdr>
                                              <w:divsChild>
                                                <w:div w:id="21639142">
                                                  <w:marLeft w:val="640"/>
                                                  <w:marRight w:val="0"/>
                                                  <w:marTop w:val="0"/>
                                                  <w:marBottom w:val="0"/>
                                                  <w:divBdr>
                                                    <w:top w:val="none" w:sz="0" w:space="0" w:color="auto"/>
                                                    <w:left w:val="none" w:sz="0" w:space="0" w:color="auto"/>
                                                    <w:bottom w:val="none" w:sz="0" w:space="0" w:color="auto"/>
                                                    <w:right w:val="none" w:sz="0" w:space="0" w:color="auto"/>
                                                  </w:divBdr>
                                                </w:div>
                                                <w:div w:id="107623868">
                                                  <w:marLeft w:val="640"/>
                                                  <w:marRight w:val="0"/>
                                                  <w:marTop w:val="0"/>
                                                  <w:marBottom w:val="0"/>
                                                  <w:divBdr>
                                                    <w:top w:val="none" w:sz="0" w:space="0" w:color="auto"/>
                                                    <w:left w:val="none" w:sz="0" w:space="0" w:color="auto"/>
                                                    <w:bottom w:val="none" w:sz="0" w:space="0" w:color="auto"/>
                                                    <w:right w:val="none" w:sz="0" w:space="0" w:color="auto"/>
                                                  </w:divBdr>
                                                </w:div>
                                                <w:div w:id="115607181">
                                                  <w:marLeft w:val="640"/>
                                                  <w:marRight w:val="0"/>
                                                  <w:marTop w:val="0"/>
                                                  <w:marBottom w:val="0"/>
                                                  <w:divBdr>
                                                    <w:top w:val="none" w:sz="0" w:space="0" w:color="auto"/>
                                                    <w:left w:val="none" w:sz="0" w:space="0" w:color="auto"/>
                                                    <w:bottom w:val="none" w:sz="0" w:space="0" w:color="auto"/>
                                                    <w:right w:val="none" w:sz="0" w:space="0" w:color="auto"/>
                                                  </w:divBdr>
                                                </w:div>
                                                <w:div w:id="134371738">
                                                  <w:marLeft w:val="640"/>
                                                  <w:marRight w:val="0"/>
                                                  <w:marTop w:val="0"/>
                                                  <w:marBottom w:val="0"/>
                                                  <w:divBdr>
                                                    <w:top w:val="none" w:sz="0" w:space="0" w:color="auto"/>
                                                    <w:left w:val="none" w:sz="0" w:space="0" w:color="auto"/>
                                                    <w:bottom w:val="none" w:sz="0" w:space="0" w:color="auto"/>
                                                    <w:right w:val="none" w:sz="0" w:space="0" w:color="auto"/>
                                                  </w:divBdr>
                                                </w:div>
                                                <w:div w:id="157624384">
                                                  <w:marLeft w:val="640"/>
                                                  <w:marRight w:val="0"/>
                                                  <w:marTop w:val="0"/>
                                                  <w:marBottom w:val="0"/>
                                                  <w:divBdr>
                                                    <w:top w:val="none" w:sz="0" w:space="0" w:color="auto"/>
                                                    <w:left w:val="none" w:sz="0" w:space="0" w:color="auto"/>
                                                    <w:bottom w:val="none" w:sz="0" w:space="0" w:color="auto"/>
                                                    <w:right w:val="none" w:sz="0" w:space="0" w:color="auto"/>
                                                  </w:divBdr>
                                                </w:div>
                                                <w:div w:id="175197921">
                                                  <w:marLeft w:val="640"/>
                                                  <w:marRight w:val="0"/>
                                                  <w:marTop w:val="0"/>
                                                  <w:marBottom w:val="0"/>
                                                  <w:divBdr>
                                                    <w:top w:val="none" w:sz="0" w:space="0" w:color="auto"/>
                                                    <w:left w:val="none" w:sz="0" w:space="0" w:color="auto"/>
                                                    <w:bottom w:val="none" w:sz="0" w:space="0" w:color="auto"/>
                                                    <w:right w:val="none" w:sz="0" w:space="0" w:color="auto"/>
                                                  </w:divBdr>
                                                </w:div>
                                                <w:div w:id="189269255">
                                                  <w:marLeft w:val="640"/>
                                                  <w:marRight w:val="0"/>
                                                  <w:marTop w:val="0"/>
                                                  <w:marBottom w:val="0"/>
                                                  <w:divBdr>
                                                    <w:top w:val="none" w:sz="0" w:space="0" w:color="auto"/>
                                                    <w:left w:val="none" w:sz="0" w:space="0" w:color="auto"/>
                                                    <w:bottom w:val="none" w:sz="0" w:space="0" w:color="auto"/>
                                                    <w:right w:val="none" w:sz="0" w:space="0" w:color="auto"/>
                                                  </w:divBdr>
                                                </w:div>
                                                <w:div w:id="207768354">
                                                  <w:marLeft w:val="640"/>
                                                  <w:marRight w:val="0"/>
                                                  <w:marTop w:val="0"/>
                                                  <w:marBottom w:val="0"/>
                                                  <w:divBdr>
                                                    <w:top w:val="none" w:sz="0" w:space="0" w:color="auto"/>
                                                    <w:left w:val="none" w:sz="0" w:space="0" w:color="auto"/>
                                                    <w:bottom w:val="none" w:sz="0" w:space="0" w:color="auto"/>
                                                    <w:right w:val="none" w:sz="0" w:space="0" w:color="auto"/>
                                                  </w:divBdr>
                                                </w:div>
                                                <w:div w:id="209153460">
                                                  <w:marLeft w:val="640"/>
                                                  <w:marRight w:val="0"/>
                                                  <w:marTop w:val="0"/>
                                                  <w:marBottom w:val="0"/>
                                                  <w:divBdr>
                                                    <w:top w:val="none" w:sz="0" w:space="0" w:color="auto"/>
                                                    <w:left w:val="none" w:sz="0" w:space="0" w:color="auto"/>
                                                    <w:bottom w:val="none" w:sz="0" w:space="0" w:color="auto"/>
                                                    <w:right w:val="none" w:sz="0" w:space="0" w:color="auto"/>
                                                  </w:divBdr>
                                                </w:div>
                                                <w:div w:id="242569328">
                                                  <w:marLeft w:val="640"/>
                                                  <w:marRight w:val="0"/>
                                                  <w:marTop w:val="0"/>
                                                  <w:marBottom w:val="0"/>
                                                  <w:divBdr>
                                                    <w:top w:val="none" w:sz="0" w:space="0" w:color="auto"/>
                                                    <w:left w:val="none" w:sz="0" w:space="0" w:color="auto"/>
                                                    <w:bottom w:val="none" w:sz="0" w:space="0" w:color="auto"/>
                                                    <w:right w:val="none" w:sz="0" w:space="0" w:color="auto"/>
                                                  </w:divBdr>
                                                </w:div>
                                                <w:div w:id="267204907">
                                                  <w:marLeft w:val="640"/>
                                                  <w:marRight w:val="0"/>
                                                  <w:marTop w:val="0"/>
                                                  <w:marBottom w:val="0"/>
                                                  <w:divBdr>
                                                    <w:top w:val="none" w:sz="0" w:space="0" w:color="auto"/>
                                                    <w:left w:val="none" w:sz="0" w:space="0" w:color="auto"/>
                                                    <w:bottom w:val="none" w:sz="0" w:space="0" w:color="auto"/>
                                                    <w:right w:val="none" w:sz="0" w:space="0" w:color="auto"/>
                                                  </w:divBdr>
                                                </w:div>
                                                <w:div w:id="322273123">
                                                  <w:marLeft w:val="640"/>
                                                  <w:marRight w:val="0"/>
                                                  <w:marTop w:val="0"/>
                                                  <w:marBottom w:val="0"/>
                                                  <w:divBdr>
                                                    <w:top w:val="none" w:sz="0" w:space="0" w:color="auto"/>
                                                    <w:left w:val="none" w:sz="0" w:space="0" w:color="auto"/>
                                                    <w:bottom w:val="none" w:sz="0" w:space="0" w:color="auto"/>
                                                    <w:right w:val="none" w:sz="0" w:space="0" w:color="auto"/>
                                                  </w:divBdr>
                                                </w:div>
                                                <w:div w:id="364798335">
                                                  <w:marLeft w:val="640"/>
                                                  <w:marRight w:val="0"/>
                                                  <w:marTop w:val="0"/>
                                                  <w:marBottom w:val="0"/>
                                                  <w:divBdr>
                                                    <w:top w:val="none" w:sz="0" w:space="0" w:color="auto"/>
                                                    <w:left w:val="none" w:sz="0" w:space="0" w:color="auto"/>
                                                    <w:bottom w:val="none" w:sz="0" w:space="0" w:color="auto"/>
                                                    <w:right w:val="none" w:sz="0" w:space="0" w:color="auto"/>
                                                  </w:divBdr>
                                                </w:div>
                                                <w:div w:id="478620502">
                                                  <w:marLeft w:val="640"/>
                                                  <w:marRight w:val="0"/>
                                                  <w:marTop w:val="0"/>
                                                  <w:marBottom w:val="0"/>
                                                  <w:divBdr>
                                                    <w:top w:val="none" w:sz="0" w:space="0" w:color="auto"/>
                                                    <w:left w:val="none" w:sz="0" w:space="0" w:color="auto"/>
                                                    <w:bottom w:val="none" w:sz="0" w:space="0" w:color="auto"/>
                                                    <w:right w:val="none" w:sz="0" w:space="0" w:color="auto"/>
                                                  </w:divBdr>
                                                </w:div>
                                                <w:div w:id="513807252">
                                                  <w:marLeft w:val="640"/>
                                                  <w:marRight w:val="0"/>
                                                  <w:marTop w:val="0"/>
                                                  <w:marBottom w:val="0"/>
                                                  <w:divBdr>
                                                    <w:top w:val="none" w:sz="0" w:space="0" w:color="auto"/>
                                                    <w:left w:val="none" w:sz="0" w:space="0" w:color="auto"/>
                                                    <w:bottom w:val="none" w:sz="0" w:space="0" w:color="auto"/>
                                                    <w:right w:val="none" w:sz="0" w:space="0" w:color="auto"/>
                                                  </w:divBdr>
                                                </w:div>
                                                <w:div w:id="515508482">
                                                  <w:marLeft w:val="640"/>
                                                  <w:marRight w:val="0"/>
                                                  <w:marTop w:val="0"/>
                                                  <w:marBottom w:val="0"/>
                                                  <w:divBdr>
                                                    <w:top w:val="none" w:sz="0" w:space="0" w:color="auto"/>
                                                    <w:left w:val="none" w:sz="0" w:space="0" w:color="auto"/>
                                                    <w:bottom w:val="none" w:sz="0" w:space="0" w:color="auto"/>
                                                    <w:right w:val="none" w:sz="0" w:space="0" w:color="auto"/>
                                                  </w:divBdr>
                                                </w:div>
                                                <w:div w:id="533151990">
                                                  <w:marLeft w:val="640"/>
                                                  <w:marRight w:val="0"/>
                                                  <w:marTop w:val="0"/>
                                                  <w:marBottom w:val="0"/>
                                                  <w:divBdr>
                                                    <w:top w:val="none" w:sz="0" w:space="0" w:color="auto"/>
                                                    <w:left w:val="none" w:sz="0" w:space="0" w:color="auto"/>
                                                    <w:bottom w:val="none" w:sz="0" w:space="0" w:color="auto"/>
                                                    <w:right w:val="none" w:sz="0" w:space="0" w:color="auto"/>
                                                  </w:divBdr>
                                                </w:div>
                                                <w:div w:id="632246992">
                                                  <w:marLeft w:val="640"/>
                                                  <w:marRight w:val="0"/>
                                                  <w:marTop w:val="0"/>
                                                  <w:marBottom w:val="0"/>
                                                  <w:divBdr>
                                                    <w:top w:val="none" w:sz="0" w:space="0" w:color="auto"/>
                                                    <w:left w:val="none" w:sz="0" w:space="0" w:color="auto"/>
                                                    <w:bottom w:val="none" w:sz="0" w:space="0" w:color="auto"/>
                                                    <w:right w:val="none" w:sz="0" w:space="0" w:color="auto"/>
                                                  </w:divBdr>
                                                </w:div>
                                                <w:div w:id="753471615">
                                                  <w:marLeft w:val="640"/>
                                                  <w:marRight w:val="0"/>
                                                  <w:marTop w:val="0"/>
                                                  <w:marBottom w:val="0"/>
                                                  <w:divBdr>
                                                    <w:top w:val="none" w:sz="0" w:space="0" w:color="auto"/>
                                                    <w:left w:val="none" w:sz="0" w:space="0" w:color="auto"/>
                                                    <w:bottom w:val="none" w:sz="0" w:space="0" w:color="auto"/>
                                                    <w:right w:val="none" w:sz="0" w:space="0" w:color="auto"/>
                                                  </w:divBdr>
                                                </w:div>
                                                <w:div w:id="801508220">
                                                  <w:marLeft w:val="640"/>
                                                  <w:marRight w:val="0"/>
                                                  <w:marTop w:val="0"/>
                                                  <w:marBottom w:val="0"/>
                                                  <w:divBdr>
                                                    <w:top w:val="none" w:sz="0" w:space="0" w:color="auto"/>
                                                    <w:left w:val="none" w:sz="0" w:space="0" w:color="auto"/>
                                                    <w:bottom w:val="none" w:sz="0" w:space="0" w:color="auto"/>
                                                    <w:right w:val="none" w:sz="0" w:space="0" w:color="auto"/>
                                                  </w:divBdr>
                                                </w:div>
                                                <w:div w:id="815799807">
                                                  <w:marLeft w:val="640"/>
                                                  <w:marRight w:val="0"/>
                                                  <w:marTop w:val="0"/>
                                                  <w:marBottom w:val="0"/>
                                                  <w:divBdr>
                                                    <w:top w:val="none" w:sz="0" w:space="0" w:color="auto"/>
                                                    <w:left w:val="none" w:sz="0" w:space="0" w:color="auto"/>
                                                    <w:bottom w:val="none" w:sz="0" w:space="0" w:color="auto"/>
                                                    <w:right w:val="none" w:sz="0" w:space="0" w:color="auto"/>
                                                  </w:divBdr>
                                                </w:div>
                                                <w:div w:id="915437060">
                                                  <w:marLeft w:val="640"/>
                                                  <w:marRight w:val="0"/>
                                                  <w:marTop w:val="0"/>
                                                  <w:marBottom w:val="0"/>
                                                  <w:divBdr>
                                                    <w:top w:val="none" w:sz="0" w:space="0" w:color="auto"/>
                                                    <w:left w:val="none" w:sz="0" w:space="0" w:color="auto"/>
                                                    <w:bottom w:val="none" w:sz="0" w:space="0" w:color="auto"/>
                                                    <w:right w:val="none" w:sz="0" w:space="0" w:color="auto"/>
                                                  </w:divBdr>
                                                </w:div>
                                                <w:div w:id="1038163417">
                                                  <w:marLeft w:val="640"/>
                                                  <w:marRight w:val="0"/>
                                                  <w:marTop w:val="0"/>
                                                  <w:marBottom w:val="0"/>
                                                  <w:divBdr>
                                                    <w:top w:val="none" w:sz="0" w:space="0" w:color="auto"/>
                                                    <w:left w:val="none" w:sz="0" w:space="0" w:color="auto"/>
                                                    <w:bottom w:val="none" w:sz="0" w:space="0" w:color="auto"/>
                                                    <w:right w:val="none" w:sz="0" w:space="0" w:color="auto"/>
                                                  </w:divBdr>
                                                </w:div>
                                                <w:div w:id="1054081564">
                                                  <w:marLeft w:val="640"/>
                                                  <w:marRight w:val="0"/>
                                                  <w:marTop w:val="0"/>
                                                  <w:marBottom w:val="0"/>
                                                  <w:divBdr>
                                                    <w:top w:val="none" w:sz="0" w:space="0" w:color="auto"/>
                                                    <w:left w:val="none" w:sz="0" w:space="0" w:color="auto"/>
                                                    <w:bottom w:val="none" w:sz="0" w:space="0" w:color="auto"/>
                                                    <w:right w:val="none" w:sz="0" w:space="0" w:color="auto"/>
                                                  </w:divBdr>
                                                </w:div>
                                                <w:div w:id="1066882214">
                                                  <w:marLeft w:val="640"/>
                                                  <w:marRight w:val="0"/>
                                                  <w:marTop w:val="0"/>
                                                  <w:marBottom w:val="0"/>
                                                  <w:divBdr>
                                                    <w:top w:val="none" w:sz="0" w:space="0" w:color="auto"/>
                                                    <w:left w:val="none" w:sz="0" w:space="0" w:color="auto"/>
                                                    <w:bottom w:val="none" w:sz="0" w:space="0" w:color="auto"/>
                                                    <w:right w:val="none" w:sz="0" w:space="0" w:color="auto"/>
                                                  </w:divBdr>
                                                </w:div>
                                                <w:div w:id="1108044283">
                                                  <w:marLeft w:val="640"/>
                                                  <w:marRight w:val="0"/>
                                                  <w:marTop w:val="0"/>
                                                  <w:marBottom w:val="0"/>
                                                  <w:divBdr>
                                                    <w:top w:val="none" w:sz="0" w:space="0" w:color="auto"/>
                                                    <w:left w:val="none" w:sz="0" w:space="0" w:color="auto"/>
                                                    <w:bottom w:val="none" w:sz="0" w:space="0" w:color="auto"/>
                                                    <w:right w:val="none" w:sz="0" w:space="0" w:color="auto"/>
                                                  </w:divBdr>
                                                </w:div>
                                                <w:div w:id="1121073944">
                                                  <w:marLeft w:val="640"/>
                                                  <w:marRight w:val="0"/>
                                                  <w:marTop w:val="0"/>
                                                  <w:marBottom w:val="0"/>
                                                  <w:divBdr>
                                                    <w:top w:val="none" w:sz="0" w:space="0" w:color="auto"/>
                                                    <w:left w:val="none" w:sz="0" w:space="0" w:color="auto"/>
                                                    <w:bottom w:val="none" w:sz="0" w:space="0" w:color="auto"/>
                                                    <w:right w:val="none" w:sz="0" w:space="0" w:color="auto"/>
                                                  </w:divBdr>
                                                </w:div>
                                                <w:div w:id="1126922246">
                                                  <w:marLeft w:val="640"/>
                                                  <w:marRight w:val="0"/>
                                                  <w:marTop w:val="0"/>
                                                  <w:marBottom w:val="0"/>
                                                  <w:divBdr>
                                                    <w:top w:val="none" w:sz="0" w:space="0" w:color="auto"/>
                                                    <w:left w:val="none" w:sz="0" w:space="0" w:color="auto"/>
                                                    <w:bottom w:val="none" w:sz="0" w:space="0" w:color="auto"/>
                                                    <w:right w:val="none" w:sz="0" w:space="0" w:color="auto"/>
                                                  </w:divBdr>
                                                </w:div>
                                                <w:div w:id="1177571599">
                                                  <w:marLeft w:val="640"/>
                                                  <w:marRight w:val="0"/>
                                                  <w:marTop w:val="0"/>
                                                  <w:marBottom w:val="0"/>
                                                  <w:divBdr>
                                                    <w:top w:val="none" w:sz="0" w:space="0" w:color="auto"/>
                                                    <w:left w:val="none" w:sz="0" w:space="0" w:color="auto"/>
                                                    <w:bottom w:val="none" w:sz="0" w:space="0" w:color="auto"/>
                                                    <w:right w:val="none" w:sz="0" w:space="0" w:color="auto"/>
                                                  </w:divBdr>
                                                </w:div>
                                                <w:div w:id="1211378989">
                                                  <w:marLeft w:val="640"/>
                                                  <w:marRight w:val="0"/>
                                                  <w:marTop w:val="0"/>
                                                  <w:marBottom w:val="0"/>
                                                  <w:divBdr>
                                                    <w:top w:val="none" w:sz="0" w:space="0" w:color="auto"/>
                                                    <w:left w:val="none" w:sz="0" w:space="0" w:color="auto"/>
                                                    <w:bottom w:val="none" w:sz="0" w:space="0" w:color="auto"/>
                                                    <w:right w:val="none" w:sz="0" w:space="0" w:color="auto"/>
                                                  </w:divBdr>
                                                </w:div>
                                                <w:div w:id="1253977436">
                                                  <w:marLeft w:val="640"/>
                                                  <w:marRight w:val="0"/>
                                                  <w:marTop w:val="0"/>
                                                  <w:marBottom w:val="0"/>
                                                  <w:divBdr>
                                                    <w:top w:val="none" w:sz="0" w:space="0" w:color="auto"/>
                                                    <w:left w:val="none" w:sz="0" w:space="0" w:color="auto"/>
                                                    <w:bottom w:val="none" w:sz="0" w:space="0" w:color="auto"/>
                                                    <w:right w:val="none" w:sz="0" w:space="0" w:color="auto"/>
                                                  </w:divBdr>
                                                </w:div>
                                                <w:div w:id="1291324019">
                                                  <w:marLeft w:val="640"/>
                                                  <w:marRight w:val="0"/>
                                                  <w:marTop w:val="0"/>
                                                  <w:marBottom w:val="0"/>
                                                  <w:divBdr>
                                                    <w:top w:val="none" w:sz="0" w:space="0" w:color="auto"/>
                                                    <w:left w:val="none" w:sz="0" w:space="0" w:color="auto"/>
                                                    <w:bottom w:val="none" w:sz="0" w:space="0" w:color="auto"/>
                                                    <w:right w:val="none" w:sz="0" w:space="0" w:color="auto"/>
                                                  </w:divBdr>
                                                </w:div>
                                                <w:div w:id="1326013773">
                                                  <w:marLeft w:val="640"/>
                                                  <w:marRight w:val="0"/>
                                                  <w:marTop w:val="0"/>
                                                  <w:marBottom w:val="0"/>
                                                  <w:divBdr>
                                                    <w:top w:val="none" w:sz="0" w:space="0" w:color="auto"/>
                                                    <w:left w:val="none" w:sz="0" w:space="0" w:color="auto"/>
                                                    <w:bottom w:val="none" w:sz="0" w:space="0" w:color="auto"/>
                                                    <w:right w:val="none" w:sz="0" w:space="0" w:color="auto"/>
                                                  </w:divBdr>
                                                </w:div>
                                                <w:div w:id="1395853000">
                                                  <w:marLeft w:val="640"/>
                                                  <w:marRight w:val="0"/>
                                                  <w:marTop w:val="0"/>
                                                  <w:marBottom w:val="0"/>
                                                  <w:divBdr>
                                                    <w:top w:val="none" w:sz="0" w:space="0" w:color="auto"/>
                                                    <w:left w:val="none" w:sz="0" w:space="0" w:color="auto"/>
                                                    <w:bottom w:val="none" w:sz="0" w:space="0" w:color="auto"/>
                                                    <w:right w:val="none" w:sz="0" w:space="0" w:color="auto"/>
                                                  </w:divBdr>
                                                </w:div>
                                                <w:div w:id="1435050731">
                                                  <w:marLeft w:val="640"/>
                                                  <w:marRight w:val="0"/>
                                                  <w:marTop w:val="0"/>
                                                  <w:marBottom w:val="0"/>
                                                  <w:divBdr>
                                                    <w:top w:val="none" w:sz="0" w:space="0" w:color="auto"/>
                                                    <w:left w:val="none" w:sz="0" w:space="0" w:color="auto"/>
                                                    <w:bottom w:val="none" w:sz="0" w:space="0" w:color="auto"/>
                                                    <w:right w:val="none" w:sz="0" w:space="0" w:color="auto"/>
                                                  </w:divBdr>
                                                </w:div>
                                                <w:div w:id="1460491425">
                                                  <w:marLeft w:val="640"/>
                                                  <w:marRight w:val="0"/>
                                                  <w:marTop w:val="0"/>
                                                  <w:marBottom w:val="0"/>
                                                  <w:divBdr>
                                                    <w:top w:val="none" w:sz="0" w:space="0" w:color="auto"/>
                                                    <w:left w:val="none" w:sz="0" w:space="0" w:color="auto"/>
                                                    <w:bottom w:val="none" w:sz="0" w:space="0" w:color="auto"/>
                                                    <w:right w:val="none" w:sz="0" w:space="0" w:color="auto"/>
                                                  </w:divBdr>
                                                </w:div>
                                                <w:div w:id="1494179808">
                                                  <w:marLeft w:val="640"/>
                                                  <w:marRight w:val="0"/>
                                                  <w:marTop w:val="0"/>
                                                  <w:marBottom w:val="0"/>
                                                  <w:divBdr>
                                                    <w:top w:val="none" w:sz="0" w:space="0" w:color="auto"/>
                                                    <w:left w:val="none" w:sz="0" w:space="0" w:color="auto"/>
                                                    <w:bottom w:val="none" w:sz="0" w:space="0" w:color="auto"/>
                                                    <w:right w:val="none" w:sz="0" w:space="0" w:color="auto"/>
                                                  </w:divBdr>
                                                </w:div>
                                                <w:div w:id="1518042257">
                                                  <w:marLeft w:val="640"/>
                                                  <w:marRight w:val="0"/>
                                                  <w:marTop w:val="0"/>
                                                  <w:marBottom w:val="0"/>
                                                  <w:divBdr>
                                                    <w:top w:val="none" w:sz="0" w:space="0" w:color="auto"/>
                                                    <w:left w:val="none" w:sz="0" w:space="0" w:color="auto"/>
                                                    <w:bottom w:val="none" w:sz="0" w:space="0" w:color="auto"/>
                                                    <w:right w:val="none" w:sz="0" w:space="0" w:color="auto"/>
                                                  </w:divBdr>
                                                </w:div>
                                                <w:div w:id="1528987615">
                                                  <w:marLeft w:val="640"/>
                                                  <w:marRight w:val="0"/>
                                                  <w:marTop w:val="0"/>
                                                  <w:marBottom w:val="0"/>
                                                  <w:divBdr>
                                                    <w:top w:val="none" w:sz="0" w:space="0" w:color="auto"/>
                                                    <w:left w:val="none" w:sz="0" w:space="0" w:color="auto"/>
                                                    <w:bottom w:val="none" w:sz="0" w:space="0" w:color="auto"/>
                                                    <w:right w:val="none" w:sz="0" w:space="0" w:color="auto"/>
                                                  </w:divBdr>
                                                </w:div>
                                                <w:div w:id="1588075494">
                                                  <w:marLeft w:val="640"/>
                                                  <w:marRight w:val="0"/>
                                                  <w:marTop w:val="0"/>
                                                  <w:marBottom w:val="0"/>
                                                  <w:divBdr>
                                                    <w:top w:val="none" w:sz="0" w:space="0" w:color="auto"/>
                                                    <w:left w:val="none" w:sz="0" w:space="0" w:color="auto"/>
                                                    <w:bottom w:val="none" w:sz="0" w:space="0" w:color="auto"/>
                                                    <w:right w:val="none" w:sz="0" w:space="0" w:color="auto"/>
                                                  </w:divBdr>
                                                </w:div>
                                                <w:div w:id="1609853933">
                                                  <w:marLeft w:val="640"/>
                                                  <w:marRight w:val="0"/>
                                                  <w:marTop w:val="0"/>
                                                  <w:marBottom w:val="0"/>
                                                  <w:divBdr>
                                                    <w:top w:val="none" w:sz="0" w:space="0" w:color="auto"/>
                                                    <w:left w:val="none" w:sz="0" w:space="0" w:color="auto"/>
                                                    <w:bottom w:val="none" w:sz="0" w:space="0" w:color="auto"/>
                                                    <w:right w:val="none" w:sz="0" w:space="0" w:color="auto"/>
                                                  </w:divBdr>
                                                </w:div>
                                                <w:div w:id="1735742099">
                                                  <w:marLeft w:val="640"/>
                                                  <w:marRight w:val="0"/>
                                                  <w:marTop w:val="0"/>
                                                  <w:marBottom w:val="0"/>
                                                  <w:divBdr>
                                                    <w:top w:val="none" w:sz="0" w:space="0" w:color="auto"/>
                                                    <w:left w:val="none" w:sz="0" w:space="0" w:color="auto"/>
                                                    <w:bottom w:val="none" w:sz="0" w:space="0" w:color="auto"/>
                                                    <w:right w:val="none" w:sz="0" w:space="0" w:color="auto"/>
                                                  </w:divBdr>
                                                </w:div>
                                                <w:div w:id="1766876238">
                                                  <w:marLeft w:val="640"/>
                                                  <w:marRight w:val="0"/>
                                                  <w:marTop w:val="0"/>
                                                  <w:marBottom w:val="0"/>
                                                  <w:divBdr>
                                                    <w:top w:val="none" w:sz="0" w:space="0" w:color="auto"/>
                                                    <w:left w:val="none" w:sz="0" w:space="0" w:color="auto"/>
                                                    <w:bottom w:val="none" w:sz="0" w:space="0" w:color="auto"/>
                                                    <w:right w:val="none" w:sz="0" w:space="0" w:color="auto"/>
                                                  </w:divBdr>
                                                </w:div>
                                                <w:div w:id="1790932410">
                                                  <w:marLeft w:val="640"/>
                                                  <w:marRight w:val="0"/>
                                                  <w:marTop w:val="0"/>
                                                  <w:marBottom w:val="0"/>
                                                  <w:divBdr>
                                                    <w:top w:val="none" w:sz="0" w:space="0" w:color="auto"/>
                                                    <w:left w:val="none" w:sz="0" w:space="0" w:color="auto"/>
                                                    <w:bottom w:val="none" w:sz="0" w:space="0" w:color="auto"/>
                                                    <w:right w:val="none" w:sz="0" w:space="0" w:color="auto"/>
                                                  </w:divBdr>
                                                </w:div>
                                                <w:div w:id="1853641270">
                                                  <w:marLeft w:val="640"/>
                                                  <w:marRight w:val="0"/>
                                                  <w:marTop w:val="0"/>
                                                  <w:marBottom w:val="0"/>
                                                  <w:divBdr>
                                                    <w:top w:val="none" w:sz="0" w:space="0" w:color="auto"/>
                                                    <w:left w:val="none" w:sz="0" w:space="0" w:color="auto"/>
                                                    <w:bottom w:val="none" w:sz="0" w:space="0" w:color="auto"/>
                                                    <w:right w:val="none" w:sz="0" w:space="0" w:color="auto"/>
                                                  </w:divBdr>
                                                </w:div>
                                                <w:div w:id="1860466532">
                                                  <w:marLeft w:val="640"/>
                                                  <w:marRight w:val="0"/>
                                                  <w:marTop w:val="0"/>
                                                  <w:marBottom w:val="0"/>
                                                  <w:divBdr>
                                                    <w:top w:val="none" w:sz="0" w:space="0" w:color="auto"/>
                                                    <w:left w:val="none" w:sz="0" w:space="0" w:color="auto"/>
                                                    <w:bottom w:val="none" w:sz="0" w:space="0" w:color="auto"/>
                                                    <w:right w:val="none" w:sz="0" w:space="0" w:color="auto"/>
                                                  </w:divBdr>
                                                </w:div>
                                                <w:div w:id="1951009747">
                                                  <w:marLeft w:val="640"/>
                                                  <w:marRight w:val="0"/>
                                                  <w:marTop w:val="0"/>
                                                  <w:marBottom w:val="0"/>
                                                  <w:divBdr>
                                                    <w:top w:val="none" w:sz="0" w:space="0" w:color="auto"/>
                                                    <w:left w:val="none" w:sz="0" w:space="0" w:color="auto"/>
                                                    <w:bottom w:val="none" w:sz="0" w:space="0" w:color="auto"/>
                                                    <w:right w:val="none" w:sz="0" w:space="0" w:color="auto"/>
                                                  </w:divBdr>
                                                </w:div>
                                                <w:div w:id="1987053714">
                                                  <w:marLeft w:val="640"/>
                                                  <w:marRight w:val="0"/>
                                                  <w:marTop w:val="0"/>
                                                  <w:marBottom w:val="0"/>
                                                  <w:divBdr>
                                                    <w:top w:val="none" w:sz="0" w:space="0" w:color="auto"/>
                                                    <w:left w:val="none" w:sz="0" w:space="0" w:color="auto"/>
                                                    <w:bottom w:val="none" w:sz="0" w:space="0" w:color="auto"/>
                                                    <w:right w:val="none" w:sz="0" w:space="0" w:color="auto"/>
                                                  </w:divBdr>
                                                </w:div>
                                                <w:div w:id="2035959606">
                                                  <w:marLeft w:val="640"/>
                                                  <w:marRight w:val="0"/>
                                                  <w:marTop w:val="0"/>
                                                  <w:marBottom w:val="0"/>
                                                  <w:divBdr>
                                                    <w:top w:val="none" w:sz="0" w:space="0" w:color="auto"/>
                                                    <w:left w:val="none" w:sz="0" w:space="0" w:color="auto"/>
                                                    <w:bottom w:val="none" w:sz="0" w:space="0" w:color="auto"/>
                                                    <w:right w:val="none" w:sz="0" w:space="0" w:color="auto"/>
                                                  </w:divBdr>
                                                </w:div>
                                                <w:div w:id="2049331717">
                                                  <w:marLeft w:val="640"/>
                                                  <w:marRight w:val="0"/>
                                                  <w:marTop w:val="0"/>
                                                  <w:marBottom w:val="0"/>
                                                  <w:divBdr>
                                                    <w:top w:val="none" w:sz="0" w:space="0" w:color="auto"/>
                                                    <w:left w:val="none" w:sz="0" w:space="0" w:color="auto"/>
                                                    <w:bottom w:val="none" w:sz="0" w:space="0" w:color="auto"/>
                                                    <w:right w:val="none" w:sz="0" w:space="0" w:color="auto"/>
                                                  </w:divBdr>
                                                </w:div>
                                                <w:div w:id="2050759177">
                                                  <w:marLeft w:val="640"/>
                                                  <w:marRight w:val="0"/>
                                                  <w:marTop w:val="0"/>
                                                  <w:marBottom w:val="0"/>
                                                  <w:divBdr>
                                                    <w:top w:val="none" w:sz="0" w:space="0" w:color="auto"/>
                                                    <w:left w:val="none" w:sz="0" w:space="0" w:color="auto"/>
                                                    <w:bottom w:val="none" w:sz="0" w:space="0" w:color="auto"/>
                                                    <w:right w:val="none" w:sz="0" w:space="0" w:color="auto"/>
                                                  </w:divBdr>
                                                </w:div>
                                                <w:div w:id="2079940874">
                                                  <w:marLeft w:val="640"/>
                                                  <w:marRight w:val="0"/>
                                                  <w:marTop w:val="0"/>
                                                  <w:marBottom w:val="0"/>
                                                  <w:divBdr>
                                                    <w:top w:val="none" w:sz="0" w:space="0" w:color="auto"/>
                                                    <w:left w:val="none" w:sz="0" w:space="0" w:color="auto"/>
                                                    <w:bottom w:val="none" w:sz="0" w:space="0" w:color="auto"/>
                                                    <w:right w:val="none" w:sz="0" w:space="0" w:color="auto"/>
                                                  </w:divBdr>
                                                </w:div>
                                                <w:div w:id="2124840360">
                                                  <w:marLeft w:val="640"/>
                                                  <w:marRight w:val="0"/>
                                                  <w:marTop w:val="0"/>
                                                  <w:marBottom w:val="0"/>
                                                  <w:divBdr>
                                                    <w:top w:val="none" w:sz="0" w:space="0" w:color="auto"/>
                                                    <w:left w:val="none" w:sz="0" w:space="0" w:color="auto"/>
                                                    <w:bottom w:val="none" w:sz="0" w:space="0" w:color="auto"/>
                                                    <w:right w:val="none" w:sz="0" w:space="0" w:color="auto"/>
                                                  </w:divBdr>
                                                </w:div>
                                              </w:divsChild>
                                            </w:div>
                                            <w:div w:id="469136446">
                                              <w:marLeft w:val="0"/>
                                              <w:marRight w:val="0"/>
                                              <w:marTop w:val="0"/>
                                              <w:marBottom w:val="0"/>
                                              <w:divBdr>
                                                <w:top w:val="none" w:sz="0" w:space="0" w:color="auto"/>
                                                <w:left w:val="none" w:sz="0" w:space="0" w:color="auto"/>
                                                <w:bottom w:val="none" w:sz="0" w:space="0" w:color="auto"/>
                                                <w:right w:val="none" w:sz="0" w:space="0" w:color="auto"/>
                                              </w:divBdr>
                                              <w:divsChild>
                                                <w:div w:id="6100474">
                                                  <w:marLeft w:val="640"/>
                                                  <w:marRight w:val="0"/>
                                                  <w:marTop w:val="0"/>
                                                  <w:marBottom w:val="0"/>
                                                  <w:divBdr>
                                                    <w:top w:val="none" w:sz="0" w:space="0" w:color="auto"/>
                                                    <w:left w:val="none" w:sz="0" w:space="0" w:color="auto"/>
                                                    <w:bottom w:val="none" w:sz="0" w:space="0" w:color="auto"/>
                                                    <w:right w:val="none" w:sz="0" w:space="0" w:color="auto"/>
                                                  </w:divBdr>
                                                </w:div>
                                                <w:div w:id="99028884">
                                                  <w:marLeft w:val="640"/>
                                                  <w:marRight w:val="0"/>
                                                  <w:marTop w:val="0"/>
                                                  <w:marBottom w:val="0"/>
                                                  <w:divBdr>
                                                    <w:top w:val="none" w:sz="0" w:space="0" w:color="auto"/>
                                                    <w:left w:val="none" w:sz="0" w:space="0" w:color="auto"/>
                                                    <w:bottom w:val="none" w:sz="0" w:space="0" w:color="auto"/>
                                                    <w:right w:val="none" w:sz="0" w:space="0" w:color="auto"/>
                                                  </w:divBdr>
                                                </w:div>
                                                <w:div w:id="105539459">
                                                  <w:marLeft w:val="640"/>
                                                  <w:marRight w:val="0"/>
                                                  <w:marTop w:val="0"/>
                                                  <w:marBottom w:val="0"/>
                                                  <w:divBdr>
                                                    <w:top w:val="none" w:sz="0" w:space="0" w:color="auto"/>
                                                    <w:left w:val="none" w:sz="0" w:space="0" w:color="auto"/>
                                                    <w:bottom w:val="none" w:sz="0" w:space="0" w:color="auto"/>
                                                    <w:right w:val="none" w:sz="0" w:space="0" w:color="auto"/>
                                                  </w:divBdr>
                                                </w:div>
                                                <w:div w:id="151265637">
                                                  <w:marLeft w:val="640"/>
                                                  <w:marRight w:val="0"/>
                                                  <w:marTop w:val="0"/>
                                                  <w:marBottom w:val="0"/>
                                                  <w:divBdr>
                                                    <w:top w:val="none" w:sz="0" w:space="0" w:color="auto"/>
                                                    <w:left w:val="none" w:sz="0" w:space="0" w:color="auto"/>
                                                    <w:bottom w:val="none" w:sz="0" w:space="0" w:color="auto"/>
                                                    <w:right w:val="none" w:sz="0" w:space="0" w:color="auto"/>
                                                  </w:divBdr>
                                                </w:div>
                                                <w:div w:id="156577346">
                                                  <w:marLeft w:val="640"/>
                                                  <w:marRight w:val="0"/>
                                                  <w:marTop w:val="0"/>
                                                  <w:marBottom w:val="0"/>
                                                  <w:divBdr>
                                                    <w:top w:val="none" w:sz="0" w:space="0" w:color="auto"/>
                                                    <w:left w:val="none" w:sz="0" w:space="0" w:color="auto"/>
                                                    <w:bottom w:val="none" w:sz="0" w:space="0" w:color="auto"/>
                                                    <w:right w:val="none" w:sz="0" w:space="0" w:color="auto"/>
                                                  </w:divBdr>
                                                </w:div>
                                                <w:div w:id="177045467">
                                                  <w:marLeft w:val="640"/>
                                                  <w:marRight w:val="0"/>
                                                  <w:marTop w:val="0"/>
                                                  <w:marBottom w:val="0"/>
                                                  <w:divBdr>
                                                    <w:top w:val="none" w:sz="0" w:space="0" w:color="auto"/>
                                                    <w:left w:val="none" w:sz="0" w:space="0" w:color="auto"/>
                                                    <w:bottom w:val="none" w:sz="0" w:space="0" w:color="auto"/>
                                                    <w:right w:val="none" w:sz="0" w:space="0" w:color="auto"/>
                                                  </w:divBdr>
                                                </w:div>
                                                <w:div w:id="184563356">
                                                  <w:marLeft w:val="640"/>
                                                  <w:marRight w:val="0"/>
                                                  <w:marTop w:val="0"/>
                                                  <w:marBottom w:val="0"/>
                                                  <w:divBdr>
                                                    <w:top w:val="none" w:sz="0" w:space="0" w:color="auto"/>
                                                    <w:left w:val="none" w:sz="0" w:space="0" w:color="auto"/>
                                                    <w:bottom w:val="none" w:sz="0" w:space="0" w:color="auto"/>
                                                    <w:right w:val="none" w:sz="0" w:space="0" w:color="auto"/>
                                                  </w:divBdr>
                                                </w:div>
                                                <w:div w:id="207106473">
                                                  <w:marLeft w:val="640"/>
                                                  <w:marRight w:val="0"/>
                                                  <w:marTop w:val="0"/>
                                                  <w:marBottom w:val="0"/>
                                                  <w:divBdr>
                                                    <w:top w:val="none" w:sz="0" w:space="0" w:color="auto"/>
                                                    <w:left w:val="none" w:sz="0" w:space="0" w:color="auto"/>
                                                    <w:bottom w:val="none" w:sz="0" w:space="0" w:color="auto"/>
                                                    <w:right w:val="none" w:sz="0" w:space="0" w:color="auto"/>
                                                  </w:divBdr>
                                                </w:div>
                                                <w:div w:id="234049826">
                                                  <w:marLeft w:val="640"/>
                                                  <w:marRight w:val="0"/>
                                                  <w:marTop w:val="0"/>
                                                  <w:marBottom w:val="0"/>
                                                  <w:divBdr>
                                                    <w:top w:val="none" w:sz="0" w:space="0" w:color="auto"/>
                                                    <w:left w:val="none" w:sz="0" w:space="0" w:color="auto"/>
                                                    <w:bottom w:val="none" w:sz="0" w:space="0" w:color="auto"/>
                                                    <w:right w:val="none" w:sz="0" w:space="0" w:color="auto"/>
                                                  </w:divBdr>
                                                </w:div>
                                                <w:div w:id="239756255">
                                                  <w:marLeft w:val="640"/>
                                                  <w:marRight w:val="0"/>
                                                  <w:marTop w:val="0"/>
                                                  <w:marBottom w:val="0"/>
                                                  <w:divBdr>
                                                    <w:top w:val="none" w:sz="0" w:space="0" w:color="auto"/>
                                                    <w:left w:val="none" w:sz="0" w:space="0" w:color="auto"/>
                                                    <w:bottom w:val="none" w:sz="0" w:space="0" w:color="auto"/>
                                                    <w:right w:val="none" w:sz="0" w:space="0" w:color="auto"/>
                                                  </w:divBdr>
                                                </w:div>
                                                <w:div w:id="252400059">
                                                  <w:marLeft w:val="640"/>
                                                  <w:marRight w:val="0"/>
                                                  <w:marTop w:val="0"/>
                                                  <w:marBottom w:val="0"/>
                                                  <w:divBdr>
                                                    <w:top w:val="none" w:sz="0" w:space="0" w:color="auto"/>
                                                    <w:left w:val="none" w:sz="0" w:space="0" w:color="auto"/>
                                                    <w:bottom w:val="none" w:sz="0" w:space="0" w:color="auto"/>
                                                    <w:right w:val="none" w:sz="0" w:space="0" w:color="auto"/>
                                                  </w:divBdr>
                                                </w:div>
                                                <w:div w:id="304967973">
                                                  <w:marLeft w:val="640"/>
                                                  <w:marRight w:val="0"/>
                                                  <w:marTop w:val="0"/>
                                                  <w:marBottom w:val="0"/>
                                                  <w:divBdr>
                                                    <w:top w:val="none" w:sz="0" w:space="0" w:color="auto"/>
                                                    <w:left w:val="none" w:sz="0" w:space="0" w:color="auto"/>
                                                    <w:bottom w:val="none" w:sz="0" w:space="0" w:color="auto"/>
                                                    <w:right w:val="none" w:sz="0" w:space="0" w:color="auto"/>
                                                  </w:divBdr>
                                                </w:div>
                                                <w:div w:id="381827659">
                                                  <w:marLeft w:val="640"/>
                                                  <w:marRight w:val="0"/>
                                                  <w:marTop w:val="0"/>
                                                  <w:marBottom w:val="0"/>
                                                  <w:divBdr>
                                                    <w:top w:val="none" w:sz="0" w:space="0" w:color="auto"/>
                                                    <w:left w:val="none" w:sz="0" w:space="0" w:color="auto"/>
                                                    <w:bottom w:val="none" w:sz="0" w:space="0" w:color="auto"/>
                                                    <w:right w:val="none" w:sz="0" w:space="0" w:color="auto"/>
                                                  </w:divBdr>
                                                </w:div>
                                                <w:div w:id="386493940">
                                                  <w:marLeft w:val="640"/>
                                                  <w:marRight w:val="0"/>
                                                  <w:marTop w:val="0"/>
                                                  <w:marBottom w:val="0"/>
                                                  <w:divBdr>
                                                    <w:top w:val="none" w:sz="0" w:space="0" w:color="auto"/>
                                                    <w:left w:val="none" w:sz="0" w:space="0" w:color="auto"/>
                                                    <w:bottom w:val="none" w:sz="0" w:space="0" w:color="auto"/>
                                                    <w:right w:val="none" w:sz="0" w:space="0" w:color="auto"/>
                                                  </w:divBdr>
                                                </w:div>
                                                <w:div w:id="493569522">
                                                  <w:marLeft w:val="640"/>
                                                  <w:marRight w:val="0"/>
                                                  <w:marTop w:val="0"/>
                                                  <w:marBottom w:val="0"/>
                                                  <w:divBdr>
                                                    <w:top w:val="none" w:sz="0" w:space="0" w:color="auto"/>
                                                    <w:left w:val="none" w:sz="0" w:space="0" w:color="auto"/>
                                                    <w:bottom w:val="none" w:sz="0" w:space="0" w:color="auto"/>
                                                    <w:right w:val="none" w:sz="0" w:space="0" w:color="auto"/>
                                                  </w:divBdr>
                                                </w:div>
                                                <w:div w:id="645936298">
                                                  <w:marLeft w:val="640"/>
                                                  <w:marRight w:val="0"/>
                                                  <w:marTop w:val="0"/>
                                                  <w:marBottom w:val="0"/>
                                                  <w:divBdr>
                                                    <w:top w:val="none" w:sz="0" w:space="0" w:color="auto"/>
                                                    <w:left w:val="none" w:sz="0" w:space="0" w:color="auto"/>
                                                    <w:bottom w:val="none" w:sz="0" w:space="0" w:color="auto"/>
                                                    <w:right w:val="none" w:sz="0" w:space="0" w:color="auto"/>
                                                  </w:divBdr>
                                                </w:div>
                                                <w:div w:id="656307944">
                                                  <w:marLeft w:val="640"/>
                                                  <w:marRight w:val="0"/>
                                                  <w:marTop w:val="0"/>
                                                  <w:marBottom w:val="0"/>
                                                  <w:divBdr>
                                                    <w:top w:val="none" w:sz="0" w:space="0" w:color="auto"/>
                                                    <w:left w:val="none" w:sz="0" w:space="0" w:color="auto"/>
                                                    <w:bottom w:val="none" w:sz="0" w:space="0" w:color="auto"/>
                                                    <w:right w:val="none" w:sz="0" w:space="0" w:color="auto"/>
                                                  </w:divBdr>
                                                </w:div>
                                                <w:div w:id="673265573">
                                                  <w:marLeft w:val="640"/>
                                                  <w:marRight w:val="0"/>
                                                  <w:marTop w:val="0"/>
                                                  <w:marBottom w:val="0"/>
                                                  <w:divBdr>
                                                    <w:top w:val="none" w:sz="0" w:space="0" w:color="auto"/>
                                                    <w:left w:val="none" w:sz="0" w:space="0" w:color="auto"/>
                                                    <w:bottom w:val="none" w:sz="0" w:space="0" w:color="auto"/>
                                                    <w:right w:val="none" w:sz="0" w:space="0" w:color="auto"/>
                                                  </w:divBdr>
                                                </w:div>
                                                <w:div w:id="700017651">
                                                  <w:marLeft w:val="640"/>
                                                  <w:marRight w:val="0"/>
                                                  <w:marTop w:val="0"/>
                                                  <w:marBottom w:val="0"/>
                                                  <w:divBdr>
                                                    <w:top w:val="none" w:sz="0" w:space="0" w:color="auto"/>
                                                    <w:left w:val="none" w:sz="0" w:space="0" w:color="auto"/>
                                                    <w:bottom w:val="none" w:sz="0" w:space="0" w:color="auto"/>
                                                    <w:right w:val="none" w:sz="0" w:space="0" w:color="auto"/>
                                                  </w:divBdr>
                                                </w:div>
                                                <w:div w:id="750195103">
                                                  <w:marLeft w:val="640"/>
                                                  <w:marRight w:val="0"/>
                                                  <w:marTop w:val="0"/>
                                                  <w:marBottom w:val="0"/>
                                                  <w:divBdr>
                                                    <w:top w:val="none" w:sz="0" w:space="0" w:color="auto"/>
                                                    <w:left w:val="none" w:sz="0" w:space="0" w:color="auto"/>
                                                    <w:bottom w:val="none" w:sz="0" w:space="0" w:color="auto"/>
                                                    <w:right w:val="none" w:sz="0" w:space="0" w:color="auto"/>
                                                  </w:divBdr>
                                                </w:div>
                                                <w:div w:id="810367476">
                                                  <w:marLeft w:val="640"/>
                                                  <w:marRight w:val="0"/>
                                                  <w:marTop w:val="0"/>
                                                  <w:marBottom w:val="0"/>
                                                  <w:divBdr>
                                                    <w:top w:val="none" w:sz="0" w:space="0" w:color="auto"/>
                                                    <w:left w:val="none" w:sz="0" w:space="0" w:color="auto"/>
                                                    <w:bottom w:val="none" w:sz="0" w:space="0" w:color="auto"/>
                                                    <w:right w:val="none" w:sz="0" w:space="0" w:color="auto"/>
                                                  </w:divBdr>
                                                </w:div>
                                                <w:div w:id="827788706">
                                                  <w:marLeft w:val="640"/>
                                                  <w:marRight w:val="0"/>
                                                  <w:marTop w:val="0"/>
                                                  <w:marBottom w:val="0"/>
                                                  <w:divBdr>
                                                    <w:top w:val="none" w:sz="0" w:space="0" w:color="auto"/>
                                                    <w:left w:val="none" w:sz="0" w:space="0" w:color="auto"/>
                                                    <w:bottom w:val="none" w:sz="0" w:space="0" w:color="auto"/>
                                                    <w:right w:val="none" w:sz="0" w:space="0" w:color="auto"/>
                                                  </w:divBdr>
                                                </w:div>
                                                <w:div w:id="839738522">
                                                  <w:marLeft w:val="640"/>
                                                  <w:marRight w:val="0"/>
                                                  <w:marTop w:val="0"/>
                                                  <w:marBottom w:val="0"/>
                                                  <w:divBdr>
                                                    <w:top w:val="none" w:sz="0" w:space="0" w:color="auto"/>
                                                    <w:left w:val="none" w:sz="0" w:space="0" w:color="auto"/>
                                                    <w:bottom w:val="none" w:sz="0" w:space="0" w:color="auto"/>
                                                    <w:right w:val="none" w:sz="0" w:space="0" w:color="auto"/>
                                                  </w:divBdr>
                                                </w:div>
                                                <w:div w:id="853037252">
                                                  <w:marLeft w:val="640"/>
                                                  <w:marRight w:val="0"/>
                                                  <w:marTop w:val="0"/>
                                                  <w:marBottom w:val="0"/>
                                                  <w:divBdr>
                                                    <w:top w:val="none" w:sz="0" w:space="0" w:color="auto"/>
                                                    <w:left w:val="none" w:sz="0" w:space="0" w:color="auto"/>
                                                    <w:bottom w:val="none" w:sz="0" w:space="0" w:color="auto"/>
                                                    <w:right w:val="none" w:sz="0" w:space="0" w:color="auto"/>
                                                  </w:divBdr>
                                                </w:div>
                                                <w:div w:id="860894017">
                                                  <w:marLeft w:val="640"/>
                                                  <w:marRight w:val="0"/>
                                                  <w:marTop w:val="0"/>
                                                  <w:marBottom w:val="0"/>
                                                  <w:divBdr>
                                                    <w:top w:val="none" w:sz="0" w:space="0" w:color="auto"/>
                                                    <w:left w:val="none" w:sz="0" w:space="0" w:color="auto"/>
                                                    <w:bottom w:val="none" w:sz="0" w:space="0" w:color="auto"/>
                                                    <w:right w:val="none" w:sz="0" w:space="0" w:color="auto"/>
                                                  </w:divBdr>
                                                </w:div>
                                                <w:div w:id="940988902">
                                                  <w:marLeft w:val="640"/>
                                                  <w:marRight w:val="0"/>
                                                  <w:marTop w:val="0"/>
                                                  <w:marBottom w:val="0"/>
                                                  <w:divBdr>
                                                    <w:top w:val="none" w:sz="0" w:space="0" w:color="auto"/>
                                                    <w:left w:val="none" w:sz="0" w:space="0" w:color="auto"/>
                                                    <w:bottom w:val="none" w:sz="0" w:space="0" w:color="auto"/>
                                                    <w:right w:val="none" w:sz="0" w:space="0" w:color="auto"/>
                                                  </w:divBdr>
                                                </w:div>
                                                <w:div w:id="957832371">
                                                  <w:marLeft w:val="640"/>
                                                  <w:marRight w:val="0"/>
                                                  <w:marTop w:val="0"/>
                                                  <w:marBottom w:val="0"/>
                                                  <w:divBdr>
                                                    <w:top w:val="none" w:sz="0" w:space="0" w:color="auto"/>
                                                    <w:left w:val="none" w:sz="0" w:space="0" w:color="auto"/>
                                                    <w:bottom w:val="none" w:sz="0" w:space="0" w:color="auto"/>
                                                    <w:right w:val="none" w:sz="0" w:space="0" w:color="auto"/>
                                                  </w:divBdr>
                                                </w:div>
                                                <w:div w:id="1023170005">
                                                  <w:marLeft w:val="640"/>
                                                  <w:marRight w:val="0"/>
                                                  <w:marTop w:val="0"/>
                                                  <w:marBottom w:val="0"/>
                                                  <w:divBdr>
                                                    <w:top w:val="none" w:sz="0" w:space="0" w:color="auto"/>
                                                    <w:left w:val="none" w:sz="0" w:space="0" w:color="auto"/>
                                                    <w:bottom w:val="none" w:sz="0" w:space="0" w:color="auto"/>
                                                    <w:right w:val="none" w:sz="0" w:space="0" w:color="auto"/>
                                                  </w:divBdr>
                                                </w:div>
                                                <w:div w:id="1137573998">
                                                  <w:marLeft w:val="640"/>
                                                  <w:marRight w:val="0"/>
                                                  <w:marTop w:val="0"/>
                                                  <w:marBottom w:val="0"/>
                                                  <w:divBdr>
                                                    <w:top w:val="none" w:sz="0" w:space="0" w:color="auto"/>
                                                    <w:left w:val="none" w:sz="0" w:space="0" w:color="auto"/>
                                                    <w:bottom w:val="none" w:sz="0" w:space="0" w:color="auto"/>
                                                    <w:right w:val="none" w:sz="0" w:space="0" w:color="auto"/>
                                                  </w:divBdr>
                                                </w:div>
                                                <w:div w:id="1204899720">
                                                  <w:marLeft w:val="640"/>
                                                  <w:marRight w:val="0"/>
                                                  <w:marTop w:val="0"/>
                                                  <w:marBottom w:val="0"/>
                                                  <w:divBdr>
                                                    <w:top w:val="none" w:sz="0" w:space="0" w:color="auto"/>
                                                    <w:left w:val="none" w:sz="0" w:space="0" w:color="auto"/>
                                                    <w:bottom w:val="none" w:sz="0" w:space="0" w:color="auto"/>
                                                    <w:right w:val="none" w:sz="0" w:space="0" w:color="auto"/>
                                                  </w:divBdr>
                                                </w:div>
                                                <w:div w:id="1260409073">
                                                  <w:marLeft w:val="640"/>
                                                  <w:marRight w:val="0"/>
                                                  <w:marTop w:val="0"/>
                                                  <w:marBottom w:val="0"/>
                                                  <w:divBdr>
                                                    <w:top w:val="none" w:sz="0" w:space="0" w:color="auto"/>
                                                    <w:left w:val="none" w:sz="0" w:space="0" w:color="auto"/>
                                                    <w:bottom w:val="none" w:sz="0" w:space="0" w:color="auto"/>
                                                    <w:right w:val="none" w:sz="0" w:space="0" w:color="auto"/>
                                                  </w:divBdr>
                                                </w:div>
                                                <w:div w:id="1281497012">
                                                  <w:marLeft w:val="640"/>
                                                  <w:marRight w:val="0"/>
                                                  <w:marTop w:val="0"/>
                                                  <w:marBottom w:val="0"/>
                                                  <w:divBdr>
                                                    <w:top w:val="none" w:sz="0" w:space="0" w:color="auto"/>
                                                    <w:left w:val="none" w:sz="0" w:space="0" w:color="auto"/>
                                                    <w:bottom w:val="none" w:sz="0" w:space="0" w:color="auto"/>
                                                    <w:right w:val="none" w:sz="0" w:space="0" w:color="auto"/>
                                                  </w:divBdr>
                                                </w:div>
                                                <w:div w:id="1301766779">
                                                  <w:marLeft w:val="640"/>
                                                  <w:marRight w:val="0"/>
                                                  <w:marTop w:val="0"/>
                                                  <w:marBottom w:val="0"/>
                                                  <w:divBdr>
                                                    <w:top w:val="none" w:sz="0" w:space="0" w:color="auto"/>
                                                    <w:left w:val="none" w:sz="0" w:space="0" w:color="auto"/>
                                                    <w:bottom w:val="none" w:sz="0" w:space="0" w:color="auto"/>
                                                    <w:right w:val="none" w:sz="0" w:space="0" w:color="auto"/>
                                                  </w:divBdr>
                                                </w:div>
                                                <w:div w:id="1431506681">
                                                  <w:marLeft w:val="640"/>
                                                  <w:marRight w:val="0"/>
                                                  <w:marTop w:val="0"/>
                                                  <w:marBottom w:val="0"/>
                                                  <w:divBdr>
                                                    <w:top w:val="none" w:sz="0" w:space="0" w:color="auto"/>
                                                    <w:left w:val="none" w:sz="0" w:space="0" w:color="auto"/>
                                                    <w:bottom w:val="none" w:sz="0" w:space="0" w:color="auto"/>
                                                    <w:right w:val="none" w:sz="0" w:space="0" w:color="auto"/>
                                                  </w:divBdr>
                                                </w:div>
                                                <w:div w:id="1458598806">
                                                  <w:marLeft w:val="640"/>
                                                  <w:marRight w:val="0"/>
                                                  <w:marTop w:val="0"/>
                                                  <w:marBottom w:val="0"/>
                                                  <w:divBdr>
                                                    <w:top w:val="none" w:sz="0" w:space="0" w:color="auto"/>
                                                    <w:left w:val="none" w:sz="0" w:space="0" w:color="auto"/>
                                                    <w:bottom w:val="none" w:sz="0" w:space="0" w:color="auto"/>
                                                    <w:right w:val="none" w:sz="0" w:space="0" w:color="auto"/>
                                                  </w:divBdr>
                                                </w:div>
                                                <w:div w:id="1585802590">
                                                  <w:marLeft w:val="640"/>
                                                  <w:marRight w:val="0"/>
                                                  <w:marTop w:val="0"/>
                                                  <w:marBottom w:val="0"/>
                                                  <w:divBdr>
                                                    <w:top w:val="none" w:sz="0" w:space="0" w:color="auto"/>
                                                    <w:left w:val="none" w:sz="0" w:space="0" w:color="auto"/>
                                                    <w:bottom w:val="none" w:sz="0" w:space="0" w:color="auto"/>
                                                    <w:right w:val="none" w:sz="0" w:space="0" w:color="auto"/>
                                                  </w:divBdr>
                                                </w:div>
                                                <w:div w:id="1637684582">
                                                  <w:marLeft w:val="640"/>
                                                  <w:marRight w:val="0"/>
                                                  <w:marTop w:val="0"/>
                                                  <w:marBottom w:val="0"/>
                                                  <w:divBdr>
                                                    <w:top w:val="none" w:sz="0" w:space="0" w:color="auto"/>
                                                    <w:left w:val="none" w:sz="0" w:space="0" w:color="auto"/>
                                                    <w:bottom w:val="none" w:sz="0" w:space="0" w:color="auto"/>
                                                    <w:right w:val="none" w:sz="0" w:space="0" w:color="auto"/>
                                                  </w:divBdr>
                                                </w:div>
                                                <w:div w:id="1687899619">
                                                  <w:marLeft w:val="640"/>
                                                  <w:marRight w:val="0"/>
                                                  <w:marTop w:val="0"/>
                                                  <w:marBottom w:val="0"/>
                                                  <w:divBdr>
                                                    <w:top w:val="none" w:sz="0" w:space="0" w:color="auto"/>
                                                    <w:left w:val="none" w:sz="0" w:space="0" w:color="auto"/>
                                                    <w:bottom w:val="none" w:sz="0" w:space="0" w:color="auto"/>
                                                    <w:right w:val="none" w:sz="0" w:space="0" w:color="auto"/>
                                                  </w:divBdr>
                                                </w:div>
                                                <w:div w:id="1733769292">
                                                  <w:marLeft w:val="640"/>
                                                  <w:marRight w:val="0"/>
                                                  <w:marTop w:val="0"/>
                                                  <w:marBottom w:val="0"/>
                                                  <w:divBdr>
                                                    <w:top w:val="none" w:sz="0" w:space="0" w:color="auto"/>
                                                    <w:left w:val="none" w:sz="0" w:space="0" w:color="auto"/>
                                                    <w:bottom w:val="none" w:sz="0" w:space="0" w:color="auto"/>
                                                    <w:right w:val="none" w:sz="0" w:space="0" w:color="auto"/>
                                                  </w:divBdr>
                                                </w:div>
                                                <w:div w:id="1741781597">
                                                  <w:marLeft w:val="640"/>
                                                  <w:marRight w:val="0"/>
                                                  <w:marTop w:val="0"/>
                                                  <w:marBottom w:val="0"/>
                                                  <w:divBdr>
                                                    <w:top w:val="none" w:sz="0" w:space="0" w:color="auto"/>
                                                    <w:left w:val="none" w:sz="0" w:space="0" w:color="auto"/>
                                                    <w:bottom w:val="none" w:sz="0" w:space="0" w:color="auto"/>
                                                    <w:right w:val="none" w:sz="0" w:space="0" w:color="auto"/>
                                                  </w:divBdr>
                                                </w:div>
                                                <w:div w:id="1761172375">
                                                  <w:marLeft w:val="640"/>
                                                  <w:marRight w:val="0"/>
                                                  <w:marTop w:val="0"/>
                                                  <w:marBottom w:val="0"/>
                                                  <w:divBdr>
                                                    <w:top w:val="none" w:sz="0" w:space="0" w:color="auto"/>
                                                    <w:left w:val="none" w:sz="0" w:space="0" w:color="auto"/>
                                                    <w:bottom w:val="none" w:sz="0" w:space="0" w:color="auto"/>
                                                    <w:right w:val="none" w:sz="0" w:space="0" w:color="auto"/>
                                                  </w:divBdr>
                                                </w:div>
                                                <w:div w:id="1781412396">
                                                  <w:marLeft w:val="640"/>
                                                  <w:marRight w:val="0"/>
                                                  <w:marTop w:val="0"/>
                                                  <w:marBottom w:val="0"/>
                                                  <w:divBdr>
                                                    <w:top w:val="none" w:sz="0" w:space="0" w:color="auto"/>
                                                    <w:left w:val="none" w:sz="0" w:space="0" w:color="auto"/>
                                                    <w:bottom w:val="none" w:sz="0" w:space="0" w:color="auto"/>
                                                    <w:right w:val="none" w:sz="0" w:space="0" w:color="auto"/>
                                                  </w:divBdr>
                                                </w:div>
                                                <w:div w:id="1815829378">
                                                  <w:marLeft w:val="640"/>
                                                  <w:marRight w:val="0"/>
                                                  <w:marTop w:val="0"/>
                                                  <w:marBottom w:val="0"/>
                                                  <w:divBdr>
                                                    <w:top w:val="none" w:sz="0" w:space="0" w:color="auto"/>
                                                    <w:left w:val="none" w:sz="0" w:space="0" w:color="auto"/>
                                                    <w:bottom w:val="none" w:sz="0" w:space="0" w:color="auto"/>
                                                    <w:right w:val="none" w:sz="0" w:space="0" w:color="auto"/>
                                                  </w:divBdr>
                                                </w:div>
                                                <w:div w:id="1850870453">
                                                  <w:marLeft w:val="640"/>
                                                  <w:marRight w:val="0"/>
                                                  <w:marTop w:val="0"/>
                                                  <w:marBottom w:val="0"/>
                                                  <w:divBdr>
                                                    <w:top w:val="none" w:sz="0" w:space="0" w:color="auto"/>
                                                    <w:left w:val="none" w:sz="0" w:space="0" w:color="auto"/>
                                                    <w:bottom w:val="none" w:sz="0" w:space="0" w:color="auto"/>
                                                    <w:right w:val="none" w:sz="0" w:space="0" w:color="auto"/>
                                                  </w:divBdr>
                                                </w:div>
                                                <w:div w:id="1901019071">
                                                  <w:marLeft w:val="640"/>
                                                  <w:marRight w:val="0"/>
                                                  <w:marTop w:val="0"/>
                                                  <w:marBottom w:val="0"/>
                                                  <w:divBdr>
                                                    <w:top w:val="none" w:sz="0" w:space="0" w:color="auto"/>
                                                    <w:left w:val="none" w:sz="0" w:space="0" w:color="auto"/>
                                                    <w:bottom w:val="none" w:sz="0" w:space="0" w:color="auto"/>
                                                    <w:right w:val="none" w:sz="0" w:space="0" w:color="auto"/>
                                                  </w:divBdr>
                                                </w:div>
                                                <w:div w:id="1905949694">
                                                  <w:marLeft w:val="640"/>
                                                  <w:marRight w:val="0"/>
                                                  <w:marTop w:val="0"/>
                                                  <w:marBottom w:val="0"/>
                                                  <w:divBdr>
                                                    <w:top w:val="none" w:sz="0" w:space="0" w:color="auto"/>
                                                    <w:left w:val="none" w:sz="0" w:space="0" w:color="auto"/>
                                                    <w:bottom w:val="none" w:sz="0" w:space="0" w:color="auto"/>
                                                    <w:right w:val="none" w:sz="0" w:space="0" w:color="auto"/>
                                                  </w:divBdr>
                                                </w:div>
                                                <w:div w:id="1939098943">
                                                  <w:marLeft w:val="640"/>
                                                  <w:marRight w:val="0"/>
                                                  <w:marTop w:val="0"/>
                                                  <w:marBottom w:val="0"/>
                                                  <w:divBdr>
                                                    <w:top w:val="none" w:sz="0" w:space="0" w:color="auto"/>
                                                    <w:left w:val="none" w:sz="0" w:space="0" w:color="auto"/>
                                                    <w:bottom w:val="none" w:sz="0" w:space="0" w:color="auto"/>
                                                    <w:right w:val="none" w:sz="0" w:space="0" w:color="auto"/>
                                                  </w:divBdr>
                                                </w:div>
                                                <w:div w:id="2009866338">
                                                  <w:marLeft w:val="640"/>
                                                  <w:marRight w:val="0"/>
                                                  <w:marTop w:val="0"/>
                                                  <w:marBottom w:val="0"/>
                                                  <w:divBdr>
                                                    <w:top w:val="none" w:sz="0" w:space="0" w:color="auto"/>
                                                    <w:left w:val="none" w:sz="0" w:space="0" w:color="auto"/>
                                                    <w:bottom w:val="none" w:sz="0" w:space="0" w:color="auto"/>
                                                    <w:right w:val="none" w:sz="0" w:space="0" w:color="auto"/>
                                                  </w:divBdr>
                                                </w:div>
                                                <w:div w:id="2024356087">
                                                  <w:marLeft w:val="640"/>
                                                  <w:marRight w:val="0"/>
                                                  <w:marTop w:val="0"/>
                                                  <w:marBottom w:val="0"/>
                                                  <w:divBdr>
                                                    <w:top w:val="none" w:sz="0" w:space="0" w:color="auto"/>
                                                    <w:left w:val="none" w:sz="0" w:space="0" w:color="auto"/>
                                                    <w:bottom w:val="none" w:sz="0" w:space="0" w:color="auto"/>
                                                    <w:right w:val="none" w:sz="0" w:space="0" w:color="auto"/>
                                                  </w:divBdr>
                                                </w:div>
                                                <w:div w:id="2091998800">
                                                  <w:marLeft w:val="640"/>
                                                  <w:marRight w:val="0"/>
                                                  <w:marTop w:val="0"/>
                                                  <w:marBottom w:val="0"/>
                                                  <w:divBdr>
                                                    <w:top w:val="none" w:sz="0" w:space="0" w:color="auto"/>
                                                    <w:left w:val="none" w:sz="0" w:space="0" w:color="auto"/>
                                                    <w:bottom w:val="none" w:sz="0" w:space="0" w:color="auto"/>
                                                    <w:right w:val="none" w:sz="0" w:space="0" w:color="auto"/>
                                                  </w:divBdr>
                                                </w:div>
                                              </w:divsChild>
                                            </w:div>
                                            <w:div w:id="529301341">
                                              <w:marLeft w:val="0"/>
                                              <w:marRight w:val="0"/>
                                              <w:marTop w:val="0"/>
                                              <w:marBottom w:val="0"/>
                                              <w:divBdr>
                                                <w:top w:val="none" w:sz="0" w:space="0" w:color="auto"/>
                                                <w:left w:val="none" w:sz="0" w:space="0" w:color="auto"/>
                                                <w:bottom w:val="none" w:sz="0" w:space="0" w:color="auto"/>
                                                <w:right w:val="none" w:sz="0" w:space="0" w:color="auto"/>
                                              </w:divBdr>
                                              <w:divsChild>
                                                <w:div w:id="23950375">
                                                  <w:marLeft w:val="640"/>
                                                  <w:marRight w:val="0"/>
                                                  <w:marTop w:val="0"/>
                                                  <w:marBottom w:val="0"/>
                                                  <w:divBdr>
                                                    <w:top w:val="none" w:sz="0" w:space="0" w:color="auto"/>
                                                    <w:left w:val="none" w:sz="0" w:space="0" w:color="auto"/>
                                                    <w:bottom w:val="none" w:sz="0" w:space="0" w:color="auto"/>
                                                    <w:right w:val="none" w:sz="0" w:space="0" w:color="auto"/>
                                                  </w:divBdr>
                                                </w:div>
                                                <w:div w:id="41176105">
                                                  <w:marLeft w:val="640"/>
                                                  <w:marRight w:val="0"/>
                                                  <w:marTop w:val="0"/>
                                                  <w:marBottom w:val="0"/>
                                                  <w:divBdr>
                                                    <w:top w:val="none" w:sz="0" w:space="0" w:color="auto"/>
                                                    <w:left w:val="none" w:sz="0" w:space="0" w:color="auto"/>
                                                    <w:bottom w:val="none" w:sz="0" w:space="0" w:color="auto"/>
                                                    <w:right w:val="none" w:sz="0" w:space="0" w:color="auto"/>
                                                  </w:divBdr>
                                                </w:div>
                                                <w:div w:id="41562256">
                                                  <w:marLeft w:val="640"/>
                                                  <w:marRight w:val="0"/>
                                                  <w:marTop w:val="0"/>
                                                  <w:marBottom w:val="0"/>
                                                  <w:divBdr>
                                                    <w:top w:val="none" w:sz="0" w:space="0" w:color="auto"/>
                                                    <w:left w:val="none" w:sz="0" w:space="0" w:color="auto"/>
                                                    <w:bottom w:val="none" w:sz="0" w:space="0" w:color="auto"/>
                                                    <w:right w:val="none" w:sz="0" w:space="0" w:color="auto"/>
                                                  </w:divBdr>
                                                </w:div>
                                                <w:div w:id="70199311">
                                                  <w:marLeft w:val="640"/>
                                                  <w:marRight w:val="0"/>
                                                  <w:marTop w:val="0"/>
                                                  <w:marBottom w:val="0"/>
                                                  <w:divBdr>
                                                    <w:top w:val="none" w:sz="0" w:space="0" w:color="auto"/>
                                                    <w:left w:val="none" w:sz="0" w:space="0" w:color="auto"/>
                                                    <w:bottom w:val="none" w:sz="0" w:space="0" w:color="auto"/>
                                                    <w:right w:val="none" w:sz="0" w:space="0" w:color="auto"/>
                                                  </w:divBdr>
                                                </w:div>
                                                <w:div w:id="79058639">
                                                  <w:marLeft w:val="640"/>
                                                  <w:marRight w:val="0"/>
                                                  <w:marTop w:val="0"/>
                                                  <w:marBottom w:val="0"/>
                                                  <w:divBdr>
                                                    <w:top w:val="none" w:sz="0" w:space="0" w:color="auto"/>
                                                    <w:left w:val="none" w:sz="0" w:space="0" w:color="auto"/>
                                                    <w:bottom w:val="none" w:sz="0" w:space="0" w:color="auto"/>
                                                    <w:right w:val="none" w:sz="0" w:space="0" w:color="auto"/>
                                                  </w:divBdr>
                                                </w:div>
                                                <w:div w:id="123080987">
                                                  <w:marLeft w:val="640"/>
                                                  <w:marRight w:val="0"/>
                                                  <w:marTop w:val="0"/>
                                                  <w:marBottom w:val="0"/>
                                                  <w:divBdr>
                                                    <w:top w:val="none" w:sz="0" w:space="0" w:color="auto"/>
                                                    <w:left w:val="none" w:sz="0" w:space="0" w:color="auto"/>
                                                    <w:bottom w:val="none" w:sz="0" w:space="0" w:color="auto"/>
                                                    <w:right w:val="none" w:sz="0" w:space="0" w:color="auto"/>
                                                  </w:divBdr>
                                                </w:div>
                                                <w:div w:id="148909442">
                                                  <w:marLeft w:val="640"/>
                                                  <w:marRight w:val="0"/>
                                                  <w:marTop w:val="0"/>
                                                  <w:marBottom w:val="0"/>
                                                  <w:divBdr>
                                                    <w:top w:val="none" w:sz="0" w:space="0" w:color="auto"/>
                                                    <w:left w:val="none" w:sz="0" w:space="0" w:color="auto"/>
                                                    <w:bottom w:val="none" w:sz="0" w:space="0" w:color="auto"/>
                                                    <w:right w:val="none" w:sz="0" w:space="0" w:color="auto"/>
                                                  </w:divBdr>
                                                </w:div>
                                                <w:div w:id="254553306">
                                                  <w:marLeft w:val="640"/>
                                                  <w:marRight w:val="0"/>
                                                  <w:marTop w:val="0"/>
                                                  <w:marBottom w:val="0"/>
                                                  <w:divBdr>
                                                    <w:top w:val="none" w:sz="0" w:space="0" w:color="auto"/>
                                                    <w:left w:val="none" w:sz="0" w:space="0" w:color="auto"/>
                                                    <w:bottom w:val="none" w:sz="0" w:space="0" w:color="auto"/>
                                                    <w:right w:val="none" w:sz="0" w:space="0" w:color="auto"/>
                                                  </w:divBdr>
                                                </w:div>
                                                <w:div w:id="268856259">
                                                  <w:marLeft w:val="640"/>
                                                  <w:marRight w:val="0"/>
                                                  <w:marTop w:val="0"/>
                                                  <w:marBottom w:val="0"/>
                                                  <w:divBdr>
                                                    <w:top w:val="none" w:sz="0" w:space="0" w:color="auto"/>
                                                    <w:left w:val="none" w:sz="0" w:space="0" w:color="auto"/>
                                                    <w:bottom w:val="none" w:sz="0" w:space="0" w:color="auto"/>
                                                    <w:right w:val="none" w:sz="0" w:space="0" w:color="auto"/>
                                                  </w:divBdr>
                                                </w:div>
                                                <w:div w:id="350186032">
                                                  <w:marLeft w:val="640"/>
                                                  <w:marRight w:val="0"/>
                                                  <w:marTop w:val="0"/>
                                                  <w:marBottom w:val="0"/>
                                                  <w:divBdr>
                                                    <w:top w:val="none" w:sz="0" w:space="0" w:color="auto"/>
                                                    <w:left w:val="none" w:sz="0" w:space="0" w:color="auto"/>
                                                    <w:bottom w:val="none" w:sz="0" w:space="0" w:color="auto"/>
                                                    <w:right w:val="none" w:sz="0" w:space="0" w:color="auto"/>
                                                  </w:divBdr>
                                                </w:div>
                                                <w:div w:id="364670798">
                                                  <w:marLeft w:val="640"/>
                                                  <w:marRight w:val="0"/>
                                                  <w:marTop w:val="0"/>
                                                  <w:marBottom w:val="0"/>
                                                  <w:divBdr>
                                                    <w:top w:val="none" w:sz="0" w:space="0" w:color="auto"/>
                                                    <w:left w:val="none" w:sz="0" w:space="0" w:color="auto"/>
                                                    <w:bottom w:val="none" w:sz="0" w:space="0" w:color="auto"/>
                                                    <w:right w:val="none" w:sz="0" w:space="0" w:color="auto"/>
                                                  </w:divBdr>
                                                </w:div>
                                                <w:div w:id="370884326">
                                                  <w:marLeft w:val="640"/>
                                                  <w:marRight w:val="0"/>
                                                  <w:marTop w:val="0"/>
                                                  <w:marBottom w:val="0"/>
                                                  <w:divBdr>
                                                    <w:top w:val="none" w:sz="0" w:space="0" w:color="auto"/>
                                                    <w:left w:val="none" w:sz="0" w:space="0" w:color="auto"/>
                                                    <w:bottom w:val="none" w:sz="0" w:space="0" w:color="auto"/>
                                                    <w:right w:val="none" w:sz="0" w:space="0" w:color="auto"/>
                                                  </w:divBdr>
                                                </w:div>
                                                <w:div w:id="383990300">
                                                  <w:marLeft w:val="640"/>
                                                  <w:marRight w:val="0"/>
                                                  <w:marTop w:val="0"/>
                                                  <w:marBottom w:val="0"/>
                                                  <w:divBdr>
                                                    <w:top w:val="none" w:sz="0" w:space="0" w:color="auto"/>
                                                    <w:left w:val="none" w:sz="0" w:space="0" w:color="auto"/>
                                                    <w:bottom w:val="none" w:sz="0" w:space="0" w:color="auto"/>
                                                    <w:right w:val="none" w:sz="0" w:space="0" w:color="auto"/>
                                                  </w:divBdr>
                                                </w:div>
                                                <w:div w:id="405539622">
                                                  <w:marLeft w:val="640"/>
                                                  <w:marRight w:val="0"/>
                                                  <w:marTop w:val="0"/>
                                                  <w:marBottom w:val="0"/>
                                                  <w:divBdr>
                                                    <w:top w:val="none" w:sz="0" w:space="0" w:color="auto"/>
                                                    <w:left w:val="none" w:sz="0" w:space="0" w:color="auto"/>
                                                    <w:bottom w:val="none" w:sz="0" w:space="0" w:color="auto"/>
                                                    <w:right w:val="none" w:sz="0" w:space="0" w:color="auto"/>
                                                  </w:divBdr>
                                                </w:div>
                                                <w:div w:id="458768152">
                                                  <w:marLeft w:val="640"/>
                                                  <w:marRight w:val="0"/>
                                                  <w:marTop w:val="0"/>
                                                  <w:marBottom w:val="0"/>
                                                  <w:divBdr>
                                                    <w:top w:val="none" w:sz="0" w:space="0" w:color="auto"/>
                                                    <w:left w:val="none" w:sz="0" w:space="0" w:color="auto"/>
                                                    <w:bottom w:val="none" w:sz="0" w:space="0" w:color="auto"/>
                                                    <w:right w:val="none" w:sz="0" w:space="0" w:color="auto"/>
                                                  </w:divBdr>
                                                </w:div>
                                                <w:div w:id="506167258">
                                                  <w:marLeft w:val="640"/>
                                                  <w:marRight w:val="0"/>
                                                  <w:marTop w:val="0"/>
                                                  <w:marBottom w:val="0"/>
                                                  <w:divBdr>
                                                    <w:top w:val="none" w:sz="0" w:space="0" w:color="auto"/>
                                                    <w:left w:val="none" w:sz="0" w:space="0" w:color="auto"/>
                                                    <w:bottom w:val="none" w:sz="0" w:space="0" w:color="auto"/>
                                                    <w:right w:val="none" w:sz="0" w:space="0" w:color="auto"/>
                                                  </w:divBdr>
                                                </w:div>
                                                <w:div w:id="523787990">
                                                  <w:marLeft w:val="640"/>
                                                  <w:marRight w:val="0"/>
                                                  <w:marTop w:val="0"/>
                                                  <w:marBottom w:val="0"/>
                                                  <w:divBdr>
                                                    <w:top w:val="none" w:sz="0" w:space="0" w:color="auto"/>
                                                    <w:left w:val="none" w:sz="0" w:space="0" w:color="auto"/>
                                                    <w:bottom w:val="none" w:sz="0" w:space="0" w:color="auto"/>
                                                    <w:right w:val="none" w:sz="0" w:space="0" w:color="auto"/>
                                                  </w:divBdr>
                                                </w:div>
                                                <w:div w:id="546068983">
                                                  <w:marLeft w:val="640"/>
                                                  <w:marRight w:val="0"/>
                                                  <w:marTop w:val="0"/>
                                                  <w:marBottom w:val="0"/>
                                                  <w:divBdr>
                                                    <w:top w:val="none" w:sz="0" w:space="0" w:color="auto"/>
                                                    <w:left w:val="none" w:sz="0" w:space="0" w:color="auto"/>
                                                    <w:bottom w:val="none" w:sz="0" w:space="0" w:color="auto"/>
                                                    <w:right w:val="none" w:sz="0" w:space="0" w:color="auto"/>
                                                  </w:divBdr>
                                                </w:div>
                                                <w:div w:id="561643924">
                                                  <w:marLeft w:val="640"/>
                                                  <w:marRight w:val="0"/>
                                                  <w:marTop w:val="0"/>
                                                  <w:marBottom w:val="0"/>
                                                  <w:divBdr>
                                                    <w:top w:val="none" w:sz="0" w:space="0" w:color="auto"/>
                                                    <w:left w:val="none" w:sz="0" w:space="0" w:color="auto"/>
                                                    <w:bottom w:val="none" w:sz="0" w:space="0" w:color="auto"/>
                                                    <w:right w:val="none" w:sz="0" w:space="0" w:color="auto"/>
                                                  </w:divBdr>
                                                </w:div>
                                                <w:div w:id="593169185">
                                                  <w:marLeft w:val="640"/>
                                                  <w:marRight w:val="0"/>
                                                  <w:marTop w:val="0"/>
                                                  <w:marBottom w:val="0"/>
                                                  <w:divBdr>
                                                    <w:top w:val="none" w:sz="0" w:space="0" w:color="auto"/>
                                                    <w:left w:val="none" w:sz="0" w:space="0" w:color="auto"/>
                                                    <w:bottom w:val="none" w:sz="0" w:space="0" w:color="auto"/>
                                                    <w:right w:val="none" w:sz="0" w:space="0" w:color="auto"/>
                                                  </w:divBdr>
                                                </w:div>
                                                <w:div w:id="605846778">
                                                  <w:marLeft w:val="640"/>
                                                  <w:marRight w:val="0"/>
                                                  <w:marTop w:val="0"/>
                                                  <w:marBottom w:val="0"/>
                                                  <w:divBdr>
                                                    <w:top w:val="none" w:sz="0" w:space="0" w:color="auto"/>
                                                    <w:left w:val="none" w:sz="0" w:space="0" w:color="auto"/>
                                                    <w:bottom w:val="none" w:sz="0" w:space="0" w:color="auto"/>
                                                    <w:right w:val="none" w:sz="0" w:space="0" w:color="auto"/>
                                                  </w:divBdr>
                                                </w:div>
                                                <w:div w:id="626089535">
                                                  <w:marLeft w:val="640"/>
                                                  <w:marRight w:val="0"/>
                                                  <w:marTop w:val="0"/>
                                                  <w:marBottom w:val="0"/>
                                                  <w:divBdr>
                                                    <w:top w:val="none" w:sz="0" w:space="0" w:color="auto"/>
                                                    <w:left w:val="none" w:sz="0" w:space="0" w:color="auto"/>
                                                    <w:bottom w:val="none" w:sz="0" w:space="0" w:color="auto"/>
                                                    <w:right w:val="none" w:sz="0" w:space="0" w:color="auto"/>
                                                  </w:divBdr>
                                                </w:div>
                                                <w:div w:id="655375828">
                                                  <w:marLeft w:val="640"/>
                                                  <w:marRight w:val="0"/>
                                                  <w:marTop w:val="0"/>
                                                  <w:marBottom w:val="0"/>
                                                  <w:divBdr>
                                                    <w:top w:val="none" w:sz="0" w:space="0" w:color="auto"/>
                                                    <w:left w:val="none" w:sz="0" w:space="0" w:color="auto"/>
                                                    <w:bottom w:val="none" w:sz="0" w:space="0" w:color="auto"/>
                                                    <w:right w:val="none" w:sz="0" w:space="0" w:color="auto"/>
                                                  </w:divBdr>
                                                </w:div>
                                                <w:div w:id="699017637">
                                                  <w:marLeft w:val="640"/>
                                                  <w:marRight w:val="0"/>
                                                  <w:marTop w:val="0"/>
                                                  <w:marBottom w:val="0"/>
                                                  <w:divBdr>
                                                    <w:top w:val="none" w:sz="0" w:space="0" w:color="auto"/>
                                                    <w:left w:val="none" w:sz="0" w:space="0" w:color="auto"/>
                                                    <w:bottom w:val="none" w:sz="0" w:space="0" w:color="auto"/>
                                                    <w:right w:val="none" w:sz="0" w:space="0" w:color="auto"/>
                                                  </w:divBdr>
                                                </w:div>
                                                <w:div w:id="741802004">
                                                  <w:marLeft w:val="640"/>
                                                  <w:marRight w:val="0"/>
                                                  <w:marTop w:val="0"/>
                                                  <w:marBottom w:val="0"/>
                                                  <w:divBdr>
                                                    <w:top w:val="none" w:sz="0" w:space="0" w:color="auto"/>
                                                    <w:left w:val="none" w:sz="0" w:space="0" w:color="auto"/>
                                                    <w:bottom w:val="none" w:sz="0" w:space="0" w:color="auto"/>
                                                    <w:right w:val="none" w:sz="0" w:space="0" w:color="auto"/>
                                                  </w:divBdr>
                                                </w:div>
                                                <w:div w:id="762845301">
                                                  <w:marLeft w:val="640"/>
                                                  <w:marRight w:val="0"/>
                                                  <w:marTop w:val="0"/>
                                                  <w:marBottom w:val="0"/>
                                                  <w:divBdr>
                                                    <w:top w:val="none" w:sz="0" w:space="0" w:color="auto"/>
                                                    <w:left w:val="none" w:sz="0" w:space="0" w:color="auto"/>
                                                    <w:bottom w:val="none" w:sz="0" w:space="0" w:color="auto"/>
                                                    <w:right w:val="none" w:sz="0" w:space="0" w:color="auto"/>
                                                  </w:divBdr>
                                                </w:div>
                                                <w:div w:id="773674800">
                                                  <w:marLeft w:val="640"/>
                                                  <w:marRight w:val="0"/>
                                                  <w:marTop w:val="0"/>
                                                  <w:marBottom w:val="0"/>
                                                  <w:divBdr>
                                                    <w:top w:val="none" w:sz="0" w:space="0" w:color="auto"/>
                                                    <w:left w:val="none" w:sz="0" w:space="0" w:color="auto"/>
                                                    <w:bottom w:val="none" w:sz="0" w:space="0" w:color="auto"/>
                                                    <w:right w:val="none" w:sz="0" w:space="0" w:color="auto"/>
                                                  </w:divBdr>
                                                </w:div>
                                                <w:div w:id="826164934">
                                                  <w:marLeft w:val="640"/>
                                                  <w:marRight w:val="0"/>
                                                  <w:marTop w:val="0"/>
                                                  <w:marBottom w:val="0"/>
                                                  <w:divBdr>
                                                    <w:top w:val="none" w:sz="0" w:space="0" w:color="auto"/>
                                                    <w:left w:val="none" w:sz="0" w:space="0" w:color="auto"/>
                                                    <w:bottom w:val="none" w:sz="0" w:space="0" w:color="auto"/>
                                                    <w:right w:val="none" w:sz="0" w:space="0" w:color="auto"/>
                                                  </w:divBdr>
                                                </w:div>
                                                <w:div w:id="839931156">
                                                  <w:marLeft w:val="640"/>
                                                  <w:marRight w:val="0"/>
                                                  <w:marTop w:val="0"/>
                                                  <w:marBottom w:val="0"/>
                                                  <w:divBdr>
                                                    <w:top w:val="none" w:sz="0" w:space="0" w:color="auto"/>
                                                    <w:left w:val="none" w:sz="0" w:space="0" w:color="auto"/>
                                                    <w:bottom w:val="none" w:sz="0" w:space="0" w:color="auto"/>
                                                    <w:right w:val="none" w:sz="0" w:space="0" w:color="auto"/>
                                                  </w:divBdr>
                                                </w:div>
                                                <w:div w:id="846094364">
                                                  <w:marLeft w:val="640"/>
                                                  <w:marRight w:val="0"/>
                                                  <w:marTop w:val="0"/>
                                                  <w:marBottom w:val="0"/>
                                                  <w:divBdr>
                                                    <w:top w:val="none" w:sz="0" w:space="0" w:color="auto"/>
                                                    <w:left w:val="none" w:sz="0" w:space="0" w:color="auto"/>
                                                    <w:bottom w:val="none" w:sz="0" w:space="0" w:color="auto"/>
                                                    <w:right w:val="none" w:sz="0" w:space="0" w:color="auto"/>
                                                  </w:divBdr>
                                                </w:div>
                                                <w:div w:id="892273343">
                                                  <w:marLeft w:val="640"/>
                                                  <w:marRight w:val="0"/>
                                                  <w:marTop w:val="0"/>
                                                  <w:marBottom w:val="0"/>
                                                  <w:divBdr>
                                                    <w:top w:val="none" w:sz="0" w:space="0" w:color="auto"/>
                                                    <w:left w:val="none" w:sz="0" w:space="0" w:color="auto"/>
                                                    <w:bottom w:val="none" w:sz="0" w:space="0" w:color="auto"/>
                                                    <w:right w:val="none" w:sz="0" w:space="0" w:color="auto"/>
                                                  </w:divBdr>
                                                </w:div>
                                                <w:div w:id="1073938486">
                                                  <w:marLeft w:val="640"/>
                                                  <w:marRight w:val="0"/>
                                                  <w:marTop w:val="0"/>
                                                  <w:marBottom w:val="0"/>
                                                  <w:divBdr>
                                                    <w:top w:val="none" w:sz="0" w:space="0" w:color="auto"/>
                                                    <w:left w:val="none" w:sz="0" w:space="0" w:color="auto"/>
                                                    <w:bottom w:val="none" w:sz="0" w:space="0" w:color="auto"/>
                                                    <w:right w:val="none" w:sz="0" w:space="0" w:color="auto"/>
                                                  </w:divBdr>
                                                </w:div>
                                                <w:div w:id="1233541299">
                                                  <w:marLeft w:val="640"/>
                                                  <w:marRight w:val="0"/>
                                                  <w:marTop w:val="0"/>
                                                  <w:marBottom w:val="0"/>
                                                  <w:divBdr>
                                                    <w:top w:val="none" w:sz="0" w:space="0" w:color="auto"/>
                                                    <w:left w:val="none" w:sz="0" w:space="0" w:color="auto"/>
                                                    <w:bottom w:val="none" w:sz="0" w:space="0" w:color="auto"/>
                                                    <w:right w:val="none" w:sz="0" w:space="0" w:color="auto"/>
                                                  </w:divBdr>
                                                </w:div>
                                                <w:div w:id="1272669025">
                                                  <w:marLeft w:val="640"/>
                                                  <w:marRight w:val="0"/>
                                                  <w:marTop w:val="0"/>
                                                  <w:marBottom w:val="0"/>
                                                  <w:divBdr>
                                                    <w:top w:val="none" w:sz="0" w:space="0" w:color="auto"/>
                                                    <w:left w:val="none" w:sz="0" w:space="0" w:color="auto"/>
                                                    <w:bottom w:val="none" w:sz="0" w:space="0" w:color="auto"/>
                                                    <w:right w:val="none" w:sz="0" w:space="0" w:color="auto"/>
                                                  </w:divBdr>
                                                </w:div>
                                                <w:div w:id="1283541163">
                                                  <w:marLeft w:val="640"/>
                                                  <w:marRight w:val="0"/>
                                                  <w:marTop w:val="0"/>
                                                  <w:marBottom w:val="0"/>
                                                  <w:divBdr>
                                                    <w:top w:val="none" w:sz="0" w:space="0" w:color="auto"/>
                                                    <w:left w:val="none" w:sz="0" w:space="0" w:color="auto"/>
                                                    <w:bottom w:val="none" w:sz="0" w:space="0" w:color="auto"/>
                                                    <w:right w:val="none" w:sz="0" w:space="0" w:color="auto"/>
                                                  </w:divBdr>
                                                </w:div>
                                                <w:div w:id="1285190120">
                                                  <w:marLeft w:val="640"/>
                                                  <w:marRight w:val="0"/>
                                                  <w:marTop w:val="0"/>
                                                  <w:marBottom w:val="0"/>
                                                  <w:divBdr>
                                                    <w:top w:val="none" w:sz="0" w:space="0" w:color="auto"/>
                                                    <w:left w:val="none" w:sz="0" w:space="0" w:color="auto"/>
                                                    <w:bottom w:val="none" w:sz="0" w:space="0" w:color="auto"/>
                                                    <w:right w:val="none" w:sz="0" w:space="0" w:color="auto"/>
                                                  </w:divBdr>
                                                </w:div>
                                                <w:div w:id="1337686779">
                                                  <w:marLeft w:val="640"/>
                                                  <w:marRight w:val="0"/>
                                                  <w:marTop w:val="0"/>
                                                  <w:marBottom w:val="0"/>
                                                  <w:divBdr>
                                                    <w:top w:val="none" w:sz="0" w:space="0" w:color="auto"/>
                                                    <w:left w:val="none" w:sz="0" w:space="0" w:color="auto"/>
                                                    <w:bottom w:val="none" w:sz="0" w:space="0" w:color="auto"/>
                                                    <w:right w:val="none" w:sz="0" w:space="0" w:color="auto"/>
                                                  </w:divBdr>
                                                </w:div>
                                                <w:div w:id="1378581846">
                                                  <w:marLeft w:val="640"/>
                                                  <w:marRight w:val="0"/>
                                                  <w:marTop w:val="0"/>
                                                  <w:marBottom w:val="0"/>
                                                  <w:divBdr>
                                                    <w:top w:val="none" w:sz="0" w:space="0" w:color="auto"/>
                                                    <w:left w:val="none" w:sz="0" w:space="0" w:color="auto"/>
                                                    <w:bottom w:val="none" w:sz="0" w:space="0" w:color="auto"/>
                                                    <w:right w:val="none" w:sz="0" w:space="0" w:color="auto"/>
                                                  </w:divBdr>
                                                </w:div>
                                                <w:div w:id="1583219632">
                                                  <w:marLeft w:val="640"/>
                                                  <w:marRight w:val="0"/>
                                                  <w:marTop w:val="0"/>
                                                  <w:marBottom w:val="0"/>
                                                  <w:divBdr>
                                                    <w:top w:val="none" w:sz="0" w:space="0" w:color="auto"/>
                                                    <w:left w:val="none" w:sz="0" w:space="0" w:color="auto"/>
                                                    <w:bottom w:val="none" w:sz="0" w:space="0" w:color="auto"/>
                                                    <w:right w:val="none" w:sz="0" w:space="0" w:color="auto"/>
                                                  </w:divBdr>
                                                </w:div>
                                                <w:div w:id="1637645396">
                                                  <w:marLeft w:val="640"/>
                                                  <w:marRight w:val="0"/>
                                                  <w:marTop w:val="0"/>
                                                  <w:marBottom w:val="0"/>
                                                  <w:divBdr>
                                                    <w:top w:val="none" w:sz="0" w:space="0" w:color="auto"/>
                                                    <w:left w:val="none" w:sz="0" w:space="0" w:color="auto"/>
                                                    <w:bottom w:val="none" w:sz="0" w:space="0" w:color="auto"/>
                                                    <w:right w:val="none" w:sz="0" w:space="0" w:color="auto"/>
                                                  </w:divBdr>
                                                </w:div>
                                                <w:div w:id="1711227374">
                                                  <w:marLeft w:val="640"/>
                                                  <w:marRight w:val="0"/>
                                                  <w:marTop w:val="0"/>
                                                  <w:marBottom w:val="0"/>
                                                  <w:divBdr>
                                                    <w:top w:val="none" w:sz="0" w:space="0" w:color="auto"/>
                                                    <w:left w:val="none" w:sz="0" w:space="0" w:color="auto"/>
                                                    <w:bottom w:val="none" w:sz="0" w:space="0" w:color="auto"/>
                                                    <w:right w:val="none" w:sz="0" w:space="0" w:color="auto"/>
                                                  </w:divBdr>
                                                </w:div>
                                                <w:div w:id="1796363443">
                                                  <w:marLeft w:val="640"/>
                                                  <w:marRight w:val="0"/>
                                                  <w:marTop w:val="0"/>
                                                  <w:marBottom w:val="0"/>
                                                  <w:divBdr>
                                                    <w:top w:val="none" w:sz="0" w:space="0" w:color="auto"/>
                                                    <w:left w:val="none" w:sz="0" w:space="0" w:color="auto"/>
                                                    <w:bottom w:val="none" w:sz="0" w:space="0" w:color="auto"/>
                                                    <w:right w:val="none" w:sz="0" w:space="0" w:color="auto"/>
                                                  </w:divBdr>
                                                </w:div>
                                                <w:div w:id="1827895957">
                                                  <w:marLeft w:val="640"/>
                                                  <w:marRight w:val="0"/>
                                                  <w:marTop w:val="0"/>
                                                  <w:marBottom w:val="0"/>
                                                  <w:divBdr>
                                                    <w:top w:val="none" w:sz="0" w:space="0" w:color="auto"/>
                                                    <w:left w:val="none" w:sz="0" w:space="0" w:color="auto"/>
                                                    <w:bottom w:val="none" w:sz="0" w:space="0" w:color="auto"/>
                                                    <w:right w:val="none" w:sz="0" w:space="0" w:color="auto"/>
                                                  </w:divBdr>
                                                </w:div>
                                                <w:div w:id="1840537888">
                                                  <w:marLeft w:val="640"/>
                                                  <w:marRight w:val="0"/>
                                                  <w:marTop w:val="0"/>
                                                  <w:marBottom w:val="0"/>
                                                  <w:divBdr>
                                                    <w:top w:val="none" w:sz="0" w:space="0" w:color="auto"/>
                                                    <w:left w:val="none" w:sz="0" w:space="0" w:color="auto"/>
                                                    <w:bottom w:val="none" w:sz="0" w:space="0" w:color="auto"/>
                                                    <w:right w:val="none" w:sz="0" w:space="0" w:color="auto"/>
                                                  </w:divBdr>
                                                </w:div>
                                                <w:div w:id="1855605528">
                                                  <w:marLeft w:val="640"/>
                                                  <w:marRight w:val="0"/>
                                                  <w:marTop w:val="0"/>
                                                  <w:marBottom w:val="0"/>
                                                  <w:divBdr>
                                                    <w:top w:val="none" w:sz="0" w:space="0" w:color="auto"/>
                                                    <w:left w:val="none" w:sz="0" w:space="0" w:color="auto"/>
                                                    <w:bottom w:val="none" w:sz="0" w:space="0" w:color="auto"/>
                                                    <w:right w:val="none" w:sz="0" w:space="0" w:color="auto"/>
                                                  </w:divBdr>
                                                </w:div>
                                                <w:div w:id="1899393087">
                                                  <w:marLeft w:val="640"/>
                                                  <w:marRight w:val="0"/>
                                                  <w:marTop w:val="0"/>
                                                  <w:marBottom w:val="0"/>
                                                  <w:divBdr>
                                                    <w:top w:val="none" w:sz="0" w:space="0" w:color="auto"/>
                                                    <w:left w:val="none" w:sz="0" w:space="0" w:color="auto"/>
                                                    <w:bottom w:val="none" w:sz="0" w:space="0" w:color="auto"/>
                                                    <w:right w:val="none" w:sz="0" w:space="0" w:color="auto"/>
                                                  </w:divBdr>
                                                </w:div>
                                                <w:div w:id="1996259224">
                                                  <w:marLeft w:val="640"/>
                                                  <w:marRight w:val="0"/>
                                                  <w:marTop w:val="0"/>
                                                  <w:marBottom w:val="0"/>
                                                  <w:divBdr>
                                                    <w:top w:val="none" w:sz="0" w:space="0" w:color="auto"/>
                                                    <w:left w:val="none" w:sz="0" w:space="0" w:color="auto"/>
                                                    <w:bottom w:val="none" w:sz="0" w:space="0" w:color="auto"/>
                                                    <w:right w:val="none" w:sz="0" w:space="0" w:color="auto"/>
                                                  </w:divBdr>
                                                </w:div>
                                                <w:div w:id="2019962038">
                                                  <w:marLeft w:val="640"/>
                                                  <w:marRight w:val="0"/>
                                                  <w:marTop w:val="0"/>
                                                  <w:marBottom w:val="0"/>
                                                  <w:divBdr>
                                                    <w:top w:val="none" w:sz="0" w:space="0" w:color="auto"/>
                                                    <w:left w:val="none" w:sz="0" w:space="0" w:color="auto"/>
                                                    <w:bottom w:val="none" w:sz="0" w:space="0" w:color="auto"/>
                                                    <w:right w:val="none" w:sz="0" w:space="0" w:color="auto"/>
                                                  </w:divBdr>
                                                </w:div>
                                                <w:div w:id="2138136032">
                                                  <w:marLeft w:val="640"/>
                                                  <w:marRight w:val="0"/>
                                                  <w:marTop w:val="0"/>
                                                  <w:marBottom w:val="0"/>
                                                  <w:divBdr>
                                                    <w:top w:val="none" w:sz="0" w:space="0" w:color="auto"/>
                                                    <w:left w:val="none" w:sz="0" w:space="0" w:color="auto"/>
                                                    <w:bottom w:val="none" w:sz="0" w:space="0" w:color="auto"/>
                                                    <w:right w:val="none" w:sz="0" w:space="0" w:color="auto"/>
                                                  </w:divBdr>
                                                </w:div>
                                                <w:div w:id="2142795720">
                                                  <w:marLeft w:val="640"/>
                                                  <w:marRight w:val="0"/>
                                                  <w:marTop w:val="0"/>
                                                  <w:marBottom w:val="0"/>
                                                  <w:divBdr>
                                                    <w:top w:val="none" w:sz="0" w:space="0" w:color="auto"/>
                                                    <w:left w:val="none" w:sz="0" w:space="0" w:color="auto"/>
                                                    <w:bottom w:val="none" w:sz="0" w:space="0" w:color="auto"/>
                                                    <w:right w:val="none" w:sz="0" w:space="0" w:color="auto"/>
                                                  </w:divBdr>
                                                </w:div>
                                              </w:divsChild>
                                            </w:div>
                                            <w:div w:id="585921615">
                                              <w:marLeft w:val="0"/>
                                              <w:marRight w:val="0"/>
                                              <w:marTop w:val="0"/>
                                              <w:marBottom w:val="0"/>
                                              <w:divBdr>
                                                <w:top w:val="none" w:sz="0" w:space="0" w:color="auto"/>
                                                <w:left w:val="none" w:sz="0" w:space="0" w:color="auto"/>
                                                <w:bottom w:val="none" w:sz="0" w:space="0" w:color="auto"/>
                                                <w:right w:val="none" w:sz="0" w:space="0" w:color="auto"/>
                                              </w:divBdr>
                                              <w:divsChild>
                                                <w:div w:id="24791753">
                                                  <w:marLeft w:val="640"/>
                                                  <w:marRight w:val="0"/>
                                                  <w:marTop w:val="0"/>
                                                  <w:marBottom w:val="0"/>
                                                  <w:divBdr>
                                                    <w:top w:val="none" w:sz="0" w:space="0" w:color="auto"/>
                                                    <w:left w:val="none" w:sz="0" w:space="0" w:color="auto"/>
                                                    <w:bottom w:val="none" w:sz="0" w:space="0" w:color="auto"/>
                                                    <w:right w:val="none" w:sz="0" w:space="0" w:color="auto"/>
                                                  </w:divBdr>
                                                </w:div>
                                                <w:div w:id="101650397">
                                                  <w:marLeft w:val="640"/>
                                                  <w:marRight w:val="0"/>
                                                  <w:marTop w:val="0"/>
                                                  <w:marBottom w:val="0"/>
                                                  <w:divBdr>
                                                    <w:top w:val="none" w:sz="0" w:space="0" w:color="auto"/>
                                                    <w:left w:val="none" w:sz="0" w:space="0" w:color="auto"/>
                                                    <w:bottom w:val="none" w:sz="0" w:space="0" w:color="auto"/>
                                                    <w:right w:val="none" w:sz="0" w:space="0" w:color="auto"/>
                                                  </w:divBdr>
                                                </w:div>
                                                <w:div w:id="133721898">
                                                  <w:marLeft w:val="640"/>
                                                  <w:marRight w:val="0"/>
                                                  <w:marTop w:val="0"/>
                                                  <w:marBottom w:val="0"/>
                                                  <w:divBdr>
                                                    <w:top w:val="none" w:sz="0" w:space="0" w:color="auto"/>
                                                    <w:left w:val="none" w:sz="0" w:space="0" w:color="auto"/>
                                                    <w:bottom w:val="none" w:sz="0" w:space="0" w:color="auto"/>
                                                    <w:right w:val="none" w:sz="0" w:space="0" w:color="auto"/>
                                                  </w:divBdr>
                                                </w:div>
                                                <w:div w:id="185556941">
                                                  <w:marLeft w:val="640"/>
                                                  <w:marRight w:val="0"/>
                                                  <w:marTop w:val="0"/>
                                                  <w:marBottom w:val="0"/>
                                                  <w:divBdr>
                                                    <w:top w:val="none" w:sz="0" w:space="0" w:color="auto"/>
                                                    <w:left w:val="none" w:sz="0" w:space="0" w:color="auto"/>
                                                    <w:bottom w:val="none" w:sz="0" w:space="0" w:color="auto"/>
                                                    <w:right w:val="none" w:sz="0" w:space="0" w:color="auto"/>
                                                  </w:divBdr>
                                                </w:div>
                                                <w:div w:id="208690143">
                                                  <w:marLeft w:val="640"/>
                                                  <w:marRight w:val="0"/>
                                                  <w:marTop w:val="0"/>
                                                  <w:marBottom w:val="0"/>
                                                  <w:divBdr>
                                                    <w:top w:val="none" w:sz="0" w:space="0" w:color="auto"/>
                                                    <w:left w:val="none" w:sz="0" w:space="0" w:color="auto"/>
                                                    <w:bottom w:val="none" w:sz="0" w:space="0" w:color="auto"/>
                                                    <w:right w:val="none" w:sz="0" w:space="0" w:color="auto"/>
                                                  </w:divBdr>
                                                </w:div>
                                                <w:div w:id="228418069">
                                                  <w:marLeft w:val="640"/>
                                                  <w:marRight w:val="0"/>
                                                  <w:marTop w:val="0"/>
                                                  <w:marBottom w:val="0"/>
                                                  <w:divBdr>
                                                    <w:top w:val="none" w:sz="0" w:space="0" w:color="auto"/>
                                                    <w:left w:val="none" w:sz="0" w:space="0" w:color="auto"/>
                                                    <w:bottom w:val="none" w:sz="0" w:space="0" w:color="auto"/>
                                                    <w:right w:val="none" w:sz="0" w:space="0" w:color="auto"/>
                                                  </w:divBdr>
                                                </w:div>
                                                <w:div w:id="241834601">
                                                  <w:marLeft w:val="640"/>
                                                  <w:marRight w:val="0"/>
                                                  <w:marTop w:val="0"/>
                                                  <w:marBottom w:val="0"/>
                                                  <w:divBdr>
                                                    <w:top w:val="none" w:sz="0" w:space="0" w:color="auto"/>
                                                    <w:left w:val="none" w:sz="0" w:space="0" w:color="auto"/>
                                                    <w:bottom w:val="none" w:sz="0" w:space="0" w:color="auto"/>
                                                    <w:right w:val="none" w:sz="0" w:space="0" w:color="auto"/>
                                                  </w:divBdr>
                                                </w:div>
                                                <w:div w:id="265431251">
                                                  <w:marLeft w:val="640"/>
                                                  <w:marRight w:val="0"/>
                                                  <w:marTop w:val="0"/>
                                                  <w:marBottom w:val="0"/>
                                                  <w:divBdr>
                                                    <w:top w:val="none" w:sz="0" w:space="0" w:color="auto"/>
                                                    <w:left w:val="none" w:sz="0" w:space="0" w:color="auto"/>
                                                    <w:bottom w:val="none" w:sz="0" w:space="0" w:color="auto"/>
                                                    <w:right w:val="none" w:sz="0" w:space="0" w:color="auto"/>
                                                  </w:divBdr>
                                                </w:div>
                                                <w:div w:id="296760505">
                                                  <w:marLeft w:val="640"/>
                                                  <w:marRight w:val="0"/>
                                                  <w:marTop w:val="0"/>
                                                  <w:marBottom w:val="0"/>
                                                  <w:divBdr>
                                                    <w:top w:val="none" w:sz="0" w:space="0" w:color="auto"/>
                                                    <w:left w:val="none" w:sz="0" w:space="0" w:color="auto"/>
                                                    <w:bottom w:val="none" w:sz="0" w:space="0" w:color="auto"/>
                                                    <w:right w:val="none" w:sz="0" w:space="0" w:color="auto"/>
                                                  </w:divBdr>
                                                </w:div>
                                                <w:div w:id="387459139">
                                                  <w:marLeft w:val="640"/>
                                                  <w:marRight w:val="0"/>
                                                  <w:marTop w:val="0"/>
                                                  <w:marBottom w:val="0"/>
                                                  <w:divBdr>
                                                    <w:top w:val="none" w:sz="0" w:space="0" w:color="auto"/>
                                                    <w:left w:val="none" w:sz="0" w:space="0" w:color="auto"/>
                                                    <w:bottom w:val="none" w:sz="0" w:space="0" w:color="auto"/>
                                                    <w:right w:val="none" w:sz="0" w:space="0" w:color="auto"/>
                                                  </w:divBdr>
                                                </w:div>
                                                <w:div w:id="594361755">
                                                  <w:marLeft w:val="640"/>
                                                  <w:marRight w:val="0"/>
                                                  <w:marTop w:val="0"/>
                                                  <w:marBottom w:val="0"/>
                                                  <w:divBdr>
                                                    <w:top w:val="none" w:sz="0" w:space="0" w:color="auto"/>
                                                    <w:left w:val="none" w:sz="0" w:space="0" w:color="auto"/>
                                                    <w:bottom w:val="none" w:sz="0" w:space="0" w:color="auto"/>
                                                    <w:right w:val="none" w:sz="0" w:space="0" w:color="auto"/>
                                                  </w:divBdr>
                                                </w:div>
                                                <w:div w:id="635185962">
                                                  <w:marLeft w:val="640"/>
                                                  <w:marRight w:val="0"/>
                                                  <w:marTop w:val="0"/>
                                                  <w:marBottom w:val="0"/>
                                                  <w:divBdr>
                                                    <w:top w:val="none" w:sz="0" w:space="0" w:color="auto"/>
                                                    <w:left w:val="none" w:sz="0" w:space="0" w:color="auto"/>
                                                    <w:bottom w:val="none" w:sz="0" w:space="0" w:color="auto"/>
                                                    <w:right w:val="none" w:sz="0" w:space="0" w:color="auto"/>
                                                  </w:divBdr>
                                                </w:div>
                                                <w:div w:id="638537104">
                                                  <w:marLeft w:val="640"/>
                                                  <w:marRight w:val="0"/>
                                                  <w:marTop w:val="0"/>
                                                  <w:marBottom w:val="0"/>
                                                  <w:divBdr>
                                                    <w:top w:val="none" w:sz="0" w:space="0" w:color="auto"/>
                                                    <w:left w:val="none" w:sz="0" w:space="0" w:color="auto"/>
                                                    <w:bottom w:val="none" w:sz="0" w:space="0" w:color="auto"/>
                                                    <w:right w:val="none" w:sz="0" w:space="0" w:color="auto"/>
                                                  </w:divBdr>
                                                </w:div>
                                                <w:div w:id="681250338">
                                                  <w:marLeft w:val="640"/>
                                                  <w:marRight w:val="0"/>
                                                  <w:marTop w:val="0"/>
                                                  <w:marBottom w:val="0"/>
                                                  <w:divBdr>
                                                    <w:top w:val="none" w:sz="0" w:space="0" w:color="auto"/>
                                                    <w:left w:val="none" w:sz="0" w:space="0" w:color="auto"/>
                                                    <w:bottom w:val="none" w:sz="0" w:space="0" w:color="auto"/>
                                                    <w:right w:val="none" w:sz="0" w:space="0" w:color="auto"/>
                                                  </w:divBdr>
                                                </w:div>
                                                <w:div w:id="691804658">
                                                  <w:marLeft w:val="640"/>
                                                  <w:marRight w:val="0"/>
                                                  <w:marTop w:val="0"/>
                                                  <w:marBottom w:val="0"/>
                                                  <w:divBdr>
                                                    <w:top w:val="none" w:sz="0" w:space="0" w:color="auto"/>
                                                    <w:left w:val="none" w:sz="0" w:space="0" w:color="auto"/>
                                                    <w:bottom w:val="none" w:sz="0" w:space="0" w:color="auto"/>
                                                    <w:right w:val="none" w:sz="0" w:space="0" w:color="auto"/>
                                                  </w:divBdr>
                                                </w:div>
                                                <w:div w:id="728306854">
                                                  <w:marLeft w:val="640"/>
                                                  <w:marRight w:val="0"/>
                                                  <w:marTop w:val="0"/>
                                                  <w:marBottom w:val="0"/>
                                                  <w:divBdr>
                                                    <w:top w:val="none" w:sz="0" w:space="0" w:color="auto"/>
                                                    <w:left w:val="none" w:sz="0" w:space="0" w:color="auto"/>
                                                    <w:bottom w:val="none" w:sz="0" w:space="0" w:color="auto"/>
                                                    <w:right w:val="none" w:sz="0" w:space="0" w:color="auto"/>
                                                  </w:divBdr>
                                                </w:div>
                                                <w:div w:id="862209650">
                                                  <w:marLeft w:val="640"/>
                                                  <w:marRight w:val="0"/>
                                                  <w:marTop w:val="0"/>
                                                  <w:marBottom w:val="0"/>
                                                  <w:divBdr>
                                                    <w:top w:val="none" w:sz="0" w:space="0" w:color="auto"/>
                                                    <w:left w:val="none" w:sz="0" w:space="0" w:color="auto"/>
                                                    <w:bottom w:val="none" w:sz="0" w:space="0" w:color="auto"/>
                                                    <w:right w:val="none" w:sz="0" w:space="0" w:color="auto"/>
                                                  </w:divBdr>
                                                </w:div>
                                                <w:div w:id="950746481">
                                                  <w:marLeft w:val="640"/>
                                                  <w:marRight w:val="0"/>
                                                  <w:marTop w:val="0"/>
                                                  <w:marBottom w:val="0"/>
                                                  <w:divBdr>
                                                    <w:top w:val="none" w:sz="0" w:space="0" w:color="auto"/>
                                                    <w:left w:val="none" w:sz="0" w:space="0" w:color="auto"/>
                                                    <w:bottom w:val="none" w:sz="0" w:space="0" w:color="auto"/>
                                                    <w:right w:val="none" w:sz="0" w:space="0" w:color="auto"/>
                                                  </w:divBdr>
                                                </w:div>
                                                <w:div w:id="1009915809">
                                                  <w:marLeft w:val="640"/>
                                                  <w:marRight w:val="0"/>
                                                  <w:marTop w:val="0"/>
                                                  <w:marBottom w:val="0"/>
                                                  <w:divBdr>
                                                    <w:top w:val="none" w:sz="0" w:space="0" w:color="auto"/>
                                                    <w:left w:val="none" w:sz="0" w:space="0" w:color="auto"/>
                                                    <w:bottom w:val="none" w:sz="0" w:space="0" w:color="auto"/>
                                                    <w:right w:val="none" w:sz="0" w:space="0" w:color="auto"/>
                                                  </w:divBdr>
                                                </w:div>
                                                <w:div w:id="1014310742">
                                                  <w:marLeft w:val="640"/>
                                                  <w:marRight w:val="0"/>
                                                  <w:marTop w:val="0"/>
                                                  <w:marBottom w:val="0"/>
                                                  <w:divBdr>
                                                    <w:top w:val="none" w:sz="0" w:space="0" w:color="auto"/>
                                                    <w:left w:val="none" w:sz="0" w:space="0" w:color="auto"/>
                                                    <w:bottom w:val="none" w:sz="0" w:space="0" w:color="auto"/>
                                                    <w:right w:val="none" w:sz="0" w:space="0" w:color="auto"/>
                                                  </w:divBdr>
                                                </w:div>
                                                <w:div w:id="1044060430">
                                                  <w:marLeft w:val="640"/>
                                                  <w:marRight w:val="0"/>
                                                  <w:marTop w:val="0"/>
                                                  <w:marBottom w:val="0"/>
                                                  <w:divBdr>
                                                    <w:top w:val="none" w:sz="0" w:space="0" w:color="auto"/>
                                                    <w:left w:val="none" w:sz="0" w:space="0" w:color="auto"/>
                                                    <w:bottom w:val="none" w:sz="0" w:space="0" w:color="auto"/>
                                                    <w:right w:val="none" w:sz="0" w:space="0" w:color="auto"/>
                                                  </w:divBdr>
                                                </w:div>
                                                <w:div w:id="1091510436">
                                                  <w:marLeft w:val="640"/>
                                                  <w:marRight w:val="0"/>
                                                  <w:marTop w:val="0"/>
                                                  <w:marBottom w:val="0"/>
                                                  <w:divBdr>
                                                    <w:top w:val="none" w:sz="0" w:space="0" w:color="auto"/>
                                                    <w:left w:val="none" w:sz="0" w:space="0" w:color="auto"/>
                                                    <w:bottom w:val="none" w:sz="0" w:space="0" w:color="auto"/>
                                                    <w:right w:val="none" w:sz="0" w:space="0" w:color="auto"/>
                                                  </w:divBdr>
                                                </w:div>
                                                <w:div w:id="1151365412">
                                                  <w:marLeft w:val="640"/>
                                                  <w:marRight w:val="0"/>
                                                  <w:marTop w:val="0"/>
                                                  <w:marBottom w:val="0"/>
                                                  <w:divBdr>
                                                    <w:top w:val="none" w:sz="0" w:space="0" w:color="auto"/>
                                                    <w:left w:val="none" w:sz="0" w:space="0" w:color="auto"/>
                                                    <w:bottom w:val="none" w:sz="0" w:space="0" w:color="auto"/>
                                                    <w:right w:val="none" w:sz="0" w:space="0" w:color="auto"/>
                                                  </w:divBdr>
                                                </w:div>
                                                <w:div w:id="1166553310">
                                                  <w:marLeft w:val="640"/>
                                                  <w:marRight w:val="0"/>
                                                  <w:marTop w:val="0"/>
                                                  <w:marBottom w:val="0"/>
                                                  <w:divBdr>
                                                    <w:top w:val="none" w:sz="0" w:space="0" w:color="auto"/>
                                                    <w:left w:val="none" w:sz="0" w:space="0" w:color="auto"/>
                                                    <w:bottom w:val="none" w:sz="0" w:space="0" w:color="auto"/>
                                                    <w:right w:val="none" w:sz="0" w:space="0" w:color="auto"/>
                                                  </w:divBdr>
                                                </w:div>
                                                <w:div w:id="1209798618">
                                                  <w:marLeft w:val="640"/>
                                                  <w:marRight w:val="0"/>
                                                  <w:marTop w:val="0"/>
                                                  <w:marBottom w:val="0"/>
                                                  <w:divBdr>
                                                    <w:top w:val="none" w:sz="0" w:space="0" w:color="auto"/>
                                                    <w:left w:val="none" w:sz="0" w:space="0" w:color="auto"/>
                                                    <w:bottom w:val="none" w:sz="0" w:space="0" w:color="auto"/>
                                                    <w:right w:val="none" w:sz="0" w:space="0" w:color="auto"/>
                                                  </w:divBdr>
                                                </w:div>
                                                <w:div w:id="1269506015">
                                                  <w:marLeft w:val="640"/>
                                                  <w:marRight w:val="0"/>
                                                  <w:marTop w:val="0"/>
                                                  <w:marBottom w:val="0"/>
                                                  <w:divBdr>
                                                    <w:top w:val="none" w:sz="0" w:space="0" w:color="auto"/>
                                                    <w:left w:val="none" w:sz="0" w:space="0" w:color="auto"/>
                                                    <w:bottom w:val="none" w:sz="0" w:space="0" w:color="auto"/>
                                                    <w:right w:val="none" w:sz="0" w:space="0" w:color="auto"/>
                                                  </w:divBdr>
                                                </w:div>
                                                <w:div w:id="1281108647">
                                                  <w:marLeft w:val="640"/>
                                                  <w:marRight w:val="0"/>
                                                  <w:marTop w:val="0"/>
                                                  <w:marBottom w:val="0"/>
                                                  <w:divBdr>
                                                    <w:top w:val="none" w:sz="0" w:space="0" w:color="auto"/>
                                                    <w:left w:val="none" w:sz="0" w:space="0" w:color="auto"/>
                                                    <w:bottom w:val="none" w:sz="0" w:space="0" w:color="auto"/>
                                                    <w:right w:val="none" w:sz="0" w:space="0" w:color="auto"/>
                                                  </w:divBdr>
                                                </w:div>
                                                <w:div w:id="1291860242">
                                                  <w:marLeft w:val="640"/>
                                                  <w:marRight w:val="0"/>
                                                  <w:marTop w:val="0"/>
                                                  <w:marBottom w:val="0"/>
                                                  <w:divBdr>
                                                    <w:top w:val="none" w:sz="0" w:space="0" w:color="auto"/>
                                                    <w:left w:val="none" w:sz="0" w:space="0" w:color="auto"/>
                                                    <w:bottom w:val="none" w:sz="0" w:space="0" w:color="auto"/>
                                                    <w:right w:val="none" w:sz="0" w:space="0" w:color="auto"/>
                                                  </w:divBdr>
                                                </w:div>
                                                <w:div w:id="1327787446">
                                                  <w:marLeft w:val="640"/>
                                                  <w:marRight w:val="0"/>
                                                  <w:marTop w:val="0"/>
                                                  <w:marBottom w:val="0"/>
                                                  <w:divBdr>
                                                    <w:top w:val="none" w:sz="0" w:space="0" w:color="auto"/>
                                                    <w:left w:val="none" w:sz="0" w:space="0" w:color="auto"/>
                                                    <w:bottom w:val="none" w:sz="0" w:space="0" w:color="auto"/>
                                                    <w:right w:val="none" w:sz="0" w:space="0" w:color="auto"/>
                                                  </w:divBdr>
                                                </w:div>
                                                <w:div w:id="1372878144">
                                                  <w:marLeft w:val="640"/>
                                                  <w:marRight w:val="0"/>
                                                  <w:marTop w:val="0"/>
                                                  <w:marBottom w:val="0"/>
                                                  <w:divBdr>
                                                    <w:top w:val="none" w:sz="0" w:space="0" w:color="auto"/>
                                                    <w:left w:val="none" w:sz="0" w:space="0" w:color="auto"/>
                                                    <w:bottom w:val="none" w:sz="0" w:space="0" w:color="auto"/>
                                                    <w:right w:val="none" w:sz="0" w:space="0" w:color="auto"/>
                                                  </w:divBdr>
                                                </w:div>
                                                <w:div w:id="1414932063">
                                                  <w:marLeft w:val="640"/>
                                                  <w:marRight w:val="0"/>
                                                  <w:marTop w:val="0"/>
                                                  <w:marBottom w:val="0"/>
                                                  <w:divBdr>
                                                    <w:top w:val="none" w:sz="0" w:space="0" w:color="auto"/>
                                                    <w:left w:val="none" w:sz="0" w:space="0" w:color="auto"/>
                                                    <w:bottom w:val="none" w:sz="0" w:space="0" w:color="auto"/>
                                                    <w:right w:val="none" w:sz="0" w:space="0" w:color="auto"/>
                                                  </w:divBdr>
                                                </w:div>
                                                <w:div w:id="1442646419">
                                                  <w:marLeft w:val="640"/>
                                                  <w:marRight w:val="0"/>
                                                  <w:marTop w:val="0"/>
                                                  <w:marBottom w:val="0"/>
                                                  <w:divBdr>
                                                    <w:top w:val="none" w:sz="0" w:space="0" w:color="auto"/>
                                                    <w:left w:val="none" w:sz="0" w:space="0" w:color="auto"/>
                                                    <w:bottom w:val="none" w:sz="0" w:space="0" w:color="auto"/>
                                                    <w:right w:val="none" w:sz="0" w:space="0" w:color="auto"/>
                                                  </w:divBdr>
                                                </w:div>
                                                <w:div w:id="1461804275">
                                                  <w:marLeft w:val="640"/>
                                                  <w:marRight w:val="0"/>
                                                  <w:marTop w:val="0"/>
                                                  <w:marBottom w:val="0"/>
                                                  <w:divBdr>
                                                    <w:top w:val="none" w:sz="0" w:space="0" w:color="auto"/>
                                                    <w:left w:val="none" w:sz="0" w:space="0" w:color="auto"/>
                                                    <w:bottom w:val="none" w:sz="0" w:space="0" w:color="auto"/>
                                                    <w:right w:val="none" w:sz="0" w:space="0" w:color="auto"/>
                                                  </w:divBdr>
                                                </w:div>
                                                <w:div w:id="1542204829">
                                                  <w:marLeft w:val="640"/>
                                                  <w:marRight w:val="0"/>
                                                  <w:marTop w:val="0"/>
                                                  <w:marBottom w:val="0"/>
                                                  <w:divBdr>
                                                    <w:top w:val="none" w:sz="0" w:space="0" w:color="auto"/>
                                                    <w:left w:val="none" w:sz="0" w:space="0" w:color="auto"/>
                                                    <w:bottom w:val="none" w:sz="0" w:space="0" w:color="auto"/>
                                                    <w:right w:val="none" w:sz="0" w:space="0" w:color="auto"/>
                                                  </w:divBdr>
                                                </w:div>
                                                <w:div w:id="1593709549">
                                                  <w:marLeft w:val="640"/>
                                                  <w:marRight w:val="0"/>
                                                  <w:marTop w:val="0"/>
                                                  <w:marBottom w:val="0"/>
                                                  <w:divBdr>
                                                    <w:top w:val="none" w:sz="0" w:space="0" w:color="auto"/>
                                                    <w:left w:val="none" w:sz="0" w:space="0" w:color="auto"/>
                                                    <w:bottom w:val="none" w:sz="0" w:space="0" w:color="auto"/>
                                                    <w:right w:val="none" w:sz="0" w:space="0" w:color="auto"/>
                                                  </w:divBdr>
                                                </w:div>
                                                <w:div w:id="1672639455">
                                                  <w:marLeft w:val="640"/>
                                                  <w:marRight w:val="0"/>
                                                  <w:marTop w:val="0"/>
                                                  <w:marBottom w:val="0"/>
                                                  <w:divBdr>
                                                    <w:top w:val="none" w:sz="0" w:space="0" w:color="auto"/>
                                                    <w:left w:val="none" w:sz="0" w:space="0" w:color="auto"/>
                                                    <w:bottom w:val="none" w:sz="0" w:space="0" w:color="auto"/>
                                                    <w:right w:val="none" w:sz="0" w:space="0" w:color="auto"/>
                                                  </w:divBdr>
                                                </w:div>
                                                <w:div w:id="1780484631">
                                                  <w:marLeft w:val="640"/>
                                                  <w:marRight w:val="0"/>
                                                  <w:marTop w:val="0"/>
                                                  <w:marBottom w:val="0"/>
                                                  <w:divBdr>
                                                    <w:top w:val="none" w:sz="0" w:space="0" w:color="auto"/>
                                                    <w:left w:val="none" w:sz="0" w:space="0" w:color="auto"/>
                                                    <w:bottom w:val="none" w:sz="0" w:space="0" w:color="auto"/>
                                                    <w:right w:val="none" w:sz="0" w:space="0" w:color="auto"/>
                                                  </w:divBdr>
                                                </w:div>
                                                <w:div w:id="1829252070">
                                                  <w:marLeft w:val="640"/>
                                                  <w:marRight w:val="0"/>
                                                  <w:marTop w:val="0"/>
                                                  <w:marBottom w:val="0"/>
                                                  <w:divBdr>
                                                    <w:top w:val="none" w:sz="0" w:space="0" w:color="auto"/>
                                                    <w:left w:val="none" w:sz="0" w:space="0" w:color="auto"/>
                                                    <w:bottom w:val="none" w:sz="0" w:space="0" w:color="auto"/>
                                                    <w:right w:val="none" w:sz="0" w:space="0" w:color="auto"/>
                                                  </w:divBdr>
                                                </w:div>
                                                <w:div w:id="1887177973">
                                                  <w:marLeft w:val="640"/>
                                                  <w:marRight w:val="0"/>
                                                  <w:marTop w:val="0"/>
                                                  <w:marBottom w:val="0"/>
                                                  <w:divBdr>
                                                    <w:top w:val="none" w:sz="0" w:space="0" w:color="auto"/>
                                                    <w:left w:val="none" w:sz="0" w:space="0" w:color="auto"/>
                                                    <w:bottom w:val="none" w:sz="0" w:space="0" w:color="auto"/>
                                                    <w:right w:val="none" w:sz="0" w:space="0" w:color="auto"/>
                                                  </w:divBdr>
                                                </w:div>
                                                <w:div w:id="1907297751">
                                                  <w:marLeft w:val="640"/>
                                                  <w:marRight w:val="0"/>
                                                  <w:marTop w:val="0"/>
                                                  <w:marBottom w:val="0"/>
                                                  <w:divBdr>
                                                    <w:top w:val="none" w:sz="0" w:space="0" w:color="auto"/>
                                                    <w:left w:val="none" w:sz="0" w:space="0" w:color="auto"/>
                                                    <w:bottom w:val="none" w:sz="0" w:space="0" w:color="auto"/>
                                                    <w:right w:val="none" w:sz="0" w:space="0" w:color="auto"/>
                                                  </w:divBdr>
                                                </w:div>
                                                <w:div w:id="1930190335">
                                                  <w:marLeft w:val="640"/>
                                                  <w:marRight w:val="0"/>
                                                  <w:marTop w:val="0"/>
                                                  <w:marBottom w:val="0"/>
                                                  <w:divBdr>
                                                    <w:top w:val="none" w:sz="0" w:space="0" w:color="auto"/>
                                                    <w:left w:val="none" w:sz="0" w:space="0" w:color="auto"/>
                                                    <w:bottom w:val="none" w:sz="0" w:space="0" w:color="auto"/>
                                                    <w:right w:val="none" w:sz="0" w:space="0" w:color="auto"/>
                                                  </w:divBdr>
                                                </w:div>
                                                <w:div w:id="1935937690">
                                                  <w:marLeft w:val="640"/>
                                                  <w:marRight w:val="0"/>
                                                  <w:marTop w:val="0"/>
                                                  <w:marBottom w:val="0"/>
                                                  <w:divBdr>
                                                    <w:top w:val="none" w:sz="0" w:space="0" w:color="auto"/>
                                                    <w:left w:val="none" w:sz="0" w:space="0" w:color="auto"/>
                                                    <w:bottom w:val="none" w:sz="0" w:space="0" w:color="auto"/>
                                                    <w:right w:val="none" w:sz="0" w:space="0" w:color="auto"/>
                                                  </w:divBdr>
                                                </w:div>
                                                <w:div w:id="1939018980">
                                                  <w:marLeft w:val="640"/>
                                                  <w:marRight w:val="0"/>
                                                  <w:marTop w:val="0"/>
                                                  <w:marBottom w:val="0"/>
                                                  <w:divBdr>
                                                    <w:top w:val="none" w:sz="0" w:space="0" w:color="auto"/>
                                                    <w:left w:val="none" w:sz="0" w:space="0" w:color="auto"/>
                                                    <w:bottom w:val="none" w:sz="0" w:space="0" w:color="auto"/>
                                                    <w:right w:val="none" w:sz="0" w:space="0" w:color="auto"/>
                                                  </w:divBdr>
                                                </w:div>
                                                <w:div w:id="1945990225">
                                                  <w:marLeft w:val="640"/>
                                                  <w:marRight w:val="0"/>
                                                  <w:marTop w:val="0"/>
                                                  <w:marBottom w:val="0"/>
                                                  <w:divBdr>
                                                    <w:top w:val="none" w:sz="0" w:space="0" w:color="auto"/>
                                                    <w:left w:val="none" w:sz="0" w:space="0" w:color="auto"/>
                                                    <w:bottom w:val="none" w:sz="0" w:space="0" w:color="auto"/>
                                                    <w:right w:val="none" w:sz="0" w:space="0" w:color="auto"/>
                                                  </w:divBdr>
                                                </w:div>
                                                <w:div w:id="1958638850">
                                                  <w:marLeft w:val="640"/>
                                                  <w:marRight w:val="0"/>
                                                  <w:marTop w:val="0"/>
                                                  <w:marBottom w:val="0"/>
                                                  <w:divBdr>
                                                    <w:top w:val="none" w:sz="0" w:space="0" w:color="auto"/>
                                                    <w:left w:val="none" w:sz="0" w:space="0" w:color="auto"/>
                                                    <w:bottom w:val="none" w:sz="0" w:space="0" w:color="auto"/>
                                                    <w:right w:val="none" w:sz="0" w:space="0" w:color="auto"/>
                                                  </w:divBdr>
                                                </w:div>
                                                <w:div w:id="1962148557">
                                                  <w:marLeft w:val="640"/>
                                                  <w:marRight w:val="0"/>
                                                  <w:marTop w:val="0"/>
                                                  <w:marBottom w:val="0"/>
                                                  <w:divBdr>
                                                    <w:top w:val="none" w:sz="0" w:space="0" w:color="auto"/>
                                                    <w:left w:val="none" w:sz="0" w:space="0" w:color="auto"/>
                                                    <w:bottom w:val="none" w:sz="0" w:space="0" w:color="auto"/>
                                                    <w:right w:val="none" w:sz="0" w:space="0" w:color="auto"/>
                                                  </w:divBdr>
                                                </w:div>
                                                <w:div w:id="1966039318">
                                                  <w:marLeft w:val="640"/>
                                                  <w:marRight w:val="0"/>
                                                  <w:marTop w:val="0"/>
                                                  <w:marBottom w:val="0"/>
                                                  <w:divBdr>
                                                    <w:top w:val="none" w:sz="0" w:space="0" w:color="auto"/>
                                                    <w:left w:val="none" w:sz="0" w:space="0" w:color="auto"/>
                                                    <w:bottom w:val="none" w:sz="0" w:space="0" w:color="auto"/>
                                                    <w:right w:val="none" w:sz="0" w:space="0" w:color="auto"/>
                                                  </w:divBdr>
                                                </w:div>
                                                <w:div w:id="1977759604">
                                                  <w:marLeft w:val="640"/>
                                                  <w:marRight w:val="0"/>
                                                  <w:marTop w:val="0"/>
                                                  <w:marBottom w:val="0"/>
                                                  <w:divBdr>
                                                    <w:top w:val="none" w:sz="0" w:space="0" w:color="auto"/>
                                                    <w:left w:val="none" w:sz="0" w:space="0" w:color="auto"/>
                                                    <w:bottom w:val="none" w:sz="0" w:space="0" w:color="auto"/>
                                                    <w:right w:val="none" w:sz="0" w:space="0" w:color="auto"/>
                                                  </w:divBdr>
                                                </w:div>
                                                <w:div w:id="2029334183">
                                                  <w:marLeft w:val="640"/>
                                                  <w:marRight w:val="0"/>
                                                  <w:marTop w:val="0"/>
                                                  <w:marBottom w:val="0"/>
                                                  <w:divBdr>
                                                    <w:top w:val="none" w:sz="0" w:space="0" w:color="auto"/>
                                                    <w:left w:val="none" w:sz="0" w:space="0" w:color="auto"/>
                                                    <w:bottom w:val="none" w:sz="0" w:space="0" w:color="auto"/>
                                                    <w:right w:val="none" w:sz="0" w:space="0" w:color="auto"/>
                                                  </w:divBdr>
                                                </w:div>
                                                <w:div w:id="2031761529">
                                                  <w:marLeft w:val="640"/>
                                                  <w:marRight w:val="0"/>
                                                  <w:marTop w:val="0"/>
                                                  <w:marBottom w:val="0"/>
                                                  <w:divBdr>
                                                    <w:top w:val="none" w:sz="0" w:space="0" w:color="auto"/>
                                                    <w:left w:val="none" w:sz="0" w:space="0" w:color="auto"/>
                                                    <w:bottom w:val="none" w:sz="0" w:space="0" w:color="auto"/>
                                                    <w:right w:val="none" w:sz="0" w:space="0" w:color="auto"/>
                                                  </w:divBdr>
                                                </w:div>
                                                <w:div w:id="2087341037">
                                                  <w:marLeft w:val="640"/>
                                                  <w:marRight w:val="0"/>
                                                  <w:marTop w:val="0"/>
                                                  <w:marBottom w:val="0"/>
                                                  <w:divBdr>
                                                    <w:top w:val="none" w:sz="0" w:space="0" w:color="auto"/>
                                                    <w:left w:val="none" w:sz="0" w:space="0" w:color="auto"/>
                                                    <w:bottom w:val="none" w:sz="0" w:space="0" w:color="auto"/>
                                                    <w:right w:val="none" w:sz="0" w:space="0" w:color="auto"/>
                                                  </w:divBdr>
                                                </w:div>
                                                <w:div w:id="2118482612">
                                                  <w:marLeft w:val="640"/>
                                                  <w:marRight w:val="0"/>
                                                  <w:marTop w:val="0"/>
                                                  <w:marBottom w:val="0"/>
                                                  <w:divBdr>
                                                    <w:top w:val="none" w:sz="0" w:space="0" w:color="auto"/>
                                                    <w:left w:val="none" w:sz="0" w:space="0" w:color="auto"/>
                                                    <w:bottom w:val="none" w:sz="0" w:space="0" w:color="auto"/>
                                                    <w:right w:val="none" w:sz="0" w:space="0" w:color="auto"/>
                                                  </w:divBdr>
                                                </w:div>
                                                <w:div w:id="2141028040">
                                                  <w:marLeft w:val="640"/>
                                                  <w:marRight w:val="0"/>
                                                  <w:marTop w:val="0"/>
                                                  <w:marBottom w:val="0"/>
                                                  <w:divBdr>
                                                    <w:top w:val="none" w:sz="0" w:space="0" w:color="auto"/>
                                                    <w:left w:val="none" w:sz="0" w:space="0" w:color="auto"/>
                                                    <w:bottom w:val="none" w:sz="0" w:space="0" w:color="auto"/>
                                                    <w:right w:val="none" w:sz="0" w:space="0" w:color="auto"/>
                                                  </w:divBdr>
                                                </w:div>
                                              </w:divsChild>
                                            </w:div>
                                            <w:div w:id="695347242">
                                              <w:marLeft w:val="0"/>
                                              <w:marRight w:val="0"/>
                                              <w:marTop w:val="0"/>
                                              <w:marBottom w:val="0"/>
                                              <w:divBdr>
                                                <w:top w:val="none" w:sz="0" w:space="0" w:color="auto"/>
                                                <w:left w:val="none" w:sz="0" w:space="0" w:color="auto"/>
                                                <w:bottom w:val="none" w:sz="0" w:space="0" w:color="auto"/>
                                                <w:right w:val="none" w:sz="0" w:space="0" w:color="auto"/>
                                              </w:divBdr>
                                              <w:divsChild>
                                                <w:div w:id="46537601">
                                                  <w:marLeft w:val="640"/>
                                                  <w:marRight w:val="0"/>
                                                  <w:marTop w:val="0"/>
                                                  <w:marBottom w:val="0"/>
                                                  <w:divBdr>
                                                    <w:top w:val="none" w:sz="0" w:space="0" w:color="auto"/>
                                                    <w:left w:val="none" w:sz="0" w:space="0" w:color="auto"/>
                                                    <w:bottom w:val="none" w:sz="0" w:space="0" w:color="auto"/>
                                                    <w:right w:val="none" w:sz="0" w:space="0" w:color="auto"/>
                                                  </w:divBdr>
                                                </w:div>
                                                <w:div w:id="130708429">
                                                  <w:marLeft w:val="640"/>
                                                  <w:marRight w:val="0"/>
                                                  <w:marTop w:val="0"/>
                                                  <w:marBottom w:val="0"/>
                                                  <w:divBdr>
                                                    <w:top w:val="none" w:sz="0" w:space="0" w:color="auto"/>
                                                    <w:left w:val="none" w:sz="0" w:space="0" w:color="auto"/>
                                                    <w:bottom w:val="none" w:sz="0" w:space="0" w:color="auto"/>
                                                    <w:right w:val="none" w:sz="0" w:space="0" w:color="auto"/>
                                                  </w:divBdr>
                                                </w:div>
                                                <w:div w:id="162555758">
                                                  <w:marLeft w:val="640"/>
                                                  <w:marRight w:val="0"/>
                                                  <w:marTop w:val="0"/>
                                                  <w:marBottom w:val="0"/>
                                                  <w:divBdr>
                                                    <w:top w:val="none" w:sz="0" w:space="0" w:color="auto"/>
                                                    <w:left w:val="none" w:sz="0" w:space="0" w:color="auto"/>
                                                    <w:bottom w:val="none" w:sz="0" w:space="0" w:color="auto"/>
                                                    <w:right w:val="none" w:sz="0" w:space="0" w:color="auto"/>
                                                  </w:divBdr>
                                                </w:div>
                                                <w:div w:id="166676493">
                                                  <w:marLeft w:val="640"/>
                                                  <w:marRight w:val="0"/>
                                                  <w:marTop w:val="0"/>
                                                  <w:marBottom w:val="0"/>
                                                  <w:divBdr>
                                                    <w:top w:val="none" w:sz="0" w:space="0" w:color="auto"/>
                                                    <w:left w:val="none" w:sz="0" w:space="0" w:color="auto"/>
                                                    <w:bottom w:val="none" w:sz="0" w:space="0" w:color="auto"/>
                                                    <w:right w:val="none" w:sz="0" w:space="0" w:color="auto"/>
                                                  </w:divBdr>
                                                </w:div>
                                                <w:div w:id="229855229">
                                                  <w:marLeft w:val="640"/>
                                                  <w:marRight w:val="0"/>
                                                  <w:marTop w:val="0"/>
                                                  <w:marBottom w:val="0"/>
                                                  <w:divBdr>
                                                    <w:top w:val="none" w:sz="0" w:space="0" w:color="auto"/>
                                                    <w:left w:val="none" w:sz="0" w:space="0" w:color="auto"/>
                                                    <w:bottom w:val="none" w:sz="0" w:space="0" w:color="auto"/>
                                                    <w:right w:val="none" w:sz="0" w:space="0" w:color="auto"/>
                                                  </w:divBdr>
                                                </w:div>
                                                <w:div w:id="240483612">
                                                  <w:marLeft w:val="640"/>
                                                  <w:marRight w:val="0"/>
                                                  <w:marTop w:val="0"/>
                                                  <w:marBottom w:val="0"/>
                                                  <w:divBdr>
                                                    <w:top w:val="none" w:sz="0" w:space="0" w:color="auto"/>
                                                    <w:left w:val="none" w:sz="0" w:space="0" w:color="auto"/>
                                                    <w:bottom w:val="none" w:sz="0" w:space="0" w:color="auto"/>
                                                    <w:right w:val="none" w:sz="0" w:space="0" w:color="auto"/>
                                                  </w:divBdr>
                                                </w:div>
                                                <w:div w:id="283004797">
                                                  <w:marLeft w:val="640"/>
                                                  <w:marRight w:val="0"/>
                                                  <w:marTop w:val="0"/>
                                                  <w:marBottom w:val="0"/>
                                                  <w:divBdr>
                                                    <w:top w:val="none" w:sz="0" w:space="0" w:color="auto"/>
                                                    <w:left w:val="none" w:sz="0" w:space="0" w:color="auto"/>
                                                    <w:bottom w:val="none" w:sz="0" w:space="0" w:color="auto"/>
                                                    <w:right w:val="none" w:sz="0" w:space="0" w:color="auto"/>
                                                  </w:divBdr>
                                                </w:div>
                                                <w:div w:id="298727044">
                                                  <w:marLeft w:val="640"/>
                                                  <w:marRight w:val="0"/>
                                                  <w:marTop w:val="0"/>
                                                  <w:marBottom w:val="0"/>
                                                  <w:divBdr>
                                                    <w:top w:val="none" w:sz="0" w:space="0" w:color="auto"/>
                                                    <w:left w:val="none" w:sz="0" w:space="0" w:color="auto"/>
                                                    <w:bottom w:val="none" w:sz="0" w:space="0" w:color="auto"/>
                                                    <w:right w:val="none" w:sz="0" w:space="0" w:color="auto"/>
                                                  </w:divBdr>
                                                </w:div>
                                                <w:div w:id="344331715">
                                                  <w:marLeft w:val="640"/>
                                                  <w:marRight w:val="0"/>
                                                  <w:marTop w:val="0"/>
                                                  <w:marBottom w:val="0"/>
                                                  <w:divBdr>
                                                    <w:top w:val="none" w:sz="0" w:space="0" w:color="auto"/>
                                                    <w:left w:val="none" w:sz="0" w:space="0" w:color="auto"/>
                                                    <w:bottom w:val="none" w:sz="0" w:space="0" w:color="auto"/>
                                                    <w:right w:val="none" w:sz="0" w:space="0" w:color="auto"/>
                                                  </w:divBdr>
                                                </w:div>
                                                <w:div w:id="409549543">
                                                  <w:marLeft w:val="640"/>
                                                  <w:marRight w:val="0"/>
                                                  <w:marTop w:val="0"/>
                                                  <w:marBottom w:val="0"/>
                                                  <w:divBdr>
                                                    <w:top w:val="none" w:sz="0" w:space="0" w:color="auto"/>
                                                    <w:left w:val="none" w:sz="0" w:space="0" w:color="auto"/>
                                                    <w:bottom w:val="none" w:sz="0" w:space="0" w:color="auto"/>
                                                    <w:right w:val="none" w:sz="0" w:space="0" w:color="auto"/>
                                                  </w:divBdr>
                                                </w:div>
                                                <w:div w:id="433943412">
                                                  <w:marLeft w:val="640"/>
                                                  <w:marRight w:val="0"/>
                                                  <w:marTop w:val="0"/>
                                                  <w:marBottom w:val="0"/>
                                                  <w:divBdr>
                                                    <w:top w:val="none" w:sz="0" w:space="0" w:color="auto"/>
                                                    <w:left w:val="none" w:sz="0" w:space="0" w:color="auto"/>
                                                    <w:bottom w:val="none" w:sz="0" w:space="0" w:color="auto"/>
                                                    <w:right w:val="none" w:sz="0" w:space="0" w:color="auto"/>
                                                  </w:divBdr>
                                                </w:div>
                                                <w:div w:id="481509293">
                                                  <w:marLeft w:val="640"/>
                                                  <w:marRight w:val="0"/>
                                                  <w:marTop w:val="0"/>
                                                  <w:marBottom w:val="0"/>
                                                  <w:divBdr>
                                                    <w:top w:val="none" w:sz="0" w:space="0" w:color="auto"/>
                                                    <w:left w:val="none" w:sz="0" w:space="0" w:color="auto"/>
                                                    <w:bottom w:val="none" w:sz="0" w:space="0" w:color="auto"/>
                                                    <w:right w:val="none" w:sz="0" w:space="0" w:color="auto"/>
                                                  </w:divBdr>
                                                </w:div>
                                                <w:div w:id="489835202">
                                                  <w:marLeft w:val="640"/>
                                                  <w:marRight w:val="0"/>
                                                  <w:marTop w:val="0"/>
                                                  <w:marBottom w:val="0"/>
                                                  <w:divBdr>
                                                    <w:top w:val="none" w:sz="0" w:space="0" w:color="auto"/>
                                                    <w:left w:val="none" w:sz="0" w:space="0" w:color="auto"/>
                                                    <w:bottom w:val="none" w:sz="0" w:space="0" w:color="auto"/>
                                                    <w:right w:val="none" w:sz="0" w:space="0" w:color="auto"/>
                                                  </w:divBdr>
                                                </w:div>
                                                <w:div w:id="530996660">
                                                  <w:marLeft w:val="640"/>
                                                  <w:marRight w:val="0"/>
                                                  <w:marTop w:val="0"/>
                                                  <w:marBottom w:val="0"/>
                                                  <w:divBdr>
                                                    <w:top w:val="none" w:sz="0" w:space="0" w:color="auto"/>
                                                    <w:left w:val="none" w:sz="0" w:space="0" w:color="auto"/>
                                                    <w:bottom w:val="none" w:sz="0" w:space="0" w:color="auto"/>
                                                    <w:right w:val="none" w:sz="0" w:space="0" w:color="auto"/>
                                                  </w:divBdr>
                                                </w:div>
                                                <w:div w:id="531499378">
                                                  <w:marLeft w:val="640"/>
                                                  <w:marRight w:val="0"/>
                                                  <w:marTop w:val="0"/>
                                                  <w:marBottom w:val="0"/>
                                                  <w:divBdr>
                                                    <w:top w:val="none" w:sz="0" w:space="0" w:color="auto"/>
                                                    <w:left w:val="none" w:sz="0" w:space="0" w:color="auto"/>
                                                    <w:bottom w:val="none" w:sz="0" w:space="0" w:color="auto"/>
                                                    <w:right w:val="none" w:sz="0" w:space="0" w:color="auto"/>
                                                  </w:divBdr>
                                                </w:div>
                                                <w:div w:id="593586956">
                                                  <w:marLeft w:val="640"/>
                                                  <w:marRight w:val="0"/>
                                                  <w:marTop w:val="0"/>
                                                  <w:marBottom w:val="0"/>
                                                  <w:divBdr>
                                                    <w:top w:val="none" w:sz="0" w:space="0" w:color="auto"/>
                                                    <w:left w:val="none" w:sz="0" w:space="0" w:color="auto"/>
                                                    <w:bottom w:val="none" w:sz="0" w:space="0" w:color="auto"/>
                                                    <w:right w:val="none" w:sz="0" w:space="0" w:color="auto"/>
                                                  </w:divBdr>
                                                </w:div>
                                                <w:div w:id="635642241">
                                                  <w:marLeft w:val="640"/>
                                                  <w:marRight w:val="0"/>
                                                  <w:marTop w:val="0"/>
                                                  <w:marBottom w:val="0"/>
                                                  <w:divBdr>
                                                    <w:top w:val="none" w:sz="0" w:space="0" w:color="auto"/>
                                                    <w:left w:val="none" w:sz="0" w:space="0" w:color="auto"/>
                                                    <w:bottom w:val="none" w:sz="0" w:space="0" w:color="auto"/>
                                                    <w:right w:val="none" w:sz="0" w:space="0" w:color="auto"/>
                                                  </w:divBdr>
                                                </w:div>
                                                <w:div w:id="666596511">
                                                  <w:marLeft w:val="640"/>
                                                  <w:marRight w:val="0"/>
                                                  <w:marTop w:val="0"/>
                                                  <w:marBottom w:val="0"/>
                                                  <w:divBdr>
                                                    <w:top w:val="none" w:sz="0" w:space="0" w:color="auto"/>
                                                    <w:left w:val="none" w:sz="0" w:space="0" w:color="auto"/>
                                                    <w:bottom w:val="none" w:sz="0" w:space="0" w:color="auto"/>
                                                    <w:right w:val="none" w:sz="0" w:space="0" w:color="auto"/>
                                                  </w:divBdr>
                                                </w:div>
                                                <w:div w:id="668599421">
                                                  <w:marLeft w:val="640"/>
                                                  <w:marRight w:val="0"/>
                                                  <w:marTop w:val="0"/>
                                                  <w:marBottom w:val="0"/>
                                                  <w:divBdr>
                                                    <w:top w:val="none" w:sz="0" w:space="0" w:color="auto"/>
                                                    <w:left w:val="none" w:sz="0" w:space="0" w:color="auto"/>
                                                    <w:bottom w:val="none" w:sz="0" w:space="0" w:color="auto"/>
                                                    <w:right w:val="none" w:sz="0" w:space="0" w:color="auto"/>
                                                  </w:divBdr>
                                                </w:div>
                                                <w:div w:id="685788230">
                                                  <w:marLeft w:val="640"/>
                                                  <w:marRight w:val="0"/>
                                                  <w:marTop w:val="0"/>
                                                  <w:marBottom w:val="0"/>
                                                  <w:divBdr>
                                                    <w:top w:val="none" w:sz="0" w:space="0" w:color="auto"/>
                                                    <w:left w:val="none" w:sz="0" w:space="0" w:color="auto"/>
                                                    <w:bottom w:val="none" w:sz="0" w:space="0" w:color="auto"/>
                                                    <w:right w:val="none" w:sz="0" w:space="0" w:color="auto"/>
                                                  </w:divBdr>
                                                </w:div>
                                                <w:div w:id="722482173">
                                                  <w:marLeft w:val="640"/>
                                                  <w:marRight w:val="0"/>
                                                  <w:marTop w:val="0"/>
                                                  <w:marBottom w:val="0"/>
                                                  <w:divBdr>
                                                    <w:top w:val="none" w:sz="0" w:space="0" w:color="auto"/>
                                                    <w:left w:val="none" w:sz="0" w:space="0" w:color="auto"/>
                                                    <w:bottom w:val="none" w:sz="0" w:space="0" w:color="auto"/>
                                                    <w:right w:val="none" w:sz="0" w:space="0" w:color="auto"/>
                                                  </w:divBdr>
                                                </w:div>
                                                <w:div w:id="780343037">
                                                  <w:marLeft w:val="640"/>
                                                  <w:marRight w:val="0"/>
                                                  <w:marTop w:val="0"/>
                                                  <w:marBottom w:val="0"/>
                                                  <w:divBdr>
                                                    <w:top w:val="none" w:sz="0" w:space="0" w:color="auto"/>
                                                    <w:left w:val="none" w:sz="0" w:space="0" w:color="auto"/>
                                                    <w:bottom w:val="none" w:sz="0" w:space="0" w:color="auto"/>
                                                    <w:right w:val="none" w:sz="0" w:space="0" w:color="auto"/>
                                                  </w:divBdr>
                                                </w:div>
                                                <w:div w:id="782188794">
                                                  <w:marLeft w:val="640"/>
                                                  <w:marRight w:val="0"/>
                                                  <w:marTop w:val="0"/>
                                                  <w:marBottom w:val="0"/>
                                                  <w:divBdr>
                                                    <w:top w:val="none" w:sz="0" w:space="0" w:color="auto"/>
                                                    <w:left w:val="none" w:sz="0" w:space="0" w:color="auto"/>
                                                    <w:bottom w:val="none" w:sz="0" w:space="0" w:color="auto"/>
                                                    <w:right w:val="none" w:sz="0" w:space="0" w:color="auto"/>
                                                  </w:divBdr>
                                                </w:div>
                                                <w:div w:id="812404614">
                                                  <w:marLeft w:val="640"/>
                                                  <w:marRight w:val="0"/>
                                                  <w:marTop w:val="0"/>
                                                  <w:marBottom w:val="0"/>
                                                  <w:divBdr>
                                                    <w:top w:val="none" w:sz="0" w:space="0" w:color="auto"/>
                                                    <w:left w:val="none" w:sz="0" w:space="0" w:color="auto"/>
                                                    <w:bottom w:val="none" w:sz="0" w:space="0" w:color="auto"/>
                                                    <w:right w:val="none" w:sz="0" w:space="0" w:color="auto"/>
                                                  </w:divBdr>
                                                </w:div>
                                                <w:div w:id="825365805">
                                                  <w:marLeft w:val="640"/>
                                                  <w:marRight w:val="0"/>
                                                  <w:marTop w:val="0"/>
                                                  <w:marBottom w:val="0"/>
                                                  <w:divBdr>
                                                    <w:top w:val="none" w:sz="0" w:space="0" w:color="auto"/>
                                                    <w:left w:val="none" w:sz="0" w:space="0" w:color="auto"/>
                                                    <w:bottom w:val="none" w:sz="0" w:space="0" w:color="auto"/>
                                                    <w:right w:val="none" w:sz="0" w:space="0" w:color="auto"/>
                                                  </w:divBdr>
                                                </w:div>
                                                <w:div w:id="877087225">
                                                  <w:marLeft w:val="640"/>
                                                  <w:marRight w:val="0"/>
                                                  <w:marTop w:val="0"/>
                                                  <w:marBottom w:val="0"/>
                                                  <w:divBdr>
                                                    <w:top w:val="none" w:sz="0" w:space="0" w:color="auto"/>
                                                    <w:left w:val="none" w:sz="0" w:space="0" w:color="auto"/>
                                                    <w:bottom w:val="none" w:sz="0" w:space="0" w:color="auto"/>
                                                    <w:right w:val="none" w:sz="0" w:space="0" w:color="auto"/>
                                                  </w:divBdr>
                                                </w:div>
                                                <w:div w:id="888418877">
                                                  <w:marLeft w:val="640"/>
                                                  <w:marRight w:val="0"/>
                                                  <w:marTop w:val="0"/>
                                                  <w:marBottom w:val="0"/>
                                                  <w:divBdr>
                                                    <w:top w:val="none" w:sz="0" w:space="0" w:color="auto"/>
                                                    <w:left w:val="none" w:sz="0" w:space="0" w:color="auto"/>
                                                    <w:bottom w:val="none" w:sz="0" w:space="0" w:color="auto"/>
                                                    <w:right w:val="none" w:sz="0" w:space="0" w:color="auto"/>
                                                  </w:divBdr>
                                                </w:div>
                                                <w:div w:id="913391753">
                                                  <w:marLeft w:val="640"/>
                                                  <w:marRight w:val="0"/>
                                                  <w:marTop w:val="0"/>
                                                  <w:marBottom w:val="0"/>
                                                  <w:divBdr>
                                                    <w:top w:val="none" w:sz="0" w:space="0" w:color="auto"/>
                                                    <w:left w:val="none" w:sz="0" w:space="0" w:color="auto"/>
                                                    <w:bottom w:val="none" w:sz="0" w:space="0" w:color="auto"/>
                                                    <w:right w:val="none" w:sz="0" w:space="0" w:color="auto"/>
                                                  </w:divBdr>
                                                </w:div>
                                                <w:div w:id="933518289">
                                                  <w:marLeft w:val="640"/>
                                                  <w:marRight w:val="0"/>
                                                  <w:marTop w:val="0"/>
                                                  <w:marBottom w:val="0"/>
                                                  <w:divBdr>
                                                    <w:top w:val="none" w:sz="0" w:space="0" w:color="auto"/>
                                                    <w:left w:val="none" w:sz="0" w:space="0" w:color="auto"/>
                                                    <w:bottom w:val="none" w:sz="0" w:space="0" w:color="auto"/>
                                                    <w:right w:val="none" w:sz="0" w:space="0" w:color="auto"/>
                                                  </w:divBdr>
                                                </w:div>
                                                <w:div w:id="966622939">
                                                  <w:marLeft w:val="640"/>
                                                  <w:marRight w:val="0"/>
                                                  <w:marTop w:val="0"/>
                                                  <w:marBottom w:val="0"/>
                                                  <w:divBdr>
                                                    <w:top w:val="none" w:sz="0" w:space="0" w:color="auto"/>
                                                    <w:left w:val="none" w:sz="0" w:space="0" w:color="auto"/>
                                                    <w:bottom w:val="none" w:sz="0" w:space="0" w:color="auto"/>
                                                    <w:right w:val="none" w:sz="0" w:space="0" w:color="auto"/>
                                                  </w:divBdr>
                                                </w:div>
                                                <w:div w:id="1048804122">
                                                  <w:marLeft w:val="640"/>
                                                  <w:marRight w:val="0"/>
                                                  <w:marTop w:val="0"/>
                                                  <w:marBottom w:val="0"/>
                                                  <w:divBdr>
                                                    <w:top w:val="none" w:sz="0" w:space="0" w:color="auto"/>
                                                    <w:left w:val="none" w:sz="0" w:space="0" w:color="auto"/>
                                                    <w:bottom w:val="none" w:sz="0" w:space="0" w:color="auto"/>
                                                    <w:right w:val="none" w:sz="0" w:space="0" w:color="auto"/>
                                                  </w:divBdr>
                                                </w:div>
                                                <w:div w:id="1069503158">
                                                  <w:marLeft w:val="640"/>
                                                  <w:marRight w:val="0"/>
                                                  <w:marTop w:val="0"/>
                                                  <w:marBottom w:val="0"/>
                                                  <w:divBdr>
                                                    <w:top w:val="none" w:sz="0" w:space="0" w:color="auto"/>
                                                    <w:left w:val="none" w:sz="0" w:space="0" w:color="auto"/>
                                                    <w:bottom w:val="none" w:sz="0" w:space="0" w:color="auto"/>
                                                    <w:right w:val="none" w:sz="0" w:space="0" w:color="auto"/>
                                                  </w:divBdr>
                                                </w:div>
                                                <w:div w:id="1181896672">
                                                  <w:marLeft w:val="640"/>
                                                  <w:marRight w:val="0"/>
                                                  <w:marTop w:val="0"/>
                                                  <w:marBottom w:val="0"/>
                                                  <w:divBdr>
                                                    <w:top w:val="none" w:sz="0" w:space="0" w:color="auto"/>
                                                    <w:left w:val="none" w:sz="0" w:space="0" w:color="auto"/>
                                                    <w:bottom w:val="none" w:sz="0" w:space="0" w:color="auto"/>
                                                    <w:right w:val="none" w:sz="0" w:space="0" w:color="auto"/>
                                                  </w:divBdr>
                                                </w:div>
                                                <w:div w:id="1231619908">
                                                  <w:marLeft w:val="640"/>
                                                  <w:marRight w:val="0"/>
                                                  <w:marTop w:val="0"/>
                                                  <w:marBottom w:val="0"/>
                                                  <w:divBdr>
                                                    <w:top w:val="none" w:sz="0" w:space="0" w:color="auto"/>
                                                    <w:left w:val="none" w:sz="0" w:space="0" w:color="auto"/>
                                                    <w:bottom w:val="none" w:sz="0" w:space="0" w:color="auto"/>
                                                    <w:right w:val="none" w:sz="0" w:space="0" w:color="auto"/>
                                                  </w:divBdr>
                                                </w:div>
                                                <w:div w:id="1267734911">
                                                  <w:marLeft w:val="640"/>
                                                  <w:marRight w:val="0"/>
                                                  <w:marTop w:val="0"/>
                                                  <w:marBottom w:val="0"/>
                                                  <w:divBdr>
                                                    <w:top w:val="none" w:sz="0" w:space="0" w:color="auto"/>
                                                    <w:left w:val="none" w:sz="0" w:space="0" w:color="auto"/>
                                                    <w:bottom w:val="none" w:sz="0" w:space="0" w:color="auto"/>
                                                    <w:right w:val="none" w:sz="0" w:space="0" w:color="auto"/>
                                                  </w:divBdr>
                                                </w:div>
                                                <w:div w:id="1306470495">
                                                  <w:marLeft w:val="640"/>
                                                  <w:marRight w:val="0"/>
                                                  <w:marTop w:val="0"/>
                                                  <w:marBottom w:val="0"/>
                                                  <w:divBdr>
                                                    <w:top w:val="none" w:sz="0" w:space="0" w:color="auto"/>
                                                    <w:left w:val="none" w:sz="0" w:space="0" w:color="auto"/>
                                                    <w:bottom w:val="none" w:sz="0" w:space="0" w:color="auto"/>
                                                    <w:right w:val="none" w:sz="0" w:space="0" w:color="auto"/>
                                                  </w:divBdr>
                                                </w:div>
                                                <w:div w:id="1323045905">
                                                  <w:marLeft w:val="640"/>
                                                  <w:marRight w:val="0"/>
                                                  <w:marTop w:val="0"/>
                                                  <w:marBottom w:val="0"/>
                                                  <w:divBdr>
                                                    <w:top w:val="none" w:sz="0" w:space="0" w:color="auto"/>
                                                    <w:left w:val="none" w:sz="0" w:space="0" w:color="auto"/>
                                                    <w:bottom w:val="none" w:sz="0" w:space="0" w:color="auto"/>
                                                    <w:right w:val="none" w:sz="0" w:space="0" w:color="auto"/>
                                                  </w:divBdr>
                                                </w:div>
                                                <w:div w:id="1336807843">
                                                  <w:marLeft w:val="640"/>
                                                  <w:marRight w:val="0"/>
                                                  <w:marTop w:val="0"/>
                                                  <w:marBottom w:val="0"/>
                                                  <w:divBdr>
                                                    <w:top w:val="none" w:sz="0" w:space="0" w:color="auto"/>
                                                    <w:left w:val="none" w:sz="0" w:space="0" w:color="auto"/>
                                                    <w:bottom w:val="none" w:sz="0" w:space="0" w:color="auto"/>
                                                    <w:right w:val="none" w:sz="0" w:space="0" w:color="auto"/>
                                                  </w:divBdr>
                                                </w:div>
                                                <w:div w:id="1475415873">
                                                  <w:marLeft w:val="640"/>
                                                  <w:marRight w:val="0"/>
                                                  <w:marTop w:val="0"/>
                                                  <w:marBottom w:val="0"/>
                                                  <w:divBdr>
                                                    <w:top w:val="none" w:sz="0" w:space="0" w:color="auto"/>
                                                    <w:left w:val="none" w:sz="0" w:space="0" w:color="auto"/>
                                                    <w:bottom w:val="none" w:sz="0" w:space="0" w:color="auto"/>
                                                    <w:right w:val="none" w:sz="0" w:space="0" w:color="auto"/>
                                                  </w:divBdr>
                                                </w:div>
                                                <w:div w:id="1497333123">
                                                  <w:marLeft w:val="640"/>
                                                  <w:marRight w:val="0"/>
                                                  <w:marTop w:val="0"/>
                                                  <w:marBottom w:val="0"/>
                                                  <w:divBdr>
                                                    <w:top w:val="none" w:sz="0" w:space="0" w:color="auto"/>
                                                    <w:left w:val="none" w:sz="0" w:space="0" w:color="auto"/>
                                                    <w:bottom w:val="none" w:sz="0" w:space="0" w:color="auto"/>
                                                    <w:right w:val="none" w:sz="0" w:space="0" w:color="auto"/>
                                                  </w:divBdr>
                                                </w:div>
                                                <w:div w:id="1527786956">
                                                  <w:marLeft w:val="640"/>
                                                  <w:marRight w:val="0"/>
                                                  <w:marTop w:val="0"/>
                                                  <w:marBottom w:val="0"/>
                                                  <w:divBdr>
                                                    <w:top w:val="none" w:sz="0" w:space="0" w:color="auto"/>
                                                    <w:left w:val="none" w:sz="0" w:space="0" w:color="auto"/>
                                                    <w:bottom w:val="none" w:sz="0" w:space="0" w:color="auto"/>
                                                    <w:right w:val="none" w:sz="0" w:space="0" w:color="auto"/>
                                                  </w:divBdr>
                                                </w:div>
                                                <w:div w:id="1530097205">
                                                  <w:marLeft w:val="640"/>
                                                  <w:marRight w:val="0"/>
                                                  <w:marTop w:val="0"/>
                                                  <w:marBottom w:val="0"/>
                                                  <w:divBdr>
                                                    <w:top w:val="none" w:sz="0" w:space="0" w:color="auto"/>
                                                    <w:left w:val="none" w:sz="0" w:space="0" w:color="auto"/>
                                                    <w:bottom w:val="none" w:sz="0" w:space="0" w:color="auto"/>
                                                    <w:right w:val="none" w:sz="0" w:space="0" w:color="auto"/>
                                                  </w:divBdr>
                                                </w:div>
                                                <w:div w:id="1664816514">
                                                  <w:marLeft w:val="640"/>
                                                  <w:marRight w:val="0"/>
                                                  <w:marTop w:val="0"/>
                                                  <w:marBottom w:val="0"/>
                                                  <w:divBdr>
                                                    <w:top w:val="none" w:sz="0" w:space="0" w:color="auto"/>
                                                    <w:left w:val="none" w:sz="0" w:space="0" w:color="auto"/>
                                                    <w:bottom w:val="none" w:sz="0" w:space="0" w:color="auto"/>
                                                    <w:right w:val="none" w:sz="0" w:space="0" w:color="auto"/>
                                                  </w:divBdr>
                                                </w:div>
                                                <w:div w:id="1673874392">
                                                  <w:marLeft w:val="640"/>
                                                  <w:marRight w:val="0"/>
                                                  <w:marTop w:val="0"/>
                                                  <w:marBottom w:val="0"/>
                                                  <w:divBdr>
                                                    <w:top w:val="none" w:sz="0" w:space="0" w:color="auto"/>
                                                    <w:left w:val="none" w:sz="0" w:space="0" w:color="auto"/>
                                                    <w:bottom w:val="none" w:sz="0" w:space="0" w:color="auto"/>
                                                    <w:right w:val="none" w:sz="0" w:space="0" w:color="auto"/>
                                                  </w:divBdr>
                                                </w:div>
                                                <w:div w:id="1674841004">
                                                  <w:marLeft w:val="640"/>
                                                  <w:marRight w:val="0"/>
                                                  <w:marTop w:val="0"/>
                                                  <w:marBottom w:val="0"/>
                                                  <w:divBdr>
                                                    <w:top w:val="none" w:sz="0" w:space="0" w:color="auto"/>
                                                    <w:left w:val="none" w:sz="0" w:space="0" w:color="auto"/>
                                                    <w:bottom w:val="none" w:sz="0" w:space="0" w:color="auto"/>
                                                    <w:right w:val="none" w:sz="0" w:space="0" w:color="auto"/>
                                                  </w:divBdr>
                                                </w:div>
                                                <w:div w:id="1710642829">
                                                  <w:marLeft w:val="640"/>
                                                  <w:marRight w:val="0"/>
                                                  <w:marTop w:val="0"/>
                                                  <w:marBottom w:val="0"/>
                                                  <w:divBdr>
                                                    <w:top w:val="none" w:sz="0" w:space="0" w:color="auto"/>
                                                    <w:left w:val="none" w:sz="0" w:space="0" w:color="auto"/>
                                                    <w:bottom w:val="none" w:sz="0" w:space="0" w:color="auto"/>
                                                    <w:right w:val="none" w:sz="0" w:space="0" w:color="auto"/>
                                                  </w:divBdr>
                                                </w:div>
                                                <w:div w:id="1826777361">
                                                  <w:marLeft w:val="640"/>
                                                  <w:marRight w:val="0"/>
                                                  <w:marTop w:val="0"/>
                                                  <w:marBottom w:val="0"/>
                                                  <w:divBdr>
                                                    <w:top w:val="none" w:sz="0" w:space="0" w:color="auto"/>
                                                    <w:left w:val="none" w:sz="0" w:space="0" w:color="auto"/>
                                                    <w:bottom w:val="none" w:sz="0" w:space="0" w:color="auto"/>
                                                    <w:right w:val="none" w:sz="0" w:space="0" w:color="auto"/>
                                                  </w:divBdr>
                                                </w:div>
                                                <w:div w:id="1892618371">
                                                  <w:marLeft w:val="640"/>
                                                  <w:marRight w:val="0"/>
                                                  <w:marTop w:val="0"/>
                                                  <w:marBottom w:val="0"/>
                                                  <w:divBdr>
                                                    <w:top w:val="none" w:sz="0" w:space="0" w:color="auto"/>
                                                    <w:left w:val="none" w:sz="0" w:space="0" w:color="auto"/>
                                                    <w:bottom w:val="none" w:sz="0" w:space="0" w:color="auto"/>
                                                    <w:right w:val="none" w:sz="0" w:space="0" w:color="auto"/>
                                                  </w:divBdr>
                                                </w:div>
                                                <w:div w:id="1958439077">
                                                  <w:marLeft w:val="640"/>
                                                  <w:marRight w:val="0"/>
                                                  <w:marTop w:val="0"/>
                                                  <w:marBottom w:val="0"/>
                                                  <w:divBdr>
                                                    <w:top w:val="none" w:sz="0" w:space="0" w:color="auto"/>
                                                    <w:left w:val="none" w:sz="0" w:space="0" w:color="auto"/>
                                                    <w:bottom w:val="none" w:sz="0" w:space="0" w:color="auto"/>
                                                    <w:right w:val="none" w:sz="0" w:space="0" w:color="auto"/>
                                                  </w:divBdr>
                                                </w:div>
                                                <w:div w:id="2095584530">
                                                  <w:marLeft w:val="640"/>
                                                  <w:marRight w:val="0"/>
                                                  <w:marTop w:val="0"/>
                                                  <w:marBottom w:val="0"/>
                                                  <w:divBdr>
                                                    <w:top w:val="none" w:sz="0" w:space="0" w:color="auto"/>
                                                    <w:left w:val="none" w:sz="0" w:space="0" w:color="auto"/>
                                                    <w:bottom w:val="none" w:sz="0" w:space="0" w:color="auto"/>
                                                    <w:right w:val="none" w:sz="0" w:space="0" w:color="auto"/>
                                                  </w:divBdr>
                                                </w:div>
                                                <w:div w:id="2099331042">
                                                  <w:marLeft w:val="640"/>
                                                  <w:marRight w:val="0"/>
                                                  <w:marTop w:val="0"/>
                                                  <w:marBottom w:val="0"/>
                                                  <w:divBdr>
                                                    <w:top w:val="none" w:sz="0" w:space="0" w:color="auto"/>
                                                    <w:left w:val="none" w:sz="0" w:space="0" w:color="auto"/>
                                                    <w:bottom w:val="none" w:sz="0" w:space="0" w:color="auto"/>
                                                    <w:right w:val="none" w:sz="0" w:space="0" w:color="auto"/>
                                                  </w:divBdr>
                                                </w:div>
                                                <w:div w:id="2112629039">
                                                  <w:marLeft w:val="640"/>
                                                  <w:marRight w:val="0"/>
                                                  <w:marTop w:val="0"/>
                                                  <w:marBottom w:val="0"/>
                                                  <w:divBdr>
                                                    <w:top w:val="none" w:sz="0" w:space="0" w:color="auto"/>
                                                    <w:left w:val="none" w:sz="0" w:space="0" w:color="auto"/>
                                                    <w:bottom w:val="none" w:sz="0" w:space="0" w:color="auto"/>
                                                    <w:right w:val="none" w:sz="0" w:space="0" w:color="auto"/>
                                                  </w:divBdr>
                                                </w:div>
                                                <w:div w:id="2116828477">
                                                  <w:marLeft w:val="640"/>
                                                  <w:marRight w:val="0"/>
                                                  <w:marTop w:val="0"/>
                                                  <w:marBottom w:val="0"/>
                                                  <w:divBdr>
                                                    <w:top w:val="none" w:sz="0" w:space="0" w:color="auto"/>
                                                    <w:left w:val="none" w:sz="0" w:space="0" w:color="auto"/>
                                                    <w:bottom w:val="none" w:sz="0" w:space="0" w:color="auto"/>
                                                    <w:right w:val="none" w:sz="0" w:space="0" w:color="auto"/>
                                                  </w:divBdr>
                                                </w:div>
                                              </w:divsChild>
                                            </w:div>
                                            <w:div w:id="742337942">
                                              <w:marLeft w:val="0"/>
                                              <w:marRight w:val="0"/>
                                              <w:marTop w:val="0"/>
                                              <w:marBottom w:val="0"/>
                                              <w:divBdr>
                                                <w:top w:val="none" w:sz="0" w:space="0" w:color="auto"/>
                                                <w:left w:val="none" w:sz="0" w:space="0" w:color="auto"/>
                                                <w:bottom w:val="none" w:sz="0" w:space="0" w:color="auto"/>
                                                <w:right w:val="none" w:sz="0" w:space="0" w:color="auto"/>
                                              </w:divBdr>
                                              <w:divsChild>
                                                <w:div w:id="18432314">
                                                  <w:marLeft w:val="640"/>
                                                  <w:marRight w:val="0"/>
                                                  <w:marTop w:val="0"/>
                                                  <w:marBottom w:val="0"/>
                                                  <w:divBdr>
                                                    <w:top w:val="none" w:sz="0" w:space="0" w:color="auto"/>
                                                    <w:left w:val="none" w:sz="0" w:space="0" w:color="auto"/>
                                                    <w:bottom w:val="none" w:sz="0" w:space="0" w:color="auto"/>
                                                    <w:right w:val="none" w:sz="0" w:space="0" w:color="auto"/>
                                                  </w:divBdr>
                                                </w:div>
                                                <w:div w:id="32309274">
                                                  <w:marLeft w:val="640"/>
                                                  <w:marRight w:val="0"/>
                                                  <w:marTop w:val="0"/>
                                                  <w:marBottom w:val="0"/>
                                                  <w:divBdr>
                                                    <w:top w:val="none" w:sz="0" w:space="0" w:color="auto"/>
                                                    <w:left w:val="none" w:sz="0" w:space="0" w:color="auto"/>
                                                    <w:bottom w:val="none" w:sz="0" w:space="0" w:color="auto"/>
                                                    <w:right w:val="none" w:sz="0" w:space="0" w:color="auto"/>
                                                  </w:divBdr>
                                                </w:div>
                                                <w:div w:id="52631302">
                                                  <w:marLeft w:val="640"/>
                                                  <w:marRight w:val="0"/>
                                                  <w:marTop w:val="0"/>
                                                  <w:marBottom w:val="0"/>
                                                  <w:divBdr>
                                                    <w:top w:val="none" w:sz="0" w:space="0" w:color="auto"/>
                                                    <w:left w:val="none" w:sz="0" w:space="0" w:color="auto"/>
                                                    <w:bottom w:val="none" w:sz="0" w:space="0" w:color="auto"/>
                                                    <w:right w:val="none" w:sz="0" w:space="0" w:color="auto"/>
                                                  </w:divBdr>
                                                </w:div>
                                                <w:div w:id="70783384">
                                                  <w:marLeft w:val="640"/>
                                                  <w:marRight w:val="0"/>
                                                  <w:marTop w:val="0"/>
                                                  <w:marBottom w:val="0"/>
                                                  <w:divBdr>
                                                    <w:top w:val="none" w:sz="0" w:space="0" w:color="auto"/>
                                                    <w:left w:val="none" w:sz="0" w:space="0" w:color="auto"/>
                                                    <w:bottom w:val="none" w:sz="0" w:space="0" w:color="auto"/>
                                                    <w:right w:val="none" w:sz="0" w:space="0" w:color="auto"/>
                                                  </w:divBdr>
                                                </w:div>
                                                <w:div w:id="106703428">
                                                  <w:marLeft w:val="640"/>
                                                  <w:marRight w:val="0"/>
                                                  <w:marTop w:val="0"/>
                                                  <w:marBottom w:val="0"/>
                                                  <w:divBdr>
                                                    <w:top w:val="none" w:sz="0" w:space="0" w:color="auto"/>
                                                    <w:left w:val="none" w:sz="0" w:space="0" w:color="auto"/>
                                                    <w:bottom w:val="none" w:sz="0" w:space="0" w:color="auto"/>
                                                    <w:right w:val="none" w:sz="0" w:space="0" w:color="auto"/>
                                                  </w:divBdr>
                                                </w:div>
                                                <w:div w:id="112094351">
                                                  <w:marLeft w:val="640"/>
                                                  <w:marRight w:val="0"/>
                                                  <w:marTop w:val="0"/>
                                                  <w:marBottom w:val="0"/>
                                                  <w:divBdr>
                                                    <w:top w:val="none" w:sz="0" w:space="0" w:color="auto"/>
                                                    <w:left w:val="none" w:sz="0" w:space="0" w:color="auto"/>
                                                    <w:bottom w:val="none" w:sz="0" w:space="0" w:color="auto"/>
                                                    <w:right w:val="none" w:sz="0" w:space="0" w:color="auto"/>
                                                  </w:divBdr>
                                                </w:div>
                                                <w:div w:id="114176103">
                                                  <w:marLeft w:val="640"/>
                                                  <w:marRight w:val="0"/>
                                                  <w:marTop w:val="0"/>
                                                  <w:marBottom w:val="0"/>
                                                  <w:divBdr>
                                                    <w:top w:val="none" w:sz="0" w:space="0" w:color="auto"/>
                                                    <w:left w:val="none" w:sz="0" w:space="0" w:color="auto"/>
                                                    <w:bottom w:val="none" w:sz="0" w:space="0" w:color="auto"/>
                                                    <w:right w:val="none" w:sz="0" w:space="0" w:color="auto"/>
                                                  </w:divBdr>
                                                </w:div>
                                                <w:div w:id="153953927">
                                                  <w:marLeft w:val="640"/>
                                                  <w:marRight w:val="0"/>
                                                  <w:marTop w:val="0"/>
                                                  <w:marBottom w:val="0"/>
                                                  <w:divBdr>
                                                    <w:top w:val="none" w:sz="0" w:space="0" w:color="auto"/>
                                                    <w:left w:val="none" w:sz="0" w:space="0" w:color="auto"/>
                                                    <w:bottom w:val="none" w:sz="0" w:space="0" w:color="auto"/>
                                                    <w:right w:val="none" w:sz="0" w:space="0" w:color="auto"/>
                                                  </w:divBdr>
                                                </w:div>
                                                <w:div w:id="165481906">
                                                  <w:marLeft w:val="640"/>
                                                  <w:marRight w:val="0"/>
                                                  <w:marTop w:val="0"/>
                                                  <w:marBottom w:val="0"/>
                                                  <w:divBdr>
                                                    <w:top w:val="none" w:sz="0" w:space="0" w:color="auto"/>
                                                    <w:left w:val="none" w:sz="0" w:space="0" w:color="auto"/>
                                                    <w:bottom w:val="none" w:sz="0" w:space="0" w:color="auto"/>
                                                    <w:right w:val="none" w:sz="0" w:space="0" w:color="auto"/>
                                                  </w:divBdr>
                                                </w:div>
                                                <w:div w:id="283002508">
                                                  <w:marLeft w:val="640"/>
                                                  <w:marRight w:val="0"/>
                                                  <w:marTop w:val="0"/>
                                                  <w:marBottom w:val="0"/>
                                                  <w:divBdr>
                                                    <w:top w:val="none" w:sz="0" w:space="0" w:color="auto"/>
                                                    <w:left w:val="none" w:sz="0" w:space="0" w:color="auto"/>
                                                    <w:bottom w:val="none" w:sz="0" w:space="0" w:color="auto"/>
                                                    <w:right w:val="none" w:sz="0" w:space="0" w:color="auto"/>
                                                  </w:divBdr>
                                                </w:div>
                                                <w:div w:id="298727739">
                                                  <w:marLeft w:val="640"/>
                                                  <w:marRight w:val="0"/>
                                                  <w:marTop w:val="0"/>
                                                  <w:marBottom w:val="0"/>
                                                  <w:divBdr>
                                                    <w:top w:val="none" w:sz="0" w:space="0" w:color="auto"/>
                                                    <w:left w:val="none" w:sz="0" w:space="0" w:color="auto"/>
                                                    <w:bottom w:val="none" w:sz="0" w:space="0" w:color="auto"/>
                                                    <w:right w:val="none" w:sz="0" w:space="0" w:color="auto"/>
                                                  </w:divBdr>
                                                </w:div>
                                                <w:div w:id="410548962">
                                                  <w:marLeft w:val="640"/>
                                                  <w:marRight w:val="0"/>
                                                  <w:marTop w:val="0"/>
                                                  <w:marBottom w:val="0"/>
                                                  <w:divBdr>
                                                    <w:top w:val="none" w:sz="0" w:space="0" w:color="auto"/>
                                                    <w:left w:val="none" w:sz="0" w:space="0" w:color="auto"/>
                                                    <w:bottom w:val="none" w:sz="0" w:space="0" w:color="auto"/>
                                                    <w:right w:val="none" w:sz="0" w:space="0" w:color="auto"/>
                                                  </w:divBdr>
                                                </w:div>
                                                <w:div w:id="410930229">
                                                  <w:marLeft w:val="640"/>
                                                  <w:marRight w:val="0"/>
                                                  <w:marTop w:val="0"/>
                                                  <w:marBottom w:val="0"/>
                                                  <w:divBdr>
                                                    <w:top w:val="none" w:sz="0" w:space="0" w:color="auto"/>
                                                    <w:left w:val="none" w:sz="0" w:space="0" w:color="auto"/>
                                                    <w:bottom w:val="none" w:sz="0" w:space="0" w:color="auto"/>
                                                    <w:right w:val="none" w:sz="0" w:space="0" w:color="auto"/>
                                                  </w:divBdr>
                                                </w:div>
                                                <w:div w:id="412318961">
                                                  <w:marLeft w:val="640"/>
                                                  <w:marRight w:val="0"/>
                                                  <w:marTop w:val="0"/>
                                                  <w:marBottom w:val="0"/>
                                                  <w:divBdr>
                                                    <w:top w:val="none" w:sz="0" w:space="0" w:color="auto"/>
                                                    <w:left w:val="none" w:sz="0" w:space="0" w:color="auto"/>
                                                    <w:bottom w:val="none" w:sz="0" w:space="0" w:color="auto"/>
                                                    <w:right w:val="none" w:sz="0" w:space="0" w:color="auto"/>
                                                  </w:divBdr>
                                                </w:div>
                                                <w:div w:id="440489260">
                                                  <w:marLeft w:val="640"/>
                                                  <w:marRight w:val="0"/>
                                                  <w:marTop w:val="0"/>
                                                  <w:marBottom w:val="0"/>
                                                  <w:divBdr>
                                                    <w:top w:val="none" w:sz="0" w:space="0" w:color="auto"/>
                                                    <w:left w:val="none" w:sz="0" w:space="0" w:color="auto"/>
                                                    <w:bottom w:val="none" w:sz="0" w:space="0" w:color="auto"/>
                                                    <w:right w:val="none" w:sz="0" w:space="0" w:color="auto"/>
                                                  </w:divBdr>
                                                </w:div>
                                                <w:div w:id="492380161">
                                                  <w:marLeft w:val="640"/>
                                                  <w:marRight w:val="0"/>
                                                  <w:marTop w:val="0"/>
                                                  <w:marBottom w:val="0"/>
                                                  <w:divBdr>
                                                    <w:top w:val="none" w:sz="0" w:space="0" w:color="auto"/>
                                                    <w:left w:val="none" w:sz="0" w:space="0" w:color="auto"/>
                                                    <w:bottom w:val="none" w:sz="0" w:space="0" w:color="auto"/>
                                                    <w:right w:val="none" w:sz="0" w:space="0" w:color="auto"/>
                                                  </w:divBdr>
                                                </w:div>
                                                <w:div w:id="533691831">
                                                  <w:marLeft w:val="640"/>
                                                  <w:marRight w:val="0"/>
                                                  <w:marTop w:val="0"/>
                                                  <w:marBottom w:val="0"/>
                                                  <w:divBdr>
                                                    <w:top w:val="none" w:sz="0" w:space="0" w:color="auto"/>
                                                    <w:left w:val="none" w:sz="0" w:space="0" w:color="auto"/>
                                                    <w:bottom w:val="none" w:sz="0" w:space="0" w:color="auto"/>
                                                    <w:right w:val="none" w:sz="0" w:space="0" w:color="auto"/>
                                                  </w:divBdr>
                                                </w:div>
                                                <w:div w:id="619073487">
                                                  <w:marLeft w:val="640"/>
                                                  <w:marRight w:val="0"/>
                                                  <w:marTop w:val="0"/>
                                                  <w:marBottom w:val="0"/>
                                                  <w:divBdr>
                                                    <w:top w:val="none" w:sz="0" w:space="0" w:color="auto"/>
                                                    <w:left w:val="none" w:sz="0" w:space="0" w:color="auto"/>
                                                    <w:bottom w:val="none" w:sz="0" w:space="0" w:color="auto"/>
                                                    <w:right w:val="none" w:sz="0" w:space="0" w:color="auto"/>
                                                  </w:divBdr>
                                                </w:div>
                                                <w:div w:id="661587060">
                                                  <w:marLeft w:val="640"/>
                                                  <w:marRight w:val="0"/>
                                                  <w:marTop w:val="0"/>
                                                  <w:marBottom w:val="0"/>
                                                  <w:divBdr>
                                                    <w:top w:val="none" w:sz="0" w:space="0" w:color="auto"/>
                                                    <w:left w:val="none" w:sz="0" w:space="0" w:color="auto"/>
                                                    <w:bottom w:val="none" w:sz="0" w:space="0" w:color="auto"/>
                                                    <w:right w:val="none" w:sz="0" w:space="0" w:color="auto"/>
                                                  </w:divBdr>
                                                </w:div>
                                                <w:div w:id="662120958">
                                                  <w:marLeft w:val="640"/>
                                                  <w:marRight w:val="0"/>
                                                  <w:marTop w:val="0"/>
                                                  <w:marBottom w:val="0"/>
                                                  <w:divBdr>
                                                    <w:top w:val="none" w:sz="0" w:space="0" w:color="auto"/>
                                                    <w:left w:val="none" w:sz="0" w:space="0" w:color="auto"/>
                                                    <w:bottom w:val="none" w:sz="0" w:space="0" w:color="auto"/>
                                                    <w:right w:val="none" w:sz="0" w:space="0" w:color="auto"/>
                                                  </w:divBdr>
                                                </w:div>
                                                <w:div w:id="714086843">
                                                  <w:marLeft w:val="640"/>
                                                  <w:marRight w:val="0"/>
                                                  <w:marTop w:val="0"/>
                                                  <w:marBottom w:val="0"/>
                                                  <w:divBdr>
                                                    <w:top w:val="none" w:sz="0" w:space="0" w:color="auto"/>
                                                    <w:left w:val="none" w:sz="0" w:space="0" w:color="auto"/>
                                                    <w:bottom w:val="none" w:sz="0" w:space="0" w:color="auto"/>
                                                    <w:right w:val="none" w:sz="0" w:space="0" w:color="auto"/>
                                                  </w:divBdr>
                                                </w:div>
                                                <w:div w:id="837235136">
                                                  <w:marLeft w:val="640"/>
                                                  <w:marRight w:val="0"/>
                                                  <w:marTop w:val="0"/>
                                                  <w:marBottom w:val="0"/>
                                                  <w:divBdr>
                                                    <w:top w:val="none" w:sz="0" w:space="0" w:color="auto"/>
                                                    <w:left w:val="none" w:sz="0" w:space="0" w:color="auto"/>
                                                    <w:bottom w:val="none" w:sz="0" w:space="0" w:color="auto"/>
                                                    <w:right w:val="none" w:sz="0" w:space="0" w:color="auto"/>
                                                  </w:divBdr>
                                                </w:div>
                                                <w:div w:id="871066360">
                                                  <w:marLeft w:val="640"/>
                                                  <w:marRight w:val="0"/>
                                                  <w:marTop w:val="0"/>
                                                  <w:marBottom w:val="0"/>
                                                  <w:divBdr>
                                                    <w:top w:val="none" w:sz="0" w:space="0" w:color="auto"/>
                                                    <w:left w:val="none" w:sz="0" w:space="0" w:color="auto"/>
                                                    <w:bottom w:val="none" w:sz="0" w:space="0" w:color="auto"/>
                                                    <w:right w:val="none" w:sz="0" w:space="0" w:color="auto"/>
                                                  </w:divBdr>
                                                </w:div>
                                                <w:div w:id="911043562">
                                                  <w:marLeft w:val="640"/>
                                                  <w:marRight w:val="0"/>
                                                  <w:marTop w:val="0"/>
                                                  <w:marBottom w:val="0"/>
                                                  <w:divBdr>
                                                    <w:top w:val="none" w:sz="0" w:space="0" w:color="auto"/>
                                                    <w:left w:val="none" w:sz="0" w:space="0" w:color="auto"/>
                                                    <w:bottom w:val="none" w:sz="0" w:space="0" w:color="auto"/>
                                                    <w:right w:val="none" w:sz="0" w:space="0" w:color="auto"/>
                                                  </w:divBdr>
                                                </w:div>
                                                <w:div w:id="937298565">
                                                  <w:marLeft w:val="640"/>
                                                  <w:marRight w:val="0"/>
                                                  <w:marTop w:val="0"/>
                                                  <w:marBottom w:val="0"/>
                                                  <w:divBdr>
                                                    <w:top w:val="none" w:sz="0" w:space="0" w:color="auto"/>
                                                    <w:left w:val="none" w:sz="0" w:space="0" w:color="auto"/>
                                                    <w:bottom w:val="none" w:sz="0" w:space="0" w:color="auto"/>
                                                    <w:right w:val="none" w:sz="0" w:space="0" w:color="auto"/>
                                                  </w:divBdr>
                                                </w:div>
                                                <w:div w:id="999114924">
                                                  <w:marLeft w:val="640"/>
                                                  <w:marRight w:val="0"/>
                                                  <w:marTop w:val="0"/>
                                                  <w:marBottom w:val="0"/>
                                                  <w:divBdr>
                                                    <w:top w:val="none" w:sz="0" w:space="0" w:color="auto"/>
                                                    <w:left w:val="none" w:sz="0" w:space="0" w:color="auto"/>
                                                    <w:bottom w:val="none" w:sz="0" w:space="0" w:color="auto"/>
                                                    <w:right w:val="none" w:sz="0" w:space="0" w:color="auto"/>
                                                  </w:divBdr>
                                                </w:div>
                                                <w:div w:id="1009403292">
                                                  <w:marLeft w:val="640"/>
                                                  <w:marRight w:val="0"/>
                                                  <w:marTop w:val="0"/>
                                                  <w:marBottom w:val="0"/>
                                                  <w:divBdr>
                                                    <w:top w:val="none" w:sz="0" w:space="0" w:color="auto"/>
                                                    <w:left w:val="none" w:sz="0" w:space="0" w:color="auto"/>
                                                    <w:bottom w:val="none" w:sz="0" w:space="0" w:color="auto"/>
                                                    <w:right w:val="none" w:sz="0" w:space="0" w:color="auto"/>
                                                  </w:divBdr>
                                                </w:div>
                                                <w:div w:id="1016229025">
                                                  <w:marLeft w:val="640"/>
                                                  <w:marRight w:val="0"/>
                                                  <w:marTop w:val="0"/>
                                                  <w:marBottom w:val="0"/>
                                                  <w:divBdr>
                                                    <w:top w:val="none" w:sz="0" w:space="0" w:color="auto"/>
                                                    <w:left w:val="none" w:sz="0" w:space="0" w:color="auto"/>
                                                    <w:bottom w:val="none" w:sz="0" w:space="0" w:color="auto"/>
                                                    <w:right w:val="none" w:sz="0" w:space="0" w:color="auto"/>
                                                  </w:divBdr>
                                                </w:div>
                                                <w:div w:id="1055080802">
                                                  <w:marLeft w:val="640"/>
                                                  <w:marRight w:val="0"/>
                                                  <w:marTop w:val="0"/>
                                                  <w:marBottom w:val="0"/>
                                                  <w:divBdr>
                                                    <w:top w:val="none" w:sz="0" w:space="0" w:color="auto"/>
                                                    <w:left w:val="none" w:sz="0" w:space="0" w:color="auto"/>
                                                    <w:bottom w:val="none" w:sz="0" w:space="0" w:color="auto"/>
                                                    <w:right w:val="none" w:sz="0" w:space="0" w:color="auto"/>
                                                  </w:divBdr>
                                                </w:div>
                                                <w:div w:id="1101560304">
                                                  <w:marLeft w:val="640"/>
                                                  <w:marRight w:val="0"/>
                                                  <w:marTop w:val="0"/>
                                                  <w:marBottom w:val="0"/>
                                                  <w:divBdr>
                                                    <w:top w:val="none" w:sz="0" w:space="0" w:color="auto"/>
                                                    <w:left w:val="none" w:sz="0" w:space="0" w:color="auto"/>
                                                    <w:bottom w:val="none" w:sz="0" w:space="0" w:color="auto"/>
                                                    <w:right w:val="none" w:sz="0" w:space="0" w:color="auto"/>
                                                  </w:divBdr>
                                                </w:div>
                                                <w:div w:id="1106193226">
                                                  <w:marLeft w:val="640"/>
                                                  <w:marRight w:val="0"/>
                                                  <w:marTop w:val="0"/>
                                                  <w:marBottom w:val="0"/>
                                                  <w:divBdr>
                                                    <w:top w:val="none" w:sz="0" w:space="0" w:color="auto"/>
                                                    <w:left w:val="none" w:sz="0" w:space="0" w:color="auto"/>
                                                    <w:bottom w:val="none" w:sz="0" w:space="0" w:color="auto"/>
                                                    <w:right w:val="none" w:sz="0" w:space="0" w:color="auto"/>
                                                  </w:divBdr>
                                                </w:div>
                                                <w:div w:id="1223760207">
                                                  <w:marLeft w:val="640"/>
                                                  <w:marRight w:val="0"/>
                                                  <w:marTop w:val="0"/>
                                                  <w:marBottom w:val="0"/>
                                                  <w:divBdr>
                                                    <w:top w:val="none" w:sz="0" w:space="0" w:color="auto"/>
                                                    <w:left w:val="none" w:sz="0" w:space="0" w:color="auto"/>
                                                    <w:bottom w:val="none" w:sz="0" w:space="0" w:color="auto"/>
                                                    <w:right w:val="none" w:sz="0" w:space="0" w:color="auto"/>
                                                  </w:divBdr>
                                                </w:div>
                                                <w:div w:id="1242300503">
                                                  <w:marLeft w:val="640"/>
                                                  <w:marRight w:val="0"/>
                                                  <w:marTop w:val="0"/>
                                                  <w:marBottom w:val="0"/>
                                                  <w:divBdr>
                                                    <w:top w:val="none" w:sz="0" w:space="0" w:color="auto"/>
                                                    <w:left w:val="none" w:sz="0" w:space="0" w:color="auto"/>
                                                    <w:bottom w:val="none" w:sz="0" w:space="0" w:color="auto"/>
                                                    <w:right w:val="none" w:sz="0" w:space="0" w:color="auto"/>
                                                  </w:divBdr>
                                                </w:div>
                                                <w:div w:id="1308390435">
                                                  <w:marLeft w:val="640"/>
                                                  <w:marRight w:val="0"/>
                                                  <w:marTop w:val="0"/>
                                                  <w:marBottom w:val="0"/>
                                                  <w:divBdr>
                                                    <w:top w:val="none" w:sz="0" w:space="0" w:color="auto"/>
                                                    <w:left w:val="none" w:sz="0" w:space="0" w:color="auto"/>
                                                    <w:bottom w:val="none" w:sz="0" w:space="0" w:color="auto"/>
                                                    <w:right w:val="none" w:sz="0" w:space="0" w:color="auto"/>
                                                  </w:divBdr>
                                                </w:div>
                                                <w:div w:id="1337802383">
                                                  <w:marLeft w:val="640"/>
                                                  <w:marRight w:val="0"/>
                                                  <w:marTop w:val="0"/>
                                                  <w:marBottom w:val="0"/>
                                                  <w:divBdr>
                                                    <w:top w:val="none" w:sz="0" w:space="0" w:color="auto"/>
                                                    <w:left w:val="none" w:sz="0" w:space="0" w:color="auto"/>
                                                    <w:bottom w:val="none" w:sz="0" w:space="0" w:color="auto"/>
                                                    <w:right w:val="none" w:sz="0" w:space="0" w:color="auto"/>
                                                  </w:divBdr>
                                                </w:div>
                                                <w:div w:id="1389960909">
                                                  <w:marLeft w:val="640"/>
                                                  <w:marRight w:val="0"/>
                                                  <w:marTop w:val="0"/>
                                                  <w:marBottom w:val="0"/>
                                                  <w:divBdr>
                                                    <w:top w:val="none" w:sz="0" w:space="0" w:color="auto"/>
                                                    <w:left w:val="none" w:sz="0" w:space="0" w:color="auto"/>
                                                    <w:bottom w:val="none" w:sz="0" w:space="0" w:color="auto"/>
                                                    <w:right w:val="none" w:sz="0" w:space="0" w:color="auto"/>
                                                  </w:divBdr>
                                                </w:div>
                                                <w:div w:id="1528906769">
                                                  <w:marLeft w:val="640"/>
                                                  <w:marRight w:val="0"/>
                                                  <w:marTop w:val="0"/>
                                                  <w:marBottom w:val="0"/>
                                                  <w:divBdr>
                                                    <w:top w:val="none" w:sz="0" w:space="0" w:color="auto"/>
                                                    <w:left w:val="none" w:sz="0" w:space="0" w:color="auto"/>
                                                    <w:bottom w:val="none" w:sz="0" w:space="0" w:color="auto"/>
                                                    <w:right w:val="none" w:sz="0" w:space="0" w:color="auto"/>
                                                  </w:divBdr>
                                                </w:div>
                                                <w:div w:id="1570652380">
                                                  <w:marLeft w:val="640"/>
                                                  <w:marRight w:val="0"/>
                                                  <w:marTop w:val="0"/>
                                                  <w:marBottom w:val="0"/>
                                                  <w:divBdr>
                                                    <w:top w:val="none" w:sz="0" w:space="0" w:color="auto"/>
                                                    <w:left w:val="none" w:sz="0" w:space="0" w:color="auto"/>
                                                    <w:bottom w:val="none" w:sz="0" w:space="0" w:color="auto"/>
                                                    <w:right w:val="none" w:sz="0" w:space="0" w:color="auto"/>
                                                  </w:divBdr>
                                                </w:div>
                                                <w:div w:id="1650404761">
                                                  <w:marLeft w:val="640"/>
                                                  <w:marRight w:val="0"/>
                                                  <w:marTop w:val="0"/>
                                                  <w:marBottom w:val="0"/>
                                                  <w:divBdr>
                                                    <w:top w:val="none" w:sz="0" w:space="0" w:color="auto"/>
                                                    <w:left w:val="none" w:sz="0" w:space="0" w:color="auto"/>
                                                    <w:bottom w:val="none" w:sz="0" w:space="0" w:color="auto"/>
                                                    <w:right w:val="none" w:sz="0" w:space="0" w:color="auto"/>
                                                  </w:divBdr>
                                                </w:div>
                                                <w:div w:id="1667514812">
                                                  <w:marLeft w:val="640"/>
                                                  <w:marRight w:val="0"/>
                                                  <w:marTop w:val="0"/>
                                                  <w:marBottom w:val="0"/>
                                                  <w:divBdr>
                                                    <w:top w:val="none" w:sz="0" w:space="0" w:color="auto"/>
                                                    <w:left w:val="none" w:sz="0" w:space="0" w:color="auto"/>
                                                    <w:bottom w:val="none" w:sz="0" w:space="0" w:color="auto"/>
                                                    <w:right w:val="none" w:sz="0" w:space="0" w:color="auto"/>
                                                  </w:divBdr>
                                                </w:div>
                                                <w:div w:id="1717511331">
                                                  <w:marLeft w:val="640"/>
                                                  <w:marRight w:val="0"/>
                                                  <w:marTop w:val="0"/>
                                                  <w:marBottom w:val="0"/>
                                                  <w:divBdr>
                                                    <w:top w:val="none" w:sz="0" w:space="0" w:color="auto"/>
                                                    <w:left w:val="none" w:sz="0" w:space="0" w:color="auto"/>
                                                    <w:bottom w:val="none" w:sz="0" w:space="0" w:color="auto"/>
                                                    <w:right w:val="none" w:sz="0" w:space="0" w:color="auto"/>
                                                  </w:divBdr>
                                                </w:div>
                                                <w:div w:id="1729917654">
                                                  <w:marLeft w:val="640"/>
                                                  <w:marRight w:val="0"/>
                                                  <w:marTop w:val="0"/>
                                                  <w:marBottom w:val="0"/>
                                                  <w:divBdr>
                                                    <w:top w:val="none" w:sz="0" w:space="0" w:color="auto"/>
                                                    <w:left w:val="none" w:sz="0" w:space="0" w:color="auto"/>
                                                    <w:bottom w:val="none" w:sz="0" w:space="0" w:color="auto"/>
                                                    <w:right w:val="none" w:sz="0" w:space="0" w:color="auto"/>
                                                  </w:divBdr>
                                                </w:div>
                                                <w:div w:id="1734237300">
                                                  <w:marLeft w:val="640"/>
                                                  <w:marRight w:val="0"/>
                                                  <w:marTop w:val="0"/>
                                                  <w:marBottom w:val="0"/>
                                                  <w:divBdr>
                                                    <w:top w:val="none" w:sz="0" w:space="0" w:color="auto"/>
                                                    <w:left w:val="none" w:sz="0" w:space="0" w:color="auto"/>
                                                    <w:bottom w:val="none" w:sz="0" w:space="0" w:color="auto"/>
                                                    <w:right w:val="none" w:sz="0" w:space="0" w:color="auto"/>
                                                  </w:divBdr>
                                                </w:div>
                                                <w:div w:id="1749419740">
                                                  <w:marLeft w:val="640"/>
                                                  <w:marRight w:val="0"/>
                                                  <w:marTop w:val="0"/>
                                                  <w:marBottom w:val="0"/>
                                                  <w:divBdr>
                                                    <w:top w:val="none" w:sz="0" w:space="0" w:color="auto"/>
                                                    <w:left w:val="none" w:sz="0" w:space="0" w:color="auto"/>
                                                    <w:bottom w:val="none" w:sz="0" w:space="0" w:color="auto"/>
                                                    <w:right w:val="none" w:sz="0" w:space="0" w:color="auto"/>
                                                  </w:divBdr>
                                                </w:div>
                                                <w:div w:id="1759981325">
                                                  <w:marLeft w:val="640"/>
                                                  <w:marRight w:val="0"/>
                                                  <w:marTop w:val="0"/>
                                                  <w:marBottom w:val="0"/>
                                                  <w:divBdr>
                                                    <w:top w:val="none" w:sz="0" w:space="0" w:color="auto"/>
                                                    <w:left w:val="none" w:sz="0" w:space="0" w:color="auto"/>
                                                    <w:bottom w:val="none" w:sz="0" w:space="0" w:color="auto"/>
                                                    <w:right w:val="none" w:sz="0" w:space="0" w:color="auto"/>
                                                  </w:divBdr>
                                                </w:div>
                                                <w:div w:id="1773892341">
                                                  <w:marLeft w:val="640"/>
                                                  <w:marRight w:val="0"/>
                                                  <w:marTop w:val="0"/>
                                                  <w:marBottom w:val="0"/>
                                                  <w:divBdr>
                                                    <w:top w:val="none" w:sz="0" w:space="0" w:color="auto"/>
                                                    <w:left w:val="none" w:sz="0" w:space="0" w:color="auto"/>
                                                    <w:bottom w:val="none" w:sz="0" w:space="0" w:color="auto"/>
                                                    <w:right w:val="none" w:sz="0" w:space="0" w:color="auto"/>
                                                  </w:divBdr>
                                                </w:div>
                                                <w:div w:id="1893688984">
                                                  <w:marLeft w:val="640"/>
                                                  <w:marRight w:val="0"/>
                                                  <w:marTop w:val="0"/>
                                                  <w:marBottom w:val="0"/>
                                                  <w:divBdr>
                                                    <w:top w:val="none" w:sz="0" w:space="0" w:color="auto"/>
                                                    <w:left w:val="none" w:sz="0" w:space="0" w:color="auto"/>
                                                    <w:bottom w:val="none" w:sz="0" w:space="0" w:color="auto"/>
                                                    <w:right w:val="none" w:sz="0" w:space="0" w:color="auto"/>
                                                  </w:divBdr>
                                                </w:div>
                                                <w:div w:id="1918442563">
                                                  <w:marLeft w:val="640"/>
                                                  <w:marRight w:val="0"/>
                                                  <w:marTop w:val="0"/>
                                                  <w:marBottom w:val="0"/>
                                                  <w:divBdr>
                                                    <w:top w:val="none" w:sz="0" w:space="0" w:color="auto"/>
                                                    <w:left w:val="none" w:sz="0" w:space="0" w:color="auto"/>
                                                    <w:bottom w:val="none" w:sz="0" w:space="0" w:color="auto"/>
                                                    <w:right w:val="none" w:sz="0" w:space="0" w:color="auto"/>
                                                  </w:divBdr>
                                                </w:div>
                                                <w:div w:id="1941715687">
                                                  <w:marLeft w:val="640"/>
                                                  <w:marRight w:val="0"/>
                                                  <w:marTop w:val="0"/>
                                                  <w:marBottom w:val="0"/>
                                                  <w:divBdr>
                                                    <w:top w:val="none" w:sz="0" w:space="0" w:color="auto"/>
                                                    <w:left w:val="none" w:sz="0" w:space="0" w:color="auto"/>
                                                    <w:bottom w:val="none" w:sz="0" w:space="0" w:color="auto"/>
                                                    <w:right w:val="none" w:sz="0" w:space="0" w:color="auto"/>
                                                  </w:divBdr>
                                                </w:div>
                                                <w:div w:id="1989552770">
                                                  <w:marLeft w:val="640"/>
                                                  <w:marRight w:val="0"/>
                                                  <w:marTop w:val="0"/>
                                                  <w:marBottom w:val="0"/>
                                                  <w:divBdr>
                                                    <w:top w:val="none" w:sz="0" w:space="0" w:color="auto"/>
                                                    <w:left w:val="none" w:sz="0" w:space="0" w:color="auto"/>
                                                    <w:bottom w:val="none" w:sz="0" w:space="0" w:color="auto"/>
                                                    <w:right w:val="none" w:sz="0" w:space="0" w:color="auto"/>
                                                  </w:divBdr>
                                                </w:div>
                                                <w:div w:id="2004163446">
                                                  <w:marLeft w:val="640"/>
                                                  <w:marRight w:val="0"/>
                                                  <w:marTop w:val="0"/>
                                                  <w:marBottom w:val="0"/>
                                                  <w:divBdr>
                                                    <w:top w:val="none" w:sz="0" w:space="0" w:color="auto"/>
                                                    <w:left w:val="none" w:sz="0" w:space="0" w:color="auto"/>
                                                    <w:bottom w:val="none" w:sz="0" w:space="0" w:color="auto"/>
                                                    <w:right w:val="none" w:sz="0" w:space="0" w:color="auto"/>
                                                  </w:divBdr>
                                                </w:div>
                                                <w:div w:id="2014186726">
                                                  <w:marLeft w:val="640"/>
                                                  <w:marRight w:val="0"/>
                                                  <w:marTop w:val="0"/>
                                                  <w:marBottom w:val="0"/>
                                                  <w:divBdr>
                                                    <w:top w:val="none" w:sz="0" w:space="0" w:color="auto"/>
                                                    <w:left w:val="none" w:sz="0" w:space="0" w:color="auto"/>
                                                    <w:bottom w:val="none" w:sz="0" w:space="0" w:color="auto"/>
                                                    <w:right w:val="none" w:sz="0" w:space="0" w:color="auto"/>
                                                  </w:divBdr>
                                                </w:div>
                                                <w:div w:id="2079815362">
                                                  <w:marLeft w:val="640"/>
                                                  <w:marRight w:val="0"/>
                                                  <w:marTop w:val="0"/>
                                                  <w:marBottom w:val="0"/>
                                                  <w:divBdr>
                                                    <w:top w:val="none" w:sz="0" w:space="0" w:color="auto"/>
                                                    <w:left w:val="none" w:sz="0" w:space="0" w:color="auto"/>
                                                    <w:bottom w:val="none" w:sz="0" w:space="0" w:color="auto"/>
                                                    <w:right w:val="none" w:sz="0" w:space="0" w:color="auto"/>
                                                  </w:divBdr>
                                                </w:div>
                                              </w:divsChild>
                                            </w:div>
                                            <w:div w:id="917590914">
                                              <w:marLeft w:val="0"/>
                                              <w:marRight w:val="0"/>
                                              <w:marTop w:val="0"/>
                                              <w:marBottom w:val="0"/>
                                              <w:divBdr>
                                                <w:top w:val="none" w:sz="0" w:space="0" w:color="auto"/>
                                                <w:left w:val="none" w:sz="0" w:space="0" w:color="auto"/>
                                                <w:bottom w:val="none" w:sz="0" w:space="0" w:color="auto"/>
                                                <w:right w:val="none" w:sz="0" w:space="0" w:color="auto"/>
                                              </w:divBdr>
                                              <w:divsChild>
                                                <w:div w:id="50539716">
                                                  <w:marLeft w:val="640"/>
                                                  <w:marRight w:val="0"/>
                                                  <w:marTop w:val="0"/>
                                                  <w:marBottom w:val="0"/>
                                                  <w:divBdr>
                                                    <w:top w:val="none" w:sz="0" w:space="0" w:color="auto"/>
                                                    <w:left w:val="none" w:sz="0" w:space="0" w:color="auto"/>
                                                    <w:bottom w:val="none" w:sz="0" w:space="0" w:color="auto"/>
                                                    <w:right w:val="none" w:sz="0" w:space="0" w:color="auto"/>
                                                  </w:divBdr>
                                                </w:div>
                                                <w:div w:id="55056952">
                                                  <w:marLeft w:val="640"/>
                                                  <w:marRight w:val="0"/>
                                                  <w:marTop w:val="0"/>
                                                  <w:marBottom w:val="0"/>
                                                  <w:divBdr>
                                                    <w:top w:val="none" w:sz="0" w:space="0" w:color="auto"/>
                                                    <w:left w:val="none" w:sz="0" w:space="0" w:color="auto"/>
                                                    <w:bottom w:val="none" w:sz="0" w:space="0" w:color="auto"/>
                                                    <w:right w:val="none" w:sz="0" w:space="0" w:color="auto"/>
                                                  </w:divBdr>
                                                </w:div>
                                                <w:div w:id="82455430">
                                                  <w:marLeft w:val="640"/>
                                                  <w:marRight w:val="0"/>
                                                  <w:marTop w:val="0"/>
                                                  <w:marBottom w:val="0"/>
                                                  <w:divBdr>
                                                    <w:top w:val="none" w:sz="0" w:space="0" w:color="auto"/>
                                                    <w:left w:val="none" w:sz="0" w:space="0" w:color="auto"/>
                                                    <w:bottom w:val="none" w:sz="0" w:space="0" w:color="auto"/>
                                                    <w:right w:val="none" w:sz="0" w:space="0" w:color="auto"/>
                                                  </w:divBdr>
                                                </w:div>
                                                <w:div w:id="117728640">
                                                  <w:marLeft w:val="640"/>
                                                  <w:marRight w:val="0"/>
                                                  <w:marTop w:val="0"/>
                                                  <w:marBottom w:val="0"/>
                                                  <w:divBdr>
                                                    <w:top w:val="none" w:sz="0" w:space="0" w:color="auto"/>
                                                    <w:left w:val="none" w:sz="0" w:space="0" w:color="auto"/>
                                                    <w:bottom w:val="none" w:sz="0" w:space="0" w:color="auto"/>
                                                    <w:right w:val="none" w:sz="0" w:space="0" w:color="auto"/>
                                                  </w:divBdr>
                                                </w:div>
                                                <w:div w:id="117993776">
                                                  <w:marLeft w:val="640"/>
                                                  <w:marRight w:val="0"/>
                                                  <w:marTop w:val="0"/>
                                                  <w:marBottom w:val="0"/>
                                                  <w:divBdr>
                                                    <w:top w:val="none" w:sz="0" w:space="0" w:color="auto"/>
                                                    <w:left w:val="none" w:sz="0" w:space="0" w:color="auto"/>
                                                    <w:bottom w:val="none" w:sz="0" w:space="0" w:color="auto"/>
                                                    <w:right w:val="none" w:sz="0" w:space="0" w:color="auto"/>
                                                  </w:divBdr>
                                                </w:div>
                                                <w:div w:id="141121302">
                                                  <w:marLeft w:val="640"/>
                                                  <w:marRight w:val="0"/>
                                                  <w:marTop w:val="0"/>
                                                  <w:marBottom w:val="0"/>
                                                  <w:divBdr>
                                                    <w:top w:val="none" w:sz="0" w:space="0" w:color="auto"/>
                                                    <w:left w:val="none" w:sz="0" w:space="0" w:color="auto"/>
                                                    <w:bottom w:val="none" w:sz="0" w:space="0" w:color="auto"/>
                                                    <w:right w:val="none" w:sz="0" w:space="0" w:color="auto"/>
                                                  </w:divBdr>
                                                </w:div>
                                                <w:div w:id="169836472">
                                                  <w:marLeft w:val="640"/>
                                                  <w:marRight w:val="0"/>
                                                  <w:marTop w:val="0"/>
                                                  <w:marBottom w:val="0"/>
                                                  <w:divBdr>
                                                    <w:top w:val="none" w:sz="0" w:space="0" w:color="auto"/>
                                                    <w:left w:val="none" w:sz="0" w:space="0" w:color="auto"/>
                                                    <w:bottom w:val="none" w:sz="0" w:space="0" w:color="auto"/>
                                                    <w:right w:val="none" w:sz="0" w:space="0" w:color="auto"/>
                                                  </w:divBdr>
                                                </w:div>
                                                <w:div w:id="206112238">
                                                  <w:marLeft w:val="640"/>
                                                  <w:marRight w:val="0"/>
                                                  <w:marTop w:val="0"/>
                                                  <w:marBottom w:val="0"/>
                                                  <w:divBdr>
                                                    <w:top w:val="none" w:sz="0" w:space="0" w:color="auto"/>
                                                    <w:left w:val="none" w:sz="0" w:space="0" w:color="auto"/>
                                                    <w:bottom w:val="none" w:sz="0" w:space="0" w:color="auto"/>
                                                    <w:right w:val="none" w:sz="0" w:space="0" w:color="auto"/>
                                                  </w:divBdr>
                                                </w:div>
                                                <w:div w:id="257376357">
                                                  <w:marLeft w:val="640"/>
                                                  <w:marRight w:val="0"/>
                                                  <w:marTop w:val="0"/>
                                                  <w:marBottom w:val="0"/>
                                                  <w:divBdr>
                                                    <w:top w:val="none" w:sz="0" w:space="0" w:color="auto"/>
                                                    <w:left w:val="none" w:sz="0" w:space="0" w:color="auto"/>
                                                    <w:bottom w:val="none" w:sz="0" w:space="0" w:color="auto"/>
                                                    <w:right w:val="none" w:sz="0" w:space="0" w:color="auto"/>
                                                  </w:divBdr>
                                                </w:div>
                                                <w:div w:id="267196736">
                                                  <w:marLeft w:val="640"/>
                                                  <w:marRight w:val="0"/>
                                                  <w:marTop w:val="0"/>
                                                  <w:marBottom w:val="0"/>
                                                  <w:divBdr>
                                                    <w:top w:val="none" w:sz="0" w:space="0" w:color="auto"/>
                                                    <w:left w:val="none" w:sz="0" w:space="0" w:color="auto"/>
                                                    <w:bottom w:val="none" w:sz="0" w:space="0" w:color="auto"/>
                                                    <w:right w:val="none" w:sz="0" w:space="0" w:color="auto"/>
                                                  </w:divBdr>
                                                </w:div>
                                                <w:div w:id="360672961">
                                                  <w:marLeft w:val="640"/>
                                                  <w:marRight w:val="0"/>
                                                  <w:marTop w:val="0"/>
                                                  <w:marBottom w:val="0"/>
                                                  <w:divBdr>
                                                    <w:top w:val="none" w:sz="0" w:space="0" w:color="auto"/>
                                                    <w:left w:val="none" w:sz="0" w:space="0" w:color="auto"/>
                                                    <w:bottom w:val="none" w:sz="0" w:space="0" w:color="auto"/>
                                                    <w:right w:val="none" w:sz="0" w:space="0" w:color="auto"/>
                                                  </w:divBdr>
                                                </w:div>
                                                <w:div w:id="385178152">
                                                  <w:marLeft w:val="640"/>
                                                  <w:marRight w:val="0"/>
                                                  <w:marTop w:val="0"/>
                                                  <w:marBottom w:val="0"/>
                                                  <w:divBdr>
                                                    <w:top w:val="none" w:sz="0" w:space="0" w:color="auto"/>
                                                    <w:left w:val="none" w:sz="0" w:space="0" w:color="auto"/>
                                                    <w:bottom w:val="none" w:sz="0" w:space="0" w:color="auto"/>
                                                    <w:right w:val="none" w:sz="0" w:space="0" w:color="auto"/>
                                                  </w:divBdr>
                                                </w:div>
                                                <w:div w:id="432558079">
                                                  <w:marLeft w:val="640"/>
                                                  <w:marRight w:val="0"/>
                                                  <w:marTop w:val="0"/>
                                                  <w:marBottom w:val="0"/>
                                                  <w:divBdr>
                                                    <w:top w:val="none" w:sz="0" w:space="0" w:color="auto"/>
                                                    <w:left w:val="none" w:sz="0" w:space="0" w:color="auto"/>
                                                    <w:bottom w:val="none" w:sz="0" w:space="0" w:color="auto"/>
                                                    <w:right w:val="none" w:sz="0" w:space="0" w:color="auto"/>
                                                  </w:divBdr>
                                                </w:div>
                                                <w:div w:id="471404492">
                                                  <w:marLeft w:val="640"/>
                                                  <w:marRight w:val="0"/>
                                                  <w:marTop w:val="0"/>
                                                  <w:marBottom w:val="0"/>
                                                  <w:divBdr>
                                                    <w:top w:val="none" w:sz="0" w:space="0" w:color="auto"/>
                                                    <w:left w:val="none" w:sz="0" w:space="0" w:color="auto"/>
                                                    <w:bottom w:val="none" w:sz="0" w:space="0" w:color="auto"/>
                                                    <w:right w:val="none" w:sz="0" w:space="0" w:color="auto"/>
                                                  </w:divBdr>
                                                </w:div>
                                                <w:div w:id="499128177">
                                                  <w:marLeft w:val="640"/>
                                                  <w:marRight w:val="0"/>
                                                  <w:marTop w:val="0"/>
                                                  <w:marBottom w:val="0"/>
                                                  <w:divBdr>
                                                    <w:top w:val="none" w:sz="0" w:space="0" w:color="auto"/>
                                                    <w:left w:val="none" w:sz="0" w:space="0" w:color="auto"/>
                                                    <w:bottom w:val="none" w:sz="0" w:space="0" w:color="auto"/>
                                                    <w:right w:val="none" w:sz="0" w:space="0" w:color="auto"/>
                                                  </w:divBdr>
                                                </w:div>
                                                <w:div w:id="514611719">
                                                  <w:marLeft w:val="640"/>
                                                  <w:marRight w:val="0"/>
                                                  <w:marTop w:val="0"/>
                                                  <w:marBottom w:val="0"/>
                                                  <w:divBdr>
                                                    <w:top w:val="none" w:sz="0" w:space="0" w:color="auto"/>
                                                    <w:left w:val="none" w:sz="0" w:space="0" w:color="auto"/>
                                                    <w:bottom w:val="none" w:sz="0" w:space="0" w:color="auto"/>
                                                    <w:right w:val="none" w:sz="0" w:space="0" w:color="auto"/>
                                                  </w:divBdr>
                                                </w:div>
                                                <w:div w:id="567307608">
                                                  <w:marLeft w:val="640"/>
                                                  <w:marRight w:val="0"/>
                                                  <w:marTop w:val="0"/>
                                                  <w:marBottom w:val="0"/>
                                                  <w:divBdr>
                                                    <w:top w:val="none" w:sz="0" w:space="0" w:color="auto"/>
                                                    <w:left w:val="none" w:sz="0" w:space="0" w:color="auto"/>
                                                    <w:bottom w:val="none" w:sz="0" w:space="0" w:color="auto"/>
                                                    <w:right w:val="none" w:sz="0" w:space="0" w:color="auto"/>
                                                  </w:divBdr>
                                                </w:div>
                                                <w:div w:id="680740897">
                                                  <w:marLeft w:val="640"/>
                                                  <w:marRight w:val="0"/>
                                                  <w:marTop w:val="0"/>
                                                  <w:marBottom w:val="0"/>
                                                  <w:divBdr>
                                                    <w:top w:val="none" w:sz="0" w:space="0" w:color="auto"/>
                                                    <w:left w:val="none" w:sz="0" w:space="0" w:color="auto"/>
                                                    <w:bottom w:val="none" w:sz="0" w:space="0" w:color="auto"/>
                                                    <w:right w:val="none" w:sz="0" w:space="0" w:color="auto"/>
                                                  </w:divBdr>
                                                </w:div>
                                                <w:div w:id="698554581">
                                                  <w:marLeft w:val="640"/>
                                                  <w:marRight w:val="0"/>
                                                  <w:marTop w:val="0"/>
                                                  <w:marBottom w:val="0"/>
                                                  <w:divBdr>
                                                    <w:top w:val="none" w:sz="0" w:space="0" w:color="auto"/>
                                                    <w:left w:val="none" w:sz="0" w:space="0" w:color="auto"/>
                                                    <w:bottom w:val="none" w:sz="0" w:space="0" w:color="auto"/>
                                                    <w:right w:val="none" w:sz="0" w:space="0" w:color="auto"/>
                                                  </w:divBdr>
                                                </w:div>
                                                <w:div w:id="943417900">
                                                  <w:marLeft w:val="640"/>
                                                  <w:marRight w:val="0"/>
                                                  <w:marTop w:val="0"/>
                                                  <w:marBottom w:val="0"/>
                                                  <w:divBdr>
                                                    <w:top w:val="none" w:sz="0" w:space="0" w:color="auto"/>
                                                    <w:left w:val="none" w:sz="0" w:space="0" w:color="auto"/>
                                                    <w:bottom w:val="none" w:sz="0" w:space="0" w:color="auto"/>
                                                    <w:right w:val="none" w:sz="0" w:space="0" w:color="auto"/>
                                                  </w:divBdr>
                                                </w:div>
                                                <w:div w:id="943728537">
                                                  <w:marLeft w:val="640"/>
                                                  <w:marRight w:val="0"/>
                                                  <w:marTop w:val="0"/>
                                                  <w:marBottom w:val="0"/>
                                                  <w:divBdr>
                                                    <w:top w:val="none" w:sz="0" w:space="0" w:color="auto"/>
                                                    <w:left w:val="none" w:sz="0" w:space="0" w:color="auto"/>
                                                    <w:bottom w:val="none" w:sz="0" w:space="0" w:color="auto"/>
                                                    <w:right w:val="none" w:sz="0" w:space="0" w:color="auto"/>
                                                  </w:divBdr>
                                                </w:div>
                                                <w:div w:id="953025318">
                                                  <w:marLeft w:val="640"/>
                                                  <w:marRight w:val="0"/>
                                                  <w:marTop w:val="0"/>
                                                  <w:marBottom w:val="0"/>
                                                  <w:divBdr>
                                                    <w:top w:val="none" w:sz="0" w:space="0" w:color="auto"/>
                                                    <w:left w:val="none" w:sz="0" w:space="0" w:color="auto"/>
                                                    <w:bottom w:val="none" w:sz="0" w:space="0" w:color="auto"/>
                                                    <w:right w:val="none" w:sz="0" w:space="0" w:color="auto"/>
                                                  </w:divBdr>
                                                </w:div>
                                                <w:div w:id="982929038">
                                                  <w:marLeft w:val="640"/>
                                                  <w:marRight w:val="0"/>
                                                  <w:marTop w:val="0"/>
                                                  <w:marBottom w:val="0"/>
                                                  <w:divBdr>
                                                    <w:top w:val="none" w:sz="0" w:space="0" w:color="auto"/>
                                                    <w:left w:val="none" w:sz="0" w:space="0" w:color="auto"/>
                                                    <w:bottom w:val="none" w:sz="0" w:space="0" w:color="auto"/>
                                                    <w:right w:val="none" w:sz="0" w:space="0" w:color="auto"/>
                                                  </w:divBdr>
                                                </w:div>
                                                <w:div w:id="986083338">
                                                  <w:marLeft w:val="640"/>
                                                  <w:marRight w:val="0"/>
                                                  <w:marTop w:val="0"/>
                                                  <w:marBottom w:val="0"/>
                                                  <w:divBdr>
                                                    <w:top w:val="none" w:sz="0" w:space="0" w:color="auto"/>
                                                    <w:left w:val="none" w:sz="0" w:space="0" w:color="auto"/>
                                                    <w:bottom w:val="none" w:sz="0" w:space="0" w:color="auto"/>
                                                    <w:right w:val="none" w:sz="0" w:space="0" w:color="auto"/>
                                                  </w:divBdr>
                                                </w:div>
                                                <w:div w:id="988637320">
                                                  <w:marLeft w:val="640"/>
                                                  <w:marRight w:val="0"/>
                                                  <w:marTop w:val="0"/>
                                                  <w:marBottom w:val="0"/>
                                                  <w:divBdr>
                                                    <w:top w:val="none" w:sz="0" w:space="0" w:color="auto"/>
                                                    <w:left w:val="none" w:sz="0" w:space="0" w:color="auto"/>
                                                    <w:bottom w:val="none" w:sz="0" w:space="0" w:color="auto"/>
                                                    <w:right w:val="none" w:sz="0" w:space="0" w:color="auto"/>
                                                  </w:divBdr>
                                                </w:div>
                                                <w:div w:id="1105226540">
                                                  <w:marLeft w:val="640"/>
                                                  <w:marRight w:val="0"/>
                                                  <w:marTop w:val="0"/>
                                                  <w:marBottom w:val="0"/>
                                                  <w:divBdr>
                                                    <w:top w:val="none" w:sz="0" w:space="0" w:color="auto"/>
                                                    <w:left w:val="none" w:sz="0" w:space="0" w:color="auto"/>
                                                    <w:bottom w:val="none" w:sz="0" w:space="0" w:color="auto"/>
                                                    <w:right w:val="none" w:sz="0" w:space="0" w:color="auto"/>
                                                  </w:divBdr>
                                                </w:div>
                                                <w:div w:id="1115520436">
                                                  <w:marLeft w:val="640"/>
                                                  <w:marRight w:val="0"/>
                                                  <w:marTop w:val="0"/>
                                                  <w:marBottom w:val="0"/>
                                                  <w:divBdr>
                                                    <w:top w:val="none" w:sz="0" w:space="0" w:color="auto"/>
                                                    <w:left w:val="none" w:sz="0" w:space="0" w:color="auto"/>
                                                    <w:bottom w:val="none" w:sz="0" w:space="0" w:color="auto"/>
                                                    <w:right w:val="none" w:sz="0" w:space="0" w:color="auto"/>
                                                  </w:divBdr>
                                                </w:div>
                                                <w:div w:id="1149518591">
                                                  <w:marLeft w:val="640"/>
                                                  <w:marRight w:val="0"/>
                                                  <w:marTop w:val="0"/>
                                                  <w:marBottom w:val="0"/>
                                                  <w:divBdr>
                                                    <w:top w:val="none" w:sz="0" w:space="0" w:color="auto"/>
                                                    <w:left w:val="none" w:sz="0" w:space="0" w:color="auto"/>
                                                    <w:bottom w:val="none" w:sz="0" w:space="0" w:color="auto"/>
                                                    <w:right w:val="none" w:sz="0" w:space="0" w:color="auto"/>
                                                  </w:divBdr>
                                                </w:div>
                                                <w:div w:id="1150754682">
                                                  <w:marLeft w:val="640"/>
                                                  <w:marRight w:val="0"/>
                                                  <w:marTop w:val="0"/>
                                                  <w:marBottom w:val="0"/>
                                                  <w:divBdr>
                                                    <w:top w:val="none" w:sz="0" w:space="0" w:color="auto"/>
                                                    <w:left w:val="none" w:sz="0" w:space="0" w:color="auto"/>
                                                    <w:bottom w:val="none" w:sz="0" w:space="0" w:color="auto"/>
                                                    <w:right w:val="none" w:sz="0" w:space="0" w:color="auto"/>
                                                  </w:divBdr>
                                                </w:div>
                                                <w:div w:id="1227378426">
                                                  <w:marLeft w:val="640"/>
                                                  <w:marRight w:val="0"/>
                                                  <w:marTop w:val="0"/>
                                                  <w:marBottom w:val="0"/>
                                                  <w:divBdr>
                                                    <w:top w:val="none" w:sz="0" w:space="0" w:color="auto"/>
                                                    <w:left w:val="none" w:sz="0" w:space="0" w:color="auto"/>
                                                    <w:bottom w:val="none" w:sz="0" w:space="0" w:color="auto"/>
                                                    <w:right w:val="none" w:sz="0" w:space="0" w:color="auto"/>
                                                  </w:divBdr>
                                                </w:div>
                                                <w:div w:id="1273826283">
                                                  <w:marLeft w:val="640"/>
                                                  <w:marRight w:val="0"/>
                                                  <w:marTop w:val="0"/>
                                                  <w:marBottom w:val="0"/>
                                                  <w:divBdr>
                                                    <w:top w:val="none" w:sz="0" w:space="0" w:color="auto"/>
                                                    <w:left w:val="none" w:sz="0" w:space="0" w:color="auto"/>
                                                    <w:bottom w:val="none" w:sz="0" w:space="0" w:color="auto"/>
                                                    <w:right w:val="none" w:sz="0" w:space="0" w:color="auto"/>
                                                  </w:divBdr>
                                                </w:div>
                                                <w:div w:id="1328512934">
                                                  <w:marLeft w:val="640"/>
                                                  <w:marRight w:val="0"/>
                                                  <w:marTop w:val="0"/>
                                                  <w:marBottom w:val="0"/>
                                                  <w:divBdr>
                                                    <w:top w:val="none" w:sz="0" w:space="0" w:color="auto"/>
                                                    <w:left w:val="none" w:sz="0" w:space="0" w:color="auto"/>
                                                    <w:bottom w:val="none" w:sz="0" w:space="0" w:color="auto"/>
                                                    <w:right w:val="none" w:sz="0" w:space="0" w:color="auto"/>
                                                  </w:divBdr>
                                                </w:div>
                                                <w:div w:id="1411194105">
                                                  <w:marLeft w:val="640"/>
                                                  <w:marRight w:val="0"/>
                                                  <w:marTop w:val="0"/>
                                                  <w:marBottom w:val="0"/>
                                                  <w:divBdr>
                                                    <w:top w:val="none" w:sz="0" w:space="0" w:color="auto"/>
                                                    <w:left w:val="none" w:sz="0" w:space="0" w:color="auto"/>
                                                    <w:bottom w:val="none" w:sz="0" w:space="0" w:color="auto"/>
                                                    <w:right w:val="none" w:sz="0" w:space="0" w:color="auto"/>
                                                  </w:divBdr>
                                                </w:div>
                                                <w:div w:id="1444963157">
                                                  <w:marLeft w:val="640"/>
                                                  <w:marRight w:val="0"/>
                                                  <w:marTop w:val="0"/>
                                                  <w:marBottom w:val="0"/>
                                                  <w:divBdr>
                                                    <w:top w:val="none" w:sz="0" w:space="0" w:color="auto"/>
                                                    <w:left w:val="none" w:sz="0" w:space="0" w:color="auto"/>
                                                    <w:bottom w:val="none" w:sz="0" w:space="0" w:color="auto"/>
                                                    <w:right w:val="none" w:sz="0" w:space="0" w:color="auto"/>
                                                  </w:divBdr>
                                                </w:div>
                                                <w:div w:id="1466662022">
                                                  <w:marLeft w:val="640"/>
                                                  <w:marRight w:val="0"/>
                                                  <w:marTop w:val="0"/>
                                                  <w:marBottom w:val="0"/>
                                                  <w:divBdr>
                                                    <w:top w:val="none" w:sz="0" w:space="0" w:color="auto"/>
                                                    <w:left w:val="none" w:sz="0" w:space="0" w:color="auto"/>
                                                    <w:bottom w:val="none" w:sz="0" w:space="0" w:color="auto"/>
                                                    <w:right w:val="none" w:sz="0" w:space="0" w:color="auto"/>
                                                  </w:divBdr>
                                                </w:div>
                                                <w:div w:id="1586375491">
                                                  <w:marLeft w:val="640"/>
                                                  <w:marRight w:val="0"/>
                                                  <w:marTop w:val="0"/>
                                                  <w:marBottom w:val="0"/>
                                                  <w:divBdr>
                                                    <w:top w:val="none" w:sz="0" w:space="0" w:color="auto"/>
                                                    <w:left w:val="none" w:sz="0" w:space="0" w:color="auto"/>
                                                    <w:bottom w:val="none" w:sz="0" w:space="0" w:color="auto"/>
                                                    <w:right w:val="none" w:sz="0" w:space="0" w:color="auto"/>
                                                  </w:divBdr>
                                                </w:div>
                                                <w:div w:id="1624069712">
                                                  <w:marLeft w:val="640"/>
                                                  <w:marRight w:val="0"/>
                                                  <w:marTop w:val="0"/>
                                                  <w:marBottom w:val="0"/>
                                                  <w:divBdr>
                                                    <w:top w:val="none" w:sz="0" w:space="0" w:color="auto"/>
                                                    <w:left w:val="none" w:sz="0" w:space="0" w:color="auto"/>
                                                    <w:bottom w:val="none" w:sz="0" w:space="0" w:color="auto"/>
                                                    <w:right w:val="none" w:sz="0" w:space="0" w:color="auto"/>
                                                  </w:divBdr>
                                                </w:div>
                                                <w:div w:id="1642422874">
                                                  <w:marLeft w:val="640"/>
                                                  <w:marRight w:val="0"/>
                                                  <w:marTop w:val="0"/>
                                                  <w:marBottom w:val="0"/>
                                                  <w:divBdr>
                                                    <w:top w:val="none" w:sz="0" w:space="0" w:color="auto"/>
                                                    <w:left w:val="none" w:sz="0" w:space="0" w:color="auto"/>
                                                    <w:bottom w:val="none" w:sz="0" w:space="0" w:color="auto"/>
                                                    <w:right w:val="none" w:sz="0" w:space="0" w:color="auto"/>
                                                  </w:divBdr>
                                                </w:div>
                                                <w:div w:id="1681392954">
                                                  <w:marLeft w:val="640"/>
                                                  <w:marRight w:val="0"/>
                                                  <w:marTop w:val="0"/>
                                                  <w:marBottom w:val="0"/>
                                                  <w:divBdr>
                                                    <w:top w:val="none" w:sz="0" w:space="0" w:color="auto"/>
                                                    <w:left w:val="none" w:sz="0" w:space="0" w:color="auto"/>
                                                    <w:bottom w:val="none" w:sz="0" w:space="0" w:color="auto"/>
                                                    <w:right w:val="none" w:sz="0" w:space="0" w:color="auto"/>
                                                  </w:divBdr>
                                                </w:div>
                                                <w:div w:id="1753811748">
                                                  <w:marLeft w:val="640"/>
                                                  <w:marRight w:val="0"/>
                                                  <w:marTop w:val="0"/>
                                                  <w:marBottom w:val="0"/>
                                                  <w:divBdr>
                                                    <w:top w:val="none" w:sz="0" w:space="0" w:color="auto"/>
                                                    <w:left w:val="none" w:sz="0" w:space="0" w:color="auto"/>
                                                    <w:bottom w:val="none" w:sz="0" w:space="0" w:color="auto"/>
                                                    <w:right w:val="none" w:sz="0" w:space="0" w:color="auto"/>
                                                  </w:divBdr>
                                                </w:div>
                                                <w:div w:id="1756706896">
                                                  <w:marLeft w:val="640"/>
                                                  <w:marRight w:val="0"/>
                                                  <w:marTop w:val="0"/>
                                                  <w:marBottom w:val="0"/>
                                                  <w:divBdr>
                                                    <w:top w:val="none" w:sz="0" w:space="0" w:color="auto"/>
                                                    <w:left w:val="none" w:sz="0" w:space="0" w:color="auto"/>
                                                    <w:bottom w:val="none" w:sz="0" w:space="0" w:color="auto"/>
                                                    <w:right w:val="none" w:sz="0" w:space="0" w:color="auto"/>
                                                  </w:divBdr>
                                                </w:div>
                                                <w:div w:id="1781991678">
                                                  <w:marLeft w:val="640"/>
                                                  <w:marRight w:val="0"/>
                                                  <w:marTop w:val="0"/>
                                                  <w:marBottom w:val="0"/>
                                                  <w:divBdr>
                                                    <w:top w:val="none" w:sz="0" w:space="0" w:color="auto"/>
                                                    <w:left w:val="none" w:sz="0" w:space="0" w:color="auto"/>
                                                    <w:bottom w:val="none" w:sz="0" w:space="0" w:color="auto"/>
                                                    <w:right w:val="none" w:sz="0" w:space="0" w:color="auto"/>
                                                  </w:divBdr>
                                                </w:div>
                                                <w:div w:id="1851943061">
                                                  <w:marLeft w:val="640"/>
                                                  <w:marRight w:val="0"/>
                                                  <w:marTop w:val="0"/>
                                                  <w:marBottom w:val="0"/>
                                                  <w:divBdr>
                                                    <w:top w:val="none" w:sz="0" w:space="0" w:color="auto"/>
                                                    <w:left w:val="none" w:sz="0" w:space="0" w:color="auto"/>
                                                    <w:bottom w:val="none" w:sz="0" w:space="0" w:color="auto"/>
                                                    <w:right w:val="none" w:sz="0" w:space="0" w:color="auto"/>
                                                  </w:divBdr>
                                                </w:div>
                                                <w:div w:id="1864510219">
                                                  <w:marLeft w:val="640"/>
                                                  <w:marRight w:val="0"/>
                                                  <w:marTop w:val="0"/>
                                                  <w:marBottom w:val="0"/>
                                                  <w:divBdr>
                                                    <w:top w:val="none" w:sz="0" w:space="0" w:color="auto"/>
                                                    <w:left w:val="none" w:sz="0" w:space="0" w:color="auto"/>
                                                    <w:bottom w:val="none" w:sz="0" w:space="0" w:color="auto"/>
                                                    <w:right w:val="none" w:sz="0" w:space="0" w:color="auto"/>
                                                  </w:divBdr>
                                                </w:div>
                                                <w:div w:id="1918048406">
                                                  <w:marLeft w:val="640"/>
                                                  <w:marRight w:val="0"/>
                                                  <w:marTop w:val="0"/>
                                                  <w:marBottom w:val="0"/>
                                                  <w:divBdr>
                                                    <w:top w:val="none" w:sz="0" w:space="0" w:color="auto"/>
                                                    <w:left w:val="none" w:sz="0" w:space="0" w:color="auto"/>
                                                    <w:bottom w:val="none" w:sz="0" w:space="0" w:color="auto"/>
                                                    <w:right w:val="none" w:sz="0" w:space="0" w:color="auto"/>
                                                  </w:divBdr>
                                                </w:div>
                                                <w:div w:id="1937012061">
                                                  <w:marLeft w:val="640"/>
                                                  <w:marRight w:val="0"/>
                                                  <w:marTop w:val="0"/>
                                                  <w:marBottom w:val="0"/>
                                                  <w:divBdr>
                                                    <w:top w:val="none" w:sz="0" w:space="0" w:color="auto"/>
                                                    <w:left w:val="none" w:sz="0" w:space="0" w:color="auto"/>
                                                    <w:bottom w:val="none" w:sz="0" w:space="0" w:color="auto"/>
                                                    <w:right w:val="none" w:sz="0" w:space="0" w:color="auto"/>
                                                  </w:divBdr>
                                                </w:div>
                                                <w:div w:id="1983079269">
                                                  <w:marLeft w:val="640"/>
                                                  <w:marRight w:val="0"/>
                                                  <w:marTop w:val="0"/>
                                                  <w:marBottom w:val="0"/>
                                                  <w:divBdr>
                                                    <w:top w:val="none" w:sz="0" w:space="0" w:color="auto"/>
                                                    <w:left w:val="none" w:sz="0" w:space="0" w:color="auto"/>
                                                    <w:bottom w:val="none" w:sz="0" w:space="0" w:color="auto"/>
                                                    <w:right w:val="none" w:sz="0" w:space="0" w:color="auto"/>
                                                  </w:divBdr>
                                                </w:div>
                                                <w:div w:id="1983734231">
                                                  <w:marLeft w:val="640"/>
                                                  <w:marRight w:val="0"/>
                                                  <w:marTop w:val="0"/>
                                                  <w:marBottom w:val="0"/>
                                                  <w:divBdr>
                                                    <w:top w:val="none" w:sz="0" w:space="0" w:color="auto"/>
                                                    <w:left w:val="none" w:sz="0" w:space="0" w:color="auto"/>
                                                    <w:bottom w:val="none" w:sz="0" w:space="0" w:color="auto"/>
                                                    <w:right w:val="none" w:sz="0" w:space="0" w:color="auto"/>
                                                  </w:divBdr>
                                                </w:div>
                                                <w:div w:id="2023821187">
                                                  <w:marLeft w:val="640"/>
                                                  <w:marRight w:val="0"/>
                                                  <w:marTop w:val="0"/>
                                                  <w:marBottom w:val="0"/>
                                                  <w:divBdr>
                                                    <w:top w:val="none" w:sz="0" w:space="0" w:color="auto"/>
                                                    <w:left w:val="none" w:sz="0" w:space="0" w:color="auto"/>
                                                    <w:bottom w:val="none" w:sz="0" w:space="0" w:color="auto"/>
                                                    <w:right w:val="none" w:sz="0" w:space="0" w:color="auto"/>
                                                  </w:divBdr>
                                                </w:div>
                                                <w:div w:id="2077779304">
                                                  <w:marLeft w:val="640"/>
                                                  <w:marRight w:val="0"/>
                                                  <w:marTop w:val="0"/>
                                                  <w:marBottom w:val="0"/>
                                                  <w:divBdr>
                                                    <w:top w:val="none" w:sz="0" w:space="0" w:color="auto"/>
                                                    <w:left w:val="none" w:sz="0" w:space="0" w:color="auto"/>
                                                    <w:bottom w:val="none" w:sz="0" w:space="0" w:color="auto"/>
                                                    <w:right w:val="none" w:sz="0" w:space="0" w:color="auto"/>
                                                  </w:divBdr>
                                                </w:div>
                                                <w:div w:id="2139830956">
                                                  <w:marLeft w:val="640"/>
                                                  <w:marRight w:val="0"/>
                                                  <w:marTop w:val="0"/>
                                                  <w:marBottom w:val="0"/>
                                                  <w:divBdr>
                                                    <w:top w:val="none" w:sz="0" w:space="0" w:color="auto"/>
                                                    <w:left w:val="none" w:sz="0" w:space="0" w:color="auto"/>
                                                    <w:bottom w:val="none" w:sz="0" w:space="0" w:color="auto"/>
                                                    <w:right w:val="none" w:sz="0" w:space="0" w:color="auto"/>
                                                  </w:divBdr>
                                                </w:div>
                                                <w:div w:id="2140804527">
                                                  <w:marLeft w:val="640"/>
                                                  <w:marRight w:val="0"/>
                                                  <w:marTop w:val="0"/>
                                                  <w:marBottom w:val="0"/>
                                                  <w:divBdr>
                                                    <w:top w:val="none" w:sz="0" w:space="0" w:color="auto"/>
                                                    <w:left w:val="none" w:sz="0" w:space="0" w:color="auto"/>
                                                    <w:bottom w:val="none" w:sz="0" w:space="0" w:color="auto"/>
                                                    <w:right w:val="none" w:sz="0" w:space="0" w:color="auto"/>
                                                  </w:divBdr>
                                                </w:div>
                                              </w:divsChild>
                                            </w:div>
                                            <w:div w:id="921912488">
                                              <w:marLeft w:val="0"/>
                                              <w:marRight w:val="0"/>
                                              <w:marTop w:val="0"/>
                                              <w:marBottom w:val="0"/>
                                              <w:divBdr>
                                                <w:top w:val="none" w:sz="0" w:space="0" w:color="auto"/>
                                                <w:left w:val="none" w:sz="0" w:space="0" w:color="auto"/>
                                                <w:bottom w:val="none" w:sz="0" w:space="0" w:color="auto"/>
                                                <w:right w:val="none" w:sz="0" w:space="0" w:color="auto"/>
                                              </w:divBdr>
                                              <w:divsChild>
                                                <w:div w:id="21133139">
                                                  <w:marLeft w:val="640"/>
                                                  <w:marRight w:val="0"/>
                                                  <w:marTop w:val="0"/>
                                                  <w:marBottom w:val="0"/>
                                                  <w:divBdr>
                                                    <w:top w:val="none" w:sz="0" w:space="0" w:color="auto"/>
                                                    <w:left w:val="none" w:sz="0" w:space="0" w:color="auto"/>
                                                    <w:bottom w:val="none" w:sz="0" w:space="0" w:color="auto"/>
                                                    <w:right w:val="none" w:sz="0" w:space="0" w:color="auto"/>
                                                  </w:divBdr>
                                                </w:div>
                                                <w:div w:id="40371159">
                                                  <w:marLeft w:val="640"/>
                                                  <w:marRight w:val="0"/>
                                                  <w:marTop w:val="0"/>
                                                  <w:marBottom w:val="0"/>
                                                  <w:divBdr>
                                                    <w:top w:val="none" w:sz="0" w:space="0" w:color="auto"/>
                                                    <w:left w:val="none" w:sz="0" w:space="0" w:color="auto"/>
                                                    <w:bottom w:val="none" w:sz="0" w:space="0" w:color="auto"/>
                                                    <w:right w:val="none" w:sz="0" w:space="0" w:color="auto"/>
                                                  </w:divBdr>
                                                </w:div>
                                                <w:div w:id="43721893">
                                                  <w:marLeft w:val="640"/>
                                                  <w:marRight w:val="0"/>
                                                  <w:marTop w:val="0"/>
                                                  <w:marBottom w:val="0"/>
                                                  <w:divBdr>
                                                    <w:top w:val="none" w:sz="0" w:space="0" w:color="auto"/>
                                                    <w:left w:val="none" w:sz="0" w:space="0" w:color="auto"/>
                                                    <w:bottom w:val="none" w:sz="0" w:space="0" w:color="auto"/>
                                                    <w:right w:val="none" w:sz="0" w:space="0" w:color="auto"/>
                                                  </w:divBdr>
                                                </w:div>
                                                <w:div w:id="52504697">
                                                  <w:marLeft w:val="640"/>
                                                  <w:marRight w:val="0"/>
                                                  <w:marTop w:val="0"/>
                                                  <w:marBottom w:val="0"/>
                                                  <w:divBdr>
                                                    <w:top w:val="none" w:sz="0" w:space="0" w:color="auto"/>
                                                    <w:left w:val="none" w:sz="0" w:space="0" w:color="auto"/>
                                                    <w:bottom w:val="none" w:sz="0" w:space="0" w:color="auto"/>
                                                    <w:right w:val="none" w:sz="0" w:space="0" w:color="auto"/>
                                                  </w:divBdr>
                                                </w:div>
                                                <w:div w:id="58479651">
                                                  <w:marLeft w:val="640"/>
                                                  <w:marRight w:val="0"/>
                                                  <w:marTop w:val="0"/>
                                                  <w:marBottom w:val="0"/>
                                                  <w:divBdr>
                                                    <w:top w:val="none" w:sz="0" w:space="0" w:color="auto"/>
                                                    <w:left w:val="none" w:sz="0" w:space="0" w:color="auto"/>
                                                    <w:bottom w:val="none" w:sz="0" w:space="0" w:color="auto"/>
                                                    <w:right w:val="none" w:sz="0" w:space="0" w:color="auto"/>
                                                  </w:divBdr>
                                                </w:div>
                                                <w:div w:id="71631366">
                                                  <w:marLeft w:val="640"/>
                                                  <w:marRight w:val="0"/>
                                                  <w:marTop w:val="0"/>
                                                  <w:marBottom w:val="0"/>
                                                  <w:divBdr>
                                                    <w:top w:val="none" w:sz="0" w:space="0" w:color="auto"/>
                                                    <w:left w:val="none" w:sz="0" w:space="0" w:color="auto"/>
                                                    <w:bottom w:val="none" w:sz="0" w:space="0" w:color="auto"/>
                                                    <w:right w:val="none" w:sz="0" w:space="0" w:color="auto"/>
                                                  </w:divBdr>
                                                </w:div>
                                                <w:div w:id="137453602">
                                                  <w:marLeft w:val="640"/>
                                                  <w:marRight w:val="0"/>
                                                  <w:marTop w:val="0"/>
                                                  <w:marBottom w:val="0"/>
                                                  <w:divBdr>
                                                    <w:top w:val="none" w:sz="0" w:space="0" w:color="auto"/>
                                                    <w:left w:val="none" w:sz="0" w:space="0" w:color="auto"/>
                                                    <w:bottom w:val="none" w:sz="0" w:space="0" w:color="auto"/>
                                                    <w:right w:val="none" w:sz="0" w:space="0" w:color="auto"/>
                                                  </w:divBdr>
                                                </w:div>
                                                <w:div w:id="143738663">
                                                  <w:marLeft w:val="640"/>
                                                  <w:marRight w:val="0"/>
                                                  <w:marTop w:val="0"/>
                                                  <w:marBottom w:val="0"/>
                                                  <w:divBdr>
                                                    <w:top w:val="none" w:sz="0" w:space="0" w:color="auto"/>
                                                    <w:left w:val="none" w:sz="0" w:space="0" w:color="auto"/>
                                                    <w:bottom w:val="none" w:sz="0" w:space="0" w:color="auto"/>
                                                    <w:right w:val="none" w:sz="0" w:space="0" w:color="auto"/>
                                                  </w:divBdr>
                                                </w:div>
                                                <w:div w:id="152569954">
                                                  <w:marLeft w:val="640"/>
                                                  <w:marRight w:val="0"/>
                                                  <w:marTop w:val="0"/>
                                                  <w:marBottom w:val="0"/>
                                                  <w:divBdr>
                                                    <w:top w:val="none" w:sz="0" w:space="0" w:color="auto"/>
                                                    <w:left w:val="none" w:sz="0" w:space="0" w:color="auto"/>
                                                    <w:bottom w:val="none" w:sz="0" w:space="0" w:color="auto"/>
                                                    <w:right w:val="none" w:sz="0" w:space="0" w:color="auto"/>
                                                  </w:divBdr>
                                                </w:div>
                                                <w:div w:id="299193882">
                                                  <w:marLeft w:val="640"/>
                                                  <w:marRight w:val="0"/>
                                                  <w:marTop w:val="0"/>
                                                  <w:marBottom w:val="0"/>
                                                  <w:divBdr>
                                                    <w:top w:val="none" w:sz="0" w:space="0" w:color="auto"/>
                                                    <w:left w:val="none" w:sz="0" w:space="0" w:color="auto"/>
                                                    <w:bottom w:val="none" w:sz="0" w:space="0" w:color="auto"/>
                                                    <w:right w:val="none" w:sz="0" w:space="0" w:color="auto"/>
                                                  </w:divBdr>
                                                </w:div>
                                                <w:div w:id="329527200">
                                                  <w:marLeft w:val="640"/>
                                                  <w:marRight w:val="0"/>
                                                  <w:marTop w:val="0"/>
                                                  <w:marBottom w:val="0"/>
                                                  <w:divBdr>
                                                    <w:top w:val="none" w:sz="0" w:space="0" w:color="auto"/>
                                                    <w:left w:val="none" w:sz="0" w:space="0" w:color="auto"/>
                                                    <w:bottom w:val="none" w:sz="0" w:space="0" w:color="auto"/>
                                                    <w:right w:val="none" w:sz="0" w:space="0" w:color="auto"/>
                                                  </w:divBdr>
                                                </w:div>
                                                <w:div w:id="337775024">
                                                  <w:marLeft w:val="640"/>
                                                  <w:marRight w:val="0"/>
                                                  <w:marTop w:val="0"/>
                                                  <w:marBottom w:val="0"/>
                                                  <w:divBdr>
                                                    <w:top w:val="none" w:sz="0" w:space="0" w:color="auto"/>
                                                    <w:left w:val="none" w:sz="0" w:space="0" w:color="auto"/>
                                                    <w:bottom w:val="none" w:sz="0" w:space="0" w:color="auto"/>
                                                    <w:right w:val="none" w:sz="0" w:space="0" w:color="auto"/>
                                                  </w:divBdr>
                                                </w:div>
                                                <w:div w:id="347027064">
                                                  <w:marLeft w:val="640"/>
                                                  <w:marRight w:val="0"/>
                                                  <w:marTop w:val="0"/>
                                                  <w:marBottom w:val="0"/>
                                                  <w:divBdr>
                                                    <w:top w:val="none" w:sz="0" w:space="0" w:color="auto"/>
                                                    <w:left w:val="none" w:sz="0" w:space="0" w:color="auto"/>
                                                    <w:bottom w:val="none" w:sz="0" w:space="0" w:color="auto"/>
                                                    <w:right w:val="none" w:sz="0" w:space="0" w:color="auto"/>
                                                  </w:divBdr>
                                                </w:div>
                                                <w:div w:id="352191818">
                                                  <w:marLeft w:val="640"/>
                                                  <w:marRight w:val="0"/>
                                                  <w:marTop w:val="0"/>
                                                  <w:marBottom w:val="0"/>
                                                  <w:divBdr>
                                                    <w:top w:val="none" w:sz="0" w:space="0" w:color="auto"/>
                                                    <w:left w:val="none" w:sz="0" w:space="0" w:color="auto"/>
                                                    <w:bottom w:val="none" w:sz="0" w:space="0" w:color="auto"/>
                                                    <w:right w:val="none" w:sz="0" w:space="0" w:color="auto"/>
                                                  </w:divBdr>
                                                </w:div>
                                                <w:div w:id="358624217">
                                                  <w:marLeft w:val="640"/>
                                                  <w:marRight w:val="0"/>
                                                  <w:marTop w:val="0"/>
                                                  <w:marBottom w:val="0"/>
                                                  <w:divBdr>
                                                    <w:top w:val="none" w:sz="0" w:space="0" w:color="auto"/>
                                                    <w:left w:val="none" w:sz="0" w:space="0" w:color="auto"/>
                                                    <w:bottom w:val="none" w:sz="0" w:space="0" w:color="auto"/>
                                                    <w:right w:val="none" w:sz="0" w:space="0" w:color="auto"/>
                                                  </w:divBdr>
                                                </w:div>
                                                <w:div w:id="402794322">
                                                  <w:marLeft w:val="640"/>
                                                  <w:marRight w:val="0"/>
                                                  <w:marTop w:val="0"/>
                                                  <w:marBottom w:val="0"/>
                                                  <w:divBdr>
                                                    <w:top w:val="none" w:sz="0" w:space="0" w:color="auto"/>
                                                    <w:left w:val="none" w:sz="0" w:space="0" w:color="auto"/>
                                                    <w:bottom w:val="none" w:sz="0" w:space="0" w:color="auto"/>
                                                    <w:right w:val="none" w:sz="0" w:space="0" w:color="auto"/>
                                                  </w:divBdr>
                                                </w:div>
                                                <w:div w:id="468207457">
                                                  <w:marLeft w:val="640"/>
                                                  <w:marRight w:val="0"/>
                                                  <w:marTop w:val="0"/>
                                                  <w:marBottom w:val="0"/>
                                                  <w:divBdr>
                                                    <w:top w:val="none" w:sz="0" w:space="0" w:color="auto"/>
                                                    <w:left w:val="none" w:sz="0" w:space="0" w:color="auto"/>
                                                    <w:bottom w:val="none" w:sz="0" w:space="0" w:color="auto"/>
                                                    <w:right w:val="none" w:sz="0" w:space="0" w:color="auto"/>
                                                  </w:divBdr>
                                                </w:div>
                                                <w:div w:id="506939880">
                                                  <w:marLeft w:val="640"/>
                                                  <w:marRight w:val="0"/>
                                                  <w:marTop w:val="0"/>
                                                  <w:marBottom w:val="0"/>
                                                  <w:divBdr>
                                                    <w:top w:val="none" w:sz="0" w:space="0" w:color="auto"/>
                                                    <w:left w:val="none" w:sz="0" w:space="0" w:color="auto"/>
                                                    <w:bottom w:val="none" w:sz="0" w:space="0" w:color="auto"/>
                                                    <w:right w:val="none" w:sz="0" w:space="0" w:color="auto"/>
                                                  </w:divBdr>
                                                </w:div>
                                                <w:div w:id="516965060">
                                                  <w:marLeft w:val="640"/>
                                                  <w:marRight w:val="0"/>
                                                  <w:marTop w:val="0"/>
                                                  <w:marBottom w:val="0"/>
                                                  <w:divBdr>
                                                    <w:top w:val="none" w:sz="0" w:space="0" w:color="auto"/>
                                                    <w:left w:val="none" w:sz="0" w:space="0" w:color="auto"/>
                                                    <w:bottom w:val="none" w:sz="0" w:space="0" w:color="auto"/>
                                                    <w:right w:val="none" w:sz="0" w:space="0" w:color="auto"/>
                                                  </w:divBdr>
                                                </w:div>
                                                <w:div w:id="517619592">
                                                  <w:marLeft w:val="640"/>
                                                  <w:marRight w:val="0"/>
                                                  <w:marTop w:val="0"/>
                                                  <w:marBottom w:val="0"/>
                                                  <w:divBdr>
                                                    <w:top w:val="none" w:sz="0" w:space="0" w:color="auto"/>
                                                    <w:left w:val="none" w:sz="0" w:space="0" w:color="auto"/>
                                                    <w:bottom w:val="none" w:sz="0" w:space="0" w:color="auto"/>
                                                    <w:right w:val="none" w:sz="0" w:space="0" w:color="auto"/>
                                                  </w:divBdr>
                                                </w:div>
                                                <w:div w:id="526217477">
                                                  <w:marLeft w:val="640"/>
                                                  <w:marRight w:val="0"/>
                                                  <w:marTop w:val="0"/>
                                                  <w:marBottom w:val="0"/>
                                                  <w:divBdr>
                                                    <w:top w:val="none" w:sz="0" w:space="0" w:color="auto"/>
                                                    <w:left w:val="none" w:sz="0" w:space="0" w:color="auto"/>
                                                    <w:bottom w:val="none" w:sz="0" w:space="0" w:color="auto"/>
                                                    <w:right w:val="none" w:sz="0" w:space="0" w:color="auto"/>
                                                  </w:divBdr>
                                                </w:div>
                                                <w:div w:id="533427687">
                                                  <w:marLeft w:val="640"/>
                                                  <w:marRight w:val="0"/>
                                                  <w:marTop w:val="0"/>
                                                  <w:marBottom w:val="0"/>
                                                  <w:divBdr>
                                                    <w:top w:val="none" w:sz="0" w:space="0" w:color="auto"/>
                                                    <w:left w:val="none" w:sz="0" w:space="0" w:color="auto"/>
                                                    <w:bottom w:val="none" w:sz="0" w:space="0" w:color="auto"/>
                                                    <w:right w:val="none" w:sz="0" w:space="0" w:color="auto"/>
                                                  </w:divBdr>
                                                </w:div>
                                                <w:div w:id="564880962">
                                                  <w:marLeft w:val="640"/>
                                                  <w:marRight w:val="0"/>
                                                  <w:marTop w:val="0"/>
                                                  <w:marBottom w:val="0"/>
                                                  <w:divBdr>
                                                    <w:top w:val="none" w:sz="0" w:space="0" w:color="auto"/>
                                                    <w:left w:val="none" w:sz="0" w:space="0" w:color="auto"/>
                                                    <w:bottom w:val="none" w:sz="0" w:space="0" w:color="auto"/>
                                                    <w:right w:val="none" w:sz="0" w:space="0" w:color="auto"/>
                                                  </w:divBdr>
                                                </w:div>
                                                <w:div w:id="786433748">
                                                  <w:marLeft w:val="640"/>
                                                  <w:marRight w:val="0"/>
                                                  <w:marTop w:val="0"/>
                                                  <w:marBottom w:val="0"/>
                                                  <w:divBdr>
                                                    <w:top w:val="none" w:sz="0" w:space="0" w:color="auto"/>
                                                    <w:left w:val="none" w:sz="0" w:space="0" w:color="auto"/>
                                                    <w:bottom w:val="none" w:sz="0" w:space="0" w:color="auto"/>
                                                    <w:right w:val="none" w:sz="0" w:space="0" w:color="auto"/>
                                                  </w:divBdr>
                                                </w:div>
                                                <w:div w:id="815224343">
                                                  <w:marLeft w:val="640"/>
                                                  <w:marRight w:val="0"/>
                                                  <w:marTop w:val="0"/>
                                                  <w:marBottom w:val="0"/>
                                                  <w:divBdr>
                                                    <w:top w:val="none" w:sz="0" w:space="0" w:color="auto"/>
                                                    <w:left w:val="none" w:sz="0" w:space="0" w:color="auto"/>
                                                    <w:bottom w:val="none" w:sz="0" w:space="0" w:color="auto"/>
                                                    <w:right w:val="none" w:sz="0" w:space="0" w:color="auto"/>
                                                  </w:divBdr>
                                                </w:div>
                                                <w:div w:id="826559886">
                                                  <w:marLeft w:val="640"/>
                                                  <w:marRight w:val="0"/>
                                                  <w:marTop w:val="0"/>
                                                  <w:marBottom w:val="0"/>
                                                  <w:divBdr>
                                                    <w:top w:val="none" w:sz="0" w:space="0" w:color="auto"/>
                                                    <w:left w:val="none" w:sz="0" w:space="0" w:color="auto"/>
                                                    <w:bottom w:val="none" w:sz="0" w:space="0" w:color="auto"/>
                                                    <w:right w:val="none" w:sz="0" w:space="0" w:color="auto"/>
                                                  </w:divBdr>
                                                </w:div>
                                                <w:div w:id="832448313">
                                                  <w:marLeft w:val="640"/>
                                                  <w:marRight w:val="0"/>
                                                  <w:marTop w:val="0"/>
                                                  <w:marBottom w:val="0"/>
                                                  <w:divBdr>
                                                    <w:top w:val="none" w:sz="0" w:space="0" w:color="auto"/>
                                                    <w:left w:val="none" w:sz="0" w:space="0" w:color="auto"/>
                                                    <w:bottom w:val="none" w:sz="0" w:space="0" w:color="auto"/>
                                                    <w:right w:val="none" w:sz="0" w:space="0" w:color="auto"/>
                                                  </w:divBdr>
                                                </w:div>
                                                <w:div w:id="970131444">
                                                  <w:marLeft w:val="640"/>
                                                  <w:marRight w:val="0"/>
                                                  <w:marTop w:val="0"/>
                                                  <w:marBottom w:val="0"/>
                                                  <w:divBdr>
                                                    <w:top w:val="none" w:sz="0" w:space="0" w:color="auto"/>
                                                    <w:left w:val="none" w:sz="0" w:space="0" w:color="auto"/>
                                                    <w:bottom w:val="none" w:sz="0" w:space="0" w:color="auto"/>
                                                    <w:right w:val="none" w:sz="0" w:space="0" w:color="auto"/>
                                                  </w:divBdr>
                                                </w:div>
                                                <w:div w:id="993607383">
                                                  <w:marLeft w:val="640"/>
                                                  <w:marRight w:val="0"/>
                                                  <w:marTop w:val="0"/>
                                                  <w:marBottom w:val="0"/>
                                                  <w:divBdr>
                                                    <w:top w:val="none" w:sz="0" w:space="0" w:color="auto"/>
                                                    <w:left w:val="none" w:sz="0" w:space="0" w:color="auto"/>
                                                    <w:bottom w:val="none" w:sz="0" w:space="0" w:color="auto"/>
                                                    <w:right w:val="none" w:sz="0" w:space="0" w:color="auto"/>
                                                  </w:divBdr>
                                                </w:div>
                                                <w:div w:id="1026711410">
                                                  <w:marLeft w:val="640"/>
                                                  <w:marRight w:val="0"/>
                                                  <w:marTop w:val="0"/>
                                                  <w:marBottom w:val="0"/>
                                                  <w:divBdr>
                                                    <w:top w:val="none" w:sz="0" w:space="0" w:color="auto"/>
                                                    <w:left w:val="none" w:sz="0" w:space="0" w:color="auto"/>
                                                    <w:bottom w:val="none" w:sz="0" w:space="0" w:color="auto"/>
                                                    <w:right w:val="none" w:sz="0" w:space="0" w:color="auto"/>
                                                  </w:divBdr>
                                                </w:div>
                                                <w:div w:id="1049568556">
                                                  <w:marLeft w:val="640"/>
                                                  <w:marRight w:val="0"/>
                                                  <w:marTop w:val="0"/>
                                                  <w:marBottom w:val="0"/>
                                                  <w:divBdr>
                                                    <w:top w:val="none" w:sz="0" w:space="0" w:color="auto"/>
                                                    <w:left w:val="none" w:sz="0" w:space="0" w:color="auto"/>
                                                    <w:bottom w:val="none" w:sz="0" w:space="0" w:color="auto"/>
                                                    <w:right w:val="none" w:sz="0" w:space="0" w:color="auto"/>
                                                  </w:divBdr>
                                                </w:div>
                                                <w:div w:id="1058698976">
                                                  <w:marLeft w:val="640"/>
                                                  <w:marRight w:val="0"/>
                                                  <w:marTop w:val="0"/>
                                                  <w:marBottom w:val="0"/>
                                                  <w:divBdr>
                                                    <w:top w:val="none" w:sz="0" w:space="0" w:color="auto"/>
                                                    <w:left w:val="none" w:sz="0" w:space="0" w:color="auto"/>
                                                    <w:bottom w:val="none" w:sz="0" w:space="0" w:color="auto"/>
                                                    <w:right w:val="none" w:sz="0" w:space="0" w:color="auto"/>
                                                  </w:divBdr>
                                                </w:div>
                                                <w:div w:id="1072507025">
                                                  <w:marLeft w:val="640"/>
                                                  <w:marRight w:val="0"/>
                                                  <w:marTop w:val="0"/>
                                                  <w:marBottom w:val="0"/>
                                                  <w:divBdr>
                                                    <w:top w:val="none" w:sz="0" w:space="0" w:color="auto"/>
                                                    <w:left w:val="none" w:sz="0" w:space="0" w:color="auto"/>
                                                    <w:bottom w:val="none" w:sz="0" w:space="0" w:color="auto"/>
                                                    <w:right w:val="none" w:sz="0" w:space="0" w:color="auto"/>
                                                  </w:divBdr>
                                                </w:div>
                                                <w:div w:id="1093824299">
                                                  <w:marLeft w:val="640"/>
                                                  <w:marRight w:val="0"/>
                                                  <w:marTop w:val="0"/>
                                                  <w:marBottom w:val="0"/>
                                                  <w:divBdr>
                                                    <w:top w:val="none" w:sz="0" w:space="0" w:color="auto"/>
                                                    <w:left w:val="none" w:sz="0" w:space="0" w:color="auto"/>
                                                    <w:bottom w:val="none" w:sz="0" w:space="0" w:color="auto"/>
                                                    <w:right w:val="none" w:sz="0" w:space="0" w:color="auto"/>
                                                  </w:divBdr>
                                                </w:div>
                                                <w:div w:id="1126585551">
                                                  <w:marLeft w:val="640"/>
                                                  <w:marRight w:val="0"/>
                                                  <w:marTop w:val="0"/>
                                                  <w:marBottom w:val="0"/>
                                                  <w:divBdr>
                                                    <w:top w:val="none" w:sz="0" w:space="0" w:color="auto"/>
                                                    <w:left w:val="none" w:sz="0" w:space="0" w:color="auto"/>
                                                    <w:bottom w:val="none" w:sz="0" w:space="0" w:color="auto"/>
                                                    <w:right w:val="none" w:sz="0" w:space="0" w:color="auto"/>
                                                  </w:divBdr>
                                                </w:div>
                                                <w:div w:id="1132597323">
                                                  <w:marLeft w:val="640"/>
                                                  <w:marRight w:val="0"/>
                                                  <w:marTop w:val="0"/>
                                                  <w:marBottom w:val="0"/>
                                                  <w:divBdr>
                                                    <w:top w:val="none" w:sz="0" w:space="0" w:color="auto"/>
                                                    <w:left w:val="none" w:sz="0" w:space="0" w:color="auto"/>
                                                    <w:bottom w:val="none" w:sz="0" w:space="0" w:color="auto"/>
                                                    <w:right w:val="none" w:sz="0" w:space="0" w:color="auto"/>
                                                  </w:divBdr>
                                                </w:div>
                                                <w:div w:id="1236819036">
                                                  <w:marLeft w:val="640"/>
                                                  <w:marRight w:val="0"/>
                                                  <w:marTop w:val="0"/>
                                                  <w:marBottom w:val="0"/>
                                                  <w:divBdr>
                                                    <w:top w:val="none" w:sz="0" w:space="0" w:color="auto"/>
                                                    <w:left w:val="none" w:sz="0" w:space="0" w:color="auto"/>
                                                    <w:bottom w:val="none" w:sz="0" w:space="0" w:color="auto"/>
                                                    <w:right w:val="none" w:sz="0" w:space="0" w:color="auto"/>
                                                  </w:divBdr>
                                                </w:div>
                                                <w:div w:id="1269312803">
                                                  <w:marLeft w:val="640"/>
                                                  <w:marRight w:val="0"/>
                                                  <w:marTop w:val="0"/>
                                                  <w:marBottom w:val="0"/>
                                                  <w:divBdr>
                                                    <w:top w:val="none" w:sz="0" w:space="0" w:color="auto"/>
                                                    <w:left w:val="none" w:sz="0" w:space="0" w:color="auto"/>
                                                    <w:bottom w:val="none" w:sz="0" w:space="0" w:color="auto"/>
                                                    <w:right w:val="none" w:sz="0" w:space="0" w:color="auto"/>
                                                  </w:divBdr>
                                                </w:div>
                                                <w:div w:id="1496455622">
                                                  <w:marLeft w:val="640"/>
                                                  <w:marRight w:val="0"/>
                                                  <w:marTop w:val="0"/>
                                                  <w:marBottom w:val="0"/>
                                                  <w:divBdr>
                                                    <w:top w:val="none" w:sz="0" w:space="0" w:color="auto"/>
                                                    <w:left w:val="none" w:sz="0" w:space="0" w:color="auto"/>
                                                    <w:bottom w:val="none" w:sz="0" w:space="0" w:color="auto"/>
                                                    <w:right w:val="none" w:sz="0" w:space="0" w:color="auto"/>
                                                  </w:divBdr>
                                                </w:div>
                                                <w:div w:id="1511723542">
                                                  <w:marLeft w:val="640"/>
                                                  <w:marRight w:val="0"/>
                                                  <w:marTop w:val="0"/>
                                                  <w:marBottom w:val="0"/>
                                                  <w:divBdr>
                                                    <w:top w:val="none" w:sz="0" w:space="0" w:color="auto"/>
                                                    <w:left w:val="none" w:sz="0" w:space="0" w:color="auto"/>
                                                    <w:bottom w:val="none" w:sz="0" w:space="0" w:color="auto"/>
                                                    <w:right w:val="none" w:sz="0" w:space="0" w:color="auto"/>
                                                  </w:divBdr>
                                                </w:div>
                                                <w:div w:id="1513258111">
                                                  <w:marLeft w:val="640"/>
                                                  <w:marRight w:val="0"/>
                                                  <w:marTop w:val="0"/>
                                                  <w:marBottom w:val="0"/>
                                                  <w:divBdr>
                                                    <w:top w:val="none" w:sz="0" w:space="0" w:color="auto"/>
                                                    <w:left w:val="none" w:sz="0" w:space="0" w:color="auto"/>
                                                    <w:bottom w:val="none" w:sz="0" w:space="0" w:color="auto"/>
                                                    <w:right w:val="none" w:sz="0" w:space="0" w:color="auto"/>
                                                  </w:divBdr>
                                                </w:div>
                                                <w:div w:id="1602451649">
                                                  <w:marLeft w:val="640"/>
                                                  <w:marRight w:val="0"/>
                                                  <w:marTop w:val="0"/>
                                                  <w:marBottom w:val="0"/>
                                                  <w:divBdr>
                                                    <w:top w:val="none" w:sz="0" w:space="0" w:color="auto"/>
                                                    <w:left w:val="none" w:sz="0" w:space="0" w:color="auto"/>
                                                    <w:bottom w:val="none" w:sz="0" w:space="0" w:color="auto"/>
                                                    <w:right w:val="none" w:sz="0" w:space="0" w:color="auto"/>
                                                  </w:divBdr>
                                                </w:div>
                                                <w:div w:id="1653175241">
                                                  <w:marLeft w:val="640"/>
                                                  <w:marRight w:val="0"/>
                                                  <w:marTop w:val="0"/>
                                                  <w:marBottom w:val="0"/>
                                                  <w:divBdr>
                                                    <w:top w:val="none" w:sz="0" w:space="0" w:color="auto"/>
                                                    <w:left w:val="none" w:sz="0" w:space="0" w:color="auto"/>
                                                    <w:bottom w:val="none" w:sz="0" w:space="0" w:color="auto"/>
                                                    <w:right w:val="none" w:sz="0" w:space="0" w:color="auto"/>
                                                  </w:divBdr>
                                                </w:div>
                                                <w:div w:id="1688677168">
                                                  <w:marLeft w:val="640"/>
                                                  <w:marRight w:val="0"/>
                                                  <w:marTop w:val="0"/>
                                                  <w:marBottom w:val="0"/>
                                                  <w:divBdr>
                                                    <w:top w:val="none" w:sz="0" w:space="0" w:color="auto"/>
                                                    <w:left w:val="none" w:sz="0" w:space="0" w:color="auto"/>
                                                    <w:bottom w:val="none" w:sz="0" w:space="0" w:color="auto"/>
                                                    <w:right w:val="none" w:sz="0" w:space="0" w:color="auto"/>
                                                  </w:divBdr>
                                                </w:div>
                                                <w:div w:id="1698921643">
                                                  <w:marLeft w:val="640"/>
                                                  <w:marRight w:val="0"/>
                                                  <w:marTop w:val="0"/>
                                                  <w:marBottom w:val="0"/>
                                                  <w:divBdr>
                                                    <w:top w:val="none" w:sz="0" w:space="0" w:color="auto"/>
                                                    <w:left w:val="none" w:sz="0" w:space="0" w:color="auto"/>
                                                    <w:bottom w:val="none" w:sz="0" w:space="0" w:color="auto"/>
                                                    <w:right w:val="none" w:sz="0" w:space="0" w:color="auto"/>
                                                  </w:divBdr>
                                                </w:div>
                                                <w:div w:id="1744715165">
                                                  <w:marLeft w:val="640"/>
                                                  <w:marRight w:val="0"/>
                                                  <w:marTop w:val="0"/>
                                                  <w:marBottom w:val="0"/>
                                                  <w:divBdr>
                                                    <w:top w:val="none" w:sz="0" w:space="0" w:color="auto"/>
                                                    <w:left w:val="none" w:sz="0" w:space="0" w:color="auto"/>
                                                    <w:bottom w:val="none" w:sz="0" w:space="0" w:color="auto"/>
                                                    <w:right w:val="none" w:sz="0" w:space="0" w:color="auto"/>
                                                  </w:divBdr>
                                                </w:div>
                                                <w:div w:id="1757507514">
                                                  <w:marLeft w:val="640"/>
                                                  <w:marRight w:val="0"/>
                                                  <w:marTop w:val="0"/>
                                                  <w:marBottom w:val="0"/>
                                                  <w:divBdr>
                                                    <w:top w:val="none" w:sz="0" w:space="0" w:color="auto"/>
                                                    <w:left w:val="none" w:sz="0" w:space="0" w:color="auto"/>
                                                    <w:bottom w:val="none" w:sz="0" w:space="0" w:color="auto"/>
                                                    <w:right w:val="none" w:sz="0" w:space="0" w:color="auto"/>
                                                  </w:divBdr>
                                                </w:div>
                                                <w:div w:id="1810977153">
                                                  <w:marLeft w:val="640"/>
                                                  <w:marRight w:val="0"/>
                                                  <w:marTop w:val="0"/>
                                                  <w:marBottom w:val="0"/>
                                                  <w:divBdr>
                                                    <w:top w:val="none" w:sz="0" w:space="0" w:color="auto"/>
                                                    <w:left w:val="none" w:sz="0" w:space="0" w:color="auto"/>
                                                    <w:bottom w:val="none" w:sz="0" w:space="0" w:color="auto"/>
                                                    <w:right w:val="none" w:sz="0" w:space="0" w:color="auto"/>
                                                  </w:divBdr>
                                                </w:div>
                                                <w:div w:id="1860511609">
                                                  <w:marLeft w:val="640"/>
                                                  <w:marRight w:val="0"/>
                                                  <w:marTop w:val="0"/>
                                                  <w:marBottom w:val="0"/>
                                                  <w:divBdr>
                                                    <w:top w:val="none" w:sz="0" w:space="0" w:color="auto"/>
                                                    <w:left w:val="none" w:sz="0" w:space="0" w:color="auto"/>
                                                    <w:bottom w:val="none" w:sz="0" w:space="0" w:color="auto"/>
                                                    <w:right w:val="none" w:sz="0" w:space="0" w:color="auto"/>
                                                  </w:divBdr>
                                                </w:div>
                                                <w:div w:id="1916669318">
                                                  <w:marLeft w:val="640"/>
                                                  <w:marRight w:val="0"/>
                                                  <w:marTop w:val="0"/>
                                                  <w:marBottom w:val="0"/>
                                                  <w:divBdr>
                                                    <w:top w:val="none" w:sz="0" w:space="0" w:color="auto"/>
                                                    <w:left w:val="none" w:sz="0" w:space="0" w:color="auto"/>
                                                    <w:bottom w:val="none" w:sz="0" w:space="0" w:color="auto"/>
                                                    <w:right w:val="none" w:sz="0" w:space="0" w:color="auto"/>
                                                  </w:divBdr>
                                                </w:div>
                                                <w:div w:id="2070420967">
                                                  <w:marLeft w:val="640"/>
                                                  <w:marRight w:val="0"/>
                                                  <w:marTop w:val="0"/>
                                                  <w:marBottom w:val="0"/>
                                                  <w:divBdr>
                                                    <w:top w:val="none" w:sz="0" w:space="0" w:color="auto"/>
                                                    <w:left w:val="none" w:sz="0" w:space="0" w:color="auto"/>
                                                    <w:bottom w:val="none" w:sz="0" w:space="0" w:color="auto"/>
                                                    <w:right w:val="none" w:sz="0" w:space="0" w:color="auto"/>
                                                  </w:divBdr>
                                                </w:div>
                                                <w:div w:id="2142571694">
                                                  <w:marLeft w:val="640"/>
                                                  <w:marRight w:val="0"/>
                                                  <w:marTop w:val="0"/>
                                                  <w:marBottom w:val="0"/>
                                                  <w:divBdr>
                                                    <w:top w:val="none" w:sz="0" w:space="0" w:color="auto"/>
                                                    <w:left w:val="none" w:sz="0" w:space="0" w:color="auto"/>
                                                    <w:bottom w:val="none" w:sz="0" w:space="0" w:color="auto"/>
                                                    <w:right w:val="none" w:sz="0" w:space="0" w:color="auto"/>
                                                  </w:divBdr>
                                                </w:div>
                                                <w:div w:id="2146316304">
                                                  <w:marLeft w:val="640"/>
                                                  <w:marRight w:val="0"/>
                                                  <w:marTop w:val="0"/>
                                                  <w:marBottom w:val="0"/>
                                                  <w:divBdr>
                                                    <w:top w:val="none" w:sz="0" w:space="0" w:color="auto"/>
                                                    <w:left w:val="none" w:sz="0" w:space="0" w:color="auto"/>
                                                    <w:bottom w:val="none" w:sz="0" w:space="0" w:color="auto"/>
                                                    <w:right w:val="none" w:sz="0" w:space="0" w:color="auto"/>
                                                  </w:divBdr>
                                                </w:div>
                                              </w:divsChild>
                                            </w:div>
                                            <w:div w:id="966855904">
                                              <w:marLeft w:val="0"/>
                                              <w:marRight w:val="0"/>
                                              <w:marTop w:val="0"/>
                                              <w:marBottom w:val="0"/>
                                              <w:divBdr>
                                                <w:top w:val="none" w:sz="0" w:space="0" w:color="auto"/>
                                                <w:left w:val="none" w:sz="0" w:space="0" w:color="auto"/>
                                                <w:bottom w:val="none" w:sz="0" w:space="0" w:color="auto"/>
                                                <w:right w:val="none" w:sz="0" w:space="0" w:color="auto"/>
                                              </w:divBdr>
                                              <w:divsChild>
                                                <w:div w:id="20513720">
                                                  <w:marLeft w:val="640"/>
                                                  <w:marRight w:val="0"/>
                                                  <w:marTop w:val="0"/>
                                                  <w:marBottom w:val="0"/>
                                                  <w:divBdr>
                                                    <w:top w:val="none" w:sz="0" w:space="0" w:color="auto"/>
                                                    <w:left w:val="none" w:sz="0" w:space="0" w:color="auto"/>
                                                    <w:bottom w:val="none" w:sz="0" w:space="0" w:color="auto"/>
                                                    <w:right w:val="none" w:sz="0" w:space="0" w:color="auto"/>
                                                  </w:divBdr>
                                                </w:div>
                                                <w:div w:id="37554006">
                                                  <w:marLeft w:val="640"/>
                                                  <w:marRight w:val="0"/>
                                                  <w:marTop w:val="0"/>
                                                  <w:marBottom w:val="0"/>
                                                  <w:divBdr>
                                                    <w:top w:val="none" w:sz="0" w:space="0" w:color="auto"/>
                                                    <w:left w:val="none" w:sz="0" w:space="0" w:color="auto"/>
                                                    <w:bottom w:val="none" w:sz="0" w:space="0" w:color="auto"/>
                                                    <w:right w:val="none" w:sz="0" w:space="0" w:color="auto"/>
                                                  </w:divBdr>
                                                </w:div>
                                                <w:div w:id="101844002">
                                                  <w:marLeft w:val="640"/>
                                                  <w:marRight w:val="0"/>
                                                  <w:marTop w:val="0"/>
                                                  <w:marBottom w:val="0"/>
                                                  <w:divBdr>
                                                    <w:top w:val="none" w:sz="0" w:space="0" w:color="auto"/>
                                                    <w:left w:val="none" w:sz="0" w:space="0" w:color="auto"/>
                                                    <w:bottom w:val="none" w:sz="0" w:space="0" w:color="auto"/>
                                                    <w:right w:val="none" w:sz="0" w:space="0" w:color="auto"/>
                                                  </w:divBdr>
                                                </w:div>
                                                <w:div w:id="143352047">
                                                  <w:marLeft w:val="640"/>
                                                  <w:marRight w:val="0"/>
                                                  <w:marTop w:val="0"/>
                                                  <w:marBottom w:val="0"/>
                                                  <w:divBdr>
                                                    <w:top w:val="none" w:sz="0" w:space="0" w:color="auto"/>
                                                    <w:left w:val="none" w:sz="0" w:space="0" w:color="auto"/>
                                                    <w:bottom w:val="none" w:sz="0" w:space="0" w:color="auto"/>
                                                    <w:right w:val="none" w:sz="0" w:space="0" w:color="auto"/>
                                                  </w:divBdr>
                                                </w:div>
                                                <w:div w:id="152836515">
                                                  <w:marLeft w:val="640"/>
                                                  <w:marRight w:val="0"/>
                                                  <w:marTop w:val="0"/>
                                                  <w:marBottom w:val="0"/>
                                                  <w:divBdr>
                                                    <w:top w:val="none" w:sz="0" w:space="0" w:color="auto"/>
                                                    <w:left w:val="none" w:sz="0" w:space="0" w:color="auto"/>
                                                    <w:bottom w:val="none" w:sz="0" w:space="0" w:color="auto"/>
                                                    <w:right w:val="none" w:sz="0" w:space="0" w:color="auto"/>
                                                  </w:divBdr>
                                                </w:div>
                                                <w:div w:id="164907773">
                                                  <w:marLeft w:val="640"/>
                                                  <w:marRight w:val="0"/>
                                                  <w:marTop w:val="0"/>
                                                  <w:marBottom w:val="0"/>
                                                  <w:divBdr>
                                                    <w:top w:val="none" w:sz="0" w:space="0" w:color="auto"/>
                                                    <w:left w:val="none" w:sz="0" w:space="0" w:color="auto"/>
                                                    <w:bottom w:val="none" w:sz="0" w:space="0" w:color="auto"/>
                                                    <w:right w:val="none" w:sz="0" w:space="0" w:color="auto"/>
                                                  </w:divBdr>
                                                </w:div>
                                                <w:div w:id="208104613">
                                                  <w:marLeft w:val="640"/>
                                                  <w:marRight w:val="0"/>
                                                  <w:marTop w:val="0"/>
                                                  <w:marBottom w:val="0"/>
                                                  <w:divBdr>
                                                    <w:top w:val="none" w:sz="0" w:space="0" w:color="auto"/>
                                                    <w:left w:val="none" w:sz="0" w:space="0" w:color="auto"/>
                                                    <w:bottom w:val="none" w:sz="0" w:space="0" w:color="auto"/>
                                                    <w:right w:val="none" w:sz="0" w:space="0" w:color="auto"/>
                                                  </w:divBdr>
                                                </w:div>
                                                <w:div w:id="214242693">
                                                  <w:marLeft w:val="640"/>
                                                  <w:marRight w:val="0"/>
                                                  <w:marTop w:val="0"/>
                                                  <w:marBottom w:val="0"/>
                                                  <w:divBdr>
                                                    <w:top w:val="none" w:sz="0" w:space="0" w:color="auto"/>
                                                    <w:left w:val="none" w:sz="0" w:space="0" w:color="auto"/>
                                                    <w:bottom w:val="none" w:sz="0" w:space="0" w:color="auto"/>
                                                    <w:right w:val="none" w:sz="0" w:space="0" w:color="auto"/>
                                                  </w:divBdr>
                                                </w:div>
                                                <w:div w:id="230435260">
                                                  <w:marLeft w:val="640"/>
                                                  <w:marRight w:val="0"/>
                                                  <w:marTop w:val="0"/>
                                                  <w:marBottom w:val="0"/>
                                                  <w:divBdr>
                                                    <w:top w:val="none" w:sz="0" w:space="0" w:color="auto"/>
                                                    <w:left w:val="none" w:sz="0" w:space="0" w:color="auto"/>
                                                    <w:bottom w:val="none" w:sz="0" w:space="0" w:color="auto"/>
                                                    <w:right w:val="none" w:sz="0" w:space="0" w:color="auto"/>
                                                  </w:divBdr>
                                                </w:div>
                                                <w:div w:id="231159351">
                                                  <w:marLeft w:val="640"/>
                                                  <w:marRight w:val="0"/>
                                                  <w:marTop w:val="0"/>
                                                  <w:marBottom w:val="0"/>
                                                  <w:divBdr>
                                                    <w:top w:val="none" w:sz="0" w:space="0" w:color="auto"/>
                                                    <w:left w:val="none" w:sz="0" w:space="0" w:color="auto"/>
                                                    <w:bottom w:val="none" w:sz="0" w:space="0" w:color="auto"/>
                                                    <w:right w:val="none" w:sz="0" w:space="0" w:color="auto"/>
                                                  </w:divBdr>
                                                </w:div>
                                                <w:div w:id="232131515">
                                                  <w:marLeft w:val="640"/>
                                                  <w:marRight w:val="0"/>
                                                  <w:marTop w:val="0"/>
                                                  <w:marBottom w:val="0"/>
                                                  <w:divBdr>
                                                    <w:top w:val="none" w:sz="0" w:space="0" w:color="auto"/>
                                                    <w:left w:val="none" w:sz="0" w:space="0" w:color="auto"/>
                                                    <w:bottom w:val="none" w:sz="0" w:space="0" w:color="auto"/>
                                                    <w:right w:val="none" w:sz="0" w:space="0" w:color="auto"/>
                                                  </w:divBdr>
                                                </w:div>
                                                <w:div w:id="249049581">
                                                  <w:marLeft w:val="640"/>
                                                  <w:marRight w:val="0"/>
                                                  <w:marTop w:val="0"/>
                                                  <w:marBottom w:val="0"/>
                                                  <w:divBdr>
                                                    <w:top w:val="none" w:sz="0" w:space="0" w:color="auto"/>
                                                    <w:left w:val="none" w:sz="0" w:space="0" w:color="auto"/>
                                                    <w:bottom w:val="none" w:sz="0" w:space="0" w:color="auto"/>
                                                    <w:right w:val="none" w:sz="0" w:space="0" w:color="auto"/>
                                                  </w:divBdr>
                                                </w:div>
                                                <w:div w:id="267350234">
                                                  <w:marLeft w:val="640"/>
                                                  <w:marRight w:val="0"/>
                                                  <w:marTop w:val="0"/>
                                                  <w:marBottom w:val="0"/>
                                                  <w:divBdr>
                                                    <w:top w:val="none" w:sz="0" w:space="0" w:color="auto"/>
                                                    <w:left w:val="none" w:sz="0" w:space="0" w:color="auto"/>
                                                    <w:bottom w:val="none" w:sz="0" w:space="0" w:color="auto"/>
                                                    <w:right w:val="none" w:sz="0" w:space="0" w:color="auto"/>
                                                  </w:divBdr>
                                                </w:div>
                                                <w:div w:id="276497099">
                                                  <w:marLeft w:val="640"/>
                                                  <w:marRight w:val="0"/>
                                                  <w:marTop w:val="0"/>
                                                  <w:marBottom w:val="0"/>
                                                  <w:divBdr>
                                                    <w:top w:val="none" w:sz="0" w:space="0" w:color="auto"/>
                                                    <w:left w:val="none" w:sz="0" w:space="0" w:color="auto"/>
                                                    <w:bottom w:val="none" w:sz="0" w:space="0" w:color="auto"/>
                                                    <w:right w:val="none" w:sz="0" w:space="0" w:color="auto"/>
                                                  </w:divBdr>
                                                </w:div>
                                                <w:div w:id="452795105">
                                                  <w:marLeft w:val="640"/>
                                                  <w:marRight w:val="0"/>
                                                  <w:marTop w:val="0"/>
                                                  <w:marBottom w:val="0"/>
                                                  <w:divBdr>
                                                    <w:top w:val="none" w:sz="0" w:space="0" w:color="auto"/>
                                                    <w:left w:val="none" w:sz="0" w:space="0" w:color="auto"/>
                                                    <w:bottom w:val="none" w:sz="0" w:space="0" w:color="auto"/>
                                                    <w:right w:val="none" w:sz="0" w:space="0" w:color="auto"/>
                                                  </w:divBdr>
                                                </w:div>
                                                <w:div w:id="526916381">
                                                  <w:marLeft w:val="640"/>
                                                  <w:marRight w:val="0"/>
                                                  <w:marTop w:val="0"/>
                                                  <w:marBottom w:val="0"/>
                                                  <w:divBdr>
                                                    <w:top w:val="none" w:sz="0" w:space="0" w:color="auto"/>
                                                    <w:left w:val="none" w:sz="0" w:space="0" w:color="auto"/>
                                                    <w:bottom w:val="none" w:sz="0" w:space="0" w:color="auto"/>
                                                    <w:right w:val="none" w:sz="0" w:space="0" w:color="auto"/>
                                                  </w:divBdr>
                                                </w:div>
                                                <w:div w:id="542718725">
                                                  <w:marLeft w:val="640"/>
                                                  <w:marRight w:val="0"/>
                                                  <w:marTop w:val="0"/>
                                                  <w:marBottom w:val="0"/>
                                                  <w:divBdr>
                                                    <w:top w:val="none" w:sz="0" w:space="0" w:color="auto"/>
                                                    <w:left w:val="none" w:sz="0" w:space="0" w:color="auto"/>
                                                    <w:bottom w:val="none" w:sz="0" w:space="0" w:color="auto"/>
                                                    <w:right w:val="none" w:sz="0" w:space="0" w:color="auto"/>
                                                  </w:divBdr>
                                                </w:div>
                                                <w:div w:id="557713596">
                                                  <w:marLeft w:val="640"/>
                                                  <w:marRight w:val="0"/>
                                                  <w:marTop w:val="0"/>
                                                  <w:marBottom w:val="0"/>
                                                  <w:divBdr>
                                                    <w:top w:val="none" w:sz="0" w:space="0" w:color="auto"/>
                                                    <w:left w:val="none" w:sz="0" w:space="0" w:color="auto"/>
                                                    <w:bottom w:val="none" w:sz="0" w:space="0" w:color="auto"/>
                                                    <w:right w:val="none" w:sz="0" w:space="0" w:color="auto"/>
                                                  </w:divBdr>
                                                </w:div>
                                                <w:div w:id="572472488">
                                                  <w:marLeft w:val="640"/>
                                                  <w:marRight w:val="0"/>
                                                  <w:marTop w:val="0"/>
                                                  <w:marBottom w:val="0"/>
                                                  <w:divBdr>
                                                    <w:top w:val="none" w:sz="0" w:space="0" w:color="auto"/>
                                                    <w:left w:val="none" w:sz="0" w:space="0" w:color="auto"/>
                                                    <w:bottom w:val="none" w:sz="0" w:space="0" w:color="auto"/>
                                                    <w:right w:val="none" w:sz="0" w:space="0" w:color="auto"/>
                                                  </w:divBdr>
                                                </w:div>
                                                <w:div w:id="595679117">
                                                  <w:marLeft w:val="640"/>
                                                  <w:marRight w:val="0"/>
                                                  <w:marTop w:val="0"/>
                                                  <w:marBottom w:val="0"/>
                                                  <w:divBdr>
                                                    <w:top w:val="none" w:sz="0" w:space="0" w:color="auto"/>
                                                    <w:left w:val="none" w:sz="0" w:space="0" w:color="auto"/>
                                                    <w:bottom w:val="none" w:sz="0" w:space="0" w:color="auto"/>
                                                    <w:right w:val="none" w:sz="0" w:space="0" w:color="auto"/>
                                                  </w:divBdr>
                                                </w:div>
                                                <w:div w:id="631788013">
                                                  <w:marLeft w:val="640"/>
                                                  <w:marRight w:val="0"/>
                                                  <w:marTop w:val="0"/>
                                                  <w:marBottom w:val="0"/>
                                                  <w:divBdr>
                                                    <w:top w:val="none" w:sz="0" w:space="0" w:color="auto"/>
                                                    <w:left w:val="none" w:sz="0" w:space="0" w:color="auto"/>
                                                    <w:bottom w:val="none" w:sz="0" w:space="0" w:color="auto"/>
                                                    <w:right w:val="none" w:sz="0" w:space="0" w:color="auto"/>
                                                  </w:divBdr>
                                                </w:div>
                                                <w:div w:id="637497608">
                                                  <w:marLeft w:val="640"/>
                                                  <w:marRight w:val="0"/>
                                                  <w:marTop w:val="0"/>
                                                  <w:marBottom w:val="0"/>
                                                  <w:divBdr>
                                                    <w:top w:val="none" w:sz="0" w:space="0" w:color="auto"/>
                                                    <w:left w:val="none" w:sz="0" w:space="0" w:color="auto"/>
                                                    <w:bottom w:val="none" w:sz="0" w:space="0" w:color="auto"/>
                                                    <w:right w:val="none" w:sz="0" w:space="0" w:color="auto"/>
                                                  </w:divBdr>
                                                </w:div>
                                                <w:div w:id="795608291">
                                                  <w:marLeft w:val="640"/>
                                                  <w:marRight w:val="0"/>
                                                  <w:marTop w:val="0"/>
                                                  <w:marBottom w:val="0"/>
                                                  <w:divBdr>
                                                    <w:top w:val="none" w:sz="0" w:space="0" w:color="auto"/>
                                                    <w:left w:val="none" w:sz="0" w:space="0" w:color="auto"/>
                                                    <w:bottom w:val="none" w:sz="0" w:space="0" w:color="auto"/>
                                                    <w:right w:val="none" w:sz="0" w:space="0" w:color="auto"/>
                                                  </w:divBdr>
                                                </w:div>
                                                <w:div w:id="799346934">
                                                  <w:marLeft w:val="640"/>
                                                  <w:marRight w:val="0"/>
                                                  <w:marTop w:val="0"/>
                                                  <w:marBottom w:val="0"/>
                                                  <w:divBdr>
                                                    <w:top w:val="none" w:sz="0" w:space="0" w:color="auto"/>
                                                    <w:left w:val="none" w:sz="0" w:space="0" w:color="auto"/>
                                                    <w:bottom w:val="none" w:sz="0" w:space="0" w:color="auto"/>
                                                    <w:right w:val="none" w:sz="0" w:space="0" w:color="auto"/>
                                                  </w:divBdr>
                                                </w:div>
                                                <w:div w:id="845897185">
                                                  <w:marLeft w:val="640"/>
                                                  <w:marRight w:val="0"/>
                                                  <w:marTop w:val="0"/>
                                                  <w:marBottom w:val="0"/>
                                                  <w:divBdr>
                                                    <w:top w:val="none" w:sz="0" w:space="0" w:color="auto"/>
                                                    <w:left w:val="none" w:sz="0" w:space="0" w:color="auto"/>
                                                    <w:bottom w:val="none" w:sz="0" w:space="0" w:color="auto"/>
                                                    <w:right w:val="none" w:sz="0" w:space="0" w:color="auto"/>
                                                  </w:divBdr>
                                                </w:div>
                                                <w:div w:id="865169983">
                                                  <w:marLeft w:val="640"/>
                                                  <w:marRight w:val="0"/>
                                                  <w:marTop w:val="0"/>
                                                  <w:marBottom w:val="0"/>
                                                  <w:divBdr>
                                                    <w:top w:val="none" w:sz="0" w:space="0" w:color="auto"/>
                                                    <w:left w:val="none" w:sz="0" w:space="0" w:color="auto"/>
                                                    <w:bottom w:val="none" w:sz="0" w:space="0" w:color="auto"/>
                                                    <w:right w:val="none" w:sz="0" w:space="0" w:color="auto"/>
                                                  </w:divBdr>
                                                </w:div>
                                                <w:div w:id="882592869">
                                                  <w:marLeft w:val="640"/>
                                                  <w:marRight w:val="0"/>
                                                  <w:marTop w:val="0"/>
                                                  <w:marBottom w:val="0"/>
                                                  <w:divBdr>
                                                    <w:top w:val="none" w:sz="0" w:space="0" w:color="auto"/>
                                                    <w:left w:val="none" w:sz="0" w:space="0" w:color="auto"/>
                                                    <w:bottom w:val="none" w:sz="0" w:space="0" w:color="auto"/>
                                                    <w:right w:val="none" w:sz="0" w:space="0" w:color="auto"/>
                                                  </w:divBdr>
                                                </w:div>
                                                <w:div w:id="917863253">
                                                  <w:marLeft w:val="640"/>
                                                  <w:marRight w:val="0"/>
                                                  <w:marTop w:val="0"/>
                                                  <w:marBottom w:val="0"/>
                                                  <w:divBdr>
                                                    <w:top w:val="none" w:sz="0" w:space="0" w:color="auto"/>
                                                    <w:left w:val="none" w:sz="0" w:space="0" w:color="auto"/>
                                                    <w:bottom w:val="none" w:sz="0" w:space="0" w:color="auto"/>
                                                    <w:right w:val="none" w:sz="0" w:space="0" w:color="auto"/>
                                                  </w:divBdr>
                                                </w:div>
                                                <w:div w:id="951134704">
                                                  <w:marLeft w:val="640"/>
                                                  <w:marRight w:val="0"/>
                                                  <w:marTop w:val="0"/>
                                                  <w:marBottom w:val="0"/>
                                                  <w:divBdr>
                                                    <w:top w:val="none" w:sz="0" w:space="0" w:color="auto"/>
                                                    <w:left w:val="none" w:sz="0" w:space="0" w:color="auto"/>
                                                    <w:bottom w:val="none" w:sz="0" w:space="0" w:color="auto"/>
                                                    <w:right w:val="none" w:sz="0" w:space="0" w:color="auto"/>
                                                  </w:divBdr>
                                                </w:div>
                                                <w:div w:id="1122455455">
                                                  <w:marLeft w:val="640"/>
                                                  <w:marRight w:val="0"/>
                                                  <w:marTop w:val="0"/>
                                                  <w:marBottom w:val="0"/>
                                                  <w:divBdr>
                                                    <w:top w:val="none" w:sz="0" w:space="0" w:color="auto"/>
                                                    <w:left w:val="none" w:sz="0" w:space="0" w:color="auto"/>
                                                    <w:bottom w:val="none" w:sz="0" w:space="0" w:color="auto"/>
                                                    <w:right w:val="none" w:sz="0" w:space="0" w:color="auto"/>
                                                  </w:divBdr>
                                                </w:div>
                                                <w:div w:id="1148471245">
                                                  <w:marLeft w:val="640"/>
                                                  <w:marRight w:val="0"/>
                                                  <w:marTop w:val="0"/>
                                                  <w:marBottom w:val="0"/>
                                                  <w:divBdr>
                                                    <w:top w:val="none" w:sz="0" w:space="0" w:color="auto"/>
                                                    <w:left w:val="none" w:sz="0" w:space="0" w:color="auto"/>
                                                    <w:bottom w:val="none" w:sz="0" w:space="0" w:color="auto"/>
                                                    <w:right w:val="none" w:sz="0" w:space="0" w:color="auto"/>
                                                  </w:divBdr>
                                                </w:div>
                                                <w:div w:id="1148476840">
                                                  <w:marLeft w:val="640"/>
                                                  <w:marRight w:val="0"/>
                                                  <w:marTop w:val="0"/>
                                                  <w:marBottom w:val="0"/>
                                                  <w:divBdr>
                                                    <w:top w:val="none" w:sz="0" w:space="0" w:color="auto"/>
                                                    <w:left w:val="none" w:sz="0" w:space="0" w:color="auto"/>
                                                    <w:bottom w:val="none" w:sz="0" w:space="0" w:color="auto"/>
                                                    <w:right w:val="none" w:sz="0" w:space="0" w:color="auto"/>
                                                  </w:divBdr>
                                                </w:div>
                                                <w:div w:id="1312709001">
                                                  <w:marLeft w:val="640"/>
                                                  <w:marRight w:val="0"/>
                                                  <w:marTop w:val="0"/>
                                                  <w:marBottom w:val="0"/>
                                                  <w:divBdr>
                                                    <w:top w:val="none" w:sz="0" w:space="0" w:color="auto"/>
                                                    <w:left w:val="none" w:sz="0" w:space="0" w:color="auto"/>
                                                    <w:bottom w:val="none" w:sz="0" w:space="0" w:color="auto"/>
                                                    <w:right w:val="none" w:sz="0" w:space="0" w:color="auto"/>
                                                  </w:divBdr>
                                                </w:div>
                                                <w:div w:id="1365866516">
                                                  <w:marLeft w:val="640"/>
                                                  <w:marRight w:val="0"/>
                                                  <w:marTop w:val="0"/>
                                                  <w:marBottom w:val="0"/>
                                                  <w:divBdr>
                                                    <w:top w:val="none" w:sz="0" w:space="0" w:color="auto"/>
                                                    <w:left w:val="none" w:sz="0" w:space="0" w:color="auto"/>
                                                    <w:bottom w:val="none" w:sz="0" w:space="0" w:color="auto"/>
                                                    <w:right w:val="none" w:sz="0" w:space="0" w:color="auto"/>
                                                  </w:divBdr>
                                                </w:div>
                                                <w:div w:id="1512064497">
                                                  <w:marLeft w:val="640"/>
                                                  <w:marRight w:val="0"/>
                                                  <w:marTop w:val="0"/>
                                                  <w:marBottom w:val="0"/>
                                                  <w:divBdr>
                                                    <w:top w:val="none" w:sz="0" w:space="0" w:color="auto"/>
                                                    <w:left w:val="none" w:sz="0" w:space="0" w:color="auto"/>
                                                    <w:bottom w:val="none" w:sz="0" w:space="0" w:color="auto"/>
                                                    <w:right w:val="none" w:sz="0" w:space="0" w:color="auto"/>
                                                  </w:divBdr>
                                                </w:div>
                                                <w:div w:id="1520462892">
                                                  <w:marLeft w:val="640"/>
                                                  <w:marRight w:val="0"/>
                                                  <w:marTop w:val="0"/>
                                                  <w:marBottom w:val="0"/>
                                                  <w:divBdr>
                                                    <w:top w:val="none" w:sz="0" w:space="0" w:color="auto"/>
                                                    <w:left w:val="none" w:sz="0" w:space="0" w:color="auto"/>
                                                    <w:bottom w:val="none" w:sz="0" w:space="0" w:color="auto"/>
                                                    <w:right w:val="none" w:sz="0" w:space="0" w:color="auto"/>
                                                  </w:divBdr>
                                                </w:div>
                                                <w:div w:id="1586497317">
                                                  <w:marLeft w:val="640"/>
                                                  <w:marRight w:val="0"/>
                                                  <w:marTop w:val="0"/>
                                                  <w:marBottom w:val="0"/>
                                                  <w:divBdr>
                                                    <w:top w:val="none" w:sz="0" w:space="0" w:color="auto"/>
                                                    <w:left w:val="none" w:sz="0" w:space="0" w:color="auto"/>
                                                    <w:bottom w:val="none" w:sz="0" w:space="0" w:color="auto"/>
                                                    <w:right w:val="none" w:sz="0" w:space="0" w:color="auto"/>
                                                  </w:divBdr>
                                                </w:div>
                                                <w:div w:id="1611668145">
                                                  <w:marLeft w:val="640"/>
                                                  <w:marRight w:val="0"/>
                                                  <w:marTop w:val="0"/>
                                                  <w:marBottom w:val="0"/>
                                                  <w:divBdr>
                                                    <w:top w:val="none" w:sz="0" w:space="0" w:color="auto"/>
                                                    <w:left w:val="none" w:sz="0" w:space="0" w:color="auto"/>
                                                    <w:bottom w:val="none" w:sz="0" w:space="0" w:color="auto"/>
                                                    <w:right w:val="none" w:sz="0" w:space="0" w:color="auto"/>
                                                  </w:divBdr>
                                                </w:div>
                                                <w:div w:id="1718578539">
                                                  <w:marLeft w:val="640"/>
                                                  <w:marRight w:val="0"/>
                                                  <w:marTop w:val="0"/>
                                                  <w:marBottom w:val="0"/>
                                                  <w:divBdr>
                                                    <w:top w:val="none" w:sz="0" w:space="0" w:color="auto"/>
                                                    <w:left w:val="none" w:sz="0" w:space="0" w:color="auto"/>
                                                    <w:bottom w:val="none" w:sz="0" w:space="0" w:color="auto"/>
                                                    <w:right w:val="none" w:sz="0" w:space="0" w:color="auto"/>
                                                  </w:divBdr>
                                                </w:div>
                                                <w:div w:id="1772578532">
                                                  <w:marLeft w:val="640"/>
                                                  <w:marRight w:val="0"/>
                                                  <w:marTop w:val="0"/>
                                                  <w:marBottom w:val="0"/>
                                                  <w:divBdr>
                                                    <w:top w:val="none" w:sz="0" w:space="0" w:color="auto"/>
                                                    <w:left w:val="none" w:sz="0" w:space="0" w:color="auto"/>
                                                    <w:bottom w:val="none" w:sz="0" w:space="0" w:color="auto"/>
                                                    <w:right w:val="none" w:sz="0" w:space="0" w:color="auto"/>
                                                  </w:divBdr>
                                                </w:div>
                                                <w:div w:id="1794129138">
                                                  <w:marLeft w:val="640"/>
                                                  <w:marRight w:val="0"/>
                                                  <w:marTop w:val="0"/>
                                                  <w:marBottom w:val="0"/>
                                                  <w:divBdr>
                                                    <w:top w:val="none" w:sz="0" w:space="0" w:color="auto"/>
                                                    <w:left w:val="none" w:sz="0" w:space="0" w:color="auto"/>
                                                    <w:bottom w:val="none" w:sz="0" w:space="0" w:color="auto"/>
                                                    <w:right w:val="none" w:sz="0" w:space="0" w:color="auto"/>
                                                  </w:divBdr>
                                                </w:div>
                                                <w:div w:id="1796288861">
                                                  <w:marLeft w:val="640"/>
                                                  <w:marRight w:val="0"/>
                                                  <w:marTop w:val="0"/>
                                                  <w:marBottom w:val="0"/>
                                                  <w:divBdr>
                                                    <w:top w:val="none" w:sz="0" w:space="0" w:color="auto"/>
                                                    <w:left w:val="none" w:sz="0" w:space="0" w:color="auto"/>
                                                    <w:bottom w:val="none" w:sz="0" w:space="0" w:color="auto"/>
                                                    <w:right w:val="none" w:sz="0" w:space="0" w:color="auto"/>
                                                  </w:divBdr>
                                                </w:div>
                                                <w:div w:id="1803961583">
                                                  <w:marLeft w:val="640"/>
                                                  <w:marRight w:val="0"/>
                                                  <w:marTop w:val="0"/>
                                                  <w:marBottom w:val="0"/>
                                                  <w:divBdr>
                                                    <w:top w:val="none" w:sz="0" w:space="0" w:color="auto"/>
                                                    <w:left w:val="none" w:sz="0" w:space="0" w:color="auto"/>
                                                    <w:bottom w:val="none" w:sz="0" w:space="0" w:color="auto"/>
                                                    <w:right w:val="none" w:sz="0" w:space="0" w:color="auto"/>
                                                  </w:divBdr>
                                                </w:div>
                                                <w:div w:id="1850437619">
                                                  <w:marLeft w:val="640"/>
                                                  <w:marRight w:val="0"/>
                                                  <w:marTop w:val="0"/>
                                                  <w:marBottom w:val="0"/>
                                                  <w:divBdr>
                                                    <w:top w:val="none" w:sz="0" w:space="0" w:color="auto"/>
                                                    <w:left w:val="none" w:sz="0" w:space="0" w:color="auto"/>
                                                    <w:bottom w:val="none" w:sz="0" w:space="0" w:color="auto"/>
                                                    <w:right w:val="none" w:sz="0" w:space="0" w:color="auto"/>
                                                  </w:divBdr>
                                                </w:div>
                                                <w:div w:id="1856768689">
                                                  <w:marLeft w:val="640"/>
                                                  <w:marRight w:val="0"/>
                                                  <w:marTop w:val="0"/>
                                                  <w:marBottom w:val="0"/>
                                                  <w:divBdr>
                                                    <w:top w:val="none" w:sz="0" w:space="0" w:color="auto"/>
                                                    <w:left w:val="none" w:sz="0" w:space="0" w:color="auto"/>
                                                    <w:bottom w:val="none" w:sz="0" w:space="0" w:color="auto"/>
                                                    <w:right w:val="none" w:sz="0" w:space="0" w:color="auto"/>
                                                  </w:divBdr>
                                                </w:div>
                                                <w:div w:id="1875925741">
                                                  <w:marLeft w:val="640"/>
                                                  <w:marRight w:val="0"/>
                                                  <w:marTop w:val="0"/>
                                                  <w:marBottom w:val="0"/>
                                                  <w:divBdr>
                                                    <w:top w:val="none" w:sz="0" w:space="0" w:color="auto"/>
                                                    <w:left w:val="none" w:sz="0" w:space="0" w:color="auto"/>
                                                    <w:bottom w:val="none" w:sz="0" w:space="0" w:color="auto"/>
                                                    <w:right w:val="none" w:sz="0" w:space="0" w:color="auto"/>
                                                  </w:divBdr>
                                                </w:div>
                                                <w:div w:id="2010325846">
                                                  <w:marLeft w:val="640"/>
                                                  <w:marRight w:val="0"/>
                                                  <w:marTop w:val="0"/>
                                                  <w:marBottom w:val="0"/>
                                                  <w:divBdr>
                                                    <w:top w:val="none" w:sz="0" w:space="0" w:color="auto"/>
                                                    <w:left w:val="none" w:sz="0" w:space="0" w:color="auto"/>
                                                    <w:bottom w:val="none" w:sz="0" w:space="0" w:color="auto"/>
                                                    <w:right w:val="none" w:sz="0" w:space="0" w:color="auto"/>
                                                  </w:divBdr>
                                                </w:div>
                                                <w:div w:id="2055154163">
                                                  <w:marLeft w:val="640"/>
                                                  <w:marRight w:val="0"/>
                                                  <w:marTop w:val="0"/>
                                                  <w:marBottom w:val="0"/>
                                                  <w:divBdr>
                                                    <w:top w:val="none" w:sz="0" w:space="0" w:color="auto"/>
                                                    <w:left w:val="none" w:sz="0" w:space="0" w:color="auto"/>
                                                    <w:bottom w:val="none" w:sz="0" w:space="0" w:color="auto"/>
                                                    <w:right w:val="none" w:sz="0" w:space="0" w:color="auto"/>
                                                  </w:divBdr>
                                                </w:div>
                                                <w:div w:id="2081512989">
                                                  <w:marLeft w:val="640"/>
                                                  <w:marRight w:val="0"/>
                                                  <w:marTop w:val="0"/>
                                                  <w:marBottom w:val="0"/>
                                                  <w:divBdr>
                                                    <w:top w:val="none" w:sz="0" w:space="0" w:color="auto"/>
                                                    <w:left w:val="none" w:sz="0" w:space="0" w:color="auto"/>
                                                    <w:bottom w:val="none" w:sz="0" w:space="0" w:color="auto"/>
                                                    <w:right w:val="none" w:sz="0" w:space="0" w:color="auto"/>
                                                  </w:divBdr>
                                                </w:div>
                                                <w:div w:id="2107190260">
                                                  <w:marLeft w:val="640"/>
                                                  <w:marRight w:val="0"/>
                                                  <w:marTop w:val="0"/>
                                                  <w:marBottom w:val="0"/>
                                                  <w:divBdr>
                                                    <w:top w:val="none" w:sz="0" w:space="0" w:color="auto"/>
                                                    <w:left w:val="none" w:sz="0" w:space="0" w:color="auto"/>
                                                    <w:bottom w:val="none" w:sz="0" w:space="0" w:color="auto"/>
                                                    <w:right w:val="none" w:sz="0" w:space="0" w:color="auto"/>
                                                  </w:divBdr>
                                                </w:div>
                                                <w:div w:id="2118981948">
                                                  <w:marLeft w:val="640"/>
                                                  <w:marRight w:val="0"/>
                                                  <w:marTop w:val="0"/>
                                                  <w:marBottom w:val="0"/>
                                                  <w:divBdr>
                                                    <w:top w:val="none" w:sz="0" w:space="0" w:color="auto"/>
                                                    <w:left w:val="none" w:sz="0" w:space="0" w:color="auto"/>
                                                    <w:bottom w:val="none" w:sz="0" w:space="0" w:color="auto"/>
                                                    <w:right w:val="none" w:sz="0" w:space="0" w:color="auto"/>
                                                  </w:divBdr>
                                                </w:div>
                                                <w:div w:id="2143571265">
                                                  <w:marLeft w:val="640"/>
                                                  <w:marRight w:val="0"/>
                                                  <w:marTop w:val="0"/>
                                                  <w:marBottom w:val="0"/>
                                                  <w:divBdr>
                                                    <w:top w:val="none" w:sz="0" w:space="0" w:color="auto"/>
                                                    <w:left w:val="none" w:sz="0" w:space="0" w:color="auto"/>
                                                    <w:bottom w:val="none" w:sz="0" w:space="0" w:color="auto"/>
                                                    <w:right w:val="none" w:sz="0" w:space="0" w:color="auto"/>
                                                  </w:divBdr>
                                                </w:div>
                                              </w:divsChild>
                                            </w:div>
                                            <w:div w:id="967663546">
                                              <w:marLeft w:val="0"/>
                                              <w:marRight w:val="0"/>
                                              <w:marTop w:val="0"/>
                                              <w:marBottom w:val="0"/>
                                              <w:divBdr>
                                                <w:top w:val="none" w:sz="0" w:space="0" w:color="auto"/>
                                                <w:left w:val="none" w:sz="0" w:space="0" w:color="auto"/>
                                                <w:bottom w:val="none" w:sz="0" w:space="0" w:color="auto"/>
                                                <w:right w:val="none" w:sz="0" w:space="0" w:color="auto"/>
                                              </w:divBdr>
                                              <w:divsChild>
                                                <w:div w:id="5325969">
                                                  <w:marLeft w:val="640"/>
                                                  <w:marRight w:val="0"/>
                                                  <w:marTop w:val="0"/>
                                                  <w:marBottom w:val="0"/>
                                                  <w:divBdr>
                                                    <w:top w:val="none" w:sz="0" w:space="0" w:color="auto"/>
                                                    <w:left w:val="none" w:sz="0" w:space="0" w:color="auto"/>
                                                    <w:bottom w:val="none" w:sz="0" w:space="0" w:color="auto"/>
                                                    <w:right w:val="none" w:sz="0" w:space="0" w:color="auto"/>
                                                  </w:divBdr>
                                                </w:div>
                                                <w:div w:id="17898401">
                                                  <w:marLeft w:val="640"/>
                                                  <w:marRight w:val="0"/>
                                                  <w:marTop w:val="0"/>
                                                  <w:marBottom w:val="0"/>
                                                  <w:divBdr>
                                                    <w:top w:val="none" w:sz="0" w:space="0" w:color="auto"/>
                                                    <w:left w:val="none" w:sz="0" w:space="0" w:color="auto"/>
                                                    <w:bottom w:val="none" w:sz="0" w:space="0" w:color="auto"/>
                                                    <w:right w:val="none" w:sz="0" w:space="0" w:color="auto"/>
                                                  </w:divBdr>
                                                </w:div>
                                                <w:div w:id="18551692">
                                                  <w:marLeft w:val="640"/>
                                                  <w:marRight w:val="0"/>
                                                  <w:marTop w:val="0"/>
                                                  <w:marBottom w:val="0"/>
                                                  <w:divBdr>
                                                    <w:top w:val="none" w:sz="0" w:space="0" w:color="auto"/>
                                                    <w:left w:val="none" w:sz="0" w:space="0" w:color="auto"/>
                                                    <w:bottom w:val="none" w:sz="0" w:space="0" w:color="auto"/>
                                                    <w:right w:val="none" w:sz="0" w:space="0" w:color="auto"/>
                                                  </w:divBdr>
                                                </w:div>
                                                <w:div w:id="42947829">
                                                  <w:marLeft w:val="640"/>
                                                  <w:marRight w:val="0"/>
                                                  <w:marTop w:val="0"/>
                                                  <w:marBottom w:val="0"/>
                                                  <w:divBdr>
                                                    <w:top w:val="none" w:sz="0" w:space="0" w:color="auto"/>
                                                    <w:left w:val="none" w:sz="0" w:space="0" w:color="auto"/>
                                                    <w:bottom w:val="none" w:sz="0" w:space="0" w:color="auto"/>
                                                    <w:right w:val="none" w:sz="0" w:space="0" w:color="auto"/>
                                                  </w:divBdr>
                                                </w:div>
                                                <w:div w:id="83110488">
                                                  <w:marLeft w:val="640"/>
                                                  <w:marRight w:val="0"/>
                                                  <w:marTop w:val="0"/>
                                                  <w:marBottom w:val="0"/>
                                                  <w:divBdr>
                                                    <w:top w:val="none" w:sz="0" w:space="0" w:color="auto"/>
                                                    <w:left w:val="none" w:sz="0" w:space="0" w:color="auto"/>
                                                    <w:bottom w:val="none" w:sz="0" w:space="0" w:color="auto"/>
                                                    <w:right w:val="none" w:sz="0" w:space="0" w:color="auto"/>
                                                  </w:divBdr>
                                                </w:div>
                                                <w:div w:id="86775883">
                                                  <w:marLeft w:val="640"/>
                                                  <w:marRight w:val="0"/>
                                                  <w:marTop w:val="0"/>
                                                  <w:marBottom w:val="0"/>
                                                  <w:divBdr>
                                                    <w:top w:val="none" w:sz="0" w:space="0" w:color="auto"/>
                                                    <w:left w:val="none" w:sz="0" w:space="0" w:color="auto"/>
                                                    <w:bottom w:val="none" w:sz="0" w:space="0" w:color="auto"/>
                                                    <w:right w:val="none" w:sz="0" w:space="0" w:color="auto"/>
                                                  </w:divBdr>
                                                </w:div>
                                                <w:div w:id="94180510">
                                                  <w:marLeft w:val="640"/>
                                                  <w:marRight w:val="0"/>
                                                  <w:marTop w:val="0"/>
                                                  <w:marBottom w:val="0"/>
                                                  <w:divBdr>
                                                    <w:top w:val="none" w:sz="0" w:space="0" w:color="auto"/>
                                                    <w:left w:val="none" w:sz="0" w:space="0" w:color="auto"/>
                                                    <w:bottom w:val="none" w:sz="0" w:space="0" w:color="auto"/>
                                                    <w:right w:val="none" w:sz="0" w:space="0" w:color="auto"/>
                                                  </w:divBdr>
                                                </w:div>
                                                <w:div w:id="117144651">
                                                  <w:marLeft w:val="640"/>
                                                  <w:marRight w:val="0"/>
                                                  <w:marTop w:val="0"/>
                                                  <w:marBottom w:val="0"/>
                                                  <w:divBdr>
                                                    <w:top w:val="none" w:sz="0" w:space="0" w:color="auto"/>
                                                    <w:left w:val="none" w:sz="0" w:space="0" w:color="auto"/>
                                                    <w:bottom w:val="none" w:sz="0" w:space="0" w:color="auto"/>
                                                    <w:right w:val="none" w:sz="0" w:space="0" w:color="auto"/>
                                                  </w:divBdr>
                                                </w:div>
                                                <w:div w:id="137695107">
                                                  <w:marLeft w:val="640"/>
                                                  <w:marRight w:val="0"/>
                                                  <w:marTop w:val="0"/>
                                                  <w:marBottom w:val="0"/>
                                                  <w:divBdr>
                                                    <w:top w:val="none" w:sz="0" w:space="0" w:color="auto"/>
                                                    <w:left w:val="none" w:sz="0" w:space="0" w:color="auto"/>
                                                    <w:bottom w:val="none" w:sz="0" w:space="0" w:color="auto"/>
                                                    <w:right w:val="none" w:sz="0" w:space="0" w:color="auto"/>
                                                  </w:divBdr>
                                                </w:div>
                                                <w:div w:id="153304331">
                                                  <w:marLeft w:val="640"/>
                                                  <w:marRight w:val="0"/>
                                                  <w:marTop w:val="0"/>
                                                  <w:marBottom w:val="0"/>
                                                  <w:divBdr>
                                                    <w:top w:val="none" w:sz="0" w:space="0" w:color="auto"/>
                                                    <w:left w:val="none" w:sz="0" w:space="0" w:color="auto"/>
                                                    <w:bottom w:val="none" w:sz="0" w:space="0" w:color="auto"/>
                                                    <w:right w:val="none" w:sz="0" w:space="0" w:color="auto"/>
                                                  </w:divBdr>
                                                </w:div>
                                                <w:div w:id="219053383">
                                                  <w:marLeft w:val="640"/>
                                                  <w:marRight w:val="0"/>
                                                  <w:marTop w:val="0"/>
                                                  <w:marBottom w:val="0"/>
                                                  <w:divBdr>
                                                    <w:top w:val="none" w:sz="0" w:space="0" w:color="auto"/>
                                                    <w:left w:val="none" w:sz="0" w:space="0" w:color="auto"/>
                                                    <w:bottom w:val="none" w:sz="0" w:space="0" w:color="auto"/>
                                                    <w:right w:val="none" w:sz="0" w:space="0" w:color="auto"/>
                                                  </w:divBdr>
                                                </w:div>
                                                <w:div w:id="234245776">
                                                  <w:marLeft w:val="640"/>
                                                  <w:marRight w:val="0"/>
                                                  <w:marTop w:val="0"/>
                                                  <w:marBottom w:val="0"/>
                                                  <w:divBdr>
                                                    <w:top w:val="none" w:sz="0" w:space="0" w:color="auto"/>
                                                    <w:left w:val="none" w:sz="0" w:space="0" w:color="auto"/>
                                                    <w:bottom w:val="none" w:sz="0" w:space="0" w:color="auto"/>
                                                    <w:right w:val="none" w:sz="0" w:space="0" w:color="auto"/>
                                                  </w:divBdr>
                                                </w:div>
                                                <w:div w:id="234895186">
                                                  <w:marLeft w:val="640"/>
                                                  <w:marRight w:val="0"/>
                                                  <w:marTop w:val="0"/>
                                                  <w:marBottom w:val="0"/>
                                                  <w:divBdr>
                                                    <w:top w:val="none" w:sz="0" w:space="0" w:color="auto"/>
                                                    <w:left w:val="none" w:sz="0" w:space="0" w:color="auto"/>
                                                    <w:bottom w:val="none" w:sz="0" w:space="0" w:color="auto"/>
                                                    <w:right w:val="none" w:sz="0" w:space="0" w:color="auto"/>
                                                  </w:divBdr>
                                                </w:div>
                                                <w:div w:id="267734840">
                                                  <w:marLeft w:val="640"/>
                                                  <w:marRight w:val="0"/>
                                                  <w:marTop w:val="0"/>
                                                  <w:marBottom w:val="0"/>
                                                  <w:divBdr>
                                                    <w:top w:val="none" w:sz="0" w:space="0" w:color="auto"/>
                                                    <w:left w:val="none" w:sz="0" w:space="0" w:color="auto"/>
                                                    <w:bottom w:val="none" w:sz="0" w:space="0" w:color="auto"/>
                                                    <w:right w:val="none" w:sz="0" w:space="0" w:color="auto"/>
                                                  </w:divBdr>
                                                </w:div>
                                                <w:div w:id="286013614">
                                                  <w:marLeft w:val="640"/>
                                                  <w:marRight w:val="0"/>
                                                  <w:marTop w:val="0"/>
                                                  <w:marBottom w:val="0"/>
                                                  <w:divBdr>
                                                    <w:top w:val="none" w:sz="0" w:space="0" w:color="auto"/>
                                                    <w:left w:val="none" w:sz="0" w:space="0" w:color="auto"/>
                                                    <w:bottom w:val="none" w:sz="0" w:space="0" w:color="auto"/>
                                                    <w:right w:val="none" w:sz="0" w:space="0" w:color="auto"/>
                                                  </w:divBdr>
                                                </w:div>
                                                <w:div w:id="427241697">
                                                  <w:marLeft w:val="640"/>
                                                  <w:marRight w:val="0"/>
                                                  <w:marTop w:val="0"/>
                                                  <w:marBottom w:val="0"/>
                                                  <w:divBdr>
                                                    <w:top w:val="none" w:sz="0" w:space="0" w:color="auto"/>
                                                    <w:left w:val="none" w:sz="0" w:space="0" w:color="auto"/>
                                                    <w:bottom w:val="none" w:sz="0" w:space="0" w:color="auto"/>
                                                    <w:right w:val="none" w:sz="0" w:space="0" w:color="auto"/>
                                                  </w:divBdr>
                                                </w:div>
                                                <w:div w:id="522744515">
                                                  <w:marLeft w:val="640"/>
                                                  <w:marRight w:val="0"/>
                                                  <w:marTop w:val="0"/>
                                                  <w:marBottom w:val="0"/>
                                                  <w:divBdr>
                                                    <w:top w:val="none" w:sz="0" w:space="0" w:color="auto"/>
                                                    <w:left w:val="none" w:sz="0" w:space="0" w:color="auto"/>
                                                    <w:bottom w:val="none" w:sz="0" w:space="0" w:color="auto"/>
                                                    <w:right w:val="none" w:sz="0" w:space="0" w:color="auto"/>
                                                  </w:divBdr>
                                                </w:div>
                                                <w:div w:id="540097043">
                                                  <w:marLeft w:val="640"/>
                                                  <w:marRight w:val="0"/>
                                                  <w:marTop w:val="0"/>
                                                  <w:marBottom w:val="0"/>
                                                  <w:divBdr>
                                                    <w:top w:val="none" w:sz="0" w:space="0" w:color="auto"/>
                                                    <w:left w:val="none" w:sz="0" w:space="0" w:color="auto"/>
                                                    <w:bottom w:val="none" w:sz="0" w:space="0" w:color="auto"/>
                                                    <w:right w:val="none" w:sz="0" w:space="0" w:color="auto"/>
                                                  </w:divBdr>
                                                </w:div>
                                                <w:div w:id="583101757">
                                                  <w:marLeft w:val="640"/>
                                                  <w:marRight w:val="0"/>
                                                  <w:marTop w:val="0"/>
                                                  <w:marBottom w:val="0"/>
                                                  <w:divBdr>
                                                    <w:top w:val="none" w:sz="0" w:space="0" w:color="auto"/>
                                                    <w:left w:val="none" w:sz="0" w:space="0" w:color="auto"/>
                                                    <w:bottom w:val="none" w:sz="0" w:space="0" w:color="auto"/>
                                                    <w:right w:val="none" w:sz="0" w:space="0" w:color="auto"/>
                                                  </w:divBdr>
                                                </w:div>
                                                <w:div w:id="584654343">
                                                  <w:marLeft w:val="640"/>
                                                  <w:marRight w:val="0"/>
                                                  <w:marTop w:val="0"/>
                                                  <w:marBottom w:val="0"/>
                                                  <w:divBdr>
                                                    <w:top w:val="none" w:sz="0" w:space="0" w:color="auto"/>
                                                    <w:left w:val="none" w:sz="0" w:space="0" w:color="auto"/>
                                                    <w:bottom w:val="none" w:sz="0" w:space="0" w:color="auto"/>
                                                    <w:right w:val="none" w:sz="0" w:space="0" w:color="auto"/>
                                                  </w:divBdr>
                                                </w:div>
                                                <w:div w:id="681276564">
                                                  <w:marLeft w:val="640"/>
                                                  <w:marRight w:val="0"/>
                                                  <w:marTop w:val="0"/>
                                                  <w:marBottom w:val="0"/>
                                                  <w:divBdr>
                                                    <w:top w:val="none" w:sz="0" w:space="0" w:color="auto"/>
                                                    <w:left w:val="none" w:sz="0" w:space="0" w:color="auto"/>
                                                    <w:bottom w:val="none" w:sz="0" w:space="0" w:color="auto"/>
                                                    <w:right w:val="none" w:sz="0" w:space="0" w:color="auto"/>
                                                  </w:divBdr>
                                                </w:div>
                                                <w:div w:id="705375148">
                                                  <w:marLeft w:val="640"/>
                                                  <w:marRight w:val="0"/>
                                                  <w:marTop w:val="0"/>
                                                  <w:marBottom w:val="0"/>
                                                  <w:divBdr>
                                                    <w:top w:val="none" w:sz="0" w:space="0" w:color="auto"/>
                                                    <w:left w:val="none" w:sz="0" w:space="0" w:color="auto"/>
                                                    <w:bottom w:val="none" w:sz="0" w:space="0" w:color="auto"/>
                                                    <w:right w:val="none" w:sz="0" w:space="0" w:color="auto"/>
                                                  </w:divBdr>
                                                </w:div>
                                                <w:div w:id="754477946">
                                                  <w:marLeft w:val="640"/>
                                                  <w:marRight w:val="0"/>
                                                  <w:marTop w:val="0"/>
                                                  <w:marBottom w:val="0"/>
                                                  <w:divBdr>
                                                    <w:top w:val="none" w:sz="0" w:space="0" w:color="auto"/>
                                                    <w:left w:val="none" w:sz="0" w:space="0" w:color="auto"/>
                                                    <w:bottom w:val="none" w:sz="0" w:space="0" w:color="auto"/>
                                                    <w:right w:val="none" w:sz="0" w:space="0" w:color="auto"/>
                                                  </w:divBdr>
                                                </w:div>
                                                <w:div w:id="769666842">
                                                  <w:marLeft w:val="640"/>
                                                  <w:marRight w:val="0"/>
                                                  <w:marTop w:val="0"/>
                                                  <w:marBottom w:val="0"/>
                                                  <w:divBdr>
                                                    <w:top w:val="none" w:sz="0" w:space="0" w:color="auto"/>
                                                    <w:left w:val="none" w:sz="0" w:space="0" w:color="auto"/>
                                                    <w:bottom w:val="none" w:sz="0" w:space="0" w:color="auto"/>
                                                    <w:right w:val="none" w:sz="0" w:space="0" w:color="auto"/>
                                                  </w:divBdr>
                                                </w:div>
                                                <w:div w:id="868761275">
                                                  <w:marLeft w:val="640"/>
                                                  <w:marRight w:val="0"/>
                                                  <w:marTop w:val="0"/>
                                                  <w:marBottom w:val="0"/>
                                                  <w:divBdr>
                                                    <w:top w:val="none" w:sz="0" w:space="0" w:color="auto"/>
                                                    <w:left w:val="none" w:sz="0" w:space="0" w:color="auto"/>
                                                    <w:bottom w:val="none" w:sz="0" w:space="0" w:color="auto"/>
                                                    <w:right w:val="none" w:sz="0" w:space="0" w:color="auto"/>
                                                  </w:divBdr>
                                                </w:div>
                                                <w:div w:id="920531048">
                                                  <w:marLeft w:val="640"/>
                                                  <w:marRight w:val="0"/>
                                                  <w:marTop w:val="0"/>
                                                  <w:marBottom w:val="0"/>
                                                  <w:divBdr>
                                                    <w:top w:val="none" w:sz="0" w:space="0" w:color="auto"/>
                                                    <w:left w:val="none" w:sz="0" w:space="0" w:color="auto"/>
                                                    <w:bottom w:val="none" w:sz="0" w:space="0" w:color="auto"/>
                                                    <w:right w:val="none" w:sz="0" w:space="0" w:color="auto"/>
                                                  </w:divBdr>
                                                </w:div>
                                                <w:div w:id="932006227">
                                                  <w:marLeft w:val="640"/>
                                                  <w:marRight w:val="0"/>
                                                  <w:marTop w:val="0"/>
                                                  <w:marBottom w:val="0"/>
                                                  <w:divBdr>
                                                    <w:top w:val="none" w:sz="0" w:space="0" w:color="auto"/>
                                                    <w:left w:val="none" w:sz="0" w:space="0" w:color="auto"/>
                                                    <w:bottom w:val="none" w:sz="0" w:space="0" w:color="auto"/>
                                                    <w:right w:val="none" w:sz="0" w:space="0" w:color="auto"/>
                                                  </w:divBdr>
                                                </w:div>
                                                <w:div w:id="938828126">
                                                  <w:marLeft w:val="640"/>
                                                  <w:marRight w:val="0"/>
                                                  <w:marTop w:val="0"/>
                                                  <w:marBottom w:val="0"/>
                                                  <w:divBdr>
                                                    <w:top w:val="none" w:sz="0" w:space="0" w:color="auto"/>
                                                    <w:left w:val="none" w:sz="0" w:space="0" w:color="auto"/>
                                                    <w:bottom w:val="none" w:sz="0" w:space="0" w:color="auto"/>
                                                    <w:right w:val="none" w:sz="0" w:space="0" w:color="auto"/>
                                                  </w:divBdr>
                                                </w:div>
                                                <w:div w:id="956569047">
                                                  <w:marLeft w:val="640"/>
                                                  <w:marRight w:val="0"/>
                                                  <w:marTop w:val="0"/>
                                                  <w:marBottom w:val="0"/>
                                                  <w:divBdr>
                                                    <w:top w:val="none" w:sz="0" w:space="0" w:color="auto"/>
                                                    <w:left w:val="none" w:sz="0" w:space="0" w:color="auto"/>
                                                    <w:bottom w:val="none" w:sz="0" w:space="0" w:color="auto"/>
                                                    <w:right w:val="none" w:sz="0" w:space="0" w:color="auto"/>
                                                  </w:divBdr>
                                                </w:div>
                                                <w:div w:id="1165827393">
                                                  <w:marLeft w:val="640"/>
                                                  <w:marRight w:val="0"/>
                                                  <w:marTop w:val="0"/>
                                                  <w:marBottom w:val="0"/>
                                                  <w:divBdr>
                                                    <w:top w:val="none" w:sz="0" w:space="0" w:color="auto"/>
                                                    <w:left w:val="none" w:sz="0" w:space="0" w:color="auto"/>
                                                    <w:bottom w:val="none" w:sz="0" w:space="0" w:color="auto"/>
                                                    <w:right w:val="none" w:sz="0" w:space="0" w:color="auto"/>
                                                  </w:divBdr>
                                                </w:div>
                                                <w:div w:id="1167287353">
                                                  <w:marLeft w:val="640"/>
                                                  <w:marRight w:val="0"/>
                                                  <w:marTop w:val="0"/>
                                                  <w:marBottom w:val="0"/>
                                                  <w:divBdr>
                                                    <w:top w:val="none" w:sz="0" w:space="0" w:color="auto"/>
                                                    <w:left w:val="none" w:sz="0" w:space="0" w:color="auto"/>
                                                    <w:bottom w:val="none" w:sz="0" w:space="0" w:color="auto"/>
                                                    <w:right w:val="none" w:sz="0" w:space="0" w:color="auto"/>
                                                  </w:divBdr>
                                                </w:div>
                                                <w:div w:id="1227447675">
                                                  <w:marLeft w:val="640"/>
                                                  <w:marRight w:val="0"/>
                                                  <w:marTop w:val="0"/>
                                                  <w:marBottom w:val="0"/>
                                                  <w:divBdr>
                                                    <w:top w:val="none" w:sz="0" w:space="0" w:color="auto"/>
                                                    <w:left w:val="none" w:sz="0" w:space="0" w:color="auto"/>
                                                    <w:bottom w:val="none" w:sz="0" w:space="0" w:color="auto"/>
                                                    <w:right w:val="none" w:sz="0" w:space="0" w:color="auto"/>
                                                  </w:divBdr>
                                                </w:div>
                                                <w:div w:id="1300764603">
                                                  <w:marLeft w:val="640"/>
                                                  <w:marRight w:val="0"/>
                                                  <w:marTop w:val="0"/>
                                                  <w:marBottom w:val="0"/>
                                                  <w:divBdr>
                                                    <w:top w:val="none" w:sz="0" w:space="0" w:color="auto"/>
                                                    <w:left w:val="none" w:sz="0" w:space="0" w:color="auto"/>
                                                    <w:bottom w:val="none" w:sz="0" w:space="0" w:color="auto"/>
                                                    <w:right w:val="none" w:sz="0" w:space="0" w:color="auto"/>
                                                  </w:divBdr>
                                                </w:div>
                                                <w:div w:id="1302156541">
                                                  <w:marLeft w:val="640"/>
                                                  <w:marRight w:val="0"/>
                                                  <w:marTop w:val="0"/>
                                                  <w:marBottom w:val="0"/>
                                                  <w:divBdr>
                                                    <w:top w:val="none" w:sz="0" w:space="0" w:color="auto"/>
                                                    <w:left w:val="none" w:sz="0" w:space="0" w:color="auto"/>
                                                    <w:bottom w:val="none" w:sz="0" w:space="0" w:color="auto"/>
                                                    <w:right w:val="none" w:sz="0" w:space="0" w:color="auto"/>
                                                  </w:divBdr>
                                                </w:div>
                                                <w:div w:id="1336955953">
                                                  <w:marLeft w:val="640"/>
                                                  <w:marRight w:val="0"/>
                                                  <w:marTop w:val="0"/>
                                                  <w:marBottom w:val="0"/>
                                                  <w:divBdr>
                                                    <w:top w:val="none" w:sz="0" w:space="0" w:color="auto"/>
                                                    <w:left w:val="none" w:sz="0" w:space="0" w:color="auto"/>
                                                    <w:bottom w:val="none" w:sz="0" w:space="0" w:color="auto"/>
                                                    <w:right w:val="none" w:sz="0" w:space="0" w:color="auto"/>
                                                  </w:divBdr>
                                                </w:div>
                                                <w:div w:id="1351222162">
                                                  <w:marLeft w:val="640"/>
                                                  <w:marRight w:val="0"/>
                                                  <w:marTop w:val="0"/>
                                                  <w:marBottom w:val="0"/>
                                                  <w:divBdr>
                                                    <w:top w:val="none" w:sz="0" w:space="0" w:color="auto"/>
                                                    <w:left w:val="none" w:sz="0" w:space="0" w:color="auto"/>
                                                    <w:bottom w:val="none" w:sz="0" w:space="0" w:color="auto"/>
                                                    <w:right w:val="none" w:sz="0" w:space="0" w:color="auto"/>
                                                  </w:divBdr>
                                                </w:div>
                                                <w:div w:id="1374379540">
                                                  <w:marLeft w:val="640"/>
                                                  <w:marRight w:val="0"/>
                                                  <w:marTop w:val="0"/>
                                                  <w:marBottom w:val="0"/>
                                                  <w:divBdr>
                                                    <w:top w:val="none" w:sz="0" w:space="0" w:color="auto"/>
                                                    <w:left w:val="none" w:sz="0" w:space="0" w:color="auto"/>
                                                    <w:bottom w:val="none" w:sz="0" w:space="0" w:color="auto"/>
                                                    <w:right w:val="none" w:sz="0" w:space="0" w:color="auto"/>
                                                  </w:divBdr>
                                                </w:div>
                                                <w:div w:id="1524974502">
                                                  <w:marLeft w:val="640"/>
                                                  <w:marRight w:val="0"/>
                                                  <w:marTop w:val="0"/>
                                                  <w:marBottom w:val="0"/>
                                                  <w:divBdr>
                                                    <w:top w:val="none" w:sz="0" w:space="0" w:color="auto"/>
                                                    <w:left w:val="none" w:sz="0" w:space="0" w:color="auto"/>
                                                    <w:bottom w:val="none" w:sz="0" w:space="0" w:color="auto"/>
                                                    <w:right w:val="none" w:sz="0" w:space="0" w:color="auto"/>
                                                  </w:divBdr>
                                                </w:div>
                                                <w:div w:id="1597323149">
                                                  <w:marLeft w:val="640"/>
                                                  <w:marRight w:val="0"/>
                                                  <w:marTop w:val="0"/>
                                                  <w:marBottom w:val="0"/>
                                                  <w:divBdr>
                                                    <w:top w:val="none" w:sz="0" w:space="0" w:color="auto"/>
                                                    <w:left w:val="none" w:sz="0" w:space="0" w:color="auto"/>
                                                    <w:bottom w:val="none" w:sz="0" w:space="0" w:color="auto"/>
                                                    <w:right w:val="none" w:sz="0" w:space="0" w:color="auto"/>
                                                  </w:divBdr>
                                                </w:div>
                                                <w:div w:id="1681079246">
                                                  <w:marLeft w:val="640"/>
                                                  <w:marRight w:val="0"/>
                                                  <w:marTop w:val="0"/>
                                                  <w:marBottom w:val="0"/>
                                                  <w:divBdr>
                                                    <w:top w:val="none" w:sz="0" w:space="0" w:color="auto"/>
                                                    <w:left w:val="none" w:sz="0" w:space="0" w:color="auto"/>
                                                    <w:bottom w:val="none" w:sz="0" w:space="0" w:color="auto"/>
                                                    <w:right w:val="none" w:sz="0" w:space="0" w:color="auto"/>
                                                  </w:divBdr>
                                                </w:div>
                                                <w:div w:id="1718046943">
                                                  <w:marLeft w:val="640"/>
                                                  <w:marRight w:val="0"/>
                                                  <w:marTop w:val="0"/>
                                                  <w:marBottom w:val="0"/>
                                                  <w:divBdr>
                                                    <w:top w:val="none" w:sz="0" w:space="0" w:color="auto"/>
                                                    <w:left w:val="none" w:sz="0" w:space="0" w:color="auto"/>
                                                    <w:bottom w:val="none" w:sz="0" w:space="0" w:color="auto"/>
                                                    <w:right w:val="none" w:sz="0" w:space="0" w:color="auto"/>
                                                  </w:divBdr>
                                                </w:div>
                                                <w:div w:id="1806192206">
                                                  <w:marLeft w:val="640"/>
                                                  <w:marRight w:val="0"/>
                                                  <w:marTop w:val="0"/>
                                                  <w:marBottom w:val="0"/>
                                                  <w:divBdr>
                                                    <w:top w:val="none" w:sz="0" w:space="0" w:color="auto"/>
                                                    <w:left w:val="none" w:sz="0" w:space="0" w:color="auto"/>
                                                    <w:bottom w:val="none" w:sz="0" w:space="0" w:color="auto"/>
                                                    <w:right w:val="none" w:sz="0" w:space="0" w:color="auto"/>
                                                  </w:divBdr>
                                                </w:div>
                                                <w:div w:id="1839226131">
                                                  <w:marLeft w:val="640"/>
                                                  <w:marRight w:val="0"/>
                                                  <w:marTop w:val="0"/>
                                                  <w:marBottom w:val="0"/>
                                                  <w:divBdr>
                                                    <w:top w:val="none" w:sz="0" w:space="0" w:color="auto"/>
                                                    <w:left w:val="none" w:sz="0" w:space="0" w:color="auto"/>
                                                    <w:bottom w:val="none" w:sz="0" w:space="0" w:color="auto"/>
                                                    <w:right w:val="none" w:sz="0" w:space="0" w:color="auto"/>
                                                  </w:divBdr>
                                                </w:div>
                                                <w:div w:id="1866795531">
                                                  <w:marLeft w:val="640"/>
                                                  <w:marRight w:val="0"/>
                                                  <w:marTop w:val="0"/>
                                                  <w:marBottom w:val="0"/>
                                                  <w:divBdr>
                                                    <w:top w:val="none" w:sz="0" w:space="0" w:color="auto"/>
                                                    <w:left w:val="none" w:sz="0" w:space="0" w:color="auto"/>
                                                    <w:bottom w:val="none" w:sz="0" w:space="0" w:color="auto"/>
                                                    <w:right w:val="none" w:sz="0" w:space="0" w:color="auto"/>
                                                  </w:divBdr>
                                                </w:div>
                                                <w:div w:id="1922062343">
                                                  <w:marLeft w:val="640"/>
                                                  <w:marRight w:val="0"/>
                                                  <w:marTop w:val="0"/>
                                                  <w:marBottom w:val="0"/>
                                                  <w:divBdr>
                                                    <w:top w:val="none" w:sz="0" w:space="0" w:color="auto"/>
                                                    <w:left w:val="none" w:sz="0" w:space="0" w:color="auto"/>
                                                    <w:bottom w:val="none" w:sz="0" w:space="0" w:color="auto"/>
                                                    <w:right w:val="none" w:sz="0" w:space="0" w:color="auto"/>
                                                  </w:divBdr>
                                                </w:div>
                                                <w:div w:id="1948846386">
                                                  <w:marLeft w:val="640"/>
                                                  <w:marRight w:val="0"/>
                                                  <w:marTop w:val="0"/>
                                                  <w:marBottom w:val="0"/>
                                                  <w:divBdr>
                                                    <w:top w:val="none" w:sz="0" w:space="0" w:color="auto"/>
                                                    <w:left w:val="none" w:sz="0" w:space="0" w:color="auto"/>
                                                    <w:bottom w:val="none" w:sz="0" w:space="0" w:color="auto"/>
                                                    <w:right w:val="none" w:sz="0" w:space="0" w:color="auto"/>
                                                  </w:divBdr>
                                                </w:div>
                                                <w:div w:id="1994799619">
                                                  <w:marLeft w:val="640"/>
                                                  <w:marRight w:val="0"/>
                                                  <w:marTop w:val="0"/>
                                                  <w:marBottom w:val="0"/>
                                                  <w:divBdr>
                                                    <w:top w:val="none" w:sz="0" w:space="0" w:color="auto"/>
                                                    <w:left w:val="none" w:sz="0" w:space="0" w:color="auto"/>
                                                    <w:bottom w:val="none" w:sz="0" w:space="0" w:color="auto"/>
                                                    <w:right w:val="none" w:sz="0" w:space="0" w:color="auto"/>
                                                  </w:divBdr>
                                                </w:div>
                                                <w:div w:id="2001421120">
                                                  <w:marLeft w:val="640"/>
                                                  <w:marRight w:val="0"/>
                                                  <w:marTop w:val="0"/>
                                                  <w:marBottom w:val="0"/>
                                                  <w:divBdr>
                                                    <w:top w:val="none" w:sz="0" w:space="0" w:color="auto"/>
                                                    <w:left w:val="none" w:sz="0" w:space="0" w:color="auto"/>
                                                    <w:bottom w:val="none" w:sz="0" w:space="0" w:color="auto"/>
                                                    <w:right w:val="none" w:sz="0" w:space="0" w:color="auto"/>
                                                  </w:divBdr>
                                                </w:div>
                                                <w:div w:id="2034375175">
                                                  <w:marLeft w:val="640"/>
                                                  <w:marRight w:val="0"/>
                                                  <w:marTop w:val="0"/>
                                                  <w:marBottom w:val="0"/>
                                                  <w:divBdr>
                                                    <w:top w:val="none" w:sz="0" w:space="0" w:color="auto"/>
                                                    <w:left w:val="none" w:sz="0" w:space="0" w:color="auto"/>
                                                    <w:bottom w:val="none" w:sz="0" w:space="0" w:color="auto"/>
                                                    <w:right w:val="none" w:sz="0" w:space="0" w:color="auto"/>
                                                  </w:divBdr>
                                                </w:div>
                                                <w:div w:id="2035574508">
                                                  <w:marLeft w:val="640"/>
                                                  <w:marRight w:val="0"/>
                                                  <w:marTop w:val="0"/>
                                                  <w:marBottom w:val="0"/>
                                                  <w:divBdr>
                                                    <w:top w:val="none" w:sz="0" w:space="0" w:color="auto"/>
                                                    <w:left w:val="none" w:sz="0" w:space="0" w:color="auto"/>
                                                    <w:bottom w:val="none" w:sz="0" w:space="0" w:color="auto"/>
                                                    <w:right w:val="none" w:sz="0" w:space="0" w:color="auto"/>
                                                  </w:divBdr>
                                                </w:div>
                                                <w:div w:id="2066445295">
                                                  <w:marLeft w:val="640"/>
                                                  <w:marRight w:val="0"/>
                                                  <w:marTop w:val="0"/>
                                                  <w:marBottom w:val="0"/>
                                                  <w:divBdr>
                                                    <w:top w:val="none" w:sz="0" w:space="0" w:color="auto"/>
                                                    <w:left w:val="none" w:sz="0" w:space="0" w:color="auto"/>
                                                    <w:bottom w:val="none" w:sz="0" w:space="0" w:color="auto"/>
                                                    <w:right w:val="none" w:sz="0" w:space="0" w:color="auto"/>
                                                  </w:divBdr>
                                                </w:div>
                                                <w:div w:id="2067952383">
                                                  <w:marLeft w:val="640"/>
                                                  <w:marRight w:val="0"/>
                                                  <w:marTop w:val="0"/>
                                                  <w:marBottom w:val="0"/>
                                                  <w:divBdr>
                                                    <w:top w:val="none" w:sz="0" w:space="0" w:color="auto"/>
                                                    <w:left w:val="none" w:sz="0" w:space="0" w:color="auto"/>
                                                    <w:bottom w:val="none" w:sz="0" w:space="0" w:color="auto"/>
                                                    <w:right w:val="none" w:sz="0" w:space="0" w:color="auto"/>
                                                  </w:divBdr>
                                                </w:div>
                                                <w:div w:id="2112773382">
                                                  <w:marLeft w:val="640"/>
                                                  <w:marRight w:val="0"/>
                                                  <w:marTop w:val="0"/>
                                                  <w:marBottom w:val="0"/>
                                                  <w:divBdr>
                                                    <w:top w:val="none" w:sz="0" w:space="0" w:color="auto"/>
                                                    <w:left w:val="none" w:sz="0" w:space="0" w:color="auto"/>
                                                    <w:bottom w:val="none" w:sz="0" w:space="0" w:color="auto"/>
                                                    <w:right w:val="none" w:sz="0" w:space="0" w:color="auto"/>
                                                  </w:divBdr>
                                                </w:div>
                                              </w:divsChild>
                                            </w:div>
                                            <w:div w:id="1003819640">
                                              <w:marLeft w:val="0"/>
                                              <w:marRight w:val="0"/>
                                              <w:marTop w:val="0"/>
                                              <w:marBottom w:val="0"/>
                                              <w:divBdr>
                                                <w:top w:val="none" w:sz="0" w:space="0" w:color="auto"/>
                                                <w:left w:val="none" w:sz="0" w:space="0" w:color="auto"/>
                                                <w:bottom w:val="none" w:sz="0" w:space="0" w:color="auto"/>
                                                <w:right w:val="none" w:sz="0" w:space="0" w:color="auto"/>
                                              </w:divBdr>
                                              <w:divsChild>
                                                <w:div w:id="129448408">
                                                  <w:marLeft w:val="640"/>
                                                  <w:marRight w:val="0"/>
                                                  <w:marTop w:val="0"/>
                                                  <w:marBottom w:val="0"/>
                                                  <w:divBdr>
                                                    <w:top w:val="none" w:sz="0" w:space="0" w:color="auto"/>
                                                    <w:left w:val="none" w:sz="0" w:space="0" w:color="auto"/>
                                                    <w:bottom w:val="none" w:sz="0" w:space="0" w:color="auto"/>
                                                    <w:right w:val="none" w:sz="0" w:space="0" w:color="auto"/>
                                                  </w:divBdr>
                                                </w:div>
                                                <w:div w:id="198202353">
                                                  <w:marLeft w:val="640"/>
                                                  <w:marRight w:val="0"/>
                                                  <w:marTop w:val="0"/>
                                                  <w:marBottom w:val="0"/>
                                                  <w:divBdr>
                                                    <w:top w:val="none" w:sz="0" w:space="0" w:color="auto"/>
                                                    <w:left w:val="none" w:sz="0" w:space="0" w:color="auto"/>
                                                    <w:bottom w:val="none" w:sz="0" w:space="0" w:color="auto"/>
                                                    <w:right w:val="none" w:sz="0" w:space="0" w:color="auto"/>
                                                  </w:divBdr>
                                                </w:div>
                                                <w:div w:id="307632109">
                                                  <w:marLeft w:val="640"/>
                                                  <w:marRight w:val="0"/>
                                                  <w:marTop w:val="0"/>
                                                  <w:marBottom w:val="0"/>
                                                  <w:divBdr>
                                                    <w:top w:val="none" w:sz="0" w:space="0" w:color="auto"/>
                                                    <w:left w:val="none" w:sz="0" w:space="0" w:color="auto"/>
                                                    <w:bottom w:val="none" w:sz="0" w:space="0" w:color="auto"/>
                                                    <w:right w:val="none" w:sz="0" w:space="0" w:color="auto"/>
                                                  </w:divBdr>
                                                </w:div>
                                                <w:div w:id="321668237">
                                                  <w:marLeft w:val="640"/>
                                                  <w:marRight w:val="0"/>
                                                  <w:marTop w:val="0"/>
                                                  <w:marBottom w:val="0"/>
                                                  <w:divBdr>
                                                    <w:top w:val="none" w:sz="0" w:space="0" w:color="auto"/>
                                                    <w:left w:val="none" w:sz="0" w:space="0" w:color="auto"/>
                                                    <w:bottom w:val="none" w:sz="0" w:space="0" w:color="auto"/>
                                                    <w:right w:val="none" w:sz="0" w:space="0" w:color="auto"/>
                                                  </w:divBdr>
                                                </w:div>
                                                <w:div w:id="519242183">
                                                  <w:marLeft w:val="640"/>
                                                  <w:marRight w:val="0"/>
                                                  <w:marTop w:val="0"/>
                                                  <w:marBottom w:val="0"/>
                                                  <w:divBdr>
                                                    <w:top w:val="none" w:sz="0" w:space="0" w:color="auto"/>
                                                    <w:left w:val="none" w:sz="0" w:space="0" w:color="auto"/>
                                                    <w:bottom w:val="none" w:sz="0" w:space="0" w:color="auto"/>
                                                    <w:right w:val="none" w:sz="0" w:space="0" w:color="auto"/>
                                                  </w:divBdr>
                                                </w:div>
                                                <w:div w:id="600722314">
                                                  <w:marLeft w:val="640"/>
                                                  <w:marRight w:val="0"/>
                                                  <w:marTop w:val="0"/>
                                                  <w:marBottom w:val="0"/>
                                                  <w:divBdr>
                                                    <w:top w:val="none" w:sz="0" w:space="0" w:color="auto"/>
                                                    <w:left w:val="none" w:sz="0" w:space="0" w:color="auto"/>
                                                    <w:bottom w:val="none" w:sz="0" w:space="0" w:color="auto"/>
                                                    <w:right w:val="none" w:sz="0" w:space="0" w:color="auto"/>
                                                  </w:divBdr>
                                                </w:div>
                                                <w:div w:id="640234307">
                                                  <w:marLeft w:val="640"/>
                                                  <w:marRight w:val="0"/>
                                                  <w:marTop w:val="0"/>
                                                  <w:marBottom w:val="0"/>
                                                  <w:divBdr>
                                                    <w:top w:val="none" w:sz="0" w:space="0" w:color="auto"/>
                                                    <w:left w:val="none" w:sz="0" w:space="0" w:color="auto"/>
                                                    <w:bottom w:val="none" w:sz="0" w:space="0" w:color="auto"/>
                                                    <w:right w:val="none" w:sz="0" w:space="0" w:color="auto"/>
                                                  </w:divBdr>
                                                </w:div>
                                                <w:div w:id="686171937">
                                                  <w:marLeft w:val="640"/>
                                                  <w:marRight w:val="0"/>
                                                  <w:marTop w:val="0"/>
                                                  <w:marBottom w:val="0"/>
                                                  <w:divBdr>
                                                    <w:top w:val="none" w:sz="0" w:space="0" w:color="auto"/>
                                                    <w:left w:val="none" w:sz="0" w:space="0" w:color="auto"/>
                                                    <w:bottom w:val="none" w:sz="0" w:space="0" w:color="auto"/>
                                                    <w:right w:val="none" w:sz="0" w:space="0" w:color="auto"/>
                                                  </w:divBdr>
                                                </w:div>
                                                <w:div w:id="718477424">
                                                  <w:marLeft w:val="640"/>
                                                  <w:marRight w:val="0"/>
                                                  <w:marTop w:val="0"/>
                                                  <w:marBottom w:val="0"/>
                                                  <w:divBdr>
                                                    <w:top w:val="none" w:sz="0" w:space="0" w:color="auto"/>
                                                    <w:left w:val="none" w:sz="0" w:space="0" w:color="auto"/>
                                                    <w:bottom w:val="none" w:sz="0" w:space="0" w:color="auto"/>
                                                    <w:right w:val="none" w:sz="0" w:space="0" w:color="auto"/>
                                                  </w:divBdr>
                                                </w:div>
                                                <w:div w:id="750279264">
                                                  <w:marLeft w:val="640"/>
                                                  <w:marRight w:val="0"/>
                                                  <w:marTop w:val="0"/>
                                                  <w:marBottom w:val="0"/>
                                                  <w:divBdr>
                                                    <w:top w:val="none" w:sz="0" w:space="0" w:color="auto"/>
                                                    <w:left w:val="none" w:sz="0" w:space="0" w:color="auto"/>
                                                    <w:bottom w:val="none" w:sz="0" w:space="0" w:color="auto"/>
                                                    <w:right w:val="none" w:sz="0" w:space="0" w:color="auto"/>
                                                  </w:divBdr>
                                                </w:div>
                                                <w:div w:id="824467991">
                                                  <w:marLeft w:val="640"/>
                                                  <w:marRight w:val="0"/>
                                                  <w:marTop w:val="0"/>
                                                  <w:marBottom w:val="0"/>
                                                  <w:divBdr>
                                                    <w:top w:val="none" w:sz="0" w:space="0" w:color="auto"/>
                                                    <w:left w:val="none" w:sz="0" w:space="0" w:color="auto"/>
                                                    <w:bottom w:val="none" w:sz="0" w:space="0" w:color="auto"/>
                                                    <w:right w:val="none" w:sz="0" w:space="0" w:color="auto"/>
                                                  </w:divBdr>
                                                </w:div>
                                                <w:div w:id="905722292">
                                                  <w:marLeft w:val="640"/>
                                                  <w:marRight w:val="0"/>
                                                  <w:marTop w:val="0"/>
                                                  <w:marBottom w:val="0"/>
                                                  <w:divBdr>
                                                    <w:top w:val="none" w:sz="0" w:space="0" w:color="auto"/>
                                                    <w:left w:val="none" w:sz="0" w:space="0" w:color="auto"/>
                                                    <w:bottom w:val="none" w:sz="0" w:space="0" w:color="auto"/>
                                                    <w:right w:val="none" w:sz="0" w:space="0" w:color="auto"/>
                                                  </w:divBdr>
                                                </w:div>
                                                <w:div w:id="923346466">
                                                  <w:marLeft w:val="640"/>
                                                  <w:marRight w:val="0"/>
                                                  <w:marTop w:val="0"/>
                                                  <w:marBottom w:val="0"/>
                                                  <w:divBdr>
                                                    <w:top w:val="none" w:sz="0" w:space="0" w:color="auto"/>
                                                    <w:left w:val="none" w:sz="0" w:space="0" w:color="auto"/>
                                                    <w:bottom w:val="none" w:sz="0" w:space="0" w:color="auto"/>
                                                    <w:right w:val="none" w:sz="0" w:space="0" w:color="auto"/>
                                                  </w:divBdr>
                                                </w:div>
                                                <w:div w:id="968825447">
                                                  <w:marLeft w:val="640"/>
                                                  <w:marRight w:val="0"/>
                                                  <w:marTop w:val="0"/>
                                                  <w:marBottom w:val="0"/>
                                                  <w:divBdr>
                                                    <w:top w:val="none" w:sz="0" w:space="0" w:color="auto"/>
                                                    <w:left w:val="none" w:sz="0" w:space="0" w:color="auto"/>
                                                    <w:bottom w:val="none" w:sz="0" w:space="0" w:color="auto"/>
                                                    <w:right w:val="none" w:sz="0" w:space="0" w:color="auto"/>
                                                  </w:divBdr>
                                                </w:div>
                                                <w:div w:id="986863522">
                                                  <w:marLeft w:val="640"/>
                                                  <w:marRight w:val="0"/>
                                                  <w:marTop w:val="0"/>
                                                  <w:marBottom w:val="0"/>
                                                  <w:divBdr>
                                                    <w:top w:val="none" w:sz="0" w:space="0" w:color="auto"/>
                                                    <w:left w:val="none" w:sz="0" w:space="0" w:color="auto"/>
                                                    <w:bottom w:val="none" w:sz="0" w:space="0" w:color="auto"/>
                                                    <w:right w:val="none" w:sz="0" w:space="0" w:color="auto"/>
                                                  </w:divBdr>
                                                </w:div>
                                                <w:div w:id="995064164">
                                                  <w:marLeft w:val="640"/>
                                                  <w:marRight w:val="0"/>
                                                  <w:marTop w:val="0"/>
                                                  <w:marBottom w:val="0"/>
                                                  <w:divBdr>
                                                    <w:top w:val="none" w:sz="0" w:space="0" w:color="auto"/>
                                                    <w:left w:val="none" w:sz="0" w:space="0" w:color="auto"/>
                                                    <w:bottom w:val="none" w:sz="0" w:space="0" w:color="auto"/>
                                                    <w:right w:val="none" w:sz="0" w:space="0" w:color="auto"/>
                                                  </w:divBdr>
                                                </w:div>
                                                <w:div w:id="1034887374">
                                                  <w:marLeft w:val="640"/>
                                                  <w:marRight w:val="0"/>
                                                  <w:marTop w:val="0"/>
                                                  <w:marBottom w:val="0"/>
                                                  <w:divBdr>
                                                    <w:top w:val="none" w:sz="0" w:space="0" w:color="auto"/>
                                                    <w:left w:val="none" w:sz="0" w:space="0" w:color="auto"/>
                                                    <w:bottom w:val="none" w:sz="0" w:space="0" w:color="auto"/>
                                                    <w:right w:val="none" w:sz="0" w:space="0" w:color="auto"/>
                                                  </w:divBdr>
                                                </w:div>
                                                <w:div w:id="1042291696">
                                                  <w:marLeft w:val="640"/>
                                                  <w:marRight w:val="0"/>
                                                  <w:marTop w:val="0"/>
                                                  <w:marBottom w:val="0"/>
                                                  <w:divBdr>
                                                    <w:top w:val="none" w:sz="0" w:space="0" w:color="auto"/>
                                                    <w:left w:val="none" w:sz="0" w:space="0" w:color="auto"/>
                                                    <w:bottom w:val="none" w:sz="0" w:space="0" w:color="auto"/>
                                                    <w:right w:val="none" w:sz="0" w:space="0" w:color="auto"/>
                                                  </w:divBdr>
                                                </w:div>
                                                <w:div w:id="1052655203">
                                                  <w:marLeft w:val="640"/>
                                                  <w:marRight w:val="0"/>
                                                  <w:marTop w:val="0"/>
                                                  <w:marBottom w:val="0"/>
                                                  <w:divBdr>
                                                    <w:top w:val="none" w:sz="0" w:space="0" w:color="auto"/>
                                                    <w:left w:val="none" w:sz="0" w:space="0" w:color="auto"/>
                                                    <w:bottom w:val="none" w:sz="0" w:space="0" w:color="auto"/>
                                                    <w:right w:val="none" w:sz="0" w:space="0" w:color="auto"/>
                                                  </w:divBdr>
                                                </w:div>
                                                <w:div w:id="1073164324">
                                                  <w:marLeft w:val="640"/>
                                                  <w:marRight w:val="0"/>
                                                  <w:marTop w:val="0"/>
                                                  <w:marBottom w:val="0"/>
                                                  <w:divBdr>
                                                    <w:top w:val="none" w:sz="0" w:space="0" w:color="auto"/>
                                                    <w:left w:val="none" w:sz="0" w:space="0" w:color="auto"/>
                                                    <w:bottom w:val="none" w:sz="0" w:space="0" w:color="auto"/>
                                                    <w:right w:val="none" w:sz="0" w:space="0" w:color="auto"/>
                                                  </w:divBdr>
                                                </w:div>
                                                <w:div w:id="1103501283">
                                                  <w:marLeft w:val="640"/>
                                                  <w:marRight w:val="0"/>
                                                  <w:marTop w:val="0"/>
                                                  <w:marBottom w:val="0"/>
                                                  <w:divBdr>
                                                    <w:top w:val="none" w:sz="0" w:space="0" w:color="auto"/>
                                                    <w:left w:val="none" w:sz="0" w:space="0" w:color="auto"/>
                                                    <w:bottom w:val="none" w:sz="0" w:space="0" w:color="auto"/>
                                                    <w:right w:val="none" w:sz="0" w:space="0" w:color="auto"/>
                                                  </w:divBdr>
                                                </w:div>
                                                <w:div w:id="1104569363">
                                                  <w:marLeft w:val="640"/>
                                                  <w:marRight w:val="0"/>
                                                  <w:marTop w:val="0"/>
                                                  <w:marBottom w:val="0"/>
                                                  <w:divBdr>
                                                    <w:top w:val="none" w:sz="0" w:space="0" w:color="auto"/>
                                                    <w:left w:val="none" w:sz="0" w:space="0" w:color="auto"/>
                                                    <w:bottom w:val="none" w:sz="0" w:space="0" w:color="auto"/>
                                                    <w:right w:val="none" w:sz="0" w:space="0" w:color="auto"/>
                                                  </w:divBdr>
                                                </w:div>
                                                <w:div w:id="1121458311">
                                                  <w:marLeft w:val="640"/>
                                                  <w:marRight w:val="0"/>
                                                  <w:marTop w:val="0"/>
                                                  <w:marBottom w:val="0"/>
                                                  <w:divBdr>
                                                    <w:top w:val="none" w:sz="0" w:space="0" w:color="auto"/>
                                                    <w:left w:val="none" w:sz="0" w:space="0" w:color="auto"/>
                                                    <w:bottom w:val="none" w:sz="0" w:space="0" w:color="auto"/>
                                                    <w:right w:val="none" w:sz="0" w:space="0" w:color="auto"/>
                                                  </w:divBdr>
                                                </w:div>
                                                <w:div w:id="1146049124">
                                                  <w:marLeft w:val="640"/>
                                                  <w:marRight w:val="0"/>
                                                  <w:marTop w:val="0"/>
                                                  <w:marBottom w:val="0"/>
                                                  <w:divBdr>
                                                    <w:top w:val="none" w:sz="0" w:space="0" w:color="auto"/>
                                                    <w:left w:val="none" w:sz="0" w:space="0" w:color="auto"/>
                                                    <w:bottom w:val="none" w:sz="0" w:space="0" w:color="auto"/>
                                                    <w:right w:val="none" w:sz="0" w:space="0" w:color="auto"/>
                                                  </w:divBdr>
                                                </w:div>
                                                <w:div w:id="1203052892">
                                                  <w:marLeft w:val="640"/>
                                                  <w:marRight w:val="0"/>
                                                  <w:marTop w:val="0"/>
                                                  <w:marBottom w:val="0"/>
                                                  <w:divBdr>
                                                    <w:top w:val="none" w:sz="0" w:space="0" w:color="auto"/>
                                                    <w:left w:val="none" w:sz="0" w:space="0" w:color="auto"/>
                                                    <w:bottom w:val="none" w:sz="0" w:space="0" w:color="auto"/>
                                                    <w:right w:val="none" w:sz="0" w:space="0" w:color="auto"/>
                                                  </w:divBdr>
                                                </w:div>
                                                <w:div w:id="1256981549">
                                                  <w:marLeft w:val="640"/>
                                                  <w:marRight w:val="0"/>
                                                  <w:marTop w:val="0"/>
                                                  <w:marBottom w:val="0"/>
                                                  <w:divBdr>
                                                    <w:top w:val="none" w:sz="0" w:space="0" w:color="auto"/>
                                                    <w:left w:val="none" w:sz="0" w:space="0" w:color="auto"/>
                                                    <w:bottom w:val="none" w:sz="0" w:space="0" w:color="auto"/>
                                                    <w:right w:val="none" w:sz="0" w:space="0" w:color="auto"/>
                                                  </w:divBdr>
                                                </w:div>
                                                <w:div w:id="1271821259">
                                                  <w:marLeft w:val="640"/>
                                                  <w:marRight w:val="0"/>
                                                  <w:marTop w:val="0"/>
                                                  <w:marBottom w:val="0"/>
                                                  <w:divBdr>
                                                    <w:top w:val="none" w:sz="0" w:space="0" w:color="auto"/>
                                                    <w:left w:val="none" w:sz="0" w:space="0" w:color="auto"/>
                                                    <w:bottom w:val="none" w:sz="0" w:space="0" w:color="auto"/>
                                                    <w:right w:val="none" w:sz="0" w:space="0" w:color="auto"/>
                                                  </w:divBdr>
                                                </w:div>
                                                <w:div w:id="1288975022">
                                                  <w:marLeft w:val="640"/>
                                                  <w:marRight w:val="0"/>
                                                  <w:marTop w:val="0"/>
                                                  <w:marBottom w:val="0"/>
                                                  <w:divBdr>
                                                    <w:top w:val="none" w:sz="0" w:space="0" w:color="auto"/>
                                                    <w:left w:val="none" w:sz="0" w:space="0" w:color="auto"/>
                                                    <w:bottom w:val="none" w:sz="0" w:space="0" w:color="auto"/>
                                                    <w:right w:val="none" w:sz="0" w:space="0" w:color="auto"/>
                                                  </w:divBdr>
                                                </w:div>
                                                <w:div w:id="1295912415">
                                                  <w:marLeft w:val="640"/>
                                                  <w:marRight w:val="0"/>
                                                  <w:marTop w:val="0"/>
                                                  <w:marBottom w:val="0"/>
                                                  <w:divBdr>
                                                    <w:top w:val="none" w:sz="0" w:space="0" w:color="auto"/>
                                                    <w:left w:val="none" w:sz="0" w:space="0" w:color="auto"/>
                                                    <w:bottom w:val="none" w:sz="0" w:space="0" w:color="auto"/>
                                                    <w:right w:val="none" w:sz="0" w:space="0" w:color="auto"/>
                                                  </w:divBdr>
                                                </w:div>
                                                <w:div w:id="1319531548">
                                                  <w:marLeft w:val="640"/>
                                                  <w:marRight w:val="0"/>
                                                  <w:marTop w:val="0"/>
                                                  <w:marBottom w:val="0"/>
                                                  <w:divBdr>
                                                    <w:top w:val="none" w:sz="0" w:space="0" w:color="auto"/>
                                                    <w:left w:val="none" w:sz="0" w:space="0" w:color="auto"/>
                                                    <w:bottom w:val="none" w:sz="0" w:space="0" w:color="auto"/>
                                                    <w:right w:val="none" w:sz="0" w:space="0" w:color="auto"/>
                                                  </w:divBdr>
                                                </w:div>
                                                <w:div w:id="1338539569">
                                                  <w:marLeft w:val="640"/>
                                                  <w:marRight w:val="0"/>
                                                  <w:marTop w:val="0"/>
                                                  <w:marBottom w:val="0"/>
                                                  <w:divBdr>
                                                    <w:top w:val="none" w:sz="0" w:space="0" w:color="auto"/>
                                                    <w:left w:val="none" w:sz="0" w:space="0" w:color="auto"/>
                                                    <w:bottom w:val="none" w:sz="0" w:space="0" w:color="auto"/>
                                                    <w:right w:val="none" w:sz="0" w:space="0" w:color="auto"/>
                                                  </w:divBdr>
                                                </w:div>
                                                <w:div w:id="1356464845">
                                                  <w:marLeft w:val="640"/>
                                                  <w:marRight w:val="0"/>
                                                  <w:marTop w:val="0"/>
                                                  <w:marBottom w:val="0"/>
                                                  <w:divBdr>
                                                    <w:top w:val="none" w:sz="0" w:space="0" w:color="auto"/>
                                                    <w:left w:val="none" w:sz="0" w:space="0" w:color="auto"/>
                                                    <w:bottom w:val="none" w:sz="0" w:space="0" w:color="auto"/>
                                                    <w:right w:val="none" w:sz="0" w:space="0" w:color="auto"/>
                                                  </w:divBdr>
                                                </w:div>
                                                <w:div w:id="1357654921">
                                                  <w:marLeft w:val="640"/>
                                                  <w:marRight w:val="0"/>
                                                  <w:marTop w:val="0"/>
                                                  <w:marBottom w:val="0"/>
                                                  <w:divBdr>
                                                    <w:top w:val="none" w:sz="0" w:space="0" w:color="auto"/>
                                                    <w:left w:val="none" w:sz="0" w:space="0" w:color="auto"/>
                                                    <w:bottom w:val="none" w:sz="0" w:space="0" w:color="auto"/>
                                                    <w:right w:val="none" w:sz="0" w:space="0" w:color="auto"/>
                                                  </w:divBdr>
                                                </w:div>
                                                <w:div w:id="1381704750">
                                                  <w:marLeft w:val="640"/>
                                                  <w:marRight w:val="0"/>
                                                  <w:marTop w:val="0"/>
                                                  <w:marBottom w:val="0"/>
                                                  <w:divBdr>
                                                    <w:top w:val="none" w:sz="0" w:space="0" w:color="auto"/>
                                                    <w:left w:val="none" w:sz="0" w:space="0" w:color="auto"/>
                                                    <w:bottom w:val="none" w:sz="0" w:space="0" w:color="auto"/>
                                                    <w:right w:val="none" w:sz="0" w:space="0" w:color="auto"/>
                                                  </w:divBdr>
                                                </w:div>
                                                <w:div w:id="1393966745">
                                                  <w:marLeft w:val="640"/>
                                                  <w:marRight w:val="0"/>
                                                  <w:marTop w:val="0"/>
                                                  <w:marBottom w:val="0"/>
                                                  <w:divBdr>
                                                    <w:top w:val="none" w:sz="0" w:space="0" w:color="auto"/>
                                                    <w:left w:val="none" w:sz="0" w:space="0" w:color="auto"/>
                                                    <w:bottom w:val="none" w:sz="0" w:space="0" w:color="auto"/>
                                                    <w:right w:val="none" w:sz="0" w:space="0" w:color="auto"/>
                                                  </w:divBdr>
                                                </w:div>
                                                <w:div w:id="1424912082">
                                                  <w:marLeft w:val="640"/>
                                                  <w:marRight w:val="0"/>
                                                  <w:marTop w:val="0"/>
                                                  <w:marBottom w:val="0"/>
                                                  <w:divBdr>
                                                    <w:top w:val="none" w:sz="0" w:space="0" w:color="auto"/>
                                                    <w:left w:val="none" w:sz="0" w:space="0" w:color="auto"/>
                                                    <w:bottom w:val="none" w:sz="0" w:space="0" w:color="auto"/>
                                                    <w:right w:val="none" w:sz="0" w:space="0" w:color="auto"/>
                                                  </w:divBdr>
                                                </w:div>
                                                <w:div w:id="1430813191">
                                                  <w:marLeft w:val="640"/>
                                                  <w:marRight w:val="0"/>
                                                  <w:marTop w:val="0"/>
                                                  <w:marBottom w:val="0"/>
                                                  <w:divBdr>
                                                    <w:top w:val="none" w:sz="0" w:space="0" w:color="auto"/>
                                                    <w:left w:val="none" w:sz="0" w:space="0" w:color="auto"/>
                                                    <w:bottom w:val="none" w:sz="0" w:space="0" w:color="auto"/>
                                                    <w:right w:val="none" w:sz="0" w:space="0" w:color="auto"/>
                                                  </w:divBdr>
                                                </w:div>
                                                <w:div w:id="1487743178">
                                                  <w:marLeft w:val="640"/>
                                                  <w:marRight w:val="0"/>
                                                  <w:marTop w:val="0"/>
                                                  <w:marBottom w:val="0"/>
                                                  <w:divBdr>
                                                    <w:top w:val="none" w:sz="0" w:space="0" w:color="auto"/>
                                                    <w:left w:val="none" w:sz="0" w:space="0" w:color="auto"/>
                                                    <w:bottom w:val="none" w:sz="0" w:space="0" w:color="auto"/>
                                                    <w:right w:val="none" w:sz="0" w:space="0" w:color="auto"/>
                                                  </w:divBdr>
                                                </w:div>
                                                <w:div w:id="1489126902">
                                                  <w:marLeft w:val="640"/>
                                                  <w:marRight w:val="0"/>
                                                  <w:marTop w:val="0"/>
                                                  <w:marBottom w:val="0"/>
                                                  <w:divBdr>
                                                    <w:top w:val="none" w:sz="0" w:space="0" w:color="auto"/>
                                                    <w:left w:val="none" w:sz="0" w:space="0" w:color="auto"/>
                                                    <w:bottom w:val="none" w:sz="0" w:space="0" w:color="auto"/>
                                                    <w:right w:val="none" w:sz="0" w:space="0" w:color="auto"/>
                                                  </w:divBdr>
                                                </w:div>
                                                <w:div w:id="1520772817">
                                                  <w:marLeft w:val="640"/>
                                                  <w:marRight w:val="0"/>
                                                  <w:marTop w:val="0"/>
                                                  <w:marBottom w:val="0"/>
                                                  <w:divBdr>
                                                    <w:top w:val="none" w:sz="0" w:space="0" w:color="auto"/>
                                                    <w:left w:val="none" w:sz="0" w:space="0" w:color="auto"/>
                                                    <w:bottom w:val="none" w:sz="0" w:space="0" w:color="auto"/>
                                                    <w:right w:val="none" w:sz="0" w:space="0" w:color="auto"/>
                                                  </w:divBdr>
                                                </w:div>
                                                <w:div w:id="1562907199">
                                                  <w:marLeft w:val="640"/>
                                                  <w:marRight w:val="0"/>
                                                  <w:marTop w:val="0"/>
                                                  <w:marBottom w:val="0"/>
                                                  <w:divBdr>
                                                    <w:top w:val="none" w:sz="0" w:space="0" w:color="auto"/>
                                                    <w:left w:val="none" w:sz="0" w:space="0" w:color="auto"/>
                                                    <w:bottom w:val="none" w:sz="0" w:space="0" w:color="auto"/>
                                                    <w:right w:val="none" w:sz="0" w:space="0" w:color="auto"/>
                                                  </w:divBdr>
                                                </w:div>
                                                <w:div w:id="1651328431">
                                                  <w:marLeft w:val="640"/>
                                                  <w:marRight w:val="0"/>
                                                  <w:marTop w:val="0"/>
                                                  <w:marBottom w:val="0"/>
                                                  <w:divBdr>
                                                    <w:top w:val="none" w:sz="0" w:space="0" w:color="auto"/>
                                                    <w:left w:val="none" w:sz="0" w:space="0" w:color="auto"/>
                                                    <w:bottom w:val="none" w:sz="0" w:space="0" w:color="auto"/>
                                                    <w:right w:val="none" w:sz="0" w:space="0" w:color="auto"/>
                                                  </w:divBdr>
                                                </w:div>
                                                <w:div w:id="1744375635">
                                                  <w:marLeft w:val="640"/>
                                                  <w:marRight w:val="0"/>
                                                  <w:marTop w:val="0"/>
                                                  <w:marBottom w:val="0"/>
                                                  <w:divBdr>
                                                    <w:top w:val="none" w:sz="0" w:space="0" w:color="auto"/>
                                                    <w:left w:val="none" w:sz="0" w:space="0" w:color="auto"/>
                                                    <w:bottom w:val="none" w:sz="0" w:space="0" w:color="auto"/>
                                                    <w:right w:val="none" w:sz="0" w:space="0" w:color="auto"/>
                                                  </w:divBdr>
                                                </w:div>
                                                <w:div w:id="1753430215">
                                                  <w:marLeft w:val="640"/>
                                                  <w:marRight w:val="0"/>
                                                  <w:marTop w:val="0"/>
                                                  <w:marBottom w:val="0"/>
                                                  <w:divBdr>
                                                    <w:top w:val="none" w:sz="0" w:space="0" w:color="auto"/>
                                                    <w:left w:val="none" w:sz="0" w:space="0" w:color="auto"/>
                                                    <w:bottom w:val="none" w:sz="0" w:space="0" w:color="auto"/>
                                                    <w:right w:val="none" w:sz="0" w:space="0" w:color="auto"/>
                                                  </w:divBdr>
                                                </w:div>
                                                <w:div w:id="1771006756">
                                                  <w:marLeft w:val="640"/>
                                                  <w:marRight w:val="0"/>
                                                  <w:marTop w:val="0"/>
                                                  <w:marBottom w:val="0"/>
                                                  <w:divBdr>
                                                    <w:top w:val="none" w:sz="0" w:space="0" w:color="auto"/>
                                                    <w:left w:val="none" w:sz="0" w:space="0" w:color="auto"/>
                                                    <w:bottom w:val="none" w:sz="0" w:space="0" w:color="auto"/>
                                                    <w:right w:val="none" w:sz="0" w:space="0" w:color="auto"/>
                                                  </w:divBdr>
                                                </w:div>
                                                <w:div w:id="1784183764">
                                                  <w:marLeft w:val="640"/>
                                                  <w:marRight w:val="0"/>
                                                  <w:marTop w:val="0"/>
                                                  <w:marBottom w:val="0"/>
                                                  <w:divBdr>
                                                    <w:top w:val="none" w:sz="0" w:space="0" w:color="auto"/>
                                                    <w:left w:val="none" w:sz="0" w:space="0" w:color="auto"/>
                                                    <w:bottom w:val="none" w:sz="0" w:space="0" w:color="auto"/>
                                                    <w:right w:val="none" w:sz="0" w:space="0" w:color="auto"/>
                                                  </w:divBdr>
                                                </w:div>
                                                <w:div w:id="1842815349">
                                                  <w:marLeft w:val="640"/>
                                                  <w:marRight w:val="0"/>
                                                  <w:marTop w:val="0"/>
                                                  <w:marBottom w:val="0"/>
                                                  <w:divBdr>
                                                    <w:top w:val="none" w:sz="0" w:space="0" w:color="auto"/>
                                                    <w:left w:val="none" w:sz="0" w:space="0" w:color="auto"/>
                                                    <w:bottom w:val="none" w:sz="0" w:space="0" w:color="auto"/>
                                                    <w:right w:val="none" w:sz="0" w:space="0" w:color="auto"/>
                                                  </w:divBdr>
                                                </w:div>
                                                <w:div w:id="1955012606">
                                                  <w:marLeft w:val="640"/>
                                                  <w:marRight w:val="0"/>
                                                  <w:marTop w:val="0"/>
                                                  <w:marBottom w:val="0"/>
                                                  <w:divBdr>
                                                    <w:top w:val="none" w:sz="0" w:space="0" w:color="auto"/>
                                                    <w:left w:val="none" w:sz="0" w:space="0" w:color="auto"/>
                                                    <w:bottom w:val="none" w:sz="0" w:space="0" w:color="auto"/>
                                                    <w:right w:val="none" w:sz="0" w:space="0" w:color="auto"/>
                                                  </w:divBdr>
                                                </w:div>
                                                <w:div w:id="1976181640">
                                                  <w:marLeft w:val="640"/>
                                                  <w:marRight w:val="0"/>
                                                  <w:marTop w:val="0"/>
                                                  <w:marBottom w:val="0"/>
                                                  <w:divBdr>
                                                    <w:top w:val="none" w:sz="0" w:space="0" w:color="auto"/>
                                                    <w:left w:val="none" w:sz="0" w:space="0" w:color="auto"/>
                                                    <w:bottom w:val="none" w:sz="0" w:space="0" w:color="auto"/>
                                                    <w:right w:val="none" w:sz="0" w:space="0" w:color="auto"/>
                                                  </w:divBdr>
                                                </w:div>
                                                <w:div w:id="1986230130">
                                                  <w:marLeft w:val="640"/>
                                                  <w:marRight w:val="0"/>
                                                  <w:marTop w:val="0"/>
                                                  <w:marBottom w:val="0"/>
                                                  <w:divBdr>
                                                    <w:top w:val="none" w:sz="0" w:space="0" w:color="auto"/>
                                                    <w:left w:val="none" w:sz="0" w:space="0" w:color="auto"/>
                                                    <w:bottom w:val="none" w:sz="0" w:space="0" w:color="auto"/>
                                                    <w:right w:val="none" w:sz="0" w:space="0" w:color="auto"/>
                                                  </w:divBdr>
                                                </w:div>
                                                <w:div w:id="2030331318">
                                                  <w:marLeft w:val="640"/>
                                                  <w:marRight w:val="0"/>
                                                  <w:marTop w:val="0"/>
                                                  <w:marBottom w:val="0"/>
                                                  <w:divBdr>
                                                    <w:top w:val="none" w:sz="0" w:space="0" w:color="auto"/>
                                                    <w:left w:val="none" w:sz="0" w:space="0" w:color="auto"/>
                                                    <w:bottom w:val="none" w:sz="0" w:space="0" w:color="auto"/>
                                                    <w:right w:val="none" w:sz="0" w:space="0" w:color="auto"/>
                                                  </w:divBdr>
                                                </w:div>
                                                <w:div w:id="2070492050">
                                                  <w:marLeft w:val="640"/>
                                                  <w:marRight w:val="0"/>
                                                  <w:marTop w:val="0"/>
                                                  <w:marBottom w:val="0"/>
                                                  <w:divBdr>
                                                    <w:top w:val="none" w:sz="0" w:space="0" w:color="auto"/>
                                                    <w:left w:val="none" w:sz="0" w:space="0" w:color="auto"/>
                                                    <w:bottom w:val="none" w:sz="0" w:space="0" w:color="auto"/>
                                                    <w:right w:val="none" w:sz="0" w:space="0" w:color="auto"/>
                                                  </w:divBdr>
                                                </w:div>
                                                <w:div w:id="2083526143">
                                                  <w:marLeft w:val="640"/>
                                                  <w:marRight w:val="0"/>
                                                  <w:marTop w:val="0"/>
                                                  <w:marBottom w:val="0"/>
                                                  <w:divBdr>
                                                    <w:top w:val="none" w:sz="0" w:space="0" w:color="auto"/>
                                                    <w:left w:val="none" w:sz="0" w:space="0" w:color="auto"/>
                                                    <w:bottom w:val="none" w:sz="0" w:space="0" w:color="auto"/>
                                                    <w:right w:val="none" w:sz="0" w:space="0" w:color="auto"/>
                                                  </w:divBdr>
                                                </w:div>
                                              </w:divsChild>
                                            </w:div>
                                            <w:div w:id="1040088220">
                                              <w:marLeft w:val="0"/>
                                              <w:marRight w:val="0"/>
                                              <w:marTop w:val="0"/>
                                              <w:marBottom w:val="0"/>
                                              <w:divBdr>
                                                <w:top w:val="none" w:sz="0" w:space="0" w:color="auto"/>
                                                <w:left w:val="none" w:sz="0" w:space="0" w:color="auto"/>
                                                <w:bottom w:val="none" w:sz="0" w:space="0" w:color="auto"/>
                                                <w:right w:val="none" w:sz="0" w:space="0" w:color="auto"/>
                                              </w:divBdr>
                                              <w:divsChild>
                                                <w:div w:id="36320190">
                                                  <w:marLeft w:val="640"/>
                                                  <w:marRight w:val="0"/>
                                                  <w:marTop w:val="0"/>
                                                  <w:marBottom w:val="0"/>
                                                  <w:divBdr>
                                                    <w:top w:val="none" w:sz="0" w:space="0" w:color="auto"/>
                                                    <w:left w:val="none" w:sz="0" w:space="0" w:color="auto"/>
                                                    <w:bottom w:val="none" w:sz="0" w:space="0" w:color="auto"/>
                                                    <w:right w:val="none" w:sz="0" w:space="0" w:color="auto"/>
                                                  </w:divBdr>
                                                </w:div>
                                                <w:div w:id="259534030">
                                                  <w:marLeft w:val="640"/>
                                                  <w:marRight w:val="0"/>
                                                  <w:marTop w:val="0"/>
                                                  <w:marBottom w:val="0"/>
                                                  <w:divBdr>
                                                    <w:top w:val="none" w:sz="0" w:space="0" w:color="auto"/>
                                                    <w:left w:val="none" w:sz="0" w:space="0" w:color="auto"/>
                                                    <w:bottom w:val="none" w:sz="0" w:space="0" w:color="auto"/>
                                                    <w:right w:val="none" w:sz="0" w:space="0" w:color="auto"/>
                                                  </w:divBdr>
                                                </w:div>
                                                <w:div w:id="284581207">
                                                  <w:marLeft w:val="640"/>
                                                  <w:marRight w:val="0"/>
                                                  <w:marTop w:val="0"/>
                                                  <w:marBottom w:val="0"/>
                                                  <w:divBdr>
                                                    <w:top w:val="none" w:sz="0" w:space="0" w:color="auto"/>
                                                    <w:left w:val="none" w:sz="0" w:space="0" w:color="auto"/>
                                                    <w:bottom w:val="none" w:sz="0" w:space="0" w:color="auto"/>
                                                    <w:right w:val="none" w:sz="0" w:space="0" w:color="auto"/>
                                                  </w:divBdr>
                                                </w:div>
                                                <w:div w:id="336348764">
                                                  <w:marLeft w:val="640"/>
                                                  <w:marRight w:val="0"/>
                                                  <w:marTop w:val="0"/>
                                                  <w:marBottom w:val="0"/>
                                                  <w:divBdr>
                                                    <w:top w:val="none" w:sz="0" w:space="0" w:color="auto"/>
                                                    <w:left w:val="none" w:sz="0" w:space="0" w:color="auto"/>
                                                    <w:bottom w:val="none" w:sz="0" w:space="0" w:color="auto"/>
                                                    <w:right w:val="none" w:sz="0" w:space="0" w:color="auto"/>
                                                  </w:divBdr>
                                                </w:div>
                                                <w:div w:id="370572448">
                                                  <w:marLeft w:val="640"/>
                                                  <w:marRight w:val="0"/>
                                                  <w:marTop w:val="0"/>
                                                  <w:marBottom w:val="0"/>
                                                  <w:divBdr>
                                                    <w:top w:val="none" w:sz="0" w:space="0" w:color="auto"/>
                                                    <w:left w:val="none" w:sz="0" w:space="0" w:color="auto"/>
                                                    <w:bottom w:val="none" w:sz="0" w:space="0" w:color="auto"/>
                                                    <w:right w:val="none" w:sz="0" w:space="0" w:color="auto"/>
                                                  </w:divBdr>
                                                </w:div>
                                                <w:div w:id="549849995">
                                                  <w:marLeft w:val="640"/>
                                                  <w:marRight w:val="0"/>
                                                  <w:marTop w:val="0"/>
                                                  <w:marBottom w:val="0"/>
                                                  <w:divBdr>
                                                    <w:top w:val="none" w:sz="0" w:space="0" w:color="auto"/>
                                                    <w:left w:val="none" w:sz="0" w:space="0" w:color="auto"/>
                                                    <w:bottom w:val="none" w:sz="0" w:space="0" w:color="auto"/>
                                                    <w:right w:val="none" w:sz="0" w:space="0" w:color="auto"/>
                                                  </w:divBdr>
                                                </w:div>
                                                <w:div w:id="591550810">
                                                  <w:marLeft w:val="640"/>
                                                  <w:marRight w:val="0"/>
                                                  <w:marTop w:val="0"/>
                                                  <w:marBottom w:val="0"/>
                                                  <w:divBdr>
                                                    <w:top w:val="none" w:sz="0" w:space="0" w:color="auto"/>
                                                    <w:left w:val="none" w:sz="0" w:space="0" w:color="auto"/>
                                                    <w:bottom w:val="none" w:sz="0" w:space="0" w:color="auto"/>
                                                    <w:right w:val="none" w:sz="0" w:space="0" w:color="auto"/>
                                                  </w:divBdr>
                                                </w:div>
                                                <w:div w:id="623269130">
                                                  <w:marLeft w:val="640"/>
                                                  <w:marRight w:val="0"/>
                                                  <w:marTop w:val="0"/>
                                                  <w:marBottom w:val="0"/>
                                                  <w:divBdr>
                                                    <w:top w:val="none" w:sz="0" w:space="0" w:color="auto"/>
                                                    <w:left w:val="none" w:sz="0" w:space="0" w:color="auto"/>
                                                    <w:bottom w:val="none" w:sz="0" w:space="0" w:color="auto"/>
                                                    <w:right w:val="none" w:sz="0" w:space="0" w:color="auto"/>
                                                  </w:divBdr>
                                                </w:div>
                                                <w:div w:id="643435242">
                                                  <w:marLeft w:val="640"/>
                                                  <w:marRight w:val="0"/>
                                                  <w:marTop w:val="0"/>
                                                  <w:marBottom w:val="0"/>
                                                  <w:divBdr>
                                                    <w:top w:val="none" w:sz="0" w:space="0" w:color="auto"/>
                                                    <w:left w:val="none" w:sz="0" w:space="0" w:color="auto"/>
                                                    <w:bottom w:val="none" w:sz="0" w:space="0" w:color="auto"/>
                                                    <w:right w:val="none" w:sz="0" w:space="0" w:color="auto"/>
                                                  </w:divBdr>
                                                </w:div>
                                                <w:div w:id="680089228">
                                                  <w:marLeft w:val="640"/>
                                                  <w:marRight w:val="0"/>
                                                  <w:marTop w:val="0"/>
                                                  <w:marBottom w:val="0"/>
                                                  <w:divBdr>
                                                    <w:top w:val="none" w:sz="0" w:space="0" w:color="auto"/>
                                                    <w:left w:val="none" w:sz="0" w:space="0" w:color="auto"/>
                                                    <w:bottom w:val="none" w:sz="0" w:space="0" w:color="auto"/>
                                                    <w:right w:val="none" w:sz="0" w:space="0" w:color="auto"/>
                                                  </w:divBdr>
                                                </w:div>
                                                <w:div w:id="685904158">
                                                  <w:marLeft w:val="640"/>
                                                  <w:marRight w:val="0"/>
                                                  <w:marTop w:val="0"/>
                                                  <w:marBottom w:val="0"/>
                                                  <w:divBdr>
                                                    <w:top w:val="none" w:sz="0" w:space="0" w:color="auto"/>
                                                    <w:left w:val="none" w:sz="0" w:space="0" w:color="auto"/>
                                                    <w:bottom w:val="none" w:sz="0" w:space="0" w:color="auto"/>
                                                    <w:right w:val="none" w:sz="0" w:space="0" w:color="auto"/>
                                                  </w:divBdr>
                                                </w:div>
                                                <w:div w:id="729890510">
                                                  <w:marLeft w:val="640"/>
                                                  <w:marRight w:val="0"/>
                                                  <w:marTop w:val="0"/>
                                                  <w:marBottom w:val="0"/>
                                                  <w:divBdr>
                                                    <w:top w:val="none" w:sz="0" w:space="0" w:color="auto"/>
                                                    <w:left w:val="none" w:sz="0" w:space="0" w:color="auto"/>
                                                    <w:bottom w:val="none" w:sz="0" w:space="0" w:color="auto"/>
                                                    <w:right w:val="none" w:sz="0" w:space="0" w:color="auto"/>
                                                  </w:divBdr>
                                                </w:div>
                                                <w:div w:id="751851960">
                                                  <w:marLeft w:val="640"/>
                                                  <w:marRight w:val="0"/>
                                                  <w:marTop w:val="0"/>
                                                  <w:marBottom w:val="0"/>
                                                  <w:divBdr>
                                                    <w:top w:val="none" w:sz="0" w:space="0" w:color="auto"/>
                                                    <w:left w:val="none" w:sz="0" w:space="0" w:color="auto"/>
                                                    <w:bottom w:val="none" w:sz="0" w:space="0" w:color="auto"/>
                                                    <w:right w:val="none" w:sz="0" w:space="0" w:color="auto"/>
                                                  </w:divBdr>
                                                </w:div>
                                                <w:div w:id="777987724">
                                                  <w:marLeft w:val="640"/>
                                                  <w:marRight w:val="0"/>
                                                  <w:marTop w:val="0"/>
                                                  <w:marBottom w:val="0"/>
                                                  <w:divBdr>
                                                    <w:top w:val="none" w:sz="0" w:space="0" w:color="auto"/>
                                                    <w:left w:val="none" w:sz="0" w:space="0" w:color="auto"/>
                                                    <w:bottom w:val="none" w:sz="0" w:space="0" w:color="auto"/>
                                                    <w:right w:val="none" w:sz="0" w:space="0" w:color="auto"/>
                                                  </w:divBdr>
                                                </w:div>
                                                <w:div w:id="784419886">
                                                  <w:marLeft w:val="640"/>
                                                  <w:marRight w:val="0"/>
                                                  <w:marTop w:val="0"/>
                                                  <w:marBottom w:val="0"/>
                                                  <w:divBdr>
                                                    <w:top w:val="none" w:sz="0" w:space="0" w:color="auto"/>
                                                    <w:left w:val="none" w:sz="0" w:space="0" w:color="auto"/>
                                                    <w:bottom w:val="none" w:sz="0" w:space="0" w:color="auto"/>
                                                    <w:right w:val="none" w:sz="0" w:space="0" w:color="auto"/>
                                                  </w:divBdr>
                                                </w:div>
                                                <w:div w:id="796262432">
                                                  <w:marLeft w:val="640"/>
                                                  <w:marRight w:val="0"/>
                                                  <w:marTop w:val="0"/>
                                                  <w:marBottom w:val="0"/>
                                                  <w:divBdr>
                                                    <w:top w:val="none" w:sz="0" w:space="0" w:color="auto"/>
                                                    <w:left w:val="none" w:sz="0" w:space="0" w:color="auto"/>
                                                    <w:bottom w:val="none" w:sz="0" w:space="0" w:color="auto"/>
                                                    <w:right w:val="none" w:sz="0" w:space="0" w:color="auto"/>
                                                  </w:divBdr>
                                                </w:div>
                                                <w:div w:id="808475021">
                                                  <w:marLeft w:val="640"/>
                                                  <w:marRight w:val="0"/>
                                                  <w:marTop w:val="0"/>
                                                  <w:marBottom w:val="0"/>
                                                  <w:divBdr>
                                                    <w:top w:val="none" w:sz="0" w:space="0" w:color="auto"/>
                                                    <w:left w:val="none" w:sz="0" w:space="0" w:color="auto"/>
                                                    <w:bottom w:val="none" w:sz="0" w:space="0" w:color="auto"/>
                                                    <w:right w:val="none" w:sz="0" w:space="0" w:color="auto"/>
                                                  </w:divBdr>
                                                </w:div>
                                                <w:div w:id="823621355">
                                                  <w:marLeft w:val="640"/>
                                                  <w:marRight w:val="0"/>
                                                  <w:marTop w:val="0"/>
                                                  <w:marBottom w:val="0"/>
                                                  <w:divBdr>
                                                    <w:top w:val="none" w:sz="0" w:space="0" w:color="auto"/>
                                                    <w:left w:val="none" w:sz="0" w:space="0" w:color="auto"/>
                                                    <w:bottom w:val="none" w:sz="0" w:space="0" w:color="auto"/>
                                                    <w:right w:val="none" w:sz="0" w:space="0" w:color="auto"/>
                                                  </w:divBdr>
                                                </w:div>
                                                <w:div w:id="858736655">
                                                  <w:marLeft w:val="640"/>
                                                  <w:marRight w:val="0"/>
                                                  <w:marTop w:val="0"/>
                                                  <w:marBottom w:val="0"/>
                                                  <w:divBdr>
                                                    <w:top w:val="none" w:sz="0" w:space="0" w:color="auto"/>
                                                    <w:left w:val="none" w:sz="0" w:space="0" w:color="auto"/>
                                                    <w:bottom w:val="none" w:sz="0" w:space="0" w:color="auto"/>
                                                    <w:right w:val="none" w:sz="0" w:space="0" w:color="auto"/>
                                                  </w:divBdr>
                                                </w:div>
                                                <w:div w:id="871380114">
                                                  <w:marLeft w:val="640"/>
                                                  <w:marRight w:val="0"/>
                                                  <w:marTop w:val="0"/>
                                                  <w:marBottom w:val="0"/>
                                                  <w:divBdr>
                                                    <w:top w:val="none" w:sz="0" w:space="0" w:color="auto"/>
                                                    <w:left w:val="none" w:sz="0" w:space="0" w:color="auto"/>
                                                    <w:bottom w:val="none" w:sz="0" w:space="0" w:color="auto"/>
                                                    <w:right w:val="none" w:sz="0" w:space="0" w:color="auto"/>
                                                  </w:divBdr>
                                                </w:div>
                                                <w:div w:id="913051540">
                                                  <w:marLeft w:val="640"/>
                                                  <w:marRight w:val="0"/>
                                                  <w:marTop w:val="0"/>
                                                  <w:marBottom w:val="0"/>
                                                  <w:divBdr>
                                                    <w:top w:val="none" w:sz="0" w:space="0" w:color="auto"/>
                                                    <w:left w:val="none" w:sz="0" w:space="0" w:color="auto"/>
                                                    <w:bottom w:val="none" w:sz="0" w:space="0" w:color="auto"/>
                                                    <w:right w:val="none" w:sz="0" w:space="0" w:color="auto"/>
                                                  </w:divBdr>
                                                </w:div>
                                                <w:div w:id="929512006">
                                                  <w:marLeft w:val="640"/>
                                                  <w:marRight w:val="0"/>
                                                  <w:marTop w:val="0"/>
                                                  <w:marBottom w:val="0"/>
                                                  <w:divBdr>
                                                    <w:top w:val="none" w:sz="0" w:space="0" w:color="auto"/>
                                                    <w:left w:val="none" w:sz="0" w:space="0" w:color="auto"/>
                                                    <w:bottom w:val="none" w:sz="0" w:space="0" w:color="auto"/>
                                                    <w:right w:val="none" w:sz="0" w:space="0" w:color="auto"/>
                                                  </w:divBdr>
                                                </w:div>
                                                <w:div w:id="963659786">
                                                  <w:marLeft w:val="640"/>
                                                  <w:marRight w:val="0"/>
                                                  <w:marTop w:val="0"/>
                                                  <w:marBottom w:val="0"/>
                                                  <w:divBdr>
                                                    <w:top w:val="none" w:sz="0" w:space="0" w:color="auto"/>
                                                    <w:left w:val="none" w:sz="0" w:space="0" w:color="auto"/>
                                                    <w:bottom w:val="none" w:sz="0" w:space="0" w:color="auto"/>
                                                    <w:right w:val="none" w:sz="0" w:space="0" w:color="auto"/>
                                                  </w:divBdr>
                                                </w:div>
                                                <w:div w:id="983852063">
                                                  <w:marLeft w:val="640"/>
                                                  <w:marRight w:val="0"/>
                                                  <w:marTop w:val="0"/>
                                                  <w:marBottom w:val="0"/>
                                                  <w:divBdr>
                                                    <w:top w:val="none" w:sz="0" w:space="0" w:color="auto"/>
                                                    <w:left w:val="none" w:sz="0" w:space="0" w:color="auto"/>
                                                    <w:bottom w:val="none" w:sz="0" w:space="0" w:color="auto"/>
                                                    <w:right w:val="none" w:sz="0" w:space="0" w:color="auto"/>
                                                  </w:divBdr>
                                                </w:div>
                                                <w:div w:id="985739949">
                                                  <w:marLeft w:val="640"/>
                                                  <w:marRight w:val="0"/>
                                                  <w:marTop w:val="0"/>
                                                  <w:marBottom w:val="0"/>
                                                  <w:divBdr>
                                                    <w:top w:val="none" w:sz="0" w:space="0" w:color="auto"/>
                                                    <w:left w:val="none" w:sz="0" w:space="0" w:color="auto"/>
                                                    <w:bottom w:val="none" w:sz="0" w:space="0" w:color="auto"/>
                                                    <w:right w:val="none" w:sz="0" w:space="0" w:color="auto"/>
                                                  </w:divBdr>
                                                </w:div>
                                                <w:div w:id="1126584208">
                                                  <w:marLeft w:val="640"/>
                                                  <w:marRight w:val="0"/>
                                                  <w:marTop w:val="0"/>
                                                  <w:marBottom w:val="0"/>
                                                  <w:divBdr>
                                                    <w:top w:val="none" w:sz="0" w:space="0" w:color="auto"/>
                                                    <w:left w:val="none" w:sz="0" w:space="0" w:color="auto"/>
                                                    <w:bottom w:val="none" w:sz="0" w:space="0" w:color="auto"/>
                                                    <w:right w:val="none" w:sz="0" w:space="0" w:color="auto"/>
                                                  </w:divBdr>
                                                </w:div>
                                                <w:div w:id="1174611539">
                                                  <w:marLeft w:val="640"/>
                                                  <w:marRight w:val="0"/>
                                                  <w:marTop w:val="0"/>
                                                  <w:marBottom w:val="0"/>
                                                  <w:divBdr>
                                                    <w:top w:val="none" w:sz="0" w:space="0" w:color="auto"/>
                                                    <w:left w:val="none" w:sz="0" w:space="0" w:color="auto"/>
                                                    <w:bottom w:val="none" w:sz="0" w:space="0" w:color="auto"/>
                                                    <w:right w:val="none" w:sz="0" w:space="0" w:color="auto"/>
                                                  </w:divBdr>
                                                </w:div>
                                                <w:div w:id="1183712529">
                                                  <w:marLeft w:val="640"/>
                                                  <w:marRight w:val="0"/>
                                                  <w:marTop w:val="0"/>
                                                  <w:marBottom w:val="0"/>
                                                  <w:divBdr>
                                                    <w:top w:val="none" w:sz="0" w:space="0" w:color="auto"/>
                                                    <w:left w:val="none" w:sz="0" w:space="0" w:color="auto"/>
                                                    <w:bottom w:val="none" w:sz="0" w:space="0" w:color="auto"/>
                                                    <w:right w:val="none" w:sz="0" w:space="0" w:color="auto"/>
                                                  </w:divBdr>
                                                </w:div>
                                                <w:div w:id="1212617446">
                                                  <w:marLeft w:val="640"/>
                                                  <w:marRight w:val="0"/>
                                                  <w:marTop w:val="0"/>
                                                  <w:marBottom w:val="0"/>
                                                  <w:divBdr>
                                                    <w:top w:val="none" w:sz="0" w:space="0" w:color="auto"/>
                                                    <w:left w:val="none" w:sz="0" w:space="0" w:color="auto"/>
                                                    <w:bottom w:val="none" w:sz="0" w:space="0" w:color="auto"/>
                                                    <w:right w:val="none" w:sz="0" w:space="0" w:color="auto"/>
                                                  </w:divBdr>
                                                </w:div>
                                                <w:div w:id="1297687937">
                                                  <w:marLeft w:val="640"/>
                                                  <w:marRight w:val="0"/>
                                                  <w:marTop w:val="0"/>
                                                  <w:marBottom w:val="0"/>
                                                  <w:divBdr>
                                                    <w:top w:val="none" w:sz="0" w:space="0" w:color="auto"/>
                                                    <w:left w:val="none" w:sz="0" w:space="0" w:color="auto"/>
                                                    <w:bottom w:val="none" w:sz="0" w:space="0" w:color="auto"/>
                                                    <w:right w:val="none" w:sz="0" w:space="0" w:color="auto"/>
                                                  </w:divBdr>
                                                </w:div>
                                                <w:div w:id="1344169852">
                                                  <w:marLeft w:val="640"/>
                                                  <w:marRight w:val="0"/>
                                                  <w:marTop w:val="0"/>
                                                  <w:marBottom w:val="0"/>
                                                  <w:divBdr>
                                                    <w:top w:val="none" w:sz="0" w:space="0" w:color="auto"/>
                                                    <w:left w:val="none" w:sz="0" w:space="0" w:color="auto"/>
                                                    <w:bottom w:val="none" w:sz="0" w:space="0" w:color="auto"/>
                                                    <w:right w:val="none" w:sz="0" w:space="0" w:color="auto"/>
                                                  </w:divBdr>
                                                </w:div>
                                                <w:div w:id="1354041470">
                                                  <w:marLeft w:val="640"/>
                                                  <w:marRight w:val="0"/>
                                                  <w:marTop w:val="0"/>
                                                  <w:marBottom w:val="0"/>
                                                  <w:divBdr>
                                                    <w:top w:val="none" w:sz="0" w:space="0" w:color="auto"/>
                                                    <w:left w:val="none" w:sz="0" w:space="0" w:color="auto"/>
                                                    <w:bottom w:val="none" w:sz="0" w:space="0" w:color="auto"/>
                                                    <w:right w:val="none" w:sz="0" w:space="0" w:color="auto"/>
                                                  </w:divBdr>
                                                </w:div>
                                                <w:div w:id="1355305549">
                                                  <w:marLeft w:val="640"/>
                                                  <w:marRight w:val="0"/>
                                                  <w:marTop w:val="0"/>
                                                  <w:marBottom w:val="0"/>
                                                  <w:divBdr>
                                                    <w:top w:val="none" w:sz="0" w:space="0" w:color="auto"/>
                                                    <w:left w:val="none" w:sz="0" w:space="0" w:color="auto"/>
                                                    <w:bottom w:val="none" w:sz="0" w:space="0" w:color="auto"/>
                                                    <w:right w:val="none" w:sz="0" w:space="0" w:color="auto"/>
                                                  </w:divBdr>
                                                </w:div>
                                                <w:div w:id="1373458959">
                                                  <w:marLeft w:val="640"/>
                                                  <w:marRight w:val="0"/>
                                                  <w:marTop w:val="0"/>
                                                  <w:marBottom w:val="0"/>
                                                  <w:divBdr>
                                                    <w:top w:val="none" w:sz="0" w:space="0" w:color="auto"/>
                                                    <w:left w:val="none" w:sz="0" w:space="0" w:color="auto"/>
                                                    <w:bottom w:val="none" w:sz="0" w:space="0" w:color="auto"/>
                                                    <w:right w:val="none" w:sz="0" w:space="0" w:color="auto"/>
                                                  </w:divBdr>
                                                </w:div>
                                                <w:div w:id="1426993236">
                                                  <w:marLeft w:val="640"/>
                                                  <w:marRight w:val="0"/>
                                                  <w:marTop w:val="0"/>
                                                  <w:marBottom w:val="0"/>
                                                  <w:divBdr>
                                                    <w:top w:val="none" w:sz="0" w:space="0" w:color="auto"/>
                                                    <w:left w:val="none" w:sz="0" w:space="0" w:color="auto"/>
                                                    <w:bottom w:val="none" w:sz="0" w:space="0" w:color="auto"/>
                                                    <w:right w:val="none" w:sz="0" w:space="0" w:color="auto"/>
                                                  </w:divBdr>
                                                </w:div>
                                                <w:div w:id="1429886933">
                                                  <w:marLeft w:val="640"/>
                                                  <w:marRight w:val="0"/>
                                                  <w:marTop w:val="0"/>
                                                  <w:marBottom w:val="0"/>
                                                  <w:divBdr>
                                                    <w:top w:val="none" w:sz="0" w:space="0" w:color="auto"/>
                                                    <w:left w:val="none" w:sz="0" w:space="0" w:color="auto"/>
                                                    <w:bottom w:val="none" w:sz="0" w:space="0" w:color="auto"/>
                                                    <w:right w:val="none" w:sz="0" w:space="0" w:color="auto"/>
                                                  </w:divBdr>
                                                </w:div>
                                                <w:div w:id="1438791093">
                                                  <w:marLeft w:val="640"/>
                                                  <w:marRight w:val="0"/>
                                                  <w:marTop w:val="0"/>
                                                  <w:marBottom w:val="0"/>
                                                  <w:divBdr>
                                                    <w:top w:val="none" w:sz="0" w:space="0" w:color="auto"/>
                                                    <w:left w:val="none" w:sz="0" w:space="0" w:color="auto"/>
                                                    <w:bottom w:val="none" w:sz="0" w:space="0" w:color="auto"/>
                                                    <w:right w:val="none" w:sz="0" w:space="0" w:color="auto"/>
                                                  </w:divBdr>
                                                </w:div>
                                                <w:div w:id="1464998539">
                                                  <w:marLeft w:val="640"/>
                                                  <w:marRight w:val="0"/>
                                                  <w:marTop w:val="0"/>
                                                  <w:marBottom w:val="0"/>
                                                  <w:divBdr>
                                                    <w:top w:val="none" w:sz="0" w:space="0" w:color="auto"/>
                                                    <w:left w:val="none" w:sz="0" w:space="0" w:color="auto"/>
                                                    <w:bottom w:val="none" w:sz="0" w:space="0" w:color="auto"/>
                                                    <w:right w:val="none" w:sz="0" w:space="0" w:color="auto"/>
                                                  </w:divBdr>
                                                </w:div>
                                                <w:div w:id="1496267253">
                                                  <w:marLeft w:val="640"/>
                                                  <w:marRight w:val="0"/>
                                                  <w:marTop w:val="0"/>
                                                  <w:marBottom w:val="0"/>
                                                  <w:divBdr>
                                                    <w:top w:val="none" w:sz="0" w:space="0" w:color="auto"/>
                                                    <w:left w:val="none" w:sz="0" w:space="0" w:color="auto"/>
                                                    <w:bottom w:val="none" w:sz="0" w:space="0" w:color="auto"/>
                                                    <w:right w:val="none" w:sz="0" w:space="0" w:color="auto"/>
                                                  </w:divBdr>
                                                </w:div>
                                                <w:div w:id="1553035703">
                                                  <w:marLeft w:val="640"/>
                                                  <w:marRight w:val="0"/>
                                                  <w:marTop w:val="0"/>
                                                  <w:marBottom w:val="0"/>
                                                  <w:divBdr>
                                                    <w:top w:val="none" w:sz="0" w:space="0" w:color="auto"/>
                                                    <w:left w:val="none" w:sz="0" w:space="0" w:color="auto"/>
                                                    <w:bottom w:val="none" w:sz="0" w:space="0" w:color="auto"/>
                                                    <w:right w:val="none" w:sz="0" w:space="0" w:color="auto"/>
                                                  </w:divBdr>
                                                </w:div>
                                                <w:div w:id="1601061125">
                                                  <w:marLeft w:val="640"/>
                                                  <w:marRight w:val="0"/>
                                                  <w:marTop w:val="0"/>
                                                  <w:marBottom w:val="0"/>
                                                  <w:divBdr>
                                                    <w:top w:val="none" w:sz="0" w:space="0" w:color="auto"/>
                                                    <w:left w:val="none" w:sz="0" w:space="0" w:color="auto"/>
                                                    <w:bottom w:val="none" w:sz="0" w:space="0" w:color="auto"/>
                                                    <w:right w:val="none" w:sz="0" w:space="0" w:color="auto"/>
                                                  </w:divBdr>
                                                </w:div>
                                                <w:div w:id="1625040267">
                                                  <w:marLeft w:val="640"/>
                                                  <w:marRight w:val="0"/>
                                                  <w:marTop w:val="0"/>
                                                  <w:marBottom w:val="0"/>
                                                  <w:divBdr>
                                                    <w:top w:val="none" w:sz="0" w:space="0" w:color="auto"/>
                                                    <w:left w:val="none" w:sz="0" w:space="0" w:color="auto"/>
                                                    <w:bottom w:val="none" w:sz="0" w:space="0" w:color="auto"/>
                                                    <w:right w:val="none" w:sz="0" w:space="0" w:color="auto"/>
                                                  </w:divBdr>
                                                </w:div>
                                                <w:div w:id="1635063025">
                                                  <w:marLeft w:val="640"/>
                                                  <w:marRight w:val="0"/>
                                                  <w:marTop w:val="0"/>
                                                  <w:marBottom w:val="0"/>
                                                  <w:divBdr>
                                                    <w:top w:val="none" w:sz="0" w:space="0" w:color="auto"/>
                                                    <w:left w:val="none" w:sz="0" w:space="0" w:color="auto"/>
                                                    <w:bottom w:val="none" w:sz="0" w:space="0" w:color="auto"/>
                                                    <w:right w:val="none" w:sz="0" w:space="0" w:color="auto"/>
                                                  </w:divBdr>
                                                </w:div>
                                                <w:div w:id="1687902194">
                                                  <w:marLeft w:val="640"/>
                                                  <w:marRight w:val="0"/>
                                                  <w:marTop w:val="0"/>
                                                  <w:marBottom w:val="0"/>
                                                  <w:divBdr>
                                                    <w:top w:val="none" w:sz="0" w:space="0" w:color="auto"/>
                                                    <w:left w:val="none" w:sz="0" w:space="0" w:color="auto"/>
                                                    <w:bottom w:val="none" w:sz="0" w:space="0" w:color="auto"/>
                                                    <w:right w:val="none" w:sz="0" w:space="0" w:color="auto"/>
                                                  </w:divBdr>
                                                </w:div>
                                                <w:div w:id="1720785911">
                                                  <w:marLeft w:val="640"/>
                                                  <w:marRight w:val="0"/>
                                                  <w:marTop w:val="0"/>
                                                  <w:marBottom w:val="0"/>
                                                  <w:divBdr>
                                                    <w:top w:val="none" w:sz="0" w:space="0" w:color="auto"/>
                                                    <w:left w:val="none" w:sz="0" w:space="0" w:color="auto"/>
                                                    <w:bottom w:val="none" w:sz="0" w:space="0" w:color="auto"/>
                                                    <w:right w:val="none" w:sz="0" w:space="0" w:color="auto"/>
                                                  </w:divBdr>
                                                </w:div>
                                                <w:div w:id="1799253442">
                                                  <w:marLeft w:val="640"/>
                                                  <w:marRight w:val="0"/>
                                                  <w:marTop w:val="0"/>
                                                  <w:marBottom w:val="0"/>
                                                  <w:divBdr>
                                                    <w:top w:val="none" w:sz="0" w:space="0" w:color="auto"/>
                                                    <w:left w:val="none" w:sz="0" w:space="0" w:color="auto"/>
                                                    <w:bottom w:val="none" w:sz="0" w:space="0" w:color="auto"/>
                                                    <w:right w:val="none" w:sz="0" w:space="0" w:color="auto"/>
                                                  </w:divBdr>
                                                </w:div>
                                                <w:div w:id="1841042248">
                                                  <w:marLeft w:val="640"/>
                                                  <w:marRight w:val="0"/>
                                                  <w:marTop w:val="0"/>
                                                  <w:marBottom w:val="0"/>
                                                  <w:divBdr>
                                                    <w:top w:val="none" w:sz="0" w:space="0" w:color="auto"/>
                                                    <w:left w:val="none" w:sz="0" w:space="0" w:color="auto"/>
                                                    <w:bottom w:val="none" w:sz="0" w:space="0" w:color="auto"/>
                                                    <w:right w:val="none" w:sz="0" w:space="0" w:color="auto"/>
                                                  </w:divBdr>
                                                </w:div>
                                                <w:div w:id="1898466186">
                                                  <w:marLeft w:val="640"/>
                                                  <w:marRight w:val="0"/>
                                                  <w:marTop w:val="0"/>
                                                  <w:marBottom w:val="0"/>
                                                  <w:divBdr>
                                                    <w:top w:val="none" w:sz="0" w:space="0" w:color="auto"/>
                                                    <w:left w:val="none" w:sz="0" w:space="0" w:color="auto"/>
                                                    <w:bottom w:val="none" w:sz="0" w:space="0" w:color="auto"/>
                                                    <w:right w:val="none" w:sz="0" w:space="0" w:color="auto"/>
                                                  </w:divBdr>
                                                </w:div>
                                                <w:div w:id="1918399433">
                                                  <w:marLeft w:val="640"/>
                                                  <w:marRight w:val="0"/>
                                                  <w:marTop w:val="0"/>
                                                  <w:marBottom w:val="0"/>
                                                  <w:divBdr>
                                                    <w:top w:val="none" w:sz="0" w:space="0" w:color="auto"/>
                                                    <w:left w:val="none" w:sz="0" w:space="0" w:color="auto"/>
                                                    <w:bottom w:val="none" w:sz="0" w:space="0" w:color="auto"/>
                                                    <w:right w:val="none" w:sz="0" w:space="0" w:color="auto"/>
                                                  </w:divBdr>
                                                </w:div>
                                                <w:div w:id="1940868146">
                                                  <w:marLeft w:val="640"/>
                                                  <w:marRight w:val="0"/>
                                                  <w:marTop w:val="0"/>
                                                  <w:marBottom w:val="0"/>
                                                  <w:divBdr>
                                                    <w:top w:val="none" w:sz="0" w:space="0" w:color="auto"/>
                                                    <w:left w:val="none" w:sz="0" w:space="0" w:color="auto"/>
                                                    <w:bottom w:val="none" w:sz="0" w:space="0" w:color="auto"/>
                                                    <w:right w:val="none" w:sz="0" w:space="0" w:color="auto"/>
                                                  </w:divBdr>
                                                </w:div>
                                                <w:div w:id="1951350472">
                                                  <w:marLeft w:val="640"/>
                                                  <w:marRight w:val="0"/>
                                                  <w:marTop w:val="0"/>
                                                  <w:marBottom w:val="0"/>
                                                  <w:divBdr>
                                                    <w:top w:val="none" w:sz="0" w:space="0" w:color="auto"/>
                                                    <w:left w:val="none" w:sz="0" w:space="0" w:color="auto"/>
                                                    <w:bottom w:val="none" w:sz="0" w:space="0" w:color="auto"/>
                                                    <w:right w:val="none" w:sz="0" w:space="0" w:color="auto"/>
                                                  </w:divBdr>
                                                </w:div>
                                                <w:div w:id="1963151322">
                                                  <w:marLeft w:val="640"/>
                                                  <w:marRight w:val="0"/>
                                                  <w:marTop w:val="0"/>
                                                  <w:marBottom w:val="0"/>
                                                  <w:divBdr>
                                                    <w:top w:val="none" w:sz="0" w:space="0" w:color="auto"/>
                                                    <w:left w:val="none" w:sz="0" w:space="0" w:color="auto"/>
                                                    <w:bottom w:val="none" w:sz="0" w:space="0" w:color="auto"/>
                                                    <w:right w:val="none" w:sz="0" w:space="0" w:color="auto"/>
                                                  </w:divBdr>
                                                </w:div>
                                                <w:div w:id="2013141735">
                                                  <w:marLeft w:val="640"/>
                                                  <w:marRight w:val="0"/>
                                                  <w:marTop w:val="0"/>
                                                  <w:marBottom w:val="0"/>
                                                  <w:divBdr>
                                                    <w:top w:val="none" w:sz="0" w:space="0" w:color="auto"/>
                                                    <w:left w:val="none" w:sz="0" w:space="0" w:color="auto"/>
                                                    <w:bottom w:val="none" w:sz="0" w:space="0" w:color="auto"/>
                                                    <w:right w:val="none" w:sz="0" w:space="0" w:color="auto"/>
                                                  </w:divBdr>
                                                </w:div>
                                                <w:div w:id="2102413374">
                                                  <w:marLeft w:val="640"/>
                                                  <w:marRight w:val="0"/>
                                                  <w:marTop w:val="0"/>
                                                  <w:marBottom w:val="0"/>
                                                  <w:divBdr>
                                                    <w:top w:val="none" w:sz="0" w:space="0" w:color="auto"/>
                                                    <w:left w:val="none" w:sz="0" w:space="0" w:color="auto"/>
                                                    <w:bottom w:val="none" w:sz="0" w:space="0" w:color="auto"/>
                                                    <w:right w:val="none" w:sz="0" w:space="0" w:color="auto"/>
                                                  </w:divBdr>
                                                </w:div>
                                                <w:div w:id="2128741425">
                                                  <w:marLeft w:val="640"/>
                                                  <w:marRight w:val="0"/>
                                                  <w:marTop w:val="0"/>
                                                  <w:marBottom w:val="0"/>
                                                  <w:divBdr>
                                                    <w:top w:val="none" w:sz="0" w:space="0" w:color="auto"/>
                                                    <w:left w:val="none" w:sz="0" w:space="0" w:color="auto"/>
                                                    <w:bottom w:val="none" w:sz="0" w:space="0" w:color="auto"/>
                                                    <w:right w:val="none" w:sz="0" w:space="0" w:color="auto"/>
                                                  </w:divBdr>
                                                </w:div>
                                                <w:div w:id="2146267258">
                                                  <w:marLeft w:val="640"/>
                                                  <w:marRight w:val="0"/>
                                                  <w:marTop w:val="0"/>
                                                  <w:marBottom w:val="0"/>
                                                  <w:divBdr>
                                                    <w:top w:val="none" w:sz="0" w:space="0" w:color="auto"/>
                                                    <w:left w:val="none" w:sz="0" w:space="0" w:color="auto"/>
                                                    <w:bottom w:val="none" w:sz="0" w:space="0" w:color="auto"/>
                                                    <w:right w:val="none" w:sz="0" w:space="0" w:color="auto"/>
                                                  </w:divBdr>
                                                </w:div>
                                              </w:divsChild>
                                            </w:div>
                                            <w:div w:id="1123812018">
                                              <w:marLeft w:val="0"/>
                                              <w:marRight w:val="0"/>
                                              <w:marTop w:val="0"/>
                                              <w:marBottom w:val="0"/>
                                              <w:divBdr>
                                                <w:top w:val="none" w:sz="0" w:space="0" w:color="auto"/>
                                                <w:left w:val="none" w:sz="0" w:space="0" w:color="auto"/>
                                                <w:bottom w:val="none" w:sz="0" w:space="0" w:color="auto"/>
                                                <w:right w:val="none" w:sz="0" w:space="0" w:color="auto"/>
                                              </w:divBdr>
                                              <w:divsChild>
                                                <w:div w:id="38744672">
                                                  <w:marLeft w:val="640"/>
                                                  <w:marRight w:val="0"/>
                                                  <w:marTop w:val="0"/>
                                                  <w:marBottom w:val="0"/>
                                                  <w:divBdr>
                                                    <w:top w:val="none" w:sz="0" w:space="0" w:color="auto"/>
                                                    <w:left w:val="none" w:sz="0" w:space="0" w:color="auto"/>
                                                    <w:bottom w:val="none" w:sz="0" w:space="0" w:color="auto"/>
                                                    <w:right w:val="none" w:sz="0" w:space="0" w:color="auto"/>
                                                  </w:divBdr>
                                                </w:div>
                                                <w:div w:id="218631461">
                                                  <w:marLeft w:val="640"/>
                                                  <w:marRight w:val="0"/>
                                                  <w:marTop w:val="0"/>
                                                  <w:marBottom w:val="0"/>
                                                  <w:divBdr>
                                                    <w:top w:val="none" w:sz="0" w:space="0" w:color="auto"/>
                                                    <w:left w:val="none" w:sz="0" w:space="0" w:color="auto"/>
                                                    <w:bottom w:val="none" w:sz="0" w:space="0" w:color="auto"/>
                                                    <w:right w:val="none" w:sz="0" w:space="0" w:color="auto"/>
                                                  </w:divBdr>
                                                </w:div>
                                                <w:div w:id="260383334">
                                                  <w:marLeft w:val="640"/>
                                                  <w:marRight w:val="0"/>
                                                  <w:marTop w:val="0"/>
                                                  <w:marBottom w:val="0"/>
                                                  <w:divBdr>
                                                    <w:top w:val="none" w:sz="0" w:space="0" w:color="auto"/>
                                                    <w:left w:val="none" w:sz="0" w:space="0" w:color="auto"/>
                                                    <w:bottom w:val="none" w:sz="0" w:space="0" w:color="auto"/>
                                                    <w:right w:val="none" w:sz="0" w:space="0" w:color="auto"/>
                                                  </w:divBdr>
                                                </w:div>
                                                <w:div w:id="291985463">
                                                  <w:marLeft w:val="640"/>
                                                  <w:marRight w:val="0"/>
                                                  <w:marTop w:val="0"/>
                                                  <w:marBottom w:val="0"/>
                                                  <w:divBdr>
                                                    <w:top w:val="none" w:sz="0" w:space="0" w:color="auto"/>
                                                    <w:left w:val="none" w:sz="0" w:space="0" w:color="auto"/>
                                                    <w:bottom w:val="none" w:sz="0" w:space="0" w:color="auto"/>
                                                    <w:right w:val="none" w:sz="0" w:space="0" w:color="auto"/>
                                                  </w:divBdr>
                                                </w:div>
                                                <w:div w:id="299847153">
                                                  <w:marLeft w:val="640"/>
                                                  <w:marRight w:val="0"/>
                                                  <w:marTop w:val="0"/>
                                                  <w:marBottom w:val="0"/>
                                                  <w:divBdr>
                                                    <w:top w:val="none" w:sz="0" w:space="0" w:color="auto"/>
                                                    <w:left w:val="none" w:sz="0" w:space="0" w:color="auto"/>
                                                    <w:bottom w:val="none" w:sz="0" w:space="0" w:color="auto"/>
                                                    <w:right w:val="none" w:sz="0" w:space="0" w:color="auto"/>
                                                  </w:divBdr>
                                                </w:div>
                                                <w:div w:id="404567518">
                                                  <w:marLeft w:val="640"/>
                                                  <w:marRight w:val="0"/>
                                                  <w:marTop w:val="0"/>
                                                  <w:marBottom w:val="0"/>
                                                  <w:divBdr>
                                                    <w:top w:val="none" w:sz="0" w:space="0" w:color="auto"/>
                                                    <w:left w:val="none" w:sz="0" w:space="0" w:color="auto"/>
                                                    <w:bottom w:val="none" w:sz="0" w:space="0" w:color="auto"/>
                                                    <w:right w:val="none" w:sz="0" w:space="0" w:color="auto"/>
                                                  </w:divBdr>
                                                </w:div>
                                                <w:div w:id="431819583">
                                                  <w:marLeft w:val="640"/>
                                                  <w:marRight w:val="0"/>
                                                  <w:marTop w:val="0"/>
                                                  <w:marBottom w:val="0"/>
                                                  <w:divBdr>
                                                    <w:top w:val="none" w:sz="0" w:space="0" w:color="auto"/>
                                                    <w:left w:val="none" w:sz="0" w:space="0" w:color="auto"/>
                                                    <w:bottom w:val="none" w:sz="0" w:space="0" w:color="auto"/>
                                                    <w:right w:val="none" w:sz="0" w:space="0" w:color="auto"/>
                                                  </w:divBdr>
                                                </w:div>
                                                <w:div w:id="443306945">
                                                  <w:marLeft w:val="640"/>
                                                  <w:marRight w:val="0"/>
                                                  <w:marTop w:val="0"/>
                                                  <w:marBottom w:val="0"/>
                                                  <w:divBdr>
                                                    <w:top w:val="none" w:sz="0" w:space="0" w:color="auto"/>
                                                    <w:left w:val="none" w:sz="0" w:space="0" w:color="auto"/>
                                                    <w:bottom w:val="none" w:sz="0" w:space="0" w:color="auto"/>
                                                    <w:right w:val="none" w:sz="0" w:space="0" w:color="auto"/>
                                                  </w:divBdr>
                                                </w:div>
                                                <w:div w:id="556285189">
                                                  <w:marLeft w:val="640"/>
                                                  <w:marRight w:val="0"/>
                                                  <w:marTop w:val="0"/>
                                                  <w:marBottom w:val="0"/>
                                                  <w:divBdr>
                                                    <w:top w:val="none" w:sz="0" w:space="0" w:color="auto"/>
                                                    <w:left w:val="none" w:sz="0" w:space="0" w:color="auto"/>
                                                    <w:bottom w:val="none" w:sz="0" w:space="0" w:color="auto"/>
                                                    <w:right w:val="none" w:sz="0" w:space="0" w:color="auto"/>
                                                  </w:divBdr>
                                                </w:div>
                                                <w:div w:id="610206959">
                                                  <w:marLeft w:val="640"/>
                                                  <w:marRight w:val="0"/>
                                                  <w:marTop w:val="0"/>
                                                  <w:marBottom w:val="0"/>
                                                  <w:divBdr>
                                                    <w:top w:val="none" w:sz="0" w:space="0" w:color="auto"/>
                                                    <w:left w:val="none" w:sz="0" w:space="0" w:color="auto"/>
                                                    <w:bottom w:val="none" w:sz="0" w:space="0" w:color="auto"/>
                                                    <w:right w:val="none" w:sz="0" w:space="0" w:color="auto"/>
                                                  </w:divBdr>
                                                </w:div>
                                                <w:div w:id="773984070">
                                                  <w:marLeft w:val="640"/>
                                                  <w:marRight w:val="0"/>
                                                  <w:marTop w:val="0"/>
                                                  <w:marBottom w:val="0"/>
                                                  <w:divBdr>
                                                    <w:top w:val="none" w:sz="0" w:space="0" w:color="auto"/>
                                                    <w:left w:val="none" w:sz="0" w:space="0" w:color="auto"/>
                                                    <w:bottom w:val="none" w:sz="0" w:space="0" w:color="auto"/>
                                                    <w:right w:val="none" w:sz="0" w:space="0" w:color="auto"/>
                                                  </w:divBdr>
                                                </w:div>
                                                <w:div w:id="775296062">
                                                  <w:marLeft w:val="640"/>
                                                  <w:marRight w:val="0"/>
                                                  <w:marTop w:val="0"/>
                                                  <w:marBottom w:val="0"/>
                                                  <w:divBdr>
                                                    <w:top w:val="none" w:sz="0" w:space="0" w:color="auto"/>
                                                    <w:left w:val="none" w:sz="0" w:space="0" w:color="auto"/>
                                                    <w:bottom w:val="none" w:sz="0" w:space="0" w:color="auto"/>
                                                    <w:right w:val="none" w:sz="0" w:space="0" w:color="auto"/>
                                                  </w:divBdr>
                                                </w:div>
                                                <w:div w:id="806625963">
                                                  <w:marLeft w:val="640"/>
                                                  <w:marRight w:val="0"/>
                                                  <w:marTop w:val="0"/>
                                                  <w:marBottom w:val="0"/>
                                                  <w:divBdr>
                                                    <w:top w:val="none" w:sz="0" w:space="0" w:color="auto"/>
                                                    <w:left w:val="none" w:sz="0" w:space="0" w:color="auto"/>
                                                    <w:bottom w:val="none" w:sz="0" w:space="0" w:color="auto"/>
                                                    <w:right w:val="none" w:sz="0" w:space="0" w:color="auto"/>
                                                  </w:divBdr>
                                                </w:div>
                                                <w:div w:id="1004363739">
                                                  <w:marLeft w:val="640"/>
                                                  <w:marRight w:val="0"/>
                                                  <w:marTop w:val="0"/>
                                                  <w:marBottom w:val="0"/>
                                                  <w:divBdr>
                                                    <w:top w:val="none" w:sz="0" w:space="0" w:color="auto"/>
                                                    <w:left w:val="none" w:sz="0" w:space="0" w:color="auto"/>
                                                    <w:bottom w:val="none" w:sz="0" w:space="0" w:color="auto"/>
                                                    <w:right w:val="none" w:sz="0" w:space="0" w:color="auto"/>
                                                  </w:divBdr>
                                                </w:div>
                                                <w:div w:id="1031764685">
                                                  <w:marLeft w:val="640"/>
                                                  <w:marRight w:val="0"/>
                                                  <w:marTop w:val="0"/>
                                                  <w:marBottom w:val="0"/>
                                                  <w:divBdr>
                                                    <w:top w:val="none" w:sz="0" w:space="0" w:color="auto"/>
                                                    <w:left w:val="none" w:sz="0" w:space="0" w:color="auto"/>
                                                    <w:bottom w:val="none" w:sz="0" w:space="0" w:color="auto"/>
                                                    <w:right w:val="none" w:sz="0" w:space="0" w:color="auto"/>
                                                  </w:divBdr>
                                                </w:div>
                                                <w:div w:id="1131289856">
                                                  <w:marLeft w:val="640"/>
                                                  <w:marRight w:val="0"/>
                                                  <w:marTop w:val="0"/>
                                                  <w:marBottom w:val="0"/>
                                                  <w:divBdr>
                                                    <w:top w:val="none" w:sz="0" w:space="0" w:color="auto"/>
                                                    <w:left w:val="none" w:sz="0" w:space="0" w:color="auto"/>
                                                    <w:bottom w:val="none" w:sz="0" w:space="0" w:color="auto"/>
                                                    <w:right w:val="none" w:sz="0" w:space="0" w:color="auto"/>
                                                  </w:divBdr>
                                                </w:div>
                                                <w:div w:id="1145010793">
                                                  <w:marLeft w:val="640"/>
                                                  <w:marRight w:val="0"/>
                                                  <w:marTop w:val="0"/>
                                                  <w:marBottom w:val="0"/>
                                                  <w:divBdr>
                                                    <w:top w:val="none" w:sz="0" w:space="0" w:color="auto"/>
                                                    <w:left w:val="none" w:sz="0" w:space="0" w:color="auto"/>
                                                    <w:bottom w:val="none" w:sz="0" w:space="0" w:color="auto"/>
                                                    <w:right w:val="none" w:sz="0" w:space="0" w:color="auto"/>
                                                  </w:divBdr>
                                                </w:div>
                                                <w:div w:id="1161232735">
                                                  <w:marLeft w:val="640"/>
                                                  <w:marRight w:val="0"/>
                                                  <w:marTop w:val="0"/>
                                                  <w:marBottom w:val="0"/>
                                                  <w:divBdr>
                                                    <w:top w:val="none" w:sz="0" w:space="0" w:color="auto"/>
                                                    <w:left w:val="none" w:sz="0" w:space="0" w:color="auto"/>
                                                    <w:bottom w:val="none" w:sz="0" w:space="0" w:color="auto"/>
                                                    <w:right w:val="none" w:sz="0" w:space="0" w:color="auto"/>
                                                  </w:divBdr>
                                                </w:div>
                                                <w:div w:id="1188447488">
                                                  <w:marLeft w:val="640"/>
                                                  <w:marRight w:val="0"/>
                                                  <w:marTop w:val="0"/>
                                                  <w:marBottom w:val="0"/>
                                                  <w:divBdr>
                                                    <w:top w:val="none" w:sz="0" w:space="0" w:color="auto"/>
                                                    <w:left w:val="none" w:sz="0" w:space="0" w:color="auto"/>
                                                    <w:bottom w:val="none" w:sz="0" w:space="0" w:color="auto"/>
                                                    <w:right w:val="none" w:sz="0" w:space="0" w:color="auto"/>
                                                  </w:divBdr>
                                                </w:div>
                                                <w:div w:id="1363627612">
                                                  <w:marLeft w:val="640"/>
                                                  <w:marRight w:val="0"/>
                                                  <w:marTop w:val="0"/>
                                                  <w:marBottom w:val="0"/>
                                                  <w:divBdr>
                                                    <w:top w:val="none" w:sz="0" w:space="0" w:color="auto"/>
                                                    <w:left w:val="none" w:sz="0" w:space="0" w:color="auto"/>
                                                    <w:bottom w:val="none" w:sz="0" w:space="0" w:color="auto"/>
                                                    <w:right w:val="none" w:sz="0" w:space="0" w:color="auto"/>
                                                  </w:divBdr>
                                                </w:div>
                                                <w:div w:id="1421216868">
                                                  <w:marLeft w:val="640"/>
                                                  <w:marRight w:val="0"/>
                                                  <w:marTop w:val="0"/>
                                                  <w:marBottom w:val="0"/>
                                                  <w:divBdr>
                                                    <w:top w:val="none" w:sz="0" w:space="0" w:color="auto"/>
                                                    <w:left w:val="none" w:sz="0" w:space="0" w:color="auto"/>
                                                    <w:bottom w:val="none" w:sz="0" w:space="0" w:color="auto"/>
                                                    <w:right w:val="none" w:sz="0" w:space="0" w:color="auto"/>
                                                  </w:divBdr>
                                                </w:div>
                                                <w:div w:id="1435707281">
                                                  <w:marLeft w:val="640"/>
                                                  <w:marRight w:val="0"/>
                                                  <w:marTop w:val="0"/>
                                                  <w:marBottom w:val="0"/>
                                                  <w:divBdr>
                                                    <w:top w:val="none" w:sz="0" w:space="0" w:color="auto"/>
                                                    <w:left w:val="none" w:sz="0" w:space="0" w:color="auto"/>
                                                    <w:bottom w:val="none" w:sz="0" w:space="0" w:color="auto"/>
                                                    <w:right w:val="none" w:sz="0" w:space="0" w:color="auto"/>
                                                  </w:divBdr>
                                                </w:div>
                                                <w:div w:id="1461533574">
                                                  <w:marLeft w:val="640"/>
                                                  <w:marRight w:val="0"/>
                                                  <w:marTop w:val="0"/>
                                                  <w:marBottom w:val="0"/>
                                                  <w:divBdr>
                                                    <w:top w:val="none" w:sz="0" w:space="0" w:color="auto"/>
                                                    <w:left w:val="none" w:sz="0" w:space="0" w:color="auto"/>
                                                    <w:bottom w:val="none" w:sz="0" w:space="0" w:color="auto"/>
                                                    <w:right w:val="none" w:sz="0" w:space="0" w:color="auto"/>
                                                  </w:divBdr>
                                                </w:div>
                                                <w:div w:id="1483349531">
                                                  <w:marLeft w:val="640"/>
                                                  <w:marRight w:val="0"/>
                                                  <w:marTop w:val="0"/>
                                                  <w:marBottom w:val="0"/>
                                                  <w:divBdr>
                                                    <w:top w:val="none" w:sz="0" w:space="0" w:color="auto"/>
                                                    <w:left w:val="none" w:sz="0" w:space="0" w:color="auto"/>
                                                    <w:bottom w:val="none" w:sz="0" w:space="0" w:color="auto"/>
                                                    <w:right w:val="none" w:sz="0" w:space="0" w:color="auto"/>
                                                  </w:divBdr>
                                                </w:div>
                                                <w:div w:id="1603682737">
                                                  <w:marLeft w:val="640"/>
                                                  <w:marRight w:val="0"/>
                                                  <w:marTop w:val="0"/>
                                                  <w:marBottom w:val="0"/>
                                                  <w:divBdr>
                                                    <w:top w:val="none" w:sz="0" w:space="0" w:color="auto"/>
                                                    <w:left w:val="none" w:sz="0" w:space="0" w:color="auto"/>
                                                    <w:bottom w:val="none" w:sz="0" w:space="0" w:color="auto"/>
                                                    <w:right w:val="none" w:sz="0" w:space="0" w:color="auto"/>
                                                  </w:divBdr>
                                                </w:div>
                                                <w:div w:id="1606500441">
                                                  <w:marLeft w:val="640"/>
                                                  <w:marRight w:val="0"/>
                                                  <w:marTop w:val="0"/>
                                                  <w:marBottom w:val="0"/>
                                                  <w:divBdr>
                                                    <w:top w:val="none" w:sz="0" w:space="0" w:color="auto"/>
                                                    <w:left w:val="none" w:sz="0" w:space="0" w:color="auto"/>
                                                    <w:bottom w:val="none" w:sz="0" w:space="0" w:color="auto"/>
                                                    <w:right w:val="none" w:sz="0" w:space="0" w:color="auto"/>
                                                  </w:divBdr>
                                                </w:div>
                                                <w:div w:id="1625884612">
                                                  <w:marLeft w:val="640"/>
                                                  <w:marRight w:val="0"/>
                                                  <w:marTop w:val="0"/>
                                                  <w:marBottom w:val="0"/>
                                                  <w:divBdr>
                                                    <w:top w:val="none" w:sz="0" w:space="0" w:color="auto"/>
                                                    <w:left w:val="none" w:sz="0" w:space="0" w:color="auto"/>
                                                    <w:bottom w:val="none" w:sz="0" w:space="0" w:color="auto"/>
                                                    <w:right w:val="none" w:sz="0" w:space="0" w:color="auto"/>
                                                  </w:divBdr>
                                                </w:div>
                                                <w:div w:id="1675643224">
                                                  <w:marLeft w:val="640"/>
                                                  <w:marRight w:val="0"/>
                                                  <w:marTop w:val="0"/>
                                                  <w:marBottom w:val="0"/>
                                                  <w:divBdr>
                                                    <w:top w:val="none" w:sz="0" w:space="0" w:color="auto"/>
                                                    <w:left w:val="none" w:sz="0" w:space="0" w:color="auto"/>
                                                    <w:bottom w:val="none" w:sz="0" w:space="0" w:color="auto"/>
                                                    <w:right w:val="none" w:sz="0" w:space="0" w:color="auto"/>
                                                  </w:divBdr>
                                                </w:div>
                                                <w:div w:id="1722746442">
                                                  <w:marLeft w:val="640"/>
                                                  <w:marRight w:val="0"/>
                                                  <w:marTop w:val="0"/>
                                                  <w:marBottom w:val="0"/>
                                                  <w:divBdr>
                                                    <w:top w:val="none" w:sz="0" w:space="0" w:color="auto"/>
                                                    <w:left w:val="none" w:sz="0" w:space="0" w:color="auto"/>
                                                    <w:bottom w:val="none" w:sz="0" w:space="0" w:color="auto"/>
                                                    <w:right w:val="none" w:sz="0" w:space="0" w:color="auto"/>
                                                  </w:divBdr>
                                                </w:div>
                                                <w:div w:id="1729649141">
                                                  <w:marLeft w:val="640"/>
                                                  <w:marRight w:val="0"/>
                                                  <w:marTop w:val="0"/>
                                                  <w:marBottom w:val="0"/>
                                                  <w:divBdr>
                                                    <w:top w:val="none" w:sz="0" w:space="0" w:color="auto"/>
                                                    <w:left w:val="none" w:sz="0" w:space="0" w:color="auto"/>
                                                    <w:bottom w:val="none" w:sz="0" w:space="0" w:color="auto"/>
                                                    <w:right w:val="none" w:sz="0" w:space="0" w:color="auto"/>
                                                  </w:divBdr>
                                                </w:div>
                                                <w:div w:id="1771970111">
                                                  <w:marLeft w:val="640"/>
                                                  <w:marRight w:val="0"/>
                                                  <w:marTop w:val="0"/>
                                                  <w:marBottom w:val="0"/>
                                                  <w:divBdr>
                                                    <w:top w:val="none" w:sz="0" w:space="0" w:color="auto"/>
                                                    <w:left w:val="none" w:sz="0" w:space="0" w:color="auto"/>
                                                    <w:bottom w:val="none" w:sz="0" w:space="0" w:color="auto"/>
                                                    <w:right w:val="none" w:sz="0" w:space="0" w:color="auto"/>
                                                  </w:divBdr>
                                                </w:div>
                                                <w:div w:id="1839999991">
                                                  <w:marLeft w:val="640"/>
                                                  <w:marRight w:val="0"/>
                                                  <w:marTop w:val="0"/>
                                                  <w:marBottom w:val="0"/>
                                                  <w:divBdr>
                                                    <w:top w:val="none" w:sz="0" w:space="0" w:color="auto"/>
                                                    <w:left w:val="none" w:sz="0" w:space="0" w:color="auto"/>
                                                    <w:bottom w:val="none" w:sz="0" w:space="0" w:color="auto"/>
                                                    <w:right w:val="none" w:sz="0" w:space="0" w:color="auto"/>
                                                  </w:divBdr>
                                                </w:div>
                                                <w:div w:id="1855147874">
                                                  <w:marLeft w:val="640"/>
                                                  <w:marRight w:val="0"/>
                                                  <w:marTop w:val="0"/>
                                                  <w:marBottom w:val="0"/>
                                                  <w:divBdr>
                                                    <w:top w:val="none" w:sz="0" w:space="0" w:color="auto"/>
                                                    <w:left w:val="none" w:sz="0" w:space="0" w:color="auto"/>
                                                    <w:bottom w:val="none" w:sz="0" w:space="0" w:color="auto"/>
                                                    <w:right w:val="none" w:sz="0" w:space="0" w:color="auto"/>
                                                  </w:divBdr>
                                                </w:div>
                                                <w:div w:id="1857190035">
                                                  <w:marLeft w:val="640"/>
                                                  <w:marRight w:val="0"/>
                                                  <w:marTop w:val="0"/>
                                                  <w:marBottom w:val="0"/>
                                                  <w:divBdr>
                                                    <w:top w:val="none" w:sz="0" w:space="0" w:color="auto"/>
                                                    <w:left w:val="none" w:sz="0" w:space="0" w:color="auto"/>
                                                    <w:bottom w:val="none" w:sz="0" w:space="0" w:color="auto"/>
                                                    <w:right w:val="none" w:sz="0" w:space="0" w:color="auto"/>
                                                  </w:divBdr>
                                                </w:div>
                                                <w:div w:id="1878393392">
                                                  <w:marLeft w:val="640"/>
                                                  <w:marRight w:val="0"/>
                                                  <w:marTop w:val="0"/>
                                                  <w:marBottom w:val="0"/>
                                                  <w:divBdr>
                                                    <w:top w:val="none" w:sz="0" w:space="0" w:color="auto"/>
                                                    <w:left w:val="none" w:sz="0" w:space="0" w:color="auto"/>
                                                    <w:bottom w:val="none" w:sz="0" w:space="0" w:color="auto"/>
                                                    <w:right w:val="none" w:sz="0" w:space="0" w:color="auto"/>
                                                  </w:divBdr>
                                                </w:div>
                                                <w:div w:id="1890994509">
                                                  <w:marLeft w:val="640"/>
                                                  <w:marRight w:val="0"/>
                                                  <w:marTop w:val="0"/>
                                                  <w:marBottom w:val="0"/>
                                                  <w:divBdr>
                                                    <w:top w:val="none" w:sz="0" w:space="0" w:color="auto"/>
                                                    <w:left w:val="none" w:sz="0" w:space="0" w:color="auto"/>
                                                    <w:bottom w:val="none" w:sz="0" w:space="0" w:color="auto"/>
                                                    <w:right w:val="none" w:sz="0" w:space="0" w:color="auto"/>
                                                  </w:divBdr>
                                                </w:div>
                                                <w:div w:id="1896155719">
                                                  <w:marLeft w:val="640"/>
                                                  <w:marRight w:val="0"/>
                                                  <w:marTop w:val="0"/>
                                                  <w:marBottom w:val="0"/>
                                                  <w:divBdr>
                                                    <w:top w:val="none" w:sz="0" w:space="0" w:color="auto"/>
                                                    <w:left w:val="none" w:sz="0" w:space="0" w:color="auto"/>
                                                    <w:bottom w:val="none" w:sz="0" w:space="0" w:color="auto"/>
                                                    <w:right w:val="none" w:sz="0" w:space="0" w:color="auto"/>
                                                  </w:divBdr>
                                                </w:div>
                                                <w:div w:id="1916545485">
                                                  <w:marLeft w:val="640"/>
                                                  <w:marRight w:val="0"/>
                                                  <w:marTop w:val="0"/>
                                                  <w:marBottom w:val="0"/>
                                                  <w:divBdr>
                                                    <w:top w:val="none" w:sz="0" w:space="0" w:color="auto"/>
                                                    <w:left w:val="none" w:sz="0" w:space="0" w:color="auto"/>
                                                    <w:bottom w:val="none" w:sz="0" w:space="0" w:color="auto"/>
                                                    <w:right w:val="none" w:sz="0" w:space="0" w:color="auto"/>
                                                  </w:divBdr>
                                                </w:div>
                                                <w:div w:id="1923177528">
                                                  <w:marLeft w:val="640"/>
                                                  <w:marRight w:val="0"/>
                                                  <w:marTop w:val="0"/>
                                                  <w:marBottom w:val="0"/>
                                                  <w:divBdr>
                                                    <w:top w:val="none" w:sz="0" w:space="0" w:color="auto"/>
                                                    <w:left w:val="none" w:sz="0" w:space="0" w:color="auto"/>
                                                    <w:bottom w:val="none" w:sz="0" w:space="0" w:color="auto"/>
                                                    <w:right w:val="none" w:sz="0" w:space="0" w:color="auto"/>
                                                  </w:divBdr>
                                                </w:div>
                                                <w:div w:id="1948154123">
                                                  <w:marLeft w:val="640"/>
                                                  <w:marRight w:val="0"/>
                                                  <w:marTop w:val="0"/>
                                                  <w:marBottom w:val="0"/>
                                                  <w:divBdr>
                                                    <w:top w:val="none" w:sz="0" w:space="0" w:color="auto"/>
                                                    <w:left w:val="none" w:sz="0" w:space="0" w:color="auto"/>
                                                    <w:bottom w:val="none" w:sz="0" w:space="0" w:color="auto"/>
                                                    <w:right w:val="none" w:sz="0" w:space="0" w:color="auto"/>
                                                  </w:divBdr>
                                                </w:div>
                                                <w:div w:id="1962151071">
                                                  <w:marLeft w:val="640"/>
                                                  <w:marRight w:val="0"/>
                                                  <w:marTop w:val="0"/>
                                                  <w:marBottom w:val="0"/>
                                                  <w:divBdr>
                                                    <w:top w:val="none" w:sz="0" w:space="0" w:color="auto"/>
                                                    <w:left w:val="none" w:sz="0" w:space="0" w:color="auto"/>
                                                    <w:bottom w:val="none" w:sz="0" w:space="0" w:color="auto"/>
                                                    <w:right w:val="none" w:sz="0" w:space="0" w:color="auto"/>
                                                  </w:divBdr>
                                                </w:div>
                                                <w:div w:id="1969699990">
                                                  <w:marLeft w:val="640"/>
                                                  <w:marRight w:val="0"/>
                                                  <w:marTop w:val="0"/>
                                                  <w:marBottom w:val="0"/>
                                                  <w:divBdr>
                                                    <w:top w:val="none" w:sz="0" w:space="0" w:color="auto"/>
                                                    <w:left w:val="none" w:sz="0" w:space="0" w:color="auto"/>
                                                    <w:bottom w:val="none" w:sz="0" w:space="0" w:color="auto"/>
                                                    <w:right w:val="none" w:sz="0" w:space="0" w:color="auto"/>
                                                  </w:divBdr>
                                                </w:div>
                                                <w:div w:id="1987083993">
                                                  <w:marLeft w:val="640"/>
                                                  <w:marRight w:val="0"/>
                                                  <w:marTop w:val="0"/>
                                                  <w:marBottom w:val="0"/>
                                                  <w:divBdr>
                                                    <w:top w:val="none" w:sz="0" w:space="0" w:color="auto"/>
                                                    <w:left w:val="none" w:sz="0" w:space="0" w:color="auto"/>
                                                    <w:bottom w:val="none" w:sz="0" w:space="0" w:color="auto"/>
                                                    <w:right w:val="none" w:sz="0" w:space="0" w:color="auto"/>
                                                  </w:divBdr>
                                                </w:div>
                                                <w:div w:id="2002466392">
                                                  <w:marLeft w:val="640"/>
                                                  <w:marRight w:val="0"/>
                                                  <w:marTop w:val="0"/>
                                                  <w:marBottom w:val="0"/>
                                                  <w:divBdr>
                                                    <w:top w:val="none" w:sz="0" w:space="0" w:color="auto"/>
                                                    <w:left w:val="none" w:sz="0" w:space="0" w:color="auto"/>
                                                    <w:bottom w:val="none" w:sz="0" w:space="0" w:color="auto"/>
                                                    <w:right w:val="none" w:sz="0" w:space="0" w:color="auto"/>
                                                  </w:divBdr>
                                                </w:div>
                                                <w:div w:id="2035574374">
                                                  <w:marLeft w:val="640"/>
                                                  <w:marRight w:val="0"/>
                                                  <w:marTop w:val="0"/>
                                                  <w:marBottom w:val="0"/>
                                                  <w:divBdr>
                                                    <w:top w:val="none" w:sz="0" w:space="0" w:color="auto"/>
                                                    <w:left w:val="none" w:sz="0" w:space="0" w:color="auto"/>
                                                    <w:bottom w:val="none" w:sz="0" w:space="0" w:color="auto"/>
                                                    <w:right w:val="none" w:sz="0" w:space="0" w:color="auto"/>
                                                  </w:divBdr>
                                                </w:div>
                                                <w:div w:id="2038659836">
                                                  <w:marLeft w:val="640"/>
                                                  <w:marRight w:val="0"/>
                                                  <w:marTop w:val="0"/>
                                                  <w:marBottom w:val="0"/>
                                                  <w:divBdr>
                                                    <w:top w:val="none" w:sz="0" w:space="0" w:color="auto"/>
                                                    <w:left w:val="none" w:sz="0" w:space="0" w:color="auto"/>
                                                    <w:bottom w:val="none" w:sz="0" w:space="0" w:color="auto"/>
                                                    <w:right w:val="none" w:sz="0" w:space="0" w:color="auto"/>
                                                  </w:divBdr>
                                                </w:div>
                                                <w:div w:id="2052459566">
                                                  <w:marLeft w:val="640"/>
                                                  <w:marRight w:val="0"/>
                                                  <w:marTop w:val="0"/>
                                                  <w:marBottom w:val="0"/>
                                                  <w:divBdr>
                                                    <w:top w:val="none" w:sz="0" w:space="0" w:color="auto"/>
                                                    <w:left w:val="none" w:sz="0" w:space="0" w:color="auto"/>
                                                    <w:bottom w:val="none" w:sz="0" w:space="0" w:color="auto"/>
                                                    <w:right w:val="none" w:sz="0" w:space="0" w:color="auto"/>
                                                  </w:divBdr>
                                                </w:div>
                                                <w:div w:id="2075468884">
                                                  <w:marLeft w:val="640"/>
                                                  <w:marRight w:val="0"/>
                                                  <w:marTop w:val="0"/>
                                                  <w:marBottom w:val="0"/>
                                                  <w:divBdr>
                                                    <w:top w:val="none" w:sz="0" w:space="0" w:color="auto"/>
                                                    <w:left w:val="none" w:sz="0" w:space="0" w:color="auto"/>
                                                    <w:bottom w:val="none" w:sz="0" w:space="0" w:color="auto"/>
                                                    <w:right w:val="none" w:sz="0" w:space="0" w:color="auto"/>
                                                  </w:divBdr>
                                                </w:div>
                                                <w:div w:id="2122147534">
                                                  <w:marLeft w:val="640"/>
                                                  <w:marRight w:val="0"/>
                                                  <w:marTop w:val="0"/>
                                                  <w:marBottom w:val="0"/>
                                                  <w:divBdr>
                                                    <w:top w:val="none" w:sz="0" w:space="0" w:color="auto"/>
                                                    <w:left w:val="none" w:sz="0" w:space="0" w:color="auto"/>
                                                    <w:bottom w:val="none" w:sz="0" w:space="0" w:color="auto"/>
                                                    <w:right w:val="none" w:sz="0" w:space="0" w:color="auto"/>
                                                  </w:divBdr>
                                                </w:div>
                                                <w:div w:id="2136563160">
                                                  <w:marLeft w:val="640"/>
                                                  <w:marRight w:val="0"/>
                                                  <w:marTop w:val="0"/>
                                                  <w:marBottom w:val="0"/>
                                                  <w:divBdr>
                                                    <w:top w:val="none" w:sz="0" w:space="0" w:color="auto"/>
                                                    <w:left w:val="none" w:sz="0" w:space="0" w:color="auto"/>
                                                    <w:bottom w:val="none" w:sz="0" w:space="0" w:color="auto"/>
                                                    <w:right w:val="none" w:sz="0" w:space="0" w:color="auto"/>
                                                  </w:divBdr>
                                                </w:div>
                                              </w:divsChild>
                                            </w:div>
                                            <w:div w:id="1137381665">
                                              <w:marLeft w:val="0"/>
                                              <w:marRight w:val="0"/>
                                              <w:marTop w:val="0"/>
                                              <w:marBottom w:val="0"/>
                                              <w:divBdr>
                                                <w:top w:val="none" w:sz="0" w:space="0" w:color="auto"/>
                                                <w:left w:val="none" w:sz="0" w:space="0" w:color="auto"/>
                                                <w:bottom w:val="none" w:sz="0" w:space="0" w:color="auto"/>
                                                <w:right w:val="none" w:sz="0" w:space="0" w:color="auto"/>
                                              </w:divBdr>
                                              <w:divsChild>
                                                <w:div w:id="66002988">
                                                  <w:marLeft w:val="640"/>
                                                  <w:marRight w:val="0"/>
                                                  <w:marTop w:val="0"/>
                                                  <w:marBottom w:val="0"/>
                                                  <w:divBdr>
                                                    <w:top w:val="none" w:sz="0" w:space="0" w:color="auto"/>
                                                    <w:left w:val="none" w:sz="0" w:space="0" w:color="auto"/>
                                                    <w:bottom w:val="none" w:sz="0" w:space="0" w:color="auto"/>
                                                    <w:right w:val="none" w:sz="0" w:space="0" w:color="auto"/>
                                                  </w:divBdr>
                                                </w:div>
                                                <w:div w:id="68385114">
                                                  <w:marLeft w:val="640"/>
                                                  <w:marRight w:val="0"/>
                                                  <w:marTop w:val="0"/>
                                                  <w:marBottom w:val="0"/>
                                                  <w:divBdr>
                                                    <w:top w:val="none" w:sz="0" w:space="0" w:color="auto"/>
                                                    <w:left w:val="none" w:sz="0" w:space="0" w:color="auto"/>
                                                    <w:bottom w:val="none" w:sz="0" w:space="0" w:color="auto"/>
                                                    <w:right w:val="none" w:sz="0" w:space="0" w:color="auto"/>
                                                  </w:divBdr>
                                                </w:div>
                                                <w:div w:id="89204890">
                                                  <w:marLeft w:val="640"/>
                                                  <w:marRight w:val="0"/>
                                                  <w:marTop w:val="0"/>
                                                  <w:marBottom w:val="0"/>
                                                  <w:divBdr>
                                                    <w:top w:val="none" w:sz="0" w:space="0" w:color="auto"/>
                                                    <w:left w:val="none" w:sz="0" w:space="0" w:color="auto"/>
                                                    <w:bottom w:val="none" w:sz="0" w:space="0" w:color="auto"/>
                                                    <w:right w:val="none" w:sz="0" w:space="0" w:color="auto"/>
                                                  </w:divBdr>
                                                </w:div>
                                                <w:div w:id="107504596">
                                                  <w:marLeft w:val="640"/>
                                                  <w:marRight w:val="0"/>
                                                  <w:marTop w:val="0"/>
                                                  <w:marBottom w:val="0"/>
                                                  <w:divBdr>
                                                    <w:top w:val="none" w:sz="0" w:space="0" w:color="auto"/>
                                                    <w:left w:val="none" w:sz="0" w:space="0" w:color="auto"/>
                                                    <w:bottom w:val="none" w:sz="0" w:space="0" w:color="auto"/>
                                                    <w:right w:val="none" w:sz="0" w:space="0" w:color="auto"/>
                                                  </w:divBdr>
                                                </w:div>
                                                <w:div w:id="238491443">
                                                  <w:marLeft w:val="640"/>
                                                  <w:marRight w:val="0"/>
                                                  <w:marTop w:val="0"/>
                                                  <w:marBottom w:val="0"/>
                                                  <w:divBdr>
                                                    <w:top w:val="none" w:sz="0" w:space="0" w:color="auto"/>
                                                    <w:left w:val="none" w:sz="0" w:space="0" w:color="auto"/>
                                                    <w:bottom w:val="none" w:sz="0" w:space="0" w:color="auto"/>
                                                    <w:right w:val="none" w:sz="0" w:space="0" w:color="auto"/>
                                                  </w:divBdr>
                                                </w:div>
                                                <w:div w:id="304940773">
                                                  <w:marLeft w:val="640"/>
                                                  <w:marRight w:val="0"/>
                                                  <w:marTop w:val="0"/>
                                                  <w:marBottom w:val="0"/>
                                                  <w:divBdr>
                                                    <w:top w:val="none" w:sz="0" w:space="0" w:color="auto"/>
                                                    <w:left w:val="none" w:sz="0" w:space="0" w:color="auto"/>
                                                    <w:bottom w:val="none" w:sz="0" w:space="0" w:color="auto"/>
                                                    <w:right w:val="none" w:sz="0" w:space="0" w:color="auto"/>
                                                  </w:divBdr>
                                                </w:div>
                                                <w:div w:id="312760797">
                                                  <w:marLeft w:val="640"/>
                                                  <w:marRight w:val="0"/>
                                                  <w:marTop w:val="0"/>
                                                  <w:marBottom w:val="0"/>
                                                  <w:divBdr>
                                                    <w:top w:val="none" w:sz="0" w:space="0" w:color="auto"/>
                                                    <w:left w:val="none" w:sz="0" w:space="0" w:color="auto"/>
                                                    <w:bottom w:val="none" w:sz="0" w:space="0" w:color="auto"/>
                                                    <w:right w:val="none" w:sz="0" w:space="0" w:color="auto"/>
                                                  </w:divBdr>
                                                </w:div>
                                                <w:div w:id="355665035">
                                                  <w:marLeft w:val="640"/>
                                                  <w:marRight w:val="0"/>
                                                  <w:marTop w:val="0"/>
                                                  <w:marBottom w:val="0"/>
                                                  <w:divBdr>
                                                    <w:top w:val="none" w:sz="0" w:space="0" w:color="auto"/>
                                                    <w:left w:val="none" w:sz="0" w:space="0" w:color="auto"/>
                                                    <w:bottom w:val="none" w:sz="0" w:space="0" w:color="auto"/>
                                                    <w:right w:val="none" w:sz="0" w:space="0" w:color="auto"/>
                                                  </w:divBdr>
                                                </w:div>
                                                <w:div w:id="356347377">
                                                  <w:marLeft w:val="640"/>
                                                  <w:marRight w:val="0"/>
                                                  <w:marTop w:val="0"/>
                                                  <w:marBottom w:val="0"/>
                                                  <w:divBdr>
                                                    <w:top w:val="none" w:sz="0" w:space="0" w:color="auto"/>
                                                    <w:left w:val="none" w:sz="0" w:space="0" w:color="auto"/>
                                                    <w:bottom w:val="none" w:sz="0" w:space="0" w:color="auto"/>
                                                    <w:right w:val="none" w:sz="0" w:space="0" w:color="auto"/>
                                                  </w:divBdr>
                                                </w:div>
                                                <w:div w:id="361056214">
                                                  <w:marLeft w:val="640"/>
                                                  <w:marRight w:val="0"/>
                                                  <w:marTop w:val="0"/>
                                                  <w:marBottom w:val="0"/>
                                                  <w:divBdr>
                                                    <w:top w:val="none" w:sz="0" w:space="0" w:color="auto"/>
                                                    <w:left w:val="none" w:sz="0" w:space="0" w:color="auto"/>
                                                    <w:bottom w:val="none" w:sz="0" w:space="0" w:color="auto"/>
                                                    <w:right w:val="none" w:sz="0" w:space="0" w:color="auto"/>
                                                  </w:divBdr>
                                                </w:div>
                                                <w:div w:id="376054737">
                                                  <w:marLeft w:val="640"/>
                                                  <w:marRight w:val="0"/>
                                                  <w:marTop w:val="0"/>
                                                  <w:marBottom w:val="0"/>
                                                  <w:divBdr>
                                                    <w:top w:val="none" w:sz="0" w:space="0" w:color="auto"/>
                                                    <w:left w:val="none" w:sz="0" w:space="0" w:color="auto"/>
                                                    <w:bottom w:val="none" w:sz="0" w:space="0" w:color="auto"/>
                                                    <w:right w:val="none" w:sz="0" w:space="0" w:color="auto"/>
                                                  </w:divBdr>
                                                </w:div>
                                                <w:div w:id="444345772">
                                                  <w:marLeft w:val="640"/>
                                                  <w:marRight w:val="0"/>
                                                  <w:marTop w:val="0"/>
                                                  <w:marBottom w:val="0"/>
                                                  <w:divBdr>
                                                    <w:top w:val="none" w:sz="0" w:space="0" w:color="auto"/>
                                                    <w:left w:val="none" w:sz="0" w:space="0" w:color="auto"/>
                                                    <w:bottom w:val="none" w:sz="0" w:space="0" w:color="auto"/>
                                                    <w:right w:val="none" w:sz="0" w:space="0" w:color="auto"/>
                                                  </w:divBdr>
                                                </w:div>
                                                <w:div w:id="490219215">
                                                  <w:marLeft w:val="640"/>
                                                  <w:marRight w:val="0"/>
                                                  <w:marTop w:val="0"/>
                                                  <w:marBottom w:val="0"/>
                                                  <w:divBdr>
                                                    <w:top w:val="none" w:sz="0" w:space="0" w:color="auto"/>
                                                    <w:left w:val="none" w:sz="0" w:space="0" w:color="auto"/>
                                                    <w:bottom w:val="none" w:sz="0" w:space="0" w:color="auto"/>
                                                    <w:right w:val="none" w:sz="0" w:space="0" w:color="auto"/>
                                                  </w:divBdr>
                                                </w:div>
                                                <w:div w:id="537859163">
                                                  <w:marLeft w:val="640"/>
                                                  <w:marRight w:val="0"/>
                                                  <w:marTop w:val="0"/>
                                                  <w:marBottom w:val="0"/>
                                                  <w:divBdr>
                                                    <w:top w:val="none" w:sz="0" w:space="0" w:color="auto"/>
                                                    <w:left w:val="none" w:sz="0" w:space="0" w:color="auto"/>
                                                    <w:bottom w:val="none" w:sz="0" w:space="0" w:color="auto"/>
                                                    <w:right w:val="none" w:sz="0" w:space="0" w:color="auto"/>
                                                  </w:divBdr>
                                                </w:div>
                                                <w:div w:id="551886081">
                                                  <w:marLeft w:val="640"/>
                                                  <w:marRight w:val="0"/>
                                                  <w:marTop w:val="0"/>
                                                  <w:marBottom w:val="0"/>
                                                  <w:divBdr>
                                                    <w:top w:val="none" w:sz="0" w:space="0" w:color="auto"/>
                                                    <w:left w:val="none" w:sz="0" w:space="0" w:color="auto"/>
                                                    <w:bottom w:val="none" w:sz="0" w:space="0" w:color="auto"/>
                                                    <w:right w:val="none" w:sz="0" w:space="0" w:color="auto"/>
                                                  </w:divBdr>
                                                </w:div>
                                                <w:div w:id="567108418">
                                                  <w:marLeft w:val="640"/>
                                                  <w:marRight w:val="0"/>
                                                  <w:marTop w:val="0"/>
                                                  <w:marBottom w:val="0"/>
                                                  <w:divBdr>
                                                    <w:top w:val="none" w:sz="0" w:space="0" w:color="auto"/>
                                                    <w:left w:val="none" w:sz="0" w:space="0" w:color="auto"/>
                                                    <w:bottom w:val="none" w:sz="0" w:space="0" w:color="auto"/>
                                                    <w:right w:val="none" w:sz="0" w:space="0" w:color="auto"/>
                                                  </w:divBdr>
                                                </w:div>
                                                <w:div w:id="577909682">
                                                  <w:marLeft w:val="640"/>
                                                  <w:marRight w:val="0"/>
                                                  <w:marTop w:val="0"/>
                                                  <w:marBottom w:val="0"/>
                                                  <w:divBdr>
                                                    <w:top w:val="none" w:sz="0" w:space="0" w:color="auto"/>
                                                    <w:left w:val="none" w:sz="0" w:space="0" w:color="auto"/>
                                                    <w:bottom w:val="none" w:sz="0" w:space="0" w:color="auto"/>
                                                    <w:right w:val="none" w:sz="0" w:space="0" w:color="auto"/>
                                                  </w:divBdr>
                                                </w:div>
                                                <w:div w:id="594902233">
                                                  <w:marLeft w:val="640"/>
                                                  <w:marRight w:val="0"/>
                                                  <w:marTop w:val="0"/>
                                                  <w:marBottom w:val="0"/>
                                                  <w:divBdr>
                                                    <w:top w:val="none" w:sz="0" w:space="0" w:color="auto"/>
                                                    <w:left w:val="none" w:sz="0" w:space="0" w:color="auto"/>
                                                    <w:bottom w:val="none" w:sz="0" w:space="0" w:color="auto"/>
                                                    <w:right w:val="none" w:sz="0" w:space="0" w:color="auto"/>
                                                  </w:divBdr>
                                                </w:div>
                                                <w:div w:id="617177496">
                                                  <w:marLeft w:val="640"/>
                                                  <w:marRight w:val="0"/>
                                                  <w:marTop w:val="0"/>
                                                  <w:marBottom w:val="0"/>
                                                  <w:divBdr>
                                                    <w:top w:val="none" w:sz="0" w:space="0" w:color="auto"/>
                                                    <w:left w:val="none" w:sz="0" w:space="0" w:color="auto"/>
                                                    <w:bottom w:val="none" w:sz="0" w:space="0" w:color="auto"/>
                                                    <w:right w:val="none" w:sz="0" w:space="0" w:color="auto"/>
                                                  </w:divBdr>
                                                </w:div>
                                                <w:div w:id="646786733">
                                                  <w:marLeft w:val="640"/>
                                                  <w:marRight w:val="0"/>
                                                  <w:marTop w:val="0"/>
                                                  <w:marBottom w:val="0"/>
                                                  <w:divBdr>
                                                    <w:top w:val="none" w:sz="0" w:space="0" w:color="auto"/>
                                                    <w:left w:val="none" w:sz="0" w:space="0" w:color="auto"/>
                                                    <w:bottom w:val="none" w:sz="0" w:space="0" w:color="auto"/>
                                                    <w:right w:val="none" w:sz="0" w:space="0" w:color="auto"/>
                                                  </w:divBdr>
                                                </w:div>
                                                <w:div w:id="765542502">
                                                  <w:marLeft w:val="640"/>
                                                  <w:marRight w:val="0"/>
                                                  <w:marTop w:val="0"/>
                                                  <w:marBottom w:val="0"/>
                                                  <w:divBdr>
                                                    <w:top w:val="none" w:sz="0" w:space="0" w:color="auto"/>
                                                    <w:left w:val="none" w:sz="0" w:space="0" w:color="auto"/>
                                                    <w:bottom w:val="none" w:sz="0" w:space="0" w:color="auto"/>
                                                    <w:right w:val="none" w:sz="0" w:space="0" w:color="auto"/>
                                                  </w:divBdr>
                                                </w:div>
                                                <w:div w:id="798913592">
                                                  <w:marLeft w:val="640"/>
                                                  <w:marRight w:val="0"/>
                                                  <w:marTop w:val="0"/>
                                                  <w:marBottom w:val="0"/>
                                                  <w:divBdr>
                                                    <w:top w:val="none" w:sz="0" w:space="0" w:color="auto"/>
                                                    <w:left w:val="none" w:sz="0" w:space="0" w:color="auto"/>
                                                    <w:bottom w:val="none" w:sz="0" w:space="0" w:color="auto"/>
                                                    <w:right w:val="none" w:sz="0" w:space="0" w:color="auto"/>
                                                  </w:divBdr>
                                                </w:div>
                                                <w:div w:id="803811331">
                                                  <w:marLeft w:val="640"/>
                                                  <w:marRight w:val="0"/>
                                                  <w:marTop w:val="0"/>
                                                  <w:marBottom w:val="0"/>
                                                  <w:divBdr>
                                                    <w:top w:val="none" w:sz="0" w:space="0" w:color="auto"/>
                                                    <w:left w:val="none" w:sz="0" w:space="0" w:color="auto"/>
                                                    <w:bottom w:val="none" w:sz="0" w:space="0" w:color="auto"/>
                                                    <w:right w:val="none" w:sz="0" w:space="0" w:color="auto"/>
                                                  </w:divBdr>
                                                </w:div>
                                                <w:div w:id="816143767">
                                                  <w:marLeft w:val="640"/>
                                                  <w:marRight w:val="0"/>
                                                  <w:marTop w:val="0"/>
                                                  <w:marBottom w:val="0"/>
                                                  <w:divBdr>
                                                    <w:top w:val="none" w:sz="0" w:space="0" w:color="auto"/>
                                                    <w:left w:val="none" w:sz="0" w:space="0" w:color="auto"/>
                                                    <w:bottom w:val="none" w:sz="0" w:space="0" w:color="auto"/>
                                                    <w:right w:val="none" w:sz="0" w:space="0" w:color="auto"/>
                                                  </w:divBdr>
                                                </w:div>
                                                <w:div w:id="859052893">
                                                  <w:marLeft w:val="640"/>
                                                  <w:marRight w:val="0"/>
                                                  <w:marTop w:val="0"/>
                                                  <w:marBottom w:val="0"/>
                                                  <w:divBdr>
                                                    <w:top w:val="none" w:sz="0" w:space="0" w:color="auto"/>
                                                    <w:left w:val="none" w:sz="0" w:space="0" w:color="auto"/>
                                                    <w:bottom w:val="none" w:sz="0" w:space="0" w:color="auto"/>
                                                    <w:right w:val="none" w:sz="0" w:space="0" w:color="auto"/>
                                                  </w:divBdr>
                                                </w:div>
                                                <w:div w:id="868686754">
                                                  <w:marLeft w:val="640"/>
                                                  <w:marRight w:val="0"/>
                                                  <w:marTop w:val="0"/>
                                                  <w:marBottom w:val="0"/>
                                                  <w:divBdr>
                                                    <w:top w:val="none" w:sz="0" w:space="0" w:color="auto"/>
                                                    <w:left w:val="none" w:sz="0" w:space="0" w:color="auto"/>
                                                    <w:bottom w:val="none" w:sz="0" w:space="0" w:color="auto"/>
                                                    <w:right w:val="none" w:sz="0" w:space="0" w:color="auto"/>
                                                  </w:divBdr>
                                                </w:div>
                                                <w:div w:id="962153884">
                                                  <w:marLeft w:val="640"/>
                                                  <w:marRight w:val="0"/>
                                                  <w:marTop w:val="0"/>
                                                  <w:marBottom w:val="0"/>
                                                  <w:divBdr>
                                                    <w:top w:val="none" w:sz="0" w:space="0" w:color="auto"/>
                                                    <w:left w:val="none" w:sz="0" w:space="0" w:color="auto"/>
                                                    <w:bottom w:val="none" w:sz="0" w:space="0" w:color="auto"/>
                                                    <w:right w:val="none" w:sz="0" w:space="0" w:color="auto"/>
                                                  </w:divBdr>
                                                </w:div>
                                                <w:div w:id="1149706297">
                                                  <w:marLeft w:val="640"/>
                                                  <w:marRight w:val="0"/>
                                                  <w:marTop w:val="0"/>
                                                  <w:marBottom w:val="0"/>
                                                  <w:divBdr>
                                                    <w:top w:val="none" w:sz="0" w:space="0" w:color="auto"/>
                                                    <w:left w:val="none" w:sz="0" w:space="0" w:color="auto"/>
                                                    <w:bottom w:val="none" w:sz="0" w:space="0" w:color="auto"/>
                                                    <w:right w:val="none" w:sz="0" w:space="0" w:color="auto"/>
                                                  </w:divBdr>
                                                </w:div>
                                                <w:div w:id="1196387875">
                                                  <w:marLeft w:val="640"/>
                                                  <w:marRight w:val="0"/>
                                                  <w:marTop w:val="0"/>
                                                  <w:marBottom w:val="0"/>
                                                  <w:divBdr>
                                                    <w:top w:val="none" w:sz="0" w:space="0" w:color="auto"/>
                                                    <w:left w:val="none" w:sz="0" w:space="0" w:color="auto"/>
                                                    <w:bottom w:val="none" w:sz="0" w:space="0" w:color="auto"/>
                                                    <w:right w:val="none" w:sz="0" w:space="0" w:color="auto"/>
                                                  </w:divBdr>
                                                </w:div>
                                                <w:div w:id="1243905342">
                                                  <w:marLeft w:val="640"/>
                                                  <w:marRight w:val="0"/>
                                                  <w:marTop w:val="0"/>
                                                  <w:marBottom w:val="0"/>
                                                  <w:divBdr>
                                                    <w:top w:val="none" w:sz="0" w:space="0" w:color="auto"/>
                                                    <w:left w:val="none" w:sz="0" w:space="0" w:color="auto"/>
                                                    <w:bottom w:val="none" w:sz="0" w:space="0" w:color="auto"/>
                                                    <w:right w:val="none" w:sz="0" w:space="0" w:color="auto"/>
                                                  </w:divBdr>
                                                </w:div>
                                                <w:div w:id="1399477581">
                                                  <w:marLeft w:val="640"/>
                                                  <w:marRight w:val="0"/>
                                                  <w:marTop w:val="0"/>
                                                  <w:marBottom w:val="0"/>
                                                  <w:divBdr>
                                                    <w:top w:val="none" w:sz="0" w:space="0" w:color="auto"/>
                                                    <w:left w:val="none" w:sz="0" w:space="0" w:color="auto"/>
                                                    <w:bottom w:val="none" w:sz="0" w:space="0" w:color="auto"/>
                                                    <w:right w:val="none" w:sz="0" w:space="0" w:color="auto"/>
                                                  </w:divBdr>
                                                </w:div>
                                                <w:div w:id="1493058749">
                                                  <w:marLeft w:val="640"/>
                                                  <w:marRight w:val="0"/>
                                                  <w:marTop w:val="0"/>
                                                  <w:marBottom w:val="0"/>
                                                  <w:divBdr>
                                                    <w:top w:val="none" w:sz="0" w:space="0" w:color="auto"/>
                                                    <w:left w:val="none" w:sz="0" w:space="0" w:color="auto"/>
                                                    <w:bottom w:val="none" w:sz="0" w:space="0" w:color="auto"/>
                                                    <w:right w:val="none" w:sz="0" w:space="0" w:color="auto"/>
                                                  </w:divBdr>
                                                </w:div>
                                                <w:div w:id="1497767009">
                                                  <w:marLeft w:val="640"/>
                                                  <w:marRight w:val="0"/>
                                                  <w:marTop w:val="0"/>
                                                  <w:marBottom w:val="0"/>
                                                  <w:divBdr>
                                                    <w:top w:val="none" w:sz="0" w:space="0" w:color="auto"/>
                                                    <w:left w:val="none" w:sz="0" w:space="0" w:color="auto"/>
                                                    <w:bottom w:val="none" w:sz="0" w:space="0" w:color="auto"/>
                                                    <w:right w:val="none" w:sz="0" w:space="0" w:color="auto"/>
                                                  </w:divBdr>
                                                </w:div>
                                                <w:div w:id="1520119832">
                                                  <w:marLeft w:val="640"/>
                                                  <w:marRight w:val="0"/>
                                                  <w:marTop w:val="0"/>
                                                  <w:marBottom w:val="0"/>
                                                  <w:divBdr>
                                                    <w:top w:val="none" w:sz="0" w:space="0" w:color="auto"/>
                                                    <w:left w:val="none" w:sz="0" w:space="0" w:color="auto"/>
                                                    <w:bottom w:val="none" w:sz="0" w:space="0" w:color="auto"/>
                                                    <w:right w:val="none" w:sz="0" w:space="0" w:color="auto"/>
                                                  </w:divBdr>
                                                </w:div>
                                                <w:div w:id="1565725864">
                                                  <w:marLeft w:val="640"/>
                                                  <w:marRight w:val="0"/>
                                                  <w:marTop w:val="0"/>
                                                  <w:marBottom w:val="0"/>
                                                  <w:divBdr>
                                                    <w:top w:val="none" w:sz="0" w:space="0" w:color="auto"/>
                                                    <w:left w:val="none" w:sz="0" w:space="0" w:color="auto"/>
                                                    <w:bottom w:val="none" w:sz="0" w:space="0" w:color="auto"/>
                                                    <w:right w:val="none" w:sz="0" w:space="0" w:color="auto"/>
                                                  </w:divBdr>
                                                </w:div>
                                                <w:div w:id="1568875909">
                                                  <w:marLeft w:val="640"/>
                                                  <w:marRight w:val="0"/>
                                                  <w:marTop w:val="0"/>
                                                  <w:marBottom w:val="0"/>
                                                  <w:divBdr>
                                                    <w:top w:val="none" w:sz="0" w:space="0" w:color="auto"/>
                                                    <w:left w:val="none" w:sz="0" w:space="0" w:color="auto"/>
                                                    <w:bottom w:val="none" w:sz="0" w:space="0" w:color="auto"/>
                                                    <w:right w:val="none" w:sz="0" w:space="0" w:color="auto"/>
                                                  </w:divBdr>
                                                </w:div>
                                                <w:div w:id="1607425398">
                                                  <w:marLeft w:val="640"/>
                                                  <w:marRight w:val="0"/>
                                                  <w:marTop w:val="0"/>
                                                  <w:marBottom w:val="0"/>
                                                  <w:divBdr>
                                                    <w:top w:val="none" w:sz="0" w:space="0" w:color="auto"/>
                                                    <w:left w:val="none" w:sz="0" w:space="0" w:color="auto"/>
                                                    <w:bottom w:val="none" w:sz="0" w:space="0" w:color="auto"/>
                                                    <w:right w:val="none" w:sz="0" w:space="0" w:color="auto"/>
                                                  </w:divBdr>
                                                </w:div>
                                                <w:div w:id="1624145475">
                                                  <w:marLeft w:val="640"/>
                                                  <w:marRight w:val="0"/>
                                                  <w:marTop w:val="0"/>
                                                  <w:marBottom w:val="0"/>
                                                  <w:divBdr>
                                                    <w:top w:val="none" w:sz="0" w:space="0" w:color="auto"/>
                                                    <w:left w:val="none" w:sz="0" w:space="0" w:color="auto"/>
                                                    <w:bottom w:val="none" w:sz="0" w:space="0" w:color="auto"/>
                                                    <w:right w:val="none" w:sz="0" w:space="0" w:color="auto"/>
                                                  </w:divBdr>
                                                </w:div>
                                                <w:div w:id="1735816895">
                                                  <w:marLeft w:val="640"/>
                                                  <w:marRight w:val="0"/>
                                                  <w:marTop w:val="0"/>
                                                  <w:marBottom w:val="0"/>
                                                  <w:divBdr>
                                                    <w:top w:val="none" w:sz="0" w:space="0" w:color="auto"/>
                                                    <w:left w:val="none" w:sz="0" w:space="0" w:color="auto"/>
                                                    <w:bottom w:val="none" w:sz="0" w:space="0" w:color="auto"/>
                                                    <w:right w:val="none" w:sz="0" w:space="0" w:color="auto"/>
                                                  </w:divBdr>
                                                </w:div>
                                                <w:div w:id="1749303240">
                                                  <w:marLeft w:val="640"/>
                                                  <w:marRight w:val="0"/>
                                                  <w:marTop w:val="0"/>
                                                  <w:marBottom w:val="0"/>
                                                  <w:divBdr>
                                                    <w:top w:val="none" w:sz="0" w:space="0" w:color="auto"/>
                                                    <w:left w:val="none" w:sz="0" w:space="0" w:color="auto"/>
                                                    <w:bottom w:val="none" w:sz="0" w:space="0" w:color="auto"/>
                                                    <w:right w:val="none" w:sz="0" w:space="0" w:color="auto"/>
                                                  </w:divBdr>
                                                </w:div>
                                                <w:div w:id="1751803469">
                                                  <w:marLeft w:val="640"/>
                                                  <w:marRight w:val="0"/>
                                                  <w:marTop w:val="0"/>
                                                  <w:marBottom w:val="0"/>
                                                  <w:divBdr>
                                                    <w:top w:val="none" w:sz="0" w:space="0" w:color="auto"/>
                                                    <w:left w:val="none" w:sz="0" w:space="0" w:color="auto"/>
                                                    <w:bottom w:val="none" w:sz="0" w:space="0" w:color="auto"/>
                                                    <w:right w:val="none" w:sz="0" w:space="0" w:color="auto"/>
                                                  </w:divBdr>
                                                </w:div>
                                                <w:div w:id="1759788533">
                                                  <w:marLeft w:val="640"/>
                                                  <w:marRight w:val="0"/>
                                                  <w:marTop w:val="0"/>
                                                  <w:marBottom w:val="0"/>
                                                  <w:divBdr>
                                                    <w:top w:val="none" w:sz="0" w:space="0" w:color="auto"/>
                                                    <w:left w:val="none" w:sz="0" w:space="0" w:color="auto"/>
                                                    <w:bottom w:val="none" w:sz="0" w:space="0" w:color="auto"/>
                                                    <w:right w:val="none" w:sz="0" w:space="0" w:color="auto"/>
                                                  </w:divBdr>
                                                </w:div>
                                                <w:div w:id="1806392566">
                                                  <w:marLeft w:val="640"/>
                                                  <w:marRight w:val="0"/>
                                                  <w:marTop w:val="0"/>
                                                  <w:marBottom w:val="0"/>
                                                  <w:divBdr>
                                                    <w:top w:val="none" w:sz="0" w:space="0" w:color="auto"/>
                                                    <w:left w:val="none" w:sz="0" w:space="0" w:color="auto"/>
                                                    <w:bottom w:val="none" w:sz="0" w:space="0" w:color="auto"/>
                                                    <w:right w:val="none" w:sz="0" w:space="0" w:color="auto"/>
                                                  </w:divBdr>
                                                </w:div>
                                                <w:div w:id="1815371842">
                                                  <w:marLeft w:val="640"/>
                                                  <w:marRight w:val="0"/>
                                                  <w:marTop w:val="0"/>
                                                  <w:marBottom w:val="0"/>
                                                  <w:divBdr>
                                                    <w:top w:val="none" w:sz="0" w:space="0" w:color="auto"/>
                                                    <w:left w:val="none" w:sz="0" w:space="0" w:color="auto"/>
                                                    <w:bottom w:val="none" w:sz="0" w:space="0" w:color="auto"/>
                                                    <w:right w:val="none" w:sz="0" w:space="0" w:color="auto"/>
                                                  </w:divBdr>
                                                </w:div>
                                                <w:div w:id="1825387631">
                                                  <w:marLeft w:val="640"/>
                                                  <w:marRight w:val="0"/>
                                                  <w:marTop w:val="0"/>
                                                  <w:marBottom w:val="0"/>
                                                  <w:divBdr>
                                                    <w:top w:val="none" w:sz="0" w:space="0" w:color="auto"/>
                                                    <w:left w:val="none" w:sz="0" w:space="0" w:color="auto"/>
                                                    <w:bottom w:val="none" w:sz="0" w:space="0" w:color="auto"/>
                                                    <w:right w:val="none" w:sz="0" w:space="0" w:color="auto"/>
                                                  </w:divBdr>
                                                </w:div>
                                                <w:div w:id="1862165063">
                                                  <w:marLeft w:val="640"/>
                                                  <w:marRight w:val="0"/>
                                                  <w:marTop w:val="0"/>
                                                  <w:marBottom w:val="0"/>
                                                  <w:divBdr>
                                                    <w:top w:val="none" w:sz="0" w:space="0" w:color="auto"/>
                                                    <w:left w:val="none" w:sz="0" w:space="0" w:color="auto"/>
                                                    <w:bottom w:val="none" w:sz="0" w:space="0" w:color="auto"/>
                                                    <w:right w:val="none" w:sz="0" w:space="0" w:color="auto"/>
                                                  </w:divBdr>
                                                </w:div>
                                                <w:div w:id="1925217979">
                                                  <w:marLeft w:val="640"/>
                                                  <w:marRight w:val="0"/>
                                                  <w:marTop w:val="0"/>
                                                  <w:marBottom w:val="0"/>
                                                  <w:divBdr>
                                                    <w:top w:val="none" w:sz="0" w:space="0" w:color="auto"/>
                                                    <w:left w:val="none" w:sz="0" w:space="0" w:color="auto"/>
                                                    <w:bottom w:val="none" w:sz="0" w:space="0" w:color="auto"/>
                                                    <w:right w:val="none" w:sz="0" w:space="0" w:color="auto"/>
                                                  </w:divBdr>
                                                </w:div>
                                                <w:div w:id="1975407787">
                                                  <w:marLeft w:val="640"/>
                                                  <w:marRight w:val="0"/>
                                                  <w:marTop w:val="0"/>
                                                  <w:marBottom w:val="0"/>
                                                  <w:divBdr>
                                                    <w:top w:val="none" w:sz="0" w:space="0" w:color="auto"/>
                                                    <w:left w:val="none" w:sz="0" w:space="0" w:color="auto"/>
                                                    <w:bottom w:val="none" w:sz="0" w:space="0" w:color="auto"/>
                                                    <w:right w:val="none" w:sz="0" w:space="0" w:color="auto"/>
                                                  </w:divBdr>
                                                </w:div>
                                                <w:div w:id="2001542978">
                                                  <w:marLeft w:val="640"/>
                                                  <w:marRight w:val="0"/>
                                                  <w:marTop w:val="0"/>
                                                  <w:marBottom w:val="0"/>
                                                  <w:divBdr>
                                                    <w:top w:val="none" w:sz="0" w:space="0" w:color="auto"/>
                                                    <w:left w:val="none" w:sz="0" w:space="0" w:color="auto"/>
                                                    <w:bottom w:val="none" w:sz="0" w:space="0" w:color="auto"/>
                                                    <w:right w:val="none" w:sz="0" w:space="0" w:color="auto"/>
                                                  </w:divBdr>
                                                </w:div>
                                                <w:div w:id="2014260480">
                                                  <w:marLeft w:val="640"/>
                                                  <w:marRight w:val="0"/>
                                                  <w:marTop w:val="0"/>
                                                  <w:marBottom w:val="0"/>
                                                  <w:divBdr>
                                                    <w:top w:val="none" w:sz="0" w:space="0" w:color="auto"/>
                                                    <w:left w:val="none" w:sz="0" w:space="0" w:color="auto"/>
                                                    <w:bottom w:val="none" w:sz="0" w:space="0" w:color="auto"/>
                                                    <w:right w:val="none" w:sz="0" w:space="0" w:color="auto"/>
                                                  </w:divBdr>
                                                </w:div>
                                                <w:div w:id="2102946168">
                                                  <w:marLeft w:val="640"/>
                                                  <w:marRight w:val="0"/>
                                                  <w:marTop w:val="0"/>
                                                  <w:marBottom w:val="0"/>
                                                  <w:divBdr>
                                                    <w:top w:val="none" w:sz="0" w:space="0" w:color="auto"/>
                                                    <w:left w:val="none" w:sz="0" w:space="0" w:color="auto"/>
                                                    <w:bottom w:val="none" w:sz="0" w:space="0" w:color="auto"/>
                                                    <w:right w:val="none" w:sz="0" w:space="0" w:color="auto"/>
                                                  </w:divBdr>
                                                </w:div>
                                                <w:div w:id="2142795634">
                                                  <w:marLeft w:val="640"/>
                                                  <w:marRight w:val="0"/>
                                                  <w:marTop w:val="0"/>
                                                  <w:marBottom w:val="0"/>
                                                  <w:divBdr>
                                                    <w:top w:val="none" w:sz="0" w:space="0" w:color="auto"/>
                                                    <w:left w:val="none" w:sz="0" w:space="0" w:color="auto"/>
                                                    <w:bottom w:val="none" w:sz="0" w:space="0" w:color="auto"/>
                                                    <w:right w:val="none" w:sz="0" w:space="0" w:color="auto"/>
                                                  </w:divBdr>
                                                </w:div>
                                              </w:divsChild>
                                            </w:div>
                                            <w:div w:id="1154033864">
                                              <w:marLeft w:val="0"/>
                                              <w:marRight w:val="0"/>
                                              <w:marTop w:val="0"/>
                                              <w:marBottom w:val="0"/>
                                              <w:divBdr>
                                                <w:top w:val="none" w:sz="0" w:space="0" w:color="auto"/>
                                                <w:left w:val="none" w:sz="0" w:space="0" w:color="auto"/>
                                                <w:bottom w:val="none" w:sz="0" w:space="0" w:color="auto"/>
                                                <w:right w:val="none" w:sz="0" w:space="0" w:color="auto"/>
                                              </w:divBdr>
                                              <w:divsChild>
                                                <w:div w:id="13072697">
                                                  <w:marLeft w:val="640"/>
                                                  <w:marRight w:val="0"/>
                                                  <w:marTop w:val="0"/>
                                                  <w:marBottom w:val="0"/>
                                                  <w:divBdr>
                                                    <w:top w:val="none" w:sz="0" w:space="0" w:color="auto"/>
                                                    <w:left w:val="none" w:sz="0" w:space="0" w:color="auto"/>
                                                    <w:bottom w:val="none" w:sz="0" w:space="0" w:color="auto"/>
                                                    <w:right w:val="none" w:sz="0" w:space="0" w:color="auto"/>
                                                  </w:divBdr>
                                                </w:div>
                                                <w:div w:id="62217896">
                                                  <w:marLeft w:val="640"/>
                                                  <w:marRight w:val="0"/>
                                                  <w:marTop w:val="0"/>
                                                  <w:marBottom w:val="0"/>
                                                  <w:divBdr>
                                                    <w:top w:val="none" w:sz="0" w:space="0" w:color="auto"/>
                                                    <w:left w:val="none" w:sz="0" w:space="0" w:color="auto"/>
                                                    <w:bottom w:val="none" w:sz="0" w:space="0" w:color="auto"/>
                                                    <w:right w:val="none" w:sz="0" w:space="0" w:color="auto"/>
                                                  </w:divBdr>
                                                </w:div>
                                                <w:div w:id="64958156">
                                                  <w:marLeft w:val="640"/>
                                                  <w:marRight w:val="0"/>
                                                  <w:marTop w:val="0"/>
                                                  <w:marBottom w:val="0"/>
                                                  <w:divBdr>
                                                    <w:top w:val="none" w:sz="0" w:space="0" w:color="auto"/>
                                                    <w:left w:val="none" w:sz="0" w:space="0" w:color="auto"/>
                                                    <w:bottom w:val="none" w:sz="0" w:space="0" w:color="auto"/>
                                                    <w:right w:val="none" w:sz="0" w:space="0" w:color="auto"/>
                                                  </w:divBdr>
                                                </w:div>
                                                <w:div w:id="84425157">
                                                  <w:marLeft w:val="640"/>
                                                  <w:marRight w:val="0"/>
                                                  <w:marTop w:val="0"/>
                                                  <w:marBottom w:val="0"/>
                                                  <w:divBdr>
                                                    <w:top w:val="none" w:sz="0" w:space="0" w:color="auto"/>
                                                    <w:left w:val="none" w:sz="0" w:space="0" w:color="auto"/>
                                                    <w:bottom w:val="none" w:sz="0" w:space="0" w:color="auto"/>
                                                    <w:right w:val="none" w:sz="0" w:space="0" w:color="auto"/>
                                                  </w:divBdr>
                                                </w:div>
                                                <w:div w:id="99768059">
                                                  <w:marLeft w:val="640"/>
                                                  <w:marRight w:val="0"/>
                                                  <w:marTop w:val="0"/>
                                                  <w:marBottom w:val="0"/>
                                                  <w:divBdr>
                                                    <w:top w:val="none" w:sz="0" w:space="0" w:color="auto"/>
                                                    <w:left w:val="none" w:sz="0" w:space="0" w:color="auto"/>
                                                    <w:bottom w:val="none" w:sz="0" w:space="0" w:color="auto"/>
                                                    <w:right w:val="none" w:sz="0" w:space="0" w:color="auto"/>
                                                  </w:divBdr>
                                                </w:div>
                                                <w:div w:id="105121583">
                                                  <w:marLeft w:val="640"/>
                                                  <w:marRight w:val="0"/>
                                                  <w:marTop w:val="0"/>
                                                  <w:marBottom w:val="0"/>
                                                  <w:divBdr>
                                                    <w:top w:val="none" w:sz="0" w:space="0" w:color="auto"/>
                                                    <w:left w:val="none" w:sz="0" w:space="0" w:color="auto"/>
                                                    <w:bottom w:val="none" w:sz="0" w:space="0" w:color="auto"/>
                                                    <w:right w:val="none" w:sz="0" w:space="0" w:color="auto"/>
                                                  </w:divBdr>
                                                </w:div>
                                                <w:div w:id="122503013">
                                                  <w:marLeft w:val="640"/>
                                                  <w:marRight w:val="0"/>
                                                  <w:marTop w:val="0"/>
                                                  <w:marBottom w:val="0"/>
                                                  <w:divBdr>
                                                    <w:top w:val="none" w:sz="0" w:space="0" w:color="auto"/>
                                                    <w:left w:val="none" w:sz="0" w:space="0" w:color="auto"/>
                                                    <w:bottom w:val="none" w:sz="0" w:space="0" w:color="auto"/>
                                                    <w:right w:val="none" w:sz="0" w:space="0" w:color="auto"/>
                                                  </w:divBdr>
                                                </w:div>
                                                <w:div w:id="163476533">
                                                  <w:marLeft w:val="640"/>
                                                  <w:marRight w:val="0"/>
                                                  <w:marTop w:val="0"/>
                                                  <w:marBottom w:val="0"/>
                                                  <w:divBdr>
                                                    <w:top w:val="none" w:sz="0" w:space="0" w:color="auto"/>
                                                    <w:left w:val="none" w:sz="0" w:space="0" w:color="auto"/>
                                                    <w:bottom w:val="none" w:sz="0" w:space="0" w:color="auto"/>
                                                    <w:right w:val="none" w:sz="0" w:space="0" w:color="auto"/>
                                                  </w:divBdr>
                                                </w:div>
                                                <w:div w:id="192884134">
                                                  <w:marLeft w:val="640"/>
                                                  <w:marRight w:val="0"/>
                                                  <w:marTop w:val="0"/>
                                                  <w:marBottom w:val="0"/>
                                                  <w:divBdr>
                                                    <w:top w:val="none" w:sz="0" w:space="0" w:color="auto"/>
                                                    <w:left w:val="none" w:sz="0" w:space="0" w:color="auto"/>
                                                    <w:bottom w:val="none" w:sz="0" w:space="0" w:color="auto"/>
                                                    <w:right w:val="none" w:sz="0" w:space="0" w:color="auto"/>
                                                  </w:divBdr>
                                                </w:div>
                                                <w:div w:id="240529339">
                                                  <w:marLeft w:val="640"/>
                                                  <w:marRight w:val="0"/>
                                                  <w:marTop w:val="0"/>
                                                  <w:marBottom w:val="0"/>
                                                  <w:divBdr>
                                                    <w:top w:val="none" w:sz="0" w:space="0" w:color="auto"/>
                                                    <w:left w:val="none" w:sz="0" w:space="0" w:color="auto"/>
                                                    <w:bottom w:val="none" w:sz="0" w:space="0" w:color="auto"/>
                                                    <w:right w:val="none" w:sz="0" w:space="0" w:color="auto"/>
                                                  </w:divBdr>
                                                </w:div>
                                                <w:div w:id="245920086">
                                                  <w:marLeft w:val="640"/>
                                                  <w:marRight w:val="0"/>
                                                  <w:marTop w:val="0"/>
                                                  <w:marBottom w:val="0"/>
                                                  <w:divBdr>
                                                    <w:top w:val="none" w:sz="0" w:space="0" w:color="auto"/>
                                                    <w:left w:val="none" w:sz="0" w:space="0" w:color="auto"/>
                                                    <w:bottom w:val="none" w:sz="0" w:space="0" w:color="auto"/>
                                                    <w:right w:val="none" w:sz="0" w:space="0" w:color="auto"/>
                                                  </w:divBdr>
                                                </w:div>
                                                <w:div w:id="265776757">
                                                  <w:marLeft w:val="640"/>
                                                  <w:marRight w:val="0"/>
                                                  <w:marTop w:val="0"/>
                                                  <w:marBottom w:val="0"/>
                                                  <w:divBdr>
                                                    <w:top w:val="none" w:sz="0" w:space="0" w:color="auto"/>
                                                    <w:left w:val="none" w:sz="0" w:space="0" w:color="auto"/>
                                                    <w:bottom w:val="none" w:sz="0" w:space="0" w:color="auto"/>
                                                    <w:right w:val="none" w:sz="0" w:space="0" w:color="auto"/>
                                                  </w:divBdr>
                                                </w:div>
                                                <w:div w:id="313723171">
                                                  <w:marLeft w:val="640"/>
                                                  <w:marRight w:val="0"/>
                                                  <w:marTop w:val="0"/>
                                                  <w:marBottom w:val="0"/>
                                                  <w:divBdr>
                                                    <w:top w:val="none" w:sz="0" w:space="0" w:color="auto"/>
                                                    <w:left w:val="none" w:sz="0" w:space="0" w:color="auto"/>
                                                    <w:bottom w:val="none" w:sz="0" w:space="0" w:color="auto"/>
                                                    <w:right w:val="none" w:sz="0" w:space="0" w:color="auto"/>
                                                  </w:divBdr>
                                                </w:div>
                                                <w:div w:id="406733831">
                                                  <w:marLeft w:val="640"/>
                                                  <w:marRight w:val="0"/>
                                                  <w:marTop w:val="0"/>
                                                  <w:marBottom w:val="0"/>
                                                  <w:divBdr>
                                                    <w:top w:val="none" w:sz="0" w:space="0" w:color="auto"/>
                                                    <w:left w:val="none" w:sz="0" w:space="0" w:color="auto"/>
                                                    <w:bottom w:val="none" w:sz="0" w:space="0" w:color="auto"/>
                                                    <w:right w:val="none" w:sz="0" w:space="0" w:color="auto"/>
                                                  </w:divBdr>
                                                </w:div>
                                                <w:div w:id="412892375">
                                                  <w:marLeft w:val="640"/>
                                                  <w:marRight w:val="0"/>
                                                  <w:marTop w:val="0"/>
                                                  <w:marBottom w:val="0"/>
                                                  <w:divBdr>
                                                    <w:top w:val="none" w:sz="0" w:space="0" w:color="auto"/>
                                                    <w:left w:val="none" w:sz="0" w:space="0" w:color="auto"/>
                                                    <w:bottom w:val="none" w:sz="0" w:space="0" w:color="auto"/>
                                                    <w:right w:val="none" w:sz="0" w:space="0" w:color="auto"/>
                                                  </w:divBdr>
                                                </w:div>
                                                <w:div w:id="414135605">
                                                  <w:marLeft w:val="640"/>
                                                  <w:marRight w:val="0"/>
                                                  <w:marTop w:val="0"/>
                                                  <w:marBottom w:val="0"/>
                                                  <w:divBdr>
                                                    <w:top w:val="none" w:sz="0" w:space="0" w:color="auto"/>
                                                    <w:left w:val="none" w:sz="0" w:space="0" w:color="auto"/>
                                                    <w:bottom w:val="none" w:sz="0" w:space="0" w:color="auto"/>
                                                    <w:right w:val="none" w:sz="0" w:space="0" w:color="auto"/>
                                                  </w:divBdr>
                                                </w:div>
                                                <w:div w:id="472988851">
                                                  <w:marLeft w:val="640"/>
                                                  <w:marRight w:val="0"/>
                                                  <w:marTop w:val="0"/>
                                                  <w:marBottom w:val="0"/>
                                                  <w:divBdr>
                                                    <w:top w:val="none" w:sz="0" w:space="0" w:color="auto"/>
                                                    <w:left w:val="none" w:sz="0" w:space="0" w:color="auto"/>
                                                    <w:bottom w:val="none" w:sz="0" w:space="0" w:color="auto"/>
                                                    <w:right w:val="none" w:sz="0" w:space="0" w:color="auto"/>
                                                  </w:divBdr>
                                                </w:div>
                                                <w:div w:id="487795410">
                                                  <w:marLeft w:val="640"/>
                                                  <w:marRight w:val="0"/>
                                                  <w:marTop w:val="0"/>
                                                  <w:marBottom w:val="0"/>
                                                  <w:divBdr>
                                                    <w:top w:val="none" w:sz="0" w:space="0" w:color="auto"/>
                                                    <w:left w:val="none" w:sz="0" w:space="0" w:color="auto"/>
                                                    <w:bottom w:val="none" w:sz="0" w:space="0" w:color="auto"/>
                                                    <w:right w:val="none" w:sz="0" w:space="0" w:color="auto"/>
                                                  </w:divBdr>
                                                </w:div>
                                                <w:div w:id="490951582">
                                                  <w:marLeft w:val="640"/>
                                                  <w:marRight w:val="0"/>
                                                  <w:marTop w:val="0"/>
                                                  <w:marBottom w:val="0"/>
                                                  <w:divBdr>
                                                    <w:top w:val="none" w:sz="0" w:space="0" w:color="auto"/>
                                                    <w:left w:val="none" w:sz="0" w:space="0" w:color="auto"/>
                                                    <w:bottom w:val="none" w:sz="0" w:space="0" w:color="auto"/>
                                                    <w:right w:val="none" w:sz="0" w:space="0" w:color="auto"/>
                                                  </w:divBdr>
                                                </w:div>
                                                <w:div w:id="548959434">
                                                  <w:marLeft w:val="640"/>
                                                  <w:marRight w:val="0"/>
                                                  <w:marTop w:val="0"/>
                                                  <w:marBottom w:val="0"/>
                                                  <w:divBdr>
                                                    <w:top w:val="none" w:sz="0" w:space="0" w:color="auto"/>
                                                    <w:left w:val="none" w:sz="0" w:space="0" w:color="auto"/>
                                                    <w:bottom w:val="none" w:sz="0" w:space="0" w:color="auto"/>
                                                    <w:right w:val="none" w:sz="0" w:space="0" w:color="auto"/>
                                                  </w:divBdr>
                                                </w:div>
                                                <w:div w:id="634258525">
                                                  <w:marLeft w:val="640"/>
                                                  <w:marRight w:val="0"/>
                                                  <w:marTop w:val="0"/>
                                                  <w:marBottom w:val="0"/>
                                                  <w:divBdr>
                                                    <w:top w:val="none" w:sz="0" w:space="0" w:color="auto"/>
                                                    <w:left w:val="none" w:sz="0" w:space="0" w:color="auto"/>
                                                    <w:bottom w:val="none" w:sz="0" w:space="0" w:color="auto"/>
                                                    <w:right w:val="none" w:sz="0" w:space="0" w:color="auto"/>
                                                  </w:divBdr>
                                                </w:div>
                                                <w:div w:id="644316194">
                                                  <w:marLeft w:val="640"/>
                                                  <w:marRight w:val="0"/>
                                                  <w:marTop w:val="0"/>
                                                  <w:marBottom w:val="0"/>
                                                  <w:divBdr>
                                                    <w:top w:val="none" w:sz="0" w:space="0" w:color="auto"/>
                                                    <w:left w:val="none" w:sz="0" w:space="0" w:color="auto"/>
                                                    <w:bottom w:val="none" w:sz="0" w:space="0" w:color="auto"/>
                                                    <w:right w:val="none" w:sz="0" w:space="0" w:color="auto"/>
                                                  </w:divBdr>
                                                </w:div>
                                                <w:div w:id="664285758">
                                                  <w:marLeft w:val="640"/>
                                                  <w:marRight w:val="0"/>
                                                  <w:marTop w:val="0"/>
                                                  <w:marBottom w:val="0"/>
                                                  <w:divBdr>
                                                    <w:top w:val="none" w:sz="0" w:space="0" w:color="auto"/>
                                                    <w:left w:val="none" w:sz="0" w:space="0" w:color="auto"/>
                                                    <w:bottom w:val="none" w:sz="0" w:space="0" w:color="auto"/>
                                                    <w:right w:val="none" w:sz="0" w:space="0" w:color="auto"/>
                                                  </w:divBdr>
                                                </w:div>
                                                <w:div w:id="682125245">
                                                  <w:marLeft w:val="640"/>
                                                  <w:marRight w:val="0"/>
                                                  <w:marTop w:val="0"/>
                                                  <w:marBottom w:val="0"/>
                                                  <w:divBdr>
                                                    <w:top w:val="none" w:sz="0" w:space="0" w:color="auto"/>
                                                    <w:left w:val="none" w:sz="0" w:space="0" w:color="auto"/>
                                                    <w:bottom w:val="none" w:sz="0" w:space="0" w:color="auto"/>
                                                    <w:right w:val="none" w:sz="0" w:space="0" w:color="auto"/>
                                                  </w:divBdr>
                                                </w:div>
                                                <w:div w:id="690377680">
                                                  <w:marLeft w:val="640"/>
                                                  <w:marRight w:val="0"/>
                                                  <w:marTop w:val="0"/>
                                                  <w:marBottom w:val="0"/>
                                                  <w:divBdr>
                                                    <w:top w:val="none" w:sz="0" w:space="0" w:color="auto"/>
                                                    <w:left w:val="none" w:sz="0" w:space="0" w:color="auto"/>
                                                    <w:bottom w:val="none" w:sz="0" w:space="0" w:color="auto"/>
                                                    <w:right w:val="none" w:sz="0" w:space="0" w:color="auto"/>
                                                  </w:divBdr>
                                                </w:div>
                                                <w:div w:id="702679148">
                                                  <w:marLeft w:val="640"/>
                                                  <w:marRight w:val="0"/>
                                                  <w:marTop w:val="0"/>
                                                  <w:marBottom w:val="0"/>
                                                  <w:divBdr>
                                                    <w:top w:val="none" w:sz="0" w:space="0" w:color="auto"/>
                                                    <w:left w:val="none" w:sz="0" w:space="0" w:color="auto"/>
                                                    <w:bottom w:val="none" w:sz="0" w:space="0" w:color="auto"/>
                                                    <w:right w:val="none" w:sz="0" w:space="0" w:color="auto"/>
                                                  </w:divBdr>
                                                </w:div>
                                                <w:div w:id="704060340">
                                                  <w:marLeft w:val="640"/>
                                                  <w:marRight w:val="0"/>
                                                  <w:marTop w:val="0"/>
                                                  <w:marBottom w:val="0"/>
                                                  <w:divBdr>
                                                    <w:top w:val="none" w:sz="0" w:space="0" w:color="auto"/>
                                                    <w:left w:val="none" w:sz="0" w:space="0" w:color="auto"/>
                                                    <w:bottom w:val="none" w:sz="0" w:space="0" w:color="auto"/>
                                                    <w:right w:val="none" w:sz="0" w:space="0" w:color="auto"/>
                                                  </w:divBdr>
                                                </w:div>
                                                <w:div w:id="737824446">
                                                  <w:marLeft w:val="640"/>
                                                  <w:marRight w:val="0"/>
                                                  <w:marTop w:val="0"/>
                                                  <w:marBottom w:val="0"/>
                                                  <w:divBdr>
                                                    <w:top w:val="none" w:sz="0" w:space="0" w:color="auto"/>
                                                    <w:left w:val="none" w:sz="0" w:space="0" w:color="auto"/>
                                                    <w:bottom w:val="none" w:sz="0" w:space="0" w:color="auto"/>
                                                    <w:right w:val="none" w:sz="0" w:space="0" w:color="auto"/>
                                                  </w:divBdr>
                                                </w:div>
                                                <w:div w:id="770122030">
                                                  <w:marLeft w:val="640"/>
                                                  <w:marRight w:val="0"/>
                                                  <w:marTop w:val="0"/>
                                                  <w:marBottom w:val="0"/>
                                                  <w:divBdr>
                                                    <w:top w:val="none" w:sz="0" w:space="0" w:color="auto"/>
                                                    <w:left w:val="none" w:sz="0" w:space="0" w:color="auto"/>
                                                    <w:bottom w:val="none" w:sz="0" w:space="0" w:color="auto"/>
                                                    <w:right w:val="none" w:sz="0" w:space="0" w:color="auto"/>
                                                  </w:divBdr>
                                                </w:div>
                                                <w:div w:id="801120992">
                                                  <w:marLeft w:val="640"/>
                                                  <w:marRight w:val="0"/>
                                                  <w:marTop w:val="0"/>
                                                  <w:marBottom w:val="0"/>
                                                  <w:divBdr>
                                                    <w:top w:val="none" w:sz="0" w:space="0" w:color="auto"/>
                                                    <w:left w:val="none" w:sz="0" w:space="0" w:color="auto"/>
                                                    <w:bottom w:val="none" w:sz="0" w:space="0" w:color="auto"/>
                                                    <w:right w:val="none" w:sz="0" w:space="0" w:color="auto"/>
                                                  </w:divBdr>
                                                </w:div>
                                                <w:div w:id="803353993">
                                                  <w:marLeft w:val="640"/>
                                                  <w:marRight w:val="0"/>
                                                  <w:marTop w:val="0"/>
                                                  <w:marBottom w:val="0"/>
                                                  <w:divBdr>
                                                    <w:top w:val="none" w:sz="0" w:space="0" w:color="auto"/>
                                                    <w:left w:val="none" w:sz="0" w:space="0" w:color="auto"/>
                                                    <w:bottom w:val="none" w:sz="0" w:space="0" w:color="auto"/>
                                                    <w:right w:val="none" w:sz="0" w:space="0" w:color="auto"/>
                                                  </w:divBdr>
                                                </w:div>
                                                <w:div w:id="828643255">
                                                  <w:marLeft w:val="640"/>
                                                  <w:marRight w:val="0"/>
                                                  <w:marTop w:val="0"/>
                                                  <w:marBottom w:val="0"/>
                                                  <w:divBdr>
                                                    <w:top w:val="none" w:sz="0" w:space="0" w:color="auto"/>
                                                    <w:left w:val="none" w:sz="0" w:space="0" w:color="auto"/>
                                                    <w:bottom w:val="none" w:sz="0" w:space="0" w:color="auto"/>
                                                    <w:right w:val="none" w:sz="0" w:space="0" w:color="auto"/>
                                                  </w:divBdr>
                                                </w:div>
                                                <w:div w:id="868907648">
                                                  <w:marLeft w:val="640"/>
                                                  <w:marRight w:val="0"/>
                                                  <w:marTop w:val="0"/>
                                                  <w:marBottom w:val="0"/>
                                                  <w:divBdr>
                                                    <w:top w:val="none" w:sz="0" w:space="0" w:color="auto"/>
                                                    <w:left w:val="none" w:sz="0" w:space="0" w:color="auto"/>
                                                    <w:bottom w:val="none" w:sz="0" w:space="0" w:color="auto"/>
                                                    <w:right w:val="none" w:sz="0" w:space="0" w:color="auto"/>
                                                  </w:divBdr>
                                                </w:div>
                                                <w:div w:id="975378692">
                                                  <w:marLeft w:val="640"/>
                                                  <w:marRight w:val="0"/>
                                                  <w:marTop w:val="0"/>
                                                  <w:marBottom w:val="0"/>
                                                  <w:divBdr>
                                                    <w:top w:val="none" w:sz="0" w:space="0" w:color="auto"/>
                                                    <w:left w:val="none" w:sz="0" w:space="0" w:color="auto"/>
                                                    <w:bottom w:val="none" w:sz="0" w:space="0" w:color="auto"/>
                                                    <w:right w:val="none" w:sz="0" w:space="0" w:color="auto"/>
                                                  </w:divBdr>
                                                </w:div>
                                                <w:div w:id="1074164837">
                                                  <w:marLeft w:val="640"/>
                                                  <w:marRight w:val="0"/>
                                                  <w:marTop w:val="0"/>
                                                  <w:marBottom w:val="0"/>
                                                  <w:divBdr>
                                                    <w:top w:val="none" w:sz="0" w:space="0" w:color="auto"/>
                                                    <w:left w:val="none" w:sz="0" w:space="0" w:color="auto"/>
                                                    <w:bottom w:val="none" w:sz="0" w:space="0" w:color="auto"/>
                                                    <w:right w:val="none" w:sz="0" w:space="0" w:color="auto"/>
                                                  </w:divBdr>
                                                </w:div>
                                                <w:div w:id="1150748425">
                                                  <w:marLeft w:val="640"/>
                                                  <w:marRight w:val="0"/>
                                                  <w:marTop w:val="0"/>
                                                  <w:marBottom w:val="0"/>
                                                  <w:divBdr>
                                                    <w:top w:val="none" w:sz="0" w:space="0" w:color="auto"/>
                                                    <w:left w:val="none" w:sz="0" w:space="0" w:color="auto"/>
                                                    <w:bottom w:val="none" w:sz="0" w:space="0" w:color="auto"/>
                                                    <w:right w:val="none" w:sz="0" w:space="0" w:color="auto"/>
                                                  </w:divBdr>
                                                </w:div>
                                                <w:div w:id="1290747226">
                                                  <w:marLeft w:val="640"/>
                                                  <w:marRight w:val="0"/>
                                                  <w:marTop w:val="0"/>
                                                  <w:marBottom w:val="0"/>
                                                  <w:divBdr>
                                                    <w:top w:val="none" w:sz="0" w:space="0" w:color="auto"/>
                                                    <w:left w:val="none" w:sz="0" w:space="0" w:color="auto"/>
                                                    <w:bottom w:val="none" w:sz="0" w:space="0" w:color="auto"/>
                                                    <w:right w:val="none" w:sz="0" w:space="0" w:color="auto"/>
                                                  </w:divBdr>
                                                </w:div>
                                                <w:div w:id="1321157259">
                                                  <w:marLeft w:val="640"/>
                                                  <w:marRight w:val="0"/>
                                                  <w:marTop w:val="0"/>
                                                  <w:marBottom w:val="0"/>
                                                  <w:divBdr>
                                                    <w:top w:val="none" w:sz="0" w:space="0" w:color="auto"/>
                                                    <w:left w:val="none" w:sz="0" w:space="0" w:color="auto"/>
                                                    <w:bottom w:val="none" w:sz="0" w:space="0" w:color="auto"/>
                                                    <w:right w:val="none" w:sz="0" w:space="0" w:color="auto"/>
                                                  </w:divBdr>
                                                </w:div>
                                                <w:div w:id="1558131632">
                                                  <w:marLeft w:val="640"/>
                                                  <w:marRight w:val="0"/>
                                                  <w:marTop w:val="0"/>
                                                  <w:marBottom w:val="0"/>
                                                  <w:divBdr>
                                                    <w:top w:val="none" w:sz="0" w:space="0" w:color="auto"/>
                                                    <w:left w:val="none" w:sz="0" w:space="0" w:color="auto"/>
                                                    <w:bottom w:val="none" w:sz="0" w:space="0" w:color="auto"/>
                                                    <w:right w:val="none" w:sz="0" w:space="0" w:color="auto"/>
                                                  </w:divBdr>
                                                </w:div>
                                                <w:div w:id="1562447271">
                                                  <w:marLeft w:val="640"/>
                                                  <w:marRight w:val="0"/>
                                                  <w:marTop w:val="0"/>
                                                  <w:marBottom w:val="0"/>
                                                  <w:divBdr>
                                                    <w:top w:val="none" w:sz="0" w:space="0" w:color="auto"/>
                                                    <w:left w:val="none" w:sz="0" w:space="0" w:color="auto"/>
                                                    <w:bottom w:val="none" w:sz="0" w:space="0" w:color="auto"/>
                                                    <w:right w:val="none" w:sz="0" w:space="0" w:color="auto"/>
                                                  </w:divBdr>
                                                </w:div>
                                                <w:div w:id="1567955995">
                                                  <w:marLeft w:val="640"/>
                                                  <w:marRight w:val="0"/>
                                                  <w:marTop w:val="0"/>
                                                  <w:marBottom w:val="0"/>
                                                  <w:divBdr>
                                                    <w:top w:val="none" w:sz="0" w:space="0" w:color="auto"/>
                                                    <w:left w:val="none" w:sz="0" w:space="0" w:color="auto"/>
                                                    <w:bottom w:val="none" w:sz="0" w:space="0" w:color="auto"/>
                                                    <w:right w:val="none" w:sz="0" w:space="0" w:color="auto"/>
                                                  </w:divBdr>
                                                </w:div>
                                                <w:div w:id="1592079818">
                                                  <w:marLeft w:val="640"/>
                                                  <w:marRight w:val="0"/>
                                                  <w:marTop w:val="0"/>
                                                  <w:marBottom w:val="0"/>
                                                  <w:divBdr>
                                                    <w:top w:val="none" w:sz="0" w:space="0" w:color="auto"/>
                                                    <w:left w:val="none" w:sz="0" w:space="0" w:color="auto"/>
                                                    <w:bottom w:val="none" w:sz="0" w:space="0" w:color="auto"/>
                                                    <w:right w:val="none" w:sz="0" w:space="0" w:color="auto"/>
                                                  </w:divBdr>
                                                </w:div>
                                                <w:div w:id="1673413318">
                                                  <w:marLeft w:val="640"/>
                                                  <w:marRight w:val="0"/>
                                                  <w:marTop w:val="0"/>
                                                  <w:marBottom w:val="0"/>
                                                  <w:divBdr>
                                                    <w:top w:val="none" w:sz="0" w:space="0" w:color="auto"/>
                                                    <w:left w:val="none" w:sz="0" w:space="0" w:color="auto"/>
                                                    <w:bottom w:val="none" w:sz="0" w:space="0" w:color="auto"/>
                                                    <w:right w:val="none" w:sz="0" w:space="0" w:color="auto"/>
                                                  </w:divBdr>
                                                </w:div>
                                                <w:div w:id="1679119834">
                                                  <w:marLeft w:val="640"/>
                                                  <w:marRight w:val="0"/>
                                                  <w:marTop w:val="0"/>
                                                  <w:marBottom w:val="0"/>
                                                  <w:divBdr>
                                                    <w:top w:val="none" w:sz="0" w:space="0" w:color="auto"/>
                                                    <w:left w:val="none" w:sz="0" w:space="0" w:color="auto"/>
                                                    <w:bottom w:val="none" w:sz="0" w:space="0" w:color="auto"/>
                                                    <w:right w:val="none" w:sz="0" w:space="0" w:color="auto"/>
                                                  </w:divBdr>
                                                </w:div>
                                                <w:div w:id="1692953147">
                                                  <w:marLeft w:val="640"/>
                                                  <w:marRight w:val="0"/>
                                                  <w:marTop w:val="0"/>
                                                  <w:marBottom w:val="0"/>
                                                  <w:divBdr>
                                                    <w:top w:val="none" w:sz="0" w:space="0" w:color="auto"/>
                                                    <w:left w:val="none" w:sz="0" w:space="0" w:color="auto"/>
                                                    <w:bottom w:val="none" w:sz="0" w:space="0" w:color="auto"/>
                                                    <w:right w:val="none" w:sz="0" w:space="0" w:color="auto"/>
                                                  </w:divBdr>
                                                </w:div>
                                                <w:div w:id="1701515941">
                                                  <w:marLeft w:val="640"/>
                                                  <w:marRight w:val="0"/>
                                                  <w:marTop w:val="0"/>
                                                  <w:marBottom w:val="0"/>
                                                  <w:divBdr>
                                                    <w:top w:val="none" w:sz="0" w:space="0" w:color="auto"/>
                                                    <w:left w:val="none" w:sz="0" w:space="0" w:color="auto"/>
                                                    <w:bottom w:val="none" w:sz="0" w:space="0" w:color="auto"/>
                                                    <w:right w:val="none" w:sz="0" w:space="0" w:color="auto"/>
                                                  </w:divBdr>
                                                </w:div>
                                                <w:div w:id="1748965229">
                                                  <w:marLeft w:val="640"/>
                                                  <w:marRight w:val="0"/>
                                                  <w:marTop w:val="0"/>
                                                  <w:marBottom w:val="0"/>
                                                  <w:divBdr>
                                                    <w:top w:val="none" w:sz="0" w:space="0" w:color="auto"/>
                                                    <w:left w:val="none" w:sz="0" w:space="0" w:color="auto"/>
                                                    <w:bottom w:val="none" w:sz="0" w:space="0" w:color="auto"/>
                                                    <w:right w:val="none" w:sz="0" w:space="0" w:color="auto"/>
                                                  </w:divBdr>
                                                </w:div>
                                                <w:div w:id="1769931337">
                                                  <w:marLeft w:val="640"/>
                                                  <w:marRight w:val="0"/>
                                                  <w:marTop w:val="0"/>
                                                  <w:marBottom w:val="0"/>
                                                  <w:divBdr>
                                                    <w:top w:val="none" w:sz="0" w:space="0" w:color="auto"/>
                                                    <w:left w:val="none" w:sz="0" w:space="0" w:color="auto"/>
                                                    <w:bottom w:val="none" w:sz="0" w:space="0" w:color="auto"/>
                                                    <w:right w:val="none" w:sz="0" w:space="0" w:color="auto"/>
                                                  </w:divBdr>
                                                </w:div>
                                                <w:div w:id="1788621301">
                                                  <w:marLeft w:val="640"/>
                                                  <w:marRight w:val="0"/>
                                                  <w:marTop w:val="0"/>
                                                  <w:marBottom w:val="0"/>
                                                  <w:divBdr>
                                                    <w:top w:val="none" w:sz="0" w:space="0" w:color="auto"/>
                                                    <w:left w:val="none" w:sz="0" w:space="0" w:color="auto"/>
                                                    <w:bottom w:val="none" w:sz="0" w:space="0" w:color="auto"/>
                                                    <w:right w:val="none" w:sz="0" w:space="0" w:color="auto"/>
                                                  </w:divBdr>
                                                </w:div>
                                                <w:div w:id="1858302912">
                                                  <w:marLeft w:val="640"/>
                                                  <w:marRight w:val="0"/>
                                                  <w:marTop w:val="0"/>
                                                  <w:marBottom w:val="0"/>
                                                  <w:divBdr>
                                                    <w:top w:val="none" w:sz="0" w:space="0" w:color="auto"/>
                                                    <w:left w:val="none" w:sz="0" w:space="0" w:color="auto"/>
                                                    <w:bottom w:val="none" w:sz="0" w:space="0" w:color="auto"/>
                                                    <w:right w:val="none" w:sz="0" w:space="0" w:color="auto"/>
                                                  </w:divBdr>
                                                </w:div>
                                                <w:div w:id="1901673546">
                                                  <w:marLeft w:val="640"/>
                                                  <w:marRight w:val="0"/>
                                                  <w:marTop w:val="0"/>
                                                  <w:marBottom w:val="0"/>
                                                  <w:divBdr>
                                                    <w:top w:val="none" w:sz="0" w:space="0" w:color="auto"/>
                                                    <w:left w:val="none" w:sz="0" w:space="0" w:color="auto"/>
                                                    <w:bottom w:val="none" w:sz="0" w:space="0" w:color="auto"/>
                                                    <w:right w:val="none" w:sz="0" w:space="0" w:color="auto"/>
                                                  </w:divBdr>
                                                </w:div>
                                                <w:div w:id="1926456780">
                                                  <w:marLeft w:val="640"/>
                                                  <w:marRight w:val="0"/>
                                                  <w:marTop w:val="0"/>
                                                  <w:marBottom w:val="0"/>
                                                  <w:divBdr>
                                                    <w:top w:val="none" w:sz="0" w:space="0" w:color="auto"/>
                                                    <w:left w:val="none" w:sz="0" w:space="0" w:color="auto"/>
                                                    <w:bottom w:val="none" w:sz="0" w:space="0" w:color="auto"/>
                                                    <w:right w:val="none" w:sz="0" w:space="0" w:color="auto"/>
                                                  </w:divBdr>
                                                </w:div>
                                                <w:div w:id="1927688673">
                                                  <w:marLeft w:val="640"/>
                                                  <w:marRight w:val="0"/>
                                                  <w:marTop w:val="0"/>
                                                  <w:marBottom w:val="0"/>
                                                  <w:divBdr>
                                                    <w:top w:val="none" w:sz="0" w:space="0" w:color="auto"/>
                                                    <w:left w:val="none" w:sz="0" w:space="0" w:color="auto"/>
                                                    <w:bottom w:val="none" w:sz="0" w:space="0" w:color="auto"/>
                                                    <w:right w:val="none" w:sz="0" w:space="0" w:color="auto"/>
                                                  </w:divBdr>
                                                </w:div>
                                                <w:div w:id="2060014031">
                                                  <w:marLeft w:val="640"/>
                                                  <w:marRight w:val="0"/>
                                                  <w:marTop w:val="0"/>
                                                  <w:marBottom w:val="0"/>
                                                  <w:divBdr>
                                                    <w:top w:val="none" w:sz="0" w:space="0" w:color="auto"/>
                                                    <w:left w:val="none" w:sz="0" w:space="0" w:color="auto"/>
                                                    <w:bottom w:val="none" w:sz="0" w:space="0" w:color="auto"/>
                                                    <w:right w:val="none" w:sz="0" w:space="0" w:color="auto"/>
                                                  </w:divBdr>
                                                </w:div>
                                                <w:div w:id="2062289834">
                                                  <w:marLeft w:val="640"/>
                                                  <w:marRight w:val="0"/>
                                                  <w:marTop w:val="0"/>
                                                  <w:marBottom w:val="0"/>
                                                  <w:divBdr>
                                                    <w:top w:val="none" w:sz="0" w:space="0" w:color="auto"/>
                                                    <w:left w:val="none" w:sz="0" w:space="0" w:color="auto"/>
                                                    <w:bottom w:val="none" w:sz="0" w:space="0" w:color="auto"/>
                                                    <w:right w:val="none" w:sz="0" w:space="0" w:color="auto"/>
                                                  </w:divBdr>
                                                </w:div>
                                                <w:div w:id="2093158307">
                                                  <w:marLeft w:val="640"/>
                                                  <w:marRight w:val="0"/>
                                                  <w:marTop w:val="0"/>
                                                  <w:marBottom w:val="0"/>
                                                  <w:divBdr>
                                                    <w:top w:val="none" w:sz="0" w:space="0" w:color="auto"/>
                                                    <w:left w:val="none" w:sz="0" w:space="0" w:color="auto"/>
                                                    <w:bottom w:val="none" w:sz="0" w:space="0" w:color="auto"/>
                                                    <w:right w:val="none" w:sz="0" w:space="0" w:color="auto"/>
                                                  </w:divBdr>
                                                </w:div>
                                                <w:div w:id="2124689240">
                                                  <w:marLeft w:val="640"/>
                                                  <w:marRight w:val="0"/>
                                                  <w:marTop w:val="0"/>
                                                  <w:marBottom w:val="0"/>
                                                  <w:divBdr>
                                                    <w:top w:val="none" w:sz="0" w:space="0" w:color="auto"/>
                                                    <w:left w:val="none" w:sz="0" w:space="0" w:color="auto"/>
                                                    <w:bottom w:val="none" w:sz="0" w:space="0" w:color="auto"/>
                                                    <w:right w:val="none" w:sz="0" w:space="0" w:color="auto"/>
                                                  </w:divBdr>
                                                </w:div>
                                                <w:div w:id="2124954342">
                                                  <w:marLeft w:val="640"/>
                                                  <w:marRight w:val="0"/>
                                                  <w:marTop w:val="0"/>
                                                  <w:marBottom w:val="0"/>
                                                  <w:divBdr>
                                                    <w:top w:val="none" w:sz="0" w:space="0" w:color="auto"/>
                                                    <w:left w:val="none" w:sz="0" w:space="0" w:color="auto"/>
                                                    <w:bottom w:val="none" w:sz="0" w:space="0" w:color="auto"/>
                                                    <w:right w:val="none" w:sz="0" w:space="0" w:color="auto"/>
                                                  </w:divBdr>
                                                </w:div>
                                              </w:divsChild>
                                            </w:div>
                                            <w:div w:id="1171916988">
                                              <w:marLeft w:val="0"/>
                                              <w:marRight w:val="0"/>
                                              <w:marTop w:val="0"/>
                                              <w:marBottom w:val="0"/>
                                              <w:divBdr>
                                                <w:top w:val="none" w:sz="0" w:space="0" w:color="auto"/>
                                                <w:left w:val="none" w:sz="0" w:space="0" w:color="auto"/>
                                                <w:bottom w:val="none" w:sz="0" w:space="0" w:color="auto"/>
                                                <w:right w:val="none" w:sz="0" w:space="0" w:color="auto"/>
                                              </w:divBdr>
                                              <w:divsChild>
                                                <w:div w:id="96869240">
                                                  <w:marLeft w:val="640"/>
                                                  <w:marRight w:val="0"/>
                                                  <w:marTop w:val="0"/>
                                                  <w:marBottom w:val="0"/>
                                                  <w:divBdr>
                                                    <w:top w:val="none" w:sz="0" w:space="0" w:color="auto"/>
                                                    <w:left w:val="none" w:sz="0" w:space="0" w:color="auto"/>
                                                    <w:bottom w:val="none" w:sz="0" w:space="0" w:color="auto"/>
                                                    <w:right w:val="none" w:sz="0" w:space="0" w:color="auto"/>
                                                  </w:divBdr>
                                                </w:div>
                                                <w:div w:id="247809798">
                                                  <w:marLeft w:val="640"/>
                                                  <w:marRight w:val="0"/>
                                                  <w:marTop w:val="0"/>
                                                  <w:marBottom w:val="0"/>
                                                  <w:divBdr>
                                                    <w:top w:val="none" w:sz="0" w:space="0" w:color="auto"/>
                                                    <w:left w:val="none" w:sz="0" w:space="0" w:color="auto"/>
                                                    <w:bottom w:val="none" w:sz="0" w:space="0" w:color="auto"/>
                                                    <w:right w:val="none" w:sz="0" w:space="0" w:color="auto"/>
                                                  </w:divBdr>
                                                </w:div>
                                                <w:div w:id="304626253">
                                                  <w:marLeft w:val="640"/>
                                                  <w:marRight w:val="0"/>
                                                  <w:marTop w:val="0"/>
                                                  <w:marBottom w:val="0"/>
                                                  <w:divBdr>
                                                    <w:top w:val="none" w:sz="0" w:space="0" w:color="auto"/>
                                                    <w:left w:val="none" w:sz="0" w:space="0" w:color="auto"/>
                                                    <w:bottom w:val="none" w:sz="0" w:space="0" w:color="auto"/>
                                                    <w:right w:val="none" w:sz="0" w:space="0" w:color="auto"/>
                                                  </w:divBdr>
                                                </w:div>
                                                <w:div w:id="341586309">
                                                  <w:marLeft w:val="640"/>
                                                  <w:marRight w:val="0"/>
                                                  <w:marTop w:val="0"/>
                                                  <w:marBottom w:val="0"/>
                                                  <w:divBdr>
                                                    <w:top w:val="none" w:sz="0" w:space="0" w:color="auto"/>
                                                    <w:left w:val="none" w:sz="0" w:space="0" w:color="auto"/>
                                                    <w:bottom w:val="none" w:sz="0" w:space="0" w:color="auto"/>
                                                    <w:right w:val="none" w:sz="0" w:space="0" w:color="auto"/>
                                                  </w:divBdr>
                                                </w:div>
                                                <w:div w:id="374157604">
                                                  <w:marLeft w:val="640"/>
                                                  <w:marRight w:val="0"/>
                                                  <w:marTop w:val="0"/>
                                                  <w:marBottom w:val="0"/>
                                                  <w:divBdr>
                                                    <w:top w:val="none" w:sz="0" w:space="0" w:color="auto"/>
                                                    <w:left w:val="none" w:sz="0" w:space="0" w:color="auto"/>
                                                    <w:bottom w:val="none" w:sz="0" w:space="0" w:color="auto"/>
                                                    <w:right w:val="none" w:sz="0" w:space="0" w:color="auto"/>
                                                  </w:divBdr>
                                                </w:div>
                                                <w:div w:id="411659274">
                                                  <w:marLeft w:val="640"/>
                                                  <w:marRight w:val="0"/>
                                                  <w:marTop w:val="0"/>
                                                  <w:marBottom w:val="0"/>
                                                  <w:divBdr>
                                                    <w:top w:val="none" w:sz="0" w:space="0" w:color="auto"/>
                                                    <w:left w:val="none" w:sz="0" w:space="0" w:color="auto"/>
                                                    <w:bottom w:val="none" w:sz="0" w:space="0" w:color="auto"/>
                                                    <w:right w:val="none" w:sz="0" w:space="0" w:color="auto"/>
                                                  </w:divBdr>
                                                </w:div>
                                                <w:div w:id="449591718">
                                                  <w:marLeft w:val="640"/>
                                                  <w:marRight w:val="0"/>
                                                  <w:marTop w:val="0"/>
                                                  <w:marBottom w:val="0"/>
                                                  <w:divBdr>
                                                    <w:top w:val="none" w:sz="0" w:space="0" w:color="auto"/>
                                                    <w:left w:val="none" w:sz="0" w:space="0" w:color="auto"/>
                                                    <w:bottom w:val="none" w:sz="0" w:space="0" w:color="auto"/>
                                                    <w:right w:val="none" w:sz="0" w:space="0" w:color="auto"/>
                                                  </w:divBdr>
                                                </w:div>
                                                <w:div w:id="507257047">
                                                  <w:marLeft w:val="640"/>
                                                  <w:marRight w:val="0"/>
                                                  <w:marTop w:val="0"/>
                                                  <w:marBottom w:val="0"/>
                                                  <w:divBdr>
                                                    <w:top w:val="none" w:sz="0" w:space="0" w:color="auto"/>
                                                    <w:left w:val="none" w:sz="0" w:space="0" w:color="auto"/>
                                                    <w:bottom w:val="none" w:sz="0" w:space="0" w:color="auto"/>
                                                    <w:right w:val="none" w:sz="0" w:space="0" w:color="auto"/>
                                                  </w:divBdr>
                                                </w:div>
                                                <w:div w:id="540747424">
                                                  <w:marLeft w:val="640"/>
                                                  <w:marRight w:val="0"/>
                                                  <w:marTop w:val="0"/>
                                                  <w:marBottom w:val="0"/>
                                                  <w:divBdr>
                                                    <w:top w:val="none" w:sz="0" w:space="0" w:color="auto"/>
                                                    <w:left w:val="none" w:sz="0" w:space="0" w:color="auto"/>
                                                    <w:bottom w:val="none" w:sz="0" w:space="0" w:color="auto"/>
                                                    <w:right w:val="none" w:sz="0" w:space="0" w:color="auto"/>
                                                  </w:divBdr>
                                                </w:div>
                                                <w:div w:id="545801497">
                                                  <w:marLeft w:val="640"/>
                                                  <w:marRight w:val="0"/>
                                                  <w:marTop w:val="0"/>
                                                  <w:marBottom w:val="0"/>
                                                  <w:divBdr>
                                                    <w:top w:val="none" w:sz="0" w:space="0" w:color="auto"/>
                                                    <w:left w:val="none" w:sz="0" w:space="0" w:color="auto"/>
                                                    <w:bottom w:val="none" w:sz="0" w:space="0" w:color="auto"/>
                                                    <w:right w:val="none" w:sz="0" w:space="0" w:color="auto"/>
                                                  </w:divBdr>
                                                </w:div>
                                                <w:div w:id="586841847">
                                                  <w:marLeft w:val="640"/>
                                                  <w:marRight w:val="0"/>
                                                  <w:marTop w:val="0"/>
                                                  <w:marBottom w:val="0"/>
                                                  <w:divBdr>
                                                    <w:top w:val="none" w:sz="0" w:space="0" w:color="auto"/>
                                                    <w:left w:val="none" w:sz="0" w:space="0" w:color="auto"/>
                                                    <w:bottom w:val="none" w:sz="0" w:space="0" w:color="auto"/>
                                                    <w:right w:val="none" w:sz="0" w:space="0" w:color="auto"/>
                                                  </w:divBdr>
                                                </w:div>
                                                <w:div w:id="610475093">
                                                  <w:marLeft w:val="640"/>
                                                  <w:marRight w:val="0"/>
                                                  <w:marTop w:val="0"/>
                                                  <w:marBottom w:val="0"/>
                                                  <w:divBdr>
                                                    <w:top w:val="none" w:sz="0" w:space="0" w:color="auto"/>
                                                    <w:left w:val="none" w:sz="0" w:space="0" w:color="auto"/>
                                                    <w:bottom w:val="none" w:sz="0" w:space="0" w:color="auto"/>
                                                    <w:right w:val="none" w:sz="0" w:space="0" w:color="auto"/>
                                                  </w:divBdr>
                                                </w:div>
                                                <w:div w:id="689648658">
                                                  <w:marLeft w:val="640"/>
                                                  <w:marRight w:val="0"/>
                                                  <w:marTop w:val="0"/>
                                                  <w:marBottom w:val="0"/>
                                                  <w:divBdr>
                                                    <w:top w:val="none" w:sz="0" w:space="0" w:color="auto"/>
                                                    <w:left w:val="none" w:sz="0" w:space="0" w:color="auto"/>
                                                    <w:bottom w:val="none" w:sz="0" w:space="0" w:color="auto"/>
                                                    <w:right w:val="none" w:sz="0" w:space="0" w:color="auto"/>
                                                  </w:divBdr>
                                                </w:div>
                                                <w:div w:id="707801112">
                                                  <w:marLeft w:val="640"/>
                                                  <w:marRight w:val="0"/>
                                                  <w:marTop w:val="0"/>
                                                  <w:marBottom w:val="0"/>
                                                  <w:divBdr>
                                                    <w:top w:val="none" w:sz="0" w:space="0" w:color="auto"/>
                                                    <w:left w:val="none" w:sz="0" w:space="0" w:color="auto"/>
                                                    <w:bottom w:val="none" w:sz="0" w:space="0" w:color="auto"/>
                                                    <w:right w:val="none" w:sz="0" w:space="0" w:color="auto"/>
                                                  </w:divBdr>
                                                </w:div>
                                                <w:div w:id="735476084">
                                                  <w:marLeft w:val="640"/>
                                                  <w:marRight w:val="0"/>
                                                  <w:marTop w:val="0"/>
                                                  <w:marBottom w:val="0"/>
                                                  <w:divBdr>
                                                    <w:top w:val="none" w:sz="0" w:space="0" w:color="auto"/>
                                                    <w:left w:val="none" w:sz="0" w:space="0" w:color="auto"/>
                                                    <w:bottom w:val="none" w:sz="0" w:space="0" w:color="auto"/>
                                                    <w:right w:val="none" w:sz="0" w:space="0" w:color="auto"/>
                                                  </w:divBdr>
                                                </w:div>
                                                <w:div w:id="738092277">
                                                  <w:marLeft w:val="640"/>
                                                  <w:marRight w:val="0"/>
                                                  <w:marTop w:val="0"/>
                                                  <w:marBottom w:val="0"/>
                                                  <w:divBdr>
                                                    <w:top w:val="none" w:sz="0" w:space="0" w:color="auto"/>
                                                    <w:left w:val="none" w:sz="0" w:space="0" w:color="auto"/>
                                                    <w:bottom w:val="none" w:sz="0" w:space="0" w:color="auto"/>
                                                    <w:right w:val="none" w:sz="0" w:space="0" w:color="auto"/>
                                                  </w:divBdr>
                                                </w:div>
                                                <w:div w:id="798495883">
                                                  <w:marLeft w:val="640"/>
                                                  <w:marRight w:val="0"/>
                                                  <w:marTop w:val="0"/>
                                                  <w:marBottom w:val="0"/>
                                                  <w:divBdr>
                                                    <w:top w:val="none" w:sz="0" w:space="0" w:color="auto"/>
                                                    <w:left w:val="none" w:sz="0" w:space="0" w:color="auto"/>
                                                    <w:bottom w:val="none" w:sz="0" w:space="0" w:color="auto"/>
                                                    <w:right w:val="none" w:sz="0" w:space="0" w:color="auto"/>
                                                  </w:divBdr>
                                                </w:div>
                                                <w:div w:id="856113823">
                                                  <w:marLeft w:val="640"/>
                                                  <w:marRight w:val="0"/>
                                                  <w:marTop w:val="0"/>
                                                  <w:marBottom w:val="0"/>
                                                  <w:divBdr>
                                                    <w:top w:val="none" w:sz="0" w:space="0" w:color="auto"/>
                                                    <w:left w:val="none" w:sz="0" w:space="0" w:color="auto"/>
                                                    <w:bottom w:val="none" w:sz="0" w:space="0" w:color="auto"/>
                                                    <w:right w:val="none" w:sz="0" w:space="0" w:color="auto"/>
                                                  </w:divBdr>
                                                </w:div>
                                                <w:div w:id="863713495">
                                                  <w:marLeft w:val="640"/>
                                                  <w:marRight w:val="0"/>
                                                  <w:marTop w:val="0"/>
                                                  <w:marBottom w:val="0"/>
                                                  <w:divBdr>
                                                    <w:top w:val="none" w:sz="0" w:space="0" w:color="auto"/>
                                                    <w:left w:val="none" w:sz="0" w:space="0" w:color="auto"/>
                                                    <w:bottom w:val="none" w:sz="0" w:space="0" w:color="auto"/>
                                                    <w:right w:val="none" w:sz="0" w:space="0" w:color="auto"/>
                                                  </w:divBdr>
                                                </w:div>
                                                <w:div w:id="882057275">
                                                  <w:marLeft w:val="640"/>
                                                  <w:marRight w:val="0"/>
                                                  <w:marTop w:val="0"/>
                                                  <w:marBottom w:val="0"/>
                                                  <w:divBdr>
                                                    <w:top w:val="none" w:sz="0" w:space="0" w:color="auto"/>
                                                    <w:left w:val="none" w:sz="0" w:space="0" w:color="auto"/>
                                                    <w:bottom w:val="none" w:sz="0" w:space="0" w:color="auto"/>
                                                    <w:right w:val="none" w:sz="0" w:space="0" w:color="auto"/>
                                                  </w:divBdr>
                                                </w:div>
                                                <w:div w:id="911348572">
                                                  <w:marLeft w:val="640"/>
                                                  <w:marRight w:val="0"/>
                                                  <w:marTop w:val="0"/>
                                                  <w:marBottom w:val="0"/>
                                                  <w:divBdr>
                                                    <w:top w:val="none" w:sz="0" w:space="0" w:color="auto"/>
                                                    <w:left w:val="none" w:sz="0" w:space="0" w:color="auto"/>
                                                    <w:bottom w:val="none" w:sz="0" w:space="0" w:color="auto"/>
                                                    <w:right w:val="none" w:sz="0" w:space="0" w:color="auto"/>
                                                  </w:divBdr>
                                                </w:div>
                                                <w:div w:id="933130687">
                                                  <w:marLeft w:val="640"/>
                                                  <w:marRight w:val="0"/>
                                                  <w:marTop w:val="0"/>
                                                  <w:marBottom w:val="0"/>
                                                  <w:divBdr>
                                                    <w:top w:val="none" w:sz="0" w:space="0" w:color="auto"/>
                                                    <w:left w:val="none" w:sz="0" w:space="0" w:color="auto"/>
                                                    <w:bottom w:val="none" w:sz="0" w:space="0" w:color="auto"/>
                                                    <w:right w:val="none" w:sz="0" w:space="0" w:color="auto"/>
                                                  </w:divBdr>
                                                </w:div>
                                                <w:div w:id="1028869947">
                                                  <w:marLeft w:val="640"/>
                                                  <w:marRight w:val="0"/>
                                                  <w:marTop w:val="0"/>
                                                  <w:marBottom w:val="0"/>
                                                  <w:divBdr>
                                                    <w:top w:val="none" w:sz="0" w:space="0" w:color="auto"/>
                                                    <w:left w:val="none" w:sz="0" w:space="0" w:color="auto"/>
                                                    <w:bottom w:val="none" w:sz="0" w:space="0" w:color="auto"/>
                                                    <w:right w:val="none" w:sz="0" w:space="0" w:color="auto"/>
                                                  </w:divBdr>
                                                </w:div>
                                                <w:div w:id="1052660425">
                                                  <w:marLeft w:val="640"/>
                                                  <w:marRight w:val="0"/>
                                                  <w:marTop w:val="0"/>
                                                  <w:marBottom w:val="0"/>
                                                  <w:divBdr>
                                                    <w:top w:val="none" w:sz="0" w:space="0" w:color="auto"/>
                                                    <w:left w:val="none" w:sz="0" w:space="0" w:color="auto"/>
                                                    <w:bottom w:val="none" w:sz="0" w:space="0" w:color="auto"/>
                                                    <w:right w:val="none" w:sz="0" w:space="0" w:color="auto"/>
                                                  </w:divBdr>
                                                </w:div>
                                                <w:div w:id="1119839465">
                                                  <w:marLeft w:val="640"/>
                                                  <w:marRight w:val="0"/>
                                                  <w:marTop w:val="0"/>
                                                  <w:marBottom w:val="0"/>
                                                  <w:divBdr>
                                                    <w:top w:val="none" w:sz="0" w:space="0" w:color="auto"/>
                                                    <w:left w:val="none" w:sz="0" w:space="0" w:color="auto"/>
                                                    <w:bottom w:val="none" w:sz="0" w:space="0" w:color="auto"/>
                                                    <w:right w:val="none" w:sz="0" w:space="0" w:color="auto"/>
                                                  </w:divBdr>
                                                </w:div>
                                                <w:div w:id="1124621259">
                                                  <w:marLeft w:val="640"/>
                                                  <w:marRight w:val="0"/>
                                                  <w:marTop w:val="0"/>
                                                  <w:marBottom w:val="0"/>
                                                  <w:divBdr>
                                                    <w:top w:val="none" w:sz="0" w:space="0" w:color="auto"/>
                                                    <w:left w:val="none" w:sz="0" w:space="0" w:color="auto"/>
                                                    <w:bottom w:val="none" w:sz="0" w:space="0" w:color="auto"/>
                                                    <w:right w:val="none" w:sz="0" w:space="0" w:color="auto"/>
                                                  </w:divBdr>
                                                </w:div>
                                                <w:div w:id="1292594942">
                                                  <w:marLeft w:val="640"/>
                                                  <w:marRight w:val="0"/>
                                                  <w:marTop w:val="0"/>
                                                  <w:marBottom w:val="0"/>
                                                  <w:divBdr>
                                                    <w:top w:val="none" w:sz="0" w:space="0" w:color="auto"/>
                                                    <w:left w:val="none" w:sz="0" w:space="0" w:color="auto"/>
                                                    <w:bottom w:val="none" w:sz="0" w:space="0" w:color="auto"/>
                                                    <w:right w:val="none" w:sz="0" w:space="0" w:color="auto"/>
                                                  </w:divBdr>
                                                </w:div>
                                                <w:div w:id="1349065150">
                                                  <w:marLeft w:val="640"/>
                                                  <w:marRight w:val="0"/>
                                                  <w:marTop w:val="0"/>
                                                  <w:marBottom w:val="0"/>
                                                  <w:divBdr>
                                                    <w:top w:val="none" w:sz="0" w:space="0" w:color="auto"/>
                                                    <w:left w:val="none" w:sz="0" w:space="0" w:color="auto"/>
                                                    <w:bottom w:val="none" w:sz="0" w:space="0" w:color="auto"/>
                                                    <w:right w:val="none" w:sz="0" w:space="0" w:color="auto"/>
                                                  </w:divBdr>
                                                </w:div>
                                                <w:div w:id="1372605933">
                                                  <w:marLeft w:val="640"/>
                                                  <w:marRight w:val="0"/>
                                                  <w:marTop w:val="0"/>
                                                  <w:marBottom w:val="0"/>
                                                  <w:divBdr>
                                                    <w:top w:val="none" w:sz="0" w:space="0" w:color="auto"/>
                                                    <w:left w:val="none" w:sz="0" w:space="0" w:color="auto"/>
                                                    <w:bottom w:val="none" w:sz="0" w:space="0" w:color="auto"/>
                                                    <w:right w:val="none" w:sz="0" w:space="0" w:color="auto"/>
                                                  </w:divBdr>
                                                </w:div>
                                                <w:div w:id="1403484752">
                                                  <w:marLeft w:val="640"/>
                                                  <w:marRight w:val="0"/>
                                                  <w:marTop w:val="0"/>
                                                  <w:marBottom w:val="0"/>
                                                  <w:divBdr>
                                                    <w:top w:val="none" w:sz="0" w:space="0" w:color="auto"/>
                                                    <w:left w:val="none" w:sz="0" w:space="0" w:color="auto"/>
                                                    <w:bottom w:val="none" w:sz="0" w:space="0" w:color="auto"/>
                                                    <w:right w:val="none" w:sz="0" w:space="0" w:color="auto"/>
                                                  </w:divBdr>
                                                </w:div>
                                                <w:div w:id="1461728705">
                                                  <w:marLeft w:val="640"/>
                                                  <w:marRight w:val="0"/>
                                                  <w:marTop w:val="0"/>
                                                  <w:marBottom w:val="0"/>
                                                  <w:divBdr>
                                                    <w:top w:val="none" w:sz="0" w:space="0" w:color="auto"/>
                                                    <w:left w:val="none" w:sz="0" w:space="0" w:color="auto"/>
                                                    <w:bottom w:val="none" w:sz="0" w:space="0" w:color="auto"/>
                                                    <w:right w:val="none" w:sz="0" w:space="0" w:color="auto"/>
                                                  </w:divBdr>
                                                </w:div>
                                                <w:div w:id="1524202656">
                                                  <w:marLeft w:val="640"/>
                                                  <w:marRight w:val="0"/>
                                                  <w:marTop w:val="0"/>
                                                  <w:marBottom w:val="0"/>
                                                  <w:divBdr>
                                                    <w:top w:val="none" w:sz="0" w:space="0" w:color="auto"/>
                                                    <w:left w:val="none" w:sz="0" w:space="0" w:color="auto"/>
                                                    <w:bottom w:val="none" w:sz="0" w:space="0" w:color="auto"/>
                                                    <w:right w:val="none" w:sz="0" w:space="0" w:color="auto"/>
                                                  </w:divBdr>
                                                </w:div>
                                                <w:div w:id="1539203962">
                                                  <w:marLeft w:val="640"/>
                                                  <w:marRight w:val="0"/>
                                                  <w:marTop w:val="0"/>
                                                  <w:marBottom w:val="0"/>
                                                  <w:divBdr>
                                                    <w:top w:val="none" w:sz="0" w:space="0" w:color="auto"/>
                                                    <w:left w:val="none" w:sz="0" w:space="0" w:color="auto"/>
                                                    <w:bottom w:val="none" w:sz="0" w:space="0" w:color="auto"/>
                                                    <w:right w:val="none" w:sz="0" w:space="0" w:color="auto"/>
                                                  </w:divBdr>
                                                </w:div>
                                                <w:div w:id="1541740353">
                                                  <w:marLeft w:val="640"/>
                                                  <w:marRight w:val="0"/>
                                                  <w:marTop w:val="0"/>
                                                  <w:marBottom w:val="0"/>
                                                  <w:divBdr>
                                                    <w:top w:val="none" w:sz="0" w:space="0" w:color="auto"/>
                                                    <w:left w:val="none" w:sz="0" w:space="0" w:color="auto"/>
                                                    <w:bottom w:val="none" w:sz="0" w:space="0" w:color="auto"/>
                                                    <w:right w:val="none" w:sz="0" w:space="0" w:color="auto"/>
                                                  </w:divBdr>
                                                </w:div>
                                                <w:div w:id="1557545082">
                                                  <w:marLeft w:val="640"/>
                                                  <w:marRight w:val="0"/>
                                                  <w:marTop w:val="0"/>
                                                  <w:marBottom w:val="0"/>
                                                  <w:divBdr>
                                                    <w:top w:val="none" w:sz="0" w:space="0" w:color="auto"/>
                                                    <w:left w:val="none" w:sz="0" w:space="0" w:color="auto"/>
                                                    <w:bottom w:val="none" w:sz="0" w:space="0" w:color="auto"/>
                                                    <w:right w:val="none" w:sz="0" w:space="0" w:color="auto"/>
                                                  </w:divBdr>
                                                </w:div>
                                                <w:div w:id="1603143597">
                                                  <w:marLeft w:val="640"/>
                                                  <w:marRight w:val="0"/>
                                                  <w:marTop w:val="0"/>
                                                  <w:marBottom w:val="0"/>
                                                  <w:divBdr>
                                                    <w:top w:val="none" w:sz="0" w:space="0" w:color="auto"/>
                                                    <w:left w:val="none" w:sz="0" w:space="0" w:color="auto"/>
                                                    <w:bottom w:val="none" w:sz="0" w:space="0" w:color="auto"/>
                                                    <w:right w:val="none" w:sz="0" w:space="0" w:color="auto"/>
                                                  </w:divBdr>
                                                </w:div>
                                                <w:div w:id="1634407737">
                                                  <w:marLeft w:val="640"/>
                                                  <w:marRight w:val="0"/>
                                                  <w:marTop w:val="0"/>
                                                  <w:marBottom w:val="0"/>
                                                  <w:divBdr>
                                                    <w:top w:val="none" w:sz="0" w:space="0" w:color="auto"/>
                                                    <w:left w:val="none" w:sz="0" w:space="0" w:color="auto"/>
                                                    <w:bottom w:val="none" w:sz="0" w:space="0" w:color="auto"/>
                                                    <w:right w:val="none" w:sz="0" w:space="0" w:color="auto"/>
                                                  </w:divBdr>
                                                </w:div>
                                                <w:div w:id="1639645303">
                                                  <w:marLeft w:val="640"/>
                                                  <w:marRight w:val="0"/>
                                                  <w:marTop w:val="0"/>
                                                  <w:marBottom w:val="0"/>
                                                  <w:divBdr>
                                                    <w:top w:val="none" w:sz="0" w:space="0" w:color="auto"/>
                                                    <w:left w:val="none" w:sz="0" w:space="0" w:color="auto"/>
                                                    <w:bottom w:val="none" w:sz="0" w:space="0" w:color="auto"/>
                                                    <w:right w:val="none" w:sz="0" w:space="0" w:color="auto"/>
                                                  </w:divBdr>
                                                </w:div>
                                                <w:div w:id="1694190368">
                                                  <w:marLeft w:val="640"/>
                                                  <w:marRight w:val="0"/>
                                                  <w:marTop w:val="0"/>
                                                  <w:marBottom w:val="0"/>
                                                  <w:divBdr>
                                                    <w:top w:val="none" w:sz="0" w:space="0" w:color="auto"/>
                                                    <w:left w:val="none" w:sz="0" w:space="0" w:color="auto"/>
                                                    <w:bottom w:val="none" w:sz="0" w:space="0" w:color="auto"/>
                                                    <w:right w:val="none" w:sz="0" w:space="0" w:color="auto"/>
                                                  </w:divBdr>
                                                </w:div>
                                                <w:div w:id="1709375910">
                                                  <w:marLeft w:val="640"/>
                                                  <w:marRight w:val="0"/>
                                                  <w:marTop w:val="0"/>
                                                  <w:marBottom w:val="0"/>
                                                  <w:divBdr>
                                                    <w:top w:val="none" w:sz="0" w:space="0" w:color="auto"/>
                                                    <w:left w:val="none" w:sz="0" w:space="0" w:color="auto"/>
                                                    <w:bottom w:val="none" w:sz="0" w:space="0" w:color="auto"/>
                                                    <w:right w:val="none" w:sz="0" w:space="0" w:color="auto"/>
                                                  </w:divBdr>
                                                </w:div>
                                                <w:div w:id="1769613604">
                                                  <w:marLeft w:val="640"/>
                                                  <w:marRight w:val="0"/>
                                                  <w:marTop w:val="0"/>
                                                  <w:marBottom w:val="0"/>
                                                  <w:divBdr>
                                                    <w:top w:val="none" w:sz="0" w:space="0" w:color="auto"/>
                                                    <w:left w:val="none" w:sz="0" w:space="0" w:color="auto"/>
                                                    <w:bottom w:val="none" w:sz="0" w:space="0" w:color="auto"/>
                                                    <w:right w:val="none" w:sz="0" w:space="0" w:color="auto"/>
                                                  </w:divBdr>
                                                </w:div>
                                                <w:div w:id="1780760715">
                                                  <w:marLeft w:val="640"/>
                                                  <w:marRight w:val="0"/>
                                                  <w:marTop w:val="0"/>
                                                  <w:marBottom w:val="0"/>
                                                  <w:divBdr>
                                                    <w:top w:val="none" w:sz="0" w:space="0" w:color="auto"/>
                                                    <w:left w:val="none" w:sz="0" w:space="0" w:color="auto"/>
                                                    <w:bottom w:val="none" w:sz="0" w:space="0" w:color="auto"/>
                                                    <w:right w:val="none" w:sz="0" w:space="0" w:color="auto"/>
                                                  </w:divBdr>
                                                </w:div>
                                                <w:div w:id="1796361783">
                                                  <w:marLeft w:val="640"/>
                                                  <w:marRight w:val="0"/>
                                                  <w:marTop w:val="0"/>
                                                  <w:marBottom w:val="0"/>
                                                  <w:divBdr>
                                                    <w:top w:val="none" w:sz="0" w:space="0" w:color="auto"/>
                                                    <w:left w:val="none" w:sz="0" w:space="0" w:color="auto"/>
                                                    <w:bottom w:val="none" w:sz="0" w:space="0" w:color="auto"/>
                                                    <w:right w:val="none" w:sz="0" w:space="0" w:color="auto"/>
                                                  </w:divBdr>
                                                </w:div>
                                                <w:div w:id="1849831028">
                                                  <w:marLeft w:val="640"/>
                                                  <w:marRight w:val="0"/>
                                                  <w:marTop w:val="0"/>
                                                  <w:marBottom w:val="0"/>
                                                  <w:divBdr>
                                                    <w:top w:val="none" w:sz="0" w:space="0" w:color="auto"/>
                                                    <w:left w:val="none" w:sz="0" w:space="0" w:color="auto"/>
                                                    <w:bottom w:val="none" w:sz="0" w:space="0" w:color="auto"/>
                                                    <w:right w:val="none" w:sz="0" w:space="0" w:color="auto"/>
                                                  </w:divBdr>
                                                </w:div>
                                                <w:div w:id="1892032062">
                                                  <w:marLeft w:val="640"/>
                                                  <w:marRight w:val="0"/>
                                                  <w:marTop w:val="0"/>
                                                  <w:marBottom w:val="0"/>
                                                  <w:divBdr>
                                                    <w:top w:val="none" w:sz="0" w:space="0" w:color="auto"/>
                                                    <w:left w:val="none" w:sz="0" w:space="0" w:color="auto"/>
                                                    <w:bottom w:val="none" w:sz="0" w:space="0" w:color="auto"/>
                                                    <w:right w:val="none" w:sz="0" w:space="0" w:color="auto"/>
                                                  </w:divBdr>
                                                </w:div>
                                                <w:div w:id="1910192699">
                                                  <w:marLeft w:val="640"/>
                                                  <w:marRight w:val="0"/>
                                                  <w:marTop w:val="0"/>
                                                  <w:marBottom w:val="0"/>
                                                  <w:divBdr>
                                                    <w:top w:val="none" w:sz="0" w:space="0" w:color="auto"/>
                                                    <w:left w:val="none" w:sz="0" w:space="0" w:color="auto"/>
                                                    <w:bottom w:val="none" w:sz="0" w:space="0" w:color="auto"/>
                                                    <w:right w:val="none" w:sz="0" w:space="0" w:color="auto"/>
                                                  </w:divBdr>
                                                </w:div>
                                                <w:div w:id="1923681481">
                                                  <w:marLeft w:val="640"/>
                                                  <w:marRight w:val="0"/>
                                                  <w:marTop w:val="0"/>
                                                  <w:marBottom w:val="0"/>
                                                  <w:divBdr>
                                                    <w:top w:val="none" w:sz="0" w:space="0" w:color="auto"/>
                                                    <w:left w:val="none" w:sz="0" w:space="0" w:color="auto"/>
                                                    <w:bottom w:val="none" w:sz="0" w:space="0" w:color="auto"/>
                                                    <w:right w:val="none" w:sz="0" w:space="0" w:color="auto"/>
                                                  </w:divBdr>
                                                </w:div>
                                                <w:div w:id="1931960143">
                                                  <w:marLeft w:val="640"/>
                                                  <w:marRight w:val="0"/>
                                                  <w:marTop w:val="0"/>
                                                  <w:marBottom w:val="0"/>
                                                  <w:divBdr>
                                                    <w:top w:val="none" w:sz="0" w:space="0" w:color="auto"/>
                                                    <w:left w:val="none" w:sz="0" w:space="0" w:color="auto"/>
                                                    <w:bottom w:val="none" w:sz="0" w:space="0" w:color="auto"/>
                                                    <w:right w:val="none" w:sz="0" w:space="0" w:color="auto"/>
                                                  </w:divBdr>
                                                </w:div>
                                                <w:div w:id="1968511348">
                                                  <w:marLeft w:val="640"/>
                                                  <w:marRight w:val="0"/>
                                                  <w:marTop w:val="0"/>
                                                  <w:marBottom w:val="0"/>
                                                  <w:divBdr>
                                                    <w:top w:val="none" w:sz="0" w:space="0" w:color="auto"/>
                                                    <w:left w:val="none" w:sz="0" w:space="0" w:color="auto"/>
                                                    <w:bottom w:val="none" w:sz="0" w:space="0" w:color="auto"/>
                                                    <w:right w:val="none" w:sz="0" w:space="0" w:color="auto"/>
                                                  </w:divBdr>
                                                </w:div>
                                                <w:div w:id="2002929014">
                                                  <w:marLeft w:val="640"/>
                                                  <w:marRight w:val="0"/>
                                                  <w:marTop w:val="0"/>
                                                  <w:marBottom w:val="0"/>
                                                  <w:divBdr>
                                                    <w:top w:val="none" w:sz="0" w:space="0" w:color="auto"/>
                                                    <w:left w:val="none" w:sz="0" w:space="0" w:color="auto"/>
                                                    <w:bottom w:val="none" w:sz="0" w:space="0" w:color="auto"/>
                                                    <w:right w:val="none" w:sz="0" w:space="0" w:color="auto"/>
                                                  </w:divBdr>
                                                </w:div>
                                                <w:div w:id="2009480862">
                                                  <w:marLeft w:val="640"/>
                                                  <w:marRight w:val="0"/>
                                                  <w:marTop w:val="0"/>
                                                  <w:marBottom w:val="0"/>
                                                  <w:divBdr>
                                                    <w:top w:val="none" w:sz="0" w:space="0" w:color="auto"/>
                                                    <w:left w:val="none" w:sz="0" w:space="0" w:color="auto"/>
                                                    <w:bottom w:val="none" w:sz="0" w:space="0" w:color="auto"/>
                                                    <w:right w:val="none" w:sz="0" w:space="0" w:color="auto"/>
                                                  </w:divBdr>
                                                </w:div>
                                                <w:div w:id="2062753352">
                                                  <w:marLeft w:val="640"/>
                                                  <w:marRight w:val="0"/>
                                                  <w:marTop w:val="0"/>
                                                  <w:marBottom w:val="0"/>
                                                  <w:divBdr>
                                                    <w:top w:val="none" w:sz="0" w:space="0" w:color="auto"/>
                                                    <w:left w:val="none" w:sz="0" w:space="0" w:color="auto"/>
                                                    <w:bottom w:val="none" w:sz="0" w:space="0" w:color="auto"/>
                                                    <w:right w:val="none" w:sz="0" w:space="0" w:color="auto"/>
                                                  </w:divBdr>
                                                </w:div>
                                                <w:div w:id="2143645862">
                                                  <w:marLeft w:val="640"/>
                                                  <w:marRight w:val="0"/>
                                                  <w:marTop w:val="0"/>
                                                  <w:marBottom w:val="0"/>
                                                  <w:divBdr>
                                                    <w:top w:val="none" w:sz="0" w:space="0" w:color="auto"/>
                                                    <w:left w:val="none" w:sz="0" w:space="0" w:color="auto"/>
                                                    <w:bottom w:val="none" w:sz="0" w:space="0" w:color="auto"/>
                                                    <w:right w:val="none" w:sz="0" w:space="0" w:color="auto"/>
                                                  </w:divBdr>
                                                </w:div>
                                              </w:divsChild>
                                            </w:div>
                                            <w:div w:id="1290747496">
                                              <w:marLeft w:val="0"/>
                                              <w:marRight w:val="0"/>
                                              <w:marTop w:val="0"/>
                                              <w:marBottom w:val="0"/>
                                              <w:divBdr>
                                                <w:top w:val="none" w:sz="0" w:space="0" w:color="auto"/>
                                                <w:left w:val="none" w:sz="0" w:space="0" w:color="auto"/>
                                                <w:bottom w:val="none" w:sz="0" w:space="0" w:color="auto"/>
                                                <w:right w:val="none" w:sz="0" w:space="0" w:color="auto"/>
                                              </w:divBdr>
                                              <w:divsChild>
                                                <w:div w:id="103154590">
                                                  <w:marLeft w:val="640"/>
                                                  <w:marRight w:val="0"/>
                                                  <w:marTop w:val="0"/>
                                                  <w:marBottom w:val="0"/>
                                                  <w:divBdr>
                                                    <w:top w:val="none" w:sz="0" w:space="0" w:color="auto"/>
                                                    <w:left w:val="none" w:sz="0" w:space="0" w:color="auto"/>
                                                    <w:bottom w:val="none" w:sz="0" w:space="0" w:color="auto"/>
                                                    <w:right w:val="none" w:sz="0" w:space="0" w:color="auto"/>
                                                  </w:divBdr>
                                                </w:div>
                                                <w:div w:id="155461682">
                                                  <w:marLeft w:val="640"/>
                                                  <w:marRight w:val="0"/>
                                                  <w:marTop w:val="0"/>
                                                  <w:marBottom w:val="0"/>
                                                  <w:divBdr>
                                                    <w:top w:val="none" w:sz="0" w:space="0" w:color="auto"/>
                                                    <w:left w:val="none" w:sz="0" w:space="0" w:color="auto"/>
                                                    <w:bottom w:val="none" w:sz="0" w:space="0" w:color="auto"/>
                                                    <w:right w:val="none" w:sz="0" w:space="0" w:color="auto"/>
                                                  </w:divBdr>
                                                </w:div>
                                                <w:div w:id="171847103">
                                                  <w:marLeft w:val="640"/>
                                                  <w:marRight w:val="0"/>
                                                  <w:marTop w:val="0"/>
                                                  <w:marBottom w:val="0"/>
                                                  <w:divBdr>
                                                    <w:top w:val="none" w:sz="0" w:space="0" w:color="auto"/>
                                                    <w:left w:val="none" w:sz="0" w:space="0" w:color="auto"/>
                                                    <w:bottom w:val="none" w:sz="0" w:space="0" w:color="auto"/>
                                                    <w:right w:val="none" w:sz="0" w:space="0" w:color="auto"/>
                                                  </w:divBdr>
                                                </w:div>
                                                <w:div w:id="266042824">
                                                  <w:marLeft w:val="640"/>
                                                  <w:marRight w:val="0"/>
                                                  <w:marTop w:val="0"/>
                                                  <w:marBottom w:val="0"/>
                                                  <w:divBdr>
                                                    <w:top w:val="none" w:sz="0" w:space="0" w:color="auto"/>
                                                    <w:left w:val="none" w:sz="0" w:space="0" w:color="auto"/>
                                                    <w:bottom w:val="none" w:sz="0" w:space="0" w:color="auto"/>
                                                    <w:right w:val="none" w:sz="0" w:space="0" w:color="auto"/>
                                                  </w:divBdr>
                                                </w:div>
                                                <w:div w:id="300114780">
                                                  <w:marLeft w:val="640"/>
                                                  <w:marRight w:val="0"/>
                                                  <w:marTop w:val="0"/>
                                                  <w:marBottom w:val="0"/>
                                                  <w:divBdr>
                                                    <w:top w:val="none" w:sz="0" w:space="0" w:color="auto"/>
                                                    <w:left w:val="none" w:sz="0" w:space="0" w:color="auto"/>
                                                    <w:bottom w:val="none" w:sz="0" w:space="0" w:color="auto"/>
                                                    <w:right w:val="none" w:sz="0" w:space="0" w:color="auto"/>
                                                  </w:divBdr>
                                                </w:div>
                                                <w:div w:id="310410041">
                                                  <w:marLeft w:val="640"/>
                                                  <w:marRight w:val="0"/>
                                                  <w:marTop w:val="0"/>
                                                  <w:marBottom w:val="0"/>
                                                  <w:divBdr>
                                                    <w:top w:val="none" w:sz="0" w:space="0" w:color="auto"/>
                                                    <w:left w:val="none" w:sz="0" w:space="0" w:color="auto"/>
                                                    <w:bottom w:val="none" w:sz="0" w:space="0" w:color="auto"/>
                                                    <w:right w:val="none" w:sz="0" w:space="0" w:color="auto"/>
                                                  </w:divBdr>
                                                </w:div>
                                                <w:div w:id="376397746">
                                                  <w:marLeft w:val="640"/>
                                                  <w:marRight w:val="0"/>
                                                  <w:marTop w:val="0"/>
                                                  <w:marBottom w:val="0"/>
                                                  <w:divBdr>
                                                    <w:top w:val="none" w:sz="0" w:space="0" w:color="auto"/>
                                                    <w:left w:val="none" w:sz="0" w:space="0" w:color="auto"/>
                                                    <w:bottom w:val="none" w:sz="0" w:space="0" w:color="auto"/>
                                                    <w:right w:val="none" w:sz="0" w:space="0" w:color="auto"/>
                                                  </w:divBdr>
                                                </w:div>
                                                <w:div w:id="465319471">
                                                  <w:marLeft w:val="640"/>
                                                  <w:marRight w:val="0"/>
                                                  <w:marTop w:val="0"/>
                                                  <w:marBottom w:val="0"/>
                                                  <w:divBdr>
                                                    <w:top w:val="none" w:sz="0" w:space="0" w:color="auto"/>
                                                    <w:left w:val="none" w:sz="0" w:space="0" w:color="auto"/>
                                                    <w:bottom w:val="none" w:sz="0" w:space="0" w:color="auto"/>
                                                    <w:right w:val="none" w:sz="0" w:space="0" w:color="auto"/>
                                                  </w:divBdr>
                                                </w:div>
                                                <w:div w:id="613757471">
                                                  <w:marLeft w:val="640"/>
                                                  <w:marRight w:val="0"/>
                                                  <w:marTop w:val="0"/>
                                                  <w:marBottom w:val="0"/>
                                                  <w:divBdr>
                                                    <w:top w:val="none" w:sz="0" w:space="0" w:color="auto"/>
                                                    <w:left w:val="none" w:sz="0" w:space="0" w:color="auto"/>
                                                    <w:bottom w:val="none" w:sz="0" w:space="0" w:color="auto"/>
                                                    <w:right w:val="none" w:sz="0" w:space="0" w:color="auto"/>
                                                  </w:divBdr>
                                                </w:div>
                                                <w:div w:id="721052769">
                                                  <w:marLeft w:val="640"/>
                                                  <w:marRight w:val="0"/>
                                                  <w:marTop w:val="0"/>
                                                  <w:marBottom w:val="0"/>
                                                  <w:divBdr>
                                                    <w:top w:val="none" w:sz="0" w:space="0" w:color="auto"/>
                                                    <w:left w:val="none" w:sz="0" w:space="0" w:color="auto"/>
                                                    <w:bottom w:val="none" w:sz="0" w:space="0" w:color="auto"/>
                                                    <w:right w:val="none" w:sz="0" w:space="0" w:color="auto"/>
                                                  </w:divBdr>
                                                </w:div>
                                                <w:div w:id="752094024">
                                                  <w:marLeft w:val="640"/>
                                                  <w:marRight w:val="0"/>
                                                  <w:marTop w:val="0"/>
                                                  <w:marBottom w:val="0"/>
                                                  <w:divBdr>
                                                    <w:top w:val="none" w:sz="0" w:space="0" w:color="auto"/>
                                                    <w:left w:val="none" w:sz="0" w:space="0" w:color="auto"/>
                                                    <w:bottom w:val="none" w:sz="0" w:space="0" w:color="auto"/>
                                                    <w:right w:val="none" w:sz="0" w:space="0" w:color="auto"/>
                                                  </w:divBdr>
                                                </w:div>
                                                <w:div w:id="770127243">
                                                  <w:marLeft w:val="640"/>
                                                  <w:marRight w:val="0"/>
                                                  <w:marTop w:val="0"/>
                                                  <w:marBottom w:val="0"/>
                                                  <w:divBdr>
                                                    <w:top w:val="none" w:sz="0" w:space="0" w:color="auto"/>
                                                    <w:left w:val="none" w:sz="0" w:space="0" w:color="auto"/>
                                                    <w:bottom w:val="none" w:sz="0" w:space="0" w:color="auto"/>
                                                    <w:right w:val="none" w:sz="0" w:space="0" w:color="auto"/>
                                                  </w:divBdr>
                                                </w:div>
                                                <w:div w:id="777144877">
                                                  <w:marLeft w:val="640"/>
                                                  <w:marRight w:val="0"/>
                                                  <w:marTop w:val="0"/>
                                                  <w:marBottom w:val="0"/>
                                                  <w:divBdr>
                                                    <w:top w:val="none" w:sz="0" w:space="0" w:color="auto"/>
                                                    <w:left w:val="none" w:sz="0" w:space="0" w:color="auto"/>
                                                    <w:bottom w:val="none" w:sz="0" w:space="0" w:color="auto"/>
                                                    <w:right w:val="none" w:sz="0" w:space="0" w:color="auto"/>
                                                  </w:divBdr>
                                                </w:div>
                                                <w:div w:id="785857919">
                                                  <w:marLeft w:val="640"/>
                                                  <w:marRight w:val="0"/>
                                                  <w:marTop w:val="0"/>
                                                  <w:marBottom w:val="0"/>
                                                  <w:divBdr>
                                                    <w:top w:val="none" w:sz="0" w:space="0" w:color="auto"/>
                                                    <w:left w:val="none" w:sz="0" w:space="0" w:color="auto"/>
                                                    <w:bottom w:val="none" w:sz="0" w:space="0" w:color="auto"/>
                                                    <w:right w:val="none" w:sz="0" w:space="0" w:color="auto"/>
                                                  </w:divBdr>
                                                </w:div>
                                                <w:div w:id="850141119">
                                                  <w:marLeft w:val="640"/>
                                                  <w:marRight w:val="0"/>
                                                  <w:marTop w:val="0"/>
                                                  <w:marBottom w:val="0"/>
                                                  <w:divBdr>
                                                    <w:top w:val="none" w:sz="0" w:space="0" w:color="auto"/>
                                                    <w:left w:val="none" w:sz="0" w:space="0" w:color="auto"/>
                                                    <w:bottom w:val="none" w:sz="0" w:space="0" w:color="auto"/>
                                                    <w:right w:val="none" w:sz="0" w:space="0" w:color="auto"/>
                                                  </w:divBdr>
                                                </w:div>
                                                <w:div w:id="882326807">
                                                  <w:marLeft w:val="640"/>
                                                  <w:marRight w:val="0"/>
                                                  <w:marTop w:val="0"/>
                                                  <w:marBottom w:val="0"/>
                                                  <w:divBdr>
                                                    <w:top w:val="none" w:sz="0" w:space="0" w:color="auto"/>
                                                    <w:left w:val="none" w:sz="0" w:space="0" w:color="auto"/>
                                                    <w:bottom w:val="none" w:sz="0" w:space="0" w:color="auto"/>
                                                    <w:right w:val="none" w:sz="0" w:space="0" w:color="auto"/>
                                                  </w:divBdr>
                                                </w:div>
                                                <w:div w:id="885337249">
                                                  <w:marLeft w:val="640"/>
                                                  <w:marRight w:val="0"/>
                                                  <w:marTop w:val="0"/>
                                                  <w:marBottom w:val="0"/>
                                                  <w:divBdr>
                                                    <w:top w:val="none" w:sz="0" w:space="0" w:color="auto"/>
                                                    <w:left w:val="none" w:sz="0" w:space="0" w:color="auto"/>
                                                    <w:bottom w:val="none" w:sz="0" w:space="0" w:color="auto"/>
                                                    <w:right w:val="none" w:sz="0" w:space="0" w:color="auto"/>
                                                  </w:divBdr>
                                                </w:div>
                                                <w:div w:id="901014950">
                                                  <w:marLeft w:val="640"/>
                                                  <w:marRight w:val="0"/>
                                                  <w:marTop w:val="0"/>
                                                  <w:marBottom w:val="0"/>
                                                  <w:divBdr>
                                                    <w:top w:val="none" w:sz="0" w:space="0" w:color="auto"/>
                                                    <w:left w:val="none" w:sz="0" w:space="0" w:color="auto"/>
                                                    <w:bottom w:val="none" w:sz="0" w:space="0" w:color="auto"/>
                                                    <w:right w:val="none" w:sz="0" w:space="0" w:color="auto"/>
                                                  </w:divBdr>
                                                </w:div>
                                                <w:div w:id="902906367">
                                                  <w:marLeft w:val="640"/>
                                                  <w:marRight w:val="0"/>
                                                  <w:marTop w:val="0"/>
                                                  <w:marBottom w:val="0"/>
                                                  <w:divBdr>
                                                    <w:top w:val="none" w:sz="0" w:space="0" w:color="auto"/>
                                                    <w:left w:val="none" w:sz="0" w:space="0" w:color="auto"/>
                                                    <w:bottom w:val="none" w:sz="0" w:space="0" w:color="auto"/>
                                                    <w:right w:val="none" w:sz="0" w:space="0" w:color="auto"/>
                                                  </w:divBdr>
                                                </w:div>
                                                <w:div w:id="946890632">
                                                  <w:marLeft w:val="640"/>
                                                  <w:marRight w:val="0"/>
                                                  <w:marTop w:val="0"/>
                                                  <w:marBottom w:val="0"/>
                                                  <w:divBdr>
                                                    <w:top w:val="none" w:sz="0" w:space="0" w:color="auto"/>
                                                    <w:left w:val="none" w:sz="0" w:space="0" w:color="auto"/>
                                                    <w:bottom w:val="none" w:sz="0" w:space="0" w:color="auto"/>
                                                    <w:right w:val="none" w:sz="0" w:space="0" w:color="auto"/>
                                                  </w:divBdr>
                                                </w:div>
                                                <w:div w:id="963389519">
                                                  <w:marLeft w:val="640"/>
                                                  <w:marRight w:val="0"/>
                                                  <w:marTop w:val="0"/>
                                                  <w:marBottom w:val="0"/>
                                                  <w:divBdr>
                                                    <w:top w:val="none" w:sz="0" w:space="0" w:color="auto"/>
                                                    <w:left w:val="none" w:sz="0" w:space="0" w:color="auto"/>
                                                    <w:bottom w:val="none" w:sz="0" w:space="0" w:color="auto"/>
                                                    <w:right w:val="none" w:sz="0" w:space="0" w:color="auto"/>
                                                  </w:divBdr>
                                                </w:div>
                                                <w:div w:id="985086045">
                                                  <w:marLeft w:val="640"/>
                                                  <w:marRight w:val="0"/>
                                                  <w:marTop w:val="0"/>
                                                  <w:marBottom w:val="0"/>
                                                  <w:divBdr>
                                                    <w:top w:val="none" w:sz="0" w:space="0" w:color="auto"/>
                                                    <w:left w:val="none" w:sz="0" w:space="0" w:color="auto"/>
                                                    <w:bottom w:val="none" w:sz="0" w:space="0" w:color="auto"/>
                                                    <w:right w:val="none" w:sz="0" w:space="0" w:color="auto"/>
                                                  </w:divBdr>
                                                </w:div>
                                                <w:div w:id="990720807">
                                                  <w:marLeft w:val="640"/>
                                                  <w:marRight w:val="0"/>
                                                  <w:marTop w:val="0"/>
                                                  <w:marBottom w:val="0"/>
                                                  <w:divBdr>
                                                    <w:top w:val="none" w:sz="0" w:space="0" w:color="auto"/>
                                                    <w:left w:val="none" w:sz="0" w:space="0" w:color="auto"/>
                                                    <w:bottom w:val="none" w:sz="0" w:space="0" w:color="auto"/>
                                                    <w:right w:val="none" w:sz="0" w:space="0" w:color="auto"/>
                                                  </w:divBdr>
                                                </w:div>
                                                <w:div w:id="1088310829">
                                                  <w:marLeft w:val="640"/>
                                                  <w:marRight w:val="0"/>
                                                  <w:marTop w:val="0"/>
                                                  <w:marBottom w:val="0"/>
                                                  <w:divBdr>
                                                    <w:top w:val="none" w:sz="0" w:space="0" w:color="auto"/>
                                                    <w:left w:val="none" w:sz="0" w:space="0" w:color="auto"/>
                                                    <w:bottom w:val="none" w:sz="0" w:space="0" w:color="auto"/>
                                                    <w:right w:val="none" w:sz="0" w:space="0" w:color="auto"/>
                                                  </w:divBdr>
                                                </w:div>
                                                <w:div w:id="1095781644">
                                                  <w:marLeft w:val="640"/>
                                                  <w:marRight w:val="0"/>
                                                  <w:marTop w:val="0"/>
                                                  <w:marBottom w:val="0"/>
                                                  <w:divBdr>
                                                    <w:top w:val="none" w:sz="0" w:space="0" w:color="auto"/>
                                                    <w:left w:val="none" w:sz="0" w:space="0" w:color="auto"/>
                                                    <w:bottom w:val="none" w:sz="0" w:space="0" w:color="auto"/>
                                                    <w:right w:val="none" w:sz="0" w:space="0" w:color="auto"/>
                                                  </w:divBdr>
                                                </w:div>
                                                <w:div w:id="1135099070">
                                                  <w:marLeft w:val="640"/>
                                                  <w:marRight w:val="0"/>
                                                  <w:marTop w:val="0"/>
                                                  <w:marBottom w:val="0"/>
                                                  <w:divBdr>
                                                    <w:top w:val="none" w:sz="0" w:space="0" w:color="auto"/>
                                                    <w:left w:val="none" w:sz="0" w:space="0" w:color="auto"/>
                                                    <w:bottom w:val="none" w:sz="0" w:space="0" w:color="auto"/>
                                                    <w:right w:val="none" w:sz="0" w:space="0" w:color="auto"/>
                                                  </w:divBdr>
                                                </w:div>
                                                <w:div w:id="1184367342">
                                                  <w:marLeft w:val="640"/>
                                                  <w:marRight w:val="0"/>
                                                  <w:marTop w:val="0"/>
                                                  <w:marBottom w:val="0"/>
                                                  <w:divBdr>
                                                    <w:top w:val="none" w:sz="0" w:space="0" w:color="auto"/>
                                                    <w:left w:val="none" w:sz="0" w:space="0" w:color="auto"/>
                                                    <w:bottom w:val="none" w:sz="0" w:space="0" w:color="auto"/>
                                                    <w:right w:val="none" w:sz="0" w:space="0" w:color="auto"/>
                                                  </w:divBdr>
                                                </w:div>
                                                <w:div w:id="1199078397">
                                                  <w:marLeft w:val="640"/>
                                                  <w:marRight w:val="0"/>
                                                  <w:marTop w:val="0"/>
                                                  <w:marBottom w:val="0"/>
                                                  <w:divBdr>
                                                    <w:top w:val="none" w:sz="0" w:space="0" w:color="auto"/>
                                                    <w:left w:val="none" w:sz="0" w:space="0" w:color="auto"/>
                                                    <w:bottom w:val="none" w:sz="0" w:space="0" w:color="auto"/>
                                                    <w:right w:val="none" w:sz="0" w:space="0" w:color="auto"/>
                                                  </w:divBdr>
                                                </w:div>
                                                <w:div w:id="1213155909">
                                                  <w:marLeft w:val="640"/>
                                                  <w:marRight w:val="0"/>
                                                  <w:marTop w:val="0"/>
                                                  <w:marBottom w:val="0"/>
                                                  <w:divBdr>
                                                    <w:top w:val="none" w:sz="0" w:space="0" w:color="auto"/>
                                                    <w:left w:val="none" w:sz="0" w:space="0" w:color="auto"/>
                                                    <w:bottom w:val="none" w:sz="0" w:space="0" w:color="auto"/>
                                                    <w:right w:val="none" w:sz="0" w:space="0" w:color="auto"/>
                                                  </w:divBdr>
                                                </w:div>
                                                <w:div w:id="1228566970">
                                                  <w:marLeft w:val="640"/>
                                                  <w:marRight w:val="0"/>
                                                  <w:marTop w:val="0"/>
                                                  <w:marBottom w:val="0"/>
                                                  <w:divBdr>
                                                    <w:top w:val="none" w:sz="0" w:space="0" w:color="auto"/>
                                                    <w:left w:val="none" w:sz="0" w:space="0" w:color="auto"/>
                                                    <w:bottom w:val="none" w:sz="0" w:space="0" w:color="auto"/>
                                                    <w:right w:val="none" w:sz="0" w:space="0" w:color="auto"/>
                                                  </w:divBdr>
                                                </w:div>
                                                <w:div w:id="1261109559">
                                                  <w:marLeft w:val="640"/>
                                                  <w:marRight w:val="0"/>
                                                  <w:marTop w:val="0"/>
                                                  <w:marBottom w:val="0"/>
                                                  <w:divBdr>
                                                    <w:top w:val="none" w:sz="0" w:space="0" w:color="auto"/>
                                                    <w:left w:val="none" w:sz="0" w:space="0" w:color="auto"/>
                                                    <w:bottom w:val="none" w:sz="0" w:space="0" w:color="auto"/>
                                                    <w:right w:val="none" w:sz="0" w:space="0" w:color="auto"/>
                                                  </w:divBdr>
                                                </w:div>
                                                <w:div w:id="1337339325">
                                                  <w:marLeft w:val="640"/>
                                                  <w:marRight w:val="0"/>
                                                  <w:marTop w:val="0"/>
                                                  <w:marBottom w:val="0"/>
                                                  <w:divBdr>
                                                    <w:top w:val="none" w:sz="0" w:space="0" w:color="auto"/>
                                                    <w:left w:val="none" w:sz="0" w:space="0" w:color="auto"/>
                                                    <w:bottom w:val="none" w:sz="0" w:space="0" w:color="auto"/>
                                                    <w:right w:val="none" w:sz="0" w:space="0" w:color="auto"/>
                                                  </w:divBdr>
                                                </w:div>
                                                <w:div w:id="1395162259">
                                                  <w:marLeft w:val="640"/>
                                                  <w:marRight w:val="0"/>
                                                  <w:marTop w:val="0"/>
                                                  <w:marBottom w:val="0"/>
                                                  <w:divBdr>
                                                    <w:top w:val="none" w:sz="0" w:space="0" w:color="auto"/>
                                                    <w:left w:val="none" w:sz="0" w:space="0" w:color="auto"/>
                                                    <w:bottom w:val="none" w:sz="0" w:space="0" w:color="auto"/>
                                                    <w:right w:val="none" w:sz="0" w:space="0" w:color="auto"/>
                                                  </w:divBdr>
                                                </w:div>
                                                <w:div w:id="1408188348">
                                                  <w:marLeft w:val="640"/>
                                                  <w:marRight w:val="0"/>
                                                  <w:marTop w:val="0"/>
                                                  <w:marBottom w:val="0"/>
                                                  <w:divBdr>
                                                    <w:top w:val="none" w:sz="0" w:space="0" w:color="auto"/>
                                                    <w:left w:val="none" w:sz="0" w:space="0" w:color="auto"/>
                                                    <w:bottom w:val="none" w:sz="0" w:space="0" w:color="auto"/>
                                                    <w:right w:val="none" w:sz="0" w:space="0" w:color="auto"/>
                                                  </w:divBdr>
                                                </w:div>
                                                <w:div w:id="1576931951">
                                                  <w:marLeft w:val="640"/>
                                                  <w:marRight w:val="0"/>
                                                  <w:marTop w:val="0"/>
                                                  <w:marBottom w:val="0"/>
                                                  <w:divBdr>
                                                    <w:top w:val="none" w:sz="0" w:space="0" w:color="auto"/>
                                                    <w:left w:val="none" w:sz="0" w:space="0" w:color="auto"/>
                                                    <w:bottom w:val="none" w:sz="0" w:space="0" w:color="auto"/>
                                                    <w:right w:val="none" w:sz="0" w:space="0" w:color="auto"/>
                                                  </w:divBdr>
                                                </w:div>
                                                <w:div w:id="1582791412">
                                                  <w:marLeft w:val="640"/>
                                                  <w:marRight w:val="0"/>
                                                  <w:marTop w:val="0"/>
                                                  <w:marBottom w:val="0"/>
                                                  <w:divBdr>
                                                    <w:top w:val="none" w:sz="0" w:space="0" w:color="auto"/>
                                                    <w:left w:val="none" w:sz="0" w:space="0" w:color="auto"/>
                                                    <w:bottom w:val="none" w:sz="0" w:space="0" w:color="auto"/>
                                                    <w:right w:val="none" w:sz="0" w:space="0" w:color="auto"/>
                                                  </w:divBdr>
                                                </w:div>
                                                <w:div w:id="1602949456">
                                                  <w:marLeft w:val="640"/>
                                                  <w:marRight w:val="0"/>
                                                  <w:marTop w:val="0"/>
                                                  <w:marBottom w:val="0"/>
                                                  <w:divBdr>
                                                    <w:top w:val="none" w:sz="0" w:space="0" w:color="auto"/>
                                                    <w:left w:val="none" w:sz="0" w:space="0" w:color="auto"/>
                                                    <w:bottom w:val="none" w:sz="0" w:space="0" w:color="auto"/>
                                                    <w:right w:val="none" w:sz="0" w:space="0" w:color="auto"/>
                                                  </w:divBdr>
                                                </w:div>
                                                <w:div w:id="1646544351">
                                                  <w:marLeft w:val="640"/>
                                                  <w:marRight w:val="0"/>
                                                  <w:marTop w:val="0"/>
                                                  <w:marBottom w:val="0"/>
                                                  <w:divBdr>
                                                    <w:top w:val="none" w:sz="0" w:space="0" w:color="auto"/>
                                                    <w:left w:val="none" w:sz="0" w:space="0" w:color="auto"/>
                                                    <w:bottom w:val="none" w:sz="0" w:space="0" w:color="auto"/>
                                                    <w:right w:val="none" w:sz="0" w:space="0" w:color="auto"/>
                                                  </w:divBdr>
                                                </w:div>
                                                <w:div w:id="1685551851">
                                                  <w:marLeft w:val="640"/>
                                                  <w:marRight w:val="0"/>
                                                  <w:marTop w:val="0"/>
                                                  <w:marBottom w:val="0"/>
                                                  <w:divBdr>
                                                    <w:top w:val="none" w:sz="0" w:space="0" w:color="auto"/>
                                                    <w:left w:val="none" w:sz="0" w:space="0" w:color="auto"/>
                                                    <w:bottom w:val="none" w:sz="0" w:space="0" w:color="auto"/>
                                                    <w:right w:val="none" w:sz="0" w:space="0" w:color="auto"/>
                                                  </w:divBdr>
                                                </w:div>
                                                <w:div w:id="1688828579">
                                                  <w:marLeft w:val="640"/>
                                                  <w:marRight w:val="0"/>
                                                  <w:marTop w:val="0"/>
                                                  <w:marBottom w:val="0"/>
                                                  <w:divBdr>
                                                    <w:top w:val="none" w:sz="0" w:space="0" w:color="auto"/>
                                                    <w:left w:val="none" w:sz="0" w:space="0" w:color="auto"/>
                                                    <w:bottom w:val="none" w:sz="0" w:space="0" w:color="auto"/>
                                                    <w:right w:val="none" w:sz="0" w:space="0" w:color="auto"/>
                                                  </w:divBdr>
                                                </w:div>
                                                <w:div w:id="1694116239">
                                                  <w:marLeft w:val="640"/>
                                                  <w:marRight w:val="0"/>
                                                  <w:marTop w:val="0"/>
                                                  <w:marBottom w:val="0"/>
                                                  <w:divBdr>
                                                    <w:top w:val="none" w:sz="0" w:space="0" w:color="auto"/>
                                                    <w:left w:val="none" w:sz="0" w:space="0" w:color="auto"/>
                                                    <w:bottom w:val="none" w:sz="0" w:space="0" w:color="auto"/>
                                                    <w:right w:val="none" w:sz="0" w:space="0" w:color="auto"/>
                                                  </w:divBdr>
                                                </w:div>
                                                <w:div w:id="1724020615">
                                                  <w:marLeft w:val="640"/>
                                                  <w:marRight w:val="0"/>
                                                  <w:marTop w:val="0"/>
                                                  <w:marBottom w:val="0"/>
                                                  <w:divBdr>
                                                    <w:top w:val="none" w:sz="0" w:space="0" w:color="auto"/>
                                                    <w:left w:val="none" w:sz="0" w:space="0" w:color="auto"/>
                                                    <w:bottom w:val="none" w:sz="0" w:space="0" w:color="auto"/>
                                                    <w:right w:val="none" w:sz="0" w:space="0" w:color="auto"/>
                                                  </w:divBdr>
                                                </w:div>
                                                <w:div w:id="1728649474">
                                                  <w:marLeft w:val="640"/>
                                                  <w:marRight w:val="0"/>
                                                  <w:marTop w:val="0"/>
                                                  <w:marBottom w:val="0"/>
                                                  <w:divBdr>
                                                    <w:top w:val="none" w:sz="0" w:space="0" w:color="auto"/>
                                                    <w:left w:val="none" w:sz="0" w:space="0" w:color="auto"/>
                                                    <w:bottom w:val="none" w:sz="0" w:space="0" w:color="auto"/>
                                                    <w:right w:val="none" w:sz="0" w:space="0" w:color="auto"/>
                                                  </w:divBdr>
                                                </w:div>
                                                <w:div w:id="1735159620">
                                                  <w:marLeft w:val="640"/>
                                                  <w:marRight w:val="0"/>
                                                  <w:marTop w:val="0"/>
                                                  <w:marBottom w:val="0"/>
                                                  <w:divBdr>
                                                    <w:top w:val="none" w:sz="0" w:space="0" w:color="auto"/>
                                                    <w:left w:val="none" w:sz="0" w:space="0" w:color="auto"/>
                                                    <w:bottom w:val="none" w:sz="0" w:space="0" w:color="auto"/>
                                                    <w:right w:val="none" w:sz="0" w:space="0" w:color="auto"/>
                                                  </w:divBdr>
                                                </w:div>
                                                <w:div w:id="1802190555">
                                                  <w:marLeft w:val="640"/>
                                                  <w:marRight w:val="0"/>
                                                  <w:marTop w:val="0"/>
                                                  <w:marBottom w:val="0"/>
                                                  <w:divBdr>
                                                    <w:top w:val="none" w:sz="0" w:space="0" w:color="auto"/>
                                                    <w:left w:val="none" w:sz="0" w:space="0" w:color="auto"/>
                                                    <w:bottom w:val="none" w:sz="0" w:space="0" w:color="auto"/>
                                                    <w:right w:val="none" w:sz="0" w:space="0" w:color="auto"/>
                                                  </w:divBdr>
                                                </w:div>
                                                <w:div w:id="1830367211">
                                                  <w:marLeft w:val="640"/>
                                                  <w:marRight w:val="0"/>
                                                  <w:marTop w:val="0"/>
                                                  <w:marBottom w:val="0"/>
                                                  <w:divBdr>
                                                    <w:top w:val="none" w:sz="0" w:space="0" w:color="auto"/>
                                                    <w:left w:val="none" w:sz="0" w:space="0" w:color="auto"/>
                                                    <w:bottom w:val="none" w:sz="0" w:space="0" w:color="auto"/>
                                                    <w:right w:val="none" w:sz="0" w:space="0" w:color="auto"/>
                                                  </w:divBdr>
                                                </w:div>
                                                <w:div w:id="1855150644">
                                                  <w:marLeft w:val="640"/>
                                                  <w:marRight w:val="0"/>
                                                  <w:marTop w:val="0"/>
                                                  <w:marBottom w:val="0"/>
                                                  <w:divBdr>
                                                    <w:top w:val="none" w:sz="0" w:space="0" w:color="auto"/>
                                                    <w:left w:val="none" w:sz="0" w:space="0" w:color="auto"/>
                                                    <w:bottom w:val="none" w:sz="0" w:space="0" w:color="auto"/>
                                                    <w:right w:val="none" w:sz="0" w:space="0" w:color="auto"/>
                                                  </w:divBdr>
                                                </w:div>
                                                <w:div w:id="1864976419">
                                                  <w:marLeft w:val="640"/>
                                                  <w:marRight w:val="0"/>
                                                  <w:marTop w:val="0"/>
                                                  <w:marBottom w:val="0"/>
                                                  <w:divBdr>
                                                    <w:top w:val="none" w:sz="0" w:space="0" w:color="auto"/>
                                                    <w:left w:val="none" w:sz="0" w:space="0" w:color="auto"/>
                                                    <w:bottom w:val="none" w:sz="0" w:space="0" w:color="auto"/>
                                                    <w:right w:val="none" w:sz="0" w:space="0" w:color="auto"/>
                                                  </w:divBdr>
                                                </w:div>
                                                <w:div w:id="1877306087">
                                                  <w:marLeft w:val="640"/>
                                                  <w:marRight w:val="0"/>
                                                  <w:marTop w:val="0"/>
                                                  <w:marBottom w:val="0"/>
                                                  <w:divBdr>
                                                    <w:top w:val="none" w:sz="0" w:space="0" w:color="auto"/>
                                                    <w:left w:val="none" w:sz="0" w:space="0" w:color="auto"/>
                                                    <w:bottom w:val="none" w:sz="0" w:space="0" w:color="auto"/>
                                                    <w:right w:val="none" w:sz="0" w:space="0" w:color="auto"/>
                                                  </w:divBdr>
                                                </w:div>
                                                <w:div w:id="1935360195">
                                                  <w:marLeft w:val="640"/>
                                                  <w:marRight w:val="0"/>
                                                  <w:marTop w:val="0"/>
                                                  <w:marBottom w:val="0"/>
                                                  <w:divBdr>
                                                    <w:top w:val="none" w:sz="0" w:space="0" w:color="auto"/>
                                                    <w:left w:val="none" w:sz="0" w:space="0" w:color="auto"/>
                                                    <w:bottom w:val="none" w:sz="0" w:space="0" w:color="auto"/>
                                                    <w:right w:val="none" w:sz="0" w:space="0" w:color="auto"/>
                                                  </w:divBdr>
                                                </w:div>
                                                <w:div w:id="2044934433">
                                                  <w:marLeft w:val="640"/>
                                                  <w:marRight w:val="0"/>
                                                  <w:marTop w:val="0"/>
                                                  <w:marBottom w:val="0"/>
                                                  <w:divBdr>
                                                    <w:top w:val="none" w:sz="0" w:space="0" w:color="auto"/>
                                                    <w:left w:val="none" w:sz="0" w:space="0" w:color="auto"/>
                                                    <w:bottom w:val="none" w:sz="0" w:space="0" w:color="auto"/>
                                                    <w:right w:val="none" w:sz="0" w:space="0" w:color="auto"/>
                                                  </w:divBdr>
                                                </w:div>
                                                <w:div w:id="2091001194">
                                                  <w:marLeft w:val="640"/>
                                                  <w:marRight w:val="0"/>
                                                  <w:marTop w:val="0"/>
                                                  <w:marBottom w:val="0"/>
                                                  <w:divBdr>
                                                    <w:top w:val="none" w:sz="0" w:space="0" w:color="auto"/>
                                                    <w:left w:val="none" w:sz="0" w:space="0" w:color="auto"/>
                                                    <w:bottom w:val="none" w:sz="0" w:space="0" w:color="auto"/>
                                                    <w:right w:val="none" w:sz="0" w:space="0" w:color="auto"/>
                                                  </w:divBdr>
                                                </w:div>
                                                <w:div w:id="2098405277">
                                                  <w:marLeft w:val="640"/>
                                                  <w:marRight w:val="0"/>
                                                  <w:marTop w:val="0"/>
                                                  <w:marBottom w:val="0"/>
                                                  <w:divBdr>
                                                    <w:top w:val="none" w:sz="0" w:space="0" w:color="auto"/>
                                                    <w:left w:val="none" w:sz="0" w:space="0" w:color="auto"/>
                                                    <w:bottom w:val="none" w:sz="0" w:space="0" w:color="auto"/>
                                                    <w:right w:val="none" w:sz="0" w:space="0" w:color="auto"/>
                                                  </w:divBdr>
                                                </w:div>
                                              </w:divsChild>
                                            </w:div>
                                            <w:div w:id="1294216059">
                                              <w:marLeft w:val="0"/>
                                              <w:marRight w:val="0"/>
                                              <w:marTop w:val="0"/>
                                              <w:marBottom w:val="0"/>
                                              <w:divBdr>
                                                <w:top w:val="none" w:sz="0" w:space="0" w:color="auto"/>
                                                <w:left w:val="none" w:sz="0" w:space="0" w:color="auto"/>
                                                <w:bottom w:val="none" w:sz="0" w:space="0" w:color="auto"/>
                                                <w:right w:val="none" w:sz="0" w:space="0" w:color="auto"/>
                                              </w:divBdr>
                                              <w:divsChild>
                                                <w:div w:id="30571753">
                                                  <w:marLeft w:val="640"/>
                                                  <w:marRight w:val="0"/>
                                                  <w:marTop w:val="0"/>
                                                  <w:marBottom w:val="0"/>
                                                  <w:divBdr>
                                                    <w:top w:val="none" w:sz="0" w:space="0" w:color="auto"/>
                                                    <w:left w:val="none" w:sz="0" w:space="0" w:color="auto"/>
                                                    <w:bottom w:val="none" w:sz="0" w:space="0" w:color="auto"/>
                                                    <w:right w:val="none" w:sz="0" w:space="0" w:color="auto"/>
                                                  </w:divBdr>
                                                </w:div>
                                                <w:div w:id="123156938">
                                                  <w:marLeft w:val="640"/>
                                                  <w:marRight w:val="0"/>
                                                  <w:marTop w:val="0"/>
                                                  <w:marBottom w:val="0"/>
                                                  <w:divBdr>
                                                    <w:top w:val="none" w:sz="0" w:space="0" w:color="auto"/>
                                                    <w:left w:val="none" w:sz="0" w:space="0" w:color="auto"/>
                                                    <w:bottom w:val="none" w:sz="0" w:space="0" w:color="auto"/>
                                                    <w:right w:val="none" w:sz="0" w:space="0" w:color="auto"/>
                                                  </w:divBdr>
                                                </w:div>
                                                <w:div w:id="141655097">
                                                  <w:marLeft w:val="640"/>
                                                  <w:marRight w:val="0"/>
                                                  <w:marTop w:val="0"/>
                                                  <w:marBottom w:val="0"/>
                                                  <w:divBdr>
                                                    <w:top w:val="none" w:sz="0" w:space="0" w:color="auto"/>
                                                    <w:left w:val="none" w:sz="0" w:space="0" w:color="auto"/>
                                                    <w:bottom w:val="none" w:sz="0" w:space="0" w:color="auto"/>
                                                    <w:right w:val="none" w:sz="0" w:space="0" w:color="auto"/>
                                                  </w:divBdr>
                                                </w:div>
                                                <w:div w:id="143131119">
                                                  <w:marLeft w:val="640"/>
                                                  <w:marRight w:val="0"/>
                                                  <w:marTop w:val="0"/>
                                                  <w:marBottom w:val="0"/>
                                                  <w:divBdr>
                                                    <w:top w:val="none" w:sz="0" w:space="0" w:color="auto"/>
                                                    <w:left w:val="none" w:sz="0" w:space="0" w:color="auto"/>
                                                    <w:bottom w:val="none" w:sz="0" w:space="0" w:color="auto"/>
                                                    <w:right w:val="none" w:sz="0" w:space="0" w:color="auto"/>
                                                  </w:divBdr>
                                                </w:div>
                                                <w:div w:id="148521910">
                                                  <w:marLeft w:val="640"/>
                                                  <w:marRight w:val="0"/>
                                                  <w:marTop w:val="0"/>
                                                  <w:marBottom w:val="0"/>
                                                  <w:divBdr>
                                                    <w:top w:val="none" w:sz="0" w:space="0" w:color="auto"/>
                                                    <w:left w:val="none" w:sz="0" w:space="0" w:color="auto"/>
                                                    <w:bottom w:val="none" w:sz="0" w:space="0" w:color="auto"/>
                                                    <w:right w:val="none" w:sz="0" w:space="0" w:color="auto"/>
                                                  </w:divBdr>
                                                </w:div>
                                                <w:div w:id="177042138">
                                                  <w:marLeft w:val="640"/>
                                                  <w:marRight w:val="0"/>
                                                  <w:marTop w:val="0"/>
                                                  <w:marBottom w:val="0"/>
                                                  <w:divBdr>
                                                    <w:top w:val="none" w:sz="0" w:space="0" w:color="auto"/>
                                                    <w:left w:val="none" w:sz="0" w:space="0" w:color="auto"/>
                                                    <w:bottom w:val="none" w:sz="0" w:space="0" w:color="auto"/>
                                                    <w:right w:val="none" w:sz="0" w:space="0" w:color="auto"/>
                                                  </w:divBdr>
                                                </w:div>
                                                <w:div w:id="239993850">
                                                  <w:marLeft w:val="640"/>
                                                  <w:marRight w:val="0"/>
                                                  <w:marTop w:val="0"/>
                                                  <w:marBottom w:val="0"/>
                                                  <w:divBdr>
                                                    <w:top w:val="none" w:sz="0" w:space="0" w:color="auto"/>
                                                    <w:left w:val="none" w:sz="0" w:space="0" w:color="auto"/>
                                                    <w:bottom w:val="none" w:sz="0" w:space="0" w:color="auto"/>
                                                    <w:right w:val="none" w:sz="0" w:space="0" w:color="auto"/>
                                                  </w:divBdr>
                                                </w:div>
                                                <w:div w:id="240796780">
                                                  <w:marLeft w:val="640"/>
                                                  <w:marRight w:val="0"/>
                                                  <w:marTop w:val="0"/>
                                                  <w:marBottom w:val="0"/>
                                                  <w:divBdr>
                                                    <w:top w:val="none" w:sz="0" w:space="0" w:color="auto"/>
                                                    <w:left w:val="none" w:sz="0" w:space="0" w:color="auto"/>
                                                    <w:bottom w:val="none" w:sz="0" w:space="0" w:color="auto"/>
                                                    <w:right w:val="none" w:sz="0" w:space="0" w:color="auto"/>
                                                  </w:divBdr>
                                                </w:div>
                                                <w:div w:id="282201664">
                                                  <w:marLeft w:val="640"/>
                                                  <w:marRight w:val="0"/>
                                                  <w:marTop w:val="0"/>
                                                  <w:marBottom w:val="0"/>
                                                  <w:divBdr>
                                                    <w:top w:val="none" w:sz="0" w:space="0" w:color="auto"/>
                                                    <w:left w:val="none" w:sz="0" w:space="0" w:color="auto"/>
                                                    <w:bottom w:val="none" w:sz="0" w:space="0" w:color="auto"/>
                                                    <w:right w:val="none" w:sz="0" w:space="0" w:color="auto"/>
                                                  </w:divBdr>
                                                </w:div>
                                                <w:div w:id="312222149">
                                                  <w:marLeft w:val="640"/>
                                                  <w:marRight w:val="0"/>
                                                  <w:marTop w:val="0"/>
                                                  <w:marBottom w:val="0"/>
                                                  <w:divBdr>
                                                    <w:top w:val="none" w:sz="0" w:space="0" w:color="auto"/>
                                                    <w:left w:val="none" w:sz="0" w:space="0" w:color="auto"/>
                                                    <w:bottom w:val="none" w:sz="0" w:space="0" w:color="auto"/>
                                                    <w:right w:val="none" w:sz="0" w:space="0" w:color="auto"/>
                                                  </w:divBdr>
                                                </w:div>
                                                <w:div w:id="331758473">
                                                  <w:marLeft w:val="640"/>
                                                  <w:marRight w:val="0"/>
                                                  <w:marTop w:val="0"/>
                                                  <w:marBottom w:val="0"/>
                                                  <w:divBdr>
                                                    <w:top w:val="none" w:sz="0" w:space="0" w:color="auto"/>
                                                    <w:left w:val="none" w:sz="0" w:space="0" w:color="auto"/>
                                                    <w:bottom w:val="none" w:sz="0" w:space="0" w:color="auto"/>
                                                    <w:right w:val="none" w:sz="0" w:space="0" w:color="auto"/>
                                                  </w:divBdr>
                                                </w:div>
                                                <w:div w:id="381826547">
                                                  <w:marLeft w:val="640"/>
                                                  <w:marRight w:val="0"/>
                                                  <w:marTop w:val="0"/>
                                                  <w:marBottom w:val="0"/>
                                                  <w:divBdr>
                                                    <w:top w:val="none" w:sz="0" w:space="0" w:color="auto"/>
                                                    <w:left w:val="none" w:sz="0" w:space="0" w:color="auto"/>
                                                    <w:bottom w:val="none" w:sz="0" w:space="0" w:color="auto"/>
                                                    <w:right w:val="none" w:sz="0" w:space="0" w:color="auto"/>
                                                  </w:divBdr>
                                                </w:div>
                                                <w:div w:id="410006463">
                                                  <w:marLeft w:val="640"/>
                                                  <w:marRight w:val="0"/>
                                                  <w:marTop w:val="0"/>
                                                  <w:marBottom w:val="0"/>
                                                  <w:divBdr>
                                                    <w:top w:val="none" w:sz="0" w:space="0" w:color="auto"/>
                                                    <w:left w:val="none" w:sz="0" w:space="0" w:color="auto"/>
                                                    <w:bottom w:val="none" w:sz="0" w:space="0" w:color="auto"/>
                                                    <w:right w:val="none" w:sz="0" w:space="0" w:color="auto"/>
                                                  </w:divBdr>
                                                </w:div>
                                                <w:div w:id="420570364">
                                                  <w:marLeft w:val="640"/>
                                                  <w:marRight w:val="0"/>
                                                  <w:marTop w:val="0"/>
                                                  <w:marBottom w:val="0"/>
                                                  <w:divBdr>
                                                    <w:top w:val="none" w:sz="0" w:space="0" w:color="auto"/>
                                                    <w:left w:val="none" w:sz="0" w:space="0" w:color="auto"/>
                                                    <w:bottom w:val="none" w:sz="0" w:space="0" w:color="auto"/>
                                                    <w:right w:val="none" w:sz="0" w:space="0" w:color="auto"/>
                                                  </w:divBdr>
                                                </w:div>
                                                <w:div w:id="434444774">
                                                  <w:marLeft w:val="640"/>
                                                  <w:marRight w:val="0"/>
                                                  <w:marTop w:val="0"/>
                                                  <w:marBottom w:val="0"/>
                                                  <w:divBdr>
                                                    <w:top w:val="none" w:sz="0" w:space="0" w:color="auto"/>
                                                    <w:left w:val="none" w:sz="0" w:space="0" w:color="auto"/>
                                                    <w:bottom w:val="none" w:sz="0" w:space="0" w:color="auto"/>
                                                    <w:right w:val="none" w:sz="0" w:space="0" w:color="auto"/>
                                                  </w:divBdr>
                                                </w:div>
                                                <w:div w:id="460080802">
                                                  <w:marLeft w:val="640"/>
                                                  <w:marRight w:val="0"/>
                                                  <w:marTop w:val="0"/>
                                                  <w:marBottom w:val="0"/>
                                                  <w:divBdr>
                                                    <w:top w:val="none" w:sz="0" w:space="0" w:color="auto"/>
                                                    <w:left w:val="none" w:sz="0" w:space="0" w:color="auto"/>
                                                    <w:bottom w:val="none" w:sz="0" w:space="0" w:color="auto"/>
                                                    <w:right w:val="none" w:sz="0" w:space="0" w:color="auto"/>
                                                  </w:divBdr>
                                                </w:div>
                                                <w:div w:id="580525793">
                                                  <w:marLeft w:val="640"/>
                                                  <w:marRight w:val="0"/>
                                                  <w:marTop w:val="0"/>
                                                  <w:marBottom w:val="0"/>
                                                  <w:divBdr>
                                                    <w:top w:val="none" w:sz="0" w:space="0" w:color="auto"/>
                                                    <w:left w:val="none" w:sz="0" w:space="0" w:color="auto"/>
                                                    <w:bottom w:val="none" w:sz="0" w:space="0" w:color="auto"/>
                                                    <w:right w:val="none" w:sz="0" w:space="0" w:color="auto"/>
                                                  </w:divBdr>
                                                </w:div>
                                                <w:div w:id="580987102">
                                                  <w:marLeft w:val="640"/>
                                                  <w:marRight w:val="0"/>
                                                  <w:marTop w:val="0"/>
                                                  <w:marBottom w:val="0"/>
                                                  <w:divBdr>
                                                    <w:top w:val="none" w:sz="0" w:space="0" w:color="auto"/>
                                                    <w:left w:val="none" w:sz="0" w:space="0" w:color="auto"/>
                                                    <w:bottom w:val="none" w:sz="0" w:space="0" w:color="auto"/>
                                                    <w:right w:val="none" w:sz="0" w:space="0" w:color="auto"/>
                                                  </w:divBdr>
                                                </w:div>
                                                <w:div w:id="597637313">
                                                  <w:marLeft w:val="640"/>
                                                  <w:marRight w:val="0"/>
                                                  <w:marTop w:val="0"/>
                                                  <w:marBottom w:val="0"/>
                                                  <w:divBdr>
                                                    <w:top w:val="none" w:sz="0" w:space="0" w:color="auto"/>
                                                    <w:left w:val="none" w:sz="0" w:space="0" w:color="auto"/>
                                                    <w:bottom w:val="none" w:sz="0" w:space="0" w:color="auto"/>
                                                    <w:right w:val="none" w:sz="0" w:space="0" w:color="auto"/>
                                                  </w:divBdr>
                                                </w:div>
                                                <w:div w:id="659233416">
                                                  <w:marLeft w:val="640"/>
                                                  <w:marRight w:val="0"/>
                                                  <w:marTop w:val="0"/>
                                                  <w:marBottom w:val="0"/>
                                                  <w:divBdr>
                                                    <w:top w:val="none" w:sz="0" w:space="0" w:color="auto"/>
                                                    <w:left w:val="none" w:sz="0" w:space="0" w:color="auto"/>
                                                    <w:bottom w:val="none" w:sz="0" w:space="0" w:color="auto"/>
                                                    <w:right w:val="none" w:sz="0" w:space="0" w:color="auto"/>
                                                  </w:divBdr>
                                                </w:div>
                                                <w:div w:id="777482452">
                                                  <w:marLeft w:val="640"/>
                                                  <w:marRight w:val="0"/>
                                                  <w:marTop w:val="0"/>
                                                  <w:marBottom w:val="0"/>
                                                  <w:divBdr>
                                                    <w:top w:val="none" w:sz="0" w:space="0" w:color="auto"/>
                                                    <w:left w:val="none" w:sz="0" w:space="0" w:color="auto"/>
                                                    <w:bottom w:val="none" w:sz="0" w:space="0" w:color="auto"/>
                                                    <w:right w:val="none" w:sz="0" w:space="0" w:color="auto"/>
                                                  </w:divBdr>
                                                </w:div>
                                                <w:div w:id="822818466">
                                                  <w:marLeft w:val="640"/>
                                                  <w:marRight w:val="0"/>
                                                  <w:marTop w:val="0"/>
                                                  <w:marBottom w:val="0"/>
                                                  <w:divBdr>
                                                    <w:top w:val="none" w:sz="0" w:space="0" w:color="auto"/>
                                                    <w:left w:val="none" w:sz="0" w:space="0" w:color="auto"/>
                                                    <w:bottom w:val="none" w:sz="0" w:space="0" w:color="auto"/>
                                                    <w:right w:val="none" w:sz="0" w:space="0" w:color="auto"/>
                                                  </w:divBdr>
                                                </w:div>
                                                <w:div w:id="832375871">
                                                  <w:marLeft w:val="640"/>
                                                  <w:marRight w:val="0"/>
                                                  <w:marTop w:val="0"/>
                                                  <w:marBottom w:val="0"/>
                                                  <w:divBdr>
                                                    <w:top w:val="none" w:sz="0" w:space="0" w:color="auto"/>
                                                    <w:left w:val="none" w:sz="0" w:space="0" w:color="auto"/>
                                                    <w:bottom w:val="none" w:sz="0" w:space="0" w:color="auto"/>
                                                    <w:right w:val="none" w:sz="0" w:space="0" w:color="auto"/>
                                                  </w:divBdr>
                                                </w:div>
                                                <w:div w:id="910776403">
                                                  <w:marLeft w:val="640"/>
                                                  <w:marRight w:val="0"/>
                                                  <w:marTop w:val="0"/>
                                                  <w:marBottom w:val="0"/>
                                                  <w:divBdr>
                                                    <w:top w:val="none" w:sz="0" w:space="0" w:color="auto"/>
                                                    <w:left w:val="none" w:sz="0" w:space="0" w:color="auto"/>
                                                    <w:bottom w:val="none" w:sz="0" w:space="0" w:color="auto"/>
                                                    <w:right w:val="none" w:sz="0" w:space="0" w:color="auto"/>
                                                  </w:divBdr>
                                                </w:div>
                                                <w:div w:id="920598015">
                                                  <w:marLeft w:val="640"/>
                                                  <w:marRight w:val="0"/>
                                                  <w:marTop w:val="0"/>
                                                  <w:marBottom w:val="0"/>
                                                  <w:divBdr>
                                                    <w:top w:val="none" w:sz="0" w:space="0" w:color="auto"/>
                                                    <w:left w:val="none" w:sz="0" w:space="0" w:color="auto"/>
                                                    <w:bottom w:val="none" w:sz="0" w:space="0" w:color="auto"/>
                                                    <w:right w:val="none" w:sz="0" w:space="0" w:color="auto"/>
                                                  </w:divBdr>
                                                </w:div>
                                                <w:div w:id="1041631394">
                                                  <w:marLeft w:val="640"/>
                                                  <w:marRight w:val="0"/>
                                                  <w:marTop w:val="0"/>
                                                  <w:marBottom w:val="0"/>
                                                  <w:divBdr>
                                                    <w:top w:val="none" w:sz="0" w:space="0" w:color="auto"/>
                                                    <w:left w:val="none" w:sz="0" w:space="0" w:color="auto"/>
                                                    <w:bottom w:val="none" w:sz="0" w:space="0" w:color="auto"/>
                                                    <w:right w:val="none" w:sz="0" w:space="0" w:color="auto"/>
                                                  </w:divBdr>
                                                </w:div>
                                                <w:div w:id="1111245700">
                                                  <w:marLeft w:val="640"/>
                                                  <w:marRight w:val="0"/>
                                                  <w:marTop w:val="0"/>
                                                  <w:marBottom w:val="0"/>
                                                  <w:divBdr>
                                                    <w:top w:val="none" w:sz="0" w:space="0" w:color="auto"/>
                                                    <w:left w:val="none" w:sz="0" w:space="0" w:color="auto"/>
                                                    <w:bottom w:val="none" w:sz="0" w:space="0" w:color="auto"/>
                                                    <w:right w:val="none" w:sz="0" w:space="0" w:color="auto"/>
                                                  </w:divBdr>
                                                </w:div>
                                                <w:div w:id="1180507997">
                                                  <w:marLeft w:val="640"/>
                                                  <w:marRight w:val="0"/>
                                                  <w:marTop w:val="0"/>
                                                  <w:marBottom w:val="0"/>
                                                  <w:divBdr>
                                                    <w:top w:val="none" w:sz="0" w:space="0" w:color="auto"/>
                                                    <w:left w:val="none" w:sz="0" w:space="0" w:color="auto"/>
                                                    <w:bottom w:val="none" w:sz="0" w:space="0" w:color="auto"/>
                                                    <w:right w:val="none" w:sz="0" w:space="0" w:color="auto"/>
                                                  </w:divBdr>
                                                </w:div>
                                                <w:div w:id="1238435916">
                                                  <w:marLeft w:val="640"/>
                                                  <w:marRight w:val="0"/>
                                                  <w:marTop w:val="0"/>
                                                  <w:marBottom w:val="0"/>
                                                  <w:divBdr>
                                                    <w:top w:val="none" w:sz="0" w:space="0" w:color="auto"/>
                                                    <w:left w:val="none" w:sz="0" w:space="0" w:color="auto"/>
                                                    <w:bottom w:val="none" w:sz="0" w:space="0" w:color="auto"/>
                                                    <w:right w:val="none" w:sz="0" w:space="0" w:color="auto"/>
                                                  </w:divBdr>
                                                </w:div>
                                                <w:div w:id="1247879293">
                                                  <w:marLeft w:val="640"/>
                                                  <w:marRight w:val="0"/>
                                                  <w:marTop w:val="0"/>
                                                  <w:marBottom w:val="0"/>
                                                  <w:divBdr>
                                                    <w:top w:val="none" w:sz="0" w:space="0" w:color="auto"/>
                                                    <w:left w:val="none" w:sz="0" w:space="0" w:color="auto"/>
                                                    <w:bottom w:val="none" w:sz="0" w:space="0" w:color="auto"/>
                                                    <w:right w:val="none" w:sz="0" w:space="0" w:color="auto"/>
                                                  </w:divBdr>
                                                </w:div>
                                                <w:div w:id="1293755485">
                                                  <w:marLeft w:val="640"/>
                                                  <w:marRight w:val="0"/>
                                                  <w:marTop w:val="0"/>
                                                  <w:marBottom w:val="0"/>
                                                  <w:divBdr>
                                                    <w:top w:val="none" w:sz="0" w:space="0" w:color="auto"/>
                                                    <w:left w:val="none" w:sz="0" w:space="0" w:color="auto"/>
                                                    <w:bottom w:val="none" w:sz="0" w:space="0" w:color="auto"/>
                                                    <w:right w:val="none" w:sz="0" w:space="0" w:color="auto"/>
                                                  </w:divBdr>
                                                </w:div>
                                                <w:div w:id="1420558929">
                                                  <w:marLeft w:val="640"/>
                                                  <w:marRight w:val="0"/>
                                                  <w:marTop w:val="0"/>
                                                  <w:marBottom w:val="0"/>
                                                  <w:divBdr>
                                                    <w:top w:val="none" w:sz="0" w:space="0" w:color="auto"/>
                                                    <w:left w:val="none" w:sz="0" w:space="0" w:color="auto"/>
                                                    <w:bottom w:val="none" w:sz="0" w:space="0" w:color="auto"/>
                                                    <w:right w:val="none" w:sz="0" w:space="0" w:color="auto"/>
                                                  </w:divBdr>
                                                </w:div>
                                                <w:div w:id="1423062307">
                                                  <w:marLeft w:val="640"/>
                                                  <w:marRight w:val="0"/>
                                                  <w:marTop w:val="0"/>
                                                  <w:marBottom w:val="0"/>
                                                  <w:divBdr>
                                                    <w:top w:val="none" w:sz="0" w:space="0" w:color="auto"/>
                                                    <w:left w:val="none" w:sz="0" w:space="0" w:color="auto"/>
                                                    <w:bottom w:val="none" w:sz="0" w:space="0" w:color="auto"/>
                                                    <w:right w:val="none" w:sz="0" w:space="0" w:color="auto"/>
                                                  </w:divBdr>
                                                </w:div>
                                                <w:div w:id="1458332928">
                                                  <w:marLeft w:val="640"/>
                                                  <w:marRight w:val="0"/>
                                                  <w:marTop w:val="0"/>
                                                  <w:marBottom w:val="0"/>
                                                  <w:divBdr>
                                                    <w:top w:val="none" w:sz="0" w:space="0" w:color="auto"/>
                                                    <w:left w:val="none" w:sz="0" w:space="0" w:color="auto"/>
                                                    <w:bottom w:val="none" w:sz="0" w:space="0" w:color="auto"/>
                                                    <w:right w:val="none" w:sz="0" w:space="0" w:color="auto"/>
                                                  </w:divBdr>
                                                </w:div>
                                                <w:div w:id="1574700750">
                                                  <w:marLeft w:val="640"/>
                                                  <w:marRight w:val="0"/>
                                                  <w:marTop w:val="0"/>
                                                  <w:marBottom w:val="0"/>
                                                  <w:divBdr>
                                                    <w:top w:val="none" w:sz="0" w:space="0" w:color="auto"/>
                                                    <w:left w:val="none" w:sz="0" w:space="0" w:color="auto"/>
                                                    <w:bottom w:val="none" w:sz="0" w:space="0" w:color="auto"/>
                                                    <w:right w:val="none" w:sz="0" w:space="0" w:color="auto"/>
                                                  </w:divBdr>
                                                </w:div>
                                                <w:div w:id="1692491750">
                                                  <w:marLeft w:val="640"/>
                                                  <w:marRight w:val="0"/>
                                                  <w:marTop w:val="0"/>
                                                  <w:marBottom w:val="0"/>
                                                  <w:divBdr>
                                                    <w:top w:val="none" w:sz="0" w:space="0" w:color="auto"/>
                                                    <w:left w:val="none" w:sz="0" w:space="0" w:color="auto"/>
                                                    <w:bottom w:val="none" w:sz="0" w:space="0" w:color="auto"/>
                                                    <w:right w:val="none" w:sz="0" w:space="0" w:color="auto"/>
                                                  </w:divBdr>
                                                </w:div>
                                                <w:div w:id="1764109391">
                                                  <w:marLeft w:val="640"/>
                                                  <w:marRight w:val="0"/>
                                                  <w:marTop w:val="0"/>
                                                  <w:marBottom w:val="0"/>
                                                  <w:divBdr>
                                                    <w:top w:val="none" w:sz="0" w:space="0" w:color="auto"/>
                                                    <w:left w:val="none" w:sz="0" w:space="0" w:color="auto"/>
                                                    <w:bottom w:val="none" w:sz="0" w:space="0" w:color="auto"/>
                                                    <w:right w:val="none" w:sz="0" w:space="0" w:color="auto"/>
                                                  </w:divBdr>
                                                </w:div>
                                                <w:div w:id="1770999376">
                                                  <w:marLeft w:val="640"/>
                                                  <w:marRight w:val="0"/>
                                                  <w:marTop w:val="0"/>
                                                  <w:marBottom w:val="0"/>
                                                  <w:divBdr>
                                                    <w:top w:val="none" w:sz="0" w:space="0" w:color="auto"/>
                                                    <w:left w:val="none" w:sz="0" w:space="0" w:color="auto"/>
                                                    <w:bottom w:val="none" w:sz="0" w:space="0" w:color="auto"/>
                                                    <w:right w:val="none" w:sz="0" w:space="0" w:color="auto"/>
                                                  </w:divBdr>
                                                </w:div>
                                                <w:div w:id="1812357921">
                                                  <w:marLeft w:val="640"/>
                                                  <w:marRight w:val="0"/>
                                                  <w:marTop w:val="0"/>
                                                  <w:marBottom w:val="0"/>
                                                  <w:divBdr>
                                                    <w:top w:val="none" w:sz="0" w:space="0" w:color="auto"/>
                                                    <w:left w:val="none" w:sz="0" w:space="0" w:color="auto"/>
                                                    <w:bottom w:val="none" w:sz="0" w:space="0" w:color="auto"/>
                                                    <w:right w:val="none" w:sz="0" w:space="0" w:color="auto"/>
                                                  </w:divBdr>
                                                </w:div>
                                                <w:div w:id="1849248599">
                                                  <w:marLeft w:val="640"/>
                                                  <w:marRight w:val="0"/>
                                                  <w:marTop w:val="0"/>
                                                  <w:marBottom w:val="0"/>
                                                  <w:divBdr>
                                                    <w:top w:val="none" w:sz="0" w:space="0" w:color="auto"/>
                                                    <w:left w:val="none" w:sz="0" w:space="0" w:color="auto"/>
                                                    <w:bottom w:val="none" w:sz="0" w:space="0" w:color="auto"/>
                                                    <w:right w:val="none" w:sz="0" w:space="0" w:color="auto"/>
                                                  </w:divBdr>
                                                </w:div>
                                                <w:div w:id="1888954831">
                                                  <w:marLeft w:val="640"/>
                                                  <w:marRight w:val="0"/>
                                                  <w:marTop w:val="0"/>
                                                  <w:marBottom w:val="0"/>
                                                  <w:divBdr>
                                                    <w:top w:val="none" w:sz="0" w:space="0" w:color="auto"/>
                                                    <w:left w:val="none" w:sz="0" w:space="0" w:color="auto"/>
                                                    <w:bottom w:val="none" w:sz="0" w:space="0" w:color="auto"/>
                                                    <w:right w:val="none" w:sz="0" w:space="0" w:color="auto"/>
                                                  </w:divBdr>
                                                </w:div>
                                                <w:div w:id="1900047111">
                                                  <w:marLeft w:val="640"/>
                                                  <w:marRight w:val="0"/>
                                                  <w:marTop w:val="0"/>
                                                  <w:marBottom w:val="0"/>
                                                  <w:divBdr>
                                                    <w:top w:val="none" w:sz="0" w:space="0" w:color="auto"/>
                                                    <w:left w:val="none" w:sz="0" w:space="0" w:color="auto"/>
                                                    <w:bottom w:val="none" w:sz="0" w:space="0" w:color="auto"/>
                                                    <w:right w:val="none" w:sz="0" w:space="0" w:color="auto"/>
                                                  </w:divBdr>
                                                </w:div>
                                                <w:div w:id="1901406396">
                                                  <w:marLeft w:val="640"/>
                                                  <w:marRight w:val="0"/>
                                                  <w:marTop w:val="0"/>
                                                  <w:marBottom w:val="0"/>
                                                  <w:divBdr>
                                                    <w:top w:val="none" w:sz="0" w:space="0" w:color="auto"/>
                                                    <w:left w:val="none" w:sz="0" w:space="0" w:color="auto"/>
                                                    <w:bottom w:val="none" w:sz="0" w:space="0" w:color="auto"/>
                                                    <w:right w:val="none" w:sz="0" w:space="0" w:color="auto"/>
                                                  </w:divBdr>
                                                </w:div>
                                                <w:div w:id="1951082907">
                                                  <w:marLeft w:val="640"/>
                                                  <w:marRight w:val="0"/>
                                                  <w:marTop w:val="0"/>
                                                  <w:marBottom w:val="0"/>
                                                  <w:divBdr>
                                                    <w:top w:val="none" w:sz="0" w:space="0" w:color="auto"/>
                                                    <w:left w:val="none" w:sz="0" w:space="0" w:color="auto"/>
                                                    <w:bottom w:val="none" w:sz="0" w:space="0" w:color="auto"/>
                                                    <w:right w:val="none" w:sz="0" w:space="0" w:color="auto"/>
                                                  </w:divBdr>
                                                </w:div>
                                                <w:div w:id="1975408658">
                                                  <w:marLeft w:val="640"/>
                                                  <w:marRight w:val="0"/>
                                                  <w:marTop w:val="0"/>
                                                  <w:marBottom w:val="0"/>
                                                  <w:divBdr>
                                                    <w:top w:val="none" w:sz="0" w:space="0" w:color="auto"/>
                                                    <w:left w:val="none" w:sz="0" w:space="0" w:color="auto"/>
                                                    <w:bottom w:val="none" w:sz="0" w:space="0" w:color="auto"/>
                                                    <w:right w:val="none" w:sz="0" w:space="0" w:color="auto"/>
                                                  </w:divBdr>
                                                </w:div>
                                                <w:div w:id="1980262405">
                                                  <w:marLeft w:val="640"/>
                                                  <w:marRight w:val="0"/>
                                                  <w:marTop w:val="0"/>
                                                  <w:marBottom w:val="0"/>
                                                  <w:divBdr>
                                                    <w:top w:val="none" w:sz="0" w:space="0" w:color="auto"/>
                                                    <w:left w:val="none" w:sz="0" w:space="0" w:color="auto"/>
                                                    <w:bottom w:val="none" w:sz="0" w:space="0" w:color="auto"/>
                                                    <w:right w:val="none" w:sz="0" w:space="0" w:color="auto"/>
                                                  </w:divBdr>
                                                </w:div>
                                                <w:div w:id="2014215161">
                                                  <w:marLeft w:val="640"/>
                                                  <w:marRight w:val="0"/>
                                                  <w:marTop w:val="0"/>
                                                  <w:marBottom w:val="0"/>
                                                  <w:divBdr>
                                                    <w:top w:val="none" w:sz="0" w:space="0" w:color="auto"/>
                                                    <w:left w:val="none" w:sz="0" w:space="0" w:color="auto"/>
                                                    <w:bottom w:val="none" w:sz="0" w:space="0" w:color="auto"/>
                                                    <w:right w:val="none" w:sz="0" w:space="0" w:color="auto"/>
                                                  </w:divBdr>
                                                </w:div>
                                                <w:div w:id="2018993413">
                                                  <w:marLeft w:val="640"/>
                                                  <w:marRight w:val="0"/>
                                                  <w:marTop w:val="0"/>
                                                  <w:marBottom w:val="0"/>
                                                  <w:divBdr>
                                                    <w:top w:val="none" w:sz="0" w:space="0" w:color="auto"/>
                                                    <w:left w:val="none" w:sz="0" w:space="0" w:color="auto"/>
                                                    <w:bottom w:val="none" w:sz="0" w:space="0" w:color="auto"/>
                                                    <w:right w:val="none" w:sz="0" w:space="0" w:color="auto"/>
                                                  </w:divBdr>
                                                </w:div>
                                                <w:div w:id="2036076519">
                                                  <w:marLeft w:val="640"/>
                                                  <w:marRight w:val="0"/>
                                                  <w:marTop w:val="0"/>
                                                  <w:marBottom w:val="0"/>
                                                  <w:divBdr>
                                                    <w:top w:val="none" w:sz="0" w:space="0" w:color="auto"/>
                                                    <w:left w:val="none" w:sz="0" w:space="0" w:color="auto"/>
                                                    <w:bottom w:val="none" w:sz="0" w:space="0" w:color="auto"/>
                                                    <w:right w:val="none" w:sz="0" w:space="0" w:color="auto"/>
                                                  </w:divBdr>
                                                </w:div>
                                                <w:div w:id="2104374380">
                                                  <w:marLeft w:val="640"/>
                                                  <w:marRight w:val="0"/>
                                                  <w:marTop w:val="0"/>
                                                  <w:marBottom w:val="0"/>
                                                  <w:divBdr>
                                                    <w:top w:val="none" w:sz="0" w:space="0" w:color="auto"/>
                                                    <w:left w:val="none" w:sz="0" w:space="0" w:color="auto"/>
                                                    <w:bottom w:val="none" w:sz="0" w:space="0" w:color="auto"/>
                                                    <w:right w:val="none" w:sz="0" w:space="0" w:color="auto"/>
                                                  </w:divBdr>
                                                </w:div>
                                                <w:div w:id="2136555232">
                                                  <w:marLeft w:val="640"/>
                                                  <w:marRight w:val="0"/>
                                                  <w:marTop w:val="0"/>
                                                  <w:marBottom w:val="0"/>
                                                  <w:divBdr>
                                                    <w:top w:val="none" w:sz="0" w:space="0" w:color="auto"/>
                                                    <w:left w:val="none" w:sz="0" w:space="0" w:color="auto"/>
                                                    <w:bottom w:val="none" w:sz="0" w:space="0" w:color="auto"/>
                                                    <w:right w:val="none" w:sz="0" w:space="0" w:color="auto"/>
                                                  </w:divBdr>
                                                </w:div>
                                                <w:div w:id="2138527039">
                                                  <w:marLeft w:val="640"/>
                                                  <w:marRight w:val="0"/>
                                                  <w:marTop w:val="0"/>
                                                  <w:marBottom w:val="0"/>
                                                  <w:divBdr>
                                                    <w:top w:val="none" w:sz="0" w:space="0" w:color="auto"/>
                                                    <w:left w:val="none" w:sz="0" w:space="0" w:color="auto"/>
                                                    <w:bottom w:val="none" w:sz="0" w:space="0" w:color="auto"/>
                                                    <w:right w:val="none" w:sz="0" w:space="0" w:color="auto"/>
                                                  </w:divBdr>
                                                </w:div>
                                                <w:div w:id="2147353903">
                                                  <w:marLeft w:val="640"/>
                                                  <w:marRight w:val="0"/>
                                                  <w:marTop w:val="0"/>
                                                  <w:marBottom w:val="0"/>
                                                  <w:divBdr>
                                                    <w:top w:val="none" w:sz="0" w:space="0" w:color="auto"/>
                                                    <w:left w:val="none" w:sz="0" w:space="0" w:color="auto"/>
                                                    <w:bottom w:val="none" w:sz="0" w:space="0" w:color="auto"/>
                                                    <w:right w:val="none" w:sz="0" w:space="0" w:color="auto"/>
                                                  </w:divBdr>
                                                </w:div>
                                              </w:divsChild>
                                            </w:div>
                                            <w:div w:id="1449198208">
                                              <w:marLeft w:val="0"/>
                                              <w:marRight w:val="0"/>
                                              <w:marTop w:val="0"/>
                                              <w:marBottom w:val="0"/>
                                              <w:divBdr>
                                                <w:top w:val="none" w:sz="0" w:space="0" w:color="auto"/>
                                                <w:left w:val="none" w:sz="0" w:space="0" w:color="auto"/>
                                                <w:bottom w:val="none" w:sz="0" w:space="0" w:color="auto"/>
                                                <w:right w:val="none" w:sz="0" w:space="0" w:color="auto"/>
                                              </w:divBdr>
                                              <w:divsChild>
                                                <w:div w:id="50085389">
                                                  <w:marLeft w:val="640"/>
                                                  <w:marRight w:val="0"/>
                                                  <w:marTop w:val="0"/>
                                                  <w:marBottom w:val="0"/>
                                                  <w:divBdr>
                                                    <w:top w:val="none" w:sz="0" w:space="0" w:color="auto"/>
                                                    <w:left w:val="none" w:sz="0" w:space="0" w:color="auto"/>
                                                    <w:bottom w:val="none" w:sz="0" w:space="0" w:color="auto"/>
                                                    <w:right w:val="none" w:sz="0" w:space="0" w:color="auto"/>
                                                  </w:divBdr>
                                                </w:div>
                                                <w:div w:id="151484320">
                                                  <w:marLeft w:val="640"/>
                                                  <w:marRight w:val="0"/>
                                                  <w:marTop w:val="0"/>
                                                  <w:marBottom w:val="0"/>
                                                  <w:divBdr>
                                                    <w:top w:val="none" w:sz="0" w:space="0" w:color="auto"/>
                                                    <w:left w:val="none" w:sz="0" w:space="0" w:color="auto"/>
                                                    <w:bottom w:val="none" w:sz="0" w:space="0" w:color="auto"/>
                                                    <w:right w:val="none" w:sz="0" w:space="0" w:color="auto"/>
                                                  </w:divBdr>
                                                </w:div>
                                                <w:div w:id="186718758">
                                                  <w:marLeft w:val="640"/>
                                                  <w:marRight w:val="0"/>
                                                  <w:marTop w:val="0"/>
                                                  <w:marBottom w:val="0"/>
                                                  <w:divBdr>
                                                    <w:top w:val="none" w:sz="0" w:space="0" w:color="auto"/>
                                                    <w:left w:val="none" w:sz="0" w:space="0" w:color="auto"/>
                                                    <w:bottom w:val="none" w:sz="0" w:space="0" w:color="auto"/>
                                                    <w:right w:val="none" w:sz="0" w:space="0" w:color="auto"/>
                                                  </w:divBdr>
                                                </w:div>
                                                <w:div w:id="204484710">
                                                  <w:marLeft w:val="640"/>
                                                  <w:marRight w:val="0"/>
                                                  <w:marTop w:val="0"/>
                                                  <w:marBottom w:val="0"/>
                                                  <w:divBdr>
                                                    <w:top w:val="none" w:sz="0" w:space="0" w:color="auto"/>
                                                    <w:left w:val="none" w:sz="0" w:space="0" w:color="auto"/>
                                                    <w:bottom w:val="none" w:sz="0" w:space="0" w:color="auto"/>
                                                    <w:right w:val="none" w:sz="0" w:space="0" w:color="auto"/>
                                                  </w:divBdr>
                                                </w:div>
                                                <w:div w:id="262766132">
                                                  <w:marLeft w:val="640"/>
                                                  <w:marRight w:val="0"/>
                                                  <w:marTop w:val="0"/>
                                                  <w:marBottom w:val="0"/>
                                                  <w:divBdr>
                                                    <w:top w:val="none" w:sz="0" w:space="0" w:color="auto"/>
                                                    <w:left w:val="none" w:sz="0" w:space="0" w:color="auto"/>
                                                    <w:bottom w:val="none" w:sz="0" w:space="0" w:color="auto"/>
                                                    <w:right w:val="none" w:sz="0" w:space="0" w:color="auto"/>
                                                  </w:divBdr>
                                                </w:div>
                                                <w:div w:id="319188901">
                                                  <w:marLeft w:val="640"/>
                                                  <w:marRight w:val="0"/>
                                                  <w:marTop w:val="0"/>
                                                  <w:marBottom w:val="0"/>
                                                  <w:divBdr>
                                                    <w:top w:val="none" w:sz="0" w:space="0" w:color="auto"/>
                                                    <w:left w:val="none" w:sz="0" w:space="0" w:color="auto"/>
                                                    <w:bottom w:val="none" w:sz="0" w:space="0" w:color="auto"/>
                                                    <w:right w:val="none" w:sz="0" w:space="0" w:color="auto"/>
                                                  </w:divBdr>
                                                </w:div>
                                                <w:div w:id="384990665">
                                                  <w:marLeft w:val="640"/>
                                                  <w:marRight w:val="0"/>
                                                  <w:marTop w:val="0"/>
                                                  <w:marBottom w:val="0"/>
                                                  <w:divBdr>
                                                    <w:top w:val="none" w:sz="0" w:space="0" w:color="auto"/>
                                                    <w:left w:val="none" w:sz="0" w:space="0" w:color="auto"/>
                                                    <w:bottom w:val="none" w:sz="0" w:space="0" w:color="auto"/>
                                                    <w:right w:val="none" w:sz="0" w:space="0" w:color="auto"/>
                                                  </w:divBdr>
                                                </w:div>
                                                <w:div w:id="405763469">
                                                  <w:marLeft w:val="640"/>
                                                  <w:marRight w:val="0"/>
                                                  <w:marTop w:val="0"/>
                                                  <w:marBottom w:val="0"/>
                                                  <w:divBdr>
                                                    <w:top w:val="none" w:sz="0" w:space="0" w:color="auto"/>
                                                    <w:left w:val="none" w:sz="0" w:space="0" w:color="auto"/>
                                                    <w:bottom w:val="none" w:sz="0" w:space="0" w:color="auto"/>
                                                    <w:right w:val="none" w:sz="0" w:space="0" w:color="auto"/>
                                                  </w:divBdr>
                                                </w:div>
                                                <w:div w:id="529419548">
                                                  <w:marLeft w:val="640"/>
                                                  <w:marRight w:val="0"/>
                                                  <w:marTop w:val="0"/>
                                                  <w:marBottom w:val="0"/>
                                                  <w:divBdr>
                                                    <w:top w:val="none" w:sz="0" w:space="0" w:color="auto"/>
                                                    <w:left w:val="none" w:sz="0" w:space="0" w:color="auto"/>
                                                    <w:bottom w:val="none" w:sz="0" w:space="0" w:color="auto"/>
                                                    <w:right w:val="none" w:sz="0" w:space="0" w:color="auto"/>
                                                  </w:divBdr>
                                                </w:div>
                                                <w:div w:id="573592842">
                                                  <w:marLeft w:val="640"/>
                                                  <w:marRight w:val="0"/>
                                                  <w:marTop w:val="0"/>
                                                  <w:marBottom w:val="0"/>
                                                  <w:divBdr>
                                                    <w:top w:val="none" w:sz="0" w:space="0" w:color="auto"/>
                                                    <w:left w:val="none" w:sz="0" w:space="0" w:color="auto"/>
                                                    <w:bottom w:val="none" w:sz="0" w:space="0" w:color="auto"/>
                                                    <w:right w:val="none" w:sz="0" w:space="0" w:color="auto"/>
                                                  </w:divBdr>
                                                </w:div>
                                                <w:div w:id="620378080">
                                                  <w:marLeft w:val="640"/>
                                                  <w:marRight w:val="0"/>
                                                  <w:marTop w:val="0"/>
                                                  <w:marBottom w:val="0"/>
                                                  <w:divBdr>
                                                    <w:top w:val="none" w:sz="0" w:space="0" w:color="auto"/>
                                                    <w:left w:val="none" w:sz="0" w:space="0" w:color="auto"/>
                                                    <w:bottom w:val="none" w:sz="0" w:space="0" w:color="auto"/>
                                                    <w:right w:val="none" w:sz="0" w:space="0" w:color="auto"/>
                                                  </w:divBdr>
                                                </w:div>
                                                <w:div w:id="621964835">
                                                  <w:marLeft w:val="640"/>
                                                  <w:marRight w:val="0"/>
                                                  <w:marTop w:val="0"/>
                                                  <w:marBottom w:val="0"/>
                                                  <w:divBdr>
                                                    <w:top w:val="none" w:sz="0" w:space="0" w:color="auto"/>
                                                    <w:left w:val="none" w:sz="0" w:space="0" w:color="auto"/>
                                                    <w:bottom w:val="none" w:sz="0" w:space="0" w:color="auto"/>
                                                    <w:right w:val="none" w:sz="0" w:space="0" w:color="auto"/>
                                                  </w:divBdr>
                                                </w:div>
                                                <w:div w:id="634606127">
                                                  <w:marLeft w:val="640"/>
                                                  <w:marRight w:val="0"/>
                                                  <w:marTop w:val="0"/>
                                                  <w:marBottom w:val="0"/>
                                                  <w:divBdr>
                                                    <w:top w:val="none" w:sz="0" w:space="0" w:color="auto"/>
                                                    <w:left w:val="none" w:sz="0" w:space="0" w:color="auto"/>
                                                    <w:bottom w:val="none" w:sz="0" w:space="0" w:color="auto"/>
                                                    <w:right w:val="none" w:sz="0" w:space="0" w:color="auto"/>
                                                  </w:divBdr>
                                                </w:div>
                                                <w:div w:id="655229185">
                                                  <w:marLeft w:val="640"/>
                                                  <w:marRight w:val="0"/>
                                                  <w:marTop w:val="0"/>
                                                  <w:marBottom w:val="0"/>
                                                  <w:divBdr>
                                                    <w:top w:val="none" w:sz="0" w:space="0" w:color="auto"/>
                                                    <w:left w:val="none" w:sz="0" w:space="0" w:color="auto"/>
                                                    <w:bottom w:val="none" w:sz="0" w:space="0" w:color="auto"/>
                                                    <w:right w:val="none" w:sz="0" w:space="0" w:color="auto"/>
                                                  </w:divBdr>
                                                </w:div>
                                                <w:div w:id="672150045">
                                                  <w:marLeft w:val="640"/>
                                                  <w:marRight w:val="0"/>
                                                  <w:marTop w:val="0"/>
                                                  <w:marBottom w:val="0"/>
                                                  <w:divBdr>
                                                    <w:top w:val="none" w:sz="0" w:space="0" w:color="auto"/>
                                                    <w:left w:val="none" w:sz="0" w:space="0" w:color="auto"/>
                                                    <w:bottom w:val="none" w:sz="0" w:space="0" w:color="auto"/>
                                                    <w:right w:val="none" w:sz="0" w:space="0" w:color="auto"/>
                                                  </w:divBdr>
                                                </w:div>
                                                <w:div w:id="689448774">
                                                  <w:marLeft w:val="640"/>
                                                  <w:marRight w:val="0"/>
                                                  <w:marTop w:val="0"/>
                                                  <w:marBottom w:val="0"/>
                                                  <w:divBdr>
                                                    <w:top w:val="none" w:sz="0" w:space="0" w:color="auto"/>
                                                    <w:left w:val="none" w:sz="0" w:space="0" w:color="auto"/>
                                                    <w:bottom w:val="none" w:sz="0" w:space="0" w:color="auto"/>
                                                    <w:right w:val="none" w:sz="0" w:space="0" w:color="auto"/>
                                                  </w:divBdr>
                                                </w:div>
                                                <w:div w:id="732310857">
                                                  <w:marLeft w:val="640"/>
                                                  <w:marRight w:val="0"/>
                                                  <w:marTop w:val="0"/>
                                                  <w:marBottom w:val="0"/>
                                                  <w:divBdr>
                                                    <w:top w:val="none" w:sz="0" w:space="0" w:color="auto"/>
                                                    <w:left w:val="none" w:sz="0" w:space="0" w:color="auto"/>
                                                    <w:bottom w:val="none" w:sz="0" w:space="0" w:color="auto"/>
                                                    <w:right w:val="none" w:sz="0" w:space="0" w:color="auto"/>
                                                  </w:divBdr>
                                                </w:div>
                                                <w:div w:id="741559468">
                                                  <w:marLeft w:val="640"/>
                                                  <w:marRight w:val="0"/>
                                                  <w:marTop w:val="0"/>
                                                  <w:marBottom w:val="0"/>
                                                  <w:divBdr>
                                                    <w:top w:val="none" w:sz="0" w:space="0" w:color="auto"/>
                                                    <w:left w:val="none" w:sz="0" w:space="0" w:color="auto"/>
                                                    <w:bottom w:val="none" w:sz="0" w:space="0" w:color="auto"/>
                                                    <w:right w:val="none" w:sz="0" w:space="0" w:color="auto"/>
                                                  </w:divBdr>
                                                </w:div>
                                                <w:div w:id="777525354">
                                                  <w:marLeft w:val="640"/>
                                                  <w:marRight w:val="0"/>
                                                  <w:marTop w:val="0"/>
                                                  <w:marBottom w:val="0"/>
                                                  <w:divBdr>
                                                    <w:top w:val="none" w:sz="0" w:space="0" w:color="auto"/>
                                                    <w:left w:val="none" w:sz="0" w:space="0" w:color="auto"/>
                                                    <w:bottom w:val="none" w:sz="0" w:space="0" w:color="auto"/>
                                                    <w:right w:val="none" w:sz="0" w:space="0" w:color="auto"/>
                                                  </w:divBdr>
                                                </w:div>
                                                <w:div w:id="854031672">
                                                  <w:marLeft w:val="640"/>
                                                  <w:marRight w:val="0"/>
                                                  <w:marTop w:val="0"/>
                                                  <w:marBottom w:val="0"/>
                                                  <w:divBdr>
                                                    <w:top w:val="none" w:sz="0" w:space="0" w:color="auto"/>
                                                    <w:left w:val="none" w:sz="0" w:space="0" w:color="auto"/>
                                                    <w:bottom w:val="none" w:sz="0" w:space="0" w:color="auto"/>
                                                    <w:right w:val="none" w:sz="0" w:space="0" w:color="auto"/>
                                                  </w:divBdr>
                                                </w:div>
                                                <w:div w:id="867177873">
                                                  <w:marLeft w:val="640"/>
                                                  <w:marRight w:val="0"/>
                                                  <w:marTop w:val="0"/>
                                                  <w:marBottom w:val="0"/>
                                                  <w:divBdr>
                                                    <w:top w:val="none" w:sz="0" w:space="0" w:color="auto"/>
                                                    <w:left w:val="none" w:sz="0" w:space="0" w:color="auto"/>
                                                    <w:bottom w:val="none" w:sz="0" w:space="0" w:color="auto"/>
                                                    <w:right w:val="none" w:sz="0" w:space="0" w:color="auto"/>
                                                  </w:divBdr>
                                                </w:div>
                                                <w:div w:id="882248498">
                                                  <w:marLeft w:val="640"/>
                                                  <w:marRight w:val="0"/>
                                                  <w:marTop w:val="0"/>
                                                  <w:marBottom w:val="0"/>
                                                  <w:divBdr>
                                                    <w:top w:val="none" w:sz="0" w:space="0" w:color="auto"/>
                                                    <w:left w:val="none" w:sz="0" w:space="0" w:color="auto"/>
                                                    <w:bottom w:val="none" w:sz="0" w:space="0" w:color="auto"/>
                                                    <w:right w:val="none" w:sz="0" w:space="0" w:color="auto"/>
                                                  </w:divBdr>
                                                </w:div>
                                                <w:div w:id="905066970">
                                                  <w:marLeft w:val="640"/>
                                                  <w:marRight w:val="0"/>
                                                  <w:marTop w:val="0"/>
                                                  <w:marBottom w:val="0"/>
                                                  <w:divBdr>
                                                    <w:top w:val="none" w:sz="0" w:space="0" w:color="auto"/>
                                                    <w:left w:val="none" w:sz="0" w:space="0" w:color="auto"/>
                                                    <w:bottom w:val="none" w:sz="0" w:space="0" w:color="auto"/>
                                                    <w:right w:val="none" w:sz="0" w:space="0" w:color="auto"/>
                                                  </w:divBdr>
                                                </w:div>
                                                <w:div w:id="908153953">
                                                  <w:marLeft w:val="640"/>
                                                  <w:marRight w:val="0"/>
                                                  <w:marTop w:val="0"/>
                                                  <w:marBottom w:val="0"/>
                                                  <w:divBdr>
                                                    <w:top w:val="none" w:sz="0" w:space="0" w:color="auto"/>
                                                    <w:left w:val="none" w:sz="0" w:space="0" w:color="auto"/>
                                                    <w:bottom w:val="none" w:sz="0" w:space="0" w:color="auto"/>
                                                    <w:right w:val="none" w:sz="0" w:space="0" w:color="auto"/>
                                                  </w:divBdr>
                                                </w:div>
                                                <w:div w:id="918444368">
                                                  <w:marLeft w:val="640"/>
                                                  <w:marRight w:val="0"/>
                                                  <w:marTop w:val="0"/>
                                                  <w:marBottom w:val="0"/>
                                                  <w:divBdr>
                                                    <w:top w:val="none" w:sz="0" w:space="0" w:color="auto"/>
                                                    <w:left w:val="none" w:sz="0" w:space="0" w:color="auto"/>
                                                    <w:bottom w:val="none" w:sz="0" w:space="0" w:color="auto"/>
                                                    <w:right w:val="none" w:sz="0" w:space="0" w:color="auto"/>
                                                  </w:divBdr>
                                                </w:div>
                                                <w:div w:id="988486026">
                                                  <w:marLeft w:val="640"/>
                                                  <w:marRight w:val="0"/>
                                                  <w:marTop w:val="0"/>
                                                  <w:marBottom w:val="0"/>
                                                  <w:divBdr>
                                                    <w:top w:val="none" w:sz="0" w:space="0" w:color="auto"/>
                                                    <w:left w:val="none" w:sz="0" w:space="0" w:color="auto"/>
                                                    <w:bottom w:val="none" w:sz="0" w:space="0" w:color="auto"/>
                                                    <w:right w:val="none" w:sz="0" w:space="0" w:color="auto"/>
                                                  </w:divBdr>
                                                </w:div>
                                                <w:div w:id="990251949">
                                                  <w:marLeft w:val="640"/>
                                                  <w:marRight w:val="0"/>
                                                  <w:marTop w:val="0"/>
                                                  <w:marBottom w:val="0"/>
                                                  <w:divBdr>
                                                    <w:top w:val="none" w:sz="0" w:space="0" w:color="auto"/>
                                                    <w:left w:val="none" w:sz="0" w:space="0" w:color="auto"/>
                                                    <w:bottom w:val="none" w:sz="0" w:space="0" w:color="auto"/>
                                                    <w:right w:val="none" w:sz="0" w:space="0" w:color="auto"/>
                                                  </w:divBdr>
                                                </w:div>
                                                <w:div w:id="1045301864">
                                                  <w:marLeft w:val="640"/>
                                                  <w:marRight w:val="0"/>
                                                  <w:marTop w:val="0"/>
                                                  <w:marBottom w:val="0"/>
                                                  <w:divBdr>
                                                    <w:top w:val="none" w:sz="0" w:space="0" w:color="auto"/>
                                                    <w:left w:val="none" w:sz="0" w:space="0" w:color="auto"/>
                                                    <w:bottom w:val="none" w:sz="0" w:space="0" w:color="auto"/>
                                                    <w:right w:val="none" w:sz="0" w:space="0" w:color="auto"/>
                                                  </w:divBdr>
                                                </w:div>
                                                <w:div w:id="1056972240">
                                                  <w:marLeft w:val="640"/>
                                                  <w:marRight w:val="0"/>
                                                  <w:marTop w:val="0"/>
                                                  <w:marBottom w:val="0"/>
                                                  <w:divBdr>
                                                    <w:top w:val="none" w:sz="0" w:space="0" w:color="auto"/>
                                                    <w:left w:val="none" w:sz="0" w:space="0" w:color="auto"/>
                                                    <w:bottom w:val="none" w:sz="0" w:space="0" w:color="auto"/>
                                                    <w:right w:val="none" w:sz="0" w:space="0" w:color="auto"/>
                                                  </w:divBdr>
                                                </w:div>
                                                <w:div w:id="1078484357">
                                                  <w:marLeft w:val="640"/>
                                                  <w:marRight w:val="0"/>
                                                  <w:marTop w:val="0"/>
                                                  <w:marBottom w:val="0"/>
                                                  <w:divBdr>
                                                    <w:top w:val="none" w:sz="0" w:space="0" w:color="auto"/>
                                                    <w:left w:val="none" w:sz="0" w:space="0" w:color="auto"/>
                                                    <w:bottom w:val="none" w:sz="0" w:space="0" w:color="auto"/>
                                                    <w:right w:val="none" w:sz="0" w:space="0" w:color="auto"/>
                                                  </w:divBdr>
                                                </w:div>
                                                <w:div w:id="1097023853">
                                                  <w:marLeft w:val="640"/>
                                                  <w:marRight w:val="0"/>
                                                  <w:marTop w:val="0"/>
                                                  <w:marBottom w:val="0"/>
                                                  <w:divBdr>
                                                    <w:top w:val="none" w:sz="0" w:space="0" w:color="auto"/>
                                                    <w:left w:val="none" w:sz="0" w:space="0" w:color="auto"/>
                                                    <w:bottom w:val="none" w:sz="0" w:space="0" w:color="auto"/>
                                                    <w:right w:val="none" w:sz="0" w:space="0" w:color="auto"/>
                                                  </w:divBdr>
                                                </w:div>
                                                <w:div w:id="1107891564">
                                                  <w:marLeft w:val="640"/>
                                                  <w:marRight w:val="0"/>
                                                  <w:marTop w:val="0"/>
                                                  <w:marBottom w:val="0"/>
                                                  <w:divBdr>
                                                    <w:top w:val="none" w:sz="0" w:space="0" w:color="auto"/>
                                                    <w:left w:val="none" w:sz="0" w:space="0" w:color="auto"/>
                                                    <w:bottom w:val="none" w:sz="0" w:space="0" w:color="auto"/>
                                                    <w:right w:val="none" w:sz="0" w:space="0" w:color="auto"/>
                                                  </w:divBdr>
                                                </w:div>
                                                <w:div w:id="1111322793">
                                                  <w:marLeft w:val="640"/>
                                                  <w:marRight w:val="0"/>
                                                  <w:marTop w:val="0"/>
                                                  <w:marBottom w:val="0"/>
                                                  <w:divBdr>
                                                    <w:top w:val="none" w:sz="0" w:space="0" w:color="auto"/>
                                                    <w:left w:val="none" w:sz="0" w:space="0" w:color="auto"/>
                                                    <w:bottom w:val="none" w:sz="0" w:space="0" w:color="auto"/>
                                                    <w:right w:val="none" w:sz="0" w:space="0" w:color="auto"/>
                                                  </w:divBdr>
                                                </w:div>
                                                <w:div w:id="1135682891">
                                                  <w:marLeft w:val="640"/>
                                                  <w:marRight w:val="0"/>
                                                  <w:marTop w:val="0"/>
                                                  <w:marBottom w:val="0"/>
                                                  <w:divBdr>
                                                    <w:top w:val="none" w:sz="0" w:space="0" w:color="auto"/>
                                                    <w:left w:val="none" w:sz="0" w:space="0" w:color="auto"/>
                                                    <w:bottom w:val="none" w:sz="0" w:space="0" w:color="auto"/>
                                                    <w:right w:val="none" w:sz="0" w:space="0" w:color="auto"/>
                                                  </w:divBdr>
                                                </w:div>
                                                <w:div w:id="1198155800">
                                                  <w:marLeft w:val="640"/>
                                                  <w:marRight w:val="0"/>
                                                  <w:marTop w:val="0"/>
                                                  <w:marBottom w:val="0"/>
                                                  <w:divBdr>
                                                    <w:top w:val="none" w:sz="0" w:space="0" w:color="auto"/>
                                                    <w:left w:val="none" w:sz="0" w:space="0" w:color="auto"/>
                                                    <w:bottom w:val="none" w:sz="0" w:space="0" w:color="auto"/>
                                                    <w:right w:val="none" w:sz="0" w:space="0" w:color="auto"/>
                                                  </w:divBdr>
                                                </w:div>
                                                <w:div w:id="1208447796">
                                                  <w:marLeft w:val="640"/>
                                                  <w:marRight w:val="0"/>
                                                  <w:marTop w:val="0"/>
                                                  <w:marBottom w:val="0"/>
                                                  <w:divBdr>
                                                    <w:top w:val="none" w:sz="0" w:space="0" w:color="auto"/>
                                                    <w:left w:val="none" w:sz="0" w:space="0" w:color="auto"/>
                                                    <w:bottom w:val="none" w:sz="0" w:space="0" w:color="auto"/>
                                                    <w:right w:val="none" w:sz="0" w:space="0" w:color="auto"/>
                                                  </w:divBdr>
                                                </w:div>
                                                <w:div w:id="1231190295">
                                                  <w:marLeft w:val="640"/>
                                                  <w:marRight w:val="0"/>
                                                  <w:marTop w:val="0"/>
                                                  <w:marBottom w:val="0"/>
                                                  <w:divBdr>
                                                    <w:top w:val="none" w:sz="0" w:space="0" w:color="auto"/>
                                                    <w:left w:val="none" w:sz="0" w:space="0" w:color="auto"/>
                                                    <w:bottom w:val="none" w:sz="0" w:space="0" w:color="auto"/>
                                                    <w:right w:val="none" w:sz="0" w:space="0" w:color="auto"/>
                                                  </w:divBdr>
                                                </w:div>
                                                <w:div w:id="1285429008">
                                                  <w:marLeft w:val="640"/>
                                                  <w:marRight w:val="0"/>
                                                  <w:marTop w:val="0"/>
                                                  <w:marBottom w:val="0"/>
                                                  <w:divBdr>
                                                    <w:top w:val="none" w:sz="0" w:space="0" w:color="auto"/>
                                                    <w:left w:val="none" w:sz="0" w:space="0" w:color="auto"/>
                                                    <w:bottom w:val="none" w:sz="0" w:space="0" w:color="auto"/>
                                                    <w:right w:val="none" w:sz="0" w:space="0" w:color="auto"/>
                                                  </w:divBdr>
                                                </w:div>
                                                <w:div w:id="1287545428">
                                                  <w:marLeft w:val="640"/>
                                                  <w:marRight w:val="0"/>
                                                  <w:marTop w:val="0"/>
                                                  <w:marBottom w:val="0"/>
                                                  <w:divBdr>
                                                    <w:top w:val="none" w:sz="0" w:space="0" w:color="auto"/>
                                                    <w:left w:val="none" w:sz="0" w:space="0" w:color="auto"/>
                                                    <w:bottom w:val="none" w:sz="0" w:space="0" w:color="auto"/>
                                                    <w:right w:val="none" w:sz="0" w:space="0" w:color="auto"/>
                                                  </w:divBdr>
                                                </w:div>
                                                <w:div w:id="1353533159">
                                                  <w:marLeft w:val="640"/>
                                                  <w:marRight w:val="0"/>
                                                  <w:marTop w:val="0"/>
                                                  <w:marBottom w:val="0"/>
                                                  <w:divBdr>
                                                    <w:top w:val="none" w:sz="0" w:space="0" w:color="auto"/>
                                                    <w:left w:val="none" w:sz="0" w:space="0" w:color="auto"/>
                                                    <w:bottom w:val="none" w:sz="0" w:space="0" w:color="auto"/>
                                                    <w:right w:val="none" w:sz="0" w:space="0" w:color="auto"/>
                                                  </w:divBdr>
                                                </w:div>
                                                <w:div w:id="1356806863">
                                                  <w:marLeft w:val="640"/>
                                                  <w:marRight w:val="0"/>
                                                  <w:marTop w:val="0"/>
                                                  <w:marBottom w:val="0"/>
                                                  <w:divBdr>
                                                    <w:top w:val="none" w:sz="0" w:space="0" w:color="auto"/>
                                                    <w:left w:val="none" w:sz="0" w:space="0" w:color="auto"/>
                                                    <w:bottom w:val="none" w:sz="0" w:space="0" w:color="auto"/>
                                                    <w:right w:val="none" w:sz="0" w:space="0" w:color="auto"/>
                                                  </w:divBdr>
                                                </w:div>
                                                <w:div w:id="1426343574">
                                                  <w:marLeft w:val="640"/>
                                                  <w:marRight w:val="0"/>
                                                  <w:marTop w:val="0"/>
                                                  <w:marBottom w:val="0"/>
                                                  <w:divBdr>
                                                    <w:top w:val="none" w:sz="0" w:space="0" w:color="auto"/>
                                                    <w:left w:val="none" w:sz="0" w:space="0" w:color="auto"/>
                                                    <w:bottom w:val="none" w:sz="0" w:space="0" w:color="auto"/>
                                                    <w:right w:val="none" w:sz="0" w:space="0" w:color="auto"/>
                                                  </w:divBdr>
                                                </w:div>
                                                <w:div w:id="1439178735">
                                                  <w:marLeft w:val="640"/>
                                                  <w:marRight w:val="0"/>
                                                  <w:marTop w:val="0"/>
                                                  <w:marBottom w:val="0"/>
                                                  <w:divBdr>
                                                    <w:top w:val="none" w:sz="0" w:space="0" w:color="auto"/>
                                                    <w:left w:val="none" w:sz="0" w:space="0" w:color="auto"/>
                                                    <w:bottom w:val="none" w:sz="0" w:space="0" w:color="auto"/>
                                                    <w:right w:val="none" w:sz="0" w:space="0" w:color="auto"/>
                                                  </w:divBdr>
                                                </w:div>
                                                <w:div w:id="1505785616">
                                                  <w:marLeft w:val="640"/>
                                                  <w:marRight w:val="0"/>
                                                  <w:marTop w:val="0"/>
                                                  <w:marBottom w:val="0"/>
                                                  <w:divBdr>
                                                    <w:top w:val="none" w:sz="0" w:space="0" w:color="auto"/>
                                                    <w:left w:val="none" w:sz="0" w:space="0" w:color="auto"/>
                                                    <w:bottom w:val="none" w:sz="0" w:space="0" w:color="auto"/>
                                                    <w:right w:val="none" w:sz="0" w:space="0" w:color="auto"/>
                                                  </w:divBdr>
                                                </w:div>
                                                <w:div w:id="1612273827">
                                                  <w:marLeft w:val="640"/>
                                                  <w:marRight w:val="0"/>
                                                  <w:marTop w:val="0"/>
                                                  <w:marBottom w:val="0"/>
                                                  <w:divBdr>
                                                    <w:top w:val="none" w:sz="0" w:space="0" w:color="auto"/>
                                                    <w:left w:val="none" w:sz="0" w:space="0" w:color="auto"/>
                                                    <w:bottom w:val="none" w:sz="0" w:space="0" w:color="auto"/>
                                                    <w:right w:val="none" w:sz="0" w:space="0" w:color="auto"/>
                                                  </w:divBdr>
                                                </w:div>
                                                <w:div w:id="1613902605">
                                                  <w:marLeft w:val="640"/>
                                                  <w:marRight w:val="0"/>
                                                  <w:marTop w:val="0"/>
                                                  <w:marBottom w:val="0"/>
                                                  <w:divBdr>
                                                    <w:top w:val="none" w:sz="0" w:space="0" w:color="auto"/>
                                                    <w:left w:val="none" w:sz="0" w:space="0" w:color="auto"/>
                                                    <w:bottom w:val="none" w:sz="0" w:space="0" w:color="auto"/>
                                                    <w:right w:val="none" w:sz="0" w:space="0" w:color="auto"/>
                                                  </w:divBdr>
                                                </w:div>
                                                <w:div w:id="1660305104">
                                                  <w:marLeft w:val="640"/>
                                                  <w:marRight w:val="0"/>
                                                  <w:marTop w:val="0"/>
                                                  <w:marBottom w:val="0"/>
                                                  <w:divBdr>
                                                    <w:top w:val="none" w:sz="0" w:space="0" w:color="auto"/>
                                                    <w:left w:val="none" w:sz="0" w:space="0" w:color="auto"/>
                                                    <w:bottom w:val="none" w:sz="0" w:space="0" w:color="auto"/>
                                                    <w:right w:val="none" w:sz="0" w:space="0" w:color="auto"/>
                                                  </w:divBdr>
                                                </w:div>
                                                <w:div w:id="1705255640">
                                                  <w:marLeft w:val="640"/>
                                                  <w:marRight w:val="0"/>
                                                  <w:marTop w:val="0"/>
                                                  <w:marBottom w:val="0"/>
                                                  <w:divBdr>
                                                    <w:top w:val="none" w:sz="0" w:space="0" w:color="auto"/>
                                                    <w:left w:val="none" w:sz="0" w:space="0" w:color="auto"/>
                                                    <w:bottom w:val="none" w:sz="0" w:space="0" w:color="auto"/>
                                                    <w:right w:val="none" w:sz="0" w:space="0" w:color="auto"/>
                                                  </w:divBdr>
                                                </w:div>
                                                <w:div w:id="1766269772">
                                                  <w:marLeft w:val="640"/>
                                                  <w:marRight w:val="0"/>
                                                  <w:marTop w:val="0"/>
                                                  <w:marBottom w:val="0"/>
                                                  <w:divBdr>
                                                    <w:top w:val="none" w:sz="0" w:space="0" w:color="auto"/>
                                                    <w:left w:val="none" w:sz="0" w:space="0" w:color="auto"/>
                                                    <w:bottom w:val="none" w:sz="0" w:space="0" w:color="auto"/>
                                                    <w:right w:val="none" w:sz="0" w:space="0" w:color="auto"/>
                                                  </w:divBdr>
                                                </w:div>
                                                <w:div w:id="1797865766">
                                                  <w:marLeft w:val="640"/>
                                                  <w:marRight w:val="0"/>
                                                  <w:marTop w:val="0"/>
                                                  <w:marBottom w:val="0"/>
                                                  <w:divBdr>
                                                    <w:top w:val="none" w:sz="0" w:space="0" w:color="auto"/>
                                                    <w:left w:val="none" w:sz="0" w:space="0" w:color="auto"/>
                                                    <w:bottom w:val="none" w:sz="0" w:space="0" w:color="auto"/>
                                                    <w:right w:val="none" w:sz="0" w:space="0" w:color="auto"/>
                                                  </w:divBdr>
                                                </w:div>
                                                <w:div w:id="2013296920">
                                                  <w:marLeft w:val="640"/>
                                                  <w:marRight w:val="0"/>
                                                  <w:marTop w:val="0"/>
                                                  <w:marBottom w:val="0"/>
                                                  <w:divBdr>
                                                    <w:top w:val="none" w:sz="0" w:space="0" w:color="auto"/>
                                                    <w:left w:val="none" w:sz="0" w:space="0" w:color="auto"/>
                                                    <w:bottom w:val="none" w:sz="0" w:space="0" w:color="auto"/>
                                                    <w:right w:val="none" w:sz="0" w:space="0" w:color="auto"/>
                                                  </w:divBdr>
                                                </w:div>
                                                <w:div w:id="2127381093">
                                                  <w:marLeft w:val="640"/>
                                                  <w:marRight w:val="0"/>
                                                  <w:marTop w:val="0"/>
                                                  <w:marBottom w:val="0"/>
                                                  <w:divBdr>
                                                    <w:top w:val="none" w:sz="0" w:space="0" w:color="auto"/>
                                                    <w:left w:val="none" w:sz="0" w:space="0" w:color="auto"/>
                                                    <w:bottom w:val="none" w:sz="0" w:space="0" w:color="auto"/>
                                                    <w:right w:val="none" w:sz="0" w:space="0" w:color="auto"/>
                                                  </w:divBdr>
                                                </w:div>
                                                <w:div w:id="2139911081">
                                                  <w:marLeft w:val="640"/>
                                                  <w:marRight w:val="0"/>
                                                  <w:marTop w:val="0"/>
                                                  <w:marBottom w:val="0"/>
                                                  <w:divBdr>
                                                    <w:top w:val="none" w:sz="0" w:space="0" w:color="auto"/>
                                                    <w:left w:val="none" w:sz="0" w:space="0" w:color="auto"/>
                                                    <w:bottom w:val="none" w:sz="0" w:space="0" w:color="auto"/>
                                                    <w:right w:val="none" w:sz="0" w:space="0" w:color="auto"/>
                                                  </w:divBdr>
                                                </w:div>
                                              </w:divsChild>
                                            </w:div>
                                            <w:div w:id="1454901447">
                                              <w:marLeft w:val="0"/>
                                              <w:marRight w:val="0"/>
                                              <w:marTop w:val="0"/>
                                              <w:marBottom w:val="0"/>
                                              <w:divBdr>
                                                <w:top w:val="none" w:sz="0" w:space="0" w:color="auto"/>
                                                <w:left w:val="none" w:sz="0" w:space="0" w:color="auto"/>
                                                <w:bottom w:val="none" w:sz="0" w:space="0" w:color="auto"/>
                                                <w:right w:val="none" w:sz="0" w:space="0" w:color="auto"/>
                                              </w:divBdr>
                                              <w:divsChild>
                                                <w:div w:id="151027068">
                                                  <w:marLeft w:val="640"/>
                                                  <w:marRight w:val="0"/>
                                                  <w:marTop w:val="0"/>
                                                  <w:marBottom w:val="0"/>
                                                  <w:divBdr>
                                                    <w:top w:val="none" w:sz="0" w:space="0" w:color="auto"/>
                                                    <w:left w:val="none" w:sz="0" w:space="0" w:color="auto"/>
                                                    <w:bottom w:val="none" w:sz="0" w:space="0" w:color="auto"/>
                                                    <w:right w:val="none" w:sz="0" w:space="0" w:color="auto"/>
                                                  </w:divBdr>
                                                </w:div>
                                                <w:div w:id="162211869">
                                                  <w:marLeft w:val="640"/>
                                                  <w:marRight w:val="0"/>
                                                  <w:marTop w:val="0"/>
                                                  <w:marBottom w:val="0"/>
                                                  <w:divBdr>
                                                    <w:top w:val="none" w:sz="0" w:space="0" w:color="auto"/>
                                                    <w:left w:val="none" w:sz="0" w:space="0" w:color="auto"/>
                                                    <w:bottom w:val="none" w:sz="0" w:space="0" w:color="auto"/>
                                                    <w:right w:val="none" w:sz="0" w:space="0" w:color="auto"/>
                                                  </w:divBdr>
                                                </w:div>
                                                <w:div w:id="163518267">
                                                  <w:marLeft w:val="640"/>
                                                  <w:marRight w:val="0"/>
                                                  <w:marTop w:val="0"/>
                                                  <w:marBottom w:val="0"/>
                                                  <w:divBdr>
                                                    <w:top w:val="none" w:sz="0" w:space="0" w:color="auto"/>
                                                    <w:left w:val="none" w:sz="0" w:space="0" w:color="auto"/>
                                                    <w:bottom w:val="none" w:sz="0" w:space="0" w:color="auto"/>
                                                    <w:right w:val="none" w:sz="0" w:space="0" w:color="auto"/>
                                                  </w:divBdr>
                                                </w:div>
                                                <w:div w:id="202639922">
                                                  <w:marLeft w:val="640"/>
                                                  <w:marRight w:val="0"/>
                                                  <w:marTop w:val="0"/>
                                                  <w:marBottom w:val="0"/>
                                                  <w:divBdr>
                                                    <w:top w:val="none" w:sz="0" w:space="0" w:color="auto"/>
                                                    <w:left w:val="none" w:sz="0" w:space="0" w:color="auto"/>
                                                    <w:bottom w:val="none" w:sz="0" w:space="0" w:color="auto"/>
                                                    <w:right w:val="none" w:sz="0" w:space="0" w:color="auto"/>
                                                  </w:divBdr>
                                                </w:div>
                                                <w:div w:id="243880076">
                                                  <w:marLeft w:val="640"/>
                                                  <w:marRight w:val="0"/>
                                                  <w:marTop w:val="0"/>
                                                  <w:marBottom w:val="0"/>
                                                  <w:divBdr>
                                                    <w:top w:val="none" w:sz="0" w:space="0" w:color="auto"/>
                                                    <w:left w:val="none" w:sz="0" w:space="0" w:color="auto"/>
                                                    <w:bottom w:val="none" w:sz="0" w:space="0" w:color="auto"/>
                                                    <w:right w:val="none" w:sz="0" w:space="0" w:color="auto"/>
                                                  </w:divBdr>
                                                </w:div>
                                                <w:div w:id="266890563">
                                                  <w:marLeft w:val="640"/>
                                                  <w:marRight w:val="0"/>
                                                  <w:marTop w:val="0"/>
                                                  <w:marBottom w:val="0"/>
                                                  <w:divBdr>
                                                    <w:top w:val="none" w:sz="0" w:space="0" w:color="auto"/>
                                                    <w:left w:val="none" w:sz="0" w:space="0" w:color="auto"/>
                                                    <w:bottom w:val="none" w:sz="0" w:space="0" w:color="auto"/>
                                                    <w:right w:val="none" w:sz="0" w:space="0" w:color="auto"/>
                                                  </w:divBdr>
                                                </w:div>
                                                <w:div w:id="324478575">
                                                  <w:marLeft w:val="640"/>
                                                  <w:marRight w:val="0"/>
                                                  <w:marTop w:val="0"/>
                                                  <w:marBottom w:val="0"/>
                                                  <w:divBdr>
                                                    <w:top w:val="none" w:sz="0" w:space="0" w:color="auto"/>
                                                    <w:left w:val="none" w:sz="0" w:space="0" w:color="auto"/>
                                                    <w:bottom w:val="none" w:sz="0" w:space="0" w:color="auto"/>
                                                    <w:right w:val="none" w:sz="0" w:space="0" w:color="auto"/>
                                                  </w:divBdr>
                                                </w:div>
                                                <w:div w:id="403726436">
                                                  <w:marLeft w:val="640"/>
                                                  <w:marRight w:val="0"/>
                                                  <w:marTop w:val="0"/>
                                                  <w:marBottom w:val="0"/>
                                                  <w:divBdr>
                                                    <w:top w:val="none" w:sz="0" w:space="0" w:color="auto"/>
                                                    <w:left w:val="none" w:sz="0" w:space="0" w:color="auto"/>
                                                    <w:bottom w:val="none" w:sz="0" w:space="0" w:color="auto"/>
                                                    <w:right w:val="none" w:sz="0" w:space="0" w:color="auto"/>
                                                  </w:divBdr>
                                                </w:div>
                                                <w:div w:id="460729350">
                                                  <w:marLeft w:val="640"/>
                                                  <w:marRight w:val="0"/>
                                                  <w:marTop w:val="0"/>
                                                  <w:marBottom w:val="0"/>
                                                  <w:divBdr>
                                                    <w:top w:val="none" w:sz="0" w:space="0" w:color="auto"/>
                                                    <w:left w:val="none" w:sz="0" w:space="0" w:color="auto"/>
                                                    <w:bottom w:val="none" w:sz="0" w:space="0" w:color="auto"/>
                                                    <w:right w:val="none" w:sz="0" w:space="0" w:color="auto"/>
                                                  </w:divBdr>
                                                </w:div>
                                                <w:div w:id="498738946">
                                                  <w:marLeft w:val="640"/>
                                                  <w:marRight w:val="0"/>
                                                  <w:marTop w:val="0"/>
                                                  <w:marBottom w:val="0"/>
                                                  <w:divBdr>
                                                    <w:top w:val="none" w:sz="0" w:space="0" w:color="auto"/>
                                                    <w:left w:val="none" w:sz="0" w:space="0" w:color="auto"/>
                                                    <w:bottom w:val="none" w:sz="0" w:space="0" w:color="auto"/>
                                                    <w:right w:val="none" w:sz="0" w:space="0" w:color="auto"/>
                                                  </w:divBdr>
                                                </w:div>
                                                <w:div w:id="509178540">
                                                  <w:marLeft w:val="640"/>
                                                  <w:marRight w:val="0"/>
                                                  <w:marTop w:val="0"/>
                                                  <w:marBottom w:val="0"/>
                                                  <w:divBdr>
                                                    <w:top w:val="none" w:sz="0" w:space="0" w:color="auto"/>
                                                    <w:left w:val="none" w:sz="0" w:space="0" w:color="auto"/>
                                                    <w:bottom w:val="none" w:sz="0" w:space="0" w:color="auto"/>
                                                    <w:right w:val="none" w:sz="0" w:space="0" w:color="auto"/>
                                                  </w:divBdr>
                                                </w:div>
                                                <w:div w:id="509830760">
                                                  <w:marLeft w:val="640"/>
                                                  <w:marRight w:val="0"/>
                                                  <w:marTop w:val="0"/>
                                                  <w:marBottom w:val="0"/>
                                                  <w:divBdr>
                                                    <w:top w:val="none" w:sz="0" w:space="0" w:color="auto"/>
                                                    <w:left w:val="none" w:sz="0" w:space="0" w:color="auto"/>
                                                    <w:bottom w:val="none" w:sz="0" w:space="0" w:color="auto"/>
                                                    <w:right w:val="none" w:sz="0" w:space="0" w:color="auto"/>
                                                  </w:divBdr>
                                                </w:div>
                                                <w:div w:id="588775730">
                                                  <w:marLeft w:val="640"/>
                                                  <w:marRight w:val="0"/>
                                                  <w:marTop w:val="0"/>
                                                  <w:marBottom w:val="0"/>
                                                  <w:divBdr>
                                                    <w:top w:val="none" w:sz="0" w:space="0" w:color="auto"/>
                                                    <w:left w:val="none" w:sz="0" w:space="0" w:color="auto"/>
                                                    <w:bottom w:val="none" w:sz="0" w:space="0" w:color="auto"/>
                                                    <w:right w:val="none" w:sz="0" w:space="0" w:color="auto"/>
                                                  </w:divBdr>
                                                </w:div>
                                                <w:div w:id="653610798">
                                                  <w:marLeft w:val="640"/>
                                                  <w:marRight w:val="0"/>
                                                  <w:marTop w:val="0"/>
                                                  <w:marBottom w:val="0"/>
                                                  <w:divBdr>
                                                    <w:top w:val="none" w:sz="0" w:space="0" w:color="auto"/>
                                                    <w:left w:val="none" w:sz="0" w:space="0" w:color="auto"/>
                                                    <w:bottom w:val="none" w:sz="0" w:space="0" w:color="auto"/>
                                                    <w:right w:val="none" w:sz="0" w:space="0" w:color="auto"/>
                                                  </w:divBdr>
                                                </w:div>
                                                <w:div w:id="696545415">
                                                  <w:marLeft w:val="640"/>
                                                  <w:marRight w:val="0"/>
                                                  <w:marTop w:val="0"/>
                                                  <w:marBottom w:val="0"/>
                                                  <w:divBdr>
                                                    <w:top w:val="none" w:sz="0" w:space="0" w:color="auto"/>
                                                    <w:left w:val="none" w:sz="0" w:space="0" w:color="auto"/>
                                                    <w:bottom w:val="none" w:sz="0" w:space="0" w:color="auto"/>
                                                    <w:right w:val="none" w:sz="0" w:space="0" w:color="auto"/>
                                                  </w:divBdr>
                                                </w:div>
                                                <w:div w:id="722295659">
                                                  <w:marLeft w:val="640"/>
                                                  <w:marRight w:val="0"/>
                                                  <w:marTop w:val="0"/>
                                                  <w:marBottom w:val="0"/>
                                                  <w:divBdr>
                                                    <w:top w:val="none" w:sz="0" w:space="0" w:color="auto"/>
                                                    <w:left w:val="none" w:sz="0" w:space="0" w:color="auto"/>
                                                    <w:bottom w:val="none" w:sz="0" w:space="0" w:color="auto"/>
                                                    <w:right w:val="none" w:sz="0" w:space="0" w:color="auto"/>
                                                  </w:divBdr>
                                                </w:div>
                                                <w:div w:id="805320323">
                                                  <w:marLeft w:val="640"/>
                                                  <w:marRight w:val="0"/>
                                                  <w:marTop w:val="0"/>
                                                  <w:marBottom w:val="0"/>
                                                  <w:divBdr>
                                                    <w:top w:val="none" w:sz="0" w:space="0" w:color="auto"/>
                                                    <w:left w:val="none" w:sz="0" w:space="0" w:color="auto"/>
                                                    <w:bottom w:val="none" w:sz="0" w:space="0" w:color="auto"/>
                                                    <w:right w:val="none" w:sz="0" w:space="0" w:color="auto"/>
                                                  </w:divBdr>
                                                </w:div>
                                                <w:div w:id="965814736">
                                                  <w:marLeft w:val="640"/>
                                                  <w:marRight w:val="0"/>
                                                  <w:marTop w:val="0"/>
                                                  <w:marBottom w:val="0"/>
                                                  <w:divBdr>
                                                    <w:top w:val="none" w:sz="0" w:space="0" w:color="auto"/>
                                                    <w:left w:val="none" w:sz="0" w:space="0" w:color="auto"/>
                                                    <w:bottom w:val="none" w:sz="0" w:space="0" w:color="auto"/>
                                                    <w:right w:val="none" w:sz="0" w:space="0" w:color="auto"/>
                                                  </w:divBdr>
                                                </w:div>
                                                <w:div w:id="970132952">
                                                  <w:marLeft w:val="640"/>
                                                  <w:marRight w:val="0"/>
                                                  <w:marTop w:val="0"/>
                                                  <w:marBottom w:val="0"/>
                                                  <w:divBdr>
                                                    <w:top w:val="none" w:sz="0" w:space="0" w:color="auto"/>
                                                    <w:left w:val="none" w:sz="0" w:space="0" w:color="auto"/>
                                                    <w:bottom w:val="none" w:sz="0" w:space="0" w:color="auto"/>
                                                    <w:right w:val="none" w:sz="0" w:space="0" w:color="auto"/>
                                                  </w:divBdr>
                                                </w:div>
                                                <w:div w:id="984505477">
                                                  <w:marLeft w:val="640"/>
                                                  <w:marRight w:val="0"/>
                                                  <w:marTop w:val="0"/>
                                                  <w:marBottom w:val="0"/>
                                                  <w:divBdr>
                                                    <w:top w:val="none" w:sz="0" w:space="0" w:color="auto"/>
                                                    <w:left w:val="none" w:sz="0" w:space="0" w:color="auto"/>
                                                    <w:bottom w:val="none" w:sz="0" w:space="0" w:color="auto"/>
                                                    <w:right w:val="none" w:sz="0" w:space="0" w:color="auto"/>
                                                  </w:divBdr>
                                                </w:div>
                                                <w:div w:id="986204635">
                                                  <w:marLeft w:val="640"/>
                                                  <w:marRight w:val="0"/>
                                                  <w:marTop w:val="0"/>
                                                  <w:marBottom w:val="0"/>
                                                  <w:divBdr>
                                                    <w:top w:val="none" w:sz="0" w:space="0" w:color="auto"/>
                                                    <w:left w:val="none" w:sz="0" w:space="0" w:color="auto"/>
                                                    <w:bottom w:val="none" w:sz="0" w:space="0" w:color="auto"/>
                                                    <w:right w:val="none" w:sz="0" w:space="0" w:color="auto"/>
                                                  </w:divBdr>
                                                </w:div>
                                                <w:div w:id="989940579">
                                                  <w:marLeft w:val="640"/>
                                                  <w:marRight w:val="0"/>
                                                  <w:marTop w:val="0"/>
                                                  <w:marBottom w:val="0"/>
                                                  <w:divBdr>
                                                    <w:top w:val="none" w:sz="0" w:space="0" w:color="auto"/>
                                                    <w:left w:val="none" w:sz="0" w:space="0" w:color="auto"/>
                                                    <w:bottom w:val="none" w:sz="0" w:space="0" w:color="auto"/>
                                                    <w:right w:val="none" w:sz="0" w:space="0" w:color="auto"/>
                                                  </w:divBdr>
                                                </w:div>
                                                <w:div w:id="1009522462">
                                                  <w:marLeft w:val="640"/>
                                                  <w:marRight w:val="0"/>
                                                  <w:marTop w:val="0"/>
                                                  <w:marBottom w:val="0"/>
                                                  <w:divBdr>
                                                    <w:top w:val="none" w:sz="0" w:space="0" w:color="auto"/>
                                                    <w:left w:val="none" w:sz="0" w:space="0" w:color="auto"/>
                                                    <w:bottom w:val="none" w:sz="0" w:space="0" w:color="auto"/>
                                                    <w:right w:val="none" w:sz="0" w:space="0" w:color="auto"/>
                                                  </w:divBdr>
                                                </w:div>
                                                <w:div w:id="1030180341">
                                                  <w:marLeft w:val="640"/>
                                                  <w:marRight w:val="0"/>
                                                  <w:marTop w:val="0"/>
                                                  <w:marBottom w:val="0"/>
                                                  <w:divBdr>
                                                    <w:top w:val="none" w:sz="0" w:space="0" w:color="auto"/>
                                                    <w:left w:val="none" w:sz="0" w:space="0" w:color="auto"/>
                                                    <w:bottom w:val="none" w:sz="0" w:space="0" w:color="auto"/>
                                                    <w:right w:val="none" w:sz="0" w:space="0" w:color="auto"/>
                                                  </w:divBdr>
                                                </w:div>
                                                <w:div w:id="1093551454">
                                                  <w:marLeft w:val="640"/>
                                                  <w:marRight w:val="0"/>
                                                  <w:marTop w:val="0"/>
                                                  <w:marBottom w:val="0"/>
                                                  <w:divBdr>
                                                    <w:top w:val="none" w:sz="0" w:space="0" w:color="auto"/>
                                                    <w:left w:val="none" w:sz="0" w:space="0" w:color="auto"/>
                                                    <w:bottom w:val="none" w:sz="0" w:space="0" w:color="auto"/>
                                                    <w:right w:val="none" w:sz="0" w:space="0" w:color="auto"/>
                                                  </w:divBdr>
                                                </w:div>
                                                <w:div w:id="1144350922">
                                                  <w:marLeft w:val="640"/>
                                                  <w:marRight w:val="0"/>
                                                  <w:marTop w:val="0"/>
                                                  <w:marBottom w:val="0"/>
                                                  <w:divBdr>
                                                    <w:top w:val="none" w:sz="0" w:space="0" w:color="auto"/>
                                                    <w:left w:val="none" w:sz="0" w:space="0" w:color="auto"/>
                                                    <w:bottom w:val="none" w:sz="0" w:space="0" w:color="auto"/>
                                                    <w:right w:val="none" w:sz="0" w:space="0" w:color="auto"/>
                                                  </w:divBdr>
                                                </w:div>
                                                <w:div w:id="1151796068">
                                                  <w:marLeft w:val="640"/>
                                                  <w:marRight w:val="0"/>
                                                  <w:marTop w:val="0"/>
                                                  <w:marBottom w:val="0"/>
                                                  <w:divBdr>
                                                    <w:top w:val="none" w:sz="0" w:space="0" w:color="auto"/>
                                                    <w:left w:val="none" w:sz="0" w:space="0" w:color="auto"/>
                                                    <w:bottom w:val="none" w:sz="0" w:space="0" w:color="auto"/>
                                                    <w:right w:val="none" w:sz="0" w:space="0" w:color="auto"/>
                                                  </w:divBdr>
                                                </w:div>
                                                <w:div w:id="1167792825">
                                                  <w:marLeft w:val="640"/>
                                                  <w:marRight w:val="0"/>
                                                  <w:marTop w:val="0"/>
                                                  <w:marBottom w:val="0"/>
                                                  <w:divBdr>
                                                    <w:top w:val="none" w:sz="0" w:space="0" w:color="auto"/>
                                                    <w:left w:val="none" w:sz="0" w:space="0" w:color="auto"/>
                                                    <w:bottom w:val="none" w:sz="0" w:space="0" w:color="auto"/>
                                                    <w:right w:val="none" w:sz="0" w:space="0" w:color="auto"/>
                                                  </w:divBdr>
                                                </w:div>
                                                <w:div w:id="1208880145">
                                                  <w:marLeft w:val="640"/>
                                                  <w:marRight w:val="0"/>
                                                  <w:marTop w:val="0"/>
                                                  <w:marBottom w:val="0"/>
                                                  <w:divBdr>
                                                    <w:top w:val="none" w:sz="0" w:space="0" w:color="auto"/>
                                                    <w:left w:val="none" w:sz="0" w:space="0" w:color="auto"/>
                                                    <w:bottom w:val="none" w:sz="0" w:space="0" w:color="auto"/>
                                                    <w:right w:val="none" w:sz="0" w:space="0" w:color="auto"/>
                                                  </w:divBdr>
                                                </w:div>
                                                <w:div w:id="1272401189">
                                                  <w:marLeft w:val="640"/>
                                                  <w:marRight w:val="0"/>
                                                  <w:marTop w:val="0"/>
                                                  <w:marBottom w:val="0"/>
                                                  <w:divBdr>
                                                    <w:top w:val="none" w:sz="0" w:space="0" w:color="auto"/>
                                                    <w:left w:val="none" w:sz="0" w:space="0" w:color="auto"/>
                                                    <w:bottom w:val="none" w:sz="0" w:space="0" w:color="auto"/>
                                                    <w:right w:val="none" w:sz="0" w:space="0" w:color="auto"/>
                                                  </w:divBdr>
                                                </w:div>
                                                <w:div w:id="1279023098">
                                                  <w:marLeft w:val="640"/>
                                                  <w:marRight w:val="0"/>
                                                  <w:marTop w:val="0"/>
                                                  <w:marBottom w:val="0"/>
                                                  <w:divBdr>
                                                    <w:top w:val="none" w:sz="0" w:space="0" w:color="auto"/>
                                                    <w:left w:val="none" w:sz="0" w:space="0" w:color="auto"/>
                                                    <w:bottom w:val="none" w:sz="0" w:space="0" w:color="auto"/>
                                                    <w:right w:val="none" w:sz="0" w:space="0" w:color="auto"/>
                                                  </w:divBdr>
                                                </w:div>
                                                <w:div w:id="1298222980">
                                                  <w:marLeft w:val="640"/>
                                                  <w:marRight w:val="0"/>
                                                  <w:marTop w:val="0"/>
                                                  <w:marBottom w:val="0"/>
                                                  <w:divBdr>
                                                    <w:top w:val="none" w:sz="0" w:space="0" w:color="auto"/>
                                                    <w:left w:val="none" w:sz="0" w:space="0" w:color="auto"/>
                                                    <w:bottom w:val="none" w:sz="0" w:space="0" w:color="auto"/>
                                                    <w:right w:val="none" w:sz="0" w:space="0" w:color="auto"/>
                                                  </w:divBdr>
                                                </w:div>
                                                <w:div w:id="1301838915">
                                                  <w:marLeft w:val="640"/>
                                                  <w:marRight w:val="0"/>
                                                  <w:marTop w:val="0"/>
                                                  <w:marBottom w:val="0"/>
                                                  <w:divBdr>
                                                    <w:top w:val="none" w:sz="0" w:space="0" w:color="auto"/>
                                                    <w:left w:val="none" w:sz="0" w:space="0" w:color="auto"/>
                                                    <w:bottom w:val="none" w:sz="0" w:space="0" w:color="auto"/>
                                                    <w:right w:val="none" w:sz="0" w:space="0" w:color="auto"/>
                                                  </w:divBdr>
                                                </w:div>
                                                <w:div w:id="1355033559">
                                                  <w:marLeft w:val="640"/>
                                                  <w:marRight w:val="0"/>
                                                  <w:marTop w:val="0"/>
                                                  <w:marBottom w:val="0"/>
                                                  <w:divBdr>
                                                    <w:top w:val="none" w:sz="0" w:space="0" w:color="auto"/>
                                                    <w:left w:val="none" w:sz="0" w:space="0" w:color="auto"/>
                                                    <w:bottom w:val="none" w:sz="0" w:space="0" w:color="auto"/>
                                                    <w:right w:val="none" w:sz="0" w:space="0" w:color="auto"/>
                                                  </w:divBdr>
                                                </w:div>
                                                <w:div w:id="1374037210">
                                                  <w:marLeft w:val="640"/>
                                                  <w:marRight w:val="0"/>
                                                  <w:marTop w:val="0"/>
                                                  <w:marBottom w:val="0"/>
                                                  <w:divBdr>
                                                    <w:top w:val="none" w:sz="0" w:space="0" w:color="auto"/>
                                                    <w:left w:val="none" w:sz="0" w:space="0" w:color="auto"/>
                                                    <w:bottom w:val="none" w:sz="0" w:space="0" w:color="auto"/>
                                                    <w:right w:val="none" w:sz="0" w:space="0" w:color="auto"/>
                                                  </w:divBdr>
                                                </w:div>
                                                <w:div w:id="1377855292">
                                                  <w:marLeft w:val="640"/>
                                                  <w:marRight w:val="0"/>
                                                  <w:marTop w:val="0"/>
                                                  <w:marBottom w:val="0"/>
                                                  <w:divBdr>
                                                    <w:top w:val="none" w:sz="0" w:space="0" w:color="auto"/>
                                                    <w:left w:val="none" w:sz="0" w:space="0" w:color="auto"/>
                                                    <w:bottom w:val="none" w:sz="0" w:space="0" w:color="auto"/>
                                                    <w:right w:val="none" w:sz="0" w:space="0" w:color="auto"/>
                                                  </w:divBdr>
                                                </w:div>
                                                <w:div w:id="1457946553">
                                                  <w:marLeft w:val="640"/>
                                                  <w:marRight w:val="0"/>
                                                  <w:marTop w:val="0"/>
                                                  <w:marBottom w:val="0"/>
                                                  <w:divBdr>
                                                    <w:top w:val="none" w:sz="0" w:space="0" w:color="auto"/>
                                                    <w:left w:val="none" w:sz="0" w:space="0" w:color="auto"/>
                                                    <w:bottom w:val="none" w:sz="0" w:space="0" w:color="auto"/>
                                                    <w:right w:val="none" w:sz="0" w:space="0" w:color="auto"/>
                                                  </w:divBdr>
                                                </w:div>
                                                <w:div w:id="1459686043">
                                                  <w:marLeft w:val="640"/>
                                                  <w:marRight w:val="0"/>
                                                  <w:marTop w:val="0"/>
                                                  <w:marBottom w:val="0"/>
                                                  <w:divBdr>
                                                    <w:top w:val="none" w:sz="0" w:space="0" w:color="auto"/>
                                                    <w:left w:val="none" w:sz="0" w:space="0" w:color="auto"/>
                                                    <w:bottom w:val="none" w:sz="0" w:space="0" w:color="auto"/>
                                                    <w:right w:val="none" w:sz="0" w:space="0" w:color="auto"/>
                                                  </w:divBdr>
                                                </w:div>
                                                <w:div w:id="1511412611">
                                                  <w:marLeft w:val="640"/>
                                                  <w:marRight w:val="0"/>
                                                  <w:marTop w:val="0"/>
                                                  <w:marBottom w:val="0"/>
                                                  <w:divBdr>
                                                    <w:top w:val="none" w:sz="0" w:space="0" w:color="auto"/>
                                                    <w:left w:val="none" w:sz="0" w:space="0" w:color="auto"/>
                                                    <w:bottom w:val="none" w:sz="0" w:space="0" w:color="auto"/>
                                                    <w:right w:val="none" w:sz="0" w:space="0" w:color="auto"/>
                                                  </w:divBdr>
                                                </w:div>
                                                <w:div w:id="1521967896">
                                                  <w:marLeft w:val="640"/>
                                                  <w:marRight w:val="0"/>
                                                  <w:marTop w:val="0"/>
                                                  <w:marBottom w:val="0"/>
                                                  <w:divBdr>
                                                    <w:top w:val="none" w:sz="0" w:space="0" w:color="auto"/>
                                                    <w:left w:val="none" w:sz="0" w:space="0" w:color="auto"/>
                                                    <w:bottom w:val="none" w:sz="0" w:space="0" w:color="auto"/>
                                                    <w:right w:val="none" w:sz="0" w:space="0" w:color="auto"/>
                                                  </w:divBdr>
                                                </w:div>
                                                <w:div w:id="1556315274">
                                                  <w:marLeft w:val="640"/>
                                                  <w:marRight w:val="0"/>
                                                  <w:marTop w:val="0"/>
                                                  <w:marBottom w:val="0"/>
                                                  <w:divBdr>
                                                    <w:top w:val="none" w:sz="0" w:space="0" w:color="auto"/>
                                                    <w:left w:val="none" w:sz="0" w:space="0" w:color="auto"/>
                                                    <w:bottom w:val="none" w:sz="0" w:space="0" w:color="auto"/>
                                                    <w:right w:val="none" w:sz="0" w:space="0" w:color="auto"/>
                                                  </w:divBdr>
                                                </w:div>
                                                <w:div w:id="1577863740">
                                                  <w:marLeft w:val="640"/>
                                                  <w:marRight w:val="0"/>
                                                  <w:marTop w:val="0"/>
                                                  <w:marBottom w:val="0"/>
                                                  <w:divBdr>
                                                    <w:top w:val="none" w:sz="0" w:space="0" w:color="auto"/>
                                                    <w:left w:val="none" w:sz="0" w:space="0" w:color="auto"/>
                                                    <w:bottom w:val="none" w:sz="0" w:space="0" w:color="auto"/>
                                                    <w:right w:val="none" w:sz="0" w:space="0" w:color="auto"/>
                                                  </w:divBdr>
                                                </w:div>
                                                <w:div w:id="1596202978">
                                                  <w:marLeft w:val="640"/>
                                                  <w:marRight w:val="0"/>
                                                  <w:marTop w:val="0"/>
                                                  <w:marBottom w:val="0"/>
                                                  <w:divBdr>
                                                    <w:top w:val="none" w:sz="0" w:space="0" w:color="auto"/>
                                                    <w:left w:val="none" w:sz="0" w:space="0" w:color="auto"/>
                                                    <w:bottom w:val="none" w:sz="0" w:space="0" w:color="auto"/>
                                                    <w:right w:val="none" w:sz="0" w:space="0" w:color="auto"/>
                                                  </w:divBdr>
                                                </w:div>
                                                <w:div w:id="1637953701">
                                                  <w:marLeft w:val="640"/>
                                                  <w:marRight w:val="0"/>
                                                  <w:marTop w:val="0"/>
                                                  <w:marBottom w:val="0"/>
                                                  <w:divBdr>
                                                    <w:top w:val="none" w:sz="0" w:space="0" w:color="auto"/>
                                                    <w:left w:val="none" w:sz="0" w:space="0" w:color="auto"/>
                                                    <w:bottom w:val="none" w:sz="0" w:space="0" w:color="auto"/>
                                                    <w:right w:val="none" w:sz="0" w:space="0" w:color="auto"/>
                                                  </w:divBdr>
                                                </w:div>
                                                <w:div w:id="1659768191">
                                                  <w:marLeft w:val="640"/>
                                                  <w:marRight w:val="0"/>
                                                  <w:marTop w:val="0"/>
                                                  <w:marBottom w:val="0"/>
                                                  <w:divBdr>
                                                    <w:top w:val="none" w:sz="0" w:space="0" w:color="auto"/>
                                                    <w:left w:val="none" w:sz="0" w:space="0" w:color="auto"/>
                                                    <w:bottom w:val="none" w:sz="0" w:space="0" w:color="auto"/>
                                                    <w:right w:val="none" w:sz="0" w:space="0" w:color="auto"/>
                                                  </w:divBdr>
                                                </w:div>
                                                <w:div w:id="1889292213">
                                                  <w:marLeft w:val="640"/>
                                                  <w:marRight w:val="0"/>
                                                  <w:marTop w:val="0"/>
                                                  <w:marBottom w:val="0"/>
                                                  <w:divBdr>
                                                    <w:top w:val="none" w:sz="0" w:space="0" w:color="auto"/>
                                                    <w:left w:val="none" w:sz="0" w:space="0" w:color="auto"/>
                                                    <w:bottom w:val="none" w:sz="0" w:space="0" w:color="auto"/>
                                                    <w:right w:val="none" w:sz="0" w:space="0" w:color="auto"/>
                                                  </w:divBdr>
                                                </w:div>
                                                <w:div w:id="1914315710">
                                                  <w:marLeft w:val="640"/>
                                                  <w:marRight w:val="0"/>
                                                  <w:marTop w:val="0"/>
                                                  <w:marBottom w:val="0"/>
                                                  <w:divBdr>
                                                    <w:top w:val="none" w:sz="0" w:space="0" w:color="auto"/>
                                                    <w:left w:val="none" w:sz="0" w:space="0" w:color="auto"/>
                                                    <w:bottom w:val="none" w:sz="0" w:space="0" w:color="auto"/>
                                                    <w:right w:val="none" w:sz="0" w:space="0" w:color="auto"/>
                                                  </w:divBdr>
                                                </w:div>
                                                <w:div w:id="1948583043">
                                                  <w:marLeft w:val="640"/>
                                                  <w:marRight w:val="0"/>
                                                  <w:marTop w:val="0"/>
                                                  <w:marBottom w:val="0"/>
                                                  <w:divBdr>
                                                    <w:top w:val="none" w:sz="0" w:space="0" w:color="auto"/>
                                                    <w:left w:val="none" w:sz="0" w:space="0" w:color="auto"/>
                                                    <w:bottom w:val="none" w:sz="0" w:space="0" w:color="auto"/>
                                                    <w:right w:val="none" w:sz="0" w:space="0" w:color="auto"/>
                                                  </w:divBdr>
                                                </w:div>
                                                <w:div w:id="1991057336">
                                                  <w:marLeft w:val="640"/>
                                                  <w:marRight w:val="0"/>
                                                  <w:marTop w:val="0"/>
                                                  <w:marBottom w:val="0"/>
                                                  <w:divBdr>
                                                    <w:top w:val="none" w:sz="0" w:space="0" w:color="auto"/>
                                                    <w:left w:val="none" w:sz="0" w:space="0" w:color="auto"/>
                                                    <w:bottom w:val="none" w:sz="0" w:space="0" w:color="auto"/>
                                                    <w:right w:val="none" w:sz="0" w:space="0" w:color="auto"/>
                                                  </w:divBdr>
                                                </w:div>
                                                <w:div w:id="2070959875">
                                                  <w:marLeft w:val="640"/>
                                                  <w:marRight w:val="0"/>
                                                  <w:marTop w:val="0"/>
                                                  <w:marBottom w:val="0"/>
                                                  <w:divBdr>
                                                    <w:top w:val="none" w:sz="0" w:space="0" w:color="auto"/>
                                                    <w:left w:val="none" w:sz="0" w:space="0" w:color="auto"/>
                                                    <w:bottom w:val="none" w:sz="0" w:space="0" w:color="auto"/>
                                                    <w:right w:val="none" w:sz="0" w:space="0" w:color="auto"/>
                                                  </w:divBdr>
                                                </w:div>
                                                <w:div w:id="2093239527">
                                                  <w:marLeft w:val="640"/>
                                                  <w:marRight w:val="0"/>
                                                  <w:marTop w:val="0"/>
                                                  <w:marBottom w:val="0"/>
                                                  <w:divBdr>
                                                    <w:top w:val="none" w:sz="0" w:space="0" w:color="auto"/>
                                                    <w:left w:val="none" w:sz="0" w:space="0" w:color="auto"/>
                                                    <w:bottom w:val="none" w:sz="0" w:space="0" w:color="auto"/>
                                                    <w:right w:val="none" w:sz="0" w:space="0" w:color="auto"/>
                                                  </w:divBdr>
                                                </w:div>
                                                <w:div w:id="2129397065">
                                                  <w:marLeft w:val="640"/>
                                                  <w:marRight w:val="0"/>
                                                  <w:marTop w:val="0"/>
                                                  <w:marBottom w:val="0"/>
                                                  <w:divBdr>
                                                    <w:top w:val="none" w:sz="0" w:space="0" w:color="auto"/>
                                                    <w:left w:val="none" w:sz="0" w:space="0" w:color="auto"/>
                                                    <w:bottom w:val="none" w:sz="0" w:space="0" w:color="auto"/>
                                                    <w:right w:val="none" w:sz="0" w:space="0" w:color="auto"/>
                                                  </w:divBdr>
                                                </w:div>
                                              </w:divsChild>
                                            </w:div>
                                            <w:div w:id="1465191730">
                                              <w:marLeft w:val="0"/>
                                              <w:marRight w:val="0"/>
                                              <w:marTop w:val="0"/>
                                              <w:marBottom w:val="0"/>
                                              <w:divBdr>
                                                <w:top w:val="none" w:sz="0" w:space="0" w:color="auto"/>
                                                <w:left w:val="none" w:sz="0" w:space="0" w:color="auto"/>
                                                <w:bottom w:val="none" w:sz="0" w:space="0" w:color="auto"/>
                                                <w:right w:val="none" w:sz="0" w:space="0" w:color="auto"/>
                                              </w:divBdr>
                                              <w:divsChild>
                                                <w:div w:id="28145830">
                                                  <w:marLeft w:val="640"/>
                                                  <w:marRight w:val="0"/>
                                                  <w:marTop w:val="0"/>
                                                  <w:marBottom w:val="0"/>
                                                  <w:divBdr>
                                                    <w:top w:val="none" w:sz="0" w:space="0" w:color="auto"/>
                                                    <w:left w:val="none" w:sz="0" w:space="0" w:color="auto"/>
                                                    <w:bottom w:val="none" w:sz="0" w:space="0" w:color="auto"/>
                                                    <w:right w:val="none" w:sz="0" w:space="0" w:color="auto"/>
                                                  </w:divBdr>
                                                </w:div>
                                                <w:div w:id="57829245">
                                                  <w:marLeft w:val="640"/>
                                                  <w:marRight w:val="0"/>
                                                  <w:marTop w:val="0"/>
                                                  <w:marBottom w:val="0"/>
                                                  <w:divBdr>
                                                    <w:top w:val="none" w:sz="0" w:space="0" w:color="auto"/>
                                                    <w:left w:val="none" w:sz="0" w:space="0" w:color="auto"/>
                                                    <w:bottom w:val="none" w:sz="0" w:space="0" w:color="auto"/>
                                                    <w:right w:val="none" w:sz="0" w:space="0" w:color="auto"/>
                                                  </w:divBdr>
                                                </w:div>
                                                <w:div w:id="113134243">
                                                  <w:marLeft w:val="640"/>
                                                  <w:marRight w:val="0"/>
                                                  <w:marTop w:val="0"/>
                                                  <w:marBottom w:val="0"/>
                                                  <w:divBdr>
                                                    <w:top w:val="none" w:sz="0" w:space="0" w:color="auto"/>
                                                    <w:left w:val="none" w:sz="0" w:space="0" w:color="auto"/>
                                                    <w:bottom w:val="none" w:sz="0" w:space="0" w:color="auto"/>
                                                    <w:right w:val="none" w:sz="0" w:space="0" w:color="auto"/>
                                                  </w:divBdr>
                                                </w:div>
                                                <w:div w:id="256404032">
                                                  <w:marLeft w:val="640"/>
                                                  <w:marRight w:val="0"/>
                                                  <w:marTop w:val="0"/>
                                                  <w:marBottom w:val="0"/>
                                                  <w:divBdr>
                                                    <w:top w:val="none" w:sz="0" w:space="0" w:color="auto"/>
                                                    <w:left w:val="none" w:sz="0" w:space="0" w:color="auto"/>
                                                    <w:bottom w:val="none" w:sz="0" w:space="0" w:color="auto"/>
                                                    <w:right w:val="none" w:sz="0" w:space="0" w:color="auto"/>
                                                  </w:divBdr>
                                                </w:div>
                                                <w:div w:id="259918223">
                                                  <w:marLeft w:val="640"/>
                                                  <w:marRight w:val="0"/>
                                                  <w:marTop w:val="0"/>
                                                  <w:marBottom w:val="0"/>
                                                  <w:divBdr>
                                                    <w:top w:val="none" w:sz="0" w:space="0" w:color="auto"/>
                                                    <w:left w:val="none" w:sz="0" w:space="0" w:color="auto"/>
                                                    <w:bottom w:val="none" w:sz="0" w:space="0" w:color="auto"/>
                                                    <w:right w:val="none" w:sz="0" w:space="0" w:color="auto"/>
                                                  </w:divBdr>
                                                </w:div>
                                                <w:div w:id="294802524">
                                                  <w:marLeft w:val="640"/>
                                                  <w:marRight w:val="0"/>
                                                  <w:marTop w:val="0"/>
                                                  <w:marBottom w:val="0"/>
                                                  <w:divBdr>
                                                    <w:top w:val="none" w:sz="0" w:space="0" w:color="auto"/>
                                                    <w:left w:val="none" w:sz="0" w:space="0" w:color="auto"/>
                                                    <w:bottom w:val="none" w:sz="0" w:space="0" w:color="auto"/>
                                                    <w:right w:val="none" w:sz="0" w:space="0" w:color="auto"/>
                                                  </w:divBdr>
                                                </w:div>
                                                <w:div w:id="306665969">
                                                  <w:marLeft w:val="640"/>
                                                  <w:marRight w:val="0"/>
                                                  <w:marTop w:val="0"/>
                                                  <w:marBottom w:val="0"/>
                                                  <w:divBdr>
                                                    <w:top w:val="none" w:sz="0" w:space="0" w:color="auto"/>
                                                    <w:left w:val="none" w:sz="0" w:space="0" w:color="auto"/>
                                                    <w:bottom w:val="none" w:sz="0" w:space="0" w:color="auto"/>
                                                    <w:right w:val="none" w:sz="0" w:space="0" w:color="auto"/>
                                                  </w:divBdr>
                                                </w:div>
                                                <w:div w:id="328170965">
                                                  <w:marLeft w:val="640"/>
                                                  <w:marRight w:val="0"/>
                                                  <w:marTop w:val="0"/>
                                                  <w:marBottom w:val="0"/>
                                                  <w:divBdr>
                                                    <w:top w:val="none" w:sz="0" w:space="0" w:color="auto"/>
                                                    <w:left w:val="none" w:sz="0" w:space="0" w:color="auto"/>
                                                    <w:bottom w:val="none" w:sz="0" w:space="0" w:color="auto"/>
                                                    <w:right w:val="none" w:sz="0" w:space="0" w:color="auto"/>
                                                  </w:divBdr>
                                                </w:div>
                                                <w:div w:id="410468160">
                                                  <w:marLeft w:val="640"/>
                                                  <w:marRight w:val="0"/>
                                                  <w:marTop w:val="0"/>
                                                  <w:marBottom w:val="0"/>
                                                  <w:divBdr>
                                                    <w:top w:val="none" w:sz="0" w:space="0" w:color="auto"/>
                                                    <w:left w:val="none" w:sz="0" w:space="0" w:color="auto"/>
                                                    <w:bottom w:val="none" w:sz="0" w:space="0" w:color="auto"/>
                                                    <w:right w:val="none" w:sz="0" w:space="0" w:color="auto"/>
                                                  </w:divBdr>
                                                </w:div>
                                                <w:div w:id="492380846">
                                                  <w:marLeft w:val="640"/>
                                                  <w:marRight w:val="0"/>
                                                  <w:marTop w:val="0"/>
                                                  <w:marBottom w:val="0"/>
                                                  <w:divBdr>
                                                    <w:top w:val="none" w:sz="0" w:space="0" w:color="auto"/>
                                                    <w:left w:val="none" w:sz="0" w:space="0" w:color="auto"/>
                                                    <w:bottom w:val="none" w:sz="0" w:space="0" w:color="auto"/>
                                                    <w:right w:val="none" w:sz="0" w:space="0" w:color="auto"/>
                                                  </w:divBdr>
                                                </w:div>
                                                <w:div w:id="533422239">
                                                  <w:marLeft w:val="640"/>
                                                  <w:marRight w:val="0"/>
                                                  <w:marTop w:val="0"/>
                                                  <w:marBottom w:val="0"/>
                                                  <w:divBdr>
                                                    <w:top w:val="none" w:sz="0" w:space="0" w:color="auto"/>
                                                    <w:left w:val="none" w:sz="0" w:space="0" w:color="auto"/>
                                                    <w:bottom w:val="none" w:sz="0" w:space="0" w:color="auto"/>
                                                    <w:right w:val="none" w:sz="0" w:space="0" w:color="auto"/>
                                                  </w:divBdr>
                                                </w:div>
                                                <w:div w:id="577134011">
                                                  <w:marLeft w:val="640"/>
                                                  <w:marRight w:val="0"/>
                                                  <w:marTop w:val="0"/>
                                                  <w:marBottom w:val="0"/>
                                                  <w:divBdr>
                                                    <w:top w:val="none" w:sz="0" w:space="0" w:color="auto"/>
                                                    <w:left w:val="none" w:sz="0" w:space="0" w:color="auto"/>
                                                    <w:bottom w:val="none" w:sz="0" w:space="0" w:color="auto"/>
                                                    <w:right w:val="none" w:sz="0" w:space="0" w:color="auto"/>
                                                  </w:divBdr>
                                                </w:div>
                                                <w:div w:id="579370411">
                                                  <w:marLeft w:val="640"/>
                                                  <w:marRight w:val="0"/>
                                                  <w:marTop w:val="0"/>
                                                  <w:marBottom w:val="0"/>
                                                  <w:divBdr>
                                                    <w:top w:val="none" w:sz="0" w:space="0" w:color="auto"/>
                                                    <w:left w:val="none" w:sz="0" w:space="0" w:color="auto"/>
                                                    <w:bottom w:val="none" w:sz="0" w:space="0" w:color="auto"/>
                                                    <w:right w:val="none" w:sz="0" w:space="0" w:color="auto"/>
                                                  </w:divBdr>
                                                </w:div>
                                                <w:div w:id="610741904">
                                                  <w:marLeft w:val="640"/>
                                                  <w:marRight w:val="0"/>
                                                  <w:marTop w:val="0"/>
                                                  <w:marBottom w:val="0"/>
                                                  <w:divBdr>
                                                    <w:top w:val="none" w:sz="0" w:space="0" w:color="auto"/>
                                                    <w:left w:val="none" w:sz="0" w:space="0" w:color="auto"/>
                                                    <w:bottom w:val="none" w:sz="0" w:space="0" w:color="auto"/>
                                                    <w:right w:val="none" w:sz="0" w:space="0" w:color="auto"/>
                                                  </w:divBdr>
                                                </w:div>
                                                <w:div w:id="666245983">
                                                  <w:marLeft w:val="640"/>
                                                  <w:marRight w:val="0"/>
                                                  <w:marTop w:val="0"/>
                                                  <w:marBottom w:val="0"/>
                                                  <w:divBdr>
                                                    <w:top w:val="none" w:sz="0" w:space="0" w:color="auto"/>
                                                    <w:left w:val="none" w:sz="0" w:space="0" w:color="auto"/>
                                                    <w:bottom w:val="none" w:sz="0" w:space="0" w:color="auto"/>
                                                    <w:right w:val="none" w:sz="0" w:space="0" w:color="auto"/>
                                                  </w:divBdr>
                                                </w:div>
                                                <w:div w:id="695617151">
                                                  <w:marLeft w:val="640"/>
                                                  <w:marRight w:val="0"/>
                                                  <w:marTop w:val="0"/>
                                                  <w:marBottom w:val="0"/>
                                                  <w:divBdr>
                                                    <w:top w:val="none" w:sz="0" w:space="0" w:color="auto"/>
                                                    <w:left w:val="none" w:sz="0" w:space="0" w:color="auto"/>
                                                    <w:bottom w:val="none" w:sz="0" w:space="0" w:color="auto"/>
                                                    <w:right w:val="none" w:sz="0" w:space="0" w:color="auto"/>
                                                  </w:divBdr>
                                                </w:div>
                                                <w:div w:id="724715373">
                                                  <w:marLeft w:val="640"/>
                                                  <w:marRight w:val="0"/>
                                                  <w:marTop w:val="0"/>
                                                  <w:marBottom w:val="0"/>
                                                  <w:divBdr>
                                                    <w:top w:val="none" w:sz="0" w:space="0" w:color="auto"/>
                                                    <w:left w:val="none" w:sz="0" w:space="0" w:color="auto"/>
                                                    <w:bottom w:val="none" w:sz="0" w:space="0" w:color="auto"/>
                                                    <w:right w:val="none" w:sz="0" w:space="0" w:color="auto"/>
                                                  </w:divBdr>
                                                </w:div>
                                                <w:div w:id="736636284">
                                                  <w:marLeft w:val="640"/>
                                                  <w:marRight w:val="0"/>
                                                  <w:marTop w:val="0"/>
                                                  <w:marBottom w:val="0"/>
                                                  <w:divBdr>
                                                    <w:top w:val="none" w:sz="0" w:space="0" w:color="auto"/>
                                                    <w:left w:val="none" w:sz="0" w:space="0" w:color="auto"/>
                                                    <w:bottom w:val="none" w:sz="0" w:space="0" w:color="auto"/>
                                                    <w:right w:val="none" w:sz="0" w:space="0" w:color="auto"/>
                                                  </w:divBdr>
                                                </w:div>
                                                <w:div w:id="836502158">
                                                  <w:marLeft w:val="640"/>
                                                  <w:marRight w:val="0"/>
                                                  <w:marTop w:val="0"/>
                                                  <w:marBottom w:val="0"/>
                                                  <w:divBdr>
                                                    <w:top w:val="none" w:sz="0" w:space="0" w:color="auto"/>
                                                    <w:left w:val="none" w:sz="0" w:space="0" w:color="auto"/>
                                                    <w:bottom w:val="none" w:sz="0" w:space="0" w:color="auto"/>
                                                    <w:right w:val="none" w:sz="0" w:space="0" w:color="auto"/>
                                                  </w:divBdr>
                                                </w:div>
                                                <w:div w:id="862671063">
                                                  <w:marLeft w:val="640"/>
                                                  <w:marRight w:val="0"/>
                                                  <w:marTop w:val="0"/>
                                                  <w:marBottom w:val="0"/>
                                                  <w:divBdr>
                                                    <w:top w:val="none" w:sz="0" w:space="0" w:color="auto"/>
                                                    <w:left w:val="none" w:sz="0" w:space="0" w:color="auto"/>
                                                    <w:bottom w:val="none" w:sz="0" w:space="0" w:color="auto"/>
                                                    <w:right w:val="none" w:sz="0" w:space="0" w:color="auto"/>
                                                  </w:divBdr>
                                                </w:div>
                                                <w:div w:id="903874799">
                                                  <w:marLeft w:val="640"/>
                                                  <w:marRight w:val="0"/>
                                                  <w:marTop w:val="0"/>
                                                  <w:marBottom w:val="0"/>
                                                  <w:divBdr>
                                                    <w:top w:val="none" w:sz="0" w:space="0" w:color="auto"/>
                                                    <w:left w:val="none" w:sz="0" w:space="0" w:color="auto"/>
                                                    <w:bottom w:val="none" w:sz="0" w:space="0" w:color="auto"/>
                                                    <w:right w:val="none" w:sz="0" w:space="0" w:color="auto"/>
                                                  </w:divBdr>
                                                </w:div>
                                                <w:div w:id="928150918">
                                                  <w:marLeft w:val="640"/>
                                                  <w:marRight w:val="0"/>
                                                  <w:marTop w:val="0"/>
                                                  <w:marBottom w:val="0"/>
                                                  <w:divBdr>
                                                    <w:top w:val="none" w:sz="0" w:space="0" w:color="auto"/>
                                                    <w:left w:val="none" w:sz="0" w:space="0" w:color="auto"/>
                                                    <w:bottom w:val="none" w:sz="0" w:space="0" w:color="auto"/>
                                                    <w:right w:val="none" w:sz="0" w:space="0" w:color="auto"/>
                                                  </w:divBdr>
                                                </w:div>
                                                <w:div w:id="1072586896">
                                                  <w:marLeft w:val="640"/>
                                                  <w:marRight w:val="0"/>
                                                  <w:marTop w:val="0"/>
                                                  <w:marBottom w:val="0"/>
                                                  <w:divBdr>
                                                    <w:top w:val="none" w:sz="0" w:space="0" w:color="auto"/>
                                                    <w:left w:val="none" w:sz="0" w:space="0" w:color="auto"/>
                                                    <w:bottom w:val="none" w:sz="0" w:space="0" w:color="auto"/>
                                                    <w:right w:val="none" w:sz="0" w:space="0" w:color="auto"/>
                                                  </w:divBdr>
                                                </w:div>
                                                <w:div w:id="1210144207">
                                                  <w:marLeft w:val="640"/>
                                                  <w:marRight w:val="0"/>
                                                  <w:marTop w:val="0"/>
                                                  <w:marBottom w:val="0"/>
                                                  <w:divBdr>
                                                    <w:top w:val="none" w:sz="0" w:space="0" w:color="auto"/>
                                                    <w:left w:val="none" w:sz="0" w:space="0" w:color="auto"/>
                                                    <w:bottom w:val="none" w:sz="0" w:space="0" w:color="auto"/>
                                                    <w:right w:val="none" w:sz="0" w:space="0" w:color="auto"/>
                                                  </w:divBdr>
                                                </w:div>
                                                <w:div w:id="1220093544">
                                                  <w:marLeft w:val="640"/>
                                                  <w:marRight w:val="0"/>
                                                  <w:marTop w:val="0"/>
                                                  <w:marBottom w:val="0"/>
                                                  <w:divBdr>
                                                    <w:top w:val="none" w:sz="0" w:space="0" w:color="auto"/>
                                                    <w:left w:val="none" w:sz="0" w:space="0" w:color="auto"/>
                                                    <w:bottom w:val="none" w:sz="0" w:space="0" w:color="auto"/>
                                                    <w:right w:val="none" w:sz="0" w:space="0" w:color="auto"/>
                                                  </w:divBdr>
                                                </w:div>
                                                <w:div w:id="1240169584">
                                                  <w:marLeft w:val="640"/>
                                                  <w:marRight w:val="0"/>
                                                  <w:marTop w:val="0"/>
                                                  <w:marBottom w:val="0"/>
                                                  <w:divBdr>
                                                    <w:top w:val="none" w:sz="0" w:space="0" w:color="auto"/>
                                                    <w:left w:val="none" w:sz="0" w:space="0" w:color="auto"/>
                                                    <w:bottom w:val="none" w:sz="0" w:space="0" w:color="auto"/>
                                                    <w:right w:val="none" w:sz="0" w:space="0" w:color="auto"/>
                                                  </w:divBdr>
                                                </w:div>
                                                <w:div w:id="1256547720">
                                                  <w:marLeft w:val="640"/>
                                                  <w:marRight w:val="0"/>
                                                  <w:marTop w:val="0"/>
                                                  <w:marBottom w:val="0"/>
                                                  <w:divBdr>
                                                    <w:top w:val="none" w:sz="0" w:space="0" w:color="auto"/>
                                                    <w:left w:val="none" w:sz="0" w:space="0" w:color="auto"/>
                                                    <w:bottom w:val="none" w:sz="0" w:space="0" w:color="auto"/>
                                                    <w:right w:val="none" w:sz="0" w:space="0" w:color="auto"/>
                                                  </w:divBdr>
                                                </w:div>
                                                <w:div w:id="1271085284">
                                                  <w:marLeft w:val="640"/>
                                                  <w:marRight w:val="0"/>
                                                  <w:marTop w:val="0"/>
                                                  <w:marBottom w:val="0"/>
                                                  <w:divBdr>
                                                    <w:top w:val="none" w:sz="0" w:space="0" w:color="auto"/>
                                                    <w:left w:val="none" w:sz="0" w:space="0" w:color="auto"/>
                                                    <w:bottom w:val="none" w:sz="0" w:space="0" w:color="auto"/>
                                                    <w:right w:val="none" w:sz="0" w:space="0" w:color="auto"/>
                                                  </w:divBdr>
                                                </w:div>
                                                <w:div w:id="1306817388">
                                                  <w:marLeft w:val="640"/>
                                                  <w:marRight w:val="0"/>
                                                  <w:marTop w:val="0"/>
                                                  <w:marBottom w:val="0"/>
                                                  <w:divBdr>
                                                    <w:top w:val="none" w:sz="0" w:space="0" w:color="auto"/>
                                                    <w:left w:val="none" w:sz="0" w:space="0" w:color="auto"/>
                                                    <w:bottom w:val="none" w:sz="0" w:space="0" w:color="auto"/>
                                                    <w:right w:val="none" w:sz="0" w:space="0" w:color="auto"/>
                                                  </w:divBdr>
                                                </w:div>
                                                <w:div w:id="1402219639">
                                                  <w:marLeft w:val="640"/>
                                                  <w:marRight w:val="0"/>
                                                  <w:marTop w:val="0"/>
                                                  <w:marBottom w:val="0"/>
                                                  <w:divBdr>
                                                    <w:top w:val="none" w:sz="0" w:space="0" w:color="auto"/>
                                                    <w:left w:val="none" w:sz="0" w:space="0" w:color="auto"/>
                                                    <w:bottom w:val="none" w:sz="0" w:space="0" w:color="auto"/>
                                                    <w:right w:val="none" w:sz="0" w:space="0" w:color="auto"/>
                                                  </w:divBdr>
                                                </w:div>
                                                <w:div w:id="1434203882">
                                                  <w:marLeft w:val="640"/>
                                                  <w:marRight w:val="0"/>
                                                  <w:marTop w:val="0"/>
                                                  <w:marBottom w:val="0"/>
                                                  <w:divBdr>
                                                    <w:top w:val="none" w:sz="0" w:space="0" w:color="auto"/>
                                                    <w:left w:val="none" w:sz="0" w:space="0" w:color="auto"/>
                                                    <w:bottom w:val="none" w:sz="0" w:space="0" w:color="auto"/>
                                                    <w:right w:val="none" w:sz="0" w:space="0" w:color="auto"/>
                                                  </w:divBdr>
                                                </w:div>
                                                <w:div w:id="1454060195">
                                                  <w:marLeft w:val="640"/>
                                                  <w:marRight w:val="0"/>
                                                  <w:marTop w:val="0"/>
                                                  <w:marBottom w:val="0"/>
                                                  <w:divBdr>
                                                    <w:top w:val="none" w:sz="0" w:space="0" w:color="auto"/>
                                                    <w:left w:val="none" w:sz="0" w:space="0" w:color="auto"/>
                                                    <w:bottom w:val="none" w:sz="0" w:space="0" w:color="auto"/>
                                                    <w:right w:val="none" w:sz="0" w:space="0" w:color="auto"/>
                                                  </w:divBdr>
                                                </w:div>
                                                <w:div w:id="1484422002">
                                                  <w:marLeft w:val="640"/>
                                                  <w:marRight w:val="0"/>
                                                  <w:marTop w:val="0"/>
                                                  <w:marBottom w:val="0"/>
                                                  <w:divBdr>
                                                    <w:top w:val="none" w:sz="0" w:space="0" w:color="auto"/>
                                                    <w:left w:val="none" w:sz="0" w:space="0" w:color="auto"/>
                                                    <w:bottom w:val="none" w:sz="0" w:space="0" w:color="auto"/>
                                                    <w:right w:val="none" w:sz="0" w:space="0" w:color="auto"/>
                                                  </w:divBdr>
                                                </w:div>
                                                <w:div w:id="1531143359">
                                                  <w:marLeft w:val="640"/>
                                                  <w:marRight w:val="0"/>
                                                  <w:marTop w:val="0"/>
                                                  <w:marBottom w:val="0"/>
                                                  <w:divBdr>
                                                    <w:top w:val="none" w:sz="0" w:space="0" w:color="auto"/>
                                                    <w:left w:val="none" w:sz="0" w:space="0" w:color="auto"/>
                                                    <w:bottom w:val="none" w:sz="0" w:space="0" w:color="auto"/>
                                                    <w:right w:val="none" w:sz="0" w:space="0" w:color="auto"/>
                                                  </w:divBdr>
                                                </w:div>
                                                <w:div w:id="1532263022">
                                                  <w:marLeft w:val="640"/>
                                                  <w:marRight w:val="0"/>
                                                  <w:marTop w:val="0"/>
                                                  <w:marBottom w:val="0"/>
                                                  <w:divBdr>
                                                    <w:top w:val="none" w:sz="0" w:space="0" w:color="auto"/>
                                                    <w:left w:val="none" w:sz="0" w:space="0" w:color="auto"/>
                                                    <w:bottom w:val="none" w:sz="0" w:space="0" w:color="auto"/>
                                                    <w:right w:val="none" w:sz="0" w:space="0" w:color="auto"/>
                                                  </w:divBdr>
                                                </w:div>
                                                <w:div w:id="1611668123">
                                                  <w:marLeft w:val="640"/>
                                                  <w:marRight w:val="0"/>
                                                  <w:marTop w:val="0"/>
                                                  <w:marBottom w:val="0"/>
                                                  <w:divBdr>
                                                    <w:top w:val="none" w:sz="0" w:space="0" w:color="auto"/>
                                                    <w:left w:val="none" w:sz="0" w:space="0" w:color="auto"/>
                                                    <w:bottom w:val="none" w:sz="0" w:space="0" w:color="auto"/>
                                                    <w:right w:val="none" w:sz="0" w:space="0" w:color="auto"/>
                                                  </w:divBdr>
                                                </w:div>
                                                <w:div w:id="1655791643">
                                                  <w:marLeft w:val="640"/>
                                                  <w:marRight w:val="0"/>
                                                  <w:marTop w:val="0"/>
                                                  <w:marBottom w:val="0"/>
                                                  <w:divBdr>
                                                    <w:top w:val="none" w:sz="0" w:space="0" w:color="auto"/>
                                                    <w:left w:val="none" w:sz="0" w:space="0" w:color="auto"/>
                                                    <w:bottom w:val="none" w:sz="0" w:space="0" w:color="auto"/>
                                                    <w:right w:val="none" w:sz="0" w:space="0" w:color="auto"/>
                                                  </w:divBdr>
                                                </w:div>
                                                <w:div w:id="1696886200">
                                                  <w:marLeft w:val="640"/>
                                                  <w:marRight w:val="0"/>
                                                  <w:marTop w:val="0"/>
                                                  <w:marBottom w:val="0"/>
                                                  <w:divBdr>
                                                    <w:top w:val="none" w:sz="0" w:space="0" w:color="auto"/>
                                                    <w:left w:val="none" w:sz="0" w:space="0" w:color="auto"/>
                                                    <w:bottom w:val="none" w:sz="0" w:space="0" w:color="auto"/>
                                                    <w:right w:val="none" w:sz="0" w:space="0" w:color="auto"/>
                                                  </w:divBdr>
                                                </w:div>
                                                <w:div w:id="1711374106">
                                                  <w:marLeft w:val="640"/>
                                                  <w:marRight w:val="0"/>
                                                  <w:marTop w:val="0"/>
                                                  <w:marBottom w:val="0"/>
                                                  <w:divBdr>
                                                    <w:top w:val="none" w:sz="0" w:space="0" w:color="auto"/>
                                                    <w:left w:val="none" w:sz="0" w:space="0" w:color="auto"/>
                                                    <w:bottom w:val="none" w:sz="0" w:space="0" w:color="auto"/>
                                                    <w:right w:val="none" w:sz="0" w:space="0" w:color="auto"/>
                                                  </w:divBdr>
                                                </w:div>
                                                <w:div w:id="1713072299">
                                                  <w:marLeft w:val="640"/>
                                                  <w:marRight w:val="0"/>
                                                  <w:marTop w:val="0"/>
                                                  <w:marBottom w:val="0"/>
                                                  <w:divBdr>
                                                    <w:top w:val="none" w:sz="0" w:space="0" w:color="auto"/>
                                                    <w:left w:val="none" w:sz="0" w:space="0" w:color="auto"/>
                                                    <w:bottom w:val="none" w:sz="0" w:space="0" w:color="auto"/>
                                                    <w:right w:val="none" w:sz="0" w:space="0" w:color="auto"/>
                                                  </w:divBdr>
                                                </w:div>
                                                <w:div w:id="1763602632">
                                                  <w:marLeft w:val="640"/>
                                                  <w:marRight w:val="0"/>
                                                  <w:marTop w:val="0"/>
                                                  <w:marBottom w:val="0"/>
                                                  <w:divBdr>
                                                    <w:top w:val="none" w:sz="0" w:space="0" w:color="auto"/>
                                                    <w:left w:val="none" w:sz="0" w:space="0" w:color="auto"/>
                                                    <w:bottom w:val="none" w:sz="0" w:space="0" w:color="auto"/>
                                                    <w:right w:val="none" w:sz="0" w:space="0" w:color="auto"/>
                                                  </w:divBdr>
                                                </w:div>
                                                <w:div w:id="1863588501">
                                                  <w:marLeft w:val="640"/>
                                                  <w:marRight w:val="0"/>
                                                  <w:marTop w:val="0"/>
                                                  <w:marBottom w:val="0"/>
                                                  <w:divBdr>
                                                    <w:top w:val="none" w:sz="0" w:space="0" w:color="auto"/>
                                                    <w:left w:val="none" w:sz="0" w:space="0" w:color="auto"/>
                                                    <w:bottom w:val="none" w:sz="0" w:space="0" w:color="auto"/>
                                                    <w:right w:val="none" w:sz="0" w:space="0" w:color="auto"/>
                                                  </w:divBdr>
                                                </w:div>
                                                <w:div w:id="1883857663">
                                                  <w:marLeft w:val="640"/>
                                                  <w:marRight w:val="0"/>
                                                  <w:marTop w:val="0"/>
                                                  <w:marBottom w:val="0"/>
                                                  <w:divBdr>
                                                    <w:top w:val="none" w:sz="0" w:space="0" w:color="auto"/>
                                                    <w:left w:val="none" w:sz="0" w:space="0" w:color="auto"/>
                                                    <w:bottom w:val="none" w:sz="0" w:space="0" w:color="auto"/>
                                                    <w:right w:val="none" w:sz="0" w:space="0" w:color="auto"/>
                                                  </w:divBdr>
                                                </w:div>
                                                <w:div w:id="1910382887">
                                                  <w:marLeft w:val="640"/>
                                                  <w:marRight w:val="0"/>
                                                  <w:marTop w:val="0"/>
                                                  <w:marBottom w:val="0"/>
                                                  <w:divBdr>
                                                    <w:top w:val="none" w:sz="0" w:space="0" w:color="auto"/>
                                                    <w:left w:val="none" w:sz="0" w:space="0" w:color="auto"/>
                                                    <w:bottom w:val="none" w:sz="0" w:space="0" w:color="auto"/>
                                                    <w:right w:val="none" w:sz="0" w:space="0" w:color="auto"/>
                                                  </w:divBdr>
                                                </w:div>
                                                <w:div w:id="1942108414">
                                                  <w:marLeft w:val="640"/>
                                                  <w:marRight w:val="0"/>
                                                  <w:marTop w:val="0"/>
                                                  <w:marBottom w:val="0"/>
                                                  <w:divBdr>
                                                    <w:top w:val="none" w:sz="0" w:space="0" w:color="auto"/>
                                                    <w:left w:val="none" w:sz="0" w:space="0" w:color="auto"/>
                                                    <w:bottom w:val="none" w:sz="0" w:space="0" w:color="auto"/>
                                                    <w:right w:val="none" w:sz="0" w:space="0" w:color="auto"/>
                                                  </w:divBdr>
                                                </w:div>
                                                <w:div w:id="1982736061">
                                                  <w:marLeft w:val="640"/>
                                                  <w:marRight w:val="0"/>
                                                  <w:marTop w:val="0"/>
                                                  <w:marBottom w:val="0"/>
                                                  <w:divBdr>
                                                    <w:top w:val="none" w:sz="0" w:space="0" w:color="auto"/>
                                                    <w:left w:val="none" w:sz="0" w:space="0" w:color="auto"/>
                                                    <w:bottom w:val="none" w:sz="0" w:space="0" w:color="auto"/>
                                                    <w:right w:val="none" w:sz="0" w:space="0" w:color="auto"/>
                                                  </w:divBdr>
                                                </w:div>
                                                <w:div w:id="2031641479">
                                                  <w:marLeft w:val="640"/>
                                                  <w:marRight w:val="0"/>
                                                  <w:marTop w:val="0"/>
                                                  <w:marBottom w:val="0"/>
                                                  <w:divBdr>
                                                    <w:top w:val="none" w:sz="0" w:space="0" w:color="auto"/>
                                                    <w:left w:val="none" w:sz="0" w:space="0" w:color="auto"/>
                                                    <w:bottom w:val="none" w:sz="0" w:space="0" w:color="auto"/>
                                                    <w:right w:val="none" w:sz="0" w:space="0" w:color="auto"/>
                                                  </w:divBdr>
                                                </w:div>
                                                <w:div w:id="2067220925">
                                                  <w:marLeft w:val="640"/>
                                                  <w:marRight w:val="0"/>
                                                  <w:marTop w:val="0"/>
                                                  <w:marBottom w:val="0"/>
                                                  <w:divBdr>
                                                    <w:top w:val="none" w:sz="0" w:space="0" w:color="auto"/>
                                                    <w:left w:val="none" w:sz="0" w:space="0" w:color="auto"/>
                                                    <w:bottom w:val="none" w:sz="0" w:space="0" w:color="auto"/>
                                                    <w:right w:val="none" w:sz="0" w:space="0" w:color="auto"/>
                                                  </w:divBdr>
                                                </w:div>
                                                <w:div w:id="2085829989">
                                                  <w:marLeft w:val="640"/>
                                                  <w:marRight w:val="0"/>
                                                  <w:marTop w:val="0"/>
                                                  <w:marBottom w:val="0"/>
                                                  <w:divBdr>
                                                    <w:top w:val="none" w:sz="0" w:space="0" w:color="auto"/>
                                                    <w:left w:val="none" w:sz="0" w:space="0" w:color="auto"/>
                                                    <w:bottom w:val="none" w:sz="0" w:space="0" w:color="auto"/>
                                                    <w:right w:val="none" w:sz="0" w:space="0" w:color="auto"/>
                                                  </w:divBdr>
                                                </w:div>
                                                <w:div w:id="2106875791">
                                                  <w:marLeft w:val="640"/>
                                                  <w:marRight w:val="0"/>
                                                  <w:marTop w:val="0"/>
                                                  <w:marBottom w:val="0"/>
                                                  <w:divBdr>
                                                    <w:top w:val="none" w:sz="0" w:space="0" w:color="auto"/>
                                                    <w:left w:val="none" w:sz="0" w:space="0" w:color="auto"/>
                                                    <w:bottom w:val="none" w:sz="0" w:space="0" w:color="auto"/>
                                                    <w:right w:val="none" w:sz="0" w:space="0" w:color="auto"/>
                                                  </w:divBdr>
                                                </w:div>
                                                <w:div w:id="2114394298">
                                                  <w:marLeft w:val="640"/>
                                                  <w:marRight w:val="0"/>
                                                  <w:marTop w:val="0"/>
                                                  <w:marBottom w:val="0"/>
                                                  <w:divBdr>
                                                    <w:top w:val="none" w:sz="0" w:space="0" w:color="auto"/>
                                                    <w:left w:val="none" w:sz="0" w:space="0" w:color="auto"/>
                                                    <w:bottom w:val="none" w:sz="0" w:space="0" w:color="auto"/>
                                                    <w:right w:val="none" w:sz="0" w:space="0" w:color="auto"/>
                                                  </w:divBdr>
                                                </w:div>
                                                <w:div w:id="2124379078">
                                                  <w:marLeft w:val="640"/>
                                                  <w:marRight w:val="0"/>
                                                  <w:marTop w:val="0"/>
                                                  <w:marBottom w:val="0"/>
                                                  <w:divBdr>
                                                    <w:top w:val="none" w:sz="0" w:space="0" w:color="auto"/>
                                                    <w:left w:val="none" w:sz="0" w:space="0" w:color="auto"/>
                                                    <w:bottom w:val="none" w:sz="0" w:space="0" w:color="auto"/>
                                                    <w:right w:val="none" w:sz="0" w:space="0" w:color="auto"/>
                                                  </w:divBdr>
                                                </w:div>
                                                <w:div w:id="2128117577">
                                                  <w:marLeft w:val="640"/>
                                                  <w:marRight w:val="0"/>
                                                  <w:marTop w:val="0"/>
                                                  <w:marBottom w:val="0"/>
                                                  <w:divBdr>
                                                    <w:top w:val="none" w:sz="0" w:space="0" w:color="auto"/>
                                                    <w:left w:val="none" w:sz="0" w:space="0" w:color="auto"/>
                                                    <w:bottom w:val="none" w:sz="0" w:space="0" w:color="auto"/>
                                                    <w:right w:val="none" w:sz="0" w:space="0" w:color="auto"/>
                                                  </w:divBdr>
                                                </w:div>
                                              </w:divsChild>
                                            </w:div>
                                            <w:div w:id="1682777706">
                                              <w:marLeft w:val="0"/>
                                              <w:marRight w:val="0"/>
                                              <w:marTop w:val="0"/>
                                              <w:marBottom w:val="0"/>
                                              <w:divBdr>
                                                <w:top w:val="none" w:sz="0" w:space="0" w:color="auto"/>
                                                <w:left w:val="none" w:sz="0" w:space="0" w:color="auto"/>
                                                <w:bottom w:val="none" w:sz="0" w:space="0" w:color="auto"/>
                                                <w:right w:val="none" w:sz="0" w:space="0" w:color="auto"/>
                                              </w:divBdr>
                                              <w:divsChild>
                                                <w:div w:id="26029207">
                                                  <w:marLeft w:val="640"/>
                                                  <w:marRight w:val="0"/>
                                                  <w:marTop w:val="0"/>
                                                  <w:marBottom w:val="0"/>
                                                  <w:divBdr>
                                                    <w:top w:val="none" w:sz="0" w:space="0" w:color="auto"/>
                                                    <w:left w:val="none" w:sz="0" w:space="0" w:color="auto"/>
                                                    <w:bottom w:val="none" w:sz="0" w:space="0" w:color="auto"/>
                                                    <w:right w:val="none" w:sz="0" w:space="0" w:color="auto"/>
                                                  </w:divBdr>
                                                </w:div>
                                                <w:div w:id="41491201">
                                                  <w:marLeft w:val="640"/>
                                                  <w:marRight w:val="0"/>
                                                  <w:marTop w:val="0"/>
                                                  <w:marBottom w:val="0"/>
                                                  <w:divBdr>
                                                    <w:top w:val="none" w:sz="0" w:space="0" w:color="auto"/>
                                                    <w:left w:val="none" w:sz="0" w:space="0" w:color="auto"/>
                                                    <w:bottom w:val="none" w:sz="0" w:space="0" w:color="auto"/>
                                                    <w:right w:val="none" w:sz="0" w:space="0" w:color="auto"/>
                                                  </w:divBdr>
                                                </w:div>
                                                <w:div w:id="105200290">
                                                  <w:marLeft w:val="640"/>
                                                  <w:marRight w:val="0"/>
                                                  <w:marTop w:val="0"/>
                                                  <w:marBottom w:val="0"/>
                                                  <w:divBdr>
                                                    <w:top w:val="none" w:sz="0" w:space="0" w:color="auto"/>
                                                    <w:left w:val="none" w:sz="0" w:space="0" w:color="auto"/>
                                                    <w:bottom w:val="none" w:sz="0" w:space="0" w:color="auto"/>
                                                    <w:right w:val="none" w:sz="0" w:space="0" w:color="auto"/>
                                                  </w:divBdr>
                                                </w:div>
                                                <w:div w:id="142700235">
                                                  <w:marLeft w:val="640"/>
                                                  <w:marRight w:val="0"/>
                                                  <w:marTop w:val="0"/>
                                                  <w:marBottom w:val="0"/>
                                                  <w:divBdr>
                                                    <w:top w:val="none" w:sz="0" w:space="0" w:color="auto"/>
                                                    <w:left w:val="none" w:sz="0" w:space="0" w:color="auto"/>
                                                    <w:bottom w:val="none" w:sz="0" w:space="0" w:color="auto"/>
                                                    <w:right w:val="none" w:sz="0" w:space="0" w:color="auto"/>
                                                  </w:divBdr>
                                                </w:div>
                                                <w:div w:id="143856331">
                                                  <w:marLeft w:val="640"/>
                                                  <w:marRight w:val="0"/>
                                                  <w:marTop w:val="0"/>
                                                  <w:marBottom w:val="0"/>
                                                  <w:divBdr>
                                                    <w:top w:val="none" w:sz="0" w:space="0" w:color="auto"/>
                                                    <w:left w:val="none" w:sz="0" w:space="0" w:color="auto"/>
                                                    <w:bottom w:val="none" w:sz="0" w:space="0" w:color="auto"/>
                                                    <w:right w:val="none" w:sz="0" w:space="0" w:color="auto"/>
                                                  </w:divBdr>
                                                </w:div>
                                                <w:div w:id="169681601">
                                                  <w:marLeft w:val="640"/>
                                                  <w:marRight w:val="0"/>
                                                  <w:marTop w:val="0"/>
                                                  <w:marBottom w:val="0"/>
                                                  <w:divBdr>
                                                    <w:top w:val="none" w:sz="0" w:space="0" w:color="auto"/>
                                                    <w:left w:val="none" w:sz="0" w:space="0" w:color="auto"/>
                                                    <w:bottom w:val="none" w:sz="0" w:space="0" w:color="auto"/>
                                                    <w:right w:val="none" w:sz="0" w:space="0" w:color="auto"/>
                                                  </w:divBdr>
                                                </w:div>
                                                <w:div w:id="173738064">
                                                  <w:marLeft w:val="640"/>
                                                  <w:marRight w:val="0"/>
                                                  <w:marTop w:val="0"/>
                                                  <w:marBottom w:val="0"/>
                                                  <w:divBdr>
                                                    <w:top w:val="none" w:sz="0" w:space="0" w:color="auto"/>
                                                    <w:left w:val="none" w:sz="0" w:space="0" w:color="auto"/>
                                                    <w:bottom w:val="none" w:sz="0" w:space="0" w:color="auto"/>
                                                    <w:right w:val="none" w:sz="0" w:space="0" w:color="auto"/>
                                                  </w:divBdr>
                                                </w:div>
                                                <w:div w:id="212230902">
                                                  <w:marLeft w:val="640"/>
                                                  <w:marRight w:val="0"/>
                                                  <w:marTop w:val="0"/>
                                                  <w:marBottom w:val="0"/>
                                                  <w:divBdr>
                                                    <w:top w:val="none" w:sz="0" w:space="0" w:color="auto"/>
                                                    <w:left w:val="none" w:sz="0" w:space="0" w:color="auto"/>
                                                    <w:bottom w:val="none" w:sz="0" w:space="0" w:color="auto"/>
                                                    <w:right w:val="none" w:sz="0" w:space="0" w:color="auto"/>
                                                  </w:divBdr>
                                                </w:div>
                                                <w:div w:id="306058211">
                                                  <w:marLeft w:val="640"/>
                                                  <w:marRight w:val="0"/>
                                                  <w:marTop w:val="0"/>
                                                  <w:marBottom w:val="0"/>
                                                  <w:divBdr>
                                                    <w:top w:val="none" w:sz="0" w:space="0" w:color="auto"/>
                                                    <w:left w:val="none" w:sz="0" w:space="0" w:color="auto"/>
                                                    <w:bottom w:val="none" w:sz="0" w:space="0" w:color="auto"/>
                                                    <w:right w:val="none" w:sz="0" w:space="0" w:color="auto"/>
                                                  </w:divBdr>
                                                </w:div>
                                                <w:div w:id="313410970">
                                                  <w:marLeft w:val="640"/>
                                                  <w:marRight w:val="0"/>
                                                  <w:marTop w:val="0"/>
                                                  <w:marBottom w:val="0"/>
                                                  <w:divBdr>
                                                    <w:top w:val="none" w:sz="0" w:space="0" w:color="auto"/>
                                                    <w:left w:val="none" w:sz="0" w:space="0" w:color="auto"/>
                                                    <w:bottom w:val="none" w:sz="0" w:space="0" w:color="auto"/>
                                                    <w:right w:val="none" w:sz="0" w:space="0" w:color="auto"/>
                                                  </w:divBdr>
                                                </w:div>
                                                <w:div w:id="364601989">
                                                  <w:marLeft w:val="640"/>
                                                  <w:marRight w:val="0"/>
                                                  <w:marTop w:val="0"/>
                                                  <w:marBottom w:val="0"/>
                                                  <w:divBdr>
                                                    <w:top w:val="none" w:sz="0" w:space="0" w:color="auto"/>
                                                    <w:left w:val="none" w:sz="0" w:space="0" w:color="auto"/>
                                                    <w:bottom w:val="none" w:sz="0" w:space="0" w:color="auto"/>
                                                    <w:right w:val="none" w:sz="0" w:space="0" w:color="auto"/>
                                                  </w:divBdr>
                                                </w:div>
                                                <w:div w:id="369570413">
                                                  <w:marLeft w:val="640"/>
                                                  <w:marRight w:val="0"/>
                                                  <w:marTop w:val="0"/>
                                                  <w:marBottom w:val="0"/>
                                                  <w:divBdr>
                                                    <w:top w:val="none" w:sz="0" w:space="0" w:color="auto"/>
                                                    <w:left w:val="none" w:sz="0" w:space="0" w:color="auto"/>
                                                    <w:bottom w:val="none" w:sz="0" w:space="0" w:color="auto"/>
                                                    <w:right w:val="none" w:sz="0" w:space="0" w:color="auto"/>
                                                  </w:divBdr>
                                                </w:div>
                                                <w:div w:id="378866102">
                                                  <w:marLeft w:val="640"/>
                                                  <w:marRight w:val="0"/>
                                                  <w:marTop w:val="0"/>
                                                  <w:marBottom w:val="0"/>
                                                  <w:divBdr>
                                                    <w:top w:val="none" w:sz="0" w:space="0" w:color="auto"/>
                                                    <w:left w:val="none" w:sz="0" w:space="0" w:color="auto"/>
                                                    <w:bottom w:val="none" w:sz="0" w:space="0" w:color="auto"/>
                                                    <w:right w:val="none" w:sz="0" w:space="0" w:color="auto"/>
                                                  </w:divBdr>
                                                </w:div>
                                                <w:div w:id="389689306">
                                                  <w:marLeft w:val="640"/>
                                                  <w:marRight w:val="0"/>
                                                  <w:marTop w:val="0"/>
                                                  <w:marBottom w:val="0"/>
                                                  <w:divBdr>
                                                    <w:top w:val="none" w:sz="0" w:space="0" w:color="auto"/>
                                                    <w:left w:val="none" w:sz="0" w:space="0" w:color="auto"/>
                                                    <w:bottom w:val="none" w:sz="0" w:space="0" w:color="auto"/>
                                                    <w:right w:val="none" w:sz="0" w:space="0" w:color="auto"/>
                                                  </w:divBdr>
                                                </w:div>
                                                <w:div w:id="402333883">
                                                  <w:marLeft w:val="640"/>
                                                  <w:marRight w:val="0"/>
                                                  <w:marTop w:val="0"/>
                                                  <w:marBottom w:val="0"/>
                                                  <w:divBdr>
                                                    <w:top w:val="none" w:sz="0" w:space="0" w:color="auto"/>
                                                    <w:left w:val="none" w:sz="0" w:space="0" w:color="auto"/>
                                                    <w:bottom w:val="none" w:sz="0" w:space="0" w:color="auto"/>
                                                    <w:right w:val="none" w:sz="0" w:space="0" w:color="auto"/>
                                                  </w:divBdr>
                                                </w:div>
                                                <w:div w:id="421688792">
                                                  <w:marLeft w:val="640"/>
                                                  <w:marRight w:val="0"/>
                                                  <w:marTop w:val="0"/>
                                                  <w:marBottom w:val="0"/>
                                                  <w:divBdr>
                                                    <w:top w:val="none" w:sz="0" w:space="0" w:color="auto"/>
                                                    <w:left w:val="none" w:sz="0" w:space="0" w:color="auto"/>
                                                    <w:bottom w:val="none" w:sz="0" w:space="0" w:color="auto"/>
                                                    <w:right w:val="none" w:sz="0" w:space="0" w:color="auto"/>
                                                  </w:divBdr>
                                                </w:div>
                                                <w:div w:id="434642096">
                                                  <w:marLeft w:val="640"/>
                                                  <w:marRight w:val="0"/>
                                                  <w:marTop w:val="0"/>
                                                  <w:marBottom w:val="0"/>
                                                  <w:divBdr>
                                                    <w:top w:val="none" w:sz="0" w:space="0" w:color="auto"/>
                                                    <w:left w:val="none" w:sz="0" w:space="0" w:color="auto"/>
                                                    <w:bottom w:val="none" w:sz="0" w:space="0" w:color="auto"/>
                                                    <w:right w:val="none" w:sz="0" w:space="0" w:color="auto"/>
                                                  </w:divBdr>
                                                </w:div>
                                                <w:div w:id="477765287">
                                                  <w:marLeft w:val="640"/>
                                                  <w:marRight w:val="0"/>
                                                  <w:marTop w:val="0"/>
                                                  <w:marBottom w:val="0"/>
                                                  <w:divBdr>
                                                    <w:top w:val="none" w:sz="0" w:space="0" w:color="auto"/>
                                                    <w:left w:val="none" w:sz="0" w:space="0" w:color="auto"/>
                                                    <w:bottom w:val="none" w:sz="0" w:space="0" w:color="auto"/>
                                                    <w:right w:val="none" w:sz="0" w:space="0" w:color="auto"/>
                                                  </w:divBdr>
                                                </w:div>
                                                <w:div w:id="479999793">
                                                  <w:marLeft w:val="640"/>
                                                  <w:marRight w:val="0"/>
                                                  <w:marTop w:val="0"/>
                                                  <w:marBottom w:val="0"/>
                                                  <w:divBdr>
                                                    <w:top w:val="none" w:sz="0" w:space="0" w:color="auto"/>
                                                    <w:left w:val="none" w:sz="0" w:space="0" w:color="auto"/>
                                                    <w:bottom w:val="none" w:sz="0" w:space="0" w:color="auto"/>
                                                    <w:right w:val="none" w:sz="0" w:space="0" w:color="auto"/>
                                                  </w:divBdr>
                                                </w:div>
                                                <w:div w:id="539249795">
                                                  <w:marLeft w:val="640"/>
                                                  <w:marRight w:val="0"/>
                                                  <w:marTop w:val="0"/>
                                                  <w:marBottom w:val="0"/>
                                                  <w:divBdr>
                                                    <w:top w:val="none" w:sz="0" w:space="0" w:color="auto"/>
                                                    <w:left w:val="none" w:sz="0" w:space="0" w:color="auto"/>
                                                    <w:bottom w:val="none" w:sz="0" w:space="0" w:color="auto"/>
                                                    <w:right w:val="none" w:sz="0" w:space="0" w:color="auto"/>
                                                  </w:divBdr>
                                                </w:div>
                                                <w:div w:id="552735168">
                                                  <w:marLeft w:val="640"/>
                                                  <w:marRight w:val="0"/>
                                                  <w:marTop w:val="0"/>
                                                  <w:marBottom w:val="0"/>
                                                  <w:divBdr>
                                                    <w:top w:val="none" w:sz="0" w:space="0" w:color="auto"/>
                                                    <w:left w:val="none" w:sz="0" w:space="0" w:color="auto"/>
                                                    <w:bottom w:val="none" w:sz="0" w:space="0" w:color="auto"/>
                                                    <w:right w:val="none" w:sz="0" w:space="0" w:color="auto"/>
                                                  </w:divBdr>
                                                </w:div>
                                                <w:div w:id="585529522">
                                                  <w:marLeft w:val="640"/>
                                                  <w:marRight w:val="0"/>
                                                  <w:marTop w:val="0"/>
                                                  <w:marBottom w:val="0"/>
                                                  <w:divBdr>
                                                    <w:top w:val="none" w:sz="0" w:space="0" w:color="auto"/>
                                                    <w:left w:val="none" w:sz="0" w:space="0" w:color="auto"/>
                                                    <w:bottom w:val="none" w:sz="0" w:space="0" w:color="auto"/>
                                                    <w:right w:val="none" w:sz="0" w:space="0" w:color="auto"/>
                                                  </w:divBdr>
                                                </w:div>
                                                <w:div w:id="672223528">
                                                  <w:marLeft w:val="640"/>
                                                  <w:marRight w:val="0"/>
                                                  <w:marTop w:val="0"/>
                                                  <w:marBottom w:val="0"/>
                                                  <w:divBdr>
                                                    <w:top w:val="none" w:sz="0" w:space="0" w:color="auto"/>
                                                    <w:left w:val="none" w:sz="0" w:space="0" w:color="auto"/>
                                                    <w:bottom w:val="none" w:sz="0" w:space="0" w:color="auto"/>
                                                    <w:right w:val="none" w:sz="0" w:space="0" w:color="auto"/>
                                                  </w:divBdr>
                                                </w:div>
                                                <w:div w:id="736628746">
                                                  <w:marLeft w:val="640"/>
                                                  <w:marRight w:val="0"/>
                                                  <w:marTop w:val="0"/>
                                                  <w:marBottom w:val="0"/>
                                                  <w:divBdr>
                                                    <w:top w:val="none" w:sz="0" w:space="0" w:color="auto"/>
                                                    <w:left w:val="none" w:sz="0" w:space="0" w:color="auto"/>
                                                    <w:bottom w:val="none" w:sz="0" w:space="0" w:color="auto"/>
                                                    <w:right w:val="none" w:sz="0" w:space="0" w:color="auto"/>
                                                  </w:divBdr>
                                                </w:div>
                                                <w:div w:id="895169357">
                                                  <w:marLeft w:val="640"/>
                                                  <w:marRight w:val="0"/>
                                                  <w:marTop w:val="0"/>
                                                  <w:marBottom w:val="0"/>
                                                  <w:divBdr>
                                                    <w:top w:val="none" w:sz="0" w:space="0" w:color="auto"/>
                                                    <w:left w:val="none" w:sz="0" w:space="0" w:color="auto"/>
                                                    <w:bottom w:val="none" w:sz="0" w:space="0" w:color="auto"/>
                                                    <w:right w:val="none" w:sz="0" w:space="0" w:color="auto"/>
                                                  </w:divBdr>
                                                </w:div>
                                                <w:div w:id="902981876">
                                                  <w:marLeft w:val="640"/>
                                                  <w:marRight w:val="0"/>
                                                  <w:marTop w:val="0"/>
                                                  <w:marBottom w:val="0"/>
                                                  <w:divBdr>
                                                    <w:top w:val="none" w:sz="0" w:space="0" w:color="auto"/>
                                                    <w:left w:val="none" w:sz="0" w:space="0" w:color="auto"/>
                                                    <w:bottom w:val="none" w:sz="0" w:space="0" w:color="auto"/>
                                                    <w:right w:val="none" w:sz="0" w:space="0" w:color="auto"/>
                                                  </w:divBdr>
                                                </w:div>
                                                <w:div w:id="912353463">
                                                  <w:marLeft w:val="640"/>
                                                  <w:marRight w:val="0"/>
                                                  <w:marTop w:val="0"/>
                                                  <w:marBottom w:val="0"/>
                                                  <w:divBdr>
                                                    <w:top w:val="none" w:sz="0" w:space="0" w:color="auto"/>
                                                    <w:left w:val="none" w:sz="0" w:space="0" w:color="auto"/>
                                                    <w:bottom w:val="none" w:sz="0" w:space="0" w:color="auto"/>
                                                    <w:right w:val="none" w:sz="0" w:space="0" w:color="auto"/>
                                                  </w:divBdr>
                                                </w:div>
                                                <w:div w:id="1201817578">
                                                  <w:marLeft w:val="640"/>
                                                  <w:marRight w:val="0"/>
                                                  <w:marTop w:val="0"/>
                                                  <w:marBottom w:val="0"/>
                                                  <w:divBdr>
                                                    <w:top w:val="none" w:sz="0" w:space="0" w:color="auto"/>
                                                    <w:left w:val="none" w:sz="0" w:space="0" w:color="auto"/>
                                                    <w:bottom w:val="none" w:sz="0" w:space="0" w:color="auto"/>
                                                    <w:right w:val="none" w:sz="0" w:space="0" w:color="auto"/>
                                                  </w:divBdr>
                                                </w:div>
                                                <w:div w:id="1205606291">
                                                  <w:marLeft w:val="640"/>
                                                  <w:marRight w:val="0"/>
                                                  <w:marTop w:val="0"/>
                                                  <w:marBottom w:val="0"/>
                                                  <w:divBdr>
                                                    <w:top w:val="none" w:sz="0" w:space="0" w:color="auto"/>
                                                    <w:left w:val="none" w:sz="0" w:space="0" w:color="auto"/>
                                                    <w:bottom w:val="none" w:sz="0" w:space="0" w:color="auto"/>
                                                    <w:right w:val="none" w:sz="0" w:space="0" w:color="auto"/>
                                                  </w:divBdr>
                                                </w:div>
                                                <w:div w:id="1217353157">
                                                  <w:marLeft w:val="640"/>
                                                  <w:marRight w:val="0"/>
                                                  <w:marTop w:val="0"/>
                                                  <w:marBottom w:val="0"/>
                                                  <w:divBdr>
                                                    <w:top w:val="none" w:sz="0" w:space="0" w:color="auto"/>
                                                    <w:left w:val="none" w:sz="0" w:space="0" w:color="auto"/>
                                                    <w:bottom w:val="none" w:sz="0" w:space="0" w:color="auto"/>
                                                    <w:right w:val="none" w:sz="0" w:space="0" w:color="auto"/>
                                                  </w:divBdr>
                                                </w:div>
                                                <w:div w:id="1338770767">
                                                  <w:marLeft w:val="640"/>
                                                  <w:marRight w:val="0"/>
                                                  <w:marTop w:val="0"/>
                                                  <w:marBottom w:val="0"/>
                                                  <w:divBdr>
                                                    <w:top w:val="none" w:sz="0" w:space="0" w:color="auto"/>
                                                    <w:left w:val="none" w:sz="0" w:space="0" w:color="auto"/>
                                                    <w:bottom w:val="none" w:sz="0" w:space="0" w:color="auto"/>
                                                    <w:right w:val="none" w:sz="0" w:space="0" w:color="auto"/>
                                                  </w:divBdr>
                                                </w:div>
                                                <w:div w:id="1350914754">
                                                  <w:marLeft w:val="640"/>
                                                  <w:marRight w:val="0"/>
                                                  <w:marTop w:val="0"/>
                                                  <w:marBottom w:val="0"/>
                                                  <w:divBdr>
                                                    <w:top w:val="none" w:sz="0" w:space="0" w:color="auto"/>
                                                    <w:left w:val="none" w:sz="0" w:space="0" w:color="auto"/>
                                                    <w:bottom w:val="none" w:sz="0" w:space="0" w:color="auto"/>
                                                    <w:right w:val="none" w:sz="0" w:space="0" w:color="auto"/>
                                                  </w:divBdr>
                                                </w:div>
                                                <w:div w:id="1431587157">
                                                  <w:marLeft w:val="640"/>
                                                  <w:marRight w:val="0"/>
                                                  <w:marTop w:val="0"/>
                                                  <w:marBottom w:val="0"/>
                                                  <w:divBdr>
                                                    <w:top w:val="none" w:sz="0" w:space="0" w:color="auto"/>
                                                    <w:left w:val="none" w:sz="0" w:space="0" w:color="auto"/>
                                                    <w:bottom w:val="none" w:sz="0" w:space="0" w:color="auto"/>
                                                    <w:right w:val="none" w:sz="0" w:space="0" w:color="auto"/>
                                                  </w:divBdr>
                                                </w:div>
                                                <w:div w:id="1477794037">
                                                  <w:marLeft w:val="640"/>
                                                  <w:marRight w:val="0"/>
                                                  <w:marTop w:val="0"/>
                                                  <w:marBottom w:val="0"/>
                                                  <w:divBdr>
                                                    <w:top w:val="none" w:sz="0" w:space="0" w:color="auto"/>
                                                    <w:left w:val="none" w:sz="0" w:space="0" w:color="auto"/>
                                                    <w:bottom w:val="none" w:sz="0" w:space="0" w:color="auto"/>
                                                    <w:right w:val="none" w:sz="0" w:space="0" w:color="auto"/>
                                                  </w:divBdr>
                                                </w:div>
                                                <w:div w:id="1502816417">
                                                  <w:marLeft w:val="640"/>
                                                  <w:marRight w:val="0"/>
                                                  <w:marTop w:val="0"/>
                                                  <w:marBottom w:val="0"/>
                                                  <w:divBdr>
                                                    <w:top w:val="none" w:sz="0" w:space="0" w:color="auto"/>
                                                    <w:left w:val="none" w:sz="0" w:space="0" w:color="auto"/>
                                                    <w:bottom w:val="none" w:sz="0" w:space="0" w:color="auto"/>
                                                    <w:right w:val="none" w:sz="0" w:space="0" w:color="auto"/>
                                                  </w:divBdr>
                                                </w:div>
                                                <w:div w:id="1595282073">
                                                  <w:marLeft w:val="640"/>
                                                  <w:marRight w:val="0"/>
                                                  <w:marTop w:val="0"/>
                                                  <w:marBottom w:val="0"/>
                                                  <w:divBdr>
                                                    <w:top w:val="none" w:sz="0" w:space="0" w:color="auto"/>
                                                    <w:left w:val="none" w:sz="0" w:space="0" w:color="auto"/>
                                                    <w:bottom w:val="none" w:sz="0" w:space="0" w:color="auto"/>
                                                    <w:right w:val="none" w:sz="0" w:space="0" w:color="auto"/>
                                                  </w:divBdr>
                                                </w:div>
                                                <w:div w:id="1597515002">
                                                  <w:marLeft w:val="640"/>
                                                  <w:marRight w:val="0"/>
                                                  <w:marTop w:val="0"/>
                                                  <w:marBottom w:val="0"/>
                                                  <w:divBdr>
                                                    <w:top w:val="none" w:sz="0" w:space="0" w:color="auto"/>
                                                    <w:left w:val="none" w:sz="0" w:space="0" w:color="auto"/>
                                                    <w:bottom w:val="none" w:sz="0" w:space="0" w:color="auto"/>
                                                    <w:right w:val="none" w:sz="0" w:space="0" w:color="auto"/>
                                                  </w:divBdr>
                                                </w:div>
                                                <w:div w:id="1642543267">
                                                  <w:marLeft w:val="640"/>
                                                  <w:marRight w:val="0"/>
                                                  <w:marTop w:val="0"/>
                                                  <w:marBottom w:val="0"/>
                                                  <w:divBdr>
                                                    <w:top w:val="none" w:sz="0" w:space="0" w:color="auto"/>
                                                    <w:left w:val="none" w:sz="0" w:space="0" w:color="auto"/>
                                                    <w:bottom w:val="none" w:sz="0" w:space="0" w:color="auto"/>
                                                    <w:right w:val="none" w:sz="0" w:space="0" w:color="auto"/>
                                                  </w:divBdr>
                                                </w:div>
                                                <w:div w:id="1694653303">
                                                  <w:marLeft w:val="640"/>
                                                  <w:marRight w:val="0"/>
                                                  <w:marTop w:val="0"/>
                                                  <w:marBottom w:val="0"/>
                                                  <w:divBdr>
                                                    <w:top w:val="none" w:sz="0" w:space="0" w:color="auto"/>
                                                    <w:left w:val="none" w:sz="0" w:space="0" w:color="auto"/>
                                                    <w:bottom w:val="none" w:sz="0" w:space="0" w:color="auto"/>
                                                    <w:right w:val="none" w:sz="0" w:space="0" w:color="auto"/>
                                                  </w:divBdr>
                                                </w:div>
                                                <w:div w:id="1751728606">
                                                  <w:marLeft w:val="640"/>
                                                  <w:marRight w:val="0"/>
                                                  <w:marTop w:val="0"/>
                                                  <w:marBottom w:val="0"/>
                                                  <w:divBdr>
                                                    <w:top w:val="none" w:sz="0" w:space="0" w:color="auto"/>
                                                    <w:left w:val="none" w:sz="0" w:space="0" w:color="auto"/>
                                                    <w:bottom w:val="none" w:sz="0" w:space="0" w:color="auto"/>
                                                    <w:right w:val="none" w:sz="0" w:space="0" w:color="auto"/>
                                                  </w:divBdr>
                                                </w:div>
                                                <w:div w:id="1796097904">
                                                  <w:marLeft w:val="640"/>
                                                  <w:marRight w:val="0"/>
                                                  <w:marTop w:val="0"/>
                                                  <w:marBottom w:val="0"/>
                                                  <w:divBdr>
                                                    <w:top w:val="none" w:sz="0" w:space="0" w:color="auto"/>
                                                    <w:left w:val="none" w:sz="0" w:space="0" w:color="auto"/>
                                                    <w:bottom w:val="none" w:sz="0" w:space="0" w:color="auto"/>
                                                    <w:right w:val="none" w:sz="0" w:space="0" w:color="auto"/>
                                                  </w:divBdr>
                                                </w:div>
                                                <w:div w:id="1844515107">
                                                  <w:marLeft w:val="640"/>
                                                  <w:marRight w:val="0"/>
                                                  <w:marTop w:val="0"/>
                                                  <w:marBottom w:val="0"/>
                                                  <w:divBdr>
                                                    <w:top w:val="none" w:sz="0" w:space="0" w:color="auto"/>
                                                    <w:left w:val="none" w:sz="0" w:space="0" w:color="auto"/>
                                                    <w:bottom w:val="none" w:sz="0" w:space="0" w:color="auto"/>
                                                    <w:right w:val="none" w:sz="0" w:space="0" w:color="auto"/>
                                                  </w:divBdr>
                                                </w:div>
                                                <w:div w:id="1937397774">
                                                  <w:marLeft w:val="640"/>
                                                  <w:marRight w:val="0"/>
                                                  <w:marTop w:val="0"/>
                                                  <w:marBottom w:val="0"/>
                                                  <w:divBdr>
                                                    <w:top w:val="none" w:sz="0" w:space="0" w:color="auto"/>
                                                    <w:left w:val="none" w:sz="0" w:space="0" w:color="auto"/>
                                                    <w:bottom w:val="none" w:sz="0" w:space="0" w:color="auto"/>
                                                    <w:right w:val="none" w:sz="0" w:space="0" w:color="auto"/>
                                                  </w:divBdr>
                                                </w:div>
                                                <w:div w:id="1990746481">
                                                  <w:marLeft w:val="640"/>
                                                  <w:marRight w:val="0"/>
                                                  <w:marTop w:val="0"/>
                                                  <w:marBottom w:val="0"/>
                                                  <w:divBdr>
                                                    <w:top w:val="none" w:sz="0" w:space="0" w:color="auto"/>
                                                    <w:left w:val="none" w:sz="0" w:space="0" w:color="auto"/>
                                                    <w:bottom w:val="none" w:sz="0" w:space="0" w:color="auto"/>
                                                    <w:right w:val="none" w:sz="0" w:space="0" w:color="auto"/>
                                                  </w:divBdr>
                                                </w:div>
                                                <w:div w:id="2000960872">
                                                  <w:marLeft w:val="640"/>
                                                  <w:marRight w:val="0"/>
                                                  <w:marTop w:val="0"/>
                                                  <w:marBottom w:val="0"/>
                                                  <w:divBdr>
                                                    <w:top w:val="none" w:sz="0" w:space="0" w:color="auto"/>
                                                    <w:left w:val="none" w:sz="0" w:space="0" w:color="auto"/>
                                                    <w:bottom w:val="none" w:sz="0" w:space="0" w:color="auto"/>
                                                    <w:right w:val="none" w:sz="0" w:space="0" w:color="auto"/>
                                                  </w:divBdr>
                                                </w:div>
                                                <w:div w:id="2029794857">
                                                  <w:marLeft w:val="640"/>
                                                  <w:marRight w:val="0"/>
                                                  <w:marTop w:val="0"/>
                                                  <w:marBottom w:val="0"/>
                                                  <w:divBdr>
                                                    <w:top w:val="none" w:sz="0" w:space="0" w:color="auto"/>
                                                    <w:left w:val="none" w:sz="0" w:space="0" w:color="auto"/>
                                                    <w:bottom w:val="none" w:sz="0" w:space="0" w:color="auto"/>
                                                    <w:right w:val="none" w:sz="0" w:space="0" w:color="auto"/>
                                                  </w:divBdr>
                                                </w:div>
                                                <w:div w:id="2048795129">
                                                  <w:marLeft w:val="640"/>
                                                  <w:marRight w:val="0"/>
                                                  <w:marTop w:val="0"/>
                                                  <w:marBottom w:val="0"/>
                                                  <w:divBdr>
                                                    <w:top w:val="none" w:sz="0" w:space="0" w:color="auto"/>
                                                    <w:left w:val="none" w:sz="0" w:space="0" w:color="auto"/>
                                                    <w:bottom w:val="none" w:sz="0" w:space="0" w:color="auto"/>
                                                    <w:right w:val="none" w:sz="0" w:space="0" w:color="auto"/>
                                                  </w:divBdr>
                                                </w:div>
                                                <w:div w:id="2103599240">
                                                  <w:marLeft w:val="640"/>
                                                  <w:marRight w:val="0"/>
                                                  <w:marTop w:val="0"/>
                                                  <w:marBottom w:val="0"/>
                                                  <w:divBdr>
                                                    <w:top w:val="none" w:sz="0" w:space="0" w:color="auto"/>
                                                    <w:left w:val="none" w:sz="0" w:space="0" w:color="auto"/>
                                                    <w:bottom w:val="none" w:sz="0" w:space="0" w:color="auto"/>
                                                    <w:right w:val="none" w:sz="0" w:space="0" w:color="auto"/>
                                                  </w:divBdr>
                                                </w:div>
                                                <w:div w:id="2109738196">
                                                  <w:marLeft w:val="640"/>
                                                  <w:marRight w:val="0"/>
                                                  <w:marTop w:val="0"/>
                                                  <w:marBottom w:val="0"/>
                                                  <w:divBdr>
                                                    <w:top w:val="none" w:sz="0" w:space="0" w:color="auto"/>
                                                    <w:left w:val="none" w:sz="0" w:space="0" w:color="auto"/>
                                                    <w:bottom w:val="none" w:sz="0" w:space="0" w:color="auto"/>
                                                    <w:right w:val="none" w:sz="0" w:space="0" w:color="auto"/>
                                                  </w:divBdr>
                                                </w:div>
                                                <w:div w:id="2140608827">
                                                  <w:marLeft w:val="640"/>
                                                  <w:marRight w:val="0"/>
                                                  <w:marTop w:val="0"/>
                                                  <w:marBottom w:val="0"/>
                                                  <w:divBdr>
                                                    <w:top w:val="none" w:sz="0" w:space="0" w:color="auto"/>
                                                    <w:left w:val="none" w:sz="0" w:space="0" w:color="auto"/>
                                                    <w:bottom w:val="none" w:sz="0" w:space="0" w:color="auto"/>
                                                    <w:right w:val="none" w:sz="0" w:space="0" w:color="auto"/>
                                                  </w:divBdr>
                                                </w:div>
                                              </w:divsChild>
                                            </w:div>
                                            <w:div w:id="1701936634">
                                              <w:marLeft w:val="0"/>
                                              <w:marRight w:val="0"/>
                                              <w:marTop w:val="0"/>
                                              <w:marBottom w:val="0"/>
                                              <w:divBdr>
                                                <w:top w:val="none" w:sz="0" w:space="0" w:color="auto"/>
                                                <w:left w:val="none" w:sz="0" w:space="0" w:color="auto"/>
                                                <w:bottom w:val="none" w:sz="0" w:space="0" w:color="auto"/>
                                                <w:right w:val="none" w:sz="0" w:space="0" w:color="auto"/>
                                              </w:divBdr>
                                              <w:divsChild>
                                                <w:div w:id="17826871">
                                                  <w:marLeft w:val="640"/>
                                                  <w:marRight w:val="0"/>
                                                  <w:marTop w:val="0"/>
                                                  <w:marBottom w:val="0"/>
                                                  <w:divBdr>
                                                    <w:top w:val="none" w:sz="0" w:space="0" w:color="auto"/>
                                                    <w:left w:val="none" w:sz="0" w:space="0" w:color="auto"/>
                                                    <w:bottom w:val="none" w:sz="0" w:space="0" w:color="auto"/>
                                                    <w:right w:val="none" w:sz="0" w:space="0" w:color="auto"/>
                                                  </w:divBdr>
                                                </w:div>
                                                <w:div w:id="83496389">
                                                  <w:marLeft w:val="640"/>
                                                  <w:marRight w:val="0"/>
                                                  <w:marTop w:val="0"/>
                                                  <w:marBottom w:val="0"/>
                                                  <w:divBdr>
                                                    <w:top w:val="none" w:sz="0" w:space="0" w:color="auto"/>
                                                    <w:left w:val="none" w:sz="0" w:space="0" w:color="auto"/>
                                                    <w:bottom w:val="none" w:sz="0" w:space="0" w:color="auto"/>
                                                    <w:right w:val="none" w:sz="0" w:space="0" w:color="auto"/>
                                                  </w:divBdr>
                                                </w:div>
                                                <w:div w:id="108008471">
                                                  <w:marLeft w:val="640"/>
                                                  <w:marRight w:val="0"/>
                                                  <w:marTop w:val="0"/>
                                                  <w:marBottom w:val="0"/>
                                                  <w:divBdr>
                                                    <w:top w:val="none" w:sz="0" w:space="0" w:color="auto"/>
                                                    <w:left w:val="none" w:sz="0" w:space="0" w:color="auto"/>
                                                    <w:bottom w:val="none" w:sz="0" w:space="0" w:color="auto"/>
                                                    <w:right w:val="none" w:sz="0" w:space="0" w:color="auto"/>
                                                  </w:divBdr>
                                                </w:div>
                                                <w:div w:id="140275596">
                                                  <w:marLeft w:val="640"/>
                                                  <w:marRight w:val="0"/>
                                                  <w:marTop w:val="0"/>
                                                  <w:marBottom w:val="0"/>
                                                  <w:divBdr>
                                                    <w:top w:val="none" w:sz="0" w:space="0" w:color="auto"/>
                                                    <w:left w:val="none" w:sz="0" w:space="0" w:color="auto"/>
                                                    <w:bottom w:val="none" w:sz="0" w:space="0" w:color="auto"/>
                                                    <w:right w:val="none" w:sz="0" w:space="0" w:color="auto"/>
                                                  </w:divBdr>
                                                </w:div>
                                                <w:div w:id="167409167">
                                                  <w:marLeft w:val="640"/>
                                                  <w:marRight w:val="0"/>
                                                  <w:marTop w:val="0"/>
                                                  <w:marBottom w:val="0"/>
                                                  <w:divBdr>
                                                    <w:top w:val="none" w:sz="0" w:space="0" w:color="auto"/>
                                                    <w:left w:val="none" w:sz="0" w:space="0" w:color="auto"/>
                                                    <w:bottom w:val="none" w:sz="0" w:space="0" w:color="auto"/>
                                                    <w:right w:val="none" w:sz="0" w:space="0" w:color="auto"/>
                                                  </w:divBdr>
                                                </w:div>
                                                <w:div w:id="176652029">
                                                  <w:marLeft w:val="640"/>
                                                  <w:marRight w:val="0"/>
                                                  <w:marTop w:val="0"/>
                                                  <w:marBottom w:val="0"/>
                                                  <w:divBdr>
                                                    <w:top w:val="none" w:sz="0" w:space="0" w:color="auto"/>
                                                    <w:left w:val="none" w:sz="0" w:space="0" w:color="auto"/>
                                                    <w:bottom w:val="none" w:sz="0" w:space="0" w:color="auto"/>
                                                    <w:right w:val="none" w:sz="0" w:space="0" w:color="auto"/>
                                                  </w:divBdr>
                                                </w:div>
                                                <w:div w:id="218833065">
                                                  <w:marLeft w:val="640"/>
                                                  <w:marRight w:val="0"/>
                                                  <w:marTop w:val="0"/>
                                                  <w:marBottom w:val="0"/>
                                                  <w:divBdr>
                                                    <w:top w:val="none" w:sz="0" w:space="0" w:color="auto"/>
                                                    <w:left w:val="none" w:sz="0" w:space="0" w:color="auto"/>
                                                    <w:bottom w:val="none" w:sz="0" w:space="0" w:color="auto"/>
                                                    <w:right w:val="none" w:sz="0" w:space="0" w:color="auto"/>
                                                  </w:divBdr>
                                                </w:div>
                                                <w:div w:id="224416844">
                                                  <w:marLeft w:val="640"/>
                                                  <w:marRight w:val="0"/>
                                                  <w:marTop w:val="0"/>
                                                  <w:marBottom w:val="0"/>
                                                  <w:divBdr>
                                                    <w:top w:val="none" w:sz="0" w:space="0" w:color="auto"/>
                                                    <w:left w:val="none" w:sz="0" w:space="0" w:color="auto"/>
                                                    <w:bottom w:val="none" w:sz="0" w:space="0" w:color="auto"/>
                                                    <w:right w:val="none" w:sz="0" w:space="0" w:color="auto"/>
                                                  </w:divBdr>
                                                </w:div>
                                                <w:div w:id="227041076">
                                                  <w:marLeft w:val="640"/>
                                                  <w:marRight w:val="0"/>
                                                  <w:marTop w:val="0"/>
                                                  <w:marBottom w:val="0"/>
                                                  <w:divBdr>
                                                    <w:top w:val="none" w:sz="0" w:space="0" w:color="auto"/>
                                                    <w:left w:val="none" w:sz="0" w:space="0" w:color="auto"/>
                                                    <w:bottom w:val="none" w:sz="0" w:space="0" w:color="auto"/>
                                                    <w:right w:val="none" w:sz="0" w:space="0" w:color="auto"/>
                                                  </w:divBdr>
                                                </w:div>
                                                <w:div w:id="267591235">
                                                  <w:marLeft w:val="640"/>
                                                  <w:marRight w:val="0"/>
                                                  <w:marTop w:val="0"/>
                                                  <w:marBottom w:val="0"/>
                                                  <w:divBdr>
                                                    <w:top w:val="none" w:sz="0" w:space="0" w:color="auto"/>
                                                    <w:left w:val="none" w:sz="0" w:space="0" w:color="auto"/>
                                                    <w:bottom w:val="none" w:sz="0" w:space="0" w:color="auto"/>
                                                    <w:right w:val="none" w:sz="0" w:space="0" w:color="auto"/>
                                                  </w:divBdr>
                                                </w:div>
                                                <w:div w:id="335619062">
                                                  <w:marLeft w:val="640"/>
                                                  <w:marRight w:val="0"/>
                                                  <w:marTop w:val="0"/>
                                                  <w:marBottom w:val="0"/>
                                                  <w:divBdr>
                                                    <w:top w:val="none" w:sz="0" w:space="0" w:color="auto"/>
                                                    <w:left w:val="none" w:sz="0" w:space="0" w:color="auto"/>
                                                    <w:bottom w:val="none" w:sz="0" w:space="0" w:color="auto"/>
                                                    <w:right w:val="none" w:sz="0" w:space="0" w:color="auto"/>
                                                  </w:divBdr>
                                                </w:div>
                                                <w:div w:id="383409287">
                                                  <w:marLeft w:val="640"/>
                                                  <w:marRight w:val="0"/>
                                                  <w:marTop w:val="0"/>
                                                  <w:marBottom w:val="0"/>
                                                  <w:divBdr>
                                                    <w:top w:val="none" w:sz="0" w:space="0" w:color="auto"/>
                                                    <w:left w:val="none" w:sz="0" w:space="0" w:color="auto"/>
                                                    <w:bottom w:val="none" w:sz="0" w:space="0" w:color="auto"/>
                                                    <w:right w:val="none" w:sz="0" w:space="0" w:color="auto"/>
                                                  </w:divBdr>
                                                </w:div>
                                                <w:div w:id="419834475">
                                                  <w:marLeft w:val="640"/>
                                                  <w:marRight w:val="0"/>
                                                  <w:marTop w:val="0"/>
                                                  <w:marBottom w:val="0"/>
                                                  <w:divBdr>
                                                    <w:top w:val="none" w:sz="0" w:space="0" w:color="auto"/>
                                                    <w:left w:val="none" w:sz="0" w:space="0" w:color="auto"/>
                                                    <w:bottom w:val="none" w:sz="0" w:space="0" w:color="auto"/>
                                                    <w:right w:val="none" w:sz="0" w:space="0" w:color="auto"/>
                                                  </w:divBdr>
                                                </w:div>
                                                <w:div w:id="425885247">
                                                  <w:marLeft w:val="640"/>
                                                  <w:marRight w:val="0"/>
                                                  <w:marTop w:val="0"/>
                                                  <w:marBottom w:val="0"/>
                                                  <w:divBdr>
                                                    <w:top w:val="none" w:sz="0" w:space="0" w:color="auto"/>
                                                    <w:left w:val="none" w:sz="0" w:space="0" w:color="auto"/>
                                                    <w:bottom w:val="none" w:sz="0" w:space="0" w:color="auto"/>
                                                    <w:right w:val="none" w:sz="0" w:space="0" w:color="auto"/>
                                                  </w:divBdr>
                                                </w:div>
                                                <w:div w:id="445662656">
                                                  <w:marLeft w:val="640"/>
                                                  <w:marRight w:val="0"/>
                                                  <w:marTop w:val="0"/>
                                                  <w:marBottom w:val="0"/>
                                                  <w:divBdr>
                                                    <w:top w:val="none" w:sz="0" w:space="0" w:color="auto"/>
                                                    <w:left w:val="none" w:sz="0" w:space="0" w:color="auto"/>
                                                    <w:bottom w:val="none" w:sz="0" w:space="0" w:color="auto"/>
                                                    <w:right w:val="none" w:sz="0" w:space="0" w:color="auto"/>
                                                  </w:divBdr>
                                                </w:div>
                                                <w:div w:id="458451643">
                                                  <w:marLeft w:val="640"/>
                                                  <w:marRight w:val="0"/>
                                                  <w:marTop w:val="0"/>
                                                  <w:marBottom w:val="0"/>
                                                  <w:divBdr>
                                                    <w:top w:val="none" w:sz="0" w:space="0" w:color="auto"/>
                                                    <w:left w:val="none" w:sz="0" w:space="0" w:color="auto"/>
                                                    <w:bottom w:val="none" w:sz="0" w:space="0" w:color="auto"/>
                                                    <w:right w:val="none" w:sz="0" w:space="0" w:color="auto"/>
                                                  </w:divBdr>
                                                </w:div>
                                                <w:div w:id="465319594">
                                                  <w:marLeft w:val="640"/>
                                                  <w:marRight w:val="0"/>
                                                  <w:marTop w:val="0"/>
                                                  <w:marBottom w:val="0"/>
                                                  <w:divBdr>
                                                    <w:top w:val="none" w:sz="0" w:space="0" w:color="auto"/>
                                                    <w:left w:val="none" w:sz="0" w:space="0" w:color="auto"/>
                                                    <w:bottom w:val="none" w:sz="0" w:space="0" w:color="auto"/>
                                                    <w:right w:val="none" w:sz="0" w:space="0" w:color="auto"/>
                                                  </w:divBdr>
                                                </w:div>
                                                <w:div w:id="533035923">
                                                  <w:marLeft w:val="640"/>
                                                  <w:marRight w:val="0"/>
                                                  <w:marTop w:val="0"/>
                                                  <w:marBottom w:val="0"/>
                                                  <w:divBdr>
                                                    <w:top w:val="none" w:sz="0" w:space="0" w:color="auto"/>
                                                    <w:left w:val="none" w:sz="0" w:space="0" w:color="auto"/>
                                                    <w:bottom w:val="none" w:sz="0" w:space="0" w:color="auto"/>
                                                    <w:right w:val="none" w:sz="0" w:space="0" w:color="auto"/>
                                                  </w:divBdr>
                                                </w:div>
                                                <w:div w:id="604850520">
                                                  <w:marLeft w:val="640"/>
                                                  <w:marRight w:val="0"/>
                                                  <w:marTop w:val="0"/>
                                                  <w:marBottom w:val="0"/>
                                                  <w:divBdr>
                                                    <w:top w:val="none" w:sz="0" w:space="0" w:color="auto"/>
                                                    <w:left w:val="none" w:sz="0" w:space="0" w:color="auto"/>
                                                    <w:bottom w:val="none" w:sz="0" w:space="0" w:color="auto"/>
                                                    <w:right w:val="none" w:sz="0" w:space="0" w:color="auto"/>
                                                  </w:divBdr>
                                                </w:div>
                                                <w:div w:id="802429823">
                                                  <w:marLeft w:val="640"/>
                                                  <w:marRight w:val="0"/>
                                                  <w:marTop w:val="0"/>
                                                  <w:marBottom w:val="0"/>
                                                  <w:divBdr>
                                                    <w:top w:val="none" w:sz="0" w:space="0" w:color="auto"/>
                                                    <w:left w:val="none" w:sz="0" w:space="0" w:color="auto"/>
                                                    <w:bottom w:val="none" w:sz="0" w:space="0" w:color="auto"/>
                                                    <w:right w:val="none" w:sz="0" w:space="0" w:color="auto"/>
                                                  </w:divBdr>
                                                </w:div>
                                                <w:div w:id="929316765">
                                                  <w:marLeft w:val="640"/>
                                                  <w:marRight w:val="0"/>
                                                  <w:marTop w:val="0"/>
                                                  <w:marBottom w:val="0"/>
                                                  <w:divBdr>
                                                    <w:top w:val="none" w:sz="0" w:space="0" w:color="auto"/>
                                                    <w:left w:val="none" w:sz="0" w:space="0" w:color="auto"/>
                                                    <w:bottom w:val="none" w:sz="0" w:space="0" w:color="auto"/>
                                                    <w:right w:val="none" w:sz="0" w:space="0" w:color="auto"/>
                                                  </w:divBdr>
                                                </w:div>
                                                <w:div w:id="963391706">
                                                  <w:marLeft w:val="640"/>
                                                  <w:marRight w:val="0"/>
                                                  <w:marTop w:val="0"/>
                                                  <w:marBottom w:val="0"/>
                                                  <w:divBdr>
                                                    <w:top w:val="none" w:sz="0" w:space="0" w:color="auto"/>
                                                    <w:left w:val="none" w:sz="0" w:space="0" w:color="auto"/>
                                                    <w:bottom w:val="none" w:sz="0" w:space="0" w:color="auto"/>
                                                    <w:right w:val="none" w:sz="0" w:space="0" w:color="auto"/>
                                                  </w:divBdr>
                                                </w:div>
                                                <w:div w:id="971599043">
                                                  <w:marLeft w:val="640"/>
                                                  <w:marRight w:val="0"/>
                                                  <w:marTop w:val="0"/>
                                                  <w:marBottom w:val="0"/>
                                                  <w:divBdr>
                                                    <w:top w:val="none" w:sz="0" w:space="0" w:color="auto"/>
                                                    <w:left w:val="none" w:sz="0" w:space="0" w:color="auto"/>
                                                    <w:bottom w:val="none" w:sz="0" w:space="0" w:color="auto"/>
                                                    <w:right w:val="none" w:sz="0" w:space="0" w:color="auto"/>
                                                  </w:divBdr>
                                                </w:div>
                                                <w:div w:id="1015351513">
                                                  <w:marLeft w:val="640"/>
                                                  <w:marRight w:val="0"/>
                                                  <w:marTop w:val="0"/>
                                                  <w:marBottom w:val="0"/>
                                                  <w:divBdr>
                                                    <w:top w:val="none" w:sz="0" w:space="0" w:color="auto"/>
                                                    <w:left w:val="none" w:sz="0" w:space="0" w:color="auto"/>
                                                    <w:bottom w:val="none" w:sz="0" w:space="0" w:color="auto"/>
                                                    <w:right w:val="none" w:sz="0" w:space="0" w:color="auto"/>
                                                  </w:divBdr>
                                                </w:div>
                                                <w:div w:id="1023242143">
                                                  <w:marLeft w:val="640"/>
                                                  <w:marRight w:val="0"/>
                                                  <w:marTop w:val="0"/>
                                                  <w:marBottom w:val="0"/>
                                                  <w:divBdr>
                                                    <w:top w:val="none" w:sz="0" w:space="0" w:color="auto"/>
                                                    <w:left w:val="none" w:sz="0" w:space="0" w:color="auto"/>
                                                    <w:bottom w:val="none" w:sz="0" w:space="0" w:color="auto"/>
                                                    <w:right w:val="none" w:sz="0" w:space="0" w:color="auto"/>
                                                  </w:divBdr>
                                                </w:div>
                                                <w:div w:id="1052998979">
                                                  <w:marLeft w:val="640"/>
                                                  <w:marRight w:val="0"/>
                                                  <w:marTop w:val="0"/>
                                                  <w:marBottom w:val="0"/>
                                                  <w:divBdr>
                                                    <w:top w:val="none" w:sz="0" w:space="0" w:color="auto"/>
                                                    <w:left w:val="none" w:sz="0" w:space="0" w:color="auto"/>
                                                    <w:bottom w:val="none" w:sz="0" w:space="0" w:color="auto"/>
                                                    <w:right w:val="none" w:sz="0" w:space="0" w:color="auto"/>
                                                  </w:divBdr>
                                                </w:div>
                                                <w:div w:id="1237015723">
                                                  <w:marLeft w:val="640"/>
                                                  <w:marRight w:val="0"/>
                                                  <w:marTop w:val="0"/>
                                                  <w:marBottom w:val="0"/>
                                                  <w:divBdr>
                                                    <w:top w:val="none" w:sz="0" w:space="0" w:color="auto"/>
                                                    <w:left w:val="none" w:sz="0" w:space="0" w:color="auto"/>
                                                    <w:bottom w:val="none" w:sz="0" w:space="0" w:color="auto"/>
                                                    <w:right w:val="none" w:sz="0" w:space="0" w:color="auto"/>
                                                  </w:divBdr>
                                                </w:div>
                                                <w:div w:id="1274097290">
                                                  <w:marLeft w:val="640"/>
                                                  <w:marRight w:val="0"/>
                                                  <w:marTop w:val="0"/>
                                                  <w:marBottom w:val="0"/>
                                                  <w:divBdr>
                                                    <w:top w:val="none" w:sz="0" w:space="0" w:color="auto"/>
                                                    <w:left w:val="none" w:sz="0" w:space="0" w:color="auto"/>
                                                    <w:bottom w:val="none" w:sz="0" w:space="0" w:color="auto"/>
                                                    <w:right w:val="none" w:sz="0" w:space="0" w:color="auto"/>
                                                  </w:divBdr>
                                                </w:div>
                                                <w:div w:id="1283223093">
                                                  <w:marLeft w:val="640"/>
                                                  <w:marRight w:val="0"/>
                                                  <w:marTop w:val="0"/>
                                                  <w:marBottom w:val="0"/>
                                                  <w:divBdr>
                                                    <w:top w:val="none" w:sz="0" w:space="0" w:color="auto"/>
                                                    <w:left w:val="none" w:sz="0" w:space="0" w:color="auto"/>
                                                    <w:bottom w:val="none" w:sz="0" w:space="0" w:color="auto"/>
                                                    <w:right w:val="none" w:sz="0" w:space="0" w:color="auto"/>
                                                  </w:divBdr>
                                                </w:div>
                                                <w:div w:id="1320307688">
                                                  <w:marLeft w:val="640"/>
                                                  <w:marRight w:val="0"/>
                                                  <w:marTop w:val="0"/>
                                                  <w:marBottom w:val="0"/>
                                                  <w:divBdr>
                                                    <w:top w:val="none" w:sz="0" w:space="0" w:color="auto"/>
                                                    <w:left w:val="none" w:sz="0" w:space="0" w:color="auto"/>
                                                    <w:bottom w:val="none" w:sz="0" w:space="0" w:color="auto"/>
                                                    <w:right w:val="none" w:sz="0" w:space="0" w:color="auto"/>
                                                  </w:divBdr>
                                                </w:div>
                                                <w:div w:id="1357535729">
                                                  <w:marLeft w:val="640"/>
                                                  <w:marRight w:val="0"/>
                                                  <w:marTop w:val="0"/>
                                                  <w:marBottom w:val="0"/>
                                                  <w:divBdr>
                                                    <w:top w:val="none" w:sz="0" w:space="0" w:color="auto"/>
                                                    <w:left w:val="none" w:sz="0" w:space="0" w:color="auto"/>
                                                    <w:bottom w:val="none" w:sz="0" w:space="0" w:color="auto"/>
                                                    <w:right w:val="none" w:sz="0" w:space="0" w:color="auto"/>
                                                  </w:divBdr>
                                                </w:div>
                                                <w:div w:id="1379546727">
                                                  <w:marLeft w:val="640"/>
                                                  <w:marRight w:val="0"/>
                                                  <w:marTop w:val="0"/>
                                                  <w:marBottom w:val="0"/>
                                                  <w:divBdr>
                                                    <w:top w:val="none" w:sz="0" w:space="0" w:color="auto"/>
                                                    <w:left w:val="none" w:sz="0" w:space="0" w:color="auto"/>
                                                    <w:bottom w:val="none" w:sz="0" w:space="0" w:color="auto"/>
                                                    <w:right w:val="none" w:sz="0" w:space="0" w:color="auto"/>
                                                  </w:divBdr>
                                                </w:div>
                                                <w:div w:id="1391273378">
                                                  <w:marLeft w:val="640"/>
                                                  <w:marRight w:val="0"/>
                                                  <w:marTop w:val="0"/>
                                                  <w:marBottom w:val="0"/>
                                                  <w:divBdr>
                                                    <w:top w:val="none" w:sz="0" w:space="0" w:color="auto"/>
                                                    <w:left w:val="none" w:sz="0" w:space="0" w:color="auto"/>
                                                    <w:bottom w:val="none" w:sz="0" w:space="0" w:color="auto"/>
                                                    <w:right w:val="none" w:sz="0" w:space="0" w:color="auto"/>
                                                  </w:divBdr>
                                                </w:div>
                                                <w:div w:id="1453865495">
                                                  <w:marLeft w:val="640"/>
                                                  <w:marRight w:val="0"/>
                                                  <w:marTop w:val="0"/>
                                                  <w:marBottom w:val="0"/>
                                                  <w:divBdr>
                                                    <w:top w:val="none" w:sz="0" w:space="0" w:color="auto"/>
                                                    <w:left w:val="none" w:sz="0" w:space="0" w:color="auto"/>
                                                    <w:bottom w:val="none" w:sz="0" w:space="0" w:color="auto"/>
                                                    <w:right w:val="none" w:sz="0" w:space="0" w:color="auto"/>
                                                  </w:divBdr>
                                                </w:div>
                                                <w:div w:id="1457791791">
                                                  <w:marLeft w:val="640"/>
                                                  <w:marRight w:val="0"/>
                                                  <w:marTop w:val="0"/>
                                                  <w:marBottom w:val="0"/>
                                                  <w:divBdr>
                                                    <w:top w:val="none" w:sz="0" w:space="0" w:color="auto"/>
                                                    <w:left w:val="none" w:sz="0" w:space="0" w:color="auto"/>
                                                    <w:bottom w:val="none" w:sz="0" w:space="0" w:color="auto"/>
                                                    <w:right w:val="none" w:sz="0" w:space="0" w:color="auto"/>
                                                  </w:divBdr>
                                                </w:div>
                                                <w:div w:id="1502891243">
                                                  <w:marLeft w:val="640"/>
                                                  <w:marRight w:val="0"/>
                                                  <w:marTop w:val="0"/>
                                                  <w:marBottom w:val="0"/>
                                                  <w:divBdr>
                                                    <w:top w:val="none" w:sz="0" w:space="0" w:color="auto"/>
                                                    <w:left w:val="none" w:sz="0" w:space="0" w:color="auto"/>
                                                    <w:bottom w:val="none" w:sz="0" w:space="0" w:color="auto"/>
                                                    <w:right w:val="none" w:sz="0" w:space="0" w:color="auto"/>
                                                  </w:divBdr>
                                                </w:div>
                                                <w:div w:id="1554999976">
                                                  <w:marLeft w:val="640"/>
                                                  <w:marRight w:val="0"/>
                                                  <w:marTop w:val="0"/>
                                                  <w:marBottom w:val="0"/>
                                                  <w:divBdr>
                                                    <w:top w:val="none" w:sz="0" w:space="0" w:color="auto"/>
                                                    <w:left w:val="none" w:sz="0" w:space="0" w:color="auto"/>
                                                    <w:bottom w:val="none" w:sz="0" w:space="0" w:color="auto"/>
                                                    <w:right w:val="none" w:sz="0" w:space="0" w:color="auto"/>
                                                  </w:divBdr>
                                                </w:div>
                                                <w:div w:id="1571648969">
                                                  <w:marLeft w:val="640"/>
                                                  <w:marRight w:val="0"/>
                                                  <w:marTop w:val="0"/>
                                                  <w:marBottom w:val="0"/>
                                                  <w:divBdr>
                                                    <w:top w:val="none" w:sz="0" w:space="0" w:color="auto"/>
                                                    <w:left w:val="none" w:sz="0" w:space="0" w:color="auto"/>
                                                    <w:bottom w:val="none" w:sz="0" w:space="0" w:color="auto"/>
                                                    <w:right w:val="none" w:sz="0" w:space="0" w:color="auto"/>
                                                  </w:divBdr>
                                                </w:div>
                                                <w:div w:id="1611814589">
                                                  <w:marLeft w:val="640"/>
                                                  <w:marRight w:val="0"/>
                                                  <w:marTop w:val="0"/>
                                                  <w:marBottom w:val="0"/>
                                                  <w:divBdr>
                                                    <w:top w:val="none" w:sz="0" w:space="0" w:color="auto"/>
                                                    <w:left w:val="none" w:sz="0" w:space="0" w:color="auto"/>
                                                    <w:bottom w:val="none" w:sz="0" w:space="0" w:color="auto"/>
                                                    <w:right w:val="none" w:sz="0" w:space="0" w:color="auto"/>
                                                  </w:divBdr>
                                                </w:div>
                                                <w:div w:id="1656950068">
                                                  <w:marLeft w:val="640"/>
                                                  <w:marRight w:val="0"/>
                                                  <w:marTop w:val="0"/>
                                                  <w:marBottom w:val="0"/>
                                                  <w:divBdr>
                                                    <w:top w:val="none" w:sz="0" w:space="0" w:color="auto"/>
                                                    <w:left w:val="none" w:sz="0" w:space="0" w:color="auto"/>
                                                    <w:bottom w:val="none" w:sz="0" w:space="0" w:color="auto"/>
                                                    <w:right w:val="none" w:sz="0" w:space="0" w:color="auto"/>
                                                  </w:divBdr>
                                                </w:div>
                                                <w:div w:id="1725450469">
                                                  <w:marLeft w:val="640"/>
                                                  <w:marRight w:val="0"/>
                                                  <w:marTop w:val="0"/>
                                                  <w:marBottom w:val="0"/>
                                                  <w:divBdr>
                                                    <w:top w:val="none" w:sz="0" w:space="0" w:color="auto"/>
                                                    <w:left w:val="none" w:sz="0" w:space="0" w:color="auto"/>
                                                    <w:bottom w:val="none" w:sz="0" w:space="0" w:color="auto"/>
                                                    <w:right w:val="none" w:sz="0" w:space="0" w:color="auto"/>
                                                  </w:divBdr>
                                                </w:div>
                                                <w:div w:id="1799300525">
                                                  <w:marLeft w:val="640"/>
                                                  <w:marRight w:val="0"/>
                                                  <w:marTop w:val="0"/>
                                                  <w:marBottom w:val="0"/>
                                                  <w:divBdr>
                                                    <w:top w:val="none" w:sz="0" w:space="0" w:color="auto"/>
                                                    <w:left w:val="none" w:sz="0" w:space="0" w:color="auto"/>
                                                    <w:bottom w:val="none" w:sz="0" w:space="0" w:color="auto"/>
                                                    <w:right w:val="none" w:sz="0" w:space="0" w:color="auto"/>
                                                  </w:divBdr>
                                                </w:div>
                                                <w:div w:id="1833594201">
                                                  <w:marLeft w:val="640"/>
                                                  <w:marRight w:val="0"/>
                                                  <w:marTop w:val="0"/>
                                                  <w:marBottom w:val="0"/>
                                                  <w:divBdr>
                                                    <w:top w:val="none" w:sz="0" w:space="0" w:color="auto"/>
                                                    <w:left w:val="none" w:sz="0" w:space="0" w:color="auto"/>
                                                    <w:bottom w:val="none" w:sz="0" w:space="0" w:color="auto"/>
                                                    <w:right w:val="none" w:sz="0" w:space="0" w:color="auto"/>
                                                  </w:divBdr>
                                                </w:div>
                                                <w:div w:id="1855486425">
                                                  <w:marLeft w:val="640"/>
                                                  <w:marRight w:val="0"/>
                                                  <w:marTop w:val="0"/>
                                                  <w:marBottom w:val="0"/>
                                                  <w:divBdr>
                                                    <w:top w:val="none" w:sz="0" w:space="0" w:color="auto"/>
                                                    <w:left w:val="none" w:sz="0" w:space="0" w:color="auto"/>
                                                    <w:bottom w:val="none" w:sz="0" w:space="0" w:color="auto"/>
                                                    <w:right w:val="none" w:sz="0" w:space="0" w:color="auto"/>
                                                  </w:divBdr>
                                                </w:div>
                                                <w:div w:id="1938705548">
                                                  <w:marLeft w:val="640"/>
                                                  <w:marRight w:val="0"/>
                                                  <w:marTop w:val="0"/>
                                                  <w:marBottom w:val="0"/>
                                                  <w:divBdr>
                                                    <w:top w:val="none" w:sz="0" w:space="0" w:color="auto"/>
                                                    <w:left w:val="none" w:sz="0" w:space="0" w:color="auto"/>
                                                    <w:bottom w:val="none" w:sz="0" w:space="0" w:color="auto"/>
                                                    <w:right w:val="none" w:sz="0" w:space="0" w:color="auto"/>
                                                  </w:divBdr>
                                                </w:div>
                                                <w:div w:id="1951008205">
                                                  <w:marLeft w:val="640"/>
                                                  <w:marRight w:val="0"/>
                                                  <w:marTop w:val="0"/>
                                                  <w:marBottom w:val="0"/>
                                                  <w:divBdr>
                                                    <w:top w:val="none" w:sz="0" w:space="0" w:color="auto"/>
                                                    <w:left w:val="none" w:sz="0" w:space="0" w:color="auto"/>
                                                    <w:bottom w:val="none" w:sz="0" w:space="0" w:color="auto"/>
                                                    <w:right w:val="none" w:sz="0" w:space="0" w:color="auto"/>
                                                  </w:divBdr>
                                                </w:div>
                                                <w:div w:id="1986548576">
                                                  <w:marLeft w:val="640"/>
                                                  <w:marRight w:val="0"/>
                                                  <w:marTop w:val="0"/>
                                                  <w:marBottom w:val="0"/>
                                                  <w:divBdr>
                                                    <w:top w:val="none" w:sz="0" w:space="0" w:color="auto"/>
                                                    <w:left w:val="none" w:sz="0" w:space="0" w:color="auto"/>
                                                    <w:bottom w:val="none" w:sz="0" w:space="0" w:color="auto"/>
                                                    <w:right w:val="none" w:sz="0" w:space="0" w:color="auto"/>
                                                  </w:divBdr>
                                                </w:div>
                                                <w:div w:id="1997033736">
                                                  <w:marLeft w:val="640"/>
                                                  <w:marRight w:val="0"/>
                                                  <w:marTop w:val="0"/>
                                                  <w:marBottom w:val="0"/>
                                                  <w:divBdr>
                                                    <w:top w:val="none" w:sz="0" w:space="0" w:color="auto"/>
                                                    <w:left w:val="none" w:sz="0" w:space="0" w:color="auto"/>
                                                    <w:bottom w:val="none" w:sz="0" w:space="0" w:color="auto"/>
                                                    <w:right w:val="none" w:sz="0" w:space="0" w:color="auto"/>
                                                  </w:divBdr>
                                                </w:div>
                                                <w:div w:id="2018312541">
                                                  <w:marLeft w:val="640"/>
                                                  <w:marRight w:val="0"/>
                                                  <w:marTop w:val="0"/>
                                                  <w:marBottom w:val="0"/>
                                                  <w:divBdr>
                                                    <w:top w:val="none" w:sz="0" w:space="0" w:color="auto"/>
                                                    <w:left w:val="none" w:sz="0" w:space="0" w:color="auto"/>
                                                    <w:bottom w:val="none" w:sz="0" w:space="0" w:color="auto"/>
                                                    <w:right w:val="none" w:sz="0" w:space="0" w:color="auto"/>
                                                  </w:divBdr>
                                                </w:div>
                                                <w:div w:id="2025745011">
                                                  <w:marLeft w:val="640"/>
                                                  <w:marRight w:val="0"/>
                                                  <w:marTop w:val="0"/>
                                                  <w:marBottom w:val="0"/>
                                                  <w:divBdr>
                                                    <w:top w:val="none" w:sz="0" w:space="0" w:color="auto"/>
                                                    <w:left w:val="none" w:sz="0" w:space="0" w:color="auto"/>
                                                    <w:bottom w:val="none" w:sz="0" w:space="0" w:color="auto"/>
                                                    <w:right w:val="none" w:sz="0" w:space="0" w:color="auto"/>
                                                  </w:divBdr>
                                                </w:div>
                                                <w:div w:id="2051345496">
                                                  <w:marLeft w:val="640"/>
                                                  <w:marRight w:val="0"/>
                                                  <w:marTop w:val="0"/>
                                                  <w:marBottom w:val="0"/>
                                                  <w:divBdr>
                                                    <w:top w:val="none" w:sz="0" w:space="0" w:color="auto"/>
                                                    <w:left w:val="none" w:sz="0" w:space="0" w:color="auto"/>
                                                    <w:bottom w:val="none" w:sz="0" w:space="0" w:color="auto"/>
                                                    <w:right w:val="none" w:sz="0" w:space="0" w:color="auto"/>
                                                  </w:divBdr>
                                                </w:div>
                                                <w:div w:id="2053846624">
                                                  <w:marLeft w:val="640"/>
                                                  <w:marRight w:val="0"/>
                                                  <w:marTop w:val="0"/>
                                                  <w:marBottom w:val="0"/>
                                                  <w:divBdr>
                                                    <w:top w:val="none" w:sz="0" w:space="0" w:color="auto"/>
                                                    <w:left w:val="none" w:sz="0" w:space="0" w:color="auto"/>
                                                    <w:bottom w:val="none" w:sz="0" w:space="0" w:color="auto"/>
                                                    <w:right w:val="none" w:sz="0" w:space="0" w:color="auto"/>
                                                  </w:divBdr>
                                                </w:div>
                                                <w:div w:id="2143033205">
                                                  <w:marLeft w:val="640"/>
                                                  <w:marRight w:val="0"/>
                                                  <w:marTop w:val="0"/>
                                                  <w:marBottom w:val="0"/>
                                                  <w:divBdr>
                                                    <w:top w:val="none" w:sz="0" w:space="0" w:color="auto"/>
                                                    <w:left w:val="none" w:sz="0" w:space="0" w:color="auto"/>
                                                    <w:bottom w:val="none" w:sz="0" w:space="0" w:color="auto"/>
                                                    <w:right w:val="none" w:sz="0" w:space="0" w:color="auto"/>
                                                  </w:divBdr>
                                                </w:div>
                                              </w:divsChild>
                                            </w:div>
                                            <w:div w:id="1734960408">
                                              <w:marLeft w:val="0"/>
                                              <w:marRight w:val="0"/>
                                              <w:marTop w:val="0"/>
                                              <w:marBottom w:val="0"/>
                                              <w:divBdr>
                                                <w:top w:val="none" w:sz="0" w:space="0" w:color="auto"/>
                                                <w:left w:val="none" w:sz="0" w:space="0" w:color="auto"/>
                                                <w:bottom w:val="none" w:sz="0" w:space="0" w:color="auto"/>
                                                <w:right w:val="none" w:sz="0" w:space="0" w:color="auto"/>
                                              </w:divBdr>
                                              <w:divsChild>
                                                <w:div w:id="7411279">
                                                  <w:marLeft w:val="640"/>
                                                  <w:marRight w:val="0"/>
                                                  <w:marTop w:val="0"/>
                                                  <w:marBottom w:val="0"/>
                                                  <w:divBdr>
                                                    <w:top w:val="none" w:sz="0" w:space="0" w:color="auto"/>
                                                    <w:left w:val="none" w:sz="0" w:space="0" w:color="auto"/>
                                                    <w:bottom w:val="none" w:sz="0" w:space="0" w:color="auto"/>
                                                    <w:right w:val="none" w:sz="0" w:space="0" w:color="auto"/>
                                                  </w:divBdr>
                                                </w:div>
                                                <w:div w:id="29112977">
                                                  <w:marLeft w:val="640"/>
                                                  <w:marRight w:val="0"/>
                                                  <w:marTop w:val="0"/>
                                                  <w:marBottom w:val="0"/>
                                                  <w:divBdr>
                                                    <w:top w:val="none" w:sz="0" w:space="0" w:color="auto"/>
                                                    <w:left w:val="none" w:sz="0" w:space="0" w:color="auto"/>
                                                    <w:bottom w:val="none" w:sz="0" w:space="0" w:color="auto"/>
                                                    <w:right w:val="none" w:sz="0" w:space="0" w:color="auto"/>
                                                  </w:divBdr>
                                                </w:div>
                                                <w:div w:id="77216467">
                                                  <w:marLeft w:val="640"/>
                                                  <w:marRight w:val="0"/>
                                                  <w:marTop w:val="0"/>
                                                  <w:marBottom w:val="0"/>
                                                  <w:divBdr>
                                                    <w:top w:val="none" w:sz="0" w:space="0" w:color="auto"/>
                                                    <w:left w:val="none" w:sz="0" w:space="0" w:color="auto"/>
                                                    <w:bottom w:val="none" w:sz="0" w:space="0" w:color="auto"/>
                                                    <w:right w:val="none" w:sz="0" w:space="0" w:color="auto"/>
                                                  </w:divBdr>
                                                </w:div>
                                                <w:div w:id="79183169">
                                                  <w:marLeft w:val="640"/>
                                                  <w:marRight w:val="0"/>
                                                  <w:marTop w:val="0"/>
                                                  <w:marBottom w:val="0"/>
                                                  <w:divBdr>
                                                    <w:top w:val="none" w:sz="0" w:space="0" w:color="auto"/>
                                                    <w:left w:val="none" w:sz="0" w:space="0" w:color="auto"/>
                                                    <w:bottom w:val="none" w:sz="0" w:space="0" w:color="auto"/>
                                                    <w:right w:val="none" w:sz="0" w:space="0" w:color="auto"/>
                                                  </w:divBdr>
                                                </w:div>
                                                <w:div w:id="80568418">
                                                  <w:marLeft w:val="640"/>
                                                  <w:marRight w:val="0"/>
                                                  <w:marTop w:val="0"/>
                                                  <w:marBottom w:val="0"/>
                                                  <w:divBdr>
                                                    <w:top w:val="none" w:sz="0" w:space="0" w:color="auto"/>
                                                    <w:left w:val="none" w:sz="0" w:space="0" w:color="auto"/>
                                                    <w:bottom w:val="none" w:sz="0" w:space="0" w:color="auto"/>
                                                    <w:right w:val="none" w:sz="0" w:space="0" w:color="auto"/>
                                                  </w:divBdr>
                                                </w:div>
                                                <w:div w:id="123698008">
                                                  <w:marLeft w:val="640"/>
                                                  <w:marRight w:val="0"/>
                                                  <w:marTop w:val="0"/>
                                                  <w:marBottom w:val="0"/>
                                                  <w:divBdr>
                                                    <w:top w:val="none" w:sz="0" w:space="0" w:color="auto"/>
                                                    <w:left w:val="none" w:sz="0" w:space="0" w:color="auto"/>
                                                    <w:bottom w:val="none" w:sz="0" w:space="0" w:color="auto"/>
                                                    <w:right w:val="none" w:sz="0" w:space="0" w:color="auto"/>
                                                  </w:divBdr>
                                                </w:div>
                                                <w:div w:id="140464087">
                                                  <w:marLeft w:val="640"/>
                                                  <w:marRight w:val="0"/>
                                                  <w:marTop w:val="0"/>
                                                  <w:marBottom w:val="0"/>
                                                  <w:divBdr>
                                                    <w:top w:val="none" w:sz="0" w:space="0" w:color="auto"/>
                                                    <w:left w:val="none" w:sz="0" w:space="0" w:color="auto"/>
                                                    <w:bottom w:val="none" w:sz="0" w:space="0" w:color="auto"/>
                                                    <w:right w:val="none" w:sz="0" w:space="0" w:color="auto"/>
                                                  </w:divBdr>
                                                </w:div>
                                                <w:div w:id="185602793">
                                                  <w:marLeft w:val="640"/>
                                                  <w:marRight w:val="0"/>
                                                  <w:marTop w:val="0"/>
                                                  <w:marBottom w:val="0"/>
                                                  <w:divBdr>
                                                    <w:top w:val="none" w:sz="0" w:space="0" w:color="auto"/>
                                                    <w:left w:val="none" w:sz="0" w:space="0" w:color="auto"/>
                                                    <w:bottom w:val="none" w:sz="0" w:space="0" w:color="auto"/>
                                                    <w:right w:val="none" w:sz="0" w:space="0" w:color="auto"/>
                                                  </w:divBdr>
                                                </w:div>
                                                <w:div w:id="228855825">
                                                  <w:marLeft w:val="640"/>
                                                  <w:marRight w:val="0"/>
                                                  <w:marTop w:val="0"/>
                                                  <w:marBottom w:val="0"/>
                                                  <w:divBdr>
                                                    <w:top w:val="none" w:sz="0" w:space="0" w:color="auto"/>
                                                    <w:left w:val="none" w:sz="0" w:space="0" w:color="auto"/>
                                                    <w:bottom w:val="none" w:sz="0" w:space="0" w:color="auto"/>
                                                    <w:right w:val="none" w:sz="0" w:space="0" w:color="auto"/>
                                                  </w:divBdr>
                                                </w:div>
                                                <w:div w:id="233273278">
                                                  <w:marLeft w:val="640"/>
                                                  <w:marRight w:val="0"/>
                                                  <w:marTop w:val="0"/>
                                                  <w:marBottom w:val="0"/>
                                                  <w:divBdr>
                                                    <w:top w:val="none" w:sz="0" w:space="0" w:color="auto"/>
                                                    <w:left w:val="none" w:sz="0" w:space="0" w:color="auto"/>
                                                    <w:bottom w:val="none" w:sz="0" w:space="0" w:color="auto"/>
                                                    <w:right w:val="none" w:sz="0" w:space="0" w:color="auto"/>
                                                  </w:divBdr>
                                                </w:div>
                                                <w:div w:id="259024664">
                                                  <w:marLeft w:val="640"/>
                                                  <w:marRight w:val="0"/>
                                                  <w:marTop w:val="0"/>
                                                  <w:marBottom w:val="0"/>
                                                  <w:divBdr>
                                                    <w:top w:val="none" w:sz="0" w:space="0" w:color="auto"/>
                                                    <w:left w:val="none" w:sz="0" w:space="0" w:color="auto"/>
                                                    <w:bottom w:val="none" w:sz="0" w:space="0" w:color="auto"/>
                                                    <w:right w:val="none" w:sz="0" w:space="0" w:color="auto"/>
                                                  </w:divBdr>
                                                </w:div>
                                                <w:div w:id="296228353">
                                                  <w:marLeft w:val="640"/>
                                                  <w:marRight w:val="0"/>
                                                  <w:marTop w:val="0"/>
                                                  <w:marBottom w:val="0"/>
                                                  <w:divBdr>
                                                    <w:top w:val="none" w:sz="0" w:space="0" w:color="auto"/>
                                                    <w:left w:val="none" w:sz="0" w:space="0" w:color="auto"/>
                                                    <w:bottom w:val="none" w:sz="0" w:space="0" w:color="auto"/>
                                                    <w:right w:val="none" w:sz="0" w:space="0" w:color="auto"/>
                                                  </w:divBdr>
                                                </w:div>
                                                <w:div w:id="327828151">
                                                  <w:marLeft w:val="640"/>
                                                  <w:marRight w:val="0"/>
                                                  <w:marTop w:val="0"/>
                                                  <w:marBottom w:val="0"/>
                                                  <w:divBdr>
                                                    <w:top w:val="none" w:sz="0" w:space="0" w:color="auto"/>
                                                    <w:left w:val="none" w:sz="0" w:space="0" w:color="auto"/>
                                                    <w:bottom w:val="none" w:sz="0" w:space="0" w:color="auto"/>
                                                    <w:right w:val="none" w:sz="0" w:space="0" w:color="auto"/>
                                                  </w:divBdr>
                                                </w:div>
                                                <w:div w:id="485711213">
                                                  <w:marLeft w:val="640"/>
                                                  <w:marRight w:val="0"/>
                                                  <w:marTop w:val="0"/>
                                                  <w:marBottom w:val="0"/>
                                                  <w:divBdr>
                                                    <w:top w:val="none" w:sz="0" w:space="0" w:color="auto"/>
                                                    <w:left w:val="none" w:sz="0" w:space="0" w:color="auto"/>
                                                    <w:bottom w:val="none" w:sz="0" w:space="0" w:color="auto"/>
                                                    <w:right w:val="none" w:sz="0" w:space="0" w:color="auto"/>
                                                  </w:divBdr>
                                                </w:div>
                                                <w:div w:id="520044991">
                                                  <w:marLeft w:val="640"/>
                                                  <w:marRight w:val="0"/>
                                                  <w:marTop w:val="0"/>
                                                  <w:marBottom w:val="0"/>
                                                  <w:divBdr>
                                                    <w:top w:val="none" w:sz="0" w:space="0" w:color="auto"/>
                                                    <w:left w:val="none" w:sz="0" w:space="0" w:color="auto"/>
                                                    <w:bottom w:val="none" w:sz="0" w:space="0" w:color="auto"/>
                                                    <w:right w:val="none" w:sz="0" w:space="0" w:color="auto"/>
                                                  </w:divBdr>
                                                </w:div>
                                                <w:div w:id="521092757">
                                                  <w:marLeft w:val="640"/>
                                                  <w:marRight w:val="0"/>
                                                  <w:marTop w:val="0"/>
                                                  <w:marBottom w:val="0"/>
                                                  <w:divBdr>
                                                    <w:top w:val="none" w:sz="0" w:space="0" w:color="auto"/>
                                                    <w:left w:val="none" w:sz="0" w:space="0" w:color="auto"/>
                                                    <w:bottom w:val="none" w:sz="0" w:space="0" w:color="auto"/>
                                                    <w:right w:val="none" w:sz="0" w:space="0" w:color="auto"/>
                                                  </w:divBdr>
                                                </w:div>
                                                <w:div w:id="567811268">
                                                  <w:marLeft w:val="640"/>
                                                  <w:marRight w:val="0"/>
                                                  <w:marTop w:val="0"/>
                                                  <w:marBottom w:val="0"/>
                                                  <w:divBdr>
                                                    <w:top w:val="none" w:sz="0" w:space="0" w:color="auto"/>
                                                    <w:left w:val="none" w:sz="0" w:space="0" w:color="auto"/>
                                                    <w:bottom w:val="none" w:sz="0" w:space="0" w:color="auto"/>
                                                    <w:right w:val="none" w:sz="0" w:space="0" w:color="auto"/>
                                                  </w:divBdr>
                                                </w:div>
                                                <w:div w:id="575826745">
                                                  <w:marLeft w:val="640"/>
                                                  <w:marRight w:val="0"/>
                                                  <w:marTop w:val="0"/>
                                                  <w:marBottom w:val="0"/>
                                                  <w:divBdr>
                                                    <w:top w:val="none" w:sz="0" w:space="0" w:color="auto"/>
                                                    <w:left w:val="none" w:sz="0" w:space="0" w:color="auto"/>
                                                    <w:bottom w:val="none" w:sz="0" w:space="0" w:color="auto"/>
                                                    <w:right w:val="none" w:sz="0" w:space="0" w:color="auto"/>
                                                  </w:divBdr>
                                                </w:div>
                                                <w:div w:id="601836025">
                                                  <w:marLeft w:val="640"/>
                                                  <w:marRight w:val="0"/>
                                                  <w:marTop w:val="0"/>
                                                  <w:marBottom w:val="0"/>
                                                  <w:divBdr>
                                                    <w:top w:val="none" w:sz="0" w:space="0" w:color="auto"/>
                                                    <w:left w:val="none" w:sz="0" w:space="0" w:color="auto"/>
                                                    <w:bottom w:val="none" w:sz="0" w:space="0" w:color="auto"/>
                                                    <w:right w:val="none" w:sz="0" w:space="0" w:color="auto"/>
                                                  </w:divBdr>
                                                </w:div>
                                                <w:div w:id="655959053">
                                                  <w:marLeft w:val="640"/>
                                                  <w:marRight w:val="0"/>
                                                  <w:marTop w:val="0"/>
                                                  <w:marBottom w:val="0"/>
                                                  <w:divBdr>
                                                    <w:top w:val="none" w:sz="0" w:space="0" w:color="auto"/>
                                                    <w:left w:val="none" w:sz="0" w:space="0" w:color="auto"/>
                                                    <w:bottom w:val="none" w:sz="0" w:space="0" w:color="auto"/>
                                                    <w:right w:val="none" w:sz="0" w:space="0" w:color="auto"/>
                                                  </w:divBdr>
                                                </w:div>
                                                <w:div w:id="731317655">
                                                  <w:marLeft w:val="640"/>
                                                  <w:marRight w:val="0"/>
                                                  <w:marTop w:val="0"/>
                                                  <w:marBottom w:val="0"/>
                                                  <w:divBdr>
                                                    <w:top w:val="none" w:sz="0" w:space="0" w:color="auto"/>
                                                    <w:left w:val="none" w:sz="0" w:space="0" w:color="auto"/>
                                                    <w:bottom w:val="none" w:sz="0" w:space="0" w:color="auto"/>
                                                    <w:right w:val="none" w:sz="0" w:space="0" w:color="auto"/>
                                                  </w:divBdr>
                                                </w:div>
                                                <w:div w:id="807092847">
                                                  <w:marLeft w:val="640"/>
                                                  <w:marRight w:val="0"/>
                                                  <w:marTop w:val="0"/>
                                                  <w:marBottom w:val="0"/>
                                                  <w:divBdr>
                                                    <w:top w:val="none" w:sz="0" w:space="0" w:color="auto"/>
                                                    <w:left w:val="none" w:sz="0" w:space="0" w:color="auto"/>
                                                    <w:bottom w:val="none" w:sz="0" w:space="0" w:color="auto"/>
                                                    <w:right w:val="none" w:sz="0" w:space="0" w:color="auto"/>
                                                  </w:divBdr>
                                                </w:div>
                                                <w:div w:id="816383507">
                                                  <w:marLeft w:val="640"/>
                                                  <w:marRight w:val="0"/>
                                                  <w:marTop w:val="0"/>
                                                  <w:marBottom w:val="0"/>
                                                  <w:divBdr>
                                                    <w:top w:val="none" w:sz="0" w:space="0" w:color="auto"/>
                                                    <w:left w:val="none" w:sz="0" w:space="0" w:color="auto"/>
                                                    <w:bottom w:val="none" w:sz="0" w:space="0" w:color="auto"/>
                                                    <w:right w:val="none" w:sz="0" w:space="0" w:color="auto"/>
                                                  </w:divBdr>
                                                </w:div>
                                                <w:div w:id="954214913">
                                                  <w:marLeft w:val="640"/>
                                                  <w:marRight w:val="0"/>
                                                  <w:marTop w:val="0"/>
                                                  <w:marBottom w:val="0"/>
                                                  <w:divBdr>
                                                    <w:top w:val="none" w:sz="0" w:space="0" w:color="auto"/>
                                                    <w:left w:val="none" w:sz="0" w:space="0" w:color="auto"/>
                                                    <w:bottom w:val="none" w:sz="0" w:space="0" w:color="auto"/>
                                                    <w:right w:val="none" w:sz="0" w:space="0" w:color="auto"/>
                                                  </w:divBdr>
                                                </w:div>
                                                <w:div w:id="973826683">
                                                  <w:marLeft w:val="640"/>
                                                  <w:marRight w:val="0"/>
                                                  <w:marTop w:val="0"/>
                                                  <w:marBottom w:val="0"/>
                                                  <w:divBdr>
                                                    <w:top w:val="none" w:sz="0" w:space="0" w:color="auto"/>
                                                    <w:left w:val="none" w:sz="0" w:space="0" w:color="auto"/>
                                                    <w:bottom w:val="none" w:sz="0" w:space="0" w:color="auto"/>
                                                    <w:right w:val="none" w:sz="0" w:space="0" w:color="auto"/>
                                                  </w:divBdr>
                                                </w:div>
                                                <w:div w:id="980962890">
                                                  <w:marLeft w:val="640"/>
                                                  <w:marRight w:val="0"/>
                                                  <w:marTop w:val="0"/>
                                                  <w:marBottom w:val="0"/>
                                                  <w:divBdr>
                                                    <w:top w:val="none" w:sz="0" w:space="0" w:color="auto"/>
                                                    <w:left w:val="none" w:sz="0" w:space="0" w:color="auto"/>
                                                    <w:bottom w:val="none" w:sz="0" w:space="0" w:color="auto"/>
                                                    <w:right w:val="none" w:sz="0" w:space="0" w:color="auto"/>
                                                  </w:divBdr>
                                                </w:div>
                                                <w:div w:id="1019939454">
                                                  <w:marLeft w:val="640"/>
                                                  <w:marRight w:val="0"/>
                                                  <w:marTop w:val="0"/>
                                                  <w:marBottom w:val="0"/>
                                                  <w:divBdr>
                                                    <w:top w:val="none" w:sz="0" w:space="0" w:color="auto"/>
                                                    <w:left w:val="none" w:sz="0" w:space="0" w:color="auto"/>
                                                    <w:bottom w:val="none" w:sz="0" w:space="0" w:color="auto"/>
                                                    <w:right w:val="none" w:sz="0" w:space="0" w:color="auto"/>
                                                  </w:divBdr>
                                                </w:div>
                                                <w:div w:id="1028986848">
                                                  <w:marLeft w:val="640"/>
                                                  <w:marRight w:val="0"/>
                                                  <w:marTop w:val="0"/>
                                                  <w:marBottom w:val="0"/>
                                                  <w:divBdr>
                                                    <w:top w:val="none" w:sz="0" w:space="0" w:color="auto"/>
                                                    <w:left w:val="none" w:sz="0" w:space="0" w:color="auto"/>
                                                    <w:bottom w:val="none" w:sz="0" w:space="0" w:color="auto"/>
                                                    <w:right w:val="none" w:sz="0" w:space="0" w:color="auto"/>
                                                  </w:divBdr>
                                                </w:div>
                                                <w:div w:id="1038235180">
                                                  <w:marLeft w:val="640"/>
                                                  <w:marRight w:val="0"/>
                                                  <w:marTop w:val="0"/>
                                                  <w:marBottom w:val="0"/>
                                                  <w:divBdr>
                                                    <w:top w:val="none" w:sz="0" w:space="0" w:color="auto"/>
                                                    <w:left w:val="none" w:sz="0" w:space="0" w:color="auto"/>
                                                    <w:bottom w:val="none" w:sz="0" w:space="0" w:color="auto"/>
                                                    <w:right w:val="none" w:sz="0" w:space="0" w:color="auto"/>
                                                  </w:divBdr>
                                                </w:div>
                                                <w:div w:id="1069572234">
                                                  <w:marLeft w:val="640"/>
                                                  <w:marRight w:val="0"/>
                                                  <w:marTop w:val="0"/>
                                                  <w:marBottom w:val="0"/>
                                                  <w:divBdr>
                                                    <w:top w:val="none" w:sz="0" w:space="0" w:color="auto"/>
                                                    <w:left w:val="none" w:sz="0" w:space="0" w:color="auto"/>
                                                    <w:bottom w:val="none" w:sz="0" w:space="0" w:color="auto"/>
                                                    <w:right w:val="none" w:sz="0" w:space="0" w:color="auto"/>
                                                  </w:divBdr>
                                                </w:div>
                                                <w:div w:id="1130973913">
                                                  <w:marLeft w:val="640"/>
                                                  <w:marRight w:val="0"/>
                                                  <w:marTop w:val="0"/>
                                                  <w:marBottom w:val="0"/>
                                                  <w:divBdr>
                                                    <w:top w:val="none" w:sz="0" w:space="0" w:color="auto"/>
                                                    <w:left w:val="none" w:sz="0" w:space="0" w:color="auto"/>
                                                    <w:bottom w:val="none" w:sz="0" w:space="0" w:color="auto"/>
                                                    <w:right w:val="none" w:sz="0" w:space="0" w:color="auto"/>
                                                  </w:divBdr>
                                                </w:div>
                                                <w:div w:id="1161775104">
                                                  <w:marLeft w:val="640"/>
                                                  <w:marRight w:val="0"/>
                                                  <w:marTop w:val="0"/>
                                                  <w:marBottom w:val="0"/>
                                                  <w:divBdr>
                                                    <w:top w:val="none" w:sz="0" w:space="0" w:color="auto"/>
                                                    <w:left w:val="none" w:sz="0" w:space="0" w:color="auto"/>
                                                    <w:bottom w:val="none" w:sz="0" w:space="0" w:color="auto"/>
                                                    <w:right w:val="none" w:sz="0" w:space="0" w:color="auto"/>
                                                  </w:divBdr>
                                                </w:div>
                                                <w:div w:id="1171027978">
                                                  <w:marLeft w:val="640"/>
                                                  <w:marRight w:val="0"/>
                                                  <w:marTop w:val="0"/>
                                                  <w:marBottom w:val="0"/>
                                                  <w:divBdr>
                                                    <w:top w:val="none" w:sz="0" w:space="0" w:color="auto"/>
                                                    <w:left w:val="none" w:sz="0" w:space="0" w:color="auto"/>
                                                    <w:bottom w:val="none" w:sz="0" w:space="0" w:color="auto"/>
                                                    <w:right w:val="none" w:sz="0" w:space="0" w:color="auto"/>
                                                  </w:divBdr>
                                                </w:div>
                                                <w:div w:id="1186870025">
                                                  <w:marLeft w:val="640"/>
                                                  <w:marRight w:val="0"/>
                                                  <w:marTop w:val="0"/>
                                                  <w:marBottom w:val="0"/>
                                                  <w:divBdr>
                                                    <w:top w:val="none" w:sz="0" w:space="0" w:color="auto"/>
                                                    <w:left w:val="none" w:sz="0" w:space="0" w:color="auto"/>
                                                    <w:bottom w:val="none" w:sz="0" w:space="0" w:color="auto"/>
                                                    <w:right w:val="none" w:sz="0" w:space="0" w:color="auto"/>
                                                  </w:divBdr>
                                                </w:div>
                                                <w:div w:id="1237015976">
                                                  <w:marLeft w:val="640"/>
                                                  <w:marRight w:val="0"/>
                                                  <w:marTop w:val="0"/>
                                                  <w:marBottom w:val="0"/>
                                                  <w:divBdr>
                                                    <w:top w:val="none" w:sz="0" w:space="0" w:color="auto"/>
                                                    <w:left w:val="none" w:sz="0" w:space="0" w:color="auto"/>
                                                    <w:bottom w:val="none" w:sz="0" w:space="0" w:color="auto"/>
                                                    <w:right w:val="none" w:sz="0" w:space="0" w:color="auto"/>
                                                  </w:divBdr>
                                                </w:div>
                                                <w:div w:id="1243876203">
                                                  <w:marLeft w:val="640"/>
                                                  <w:marRight w:val="0"/>
                                                  <w:marTop w:val="0"/>
                                                  <w:marBottom w:val="0"/>
                                                  <w:divBdr>
                                                    <w:top w:val="none" w:sz="0" w:space="0" w:color="auto"/>
                                                    <w:left w:val="none" w:sz="0" w:space="0" w:color="auto"/>
                                                    <w:bottom w:val="none" w:sz="0" w:space="0" w:color="auto"/>
                                                    <w:right w:val="none" w:sz="0" w:space="0" w:color="auto"/>
                                                  </w:divBdr>
                                                </w:div>
                                                <w:div w:id="1457598354">
                                                  <w:marLeft w:val="640"/>
                                                  <w:marRight w:val="0"/>
                                                  <w:marTop w:val="0"/>
                                                  <w:marBottom w:val="0"/>
                                                  <w:divBdr>
                                                    <w:top w:val="none" w:sz="0" w:space="0" w:color="auto"/>
                                                    <w:left w:val="none" w:sz="0" w:space="0" w:color="auto"/>
                                                    <w:bottom w:val="none" w:sz="0" w:space="0" w:color="auto"/>
                                                    <w:right w:val="none" w:sz="0" w:space="0" w:color="auto"/>
                                                  </w:divBdr>
                                                </w:div>
                                                <w:div w:id="1559395778">
                                                  <w:marLeft w:val="640"/>
                                                  <w:marRight w:val="0"/>
                                                  <w:marTop w:val="0"/>
                                                  <w:marBottom w:val="0"/>
                                                  <w:divBdr>
                                                    <w:top w:val="none" w:sz="0" w:space="0" w:color="auto"/>
                                                    <w:left w:val="none" w:sz="0" w:space="0" w:color="auto"/>
                                                    <w:bottom w:val="none" w:sz="0" w:space="0" w:color="auto"/>
                                                    <w:right w:val="none" w:sz="0" w:space="0" w:color="auto"/>
                                                  </w:divBdr>
                                                </w:div>
                                                <w:div w:id="1603345224">
                                                  <w:marLeft w:val="640"/>
                                                  <w:marRight w:val="0"/>
                                                  <w:marTop w:val="0"/>
                                                  <w:marBottom w:val="0"/>
                                                  <w:divBdr>
                                                    <w:top w:val="none" w:sz="0" w:space="0" w:color="auto"/>
                                                    <w:left w:val="none" w:sz="0" w:space="0" w:color="auto"/>
                                                    <w:bottom w:val="none" w:sz="0" w:space="0" w:color="auto"/>
                                                    <w:right w:val="none" w:sz="0" w:space="0" w:color="auto"/>
                                                  </w:divBdr>
                                                </w:div>
                                                <w:div w:id="1716587687">
                                                  <w:marLeft w:val="640"/>
                                                  <w:marRight w:val="0"/>
                                                  <w:marTop w:val="0"/>
                                                  <w:marBottom w:val="0"/>
                                                  <w:divBdr>
                                                    <w:top w:val="none" w:sz="0" w:space="0" w:color="auto"/>
                                                    <w:left w:val="none" w:sz="0" w:space="0" w:color="auto"/>
                                                    <w:bottom w:val="none" w:sz="0" w:space="0" w:color="auto"/>
                                                    <w:right w:val="none" w:sz="0" w:space="0" w:color="auto"/>
                                                  </w:divBdr>
                                                </w:div>
                                                <w:div w:id="1720786593">
                                                  <w:marLeft w:val="640"/>
                                                  <w:marRight w:val="0"/>
                                                  <w:marTop w:val="0"/>
                                                  <w:marBottom w:val="0"/>
                                                  <w:divBdr>
                                                    <w:top w:val="none" w:sz="0" w:space="0" w:color="auto"/>
                                                    <w:left w:val="none" w:sz="0" w:space="0" w:color="auto"/>
                                                    <w:bottom w:val="none" w:sz="0" w:space="0" w:color="auto"/>
                                                    <w:right w:val="none" w:sz="0" w:space="0" w:color="auto"/>
                                                  </w:divBdr>
                                                </w:div>
                                                <w:div w:id="1791896724">
                                                  <w:marLeft w:val="640"/>
                                                  <w:marRight w:val="0"/>
                                                  <w:marTop w:val="0"/>
                                                  <w:marBottom w:val="0"/>
                                                  <w:divBdr>
                                                    <w:top w:val="none" w:sz="0" w:space="0" w:color="auto"/>
                                                    <w:left w:val="none" w:sz="0" w:space="0" w:color="auto"/>
                                                    <w:bottom w:val="none" w:sz="0" w:space="0" w:color="auto"/>
                                                    <w:right w:val="none" w:sz="0" w:space="0" w:color="auto"/>
                                                  </w:divBdr>
                                                </w:div>
                                                <w:div w:id="1795444055">
                                                  <w:marLeft w:val="640"/>
                                                  <w:marRight w:val="0"/>
                                                  <w:marTop w:val="0"/>
                                                  <w:marBottom w:val="0"/>
                                                  <w:divBdr>
                                                    <w:top w:val="none" w:sz="0" w:space="0" w:color="auto"/>
                                                    <w:left w:val="none" w:sz="0" w:space="0" w:color="auto"/>
                                                    <w:bottom w:val="none" w:sz="0" w:space="0" w:color="auto"/>
                                                    <w:right w:val="none" w:sz="0" w:space="0" w:color="auto"/>
                                                  </w:divBdr>
                                                </w:div>
                                                <w:div w:id="1798255645">
                                                  <w:marLeft w:val="640"/>
                                                  <w:marRight w:val="0"/>
                                                  <w:marTop w:val="0"/>
                                                  <w:marBottom w:val="0"/>
                                                  <w:divBdr>
                                                    <w:top w:val="none" w:sz="0" w:space="0" w:color="auto"/>
                                                    <w:left w:val="none" w:sz="0" w:space="0" w:color="auto"/>
                                                    <w:bottom w:val="none" w:sz="0" w:space="0" w:color="auto"/>
                                                    <w:right w:val="none" w:sz="0" w:space="0" w:color="auto"/>
                                                  </w:divBdr>
                                                </w:div>
                                                <w:div w:id="1800339517">
                                                  <w:marLeft w:val="640"/>
                                                  <w:marRight w:val="0"/>
                                                  <w:marTop w:val="0"/>
                                                  <w:marBottom w:val="0"/>
                                                  <w:divBdr>
                                                    <w:top w:val="none" w:sz="0" w:space="0" w:color="auto"/>
                                                    <w:left w:val="none" w:sz="0" w:space="0" w:color="auto"/>
                                                    <w:bottom w:val="none" w:sz="0" w:space="0" w:color="auto"/>
                                                    <w:right w:val="none" w:sz="0" w:space="0" w:color="auto"/>
                                                  </w:divBdr>
                                                </w:div>
                                                <w:div w:id="1809277347">
                                                  <w:marLeft w:val="640"/>
                                                  <w:marRight w:val="0"/>
                                                  <w:marTop w:val="0"/>
                                                  <w:marBottom w:val="0"/>
                                                  <w:divBdr>
                                                    <w:top w:val="none" w:sz="0" w:space="0" w:color="auto"/>
                                                    <w:left w:val="none" w:sz="0" w:space="0" w:color="auto"/>
                                                    <w:bottom w:val="none" w:sz="0" w:space="0" w:color="auto"/>
                                                    <w:right w:val="none" w:sz="0" w:space="0" w:color="auto"/>
                                                  </w:divBdr>
                                                </w:div>
                                                <w:div w:id="1827286325">
                                                  <w:marLeft w:val="640"/>
                                                  <w:marRight w:val="0"/>
                                                  <w:marTop w:val="0"/>
                                                  <w:marBottom w:val="0"/>
                                                  <w:divBdr>
                                                    <w:top w:val="none" w:sz="0" w:space="0" w:color="auto"/>
                                                    <w:left w:val="none" w:sz="0" w:space="0" w:color="auto"/>
                                                    <w:bottom w:val="none" w:sz="0" w:space="0" w:color="auto"/>
                                                    <w:right w:val="none" w:sz="0" w:space="0" w:color="auto"/>
                                                  </w:divBdr>
                                                </w:div>
                                                <w:div w:id="1846553151">
                                                  <w:marLeft w:val="640"/>
                                                  <w:marRight w:val="0"/>
                                                  <w:marTop w:val="0"/>
                                                  <w:marBottom w:val="0"/>
                                                  <w:divBdr>
                                                    <w:top w:val="none" w:sz="0" w:space="0" w:color="auto"/>
                                                    <w:left w:val="none" w:sz="0" w:space="0" w:color="auto"/>
                                                    <w:bottom w:val="none" w:sz="0" w:space="0" w:color="auto"/>
                                                    <w:right w:val="none" w:sz="0" w:space="0" w:color="auto"/>
                                                  </w:divBdr>
                                                </w:div>
                                                <w:div w:id="1888057929">
                                                  <w:marLeft w:val="640"/>
                                                  <w:marRight w:val="0"/>
                                                  <w:marTop w:val="0"/>
                                                  <w:marBottom w:val="0"/>
                                                  <w:divBdr>
                                                    <w:top w:val="none" w:sz="0" w:space="0" w:color="auto"/>
                                                    <w:left w:val="none" w:sz="0" w:space="0" w:color="auto"/>
                                                    <w:bottom w:val="none" w:sz="0" w:space="0" w:color="auto"/>
                                                    <w:right w:val="none" w:sz="0" w:space="0" w:color="auto"/>
                                                  </w:divBdr>
                                                </w:div>
                                                <w:div w:id="1986155537">
                                                  <w:marLeft w:val="640"/>
                                                  <w:marRight w:val="0"/>
                                                  <w:marTop w:val="0"/>
                                                  <w:marBottom w:val="0"/>
                                                  <w:divBdr>
                                                    <w:top w:val="none" w:sz="0" w:space="0" w:color="auto"/>
                                                    <w:left w:val="none" w:sz="0" w:space="0" w:color="auto"/>
                                                    <w:bottom w:val="none" w:sz="0" w:space="0" w:color="auto"/>
                                                    <w:right w:val="none" w:sz="0" w:space="0" w:color="auto"/>
                                                  </w:divBdr>
                                                </w:div>
                                                <w:div w:id="2059015973">
                                                  <w:marLeft w:val="640"/>
                                                  <w:marRight w:val="0"/>
                                                  <w:marTop w:val="0"/>
                                                  <w:marBottom w:val="0"/>
                                                  <w:divBdr>
                                                    <w:top w:val="none" w:sz="0" w:space="0" w:color="auto"/>
                                                    <w:left w:val="none" w:sz="0" w:space="0" w:color="auto"/>
                                                    <w:bottom w:val="none" w:sz="0" w:space="0" w:color="auto"/>
                                                    <w:right w:val="none" w:sz="0" w:space="0" w:color="auto"/>
                                                  </w:divBdr>
                                                </w:div>
                                                <w:div w:id="2059157472">
                                                  <w:marLeft w:val="640"/>
                                                  <w:marRight w:val="0"/>
                                                  <w:marTop w:val="0"/>
                                                  <w:marBottom w:val="0"/>
                                                  <w:divBdr>
                                                    <w:top w:val="none" w:sz="0" w:space="0" w:color="auto"/>
                                                    <w:left w:val="none" w:sz="0" w:space="0" w:color="auto"/>
                                                    <w:bottom w:val="none" w:sz="0" w:space="0" w:color="auto"/>
                                                    <w:right w:val="none" w:sz="0" w:space="0" w:color="auto"/>
                                                  </w:divBdr>
                                                </w:div>
                                                <w:div w:id="2124566788">
                                                  <w:marLeft w:val="640"/>
                                                  <w:marRight w:val="0"/>
                                                  <w:marTop w:val="0"/>
                                                  <w:marBottom w:val="0"/>
                                                  <w:divBdr>
                                                    <w:top w:val="none" w:sz="0" w:space="0" w:color="auto"/>
                                                    <w:left w:val="none" w:sz="0" w:space="0" w:color="auto"/>
                                                    <w:bottom w:val="none" w:sz="0" w:space="0" w:color="auto"/>
                                                    <w:right w:val="none" w:sz="0" w:space="0" w:color="auto"/>
                                                  </w:divBdr>
                                                </w:div>
                                              </w:divsChild>
                                            </w:div>
                                            <w:div w:id="1788815371">
                                              <w:marLeft w:val="0"/>
                                              <w:marRight w:val="0"/>
                                              <w:marTop w:val="0"/>
                                              <w:marBottom w:val="0"/>
                                              <w:divBdr>
                                                <w:top w:val="none" w:sz="0" w:space="0" w:color="auto"/>
                                                <w:left w:val="none" w:sz="0" w:space="0" w:color="auto"/>
                                                <w:bottom w:val="none" w:sz="0" w:space="0" w:color="auto"/>
                                                <w:right w:val="none" w:sz="0" w:space="0" w:color="auto"/>
                                              </w:divBdr>
                                              <w:divsChild>
                                                <w:div w:id="83648967">
                                                  <w:marLeft w:val="640"/>
                                                  <w:marRight w:val="0"/>
                                                  <w:marTop w:val="0"/>
                                                  <w:marBottom w:val="0"/>
                                                  <w:divBdr>
                                                    <w:top w:val="none" w:sz="0" w:space="0" w:color="auto"/>
                                                    <w:left w:val="none" w:sz="0" w:space="0" w:color="auto"/>
                                                    <w:bottom w:val="none" w:sz="0" w:space="0" w:color="auto"/>
                                                    <w:right w:val="none" w:sz="0" w:space="0" w:color="auto"/>
                                                  </w:divBdr>
                                                </w:div>
                                                <w:div w:id="94862304">
                                                  <w:marLeft w:val="640"/>
                                                  <w:marRight w:val="0"/>
                                                  <w:marTop w:val="0"/>
                                                  <w:marBottom w:val="0"/>
                                                  <w:divBdr>
                                                    <w:top w:val="none" w:sz="0" w:space="0" w:color="auto"/>
                                                    <w:left w:val="none" w:sz="0" w:space="0" w:color="auto"/>
                                                    <w:bottom w:val="none" w:sz="0" w:space="0" w:color="auto"/>
                                                    <w:right w:val="none" w:sz="0" w:space="0" w:color="auto"/>
                                                  </w:divBdr>
                                                </w:div>
                                                <w:div w:id="104930069">
                                                  <w:marLeft w:val="640"/>
                                                  <w:marRight w:val="0"/>
                                                  <w:marTop w:val="0"/>
                                                  <w:marBottom w:val="0"/>
                                                  <w:divBdr>
                                                    <w:top w:val="none" w:sz="0" w:space="0" w:color="auto"/>
                                                    <w:left w:val="none" w:sz="0" w:space="0" w:color="auto"/>
                                                    <w:bottom w:val="none" w:sz="0" w:space="0" w:color="auto"/>
                                                    <w:right w:val="none" w:sz="0" w:space="0" w:color="auto"/>
                                                  </w:divBdr>
                                                </w:div>
                                                <w:div w:id="117376100">
                                                  <w:marLeft w:val="640"/>
                                                  <w:marRight w:val="0"/>
                                                  <w:marTop w:val="0"/>
                                                  <w:marBottom w:val="0"/>
                                                  <w:divBdr>
                                                    <w:top w:val="none" w:sz="0" w:space="0" w:color="auto"/>
                                                    <w:left w:val="none" w:sz="0" w:space="0" w:color="auto"/>
                                                    <w:bottom w:val="none" w:sz="0" w:space="0" w:color="auto"/>
                                                    <w:right w:val="none" w:sz="0" w:space="0" w:color="auto"/>
                                                  </w:divBdr>
                                                </w:div>
                                                <w:div w:id="136269253">
                                                  <w:marLeft w:val="640"/>
                                                  <w:marRight w:val="0"/>
                                                  <w:marTop w:val="0"/>
                                                  <w:marBottom w:val="0"/>
                                                  <w:divBdr>
                                                    <w:top w:val="none" w:sz="0" w:space="0" w:color="auto"/>
                                                    <w:left w:val="none" w:sz="0" w:space="0" w:color="auto"/>
                                                    <w:bottom w:val="none" w:sz="0" w:space="0" w:color="auto"/>
                                                    <w:right w:val="none" w:sz="0" w:space="0" w:color="auto"/>
                                                  </w:divBdr>
                                                </w:div>
                                                <w:div w:id="180052503">
                                                  <w:marLeft w:val="640"/>
                                                  <w:marRight w:val="0"/>
                                                  <w:marTop w:val="0"/>
                                                  <w:marBottom w:val="0"/>
                                                  <w:divBdr>
                                                    <w:top w:val="none" w:sz="0" w:space="0" w:color="auto"/>
                                                    <w:left w:val="none" w:sz="0" w:space="0" w:color="auto"/>
                                                    <w:bottom w:val="none" w:sz="0" w:space="0" w:color="auto"/>
                                                    <w:right w:val="none" w:sz="0" w:space="0" w:color="auto"/>
                                                  </w:divBdr>
                                                </w:div>
                                                <w:div w:id="214507766">
                                                  <w:marLeft w:val="640"/>
                                                  <w:marRight w:val="0"/>
                                                  <w:marTop w:val="0"/>
                                                  <w:marBottom w:val="0"/>
                                                  <w:divBdr>
                                                    <w:top w:val="none" w:sz="0" w:space="0" w:color="auto"/>
                                                    <w:left w:val="none" w:sz="0" w:space="0" w:color="auto"/>
                                                    <w:bottom w:val="none" w:sz="0" w:space="0" w:color="auto"/>
                                                    <w:right w:val="none" w:sz="0" w:space="0" w:color="auto"/>
                                                  </w:divBdr>
                                                </w:div>
                                                <w:div w:id="230890256">
                                                  <w:marLeft w:val="640"/>
                                                  <w:marRight w:val="0"/>
                                                  <w:marTop w:val="0"/>
                                                  <w:marBottom w:val="0"/>
                                                  <w:divBdr>
                                                    <w:top w:val="none" w:sz="0" w:space="0" w:color="auto"/>
                                                    <w:left w:val="none" w:sz="0" w:space="0" w:color="auto"/>
                                                    <w:bottom w:val="none" w:sz="0" w:space="0" w:color="auto"/>
                                                    <w:right w:val="none" w:sz="0" w:space="0" w:color="auto"/>
                                                  </w:divBdr>
                                                </w:div>
                                                <w:div w:id="258608742">
                                                  <w:marLeft w:val="640"/>
                                                  <w:marRight w:val="0"/>
                                                  <w:marTop w:val="0"/>
                                                  <w:marBottom w:val="0"/>
                                                  <w:divBdr>
                                                    <w:top w:val="none" w:sz="0" w:space="0" w:color="auto"/>
                                                    <w:left w:val="none" w:sz="0" w:space="0" w:color="auto"/>
                                                    <w:bottom w:val="none" w:sz="0" w:space="0" w:color="auto"/>
                                                    <w:right w:val="none" w:sz="0" w:space="0" w:color="auto"/>
                                                  </w:divBdr>
                                                </w:div>
                                                <w:div w:id="304547095">
                                                  <w:marLeft w:val="640"/>
                                                  <w:marRight w:val="0"/>
                                                  <w:marTop w:val="0"/>
                                                  <w:marBottom w:val="0"/>
                                                  <w:divBdr>
                                                    <w:top w:val="none" w:sz="0" w:space="0" w:color="auto"/>
                                                    <w:left w:val="none" w:sz="0" w:space="0" w:color="auto"/>
                                                    <w:bottom w:val="none" w:sz="0" w:space="0" w:color="auto"/>
                                                    <w:right w:val="none" w:sz="0" w:space="0" w:color="auto"/>
                                                  </w:divBdr>
                                                </w:div>
                                                <w:div w:id="343823934">
                                                  <w:marLeft w:val="640"/>
                                                  <w:marRight w:val="0"/>
                                                  <w:marTop w:val="0"/>
                                                  <w:marBottom w:val="0"/>
                                                  <w:divBdr>
                                                    <w:top w:val="none" w:sz="0" w:space="0" w:color="auto"/>
                                                    <w:left w:val="none" w:sz="0" w:space="0" w:color="auto"/>
                                                    <w:bottom w:val="none" w:sz="0" w:space="0" w:color="auto"/>
                                                    <w:right w:val="none" w:sz="0" w:space="0" w:color="auto"/>
                                                  </w:divBdr>
                                                </w:div>
                                                <w:div w:id="344017713">
                                                  <w:marLeft w:val="640"/>
                                                  <w:marRight w:val="0"/>
                                                  <w:marTop w:val="0"/>
                                                  <w:marBottom w:val="0"/>
                                                  <w:divBdr>
                                                    <w:top w:val="none" w:sz="0" w:space="0" w:color="auto"/>
                                                    <w:left w:val="none" w:sz="0" w:space="0" w:color="auto"/>
                                                    <w:bottom w:val="none" w:sz="0" w:space="0" w:color="auto"/>
                                                    <w:right w:val="none" w:sz="0" w:space="0" w:color="auto"/>
                                                  </w:divBdr>
                                                </w:div>
                                                <w:div w:id="357707950">
                                                  <w:marLeft w:val="640"/>
                                                  <w:marRight w:val="0"/>
                                                  <w:marTop w:val="0"/>
                                                  <w:marBottom w:val="0"/>
                                                  <w:divBdr>
                                                    <w:top w:val="none" w:sz="0" w:space="0" w:color="auto"/>
                                                    <w:left w:val="none" w:sz="0" w:space="0" w:color="auto"/>
                                                    <w:bottom w:val="none" w:sz="0" w:space="0" w:color="auto"/>
                                                    <w:right w:val="none" w:sz="0" w:space="0" w:color="auto"/>
                                                  </w:divBdr>
                                                </w:div>
                                                <w:div w:id="404306393">
                                                  <w:marLeft w:val="640"/>
                                                  <w:marRight w:val="0"/>
                                                  <w:marTop w:val="0"/>
                                                  <w:marBottom w:val="0"/>
                                                  <w:divBdr>
                                                    <w:top w:val="none" w:sz="0" w:space="0" w:color="auto"/>
                                                    <w:left w:val="none" w:sz="0" w:space="0" w:color="auto"/>
                                                    <w:bottom w:val="none" w:sz="0" w:space="0" w:color="auto"/>
                                                    <w:right w:val="none" w:sz="0" w:space="0" w:color="auto"/>
                                                  </w:divBdr>
                                                </w:div>
                                                <w:div w:id="442068243">
                                                  <w:marLeft w:val="640"/>
                                                  <w:marRight w:val="0"/>
                                                  <w:marTop w:val="0"/>
                                                  <w:marBottom w:val="0"/>
                                                  <w:divBdr>
                                                    <w:top w:val="none" w:sz="0" w:space="0" w:color="auto"/>
                                                    <w:left w:val="none" w:sz="0" w:space="0" w:color="auto"/>
                                                    <w:bottom w:val="none" w:sz="0" w:space="0" w:color="auto"/>
                                                    <w:right w:val="none" w:sz="0" w:space="0" w:color="auto"/>
                                                  </w:divBdr>
                                                </w:div>
                                                <w:div w:id="480389846">
                                                  <w:marLeft w:val="640"/>
                                                  <w:marRight w:val="0"/>
                                                  <w:marTop w:val="0"/>
                                                  <w:marBottom w:val="0"/>
                                                  <w:divBdr>
                                                    <w:top w:val="none" w:sz="0" w:space="0" w:color="auto"/>
                                                    <w:left w:val="none" w:sz="0" w:space="0" w:color="auto"/>
                                                    <w:bottom w:val="none" w:sz="0" w:space="0" w:color="auto"/>
                                                    <w:right w:val="none" w:sz="0" w:space="0" w:color="auto"/>
                                                  </w:divBdr>
                                                </w:div>
                                                <w:div w:id="493298202">
                                                  <w:marLeft w:val="640"/>
                                                  <w:marRight w:val="0"/>
                                                  <w:marTop w:val="0"/>
                                                  <w:marBottom w:val="0"/>
                                                  <w:divBdr>
                                                    <w:top w:val="none" w:sz="0" w:space="0" w:color="auto"/>
                                                    <w:left w:val="none" w:sz="0" w:space="0" w:color="auto"/>
                                                    <w:bottom w:val="none" w:sz="0" w:space="0" w:color="auto"/>
                                                    <w:right w:val="none" w:sz="0" w:space="0" w:color="auto"/>
                                                  </w:divBdr>
                                                </w:div>
                                                <w:div w:id="518739423">
                                                  <w:marLeft w:val="640"/>
                                                  <w:marRight w:val="0"/>
                                                  <w:marTop w:val="0"/>
                                                  <w:marBottom w:val="0"/>
                                                  <w:divBdr>
                                                    <w:top w:val="none" w:sz="0" w:space="0" w:color="auto"/>
                                                    <w:left w:val="none" w:sz="0" w:space="0" w:color="auto"/>
                                                    <w:bottom w:val="none" w:sz="0" w:space="0" w:color="auto"/>
                                                    <w:right w:val="none" w:sz="0" w:space="0" w:color="auto"/>
                                                  </w:divBdr>
                                                </w:div>
                                                <w:div w:id="543830304">
                                                  <w:marLeft w:val="640"/>
                                                  <w:marRight w:val="0"/>
                                                  <w:marTop w:val="0"/>
                                                  <w:marBottom w:val="0"/>
                                                  <w:divBdr>
                                                    <w:top w:val="none" w:sz="0" w:space="0" w:color="auto"/>
                                                    <w:left w:val="none" w:sz="0" w:space="0" w:color="auto"/>
                                                    <w:bottom w:val="none" w:sz="0" w:space="0" w:color="auto"/>
                                                    <w:right w:val="none" w:sz="0" w:space="0" w:color="auto"/>
                                                  </w:divBdr>
                                                </w:div>
                                                <w:div w:id="564297081">
                                                  <w:marLeft w:val="640"/>
                                                  <w:marRight w:val="0"/>
                                                  <w:marTop w:val="0"/>
                                                  <w:marBottom w:val="0"/>
                                                  <w:divBdr>
                                                    <w:top w:val="none" w:sz="0" w:space="0" w:color="auto"/>
                                                    <w:left w:val="none" w:sz="0" w:space="0" w:color="auto"/>
                                                    <w:bottom w:val="none" w:sz="0" w:space="0" w:color="auto"/>
                                                    <w:right w:val="none" w:sz="0" w:space="0" w:color="auto"/>
                                                  </w:divBdr>
                                                </w:div>
                                                <w:div w:id="630942738">
                                                  <w:marLeft w:val="640"/>
                                                  <w:marRight w:val="0"/>
                                                  <w:marTop w:val="0"/>
                                                  <w:marBottom w:val="0"/>
                                                  <w:divBdr>
                                                    <w:top w:val="none" w:sz="0" w:space="0" w:color="auto"/>
                                                    <w:left w:val="none" w:sz="0" w:space="0" w:color="auto"/>
                                                    <w:bottom w:val="none" w:sz="0" w:space="0" w:color="auto"/>
                                                    <w:right w:val="none" w:sz="0" w:space="0" w:color="auto"/>
                                                  </w:divBdr>
                                                </w:div>
                                                <w:div w:id="631254236">
                                                  <w:marLeft w:val="640"/>
                                                  <w:marRight w:val="0"/>
                                                  <w:marTop w:val="0"/>
                                                  <w:marBottom w:val="0"/>
                                                  <w:divBdr>
                                                    <w:top w:val="none" w:sz="0" w:space="0" w:color="auto"/>
                                                    <w:left w:val="none" w:sz="0" w:space="0" w:color="auto"/>
                                                    <w:bottom w:val="none" w:sz="0" w:space="0" w:color="auto"/>
                                                    <w:right w:val="none" w:sz="0" w:space="0" w:color="auto"/>
                                                  </w:divBdr>
                                                </w:div>
                                                <w:div w:id="720862869">
                                                  <w:marLeft w:val="640"/>
                                                  <w:marRight w:val="0"/>
                                                  <w:marTop w:val="0"/>
                                                  <w:marBottom w:val="0"/>
                                                  <w:divBdr>
                                                    <w:top w:val="none" w:sz="0" w:space="0" w:color="auto"/>
                                                    <w:left w:val="none" w:sz="0" w:space="0" w:color="auto"/>
                                                    <w:bottom w:val="none" w:sz="0" w:space="0" w:color="auto"/>
                                                    <w:right w:val="none" w:sz="0" w:space="0" w:color="auto"/>
                                                  </w:divBdr>
                                                </w:div>
                                                <w:div w:id="745880887">
                                                  <w:marLeft w:val="640"/>
                                                  <w:marRight w:val="0"/>
                                                  <w:marTop w:val="0"/>
                                                  <w:marBottom w:val="0"/>
                                                  <w:divBdr>
                                                    <w:top w:val="none" w:sz="0" w:space="0" w:color="auto"/>
                                                    <w:left w:val="none" w:sz="0" w:space="0" w:color="auto"/>
                                                    <w:bottom w:val="none" w:sz="0" w:space="0" w:color="auto"/>
                                                    <w:right w:val="none" w:sz="0" w:space="0" w:color="auto"/>
                                                  </w:divBdr>
                                                </w:div>
                                                <w:div w:id="751973889">
                                                  <w:marLeft w:val="640"/>
                                                  <w:marRight w:val="0"/>
                                                  <w:marTop w:val="0"/>
                                                  <w:marBottom w:val="0"/>
                                                  <w:divBdr>
                                                    <w:top w:val="none" w:sz="0" w:space="0" w:color="auto"/>
                                                    <w:left w:val="none" w:sz="0" w:space="0" w:color="auto"/>
                                                    <w:bottom w:val="none" w:sz="0" w:space="0" w:color="auto"/>
                                                    <w:right w:val="none" w:sz="0" w:space="0" w:color="auto"/>
                                                  </w:divBdr>
                                                </w:div>
                                                <w:div w:id="754012577">
                                                  <w:marLeft w:val="640"/>
                                                  <w:marRight w:val="0"/>
                                                  <w:marTop w:val="0"/>
                                                  <w:marBottom w:val="0"/>
                                                  <w:divBdr>
                                                    <w:top w:val="none" w:sz="0" w:space="0" w:color="auto"/>
                                                    <w:left w:val="none" w:sz="0" w:space="0" w:color="auto"/>
                                                    <w:bottom w:val="none" w:sz="0" w:space="0" w:color="auto"/>
                                                    <w:right w:val="none" w:sz="0" w:space="0" w:color="auto"/>
                                                  </w:divBdr>
                                                </w:div>
                                                <w:div w:id="804809489">
                                                  <w:marLeft w:val="640"/>
                                                  <w:marRight w:val="0"/>
                                                  <w:marTop w:val="0"/>
                                                  <w:marBottom w:val="0"/>
                                                  <w:divBdr>
                                                    <w:top w:val="none" w:sz="0" w:space="0" w:color="auto"/>
                                                    <w:left w:val="none" w:sz="0" w:space="0" w:color="auto"/>
                                                    <w:bottom w:val="none" w:sz="0" w:space="0" w:color="auto"/>
                                                    <w:right w:val="none" w:sz="0" w:space="0" w:color="auto"/>
                                                  </w:divBdr>
                                                </w:div>
                                                <w:div w:id="832835738">
                                                  <w:marLeft w:val="640"/>
                                                  <w:marRight w:val="0"/>
                                                  <w:marTop w:val="0"/>
                                                  <w:marBottom w:val="0"/>
                                                  <w:divBdr>
                                                    <w:top w:val="none" w:sz="0" w:space="0" w:color="auto"/>
                                                    <w:left w:val="none" w:sz="0" w:space="0" w:color="auto"/>
                                                    <w:bottom w:val="none" w:sz="0" w:space="0" w:color="auto"/>
                                                    <w:right w:val="none" w:sz="0" w:space="0" w:color="auto"/>
                                                  </w:divBdr>
                                                </w:div>
                                                <w:div w:id="992023326">
                                                  <w:marLeft w:val="640"/>
                                                  <w:marRight w:val="0"/>
                                                  <w:marTop w:val="0"/>
                                                  <w:marBottom w:val="0"/>
                                                  <w:divBdr>
                                                    <w:top w:val="none" w:sz="0" w:space="0" w:color="auto"/>
                                                    <w:left w:val="none" w:sz="0" w:space="0" w:color="auto"/>
                                                    <w:bottom w:val="none" w:sz="0" w:space="0" w:color="auto"/>
                                                    <w:right w:val="none" w:sz="0" w:space="0" w:color="auto"/>
                                                  </w:divBdr>
                                                </w:div>
                                                <w:div w:id="1120684892">
                                                  <w:marLeft w:val="640"/>
                                                  <w:marRight w:val="0"/>
                                                  <w:marTop w:val="0"/>
                                                  <w:marBottom w:val="0"/>
                                                  <w:divBdr>
                                                    <w:top w:val="none" w:sz="0" w:space="0" w:color="auto"/>
                                                    <w:left w:val="none" w:sz="0" w:space="0" w:color="auto"/>
                                                    <w:bottom w:val="none" w:sz="0" w:space="0" w:color="auto"/>
                                                    <w:right w:val="none" w:sz="0" w:space="0" w:color="auto"/>
                                                  </w:divBdr>
                                                </w:div>
                                                <w:div w:id="1138648440">
                                                  <w:marLeft w:val="640"/>
                                                  <w:marRight w:val="0"/>
                                                  <w:marTop w:val="0"/>
                                                  <w:marBottom w:val="0"/>
                                                  <w:divBdr>
                                                    <w:top w:val="none" w:sz="0" w:space="0" w:color="auto"/>
                                                    <w:left w:val="none" w:sz="0" w:space="0" w:color="auto"/>
                                                    <w:bottom w:val="none" w:sz="0" w:space="0" w:color="auto"/>
                                                    <w:right w:val="none" w:sz="0" w:space="0" w:color="auto"/>
                                                  </w:divBdr>
                                                </w:div>
                                                <w:div w:id="1161890836">
                                                  <w:marLeft w:val="640"/>
                                                  <w:marRight w:val="0"/>
                                                  <w:marTop w:val="0"/>
                                                  <w:marBottom w:val="0"/>
                                                  <w:divBdr>
                                                    <w:top w:val="none" w:sz="0" w:space="0" w:color="auto"/>
                                                    <w:left w:val="none" w:sz="0" w:space="0" w:color="auto"/>
                                                    <w:bottom w:val="none" w:sz="0" w:space="0" w:color="auto"/>
                                                    <w:right w:val="none" w:sz="0" w:space="0" w:color="auto"/>
                                                  </w:divBdr>
                                                </w:div>
                                                <w:div w:id="1173687844">
                                                  <w:marLeft w:val="640"/>
                                                  <w:marRight w:val="0"/>
                                                  <w:marTop w:val="0"/>
                                                  <w:marBottom w:val="0"/>
                                                  <w:divBdr>
                                                    <w:top w:val="none" w:sz="0" w:space="0" w:color="auto"/>
                                                    <w:left w:val="none" w:sz="0" w:space="0" w:color="auto"/>
                                                    <w:bottom w:val="none" w:sz="0" w:space="0" w:color="auto"/>
                                                    <w:right w:val="none" w:sz="0" w:space="0" w:color="auto"/>
                                                  </w:divBdr>
                                                </w:div>
                                                <w:div w:id="1305818421">
                                                  <w:marLeft w:val="640"/>
                                                  <w:marRight w:val="0"/>
                                                  <w:marTop w:val="0"/>
                                                  <w:marBottom w:val="0"/>
                                                  <w:divBdr>
                                                    <w:top w:val="none" w:sz="0" w:space="0" w:color="auto"/>
                                                    <w:left w:val="none" w:sz="0" w:space="0" w:color="auto"/>
                                                    <w:bottom w:val="none" w:sz="0" w:space="0" w:color="auto"/>
                                                    <w:right w:val="none" w:sz="0" w:space="0" w:color="auto"/>
                                                  </w:divBdr>
                                                </w:div>
                                                <w:div w:id="1314796607">
                                                  <w:marLeft w:val="640"/>
                                                  <w:marRight w:val="0"/>
                                                  <w:marTop w:val="0"/>
                                                  <w:marBottom w:val="0"/>
                                                  <w:divBdr>
                                                    <w:top w:val="none" w:sz="0" w:space="0" w:color="auto"/>
                                                    <w:left w:val="none" w:sz="0" w:space="0" w:color="auto"/>
                                                    <w:bottom w:val="none" w:sz="0" w:space="0" w:color="auto"/>
                                                    <w:right w:val="none" w:sz="0" w:space="0" w:color="auto"/>
                                                  </w:divBdr>
                                                </w:div>
                                                <w:div w:id="1380471549">
                                                  <w:marLeft w:val="640"/>
                                                  <w:marRight w:val="0"/>
                                                  <w:marTop w:val="0"/>
                                                  <w:marBottom w:val="0"/>
                                                  <w:divBdr>
                                                    <w:top w:val="none" w:sz="0" w:space="0" w:color="auto"/>
                                                    <w:left w:val="none" w:sz="0" w:space="0" w:color="auto"/>
                                                    <w:bottom w:val="none" w:sz="0" w:space="0" w:color="auto"/>
                                                    <w:right w:val="none" w:sz="0" w:space="0" w:color="auto"/>
                                                  </w:divBdr>
                                                </w:div>
                                                <w:div w:id="1410613247">
                                                  <w:marLeft w:val="640"/>
                                                  <w:marRight w:val="0"/>
                                                  <w:marTop w:val="0"/>
                                                  <w:marBottom w:val="0"/>
                                                  <w:divBdr>
                                                    <w:top w:val="none" w:sz="0" w:space="0" w:color="auto"/>
                                                    <w:left w:val="none" w:sz="0" w:space="0" w:color="auto"/>
                                                    <w:bottom w:val="none" w:sz="0" w:space="0" w:color="auto"/>
                                                    <w:right w:val="none" w:sz="0" w:space="0" w:color="auto"/>
                                                  </w:divBdr>
                                                </w:div>
                                                <w:div w:id="1443767924">
                                                  <w:marLeft w:val="640"/>
                                                  <w:marRight w:val="0"/>
                                                  <w:marTop w:val="0"/>
                                                  <w:marBottom w:val="0"/>
                                                  <w:divBdr>
                                                    <w:top w:val="none" w:sz="0" w:space="0" w:color="auto"/>
                                                    <w:left w:val="none" w:sz="0" w:space="0" w:color="auto"/>
                                                    <w:bottom w:val="none" w:sz="0" w:space="0" w:color="auto"/>
                                                    <w:right w:val="none" w:sz="0" w:space="0" w:color="auto"/>
                                                  </w:divBdr>
                                                </w:div>
                                                <w:div w:id="1464615472">
                                                  <w:marLeft w:val="640"/>
                                                  <w:marRight w:val="0"/>
                                                  <w:marTop w:val="0"/>
                                                  <w:marBottom w:val="0"/>
                                                  <w:divBdr>
                                                    <w:top w:val="none" w:sz="0" w:space="0" w:color="auto"/>
                                                    <w:left w:val="none" w:sz="0" w:space="0" w:color="auto"/>
                                                    <w:bottom w:val="none" w:sz="0" w:space="0" w:color="auto"/>
                                                    <w:right w:val="none" w:sz="0" w:space="0" w:color="auto"/>
                                                  </w:divBdr>
                                                </w:div>
                                                <w:div w:id="1480031087">
                                                  <w:marLeft w:val="640"/>
                                                  <w:marRight w:val="0"/>
                                                  <w:marTop w:val="0"/>
                                                  <w:marBottom w:val="0"/>
                                                  <w:divBdr>
                                                    <w:top w:val="none" w:sz="0" w:space="0" w:color="auto"/>
                                                    <w:left w:val="none" w:sz="0" w:space="0" w:color="auto"/>
                                                    <w:bottom w:val="none" w:sz="0" w:space="0" w:color="auto"/>
                                                    <w:right w:val="none" w:sz="0" w:space="0" w:color="auto"/>
                                                  </w:divBdr>
                                                </w:div>
                                                <w:div w:id="1645890739">
                                                  <w:marLeft w:val="640"/>
                                                  <w:marRight w:val="0"/>
                                                  <w:marTop w:val="0"/>
                                                  <w:marBottom w:val="0"/>
                                                  <w:divBdr>
                                                    <w:top w:val="none" w:sz="0" w:space="0" w:color="auto"/>
                                                    <w:left w:val="none" w:sz="0" w:space="0" w:color="auto"/>
                                                    <w:bottom w:val="none" w:sz="0" w:space="0" w:color="auto"/>
                                                    <w:right w:val="none" w:sz="0" w:space="0" w:color="auto"/>
                                                  </w:divBdr>
                                                </w:div>
                                                <w:div w:id="1736127998">
                                                  <w:marLeft w:val="640"/>
                                                  <w:marRight w:val="0"/>
                                                  <w:marTop w:val="0"/>
                                                  <w:marBottom w:val="0"/>
                                                  <w:divBdr>
                                                    <w:top w:val="none" w:sz="0" w:space="0" w:color="auto"/>
                                                    <w:left w:val="none" w:sz="0" w:space="0" w:color="auto"/>
                                                    <w:bottom w:val="none" w:sz="0" w:space="0" w:color="auto"/>
                                                    <w:right w:val="none" w:sz="0" w:space="0" w:color="auto"/>
                                                  </w:divBdr>
                                                </w:div>
                                                <w:div w:id="1769109167">
                                                  <w:marLeft w:val="640"/>
                                                  <w:marRight w:val="0"/>
                                                  <w:marTop w:val="0"/>
                                                  <w:marBottom w:val="0"/>
                                                  <w:divBdr>
                                                    <w:top w:val="none" w:sz="0" w:space="0" w:color="auto"/>
                                                    <w:left w:val="none" w:sz="0" w:space="0" w:color="auto"/>
                                                    <w:bottom w:val="none" w:sz="0" w:space="0" w:color="auto"/>
                                                    <w:right w:val="none" w:sz="0" w:space="0" w:color="auto"/>
                                                  </w:divBdr>
                                                </w:div>
                                                <w:div w:id="1842544878">
                                                  <w:marLeft w:val="640"/>
                                                  <w:marRight w:val="0"/>
                                                  <w:marTop w:val="0"/>
                                                  <w:marBottom w:val="0"/>
                                                  <w:divBdr>
                                                    <w:top w:val="none" w:sz="0" w:space="0" w:color="auto"/>
                                                    <w:left w:val="none" w:sz="0" w:space="0" w:color="auto"/>
                                                    <w:bottom w:val="none" w:sz="0" w:space="0" w:color="auto"/>
                                                    <w:right w:val="none" w:sz="0" w:space="0" w:color="auto"/>
                                                  </w:divBdr>
                                                </w:div>
                                                <w:div w:id="1854614733">
                                                  <w:marLeft w:val="640"/>
                                                  <w:marRight w:val="0"/>
                                                  <w:marTop w:val="0"/>
                                                  <w:marBottom w:val="0"/>
                                                  <w:divBdr>
                                                    <w:top w:val="none" w:sz="0" w:space="0" w:color="auto"/>
                                                    <w:left w:val="none" w:sz="0" w:space="0" w:color="auto"/>
                                                    <w:bottom w:val="none" w:sz="0" w:space="0" w:color="auto"/>
                                                    <w:right w:val="none" w:sz="0" w:space="0" w:color="auto"/>
                                                  </w:divBdr>
                                                </w:div>
                                                <w:div w:id="1872498074">
                                                  <w:marLeft w:val="640"/>
                                                  <w:marRight w:val="0"/>
                                                  <w:marTop w:val="0"/>
                                                  <w:marBottom w:val="0"/>
                                                  <w:divBdr>
                                                    <w:top w:val="none" w:sz="0" w:space="0" w:color="auto"/>
                                                    <w:left w:val="none" w:sz="0" w:space="0" w:color="auto"/>
                                                    <w:bottom w:val="none" w:sz="0" w:space="0" w:color="auto"/>
                                                    <w:right w:val="none" w:sz="0" w:space="0" w:color="auto"/>
                                                  </w:divBdr>
                                                </w:div>
                                                <w:div w:id="1896967058">
                                                  <w:marLeft w:val="640"/>
                                                  <w:marRight w:val="0"/>
                                                  <w:marTop w:val="0"/>
                                                  <w:marBottom w:val="0"/>
                                                  <w:divBdr>
                                                    <w:top w:val="none" w:sz="0" w:space="0" w:color="auto"/>
                                                    <w:left w:val="none" w:sz="0" w:space="0" w:color="auto"/>
                                                    <w:bottom w:val="none" w:sz="0" w:space="0" w:color="auto"/>
                                                    <w:right w:val="none" w:sz="0" w:space="0" w:color="auto"/>
                                                  </w:divBdr>
                                                </w:div>
                                                <w:div w:id="1921786475">
                                                  <w:marLeft w:val="640"/>
                                                  <w:marRight w:val="0"/>
                                                  <w:marTop w:val="0"/>
                                                  <w:marBottom w:val="0"/>
                                                  <w:divBdr>
                                                    <w:top w:val="none" w:sz="0" w:space="0" w:color="auto"/>
                                                    <w:left w:val="none" w:sz="0" w:space="0" w:color="auto"/>
                                                    <w:bottom w:val="none" w:sz="0" w:space="0" w:color="auto"/>
                                                    <w:right w:val="none" w:sz="0" w:space="0" w:color="auto"/>
                                                  </w:divBdr>
                                                </w:div>
                                                <w:div w:id="2020768880">
                                                  <w:marLeft w:val="640"/>
                                                  <w:marRight w:val="0"/>
                                                  <w:marTop w:val="0"/>
                                                  <w:marBottom w:val="0"/>
                                                  <w:divBdr>
                                                    <w:top w:val="none" w:sz="0" w:space="0" w:color="auto"/>
                                                    <w:left w:val="none" w:sz="0" w:space="0" w:color="auto"/>
                                                    <w:bottom w:val="none" w:sz="0" w:space="0" w:color="auto"/>
                                                    <w:right w:val="none" w:sz="0" w:space="0" w:color="auto"/>
                                                  </w:divBdr>
                                                </w:div>
                                                <w:div w:id="2035880573">
                                                  <w:marLeft w:val="640"/>
                                                  <w:marRight w:val="0"/>
                                                  <w:marTop w:val="0"/>
                                                  <w:marBottom w:val="0"/>
                                                  <w:divBdr>
                                                    <w:top w:val="none" w:sz="0" w:space="0" w:color="auto"/>
                                                    <w:left w:val="none" w:sz="0" w:space="0" w:color="auto"/>
                                                    <w:bottom w:val="none" w:sz="0" w:space="0" w:color="auto"/>
                                                    <w:right w:val="none" w:sz="0" w:space="0" w:color="auto"/>
                                                  </w:divBdr>
                                                </w:div>
                                                <w:div w:id="2058506541">
                                                  <w:marLeft w:val="640"/>
                                                  <w:marRight w:val="0"/>
                                                  <w:marTop w:val="0"/>
                                                  <w:marBottom w:val="0"/>
                                                  <w:divBdr>
                                                    <w:top w:val="none" w:sz="0" w:space="0" w:color="auto"/>
                                                    <w:left w:val="none" w:sz="0" w:space="0" w:color="auto"/>
                                                    <w:bottom w:val="none" w:sz="0" w:space="0" w:color="auto"/>
                                                    <w:right w:val="none" w:sz="0" w:space="0" w:color="auto"/>
                                                  </w:divBdr>
                                                </w:div>
                                                <w:div w:id="2112816505">
                                                  <w:marLeft w:val="640"/>
                                                  <w:marRight w:val="0"/>
                                                  <w:marTop w:val="0"/>
                                                  <w:marBottom w:val="0"/>
                                                  <w:divBdr>
                                                    <w:top w:val="none" w:sz="0" w:space="0" w:color="auto"/>
                                                    <w:left w:val="none" w:sz="0" w:space="0" w:color="auto"/>
                                                    <w:bottom w:val="none" w:sz="0" w:space="0" w:color="auto"/>
                                                    <w:right w:val="none" w:sz="0" w:space="0" w:color="auto"/>
                                                  </w:divBdr>
                                                </w:div>
                                                <w:div w:id="2124230626">
                                                  <w:marLeft w:val="640"/>
                                                  <w:marRight w:val="0"/>
                                                  <w:marTop w:val="0"/>
                                                  <w:marBottom w:val="0"/>
                                                  <w:divBdr>
                                                    <w:top w:val="none" w:sz="0" w:space="0" w:color="auto"/>
                                                    <w:left w:val="none" w:sz="0" w:space="0" w:color="auto"/>
                                                    <w:bottom w:val="none" w:sz="0" w:space="0" w:color="auto"/>
                                                    <w:right w:val="none" w:sz="0" w:space="0" w:color="auto"/>
                                                  </w:divBdr>
                                                </w:div>
                                              </w:divsChild>
                                            </w:div>
                                            <w:div w:id="1985037894">
                                              <w:marLeft w:val="0"/>
                                              <w:marRight w:val="0"/>
                                              <w:marTop w:val="0"/>
                                              <w:marBottom w:val="0"/>
                                              <w:divBdr>
                                                <w:top w:val="none" w:sz="0" w:space="0" w:color="auto"/>
                                                <w:left w:val="none" w:sz="0" w:space="0" w:color="auto"/>
                                                <w:bottom w:val="none" w:sz="0" w:space="0" w:color="auto"/>
                                                <w:right w:val="none" w:sz="0" w:space="0" w:color="auto"/>
                                              </w:divBdr>
                                              <w:divsChild>
                                                <w:div w:id="24839909">
                                                  <w:marLeft w:val="640"/>
                                                  <w:marRight w:val="0"/>
                                                  <w:marTop w:val="0"/>
                                                  <w:marBottom w:val="0"/>
                                                  <w:divBdr>
                                                    <w:top w:val="none" w:sz="0" w:space="0" w:color="auto"/>
                                                    <w:left w:val="none" w:sz="0" w:space="0" w:color="auto"/>
                                                    <w:bottom w:val="none" w:sz="0" w:space="0" w:color="auto"/>
                                                    <w:right w:val="none" w:sz="0" w:space="0" w:color="auto"/>
                                                  </w:divBdr>
                                                </w:div>
                                                <w:div w:id="84502953">
                                                  <w:marLeft w:val="640"/>
                                                  <w:marRight w:val="0"/>
                                                  <w:marTop w:val="0"/>
                                                  <w:marBottom w:val="0"/>
                                                  <w:divBdr>
                                                    <w:top w:val="none" w:sz="0" w:space="0" w:color="auto"/>
                                                    <w:left w:val="none" w:sz="0" w:space="0" w:color="auto"/>
                                                    <w:bottom w:val="none" w:sz="0" w:space="0" w:color="auto"/>
                                                    <w:right w:val="none" w:sz="0" w:space="0" w:color="auto"/>
                                                  </w:divBdr>
                                                </w:div>
                                                <w:div w:id="204365774">
                                                  <w:marLeft w:val="640"/>
                                                  <w:marRight w:val="0"/>
                                                  <w:marTop w:val="0"/>
                                                  <w:marBottom w:val="0"/>
                                                  <w:divBdr>
                                                    <w:top w:val="none" w:sz="0" w:space="0" w:color="auto"/>
                                                    <w:left w:val="none" w:sz="0" w:space="0" w:color="auto"/>
                                                    <w:bottom w:val="none" w:sz="0" w:space="0" w:color="auto"/>
                                                    <w:right w:val="none" w:sz="0" w:space="0" w:color="auto"/>
                                                  </w:divBdr>
                                                </w:div>
                                                <w:div w:id="253977208">
                                                  <w:marLeft w:val="640"/>
                                                  <w:marRight w:val="0"/>
                                                  <w:marTop w:val="0"/>
                                                  <w:marBottom w:val="0"/>
                                                  <w:divBdr>
                                                    <w:top w:val="none" w:sz="0" w:space="0" w:color="auto"/>
                                                    <w:left w:val="none" w:sz="0" w:space="0" w:color="auto"/>
                                                    <w:bottom w:val="none" w:sz="0" w:space="0" w:color="auto"/>
                                                    <w:right w:val="none" w:sz="0" w:space="0" w:color="auto"/>
                                                  </w:divBdr>
                                                </w:div>
                                                <w:div w:id="299311502">
                                                  <w:marLeft w:val="640"/>
                                                  <w:marRight w:val="0"/>
                                                  <w:marTop w:val="0"/>
                                                  <w:marBottom w:val="0"/>
                                                  <w:divBdr>
                                                    <w:top w:val="none" w:sz="0" w:space="0" w:color="auto"/>
                                                    <w:left w:val="none" w:sz="0" w:space="0" w:color="auto"/>
                                                    <w:bottom w:val="none" w:sz="0" w:space="0" w:color="auto"/>
                                                    <w:right w:val="none" w:sz="0" w:space="0" w:color="auto"/>
                                                  </w:divBdr>
                                                </w:div>
                                                <w:div w:id="322465909">
                                                  <w:marLeft w:val="640"/>
                                                  <w:marRight w:val="0"/>
                                                  <w:marTop w:val="0"/>
                                                  <w:marBottom w:val="0"/>
                                                  <w:divBdr>
                                                    <w:top w:val="none" w:sz="0" w:space="0" w:color="auto"/>
                                                    <w:left w:val="none" w:sz="0" w:space="0" w:color="auto"/>
                                                    <w:bottom w:val="none" w:sz="0" w:space="0" w:color="auto"/>
                                                    <w:right w:val="none" w:sz="0" w:space="0" w:color="auto"/>
                                                  </w:divBdr>
                                                </w:div>
                                                <w:div w:id="328364534">
                                                  <w:marLeft w:val="640"/>
                                                  <w:marRight w:val="0"/>
                                                  <w:marTop w:val="0"/>
                                                  <w:marBottom w:val="0"/>
                                                  <w:divBdr>
                                                    <w:top w:val="none" w:sz="0" w:space="0" w:color="auto"/>
                                                    <w:left w:val="none" w:sz="0" w:space="0" w:color="auto"/>
                                                    <w:bottom w:val="none" w:sz="0" w:space="0" w:color="auto"/>
                                                    <w:right w:val="none" w:sz="0" w:space="0" w:color="auto"/>
                                                  </w:divBdr>
                                                </w:div>
                                                <w:div w:id="363673403">
                                                  <w:marLeft w:val="640"/>
                                                  <w:marRight w:val="0"/>
                                                  <w:marTop w:val="0"/>
                                                  <w:marBottom w:val="0"/>
                                                  <w:divBdr>
                                                    <w:top w:val="none" w:sz="0" w:space="0" w:color="auto"/>
                                                    <w:left w:val="none" w:sz="0" w:space="0" w:color="auto"/>
                                                    <w:bottom w:val="none" w:sz="0" w:space="0" w:color="auto"/>
                                                    <w:right w:val="none" w:sz="0" w:space="0" w:color="auto"/>
                                                  </w:divBdr>
                                                </w:div>
                                                <w:div w:id="406272584">
                                                  <w:marLeft w:val="640"/>
                                                  <w:marRight w:val="0"/>
                                                  <w:marTop w:val="0"/>
                                                  <w:marBottom w:val="0"/>
                                                  <w:divBdr>
                                                    <w:top w:val="none" w:sz="0" w:space="0" w:color="auto"/>
                                                    <w:left w:val="none" w:sz="0" w:space="0" w:color="auto"/>
                                                    <w:bottom w:val="none" w:sz="0" w:space="0" w:color="auto"/>
                                                    <w:right w:val="none" w:sz="0" w:space="0" w:color="auto"/>
                                                  </w:divBdr>
                                                </w:div>
                                                <w:div w:id="471408804">
                                                  <w:marLeft w:val="640"/>
                                                  <w:marRight w:val="0"/>
                                                  <w:marTop w:val="0"/>
                                                  <w:marBottom w:val="0"/>
                                                  <w:divBdr>
                                                    <w:top w:val="none" w:sz="0" w:space="0" w:color="auto"/>
                                                    <w:left w:val="none" w:sz="0" w:space="0" w:color="auto"/>
                                                    <w:bottom w:val="none" w:sz="0" w:space="0" w:color="auto"/>
                                                    <w:right w:val="none" w:sz="0" w:space="0" w:color="auto"/>
                                                  </w:divBdr>
                                                </w:div>
                                                <w:div w:id="524028172">
                                                  <w:marLeft w:val="640"/>
                                                  <w:marRight w:val="0"/>
                                                  <w:marTop w:val="0"/>
                                                  <w:marBottom w:val="0"/>
                                                  <w:divBdr>
                                                    <w:top w:val="none" w:sz="0" w:space="0" w:color="auto"/>
                                                    <w:left w:val="none" w:sz="0" w:space="0" w:color="auto"/>
                                                    <w:bottom w:val="none" w:sz="0" w:space="0" w:color="auto"/>
                                                    <w:right w:val="none" w:sz="0" w:space="0" w:color="auto"/>
                                                  </w:divBdr>
                                                </w:div>
                                                <w:div w:id="570383064">
                                                  <w:marLeft w:val="640"/>
                                                  <w:marRight w:val="0"/>
                                                  <w:marTop w:val="0"/>
                                                  <w:marBottom w:val="0"/>
                                                  <w:divBdr>
                                                    <w:top w:val="none" w:sz="0" w:space="0" w:color="auto"/>
                                                    <w:left w:val="none" w:sz="0" w:space="0" w:color="auto"/>
                                                    <w:bottom w:val="none" w:sz="0" w:space="0" w:color="auto"/>
                                                    <w:right w:val="none" w:sz="0" w:space="0" w:color="auto"/>
                                                  </w:divBdr>
                                                </w:div>
                                                <w:div w:id="577246687">
                                                  <w:marLeft w:val="640"/>
                                                  <w:marRight w:val="0"/>
                                                  <w:marTop w:val="0"/>
                                                  <w:marBottom w:val="0"/>
                                                  <w:divBdr>
                                                    <w:top w:val="none" w:sz="0" w:space="0" w:color="auto"/>
                                                    <w:left w:val="none" w:sz="0" w:space="0" w:color="auto"/>
                                                    <w:bottom w:val="none" w:sz="0" w:space="0" w:color="auto"/>
                                                    <w:right w:val="none" w:sz="0" w:space="0" w:color="auto"/>
                                                  </w:divBdr>
                                                </w:div>
                                                <w:div w:id="610891891">
                                                  <w:marLeft w:val="640"/>
                                                  <w:marRight w:val="0"/>
                                                  <w:marTop w:val="0"/>
                                                  <w:marBottom w:val="0"/>
                                                  <w:divBdr>
                                                    <w:top w:val="none" w:sz="0" w:space="0" w:color="auto"/>
                                                    <w:left w:val="none" w:sz="0" w:space="0" w:color="auto"/>
                                                    <w:bottom w:val="none" w:sz="0" w:space="0" w:color="auto"/>
                                                    <w:right w:val="none" w:sz="0" w:space="0" w:color="auto"/>
                                                  </w:divBdr>
                                                </w:div>
                                                <w:div w:id="655693798">
                                                  <w:marLeft w:val="640"/>
                                                  <w:marRight w:val="0"/>
                                                  <w:marTop w:val="0"/>
                                                  <w:marBottom w:val="0"/>
                                                  <w:divBdr>
                                                    <w:top w:val="none" w:sz="0" w:space="0" w:color="auto"/>
                                                    <w:left w:val="none" w:sz="0" w:space="0" w:color="auto"/>
                                                    <w:bottom w:val="none" w:sz="0" w:space="0" w:color="auto"/>
                                                    <w:right w:val="none" w:sz="0" w:space="0" w:color="auto"/>
                                                  </w:divBdr>
                                                </w:div>
                                                <w:div w:id="673529482">
                                                  <w:marLeft w:val="640"/>
                                                  <w:marRight w:val="0"/>
                                                  <w:marTop w:val="0"/>
                                                  <w:marBottom w:val="0"/>
                                                  <w:divBdr>
                                                    <w:top w:val="none" w:sz="0" w:space="0" w:color="auto"/>
                                                    <w:left w:val="none" w:sz="0" w:space="0" w:color="auto"/>
                                                    <w:bottom w:val="none" w:sz="0" w:space="0" w:color="auto"/>
                                                    <w:right w:val="none" w:sz="0" w:space="0" w:color="auto"/>
                                                  </w:divBdr>
                                                </w:div>
                                                <w:div w:id="692682560">
                                                  <w:marLeft w:val="640"/>
                                                  <w:marRight w:val="0"/>
                                                  <w:marTop w:val="0"/>
                                                  <w:marBottom w:val="0"/>
                                                  <w:divBdr>
                                                    <w:top w:val="none" w:sz="0" w:space="0" w:color="auto"/>
                                                    <w:left w:val="none" w:sz="0" w:space="0" w:color="auto"/>
                                                    <w:bottom w:val="none" w:sz="0" w:space="0" w:color="auto"/>
                                                    <w:right w:val="none" w:sz="0" w:space="0" w:color="auto"/>
                                                  </w:divBdr>
                                                </w:div>
                                                <w:div w:id="767777380">
                                                  <w:marLeft w:val="640"/>
                                                  <w:marRight w:val="0"/>
                                                  <w:marTop w:val="0"/>
                                                  <w:marBottom w:val="0"/>
                                                  <w:divBdr>
                                                    <w:top w:val="none" w:sz="0" w:space="0" w:color="auto"/>
                                                    <w:left w:val="none" w:sz="0" w:space="0" w:color="auto"/>
                                                    <w:bottom w:val="none" w:sz="0" w:space="0" w:color="auto"/>
                                                    <w:right w:val="none" w:sz="0" w:space="0" w:color="auto"/>
                                                  </w:divBdr>
                                                </w:div>
                                                <w:div w:id="774638787">
                                                  <w:marLeft w:val="640"/>
                                                  <w:marRight w:val="0"/>
                                                  <w:marTop w:val="0"/>
                                                  <w:marBottom w:val="0"/>
                                                  <w:divBdr>
                                                    <w:top w:val="none" w:sz="0" w:space="0" w:color="auto"/>
                                                    <w:left w:val="none" w:sz="0" w:space="0" w:color="auto"/>
                                                    <w:bottom w:val="none" w:sz="0" w:space="0" w:color="auto"/>
                                                    <w:right w:val="none" w:sz="0" w:space="0" w:color="auto"/>
                                                  </w:divBdr>
                                                </w:div>
                                                <w:div w:id="847865328">
                                                  <w:marLeft w:val="640"/>
                                                  <w:marRight w:val="0"/>
                                                  <w:marTop w:val="0"/>
                                                  <w:marBottom w:val="0"/>
                                                  <w:divBdr>
                                                    <w:top w:val="none" w:sz="0" w:space="0" w:color="auto"/>
                                                    <w:left w:val="none" w:sz="0" w:space="0" w:color="auto"/>
                                                    <w:bottom w:val="none" w:sz="0" w:space="0" w:color="auto"/>
                                                    <w:right w:val="none" w:sz="0" w:space="0" w:color="auto"/>
                                                  </w:divBdr>
                                                </w:div>
                                                <w:div w:id="878589639">
                                                  <w:marLeft w:val="640"/>
                                                  <w:marRight w:val="0"/>
                                                  <w:marTop w:val="0"/>
                                                  <w:marBottom w:val="0"/>
                                                  <w:divBdr>
                                                    <w:top w:val="none" w:sz="0" w:space="0" w:color="auto"/>
                                                    <w:left w:val="none" w:sz="0" w:space="0" w:color="auto"/>
                                                    <w:bottom w:val="none" w:sz="0" w:space="0" w:color="auto"/>
                                                    <w:right w:val="none" w:sz="0" w:space="0" w:color="auto"/>
                                                  </w:divBdr>
                                                </w:div>
                                                <w:div w:id="911431447">
                                                  <w:marLeft w:val="640"/>
                                                  <w:marRight w:val="0"/>
                                                  <w:marTop w:val="0"/>
                                                  <w:marBottom w:val="0"/>
                                                  <w:divBdr>
                                                    <w:top w:val="none" w:sz="0" w:space="0" w:color="auto"/>
                                                    <w:left w:val="none" w:sz="0" w:space="0" w:color="auto"/>
                                                    <w:bottom w:val="none" w:sz="0" w:space="0" w:color="auto"/>
                                                    <w:right w:val="none" w:sz="0" w:space="0" w:color="auto"/>
                                                  </w:divBdr>
                                                </w:div>
                                                <w:div w:id="1034886478">
                                                  <w:marLeft w:val="640"/>
                                                  <w:marRight w:val="0"/>
                                                  <w:marTop w:val="0"/>
                                                  <w:marBottom w:val="0"/>
                                                  <w:divBdr>
                                                    <w:top w:val="none" w:sz="0" w:space="0" w:color="auto"/>
                                                    <w:left w:val="none" w:sz="0" w:space="0" w:color="auto"/>
                                                    <w:bottom w:val="none" w:sz="0" w:space="0" w:color="auto"/>
                                                    <w:right w:val="none" w:sz="0" w:space="0" w:color="auto"/>
                                                  </w:divBdr>
                                                </w:div>
                                                <w:div w:id="1060520677">
                                                  <w:marLeft w:val="640"/>
                                                  <w:marRight w:val="0"/>
                                                  <w:marTop w:val="0"/>
                                                  <w:marBottom w:val="0"/>
                                                  <w:divBdr>
                                                    <w:top w:val="none" w:sz="0" w:space="0" w:color="auto"/>
                                                    <w:left w:val="none" w:sz="0" w:space="0" w:color="auto"/>
                                                    <w:bottom w:val="none" w:sz="0" w:space="0" w:color="auto"/>
                                                    <w:right w:val="none" w:sz="0" w:space="0" w:color="auto"/>
                                                  </w:divBdr>
                                                </w:div>
                                                <w:div w:id="1069961729">
                                                  <w:marLeft w:val="640"/>
                                                  <w:marRight w:val="0"/>
                                                  <w:marTop w:val="0"/>
                                                  <w:marBottom w:val="0"/>
                                                  <w:divBdr>
                                                    <w:top w:val="none" w:sz="0" w:space="0" w:color="auto"/>
                                                    <w:left w:val="none" w:sz="0" w:space="0" w:color="auto"/>
                                                    <w:bottom w:val="none" w:sz="0" w:space="0" w:color="auto"/>
                                                    <w:right w:val="none" w:sz="0" w:space="0" w:color="auto"/>
                                                  </w:divBdr>
                                                </w:div>
                                                <w:div w:id="1151823981">
                                                  <w:marLeft w:val="640"/>
                                                  <w:marRight w:val="0"/>
                                                  <w:marTop w:val="0"/>
                                                  <w:marBottom w:val="0"/>
                                                  <w:divBdr>
                                                    <w:top w:val="none" w:sz="0" w:space="0" w:color="auto"/>
                                                    <w:left w:val="none" w:sz="0" w:space="0" w:color="auto"/>
                                                    <w:bottom w:val="none" w:sz="0" w:space="0" w:color="auto"/>
                                                    <w:right w:val="none" w:sz="0" w:space="0" w:color="auto"/>
                                                  </w:divBdr>
                                                </w:div>
                                                <w:div w:id="1158962355">
                                                  <w:marLeft w:val="640"/>
                                                  <w:marRight w:val="0"/>
                                                  <w:marTop w:val="0"/>
                                                  <w:marBottom w:val="0"/>
                                                  <w:divBdr>
                                                    <w:top w:val="none" w:sz="0" w:space="0" w:color="auto"/>
                                                    <w:left w:val="none" w:sz="0" w:space="0" w:color="auto"/>
                                                    <w:bottom w:val="none" w:sz="0" w:space="0" w:color="auto"/>
                                                    <w:right w:val="none" w:sz="0" w:space="0" w:color="auto"/>
                                                  </w:divBdr>
                                                </w:div>
                                                <w:div w:id="1183199970">
                                                  <w:marLeft w:val="640"/>
                                                  <w:marRight w:val="0"/>
                                                  <w:marTop w:val="0"/>
                                                  <w:marBottom w:val="0"/>
                                                  <w:divBdr>
                                                    <w:top w:val="none" w:sz="0" w:space="0" w:color="auto"/>
                                                    <w:left w:val="none" w:sz="0" w:space="0" w:color="auto"/>
                                                    <w:bottom w:val="none" w:sz="0" w:space="0" w:color="auto"/>
                                                    <w:right w:val="none" w:sz="0" w:space="0" w:color="auto"/>
                                                  </w:divBdr>
                                                </w:div>
                                                <w:div w:id="1225873027">
                                                  <w:marLeft w:val="640"/>
                                                  <w:marRight w:val="0"/>
                                                  <w:marTop w:val="0"/>
                                                  <w:marBottom w:val="0"/>
                                                  <w:divBdr>
                                                    <w:top w:val="none" w:sz="0" w:space="0" w:color="auto"/>
                                                    <w:left w:val="none" w:sz="0" w:space="0" w:color="auto"/>
                                                    <w:bottom w:val="none" w:sz="0" w:space="0" w:color="auto"/>
                                                    <w:right w:val="none" w:sz="0" w:space="0" w:color="auto"/>
                                                  </w:divBdr>
                                                </w:div>
                                                <w:div w:id="1262178766">
                                                  <w:marLeft w:val="640"/>
                                                  <w:marRight w:val="0"/>
                                                  <w:marTop w:val="0"/>
                                                  <w:marBottom w:val="0"/>
                                                  <w:divBdr>
                                                    <w:top w:val="none" w:sz="0" w:space="0" w:color="auto"/>
                                                    <w:left w:val="none" w:sz="0" w:space="0" w:color="auto"/>
                                                    <w:bottom w:val="none" w:sz="0" w:space="0" w:color="auto"/>
                                                    <w:right w:val="none" w:sz="0" w:space="0" w:color="auto"/>
                                                  </w:divBdr>
                                                </w:div>
                                                <w:div w:id="1319069540">
                                                  <w:marLeft w:val="640"/>
                                                  <w:marRight w:val="0"/>
                                                  <w:marTop w:val="0"/>
                                                  <w:marBottom w:val="0"/>
                                                  <w:divBdr>
                                                    <w:top w:val="none" w:sz="0" w:space="0" w:color="auto"/>
                                                    <w:left w:val="none" w:sz="0" w:space="0" w:color="auto"/>
                                                    <w:bottom w:val="none" w:sz="0" w:space="0" w:color="auto"/>
                                                    <w:right w:val="none" w:sz="0" w:space="0" w:color="auto"/>
                                                  </w:divBdr>
                                                </w:div>
                                                <w:div w:id="1323389489">
                                                  <w:marLeft w:val="640"/>
                                                  <w:marRight w:val="0"/>
                                                  <w:marTop w:val="0"/>
                                                  <w:marBottom w:val="0"/>
                                                  <w:divBdr>
                                                    <w:top w:val="none" w:sz="0" w:space="0" w:color="auto"/>
                                                    <w:left w:val="none" w:sz="0" w:space="0" w:color="auto"/>
                                                    <w:bottom w:val="none" w:sz="0" w:space="0" w:color="auto"/>
                                                    <w:right w:val="none" w:sz="0" w:space="0" w:color="auto"/>
                                                  </w:divBdr>
                                                </w:div>
                                                <w:div w:id="1342663902">
                                                  <w:marLeft w:val="640"/>
                                                  <w:marRight w:val="0"/>
                                                  <w:marTop w:val="0"/>
                                                  <w:marBottom w:val="0"/>
                                                  <w:divBdr>
                                                    <w:top w:val="none" w:sz="0" w:space="0" w:color="auto"/>
                                                    <w:left w:val="none" w:sz="0" w:space="0" w:color="auto"/>
                                                    <w:bottom w:val="none" w:sz="0" w:space="0" w:color="auto"/>
                                                    <w:right w:val="none" w:sz="0" w:space="0" w:color="auto"/>
                                                  </w:divBdr>
                                                </w:div>
                                                <w:div w:id="1417240278">
                                                  <w:marLeft w:val="640"/>
                                                  <w:marRight w:val="0"/>
                                                  <w:marTop w:val="0"/>
                                                  <w:marBottom w:val="0"/>
                                                  <w:divBdr>
                                                    <w:top w:val="none" w:sz="0" w:space="0" w:color="auto"/>
                                                    <w:left w:val="none" w:sz="0" w:space="0" w:color="auto"/>
                                                    <w:bottom w:val="none" w:sz="0" w:space="0" w:color="auto"/>
                                                    <w:right w:val="none" w:sz="0" w:space="0" w:color="auto"/>
                                                  </w:divBdr>
                                                </w:div>
                                                <w:div w:id="1421098628">
                                                  <w:marLeft w:val="640"/>
                                                  <w:marRight w:val="0"/>
                                                  <w:marTop w:val="0"/>
                                                  <w:marBottom w:val="0"/>
                                                  <w:divBdr>
                                                    <w:top w:val="none" w:sz="0" w:space="0" w:color="auto"/>
                                                    <w:left w:val="none" w:sz="0" w:space="0" w:color="auto"/>
                                                    <w:bottom w:val="none" w:sz="0" w:space="0" w:color="auto"/>
                                                    <w:right w:val="none" w:sz="0" w:space="0" w:color="auto"/>
                                                  </w:divBdr>
                                                </w:div>
                                                <w:div w:id="1472600305">
                                                  <w:marLeft w:val="640"/>
                                                  <w:marRight w:val="0"/>
                                                  <w:marTop w:val="0"/>
                                                  <w:marBottom w:val="0"/>
                                                  <w:divBdr>
                                                    <w:top w:val="none" w:sz="0" w:space="0" w:color="auto"/>
                                                    <w:left w:val="none" w:sz="0" w:space="0" w:color="auto"/>
                                                    <w:bottom w:val="none" w:sz="0" w:space="0" w:color="auto"/>
                                                    <w:right w:val="none" w:sz="0" w:space="0" w:color="auto"/>
                                                  </w:divBdr>
                                                </w:div>
                                                <w:div w:id="1476602469">
                                                  <w:marLeft w:val="640"/>
                                                  <w:marRight w:val="0"/>
                                                  <w:marTop w:val="0"/>
                                                  <w:marBottom w:val="0"/>
                                                  <w:divBdr>
                                                    <w:top w:val="none" w:sz="0" w:space="0" w:color="auto"/>
                                                    <w:left w:val="none" w:sz="0" w:space="0" w:color="auto"/>
                                                    <w:bottom w:val="none" w:sz="0" w:space="0" w:color="auto"/>
                                                    <w:right w:val="none" w:sz="0" w:space="0" w:color="auto"/>
                                                  </w:divBdr>
                                                </w:div>
                                                <w:div w:id="1572544753">
                                                  <w:marLeft w:val="640"/>
                                                  <w:marRight w:val="0"/>
                                                  <w:marTop w:val="0"/>
                                                  <w:marBottom w:val="0"/>
                                                  <w:divBdr>
                                                    <w:top w:val="none" w:sz="0" w:space="0" w:color="auto"/>
                                                    <w:left w:val="none" w:sz="0" w:space="0" w:color="auto"/>
                                                    <w:bottom w:val="none" w:sz="0" w:space="0" w:color="auto"/>
                                                    <w:right w:val="none" w:sz="0" w:space="0" w:color="auto"/>
                                                  </w:divBdr>
                                                </w:div>
                                                <w:div w:id="1608923738">
                                                  <w:marLeft w:val="640"/>
                                                  <w:marRight w:val="0"/>
                                                  <w:marTop w:val="0"/>
                                                  <w:marBottom w:val="0"/>
                                                  <w:divBdr>
                                                    <w:top w:val="none" w:sz="0" w:space="0" w:color="auto"/>
                                                    <w:left w:val="none" w:sz="0" w:space="0" w:color="auto"/>
                                                    <w:bottom w:val="none" w:sz="0" w:space="0" w:color="auto"/>
                                                    <w:right w:val="none" w:sz="0" w:space="0" w:color="auto"/>
                                                  </w:divBdr>
                                                </w:div>
                                                <w:div w:id="1736123520">
                                                  <w:marLeft w:val="640"/>
                                                  <w:marRight w:val="0"/>
                                                  <w:marTop w:val="0"/>
                                                  <w:marBottom w:val="0"/>
                                                  <w:divBdr>
                                                    <w:top w:val="none" w:sz="0" w:space="0" w:color="auto"/>
                                                    <w:left w:val="none" w:sz="0" w:space="0" w:color="auto"/>
                                                    <w:bottom w:val="none" w:sz="0" w:space="0" w:color="auto"/>
                                                    <w:right w:val="none" w:sz="0" w:space="0" w:color="auto"/>
                                                  </w:divBdr>
                                                </w:div>
                                                <w:div w:id="1797290293">
                                                  <w:marLeft w:val="640"/>
                                                  <w:marRight w:val="0"/>
                                                  <w:marTop w:val="0"/>
                                                  <w:marBottom w:val="0"/>
                                                  <w:divBdr>
                                                    <w:top w:val="none" w:sz="0" w:space="0" w:color="auto"/>
                                                    <w:left w:val="none" w:sz="0" w:space="0" w:color="auto"/>
                                                    <w:bottom w:val="none" w:sz="0" w:space="0" w:color="auto"/>
                                                    <w:right w:val="none" w:sz="0" w:space="0" w:color="auto"/>
                                                  </w:divBdr>
                                                </w:div>
                                                <w:div w:id="1812553334">
                                                  <w:marLeft w:val="640"/>
                                                  <w:marRight w:val="0"/>
                                                  <w:marTop w:val="0"/>
                                                  <w:marBottom w:val="0"/>
                                                  <w:divBdr>
                                                    <w:top w:val="none" w:sz="0" w:space="0" w:color="auto"/>
                                                    <w:left w:val="none" w:sz="0" w:space="0" w:color="auto"/>
                                                    <w:bottom w:val="none" w:sz="0" w:space="0" w:color="auto"/>
                                                    <w:right w:val="none" w:sz="0" w:space="0" w:color="auto"/>
                                                  </w:divBdr>
                                                </w:div>
                                                <w:div w:id="1828016310">
                                                  <w:marLeft w:val="640"/>
                                                  <w:marRight w:val="0"/>
                                                  <w:marTop w:val="0"/>
                                                  <w:marBottom w:val="0"/>
                                                  <w:divBdr>
                                                    <w:top w:val="none" w:sz="0" w:space="0" w:color="auto"/>
                                                    <w:left w:val="none" w:sz="0" w:space="0" w:color="auto"/>
                                                    <w:bottom w:val="none" w:sz="0" w:space="0" w:color="auto"/>
                                                    <w:right w:val="none" w:sz="0" w:space="0" w:color="auto"/>
                                                  </w:divBdr>
                                                </w:div>
                                                <w:div w:id="1852332699">
                                                  <w:marLeft w:val="640"/>
                                                  <w:marRight w:val="0"/>
                                                  <w:marTop w:val="0"/>
                                                  <w:marBottom w:val="0"/>
                                                  <w:divBdr>
                                                    <w:top w:val="none" w:sz="0" w:space="0" w:color="auto"/>
                                                    <w:left w:val="none" w:sz="0" w:space="0" w:color="auto"/>
                                                    <w:bottom w:val="none" w:sz="0" w:space="0" w:color="auto"/>
                                                    <w:right w:val="none" w:sz="0" w:space="0" w:color="auto"/>
                                                  </w:divBdr>
                                                </w:div>
                                                <w:div w:id="1864584897">
                                                  <w:marLeft w:val="640"/>
                                                  <w:marRight w:val="0"/>
                                                  <w:marTop w:val="0"/>
                                                  <w:marBottom w:val="0"/>
                                                  <w:divBdr>
                                                    <w:top w:val="none" w:sz="0" w:space="0" w:color="auto"/>
                                                    <w:left w:val="none" w:sz="0" w:space="0" w:color="auto"/>
                                                    <w:bottom w:val="none" w:sz="0" w:space="0" w:color="auto"/>
                                                    <w:right w:val="none" w:sz="0" w:space="0" w:color="auto"/>
                                                  </w:divBdr>
                                                </w:div>
                                                <w:div w:id="1882984133">
                                                  <w:marLeft w:val="640"/>
                                                  <w:marRight w:val="0"/>
                                                  <w:marTop w:val="0"/>
                                                  <w:marBottom w:val="0"/>
                                                  <w:divBdr>
                                                    <w:top w:val="none" w:sz="0" w:space="0" w:color="auto"/>
                                                    <w:left w:val="none" w:sz="0" w:space="0" w:color="auto"/>
                                                    <w:bottom w:val="none" w:sz="0" w:space="0" w:color="auto"/>
                                                    <w:right w:val="none" w:sz="0" w:space="0" w:color="auto"/>
                                                  </w:divBdr>
                                                </w:div>
                                                <w:div w:id="1887061101">
                                                  <w:marLeft w:val="640"/>
                                                  <w:marRight w:val="0"/>
                                                  <w:marTop w:val="0"/>
                                                  <w:marBottom w:val="0"/>
                                                  <w:divBdr>
                                                    <w:top w:val="none" w:sz="0" w:space="0" w:color="auto"/>
                                                    <w:left w:val="none" w:sz="0" w:space="0" w:color="auto"/>
                                                    <w:bottom w:val="none" w:sz="0" w:space="0" w:color="auto"/>
                                                    <w:right w:val="none" w:sz="0" w:space="0" w:color="auto"/>
                                                  </w:divBdr>
                                                </w:div>
                                                <w:div w:id="1897009472">
                                                  <w:marLeft w:val="640"/>
                                                  <w:marRight w:val="0"/>
                                                  <w:marTop w:val="0"/>
                                                  <w:marBottom w:val="0"/>
                                                  <w:divBdr>
                                                    <w:top w:val="none" w:sz="0" w:space="0" w:color="auto"/>
                                                    <w:left w:val="none" w:sz="0" w:space="0" w:color="auto"/>
                                                    <w:bottom w:val="none" w:sz="0" w:space="0" w:color="auto"/>
                                                    <w:right w:val="none" w:sz="0" w:space="0" w:color="auto"/>
                                                  </w:divBdr>
                                                </w:div>
                                                <w:div w:id="1968120852">
                                                  <w:marLeft w:val="640"/>
                                                  <w:marRight w:val="0"/>
                                                  <w:marTop w:val="0"/>
                                                  <w:marBottom w:val="0"/>
                                                  <w:divBdr>
                                                    <w:top w:val="none" w:sz="0" w:space="0" w:color="auto"/>
                                                    <w:left w:val="none" w:sz="0" w:space="0" w:color="auto"/>
                                                    <w:bottom w:val="none" w:sz="0" w:space="0" w:color="auto"/>
                                                    <w:right w:val="none" w:sz="0" w:space="0" w:color="auto"/>
                                                  </w:divBdr>
                                                </w:div>
                                                <w:div w:id="1989164952">
                                                  <w:marLeft w:val="640"/>
                                                  <w:marRight w:val="0"/>
                                                  <w:marTop w:val="0"/>
                                                  <w:marBottom w:val="0"/>
                                                  <w:divBdr>
                                                    <w:top w:val="none" w:sz="0" w:space="0" w:color="auto"/>
                                                    <w:left w:val="none" w:sz="0" w:space="0" w:color="auto"/>
                                                    <w:bottom w:val="none" w:sz="0" w:space="0" w:color="auto"/>
                                                    <w:right w:val="none" w:sz="0" w:space="0" w:color="auto"/>
                                                  </w:divBdr>
                                                </w:div>
                                                <w:div w:id="2048406203">
                                                  <w:marLeft w:val="640"/>
                                                  <w:marRight w:val="0"/>
                                                  <w:marTop w:val="0"/>
                                                  <w:marBottom w:val="0"/>
                                                  <w:divBdr>
                                                    <w:top w:val="none" w:sz="0" w:space="0" w:color="auto"/>
                                                    <w:left w:val="none" w:sz="0" w:space="0" w:color="auto"/>
                                                    <w:bottom w:val="none" w:sz="0" w:space="0" w:color="auto"/>
                                                    <w:right w:val="none" w:sz="0" w:space="0" w:color="auto"/>
                                                  </w:divBdr>
                                                </w:div>
                                                <w:div w:id="2132627187">
                                                  <w:marLeft w:val="640"/>
                                                  <w:marRight w:val="0"/>
                                                  <w:marTop w:val="0"/>
                                                  <w:marBottom w:val="0"/>
                                                  <w:divBdr>
                                                    <w:top w:val="none" w:sz="0" w:space="0" w:color="auto"/>
                                                    <w:left w:val="none" w:sz="0" w:space="0" w:color="auto"/>
                                                    <w:bottom w:val="none" w:sz="0" w:space="0" w:color="auto"/>
                                                    <w:right w:val="none" w:sz="0" w:space="0" w:color="auto"/>
                                                  </w:divBdr>
                                                </w:div>
                                              </w:divsChild>
                                            </w:div>
                                            <w:div w:id="1998535995">
                                              <w:marLeft w:val="0"/>
                                              <w:marRight w:val="0"/>
                                              <w:marTop w:val="0"/>
                                              <w:marBottom w:val="0"/>
                                              <w:divBdr>
                                                <w:top w:val="none" w:sz="0" w:space="0" w:color="auto"/>
                                                <w:left w:val="none" w:sz="0" w:space="0" w:color="auto"/>
                                                <w:bottom w:val="none" w:sz="0" w:space="0" w:color="auto"/>
                                                <w:right w:val="none" w:sz="0" w:space="0" w:color="auto"/>
                                              </w:divBdr>
                                              <w:divsChild>
                                                <w:div w:id="1247342">
                                                  <w:marLeft w:val="640"/>
                                                  <w:marRight w:val="0"/>
                                                  <w:marTop w:val="0"/>
                                                  <w:marBottom w:val="0"/>
                                                  <w:divBdr>
                                                    <w:top w:val="none" w:sz="0" w:space="0" w:color="auto"/>
                                                    <w:left w:val="none" w:sz="0" w:space="0" w:color="auto"/>
                                                    <w:bottom w:val="none" w:sz="0" w:space="0" w:color="auto"/>
                                                    <w:right w:val="none" w:sz="0" w:space="0" w:color="auto"/>
                                                  </w:divBdr>
                                                </w:div>
                                                <w:div w:id="21323366">
                                                  <w:marLeft w:val="640"/>
                                                  <w:marRight w:val="0"/>
                                                  <w:marTop w:val="0"/>
                                                  <w:marBottom w:val="0"/>
                                                  <w:divBdr>
                                                    <w:top w:val="none" w:sz="0" w:space="0" w:color="auto"/>
                                                    <w:left w:val="none" w:sz="0" w:space="0" w:color="auto"/>
                                                    <w:bottom w:val="none" w:sz="0" w:space="0" w:color="auto"/>
                                                    <w:right w:val="none" w:sz="0" w:space="0" w:color="auto"/>
                                                  </w:divBdr>
                                                </w:div>
                                                <w:div w:id="141235154">
                                                  <w:marLeft w:val="640"/>
                                                  <w:marRight w:val="0"/>
                                                  <w:marTop w:val="0"/>
                                                  <w:marBottom w:val="0"/>
                                                  <w:divBdr>
                                                    <w:top w:val="none" w:sz="0" w:space="0" w:color="auto"/>
                                                    <w:left w:val="none" w:sz="0" w:space="0" w:color="auto"/>
                                                    <w:bottom w:val="none" w:sz="0" w:space="0" w:color="auto"/>
                                                    <w:right w:val="none" w:sz="0" w:space="0" w:color="auto"/>
                                                  </w:divBdr>
                                                </w:div>
                                                <w:div w:id="192613447">
                                                  <w:marLeft w:val="640"/>
                                                  <w:marRight w:val="0"/>
                                                  <w:marTop w:val="0"/>
                                                  <w:marBottom w:val="0"/>
                                                  <w:divBdr>
                                                    <w:top w:val="none" w:sz="0" w:space="0" w:color="auto"/>
                                                    <w:left w:val="none" w:sz="0" w:space="0" w:color="auto"/>
                                                    <w:bottom w:val="none" w:sz="0" w:space="0" w:color="auto"/>
                                                    <w:right w:val="none" w:sz="0" w:space="0" w:color="auto"/>
                                                  </w:divBdr>
                                                </w:div>
                                                <w:div w:id="210264371">
                                                  <w:marLeft w:val="640"/>
                                                  <w:marRight w:val="0"/>
                                                  <w:marTop w:val="0"/>
                                                  <w:marBottom w:val="0"/>
                                                  <w:divBdr>
                                                    <w:top w:val="none" w:sz="0" w:space="0" w:color="auto"/>
                                                    <w:left w:val="none" w:sz="0" w:space="0" w:color="auto"/>
                                                    <w:bottom w:val="none" w:sz="0" w:space="0" w:color="auto"/>
                                                    <w:right w:val="none" w:sz="0" w:space="0" w:color="auto"/>
                                                  </w:divBdr>
                                                </w:div>
                                                <w:div w:id="243683125">
                                                  <w:marLeft w:val="640"/>
                                                  <w:marRight w:val="0"/>
                                                  <w:marTop w:val="0"/>
                                                  <w:marBottom w:val="0"/>
                                                  <w:divBdr>
                                                    <w:top w:val="none" w:sz="0" w:space="0" w:color="auto"/>
                                                    <w:left w:val="none" w:sz="0" w:space="0" w:color="auto"/>
                                                    <w:bottom w:val="none" w:sz="0" w:space="0" w:color="auto"/>
                                                    <w:right w:val="none" w:sz="0" w:space="0" w:color="auto"/>
                                                  </w:divBdr>
                                                </w:div>
                                                <w:div w:id="245962543">
                                                  <w:marLeft w:val="640"/>
                                                  <w:marRight w:val="0"/>
                                                  <w:marTop w:val="0"/>
                                                  <w:marBottom w:val="0"/>
                                                  <w:divBdr>
                                                    <w:top w:val="none" w:sz="0" w:space="0" w:color="auto"/>
                                                    <w:left w:val="none" w:sz="0" w:space="0" w:color="auto"/>
                                                    <w:bottom w:val="none" w:sz="0" w:space="0" w:color="auto"/>
                                                    <w:right w:val="none" w:sz="0" w:space="0" w:color="auto"/>
                                                  </w:divBdr>
                                                </w:div>
                                                <w:div w:id="254679033">
                                                  <w:marLeft w:val="640"/>
                                                  <w:marRight w:val="0"/>
                                                  <w:marTop w:val="0"/>
                                                  <w:marBottom w:val="0"/>
                                                  <w:divBdr>
                                                    <w:top w:val="none" w:sz="0" w:space="0" w:color="auto"/>
                                                    <w:left w:val="none" w:sz="0" w:space="0" w:color="auto"/>
                                                    <w:bottom w:val="none" w:sz="0" w:space="0" w:color="auto"/>
                                                    <w:right w:val="none" w:sz="0" w:space="0" w:color="auto"/>
                                                  </w:divBdr>
                                                </w:div>
                                                <w:div w:id="280770117">
                                                  <w:marLeft w:val="640"/>
                                                  <w:marRight w:val="0"/>
                                                  <w:marTop w:val="0"/>
                                                  <w:marBottom w:val="0"/>
                                                  <w:divBdr>
                                                    <w:top w:val="none" w:sz="0" w:space="0" w:color="auto"/>
                                                    <w:left w:val="none" w:sz="0" w:space="0" w:color="auto"/>
                                                    <w:bottom w:val="none" w:sz="0" w:space="0" w:color="auto"/>
                                                    <w:right w:val="none" w:sz="0" w:space="0" w:color="auto"/>
                                                  </w:divBdr>
                                                </w:div>
                                                <w:div w:id="323776334">
                                                  <w:marLeft w:val="640"/>
                                                  <w:marRight w:val="0"/>
                                                  <w:marTop w:val="0"/>
                                                  <w:marBottom w:val="0"/>
                                                  <w:divBdr>
                                                    <w:top w:val="none" w:sz="0" w:space="0" w:color="auto"/>
                                                    <w:left w:val="none" w:sz="0" w:space="0" w:color="auto"/>
                                                    <w:bottom w:val="none" w:sz="0" w:space="0" w:color="auto"/>
                                                    <w:right w:val="none" w:sz="0" w:space="0" w:color="auto"/>
                                                  </w:divBdr>
                                                </w:div>
                                                <w:div w:id="331180211">
                                                  <w:marLeft w:val="640"/>
                                                  <w:marRight w:val="0"/>
                                                  <w:marTop w:val="0"/>
                                                  <w:marBottom w:val="0"/>
                                                  <w:divBdr>
                                                    <w:top w:val="none" w:sz="0" w:space="0" w:color="auto"/>
                                                    <w:left w:val="none" w:sz="0" w:space="0" w:color="auto"/>
                                                    <w:bottom w:val="none" w:sz="0" w:space="0" w:color="auto"/>
                                                    <w:right w:val="none" w:sz="0" w:space="0" w:color="auto"/>
                                                  </w:divBdr>
                                                </w:div>
                                                <w:div w:id="340010618">
                                                  <w:marLeft w:val="640"/>
                                                  <w:marRight w:val="0"/>
                                                  <w:marTop w:val="0"/>
                                                  <w:marBottom w:val="0"/>
                                                  <w:divBdr>
                                                    <w:top w:val="none" w:sz="0" w:space="0" w:color="auto"/>
                                                    <w:left w:val="none" w:sz="0" w:space="0" w:color="auto"/>
                                                    <w:bottom w:val="none" w:sz="0" w:space="0" w:color="auto"/>
                                                    <w:right w:val="none" w:sz="0" w:space="0" w:color="auto"/>
                                                  </w:divBdr>
                                                </w:div>
                                                <w:div w:id="365562004">
                                                  <w:marLeft w:val="640"/>
                                                  <w:marRight w:val="0"/>
                                                  <w:marTop w:val="0"/>
                                                  <w:marBottom w:val="0"/>
                                                  <w:divBdr>
                                                    <w:top w:val="none" w:sz="0" w:space="0" w:color="auto"/>
                                                    <w:left w:val="none" w:sz="0" w:space="0" w:color="auto"/>
                                                    <w:bottom w:val="none" w:sz="0" w:space="0" w:color="auto"/>
                                                    <w:right w:val="none" w:sz="0" w:space="0" w:color="auto"/>
                                                  </w:divBdr>
                                                </w:div>
                                                <w:div w:id="371079186">
                                                  <w:marLeft w:val="640"/>
                                                  <w:marRight w:val="0"/>
                                                  <w:marTop w:val="0"/>
                                                  <w:marBottom w:val="0"/>
                                                  <w:divBdr>
                                                    <w:top w:val="none" w:sz="0" w:space="0" w:color="auto"/>
                                                    <w:left w:val="none" w:sz="0" w:space="0" w:color="auto"/>
                                                    <w:bottom w:val="none" w:sz="0" w:space="0" w:color="auto"/>
                                                    <w:right w:val="none" w:sz="0" w:space="0" w:color="auto"/>
                                                  </w:divBdr>
                                                </w:div>
                                                <w:div w:id="414743166">
                                                  <w:marLeft w:val="640"/>
                                                  <w:marRight w:val="0"/>
                                                  <w:marTop w:val="0"/>
                                                  <w:marBottom w:val="0"/>
                                                  <w:divBdr>
                                                    <w:top w:val="none" w:sz="0" w:space="0" w:color="auto"/>
                                                    <w:left w:val="none" w:sz="0" w:space="0" w:color="auto"/>
                                                    <w:bottom w:val="none" w:sz="0" w:space="0" w:color="auto"/>
                                                    <w:right w:val="none" w:sz="0" w:space="0" w:color="auto"/>
                                                  </w:divBdr>
                                                </w:div>
                                                <w:div w:id="581723373">
                                                  <w:marLeft w:val="640"/>
                                                  <w:marRight w:val="0"/>
                                                  <w:marTop w:val="0"/>
                                                  <w:marBottom w:val="0"/>
                                                  <w:divBdr>
                                                    <w:top w:val="none" w:sz="0" w:space="0" w:color="auto"/>
                                                    <w:left w:val="none" w:sz="0" w:space="0" w:color="auto"/>
                                                    <w:bottom w:val="none" w:sz="0" w:space="0" w:color="auto"/>
                                                    <w:right w:val="none" w:sz="0" w:space="0" w:color="auto"/>
                                                  </w:divBdr>
                                                </w:div>
                                                <w:div w:id="632370821">
                                                  <w:marLeft w:val="640"/>
                                                  <w:marRight w:val="0"/>
                                                  <w:marTop w:val="0"/>
                                                  <w:marBottom w:val="0"/>
                                                  <w:divBdr>
                                                    <w:top w:val="none" w:sz="0" w:space="0" w:color="auto"/>
                                                    <w:left w:val="none" w:sz="0" w:space="0" w:color="auto"/>
                                                    <w:bottom w:val="none" w:sz="0" w:space="0" w:color="auto"/>
                                                    <w:right w:val="none" w:sz="0" w:space="0" w:color="auto"/>
                                                  </w:divBdr>
                                                </w:div>
                                                <w:div w:id="699206738">
                                                  <w:marLeft w:val="640"/>
                                                  <w:marRight w:val="0"/>
                                                  <w:marTop w:val="0"/>
                                                  <w:marBottom w:val="0"/>
                                                  <w:divBdr>
                                                    <w:top w:val="none" w:sz="0" w:space="0" w:color="auto"/>
                                                    <w:left w:val="none" w:sz="0" w:space="0" w:color="auto"/>
                                                    <w:bottom w:val="none" w:sz="0" w:space="0" w:color="auto"/>
                                                    <w:right w:val="none" w:sz="0" w:space="0" w:color="auto"/>
                                                  </w:divBdr>
                                                </w:div>
                                                <w:div w:id="729184751">
                                                  <w:marLeft w:val="640"/>
                                                  <w:marRight w:val="0"/>
                                                  <w:marTop w:val="0"/>
                                                  <w:marBottom w:val="0"/>
                                                  <w:divBdr>
                                                    <w:top w:val="none" w:sz="0" w:space="0" w:color="auto"/>
                                                    <w:left w:val="none" w:sz="0" w:space="0" w:color="auto"/>
                                                    <w:bottom w:val="none" w:sz="0" w:space="0" w:color="auto"/>
                                                    <w:right w:val="none" w:sz="0" w:space="0" w:color="auto"/>
                                                  </w:divBdr>
                                                </w:div>
                                                <w:div w:id="730230795">
                                                  <w:marLeft w:val="640"/>
                                                  <w:marRight w:val="0"/>
                                                  <w:marTop w:val="0"/>
                                                  <w:marBottom w:val="0"/>
                                                  <w:divBdr>
                                                    <w:top w:val="none" w:sz="0" w:space="0" w:color="auto"/>
                                                    <w:left w:val="none" w:sz="0" w:space="0" w:color="auto"/>
                                                    <w:bottom w:val="none" w:sz="0" w:space="0" w:color="auto"/>
                                                    <w:right w:val="none" w:sz="0" w:space="0" w:color="auto"/>
                                                  </w:divBdr>
                                                </w:div>
                                                <w:div w:id="761224408">
                                                  <w:marLeft w:val="640"/>
                                                  <w:marRight w:val="0"/>
                                                  <w:marTop w:val="0"/>
                                                  <w:marBottom w:val="0"/>
                                                  <w:divBdr>
                                                    <w:top w:val="none" w:sz="0" w:space="0" w:color="auto"/>
                                                    <w:left w:val="none" w:sz="0" w:space="0" w:color="auto"/>
                                                    <w:bottom w:val="none" w:sz="0" w:space="0" w:color="auto"/>
                                                    <w:right w:val="none" w:sz="0" w:space="0" w:color="auto"/>
                                                  </w:divBdr>
                                                </w:div>
                                                <w:div w:id="796677055">
                                                  <w:marLeft w:val="640"/>
                                                  <w:marRight w:val="0"/>
                                                  <w:marTop w:val="0"/>
                                                  <w:marBottom w:val="0"/>
                                                  <w:divBdr>
                                                    <w:top w:val="none" w:sz="0" w:space="0" w:color="auto"/>
                                                    <w:left w:val="none" w:sz="0" w:space="0" w:color="auto"/>
                                                    <w:bottom w:val="none" w:sz="0" w:space="0" w:color="auto"/>
                                                    <w:right w:val="none" w:sz="0" w:space="0" w:color="auto"/>
                                                  </w:divBdr>
                                                </w:div>
                                                <w:div w:id="838499811">
                                                  <w:marLeft w:val="640"/>
                                                  <w:marRight w:val="0"/>
                                                  <w:marTop w:val="0"/>
                                                  <w:marBottom w:val="0"/>
                                                  <w:divBdr>
                                                    <w:top w:val="none" w:sz="0" w:space="0" w:color="auto"/>
                                                    <w:left w:val="none" w:sz="0" w:space="0" w:color="auto"/>
                                                    <w:bottom w:val="none" w:sz="0" w:space="0" w:color="auto"/>
                                                    <w:right w:val="none" w:sz="0" w:space="0" w:color="auto"/>
                                                  </w:divBdr>
                                                </w:div>
                                                <w:div w:id="871767005">
                                                  <w:marLeft w:val="640"/>
                                                  <w:marRight w:val="0"/>
                                                  <w:marTop w:val="0"/>
                                                  <w:marBottom w:val="0"/>
                                                  <w:divBdr>
                                                    <w:top w:val="none" w:sz="0" w:space="0" w:color="auto"/>
                                                    <w:left w:val="none" w:sz="0" w:space="0" w:color="auto"/>
                                                    <w:bottom w:val="none" w:sz="0" w:space="0" w:color="auto"/>
                                                    <w:right w:val="none" w:sz="0" w:space="0" w:color="auto"/>
                                                  </w:divBdr>
                                                </w:div>
                                                <w:div w:id="874270624">
                                                  <w:marLeft w:val="640"/>
                                                  <w:marRight w:val="0"/>
                                                  <w:marTop w:val="0"/>
                                                  <w:marBottom w:val="0"/>
                                                  <w:divBdr>
                                                    <w:top w:val="none" w:sz="0" w:space="0" w:color="auto"/>
                                                    <w:left w:val="none" w:sz="0" w:space="0" w:color="auto"/>
                                                    <w:bottom w:val="none" w:sz="0" w:space="0" w:color="auto"/>
                                                    <w:right w:val="none" w:sz="0" w:space="0" w:color="auto"/>
                                                  </w:divBdr>
                                                </w:div>
                                                <w:div w:id="959071735">
                                                  <w:marLeft w:val="640"/>
                                                  <w:marRight w:val="0"/>
                                                  <w:marTop w:val="0"/>
                                                  <w:marBottom w:val="0"/>
                                                  <w:divBdr>
                                                    <w:top w:val="none" w:sz="0" w:space="0" w:color="auto"/>
                                                    <w:left w:val="none" w:sz="0" w:space="0" w:color="auto"/>
                                                    <w:bottom w:val="none" w:sz="0" w:space="0" w:color="auto"/>
                                                    <w:right w:val="none" w:sz="0" w:space="0" w:color="auto"/>
                                                  </w:divBdr>
                                                </w:div>
                                                <w:div w:id="987707424">
                                                  <w:marLeft w:val="640"/>
                                                  <w:marRight w:val="0"/>
                                                  <w:marTop w:val="0"/>
                                                  <w:marBottom w:val="0"/>
                                                  <w:divBdr>
                                                    <w:top w:val="none" w:sz="0" w:space="0" w:color="auto"/>
                                                    <w:left w:val="none" w:sz="0" w:space="0" w:color="auto"/>
                                                    <w:bottom w:val="none" w:sz="0" w:space="0" w:color="auto"/>
                                                    <w:right w:val="none" w:sz="0" w:space="0" w:color="auto"/>
                                                  </w:divBdr>
                                                </w:div>
                                                <w:div w:id="1031342453">
                                                  <w:marLeft w:val="640"/>
                                                  <w:marRight w:val="0"/>
                                                  <w:marTop w:val="0"/>
                                                  <w:marBottom w:val="0"/>
                                                  <w:divBdr>
                                                    <w:top w:val="none" w:sz="0" w:space="0" w:color="auto"/>
                                                    <w:left w:val="none" w:sz="0" w:space="0" w:color="auto"/>
                                                    <w:bottom w:val="none" w:sz="0" w:space="0" w:color="auto"/>
                                                    <w:right w:val="none" w:sz="0" w:space="0" w:color="auto"/>
                                                  </w:divBdr>
                                                </w:div>
                                                <w:div w:id="1169566468">
                                                  <w:marLeft w:val="640"/>
                                                  <w:marRight w:val="0"/>
                                                  <w:marTop w:val="0"/>
                                                  <w:marBottom w:val="0"/>
                                                  <w:divBdr>
                                                    <w:top w:val="none" w:sz="0" w:space="0" w:color="auto"/>
                                                    <w:left w:val="none" w:sz="0" w:space="0" w:color="auto"/>
                                                    <w:bottom w:val="none" w:sz="0" w:space="0" w:color="auto"/>
                                                    <w:right w:val="none" w:sz="0" w:space="0" w:color="auto"/>
                                                  </w:divBdr>
                                                </w:div>
                                                <w:div w:id="1194920366">
                                                  <w:marLeft w:val="640"/>
                                                  <w:marRight w:val="0"/>
                                                  <w:marTop w:val="0"/>
                                                  <w:marBottom w:val="0"/>
                                                  <w:divBdr>
                                                    <w:top w:val="none" w:sz="0" w:space="0" w:color="auto"/>
                                                    <w:left w:val="none" w:sz="0" w:space="0" w:color="auto"/>
                                                    <w:bottom w:val="none" w:sz="0" w:space="0" w:color="auto"/>
                                                    <w:right w:val="none" w:sz="0" w:space="0" w:color="auto"/>
                                                  </w:divBdr>
                                                </w:div>
                                                <w:div w:id="1202670463">
                                                  <w:marLeft w:val="640"/>
                                                  <w:marRight w:val="0"/>
                                                  <w:marTop w:val="0"/>
                                                  <w:marBottom w:val="0"/>
                                                  <w:divBdr>
                                                    <w:top w:val="none" w:sz="0" w:space="0" w:color="auto"/>
                                                    <w:left w:val="none" w:sz="0" w:space="0" w:color="auto"/>
                                                    <w:bottom w:val="none" w:sz="0" w:space="0" w:color="auto"/>
                                                    <w:right w:val="none" w:sz="0" w:space="0" w:color="auto"/>
                                                  </w:divBdr>
                                                </w:div>
                                                <w:div w:id="1207644632">
                                                  <w:marLeft w:val="640"/>
                                                  <w:marRight w:val="0"/>
                                                  <w:marTop w:val="0"/>
                                                  <w:marBottom w:val="0"/>
                                                  <w:divBdr>
                                                    <w:top w:val="none" w:sz="0" w:space="0" w:color="auto"/>
                                                    <w:left w:val="none" w:sz="0" w:space="0" w:color="auto"/>
                                                    <w:bottom w:val="none" w:sz="0" w:space="0" w:color="auto"/>
                                                    <w:right w:val="none" w:sz="0" w:space="0" w:color="auto"/>
                                                  </w:divBdr>
                                                </w:div>
                                                <w:div w:id="1237937437">
                                                  <w:marLeft w:val="640"/>
                                                  <w:marRight w:val="0"/>
                                                  <w:marTop w:val="0"/>
                                                  <w:marBottom w:val="0"/>
                                                  <w:divBdr>
                                                    <w:top w:val="none" w:sz="0" w:space="0" w:color="auto"/>
                                                    <w:left w:val="none" w:sz="0" w:space="0" w:color="auto"/>
                                                    <w:bottom w:val="none" w:sz="0" w:space="0" w:color="auto"/>
                                                    <w:right w:val="none" w:sz="0" w:space="0" w:color="auto"/>
                                                  </w:divBdr>
                                                </w:div>
                                                <w:div w:id="1264411241">
                                                  <w:marLeft w:val="640"/>
                                                  <w:marRight w:val="0"/>
                                                  <w:marTop w:val="0"/>
                                                  <w:marBottom w:val="0"/>
                                                  <w:divBdr>
                                                    <w:top w:val="none" w:sz="0" w:space="0" w:color="auto"/>
                                                    <w:left w:val="none" w:sz="0" w:space="0" w:color="auto"/>
                                                    <w:bottom w:val="none" w:sz="0" w:space="0" w:color="auto"/>
                                                    <w:right w:val="none" w:sz="0" w:space="0" w:color="auto"/>
                                                  </w:divBdr>
                                                </w:div>
                                                <w:div w:id="1339237752">
                                                  <w:marLeft w:val="640"/>
                                                  <w:marRight w:val="0"/>
                                                  <w:marTop w:val="0"/>
                                                  <w:marBottom w:val="0"/>
                                                  <w:divBdr>
                                                    <w:top w:val="none" w:sz="0" w:space="0" w:color="auto"/>
                                                    <w:left w:val="none" w:sz="0" w:space="0" w:color="auto"/>
                                                    <w:bottom w:val="none" w:sz="0" w:space="0" w:color="auto"/>
                                                    <w:right w:val="none" w:sz="0" w:space="0" w:color="auto"/>
                                                  </w:divBdr>
                                                </w:div>
                                                <w:div w:id="1365982109">
                                                  <w:marLeft w:val="640"/>
                                                  <w:marRight w:val="0"/>
                                                  <w:marTop w:val="0"/>
                                                  <w:marBottom w:val="0"/>
                                                  <w:divBdr>
                                                    <w:top w:val="none" w:sz="0" w:space="0" w:color="auto"/>
                                                    <w:left w:val="none" w:sz="0" w:space="0" w:color="auto"/>
                                                    <w:bottom w:val="none" w:sz="0" w:space="0" w:color="auto"/>
                                                    <w:right w:val="none" w:sz="0" w:space="0" w:color="auto"/>
                                                  </w:divBdr>
                                                </w:div>
                                                <w:div w:id="1376736894">
                                                  <w:marLeft w:val="640"/>
                                                  <w:marRight w:val="0"/>
                                                  <w:marTop w:val="0"/>
                                                  <w:marBottom w:val="0"/>
                                                  <w:divBdr>
                                                    <w:top w:val="none" w:sz="0" w:space="0" w:color="auto"/>
                                                    <w:left w:val="none" w:sz="0" w:space="0" w:color="auto"/>
                                                    <w:bottom w:val="none" w:sz="0" w:space="0" w:color="auto"/>
                                                    <w:right w:val="none" w:sz="0" w:space="0" w:color="auto"/>
                                                  </w:divBdr>
                                                </w:div>
                                                <w:div w:id="1391882914">
                                                  <w:marLeft w:val="640"/>
                                                  <w:marRight w:val="0"/>
                                                  <w:marTop w:val="0"/>
                                                  <w:marBottom w:val="0"/>
                                                  <w:divBdr>
                                                    <w:top w:val="none" w:sz="0" w:space="0" w:color="auto"/>
                                                    <w:left w:val="none" w:sz="0" w:space="0" w:color="auto"/>
                                                    <w:bottom w:val="none" w:sz="0" w:space="0" w:color="auto"/>
                                                    <w:right w:val="none" w:sz="0" w:space="0" w:color="auto"/>
                                                  </w:divBdr>
                                                </w:div>
                                                <w:div w:id="1393774834">
                                                  <w:marLeft w:val="640"/>
                                                  <w:marRight w:val="0"/>
                                                  <w:marTop w:val="0"/>
                                                  <w:marBottom w:val="0"/>
                                                  <w:divBdr>
                                                    <w:top w:val="none" w:sz="0" w:space="0" w:color="auto"/>
                                                    <w:left w:val="none" w:sz="0" w:space="0" w:color="auto"/>
                                                    <w:bottom w:val="none" w:sz="0" w:space="0" w:color="auto"/>
                                                    <w:right w:val="none" w:sz="0" w:space="0" w:color="auto"/>
                                                  </w:divBdr>
                                                </w:div>
                                                <w:div w:id="1439718911">
                                                  <w:marLeft w:val="640"/>
                                                  <w:marRight w:val="0"/>
                                                  <w:marTop w:val="0"/>
                                                  <w:marBottom w:val="0"/>
                                                  <w:divBdr>
                                                    <w:top w:val="none" w:sz="0" w:space="0" w:color="auto"/>
                                                    <w:left w:val="none" w:sz="0" w:space="0" w:color="auto"/>
                                                    <w:bottom w:val="none" w:sz="0" w:space="0" w:color="auto"/>
                                                    <w:right w:val="none" w:sz="0" w:space="0" w:color="auto"/>
                                                  </w:divBdr>
                                                </w:div>
                                                <w:div w:id="1693337839">
                                                  <w:marLeft w:val="640"/>
                                                  <w:marRight w:val="0"/>
                                                  <w:marTop w:val="0"/>
                                                  <w:marBottom w:val="0"/>
                                                  <w:divBdr>
                                                    <w:top w:val="none" w:sz="0" w:space="0" w:color="auto"/>
                                                    <w:left w:val="none" w:sz="0" w:space="0" w:color="auto"/>
                                                    <w:bottom w:val="none" w:sz="0" w:space="0" w:color="auto"/>
                                                    <w:right w:val="none" w:sz="0" w:space="0" w:color="auto"/>
                                                  </w:divBdr>
                                                </w:div>
                                                <w:div w:id="1714110578">
                                                  <w:marLeft w:val="640"/>
                                                  <w:marRight w:val="0"/>
                                                  <w:marTop w:val="0"/>
                                                  <w:marBottom w:val="0"/>
                                                  <w:divBdr>
                                                    <w:top w:val="none" w:sz="0" w:space="0" w:color="auto"/>
                                                    <w:left w:val="none" w:sz="0" w:space="0" w:color="auto"/>
                                                    <w:bottom w:val="none" w:sz="0" w:space="0" w:color="auto"/>
                                                    <w:right w:val="none" w:sz="0" w:space="0" w:color="auto"/>
                                                  </w:divBdr>
                                                </w:div>
                                                <w:div w:id="1731925849">
                                                  <w:marLeft w:val="640"/>
                                                  <w:marRight w:val="0"/>
                                                  <w:marTop w:val="0"/>
                                                  <w:marBottom w:val="0"/>
                                                  <w:divBdr>
                                                    <w:top w:val="none" w:sz="0" w:space="0" w:color="auto"/>
                                                    <w:left w:val="none" w:sz="0" w:space="0" w:color="auto"/>
                                                    <w:bottom w:val="none" w:sz="0" w:space="0" w:color="auto"/>
                                                    <w:right w:val="none" w:sz="0" w:space="0" w:color="auto"/>
                                                  </w:divBdr>
                                                </w:div>
                                                <w:div w:id="1810702445">
                                                  <w:marLeft w:val="640"/>
                                                  <w:marRight w:val="0"/>
                                                  <w:marTop w:val="0"/>
                                                  <w:marBottom w:val="0"/>
                                                  <w:divBdr>
                                                    <w:top w:val="none" w:sz="0" w:space="0" w:color="auto"/>
                                                    <w:left w:val="none" w:sz="0" w:space="0" w:color="auto"/>
                                                    <w:bottom w:val="none" w:sz="0" w:space="0" w:color="auto"/>
                                                    <w:right w:val="none" w:sz="0" w:space="0" w:color="auto"/>
                                                  </w:divBdr>
                                                </w:div>
                                                <w:div w:id="1864905293">
                                                  <w:marLeft w:val="640"/>
                                                  <w:marRight w:val="0"/>
                                                  <w:marTop w:val="0"/>
                                                  <w:marBottom w:val="0"/>
                                                  <w:divBdr>
                                                    <w:top w:val="none" w:sz="0" w:space="0" w:color="auto"/>
                                                    <w:left w:val="none" w:sz="0" w:space="0" w:color="auto"/>
                                                    <w:bottom w:val="none" w:sz="0" w:space="0" w:color="auto"/>
                                                    <w:right w:val="none" w:sz="0" w:space="0" w:color="auto"/>
                                                  </w:divBdr>
                                                </w:div>
                                                <w:div w:id="1907915809">
                                                  <w:marLeft w:val="640"/>
                                                  <w:marRight w:val="0"/>
                                                  <w:marTop w:val="0"/>
                                                  <w:marBottom w:val="0"/>
                                                  <w:divBdr>
                                                    <w:top w:val="none" w:sz="0" w:space="0" w:color="auto"/>
                                                    <w:left w:val="none" w:sz="0" w:space="0" w:color="auto"/>
                                                    <w:bottom w:val="none" w:sz="0" w:space="0" w:color="auto"/>
                                                    <w:right w:val="none" w:sz="0" w:space="0" w:color="auto"/>
                                                  </w:divBdr>
                                                </w:div>
                                                <w:div w:id="1949313815">
                                                  <w:marLeft w:val="640"/>
                                                  <w:marRight w:val="0"/>
                                                  <w:marTop w:val="0"/>
                                                  <w:marBottom w:val="0"/>
                                                  <w:divBdr>
                                                    <w:top w:val="none" w:sz="0" w:space="0" w:color="auto"/>
                                                    <w:left w:val="none" w:sz="0" w:space="0" w:color="auto"/>
                                                    <w:bottom w:val="none" w:sz="0" w:space="0" w:color="auto"/>
                                                    <w:right w:val="none" w:sz="0" w:space="0" w:color="auto"/>
                                                  </w:divBdr>
                                                </w:div>
                                                <w:div w:id="2012902370">
                                                  <w:marLeft w:val="640"/>
                                                  <w:marRight w:val="0"/>
                                                  <w:marTop w:val="0"/>
                                                  <w:marBottom w:val="0"/>
                                                  <w:divBdr>
                                                    <w:top w:val="none" w:sz="0" w:space="0" w:color="auto"/>
                                                    <w:left w:val="none" w:sz="0" w:space="0" w:color="auto"/>
                                                    <w:bottom w:val="none" w:sz="0" w:space="0" w:color="auto"/>
                                                    <w:right w:val="none" w:sz="0" w:space="0" w:color="auto"/>
                                                  </w:divBdr>
                                                </w:div>
                                                <w:div w:id="2061130198">
                                                  <w:marLeft w:val="640"/>
                                                  <w:marRight w:val="0"/>
                                                  <w:marTop w:val="0"/>
                                                  <w:marBottom w:val="0"/>
                                                  <w:divBdr>
                                                    <w:top w:val="none" w:sz="0" w:space="0" w:color="auto"/>
                                                    <w:left w:val="none" w:sz="0" w:space="0" w:color="auto"/>
                                                    <w:bottom w:val="none" w:sz="0" w:space="0" w:color="auto"/>
                                                    <w:right w:val="none" w:sz="0" w:space="0" w:color="auto"/>
                                                  </w:divBdr>
                                                </w:div>
                                                <w:div w:id="2066486949">
                                                  <w:marLeft w:val="640"/>
                                                  <w:marRight w:val="0"/>
                                                  <w:marTop w:val="0"/>
                                                  <w:marBottom w:val="0"/>
                                                  <w:divBdr>
                                                    <w:top w:val="none" w:sz="0" w:space="0" w:color="auto"/>
                                                    <w:left w:val="none" w:sz="0" w:space="0" w:color="auto"/>
                                                    <w:bottom w:val="none" w:sz="0" w:space="0" w:color="auto"/>
                                                    <w:right w:val="none" w:sz="0" w:space="0" w:color="auto"/>
                                                  </w:divBdr>
                                                </w:div>
                                                <w:div w:id="2121096349">
                                                  <w:marLeft w:val="640"/>
                                                  <w:marRight w:val="0"/>
                                                  <w:marTop w:val="0"/>
                                                  <w:marBottom w:val="0"/>
                                                  <w:divBdr>
                                                    <w:top w:val="none" w:sz="0" w:space="0" w:color="auto"/>
                                                    <w:left w:val="none" w:sz="0" w:space="0" w:color="auto"/>
                                                    <w:bottom w:val="none" w:sz="0" w:space="0" w:color="auto"/>
                                                    <w:right w:val="none" w:sz="0" w:space="0" w:color="auto"/>
                                                  </w:divBdr>
                                                </w:div>
                                                <w:div w:id="2123188567">
                                                  <w:marLeft w:val="640"/>
                                                  <w:marRight w:val="0"/>
                                                  <w:marTop w:val="0"/>
                                                  <w:marBottom w:val="0"/>
                                                  <w:divBdr>
                                                    <w:top w:val="none" w:sz="0" w:space="0" w:color="auto"/>
                                                    <w:left w:val="none" w:sz="0" w:space="0" w:color="auto"/>
                                                    <w:bottom w:val="none" w:sz="0" w:space="0" w:color="auto"/>
                                                    <w:right w:val="none" w:sz="0" w:space="0" w:color="auto"/>
                                                  </w:divBdr>
                                                </w:div>
                                              </w:divsChild>
                                            </w:div>
                                            <w:div w:id="2114010190">
                                              <w:marLeft w:val="0"/>
                                              <w:marRight w:val="0"/>
                                              <w:marTop w:val="0"/>
                                              <w:marBottom w:val="0"/>
                                              <w:divBdr>
                                                <w:top w:val="none" w:sz="0" w:space="0" w:color="auto"/>
                                                <w:left w:val="none" w:sz="0" w:space="0" w:color="auto"/>
                                                <w:bottom w:val="none" w:sz="0" w:space="0" w:color="auto"/>
                                                <w:right w:val="none" w:sz="0" w:space="0" w:color="auto"/>
                                              </w:divBdr>
                                              <w:divsChild>
                                                <w:div w:id="26413888">
                                                  <w:marLeft w:val="640"/>
                                                  <w:marRight w:val="0"/>
                                                  <w:marTop w:val="0"/>
                                                  <w:marBottom w:val="0"/>
                                                  <w:divBdr>
                                                    <w:top w:val="none" w:sz="0" w:space="0" w:color="auto"/>
                                                    <w:left w:val="none" w:sz="0" w:space="0" w:color="auto"/>
                                                    <w:bottom w:val="none" w:sz="0" w:space="0" w:color="auto"/>
                                                    <w:right w:val="none" w:sz="0" w:space="0" w:color="auto"/>
                                                  </w:divBdr>
                                                </w:div>
                                                <w:div w:id="37553728">
                                                  <w:marLeft w:val="640"/>
                                                  <w:marRight w:val="0"/>
                                                  <w:marTop w:val="0"/>
                                                  <w:marBottom w:val="0"/>
                                                  <w:divBdr>
                                                    <w:top w:val="none" w:sz="0" w:space="0" w:color="auto"/>
                                                    <w:left w:val="none" w:sz="0" w:space="0" w:color="auto"/>
                                                    <w:bottom w:val="none" w:sz="0" w:space="0" w:color="auto"/>
                                                    <w:right w:val="none" w:sz="0" w:space="0" w:color="auto"/>
                                                  </w:divBdr>
                                                </w:div>
                                                <w:div w:id="146943857">
                                                  <w:marLeft w:val="640"/>
                                                  <w:marRight w:val="0"/>
                                                  <w:marTop w:val="0"/>
                                                  <w:marBottom w:val="0"/>
                                                  <w:divBdr>
                                                    <w:top w:val="none" w:sz="0" w:space="0" w:color="auto"/>
                                                    <w:left w:val="none" w:sz="0" w:space="0" w:color="auto"/>
                                                    <w:bottom w:val="none" w:sz="0" w:space="0" w:color="auto"/>
                                                    <w:right w:val="none" w:sz="0" w:space="0" w:color="auto"/>
                                                  </w:divBdr>
                                                </w:div>
                                                <w:div w:id="157111516">
                                                  <w:marLeft w:val="640"/>
                                                  <w:marRight w:val="0"/>
                                                  <w:marTop w:val="0"/>
                                                  <w:marBottom w:val="0"/>
                                                  <w:divBdr>
                                                    <w:top w:val="none" w:sz="0" w:space="0" w:color="auto"/>
                                                    <w:left w:val="none" w:sz="0" w:space="0" w:color="auto"/>
                                                    <w:bottom w:val="none" w:sz="0" w:space="0" w:color="auto"/>
                                                    <w:right w:val="none" w:sz="0" w:space="0" w:color="auto"/>
                                                  </w:divBdr>
                                                </w:div>
                                                <w:div w:id="231939248">
                                                  <w:marLeft w:val="640"/>
                                                  <w:marRight w:val="0"/>
                                                  <w:marTop w:val="0"/>
                                                  <w:marBottom w:val="0"/>
                                                  <w:divBdr>
                                                    <w:top w:val="none" w:sz="0" w:space="0" w:color="auto"/>
                                                    <w:left w:val="none" w:sz="0" w:space="0" w:color="auto"/>
                                                    <w:bottom w:val="none" w:sz="0" w:space="0" w:color="auto"/>
                                                    <w:right w:val="none" w:sz="0" w:space="0" w:color="auto"/>
                                                  </w:divBdr>
                                                </w:div>
                                                <w:div w:id="241646261">
                                                  <w:marLeft w:val="640"/>
                                                  <w:marRight w:val="0"/>
                                                  <w:marTop w:val="0"/>
                                                  <w:marBottom w:val="0"/>
                                                  <w:divBdr>
                                                    <w:top w:val="none" w:sz="0" w:space="0" w:color="auto"/>
                                                    <w:left w:val="none" w:sz="0" w:space="0" w:color="auto"/>
                                                    <w:bottom w:val="none" w:sz="0" w:space="0" w:color="auto"/>
                                                    <w:right w:val="none" w:sz="0" w:space="0" w:color="auto"/>
                                                  </w:divBdr>
                                                </w:div>
                                                <w:div w:id="264311908">
                                                  <w:marLeft w:val="640"/>
                                                  <w:marRight w:val="0"/>
                                                  <w:marTop w:val="0"/>
                                                  <w:marBottom w:val="0"/>
                                                  <w:divBdr>
                                                    <w:top w:val="none" w:sz="0" w:space="0" w:color="auto"/>
                                                    <w:left w:val="none" w:sz="0" w:space="0" w:color="auto"/>
                                                    <w:bottom w:val="none" w:sz="0" w:space="0" w:color="auto"/>
                                                    <w:right w:val="none" w:sz="0" w:space="0" w:color="auto"/>
                                                  </w:divBdr>
                                                </w:div>
                                                <w:div w:id="334460535">
                                                  <w:marLeft w:val="640"/>
                                                  <w:marRight w:val="0"/>
                                                  <w:marTop w:val="0"/>
                                                  <w:marBottom w:val="0"/>
                                                  <w:divBdr>
                                                    <w:top w:val="none" w:sz="0" w:space="0" w:color="auto"/>
                                                    <w:left w:val="none" w:sz="0" w:space="0" w:color="auto"/>
                                                    <w:bottom w:val="none" w:sz="0" w:space="0" w:color="auto"/>
                                                    <w:right w:val="none" w:sz="0" w:space="0" w:color="auto"/>
                                                  </w:divBdr>
                                                </w:div>
                                                <w:div w:id="351343434">
                                                  <w:marLeft w:val="640"/>
                                                  <w:marRight w:val="0"/>
                                                  <w:marTop w:val="0"/>
                                                  <w:marBottom w:val="0"/>
                                                  <w:divBdr>
                                                    <w:top w:val="none" w:sz="0" w:space="0" w:color="auto"/>
                                                    <w:left w:val="none" w:sz="0" w:space="0" w:color="auto"/>
                                                    <w:bottom w:val="none" w:sz="0" w:space="0" w:color="auto"/>
                                                    <w:right w:val="none" w:sz="0" w:space="0" w:color="auto"/>
                                                  </w:divBdr>
                                                </w:div>
                                                <w:div w:id="434057684">
                                                  <w:marLeft w:val="640"/>
                                                  <w:marRight w:val="0"/>
                                                  <w:marTop w:val="0"/>
                                                  <w:marBottom w:val="0"/>
                                                  <w:divBdr>
                                                    <w:top w:val="none" w:sz="0" w:space="0" w:color="auto"/>
                                                    <w:left w:val="none" w:sz="0" w:space="0" w:color="auto"/>
                                                    <w:bottom w:val="none" w:sz="0" w:space="0" w:color="auto"/>
                                                    <w:right w:val="none" w:sz="0" w:space="0" w:color="auto"/>
                                                  </w:divBdr>
                                                </w:div>
                                                <w:div w:id="458571253">
                                                  <w:marLeft w:val="640"/>
                                                  <w:marRight w:val="0"/>
                                                  <w:marTop w:val="0"/>
                                                  <w:marBottom w:val="0"/>
                                                  <w:divBdr>
                                                    <w:top w:val="none" w:sz="0" w:space="0" w:color="auto"/>
                                                    <w:left w:val="none" w:sz="0" w:space="0" w:color="auto"/>
                                                    <w:bottom w:val="none" w:sz="0" w:space="0" w:color="auto"/>
                                                    <w:right w:val="none" w:sz="0" w:space="0" w:color="auto"/>
                                                  </w:divBdr>
                                                </w:div>
                                                <w:div w:id="498039432">
                                                  <w:marLeft w:val="640"/>
                                                  <w:marRight w:val="0"/>
                                                  <w:marTop w:val="0"/>
                                                  <w:marBottom w:val="0"/>
                                                  <w:divBdr>
                                                    <w:top w:val="none" w:sz="0" w:space="0" w:color="auto"/>
                                                    <w:left w:val="none" w:sz="0" w:space="0" w:color="auto"/>
                                                    <w:bottom w:val="none" w:sz="0" w:space="0" w:color="auto"/>
                                                    <w:right w:val="none" w:sz="0" w:space="0" w:color="auto"/>
                                                  </w:divBdr>
                                                </w:div>
                                                <w:div w:id="515001944">
                                                  <w:marLeft w:val="640"/>
                                                  <w:marRight w:val="0"/>
                                                  <w:marTop w:val="0"/>
                                                  <w:marBottom w:val="0"/>
                                                  <w:divBdr>
                                                    <w:top w:val="none" w:sz="0" w:space="0" w:color="auto"/>
                                                    <w:left w:val="none" w:sz="0" w:space="0" w:color="auto"/>
                                                    <w:bottom w:val="none" w:sz="0" w:space="0" w:color="auto"/>
                                                    <w:right w:val="none" w:sz="0" w:space="0" w:color="auto"/>
                                                  </w:divBdr>
                                                </w:div>
                                                <w:div w:id="553660967">
                                                  <w:marLeft w:val="640"/>
                                                  <w:marRight w:val="0"/>
                                                  <w:marTop w:val="0"/>
                                                  <w:marBottom w:val="0"/>
                                                  <w:divBdr>
                                                    <w:top w:val="none" w:sz="0" w:space="0" w:color="auto"/>
                                                    <w:left w:val="none" w:sz="0" w:space="0" w:color="auto"/>
                                                    <w:bottom w:val="none" w:sz="0" w:space="0" w:color="auto"/>
                                                    <w:right w:val="none" w:sz="0" w:space="0" w:color="auto"/>
                                                  </w:divBdr>
                                                </w:div>
                                                <w:div w:id="586114268">
                                                  <w:marLeft w:val="640"/>
                                                  <w:marRight w:val="0"/>
                                                  <w:marTop w:val="0"/>
                                                  <w:marBottom w:val="0"/>
                                                  <w:divBdr>
                                                    <w:top w:val="none" w:sz="0" w:space="0" w:color="auto"/>
                                                    <w:left w:val="none" w:sz="0" w:space="0" w:color="auto"/>
                                                    <w:bottom w:val="none" w:sz="0" w:space="0" w:color="auto"/>
                                                    <w:right w:val="none" w:sz="0" w:space="0" w:color="auto"/>
                                                  </w:divBdr>
                                                </w:div>
                                                <w:div w:id="598101048">
                                                  <w:marLeft w:val="640"/>
                                                  <w:marRight w:val="0"/>
                                                  <w:marTop w:val="0"/>
                                                  <w:marBottom w:val="0"/>
                                                  <w:divBdr>
                                                    <w:top w:val="none" w:sz="0" w:space="0" w:color="auto"/>
                                                    <w:left w:val="none" w:sz="0" w:space="0" w:color="auto"/>
                                                    <w:bottom w:val="none" w:sz="0" w:space="0" w:color="auto"/>
                                                    <w:right w:val="none" w:sz="0" w:space="0" w:color="auto"/>
                                                  </w:divBdr>
                                                </w:div>
                                                <w:div w:id="616445949">
                                                  <w:marLeft w:val="640"/>
                                                  <w:marRight w:val="0"/>
                                                  <w:marTop w:val="0"/>
                                                  <w:marBottom w:val="0"/>
                                                  <w:divBdr>
                                                    <w:top w:val="none" w:sz="0" w:space="0" w:color="auto"/>
                                                    <w:left w:val="none" w:sz="0" w:space="0" w:color="auto"/>
                                                    <w:bottom w:val="none" w:sz="0" w:space="0" w:color="auto"/>
                                                    <w:right w:val="none" w:sz="0" w:space="0" w:color="auto"/>
                                                  </w:divBdr>
                                                </w:div>
                                                <w:div w:id="638652443">
                                                  <w:marLeft w:val="640"/>
                                                  <w:marRight w:val="0"/>
                                                  <w:marTop w:val="0"/>
                                                  <w:marBottom w:val="0"/>
                                                  <w:divBdr>
                                                    <w:top w:val="none" w:sz="0" w:space="0" w:color="auto"/>
                                                    <w:left w:val="none" w:sz="0" w:space="0" w:color="auto"/>
                                                    <w:bottom w:val="none" w:sz="0" w:space="0" w:color="auto"/>
                                                    <w:right w:val="none" w:sz="0" w:space="0" w:color="auto"/>
                                                  </w:divBdr>
                                                </w:div>
                                                <w:div w:id="662971747">
                                                  <w:marLeft w:val="640"/>
                                                  <w:marRight w:val="0"/>
                                                  <w:marTop w:val="0"/>
                                                  <w:marBottom w:val="0"/>
                                                  <w:divBdr>
                                                    <w:top w:val="none" w:sz="0" w:space="0" w:color="auto"/>
                                                    <w:left w:val="none" w:sz="0" w:space="0" w:color="auto"/>
                                                    <w:bottom w:val="none" w:sz="0" w:space="0" w:color="auto"/>
                                                    <w:right w:val="none" w:sz="0" w:space="0" w:color="auto"/>
                                                  </w:divBdr>
                                                </w:div>
                                                <w:div w:id="666713339">
                                                  <w:marLeft w:val="640"/>
                                                  <w:marRight w:val="0"/>
                                                  <w:marTop w:val="0"/>
                                                  <w:marBottom w:val="0"/>
                                                  <w:divBdr>
                                                    <w:top w:val="none" w:sz="0" w:space="0" w:color="auto"/>
                                                    <w:left w:val="none" w:sz="0" w:space="0" w:color="auto"/>
                                                    <w:bottom w:val="none" w:sz="0" w:space="0" w:color="auto"/>
                                                    <w:right w:val="none" w:sz="0" w:space="0" w:color="auto"/>
                                                  </w:divBdr>
                                                </w:div>
                                                <w:div w:id="717558269">
                                                  <w:marLeft w:val="640"/>
                                                  <w:marRight w:val="0"/>
                                                  <w:marTop w:val="0"/>
                                                  <w:marBottom w:val="0"/>
                                                  <w:divBdr>
                                                    <w:top w:val="none" w:sz="0" w:space="0" w:color="auto"/>
                                                    <w:left w:val="none" w:sz="0" w:space="0" w:color="auto"/>
                                                    <w:bottom w:val="none" w:sz="0" w:space="0" w:color="auto"/>
                                                    <w:right w:val="none" w:sz="0" w:space="0" w:color="auto"/>
                                                  </w:divBdr>
                                                </w:div>
                                                <w:div w:id="763308871">
                                                  <w:marLeft w:val="640"/>
                                                  <w:marRight w:val="0"/>
                                                  <w:marTop w:val="0"/>
                                                  <w:marBottom w:val="0"/>
                                                  <w:divBdr>
                                                    <w:top w:val="none" w:sz="0" w:space="0" w:color="auto"/>
                                                    <w:left w:val="none" w:sz="0" w:space="0" w:color="auto"/>
                                                    <w:bottom w:val="none" w:sz="0" w:space="0" w:color="auto"/>
                                                    <w:right w:val="none" w:sz="0" w:space="0" w:color="auto"/>
                                                  </w:divBdr>
                                                </w:div>
                                                <w:div w:id="781611262">
                                                  <w:marLeft w:val="640"/>
                                                  <w:marRight w:val="0"/>
                                                  <w:marTop w:val="0"/>
                                                  <w:marBottom w:val="0"/>
                                                  <w:divBdr>
                                                    <w:top w:val="none" w:sz="0" w:space="0" w:color="auto"/>
                                                    <w:left w:val="none" w:sz="0" w:space="0" w:color="auto"/>
                                                    <w:bottom w:val="none" w:sz="0" w:space="0" w:color="auto"/>
                                                    <w:right w:val="none" w:sz="0" w:space="0" w:color="auto"/>
                                                  </w:divBdr>
                                                </w:div>
                                                <w:div w:id="795105166">
                                                  <w:marLeft w:val="640"/>
                                                  <w:marRight w:val="0"/>
                                                  <w:marTop w:val="0"/>
                                                  <w:marBottom w:val="0"/>
                                                  <w:divBdr>
                                                    <w:top w:val="none" w:sz="0" w:space="0" w:color="auto"/>
                                                    <w:left w:val="none" w:sz="0" w:space="0" w:color="auto"/>
                                                    <w:bottom w:val="none" w:sz="0" w:space="0" w:color="auto"/>
                                                    <w:right w:val="none" w:sz="0" w:space="0" w:color="auto"/>
                                                  </w:divBdr>
                                                </w:div>
                                                <w:div w:id="837769029">
                                                  <w:marLeft w:val="640"/>
                                                  <w:marRight w:val="0"/>
                                                  <w:marTop w:val="0"/>
                                                  <w:marBottom w:val="0"/>
                                                  <w:divBdr>
                                                    <w:top w:val="none" w:sz="0" w:space="0" w:color="auto"/>
                                                    <w:left w:val="none" w:sz="0" w:space="0" w:color="auto"/>
                                                    <w:bottom w:val="none" w:sz="0" w:space="0" w:color="auto"/>
                                                    <w:right w:val="none" w:sz="0" w:space="0" w:color="auto"/>
                                                  </w:divBdr>
                                                </w:div>
                                                <w:div w:id="849953152">
                                                  <w:marLeft w:val="640"/>
                                                  <w:marRight w:val="0"/>
                                                  <w:marTop w:val="0"/>
                                                  <w:marBottom w:val="0"/>
                                                  <w:divBdr>
                                                    <w:top w:val="none" w:sz="0" w:space="0" w:color="auto"/>
                                                    <w:left w:val="none" w:sz="0" w:space="0" w:color="auto"/>
                                                    <w:bottom w:val="none" w:sz="0" w:space="0" w:color="auto"/>
                                                    <w:right w:val="none" w:sz="0" w:space="0" w:color="auto"/>
                                                  </w:divBdr>
                                                </w:div>
                                                <w:div w:id="920522920">
                                                  <w:marLeft w:val="640"/>
                                                  <w:marRight w:val="0"/>
                                                  <w:marTop w:val="0"/>
                                                  <w:marBottom w:val="0"/>
                                                  <w:divBdr>
                                                    <w:top w:val="none" w:sz="0" w:space="0" w:color="auto"/>
                                                    <w:left w:val="none" w:sz="0" w:space="0" w:color="auto"/>
                                                    <w:bottom w:val="none" w:sz="0" w:space="0" w:color="auto"/>
                                                    <w:right w:val="none" w:sz="0" w:space="0" w:color="auto"/>
                                                  </w:divBdr>
                                                </w:div>
                                                <w:div w:id="949581459">
                                                  <w:marLeft w:val="640"/>
                                                  <w:marRight w:val="0"/>
                                                  <w:marTop w:val="0"/>
                                                  <w:marBottom w:val="0"/>
                                                  <w:divBdr>
                                                    <w:top w:val="none" w:sz="0" w:space="0" w:color="auto"/>
                                                    <w:left w:val="none" w:sz="0" w:space="0" w:color="auto"/>
                                                    <w:bottom w:val="none" w:sz="0" w:space="0" w:color="auto"/>
                                                    <w:right w:val="none" w:sz="0" w:space="0" w:color="auto"/>
                                                  </w:divBdr>
                                                </w:div>
                                                <w:div w:id="969751233">
                                                  <w:marLeft w:val="640"/>
                                                  <w:marRight w:val="0"/>
                                                  <w:marTop w:val="0"/>
                                                  <w:marBottom w:val="0"/>
                                                  <w:divBdr>
                                                    <w:top w:val="none" w:sz="0" w:space="0" w:color="auto"/>
                                                    <w:left w:val="none" w:sz="0" w:space="0" w:color="auto"/>
                                                    <w:bottom w:val="none" w:sz="0" w:space="0" w:color="auto"/>
                                                    <w:right w:val="none" w:sz="0" w:space="0" w:color="auto"/>
                                                  </w:divBdr>
                                                </w:div>
                                                <w:div w:id="1051541001">
                                                  <w:marLeft w:val="640"/>
                                                  <w:marRight w:val="0"/>
                                                  <w:marTop w:val="0"/>
                                                  <w:marBottom w:val="0"/>
                                                  <w:divBdr>
                                                    <w:top w:val="none" w:sz="0" w:space="0" w:color="auto"/>
                                                    <w:left w:val="none" w:sz="0" w:space="0" w:color="auto"/>
                                                    <w:bottom w:val="none" w:sz="0" w:space="0" w:color="auto"/>
                                                    <w:right w:val="none" w:sz="0" w:space="0" w:color="auto"/>
                                                  </w:divBdr>
                                                </w:div>
                                                <w:div w:id="1140000111">
                                                  <w:marLeft w:val="640"/>
                                                  <w:marRight w:val="0"/>
                                                  <w:marTop w:val="0"/>
                                                  <w:marBottom w:val="0"/>
                                                  <w:divBdr>
                                                    <w:top w:val="none" w:sz="0" w:space="0" w:color="auto"/>
                                                    <w:left w:val="none" w:sz="0" w:space="0" w:color="auto"/>
                                                    <w:bottom w:val="none" w:sz="0" w:space="0" w:color="auto"/>
                                                    <w:right w:val="none" w:sz="0" w:space="0" w:color="auto"/>
                                                  </w:divBdr>
                                                </w:div>
                                                <w:div w:id="1182209724">
                                                  <w:marLeft w:val="640"/>
                                                  <w:marRight w:val="0"/>
                                                  <w:marTop w:val="0"/>
                                                  <w:marBottom w:val="0"/>
                                                  <w:divBdr>
                                                    <w:top w:val="none" w:sz="0" w:space="0" w:color="auto"/>
                                                    <w:left w:val="none" w:sz="0" w:space="0" w:color="auto"/>
                                                    <w:bottom w:val="none" w:sz="0" w:space="0" w:color="auto"/>
                                                    <w:right w:val="none" w:sz="0" w:space="0" w:color="auto"/>
                                                  </w:divBdr>
                                                </w:div>
                                                <w:div w:id="1233009838">
                                                  <w:marLeft w:val="640"/>
                                                  <w:marRight w:val="0"/>
                                                  <w:marTop w:val="0"/>
                                                  <w:marBottom w:val="0"/>
                                                  <w:divBdr>
                                                    <w:top w:val="none" w:sz="0" w:space="0" w:color="auto"/>
                                                    <w:left w:val="none" w:sz="0" w:space="0" w:color="auto"/>
                                                    <w:bottom w:val="none" w:sz="0" w:space="0" w:color="auto"/>
                                                    <w:right w:val="none" w:sz="0" w:space="0" w:color="auto"/>
                                                  </w:divBdr>
                                                </w:div>
                                                <w:div w:id="1252396704">
                                                  <w:marLeft w:val="640"/>
                                                  <w:marRight w:val="0"/>
                                                  <w:marTop w:val="0"/>
                                                  <w:marBottom w:val="0"/>
                                                  <w:divBdr>
                                                    <w:top w:val="none" w:sz="0" w:space="0" w:color="auto"/>
                                                    <w:left w:val="none" w:sz="0" w:space="0" w:color="auto"/>
                                                    <w:bottom w:val="none" w:sz="0" w:space="0" w:color="auto"/>
                                                    <w:right w:val="none" w:sz="0" w:space="0" w:color="auto"/>
                                                  </w:divBdr>
                                                </w:div>
                                                <w:div w:id="1268662649">
                                                  <w:marLeft w:val="640"/>
                                                  <w:marRight w:val="0"/>
                                                  <w:marTop w:val="0"/>
                                                  <w:marBottom w:val="0"/>
                                                  <w:divBdr>
                                                    <w:top w:val="none" w:sz="0" w:space="0" w:color="auto"/>
                                                    <w:left w:val="none" w:sz="0" w:space="0" w:color="auto"/>
                                                    <w:bottom w:val="none" w:sz="0" w:space="0" w:color="auto"/>
                                                    <w:right w:val="none" w:sz="0" w:space="0" w:color="auto"/>
                                                  </w:divBdr>
                                                </w:div>
                                                <w:div w:id="1273825808">
                                                  <w:marLeft w:val="640"/>
                                                  <w:marRight w:val="0"/>
                                                  <w:marTop w:val="0"/>
                                                  <w:marBottom w:val="0"/>
                                                  <w:divBdr>
                                                    <w:top w:val="none" w:sz="0" w:space="0" w:color="auto"/>
                                                    <w:left w:val="none" w:sz="0" w:space="0" w:color="auto"/>
                                                    <w:bottom w:val="none" w:sz="0" w:space="0" w:color="auto"/>
                                                    <w:right w:val="none" w:sz="0" w:space="0" w:color="auto"/>
                                                  </w:divBdr>
                                                </w:div>
                                                <w:div w:id="1282691885">
                                                  <w:marLeft w:val="640"/>
                                                  <w:marRight w:val="0"/>
                                                  <w:marTop w:val="0"/>
                                                  <w:marBottom w:val="0"/>
                                                  <w:divBdr>
                                                    <w:top w:val="none" w:sz="0" w:space="0" w:color="auto"/>
                                                    <w:left w:val="none" w:sz="0" w:space="0" w:color="auto"/>
                                                    <w:bottom w:val="none" w:sz="0" w:space="0" w:color="auto"/>
                                                    <w:right w:val="none" w:sz="0" w:space="0" w:color="auto"/>
                                                  </w:divBdr>
                                                </w:div>
                                                <w:div w:id="1513255487">
                                                  <w:marLeft w:val="640"/>
                                                  <w:marRight w:val="0"/>
                                                  <w:marTop w:val="0"/>
                                                  <w:marBottom w:val="0"/>
                                                  <w:divBdr>
                                                    <w:top w:val="none" w:sz="0" w:space="0" w:color="auto"/>
                                                    <w:left w:val="none" w:sz="0" w:space="0" w:color="auto"/>
                                                    <w:bottom w:val="none" w:sz="0" w:space="0" w:color="auto"/>
                                                    <w:right w:val="none" w:sz="0" w:space="0" w:color="auto"/>
                                                  </w:divBdr>
                                                </w:div>
                                                <w:div w:id="1546285245">
                                                  <w:marLeft w:val="640"/>
                                                  <w:marRight w:val="0"/>
                                                  <w:marTop w:val="0"/>
                                                  <w:marBottom w:val="0"/>
                                                  <w:divBdr>
                                                    <w:top w:val="none" w:sz="0" w:space="0" w:color="auto"/>
                                                    <w:left w:val="none" w:sz="0" w:space="0" w:color="auto"/>
                                                    <w:bottom w:val="none" w:sz="0" w:space="0" w:color="auto"/>
                                                    <w:right w:val="none" w:sz="0" w:space="0" w:color="auto"/>
                                                  </w:divBdr>
                                                </w:div>
                                                <w:div w:id="1570385237">
                                                  <w:marLeft w:val="640"/>
                                                  <w:marRight w:val="0"/>
                                                  <w:marTop w:val="0"/>
                                                  <w:marBottom w:val="0"/>
                                                  <w:divBdr>
                                                    <w:top w:val="none" w:sz="0" w:space="0" w:color="auto"/>
                                                    <w:left w:val="none" w:sz="0" w:space="0" w:color="auto"/>
                                                    <w:bottom w:val="none" w:sz="0" w:space="0" w:color="auto"/>
                                                    <w:right w:val="none" w:sz="0" w:space="0" w:color="auto"/>
                                                  </w:divBdr>
                                                </w:div>
                                                <w:div w:id="1592543996">
                                                  <w:marLeft w:val="640"/>
                                                  <w:marRight w:val="0"/>
                                                  <w:marTop w:val="0"/>
                                                  <w:marBottom w:val="0"/>
                                                  <w:divBdr>
                                                    <w:top w:val="none" w:sz="0" w:space="0" w:color="auto"/>
                                                    <w:left w:val="none" w:sz="0" w:space="0" w:color="auto"/>
                                                    <w:bottom w:val="none" w:sz="0" w:space="0" w:color="auto"/>
                                                    <w:right w:val="none" w:sz="0" w:space="0" w:color="auto"/>
                                                  </w:divBdr>
                                                </w:div>
                                                <w:div w:id="1600984612">
                                                  <w:marLeft w:val="640"/>
                                                  <w:marRight w:val="0"/>
                                                  <w:marTop w:val="0"/>
                                                  <w:marBottom w:val="0"/>
                                                  <w:divBdr>
                                                    <w:top w:val="none" w:sz="0" w:space="0" w:color="auto"/>
                                                    <w:left w:val="none" w:sz="0" w:space="0" w:color="auto"/>
                                                    <w:bottom w:val="none" w:sz="0" w:space="0" w:color="auto"/>
                                                    <w:right w:val="none" w:sz="0" w:space="0" w:color="auto"/>
                                                  </w:divBdr>
                                                </w:div>
                                                <w:div w:id="1609242697">
                                                  <w:marLeft w:val="640"/>
                                                  <w:marRight w:val="0"/>
                                                  <w:marTop w:val="0"/>
                                                  <w:marBottom w:val="0"/>
                                                  <w:divBdr>
                                                    <w:top w:val="none" w:sz="0" w:space="0" w:color="auto"/>
                                                    <w:left w:val="none" w:sz="0" w:space="0" w:color="auto"/>
                                                    <w:bottom w:val="none" w:sz="0" w:space="0" w:color="auto"/>
                                                    <w:right w:val="none" w:sz="0" w:space="0" w:color="auto"/>
                                                  </w:divBdr>
                                                </w:div>
                                                <w:div w:id="1619533096">
                                                  <w:marLeft w:val="640"/>
                                                  <w:marRight w:val="0"/>
                                                  <w:marTop w:val="0"/>
                                                  <w:marBottom w:val="0"/>
                                                  <w:divBdr>
                                                    <w:top w:val="none" w:sz="0" w:space="0" w:color="auto"/>
                                                    <w:left w:val="none" w:sz="0" w:space="0" w:color="auto"/>
                                                    <w:bottom w:val="none" w:sz="0" w:space="0" w:color="auto"/>
                                                    <w:right w:val="none" w:sz="0" w:space="0" w:color="auto"/>
                                                  </w:divBdr>
                                                </w:div>
                                                <w:div w:id="1628972860">
                                                  <w:marLeft w:val="640"/>
                                                  <w:marRight w:val="0"/>
                                                  <w:marTop w:val="0"/>
                                                  <w:marBottom w:val="0"/>
                                                  <w:divBdr>
                                                    <w:top w:val="none" w:sz="0" w:space="0" w:color="auto"/>
                                                    <w:left w:val="none" w:sz="0" w:space="0" w:color="auto"/>
                                                    <w:bottom w:val="none" w:sz="0" w:space="0" w:color="auto"/>
                                                    <w:right w:val="none" w:sz="0" w:space="0" w:color="auto"/>
                                                  </w:divBdr>
                                                </w:div>
                                                <w:div w:id="1637641446">
                                                  <w:marLeft w:val="640"/>
                                                  <w:marRight w:val="0"/>
                                                  <w:marTop w:val="0"/>
                                                  <w:marBottom w:val="0"/>
                                                  <w:divBdr>
                                                    <w:top w:val="none" w:sz="0" w:space="0" w:color="auto"/>
                                                    <w:left w:val="none" w:sz="0" w:space="0" w:color="auto"/>
                                                    <w:bottom w:val="none" w:sz="0" w:space="0" w:color="auto"/>
                                                    <w:right w:val="none" w:sz="0" w:space="0" w:color="auto"/>
                                                  </w:divBdr>
                                                </w:div>
                                                <w:div w:id="1680691426">
                                                  <w:marLeft w:val="640"/>
                                                  <w:marRight w:val="0"/>
                                                  <w:marTop w:val="0"/>
                                                  <w:marBottom w:val="0"/>
                                                  <w:divBdr>
                                                    <w:top w:val="none" w:sz="0" w:space="0" w:color="auto"/>
                                                    <w:left w:val="none" w:sz="0" w:space="0" w:color="auto"/>
                                                    <w:bottom w:val="none" w:sz="0" w:space="0" w:color="auto"/>
                                                    <w:right w:val="none" w:sz="0" w:space="0" w:color="auto"/>
                                                  </w:divBdr>
                                                </w:div>
                                                <w:div w:id="1788309765">
                                                  <w:marLeft w:val="640"/>
                                                  <w:marRight w:val="0"/>
                                                  <w:marTop w:val="0"/>
                                                  <w:marBottom w:val="0"/>
                                                  <w:divBdr>
                                                    <w:top w:val="none" w:sz="0" w:space="0" w:color="auto"/>
                                                    <w:left w:val="none" w:sz="0" w:space="0" w:color="auto"/>
                                                    <w:bottom w:val="none" w:sz="0" w:space="0" w:color="auto"/>
                                                    <w:right w:val="none" w:sz="0" w:space="0" w:color="auto"/>
                                                  </w:divBdr>
                                                </w:div>
                                                <w:div w:id="1937207554">
                                                  <w:marLeft w:val="640"/>
                                                  <w:marRight w:val="0"/>
                                                  <w:marTop w:val="0"/>
                                                  <w:marBottom w:val="0"/>
                                                  <w:divBdr>
                                                    <w:top w:val="none" w:sz="0" w:space="0" w:color="auto"/>
                                                    <w:left w:val="none" w:sz="0" w:space="0" w:color="auto"/>
                                                    <w:bottom w:val="none" w:sz="0" w:space="0" w:color="auto"/>
                                                    <w:right w:val="none" w:sz="0" w:space="0" w:color="auto"/>
                                                  </w:divBdr>
                                                </w:div>
                                                <w:div w:id="2008440419">
                                                  <w:marLeft w:val="640"/>
                                                  <w:marRight w:val="0"/>
                                                  <w:marTop w:val="0"/>
                                                  <w:marBottom w:val="0"/>
                                                  <w:divBdr>
                                                    <w:top w:val="none" w:sz="0" w:space="0" w:color="auto"/>
                                                    <w:left w:val="none" w:sz="0" w:space="0" w:color="auto"/>
                                                    <w:bottom w:val="none" w:sz="0" w:space="0" w:color="auto"/>
                                                    <w:right w:val="none" w:sz="0" w:space="0" w:color="auto"/>
                                                  </w:divBdr>
                                                </w:div>
                                                <w:div w:id="2048604940">
                                                  <w:marLeft w:val="640"/>
                                                  <w:marRight w:val="0"/>
                                                  <w:marTop w:val="0"/>
                                                  <w:marBottom w:val="0"/>
                                                  <w:divBdr>
                                                    <w:top w:val="none" w:sz="0" w:space="0" w:color="auto"/>
                                                    <w:left w:val="none" w:sz="0" w:space="0" w:color="auto"/>
                                                    <w:bottom w:val="none" w:sz="0" w:space="0" w:color="auto"/>
                                                    <w:right w:val="none" w:sz="0" w:space="0" w:color="auto"/>
                                                  </w:divBdr>
                                                </w:div>
                                                <w:div w:id="2101175518">
                                                  <w:marLeft w:val="640"/>
                                                  <w:marRight w:val="0"/>
                                                  <w:marTop w:val="0"/>
                                                  <w:marBottom w:val="0"/>
                                                  <w:divBdr>
                                                    <w:top w:val="none" w:sz="0" w:space="0" w:color="auto"/>
                                                    <w:left w:val="none" w:sz="0" w:space="0" w:color="auto"/>
                                                    <w:bottom w:val="none" w:sz="0" w:space="0" w:color="auto"/>
                                                    <w:right w:val="none" w:sz="0" w:space="0" w:color="auto"/>
                                                  </w:divBdr>
                                                </w:div>
                                              </w:divsChild>
                                            </w:div>
                                            <w:div w:id="2126072931">
                                              <w:marLeft w:val="0"/>
                                              <w:marRight w:val="0"/>
                                              <w:marTop w:val="0"/>
                                              <w:marBottom w:val="0"/>
                                              <w:divBdr>
                                                <w:top w:val="none" w:sz="0" w:space="0" w:color="auto"/>
                                                <w:left w:val="none" w:sz="0" w:space="0" w:color="auto"/>
                                                <w:bottom w:val="none" w:sz="0" w:space="0" w:color="auto"/>
                                                <w:right w:val="none" w:sz="0" w:space="0" w:color="auto"/>
                                              </w:divBdr>
                                              <w:divsChild>
                                                <w:div w:id="32580239">
                                                  <w:marLeft w:val="640"/>
                                                  <w:marRight w:val="0"/>
                                                  <w:marTop w:val="0"/>
                                                  <w:marBottom w:val="0"/>
                                                  <w:divBdr>
                                                    <w:top w:val="none" w:sz="0" w:space="0" w:color="auto"/>
                                                    <w:left w:val="none" w:sz="0" w:space="0" w:color="auto"/>
                                                    <w:bottom w:val="none" w:sz="0" w:space="0" w:color="auto"/>
                                                    <w:right w:val="none" w:sz="0" w:space="0" w:color="auto"/>
                                                  </w:divBdr>
                                                </w:div>
                                                <w:div w:id="97337486">
                                                  <w:marLeft w:val="640"/>
                                                  <w:marRight w:val="0"/>
                                                  <w:marTop w:val="0"/>
                                                  <w:marBottom w:val="0"/>
                                                  <w:divBdr>
                                                    <w:top w:val="none" w:sz="0" w:space="0" w:color="auto"/>
                                                    <w:left w:val="none" w:sz="0" w:space="0" w:color="auto"/>
                                                    <w:bottom w:val="none" w:sz="0" w:space="0" w:color="auto"/>
                                                    <w:right w:val="none" w:sz="0" w:space="0" w:color="auto"/>
                                                  </w:divBdr>
                                                </w:div>
                                                <w:div w:id="255286638">
                                                  <w:marLeft w:val="640"/>
                                                  <w:marRight w:val="0"/>
                                                  <w:marTop w:val="0"/>
                                                  <w:marBottom w:val="0"/>
                                                  <w:divBdr>
                                                    <w:top w:val="none" w:sz="0" w:space="0" w:color="auto"/>
                                                    <w:left w:val="none" w:sz="0" w:space="0" w:color="auto"/>
                                                    <w:bottom w:val="none" w:sz="0" w:space="0" w:color="auto"/>
                                                    <w:right w:val="none" w:sz="0" w:space="0" w:color="auto"/>
                                                  </w:divBdr>
                                                </w:div>
                                                <w:div w:id="327249574">
                                                  <w:marLeft w:val="640"/>
                                                  <w:marRight w:val="0"/>
                                                  <w:marTop w:val="0"/>
                                                  <w:marBottom w:val="0"/>
                                                  <w:divBdr>
                                                    <w:top w:val="none" w:sz="0" w:space="0" w:color="auto"/>
                                                    <w:left w:val="none" w:sz="0" w:space="0" w:color="auto"/>
                                                    <w:bottom w:val="none" w:sz="0" w:space="0" w:color="auto"/>
                                                    <w:right w:val="none" w:sz="0" w:space="0" w:color="auto"/>
                                                  </w:divBdr>
                                                </w:div>
                                                <w:div w:id="340546802">
                                                  <w:marLeft w:val="640"/>
                                                  <w:marRight w:val="0"/>
                                                  <w:marTop w:val="0"/>
                                                  <w:marBottom w:val="0"/>
                                                  <w:divBdr>
                                                    <w:top w:val="none" w:sz="0" w:space="0" w:color="auto"/>
                                                    <w:left w:val="none" w:sz="0" w:space="0" w:color="auto"/>
                                                    <w:bottom w:val="none" w:sz="0" w:space="0" w:color="auto"/>
                                                    <w:right w:val="none" w:sz="0" w:space="0" w:color="auto"/>
                                                  </w:divBdr>
                                                </w:div>
                                                <w:div w:id="352729987">
                                                  <w:marLeft w:val="640"/>
                                                  <w:marRight w:val="0"/>
                                                  <w:marTop w:val="0"/>
                                                  <w:marBottom w:val="0"/>
                                                  <w:divBdr>
                                                    <w:top w:val="none" w:sz="0" w:space="0" w:color="auto"/>
                                                    <w:left w:val="none" w:sz="0" w:space="0" w:color="auto"/>
                                                    <w:bottom w:val="none" w:sz="0" w:space="0" w:color="auto"/>
                                                    <w:right w:val="none" w:sz="0" w:space="0" w:color="auto"/>
                                                  </w:divBdr>
                                                </w:div>
                                                <w:div w:id="433945206">
                                                  <w:marLeft w:val="640"/>
                                                  <w:marRight w:val="0"/>
                                                  <w:marTop w:val="0"/>
                                                  <w:marBottom w:val="0"/>
                                                  <w:divBdr>
                                                    <w:top w:val="none" w:sz="0" w:space="0" w:color="auto"/>
                                                    <w:left w:val="none" w:sz="0" w:space="0" w:color="auto"/>
                                                    <w:bottom w:val="none" w:sz="0" w:space="0" w:color="auto"/>
                                                    <w:right w:val="none" w:sz="0" w:space="0" w:color="auto"/>
                                                  </w:divBdr>
                                                </w:div>
                                                <w:div w:id="478501247">
                                                  <w:marLeft w:val="640"/>
                                                  <w:marRight w:val="0"/>
                                                  <w:marTop w:val="0"/>
                                                  <w:marBottom w:val="0"/>
                                                  <w:divBdr>
                                                    <w:top w:val="none" w:sz="0" w:space="0" w:color="auto"/>
                                                    <w:left w:val="none" w:sz="0" w:space="0" w:color="auto"/>
                                                    <w:bottom w:val="none" w:sz="0" w:space="0" w:color="auto"/>
                                                    <w:right w:val="none" w:sz="0" w:space="0" w:color="auto"/>
                                                  </w:divBdr>
                                                </w:div>
                                                <w:div w:id="488834314">
                                                  <w:marLeft w:val="640"/>
                                                  <w:marRight w:val="0"/>
                                                  <w:marTop w:val="0"/>
                                                  <w:marBottom w:val="0"/>
                                                  <w:divBdr>
                                                    <w:top w:val="none" w:sz="0" w:space="0" w:color="auto"/>
                                                    <w:left w:val="none" w:sz="0" w:space="0" w:color="auto"/>
                                                    <w:bottom w:val="none" w:sz="0" w:space="0" w:color="auto"/>
                                                    <w:right w:val="none" w:sz="0" w:space="0" w:color="auto"/>
                                                  </w:divBdr>
                                                </w:div>
                                                <w:div w:id="642197240">
                                                  <w:marLeft w:val="640"/>
                                                  <w:marRight w:val="0"/>
                                                  <w:marTop w:val="0"/>
                                                  <w:marBottom w:val="0"/>
                                                  <w:divBdr>
                                                    <w:top w:val="none" w:sz="0" w:space="0" w:color="auto"/>
                                                    <w:left w:val="none" w:sz="0" w:space="0" w:color="auto"/>
                                                    <w:bottom w:val="none" w:sz="0" w:space="0" w:color="auto"/>
                                                    <w:right w:val="none" w:sz="0" w:space="0" w:color="auto"/>
                                                  </w:divBdr>
                                                </w:div>
                                                <w:div w:id="680621369">
                                                  <w:marLeft w:val="640"/>
                                                  <w:marRight w:val="0"/>
                                                  <w:marTop w:val="0"/>
                                                  <w:marBottom w:val="0"/>
                                                  <w:divBdr>
                                                    <w:top w:val="none" w:sz="0" w:space="0" w:color="auto"/>
                                                    <w:left w:val="none" w:sz="0" w:space="0" w:color="auto"/>
                                                    <w:bottom w:val="none" w:sz="0" w:space="0" w:color="auto"/>
                                                    <w:right w:val="none" w:sz="0" w:space="0" w:color="auto"/>
                                                  </w:divBdr>
                                                </w:div>
                                                <w:div w:id="745298412">
                                                  <w:marLeft w:val="640"/>
                                                  <w:marRight w:val="0"/>
                                                  <w:marTop w:val="0"/>
                                                  <w:marBottom w:val="0"/>
                                                  <w:divBdr>
                                                    <w:top w:val="none" w:sz="0" w:space="0" w:color="auto"/>
                                                    <w:left w:val="none" w:sz="0" w:space="0" w:color="auto"/>
                                                    <w:bottom w:val="none" w:sz="0" w:space="0" w:color="auto"/>
                                                    <w:right w:val="none" w:sz="0" w:space="0" w:color="auto"/>
                                                  </w:divBdr>
                                                </w:div>
                                                <w:div w:id="760756699">
                                                  <w:marLeft w:val="640"/>
                                                  <w:marRight w:val="0"/>
                                                  <w:marTop w:val="0"/>
                                                  <w:marBottom w:val="0"/>
                                                  <w:divBdr>
                                                    <w:top w:val="none" w:sz="0" w:space="0" w:color="auto"/>
                                                    <w:left w:val="none" w:sz="0" w:space="0" w:color="auto"/>
                                                    <w:bottom w:val="none" w:sz="0" w:space="0" w:color="auto"/>
                                                    <w:right w:val="none" w:sz="0" w:space="0" w:color="auto"/>
                                                  </w:divBdr>
                                                </w:div>
                                                <w:div w:id="901671523">
                                                  <w:marLeft w:val="640"/>
                                                  <w:marRight w:val="0"/>
                                                  <w:marTop w:val="0"/>
                                                  <w:marBottom w:val="0"/>
                                                  <w:divBdr>
                                                    <w:top w:val="none" w:sz="0" w:space="0" w:color="auto"/>
                                                    <w:left w:val="none" w:sz="0" w:space="0" w:color="auto"/>
                                                    <w:bottom w:val="none" w:sz="0" w:space="0" w:color="auto"/>
                                                    <w:right w:val="none" w:sz="0" w:space="0" w:color="auto"/>
                                                  </w:divBdr>
                                                </w:div>
                                                <w:div w:id="901794281">
                                                  <w:marLeft w:val="640"/>
                                                  <w:marRight w:val="0"/>
                                                  <w:marTop w:val="0"/>
                                                  <w:marBottom w:val="0"/>
                                                  <w:divBdr>
                                                    <w:top w:val="none" w:sz="0" w:space="0" w:color="auto"/>
                                                    <w:left w:val="none" w:sz="0" w:space="0" w:color="auto"/>
                                                    <w:bottom w:val="none" w:sz="0" w:space="0" w:color="auto"/>
                                                    <w:right w:val="none" w:sz="0" w:space="0" w:color="auto"/>
                                                  </w:divBdr>
                                                </w:div>
                                                <w:div w:id="925920033">
                                                  <w:marLeft w:val="640"/>
                                                  <w:marRight w:val="0"/>
                                                  <w:marTop w:val="0"/>
                                                  <w:marBottom w:val="0"/>
                                                  <w:divBdr>
                                                    <w:top w:val="none" w:sz="0" w:space="0" w:color="auto"/>
                                                    <w:left w:val="none" w:sz="0" w:space="0" w:color="auto"/>
                                                    <w:bottom w:val="none" w:sz="0" w:space="0" w:color="auto"/>
                                                    <w:right w:val="none" w:sz="0" w:space="0" w:color="auto"/>
                                                  </w:divBdr>
                                                </w:div>
                                                <w:div w:id="953025779">
                                                  <w:marLeft w:val="640"/>
                                                  <w:marRight w:val="0"/>
                                                  <w:marTop w:val="0"/>
                                                  <w:marBottom w:val="0"/>
                                                  <w:divBdr>
                                                    <w:top w:val="none" w:sz="0" w:space="0" w:color="auto"/>
                                                    <w:left w:val="none" w:sz="0" w:space="0" w:color="auto"/>
                                                    <w:bottom w:val="none" w:sz="0" w:space="0" w:color="auto"/>
                                                    <w:right w:val="none" w:sz="0" w:space="0" w:color="auto"/>
                                                  </w:divBdr>
                                                </w:div>
                                                <w:div w:id="958101401">
                                                  <w:marLeft w:val="640"/>
                                                  <w:marRight w:val="0"/>
                                                  <w:marTop w:val="0"/>
                                                  <w:marBottom w:val="0"/>
                                                  <w:divBdr>
                                                    <w:top w:val="none" w:sz="0" w:space="0" w:color="auto"/>
                                                    <w:left w:val="none" w:sz="0" w:space="0" w:color="auto"/>
                                                    <w:bottom w:val="none" w:sz="0" w:space="0" w:color="auto"/>
                                                    <w:right w:val="none" w:sz="0" w:space="0" w:color="auto"/>
                                                  </w:divBdr>
                                                </w:div>
                                                <w:div w:id="1062100599">
                                                  <w:marLeft w:val="640"/>
                                                  <w:marRight w:val="0"/>
                                                  <w:marTop w:val="0"/>
                                                  <w:marBottom w:val="0"/>
                                                  <w:divBdr>
                                                    <w:top w:val="none" w:sz="0" w:space="0" w:color="auto"/>
                                                    <w:left w:val="none" w:sz="0" w:space="0" w:color="auto"/>
                                                    <w:bottom w:val="none" w:sz="0" w:space="0" w:color="auto"/>
                                                    <w:right w:val="none" w:sz="0" w:space="0" w:color="auto"/>
                                                  </w:divBdr>
                                                </w:div>
                                                <w:div w:id="1079402226">
                                                  <w:marLeft w:val="640"/>
                                                  <w:marRight w:val="0"/>
                                                  <w:marTop w:val="0"/>
                                                  <w:marBottom w:val="0"/>
                                                  <w:divBdr>
                                                    <w:top w:val="none" w:sz="0" w:space="0" w:color="auto"/>
                                                    <w:left w:val="none" w:sz="0" w:space="0" w:color="auto"/>
                                                    <w:bottom w:val="none" w:sz="0" w:space="0" w:color="auto"/>
                                                    <w:right w:val="none" w:sz="0" w:space="0" w:color="auto"/>
                                                  </w:divBdr>
                                                </w:div>
                                                <w:div w:id="1089233382">
                                                  <w:marLeft w:val="640"/>
                                                  <w:marRight w:val="0"/>
                                                  <w:marTop w:val="0"/>
                                                  <w:marBottom w:val="0"/>
                                                  <w:divBdr>
                                                    <w:top w:val="none" w:sz="0" w:space="0" w:color="auto"/>
                                                    <w:left w:val="none" w:sz="0" w:space="0" w:color="auto"/>
                                                    <w:bottom w:val="none" w:sz="0" w:space="0" w:color="auto"/>
                                                    <w:right w:val="none" w:sz="0" w:space="0" w:color="auto"/>
                                                  </w:divBdr>
                                                </w:div>
                                                <w:div w:id="1132790204">
                                                  <w:marLeft w:val="640"/>
                                                  <w:marRight w:val="0"/>
                                                  <w:marTop w:val="0"/>
                                                  <w:marBottom w:val="0"/>
                                                  <w:divBdr>
                                                    <w:top w:val="none" w:sz="0" w:space="0" w:color="auto"/>
                                                    <w:left w:val="none" w:sz="0" w:space="0" w:color="auto"/>
                                                    <w:bottom w:val="none" w:sz="0" w:space="0" w:color="auto"/>
                                                    <w:right w:val="none" w:sz="0" w:space="0" w:color="auto"/>
                                                  </w:divBdr>
                                                </w:div>
                                                <w:div w:id="1154376062">
                                                  <w:marLeft w:val="640"/>
                                                  <w:marRight w:val="0"/>
                                                  <w:marTop w:val="0"/>
                                                  <w:marBottom w:val="0"/>
                                                  <w:divBdr>
                                                    <w:top w:val="none" w:sz="0" w:space="0" w:color="auto"/>
                                                    <w:left w:val="none" w:sz="0" w:space="0" w:color="auto"/>
                                                    <w:bottom w:val="none" w:sz="0" w:space="0" w:color="auto"/>
                                                    <w:right w:val="none" w:sz="0" w:space="0" w:color="auto"/>
                                                  </w:divBdr>
                                                </w:div>
                                                <w:div w:id="1156847591">
                                                  <w:marLeft w:val="640"/>
                                                  <w:marRight w:val="0"/>
                                                  <w:marTop w:val="0"/>
                                                  <w:marBottom w:val="0"/>
                                                  <w:divBdr>
                                                    <w:top w:val="none" w:sz="0" w:space="0" w:color="auto"/>
                                                    <w:left w:val="none" w:sz="0" w:space="0" w:color="auto"/>
                                                    <w:bottom w:val="none" w:sz="0" w:space="0" w:color="auto"/>
                                                    <w:right w:val="none" w:sz="0" w:space="0" w:color="auto"/>
                                                  </w:divBdr>
                                                </w:div>
                                                <w:div w:id="1184630899">
                                                  <w:marLeft w:val="640"/>
                                                  <w:marRight w:val="0"/>
                                                  <w:marTop w:val="0"/>
                                                  <w:marBottom w:val="0"/>
                                                  <w:divBdr>
                                                    <w:top w:val="none" w:sz="0" w:space="0" w:color="auto"/>
                                                    <w:left w:val="none" w:sz="0" w:space="0" w:color="auto"/>
                                                    <w:bottom w:val="none" w:sz="0" w:space="0" w:color="auto"/>
                                                    <w:right w:val="none" w:sz="0" w:space="0" w:color="auto"/>
                                                  </w:divBdr>
                                                </w:div>
                                                <w:div w:id="1191339121">
                                                  <w:marLeft w:val="640"/>
                                                  <w:marRight w:val="0"/>
                                                  <w:marTop w:val="0"/>
                                                  <w:marBottom w:val="0"/>
                                                  <w:divBdr>
                                                    <w:top w:val="none" w:sz="0" w:space="0" w:color="auto"/>
                                                    <w:left w:val="none" w:sz="0" w:space="0" w:color="auto"/>
                                                    <w:bottom w:val="none" w:sz="0" w:space="0" w:color="auto"/>
                                                    <w:right w:val="none" w:sz="0" w:space="0" w:color="auto"/>
                                                  </w:divBdr>
                                                </w:div>
                                                <w:div w:id="1191726929">
                                                  <w:marLeft w:val="640"/>
                                                  <w:marRight w:val="0"/>
                                                  <w:marTop w:val="0"/>
                                                  <w:marBottom w:val="0"/>
                                                  <w:divBdr>
                                                    <w:top w:val="none" w:sz="0" w:space="0" w:color="auto"/>
                                                    <w:left w:val="none" w:sz="0" w:space="0" w:color="auto"/>
                                                    <w:bottom w:val="none" w:sz="0" w:space="0" w:color="auto"/>
                                                    <w:right w:val="none" w:sz="0" w:space="0" w:color="auto"/>
                                                  </w:divBdr>
                                                </w:div>
                                                <w:div w:id="1248811069">
                                                  <w:marLeft w:val="640"/>
                                                  <w:marRight w:val="0"/>
                                                  <w:marTop w:val="0"/>
                                                  <w:marBottom w:val="0"/>
                                                  <w:divBdr>
                                                    <w:top w:val="none" w:sz="0" w:space="0" w:color="auto"/>
                                                    <w:left w:val="none" w:sz="0" w:space="0" w:color="auto"/>
                                                    <w:bottom w:val="none" w:sz="0" w:space="0" w:color="auto"/>
                                                    <w:right w:val="none" w:sz="0" w:space="0" w:color="auto"/>
                                                  </w:divBdr>
                                                </w:div>
                                                <w:div w:id="1251894306">
                                                  <w:marLeft w:val="640"/>
                                                  <w:marRight w:val="0"/>
                                                  <w:marTop w:val="0"/>
                                                  <w:marBottom w:val="0"/>
                                                  <w:divBdr>
                                                    <w:top w:val="none" w:sz="0" w:space="0" w:color="auto"/>
                                                    <w:left w:val="none" w:sz="0" w:space="0" w:color="auto"/>
                                                    <w:bottom w:val="none" w:sz="0" w:space="0" w:color="auto"/>
                                                    <w:right w:val="none" w:sz="0" w:space="0" w:color="auto"/>
                                                  </w:divBdr>
                                                </w:div>
                                                <w:div w:id="1265764959">
                                                  <w:marLeft w:val="640"/>
                                                  <w:marRight w:val="0"/>
                                                  <w:marTop w:val="0"/>
                                                  <w:marBottom w:val="0"/>
                                                  <w:divBdr>
                                                    <w:top w:val="none" w:sz="0" w:space="0" w:color="auto"/>
                                                    <w:left w:val="none" w:sz="0" w:space="0" w:color="auto"/>
                                                    <w:bottom w:val="none" w:sz="0" w:space="0" w:color="auto"/>
                                                    <w:right w:val="none" w:sz="0" w:space="0" w:color="auto"/>
                                                  </w:divBdr>
                                                </w:div>
                                                <w:div w:id="1336108513">
                                                  <w:marLeft w:val="640"/>
                                                  <w:marRight w:val="0"/>
                                                  <w:marTop w:val="0"/>
                                                  <w:marBottom w:val="0"/>
                                                  <w:divBdr>
                                                    <w:top w:val="none" w:sz="0" w:space="0" w:color="auto"/>
                                                    <w:left w:val="none" w:sz="0" w:space="0" w:color="auto"/>
                                                    <w:bottom w:val="none" w:sz="0" w:space="0" w:color="auto"/>
                                                    <w:right w:val="none" w:sz="0" w:space="0" w:color="auto"/>
                                                  </w:divBdr>
                                                </w:div>
                                                <w:div w:id="1361978540">
                                                  <w:marLeft w:val="640"/>
                                                  <w:marRight w:val="0"/>
                                                  <w:marTop w:val="0"/>
                                                  <w:marBottom w:val="0"/>
                                                  <w:divBdr>
                                                    <w:top w:val="none" w:sz="0" w:space="0" w:color="auto"/>
                                                    <w:left w:val="none" w:sz="0" w:space="0" w:color="auto"/>
                                                    <w:bottom w:val="none" w:sz="0" w:space="0" w:color="auto"/>
                                                    <w:right w:val="none" w:sz="0" w:space="0" w:color="auto"/>
                                                  </w:divBdr>
                                                </w:div>
                                                <w:div w:id="1365060148">
                                                  <w:marLeft w:val="640"/>
                                                  <w:marRight w:val="0"/>
                                                  <w:marTop w:val="0"/>
                                                  <w:marBottom w:val="0"/>
                                                  <w:divBdr>
                                                    <w:top w:val="none" w:sz="0" w:space="0" w:color="auto"/>
                                                    <w:left w:val="none" w:sz="0" w:space="0" w:color="auto"/>
                                                    <w:bottom w:val="none" w:sz="0" w:space="0" w:color="auto"/>
                                                    <w:right w:val="none" w:sz="0" w:space="0" w:color="auto"/>
                                                  </w:divBdr>
                                                </w:div>
                                                <w:div w:id="1425688265">
                                                  <w:marLeft w:val="640"/>
                                                  <w:marRight w:val="0"/>
                                                  <w:marTop w:val="0"/>
                                                  <w:marBottom w:val="0"/>
                                                  <w:divBdr>
                                                    <w:top w:val="none" w:sz="0" w:space="0" w:color="auto"/>
                                                    <w:left w:val="none" w:sz="0" w:space="0" w:color="auto"/>
                                                    <w:bottom w:val="none" w:sz="0" w:space="0" w:color="auto"/>
                                                    <w:right w:val="none" w:sz="0" w:space="0" w:color="auto"/>
                                                  </w:divBdr>
                                                </w:div>
                                                <w:div w:id="1467311829">
                                                  <w:marLeft w:val="640"/>
                                                  <w:marRight w:val="0"/>
                                                  <w:marTop w:val="0"/>
                                                  <w:marBottom w:val="0"/>
                                                  <w:divBdr>
                                                    <w:top w:val="none" w:sz="0" w:space="0" w:color="auto"/>
                                                    <w:left w:val="none" w:sz="0" w:space="0" w:color="auto"/>
                                                    <w:bottom w:val="none" w:sz="0" w:space="0" w:color="auto"/>
                                                    <w:right w:val="none" w:sz="0" w:space="0" w:color="auto"/>
                                                  </w:divBdr>
                                                </w:div>
                                                <w:div w:id="1477532867">
                                                  <w:marLeft w:val="640"/>
                                                  <w:marRight w:val="0"/>
                                                  <w:marTop w:val="0"/>
                                                  <w:marBottom w:val="0"/>
                                                  <w:divBdr>
                                                    <w:top w:val="none" w:sz="0" w:space="0" w:color="auto"/>
                                                    <w:left w:val="none" w:sz="0" w:space="0" w:color="auto"/>
                                                    <w:bottom w:val="none" w:sz="0" w:space="0" w:color="auto"/>
                                                    <w:right w:val="none" w:sz="0" w:space="0" w:color="auto"/>
                                                  </w:divBdr>
                                                </w:div>
                                                <w:div w:id="1480919963">
                                                  <w:marLeft w:val="640"/>
                                                  <w:marRight w:val="0"/>
                                                  <w:marTop w:val="0"/>
                                                  <w:marBottom w:val="0"/>
                                                  <w:divBdr>
                                                    <w:top w:val="none" w:sz="0" w:space="0" w:color="auto"/>
                                                    <w:left w:val="none" w:sz="0" w:space="0" w:color="auto"/>
                                                    <w:bottom w:val="none" w:sz="0" w:space="0" w:color="auto"/>
                                                    <w:right w:val="none" w:sz="0" w:space="0" w:color="auto"/>
                                                  </w:divBdr>
                                                </w:div>
                                                <w:div w:id="1498223921">
                                                  <w:marLeft w:val="640"/>
                                                  <w:marRight w:val="0"/>
                                                  <w:marTop w:val="0"/>
                                                  <w:marBottom w:val="0"/>
                                                  <w:divBdr>
                                                    <w:top w:val="none" w:sz="0" w:space="0" w:color="auto"/>
                                                    <w:left w:val="none" w:sz="0" w:space="0" w:color="auto"/>
                                                    <w:bottom w:val="none" w:sz="0" w:space="0" w:color="auto"/>
                                                    <w:right w:val="none" w:sz="0" w:space="0" w:color="auto"/>
                                                  </w:divBdr>
                                                </w:div>
                                                <w:div w:id="1534491627">
                                                  <w:marLeft w:val="640"/>
                                                  <w:marRight w:val="0"/>
                                                  <w:marTop w:val="0"/>
                                                  <w:marBottom w:val="0"/>
                                                  <w:divBdr>
                                                    <w:top w:val="none" w:sz="0" w:space="0" w:color="auto"/>
                                                    <w:left w:val="none" w:sz="0" w:space="0" w:color="auto"/>
                                                    <w:bottom w:val="none" w:sz="0" w:space="0" w:color="auto"/>
                                                    <w:right w:val="none" w:sz="0" w:space="0" w:color="auto"/>
                                                  </w:divBdr>
                                                </w:div>
                                                <w:div w:id="1534659790">
                                                  <w:marLeft w:val="640"/>
                                                  <w:marRight w:val="0"/>
                                                  <w:marTop w:val="0"/>
                                                  <w:marBottom w:val="0"/>
                                                  <w:divBdr>
                                                    <w:top w:val="none" w:sz="0" w:space="0" w:color="auto"/>
                                                    <w:left w:val="none" w:sz="0" w:space="0" w:color="auto"/>
                                                    <w:bottom w:val="none" w:sz="0" w:space="0" w:color="auto"/>
                                                    <w:right w:val="none" w:sz="0" w:space="0" w:color="auto"/>
                                                  </w:divBdr>
                                                </w:div>
                                                <w:div w:id="1640769110">
                                                  <w:marLeft w:val="640"/>
                                                  <w:marRight w:val="0"/>
                                                  <w:marTop w:val="0"/>
                                                  <w:marBottom w:val="0"/>
                                                  <w:divBdr>
                                                    <w:top w:val="none" w:sz="0" w:space="0" w:color="auto"/>
                                                    <w:left w:val="none" w:sz="0" w:space="0" w:color="auto"/>
                                                    <w:bottom w:val="none" w:sz="0" w:space="0" w:color="auto"/>
                                                    <w:right w:val="none" w:sz="0" w:space="0" w:color="auto"/>
                                                  </w:divBdr>
                                                </w:div>
                                                <w:div w:id="1691639838">
                                                  <w:marLeft w:val="640"/>
                                                  <w:marRight w:val="0"/>
                                                  <w:marTop w:val="0"/>
                                                  <w:marBottom w:val="0"/>
                                                  <w:divBdr>
                                                    <w:top w:val="none" w:sz="0" w:space="0" w:color="auto"/>
                                                    <w:left w:val="none" w:sz="0" w:space="0" w:color="auto"/>
                                                    <w:bottom w:val="none" w:sz="0" w:space="0" w:color="auto"/>
                                                    <w:right w:val="none" w:sz="0" w:space="0" w:color="auto"/>
                                                  </w:divBdr>
                                                </w:div>
                                                <w:div w:id="1705402845">
                                                  <w:marLeft w:val="640"/>
                                                  <w:marRight w:val="0"/>
                                                  <w:marTop w:val="0"/>
                                                  <w:marBottom w:val="0"/>
                                                  <w:divBdr>
                                                    <w:top w:val="none" w:sz="0" w:space="0" w:color="auto"/>
                                                    <w:left w:val="none" w:sz="0" w:space="0" w:color="auto"/>
                                                    <w:bottom w:val="none" w:sz="0" w:space="0" w:color="auto"/>
                                                    <w:right w:val="none" w:sz="0" w:space="0" w:color="auto"/>
                                                  </w:divBdr>
                                                </w:div>
                                                <w:div w:id="1837720728">
                                                  <w:marLeft w:val="640"/>
                                                  <w:marRight w:val="0"/>
                                                  <w:marTop w:val="0"/>
                                                  <w:marBottom w:val="0"/>
                                                  <w:divBdr>
                                                    <w:top w:val="none" w:sz="0" w:space="0" w:color="auto"/>
                                                    <w:left w:val="none" w:sz="0" w:space="0" w:color="auto"/>
                                                    <w:bottom w:val="none" w:sz="0" w:space="0" w:color="auto"/>
                                                    <w:right w:val="none" w:sz="0" w:space="0" w:color="auto"/>
                                                  </w:divBdr>
                                                </w:div>
                                                <w:div w:id="1849558674">
                                                  <w:marLeft w:val="640"/>
                                                  <w:marRight w:val="0"/>
                                                  <w:marTop w:val="0"/>
                                                  <w:marBottom w:val="0"/>
                                                  <w:divBdr>
                                                    <w:top w:val="none" w:sz="0" w:space="0" w:color="auto"/>
                                                    <w:left w:val="none" w:sz="0" w:space="0" w:color="auto"/>
                                                    <w:bottom w:val="none" w:sz="0" w:space="0" w:color="auto"/>
                                                    <w:right w:val="none" w:sz="0" w:space="0" w:color="auto"/>
                                                  </w:divBdr>
                                                </w:div>
                                                <w:div w:id="1882939376">
                                                  <w:marLeft w:val="640"/>
                                                  <w:marRight w:val="0"/>
                                                  <w:marTop w:val="0"/>
                                                  <w:marBottom w:val="0"/>
                                                  <w:divBdr>
                                                    <w:top w:val="none" w:sz="0" w:space="0" w:color="auto"/>
                                                    <w:left w:val="none" w:sz="0" w:space="0" w:color="auto"/>
                                                    <w:bottom w:val="none" w:sz="0" w:space="0" w:color="auto"/>
                                                    <w:right w:val="none" w:sz="0" w:space="0" w:color="auto"/>
                                                  </w:divBdr>
                                                </w:div>
                                                <w:div w:id="1889996355">
                                                  <w:marLeft w:val="640"/>
                                                  <w:marRight w:val="0"/>
                                                  <w:marTop w:val="0"/>
                                                  <w:marBottom w:val="0"/>
                                                  <w:divBdr>
                                                    <w:top w:val="none" w:sz="0" w:space="0" w:color="auto"/>
                                                    <w:left w:val="none" w:sz="0" w:space="0" w:color="auto"/>
                                                    <w:bottom w:val="none" w:sz="0" w:space="0" w:color="auto"/>
                                                    <w:right w:val="none" w:sz="0" w:space="0" w:color="auto"/>
                                                  </w:divBdr>
                                                </w:div>
                                                <w:div w:id="1973946883">
                                                  <w:marLeft w:val="640"/>
                                                  <w:marRight w:val="0"/>
                                                  <w:marTop w:val="0"/>
                                                  <w:marBottom w:val="0"/>
                                                  <w:divBdr>
                                                    <w:top w:val="none" w:sz="0" w:space="0" w:color="auto"/>
                                                    <w:left w:val="none" w:sz="0" w:space="0" w:color="auto"/>
                                                    <w:bottom w:val="none" w:sz="0" w:space="0" w:color="auto"/>
                                                    <w:right w:val="none" w:sz="0" w:space="0" w:color="auto"/>
                                                  </w:divBdr>
                                                </w:div>
                                                <w:div w:id="2076586641">
                                                  <w:marLeft w:val="640"/>
                                                  <w:marRight w:val="0"/>
                                                  <w:marTop w:val="0"/>
                                                  <w:marBottom w:val="0"/>
                                                  <w:divBdr>
                                                    <w:top w:val="none" w:sz="0" w:space="0" w:color="auto"/>
                                                    <w:left w:val="none" w:sz="0" w:space="0" w:color="auto"/>
                                                    <w:bottom w:val="none" w:sz="0" w:space="0" w:color="auto"/>
                                                    <w:right w:val="none" w:sz="0" w:space="0" w:color="auto"/>
                                                  </w:divBdr>
                                                </w:div>
                                                <w:div w:id="2086294658">
                                                  <w:marLeft w:val="640"/>
                                                  <w:marRight w:val="0"/>
                                                  <w:marTop w:val="0"/>
                                                  <w:marBottom w:val="0"/>
                                                  <w:divBdr>
                                                    <w:top w:val="none" w:sz="0" w:space="0" w:color="auto"/>
                                                    <w:left w:val="none" w:sz="0" w:space="0" w:color="auto"/>
                                                    <w:bottom w:val="none" w:sz="0" w:space="0" w:color="auto"/>
                                                    <w:right w:val="none" w:sz="0" w:space="0" w:color="auto"/>
                                                  </w:divBdr>
                                                </w:div>
                                                <w:div w:id="2094889661">
                                                  <w:marLeft w:val="640"/>
                                                  <w:marRight w:val="0"/>
                                                  <w:marTop w:val="0"/>
                                                  <w:marBottom w:val="0"/>
                                                  <w:divBdr>
                                                    <w:top w:val="none" w:sz="0" w:space="0" w:color="auto"/>
                                                    <w:left w:val="none" w:sz="0" w:space="0" w:color="auto"/>
                                                    <w:bottom w:val="none" w:sz="0" w:space="0" w:color="auto"/>
                                                    <w:right w:val="none" w:sz="0" w:space="0" w:color="auto"/>
                                                  </w:divBdr>
                                                </w:div>
                                                <w:div w:id="2124108899">
                                                  <w:marLeft w:val="640"/>
                                                  <w:marRight w:val="0"/>
                                                  <w:marTop w:val="0"/>
                                                  <w:marBottom w:val="0"/>
                                                  <w:divBdr>
                                                    <w:top w:val="none" w:sz="0" w:space="0" w:color="auto"/>
                                                    <w:left w:val="none" w:sz="0" w:space="0" w:color="auto"/>
                                                    <w:bottom w:val="none" w:sz="0" w:space="0" w:color="auto"/>
                                                    <w:right w:val="none" w:sz="0" w:space="0" w:color="auto"/>
                                                  </w:divBdr>
                                                </w:div>
                                                <w:div w:id="2136675119">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1844585792">
                                          <w:marLeft w:val="640"/>
                                          <w:marRight w:val="0"/>
                                          <w:marTop w:val="0"/>
                                          <w:marBottom w:val="0"/>
                                          <w:divBdr>
                                            <w:top w:val="none" w:sz="0" w:space="0" w:color="auto"/>
                                            <w:left w:val="none" w:sz="0" w:space="0" w:color="auto"/>
                                            <w:bottom w:val="none" w:sz="0" w:space="0" w:color="auto"/>
                                            <w:right w:val="none" w:sz="0" w:space="0" w:color="auto"/>
                                          </w:divBdr>
                                        </w:div>
                                        <w:div w:id="1874152346">
                                          <w:marLeft w:val="640"/>
                                          <w:marRight w:val="0"/>
                                          <w:marTop w:val="0"/>
                                          <w:marBottom w:val="0"/>
                                          <w:divBdr>
                                            <w:top w:val="none" w:sz="0" w:space="0" w:color="auto"/>
                                            <w:left w:val="none" w:sz="0" w:space="0" w:color="auto"/>
                                            <w:bottom w:val="none" w:sz="0" w:space="0" w:color="auto"/>
                                            <w:right w:val="none" w:sz="0" w:space="0" w:color="auto"/>
                                          </w:divBdr>
                                        </w:div>
                                        <w:div w:id="1917283860">
                                          <w:marLeft w:val="640"/>
                                          <w:marRight w:val="0"/>
                                          <w:marTop w:val="0"/>
                                          <w:marBottom w:val="0"/>
                                          <w:divBdr>
                                            <w:top w:val="none" w:sz="0" w:space="0" w:color="auto"/>
                                            <w:left w:val="none" w:sz="0" w:space="0" w:color="auto"/>
                                            <w:bottom w:val="none" w:sz="0" w:space="0" w:color="auto"/>
                                            <w:right w:val="none" w:sz="0" w:space="0" w:color="auto"/>
                                          </w:divBdr>
                                        </w:div>
                                        <w:div w:id="1943341171">
                                          <w:marLeft w:val="640"/>
                                          <w:marRight w:val="0"/>
                                          <w:marTop w:val="0"/>
                                          <w:marBottom w:val="0"/>
                                          <w:divBdr>
                                            <w:top w:val="none" w:sz="0" w:space="0" w:color="auto"/>
                                            <w:left w:val="none" w:sz="0" w:space="0" w:color="auto"/>
                                            <w:bottom w:val="none" w:sz="0" w:space="0" w:color="auto"/>
                                            <w:right w:val="none" w:sz="0" w:space="0" w:color="auto"/>
                                          </w:divBdr>
                                        </w:div>
                                        <w:div w:id="1958488976">
                                          <w:marLeft w:val="640"/>
                                          <w:marRight w:val="0"/>
                                          <w:marTop w:val="0"/>
                                          <w:marBottom w:val="0"/>
                                          <w:divBdr>
                                            <w:top w:val="none" w:sz="0" w:space="0" w:color="auto"/>
                                            <w:left w:val="none" w:sz="0" w:space="0" w:color="auto"/>
                                            <w:bottom w:val="none" w:sz="0" w:space="0" w:color="auto"/>
                                            <w:right w:val="none" w:sz="0" w:space="0" w:color="auto"/>
                                          </w:divBdr>
                                        </w:div>
                                        <w:div w:id="1999653079">
                                          <w:marLeft w:val="640"/>
                                          <w:marRight w:val="0"/>
                                          <w:marTop w:val="0"/>
                                          <w:marBottom w:val="0"/>
                                          <w:divBdr>
                                            <w:top w:val="none" w:sz="0" w:space="0" w:color="auto"/>
                                            <w:left w:val="none" w:sz="0" w:space="0" w:color="auto"/>
                                            <w:bottom w:val="none" w:sz="0" w:space="0" w:color="auto"/>
                                            <w:right w:val="none" w:sz="0" w:space="0" w:color="auto"/>
                                          </w:divBdr>
                                        </w:div>
                                        <w:div w:id="2014725794">
                                          <w:marLeft w:val="640"/>
                                          <w:marRight w:val="0"/>
                                          <w:marTop w:val="0"/>
                                          <w:marBottom w:val="0"/>
                                          <w:divBdr>
                                            <w:top w:val="none" w:sz="0" w:space="0" w:color="auto"/>
                                            <w:left w:val="none" w:sz="0" w:space="0" w:color="auto"/>
                                            <w:bottom w:val="none" w:sz="0" w:space="0" w:color="auto"/>
                                            <w:right w:val="none" w:sz="0" w:space="0" w:color="auto"/>
                                          </w:divBdr>
                                        </w:div>
                                        <w:div w:id="2059160596">
                                          <w:marLeft w:val="640"/>
                                          <w:marRight w:val="0"/>
                                          <w:marTop w:val="0"/>
                                          <w:marBottom w:val="0"/>
                                          <w:divBdr>
                                            <w:top w:val="none" w:sz="0" w:space="0" w:color="auto"/>
                                            <w:left w:val="none" w:sz="0" w:space="0" w:color="auto"/>
                                            <w:bottom w:val="none" w:sz="0" w:space="0" w:color="auto"/>
                                            <w:right w:val="none" w:sz="0" w:space="0" w:color="auto"/>
                                          </w:divBdr>
                                        </w:div>
                                        <w:div w:id="2064676988">
                                          <w:marLeft w:val="640"/>
                                          <w:marRight w:val="0"/>
                                          <w:marTop w:val="0"/>
                                          <w:marBottom w:val="0"/>
                                          <w:divBdr>
                                            <w:top w:val="none" w:sz="0" w:space="0" w:color="auto"/>
                                            <w:left w:val="none" w:sz="0" w:space="0" w:color="auto"/>
                                            <w:bottom w:val="none" w:sz="0" w:space="0" w:color="auto"/>
                                            <w:right w:val="none" w:sz="0" w:space="0" w:color="auto"/>
                                          </w:divBdr>
                                        </w:div>
                                        <w:div w:id="2118404388">
                                          <w:marLeft w:val="640"/>
                                          <w:marRight w:val="0"/>
                                          <w:marTop w:val="0"/>
                                          <w:marBottom w:val="0"/>
                                          <w:divBdr>
                                            <w:top w:val="none" w:sz="0" w:space="0" w:color="auto"/>
                                            <w:left w:val="none" w:sz="0" w:space="0" w:color="auto"/>
                                            <w:bottom w:val="none" w:sz="0" w:space="0" w:color="auto"/>
                                            <w:right w:val="none" w:sz="0" w:space="0" w:color="auto"/>
                                          </w:divBdr>
                                        </w:div>
                                      </w:divsChild>
                                    </w:div>
                                    <w:div w:id="823741065">
                                      <w:marLeft w:val="0"/>
                                      <w:marRight w:val="0"/>
                                      <w:marTop w:val="0"/>
                                      <w:marBottom w:val="0"/>
                                      <w:divBdr>
                                        <w:top w:val="none" w:sz="0" w:space="0" w:color="auto"/>
                                        <w:left w:val="none" w:sz="0" w:space="0" w:color="auto"/>
                                        <w:bottom w:val="none" w:sz="0" w:space="0" w:color="auto"/>
                                        <w:right w:val="none" w:sz="0" w:space="0" w:color="auto"/>
                                      </w:divBdr>
                                      <w:divsChild>
                                        <w:div w:id="85656158">
                                          <w:marLeft w:val="640"/>
                                          <w:marRight w:val="0"/>
                                          <w:marTop w:val="0"/>
                                          <w:marBottom w:val="0"/>
                                          <w:divBdr>
                                            <w:top w:val="none" w:sz="0" w:space="0" w:color="auto"/>
                                            <w:left w:val="none" w:sz="0" w:space="0" w:color="auto"/>
                                            <w:bottom w:val="none" w:sz="0" w:space="0" w:color="auto"/>
                                            <w:right w:val="none" w:sz="0" w:space="0" w:color="auto"/>
                                          </w:divBdr>
                                        </w:div>
                                        <w:div w:id="99182637">
                                          <w:marLeft w:val="640"/>
                                          <w:marRight w:val="0"/>
                                          <w:marTop w:val="0"/>
                                          <w:marBottom w:val="0"/>
                                          <w:divBdr>
                                            <w:top w:val="none" w:sz="0" w:space="0" w:color="auto"/>
                                            <w:left w:val="none" w:sz="0" w:space="0" w:color="auto"/>
                                            <w:bottom w:val="none" w:sz="0" w:space="0" w:color="auto"/>
                                            <w:right w:val="none" w:sz="0" w:space="0" w:color="auto"/>
                                          </w:divBdr>
                                        </w:div>
                                        <w:div w:id="108863214">
                                          <w:marLeft w:val="640"/>
                                          <w:marRight w:val="0"/>
                                          <w:marTop w:val="0"/>
                                          <w:marBottom w:val="0"/>
                                          <w:divBdr>
                                            <w:top w:val="none" w:sz="0" w:space="0" w:color="auto"/>
                                            <w:left w:val="none" w:sz="0" w:space="0" w:color="auto"/>
                                            <w:bottom w:val="none" w:sz="0" w:space="0" w:color="auto"/>
                                            <w:right w:val="none" w:sz="0" w:space="0" w:color="auto"/>
                                          </w:divBdr>
                                        </w:div>
                                        <w:div w:id="238561528">
                                          <w:marLeft w:val="640"/>
                                          <w:marRight w:val="0"/>
                                          <w:marTop w:val="0"/>
                                          <w:marBottom w:val="0"/>
                                          <w:divBdr>
                                            <w:top w:val="none" w:sz="0" w:space="0" w:color="auto"/>
                                            <w:left w:val="none" w:sz="0" w:space="0" w:color="auto"/>
                                            <w:bottom w:val="none" w:sz="0" w:space="0" w:color="auto"/>
                                            <w:right w:val="none" w:sz="0" w:space="0" w:color="auto"/>
                                          </w:divBdr>
                                        </w:div>
                                        <w:div w:id="274484720">
                                          <w:marLeft w:val="640"/>
                                          <w:marRight w:val="0"/>
                                          <w:marTop w:val="0"/>
                                          <w:marBottom w:val="0"/>
                                          <w:divBdr>
                                            <w:top w:val="none" w:sz="0" w:space="0" w:color="auto"/>
                                            <w:left w:val="none" w:sz="0" w:space="0" w:color="auto"/>
                                            <w:bottom w:val="none" w:sz="0" w:space="0" w:color="auto"/>
                                            <w:right w:val="none" w:sz="0" w:space="0" w:color="auto"/>
                                          </w:divBdr>
                                        </w:div>
                                        <w:div w:id="283270624">
                                          <w:marLeft w:val="640"/>
                                          <w:marRight w:val="0"/>
                                          <w:marTop w:val="0"/>
                                          <w:marBottom w:val="0"/>
                                          <w:divBdr>
                                            <w:top w:val="none" w:sz="0" w:space="0" w:color="auto"/>
                                            <w:left w:val="none" w:sz="0" w:space="0" w:color="auto"/>
                                            <w:bottom w:val="none" w:sz="0" w:space="0" w:color="auto"/>
                                            <w:right w:val="none" w:sz="0" w:space="0" w:color="auto"/>
                                          </w:divBdr>
                                        </w:div>
                                        <w:div w:id="285700281">
                                          <w:marLeft w:val="640"/>
                                          <w:marRight w:val="0"/>
                                          <w:marTop w:val="0"/>
                                          <w:marBottom w:val="0"/>
                                          <w:divBdr>
                                            <w:top w:val="none" w:sz="0" w:space="0" w:color="auto"/>
                                            <w:left w:val="none" w:sz="0" w:space="0" w:color="auto"/>
                                            <w:bottom w:val="none" w:sz="0" w:space="0" w:color="auto"/>
                                            <w:right w:val="none" w:sz="0" w:space="0" w:color="auto"/>
                                          </w:divBdr>
                                        </w:div>
                                        <w:div w:id="298800425">
                                          <w:marLeft w:val="640"/>
                                          <w:marRight w:val="0"/>
                                          <w:marTop w:val="0"/>
                                          <w:marBottom w:val="0"/>
                                          <w:divBdr>
                                            <w:top w:val="none" w:sz="0" w:space="0" w:color="auto"/>
                                            <w:left w:val="none" w:sz="0" w:space="0" w:color="auto"/>
                                            <w:bottom w:val="none" w:sz="0" w:space="0" w:color="auto"/>
                                            <w:right w:val="none" w:sz="0" w:space="0" w:color="auto"/>
                                          </w:divBdr>
                                        </w:div>
                                        <w:div w:id="374165100">
                                          <w:marLeft w:val="640"/>
                                          <w:marRight w:val="0"/>
                                          <w:marTop w:val="0"/>
                                          <w:marBottom w:val="0"/>
                                          <w:divBdr>
                                            <w:top w:val="none" w:sz="0" w:space="0" w:color="auto"/>
                                            <w:left w:val="none" w:sz="0" w:space="0" w:color="auto"/>
                                            <w:bottom w:val="none" w:sz="0" w:space="0" w:color="auto"/>
                                            <w:right w:val="none" w:sz="0" w:space="0" w:color="auto"/>
                                          </w:divBdr>
                                        </w:div>
                                        <w:div w:id="453139122">
                                          <w:marLeft w:val="640"/>
                                          <w:marRight w:val="0"/>
                                          <w:marTop w:val="0"/>
                                          <w:marBottom w:val="0"/>
                                          <w:divBdr>
                                            <w:top w:val="none" w:sz="0" w:space="0" w:color="auto"/>
                                            <w:left w:val="none" w:sz="0" w:space="0" w:color="auto"/>
                                            <w:bottom w:val="none" w:sz="0" w:space="0" w:color="auto"/>
                                            <w:right w:val="none" w:sz="0" w:space="0" w:color="auto"/>
                                          </w:divBdr>
                                        </w:div>
                                        <w:div w:id="484247016">
                                          <w:marLeft w:val="640"/>
                                          <w:marRight w:val="0"/>
                                          <w:marTop w:val="0"/>
                                          <w:marBottom w:val="0"/>
                                          <w:divBdr>
                                            <w:top w:val="none" w:sz="0" w:space="0" w:color="auto"/>
                                            <w:left w:val="none" w:sz="0" w:space="0" w:color="auto"/>
                                            <w:bottom w:val="none" w:sz="0" w:space="0" w:color="auto"/>
                                            <w:right w:val="none" w:sz="0" w:space="0" w:color="auto"/>
                                          </w:divBdr>
                                        </w:div>
                                        <w:div w:id="504826155">
                                          <w:marLeft w:val="640"/>
                                          <w:marRight w:val="0"/>
                                          <w:marTop w:val="0"/>
                                          <w:marBottom w:val="0"/>
                                          <w:divBdr>
                                            <w:top w:val="none" w:sz="0" w:space="0" w:color="auto"/>
                                            <w:left w:val="none" w:sz="0" w:space="0" w:color="auto"/>
                                            <w:bottom w:val="none" w:sz="0" w:space="0" w:color="auto"/>
                                            <w:right w:val="none" w:sz="0" w:space="0" w:color="auto"/>
                                          </w:divBdr>
                                        </w:div>
                                        <w:div w:id="518393856">
                                          <w:marLeft w:val="640"/>
                                          <w:marRight w:val="0"/>
                                          <w:marTop w:val="0"/>
                                          <w:marBottom w:val="0"/>
                                          <w:divBdr>
                                            <w:top w:val="none" w:sz="0" w:space="0" w:color="auto"/>
                                            <w:left w:val="none" w:sz="0" w:space="0" w:color="auto"/>
                                            <w:bottom w:val="none" w:sz="0" w:space="0" w:color="auto"/>
                                            <w:right w:val="none" w:sz="0" w:space="0" w:color="auto"/>
                                          </w:divBdr>
                                        </w:div>
                                        <w:div w:id="550383466">
                                          <w:marLeft w:val="640"/>
                                          <w:marRight w:val="0"/>
                                          <w:marTop w:val="0"/>
                                          <w:marBottom w:val="0"/>
                                          <w:divBdr>
                                            <w:top w:val="none" w:sz="0" w:space="0" w:color="auto"/>
                                            <w:left w:val="none" w:sz="0" w:space="0" w:color="auto"/>
                                            <w:bottom w:val="none" w:sz="0" w:space="0" w:color="auto"/>
                                            <w:right w:val="none" w:sz="0" w:space="0" w:color="auto"/>
                                          </w:divBdr>
                                        </w:div>
                                        <w:div w:id="577440993">
                                          <w:marLeft w:val="640"/>
                                          <w:marRight w:val="0"/>
                                          <w:marTop w:val="0"/>
                                          <w:marBottom w:val="0"/>
                                          <w:divBdr>
                                            <w:top w:val="none" w:sz="0" w:space="0" w:color="auto"/>
                                            <w:left w:val="none" w:sz="0" w:space="0" w:color="auto"/>
                                            <w:bottom w:val="none" w:sz="0" w:space="0" w:color="auto"/>
                                            <w:right w:val="none" w:sz="0" w:space="0" w:color="auto"/>
                                          </w:divBdr>
                                        </w:div>
                                        <w:div w:id="662510456">
                                          <w:marLeft w:val="640"/>
                                          <w:marRight w:val="0"/>
                                          <w:marTop w:val="0"/>
                                          <w:marBottom w:val="0"/>
                                          <w:divBdr>
                                            <w:top w:val="none" w:sz="0" w:space="0" w:color="auto"/>
                                            <w:left w:val="none" w:sz="0" w:space="0" w:color="auto"/>
                                            <w:bottom w:val="none" w:sz="0" w:space="0" w:color="auto"/>
                                            <w:right w:val="none" w:sz="0" w:space="0" w:color="auto"/>
                                          </w:divBdr>
                                        </w:div>
                                        <w:div w:id="669675606">
                                          <w:marLeft w:val="640"/>
                                          <w:marRight w:val="0"/>
                                          <w:marTop w:val="0"/>
                                          <w:marBottom w:val="0"/>
                                          <w:divBdr>
                                            <w:top w:val="none" w:sz="0" w:space="0" w:color="auto"/>
                                            <w:left w:val="none" w:sz="0" w:space="0" w:color="auto"/>
                                            <w:bottom w:val="none" w:sz="0" w:space="0" w:color="auto"/>
                                            <w:right w:val="none" w:sz="0" w:space="0" w:color="auto"/>
                                          </w:divBdr>
                                        </w:div>
                                        <w:div w:id="717438883">
                                          <w:marLeft w:val="640"/>
                                          <w:marRight w:val="0"/>
                                          <w:marTop w:val="0"/>
                                          <w:marBottom w:val="0"/>
                                          <w:divBdr>
                                            <w:top w:val="none" w:sz="0" w:space="0" w:color="auto"/>
                                            <w:left w:val="none" w:sz="0" w:space="0" w:color="auto"/>
                                            <w:bottom w:val="none" w:sz="0" w:space="0" w:color="auto"/>
                                            <w:right w:val="none" w:sz="0" w:space="0" w:color="auto"/>
                                          </w:divBdr>
                                        </w:div>
                                        <w:div w:id="740248747">
                                          <w:marLeft w:val="640"/>
                                          <w:marRight w:val="0"/>
                                          <w:marTop w:val="0"/>
                                          <w:marBottom w:val="0"/>
                                          <w:divBdr>
                                            <w:top w:val="none" w:sz="0" w:space="0" w:color="auto"/>
                                            <w:left w:val="none" w:sz="0" w:space="0" w:color="auto"/>
                                            <w:bottom w:val="none" w:sz="0" w:space="0" w:color="auto"/>
                                            <w:right w:val="none" w:sz="0" w:space="0" w:color="auto"/>
                                          </w:divBdr>
                                        </w:div>
                                        <w:div w:id="741409945">
                                          <w:marLeft w:val="640"/>
                                          <w:marRight w:val="0"/>
                                          <w:marTop w:val="0"/>
                                          <w:marBottom w:val="0"/>
                                          <w:divBdr>
                                            <w:top w:val="none" w:sz="0" w:space="0" w:color="auto"/>
                                            <w:left w:val="none" w:sz="0" w:space="0" w:color="auto"/>
                                            <w:bottom w:val="none" w:sz="0" w:space="0" w:color="auto"/>
                                            <w:right w:val="none" w:sz="0" w:space="0" w:color="auto"/>
                                          </w:divBdr>
                                        </w:div>
                                        <w:div w:id="745146665">
                                          <w:marLeft w:val="640"/>
                                          <w:marRight w:val="0"/>
                                          <w:marTop w:val="0"/>
                                          <w:marBottom w:val="0"/>
                                          <w:divBdr>
                                            <w:top w:val="none" w:sz="0" w:space="0" w:color="auto"/>
                                            <w:left w:val="none" w:sz="0" w:space="0" w:color="auto"/>
                                            <w:bottom w:val="none" w:sz="0" w:space="0" w:color="auto"/>
                                            <w:right w:val="none" w:sz="0" w:space="0" w:color="auto"/>
                                          </w:divBdr>
                                        </w:div>
                                        <w:div w:id="747070939">
                                          <w:marLeft w:val="640"/>
                                          <w:marRight w:val="0"/>
                                          <w:marTop w:val="0"/>
                                          <w:marBottom w:val="0"/>
                                          <w:divBdr>
                                            <w:top w:val="none" w:sz="0" w:space="0" w:color="auto"/>
                                            <w:left w:val="none" w:sz="0" w:space="0" w:color="auto"/>
                                            <w:bottom w:val="none" w:sz="0" w:space="0" w:color="auto"/>
                                            <w:right w:val="none" w:sz="0" w:space="0" w:color="auto"/>
                                          </w:divBdr>
                                        </w:div>
                                        <w:div w:id="748159159">
                                          <w:marLeft w:val="640"/>
                                          <w:marRight w:val="0"/>
                                          <w:marTop w:val="0"/>
                                          <w:marBottom w:val="0"/>
                                          <w:divBdr>
                                            <w:top w:val="none" w:sz="0" w:space="0" w:color="auto"/>
                                            <w:left w:val="none" w:sz="0" w:space="0" w:color="auto"/>
                                            <w:bottom w:val="none" w:sz="0" w:space="0" w:color="auto"/>
                                            <w:right w:val="none" w:sz="0" w:space="0" w:color="auto"/>
                                          </w:divBdr>
                                        </w:div>
                                        <w:div w:id="826169688">
                                          <w:marLeft w:val="640"/>
                                          <w:marRight w:val="0"/>
                                          <w:marTop w:val="0"/>
                                          <w:marBottom w:val="0"/>
                                          <w:divBdr>
                                            <w:top w:val="none" w:sz="0" w:space="0" w:color="auto"/>
                                            <w:left w:val="none" w:sz="0" w:space="0" w:color="auto"/>
                                            <w:bottom w:val="none" w:sz="0" w:space="0" w:color="auto"/>
                                            <w:right w:val="none" w:sz="0" w:space="0" w:color="auto"/>
                                          </w:divBdr>
                                        </w:div>
                                        <w:div w:id="826896084">
                                          <w:marLeft w:val="640"/>
                                          <w:marRight w:val="0"/>
                                          <w:marTop w:val="0"/>
                                          <w:marBottom w:val="0"/>
                                          <w:divBdr>
                                            <w:top w:val="none" w:sz="0" w:space="0" w:color="auto"/>
                                            <w:left w:val="none" w:sz="0" w:space="0" w:color="auto"/>
                                            <w:bottom w:val="none" w:sz="0" w:space="0" w:color="auto"/>
                                            <w:right w:val="none" w:sz="0" w:space="0" w:color="auto"/>
                                          </w:divBdr>
                                        </w:div>
                                        <w:div w:id="832185594">
                                          <w:marLeft w:val="640"/>
                                          <w:marRight w:val="0"/>
                                          <w:marTop w:val="0"/>
                                          <w:marBottom w:val="0"/>
                                          <w:divBdr>
                                            <w:top w:val="none" w:sz="0" w:space="0" w:color="auto"/>
                                            <w:left w:val="none" w:sz="0" w:space="0" w:color="auto"/>
                                            <w:bottom w:val="none" w:sz="0" w:space="0" w:color="auto"/>
                                            <w:right w:val="none" w:sz="0" w:space="0" w:color="auto"/>
                                          </w:divBdr>
                                        </w:div>
                                        <w:div w:id="847139977">
                                          <w:marLeft w:val="640"/>
                                          <w:marRight w:val="0"/>
                                          <w:marTop w:val="0"/>
                                          <w:marBottom w:val="0"/>
                                          <w:divBdr>
                                            <w:top w:val="none" w:sz="0" w:space="0" w:color="auto"/>
                                            <w:left w:val="none" w:sz="0" w:space="0" w:color="auto"/>
                                            <w:bottom w:val="none" w:sz="0" w:space="0" w:color="auto"/>
                                            <w:right w:val="none" w:sz="0" w:space="0" w:color="auto"/>
                                          </w:divBdr>
                                        </w:div>
                                        <w:div w:id="874776533">
                                          <w:marLeft w:val="640"/>
                                          <w:marRight w:val="0"/>
                                          <w:marTop w:val="0"/>
                                          <w:marBottom w:val="0"/>
                                          <w:divBdr>
                                            <w:top w:val="none" w:sz="0" w:space="0" w:color="auto"/>
                                            <w:left w:val="none" w:sz="0" w:space="0" w:color="auto"/>
                                            <w:bottom w:val="none" w:sz="0" w:space="0" w:color="auto"/>
                                            <w:right w:val="none" w:sz="0" w:space="0" w:color="auto"/>
                                          </w:divBdr>
                                        </w:div>
                                        <w:div w:id="1010832272">
                                          <w:marLeft w:val="640"/>
                                          <w:marRight w:val="0"/>
                                          <w:marTop w:val="0"/>
                                          <w:marBottom w:val="0"/>
                                          <w:divBdr>
                                            <w:top w:val="none" w:sz="0" w:space="0" w:color="auto"/>
                                            <w:left w:val="none" w:sz="0" w:space="0" w:color="auto"/>
                                            <w:bottom w:val="none" w:sz="0" w:space="0" w:color="auto"/>
                                            <w:right w:val="none" w:sz="0" w:space="0" w:color="auto"/>
                                          </w:divBdr>
                                        </w:div>
                                        <w:div w:id="1026324026">
                                          <w:marLeft w:val="640"/>
                                          <w:marRight w:val="0"/>
                                          <w:marTop w:val="0"/>
                                          <w:marBottom w:val="0"/>
                                          <w:divBdr>
                                            <w:top w:val="none" w:sz="0" w:space="0" w:color="auto"/>
                                            <w:left w:val="none" w:sz="0" w:space="0" w:color="auto"/>
                                            <w:bottom w:val="none" w:sz="0" w:space="0" w:color="auto"/>
                                            <w:right w:val="none" w:sz="0" w:space="0" w:color="auto"/>
                                          </w:divBdr>
                                        </w:div>
                                        <w:div w:id="1098866218">
                                          <w:marLeft w:val="640"/>
                                          <w:marRight w:val="0"/>
                                          <w:marTop w:val="0"/>
                                          <w:marBottom w:val="0"/>
                                          <w:divBdr>
                                            <w:top w:val="none" w:sz="0" w:space="0" w:color="auto"/>
                                            <w:left w:val="none" w:sz="0" w:space="0" w:color="auto"/>
                                            <w:bottom w:val="none" w:sz="0" w:space="0" w:color="auto"/>
                                            <w:right w:val="none" w:sz="0" w:space="0" w:color="auto"/>
                                          </w:divBdr>
                                        </w:div>
                                        <w:div w:id="1132989145">
                                          <w:marLeft w:val="640"/>
                                          <w:marRight w:val="0"/>
                                          <w:marTop w:val="0"/>
                                          <w:marBottom w:val="0"/>
                                          <w:divBdr>
                                            <w:top w:val="none" w:sz="0" w:space="0" w:color="auto"/>
                                            <w:left w:val="none" w:sz="0" w:space="0" w:color="auto"/>
                                            <w:bottom w:val="none" w:sz="0" w:space="0" w:color="auto"/>
                                            <w:right w:val="none" w:sz="0" w:space="0" w:color="auto"/>
                                          </w:divBdr>
                                        </w:div>
                                        <w:div w:id="1221941352">
                                          <w:marLeft w:val="640"/>
                                          <w:marRight w:val="0"/>
                                          <w:marTop w:val="0"/>
                                          <w:marBottom w:val="0"/>
                                          <w:divBdr>
                                            <w:top w:val="none" w:sz="0" w:space="0" w:color="auto"/>
                                            <w:left w:val="none" w:sz="0" w:space="0" w:color="auto"/>
                                            <w:bottom w:val="none" w:sz="0" w:space="0" w:color="auto"/>
                                            <w:right w:val="none" w:sz="0" w:space="0" w:color="auto"/>
                                          </w:divBdr>
                                        </w:div>
                                        <w:div w:id="1232623178">
                                          <w:marLeft w:val="640"/>
                                          <w:marRight w:val="0"/>
                                          <w:marTop w:val="0"/>
                                          <w:marBottom w:val="0"/>
                                          <w:divBdr>
                                            <w:top w:val="none" w:sz="0" w:space="0" w:color="auto"/>
                                            <w:left w:val="none" w:sz="0" w:space="0" w:color="auto"/>
                                            <w:bottom w:val="none" w:sz="0" w:space="0" w:color="auto"/>
                                            <w:right w:val="none" w:sz="0" w:space="0" w:color="auto"/>
                                          </w:divBdr>
                                        </w:div>
                                        <w:div w:id="1253051219">
                                          <w:marLeft w:val="640"/>
                                          <w:marRight w:val="0"/>
                                          <w:marTop w:val="0"/>
                                          <w:marBottom w:val="0"/>
                                          <w:divBdr>
                                            <w:top w:val="none" w:sz="0" w:space="0" w:color="auto"/>
                                            <w:left w:val="none" w:sz="0" w:space="0" w:color="auto"/>
                                            <w:bottom w:val="none" w:sz="0" w:space="0" w:color="auto"/>
                                            <w:right w:val="none" w:sz="0" w:space="0" w:color="auto"/>
                                          </w:divBdr>
                                        </w:div>
                                        <w:div w:id="1400012290">
                                          <w:marLeft w:val="640"/>
                                          <w:marRight w:val="0"/>
                                          <w:marTop w:val="0"/>
                                          <w:marBottom w:val="0"/>
                                          <w:divBdr>
                                            <w:top w:val="none" w:sz="0" w:space="0" w:color="auto"/>
                                            <w:left w:val="none" w:sz="0" w:space="0" w:color="auto"/>
                                            <w:bottom w:val="none" w:sz="0" w:space="0" w:color="auto"/>
                                            <w:right w:val="none" w:sz="0" w:space="0" w:color="auto"/>
                                          </w:divBdr>
                                        </w:div>
                                        <w:div w:id="1557400971">
                                          <w:marLeft w:val="640"/>
                                          <w:marRight w:val="0"/>
                                          <w:marTop w:val="0"/>
                                          <w:marBottom w:val="0"/>
                                          <w:divBdr>
                                            <w:top w:val="none" w:sz="0" w:space="0" w:color="auto"/>
                                            <w:left w:val="none" w:sz="0" w:space="0" w:color="auto"/>
                                            <w:bottom w:val="none" w:sz="0" w:space="0" w:color="auto"/>
                                            <w:right w:val="none" w:sz="0" w:space="0" w:color="auto"/>
                                          </w:divBdr>
                                        </w:div>
                                        <w:div w:id="1636136822">
                                          <w:marLeft w:val="640"/>
                                          <w:marRight w:val="0"/>
                                          <w:marTop w:val="0"/>
                                          <w:marBottom w:val="0"/>
                                          <w:divBdr>
                                            <w:top w:val="none" w:sz="0" w:space="0" w:color="auto"/>
                                            <w:left w:val="none" w:sz="0" w:space="0" w:color="auto"/>
                                            <w:bottom w:val="none" w:sz="0" w:space="0" w:color="auto"/>
                                            <w:right w:val="none" w:sz="0" w:space="0" w:color="auto"/>
                                          </w:divBdr>
                                        </w:div>
                                        <w:div w:id="1729913400">
                                          <w:marLeft w:val="640"/>
                                          <w:marRight w:val="0"/>
                                          <w:marTop w:val="0"/>
                                          <w:marBottom w:val="0"/>
                                          <w:divBdr>
                                            <w:top w:val="none" w:sz="0" w:space="0" w:color="auto"/>
                                            <w:left w:val="none" w:sz="0" w:space="0" w:color="auto"/>
                                            <w:bottom w:val="none" w:sz="0" w:space="0" w:color="auto"/>
                                            <w:right w:val="none" w:sz="0" w:space="0" w:color="auto"/>
                                          </w:divBdr>
                                        </w:div>
                                        <w:div w:id="1805849860">
                                          <w:marLeft w:val="640"/>
                                          <w:marRight w:val="0"/>
                                          <w:marTop w:val="0"/>
                                          <w:marBottom w:val="0"/>
                                          <w:divBdr>
                                            <w:top w:val="none" w:sz="0" w:space="0" w:color="auto"/>
                                            <w:left w:val="none" w:sz="0" w:space="0" w:color="auto"/>
                                            <w:bottom w:val="none" w:sz="0" w:space="0" w:color="auto"/>
                                            <w:right w:val="none" w:sz="0" w:space="0" w:color="auto"/>
                                          </w:divBdr>
                                        </w:div>
                                        <w:div w:id="1851262112">
                                          <w:marLeft w:val="640"/>
                                          <w:marRight w:val="0"/>
                                          <w:marTop w:val="0"/>
                                          <w:marBottom w:val="0"/>
                                          <w:divBdr>
                                            <w:top w:val="none" w:sz="0" w:space="0" w:color="auto"/>
                                            <w:left w:val="none" w:sz="0" w:space="0" w:color="auto"/>
                                            <w:bottom w:val="none" w:sz="0" w:space="0" w:color="auto"/>
                                            <w:right w:val="none" w:sz="0" w:space="0" w:color="auto"/>
                                          </w:divBdr>
                                        </w:div>
                                        <w:div w:id="1932349105">
                                          <w:marLeft w:val="640"/>
                                          <w:marRight w:val="0"/>
                                          <w:marTop w:val="0"/>
                                          <w:marBottom w:val="0"/>
                                          <w:divBdr>
                                            <w:top w:val="none" w:sz="0" w:space="0" w:color="auto"/>
                                            <w:left w:val="none" w:sz="0" w:space="0" w:color="auto"/>
                                            <w:bottom w:val="none" w:sz="0" w:space="0" w:color="auto"/>
                                            <w:right w:val="none" w:sz="0" w:space="0" w:color="auto"/>
                                          </w:divBdr>
                                        </w:div>
                                        <w:div w:id="1950089717">
                                          <w:marLeft w:val="640"/>
                                          <w:marRight w:val="0"/>
                                          <w:marTop w:val="0"/>
                                          <w:marBottom w:val="0"/>
                                          <w:divBdr>
                                            <w:top w:val="none" w:sz="0" w:space="0" w:color="auto"/>
                                            <w:left w:val="none" w:sz="0" w:space="0" w:color="auto"/>
                                            <w:bottom w:val="none" w:sz="0" w:space="0" w:color="auto"/>
                                            <w:right w:val="none" w:sz="0" w:space="0" w:color="auto"/>
                                          </w:divBdr>
                                        </w:div>
                                        <w:div w:id="1987199108">
                                          <w:marLeft w:val="640"/>
                                          <w:marRight w:val="0"/>
                                          <w:marTop w:val="0"/>
                                          <w:marBottom w:val="0"/>
                                          <w:divBdr>
                                            <w:top w:val="none" w:sz="0" w:space="0" w:color="auto"/>
                                            <w:left w:val="none" w:sz="0" w:space="0" w:color="auto"/>
                                            <w:bottom w:val="none" w:sz="0" w:space="0" w:color="auto"/>
                                            <w:right w:val="none" w:sz="0" w:space="0" w:color="auto"/>
                                          </w:divBdr>
                                        </w:div>
                                        <w:div w:id="1990210091">
                                          <w:marLeft w:val="640"/>
                                          <w:marRight w:val="0"/>
                                          <w:marTop w:val="0"/>
                                          <w:marBottom w:val="0"/>
                                          <w:divBdr>
                                            <w:top w:val="none" w:sz="0" w:space="0" w:color="auto"/>
                                            <w:left w:val="none" w:sz="0" w:space="0" w:color="auto"/>
                                            <w:bottom w:val="none" w:sz="0" w:space="0" w:color="auto"/>
                                            <w:right w:val="none" w:sz="0" w:space="0" w:color="auto"/>
                                          </w:divBdr>
                                        </w:div>
                                        <w:div w:id="2066685391">
                                          <w:marLeft w:val="640"/>
                                          <w:marRight w:val="0"/>
                                          <w:marTop w:val="0"/>
                                          <w:marBottom w:val="0"/>
                                          <w:divBdr>
                                            <w:top w:val="none" w:sz="0" w:space="0" w:color="auto"/>
                                            <w:left w:val="none" w:sz="0" w:space="0" w:color="auto"/>
                                            <w:bottom w:val="none" w:sz="0" w:space="0" w:color="auto"/>
                                            <w:right w:val="none" w:sz="0" w:space="0" w:color="auto"/>
                                          </w:divBdr>
                                        </w:div>
                                        <w:div w:id="2092965907">
                                          <w:marLeft w:val="640"/>
                                          <w:marRight w:val="0"/>
                                          <w:marTop w:val="0"/>
                                          <w:marBottom w:val="0"/>
                                          <w:divBdr>
                                            <w:top w:val="none" w:sz="0" w:space="0" w:color="auto"/>
                                            <w:left w:val="none" w:sz="0" w:space="0" w:color="auto"/>
                                            <w:bottom w:val="none" w:sz="0" w:space="0" w:color="auto"/>
                                            <w:right w:val="none" w:sz="0" w:space="0" w:color="auto"/>
                                          </w:divBdr>
                                        </w:div>
                                        <w:div w:id="2107386417">
                                          <w:marLeft w:val="640"/>
                                          <w:marRight w:val="0"/>
                                          <w:marTop w:val="0"/>
                                          <w:marBottom w:val="0"/>
                                          <w:divBdr>
                                            <w:top w:val="none" w:sz="0" w:space="0" w:color="auto"/>
                                            <w:left w:val="none" w:sz="0" w:space="0" w:color="auto"/>
                                            <w:bottom w:val="none" w:sz="0" w:space="0" w:color="auto"/>
                                            <w:right w:val="none" w:sz="0" w:space="0" w:color="auto"/>
                                          </w:divBdr>
                                        </w:div>
                                        <w:div w:id="2109695204">
                                          <w:marLeft w:val="640"/>
                                          <w:marRight w:val="0"/>
                                          <w:marTop w:val="0"/>
                                          <w:marBottom w:val="0"/>
                                          <w:divBdr>
                                            <w:top w:val="none" w:sz="0" w:space="0" w:color="auto"/>
                                            <w:left w:val="none" w:sz="0" w:space="0" w:color="auto"/>
                                            <w:bottom w:val="none" w:sz="0" w:space="0" w:color="auto"/>
                                            <w:right w:val="none" w:sz="0" w:space="0" w:color="auto"/>
                                          </w:divBdr>
                                        </w:div>
                                        <w:div w:id="2143498062">
                                          <w:marLeft w:val="640"/>
                                          <w:marRight w:val="0"/>
                                          <w:marTop w:val="0"/>
                                          <w:marBottom w:val="0"/>
                                          <w:divBdr>
                                            <w:top w:val="none" w:sz="0" w:space="0" w:color="auto"/>
                                            <w:left w:val="none" w:sz="0" w:space="0" w:color="auto"/>
                                            <w:bottom w:val="none" w:sz="0" w:space="0" w:color="auto"/>
                                            <w:right w:val="none" w:sz="0" w:space="0" w:color="auto"/>
                                          </w:divBdr>
                                        </w:div>
                                      </w:divsChild>
                                    </w:div>
                                    <w:div w:id="834609299">
                                      <w:marLeft w:val="0"/>
                                      <w:marRight w:val="0"/>
                                      <w:marTop w:val="0"/>
                                      <w:marBottom w:val="0"/>
                                      <w:divBdr>
                                        <w:top w:val="none" w:sz="0" w:space="0" w:color="auto"/>
                                        <w:left w:val="none" w:sz="0" w:space="0" w:color="auto"/>
                                        <w:bottom w:val="none" w:sz="0" w:space="0" w:color="auto"/>
                                        <w:right w:val="none" w:sz="0" w:space="0" w:color="auto"/>
                                      </w:divBdr>
                                      <w:divsChild>
                                        <w:div w:id="36206038">
                                          <w:marLeft w:val="640"/>
                                          <w:marRight w:val="0"/>
                                          <w:marTop w:val="0"/>
                                          <w:marBottom w:val="0"/>
                                          <w:divBdr>
                                            <w:top w:val="none" w:sz="0" w:space="0" w:color="auto"/>
                                            <w:left w:val="none" w:sz="0" w:space="0" w:color="auto"/>
                                            <w:bottom w:val="none" w:sz="0" w:space="0" w:color="auto"/>
                                            <w:right w:val="none" w:sz="0" w:space="0" w:color="auto"/>
                                          </w:divBdr>
                                        </w:div>
                                        <w:div w:id="71120595">
                                          <w:marLeft w:val="640"/>
                                          <w:marRight w:val="0"/>
                                          <w:marTop w:val="0"/>
                                          <w:marBottom w:val="0"/>
                                          <w:divBdr>
                                            <w:top w:val="none" w:sz="0" w:space="0" w:color="auto"/>
                                            <w:left w:val="none" w:sz="0" w:space="0" w:color="auto"/>
                                            <w:bottom w:val="none" w:sz="0" w:space="0" w:color="auto"/>
                                            <w:right w:val="none" w:sz="0" w:space="0" w:color="auto"/>
                                          </w:divBdr>
                                        </w:div>
                                        <w:div w:id="75983885">
                                          <w:marLeft w:val="640"/>
                                          <w:marRight w:val="0"/>
                                          <w:marTop w:val="0"/>
                                          <w:marBottom w:val="0"/>
                                          <w:divBdr>
                                            <w:top w:val="none" w:sz="0" w:space="0" w:color="auto"/>
                                            <w:left w:val="none" w:sz="0" w:space="0" w:color="auto"/>
                                            <w:bottom w:val="none" w:sz="0" w:space="0" w:color="auto"/>
                                            <w:right w:val="none" w:sz="0" w:space="0" w:color="auto"/>
                                          </w:divBdr>
                                        </w:div>
                                        <w:div w:id="246967460">
                                          <w:marLeft w:val="640"/>
                                          <w:marRight w:val="0"/>
                                          <w:marTop w:val="0"/>
                                          <w:marBottom w:val="0"/>
                                          <w:divBdr>
                                            <w:top w:val="none" w:sz="0" w:space="0" w:color="auto"/>
                                            <w:left w:val="none" w:sz="0" w:space="0" w:color="auto"/>
                                            <w:bottom w:val="none" w:sz="0" w:space="0" w:color="auto"/>
                                            <w:right w:val="none" w:sz="0" w:space="0" w:color="auto"/>
                                          </w:divBdr>
                                        </w:div>
                                        <w:div w:id="278798139">
                                          <w:marLeft w:val="640"/>
                                          <w:marRight w:val="0"/>
                                          <w:marTop w:val="0"/>
                                          <w:marBottom w:val="0"/>
                                          <w:divBdr>
                                            <w:top w:val="none" w:sz="0" w:space="0" w:color="auto"/>
                                            <w:left w:val="none" w:sz="0" w:space="0" w:color="auto"/>
                                            <w:bottom w:val="none" w:sz="0" w:space="0" w:color="auto"/>
                                            <w:right w:val="none" w:sz="0" w:space="0" w:color="auto"/>
                                          </w:divBdr>
                                        </w:div>
                                        <w:div w:id="471990616">
                                          <w:marLeft w:val="640"/>
                                          <w:marRight w:val="0"/>
                                          <w:marTop w:val="0"/>
                                          <w:marBottom w:val="0"/>
                                          <w:divBdr>
                                            <w:top w:val="none" w:sz="0" w:space="0" w:color="auto"/>
                                            <w:left w:val="none" w:sz="0" w:space="0" w:color="auto"/>
                                            <w:bottom w:val="none" w:sz="0" w:space="0" w:color="auto"/>
                                            <w:right w:val="none" w:sz="0" w:space="0" w:color="auto"/>
                                          </w:divBdr>
                                        </w:div>
                                        <w:div w:id="555973951">
                                          <w:marLeft w:val="640"/>
                                          <w:marRight w:val="0"/>
                                          <w:marTop w:val="0"/>
                                          <w:marBottom w:val="0"/>
                                          <w:divBdr>
                                            <w:top w:val="none" w:sz="0" w:space="0" w:color="auto"/>
                                            <w:left w:val="none" w:sz="0" w:space="0" w:color="auto"/>
                                            <w:bottom w:val="none" w:sz="0" w:space="0" w:color="auto"/>
                                            <w:right w:val="none" w:sz="0" w:space="0" w:color="auto"/>
                                          </w:divBdr>
                                        </w:div>
                                        <w:div w:id="626933696">
                                          <w:marLeft w:val="640"/>
                                          <w:marRight w:val="0"/>
                                          <w:marTop w:val="0"/>
                                          <w:marBottom w:val="0"/>
                                          <w:divBdr>
                                            <w:top w:val="none" w:sz="0" w:space="0" w:color="auto"/>
                                            <w:left w:val="none" w:sz="0" w:space="0" w:color="auto"/>
                                            <w:bottom w:val="none" w:sz="0" w:space="0" w:color="auto"/>
                                            <w:right w:val="none" w:sz="0" w:space="0" w:color="auto"/>
                                          </w:divBdr>
                                        </w:div>
                                        <w:div w:id="642078164">
                                          <w:marLeft w:val="640"/>
                                          <w:marRight w:val="0"/>
                                          <w:marTop w:val="0"/>
                                          <w:marBottom w:val="0"/>
                                          <w:divBdr>
                                            <w:top w:val="none" w:sz="0" w:space="0" w:color="auto"/>
                                            <w:left w:val="none" w:sz="0" w:space="0" w:color="auto"/>
                                            <w:bottom w:val="none" w:sz="0" w:space="0" w:color="auto"/>
                                            <w:right w:val="none" w:sz="0" w:space="0" w:color="auto"/>
                                          </w:divBdr>
                                        </w:div>
                                        <w:div w:id="677075275">
                                          <w:marLeft w:val="640"/>
                                          <w:marRight w:val="0"/>
                                          <w:marTop w:val="0"/>
                                          <w:marBottom w:val="0"/>
                                          <w:divBdr>
                                            <w:top w:val="none" w:sz="0" w:space="0" w:color="auto"/>
                                            <w:left w:val="none" w:sz="0" w:space="0" w:color="auto"/>
                                            <w:bottom w:val="none" w:sz="0" w:space="0" w:color="auto"/>
                                            <w:right w:val="none" w:sz="0" w:space="0" w:color="auto"/>
                                          </w:divBdr>
                                        </w:div>
                                        <w:div w:id="803500529">
                                          <w:marLeft w:val="640"/>
                                          <w:marRight w:val="0"/>
                                          <w:marTop w:val="0"/>
                                          <w:marBottom w:val="0"/>
                                          <w:divBdr>
                                            <w:top w:val="none" w:sz="0" w:space="0" w:color="auto"/>
                                            <w:left w:val="none" w:sz="0" w:space="0" w:color="auto"/>
                                            <w:bottom w:val="none" w:sz="0" w:space="0" w:color="auto"/>
                                            <w:right w:val="none" w:sz="0" w:space="0" w:color="auto"/>
                                          </w:divBdr>
                                        </w:div>
                                        <w:div w:id="822742392">
                                          <w:marLeft w:val="640"/>
                                          <w:marRight w:val="0"/>
                                          <w:marTop w:val="0"/>
                                          <w:marBottom w:val="0"/>
                                          <w:divBdr>
                                            <w:top w:val="none" w:sz="0" w:space="0" w:color="auto"/>
                                            <w:left w:val="none" w:sz="0" w:space="0" w:color="auto"/>
                                            <w:bottom w:val="none" w:sz="0" w:space="0" w:color="auto"/>
                                            <w:right w:val="none" w:sz="0" w:space="0" w:color="auto"/>
                                          </w:divBdr>
                                        </w:div>
                                        <w:div w:id="891964752">
                                          <w:marLeft w:val="640"/>
                                          <w:marRight w:val="0"/>
                                          <w:marTop w:val="0"/>
                                          <w:marBottom w:val="0"/>
                                          <w:divBdr>
                                            <w:top w:val="none" w:sz="0" w:space="0" w:color="auto"/>
                                            <w:left w:val="none" w:sz="0" w:space="0" w:color="auto"/>
                                            <w:bottom w:val="none" w:sz="0" w:space="0" w:color="auto"/>
                                            <w:right w:val="none" w:sz="0" w:space="0" w:color="auto"/>
                                          </w:divBdr>
                                        </w:div>
                                        <w:div w:id="933325862">
                                          <w:marLeft w:val="640"/>
                                          <w:marRight w:val="0"/>
                                          <w:marTop w:val="0"/>
                                          <w:marBottom w:val="0"/>
                                          <w:divBdr>
                                            <w:top w:val="none" w:sz="0" w:space="0" w:color="auto"/>
                                            <w:left w:val="none" w:sz="0" w:space="0" w:color="auto"/>
                                            <w:bottom w:val="none" w:sz="0" w:space="0" w:color="auto"/>
                                            <w:right w:val="none" w:sz="0" w:space="0" w:color="auto"/>
                                          </w:divBdr>
                                        </w:div>
                                        <w:div w:id="1003967733">
                                          <w:marLeft w:val="640"/>
                                          <w:marRight w:val="0"/>
                                          <w:marTop w:val="0"/>
                                          <w:marBottom w:val="0"/>
                                          <w:divBdr>
                                            <w:top w:val="none" w:sz="0" w:space="0" w:color="auto"/>
                                            <w:left w:val="none" w:sz="0" w:space="0" w:color="auto"/>
                                            <w:bottom w:val="none" w:sz="0" w:space="0" w:color="auto"/>
                                            <w:right w:val="none" w:sz="0" w:space="0" w:color="auto"/>
                                          </w:divBdr>
                                        </w:div>
                                        <w:div w:id="1022980053">
                                          <w:marLeft w:val="640"/>
                                          <w:marRight w:val="0"/>
                                          <w:marTop w:val="0"/>
                                          <w:marBottom w:val="0"/>
                                          <w:divBdr>
                                            <w:top w:val="none" w:sz="0" w:space="0" w:color="auto"/>
                                            <w:left w:val="none" w:sz="0" w:space="0" w:color="auto"/>
                                            <w:bottom w:val="none" w:sz="0" w:space="0" w:color="auto"/>
                                            <w:right w:val="none" w:sz="0" w:space="0" w:color="auto"/>
                                          </w:divBdr>
                                        </w:div>
                                        <w:div w:id="1031757847">
                                          <w:marLeft w:val="640"/>
                                          <w:marRight w:val="0"/>
                                          <w:marTop w:val="0"/>
                                          <w:marBottom w:val="0"/>
                                          <w:divBdr>
                                            <w:top w:val="none" w:sz="0" w:space="0" w:color="auto"/>
                                            <w:left w:val="none" w:sz="0" w:space="0" w:color="auto"/>
                                            <w:bottom w:val="none" w:sz="0" w:space="0" w:color="auto"/>
                                            <w:right w:val="none" w:sz="0" w:space="0" w:color="auto"/>
                                          </w:divBdr>
                                        </w:div>
                                        <w:div w:id="1053237446">
                                          <w:marLeft w:val="640"/>
                                          <w:marRight w:val="0"/>
                                          <w:marTop w:val="0"/>
                                          <w:marBottom w:val="0"/>
                                          <w:divBdr>
                                            <w:top w:val="none" w:sz="0" w:space="0" w:color="auto"/>
                                            <w:left w:val="none" w:sz="0" w:space="0" w:color="auto"/>
                                            <w:bottom w:val="none" w:sz="0" w:space="0" w:color="auto"/>
                                            <w:right w:val="none" w:sz="0" w:space="0" w:color="auto"/>
                                          </w:divBdr>
                                        </w:div>
                                        <w:div w:id="1102456029">
                                          <w:marLeft w:val="640"/>
                                          <w:marRight w:val="0"/>
                                          <w:marTop w:val="0"/>
                                          <w:marBottom w:val="0"/>
                                          <w:divBdr>
                                            <w:top w:val="none" w:sz="0" w:space="0" w:color="auto"/>
                                            <w:left w:val="none" w:sz="0" w:space="0" w:color="auto"/>
                                            <w:bottom w:val="none" w:sz="0" w:space="0" w:color="auto"/>
                                            <w:right w:val="none" w:sz="0" w:space="0" w:color="auto"/>
                                          </w:divBdr>
                                        </w:div>
                                        <w:div w:id="1120105627">
                                          <w:marLeft w:val="640"/>
                                          <w:marRight w:val="0"/>
                                          <w:marTop w:val="0"/>
                                          <w:marBottom w:val="0"/>
                                          <w:divBdr>
                                            <w:top w:val="none" w:sz="0" w:space="0" w:color="auto"/>
                                            <w:left w:val="none" w:sz="0" w:space="0" w:color="auto"/>
                                            <w:bottom w:val="none" w:sz="0" w:space="0" w:color="auto"/>
                                            <w:right w:val="none" w:sz="0" w:space="0" w:color="auto"/>
                                          </w:divBdr>
                                        </w:div>
                                        <w:div w:id="1154373397">
                                          <w:marLeft w:val="640"/>
                                          <w:marRight w:val="0"/>
                                          <w:marTop w:val="0"/>
                                          <w:marBottom w:val="0"/>
                                          <w:divBdr>
                                            <w:top w:val="none" w:sz="0" w:space="0" w:color="auto"/>
                                            <w:left w:val="none" w:sz="0" w:space="0" w:color="auto"/>
                                            <w:bottom w:val="none" w:sz="0" w:space="0" w:color="auto"/>
                                            <w:right w:val="none" w:sz="0" w:space="0" w:color="auto"/>
                                          </w:divBdr>
                                        </w:div>
                                        <w:div w:id="1211654858">
                                          <w:marLeft w:val="640"/>
                                          <w:marRight w:val="0"/>
                                          <w:marTop w:val="0"/>
                                          <w:marBottom w:val="0"/>
                                          <w:divBdr>
                                            <w:top w:val="none" w:sz="0" w:space="0" w:color="auto"/>
                                            <w:left w:val="none" w:sz="0" w:space="0" w:color="auto"/>
                                            <w:bottom w:val="none" w:sz="0" w:space="0" w:color="auto"/>
                                            <w:right w:val="none" w:sz="0" w:space="0" w:color="auto"/>
                                          </w:divBdr>
                                        </w:div>
                                        <w:div w:id="1213880408">
                                          <w:marLeft w:val="640"/>
                                          <w:marRight w:val="0"/>
                                          <w:marTop w:val="0"/>
                                          <w:marBottom w:val="0"/>
                                          <w:divBdr>
                                            <w:top w:val="none" w:sz="0" w:space="0" w:color="auto"/>
                                            <w:left w:val="none" w:sz="0" w:space="0" w:color="auto"/>
                                            <w:bottom w:val="none" w:sz="0" w:space="0" w:color="auto"/>
                                            <w:right w:val="none" w:sz="0" w:space="0" w:color="auto"/>
                                          </w:divBdr>
                                        </w:div>
                                        <w:div w:id="1214660571">
                                          <w:marLeft w:val="640"/>
                                          <w:marRight w:val="0"/>
                                          <w:marTop w:val="0"/>
                                          <w:marBottom w:val="0"/>
                                          <w:divBdr>
                                            <w:top w:val="none" w:sz="0" w:space="0" w:color="auto"/>
                                            <w:left w:val="none" w:sz="0" w:space="0" w:color="auto"/>
                                            <w:bottom w:val="none" w:sz="0" w:space="0" w:color="auto"/>
                                            <w:right w:val="none" w:sz="0" w:space="0" w:color="auto"/>
                                          </w:divBdr>
                                        </w:div>
                                        <w:div w:id="1230386146">
                                          <w:marLeft w:val="640"/>
                                          <w:marRight w:val="0"/>
                                          <w:marTop w:val="0"/>
                                          <w:marBottom w:val="0"/>
                                          <w:divBdr>
                                            <w:top w:val="none" w:sz="0" w:space="0" w:color="auto"/>
                                            <w:left w:val="none" w:sz="0" w:space="0" w:color="auto"/>
                                            <w:bottom w:val="none" w:sz="0" w:space="0" w:color="auto"/>
                                            <w:right w:val="none" w:sz="0" w:space="0" w:color="auto"/>
                                          </w:divBdr>
                                        </w:div>
                                        <w:div w:id="1292663659">
                                          <w:marLeft w:val="640"/>
                                          <w:marRight w:val="0"/>
                                          <w:marTop w:val="0"/>
                                          <w:marBottom w:val="0"/>
                                          <w:divBdr>
                                            <w:top w:val="none" w:sz="0" w:space="0" w:color="auto"/>
                                            <w:left w:val="none" w:sz="0" w:space="0" w:color="auto"/>
                                            <w:bottom w:val="none" w:sz="0" w:space="0" w:color="auto"/>
                                            <w:right w:val="none" w:sz="0" w:space="0" w:color="auto"/>
                                          </w:divBdr>
                                        </w:div>
                                        <w:div w:id="1301837512">
                                          <w:marLeft w:val="640"/>
                                          <w:marRight w:val="0"/>
                                          <w:marTop w:val="0"/>
                                          <w:marBottom w:val="0"/>
                                          <w:divBdr>
                                            <w:top w:val="none" w:sz="0" w:space="0" w:color="auto"/>
                                            <w:left w:val="none" w:sz="0" w:space="0" w:color="auto"/>
                                            <w:bottom w:val="none" w:sz="0" w:space="0" w:color="auto"/>
                                            <w:right w:val="none" w:sz="0" w:space="0" w:color="auto"/>
                                          </w:divBdr>
                                        </w:div>
                                        <w:div w:id="1304777793">
                                          <w:marLeft w:val="640"/>
                                          <w:marRight w:val="0"/>
                                          <w:marTop w:val="0"/>
                                          <w:marBottom w:val="0"/>
                                          <w:divBdr>
                                            <w:top w:val="none" w:sz="0" w:space="0" w:color="auto"/>
                                            <w:left w:val="none" w:sz="0" w:space="0" w:color="auto"/>
                                            <w:bottom w:val="none" w:sz="0" w:space="0" w:color="auto"/>
                                            <w:right w:val="none" w:sz="0" w:space="0" w:color="auto"/>
                                          </w:divBdr>
                                        </w:div>
                                        <w:div w:id="1379473225">
                                          <w:marLeft w:val="640"/>
                                          <w:marRight w:val="0"/>
                                          <w:marTop w:val="0"/>
                                          <w:marBottom w:val="0"/>
                                          <w:divBdr>
                                            <w:top w:val="none" w:sz="0" w:space="0" w:color="auto"/>
                                            <w:left w:val="none" w:sz="0" w:space="0" w:color="auto"/>
                                            <w:bottom w:val="none" w:sz="0" w:space="0" w:color="auto"/>
                                            <w:right w:val="none" w:sz="0" w:space="0" w:color="auto"/>
                                          </w:divBdr>
                                        </w:div>
                                        <w:div w:id="1386294158">
                                          <w:marLeft w:val="640"/>
                                          <w:marRight w:val="0"/>
                                          <w:marTop w:val="0"/>
                                          <w:marBottom w:val="0"/>
                                          <w:divBdr>
                                            <w:top w:val="none" w:sz="0" w:space="0" w:color="auto"/>
                                            <w:left w:val="none" w:sz="0" w:space="0" w:color="auto"/>
                                            <w:bottom w:val="none" w:sz="0" w:space="0" w:color="auto"/>
                                            <w:right w:val="none" w:sz="0" w:space="0" w:color="auto"/>
                                          </w:divBdr>
                                        </w:div>
                                        <w:div w:id="1403455170">
                                          <w:marLeft w:val="640"/>
                                          <w:marRight w:val="0"/>
                                          <w:marTop w:val="0"/>
                                          <w:marBottom w:val="0"/>
                                          <w:divBdr>
                                            <w:top w:val="none" w:sz="0" w:space="0" w:color="auto"/>
                                            <w:left w:val="none" w:sz="0" w:space="0" w:color="auto"/>
                                            <w:bottom w:val="none" w:sz="0" w:space="0" w:color="auto"/>
                                            <w:right w:val="none" w:sz="0" w:space="0" w:color="auto"/>
                                          </w:divBdr>
                                        </w:div>
                                        <w:div w:id="1407220987">
                                          <w:marLeft w:val="640"/>
                                          <w:marRight w:val="0"/>
                                          <w:marTop w:val="0"/>
                                          <w:marBottom w:val="0"/>
                                          <w:divBdr>
                                            <w:top w:val="none" w:sz="0" w:space="0" w:color="auto"/>
                                            <w:left w:val="none" w:sz="0" w:space="0" w:color="auto"/>
                                            <w:bottom w:val="none" w:sz="0" w:space="0" w:color="auto"/>
                                            <w:right w:val="none" w:sz="0" w:space="0" w:color="auto"/>
                                          </w:divBdr>
                                        </w:div>
                                        <w:div w:id="1422023397">
                                          <w:marLeft w:val="640"/>
                                          <w:marRight w:val="0"/>
                                          <w:marTop w:val="0"/>
                                          <w:marBottom w:val="0"/>
                                          <w:divBdr>
                                            <w:top w:val="none" w:sz="0" w:space="0" w:color="auto"/>
                                            <w:left w:val="none" w:sz="0" w:space="0" w:color="auto"/>
                                            <w:bottom w:val="none" w:sz="0" w:space="0" w:color="auto"/>
                                            <w:right w:val="none" w:sz="0" w:space="0" w:color="auto"/>
                                          </w:divBdr>
                                        </w:div>
                                        <w:div w:id="1439064523">
                                          <w:marLeft w:val="640"/>
                                          <w:marRight w:val="0"/>
                                          <w:marTop w:val="0"/>
                                          <w:marBottom w:val="0"/>
                                          <w:divBdr>
                                            <w:top w:val="none" w:sz="0" w:space="0" w:color="auto"/>
                                            <w:left w:val="none" w:sz="0" w:space="0" w:color="auto"/>
                                            <w:bottom w:val="none" w:sz="0" w:space="0" w:color="auto"/>
                                            <w:right w:val="none" w:sz="0" w:space="0" w:color="auto"/>
                                          </w:divBdr>
                                        </w:div>
                                        <w:div w:id="1491361037">
                                          <w:marLeft w:val="640"/>
                                          <w:marRight w:val="0"/>
                                          <w:marTop w:val="0"/>
                                          <w:marBottom w:val="0"/>
                                          <w:divBdr>
                                            <w:top w:val="none" w:sz="0" w:space="0" w:color="auto"/>
                                            <w:left w:val="none" w:sz="0" w:space="0" w:color="auto"/>
                                            <w:bottom w:val="none" w:sz="0" w:space="0" w:color="auto"/>
                                            <w:right w:val="none" w:sz="0" w:space="0" w:color="auto"/>
                                          </w:divBdr>
                                        </w:div>
                                        <w:div w:id="1498223893">
                                          <w:marLeft w:val="640"/>
                                          <w:marRight w:val="0"/>
                                          <w:marTop w:val="0"/>
                                          <w:marBottom w:val="0"/>
                                          <w:divBdr>
                                            <w:top w:val="none" w:sz="0" w:space="0" w:color="auto"/>
                                            <w:left w:val="none" w:sz="0" w:space="0" w:color="auto"/>
                                            <w:bottom w:val="none" w:sz="0" w:space="0" w:color="auto"/>
                                            <w:right w:val="none" w:sz="0" w:space="0" w:color="auto"/>
                                          </w:divBdr>
                                        </w:div>
                                        <w:div w:id="1610699729">
                                          <w:marLeft w:val="640"/>
                                          <w:marRight w:val="0"/>
                                          <w:marTop w:val="0"/>
                                          <w:marBottom w:val="0"/>
                                          <w:divBdr>
                                            <w:top w:val="none" w:sz="0" w:space="0" w:color="auto"/>
                                            <w:left w:val="none" w:sz="0" w:space="0" w:color="auto"/>
                                            <w:bottom w:val="none" w:sz="0" w:space="0" w:color="auto"/>
                                            <w:right w:val="none" w:sz="0" w:space="0" w:color="auto"/>
                                          </w:divBdr>
                                        </w:div>
                                        <w:div w:id="1653606502">
                                          <w:marLeft w:val="640"/>
                                          <w:marRight w:val="0"/>
                                          <w:marTop w:val="0"/>
                                          <w:marBottom w:val="0"/>
                                          <w:divBdr>
                                            <w:top w:val="none" w:sz="0" w:space="0" w:color="auto"/>
                                            <w:left w:val="none" w:sz="0" w:space="0" w:color="auto"/>
                                            <w:bottom w:val="none" w:sz="0" w:space="0" w:color="auto"/>
                                            <w:right w:val="none" w:sz="0" w:space="0" w:color="auto"/>
                                          </w:divBdr>
                                        </w:div>
                                        <w:div w:id="1695230791">
                                          <w:marLeft w:val="640"/>
                                          <w:marRight w:val="0"/>
                                          <w:marTop w:val="0"/>
                                          <w:marBottom w:val="0"/>
                                          <w:divBdr>
                                            <w:top w:val="none" w:sz="0" w:space="0" w:color="auto"/>
                                            <w:left w:val="none" w:sz="0" w:space="0" w:color="auto"/>
                                            <w:bottom w:val="none" w:sz="0" w:space="0" w:color="auto"/>
                                            <w:right w:val="none" w:sz="0" w:space="0" w:color="auto"/>
                                          </w:divBdr>
                                        </w:div>
                                        <w:div w:id="1697005418">
                                          <w:marLeft w:val="640"/>
                                          <w:marRight w:val="0"/>
                                          <w:marTop w:val="0"/>
                                          <w:marBottom w:val="0"/>
                                          <w:divBdr>
                                            <w:top w:val="none" w:sz="0" w:space="0" w:color="auto"/>
                                            <w:left w:val="none" w:sz="0" w:space="0" w:color="auto"/>
                                            <w:bottom w:val="none" w:sz="0" w:space="0" w:color="auto"/>
                                            <w:right w:val="none" w:sz="0" w:space="0" w:color="auto"/>
                                          </w:divBdr>
                                        </w:div>
                                        <w:div w:id="1726447129">
                                          <w:marLeft w:val="640"/>
                                          <w:marRight w:val="0"/>
                                          <w:marTop w:val="0"/>
                                          <w:marBottom w:val="0"/>
                                          <w:divBdr>
                                            <w:top w:val="none" w:sz="0" w:space="0" w:color="auto"/>
                                            <w:left w:val="none" w:sz="0" w:space="0" w:color="auto"/>
                                            <w:bottom w:val="none" w:sz="0" w:space="0" w:color="auto"/>
                                            <w:right w:val="none" w:sz="0" w:space="0" w:color="auto"/>
                                          </w:divBdr>
                                        </w:div>
                                        <w:div w:id="1729452666">
                                          <w:marLeft w:val="640"/>
                                          <w:marRight w:val="0"/>
                                          <w:marTop w:val="0"/>
                                          <w:marBottom w:val="0"/>
                                          <w:divBdr>
                                            <w:top w:val="none" w:sz="0" w:space="0" w:color="auto"/>
                                            <w:left w:val="none" w:sz="0" w:space="0" w:color="auto"/>
                                            <w:bottom w:val="none" w:sz="0" w:space="0" w:color="auto"/>
                                            <w:right w:val="none" w:sz="0" w:space="0" w:color="auto"/>
                                          </w:divBdr>
                                        </w:div>
                                        <w:div w:id="1761875134">
                                          <w:marLeft w:val="640"/>
                                          <w:marRight w:val="0"/>
                                          <w:marTop w:val="0"/>
                                          <w:marBottom w:val="0"/>
                                          <w:divBdr>
                                            <w:top w:val="none" w:sz="0" w:space="0" w:color="auto"/>
                                            <w:left w:val="none" w:sz="0" w:space="0" w:color="auto"/>
                                            <w:bottom w:val="none" w:sz="0" w:space="0" w:color="auto"/>
                                            <w:right w:val="none" w:sz="0" w:space="0" w:color="auto"/>
                                          </w:divBdr>
                                        </w:div>
                                        <w:div w:id="1787239534">
                                          <w:marLeft w:val="640"/>
                                          <w:marRight w:val="0"/>
                                          <w:marTop w:val="0"/>
                                          <w:marBottom w:val="0"/>
                                          <w:divBdr>
                                            <w:top w:val="none" w:sz="0" w:space="0" w:color="auto"/>
                                            <w:left w:val="none" w:sz="0" w:space="0" w:color="auto"/>
                                            <w:bottom w:val="none" w:sz="0" w:space="0" w:color="auto"/>
                                            <w:right w:val="none" w:sz="0" w:space="0" w:color="auto"/>
                                          </w:divBdr>
                                        </w:div>
                                        <w:div w:id="1869103694">
                                          <w:marLeft w:val="640"/>
                                          <w:marRight w:val="0"/>
                                          <w:marTop w:val="0"/>
                                          <w:marBottom w:val="0"/>
                                          <w:divBdr>
                                            <w:top w:val="none" w:sz="0" w:space="0" w:color="auto"/>
                                            <w:left w:val="none" w:sz="0" w:space="0" w:color="auto"/>
                                            <w:bottom w:val="none" w:sz="0" w:space="0" w:color="auto"/>
                                            <w:right w:val="none" w:sz="0" w:space="0" w:color="auto"/>
                                          </w:divBdr>
                                        </w:div>
                                        <w:div w:id="1931889121">
                                          <w:marLeft w:val="640"/>
                                          <w:marRight w:val="0"/>
                                          <w:marTop w:val="0"/>
                                          <w:marBottom w:val="0"/>
                                          <w:divBdr>
                                            <w:top w:val="none" w:sz="0" w:space="0" w:color="auto"/>
                                            <w:left w:val="none" w:sz="0" w:space="0" w:color="auto"/>
                                            <w:bottom w:val="none" w:sz="0" w:space="0" w:color="auto"/>
                                            <w:right w:val="none" w:sz="0" w:space="0" w:color="auto"/>
                                          </w:divBdr>
                                        </w:div>
                                        <w:div w:id="2024165090">
                                          <w:marLeft w:val="640"/>
                                          <w:marRight w:val="0"/>
                                          <w:marTop w:val="0"/>
                                          <w:marBottom w:val="0"/>
                                          <w:divBdr>
                                            <w:top w:val="none" w:sz="0" w:space="0" w:color="auto"/>
                                            <w:left w:val="none" w:sz="0" w:space="0" w:color="auto"/>
                                            <w:bottom w:val="none" w:sz="0" w:space="0" w:color="auto"/>
                                            <w:right w:val="none" w:sz="0" w:space="0" w:color="auto"/>
                                          </w:divBdr>
                                        </w:div>
                                        <w:div w:id="2044406021">
                                          <w:marLeft w:val="640"/>
                                          <w:marRight w:val="0"/>
                                          <w:marTop w:val="0"/>
                                          <w:marBottom w:val="0"/>
                                          <w:divBdr>
                                            <w:top w:val="none" w:sz="0" w:space="0" w:color="auto"/>
                                            <w:left w:val="none" w:sz="0" w:space="0" w:color="auto"/>
                                            <w:bottom w:val="none" w:sz="0" w:space="0" w:color="auto"/>
                                            <w:right w:val="none" w:sz="0" w:space="0" w:color="auto"/>
                                          </w:divBdr>
                                        </w:div>
                                        <w:div w:id="2054189307">
                                          <w:marLeft w:val="640"/>
                                          <w:marRight w:val="0"/>
                                          <w:marTop w:val="0"/>
                                          <w:marBottom w:val="0"/>
                                          <w:divBdr>
                                            <w:top w:val="none" w:sz="0" w:space="0" w:color="auto"/>
                                            <w:left w:val="none" w:sz="0" w:space="0" w:color="auto"/>
                                            <w:bottom w:val="none" w:sz="0" w:space="0" w:color="auto"/>
                                            <w:right w:val="none" w:sz="0" w:space="0" w:color="auto"/>
                                          </w:divBdr>
                                        </w:div>
                                        <w:div w:id="2059164455">
                                          <w:marLeft w:val="640"/>
                                          <w:marRight w:val="0"/>
                                          <w:marTop w:val="0"/>
                                          <w:marBottom w:val="0"/>
                                          <w:divBdr>
                                            <w:top w:val="none" w:sz="0" w:space="0" w:color="auto"/>
                                            <w:left w:val="none" w:sz="0" w:space="0" w:color="auto"/>
                                            <w:bottom w:val="none" w:sz="0" w:space="0" w:color="auto"/>
                                            <w:right w:val="none" w:sz="0" w:space="0" w:color="auto"/>
                                          </w:divBdr>
                                        </w:div>
                                        <w:div w:id="2067490092">
                                          <w:marLeft w:val="640"/>
                                          <w:marRight w:val="0"/>
                                          <w:marTop w:val="0"/>
                                          <w:marBottom w:val="0"/>
                                          <w:divBdr>
                                            <w:top w:val="none" w:sz="0" w:space="0" w:color="auto"/>
                                            <w:left w:val="none" w:sz="0" w:space="0" w:color="auto"/>
                                            <w:bottom w:val="none" w:sz="0" w:space="0" w:color="auto"/>
                                            <w:right w:val="none" w:sz="0" w:space="0" w:color="auto"/>
                                          </w:divBdr>
                                        </w:div>
                                      </w:divsChild>
                                    </w:div>
                                    <w:div w:id="855925963">
                                      <w:marLeft w:val="0"/>
                                      <w:marRight w:val="0"/>
                                      <w:marTop w:val="0"/>
                                      <w:marBottom w:val="0"/>
                                      <w:divBdr>
                                        <w:top w:val="none" w:sz="0" w:space="0" w:color="auto"/>
                                        <w:left w:val="none" w:sz="0" w:space="0" w:color="auto"/>
                                        <w:bottom w:val="none" w:sz="0" w:space="0" w:color="auto"/>
                                        <w:right w:val="none" w:sz="0" w:space="0" w:color="auto"/>
                                      </w:divBdr>
                                      <w:divsChild>
                                        <w:div w:id="738988">
                                          <w:marLeft w:val="640"/>
                                          <w:marRight w:val="0"/>
                                          <w:marTop w:val="0"/>
                                          <w:marBottom w:val="0"/>
                                          <w:divBdr>
                                            <w:top w:val="none" w:sz="0" w:space="0" w:color="auto"/>
                                            <w:left w:val="none" w:sz="0" w:space="0" w:color="auto"/>
                                            <w:bottom w:val="none" w:sz="0" w:space="0" w:color="auto"/>
                                            <w:right w:val="none" w:sz="0" w:space="0" w:color="auto"/>
                                          </w:divBdr>
                                        </w:div>
                                        <w:div w:id="108866306">
                                          <w:marLeft w:val="640"/>
                                          <w:marRight w:val="0"/>
                                          <w:marTop w:val="0"/>
                                          <w:marBottom w:val="0"/>
                                          <w:divBdr>
                                            <w:top w:val="none" w:sz="0" w:space="0" w:color="auto"/>
                                            <w:left w:val="none" w:sz="0" w:space="0" w:color="auto"/>
                                            <w:bottom w:val="none" w:sz="0" w:space="0" w:color="auto"/>
                                            <w:right w:val="none" w:sz="0" w:space="0" w:color="auto"/>
                                          </w:divBdr>
                                        </w:div>
                                        <w:div w:id="112020881">
                                          <w:marLeft w:val="640"/>
                                          <w:marRight w:val="0"/>
                                          <w:marTop w:val="0"/>
                                          <w:marBottom w:val="0"/>
                                          <w:divBdr>
                                            <w:top w:val="none" w:sz="0" w:space="0" w:color="auto"/>
                                            <w:left w:val="none" w:sz="0" w:space="0" w:color="auto"/>
                                            <w:bottom w:val="none" w:sz="0" w:space="0" w:color="auto"/>
                                            <w:right w:val="none" w:sz="0" w:space="0" w:color="auto"/>
                                          </w:divBdr>
                                        </w:div>
                                        <w:div w:id="131796821">
                                          <w:marLeft w:val="640"/>
                                          <w:marRight w:val="0"/>
                                          <w:marTop w:val="0"/>
                                          <w:marBottom w:val="0"/>
                                          <w:divBdr>
                                            <w:top w:val="none" w:sz="0" w:space="0" w:color="auto"/>
                                            <w:left w:val="none" w:sz="0" w:space="0" w:color="auto"/>
                                            <w:bottom w:val="none" w:sz="0" w:space="0" w:color="auto"/>
                                            <w:right w:val="none" w:sz="0" w:space="0" w:color="auto"/>
                                          </w:divBdr>
                                        </w:div>
                                        <w:div w:id="180634439">
                                          <w:marLeft w:val="640"/>
                                          <w:marRight w:val="0"/>
                                          <w:marTop w:val="0"/>
                                          <w:marBottom w:val="0"/>
                                          <w:divBdr>
                                            <w:top w:val="none" w:sz="0" w:space="0" w:color="auto"/>
                                            <w:left w:val="none" w:sz="0" w:space="0" w:color="auto"/>
                                            <w:bottom w:val="none" w:sz="0" w:space="0" w:color="auto"/>
                                            <w:right w:val="none" w:sz="0" w:space="0" w:color="auto"/>
                                          </w:divBdr>
                                        </w:div>
                                        <w:div w:id="212891078">
                                          <w:marLeft w:val="640"/>
                                          <w:marRight w:val="0"/>
                                          <w:marTop w:val="0"/>
                                          <w:marBottom w:val="0"/>
                                          <w:divBdr>
                                            <w:top w:val="none" w:sz="0" w:space="0" w:color="auto"/>
                                            <w:left w:val="none" w:sz="0" w:space="0" w:color="auto"/>
                                            <w:bottom w:val="none" w:sz="0" w:space="0" w:color="auto"/>
                                            <w:right w:val="none" w:sz="0" w:space="0" w:color="auto"/>
                                          </w:divBdr>
                                        </w:div>
                                        <w:div w:id="248656588">
                                          <w:marLeft w:val="640"/>
                                          <w:marRight w:val="0"/>
                                          <w:marTop w:val="0"/>
                                          <w:marBottom w:val="0"/>
                                          <w:divBdr>
                                            <w:top w:val="none" w:sz="0" w:space="0" w:color="auto"/>
                                            <w:left w:val="none" w:sz="0" w:space="0" w:color="auto"/>
                                            <w:bottom w:val="none" w:sz="0" w:space="0" w:color="auto"/>
                                            <w:right w:val="none" w:sz="0" w:space="0" w:color="auto"/>
                                          </w:divBdr>
                                        </w:div>
                                        <w:div w:id="272710286">
                                          <w:marLeft w:val="640"/>
                                          <w:marRight w:val="0"/>
                                          <w:marTop w:val="0"/>
                                          <w:marBottom w:val="0"/>
                                          <w:divBdr>
                                            <w:top w:val="none" w:sz="0" w:space="0" w:color="auto"/>
                                            <w:left w:val="none" w:sz="0" w:space="0" w:color="auto"/>
                                            <w:bottom w:val="none" w:sz="0" w:space="0" w:color="auto"/>
                                            <w:right w:val="none" w:sz="0" w:space="0" w:color="auto"/>
                                          </w:divBdr>
                                        </w:div>
                                        <w:div w:id="273709185">
                                          <w:marLeft w:val="640"/>
                                          <w:marRight w:val="0"/>
                                          <w:marTop w:val="0"/>
                                          <w:marBottom w:val="0"/>
                                          <w:divBdr>
                                            <w:top w:val="none" w:sz="0" w:space="0" w:color="auto"/>
                                            <w:left w:val="none" w:sz="0" w:space="0" w:color="auto"/>
                                            <w:bottom w:val="none" w:sz="0" w:space="0" w:color="auto"/>
                                            <w:right w:val="none" w:sz="0" w:space="0" w:color="auto"/>
                                          </w:divBdr>
                                        </w:div>
                                        <w:div w:id="393357972">
                                          <w:marLeft w:val="640"/>
                                          <w:marRight w:val="0"/>
                                          <w:marTop w:val="0"/>
                                          <w:marBottom w:val="0"/>
                                          <w:divBdr>
                                            <w:top w:val="none" w:sz="0" w:space="0" w:color="auto"/>
                                            <w:left w:val="none" w:sz="0" w:space="0" w:color="auto"/>
                                            <w:bottom w:val="none" w:sz="0" w:space="0" w:color="auto"/>
                                            <w:right w:val="none" w:sz="0" w:space="0" w:color="auto"/>
                                          </w:divBdr>
                                        </w:div>
                                        <w:div w:id="468745382">
                                          <w:marLeft w:val="640"/>
                                          <w:marRight w:val="0"/>
                                          <w:marTop w:val="0"/>
                                          <w:marBottom w:val="0"/>
                                          <w:divBdr>
                                            <w:top w:val="none" w:sz="0" w:space="0" w:color="auto"/>
                                            <w:left w:val="none" w:sz="0" w:space="0" w:color="auto"/>
                                            <w:bottom w:val="none" w:sz="0" w:space="0" w:color="auto"/>
                                            <w:right w:val="none" w:sz="0" w:space="0" w:color="auto"/>
                                          </w:divBdr>
                                        </w:div>
                                        <w:div w:id="584994006">
                                          <w:marLeft w:val="640"/>
                                          <w:marRight w:val="0"/>
                                          <w:marTop w:val="0"/>
                                          <w:marBottom w:val="0"/>
                                          <w:divBdr>
                                            <w:top w:val="none" w:sz="0" w:space="0" w:color="auto"/>
                                            <w:left w:val="none" w:sz="0" w:space="0" w:color="auto"/>
                                            <w:bottom w:val="none" w:sz="0" w:space="0" w:color="auto"/>
                                            <w:right w:val="none" w:sz="0" w:space="0" w:color="auto"/>
                                          </w:divBdr>
                                        </w:div>
                                        <w:div w:id="618224568">
                                          <w:marLeft w:val="640"/>
                                          <w:marRight w:val="0"/>
                                          <w:marTop w:val="0"/>
                                          <w:marBottom w:val="0"/>
                                          <w:divBdr>
                                            <w:top w:val="none" w:sz="0" w:space="0" w:color="auto"/>
                                            <w:left w:val="none" w:sz="0" w:space="0" w:color="auto"/>
                                            <w:bottom w:val="none" w:sz="0" w:space="0" w:color="auto"/>
                                            <w:right w:val="none" w:sz="0" w:space="0" w:color="auto"/>
                                          </w:divBdr>
                                        </w:div>
                                        <w:div w:id="633602416">
                                          <w:marLeft w:val="640"/>
                                          <w:marRight w:val="0"/>
                                          <w:marTop w:val="0"/>
                                          <w:marBottom w:val="0"/>
                                          <w:divBdr>
                                            <w:top w:val="none" w:sz="0" w:space="0" w:color="auto"/>
                                            <w:left w:val="none" w:sz="0" w:space="0" w:color="auto"/>
                                            <w:bottom w:val="none" w:sz="0" w:space="0" w:color="auto"/>
                                            <w:right w:val="none" w:sz="0" w:space="0" w:color="auto"/>
                                          </w:divBdr>
                                        </w:div>
                                        <w:div w:id="635989043">
                                          <w:marLeft w:val="640"/>
                                          <w:marRight w:val="0"/>
                                          <w:marTop w:val="0"/>
                                          <w:marBottom w:val="0"/>
                                          <w:divBdr>
                                            <w:top w:val="none" w:sz="0" w:space="0" w:color="auto"/>
                                            <w:left w:val="none" w:sz="0" w:space="0" w:color="auto"/>
                                            <w:bottom w:val="none" w:sz="0" w:space="0" w:color="auto"/>
                                            <w:right w:val="none" w:sz="0" w:space="0" w:color="auto"/>
                                          </w:divBdr>
                                        </w:div>
                                        <w:div w:id="659235509">
                                          <w:marLeft w:val="640"/>
                                          <w:marRight w:val="0"/>
                                          <w:marTop w:val="0"/>
                                          <w:marBottom w:val="0"/>
                                          <w:divBdr>
                                            <w:top w:val="none" w:sz="0" w:space="0" w:color="auto"/>
                                            <w:left w:val="none" w:sz="0" w:space="0" w:color="auto"/>
                                            <w:bottom w:val="none" w:sz="0" w:space="0" w:color="auto"/>
                                            <w:right w:val="none" w:sz="0" w:space="0" w:color="auto"/>
                                          </w:divBdr>
                                        </w:div>
                                        <w:div w:id="711879537">
                                          <w:marLeft w:val="640"/>
                                          <w:marRight w:val="0"/>
                                          <w:marTop w:val="0"/>
                                          <w:marBottom w:val="0"/>
                                          <w:divBdr>
                                            <w:top w:val="none" w:sz="0" w:space="0" w:color="auto"/>
                                            <w:left w:val="none" w:sz="0" w:space="0" w:color="auto"/>
                                            <w:bottom w:val="none" w:sz="0" w:space="0" w:color="auto"/>
                                            <w:right w:val="none" w:sz="0" w:space="0" w:color="auto"/>
                                          </w:divBdr>
                                        </w:div>
                                        <w:div w:id="725226488">
                                          <w:marLeft w:val="640"/>
                                          <w:marRight w:val="0"/>
                                          <w:marTop w:val="0"/>
                                          <w:marBottom w:val="0"/>
                                          <w:divBdr>
                                            <w:top w:val="none" w:sz="0" w:space="0" w:color="auto"/>
                                            <w:left w:val="none" w:sz="0" w:space="0" w:color="auto"/>
                                            <w:bottom w:val="none" w:sz="0" w:space="0" w:color="auto"/>
                                            <w:right w:val="none" w:sz="0" w:space="0" w:color="auto"/>
                                          </w:divBdr>
                                        </w:div>
                                        <w:div w:id="921992126">
                                          <w:marLeft w:val="640"/>
                                          <w:marRight w:val="0"/>
                                          <w:marTop w:val="0"/>
                                          <w:marBottom w:val="0"/>
                                          <w:divBdr>
                                            <w:top w:val="none" w:sz="0" w:space="0" w:color="auto"/>
                                            <w:left w:val="none" w:sz="0" w:space="0" w:color="auto"/>
                                            <w:bottom w:val="none" w:sz="0" w:space="0" w:color="auto"/>
                                            <w:right w:val="none" w:sz="0" w:space="0" w:color="auto"/>
                                          </w:divBdr>
                                        </w:div>
                                        <w:div w:id="974410586">
                                          <w:marLeft w:val="640"/>
                                          <w:marRight w:val="0"/>
                                          <w:marTop w:val="0"/>
                                          <w:marBottom w:val="0"/>
                                          <w:divBdr>
                                            <w:top w:val="none" w:sz="0" w:space="0" w:color="auto"/>
                                            <w:left w:val="none" w:sz="0" w:space="0" w:color="auto"/>
                                            <w:bottom w:val="none" w:sz="0" w:space="0" w:color="auto"/>
                                            <w:right w:val="none" w:sz="0" w:space="0" w:color="auto"/>
                                          </w:divBdr>
                                        </w:div>
                                        <w:div w:id="991176429">
                                          <w:marLeft w:val="640"/>
                                          <w:marRight w:val="0"/>
                                          <w:marTop w:val="0"/>
                                          <w:marBottom w:val="0"/>
                                          <w:divBdr>
                                            <w:top w:val="none" w:sz="0" w:space="0" w:color="auto"/>
                                            <w:left w:val="none" w:sz="0" w:space="0" w:color="auto"/>
                                            <w:bottom w:val="none" w:sz="0" w:space="0" w:color="auto"/>
                                            <w:right w:val="none" w:sz="0" w:space="0" w:color="auto"/>
                                          </w:divBdr>
                                        </w:div>
                                        <w:div w:id="1059013937">
                                          <w:marLeft w:val="640"/>
                                          <w:marRight w:val="0"/>
                                          <w:marTop w:val="0"/>
                                          <w:marBottom w:val="0"/>
                                          <w:divBdr>
                                            <w:top w:val="none" w:sz="0" w:space="0" w:color="auto"/>
                                            <w:left w:val="none" w:sz="0" w:space="0" w:color="auto"/>
                                            <w:bottom w:val="none" w:sz="0" w:space="0" w:color="auto"/>
                                            <w:right w:val="none" w:sz="0" w:space="0" w:color="auto"/>
                                          </w:divBdr>
                                        </w:div>
                                        <w:div w:id="1098136456">
                                          <w:marLeft w:val="640"/>
                                          <w:marRight w:val="0"/>
                                          <w:marTop w:val="0"/>
                                          <w:marBottom w:val="0"/>
                                          <w:divBdr>
                                            <w:top w:val="none" w:sz="0" w:space="0" w:color="auto"/>
                                            <w:left w:val="none" w:sz="0" w:space="0" w:color="auto"/>
                                            <w:bottom w:val="none" w:sz="0" w:space="0" w:color="auto"/>
                                            <w:right w:val="none" w:sz="0" w:space="0" w:color="auto"/>
                                          </w:divBdr>
                                        </w:div>
                                        <w:div w:id="1146897668">
                                          <w:marLeft w:val="640"/>
                                          <w:marRight w:val="0"/>
                                          <w:marTop w:val="0"/>
                                          <w:marBottom w:val="0"/>
                                          <w:divBdr>
                                            <w:top w:val="none" w:sz="0" w:space="0" w:color="auto"/>
                                            <w:left w:val="none" w:sz="0" w:space="0" w:color="auto"/>
                                            <w:bottom w:val="none" w:sz="0" w:space="0" w:color="auto"/>
                                            <w:right w:val="none" w:sz="0" w:space="0" w:color="auto"/>
                                          </w:divBdr>
                                        </w:div>
                                        <w:div w:id="1187599549">
                                          <w:marLeft w:val="640"/>
                                          <w:marRight w:val="0"/>
                                          <w:marTop w:val="0"/>
                                          <w:marBottom w:val="0"/>
                                          <w:divBdr>
                                            <w:top w:val="none" w:sz="0" w:space="0" w:color="auto"/>
                                            <w:left w:val="none" w:sz="0" w:space="0" w:color="auto"/>
                                            <w:bottom w:val="none" w:sz="0" w:space="0" w:color="auto"/>
                                            <w:right w:val="none" w:sz="0" w:space="0" w:color="auto"/>
                                          </w:divBdr>
                                        </w:div>
                                        <w:div w:id="1258442657">
                                          <w:marLeft w:val="640"/>
                                          <w:marRight w:val="0"/>
                                          <w:marTop w:val="0"/>
                                          <w:marBottom w:val="0"/>
                                          <w:divBdr>
                                            <w:top w:val="none" w:sz="0" w:space="0" w:color="auto"/>
                                            <w:left w:val="none" w:sz="0" w:space="0" w:color="auto"/>
                                            <w:bottom w:val="none" w:sz="0" w:space="0" w:color="auto"/>
                                            <w:right w:val="none" w:sz="0" w:space="0" w:color="auto"/>
                                          </w:divBdr>
                                        </w:div>
                                        <w:div w:id="1307052041">
                                          <w:marLeft w:val="640"/>
                                          <w:marRight w:val="0"/>
                                          <w:marTop w:val="0"/>
                                          <w:marBottom w:val="0"/>
                                          <w:divBdr>
                                            <w:top w:val="none" w:sz="0" w:space="0" w:color="auto"/>
                                            <w:left w:val="none" w:sz="0" w:space="0" w:color="auto"/>
                                            <w:bottom w:val="none" w:sz="0" w:space="0" w:color="auto"/>
                                            <w:right w:val="none" w:sz="0" w:space="0" w:color="auto"/>
                                          </w:divBdr>
                                        </w:div>
                                        <w:div w:id="1319503894">
                                          <w:marLeft w:val="640"/>
                                          <w:marRight w:val="0"/>
                                          <w:marTop w:val="0"/>
                                          <w:marBottom w:val="0"/>
                                          <w:divBdr>
                                            <w:top w:val="none" w:sz="0" w:space="0" w:color="auto"/>
                                            <w:left w:val="none" w:sz="0" w:space="0" w:color="auto"/>
                                            <w:bottom w:val="none" w:sz="0" w:space="0" w:color="auto"/>
                                            <w:right w:val="none" w:sz="0" w:space="0" w:color="auto"/>
                                          </w:divBdr>
                                        </w:div>
                                        <w:div w:id="1385983402">
                                          <w:marLeft w:val="640"/>
                                          <w:marRight w:val="0"/>
                                          <w:marTop w:val="0"/>
                                          <w:marBottom w:val="0"/>
                                          <w:divBdr>
                                            <w:top w:val="none" w:sz="0" w:space="0" w:color="auto"/>
                                            <w:left w:val="none" w:sz="0" w:space="0" w:color="auto"/>
                                            <w:bottom w:val="none" w:sz="0" w:space="0" w:color="auto"/>
                                            <w:right w:val="none" w:sz="0" w:space="0" w:color="auto"/>
                                          </w:divBdr>
                                        </w:div>
                                        <w:div w:id="1396198771">
                                          <w:marLeft w:val="640"/>
                                          <w:marRight w:val="0"/>
                                          <w:marTop w:val="0"/>
                                          <w:marBottom w:val="0"/>
                                          <w:divBdr>
                                            <w:top w:val="none" w:sz="0" w:space="0" w:color="auto"/>
                                            <w:left w:val="none" w:sz="0" w:space="0" w:color="auto"/>
                                            <w:bottom w:val="none" w:sz="0" w:space="0" w:color="auto"/>
                                            <w:right w:val="none" w:sz="0" w:space="0" w:color="auto"/>
                                          </w:divBdr>
                                        </w:div>
                                        <w:div w:id="1427967637">
                                          <w:marLeft w:val="640"/>
                                          <w:marRight w:val="0"/>
                                          <w:marTop w:val="0"/>
                                          <w:marBottom w:val="0"/>
                                          <w:divBdr>
                                            <w:top w:val="none" w:sz="0" w:space="0" w:color="auto"/>
                                            <w:left w:val="none" w:sz="0" w:space="0" w:color="auto"/>
                                            <w:bottom w:val="none" w:sz="0" w:space="0" w:color="auto"/>
                                            <w:right w:val="none" w:sz="0" w:space="0" w:color="auto"/>
                                          </w:divBdr>
                                        </w:div>
                                        <w:div w:id="1453554826">
                                          <w:marLeft w:val="640"/>
                                          <w:marRight w:val="0"/>
                                          <w:marTop w:val="0"/>
                                          <w:marBottom w:val="0"/>
                                          <w:divBdr>
                                            <w:top w:val="none" w:sz="0" w:space="0" w:color="auto"/>
                                            <w:left w:val="none" w:sz="0" w:space="0" w:color="auto"/>
                                            <w:bottom w:val="none" w:sz="0" w:space="0" w:color="auto"/>
                                            <w:right w:val="none" w:sz="0" w:space="0" w:color="auto"/>
                                          </w:divBdr>
                                        </w:div>
                                        <w:div w:id="1456367634">
                                          <w:marLeft w:val="640"/>
                                          <w:marRight w:val="0"/>
                                          <w:marTop w:val="0"/>
                                          <w:marBottom w:val="0"/>
                                          <w:divBdr>
                                            <w:top w:val="none" w:sz="0" w:space="0" w:color="auto"/>
                                            <w:left w:val="none" w:sz="0" w:space="0" w:color="auto"/>
                                            <w:bottom w:val="none" w:sz="0" w:space="0" w:color="auto"/>
                                            <w:right w:val="none" w:sz="0" w:space="0" w:color="auto"/>
                                          </w:divBdr>
                                        </w:div>
                                        <w:div w:id="1471903161">
                                          <w:marLeft w:val="640"/>
                                          <w:marRight w:val="0"/>
                                          <w:marTop w:val="0"/>
                                          <w:marBottom w:val="0"/>
                                          <w:divBdr>
                                            <w:top w:val="none" w:sz="0" w:space="0" w:color="auto"/>
                                            <w:left w:val="none" w:sz="0" w:space="0" w:color="auto"/>
                                            <w:bottom w:val="none" w:sz="0" w:space="0" w:color="auto"/>
                                            <w:right w:val="none" w:sz="0" w:space="0" w:color="auto"/>
                                          </w:divBdr>
                                        </w:div>
                                        <w:div w:id="1634217097">
                                          <w:marLeft w:val="640"/>
                                          <w:marRight w:val="0"/>
                                          <w:marTop w:val="0"/>
                                          <w:marBottom w:val="0"/>
                                          <w:divBdr>
                                            <w:top w:val="none" w:sz="0" w:space="0" w:color="auto"/>
                                            <w:left w:val="none" w:sz="0" w:space="0" w:color="auto"/>
                                            <w:bottom w:val="none" w:sz="0" w:space="0" w:color="auto"/>
                                            <w:right w:val="none" w:sz="0" w:space="0" w:color="auto"/>
                                          </w:divBdr>
                                        </w:div>
                                        <w:div w:id="1640915985">
                                          <w:marLeft w:val="640"/>
                                          <w:marRight w:val="0"/>
                                          <w:marTop w:val="0"/>
                                          <w:marBottom w:val="0"/>
                                          <w:divBdr>
                                            <w:top w:val="none" w:sz="0" w:space="0" w:color="auto"/>
                                            <w:left w:val="none" w:sz="0" w:space="0" w:color="auto"/>
                                            <w:bottom w:val="none" w:sz="0" w:space="0" w:color="auto"/>
                                            <w:right w:val="none" w:sz="0" w:space="0" w:color="auto"/>
                                          </w:divBdr>
                                        </w:div>
                                        <w:div w:id="1661420241">
                                          <w:marLeft w:val="640"/>
                                          <w:marRight w:val="0"/>
                                          <w:marTop w:val="0"/>
                                          <w:marBottom w:val="0"/>
                                          <w:divBdr>
                                            <w:top w:val="none" w:sz="0" w:space="0" w:color="auto"/>
                                            <w:left w:val="none" w:sz="0" w:space="0" w:color="auto"/>
                                            <w:bottom w:val="none" w:sz="0" w:space="0" w:color="auto"/>
                                            <w:right w:val="none" w:sz="0" w:space="0" w:color="auto"/>
                                          </w:divBdr>
                                        </w:div>
                                        <w:div w:id="1672247521">
                                          <w:marLeft w:val="640"/>
                                          <w:marRight w:val="0"/>
                                          <w:marTop w:val="0"/>
                                          <w:marBottom w:val="0"/>
                                          <w:divBdr>
                                            <w:top w:val="none" w:sz="0" w:space="0" w:color="auto"/>
                                            <w:left w:val="none" w:sz="0" w:space="0" w:color="auto"/>
                                            <w:bottom w:val="none" w:sz="0" w:space="0" w:color="auto"/>
                                            <w:right w:val="none" w:sz="0" w:space="0" w:color="auto"/>
                                          </w:divBdr>
                                        </w:div>
                                        <w:div w:id="1774470494">
                                          <w:marLeft w:val="640"/>
                                          <w:marRight w:val="0"/>
                                          <w:marTop w:val="0"/>
                                          <w:marBottom w:val="0"/>
                                          <w:divBdr>
                                            <w:top w:val="none" w:sz="0" w:space="0" w:color="auto"/>
                                            <w:left w:val="none" w:sz="0" w:space="0" w:color="auto"/>
                                            <w:bottom w:val="none" w:sz="0" w:space="0" w:color="auto"/>
                                            <w:right w:val="none" w:sz="0" w:space="0" w:color="auto"/>
                                          </w:divBdr>
                                        </w:div>
                                        <w:div w:id="1787500789">
                                          <w:marLeft w:val="640"/>
                                          <w:marRight w:val="0"/>
                                          <w:marTop w:val="0"/>
                                          <w:marBottom w:val="0"/>
                                          <w:divBdr>
                                            <w:top w:val="none" w:sz="0" w:space="0" w:color="auto"/>
                                            <w:left w:val="none" w:sz="0" w:space="0" w:color="auto"/>
                                            <w:bottom w:val="none" w:sz="0" w:space="0" w:color="auto"/>
                                            <w:right w:val="none" w:sz="0" w:space="0" w:color="auto"/>
                                          </w:divBdr>
                                        </w:div>
                                        <w:div w:id="1791239832">
                                          <w:marLeft w:val="640"/>
                                          <w:marRight w:val="0"/>
                                          <w:marTop w:val="0"/>
                                          <w:marBottom w:val="0"/>
                                          <w:divBdr>
                                            <w:top w:val="none" w:sz="0" w:space="0" w:color="auto"/>
                                            <w:left w:val="none" w:sz="0" w:space="0" w:color="auto"/>
                                            <w:bottom w:val="none" w:sz="0" w:space="0" w:color="auto"/>
                                            <w:right w:val="none" w:sz="0" w:space="0" w:color="auto"/>
                                          </w:divBdr>
                                        </w:div>
                                        <w:div w:id="1939677221">
                                          <w:marLeft w:val="640"/>
                                          <w:marRight w:val="0"/>
                                          <w:marTop w:val="0"/>
                                          <w:marBottom w:val="0"/>
                                          <w:divBdr>
                                            <w:top w:val="none" w:sz="0" w:space="0" w:color="auto"/>
                                            <w:left w:val="none" w:sz="0" w:space="0" w:color="auto"/>
                                            <w:bottom w:val="none" w:sz="0" w:space="0" w:color="auto"/>
                                            <w:right w:val="none" w:sz="0" w:space="0" w:color="auto"/>
                                          </w:divBdr>
                                        </w:div>
                                        <w:div w:id="1953440142">
                                          <w:marLeft w:val="640"/>
                                          <w:marRight w:val="0"/>
                                          <w:marTop w:val="0"/>
                                          <w:marBottom w:val="0"/>
                                          <w:divBdr>
                                            <w:top w:val="none" w:sz="0" w:space="0" w:color="auto"/>
                                            <w:left w:val="none" w:sz="0" w:space="0" w:color="auto"/>
                                            <w:bottom w:val="none" w:sz="0" w:space="0" w:color="auto"/>
                                            <w:right w:val="none" w:sz="0" w:space="0" w:color="auto"/>
                                          </w:divBdr>
                                        </w:div>
                                        <w:div w:id="1985237855">
                                          <w:marLeft w:val="640"/>
                                          <w:marRight w:val="0"/>
                                          <w:marTop w:val="0"/>
                                          <w:marBottom w:val="0"/>
                                          <w:divBdr>
                                            <w:top w:val="none" w:sz="0" w:space="0" w:color="auto"/>
                                            <w:left w:val="none" w:sz="0" w:space="0" w:color="auto"/>
                                            <w:bottom w:val="none" w:sz="0" w:space="0" w:color="auto"/>
                                            <w:right w:val="none" w:sz="0" w:space="0" w:color="auto"/>
                                          </w:divBdr>
                                        </w:div>
                                        <w:div w:id="1985424628">
                                          <w:marLeft w:val="640"/>
                                          <w:marRight w:val="0"/>
                                          <w:marTop w:val="0"/>
                                          <w:marBottom w:val="0"/>
                                          <w:divBdr>
                                            <w:top w:val="none" w:sz="0" w:space="0" w:color="auto"/>
                                            <w:left w:val="none" w:sz="0" w:space="0" w:color="auto"/>
                                            <w:bottom w:val="none" w:sz="0" w:space="0" w:color="auto"/>
                                            <w:right w:val="none" w:sz="0" w:space="0" w:color="auto"/>
                                          </w:divBdr>
                                        </w:div>
                                        <w:div w:id="2005008475">
                                          <w:marLeft w:val="640"/>
                                          <w:marRight w:val="0"/>
                                          <w:marTop w:val="0"/>
                                          <w:marBottom w:val="0"/>
                                          <w:divBdr>
                                            <w:top w:val="none" w:sz="0" w:space="0" w:color="auto"/>
                                            <w:left w:val="none" w:sz="0" w:space="0" w:color="auto"/>
                                            <w:bottom w:val="none" w:sz="0" w:space="0" w:color="auto"/>
                                            <w:right w:val="none" w:sz="0" w:space="0" w:color="auto"/>
                                          </w:divBdr>
                                        </w:div>
                                        <w:div w:id="2021423622">
                                          <w:marLeft w:val="640"/>
                                          <w:marRight w:val="0"/>
                                          <w:marTop w:val="0"/>
                                          <w:marBottom w:val="0"/>
                                          <w:divBdr>
                                            <w:top w:val="none" w:sz="0" w:space="0" w:color="auto"/>
                                            <w:left w:val="none" w:sz="0" w:space="0" w:color="auto"/>
                                            <w:bottom w:val="none" w:sz="0" w:space="0" w:color="auto"/>
                                            <w:right w:val="none" w:sz="0" w:space="0" w:color="auto"/>
                                          </w:divBdr>
                                        </w:div>
                                        <w:div w:id="2040009738">
                                          <w:marLeft w:val="640"/>
                                          <w:marRight w:val="0"/>
                                          <w:marTop w:val="0"/>
                                          <w:marBottom w:val="0"/>
                                          <w:divBdr>
                                            <w:top w:val="none" w:sz="0" w:space="0" w:color="auto"/>
                                            <w:left w:val="none" w:sz="0" w:space="0" w:color="auto"/>
                                            <w:bottom w:val="none" w:sz="0" w:space="0" w:color="auto"/>
                                            <w:right w:val="none" w:sz="0" w:space="0" w:color="auto"/>
                                          </w:divBdr>
                                        </w:div>
                                        <w:div w:id="2126654909">
                                          <w:marLeft w:val="640"/>
                                          <w:marRight w:val="0"/>
                                          <w:marTop w:val="0"/>
                                          <w:marBottom w:val="0"/>
                                          <w:divBdr>
                                            <w:top w:val="none" w:sz="0" w:space="0" w:color="auto"/>
                                            <w:left w:val="none" w:sz="0" w:space="0" w:color="auto"/>
                                            <w:bottom w:val="none" w:sz="0" w:space="0" w:color="auto"/>
                                            <w:right w:val="none" w:sz="0" w:space="0" w:color="auto"/>
                                          </w:divBdr>
                                        </w:div>
                                        <w:div w:id="2141141139">
                                          <w:marLeft w:val="640"/>
                                          <w:marRight w:val="0"/>
                                          <w:marTop w:val="0"/>
                                          <w:marBottom w:val="0"/>
                                          <w:divBdr>
                                            <w:top w:val="none" w:sz="0" w:space="0" w:color="auto"/>
                                            <w:left w:val="none" w:sz="0" w:space="0" w:color="auto"/>
                                            <w:bottom w:val="none" w:sz="0" w:space="0" w:color="auto"/>
                                            <w:right w:val="none" w:sz="0" w:space="0" w:color="auto"/>
                                          </w:divBdr>
                                        </w:div>
                                      </w:divsChild>
                                    </w:div>
                                    <w:div w:id="861942020">
                                      <w:marLeft w:val="0"/>
                                      <w:marRight w:val="0"/>
                                      <w:marTop w:val="0"/>
                                      <w:marBottom w:val="0"/>
                                      <w:divBdr>
                                        <w:top w:val="none" w:sz="0" w:space="0" w:color="auto"/>
                                        <w:left w:val="none" w:sz="0" w:space="0" w:color="auto"/>
                                        <w:bottom w:val="none" w:sz="0" w:space="0" w:color="auto"/>
                                        <w:right w:val="none" w:sz="0" w:space="0" w:color="auto"/>
                                      </w:divBdr>
                                      <w:divsChild>
                                        <w:div w:id="35206076">
                                          <w:marLeft w:val="640"/>
                                          <w:marRight w:val="0"/>
                                          <w:marTop w:val="0"/>
                                          <w:marBottom w:val="0"/>
                                          <w:divBdr>
                                            <w:top w:val="none" w:sz="0" w:space="0" w:color="auto"/>
                                            <w:left w:val="none" w:sz="0" w:space="0" w:color="auto"/>
                                            <w:bottom w:val="none" w:sz="0" w:space="0" w:color="auto"/>
                                            <w:right w:val="none" w:sz="0" w:space="0" w:color="auto"/>
                                          </w:divBdr>
                                        </w:div>
                                        <w:div w:id="107432553">
                                          <w:marLeft w:val="640"/>
                                          <w:marRight w:val="0"/>
                                          <w:marTop w:val="0"/>
                                          <w:marBottom w:val="0"/>
                                          <w:divBdr>
                                            <w:top w:val="none" w:sz="0" w:space="0" w:color="auto"/>
                                            <w:left w:val="none" w:sz="0" w:space="0" w:color="auto"/>
                                            <w:bottom w:val="none" w:sz="0" w:space="0" w:color="auto"/>
                                            <w:right w:val="none" w:sz="0" w:space="0" w:color="auto"/>
                                          </w:divBdr>
                                        </w:div>
                                        <w:div w:id="152449772">
                                          <w:marLeft w:val="640"/>
                                          <w:marRight w:val="0"/>
                                          <w:marTop w:val="0"/>
                                          <w:marBottom w:val="0"/>
                                          <w:divBdr>
                                            <w:top w:val="none" w:sz="0" w:space="0" w:color="auto"/>
                                            <w:left w:val="none" w:sz="0" w:space="0" w:color="auto"/>
                                            <w:bottom w:val="none" w:sz="0" w:space="0" w:color="auto"/>
                                            <w:right w:val="none" w:sz="0" w:space="0" w:color="auto"/>
                                          </w:divBdr>
                                        </w:div>
                                        <w:div w:id="336494568">
                                          <w:marLeft w:val="640"/>
                                          <w:marRight w:val="0"/>
                                          <w:marTop w:val="0"/>
                                          <w:marBottom w:val="0"/>
                                          <w:divBdr>
                                            <w:top w:val="none" w:sz="0" w:space="0" w:color="auto"/>
                                            <w:left w:val="none" w:sz="0" w:space="0" w:color="auto"/>
                                            <w:bottom w:val="none" w:sz="0" w:space="0" w:color="auto"/>
                                            <w:right w:val="none" w:sz="0" w:space="0" w:color="auto"/>
                                          </w:divBdr>
                                        </w:div>
                                        <w:div w:id="354499577">
                                          <w:marLeft w:val="640"/>
                                          <w:marRight w:val="0"/>
                                          <w:marTop w:val="0"/>
                                          <w:marBottom w:val="0"/>
                                          <w:divBdr>
                                            <w:top w:val="none" w:sz="0" w:space="0" w:color="auto"/>
                                            <w:left w:val="none" w:sz="0" w:space="0" w:color="auto"/>
                                            <w:bottom w:val="none" w:sz="0" w:space="0" w:color="auto"/>
                                            <w:right w:val="none" w:sz="0" w:space="0" w:color="auto"/>
                                          </w:divBdr>
                                        </w:div>
                                        <w:div w:id="366372747">
                                          <w:marLeft w:val="640"/>
                                          <w:marRight w:val="0"/>
                                          <w:marTop w:val="0"/>
                                          <w:marBottom w:val="0"/>
                                          <w:divBdr>
                                            <w:top w:val="none" w:sz="0" w:space="0" w:color="auto"/>
                                            <w:left w:val="none" w:sz="0" w:space="0" w:color="auto"/>
                                            <w:bottom w:val="none" w:sz="0" w:space="0" w:color="auto"/>
                                            <w:right w:val="none" w:sz="0" w:space="0" w:color="auto"/>
                                          </w:divBdr>
                                        </w:div>
                                        <w:div w:id="403143945">
                                          <w:marLeft w:val="640"/>
                                          <w:marRight w:val="0"/>
                                          <w:marTop w:val="0"/>
                                          <w:marBottom w:val="0"/>
                                          <w:divBdr>
                                            <w:top w:val="none" w:sz="0" w:space="0" w:color="auto"/>
                                            <w:left w:val="none" w:sz="0" w:space="0" w:color="auto"/>
                                            <w:bottom w:val="none" w:sz="0" w:space="0" w:color="auto"/>
                                            <w:right w:val="none" w:sz="0" w:space="0" w:color="auto"/>
                                          </w:divBdr>
                                        </w:div>
                                        <w:div w:id="466432027">
                                          <w:marLeft w:val="640"/>
                                          <w:marRight w:val="0"/>
                                          <w:marTop w:val="0"/>
                                          <w:marBottom w:val="0"/>
                                          <w:divBdr>
                                            <w:top w:val="none" w:sz="0" w:space="0" w:color="auto"/>
                                            <w:left w:val="none" w:sz="0" w:space="0" w:color="auto"/>
                                            <w:bottom w:val="none" w:sz="0" w:space="0" w:color="auto"/>
                                            <w:right w:val="none" w:sz="0" w:space="0" w:color="auto"/>
                                          </w:divBdr>
                                        </w:div>
                                        <w:div w:id="472799816">
                                          <w:marLeft w:val="640"/>
                                          <w:marRight w:val="0"/>
                                          <w:marTop w:val="0"/>
                                          <w:marBottom w:val="0"/>
                                          <w:divBdr>
                                            <w:top w:val="none" w:sz="0" w:space="0" w:color="auto"/>
                                            <w:left w:val="none" w:sz="0" w:space="0" w:color="auto"/>
                                            <w:bottom w:val="none" w:sz="0" w:space="0" w:color="auto"/>
                                            <w:right w:val="none" w:sz="0" w:space="0" w:color="auto"/>
                                          </w:divBdr>
                                        </w:div>
                                        <w:div w:id="561987713">
                                          <w:marLeft w:val="640"/>
                                          <w:marRight w:val="0"/>
                                          <w:marTop w:val="0"/>
                                          <w:marBottom w:val="0"/>
                                          <w:divBdr>
                                            <w:top w:val="none" w:sz="0" w:space="0" w:color="auto"/>
                                            <w:left w:val="none" w:sz="0" w:space="0" w:color="auto"/>
                                            <w:bottom w:val="none" w:sz="0" w:space="0" w:color="auto"/>
                                            <w:right w:val="none" w:sz="0" w:space="0" w:color="auto"/>
                                          </w:divBdr>
                                        </w:div>
                                        <w:div w:id="584656171">
                                          <w:marLeft w:val="640"/>
                                          <w:marRight w:val="0"/>
                                          <w:marTop w:val="0"/>
                                          <w:marBottom w:val="0"/>
                                          <w:divBdr>
                                            <w:top w:val="none" w:sz="0" w:space="0" w:color="auto"/>
                                            <w:left w:val="none" w:sz="0" w:space="0" w:color="auto"/>
                                            <w:bottom w:val="none" w:sz="0" w:space="0" w:color="auto"/>
                                            <w:right w:val="none" w:sz="0" w:space="0" w:color="auto"/>
                                          </w:divBdr>
                                        </w:div>
                                        <w:div w:id="599338692">
                                          <w:marLeft w:val="640"/>
                                          <w:marRight w:val="0"/>
                                          <w:marTop w:val="0"/>
                                          <w:marBottom w:val="0"/>
                                          <w:divBdr>
                                            <w:top w:val="none" w:sz="0" w:space="0" w:color="auto"/>
                                            <w:left w:val="none" w:sz="0" w:space="0" w:color="auto"/>
                                            <w:bottom w:val="none" w:sz="0" w:space="0" w:color="auto"/>
                                            <w:right w:val="none" w:sz="0" w:space="0" w:color="auto"/>
                                          </w:divBdr>
                                        </w:div>
                                        <w:div w:id="618948161">
                                          <w:marLeft w:val="640"/>
                                          <w:marRight w:val="0"/>
                                          <w:marTop w:val="0"/>
                                          <w:marBottom w:val="0"/>
                                          <w:divBdr>
                                            <w:top w:val="none" w:sz="0" w:space="0" w:color="auto"/>
                                            <w:left w:val="none" w:sz="0" w:space="0" w:color="auto"/>
                                            <w:bottom w:val="none" w:sz="0" w:space="0" w:color="auto"/>
                                            <w:right w:val="none" w:sz="0" w:space="0" w:color="auto"/>
                                          </w:divBdr>
                                        </w:div>
                                        <w:div w:id="620765335">
                                          <w:marLeft w:val="640"/>
                                          <w:marRight w:val="0"/>
                                          <w:marTop w:val="0"/>
                                          <w:marBottom w:val="0"/>
                                          <w:divBdr>
                                            <w:top w:val="none" w:sz="0" w:space="0" w:color="auto"/>
                                            <w:left w:val="none" w:sz="0" w:space="0" w:color="auto"/>
                                            <w:bottom w:val="none" w:sz="0" w:space="0" w:color="auto"/>
                                            <w:right w:val="none" w:sz="0" w:space="0" w:color="auto"/>
                                          </w:divBdr>
                                        </w:div>
                                        <w:div w:id="769737487">
                                          <w:marLeft w:val="640"/>
                                          <w:marRight w:val="0"/>
                                          <w:marTop w:val="0"/>
                                          <w:marBottom w:val="0"/>
                                          <w:divBdr>
                                            <w:top w:val="none" w:sz="0" w:space="0" w:color="auto"/>
                                            <w:left w:val="none" w:sz="0" w:space="0" w:color="auto"/>
                                            <w:bottom w:val="none" w:sz="0" w:space="0" w:color="auto"/>
                                            <w:right w:val="none" w:sz="0" w:space="0" w:color="auto"/>
                                          </w:divBdr>
                                        </w:div>
                                        <w:div w:id="772558189">
                                          <w:marLeft w:val="640"/>
                                          <w:marRight w:val="0"/>
                                          <w:marTop w:val="0"/>
                                          <w:marBottom w:val="0"/>
                                          <w:divBdr>
                                            <w:top w:val="none" w:sz="0" w:space="0" w:color="auto"/>
                                            <w:left w:val="none" w:sz="0" w:space="0" w:color="auto"/>
                                            <w:bottom w:val="none" w:sz="0" w:space="0" w:color="auto"/>
                                            <w:right w:val="none" w:sz="0" w:space="0" w:color="auto"/>
                                          </w:divBdr>
                                        </w:div>
                                        <w:div w:id="876283157">
                                          <w:marLeft w:val="640"/>
                                          <w:marRight w:val="0"/>
                                          <w:marTop w:val="0"/>
                                          <w:marBottom w:val="0"/>
                                          <w:divBdr>
                                            <w:top w:val="none" w:sz="0" w:space="0" w:color="auto"/>
                                            <w:left w:val="none" w:sz="0" w:space="0" w:color="auto"/>
                                            <w:bottom w:val="none" w:sz="0" w:space="0" w:color="auto"/>
                                            <w:right w:val="none" w:sz="0" w:space="0" w:color="auto"/>
                                          </w:divBdr>
                                        </w:div>
                                        <w:div w:id="907037476">
                                          <w:marLeft w:val="640"/>
                                          <w:marRight w:val="0"/>
                                          <w:marTop w:val="0"/>
                                          <w:marBottom w:val="0"/>
                                          <w:divBdr>
                                            <w:top w:val="none" w:sz="0" w:space="0" w:color="auto"/>
                                            <w:left w:val="none" w:sz="0" w:space="0" w:color="auto"/>
                                            <w:bottom w:val="none" w:sz="0" w:space="0" w:color="auto"/>
                                            <w:right w:val="none" w:sz="0" w:space="0" w:color="auto"/>
                                          </w:divBdr>
                                        </w:div>
                                        <w:div w:id="920987558">
                                          <w:marLeft w:val="640"/>
                                          <w:marRight w:val="0"/>
                                          <w:marTop w:val="0"/>
                                          <w:marBottom w:val="0"/>
                                          <w:divBdr>
                                            <w:top w:val="none" w:sz="0" w:space="0" w:color="auto"/>
                                            <w:left w:val="none" w:sz="0" w:space="0" w:color="auto"/>
                                            <w:bottom w:val="none" w:sz="0" w:space="0" w:color="auto"/>
                                            <w:right w:val="none" w:sz="0" w:space="0" w:color="auto"/>
                                          </w:divBdr>
                                        </w:div>
                                        <w:div w:id="924341612">
                                          <w:marLeft w:val="640"/>
                                          <w:marRight w:val="0"/>
                                          <w:marTop w:val="0"/>
                                          <w:marBottom w:val="0"/>
                                          <w:divBdr>
                                            <w:top w:val="none" w:sz="0" w:space="0" w:color="auto"/>
                                            <w:left w:val="none" w:sz="0" w:space="0" w:color="auto"/>
                                            <w:bottom w:val="none" w:sz="0" w:space="0" w:color="auto"/>
                                            <w:right w:val="none" w:sz="0" w:space="0" w:color="auto"/>
                                          </w:divBdr>
                                        </w:div>
                                        <w:div w:id="993682968">
                                          <w:marLeft w:val="640"/>
                                          <w:marRight w:val="0"/>
                                          <w:marTop w:val="0"/>
                                          <w:marBottom w:val="0"/>
                                          <w:divBdr>
                                            <w:top w:val="none" w:sz="0" w:space="0" w:color="auto"/>
                                            <w:left w:val="none" w:sz="0" w:space="0" w:color="auto"/>
                                            <w:bottom w:val="none" w:sz="0" w:space="0" w:color="auto"/>
                                            <w:right w:val="none" w:sz="0" w:space="0" w:color="auto"/>
                                          </w:divBdr>
                                        </w:div>
                                        <w:div w:id="1004548511">
                                          <w:marLeft w:val="640"/>
                                          <w:marRight w:val="0"/>
                                          <w:marTop w:val="0"/>
                                          <w:marBottom w:val="0"/>
                                          <w:divBdr>
                                            <w:top w:val="none" w:sz="0" w:space="0" w:color="auto"/>
                                            <w:left w:val="none" w:sz="0" w:space="0" w:color="auto"/>
                                            <w:bottom w:val="none" w:sz="0" w:space="0" w:color="auto"/>
                                            <w:right w:val="none" w:sz="0" w:space="0" w:color="auto"/>
                                          </w:divBdr>
                                        </w:div>
                                        <w:div w:id="1011446902">
                                          <w:marLeft w:val="640"/>
                                          <w:marRight w:val="0"/>
                                          <w:marTop w:val="0"/>
                                          <w:marBottom w:val="0"/>
                                          <w:divBdr>
                                            <w:top w:val="none" w:sz="0" w:space="0" w:color="auto"/>
                                            <w:left w:val="none" w:sz="0" w:space="0" w:color="auto"/>
                                            <w:bottom w:val="none" w:sz="0" w:space="0" w:color="auto"/>
                                            <w:right w:val="none" w:sz="0" w:space="0" w:color="auto"/>
                                          </w:divBdr>
                                        </w:div>
                                        <w:div w:id="1042826734">
                                          <w:marLeft w:val="640"/>
                                          <w:marRight w:val="0"/>
                                          <w:marTop w:val="0"/>
                                          <w:marBottom w:val="0"/>
                                          <w:divBdr>
                                            <w:top w:val="none" w:sz="0" w:space="0" w:color="auto"/>
                                            <w:left w:val="none" w:sz="0" w:space="0" w:color="auto"/>
                                            <w:bottom w:val="none" w:sz="0" w:space="0" w:color="auto"/>
                                            <w:right w:val="none" w:sz="0" w:space="0" w:color="auto"/>
                                          </w:divBdr>
                                        </w:div>
                                        <w:div w:id="1080175305">
                                          <w:marLeft w:val="640"/>
                                          <w:marRight w:val="0"/>
                                          <w:marTop w:val="0"/>
                                          <w:marBottom w:val="0"/>
                                          <w:divBdr>
                                            <w:top w:val="none" w:sz="0" w:space="0" w:color="auto"/>
                                            <w:left w:val="none" w:sz="0" w:space="0" w:color="auto"/>
                                            <w:bottom w:val="none" w:sz="0" w:space="0" w:color="auto"/>
                                            <w:right w:val="none" w:sz="0" w:space="0" w:color="auto"/>
                                          </w:divBdr>
                                        </w:div>
                                        <w:div w:id="1152868154">
                                          <w:marLeft w:val="640"/>
                                          <w:marRight w:val="0"/>
                                          <w:marTop w:val="0"/>
                                          <w:marBottom w:val="0"/>
                                          <w:divBdr>
                                            <w:top w:val="none" w:sz="0" w:space="0" w:color="auto"/>
                                            <w:left w:val="none" w:sz="0" w:space="0" w:color="auto"/>
                                            <w:bottom w:val="none" w:sz="0" w:space="0" w:color="auto"/>
                                            <w:right w:val="none" w:sz="0" w:space="0" w:color="auto"/>
                                          </w:divBdr>
                                        </w:div>
                                        <w:div w:id="1183475272">
                                          <w:marLeft w:val="640"/>
                                          <w:marRight w:val="0"/>
                                          <w:marTop w:val="0"/>
                                          <w:marBottom w:val="0"/>
                                          <w:divBdr>
                                            <w:top w:val="none" w:sz="0" w:space="0" w:color="auto"/>
                                            <w:left w:val="none" w:sz="0" w:space="0" w:color="auto"/>
                                            <w:bottom w:val="none" w:sz="0" w:space="0" w:color="auto"/>
                                            <w:right w:val="none" w:sz="0" w:space="0" w:color="auto"/>
                                          </w:divBdr>
                                        </w:div>
                                        <w:div w:id="1313292408">
                                          <w:marLeft w:val="640"/>
                                          <w:marRight w:val="0"/>
                                          <w:marTop w:val="0"/>
                                          <w:marBottom w:val="0"/>
                                          <w:divBdr>
                                            <w:top w:val="none" w:sz="0" w:space="0" w:color="auto"/>
                                            <w:left w:val="none" w:sz="0" w:space="0" w:color="auto"/>
                                            <w:bottom w:val="none" w:sz="0" w:space="0" w:color="auto"/>
                                            <w:right w:val="none" w:sz="0" w:space="0" w:color="auto"/>
                                          </w:divBdr>
                                        </w:div>
                                        <w:div w:id="1392080042">
                                          <w:marLeft w:val="640"/>
                                          <w:marRight w:val="0"/>
                                          <w:marTop w:val="0"/>
                                          <w:marBottom w:val="0"/>
                                          <w:divBdr>
                                            <w:top w:val="none" w:sz="0" w:space="0" w:color="auto"/>
                                            <w:left w:val="none" w:sz="0" w:space="0" w:color="auto"/>
                                            <w:bottom w:val="none" w:sz="0" w:space="0" w:color="auto"/>
                                            <w:right w:val="none" w:sz="0" w:space="0" w:color="auto"/>
                                          </w:divBdr>
                                        </w:div>
                                        <w:div w:id="1401563107">
                                          <w:marLeft w:val="640"/>
                                          <w:marRight w:val="0"/>
                                          <w:marTop w:val="0"/>
                                          <w:marBottom w:val="0"/>
                                          <w:divBdr>
                                            <w:top w:val="none" w:sz="0" w:space="0" w:color="auto"/>
                                            <w:left w:val="none" w:sz="0" w:space="0" w:color="auto"/>
                                            <w:bottom w:val="none" w:sz="0" w:space="0" w:color="auto"/>
                                            <w:right w:val="none" w:sz="0" w:space="0" w:color="auto"/>
                                          </w:divBdr>
                                        </w:div>
                                        <w:div w:id="1404253415">
                                          <w:marLeft w:val="640"/>
                                          <w:marRight w:val="0"/>
                                          <w:marTop w:val="0"/>
                                          <w:marBottom w:val="0"/>
                                          <w:divBdr>
                                            <w:top w:val="none" w:sz="0" w:space="0" w:color="auto"/>
                                            <w:left w:val="none" w:sz="0" w:space="0" w:color="auto"/>
                                            <w:bottom w:val="none" w:sz="0" w:space="0" w:color="auto"/>
                                            <w:right w:val="none" w:sz="0" w:space="0" w:color="auto"/>
                                          </w:divBdr>
                                        </w:div>
                                        <w:div w:id="1451169685">
                                          <w:marLeft w:val="640"/>
                                          <w:marRight w:val="0"/>
                                          <w:marTop w:val="0"/>
                                          <w:marBottom w:val="0"/>
                                          <w:divBdr>
                                            <w:top w:val="none" w:sz="0" w:space="0" w:color="auto"/>
                                            <w:left w:val="none" w:sz="0" w:space="0" w:color="auto"/>
                                            <w:bottom w:val="none" w:sz="0" w:space="0" w:color="auto"/>
                                            <w:right w:val="none" w:sz="0" w:space="0" w:color="auto"/>
                                          </w:divBdr>
                                        </w:div>
                                        <w:div w:id="1480533787">
                                          <w:marLeft w:val="640"/>
                                          <w:marRight w:val="0"/>
                                          <w:marTop w:val="0"/>
                                          <w:marBottom w:val="0"/>
                                          <w:divBdr>
                                            <w:top w:val="none" w:sz="0" w:space="0" w:color="auto"/>
                                            <w:left w:val="none" w:sz="0" w:space="0" w:color="auto"/>
                                            <w:bottom w:val="none" w:sz="0" w:space="0" w:color="auto"/>
                                            <w:right w:val="none" w:sz="0" w:space="0" w:color="auto"/>
                                          </w:divBdr>
                                        </w:div>
                                        <w:div w:id="1504855432">
                                          <w:marLeft w:val="640"/>
                                          <w:marRight w:val="0"/>
                                          <w:marTop w:val="0"/>
                                          <w:marBottom w:val="0"/>
                                          <w:divBdr>
                                            <w:top w:val="none" w:sz="0" w:space="0" w:color="auto"/>
                                            <w:left w:val="none" w:sz="0" w:space="0" w:color="auto"/>
                                            <w:bottom w:val="none" w:sz="0" w:space="0" w:color="auto"/>
                                            <w:right w:val="none" w:sz="0" w:space="0" w:color="auto"/>
                                          </w:divBdr>
                                        </w:div>
                                        <w:div w:id="1639454279">
                                          <w:marLeft w:val="640"/>
                                          <w:marRight w:val="0"/>
                                          <w:marTop w:val="0"/>
                                          <w:marBottom w:val="0"/>
                                          <w:divBdr>
                                            <w:top w:val="none" w:sz="0" w:space="0" w:color="auto"/>
                                            <w:left w:val="none" w:sz="0" w:space="0" w:color="auto"/>
                                            <w:bottom w:val="none" w:sz="0" w:space="0" w:color="auto"/>
                                            <w:right w:val="none" w:sz="0" w:space="0" w:color="auto"/>
                                          </w:divBdr>
                                        </w:div>
                                        <w:div w:id="1651666455">
                                          <w:marLeft w:val="640"/>
                                          <w:marRight w:val="0"/>
                                          <w:marTop w:val="0"/>
                                          <w:marBottom w:val="0"/>
                                          <w:divBdr>
                                            <w:top w:val="none" w:sz="0" w:space="0" w:color="auto"/>
                                            <w:left w:val="none" w:sz="0" w:space="0" w:color="auto"/>
                                            <w:bottom w:val="none" w:sz="0" w:space="0" w:color="auto"/>
                                            <w:right w:val="none" w:sz="0" w:space="0" w:color="auto"/>
                                          </w:divBdr>
                                        </w:div>
                                        <w:div w:id="1654140241">
                                          <w:marLeft w:val="640"/>
                                          <w:marRight w:val="0"/>
                                          <w:marTop w:val="0"/>
                                          <w:marBottom w:val="0"/>
                                          <w:divBdr>
                                            <w:top w:val="none" w:sz="0" w:space="0" w:color="auto"/>
                                            <w:left w:val="none" w:sz="0" w:space="0" w:color="auto"/>
                                            <w:bottom w:val="none" w:sz="0" w:space="0" w:color="auto"/>
                                            <w:right w:val="none" w:sz="0" w:space="0" w:color="auto"/>
                                          </w:divBdr>
                                        </w:div>
                                        <w:div w:id="1661495176">
                                          <w:marLeft w:val="640"/>
                                          <w:marRight w:val="0"/>
                                          <w:marTop w:val="0"/>
                                          <w:marBottom w:val="0"/>
                                          <w:divBdr>
                                            <w:top w:val="none" w:sz="0" w:space="0" w:color="auto"/>
                                            <w:left w:val="none" w:sz="0" w:space="0" w:color="auto"/>
                                            <w:bottom w:val="none" w:sz="0" w:space="0" w:color="auto"/>
                                            <w:right w:val="none" w:sz="0" w:space="0" w:color="auto"/>
                                          </w:divBdr>
                                        </w:div>
                                        <w:div w:id="1698459660">
                                          <w:marLeft w:val="640"/>
                                          <w:marRight w:val="0"/>
                                          <w:marTop w:val="0"/>
                                          <w:marBottom w:val="0"/>
                                          <w:divBdr>
                                            <w:top w:val="none" w:sz="0" w:space="0" w:color="auto"/>
                                            <w:left w:val="none" w:sz="0" w:space="0" w:color="auto"/>
                                            <w:bottom w:val="none" w:sz="0" w:space="0" w:color="auto"/>
                                            <w:right w:val="none" w:sz="0" w:space="0" w:color="auto"/>
                                          </w:divBdr>
                                        </w:div>
                                        <w:div w:id="1794858821">
                                          <w:marLeft w:val="640"/>
                                          <w:marRight w:val="0"/>
                                          <w:marTop w:val="0"/>
                                          <w:marBottom w:val="0"/>
                                          <w:divBdr>
                                            <w:top w:val="none" w:sz="0" w:space="0" w:color="auto"/>
                                            <w:left w:val="none" w:sz="0" w:space="0" w:color="auto"/>
                                            <w:bottom w:val="none" w:sz="0" w:space="0" w:color="auto"/>
                                            <w:right w:val="none" w:sz="0" w:space="0" w:color="auto"/>
                                          </w:divBdr>
                                        </w:div>
                                        <w:div w:id="1837570424">
                                          <w:marLeft w:val="640"/>
                                          <w:marRight w:val="0"/>
                                          <w:marTop w:val="0"/>
                                          <w:marBottom w:val="0"/>
                                          <w:divBdr>
                                            <w:top w:val="none" w:sz="0" w:space="0" w:color="auto"/>
                                            <w:left w:val="none" w:sz="0" w:space="0" w:color="auto"/>
                                            <w:bottom w:val="none" w:sz="0" w:space="0" w:color="auto"/>
                                            <w:right w:val="none" w:sz="0" w:space="0" w:color="auto"/>
                                          </w:divBdr>
                                        </w:div>
                                        <w:div w:id="1843277057">
                                          <w:marLeft w:val="640"/>
                                          <w:marRight w:val="0"/>
                                          <w:marTop w:val="0"/>
                                          <w:marBottom w:val="0"/>
                                          <w:divBdr>
                                            <w:top w:val="none" w:sz="0" w:space="0" w:color="auto"/>
                                            <w:left w:val="none" w:sz="0" w:space="0" w:color="auto"/>
                                            <w:bottom w:val="none" w:sz="0" w:space="0" w:color="auto"/>
                                            <w:right w:val="none" w:sz="0" w:space="0" w:color="auto"/>
                                          </w:divBdr>
                                        </w:div>
                                        <w:div w:id="1849560047">
                                          <w:marLeft w:val="640"/>
                                          <w:marRight w:val="0"/>
                                          <w:marTop w:val="0"/>
                                          <w:marBottom w:val="0"/>
                                          <w:divBdr>
                                            <w:top w:val="none" w:sz="0" w:space="0" w:color="auto"/>
                                            <w:left w:val="none" w:sz="0" w:space="0" w:color="auto"/>
                                            <w:bottom w:val="none" w:sz="0" w:space="0" w:color="auto"/>
                                            <w:right w:val="none" w:sz="0" w:space="0" w:color="auto"/>
                                          </w:divBdr>
                                        </w:div>
                                        <w:div w:id="1866282820">
                                          <w:marLeft w:val="640"/>
                                          <w:marRight w:val="0"/>
                                          <w:marTop w:val="0"/>
                                          <w:marBottom w:val="0"/>
                                          <w:divBdr>
                                            <w:top w:val="none" w:sz="0" w:space="0" w:color="auto"/>
                                            <w:left w:val="none" w:sz="0" w:space="0" w:color="auto"/>
                                            <w:bottom w:val="none" w:sz="0" w:space="0" w:color="auto"/>
                                            <w:right w:val="none" w:sz="0" w:space="0" w:color="auto"/>
                                          </w:divBdr>
                                        </w:div>
                                        <w:div w:id="1875457667">
                                          <w:marLeft w:val="640"/>
                                          <w:marRight w:val="0"/>
                                          <w:marTop w:val="0"/>
                                          <w:marBottom w:val="0"/>
                                          <w:divBdr>
                                            <w:top w:val="none" w:sz="0" w:space="0" w:color="auto"/>
                                            <w:left w:val="none" w:sz="0" w:space="0" w:color="auto"/>
                                            <w:bottom w:val="none" w:sz="0" w:space="0" w:color="auto"/>
                                            <w:right w:val="none" w:sz="0" w:space="0" w:color="auto"/>
                                          </w:divBdr>
                                        </w:div>
                                        <w:div w:id="1908105458">
                                          <w:marLeft w:val="640"/>
                                          <w:marRight w:val="0"/>
                                          <w:marTop w:val="0"/>
                                          <w:marBottom w:val="0"/>
                                          <w:divBdr>
                                            <w:top w:val="none" w:sz="0" w:space="0" w:color="auto"/>
                                            <w:left w:val="none" w:sz="0" w:space="0" w:color="auto"/>
                                            <w:bottom w:val="none" w:sz="0" w:space="0" w:color="auto"/>
                                            <w:right w:val="none" w:sz="0" w:space="0" w:color="auto"/>
                                          </w:divBdr>
                                        </w:div>
                                        <w:div w:id="1965573545">
                                          <w:marLeft w:val="640"/>
                                          <w:marRight w:val="0"/>
                                          <w:marTop w:val="0"/>
                                          <w:marBottom w:val="0"/>
                                          <w:divBdr>
                                            <w:top w:val="none" w:sz="0" w:space="0" w:color="auto"/>
                                            <w:left w:val="none" w:sz="0" w:space="0" w:color="auto"/>
                                            <w:bottom w:val="none" w:sz="0" w:space="0" w:color="auto"/>
                                            <w:right w:val="none" w:sz="0" w:space="0" w:color="auto"/>
                                          </w:divBdr>
                                        </w:div>
                                        <w:div w:id="2039309858">
                                          <w:marLeft w:val="640"/>
                                          <w:marRight w:val="0"/>
                                          <w:marTop w:val="0"/>
                                          <w:marBottom w:val="0"/>
                                          <w:divBdr>
                                            <w:top w:val="none" w:sz="0" w:space="0" w:color="auto"/>
                                            <w:left w:val="none" w:sz="0" w:space="0" w:color="auto"/>
                                            <w:bottom w:val="none" w:sz="0" w:space="0" w:color="auto"/>
                                            <w:right w:val="none" w:sz="0" w:space="0" w:color="auto"/>
                                          </w:divBdr>
                                        </w:div>
                                        <w:div w:id="2133596863">
                                          <w:marLeft w:val="640"/>
                                          <w:marRight w:val="0"/>
                                          <w:marTop w:val="0"/>
                                          <w:marBottom w:val="0"/>
                                          <w:divBdr>
                                            <w:top w:val="none" w:sz="0" w:space="0" w:color="auto"/>
                                            <w:left w:val="none" w:sz="0" w:space="0" w:color="auto"/>
                                            <w:bottom w:val="none" w:sz="0" w:space="0" w:color="auto"/>
                                            <w:right w:val="none" w:sz="0" w:space="0" w:color="auto"/>
                                          </w:divBdr>
                                        </w:div>
                                        <w:div w:id="2140562015">
                                          <w:marLeft w:val="640"/>
                                          <w:marRight w:val="0"/>
                                          <w:marTop w:val="0"/>
                                          <w:marBottom w:val="0"/>
                                          <w:divBdr>
                                            <w:top w:val="none" w:sz="0" w:space="0" w:color="auto"/>
                                            <w:left w:val="none" w:sz="0" w:space="0" w:color="auto"/>
                                            <w:bottom w:val="none" w:sz="0" w:space="0" w:color="auto"/>
                                            <w:right w:val="none" w:sz="0" w:space="0" w:color="auto"/>
                                          </w:divBdr>
                                        </w:div>
                                      </w:divsChild>
                                    </w:div>
                                    <w:div w:id="901063033">
                                      <w:marLeft w:val="0"/>
                                      <w:marRight w:val="0"/>
                                      <w:marTop w:val="0"/>
                                      <w:marBottom w:val="0"/>
                                      <w:divBdr>
                                        <w:top w:val="none" w:sz="0" w:space="0" w:color="auto"/>
                                        <w:left w:val="none" w:sz="0" w:space="0" w:color="auto"/>
                                        <w:bottom w:val="none" w:sz="0" w:space="0" w:color="auto"/>
                                        <w:right w:val="none" w:sz="0" w:space="0" w:color="auto"/>
                                      </w:divBdr>
                                      <w:divsChild>
                                        <w:div w:id="38163272">
                                          <w:marLeft w:val="640"/>
                                          <w:marRight w:val="0"/>
                                          <w:marTop w:val="0"/>
                                          <w:marBottom w:val="0"/>
                                          <w:divBdr>
                                            <w:top w:val="none" w:sz="0" w:space="0" w:color="auto"/>
                                            <w:left w:val="none" w:sz="0" w:space="0" w:color="auto"/>
                                            <w:bottom w:val="none" w:sz="0" w:space="0" w:color="auto"/>
                                            <w:right w:val="none" w:sz="0" w:space="0" w:color="auto"/>
                                          </w:divBdr>
                                        </w:div>
                                        <w:div w:id="75591249">
                                          <w:marLeft w:val="640"/>
                                          <w:marRight w:val="0"/>
                                          <w:marTop w:val="0"/>
                                          <w:marBottom w:val="0"/>
                                          <w:divBdr>
                                            <w:top w:val="none" w:sz="0" w:space="0" w:color="auto"/>
                                            <w:left w:val="none" w:sz="0" w:space="0" w:color="auto"/>
                                            <w:bottom w:val="none" w:sz="0" w:space="0" w:color="auto"/>
                                            <w:right w:val="none" w:sz="0" w:space="0" w:color="auto"/>
                                          </w:divBdr>
                                        </w:div>
                                        <w:div w:id="123155599">
                                          <w:marLeft w:val="640"/>
                                          <w:marRight w:val="0"/>
                                          <w:marTop w:val="0"/>
                                          <w:marBottom w:val="0"/>
                                          <w:divBdr>
                                            <w:top w:val="none" w:sz="0" w:space="0" w:color="auto"/>
                                            <w:left w:val="none" w:sz="0" w:space="0" w:color="auto"/>
                                            <w:bottom w:val="none" w:sz="0" w:space="0" w:color="auto"/>
                                            <w:right w:val="none" w:sz="0" w:space="0" w:color="auto"/>
                                          </w:divBdr>
                                        </w:div>
                                        <w:div w:id="201214625">
                                          <w:marLeft w:val="640"/>
                                          <w:marRight w:val="0"/>
                                          <w:marTop w:val="0"/>
                                          <w:marBottom w:val="0"/>
                                          <w:divBdr>
                                            <w:top w:val="none" w:sz="0" w:space="0" w:color="auto"/>
                                            <w:left w:val="none" w:sz="0" w:space="0" w:color="auto"/>
                                            <w:bottom w:val="none" w:sz="0" w:space="0" w:color="auto"/>
                                            <w:right w:val="none" w:sz="0" w:space="0" w:color="auto"/>
                                          </w:divBdr>
                                        </w:div>
                                        <w:div w:id="255595922">
                                          <w:marLeft w:val="640"/>
                                          <w:marRight w:val="0"/>
                                          <w:marTop w:val="0"/>
                                          <w:marBottom w:val="0"/>
                                          <w:divBdr>
                                            <w:top w:val="none" w:sz="0" w:space="0" w:color="auto"/>
                                            <w:left w:val="none" w:sz="0" w:space="0" w:color="auto"/>
                                            <w:bottom w:val="none" w:sz="0" w:space="0" w:color="auto"/>
                                            <w:right w:val="none" w:sz="0" w:space="0" w:color="auto"/>
                                          </w:divBdr>
                                        </w:div>
                                        <w:div w:id="333804988">
                                          <w:marLeft w:val="640"/>
                                          <w:marRight w:val="0"/>
                                          <w:marTop w:val="0"/>
                                          <w:marBottom w:val="0"/>
                                          <w:divBdr>
                                            <w:top w:val="none" w:sz="0" w:space="0" w:color="auto"/>
                                            <w:left w:val="none" w:sz="0" w:space="0" w:color="auto"/>
                                            <w:bottom w:val="none" w:sz="0" w:space="0" w:color="auto"/>
                                            <w:right w:val="none" w:sz="0" w:space="0" w:color="auto"/>
                                          </w:divBdr>
                                        </w:div>
                                        <w:div w:id="435293789">
                                          <w:marLeft w:val="640"/>
                                          <w:marRight w:val="0"/>
                                          <w:marTop w:val="0"/>
                                          <w:marBottom w:val="0"/>
                                          <w:divBdr>
                                            <w:top w:val="none" w:sz="0" w:space="0" w:color="auto"/>
                                            <w:left w:val="none" w:sz="0" w:space="0" w:color="auto"/>
                                            <w:bottom w:val="none" w:sz="0" w:space="0" w:color="auto"/>
                                            <w:right w:val="none" w:sz="0" w:space="0" w:color="auto"/>
                                          </w:divBdr>
                                        </w:div>
                                        <w:div w:id="510338423">
                                          <w:marLeft w:val="640"/>
                                          <w:marRight w:val="0"/>
                                          <w:marTop w:val="0"/>
                                          <w:marBottom w:val="0"/>
                                          <w:divBdr>
                                            <w:top w:val="none" w:sz="0" w:space="0" w:color="auto"/>
                                            <w:left w:val="none" w:sz="0" w:space="0" w:color="auto"/>
                                            <w:bottom w:val="none" w:sz="0" w:space="0" w:color="auto"/>
                                            <w:right w:val="none" w:sz="0" w:space="0" w:color="auto"/>
                                          </w:divBdr>
                                        </w:div>
                                        <w:div w:id="515312309">
                                          <w:marLeft w:val="640"/>
                                          <w:marRight w:val="0"/>
                                          <w:marTop w:val="0"/>
                                          <w:marBottom w:val="0"/>
                                          <w:divBdr>
                                            <w:top w:val="none" w:sz="0" w:space="0" w:color="auto"/>
                                            <w:left w:val="none" w:sz="0" w:space="0" w:color="auto"/>
                                            <w:bottom w:val="none" w:sz="0" w:space="0" w:color="auto"/>
                                            <w:right w:val="none" w:sz="0" w:space="0" w:color="auto"/>
                                          </w:divBdr>
                                        </w:div>
                                        <w:div w:id="515772348">
                                          <w:marLeft w:val="640"/>
                                          <w:marRight w:val="0"/>
                                          <w:marTop w:val="0"/>
                                          <w:marBottom w:val="0"/>
                                          <w:divBdr>
                                            <w:top w:val="none" w:sz="0" w:space="0" w:color="auto"/>
                                            <w:left w:val="none" w:sz="0" w:space="0" w:color="auto"/>
                                            <w:bottom w:val="none" w:sz="0" w:space="0" w:color="auto"/>
                                            <w:right w:val="none" w:sz="0" w:space="0" w:color="auto"/>
                                          </w:divBdr>
                                        </w:div>
                                        <w:div w:id="528106503">
                                          <w:marLeft w:val="640"/>
                                          <w:marRight w:val="0"/>
                                          <w:marTop w:val="0"/>
                                          <w:marBottom w:val="0"/>
                                          <w:divBdr>
                                            <w:top w:val="none" w:sz="0" w:space="0" w:color="auto"/>
                                            <w:left w:val="none" w:sz="0" w:space="0" w:color="auto"/>
                                            <w:bottom w:val="none" w:sz="0" w:space="0" w:color="auto"/>
                                            <w:right w:val="none" w:sz="0" w:space="0" w:color="auto"/>
                                          </w:divBdr>
                                        </w:div>
                                        <w:div w:id="597568988">
                                          <w:marLeft w:val="640"/>
                                          <w:marRight w:val="0"/>
                                          <w:marTop w:val="0"/>
                                          <w:marBottom w:val="0"/>
                                          <w:divBdr>
                                            <w:top w:val="none" w:sz="0" w:space="0" w:color="auto"/>
                                            <w:left w:val="none" w:sz="0" w:space="0" w:color="auto"/>
                                            <w:bottom w:val="none" w:sz="0" w:space="0" w:color="auto"/>
                                            <w:right w:val="none" w:sz="0" w:space="0" w:color="auto"/>
                                          </w:divBdr>
                                        </w:div>
                                        <w:div w:id="605045687">
                                          <w:marLeft w:val="640"/>
                                          <w:marRight w:val="0"/>
                                          <w:marTop w:val="0"/>
                                          <w:marBottom w:val="0"/>
                                          <w:divBdr>
                                            <w:top w:val="none" w:sz="0" w:space="0" w:color="auto"/>
                                            <w:left w:val="none" w:sz="0" w:space="0" w:color="auto"/>
                                            <w:bottom w:val="none" w:sz="0" w:space="0" w:color="auto"/>
                                            <w:right w:val="none" w:sz="0" w:space="0" w:color="auto"/>
                                          </w:divBdr>
                                        </w:div>
                                        <w:div w:id="668411692">
                                          <w:marLeft w:val="640"/>
                                          <w:marRight w:val="0"/>
                                          <w:marTop w:val="0"/>
                                          <w:marBottom w:val="0"/>
                                          <w:divBdr>
                                            <w:top w:val="none" w:sz="0" w:space="0" w:color="auto"/>
                                            <w:left w:val="none" w:sz="0" w:space="0" w:color="auto"/>
                                            <w:bottom w:val="none" w:sz="0" w:space="0" w:color="auto"/>
                                            <w:right w:val="none" w:sz="0" w:space="0" w:color="auto"/>
                                          </w:divBdr>
                                        </w:div>
                                        <w:div w:id="686057876">
                                          <w:marLeft w:val="640"/>
                                          <w:marRight w:val="0"/>
                                          <w:marTop w:val="0"/>
                                          <w:marBottom w:val="0"/>
                                          <w:divBdr>
                                            <w:top w:val="none" w:sz="0" w:space="0" w:color="auto"/>
                                            <w:left w:val="none" w:sz="0" w:space="0" w:color="auto"/>
                                            <w:bottom w:val="none" w:sz="0" w:space="0" w:color="auto"/>
                                            <w:right w:val="none" w:sz="0" w:space="0" w:color="auto"/>
                                          </w:divBdr>
                                        </w:div>
                                        <w:div w:id="710956130">
                                          <w:marLeft w:val="640"/>
                                          <w:marRight w:val="0"/>
                                          <w:marTop w:val="0"/>
                                          <w:marBottom w:val="0"/>
                                          <w:divBdr>
                                            <w:top w:val="none" w:sz="0" w:space="0" w:color="auto"/>
                                            <w:left w:val="none" w:sz="0" w:space="0" w:color="auto"/>
                                            <w:bottom w:val="none" w:sz="0" w:space="0" w:color="auto"/>
                                            <w:right w:val="none" w:sz="0" w:space="0" w:color="auto"/>
                                          </w:divBdr>
                                        </w:div>
                                        <w:div w:id="811366953">
                                          <w:marLeft w:val="640"/>
                                          <w:marRight w:val="0"/>
                                          <w:marTop w:val="0"/>
                                          <w:marBottom w:val="0"/>
                                          <w:divBdr>
                                            <w:top w:val="none" w:sz="0" w:space="0" w:color="auto"/>
                                            <w:left w:val="none" w:sz="0" w:space="0" w:color="auto"/>
                                            <w:bottom w:val="none" w:sz="0" w:space="0" w:color="auto"/>
                                            <w:right w:val="none" w:sz="0" w:space="0" w:color="auto"/>
                                          </w:divBdr>
                                        </w:div>
                                        <w:div w:id="867915839">
                                          <w:marLeft w:val="640"/>
                                          <w:marRight w:val="0"/>
                                          <w:marTop w:val="0"/>
                                          <w:marBottom w:val="0"/>
                                          <w:divBdr>
                                            <w:top w:val="none" w:sz="0" w:space="0" w:color="auto"/>
                                            <w:left w:val="none" w:sz="0" w:space="0" w:color="auto"/>
                                            <w:bottom w:val="none" w:sz="0" w:space="0" w:color="auto"/>
                                            <w:right w:val="none" w:sz="0" w:space="0" w:color="auto"/>
                                          </w:divBdr>
                                        </w:div>
                                        <w:div w:id="955285210">
                                          <w:marLeft w:val="640"/>
                                          <w:marRight w:val="0"/>
                                          <w:marTop w:val="0"/>
                                          <w:marBottom w:val="0"/>
                                          <w:divBdr>
                                            <w:top w:val="none" w:sz="0" w:space="0" w:color="auto"/>
                                            <w:left w:val="none" w:sz="0" w:space="0" w:color="auto"/>
                                            <w:bottom w:val="none" w:sz="0" w:space="0" w:color="auto"/>
                                            <w:right w:val="none" w:sz="0" w:space="0" w:color="auto"/>
                                          </w:divBdr>
                                        </w:div>
                                        <w:div w:id="1088385684">
                                          <w:marLeft w:val="640"/>
                                          <w:marRight w:val="0"/>
                                          <w:marTop w:val="0"/>
                                          <w:marBottom w:val="0"/>
                                          <w:divBdr>
                                            <w:top w:val="none" w:sz="0" w:space="0" w:color="auto"/>
                                            <w:left w:val="none" w:sz="0" w:space="0" w:color="auto"/>
                                            <w:bottom w:val="none" w:sz="0" w:space="0" w:color="auto"/>
                                            <w:right w:val="none" w:sz="0" w:space="0" w:color="auto"/>
                                          </w:divBdr>
                                        </w:div>
                                        <w:div w:id="1129472611">
                                          <w:marLeft w:val="640"/>
                                          <w:marRight w:val="0"/>
                                          <w:marTop w:val="0"/>
                                          <w:marBottom w:val="0"/>
                                          <w:divBdr>
                                            <w:top w:val="none" w:sz="0" w:space="0" w:color="auto"/>
                                            <w:left w:val="none" w:sz="0" w:space="0" w:color="auto"/>
                                            <w:bottom w:val="none" w:sz="0" w:space="0" w:color="auto"/>
                                            <w:right w:val="none" w:sz="0" w:space="0" w:color="auto"/>
                                          </w:divBdr>
                                        </w:div>
                                        <w:div w:id="1185900146">
                                          <w:marLeft w:val="640"/>
                                          <w:marRight w:val="0"/>
                                          <w:marTop w:val="0"/>
                                          <w:marBottom w:val="0"/>
                                          <w:divBdr>
                                            <w:top w:val="none" w:sz="0" w:space="0" w:color="auto"/>
                                            <w:left w:val="none" w:sz="0" w:space="0" w:color="auto"/>
                                            <w:bottom w:val="none" w:sz="0" w:space="0" w:color="auto"/>
                                            <w:right w:val="none" w:sz="0" w:space="0" w:color="auto"/>
                                          </w:divBdr>
                                        </w:div>
                                        <w:div w:id="1223757355">
                                          <w:marLeft w:val="640"/>
                                          <w:marRight w:val="0"/>
                                          <w:marTop w:val="0"/>
                                          <w:marBottom w:val="0"/>
                                          <w:divBdr>
                                            <w:top w:val="none" w:sz="0" w:space="0" w:color="auto"/>
                                            <w:left w:val="none" w:sz="0" w:space="0" w:color="auto"/>
                                            <w:bottom w:val="none" w:sz="0" w:space="0" w:color="auto"/>
                                            <w:right w:val="none" w:sz="0" w:space="0" w:color="auto"/>
                                          </w:divBdr>
                                        </w:div>
                                        <w:div w:id="1224214268">
                                          <w:marLeft w:val="640"/>
                                          <w:marRight w:val="0"/>
                                          <w:marTop w:val="0"/>
                                          <w:marBottom w:val="0"/>
                                          <w:divBdr>
                                            <w:top w:val="none" w:sz="0" w:space="0" w:color="auto"/>
                                            <w:left w:val="none" w:sz="0" w:space="0" w:color="auto"/>
                                            <w:bottom w:val="none" w:sz="0" w:space="0" w:color="auto"/>
                                            <w:right w:val="none" w:sz="0" w:space="0" w:color="auto"/>
                                          </w:divBdr>
                                        </w:div>
                                        <w:div w:id="1248533804">
                                          <w:marLeft w:val="640"/>
                                          <w:marRight w:val="0"/>
                                          <w:marTop w:val="0"/>
                                          <w:marBottom w:val="0"/>
                                          <w:divBdr>
                                            <w:top w:val="none" w:sz="0" w:space="0" w:color="auto"/>
                                            <w:left w:val="none" w:sz="0" w:space="0" w:color="auto"/>
                                            <w:bottom w:val="none" w:sz="0" w:space="0" w:color="auto"/>
                                            <w:right w:val="none" w:sz="0" w:space="0" w:color="auto"/>
                                          </w:divBdr>
                                        </w:div>
                                        <w:div w:id="1258490186">
                                          <w:marLeft w:val="640"/>
                                          <w:marRight w:val="0"/>
                                          <w:marTop w:val="0"/>
                                          <w:marBottom w:val="0"/>
                                          <w:divBdr>
                                            <w:top w:val="none" w:sz="0" w:space="0" w:color="auto"/>
                                            <w:left w:val="none" w:sz="0" w:space="0" w:color="auto"/>
                                            <w:bottom w:val="none" w:sz="0" w:space="0" w:color="auto"/>
                                            <w:right w:val="none" w:sz="0" w:space="0" w:color="auto"/>
                                          </w:divBdr>
                                        </w:div>
                                        <w:div w:id="1351177505">
                                          <w:marLeft w:val="640"/>
                                          <w:marRight w:val="0"/>
                                          <w:marTop w:val="0"/>
                                          <w:marBottom w:val="0"/>
                                          <w:divBdr>
                                            <w:top w:val="none" w:sz="0" w:space="0" w:color="auto"/>
                                            <w:left w:val="none" w:sz="0" w:space="0" w:color="auto"/>
                                            <w:bottom w:val="none" w:sz="0" w:space="0" w:color="auto"/>
                                            <w:right w:val="none" w:sz="0" w:space="0" w:color="auto"/>
                                          </w:divBdr>
                                        </w:div>
                                        <w:div w:id="1373917562">
                                          <w:marLeft w:val="640"/>
                                          <w:marRight w:val="0"/>
                                          <w:marTop w:val="0"/>
                                          <w:marBottom w:val="0"/>
                                          <w:divBdr>
                                            <w:top w:val="none" w:sz="0" w:space="0" w:color="auto"/>
                                            <w:left w:val="none" w:sz="0" w:space="0" w:color="auto"/>
                                            <w:bottom w:val="none" w:sz="0" w:space="0" w:color="auto"/>
                                            <w:right w:val="none" w:sz="0" w:space="0" w:color="auto"/>
                                          </w:divBdr>
                                        </w:div>
                                        <w:div w:id="1387532235">
                                          <w:marLeft w:val="640"/>
                                          <w:marRight w:val="0"/>
                                          <w:marTop w:val="0"/>
                                          <w:marBottom w:val="0"/>
                                          <w:divBdr>
                                            <w:top w:val="none" w:sz="0" w:space="0" w:color="auto"/>
                                            <w:left w:val="none" w:sz="0" w:space="0" w:color="auto"/>
                                            <w:bottom w:val="none" w:sz="0" w:space="0" w:color="auto"/>
                                            <w:right w:val="none" w:sz="0" w:space="0" w:color="auto"/>
                                          </w:divBdr>
                                        </w:div>
                                        <w:div w:id="1418483521">
                                          <w:marLeft w:val="640"/>
                                          <w:marRight w:val="0"/>
                                          <w:marTop w:val="0"/>
                                          <w:marBottom w:val="0"/>
                                          <w:divBdr>
                                            <w:top w:val="none" w:sz="0" w:space="0" w:color="auto"/>
                                            <w:left w:val="none" w:sz="0" w:space="0" w:color="auto"/>
                                            <w:bottom w:val="none" w:sz="0" w:space="0" w:color="auto"/>
                                            <w:right w:val="none" w:sz="0" w:space="0" w:color="auto"/>
                                          </w:divBdr>
                                        </w:div>
                                        <w:div w:id="1419129869">
                                          <w:marLeft w:val="640"/>
                                          <w:marRight w:val="0"/>
                                          <w:marTop w:val="0"/>
                                          <w:marBottom w:val="0"/>
                                          <w:divBdr>
                                            <w:top w:val="none" w:sz="0" w:space="0" w:color="auto"/>
                                            <w:left w:val="none" w:sz="0" w:space="0" w:color="auto"/>
                                            <w:bottom w:val="none" w:sz="0" w:space="0" w:color="auto"/>
                                            <w:right w:val="none" w:sz="0" w:space="0" w:color="auto"/>
                                          </w:divBdr>
                                        </w:div>
                                        <w:div w:id="1470586220">
                                          <w:marLeft w:val="640"/>
                                          <w:marRight w:val="0"/>
                                          <w:marTop w:val="0"/>
                                          <w:marBottom w:val="0"/>
                                          <w:divBdr>
                                            <w:top w:val="none" w:sz="0" w:space="0" w:color="auto"/>
                                            <w:left w:val="none" w:sz="0" w:space="0" w:color="auto"/>
                                            <w:bottom w:val="none" w:sz="0" w:space="0" w:color="auto"/>
                                            <w:right w:val="none" w:sz="0" w:space="0" w:color="auto"/>
                                          </w:divBdr>
                                        </w:div>
                                        <w:div w:id="1532063475">
                                          <w:marLeft w:val="640"/>
                                          <w:marRight w:val="0"/>
                                          <w:marTop w:val="0"/>
                                          <w:marBottom w:val="0"/>
                                          <w:divBdr>
                                            <w:top w:val="none" w:sz="0" w:space="0" w:color="auto"/>
                                            <w:left w:val="none" w:sz="0" w:space="0" w:color="auto"/>
                                            <w:bottom w:val="none" w:sz="0" w:space="0" w:color="auto"/>
                                            <w:right w:val="none" w:sz="0" w:space="0" w:color="auto"/>
                                          </w:divBdr>
                                        </w:div>
                                        <w:div w:id="1683242278">
                                          <w:marLeft w:val="640"/>
                                          <w:marRight w:val="0"/>
                                          <w:marTop w:val="0"/>
                                          <w:marBottom w:val="0"/>
                                          <w:divBdr>
                                            <w:top w:val="none" w:sz="0" w:space="0" w:color="auto"/>
                                            <w:left w:val="none" w:sz="0" w:space="0" w:color="auto"/>
                                            <w:bottom w:val="none" w:sz="0" w:space="0" w:color="auto"/>
                                            <w:right w:val="none" w:sz="0" w:space="0" w:color="auto"/>
                                          </w:divBdr>
                                        </w:div>
                                        <w:div w:id="1703826737">
                                          <w:marLeft w:val="640"/>
                                          <w:marRight w:val="0"/>
                                          <w:marTop w:val="0"/>
                                          <w:marBottom w:val="0"/>
                                          <w:divBdr>
                                            <w:top w:val="none" w:sz="0" w:space="0" w:color="auto"/>
                                            <w:left w:val="none" w:sz="0" w:space="0" w:color="auto"/>
                                            <w:bottom w:val="none" w:sz="0" w:space="0" w:color="auto"/>
                                            <w:right w:val="none" w:sz="0" w:space="0" w:color="auto"/>
                                          </w:divBdr>
                                        </w:div>
                                        <w:div w:id="1705399252">
                                          <w:marLeft w:val="640"/>
                                          <w:marRight w:val="0"/>
                                          <w:marTop w:val="0"/>
                                          <w:marBottom w:val="0"/>
                                          <w:divBdr>
                                            <w:top w:val="none" w:sz="0" w:space="0" w:color="auto"/>
                                            <w:left w:val="none" w:sz="0" w:space="0" w:color="auto"/>
                                            <w:bottom w:val="none" w:sz="0" w:space="0" w:color="auto"/>
                                            <w:right w:val="none" w:sz="0" w:space="0" w:color="auto"/>
                                          </w:divBdr>
                                        </w:div>
                                        <w:div w:id="1755400482">
                                          <w:marLeft w:val="640"/>
                                          <w:marRight w:val="0"/>
                                          <w:marTop w:val="0"/>
                                          <w:marBottom w:val="0"/>
                                          <w:divBdr>
                                            <w:top w:val="none" w:sz="0" w:space="0" w:color="auto"/>
                                            <w:left w:val="none" w:sz="0" w:space="0" w:color="auto"/>
                                            <w:bottom w:val="none" w:sz="0" w:space="0" w:color="auto"/>
                                            <w:right w:val="none" w:sz="0" w:space="0" w:color="auto"/>
                                          </w:divBdr>
                                        </w:div>
                                        <w:div w:id="1815829457">
                                          <w:marLeft w:val="640"/>
                                          <w:marRight w:val="0"/>
                                          <w:marTop w:val="0"/>
                                          <w:marBottom w:val="0"/>
                                          <w:divBdr>
                                            <w:top w:val="none" w:sz="0" w:space="0" w:color="auto"/>
                                            <w:left w:val="none" w:sz="0" w:space="0" w:color="auto"/>
                                            <w:bottom w:val="none" w:sz="0" w:space="0" w:color="auto"/>
                                            <w:right w:val="none" w:sz="0" w:space="0" w:color="auto"/>
                                          </w:divBdr>
                                        </w:div>
                                        <w:div w:id="1832133341">
                                          <w:marLeft w:val="640"/>
                                          <w:marRight w:val="0"/>
                                          <w:marTop w:val="0"/>
                                          <w:marBottom w:val="0"/>
                                          <w:divBdr>
                                            <w:top w:val="none" w:sz="0" w:space="0" w:color="auto"/>
                                            <w:left w:val="none" w:sz="0" w:space="0" w:color="auto"/>
                                            <w:bottom w:val="none" w:sz="0" w:space="0" w:color="auto"/>
                                            <w:right w:val="none" w:sz="0" w:space="0" w:color="auto"/>
                                          </w:divBdr>
                                        </w:div>
                                        <w:div w:id="1928073493">
                                          <w:marLeft w:val="640"/>
                                          <w:marRight w:val="0"/>
                                          <w:marTop w:val="0"/>
                                          <w:marBottom w:val="0"/>
                                          <w:divBdr>
                                            <w:top w:val="none" w:sz="0" w:space="0" w:color="auto"/>
                                            <w:left w:val="none" w:sz="0" w:space="0" w:color="auto"/>
                                            <w:bottom w:val="none" w:sz="0" w:space="0" w:color="auto"/>
                                            <w:right w:val="none" w:sz="0" w:space="0" w:color="auto"/>
                                          </w:divBdr>
                                        </w:div>
                                        <w:div w:id="1948727938">
                                          <w:marLeft w:val="640"/>
                                          <w:marRight w:val="0"/>
                                          <w:marTop w:val="0"/>
                                          <w:marBottom w:val="0"/>
                                          <w:divBdr>
                                            <w:top w:val="none" w:sz="0" w:space="0" w:color="auto"/>
                                            <w:left w:val="none" w:sz="0" w:space="0" w:color="auto"/>
                                            <w:bottom w:val="none" w:sz="0" w:space="0" w:color="auto"/>
                                            <w:right w:val="none" w:sz="0" w:space="0" w:color="auto"/>
                                          </w:divBdr>
                                        </w:div>
                                        <w:div w:id="1995210045">
                                          <w:marLeft w:val="640"/>
                                          <w:marRight w:val="0"/>
                                          <w:marTop w:val="0"/>
                                          <w:marBottom w:val="0"/>
                                          <w:divBdr>
                                            <w:top w:val="none" w:sz="0" w:space="0" w:color="auto"/>
                                            <w:left w:val="none" w:sz="0" w:space="0" w:color="auto"/>
                                            <w:bottom w:val="none" w:sz="0" w:space="0" w:color="auto"/>
                                            <w:right w:val="none" w:sz="0" w:space="0" w:color="auto"/>
                                          </w:divBdr>
                                        </w:div>
                                        <w:div w:id="2000621747">
                                          <w:marLeft w:val="640"/>
                                          <w:marRight w:val="0"/>
                                          <w:marTop w:val="0"/>
                                          <w:marBottom w:val="0"/>
                                          <w:divBdr>
                                            <w:top w:val="none" w:sz="0" w:space="0" w:color="auto"/>
                                            <w:left w:val="none" w:sz="0" w:space="0" w:color="auto"/>
                                            <w:bottom w:val="none" w:sz="0" w:space="0" w:color="auto"/>
                                            <w:right w:val="none" w:sz="0" w:space="0" w:color="auto"/>
                                          </w:divBdr>
                                        </w:div>
                                        <w:div w:id="2009014099">
                                          <w:marLeft w:val="640"/>
                                          <w:marRight w:val="0"/>
                                          <w:marTop w:val="0"/>
                                          <w:marBottom w:val="0"/>
                                          <w:divBdr>
                                            <w:top w:val="none" w:sz="0" w:space="0" w:color="auto"/>
                                            <w:left w:val="none" w:sz="0" w:space="0" w:color="auto"/>
                                            <w:bottom w:val="none" w:sz="0" w:space="0" w:color="auto"/>
                                            <w:right w:val="none" w:sz="0" w:space="0" w:color="auto"/>
                                          </w:divBdr>
                                        </w:div>
                                        <w:div w:id="2026324775">
                                          <w:marLeft w:val="640"/>
                                          <w:marRight w:val="0"/>
                                          <w:marTop w:val="0"/>
                                          <w:marBottom w:val="0"/>
                                          <w:divBdr>
                                            <w:top w:val="none" w:sz="0" w:space="0" w:color="auto"/>
                                            <w:left w:val="none" w:sz="0" w:space="0" w:color="auto"/>
                                            <w:bottom w:val="none" w:sz="0" w:space="0" w:color="auto"/>
                                            <w:right w:val="none" w:sz="0" w:space="0" w:color="auto"/>
                                          </w:divBdr>
                                        </w:div>
                                        <w:div w:id="2036076654">
                                          <w:marLeft w:val="640"/>
                                          <w:marRight w:val="0"/>
                                          <w:marTop w:val="0"/>
                                          <w:marBottom w:val="0"/>
                                          <w:divBdr>
                                            <w:top w:val="none" w:sz="0" w:space="0" w:color="auto"/>
                                            <w:left w:val="none" w:sz="0" w:space="0" w:color="auto"/>
                                            <w:bottom w:val="none" w:sz="0" w:space="0" w:color="auto"/>
                                            <w:right w:val="none" w:sz="0" w:space="0" w:color="auto"/>
                                          </w:divBdr>
                                        </w:div>
                                        <w:div w:id="2047871003">
                                          <w:marLeft w:val="640"/>
                                          <w:marRight w:val="0"/>
                                          <w:marTop w:val="0"/>
                                          <w:marBottom w:val="0"/>
                                          <w:divBdr>
                                            <w:top w:val="none" w:sz="0" w:space="0" w:color="auto"/>
                                            <w:left w:val="none" w:sz="0" w:space="0" w:color="auto"/>
                                            <w:bottom w:val="none" w:sz="0" w:space="0" w:color="auto"/>
                                            <w:right w:val="none" w:sz="0" w:space="0" w:color="auto"/>
                                          </w:divBdr>
                                        </w:div>
                                        <w:div w:id="2092582280">
                                          <w:marLeft w:val="640"/>
                                          <w:marRight w:val="0"/>
                                          <w:marTop w:val="0"/>
                                          <w:marBottom w:val="0"/>
                                          <w:divBdr>
                                            <w:top w:val="none" w:sz="0" w:space="0" w:color="auto"/>
                                            <w:left w:val="none" w:sz="0" w:space="0" w:color="auto"/>
                                            <w:bottom w:val="none" w:sz="0" w:space="0" w:color="auto"/>
                                            <w:right w:val="none" w:sz="0" w:space="0" w:color="auto"/>
                                          </w:divBdr>
                                        </w:div>
                                        <w:div w:id="2106609842">
                                          <w:marLeft w:val="640"/>
                                          <w:marRight w:val="0"/>
                                          <w:marTop w:val="0"/>
                                          <w:marBottom w:val="0"/>
                                          <w:divBdr>
                                            <w:top w:val="none" w:sz="0" w:space="0" w:color="auto"/>
                                            <w:left w:val="none" w:sz="0" w:space="0" w:color="auto"/>
                                            <w:bottom w:val="none" w:sz="0" w:space="0" w:color="auto"/>
                                            <w:right w:val="none" w:sz="0" w:space="0" w:color="auto"/>
                                          </w:divBdr>
                                        </w:div>
                                        <w:div w:id="2147238146">
                                          <w:marLeft w:val="640"/>
                                          <w:marRight w:val="0"/>
                                          <w:marTop w:val="0"/>
                                          <w:marBottom w:val="0"/>
                                          <w:divBdr>
                                            <w:top w:val="none" w:sz="0" w:space="0" w:color="auto"/>
                                            <w:left w:val="none" w:sz="0" w:space="0" w:color="auto"/>
                                            <w:bottom w:val="none" w:sz="0" w:space="0" w:color="auto"/>
                                            <w:right w:val="none" w:sz="0" w:space="0" w:color="auto"/>
                                          </w:divBdr>
                                        </w:div>
                                      </w:divsChild>
                                    </w:div>
                                    <w:div w:id="1013148824">
                                      <w:marLeft w:val="0"/>
                                      <w:marRight w:val="0"/>
                                      <w:marTop w:val="0"/>
                                      <w:marBottom w:val="0"/>
                                      <w:divBdr>
                                        <w:top w:val="none" w:sz="0" w:space="0" w:color="auto"/>
                                        <w:left w:val="none" w:sz="0" w:space="0" w:color="auto"/>
                                        <w:bottom w:val="none" w:sz="0" w:space="0" w:color="auto"/>
                                        <w:right w:val="none" w:sz="0" w:space="0" w:color="auto"/>
                                      </w:divBdr>
                                      <w:divsChild>
                                        <w:div w:id="205993231">
                                          <w:marLeft w:val="640"/>
                                          <w:marRight w:val="0"/>
                                          <w:marTop w:val="0"/>
                                          <w:marBottom w:val="0"/>
                                          <w:divBdr>
                                            <w:top w:val="none" w:sz="0" w:space="0" w:color="auto"/>
                                            <w:left w:val="none" w:sz="0" w:space="0" w:color="auto"/>
                                            <w:bottom w:val="none" w:sz="0" w:space="0" w:color="auto"/>
                                            <w:right w:val="none" w:sz="0" w:space="0" w:color="auto"/>
                                          </w:divBdr>
                                        </w:div>
                                        <w:div w:id="224150519">
                                          <w:marLeft w:val="640"/>
                                          <w:marRight w:val="0"/>
                                          <w:marTop w:val="0"/>
                                          <w:marBottom w:val="0"/>
                                          <w:divBdr>
                                            <w:top w:val="none" w:sz="0" w:space="0" w:color="auto"/>
                                            <w:left w:val="none" w:sz="0" w:space="0" w:color="auto"/>
                                            <w:bottom w:val="none" w:sz="0" w:space="0" w:color="auto"/>
                                            <w:right w:val="none" w:sz="0" w:space="0" w:color="auto"/>
                                          </w:divBdr>
                                        </w:div>
                                        <w:div w:id="225729011">
                                          <w:marLeft w:val="640"/>
                                          <w:marRight w:val="0"/>
                                          <w:marTop w:val="0"/>
                                          <w:marBottom w:val="0"/>
                                          <w:divBdr>
                                            <w:top w:val="none" w:sz="0" w:space="0" w:color="auto"/>
                                            <w:left w:val="none" w:sz="0" w:space="0" w:color="auto"/>
                                            <w:bottom w:val="none" w:sz="0" w:space="0" w:color="auto"/>
                                            <w:right w:val="none" w:sz="0" w:space="0" w:color="auto"/>
                                          </w:divBdr>
                                        </w:div>
                                        <w:div w:id="290668486">
                                          <w:marLeft w:val="640"/>
                                          <w:marRight w:val="0"/>
                                          <w:marTop w:val="0"/>
                                          <w:marBottom w:val="0"/>
                                          <w:divBdr>
                                            <w:top w:val="none" w:sz="0" w:space="0" w:color="auto"/>
                                            <w:left w:val="none" w:sz="0" w:space="0" w:color="auto"/>
                                            <w:bottom w:val="none" w:sz="0" w:space="0" w:color="auto"/>
                                            <w:right w:val="none" w:sz="0" w:space="0" w:color="auto"/>
                                          </w:divBdr>
                                        </w:div>
                                        <w:div w:id="359283321">
                                          <w:marLeft w:val="640"/>
                                          <w:marRight w:val="0"/>
                                          <w:marTop w:val="0"/>
                                          <w:marBottom w:val="0"/>
                                          <w:divBdr>
                                            <w:top w:val="none" w:sz="0" w:space="0" w:color="auto"/>
                                            <w:left w:val="none" w:sz="0" w:space="0" w:color="auto"/>
                                            <w:bottom w:val="none" w:sz="0" w:space="0" w:color="auto"/>
                                            <w:right w:val="none" w:sz="0" w:space="0" w:color="auto"/>
                                          </w:divBdr>
                                        </w:div>
                                        <w:div w:id="399207948">
                                          <w:marLeft w:val="640"/>
                                          <w:marRight w:val="0"/>
                                          <w:marTop w:val="0"/>
                                          <w:marBottom w:val="0"/>
                                          <w:divBdr>
                                            <w:top w:val="none" w:sz="0" w:space="0" w:color="auto"/>
                                            <w:left w:val="none" w:sz="0" w:space="0" w:color="auto"/>
                                            <w:bottom w:val="none" w:sz="0" w:space="0" w:color="auto"/>
                                            <w:right w:val="none" w:sz="0" w:space="0" w:color="auto"/>
                                          </w:divBdr>
                                        </w:div>
                                        <w:div w:id="438838762">
                                          <w:marLeft w:val="640"/>
                                          <w:marRight w:val="0"/>
                                          <w:marTop w:val="0"/>
                                          <w:marBottom w:val="0"/>
                                          <w:divBdr>
                                            <w:top w:val="none" w:sz="0" w:space="0" w:color="auto"/>
                                            <w:left w:val="none" w:sz="0" w:space="0" w:color="auto"/>
                                            <w:bottom w:val="none" w:sz="0" w:space="0" w:color="auto"/>
                                            <w:right w:val="none" w:sz="0" w:space="0" w:color="auto"/>
                                          </w:divBdr>
                                        </w:div>
                                        <w:div w:id="514615751">
                                          <w:marLeft w:val="640"/>
                                          <w:marRight w:val="0"/>
                                          <w:marTop w:val="0"/>
                                          <w:marBottom w:val="0"/>
                                          <w:divBdr>
                                            <w:top w:val="none" w:sz="0" w:space="0" w:color="auto"/>
                                            <w:left w:val="none" w:sz="0" w:space="0" w:color="auto"/>
                                            <w:bottom w:val="none" w:sz="0" w:space="0" w:color="auto"/>
                                            <w:right w:val="none" w:sz="0" w:space="0" w:color="auto"/>
                                          </w:divBdr>
                                        </w:div>
                                        <w:div w:id="571240371">
                                          <w:marLeft w:val="640"/>
                                          <w:marRight w:val="0"/>
                                          <w:marTop w:val="0"/>
                                          <w:marBottom w:val="0"/>
                                          <w:divBdr>
                                            <w:top w:val="none" w:sz="0" w:space="0" w:color="auto"/>
                                            <w:left w:val="none" w:sz="0" w:space="0" w:color="auto"/>
                                            <w:bottom w:val="none" w:sz="0" w:space="0" w:color="auto"/>
                                            <w:right w:val="none" w:sz="0" w:space="0" w:color="auto"/>
                                          </w:divBdr>
                                        </w:div>
                                        <w:div w:id="579951480">
                                          <w:marLeft w:val="640"/>
                                          <w:marRight w:val="0"/>
                                          <w:marTop w:val="0"/>
                                          <w:marBottom w:val="0"/>
                                          <w:divBdr>
                                            <w:top w:val="none" w:sz="0" w:space="0" w:color="auto"/>
                                            <w:left w:val="none" w:sz="0" w:space="0" w:color="auto"/>
                                            <w:bottom w:val="none" w:sz="0" w:space="0" w:color="auto"/>
                                            <w:right w:val="none" w:sz="0" w:space="0" w:color="auto"/>
                                          </w:divBdr>
                                        </w:div>
                                        <w:div w:id="581453660">
                                          <w:marLeft w:val="640"/>
                                          <w:marRight w:val="0"/>
                                          <w:marTop w:val="0"/>
                                          <w:marBottom w:val="0"/>
                                          <w:divBdr>
                                            <w:top w:val="none" w:sz="0" w:space="0" w:color="auto"/>
                                            <w:left w:val="none" w:sz="0" w:space="0" w:color="auto"/>
                                            <w:bottom w:val="none" w:sz="0" w:space="0" w:color="auto"/>
                                            <w:right w:val="none" w:sz="0" w:space="0" w:color="auto"/>
                                          </w:divBdr>
                                        </w:div>
                                        <w:div w:id="595749519">
                                          <w:marLeft w:val="640"/>
                                          <w:marRight w:val="0"/>
                                          <w:marTop w:val="0"/>
                                          <w:marBottom w:val="0"/>
                                          <w:divBdr>
                                            <w:top w:val="none" w:sz="0" w:space="0" w:color="auto"/>
                                            <w:left w:val="none" w:sz="0" w:space="0" w:color="auto"/>
                                            <w:bottom w:val="none" w:sz="0" w:space="0" w:color="auto"/>
                                            <w:right w:val="none" w:sz="0" w:space="0" w:color="auto"/>
                                          </w:divBdr>
                                        </w:div>
                                        <w:div w:id="613707844">
                                          <w:marLeft w:val="640"/>
                                          <w:marRight w:val="0"/>
                                          <w:marTop w:val="0"/>
                                          <w:marBottom w:val="0"/>
                                          <w:divBdr>
                                            <w:top w:val="none" w:sz="0" w:space="0" w:color="auto"/>
                                            <w:left w:val="none" w:sz="0" w:space="0" w:color="auto"/>
                                            <w:bottom w:val="none" w:sz="0" w:space="0" w:color="auto"/>
                                            <w:right w:val="none" w:sz="0" w:space="0" w:color="auto"/>
                                          </w:divBdr>
                                        </w:div>
                                        <w:div w:id="650448146">
                                          <w:marLeft w:val="640"/>
                                          <w:marRight w:val="0"/>
                                          <w:marTop w:val="0"/>
                                          <w:marBottom w:val="0"/>
                                          <w:divBdr>
                                            <w:top w:val="none" w:sz="0" w:space="0" w:color="auto"/>
                                            <w:left w:val="none" w:sz="0" w:space="0" w:color="auto"/>
                                            <w:bottom w:val="none" w:sz="0" w:space="0" w:color="auto"/>
                                            <w:right w:val="none" w:sz="0" w:space="0" w:color="auto"/>
                                          </w:divBdr>
                                        </w:div>
                                        <w:div w:id="692878869">
                                          <w:marLeft w:val="640"/>
                                          <w:marRight w:val="0"/>
                                          <w:marTop w:val="0"/>
                                          <w:marBottom w:val="0"/>
                                          <w:divBdr>
                                            <w:top w:val="none" w:sz="0" w:space="0" w:color="auto"/>
                                            <w:left w:val="none" w:sz="0" w:space="0" w:color="auto"/>
                                            <w:bottom w:val="none" w:sz="0" w:space="0" w:color="auto"/>
                                            <w:right w:val="none" w:sz="0" w:space="0" w:color="auto"/>
                                          </w:divBdr>
                                        </w:div>
                                        <w:div w:id="739868435">
                                          <w:marLeft w:val="640"/>
                                          <w:marRight w:val="0"/>
                                          <w:marTop w:val="0"/>
                                          <w:marBottom w:val="0"/>
                                          <w:divBdr>
                                            <w:top w:val="none" w:sz="0" w:space="0" w:color="auto"/>
                                            <w:left w:val="none" w:sz="0" w:space="0" w:color="auto"/>
                                            <w:bottom w:val="none" w:sz="0" w:space="0" w:color="auto"/>
                                            <w:right w:val="none" w:sz="0" w:space="0" w:color="auto"/>
                                          </w:divBdr>
                                        </w:div>
                                        <w:div w:id="757486608">
                                          <w:marLeft w:val="640"/>
                                          <w:marRight w:val="0"/>
                                          <w:marTop w:val="0"/>
                                          <w:marBottom w:val="0"/>
                                          <w:divBdr>
                                            <w:top w:val="none" w:sz="0" w:space="0" w:color="auto"/>
                                            <w:left w:val="none" w:sz="0" w:space="0" w:color="auto"/>
                                            <w:bottom w:val="none" w:sz="0" w:space="0" w:color="auto"/>
                                            <w:right w:val="none" w:sz="0" w:space="0" w:color="auto"/>
                                          </w:divBdr>
                                        </w:div>
                                        <w:div w:id="854345562">
                                          <w:marLeft w:val="640"/>
                                          <w:marRight w:val="0"/>
                                          <w:marTop w:val="0"/>
                                          <w:marBottom w:val="0"/>
                                          <w:divBdr>
                                            <w:top w:val="none" w:sz="0" w:space="0" w:color="auto"/>
                                            <w:left w:val="none" w:sz="0" w:space="0" w:color="auto"/>
                                            <w:bottom w:val="none" w:sz="0" w:space="0" w:color="auto"/>
                                            <w:right w:val="none" w:sz="0" w:space="0" w:color="auto"/>
                                          </w:divBdr>
                                        </w:div>
                                        <w:div w:id="924074452">
                                          <w:marLeft w:val="640"/>
                                          <w:marRight w:val="0"/>
                                          <w:marTop w:val="0"/>
                                          <w:marBottom w:val="0"/>
                                          <w:divBdr>
                                            <w:top w:val="none" w:sz="0" w:space="0" w:color="auto"/>
                                            <w:left w:val="none" w:sz="0" w:space="0" w:color="auto"/>
                                            <w:bottom w:val="none" w:sz="0" w:space="0" w:color="auto"/>
                                            <w:right w:val="none" w:sz="0" w:space="0" w:color="auto"/>
                                          </w:divBdr>
                                        </w:div>
                                        <w:div w:id="945890339">
                                          <w:marLeft w:val="640"/>
                                          <w:marRight w:val="0"/>
                                          <w:marTop w:val="0"/>
                                          <w:marBottom w:val="0"/>
                                          <w:divBdr>
                                            <w:top w:val="none" w:sz="0" w:space="0" w:color="auto"/>
                                            <w:left w:val="none" w:sz="0" w:space="0" w:color="auto"/>
                                            <w:bottom w:val="none" w:sz="0" w:space="0" w:color="auto"/>
                                            <w:right w:val="none" w:sz="0" w:space="0" w:color="auto"/>
                                          </w:divBdr>
                                        </w:div>
                                        <w:div w:id="955327708">
                                          <w:marLeft w:val="640"/>
                                          <w:marRight w:val="0"/>
                                          <w:marTop w:val="0"/>
                                          <w:marBottom w:val="0"/>
                                          <w:divBdr>
                                            <w:top w:val="none" w:sz="0" w:space="0" w:color="auto"/>
                                            <w:left w:val="none" w:sz="0" w:space="0" w:color="auto"/>
                                            <w:bottom w:val="none" w:sz="0" w:space="0" w:color="auto"/>
                                            <w:right w:val="none" w:sz="0" w:space="0" w:color="auto"/>
                                          </w:divBdr>
                                        </w:div>
                                        <w:div w:id="1010638975">
                                          <w:marLeft w:val="640"/>
                                          <w:marRight w:val="0"/>
                                          <w:marTop w:val="0"/>
                                          <w:marBottom w:val="0"/>
                                          <w:divBdr>
                                            <w:top w:val="none" w:sz="0" w:space="0" w:color="auto"/>
                                            <w:left w:val="none" w:sz="0" w:space="0" w:color="auto"/>
                                            <w:bottom w:val="none" w:sz="0" w:space="0" w:color="auto"/>
                                            <w:right w:val="none" w:sz="0" w:space="0" w:color="auto"/>
                                          </w:divBdr>
                                        </w:div>
                                        <w:div w:id="1022391566">
                                          <w:marLeft w:val="640"/>
                                          <w:marRight w:val="0"/>
                                          <w:marTop w:val="0"/>
                                          <w:marBottom w:val="0"/>
                                          <w:divBdr>
                                            <w:top w:val="none" w:sz="0" w:space="0" w:color="auto"/>
                                            <w:left w:val="none" w:sz="0" w:space="0" w:color="auto"/>
                                            <w:bottom w:val="none" w:sz="0" w:space="0" w:color="auto"/>
                                            <w:right w:val="none" w:sz="0" w:space="0" w:color="auto"/>
                                          </w:divBdr>
                                        </w:div>
                                        <w:div w:id="1061905541">
                                          <w:marLeft w:val="640"/>
                                          <w:marRight w:val="0"/>
                                          <w:marTop w:val="0"/>
                                          <w:marBottom w:val="0"/>
                                          <w:divBdr>
                                            <w:top w:val="none" w:sz="0" w:space="0" w:color="auto"/>
                                            <w:left w:val="none" w:sz="0" w:space="0" w:color="auto"/>
                                            <w:bottom w:val="none" w:sz="0" w:space="0" w:color="auto"/>
                                            <w:right w:val="none" w:sz="0" w:space="0" w:color="auto"/>
                                          </w:divBdr>
                                        </w:div>
                                        <w:div w:id="1157068789">
                                          <w:marLeft w:val="640"/>
                                          <w:marRight w:val="0"/>
                                          <w:marTop w:val="0"/>
                                          <w:marBottom w:val="0"/>
                                          <w:divBdr>
                                            <w:top w:val="none" w:sz="0" w:space="0" w:color="auto"/>
                                            <w:left w:val="none" w:sz="0" w:space="0" w:color="auto"/>
                                            <w:bottom w:val="none" w:sz="0" w:space="0" w:color="auto"/>
                                            <w:right w:val="none" w:sz="0" w:space="0" w:color="auto"/>
                                          </w:divBdr>
                                        </w:div>
                                        <w:div w:id="1171028221">
                                          <w:marLeft w:val="640"/>
                                          <w:marRight w:val="0"/>
                                          <w:marTop w:val="0"/>
                                          <w:marBottom w:val="0"/>
                                          <w:divBdr>
                                            <w:top w:val="none" w:sz="0" w:space="0" w:color="auto"/>
                                            <w:left w:val="none" w:sz="0" w:space="0" w:color="auto"/>
                                            <w:bottom w:val="none" w:sz="0" w:space="0" w:color="auto"/>
                                            <w:right w:val="none" w:sz="0" w:space="0" w:color="auto"/>
                                          </w:divBdr>
                                        </w:div>
                                        <w:div w:id="1181890335">
                                          <w:marLeft w:val="640"/>
                                          <w:marRight w:val="0"/>
                                          <w:marTop w:val="0"/>
                                          <w:marBottom w:val="0"/>
                                          <w:divBdr>
                                            <w:top w:val="none" w:sz="0" w:space="0" w:color="auto"/>
                                            <w:left w:val="none" w:sz="0" w:space="0" w:color="auto"/>
                                            <w:bottom w:val="none" w:sz="0" w:space="0" w:color="auto"/>
                                            <w:right w:val="none" w:sz="0" w:space="0" w:color="auto"/>
                                          </w:divBdr>
                                        </w:div>
                                        <w:div w:id="1186091799">
                                          <w:marLeft w:val="640"/>
                                          <w:marRight w:val="0"/>
                                          <w:marTop w:val="0"/>
                                          <w:marBottom w:val="0"/>
                                          <w:divBdr>
                                            <w:top w:val="none" w:sz="0" w:space="0" w:color="auto"/>
                                            <w:left w:val="none" w:sz="0" w:space="0" w:color="auto"/>
                                            <w:bottom w:val="none" w:sz="0" w:space="0" w:color="auto"/>
                                            <w:right w:val="none" w:sz="0" w:space="0" w:color="auto"/>
                                          </w:divBdr>
                                        </w:div>
                                        <w:div w:id="1202668104">
                                          <w:marLeft w:val="640"/>
                                          <w:marRight w:val="0"/>
                                          <w:marTop w:val="0"/>
                                          <w:marBottom w:val="0"/>
                                          <w:divBdr>
                                            <w:top w:val="none" w:sz="0" w:space="0" w:color="auto"/>
                                            <w:left w:val="none" w:sz="0" w:space="0" w:color="auto"/>
                                            <w:bottom w:val="none" w:sz="0" w:space="0" w:color="auto"/>
                                            <w:right w:val="none" w:sz="0" w:space="0" w:color="auto"/>
                                          </w:divBdr>
                                        </w:div>
                                        <w:div w:id="1273591338">
                                          <w:marLeft w:val="640"/>
                                          <w:marRight w:val="0"/>
                                          <w:marTop w:val="0"/>
                                          <w:marBottom w:val="0"/>
                                          <w:divBdr>
                                            <w:top w:val="none" w:sz="0" w:space="0" w:color="auto"/>
                                            <w:left w:val="none" w:sz="0" w:space="0" w:color="auto"/>
                                            <w:bottom w:val="none" w:sz="0" w:space="0" w:color="auto"/>
                                            <w:right w:val="none" w:sz="0" w:space="0" w:color="auto"/>
                                          </w:divBdr>
                                        </w:div>
                                        <w:div w:id="1291747229">
                                          <w:marLeft w:val="640"/>
                                          <w:marRight w:val="0"/>
                                          <w:marTop w:val="0"/>
                                          <w:marBottom w:val="0"/>
                                          <w:divBdr>
                                            <w:top w:val="none" w:sz="0" w:space="0" w:color="auto"/>
                                            <w:left w:val="none" w:sz="0" w:space="0" w:color="auto"/>
                                            <w:bottom w:val="none" w:sz="0" w:space="0" w:color="auto"/>
                                            <w:right w:val="none" w:sz="0" w:space="0" w:color="auto"/>
                                          </w:divBdr>
                                        </w:div>
                                        <w:div w:id="1312097389">
                                          <w:marLeft w:val="640"/>
                                          <w:marRight w:val="0"/>
                                          <w:marTop w:val="0"/>
                                          <w:marBottom w:val="0"/>
                                          <w:divBdr>
                                            <w:top w:val="none" w:sz="0" w:space="0" w:color="auto"/>
                                            <w:left w:val="none" w:sz="0" w:space="0" w:color="auto"/>
                                            <w:bottom w:val="none" w:sz="0" w:space="0" w:color="auto"/>
                                            <w:right w:val="none" w:sz="0" w:space="0" w:color="auto"/>
                                          </w:divBdr>
                                        </w:div>
                                        <w:div w:id="1325549695">
                                          <w:marLeft w:val="640"/>
                                          <w:marRight w:val="0"/>
                                          <w:marTop w:val="0"/>
                                          <w:marBottom w:val="0"/>
                                          <w:divBdr>
                                            <w:top w:val="none" w:sz="0" w:space="0" w:color="auto"/>
                                            <w:left w:val="none" w:sz="0" w:space="0" w:color="auto"/>
                                            <w:bottom w:val="none" w:sz="0" w:space="0" w:color="auto"/>
                                            <w:right w:val="none" w:sz="0" w:space="0" w:color="auto"/>
                                          </w:divBdr>
                                        </w:div>
                                        <w:div w:id="1352805605">
                                          <w:marLeft w:val="640"/>
                                          <w:marRight w:val="0"/>
                                          <w:marTop w:val="0"/>
                                          <w:marBottom w:val="0"/>
                                          <w:divBdr>
                                            <w:top w:val="none" w:sz="0" w:space="0" w:color="auto"/>
                                            <w:left w:val="none" w:sz="0" w:space="0" w:color="auto"/>
                                            <w:bottom w:val="none" w:sz="0" w:space="0" w:color="auto"/>
                                            <w:right w:val="none" w:sz="0" w:space="0" w:color="auto"/>
                                          </w:divBdr>
                                        </w:div>
                                        <w:div w:id="1393625228">
                                          <w:marLeft w:val="640"/>
                                          <w:marRight w:val="0"/>
                                          <w:marTop w:val="0"/>
                                          <w:marBottom w:val="0"/>
                                          <w:divBdr>
                                            <w:top w:val="none" w:sz="0" w:space="0" w:color="auto"/>
                                            <w:left w:val="none" w:sz="0" w:space="0" w:color="auto"/>
                                            <w:bottom w:val="none" w:sz="0" w:space="0" w:color="auto"/>
                                            <w:right w:val="none" w:sz="0" w:space="0" w:color="auto"/>
                                          </w:divBdr>
                                        </w:div>
                                        <w:div w:id="1464083195">
                                          <w:marLeft w:val="640"/>
                                          <w:marRight w:val="0"/>
                                          <w:marTop w:val="0"/>
                                          <w:marBottom w:val="0"/>
                                          <w:divBdr>
                                            <w:top w:val="none" w:sz="0" w:space="0" w:color="auto"/>
                                            <w:left w:val="none" w:sz="0" w:space="0" w:color="auto"/>
                                            <w:bottom w:val="none" w:sz="0" w:space="0" w:color="auto"/>
                                            <w:right w:val="none" w:sz="0" w:space="0" w:color="auto"/>
                                          </w:divBdr>
                                        </w:div>
                                        <w:div w:id="1472746170">
                                          <w:marLeft w:val="640"/>
                                          <w:marRight w:val="0"/>
                                          <w:marTop w:val="0"/>
                                          <w:marBottom w:val="0"/>
                                          <w:divBdr>
                                            <w:top w:val="none" w:sz="0" w:space="0" w:color="auto"/>
                                            <w:left w:val="none" w:sz="0" w:space="0" w:color="auto"/>
                                            <w:bottom w:val="none" w:sz="0" w:space="0" w:color="auto"/>
                                            <w:right w:val="none" w:sz="0" w:space="0" w:color="auto"/>
                                          </w:divBdr>
                                        </w:div>
                                        <w:div w:id="1527985051">
                                          <w:marLeft w:val="640"/>
                                          <w:marRight w:val="0"/>
                                          <w:marTop w:val="0"/>
                                          <w:marBottom w:val="0"/>
                                          <w:divBdr>
                                            <w:top w:val="none" w:sz="0" w:space="0" w:color="auto"/>
                                            <w:left w:val="none" w:sz="0" w:space="0" w:color="auto"/>
                                            <w:bottom w:val="none" w:sz="0" w:space="0" w:color="auto"/>
                                            <w:right w:val="none" w:sz="0" w:space="0" w:color="auto"/>
                                          </w:divBdr>
                                        </w:div>
                                        <w:div w:id="1590652609">
                                          <w:marLeft w:val="640"/>
                                          <w:marRight w:val="0"/>
                                          <w:marTop w:val="0"/>
                                          <w:marBottom w:val="0"/>
                                          <w:divBdr>
                                            <w:top w:val="none" w:sz="0" w:space="0" w:color="auto"/>
                                            <w:left w:val="none" w:sz="0" w:space="0" w:color="auto"/>
                                            <w:bottom w:val="none" w:sz="0" w:space="0" w:color="auto"/>
                                            <w:right w:val="none" w:sz="0" w:space="0" w:color="auto"/>
                                          </w:divBdr>
                                        </w:div>
                                        <w:div w:id="1777358591">
                                          <w:marLeft w:val="640"/>
                                          <w:marRight w:val="0"/>
                                          <w:marTop w:val="0"/>
                                          <w:marBottom w:val="0"/>
                                          <w:divBdr>
                                            <w:top w:val="none" w:sz="0" w:space="0" w:color="auto"/>
                                            <w:left w:val="none" w:sz="0" w:space="0" w:color="auto"/>
                                            <w:bottom w:val="none" w:sz="0" w:space="0" w:color="auto"/>
                                            <w:right w:val="none" w:sz="0" w:space="0" w:color="auto"/>
                                          </w:divBdr>
                                        </w:div>
                                        <w:div w:id="1811243667">
                                          <w:marLeft w:val="640"/>
                                          <w:marRight w:val="0"/>
                                          <w:marTop w:val="0"/>
                                          <w:marBottom w:val="0"/>
                                          <w:divBdr>
                                            <w:top w:val="none" w:sz="0" w:space="0" w:color="auto"/>
                                            <w:left w:val="none" w:sz="0" w:space="0" w:color="auto"/>
                                            <w:bottom w:val="none" w:sz="0" w:space="0" w:color="auto"/>
                                            <w:right w:val="none" w:sz="0" w:space="0" w:color="auto"/>
                                          </w:divBdr>
                                        </w:div>
                                        <w:div w:id="1904676248">
                                          <w:marLeft w:val="640"/>
                                          <w:marRight w:val="0"/>
                                          <w:marTop w:val="0"/>
                                          <w:marBottom w:val="0"/>
                                          <w:divBdr>
                                            <w:top w:val="none" w:sz="0" w:space="0" w:color="auto"/>
                                            <w:left w:val="none" w:sz="0" w:space="0" w:color="auto"/>
                                            <w:bottom w:val="none" w:sz="0" w:space="0" w:color="auto"/>
                                            <w:right w:val="none" w:sz="0" w:space="0" w:color="auto"/>
                                          </w:divBdr>
                                        </w:div>
                                        <w:div w:id="1907379984">
                                          <w:marLeft w:val="640"/>
                                          <w:marRight w:val="0"/>
                                          <w:marTop w:val="0"/>
                                          <w:marBottom w:val="0"/>
                                          <w:divBdr>
                                            <w:top w:val="none" w:sz="0" w:space="0" w:color="auto"/>
                                            <w:left w:val="none" w:sz="0" w:space="0" w:color="auto"/>
                                            <w:bottom w:val="none" w:sz="0" w:space="0" w:color="auto"/>
                                            <w:right w:val="none" w:sz="0" w:space="0" w:color="auto"/>
                                          </w:divBdr>
                                        </w:div>
                                        <w:div w:id="1954627900">
                                          <w:marLeft w:val="640"/>
                                          <w:marRight w:val="0"/>
                                          <w:marTop w:val="0"/>
                                          <w:marBottom w:val="0"/>
                                          <w:divBdr>
                                            <w:top w:val="none" w:sz="0" w:space="0" w:color="auto"/>
                                            <w:left w:val="none" w:sz="0" w:space="0" w:color="auto"/>
                                            <w:bottom w:val="none" w:sz="0" w:space="0" w:color="auto"/>
                                            <w:right w:val="none" w:sz="0" w:space="0" w:color="auto"/>
                                          </w:divBdr>
                                        </w:div>
                                        <w:div w:id="1990742040">
                                          <w:marLeft w:val="640"/>
                                          <w:marRight w:val="0"/>
                                          <w:marTop w:val="0"/>
                                          <w:marBottom w:val="0"/>
                                          <w:divBdr>
                                            <w:top w:val="none" w:sz="0" w:space="0" w:color="auto"/>
                                            <w:left w:val="none" w:sz="0" w:space="0" w:color="auto"/>
                                            <w:bottom w:val="none" w:sz="0" w:space="0" w:color="auto"/>
                                            <w:right w:val="none" w:sz="0" w:space="0" w:color="auto"/>
                                          </w:divBdr>
                                        </w:div>
                                        <w:div w:id="2045057441">
                                          <w:marLeft w:val="640"/>
                                          <w:marRight w:val="0"/>
                                          <w:marTop w:val="0"/>
                                          <w:marBottom w:val="0"/>
                                          <w:divBdr>
                                            <w:top w:val="none" w:sz="0" w:space="0" w:color="auto"/>
                                            <w:left w:val="none" w:sz="0" w:space="0" w:color="auto"/>
                                            <w:bottom w:val="none" w:sz="0" w:space="0" w:color="auto"/>
                                            <w:right w:val="none" w:sz="0" w:space="0" w:color="auto"/>
                                          </w:divBdr>
                                        </w:div>
                                        <w:div w:id="2059235121">
                                          <w:marLeft w:val="640"/>
                                          <w:marRight w:val="0"/>
                                          <w:marTop w:val="0"/>
                                          <w:marBottom w:val="0"/>
                                          <w:divBdr>
                                            <w:top w:val="none" w:sz="0" w:space="0" w:color="auto"/>
                                            <w:left w:val="none" w:sz="0" w:space="0" w:color="auto"/>
                                            <w:bottom w:val="none" w:sz="0" w:space="0" w:color="auto"/>
                                            <w:right w:val="none" w:sz="0" w:space="0" w:color="auto"/>
                                          </w:divBdr>
                                        </w:div>
                                        <w:div w:id="2065718490">
                                          <w:marLeft w:val="640"/>
                                          <w:marRight w:val="0"/>
                                          <w:marTop w:val="0"/>
                                          <w:marBottom w:val="0"/>
                                          <w:divBdr>
                                            <w:top w:val="none" w:sz="0" w:space="0" w:color="auto"/>
                                            <w:left w:val="none" w:sz="0" w:space="0" w:color="auto"/>
                                            <w:bottom w:val="none" w:sz="0" w:space="0" w:color="auto"/>
                                            <w:right w:val="none" w:sz="0" w:space="0" w:color="auto"/>
                                          </w:divBdr>
                                        </w:div>
                                        <w:div w:id="2105612295">
                                          <w:marLeft w:val="640"/>
                                          <w:marRight w:val="0"/>
                                          <w:marTop w:val="0"/>
                                          <w:marBottom w:val="0"/>
                                          <w:divBdr>
                                            <w:top w:val="none" w:sz="0" w:space="0" w:color="auto"/>
                                            <w:left w:val="none" w:sz="0" w:space="0" w:color="auto"/>
                                            <w:bottom w:val="none" w:sz="0" w:space="0" w:color="auto"/>
                                            <w:right w:val="none" w:sz="0" w:space="0" w:color="auto"/>
                                          </w:divBdr>
                                        </w:div>
                                        <w:div w:id="2116174091">
                                          <w:marLeft w:val="640"/>
                                          <w:marRight w:val="0"/>
                                          <w:marTop w:val="0"/>
                                          <w:marBottom w:val="0"/>
                                          <w:divBdr>
                                            <w:top w:val="none" w:sz="0" w:space="0" w:color="auto"/>
                                            <w:left w:val="none" w:sz="0" w:space="0" w:color="auto"/>
                                            <w:bottom w:val="none" w:sz="0" w:space="0" w:color="auto"/>
                                            <w:right w:val="none" w:sz="0" w:space="0" w:color="auto"/>
                                          </w:divBdr>
                                        </w:div>
                                      </w:divsChild>
                                    </w:div>
                                    <w:div w:id="1024018818">
                                      <w:marLeft w:val="0"/>
                                      <w:marRight w:val="0"/>
                                      <w:marTop w:val="0"/>
                                      <w:marBottom w:val="0"/>
                                      <w:divBdr>
                                        <w:top w:val="none" w:sz="0" w:space="0" w:color="auto"/>
                                        <w:left w:val="none" w:sz="0" w:space="0" w:color="auto"/>
                                        <w:bottom w:val="none" w:sz="0" w:space="0" w:color="auto"/>
                                        <w:right w:val="none" w:sz="0" w:space="0" w:color="auto"/>
                                      </w:divBdr>
                                      <w:divsChild>
                                        <w:div w:id="12272529">
                                          <w:marLeft w:val="640"/>
                                          <w:marRight w:val="0"/>
                                          <w:marTop w:val="0"/>
                                          <w:marBottom w:val="0"/>
                                          <w:divBdr>
                                            <w:top w:val="none" w:sz="0" w:space="0" w:color="auto"/>
                                            <w:left w:val="none" w:sz="0" w:space="0" w:color="auto"/>
                                            <w:bottom w:val="none" w:sz="0" w:space="0" w:color="auto"/>
                                            <w:right w:val="none" w:sz="0" w:space="0" w:color="auto"/>
                                          </w:divBdr>
                                        </w:div>
                                        <w:div w:id="13069838">
                                          <w:marLeft w:val="640"/>
                                          <w:marRight w:val="0"/>
                                          <w:marTop w:val="0"/>
                                          <w:marBottom w:val="0"/>
                                          <w:divBdr>
                                            <w:top w:val="none" w:sz="0" w:space="0" w:color="auto"/>
                                            <w:left w:val="none" w:sz="0" w:space="0" w:color="auto"/>
                                            <w:bottom w:val="none" w:sz="0" w:space="0" w:color="auto"/>
                                            <w:right w:val="none" w:sz="0" w:space="0" w:color="auto"/>
                                          </w:divBdr>
                                        </w:div>
                                        <w:div w:id="19208892">
                                          <w:marLeft w:val="640"/>
                                          <w:marRight w:val="0"/>
                                          <w:marTop w:val="0"/>
                                          <w:marBottom w:val="0"/>
                                          <w:divBdr>
                                            <w:top w:val="none" w:sz="0" w:space="0" w:color="auto"/>
                                            <w:left w:val="none" w:sz="0" w:space="0" w:color="auto"/>
                                            <w:bottom w:val="none" w:sz="0" w:space="0" w:color="auto"/>
                                            <w:right w:val="none" w:sz="0" w:space="0" w:color="auto"/>
                                          </w:divBdr>
                                        </w:div>
                                        <w:div w:id="51583796">
                                          <w:marLeft w:val="640"/>
                                          <w:marRight w:val="0"/>
                                          <w:marTop w:val="0"/>
                                          <w:marBottom w:val="0"/>
                                          <w:divBdr>
                                            <w:top w:val="none" w:sz="0" w:space="0" w:color="auto"/>
                                            <w:left w:val="none" w:sz="0" w:space="0" w:color="auto"/>
                                            <w:bottom w:val="none" w:sz="0" w:space="0" w:color="auto"/>
                                            <w:right w:val="none" w:sz="0" w:space="0" w:color="auto"/>
                                          </w:divBdr>
                                        </w:div>
                                        <w:div w:id="76949692">
                                          <w:marLeft w:val="640"/>
                                          <w:marRight w:val="0"/>
                                          <w:marTop w:val="0"/>
                                          <w:marBottom w:val="0"/>
                                          <w:divBdr>
                                            <w:top w:val="none" w:sz="0" w:space="0" w:color="auto"/>
                                            <w:left w:val="none" w:sz="0" w:space="0" w:color="auto"/>
                                            <w:bottom w:val="none" w:sz="0" w:space="0" w:color="auto"/>
                                            <w:right w:val="none" w:sz="0" w:space="0" w:color="auto"/>
                                          </w:divBdr>
                                        </w:div>
                                        <w:div w:id="82991483">
                                          <w:marLeft w:val="640"/>
                                          <w:marRight w:val="0"/>
                                          <w:marTop w:val="0"/>
                                          <w:marBottom w:val="0"/>
                                          <w:divBdr>
                                            <w:top w:val="none" w:sz="0" w:space="0" w:color="auto"/>
                                            <w:left w:val="none" w:sz="0" w:space="0" w:color="auto"/>
                                            <w:bottom w:val="none" w:sz="0" w:space="0" w:color="auto"/>
                                            <w:right w:val="none" w:sz="0" w:space="0" w:color="auto"/>
                                          </w:divBdr>
                                        </w:div>
                                        <w:div w:id="118381087">
                                          <w:marLeft w:val="640"/>
                                          <w:marRight w:val="0"/>
                                          <w:marTop w:val="0"/>
                                          <w:marBottom w:val="0"/>
                                          <w:divBdr>
                                            <w:top w:val="none" w:sz="0" w:space="0" w:color="auto"/>
                                            <w:left w:val="none" w:sz="0" w:space="0" w:color="auto"/>
                                            <w:bottom w:val="none" w:sz="0" w:space="0" w:color="auto"/>
                                            <w:right w:val="none" w:sz="0" w:space="0" w:color="auto"/>
                                          </w:divBdr>
                                        </w:div>
                                        <w:div w:id="302586545">
                                          <w:marLeft w:val="640"/>
                                          <w:marRight w:val="0"/>
                                          <w:marTop w:val="0"/>
                                          <w:marBottom w:val="0"/>
                                          <w:divBdr>
                                            <w:top w:val="none" w:sz="0" w:space="0" w:color="auto"/>
                                            <w:left w:val="none" w:sz="0" w:space="0" w:color="auto"/>
                                            <w:bottom w:val="none" w:sz="0" w:space="0" w:color="auto"/>
                                            <w:right w:val="none" w:sz="0" w:space="0" w:color="auto"/>
                                          </w:divBdr>
                                        </w:div>
                                        <w:div w:id="368190196">
                                          <w:marLeft w:val="640"/>
                                          <w:marRight w:val="0"/>
                                          <w:marTop w:val="0"/>
                                          <w:marBottom w:val="0"/>
                                          <w:divBdr>
                                            <w:top w:val="none" w:sz="0" w:space="0" w:color="auto"/>
                                            <w:left w:val="none" w:sz="0" w:space="0" w:color="auto"/>
                                            <w:bottom w:val="none" w:sz="0" w:space="0" w:color="auto"/>
                                            <w:right w:val="none" w:sz="0" w:space="0" w:color="auto"/>
                                          </w:divBdr>
                                        </w:div>
                                        <w:div w:id="451828057">
                                          <w:marLeft w:val="640"/>
                                          <w:marRight w:val="0"/>
                                          <w:marTop w:val="0"/>
                                          <w:marBottom w:val="0"/>
                                          <w:divBdr>
                                            <w:top w:val="none" w:sz="0" w:space="0" w:color="auto"/>
                                            <w:left w:val="none" w:sz="0" w:space="0" w:color="auto"/>
                                            <w:bottom w:val="none" w:sz="0" w:space="0" w:color="auto"/>
                                            <w:right w:val="none" w:sz="0" w:space="0" w:color="auto"/>
                                          </w:divBdr>
                                        </w:div>
                                        <w:div w:id="498008967">
                                          <w:marLeft w:val="640"/>
                                          <w:marRight w:val="0"/>
                                          <w:marTop w:val="0"/>
                                          <w:marBottom w:val="0"/>
                                          <w:divBdr>
                                            <w:top w:val="none" w:sz="0" w:space="0" w:color="auto"/>
                                            <w:left w:val="none" w:sz="0" w:space="0" w:color="auto"/>
                                            <w:bottom w:val="none" w:sz="0" w:space="0" w:color="auto"/>
                                            <w:right w:val="none" w:sz="0" w:space="0" w:color="auto"/>
                                          </w:divBdr>
                                        </w:div>
                                        <w:div w:id="519665583">
                                          <w:marLeft w:val="640"/>
                                          <w:marRight w:val="0"/>
                                          <w:marTop w:val="0"/>
                                          <w:marBottom w:val="0"/>
                                          <w:divBdr>
                                            <w:top w:val="none" w:sz="0" w:space="0" w:color="auto"/>
                                            <w:left w:val="none" w:sz="0" w:space="0" w:color="auto"/>
                                            <w:bottom w:val="none" w:sz="0" w:space="0" w:color="auto"/>
                                            <w:right w:val="none" w:sz="0" w:space="0" w:color="auto"/>
                                          </w:divBdr>
                                        </w:div>
                                        <w:div w:id="612325789">
                                          <w:marLeft w:val="640"/>
                                          <w:marRight w:val="0"/>
                                          <w:marTop w:val="0"/>
                                          <w:marBottom w:val="0"/>
                                          <w:divBdr>
                                            <w:top w:val="none" w:sz="0" w:space="0" w:color="auto"/>
                                            <w:left w:val="none" w:sz="0" w:space="0" w:color="auto"/>
                                            <w:bottom w:val="none" w:sz="0" w:space="0" w:color="auto"/>
                                            <w:right w:val="none" w:sz="0" w:space="0" w:color="auto"/>
                                          </w:divBdr>
                                        </w:div>
                                        <w:div w:id="671222998">
                                          <w:marLeft w:val="640"/>
                                          <w:marRight w:val="0"/>
                                          <w:marTop w:val="0"/>
                                          <w:marBottom w:val="0"/>
                                          <w:divBdr>
                                            <w:top w:val="none" w:sz="0" w:space="0" w:color="auto"/>
                                            <w:left w:val="none" w:sz="0" w:space="0" w:color="auto"/>
                                            <w:bottom w:val="none" w:sz="0" w:space="0" w:color="auto"/>
                                            <w:right w:val="none" w:sz="0" w:space="0" w:color="auto"/>
                                          </w:divBdr>
                                        </w:div>
                                        <w:div w:id="677851418">
                                          <w:marLeft w:val="640"/>
                                          <w:marRight w:val="0"/>
                                          <w:marTop w:val="0"/>
                                          <w:marBottom w:val="0"/>
                                          <w:divBdr>
                                            <w:top w:val="none" w:sz="0" w:space="0" w:color="auto"/>
                                            <w:left w:val="none" w:sz="0" w:space="0" w:color="auto"/>
                                            <w:bottom w:val="none" w:sz="0" w:space="0" w:color="auto"/>
                                            <w:right w:val="none" w:sz="0" w:space="0" w:color="auto"/>
                                          </w:divBdr>
                                        </w:div>
                                        <w:div w:id="693118252">
                                          <w:marLeft w:val="640"/>
                                          <w:marRight w:val="0"/>
                                          <w:marTop w:val="0"/>
                                          <w:marBottom w:val="0"/>
                                          <w:divBdr>
                                            <w:top w:val="none" w:sz="0" w:space="0" w:color="auto"/>
                                            <w:left w:val="none" w:sz="0" w:space="0" w:color="auto"/>
                                            <w:bottom w:val="none" w:sz="0" w:space="0" w:color="auto"/>
                                            <w:right w:val="none" w:sz="0" w:space="0" w:color="auto"/>
                                          </w:divBdr>
                                        </w:div>
                                        <w:div w:id="766971976">
                                          <w:marLeft w:val="640"/>
                                          <w:marRight w:val="0"/>
                                          <w:marTop w:val="0"/>
                                          <w:marBottom w:val="0"/>
                                          <w:divBdr>
                                            <w:top w:val="none" w:sz="0" w:space="0" w:color="auto"/>
                                            <w:left w:val="none" w:sz="0" w:space="0" w:color="auto"/>
                                            <w:bottom w:val="none" w:sz="0" w:space="0" w:color="auto"/>
                                            <w:right w:val="none" w:sz="0" w:space="0" w:color="auto"/>
                                          </w:divBdr>
                                        </w:div>
                                        <w:div w:id="829297812">
                                          <w:marLeft w:val="640"/>
                                          <w:marRight w:val="0"/>
                                          <w:marTop w:val="0"/>
                                          <w:marBottom w:val="0"/>
                                          <w:divBdr>
                                            <w:top w:val="none" w:sz="0" w:space="0" w:color="auto"/>
                                            <w:left w:val="none" w:sz="0" w:space="0" w:color="auto"/>
                                            <w:bottom w:val="none" w:sz="0" w:space="0" w:color="auto"/>
                                            <w:right w:val="none" w:sz="0" w:space="0" w:color="auto"/>
                                          </w:divBdr>
                                        </w:div>
                                        <w:div w:id="842666835">
                                          <w:marLeft w:val="640"/>
                                          <w:marRight w:val="0"/>
                                          <w:marTop w:val="0"/>
                                          <w:marBottom w:val="0"/>
                                          <w:divBdr>
                                            <w:top w:val="none" w:sz="0" w:space="0" w:color="auto"/>
                                            <w:left w:val="none" w:sz="0" w:space="0" w:color="auto"/>
                                            <w:bottom w:val="none" w:sz="0" w:space="0" w:color="auto"/>
                                            <w:right w:val="none" w:sz="0" w:space="0" w:color="auto"/>
                                          </w:divBdr>
                                        </w:div>
                                        <w:div w:id="875237133">
                                          <w:marLeft w:val="640"/>
                                          <w:marRight w:val="0"/>
                                          <w:marTop w:val="0"/>
                                          <w:marBottom w:val="0"/>
                                          <w:divBdr>
                                            <w:top w:val="none" w:sz="0" w:space="0" w:color="auto"/>
                                            <w:left w:val="none" w:sz="0" w:space="0" w:color="auto"/>
                                            <w:bottom w:val="none" w:sz="0" w:space="0" w:color="auto"/>
                                            <w:right w:val="none" w:sz="0" w:space="0" w:color="auto"/>
                                          </w:divBdr>
                                        </w:div>
                                        <w:div w:id="906112959">
                                          <w:marLeft w:val="640"/>
                                          <w:marRight w:val="0"/>
                                          <w:marTop w:val="0"/>
                                          <w:marBottom w:val="0"/>
                                          <w:divBdr>
                                            <w:top w:val="none" w:sz="0" w:space="0" w:color="auto"/>
                                            <w:left w:val="none" w:sz="0" w:space="0" w:color="auto"/>
                                            <w:bottom w:val="none" w:sz="0" w:space="0" w:color="auto"/>
                                            <w:right w:val="none" w:sz="0" w:space="0" w:color="auto"/>
                                          </w:divBdr>
                                        </w:div>
                                        <w:div w:id="980159955">
                                          <w:marLeft w:val="640"/>
                                          <w:marRight w:val="0"/>
                                          <w:marTop w:val="0"/>
                                          <w:marBottom w:val="0"/>
                                          <w:divBdr>
                                            <w:top w:val="none" w:sz="0" w:space="0" w:color="auto"/>
                                            <w:left w:val="none" w:sz="0" w:space="0" w:color="auto"/>
                                            <w:bottom w:val="none" w:sz="0" w:space="0" w:color="auto"/>
                                            <w:right w:val="none" w:sz="0" w:space="0" w:color="auto"/>
                                          </w:divBdr>
                                        </w:div>
                                        <w:div w:id="985432044">
                                          <w:marLeft w:val="640"/>
                                          <w:marRight w:val="0"/>
                                          <w:marTop w:val="0"/>
                                          <w:marBottom w:val="0"/>
                                          <w:divBdr>
                                            <w:top w:val="none" w:sz="0" w:space="0" w:color="auto"/>
                                            <w:left w:val="none" w:sz="0" w:space="0" w:color="auto"/>
                                            <w:bottom w:val="none" w:sz="0" w:space="0" w:color="auto"/>
                                            <w:right w:val="none" w:sz="0" w:space="0" w:color="auto"/>
                                          </w:divBdr>
                                        </w:div>
                                        <w:div w:id="1023483328">
                                          <w:marLeft w:val="640"/>
                                          <w:marRight w:val="0"/>
                                          <w:marTop w:val="0"/>
                                          <w:marBottom w:val="0"/>
                                          <w:divBdr>
                                            <w:top w:val="none" w:sz="0" w:space="0" w:color="auto"/>
                                            <w:left w:val="none" w:sz="0" w:space="0" w:color="auto"/>
                                            <w:bottom w:val="none" w:sz="0" w:space="0" w:color="auto"/>
                                            <w:right w:val="none" w:sz="0" w:space="0" w:color="auto"/>
                                          </w:divBdr>
                                        </w:div>
                                        <w:div w:id="1025446611">
                                          <w:marLeft w:val="640"/>
                                          <w:marRight w:val="0"/>
                                          <w:marTop w:val="0"/>
                                          <w:marBottom w:val="0"/>
                                          <w:divBdr>
                                            <w:top w:val="none" w:sz="0" w:space="0" w:color="auto"/>
                                            <w:left w:val="none" w:sz="0" w:space="0" w:color="auto"/>
                                            <w:bottom w:val="none" w:sz="0" w:space="0" w:color="auto"/>
                                            <w:right w:val="none" w:sz="0" w:space="0" w:color="auto"/>
                                          </w:divBdr>
                                        </w:div>
                                        <w:div w:id="1053847915">
                                          <w:marLeft w:val="640"/>
                                          <w:marRight w:val="0"/>
                                          <w:marTop w:val="0"/>
                                          <w:marBottom w:val="0"/>
                                          <w:divBdr>
                                            <w:top w:val="none" w:sz="0" w:space="0" w:color="auto"/>
                                            <w:left w:val="none" w:sz="0" w:space="0" w:color="auto"/>
                                            <w:bottom w:val="none" w:sz="0" w:space="0" w:color="auto"/>
                                            <w:right w:val="none" w:sz="0" w:space="0" w:color="auto"/>
                                          </w:divBdr>
                                        </w:div>
                                        <w:div w:id="1082338592">
                                          <w:marLeft w:val="640"/>
                                          <w:marRight w:val="0"/>
                                          <w:marTop w:val="0"/>
                                          <w:marBottom w:val="0"/>
                                          <w:divBdr>
                                            <w:top w:val="none" w:sz="0" w:space="0" w:color="auto"/>
                                            <w:left w:val="none" w:sz="0" w:space="0" w:color="auto"/>
                                            <w:bottom w:val="none" w:sz="0" w:space="0" w:color="auto"/>
                                            <w:right w:val="none" w:sz="0" w:space="0" w:color="auto"/>
                                          </w:divBdr>
                                        </w:div>
                                        <w:div w:id="1200778679">
                                          <w:marLeft w:val="640"/>
                                          <w:marRight w:val="0"/>
                                          <w:marTop w:val="0"/>
                                          <w:marBottom w:val="0"/>
                                          <w:divBdr>
                                            <w:top w:val="none" w:sz="0" w:space="0" w:color="auto"/>
                                            <w:left w:val="none" w:sz="0" w:space="0" w:color="auto"/>
                                            <w:bottom w:val="none" w:sz="0" w:space="0" w:color="auto"/>
                                            <w:right w:val="none" w:sz="0" w:space="0" w:color="auto"/>
                                          </w:divBdr>
                                        </w:div>
                                        <w:div w:id="1212811538">
                                          <w:marLeft w:val="640"/>
                                          <w:marRight w:val="0"/>
                                          <w:marTop w:val="0"/>
                                          <w:marBottom w:val="0"/>
                                          <w:divBdr>
                                            <w:top w:val="none" w:sz="0" w:space="0" w:color="auto"/>
                                            <w:left w:val="none" w:sz="0" w:space="0" w:color="auto"/>
                                            <w:bottom w:val="none" w:sz="0" w:space="0" w:color="auto"/>
                                            <w:right w:val="none" w:sz="0" w:space="0" w:color="auto"/>
                                          </w:divBdr>
                                        </w:div>
                                        <w:div w:id="1274750368">
                                          <w:marLeft w:val="640"/>
                                          <w:marRight w:val="0"/>
                                          <w:marTop w:val="0"/>
                                          <w:marBottom w:val="0"/>
                                          <w:divBdr>
                                            <w:top w:val="none" w:sz="0" w:space="0" w:color="auto"/>
                                            <w:left w:val="none" w:sz="0" w:space="0" w:color="auto"/>
                                            <w:bottom w:val="none" w:sz="0" w:space="0" w:color="auto"/>
                                            <w:right w:val="none" w:sz="0" w:space="0" w:color="auto"/>
                                          </w:divBdr>
                                        </w:div>
                                        <w:div w:id="1353336506">
                                          <w:marLeft w:val="640"/>
                                          <w:marRight w:val="0"/>
                                          <w:marTop w:val="0"/>
                                          <w:marBottom w:val="0"/>
                                          <w:divBdr>
                                            <w:top w:val="none" w:sz="0" w:space="0" w:color="auto"/>
                                            <w:left w:val="none" w:sz="0" w:space="0" w:color="auto"/>
                                            <w:bottom w:val="none" w:sz="0" w:space="0" w:color="auto"/>
                                            <w:right w:val="none" w:sz="0" w:space="0" w:color="auto"/>
                                          </w:divBdr>
                                        </w:div>
                                        <w:div w:id="1358384748">
                                          <w:marLeft w:val="640"/>
                                          <w:marRight w:val="0"/>
                                          <w:marTop w:val="0"/>
                                          <w:marBottom w:val="0"/>
                                          <w:divBdr>
                                            <w:top w:val="none" w:sz="0" w:space="0" w:color="auto"/>
                                            <w:left w:val="none" w:sz="0" w:space="0" w:color="auto"/>
                                            <w:bottom w:val="none" w:sz="0" w:space="0" w:color="auto"/>
                                            <w:right w:val="none" w:sz="0" w:space="0" w:color="auto"/>
                                          </w:divBdr>
                                        </w:div>
                                        <w:div w:id="1370035413">
                                          <w:marLeft w:val="640"/>
                                          <w:marRight w:val="0"/>
                                          <w:marTop w:val="0"/>
                                          <w:marBottom w:val="0"/>
                                          <w:divBdr>
                                            <w:top w:val="none" w:sz="0" w:space="0" w:color="auto"/>
                                            <w:left w:val="none" w:sz="0" w:space="0" w:color="auto"/>
                                            <w:bottom w:val="none" w:sz="0" w:space="0" w:color="auto"/>
                                            <w:right w:val="none" w:sz="0" w:space="0" w:color="auto"/>
                                          </w:divBdr>
                                        </w:div>
                                        <w:div w:id="1388651269">
                                          <w:marLeft w:val="640"/>
                                          <w:marRight w:val="0"/>
                                          <w:marTop w:val="0"/>
                                          <w:marBottom w:val="0"/>
                                          <w:divBdr>
                                            <w:top w:val="none" w:sz="0" w:space="0" w:color="auto"/>
                                            <w:left w:val="none" w:sz="0" w:space="0" w:color="auto"/>
                                            <w:bottom w:val="none" w:sz="0" w:space="0" w:color="auto"/>
                                            <w:right w:val="none" w:sz="0" w:space="0" w:color="auto"/>
                                          </w:divBdr>
                                        </w:div>
                                        <w:div w:id="1396127163">
                                          <w:marLeft w:val="640"/>
                                          <w:marRight w:val="0"/>
                                          <w:marTop w:val="0"/>
                                          <w:marBottom w:val="0"/>
                                          <w:divBdr>
                                            <w:top w:val="none" w:sz="0" w:space="0" w:color="auto"/>
                                            <w:left w:val="none" w:sz="0" w:space="0" w:color="auto"/>
                                            <w:bottom w:val="none" w:sz="0" w:space="0" w:color="auto"/>
                                            <w:right w:val="none" w:sz="0" w:space="0" w:color="auto"/>
                                          </w:divBdr>
                                        </w:div>
                                        <w:div w:id="1424574434">
                                          <w:marLeft w:val="640"/>
                                          <w:marRight w:val="0"/>
                                          <w:marTop w:val="0"/>
                                          <w:marBottom w:val="0"/>
                                          <w:divBdr>
                                            <w:top w:val="none" w:sz="0" w:space="0" w:color="auto"/>
                                            <w:left w:val="none" w:sz="0" w:space="0" w:color="auto"/>
                                            <w:bottom w:val="none" w:sz="0" w:space="0" w:color="auto"/>
                                            <w:right w:val="none" w:sz="0" w:space="0" w:color="auto"/>
                                          </w:divBdr>
                                        </w:div>
                                        <w:div w:id="1441872108">
                                          <w:marLeft w:val="640"/>
                                          <w:marRight w:val="0"/>
                                          <w:marTop w:val="0"/>
                                          <w:marBottom w:val="0"/>
                                          <w:divBdr>
                                            <w:top w:val="none" w:sz="0" w:space="0" w:color="auto"/>
                                            <w:left w:val="none" w:sz="0" w:space="0" w:color="auto"/>
                                            <w:bottom w:val="none" w:sz="0" w:space="0" w:color="auto"/>
                                            <w:right w:val="none" w:sz="0" w:space="0" w:color="auto"/>
                                          </w:divBdr>
                                        </w:div>
                                        <w:div w:id="1467966565">
                                          <w:marLeft w:val="640"/>
                                          <w:marRight w:val="0"/>
                                          <w:marTop w:val="0"/>
                                          <w:marBottom w:val="0"/>
                                          <w:divBdr>
                                            <w:top w:val="none" w:sz="0" w:space="0" w:color="auto"/>
                                            <w:left w:val="none" w:sz="0" w:space="0" w:color="auto"/>
                                            <w:bottom w:val="none" w:sz="0" w:space="0" w:color="auto"/>
                                            <w:right w:val="none" w:sz="0" w:space="0" w:color="auto"/>
                                          </w:divBdr>
                                        </w:div>
                                        <w:div w:id="1534735363">
                                          <w:marLeft w:val="640"/>
                                          <w:marRight w:val="0"/>
                                          <w:marTop w:val="0"/>
                                          <w:marBottom w:val="0"/>
                                          <w:divBdr>
                                            <w:top w:val="none" w:sz="0" w:space="0" w:color="auto"/>
                                            <w:left w:val="none" w:sz="0" w:space="0" w:color="auto"/>
                                            <w:bottom w:val="none" w:sz="0" w:space="0" w:color="auto"/>
                                            <w:right w:val="none" w:sz="0" w:space="0" w:color="auto"/>
                                          </w:divBdr>
                                        </w:div>
                                        <w:div w:id="1582522416">
                                          <w:marLeft w:val="640"/>
                                          <w:marRight w:val="0"/>
                                          <w:marTop w:val="0"/>
                                          <w:marBottom w:val="0"/>
                                          <w:divBdr>
                                            <w:top w:val="none" w:sz="0" w:space="0" w:color="auto"/>
                                            <w:left w:val="none" w:sz="0" w:space="0" w:color="auto"/>
                                            <w:bottom w:val="none" w:sz="0" w:space="0" w:color="auto"/>
                                            <w:right w:val="none" w:sz="0" w:space="0" w:color="auto"/>
                                          </w:divBdr>
                                        </w:div>
                                        <w:div w:id="1616477471">
                                          <w:marLeft w:val="640"/>
                                          <w:marRight w:val="0"/>
                                          <w:marTop w:val="0"/>
                                          <w:marBottom w:val="0"/>
                                          <w:divBdr>
                                            <w:top w:val="none" w:sz="0" w:space="0" w:color="auto"/>
                                            <w:left w:val="none" w:sz="0" w:space="0" w:color="auto"/>
                                            <w:bottom w:val="none" w:sz="0" w:space="0" w:color="auto"/>
                                            <w:right w:val="none" w:sz="0" w:space="0" w:color="auto"/>
                                          </w:divBdr>
                                        </w:div>
                                        <w:div w:id="1731810516">
                                          <w:marLeft w:val="640"/>
                                          <w:marRight w:val="0"/>
                                          <w:marTop w:val="0"/>
                                          <w:marBottom w:val="0"/>
                                          <w:divBdr>
                                            <w:top w:val="none" w:sz="0" w:space="0" w:color="auto"/>
                                            <w:left w:val="none" w:sz="0" w:space="0" w:color="auto"/>
                                            <w:bottom w:val="none" w:sz="0" w:space="0" w:color="auto"/>
                                            <w:right w:val="none" w:sz="0" w:space="0" w:color="auto"/>
                                          </w:divBdr>
                                        </w:div>
                                        <w:div w:id="1768307244">
                                          <w:marLeft w:val="640"/>
                                          <w:marRight w:val="0"/>
                                          <w:marTop w:val="0"/>
                                          <w:marBottom w:val="0"/>
                                          <w:divBdr>
                                            <w:top w:val="none" w:sz="0" w:space="0" w:color="auto"/>
                                            <w:left w:val="none" w:sz="0" w:space="0" w:color="auto"/>
                                            <w:bottom w:val="none" w:sz="0" w:space="0" w:color="auto"/>
                                            <w:right w:val="none" w:sz="0" w:space="0" w:color="auto"/>
                                          </w:divBdr>
                                        </w:div>
                                        <w:div w:id="1808089390">
                                          <w:marLeft w:val="640"/>
                                          <w:marRight w:val="0"/>
                                          <w:marTop w:val="0"/>
                                          <w:marBottom w:val="0"/>
                                          <w:divBdr>
                                            <w:top w:val="none" w:sz="0" w:space="0" w:color="auto"/>
                                            <w:left w:val="none" w:sz="0" w:space="0" w:color="auto"/>
                                            <w:bottom w:val="none" w:sz="0" w:space="0" w:color="auto"/>
                                            <w:right w:val="none" w:sz="0" w:space="0" w:color="auto"/>
                                          </w:divBdr>
                                        </w:div>
                                        <w:div w:id="1855849700">
                                          <w:marLeft w:val="640"/>
                                          <w:marRight w:val="0"/>
                                          <w:marTop w:val="0"/>
                                          <w:marBottom w:val="0"/>
                                          <w:divBdr>
                                            <w:top w:val="none" w:sz="0" w:space="0" w:color="auto"/>
                                            <w:left w:val="none" w:sz="0" w:space="0" w:color="auto"/>
                                            <w:bottom w:val="none" w:sz="0" w:space="0" w:color="auto"/>
                                            <w:right w:val="none" w:sz="0" w:space="0" w:color="auto"/>
                                          </w:divBdr>
                                        </w:div>
                                        <w:div w:id="1869834061">
                                          <w:marLeft w:val="640"/>
                                          <w:marRight w:val="0"/>
                                          <w:marTop w:val="0"/>
                                          <w:marBottom w:val="0"/>
                                          <w:divBdr>
                                            <w:top w:val="none" w:sz="0" w:space="0" w:color="auto"/>
                                            <w:left w:val="none" w:sz="0" w:space="0" w:color="auto"/>
                                            <w:bottom w:val="none" w:sz="0" w:space="0" w:color="auto"/>
                                            <w:right w:val="none" w:sz="0" w:space="0" w:color="auto"/>
                                          </w:divBdr>
                                        </w:div>
                                        <w:div w:id="1909992989">
                                          <w:marLeft w:val="640"/>
                                          <w:marRight w:val="0"/>
                                          <w:marTop w:val="0"/>
                                          <w:marBottom w:val="0"/>
                                          <w:divBdr>
                                            <w:top w:val="none" w:sz="0" w:space="0" w:color="auto"/>
                                            <w:left w:val="none" w:sz="0" w:space="0" w:color="auto"/>
                                            <w:bottom w:val="none" w:sz="0" w:space="0" w:color="auto"/>
                                            <w:right w:val="none" w:sz="0" w:space="0" w:color="auto"/>
                                          </w:divBdr>
                                        </w:div>
                                        <w:div w:id="1923710006">
                                          <w:marLeft w:val="640"/>
                                          <w:marRight w:val="0"/>
                                          <w:marTop w:val="0"/>
                                          <w:marBottom w:val="0"/>
                                          <w:divBdr>
                                            <w:top w:val="none" w:sz="0" w:space="0" w:color="auto"/>
                                            <w:left w:val="none" w:sz="0" w:space="0" w:color="auto"/>
                                            <w:bottom w:val="none" w:sz="0" w:space="0" w:color="auto"/>
                                            <w:right w:val="none" w:sz="0" w:space="0" w:color="auto"/>
                                          </w:divBdr>
                                        </w:div>
                                        <w:div w:id="1947303688">
                                          <w:marLeft w:val="640"/>
                                          <w:marRight w:val="0"/>
                                          <w:marTop w:val="0"/>
                                          <w:marBottom w:val="0"/>
                                          <w:divBdr>
                                            <w:top w:val="none" w:sz="0" w:space="0" w:color="auto"/>
                                            <w:left w:val="none" w:sz="0" w:space="0" w:color="auto"/>
                                            <w:bottom w:val="none" w:sz="0" w:space="0" w:color="auto"/>
                                            <w:right w:val="none" w:sz="0" w:space="0" w:color="auto"/>
                                          </w:divBdr>
                                        </w:div>
                                        <w:div w:id="2065174659">
                                          <w:marLeft w:val="640"/>
                                          <w:marRight w:val="0"/>
                                          <w:marTop w:val="0"/>
                                          <w:marBottom w:val="0"/>
                                          <w:divBdr>
                                            <w:top w:val="none" w:sz="0" w:space="0" w:color="auto"/>
                                            <w:left w:val="none" w:sz="0" w:space="0" w:color="auto"/>
                                            <w:bottom w:val="none" w:sz="0" w:space="0" w:color="auto"/>
                                            <w:right w:val="none" w:sz="0" w:space="0" w:color="auto"/>
                                          </w:divBdr>
                                        </w:div>
                                      </w:divsChild>
                                    </w:div>
                                    <w:div w:id="1056128534">
                                      <w:marLeft w:val="0"/>
                                      <w:marRight w:val="0"/>
                                      <w:marTop w:val="0"/>
                                      <w:marBottom w:val="0"/>
                                      <w:divBdr>
                                        <w:top w:val="none" w:sz="0" w:space="0" w:color="auto"/>
                                        <w:left w:val="none" w:sz="0" w:space="0" w:color="auto"/>
                                        <w:bottom w:val="none" w:sz="0" w:space="0" w:color="auto"/>
                                        <w:right w:val="none" w:sz="0" w:space="0" w:color="auto"/>
                                      </w:divBdr>
                                      <w:divsChild>
                                        <w:div w:id="35743816">
                                          <w:marLeft w:val="640"/>
                                          <w:marRight w:val="0"/>
                                          <w:marTop w:val="0"/>
                                          <w:marBottom w:val="0"/>
                                          <w:divBdr>
                                            <w:top w:val="none" w:sz="0" w:space="0" w:color="auto"/>
                                            <w:left w:val="none" w:sz="0" w:space="0" w:color="auto"/>
                                            <w:bottom w:val="none" w:sz="0" w:space="0" w:color="auto"/>
                                            <w:right w:val="none" w:sz="0" w:space="0" w:color="auto"/>
                                          </w:divBdr>
                                        </w:div>
                                        <w:div w:id="209269870">
                                          <w:marLeft w:val="640"/>
                                          <w:marRight w:val="0"/>
                                          <w:marTop w:val="0"/>
                                          <w:marBottom w:val="0"/>
                                          <w:divBdr>
                                            <w:top w:val="none" w:sz="0" w:space="0" w:color="auto"/>
                                            <w:left w:val="none" w:sz="0" w:space="0" w:color="auto"/>
                                            <w:bottom w:val="none" w:sz="0" w:space="0" w:color="auto"/>
                                            <w:right w:val="none" w:sz="0" w:space="0" w:color="auto"/>
                                          </w:divBdr>
                                        </w:div>
                                        <w:div w:id="247621037">
                                          <w:marLeft w:val="640"/>
                                          <w:marRight w:val="0"/>
                                          <w:marTop w:val="0"/>
                                          <w:marBottom w:val="0"/>
                                          <w:divBdr>
                                            <w:top w:val="none" w:sz="0" w:space="0" w:color="auto"/>
                                            <w:left w:val="none" w:sz="0" w:space="0" w:color="auto"/>
                                            <w:bottom w:val="none" w:sz="0" w:space="0" w:color="auto"/>
                                            <w:right w:val="none" w:sz="0" w:space="0" w:color="auto"/>
                                          </w:divBdr>
                                        </w:div>
                                        <w:div w:id="367801027">
                                          <w:marLeft w:val="640"/>
                                          <w:marRight w:val="0"/>
                                          <w:marTop w:val="0"/>
                                          <w:marBottom w:val="0"/>
                                          <w:divBdr>
                                            <w:top w:val="none" w:sz="0" w:space="0" w:color="auto"/>
                                            <w:left w:val="none" w:sz="0" w:space="0" w:color="auto"/>
                                            <w:bottom w:val="none" w:sz="0" w:space="0" w:color="auto"/>
                                            <w:right w:val="none" w:sz="0" w:space="0" w:color="auto"/>
                                          </w:divBdr>
                                        </w:div>
                                        <w:div w:id="382948518">
                                          <w:marLeft w:val="640"/>
                                          <w:marRight w:val="0"/>
                                          <w:marTop w:val="0"/>
                                          <w:marBottom w:val="0"/>
                                          <w:divBdr>
                                            <w:top w:val="none" w:sz="0" w:space="0" w:color="auto"/>
                                            <w:left w:val="none" w:sz="0" w:space="0" w:color="auto"/>
                                            <w:bottom w:val="none" w:sz="0" w:space="0" w:color="auto"/>
                                            <w:right w:val="none" w:sz="0" w:space="0" w:color="auto"/>
                                          </w:divBdr>
                                        </w:div>
                                        <w:div w:id="415709310">
                                          <w:marLeft w:val="640"/>
                                          <w:marRight w:val="0"/>
                                          <w:marTop w:val="0"/>
                                          <w:marBottom w:val="0"/>
                                          <w:divBdr>
                                            <w:top w:val="none" w:sz="0" w:space="0" w:color="auto"/>
                                            <w:left w:val="none" w:sz="0" w:space="0" w:color="auto"/>
                                            <w:bottom w:val="none" w:sz="0" w:space="0" w:color="auto"/>
                                            <w:right w:val="none" w:sz="0" w:space="0" w:color="auto"/>
                                          </w:divBdr>
                                        </w:div>
                                        <w:div w:id="457575002">
                                          <w:marLeft w:val="640"/>
                                          <w:marRight w:val="0"/>
                                          <w:marTop w:val="0"/>
                                          <w:marBottom w:val="0"/>
                                          <w:divBdr>
                                            <w:top w:val="none" w:sz="0" w:space="0" w:color="auto"/>
                                            <w:left w:val="none" w:sz="0" w:space="0" w:color="auto"/>
                                            <w:bottom w:val="none" w:sz="0" w:space="0" w:color="auto"/>
                                            <w:right w:val="none" w:sz="0" w:space="0" w:color="auto"/>
                                          </w:divBdr>
                                        </w:div>
                                        <w:div w:id="509761878">
                                          <w:marLeft w:val="640"/>
                                          <w:marRight w:val="0"/>
                                          <w:marTop w:val="0"/>
                                          <w:marBottom w:val="0"/>
                                          <w:divBdr>
                                            <w:top w:val="none" w:sz="0" w:space="0" w:color="auto"/>
                                            <w:left w:val="none" w:sz="0" w:space="0" w:color="auto"/>
                                            <w:bottom w:val="none" w:sz="0" w:space="0" w:color="auto"/>
                                            <w:right w:val="none" w:sz="0" w:space="0" w:color="auto"/>
                                          </w:divBdr>
                                        </w:div>
                                        <w:div w:id="534080647">
                                          <w:marLeft w:val="640"/>
                                          <w:marRight w:val="0"/>
                                          <w:marTop w:val="0"/>
                                          <w:marBottom w:val="0"/>
                                          <w:divBdr>
                                            <w:top w:val="none" w:sz="0" w:space="0" w:color="auto"/>
                                            <w:left w:val="none" w:sz="0" w:space="0" w:color="auto"/>
                                            <w:bottom w:val="none" w:sz="0" w:space="0" w:color="auto"/>
                                            <w:right w:val="none" w:sz="0" w:space="0" w:color="auto"/>
                                          </w:divBdr>
                                        </w:div>
                                        <w:div w:id="549651317">
                                          <w:marLeft w:val="640"/>
                                          <w:marRight w:val="0"/>
                                          <w:marTop w:val="0"/>
                                          <w:marBottom w:val="0"/>
                                          <w:divBdr>
                                            <w:top w:val="none" w:sz="0" w:space="0" w:color="auto"/>
                                            <w:left w:val="none" w:sz="0" w:space="0" w:color="auto"/>
                                            <w:bottom w:val="none" w:sz="0" w:space="0" w:color="auto"/>
                                            <w:right w:val="none" w:sz="0" w:space="0" w:color="auto"/>
                                          </w:divBdr>
                                        </w:div>
                                        <w:div w:id="551576707">
                                          <w:marLeft w:val="640"/>
                                          <w:marRight w:val="0"/>
                                          <w:marTop w:val="0"/>
                                          <w:marBottom w:val="0"/>
                                          <w:divBdr>
                                            <w:top w:val="none" w:sz="0" w:space="0" w:color="auto"/>
                                            <w:left w:val="none" w:sz="0" w:space="0" w:color="auto"/>
                                            <w:bottom w:val="none" w:sz="0" w:space="0" w:color="auto"/>
                                            <w:right w:val="none" w:sz="0" w:space="0" w:color="auto"/>
                                          </w:divBdr>
                                        </w:div>
                                        <w:div w:id="565534816">
                                          <w:marLeft w:val="640"/>
                                          <w:marRight w:val="0"/>
                                          <w:marTop w:val="0"/>
                                          <w:marBottom w:val="0"/>
                                          <w:divBdr>
                                            <w:top w:val="none" w:sz="0" w:space="0" w:color="auto"/>
                                            <w:left w:val="none" w:sz="0" w:space="0" w:color="auto"/>
                                            <w:bottom w:val="none" w:sz="0" w:space="0" w:color="auto"/>
                                            <w:right w:val="none" w:sz="0" w:space="0" w:color="auto"/>
                                          </w:divBdr>
                                        </w:div>
                                        <w:div w:id="608204502">
                                          <w:marLeft w:val="640"/>
                                          <w:marRight w:val="0"/>
                                          <w:marTop w:val="0"/>
                                          <w:marBottom w:val="0"/>
                                          <w:divBdr>
                                            <w:top w:val="none" w:sz="0" w:space="0" w:color="auto"/>
                                            <w:left w:val="none" w:sz="0" w:space="0" w:color="auto"/>
                                            <w:bottom w:val="none" w:sz="0" w:space="0" w:color="auto"/>
                                            <w:right w:val="none" w:sz="0" w:space="0" w:color="auto"/>
                                          </w:divBdr>
                                        </w:div>
                                        <w:div w:id="608852116">
                                          <w:marLeft w:val="640"/>
                                          <w:marRight w:val="0"/>
                                          <w:marTop w:val="0"/>
                                          <w:marBottom w:val="0"/>
                                          <w:divBdr>
                                            <w:top w:val="none" w:sz="0" w:space="0" w:color="auto"/>
                                            <w:left w:val="none" w:sz="0" w:space="0" w:color="auto"/>
                                            <w:bottom w:val="none" w:sz="0" w:space="0" w:color="auto"/>
                                            <w:right w:val="none" w:sz="0" w:space="0" w:color="auto"/>
                                          </w:divBdr>
                                        </w:div>
                                        <w:div w:id="677924783">
                                          <w:marLeft w:val="640"/>
                                          <w:marRight w:val="0"/>
                                          <w:marTop w:val="0"/>
                                          <w:marBottom w:val="0"/>
                                          <w:divBdr>
                                            <w:top w:val="none" w:sz="0" w:space="0" w:color="auto"/>
                                            <w:left w:val="none" w:sz="0" w:space="0" w:color="auto"/>
                                            <w:bottom w:val="none" w:sz="0" w:space="0" w:color="auto"/>
                                            <w:right w:val="none" w:sz="0" w:space="0" w:color="auto"/>
                                          </w:divBdr>
                                        </w:div>
                                        <w:div w:id="790442675">
                                          <w:marLeft w:val="640"/>
                                          <w:marRight w:val="0"/>
                                          <w:marTop w:val="0"/>
                                          <w:marBottom w:val="0"/>
                                          <w:divBdr>
                                            <w:top w:val="none" w:sz="0" w:space="0" w:color="auto"/>
                                            <w:left w:val="none" w:sz="0" w:space="0" w:color="auto"/>
                                            <w:bottom w:val="none" w:sz="0" w:space="0" w:color="auto"/>
                                            <w:right w:val="none" w:sz="0" w:space="0" w:color="auto"/>
                                          </w:divBdr>
                                        </w:div>
                                        <w:div w:id="815955187">
                                          <w:marLeft w:val="640"/>
                                          <w:marRight w:val="0"/>
                                          <w:marTop w:val="0"/>
                                          <w:marBottom w:val="0"/>
                                          <w:divBdr>
                                            <w:top w:val="none" w:sz="0" w:space="0" w:color="auto"/>
                                            <w:left w:val="none" w:sz="0" w:space="0" w:color="auto"/>
                                            <w:bottom w:val="none" w:sz="0" w:space="0" w:color="auto"/>
                                            <w:right w:val="none" w:sz="0" w:space="0" w:color="auto"/>
                                          </w:divBdr>
                                        </w:div>
                                        <w:div w:id="879708072">
                                          <w:marLeft w:val="640"/>
                                          <w:marRight w:val="0"/>
                                          <w:marTop w:val="0"/>
                                          <w:marBottom w:val="0"/>
                                          <w:divBdr>
                                            <w:top w:val="none" w:sz="0" w:space="0" w:color="auto"/>
                                            <w:left w:val="none" w:sz="0" w:space="0" w:color="auto"/>
                                            <w:bottom w:val="none" w:sz="0" w:space="0" w:color="auto"/>
                                            <w:right w:val="none" w:sz="0" w:space="0" w:color="auto"/>
                                          </w:divBdr>
                                        </w:div>
                                        <w:div w:id="953755636">
                                          <w:marLeft w:val="640"/>
                                          <w:marRight w:val="0"/>
                                          <w:marTop w:val="0"/>
                                          <w:marBottom w:val="0"/>
                                          <w:divBdr>
                                            <w:top w:val="none" w:sz="0" w:space="0" w:color="auto"/>
                                            <w:left w:val="none" w:sz="0" w:space="0" w:color="auto"/>
                                            <w:bottom w:val="none" w:sz="0" w:space="0" w:color="auto"/>
                                            <w:right w:val="none" w:sz="0" w:space="0" w:color="auto"/>
                                          </w:divBdr>
                                        </w:div>
                                        <w:div w:id="972445884">
                                          <w:marLeft w:val="640"/>
                                          <w:marRight w:val="0"/>
                                          <w:marTop w:val="0"/>
                                          <w:marBottom w:val="0"/>
                                          <w:divBdr>
                                            <w:top w:val="none" w:sz="0" w:space="0" w:color="auto"/>
                                            <w:left w:val="none" w:sz="0" w:space="0" w:color="auto"/>
                                            <w:bottom w:val="none" w:sz="0" w:space="0" w:color="auto"/>
                                            <w:right w:val="none" w:sz="0" w:space="0" w:color="auto"/>
                                          </w:divBdr>
                                        </w:div>
                                        <w:div w:id="1030717204">
                                          <w:marLeft w:val="640"/>
                                          <w:marRight w:val="0"/>
                                          <w:marTop w:val="0"/>
                                          <w:marBottom w:val="0"/>
                                          <w:divBdr>
                                            <w:top w:val="none" w:sz="0" w:space="0" w:color="auto"/>
                                            <w:left w:val="none" w:sz="0" w:space="0" w:color="auto"/>
                                            <w:bottom w:val="none" w:sz="0" w:space="0" w:color="auto"/>
                                            <w:right w:val="none" w:sz="0" w:space="0" w:color="auto"/>
                                          </w:divBdr>
                                        </w:div>
                                        <w:div w:id="1059288314">
                                          <w:marLeft w:val="640"/>
                                          <w:marRight w:val="0"/>
                                          <w:marTop w:val="0"/>
                                          <w:marBottom w:val="0"/>
                                          <w:divBdr>
                                            <w:top w:val="none" w:sz="0" w:space="0" w:color="auto"/>
                                            <w:left w:val="none" w:sz="0" w:space="0" w:color="auto"/>
                                            <w:bottom w:val="none" w:sz="0" w:space="0" w:color="auto"/>
                                            <w:right w:val="none" w:sz="0" w:space="0" w:color="auto"/>
                                          </w:divBdr>
                                        </w:div>
                                        <w:div w:id="1073821684">
                                          <w:marLeft w:val="640"/>
                                          <w:marRight w:val="0"/>
                                          <w:marTop w:val="0"/>
                                          <w:marBottom w:val="0"/>
                                          <w:divBdr>
                                            <w:top w:val="none" w:sz="0" w:space="0" w:color="auto"/>
                                            <w:left w:val="none" w:sz="0" w:space="0" w:color="auto"/>
                                            <w:bottom w:val="none" w:sz="0" w:space="0" w:color="auto"/>
                                            <w:right w:val="none" w:sz="0" w:space="0" w:color="auto"/>
                                          </w:divBdr>
                                        </w:div>
                                        <w:div w:id="1096829180">
                                          <w:marLeft w:val="640"/>
                                          <w:marRight w:val="0"/>
                                          <w:marTop w:val="0"/>
                                          <w:marBottom w:val="0"/>
                                          <w:divBdr>
                                            <w:top w:val="none" w:sz="0" w:space="0" w:color="auto"/>
                                            <w:left w:val="none" w:sz="0" w:space="0" w:color="auto"/>
                                            <w:bottom w:val="none" w:sz="0" w:space="0" w:color="auto"/>
                                            <w:right w:val="none" w:sz="0" w:space="0" w:color="auto"/>
                                          </w:divBdr>
                                        </w:div>
                                        <w:div w:id="1160389745">
                                          <w:marLeft w:val="640"/>
                                          <w:marRight w:val="0"/>
                                          <w:marTop w:val="0"/>
                                          <w:marBottom w:val="0"/>
                                          <w:divBdr>
                                            <w:top w:val="none" w:sz="0" w:space="0" w:color="auto"/>
                                            <w:left w:val="none" w:sz="0" w:space="0" w:color="auto"/>
                                            <w:bottom w:val="none" w:sz="0" w:space="0" w:color="auto"/>
                                            <w:right w:val="none" w:sz="0" w:space="0" w:color="auto"/>
                                          </w:divBdr>
                                        </w:div>
                                        <w:div w:id="1219124218">
                                          <w:marLeft w:val="640"/>
                                          <w:marRight w:val="0"/>
                                          <w:marTop w:val="0"/>
                                          <w:marBottom w:val="0"/>
                                          <w:divBdr>
                                            <w:top w:val="none" w:sz="0" w:space="0" w:color="auto"/>
                                            <w:left w:val="none" w:sz="0" w:space="0" w:color="auto"/>
                                            <w:bottom w:val="none" w:sz="0" w:space="0" w:color="auto"/>
                                            <w:right w:val="none" w:sz="0" w:space="0" w:color="auto"/>
                                          </w:divBdr>
                                        </w:div>
                                        <w:div w:id="1223636998">
                                          <w:marLeft w:val="640"/>
                                          <w:marRight w:val="0"/>
                                          <w:marTop w:val="0"/>
                                          <w:marBottom w:val="0"/>
                                          <w:divBdr>
                                            <w:top w:val="none" w:sz="0" w:space="0" w:color="auto"/>
                                            <w:left w:val="none" w:sz="0" w:space="0" w:color="auto"/>
                                            <w:bottom w:val="none" w:sz="0" w:space="0" w:color="auto"/>
                                            <w:right w:val="none" w:sz="0" w:space="0" w:color="auto"/>
                                          </w:divBdr>
                                        </w:div>
                                        <w:div w:id="1344627909">
                                          <w:marLeft w:val="640"/>
                                          <w:marRight w:val="0"/>
                                          <w:marTop w:val="0"/>
                                          <w:marBottom w:val="0"/>
                                          <w:divBdr>
                                            <w:top w:val="none" w:sz="0" w:space="0" w:color="auto"/>
                                            <w:left w:val="none" w:sz="0" w:space="0" w:color="auto"/>
                                            <w:bottom w:val="none" w:sz="0" w:space="0" w:color="auto"/>
                                            <w:right w:val="none" w:sz="0" w:space="0" w:color="auto"/>
                                          </w:divBdr>
                                        </w:div>
                                        <w:div w:id="1420715275">
                                          <w:marLeft w:val="640"/>
                                          <w:marRight w:val="0"/>
                                          <w:marTop w:val="0"/>
                                          <w:marBottom w:val="0"/>
                                          <w:divBdr>
                                            <w:top w:val="none" w:sz="0" w:space="0" w:color="auto"/>
                                            <w:left w:val="none" w:sz="0" w:space="0" w:color="auto"/>
                                            <w:bottom w:val="none" w:sz="0" w:space="0" w:color="auto"/>
                                            <w:right w:val="none" w:sz="0" w:space="0" w:color="auto"/>
                                          </w:divBdr>
                                        </w:div>
                                        <w:div w:id="1482111377">
                                          <w:marLeft w:val="640"/>
                                          <w:marRight w:val="0"/>
                                          <w:marTop w:val="0"/>
                                          <w:marBottom w:val="0"/>
                                          <w:divBdr>
                                            <w:top w:val="none" w:sz="0" w:space="0" w:color="auto"/>
                                            <w:left w:val="none" w:sz="0" w:space="0" w:color="auto"/>
                                            <w:bottom w:val="none" w:sz="0" w:space="0" w:color="auto"/>
                                            <w:right w:val="none" w:sz="0" w:space="0" w:color="auto"/>
                                          </w:divBdr>
                                        </w:div>
                                        <w:div w:id="1493525926">
                                          <w:marLeft w:val="640"/>
                                          <w:marRight w:val="0"/>
                                          <w:marTop w:val="0"/>
                                          <w:marBottom w:val="0"/>
                                          <w:divBdr>
                                            <w:top w:val="none" w:sz="0" w:space="0" w:color="auto"/>
                                            <w:left w:val="none" w:sz="0" w:space="0" w:color="auto"/>
                                            <w:bottom w:val="none" w:sz="0" w:space="0" w:color="auto"/>
                                            <w:right w:val="none" w:sz="0" w:space="0" w:color="auto"/>
                                          </w:divBdr>
                                        </w:div>
                                        <w:div w:id="1525941763">
                                          <w:marLeft w:val="640"/>
                                          <w:marRight w:val="0"/>
                                          <w:marTop w:val="0"/>
                                          <w:marBottom w:val="0"/>
                                          <w:divBdr>
                                            <w:top w:val="none" w:sz="0" w:space="0" w:color="auto"/>
                                            <w:left w:val="none" w:sz="0" w:space="0" w:color="auto"/>
                                            <w:bottom w:val="none" w:sz="0" w:space="0" w:color="auto"/>
                                            <w:right w:val="none" w:sz="0" w:space="0" w:color="auto"/>
                                          </w:divBdr>
                                        </w:div>
                                        <w:div w:id="1530726079">
                                          <w:marLeft w:val="640"/>
                                          <w:marRight w:val="0"/>
                                          <w:marTop w:val="0"/>
                                          <w:marBottom w:val="0"/>
                                          <w:divBdr>
                                            <w:top w:val="none" w:sz="0" w:space="0" w:color="auto"/>
                                            <w:left w:val="none" w:sz="0" w:space="0" w:color="auto"/>
                                            <w:bottom w:val="none" w:sz="0" w:space="0" w:color="auto"/>
                                            <w:right w:val="none" w:sz="0" w:space="0" w:color="auto"/>
                                          </w:divBdr>
                                        </w:div>
                                        <w:div w:id="1544321410">
                                          <w:marLeft w:val="640"/>
                                          <w:marRight w:val="0"/>
                                          <w:marTop w:val="0"/>
                                          <w:marBottom w:val="0"/>
                                          <w:divBdr>
                                            <w:top w:val="none" w:sz="0" w:space="0" w:color="auto"/>
                                            <w:left w:val="none" w:sz="0" w:space="0" w:color="auto"/>
                                            <w:bottom w:val="none" w:sz="0" w:space="0" w:color="auto"/>
                                            <w:right w:val="none" w:sz="0" w:space="0" w:color="auto"/>
                                          </w:divBdr>
                                        </w:div>
                                        <w:div w:id="1604611333">
                                          <w:marLeft w:val="640"/>
                                          <w:marRight w:val="0"/>
                                          <w:marTop w:val="0"/>
                                          <w:marBottom w:val="0"/>
                                          <w:divBdr>
                                            <w:top w:val="none" w:sz="0" w:space="0" w:color="auto"/>
                                            <w:left w:val="none" w:sz="0" w:space="0" w:color="auto"/>
                                            <w:bottom w:val="none" w:sz="0" w:space="0" w:color="auto"/>
                                            <w:right w:val="none" w:sz="0" w:space="0" w:color="auto"/>
                                          </w:divBdr>
                                        </w:div>
                                        <w:div w:id="1624967936">
                                          <w:marLeft w:val="640"/>
                                          <w:marRight w:val="0"/>
                                          <w:marTop w:val="0"/>
                                          <w:marBottom w:val="0"/>
                                          <w:divBdr>
                                            <w:top w:val="none" w:sz="0" w:space="0" w:color="auto"/>
                                            <w:left w:val="none" w:sz="0" w:space="0" w:color="auto"/>
                                            <w:bottom w:val="none" w:sz="0" w:space="0" w:color="auto"/>
                                            <w:right w:val="none" w:sz="0" w:space="0" w:color="auto"/>
                                          </w:divBdr>
                                        </w:div>
                                        <w:div w:id="1634406411">
                                          <w:marLeft w:val="640"/>
                                          <w:marRight w:val="0"/>
                                          <w:marTop w:val="0"/>
                                          <w:marBottom w:val="0"/>
                                          <w:divBdr>
                                            <w:top w:val="none" w:sz="0" w:space="0" w:color="auto"/>
                                            <w:left w:val="none" w:sz="0" w:space="0" w:color="auto"/>
                                            <w:bottom w:val="none" w:sz="0" w:space="0" w:color="auto"/>
                                            <w:right w:val="none" w:sz="0" w:space="0" w:color="auto"/>
                                          </w:divBdr>
                                        </w:div>
                                        <w:div w:id="1642081539">
                                          <w:marLeft w:val="640"/>
                                          <w:marRight w:val="0"/>
                                          <w:marTop w:val="0"/>
                                          <w:marBottom w:val="0"/>
                                          <w:divBdr>
                                            <w:top w:val="none" w:sz="0" w:space="0" w:color="auto"/>
                                            <w:left w:val="none" w:sz="0" w:space="0" w:color="auto"/>
                                            <w:bottom w:val="none" w:sz="0" w:space="0" w:color="auto"/>
                                            <w:right w:val="none" w:sz="0" w:space="0" w:color="auto"/>
                                          </w:divBdr>
                                        </w:div>
                                        <w:div w:id="1654020179">
                                          <w:marLeft w:val="640"/>
                                          <w:marRight w:val="0"/>
                                          <w:marTop w:val="0"/>
                                          <w:marBottom w:val="0"/>
                                          <w:divBdr>
                                            <w:top w:val="none" w:sz="0" w:space="0" w:color="auto"/>
                                            <w:left w:val="none" w:sz="0" w:space="0" w:color="auto"/>
                                            <w:bottom w:val="none" w:sz="0" w:space="0" w:color="auto"/>
                                            <w:right w:val="none" w:sz="0" w:space="0" w:color="auto"/>
                                          </w:divBdr>
                                        </w:div>
                                        <w:div w:id="1689209990">
                                          <w:marLeft w:val="640"/>
                                          <w:marRight w:val="0"/>
                                          <w:marTop w:val="0"/>
                                          <w:marBottom w:val="0"/>
                                          <w:divBdr>
                                            <w:top w:val="none" w:sz="0" w:space="0" w:color="auto"/>
                                            <w:left w:val="none" w:sz="0" w:space="0" w:color="auto"/>
                                            <w:bottom w:val="none" w:sz="0" w:space="0" w:color="auto"/>
                                            <w:right w:val="none" w:sz="0" w:space="0" w:color="auto"/>
                                          </w:divBdr>
                                        </w:div>
                                        <w:div w:id="1759860613">
                                          <w:marLeft w:val="640"/>
                                          <w:marRight w:val="0"/>
                                          <w:marTop w:val="0"/>
                                          <w:marBottom w:val="0"/>
                                          <w:divBdr>
                                            <w:top w:val="none" w:sz="0" w:space="0" w:color="auto"/>
                                            <w:left w:val="none" w:sz="0" w:space="0" w:color="auto"/>
                                            <w:bottom w:val="none" w:sz="0" w:space="0" w:color="auto"/>
                                            <w:right w:val="none" w:sz="0" w:space="0" w:color="auto"/>
                                          </w:divBdr>
                                        </w:div>
                                        <w:div w:id="1778325979">
                                          <w:marLeft w:val="640"/>
                                          <w:marRight w:val="0"/>
                                          <w:marTop w:val="0"/>
                                          <w:marBottom w:val="0"/>
                                          <w:divBdr>
                                            <w:top w:val="none" w:sz="0" w:space="0" w:color="auto"/>
                                            <w:left w:val="none" w:sz="0" w:space="0" w:color="auto"/>
                                            <w:bottom w:val="none" w:sz="0" w:space="0" w:color="auto"/>
                                            <w:right w:val="none" w:sz="0" w:space="0" w:color="auto"/>
                                          </w:divBdr>
                                        </w:div>
                                        <w:div w:id="1778676532">
                                          <w:marLeft w:val="640"/>
                                          <w:marRight w:val="0"/>
                                          <w:marTop w:val="0"/>
                                          <w:marBottom w:val="0"/>
                                          <w:divBdr>
                                            <w:top w:val="none" w:sz="0" w:space="0" w:color="auto"/>
                                            <w:left w:val="none" w:sz="0" w:space="0" w:color="auto"/>
                                            <w:bottom w:val="none" w:sz="0" w:space="0" w:color="auto"/>
                                            <w:right w:val="none" w:sz="0" w:space="0" w:color="auto"/>
                                          </w:divBdr>
                                        </w:div>
                                        <w:div w:id="1787581081">
                                          <w:marLeft w:val="640"/>
                                          <w:marRight w:val="0"/>
                                          <w:marTop w:val="0"/>
                                          <w:marBottom w:val="0"/>
                                          <w:divBdr>
                                            <w:top w:val="none" w:sz="0" w:space="0" w:color="auto"/>
                                            <w:left w:val="none" w:sz="0" w:space="0" w:color="auto"/>
                                            <w:bottom w:val="none" w:sz="0" w:space="0" w:color="auto"/>
                                            <w:right w:val="none" w:sz="0" w:space="0" w:color="auto"/>
                                          </w:divBdr>
                                        </w:div>
                                        <w:div w:id="1823765038">
                                          <w:marLeft w:val="640"/>
                                          <w:marRight w:val="0"/>
                                          <w:marTop w:val="0"/>
                                          <w:marBottom w:val="0"/>
                                          <w:divBdr>
                                            <w:top w:val="none" w:sz="0" w:space="0" w:color="auto"/>
                                            <w:left w:val="none" w:sz="0" w:space="0" w:color="auto"/>
                                            <w:bottom w:val="none" w:sz="0" w:space="0" w:color="auto"/>
                                            <w:right w:val="none" w:sz="0" w:space="0" w:color="auto"/>
                                          </w:divBdr>
                                        </w:div>
                                        <w:div w:id="1828862868">
                                          <w:marLeft w:val="640"/>
                                          <w:marRight w:val="0"/>
                                          <w:marTop w:val="0"/>
                                          <w:marBottom w:val="0"/>
                                          <w:divBdr>
                                            <w:top w:val="none" w:sz="0" w:space="0" w:color="auto"/>
                                            <w:left w:val="none" w:sz="0" w:space="0" w:color="auto"/>
                                            <w:bottom w:val="none" w:sz="0" w:space="0" w:color="auto"/>
                                            <w:right w:val="none" w:sz="0" w:space="0" w:color="auto"/>
                                          </w:divBdr>
                                        </w:div>
                                        <w:div w:id="1835411938">
                                          <w:marLeft w:val="640"/>
                                          <w:marRight w:val="0"/>
                                          <w:marTop w:val="0"/>
                                          <w:marBottom w:val="0"/>
                                          <w:divBdr>
                                            <w:top w:val="none" w:sz="0" w:space="0" w:color="auto"/>
                                            <w:left w:val="none" w:sz="0" w:space="0" w:color="auto"/>
                                            <w:bottom w:val="none" w:sz="0" w:space="0" w:color="auto"/>
                                            <w:right w:val="none" w:sz="0" w:space="0" w:color="auto"/>
                                          </w:divBdr>
                                        </w:div>
                                        <w:div w:id="1881429123">
                                          <w:marLeft w:val="640"/>
                                          <w:marRight w:val="0"/>
                                          <w:marTop w:val="0"/>
                                          <w:marBottom w:val="0"/>
                                          <w:divBdr>
                                            <w:top w:val="none" w:sz="0" w:space="0" w:color="auto"/>
                                            <w:left w:val="none" w:sz="0" w:space="0" w:color="auto"/>
                                            <w:bottom w:val="none" w:sz="0" w:space="0" w:color="auto"/>
                                            <w:right w:val="none" w:sz="0" w:space="0" w:color="auto"/>
                                          </w:divBdr>
                                        </w:div>
                                        <w:div w:id="2068725739">
                                          <w:marLeft w:val="640"/>
                                          <w:marRight w:val="0"/>
                                          <w:marTop w:val="0"/>
                                          <w:marBottom w:val="0"/>
                                          <w:divBdr>
                                            <w:top w:val="none" w:sz="0" w:space="0" w:color="auto"/>
                                            <w:left w:val="none" w:sz="0" w:space="0" w:color="auto"/>
                                            <w:bottom w:val="none" w:sz="0" w:space="0" w:color="auto"/>
                                            <w:right w:val="none" w:sz="0" w:space="0" w:color="auto"/>
                                          </w:divBdr>
                                        </w:div>
                                        <w:div w:id="2146652666">
                                          <w:marLeft w:val="640"/>
                                          <w:marRight w:val="0"/>
                                          <w:marTop w:val="0"/>
                                          <w:marBottom w:val="0"/>
                                          <w:divBdr>
                                            <w:top w:val="none" w:sz="0" w:space="0" w:color="auto"/>
                                            <w:left w:val="none" w:sz="0" w:space="0" w:color="auto"/>
                                            <w:bottom w:val="none" w:sz="0" w:space="0" w:color="auto"/>
                                            <w:right w:val="none" w:sz="0" w:space="0" w:color="auto"/>
                                          </w:divBdr>
                                        </w:div>
                                      </w:divsChild>
                                    </w:div>
                                    <w:div w:id="1154371912">
                                      <w:marLeft w:val="0"/>
                                      <w:marRight w:val="0"/>
                                      <w:marTop w:val="0"/>
                                      <w:marBottom w:val="0"/>
                                      <w:divBdr>
                                        <w:top w:val="none" w:sz="0" w:space="0" w:color="auto"/>
                                        <w:left w:val="none" w:sz="0" w:space="0" w:color="auto"/>
                                        <w:bottom w:val="none" w:sz="0" w:space="0" w:color="auto"/>
                                        <w:right w:val="none" w:sz="0" w:space="0" w:color="auto"/>
                                      </w:divBdr>
                                      <w:divsChild>
                                        <w:div w:id="4942778">
                                          <w:marLeft w:val="640"/>
                                          <w:marRight w:val="0"/>
                                          <w:marTop w:val="0"/>
                                          <w:marBottom w:val="0"/>
                                          <w:divBdr>
                                            <w:top w:val="none" w:sz="0" w:space="0" w:color="auto"/>
                                            <w:left w:val="none" w:sz="0" w:space="0" w:color="auto"/>
                                            <w:bottom w:val="none" w:sz="0" w:space="0" w:color="auto"/>
                                            <w:right w:val="none" w:sz="0" w:space="0" w:color="auto"/>
                                          </w:divBdr>
                                        </w:div>
                                        <w:div w:id="88895092">
                                          <w:marLeft w:val="640"/>
                                          <w:marRight w:val="0"/>
                                          <w:marTop w:val="0"/>
                                          <w:marBottom w:val="0"/>
                                          <w:divBdr>
                                            <w:top w:val="none" w:sz="0" w:space="0" w:color="auto"/>
                                            <w:left w:val="none" w:sz="0" w:space="0" w:color="auto"/>
                                            <w:bottom w:val="none" w:sz="0" w:space="0" w:color="auto"/>
                                            <w:right w:val="none" w:sz="0" w:space="0" w:color="auto"/>
                                          </w:divBdr>
                                        </w:div>
                                        <w:div w:id="118377352">
                                          <w:marLeft w:val="640"/>
                                          <w:marRight w:val="0"/>
                                          <w:marTop w:val="0"/>
                                          <w:marBottom w:val="0"/>
                                          <w:divBdr>
                                            <w:top w:val="none" w:sz="0" w:space="0" w:color="auto"/>
                                            <w:left w:val="none" w:sz="0" w:space="0" w:color="auto"/>
                                            <w:bottom w:val="none" w:sz="0" w:space="0" w:color="auto"/>
                                            <w:right w:val="none" w:sz="0" w:space="0" w:color="auto"/>
                                          </w:divBdr>
                                        </w:div>
                                        <w:div w:id="128790137">
                                          <w:marLeft w:val="640"/>
                                          <w:marRight w:val="0"/>
                                          <w:marTop w:val="0"/>
                                          <w:marBottom w:val="0"/>
                                          <w:divBdr>
                                            <w:top w:val="none" w:sz="0" w:space="0" w:color="auto"/>
                                            <w:left w:val="none" w:sz="0" w:space="0" w:color="auto"/>
                                            <w:bottom w:val="none" w:sz="0" w:space="0" w:color="auto"/>
                                            <w:right w:val="none" w:sz="0" w:space="0" w:color="auto"/>
                                          </w:divBdr>
                                        </w:div>
                                        <w:div w:id="141118184">
                                          <w:marLeft w:val="640"/>
                                          <w:marRight w:val="0"/>
                                          <w:marTop w:val="0"/>
                                          <w:marBottom w:val="0"/>
                                          <w:divBdr>
                                            <w:top w:val="none" w:sz="0" w:space="0" w:color="auto"/>
                                            <w:left w:val="none" w:sz="0" w:space="0" w:color="auto"/>
                                            <w:bottom w:val="none" w:sz="0" w:space="0" w:color="auto"/>
                                            <w:right w:val="none" w:sz="0" w:space="0" w:color="auto"/>
                                          </w:divBdr>
                                        </w:div>
                                        <w:div w:id="163933142">
                                          <w:marLeft w:val="640"/>
                                          <w:marRight w:val="0"/>
                                          <w:marTop w:val="0"/>
                                          <w:marBottom w:val="0"/>
                                          <w:divBdr>
                                            <w:top w:val="none" w:sz="0" w:space="0" w:color="auto"/>
                                            <w:left w:val="none" w:sz="0" w:space="0" w:color="auto"/>
                                            <w:bottom w:val="none" w:sz="0" w:space="0" w:color="auto"/>
                                            <w:right w:val="none" w:sz="0" w:space="0" w:color="auto"/>
                                          </w:divBdr>
                                        </w:div>
                                        <w:div w:id="171266983">
                                          <w:marLeft w:val="640"/>
                                          <w:marRight w:val="0"/>
                                          <w:marTop w:val="0"/>
                                          <w:marBottom w:val="0"/>
                                          <w:divBdr>
                                            <w:top w:val="none" w:sz="0" w:space="0" w:color="auto"/>
                                            <w:left w:val="none" w:sz="0" w:space="0" w:color="auto"/>
                                            <w:bottom w:val="none" w:sz="0" w:space="0" w:color="auto"/>
                                            <w:right w:val="none" w:sz="0" w:space="0" w:color="auto"/>
                                          </w:divBdr>
                                        </w:div>
                                        <w:div w:id="181360533">
                                          <w:marLeft w:val="640"/>
                                          <w:marRight w:val="0"/>
                                          <w:marTop w:val="0"/>
                                          <w:marBottom w:val="0"/>
                                          <w:divBdr>
                                            <w:top w:val="none" w:sz="0" w:space="0" w:color="auto"/>
                                            <w:left w:val="none" w:sz="0" w:space="0" w:color="auto"/>
                                            <w:bottom w:val="none" w:sz="0" w:space="0" w:color="auto"/>
                                            <w:right w:val="none" w:sz="0" w:space="0" w:color="auto"/>
                                          </w:divBdr>
                                        </w:div>
                                        <w:div w:id="186414066">
                                          <w:marLeft w:val="640"/>
                                          <w:marRight w:val="0"/>
                                          <w:marTop w:val="0"/>
                                          <w:marBottom w:val="0"/>
                                          <w:divBdr>
                                            <w:top w:val="none" w:sz="0" w:space="0" w:color="auto"/>
                                            <w:left w:val="none" w:sz="0" w:space="0" w:color="auto"/>
                                            <w:bottom w:val="none" w:sz="0" w:space="0" w:color="auto"/>
                                            <w:right w:val="none" w:sz="0" w:space="0" w:color="auto"/>
                                          </w:divBdr>
                                        </w:div>
                                        <w:div w:id="223640994">
                                          <w:marLeft w:val="640"/>
                                          <w:marRight w:val="0"/>
                                          <w:marTop w:val="0"/>
                                          <w:marBottom w:val="0"/>
                                          <w:divBdr>
                                            <w:top w:val="none" w:sz="0" w:space="0" w:color="auto"/>
                                            <w:left w:val="none" w:sz="0" w:space="0" w:color="auto"/>
                                            <w:bottom w:val="none" w:sz="0" w:space="0" w:color="auto"/>
                                            <w:right w:val="none" w:sz="0" w:space="0" w:color="auto"/>
                                          </w:divBdr>
                                        </w:div>
                                        <w:div w:id="379860257">
                                          <w:marLeft w:val="640"/>
                                          <w:marRight w:val="0"/>
                                          <w:marTop w:val="0"/>
                                          <w:marBottom w:val="0"/>
                                          <w:divBdr>
                                            <w:top w:val="none" w:sz="0" w:space="0" w:color="auto"/>
                                            <w:left w:val="none" w:sz="0" w:space="0" w:color="auto"/>
                                            <w:bottom w:val="none" w:sz="0" w:space="0" w:color="auto"/>
                                            <w:right w:val="none" w:sz="0" w:space="0" w:color="auto"/>
                                          </w:divBdr>
                                        </w:div>
                                        <w:div w:id="413743101">
                                          <w:marLeft w:val="640"/>
                                          <w:marRight w:val="0"/>
                                          <w:marTop w:val="0"/>
                                          <w:marBottom w:val="0"/>
                                          <w:divBdr>
                                            <w:top w:val="none" w:sz="0" w:space="0" w:color="auto"/>
                                            <w:left w:val="none" w:sz="0" w:space="0" w:color="auto"/>
                                            <w:bottom w:val="none" w:sz="0" w:space="0" w:color="auto"/>
                                            <w:right w:val="none" w:sz="0" w:space="0" w:color="auto"/>
                                          </w:divBdr>
                                        </w:div>
                                        <w:div w:id="559245797">
                                          <w:marLeft w:val="640"/>
                                          <w:marRight w:val="0"/>
                                          <w:marTop w:val="0"/>
                                          <w:marBottom w:val="0"/>
                                          <w:divBdr>
                                            <w:top w:val="none" w:sz="0" w:space="0" w:color="auto"/>
                                            <w:left w:val="none" w:sz="0" w:space="0" w:color="auto"/>
                                            <w:bottom w:val="none" w:sz="0" w:space="0" w:color="auto"/>
                                            <w:right w:val="none" w:sz="0" w:space="0" w:color="auto"/>
                                          </w:divBdr>
                                        </w:div>
                                        <w:div w:id="583413495">
                                          <w:marLeft w:val="640"/>
                                          <w:marRight w:val="0"/>
                                          <w:marTop w:val="0"/>
                                          <w:marBottom w:val="0"/>
                                          <w:divBdr>
                                            <w:top w:val="none" w:sz="0" w:space="0" w:color="auto"/>
                                            <w:left w:val="none" w:sz="0" w:space="0" w:color="auto"/>
                                            <w:bottom w:val="none" w:sz="0" w:space="0" w:color="auto"/>
                                            <w:right w:val="none" w:sz="0" w:space="0" w:color="auto"/>
                                          </w:divBdr>
                                        </w:div>
                                        <w:div w:id="694576572">
                                          <w:marLeft w:val="640"/>
                                          <w:marRight w:val="0"/>
                                          <w:marTop w:val="0"/>
                                          <w:marBottom w:val="0"/>
                                          <w:divBdr>
                                            <w:top w:val="none" w:sz="0" w:space="0" w:color="auto"/>
                                            <w:left w:val="none" w:sz="0" w:space="0" w:color="auto"/>
                                            <w:bottom w:val="none" w:sz="0" w:space="0" w:color="auto"/>
                                            <w:right w:val="none" w:sz="0" w:space="0" w:color="auto"/>
                                          </w:divBdr>
                                        </w:div>
                                        <w:div w:id="708916208">
                                          <w:marLeft w:val="640"/>
                                          <w:marRight w:val="0"/>
                                          <w:marTop w:val="0"/>
                                          <w:marBottom w:val="0"/>
                                          <w:divBdr>
                                            <w:top w:val="none" w:sz="0" w:space="0" w:color="auto"/>
                                            <w:left w:val="none" w:sz="0" w:space="0" w:color="auto"/>
                                            <w:bottom w:val="none" w:sz="0" w:space="0" w:color="auto"/>
                                            <w:right w:val="none" w:sz="0" w:space="0" w:color="auto"/>
                                          </w:divBdr>
                                        </w:div>
                                        <w:div w:id="734356416">
                                          <w:marLeft w:val="640"/>
                                          <w:marRight w:val="0"/>
                                          <w:marTop w:val="0"/>
                                          <w:marBottom w:val="0"/>
                                          <w:divBdr>
                                            <w:top w:val="none" w:sz="0" w:space="0" w:color="auto"/>
                                            <w:left w:val="none" w:sz="0" w:space="0" w:color="auto"/>
                                            <w:bottom w:val="none" w:sz="0" w:space="0" w:color="auto"/>
                                            <w:right w:val="none" w:sz="0" w:space="0" w:color="auto"/>
                                          </w:divBdr>
                                        </w:div>
                                        <w:div w:id="737482561">
                                          <w:marLeft w:val="640"/>
                                          <w:marRight w:val="0"/>
                                          <w:marTop w:val="0"/>
                                          <w:marBottom w:val="0"/>
                                          <w:divBdr>
                                            <w:top w:val="none" w:sz="0" w:space="0" w:color="auto"/>
                                            <w:left w:val="none" w:sz="0" w:space="0" w:color="auto"/>
                                            <w:bottom w:val="none" w:sz="0" w:space="0" w:color="auto"/>
                                            <w:right w:val="none" w:sz="0" w:space="0" w:color="auto"/>
                                          </w:divBdr>
                                        </w:div>
                                        <w:div w:id="795024299">
                                          <w:marLeft w:val="640"/>
                                          <w:marRight w:val="0"/>
                                          <w:marTop w:val="0"/>
                                          <w:marBottom w:val="0"/>
                                          <w:divBdr>
                                            <w:top w:val="none" w:sz="0" w:space="0" w:color="auto"/>
                                            <w:left w:val="none" w:sz="0" w:space="0" w:color="auto"/>
                                            <w:bottom w:val="none" w:sz="0" w:space="0" w:color="auto"/>
                                            <w:right w:val="none" w:sz="0" w:space="0" w:color="auto"/>
                                          </w:divBdr>
                                        </w:div>
                                        <w:div w:id="822745909">
                                          <w:marLeft w:val="640"/>
                                          <w:marRight w:val="0"/>
                                          <w:marTop w:val="0"/>
                                          <w:marBottom w:val="0"/>
                                          <w:divBdr>
                                            <w:top w:val="none" w:sz="0" w:space="0" w:color="auto"/>
                                            <w:left w:val="none" w:sz="0" w:space="0" w:color="auto"/>
                                            <w:bottom w:val="none" w:sz="0" w:space="0" w:color="auto"/>
                                            <w:right w:val="none" w:sz="0" w:space="0" w:color="auto"/>
                                          </w:divBdr>
                                        </w:div>
                                        <w:div w:id="927662139">
                                          <w:marLeft w:val="640"/>
                                          <w:marRight w:val="0"/>
                                          <w:marTop w:val="0"/>
                                          <w:marBottom w:val="0"/>
                                          <w:divBdr>
                                            <w:top w:val="none" w:sz="0" w:space="0" w:color="auto"/>
                                            <w:left w:val="none" w:sz="0" w:space="0" w:color="auto"/>
                                            <w:bottom w:val="none" w:sz="0" w:space="0" w:color="auto"/>
                                            <w:right w:val="none" w:sz="0" w:space="0" w:color="auto"/>
                                          </w:divBdr>
                                        </w:div>
                                        <w:div w:id="972753272">
                                          <w:marLeft w:val="640"/>
                                          <w:marRight w:val="0"/>
                                          <w:marTop w:val="0"/>
                                          <w:marBottom w:val="0"/>
                                          <w:divBdr>
                                            <w:top w:val="none" w:sz="0" w:space="0" w:color="auto"/>
                                            <w:left w:val="none" w:sz="0" w:space="0" w:color="auto"/>
                                            <w:bottom w:val="none" w:sz="0" w:space="0" w:color="auto"/>
                                            <w:right w:val="none" w:sz="0" w:space="0" w:color="auto"/>
                                          </w:divBdr>
                                        </w:div>
                                        <w:div w:id="990334197">
                                          <w:marLeft w:val="640"/>
                                          <w:marRight w:val="0"/>
                                          <w:marTop w:val="0"/>
                                          <w:marBottom w:val="0"/>
                                          <w:divBdr>
                                            <w:top w:val="none" w:sz="0" w:space="0" w:color="auto"/>
                                            <w:left w:val="none" w:sz="0" w:space="0" w:color="auto"/>
                                            <w:bottom w:val="none" w:sz="0" w:space="0" w:color="auto"/>
                                            <w:right w:val="none" w:sz="0" w:space="0" w:color="auto"/>
                                          </w:divBdr>
                                        </w:div>
                                        <w:div w:id="1047027832">
                                          <w:marLeft w:val="640"/>
                                          <w:marRight w:val="0"/>
                                          <w:marTop w:val="0"/>
                                          <w:marBottom w:val="0"/>
                                          <w:divBdr>
                                            <w:top w:val="none" w:sz="0" w:space="0" w:color="auto"/>
                                            <w:left w:val="none" w:sz="0" w:space="0" w:color="auto"/>
                                            <w:bottom w:val="none" w:sz="0" w:space="0" w:color="auto"/>
                                            <w:right w:val="none" w:sz="0" w:space="0" w:color="auto"/>
                                          </w:divBdr>
                                        </w:div>
                                        <w:div w:id="1074280231">
                                          <w:marLeft w:val="640"/>
                                          <w:marRight w:val="0"/>
                                          <w:marTop w:val="0"/>
                                          <w:marBottom w:val="0"/>
                                          <w:divBdr>
                                            <w:top w:val="none" w:sz="0" w:space="0" w:color="auto"/>
                                            <w:left w:val="none" w:sz="0" w:space="0" w:color="auto"/>
                                            <w:bottom w:val="none" w:sz="0" w:space="0" w:color="auto"/>
                                            <w:right w:val="none" w:sz="0" w:space="0" w:color="auto"/>
                                          </w:divBdr>
                                        </w:div>
                                        <w:div w:id="1137575544">
                                          <w:marLeft w:val="640"/>
                                          <w:marRight w:val="0"/>
                                          <w:marTop w:val="0"/>
                                          <w:marBottom w:val="0"/>
                                          <w:divBdr>
                                            <w:top w:val="none" w:sz="0" w:space="0" w:color="auto"/>
                                            <w:left w:val="none" w:sz="0" w:space="0" w:color="auto"/>
                                            <w:bottom w:val="none" w:sz="0" w:space="0" w:color="auto"/>
                                            <w:right w:val="none" w:sz="0" w:space="0" w:color="auto"/>
                                          </w:divBdr>
                                        </w:div>
                                        <w:div w:id="1223829505">
                                          <w:marLeft w:val="640"/>
                                          <w:marRight w:val="0"/>
                                          <w:marTop w:val="0"/>
                                          <w:marBottom w:val="0"/>
                                          <w:divBdr>
                                            <w:top w:val="none" w:sz="0" w:space="0" w:color="auto"/>
                                            <w:left w:val="none" w:sz="0" w:space="0" w:color="auto"/>
                                            <w:bottom w:val="none" w:sz="0" w:space="0" w:color="auto"/>
                                            <w:right w:val="none" w:sz="0" w:space="0" w:color="auto"/>
                                          </w:divBdr>
                                        </w:div>
                                        <w:div w:id="1273512741">
                                          <w:marLeft w:val="640"/>
                                          <w:marRight w:val="0"/>
                                          <w:marTop w:val="0"/>
                                          <w:marBottom w:val="0"/>
                                          <w:divBdr>
                                            <w:top w:val="none" w:sz="0" w:space="0" w:color="auto"/>
                                            <w:left w:val="none" w:sz="0" w:space="0" w:color="auto"/>
                                            <w:bottom w:val="none" w:sz="0" w:space="0" w:color="auto"/>
                                            <w:right w:val="none" w:sz="0" w:space="0" w:color="auto"/>
                                          </w:divBdr>
                                        </w:div>
                                        <w:div w:id="1406608092">
                                          <w:marLeft w:val="640"/>
                                          <w:marRight w:val="0"/>
                                          <w:marTop w:val="0"/>
                                          <w:marBottom w:val="0"/>
                                          <w:divBdr>
                                            <w:top w:val="none" w:sz="0" w:space="0" w:color="auto"/>
                                            <w:left w:val="none" w:sz="0" w:space="0" w:color="auto"/>
                                            <w:bottom w:val="none" w:sz="0" w:space="0" w:color="auto"/>
                                            <w:right w:val="none" w:sz="0" w:space="0" w:color="auto"/>
                                          </w:divBdr>
                                        </w:div>
                                        <w:div w:id="1523472282">
                                          <w:marLeft w:val="640"/>
                                          <w:marRight w:val="0"/>
                                          <w:marTop w:val="0"/>
                                          <w:marBottom w:val="0"/>
                                          <w:divBdr>
                                            <w:top w:val="none" w:sz="0" w:space="0" w:color="auto"/>
                                            <w:left w:val="none" w:sz="0" w:space="0" w:color="auto"/>
                                            <w:bottom w:val="none" w:sz="0" w:space="0" w:color="auto"/>
                                            <w:right w:val="none" w:sz="0" w:space="0" w:color="auto"/>
                                          </w:divBdr>
                                        </w:div>
                                        <w:div w:id="1542473056">
                                          <w:marLeft w:val="640"/>
                                          <w:marRight w:val="0"/>
                                          <w:marTop w:val="0"/>
                                          <w:marBottom w:val="0"/>
                                          <w:divBdr>
                                            <w:top w:val="none" w:sz="0" w:space="0" w:color="auto"/>
                                            <w:left w:val="none" w:sz="0" w:space="0" w:color="auto"/>
                                            <w:bottom w:val="none" w:sz="0" w:space="0" w:color="auto"/>
                                            <w:right w:val="none" w:sz="0" w:space="0" w:color="auto"/>
                                          </w:divBdr>
                                        </w:div>
                                        <w:div w:id="1547716972">
                                          <w:marLeft w:val="640"/>
                                          <w:marRight w:val="0"/>
                                          <w:marTop w:val="0"/>
                                          <w:marBottom w:val="0"/>
                                          <w:divBdr>
                                            <w:top w:val="none" w:sz="0" w:space="0" w:color="auto"/>
                                            <w:left w:val="none" w:sz="0" w:space="0" w:color="auto"/>
                                            <w:bottom w:val="none" w:sz="0" w:space="0" w:color="auto"/>
                                            <w:right w:val="none" w:sz="0" w:space="0" w:color="auto"/>
                                          </w:divBdr>
                                        </w:div>
                                        <w:div w:id="1577861468">
                                          <w:marLeft w:val="640"/>
                                          <w:marRight w:val="0"/>
                                          <w:marTop w:val="0"/>
                                          <w:marBottom w:val="0"/>
                                          <w:divBdr>
                                            <w:top w:val="none" w:sz="0" w:space="0" w:color="auto"/>
                                            <w:left w:val="none" w:sz="0" w:space="0" w:color="auto"/>
                                            <w:bottom w:val="none" w:sz="0" w:space="0" w:color="auto"/>
                                            <w:right w:val="none" w:sz="0" w:space="0" w:color="auto"/>
                                          </w:divBdr>
                                        </w:div>
                                        <w:div w:id="1583874502">
                                          <w:marLeft w:val="640"/>
                                          <w:marRight w:val="0"/>
                                          <w:marTop w:val="0"/>
                                          <w:marBottom w:val="0"/>
                                          <w:divBdr>
                                            <w:top w:val="none" w:sz="0" w:space="0" w:color="auto"/>
                                            <w:left w:val="none" w:sz="0" w:space="0" w:color="auto"/>
                                            <w:bottom w:val="none" w:sz="0" w:space="0" w:color="auto"/>
                                            <w:right w:val="none" w:sz="0" w:space="0" w:color="auto"/>
                                          </w:divBdr>
                                        </w:div>
                                        <w:div w:id="1595088847">
                                          <w:marLeft w:val="640"/>
                                          <w:marRight w:val="0"/>
                                          <w:marTop w:val="0"/>
                                          <w:marBottom w:val="0"/>
                                          <w:divBdr>
                                            <w:top w:val="none" w:sz="0" w:space="0" w:color="auto"/>
                                            <w:left w:val="none" w:sz="0" w:space="0" w:color="auto"/>
                                            <w:bottom w:val="none" w:sz="0" w:space="0" w:color="auto"/>
                                            <w:right w:val="none" w:sz="0" w:space="0" w:color="auto"/>
                                          </w:divBdr>
                                        </w:div>
                                        <w:div w:id="1602764098">
                                          <w:marLeft w:val="640"/>
                                          <w:marRight w:val="0"/>
                                          <w:marTop w:val="0"/>
                                          <w:marBottom w:val="0"/>
                                          <w:divBdr>
                                            <w:top w:val="none" w:sz="0" w:space="0" w:color="auto"/>
                                            <w:left w:val="none" w:sz="0" w:space="0" w:color="auto"/>
                                            <w:bottom w:val="none" w:sz="0" w:space="0" w:color="auto"/>
                                            <w:right w:val="none" w:sz="0" w:space="0" w:color="auto"/>
                                          </w:divBdr>
                                        </w:div>
                                        <w:div w:id="1607928987">
                                          <w:marLeft w:val="640"/>
                                          <w:marRight w:val="0"/>
                                          <w:marTop w:val="0"/>
                                          <w:marBottom w:val="0"/>
                                          <w:divBdr>
                                            <w:top w:val="none" w:sz="0" w:space="0" w:color="auto"/>
                                            <w:left w:val="none" w:sz="0" w:space="0" w:color="auto"/>
                                            <w:bottom w:val="none" w:sz="0" w:space="0" w:color="auto"/>
                                            <w:right w:val="none" w:sz="0" w:space="0" w:color="auto"/>
                                          </w:divBdr>
                                        </w:div>
                                        <w:div w:id="1623417918">
                                          <w:marLeft w:val="640"/>
                                          <w:marRight w:val="0"/>
                                          <w:marTop w:val="0"/>
                                          <w:marBottom w:val="0"/>
                                          <w:divBdr>
                                            <w:top w:val="none" w:sz="0" w:space="0" w:color="auto"/>
                                            <w:left w:val="none" w:sz="0" w:space="0" w:color="auto"/>
                                            <w:bottom w:val="none" w:sz="0" w:space="0" w:color="auto"/>
                                            <w:right w:val="none" w:sz="0" w:space="0" w:color="auto"/>
                                          </w:divBdr>
                                        </w:div>
                                        <w:div w:id="1665232463">
                                          <w:marLeft w:val="640"/>
                                          <w:marRight w:val="0"/>
                                          <w:marTop w:val="0"/>
                                          <w:marBottom w:val="0"/>
                                          <w:divBdr>
                                            <w:top w:val="none" w:sz="0" w:space="0" w:color="auto"/>
                                            <w:left w:val="none" w:sz="0" w:space="0" w:color="auto"/>
                                            <w:bottom w:val="none" w:sz="0" w:space="0" w:color="auto"/>
                                            <w:right w:val="none" w:sz="0" w:space="0" w:color="auto"/>
                                          </w:divBdr>
                                        </w:div>
                                        <w:div w:id="1669863297">
                                          <w:marLeft w:val="640"/>
                                          <w:marRight w:val="0"/>
                                          <w:marTop w:val="0"/>
                                          <w:marBottom w:val="0"/>
                                          <w:divBdr>
                                            <w:top w:val="none" w:sz="0" w:space="0" w:color="auto"/>
                                            <w:left w:val="none" w:sz="0" w:space="0" w:color="auto"/>
                                            <w:bottom w:val="none" w:sz="0" w:space="0" w:color="auto"/>
                                            <w:right w:val="none" w:sz="0" w:space="0" w:color="auto"/>
                                          </w:divBdr>
                                        </w:div>
                                        <w:div w:id="1705783986">
                                          <w:marLeft w:val="640"/>
                                          <w:marRight w:val="0"/>
                                          <w:marTop w:val="0"/>
                                          <w:marBottom w:val="0"/>
                                          <w:divBdr>
                                            <w:top w:val="none" w:sz="0" w:space="0" w:color="auto"/>
                                            <w:left w:val="none" w:sz="0" w:space="0" w:color="auto"/>
                                            <w:bottom w:val="none" w:sz="0" w:space="0" w:color="auto"/>
                                            <w:right w:val="none" w:sz="0" w:space="0" w:color="auto"/>
                                          </w:divBdr>
                                        </w:div>
                                        <w:div w:id="1708598099">
                                          <w:marLeft w:val="640"/>
                                          <w:marRight w:val="0"/>
                                          <w:marTop w:val="0"/>
                                          <w:marBottom w:val="0"/>
                                          <w:divBdr>
                                            <w:top w:val="none" w:sz="0" w:space="0" w:color="auto"/>
                                            <w:left w:val="none" w:sz="0" w:space="0" w:color="auto"/>
                                            <w:bottom w:val="none" w:sz="0" w:space="0" w:color="auto"/>
                                            <w:right w:val="none" w:sz="0" w:space="0" w:color="auto"/>
                                          </w:divBdr>
                                        </w:div>
                                        <w:div w:id="1791894629">
                                          <w:marLeft w:val="640"/>
                                          <w:marRight w:val="0"/>
                                          <w:marTop w:val="0"/>
                                          <w:marBottom w:val="0"/>
                                          <w:divBdr>
                                            <w:top w:val="none" w:sz="0" w:space="0" w:color="auto"/>
                                            <w:left w:val="none" w:sz="0" w:space="0" w:color="auto"/>
                                            <w:bottom w:val="none" w:sz="0" w:space="0" w:color="auto"/>
                                            <w:right w:val="none" w:sz="0" w:space="0" w:color="auto"/>
                                          </w:divBdr>
                                        </w:div>
                                        <w:div w:id="1821385990">
                                          <w:marLeft w:val="640"/>
                                          <w:marRight w:val="0"/>
                                          <w:marTop w:val="0"/>
                                          <w:marBottom w:val="0"/>
                                          <w:divBdr>
                                            <w:top w:val="none" w:sz="0" w:space="0" w:color="auto"/>
                                            <w:left w:val="none" w:sz="0" w:space="0" w:color="auto"/>
                                            <w:bottom w:val="none" w:sz="0" w:space="0" w:color="auto"/>
                                            <w:right w:val="none" w:sz="0" w:space="0" w:color="auto"/>
                                          </w:divBdr>
                                        </w:div>
                                        <w:div w:id="1916429550">
                                          <w:marLeft w:val="640"/>
                                          <w:marRight w:val="0"/>
                                          <w:marTop w:val="0"/>
                                          <w:marBottom w:val="0"/>
                                          <w:divBdr>
                                            <w:top w:val="none" w:sz="0" w:space="0" w:color="auto"/>
                                            <w:left w:val="none" w:sz="0" w:space="0" w:color="auto"/>
                                            <w:bottom w:val="none" w:sz="0" w:space="0" w:color="auto"/>
                                            <w:right w:val="none" w:sz="0" w:space="0" w:color="auto"/>
                                          </w:divBdr>
                                        </w:div>
                                        <w:div w:id="1918248214">
                                          <w:marLeft w:val="640"/>
                                          <w:marRight w:val="0"/>
                                          <w:marTop w:val="0"/>
                                          <w:marBottom w:val="0"/>
                                          <w:divBdr>
                                            <w:top w:val="none" w:sz="0" w:space="0" w:color="auto"/>
                                            <w:left w:val="none" w:sz="0" w:space="0" w:color="auto"/>
                                            <w:bottom w:val="none" w:sz="0" w:space="0" w:color="auto"/>
                                            <w:right w:val="none" w:sz="0" w:space="0" w:color="auto"/>
                                          </w:divBdr>
                                        </w:div>
                                        <w:div w:id="1929465165">
                                          <w:marLeft w:val="640"/>
                                          <w:marRight w:val="0"/>
                                          <w:marTop w:val="0"/>
                                          <w:marBottom w:val="0"/>
                                          <w:divBdr>
                                            <w:top w:val="none" w:sz="0" w:space="0" w:color="auto"/>
                                            <w:left w:val="none" w:sz="0" w:space="0" w:color="auto"/>
                                            <w:bottom w:val="none" w:sz="0" w:space="0" w:color="auto"/>
                                            <w:right w:val="none" w:sz="0" w:space="0" w:color="auto"/>
                                          </w:divBdr>
                                        </w:div>
                                        <w:div w:id="1942713365">
                                          <w:marLeft w:val="640"/>
                                          <w:marRight w:val="0"/>
                                          <w:marTop w:val="0"/>
                                          <w:marBottom w:val="0"/>
                                          <w:divBdr>
                                            <w:top w:val="none" w:sz="0" w:space="0" w:color="auto"/>
                                            <w:left w:val="none" w:sz="0" w:space="0" w:color="auto"/>
                                            <w:bottom w:val="none" w:sz="0" w:space="0" w:color="auto"/>
                                            <w:right w:val="none" w:sz="0" w:space="0" w:color="auto"/>
                                          </w:divBdr>
                                        </w:div>
                                        <w:div w:id="2004507114">
                                          <w:marLeft w:val="640"/>
                                          <w:marRight w:val="0"/>
                                          <w:marTop w:val="0"/>
                                          <w:marBottom w:val="0"/>
                                          <w:divBdr>
                                            <w:top w:val="none" w:sz="0" w:space="0" w:color="auto"/>
                                            <w:left w:val="none" w:sz="0" w:space="0" w:color="auto"/>
                                            <w:bottom w:val="none" w:sz="0" w:space="0" w:color="auto"/>
                                            <w:right w:val="none" w:sz="0" w:space="0" w:color="auto"/>
                                          </w:divBdr>
                                        </w:div>
                                        <w:div w:id="2025084713">
                                          <w:marLeft w:val="640"/>
                                          <w:marRight w:val="0"/>
                                          <w:marTop w:val="0"/>
                                          <w:marBottom w:val="0"/>
                                          <w:divBdr>
                                            <w:top w:val="none" w:sz="0" w:space="0" w:color="auto"/>
                                            <w:left w:val="none" w:sz="0" w:space="0" w:color="auto"/>
                                            <w:bottom w:val="none" w:sz="0" w:space="0" w:color="auto"/>
                                            <w:right w:val="none" w:sz="0" w:space="0" w:color="auto"/>
                                          </w:divBdr>
                                        </w:div>
                                      </w:divsChild>
                                    </w:div>
                                    <w:div w:id="1161583412">
                                      <w:marLeft w:val="0"/>
                                      <w:marRight w:val="0"/>
                                      <w:marTop w:val="0"/>
                                      <w:marBottom w:val="0"/>
                                      <w:divBdr>
                                        <w:top w:val="none" w:sz="0" w:space="0" w:color="auto"/>
                                        <w:left w:val="none" w:sz="0" w:space="0" w:color="auto"/>
                                        <w:bottom w:val="none" w:sz="0" w:space="0" w:color="auto"/>
                                        <w:right w:val="none" w:sz="0" w:space="0" w:color="auto"/>
                                      </w:divBdr>
                                      <w:divsChild>
                                        <w:div w:id="61409246">
                                          <w:marLeft w:val="640"/>
                                          <w:marRight w:val="0"/>
                                          <w:marTop w:val="0"/>
                                          <w:marBottom w:val="0"/>
                                          <w:divBdr>
                                            <w:top w:val="none" w:sz="0" w:space="0" w:color="auto"/>
                                            <w:left w:val="none" w:sz="0" w:space="0" w:color="auto"/>
                                            <w:bottom w:val="none" w:sz="0" w:space="0" w:color="auto"/>
                                            <w:right w:val="none" w:sz="0" w:space="0" w:color="auto"/>
                                          </w:divBdr>
                                        </w:div>
                                        <w:div w:id="88938603">
                                          <w:marLeft w:val="640"/>
                                          <w:marRight w:val="0"/>
                                          <w:marTop w:val="0"/>
                                          <w:marBottom w:val="0"/>
                                          <w:divBdr>
                                            <w:top w:val="none" w:sz="0" w:space="0" w:color="auto"/>
                                            <w:left w:val="none" w:sz="0" w:space="0" w:color="auto"/>
                                            <w:bottom w:val="none" w:sz="0" w:space="0" w:color="auto"/>
                                            <w:right w:val="none" w:sz="0" w:space="0" w:color="auto"/>
                                          </w:divBdr>
                                        </w:div>
                                        <w:div w:id="131483554">
                                          <w:marLeft w:val="640"/>
                                          <w:marRight w:val="0"/>
                                          <w:marTop w:val="0"/>
                                          <w:marBottom w:val="0"/>
                                          <w:divBdr>
                                            <w:top w:val="none" w:sz="0" w:space="0" w:color="auto"/>
                                            <w:left w:val="none" w:sz="0" w:space="0" w:color="auto"/>
                                            <w:bottom w:val="none" w:sz="0" w:space="0" w:color="auto"/>
                                            <w:right w:val="none" w:sz="0" w:space="0" w:color="auto"/>
                                          </w:divBdr>
                                        </w:div>
                                        <w:div w:id="158427523">
                                          <w:marLeft w:val="640"/>
                                          <w:marRight w:val="0"/>
                                          <w:marTop w:val="0"/>
                                          <w:marBottom w:val="0"/>
                                          <w:divBdr>
                                            <w:top w:val="none" w:sz="0" w:space="0" w:color="auto"/>
                                            <w:left w:val="none" w:sz="0" w:space="0" w:color="auto"/>
                                            <w:bottom w:val="none" w:sz="0" w:space="0" w:color="auto"/>
                                            <w:right w:val="none" w:sz="0" w:space="0" w:color="auto"/>
                                          </w:divBdr>
                                        </w:div>
                                        <w:div w:id="220873013">
                                          <w:marLeft w:val="640"/>
                                          <w:marRight w:val="0"/>
                                          <w:marTop w:val="0"/>
                                          <w:marBottom w:val="0"/>
                                          <w:divBdr>
                                            <w:top w:val="none" w:sz="0" w:space="0" w:color="auto"/>
                                            <w:left w:val="none" w:sz="0" w:space="0" w:color="auto"/>
                                            <w:bottom w:val="none" w:sz="0" w:space="0" w:color="auto"/>
                                            <w:right w:val="none" w:sz="0" w:space="0" w:color="auto"/>
                                          </w:divBdr>
                                        </w:div>
                                        <w:div w:id="228274388">
                                          <w:marLeft w:val="640"/>
                                          <w:marRight w:val="0"/>
                                          <w:marTop w:val="0"/>
                                          <w:marBottom w:val="0"/>
                                          <w:divBdr>
                                            <w:top w:val="none" w:sz="0" w:space="0" w:color="auto"/>
                                            <w:left w:val="none" w:sz="0" w:space="0" w:color="auto"/>
                                            <w:bottom w:val="none" w:sz="0" w:space="0" w:color="auto"/>
                                            <w:right w:val="none" w:sz="0" w:space="0" w:color="auto"/>
                                          </w:divBdr>
                                        </w:div>
                                        <w:div w:id="280503030">
                                          <w:marLeft w:val="640"/>
                                          <w:marRight w:val="0"/>
                                          <w:marTop w:val="0"/>
                                          <w:marBottom w:val="0"/>
                                          <w:divBdr>
                                            <w:top w:val="none" w:sz="0" w:space="0" w:color="auto"/>
                                            <w:left w:val="none" w:sz="0" w:space="0" w:color="auto"/>
                                            <w:bottom w:val="none" w:sz="0" w:space="0" w:color="auto"/>
                                            <w:right w:val="none" w:sz="0" w:space="0" w:color="auto"/>
                                          </w:divBdr>
                                        </w:div>
                                        <w:div w:id="334307573">
                                          <w:marLeft w:val="640"/>
                                          <w:marRight w:val="0"/>
                                          <w:marTop w:val="0"/>
                                          <w:marBottom w:val="0"/>
                                          <w:divBdr>
                                            <w:top w:val="none" w:sz="0" w:space="0" w:color="auto"/>
                                            <w:left w:val="none" w:sz="0" w:space="0" w:color="auto"/>
                                            <w:bottom w:val="none" w:sz="0" w:space="0" w:color="auto"/>
                                            <w:right w:val="none" w:sz="0" w:space="0" w:color="auto"/>
                                          </w:divBdr>
                                        </w:div>
                                        <w:div w:id="445127111">
                                          <w:marLeft w:val="640"/>
                                          <w:marRight w:val="0"/>
                                          <w:marTop w:val="0"/>
                                          <w:marBottom w:val="0"/>
                                          <w:divBdr>
                                            <w:top w:val="none" w:sz="0" w:space="0" w:color="auto"/>
                                            <w:left w:val="none" w:sz="0" w:space="0" w:color="auto"/>
                                            <w:bottom w:val="none" w:sz="0" w:space="0" w:color="auto"/>
                                            <w:right w:val="none" w:sz="0" w:space="0" w:color="auto"/>
                                          </w:divBdr>
                                        </w:div>
                                        <w:div w:id="502742439">
                                          <w:marLeft w:val="640"/>
                                          <w:marRight w:val="0"/>
                                          <w:marTop w:val="0"/>
                                          <w:marBottom w:val="0"/>
                                          <w:divBdr>
                                            <w:top w:val="none" w:sz="0" w:space="0" w:color="auto"/>
                                            <w:left w:val="none" w:sz="0" w:space="0" w:color="auto"/>
                                            <w:bottom w:val="none" w:sz="0" w:space="0" w:color="auto"/>
                                            <w:right w:val="none" w:sz="0" w:space="0" w:color="auto"/>
                                          </w:divBdr>
                                        </w:div>
                                        <w:div w:id="516426585">
                                          <w:marLeft w:val="640"/>
                                          <w:marRight w:val="0"/>
                                          <w:marTop w:val="0"/>
                                          <w:marBottom w:val="0"/>
                                          <w:divBdr>
                                            <w:top w:val="none" w:sz="0" w:space="0" w:color="auto"/>
                                            <w:left w:val="none" w:sz="0" w:space="0" w:color="auto"/>
                                            <w:bottom w:val="none" w:sz="0" w:space="0" w:color="auto"/>
                                            <w:right w:val="none" w:sz="0" w:space="0" w:color="auto"/>
                                          </w:divBdr>
                                        </w:div>
                                        <w:div w:id="536049353">
                                          <w:marLeft w:val="640"/>
                                          <w:marRight w:val="0"/>
                                          <w:marTop w:val="0"/>
                                          <w:marBottom w:val="0"/>
                                          <w:divBdr>
                                            <w:top w:val="none" w:sz="0" w:space="0" w:color="auto"/>
                                            <w:left w:val="none" w:sz="0" w:space="0" w:color="auto"/>
                                            <w:bottom w:val="none" w:sz="0" w:space="0" w:color="auto"/>
                                            <w:right w:val="none" w:sz="0" w:space="0" w:color="auto"/>
                                          </w:divBdr>
                                        </w:div>
                                        <w:div w:id="598560843">
                                          <w:marLeft w:val="640"/>
                                          <w:marRight w:val="0"/>
                                          <w:marTop w:val="0"/>
                                          <w:marBottom w:val="0"/>
                                          <w:divBdr>
                                            <w:top w:val="none" w:sz="0" w:space="0" w:color="auto"/>
                                            <w:left w:val="none" w:sz="0" w:space="0" w:color="auto"/>
                                            <w:bottom w:val="none" w:sz="0" w:space="0" w:color="auto"/>
                                            <w:right w:val="none" w:sz="0" w:space="0" w:color="auto"/>
                                          </w:divBdr>
                                        </w:div>
                                        <w:div w:id="655838197">
                                          <w:marLeft w:val="640"/>
                                          <w:marRight w:val="0"/>
                                          <w:marTop w:val="0"/>
                                          <w:marBottom w:val="0"/>
                                          <w:divBdr>
                                            <w:top w:val="none" w:sz="0" w:space="0" w:color="auto"/>
                                            <w:left w:val="none" w:sz="0" w:space="0" w:color="auto"/>
                                            <w:bottom w:val="none" w:sz="0" w:space="0" w:color="auto"/>
                                            <w:right w:val="none" w:sz="0" w:space="0" w:color="auto"/>
                                          </w:divBdr>
                                        </w:div>
                                        <w:div w:id="727149319">
                                          <w:marLeft w:val="640"/>
                                          <w:marRight w:val="0"/>
                                          <w:marTop w:val="0"/>
                                          <w:marBottom w:val="0"/>
                                          <w:divBdr>
                                            <w:top w:val="none" w:sz="0" w:space="0" w:color="auto"/>
                                            <w:left w:val="none" w:sz="0" w:space="0" w:color="auto"/>
                                            <w:bottom w:val="none" w:sz="0" w:space="0" w:color="auto"/>
                                            <w:right w:val="none" w:sz="0" w:space="0" w:color="auto"/>
                                          </w:divBdr>
                                        </w:div>
                                        <w:div w:id="765809560">
                                          <w:marLeft w:val="640"/>
                                          <w:marRight w:val="0"/>
                                          <w:marTop w:val="0"/>
                                          <w:marBottom w:val="0"/>
                                          <w:divBdr>
                                            <w:top w:val="none" w:sz="0" w:space="0" w:color="auto"/>
                                            <w:left w:val="none" w:sz="0" w:space="0" w:color="auto"/>
                                            <w:bottom w:val="none" w:sz="0" w:space="0" w:color="auto"/>
                                            <w:right w:val="none" w:sz="0" w:space="0" w:color="auto"/>
                                          </w:divBdr>
                                        </w:div>
                                        <w:div w:id="785150636">
                                          <w:marLeft w:val="640"/>
                                          <w:marRight w:val="0"/>
                                          <w:marTop w:val="0"/>
                                          <w:marBottom w:val="0"/>
                                          <w:divBdr>
                                            <w:top w:val="none" w:sz="0" w:space="0" w:color="auto"/>
                                            <w:left w:val="none" w:sz="0" w:space="0" w:color="auto"/>
                                            <w:bottom w:val="none" w:sz="0" w:space="0" w:color="auto"/>
                                            <w:right w:val="none" w:sz="0" w:space="0" w:color="auto"/>
                                          </w:divBdr>
                                        </w:div>
                                        <w:div w:id="802698042">
                                          <w:marLeft w:val="640"/>
                                          <w:marRight w:val="0"/>
                                          <w:marTop w:val="0"/>
                                          <w:marBottom w:val="0"/>
                                          <w:divBdr>
                                            <w:top w:val="none" w:sz="0" w:space="0" w:color="auto"/>
                                            <w:left w:val="none" w:sz="0" w:space="0" w:color="auto"/>
                                            <w:bottom w:val="none" w:sz="0" w:space="0" w:color="auto"/>
                                            <w:right w:val="none" w:sz="0" w:space="0" w:color="auto"/>
                                          </w:divBdr>
                                        </w:div>
                                        <w:div w:id="878205431">
                                          <w:marLeft w:val="640"/>
                                          <w:marRight w:val="0"/>
                                          <w:marTop w:val="0"/>
                                          <w:marBottom w:val="0"/>
                                          <w:divBdr>
                                            <w:top w:val="none" w:sz="0" w:space="0" w:color="auto"/>
                                            <w:left w:val="none" w:sz="0" w:space="0" w:color="auto"/>
                                            <w:bottom w:val="none" w:sz="0" w:space="0" w:color="auto"/>
                                            <w:right w:val="none" w:sz="0" w:space="0" w:color="auto"/>
                                          </w:divBdr>
                                        </w:div>
                                        <w:div w:id="904950552">
                                          <w:marLeft w:val="640"/>
                                          <w:marRight w:val="0"/>
                                          <w:marTop w:val="0"/>
                                          <w:marBottom w:val="0"/>
                                          <w:divBdr>
                                            <w:top w:val="none" w:sz="0" w:space="0" w:color="auto"/>
                                            <w:left w:val="none" w:sz="0" w:space="0" w:color="auto"/>
                                            <w:bottom w:val="none" w:sz="0" w:space="0" w:color="auto"/>
                                            <w:right w:val="none" w:sz="0" w:space="0" w:color="auto"/>
                                          </w:divBdr>
                                        </w:div>
                                        <w:div w:id="1066033274">
                                          <w:marLeft w:val="640"/>
                                          <w:marRight w:val="0"/>
                                          <w:marTop w:val="0"/>
                                          <w:marBottom w:val="0"/>
                                          <w:divBdr>
                                            <w:top w:val="none" w:sz="0" w:space="0" w:color="auto"/>
                                            <w:left w:val="none" w:sz="0" w:space="0" w:color="auto"/>
                                            <w:bottom w:val="none" w:sz="0" w:space="0" w:color="auto"/>
                                            <w:right w:val="none" w:sz="0" w:space="0" w:color="auto"/>
                                          </w:divBdr>
                                        </w:div>
                                        <w:div w:id="1130368515">
                                          <w:marLeft w:val="640"/>
                                          <w:marRight w:val="0"/>
                                          <w:marTop w:val="0"/>
                                          <w:marBottom w:val="0"/>
                                          <w:divBdr>
                                            <w:top w:val="none" w:sz="0" w:space="0" w:color="auto"/>
                                            <w:left w:val="none" w:sz="0" w:space="0" w:color="auto"/>
                                            <w:bottom w:val="none" w:sz="0" w:space="0" w:color="auto"/>
                                            <w:right w:val="none" w:sz="0" w:space="0" w:color="auto"/>
                                          </w:divBdr>
                                        </w:div>
                                        <w:div w:id="1198465236">
                                          <w:marLeft w:val="640"/>
                                          <w:marRight w:val="0"/>
                                          <w:marTop w:val="0"/>
                                          <w:marBottom w:val="0"/>
                                          <w:divBdr>
                                            <w:top w:val="none" w:sz="0" w:space="0" w:color="auto"/>
                                            <w:left w:val="none" w:sz="0" w:space="0" w:color="auto"/>
                                            <w:bottom w:val="none" w:sz="0" w:space="0" w:color="auto"/>
                                            <w:right w:val="none" w:sz="0" w:space="0" w:color="auto"/>
                                          </w:divBdr>
                                        </w:div>
                                        <w:div w:id="1206869459">
                                          <w:marLeft w:val="640"/>
                                          <w:marRight w:val="0"/>
                                          <w:marTop w:val="0"/>
                                          <w:marBottom w:val="0"/>
                                          <w:divBdr>
                                            <w:top w:val="none" w:sz="0" w:space="0" w:color="auto"/>
                                            <w:left w:val="none" w:sz="0" w:space="0" w:color="auto"/>
                                            <w:bottom w:val="none" w:sz="0" w:space="0" w:color="auto"/>
                                            <w:right w:val="none" w:sz="0" w:space="0" w:color="auto"/>
                                          </w:divBdr>
                                        </w:div>
                                        <w:div w:id="1217814968">
                                          <w:marLeft w:val="640"/>
                                          <w:marRight w:val="0"/>
                                          <w:marTop w:val="0"/>
                                          <w:marBottom w:val="0"/>
                                          <w:divBdr>
                                            <w:top w:val="none" w:sz="0" w:space="0" w:color="auto"/>
                                            <w:left w:val="none" w:sz="0" w:space="0" w:color="auto"/>
                                            <w:bottom w:val="none" w:sz="0" w:space="0" w:color="auto"/>
                                            <w:right w:val="none" w:sz="0" w:space="0" w:color="auto"/>
                                          </w:divBdr>
                                        </w:div>
                                        <w:div w:id="1303388716">
                                          <w:marLeft w:val="640"/>
                                          <w:marRight w:val="0"/>
                                          <w:marTop w:val="0"/>
                                          <w:marBottom w:val="0"/>
                                          <w:divBdr>
                                            <w:top w:val="none" w:sz="0" w:space="0" w:color="auto"/>
                                            <w:left w:val="none" w:sz="0" w:space="0" w:color="auto"/>
                                            <w:bottom w:val="none" w:sz="0" w:space="0" w:color="auto"/>
                                            <w:right w:val="none" w:sz="0" w:space="0" w:color="auto"/>
                                          </w:divBdr>
                                        </w:div>
                                        <w:div w:id="1383754153">
                                          <w:marLeft w:val="640"/>
                                          <w:marRight w:val="0"/>
                                          <w:marTop w:val="0"/>
                                          <w:marBottom w:val="0"/>
                                          <w:divBdr>
                                            <w:top w:val="none" w:sz="0" w:space="0" w:color="auto"/>
                                            <w:left w:val="none" w:sz="0" w:space="0" w:color="auto"/>
                                            <w:bottom w:val="none" w:sz="0" w:space="0" w:color="auto"/>
                                            <w:right w:val="none" w:sz="0" w:space="0" w:color="auto"/>
                                          </w:divBdr>
                                        </w:div>
                                        <w:div w:id="1453288465">
                                          <w:marLeft w:val="640"/>
                                          <w:marRight w:val="0"/>
                                          <w:marTop w:val="0"/>
                                          <w:marBottom w:val="0"/>
                                          <w:divBdr>
                                            <w:top w:val="none" w:sz="0" w:space="0" w:color="auto"/>
                                            <w:left w:val="none" w:sz="0" w:space="0" w:color="auto"/>
                                            <w:bottom w:val="none" w:sz="0" w:space="0" w:color="auto"/>
                                            <w:right w:val="none" w:sz="0" w:space="0" w:color="auto"/>
                                          </w:divBdr>
                                        </w:div>
                                        <w:div w:id="1469081627">
                                          <w:marLeft w:val="640"/>
                                          <w:marRight w:val="0"/>
                                          <w:marTop w:val="0"/>
                                          <w:marBottom w:val="0"/>
                                          <w:divBdr>
                                            <w:top w:val="none" w:sz="0" w:space="0" w:color="auto"/>
                                            <w:left w:val="none" w:sz="0" w:space="0" w:color="auto"/>
                                            <w:bottom w:val="none" w:sz="0" w:space="0" w:color="auto"/>
                                            <w:right w:val="none" w:sz="0" w:space="0" w:color="auto"/>
                                          </w:divBdr>
                                        </w:div>
                                        <w:div w:id="1523519515">
                                          <w:marLeft w:val="640"/>
                                          <w:marRight w:val="0"/>
                                          <w:marTop w:val="0"/>
                                          <w:marBottom w:val="0"/>
                                          <w:divBdr>
                                            <w:top w:val="none" w:sz="0" w:space="0" w:color="auto"/>
                                            <w:left w:val="none" w:sz="0" w:space="0" w:color="auto"/>
                                            <w:bottom w:val="none" w:sz="0" w:space="0" w:color="auto"/>
                                            <w:right w:val="none" w:sz="0" w:space="0" w:color="auto"/>
                                          </w:divBdr>
                                        </w:div>
                                        <w:div w:id="1538397504">
                                          <w:marLeft w:val="640"/>
                                          <w:marRight w:val="0"/>
                                          <w:marTop w:val="0"/>
                                          <w:marBottom w:val="0"/>
                                          <w:divBdr>
                                            <w:top w:val="none" w:sz="0" w:space="0" w:color="auto"/>
                                            <w:left w:val="none" w:sz="0" w:space="0" w:color="auto"/>
                                            <w:bottom w:val="none" w:sz="0" w:space="0" w:color="auto"/>
                                            <w:right w:val="none" w:sz="0" w:space="0" w:color="auto"/>
                                          </w:divBdr>
                                        </w:div>
                                        <w:div w:id="1541362708">
                                          <w:marLeft w:val="640"/>
                                          <w:marRight w:val="0"/>
                                          <w:marTop w:val="0"/>
                                          <w:marBottom w:val="0"/>
                                          <w:divBdr>
                                            <w:top w:val="none" w:sz="0" w:space="0" w:color="auto"/>
                                            <w:left w:val="none" w:sz="0" w:space="0" w:color="auto"/>
                                            <w:bottom w:val="none" w:sz="0" w:space="0" w:color="auto"/>
                                            <w:right w:val="none" w:sz="0" w:space="0" w:color="auto"/>
                                          </w:divBdr>
                                        </w:div>
                                        <w:div w:id="1555963804">
                                          <w:marLeft w:val="640"/>
                                          <w:marRight w:val="0"/>
                                          <w:marTop w:val="0"/>
                                          <w:marBottom w:val="0"/>
                                          <w:divBdr>
                                            <w:top w:val="none" w:sz="0" w:space="0" w:color="auto"/>
                                            <w:left w:val="none" w:sz="0" w:space="0" w:color="auto"/>
                                            <w:bottom w:val="none" w:sz="0" w:space="0" w:color="auto"/>
                                            <w:right w:val="none" w:sz="0" w:space="0" w:color="auto"/>
                                          </w:divBdr>
                                        </w:div>
                                        <w:div w:id="1610814986">
                                          <w:marLeft w:val="640"/>
                                          <w:marRight w:val="0"/>
                                          <w:marTop w:val="0"/>
                                          <w:marBottom w:val="0"/>
                                          <w:divBdr>
                                            <w:top w:val="none" w:sz="0" w:space="0" w:color="auto"/>
                                            <w:left w:val="none" w:sz="0" w:space="0" w:color="auto"/>
                                            <w:bottom w:val="none" w:sz="0" w:space="0" w:color="auto"/>
                                            <w:right w:val="none" w:sz="0" w:space="0" w:color="auto"/>
                                          </w:divBdr>
                                        </w:div>
                                        <w:div w:id="1653288968">
                                          <w:marLeft w:val="640"/>
                                          <w:marRight w:val="0"/>
                                          <w:marTop w:val="0"/>
                                          <w:marBottom w:val="0"/>
                                          <w:divBdr>
                                            <w:top w:val="none" w:sz="0" w:space="0" w:color="auto"/>
                                            <w:left w:val="none" w:sz="0" w:space="0" w:color="auto"/>
                                            <w:bottom w:val="none" w:sz="0" w:space="0" w:color="auto"/>
                                            <w:right w:val="none" w:sz="0" w:space="0" w:color="auto"/>
                                          </w:divBdr>
                                        </w:div>
                                        <w:div w:id="1676421774">
                                          <w:marLeft w:val="640"/>
                                          <w:marRight w:val="0"/>
                                          <w:marTop w:val="0"/>
                                          <w:marBottom w:val="0"/>
                                          <w:divBdr>
                                            <w:top w:val="none" w:sz="0" w:space="0" w:color="auto"/>
                                            <w:left w:val="none" w:sz="0" w:space="0" w:color="auto"/>
                                            <w:bottom w:val="none" w:sz="0" w:space="0" w:color="auto"/>
                                            <w:right w:val="none" w:sz="0" w:space="0" w:color="auto"/>
                                          </w:divBdr>
                                        </w:div>
                                        <w:div w:id="1678842464">
                                          <w:marLeft w:val="640"/>
                                          <w:marRight w:val="0"/>
                                          <w:marTop w:val="0"/>
                                          <w:marBottom w:val="0"/>
                                          <w:divBdr>
                                            <w:top w:val="none" w:sz="0" w:space="0" w:color="auto"/>
                                            <w:left w:val="none" w:sz="0" w:space="0" w:color="auto"/>
                                            <w:bottom w:val="none" w:sz="0" w:space="0" w:color="auto"/>
                                            <w:right w:val="none" w:sz="0" w:space="0" w:color="auto"/>
                                          </w:divBdr>
                                        </w:div>
                                        <w:div w:id="1715305521">
                                          <w:marLeft w:val="640"/>
                                          <w:marRight w:val="0"/>
                                          <w:marTop w:val="0"/>
                                          <w:marBottom w:val="0"/>
                                          <w:divBdr>
                                            <w:top w:val="none" w:sz="0" w:space="0" w:color="auto"/>
                                            <w:left w:val="none" w:sz="0" w:space="0" w:color="auto"/>
                                            <w:bottom w:val="none" w:sz="0" w:space="0" w:color="auto"/>
                                            <w:right w:val="none" w:sz="0" w:space="0" w:color="auto"/>
                                          </w:divBdr>
                                        </w:div>
                                        <w:div w:id="1830706721">
                                          <w:marLeft w:val="640"/>
                                          <w:marRight w:val="0"/>
                                          <w:marTop w:val="0"/>
                                          <w:marBottom w:val="0"/>
                                          <w:divBdr>
                                            <w:top w:val="none" w:sz="0" w:space="0" w:color="auto"/>
                                            <w:left w:val="none" w:sz="0" w:space="0" w:color="auto"/>
                                            <w:bottom w:val="none" w:sz="0" w:space="0" w:color="auto"/>
                                            <w:right w:val="none" w:sz="0" w:space="0" w:color="auto"/>
                                          </w:divBdr>
                                        </w:div>
                                        <w:div w:id="1948386067">
                                          <w:marLeft w:val="640"/>
                                          <w:marRight w:val="0"/>
                                          <w:marTop w:val="0"/>
                                          <w:marBottom w:val="0"/>
                                          <w:divBdr>
                                            <w:top w:val="none" w:sz="0" w:space="0" w:color="auto"/>
                                            <w:left w:val="none" w:sz="0" w:space="0" w:color="auto"/>
                                            <w:bottom w:val="none" w:sz="0" w:space="0" w:color="auto"/>
                                            <w:right w:val="none" w:sz="0" w:space="0" w:color="auto"/>
                                          </w:divBdr>
                                        </w:div>
                                        <w:div w:id="2026321675">
                                          <w:marLeft w:val="640"/>
                                          <w:marRight w:val="0"/>
                                          <w:marTop w:val="0"/>
                                          <w:marBottom w:val="0"/>
                                          <w:divBdr>
                                            <w:top w:val="none" w:sz="0" w:space="0" w:color="auto"/>
                                            <w:left w:val="none" w:sz="0" w:space="0" w:color="auto"/>
                                            <w:bottom w:val="none" w:sz="0" w:space="0" w:color="auto"/>
                                            <w:right w:val="none" w:sz="0" w:space="0" w:color="auto"/>
                                          </w:divBdr>
                                        </w:div>
                                        <w:div w:id="2028822169">
                                          <w:marLeft w:val="640"/>
                                          <w:marRight w:val="0"/>
                                          <w:marTop w:val="0"/>
                                          <w:marBottom w:val="0"/>
                                          <w:divBdr>
                                            <w:top w:val="none" w:sz="0" w:space="0" w:color="auto"/>
                                            <w:left w:val="none" w:sz="0" w:space="0" w:color="auto"/>
                                            <w:bottom w:val="none" w:sz="0" w:space="0" w:color="auto"/>
                                            <w:right w:val="none" w:sz="0" w:space="0" w:color="auto"/>
                                          </w:divBdr>
                                        </w:div>
                                        <w:div w:id="2057317280">
                                          <w:marLeft w:val="640"/>
                                          <w:marRight w:val="0"/>
                                          <w:marTop w:val="0"/>
                                          <w:marBottom w:val="0"/>
                                          <w:divBdr>
                                            <w:top w:val="none" w:sz="0" w:space="0" w:color="auto"/>
                                            <w:left w:val="none" w:sz="0" w:space="0" w:color="auto"/>
                                            <w:bottom w:val="none" w:sz="0" w:space="0" w:color="auto"/>
                                            <w:right w:val="none" w:sz="0" w:space="0" w:color="auto"/>
                                          </w:divBdr>
                                        </w:div>
                                        <w:div w:id="2076928830">
                                          <w:marLeft w:val="640"/>
                                          <w:marRight w:val="0"/>
                                          <w:marTop w:val="0"/>
                                          <w:marBottom w:val="0"/>
                                          <w:divBdr>
                                            <w:top w:val="none" w:sz="0" w:space="0" w:color="auto"/>
                                            <w:left w:val="none" w:sz="0" w:space="0" w:color="auto"/>
                                            <w:bottom w:val="none" w:sz="0" w:space="0" w:color="auto"/>
                                            <w:right w:val="none" w:sz="0" w:space="0" w:color="auto"/>
                                          </w:divBdr>
                                        </w:div>
                                        <w:div w:id="2092922742">
                                          <w:marLeft w:val="640"/>
                                          <w:marRight w:val="0"/>
                                          <w:marTop w:val="0"/>
                                          <w:marBottom w:val="0"/>
                                          <w:divBdr>
                                            <w:top w:val="none" w:sz="0" w:space="0" w:color="auto"/>
                                            <w:left w:val="none" w:sz="0" w:space="0" w:color="auto"/>
                                            <w:bottom w:val="none" w:sz="0" w:space="0" w:color="auto"/>
                                            <w:right w:val="none" w:sz="0" w:space="0" w:color="auto"/>
                                          </w:divBdr>
                                        </w:div>
                                        <w:div w:id="2117866955">
                                          <w:marLeft w:val="640"/>
                                          <w:marRight w:val="0"/>
                                          <w:marTop w:val="0"/>
                                          <w:marBottom w:val="0"/>
                                          <w:divBdr>
                                            <w:top w:val="none" w:sz="0" w:space="0" w:color="auto"/>
                                            <w:left w:val="none" w:sz="0" w:space="0" w:color="auto"/>
                                            <w:bottom w:val="none" w:sz="0" w:space="0" w:color="auto"/>
                                            <w:right w:val="none" w:sz="0" w:space="0" w:color="auto"/>
                                          </w:divBdr>
                                        </w:div>
                                        <w:div w:id="2119595516">
                                          <w:marLeft w:val="640"/>
                                          <w:marRight w:val="0"/>
                                          <w:marTop w:val="0"/>
                                          <w:marBottom w:val="0"/>
                                          <w:divBdr>
                                            <w:top w:val="none" w:sz="0" w:space="0" w:color="auto"/>
                                            <w:left w:val="none" w:sz="0" w:space="0" w:color="auto"/>
                                            <w:bottom w:val="none" w:sz="0" w:space="0" w:color="auto"/>
                                            <w:right w:val="none" w:sz="0" w:space="0" w:color="auto"/>
                                          </w:divBdr>
                                        </w:div>
                                        <w:div w:id="2119787619">
                                          <w:marLeft w:val="640"/>
                                          <w:marRight w:val="0"/>
                                          <w:marTop w:val="0"/>
                                          <w:marBottom w:val="0"/>
                                          <w:divBdr>
                                            <w:top w:val="none" w:sz="0" w:space="0" w:color="auto"/>
                                            <w:left w:val="none" w:sz="0" w:space="0" w:color="auto"/>
                                            <w:bottom w:val="none" w:sz="0" w:space="0" w:color="auto"/>
                                            <w:right w:val="none" w:sz="0" w:space="0" w:color="auto"/>
                                          </w:divBdr>
                                        </w:div>
                                        <w:div w:id="2125727607">
                                          <w:marLeft w:val="640"/>
                                          <w:marRight w:val="0"/>
                                          <w:marTop w:val="0"/>
                                          <w:marBottom w:val="0"/>
                                          <w:divBdr>
                                            <w:top w:val="none" w:sz="0" w:space="0" w:color="auto"/>
                                            <w:left w:val="none" w:sz="0" w:space="0" w:color="auto"/>
                                            <w:bottom w:val="none" w:sz="0" w:space="0" w:color="auto"/>
                                            <w:right w:val="none" w:sz="0" w:space="0" w:color="auto"/>
                                          </w:divBdr>
                                        </w:div>
                                        <w:div w:id="2127651176">
                                          <w:marLeft w:val="640"/>
                                          <w:marRight w:val="0"/>
                                          <w:marTop w:val="0"/>
                                          <w:marBottom w:val="0"/>
                                          <w:divBdr>
                                            <w:top w:val="none" w:sz="0" w:space="0" w:color="auto"/>
                                            <w:left w:val="none" w:sz="0" w:space="0" w:color="auto"/>
                                            <w:bottom w:val="none" w:sz="0" w:space="0" w:color="auto"/>
                                            <w:right w:val="none" w:sz="0" w:space="0" w:color="auto"/>
                                          </w:divBdr>
                                        </w:div>
                                      </w:divsChild>
                                    </w:div>
                                    <w:div w:id="1213274037">
                                      <w:marLeft w:val="0"/>
                                      <w:marRight w:val="0"/>
                                      <w:marTop w:val="0"/>
                                      <w:marBottom w:val="0"/>
                                      <w:divBdr>
                                        <w:top w:val="none" w:sz="0" w:space="0" w:color="auto"/>
                                        <w:left w:val="none" w:sz="0" w:space="0" w:color="auto"/>
                                        <w:bottom w:val="none" w:sz="0" w:space="0" w:color="auto"/>
                                        <w:right w:val="none" w:sz="0" w:space="0" w:color="auto"/>
                                      </w:divBdr>
                                      <w:divsChild>
                                        <w:div w:id="7680354">
                                          <w:marLeft w:val="640"/>
                                          <w:marRight w:val="0"/>
                                          <w:marTop w:val="0"/>
                                          <w:marBottom w:val="0"/>
                                          <w:divBdr>
                                            <w:top w:val="none" w:sz="0" w:space="0" w:color="auto"/>
                                            <w:left w:val="none" w:sz="0" w:space="0" w:color="auto"/>
                                            <w:bottom w:val="none" w:sz="0" w:space="0" w:color="auto"/>
                                            <w:right w:val="none" w:sz="0" w:space="0" w:color="auto"/>
                                          </w:divBdr>
                                        </w:div>
                                        <w:div w:id="51075454">
                                          <w:marLeft w:val="640"/>
                                          <w:marRight w:val="0"/>
                                          <w:marTop w:val="0"/>
                                          <w:marBottom w:val="0"/>
                                          <w:divBdr>
                                            <w:top w:val="none" w:sz="0" w:space="0" w:color="auto"/>
                                            <w:left w:val="none" w:sz="0" w:space="0" w:color="auto"/>
                                            <w:bottom w:val="none" w:sz="0" w:space="0" w:color="auto"/>
                                            <w:right w:val="none" w:sz="0" w:space="0" w:color="auto"/>
                                          </w:divBdr>
                                        </w:div>
                                        <w:div w:id="99566507">
                                          <w:marLeft w:val="640"/>
                                          <w:marRight w:val="0"/>
                                          <w:marTop w:val="0"/>
                                          <w:marBottom w:val="0"/>
                                          <w:divBdr>
                                            <w:top w:val="none" w:sz="0" w:space="0" w:color="auto"/>
                                            <w:left w:val="none" w:sz="0" w:space="0" w:color="auto"/>
                                            <w:bottom w:val="none" w:sz="0" w:space="0" w:color="auto"/>
                                            <w:right w:val="none" w:sz="0" w:space="0" w:color="auto"/>
                                          </w:divBdr>
                                        </w:div>
                                        <w:div w:id="107703954">
                                          <w:marLeft w:val="640"/>
                                          <w:marRight w:val="0"/>
                                          <w:marTop w:val="0"/>
                                          <w:marBottom w:val="0"/>
                                          <w:divBdr>
                                            <w:top w:val="none" w:sz="0" w:space="0" w:color="auto"/>
                                            <w:left w:val="none" w:sz="0" w:space="0" w:color="auto"/>
                                            <w:bottom w:val="none" w:sz="0" w:space="0" w:color="auto"/>
                                            <w:right w:val="none" w:sz="0" w:space="0" w:color="auto"/>
                                          </w:divBdr>
                                        </w:div>
                                        <w:div w:id="117528934">
                                          <w:marLeft w:val="640"/>
                                          <w:marRight w:val="0"/>
                                          <w:marTop w:val="0"/>
                                          <w:marBottom w:val="0"/>
                                          <w:divBdr>
                                            <w:top w:val="none" w:sz="0" w:space="0" w:color="auto"/>
                                            <w:left w:val="none" w:sz="0" w:space="0" w:color="auto"/>
                                            <w:bottom w:val="none" w:sz="0" w:space="0" w:color="auto"/>
                                            <w:right w:val="none" w:sz="0" w:space="0" w:color="auto"/>
                                          </w:divBdr>
                                        </w:div>
                                        <w:div w:id="164788422">
                                          <w:marLeft w:val="640"/>
                                          <w:marRight w:val="0"/>
                                          <w:marTop w:val="0"/>
                                          <w:marBottom w:val="0"/>
                                          <w:divBdr>
                                            <w:top w:val="none" w:sz="0" w:space="0" w:color="auto"/>
                                            <w:left w:val="none" w:sz="0" w:space="0" w:color="auto"/>
                                            <w:bottom w:val="none" w:sz="0" w:space="0" w:color="auto"/>
                                            <w:right w:val="none" w:sz="0" w:space="0" w:color="auto"/>
                                          </w:divBdr>
                                        </w:div>
                                        <w:div w:id="225798474">
                                          <w:marLeft w:val="640"/>
                                          <w:marRight w:val="0"/>
                                          <w:marTop w:val="0"/>
                                          <w:marBottom w:val="0"/>
                                          <w:divBdr>
                                            <w:top w:val="none" w:sz="0" w:space="0" w:color="auto"/>
                                            <w:left w:val="none" w:sz="0" w:space="0" w:color="auto"/>
                                            <w:bottom w:val="none" w:sz="0" w:space="0" w:color="auto"/>
                                            <w:right w:val="none" w:sz="0" w:space="0" w:color="auto"/>
                                          </w:divBdr>
                                        </w:div>
                                        <w:div w:id="279646798">
                                          <w:marLeft w:val="640"/>
                                          <w:marRight w:val="0"/>
                                          <w:marTop w:val="0"/>
                                          <w:marBottom w:val="0"/>
                                          <w:divBdr>
                                            <w:top w:val="none" w:sz="0" w:space="0" w:color="auto"/>
                                            <w:left w:val="none" w:sz="0" w:space="0" w:color="auto"/>
                                            <w:bottom w:val="none" w:sz="0" w:space="0" w:color="auto"/>
                                            <w:right w:val="none" w:sz="0" w:space="0" w:color="auto"/>
                                          </w:divBdr>
                                        </w:div>
                                        <w:div w:id="333923346">
                                          <w:marLeft w:val="640"/>
                                          <w:marRight w:val="0"/>
                                          <w:marTop w:val="0"/>
                                          <w:marBottom w:val="0"/>
                                          <w:divBdr>
                                            <w:top w:val="none" w:sz="0" w:space="0" w:color="auto"/>
                                            <w:left w:val="none" w:sz="0" w:space="0" w:color="auto"/>
                                            <w:bottom w:val="none" w:sz="0" w:space="0" w:color="auto"/>
                                            <w:right w:val="none" w:sz="0" w:space="0" w:color="auto"/>
                                          </w:divBdr>
                                        </w:div>
                                        <w:div w:id="378550747">
                                          <w:marLeft w:val="640"/>
                                          <w:marRight w:val="0"/>
                                          <w:marTop w:val="0"/>
                                          <w:marBottom w:val="0"/>
                                          <w:divBdr>
                                            <w:top w:val="none" w:sz="0" w:space="0" w:color="auto"/>
                                            <w:left w:val="none" w:sz="0" w:space="0" w:color="auto"/>
                                            <w:bottom w:val="none" w:sz="0" w:space="0" w:color="auto"/>
                                            <w:right w:val="none" w:sz="0" w:space="0" w:color="auto"/>
                                          </w:divBdr>
                                        </w:div>
                                        <w:div w:id="474295521">
                                          <w:marLeft w:val="640"/>
                                          <w:marRight w:val="0"/>
                                          <w:marTop w:val="0"/>
                                          <w:marBottom w:val="0"/>
                                          <w:divBdr>
                                            <w:top w:val="none" w:sz="0" w:space="0" w:color="auto"/>
                                            <w:left w:val="none" w:sz="0" w:space="0" w:color="auto"/>
                                            <w:bottom w:val="none" w:sz="0" w:space="0" w:color="auto"/>
                                            <w:right w:val="none" w:sz="0" w:space="0" w:color="auto"/>
                                          </w:divBdr>
                                        </w:div>
                                        <w:div w:id="566577595">
                                          <w:marLeft w:val="640"/>
                                          <w:marRight w:val="0"/>
                                          <w:marTop w:val="0"/>
                                          <w:marBottom w:val="0"/>
                                          <w:divBdr>
                                            <w:top w:val="none" w:sz="0" w:space="0" w:color="auto"/>
                                            <w:left w:val="none" w:sz="0" w:space="0" w:color="auto"/>
                                            <w:bottom w:val="none" w:sz="0" w:space="0" w:color="auto"/>
                                            <w:right w:val="none" w:sz="0" w:space="0" w:color="auto"/>
                                          </w:divBdr>
                                        </w:div>
                                        <w:div w:id="570388421">
                                          <w:marLeft w:val="640"/>
                                          <w:marRight w:val="0"/>
                                          <w:marTop w:val="0"/>
                                          <w:marBottom w:val="0"/>
                                          <w:divBdr>
                                            <w:top w:val="none" w:sz="0" w:space="0" w:color="auto"/>
                                            <w:left w:val="none" w:sz="0" w:space="0" w:color="auto"/>
                                            <w:bottom w:val="none" w:sz="0" w:space="0" w:color="auto"/>
                                            <w:right w:val="none" w:sz="0" w:space="0" w:color="auto"/>
                                          </w:divBdr>
                                        </w:div>
                                        <w:div w:id="588462428">
                                          <w:marLeft w:val="640"/>
                                          <w:marRight w:val="0"/>
                                          <w:marTop w:val="0"/>
                                          <w:marBottom w:val="0"/>
                                          <w:divBdr>
                                            <w:top w:val="none" w:sz="0" w:space="0" w:color="auto"/>
                                            <w:left w:val="none" w:sz="0" w:space="0" w:color="auto"/>
                                            <w:bottom w:val="none" w:sz="0" w:space="0" w:color="auto"/>
                                            <w:right w:val="none" w:sz="0" w:space="0" w:color="auto"/>
                                          </w:divBdr>
                                        </w:div>
                                        <w:div w:id="599875505">
                                          <w:marLeft w:val="640"/>
                                          <w:marRight w:val="0"/>
                                          <w:marTop w:val="0"/>
                                          <w:marBottom w:val="0"/>
                                          <w:divBdr>
                                            <w:top w:val="none" w:sz="0" w:space="0" w:color="auto"/>
                                            <w:left w:val="none" w:sz="0" w:space="0" w:color="auto"/>
                                            <w:bottom w:val="none" w:sz="0" w:space="0" w:color="auto"/>
                                            <w:right w:val="none" w:sz="0" w:space="0" w:color="auto"/>
                                          </w:divBdr>
                                        </w:div>
                                        <w:div w:id="607857190">
                                          <w:marLeft w:val="640"/>
                                          <w:marRight w:val="0"/>
                                          <w:marTop w:val="0"/>
                                          <w:marBottom w:val="0"/>
                                          <w:divBdr>
                                            <w:top w:val="none" w:sz="0" w:space="0" w:color="auto"/>
                                            <w:left w:val="none" w:sz="0" w:space="0" w:color="auto"/>
                                            <w:bottom w:val="none" w:sz="0" w:space="0" w:color="auto"/>
                                            <w:right w:val="none" w:sz="0" w:space="0" w:color="auto"/>
                                          </w:divBdr>
                                        </w:div>
                                        <w:div w:id="610550873">
                                          <w:marLeft w:val="640"/>
                                          <w:marRight w:val="0"/>
                                          <w:marTop w:val="0"/>
                                          <w:marBottom w:val="0"/>
                                          <w:divBdr>
                                            <w:top w:val="none" w:sz="0" w:space="0" w:color="auto"/>
                                            <w:left w:val="none" w:sz="0" w:space="0" w:color="auto"/>
                                            <w:bottom w:val="none" w:sz="0" w:space="0" w:color="auto"/>
                                            <w:right w:val="none" w:sz="0" w:space="0" w:color="auto"/>
                                          </w:divBdr>
                                        </w:div>
                                        <w:div w:id="672996138">
                                          <w:marLeft w:val="640"/>
                                          <w:marRight w:val="0"/>
                                          <w:marTop w:val="0"/>
                                          <w:marBottom w:val="0"/>
                                          <w:divBdr>
                                            <w:top w:val="none" w:sz="0" w:space="0" w:color="auto"/>
                                            <w:left w:val="none" w:sz="0" w:space="0" w:color="auto"/>
                                            <w:bottom w:val="none" w:sz="0" w:space="0" w:color="auto"/>
                                            <w:right w:val="none" w:sz="0" w:space="0" w:color="auto"/>
                                          </w:divBdr>
                                        </w:div>
                                        <w:div w:id="688481711">
                                          <w:marLeft w:val="640"/>
                                          <w:marRight w:val="0"/>
                                          <w:marTop w:val="0"/>
                                          <w:marBottom w:val="0"/>
                                          <w:divBdr>
                                            <w:top w:val="none" w:sz="0" w:space="0" w:color="auto"/>
                                            <w:left w:val="none" w:sz="0" w:space="0" w:color="auto"/>
                                            <w:bottom w:val="none" w:sz="0" w:space="0" w:color="auto"/>
                                            <w:right w:val="none" w:sz="0" w:space="0" w:color="auto"/>
                                          </w:divBdr>
                                        </w:div>
                                        <w:div w:id="708996142">
                                          <w:marLeft w:val="640"/>
                                          <w:marRight w:val="0"/>
                                          <w:marTop w:val="0"/>
                                          <w:marBottom w:val="0"/>
                                          <w:divBdr>
                                            <w:top w:val="none" w:sz="0" w:space="0" w:color="auto"/>
                                            <w:left w:val="none" w:sz="0" w:space="0" w:color="auto"/>
                                            <w:bottom w:val="none" w:sz="0" w:space="0" w:color="auto"/>
                                            <w:right w:val="none" w:sz="0" w:space="0" w:color="auto"/>
                                          </w:divBdr>
                                        </w:div>
                                        <w:div w:id="714894751">
                                          <w:marLeft w:val="640"/>
                                          <w:marRight w:val="0"/>
                                          <w:marTop w:val="0"/>
                                          <w:marBottom w:val="0"/>
                                          <w:divBdr>
                                            <w:top w:val="none" w:sz="0" w:space="0" w:color="auto"/>
                                            <w:left w:val="none" w:sz="0" w:space="0" w:color="auto"/>
                                            <w:bottom w:val="none" w:sz="0" w:space="0" w:color="auto"/>
                                            <w:right w:val="none" w:sz="0" w:space="0" w:color="auto"/>
                                          </w:divBdr>
                                        </w:div>
                                        <w:div w:id="722410633">
                                          <w:marLeft w:val="640"/>
                                          <w:marRight w:val="0"/>
                                          <w:marTop w:val="0"/>
                                          <w:marBottom w:val="0"/>
                                          <w:divBdr>
                                            <w:top w:val="none" w:sz="0" w:space="0" w:color="auto"/>
                                            <w:left w:val="none" w:sz="0" w:space="0" w:color="auto"/>
                                            <w:bottom w:val="none" w:sz="0" w:space="0" w:color="auto"/>
                                            <w:right w:val="none" w:sz="0" w:space="0" w:color="auto"/>
                                          </w:divBdr>
                                        </w:div>
                                        <w:div w:id="727192854">
                                          <w:marLeft w:val="640"/>
                                          <w:marRight w:val="0"/>
                                          <w:marTop w:val="0"/>
                                          <w:marBottom w:val="0"/>
                                          <w:divBdr>
                                            <w:top w:val="none" w:sz="0" w:space="0" w:color="auto"/>
                                            <w:left w:val="none" w:sz="0" w:space="0" w:color="auto"/>
                                            <w:bottom w:val="none" w:sz="0" w:space="0" w:color="auto"/>
                                            <w:right w:val="none" w:sz="0" w:space="0" w:color="auto"/>
                                          </w:divBdr>
                                        </w:div>
                                        <w:div w:id="751120492">
                                          <w:marLeft w:val="640"/>
                                          <w:marRight w:val="0"/>
                                          <w:marTop w:val="0"/>
                                          <w:marBottom w:val="0"/>
                                          <w:divBdr>
                                            <w:top w:val="none" w:sz="0" w:space="0" w:color="auto"/>
                                            <w:left w:val="none" w:sz="0" w:space="0" w:color="auto"/>
                                            <w:bottom w:val="none" w:sz="0" w:space="0" w:color="auto"/>
                                            <w:right w:val="none" w:sz="0" w:space="0" w:color="auto"/>
                                          </w:divBdr>
                                        </w:div>
                                        <w:div w:id="887685849">
                                          <w:marLeft w:val="640"/>
                                          <w:marRight w:val="0"/>
                                          <w:marTop w:val="0"/>
                                          <w:marBottom w:val="0"/>
                                          <w:divBdr>
                                            <w:top w:val="none" w:sz="0" w:space="0" w:color="auto"/>
                                            <w:left w:val="none" w:sz="0" w:space="0" w:color="auto"/>
                                            <w:bottom w:val="none" w:sz="0" w:space="0" w:color="auto"/>
                                            <w:right w:val="none" w:sz="0" w:space="0" w:color="auto"/>
                                          </w:divBdr>
                                        </w:div>
                                        <w:div w:id="907350137">
                                          <w:marLeft w:val="640"/>
                                          <w:marRight w:val="0"/>
                                          <w:marTop w:val="0"/>
                                          <w:marBottom w:val="0"/>
                                          <w:divBdr>
                                            <w:top w:val="none" w:sz="0" w:space="0" w:color="auto"/>
                                            <w:left w:val="none" w:sz="0" w:space="0" w:color="auto"/>
                                            <w:bottom w:val="none" w:sz="0" w:space="0" w:color="auto"/>
                                            <w:right w:val="none" w:sz="0" w:space="0" w:color="auto"/>
                                          </w:divBdr>
                                        </w:div>
                                        <w:div w:id="995955341">
                                          <w:marLeft w:val="640"/>
                                          <w:marRight w:val="0"/>
                                          <w:marTop w:val="0"/>
                                          <w:marBottom w:val="0"/>
                                          <w:divBdr>
                                            <w:top w:val="none" w:sz="0" w:space="0" w:color="auto"/>
                                            <w:left w:val="none" w:sz="0" w:space="0" w:color="auto"/>
                                            <w:bottom w:val="none" w:sz="0" w:space="0" w:color="auto"/>
                                            <w:right w:val="none" w:sz="0" w:space="0" w:color="auto"/>
                                          </w:divBdr>
                                        </w:div>
                                        <w:div w:id="1113594958">
                                          <w:marLeft w:val="640"/>
                                          <w:marRight w:val="0"/>
                                          <w:marTop w:val="0"/>
                                          <w:marBottom w:val="0"/>
                                          <w:divBdr>
                                            <w:top w:val="none" w:sz="0" w:space="0" w:color="auto"/>
                                            <w:left w:val="none" w:sz="0" w:space="0" w:color="auto"/>
                                            <w:bottom w:val="none" w:sz="0" w:space="0" w:color="auto"/>
                                            <w:right w:val="none" w:sz="0" w:space="0" w:color="auto"/>
                                          </w:divBdr>
                                        </w:div>
                                        <w:div w:id="1185749491">
                                          <w:marLeft w:val="640"/>
                                          <w:marRight w:val="0"/>
                                          <w:marTop w:val="0"/>
                                          <w:marBottom w:val="0"/>
                                          <w:divBdr>
                                            <w:top w:val="none" w:sz="0" w:space="0" w:color="auto"/>
                                            <w:left w:val="none" w:sz="0" w:space="0" w:color="auto"/>
                                            <w:bottom w:val="none" w:sz="0" w:space="0" w:color="auto"/>
                                            <w:right w:val="none" w:sz="0" w:space="0" w:color="auto"/>
                                          </w:divBdr>
                                        </w:div>
                                        <w:div w:id="1188182778">
                                          <w:marLeft w:val="640"/>
                                          <w:marRight w:val="0"/>
                                          <w:marTop w:val="0"/>
                                          <w:marBottom w:val="0"/>
                                          <w:divBdr>
                                            <w:top w:val="none" w:sz="0" w:space="0" w:color="auto"/>
                                            <w:left w:val="none" w:sz="0" w:space="0" w:color="auto"/>
                                            <w:bottom w:val="none" w:sz="0" w:space="0" w:color="auto"/>
                                            <w:right w:val="none" w:sz="0" w:space="0" w:color="auto"/>
                                          </w:divBdr>
                                        </w:div>
                                        <w:div w:id="1232500991">
                                          <w:marLeft w:val="640"/>
                                          <w:marRight w:val="0"/>
                                          <w:marTop w:val="0"/>
                                          <w:marBottom w:val="0"/>
                                          <w:divBdr>
                                            <w:top w:val="none" w:sz="0" w:space="0" w:color="auto"/>
                                            <w:left w:val="none" w:sz="0" w:space="0" w:color="auto"/>
                                            <w:bottom w:val="none" w:sz="0" w:space="0" w:color="auto"/>
                                            <w:right w:val="none" w:sz="0" w:space="0" w:color="auto"/>
                                          </w:divBdr>
                                        </w:div>
                                        <w:div w:id="1270157846">
                                          <w:marLeft w:val="640"/>
                                          <w:marRight w:val="0"/>
                                          <w:marTop w:val="0"/>
                                          <w:marBottom w:val="0"/>
                                          <w:divBdr>
                                            <w:top w:val="none" w:sz="0" w:space="0" w:color="auto"/>
                                            <w:left w:val="none" w:sz="0" w:space="0" w:color="auto"/>
                                            <w:bottom w:val="none" w:sz="0" w:space="0" w:color="auto"/>
                                            <w:right w:val="none" w:sz="0" w:space="0" w:color="auto"/>
                                          </w:divBdr>
                                        </w:div>
                                        <w:div w:id="1274677174">
                                          <w:marLeft w:val="640"/>
                                          <w:marRight w:val="0"/>
                                          <w:marTop w:val="0"/>
                                          <w:marBottom w:val="0"/>
                                          <w:divBdr>
                                            <w:top w:val="none" w:sz="0" w:space="0" w:color="auto"/>
                                            <w:left w:val="none" w:sz="0" w:space="0" w:color="auto"/>
                                            <w:bottom w:val="none" w:sz="0" w:space="0" w:color="auto"/>
                                            <w:right w:val="none" w:sz="0" w:space="0" w:color="auto"/>
                                          </w:divBdr>
                                        </w:div>
                                        <w:div w:id="1336104755">
                                          <w:marLeft w:val="640"/>
                                          <w:marRight w:val="0"/>
                                          <w:marTop w:val="0"/>
                                          <w:marBottom w:val="0"/>
                                          <w:divBdr>
                                            <w:top w:val="none" w:sz="0" w:space="0" w:color="auto"/>
                                            <w:left w:val="none" w:sz="0" w:space="0" w:color="auto"/>
                                            <w:bottom w:val="none" w:sz="0" w:space="0" w:color="auto"/>
                                            <w:right w:val="none" w:sz="0" w:space="0" w:color="auto"/>
                                          </w:divBdr>
                                        </w:div>
                                        <w:div w:id="1395081029">
                                          <w:marLeft w:val="640"/>
                                          <w:marRight w:val="0"/>
                                          <w:marTop w:val="0"/>
                                          <w:marBottom w:val="0"/>
                                          <w:divBdr>
                                            <w:top w:val="none" w:sz="0" w:space="0" w:color="auto"/>
                                            <w:left w:val="none" w:sz="0" w:space="0" w:color="auto"/>
                                            <w:bottom w:val="none" w:sz="0" w:space="0" w:color="auto"/>
                                            <w:right w:val="none" w:sz="0" w:space="0" w:color="auto"/>
                                          </w:divBdr>
                                        </w:div>
                                        <w:div w:id="1401640040">
                                          <w:marLeft w:val="640"/>
                                          <w:marRight w:val="0"/>
                                          <w:marTop w:val="0"/>
                                          <w:marBottom w:val="0"/>
                                          <w:divBdr>
                                            <w:top w:val="none" w:sz="0" w:space="0" w:color="auto"/>
                                            <w:left w:val="none" w:sz="0" w:space="0" w:color="auto"/>
                                            <w:bottom w:val="none" w:sz="0" w:space="0" w:color="auto"/>
                                            <w:right w:val="none" w:sz="0" w:space="0" w:color="auto"/>
                                          </w:divBdr>
                                        </w:div>
                                        <w:div w:id="1503163998">
                                          <w:marLeft w:val="640"/>
                                          <w:marRight w:val="0"/>
                                          <w:marTop w:val="0"/>
                                          <w:marBottom w:val="0"/>
                                          <w:divBdr>
                                            <w:top w:val="none" w:sz="0" w:space="0" w:color="auto"/>
                                            <w:left w:val="none" w:sz="0" w:space="0" w:color="auto"/>
                                            <w:bottom w:val="none" w:sz="0" w:space="0" w:color="auto"/>
                                            <w:right w:val="none" w:sz="0" w:space="0" w:color="auto"/>
                                          </w:divBdr>
                                        </w:div>
                                        <w:div w:id="1550267767">
                                          <w:marLeft w:val="640"/>
                                          <w:marRight w:val="0"/>
                                          <w:marTop w:val="0"/>
                                          <w:marBottom w:val="0"/>
                                          <w:divBdr>
                                            <w:top w:val="none" w:sz="0" w:space="0" w:color="auto"/>
                                            <w:left w:val="none" w:sz="0" w:space="0" w:color="auto"/>
                                            <w:bottom w:val="none" w:sz="0" w:space="0" w:color="auto"/>
                                            <w:right w:val="none" w:sz="0" w:space="0" w:color="auto"/>
                                          </w:divBdr>
                                        </w:div>
                                        <w:div w:id="1609003267">
                                          <w:marLeft w:val="640"/>
                                          <w:marRight w:val="0"/>
                                          <w:marTop w:val="0"/>
                                          <w:marBottom w:val="0"/>
                                          <w:divBdr>
                                            <w:top w:val="none" w:sz="0" w:space="0" w:color="auto"/>
                                            <w:left w:val="none" w:sz="0" w:space="0" w:color="auto"/>
                                            <w:bottom w:val="none" w:sz="0" w:space="0" w:color="auto"/>
                                            <w:right w:val="none" w:sz="0" w:space="0" w:color="auto"/>
                                          </w:divBdr>
                                        </w:div>
                                        <w:div w:id="1609385590">
                                          <w:marLeft w:val="640"/>
                                          <w:marRight w:val="0"/>
                                          <w:marTop w:val="0"/>
                                          <w:marBottom w:val="0"/>
                                          <w:divBdr>
                                            <w:top w:val="none" w:sz="0" w:space="0" w:color="auto"/>
                                            <w:left w:val="none" w:sz="0" w:space="0" w:color="auto"/>
                                            <w:bottom w:val="none" w:sz="0" w:space="0" w:color="auto"/>
                                            <w:right w:val="none" w:sz="0" w:space="0" w:color="auto"/>
                                          </w:divBdr>
                                        </w:div>
                                        <w:div w:id="1614483582">
                                          <w:marLeft w:val="640"/>
                                          <w:marRight w:val="0"/>
                                          <w:marTop w:val="0"/>
                                          <w:marBottom w:val="0"/>
                                          <w:divBdr>
                                            <w:top w:val="none" w:sz="0" w:space="0" w:color="auto"/>
                                            <w:left w:val="none" w:sz="0" w:space="0" w:color="auto"/>
                                            <w:bottom w:val="none" w:sz="0" w:space="0" w:color="auto"/>
                                            <w:right w:val="none" w:sz="0" w:space="0" w:color="auto"/>
                                          </w:divBdr>
                                        </w:div>
                                        <w:div w:id="1650596631">
                                          <w:marLeft w:val="640"/>
                                          <w:marRight w:val="0"/>
                                          <w:marTop w:val="0"/>
                                          <w:marBottom w:val="0"/>
                                          <w:divBdr>
                                            <w:top w:val="none" w:sz="0" w:space="0" w:color="auto"/>
                                            <w:left w:val="none" w:sz="0" w:space="0" w:color="auto"/>
                                            <w:bottom w:val="none" w:sz="0" w:space="0" w:color="auto"/>
                                            <w:right w:val="none" w:sz="0" w:space="0" w:color="auto"/>
                                          </w:divBdr>
                                        </w:div>
                                        <w:div w:id="1662387195">
                                          <w:marLeft w:val="640"/>
                                          <w:marRight w:val="0"/>
                                          <w:marTop w:val="0"/>
                                          <w:marBottom w:val="0"/>
                                          <w:divBdr>
                                            <w:top w:val="none" w:sz="0" w:space="0" w:color="auto"/>
                                            <w:left w:val="none" w:sz="0" w:space="0" w:color="auto"/>
                                            <w:bottom w:val="none" w:sz="0" w:space="0" w:color="auto"/>
                                            <w:right w:val="none" w:sz="0" w:space="0" w:color="auto"/>
                                          </w:divBdr>
                                        </w:div>
                                        <w:div w:id="1712461428">
                                          <w:marLeft w:val="640"/>
                                          <w:marRight w:val="0"/>
                                          <w:marTop w:val="0"/>
                                          <w:marBottom w:val="0"/>
                                          <w:divBdr>
                                            <w:top w:val="none" w:sz="0" w:space="0" w:color="auto"/>
                                            <w:left w:val="none" w:sz="0" w:space="0" w:color="auto"/>
                                            <w:bottom w:val="none" w:sz="0" w:space="0" w:color="auto"/>
                                            <w:right w:val="none" w:sz="0" w:space="0" w:color="auto"/>
                                          </w:divBdr>
                                        </w:div>
                                        <w:div w:id="1713335750">
                                          <w:marLeft w:val="640"/>
                                          <w:marRight w:val="0"/>
                                          <w:marTop w:val="0"/>
                                          <w:marBottom w:val="0"/>
                                          <w:divBdr>
                                            <w:top w:val="none" w:sz="0" w:space="0" w:color="auto"/>
                                            <w:left w:val="none" w:sz="0" w:space="0" w:color="auto"/>
                                            <w:bottom w:val="none" w:sz="0" w:space="0" w:color="auto"/>
                                            <w:right w:val="none" w:sz="0" w:space="0" w:color="auto"/>
                                          </w:divBdr>
                                        </w:div>
                                        <w:div w:id="1757819442">
                                          <w:marLeft w:val="640"/>
                                          <w:marRight w:val="0"/>
                                          <w:marTop w:val="0"/>
                                          <w:marBottom w:val="0"/>
                                          <w:divBdr>
                                            <w:top w:val="none" w:sz="0" w:space="0" w:color="auto"/>
                                            <w:left w:val="none" w:sz="0" w:space="0" w:color="auto"/>
                                            <w:bottom w:val="none" w:sz="0" w:space="0" w:color="auto"/>
                                            <w:right w:val="none" w:sz="0" w:space="0" w:color="auto"/>
                                          </w:divBdr>
                                        </w:div>
                                        <w:div w:id="1764646940">
                                          <w:marLeft w:val="640"/>
                                          <w:marRight w:val="0"/>
                                          <w:marTop w:val="0"/>
                                          <w:marBottom w:val="0"/>
                                          <w:divBdr>
                                            <w:top w:val="none" w:sz="0" w:space="0" w:color="auto"/>
                                            <w:left w:val="none" w:sz="0" w:space="0" w:color="auto"/>
                                            <w:bottom w:val="none" w:sz="0" w:space="0" w:color="auto"/>
                                            <w:right w:val="none" w:sz="0" w:space="0" w:color="auto"/>
                                          </w:divBdr>
                                        </w:div>
                                        <w:div w:id="1859849645">
                                          <w:marLeft w:val="640"/>
                                          <w:marRight w:val="0"/>
                                          <w:marTop w:val="0"/>
                                          <w:marBottom w:val="0"/>
                                          <w:divBdr>
                                            <w:top w:val="none" w:sz="0" w:space="0" w:color="auto"/>
                                            <w:left w:val="none" w:sz="0" w:space="0" w:color="auto"/>
                                            <w:bottom w:val="none" w:sz="0" w:space="0" w:color="auto"/>
                                            <w:right w:val="none" w:sz="0" w:space="0" w:color="auto"/>
                                          </w:divBdr>
                                        </w:div>
                                        <w:div w:id="1949004113">
                                          <w:marLeft w:val="640"/>
                                          <w:marRight w:val="0"/>
                                          <w:marTop w:val="0"/>
                                          <w:marBottom w:val="0"/>
                                          <w:divBdr>
                                            <w:top w:val="none" w:sz="0" w:space="0" w:color="auto"/>
                                            <w:left w:val="none" w:sz="0" w:space="0" w:color="auto"/>
                                            <w:bottom w:val="none" w:sz="0" w:space="0" w:color="auto"/>
                                            <w:right w:val="none" w:sz="0" w:space="0" w:color="auto"/>
                                          </w:divBdr>
                                        </w:div>
                                        <w:div w:id="1959604547">
                                          <w:marLeft w:val="640"/>
                                          <w:marRight w:val="0"/>
                                          <w:marTop w:val="0"/>
                                          <w:marBottom w:val="0"/>
                                          <w:divBdr>
                                            <w:top w:val="none" w:sz="0" w:space="0" w:color="auto"/>
                                            <w:left w:val="none" w:sz="0" w:space="0" w:color="auto"/>
                                            <w:bottom w:val="none" w:sz="0" w:space="0" w:color="auto"/>
                                            <w:right w:val="none" w:sz="0" w:space="0" w:color="auto"/>
                                          </w:divBdr>
                                        </w:div>
                                      </w:divsChild>
                                    </w:div>
                                    <w:div w:id="1340160812">
                                      <w:marLeft w:val="0"/>
                                      <w:marRight w:val="0"/>
                                      <w:marTop w:val="0"/>
                                      <w:marBottom w:val="0"/>
                                      <w:divBdr>
                                        <w:top w:val="none" w:sz="0" w:space="0" w:color="auto"/>
                                        <w:left w:val="none" w:sz="0" w:space="0" w:color="auto"/>
                                        <w:bottom w:val="none" w:sz="0" w:space="0" w:color="auto"/>
                                        <w:right w:val="none" w:sz="0" w:space="0" w:color="auto"/>
                                      </w:divBdr>
                                      <w:divsChild>
                                        <w:div w:id="60249602">
                                          <w:marLeft w:val="640"/>
                                          <w:marRight w:val="0"/>
                                          <w:marTop w:val="0"/>
                                          <w:marBottom w:val="0"/>
                                          <w:divBdr>
                                            <w:top w:val="none" w:sz="0" w:space="0" w:color="auto"/>
                                            <w:left w:val="none" w:sz="0" w:space="0" w:color="auto"/>
                                            <w:bottom w:val="none" w:sz="0" w:space="0" w:color="auto"/>
                                            <w:right w:val="none" w:sz="0" w:space="0" w:color="auto"/>
                                          </w:divBdr>
                                        </w:div>
                                        <w:div w:id="143817815">
                                          <w:marLeft w:val="640"/>
                                          <w:marRight w:val="0"/>
                                          <w:marTop w:val="0"/>
                                          <w:marBottom w:val="0"/>
                                          <w:divBdr>
                                            <w:top w:val="none" w:sz="0" w:space="0" w:color="auto"/>
                                            <w:left w:val="none" w:sz="0" w:space="0" w:color="auto"/>
                                            <w:bottom w:val="none" w:sz="0" w:space="0" w:color="auto"/>
                                            <w:right w:val="none" w:sz="0" w:space="0" w:color="auto"/>
                                          </w:divBdr>
                                        </w:div>
                                        <w:div w:id="147400860">
                                          <w:marLeft w:val="640"/>
                                          <w:marRight w:val="0"/>
                                          <w:marTop w:val="0"/>
                                          <w:marBottom w:val="0"/>
                                          <w:divBdr>
                                            <w:top w:val="none" w:sz="0" w:space="0" w:color="auto"/>
                                            <w:left w:val="none" w:sz="0" w:space="0" w:color="auto"/>
                                            <w:bottom w:val="none" w:sz="0" w:space="0" w:color="auto"/>
                                            <w:right w:val="none" w:sz="0" w:space="0" w:color="auto"/>
                                          </w:divBdr>
                                        </w:div>
                                        <w:div w:id="200092098">
                                          <w:marLeft w:val="640"/>
                                          <w:marRight w:val="0"/>
                                          <w:marTop w:val="0"/>
                                          <w:marBottom w:val="0"/>
                                          <w:divBdr>
                                            <w:top w:val="none" w:sz="0" w:space="0" w:color="auto"/>
                                            <w:left w:val="none" w:sz="0" w:space="0" w:color="auto"/>
                                            <w:bottom w:val="none" w:sz="0" w:space="0" w:color="auto"/>
                                            <w:right w:val="none" w:sz="0" w:space="0" w:color="auto"/>
                                          </w:divBdr>
                                        </w:div>
                                        <w:div w:id="303239227">
                                          <w:marLeft w:val="640"/>
                                          <w:marRight w:val="0"/>
                                          <w:marTop w:val="0"/>
                                          <w:marBottom w:val="0"/>
                                          <w:divBdr>
                                            <w:top w:val="none" w:sz="0" w:space="0" w:color="auto"/>
                                            <w:left w:val="none" w:sz="0" w:space="0" w:color="auto"/>
                                            <w:bottom w:val="none" w:sz="0" w:space="0" w:color="auto"/>
                                            <w:right w:val="none" w:sz="0" w:space="0" w:color="auto"/>
                                          </w:divBdr>
                                        </w:div>
                                        <w:div w:id="305595760">
                                          <w:marLeft w:val="640"/>
                                          <w:marRight w:val="0"/>
                                          <w:marTop w:val="0"/>
                                          <w:marBottom w:val="0"/>
                                          <w:divBdr>
                                            <w:top w:val="none" w:sz="0" w:space="0" w:color="auto"/>
                                            <w:left w:val="none" w:sz="0" w:space="0" w:color="auto"/>
                                            <w:bottom w:val="none" w:sz="0" w:space="0" w:color="auto"/>
                                            <w:right w:val="none" w:sz="0" w:space="0" w:color="auto"/>
                                          </w:divBdr>
                                        </w:div>
                                        <w:div w:id="311065748">
                                          <w:marLeft w:val="640"/>
                                          <w:marRight w:val="0"/>
                                          <w:marTop w:val="0"/>
                                          <w:marBottom w:val="0"/>
                                          <w:divBdr>
                                            <w:top w:val="none" w:sz="0" w:space="0" w:color="auto"/>
                                            <w:left w:val="none" w:sz="0" w:space="0" w:color="auto"/>
                                            <w:bottom w:val="none" w:sz="0" w:space="0" w:color="auto"/>
                                            <w:right w:val="none" w:sz="0" w:space="0" w:color="auto"/>
                                          </w:divBdr>
                                        </w:div>
                                        <w:div w:id="338460471">
                                          <w:marLeft w:val="640"/>
                                          <w:marRight w:val="0"/>
                                          <w:marTop w:val="0"/>
                                          <w:marBottom w:val="0"/>
                                          <w:divBdr>
                                            <w:top w:val="none" w:sz="0" w:space="0" w:color="auto"/>
                                            <w:left w:val="none" w:sz="0" w:space="0" w:color="auto"/>
                                            <w:bottom w:val="none" w:sz="0" w:space="0" w:color="auto"/>
                                            <w:right w:val="none" w:sz="0" w:space="0" w:color="auto"/>
                                          </w:divBdr>
                                        </w:div>
                                        <w:div w:id="410935874">
                                          <w:marLeft w:val="640"/>
                                          <w:marRight w:val="0"/>
                                          <w:marTop w:val="0"/>
                                          <w:marBottom w:val="0"/>
                                          <w:divBdr>
                                            <w:top w:val="none" w:sz="0" w:space="0" w:color="auto"/>
                                            <w:left w:val="none" w:sz="0" w:space="0" w:color="auto"/>
                                            <w:bottom w:val="none" w:sz="0" w:space="0" w:color="auto"/>
                                            <w:right w:val="none" w:sz="0" w:space="0" w:color="auto"/>
                                          </w:divBdr>
                                        </w:div>
                                        <w:div w:id="426534816">
                                          <w:marLeft w:val="640"/>
                                          <w:marRight w:val="0"/>
                                          <w:marTop w:val="0"/>
                                          <w:marBottom w:val="0"/>
                                          <w:divBdr>
                                            <w:top w:val="none" w:sz="0" w:space="0" w:color="auto"/>
                                            <w:left w:val="none" w:sz="0" w:space="0" w:color="auto"/>
                                            <w:bottom w:val="none" w:sz="0" w:space="0" w:color="auto"/>
                                            <w:right w:val="none" w:sz="0" w:space="0" w:color="auto"/>
                                          </w:divBdr>
                                        </w:div>
                                        <w:div w:id="455219299">
                                          <w:marLeft w:val="640"/>
                                          <w:marRight w:val="0"/>
                                          <w:marTop w:val="0"/>
                                          <w:marBottom w:val="0"/>
                                          <w:divBdr>
                                            <w:top w:val="none" w:sz="0" w:space="0" w:color="auto"/>
                                            <w:left w:val="none" w:sz="0" w:space="0" w:color="auto"/>
                                            <w:bottom w:val="none" w:sz="0" w:space="0" w:color="auto"/>
                                            <w:right w:val="none" w:sz="0" w:space="0" w:color="auto"/>
                                          </w:divBdr>
                                        </w:div>
                                        <w:div w:id="482088949">
                                          <w:marLeft w:val="640"/>
                                          <w:marRight w:val="0"/>
                                          <w:marTop w:val="0"/>
                                          <w:marBottom w:val="0"/>
                                          <w:divBdr>
                                            <w:top w:val="none" w:sz="0" w:space="0" w:color="auto"/>
                                            <w:left w:val="none" w:sz="0" w:space="0" w:color="auto"/>
                                            <w:bottom w:val="none" w:sz="0" w:space="0" w:color="auto"/>
                                            <w:right w:val="none" w:sz="0" w:space="0" w:color="auto"/>
                                          </w:divBdr>
                                        </w:div>
                                        <w:div w:id="527571897">
                                          <w:marLeft w:val="640"/>
                                          <w:marRight w:val="0"/>
                                          <w:marTop w:val="0"/>
                                          <w:marBottom w:val="0"/>
                                          <w:divBdr>
                                            <w:top w:val="none" w:sz="0" w:space="0" w:color="auto"/>
                                            <w:left w:val="none" w:sz="0" w:space="0" w:color="auto"/>
                                            <w:bottom w:val="none" w:sz="0" w:space="0" w:color="auto"/>
                                            <w:right w:val="none" w:sz="0" w:space="0" w:color="auto"/>
                                          </w:divBdr>
                                        </w:div>
                                        <w:div w:id="588343920">
                                          <w:marLeft w:val="640"/>
                                          <w:marRight w:val="0"/>
                                          <w:marTop w:val="0"/>
                                          <w:marBottom w:val="0"/>
                                          <w:divBdr>
                                            <w:top w:val="none" w:sz="0" w:space="0" w:color="auto"/>
                                            <w:left w:val="none" w:sz="0" w:space="0" w:color="auto"/>
                                            <w:bottom w:val="none" w:sz="0" w:space="0" w:color="auto"/>
                                            <w:right w:val="none" w:sz="0" w:space="0" w:color="auto"/>
                                          </w:divBdr>
                                        </w:div>
                                        <w:div w:id="596912512">
                                          <w:marLeft w:val="640"/>
                                          <w:marRight w:val="0"/>
                                          <w:marTop w:val="0"/>
                                          <w:marBottom w:val="0"/>
                                          <w:divBdr>
                                            <w:top w:val="none" w:sz="0" w:space="0" w:color="auto"/>
                                            <w:left w:val="none" w:sz="0" w:space="0" w:color="auto"/>
                                            <w:bottom w:val="none" w:sz="0" w:space="0" w:color="auto"/>
                                            <w:right w:val="none" w:sz="0" w:space="0" w:color="auto"/>
                                          </w:divBdr>
                                        </w:div>
                                        <w:div w:id="606425626">
                                          <w:marLeft w:val="640"/>
                                          <w:marRight w:val="0"/>
                                          <w:marTop w:val="0"/>
                                          <w:marBottom w:val="0"/>
                                          <w:divBdr>
                                            <w:top w:val="none" w:sz="0" w:space="0" w:color="auto"/>
                                            <w:left w:val="none" w:sz="0" w:space="0" w:color="auto"/>
                                            <w:bottom w:val="none" w:sz="0" w:space="0" w:color="auto"/>
                                            <w:right w:val="none" w:sz="0" w:space="0" w:color="auto"/>
                                          </w:divBdr>
                                        </w:div>
                                        <w:div w:id="661662743">
                                          <w:marLeft w:val="640"/>
                                          <w:marRight w:val="0"/>
                                          <w:marTop w:val="0"/>
                                          <w:marBottom w:val="0"/>
                                          <w:divBdr>
                                            <w:top w:val="none" w:sz="0" w:space="0" w:color="auto"/>
                                            <w:left w:val="none" w:sz="0" w:space="0" w:color="auto"/>
                                            <w:bottom w:val="none" w:sz="0" w:space="0" w:color="auto"/>
                                            <w:right w:val="none" w:sz="0" w:space="0" w:color="auto"/>
                                          </w:divBdr>
                                        </w:div>
                                        <w:div w:id="670065032">
                                          <w:marLeft w:val="640"/>
                                          <w:marRight w:val="0"/>
                                          <w:marTop w:val="0"/>
                                          <w:marBottom w:val="0"/>
                                          <w:divBdr>
                                            <w:top w:val="none" w:sz="0" w:space="0" w:color="auto"/>
                                            <w:left w:val="none" w:sz="0" w:space="0" w:color="auto"/>
                                            <w:bottom w:val="none" w:sz="0" w:space="0" w:color="auto"/>
                                            <w:right w:val="none" w:sz="0" w:space="0" w:color="auto"/>
                                          </w:divBdr>
                                        </w:div>
                                        <w:div w:id="699940977">
                                          <w:marLeft w:val="640"/>
                                          <w:marRight w:val="0"/>
                                          <w:marTop w:val="0"/>
                                          <w:marBottom w:val="0"/>
                                          <w:divBdr>
                                            <w:top w:val="none" w:sz="0" w:space="0" w:color="auto"/>
                                            <w:left w:val="none" w:sz="0" w:space="0" w:color="auto"/>
                                            <w:bottom w:val="none" w:sz="0" w:space="0" w:color="auto"/>
                                            <w:right w:val="none" w:sz="0" w:space="0" w:color="auto"/>
                                          </w:divBdr>
                                        </w:div>
                                        <w:div w:id="702944809">
                                          <w:marLeft w:val="640"/>
                                          <w:marRight w:val="0"/>
                                          <w:marTop w:val="0"/>
                                          <w:marBottom w:val="0"/>
                                          <w:divBdr>
                                            <w:top w:val="none" w:sz="0" w:space="0" w:color="auto"/>
                                            <w:left w:val="none" w:sz="0" w:space="0" w:color="auto"/>
                                            <w:bottom w:val="none" w:sz="0" w:space="0" w:color="auto"/>
                                            <w:right w:val="none" w:sz="0" w:space="0" w:color="auto"/>
                                          </w:divBdr>
                                        </w:div>
                                        <w:div w:id="736168050">
                                          <w:marLeft w:val="640"/>
                                          <w:marRight w:val="0"/>
                                          <w:marTop w:val="0"/>
                                          <w:marBottom w:val="0"/>
                                          <w:divBdr>
                                            <w:top w:val="none" w:sz="0" w:space="0" w:color="auto"/>
                                            <w:left w:val="none" w:sz="0" w:space="0" w:color="auto"/>
                                            <w:bottom w:val="none" w:sz="0" w:space="0" w:color="auto"/>
                                            <w:right w:val="none" w:sz="0" w:space="0" w:color="auto"/>
                                          </w:divBdr>
                                        </w:div>
                                        <w:div w:id="813720801">
                                          <w:marLeft w:val="640"/>
                                          <w:marRight w:val="0"/>
                                          <w:marTop w:val="0"/>
                                          <w:marBottom w:val="0"/>
                                          <w:divBdr>
                                            <w:top w:val="none" w:sz="0" w:space="0" w:color="auto"/>
                                            <w:left w:val="none" w:sz="0" w:space="0" w:color="auto"/>
                                            <w:bottom w:val="none" w:sz="0" w:space="0" w:color="auto"/>
                                            <w:right w:val="none" w:sz="0" w:space="0" w:color="auto"/>
                                          </w:divBdr>
                                        </w:div>
                                        <w:div w:id="827132488">
                                          <w:marLeft w:val="640"/>
                                          <w:marRight w:val="0"/>
                                          <w:marTop w:val="0"/>
                                          <w:marBottom w:val="0"/>
                                          <w:divBdr>
                                            <w:top w:val="none" w:sz="0" w:space="0" w:color="auto"/>
                                            <w:left w:val="none" w:sz="0" w:space="0" w:color="auto"/>
                                            <w:bottom w:val="none" w:sz="0" w:space="0" w:color="auto"/>
                                            <w:right w:val="none" w:sz="0" w:space="0" w:color="auto"/>
                                          </w:divBdr>
                                        </w:div>
                                        <w:div w:id="849173944">
                                          <w:marLeft w:val="640"/>
                                          <w:marRight w:val="0"/>
                                          <w:marTop w:val="0"/>
                                          <w:marBottom w:val="0"/>
                                          <w:divBdr>
                                            <w:top w:val="none" w:sz="0" w:space="0" w:color="auto"/>
                                            <w:left w:val="none" w:sz="0" w:space="0" w:color="auto"/>
                                            <w:bottom w:val="none" w:sz="0" w:space="0" w:color="auto"/>
                                            <w:right w:val="none" w:sz="0" w:space="0" w:color="auto"/>
                                          </w:divBdr>
                                        </w:div>
                                        <w:div w:id="895236671">
                                          <w:marLeft w:val="640"/>
                                          <w:marRight w:val="0"/>
                                          <w:marTop w:val="0"/>
                                          <w:marBottom w:val="0"/>
                                          <w:divBdr>
                                            <w:top w:val="none" w:sz="0" w:space="0" w:color="auto"/>
                                            <w:left w:val="none" w:sz="0" w:space="0" w:color="auto"/>
                                            <w:bottom w:val="none" w:sz="0" w:space="0" w:color="auto"/>
                                            <w:right w:val="none" w:sz="0" w:space="0" w:color="auto"/>
                                          </w:divBdr>
                                        </w:div>
                                        <w:div w:id="899050964">
                                          <w:marLeft w:val="640"/>
                                          <w:marRight w:val="0"/>
                                          <w:marTop w:val="0"/>
                                          <w:marBottom w:val="0"/>
                                          <w:divBdr>
                                            <w:top w:val="none" w:sz="0" w:space="0" w:color="auto"/>
                                            <w:left w:val="none" w:sz="0" w:space="0" w:color="auto"/>
                                            <w:bottom w:val="none" w:sz="0" w:space="0" w:color="auto"/>
                                            <w:right w:val="none" w:sz="0" w:space="0" w:color="auto"/>
                                          </w:divBdr>
                                        </w:div>
                                        <w:div w:id="983312499">
                                          <w:marLeft w:val="640"/>
                                          <w:marRight w:val="0"/>
                                          <w:marTop w:val="0"/>
                                          <w:marBottom w:val="0"/>
                                          <w:divBdr>
                                            <w:top w:val="none" w:sz="0" w:space="0" w:color="auto"/>
                                            <w:left w:val="none" w:sz="0" w:space="0" w:color="auto"/>
                                            <w:bottom w:val="none" w:sz="0" w:space="0" w:color="auto"/>
                                            <w:right w:val="none" w:sz="0" w:space="0" w:color="auto"/>
                                          </w:divBdr>
                                        </w:div>
                                        <w:div w:id="1109548020">
                                          <w:marLeft w:val="640"/>
                                          <w:marRight w:val="0"/>
                                          <w:marTop w:val="0"/>
                                          <w:marBottom w:val="0"/>
                                          <w:divBdr>
                                            <w:top w:val="none" w:sz="0" w:space="0" w:color="auto"/>
                                            <w:left w:val="none" w:sz="0" w:space="0" w:color="auto"/>
                                            <w:bottom w:val="none" w:sz="0" w:space="0" w:color="auto"/>
                                            <w:right w:val="none" w:sz="0" w:space="0" w:color="auto"/>
                                          </w:divBdr>
                                        </w:div>
                                        <w:div w:id="1123035741">
                                          <w:marLeft w:val="640"/>
                                          <w:marRight w:val="0"/>
                                          <w:marTop w:val="0"/>
                                          <w:marBottom w:val="0"/>
                                          <w:divBdr>
                                            <w:top w:val="none" w:sz="0" w:space="0" w:color="auto"/>
                                            <w:left w:val="none" w:sz="0" w:space="0" w:color="auto"/>
                                            <w:bottom w:val="none" w:sz="0" w:space="0" w:color="auto"/>
                                            <w:right w:val="none" w:sz="0" w:space="0" w:color="auto"/>
                                          </w:divBdr>
                                        </w:div>
                                        <w:div w:id="1130855469">
                                          <w:marLeft w:val="640"/>
                                          <w:marRight w:val="0"/>
                                          <w:marTop w:val="0"/>
                                          <w:marBottom w:val="0"/>
                                          <w:divBdr>
                                            <w:top w:val="none" w:sz="0" w:space="0" w:color="auto"/>
                                            <w:left w:val="none" w:sz="0" w:space="0" w:color="auto"/>
                                            <w:bottom w:val="none" w:sz="0" w:space="0" w:color="auto"/>
                                            <w:right w:val="none" w:sz="0" w:space="0" w:color="auto"/>
                                          </w:divBdr>
                                        </w:div>
                                        <w:div w:id="1168130218">
                                          <w:marLeft w:val="640"/>
                                          <w:marRight w:val="0"/>
                                          <w:marTop w:val="0"/>
                                          <w:marBottom w:val="0"/>
                                          <w:divBdr>
                                            <w:top w:val="none" w:sz="0" w:space="0" w:color="auto"/>
                                            <w:left w:val="none" w:sz="0" w:space="0" w:color="auto"/>
                                            <w:bottom w:val="none" w:sz="0" w:space="0" w:color="auto"/>
                                            <w:right w:val="none" w:sz="0" w:space="0" w:color="auto"/>
                                          </w:divBdr>
                                        </w:div>
                                        <w:div w:id="1360935167">
                                          <w:marLeft w:val="640"/>
                                          <w:marRight w:val="0"/>
                                          <w:marTop w:val="0"/>
                                          <w:marBottom w:val="0"/>
                                          <w:divBdr>
                                            <w:top w:val="none" w:sz="0" w:space="0" w:color="auto"/>
                                            <w:left w:val="none" w:sz="0" w:space="0" w:color="auto"/>
                                            <w:bottom w:val="none" w:sz="0" w:space="0" w:color="auto"/>
                                            <w:right w:val="none" w:sz="0" w:space="0" w:color="auto"/>
                                          </w:divBdr>
                                        </w:div>
                                        <w:div w:id="1374695092">
                                          <w:marLeft w:val="640"/>
                                          <w:marRight w:val="0"/>
                                          <w:marTop w:val="0"/>
                                          <w:marBottom w:val="0"/>
                                          <w:divBdr>
                                            <w:top w:val="none" w:sz="0" w:space="0" w:color="auto"/>
                                            <w:left w:val="none" w:sz="0" w:space="0" w:color="auto"/>
                                            <w:bottom w:val="none" w:sz="0" w:space="0" w:color="auto"/>
                                            <w:right w:val="none" w:sz="0" w:space="0" w:color="auto"/>
                                          </w:divBdr>
                                        </w:div>
                                        <w:div w:id="1476990676">
                                          <w:marLeft w:val="640"/>
                                          <w:marRight w:val="0"/>
                                          <w:marTop w:val="0"/>
                                          <w:marBottom w:val="0"/>
                                          <w:divBdr>
                                            <w:top w:val="none" w:sz="0" w:space="0" w:color="auto"/>
                                            <w:left w:val="none" w:sz="0" w:space="0" w:color="auto"/>
                                            <w:bottom w:val="none" w:sz="0" w:space="0" w:color="auto"/>
                                            <w:right w:val="none" w:sz="0" w:space="0" w:color="auto"/>
                                          </w:divBdr>
                                        </w:div>
                                        <w:div w:id="1487739949">
                                          <w:marLeft w:val="640"/>
                                          <w:marRight w:val="0"/>
                                          <w:marTop w:val="0"/>
                                          <w:marBottom w:val="0"/>
                                          <w:divBdr>
                                            <w:top w:val="none" w:sz="0" w:space="0" w:color="auto"/>
                                            <w:left w:val="none" w:sz="0" w:space="0" w:color="auto"/>
                                            <w:bottom w:val="none" w:sz="0" w:space="0" w:color="auto"/>
                                            <w:right w:val="none" w:sz="0" w:space="0" w:color="auto"/>
                                          </w:divBdr>
                                        </w:div>
                                        <w:div w:id="1494099311">
                                          <w:marLeft w:val="640"/>
                                          <w:marRight w:val="0"/>
                                          <w:marTop w:val="0"/>
                                          <w:marBottom w:val="0"/>
                                          <w:divBdr>
                                            <w:top w:val="none" w:sz="0" w:space="0" w:color="auto"/>
                                            <w:left w:val="none" w:sz="0" w:space="0" w:color="auto"/>
                                            <w:bottom w:val="none" w:sz="0" w:space="0" w:color="auto"/>
                                            <w:right w:val="none" w:sz="0" w:space="0" w:color="auto"/>
                                          </w:divBdr>
                                        </w:div>
                                        <w:div w:id="1501894031">
                                          <w:marLeft w:val="640"/>
                                          <w:marRight w:val="0"/>
                                          <w:marTop w:val="0"/>
                                          <w:marBottom w:val="0"/>
                                          <w:divBdr>
                                            <w:top w:val="none" w:sz="0" w:space="0" w:color="auto"/>
                                            <w:left w:val="none" w:sz="0" w:space="0" w:color="auto"/>
                                            <w:bottom w:val="none" w:sz="0" w:space="0" w:color="auto"/>
                                            <w:right w:val="none" w:sz="0" w:space="0" w:color="auto"/>
                                          </w:divBdr>
                                        </w:div>
                                        <w:div w:id="1555652357">
                                          <w:marLeft w:val="640"/>
                                          <w:marRight w:val="0"/>
                                          <w:marTop w:val="0"/>
                                          <w:marBottom w:val="0"/>
                                          <w:divBdr>
                                            <w:top w:val="none" w:sz="0" w:space="0" w:color="auto"/>
                                            <w:left w:val="none" w:sz="0" w:space="0" w:color="auto"/>
                                            <w:bottom w:val="none" w:sz="0" w:space="0" w:color="auto"/>
                                            <w:right w:val="none" w:sz="0" w:space="0" w:color="auto"/>
                                          </w:divBdr>
                                        </w:div>
                                        <w:div w:id="1620336287">
                                          <w:marLeft w:val="640"/>
                                          <w:marRight w:val="0"/>
                                          <w:marTop w:val="0"/>
                                          <w:marBottom w:val="0"/>
                                          <w:divBdr>
                                            <w:top w:val="none" w:sz="0" w:space="0" w:color="auto"/>
                                            <w:left w:val="none" w:sz="0" w:space="0" w:color="auto"/>
                                            <w:bottom w:val="none" w:sz="0" w:space="0" w:color="auto"/>
                                            <w:right w:val="none" w:sz="0" w:space="0" w:color="auto"/>
                                          </w:divBdr>
                                        </w:div>
                                        <w:div w:id="1774084897">
                                          <w:marLeft w:val="640"/>
                                          <w:marRight w:val="0"/>
                                          <w:marTop w:val="0"/>
                                          <w:marBottom w:val="0"/>
                                          <w:divBdr>
                                            <w:top w:val="none" w:sz="0" w:space="0" w:color="auto"/>
                                            <w:left w:val="none" w:sz="0" w:space="0" w:color="auto"/>
                                            <w:bottom w:val="none" w:sz="0" w:space="0" w:color="auto"/>
                                            <w:right w:val="none" w:sz="0" w:space="0" w:color="auto"/>
                                          </w:divBdr>
                                        </w:div>
                                        <w:div w:id="1792243038">
                                          <w:marLeft w:val="640"/>
                                          <w:marRight w:val="0"/>
                                          <w:marTop w:val="0"/>
                                          <w:marBottom w:val="0"/>
                                          <w:divBdr>
                                            <w:top w:val="none" w:sz="0" w:space="0" w:color="auto"/>
                                            <w:left w:val="none" w:sz="0" w:space="0" w:color="auto"/>
                                            <w:bottom w:val="none" w:sz="0" w:space="0" w:color="auto"/>
                                            <w:right w:val="none" w:sz="0" w:space="0" w:color="auto"/>
                                          </w:divBdr>
                                        </w:div>
                                        <w:div w:id="1798639415">
                                          <w:marLeft w:val="640"/>
                                          <w:marRight w:val="0"/>
                                          <w:marTop w:val="0"/>
                                          <w:marBottom w:val="0"/>
                                          <w:divBdr>
                                            <w:top w:val="none" w:sz="0" w:space="0" w:color="auto"/>
                                            <w:left w:val="none" w:sz="0" w:space="0" w:color="auto"/>
                                            <w:bottom w:val="none" w:sz="0" w:space="0" w:color="auto"/>
                                            <w:right w:val="none" w:sz="0" w:space="0" w:color="auto"/>
                                          </w:divBdr>
                                        </w:div>
                                        <w:div w:id="1882017817">
                                          <w:marLeft w:val="640"/>
                                          <w:marRight w:val="0"/>
                                          <w:marTop w:val="0"/>
                                          <w:marBottom w:val="0"/>
                                          <w:divBdr>
                                            <w:top w:val="none" w:sz="0" w:space="0" w:color="auto"/>
                                            <w:left w:val="none" w:sz="0" w:space="0" w:color="auto"/>
                                            <w:bottom w:val="none" w:sz="0" w:space="0" w:color="auto"/>
                                            <w:right w:val="none" w:sz="0" w:space="0" w:color="auto"/>
                                          </w:divBdr>
                                        </w:div>
                                        <w:div w:id="1952205194">
                                          <w:marLeft w:val="640"/>
                                          <w:marRight w:val="0"/>
                                          <w:marTop w:val="0"/>
                                          <w:marBottom w:val="0"/>
                                          <w:divBdr>
                                            <w:top w:val="none" w:sz="0" w:space="0" w:color="auto"/>
                                            <w:left w:val="none" w:sz="0" w:space="0" w:color="auto"/>
                                            <w:bottom w:val="none" w:sz="0" w:space="0" w:color="auto"/>
                                            <w:right w:val="none" w:sz="0" w:space="0" w:color="auto"/>
                                          </w:divBdr>
                                        </w:div>
                                        <w:div w:id="1966347656">
                                          <w:marLeft w:val="640"/>
                                          <w:marRight w:val="0"/>
                                          <w:marTop w:val="0"/>
                                          <w:marBottom w:val="0"/>
                                          <w:divBdr>
                                            <w:top w:val="none" w:sz="0" w:space="0" w:color="auto"/>
                                            <w:left w:val="none" w:sz="0" w:space="0" w:color="auto"/>
                                            <w:bottom w:val="none" w:sz="0" w:space="0" w:color="auto"/>
                                            <w:right w:val="none" w:sz="0" w:space="0" w:color="auto"/>
                                          </w:divBdr>
                                        </w:div>
                                        <w:div w:id="1968924133">
                                          <w:marLeft w:val="640"/>
                                          <w:marRight w:val="0"/>
                                          <w:marTop w:val="0"/>
                                          <w:marBottom w:val="0"/>
                                          <w:divBdr>
                                            <w:top w:val="none" w:sz="0" w:space="0" w:color="auto"/>
                                            <w:left w:val="none" w:sz="0" w:space="0" w:color="auto"/>
                                            <w:bottom w:val="none" w:sz="0" w:space="0" w:color="auto"/>
                                            <w:right w:val="none" w:sz="0" w:space="0" w:color="auto"/>
                                          </w:divBdr>
                                        </w:div>
                                        <w:div w:id="1980647213">
                                          <w:marLeft w:val="640"/>
                                          <w:marRight w:val="0"/>
                                          <w:marTop w:val="0"/>
                                          <w:marBottom w:val="0"/>
                                          <w:divBdr>
                                            <w:top w:val="none" w:sz="0" w:space="0" w:color="auto"/>
                                            <w:left w:val="none" w:sz="0" w:space="0" w:color="auto"/>
                                            <w:bottom w:val="none" w:sz="0" w:space="0" w:color="auto"/>
                                            <w:right w:val="none" w:sz="0" w:space="0" w:color="auto"/>
                                          </w:divBdr>
                                        </w:div>
                                        <w:div w:id="2080712028">
                                          <w:marLeft w:val="640"/>
                                          <w:marRight w:val="0"/>
                                          <w:marTop w:val="0"/>
                                          <w:marBottom w:val="0"/>
                                          <w:divBdr>
                                            <w:top w:val="none" w:sz="0" w:space="0" w:color="auto"/>
                                            <w:left w:val="none" w:sz="0" w:space="0" w:color="auto"/>
                                            <w:bottom w:val="none" w:sz="0" w:space="0" w:color="auto"/>
                                            <w:right w:val="none" w:sz="0" w:space="0" w:color="auto"/>
                                          </w:divBdr>
                                        </w:div>
                                        <w:div w:id="2102949409">
                                          <w:marLeft w:val="640"/>
                                          <w:marRight w:val="0"/>
                                          <w:marTop w:val="0"/>
                                          <w:marBottom w:val="0"/>
                                          <w:divBdr>
                                            <w:top w:val="none" w:sz="0" w:space="0" w:color="auto"/>
                                            <w:left w:val="none" w:sz="0" w:space="0" w:color="auto"/>
                                            <w:bottom w:val="none" w:sz="0" w:space="0" w:color="auto"/>
                                            <w:right w:val="none" w:sz="0" w:space="0" w:color="auto"/>
                                          </w:divBdr>
                                        </w:div>
                                        <w:div w:id="2105346126">
                                          <w:marLeft w:val="640"/>
                                          <w:marRight w:val="0"/>
                                          <w:marTop w:val="0"/>
                                          <w:marBottom w:val="0"/>
                                          <w:divBdr>
                                            <w:top w:val="none" w:sz="0" w:space="0" w:color="auto"/>
                                            <w:left w:val="none" w:sz="0" w:space="0" w:color="auto"/>
                                            <w:bottom w:val="none" w:sz="0" w:space="0" w:color="auto"/>
                                            <w:right w:val="none" w:sz="0" w:space="0" w:color="auto"/>
                                          </w:divBdr>
                                        </w:div>
                                      </w:divsChild>
                                    </w:div>
                                    <w:div w:id="1356661447">
                                      <w:marLeft w:val="0"/>
                                      <w:marRight w:val="0"/>
                                      <w:marTop w:val="0"/>
                                      <w:marBottom w:val="0"/>
                                      <w:divBdr>
                                        <w:top w:val="none" w:sz="0" w:space="0" w:color="auto"/>
                                        <w:left w:val="none" w:sz="0" w:space="0" w:color="auto"/>
                                        <w:bottom w:val="none" w:sz="0" w:space="0" w:color="auto"/>
                                        <w:right w:val="none" w:sz="0" w:space="0" w:color="auto"/>
                                      </w:divBdr>
                                      <w:divsChild>
                                        <w:div w:id="10685390">
                                          <w:marLeft w:val="640"/>
                                          <w:marRight w:val="0"/>
                                          <w:marTop w:val="0"/>
                                          <w:marBottom w:val="0"/>
                                          <w:divBdr>
                                            <w:top w:val="none" w:sz="0" w:space="0" w:color="auto"/>
                                            <w:left w:val="none" w:sz="0" w:space="0" w:color="auto"/>
                                            <w:bottom w:val="none" w:sz="0" w:space="0" w:color="auto"/>
                                            <w:right w:val="none" w:sz="0" w:space="0" w:color="auto"/>
                                          </w:divBdr>
                                        </w:div>
                                        <w:div w:id="50272777">
                                          <w:marLeft w:val="640"/>
                                          <w:marRight w:val="0"/>
                                          <w:marTop w:val="0"/>
                                          <w:marBottom w:val="0"/>
                                          <w:divBdr>
                                            <w:top w:val="none" w:sz="0" w:space="0" w:color="auto"/>
                                            <w:left w:val="none" w:sz="0" w:space="0" w:color="auto"/>
                                            <w:bottom w:val="none" w:sz="0" w:space="0" w:color="auto"/>
                                            <w:right w:val="none" w:sz="0" w:space="0" w:color="auto"/>
                                          </w:divBdr>
                                        </w:div>
                                        <w:div w:id="66075865">
                                          <w:marLeft w:val="640"/>
                                          <w:marRight w:val="0"/>
                                          <w:marTop w:val="0"/>
                                          <w:marBottom w:val="0"/>
                                          <w:divBdr>
                                            <w:top w:val="none" w:sz="0" w:space="0" w:color="auto"/>
                                            <w:left w:val="none" w:sz="0" w:space="0" w:color="auto"/>
                                            <w:bottom w:val="none" w:sz="0" w:space="0" w:color="auto"/>
                                            <w:right w:val="none" w:sz="0" w:space="0" w:color="auto"/>
                                          </w:divBdr>
                                        </w:div>
                                        <w:div w:id="139419585">
                                          <w:marLeft w:val="640"/>
                                          <w:marRight w:val="0"/>
                                          <w:marTop w:val="0"/>
                                          <w:marBottom w:val="0"/>
                                          <w:divBdr>
                                            <w:top w:val="none" w:sz="0" w:space="0" w:color="auto"/>
                                            <w:left w:val="none" w:sz="0" w:space="0" w:color="auto"/>
                                            <w:bottom w:val="none" w:sz="0" w:space="0" w:color="auto"/>
                                            <w:right w:val="none" w:sz="0" w:space="0" w:color="auto"/>
                                          </w:divBdr>
                                        </w:div>
                                        <w:div w:id="191647856">
                                          <w:marLeft w:val="640"/>
                                          <w:marRight w:val="0"/>
                                          <w:marTop w:val="0"/>
                                          <w:marBottom w:val="0"/>
                                          <w:divBdr>
                                            <w:top w:val="none" w:sz="0" w:space="0" w:color="auto"/>
                                            <w:left w:val="none" w:sz="0" w:space="0" w:color="auto"/>
                                            <w:bottom w:val="none" w:sz="0" w:space="0" w:color="auto"/>
                                            <w:right w:val="none" w:sz="0" w:space="0" w:color="auto"/>
                                          </w:divBdr>
                                        </w:div>
                                        <w:div w:id="199435692">
                                          <w:marLeft w:val="640"/>
                                          <w:marRight w:val="0"/>
                                          <w:marTop w:val="0"/>
                                          <w:marBottom w:val="0"/>
                                          <w:divBdr>
                                            <w:top w:val="none" w:sz="0" w:space="0" w:color="auto"/>
                                            <w:left w:val="none" w:sz="0" w:space="0" w:color="auto"/>
                                            <w:bottom w:val="none" w:sz="0" w:space="0" w:color="auto"/>
                                            <w:right w:val="none" w:sz="0" w:space="0" w:color="auto"/>
                                          </w:divBdr>
                                        </w:div>
                                        <w:div w:id="217058882">
                                          <w:marLeft w:val="640"/>
                                          <w:marRight w:val="0"/>
                                          <w:marTop w:val="0"/>
                                          <w:marBottom w:val="0"/>
                                          <w:divBdr>
                                            <w:top w:val="none" w:sz="0" w:space="0" w:color="auto"/>
                                            <w:left w:val="none" w:sz="0" w:space="0" w:color="auto"/>
                                            <w:bottom w:val="none" w:sz="0" w:space="0" w:color="auto"/>
                                            <w:right w:val="none" w:sz="0" w:space="0" w:color="auto"/>
                                          </w:divBdr>
                                        </w:div>
                                        <w:div w:id="270936484">
                                          <w:marLeft w:val="640"/>
                                          <w:marRight w:val="0"/>
                                          <w:marTop w:val="0"/>
                                          <w:marBottom w:val="0"/>
                                          <w:divBdr>
                                            <w:top w:val="none" w:sz="0" w:space="0" w:color="auto"/>
                                            <w:left w:val="none" w:sz="0" w:space="0" w:color="auto"/>
                                            <w:bottom w:val="none" w:sz="0" w:space="0" w:color="auto"/>
                                            <w:right w:val="none" w:sz="0" w:space="0" w:color="auto"/>
                                          </w:divBdr>
                                        </w:div>
                                        <w:div w:id="281767645">
                                          <w:marLeft w:val="640"/>
                                          <w:marRight w:val="0"/>
                                          <w:marTop w:val="0"/>
                                          <w:marBottom w:val="0"/>
                                          <w:divBdr>
                                            <w:top w:val="none" w:sz="0" w:space="0" w:color="auto"/>
                                            <w:left w:val="none" w:sz="0" w:space="0" w:color="auto"/>
                                            <w:bottom w:val="none" w:sz="0" w:space="0" w:color="auto"/>
                                            <w:right w:val="none" w:sz="0" w:space="0" w:color="auto"/>
                                          </w:divBdr>
                                        </w:div>
                                        <w:div w:id="342248741">
                                          <w:marLeft w:val="640"/>
                                          <w:marRight w:val="0"/>
                                          <w:marTop w:val="0"/>
                                          <w:marBottom w:val="0"/>
                                          <w:divBdr>
                                            <w:top w:val="none" w:sz="0" w:space="0" w:color="auto"/>
                                            <w:left w:val="none" w:sz="0" w:space="0" w:color="auto"/>
                                            <w:bottom w:val="none" w:sz="0" w:space="0" w:color="auto"/>
                                            <w:right w:val="none" w:sz="0" w:space="0" w:color="auto"/>
                                          </w:divBdr>
                                        </w:div>
                                        <w:div w:id="353069769">
                                          <w:marLeft w:val="640"/>
                                          <w:marRight w:val="0"/>
                                          <w:marTop w:val="0"/>
                                          <w:marBottom w:val="0"/>
                                          <w:divBdr>
                                            <w:top w:val="none" w:sz="0" w:space="0" w:color="auto"/>
                                            <w:left w:val="none" w:sz="0" w:space="0" w:color="auto"/>
                                            <w:bottom w:val="none" w:sz="0" w:space="0" w:color="auto"/>
                                            <w:right w:val="none" w:sz="0" w:space="0" w:color="auto"/>
                                          </w:divBdr>
                                        </w:div>
                                        <w:div w:id="379785886">
                                          <w:marLeft w:val="640"/>
                                          <w:marRight w:val="0"/>
                                          <w:marTop w:val="0"/>
                                          <w:marBottom w:val="0"/>
                                          <w:divBdr>
                                            <w:top w:val="none" w:sz="0" w:space="0" w:color="auto"/>
                                            <w:left w:val="none" w:sz="0" w:space="0" w:color="auto"/>
                                            <w:bottom w:val="none" w:sz="0" w:space="0" w:color="auto"/>
                                            <w:right w:val="none" w:sz="0" w:space="0" w:color="auto"/>
                                          </w:divBdr>
                                        </w:div>
                                        <w:div w:id="390930762">
                                          <w:marLeft w:val="640"/>
                                          <w:marRight w:val="0"/>
                                          <w:marTop w:val="0"/>
                                          <w:marBottom w:val="0"/>
                                          <w:divBdr>
                                            <w:top w:val="none" w:sz="0" w:space="0" w:color="auto"/>
                                            <w:left w:val="none" w:sz="0" w:space="0" w:color="auto"/>
                                            <w:bottom w:val="none" w:sz="0" w:space="0" w:color="auto"/>
                                            <w:right w:val="none" w:sz="0" w:space="0" w:color="auto"/>
                                          </w:divBdr>
                                        </w:div>
                                        <w:div w:id="503478469">
                                          <w:marLeft w:val="640"/>
                                          <w:marRight w:val="0"/>
                                          <w:marTop w:val="0"/>
                                          <w:marBottom w:val="0"/>
                                          <w:divBdr>
                                            <w:top w:val="none" w:sz="0" w:space="0" w:color="auto"/>
                                            <w:left w:val="none" w:sz="0" w:space="0" w:color="auto"/>
                                            <w:bottom w:val="none" w:sz="0" w:space="0" w:color="auto"/>
                                            <w:right w:val="none" w:sz="0" w:space="0" w:color="auto"/>
                                          </w:divBdr>
                                        </w:div>
                                        <w:div w:id="505367476">
                                          <w:marLeft w:val="640"/>
                                          <w:marRight w:val="0"/>
                                          <w:marTop w:val="0"/>
                                          <w:marBottom w:val="0"/>
                                          <w:divBdr>
                                            <w:top w:val="none" w:sz="0" w:space="0" w:color="auto"/>
                                            <w:left w:val="none" w:sz="0" w:space="0" w:color="auto"/>
                                            <w:bottom w:val="none" w:sz="0" w:space="0" w:color="auto"/>
                                            <w:right w:val="none" w:sz="0" w:space="0" w:color="auto"/>
                                          </w:divBdr>
                                        </w:div>
                                        <w:div w:id="519315439">
                                          <w:marLeft w:val="640"/>
                                          <w:marRight w:val="0"/>
                                          <w:marTop w:val="0"/>
                                          <w:marBottom w:val="0"/>
                                          <w:divBdr>
                                            <w:top w:val="none" w:sz="0" w:space="0" w:color="auto"/>
                                            <w:left w:val="none" w:sz="0" w:space="0" w:color="auto"/>
                                            <w:bottom w:val="none" w:sz="0" w:space="0" w:color="auto"/>
                                            <w:right w:val="none" w:sz="0" w:space="0" w:color="auto"/>
                                          </w:divBdr>
                                        </w:div>
                                        <w:div w:id="589313815">
                                          <w:marLeft w:val="640"/>
                                          <w:marRight w:val="0"/>
                                          <w:marTop w:val="0"/>
                                          <w:marBottom w:val="0"/>
                                          <w:divBdr>
                                            <w:top w:val="none" w:sz="0" w:space="0" w:color="auto"/>
                                            <w:left w:val="none" w:sz="0" w:space="0" w:color="auto"/>
                                            <w:bottom w:val="none" w:sz="0" w:space="0" w:color="auto"/>
                                            <w:right w:val="none" w:sz="0" w:space="0" w:color="auto"/>
                                          </w:divBdr>
                                        </w:div>
                                        <w:div w:id="589966848">
                                          <w:marLeft w:val="640"/>
                                          <w:marRight w:val="0"/>
                                          <w:marTop w:val="0"/>
                                          <w:marBottom w:val="0"/>
                                          <w:divBdr>
                                            <w:top w:val="none" w:sz="0" w:space="0" w:color="auto"/>
                                            <w:left w:val="none" w:sz="0" w:space="0" w:color="auto"/>
                                            <w:bottom w:val="none" w:sz="0" w:space="0" w:color="auto"/>
                                            <w:right w:val="none" w:sz="0" w:space="0" w:color="auto"/>
                                          </w:divBdr>
                                        </w:div>
                                        <w:div w:id="615453855">
                                          <w:marLeft w:val="640"/>
                                          <w:marRight w:val="0"/>
                                          <w:marTop w:val="0"/>
                                          <w:marBottom w:val="0"/>
                                          <w:divBdr>
                                            <w:top w:val="none" w:sz="0" w:space="0" w:color="auto"/>
                                            <w:left w:val="none" w:sz="0" w:space="0" w:color="auto"/>
                                            <w:bottom w:val="none" w:sz="0" w:space="0" w:color="auto"/>
                                            <w:right w:val="none" w:sz="0" w:space="0" w:color="auto"/>
                                          </w:divBdr>
                                        </w:div>
                                        <w:div w:id="640111048">
                                          <w:marLeft w:val="640"/>
                                          <w:marRight w:val="0"/>
                                          <w:marTop w:val="0"/>
                                          <w:marBottom w:val="0"/>
                                          <w:divBdr>
                                            <w:top w:val="none" w:sz="0" w:space="0" w:color="auto"/>
                                            <w:left w:val="none" w:sz="0" w:space="0" w:color="auto"/>
                                            <w:bottom w:val="none" w:sz="0" w:space="0" w:color="auto"/>
                                            <w:right w:val="none" w:sz="0" w:space="0" w:color="auto"/>
                                          </w:divBdr>
                                        </w:div>
                                        <w:div w:id="675233213">
                                          <w:marLeft w:val="640"/>
                                          <w:marRight w:val="0"/>
                                          <w:marTop w:val="0"/>
                                          <w:marBottom w:val="0"/>
                                          <w:divBdr>
                                            <w:top w:val="none" w:sz="0" w:space="0" w:color="auto"/>
                                            <w:left w:val="none" w:sz="0" w:space="0" w:color="auto"/>
                                            <w:bottom w:val="none" w:sz="0" w:space="0" w:color="auto"/>
                                            <w:right w:val="none" w:sz="0" w:space="0" w:color="auto"/>
                                          </w:divBdr>
                                        </w:div>
                                        <w:div w:id="681972746">
                                          <w:marLeft w:val="640"/>
                                          <w:marRight w:val="0"/>
                                          <w:marTop w:val="0"/>
                                          <w:marBottom w:val="0"/>
                                          <w:divBdr>
                                            <w:top w:val="none" w:sz="0" w:space="0" w:color="auto"/>
                                            <w:left w:val="none" w:sz="0" w:space="0" w:color="auto"/>
                                            <w:bottom w:val="none" w:sz="0" w:space="0" w:color="auto"/>
                                            <w:right w:val="none" w:sz="0" w:space="0" w:color="auto"/>
                                          </w:divBdr>
                                        </w:div>
                                        <w:div w:id="702749832">
                                          <w:marLeft w:val="640"/>
                                          <w:marRight w:val="0"/>
                                          <w:marTop w:val="0"/>
                                          <w:marBottom w:val="0"/>
                                          <w:divBdr>
                                            <w:top w:val="none" w:sz="0" w:space="0" w:color="auto"/>
                                            <w:left w:val="none" w:sz="0" w:space="0" w:color="auto"/>
                                            <w:bottom w:val="none" w:sz="0" w:space="0" w:color="auto"/>
                                            <w:right w:val="none" w:sz="0" w:space="0" w:color="auto"/>
                                          </w:divBdr>
                                        </w:div>
                                        <w:div w:id="821773217">
                                          <w:marLeft w:val="640"/>
                                          <w:marRight w:val="0"/>
                                          <w:marTop w:val="0"/>
                                          <w:marBottom w:val="0"/>
                                          <w:divBdr>
                                            <w:top w:val="none" w:sz="0" w:space="0" w:color="auto"/>
                                            <w:left w:val="none" w:sz="0" w:space="0" w:color="auto"/>
                                            <w:bottom w:val="none" w:sz="0" w:space="0" w:color="auto"/>
                                            <w:right w:val="none" w:sz="0" w:space="0" w:color="auto"/>
                                          </w:divBdr>
                                        </w:div>
                                        <w:div w:id="871041515">
                                          <w:marLeft w:val="640"/>
                                          <w:marRight w:val="0"/>
                                          <w:marTop w:val="0"/>
                                          <w:marBottom w:val="0"/>
                                          <w:divBdr>
                                            <w:top w:val="none" w:sz="0" w:space="0" w:color="auto"/>
                                            <w:left w:val="none" w:sz="0" w:space="0" w:color="auto"/>
                                            <w:bottom w:val="none" w:sz="0" w:space="0" w:color="auto"/>
                                            <w:right w:val="none" w:sz="0" w:space="0" w:color="auto"/>
                                          </w:divBdr>
                                        </w:div>
                                        <w:div w:id="882790312">
                                          <w:marLeft w:val="640"/>
                                          <w:marRight w:val="0"/>
                                          <w:marTop w:val="0"/>
                                          <w:marBottom w:val="0"/>
                                          <w:divBdr>
                                            <w:top w:val="none" w:sz="0" w:space="0" w:color="auto"/>
                                            <w:left w:val="none" w:sz="0" w:space="0" w:color="auto"/>
                                            <w:bottom w:val="none" w:sz="0" w:space="0" w:color="auto"/>
                                            <w:right w:val="none" w:sz="0" w:space="0" w:color="auto"/>
                                          </w:divBdr>
                                        </w:div>
                                        <w:div w:id="914508207">
                                          <w:marLeft w:val="640"/>
                                          <w:marRight w:val="0"/>
                                          <w:marTop w:val="0"/>
                                          <w:marBottom w:val="0"/>
                                          <w:divBdr>
                                            <w:top w:val="none" w:sz="0" w:space="0" w:color="auto"/>
                                            <w:left w:val="none" w:sz="0" w:space="0" w:color="auto"/>
                                            <w:bottom w:val="none" w:sz="0" w:space="0" w:color="auto"/>
                                            <w:right w:val="none" w:sz="0" w:space="0" w:color="auto"/>
                                          </w:divBdr>
                                        </w:div>
                                        <w:div w:id="990599251">
                                          <w:marLeft w:val="640"/>
                                          <w:marRight w:val="0"/>
                                          <w:marTop w:val="0"/>
                                          <w:marBottom w:val="0"/>
                                          <w:divBdr>
                                            <w:top w:val="none" w:sz="0" w:space="0" w:color="auto"/>
                                            <w:left w:val="none" w:sz="0" w:space="0" w:color="auto"/>
                                            <w:bottom w:val="none" w:sz="0" w:space="0" w:color="auto"/>
                                            <w:right w:val="none" w:sz="0" w:space="0" w:color="auto"/>
                                          </w:divBdr>
                                        </w:div>
                                        <w:div w:id="992411789">
                                          <w:marLeft w:val="640"/>
                                          <w:marRight w:val="0"/>
                                          <w:marTop w:val="0"/>
                                          <w:marBottom w:val="0"/>
                                          <w:divBdr>
                                            <w:top w:val="none" w:sz="0" w:space="0" w:color="auto"/>
                                            <w:left w:val="none" w:sz="0" w:space="0" w:color="auto"/>
                                            <w:bottom w:val="none" w:sz="0" w:space="0" w:color="auto"/>
                                            <w:right w:val="none" w:sz="0" w:space="0" w:color="auto"/>
                                          </w:divBdr>
                                        </w:div>
                                        <w:div w:id="1048379648">
                                          <w:marLeft w:val="640"/>
                                          <w:marRight w:val="0"/>
                                          <w:marTop w:val="0"/>
                                          <w:marBottom w:val="0"/>
                                          <w:divBdr>
                                            <w:top w:val="none" w:sz="0" w:space="0" w:color="auto"/>
                                            <w:left w:val="none" w:sz="0" w:space="0" w:color="auto"/>
                                            <w:bottom w:val="none" w:sz="0" w:space="0" w:color="auto"/>
                                            <w:right w:val="none" w:sz="0" w:space="0" w:color="auto"/>
                                          </w:divBdr>
                                        </w:div>
                                        <w:div w:id="1066801737">
                                          <w:marLeft w:val="640"/>
                                          <w:marRight w:val="0"/>
                                          <w:marTop w:val="0"/>
                                          <w:marBottom w:val="0"/>
                                          <w:divBdr>
                                            <w:top w:val="none" w:sz="0" w:space="0" w:color="auto"/>
                                            <w:left w:val="none" w:sz="0" w:space="0" w:color="auto"/>
                                            <w:bottom w:val="none" w:sz="0" w:space="0" w:color="auto"/>
                                            <w:right w:val="none" w:sz="0" w:space="0" w:color="auto"/>
                                          </w:divBdr>
                                        </w:div>
                                        <w:div w:id="1095518447">
                                          <w:marLeft w:val="640"/>
                                          <w:marRight w:val="0"/>
                                          <w:marTop w:val="0"/>
                                          <w:marBottom w:val="0"/>
                                          <w:divBdr>
                                            <w:top w:val="none" w:sz="0" w:space="0" w:color="auto"/>
                                            <w:left w:val="none" w:sz="0" w:space="0" w:color="auto"/>
                                            <w:bottom w:val="none" w:sz="0" w:space="0" w:color="auto"/>
                                            <w:right w:val="none" w:sz="0" w:space="0" w:color="auto"/>
                                          </w:divBdr>
                                        </w:div>
                                        <w:div w:id="1161313532">
                                          <w:marLeft w:val="640"/>
                                          <w:marRight w:val="0"/>
                                          <w:marTop w:val="0"/>
                                          <w:marBottom w:val="0"/>
                                          <w:divBdr>
                                            <w:top w:val="none" w:sz="0" w:space="0" w:color="auto"/>
                                            <w:left w:val="none" w:sz="0" w:space="0" w:color="auto"/>
                                            <w:bottom w:val="none" w:sz="0" w:space="0" w:color="auto"/>
                                            <w:right w:val="none" w:sz="0" w:space="0" w:color="auto"/>
                                          </w:divBdr>
                                        </w:div>
                                        <w:div w:id="1433814545">
                                          <w:marLeft w:val="640"/>
                                          <w:marRight w:val="0"/>
                                          <w:marTop w:val="0"/>
                                          <w:marBottom w:val="0"/>
                                          <w:divBdr>
                                            <w:top w:val="none" w:sz="0" w:space="0" w:color="auto"/>
                                            <w:left w:val="none" w:sz="0" w:space="0" w:color="auto"/>
                                            <w:bottom w:val="none" w:sz="0" w:space="0" w:color="auto"/>
                                            <w:right w:val="none" w:sz="0" w:space="0" w:color="auto"/>
                                          </w:divBdr>
                                        </w:div>
                                        <w:div w:id="1445034962">
                                          <w:marLeft w:val="640"/>
                                          <w:marRight w:val="0"/>
                                          <w:marTop w:val="0"/>
                                          <w:marBottom w:val="0"/>
                                          <w:divBdr>
                                            <w:top w:val="none" w:sz="0" w:space="0" w:color="auto"/>
                                            <w:left w:val="none" w:sz="0" w:space="0" w:color="auto"/>
                                            <w:bottom w:val="none" w:sz="0" w:space="0" w:color="auto"/>
                                            <w:right w:val="none" w:sz="0" w:space="0" w:color="auto"/>
                                          </w:divBdr>
                                        </w:div>
                                        <w:div w:id="1474521193">
                                          <w:marLeft w:val="640"/>
                                          <w:marRight w:val="0"/>
                                          <w:marTop w:val="0"/>
                                          <w:marBottom w:val="0"/>
                                          <w:divBdr>
                                            <w:top w:val="none" w:sz="0" w:space="0" w:color="auto"/>
                                            <w:left w:val="none" w:sz="0" w:space="0" w:color="auto"/>
                                            <w:bottom w:val="none" w:sz="0" w:space="0" w:color="auto"/>
                                            <w:right w:val="none" w:sz="0" w:space="0" w:color="auto"/>
                                          </w:divBdr>
                                        </w:div>
                                        <w:div w:id="1486044958">
                                          <w:marLeft w:val="640"/>
                                          <w:marRight w:val="0"/>
                                          <w:marTop w:val="0"/>
                                          <w:marBottom w:val="0"/>
                                          <w:divBdr>
                                            <w:top w:val="none" w:sz="0" w:space="0" w:color="auto"/>
                                            <w:left w:val="none" w:sz="0" w:space="0" w:color="auto"/>
                                            <w:bottom w:val="none" w:sz="0" w:space="0" w:color="auto"/>
                                            <w:right w:val="none" w:sz="0" w:space="0" w:color="auto"/>
                                          </w:divBdr>
                                        </w:div>
                                        <w:div w:id="1494369268">
                                          <w:marLeft w:val="640"/>
                                          <w:marRight w:val="0"/>
                                          <w:marTop w:val="0"/>
                                          <w:marBottom w:val="0"/>
                                          <w:divBdr>
                                            <w:top w:val="none" w:sz="0" w:space="0" w:color="auto"/>
                                            <w:left w:val="none" w:sz="0" w:space="0" w:color="auto"/>
                                            <w:bottom w:val="none" w:sz="0" w:space="0" w:color="auto"/>
                                            <w:right w:val="none" w:sz="0" w:space="0" w:color="auto"/>
                                          </w:divBdr>
                                        </w:div>
                                        <w:div w:id="1522815757">
                                          <w:marLeft w:val="640"/>
                                          <w:marRight w:val="0"/>
                                          <w:marTop w:val="0"/>
                                          <w:marBottom w:val="0"/>
                                          <w:divBdr>
                                            <w:top w:val="none" w:sz="0" w:space="0" w:color="auto"/>
                                            <w:left w:val="none" w:sz="0" w:space="0" w:color="auto"/>
                                            <w:bottom w:val="none" w:sz="0" w:space="0" w:color="auto"/>
                                            <w:right w:val="none" w:sz="0" w:space="0" w:color="auto"/>
                                          </w:divBdr>
                                        </w:div>
                                        <w:div w:id="1602294937">
                                          <w:marLeft w:val="640"/>
                                          <w:marRight w:val="0"/>
                                          <w:marTop w:val="0"/>
                                          <w:marBottom w:val="0"/>
                                          <w:divBdr>
                                            <w:top w:val="none" w:sz="0" w:space="0" w:color="auto"/>
                                            <w:left w:val="none" w:sz="0" w:space="0" w:color="auto"/>
                                            <w:bottom w:val="none" w:sz="0" w:space="0" w:color="auto"/>
                                            <w:right w:val="none" w:sz="0" w:space="0" w:color="auto"/>
                                          </w:divBdr>
                                        </w:div>
                                        <w:div w:id="1607271611">
                                          <w:marLeft w:val="640"/>
                                          <w:marRight w:val="0"/>
                                          <w:marTop w:val="0"/>
                                          <w:marBottom w:val="0"/>
                                          <w:divBdr>
                                            <w:top w:val="none" w:sz="0" w:space="0" w:color="auto"/>
                                            <w:left w:val="none" w:sz="0" w:space="0" w:color="auto"/>
                                            <w:bottom w:val="none" w:sz="0" w:space="0" w:color="auto"/>
                                            <w:right w:val="none" w:sz="0" w:space="0" w:color="auto"/>
                                          </w:divBdr>
                                        </w:div>
                                        <w:div w:id="1652442169">
                                          <w:marLeft w:val="640"/>
                                          <w:marRight w:val="0"/>
                                          <w:marTop w:val="0"/>
                                          <w:marBottom w:val="0"/>
                                          <w:divBdr>
                                            <w:top w:val="none" w:sz="0" w:space="0" w:color="auto"/>
                                            <w:left w:val="none" w:sz="0" w:space="0" w:color="auto"/>
                                            <w:bottom w:val="none" w:sz="0" w:space="0" w:color="auto"/>
                                            <w:right w:val="none" w:sz="0" w:space="0" w:color="auto"/>
                                          </w:divBdr>
                                        </w:div>
                                        <w:div w:id="1695643728">
                                          <w:marLeft w:val="640"/>
                                          <w:marRight w:val="0"/>
                                          <w:marTop w:val="0"/>
                                          <w:marBottom w:val="0"/>
                                          <w:divBdr>
                                            <w:top w:val="none" w:sz="0" w:space="0" w:color="auto"/>
                                            <w:left w:val="none" w:sz="0" w:space="0" w:color="auto"/>
                                            <w:bottom w:val="none" w:sz="0" w:space="0" w:color="auto"/>
                                            <w:right w:val="none" w:sz="0" w:space="0" w:color="auto"/>
                                          </w:divBdr>
                                        </w:div>
                                        <w:div w:id="1706633288">
                                          <w:marLeft w:val="640"/>
                                          <w:marRight w:val="0"/>
                                          <w:marTop w:val="0"/>
                                          <w:marBottom w:val="0"/>
                                          <w:divBdr>
                                            <w:top w:val="none" w:sz="0" w:space="0" w:color="auto"/>
                                            <w:left w:val="none" w:sz="0" w:space="0" w:color="auto"/>
                                            <w:bottom w:val="none" w:sz="0" w:space="0" w:color="auto"/>
                                            <w:right w:val="none" w:sz="0" w:space="0" w:color="auto"/>
                                          </w:divBdr>
                                        </w:div>
                                        <w:div w:id="1789547553">
                                          <w:marLeft w:val="640"/>
                                          <w:marRight w:val="0"/>
                                          <w:marTop w:val="0"/>
                                          <w:marBottom w:val="0"/>
                                          <w:divBdr>
                                            <w:top w:val="none" w:sz="0" w:space="0" w:color="auto"/>
                                            <w:left w:val="none" w:sz="0" w:space="0" w:color="auto"/>
                                            <w:bottom w:val="none" w:sz="0" w:space="0" w:color="auto"/>
                                            <w:right w:val="none" w:sz="0" w:space="0" w:color="auto"/>
                                          </w:divBdr>
                                        </w:div>
                                        <w:div w:id="1823230517">
                                          <w:marLeft w:val="640"/>
                                          <w:marRight w:val="0"/>
                                          <w:marTop w:val="0"/>
                                          <w:marBottom w:val="0"/>
                                          <w:divBdr>
                                            <w:top w:val="none" w:sz="0" w:space="0" w:color="auto"/>
                                            <w:left w:val="none" w:sz="0" w:space="0" w:color="auto"/>
                                            <w:bottom w:val="none" w:sz="0" w:space="0" w:color="auto"/>
                                            <w:right w:val="none" w:sz="0" w:space="0" w:color="auto"/>
                                          </w:divBdr>
                                        </w:div>
                                        <w:div w:id="1858812044">
                                          <w:marLeft w:val="640"/>
                                          <w:marRight w:val="0"/>
                                          <w:marTop w:val="0"/>
                                          <w:marBottom w:val="0"/>
                                          <w:divBdr>
                                            <w:top w:val="none" w:sz="0" w:space="0" w:color="auto"/>
                                            <w:left w:val="none" w:sz="0" w:space="0" w:color="auto"/>
                                            <w:bottom w:val="none" w:sz="0" w:space="0" w:color="auto"/>
                                            <w:right w:val="none" w:sz="0" w:space="0" w:color="auto"/>
                                          </w:divBdr>
                                        </w:div>
                                        <w:div w:id="1880429767">
                                          <w:marLeft w:val="640"/>
                                          <w:marRight w:val="0"/>
                                          <w:marTop w:val="0"/>
                                          <w:marBottom w:val="0"/>
                                          <w:divBdr>
                                            <w:top w:val="none" w:sz="0" w:space="0" w:color="auto"/>
                                            <w:left w:val="none" w:sz="0" w:space="0" w:color="auto"/>
                                            <w:bottom w:val="none" w:sz="0" w:space="0" w:color="auto"/>
                                            <w:right w:val="none" w:sz="0" w:space="0" w:color="auto"/>
                                          </w:divBdr>
                                        </w:div>
                                        <w:div w:id="1884252201">
                                          <w:marLeft w:val="640"/>
                                          <w:marRight w:val="0"/>
                                          <w:marTop w:val="0"/>
                                          <w:marBottom w:val="0"/>
                                          <w:divBdr>
                                            <w:top w:val="none" w:sz="0" w:space="0" w:color="auto"/>
                                            <w:left w:val="none" w:sz="0" w:space="0" w:color="auto"/>
                                            <w:bottom w:val="none" w:sz="0" w:space="0" w:color="auto"/>
                                            <w:right w:val="none" w:sz="0" w:space="0" w:color="auto"/>
                                          </w:divBdr>
                                        </w:div>
                                        <w:div w:id="2077821832">
                                          <w:marLeft w:val="640"/>
                                          <w:marRight w:val="0"/>
                                          <w:marTop w:val="0"/>
                                          <w:marBottom w:val="0"/>
                                          <w:divBdr>
                                            <w:top w:val="none" w:sz="0" w:space="0" w:color="auto"/>
                                            <w:left w:val="none" w:sz="0" w:space="0" w:color="auto"/>
                                            <w:bottom w:val="none" w:sz="0" w:space="0" w:color="auto"/>
                                            <w:right w:val="none" w:sz="0" w:space="0" w:color="auto"/>
                                          </w:divBdr>
                                        </w:div>
                                      </w:divsChild>
                                    </w:div>
                                    <w:div w:id="1439833549">
                                      <w:marLeft w:val="0"/>
                                      <w:marRight w:val="0"/>
                                      <w:marTop w:val="0"/>
                                      <w:marBottom w:val="0"/>
                                      <w:divBdr>
                                        <w:top w:val="none" w:sz="0" w:space="0" w:color="auto"/>
                                        <w:left w:val="none" w:sz="0" w:space="0" w:color="auto"/>
                                        <w:bottom w:val="none" w:sz="0" w:space="0" w:color="auto"/>
                                        <w:right w:val="none" w:sz="0" w:space="0" w:color="auto"/>
                                      </w:divBdr>
                                      <w:divsChild>
                                        <w:div w:id="11541816">
                                          <w:marLeft w:val="640"/>
                                          <w:marRight w:val="0"/>
                                          <w:marTop w:val="0"/>
                                          <w:marBottom w:val="0"/>
                                          <w:divBdr>
                                            <w:top w:val="none" w:sz="0" w:space="0" w:color="auto"/>
                                            <w:left w:val="none" w:sz="0" w:space="0" w:color="auto"/>
                                            <w:bottom w:val="none" w:sz="0" w:space="0" w:color="auto"/>
                                            <w:right w:val="none" w:sz="0" w:space="0" w:color="auto"/>
                                          </w:divBdr>
                                        </w:div>
                                        <w:div w:id="46610974">
                                          <w:marLeft w:val="640"/>
                                          <w:marRight w:val="0"/>
                                          <w:marTop w:val="0"/>
                                          <w:marBottom w:val="0"/>
                                          <w:divBdr>
                                            <w:top w:val="none" w:sz="0" w:space="0" w:color="auto"/>
                                            <w:left w:val="none" w:sz="0" w:space="0" w:color="auto"/>
                                            <w:bottom w:val="none" w:sz="0" w:space="0" w:color="auto"/>
                                            <w:right w:val="none" w:sz="0" w:space="0" w:color="auto"/>
                                          </w:divBdr>
                                        </w:div>
                                        <w:div w:id="89668181">
                                          <w:marLeft w:val="640"/>
                                          <w:marRight w:val="0"/>
                                          <w:marTop w:val="0"/>
                                          <w:marBottom w:val="0"/>
                                          <w:divBdr>
                                            <w:top w:val="none" w:sz="0" w:space="0" w:color="auto"/>
                                            <w:left w:val="none" w:sz="0" w:space="0" w:color="auto"/>
                                            <w:bottom w:val="none" w:sz="0" w:space="0" w:color="auto"/>
                                            <w:right w:val="none" w:sz="0" w:space="0" w:color="auto"/>
                                          </w:divBdr>
                                        </w:div>
                                        <w:div w:id="100690653">
                                          <w:marLeft w:val="640"/>
                                          <w:marRight w:val="0"/>
                                          <w:marTop w:val="0"/>
                                          <w:marBottom w:val="0"/>
                                          <w:divBdr>
                                            <w:top w:val="none" w:sz="0" w:space="0" w:color="auto"/>
                                            <w:left w:val="none" w:sz="0" w:space="0" w:color="auto"/>
                                            <w:bottom w:val="none" w:sz="0" w:space="0" w:color="auto"/>
                                            <w:right w:val="none" w:sz="0" w:space="0" w:color="auto"/>
                                          </w:divBdr>
                                        </w:div>
                                        <w:div w:id="101346875">
                                          <w:marLeft w:val="640"/>
                                          <w:marRight w:val="0"/>
                                          <w:marTop w:val="0"/>
                                          <w:marBottom w:val="0"/>
                                          <w:divBdr>
                                            <w:top w:val="none" w:sz="0" w:space="0" w:color="auto"/>
                                            <w:left w:val="none" w:sz="0" w:space="0" w:color="auto"/>
                                            <w:bottom w:val="none" w:sz="0" w:space="0" w:color="auto"/>
                                            <w:right w:val="none" w:sz="0" w:space="0" w:color="auto"/>
                                          </w:divBdr>
                                        </w:div>
                                        <w:div w:id="126898542">
                                          <w:marLeft w:val="640"/>
                                          <w:marRight w:val="0"/>
                                          <w:marTop w:val="0"/>
                                          <w:marBottom w:val="0"/>
                                          <w:divBdr>
                                            <w:top w:val="none" w:sz="0" w:space="0" w:color="auto"/>
                                            <w:left w:val="none" w:sz="0" w:space="0" w:color="auto"/>
                                            <w:bottom w:val="none" w:sz="0" w:space="0" w:color="auto"/>
                                            <w:right w:val="none" w:sz="0" w:space="0" w:color="auto"/>
                                          </w:divBdr>
                                        </w:div>
                                        <w:div w:id="144592203">
                                          <w:marLeft w:val="640"/>
                                          <w:marRight w:val="0"/>
                                          <w:marTop w:val="0"/>
                                          <w:marBottom w:val="0"/>
                                          <w:divBdr>
                                            <w:top w:val="none" w:sz="0" w:space="0" w:color="auto"/>
                                            <w:left w:val="none" w:sz="0" w:space="0" w:color="auto"/>
                                            <w:bottom w:val="none" w:sz="0" w:space="0" w:color="auto"/>
                                            <w:right w:val="none" w:sz="0" w:space="0" w:color="auto"/>
                                          </w:divBdr>
                                        </w:div>
                                        <w:div w:id="193425986">
                                          <w:marLeft w:val="640"/>
                                          <w:marRight w:val="0"/>
                                          <w:marTop w:val="0"/>
                                          <w:marBottom w:val="0"/>
                                          <w:divBdr>
                                            <w:top w:val="none" w:sz="0" w:space="0" w:color="auto"/>
                                            <w:left w:val="none" w:sz="0" w:space="0" w:color="auto"/>
                                            <w:bottom w:val="none" w:sz="0" w:space="0" w:color="auto"/>
                                            <w:right w:val="none" w:sz="0" w:space="0" w:color="auto"/>
                                          </w:divBdr>
                                        </w:div>
                                        <w:div w:id="248121918">
                                          <w:marLeft w:val="640"/>
                                          <w:marRight w:val="0"/>
                                          <w:marTop w:val="0"/>
                                          <w:marBottom w:val="0"/>
                                          <w:divBdr>
                                            <w:top w:val="none" w:sz="0" w:space="0" w:color="auto"/>
                                            <w:left w:val="none" w:sz="0" w:space="0" w:color="auto"/>
                                            <w:bottom w:val="none" w:sz="0" w:space="0" w:color="auto"/>
                                            <w:right w:val="none" w:sz="0" w:space="0" w:color="auto"/>
                                          </w:divBdr>
                                        </w:div>
                                        <w:div w:id="329479503">
                                          <w:marLeft w:val="640"/>
                                          <w:marRight w:val="0"/>
                                          <w:marTop w:val="0"/>
                                          <w:marBottom w:val="0"/>
                                          <w:divBdr>
                                            <w:top w:val="none" w:sz="0" w:space="0" w:color="auto"/>
                                            <w:left w:val="none" w:sz="0" w:space="0" w:color="auto"/>
                                            <w:bottom w:val="none" w:sz="0" w:space="0" w:color="auto"/>
                                            <w:right w:val="none" w:sz="0" w:space="0" w:color="auto"/>
                                          </w:divBdr>
                                        </w:div>
                                        <w:div w:id="391737057">
                                          <w:marLeft w:val="640"/>
                                          <w:marRight w:val="0"/>
                                          <w:marTop w:val="0"/>
                                          <w:marBottom w:val="0"/>
                                          <w:divBdr>
                                            <w:top w:val="none" w:sz="0" w:space="0" w:color="auto"/>
                                            <w:left w:val="none" w:sz="0" w:space="0" w:color="auto"/>
                                            <w:bottom w:val="none" w:sz="0" w:space="0" w:color="auto"/>
                                            <w:right w:val="none" w:sz="0" w:space="0" w:color="auto"/>
                                          </w:divBdr>
                                        </w:div>
                                        <w:div w:id="395667455">
                                          <w:marLeft w:val="640"/>
                                          <w:marRight w:val="0"/>
                                          <w:marTop w:val="0"/>
                                          <w:marBottom w:val="0"/>
                                          <w:divBdr>
                                            <w:top w:val="none" w:sz="0" w:space="0" w:color="auto"/>
                                            <w:left w:val="none" w:sz="0" w:space="0" w:color="auto"/>
                                            <w:bottom w:val="none" w:sz="0" w:space="0" w:color="auto"/>
                                            <w:right w:val="none" w:sz="0" w:space="0" w:color="auto"/>
                                          </w:divBdr>
                                        </w:div>
                                        <w:div w:id="467861535">
                                          <w:marLeft w:val="640"/>
                                          <w:marRight w:val="0"/>
                                          <w:marTop w:val="0"/>
                                          <w:marBottom w:val="0"/>
                                          <w:divBdr>
                                            <w:top w:val="none" w:sz="0" w:space="0" w:color="auto"/>
                                            <w:left w:val="none" w:sz="0" w:space="0" w:color="auto"/>
                                            <w:bottom w:val="none" w:sz="0" w:space="0" w:color="auto"/>
                                            <w:right w:val="none" w:sz="0" w:space="0" w:color="auto"/>
                                          </w:divBdr>
                                        </w:div>
                                        <w:div w:id="477260425">
                                          <w:marLeft w:val="640"/>
                                          <w:marRight w:val="0"/>
                                          <w:marTop w:val="0"/>
                                          <w:marBottom w:val="0"/>
                                          <w:divBdr>
                                            <w:top w:val="none" w:sz="0" w:space="0" w:color="auto"/>
                                            <w:left w:val="none" w:sz="0" w:space="0" w:color="auto"/>
                                            <w:bottom w:val="none" w:sz="0" w:space="0" w:color="auto"/>
                                            <w:right w:val="none" w:sz="0" w:space="0" w:color="auto"/>
                                          </w:divBdr>
                                        </w:div>
                                        <w:div w:id="603729778">
                                          <w:marLeft w:val="640"/>
                                          <w:marRight w:val="0"/>
                                          <w:marTop w:val="0"/>
                                          <w:marBottom w:val="0"/>
                                          <w:divBdr>
                                            <w:top w:val="none" w:sz="0" w:space="0" w:color="auto"/>
                                            <w:left w:val="none" w:sz="0" w:space="0" w:color="auto"/>
                                            <w:bottom w:val="none" w:sz="0" w:space="0" w:color="auto"/>
                                            <w:right w:val="none" w:sz="0" w:space="0" w:color="auto"/>
                                          </w:divBdr>
                                        </w:div>
                                        <w:div w:id="662205262">
                                          <w:marLeft w:val="640"/>
                                          <w:marRight w:val="0"/>
                                          <w:marTop w:val="0"/>
                                          <w:marBottom w:val="0"/>
                                          <w:divBdr>
                                            <w:top w:val="none" w:sz="0" w:space="0" w:color="auto"/>
                                            <w:left w:val="none" w:sz="0" w:space="0" w:color="auto"/>
                                            <w:bottom w:val="none" w:sz="0" w:space="0" w:color="auto"/>
                                            <w:right w:val="none" w:sz="0" w:space="0" w:color="auto"/>
                                          </w:divBdr>
                                        </w:div>
                                        <w:div w:id="665208185">
                                          <w:marLeft w:val="640"/>
                                          <w:marRight w:val="0"/>
                                          <w:marTop w:val="0"/>
                                          <w:marBottom w:val="0"/>
                                          <w:divBdr>
                                            <w:top w:val="none" w:sz="0" w:space="0" w:color="auto"/>
                                            <w:left w:val="none" w:sz="0" w:space="0" w:color="auto"/>
                                            <w:bottom w:val="none" w:sz="0" w:space="0" w:color="auto"/>
                                            <w:right w:val="none" w:sz="0" w:space="0" w:color="auto"/>
                                          </w:divBdr>
                                        </w:div>
                                        <w:div w:id="797796140">
                                          <w:marLeft w:val="640"/>
                                          <w:marRight w:val="0"/>
                                          <w:marTop w:val="0"/>
                                          <w:marBottom w:val="0"/>
                                          <w:divBdr>
                                            <w:top w:val="none" w:sz="0" w:space="0" w:color="auto"/>
                                            <w:left w:val="none" w:sz="0" w:space="0" w:color="auto"/>
                                            <w:bottom w:val="none" w:sz="0" w:space="0" w:color="auto"/>
                                            <w:right w:val="none" w:sz="0" w:space="0" w:color="auto"/>
                                          </w:divBdr>
                                        </w:div>
                                        <w:div w:id="814225937">
                                          <w:marLeft w:val="640"/>
                                          <w:marRight w:val="0"/>
                                          <w:marTop w:val="0"/>
                                          <w:marBottom w:val="0"/>
                                          <w:divBdr>
                                            <w:top w:val="none" w:sz="0" w:space="0" w:color="auto"/>
                                            <w:left w:val="none" w:sz="0" w:space="0" w:color="auto"/>
                                            <w:bottom w:val="none" w:sz="0" w:space="0" w:color="auto"/>
                                            <w:right w:val="none" w:sz="0" w:space="0" w:color="auto"/>
                                          </w:divBdr>
                                        </w:div>
                                        <w:div w:id="913510878">
                                          <w:marLeft w:val="640"/>
                                          <w:marRight w:val="0"/>
                                          <w:marTop w:val="0"/>
                                          <w:marBottom w:val="0"/>
                                          <w:divBdr>
                                            <w:top w:val="none" w:sz="0" w:space="0" w:color="auto"/>
                                            <w:left w:val="none" w:sz="0" w:space="0" w:color="auto"/>
                                            <w:bottom w:val="none" w:sz="0" w:space="0" w:color="auto"/>
                                            <w:right w:val="none" w:sz="0" w:space="0" w:color="auto"/>
                                          </w:divBdr>
                                        </w:div>
                                        <w:div w:id="969214657">
                                          <w:marLeft w:val="640"/>
                                          <w:marRight w:val="0"/>
                                          <w:marTop w:val="0"/>
                                          <w:marBottom w:val="0"/>
                                          <w:divBdr>
                                            <w:top w:val="none" w:sz="0" w:space="0" w:color="auto"/>
                                            <w:left w:val="none" w:sz="0" w:space="0" w:color="auto"/>
                                            <w:bottom w:val="none" w:sz="0" w:space="0" w:color="auto"/>
                                            <w:right w:val="none" w:sz="0" w:space="0" w:color="auto"/>
                                          </w:divBdr>
                                        </w:div>
                                        <w:div w:id="1002512371">
                                          <w:marLeft w:val="640"/>
                                          <w:marRight w:val="0"/>
                                          <w:marTop w:val="0"/>
                                          <w:marBottom w:val="0"/>
                                          <w:divBdr>
                                            <w:top w:val="none" w:sz="0" w:space="0" w:color="auto"/>
                                            <w:left w:val="none" w:sz="0" w:space="0" w:color="auto"/>
                                            <w:bottom w:val="none" w:sz="0" w:space="0" w:color="auto"/>
                                            <w:right w:val="none" w:sz="0" w:space="0" w:color="auto"/>
                                          </w:divBdr>
                                        </w:div>
                                        <w:div w:id="1012335632">
                                          <w:marLeft w:val="640"/>
                                          <w:marRight w:val="0"/>
                                          <w:marTop w:val="0"/>
                                          <w:marBottom w:val="0"/>
                                          <w:divBdr>
                                            <w:top w:val="none" w:sz="0" w:space="0" w:color="auto"/>
                                            <w:left w:val="none" w:sz="0" w:space="0" w:color="auto"/>
                                            <w:bottom w:val="none" w:sz="0" w:space="0" w:color="auto"/>
                                            <w:right w:val="none" w:sz="0" w:space="0" w:color="auto"/>
                                          </w:divBdr>
                                        </w:div>
                                        <w:div w:id="1022976040">
                                          <w:marLeft w:val="640"/>
                                          <w:marRight w:val="0"/>
                                          <w:marTop w:val="0"/>
                                          <w:marBottom w:val="0"/>
                                          <w:divBdr>
                                            <w:top w:val="none" w:sz="0" w:space="0" w:color="auto"/>
                                            <w:left w:val="none" w:sz="0" w:space="0" w:color="auto"/>
                                            <w:bottom w:val="none" w:sz="0" w:space="0" w:color="auto"/>
                                            <w:right w:val="none" w:sz="0" w:space="0" w:color="auto"/>
                                          </w:divBdr>
                                        </w:div>
                                        <w:div w:id="1040545305">
                                          <w:marLeft w:val="640"/>
                                          <w:marRight w:val="0"/>
                                          <w:marTop w:val="0"/>
                                          <w:marBottom w:val="0"/>
                                          <w:divBdr>
                                            <w:top w:val="none" w:sz="0" w:space="0" w:color="auto"/>
                                            <w:left w:val="none" w:sz="0" w:space="0" w:color="auto"/>
                                            <w:bottom w:val="none" w:sz="0" w:space="0" w:color="auto"/>
                                            <w:right w:val="none" w:sz="0" w:space="0" w:color="auto"/>
                                          </w:divBdr>
                                        </w:div>
                                        <w:div w:id="1049263455">
                                          <w:marLeft w:val="640"/>
                                          <w:marRight w:val="0"/>
                                          <w:marTop w:val="0"/>
                                          <w:marBottom w:val="0"/>
                                          <w:divBdr>
                                            <w:top w:val="none" w:sz="0" w:space="0" w:color="auto"/>
                                            <w:left w:val="none" w:sz="0" w:space="0" w:color="auto"/>
                                            <w:bottom w:val="none" w:sz="0" w:space="0" w:color="auto"/>
                                            <w:right w:val="none" w:sz="0" w:space="0" w:color="auto"/>
                                          </w:divBdr>
                                        </w:div>
                                        <w:div w:id="1098719147">
                                          <w:marLeft w:val="640"/>
                                          <w:marRight w:val="0"/>
                                          <w:marTop w:val="0"/>
                                          <w:marBottom w:val="0"/>
                                          <w:divBdr>
                                            <w:top w:val="none" w:sz="0" w:space="0" w:color="auto"/>
                                            <w:left w:val="none" w:sz="0" w:space="0" w:color="auto"/>
                                            <w:bottom w:val="none" w:sz="0" w:space="0" w:color="auto"/>
                                            <w:right w:val="none" w:sz="0" w:space="0" w:color="auto"/>
                                          </w:divBdr>
                                        </w:div>
                                        <w:div w:id="1122915902">
                                          <w:marLeft w:val="640"/>
                                          <w:marRight w:val="0"/>
                                          <w:marTop w:val="0"/>
                                          <w:marBottom w:val="0"/>
                                          <w:divBdr>
                                            <w:top w:val="none" w:sz="0" w:space="0" w:color="auto"/>
                                            <w:left w:val="none" w:sz="0" w:space="0" w:color="auto"/>
                                            <w:bottom w:val="none" w:sz="0" w:space="0" w:color="auto"/>
                                            <w:right w:val="none" w:sz="0" w:space="0" w:color="auto"/>
                                          </w:divBdr>
                                        </w:div>
                                        <w:div w:id="1173489267">
                                          <w:marLeft w:val="640"/>
                                          <w:marRight w:val="0"/>
                                          <w:marTop w:val="0"/>
                                          <w:marBottom w:val="0"/>
                                          <w:divBdr>
                                            <w:top w:val="none" w:sz="0" w:space="0" w:color="auto"/>
                                            <w:left w:val="none" w:sz="0" w:space="0" w:color="auto"/>
                                            <w:bottom w:val="none" w:sz="0" w:space="0" w:color="auto"/>
                                            <w:right w:val="none" w:sz="0" w:space="0" w:color="auto"/>
                                          </w:divBdr>
                                        </w:div>
                                        <w:div w:id="1228539617">
                                          <w:marLeft w:val="640"/>
                                          <w:marRight w:val="0"/>
                                          <w:marTop w:val="0"/>
                                          <w:marBottom w:val="0"/>
                                          <w:divBdr>
                                            <w:top w:val="none" w:sz="0" w:space="0" w:color="auto"/>
                                            <w:left w:val="none" w:sz="0" w:space="0" w:color="auto"/>
                                            <w:bottom w:val="none" w:sz="0" w:space="0" w:color="auto"/>
                                            <w:right w:val="none" w:sz="0" w:space="0" w:color="auto"/>
                                          </w:divBdr>
                                        </w:div>
                                        <w:div w:id="1239898284">
                                          <w:marLeft w:val="640"/>
                                          <w:marRight w:val="0"/>
                                          <w:marTop w:val="0"/>
                                          <w:marBottom w:val="0"/>
                                          <w:divBdr>
                                            <w:top w:val="none" w:sz="0" w:space="0" w:color="auto"/>
                                            <w:left w:val="none" w:sz="0" w:space="0" w:color="auto"/>
                                            <w:bottom w:val="none" w:sz="0" w:space="0" w:color="auto"/>
                                            <w:right w:val="none" w:sz="0" w:space="0" w:color="auto"/>
                                          </w:divBdr>
                                        </w:div>
                                        <w:div w:id="1331642917">
                                          <w:marLeft w:val="640"/>
                                          <w:marRight w:val="0"/>
                                          <w:marTop w:val="0"/>
                                          <w:marBottom w:val="0"/>
                                          <w:divBdr>
                                            <w:top w:val="none" w:sz="0" w:space="0" w:color="auto"/>
                                            <w:left w:val="none" w:sz="0" w:space="0" w:color="auto"/>
                                            <w:bottom w:val="none" w:sz="0" w:space="0" w:color="auto"/>
                                            <w:right w:val="none" w:sz="0" w:space="0" w:color="auto"/>
                                          </w:divBdr>
                                        </w:div>
                                        <w:div w:id="1351490900">
                                          <w:marLeft w:val="640"/>
                                          <w:marRight w:val="0"/>
                                          <w:marTop w:val="0"/>
                                          <w:marBottom w:val="0"/>
                                          <w:divBdr>
                                            <w:top w:val="none" w:sz="0" w:space="0" w:color="auto"/>
                                            <w:left w:val="none" w:sz="0" w:space="0" w:color="auto"/>
                                            <w:bottom w:val="none" w:sz="0" w:space="0" w:color="auto"/>
                                            <w:right w:val="none" w:sz="0" w:space="0" w:color="auto"/>
                                          </w:divBdr>
                                        </w:div>
                                        <w:div w:id="1377775187">
                                          <w:marLeft w:val="640"/>
                                          <w:marRight w:val="0"/>
                                          <w:marTop w:val="0"/>
                                          <w:marBottom w:val="0"/>
                                          <w:divBdr>
                                            <w:top w:val="none" w:sz="0" w:space="0" w:color="auto"/>
                                            <w:left w:val="none" w:sz="0" w:space="0" w:color="auto"/>
                                            <w:bottom w:val="none" w:sz="0" w:space="0" w:color="auto"/>
                                            <w:right w:val="none" w:sz="0" w:space="0" w:color="auto"/>
                                          </w:divBdr>
                                        </w:div>
                                        <w:div w:id="1402753467">
                                          <w:marLeft w:val="640"/>
                                          <w:marRight w:val="0"/>
                                          <w:marTop w:val="0"/>
                                          <w:marBottom w:val="0"/>
                                          <w:divBdr>
                                            <w:top w:val="none" w:sz="0" w:space="0" w:color="auto"/>
                                            <w:left w:val="none" w:sz="0" w:space="0" w:color="auto"/>
                                            <w:bottom w:val="none" w:sz="0" w:space="0" w:color="auto"/>
                                            <w:right w:val="none" w:sz="0" w:space="0" w:color="auto"/>
                                          </w:divBdr>
                                        </w:div>
                                        <w:div w:id="1542594883">
                                          <w:marLeft w:val="640"/>
                                          <w:marRight w:val="0"/>
                                          <w:marTop w:val="0"/>
                                          <w:marBottom w:val="0"/>
                                          <w:divBdr>
                                            <w:top w:val="none" w:sz="0" w:space="0" w:color="auto"/>
                                            <w:left w:val="none" w:sz="0" w:space="0" w:color="auto"/>
                                            <w:bottom w:val="none" w:sz="0" w:space="0" w:color="auto"/>
                                            <w:right w:val="none" w:sz="0" w:space="0" w:color="auto"/>
                                          </w:divBdr>
                                        </w:div>
                                        <w:div w:id="1544829546">
                                          <w:marLeft w:val="640"/>
                                          <w:marRight w:val="0"/>
                                          <w:marTop w:val="0"/>
                                          <w:marBottom w:val="0"/>
                                          <w:divBdr>
                                            <w:top w:val="none" w:sz="0" w:space="0" w:color="auto"/>
                                            <w:left w:val="none" w:sz="0" w:space="0" w:color="auto"/>
                                            <w:bottom w:val="none" w:sz="0" w:space="0" w:color="auto"/>
                                            <w:right w:val="none" w:sz="0" w:space="0" w:color="auto"/>
                                          </w:divBdr>
                                        </w:div>
                                        <w:div w:id="1681158934">
                                          <w:marLeft w:val="640"/>
                                          <w:marRight w:val="0"/>
                                          <w:marTop w:val="0"/>
                                          <w:marBottom w:val="0"/>
                                          <w:divBdr>
                                            <w:top w:val="none" w:sz="0" w:space="0" w:color="auto"/>
                                            <w:left w:val="none" w:sz="0" w:space="0" w:color="auto"/>
                                            <w:bottom w:val="none" w:sz="0" w:space="0" w:color="auto"/>
                                            <w:right w:val="none" w:sz="0" w:space="0" w:color="auto"/>
                                          </w:divBdr>
                                        </w:div>
                                        <w:div w:id="1856654346">
                                          <w:marLeft w:val="640"/>
                                          <w:marRight w:val="0"/>
                                          <w:marTop w:val="0"/>
                                          <w:marBottom w:val="0"/>
                                          <w:divBdr>
                                            <w:top w:val="none" w:sz="0" w:space="0" w:color="auto"/>
                                            <w:left w:val="none" w:sz="0" w:space="0" w:color="auto"/>
                                            <w:bottom w:val="none" w:sz="0" w:space="0" w:color="auto"/>
                                            <w:right w:val="none" w:sz="0" w:space="0" w:color="auto"/>
                                          </w:divBdr>
                                        </w:div>
                                        <w:div w:id="1866477858">
                                          <w:marLeft w:val="640"/>
                                          <w:marRight w:val="0"/>
                                          <w:marTop w:val="0"/>
                                          <w:marBottom w:val="0"/>
                                          <w:divBdr>
                                            <w:top w:val="none" w:sz="0" w:space="0" w:color="auto"/>
                                            <w:left w:val="none" w:sz="0" w:space="0" w:color="auto"/>
                                            <w:bottom w:val="none" w:sz="0" w:space="0" w:color="auto"/>
                                            <w:right w:val="none" w:sz="0" w:space="0" w:color="auto"/>
                                          </w:divBdr>
                                        </w:div>
                                        <w:div w:id="1877619612">
                                          <w:marLeft w:val="640"/>
                                          <w:marRight w:val="0"/>
                                          <w:marTop w:val="0"/>
                                          <w:marBottom w:val="0"/>
                                          <w:divBdr>
                                            <w:top w:val="none" w:sz="0" w:space="0" w:color="auto"/>
                                            <w:left w:val="none" w:sz="0" w:space="0" w:color="auto"/>
                                            <w:bottom w:val="none" w:sz="0" w:space="0" w:color="auto"/>
                                            <w:right w:val="none" w:sz="0" w:space="0" w:color="auto"/>
                                          </w:divBdr>
                                        </w:div>
                                        <w:div w:id="1880626138">
                                          <w:marLeft w:val="640"/>
                                          <w:marRight w:val="0"/>
                                          <w:marTop w:val="0"/>
                                          <w:marBottom w:val="0"/>
                                          <w:divBdr>
                                            <w:top w:val="none" w:sz="0" w:space="0" w:color="auto"/>
                                            <w:left w:val="none" w:sz="0" w:space="0" w:color="auto"/>
                                            <w:bottom w:val="none" w:sz="0" w:space="0" w:color="auto"/>
                                            <w:right w:val="none" w:sz="0" w:space="0" w:color="auto"/>
                                          </w:divBdr>
                                        </w:div>
                                        <w:div w:id="1906380010">
                                          <w:marLeft w:val="640"/>
                                          <w:marRight w:val="0"/>
                                          <w:marTop w:val="0"/>
                                          <w:marBottom w:val="0"/>
                                          <w:divBdr>
                                            <w:top w:val="none" w:sz="0" w:space="0" w:color="auto"/>
                                            <w:left w:val="none" w:sz="0" w:space="0" w:color="auto"/>
                                            <w:bottom w:val="none" w:sz="0" w:space="0" w:color="auto"/>
                                            <w:right w:val="none" w:sz="0" w:space="0" w:color="auto"/>
                                          </w:divBdr>
                                        </w:div>
                                        <w:div w:id="1907370666">
                                          <w:marLeft w:val="640"/>
                                          <w:marRight w:val="0"/>
                                          <w:marTop w:val="0"/>
                                          <w:marBottom w:val="0"/>
                                          <w:divBdr>
                                            <w:top w:val="none" w:sz="0" w:space="0" w:color="auto"/>
                                            <w:left w:val="none" w:sz="0" w:space="0" w:color="auto"/>
                                            <w:bottom w:val="none" w:sz="0" w:space="0" w:color="auto"/>
                                            <w:right w:val="none" w:sz="0" w:space="0" w:color="auto"/>
                                          </w:divBdr>
                                        </w:div>
                                        <w:div w:id="1946814173">
                                          <w:marLeft w:val="640"/>
                                          <w:marRight w:val="0"/>
                                          <w:marTop w:val="0"/>
                                          <w:marBottom w:val="0"/>
                                          <w:divBdr>
                                            <w:top w:val="none" w:sz="0" w:space="0" w:color="auto"/>
                                            <w:left w:val="none" w:sz="0" w:space="0" w:color="auto"/>
                                            <w:bottom w:val="none" w:sz="0" w:space="0" w:color="auto"/>
                                            <w:right w:val="none" w:sz="0" w:space="0" w:color="auto"/>
                                          </w:divBdr>
                                        </w:div>
                                        <w:div w:id="1995720944">
                                          <w:marLeft w:val="640"/>
                                          <w:marRight w:val="0"/>
                                          <w:marTop w:val="0"/>
                                          <w:marBottom w:val="0"/>
                                          <w:divBdr>
                                            <w:top w:val="none" w:sz="0" w:space="0" w:color="auto"/>
                                            <w:left w:val="none" w:sz="0" w:space="0" w:color="auto"/>
                                            <w:bottom w:val="none" w:sz="0" w:space="0" w:color="auto"/>
                                            <w:right w:val="none" w:sz="0" w:space="0" w:color="auto"/>
                                          </w:divBdr>
                                        </w:div>
                                        <w:div w:id="1999307289">
                                          <w:marLeft w:val="640"/>
                                          <w:marRight w:val="0"/>
                                          <w:marTop w:val="0"/>
                                          <w:marBottom w:val="0"/>
                                          <w:divBdr>
                                            <w:top w:val="none" w:sz="0" w:space="0" w:color="auto"/>
                                            <w:left w:val="none" w:sz="0" w:space="0" w:color="auto"/>
                                            <w:bottom w:val="none" w:sz="0" w:space="0" w:color="auto"/>
                                            <w:right w:val="none" w:sz="0" w:space="0" w:color="auto"/>
                                          </w:divBdr>
                                        </w:div>
                                        <w:div w:id="2006393601">
                                          <w:marLeft w:val="640"/>
                                          <w:marRight w:val="0"/>
                                          <w:marTop w:val="0"/>
                                          <w:marBottom w:val="0"/>
                                          <w:divBdr>
                                            <w:top w:val="none" w:sz="0" w:space="0" w:color="auto"/>
                                            <w:left w:val="none" w:sz="0" w:space="0" w:color="auto"/>
                                            <w:bottom w:val="none" w:sz="0" w:space="0" w:color="auto"/>
                                            <w:right w:val="none" w:sz="0" w:space="0" w:color="auto"/>
                                          </w:divBdr>
                                        </w:div>
                                        <w:div w:id="2050185717">
                                          <w:marLeft w:val="640"/>
                                          <w:marRight w:val="0"/>
                                          <w:marTop w:val="0"/>
                                          <w:marBottom w:val="0"/>
                                          <w:divBdr>
                                            <w:top w:val="none" w:sz="0" w:space="0" w:color="auto"/>
                                            <w:left w:val="none" w:sz="0" w:space="0" w:color="auto"/>
                                            <w:bottom w:val="none" w:sz="0" w:space="0" w:color="auto"/>
                                            <w:right w:val="none" w:sz="0" w:space="0" w:color="auto"/>
                                          </w:divBdr>
                                        </w:div>
                                        <w:div w:id="2076195260">
                                          <w:marLeft w:val="640"/>
                                          <w:marRight w:val="0"/>
                                          <w:marTop w:val="0"/>
                                          <w:marBottom w:val="0"/>
                                          <w:divBdr>
                                            <w:top w:val="none" w:sz="0" w:space="0" w:color="auto"/>
                                            <w:left w:val="none" w:sz="0" w:space="0" w:color="auto"/>
                                            <w:bottom w:val="none" w:sz="0" w:space="0" w:color="auto"/>
                                            <w:right w:val="none" w:sz="0" w:space="0" w:color="auto"/>
                                          </w:divBdr>
                                        </w:div>
                                        <w:div w:id="2091845493">
                                          <w:marLeft w:val="640"/>
                                          <w:marRight w:val="0"/>
                                          <w:marTop w:val="0"/>
                                          <w:marBottom w:val="0"/>
                                          <w:divBdr>
                                            <w:top w:val="none" w:sz="0" w:space="0" w:color="auto"/>
                                            <w:left w:val="none" w:sz="0" w:space="0" w:color="auto"/>
                                            <w:bottom w:val="none" w:sz="0" w:space="0" w:color="auto"/>
                                            <w:right w:val="none" w:sz="0" w:space="0" w:color="auto"/>
                                          </w:divBdr>
                                        </w:div>
                                      </w:divsChild>
                                    </w:div>
                                    <w:div w:id="1524326076">
                                      <w:marLeft w:val="0"/>
                                      <w:marRight w:val="0"/>
                                      <w:marTop w:val="0"/>
                                      <w:marBottom w:val="0"/>
                                      <w:divBdr>
                                        <w:top w:val="none" w:sz="0" w:space="0" w:color="auto"/>
                                        <w:left w:val="none" w:sz="0" w:space="0" w:color="auto"/>
                                        <w:bottom w:val="none" w:sz="0" w:space="0" w:color="auto"/>
                                        <w:right w:val="none" w:sz="0" w:space="0" w:color="auto"/>
                                      </w:divBdr>
                                      <w:divsChild>
                                        <w:div w:id="22098909">
                                          <w:marLeft w:val="640"/>
                                          <w:marRight w:val="0"/>
                                          <w:marTop w:val="0"/>
                                          <w:marBottom w:val="0"/>
                                          <w:divBdr>
                                            <w:top w:val="none" w:sz="0" w:space="0" w:color="auto"/>
                                            <w:left w:val="none" w:sz="0" w:space="0" w:color="auto"/>
                                            <w:bottom w:val="none" w:sz="0" w:space="0" w:color="auto"/>
                                            <w:right w:val="none" w:sz="0" w:space="0" w:color="auto"/>
                                          </w:divBdr>
                                        </w:div>
                                        <w:div w:id="55663809">
                                          <w:marLeft w:val="640"/>
                                          <w:marRight w:val="0"/>
                                          <w:marTop w:val="0"/>
                                          <w:marBottom w:val="0"/>
                                          <w:divBdr>
                                            <w:top w:val="none" w:sz="0" w:space="0" w:color="auto"/>
                                            <w:left w:val="none" w:sz="0" w:space="0" w:color="auto"/>
                                            <w:bottom w:val="none" w:sz="0" w:space="0" w:color="auto"/>
                                            <w:right w:val="none" w:sz="0" w:space="0" w:color="auto"/>
                                          </w:divBdr>
                                        </w:div>
                                        <w:div w:id="106707217">
                                          <w:marLeft w:val="640"/>
                                          <w:marRight w:val="0"/>
                                          <w:marTop w:val="0"/>
                                          <w:marBottom w:val="0"/>
                                          <w:divBdr>
                                            <w:top w:val="none" w:sz="0" w:space="0" w:color="auto"/>
                                            <w:left w:val="none" w:sz="0" w:space="0" w:color="auto"/>
                                            <w:bottom w:val="none" w:sz="0" w:space="0" w:color="auto"/>
                                            <w:right w:val="none" w:sz="0" w:space="0" w:color="auto"/>
                                          </w:divBdr>
                                        </w:div>
                                        <w:div w:id="110904770">
                                          <w:marLeft w:val="640"/>
                                          <w:marRight w:val="0"/>
                                          <w:marTop w:val="0"/>
                                          <w:marBottom w:val="0"/>
                                          <w:divBdr>
                                            <w:top w:val="none" w:sz="0" w:space="0" w:color="auto"/>
                                            <w:left w:val="none" w:sz="0" w:space="0" w:color="auto"/>
                                            <w:bottom w:val="none" w:sz="0" w:space="0" w:color="auto"/>
                                            <w:right w:val="none" w:sz="0" w:space="0" w:color="auto"/>
                                          </w:divBdr>
                                        </w:div>
                                        <w:div w:id="142889387">
                                          <w:marLeft w:val="640"/>
                                          <w:marRight w:val="0"/>
                                          <w:marTop w:val="0"/>
                                          <w:marBottom w:val="0"/>
                                          <w:divBdr>
                                            <w:top w:val="none" w:sz="0" w:space="0" w:color="auto"/>
                                            <w:left w:val="none" w:sz="0" w:space="0" w:color="auto"/>
                                            <w:bottom w:val="none" w:sz="0" w:space="0" w:color="auto"/>
                                            <w:right w:val="none" w:sz="0" w:space="0" w:color="auto"/>
                                          </w:divBdr>
                                        </w:div>
                                        <w:div w:id="214119417">
                                          <w:marLeft w:val="640"/>
                                          <w:marRight w:val="0"/>
                                          <w:marTop w:val="0"/>
                                          <w:marBottom w:val="0"/>
                                          <w:divBdr>
                                            <w:top w:val="none" w:sz="0" w:space="0" w:color="auto"/>
                                            <w:left w:val="none" w:sz="0" w:space="0" w:color="auto"/>
                                            <w:bottom w:val="none" w:sz="0" w:space="0" w:color="auto"/>
                                            <w:right w:val="none" w:sz="0" w:space="0" w:color="auto"/>
                                          </w:divBdr>
                                        </w:div>
                                        <w:div w:id="252276635">
                                          <w:marLeft w:val="640"/>
                                          <w:marRight w:val="0"/>
                                          <w:marTop w:val="0"/>
                                          <w:marBottom w:val="0"/>
                                          <w:divBdr>
                                            <w:top w:val="none" w:sz="0" w:space="0" w:color="auto"/>
                                            <w:left w:val="none" w:sz="0" w:space="0" w:color="auto"/>
                                            <w:bottom w:val="none" w:sz="0" w:space="0" w:color="auto"/>
                                            <w:right w:val="none" w:sz="0" w:space="0" w:color="auto"/>
                                          </w:divBdr>
                                        </w:div>
                                        <w:div w:id="297032815">
                                          <w:marLeft w:val="640"/>
                                          <w:marRight w:val="0"/>
                                          <w:marTop w:val="0"/>
                                          <w:marBottom w:val="0"/>
                                          <w:divBdr>
                                            <w:top w:val="none" w:sz="0" w:space="0" w:color="auto"/>
                                            <w:left w:val="none" w:sz="0" w:space="0" w:color="auto"/>
                                            <w:bottom w:val="none" w:sz="0" w:space="0" w:color="auto"/>
                                            <w:right w:val="none" w:sz="0" w:space="0" w:color="auto"/>
                                          </w:divBdr>
                                        </w:div>
                                        <w:div w:id="384908697">
                                          <w:marLeft w:val="640"/>
                                          <w:marRight w:val="0"/>
                                          <w:marTop w:val="0"/>
                                          <w:marBottom w:val="0"/>
                                          <w:divBdr>
                                            <w:top w:val="none" w:sz="0" w:space="0" w:color="auto"/>
                                            <w:left w:val="none" w:sz="0" w:space="0" w:color="auto"/>
                                            <w:bottom w:val="none" w:sz="0" w:space="0" w:color="auto"/>
                                            <w:right w:val="none" w:sz="0" w:space="0" w:color="auto"/>
                                          </w:divBdr>
                                        </w:div>
                                        <w:div w:id="393550727">
                                          <w:marLeft w:val="640"/>
                                          <w:marRight w:val="0"/>
                                          <w:marTop w:val="0"/>
                                          <w:marBottom w:val="0"/>
                                          <w:divBdr>
                                            <w:top w:val="none" w:sz="0" w:space="0" w:color="auto"/>
                                            <w:left w:val="none" w:sz="0" w:space="0" w:color="auto"/>
                                            <w:bottom w:val="none" w:sz="0" w:space="0" w:color="auto"/>
                                            <w:right w:val="none" w:sz="0" w:space="0" w:color="auto"/>
                                          </w:divBdr>
                                        </w:div>
                                        <w:div w:id="409470470">
                                          <w:marLeft w:val="640"/>
                                          <w:marRight w:val="0"/>
                                          <w:marTop w:val="0"/>
                                          <w:marBottom w:val="0"/>
                                          <w:divBdr>
                                            <w:top w:val="none" w:sz="0" w:space="0" w:color="auto"/>
                                            <w:left w:val="none" w:sz="0" w:space="0" w:color="auto"/>
                                            <w:bottom w:val="none" w:sz="0" w:space="0" w:color="auto"/>
                                            <w:right w:val="none" w:sz="0" w:space="0" w:color="auto"/>
                                          </w:divBdr>
                                        </w:div>
                                        <w:div w:id="484392120">
                                          <w:marLeft w:val="640"/>
                                          <w:marRight w:val="0"/>
                                          <w:marTop w:val="0"/>
                                          <w:marBottom w:val="0"/>
                                          <w:divBdr>
                                            <w:top w:val="none" w:sz="0" w:space="0" w:color="auto"/>
                                            <w:left w:val="none" w:sz="0" w:space="0" w:color="auto"/>
                                            <w:bottom w:val="none" w:sz="0" w:space="0" w:color="auto"/>
                                            <w:right w:val="none" w:sz="0" w:space="0" w:color="auto"/>
                                          </w:divBdr>
                                        </w:div>
                                        <w:div w:id="562720110">
                                          <w:marLeft w:val="640"/>
                                          <w:marRight w:val="0"/>
                                          <w:marTop w:val="0"/>
                                          <w:marBottom w:val="0"/>
                                          <w:divBdr>
                                            <w:top w:val="none" w:sz="0" w:space="0" w:color="auto"/>
                                            <w:left w:val="none" w:sz="0" w:space="0" w:color="auto"/>
                                            <w:bottom w:val="none" w:sz="0" w:space="0" w:color="auto"/>
                                            <w:right w:val="none" w:sz="0" w:space="0" w:color="auto"/>
                                          </w:divBdr>
                                        </w:div>
                                        <w:div w:id="616909631">
                                          <w:marLeft w:val="640"/>
                                          <w:marRight w:val="0"/>
                                          <w:marTop w:val="0"/>
                                          <w:marBottom w:val="0"/>
                                          <w:divBdr>
                                            <w:top w:val="none" w:sz="0" w:space="0" w:color="auto"/>
                                            <w:left w:val="none" w:sz="0" w:space="0" w:color="auto"/>
                                            <w:bottom w:val="none" w:sz="0" w:space="0" w:color="auto"/>
                                            <w:right w:val="none" w:sz="0" w:space="0" w:color="auto"/>
                                          </w:divBdr>
                                        </w:div>
                                        <w:div w:id="679087576">
                                          <w:marLeft w:val="640"/>
                                          <w:marRight w:val="0"/>
                                          <w:marTop w:val="0"/>
                                          <w:marBottom w:val="0"/>
                                          <w:divBdr>
                                            <w:top w:val="none" w:sz="0" w:space="0" w:color="auto"/>
                                            <w:left w:val="none" w:sz="0" w:space="0" w:color="auto"/>
                                            <w:bottom w:val="none" w:sz="0" w:space="0" w:color="auto"/>
                                            <w:right w:val="none" w:sz="0" w:space="0" w:color="auto"/>
                                          </w:divBdr>
                                        </w:div>
                                        <w:div w:id="731268204">
                                          <w:marLeft w:val="640"/>
                                          <w:marRight w:val="0"/>
                                          <w:marTop w:val="0"/>
                                          <w:marBottom w:val="0"/>
                                          <w:divBdr>
                                            <w:top w:val="none" w:sz="0" w:space="0" w:color="auto"/>
                                            <w:left w:val="none" w:sz="0" w:space="0" w:color="auto"/>
                                            <w:bottom w:val="none" w:sz="0" w:space="0" w:color="auto"/>
                                            <w:right w:val="none" w:sz="0" w:space="0" w:color="auto"/>
                                          </w:divBdr>
                                        </w:div>
                                        <w:div w:id="785195058">
                                          <w:marLeft w:val="640"/>
                                          <w:marRight w:val="0"/>
                                          <w:marTop w:val="0"/>
                                          <w:marBottom w:val="0"/>
                                          <w:divBdr>
                                            <w:top w:val="none" w:sz="0" w:space="0" w:color="auto"/>
                                            <w:left w:val="none" w:sz="0" w:space="0" w:color="auto"/>
                                            <w:bottom w:val="none" w:sz="0" w:space="0" w:color="auto"/>
                                            <w:right w:val="none" w:sz="0" w:space="0" w:color="auto"/>
                                          </w:divBdr>
                                        </w:div>
                                        <w:div w:id="931157835">
                                          <w:marLeft w:val="640"/>
                                          <w:marRight w:val="0"/>
                                          <w:marTop w:val="0"/>
                                          <w:marBottom w:val="0"/>
                                          <w:divBdr>
                                            <w:top w:val="none" w:sz="0" w:space="0" w:color="auto"/>
                                            <w:left w:val="none" w:sz="0" w:space="0" w:color="auto"/>
                                            <w:bottom w:val="none" w:sz="0" w:space="0" w:color="auto"/>
                                            <w:right w:val="none" w:sz="0" w:space="0" w:color="auto"/>
                                          </w:divBdr>
                                        </w:div>
                                        <w:div w:id="964312902">
                                          <w:marLeft w:val="640"/>
                                          <w:marRight w:val="0"/>
                                          <w:marTop w:val="0"/>
                                          <w:marBottom w:val="0"/>
                                          <w:divBdr>
                                            <w:top w:val="none" w:sz="0" w:space="0" w:color="auto"/>
                                            <w:left w:val="none" w:sz="0" w:space="0" w:color="auto"/>
                                            <w:bottom w:val="none" w:sz="0" w:space="0" w:color="auto"/>
                                            <w:right w:val="none" w:sz="0" w:space="0" w:color="auto"/>
                                          </w:divBdr>
                                        </w:div>
                                        <w:div w:id="976838105">
                                          <w:marLeft w:val="640"/>
                                          <w:marRight w:val="0"/>
                                          <w:marTop w:val="0"/>
                                          <w:marBottom w:val="0"/>
                                          <w:divBdr>
                                            <w:top w:val="none" w:sz="0" w:space="0" w:color="auto"/>
                                            <w:left w:val="none" w:sz="0" w:space="0" w:color="auto"/>
                                            <w:bottom w:val="none" w:sz="0" w:space="0" w:color="auto"/>
                                            <w:right w:val="none" w:sz="0" w:space="0" w:color="auto"/>
                                          </w:divBdr>
                                        </w:div>
                                        <w:div w:id="1040320818">
                                          <w:marLeft w:val="640"/>
                                          <w:marRight w:val="0"/>
                                          <w:marTop w:val="0"/>
                                          <w:marBottom w:val="0"/>
                                          <w:divBdr>
                                            <w:top w:val="none" w:sz="0" w:space="0" w:color="auto"/>
                                            <w:left w:val="none" w:sz="0" w:space="0" w:color="auto"/>
                                            <w:bottom w:val="none" w:sz="0" w:space="0" w:color="auto"/>
                                            <w:right w:val="none" w:sz="0" w:space="0" w:color="auto"/>
                                          </w:divBdr>
                                        </w:div>
                                        <w:div w:id="1047140637">
                                          <w:marLeft w:val="640"/>
                                          <w:marRight w:val="0"/>
                                          <w:marTop w:val="0"/>
                                          <w:marBottom w:val="0"/>
                                          <w:divBdr>
                                            <w:top w:val="none" w:sz="0" w:space="0" w:color="auto"/>
                                            <w:left w:val="none" w:sz="0" w:space="0" w:color="auto"/>
                                            <w:bottom w:val="none" w:sz="0" w:space="0" w:color="auto"/>
                                            <w:right w:val="none" w:sz="0" w:space="0" w:color="auto"/>
                                          </w:divBdr>
                                        </w:div>
                                        <w:div w:id="1127698565">
                                          <w:marLeft w:val="640"/>
                                          <w:marRight w:val="0"/>
                                          <w:marTop w:val="0"/>
                                          <w:marBottom w:val="0"/>
                                          <w:divBdr>
                                            <w:top w:val="none" w:sz="0" w:space="0" w:color="auto"/>
                                            <w:left w:val="none" w:sz="0" w:space="0" w:color="auto"/>
                                            <w:bottom w:val="none" w:sz="0" w:space="0" w:color="auto"/>
                                            <w:right w:val="none" w:sz="0" w:space="0" w:color="auto"/>
                                          </w:divBdr>
                                        </w:div>
                                        <w:div w:id="1138379638">
                                          <w:marLeft w:val="640"/>
                                          <w:marRight w:val="0"/>
                                          <w:marTop w:val="0"/>
                                          <w:marBottom w:val="0"/>
                                          <w:divBdr>
                                            <w:top w:val="none" w:sz="0" w:space="0" w:color="auto"/>
                                            <w:left w:val="none" w:sz="0" w:space="0" w:color="auto"/>
                                            <w:bottom w:val="none" w:sz="0" w:space="0" w:color="auto"/>
                                            <w:right w:val="none" w:sz="0" w:space="0" w:color="auto"/>
                                          </w:divBdr>
                                        </w:div>
                                        <w:div w:id="1143036306">
                                          <w:marLeft w:val="640"/>
                                          <w:marRight w:val="0"/>
                                          <w:marTop w:val="0"/>
                                          <w:marBottom w:val="0"/>
                                          <w:divBdr>
                                            <w:top w:val="none" w:sz="0" w:space="0" w:color="auto"/>
                                            <w:left w:val="none" w:sz="0" w:space="0" w:color="auto"/>
                                            <w:bottom w:val="none" w:sz="0" w:space="0" w:color="auto"/>
                                            <w:right w:val="none" w:sz="0" w:space="0" w:color="auto"/>
                                          </w:divBdr>
                                        </w:div>
                                        <w:div w:id="1245646798">
                                          <w:marLeft w:val="640"/>
                                          <w:marRight w:val="0"/>
                                          <w:marTop w:val="0"/>
                                          <w:marBottom w:val="0"/>
                                          <w:divBdr>
                                            <w:top w:val="none" w:sz="0" w:space="0" w:color="auto"/>
                                            <w:left w:val="none" w:sz="0" w:space="0" w:color="auto"/>
                                            <w:bottom w:val="none" w:sz="0" w:space="0" w:color="auto"/>
                                            <w:right w:val="none" w:sz="0" w:space="0" w:color="auto"/>
                                          </w:divBdr>
                                        </w:div>
                                        <w:div w:id="1254826792">
                                          <w:marLeft w:val="640"/>
                                          <w:marRight w:val="0"/>
                                          <w:marTop w:val="0"/>
                                          <w:marBottom w:val="0"/>
                                          <w:divBdr>
                                            <w:top w:val="none" w:sz="0" w:space="0" w:color="auto"/>
                                            <w:left w:val="none" w:sz="0" w:space="0" w:color="auto"/>
                                            <w:bottom w:val="none" w:sz="0" w:space="0" w:color="auto"/>
                                            <w:right w:val="none" w:sz="0" w:space="0" w:color="auto"/>
                                          </w:divBdr>
                                        </w:div>
                                        <w:div w:id="1325620035">
                                          <w:marLeft w:val="640"/>
                                          <w:marRight w:val="0"/>
                                          <w:marTop w:val="0"/>
                                          <w:marBottom w:val="0"/>
                                          <w:divBdr>
                                            <w:top w:val="none" w:sz="0" w:space="0" w:color="auto"/>
                                            <w:left w:val="none" w:sz="0" w:space="0" w:color="auto"/>
                                            <w:bottom w:val="none" w:sz="0" w:space="0" w:color="auto"/>
                                            <w:right w:val="none" w:sz="0" w:space="0" w:color="auto"/>
                                          </w:divBdr>
                                        </w:div>
                                        <w:div w:id="1368947777">
                                          <w:marLeft w:val="640"/>
                                          <w:marRight w:val="0"/>
                                          <w:marTop w:val="0"/>
                                          <w:marBottom w:val="0"/>
                                          <w:divBdr>
                                            <w:top w:val="none" w:sz="0" w:space="0" w:color="auto"/>
                                            <w:left w:val="none" w:sz="0" w:space="0" w:color="auto"/>
                                            <w:bottom w:val="none" w:sz="0" w:space="0" w:color="auto"/>
                                            <w:right w:val="none" w:sz="0" w:space="0" w:color="auto"/>
                                          </w:divBdr>
                                        </w:div>
                                        <w:div w:id="1397512628">
                                          <w:marLeft w:val="640"/>
                                          <w:marRight w:val="0"/>
                                          <w:marTop w:val="0"/>
                                          <w:marBottom w:val="0"/>
                                          <w:divBdr>
                                            <w:top w:val="none" w:sz="0" w:space="0" w:color="auto"/>
                                            <w:left w:val="none" w:sz="0" w:space="0" w:color="auto"/>
                                            <w:bottom w:val="none" w:sz="0" w:space="0" w:color="auto"/>
                                            <w:right w:val="none" w:sz="0" w:space="0" w:color="auto"/>
                                          </w:divBdr>
                                        </w:div>
                                        <w:div w:id="1417942093">
                                          <w:marLeft w:val="640"/>
                                          <w:marRight w:val="0"/>
                                          <w:marTop w:val="0"/>
                                          <w:marBottom w:val="0"/>
                                          <w:divBdr>
                                            <w:top w:val="none" w:sz="0" w:space="0" w:color="auto"/>
                                            <w:left w:val="none" w:sz="0" w:space="0" w:color="auto"/>
                                            <w:bottom w:val="none" w:sz="0" w:space="0" w:color="auto"/>
                                            <w:right w:val="none" w:sz="0" w:space="0" w:color="auto"/>
                                          </w:divBdr>
                                        </w:div>
                                        <w:div w:id="1427574135">
                                          <w:marLeft w:val="640"/>
                                          <w:marRight w:val="0"/>
                                          <w:marTop w:val="0"/>
                                          <w:marBottom w:val="0"/>
                                          <w:divBdr>
                                            <w:top w:val="none" w:sz="0" w:space="0" w:color="auto"/>
                                            <w:left w:val="none" w:sz="0" w:space="0" w:color="auto"/>
                                            <w:bottom w:val="none" w:sz="0" w:space="0" w:color="auto"/>
                                            <w:right w:val="none" w:sz="0" w:space="0" w:color="auto"/>
                                          </w:divBdr>
                                        </w:div>
                                        <w:div w:id="1439332832">
                                          <w:marLeft w:val="640"/>
                                          <w:marRight w:val="0"/>
                                          <w:marTop w:val="0"/>
                                          <w:marBottom w:val="0"/>
                                          <w:divBdr>
                                            <w:top w:val="none" w:sz="0" w:space="0" w:color="auto"/>
                                            <w:left w:val="none" w:sz="0" w:space="0" w:color="auto"/>
                                            <w:bottom w:val="none" w:sz="0" w:space="0" w:color="auto"/>
                                            <w:right w:val="none" w:sz="0" w:space="0" w:color="auto"/>
                                          </w:divBdr>
                                        </w:div>
                                        <w:div w:id="1477140469">
                                          <w:marLeft w:val="640"/>
                                          <w:marRight w:val="0"/>
                                          <w:marTop w:val="0"/>
                                          <w:marBottom w:val="0"/>
                                          <w:divBdr>
                                            <w:top w:val="none" w:sz="0" w:space="0" w:color="auto"/>
                                            <w:left w:val="none" w:sz="0" w:space="0" w:color="auto"/>
                                            <w:bottom w:val="none" w:sz="0" w:space="0" w:color="auto"/>
                                            <w:right w:val="none" w:sz="0" w:space="0" w:color="auto"/>
                                          </w:divBdr>
                                        </w:div>
                                        <w:div w:id="1494450042">
                                          <w:marLeft w:val="640"/>
                                          <w:marRight w:val="0"/>
                                          <w:marTop w:val="0"/>
                                          <w:marBottom w:val="0"/>
                                          <w:divBdr>
                                            <w:top w:val="none" w:sz="0" w:space="0" w:color="auto"/>
                                            <w:left w:val="none" w:sz="0" w:space="0" w:color="auto"/>
                                            <w:bottom w:val="none" w:sz="0" w:space="0" w:color="auto"/>
                                            <w:right w:val="none" w:sz="0" w:space="0" w:color="auto"/>
                                          </w:divBdr>
                                        </w:div>
                                        <w:div w:id="1498880367">
                                          <w:marLeft w:val="640"/>
                                          <w:marRight w:val="0"/>
                                          <w:marTop w:val="0"/>
                                          <w:marBottom w:val="0"/>
                                          <w:divBdr>
                                            <w:top w:val="none" w:sz="0" w:space="0" w:color="auto"/>
                                            <w:left w:val="none" w:sz="0" w:space="0" w:color="auto"/>
                                            <w:bottom w:val="none" w:sz="0" w:space="0" w:color="auto"/>
                                            <w:right w:val="none" w:sz="0" w:space="0" w:color="auto"/>
                                          </w:divBdr>
                                        </w:div>
                                        <w:div w:id="1512645383">
                                          <w:marLeft w:val="640"/>
                                          <w:marRight w:val="0"/>
                                          <w:marTop w:val="0"/>
                                          <w:marBottom w:val="0"/>
                                          <w:divBdr>
                                            <w:top w:val="none" w:sz="0" w:space="0" w:color="auto"/>
                                            <w:left w:val="none" w:sz="0" w:space="0" w:color="auto"/>
                                            <w:bottom w:val="none" w:sz="0" w:space="0" w:color="auto"/>
                                            <w:right w:val="none" w:sz="0" w:space="0" w:color="auto"/>
                                          </w:divBdr>
                                        </w:div>
                                        <w:div w:id="1528986535">
                                          <w:marLeft w:val="640"/>
                                          <w:marRight w:val="0"/>
                                          <w:marTop w:val="0"/>
                                          <w:marBottom w:val="0"/>
                                          <w:divBdr>
                                            <w:top w:val="none" w:sz="0" w:space="0" w:color="auto"/>
                                            <w:left w:val="none" w:sz="0" w:space="0" w:color="auto"/>
                                            <w:bottom w:val="none" w:sz="0" w:space="0" w:color="auto"/>
                                            <w:right w:val="none" w:sz="0" w:space="0" w:color="auto"/>
                                          </w:divBdr>
                                        </w:div>
                                        <w:div w:id="1607343071">
                                          <w:marLeft w:val="640"/>
                                          <w:marRight w:val="0"/>
                                          <w:marTop w:val="0"/>
                                          <w:marBottom w:val="0"/>
                                          <w:divBdr>
                                            <w:top w:val="none" w:sz="0" w:space="0" w:color="auto"/>
                                            <w:left w:val="none" w:sz="0" w:space="0" w:color="auto"/>
                                            <w:bottom w:val="none" w:sz="0" w:space="0" w:color="auto"/>
                                            <w:right w:val="none" w:sz="0" w:space="0" w:color="auto"/>
                                          </w:divBdr>
                                        </w:div>
                                        <w:div w:id="1689983254">
                                          <w:marLeft w:val="640"/>
                                          <w:marRight w:val="0"/>
                                          <w:marTop w:val="0"/>
                                          <w:marBottom w:val="0"/>
                                          <w:divBdr>
                                            <w:top w:val="none" w:sz="0" w:space="0" w:color="auto"/>
                                            <w:left w:val="none" w:sz="0" w:space="0" w:color="auto"/>
                                            <w:bottom w:val="none" w:sz="0" w:space="0" w:color="auto"/>
                                            <w:right w:val="none" w:sz="0" w:space="0" w:color="auto"/>
                                          </w:divBdr>
                                        </w:div>
                                        <w:div w:id="1727485804">
                                          <w:marLeft w:val="640"/>
                                          <w:marRight w:val="0"/>
                                          <w:marTop w:val="0"/>
                                          <w:marBottom w:val="0"/>
                                          <w:divBdr>
                                            <w:top w:val="none" w:sz="0" w:space="0" w:color="auto"/>
                                            <w:left w:val="none" w:sz="0" w:space="0" w:color="auto"/>
                                            <w:bottom w:val="none" w:sz="0" w:space="0" w:color="auto"/>
                                            <w:right w:val="none" w:sz="0" w:space="0" w:color="auto"/>
                                          </w:divBdr>
                                        </w:div>
                                        <w:div w:id="1741244834">
                                          <w:marLeft w:val="640"/>
                                          <w:marRight w:val="0"/>
                                          <w:marTop w:val="0"/>
                                          <w:marBottom w:val="0"/>
                                          <w:divBdr>
                                            <w:top w:val="none" w:sz="0" w:space="0" w:color="auto"/>
                                            <w:left w:val="none" w:sz="0" w:space="0" w:color="auto"/>
                                            <w:bottom w:val="none" w:sz="0" w:space="0" w:color="auto"/>
                                            <w:right w:val="none" w:sz="0" w:space="0" w:color="auto"/>
                                          </w:divBdr>
                                        </w:div>
                                        <w:div w:id="1746536471">
                                          <w:marLeft w:val="640"/>
                                          <w:marRight w:val="0"/>
                                          <w:marTop w:val="0"/>
                                          <w:marBottom w:val="0"/>
                                          <w:divBdr>
                                            <w:top w:val="none" w:sz="0" w:space="0" w:color="auto"/>
                                            <w:left w:val="none" w:sz="0" w:space="0" w:color="auto"/>
                                            <w:bottom w:val="none" w:sz="0" w:space="0" w:color="auto"/>
                                            <w:right w:val="none" w:sz="0" w:space="0" w:color="auto"/>
                                          </w:divBdr>
                                        </w:div>
                                        <w:div w:id="1787001416">
                                          <w:marLeft w:val="640"/>
                                          <w:marRight w:val="0"/>
                                          <w:marTop w:val="0"/>
                                          <w:marBottom w:val="0"/>
                                          <w:divBdr>
                                            <w:top w:val="none" w:sz="0" w:space="0" w:color="auto"/>
                                            <w:left w:val="none" w:sz="0" w:space="0" w:color="auto"/>
                                            <w:bottom w:val="none" w:sz="0" w:space="0" w:color="auto"/>
                                            <w:right w:val="none" w:sz="0" w:space="0" w:color="auto"/>
                                          </w:divBdr>
                                        </w:div>
                                        <w:div w:id="1809080513">
                                          <w:marLeft w:val="640"/>
                                          <w:marRight w:val="0"/>
                                          <w:marTop w:val="0"/>
                                          <w:marBottom w:val="0"/>
                                          <w:divBdr>
                                            <w:top w:val="none" w:sz="0" w:space="0" w:color="auto"/>
                                            <w:left w:val="none" w:sz="0" w:space="0" w:color="auto"/>
                                            <w:bottom w:val="none" w:sz="0" w:space="0" w:color="auto"/>
                                            <w:right w:val="none" w:sz="0" w:space="0" w:color="auto"/>
                                          </w:divBdr>
                                        </w:div>
                                        <w:div w:id="1841657761">
                                          <w:marLeft w:val="640"/>
                                          <w:marRight w:val="0"/>
                                          <w:marTop w:val="0"/>
                                          <w:marBottom w:val="0"/>
                                          <w:divBdr>
                                            <w:top w:val="none" w:sz="0" w:space="0" w:color="auto"/>
                                            <w:left w:val="none" w:sz="0" w:space="0" w:color="auto"/>
                                            <w:bottom w:val="none" w:sz="0" w:space="0" w:color="auto"/>
                                            <w:right w:val="none" w:sz="0" w:space="0" w:color="auto"/>
                                          </w:divBdr>
                                        </w:div>
                                        <w:div w:id="1844737632">
                                          <w:marLeft w:val="640"/>
                                          <w:marRight w:val="0"/>
                                          <w:marTop w:val="0"/>
                                          <w:marBottom w:val="0"/>
                                          <w:divBdr>
                                            <w:top w:val="none" w:sz="0" w:space="0" w:color="auto"/>
                                            <w:left w:val="none" w:sz="0" w:space="0" w:color="auto"/>
                                            <w:bottom w:val="none" w:sz="0" w:space="0" w:color="auto"/>
                                            <w:right w:val="none" w:sz="0" w:space="0" w:color="auto"/>
                                          </w:divBdr>
                                        </w:div>
                                        <w:div w:id="1881437331">
                                          <w:marLeft w:val="640"/>
                                          <w:marRight w:val="0"/>
                                          <w:marTop w:val="0"/>
                                          <w:marBottom w:val="0"/>
                                          <w:divBdr>
                                            <w:top w:val="none" w:sz="0" w:space="0" w:color="auto"/>
                                            <w:left w:val="none" w:sz="0" w:space="0" w:color="auto"/>
                                            <w:bottom w:val="none" w:sz="0" w:space="0" w:color="auto"/>
                                            <w:right w:val="none" w:sz="0" w:space="0" w:color="auto"/>
                                          </w:divBdr>
                                        </w:div>
                                        <w:div w:id="1938709964">
                                          <w:marLeft w:val="640"/>
                                          <w:marRight w:val="0"/>
                                          <w:marTop w:val="0"/>
                                          <w:marBottom w:val="0"/>
                                          <w:divBdr>
                                            <w:top w:val="none" w:sz="0" w:space="0" w:color="auto"/>
                                            <w:left w:val="none" w:sz="0" w:space="0" w:color="auto"/>
                                            <w:bottom w:val="none" w:sz="0" w:space="0" w:color="auto"/>
                                            <w:right w:val="none" w:sz="0" w:space="0" w:color="auto"/>
                                          </w:divBdr>
                                        </w:div>
                                        <w:div w:id="2044986718">
                                          <w:marLeft w:val="640"/>
                                          <w:marRight w:val="0"/>
                                          <w:marTop w:val="0"/>
                                          <w:marBottom w:val="0"/>
                                          <w:divBdr>
                                            <w:top w:val="none" w:sz="0" w:space="0" w:color="auto"/>
                                            <w:left w:val="none" w:sz="0" w:space="0" w:color="auto"/>
                                            <w:bottom w:val="none" w:sz="0" w:space="0" w:color="auto"/>
                                            <w:right w:val="none" w:sz="0" w:space="0" w:color="auto"/>
                                          </w:divBdr>
                                        </w:div>
                                      </w:divsChild>
                                    </w:div>
                                    <w:div w:id="1732802598">
                                      <w:marLeft w:val="0"/>
                                      <w:marRight w:val="0"/>
                                      <w:marTop w:val="0"/>
                                      <w:marBottom w:val="0"/>
                                      <w:divBdr>
                                        <w:top w:val="none" w:sz="0" w:space="0" w:color="auto"/>
                                        <w:left w:val="none" w:sz="0" w:space="0" w:color="auto"/>
                                        <w:bottom w:val="none" w:sz="0" w:space="0" w:color="auto"/>
                                        <w:right w:val="none" w:sz="0" w:space="0" w:color="auto"/>
                                      </w:divBdr>
                                      <w:divsChild>
                                        <w:div w:id="27533281">
                                          <w:marLeft w:val="640"/>
                                          <w:marRight w:val="0"/>
                                          <w:marTop w:val="0"/>
                                          <w:marBottom w:val="0"/>
                                          <w:divBdr>
                                            <w:top w:val="none" w:sz="0" w:space="0" w:color="auto"/>
                                            <w:left w:val="none" w:sz="0" w:space="0" w:color="auto"/>
                                            <w:bottom w:val="none" w:sz="0" w:space="0" w:color="auto"/>
                                            <w:right w:val="none" w:sz="0" w:space="0" w:color="auto"/>
                                          </w:divBdr>
                                        </w:div>
                                        <w:div w:id="28989909">
                                          <w:marLeft w:val="640"/>
                                          <w:marRight w:val="0"/>
                                          <w:marTop w:val="0"/>
                                          <w:marBottom w:val="0"/>
                                          <w:divBdr>
                                            <w:top w:val="none" w:sz="0" w:space="0" w:color="auto"/>
                                            <w:left w:val="none" w:sz="0" w:space="0" w:color="auto"/>
                                            <w:bottom w:val="none" w:sz="0" w:space="0" w:color="auto"/>
                                            <w:right w:val="none" w:sz="0" w:space="0" w:color="auto"/>
                                          </w:divBdr>
                                        </w:div>
                                        <w:div w:id="83384456">
                                          <w:marLeft w:val="640"/>
                                          <w:marRight w:val="0"/>
                                          <w:marTop w:val="0"/>
                                          <w:marBottom w:val="0"/>
                                          <w:divBdr>
                                            <w:top w:val="none" w:sz="0" w:space="0" w:color="auto"/>
                                            <w:left w:val="none" w:sz="0" w:space="0" w:color="auto"/>
                                            <w:bottom w:val="none" w:sz="0" w:space="0" w:color="auto"/>
                                            <w:right w:val="none" w:sz="0" w:space="0" w:color="auto"/>
                                          </w:divBdr>
                                        </w:div>
                                        <w:div w:id="109009971">
                                          <w:marLeft w:val="640"/>
                                          <w:marRight w:val="0"/>
                                          <w:marTop w:val="0"/>
                                          <w:marBottom w:val="0"/>
                                          <w:divBdr>
                                            <w:top w:val="none" w:sz="0" w:space="0" w:color="auto"/>
                                            <w:left w:val="none" w:sz="0" w:space="0" w:color="auto"/>
                                            <w:bottom w:val="none" w:sz="0" w:space="0" w:color="auto"/>
                                            <w:right w:val="none" w:sz="0" w:space="0" w:color="auto"/>
                                          </w:divBdr>
                                        </w:div>
                                        <w:div w:id="117770968">
                                          <w:marLeft w:val="640"/>
                                          <w:marRight w:val="0"/>
                                          <w:marTop w:val="0"/>
                                          <w:marBottom w:val="0"/>
                                          <w:divBdr>
                                            <w:top w:val="none" w:sz="0" w:space="0" w:color="auto"/>
                                            <w:left w:val="none" w:sz="0" w:space="0" w:color="auto"/>
                                            <w:bottom w:val="none" w:sz="0" w:space="0" w:color="auto"/>
                                            <w:right w:val="none" w:sz="0" w:space="0" w:color="auto"/>
                                          </w:divBdr>
                                        </w:div>
                                        <w:div w:id="120463822">
                                          <w:marLeft w:val="640"/>
                                          <w:marRight w:val="0"/>
                                          <w:marTop w:val="0"/>
                                          <w:marBottom w:val="0"/>
                                          <w:divBdr>
                                            <w:top w:val="none" w:sz="0" w:space="0" w:color="auto"/>
                                            <w:left w:val="none" w:sz="0" w:space="0" w:color="auto"/>
                                            <w:bottom w:val="none" w:sz="0" w:space="0" w:color="auto"/>
                                            <w:right w:val="none" w:sz="0" w:space="0" w:color="auto"/>
                                          </w:divBdr>
                                        </w:div>
                                        <w:div w:id="200173498">
                                          <w:marLeft w:val="640"/>
                                          <w:marRight w:val="0"/>
                                          <w:marTop w:val="0"/>
                                          <w:marBottom w:val="0"/>
                                          <w:divBdr>
                                            <w:top w:val="none" w:sz="0" w:space="0" w:color="auto"/>
                                            <w:left w:val="none" w:sz="0" w:space="0" w:color="auto"/>
                                            <w:bottom w:val="none" w:sz="0" w:space="0" w:color="auto"/>
                                            <w:right w:val="none" w:sz="0" w:space="0" w:color="auto"/>
                                          </w:divBdr>
                                        </w:div>
                                        <w:div w:id="209848181">
                                          <w:marLeft w:val="640"/>
                                          <w:marRight w:val="0"/>
                                          <w:marTop w:val="0"/>
                                          <w:marBottom w:val="0"/>
                                          <w:divBdr>
                                            <w:top w:val="none" w:sz="0" w:space="0" w:color="auto"/>
                                            <w:left w:val="none" w:sz="0" w:space="0" w:color="auto"/>
                                            <w:bottom w:val="none" w:sz="0" w:space="0" w:color="auto"/>
                                            <w:right w:val="none" w:sz="0" w:space="0" w:color="auto"/>
                                          </w:divBdr>
                                        </w:div>
                                        <w:div w:id="222562673">
                                          <w:marLeft w:val="640"/>
                                          <w:marRight w:val="0"/>
                                          <w:marTop w:val="0"/>
                                          <w:marBottom w:val="0"/>
                                          <w:divBdr>
                                            <w:top w:val="none" w:sz="0" w:space="0" w:color="auto"/>
                                            <w:left w:val="none" w:sz="0" w:space="0" w:color="auto"/>
                                            <w:bottom w:val="none" w:sz="0" w:space="0" w:color="auto"/>
                                            <w:right w:val="none" w:sz="0" w:space="0" w:color="auto"/>
                                          </w:divBdr>
                                        </w:div>
                                        <w:div w:id="232784770">
                                          <w:marLeft w:val="640"/>
                                          <w:marRight w:val="0"/>
                                          <w:marTop w:val="0"/>
                                          <w:marBottom w:val="0"/>
                                          <w:divBdr>
                                            <w:top w:val="none" w:sz="0" w:space="0" w:color="auto"/>
                                            <w:left w:val="none" w:sz="0" w:space="0" w:color="auto"/>
                                            <w:bottom w:val="none" w:sz="0" w:space="0" w:color="auto"/>
                                            <w:right w:val="none" w:sz="0" w:space="0" w:color="auto"/>
                                          </w:divBdr>
                                        </w:div>
                                        <w:div w:id="386732972">
                                          <w:marLeft w:val="640"/>
                                          <w:marRight w:val="0"/>
                                          <w:marTop w:val="0"/>
                                          <w:marBottom w:val="0"/>
                                          <w:divBdr>
                                            <w:top w:val="none" w:sz="0" w:space="0" w:color="auto"/>
                                            <w:left w:val="none" w:sz="0" w:space="0" w:color="auto"/>
                                            <w:bottom w:val="none" w:sz="0" w:space="0" w:color="auto"/>
                                            <w:right w:val="none" w:sz="0" w:space="0" w:color="auto"/>
                                          </w:divBdr>
                                        </w:div>
                                        <w:div w:id="409743305">
                                          <w:marLeft w:val="640"/>
                                          <w:marRight w:val="0"/>
                                          <w:marTop w:val="0"/>
                                          <w:marBottom w:val="0"/>
                                          <w:divBdr>
                                            <w:top w:val="none" w:sz="0" w:space="0" w:color="auto"/>
                                            <w:left w:val="none" w:sz="0" w:space="0" w:color="auto"/>
                                            <w:bottom w:val="none" w:sz="0" w:space="0" w:color="auto"/>
                                            <w:right w:val="none" w:sz="0" w:space="0" w:color="auto"/>
                                          </w:divBdr>
                                        </w:div>
                                        <w:div w:id="436946650">
                                          <w:marLeft w:val="640"/>
                                          <w:marRight w:val="0"/>
                                          <w:marTop w:val="0"/>
                                          <w:marBottom w:val="0"/>
                                          <w:divBdr>
                                            <w:top w:val="none" w:sz="0" w:space="0" w:color="auto"/>
                                            <w:left w:val="none" w:sz="0" w:space="0" w:color="auto"/>
                                            <w:bottom w:val="none" w:sz="0" w:space="0" w:color="auto"/>
                                            <w:right w:val="none" w:sz="0" w:space="0" w:color="auto"/>
                                          </w:divBdr>
                                        </w:div>
                                        <w:div w:id="487211463">
                                          <w:marLeft w:val="640"/>
                                          <w:marRight w:val="0"/>
                                          <w:marTop w:val="0"/>
                                          <w:marBottom w:val="0"/>
                                          <w:divBdr>
                                            <w:top w:val="none" w:sz="0" w:space="0" w:color="auto"/>
                                            <w:left w:val="none" w:sz="0" w:space="0" w:color="auto"/>
                                            <w:bottom w:val="none" w:sz="0" w:space="0" w:color="auto"/>
                                            <w:right w:val="none" w:sz="0" w:space="0" w:color="auto"/>
                                          </w:divBdr>
                                        </w:div>
                                        <w:div w:id="488908547">
                                          <w:marLeft w:val="640"/>
                                          <w:marRight w:val="0"/>
                                          <w:marTop w:val="0"/>
                                          <w:marBottom w:val="0"/>
                                          <w:divBdr>
                                            <w:top w:val="none" w:sz="0" w:space="0" w:color="auto"/>
                                            <w:left w:val="none" w:sz="0" w:space="0" w:color="auto"/>
                                            <w:bottom w:val="none" w:sz="0" w:space="0" w:color="auto"/>
                                            <w:right w:val="none" w:sz="0" w:space="0" w:color="auto"/>
                                          </w:divBdr>
                                        </w:div>
                                        <w:div w:id="547839401">
                                          <w:marLeft w:val="640"/>
                                          <w:marRight w:val="0"/>
                                          <w:marTop w:val="0"/>
                                          <w:marBottom w:val="0"/>
                                          <w:divBdr>
                                            <w:top w:val="none" w:sz="0" w:space="0" w:color="auto"/>
                                            <w:left w:val="none" w:sz="0" w:space="0" w:color="auto"/>
                                            <w:bottom w:val="none" w:sz="0" w:space="0" w:color="auto"/>
                                            <w:right w:val="none" w:sz="0" w:space="0" w:color="auto"/>
                                          </w:divBdr>
                                        </w:div>
                                        <w:div w:id="548493798">
                                          <w:marLeft w:val="640"/>
                                          <w:marRight w:val="0"/>
                                          <w:marTop w:val="0"/>
                                          <w:marBottom w:val="0"/>
                                          <w:divBdr>
                                            <w:top w:val="none" w:sz="0" w:space="0" w:color="auto"/>
                                            <w:left w:val="none" w:sz="0" w:space="0" w:color="auto"/>
                                            <w:bottom w:val="none" w:sz="0" w:space="0" w:color="auto"/>
                                            <w:right w:val="none" w:sz="0" w:space="0" w:color="auto"/>
                                          </w:divBdr>
                                        </w:div>
                                        <w:div w:id="656810098">
                                          <w:marLeft w:val="640"/>
                                          <w:marRight w:val="0"/>
                                          <w:marTop w:val="0"/>
                                          <w:marBottom w:val="0"/>
                                          <w:divBdr>
                                            <w:top w:val="none" w:sz="0" w:space="0" w:color="auto"/>
                                            <w:left w:val="none" w:sz="0" w:space="0" w:color="auto"/>
                                            <w:bottom w:val="none" w:sz="0" w:space="0" w:color="auto"/>
                                            <w:right w:val="none" w:sz="0" w:space="0" w:color="auto"/>
                                          </w:divBdr>
                                        </w:div>
                                        <w:div w:id="661852815">
                                          <w:marLeft w:val="640"/>
                                          <w:marRight w:val="0"/>
                                          <w:marTop w:val="0"/>
                                          <w:marBottom w:val="0"/>
                                          <w:divBdr>
                                            <w:top w:val="none" w:sz="0" w:space="0" w:color="auto"/>
                                            <w:left w:val="none" w:sz="0" w:space="0" w:color="auto"/>
                                            <w:bottom w:val="none" w:sz="0" w:space="0" w:color="auto"/>
                                            <w:right w:val="none" w:sz="0" w:space="0" w:color="auto"/>
                                          </w:divBdr>
                                        </w:div>
                                        <w:div w:id="679888770">
                                          <w:marLeft w:val="640"/>
                                          <w:marRight w:val="0"/>
                                          <w:marTop w:val="0"/>
                                          <w:marBottom w:val="0"/>
                                          <w:divBdr>
                                            <w:top w:val="none" w:sz="0" w:space="0" w:color="auto"/>
                                            <w:left w:val="none" w:sz="0" w:space="0" w:color="auto"/>
                                            <w:bottom w:val="none" w:sz="0" w:space="0" w:color="auto"/>
                                            <w:right w:val="none" w:sz="0" w:space="0" w:color="auto"/>
                                          </w:divBdr>
                                        </w:div>
                                        <w:div w:id="762799110">
                                          <w:marLeft w:val="640"/>
                                          <w:marRight w:val="0"/>
                                          <w:marTop w:val="0"/>
                                          <w:marBottom w:val="0"/>
                                          <w:divBdr>
                                            <w:top w:val="none" w:sz="0" w:space="0" w:color="auto"/>
                                            <w:left w:val="none" w:sz="0" w:space="0" w:color="auto"/>
                                            <w:bottom w:val="none" w:sz="0" w:space="0" w:color="auto"/>
                                            <w:right w:val="none" w:sz="0" w:space="0" w:color="auto"/>
                                          </w:divBdr>
                                        </w:div>
                                        <w:div w:id="772213488">
                                          <w:marLeft w:val="640"/>
                                          <w:marRight w:val="0"/>
                                          <w:marTop w:val="0"/>
                                          <w:marBottom w:val="0"/>
                                          <w:divBdr>
                                            <w:top w:val="none" w:sz="0" w:space="0" w:color="auto"/>
                                            <w:left w:val="none" w:sz="0" w:space="0" w:color="auto"/>
                                            <w:bottom w:val="none" w:sz="0" w:space="0" w:color="auto"/>
                                            <w:right w:val="none" w:sz="0" w:space="0" w:color="auto"/>
                                          </w:divBdr>
                                        </w:div>
                                        <w:div w:id="780226366">
                                          <w:marLeft w:val="640"/>
                                          <w:marRight w:val="0"/>
                                          <w:marTop w:val="0"/>
                                          <w:marBottom w:val="0"/>
                                          <w:divBdr>
                                            <w:top w:val="none" w:sz="0" w:space="0" w:color="auto"/>
                                            <w:left w:val="none" w:sz="0" w:space="0" w:color="auto"/>
                                            <w:bottom w:val="none" w:sz="0" w:space="0" w:color="auto"/>
                                            <w:right w:val="none" w:sz="0" w:space="0" w:color="auto"/>
                                          </w:divBdr>
                                        </w:div>
                                        <w:div w:id="840242825">
                                          <w:marLeft w:val="640"/>
                                          <w:marRight w:val="0"/>
                                          <w:marTop w:val="0"/>
                                          <w:marBottom w:val="0"/>
                                          <w:divBdr>
                                            <w:top w:val="none" w:sz="0" w:space="0" w:color="auto"/>
                                            <w:left w:val="none" w:sz="0" w:space="0" w:color="auto"/>
                                            <w:bottom w:val="none" w:sz="0" w:space="0" w:color="auto"/>
                                            <w:right w:val="none" w:sz="0" w:space="0" w:color="auto"/>
                                          </w:divBdr>
                                        </w:div>
                                        <w:div w:id="984971097">
                                          <w:marLeft w:val="640"/>
                                          <w:marRight w:val="0"/>
                                          <w:marTop w:val="0"/>
                                          <w:marBottom w:val="0"/>
                                          <w:divBdr>
                                            <w:top w:val="none" w:sz="0" w:space="0" w:color="auto"/>
                                            <w:left w:val="none" w:sz="0" w:space="0" w:color="auto"/>
                                            <w:bottom w:val="none" w:sz="0" w:space="0" w:color="auto"/>
                                            <w:right w:val="none" w:sz="0" w:space="0" w:color="auto"/>
                                          </w:divBdr>
                                        </w:div>
                                        <w:div w:id="1076512541">
                                          <w:marLeft w:val="640"/>
                                          <w:marRight w:val="0"/>
                                          <w:marTop w:val="0"/>
                                          <w:marBottom w:val="0"/>
                                          <w:divBdr>
                                            <w:top w:val="none" w:sz="0" w:space="0" w:color="auto"/>
                                            <w:left w:val="none" w:sz="0" w:space="0" w:color="auto"/>
                                            <w:bottom w:val="none" w:sz="0" w:space="0" w:color="auto"/>
                                            <w:right w:val="none" w:sz="0" w:space="0" w:color="auto"/>
                                          </w:divBdr>
                                        </w:div>
                                        <w:div w:id="1116291137">
                                          <w:marLeft w:val="640"/>
                                          <w:marRight w:val="0"/>
                                          <w:marTop w:val="0"/>
                                          <w:marBottom w:val="0"/>
                                          <w:divBdr>
                                            <w:top w:val="none" w:sz="0" w:space="0" w:color="auto"/>
                                            <w:left w:val="none" w:sz="0" w:space="0" w:color="auto"/>
                                            <w:bottom w:val="none" w:sz="0" w:space="0" w:color="auto"/>
                                            <w:right w:val="none" w:sz="0" w:space="0" w:color="auto"/>
                                          </w:divBdr>
                                        </w:div>
                                        <w:div w:id="1187253602">
                                          <w:marLeft w:val="640"/>
                                          <w:marRight w:val="0"/>
                                          <w:marTop w:val="0"/>
                                          <w:marBottom w:val="0"/>
                                          <w:divBdr>
                                            <w:top w:val="none" w:sz="0" w:space="0" w:color="auto"/>
                                            <w:left w:val="none" w:sz="0" w:space="0" w:color="auto"/>
                                            <w:bottom w:val="none" w:sz="0" w:space="0" w:color="auto"/>
                                            <w:right w:val="none" w:sz="0" w:space="0" w:color="auto"/>
                                          </w:divBdr>
                                        </w:div>
                                        <w:div w:id="1215504349">
                                          <w:marLeft w:val="640"/>
                                          <w:marRight w:val="0"/>
                                          <w:marTop w:val="0"/>
                                          <w:marBottom w:val="0"/>
                                          <w:divBdr>
                                            <w:top w:val="none" w:sz="0" w:space="0" w:color="auto"/>
                                            <w:left w:val="none" w:sz="0" w:space="0" w:color="auto"/>
                                            <w:bottom w:val="none" w:sz="0" w:space="0" w:color="auto"/>
                                            <w:right w:val="none" w:sz="0" w:space="0" w:color="auto"/>
                                          </w:divBdr>
                                        </w:div>
                                        <w:div w:id="1250893132">
                                          <w:marLeft w:val="640"/>
                                          <w:marRight w:val="0"/>
                                          <w:marTop w:val="0"/>
                                          <w:marBottom w:val="0"/>
                                          <w:divBdr>
                                            <w:top w:val="none" w:sz="0" w:space="0" w:color="auto"/>
                                            <w:left w:val="none" w:sz="0" w:space="0" w:color="auto"/>
                                            <w:bottom w:val="none" w:sz="0" w:space="0" w:color="auto"/>
                                            <w:right w:val="none" w:sz="0" w:space="0" w:color="auto"/>
                                          </w:divBdr>
                                        </w:div>
                                        <w:div w:id="1315060617">
                                          <w:marLeft w:val="640"/>
                                          <w:marRight w:val="0"/>
                                          <w:marTop w:val="0"/>
                                          <w:marBottom w:val="0"/>
                                          <w:divBdr>
                                            <w:top w:val="none" w:sz="0" w:space="0" w:color="auto"/>
                                            <w:left w:val="none" w:sz="0" w:space="0" w:color="auto"/>
                                            <w:bottom w:val="none" w:sz="0" w:space="0" w:color="auto"/>
                                            <w:right w:val="none" w:sz="0" w:space="0" w:color="auto"/>
                                          </w:divBdr>
                                        </w:div>
                                        <w:div w:id="1336109260">
                                          <w:marLeft w:val="640"/>
                                          <w:marRight w:val="0"/>
                                          <w:marTop w:val="0"/>
                                          <w:marBottom w:val="0"/>
                                          <w:divBdr>
                                            <w:top w:val="none" w:sz="0" w:space="0" w:color="auto"/>
                                            <w:left w:val="none" w:sz="0" w:space="0" w:color="auto"/>
                                            <w:bottom w:val="none" w:sz="0" w:space="0" w:color="auto"/>
                                            <w:right w:val="none" w:sz="0" w:space="0" w:color="auto"/>
                                          </w:divBdr>
                                        </w:div>
                                        <w:div w:id="1351487828">
                                          <w:marLeft w:val="640"/>
                                          <w:marRight w:val="0"/>
                                          <w:marTop w:val="0"/>
                                          <w:marBottom w:val="0"/>
                                          <w:divBdr>
                                            <w:top w:val="none" w:sz="0" w:space="0" w:color="auto"/>
                                            <w:left w:val="none" w:sz="0" w:space="0" w:color="auto"/>
                                            <w:bottom w:val="none" w:sz="0" w:space="0" w:color="auto"/>
                                            <w:right w:val="none" w:sz="0" w:space="0" w:color="auto"/>
                                          </w:divBdr>
                                        </w:div>
                                        <w:div w:id="1392657404">
                                          <w:marLeft w:val="640"/>
                                          <w:marRight w:val="0"/>
                                          <w:marTop w:val="0"/>
                                          <w:marBottom w:val="0"/>
                                          <w:divBdr>
                                            <w:top w:val="none" w:sz="0" w:space="0" w:color="auto"/>
                                            <w:left w:val="none" w:sz="0" w:space="0" w:color="auto"/>
                                            <w:bottom w:val="none" w:sz="0" w:space="0" w:color="auto"/>
                                            <w:right w:val="none" w:sz="0" w:space="0" w:color="auto"/>
                                          </w:divBdr>
                                        </w:div>
                                        <w:div w:id="1479111078">
                                          <w:marLeft w:val="640"/>
                                          <w:marRight w:val="0"/>
                                          <w:marTop w:val="0"/>
                                          <w:marBottom w:val="0"/>
                                          <w:divBdr>
                                            <w:top w:val="none" w:sz="0" w:space="0" w:color="auto"/>
                                            <w:left w:val="none" w:sz="0" w:space="0" w:color="auto"/>
                                            <w:bottom w:val="none" w:sz="0" w:space="0" w:color="auto"/>
                                            <w:right w:val="none" w:sz="0" w:space="0" w:color="auto"/>
                                          </w:divBdr>
                                        </w:div>
                                        <w:div w:id="1512908612">
                                          <w:marLeft w:val="640"/>
                                          <w:marRight w:val="0"/>
                                          <w:marTop w:val="0"/>
                                          <w:marBottom w:val="0"/>
                                          <w:divBdr>
                                            <w:top w:val="none" w:sz="0" w:space="0" w:color="auto"/>
                                            <w:left w:val="none" w:sz="0" w:space="0" w:color="auto"/>
                                            <w:bottom w:val="none" w:sz="0" w:space="0" w:color="auto"/>
                                            <w:right w:val="none" w:sz="0" w:space="0" w:color="auto"/>
                                          </w:divBdr>
                                        </w:div>
                                        <w:div w:id="1536236328">
                                          <w:marLeft w:val="640"/>
                                          <w:marRight w:val="0"/>
                                          <w:marTop w:val="0"/>
                                          <w:marBottom w:val="0"/>
                                          <w:divBdr>
                                            <w:top w:val="none" w:sz="0" w:space="0" w:color="auto"/>
                                            <w:left w:val="none" w:sz="0" w:space="0" w:color="auto"/>
                                            <w:bottom w:val="none" w:sz="0" w:space="0" w:color="auto"/>
                                            <w:right w:val="none" w:sz="0" w:space="0" w:color="auto"/>
                                          </w:divBdr>
                                        </w:div>
                                        <w:div w:id="1576041363">
                                          <w:marLeft w:val="640"/>
                                          <w:marRight w:val="0"/>
                                          <w:marTop w:val="0"/>
                                          <w:marBottom w:val="0"/>
                                          <w:divBdr>
                                            <w:top w:val="none" w:sz="0" w:space="0" w:color="auto"/>
                                            <w:left w:val="none" w:sz="0" w:space="0" w:color="auto"/>
                                            <w:bottom w:val="none" w:sz="0" w:space="0" w:color="auto"/>
                                            <w:right w:val="none" w:sz="0" w:space="0" w:color="auto"/>
                                          </w:divBdr>
                                        </w:div>
                                        <w:div w:id="1589466276">
                                          <w:marLeft w:val="640"/>
                                          <w:marRight w:val="0"/>
                                          <w:marTop w:val="0"/>
                                          <w:marBottom w:val="0"/>
                                          <w:divBdr>
                                            <w:top w:val="none" w:sz="0" w:space="0" w:color="auto"/>
                                            <w:left w:val="none" w:sz="0" w:space="0" w:color="auto"/>
                                            <w:bottom w:val="none" w:sz="0" w:space="0" w:color="auto"/>
                                            <w:right w:val="none" w:sz="0" w:space="0" w:color="auto"/>
                                          </w:divBdr>
                                        </w:div>
                                        <w:div w:id="1613631768">
                                          <w:marLeft w:val="640"/>
                                          <w:marRight w:val="0"/>
                                          <w:marTop w:val="0"/>
                                          <w:marBottom w:val="0"/>
                                          <w:divBdr>
                                            <w:top w:val="none" w:sz="0" w:space="0" w:color="auto"/>
                                            <w:left w:val="none" w:sz="0" w:space="0" w:color="auto"/>
                                            <w:bottom w:val="none" w:sz="0" w:space="0" w:color="auto"/>
                                            <w:right w:val="none" w:sz="0" w:space="0" w:color="auto"/>
                                          </w:divBdr>
                                        </w:div>
                                        <w:div w:id="1637489219">
                                          <w:marLeft w:val="640"/>
                                          <w:marRight w:val="0"/>
                                          <w:marTop w:val="0"/>
                                          <w:marBottom w:val="0"/>
                                          <w:divBdr>
                                            <w:top w:val="none" w:sz="0" w:space="0" w:color="auto"/>
                                            <w:left w:val="none" w:sz="0" w:space="0" w:color="auto"/>
                                            <w:bottom w:val="none" w:sz="0" w:space="0" w:color="auto"/>
                                            <w:right w:val="none" w:sz="0" w:space="0" w:color="auto"/>
                                          </w:divBdr>
                                        </w:div>
                                        <w:div w:id="1666736995">
                                          <w:marLeft w:val="640"/>
                                          <w:marRight w:val="0"/>
                                          <w:marTop w:val="0"/>
                                          <w:marBottom w:val="0"/>
                                          <w:divBdr>
                                            <w:top w:val="none" w:sz="0" w:space="0" w:color="auto"/>
                                            <w:left w:val="none" w:sz="0" w:space="0" w:color="auto"/>
                                            <w:bottom w:val="none" w:sz="0" w:space="0" w:color="auto"/>
                                            <w:right w:val="none" w:sz="0" w:space="0" w:color="auto"/>
                                          </w:divBdr>
                                        </w:div>
                                        <w:div w:id="1744061868">
                                          <w:marLeft w:val="640"/>
                                          <w:marRight w:val="0"/>
                                          <w:marTop w:val="0"/>
                                          <w:marBottom w:val="0"/>
                                          <w:divBdr>
                                            <w:top w:val="none" w:sz="0" w:space="0" w:color="auto"/>
                                            <w:left w:val="none" w:sz="0" w:space="0" w:color="auto"/>
                                            <w:bottom w:val="none" w:sz="0" w:space="0" w:color="auto"/>
                                            <w:right w:val="none" w:sz="0" w:space="0" w:color="auto"/>
                                          </w:divBdr>
                                        </w:div>
                                        <w:div w:id="1764111463">
                                          <w:marLeft w:val="640"/>
                                          <w:marRight w:val="0"/>
                                          <w:marTop w:val="0"/>
                                          <w:marBottom w:val="0"/>
                                          <w:divBdr>
                                            <w:top w:val="none" w:sz="0" w:space="0" w:color="auto"/>
                                            <w:left w:val="none" w:sz="0" w:space="0" w:color="auto"/>
                                            <w:bottom w:val="none" w:sz="0" w:space="0" w:color="auto"/>
                                            <w:right w:val="none" w:sz="0" w:space="0" w:color="auto"/>
                                          </w:divBdr>
                                        </w:div>
                                        <w:div w:id="1895386095">
                                          <w:marLeft w:val="640"/>
                                          <w:marRight w:val="0"/>
                                          <w:marTop w:val="0"/>
                                          <w:marBottom w:val="0"/>
                                          <w:divBdr>
                                            <w:top w:val="none" w:sz="0" w:space="0" w:color="auto"/>
                                            <w:left w:val="none" w:sz="0" w:space="0" w:color="auto"/>
                                            <w:bottom w:val="none" w:sz="0" w:space="0" w:color="auto"/>
                                            <w:right w:val="none" w:sz="0" w:space="0" w:color="auto"/>
                                          </w:divBdr>
                                        </w:div>
                                        <w:div w:id="1977291057">
                                          <w:marLeft w:val="640"/>
                                          <w:marRight w:val="0"/>
                                          <w:marTop w:val="0"/>
                                          <w:marBottom w:val="0"/>
                                          <w:divBdr>
                                            <w:top w:val="none" w:sz="0" w:space="0" w:color="auto"/>
                                            <w:left w:val="none" w:sz="0" w:space="0" w:color="auto"/>
                                            <w:bottom w:val="none" w:sz="0" w:space="0" w:color="auto"/>
                                            <w:right w:val="none" w:sz="0" w:space="0" w:color="auto"/>
                                          </w:divBdr>
                                        </w:div>
                                        <w:div w:id="2021851797">
                                          <w:marLeft w:val="640"/>
                                          <w:marRight w:val="0"/>
                                          <w:marTop w:val="0"/>
                                          <w:marBottom w:val="0"/>
                                          <w:divBdr>
                                            <w:top w:val="none" w:sz="0" w:space="0" w:color="auto"/>
                                            <w:left w:val="none" w:sz="0" w:space="0" w:color="auto"/>
                                            <w:bottom w:val="none" w:sz="0" w:space="0" w:color="auto"/>
                                            <w:right w:val="none" w:sz="0" w:space="0" w:color="auto"/>
                                          </w:divBdr>
                                        </w:div>
                                        <w:div w:id="2093965289">
                                          <w:marLeft w:val="640"/>
                                          <w:marRight w:val="0"/>
                                          <w:marTop w:val="0"/>
                                          <w:marBottom w:val="0"/>
                                          <w:divBdr>
                                            <w:top w:val="none" w:sz="0" w:space="0" w:color="auto"/>
                                            <w:left w:val="none" w:sz="0" w:space="0" w:color="auto"/>
                                            <w:bottom w:val="none" w:sz="0" w:space="0" w:color="auto"/>
                                            <w:right w:val="none" w:sz="0" w:space="0" w:color="auto"/>
                                          </w:divBdr>
                                        </w:div>
                                        <w:div w:id="2095320716">
                                          <w:marLeft w:val="640"/>
                                          <w:marRight w:val="0"/>
                                          <w:marTop w:val="0"/>
                                          <w:marBottom w:val="0"/>
                                          <w:divBdr>
                                            <w:top w:val="none" w:sz="0" w:space="0" w:color="auto"/>
                                            <w:left w:val="none" w:sz="0" w:space="0" w:color="auto"/>
                                            <w:bottom w:val="none" w:sz="0" w:space="0" w:color="auto"/>
                                            <w:right w:val="none" w:sz="0" w:space="0" w:color="auto"/>
                                          </w:divBdr>
                                        </w:div>
                                        <w:div w:id="2113430467">
                                          <w:marLeft w:val="640"/>
                                          <w:marRight w:val="0"/>
                                          <w:marTop w:val="0"/>
                                          <w:marBottom w:val="0"/>
                                          <w:divBdr>
                                            <w:top w:val="none" w:sz="0" w:space="0" w:color="auto"/>
                                            <w:left w:val="none" w:sz="0" w:space="0" w:color="auto"/>
                                            <w:bottom w:val="none" w:sz="0" w:space="0" w:color="auto"/>
                                            <w:right w:val="none" w:sz="0" w:space="0" w:color="auto"/>
                                          </w:divBdr>
                                        </w:div>
                                        <w:div w:id="2145345308">
                                          <w:marLeft w:val="640"/>
                                          <w:marRight w:val="0"/>
                                          <w:marTop w:val="0"/>
                                          <w:marBottom w:val="0"/>
                                          <w:divBdr>
                                            <w:top w:val="none" w:sz="0" w:space="0" w:color="auto"/>
                                            <w:left w:val="none" w:sz="0" w:space="0" w:color="auto"/>
                                            <w:bottom w:val="none" w:sz="0" w:space="0" w:color="auto"/>
                                            <w:right w:val="none" w:sz="0" w:space="0" w:color="auto"/>
                                          </w:divBdr>
                                        </w:div>
                                      </w:divsChild>
                                    </w:div>
                                    <w:div w:id="1844777677">
                                      <w:marLeft w:val="0"/>
                                      <w:marRight w:val="0"/>
                                      <w:marTop w:val="0"/>
                                      <w:marBottom w:val="0"/>
                                      <w:divBdr>
                                        <w:top w:val="none" w:sz="0" w:space="0" w:color="auto"/>
                                        <w:left w:val="none" w:sz="0" w:space="0" w:color="auto"/>
                                        <w:bottom w:val="none" w:sz="0" w:space="0" w:color="auto"/>
                                        <w:right w:val="none" w:sz="0" w:space="0" w:color="auto"/>
                                      </w:divBdr>
                                      <w:divsChild>
                                        <w:div w:id="31729918">
                                          <w:marLeft w:val="640"/>
                                          <w:marRight w:val="0"/>
                                          <w:marTop w:val="0"/>
                                          <w:marBottom w:val="0"/>
                                          <w:divBdr>
                                            <w:top w:val="none" w:sz="0" w:space="0" w:color="auto"/>
                                            <w:left w:val="none" w:sz="0" w:space="0" w:color="auto"/>
                                            <w:bottom w:val="none" w:sz="0" w:space="0" w:color="auto"/>
                                            <w:right w:val="none" w:sz="0" w:space="0" w:color="auto"/>
                                          </w:divBdr>
                                        </w:div>
                                        <w:div w:id="50345292">
                                          <w:marLeft w:val="640"/>
                                          <w:marRight w:val="0"/>
                                          <w:marTop w:val="0"/>
                                          <w:marBottom w:val="0"/>
                                          <w:divBdr>
                                            <w:top w:val="none" w:sz="0" w:space="0" w:color="auto"/>
                                            <w:left w:val="none" w:sz="0" w:space="0" w:color="auto"/>
                                            <w:bottom w:val="none" w:sz="0" w:space="0" w:color="auto"/>
                                            <w:right w:val="none" w:sz="0" w:space="0" w:color="auto"/>
                                          </w:divBdr>
                                        </w:div>
                                        <w:div w:id="93288839">
                                          <w:marLeft w:val="640"/>
                                          <w:marRight w:val="0"/>
                                          <w:marTop w:val="0"/>
                                          <w:marBottom w:val="0"/>
                                          <w:divBdr>
                                            <w:top w:val="none" w:sz="0" w:space="0" w:color="auto"/>
                                            <w:left w:val="none" w:sz="0" w:space="0" w:color="auto"/>
                                            <w:bottom w:val="none" w:sz="0" w:space="0" w:color="auto"/>
                                            <w:right w:val="none" w:sz="0" w:space="0" w:color="auto"/>
                                          </w:divBdr>
                                        </w:div>
                                        <w:div w:id="155920063">
                                          <w:marLeft w:val="640"/>
                                          <w:marRight w:val="0"/>
                                          <w:marTop w:val="0"/>
                                          <w:marBottom w:val="0"/>
                                          <w:divBdr>
                                            <w:top w:val="none" w:sz="0" w:space="0" w:color="auto"/>
                                            <w:left w:val="none" w:sz="0" w:space="0" w:color="auto"/>
                                            <w:bottom w:val="none" w:sz="0" w:space="0" w:color="auto"/>
                                            <w:right w:val="none" w:sz="0" w:space="0" w:color="auto"/>
                                          </w:divBdr>
                                        </w:div>
                                        <w:div w:id="198711909">
                                          <w:marLeft w:val="640"/>
                                          <w:marRight w:val="0"/>
                                          <w:marTop w:val="0"/>
                                          <w:marBottom w:val="0"/>
                                          <w:divBdr>
                                            <w:top w:val="none" w:sz="0" w:space="0" w:color="auto"/>
                                            <w:left w:val="none" w:sz="0" w:space="0" w:color="auto"/>
                                            <w:bottom w:val="none" w:sz="0" w:space="0" w:color="auto"/>
                                            <w:right w:val="none" w:sz="0" w:space="0" w:color="auto"/>
                                          </w:divBdr>
                                        </w:div>
                                        <w:div w:id="230194251">
                                          <w:marLeft w:val="640"/>
                                          <w:marRight w:val="0"/>
                                          <w:marTop w:val="0"/>
                                          <w:marBottom w:val="0"/>
                                          <w:divBdr>
                                            <w:top w:val="none" w:sz="0" w:space="0" w:color="auto"/>
                                            <w:left w:val="none" w:sz="0" w:space="0" w:color="auto"/>
                                            <w:bottom w:val="none" w:sz="0" w:space="0" w:color="auto"/>
                                            <w:right w:val="none" w:sz="0" w:space="0" w:color="auto"/>
                                          </w:divBdr>
                                        </w:div>
                                        <w:div w:id="242761474">
                                          <w:marLeft w:val="640"/>
                                          <w:marRight w:val="0"/>
                                          <w:marTop w:val="0"/>
                                          <w:marBottom w:val="0"/>
                                          <w:divBdr>
                                            <w:top w:val="none" w:sz="0" w:space="0" w:color="auto"/>
                                            <w:left w:val="none" w:sz="0" w:space="0" w:color="auto"/>
                                            <w:bottom w:val="none" w:sz="0" w:space="0" w:color="auto"/>
                                            <w:right w:val="none" w:sz="0" w:space="0" w:color="auto"/>
                                          </w:divBdr>
                                        </w:div>
                                        <w:div w:id="247467129">
                                          <w:marLeft w:val="640"/>
                                          <w:marRight w:val="0"/>
                                          <w:marTop w:val="0"/>
                                          <w:marBottom w:val="0"/>
                                          <w:divBdr>
                                            <w:top w:val="none" w:sz="0" w:space="0" w:color="auto"/>
                                            <w:left w:val="none" w:sz="0" w:space="0" w:color="auto"/>
                                            <w:bottom w:val="none" w:sz="0" w:space="0" w:color="auto"/>
                                            <w:right w:val="none" w:sz="0" w:space="0" w:color="auto"/>
                                          </w:divBdr>
                                        </w:div>
                                        <w:div w:id="305209914">
                                          <w:marLeft w:val="640"/>
                                          <w:marRight w:val="0"/>
                                          <w:marTop w:val="0"/>
                                          <w:marBottom w:val="0"/>
                                          <w:divBdr>
                                            <w:top w:val="none" w:sz="0" w:space="0" w:color="auto"/>
                                            <w:left w:val="none" w:sz="0" w:space="0" w:color="auto"/>
                                            <w:bottom w:val="none" w:sz="0" w:space="0" w:color="auto"/>
                                            <w:right w:val="none" w:sz="0" w:space="0" w:color="auto"/>
                                          </w:divBdr>
                                        </w:div>
                                        <w:div w:id="334116381">
                                          <w:marLeft w:val="640"/>
                                          <w:marRight w:val="0"/>
                                          <w:marTop w:val="0"/>
                                          <w:marBottom w:val="0"/>
                                          <w:divBdr>
                                            <w:top w:val="none" w:sz="0" w:space="0" w:color="auto"/>
                                            <w:left w:val="none" w:sz="0" w:space="0" w:color="auto"/>
                                            <w:bottom w:val="none" w:sz="0" w:space="0" w:color="auto"/>
                                            <w:right w:val="none" w:sz="0" w:space="0" w:color="auto"/>
                                          </w:divBdr>
                                        </w:div>
                                        <w:div w:id="437801170">
                                          <w:marLeft w:val="640"/>
                                          <w:marRight w:val="0"/>
                                          <w:marTop w:val="0"/>
                                          <w:marBottom w:val="0"/>
                                          <w:divBdr>
                                            <w:top w:val="none" w:sz="0" w:space="0" w:color="auto"/>
                                            <w:left w:val="none" w:sz="0" w:space="0" w:color="auto"/>
                                            <w:bottom w:val="none" w:sz="0" w:space="0" w:color="auto"/>
                                            <w:right w:val="none" w:sz="0" w:space="0" w:color="auto"/>
                                          </w:divBdr>
                                        </w:div>
                                        <w:div w:id="465663614">
                                          <w:marLeft w:val="640"/>
                                          <w:marRight w:val="0"/>
                                          <w:marTop w:val="0"/>
                                          <w:marBottom w:val="0"/>
                                          <w:divBdr>
                                            <w:top w:val="none" w:sz="0" w:space="0" w:color="auto"/>
                                            <w:left w:val="none" w:sz="0" w:space="0" w:color="auto"/>
                                            <w:bottom w:val="none" w:sz="0" w:space="0" w:color="auto"/>
                                            <w:right w:val="none" w:sz="0" w:space="0" w:color="auto"/>
                                          </w:divBdr>
                                        </w:div>
                                        <w:div w:id="513496981">
                                          <w:marLeft w:val="640"/>
                                          <w:marRight w:val="0"/>
                                          <w:marTop w:val="0"/>
                                          <w:marBottom w:val="0"/>
                                          <w:divBdr>
                                            <w:top w:val="none" w:sz="0" w:space="0" w:color="auto"/>
                                            <w:left w:val="none" w:sz="0" w:space="0" w:color="auto"/>
                                            <w:bottom w:val="none" w:sz="0" w:space="0" w:color="auto"/>
                                            <w:right w:val="none" w:sz="0" w:space="0" w:color="auto"/>
                                          </w:divBdr>
                                        </w:div>
                                        <w:div w:id="584724584">
                                          <w:marLeft w:val="640"/>
                                          <w:marRight w:val="0"/>
                                          <w:marTop w:val="0"/>
                                          <w:marBottom w:val="0"/>
                                          <w:divBdr>
                                            <w:top w:val="none" w:sz="0" w:space="0" w:color="auto"/>
                                            <w:left w:val="none" w:sz="0" w:space="0" w:color="auto"/>
                                            <w:bottom w:val="none" w:sz="0" w:space="0" w:color="auto"/>
                                            <w:right w:val="none" w:sz="0" w:space="0" w:color="auto"/>
                                          </w:divBdr>
                                        </w:div>
                                        <w:div w:id="618531473">
                                          <w:marLeft w:val="640"/>
                                          <w:marRight w:val="0"/>
                                          <w:marTop w:val="0"/>
                                          <w:marBottom w:val="0"/>
                                          <w:divBdr>
                                            <w:top w:val="none" w:sz="0" w:space="0" w:color="auto"/>
                                            <w:left w:val="none" w:sz="0" w:space="0" w:color="auto"/>
                                            <w:bottom w:val="none" w:sz="0" w:space="0" w:color="auto"/>
                                            <w:right w:val="none" w:sz="0" w:space="0" w:color="auto"/>
                                          </w:divBdr>
                                        </w:div>
                                        <w:div w:id="683895077">
                                          <w:marLeft w:val="640"/>
                                          <w:marRight w:val="0"/>
                                          <w:marTop w:val="0"/>
                                          <w:marBottom w:val="0"/>
                                          <w:divBdr>
                                            <w:top w:val="none" w:sz="0" w:space="0" w:color="auto"/>
                                            <w:left w:val="none" w:sz="0" w:space="0" w:color="auto"/>
                                            <w:bottom w:val="none" w:sz="0" w:space="0" w:color="auto"/>
                                            <w:right w:val="none" w:sz="0" w:space="0" w:color="auto"/>
                                          </w:divBdr>
                                        </w:div>
                                        <w:div w:id="692390053">
                                          <w:marLeft w:val="640"/>
                                          <w:marRight w:val="0"/>
                                          <w:marTop w:val="0"/>
                                          <w:marBottom w:val="0"/>
                                          <w:divBdr>
                                            <w:top w:val="none" w:sz="0" w:space="0" w:color="auto"/>
                                            <w:left w:val="none" w:sz="0" w:space="0" w:color="auto"/>
                                            <w:bottom w:val="none" w:sz="0" w:space="0" w:color="auto"/>
                                            <w:right w:val="none" w:sz="0" w:space="0" w:color="auto"/>
                                          </w:divBdr>
                                        </w:div>
                                        <w:div w:id="694232685">
                                          <w:marLeft w:val="640"/>
                                          <w:marRight w:val="0"/>
                                          <w:marTop w:val="0"/>
                                          <w:marBottom w:val="0"/>
                                          <w:divBdr>
                                            <w:top w:val="none" w:sz="0" w:space="0" w:color="auto"/>
                                            <w:left w:val="none" w:sz="0" w:space="0" w:color="auto"/>
                                            <w:bottom w:val="none" w:sz="0" w:space="0" w:color="auto"/>
                                            <w:right w:val="none" w:sz="0" w:space="0" w:color="auto"/>
                                          </w:divBdr>
                                        </w:div>
                                        <w:div w:id="790786709">
                                          <w:marLeft w:val="640"/>
                                          <w:marRight w:val="0"/>
                                          <w:marTop w:val="0"/>
                                          <w:marBottom w:val="0"/>
                                          <w:divBdr>
                                            <w:top w:val="none" w:sz="0" w:space="0" w:color="auto"/>
                                            <w:left w:val="none" w:sz="0" w:space="0" w:color="auto"/>
                                            <w:bottom w:val="none" w:sz="0" w:space="0" w:color="auto"/>
                                            <w:right w:val="none" w:sz="0" w:space="0" w:color="auto"/>
                                          </w:divBdr>
                                        </w:div>
                                        <w:div w:id="866603651">
                                          <w:marLeft w:val="640"/>
                                          <w:marRight w:val="0"/>
                                          <w:marTop w:val="0"/>
                                          <w:marBottom w:val="0"/>
                                          <w:divBdr>
                                            <w:top w:val="none" w:sz="0" w:space="0" w:color="auto"/>
                                            <w:left w:val="none" w:sz="0" w:space="0" w:color="auto"/>
                                            <w:bottom w:val="none" w:sz="0" w:space="0" w:color="auto"/>
                                            <w:right w:val="none" w:sz="0" w:space="0" w:color="auto"/>
                                          </w:divBdr>
                                        </w:div>
                                        <w:div w:id="871192464">
                                          <w:marLeft w:val="640"/>
                                          <w:marRight w:val="0"/>
                                          <w:marTop w:val="0"/>
                                          <w:marBottom w:val="0"/>
                                          <w:divBdr>
                                            <w:top w:val="none" w:sz="0" w:space="0" w:color="auto"/>
                                            <w:left w:val="none" w:sz="0" w:space="0" w:color="auto"/>
                                            <w:bottom w:val="none" w:sz="0" w:space="0" w:color="auto"/>
                                            <w:right w:val="none" w:sz="0" w:space="0" w:color="auto"/>
                                          </w:divBdr>
                                        </w:div>
                                        <w:div w:id="914899155">
                                          <w:marLeft w:val="640"/>
                                          <w:marRight w:val="0"/>
                                          <w:marTop w:val="0"/>
                                          <w:marBottom w:val="0"/>
                                          <w:divBdr>
                                            <w:top w:val="none" w:sz="0" w:space="0" w:color="auto"/>
                                            <w:left w:val="none" w:sz="0" w:space="0" w:color="auto"/>
                                            <w:bottom w:val="none" w:sz="0" w:space="0" w:color="auto"/>
                                            <w:right w:val="none" w:sz="0" w:space="0" w:color="auto"/>
                                          </w:divBdr>
                                        </w:div>
                                        <w:div w:id="958221013">
                                          <w:marLeft w:val="640"/>
                                          <w:marRight w:val="0"/>
                                          <w:marTop w:val="0"/>
                                          <w:marBottom w:val="0"/>
                                          <w:divBdr>
                                            <w:top w:val="none" w:sz="0" w:space="0" w:color="auto"/>
                                            <w:left w:val="none" w:sz="0" w:space="0" w:color="auto"/>
                                            <w:bottom w:val="none" w:sz="0" w:space="0" w:color="auto"/>
                                            <w:right w:val="none" w:sz="0" w:space="0" w:color="auto"/>
                                          </w:divBdr>
                                        </w:div>
                                        <w:div w:id="958871921">
                                          <w:marLeft w:val="640"/>
                                          <w:marRight w:val="0"/>
                                          <w:marTop w:val="0"/>
                                          <w:marBottom w:val="0"/>
                                          <w:divBdr>
                                            <w:top w:val="none" w:sz="0" w:space="0" w:color="auto"/>
                                            <w:left w:val="none" w:sz="0" w:space="0" w:color="auto"/>
                                            <w:bottom w:val="none" w:sz="0" w:space="0" w:color="auto"/>
                                            <w:right w:val="none" w:sz="0" w:space="0" w:color="auto"/>
                                          </w:divBdr>
                                        </w:div>
                                        <w:div w:id="985667785">
                                          <w:marLeft w:val="640"/>
                                          <w:marRight w:val="0"/>
                                          <w:marTop w:val="0"/>
                                          <w:marBottom w:val="0"/>
                                          <w:divBdr>
                                            <w:top w:val="none" w:sz="0" w:space="0" w:color="auto"/>
                                            <w:left w:val="none" w:sz="0" w:space="0" w:color="auto"/>
                                            <w:bottom w:val="none" w:sz="0" w:space="0" w:color="auto"/>
                                            <w:right w:val="none" w:sz="0" w:space="0" w:color="auto"/>
                                          </w:divBdr>
                                        </w:div>
                                        <w:div w:id="1067259950">
                                          <w:marLeft w:val="640"/>
                                          <w:marRight w:val="0"/>
                                          <w:marTop w:val="0"/>
                                          <w:marBottom w:val="0"/>
                                          <w:divBdr>
                                            <w:top w:val="none" w:sz="0" w:space="0" w:color="auto"/>
                                            <w:left w:val="none" w:sz="0" w:space="0" w:color="auto"/>
                                            <w:bottom w:val="none" w:sz="0" w:space="0" w:color="auto"/>
                                            <w:right w:val="none" w:sz="0" w:space="0" w:color="auto"/>
                                          </w:divBdr>
                                        </w:div>
                                        <w:div w:id="1107165699">
                                          <w:marLeft w:val="640"/>
                                          <w:marRight w:val="0"/>
                                          <w:marTop w:val="0"/>
                                          <w:marBottom w:val="0"/>
                                          <w:divBdr>
                                            <w:top w:val="none" w:sz="0" w:space="0" w:color="auto"/>
                                            <w:left w:val="none" w:sz="0" w:space="0" w:color="auto"/>
                                            <w:bottom w:val="none" w:sz="0" w:space="0" w:color="auto"/>
                                            <w:right w:val="none" w:sz="0" w:space="0" w:color="auto"/>
                                          </w:divBdr>
                                        </w:div>
                                        <w:div w:id="1179268557">
                                          <w:marLeft w:val="640"/>
                                          <w:marRight w:val="0"/>
                                          <w:marTop w:val="0"/>
                                          <w:marBottom w:val="0"/>
                                          <w:divBdr>
                                            <w:top w:val="none" w:sz="0" w:space="0" w:color="auto"/>
                                            <w:left w:val="none" w:sz="0" w:space="0" w:color="auto"/>
                                            <w:bottom w:val="none" w:sz="0" w:space="0" w:color="auto"/>
                                            <w:right w:val="none" w:sz="0" w:space="0" w:color="auto"/>
                                          </w:divBdr>
                                        </w:div>
                                        <w:div w:id="1210805661">
                                          <w:marLeft w:val="640"/>
                                          <w:marRight w:val="0"/>
                                          <w:marTop w:val="0"/>
                                          <w:marBottom w:val="0"/>
                                          <w:divBdr>
                                            <w:top w:val="none" w:sz="0" w:space="0" w:color="auto"/>
                                            <w:left w:val="none" w:sz="0" w:space="0" w:color="auto"/>
                                            <w:bottom w:val="none" w:sz="0" w:space="0" w:color="auto"/>
                                            <w:right w:val="none" w:sz="0" w:space="0" w:color="auto"/>
                                          </w:divBdr>
                                        </w:div>
                                        <w:div w:id="1232614248">
                                          <w:marLeft w:val="640"/>
                                          <w:marRight w:val="0"/>
                                          <w:marTop w:val="0"/>
                                          <w:marBottom w:val="0"/>
                                          <w:divBdr>
                                            <w:top w:val="none" w:sz="0" w:space="0" w:color="auto"/>
                                            <w:left w:val="none" w:sz="0" w:space="0" w:color="auto"/>
                                            <w:bottom w:val="none" w:sz="0" w:space="0" w:color="auto"/>
                                            <w:right w:val="none" w:sz="0" w:space="0" w:color="auto"/>
                                          </w:divBdr>
                                        </w:div>
                                        <w:div w:id="1285431581">
                                          <w:marLeft w:val="640"/>
                                          <w:marRight w:val="0"/>
                                          <w:marTop w:val="0"/>
                                          <w:marBottom w:val="0"/>
                                          <w:divBdr>
                                            <w:top w:val="none" w:sz="0" w:space="0" w:color="auto"/>
                                            <w:left w:val="none" w:sz="0" w:space="0" w:color="auto"/>
                                            <w:bottom w:val="none" w:sz="0" w:space="0" w:color="auto"/>
                                            <w:right w:val="none" w:sz="0" w:space="0" w:color="auto"/>
                                          </w:divBdr>
                                        </w:div>
                                        <w:div w:id="1301576019">
                                          <w:marLeft w:val="640"/>
                                          <w:marRight w:val="0"/>
                                          <w:marTop w:val="0"/>
                                          <w:marBottom w:val="0"/>
                                          <w:divBdr>
                                            <w:top w:val="none" w:sz="0" w:space="0" w:color="auto"/>
                                            <w:left w:val="none" w:sz="0" w:space="0" w:color="auto"/>
                                            <w:bottom w:val="none" w:sz="0" w:space="0" w:color="auto"/>
                                            <w:right w:val="none" w:sz="0" w:space="0" w:color="auto"/>
                                          </w:divBdr>
                                        </w:div>
                                        <w:div w:id="1343777735">
                                          <w:marLeft w:val="640"/>
                                          <w:marRight w:val="0"/>
                                          <w:marTop w:val="0"/>
                                          <w:marBottom w:val="0"/>
                                          <w:divBdr>
                                            <w:top w:val="none" w:sz="0" w:space="0" w:color="auto"/>
                                            <w:left w:val="none" w:sz="0" w:space="0" w:color="auto"/>
                                            <w:bottom w:val="none" w:sz="0" w:space="0" w:color="auto"/>
                                            <w:right w:val="none" w:sz="0" w:space="0" w:color="auto"/>
                                          </w:divBdr>
                                        </w:div>
                                        <w:div w:id="1347059395">
                                          <w:marLeft w:val="640"/>
                                          <w:marRight w:val="0"/>
                                          <w:marTop w:val="0"/>
                                          <w:marBottom w:val="0"/>
                                          <w:divBdr>
                                            <w:top w:val="none" w:sz="0" w:space="0" w:color="auto"/>
                                            <w:left w:val="none" w:sz="0" w:space="0" w:color="auto"/>
                                            <w:bottom w:val="none" w:sz="0" w:space="0" w:color="auto"/>
                                            <w:right w:val="none" w:sz="0" w:space="0" w:color="auto"/>
                                          </w:divBdr>
                                        </w:div>
                                        <w:div w:id="1348211752">
                                          <w:marLeft w:val="640"/>
                                          <w:marRight w:val="0"/>
                                          <w:marTop w:val="0"/>
                                          <w:marBottom w:val="0"/>
                                          <w:divBdr>
                                            <w:top w:val="none" w:sz="0" w:space="0" w:color="auto"/>
                                            <w:left w:val="none" w:sz="0" w:space="0" w:color="auto"/>
                                            <w:bottom w:val="none" w:sz="0" w:space="0" w:color="auto"/>
                                            <w:right w:val="none" w:sz="0" w:space="0" w:color="auto"/>
                                          </w:divBdr>
                                        </w:div>
                                        <w:div w:id="1424298572">
                                          <w:marLeft w:val="640"/>
                                          <w:marRight w:val="0"/>
                                          <w:marTop w:val="0"/>
                                          <w:marBottom w:val="0"/>
                                          <w:divBdr>
                                            <w:top w:val="none" w:sz="0" w:space="0" w:color="auto"/>
                                            <w:left w:val="none" w:sz="0" w:space="0" w:color="auto"/>
                                            <w:bottom w:val="none" w:sz="0" w:space="0" w:color="auto"/>
                                            <w:right w:val="none" w:sz="0" w:space="0" w:color="auto"/>
                                          </w:divBdr>
                                        </w:div>
                                        <w:div w:id="1501312114">
                                          <w:marLeft w:val="640"/>
                                          <w:marRight w:val="0"/>
                                          <w:marTop w:val="0"/>
                                          <w:marBottom w:val="0"/>
                                          <w:divBdr>
                                            <w:top w:val="none" w:sz="0" w:space="0" w:color="auto"/>
                                            <w:left w:val="none" w:sz="0" w:space="0" w:color="auto"/>
                                            <w:bottom w:val="none" w:sz="0" w:space="0" w:color="auto"/>
                                            <w:right w:val="none" w:sz="0" w:space="0" w:color="auto"/>
                                          </w:divBdr>
                                        </w:div>
                                        <w:div w:id="1544563586">
                                          <w:marLeft w:val="640"/>
                                          <w:marRight w:val="0"/>
                                          <w:marTop w:val="0"/>
                                          <w:marBottom w:val="0"/>
                                          <w:divBdr>
                                            <w:top w:val="none" w:sz="0" w:space="0" w:color="auto"/>
                                            <w:left w:val="none" w:sz="0" w:space="0" w:color="auto"/>
                                            <w:bottom w:val="none" w:sz="0" w:space="0" w:color="auto"/>
                                            <w:right w:val="none" w:sz="0" w:space="0" w:color="auto"/>
                                          </w:divBdr>
                                        </w:div>
                                        <w:div w:id="1548831347">
                                          <w:marLeft w:val="640"/>
                                          <w:marRight w:val="0"/>
                                          <w:marTop w:val="0"/>
                                          <w:marBottom w:val="0"/>
                                          <w:divBdr>
                                            <w:top w:val="none" w:sz="0" w:space="0" w:color="auto"/>
                                            <w:left w:val="none" w:sz="0" w:space="0" w:color="auto"/>
                                            <w:bottom w:val="none" w:sz="0" w:space="0" w:color="auto"/>
                                            <w:right w:val="none" w:sz="0" w:space="0" w:color="auto"/>
                                          </w:divBdr>
                                        </w:div>
                                        <w:div w:id="1561407665">
                                          <w:marLeft w:val="640"/>
                                          <w:marRight w:val="0"/>
                                          <w:marTop w:val="0"/>
                                          <w:marBottom w:val="0"/>
                                          <w:divBdr>
                                            <w:top w:val="none" w:sz="0" w:space="0" w:color="auto"/>
                                            <w:left w:val="none" w:sz="0" w:space="0" w:color="auto"/>
                                            <w:bottom w:val="none" w:sz="0" w:space="0" w:color="auto"/>
                                            <w:right w:val="none" w:sz="0" w:space="0" w:color="auto"/>
                                          </w:divBdr>
                                        </w:div>
                                        <w:div w:id="1580824144">
                                          <w:marLeft w:val="640"/>
                                          <w:marRight w:val="0"/>
                                          <w:marTop w:val="0"/>
                                          <w:marBottom w:val="0"/>
                                          <w:divBdr>
                                            <w:top w:val="none" w:sz="0" w:space="0" w:color="auto"/>
                                            <w:left w:val="none" w:sz="0" w:space="0" w:color="auto"/>
                                            <w:bottom w:val="none" w:sz="0" w:space="0" w:color="auto"/>
                                            <w:right w:val="none" w:sz="0" w:space="0" w:color="auto"/>
                                          </w:divBdr>
                                        </w:div>
                                        <w:div w:id="1649550809">
                                          <w:marLeft w:val="640"/>
                                          <w:marRight w:val="0"/>
                                          <w:marTop w:val="0"/>
                                          <w:marBottom w:val="0"/>
                                          <w:divBdr>
                                            <w:top w:val="none" w:sz="0" w:space="0" w:color="auto"/>
                                            <w:left w:val="none" w:sz="0" w:space="0" w:color="auto"/>
                                            <w:bottom w:val="none" w:sz="0" w:space="0" w:color="auto"/>
                                            <w:right w:val="none" w:sz="0" w:space="0" w:color="auto"/>
                                          </w:divBdr>
                                        </w:div>
                                        <w:div w:id="1689140106">
                                          <w:marLeft w:val="640"/>
                                          <w:marRight w:val="0"/>
                                          <w:marTop w:val="0"/>
                                          <w:marBottom w:val="0"/>
                                          <w:divBdr>
                                            <w:top w:val="none" w:sz="0" w:space="0" w:color="auto"/>
                                            <w:left w:val="none" w:sz="0" w:space="0" w:color="auto"/>
                                            <w:bottom w:val="none" w:sz="0" w:space="0" w:color="auto"/>
                                            <w:right w:val="none" w:sz="0" w:space="0" w:color="auto"/>
                                          </w:divBdr>
                                        </w:div>
                                        <w:div w:id="1738043949">
                                          <w:marLeft w:val="640"/>
                                          <w:marRight w:val="0"/>
                                          <w:marTop w:val="0"/>
                                          <w:marBottom w:val="0"/>
                                          <w:divBdr>
                                            <w:top w:val="none" w:sz="0" w:space="0" w:color="auto"/>
                                            <w:left w:val="none" w:sz="0" w:space="0" w:color="auto"/>
                                            <w:bottom w:val="none" w:sz="0" w:space="0" w:color="auto"/>
                                            <w:right w:val="none" w:sz="0" w:space="0" w:color="auto"/>
                                          </w:divBdr>
                                        </w:div>
                                        <w:div w:id="1761835221">
                                          <w:marLeft w:val="640"/>
                                          <w:marRight w:val="0"/>
                                          <w:marTop w:val="0"/>
                                          <w:marBottom w:val="0"/>
                                          <w:divBdr>
                                            <w:top w:val="none" w:sz="0" w:space="0" w:color="auto"/>
                                            <w:left w:val="none" w:sz="0" w:space="0" w:color="auto"/>
                                            <w:bottom w:val="none" w:sz="0" w:space="0" w:color="auto"/>
                                            <w:right w:val="none" w:sz="0" w:space="0" w:color="auto"/>
                                          </w:divBdr>
                                        </w:div>
                                        <w:div w:id="1769233107">
                                          <w:marLeft w:val="640"/>
                                          <w:marRight w:val="0"/>
                                          <w:marTop w:val="0"/>
                                          <w:marBottom w:val="0"/>
                                          <w:divBdr>
                                            <w:top w:val="none" w:sz="0" w:space="0" w:color="auto"/>
                                            <w:left w:val="none" w:sz="0" w:space="0" w:color="auto"/>
                                            <w:bottom w:val="none" w:sz="0" w:space="0" w:color="auto"/>
                                            <w:right w:val="none" w:sz="0" w:space="0" w:color="auto"/>
                                          </w:divBdr>
                                        </w:div>
                                        <w:div w:id="1800417015">
                                          <w:marLeft w:val="640"/>
                                          <w:marRight w:val="0"/>
                                          <w:marTop w:val="0"/>
                                          <w:marBottom w:val="0"/>
                                          <w:divBdr>
                                            <w:top w:val="none" w:sz="0" w:space="0" w:color="auto"/>
                                            <w:left w:val="none" w:sz="0" w:space="0" w:color="auto"/>
                                            <w:bottom w:val="none" w:sz="0" w:space="0" w:color="auto"/>
                                            <w:right w:val="none" w:sz="0" w:space="0" w:color="auto"/>
                                          </w:divBdr>
                                        </w:div>
                                        <w:div w:id="1821994778">
                                          <w:marLeft w:val="640"/>
                                          <w:marRight w:val="0"/>
                                          <w:marTop w:val="0"/>
                                          <w:marBottom w:val="0"/>
                                          <w:divBdr>
                                            <w:top w:val="none" w:sz="0" w:space="0" w:color="auto"/>
                                            <w:left w:val="none" w:sz="0" w:space="0" w:color="auto"/>
                                            <w:bottom w:val="none" w:sz="0" w:space="0" w:color="auto"/>
                                            <w:right w:val="none" w:sz="0" w:space="0" w:color="auto"/>
                                          </w:divBdr>
                                        </w:div>
                                        <w:div w:id="1970551481">
                                          <w:marLeft w:val="640"/>
                                          <w:marRight w:val="0"/>
                                          <w:marTop w:val="0"/>
                                          <w:marBottom w:val="0"/>
                                          <w:divBdr>
                                            <w:top w:val="none" w:sz="0" w:space="0" w:color="auto"/>
                                            <w:left w:val="none" w:sz="0" w:space="0" w:color="auto"/>
                                            <w:bottom w:val="none" w:sz="0" w:space="0" w:color="auto"/>
                                            <w:right w:val="none" w:sz="0" w:space="0" w:color="auto"/>
                                          </w:divBdr>
                                        </w:div>
                                        <w:div w:id="2051758310">
                                          <w:marLeft w:val="640"/>
                                          <w:marRight w:val="0"/>
                                          <w:marTop w:val="0"/>
                                          <w:marBottom w:val="0"/>
                                          <w:divBdr>
                                            <w:top w:val="none" w:sz="0" w:space="0" w:color="auto"/>
                                            <w:left w:val="none" w:sz="0" w:space="0" w:color="auto"/>
                                            <w:bottom w:val="none" w:sz="0" w:space="0" w:color="auto"/>
                                            <w:right w:val="none" w:sz="0" w:space="0" w:color="auto"/>
                                          </w:divBdr>
                                        </w:div>
                                      </w:divsChild>
                                    </w:div>
                                    <w:div w:id="1970014281">
                                      <w:marLeft w:val="0"/>
                                      <w:marRight w:val="0"/>
                                      <w:marTop w:val="0"/>
                                      <w:marBottom w:val="0"/>
                                      <w:divBdr>
                                        <w:top w:val="none" w:sz="0" w:space="0" w:color="auto"/>
                                        <w:left w:val="none" w:sz="0" w:space="0" w:color="auto"/>
                                        <w:bottom w:val="none" w:sz="0" w:space="0" w:color="auto"/>
                                        <w:right w:val="none" w:sz="0" w:space="0" w:color="auto"/>
                                      </w:divBdr>
                                      <w:divsChild>
                                        <w:div w:id="2828404">
                                          <w:marLeft w:val="640"/>
                                          <w:marRight w:val="0"/>
                                          <w:marTop w:val="0"/>
                                          <w:marBottom w:val="0"/>
                                          <w:divBdr>
                                            <w:top w:val="none" w:sz="0" w:space="0" w:color="auto"/>
                                            <w:left w:val="none" w:sz="0" w:space="0" w:color="auto"/>
                                            <w:bottom w:val="none" w:sz="0" w:space="0" w:color="auto"/>
                                            <w:right w:val="none" w:sz="0" w:space="0" w:color="auto"/>
                                          </w:divBdr>
                                        </w:div>
                                        <w:div w:id="29651700">
                                          <w:marLeft w:val="640"/>
                                          <w:marRight w:val="0"/>
                                          <w:marTop w:val="0"/>
                                          <w:marBottom w:val="0"/>
                                          <w:divBdr>
                                            <w:top w:val="none" w:sz="0" w:space="0" w:color="auto"/>
                                            <w:left w:val="none" w:sz="0" w:space="0" w:color="auto"/>
                                            <w:bottom w:val="none" w:sz="0" w:space="0" w:color="auto"/>
                                            <w:right w:val="none" w:sz="0" w:space="0" w:color="auto"/>
                                          </w:divBdr>
                                        </w:div>
                                        <w:div w:id="251135058">
                                          <w:marLeft w:val="640"/>
                                          <w:marRight w:val="0"/>
                                          <w:marTop w:val="0"/>
                                          <w:marBottom w:val="0"/>
                                          <w:divBdr>
                                            <w:top w:val="none" w:sz="0" w:space="0" w:color="auto"/>
                                            <w:left w:val="none" w:sz="0" w:space="0" w:color="auto"/>
                                            <w:bottom w:val="none" w:sz="0" w:space="0" w:color="auto"/>
                                            <w:right w:val="none" w:sz="0" w:space="0" w:color="auto"/>
                                          </w:divBdr>
                                        </w:div>
                                        <w:div w:id="306787026">
                                          <w:marLeft w:val="640"/>
                                          <w:marRight w:val="0"/>
                                          <w:marTop w:val="0"/>
                                          <w:marBottom w:val="0"/>
                                          <w:divBdr>
                                            <w:top w:val="none" w:sz="0" w:space="0" w:color="auto"/>
                                            <w:left w:val="none" w:sz="0" w:space="0" w:color="auto"/>
                                            <w:bottom w:val="none" w:sz="0" w:space="0" w:color="auto"/>
                                            <w:right w:val="none" w:sz="0" w:space="0" w:color="auto"/>
                                          </w:divBdr>
                                        </w:div>
                                        <w:div w:id="316492977">
                                          <w:marLeft w:val="640"/>
                                          <w:marRight w:val="0"/>
                                          <w:marTop w:val="0"/>
                                          <w:marBottom w:val="0"/>
                                          <w:divBdr>
                                            <w:top w:val="none" w:sz="0" w:space="0" w:color="auto"/>
                                            <w:left w:val="none" w:sz="0" w:space="0" w:color="auto"/>
                                            <w:bottom w:val="none" w:sz="0" w:space="0" w:color="auto"/>
                                            <w:right w:val="none" w:sz="0" w:space="0" w:color="auto"/>
                                          </w:divBdr>
                                        </w:div>
                                        <w:div w:id="356346359">
                                          <w:marLeft w:val="640"/>
                                          <w:marRight w:val="0"/>
                                          <w:marTop w:val="0"/>
                                          <w:marBottom w:val="0"/>
                                          <w:divBdr>
                                            <w:top w:val="none" w:sz="0" w:space="0" w:color="auto"/>
                                            <w:left w:val="none" w:sz="0" w:space="0" w:color="auto"/>
                                            <w:bottom w:val="none" w:sz="0" w:space="0" w:color="auto"/>
                                            <w:right w:val="none" w:sz="0" w:space="0" w:color="auto"/>
                                          </w:divBdr>
                                        </w:div>
                                        <w:div w:id="426199634">
                                          <w:marLeft w:val="640"/>
                                          <w:marRight w:val="0"/>
                                          <w:marTop w:val="0"/>
                                          <w:marBottom w:val="0"/>
                                          <w:divBdr>
                                            <w:top w:val="none" w:sz="0" w:space="0" w:color="auto"/>
                                            <w:left w:val="none" w:sz="0" w:space="0" w:color="auto"/>
                                            <w:bottom w:val="none" w:sz="0" w:space="0" w:color="auto"/>
                                            <w:right w:val="none" w:sz="0" w:space="0" w:color="auto"/>
                                          </w:divBdr>
                                        </w:div>
                                        <w:div w:id="485778987">
                                          <w:marLeft w:val="640"/>
                                          <w:marRight w:val="0"/>
                                          <w:marTop w:val="0"/>
                                          <w:marBottom w:val="0"/>
                                          <w:divBdr>
                                            <w:top w:val="none" w:sz="0" w:space="0" w:color="auto"/>
                                            <w:left w:val="none" w:sz="0" w:space="0" w:color="auto"/>
                                            <w:bottom w:val="none" w:sz="0" w:space="0" w:color="auto"/>
                                            <w:right w:val="none" w:sz="0" w:space="0" w:color="auto"/>
                                          </w:divBdr>
                                        </w:div>
                                        <w:div w:id="495263350">
                                          <w:marLeft w:val="640"/>
                                          <w:marRight w:val="0"/>
                                          <w:marTop w:val="0"/>
                                          <w:marBottom w:val="0"/>
                                          <w:divBdr>
                                            <w:top w:val="none" w:sz="0" w:space="0" w:color="auto"/>
                                            <w:left w:val="none" w:sz="0" w:space="0" w:color="auto"/>
                                            <w:bottom w:val="none" w:sz="0" w:space="0" w:color="auto"/>
                                            <w:right w:val="none" w:sz="0" w:space="0" w:color="auto"/>
                                          </w:divBdr>
                                        </w:div>
                                        <w:div w:id="512719783">
                                          <w:marLeft w:val="640"/>
                                          <w:marRight w:val="0"/>
                                          <w:marTop w:val="0"/>
                                          <w:marBottom w:val="0"/>
                                          <w:divBdr>
                                            <w:top w:val="none" w:sz="0" w:space="0" w:color="auto"/>
                                            <w:left w:val="none" w:sz="0" w:space="0" w:color="auto"/>
                                            <w:bottom w:val="none" w:sz="0" w:space="0" w:color="auto"/>
                                            <w:right w:val="none" w:sz="0" w:space="0" w:color="auto"/>
                                          </w:divBdr>
                                        </w:div>
                                        <w:div w:id="549538609">
                                          <w:marLeft w:val="640"/>
                                          <w:marRight w:val="0"/>
                                          <w:marTop w:val="0"/>
                                          <w:marBottom w:val="0"/>
                                          <w:divBdr>
                                            <w:top w:val="none" w:sz="0" w:space="0" w:color="auto"/>
                                            <w:left w:val="none" w:sz="0" w:space="0" w:color="auto"/>
                                            <w:bottom w:val="none" w:sz="0" w:space="0" w:color="auto"/>
                                            <w:right w:val="none" w:sz="0" w:space="0" w:color="auto"/>
                                          </w:divBdr>
                                        </w:div>
                                        <w:div w:id="565459793">
                                          <w:marLeft w:val="640"/>
                                          <w:marRight w:val="0"/>
                                          <w:marTop w:val="0"/>
                                          <w:marBottom w:val="0"/>
                                          <w:divBdr>
                                            <w:top w:val="none" w:sz="0" w:space="0" w:color="auto"/>
                                            <w:left w:val="none" w:sz="0" w:space="0" w:color="auto"/>
                                            <w:bottom w:val="none" w:sz="0" w:space="0" w:color="auto"/>
                                            <w:right w:val="none" w:sz="0" w:space="0" w:color="auto"/>
                                          </w:divBdr>
                                        </w:div>
                                        <w:div w:id="672995714">
                                          <w:marLeft w:val="640"/>
                                          <w:marRight w:val="0"/>
                                          <w:marTop w:val="0"/>
                                          <w:marBottom w:val="0"/>
                                          <w:divBdr>
                                            <w:top w:val="none" w:sz="0" w:space="0" w:color="auto"/>
                                            <w:left w:val="none" w:sz="0" w:space="0" w:color="auto"/>
                                            <w:bottom w:val="none" w:sz="0" w:space="0" w:color="auto"/>
                                            <w:right w:val="none" w:sz="0" w:space="0" w:color="auto"/>
                                          </w:divBdr>
                                        </w:div>
                                        <w:div w:id="768042222">
                                          <w:marLeft w:val="640"/>
                                          <w:marRight w:val="0"/>
                                          <w:marTop w:val="0"/>
                                          <w:marBottom w:val="0"/>
                                          <w:divBdr>
                                            <w:top w:val="none" w:sz="0" w:space="0" w:color="auto"/>
                                            <w:left w:val="none" w:sz="0" w:space="0" w:color="auto"/>
                                            <w:bottom w:val="none" w:sz="0" w:space="0" w:color="auto"/>
                                            <w:right w:val="none" w:sz="0" w:space="0" w:color="auto"/>
                                          </w:divBdr>
                                        </w:div>
                                        <w:div w:id="822234973">
                                          <w:marLeft w:val="640"/>
                                          <w:marRight w:val="0"/>
                                          <w:marTop w:val="0"/>
                                          <w:marBottom w:val="0"/>
                                          <w:divBdr>
                                            <w:top w:val="none" w:sz="0" w:space="0" w:color="auto"/>
                                            <w:left w:val="none" w:sz="0" w:space="0" w:color="auto"/>
                                            <w:bottom w:val="none" w:sz="0" w:space="0" w:color="auto"/>
                                            <w:right w:val="none" w:sz="0" w:space="0" w:color="auto"/>
                                          </w:divBdr>
                                        </w:div>
                                        <w:div w:id="835144323">
                                          <w:marLeft w:val="640"/>
                                          <w:marRight w:val="0"/>
                                          <w:marTop w:val="0"/>
                                          <w:marBottom w:val="0"/>
                                          <w:divBdr>
                                            <w:top w:val="none" w:sz="0" w:space="0" w:color="auto"/>
                                            <w:left w:val="none" w:sz="0" w:space="0" w:color="auto"/>
                                            <w:bottom w:val="none" w:sz="0" w:space="0" w:color="auto"/>
                                            <w:right w:val="none" w:sz="0" w:space="0" w:color="auto"/>
                                          </w:divBdr>
                                        </w:div>
                                        <w:div w:id="871381586">
                                          <w:marLeft w:val="640"/>
                                          <w:marRight w:val="0"/>
                                          <w:marTop w:val="0"/>
                                          <w:marBottom w:val="0"/>
                                          <w:divBdr>
                                            <w:top w:val="none" w:sz="0" w:space="0" w:color="auto"/>
                                            <w:left w:val="none" w:sz="0" w:space="0" w:color="auto"/>
                                            <w:bottom w:val="none" w:sz="0" w:space="0" w:color="auto"/>
                                            <w:right w:val="none" w:sz="0" w:space="0" w:color="auto"/>
                                          </w:divBdr>
                                        </w:div>
                                        <w:div w:id="875579583">
                                          <w:marLeft w:val="640"/>
                                          <w:marRight w:val="0"/>
                                          <w:marTop w:val="0"/>
                                          <w:marBottom w:val="0"/>
                                          <w:divBdr>
                                            <w:top w:val="none" w:sz="0" w:space="0" w:color="auto"/>
                                            <w:left w:val="none" w:sz="0" w:space="0" w:color="auto"/>
                                            <w:bottom w:val="none" w:sz="0" w:space="0" w:color="auto"/>
                                            <w:right w:val="none" w:sz="0" w:space="0" w:color="auto"/>
                                          </w:divBdr>
                                        </w:div>
                                        <w:div w:id="920485418">
                                          <w:marLeft w:val="640"/>
                                          <w:marRight w:val="0"/>
                                          <w:marTop w:val="0"/>
                                          <w:marBottom w:val="0"/>
                                          <w:divBdr>
                                            <w:top w:val="none" w:sz="0" w:space="0" w:color="auto"/>
                                            <w:left w:val="none" w:sz="0" w:space="0" w:color="auto"/>
                                            <w:bottom w:val="none" w:sz="0" w:space="0" w:color="auto"/>
                                            <w:right w:val="none" w:sz="0" w:space="0" w:color="auto"/>
                                          </w:divBdr>
                                        </w:div>
                                        <w:div w:id="927735870">
                                          <w:marLeft w:val="640"/>
                                          <w:marRight w:val="0"/>
                                          <w:marTop w:val="0"/>
                                          <w:marBottom w:val="0"/>
                                          <w:divBdr>
                                            <w:top w:val="none" w:sz="0" w:space="0" w:color="auto"/>
                                            <w:left w:val="none" w:sz="0" w:space="0" w:color="auto"/>
                                            <w:bottom w:val="none" w:sz="0" w:space="0" w:color="auto"/>
                                            <w:right w:val="none" w:sz="0" w:space="0" w:color="auto"/>
                                          </w:divBdr>
                                        </w:div>
                                        <w:div w:id="935137011">
                                          <w:marLeft w:val="640"/>
                                          <w:marRight w:val="0"/>
                                          <w:marTop w:val="0"/>
                                          <w:marBottom w:val="0"/>
                                          <w:divBdr>
                                            <w:top w:val="none" w:sz="0" w:space="0" w:color="auto"/>
                                            <w:left w:val="none" w:sz="0" w:space="0" w:color="auto"/>
                                            <w:bottom w:val="none" w:sz="0" w:space="0" w:color="auto"/>
                                            <w:right w:val="none" w:sz="0" w:space="0" w:color="auto"/>
                                          </w:divBdr>
                                        </w:div>
                                        <w:div w:id="965936455">
                                          <w:marLeft w:val="640"/>
                                          <w:marRight w:val="0"/>
                                          <w:marTop w:val="0"/>
                                          <w:marBottom w:val="0"/>
                                          <w:divBdr>
                                            <w:top w:val="none" w:sz="0" w:space="0" w:color="auto"/>
                                            <w:left w:val="none" w:sz="0" w:space="0" w:color="auto"/>
                                            <w:bottom w:val="none" w:sz="0" w:space="0" w:color="auto"/>
                                            <w:right w:val="none" w:sz="0" w:space="0" w:color="auto"/>
                                          </w:divBdr>
                                        </w:div>
                                        <w:div w:id="970289709">
                                          <w:marLeft w:val="640"/>
                                          <w:marRight w:val="0"/>
                                          <w:marTop w:val="0"/>
                                          <w:marBottom w:val="0"/>
                                          <w:divBdr>
                                            <w:top w:val="none" w:sz="0" w:space="0" w:color="auto"/>
                                            <w:left w:val="none" w:sz="0" w:space="0" w:color="auto"/>
                                            <w:bottom w:val="none" w:sz="0" w:space="0" w:color="auto"/>
                                            <w:right w:val="none" w:sz="0" w:space="0" w:color="auto"/>
                                          </w:divBdr>
                                        </w:div>
                                        <w:div w:id="982543284">
                                          <w:marLeft w:val="640"/>
                                          <w:marRight w:val="0"/>
                                          <w:marTop w:val="0"/>
                                          <w:marBottom w:val="0"/>
                                          <w:divBdr>
                                            <w:top w:val="none" w:sz="0" w:space="0" w:color="auto"/>
                                            <w:left w:val="none" w:sz="0" w:space="0" w:color="auto"/>
                                            <w:bottom w:val="none" w:sz="0" w:space="0" w:color="auto"/>
                                            <w:right w:val="none" w:sz="0" w:space="0" w:color="auto"/>
                                          </w:divBdr>
                                        </w:div>
                                        <w:div w:id="990015996">
                                          <w:marLeft w:val="640"/>
                                          <w:marRight w:val="0"/>
                                          <w:marTop w:val="0"/>
                                          <w:marBottom w:val="0"/>
                                          <w:divBdr>
                                            <w:top w:val="none" w:sz="0" w:space="0" w:color="auto"/>
                                            <w:left w:val="none" w:sz="0" w:space="0" w:color="auto"/>
                                            <w:bottom w:val="none" w:sz="0" w:space="0" w:color="auto"/>
                                            <w:right w:val="none" w:sz="0" w:space="0" w:color="auto"/>
                                          </w:divBdr>
                                        </w:div>
                                        <w:div w:id="1080062858">
                                          <w:marLeft w:val="640"/>
                                          <w:marRight w:val="0"/>
                                          <w:marTop w:val="0"/>
                                          <w:marBottom w:val="0"/>
                                          <w:divBdr>
                                            <w:top w:val="none" w:sz="0" w:space="0" w:color="auto"/>
                                            <w:left w:val="none" w:sz="0" w:space="0" w:color="auto"/>
                                            <w:bottom w:val="none" w:sz="0" w:space="0" w:color="auto"/>
                                            <w:right w:val="none" w:sz="0" w:space="0" w:color="auto"/>
                                          </w:divBdr>
                                        </w:div>
                                        <w:div w:id="1095783487">
                                          <w:marLeft w:val="640"/>
                                          <w:marRight w:val="0"/>
                                          <w:marTop w:val="0"/>
                                          <w:marBottom w:val="0"/>
                                          <w:divBdr>
                                            <w:top w:val="none" w:sz="0" w:space="0" w:color="auto"/>
                                            <w:left w:val="none" w:sz="0" w:space="0" w:color="auto"/>
                                            <w:bottom w:val="none" w:sz="0" w:space="0" w:color="auto"/>
                                            <w:right w:val="none" w:sz="0" w:space="0" w:color="auto"/>
                                          </w:divBdr>
                                        </w:div>
                                        <w:div w:id="1126970402">
                                          <w:marLeft w:val="640"/>
                                          <w:marRight w:val="0"/>
                                          <w:marTop w:val="0"/>
                                          <w:marBottom w:val="0"/>
                                          <w:divBdr>
                                            <w:top w:val="none" w:sz="0" w:space="0" w:color="auto"/>
                                            <w:left w:val="none" w:sz="0" w:space="0" w:color="auto"/>
                                            <w:bottom w:val="none" w:sz="0" w:space="0" w:color="auto"/>
                                            <w:right w:val="none" w:sz="0" w:space="0" w:color="auto"/>
                                          </w:divBdr>
                                        </w:div>
                                        <w:div w:id="1151216357">
                                          <w:marLeft w:val="640"/>
                                          <w:marRight w:val="0"/>
                                          <w:marTop w:val="0"/>
                                          <w:marBottom w:val="0"/>
                                          <w:divBdr>
                                            <w:top w:val="none" w:sz="0" w:space="0" w:color="auto"/>
                                            <w:left w:val="none" w:sz="0" w:space="0" w:color="auto"/>
                                            <w:bottom w:val="none" w:sz="0" w:space="0" w:color="auto"/>
                                            <w:right w:val="none" w:sz="0" w:space="0" w:color="auto"/>
                                          </w:divBdr>
                                        </w:div>
                                        <w:div w:id="1186600452">
                                          <w:marLeft w:val="640"/>
                                          <w:marRight w:val="0"/>
                                          <w:marTop w:val="0"/>
                                          <w:marBottom w:val="0"/>
                                          <w:divBdr>
                                            <w:top w:val="none" w:sz="0" w:space="0" w:color="auto"/>
                                            <w:left w:val="none" w:sz="0" w:space="0" w:color="auto"/>
                                            <w:bottom w:val="none" w:sz="0" w:space="0" w:color="auto"/>
                                            <w:right w:val="none" w:sz="0" w:space="0" w:color="auto"/>
                                          </w:divBdr>
                                        </w:div>
                                        <w:div w:id="1286279688">
                                          <w:marLeft w:val="640"/>
                                          <w:marRight w:val="0"/>
                                          <w:marTop w:val="0"/>
                                          <w:marBottom w:val="0"/>
                                          <w:divBdr>
                                            <w:top w:val="none" w:sz="0" w:space="0" w:color="auto"/>
                                            <w:left w:val="none" w:sz="0" w:space="0" w:color="auto"/>
                                            <w:bottom w:val="none" w:sz="0" w:space="0" w:color="auto"/>
                                            <w:right w:val="none" w:sz="0" w:space="0" w:color="auto"/>
                                          </w:divBdr>
                                        </w:div>
                                        <w:div w:id="1344018771">
                                          <w:marLeft w:val="640"/>
                                          <w:marRight w:val="0"/>
                                          <w:marTop w:val="0"/>
                                          <w:marBottom w:val="0"/>
                                          <w:divBdr>
                                            <w:top w:val="none" w:sz="0" w:space="0" w:color="auto"/>
                                            <w:left w:val="none" w:sz="0" w:space="0" w:color="auto"/>
                                            <w:bottom w:val="none" w:sz="0" w:space="0" w:color="auto"/>
                                            <w:right w:val="none" w:sz="0" w:space="0" w:color="auto"/>
                                          </w:divBdr>
                                        </w:div>
                                        <w:div w:id="1382361777">
                                          <w:marLeft w:val="640"/>
                                          <w:marRight w:val="0"/>
                                          <w:marTop w:val="0"/>
                                          <w:marBottom w:val="0"/>
                                          <w:divBdr>
                                            <w:top w:val="none" w:sz="0" w:space="0" w:color="auto"/>
                                            <w:left w:val="none" w:sz="0" w:space="0" w:color="auto"/>
                                            <w:bottom w:val="none" w:sz="0" w:space="0" w:color="auto"/>
                                            <w:right w:val="none" w:sz="0" w:space="0" w:color="auto"/>
                                          </w:divBdr>
                                        </w:div>
                                        <w:div w:id="1467428055">
                                          <w:marLeft w:val="640"/>
                                          <w:marRight w:val="0"/>
                                          <w:marTop w:val="0"/>
                                          <w:marBottom w:val="0"/>
                                          <w:divBdr>
                                            <w:top w:val="none" w:sz="0" w:space="0" w:color="auto"/>
                                            <w:left w:val="none" w:sz="0" w:space="0" w:color="auto"/>
                                            <w:bottom w:val="none" w:sz="0" w:space="0" w:color="auto"/>
                                            <w:right w:val="none" w:sz="0" w:space="0" w:color="auto"/>
                                          </w:divBdr>
                                        </w:div>
                                        <w:div w:id="1498183747">
                                          <w:marLeft w:val="640"/>
                                          <w:marRight w:val="0"/>
                                          <w:marTop w:val="0"/>
                                          <w:marBottom w:val="0"/>
                                          <w:divBdr>
                                            <w:top w:val="none" w:sz="0" w:space="0" w:color="auto"/>
                                            <w:left w:val="none" w:sz="0" w:space="0" w:color="auto"/>
                                            <w:bottom w:val="none" w:sz="0" w:space="0" w:color="auto"/>
                                            <w:right w:val="none" w:sz="0" w:space="0" w:color="auto"/>
                                          </w:divBdr>
                                        </w:div>
                                        <w:div w:id="1529368945">
                                          <w:marLeft w:val="640"/>
                                          <w:marRight w:val="0"/>
                                          <w:marTop w:val="0"/>
                                          <w:marBottom w:val="0"/>
                                          <w:divBdr>
                                            <w:top w:val="none" w:sz="0" w:space="0" w:color="auto"/>
                                            <w:left w:val="none" w:sz="0" w:space="0" w:color="auto"/>
                                            <w:bottom w:val="none" w:sz="0" w:space="0" w:color="auto"/>
                                            <w:right w:val="none" w:sz="0" w:space="0" w:color="auto"/>
                                          </w:divBdr>
                                        </w:div>
                                        <w:div w:id="1532959992">
                                          <w:marLeft w:val="640"/>
                                          <w:marRight w:val="0"/>
                                          <w:marTop w:val="0"/>
                                          <w:marBottom w:val="0"/>
                                          <w:divBdr>
                                            <w:top w:val="none" w:sz="0" w:space="0" w:color="auto"/>
                                            <w:left w:val="none" w:sz="0" w:space="0" w:color="auto"/>
                                            <w:bottom w:val="none" w:sz="0" w:space="0" w:color="auto"/>
                                            <w:right w:val="none" w:sz="0" w:space="0" w:color="auto"/>
                                          </w:divBdr>
                                        </w:div>
                                        <w:div w:id="1628510486">
                                          <w:marLeft w:val="640"/>
                                          <w:marRight w:val="0"/>
                                          <w:marTop w:val="0"/>
                                          <w:marBottom w:val="0"/>
                                          <w:divBdr>
                                            <w:top w:val="none" w:sz="0" w:space="0" w:color="auto"/>
                                            <w:left w:val="none" w:sz="0" w:space="0" w:color="auto"/>
                                            <w:bottom w:val="none" w:sz="0" w:space="0" w:color="auto"/>
                                            <w:right w:val="none" w:sz="0" w:space="0" w:color="auto"/>
                                          </w:divBdr>
                                        </w:div>
                                        <w:div w:id="1650790891">
                                          <w:marLeft w:val="640"/>
                                          <w:marRight w:val="0"/>
                                          <w:marTop w:val="0"/>
                                          <w:marBottom w:val="0"/>
                                          <w:divBdr>
                                            <w:top w:val="none" w:sz="0" w:space="0" w:color="auto"/>
                                            <w:left w:val="none" w:sz="0" w:space="0" w:color="auto"/>
                                            <w:bottom w:val="none" w:sz="0" w:space="0" w:color="auto"/>
                                            <w:right w:val="none" w:sz="0" w:space="0" w:color="auto"/>
                                          </w:divBdr>
                                        </w:div>
                                        <w:div w:id="1705404185">
                                          <w:marLeft w:val="640"/>
                                          <w:marRight w:val="0"/>
                                          <w:marTop w:val="0"/>
                                          <w:marBottom w:val="0"/>
                                          <w:divBdr>
                                            <w:top w:val="none" w:sz="0" w:space="0" w:color="auto"/>
                                            <w:left w:val="none" w:sz="0" w:space="0" w:color="auto"/>
                                            <w:bottom w:val="none" w:sz="0" w:space="0" w:color="auto"/>
                                            <w:right w:val="none" w:sz="0" w:space="0" w:color="auto"/>
                                          </w:divBdr>
                                        </w:div>
                                        <w:div w:id="1706371671">
                                          <w:marLeft w:val="640"/>
                                          <w:marRight w:val="0"/>
                                          <w:marTop w:val="0"/>
                                          <w:marBottom w:val="0"/>
                                          <w:divBdr>
                                            <w:top w:val="none" w:sz="0" w:space="0" w:color="auto"/>
                                            <w:left w:val="none" w:sz="0" w:space="0" w:color="auto"/>
                                            <w:bottom w:val="none" w:sz="0" w:space="0" w:color="auto"/>
                                            <w:right w:val="none" w:sz="0" w:space="0" w:color="auto"/>
                                          </w:divBdr>
                                        </w:div>
                                        <w:div w:id="1771003667">
                                          <w:marLeft w:val="640"/>
                                          <w:marRight w:val="0"/>
                                          <w:marTop w:val="0"/>
                                          <w:marBottom w:val="0"/>
                                          <w:divBdr>
                                            <w:top w:val="none" w:sz="0" w:space="0" w:color="auto"/>
                                            <w:left w:val="none" w:sz="0" w:space="0" w:color="auto"/>
                                            <w:bottom w:val="none" w:sz="0" w:space="0" w:color="auto"/>
                                            <w:right w:val="none" w:sz="0" w:space="0" w:color="auto"/>
                                          </w:divBdr>
                                        </w:div>
                                        <w:div w:id="1799451086">
                                          <w:marLeft w:val="640"/>
                                          <w:marRight w:val="0"/>
                                          <w:marTop w:val="0"/>
                                          <w:marBottom w:val="0"/>
                                          <w:divBdr>
                                            <w:top w:val="none" w:sz="0" w:space="0" w:color="auto"/>
                                            <w:left w:val="none" w:sz="0" w:space="0" w:color="auto"/>
                                            <w:bottom w:val="none" w:sz="0" w:space="0" w:color="auto"/>
                                            <w:right w:val="none" w:sz="0" w:space="0" w:color="auto"/>
                                          </w:divBdr>
                                        </w:div>
                                        <w:div w:id="1802534173">
                                          <w:marLeft w:val="640"/>
                                          <w:marRight w:val="0"/>
                                          <w:marTop w:val="0"/>
                                          <w:marBottom w:val="0"/>
                                          <w:divBdr>
                                            <w:top w:val="none" w:sz="0" w:space="0" w:color="auto"/>
                                            <w:left w:val="none" w:sz="0" w:space="0" w:color="auto"/>
                                            <w:bottom w:val="none" w:sz="0" w:space="0" w:color="auto"/>
                                            <w:right w:val="none" w:sz="0" w:space="0" w:color="auto"/>
                                          </w:divBdr>
                                        </w:div>
                                        <w:div w:id="1817260767">
                                          <w:marLeft w:val="640"/>
                                          <w:marRight w:val="0"/>
                                          <w:marTop w:val="0"/>
                                          <w:marBottom w:val="0"/>
                                          <w:divBdr>
                                            <w:top w:val="none" w:sz="0" w:space="0" w:color="auto"/>
                                            <w:left w:val="none" w:sz="0" w:space="0" w:color="auto"/>
                                            <w:bottom w:val="none" w:sz="0" w:space="0" w:color="auto"/>
                                            <w:right w:val="none" w:sz="0" w:space="0" w:color="auto"/>
                                          </w:divBdr>
                                        </w:div>
                                        <w:div w:id="1893271243">
                                          <w:marLeft w:val="640"/>
                                          <w:marRight w:val="0"/>
                                          <w:marTop w:val="0"/>
                                          <w:marBottom w:val="0"/>
                                          <w:divBdr>
                                            <w:top w:val="none" w:sz="0" w:space="0" w:color="auto"/>
                                            <w:left w:val="none" w:sz="0" w:space="0" w:color="auto"/>
                                            <w:bottom w:val="none" w:sz="0" w:space="0" w:color="auto"/>
                                            <w:right w:val="none" w:sz="0" w:space="0" w:color="auto"/>
                                          </w:divBdr>
                                        </w:div>
                                        <w:div w:id="1963072165">
                                          <w:marLeft w:val="640"/>
                                          <w:marRight w:val="0"/>
                                          <w:marTop w:val="0"/>
                                          <w:marBottom w:val="0"/>
                                          <w:divBdr>
                                            <w:top w:val="none" w:sz="0" w:space="0" w:color="auto"/>
                                            <w:left w:val="none" w:sz="0" w:space="0" w:color="auto"/>
                                            <w:bottom w:val="none" w:sz="0" w:space="0" w:color="auto"/>
                                            <w:right w:val="none" w:sz="0" w:space="0" w:color="auto"/>
                                          </w:divBdr>
                                        </w:div>
                                        <w:div w:id="1966767722">
                                          <w:marLeft w:val="640"/>
                                          <w:marRight w:val="0"/>
                                          <w:marTop w:val="0"/>
                                          <w:marBottom w:val="0"/>
                                          <w:divBdr>
                                            <w:top w:val="none" w:sz="0" w:space="0" w:color="auto"/>
                                            <w:left w:val="none" w:sz="0" w:space="0" w:color="auto"/>
                                            <w:bottom w:val="none" w:sz="0" w:space="0" w:color="auto"/>
                                            <w:right w:val="none" w:sz="0" w:space="0" w:color="auto"/>
                                          </w:divBdr>
                                        </w:div>
                                        <w:div w:id="2090954241">
                                          <w:marLeft w:val="640"/>
                                          <w:marRight w:val="0"/>
                                          <w:marTop w:val="0"/>
                                          <w:marBottom w:val="0"/>
                                          <w:divBdr>
                                            <w:top w:val="none" w:sz="0" w:space="0" w:color="auto"/>
                                            <w:left w:val="none" w:sz="0" w:space="0" w:color="auto"/>
                                            <w:bottom w:val="none" w:sz="0" w:space="0" w:color="auto"/>
                                            <w:right w:val="none" w:sz="0" w:space="0" w:color="auto"/>
                                          </w:divBdr>
                                        </w:div>
                                        <w:div w:id="2133671295">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1069763804">
                                  <w:marLeft w:val="640"/>
                                  <w:marRight w:val="0"/>
                                  <w:marTop w:val="0"/>
                                  <w:marBottom w:val="0"/>
                                  <w:divBdr>
                                    <w:top w:val="none" w:sz="0" w:space="0" w:color="auto"/>
                                    <w:left w:val="none" w:sz="0" w:space="0" w:color="auto"/>
                                    <w:bottom w:val="none" w:sz="0" w:space="0" w:color="auto"/>
                                    <w:right w:val="none" w:sz="0" w:space="0" w:color="auto"/>
                                  </w:divBdr>
                                </w:div>
                                <w:div w:id="1072847000">
                                  <w:marLeft w:val="640"/>
                                  <w:marRight w:val="0"/>
                                  <w:marTop w:val="0"/>
                                  <w:marBottom w:val="0"/>
                                  <w:divBdr>
                                    <w:top w:val="none" w:sz="0" w:space="0" w:color="auto"/>
                                    <w:left w:val="none" w:sz="0" w:space="0" w:color="auto"/>
                                    <w:bottom w:val="none" w:sz="0" w:space="0" w:color="auto"/>
                                    <w:right w:val="none" w:sz="0" w:space="0" w:color="auto"/>
                                  </w:divBdr>
                                </w:div>
                                <w:div w:id="1074669410">
                                  <w:marLeft w:val="640"/>
                                  <w:marRight w:val="0"/>
                                  <w:marTop w:val="0"/>
                                  <w:marBottom w:val="0"/>
                                  <w:divBdr>
                                    <w:top w:val="none" w:sz="0" w:space="0" w:color="auto"/>
                                    <w:left w:val="none" w:sz="0" w:space="0" w:color="auto"/>
                                    <w:bottom w:val="none" w:sz="0" w:space="0" w:color="auto"/>
                                    <w:right w:val="none" w:sz="0" w:space="0" w:color="auto"/>
                                  </w:divBdr>
                                </w:div>
                                <w:div w:id="1089160375">
                                  <w:marLeft w:val="640"/>
                                  <w:marRight w:val="0"/>
                                  <w:marTop w:val="0"/>
                                  <w:marBottom w:val="0"/>
                                  <w:divBdr>
                                    <w:top w:val="none" w:sz="0" w:space="0" w:color="auto"/>
                                    <w:left w:val="none" w:sz="0" w:space="0" w:color="auto"/>
                                    <w:bottom w:val="none" w:sz="0" w:space="0" w:color="auto"/>
                                    <w:right w:val="none" w:sz="0" w:space="0" w:color="auto"/>
                                  </w:divBdr>
                                </w:div>
                                <w:div w:id="1130322171">
                                  <w:marLeft w:val="640"/>
                                  <w:marRight w:val="0"/>
                                  <w:marTop w:val="0"/>
                                  <w:marBottom w:val="0"/>
                                  <w:divBdr>
                                    <w:top w:val="none" w:sz="0" w:space="0" w:color="auto"/>
                                    <w:left w:val="none" w:sz="0" w:space="0" w:color="auto"/>
                                    <w:bottom w:val="none" w:sz="0" w:space="0" w:color="auto"/>
                                    <w:right w:val="none" w:sz="0" w:space="0" w:color="auto"/>
                                  </w:divBdr>
                                </w:div>
                                <w:div w:id="1297835747">
                                  <w:marLeft w:val="640"/>
                                  <w:marRight w:val="0"/>
                                  <w:marTop w:val="0"/>
                                  <w:marBottom w:val="0"/>
                                  <w:divBdr>
                                    <w:top w:val="none" w:sz="0" w:space="0" w:color="auto"/>
                                    <w:left w:val="none" w:sz="0" w:space="0" w:color="auto"/>
                                    <w:bottom w:val="none" w:sz="0" w:space="0" w:color="auto"/>
                                    <w:right w:val="none" w:sz="0" w:space="0" w:color="auto"/>
                                  </w:divBdr>
                                </w:div>
                                <w:div w:id="1420978769">
                                  <w:marLeft w:val="640"/>
                                  <w:marRight w:val="0"/>
                                  <w:marTop w:val="0"/>
                                  <w:marBottom w:val="0"/>
                                  <w:divBdr>
                                    <w:top w:val="none" w:sz="0" w:space="0" w:color="auto"/>
                                    <w:left w:val="none" w:sz="0" w:space="0" w:color="auto"/>
                                    <w:bottom w:val="none" w:sz="0" w:space="0" w:color="auto"/>
                                    <w:right w:val="none" w:sz="0" w:space="0" w:color="auto"/>
                                  </w:divBdr>
                                </w:div>
                                <w:div w:id="1544949467">
                                  <w:marLeft w:val="640"/>
                                  <w:marRight w:val="0"/>
                                  <w:marTop w:val="0"/>
                                  <w:marBottom w:val="0"/>
                                  <w:divBdr>
                                    <w:top w:val="none" w:sz="0" w:space="0" w:color="auto"/>
                                    <w:left w:val="none" w:sz="0" w:space="0" w:color="auto"/>
                                    <w:bottom w:val="none" w:sz="0" w:space="0" w:color="auto"/>
                                    <w:right w:val="none" w:sz="0" w:space="0" w:color="auto"/>
                                  </w:divBdr>
                                </w:div>
                                <w:div w:id="1655790183">
                                  <w:marLeft w:val="640"/>
                                  <w:marRight w:val="0"/>
                                  <w:marTop w:val="0"/>
                                  <w:marBottom w:val="0"/>
                                  <w:divBdr>
                                    <w:top w:val="none" w:sz="0" w:space="0" w:color="auto"/>
                                    <w:left w:val="none" w:sz="0" w:space="0" w:color="auto"/>
                                    <w:bottom w:val="none" w:sz="0" w:space="0" w:color="auto"/>
                                    <w:right w:val="none" w:sz="0" w:space="0" w:color="auto"/>
                                  </w:divBdr>
                                </w:div>
                                <w:div w:id="1693453320">
                                  <w:marLeft w:val="640"/>
                                  <w:marRight w:val="0"/>
                                  <w:marTop w:val="0"/>
                                  <w:marBottom w:val="0"/>
                                  <w:divBdr>
                                    <w:top w:val="none" w:sz="0" w:space="0" w:color="auto"/>
                                    <w:left w:val="none" w:sz="0" w:space="0" w:color="auto"/>
                                    <w:bottom w:val="none" w:sz="0" w:space="0" w:color="auto"/>
                                    <w:right w:val="none" w:sz="0" w:space="0" w:color="auto"/>
                                  </w:divBdr>
                                </w:div>
                                <w:div w:id="1757164147">
                                  <w:marLeft w:val="640"/>
                                  <w:marRight w:val="0"/>
                                  <w:marTop w:val="0"/>
                                  <w:marBottom w:val="0"/>
                                  <w:divBdr>
                                    <w:top w:val="none" w:sz="0" w:space="0" w:color="auto"/>
                                    <w:left w:val="none" w:sz="0" w:space="0" w:color="auto"/>
                                    <w:bottom w:val="none" w:sz="0" w:space="0" w:color="auto"/>
                                    <w:right w:val="none" w:sz="0" w:space="0" w:color="auto"/>
                                  </w:divBdr>
                                </w:div>
                                <w:div w:id="1847865262">
                                  <w:marLeft w:val="640"/>
                                  <w:marRight w:val="0"/>
                                  <w:marTop w:val="0"/>
                                  <w:marBottom w:val="0"/>
                                  <w:divBdr>
                                    <w:top w:val="none" w:sz="0" w:space="0" w:color="auto"/>
                                    <w:left w:val="none" w:sz="0" w:space="0" w:color="auto"/>
                                    <w:bottom w:val="none" w:sz="0" w:space="0" w:color="auto"/>
                                    <w:right w:val="none" w:sz="0" w:space="0" w:color="auto"/>
                                  </w:divBdr>
                                </w:div>
                                <w:div w:id="1878200278">
                                  <w:marLeft w:val="640"/>
                                  <w:marRight w:val="0"/>
                                  <w:marTop w:val="0"/>
                                  <w:marBottom w:val="0"/>
                                  <w:divBdr>
                                    <w:top w:val="none" w:sz="0" w:space="0" w:color="auto"/>
                                    <w:left w:val="none" w:sz="0" w:space="0" w:color="auto"/>
                                    <w:bottom w:val="none" w:sz="0" w:space="0" w:color="auto"/>
                                    <w:right w:val="none" w:sz="0" w:space="0" w:color="auto"/>
                                  </w:divBdr>
                                </w:div>
                                <w:div w:id="1908035011">
                                  <w:marLeft w:val="640"/>
                                  <w:marRight w:val="0"/>
                                  <w:marTop w:val="0"/>
                                  <w:marBottom w:val="0"/>
                                  <w:divBdr>
                                    <w:top w:val="none" w:sz="0" w:space="0" w:color="auto"/>
                                    <w:left w:val="none" w:sz="0" w:space="0" w:color="auto"/>
                                    <w:bottom w:val="none" w:sz="0" w:space="0" w:color="auto"/>
                                    <w:right w:val="none" w:sz="0" w:space="0" w:color="auto"/>
                                  </w:divBdr>
                                </w:div>
                                <w:div w:id="2042167674">
                                  <w:marLeft w:val="640"/>
                                  <w:marRight w:val="0"/>
                                  <w:marTop w:val="0"/>
                                  <w:marBottom w:val="0"/>
                                  <w:divBdr>
                                    <w:top w:val="none" w:sz="0" w:space="0" w:color="auto"/>
                                    <w:left w:val="none" w:sz="0" w:space="0" w:color="auto"/>
                                    <w:bottom w:val="none" w:sz="0" w:space="0" w:color="auto"/>
                                    <w:right w:val="none" w:sz="0" w:space="0" w:color="auto"/>
                                  </w:divBdr>
                                </w:div>
                                <w:div w:id="2102409263">
                                  <w:marLeft w:val="640"/>
                                  <w:marRight w:val="0"/>
                                  <w:marTop w:val="0"/>
                                  <w:marBottom w:val="0"/>
                                  <w:divBdr>
                                    <w:top w:val="none" w:sz="0" w:space="0" w:color="auto"/>
                                    <w:left w:val="none" w:sz="0" w:space="0" w:color="auto"/>
                                    <w:bottom w:val="none" w:sz="0" w:space="0" w:color="auto"/>
                                    <w:right w:val="none" w:sz="0" w:space="0" w:color="auto"/>
                                  </w:divBdr>
                                </w:div>
                                <w:div w:id="2146582443">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1072047502">
                          <w:marLeft w:val="640"/>
                          <w:marRight w:val="0"/>
                          <w:marTop w:val="0"/>
                          <w:marBottom w:val="0"/>
                          <w:divBdr>
                            <w:top w:val="none" w:sz="0" w:space="0" w:color="auto"/>
                            <w:left w:val="none" w:sz="0" w:space="0" w:color="auto"/>
                            <w:bottom w:val="none" w:sz="0" w:space="0" w:color="auto"/>
                            <w:right w:val="none" w:sz="0" w:space="0" w:color="auto"/>
                          </w:divBdr>
                        </w:div>
                        <w:div w:id="1103378978">
                          <w:marLeft w:val="640"/>
                          <w:marRight w:val="0"/>
                          <w:marTop w:val="0"/>
                          <w:marBottom w:val="0"/>
                          <w:divBdr>
                            <w:top w:val="none" w:sz="0" w:space="0" w:color="auto"/>
                            <w:left w:val="none" w:sz="0" w:space="0" w:color="auto"/>
                            <w:bottom w:val="none" w:sz="0" w:space="0" w:color="auto"/>
                            <w:right w:val="none" w:sz="0" w:space="0" w:color="auto"/>
                          </w:divBdr>
                        </w:div>
                        <w:div w:id="1192962681">
                          <w:marLeft w:val="640"/>
                          <w:marRight w:val="0"/>
                          <w:marTop w:val="0"/>
                          <w:marBottom w:val="0"/>
                          <w:divBdr>
                            <w:top w:val="none" w:sz="0" w:space="0" w:color="auto"/>
                            <w:left w:val="none" w:sz="0" w:space="0" w:color="auto"/>
                            <w:bottom w:val="none" w:sz="0" w:space="0" w:color="auto"/>
                            <w:right w:val="none" w:sz="0" w:space="0" w:color="auto"/>
                          </w:divBdr>
                        </w:div>
                        <w:div w:id="1278826890">
                          <w:marLeft w:val="640"/>
                          <w:marRight w:val="0"/>
                          <w:marTop w:val="0"/>
                          <w:marBottom w:val="0"/>
                          <w:divBdr>
                            <w:top w:val="none" w:sz="0" w:space="0" w:color="auto"/>
                            <w:left w:val="none" w:sz="0" w:space="0" w:color="auto"/>
                            <w:bottom w:val="none" w:sz="0" w:space="0" w:color="auto"/>
                            <w:right w:val="none" w:sz="0" w:space="0" w:color="auto"/>
                          </w:divBdr>
                        </w:div>
                        <w:div w:id="1279067638">
                          <w:marLeft w:val="640"/>
                          <w:marRight w:val="0"/>
                          <w:marTop w:val="0"/>
                          <w:marBottom w:val="0"/>
                          <w:divBdr>
                            <w:top w:val="none" w:sz="0" w:space="0" w:color="auto"/>
                            <w:left w:val="none" w:sz="0" w:space="0" w:color="auto"/>
                            <w:bottom w:val="none" w:sz="0" w:space="0" w:color="auto"/>
                            <w:right w:val="none" w:sz="0" w:space="0" w:color="auto"/>
                          </w:divBdr>
                        </w:div>
                        <w:div w:id="1316835800">
                          <w:marLeft w:val="640"/>
                          <w:marRight w:val="0"/>
                          <w:marTop w:val="0"/>
                          <w:marBottom w:val="0"/>
                          <w:divBdr>
                            <w:top w:val="none" w:sz="0" w:space="0" w:color="auto"/>
                            <w:left w:val="none" w:sz="0" w:space="0" w:color="auto"/>
                            <w:bottom w:val="none" w:sz="0" w:space="0" w:color="auto"/>
                            <w:right w:val="none" w:sz="0" w:space="0" w:color="auto"/>
                          </w:divBdr>
                        </w:div>
                        <w:div w:id="1318611608">
                          <w:marLeft w:val="640"/>
                          <w:marRight w:val="0"/>
                          <w:marTop w:val="0"/>
                          <w:marBottom w:val="0"/>
                          <w:divBdr>
                            <w:top w:val="none" w:sz="0" w:space="0" w:color="auto"/>
                            <w:left w:val="none" w:sz="0" w:space="0" w:color="auto"/>
                            <w:bottom w:val="none" w:sz="0" w:space="0" w:color="auto"/>
                            <w:right w:val="none" w:sz="0" w:space="0" w:color="auto"/>
                          </w:divBdr>
                        </w:div>
                        <w:div w:id="1367758884">
                          <w:marLeft w:val="640"/>
                          <w:marRight w:val="0"/>
                          <w:marTop w:val="0"/>
                          <w:marBottom w:val="0"/>
                          <w:divBdr>
                            <w:top w:val="none" w:sz="0" w:space="0" w:color="auto"/>
                            <w:left w:val="none" w:sz="0" w:space="0" w:color="auto"/>
                            <w:bottom w:val="none" w:sz="0" w:space="0" w:color="auto"/>
                            <w:right w:val="none" w:sz="0" w:space="0" w:color="auto"/>
                          </w:divBdr>
                        </w:div>
                        <w:div w:id="1492478207">
                          <w:marLeft w:val="640"/>
                          <w:marRight w:val="0"/>
                          <w:marTop w:val="0"/>
                          <w:marBottom w:val="0"/>
                          <w:divBdr>
                            <w:top w:val="none" w:sz="0" w:space="0" w:color="auto"/>
                            <w:left w:val="none" w:sz="0" w:space="0" w:color="auto"/>
                            <w:bottom w:val="none" w:sz="0" w:space="0" w:color="auto"/>
                            <w:right w:val="none" w:sz="0" w:space="0" w:color="auto"/>
                          </w:divBdr>
                        </w:div>
                        <w:div w:id="1528451100">
                          <w:marLeft w:val="640"/>
                          <w:marRight w:val="0"/>
                          <w:marTop w:val="0"/>
                          <w:marBottom w:val="0"/>
                          <w:divBdr>
                            <w:top w:val="none" w:sz="0" w:space="0" w:color="auto"/>
                            <w:left w:val="none" w:sz="0" w:space="0" w:color="auto"/>
                            <w:bottom w:val="none" w:sz="0" w:space="0" w:color="auto"/>
                            <w:right w:val="none" w:sz="0" w:space="0" w:color="auto"/>
                          </w:divBdr>
                        </w:div>
                        <w:div w:id="1534264002">
                          <w:marLeft w:val="640"/>
                          <w:marRight w:val="0"/>
                          <w:marTop w:val="0"/>
                          <w:marBottom w:val="0"/>
                          <w:divBdr>
                            <w:top w:val="none" w:sz="0" w:space="0" w:color="auto"/>
                            <w:left w:val="none" w:sz="0" w:space="0" w:color="auto"/>
                            <w:bottom w:val="none" w:sz="0" w:space="0" w:color="auto"/>
                            <w:right w:val="none" w:sz="0" w:space="0" w:color="auto"/>
                          </w:divBdr>
                        </w:div>
                        <w:div w:id="1580674381">
                          <w:marLeft w:val="640"/>
                          <w:marRight w:val="0"/>
                          <w:marTop w:val="0"/>
                          <w:marBottom w:val="0"/>
                          <w:divBdr>
                            <w:top w:val="none" w:sz="0" w:space="0" w:color="auto"/>
                            <w:left w:val="none" w:sz="0" w:space="0" w:color="auto"/>
                            <w:bottom w:val="none" w:sz="0" w:space="0" w:color="auto"/>
                            <w:right w:val="none" w:sz="0" w:space="0" w:color="auto"/>
                          </w:divBdr>
                        </w:div>
                        <w:div w:id="1613393053">
                          <w:marLeft w:val="640"/>
                          <w:marRight w:val="0"/>
                          <w:marTop w:val="0"/>
                          <w:marBottom w:val="0"/>
                          <w:divBdr>
                            <w:top w:val="none" w:sz="0" w:space="0" w:color="auto"/>
                            <w:left w:val="none" w:sz="0" w:space="0" w:color="auto"/>
                            <w:bottom w:val="none" w:sz="0" w:space="0" w:color="auto"/>
                            <w:right w:val="none" w:sz="0" w:space="0" w:color="auto"/>
                          </w:divBdr>
                        </w:div>
                        <w:div w:id="1632438205">
                          <w:marLeft w:val="640"/>
                          <w:marRight w:val="0"/>
                          <w:marTop w:val="0"/>
                          <w:marBottom w:val="0"/>
                          <w:divBdr>
                            <w:top w:val="none" w:sz="0" w:space="0" w:color="auto"/>
                            <w:left w:val="none" w:sz="0" w:space="0" w:color="auto"/>
                            <w:bottom w:val="none" w:sz="0" w:space="0" w:color="auto"/>
                            <w:right w:val="none" w:sz="0" w:space="0" w:color="auto"/>
                          </w:divBdr>
                        </w:div>
                        <w:div w:id="1711881213">
                          <w:marLeft w:val="640"/>
                          <w:marRight w:val="0"/>
                          <w:marTop w:val="0"/>
                          <w:marBottom w:val="0"/>
                          <w:divBdr>
                            <w:top w:val="none" w:sz="0" w:space="0" w:color="auto"/>
                            <w:left w:val="none" w:sz="0" w:space="0" w:color="auto"/>
                            <w:bottom w:val="none" w:sz="0" w:space="0" w:color="auto"/>
                            <w:right w:val="none" w:sz="0" w:space="0" w:color="auto"/>
                          </w:divBdr>
                        </w:div>
                        <w:div w:id="1762948327">
                          <w:marLeft w:val="640"/>
                          <w:marRight w:val="0"/>
                          <w:marTop w:val="0"/>
                          <w:marBottom w:val="0"/>
                          <w:divBdr>
                            <w:top w:val="none" w:sz="0" w:space="0" w:color="auto"/>
                            <w:left w:val="none" w:sz="0" w:space="0" w:color="auto"/>
                            <w:bottom w:val="none" w:sz="0" w:space="0" w:color="auto"/>
                            <w:right w:val="none" w:sz="0" w:space="0" w:color="auto"/>
                          </w:divBdr>
                        </w:div>
                        <w:div w:id="1780103262">
                          <w:marLeft w:val="640"/>
                          <w:marRight w:val="0"/>
                          <w:marTop w:val="0"/>
                          <w:marBottom w:val="0"/>
                          <w:divBdr>
                            <w:top w:val="none" w:sz="0" w:space="0" w:color="auto"/>
                            <w:left w:val="none" w:sz="0" w:space="0" w:color="auto"/>
                            <w:bottom w:val="none" w:sz="0" w:space="0" w:color="auto"/>
                            <w:right w:val="none" w:sz="0" w:space="0" w:color="auto"/>
                          </w:divBdr>
                        </w:div>
                        <w:div w:id="1829831180">
                          <w:marLeft w:val="640"/>
                          <w:marRight w:val="0"/>
                          <w:marTop w:val="0"/>
                          <w:marBottom w:val="0"/>
                          <w:divBdr>
                            <w:top w:val="none" w:sz="0" w:space="0" w:color="auto"/>
                            <w:left w:val="none" w:sz="0" w:space="0" w:color="auto"/>
                            <w:bottom w:val="none" w:sz="0" w:space="0" w:color="auto"/>
                            <w:right w:val="none" w:sz="0" w:space="0" w:color="auto"/>
                          </w:divBdr>
                        </w:div>
                        <w:div w:id="1887639669">
                          <w:marLeft w:val="640"/>
                          <w:marRight w:val="0"/>
                          <w:marTop w:val="0"/>
                          <w:marBottom w:val="0"/>
                          <w:divBdr>
                            <w:top w:val="none" w:sz="0" w:space="0" w:color="auto"/>
                            <w:left w:val="none" w:sz="0" w:space="0" w:color="auto"/>
                            <w:bottom w:val="none" w:sz="0" w:space="0" w:color="auto"/>
                            <w:right w:val="none" w:sz="0" w:space="0" w:color="auto"/>
                          </w:divBdr>
                        </w:div>
                        <w:div w:id="1899390455">
                          <w:marLeft w:val="640"/>
                          <w:marRight w:val="0"/>
                          <w:marTop w:val="0"/>
                          <w:marBottom w:val="0"/>
                          <w:divBdr>
                            <w:top w:val="none" w:sz="0" w:space="0" w:color="auto"/>
                            <w:left w:val="none" w:sz="0" w:space="0" w:color="auto"/>
                            <w:bottom w:val="none" w:sz="0" w:space="0" w:color="auto"/>
                            <w:right w:val="none" w:sz="0" w:space="0" w:color="auto"/>
                          </w:divBdr>
                        </w:div>
                        <w:div w:id="1952396264">
                          <w:marLeft w:val="640"/>
                          <w:marRight w:val="0"/>
                          <w:marTop w:val="0"/>
                          <w:marBottom w:val="0"/>
                          <w:divBdr>
                            <w:top w:val="none" w:sz="0" w:space="0" w:color="auto"/>
                            <w:left w:val="none" w:sz="0" w:space="0" w:color="auto"/>
                            <w:bottom w:val="none" w:sz="0" w:space="0" w:color="auto"/>
                            <w:right w:val="none" w:sz="0" w:space="0" w:color="auto"/>
                          </w:divBdr>
                        </w:div>
                        <w:div w:id="1981878560">
                          <w:marLeft w:val="640"/>
                          <w:marRight w:val="0"/>
                          <w:marTop w:val="0"/>
                          <w:marBottom w:val="0"/>
                          <w:divBdr>
                            <w:top w:val="none" w:sz="0" w:space="0" w:color="auto"/>
                            <w:left w:val="none" w:sz="0" w:space="0" w:color="auto"/>
                            <w:bottom w:val="none" w:sz="0" w:space="0" w:color="auto"/>
                            <w:right w:val="none" w:sz="0" w:space="0" w:color="auto"/>
                          </w:divBdr>
                        </w:div>
                        <w:div w:id="1986886567">
                          <w:marLeft w:val="640"/>
                          <w:marRight w:val="0"/>
                          <w:marTop w:val="0"/>
                          <w:marBottom w:val="0"/>
                          <w:divBdr>
                            <w:top w:val="none" w:sz="0" w:space="0" w:color="auto"/>
                            <w:left w:val="none" w:sz="0" w:space="0" w:color="auto"/>
                            <w:bottom w:val="none" w:sz="0" w:space="0" w:color="auto"/>
                            <w:right w:val="none" w:sz="0" w:space="0" w:color="auto"/>
                          </w:divBdr>
                        </w:div>
                        <w:div w:id="2027515591">
                          <w:marLeft w:val="640"/>
                          <w:marRight w:val="0"/>
                          <w:marTop w:val="0"/>
                          <w:marBottom w:val="0"/>
                          <w:divBdr>
                            <w:top w:val="none" w:sz="0" w:space="0" w:color="auto"/>
                            <w:left w:val="none" w:sz="0" w:space="0" w:color="auto"/>
                            <w:bottom w:val="none" w:sz="0" w:space="0" w:color="auto"/>
                            <w:right w:val="none" w:sz="0" w:space="0" w:color="auto"/>
                          </w:divBdr>
                        </w:div>
                        <w:div w:id="2046756985">
                          <w:marLeft w:val="640"/>
                          <w:marRight w:val="0"/>
                          <w:marTop w:val="0"/>
                          <w:marBottom w:val="0"/>
                          <w:divBdr>
                            <w:top w:val="none" w:sz="0" w:space="0" w:color="auto"/>
                            <w:left w:val="none" w:sz="0" w:space="0" w:color="auto"/>
                            <w:bottom w:val="none" w:sz="0" w:space="0" w:color="auto"/>
                            <w:right w:val="none" w:sz="0" w:space="0" w:color="auto"/>
                          </w:divBdr>
                        </w:div>
                        <w:div w:id="2090614889">
                          <w:marLeft w:val="640"/>
                          <w:marRight w:val="0"/>
                          <w:marTop w:val="0"/>
                          <w:marBottom w:val="0"/>
                          <w:divBdr>
                            <w:top w:val="none" w:sz="0" w:space="0" w:color="auto"/>
                            <w:left w:val="none" w:sz="0" w:space="0" w:color="auto"/>
                            <w:bottom w:val="none" w:sz="0" w:space="0" w:color="auto"/>
                            <w:right w:val="none" w:sz="0" w:space="0" w:color="auto"/>
                          </w:divBdr>
                        </w:div>
                        <w:div w:id="2091735466">
                          <w:marLeft w:val="640"/>
                          <w:marRight w:val="0"/>
                          <w:marTop w:val="0"/>
                          <w:marBottom w:val="0"/>
                          <w:divBdr>
                            <w:top w:val="none" w:sz="0" w:space="0" w:color="auto"/>
                            <w:left w:val="none" w:sz="0" w:space="0" w:color="auto"/>
                            <w:bottom w:val="none" w:sz="0" w:space="0" w:color="auto"/>
                            <w:right w:val="none" w:sz="0" w:space="0" w:color="auto"/>
                          </w:divBdr>
                        </w:div>
                        <w:div w:id="2124766482">
                          <w:marLeft w:val="640"/>
                          <w:marRight w:val="0"/>
                          <w:marTop w:val="0"/>
                          <w:marBottom w:val="0"/>
                          <w:divBdr>
                            <w:top w:val="none" w:sz="0" w:space="0" w:color="auto"/>
                            <w:left w:val="none" w:sz="0" w:space="0" w:color="auto"/>
                            <w:bottom w:val="none" w:sz="0" w:space="0" w:color="auto"/>
                            <w:right w:val="none" w:sz="0" w:space="0" w:color="auto"/>
                          </w:divBdr>
                        </w:div>
                      </w:divsChild>
                    </w:div>
                    <w:div w:id="1747846401">
                      <w:marLeft w:val="0"/>
                      <w:marRight w:val="0"/>
                      <w:marTop w:val="0"/>
                      <w:marBottom w:val="0"/>
                      <w:divBdr>
                        <w:top w:val="none" w:sz="0" w:space="0" w:color="auto"/>
                        <w:left w:val="none" w:sz="0" w:space="0" w:color="auto"/>
                        <w:bottom w:val="none" w:sz="0" w:space="0" w:color="auto"/>
                        <w:right w:val="none" w:sz="0" w:space="0" w:color="auto"/>
                      </w:divBdr>
                      <w:divsChild>
                        <w:div w:id="15618536">
                          <w:marLeft w:val="640"/>
                          <w:marRight w:val="0"/>
                          <w:marTop w:val="0"/>
                          <w:marBottom w:val="0"/>
                          <w:divBdr>
                            <w:top w:val="none" w:sz="0" w:space="0" w:color="auto"/>
                            <w:left w:val="none" w:sz="0" w:space="0" w:color="auto"/>
                            <w:bottom w:val="none" w:sz="0" w:space="0" w:color="auto"/>
                            <w:right w:val="none" w:sz="0" w:space="0" w:color="auto"/>
                          </w:divBdr>
                        </w:div>
                        <w:div w:id="56244154">
                          <w:marLeft w:val="640"/>
                          <w:marRight w:val="0"/>
                          <w:marTop w:val="0"/>
                          <w:marBottom w:val="0"/>
                          <w:divBdr>
                            <w:top w:val="none" w:sz="0" w:space="0" w:color="auto"/>
                            <w:left w:val="none" w:sz="0" w:space="0" w:color="auto"/>
                            <w:bottom w:val="none" w:sz="0" w:space="0" w:color="auto"/>
                            <w:right w:val="none" w:sz="0" w:space="0" w:color="auto"/>
                          </w:divBdr>
                        </w:div>
                        <w:div w:id="180245771">
                          <w:marLeft w:val="640"/>
                          <w:marRight w:val="0"/>
                          <w:marTop w:val="0"/>
                          <w:marBottom w:val="0"/>
                          <w:divBdr>
                            <w:top w:val="none" w:sz="0" w:space="0" w:color="auto"/>
                            <w:left w:val="none" w:sz="0" w:space="0" w:color="auto"/>
                            <w:bottom w:val="none" w:sz="0" w:space="0" w:color="auto"/>
                            <w:right w:val="none" w:sz="0" w:space="0" w:color="auto"/>
                          </w:divBdr>
                        </w:div>
                        <w:div w:id="182208641">
                          <w:marLeft w:val="640"/>
                          <w:marRight w:val="0"/>
                          <w:marTop w:val="0"/>
                          <w:marBottom w:val="0"/>
                          <w:divBdr>
                            <w:top w:val="none" w:sz="0" w:space="0" w:color="auto"/>
                            <w:left w:val="none" w:sz="0" w:space="0" w:color="auto"/>
                            <w:bottom w:val="none" w:sz="0" w:space="0" w:color="auto"/>
                            <w:right w:val="none" w:sz="0" w:space="0" w:color="auto"/>
                          </w:divBdr>
                        </w:div>
                        <w:div w:id="190069561">
                          <w:marLeft w:val="640"/>
                          <w:marRight w:val="0"/>
                          <w:marTop w:val="0"/>
                          <w:marBottom w:val="0"/>
                          <w:divBdr>
                            <w:top w:val="none" w:sz="0" w:space="0" w:color="auto"/>
                            <w:left w:val="none" w:sz="0" w:space="0" w:color="auto"/>
                            <w:bottom w:val="none" w:sz="0" w:space="0" w:color="auto"/>
                            <w:right w:val="none" w:sz="0" w:space="0" w:color="auto"/>
                          </w:divBdr>
                        </w:div>
                        <w:div w:id="199437650">
                          <w:marLeft w:val="640"/>
                          <w:marRight w:val="0"/>
                          <w:marTop w:val="0"/>
                          <w:marBottom w:val="0"/>
                          <w:divBdr>
                            <w:top w:val="none" w:sz="0" w:space="0" w:color="auto"/>
                            <w:left w:val="none" w:sz="0" w:space="0" w:color="auto"/>
                            <w:bottom w:val="none" w:sz="0" w:space="0" w:color="auto"/>
                            <w:right w:val="none" w:sz="0" w:space="0" w:color="auto"/>
                          </w:divBdr>
                        </w:div>
                        <w:div w:id="218825318">
                          <w:marLeft w:val="640"/>
                          <w:marRight w:val="0"/>
                          <w:marTop w:val="0"/>
                          <w:marBottom w:val="0"/>
                          <w:divBdr>
                            <w:top w:val="none" w:sz="0" w:space="0" w:color="auto"/>
                            <w:left w:val="none" w:sz="0" w:space="0" w:color="auto"/>
                            <w:bottom w:val="none" w:sz="0" w:space="0" w:color="auto"/>
                            <w:right w:val="none" w:sz="0" w:space="0" w:color="auto"/>
                          </w:divBdr>
                        </w:div>
                        <w:div w:id="280111461">
                          <w:marLeft w:val="640"/>
                          <w:marRight w:val="0"/>
                          <w:marTop w:val="0"/>
                          <w:marBottom w:val="0"/>
                          <w:divBdr>
                            <w:top w:val="none" w:sz="0" w:space="0" w:color="auto"/>
                            <w:left w:val="none" w:sz="0" w:space="0" w:color="auto"/>
                            <w:bottom w:val="none" w:sz="0" w:space="0" w:color="auto"/>
                            <w:right w:val="none" w:sz="0" w:space="0" w:color="auto"/>
                          </w:divBdr>
                        </w:div>
                        <w:div w:id="383606946">
                          <w:marLeft w:val="640"/>
                          <w:marRight w:val="0"/>
                          <w:marTop w:val="0"/>
                          <w:marBottom w:val="0"/>
                          <w:divBdr>
                            <w:top w:val="none" w:sz="0" w:space="0" w:color="auto"/>
                            <w:left w:val="none" w:sz="0" w:space="0" w:color="auto"/>
                            <w:bottom w:val="none" w:sz="0" w:space="0" w:color="auto"/>
                            <w:right w:val="none" w:sz="0" w:space="0" w:color="auto"/>
                          </w:divBdr>
                        </w:div>
                        <w:div w:id="421493740">
                          <w:marLeft w:val="640"/>
                          <w:marRight w:val="0"/>
                          <w:marTop w:val="0"/>
                          <w:marBottom w:val="0"/>
                          <w:divBdr>
                            <w:top w:val="none" w:sz="0" w:space="0" w:color="auto"/>
                            <w:left w:val="none" w:sz="0" w:space="0" w:color="auto"/>
                            <w:bottom w:val="none" w:sz="0" w:space="0" w:color="auto"/>
                            <w:right w:val="none" w:sz="0" w:space="0" w:color="auto"/>
                          </w:divBdr>
                        </w:div>
                        <w:div w:id="447703411">
                          <w:marLeft w:val="640"/>
                          <w:marRight w:val="0"/>
                          <w:marTop w:val="0"/>
                          <w:marBottom w:val="0"/>
                          <w:divBdr>
                            <w:top w:val="none" w:sz="0" w:space="0" w:color="auto"/>
                            <w:left w:val="none" w:sz="0" w:space="0" w:color="auto"/>
                            <w:bottom w:val="none" w:sz="0" w:space="0" w:color="auto"/>
                            <w:right w:val="none" w:sz="0" w:space="0" w:color="auto"/>
                          </w:divBdr>
                        </w:div>
                        <w:div w:id="482503123">
                          <w:marLeft w:val="640"/>
                          <w:marRight w:val="0"/>
                          <w:marTop w:val="0"/>
                          <w:marBottom w:val="0"/>
                          <w:divBdr>
                            <w:top w:val="none" w:sz="0" w:space="0" w:color="auto"/>
                            <w:left w:val="none" w:sz="0" w:space="0" w:color="auto"/>
                            <w:bottom w:val="none" w:sz="0" w:space="0" w:color="auto"/>
                            <w:right w:val="none" w:sz="0" w:space="0" w:color="auto"/>
                          </w:divBdr>
                        </w:div>
                        <w:div w:id="504131521">
                          <w:marLeft w:val="640"/>
                          <w:marRight w:val="0"/>
                          <w:marTop w:val="0"/>
                          <w:marBottom w:val="0"/>
                          <w:divBdr>
                            <w:top w:val="none" w:sz="0" w:space="0" w:color="auto"/>
                            <w:left w:val="none" w:sz="0" w:space="0" w:color="auto"/>
                            <w:bottom w:val="none" w:sz="0" w:space="0" w:color="auto"/>
                            <w:right w:val="none" w:sz="0" w:space="0" w:color="auto"/>
                          </w:divBdr>
                        </w:div>
                        <w:div w:id="531385541">
                          <w:marLeft w:val="640"/>
                          <w:marRight w:val="0"/>
                          <w:marTop w:val="0"/>
                          <w:marBottom w:val="0"/>
                          <w:divBdr>
                            <w:top w:val="none" w:sz="0" w:space="0" w:color="auto"/>
                            <w:left w:val="none" w:sz="0" w:space="0" w:color="auto"/>
                            <w:bottom w:val="none" w:sz="0" w:space="0" w:color="auto"/>
                            <w:right w:val="none" w:sz="0" w:space="0" w:color="auto"/>
                          </w:divBdr>
                        </w:div>
                        <w:div w:id="581454062">
                          <w:marLeft w:val="640"/>
                          <w:marRight w:val="0"/>
                          <w:marTop w:val="0"/>
                          <w:marBottom w:val="0"/>
                          <w:divBdr>
                            <w:top w:val="none" w:sz="0" w:space="0" w:color="auto"/>
                            <w:left w:val="none" w:sz="0" w:space="0" w:color="auto"/>
                            <w:bottom w:val="none" w:sz="0" w:space="0" w:color="auto"/>
                            <w:right w:val="none" w:sz="0" w:space="0" w:color="auto"/>
                          </w:divBdr>
                        </w:div>
                        <w:div w:id="670765352">
                          <w:marLeft w:val="640"/>
                          <w:marRight w:val="0"/>
                          <w:marTop w:val="0"/>
                          <w:marBottom w:val="0"/>
                          <w:divBdr>
                            <w:top w:val="none" w:sz="0" w:space="0" w:color="auto"/>
                            <w:left w:val="none" w:sz="0" w:space="0" w:color="auto"/>
                            <w:bottom w:val="none" w:sz="0" w:space="0" w:color="auto"/>
                            <w:right w:val="none" w:sz="0" w:space="0" w:color="auto"/>
                          </w:divBdr>
                        </w:div>
                        <w:div w:id="786697970">
                          <w:marLeft w:val="640"/>
                          <w:marRight w:val="0"/>
                          <w:marTop w:val="0"/>
                          <w:marBottom w:val="0"/>
                          <w:divBdr>
                            <w:top w:val="none" w:sz="0" w:space="0" w:color="auto"/>
                            <w:left w:val="none" w:sz="0" w:space="0" w:color="auto"/>
                            <w:bottom w:val="none" w:sz="0" w:space="0" w:color="auto"/>
                            <w:right w:val="none" w:sz="0" w:space="0" w:color="auto"/>
                          </w:divBdr>
                        </w:div>
                        <w:div w:id="804926772">
                          <w:marLeft w:val="640"/>
                          <w:marRight w:val="0"/>
                          <w:marTop w:val="0"/>
                          <w:marBottom w:val="0"/>
                          <w:divBdr>
                            <w:top w:val="none" w:sz="0" w:space="0" w:color="auto"/>
                            <w:left w:val="none" w:sz="0" w:space="0" w:color="auto"/>
                            <w:bottom w:val="none" w:sz="0" w:space="0" w:color="auto"/>
                            <w:right w:val="none" w:sz="0" w:space="0" w:color="auto"/>
                          </w:divBdr>
                        </w:div>
                        <w:div w:id="852499444">
                          <w:marLeft w:val="640"/>
                          <w:marRight w:val="0"/>
                          <w:marTop w:val="0"/>
                          <w:marBottom w:val="0"/>
                          <w:divBdr>
                            <w:top w:val="none" w:sz="0" w:space="0" w:color="auto"/>
                            <w:left w:val="none" w:sz="0" w:space="0" w:color="auto"/>
                            <w:bottom w:val="none" w:sz="0" w:space="0" w:color="auto"/>
                            <w:right w:val="none" w:sz="0" w:space="0" w:color="auto"/>
                          </w:divBdr>
                        </w:div>
                        <w:div w:id="878123601">
                          <w:marLeft w:val="640"/>
                          <w:marRight w:val="0"/>
                          <w:marTop w:val="0"/>
                          <w:marBottom w:val="0"/>
                          <w:divBdr>
                            <w:top w:val="none" w:sz="0" w:space="0" w:color="auto"/>
                            <w:left w:val="none" w:sz="0" w:space="0" w:color="auto"/>
                            <w:bottom w:val="none" w:sz="0" w:space="0" w:color="auto"/>
                            <w:right w:val="none" w:sz="0" w:space="0" w:color="auto"/>
                          </w:divBdr>
                        </w:div>
                        <w:div w:id="907883148">
                          <w:marLeft w:val="640"/>
                          <w:marRight w:val="0"/>
                          <w:marTop w:val="0"/>
                          <w:marBottom w:val="0"/>
                          <w:divBdr>
                            <w:top w:val="none" w:sz="0" w:space="0" w:color="auto"/>
                            <w:left w:val="none" w:sz="0" w:space="0" w:color="auto"/>
                            <w:bottom w:val="none" w:sz="0" w:space="0" w:color="auto"/>
                            <w:right w:val="none" w:sz="0" w:space="0" w:color="auto"/>
                          </w:divBdr>
                        </w:div>
                        <w:div w:id="1003437839">
                          <w:marLeft w:val="640"/>
                          <w:marRight w:val="0"/>
                          <w:marTop w:val="0"/>
                          <w:marBottom w:val="0"/>
                          <w:divBdr>
                            <w:top w:val="none" w:sz="0" w:space="0" w:color="auto"/>
                            <w:left w:val="none" w:sz="0" w:space="0" w:color="auto"/>
                            <w:bottom w:val="none" w:sz="0" w:space="0" w:color="auto"/>
                            <w:right w:val="none" w:sz="0" w:space="0" w:color="auto"/>
                          </w:divBdr>
                        </w:div>
                        <w:div w:id="1033503043">
                          <w:marLeft w:val="640"/>
                          <w:marRight w:val="0"/>
                          <w:marTop w:val="0"/>
                          <w:marBottom w:val="0"/>
                          <w:divBdr>
                            <w:top w:val="none" w:sz="0" w:space="0" w:color="auto"/>
                            <w:left w:val="none" w:sz="0" w:space="0" w:color="auto"/>
                            <w:bottom w:val="none" w:sz="0" w:space="0" w:color="auto"/>
                            <w:right w:val="none" w:sz="0" w:space="0" w:color="auto"/>
                          </w:divBdr>
                        </w:div>
                        <w:div w:id="1112431859">
                          <w:marLeft w:val="640"/>
                          <w:marRight w:val="0"/>
                          <w:marTop w:val="0"/>
                          <w:marBottom w:val="0"/>
                          <w:divBdr>
                            <w:top w:val="none" w:sz="0" w:space="0" w:color="auto"/>
                            <w:left w:val="none" w:sz="0" w:space="0" w:color="auto"/>
                            <w:bottom w:val="none" w:sz="0" w:space="0" w:color="auto"/>
                            <w:right w:val="none" w:sz="0" w:space="0" w:color="auto"/>
                          </w:divBdr>
                        </w:div>
                        <w:div w:id="1157308562">
                          <w:marLeft w:val="640"/>
                          <w:marRight w:val="0"/>
                          <w:marTop w:val="0"/>
                          <w:marBottom w:val="0"/>
                          <w:divBdr>
                            <w:top w:val="none" w:sz="0" w:space="0" w:color="auto"/>
                            <w:left w:val="none" w:sz="0" w:space="0" w:color="auto"/>
                            <w:bottom w:val="none" w:sz="0" w:space="0" w:color="auto"/>
                            <w:right w:val="none" w:sz="0" w:space="0" w:color="auto"/>
                          </w:divBdr>
                        </w:div>
                        <w:div w:id="1256984021">
                          <w:marLeft w:val="640"/>
                          <w:marRight w:val="0"/>
                          <w:marTop w:val="0"/>
                          <w:marBottom w:val="0"/>
                          <w:divBdr>
                            <w:top w:val="none" w:sz="0" w:space="0" w:color="auto"/>
                            <w:left w:val="none" w:sz="0" w:space="0" w:color="auto"/>
                            <w:bottom w:val="none" w:sz="0" w:space="0" w:color="auto"/>
                            <w:right w:val="none" w:sz="0" w:space="0" w:color="auto"/>
                          </w:divBdr>
                        </w:div>
                        <w:div w:id="1275215155">
                          <w:marLeft w:val="640"/>
                          <w:marRight w:val="0"/>
                          <w:marTop w:val="0"/>
                          <w:marBottom w:val="0"/>
                          <w:divBdr>
                            <w:top w:val="none" w:sz="0" w:space="0" w:color="auto"/>
                            <w:left w:val="none" w:sz="0" w:space="0" w:color="auto"/>
                            <w:bottom w:val="none" w:sz="0" w:space="0" w:color="auto"/>
                            <w:right w:val="none" w:sz="0" w:space="0" w:color="auto"/>
                          </w:divBdr>
                        </w:div>
                        <w:div w:id="1306466492">
                          <w:marLeft w:val="640"/>
                          <w:marRight w:val="0"/>
                          <w:marTop w:val="0"/>
                          <w:marBottom w:val="0"/>
                          <w:divBdr>
                            <w:top w:val="none" w:sz="0" w:space="0" w:color="auto"/>
                            <w:left w:val="none" w:sz="0" w:space="0" w:color="auto"/>
                            <w:bottom w:val="none" w:sz="0" w:space="0" w:color="auto"/>
                            <w:right w:val="none" w:sz="0" w:space="0" w:color="auto"/>
                          </w:divBdr>
                        </w:div>
                        <w:div w:id="1424565169">
                          <w:marLeft w:val="640"/>
                          <w:marRight w:val="0"/>
                          <w:marTop w:val="0"/>
                          <w:marBottom w:val="0"/>
                          <w:divBdr>
                            <w:top w:val="none" w:sz="0" w:space="0" w:color="auto"/>
                            <w:left w:val="none" w:sz="0" w:space="0" w:color="auto"/>
                            <w:bottom w:val="none" w:sz="0" w:space="0" w:color="auto"/>
                            <w:right w:val="none" w:sz="0" w:space="0" w:color="auto"/>
                          </w:divBdr>
                        </w:div>
                        <w:div w:id="1473402072">
                          <w:marLeft w:val="640"/>
                          <w:marRight w:val="0"/>
                          <w:marTop w:val="0"/>
                          <w:marBottom w:val="0"/>
                          <w:divBdr>
                            <w:top w:val="none" w:sz="0" w:space="0" w:color="auto"/>
                            <w:left w:val="none" w:sz="0" w:space="0" w:color="auto"/>
                            <w:bottom w:val="none" w:sz="0" w:space="0" w:color="auto"/>
                            <w:right w:val="none" w:sz="0" w:space="0" w:color="auto"/>
                          </w:divBdr>
                        </w:div>
                        <w:div w:id="1495141900">
                          <w:marLeft w:val="640"/>
                          <w:marRight w:val="0"/>
                          <w:marTop w:val="0"/>
                          <w:marBottom w:val="0"/>
                          <w:divBdr>
                            <w:top w:val="none" w:sz="0" w:space="0" w:color="auto"/>
                            <w:left w:val="none" w:sz="0" w:space="0" w:color="auto"/>
                            <w:bottom w:val="none" w:sz="0" w:space="0" w:color="auto"/>
                            <w:right w:val="none" w:sz="0" w:space="0" w:color="auto"/>
                          </w:divBdr>
                        </w:div>
                        <w:div w:id="1568109983">
                          <w:marLeft w:val="640"/>
                          <w:marRight w:val="0"/>
                          <w:marTop w:val="0"/>
                          <w:marBottom w:val="0"/>
                          <w:divBdr>
                            <w:top w:val="none" w:sz="0" w:space="0" w:color="auto"/>
                            <w:left w:val="none" w:sz="0" w:space="0" w:color="auto"/>
                            <w:bottom w:val="none" w:sz="0" w:space="0" w:color="auto"/>
                            <w:right w:val="none" w:sz="0" w:space="0" w:color="auto"/>
                          </w:divBdr>
                        </w:div>
                        <w:div w:id="1591887059">
                          <w:marLeft w:val="640"/>
                          <w:marRight w:val="0"/>
                          <w:marTop w:val="0"/>
                          <w:marBottom w:val="0"/>
                          <w:divBdr>
                            <w:top w:val="none" w:sz="0" w:space="0" w:color="auto"/>
                            <w:left w:val="none" w:sz="0" w:space="0" w:color="auto"/>
                            <w:bottom w:val="none" w:sz="0" w:space="0" w:color="auto"/>
                            <w:right w:val="none" w:sz="0" w:space="0" w:color="auto"/>
                          </w:divBdr>
                        </w:div>
                        <w:div w:id="1640527700">
                          <w:marLeft w:val="640"/>
                          <w:marRight w:val="0"/>
                          <w:marTop w:val="0"/>
                          <w:marBottom w:val="0"/>
                          <w:divBdr>
                            <w:top w:val="none" w:sz="0" w:space="0" w:color="auto"/>
                            <w:left w:val="none" w:sz="0" w:space="0" w:color="auto"/>
                            <w:bottom w:val="none" w:sz="0" w:space="0" w:color="auto"/>
                            <w:right w:val="none" w:sz="0" w:space="0" w:color="auto"/>
                          </w:divBdr>
                        </w:div>
                        <w:div w:id="1711955429">
                          <w:marLeft w:val="640"/>
                          <w:marRight w:val="0"/>
                          <w:marTop w:val="0"/>
                          <w:marBottom w:val="0"/>
                          <w:divBdr>
                            <w:top w:val="none" w:sz="0" w:space="0" w:color="auto"/>
                            <w:left w:val="none" w:sz="0" w:space="0" w:color="auto"/>
                            <w:bottom w:val="none" w:sz="0" w:space="0" w:color="auto"/>
                            <w:right w:val="none" w:sz="0" w:space="0" w:color="auto"/>
                          </w:divBdr>
                        </w:div>
                        <w:div w:id="1838375041">
                          <w:marLeft w:val="640"/>
                          <w:marRight w:val="0"/>
                          <w:marTop w:val="0"/>
                          <w:marBottom w:val="0"/>
                          <w:divBdr>
                            <w:top w:val="none" w:sz="0" w:space="0" w:color="auto"/>
                            <w:left w:val="none" w:sz="0" w:space="0" w:color="auto"/>
                            <w:bottom w:val="none" w:sz="0" w:space="0" w:color="auto"/>
                            <w:right w:val="none" w:sz="0" w:space="0" w:color="auto"/>
                          </w:divBdr>
                        </w:div>
                        <w:div w:id="1897549716">
                          <w:marLeft w:val="640"/>
                          <w:marRight w:val="0"/>
                          <w:marTop w:val="0"/>
                          <w:marBottom w:val="0"/>
                          <w:divBdr>
                            <w:top w:val="none" w:sz="0" w:space="0" w:color="auto"/>
                            <w:left w:val="none" w:sz="0" w:space="0" w:color="auto"/>
                            <w:bottom w:val="none" w:sz="0" w:space="0" w:color="auto"/>
                            <w:right w:val="none" w:sz="0" w:space="0" w:color="auto"/>
                          </w:divBdr>
                        </w:div>
                        <w:div w:id="1901358191">
                          <w:marLeft w:val="640"/>
                          <w:marRight w:val="0"/>
                          <w:marTop w:val="0"/>
                          <w:marBottom w:val="0"/>
                          <w:divBdr>
                            <w:top w:val="none" w:sz="0" w:space="0" w:color="auto"/>
                            <w:left w:val="none" w:sz="0" w:space="0" w:color="auto"/>
                            <w:bottom w:val="none" w:sz="0" w:space="0" w:color="auto"/>
                            <w:right w:val="none" w:sz="0" w:space="0" w:color="auto"/>
                          </w:divBdr>
                        </w:div>
                        <w:div w:id="1910069308">
                          <w:marLeft w:val="640"/>
                          <w:marRight w:val="0"/>
                          <w:marTop w:val="0"/>
                          <w:marBottom w:val="0"/>
                          <w:divBdr>
                            <w:top w:val="none" w:sz="0" w:space="0" w:color="auto"/>
                            <w:left w:val="none" w:sz="0" w:space="0" w:color="auto"/>
                            <w:bottom w:val="none" w:sz="0" w:space="0" w:color="auto"/>
                            <w:right w:val="none" w:sz="0" w:space="0" w:color="auto"/>
                          </w:divBdr>
                        </w:div>
                        <w:div w:id="1924100728">
                          <w:marLeft w:val="640"/>
                          <w:marRight w:val="0"/>
                          <w:marTop w:val="0"/>
                          <w:marBottom w:val="0"/>
                          <w:divBdr>
                            <w:top w:val="none" w:sz="0" w:space="0" w:color="auto"/>
                            <w:left w:val="none" w:sz="0" w:space="0" w:color="auto"/>
                            <w:bottom w:val="none" w:sz="0" w:space="0" w:color="auto"/>
                            <w:right w:val="none" w:sz="0" w:space="0" w:color="auto"/>
                          </w:divBdr>
                        </w:div>
                        <w:div w:id="1975214302">
                          <w:marLeft w:val="640"/>
                          <w:marRight w:val="0"/>
                          <w:marTop w:val="0"/>
                          <w:marBottom w:val="0"/>
                          <w:divBdr>
                            <w:top w:val="none" w:sz="0" w:space="0" w:color="auto"/>
                            <w:left w:val="none" w:sz="0" w:space="0" w:color="auto"/>
                            <w:bottom w:val="none" w:sz="0" w:space="0" w:color="auto"/>
                            <w:right w:val="none" w:sz="0" w:space="0" w:color="auto"/>
                          </w:divBdr>
                        </w:div>
                        <w:div w:id="2040278353">
                          <w:marLeft w:val="640"/>
                          <w:marRight w:val="0"/>
                          <w:marTop w:val="0"/>
                          <w:marBottom w:val="0"/>
                          <w:divBdr>
                            <w:top w:val="none" w:sz="0" w:space="0" w:color="auto"/>
                            <w:left w:val="none" w:sz="0" w:space="0" w:color="auto"/>
                            <w:bottom w:val="none" w:sz="0" w:space="0" w:color="auto"/>
                            <w:right w:val="none" w:sz="0" w:space="0" w:color="auto"/>
                          </w:divBdr>
                        </w:div>
                        <w:div w:id="2121103048">
                          <w:marLeft w:val="640"/>
                          <w:marRight w:val="0"/>
                          <w:marTop w:val="0"/>
                          <w:marBottom w:val="0"/>
                          <w:divBdr>
                            <w:top w:val="none" w:sz="0" w:space="0" w:color="auto"/>
                            <w:left w:val="none" w:sz="0" w:space="0" w:color="auto"/>
                            <w:bottom w:val="none" w:sz="0" w:space="0" w:color="auto"/>
                            <w:right w:val="none" w:sz="0" w:space="0" w:color="auto"/>
                          </w:divBdr>
                        </w:div>
                        <w:div w:id="2126389452">
                          <w:marLeft w:val="640"/>
                          <w:marRight w:val="0"/>
                          <w:marTop w:val="0"/>
                          <w:marBottom w:val="0"/>
                          <w:divBdr>
                            <w:top w:val="none" w:sz="0" w:space="0" w:color="auto"/>
                            <w:left w:val="none" w:sz="0" w:space="0" w:color="auto"/>
                            <w:bottom w:val="none" w:sz="0" w:space="0" w:color="auto"/>
                            <w:right w:val="none" w:sz="0" w:space="0" w:color="auto"/>
                          </w:divBdr>
                        </w:div>
                      </w:divsChild>
                    </w:div>
                    <w:div w:id="1831939980">
                      <w:marLeft w:val="0"/>
                      <w:marRight w:val="0"/>
                      <w:marTop w:val="0"/>
                      <w:marBottom w:val="0"/>
                      <w:divBdr>
                        <w:top w:val="none" w:sz="0" w:space="0" w:color="auto"/>
                        <w:left w:val="none" w:sz="0" w:space="0" w:color="auto"/>
                        <w:bottom w:val="none" w:sz="0" w:space="0" w:color="auto"/>
                        <w:right w:val="none" w:sz="0" w:space="0" w:color="auto"/>
                      </w:divBdr>
                      <w:divsChild>
                        <w:div w:id="24214430">
                          <w:marLeft w:val="640"/>
                          <w:marRight w:val="0"/>
                          <w:marTop w:val="0"/>
                          <w:marBottom w:val="0"/>
                          <w:divBdr>
                            <w:top w:val="none" w:sz="0" w:space="0" w:color="auto"/>
                            <w:left w:val="none" w:sz="0" w:space="0" w:color="auto"/>
                            <w:bottom w:val="none" w:sz="0" w:space="0" w:color="auto"/>
                            <w:right w:val="none" w:sz="0" w:space="0" w:color="auto"/>
                          </w:divBdr>
                        </w:div>
                        <w:div w:id="100339426">
                          <w:marLeft w:val="640"/>
                          <w:marRight w:val="0"/>
                          <w:marTop w:val="0"/>
                          <w:marBottom w:val="0"/>
                          <w:divBdr>
                            <w:top w:val="none" w:sz="0" w:space="0" w:color="auto"/>
                            <w:left w:val="none" w:sz="0" w:space="0" w:color="auto"/>
                            <w:bottom w:val="none" w:sz="0" w:space="0" w:color="auto"/>
                            <w:right w:val="none" w:sz="0" w:space="0" w:color="auto"/>
                          </w:divBdr>
                        </w:div>
                        <w:div w:id="145755054">
                          <w:marLeft w:val="640"/>
                          <w:marRight w:val="0"/>
                          <w:marTop w:val="0"/>
                          <w:marBottom w:val="0"/>
                          <w:divBdr>
                            <w:top w:val="none" w:sz="0" w:space="0" w:color="auto"/>
                            <w:left w:val="none" w:sz="0" w:space="0" w:color="auto"/>
                            <w:bottom w:val="none" w:sz="0" w:space="0" w:color="auto"/>
                            <w:right w:val="none" w:sz="0" w:space="0" w:color="auto"/>
                          </w:divBdr>
                        </w:div>
                        <w:div w:id="195969945">
                          <w:marLeft w:val="640"/>
                          <w:marRight w:val="0"/>
                          <w:marTop w:val="0"/>
                          <w:marBottom w:val="0"/>
                          <w:divBdr>
                            <w:top w:val="none" w:sz="0" w:space="0" w:color="auto"/>
                            <w:left w:val="none" w:sz="0" w:space="0" w:color="auto"/>
                            <w:bottom w:val="none" w:sz="0" w:space="0" w:color="auto"/>
                            <w:right w:val="none" w:sz="0" w:space="0" w:color="auto"/>
                          </w:divBdr>
                        </w:div>
                        <w:div w:id="407311940">
                          <w:marLeft w:val="640"/>
                          <w:marRight w:val="0"/>
                          <w:marTop w:val="0"/>
                          <w:marBottom w:val="0"/>
                          <w:divBdr>
                            <w:top w:val="none" w:sz="0" w:space="0" w:color="auto"/>
                            <w:left w:val="none" w:sz="0" w:space="0" w:color="auto"/>
                            <w:bottom w:val="none" w:sz="0" w:space="0" w:color="auto"/>
                            <w:right w:val="none" w:sz="0" w:space="0" w:color="auto"/>
                          </w:divBdr>
                        </w:div>
                        <w:div w:id="468209674">
                          <w:marLeft w:val="640"/>
                          <w:marRight w:val="0"/>
                          <w:marTop w:val="0"/>
                          <w:marBottom w:val="0"/>
                          <w:divBdr>
                            <w:top w:val="none" w:sz="0" w:space="0" w:color="auto"/>
                            <w:left w:val="none" w:sz="0" w:space="0" w:color="auto"/>
                            <w:bottom w:val="none" w:sz="0" w:space="0" w:color="auto"/>
                            <w:right w:val="none" w:sz="0" w:space="0" w:color="auto"/>
                          </w:divBdr>
                        </w:div>
                        <w:div w:id="480537612">
                          <w:marLeft w:val="640"/>
                          <w:marRight w:val="0"/>
                          <w:marTop w:val="0"/>
                          <w:marBottom w:val="0"/>
                          <w:divBdr>
                            <w:top w:val="none" w:sz="0" w:space="0" w:color="auto"/>
                            <w:left w:val="none" w:sz="0" w:space="0" w:color="auto"/>
                            <w:bottom w:val="none" w:sz="0" w:space="0" w:color="auto"/>
                            <w:right w:val="none" w:sz="0" w:space="0" w:color="auto"/>
                          </w:divBdr>
                        </w:div>
                        <w:div w:id="496111441">
                          <w:marLeft w:val="640"/>
                          <w:marRight w:val="0"/>
                          <w:marTop w:val="0"/>
                          <w:marBottom w:val="0"/>
                          <w:divBdr>
                            <w:top w:val="none" w:sz="0" w:space="0" w:color="auto"/>
                            <w:left w:val="none" w:sz="0" w:space="0" w:color="auto"/>
                            <w:bottom w:val="none" w:sz="0" w:space="0" w:color="auto"/>
                            <w:right w:val="none" w:sz="0" w:space="0" w:color="auto"/>
                          </w:divBdr>
                        </w:div>
                        <w:div w:id="509829479">
                          <w:marLeft w:val="640"/>
                          <w:marRight w:val="0"/>
                          <w:marTop w:val="0"/>
                          <w:marBottom w:val="0"/>
                          <w:divBdr>
                            <w:top w:val="none" w:sz="0" w:space="0" w:color="auto"/>
                            <w:left w:val="none" w:sz="0" w:space="0" w:color="auto"/>
                            <w:bottom w:val="none" w:sz="0" w:space="0" w:color="auto"/>
                            <w:right w:val="none" w:sz="0" w:space="0" w:color="auto"/>
                          </w:divBdr>
                        </w:div>
                        <w:div w:id="521748992">
                          <w:marLeft w:val="640"/>
                          <w:marRight w:val="0"/>
                          <w:marTop w:val="0"/>
                          <w:marBottom w:val="0"/>
                          <w:divBdr>
                            <w:top w:val="none" w:sz="0" w:space="0" w:color="auto"/>
                            <w:left w:val="none" w:sz="0" w:space="0" w:color="auto"/>
                            <w:bottom w:val="none" w:sz="0" w:space="0" w:color="auto"/>
                            <w:right w:val="none" w:sz="0" w:space="0" w:color="auto"/>
                          </w:divBdr>
                        </w:div>
                        <w:div w:id="539168285">
                          <w:marLeft w:val="640"/>
                          <w:marRight w:val="0"/>
                          <w:marTop w:val="0"/>
                          <w:marBottom w:val="0"/>
                          <w:divBdr>
                            <w:top w:val="none" w:sz="0" w:space="0" w:color="auto"/>
                            <w:left w:val="none" w:sz="0" w:space="0" w:color="auto"/>
                            <w:bottom w:val="none" w:sz="0" w:space="0" w:color="auto"/>
                            <w:right w:val="none" w:sz="0" w:space="0" w:color="auto"/>
                          </w:divBdr>
                        </w:div>
                        <w:div w:id="552620327">
                          <w:marLeft w:val="640"/>
                          <w:marRight w:val="0"/>
                          <w:marTop w:val="0"/>
                          <w:marBottom w:val="0"/>
                          <w:divBdr>
                            <w:top w:val="none" w:sz="0" w:space="0" w:color="auto"/>
                            <w:left w:val="none" w:sz="0" w:space="0" w:color="auto"/>
                            <w:bottom w:val="none" w:sz="0" w:space="0" w:color="auto"/>
                            <w:right w:val="none" w:sz="0" w:space="0" w:color="auto"/>
                          </w:divBdr>
                        </w:div>
                        <w:div w:id="570579082">
                          <w:marLeft w:val="640"/>
                          <w:marRight w:val="0"/>
                          <w:marTop w:val="0"/>
                          <w:marBottom w:val="0"/>
                          <w:divBdr>
                            <w:top w:val="none" w:sz="0" w:space="0" w:color="auto"/>
                            <w:left w:val="none" w:sz="0" w:space="0" w:color="auto"/>
                            <w:bottom w:val="none" w:sz="0" w:space="0" w:color="auto"/>
                            <w:right w:val="none" w:sz="0" w:space="0" w:color="auto"/>
                          </w:divBdr>
                        </w:div>
                        <w:div w:id="706300041">
                          <w:marLeft w:val="640"/>
                          <w:marRight w:val="0"/>
                          <w:marTop w:val="0"/>
                          <w:marBottom w:val="0"/>
                          <w:divBdr>
                            <w:top w:val="none" w:sz="0" w:space="0" w:color="auto"/>
                            <w:left w:val="none" w:sz="0" w:space="0" w:color="auto"/>
                            <w:bottom w:val="none" w:sz="0" w:space="0" w:color="auto"/>
                            <w:right w:val="none" w:sz="0" w:space="0" w:color="auto"/>
                          </w:divBdr>
                        </w:div>
                        <w:div w:id="713768795">
                          <w:marLeft w:val="640"/>
                          <w:marRight w:val="0"/>
                          <w:marTop w:val="0"/>
                          <w:marBottom w:val="0"/>
                          <w:divBdr>
                            <w:top w:val="none" w:sz="0" w:space="0" w:color="auto"/>
                            <w:left w:val="none" w:sz="0" w:space="0" w:color="auto"/>
                            <w:bottom w:val="none" w:sz="0" w:space="0" w:color="auto"/>
                            <w:right w:val="none" w:sz="0" w:space="0" w:color="auto"/>
                          </w:divBdr>
                        </w:div>
                        <w:div w:id="741221325">
                          <w:marLeft w:val="640"/>
                          <w:marRight w:val="0"/>
                          <w:marTop w:val="0"/>
                          <w:marBottom w:val="0"/>
                          <w:divBdr>
                            <w:top w:val="none" w:sz="0" w:space="0" w:color="auto"/>
                            <w:left w:val="none" w:sz="0" w:space="0" w:color="auto"/>
                            <w:bottom w:val="none" w:sz="0" w:space="0" w:color="auto"/>
                            <w:right w:val="none" w:sz="0" w:space="0" w:color="auto"/>
                          </w:divBdr>
                        </w:div>
                        <w:div w:id="853810311">
                          <w:marLeft w:val="640"/>
                          <w:marRight w:val="0"/>
                          <w:marTop w:val="0"/>
                          <w:marBottom w:val="0"/>
                          <w:divBdr>
                            <w:top w:val="none" w:sz="0" w:space="0" w:color="auto"/>
                            <w:left w:val="none" w:sz="0" w:space="0" w:color="auto"/>
                            <w:bottom w:val="none" w:sz="0" w:space="0" w:color="auto"/>
                            <w:right w:val="none" w:sz="0" w:space="0" w:color="auto"/>
                          </w:divBdr>
                        </w:div>
                        <w:div w:id="870072945">
                          <w:marLeft w:val="640"/>
                          <w:marRight w:val="0"/>
                          <w:marTop w:val="0"/>
                          <w:marBottom w:val="0"/>
                          <w:divBdr>
                            <w:top w:val="none" w:sz="0" w:space="0" w:color="auto"/>
                            <w:left w:val="none" w:sz="0" w:space="0" w:color="auto"/>
                            <w:bottom w:val="none" w:sz="0" w:space="0" w:color="auto"/>
                            <w:right w:val="none" w:sz="0" w:space="0" w:color="auto"/>
                          </w:divBdr>
                        </w:div>
                        <w:div w:id="919824921">
                          <w:marLeft w:val="640"/>
                          <w:marRight w:val="0"/>
                          <w:marTop w:val="0"/>
                          <w:marBottom w:val="0"/>
                          <w:divBdr>
                            <w:top w:val="none" w:sz="0" w:space="0" w:color="auto"/>
                            <w:left w:val="none" w:sz="0" w:space="0" w:color="auto"/>
                            <w:bottom w:val="none" w:sz="0" w:space="0" w:color="auto"/>
                            <w:right w:val="none" w:sz="0" w:space="0" w:color="auto"/>
                          </w:divBdr>
                        </w:div>
                        <w:div w:id="939531492">
                          <w:marLeft w:val="640"/>
                          <w:marRight w:val="0"/>
                          <w:marTop w:val="0"/>
                          <w:marBottom w:val="0"/>
                          <w:divBdr>
                            <w:top w:val="none" w:sz="0" w:space="0" w:color="auto"/>
                            <w:left w:val="none" w:sz="0" w:space="0" w:color="auto"/>
                            <w:bottom w:val="none" w:sz="0" w:space="0" w:color="auto"/>
                            <w:right w:val="none" w:sz="0" w:space="0" w:color="auto"/>
                          </w:divBdr>
                        </w:div>
                        <w:div w:id="953174147">
                          <w:marLeft w:val="640"/>
                          <w:marRight w:val="0"/>
                          <w:marTop w:val="0"/>
                          <w:marBottom w:val="0"/>
                          <w:divBdr>
                            <w:top w:val="none" w:sz="0" w:space="0" w:color="auto"/>
                            <w:left w:val="none" w:sz="0" w:space="0" w:color="auto"/>
                            <w:bottom w:val="none" w:sz="0" w:space="0" w:color="auto"/>
                            <w:right w:val="none" w:sz="0" w:space="0" w:color="auto"/>
                          </w:divBdr>
                        </w:div>
                        <w:div w:id="969166319">
                          <w:marLeft w:val="640"/>
                          <w:marRight w:val="0"/>
                          <w:marTop w:val="0"/>
                          <w:marBottom w:val="0"/>
                          <w:divBdr>
                            <w:top w:val="none" w:sz="0" w:space="0" w:color="auto"/>
                            <w:left w:val="none" w:sz="0" w:space="0" w:color="auto"/>
                            <w:bottom w:val="none" w:sz="0" w:space="0" w:color="auto"/>
                            <w:right w:val="none" w:sz="0" w:space="0" w:color="auto"/>
                          </w:divBdr>
                        </w:div>
                        <w:div w:id="1116216921">
                          <w:marLeft w:val="640"/>
                          <w:marRight w:val="0"/>
                          <w:marTop w:val="0"/>
                          <w:marBottom w:val="0"/>
                          <w:divBdr>
                            <w:top w:val="none" w:sz="0" w:space="0" w:color="auto"/>
                            <w:left w:val="none" w:sz="0" w:space="0" w:color="auto"/>
                            <w:bottom w:val="none" w:sz="0" w:space="0" w:color="auto"/>
                            <w:right w:val="none" w:sz="0" w:space="0" w:color="auto"/>
                          </w:divBdr>
                        </w:div>
                        <w:div w:id="1118179987">
                          <w:marLeft w:val="640"/>
                          <w:marRight w:val="0"/>
                          <w:marTop w:val="0"/>
                          <w:marBottom w:val="0"/>
                          <w:divBdr>
                            <w:top w:val="none" w:sz="0" w:space="0" w:color="auto"/>
                            <w:left w:val="none" w:sz="0" w:space="0" w:color="auto"/>
                            <w:bottom w:val="none" w:sz="0" w:space="0" w:color="auto"/>
                            <w:right w:val="none" w:sz="0" w:space="0" w:color="auto"/>
                          </w:divBdr>
                        </w:div>
                        <w:div w:id="1170560452">
                          <w:marLeft w:val="640"/>
                          <w:marRight w:val="0"/>
                          <w:marTop w:val="0"/>
                          <w:marBottom w:val="0"/>
                          <w:divBdr>
                            <w:top w:val="none" w:sz="0" w:space="0" w:color="auto"/>
                            <w:left w:val="none" w:sz="0" w:space="0" w:color="auto"/>
                            <w:bottom w:val="none" w:sz="0" w:space="0" w:color="auto"/>
                            <w:right w:val="none" w:sz="0" w:space="0" w:color="auto"/>
                          </w:divBdr>
                        </w:div>
                        <w:div w:id="1322343332">
                          <w:marLeft w:val="640"/>
                          <w:marRight w:val="0"/>
                          <w:marTop w:val="0"/>
                          <w:marBottom w:val="0"/>
                          <w:divBdr>
                            <w:top w:val="none" w:sz="0" w:space="0" w:color="auto"/>
                            <w:left w:val="none" w:sz="0" w:space="0" w:color="auto"/>
                            <w:bottom w:val="none" w:sz="0" w:space="0" w:color="auto"/>
                            <w:right w:val="none" w:sz="0" w:space="0" w:color="auto"/>
                          </w:divBdr>
                        </w:div>
                        <w:div w:id="1378897515">
                          <w:marLeft w:val="640"/>
                          <w:marRight w:val="0"/>
                          <w:marTop w:val="0"/>
                          <w:marBottom w:val="0"/>
                          <w:divBdr>
                            <w:top w:val="none" w:sz="0" w:space="0" w:color="auto"/>
                            <w:left w:val="none" w:sz="0" w:space="0" w:color="auto"/>
                            <w:bottom w:val="none" w:sz="0" w:space="0" w:color="auto"/>
                            <w:right w:val="none" w:sz="0" w:space="0" w:color="auto"/>
                          </w:divBdr>
                        </w:div>
                        <w:div w:id="1400783450">
                          <w:marLeft w:val="640"/>
                          <w:marRight w:val="0"/>
                          <w:marTop w:val="0"/>
                          <w:marBottom w:val="0"/>
                          <w:divBdr>
                            <w:top w:val="none" w:sz="0" w:space="0" w:color="auto"/>
                            <w:left w:val="none" w:sz="0" w:space="0" w:color="auto"/>
                            <w:bottom w:val="none" w:sz="0" w:space="0" w:color="auto"/>
                            <w:right w:val="none" w:sz="0" w:space="0" w:color="auto"/>
                          </w:divBdr>
                        </w:div>
                        <w:div w:id="1414813165">
                          <w:marLeft w:val="640"/>
                          <w:marRight w:val="0"/>
                          <w:marTop w:val="0"/>
                          <w:marBottom w:val="0"/>
                          <w:divBdr>
                            <w:top w:val="none" w:sz="0" w:space="0" w:color="auto"/>
                            <w:left w:val="none" w:sz="0" w:space="0" w:color="auto"/>
                            <w:bottom w:val="none" w:sz="0" w:space="0" w:color="auto"/>
                            <w:right w:val="none" w:sz="0" w:space="0" w:color="auto"/>
                          </w:divBdr>
                        </w:div>
                        <w:div w:id="1419055358">
                          <w:marLeft w:val="640"/>
                          <w:marRight w:val="0"/>
                          <w:marTop w:val="0"/>
                          <w:marBottom w:val="0"/>
                          <w:divBdr>
                            <w:top w:val="none" w:sz="0" w:space="0" w:color="auto"/>
                            <w:left w:val="none" w:sz="0" w:space="0" w:color="auto"/>
                            <w:bottom w:val="none" w:sz="0" w:space="0" w:color="auto"/>
                            <w:right w:val="none" w:sz="0" w:space="0" w:color="auto"/>
                          </w:divBdr>
                        </w:div>
                        <w:div w:id="1484546487">
                          <w:marLeft w:val="640"/>
                          <w:marRight w:val="0"/>
                          <w:marTop w:val="0"/>
                          <w:marBottom w:val="0"/>
                          <w:divBdr>
                            <w:top w:val="none" w:sz="0" w:space="0" w:color="auto"/>
                            <w:left w:val="none" w:sz="0" w:space="0" w:color="auto"/>
                            <w:bottom w:val="none" w:sz="0" w:space="0" w:color="auto"/>
                            <w:right w:val="none" w:sz="0" w:space="0" w:color="auto"/>
                          </w:divBdr>
                        </w:div>
                        <w:div w:id="1491406552">
                          <w:marLeft w:val="640"/>
                          <w:marRight w:val="0"/>
                          <w:marTop w:val="0"/>
                          <w:marBottom w:val="0"/>
                          <w:divBdr>
                            <w:top w:val="none" w:sz="0" w:space="0" w:color="auto"/>
                            <w:left w:val="none" w:sz="0" w:space="0" w:color="auto"/>
                            <w:bottom w:val="none" w:sz="0" w:space="0" w:color="auto"/>
                            <w:right w:val="none" w:sz="0" w:space="0" w:color="auto"/>
                          </w:divBdr>
                        </w:div>
                        <w:div w:id="1492527219">
                          <w:marLeft w:val="640"/>
                          <w:marRight w:val="0"/>
                          <w:marTop w:val="0"/>
                          <w:marBottom w:val="0"/>
                          <w:divBdr>
                            <w:top w:val="none" w:sz="0" w:space="0" w:color="auto"/>
                            <w:left w:val="none" w:sz="0" w:space="0" w:color="auto"/>
                            <w:bottom w:val="none" w:sz="0" w:space="0" w:color="auto"/>
                            <w:right w:val="none" w:sz="0" w:space="0" w:color="auto"/>
                          </w:divBdr>
                        </w:div>
                        <w:div w:id="1621646334">
                          <w:marLeft w:val="640"/>
                          <w:marRight w:val="0"/>
                          <w:marTop w:val="0"/>
                          <w:marBottom w:val="0"/>
                          <w:divBdr>
                            <w:top w:val="none" w:sz="0" w:space="0" w:color="auto"/>
                            <w:left w:val="none" w:sz="0" w:space="0" w:color="auto"/>
                            <w:bottom w:val="none" w:sz="0" w:space="0" w:color="auto"/>
                            <w:right w:val="none" w:sz="0" w:space="0" w:color="auto"/>
                          </w:divBdr>
                        </w:div>
                        <w:div w:id="1782451310">
                          <w:marLeft w:val="640"/>
                          <w:marRight w:val="0"/>
                          <w:marTop w:val="0"/>
                          <w:marBottom w:val="0"/>
                          <w:divBdr>
                            <w:top w:val="none" w:sz="0" w:space="0" w:color="auto"/>
                            <w:left w:val="none" w:sz="0" w:space="0" w:color="auto"/>
                            <w:bottom w:val="none" w:sz="0" w:space="0" w:color="auto"/>
                            <w:right w:val="none" w:sz="0" w:space="0" w:color="auto"/>
                          </w:divBdr>
                        </w:div>
                        <w:div w:id="1807122350">
                          <w:marLeft w:val="640"/>
                          <w:marRight w:val="0"/>
                          <w:marTop w:val="0"/>
                          <w:marBottom w:val="0"/>
                          <w:divBdr>
                            <w:top w:val="none" w:sz="0" w:space="0" w:color="auto"/>
                            <w:left w:val="none" w:sz="0" w:space="0" w:color="auto"/>
                            <w:bottom w:val="none" w:sz="0" w:space="0" w:color="auto"/>
                            <w:right w:val="none" w:sz="0" w:space="0" w:color="auto"/>
                          </w:divBdr>
                        </w:div>
                        <w:div w:id="1851680529">
                          <w:marLeft w:val="640"/>
                          <w:marRight w:val="0"/>
                          <w:marTop w:val="0"/>
                          <w:marBottom w:val="0"/>
                          <w:divBdr>
                            <w:top w:val="none" w:sz="0" w:space="0" w:color="auto"/>
                            <w:left w:val="none" w:sz="0" w:space="0" w:color="auto"/>
                            <w:bottom w:val="none" w:sz="0" w:space="0" w:color="auto"/>
                            <w:right w:val="none" w:sz="0" w:space="0" w:color="auto"/>
                          </w:divBdr>
                        </w:div>
                        <w:div w:id="1872918552">
                          <w:marLeft w:val="640"/>
                          <w:marRight w:val="0"/>
                          <w:marTop w:val="0"/>
                          <w:marBottom w:val="0"/>
                          <w:divBdr>
                            <w:top w:val="none" w:sz="0" w:space="0" w:color="auto"/>
                            <w:left w:val="none" w:sz="0" w:space="0" w:color="auto"/>
                            <w:bottom w:val="none" w:sz="0" w:space="0" w:color="auto"/>
                            <w:right w:val="none" w:sz="0" w:space="0" w:color="auto"/>
                          </w:divBdr>
                        </w:div>
                        <w:div w:id="1874659412">
                          <w:marLeft w:val="640"/>
                          <w:marRight w:val="0"/>
                          <w:marTop w:val="0"/>
                          <w:marBottom w:val="0"/>
                          <w:divBdr>
                            <w:top w:val="none" w:sz="0" w:space="0" w:color="auto"/>
                            <w:left w:val="none" w:sz="0" w:space="0" w:color="auto"/>
                            <w:bottom w:val="none" w:sz="0" w:space="0" w:color="auto"/>
                            <w:right w:val="none" w:sz="0" w:space="0" w:color="auto"/>
                          </w:divBdr>
                        </w:div>
                        <w:div w:id="1888640736">
                          <w:marLeft w:val="640"/>
                          <w:marRight w:val="0"/>
                          <w:marTop w:val="0"/>
                          <w:marBottom w:val="0"/>
                          <w:divBdr>
                            <w:top w:val="none" w:sz="0" w:space="0" w:color="auto"/>
                            <w:left w:val="none" w:sz="0" w:space="0" w:color="auto"/>
                            <w:bottom w:val="none" w:sz="0" w:space="0" w:color="auto"/>
                            <w:right w:val="none" w:sz="0" w:space="0" w:color="auto"/>
                          </w:divBdr>
                        </w:div>
                        <w:div w:id="1911840149">
                          <w:marLeft w:val="640"/>
                          <w:marRight w:val="0"/>
                          <w:marTop w:val="0"/>
                          <w:marBottom w:val="0"/>
                          <w:divBdr>
                            <w:top w:val="none" w:sz="0" w:space="0" w:color="auto"/>
                            <w:left w:val="none" w:sz="0" w:space="0" w:color="auto"/>
                            <w:bottom w:val="none" w:sz="0" w:space="0" w:color="auto"/>
                            <w:right w:val="none" w:sz="0" w:space="0" w:color="auto"/>
                          </w:divBdr>
                        </w:div>
                        <w:div w:id="2077624819">
                          <w:marLeft w:val="640"/>
                          <w:marRight w:val="0"/>
                          <w:marTop w:val="0"/>
                          <w:marBottom w:val="0"/>
                          <w:divBdr>
                            <w:top w:val="none" w:sz="0" w:space="0" w:color="auto"/>
                            <w:left w:val="none" w:sz="0" w:space="0" w:color="auto"/>
                            <w:bottom w:val="none" w:sz="0" w:space="0" w:color="auto"/>
                            <w:right w:val="none" w:sz="0" w:space="0" w:color="auto"/>
                          </w:divBdr>
                        </w:div>
                        <w:div w:id="2141222792">
                          <w:marLeft w:val="640"/>
                          <w:marRight w:val="0"/>
                          <w:marTop w:val="0"/>
                          <w:marBottom w:val="0"/>
                          <w:divBdr>
                            <w:top w:val="none" w:sz="0" w:space="0" w:color="auto"/>
                            <w:left w:val="none" w:sz="0" w:space="0" w:color="auto"/>
                            <w:bottom w:val="none" w:sz="0" w:space="0" w:color="auto"/>
                            <w:right w:val="none" w:sz="0" w:space="0" w:color="auto"/>
                          </w:divBdr>
                        </w:div>
                        <w:div w:id="2146921952">
                          <w:marLeft w:val="640"/>
                          <w:marRight w:val="0"/>
                          <w:marTop w:val="0"/>
                          <w:marBottom w:val="0"/>
                          <w:divBdr>
                            <w:top w:val="none" w:sz="0" w:space="0" w:color="auto"/>
                            <w:left w:val="none" w:sz="0" w:space="0" w:color="auto"/>
                            <w:bottom w:val="none" w:sz="0" w:space="0" w:color="auto"/>
                            <w:right w:val="none" w:sz="0" w:space="0" w:color="auto"/>
                          </w:divBdr>
                        </w:div>
                      </w:divsChild>
                    </w:div>
                    <w:div w:id="1849756837">
                      <w:marLeft w:val="0"/>
                      <w:marRight w:val="0"/>
                      <w:marTop w:val="0"/>
                      <w:marBottom w:val="0"/>
                      <w:divBdr>
                        <w:top w:val="none" w:sz="0" w:space="0" w:color="auto"/>
                        <w:left w:val="none" w:sz="0" w:space="0" w:color="auto"/>
                        <w:bottom w:val="none" w:sz="0" w:space="0" w:color="auto"/>
                        <w:right w:val="none" w:sz="0" w:space="0" w:color="auto"/>
                      </w:divBdr>
                      <w:divsChild>
                        <w:div w:id="38284456">
                          <w:marLeft w:val="640"/>
                          <w:marRight w:val="0"/>
                          <w:marTop w:val="0"/>
                          <w:marBottom w:val="0"/>
                          <w:divBdr>
                            <w:top w:val="none" w:sz="0" w:space="0" w:color="auto"/>
                            <w:left w:val="none" w:sz="0" w:space="0" w:color="auto"/>
                            <w:bottom w:val="none" w:sz="0" w:space="0" w:color="auto"/>
                            <w:right w:val="none" w:sz="0" w:space="0" w:color="auto"/>
                          </w:divBdr>
                        </w:div>
                        <w:div w:id="65226569">
                          <w:marLeft w:val="640"/>
                          <w:marRight w:val="0"/>
                          <w:marTop w:val="0"/>
                          <w:marBottom w:val="0"/>
                          <w:divBdr>
                            <w:top w:val="none" w:sz="0" w:space="0" w:color="auto"/>
                            <w:left w:val="none" w:sz="0" w:space="0" w:color="auto"/>
                            <w:bottom w:val="none" w:sz="0" w:space="0" w:color="auto"/>
                            <w:right w:val="none" w:sz="0" w:space="0" w:color="auto"/>
                          </w:divBdr>
                        </w:div>
                        <w:div w:id="81226433">
                          <w:marLeft w:val="640"/>
                          <w:marRight w:val="0"/>
                          <w:marTop w:val="0"/>
                          <w:marBottom w:val="0"/>
                          <w:divBdr>
                            <w:top w:val="none" w:sz="0" w:space="0" w:color="auto"/>
                            <w:left w:val="none" w:sz="0" w:space="0" w:color="auto"/>
                            <w:bottom w:val="none" w:sz="0" w:space="0" w:color="auto"/>
                            <w:right w:val="none" w:sz="0" w:space="0" w:color="auto"/>
                          </w:divBdr>
                        </w:div>
                        <w:div w:id="83696543">
                          <w:marLeft w:val="640"/>
                          <w:marRight w:val="0"/>
                          <w:marTop w:val="0"/>
                          <w:marBottom w:val="0"/>
                          <w:divBdr>
                            <w:top w:val="none" w:sz="0" w:space="0" w:color="auto"/>
                            <w:left w:val="none" w:sz="0" w:space="0" w:color="auto"/>
                            <w:bottom w:val="none" w:sz="0" w:space="0" w:color="auto"/>
                            <w:right w:val="none" w:sz="0" w:space="0" w:color="auto"/>
                          </w:divBdr>
                        </w:div>
                        <w:div w:id="327641223">
                          <w:marLeft w:val="640"/>
                          <w:marRight w:val="0"/>
                          <w:marTop w:val="0"/>
                          <w:marBottom w:val="0"/>
                          <w:divBdr>
                            <w:top w:val="none" w:sz="0" w:space="0" w:color="auto"/>
                            <w:left w:val="none" w:sz="0" w:space="0" w:color="auto"/>
                            <w:bottom w:val="none" w:sz="0" w:space="0" w:color="auto"/>
                            <w:right w:val="none" w:sz="0" w:space="0" w:color="auto"/>
                          </w:divBdr>
                        </w:div>
                        <w:div w:id="476151328">
                          <w:marLeft w:val="640"/>
                          <w:marRight w:val="0"/>
                          <w:marTop w:val="0"/>
                          <w:marBottom w:val="0"/>
                          <w:divBdr>
                            <w:top w:val="none" w:sz="0" w:space="0" w:color="auto"/>
                            <w:left w:val="none" w:sz="0" w:space="0" w:color="auto"/>
                            <w:bottom w:val="none" w:sz="0" w:space="0" w:color="auto"/>
                            <w:right w:val="none" w:sz="0" w:space="0" w:color="auto"/>
                          </w:divBdr>
                        </w:div>
                        <w:div w:id="590628274">
                          <w:marLeft w:val="640"/>
                          <w:marRight w:val="0"/>
                          <w:marTop w:val="0"/>
                          <w:marBottom w:val="0"/>
                          <w:divBdr>
                            <w:top w:val="none" w:sz="0" w:space="0" w:color="auto"/>
                            <w:left w:val="none" w:sz="0" w:space="0" w:color="auto"/>
                            <w:bottom w:val="none" w:sz="0" w:space="0" w:color="auto"/>
                            <w:right w:val="none" w:sz="0" w:space="0" w:color="auto"/>
                          </w:divBdr>
                        </w:div>
                        <w:div w:id="666858113">
                          <w:marLeft w:val="640"/>
                          <w:marRight w:val="0"/>
                          <w:marTop w:val="0"/>
                          <w:marBottom w:val="0"/>
                          <w:divBdr>
                            <w:top w:val="none" w:sz="0" w:space="0" w:color="auto"/>
                            <w:left w:val="none" w:sz="0" w:space="0" w:color="auto"/>
                            <w:bottom w:val="none" w:sz="0" w:space="0" w:color="auto"/>
                            <w:right w:val="none" w:sz="0" w:space="0" w:color="auto"/>
                          </w:divBdr>
                        </w:div>
                        <w:div w:id="671030907">
                          <w:marLeft w:val="640"/>
                          <w:marRight w:val="0"/>
                          <w:marTop w:val="0"/>
                          <w:marBottom w:val="0"/>
                          <w:divBdr>
                            <w:top w:val="none" w:sz="0" w:space="0" w:color="auto"/>
                            <w:left w:val="none" w:sz="0" w:space="0" w:color="auto"/>
                            <w:bottom w:val="none" w:sz="0" w:space="0" w:color="auto"/>
                            <w:right w:val="none" w:sz="0" w:space="0" w:color="auto"/>
                          </w:divBdr>
                        </w:div>
                        <w:div w:id="718824078">
                          <w:marLeft w:val="640"/>
                          <w:marRight w:val="0"/>
                          <w:marTop w:val="0"/>
                          <w:marBottom w:val="0"/>
                          <w:divBdr>
                            <w:top w:val="none" w:sz="0" w:space="0" w:color="auto"/>
                            <w:left w:val="none" w:sz="0" w:space="0" w:color="auto"/>
                            <w:bottom w:val="none" w:sz="0" w:space="0" w:color="auto"/>
                            <w:right w:val="none" w:sz="0" w:space="0" w:color="auto"/>
                          </w:divBdr>
                        </w:div>
                        <w:div w:id="731658531">
                          <w:marLeft w:val="640"/>
                          <w:marRight w:val="0"/>
                          <w:marTop w:val="0"/>
                          <w:marBottom w:val="0"/>
                          <w:divBdr>
                            <w:top w:val="none" w:sz="0" w:space="0" w:color="auto"/>
                            <w:left w:val="none" w:sz="0" w:space="0" w:color="auto"/>
                            <w:bottom w:val="none" w:sz="0" w:space="0" w:color="auto"/>
                            <w:right w:val="none" w:sz="0" w:space="0" w:color="auto"/>
                          </w:divBdr>
                        </w:div>
                        <w:div w:id="810250601">
                          <w:marLeft w:val="640"/>
                          <w:marRight w:val="0"/>
                          <w:marTop w:val="0"/>
                          <w:marBottom w:val="0"/>
                          <w:divBdr>
                            <w:top w:val="none" w:sz="0" w:space="0" w:color="auto"/>
                            <w:left w:val="none" w:sz="0" w:space="0" w:color="auto"/>
                            <w:bottom w:val="none" w:sz="0" w:space="0" w:color="auto"/>
                            <w:right w:val="none" w:sz="0" w:space="0" w:color="auto"/>
                          </w:divBdr>
                        </w:div>
                        <w:div w:id="845292083">
                          <w:marLeft w:val="640"/>
                          <w:marRight w:val="0"/>
                          <w:marTop w:val="0"/>
                          <w:marBottom w:val="0"/>
                          <w:divBdr>
                            <w:top w:val="none" w:sz="0" w:space="0" w:color="auto"/>
                            <w:left w:val="none" w:sz="0" w:space="0" w:color="auto"/>
                            <w:bottom w:val="none" w:sz="0" w:space="0" w:color="auto"/>
                            <w:right w:val="none" w:sz="0" w:space="0" w:color="auto"/>
                          </w:divBdr>
                        </w:div>
                        <w:div w:id="847019617">
                          <w:marLeft w:val="640"/>
                          <w:marRight w:val="0"/>
                          <w:marTop w:val="0"/>
                          <w:marBottom w:val="0"/>
                          <w:divBdr>
                            <w:top w:val="none" w:sz="0" w:space="0" w:color="auto"/>
                            <w:left w:val="none" w:sz="0" w:space="0" w:color="auto"/>
                            <w:bottom w:val="none" w:sz="0" w:space="0" w:color="auto"/>
                            <w:right w:val="none" w:sz="0" w:space="0" w:color="auto"/>
                          </w:divBdr>
                        </w:div>
                        <w:div w:id="899095483">
                          <w:marLeft w:val="640"/>
                          <w:marRight w:val="0"/>
                          <w:marTop w:val="0"/>
                          <w:marBottom w:val="0"/>
                          <w:divBdr>
                            <w:top w:val="none" w:sz="0" w:space="0" w:color="auto"/>
                            <w:left w:val="none" w:sz="0" w:space="0" w:color="auto"/>
                            <w:bottom w:val="none" w:sz="0" w:space="0" w:color="auto"/>
                            <w:right w:val="none" w:sz="0" w:space="0" w:color="auto"/>
                          </w:divBdr>
                        </w:div>
                        <w:div w:id="1136482825">
                          <w:marLeft w:val="640"/>
                          <w:marRight w:val="0"/>
                          <w:marTop w:val="0"/>
                          <w:marBottom w:val="0"/>
                          <w:divBdr>
                            <w:top w:val="none" w:sz="0" w:space="0" w:color="auto"/>
                            <w:left w:val="none" w:sz="0" w:space="0" w:color="auto"/>
                            <w:bottom w:val="none" w:sz="0" w:space="0" w:color="auto"/>
                            <w:right w:val="none" w:sz="0" w:space="0" w:color="auto"/>
                          </w:divBdr>
                        </w:div>
                        <w:div w:id="1151412036">
                          <w:marLeft w:val="640"/>
                          <w:marRight w:val="0"/>
                          <w:marTop w:val="0"/>
                          <w:marBottom w:val="0"/>
                          <w:divBdr>
                            <w:top w:val="none" w:sz="0" w:space="0" w:color="auto"/>
                            <w:left w:val="none" w:sz="0" w:space="0" w:color="auto"/>
                            <w:bottom w:val="none" w:sz="0" w:space="0" w:color="auto"/>
                            <w:right w:val="none" w:sz="0" w:space="0" w:color="auto"/>
                          </w:divBdr>
                        </w:div>
                        <w:div w:id="1172721140">
                          <w:marLeft w:val="640"/>
                          <w:marRight w:val="0"/>
                          <w:marTop w:val="0"/>
                          <w:marBottom w:val="0"/>
                          <w:divBdr>
                            <w:top w:val="none" w:sz="0" w:space="0" w:color="auto"/>
                            <w:left w:val="none" w:sz="0" w:space="0" w:color="auto"/>
                            <w:bottom w:val="none" w:sz="0" w:space="0" w:color="auto"/>
                            <w:right w:val="none" w:sz="0" w:space="0" w:color="auto"/>
                          </w:divBdr>
                        </w:div>
                        <w:div w:id="1185823431">
                          <w:marLeft w:val="640"/>
                          <w:marRight w:val="0"/>
                          <w:marTop w:val="0"/>
                          <w:marBottom w:val="0"/>
                          <w:divBdr>
                            <w:top w:val="none" w:sz="0" w:space="0" w:color="auto"/>
                            <w:left w:val="none" w:sz="0" w:space="0" w:color="auto"/>
                            <w:bottom w:val="none" w:sz="0" w:space="0" w:color="auto"/>
                            <w:right w:val="none" w:sz="0" w:space="0" w:color="auto"/>
                          </w:divBdr>
                        </w:div>
                        <w:div w:id="1241869880">
                          <w:marLeft w:val="640"/>
                          <w:marRight w:val="0"/>
                          <w:marTop w:val="0"/>
                          <w:marBottom w:val="0"/>
                          <w:divBdr>
                            <w:top w:val="none" w:sz="0" w:space="0" w:color="auto"/>
                            <w:left w:val="none" w:sz="0" w:space="0" w:color="auto"/>
                            <w:bottom w:val="none" w:sz="0" w:space="0" w:color="auto"/>
                            <w:right w:val="none" w:sz="0" w:space="0" w:color="auto"/>
                          </w:divBdr>
                        </w:div>
                        <w:div w:id="1257714597">
                          <w:marLeft w:val="640"/>
                          <w:marRight w:val="0"/>
                          <w:marTop w:val="0"/>
                          <w:marBottom w:val="0"/>
                          <w:divBdr>
                            <w:top w:val="none" w:sz="0" w:space="0" w:color="auto"/>
                            <w:left w:val="none" w:sz="0" w:space="0" w:color="auto"/>
                            <w:bottom w:val="none" w:sz="0" w:space="0" w:color="auto"/>
                            <w:right w:val="none" w:sz="0" w:space="0" w:color="auto"/>
                          </w:divBdr>
                        </w:div>
                        <w:div w:id="1270502357">
                          <w:marLeft w:val="640"/>
                          <w:marRight w:val="0"/>
                          <w:marTop w:val="0"/>
                          <w:marBottom w:val="0"/>
                          <w:divBdr>
                            <w:top w:val="none" w:sz="0" w:space="0" w:color="auto"/>
                            <w:left w:val="none" w:sz="0" w:space="0" w:color="auto"/>
                            <w:bottom w:val="none" w:sz="0" w:space="0" w:color="auto"/>
                            <w:right w:val="none" w:sz="0" w:space="0" w:color="auto"/>
                          </w:divBdr>
                        </w:div>
                        <w:div w:id="1356081078">
                          <w:marLeft w:val="640"/>
                          <w:marRight w:val="0"/>
                          <w:marTop w:val="0"/>
                          <w:marBottom w:val="0"/>
                          <w:divBdr>
                            <w:top w:val="none" w:sz="0" w:space="0" w:color="auto"/>
                            <w:left w:val="none" w:sz="0" w:space="0" w:color="auto"/>
                            <w:bottom w:val="none" w:sz="0" w:space="0" w:color="auto"/>
                            <w:right w:val="none" w:sz="0" w:space="0" w:color="auto"/>
                          </w:divBdr>
                        </w:div>
                        <w:div w:id="1381662179">
                          <w:marLeft w:val="640"/>
                          <w:marRight w:val="0"/>
                          <w:marTop w:val="0"/>
                          <w:marBottom w:val="0"/>
                          <w:divBdr>
                            <w:top w:val="none" w:sz="0" w:space="0" w:color="auto"/>
                            <w:left w:val="none" w:sz="0" w:space="0" w:color="auto"/>
                            <w:bottom w:val="none" w:sz="0" w:space="0" w:color="auto"/>
                            <w:right w:val="none" w:sz="0" w:space="0" w:color="auto"/>
                          </w:divBdr>
                        </w:div>
                        <w:div w:id="1391227767">
                          <w:marLeft w:val="640"/>
                          <w:marRight w:val="0"/>
                          <w:marTop w:val="0"/>
                          <w:marBottom w:val="0"/>
                          <w:divBdr>
                            <w:top w:val="none" w:sz="0" w:space="0" w:color="auto"/>
                            <w:left w:val="none" w:sz="0" w:space="0" w:color="auto"/>
                            <w:bottom w:val="none" w:sz="0" w:space="0" w:color="auto"/>
                            <w:right w:val="none" w:sz="0" w:space="0" w:color="auto"/>
                          </w:divBdr>
                        </w:div>
                        <w:div w:id="1407530154">
                          <w:marLeft w:val="640"/>
                          <w:marRight w:val="0"/>
                          <w:marTop w:val="0"/>
                          <w:marBottom w:val="0"/>
                          <w:divBdr>
                            <w:top w:val="none" w:sz="0" w:space="0" w:color="auto"/>
                            <w:left w:val="none" w:sz="0" w:space="0" w:color="auto"/>
                            <w:bottom w:val="none" w:sz="0" w:space="0" w:color="auto"/>
                            <w:right w:val="none" w:sz="0" w:space="0" w:color="auto"/>
                          </w:divBdr>
                        </w:div>
                        <w:div w:id="1428384910">
                          <w:marLeft w:val="640"/>
                          <w:marRight w:val="0"/>
                          <w:marTop w:val="0"/>
                          <w:marBottom w:val="0"/>
                          <w:divBdr>
                            <w:top w:val="none" w:sz="0" w:space="0" w:color="auto"/>
                            <w:left w:val="none" w:sz="0" w:space="0" w:color="auto"/>
                            <w:bottom w:val="none" w:sz="0" w:space="0" w:color="auto"/>
                            <w:right w:val="none" w:sz="0" w:space="0" w:color="auto"/>
                          </w:divBdr>
                        </w:div>
                        <w:div w:id="1469203565">
                          <w:marLeft w:val="640"/>
                          <w:marRight w:val="0"/>
                          <w:marTop w:val="0"/>
                          <w:marBottom w:val="0"/>
                          <w:divBdr>
                            <w:top w:val="none" w:sz="0" w:space="0" w:color="auto"/>
                            <w:left w:val="none" w:sz="0" w:space="0" w:color="auto"/>
                            <w:bottom w:val="none" w:sz="0" w:space="0" w:color="auto"/>
                            <w:right w:val="none" w:sz="0" w:space="0" w:color="auto"/>
                          </w:divBdr>
                        </w:div>
                        <w:div w:id="1483426903">
                          <w:marLeft w:val="640"/>
                          <w:marRight w:val="0"/>
                          <w:marTop w:val="0"/>
                          <w:marBottom w:val="0"/>
                          <w:divBdr>
                            <w:top w:val="none" w:sz="0" w:space="0" w:color="auto"/>
                            <w:left w:val="none" w:sz="0" w:space="0" w:color="auto"/>
                            <w:bottom w:val="none" w:sz="0" w:space="0" w:color="auto"/>
                            <w:right w:val="none" w:sz="0" w:space="0" w:color="auto"/>
                          </w:divBdr>
                        </w:div>
                        <w:div w:id="1487283618">
                          <w:marLeft w:val="640"/>
                          <w:marRight w:val="0"/>
                          <w:marTop w:val="0"/>
                          <w:marBottom w:val="0"/>
                          <w:divBdr>
                            <w:top w:val="none" w:sz="0" w:space="0" w:color="auto"/>
                            <w:left w:val="none" w:sz="0" w:space="0" w:color="auto"/>
                            <w:bottom w:val="none" w:sz="0" w:space="0" w:color="auto"/>
                            <w:right w:val="none" w:sz="0" w:space="0" w:color="auto"/>
                          </w:divBdr>
                        </w:div>
                        <w:div w:id="1569223548">
                          <w:marLeft w:val="640"/>
                          <w:marRight w:val="0"/>
                          <w:marTop w:val="0"/>
                          <w:marBottom w:val="0"/>
                          <w:divBdr>
                            <w:top w:val="none" w:sz="0" w:space="0" w:color="auto"/>
                            <w:left w:val="none" w:sz="0" w:space="0" w:color="auto"/>
                            <w:bottom w:val="none" w:sz="0" w:space="0" w:color="auto"/>
                            <w:right w:val="none" w:sz="0" w:space="0" w:color="auto"/>
                          </w:divBdr>
                        </w:div>
                        <w:div w:id="1644314750">
                          <w:marLeft w:val="640"/>
                          <w:marRight w:val="0"/>
                          <w:marTop w:val="0"/>
                          <w:marBottom w:val="0"/>
                          <w:divBdr>
                            <w:top w:val="none" w:sz="0" w:space="0" w:color="auto"/>
                            <w:left w:val="none" w:sz="0" w:space="0" w:color="auto"/>
                            <w:bottom w:val="none" w:sz="0" w:space="0" w:color="auto"/>
                            <w:right w:val="none" w:sz="0" w:space="0" w:color="auto"/>
                          </w:divBdr>
                        </w:div>
                        <w:div w:id="1660618517">
                          <w:marLeft w:val="640"/>
                          <w:marRight w:val="0"/>
                          <w:marTop w:val="0"/>
                          <w:marBottom w:val="0"/>
                          <w:divBdr>
                            <w:top w:val="none" w:sz="0" w:space="0" w:color="auto"/>
                            <w:left w:val="none" w:sz="0" w:space="0" w:color="auto"/>
                            <w:bottom w:val="none" w:sz="0" w:space="0" w:color="auto"/>
                            <w:right w:val="none" w:sz="0" w:space="0" w:color="auto"/>
                          </w:divBdr>
                        </w:div>
                        <w:div w:id="1796674432">
                          <w:marLeft w:val="640"/>
                          <w:marRight w:val="0"/>
                          <w:marTop w:val="0"/>
                          <w:marBottom w:val="0"/>
                          <w:divBdr>
                            <w:top w:val="none" w:sz="0" w:space="0" w:color="auto"/>
                            <w:left w:val="none" w:sz="0" w:space="0" w:color="auto"/>
                            <w:bottom w:val="none" w:sz="0" w:space="0" w:color="auto"/>
                            <w:right w:val="none" w:sz="0" w:space="0" w:color="auto"/>
                          </w:divBdr>
                        </w:div>
                        <w:div w:id="1796942949">
                          <w:marLeft w:val="640"/>
                          <w:marRight w:val="0"/>
                          <w:marTop w:val="0"/>
                          <w:marBottom w:val="0"/>
                          <w:divBdr>
                            <w:top w:val="none" w:sz="0" w:space="0" w:color="auto"/>
                            <w:left w:val="none" w:sz="0" w:space="0" w:color="auto"/>
                            <w:bottom w:val="none" w:sz="0" w:space="0" w:color="auto"/>
                            <w:right w:val="none" w:sz="0" w:space="0" w:color="auto"/>
                          </w:divBdr>
                        </w:div>
                        <w:div w:id="1912153852">
                          <w:marLeft w:val="640"/>
                          <w:marRight w:val="0"/>
                          <w:marTop w:val="0"/>
                          <w:marBottom w:val="0"/>
                          <w:divBdr>
                            <w:top w:val="none" w:sz="0" w:space="0" w:color="auto"/>
                            <w:left w:val="none" w:sz="0" w:space="0" w:color="auto"/>
                            <w:bottom w:val="none" w:sz="0" w:space="0" w:color="auto"/>
                            <w:right w:val="none" w:sz="0" w:space="0" w:color="auto"/>
                          </w:divBdr>
                        </w:div>
                        <w:div w:id="1925844315">
                          <w:marLeft w:val="640"/>
                          <w:marRight w:val="0"/>
                          <w:marTop w:val="0"/>
                          <w:marBottom w:val="0"/>
                          <w:divBdr>
                            <w:top w:val="none" w:sz="0" w:space="0" w:color="auto"/>
                            <w:left w:val="none" w:sz="0" w:space="0" w:color="auto"/>
                            <w:bottom w:val="none" w:sz="0" w:space="0" w:color="auto"/>
                            <w:right w:val="none" w:sz="0" w:space="0" w:color="auto"/>
                          </w:divBdr>
                        </w:div>
                        <w:div w:id="1948079729">
                          <w:marLeft w:val="640"/>
                          <w:marRight w:val="0"/>
                          <w:marTop w:val="0"/>
                          <w:marBottom w:val="0"/>
                          <w:divBdr>
                            <w:top w:val="none" w:sz="0" w:space="0" w:color="auto"/>
                            <w:left w:val="none" w:sz="0" w:space="0" w:color="auto"/>
                            <w:bottom w:val="none" w:sz="0" w:space="0" w:color="auto"/>
                            <w:right w:val="none" w:sz="0" w:space="0" w:color="auto"/>
                          </w:divBdr>
                        </w:div>
                        <w:div w:id="2072732331">
                          <w:marLeft w:val="640"/>
                          <w:marRight w:val="0"/>
                          <w:marTop w:val="0"/>
                          <w:marBottom w:val="0"/>
                          <w:divBdr>
                            <w:top w:val="none" w:sz="0" w:space="0" w:color="auto"/>
                            <w:left w:val="none" w:sz="0" w:space="0" w:color="auto"/>
                            <w:bottom w:val="none" w:sz="0" w:space="0" w:color="auto"/>
                            <w:right w:val="none" w:sz="0" w:space="0" w:color="auto"/>
                          </w:divBdr>
                        </w:div>
                        <w:div w:id="2092457844">
                          <w:marLeft w:val="640"/>
                          <w:marRight w:val="0"/>
                          <w:marTop w:val="0"/>
                          <w:marBottom w:val="0"/>
                          <w:divBdr>
                            <w:top w:val="none" w:sz="0" w:space="0" w:color="auto"/>
                            <w:left w:val="none" w:sz="0" w:space="0" w:color="auto"/>
                            <w:bottom w:val="none" w:sz="0" w:space="0" w:color="auto"/>
                            <w:right w:val="none" w:sz="0" w:space="0" w:color="auto"/>
                          </w:divBdr>
                        </w:div>
                        <w:div w:id="2104645037">
                          <w:marLeft w:val="640"/>
                          <w:marRight w:val="0"/>
                          <w:marTop w:val="0"/>
                          <w:marBottom w:val="0"/>
                          <w:divBdr>
                            <w:top w:val="none" w:sz="0" w:space="0" w:color="auto"/>
                            <w:left w:val="none" w:sz="0" w:space="0" w:color="auto"/>
                            <w:bottom w:val="none" w:sz="0" w:space="0" w:color="auto"/>
                            <w:right w:val="none" w:sz="0" w:space="0" w:color="auto"/>
                          </w:divBdr>
                        </w:div>
                      </w:divsChild>
                    </w:div>
                    <w:div w:id="1916166286">
                      <w:marLeft w:val="0"/>
                      <w:marRight w:val="0"/>
                      <w:marTop w:val="0"/>
                      <w:marBottom w:val="0"/>
                      <w:divBdr>
                        <w:top w:val="none" w:sz="0" w:space="0" w:color="auto"/>
                        <w:left w:val="none" w:sz="0" w:space="0" w:color="auto"/>
                        <w:bottom w:val="none" w:sz="0" w:space="0" w:color="auto"/>
                        <w:right w:val="none" w:sz="0" w:space="0" w:color="auto"/>
                      </w:divBdr>
                      <w:divsChild>
                        <w:div w:id="23487320">
                          <w:marLeft w:val="640"/>
                          <w:marRight w:val="0"/>
                          <w:marTop w:val="0"/>
                          <w:marBottom w:val="0"/>
                          <w:divBdr>
                            <w:top w:val="none" w:sz="0" w:space="0" w:color="auto"/>
                            <w:left w:val="none" w:sz="0" w:space="0" w:color="auto"/>
                            <w:bottom w:val="none" w:sz="0" w:space="0" w:color="auto"/>
                            <w:right w:val="none" w:sz="0" w:space="0" w:color="auto"/>
                          </w:divBdr>
                        </w:div>
                        <w:div w:id="99490023">
                          <w:marLeft w:val="640"/>
                          <w:marRight w:val="0"/>
                          <w:marTop w:val="0"/>
                          <w:marBottom w:val="0"/>
                          <w:divBdr>
                            <w:top w:val="none" w:sz="0" w:space="0" w:color="auto"/>
                            <w:left w:val="none" w:sz="0" w:space="0" w:color="auto"/>
                            <w:bottom w:val="none" w:sz="0" w:space="0" w:color="auto"/>
                            <w:right w:val="none" w:sz="0" w:space="0" w:color="auto"/>
                          </w:divBdr>
                        </w:div>
                        <w:div w:id="205877909">
                          <w:marLeft w:val="640"/>
                          <w:marRight w:val="0"/>
                          <w:marTop w:val="0"/>
                          <w:marBottom w:val="0"/>
                          <w:divBdr>
                            <w:top w:val="none" w:sz="0" w:space="0" w:color="auto"/>
                            <w:left w:val="none" w:sz="0" w:space="0" w:color="auto"/>
                            <w:bottom w:val="none" w:sz="0" w:space="0" w:color="auto"/>
                            <w:right w:val="none" w:sz="0" w:space="0" w:color="auto"/>
                          </w:divBdr>
                        </w:div>
                        <w:div w:id="218981071">
                          <w:marLeft w:val="640"/>
                          <w:marRight w:val="0"/>
                          <w:marTop w:val="0"/>
                          <w:marBottom w:val="0"/>
                          <w:divBdr>
                            <w:top w:val="none" w:sz="0" w:space="0" w:color="auto"/>
                            <w:left w:val="none" w:sz="0" w:space="0" w:color="auto"/>
                            <w:bottom w:val="none" w:sz="0" w:space="0" w:color="auto"/>
                            <w:right w:val="none" w:sz="0" w:space="0" w:color="auto"/>
                          </w:divBdr>
                        </w:div>
                        <w:div w:id="264462189">
                          <w:marLeft w:val="640"/>
                          <w:marRight w:val="0"/>
                          <w:marTop w:val="0"/>
                          <w:marBottom w:val="0"/>
                          <w:divBdr>
                            <w:top w:val="none" w:sz="0" w:space="0" w:color="auto"/>
                            <w:left w:val="none" w:sz="0" w:space="0" w:color="auto"/>
                            <w:bottom w:val="none" w:sz="0" w:space="0" w:color="auto"/>
                            <w:right w:val="none" w:sz="0" w:space="0" w:color="auto"/>
                          </w:divBdr>
                        </w:div>
                        <w:div w:id="267583986">
                          <w:marLeft w:val="640"/>
                          <w:marRight w:val="0"/>
                          <w:marTop w:val="0"/>
                          <w:marBottom w:val="0"/>
                          <w:divBdr>
                            <w:top w:val="none" w:sz="0" w:space="0" w:color="auto"/>
                            <w:left w:val="none" w:sz="0" w:space="0" w:color="auto"/>
                            <w:bottom w:val="none" w:sz="0" w:space="0" w:color="auto"/>
                            <w:right w:val="none" w:sz="0" w:space="0" w:color="auto"/>
                          </w:divBdr>
                        </w:div>
                        <w:div w:id="282813622">
                          <w:marLeft w:val="640"/>
                          <w:marRight w:val="0"/>
                          <w:marTop w:val="0"/>
                          <w:marBottom w:val="0"/>
                          <w:divBdr>
                            <w:top w:val="none" w:sz="0" w:space="0" w:color="auto"/>
                            <w:left w:val="none" w:sz="0" w:space="0" w:color="auto"/>
                            <w:bottom w:val="none" w:sz="0" w:space="0" w:color="auto"/>
                            <w:right w:val="none" w:sz="0" w:space="0" w:color="auto"/>
                          </w:divBdr>
                        </w:div>
                        <w:div w:id="334386031">
                          <w:marLeft w:val="640"/>
                          <w:marRight w:val="0"/>
                          <w:marTop w:val="0"/>
                          <w:marBottom w:val="0"/>
                          <w:divBdr>
                            <w:top w:val="none" w:sz="0" w:space="0" w:color="auto"/>
                            <w:left w:val="none" w:sz="0" w:space="0" w:color="auto"/>
                            <w:bottom w:val="none" w:sz="0" w:space="0" w:color="auto"/>
                            <w:right w:val="none" w:sz="0" w:space="0" w:color="auto"/>
                          </w:divBdr>
                        </w:div>
                        <w:div w:id="351222836">
                          <w:marLeft w:val="640"/>
                          <w:marRight w:val="0"/>
                          <w:marTop w:val="0"/>
                          <w:marBottom w:val="0"/>
                          <w:divBdr>
                            <w:top w:val="none" w:sz="0" w:space="0" w:color="auto"/>
                            <w:left w:val="none" w:sz="0" w:space="0" w:color="auto"/>
                            <w:bottom w:val="none" w:sz="0" w:space="0" w:color="auto"/>
                            <w:right w:val="none" w:sz="0" w:space="0" w:color="auto"/>
                          </w:divBdr>
                        </w:div>
                        <w:div w:id="497884134">
                          <w:marLeft w:val="640"/>
                          <w:marRight w:val="0"/>
                          <w:marTop w:val="0"/>
                          <w:marBottom w:val="0"/>
                          <w:divBdr>
                            <w:top w:val="none" w:sz="0" w:space="0" w:color="auto"/>
                            <w:left w:val="none" w:sz="0" w:space="0" w:color="auto"/>
                            <w:bottom w:val="none" w:sz="0" w:space="0" w:color="auto"/>
                            <w:right w:val="none" w:sz="0" w:space="0" w:color="auto"/>
                          </w:divBdr>
                        </w:div>
                        <w:div w:id="556015933">
                          <w:marLeft w:val="640"/>
                          <w:marRight w:val="0"/>
                          <w:marTop w:val="0"/>
                          <w:marBottom w:val="0"/>
                          <w:divBdr>
                            <w:top w:val="none" w:sz="0" w:space="0" w:color="auto"/>
                            <w:left w:val="none" w:sz="0" w:space="0" w:color="auto"/>
                            <w:bottom w:val="none" w:sz="0" w:space="0" w:color="auto"/>
                            <w:right w:val="none" w:sz="0" w:space="0" w:color="auto"/>
                          </w:divBdr>
                        </w:div>
                        <w:div w:id="590890518">
                          <w:marLeft w:val="640"/>
                          <w:marRight w:val="0"/>
                          <w:marTop w:val="0"/>
                          <w:marBottom w:val="0"/>
                          <w:divBdr>
                            <w:top w:val="none" w:sz="0" w:space="0" w:color="auto"/>
                            <w:left w:val="none" w:sz="0" w:space="0" w:color="auto"/>
                            <w:bottom w:val="none" w:sz="0" w:space="0" w:color="auto"/>
                            <w:right w:val="none" w:sz="0" w:space="0" w:color="auto"/>
                          </w:divBdr>
                        </w:div>
                        <w:div w:id="642348567">
                          <w:marLeft w:val="640"/>
                          <w:marRight w:val="0"/>
                          <w:marTop w:val="0"/>
                          <w:marBottom w:val="0"/>
                          <w:divBdr>
                            <w:top w:val="none" w:sz="0" w:space="0" w:color="auto"/>
                            <w:left w:val="none" w:sz="0" w:space="0" w:color="auto"/>
                            <w:bottom w:val="none" w:sz="0" w:space="0" w:color="auto"/>
                            <w:right w:val="none" w:sz="0" w:space="0" w:color="auto"/>
                          </w:divBdr>
                        </w:div>
                        <w:div w:id="665017352">
                          <w:marLeft w:val="640"/>
                          <w:marRight w:val="0"/>
                          <w:marTop w:val="0"/>
                          <w:marBottom w:val="0"/>
                          <w:divBdr>
                            <w:top w:val="none" w:sz="0" w:space="0" w:color="auto"/>
                            <w:left w:val="none" w:sz="0" w:space="0" w:color="auto"/>
                            <w:bottom w:val="none" w:sz="0" w:space="0" w:color="auto"/>
                            <w:right w:val="none" w:sz="0" w:space="0" w:color="auto"/>
                          </w:divBdr>
                        </w:div>
                        <w:div w:id="675110158">
                          <w:marLeft w:val="640"/>
                          <w:marRight w:val="0"/>
                          <w:marTop w:val="0"/>
                          <w:marBottom w:val="0"/>
                          <w:divBdr>
                            <w:top w:val="none" w:sz="0" w:space="0" w:color="auto"/>
                            <w:left w:val="none" w:sz="0" w:space="0" w:color="auto"/>
                            <w:bottom w:val="none" w:sz="0" w:space="0" w:color="auto"/>
                            <w:right w:val="none" w:sz="0" w:space="0" w:color="auto"/>
                          </w:divBdr>
                        </w:div>
                        <w:div w:id="718364408">
                          <w:marLeft w:val="640"/>
                          <w:marRight w:val="0"/>
                          <w:marTop w:val="0"/>
                          <w:marBottom w:val="0"/>
                          <w:divBdr>
                            <w:top w:val="none" w:sz="0" w:space="0" w:color="auto"/>
                            <w:left w:val="none" w:sz="0" w:space="0" w:color="auto"/>
                            <w:bottom w:val="none" w:sz="0" w:space="0" w:color="auto"/>
                            <w:right w:val="none" w:sz="0" w:space="0" w:color="auto"/>
                          </w:divBdr>
                        </w:div>
                        <w:div w:id="786851210">
                          <w:marLeft w:val="640"/>
                          <w:marRight w:val="0"/>
                          <w:marTop w:val="0"/>
                          <w:marBottom w:val="0"/>
                          <w:divBdr>
                            <w:top w:val="none" w:sz="0" w:space="0" w:color="auto"/>
                            <w:left w:val="none" w:sz="0" w:space="0" w:color="auto"/>
                            <w:bottom w:val="none" w:sz="0" w:space="0" w:color="auto"/>
                            <w:right w:val="none" w:sz="0" w:space="0" w:color="auto"/>
                          </w:divBdr>
                        </w:div>
                        <w:div w:id="788355456">
                          <w:marLeft w:val="640"/>
                          <w:marRight w:val="0"/>
                          <w:marTop w:val="0"/>
                          <w:marBottom w:val="0"/>
                          <w:divBdr>
                            <w:top w:val="none" w:sz="0" w:space="0" w:color="auto"/>
                            <w:left w:val="none" w:sz="0" w:space="0" w:color="auto"/>
                            <w:bottom w:val="none" w:sz="0" w:space="0" w:color="auto"/>
                            <w:right w:val="none" w:sz="0" w:space="0" w:color="auto"/>
                          </w:divBdr>
                        </w:div>
                        <w:div w:id="840050692">
                          <w:marLeft w:val="640"/>
                          <w:marRight w:val="0"/>
                          <w:marTop w:val="0"/>
                          <w:marBottom w:val="0"/>
                          <w:divBdr>
                            <w:top w:val="none" w:sz="0" w:space="0" w:color="auto"/>
                            <w:left w:val="none" w:sz="0" w:space="0" w:color="auto"/>
                            <w:bottom w:val="none" w:sz="0" w:space="0" w:color="auto"/>
                            <w:right w:val="none" w:sz="0" w:space="0" w:color="auto"/>
                          </w:divBdr>
                        </w:div>
                        <w:div w:id="898587975">
                          <w:marLeft w:val="640"/>
                          <w:marRight w:val="0"/>
                          <w:marTop w:val="0"/>
                          <w:marBottom w:val="0"/>
                          <w:divBdr>
                            <w:top w:val="none" w:sz="0" w:space="0" w:color="auto"/>
                            <w:left w:val="none" w:sz="0" w:space="0" w:color="auto"/>
                            <w:bottom w:val="none" w:sz="0" w:space="0" w:color="auto"/>
                            <w:right w:val="none" w:sz="0" w:space="0" w:color="auto"/>
                          </w:divBdr>
                        </w:div>
                        <w:div w:id="911769126">
                          <w:marLeft w:val="640"/>
                          <w:marRight w:val="0"/>
                          <w:marTop w:val="0"/>
                          <w:marBottom w:val="0"/>
                          <w:divBdr>
                            <w:top w:val="none" w:sz="0" w:space="0" w:color="auto"/>
                            <w:left w:val="none" w:sz="0" w:space="0" w:color="auto"/>
                            <w:bottom w:val="none" w:sz="0" w:space="0" w:color="auto"/>
                            <w:right w:val="none" w:sz="0" w:space="0" w:color="auto"/>
                          </w:divBdr>
                        </w:div>
                        <w:div w:id="1042943448">
                          <w:marLeft w:val="640"/>
                          <w:marRight w:val="0"/>
                          <w:marTop w:val="0"/>
                          <w:marBottom w:val="0"/>
                          <w:divBdr>
                            <w:top w:val="none" w:sz="0" w:space="0" w:color="auto"/>
                            <w:left w:val="none" w:sz="0" w:space="0" w:color="auto"/>
                            <w:bottom w:val="none" w:sz="0" w:space="0" w:color="auto"/>
                            <w:right w:val="none" w:sz="0" w:space="0" w:color="auto"/>
                          </w:divBdr>
                        </w:div>
                        <w:div w:id="1195073572">
                          <w:marLeft w:val="640"/>
                          <w:marRight w:val="0"/>
                          <w:marTop w:val="0"/>
                          <w:marBottom w:val="0"/>
                          <w:divBdr>
                            <w:top w:val="none" w:sz="0" w:space="0" w:color="auto"/>
                            <w:left w:val="none" w:sz="0" w:space="0" w:color="auto"/>
                            <w:bottom w:val="none" w:sz="0" w:space="0" w:color="auto"/>
                            <w:right w:val="none" w:sz="0" w:space="0" w:color="auto"/>
                          </w:divBdr>
                        </w:div>
                        <w:div w:id="1222906562">
                          <w:marLeft w:val="640"/>
                          <w:marRight w:val="0"/>
                          <w:marTop w:val="0"/>
                          <w:marBottom w:val="0"/>
                          <w:divBdr>
                            <w:top w:val="none" w:sz="0" w:space="0" w:color="auto"/>
                            <w:left w:val="none" w:sz="0" w:space="0" w:color="auto"/>
                            <w:bottom w:val="none" w:sz="0" w:space="0" w:color="auto"/>
                            <w:right w:val="none" w:sz="0" w:space="0" w:color="auto"/>
                          </w:divBdr>
                        </w:div>
                        <w:div w:id="1334407670">
                          <w:marLeft w:val="640"/>
                          <w:marRight w:val="0"/>
                          <w:marTop w:val="0"/>
                          <w:marBottom w:val="0"/>
                          <w:divBdr>
                            <w:top w:val="none" w:sz="0" w:space="0" w:color="auto"/>
                            <w:left w:val="none" w:sz="0" w:space="0" w:color="auto"/>
                            <w:bottom w:val="none" w:sz="0" w:space="0" w:color="auto"/>
                            <w:right w:val="none" w:sz="0" w:space="0" w:color="auto"/>
                          </w:divBdr>
                        </w:div>
                        <w:div w:id="1473407192">
                          <w:marLeft w:val="640"/>
                          <w:marRight w:val="0"/>
                          <w:marTop w:val="0"/>
                          <w:marBottom w:val="0"/>
                          <w:divBdr>
                            <w:top w:val="none" w:sz="0" w:space="0" w:color="auto"/>
                            <w:left w:val="none" w:sz="0" w:space="0" w:color="auto"/>
                            <w:bottom w:val="none" w:sz="0" w:space="0" w:color="auto"/>
                            <w:right w:val="none" w:sz="0" w:space="0" w:color="auto"/>
                          </w:divBdr>
                        </w:div>
                        <w:div w:id="1473712373">
                          <w:marLeft w:val="640"/>
                          <w:marRight w:val="0"/>
                          <w:marTop w:val="0"/>
                          <w:marBottom w:val="0"/>
                          <w:divBdr>
                            <w:top w:val="none" w:sz="0" w:space="0" w:color="auto"/>
                            <w:left w:val="none" w:sz="0" w:space="0" w:color="auto"/>
                            <w:bottom w:val="none" w:sz="0" w:space="0" w:color="auto"/>
                            <w:right w:val="none" w:sz="0" w:space="0" w:color="auto"/>
                          </w:divBdr>
                        </w:div>
                        <w:div w:id="1484659232">
                          <w:marLeft w:val="640"/>
                          <w:marRight w:val="0"/>
                          <w:marTop w:val="0"/>
                          <w:marBottom w:val="0"/>
                          <w:divBdr>
                            <w:top w:val="none" w:sz="0" w:space="0" w:color="auto"/>
                            <w:left w:val="none" w:sz="0" w:space="0" w:color="auto"/>
                            <w:bottom w:val="none" w:sz="0" w:space="0" w:color="auto"/>
                            <w:right w:val="none" w:sz="0" w:space="0" w:color="auto"/>
                          </w:divBdr>
                        </w:div>
                        <w:div w:id="1541286955">
                          <w:marLeft w:val="640"/>
                          <w:marRight w:val="0"/>
                          <w:marTop w:val="0"/>
                          <w:marBottom w:val="0"/>
                          <w:divBdr>
                            <w:top w:val="none" w:sz="0" w:space="0" w:color="auto"/>
                            <w:left w:val="none" w:sz="0" w:space="0" w:color="auto"/>
                            <w:bottom w:val="none" w:sz="0" w:space="0" w:color="auto"/>
                            <w:right w:val="none" w:sz="0" w:space="0" w:color="auto"/>
                          </w:divBdr>
                        </w:div>
                        <w:div w:id="1556043612">
                          <w:marLeft w:val="640"/>
                          <w:marRight w:val="0"/>
                          <w:marTop w:val="0"/>
                          <w:marBottom w:val="0"/>
                          <w:divBdr>
                            <w:top w:val="none" w:sz="0" w:space="0" w:color="auto"/>
                            <w:left w:val="none" w:sz="0" w:space="0" w:color="auto"/>
                            <w:bottom w:val="none" w:sz="0" w:space="0" w:color="auto"/>
                            <w:right w:val="none" w:sz="0" w:space="0" w:color="auto"/>
                          </w:divBdr>
                        </w:div>
                        <w:div w:id="1706707804">
                          <w:marLeft w:val="640"/>
                          <w:marRight w:val="0"/>
                          <w:marTop w:val="0"/>
                          <w:marBottom w:val="0"/>
                          <w:divBdr>
                            <w:top w:val="none" w:sz="0" w:space="0" w:color="auto"/>
                            <w:left w:val="none" w:sz="0" w:space="0" w:color="auto"/>
                            <w:bottom w:val="none" w:sz="0" w:space="0" w:color="auto"/>
                            <w:right w:val="none" w:sz="0" w:space="0" w:color="auto"/>
                          </w:divBdr>
                        </w:div>
                        <w:div w:id="1709335253">
                          <w:marLeft w:val="640"/>
                          <w:marRight w:val="0"/>
                          <w:marTop w:val="0"/>
                          <w:marBottom w:val="0"/>
                          <w:divBdr>
                            <w:top w:val="none" w:sz="0" w:space="0" w:color="auto"/>
                            <w:left w:val="none" w:sz="0" w:space="0" w:color="auto"/>
                            <w:bottom w:val="none" w:sz="0" w:space="0" w:color="auto"/>
                            <w:right w:val="none" w:sz="0" w:space="0" w:color="auto"/>
                          </w:divBdr>
                        </w:div>
                        <w:div w:id="1764494517">
                          <w:marLeft w:val="640"/>
                          <w:marRight w:val="0"/>
                          <w:marTop w:val="0"/>
                          <w:marBottom w:val="0"/>
                          <w:divBdr>
                            <w:top w:val="none" w:sz="0" w:space="0" w:color="auto"/>
                            <w:left w:val="none" w:sz="0" w:space="0" w:color="auto"/>
                            <w:bottom w:val="none" w:sz="0" w:space="0" w:color="auto"/>
                            <w:right w:val="none" w:sz="0" w:space="0" w:color="auto"/>
                          </w:divBdr>
                        </w:div>
                        <w:div w:id="1774741145">
                          <w:marLeft w:val="640"/>
                          <w:marRight w:val="0"/>
                          <w:marTop w:val="0"/>
                          <w:marBottom w:val="0"/>
                          <w:divBdr>
                            <w:top w:val="none" w:sz="0" w:space="0" w:color="auto"/>
                            <w:left w:val="none" w:sz="0" w:space="0" w:color="auto"/>
                            <w:bottom w:val="none" w:sz="0" w:space="0" w:color="auto"/>
                            <w:right w:val="none" w:sz="0" w:space="0" w:color="auto"/>
                          </w:divBdr>
                        </w:div>
                        <w:div w:id="1816139737">
                          <w:marLeft w:val="640"/>
                          <w:marRight w:val="0"/>
                          <w:marTop w:val="0"/>
                          <w:marBottom w:val="0"/>
                          <w:divBdr>
                            <w:top w:val="none" w:sz="0" w:space="0" w:color="auto"/>
                            <w:left w:val="none" w:sz="0" w:space="0" w:color="auto"/>
                            <w:bottom w:val="none" w:sz="0" w:space="0" w:color="auto"/>
                            <w:right w:val="none" w:sz="0" w:space="0" w:color="auto"/>
                          </w:divBdr>
                        </w:div>
                        <w:div w:id="1902983285">
                          <w:marLeft w:val="640"/>
                          <w:marRight w:val="0"/>
                          <w:marTop w:val="0"/>
                          <w:marBottom w:val="0"/>
                          <w:divBdr>
                            <w:top w:val="none" w:sz="0" w:space="0" w:color="auto"/>
                            <w:left w:val="none" w:sz="0" w:space="0" w:color="auto"/>
                            <w:bottom w:val="none" w:sz="0" w:space="0" w:color="auto"/>
                            <w:right w:val="none" w:sz="0" w:space="0" w:color="auto"/>
                          </w:divBdr>
                        </w:div>
                        <w:div w:id="1961524746">
                          <w:marLeft w:val="640"/>
                          <w:marRight w:val="0"/>
                          <w:marTop w:val="0"/>
                          <w:marBottom w:val="0"/>
                          <w:divBdr>
                            <w:top w:val="none" w:sz="0" w:space="0" w:color="auto"/>
                            <w:left w:val="none" w:sz="0" w:space="0" w:color="auto"/>
                            <w:bottom w:val="none" w:sz="0" w:space="0" w:color="auto"/>
                            <w:right w:val="none" w:sz="0" w:space="0" w:color="auto"/>
                          </w:divBdr>
                        </w:div>
                        <w:div w:id="1986666621">
                          <w:marLeft w:val="640"/>
                          <w:marRight w:val="0"/>
                          <w:marTop w:val="0"/>
                          <w:marBottom w:val="0"/>
                          <w:divBdr>
                            <w:top w:val="none" w:sz="0" w:space="0" w:color="auto"/>
                            <w:left w:val="none" w:sz="0" w:space="0" w:color="auto"/>
                            <w:bottom w:val="none" w:sz="0" w:space="0" w:color="auto"/>
                            <w:right w:val="none" w:sz="0" w:space="0" w:color="auto"/>
                          </w:divBdr>
                        </w:div>
                        <w:div w:id="2008828981">
                          <w:marLeft w:val="640"/>
                          <w:marRight w:val="0"/>
                          <w:marTop w:val="0"/>
                          <w:marBottom w:val="0"/>
                          <w:divBdr>
                            <w:top w:val="none" w:sz="0" w:space="0" w:color="auto"/>
                            <w:left w:val="none" w:sz="0" w:space="0" w:color="auto"/>
                            <w:bottom w:val="none" w:sz="0" w:space="0" w:color="auto"/>
                            <w:right w:val="none" w:sz="0" w:space="0" w:color="auto"/>
                          </w:divBdr>
                        </w:div>
                        <w:div w:id="2010058818">
                          <w:marLeft w:val="640"/>
                          <w:marRight w:val="0"/>
                          <w:marTop w:val="0"/>
                          <w:marBottom w:val="0"/>
                          <w:divBdr>
                            <w:top w:val="none" w:sz="0" w:space="0" w:color="auto"/>
                            <w:left w:val="none" w:sz="0" w:space="0" w:color="auto"/>
                            <w:bottom w:val="none" w:sz="0" w:space="0" w:color="auto"/>
                            <w:right w:val="none" w:sz="0" w:space="0" w:color="auto"/>
                          </w:divBdr>
                        </w:div>
                        <w:div w:id="2012682367">
                          <w:marLeft w:val="640"/>
                          <w:marRight w:val="0"/>
                          <w:marTop w:val="0"/>
                          <w:marBottom w:val="0"/>
                          <w:divBdr>
                            <w:top w:val="none" w:sz="0" w:space="0" w:color="auto"/>
                            <w:left w:val="none" w:sz="0" w:space="0" w:color="auto"/>
                            <w:bottom w:val="none" w:sz="0" w:space="0" w:color="auto"/>
                            <w:right w:val="none" w:sz="0" w:space="0" w:color="auto"/>
                          </w:divBdr>
                        </w:div>
                        <w:div w:id="2072194568">
                          <w:marLeft w:val="640"/>
                          <w:marRight w:val="0"/>
                          <w:marTop w:val="0"/>
                          <w:marBottom w:val="0"/>
                          <w:divBdr>
                            <w:top w:val="none" w:sz="0" w:space="0" w:color="auto"/>
                            <w:left w:val="none" w:sz="0" w:space="0" w:color="auto"/>
                            <w:bottom w:val="none" w:sz="0" w:space="0" w:color="auto"/>
                            <w:right w:val="none" w:sz="0" w:space="0" w:color="auto"/>
                          </w:divBdr>
                        </w:div>
                      </w:divsChild>
                    </w:div>
                    <w:div w:id="2026469782">
                      <w:marLeft w:val="0"/>
                      <w:marRight w:val="0"/>
                      <w:marTop w:val="0"/>
                      <w:marBottom w:val="0"/>
                      <w:divBdr>
                        <w:top w:val="none" w:sz="0" w:space="0" w:color="auto"/>
                        <w:left w:val="none" w:sz="0" w:space="0" w:color="auto"/>
                        <w:bottom w:val="none" w:sz="0" w:space="0" w:color="auto"/>
                        <w:right w:val="none" w:sz="0" w:space="0" w:color="auto"/>
                      </w:divBdr>
                      <w:divsChild>
                        <w:div w:id="202136695">
                          <w:marLeft w:val="640"/>
                          <w:marRight w:val="0"/>
                          <w:marTop w:val="0"/>
                          <w:marBottom w:val="0"/>
                          <w:divBdr>
                            <w:top w:val="none" w:sz="0" w:space="0" w:color="auto"/>
                            <w:left w:val="none" w:sz="0" w:space="0" w:color="auto"/>
                            <w:bottom w:val="none" w:sz="0" w:space="0" w:color="auto"/>
                            <w:right w:val="none" w:sz="0" w:space="0" w:color="auto"/>
                          </w:divBdr>
                        </w:div>
                        <w:div w:id="208764755">
                          <w:marLeft w:val="640"/>
                          <w:marRight w:val="0"/>
                          <w:marTop w:val="0"/>
                          <w:marBottom w:val="0"/>
                          <w:divBdr>
                            <w:top w:val="none" w:sz="0" w:space="0" w:color="auto"/>
                            <w:left w:val="none" w:sz="0" w:space="0" w:color="auto"/>
                            <w:bottom w:val="none" w:sz="0" w:space="0" w:color="auto"/>
                            <w:right w:val="none" w:sz="0" w:space="0" w:color="auto"/>
                          </w:divBdr>
                        </w:div>
                        <w:div w:id="310526474">
                          <w:marLeft w:val="640"/>
                          <w:marRight w:val="0"/>
                          <w:marTop w:val="0"/>
                          <w:marBottom w:val="0"/>
                          <w:divBdr>
                            <w:top w:val="none" w:sz="0" w:space="0" w:color="auto"/>
                            <w:left w:val="none" w:sz="0" w:space="0" w:color="auto"/>
                            <w:bottom w:val="none" w:sz="0" w:space="0" w:color="auto"/>
                            <w:right w:val="none" w:sz="0" w:space="0" w:color="auto"/>
                          </w:divBdr>
                        </w:div>
                        <w:div w:id="327631798">
                          <w:marLeft w:val="640"/>
                          <w:marRight w:val="0"/>
                          <w:marTop w:val="0"/>
                          <w:marBottom w:val="0"/>
                          <w:divBdr>
                            <w:top w:val="none" w:sz="0" w:space="0" w:color="auto"/>
                            <w:left w:val="none" w:sz="0" w:space="0" w:color="auto"/>
                            <w:bottom w:val="none" w:sz="0" w:space="0" w:color="auto"/>
                            <w:right w:val="none" w:sz="0" w:space="0" w:color="auto"/>
                          </w:divBdr>
                        </w:div>
                        <w:div w:id="373382521">
                          <w:marLeft w:val="640"/>
                          <w:marRight w:val="0"/>
                          <w:marTop w:val="0"/>
                          <w:marBottom w:val="0"/>
                          <w:divBdr>
                            <w:top w:val="none" w:sz="0" w:space="0" w:color="auto"/>
                            <w:left w:val="none" w:sz="0" w:space="0" w:color="auto"/>
                            <w:bottom w:val="none" w:sz="0" w:space="0" w:color="auto"/>
                            <w:right w:val="none" w:sz="0" w:space="0" w:color="auto"/>
                          </w:divBdr>
                        </w:div>
                        <w:div w:id="414739924">
                          <w:marLeft w:val="640"/>
                          <w:marRight w:val="0"/>
                          <w:marTop w:val="0"/>
                          <w:marBottom w:val="0"/>
                          <w:divBdr>
                            <w:top w:val="none" w:sz="0" w:space="0" w:color="auto"/>
                            <w:left w:val="none" w:sz="0" w:space="0" w:color="auto"/>
                            <w:bottom w:val="none" w:sz="0" w:space="0" w:color="auto"/>
                            <w:right w:val="none" w:sz="0" w:space="0" w:color="auto"/>
                          </w:divBdr>
                        </w:div>
                        <w:div w:id="430247199">
                          <w:marLeft w:val="640"/>
                          <w:marRight w:val="0"/>
                          <w:marTop w:val="0"/>
                          <w:marBottom w:val="0"/>
                          <w:divBdr>
                            <w:top w:val="none" w:sz="0" w:space="0" w:color="auto"/>
                            <w:left w:val="none" w:sz="0" w:space="0" w:color="auto"/>
                            <w:bottom w:val="none" w:sz="0" w:space="0" w:color="auto"/>
                            <w:right w:val="none" w:sz="0" w:space="0" w:color="auto"/>
                          </w:divBdr>
                        </w:div>
                        <w:div w:id="464157299">
                          <w:marLeft w:val="640"/>
                          <w:marRight w:val="0"/>
                          <w:marTop w:val="0"/>
                          <w:marBottom w:val="0"/>
                          <w:divBdr>
                            <w:top w:val="none" w:sz="0" w:space="0" w:color="auto"/>
                            <w:left w:val="none" w:sz="0" w:space="0" w:color="auto"/>
                            <w:bottom w:val="none" w:sz="0" w:space="0" w:color="auto"/>
                            <w:right w:val="none" w:sz="0" w:space="0" w:color="auto"/>
                          </w:divBdr>
                        </w:div>
                        <w:div w:id="496456757">
                          <w:marLeft w:val="640"/>
                          <w:marRight w:val="0"/>
                          <w:marTop w:val="0"/>
                          <w:marBottom w:val="0"/>
                          <w:divBdr>
                            <w:top w:val="none" w:sz="0" w:space="0" w:color="auto"/>
                            <w:left w:val="none" w:sz="0" w:space="0" w:color="auto"/>
                            <w:bottom w:val="none" w:sz="0" w:space="0" w:color="auto"/>
                            <w:right w:val="none" w:sz="0" w:space="0" w:color="auto"/>
                          </w:divBdr>
                        </w:div>
                        <w:div w:id="505563175">
                          <w:marLeft w:val="640"/>
                          <w:marRight w:val="0"/>
                          <w:marTop w:val="0"/>
                          <w:marBottom w:val="0"/>
                          <w:divBdr>
                            <w:top w:val="none" w:sz="0" w:space="0" w:color="auto"/>
                            <w:left w:val="none" w:sz="0" w:space="0" w:color="auto"/>
                            <w:bottom w:val="none" w:sz="0" w:space="0" w:color="auto"/>
                            <w:right w:val="none" w:sz="0" w:space="0" w:color="auto"/>
                          </w:divBdr>
                        </w:div>
                        <w:div w:id="528683271">
                          <w:marLeft w:val="640"/>
                          <w:marRight w:val="0"/>
                          <w:marTop w:val="0"/>
                          <w:marBottom w:val="0"/>
                          <w:divBdr>
                            <w:top w:val="none" w:sz="0" w:space="0" w:color="auto"/>
                            <w:left w:val="none" w:sz="0" w:space="0" w:color="auto"/>
                            <w:bottom w:val="none" w:sz="0" w:space="0" w:color="auto"/>
                            <w:right w:val="none" w:sz="0" w:space="0" w:color="auto"/>
                          </w:divBdr>
                        </w:div>
                        <w:div w:id="570967952">
                          <w:marLeft w:val="640"/>
                          <w:marRight w:val="0"/>
                          <w:marTop w:val="0"/>
                          <w:marBottom w:val="0"/>
                          <w:divBdr>
                            <w:top w:val="none" w:sz="0" w:space="0" w:color="auto"/>
                            <w:left w:val="none" w:sz="0" w:space="0" w:color="auto"/>
                            <w:bottom w:val="none" w:sz="0" w:space="0" w:color="auto"/>
                            <w:right w:val="none" w:sz="0" w:space="0" w:color="auto"/>
                          </w:divBdr>
                        </w:div>
                        <w:div w:id="603075699">
                          <w:marLeft w:val="640"/>
                          <w:marRight w:val="0"/>
                          <w:marTop w:val="0"/>
                          <w:marBottom w:val="0"/>
                          <w:divBdr>
                            <w:top w:val="none" w:sz="0" w:space="0" w:color="auto"/>
                            <w:left w:val="none" w:sz="0" w:space="0" w:color="auto"/>
                            <w:bottom w:val="none" w:sz="0" w:space="0" w:color="auto"/>
                            <w:right w:val="none" w:sz="0" w:space="0" w:color="auto"/>
                          </w:divBdr>
                        </w:div>
                        <w:div w:id="693308105">
                          <w:marLeft w:val="640"/>
                          <w:marRight w:val="0"/>
                          <w:marTop w:val="0"/>
                          <w:marBottom w:val="0"/>
                          <w:divBdr>
                            <w:top w:val="none" w:sz="0" w:space="0" w:color="auto"/>
                            <w:left w:val="none" w:sz="0" w:space="0" w:color="auto"/>
                            <w:bottom w:val="none" w:sz="0" w:space="0" w:color="auto"/>
                            <w:right w:val="none" w:sz="0" w:space="0" w:color="auto"/>
                          </w:divBdr>
                        </w:div>
                        <w:div w:id="719979280">
                          <w:marLeft w:val="640"/>
                          <w:marRight w:val="0"/>
                          <w:marTop w:val="0"/>
                          <w:marBottom w:val="0"/>
                          <w:divBdr>
                            <w:top w:val="none" w:sz="0" w:space="0" w:color="auto"/>
                            <w:left w:val="none" w:sz="0" w:space="0" w:color="auto"/>
                            <w:bottom w:val="none" w:sz="0" w:space="0" w:color="auto"/>
                            <w:right w:val="none" w:sz="0" w:space="0" w:color="auto"/>
                          </w:divBdr>
                        </w:div>
                        <w:div w:id="802962472">
                          <w:marLeft w:val="640"/>
                          <w:marRight w:val="0"/>
                          <w:marTop w:val="0"/>
                          <w:marBottom w:val="0"/>
                          <w:divBdr>
                            <w:top w:val="none" w:sz="0" w:space="0" w:color="auto"/>
                            <w:left w:val="none" w:sz="0" w:space="0" w:color="auto"/>
                            <w:bottom w:val="none" w:sz="0" w:space="0" w:color="auto"/>
                            <w:right w:val="none" w:sz="0" w:space="0" w:color="auto"/>
                          </w:divBdr>
                        </w:div>
                        <w:div w:id="812261577">
                          <w:marLeft w:val="640"/>
                          <w:marRight w:val="0"/>
                          <w:marTop w:val="0"/>
                          <w:marBottom w:val="0"/>
                          <w:divBdr>
                            <w:top w:val="none" w:sz="0" w:space="0" w:color="auto"/>
                            <w:left w:val="none" w:sz="0" w:space="0" w:color="auto"/>
                            <w:bottom w:val="none" w:sz="0" w:space="0" w:color="auto"/>
                            <w:right w:val="none" w:sz="0" w:space="0" w:color="auto"/>
                          </w:divBdr>
                        </w:div>
                        <w:div w:id="824932409">
                          <w:marLeft w:val="640"/>
                          <w:marRight w:val="0"/>
                          <w:marTop w:val="0"/>
                          <w:marBottom w:val="0"/>
                          <w:divBdr>
                            <w:top w:val="none" w:sz="0" w:space="0" w:color="auto"/>
                            <w:left w:val="none" w:sz="0" w:space="0" w:color="auto"/>
                            <w:bottom w:val="none" w:sz="0" w:space="0" w:color="auto"/>
                            <w:right w:val="none" w:sz="0" w:space="0" w:color="auto"/>
                          </w:divBdr>
                        </w:div>
                        <w:div w:id="876241394">
                          <w:marLeft w:val="640"/>
                          <w:marRight w:val="0"/>
                          <w:marTop w:val="0"/>
                          <w:marBottom w:val="0"/>
                          <w:divBdr>
                            <w:top w:val="none" w:sz="0" w:space="0" w:color="auto"/>
                            <w:left w:val="none" w:sz="0" w:space="0" w:color="auto"/>
                            <w:bottom w:val="none" w:sz="0" w:space="0" w:color="auto"/>
                            <w:right w:val="none" w:sz="0" w:space="0" w:color="auto"/>
                          </w:divBdr>
                        </w:div>
                        <w:div w:id="897980219">
                          <w:marLeft w:val="640"/>
                          <w:marRight w:val="0"/>
                          <w:marTop w:val="0"/>
                          <w:marBottom w:val="0"/>
                          <w:divBdr>
                            <w:top w:val="none" w:sz="0" w:space="0" w:color="auto"/>
                            <w:left w:val="none" w:sz="0" w:space="0" w:color="auto"/>
                            <w:bottom w:val="none" w:sz="0" w:space="0" w:color="auto"/>
                            <w:right w:val="none" w:sz="0" w:space="0" w:color="auto"/>
                          </w:divBdr>
                        </w:div>
                        <w:div w:id="979074410">
                          <w:marLeft w:val="640"/>
                          <w:marRight w:val="0"/>
                          <w:marTop w:val="0"/>
                          <w:marBottom w:val="0"/>
                          <w:divBdr>
                            <w:top w:val="none" w:sz="0" w:space="0" w:color="auto"/>
                            <w:left w:val="none" w:sz="0" w:space="0" w:color="auto"/>
                            <w:bottom w:val="none" w:sz="0" w:space="0" w:color="auto"/>
                            <w:right w:val="none" w:sz="0" w:space="0" w:color="auto"/>
                          </w:divBdr>
                        </w:div>
                        <w:div w:id="1011495538">
                          <w:marLeft w:val="640"/>
                          <w:marRight w:val="0"/>
                          <w:marTop w:val="0"/>
                          <w:marBottom w:val="0"/>
                          <w:divBdr>
                            <w:top w:val="none" w:sz="0" w:space="0" w:color="auto"/>
                            <w:left w:val="none" w:sz="0" w:space="0" w:color="auto"/>
                            <w:bottom w:val="none" w:sz="0" w:space="0" w:color="auto"/>
                            <w:right w:val="none" w:sz="0" w:space="0" w:color="auto"/>
                          </w:divBdr>
                        </w:div>
                        <w:div w:id="1084716851">
                          <w:marLeft w:val="640"/>
                          <w:marRight w:val="0"/>
                          <w:marTop w:val="0"/>
                          <w:marBottom w:val="0"/>
                          <w:divBdr>
                            <w:top w:val="none" w:sz="0" w:space="0" w:color="auto"/>
                            <w:left w:val="none" w:sz="0" w:space="0" w:color="auto"/>
                            <w:bottom w:val="none" w:sz="0" w:space="0" w:color="auto"/>
                            <w:right w:val="none" w:sz="0" w:space="0" w:color="auto"/>
                          </w:divBdr>
                        </w:div>
                        <w:div w:id="1107652527">
                          <w:marLeft w:val="640"/>
                          <w:marRight w:val="0"/>
                          <w:marTop w:val="0"/>
                          <w:marBottom w:val="0"/>
                          <w:divBdr>
                            <w:top w:val="none" w:sz="0" w:space="0" w:color="auto"/>
                            <w:left w:val="none" w:sz="0" w:space="0" w:color="auto"/>
                            <w:bottom w:val="none" w:sz="0" w:space="0" w:color="auto"/>
                            <w:right w:val="none" w:sz="0" w:space="0" w:color="auto"/>
                          </w:divBdr>
                        </w:div>
                        <w:div w:id="1173764450">
                          <w:marLeft w:val="640"/>
                          <w:marRight w:val="0"/>
                          <w:marTop w:val="0"/>
                          <w:marBottom w:val="0"/>
                          <w:divBdr>
                            <w:top w:val="none" w:sz="0" w:space="0" w:color="auto"/>
                            <w:left w:val="none" w:sz="0" w:space="0" w:color="auto"/>
                            <w:bottom w:val="none" w:sz="0" w:space="0" w:color="auto"/>
                            <w:right w:val="none" w:sz="0" w:space="0" w:color="auto"/>
                          </w:divBdr>
                        </w:div>
                        <w:div w:id="1183398153">
                          <w:marLeft w:val="640"/>
                          <w:marRight w:val="0"/>
                          <w:marTop w:val="0"/>
                          <w:marBottom w:val="0"/>
                          <w:divBdr>
                            <w:top w:val="none" w:sz="0" w:space="0" w:color="auto"/>
                            <w:left w:val="none" w:sz="0" w:space="0" w:color="auto"/>
                            <w:bottom w:val="none" w:sz="0" w:space="0" w:color="auto"/>
                            <w:right w:val="none" w:sz="0" w:space="0" w:color="auto"/>
                          </w:divBdr>
                        </w:div>
                        <w:div w:id="1257906950">
                          <w:marLeft w:val="640"/>
                          <w:marRight w:val="0"/>
                          <w:marTop w:val="0"/>
                          <w:marBottom w:val="0"/>
                          <w:divBdr>
                            <w:top w:val="none" w:sz="0" w:space="0" w:color="auto"/>
                            <w:left w:val="none" w:sz="0" w:space="0" w:color="auto"/>
                            <w:bottom w:val="none" w:sz="0" w:space="0" w:color="auto"/>
                            <w:right w:val="none" w:sz="0" w:space="0" w:color="auto"/>
                          </w:divBdr>
                        </w:div>
                        <w:div w:id="1269510195">
                          <w:marLeft w:val="640"/>
                          <w:marRight w:val="0"/>
                          <w:marTop w:val="0"/>
                          <w:marBottom w:val="0"/>
                          <w:divBdr>
                            <w:top w:val="none" w:sz="0" w:space="0" w:color="auto"/>
                            <w:left w:val="none" w:sz="0" w:space="0" w:color="auto"/>
                            <w:bottom w:val="none" w:sz="0" w:space="0" w:color="auto"/>
                            <w:right w:val="none" w:sz="0" w:space="0" w:color="auto"/>
                          </w:divBdr>
                        </w:div>
                        <w:div w:id="1316568305">
                          <w:marLeft w:val="640"/>
                          <w:marRight w:val="0"/>
                          <w:marTop w:val="0"/>
                          <w:marBottom w:val="0"/>
                          <w:divBdr>
                            <w:top w:val="none" w:sz="0" w:space="0" w:color="auto"/>
                            <w:left w:val="none" w:sz="0" w:space="0" w:color="auto"/>
                            <w:bottom w:val="none" w:sz="0" w:space="0" w:color="auto"/>
                            <w:right w:val="none" w:sz="0" w:space="0" w:color="auto"/>
                          </w:divBdr>
                        </w:div>
                        <w:div w:id="1436049786">
                          <w:marLeft w:val="640"/>
                          <w:marRight w:val="0"/>
                          <w:marTop w:val="0"/>
                          <w:marBottom w:val="0"/>
                          <w:divBdr>
                            <w:top w:val="none" w:sz="0" w:space="0" w:color="auto"/>
                            <w:left w:val="none" w:sz="0" w:space="0" w:color="auto"/>
                            <w:bottom w:val="none" w:sz="0" w:space="0" w:color="auto"/>
                            <w:right w:val="none" w:sz="0" w:space="0" w:color="auto"/>
                          </w:divBdr>
                        </w:div>
                        <w:div w:id="1445155424">
                          <w:marLeft w:val="640"/>
                          <w:marRight w:val="0"/>
                          <w:marTop w:val="0"/>
                          <w:marBottom w:val="0"/>
                          <w:divBdr>
                            <w:top w:val="none" w:sz="0" w:space="0" w:color="auto"/>
                            <w:left w:val="none" w:sz="0" w:space="0" w:color="auto"/>
                            <w:bottom w:val="none" w:sz="0" w:space="0" w:color="auto"/>
                            <w:right w:val="none" w:sz="0" w:space="0" w:color="auto"/>
                          </w:divBdr>
                        </w:div>
                        <w:div w:id="1449856080">
                          <w:marLeft w:val="640"/>
                          <w:marRight w:val="0"/>
                          <w:marTop w:val="0"/>
                          <w:marBottom w:val="0"/>
                          <w:divBdr>
                            <w:top w:val="none" w:sz="0" w:space="0" w:color="auto"/>
                            <w:left w:val="none" w:sz="0" w:space="0" w:color="auto"/>
                            <w:bottom w:val="none" w:sz="0" w:space="0" w:color="auto"/>
                            <w:right w:val="none" w:sz="0" w:space="0" w:color="auto"/>
                          </w:divBdr>
                        </w:div>
                        <w:div w:id="1535145438">
                          <w:marLeft w:val="640"/>
                          <w:marRight w:val="0"/>
                          <w:marTop w:val="0"/>
                          <w:marBottom w:val="0"/>
                          <w:divBdr>
                            <w:top w:val="none" w:sz="0" w:space="0" w:color="auto"/>
                            <w:left w:val="none" w:sz="0" w:space="0" w:color="auto"/>
                            <w:bottom w:val="none" w:sz="0" w:space="0" w:color="auto"/>
                            <w:right w:val="none" w:sz="0" w:space="0" w:color="auto"/>
                          </w:divBdr>
                        </w:div>
                        <w:div w:id="1541740606">
                          <w:marLeft w:val="640"/>
                          <w:marRight w:val="0"/>
                          <w:marTop w:val="0"/>
                          <w:marBottom w:val="0"/>
                          <w:divBdr>
                            <w:top w:val="none" w:sz="0" w:space="0" w:color="auto"/>
                            <w:left w:val="none" w:sz="0" w:space="0" w:color="auto"/>
                            <w:bottom w:val="none" w:sz="0" w:space="0" w:color="auto"/>
                            <w:right w:val="none" w:sz="0" w:space="0" w:color="auto"/>
                          </w:divBdr>
                        </w:div>
                        <w:div w:id="1557735790">
                          <w:marLeft w:val="640"/>
                          <w:marRight w:val="0"/>
                          <w:marTop w:val="0"/>
                          <w:marBottom w:val="0"/>
                          <w:divBdr>
                            <w:top w:val="none" w:sz="0" w:space="0" w:color="auto"/>
                            <w:left w:val="none" w:sz="0" w:space="0" w:color="auto"/>
                            <w:bottom w:val="none" w:sz="0" w:space="0" w:color="auto"/>
                            <w:right w:val="none" w:sz="0" w:space="0" w:color="auto"/>
                          </w:divBdr>
                        </w:div>
                        <w:div w:id="1564684403">
                          <w:marLeft w:val="640"/>
                          <w:marRight w:val="0"/>
                          <w:marTop w:val="0"/>
                          <w:marBottom w:val="0"/>
                          <w:divBdr>
                            <w:top w:val="none" w:sz="0" w:space="0" w:color="auto"/>
                            <w:left w:val="none" w:sz="0" w:space="0" w:color="auto"/>
                            <w:bottom w:val="none" w:sz="0" w:space="0" w:color="auto"/>
                            <w:right w:val="none" w:sz="0" w:space="0" w:color="auto"/>
                          </w:divBdr>
                        </w:div>
                        <w:div w:id="1681421073">
                          <w:marLeft w:val="640"/>
                          <w:marRight w:val="0"/>
                          <w:marTop w:val="0"/>
                          <w:marBottom w:val="0"/>
                          <w:divBdr>
                            <w:top w:val="none" w:sz="0" w:space="0" w:color="auto"/>
                            <w:left w:val="none" w:sz="0" w:space="0" w:color="auto"/>
                            <w:bottom w:val="none" w:sz="0" w:space="0" w:color="auto"/>
                            <w:right w:val="none" w:sz="0" w:space="0" w:color="auto"/>
                          </w:divBdr>
                        </w:div>
                        <w:div w:id="1856722522">
                          <w:marLeft w:val="640"/>
                          <w:marRight w:val="0"/>
                          <w:marTop w:val="0"/>
                          <w:marBottom w:val="0"/>
                          <w:divBdr>
                            <w:top w:val="none" w:sz="0" w:space="0" w:color="auto"/>
                            <w:left w:val="none" w:sz="0" w:space="0" w:color="auto"/>
                            <w:bottom w:val="none" w:sz="0" w:space="0" w:color="auto"/>
                            <w:right w:val="none" w:sz="0" w:space="0" w:color="auto"/>
                          </w:divBdr>
                        </w:div>
                        <w:div w:id="1985620348">
                          <w:marLeft w:val="640"/>
                          <w:marRight w:val="0"/>
                          <w:marTop w:val="0"/>
                          <w:marBottom w:val="0"/>
                          <w:divBdr>
                            <w:top w:val="none" w:sz="0" w:space="0" w:color="auto"/>
                            <w:left w:val="none" w:sz="0" w:space="0" w:color="auto"/>
                            <w:bottom w:val="none" w:sz="0" w:space="0" w:color="auto"/>
                            <w:right w:val="none" w:sz="0" w:space="0" w:color="auto"/>
                          </w:divBdr>
                        </w:div>
                        <w:div w:id="2042781579">
                          <w:marLeft w:val="640"/>
                          <w:marRight w:val="0"/>
                          <w:marTop w:val="0"/>
                          <w:marBottom w:val="0"/>
                          <w:divBdr>
                            <w:top w:val="none" w:sz="0" w:space="0" w:color="auto"/>
                            <w:left w:val="none" w:sz="0" w:space="0" w:color="auto"/>
                            <w:bottom w:val="none" w:sz="0" w:space="0" w:color="auto"/>
                            <w:right w:val="none" w:sz="0" w:space="0" w:color="auto"/>
                          </w:divBdr>
                        </w:div>
                        <w:div w:id="2091267991">
                          <w:marLeft w:val="640"/>
                          <w:marRight w:val="0"/>
                          <w:marTop w:val="0"/>
                          <w:marBottom w:val="0"/>
                          <w:divBdr>
                            <w:top w:val="none" w:sz="0" w:space="0" w:color="auto"/>
                            <w:left w:val="none" w:sz="0" w:space="0" w:color="auto"/>
                            <w:bottom w:val="none" w:sz="0" w:space="0" w:color="auto"/>
                            <w:right w:val="none" w:sz="0" w:space="0" w:color="auto"/>
                          </w:divBdr>
                        </w:div>
                      </w:divsChild>
                    </w:div>
                    <w:div w:id="2034921064">
                      <w:marLeft w:val="0"/>
                      <w:marRight w:val="0"/>
                      <w:marTop w:val="0"/>
                      <w:marBottom w:val="0"/>
                      <w:divBdr>
                        <w:top w:val="none" w:sz="0" w:space="0" w:color="auto"/>
                        <w:left w:val="none" w:sz="0" w:space="0" w:color="auto"/>
                        <w:bottom w:val="none" w:sz="0" w:space="0" w:color="auto"/>
                        <w:right w:val="none" w:sz="0" w:space="0" w:color="auto"/>
                      </w:divBdr>
                      <w:divsChild>
                        <w:div w:id="94599519">
                          <w:marLeft w:val="640"/>
                          <w:marRight w:val="0"/>
                          <w:marTop w:val="0"/>
                          <w:marBottom w:val="0"/>
                          <w:divBdr>
                            <w:top w:val="none" w:sz="0" w:space="0" w:color="auto"/>
                            <w:left w:val="none" w:sz="0" w:space="0" w:color="auto"/>
                            <w:bottom w:val="none" w:sz="0" w:space="0" w:color="auto"/>
                            <w:right w:val="none" w:sz="0" w:space="0" w:color="auto"/>
                          </w:divBdr>
                        </w:div>
                        <w:div w:id="118258670">
                          <w:marLeft w:val="640"/>
                          <w:marRight w:val="0"/>
                          <w:marTop w:val="0"/>
                          <w:marBottom w:val="0"/>
                          <w:divBdr>
                            <w:top w:val="none" w:sz="0" w:space="0" w:color="auto"/>
                            <w:left w:val="none" w:sz="0" w:space="0" w:color="auto"/>
                            <w:bottom w:val="none" w:sz="0" w:space="0" w:color="auto"/>
                            <w:right w:val="none" w:sz="0" w:space="0" w:color="auto"/>
                          </w:divBdr>
                        </w:div>
                        <w:div w:id="168981603">
                          <w:marLeft w:val="640"/>
                          <w:marRight w:val="0"/>
                          <w:marTop w:val="0"/>
                          <w:marBottom w:val="0"/>
                          <w:divBdr>
                            <w:top w:val="none" w:sz="0" w:space="0" w:color="auto"/>
                            <w:left w:val="none" w:sz="0" w:space="0" w:color="auto"/>
                            <w:bottom w:val="none" w:sz="0" w:space="0" w:color="auto"/>
                            <w:right w:val="none" w:sz="0" w:space="0" w:color="auto"/>
                          </w:divBdr>
                        </w:div>
                        <w:div w:id="172114957">
                          <w:marLeft w:val="640"/>
                          <w:marRight w:val="0"/>
                          <w:marTop w:val="0"/>
                          <w:marBottom w:val="0"/>
                          <w:divBdr>
                            <w:top w:val="none" w:sz="0" w:space="0" w:color="auto"/>
                            <w:left w:val="none" w:sz="0" w:space="0" w:color="auto"/>
                            <w:bottom w:val="none" w:sz="0" w:space="0" w:color="auto"/>
                            <w:right w:val="none" w:sz="0" w:space="0" w:color="auto"/>
                          </w:divBdr>
                        </w:div>
                        <w:div w:id="174150862">
                          <w:marLeft w:val="640"/>
                          <w:marRight w:val="0"/>
                          <w:marTop w:val="0"/>
                          <w:marBottom w:val="0"/>
                          <w:divBdr>
                            <w:top w:val="none" w:sz="0" w:space="0" w:color="auto"/>
                            <w:left w:val="none" w:sz="0" w:space="0" w:color="auto"/>
                            <w:bottom w:val="none" w:sz="0" w:space="0" w:color="auto"/>
                            <w:right w:val="none" w:sz="0" w:space="0" w:color="auto"/>
                          </w:divBdr>
                        </w:div>
                        <w:div w:id="240796634">
                          <w:marLeft w:val="640"/>
                          <w:marRight w:val="0"/>
                          <w:marTop w:val="0"/>
                          <w:marBottom w:val="0"/>
                          <w:divBdr>
                            <w:top w:val="none" w:sz="0" w:space="0" w:color="auto"/>
                            <w:left w:val="none" w:sz="0" w:space="0" w:color="auto"/>
                            <w:bottom w:val="none" w:sz="0" w:space="0" w:color="auto"/>
                            <w:right w:val="none" w:sz="0" w:space="0" w:color="auto"/>
                          </w:divBdr>
                        </w:div>
                        <w:div w:id="262881766">
                          <w:marLeft w:val="640"/>
                          <w:marRight w:val="0"/>
                          <w:marTop w:val="0"/>
                          <w:marBottom w:val="0"/>
                          <w:divBdr>
                            <w:top w:val="none" w:sz="0" w:space="0" w:color="auto"/>
                            <w:left w:val="none" w:sz="0" w:space="0" w:color="auto"/>
                            <w:bottom w:val="none" w:sz="0" w:space="0" w:color="auto"/>
                            <w:right w:val="none" w:sz="0" w:space="0" w:color="auto"/>
                          </w:divBdr>
                        </w:div>
                        <w:div w:id="405223034">
                          <w:marLeft w:val="640"/>
                          <w:marRight w:val="0"/>
                          <w:marTop w:val="0"/>
                          <w:marBottom w:val="0"/>
                          <w:divBdr>
                            <w:top w:val="none" w:sz="0" w:space="0" w:color="auto"/>
                            <w:left w:val="none" w:sz="0" w:space="0" w:color="auto"/>
                            <w:bottom w:val="none" w:sz="0" w:space="0" w:color="auto"/>
                            <w:right w:val="none" w:sz="0" w:space="0" w:color="auto"/>
                          </w:divBdr>
                        </w:div>
                        <w:div w:id="416292122">
                          <w:marLeft w:val="640"/>
                          <w:marRight w:val="0"/>
                          <w:marTop w:val="0"/>
                          <w:marBottom w:val="0"/>
                          <w:divBdr>
                            <w:top w:val="none" w:sz="0" w:space="0" w:color="auto"/>
                            <w:left w:val="none" w:sz="0" w:space="0" w:color="auto"/>
                            <w:bottom w:val="none" w:sz="0" w:space="0" w:color="auto"/>
                            <w:right w:val="none" w:sz="0" w:space="0" w:color="auto"/>
                          </w:divBdr>
                        </w:div>
                        <w:div w:id="477498761">
                          <w:marLeft w:val="640"/>
                          <w:marRight w:val="0"/>
                          <w:marTop w:val="0"/>
                          <w:marBottom w:val="0"/>
                          <w:divBdr>
                            <w:top w:val="none" w:sz="0" w:space="0" w:color="auto"/>
                            <w:left w:val="none" w:sz="0" w:space="0" w:color="auto"/>
                            <w:bottom w:val="none" w:sz="0" w:space="0" w:color="auto"/>
                            <w:right w:val="none" w:sz="0" w:space="0" w:color="auto"/>
                          </w:divBdr>
                        </w:div>
                        <w:div w:id="499276258">
                          <w:marLeft w:val="640"/>
                          <w:marRight w:val="0"/>
                          <w:marTop w:val="0"/>
                          <w:marBottom w:val="0"/>
                          <w:divBdr>
                            <w:top w:val="none" w:sz="0" w:space="0" w:color="auto"/>
                            <w:left w:val="none" w:sz="0" w:space="0" w:color="auto"/>
                            <w:bottom w:val="none" w:sz="0" w:space="0" w:color="auto"/>
                            <w:right w:val="none" w:sz="0" w:space="0" w:color="auto"/>
                          </w:divBdr>
                        </w:div>
                        <w:div w:id="593511407">
                          <w:marLeft w:val="640"/>
                          <w:marRight w:val="0"/>
                          <w:marTop w:val="0"/>
                          <w:marBottom w:val="0"/>
                          <w:divBdr>
                            <w:top w:val="none" w:sz="0" w:space="0" w:color="auto"/>
                            <w:left w:val="none" w:sz="0" w:space="0" w:color="auto"/>
                            <w:bottom w:val="none" w:sz="0" w:space="0" w:color="auto"/>
                            <w:right w:val="none" w:sz="0" w:space="0" w:color="auto"/>
                          </w:divBdr>
                        </w:div>
                        <w:div w:id="684862260">
                          <w:marLeft w:val="640"/>
                          <w:marRight w:val="0"/>
                          <w:marTop w:val="0"/>
                          <w:marBottom w:val="0"/>
                          <w:divBdr>
                            <w:top w:val="none" w:sz="0" w:space="0" w:color="auto"/>
                            <w:left w:val="none" w:sz="0" w:space="0" w:color="auto"/>
                            <w:bottom w:val="none" w:sz="0" w:space="0" w:color="auto"/>
                            <w:right w:val="none" w:sz="0" w:space="0" w:color="auto"/>
                          </w:divBdr>
                        </w:div>
                        <w:div w:id="730033815">
                          <w:marLeft w:val="640"/>
                          <w:marRight w:val="0"/>
                          <w:marTop w:val="0"/>
                          <w:marBottom w:val="0"/>
                          <w:divBdr>
                            <w:top w:val="none" w:sz="0" w:space="0" w:color="auto"/>
                            <w:left w:val="none" w:sz="0" w:space="0" w:color="auto"/>
                            <w:bottom w:val="none" w:sz="0" w:space="0" w:color="auto"/>
                            <w:right w:val="none" w:sz="0" w:space="0" w:color="auto"/>
                          </w:divBdr>
                        </w:div>
                        <w:div w:id="818570332">
                          <w:marLeft w:val="640"/>
                          <w:marRight w:val="0"/>
                          <w:marTop w:val="0"/>
                          <w:marBottom w:val="0"/>
                          <w:divBdr>
                            <w:top w:val="none" w:sz="0" w:space="0" w:color="auto"/>
                            <w:left w:val="none" w:sz="0" w:space="0" w:color="auto"/>
                            <w:bottom w:val="none" w:sz="0" w:space="0" w:color="auto"/>
                            <w:right w:val="none" w:sz="0" w:space="0" w:color="auto"/>
                          </w:divBdr>
                        </w:div>
                        <w:div w:id="875629515">
                          <w:marLeft w:val="640"/>
                          <w:marRight w:val="0"/>
                          <w:marTop w:val="0"/>
                          <w:marBottom w:val="0"/>
                          <w:divBdr>
                            <w:top w:val="none" w:sz="0" w:space="0" w:color="auto"/>
                            <w:left w:val="none" w:sz="0" w:space="0" w:color="auto"/>
                            <w:bottom w:val="none" w:sz="0" w:space="0" w:color="auto"/>
                            <w:right w:val="none" w:sz="0" w:space="0" w:color="auto"/>
                          </w:divBdr>
                        </w:div>
                        <w:div w:id="902375320">
                          <w:marLeft w:val="640"/>
                          <w:marRight w:val="0"/>
                          <w:marTop w:val="0"/>
                          <w:marBottom w:val="0"/>
                          <w:divBdr>
                            <w:top w:val="none" w:sz="0" w:space="0" w:color="auto"/>
                            <w:left w:val="none" w:sz="0" w:space="0" w:color="auto"/>
                            <w:bottom w:val="none" w:sz="0" w:space="0" w:color="auto"/>
                            <w:right w:val="none" w:sz="0" w:space="0" w:color="auto"/>
                          </w:divBdr>
                        </w:div>
                        <w:div w:id="904685982">
                          <w:marLeft w:val="640"/>
                          <w:marRight w:val="0"/>
                          <w:marTop w:val="0"/>
                          <w:marBottom w:val="0"/>
                          <w:divBdr>
                            <w:top w:val="none" w:sz="0" w:space="0" w:color="auto"/>
                            <w:left w:val="none" w:sz="0" w:space="0" w:color="auto"/>
                            <w:bottom w:val="none" w:sz="0" w:space="0" w:color="auto"/>
                            <w:right w:val="none" w:sz="0" w:space="0" w:color="auto"/>
                          </w:divBdr>
                        </w:div>
                        <w:div w:id="916784988">
                          <w:marLeft w:val="640"/>
                          <w:marRight w:val="0"/>
                          <w:marTop w:val="0"/>
                          <w:marBottom w:val="0"/>
                          <w:divBdr>
                            <w:top w:val="none" w:sz="0" w:space="0" w:color="auto"/>
                            <w:left w:val="none" w:sz="0" w:space="0" w:color="auto"/>
                            <w:bottom w:val="none" w:sz="0" w:space="0" w:color="auto"/>
                            <w:right w:val="none" w:sz="0" w:space="0" w:color="auto"/>
                          </w:divBdr>
                        </w:div>
                        <w:div w:id="1024332827">
                          <w:marLeft w:val="640"/>
                          <w:marRight w:val="0"/>
                          <w:marTop w:val="0"/>
                          <w:marBottom w:val="0"/>
                          <w:divBdr>
                            <w:top w:val="none" w:sz="0" w:space="0" w:color="auto"/>
                            <w:left w:val="none" w:sz="0" w:space="0" w:color="auto"/>
                            <w:bottom w:val="none" w:sz="0" w:space="0" w:color="auto"/>
                            <w:right w:val="none" w:sz="0" w:space="0" w:color="auto"/>
                          </w:divBdr>
                        </w:div>
                        <w:div w:id="1197890684">
                          <w:marLeft w:val="640"/>
                          <w:marRight w:val="0"/>
                          <w:marTop w:val="0"/>
                          <w:marBottom w:val="0"/>
                          <w:divBdr>
                            <w:top w:val="none" w:sz="0" w:space="0" w:color="auto"/>
                            <w:left w:val="none" w:sz="0" w:space="0" w:color="auto"/>
                            <w:bottom w:val="none" w:sz="0" w:space="0" w:color="auto"/>
                            <w:right w:val="none" w:sz="0" w:space="0" w:color="auto"/>
                          </w:divBdr>
                        </w:div>
                        <w:div w:id="1201166230">
                          <w:marLeft w:val="640"/>
                          <w:marRight w:val="0"/>
                          <w:marTop w:val="0"/>
                          <w:marBottom w:val="0"/>
                          <w:divBdr>
                            <w:top w:val="none" w:sz="0" w:space="0" w:color="auto"/>
                            <w:left w:val="none" w:sz="0" w:space="0" w:color="auto"/>
                            <w:bottom w:val="none" w:sz="0" w:space="0" w:color="auto"/>
                            <w:right w:val="none" w:sz="0" w:space="0" w:color="auto"/>
                          </w:divBdr>
                        </w:div>
                        <w:div w:id="1211574329">
                          <w:marLeft w:val="640"/>
                          <w:marRight w:val="0"/>
                          <w:marTop w:val="0"/>
                          <w:marBottom w:val="0"/>
                          <w:divBdr>
                            <w:top w:val="none" w:sz="0" w:space="0" w:color="auto"/>
                            <w:left w:val="none" w:sz="0" w:space="0" w:color="auto"/>
                            <w:bottom w:val="none" w:sz="0" w:space="0" w:color="auto"/>
                            <w:right w:val="none" w:sz="0" w:space="0" w:color="auto"/>
                          </w:divBdr>
                        </w:div>
                        <w:div w:id="1307322833">
                          <w:marLeft w:val="640"/>
                          <w:marRight w:val="0"/>
                          <w:marTop w:val="0"/>
                          <w:marBottom w:val="0"/>
                          <w:divBdr>
                            <w:top w:val="none" w:sz="0" w:space="0" w:color="auto"/>
                            <w:left w:val="none" w:sz="0" w:space="0" w:color="auto"/>
                            <w:bottom w:val="none" w:sz="0" w:space="0" w:color="auto"/>
                            <w:right w:val="none" w:sz="0" w:space="0" w:color="auto"/>
                          </w:divBdr>
                        </w:div>
                        <w:div w:id="1320116670">
                          <w:marLeft w:val="640"/>
                          <w:marRight w:val="0"/>
                          <w:marTop w:val="0"/>
                          <w:marBottom w:val="0"/>
                          <w:divBdr>
                            <w:top w:val="none" w:sz="0" w:space="0" w:color="auto"/>
                            <w:left w:val="none" w:sz="0" w:space="0" w:color="auto"/>
                            <w:bottom w:val="none" w:sz="0" w:space="0" w:color="auto"/>
                            <w:right w:val="none" w:sz="0" w:space="0" w:color="auto"/>
                          </w:divBdr>
                        </w:div>
                        <w:div w:id="1325938511">
                          <w:marLeft w:val="640"/>
                          <w:marRight w:val="0"/>
                          <w:marTop w:val="0"/>
                          <w:marBottom w:val="0"/>
                          <w:divBdr>
                            <w:top w:val="none" w:sz="0" w:space="0" w:color="auto"/>
                            <w:left w:val="none" w:sz="0" w:space="0" w:color="auto"/>
                            <w:bottom w:val="none" w:sz="0" w:space="0" w:color="auto"/>
                            <w:right w:val="none" w:sz="0" w:space="0" w:color="auto"/>
                          </w:divBdr>
                        </w:div>
                        <w:div w:id="1406298141">
                          <w:marLeft w:val="640"/>
                          <w:marRight w:val="0"/>
                          <w:marTop w:val="0"/>
                          <w:marBottom w:val="0"/>
                          <w:divBdr>
                            <w:top w:val="none" w:sz="0" w:space="0" w:color="auto"/>
                            <w:left w:val="none" w:sz="0" w:space="0" w:color="auto"/>
                            <w:bottom w:val="none" w:sz="0" w:space="0" w:color="auto"/>
                            <w:right w:val="none" w:sz="0" w:space="0" w:color="auto"/>
                          </w:divBdr>
                        </w:div>
                        <w:div w:id="1416322743">
                          <w:marLeft w:val="640"/>
                          <w:marRight w:val="0"/>
                          <w:marTop w:val="0"/>
                          <w:marBottom w:val="0"/>
                          <w:divBdr>
                            <w:top w:val="none" w:sz="0" w:space="0" w:color="auto"/>
                            <w:left w:val="none" w:sz="0" w:space="0" w:color="auto"/>
                            <w:bottom w:val="none" w:sz="0" w:space="0" w:color="auto"/>
                            <w:right w:val="none" w:sz="0" w:space="0" w:color="auto"/>
                          </w:divBdr>
                        </w:div>
                        <w:div w:id="1436556640">
                          <w:marLeft w:val="640"/>
                          <w:marRight w:val="0"/>
                          <w:marTop w:val="0"/>
                          <w:marBottom w:val="0"/>
                          <w:divBdr>
                            <w:top w:val="none" w:sz="0" w:space="0" w:color="auto"/>
                            <w:left w:val="none" w:sz="0" w:space="0" w:color="auto"/>
                            <w:bottom w:val="none" w:sz="0" w:space="0" w:color="auto"/>
                            <w:right w:val="none" w:sz="0" w:space="0" w:color="auto"/>
                          </w:divBdr>
                        </w:div>
                        <w:div w:id="1520967398">
                          <w:marLeft w:val="640"/>
                          <w:marRight w:val="0"/>
                          <w:marTop w:val="0"/>
                          <w:marBottom w:val="0"/>
                          <w:divBdr>
                            <w:top w:val="none" w:sz="0" w:space="0" w:color="auto"/>
                            <w:left w:val="none" w:sz="0" w:space="0" w:color="auto"/>
                            <w:bottom w:val="none" w:sz="0" w:space="0" w:color="auto"/>
                            <w:right w:val="none" w:sz="0" w:space="0" w:color="auto"/>
                          </w:divBdr>
                        </w:div>
                        <w:div w:id="1524592193">
                          <w:marLeft w:val="640"/>
                          <w:marRight w:val="0"/>
                          <w:marTop w:val="0"/>
                          <w:marBottom w:val="0"/>
                          <w:divBdr>
                            <w:top w:val="none" w:sz="0" w:space="0" w:color="auto"/>
                            <w:left w:val="none" w:sz="0" w:space="0" w:color="auto"/>
                            <w:bottom w:val="none" w:sz="0" w:space="0" w:color="auto"/>
                            <w:right w:val="none" w:sz="0" w:space="0" w:color="auto"/>
                          </w:divBdr>
                        </w:div>
                        <w:div w:id="1580018511">
                          <w:marLeft w:val="640"/>
                          <w:marRight w:val="0"/>
                          <w:marTop w:val="0"/>
                          <w:marBottom w:val="0"/>
                          <w:divBdr>
                            <w:top w:val="none" w:sz="0" w:space="0" w:color="auto"/>
                            <w:left w:val="none" w:sz="0" w:space="0" w:color="auto"/>
                            <w:bottom w:val="none" w:sz="0" w:space="0" w:color="auto"/>
                            <w:right w:val="none" w:sz="0" w:space="0" w:color="auto"/>
                          </w:divBdr>
                        </w:div>
                        <w:div w:id="1638728691">
                          <w:marLeft w:val="640"/>
                          <w:marRight w:val="0"/>
                          <w:marTop w:val="0"/>
                          <w:marBottom w:val="0"/>
                          <w:divBdr>
                            <w:top w:val="none" w:sz="0" w:space="0" w:color="auto"/>
                            <w:left w:val="none" w:sz="0" w:space="0" w:color="auto"/>
                            <w:bottom w:val="none" w:sz="0" w:space="0" w:color="auto"/>
                            <w:right w:val="none" w:sz="0" w:space="0" w:color="auto"/>
                          </w:divBdr>
                        </w:div>
                        <w:div w:id="1861312657">
                          <w:marLeft w:val="640"/>
                          <w:marRight w:val="0"/>
                          <w:marTop w:val="0"/>
                          <w:marBottom w:val="0"/>
                          <w:divBdr>
                            <w:top w:val="none" w:sz="0" w:space="0" w:color="auto"/>
                            <w:left w:val="none" w:sz="0" w:space="0" w:color="auto"/>
                            <w:bottom w:val="none" w:sz="0" w:space="0" w:color="auto"/>
                            <w:right w:val="none" w:sz="0" w:space="0" w:color="auto"/>
                          </w:divBdr>
                        </w:div>
                        <w:div w:id="1914000601">
                          <w:marLeft w:val="640"/>
                          <w:marRight w:val="0"/>
                          <w:marTop w:val="0"/>
                          <w:marBottom w:val="0"/>
                          <w:divBdr>
                            <w:top w:val="none" w:sz="0" w:space="0" w:color="auto"/>
                            <w:left w:val="none" w:sz="0" w:space="0" w:color="auto"/>
                            <w:bottom w:val="none" w:sz="0" w:space="0" w:color="auto"/>
                            <w:right w:val="none" w:sz="0" w:space="0" w:color="auto"/>
                          </w:divBdr>
                        </w:div>
                        <w:div w:id="1927301976">
                          <w:marLeft w:val="640"/>
                          <w:marRight w:val="0"/>
                          <w:marTop w:val="0"/>
                          <w:marBottom w:val="0"/>
                          <w:divBdr>
                            <w:top w:val="none" w:sz="0" w:space="0" w:color="auto"/>
                            <w:left w:val="none" w:sz="0" w:space="0" w:color="auto"/>
                            <w:bottom w:val="none" w:sz="0" w:space="0" w:color="auto"/>
                            <w:right w:val="none" w:sz="0" w:space="0" w:color="auto"/>
                          </w:divBdr>
                        </w:div>
                        <w:div w:id="2032607237">
                          <w:marLeft w:val="640"/>
                          <w:marRight w:val="0"/>
                          <w:marTop w:val="0"/>
                          <w:marBottom w:val="0"/>
                          <w:divBdr>
                            <w:top w:val="none" w:sz="0" w:space="0" w:color="auto"/>
                            <w:left w:val="none" w:sz="0" w:space="0" w:color="auto"/>
                            <w:bottom w:val="none" w:sz="0" w:space="0" w:color="auto"/>
                            <w:right w:val="none" w:sz="0" w:space="0" w:color="auto"/>
                          </w:divBdr>
                        </w:div>
                        <w:div w:id="2036928237">
                          <w:marLeft w:val="640"/>
                          <w:marRight w:val="0"/>
                          <w:marTop w:val="0"/>
                          <w:marBottom w:val="0"/>
                          <w:divBdr>
                            <w:top w:val="none" w:sz="0" w:space="0" w:color="auto"/>
                            <w:left w:val="none" w:sz="0" w:space="0" w:color="auto"/>
                            <w:bottom w:val="none" w:sz="0" w:space="0" w:color="auto"/>
                            <w:right w:val="none" w:sz="0" w:space="0" w:color="auto"/>
                          </w:divBdr>
                        </w:div>
                        <w:div w:id="2107921323">
                          <w:marLeft w:val="640"/>
                          <w:marRight w:val="0"/>
                          <w:marTop w:val="0"/>
                          <w:marBottom w:val="0"/>
                          <w:divBdr>
                            <w:top w:val="none" w:sz="0" w:space="0" w:color="auto"/>
                            <w:left w:val="none" w:sz="0" w:space="0" w:color="auto"/>
                            <w:bottom w:val="none" w:sz="0" w:space="0" w:color="auto"/>
                            <w:right w:val="none" w:sz="0" w:space="0" w:color="auto"/>
                          </w:divBdr>
                        </w:div>
                        <w:div w:id="2126653069">
                          <w:marLeft w:val="640"/>
                          <w:marRight w:val="0"/>
                          <w:marTop w:val="0"/>
                          <w:marBottom w:val="0"/>
                          <w:divBdr>
                            <w:top w:val="none" w:sz="0" w:space="0" w:color="auto"/>
                            <w:left w:val="none" w:sz="0" w:space="0" w:color="auto"/>
                            <w:bottom w:val="none" w:sz="0" w:space="0" w:color="auto"/>
                            <w:right w:val="none" w:sz="0" w:space="0" w:color="auto"/>
                          </w:divBdr>
                        </w:div>
                        <w:div w:id="2141683232">
                          <w:marLeft w:val="640"/>
                          <w:marRight w:val="0"/>
                          <w:marTop w:val="0"/>
                          <w:marBottom w:val="0"/>
                          <w:divBdr>
                            <w:top w:val="none" w:sz="0" w:space="0" w:color="auto"/>
                            <w:left w:val="none" w:sz="0" w:space="0" w:color="auto"/>
                            <w:bottom w:val="none" w:sz="0" w:space="0" w:color="auto"/>
                            <w:right w:val="none" w:sz="0" w:space="0" w:color="auto"/>
                          </w:divBdr>
                        </w:div>
                      </w:divsChild>
                    </w:div>
                    <w:div w:id="2036539471">
                      <w:marLeft w:val="0"/>
                      <w:marRight w:val="0"/>
                      <w:marTop w:val="0"/>
                      <w:marBottom w:val="0"/>
                      <w:divBdr>
                        <w:top w:val="none" w:sz="0" w:space="0" w:color="auto"/>
                        <w:left w:val="none" w:sz="0" w:space="0" w:color="auto"/>
                        <w:bottom w:val="none" w:sz="0" w:space="0" w:color="auto"/>
                        <w:right w:val="none" w:sz="0" w:space="0" w:color="auto"/>
                      </w:divBdr>
                      <w:divsChild>
                        <w:div w:id="63798724">
                          <w:marLeft w:val="640"/>
                          <w:marRight w:val="0"/>
                          <w:marTop w:val="0"/>
                          <w:marBottom w:val="0"/>
                          <w:divBdr>
                            <w:top w:val="none" w:sz="0" w:space="0" w:color="auto"/>
                            <w:left w:val="none" w:sz="0" w:space="0" w:color="auto"/>
                            <w:bottom w:val="none" w:sz="0" w:space="0" w:color="auto"/>
                            <w:right w:val="none" w:sz="0" w:space="0" w:color="auto"/>
                          </w:divBdr>
                        </w:div>
                        <w:div w:id="89549036">
                          <w:marLeft w:val="640"/>
                          <w:marRight w:val="0"/>
                          <w:marTop w:val="0"/>
                          <w:marBottom w:val="0"/>
                          <w:divBdr>
                            <w:top w:val="none" w:sz="0" w:space="0" w:color="auto"/>
                            <w:left w:val="none" w:sz="0" w:space="0" w:color="auto"/>
                            <w:bottom w:val="none" w:sz="0" w:space="0" w:color="auto"/>
                            <w:right w:val="none" w:sz="0" w:space="0" w:color="auto"/>
                          </w:divBdr>
                        </w:div>
                        <w:div w:id="204954161">
                          <w:marLeft w:val="640"/>
                          <w:marRight w:val="0"/>
                          <w:marTop w:val="0"/>
                          <w:marBottom w:val="0"/>
                          <w:divBdr>
                            <w:top w:val="none" w:sz="0" w:space="0" w:color="auto"/>
                            <w:left w:val="none" w:sz="0" w:space="0" w:color="auto"/>
                            <w:bottom w:val="none" w:sz="0" w:space="0" w:color="auto"/>
                            <w:right w:val="none" w:sz="0" w:space="0" w:color="auto"/>
                          </w:divBdr>
                        </w:div>
                        <w:div w:id="243685537">
                          <w:marLeft w:val="640"/>
                          <w:marRight w:val="0"/>
                          <w:marTop w:val="0"/>
                          <w:marBottom w:val="0"/>
                          <w:divBdr>
                            <w:top w:val="none" w:sz="0" w:space="0" w:color="auto"/>
                            <w:left w:val="none" w:sz="0" w:space="0" w:color="auto"/>
                            <w:bottom w:val="none" w:sz="0" w:space="0" w:color="auto"/>
                            <w:right w:val="none" w:sz="0" w:space="0" w:color="auto"/>
                          </w:divBdr>
                        </w:div>
                        <w:div w:id="332994910">
                          <w:marLeft w:val="640"/>
                          <w:marRight w:val="0"/>
                          <w:marTop w:val="0"/>
                          <w:marBottom w:val="0"/>
                          <w:divBdr>
                            <w:top w:val="none" w:sz="0" w:space="0" w:color="auto"/>
                            <w:left w:val="none" w:sz="0" w:space="0" w:color="auto"/>
                            <w:bottom w:val="none" w:sz="0" w:space="0" w:color="auto"/>
                            <w:right w:val="none" w:sz="0" w:space="0" w:color="auto"/>
                          </w:divBdr>
                        </w:div>
                        <w:div w:id="358242656">
                          <w:marLeft w:val="640"/>
                          <w:marRight w:val="0"/>
                          <w:marTop w:val="0"/>
                          <w:marBottom w:val="0"/>
                          <w:divBdr>
                            <w:top w:val="none" w:sz="0" w:space="0" w:color="auto"/>
                            <w:left w:val="none" w:sz="0" w:space="0" w:color="auto"/>
                            <w:bottom w:val="none" w:sz="0" w:space="0" w:color="auto"/>
                            <w:right w:val="none" w:sz="0" w:space="0" w:color="auto"/>
                          </w:divBdr>
                        </w:div>
                        <w:div w:id="381365361">
                          <w:marLeft w:val="640"/>
                          <w:marRight w:val="0"/>
                          <w:marTop w:val="0"/>
                          <w:marBottom w:val="0"/>
                          <w:divBdr>
                            <w:top w:val="none" w:sz="0" w:space="0" w:color="auto"/>
                            <w:left w:val="none" w:sz="0" w:space="0" w:color="auto"/>
                            <w:bottom w:val="none" w:sz="0" w:space="0" w:color="auto"/>
                            <w:right w:val="none" w:sz="0" w:space="0" w:color="auto"/>
                          </w:divBdr>
                        </w:div>
                        <w:div w:id="410007301">
                          <w:marLeft w:val="640"/>
                          <w:marRight w:val="0"/>
                          <w:marTop w:val="0"/>
                          <w:marBottom w:val="0"/>
                          <w:divBdr>
                            <w:top w:val="none" w:sz="0" w:space="0" w:color="auto"/>
                            <w:left w:val="none" w:sz="0" w:space="0" w:color="auto"/>
                            <w:bottom w:val="none" w:sz="0" w:space="0" w:color="auto"/>
                            <w:right w:val="none" w:sz="0" w:space="0" w:color="auto"/>
                          </w:divBdr>
                        </w:div>
                        <w:div w:id="418450183">
                          <w:marLeft w:val="640"/>
                          <w:marRight w:val="0"/>
                          <w:marTop w:val="0"/>
                          <w:marBottom w:val="0"/>
                          <w:divBdr>
                            <w:top w:val="none" w:sz="0" w:space="0" w:color="auto"/>
                            <w:left w:val="none" w:sz="0" w:space="0" w:color="auto"/>
                            <w:bottom w:val="none" w:sz="0" w:space="0" w:color="auto"/>
                            <w:right w:val="none" w:sz="0" w:space="0" w:color="auto"/>
                          </w:divBdr>
                        </w:div>
                        <w:div w:id="474221397">
                          <w:marLeft w:val="640"/>
                          <w:marRight w:val="0"/>
                          <w:marTop w:val="0"/>
                          <w:marBottom w:val="0"/>
                          <w:divBdr>
                            <w:top w:val="none" w:sz="0" w:space="0" w:color="auto"/>
                            <w:left w:val="none" w:sz="0" w:space="0" w:color="auto"/>
                            <w:bottom w:val="none" w:sz="0" w:space="0" w:color="auto"/>
                            <w:right w:val="none" w:sz="0" w:space="0" w:color="auto"/>
                          </w:divBdr>
                        </w:div>
                        <w:div w:id="539980803">
                          <w:marLeft w:val="640"/>
                          <w:marRight w:val="0"/>
                          <w:marTop w:val="0"/>
                          <w:marBottom w:val="0"/>
                          <w:divBdr>
                            <w:top w:val="none" w:sz="0" w:space="0" w:color="auto"/>
                            <w:left w:val="none" w:sz="0" w:space="0" w:color="auto"/>
                            <w:bottom w:val="none" w:sz="0" w:space="0" w:color="auto"/>
                            <w:right w:val="none" w:sz="0" w:space="0" w:color="auto"/>
                          </w:divBdr>
                        </w:div>
                        <w:div w:id="715591560">
                          <w:marLeft w:val="640"/>
                          <w:marRight w:val="0"/>
                          <w:marTop w:val="0"/>
                          <w:marBottom w:val="0"/>
                          <w:divBdr>
                            <w:top w:val="none" w:sz="0" w:space="0" w:color="auto"/>
                            <w:left w:val="none" w:sz="0" w:space="0" w:color="auto"/>
                            <w:bottom w:val="none" w:sz="0" w:space="0" w:color="auto"/>
                            <w:right w:val="none" w:sz="0" w:space="0" w:color="auto"/>
                          </w:divBdr>
                        </w:div>
                        <w:div w:id="793014339">
                          <w:marLeft w:val="640"/>
                          <w:marRight w:val="0"/>
                          <w:marTop w:val="0"/>
                          <w:marBottom w:val="0"/>
                          <w:divBdr>
                            <w:top w:val="none" w:sz="0" w:space="0" w:color="auto"/>
                            <w:left w:val="none" w:sz="0" w:space="0" w:color="auto"/>
                            <w:bottom w:val="none" w:sz="0" w:space="0" w:color="auto"/>
                            <w:right w:val="none" w:sz="0" w:space="0" w:color="auto"/>
                          </w:divBdr>
                        </w:div>
                        <w:div w:id="819349689">
                          <w:marLeft w:val="640"/>
                          <w:marRight w:val="0"/>
                          <w:marTop w:val="0"/>
                          <w:marBottom w:val="0"/>
                          <w:divBdr>
                            <w:top w:val="none" w:sz="0" w:space="0" w:color="auto"/>
                            <w:left w:val="none" w:sz="0" w:space="0" w:color="auto"/>
                            <w:bottom w:val="none" w:sz="0" w:space="0" w:color="auto"/>
                            <w:right w:val="none" w:sz="0" w:space="0" w:color="auto"/>
                          </w:divBdr>
                        </w:div>
                        <w:div w:id="840122711">
                          <w:marLeft w:val="640"/>
                          <w:marRight w:val="0"/>
                          <w:marTop w:val="0"/>
                          <w:marBottom w:val="0"/>
                          <w:divBdr>
                            <w:top w:val="none" w:sz="0" w:space="0" w:color="auto"/>
                            <w:left w:val="none" w:sz="0" w:space="0" w:color="auto"/>
                            <w:bottom w:val="none" w:sz="0" w:space="0" w:color="auto"/>
                            <w:right w:val="none" w:sz="0" w:space="0" w:color="auto"/>
                          </w:divBdr>
                        </w:div>
                        <w:div w:id="847328489">
                          <w:marLeft w:val="640"/>
                          <w:marRight w:val="0"/>
                          <w:marTop w:val="0"/>
                          <w:marBottom w:val="0"/>
                          <w:divBdr>
                            <w:top w:val="none" w:sz="0" w:space="0" w:color="auto"/>
                            <w:left w:val="none" w:sz="0" w:space="0" w:color="auto"/>
                            <w:bottom w:val="none" w:sz="0" w:space="0" w:color="auto"/>
                            <w:right w:val="none" w:sz="0" w:space="0" w:color="auto"/>
                          </w:divBdr>
                        </w:div>
                        <w:div w:id="847329543">
                          <w:marLeft w:val="640"/>
                          <w:marRight w:val="0"/>
                          <w:marTop w:val="0"/>
                          <w:marBottom w:val="0"/>
                          <w:divBdr>
                            <w:top w:val="none" w:sz="0" w:space="0" w:color="auto"/>
                            <w:left w:val="none" w:sz="0" w:space="0" w:color="auto"/>
                            <w:bottom w:val="none" w:sz="0" w:space="0" w:color="auto"/>
                            <w:right w:val="none" w:sz="0" w:space="0" w:color="auto"/>
                          </w:divBdr>
                        </w:div>
                        <w:div w:id="878205784">
                          <w:marLeft w:val="640"/>
                          <w:marRight w:val="0"/>
                          <w:marTop w:val="0"/>
                          <w:marBottom w:val="0"/>
                          <w:divBdr>
                            <w:top w:val="none" w:sz="0" w:space="0" w:color="auto"/>
                            <w:left w:val="none" w:sz="0" w:space="0" w:color="auto"/>
                            <w:bottom w:val="none" w:sz="0" w:space="0" w:color="auto"/>
                            <w:right w:val="none" w:sz="0" w:space="0" w:color="auto"/>
                          </w:divBdr>
                        </w:div>
                        <w:div w:id="947077997">
                          <w:marLeft w:val="640"/>
                          <w:marRight w:val="0"/>
                          <w:marTop w:val="0"/>
                          <w:marBottom w:val="0"/>
                          <w:divBdr>
                            <w:top w:val="none" w:sz="0" w:space="0" w:color="auto"/>
                            <w:left w:val="none" w:sz="0" w:space="0" w:color="auto"/>
                            <w:bottom w:val="none" w:sz="0" w:space="0" w:color="auto"/>
                            <w:right w:val="none" w:sz="0" w:space="0" w:color="auto"/>
                          </w:divBdr>
                        </w:div>
                        <w:div w:id="1044401602">
                          <w:marLeft w:val="640"/>
                          <w:marRight w:val="0"/>
                          <w:marTop w:val="0"/>
                          <w:marBottom w:val="0"/>
                          <w:divBdr>
                            <w:top w:val="none" w:sz="0" w:space="0" w:color="auto"/>
                            <w:left w:val="none" w:sz="0" w:space="0" w:color="auto"/>
                            <w:bottom w:val="none" w:sz="0" w:space="0" w:color="auto"/>
                            <w:right w:val="none" w:sz="0" w:space="0" w:color="auto"/>
                          </w:divBdr>
                        </w:div>
                        <w:div w:id="1090010744">
                          <w:marLeft w:val="640"/>
                          <w:marRight w:val="0"/>
                          <w:marTop w:val="0"/>
                          <w:marBottom w:val="0"/>
                          <w:divBdr>
                            <w:top w:val="none" w:sz="0" w:space="0" w:color="auto"/>
                            <w:left w:val="none" w:sz="0" w:space="0" w:color="auto"/>
                            <w:bottom w:val="none" w:sz="0" w:space="0" w:color="auto"/>
                            <w:right w:val="none" w:sz="0" w:space="0" w:color="auto"/>
                          </w:divBdr>
                        </w:div>
                        <w:div w:id="1128400094">
                          <w:marLeft w:val="640"/>
                          <w:marRight w:val="0"/>
                          <w:marTop w:val="0"/>
                          <w:marBottom w:val="0"/>
                          <w:divBdr>
                            <w:top w:val="none" w:sz="0" w:space="0" w:color="auto"/>
                            <w:left w:val="none" w:sz="0" w:space="0" w:color="auto"/>
                            <w:bottom w:val="none" w:sz="0" w:space="0" w:color="auto"/>
                            <w:right w:val="none" w:sz="0" w:space="0" w:color="auto"/>
                          </w:divBdr>
                        </w:div>
                        <w:div w:id="1133600208">
                          <w:marLeft w:val="640"/>
                          <w:marRight w:val="0"/>
                          <w:marTop w:val="0"/>
                          <w:marBottom w:val="0"/>
                          <w:divBdr>
                            <w:top w:val="none" w:sz="0" w:space="0" w:color="auto"/>
                            <w:left w:val="none" w:sz="0" w:space="0" w:color="auto"/>
                            <w:bottom w:val="none" w:sz="0" w:space="0" w:color="auto"/>
                            <w:right w:val="none" w:sz="0" w:space="0" w:color="auto"/>
                          </w:divBdr>
                        </w:div>
                        <w:div w:id="1194687110">
                          <w:marLeft w:val="640"/>
                          <w:marRight w:val="0"/>
                          <w:marTop w:val="0"/>
                          <w:marBottom w:val="0"/>
                          <w:divBdr>
                            <w:top w:val="none" w:sz="0" w:space="0" w:color="auto"/>
                            <w:left w:val="none" w:sz="0" w:space="0" w:color="auto"/>
                            <w:bottom w:val="none" w:sz="0" w:space="0" w:color="auto"/>
                            <w:right w:val="none" w:sz="0" w:space="0" w:color="auto"/>
                          </w:divBdr>
                        </w:div>
                        <w:div w:id="1301376928">
                          <w:marLeft w:val="640"/>
                          <w:marRight w:val="0"/>
                          <w:marTop w:val="0"/>
                          <w:marBottom w:val="0"/>
                          <w:divBdr>
                            <w:top w:val="none" w:sz="0" w:space="0" w:color="auto"/>
                            <w:left w:val="none" w:sz="0" w:space="0" w:color="auto"/>
                            <w:bottom w:val="none" w:sz="0" w:space="0" w:color="auto"/>
                            <w:right w:val="none" w:sz="0" w:space="0" w:color="auto"/>
                          </w:divBdr>
                        </w:div>
                        <w:div w:id="1318000756">
                          <w:marLeft w:val="640"/>
                          <w:marRight w:val="0"/>
                          <w:marTop w:val="0"/>
                          <w:marBottom w:val="0"/>
                          <w:divBdr>
                            <w:top w:val="none" w:sz="0" w:space="0" w:color="auto"/>
                            <w:left w:val="none" w:sz="0" w:space="0" w:color="auto"/>
                            <w:bottom w:val="none" w:sz="0" w:space="0" w:color="auto"/>
                            <w:right w:val="none" w:sz="0" w:space="0" w:color="auto"/>
                          </w:divBdr>
                        </w:div>
                        <w:div w:id="1337463305">
                          <w:marLeft w:val="640"/>
                          <w:marRight w:val="0"/>
                          <w:marTop w:val="0"/>
                          <w:marBottom w:val="0"/>
                          <w:divBdr>
                            <w:top w:val="none" w:sz="0" w:space="0" w:color="auto"/>
                            <w:left w:val="none" w:sz="0" w:space="0" w:color="auto"/>
                            <w:bottom w:val="none" w:sz="0" w:space="0" w:color="auto"/>
                            <w:right w:val="none" w:sz="0" w:space="0" w:color="auto"/>
                          </w:divBdr>
                        </w:div>
                        <w:div w:id="1405030867">
                          <w:marLeft w:val="640"/>
                          <w:marRight w:val="0"/>
                          <w:marTop w:val="0"/>
                          <w:marBottom w:val="0"/>
                          <w:divBdr>
                            <w:top w:val="none" w:sz="0" w:space="0" w:color="auto"/>
                            <w:left w:val="none" w:sz="0" w:space="0" w:color="auto"/>
                            <w:bottom w:val="none" w:sz="0" w:space="0" w:color="auto"/>
                            <w:right w:val="none" w:sz="0" w:space="0" w:color="auto"/>
                          </w:divBdr>
                        </w:div>
                        <w:div w:id="1427310773">
                          <w:marLeft w:val="640"/>
                          <w:marRight w:val="0"/>
                          <w:marTop w:val="0"/>
                          <w:marBottom w:val="0"/>
                          <w:divBdr>
                            <w:top w:val="none" w:sz="0" w:space="0" w:color="auto"/>
                            <w:left w:val="none" w:sz="0" w:space="0" w:color="auto"/>
                            <w:bottom w:val="none" w:sz="0" w:space="0" w:color="auto"/>
                            <w:right w:val="none" w:sz="0" w:space="0" w:color="auto"/>
                          </w:divBdr>
                        </w:div>
                        <w:div w:id="1463112357">
                          <w:marLeft w:val="640"/>
                          <w:marRight w:val="0"/>
                          <w:marTop w:val="0"/>
                          <w:marBottom w:val="0"/>
                          <w:divBdr>
                            <w:top w:val="none" w:sz="0" w:space="0" w:color="auto"/>
                            <w:left w:val="none" w:sz="0" w:space="0" w:color="auto"/>
                            <w:bottom w:val="none" w:sz="0" w:space="0" w:color="auto"/>
                            <w:right w:val="none" w:sz="0" w:space="0" w:color="auto"/>
                          </w:divBdr>
                        </w:div>
                        <w:div w:id="1491824088">
                          <w:marLeft w:val="640"/>
                          <w:marRight w:val="0"/>
                          <w:marTop w:val="0"/>
                          <w:marBottom w:val="0"/>
                          <w:divBdr>
                            <w:top w:val="none" w:sz="0" w:space="0" w:color="auto"/>
                            <w:left w:val="none" w:sz="0" w:space="0" w:color="auto"/>
                            <w:bottom w:val="none" w:sz="0" w:space="0" w:color="auto"/>
                            <w:right w:val="none" w:sz="0" w:space="0" w:color="auto"/>
                          </w:divBdr>
                        </w:div>
                        <w:div w:id="1607344519">
                          <w:marLeft w:val="640"/>
                          <w:marRight w:val="0"/>
                          <w:marTop w:val="0"/>
                          <w:marBottom w:val="0"/>
                          <w:divBdr>
                            <w:top w:val="none" w:sz="0" w:space="0" w:color="auto"/>
                            <w:left w:val="none" w:sz="0" w:space="0" w:color="auto"/>
                            <w:bottom w:val="none" w:sz="0" w:space="0" w:color="auto"/>
                            <w:right w:val="none" w:sz="0" w:space="0" w:color="auto"/>
                          </w:divBdr>
                        </w:div>
                        <w:div w:id="1626276830">
                          <w:marLeft w:val="640"/>
                          <w:marRight w:val="0"/>
                          <w:marTop w:val="0"/>
                          <w:marBottom w:val="0"/>
                          <w:divBdr>
                            <w:top w:val="none" w:sz="0" w:space="0" w:color="auto"/>
                            <w:left w:val="none" w:sz="0" w:space="0" w:color="auto"/>
                            <w:bottom w:val="none" w:sz="0" w:space="0" w:color="auto"/>
                            <w:right w:val="none" w:sz="0" w:space="0" w:color="auto"/>
                          </w:divBdr>
                        </w:div>
                        <w:div w:id="1686901409">
                          <w:marLeft w:val="640"/>
                          <w:marRight w:val="0"/>
                          <w:marTop w:val="0"/>
                          <w:marBottom w:val="0"/>
                          <w:divBdr>
                            <w:top w:val="none" w:sz="0" w:space="0" w:color="auto"/>
                            <w:left w:val="none" w:sz="0" w:space="0" w:color="auto"/>
                            <w:bottom w:val="none" w:sz="0" w:space="0" w:color="auto"/>
                            <w:right w:val="none" w:sz="0" w:space="0" w:color="auto"/>
                          </w:divBdr>
                        </w:div>
                        <w:div w:id="1703893326">
                          <w:marLeft w:val="640"/>
                          <w:marRight w:val="0"/>
                          <w:marTop w:val="0"/>
                          <w:marBottom w:val="0"/>
                          <w:divBdr>
                            <w:top w:val="none" w:sz="0" w:space="0" w:color="auto"/>
                            <w:left w:val="none" w:sz="0" w:space="0" w:color="auto"/>
                            <w:bottom w:val="none" w:sz="0" w:space="0" w:color="auto"/>
                            <w:right w:val="none" w:sz="0" w:space="0" w:color="auto"/>
                          </w:divBdr>
                        </w:div>
                        <w:div w:id="1781295560">
                          <w:marLeft w:val="640"/>
                          <w:marRight w:val="0"/>
                          <w:marTop w:val="0"/>
                          <w:marBottom w:val="0"/>
                          <w:divBdr>
                            <w:top w:val="none" w:sz="0" w:space="0" w:color="auto"/>
                            <w:left w:val="none" w:sz="0" w:space="0" w:color="auto"/>
                            <w:bottom w:val="none" w:sz="0" w:space="0" w:color="auto"/>
                            <w:right w:val="none" w:sz="0" w:space="0" w:color="auto"/>
                          </w:divBdr>
                        </w:div>
                        <w:div w:id="1802992042">
                          <w:marLeft w:val="640"/>
                          <w:marRight w:val="0"/>
                          <w:marTop w:val="0"/>
                          <w:marBottom w:val="0"/>
                          <w:divBdr>
                            <w:top w:val="none" w:sz="0" w:space="0" w:color="auto"/>
                            <w:left w:val="none" w:sz="0" w:space="0" w:color="auto"/>
                            <w:bottom w:val="none" w:sz="0" w:space="0" w:color="auto"/>
                            <w:right w:val="none" w:sz="0" w:space="0" w:color="auto"/>
                          </w:divBdr>
                        </w:div>
                        <w:div w:id="1863978210">
                          <w:marLeft w:val="640"/>
                          <w:marRight w:val="0"/>
                          <w:marTop w:val="0"/>
                          <w:marBottom w:val="0"/>
                          <w:divBdr>
                            <w:top w:val="none" w:sz="0" w:space="0" w:color="auto"/>
                            <w:left w:val="none" w:sz="0" w:space="0" w:color="auto"/>
                            <w:bottom w:val="none" w:sz="0" w:space="0" w:color="auto"/>
                            <w:right w:val="none" w:sz="0" w:space="0" w:color="auto"/>
                          </w:divBdr>
                        </w:div>
                        <w:div w:id="1975332876">
                          <w:marLeft w:val="640"/>
                          <w:marRight w:val="0"/>
                          <w:marTop w:val="0"/>
                          <w:marBottom w:val="0"/>
                          <w:divBdr>
                            <w:top w:val="none" w:sz="0" w:space="0" w:color="auto"/>
                            <w:left w:val="none" w:sz="0" w:space="0" w:color="auto"/>
                            <w:bottom w:val="none" w:sz="0" w:space="0" w:color="auto"/>
                            <w:right w:val="none" w:sz="0" w:space="0" w:color="auto"/>
                          </w:divBdr>
                        </w:div>
                        <w:div w:id="2067602311">
                          <w:marLeft w:val="640"/>
                          <w:marRight w:val="0"/>
                          <w:marTop w:val="0"/>
                          <w:marBottom w:val="0"/>
                          <w:divBdr>
                            <w:top w:val="none" w:sz="0" w:space="0" w:color="auto"/>
                            <w:left w:val="none" w:sz="0" w:space="0" w:color="auto"/>
                            <w:bottom w:val="none" w:sz="0" w:space="0" w:color="auto"/>
                            <w:right w:val="none" w:sz="0" w:space="0" w:color="auto"/>
                          </w:divBdr>
                        </w:div>
                        <w:div w:id="2099060089">
                          <w:marLeft w:val="640"/>
                          <w:marRight w:val="0"/>
                          <w:marTop w:val="0"/>
                          <w:marBottom w:val="0"/>
                          <w:divBdr>
                            <w:top w:val="none" w:sz="0" w:space="0" w:color="auto"/>
                            <w:left w:val="none" w:sz="0" w:space="0" w:color="auto"/>
                            <w:bottom w:val="none" w:sz="0" w:space="0" w:color="auto"/>
                            <w:right w:val="none" w:sz="0" w:space="0" w:color="auto"/>
                          </w:divBdr>
                        </w:div>
                      </w:divsChild>
                    </w:div>
                    <w:div w:id="2104497726">
                      <w:marLeft w:val="0"/>
                      <w:marRight w:val="0"/>
                      <w:marTop w:val="0"/>
                      <w:marBottom w:val="0"/>
                      <w:divBdr>
                        <w:top w:val="none" w:sz="0" w:space="0" w:color="auto"/>
                        <w:left w:val="none" w:sz="0" w:space="0" w:color="auto"/>
                        <w:bottom w:val="none" w:sz="0" w:space="0" w:color="auto"/>
                        <w:right w:val="none" w:sz="0" w:space="0" w:color="auto"/>
                      </w:divBdr>
                      <w:divsChild>
                        <w:div w:id="15812274">
                          <w:marLeft w:val="640"/>
                          <w:marRight w:val="0"/>
                          <w:marTop w:val="0"/>
                          <w:marBottom w:val="0"/>
                          <w:divBdr>
                            <w:top w:val="none" w:sz="0" w:space="0" w:color="auto"/>
                            <w:left w:val="none" w:sz="0" w:space="0" w:color="auto"/>
                            <w:bottom w:val="none" w:sz="0" w:space="0" w:color="auto"/>
                            <w:right w:val="none" w:sz="0" w:space="0" w:color="auto"/>
                          </w:divBdr>
                        </w:div>
                        <w:div w:id="26879817">
                          <w:marLeft w:val="640"/>
                          <w:marRight w:val="0"/>
                          <w:marTop w:val="0"/>
                          <w:marBottom w:val="0"/>
                          <w:divBdr>
                            <w:top w:val="none" w:sz="0" w:space="0" w:color="auto"/>
                            <w:left w:val="none" w:sz="0" w:space="0" w:color="auto"/>
                            <w:bottom w:val="none" w:sz="0" w:space="0" w:color="auto"/>
                            <w:right w:val="none" w:sz="0" w:space="0" w:color="auto"/>
                          </w:divBdr>
                        </w:div>
                        <w:div w:id="95949717">
                          <w:marLeft w:val="640"/>
                          <w:marRight w:val="0"/>
                          <w:marTop w:val="0"/>
                          <w:marBottom w:val="0"/>
                          <w:divBdr>
                            <w:top w:val="none" w:sz="0" w:space="0" w:color="auto"/>
                            <w:left w:val="none" w:sz="0" w:space="0" w:color="auto"/>
                            <w:bottom w:val="none" w:sz="0" w:space="0" w:color="auto"/>
                            <w:right w:val="none" w:sz="0" w:space="0" w:color="auto"/>
                          </w:divBdr>
                        </w:div>
                        <w:div w:id="103500385">
                          <w:marLeft w:val="640"/>
                          <w:marRight w:val="0"/>
                          <w:marTop w:val="0"/>
                          <w:marBottom w:val="0"/>
                          <w:divBdr>
                            <w:top w:val="none" w:sz="0" w:space="0" w:color="auto"/>
                            <w:left w:val="none" w:sz="0" w:space="0" w:color="auto"/>
                            <w:bottom w:val="none" w:sz="0" w:space="0" w:color="auto"/>
                            <w:right w:val="none" w:sz="0" w:space="0" w:color="auto"/>
                          </w:divBdr>
                        </w:div>
                        <w:div w:id="209342033">
                          <w:marLeft w:val="640"/>
                          <w:marRight w:val="0"/>
                          <w:marTop w:val="0"/>
                          <w:marBottom w:val="0"/>
                          <w:divBdr>
                            <w:top w:val="none" w:sz="0" w:space="0" w:color="auto"/>
                            <w:left w:val="none" w:sz="0" w:space="0" w:color="auto"/>
                            <w:bottom w:val="none" w:sz="0" w:space="0" w:color="auto"/>
                            <w:right w:val="none" w:sz="0" w:space="0" w:color="auto"/>
                          </w:divBdr>
                        </w:div>
                        <w:div w:id="361711478">
                          <w:marLeft w:val="640"/>
                          <w:marRight w:val="0"/>
                          <w:marTop w:val="0"/>
                          <w:marBottom w:val="0"/>
                          <w:divBdr>
                            <w:top w:val="none" w:sz="0" w:space="0" w:color="auto"/>
                            <w:left w:val="none" w:sz="0" w:space="0" w:color="auto"/>
                            <w:bottom w:val="none" w:sz="0" w:space="0" w:color="auto"/>
                            <w:right w:val="none" w:sz="0" w:space="0" w:color="auto"/>
                          </w:divBdr>
                        </w:div>
                        <w:div w:id="374549760">
                          <w:marLeft w:val="640"/>
                          <w:marRight w:val="0"/>
                          <w:marTop w:val="0"/>
                          <w:marBottom w:val="0"/>
                          <w:divBdr>
                            <w:top w:val="none" w:sz="0" w:space="0" w:color="auto"/>
                            <w:left w:val="none" w:sz="0" w:space="0" w:color="auto"/>
                            <w:bottom w:val="none" w:sz="0" w:space="0" w:color="auto"/>
                            <w:right w:val="none" w:sz="0" w:space="0" w:color="auto"/>
                          </w:divBdr>
                        </w:div>
                        <w:div w:id="398987342">
                          <w:marLeft w:val="640"/>
                          <w:marRight w:val="0"/>
                          <w:marTop w:val="0"/>
                          <w:marBottom w:val="0"/>
                          <w:divBdr>
                            <w:top w:val="none" w:sz="0" w:space="0" w:color="auto"/>
                            <w:left w:val="none" w:sz="0" w:space="0" w:color="auto"/>
                            <w:bottom w:val="none" w:sz="0" w:space="0" w:color="auto"/>
                            <w:right w:val="none" w:sz="0" w:space="0" w:color="auto"/>
                          </w:divBdr>
                        </w:div>
                        <w:div w:id="411775726">
                          <w:marLeft w:val="640"/>
                          <w:marRight w:val="0"/>
                          <w:marTop w:val="0"/>
                          <w:marBottom w:val="0"/>
                          <w:divBdr>
                            <w:top w:val="none" w:sz="0" w:space="0" w:color="auto"/>
                            <w:left w:val="none" w:sz="0" w:space="0" w:color="auto"/>
                            <w:bottom w:val="none" w:sz="0" w:space="0" w:color="auto"/>
                            <w:right w:val="none" w:sz="0" w:space="0" w:color="auto"/>
                          </w:divBdr>
                        </w:div>
                        <w:div w:id="443229445">
                          <w:marLeft w:val="640"/>
                          <w:marRight w:val="0"/>
                          <w:marTop w:val="0"/>
                          <w:marBottom w:val="0"/>
                          <w:divBdr>
                            <w:top w:val="none" w:sz="0" w:space="0" w:color="auto"/>
                            <w:left w:val="none" w:sz="0" w:space="0" w:color="auto"/>
                            <w:bottom w:val="none" w:sz="0" w:space="0" w:color="auto"/>
                            <w:right w:val="none" w:sz="0" w:space="0" w:color="auto"/>
                          </w:divBdr>
                        </w:div>
                        <w:div w:id="460003907">
                          <w:marLeft w:val="640"/>
                          <w:marRight w:val="0"/>
                          <w:marTop w:val="0"/>
                          <w:marBottom w:val="0"/>
                          <w:divBdr>
                            <w:top w:val="none" w:sz="0" w:space="0" w:color="auto"/>
                            <w:left w:val="none" w:sz="0" w:space="0" w:color="auto"/>
                            <w:bottom w:val="none" w:sz="0" w:space="0" w:color="auto"/>
                            <w:right w:val="none" w:sz="0" w:space="0" w:color="auto"/>
                          </w:divBdr>
                        </w:div>
                        <w:div w:id="469371598">
                          <w:marLeft w:val="640"/>
                          <w:marRight w:val="0"/>
                          <w:marTop w:val="0"/>
                          <w:marBottom w:val="0"/>
                          <w:divBdr>
                            <w:top w:val="none" w:sz="0" w:space="0" w:color="auto"/>
                            <w:left w:val="none" w:sz="0" w:space="0" w:color="auto"/>
                            <w:bottom w:val="none" w:sz="0" w:space="0" w:color="auto"/>
                            <w:right w:val="none" w:sz="0" w:space="0" w:color="auto"/>
                          </w:divBdr>
                        </w:div>
                        <w:div w:id="592907182">
                          <w:marLeft w:val="640"/>
                          <w:marRight w:val="0"/>
                          <w:marTop w:val="0"/>
                          <w:marBottom w:val="0"/>
                          <w:divBdr>
                            <w:top w:val="none" w:sz="0" w:space="0" w:color="auto"/>
                            <w:left w:val="none" w:sz="0" w:space="0" w:color="auto"/>
                            <w:bottom w:val="none" w:sz="0" w:space="0" w:color="auto"/>
                            <w:right w:val="none" w:sz="0" w:space="0" w:color="auto"/>
                          </w:divBdr>
                        </w:div>
                        <w:div w:id="609701210">
                          <w:marLeft w:val="640"/>
                          <w:marRight w:val="0"/>
                          <w:marTop w:val="0"/>
                          <w:marBottom w:val="0"/>
                          <w:divBdr>
                            <w:top w:val="none" w:sz="0" w:space="0" w:color="auto"/>
                            <w:left w:val="none" w:sz="0" w:space="0" w:color="auto"/>
                            <w:bottom w:val="none" w:sz="0" w:space="0" w:color="auto"/>
                            <w:right w:val="none" w:sz="0" w:space="0" w:color="auto"/>
                          </w:divBdr>
                        </w:div>
                        <w:div w:id="721320897">
                          <w:marLeft w:val="640"/>
                          <w:marRight w:val="0"/>
                          <w:marTop w:val="0"/>
                          <w:marBottom w:val="0"/>
                          <w:divBdr>
                            <w:top w:val="none" w:sz="0" w:space="0" w:color="auto"/>
                            <w:left w:val="none" w:sz="0" w:space="0" w:color="auto"/>
                            <w:bottom w:val="none" w:sz="0" w:space="0" w:color="auto"/>
                            <w:right w:val="none" w:sz="0" w:space="0" w:color="auto"/>
                          </w:divBdr>
                        </w:div>
                        <w:div w:id="787625860">
                          <w:marLeft w:val="640"/>
                          <w:marRight w:val="0"/>
                          <w:marTop w:val="0"/>
                          <w:marBottom w:val="0"/>
                          <w:divBdr>
                            <w:top w:val="none" w:sz="0" w:space="0" w:color="auto"/>
                            <w:left w:val="none" w:sz="0" w:space="0" w:color="auto"/>
                            <w:bottom w:val="none" w:sz="0" w:space="0" w:color="auto"/>
                            <w:right w:val="none" w:sz="0" w:space="0" w:color="auto"/>
                          </w:divBdr>
                        </w:div>
                        <w:div w:id="789713280">
                          <w:marLeft w:val="640"/>
                          <w:marRight w:val="0"/>
                          <w:marTop w:val="0"/>
                          <w:marBottom w:val="0"/>
                          <w:divBdr>
                            <w:top w:val="none" w:sz="0" w:space="0" w:color="auto"/>
                            <w:left w:val="none" w:sz="0" w:space="0" w:color="auto"/>
                            <w:bottom w:val="none" w:sz="0" w:space="0" w:color="auto"/>
                            <w:right w:val="none" w:sz="0" w:space="0" w:color="auto"/>
                          </w:divBdr>
                        </w:div>
                        <w:div w:id="795293923">
                          <w:marLeft w:val="640"/>
                          <w:marRight w:val="0"/>
                          <w:marTop w:val="0"/>
                          <w:marBottom w:val="0"/>
                          <w:divBdr>
                            <w:top w:val="none" w:sz="0" w:space="0" w:color="auto"/>
                            <w:left w:val="none" w:sz="0" w:space="0" w:color="auto"/>
                            <w:bottom w:val="none" w:sz="0" w:space="0" w:color="auto"/>
                            <w:right w:val="none" w:sz="0" w:space="0" w:color="auto"/>
                          </w:divBdr>
                        </w:div>
                        <w:div w:id="857233343">
                          <w:marLeft w:val="640"/>
                          <w:marRight w:val="0"/>
                          <w:marTop w:val="0"/>
                          <w:marBottom w:val="0"/>
                          <w:divBdr>
                            <w:top w:val="none" w:sz="0" w:space="0" w:color="auto"/>
                            <w:left w:val="none" w:sz="0" w:space="0" w:color="auto"/>
                            <w:bottom w:val="none" w:sz="0" w:space="0" w:color="auto"/>
                            <w:right w:val="none" w:sz="0" w:space="0" w:color="auto"/>
                          </w:divBdr>
                        </w:div>
                        <w:div w:id="944535580">
                          <w:marLeft w:val="640"/>
                          <w:marRight w:val="0"/>
                          <w:marTop w:val="0"/>
                          <w:marBottom w:val="0"/>
                          <w:divBdr>
                            <w:top w:val="none" w:sz="0" w:space="0" w:color="auto"/>
                            <w:left w:val="none" w:sz="0" w:space="0" w:color="auto"/>
                            <w:bottom w:val="none" w:sz="0" w:space="0" w:color="auto"/>
                            <w:right w:val="none" w:sz="0" w:space="0" w:color="auto"/>
                          </w:divBdr>
                        </w:div>
                        <w:div w:id="978340553">
                          <w:marLeft w:val="640"/>
                          <w:marRight w:val="0"/>
                          <w:marTop w:val="0"/>
                          <w:marBottom w:val="0"/>
                          <w:divBdr>
                            <w:top w:val="none" w:sz="0" w:space="0" w:color="auto"/>
                            <w:left w:val="none" w:sz="0" w:space="0" w:color="auto"/>
                            <w:bottom w:val="none" w:sz="0" w:space="0" w:color="auto"/>
                            <w:right w:val="none" w:sz="0" w:space="0" w:color="auto"/>
                          </w:divBdr>
                        </w:div>
                        <w:div w:id="1045523623">
                          <w:marLeft w:val="640"/>
                          <w:marRight w:val="0"/>
                          <w:marTop w:val="0"/>
                          <w:marBottom w:val="0"/>
                          <w:divBdr>
                            <w:top w:val="none" w:sz="0" w:space="0" w:color="auto"/>
                            <w:left w:val="none" w:sz="0" w:space="0" w:color="auto"/>
                            <w:bottom w:val="none" w:sz="0" w:space="0" w:color="auto"/>
                            <w:right w:val="none" w:sz="0" w:space="0" w:color="auto"/>
                          </w:divBdr>
                        </w:div>
                        <w:div w:id="1176772198">
                          <w:marLeft w:val="640"/>
                          <w:marRight w:val="0"/>
                          <w:marTop w:val="0"/>
                          <w:marBottom w:val="0"/>
                          <w:divBdr>
                            <w:top w:val="none" w:sz="0" w:space="0" w:color="auto"/>
                            <w:left w:val="none" w:sz="0" w:space="0" w:color="auto"/>
                            <w:bottom w:val="none" w:sz="0" w:space="0" w:color="auto"/>
                            <w:right w:val="none" w:sz="0" w:space="0" w:color="auto"/>
                          </w:divBdr>
                        </w:div>
                        <w:div w:id="1314603776">
                          <w:marLeft w:val="640"/>
                          <w:marRight w:val="0"/>
                          <w:marTop w:val="0"/>
                          <w:marBottom w:val="0"/>
                          <w:divBdr>
                            <w:top w:val="none" w:sz="0" w:space="0" w:color="auto"/>
                            <w:left w:val="none" w:sz="0" w:space="0" w:color="auto"/>
                            <w:bottom w:val="none" w:sz="0" w:space="0" w:color="auto"/>
                            <w:right w:val="none" w:sz="0" w:space="0" w:color="auto"/>
                          </w:divBdr>
                        </w:div>
                        <w:div w:id="1325818404">
                          <w:marLeft w:val="640"/>
                          <w:marRight w:val="0"/>
                          <w:marTop w:val="0"/>
                          <w:marBottom w:val="0"/>
                          <w:divBdr>
                            <w:top w:val="none" w:sz="0" w:space="0" w:color="auto"/>
                            <w:left w:val="none" w:sz="0" w:space="0" w:color="auto"/>
                            <w:bottom w:val="none" w:sz="0" w:space="0" w:color="auto"/>
                            <w:right w:val="none" w:sz="0" w:space="0" w:color="auto"/>
                          </w:divBdr>
                        </w:div>
                        <w:div w:id="1367289573">
                          <w:marLeft w:val="640"/>
                          <w:marRight w:val="0"/>
                          <w:marTop w:val="0"/>
                          <w:marBottom w:val="0"/>
                          <w:divBdr>
                            <w:top w:val="none" w:sz="0" w:space="0" w:color="auto"/>
                            <w:left w:val="none" w:sz="0" w:space="0" w:color="auto"/>
                            <w:bottom w:val="none" w:sz="0" w:space="0" w:color="auto"/>
                            <w:right w:val="none" w:sz="0" w:space="0" w:color="auto"/>
                          </w:divBdr>
                        </w:div>
                        <w:div w:id="1375689642">
                          <w:marLeft w:val="640"/>
                          <w:marRight w:val="0"/>
                          <w:marTop w:val="0"/>
                          <w:marBottom w:val="0"/>
                          <w:divBdr>
                            <w:top w:val="none" w:sz="0" w:space="0" w:color="auto"/>
                            <w:left w:val="none" w:sz="0" w:space="0" w:color="auto"/>
                            <w:bottom w:val="none" w:sz="0" w:space="0" w:color="auto"/>
                            <w:right w:val="none" w:sz="0" w:space="0" w:color="auto"/>
                          </w:divBdr>
                        </w:div>
                        <w:div w:id="1376001239">
                          <w:marLeft w:val="640"/>
                          <w:marRight w:val="0"/>
                          <w:marTop w:val="0"/>
                          <w:marBottom w:val="0"/>
                          <w:divBdr>
                            <w:top w:val="none" w:sz="0" w:space="0" w:color="auto"/>
                            <w:left w:val="none" w:sz="0" w:space="0" w:color="auto"/>
                            <w:bottom w:val="none" w:sz="0" w:space="0" w:color="auto"/>
                            <w:right w:val="none" w:sz="0" w:space="0" w:color="auto"/>
                          </w:divBdr>
                        </w:div>
                        <w:div w:id="1421098747">
                          <w:marLeft w:val="640"/>
                          <w:marRight w:val="0"/>
                          <w:marTop w:val="0"/>
                          <w:marBottom w:val="0"/>
                          <w:divBdr>
                            <w:top w:val="none" w:sz="0" w:space="0" w:color="auto"/>
                            <w:left w:val="none" w:sz="0" w:space="0" w:color="auto"/>
                            <w:bottom w:val="none" w:sz="0" w:space="0" w:color="auto"/>
                            <w:right w:val="none" w:sz="0" w:space="0" w:color="auto"/>
                          </w:divBdr>
                        </w:div>
                        <w:div w:id="1444811596">
                          <w:marLeft w:val="640"/>
                          <w:marRight w:val="0"/>
                          <w:marTop w:val="0"/>
                          <w:marBottom w:val="0"/>
                          <w:divBdr>
                            <w:top w:val="none" w:sz="0" w:space="0" w:color="auto"/>
                            <w:left w:val="none" w:sz="0" w:space="0" w:color="auto"/>
                            <w:bottom w:val="none" w:sz="0" w:space="0" w:color="auto"/>
                            <w:right w:val="none" w:sz="0" w:space="0" w:color="auto"/>
                          </w:divBdr>
                        </w:div>
                        <w:div w:id="1476607086">
                          <w:marLeft w:val="640"/>
                          <w:marRight w:val="0"/>
                          <w:marTop w:val="0"/>
                          <w:marBottom w:val="0"/>
                          <w:divBdr>
                            <w:top w:val="none" w:sz="0" w:space="0" w:color="auto"/>
                            <w:left w:val="none" w:sz="0" w:space="0" w:color="auto"/>
                            <w:bottom w:val="none" w:sz="0" w:space="0" w:color="auto"/>
                            <w:right w:val="none" w:sz="0" w:space="0" w:color="auto"/>
                          </w:divBdr>
                        </w:div>
                        <w:div w:id="1542521419">
                          <w:marLeft w:val="640"/>
                          <w:marRight w:val="0"/>
                          <w:marTop w:val="0"/>
                          <w:marBottom w:val="0"/>
                          <w:divBdr>
                            <w:top w:val="none" w:sz="0" w:space="0" w:color="auto"/>
                            <w:left w:val="none" w:sz="0" w:space="0" w:color="auto"/>
                            <w:bottom w:val="none" w:sz="0" w:space="0" w:color="auto"/>
                            <w:right w:val="none" w:sz="0" w:space="0" w:color="auto"/>
                          </w:divBdr>
                        </w:div>
                        <w:div w:id="1566601452">
                          <w:marLeft w:val="640"/>
                          <w:marRight w:val="0"/>
                          <w:marTop w:val="0"/>
                          <w:marBottom w:val="0"/>
                          <w:divBdr>
                            <w:top w:val="none" w:sz="0" w:space="0" w:color="auto"/>
                            <w:left w:val="none" w:sz="0" w:space="0" w:color="auto"/>
                            <w:bottom w:val="none" w:sz="0" w:space="0" w:color="auto"/>
                            <w:right w:val="none" w:sz="0" w:space="0" w:color="auto"/>
                          </w:divBdr>
                        </w:div>
                        <w:div w:id="1601137263">
                          <w:marLeft w:val="640"/>
                          <w:marRight w:val="0"/>
                          <w:marTop w:val="0"/>
                          <w:marBottom w:val="0"/>
                          <w:divBdr>
                            <w:top w:val="none" w:sz="0" w:space="0" w:color="auto"/>
                            <w:left w:val="none" w:sz="0" w:space="0" w:color="auto"/>
                            <w:bottom w:val="none" w:sz="0" w:space="0" w:color="auto"/>
                            <w:right w:val="none" w:sz="0" w:space="0" w:color="auto"/>
                          </w:divBdr>
                        </w:div>
                        <w:div w:id="1669671836">
                          <w:marLeft w:val="640"/>
                          <w:marRight w:val="0"/>
                          <w:marTop w:val="0"/>
                          <w:marBottom w:val="0"/>
                          <w:divBdr>
                            <w:top w:val="none" w:sz="0" w:space="0" w:color="auto"/>
                            <w:left w:val="none" w:sz="0" w:space="0" w:color="auto"/>
                            <w:bottom w:val="none" w:sz="0" w:space="0" w:color="auto"/>
                            <w:right w:val="none" w:sz="0" w:space="0" w:color="auto"/>
                          </w:divBdr>
                        </w:div>
                        <w:div w:id="1694570252">
                          <w:marLeft w:val="640"/>
                          <w:marRight w:val="0"/>
                          <w:marTop w:val="0"/>
                          <w:marBottom w:val="0"/>
                          <w:divBdr>
                            <w:top w:val="none" w:sz="0" w:space="0" w:color="auto"/>
                            <w:left w:val="none" w:sz="0" w:space="0" w:color="auto"/>
                            <w:bottom w:val="none" w:sz="0" w:space="0" w:color="auto"/>
                            <w:right w:val="none" w:sz="0" w:space="0" w:color="auto"/>
                          </w:divBdr>
                        </w:div>
                        <w:div w:id="1716469880">
                          <w:marLeft w:val="640"/>
                          <w:marRight w:val="0"/>
                          <w:marTop w:val="0"/>
                          <w:marBottom w:val="0"/>
                          <w:divBdr>
                            <w:top w:val="none" w:sz="0" w:space="0" w:color="auto"/>
                            <w:left w:val="none" w:sz="0" w:space="0" w:color="auto"/>
                            <w:bottom w:val="none" w:sz="0" w:space="0" w:color="auto"/>
                            <w:right w:val="none" w:sz="0" w:space="0" w:color="auto"/>
                          </w:divBdr>
                        </w:div>
                        <w:div w:id="1748839345">
                          <w:marLeft w:val="640"/>
                          <w:marRight w:val="0"/>
                          <w:marTop w:val="0"/>
                          <w:marBottom w:val="0"/>
                          <w:divBdr>
                            <w:top w:val="none" w:sz="0" w:space="0" w:color="auto"/>
                            <w:left w:val="none" w:sz="0" w:space="0" w:color="auto"/>
                            <w:bottom w:val="none" w:sz="0" w:space="0" w:color="auto"/>
                            <w:right w:val="none" w:sz="0" w:space="0" w:color="auto"/>
                          </w:divBdr>
                        </w:div>
                        <w:div w:id="1798789320">
                          <w:marLeft w:val="640"/>
                          <w:marRight w:val="0"/>
                          <w:marTop w:val="0"/>
                          <w:marBottom w:val="0"/>
                          <w:divBdr>
                            <w:top w:val="none" w:sz="0" w:space="0" w:color="auto"/>
                            <w:left w:val="none" w:sz="0" w:space="0" w:color="auto"/>
                            <w:bottom w:val="none" w:sz="0" w:space="0" w:color="auto"/>
                            <w:right w:val="none" w:sz="0" w:space="0" w:color="auto"/>
                          </w:divBdr>
                        </w:div>
                        <w:div w:id="1853032745">
                          <w:marLeft w:val="640"/>
                          <w:marRight w:val="0"/>
                          <w:marTop w:val="0"/>
                          <w:marBottom w:val="0"/>
                          <w:divBdr>
                            <w:top w:val="none" w:sz="0" w:space="0" w:color="auto"/>
                            <w:left w:val="none" w:sz="0" w:space="0" w:color="auto"/>
                            <w:bottom w:val="none" w:sz="0" w:space="0" w:color="auto"/>
                            <w:right w:val="none" w:sz="0" w:space="0" w:color="auto"/>
                          </w:divBdr>
                        </w:div>
                        <w:div w:id="1957560375">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393042027">
                  <w:marLeft w:val="640"/>
                  <w:marRight w:val="0"/>
                  <w:marTop w:val="0"/>
                  <w:marBottom w:val="0"/>
                  <w:divBdr>
                    <w:top w:val="none" w:sz="0" w:space="0" w:color="auto"/>
                    <w:left w:val="none" w:sz="0" w:space="0" w:color="auto"/>
                    <w:bottom w:val="none" w:sz="0" w:space="0" w:color="auto"/>
                    <w:right w:val="none" w:sz="0" w:space="0" w:color="auto"/>
                  </w:divBdr>
                </w:div>
                <w:div w:id="399789153">
                  <w:marLeft w:val="640"/>
                  <w:marRight w:val="0"/>
                  <w:marTop w:val="0"/>
                  <w:marBottom w:val="0"/>
                  <w:divBdr>
                    <w:top w:val="none" w:sz="0" w:space="0" w:color="auto"/>
                    <w:left w:val="none" w:sz="0" w:space="0" w:color="auto"/>
                    <w:bottom w:val="none" w:sz="0" w:space="0" w:color="auto"/>
                    <w:right w:val="none" w:sz="0" w:space="0" w:color="auto"/>
                  </w:divBdr>
                </w:div>
                <w:div w:id="459343034">
                  <w:marLeft w:val="640"/>
                  <w:marRight w:val="0"/>
                  <w:marTop w:val="0"/>
                  <w:marBottom w:val="0"/>
                  <w:divBdr>
                    <w:top w:val="none" w:sz="0" w:space="0" w:color="auto"/>
                    <w:left w:val="none" w:sz="0" w:space="0" w:color="auto"/>
                    <w:bottom w:val="none" w:sz="0" w:space="0" w:color="auto"/>
                    <w:right w:val="none" w:sz="0" w:space="0" w:color="auto"/>
                  </w:divBdr>
                </w:div>
                <w:div w:id="499734083">
                  <w:marLeft w:val="640"/>
                  <w:marRight w:val="0"/>
                  <w:marTop w:val="0"/>
                  <w:marBottom w:val="0"/>
                  <w:divBdr>
                    <w:top w:val="none" w:sz="0" w:space="0" w:color="auto"/>
                    <w:left w:val="none" w:sz="0" w:space="0" w:color="auto"/>
                    <w:bottom w:val="none" w:sz="0" w:space="0" w:color="auto"/>
                    <w:right w:val="none" w:sz="0" w:space="0" w:color="auto"/>
                  </w:divBdr>
                </w:div>
                <w:div w:id="674262102">
                  <w:marLeft w:val="640"/>
                  <w:marRight w:val="0"/>
                  <w:marTop w:val="0"/>
                  <w:marBottom w:val="0"/>
                  <w:divBdr>
                    <w:top w:val="none" w:sz="0" w:space="0" w:color="auto"/>
                    <w:left w:val="none" w:sz="0" w:space="0" w:color="auto"/>
                    <w:bottom w:val="none" w:sz="0" w:space="0" w:color="auto"/>
                    <w:right w:val="none" w:sz="0" w:space="0" w:color="auto"/>
                  </w:divBdr>
                </w:div>
                <w:div w:id="756944990">
                  <w:marLeft w:val="640"/>
                  <w:marRight w:val="0"/>
                  <w:marTop w:val="0"/>
                  <w:marBottom w:val="0"/>
                  <w:divBdr>
                    <w:top w:val="none" w:sz="0" w:space="0" w:color="auto"/>
                    <w:left w:val="none" w:sz="0" w:space="0" w:color="auto"/>
                    <w:bottom w:val="none" w:sz="0" w:space="0" w:color="auto"/>
                    <w:right w:val="none" w:sz="0" w:space="0" w:color="auto"/>
                  </w:divBdr>
                </w:div>
                <w:div w:id="1001810915">
                  <w:marLeft w:val="640"/>
                  <w:marRight w:val="0"/>
                  <w:marTop w:val="0"/>
                  <w:marBottom w:val="0"/>
                  <w:divBdr>
                    <w:top w:val="none" w:sz="0" w:space="0" w:color="auto"/>
                    <w:left w:val="none" w:sz="0" w:space="0" w:color="auto"/>
                    <w:bottom w:val="none" w:sz="0" w:space="0" w:color="auto"/>
                    <w:right w:val="none" w:sz="0" w:space="0" w:color="auto"/>
                  </w:divBdr>
                </w:div>
                <w:div w:id="1022173951">
                  <w:marLeft w:val="640"/>
                  <w:marRight w:val="0"/>
                  <w:marTop w:val="0"/>
                  <w:marBottom w:val="0"/>
                  <w:divBdr>
                    <w:top w:val="none" w:sz="0" w:space="0" w:color="auto"/>
                    <w:left w:val="none" w:sz="0" w:space="0" w:color="auto"/>
                    <w:bottom w:val="none" w:sz="0" w:space="0" w:color="auto"/>
                    <w:right w:val="none" w:sz="0" w:space="0" w:color="auto"/>
                  </w:divBdr>
                </w:div>
                <w:div w:id="1026491519">
                  <w:marLeft w:val="640"/>
                  <w:marRight w:val="0"/>
                  <w:marTop w:val="0"/>
                  <w:marBottom w:val="0"/>
                  <w:divBdr>
                    <w:top w:val="none" w:sz="0" w:space="0" w:color="auto"/>
                    <w:left w:val="none" w:sz="0" w:space="0" w:color="auto"/>
                    <w:bottom w:val="none" w:sz="0" w:space="0" w:color="auto"/>
                    <w:right w:val="none" w:sz="0" w:space="0" w:color="auto"/>
                  </w:divBdr>
                </w:div>
                <w:div w:id="1086802279">
                  <w:marLeft w:val="640"/>
                  <w:marRight w:val="0"/>
                  <w:marTop w:val="0"/>
                  <w:marBottom w:val="0"/>
                  <w:divBdr>
                    <w:top w:val="none" w:sz="0" w:space="0" w:color="auto"/>
                    <w:left w:val="none" w:sz="0" w:space="0" w:color="auto"/>
                    <w:bottom w:val="none" w:sz="0" w:space="0" w:color="auto"/>
                    <w:right w:val="none" w:sz="0" w:space="0" w:color="auto"/>
                  </w:divBdr>
                </w:div>
                <w:div w:id="1120345444">
                  <w:marLeft w:val="640"/>
                  <w:marRight w:val="0"/>
                  <w:marTop w:val="0"/>
                  <w:marBottom w:val="0"/>
                  <w:divBdr>
                    <w:top w:val="none" w:sz="0" w:space="0" w:color="auto"/>
                    <w:left w:val="none" w:sz="0" w:space="0" w:color="auto"/>
                    <w:bottom w:val="none" w:sz="0" w:space="0" w:color="auto"/>
                    <w:right w:val="none" w:sz="0" w:space="0" w:color="auto"/>
                  </w:divBdr>
                </w:div>
                <w:div w:id="1243100050">
                  <w:marLeft w:val="640"/>
                  <w:marRight w:val="0"/>
                  <w:marTop w:val="0"/>
                  <w:marBottom w:val="0"/>
                  <w:divBdr>
                    <w:top w:val="none" w:sz="0" w:space="0" w:color="auto"/>
                    <w:left w:val="none" w:sz="0" w:space="0" w:color="auto"/>
                    <w:bottom w:val="none" w:sz="0" w:space="0" w:color="auto"/>
                    <w:right w:val="none" w:sz="0" w:space="0" w:color="auto"/>
                  </w:divBdr>
                </w:div>
                <w:div w:id="1279869693">
                  <w:marLeft w:val="640"/>
                  <w:marRight w:val="0"/>
                  <w:marTop w:val="0"/>
                  <w:marBottom w:val="0"/>
                  <w:divBdr>
                    <w:top w:val="none" w:sz="0" w:space="0" w:color="auto"/>
                    <w:left w:val="none" w:sz="0" w:space="0" w:color="auto"/>
                    <w:bottom w:val="none" w:sz="0" w:space="0" w:color="auto"/>
                    <w:right w:val="none" w:sz="0" w:space="0" w:color="auto"/>
                  </w:divBdr>
                </w:div>
                <w:div w:id="1281766160">
                  <w:marLeft w:val="640"/>
                  <w:marRight w:val="0"/>
                  <w:marTop w:val="0"/>
                  <w:marBottom w:val="0"/>
                  <w:divBdr>
                    <w:top w:val="none" w:sz="0" w:space="0" w:color="auto"/>
                    <w:left w:val="none" w:sz="0" w:space="0" w:color="auto"/>
                    <w:bottom w:val="none" w:sz="0" w:space="0" w:color="auto"/>
                    <w:right w:val="none" w:sz="0" w:space="0" w:color="auto"/>
                  </w:divBdr>
                </w:div>
                <w:div w:id="1350716617">
                  <w:marLeft w:val="640"/>
                  <w:marRight w:val="0"/>
                  <w:marTop w:val="0"/>
                  <w:marBottom w:val="0"/>
                  <w:divBdr>
                    <w:top w:val="none" w:sz="0" w:space="0" w:color="auto"/>
                    <w:left w:val="none" w:sz="0" w:space="0" w:color="auto"/>
                    <w:bottom w:val="none" w:sz="0" w:space="0" w:color="auto"/>
                    <w:right w:val="none" w:sz="0" w:space="0" w:color="auto"/>
                  </w:divBdr>
                </w:div>
                <w:div w:id="1363241812">
                  <w:marLeft w:val="640"/>
                  <w:marRight w:val="0"/>
                  <w:marTop w:val="0"/>
                  <w:marBottom w:val="0"/>
                  <w:divBdr>
                    <w:top w:val="none" w:sz="0" w:space="0" w:color="auto"/>
                    <w:left w:val="none" w:sz="0" w:space="0" w:color="auto"/>
                    <w:bottom w:val="none" w:sz="0" w:space="0" w:color="auto"/>
                    <w:right w:val="none" w:sz="0" w:space="0" w:color="auto"/>
                  </w:divBdr>
                </w:div>
                <w:div w:id="1545210072">
                  <w:marLeft w:val="640"/>
                  <w:marRight w:val="0"/>
                  <w:marTop w:val="0"/>
                  <w:marBottom w:val="0"/>
                  <w:divBdr>
                    <w:top w:val="none" w:sz="0" w:space="0" w:color="auto"/>
                    <w:left w:val="none" w:sz="0" w:space="0" w:color="auto"/>
                    <w:bottom w:val="none" w:sz="0" w:space="0" w:color="auto"/>
                    <w:right w:val="none" w:sz="0" w:space="0" w:color="auto"/>
                  </w:divBdr>
                </w:div>
                <w:div w:id="1590187836">
                  <w:marLeft w:val="640"/>
                  <w:marRight w:val="0"/>
                  <w:marTop w:val="0"/>
                  <w:marBottom w:val="0"/>
                  <w:divBdr>
                    <w:top w:val="none" w:sz="0" w:space="0" w:color="auto"/>
                    <w:left w:val="none" w:sz="0" w:space="0" w:color="auto"/>
                    <w:bottom w:val="none" w:sz="0" w:space="0" w:color="auto"/>
                    <w:right w:val="none" w:sz="0" w:space="0" w:color="auto"/>
                  </w:divBdr>
                </w:div>
                <w:div w:id="1637561578">
                  <w:marLeft w:val="640"/>
                  <w:marRight w:val="0"/>
                  <w:marTop w:val="0"/>
                  <w:marBottom w:val="0"/>
                  <w:divBdr>
                    <w:top w:val="none" w:sz="0" w:space="0" w:color="auto"/>
                    <w:left w:val="none" w:sz="0" w:space="0" w:color="auto"/>
                    <w:bottom w:val="none" w:sz="0" w:space="0" w:color="auto"/>
                    <w:right w:val="none" w:sz="0" w:space="0" w:color="auto"/>
                  </w:divBdr>
                </w:div>
                <w:div w:id="1710180709">
                  <w:marLeft w:val="640"/>
                  <w:marRight w:val="0"/>
                  <w:marTop w:val="0"/>
                  <w:marBottom w:val="0"/>
                  <w:divBdr>
                    <w:top w:val="none" w:sz="0" w:space="0" w:color="auto"/>
                    <w:left w:val="none" w:sz="0" w:space="0" w:color="auto"/>
                    <w:bottom w:val="none" w:sz="0" w:space="0" w:color="auto"/>
                    <w:right w:val="none" w:sz="0" w:space="0" w:color="auto"/>
                  </w:divBdr>
                </w:div>
                <w:div w:id="1731541837">
                  <w:marLeft w:val="640"/>
                  <w:marRight w:val="0"/>
                  <w:marTop w:val="0"/>
                  <w:marBottom w:val="0"/>
                  <w:divBdr>
                    <w:top w:val="none" w:sz="0" w:space="0" w:color="auto"/>
                    <w:left w:val="none" w:sz="0" w:space="0" w:color="auto"/>
                    <w:bottom w:val="none" w:sz="0" w:space="0" w:color="auto"/>
                    <w:right w:val="none" w:sz="0" w:space="0" w:color="auto"/>
                  </w:divBdr>
                </w:div>
                <w:div w:id="1758407844">
                  <w:marLeft w:val="640"/>
                  <w:marRight w:val="0"/>
                  <w:marTop w:val="0"/>
                  <w:marBottom w:val="0"/>
                  <w:divBdr>
                    <w:top w:val="none" w:sz="0" w:space="0" w:color="auto"/>
                    <w:left w:val="none" w:sz="0" w:space="0" w:color="auto"/>
                    <w:bottom w:val="none" w:sz="0" w:space="0" w:color="auto"/>
                    <w:right w:val="none" w:sz="0" w:space="0" w:color="auto"/>
                  </w:divBdr>
                </w:div>
                <w:div w:id="1876383138">
                  <w:marLeft w:val="640"/>
                  <w:marRight w:val="0"/>
                  <w:marTop w:val="0"/>
                  <w:marBottom w:val="0"/>
                  <w:divBdr>
                    <w:top w:val="none" w:sz="0" w:space="0" w:color="auto"/>
                    <w:left w:val="none" w:sz="0" w:space="0" w:color="auto"/>
                    <w:bottom w:val="none" w:sz="0" w:space="0" w:color="auto"/>
                    <w:right w:val="none" w:sz="0" w:space="0" w:color="auto"/>
                  </w:divBdr>
                </w:div>
                <w:div w:id="1886402447">
                  <w:marLeft w:val="640"/>
                  <w:marRight w:val="0"/>
                  <w:marTop w:val="0"/>
                  <w:marBottom w:val="0"/>
                  <w:divBdr>
                    <w:top w:val="none" w:sz="0" w:space="0" w:color="auto"/>
                    <w:left w:val="none" w:sz="0" w:space="0" w:color="auto"/>
                    <w:bottom w:val="none" w:sz="0" w:space="0" w:color="auto"/>
                    <w:right w:val="none" w:sz="0" w:space="0" w:color="auto"/>
                  </w:divBdr>
                </w:div>
                <w:div w:id="1927571899">
                  <w:marLeft w:val="640"/>
                  <w:marRight w:val="0"/>
                  <w:marTop w:val="0"/>
                  <w:marBottom w:val="0"/>
                  <w:divBdr>
                    <w:top w:val="none" w:sz="0" w:space="0" w:color="auto"/>
                    <w:left w:val="none" w:sz="0" w:space="0" w:color="auto"/>
                    <w:bottom w:val="none" w:sz="0" w:space="0" w:color="auto"/>
                    <w:right w:val="none" w:sz="0" w:space="0" w:color="auto"/>
                  </w:divBdr>
                </w:div>
                <w:div w:id="2040471067">
                  <w:marLeft w:val="640"/>
                  <w:marRight w:val="0"/>
                  <w:marTop w:val="0"/>
                  <w:marBottom w:val="0"/>
                  <w:divBdr>
                    <w:top w:val="none" w:sz="0" w:space="0" w:color="auto"/>
                    <w:left w:val="none" w:sz="0" w:space="0" w:color="auto"/>
                    <w:bottom w:val="none" w:sz="0" w:space="0" w:color="auto"/>
                    <w:right w:val="none" w:sz="0" w:space="0" w:color="auto"/>
                  </w:divBdr>
                </w:div>
                <w:div w:id="2055693965">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1249734189">
          <w:marLeft w:val="640"/>
          <w:marRight w:val="0"/>
          <w:marTop w:val="0"/>
          <w:marBottom w:val="0"/>
          <w:divBdr>
            <w:top w:val="none" w:sz="0" w:space="0" w:color="auto"/>
            <w:left w:val="none" w:sz="0" w:space="0" w:color="auto"/>
            <w:bottom w:val="none" w:sz="0" w:space="0" w:color="auto"/>
            <w:right w:val="none" w:sz="0" w:space="0" w:color="auto"/>
          </w:divBdr>
        </w:div>
        <w:div w:id="1344209111">
          <w:marLeft w:val="640"/>
          <w:marRight w:val="0"/>
          <w:marTop w:val="0"/>
          <w:marBottom w:val="0"/>
          <w:divBdr>
            <w:top w:val="none" w:sz="0" w:space="0" w:color="auto"/>
            <w:left w:val="none" w:sz="0" w:space="0" w:color="auto"/>
            <w:bottom w:val="none" w:sz="0" w:space="0" w:color="auto"/>
            <w:right w:val="none" w:sz="0" w:space="0" w:color="auto"/>
          </w:divBdr>
        </w:div>
        <w:div w:id="1369791951">
          <w:marLeft w:val="640"/>
          <w:marRight w:val="0"/>
          <w:marTop w:val="0"/>
          <w:marBottom w:val="0"/>
          <w:divBdr>
            <w:top w:val="none" w:sz="0" w:space="0" w:color="auto"/>
            <w:left w:val="none" w:sz="0" w:space="0" w:color="auto"/>
            <w:bottom w:val="none" w:sz="0" w:space="0" w:color="auto"/>
            <w:right w:val="none" w:sz="0" w:space="0" w:color="auto"/>
          </w:divBdr>
        </w:div>
        <w:div w:id="1559509922">
          <w:marLeft w:val="640"/>
          <w:marRight w:val="0"/>
          <w:marTop w:val="0"/>
          <w:marBottom w:val="0"/>
          <w:divBdr>
            <w:top w:val="none" w:sz="0" w:space="0" w:color="auto"/>
            <w:left w:val="none" w:sz="0" w:space="0" w:color="auto"/>
            <w:bottom w:val="none" w:sz="0" w:space="0" w:color="auto"/>
            <w:right w:val="none" w:sz="0" w:space="0" w:color="auto"/>
          </w:divBdr>
        </w:div>
        <w:div w:id="1567840461">
          <w:marLeft w:val="640"/>
          <w:marRight w:val="0"/>
          <w:marTop w:val="0"/>
          <w:marBottom w:val="0"/>
          <w:divBdr>
            <w:top w:val="none" w:sz="0" w:space="0" w:color="auto"/>
            <w:left w:val="none" w:sz="0" w:space="0" w:color="auto"/>
            <w:bottom w:val="none" w:sz="0" w:space="0" w:color="auto"/>
            <w:right w:val="none" w:sz="0" w:space="0" w:color="auto"/>
          </w:divBdr>
        </w:div>
        <w:div w:id="1866403313">
          <w:marLeft w:val="640"/>
          <w:marRight w:val="0"/>
          <w:marTop w:val="0"/>
          <w:marBottom w:val="0"/>
          <w:divBdr>
            <w:top w:val="none" w:sz="0" w:space="0" w:color="auto"/>
            <w:left w:val="none" w:sz="0" w:space="0" w:color="auto"/>
            <w:bottom w:val="none" w:sz="0" w:space="0" w:color="auto"/>
            <w:right w:val="none" w:sz="0" w:space="0" w:color="auto"/>
          </w:divBdr>
        </w:div>
        <w:div w:id="1919361723">
          <w:marLeft w:val="640"/>
          <w:marRight w:val="0"/>
          <w:marTop w:val="0"/>
          <w:marBottom w:val="0"/>
          <w:divBdr>
            <w:top w:val="none" w:sz="0" w:space="0" w:color="auto"/>
            <w:left w:val="none" w:sz="0" w:space="0" w:color="auto"/>
            <w:bottom w:val="none" w:sz="0" w:space="0" w:color="auto"/>
            <w:right w:val="none" w:sz="0" w:space="0" w:color="auto"/>
          </w:divBdr>
        </w:div>
        <w:div w:id="1975867204">
          <w:marLeft w:val="640"/>
          <w:marRight w:val="0"/>
          <w:marTop w:val="0"/>
          <w:marBottom w:val="0"/>
          <w:divBdr>
            <w:top w:val="none" w:sz="0" w:space="0" w:color="auto"/>
            <w:left w:val="none" w:sz="0" w:space="0" w:color="auto"/>
            <w:bottom w:val="none" w:sz="0" w:space="0" w:color="auto"/>
            <w:right w:val="none" w:sz="0" w:space="0" w:color="auto"/>
          </w:divBdr>
        </w:div>
        <w:div w:id="1992250957">
          <w:marLeft w:val="640"/>
          <w:marRight w:val="0"/>
          <w:marTop w:val="0"/>
          <w:marBottom w:val="0"/>
          <w:divBdr>
            <w:top w:val="none" w:sz="0" w:space="0" w:color="auto"/>
            <w:left w:val="none" w:sz="0" w:space="0" w:color="auto"/>
            <w:bottom w:val="none" w:sz="0" w:space="0" w:color="auto"/>
            <w:right w:val="none" w:sz="0" w:space="0" w:color="auto"/>
          </w:divBdr>
        </w:div>
        <w:div w:id="2032410306">
          <w:marLeft w:val="640"/>
          <w:marRight w:val="0"/>
          <w:marTop w:val="0"/>
          <w:marBottom w:val="0"/>
          <w:divBdr>
            <w:top w:val="none" w:sz="0" w:space="0" w:color="auto"/>
            <w:left w:val="none" w:sz="0" w:space="0" w:color="auto"/>
            <w:bottom w:val="none" w:sz="0" w:space="0" w:color="auto"/>
            <w:right w:val="none" w:sz="0" w:space="0" w:color="auto"/>
          </w:divBdr>
        </w:div>
        <w:div w:id="2085641136">
          <w:marLeft w:val="640"/>
          <w:marRight w:val="0"/>
          <w:marTop w:val="0"/>
          <w:marBottom w:val="0"/>
          <w:divBdr>
            <w:top w:val="none" w:sz="0" w:space="0" w:color="auto"/>
            <w:left w:val="none" w:sz="0" w:space="0" w:color="auto"/>
            <w:bottom w:val="none" w:sz="0" w:space="0" w:color="auto"/>
            <w:right w:val="none" w:sz="0" w:space="0" w:color="auto"/>
          </w:divBdr>
        </w:div>
        <w:div w:id="2135907065">
          <w:marLeft w:val="640"/>
          <w:marRight w:val="0"/>
          <w:marTop w:val="0"/>
          <w:marBottom w:val="0"/>
          <w:divBdr>
            <w:top w:val="none" w:sz="0" w:space="0" w:color="auto"/>
            <w:left w:val="none" w:sz="0" w:space="0" w:color="auto"/>
            <w:bottom w:val="none" w:sz="0" w:space="0" w:color="auto"/>
            <w:right w:val="none" w:sz="0" w:space="0" w:color="auto"/>
          </w:divBdr>
        </w:div>
      </w:divsChild>
    </w:div>
    <w:div w:id="451096610">
      <w:bodyDiv w:val="1"/>
      <w:marLeft w:val="0"/>
      <w:marRight w:val="0"/>
      <w:marTop w:val="0"/>
      <w:marBottom w:val="0"/>
      <w:divBdr>
        <w:top w:val="none" w:sz="0" w:space="0" w:color="auto"/>
        <w:left w:val="none" w:sz="0" w:space="0" w:color="auto"/>
        <w:bottom w:val="none" w:sz="0" w:space="0" w:color="auto"/>
        <w:right w:val="none" w:sz="0" w:space="0" w:color="auto"/>
      </w:divBdr>
    </w:div>
    <w:div w:id="451215758">
      <w:bodyDiv w:val="1"/>
      <w:marLeft w:val="0"/>
      <w:marRight w:val="0"/>
      <w:marTop w:val="0"/>
      <w:marBottom w:val="0"/>
      <w:divBdr>
        <w:top w:val="none" w:sz="0" w:space="0" w:color="auto"/>
        <w:left w:val="none" w:sz="0" w:space="0" w:color="auto"/>
        <w:bottom w:val="none" w:sz="0" w:space="0" w:color="auto"/>
        <w:right w:val="none" w:sz="0" w:space="0" w:color="auto"/>
      </w:divBdr>
    </w:div>
    <w:div w:id="467747148">
      <w:bodyDiv w:val="1"/>
      <w:marLeft w:val="0"/>
      <w:marRight w:val="0"/>
      <w:marTop w:val="0"/>
      <w:marBottom w:val="0"/>
      <w:divBdr>
        <w:top w:val="none" w:sz="0" w:space="0" w:color="auto"/>
        <w:left w:val="none" w:sz="0" w:space="0" w:color="auto"/>
        <w:bottom w:val="none" w:sz="0" w:space="0" w:color="auto"/>
        <w:right w:val="none" w:sz="0" w:space="0" w:color="auto"/>
      </w:divBdr>
      <w:divsChild>
        <w:div w:id="253369529">
          <w:marLeft w:val="640"/>
          <w:marRight w:val="0"/>
          <w:marTop w:val="0"/>
          <w:marBottom w:val="0"/>
          <w:divBdr>
            <w:top w:val="none" w:sz="0" w:space="0" w:color="auto"/>
            <w:left w:val="none" w:sz="0" w:space="0" w:color="auto"/>
            <w:bottom w:val="none" w:sz="0" w:space="0" w:color="auto"/>
            <w:right w:val="none" w:sz="0" w:space="0" w:color="auto"/>
          </w:divBdr>
        </w:div>
        <w:div w:id="518854510">
          <w:marLeft w:val="640"/>
          <w:marRight w:val="0"/>
          <w:marTop w:val="0"/>
          <w:marBottom w:val="0"/>
          <w:divBdr>
            <w:top w:val="none" w:sz="0" w:space="0" w:color="auto"/>
            <w:left w:val="none" w:sz="0" w:space="0" w:color="auto"/>
            <w:bottom w:val="none" w:sz="0" w:space="0" w:color="auto"/>
            <w:right w:val="none" w:sz="0" w:space="0" w:color="auto"/>
          </w:divBdr>
        </w:div>
        <w:div w:id="533466704">
          <w:marLeft w:val="640"/>
          <w:marRight w:val="0"/>
          <w:marTop w:val="0"/>
          <w:marBottom w:val="0"/>
          <w:divBdr>
            <w:top w:val="none" w:sz="0" w:space="0" w:color="auto"/>
            <w:left w:val="none" w:sz="0" w:space="0" w:color="auto"/>
            <w:bottom w:val="none" w:sz="0" w:space="0" w:color="auto"/>
            <w:right w:val="none" w:sz="0" w:space="0" w:color="auto"/>
          </w:divBdr>
        </w:div>
        <w:div w:id="687831972">
          <w:marLeft w:val="640"/>
          <w:marRight w:val="0"/>
          <w:marTop w:val="0"/>
          <w:marBottom w:val="0"/>
          <w:divBdr>
            <w:top w:val="none" w:sz="0" w:space="0" w:color="auto"/>
            <w:left w:val="none" w:sz="0" w:space="0" w:color="auto"/>
            <w:bottom w:val="none" w:sz="0" w:space="0" w:color="auto"/>
            <w:right w:val="none" w:sz="0" w:space="0" w:color="auto"/>
          </w:divBdr>
        </w:div>
        <w:div w:id="811603141">
          <w:marLeft w:val="640"/>
          <w:marRight w:val="0"/>
          <w:marTop w:val="0"/>
          <w:marBottom w:val="0"/>
          <w:divBdr>
            <w:top w:val="none" w:sz="0" w:space="0" w:color="auto"/>
            <w:left w:val="none" w:sz="0" w:space="0" w:color="auto"/>
            <w:bottom w:val="none" w:sz="0" w:space="0" w:color="auto"/>
            <w:right w:val="none" w:sz="0" w:space="0" w:color="auto"/>
          </w:divBdr>
        </w:div>
        <w:div w:id="835193573">
          <w:marLeft w:val="640"/>
          <w:marRight w:val="0"/>
          <w:marTop w:val="0"/>
          <w:marBottom w:val="0"/>
          <w:divBdr>
            <w:top w:val="none" w:sz="0" w:space="0" w:color="auto"/>
            <w:left w:val="none" w:sz="0" w:space="0" w:color="auto"/>
            <w:bottom w:val="none" w:sz="0" w:space="0" w:color="auto"/>
            <w:right w:val="none" w:sz="0" w:space="0" w:color="auto"/>
          </w:divBdr>
        </w:div>
        <w:div w:id="841508672">
          <w:marLeft w:val="640"/>
          <w:marRight w:val="0"/>
          <w:marTop w:val="0"/>
          <w:marBottom w:val="0"/>
          <w:divBdr>
            <w:top w:val="none" w:sz="0" w:space="0" w:color="auto"/>
            <w:left w:val="none" w:sz="0" w:space="0" w:color="auto"/>
            <w:bottom w:val="none" w:sz="0" w:space="0" w:color="auto"/>
            <w:right w:val="none" w:sz="0" w:space="0" w:color="auto"/>
          </w:divBdr>
        </w:div>
        <w:div w:id="879441271">
          <w:marLeft w:val="640"/>
          <w:marRight w:val="0"/>
          <w:marTop w:val="0"/>
          <w:marBottom w:val="0"/>
          <w:divBdr>
            <w:top w:val="none" w:sz="0" w:space="0" w:color="auto"/>
            <w:left w:val="none" w:sz="0" w:space="0" w:color="auto"/>
            <w:bottom w:val="none" w:sz="0" w:space="0" w:color="auto"/>
            <w:right w:val="none" w:sz="0" w:space="0" w:color="auto"/>
          </w:divBdr>
        </w:div>
        <w:div w:id="966012952">
          <w:marLeft w:val="640"/>
          <w:marRight w:val="0"/>
          <w:marTop w:val="0"/>
          <w:marBottom w:val="0"/>
          <w:divBdr>
            <w:top w:val="none" w:sz="0" w:space="0" w:color="auto"/>
            <w:left w:val="none" w:sz="0" w:space="0" w:color="auto"/>
            <w:bottom w:val="none" w:sz="0" w:space="0" w:color="auto"/>
            <w:right w:val="none" w:sz="0" w:space="0" w:color="auto"/>
          </w:divBdr>
        </w:div>
        <w:div w:id="1196886935">
          <w:marLeft w:val="640"/>
          <w:marRight w:val="0"/>
          <w:marTop w:val="0"/>
          <w:marBottom w:val="0"/>
          <w:divBdr>
            <w:top w:val="none" w:sz="0" w:space="0" w:color="auto"/>
            <w:left w:val="none" w:sz="0" w:space="0" w:color="auto"/>
            <w:bottom w:val="none" w:sz="0" w:space="0" w:color="auto"/>
            <w:right w:val="none" w:sz="0" w:space="0" w:color="auto"/>
          </w:divBdr>
        </w:div>
        <w:div w:id="1272978967">
          <w:marLeft w:val="640"/>
          <w:marRight w:val="0"/>
          <w:marTop w:val="0"/>
          <w:marBottom w:val="0"/>
          <w:divBdr>
            <w:top w:val="none" w:sz="0" w:space="0" w:color="auto"/>
            <w:left w:val="none" w:sz="0" w:space="0" w:color="auto"/>
            <w:bottom w:val="none" w:sz="0" w:space="0" w:color="auto"/>
            <w:right w:val="none" w:sz="0" w:space="0" w:color="auto"/>
          </w:divBdr>
        </w:div>
        <w:div w:id="1298683891">
          <w:marLeft w:val="640"/>
          <w:marRight w:val="0"/>
          <w:marTop w:val="0"/>
          <w:marBottom w:val="0"/>
          <w:divBdr>
            <w:top w:val="none" w:sz="0" w:space="0" w:color="auto"/>
            <w:left w:val="none" w:sz="0" w:space="0" w:color="auto"/>
            <w:bottom w:val="none" w:sz="0" w:space="0" w:color="auto"/>
            <w:right w:val="none" w:sz="0" w:space="0" w:color="auto"/>
          </w:divBdr>
        </w:div>
        <w:div w:id="1527517880">
          <w:marLeft w:val="640"/>
          <w:marRight w:val="0"/>
          <w:marTop w:val="0"/>
          <w:marBottom w:val="0"/>
          <w:divBdr>
            <w:top w:val="none" w:sz="0" w:space="0" w:color="auto"/>
            <w:left w:val="none" w:sz="0" w:space="0" w:color="auto"/>
            <w:bottom w:val="none" w:sz="0" w:space="0" w:color="auto"/>
            <w:right w:val="none" w:sz="0" w:space="0" w:color="auto"/>
          </w:divBdr>
        </w:div>
        <w:div w:id="1536312210">
          <w:marLeft w:val="640"/>
          <w:marRight w:val="0"/>
          <w:marTop w:val="0"/>
          <w:marBottom w:val="0"/>
          <w:divBdr>
            <w:top w:val="none" w:sz="0" w:space="0" w:color="auto"/>
            <w:left w:val="none" w:sz="0" w:space="0" w:color="auto"/>
            <w:bottom w:val="none" w:sz="0" w:space="0" w:color="auto"/>
            <w:right w:val="none" w:sz="0" w:space="0" w:color="auto"/>
          </w:divBdr>
        </w:div>
        <w:div w:id="1595701261">
          <w:marLeft w:val="640"/>
          <w:marRight w:val="0"/>
          <w:marTop w:val="0"/>
          <w:marBottom w:val="0"/>
          <w:divBdr>
            <w:top w:val="none" w:sz="0" w:space="0" w:color="auto"/>
            <w:left w:val="none" w:sz="0" w:space="0" w:color="auto"/>
            <w:bottom w:val="none" w:sz="0" w:space="0" w:color="auto"/>
            <w:right w:val="none" w:sz="0" w:space="0" w:color="auto"/>
          </w:divBdr>
        </w:div>
        <w:div w:id="1832942208">
          <w:marLeft w:val="640"/>
          <w:marRight w:val="0"/>
          <w:marTop w:val="0"/>
          <w:marBottom w:val="0"/>
          <w:divBdr>
            <w:top w:val="none" w:sz="0" w:space="0" w:color="auto"/>
            <w:left w:val="none" w:sz="0" w:space="0" w:color="auto"/>
            <w:bottom w:val="none" w:sz="0" w:space="0" w:color="auto"/>
            <w:right w:val="none" w:sz="0" w:space="0" w:color="auto"/>
          </w:divBdr>
        </w:div>
        <w:div w:id="2062515921">
          <w:marLeft w:val="640"/>
          <w:marRight w:val="0"/>
          <w:marTop w:val="0"/>
          <w:marBottom w:val="0"/>
          <w:divBdr>
            <w:top w:val="none" w:sz="0" w:space="0" w:color="auto"/>
            <w:left w:val="none" w:sz="0" w:space="0" w:color="auto"/>
            <w:bottom w:val="none" w:sz="0" w:space="0" w:color="auto"/>
            <w:right w:val="none" w:sz="0" w:space="0" w:color="auto"/>
          </w:divBdr>
        </w:div>
        <w:div w:id="2088110063">
          <w:marLeft w:val="640"/>
          <w:marRight w:val="0"/>
          <w:marTop w:val="0"/>
          <w:marBottom w:val="0"/>
          <w:divBdr>
            <w:top w:val="none" w:sz="0" w:space="0" w:color="auto"/>
            <w:left w:val="none" w:sz="0" w:space="0" w:color="auto"/>
            <w:bottom w:val="none" w:sz="0" w:space="0" w:color="auto"/>
            <w:right w:val="none" w:sz="0" w:space="0" w:color="auto"/>
          </w:divBdr>
        </w:div>
        <w:div w:id="2096438192">
          <w:marLeft w:val="640"/>
          <w:marRight w:val="0"/>
          <w:marTop w:val="0"/>
          <w:marBottom w:val="0"/>
          <w:divBdr>
            <w:top w:val="none" w:sz="0" w:space="0" w:color="auto"/>
            <w:left w:val="none" w:sz="0" w:space="0" w:color="auto"/>
            <w:bottom w:val="none" w:sz="0" w:space="0" w:color="auto"/>
            <w:right w:val="none" w:sz="0" w:space="0" w:color="auto"/>
          </w:divBdr>
        </w:div>
      </w:divsChild>
    </w:div>
    <w:div w:id="472213159">
      <w:bodyDiv w:val="1"/>
      <w:marLeft w:val="0"/>
      <w:marRight w:val="0"/>
      <w:marTop w:val="0"/>
      <w:marBottom w:val="0"/>
      <w:divBdr>
        <w:top w:val="none" w:sz="0" w:space="0" w:color="auto"/>
        <w:left w:val="none" w:sz="0" w:space="0" w:color="auto"/>
        <w:bottom w:val="none" w:sz="0" w:space="0" w:color="auto"/>
        <w:right w:val="none" w:sz="0" w:space="0" w:color="auto"/>
      </w:divBdr>
      <w:divsChild>
        <w:div w:id="18894772">
          <w:marLeft w:val="640"/>
          <w:marRight w:val="0"/>
          <w:marTop w:val="0"/>
          <w:marBottom w:val="0"/>
          <w:divBdr>
            <w:top w:val="none" w:sz="0" w:space="0" w:color="auto"/>
            <w:left w:val="none" w:sz="0" w:space="0" w:color="auto"/>
            <w:bottom w:val="none" w:sz="0" w:space="0" w:color="auto"/>
            <w:right w:val="none" w:sz="0" w:space="0" w:color="auto"/>
          </w:divBdr>
        </w:div>
        <w:div w:id="140968474">
          <w:marLeft w:val="640"/>
          <w:marRight w:val="0"/>
          <w:marTop w:val="0"/>
          <w:marBottom w:val="0"/>
          <w:divBdr>
            <w:top w:val="none" w:sz="0" w:space="0" w:color="auto"/>
            <w:left w:val="none" w:sz="0" w:space="0" w:color="auto"/>
            <w:bottom w:val="none" w:sz="0" w:space="0" w:color="auto"/>
            <w:right w:val="none" w:sz="0" w:space="0" w:color="auto"/>
          </w:divBdr>
        </w:div>
        <w:div w:id="264190301">
          <w:marLeft w:val="640"/>
          <w:marRight w:val="0"/>
          <w:marTop w:val="0"/>
          <w:marBottom w:val="0"/>
          <w:divBdr>
            <w:top w:val="none" w:sz="0" w:space="0" w:color="auto"/>
            <w:left w:val="none" w:sz="0" w:space="0" w:color="auto"/>
            <w:bottom w:val="none" w:sz="0" w:space="0" w:color="auto"/>
            <w:right w:val="none" w:sz="0" w:space="0" w:color="auto"/>
          </w:divBdr>
        </w:div>
        <w:div w:id="284504382">
          <w:marLeft w:val="640"/>
          <w:marRight w:val="0"/>
          <w:marTop w:val="0"/>
          <w:marBottom w:val="0"/>
          <w:divBdr>
            <w:top w:val="none" w:sz="0" w:space="0" w:color="auto"/>
            <w:left w:val="none" w:sz="0" w:space="0" w:color="auto"/>
            <w:bottom w:val="none" w:sz="0" w:space="0" w:color="auto"/>
            <w:right w:val="none" w:sz="0" w:space="0" w:color="auto"/>
          </w:divBdr>
        </w:div>
        <w:div w:id="296421497">
          <w:marLeft w:val="640"/>
          <w:marRight w:val="0"/>
          <w:marTop w:val="0"/>
          <w:marBottom w:val="0"/>
          <w:divBdr>
            <w:top w:val="none" w:sz="0" w:space="0" w:color="auto"/>
            <w:left w:val="none" w:sz="0" w:space="0" w:color="auto"/>
            <w:bottom w:val="none" w:sz="0" w:space="0" w:color="auto"/>
            <w:right w:val="none" w:sz="0" w:space="0" w:color="auto"/>
          </w:divBdr>
        </w:div>
        <w:div w:id="328287008">
          <w:marLeft w:val="640"/>
          <w:marRight w:val="0"/>
          <w:marTop w:val="0"/>
          <w:marBottom w:val="0"/>
          <w:divBdr>
            <w:top w:val="none" w:sz="0" w:space="0" w:color="auto"/>
            <w:left w:val="none" w:sz="0" w:space="0" w:color="auto"/>
            <w:bottom w:val="none" w:sz="0" w:space="0" w:color="auto"/>
            <w:right w:val="none" w:sz="0" w:space="0" w:color="auto"/>
          </w:divBdr>
        </w:div>
        <w:div w:id="482232829">
          <w:marLeft w:val="640"/>
          <w:marRight w:val="0"/>
          <w:marTop w:val="0"/>
          <w:marBottom w:val="0"/>
          <w:divBdr>
            <w:top w:val="none" w:sz="0" w:space="0" w:color="auto"/>
            <w:left w:val="none" w:sz="0" w:space="0" w:color="auto"/>
            <w:bottom w:val="none" w:sz="0" w:space="0" w:color="auto"/>
            <w:right w:val="none" w:sz="0" w:space="0" w:color="auto"/>
          </w:divBdr>
        </w:div>
        <w:div w:id="692727433">
          <w:marLeft w:val="640"/>
          <w:marRight w:val="0"/>
          <w:marTop w:val="0"/>
          <w:marBottom w:val="0"/>
          <w:divBdr>
            <w:top w:val="none" w:sz="0" w:space="0" w:color="auto"/>
            <w:left w:val="none" w:sz="0" w:space="0" w:color="auto"/>
            <w:bottom w:val="none" w:sz="0" w:space="0" w:color="auto"/>
            <w:right w:val="none" w:sz="0" w:space="0" w:color="auto"/>
          </w:divBdr>
        </w:div>
        <w:div w:id="851794567">
          <w:marLeft w:val="640"/>
          <w:marRight w:val="0"/>
          <w:marTop w:val="0"/>
          <w:marBottom w:val="0"/>
          <w:divBdr>
            <w:top w:val="none" w:sz="0" w:space="0" w:color="auto"/>
            <w:left w:val="none" w:sz="0" w:space="0" w:color="auto"/>
            <w:bottom w:val="none" w:sz="0" w:space="0" w:color="auto"/>
            <w:right w:val="none" w:sz="0" w:space="0" w:color="auto"/>
          </w:divBdr>
        </w:div>
        <w:div w:id="965504970">
          <w:marLeft w:val="640"/>
          <w:marRight w:val="0"/>
          <w:marTop w:val="0"/>
          <w:marBottom w:val="0"/>
          <w:divBdr>
            <w:top w:val="none" w:sz="0" w:space="0" w:color="auto"/>
            <w:left w:val="none" w:sz="0" w:space="0" w:color="auto"/>
            <w:bottom w:val="none" w:sz="0" w:space="0" w:color="auto"/>
            <w:right w:val="none" w:sz="0" w:space="0" w:color="auto"/>
          </w:divBdr>
        </w:div>
        <w:div w:id="1147867159">
          <w:marLeft w:val="640"/>
          <w:marRight w:val="0"/>
          <w:marTop w:val="0"/>
          <w:marBottom w:val="0"/>
          <w:divBdr>
            <w:top w:val="none" w:sz="0" w:space="0" w:color="auto"/>
            <w:left w:val="none" w:sz="0" w:space="0" w:color="auto"/>
            <w:bottom w:val="none" w:sz="0" w:space="0" w:color="auto"/>
            <w:right w:val="none" w:sz="0" w:space="0" w:color="auto"/>
          </w:divBdr>
        </w:div>
        <w:div w:id="1305037933">
          <w:marLeft w:val="640"/>
          <w:marRight w:val="0"/>
          <w:marTop w:val="0"/>
          <w:marBottom w:val="0"/>
          <w:divBdr>
            <w:top w:val="none" w:sz="0" w:space="0" w:color="auto"/>
            <w:left w:val="none" w:sz="0" w:space="0" w:color="auto"/>
            <w:bottom w:val="none" w:sz="0" w:space="0" w:color="auto"/>
            <w:right w:val="none" w:sz="0" w:space="0" w:color="auto"/>
          </w:divBdr>
        </w:div>
        <w:div w:id="1443720123">
          <w:marLeft w:val="640"/>
          <w:marRight w:val="0"/>
          <w:marTop w:val="0"/>
          <w:marBottom w:val="0"/>
          <w:divBdr>
            <w:top w:val="none" w:sz="0" w:space="0" w:color="auto"/>
            <w:left w:val="none" w:sz="0" w:space="0" w:color="auto"/>
            <w:bottom w:val="none" w:sz="0" w:space="0" w:color="auto"/>
            <w:right w:val="none" w:sz="0" w:space="0" w:color="auto"/>
          </w:divBdr>
        </w:div>
        <w:div w:id="1492215142">
          <w:marLeft w:val="640"/>
          <w:marRight w:val="0"/>
          <w:marTop w:val="0"/>
          <w:marBottom w:val="0"/>
          <w:divBdr>
            <w:top w:val="none" w:sz="0" w:space="0" w:color="auto"/>
            <w:left w:val="none" w:sz="0" w:space="0" w:color="auto"/>
            <w:bottom w:val="none" w:sz="0" w:space="0" w:color="auto"/>
            <w:right w:val="none" w:sz="0" w:space="0" w:color="auto"/>
          </w:divBdr>
        </w:div>
        <w:div w:id="1498570404">
          <w:marLeft w:val="640"/>
          <w:marRight w:val="0"/>
          <w:marTop w:val="0"/>
          <w:marBottom w:val="0"/>
          <w:divBdr>
            <w:top w:val="none" w:sz="0" w:space="0" w:color="auto"/>
            <w:left w:val="none" w:sz="0" w:space="0" w:color="auto"/>
            <w:bottom w:val="none" w:sz="0" w:space="0" w:color="auto"/>
            <w:right w:val="none" w:sz="0" w:space="0" w:color="auto"/>
          </w:divBdr>
        </w:div>
        <w:div w:id="2113015283">
          <w:marLeft w:val="640"/>
          <w:marRight w:val="0"/>
          <w:marTop w:val="0"/>
          <w:marBottom w:val="0"/>
          <w:divBdr>
            <w:top w:val="none" w:sz="0" w:space="0" w:color="auto"/>
            <w:left w:val="none" w:sz="0" w:space="0" w:color="auto"/>
            <w:bottom w:val="none" w:sz="0" w:space="0" w:color="auto"/>
            <w:right w:val="none" w:sz="0" w:space="0" w:color="auto"/>
          </w:divBdr>
        </w:div>
      </w:divsChild>
    </w:div>
    <w:div w:id="478958830">
      <w:bodyDiv w:val="1"/>
      <w:marLeft w:val="0"/>
      <w:marRight w:val="0"/>
      <w:marTop w:val="0"/>
      <w:marBottom w:val="0"/>
      <w:divBdr>
        <w:top w:val="none" w:sz="0" w:space="0" w:color="auto"/>
        <w:left w:val="none" w:sz="0" w:space="0" w:color="auto"/>
        <w:bottom w:val="none" w:sz="0" w:space="0" w:color="auto"/>
        <w:right w:val="none" w:sz="0" w:space="0" w:color="auto"/>
      </w:divBdr>
      <w:divsChild>
        <w:div w:id="160855154">
          <w:marLeft w:val="640"/>
          <w:marRight w:val="0"/>
          <w:marTop w:val="0"/>
          <w:marBottom w:val="0"/>
          <w:divBdr>
            <w:top w:val="none" w:sz="0" w:space="0" w:color="auto"/>
            <w:left w:val="none" w:sz="0" w:space="0" w:color="auto"/>
            <w:bottom w:val="none" w:sz="0" w:space="0" w:color="auto"/>
            <w:right w:val="none" w:sz="0" w:space="0" w:color="auto"/>
          </w:divBdr>
        </w:div>
        <w:div w:id="235631046">
          <w:marLeft w:val="640"/>
          <w:marRight w:val="0"/>
          <w:marTop w:val="0"/>
          <w:marBottom w:val="0"/>
          <w:divBdr>
            <w:top w:val="none" w:sz="0" w:space="0" w:color="auto"/>
            <w:left w:val="none" w:sz="0" w:space="0" w:color="auto"/>
            <w:bottom w:val="none" w:sz="0" w:space="0" w:color="auto"/>
            <w:right w:val="none" w:sz="0" w:space="0" w:color="auto"/>
          </w:divBdr>
        </w:div>
        <w:div w:id="326978636">
          <w:marLeft w:val="640"/>
          <w:marRight w:val="0"/>
          <w:marTop w:val="0"/>
          <w:marBottom w:val="0"/>
          <w:divBdr>
            <w:top w:val="none" w:sz="0" w:space="0" w:color="auto"/>
            <w:left w:val="none" w:sz="0" w:space="0" w:color="auto"/>
            <w:bottom w:val="none" w:sz="0" w:space="0" w:color="auto"/>
            <w:right w:val="none" w:sz="0" w:space="0" w:color="auto"/>
          </w:divBdr>
        </w:div>
        <w:div w:id="349187566">
          <w:marLeft w:val="640"/>
          <w:marRight w:val="0"/>
          <w:marTop w:val="0"/>
          <w:marBottom w:val="0"/>
          <w:divBdr>
            <w:top w:val="none" w:sz="0" w:space="0" w:color="auto"/>
            <w:left w:val="none" w:sz="0" w:space="0" w:color="auto"/>
            <w:bottom w:val="none" w:sz="0" w:space="0" w:color="auto"/>
            <w:right w:val="none" w:sz="0" w:space="0" w:color="auto"/>
          </w:divBdr>
        </w:div>
        <w:div w:id="582370894">
          <w:marLeft w:val="640"/>
          <w:marRight w:val="0"/>
          <w:marTop w:val="0"/>
          <w:marBottom w:val="0"/>
          <w:divBdr>
            <w:top w:val="none" w:sz="0" w:space="0" w:color="auto"/>
            <w:left w:val="none" w:sz="0" w:space="0" w:color="auto"/>
            <w:bottom w:val="none" w:sz="0" w:space="0" w:color="auto"/>
            <w:right w:val="none" w:sz="0" w:space="0" w:color="auto"/>
          </w:divBdr>
        </w:div>
        <w:div w:id="585194772">
          <w:marLeft w:val="640"/>
          <w:marRight w:val="0"/>
          <w:marTop w:val="0"/>
          <w:marBottom w:val="0"/>
          <w:divBdr>
            <w:top w:val="none" w:sz="0" w:space="0" w:color="auto"/>
            <w:left w:val="none" w:sz="0" w:space="0" w:color="auto"/>
            <w:bottom w:val="none" w:sz="0" w:space="0" w:color="auto"/>
            <w:right w:val="none" w:sz="0" w:space="0" w:color="auto"/>
          </w:divBdr>
        </w:div>
        <w:div w:id="730033180">
          <w:marLeft w:val="640"/>
          <w:marRight w:val="0"/>
          <w:marTop w:val="0"/>
          <w:marBottom w:val="0"/>
          <w:divBdr>
            <w:top w:val="none" w:sz="0" w:space="0" w:color="auto"/>
            <w:left w:val="none" w:sz="0" w:space="0" w:color="auto"/>
            <w:bottom w:val="none" w:sz="0" w:space="0" w:color="auto"/>
            <w:right w:val="none" w:sz="0" w:space="0" w:color="auto"/>
          </w:divBdr>
        </w:div>
        <w:div w:id="836116768">
          <w:marLeft w:val="640"/>
          <w:marRight w:val="0"/>
          <w:marTop w:val="0"/>
          <w:marBottom w:val="0"/>
          <w:divBdr>
            <w:top w:val="none" w:sz="0" w:space="0" w:color="auto"/>
            <w:left w:val="none" w:sz="0" w:space="0" w:color="auto"/>
            <w:bottom w:val="none" w:sz="0" w:space="0" w:color="auto"/>
            <w:right w:val="none" w:sz="0" w:space="0" w:color="auto"/>
          </w:divBdr>
        </w:div>
        <w:div w:id="881288106">
          <w:marLeft w:val="640"/>
          <w:marRight w:val="0"/>
          <w:marTop w:val="0"/>
          <w:marBottom w:val="0"/>
          <w:divBdr>
            <w:top w:val="none" w:sz="0" w:space="0" w:color="auto"/>
            <w:left w:val="none" w:sz="0" w:space="0" w:color="auto"/>
            <w:bottom w:val="none" w:sz="0" w:space="0" w:color="auto"/>
            <w:right w:val="none" w:sz="0" w:space="0" w:color="auto"/>
          </w:divBdr>
        </w:div>
        <w:div w:id="947472501">
          <w:marLeft w:val="640"/>
          <w:marRight w:val="0"/>
          <w:marTop w:val="0"/>
          <w:marBottom w:val="0"/>
          <w:divBdr>
            <w:top w:val="none" w:sz="0" w:space="0" w:color="auto"/>
            <w:left w:val="none" w:sz="0" w:space="0" w:color="auto"/>
            <w:bottom w:val="none" w:sz="0" w:space="0" w:color="auto"/>
            <w:right w:val="none" w:sz="0" w:space="0" w:color="auto"/>
          </w:divBdr>
        </w:div>
        <w:div w:id="1372148610">
          <w:marLeft w:val="640"/>
          <w:marRight w:val="0"/>
          <w:marTop w:val="0"/>
          <w:marBottom w:val="0"/>
          <w:divBdr>
            <w:top w:val="none" w:sz="0" w:space="0" w:color="auto"/>
            <w:left w:val="none" w:sz="0" w:space="0" w:color="auto"/>
            <w:bottom w:val="none" w:sz="0" w:space="0" w:color="auto"/>
            <w:right w:val="none" w:sz="0" w:space="0" w:color="auto"/>
          </w:divBdr>
        </w:div>
        <w:div w:id="1373723275">
          <w:marLeft w:val="640"/>
          <w:marRight w:val="0"/>
          <w:marTop w:val="0"/>
          <w:marBottom w:val="0"/>
          <w:divBdr>
            <w:top w:val="none" w:sz="0" w:space="0" w:color="auto"/>
            <w:left w:val="none" w:sz="0" w:space="0" w:color="auto"/>
            <w:bottom w:val="none" w:sz="0" w:space="0" w:color="auto"/>
            <w:right w:val="none" w:sz="0" w:space="0" w:color="auto"/>
          </w:divBdr>
        </w:div>
        <w:div w:id="1440032261">
          <w:marLeft w:val="640"/>
          <w:marRight w:val="0"/>
          <w:marTop w:val="0"/>
          <w:marBottom w:val="0"/>
          <w:divBdr>
            <w:top w:val="none" w:sz="0" w:space="0" w:color="auto"/>
            <w:left w:val="none" w:sz="0" w:space="0" w:color="auto"/>
            <w:bottom w:val="none" w:sz="0" w:space="0" w:color="auto"/>
            <w:right w:val="none" w:sz="0" w:space="0" w:color="auto"/>
          </w:divBdr>
        </w:div>
        <w:div w:id="1464499431">
          <w:marLeft w:val="640"/>
          <w:marRight w:val="0"/>
          <w:marTop w:val="0"/>
          <w:marBottom w:val="0"/>
          <w:divBdr>
            <w:top w:val="none" w:sz="0" w:space="0" w:color="auto"/>
            <w:left w:val="none" w:sz="0" w:space="0" w:color="auto"/>
            <w:bottom w:val="none" w:sz="0" w:space="0" w:color="auto"/>
            <w:right w:val="none" w:sz="0" w:space="0" w:color="auto"/>
          </w:divBdr>
        </w:div>
        <w:div w:id="1514955050">
          <w:marLeft w:val="640"/>
          <w:marRight w:val="0"/>
          <w:marTop w:val="0"/>
          <w:marBottom w:val="0"/>
          <w:divBdr>
            <w:top w:val="none" w:sz="0" w:space="0" w:color="auto"/>
            <w:left w:val="none" w:sz="0" w:space="0" w:color="auto"/>
            <w:bottom w:val="none" w:sz="0" w:space="0" w:color="auto"/>
            <w:right w:val="none" w:sz="0" w:space="0" w:color="auto"/>
          </w:divBdr>
        </w:div>
        <w:div w:id="1827746780">
          <w:marLeft w:val="640"/>
          <w:marRight w:val="0"/>
          <w:marTop w:val="0"/>
          <w:marBottom w:val="0"/>
          <w:divBdr>
            <w:top w:val="none" w:sz="0" w:space="0" w:color="auto"/>
            <w:left w:val="none" w:sz="0" w:space="0" w:color="auto"/>
            <w:bottom w:val="none" w:sz="0" w:space="0" w:color="auto"/>
            <w:right w:val="none" w:sz="0" w:space="0" w:color="auto"/>
          </w:divBdr>
        </w:div>
      </w:divsChild>
    </w:div>
    <w:div w:id="496074365">
      <w:bodyDiv w:val="1"/>
      <w:marLeft w:val="0"/>
      <w:marRight w:val="0"/>
      <w:marTop w:val="0"/>
      <w:marBottom w:val="0"/>
      <w:divBdr>
        <w:top w:val="none" w:sz="0" w:space="0" w:color="auto"/>
        <w:left w:val="none" w:sz="0" w:space="0" w:color="auto"/>
        <w:bottom w:val="none" w:sz="0" w:space="0" w:color="auto"/>
        <w:right w:val="none" w:sz="0" w:space="0" w:color="auto"/>
      </w:divBdr>
      <w:divsChild>
        <w:div w:id="2903090">
          <w:marLeft w:val="640"/>
          <w:marRight w:val="0"/>
          <w:marTop w:val="0"/>
          <w:marBottom w:val="0"/>
          <w:divBdr>
            <w:top w:val="none" w:sz="0" w:space="0" w:color="auto"/>
            <w:left w:val="none" w:sz="0" w:space="0" w:color="auto"/>
            <w:bottom w:val="none" w:sz="0" w:space="0" w:color="auto"/>
            <w:right w:val="none" w:sz="0" w:space="0" w:color="auto"/>
          </w:divBdr>
        </w:div>
        <w:div w:id="367797734">
          <w:marLeft w:val="640"/>
          <w:marRight w:val="0"/>
          <w:marTop w:val="0"/>
          <w:marBottom w:val="0"/>
          <w:divBdr>
            <w:top w:val="none" w:sz="0" w:space="0" w:color="auto"/>
            <w:left w:val="none" w:sz="0" w:space="0" w:color="auto"/>
            <w:bottom w:val="none" w:sz="0" w:space="0" w:color="auto"/>
            <w:right w:val="none" w:sz="0" w:space="0" w:color="auto"/>
          </w:divBdr>
        </w:div>
        <w:div w:id="401604764">
          <w:marLeft w:val="640"/>
          <w:marRight w:val="0"/>
          <w:marTop w:val="0"/>
          <w:marBottom w:val="0"/>
          <w:divBdr>
            <w:top w:val="none" w:sz="0" w:space="0" w:color="auto"/>
            <w:left w:val="none" w:sz="0" w:space="0" w:color="auto"/>
            <w:bottom w:val="none" w:sz="0" w:space="0" w:color="auto"/>
            <w:right w:val="none" w:sz="0" w:space="0" w:color="auto"/>
          </w:divBdr>
        </w:div>
        <w:div w:id="606277069">
          <w:marLeft w:val="640"/>
          <w:marRight w:val="0"/>
          <w:marTop w:val="0"/>
          <w:marBottom w:val="0"/>
          <w:divBdr>
            <w:top w:val="none" w:sz="0" w:space="0" w:color="auto"/>
            <w:left w:val="none" w:sz="0" w:space="0" w:color="auto"/>
            <w:bottom w:val="none" w:sz="0" w:space="0" w:color="auto"/>
            <w:right w:val="none" w:sz="0" w:space="0" w:color="auto"/>
          </w:divBdr>
        </w:div>
        <w:div w:id="670571695">
          <w:marLeft w:val="640"/>
          <w:marRight w:val="0"/>
          <w:marTop w:val="0"/>
          <w:marBottom w:val="0"/>
          <w:divBdr>
            <w:top w:val="none" w:sz="0" w:space="0" w:color="auto"/>
            <w:left w:val="none" w:sz="0" w:space="0" w:color="auto"/>
            <w:bottom w:val="none" w:sz="0" w:space="0" w:color="auto"/>
            <w:right w:val="none" w:sz="0" w:space="0" w:color="auto"/>
          </w:divBdr>
        </w:div>
        <w:div w:id="902446757">
          <w:marLeft w:val="640"/>
          <w:marRight w:val="0"/>
          <w:marTop w:val="0"/>
          <w:marBottom w:val="0"/>
          <w:divBdr>
            <w:top w:val="none" w:sz="0" w:space="0" w:color="auto"/>
            <w:left w:val="none" w:sz="0" w:space="0" w:color="auto"/>
            <w:bottom w:val="none" w:sz="0" w:space="0" w:color="auto"/>
            <w:right w:val="none" w:sz="0" w:space="0" w:color="auto"/>
          </w:divBdr>
        </w:div>
        <w:div w:id="1264797492">
          <w:marLeft w:val="640"/>
          <w:marRight w:val="0"/>
          <w:marTop w:val="0"/>
          <w:marBottom w:val="0"/>
          <w:divBdr>
            <w:top w:val="none" w:sz="0" w:space="0" w:color="auto"/>
            <w:left w:val="none" w:sz="0" w:space="0" w:color="auto"/>
            <w:bottom w:val="none" w:sz="0" w:space="0" w:color="auto"/>
            <w:right w:val="none" w:sz="0" w:space="0" w:color="auto"/>
          </w:divBdr>
        </w:div>
        <w:div w:id="1313869370">
          <w:marLeft w:val="640"/>
          <w:marRight w:val="0"/>
          <w:marTop w:val="0"/>
          <w:marBottom w:val="0"/>
          <w:divBdr>
            <w:top w:val="none" w:sz="0" w:space="0" w:color="auto"/>
            <w:left w:val="none" w:sz="0" w:space="0" w:color="auto"/>
            <w:bottom w:val="none" w:sz="0" w:space="0" w:color="auto"/>
            <w:right w:val="none" w:sz="0" w:space="0" w:color="auto"/>
          </w:divBdr>
        </w:div>
        <w:div w:id="1373188732">
          <w:marLeft w:val="640"/>
          <w:marRight w:val="0"/>
          <w:marTop w:val="0"/>
          <w:marBottom w:val="0"/>
          <w:divBdr>
            <w:top w:val="none" w:sz="0" w:space="0" w:color="auto"/>
            <w:left w:val="none" w:sz="0" w:space="0" w:color="auto"/>
            <w:bottom w:val="none" w:sz="0" w:space="0" w:color="auto"/>
            <w:right w:val="none" w:sz="0" w:space="0" w:color="auto"/>
          </w:divBdr>
        </w:div>
        <w:div w:id="1482623444">
          <w:marLeft w:val="640"/>
          <w:marRight w:val="0"/>
          <w:marTop w:val="0"/>
          <w:marBottom w:val="0"/>
          <w:divBdr>
            <w:top w:val="none" w:sz="0" w:space="0" w:color="auto"/>
            <w:left w:val="none" w:sz="0" w:space="0" w:color="auto"/>
            <w:bottom w:val="none" w:sz="0" w:space="0" w:color="auto"/>
            <w:right w:val="none" w:sz="0" w:space="0" w:color="auto"/>
          </w:divBdr>
        </w:div>
        <w:div w:id="1529485671">
          <w:marLeft w:val="640"/>
          <w:marRight w:val="0"/>
          <w:marTop w:val="0"/>
          <w:marBottom w:val="0"/>
          <w:divBdr>
            <w:top w:val="none" w:sz="0" w:space="0" w:color="auto"/>
            <w:left w:val="none" w:sz="0" w:space="0" w:color="auto"/>
            <w:bottom w:val="none" w:sz="0" w:space="0" w:color="auto"/>
            <w:right w:val="none" w:sz="0" w:space="0" w:color="auto"/>
          </w:divBdr>
        </w:div>
        <w:div w:id="1543394873">
          <w:marLeft w:val="640"/>
          <w:marRight w:val="0"/>
          <w:marTop w:val="0"/>
          <w:marBottom w:val="0"/>
          <w:divBdr>
            <w:top w:val="none" w:sz="0" w:space="0" w:color="auto"/>
            <w:left w:val="none" w:sz="0" w:space="0" w:color="auto"/>
            <w:bottom w:val="none" w:sz="0" w:space="0" w:color="auto"/>
            <w:right w:val="none" w:sz="0" w:space="0" w:color="auto"/>
          </w:divBdr>
        </w:div>
        <w:div w:id="1603805030">
          <w:marLeft w:val="640"/>
          <w:marRight w:val="0"/>
          <w:marTop w:val="0"/>
          <w:marBottom w:val="0"/>
          <w:divBdr>
            <w:top w:val="none" w:sz="0" w:space="0" w:color="auto"/>
            <w:left w:val="none" w:sz="0" w:space="0" w:color="auto"/>
            <w:bottom w:val="none" w:sz="0" w:space="0" w:color="auto"/>
            <w:right w:val="none" w:sz="0" w:space="0" w:color="auto"/>
          </w:divBdr>
        </w:div>
        <w:div w:id="1744334811">
          <w:marLeft w:val="640"/>
          <w:marRight w:val="0"/>
          <w:marTop w:val="0"/>
          <w:marBottom w:val="0"/>
          <w:divBdr>
            <w:top w:val="none" w:sz="0" w:space="0" w:color="auto"/>
            <w:left w:val="none" w:sz="0" w:space="0" w:color="auto"/>
            <w:bottom w:val="none" w:sz="0" w:space="0" w:color="auto"/>
            <w:right w:val="none" w:sz="0" w:space="0" w:color="auto"/>
          </w:divBdr>
        </w:div>
        <w:div w:id="1868519379">
          <w:marLeft w:val="640"/>
          <w:marRight w:val="0"/>
          <w:marTop w:val="0"/>
          <w:marBottom w:val="0"/>
          <w:divBdr>
            <w:top w:val="none" w:sz="0" w:space="0" w:color="auto"/>
            <w:left w:val="none" w:sz="0" w:space="0" w:color="auto"/>
            <w:bottom w:val="none" w:sz="0" w:space="0" w:color="auto"/>
            <w:right w:val="none" w:sz="0" w:space="0" w:color="auto"/>
          </w:divBdr>
        </w:div>
        <w:div w:id="1969699066">
          <w:marLeft w:val="640"/>
          <w:marRight w:val="0"/>
          <w:marTop w:val="0"/>
          <w:marBottom w:val="0"/>
          <w:divBdr>
            <w:top w:val="none" w:sz="0" w:space="0" w:color="auto"/>
            <w:left w:val="none" w:sz="0" w:space="0" w:color="auto"/>
            <w:bottom w:val="none" w:sz="0" w:space="0" w:color="auto"/>
            <w:right w:val="none" w:sz="0" w:space="0" w:color="auto"/>
          </w:divBdr>
        </w:div>
        <w:div w:id="2001960476">
          <w:marLeft w:val="640"/>
          <w:marRight w:val="0"/>
          <w:marTop w:val="0"/>
          <w:marBottom w:val="0"/>
          <w:divBdr>
            <w:top w:val="none" w:sz="0" w:space="0" w:color="auto"/>
            <w:left w:val="none" w:sz="0" w:space="0" w:color="auto"/>
            <w:bottom w:val="none" w:sz="0" w:space="0" w:color="auto"/>
            <w:right w:val="none" w:sz="0" w:space="0" w:color="auto"/>
          </w:divBdr>
        </w:div>
        <w:div w:id="2105030492">
          <w:marLeft w:val="640"/>
          <w:marRight w:val="0"/>
          <w:marTop w:val="0"/>
          <w:marBottom w:val="0"/>
          <w:divBdr>
            <w:top w:val="none" w:sz="0" w:space="0" w:color="auto"/>
            <w:left w:val="none" w:sz="0" w:space="0" w:color="auto"/>
            <w:bottom w:val="none" w:sz="0" w:space="0" w:color="auto"/>
            <w:right w:val="none" w:sz="0" w:space="0" w:color="auto"/>
          </w:divBdr>
        </w:div>
        <w:div w:id="2122216479">
          <w:marLeft w:val="640"/>
          <w:marRight w:val="0"/>
          <w:marTop w:val="0"/>
          <w:marBottom w:val="0"/>
          <w:divBdr>
            <w:top w:val="none" w:sz="0" w:space="0" w:color="auto"/>
            <w:left w:val="none" w:sz="0" w:space="0" w:color="auto"/>
            <w:bottom w:val="none" w:sz="0" w:space="0" w:color="auto"/>
            <w:right w:val="none" w:sz="0" w:space="0" w:color="auto"/>
          </w:divBdr>
        </w:div>
      </w:divsChild>
    </w:div>
    <w:div w:id="496111261">
      <w:bodyDiv w:val="1"/>
      <w:marLeft w:val="0"/>
      <w:marRight w:val="0"/>
      <w:marTop w:val="0"/>
      <w:marBottom w:val="0"/>
      <w:divBdr>
        <w:top w:val="none" w:sz="0" w:space="0" w:color="auto"/>
        <w:left w:val="none" w:sz="0" w:space="0" w:color="auto"/>
        <w:bottom w:val="none" w:sz="0" w:space="0" w:color="auto"/>
        <w:right w:val="none" w:sz="0" w:space="0" w:color="auto"/>
      </w:divBdr>
      <w:divsChild>
        <w:div w:id="50931765">
          <w:marLeft w:val="640"/>
          <w:marRight w:val="0"/>
          <w:marTop w:val="0"/>
          <w:marBottom w:val="0"/>
          <w:divBdr>
            <w:top w:val="none" w:sz="0" w:space="0" w:color="auto"/>
            <w:left w:val="none" w:sz="0" w:space="0" w:color="auto"/>
            <w:bottom w:val="none" w:sz="0" w:space="0" w:color="auto"/>
            <w:right w:val="none" w:sz="0" w:space="0" w:color="auto"/>
          </w:divBdr>
        </w:div>
        <w:div w:id="174535252">
          <w:marLeft w:val="640"/>
          <w:marRight w:val="0"/>
          <w:marTop w:val="0"/>
          <w:marBottom w:val="0"/>
          <w:divBdr>
            <w:top w:val="none" w:sz="0" w:space="0" w:color="auto"/>
            <w:left w:val="none" w:sz="0" w:space="0" w:color="auto"/>
            <w:bottom w:val="none" w:sz="0" w:space="0" w:color="auto"/>
            <w:right w:val="none" w:sz="0" w:space="0" w:color="auto"/>
          </w:divBdr>
        </w:div>
        <w:div w:id="190723803">
          <w:marLeft w:val="640"/>
          <w:marRight w:val="0"/>
          <w:marTop w:val="0"/>
          <w:marBottom w:val="0"/>
          <w:divBdr>
            <w:top w:val="none" w:sz="0" w:space="0" w:color="auto"/>
            <w:left w:val="none" w:sz="0" w:space="0" w:color="auto"/>
            <w:bottom w:val="none" w:sz="0" w:space="0" w:color="auto"/>
            <w:right w:val="none" w:sz="0" w:space="0" w:color="auto"/>
          </w:divBdr>
        </w:div>
        <w:div w:id="361786287">
          <w:marLeft w:val="640"/>
          <w:marRight w:val="0"/>
          <w:marTop w:val="0"/>
          <w:marBottom w:val="0"/>
          <w:divBdr>
            <w:top w:val="none" w:sz="0" w:space="0" w:color="auto"/>
            <w:left w:val="none" w:sz="0" w:space="0" w:color="auto"/>
            <w:bottom w:val="none" w:sz="0" w:space="0" w:color="auto"/>
            <w:right w:val="none" w:sz="0" w:space="0" w:color="auto"/>
          </w:divBdr>
        </w:div>
        <w:div w:id="364599959">
          <w:marLeft w:val="640"/>
          <w:marRight w:val="0"/>
          <w:marTop w:val="0"/>
          <w:marBottom w:val="0"/>
          <w:divBdr>
            <w:top w:val="none" w:sz="0" w:space="0" w:color="auto"/>
            <w:left w:val="none" w:sz="0" w:space="0" w:color="auto"/>
            <w:bottom w:val="none" w:sz="0" w:space="0" w:color="auto"/>
            <w:right w:val="none" w:sz="0" w:space="0" w:color="auto"/>
          </w:divBdr>
        </w:div>
        <w:div w:id="434061696">
          <w:marLeft w:val="640"/>
          <w:marRight w:val="0"/>
          <w:marTop w:val="0"/>
          <w:marBottom w:val="0"/>
          <w:divBdr>
            <w:top w:val="none" w:sz="0" w:space="0" w:color="auto"/>
            <w:left w:val="none" w:sz="0" w:space="0" w:color="auto"/>
            <w:bottom w:val="none" w:sz="0" w:space="0" w:color="auto"/>
            <w:right w:val="none" w:sz="0" w:space="0" w:color="auto"/>
          </w:divBdr>
        </w:div>
        <w:div w:id="540746990">
          <w:marLeft w:val="640"/>
          <w:marRight w:val="0"/>
          <w:marTop w:val="0"/>
          <w:marBottom w:val="0"/>
          <w:divBdr>
            <w:top w:val="none" w:sz="0" w:space="0" w:color="auto"/>
            <w:left w:val="none" w:sz="0" w:space="0" w:color="auto"/>
            <w:bottom w:val="none" w:sz="0" w:space="0" w:color="auto"/>
            <w:right w:val="none" w:sz="0" w:space="0" w:color="auto"/>
          </w:divBdr>
        </w:div>
        <w:div w:id="794638395">
          <w:marLeft w:val="640"/>
          <w:marRight w:val="0"/>
          <w:marTop w:val="0"/>
          <w:marBottom w:val="0"/>
          <w:divBdr>
            <w:top w:val="none" w:sz="0" w:space="0" w:color="auto"/>
            <w:left w:val="none" w:sz="0" w:space="0" w:color="auto"/>
            <w:bottom w:val="none" w:sz="0" w:space="0" w:color="auto"/>
            <w:right w:val="none" w:sz="0" w:space="0" w:color="auto"/>
          </w:divBdr>
        </w:div>
        <w:div w:id="997609969">
          <w:marLeft w:val="640"/>
          <w:marRight w:val="0"/>
          <w:marTop w:val="0"/>
          <w:marBottom w:val="0"/>
          <w:divBdr>
            <w:top w:val="none" w:sz="0" w:space="0" w:color="auto"/>
            <w:left w:val="none" w:sz="0" w:space="0" w:color="auto"/>
            <w:bottom w:val="none" w:sz="0" w:space="0" w:color="auto"/>
            <w:right w:val="none" w:sz="0" w:space="0" w:color="auto"/>
          </w:divBdr>
        </w:div>
        <w:div w:id="1035153573">
          <w:marLeft w:val="640"/>
          <w:marRight w:val="0"/>
          <w:marTop w:val="0"/>
          <w:marBottom w:val="0"/>
          <w:divBdr>
            <w:top w:val="none" w:sz="0" w:space="0" w:color="auto"/>
            <w:left w:val="none" w:sz="0" w:space="0" w:color="auto"/>
            <w:bottom w:val="none" w:sz="0" w:space="0" w:color="auto"/>
            <w:right w:val="none" w:sz="0" w:space="0" w:color="auto"/>
          </w:divBdr>
        </w:div>
        <w:div w:id="1193492511">
          <w:marLeft w:val="640"/>
          <w:marRight w:val="0"/>
          <w:marTop w:val="0"/>
          <w:marBottom w:val="0"/>
          <w:divBdr>
            <w:top w:val="none" w:sz="0" w:space="0" w:color="auto"/>
            <w:left w:val="none" w:sz="0" w:space="0" w:color="auto"/>
            <w:bottom w:val="none" w:sz="0" w:space="0" w:color="auto"/>
            <w:right w:val="none" w:sz="0" w:space="0" w:color="auto"/>
          </w:divBdr>
        </w:div>
        <w:div w:id="1282803212">
          <w:marLeft w:val="640"/>
          <w:marRight w:val="0"/>
          <w:marTop w:val="0"/>
          <w:marBottom w:val="0"/>
          <w:divBdr>
            <w:top w:val="none" w:sz="0" w:space="0" w:color="auto"/>
            <w:left w:val="none" w:sz="0" w:space="0" w:color="auto"/>
            <w:bottom w:val="none" w:sz="0" w:space="0" w:color="auto"/>
            <w:right w:val="none" w:sz="0" w:space="0" w:color="auto"/>
          </w:divBdr>
        </w:div>
        <w:div w:id="1297831803">
          <w:marLeft w:val="640"/>
          <w:marRight w:val="0"/>
          <w:marTop w:val="0"/>
          <w:marBottom w:val="0"/>
          <w:divBdr>
            <w:top w:val="none" w:sz="0" w:space="0" w:color="auto"/>
            <w:left w:val="none" w:sz="0" w:space="0" w:color="auto"/>
            <w:bottom w:val="none" w:sz="0" w:space="0" w:color="auto"/>
            <w:right w:val="none" w:sz="0" w:space="0" w:color="auto"/>
          </w:divBdr>
        </w:div>
        <w:div w:id="1405908314">
          <w:marLeft w:val="640"/>
          <w:marRight w:val="0"/>
          <w:marTop w:val="0"/>
          <w:marBottom w:val="0"/>
          <w:divBdr>
            <w:top w:val="none" w:sz="0" w:space="0" w:color="auto"/>
            <w:left w:val="none" w:sz="0" w:space="0" w:color="auto"/>
            <w:bottom w:val="none" w:sz="0" w:space="0" w:color="auto"/>
            <w:right w:val="none" w:sz="0" w:space="0" w:color="auto"/>
          </w:divBdr>
        </w:div>
        <w:div w:id="1417089932">
          <w:marLeft w:val="640"/>
          <w:marRight w:val="0"/>
          <w:marTop w:val="0"/>
          <w:marBottom w:val="0"/>
          <w:divBdr>
            <w:top w:val="none" w:sz="0" w:space="0" w:color="auto"/>
            <w:left w:val="none" w:sz="0" w:space="0" w:color="auto"/>
            <w:bottom w:val="none" w:sz="0" w:space="0" w:color="auto"/>
            <w:right w:val="none" w:sz="0" w:space="0" w:color="auto"/>
          </w:divBdr>
        </w:div>
        <w:div w:id="1582719470">
          <w:marLeft w:val="640"/>
          <w:marRight w:val="0"/>
          <w:marTop w:val="0"/>
          <w:marBottom w:val="0"/>
          <w:divBdr>
            <w:top w:val="none" w:sz="0" w:space="0" w:color="auto"/>
            <w:left w:val="none" w:sz="0" w:space="0" w:color="auto"/>
            <w:bottom w:val="none" w:sz="0" w:space="0" w:color="auto"/>
            <w:right w:val="none" w:sz="0" w:space="0" w:color="auto"/>
          </w:divBdr>
        </w:div>
        <w:div w:id="1675456807">
          <w:marLeft w:val="640"/>
          <w:marRight w:val="0"/>
          <w:marTop w:val="0"/>
          <w:marBottom w:val="0"/>
          <w:divBdr>
            <w:top w:val="none" w:sz="0" w:space="0" w:color="auto"/>
            <w:left w:val="none" w:sz="0" w:space="0" w:color="auto"/>
            <w:bottom w:val="none" w:sz="0" w:space="0" w:color="auto"/>
            <w:right w:val="none" w:sz="0" w:space="0" w:color="auto"/>
          </w:divBdr>
        </w:div>
        <w:div w:id="1736588812">
          <w:marLeft w:val="640"/>
          <w:marRight w:val="0"/>
          <w:marTop w:val="0"/>
          <w:marBottom w:val="0"/>
          <w:divBdr>
            <w:top w:val="none" w:sz="0" w:space="0" w:color="auto"/>
            <w:left w:val="none" w:sz="0" w:space="0" w:color="auto"/>
            <w:bottom w:val="none" w:sz="0" w:space="0" w:color="auto"/>
            <w:right w:val="none" w:sz="0" w:space="0" w:color="auto"/>
          </w:divBdr>
        </w:div>
        <w:div w:id="1754158887">
          <w:marLeft w:val="640"/>
          <w:marRight w:val="0"/>
          <w:marTop w:val="0"/>
          <w:marBottom w:val="0"/>
          <w:divBdr>
            <w:top w:val="none" w:sz="0" w:space="0" w:color="auto"/>
            <w:left w:val="none" w:sz="0" w:space="0" w:color="auto"/>
            <w:bottom w:val="none" w:sz="0" w:space="0" w:color="auto"/>
            <w:right w:val="none" w:sz="0" w:space="0" w:color="auto"/>
          </w:divBdr>
        </w:div>
        <w:div w:id="1950041821">
          <w:marLeft w:val="640"/>
          <w:marRight w:val="0"/>
          <w:marTop w:val="0"/>
          <w:marBottom w:val="0"/>
          <w:divBdr>
            <w:top w:val="none" w:sz="0" w:space="0" w:color="auto"/>
            <w:left w:val="none" w:sz="0" w:space="0" w:color="auto"/>
            <w:bottom w:val="none" w:sz="0" w:space="0" w:color="auto"/>
            <w:right w:val="none" w:sz="0" w:space="0" w:color="auto"/>
          </w:divBdr>
        </w:div>
        <w:div w:id="2067292662">
          <w:marLeft w:val="640"/>
          <w:marRight w:val="0"/>
          <w:marTop w:val="0"/>
          <w:marBottom w:val="0"/>
          <w:divBdr>
            <w:top w:val="none" w:sz="0" w:space="0" w:color="auto"/>
            <w:left w:val="none" w:sz="0" w:space="0" w:color="auto"/>
            <w:bottom w:val="none" w:sz="0" w:space="0" w:color="auto"/>
            <w:right w:val="none" w:sz="0" w:space="0" w:color="auto"/>
          </w:divBdr>
        </w:div>
      </w:divsChild>
    </w:div>
    <w:div w:id="524251270">
      <w:bodyDiv w:val="1"/>
      <w:marLeft w:val="0"/>
      <w:marRight w:val="0"/>
      <w:marTop w:val="0"/>
      <w:marBottom w:val="0"/>
      <w:divBdr>
        <w:top w:val="none" w:sz="0" w:space="0" w:color="auto"/>
        <w:left w:val="none" w:sz="0" w:space="0" w:color="auto"/>
        <w:bottom w:val="none" w:sz="0" w:space="0" w:color="auto"/>
        <w:right w:val="none" w:sz="0" w:space="0" w:color="auto"/>
      </w:divBdr>
    </w:div>
    <w:div w:id="534077681">
      <w:bodyDiv w:val="1"/>
      <w:marLeft w:val="0"/>
      <w:marRight w:val="0"/>
      <w:marTop w:val="0"/>
      <w:marBottom w:val="0"/>
      <w:divBdr>
        <w:top w:val="none" w:sz="0" w:space="0" w:color="auto"/>
        <w:left w:val="none" w:sz="0" w:space="0" w:color="auto"/>
        <w:bottom w:val="none" w:sz="0" w:space="0" w:color="auto"/>
        <w:right w:val="none" w:sz="0" w:space="0" w:color="auto"/>
      </w:divBdr>
      <w:divsChild>
        <w:div w:id="85928716">
          <w:marLeft w:val="640"/>
          <w:marRight w:val="0"/>
          <w:marTop w:val="0"/>
          <w:marBottom w:val="0"/>
          <w:divBdr>
            <w:top w:val="none" w:sz="0" w:space="0" w:color="auto"/>
            <w:left w:val="none" w:sz="0" w:space="0" w:color="auto"/>
            <w:bottom w:val="none" w:sz="0" w:space="0" w:color="auto"/>
            <w:right w:val="none" w:sz="0" w:space="0" w:color="auto"/>
          </w:divBdr>
        </w:div>
        <w:div w:id="225455359">
          <w:marLeft w:val="640"/>
          <w:marRight w:val="0"/>
          <w:marTop w:val="0"/>
          <w:marBottom w:val="0"/>
          <w:divBdr>
            <w:top w:val="none" w:sz="0" w:space="0" w:color="auto"/>
            <w:left w:val="none" w:sz="0" w:space="0" w:color="auto"/>
            <w:bottom w:val="none" w:sz="0" w:space="0" w:color="auto"/>
            <w:right w:val="none" w:sz="0" w:space="0" w:color="auto"/>
          </w:divBdr>
        </w:div>
        <w:div w:id="329216271">
          <w:marLeft w:val="640"/>
          <w:marRight w:val="0"/>
          <w:marTop w:val="0"/>
          <w:marBottom w:val="0"/>
          <w:divBdr>
            <w:top w:val="none" w:sz="0" w:space="0" w:color="auto"/>
            <w:left w:val="none" w:sz="0" w:space="0" w:color="auto"/>
            <w:bottom w:val="none" w:sz="0" w:space="0" w:color="auto"/>
            <w:right w:val="none" w:sz="0" w:space="0" w:color="auto"/>
          </w:divBdr>
        </w:div>
        <w:div w:id="529149465">
          <w:marLeft w:val="640"/>
          <w:marRight w:val="0"/>
          <w:marTop w:val="0"/>
          <w:marBottom w:val="0"/>
          <w:divBdr>
            <w:top w:val="none" w:sz="0" w:space="0" w:color="auto"/>
            <w:left w:val="none" w:sz="0" w:space="0" w:color="auto"/>
            <w:bottom w:val="none" w:sz="0" w:space="0" w:color="auto"/>
            <w:right w:val="none" w:sz="0" w:space="0" w:color="auto"/>
          </w:divBdr>
        </w:div>
        <w:div w:id="546572867">
          <w:marLeft w:val="640"/>
          <w:marRight w:val="0"/>
          <w:marTop w:val="0"/>
          <w:marBottom w:val="0"/>
          <w:divBdr>
            <w:top w:val="none" w:sz="0" w:space="0" w:color="auto"/>
            <w:left w:val="none" w:sz="0" w:space="0" w:color="auto"/>
            <w:bottom w:val="none" w:sz="0" w:space="0" w:color="auto"/>
            <w:right w:val="none" w:sz="0" w:space="0" w:color="auto"/>
          </w:divBdr>
        </w:div>
        <w:div w:id="639042945">
          <w:marLeft w:val="640"/>
          <w:marRight w:val="0"/>
          <w:marTop w:val="0"/>
          <w:marBottom w:val="0"/>
          <w:divBdr>
            <w:top w:val="none" w:sz="0" w:space="0" w:color="auto"/>
            <w:left w:val="none" w:sz="0" w:space="0" w:color="auto"/>
            <w:bottom w:val="none" w:sz="0" w:space="0" w:color="auto"/>
            <w:right w:val="none" w:sz="0" w:space="0" w:color="auto"/>
          </w:divBdr>
        </w:div>
        <w:div w:id="736243102">
          <w:marLeft w:val="640"/>
          <w:marRight w:val="0"/>
          <w:marTop w:val="0"/>
          <w:marBottom w:val="0"/>
          <w:divBdr>
            <w:top w:val="none" w:sz="0" w:space="0" w:color="auto"/>
            <w:left w:val="none" w:sz="0" w:space="0" w:color="auto"/>
            <w:bottom w:val="none" w:sz="0" w:space="0" w:color="auto"/>
            <w:right w:val="none" w:sz="0" w:space="0" w:color="auto"/>
          </w:divBdr>
        </w:div>
        <w:div w:id="826744870">
          <w:marLeft w:val="640"/>
          <w:marRight w:val="0"/>
          <w:marTop w:val="0"/>
          <w:marBottom w:val="0"/>
          <w:divBdr>
            <w:top w:val="none" w:sz="0" w:space="0" w:color="auto"/>
            <w:left w:val="none" w:sz="0" w:space="0" w:color="auto"/>
            <w:bottom w:val="none" w:sz="0" w:space="0" w:color="auto"/>
            <w:right w:val="none" w:sz="0" w:space="0" w:color="auto"/>
          </w:divBdr>
        </w:div>
        <w:div w:id="863983987">
          <w:marLeft w:val="640"/>
          <w:marRight w:val="0"/>
          <w:marTop w:val="0"/>
          <w:marBottom w:val="0"/>
          <w:divBdr>
            <w:top w:val="none" w:sz="0" w:space="0" w:color="auto"/>
            <w:left w:val="none" w:sz="0" w:space="0" w:color="auto"/>
            <w:bottom w:val="none" w:sz="0" w:space="0" w:color="auto"/>
            <w:right w:val="none" w:sz="0" w:space="0" w:color="auto"/>
          </w:divBdr>
        </w:div>
        <w:div w:id="1066416426">
          <w:marLeft w:val="640"/>
          <w:marRight w:val="0"/>
          <w:marTop w:val="0"/>
          <w:marBottom w:val="0"/>
          <w:divBdr>
            <w:top w:val="none" w:sz="0" w:space="0" w:color="auto"/>
            <w:left w:val="none" w:sz="0" w:space="0" w:color="auto"/>
            <w:bottom w:val="none" w:sz="0" w:space="0" w:color="auto"/>
            <w:right w:val="none" w:sz="0" w:space="0" w:color="auto"/>
          </w:divBdr>
        </w:div>
        <w:div w:id="1476801318">
          <w:marLeft w:val="640"/>
          <w:marRight w:val="0"/>
          <w:marTop w:val="0"/>
          <w:marBottom w:val="0"/>
          <w:divBdr>
            <w:top w:val="none" w:sz="0" w:space="0" w:color="auto"/>
            <w:left w:val="none" w:sz="0" w:space="0" w:color="auto"/>
            <w:bottom w:val="none" w:sz="0" w:space="0" w:color="auto"/>
            <w:right w:val="none" w:sz="0" w:space="0" w:color="auto"/>
          </w:divBdr>
        </w:div>
        <w:div w:id="1555198115">
          <w:marLeft w:val="640"/>
          <w:marRight w:val="0"/>
          <w:marTop w:val="0"/>
          <w:marBottom w:val="0"/>
          <w:divBdr>
            <w:top w:val="none" w:sz="0" w:space="0" w:color="auto"/>
            <w:left w:val="none" w:sz="0" w:space="0" w:color="auto"/>
            <w:bottom w:val="none" w:sz="0" w:space="0" w:color="auto"/>
            <w:right w:val="none" w:sz="0" w:space="0" w:color="auto"/>
          </w:divBdr>
        </w:div>
        <w:div w:id="1561210859">
          <w:marLeft w:val="640"/>
          <w:marRight w:val="0"/>
          <w:marTop w:val="0"/>
          <w:marBottom w:val="0"/>
          <w:divBdr>
            <w:top w:val="none" w:sz="0" w:space="0" w:color="auto"/>
            <w:left w:val="none" w:sz="0" w:space="0" w:color="auto"/>
            <w:bottom w:val="none" w:sz="0" w:space="0" w:color="auto"/>
            <w:right w:val="none" w:sz="0" w:space="0" w:color="auto"/>
          </w:divBdr>
        </w:div>
        <w:div w:id="1872693150">
          <w:marLeft w:val="640"/>
          <w:marRight w:val="0"/>
          <w:marTop w:val="0"/>
          <w:marBottom w:val="0"/>
          <w:divBdr>
            <w:top w:val="none" w:sz="0" w:space="0" w:color="auto"/>
            <w:left w:val="none" w:sz="0" w:space="0" w:color="auto"/>
            <w:bottom w:val="none" w:sz="0" w:space="0" w:color="auto"/>
            <w:right w:val="none" w:sz="0" w:space="0" w:color="auto"/>
          </w:divBdr>
        </w:div>
        <w:div w:id="1985424276">
          <w:marLeft w:val="640"/>
          <w:marRight w:val="0"/>
          <w:marTop w:val="0"/>
          <w:marBottom w:val="0"/>
          <w:divBdr>
            <w:top w:val="none" w:sz="0" w:space="0" w:color="auto"/>
            <w:left w:val="none" w:sz="0" w:space="0" w:color="auto"/>
            <w:bottom w:val="none" w:sz="0" w:space="0" w:color="auto"/>
            <w:right w:val="none" w:sz="0" w:space="0" w:color="auto"/>
          </w:divBdr>
        </w:div>
        <w:div w:id="2069497175">
          <w:marLeft w:val="640"/>
          <w:marRight w:val="0"/>
          <w:marTop w:val="0"/>
          <w:marBottom w:val="0"/>
          <w:divBdr>
            <w:top w:val="none" w:sz="0" w:space="0" w:color="auto"/>
            <w:left w:val="none" w:sz="0" w:space="0" w:color="auto"/>
            <w:bottom w:val="none" w:sz="0" w:space="0" w:color="auto"/>
            <w:right w:val="none" w:sz="0" w:space="0" w:color="auto"/>
          </w:divBdr>
        </w:div>
        <w:div w:id="2075202585">
          <w:marLeft w:val="640"/>
          <w:marRight w:val="0"/>
          <w:marTop w:val="0"/>
          <w:marBottom w:val="0"/>
          <w:divBdr>
            <w:top w:val="none" w:sz="0" w:space="0" w:color="auto"/>
            <w:left w:val="none" w:sz="0" w:space="0" w:color="auto"/>
            <w:bottom w:val="none" w:sz="0" w:space="0" w:color="auto"/>
            <w:right w:val="none" w:sz="0" w:space="0" w:color="auto"/>
          </w:divBdr>
        </w:div>
        <w:div w:id="2105806996">
          <w:marLeft w:val="640"/>
          <w:marRight w:val="0"/>
          <w:marTop w:val="0"/>
          <w:marBottom w:val="0"/>
          <w:divBdr>
            <w:top w:val="none" w:sz="0" w:space="0" w:color="auto"/>
            <w:left w:val="none" w:sz="0" w:space="0" w:color="auto"/>
            <w:bottom w:val="none" w:sz="0" w:space="0" w:color="auto"/>
            <w:right w:val="none" w:sz="0" w:space="0" w:color="auto"/>
          </w:divBdr>
        </w:div>
      </w:divsChild>
    </w:div>
    <w:div w:id="550187380">
      <w:bodyDiv w:val="1"/>
      <w:marLeft w:val="0"/>
      <w:marRight w:val="0"/>
      <w:marTop w:val="0"/>
      <w:marBottom w:val="0"/>
      <w:divBdr>
        <w:top w:val="none" w:sz="0" w:space="0" w:color="auto"/>
        <w:left w:val="none" w:sz="0" w:space="0" w:color="auto"/>
        <w:bottom w:val="none" w:sz="0" w:space="0" w:color="auto"/>
        <w:right w:val="none" w:sz="0" w:space="0" w:color="auto"/>
      </w:divBdr>
    </w:div>
    <w:div w:id="559748482">
      <w:bodyDiv w:val="1"/>
      <w:marLeft w:val="0"/>
      <w:marRight w:val="0"/>
      <w:marTop w:val="0"/>
      <w:marBottom w:val="0"/>
      <w:divBdr>
        <w:top w:val="none" w:sz="0" w:space="0" w:color="auto"/>
        <w:left w:val="none" w:sz="0" w:space="0" w:color="auto"/>
        <w:bottom w:val="none" w:sz="0" w:space="0" w:color="auto"/>
        <w:right w:val="none" w:sz="0" w:space="0" w:color="auto"/>
      </w:divBdr>
      <w:divsChild>
        <w:div w:id="14889440">
          <w:marLeft w:val="640"/>
          <w:marRight w:val="0"/>
          <w:marTop w:val="0"/>
          <w:marBottom w:val="0"/>
          <w:divBdr>
            <w:top w:val="none" w:sz="0" w:space="0" w:color="auto"/>
            <w:left w:val="none" w:sz="0" w:space="0" w:color="auto"/>
            <w:bottom w:val="none" w:sz="0" w:space="0" w:color="auto"/>
            <w:right w:val="none" w:sz="0" w:space="0" w:color="auto"/>
          </w:divBdr>
        </w:div>
        <w:div w:id="46227076">
          <w:marLeft w:val="640"/>
          <w:marRight w:val="0"/>
          <w:marTop w:val="0"/>
          <w:marBottom w:val="0"/>
          <w:divBdr>
            <w:top w:val="none" w:sz="0" w:space="0" w:color="auto"/>
            <w:left w:val="none" w:sz="0" w:space="0" w:color="auto"/>
            <w:bottom w:val="none" w:sz="0" w:space="0" w:color="auto"/>
            <w:right w:val="none" w:sz="0" w:space="0" w:color="auto"/>
          </w:divBdr>
        </w:div>
        <w:div w:id="85421408">
          <w:marLeft w:val="640"/>
          <w:marRight w:val="0"/>
          <w:marTop w:val="0"/>
          <w:marBottom w:val="0"/>
          <w:divBdr>
            <w:top w:val="none" w:sz="0" w:space="0" w:color="auto"/>
            <w:left w:val="none" w:sz="0" w:space="0" w:color="auto"/>
            <w:bottom w:val="none" w:sz="0" w:space="0" w:color="auto"/>
            <w:right w:val="none" w:sz="0" w:space="0" w:color="auto"/>
          </w:divBdr>
        </w:div>
        <w:div w:id="173880798">
          <w:marLeft w:val="640"/>
          <w:marRight w:val="0"/>
          <w:marTop w:val="0"/>
          <w:marBottom w:val="0"/>
          <w:divBdr>
            <w:top w:val="none" w:sz="0" w:space="0" w:color="auto"/>
            <w:left w:val="none" w:sz="0" w:space="0" w:color="auto"/>
            <w:bottom w:val="none" w:sz="0" w:space="0" w:color="auto"/>
            <w:right w:val="none" w:sz="0" w:space="0" w:color="auto"/>
          </w:divBdr>
        </w:div>
        <w:div w:id="443962511">
          <w:marLeft w:val="640"/>
          <w:marRight w:val="0"/>
          <w:marTop w:val="0"/>
          <w:marBottom w:val="0"/>
          <w:divBdr>
            <w:top w:val="none" w:sz="0" w:space="0" w:color="auto"/>
            <w:left w:val="none" w:sz="0" w:space="0" w:color="auto"/>
            <w:bottom w:val="none" w:sz="0" w:space="0" w:color="auto"/>
            <w:right w:val="none" w:sz="0" w:space="0" w:color="auto"/>
          </w:divBdr>
        </w:div>
        <w:div w:id="507795950">
          <w:marLeft w:val="640"/>
          <w:marRight w:val="0"/>
          <w:marTop w:val="0"/>
          <w:marBottom w:val="0"/>
          <w:divBdr>
            <w:top w:val="none" w:sz="0" w:space="0" w:color="auto"/>
            <w:left w:val="none" w:sz="0" w:space="0" w:color="auto"/>
            <w:bottom w:val="none" w:sz="0" w:space="0" w:color="auto"/>
            <w:right w:val="none" w:sz="0" w:space="0" w:color="auto"/>
          </w:divBdr>
        </w:div>
        <w:div w:id="547838137">
          <w:marLeft w:val="640"/>
          <w:marRight w:val="0"/>
          <w:marTop w:val="0"/>
          <w:marBottom w:val="0"/>
          <w:divBdr>
            <w:top w:val="none" w:sz="0" w:space="0" w:color="auto"/>
            <w:left w:val="none" w:sz="0" w:space="0" w:color="auto"/>
            <w:bottom w:val="none" w:sz="0" w:space="0" w:color="auto"/>
            <w:right w:val="none" w:sz="0" w:space="0" w:color="auto"/>
          </w:divBdr>
        </w:div>
        <w:div w:id="667556326">
          <w:marLeft w:val="640"/>
          <w:marRight w:val="0"/>
          <w:marTop w:val="0"/>
          <w:marBottom w:val="0"/>
          <w:divBdr>
            <w:top w:val="none" w:sz="0" w:space="0" w:color="auto"/>
            <w:left w:val="none" w:sz="0" w:space="0" w:color="auto"/>
            <w:bottom w:val="none" w:sz="0" w:space="0" w:color="auto"/>
            <w:right w:val="none" w:sz="0" w:space="0" w:color="auto"/>
          </w:divBdr>
        </w:div>
        <w:div w:id="750204461">
          <w:marLeft w:val="640"/>
          <w:marRight w:val="0"/>
          <w:marTop w:val="0"/>
          <w:marBottom w:val="0"/>
          <w:divBdr>
            <w:top w:val="none" w:sz="0" w:space="0" w:color="auto"/>
            <w:left w:val="none" w:sz="0" w:space="0" w:color="auto"/>
            <w:bottom w:val="none" w:sz="0" w:space="0" w:color="auto"/>
            <w:right w:val="none" w:sz="0" w:space="0" w:color="auto"/>
          </w:divBdr>
        </w:div>
        <w:div w:id="838234331">
          <w:marLeft w:val="640"/>
          <w:marRight w:val="0"/>
          <w:marTop w:val="0"/>
          <w:marBottom w:val="0"/>
          <w:divBdr>
            <w:top w:val="none" w:sz="0" w:space="0" w:color="auto"/>
            <w:left w:val="none" w:sz="0" w:space="0" w:color="auto"/>
            <w:bottom w:val="none" w:sz="0" w:space="0" w:color="auto"/>
            <w:right w:val="none" w:sz="0" w:space="0" w:color="auto"/>
          </w:divBdr>
        </w:div>
        <w:div w:id="849022944">
          <w:marLeft w:val="640"/>
          <w:marRight w:val="0"/>
          <w:marTop w:val="0"/>
          <w:marBottom w:val="0"/>
          <w:divBdr>
            <w:top w:val="none" w:sz="0" w:space="0" w:color="auto"/>
            <w:left w:val="none" w:sz="0" w:space="0" w:color="auto"/>
            <w:bottom w:val="none" w:sz="0" w:space="0" w:color="auto"/>
            <w:right w:val="none" w:sz="0" w:space="0" w:color="auto"/>
          </w:divBdr>
        </w:div>
        <w:div w:id="1032921942">
          <w:marLeft w:val="640"/>
          <w:marRight w:val="0"/>
          <w:marTop w:val="0"/>
          <w:marBottom w:val="0"/>
          <w:divBdr>
            <w:top w:val="none" w:sz="0" w:space="0" w:color="auto"/>
            <w:left w:val="none" w:sz="0" w:space="0" w:color="auto"/>
            <w:bottom w:val="none" w:sz="0" w:space="0" w:color="auto"/>
            <w:right w:val="none" w:sz="0" w:space="0" w:color="auto"/>
          </w:divBdr>
        </w:div>
        <w:div w:id="1351368449">
          <w:marLeft w:val="640"/>
          <w:marRight w:val="0"/>
          <w:marTop w:val="0"/>
          <w:marBottom w:val="0"/>
          <w:divBdr>
            <w:top w:val="none" w:sz="0" w:space="0" w:color="auto"/>
            <w:left w:val="none" w:sz="0" w:space="0" w:color="auto"/>
            <w:bottom w:val="none" w:sz="0" w:space="0" w:color="auto"/>
            <w:right w:val="none" w:sz="0" w:space="0" w:color="auto"/>
          </w:divBdr>
        </w:div>
        <w:div w:id="1641839436">
          <w:marLeft w:val="640"/>
          <w:marRight w:val="0"/>
          <w:marTop w:val="0"/>
          <w:marBottom w:val="0"/>
          <w:divBdr>
            <w:top w:val="none" w:sz="0" w:space="0" w:color="auto"/>
            <w:left w:val="none" w:sz="0" w:space="0" w:color="auto"/>
            <w:bottom w:val="none" w:sz="0" w:space="0" w:color="auto"/>
            <w:right w:val="none" w:sz="0" w:space="0" w:color="auto"/>
          </w:divBdr>
        </w:div>
        <w:div w:id="2119718132">
          <w:marLeft w:val="640"/>
          <w:marRight w:val="0"/>
          <w:marTop w:val="0"/>
          <w:marBottom w:val="0"/>
          <w:divBdr>
            <w:top w:val="none" w:sz="0" w:space="0" w:color="auto"/>
            <w:left w:val="none" w:sz="0" w:space="0" w:color="auto"/>
            <w:bottom w:val="none" w:sz="0" w:space="0" w:color="auto"/>
            <w:right w:val="none" w:sz="0" w:space="0" w:color="auto"/>
          </w:divBdr>
        </w:div>
      </w:divsChild>
    </w:div>
    <w:div w:id="572589933">
      <w:bodyDiv w:val="1"/>
      <w:marLeft w:val="0"/>
      <w:marRight w:val="0"/>
      <w:marTop w:val="0"/>
      <w:marBottom w:val="0"/>
      <w:divBdr>
        <w:top w:val="none" w:sz="0" w:space="0" w:color="auto"/>
        <w:left w:val="none" w:sz="0" w:space="0" w:color="auto"/>
        <w:bottom w:val="none" w:sz="0" w:space="0" w:color="auto"/>
        <w:right w:val="none" w:sz="0" w:space="0" w:color="auto"/>
      </w:divBdr>
      <w:divsChild>
        <w:div w:id="205606063">
          <w:marLeft w:val="640"/>
          <w:marRight w:val="0"/>
          <w:marTop w:val="0"/>
          <w:marBottom w:val="0"/>
          <w:divBdr>
            <w:top w:val="none" w:sz="0" w:space="0" w:color="auto"/>
            <w:left w:val="none" w:sz="0" w:space="0" w:color="auto"/>
            <w:bottom w:val="none" w:sz="0" w:space="0" w:color="auto"/>
            <w:right w:val="none" w:sz="0" w:space="0" w:color="auto"/>
          </w:divBdr>
        </w:div>
        <w:div w:id="261573491">
          <w:marLeft w:val="640"/>
          <w:marRight w:val="0"/>
          <w:marTop w:val="0"/>
          <w:marBottom w:val="0"/>
          <w:divBdr>
            <w:top w:val="none" w:sz="0" w:space="0" w:color="auto"/>
            <w:left w:val="none" w:sz="0" w:space="0" w:color="auto"/>
            <w:bottom w:val="none" w:sz="0" w:space="0" w:color="auto"/>
            <w:right w:val="none" w:sz="0" w:space="0" w:color="auto"/>
          </w:divBdr>
        </w:div>
        <w:div w:id="494338810">
          <w:marLeft w:val="640"/>
          <w:marRight w:val="0"/>
          <w:marTop w:val="0"/>
          <w:marBottom w:val="0"/>
          <w:divBdr>
            <w:top w:val="none" w:sz="0" w:space="0" w:color="auto"/>
            <w:left w:val="none" w:sz="0" w:space="0" w:color="auto"/>
            <w:bottom w:val="none" w:sz="0" w:space="0" w:color="auto"/>
            <w:right w:val="none" w:sz="0" w:space="0" w:color="auto"/>
          </w:divBdr>
        </w:div>
        <w:div w:id="745154935">
          <w:marLeft w:val="640"/>
          <w:marRight w:val="0"/>
          <w:marTop w:val="0"/>
          <w:marBottom w:val="0"/>
          <w:divBdr>
            <w:top w:val="none" w:sz="0" w:space="0" w:color="auto"/>
            <w:left w:val="none" w:sz="0" w:space="0" w:color="auto"/>
            <w:bottom w:val="none" w:sz="0" w:space="0" w:color="auto"/>
            <w:right w:val="none" w:sz="0" w:space="0" w:color="auto"/>
          </w:divBdr>
        </w:div>
        <w:div w:id="807167995">
          <w:marLeft w:val="640"/>
          <w:marRight w:val="0"/>
          <w:marTop w:val="0"/>
          <w:marBottom w:val="0"/>
          <w:divBdr>
            <w:top w:val="none" w:sz="0" w:space="0" w:color="auto"/>
            <w:left w:val="none" w:sz="0" w:space="0" w:color="auto"/>
            <w:bottom w:val="none" w:sz="0" w:space="0" w:color="auto"/>
            <w:right w:val="none" w:sz="0" w:space="0" w:color="auto"/>
          </w:divBdr>
        </w:div>
        <w:div w:id="809444075">
          <w:marLeft w:val="640"/>
          <w:marRight w:val="0"/>
          <w:marTop w:val="0"/>
          <w:marBottom w:val="0"/>
          <w:divBdr>
            <w:top w:val="none" w:sz="0" w:space="0" w:color="auto"/>
            <w:left w:val="none" w:sz="0" w:space="0" w:color="auto"/>
            <w:bottom w:val="none" w:sz="0" w:space="0" w:color="auto"/>
            <w:right w:val="none" w:sz="0" w:space="0" w:color="auto"/>
          </w:divBdr>
        </w:div>
        <w:div w:id="912543028">
          <w:marLeft w:val="640"/>
          <w:marRight w:val="0"/>
          <w:marTop w:val="0"/>
          <w:marBottom w:val="0"/>
          <w:divBdr>
            <w:top w:val="none" w:sz="0" w:space="0" w:color="auto"/>
            <w:left w:val="none" w:sz="0" w:space="0" w:color="auto"/>
            <w:bottom w:val="none" w:sz="0" w:space="0" w:color="auto"/>
            <w:right w:val="none" w:sz="0" w:space="0" w:color="auto"/>
          </w:divBdr>
        </w:div>
        <w:div w:id="1067803472">
          <w:marLeft w:val="640"/>
          <w:marRight w:val="0"/>
          <w:marTop w:val="0"/>
          <w:marBottom w:val="0"/>
          <w:divBdr>
            <w:top w:val="none" w:sz="0" w:space="0" w:color="auto"/>
            <w:left w:val="none" w:sz="0" w:space="0" w:color="auto"/>
            <w:bottom w:val="none" w:sz="0" w:space="0" w:color="auto"/>
            <w:right w:val="none" w:sz="0" w:space="0" w:color="auto"/>
          </w:divBdr>
        </w:div>
        <w:div w:id="1093820008">
          <w:marLeft w:val="640"/>
          <w:marRight w:val="0"/>
          <w:marTop w:val="0"/>
          <w:marBottom w:val="0"/>
          <w:divBdr>
            <w:top w:val="none" w:sz="0" w:space="0" w:color="auto"/>
            <w:left w:val="none" w:sz="0" w:space="0" w:color="auto"/>
            <w:bottom w:val="none" w:sz="0" w:space="0" w:color="auto"/>
            <w:right w:val="none" w:sz="0" w:space="0" w:color="auto"/>
          </w:divBdr>
        </w:div>
        <w:div w:id="1351956346">
          <w:marLeft w:val="640"/>
          <w:marRight w:val="0"/>
          <w:marTop w:val="0"/>
          <w:marBottom w:val="0"/>
          <w:divBdr>
            <w:top w:val="none" w:sz="0" w:space="0" w:color="auto"/>
            <w:left w:val="none" w:sz="0" w:space="0" w:color="auto"/>
            <w:bottom w:val="none" w:sz="0" w:space="0" w:color="auto"/>
            <w:right w:val="none" w:sz="0" w:space="0" w:color="auto"/>
          </w:divBdr>
        </w:div>
        <w:div w:id="1424456757">
          <w:marLeft w:val="640"/>
          <w:marRight w:val="0"/>
          <w:marTop w:val="0"/>
          <w:marBottom w:val="0"/>
          <w:divBdr>
            <w:top w:val="none" w:sz="0" w:space="0" w:color="auto"/>
            <w:left w:val="none" w:sz="0" w:space="0" w:color="auto"/>
            <w:bottom w:val="none" w:sz="0" w:space="0" w:color="auto"/>
            <w:right w:val="none" w:sz="0" w:space="0" w:color="auto"/>
          </w:divBdr>
        </w:div>
        <w:div w:id="1625387837">
          <w:marLeft w:val="640"/>
          <w:marRight w:val="0"/>
          <w:marTop w:val="0"/>
          <w:marBottom w:val="0"/>
          <w:divBdr>
            <w:top w:val="none" w:sz="0" w:space="0" w:color="auto"/>
            <w:left w:val="none" w:sz="0" w:space="0" w:color="auto"/>
            <w:bottom w:val="none" w:sz="0" w:space="0" w:color="auto"/>
            <w:right w:val="none" w:sz="0" w:space="0" w:color="auto"/>
          </w:divBdr>
        </w:div>
        <w:div w:id="1664696496">
          <w:marLeft w:val="640"/>
          <w:marRight w:val="0"/>
          <w:marTop w:val="0"/>
          <w:marBottom w:val="0"/>
          <w:divBdr>
            <w:top w:val="none" w:sz="0" w:space="0" w:color="auto"/>
            <w:left w:val="none" w:sz="0" w:space="0" w:color="auto"/>
            <w:bottom w:val="none" w:sz="0" w:space="0" w:color="auto"/>
            <w:right w:val="none" w:sz="0" w:space="0" w:color="auto"/>
          </w:divBdr>
        </w:div>
        <w:div w:id="1793935268">
          <w:marLeft w:val="640"/>
          <w:marRight w:val="0"/>
          <w:marTop w:val="0"/>
          <w:marBottom w:val="0"/>
          <w:divBdr>
            <w:top w:val="none" w:sz="0" w:space="0" w:color="auto"/>
            <w:left w:val="none" w:sz="0" w:space="0" w:color="auto"/>
            <w:bottom w:val="none" w:sz="0" w:space="0" w:color="auto"/>
            <w:right w:val="none" w:sz="0" w:space="0" w:color="auto"/>
          </w:divBdr>
        </w:div>
        <w:div w:id="1831020092">
          <w:marLeft w:val="640"/>
          <w:marRight w:val="0"/>
          <w:marTop w:val="0"/>
          <w:marBottom w:val="0"/>
          <w:divBdr>
            <w:top w:val="none" w:sz="0" w:space="0" w:color="auto"/>
            <w:left w:val="none" w:sz="0" w:space="0" w:color="auto"/>
            <w:bottom w:val="none" w:sz="0" w:space="0" w:color="auto"/>
            <w:right w:val="none" w:sz="0" w:space="0" w:color="auto"/>
          </w:divBdr>
        </w:div>
        <w:div w:id="2000039367">
          <w:marLeft w:val="640"/>
          <w:marRight w:val="0"/>
          <w:marTop w:val="0"/>
          <w:marBottom w:val="0"/>
          <w:divBdr>
            <w:top w:val="none" w:sz="0" w:space="0" w:color="auto"/>
            <w:left w:val="none" w:sz="0" w:space="0" w:color="auto"/>
            <w:bottom w:val="none" w:sz="0" w:space="0" w:color="auto"/>
            <w:right w:val="none" w:sz="0" w:space="0" w:color="auto"/>
          </w:divBdr>
        </w:div>
        <w:div w:id="2141679674">
          <w:marLeft w:val="640"/>
          <w:marRight w:val="0"/>
          <w:marTop w:val="0"/>
          <w:marBottom w:val="0"/>
          <w:divBdr>
            <w:top w:val="none" w:sz="0" w:space="0" w:color="auto"/>
            <w:left w:val="none" w:sz="0" w:space="0" w:color="auto"/>
            <w:bottom w:val="none" w:sz="0" w:space="0" w:color="auto"/>
            <w:right w:val="none" w:sz="0" w:space="0" w:color="auto"/>
          </w:divBdr>
        </w:div>
      </w:divsChild>
    </w:div>
    <w:div w:id="591663033">
      <w:bodyDiv w:val="1"/>
      <w:marLeft w:val="0"/>
      <w:marRight w:val="0"/>
      <w:marTop w:val="0"/>
      <w:marBottom w:val="0"/>
      <w:divBdr>
        <w:top w:val="none" w:sz="0" w:space="0" w:color="auto"/>
        <w:left w:val="none" w:sz="0" w:space="0" w:color="auto"/>
        <w:bottom w:val="none" w:sz="0" w:space="0" w:color="auto"/>
        <w:right w:val="none" w:sz="0" w:space="0" w:color="auto"/>
      </w:divBdr>
    </w:div>
    <w:div w:id="607660304">
      <w:bodyDiv w:val="1"/>
      <w:marLeft w:val="0"/>
      <w:marRight w:val="0"/>
      <w:marTop w:val="0"/>
      <w:marBottom w:val="0"/>
      <w:divBdr>
        <w:top w:val="none" w:sz="0" w:space="0" w:color="auto"/>
        <w:left w:val="none" w:sz="0" w:space="0" w:color="auto"/>
        <w:bottom w:val="none" w:sz="0" w:space="0" w:color="auto"/>
        <w:right w:val="none" w:sz="0" w:space="0" w:color="auto"/>
      </w:divBdr>
      <w:divsChild>
        <w:div w:id="88741946">
          <w:marLeft w:val="640"/>
          <w:marRight w:val="0"/>
          <w:marTop w:val="0"/>
          <w:marBottom w:val="0"/>
          <w:divBdr>
            <w:top w:val="none" w:sz="0" w:space="0" w:color="auto"/>
            <w:left w:val="none" w:sz="0" w:space="0" w:color="auto"/>
            <w:bottom w:val="none" w:sz="0" w:space="0" w:color="auto"/>
            <w:right w:val="none" w:sz="0" w:space="0" w:color="auto"/>
          </w:divBdr>
        </w:div>
        <w:div w:id="158036692">
          <w:marLeft w:val="640"/>
          <w:marRight w:val="0"/>
          <w:marTop w:val="0"/>
          <w:marBottom w:val="0"/>
          <w:divBdr>
            <w:top w:val="none" w:sz="0" w:space="0" w:color="auto"/>
            <w:left w:val="none" w:sz="0" w:space="0" w:color="auto"/>
            <w:bottom w:val="none" w:sz="0" w:space="0" w:color="auto"/>
            <w:right w:val="none" w:sz="0" w:space="0" w:color="auto"/>
          </w:divBdr>
        </w:div>
        <w:div w:id="227153862">
          <w:marLeft w:val="640"/>
          <w:marRight w:val="0"/>
          <w:marTop w:val="0"/>
          <w:marBottom w:val="0"/>
          <w:divBdr>
            <w:top w:val="none" w:sz="0" w:space="0" w:color="auto"/>
            <w:left w:val="none" w:sz="0" w:space="0" w:color="auto"/>
            <w:bottom w:val="none" w:sz="0" w:space="0" w:color="auto"/>
            <w:right w:val="none" w:sz="0" w:space="0" w:color="auto"/>
          </w:divBdr>
        </w:div>
        <w:div w:id="232132261">
          <w:marLeft w:val="640"/>
          <w:marRight w:val="0"/>
          <w:marTop w:val="0"/>
          <w:marBottom w:val="0"/>
          <w:divBdr>
            <w:top w:val="none" w:sz="0" w:space="0" w:color="auto"/>
            <w:left w:val="none" w:sz="0" w:space="0" w:color="auto"/>
            <w:bottom w:val="none" w:sz="0" w:space="0" w:color="auto"/>
            <w:right w:val="none" w:sz="0" w:space="0" w:color="auto"/>
          </w:divBdr>
        </w:div>
        <w:div w:id="253824967">
          <w:marLeft w:val="640"/>
          <w:marRight w:val="0"/>
          <w:marTop w:val="0"/>
          <w:marBottom w:val="0"/>
          <w:divBdr>
            <w:top w:val="none" w:sz="0" w:space="0" w:color="auto"/>
            <w:left w:val="none" w:sz="0" w:space="0" w:color="auto"/>
            <w:bottom w:val="none" w:sz="0" w:space="0" w:color="auto"/>
            <w:right w:val="none" w:sz="0" w:space="0" w:color="auto"/>
          </w:divBdr>
        </w:div>
        <w:div w:id="309022613">
          <w:marLeft w:val="640"/>
          <w:marRight w:val="0"/>
          <w:marTop w:val="0"/>
          <w:marBottom w:val="0"/>
          <w:divBdr>
            <w:top w:val="none" w:sz="0" w:space="0" w:color="auto"/>
            <w:left w:val="none" w:sz="0" w:space="0" w:color="auto"/>
            <w:bottom w:val="none" w:sz="0" w:space="0" w:color="auto"/>
            <w:right w:val="none" w:sz="0" w:space="0" w:color="auto"/>
          </w:divBdr>
        </w:div>
        <w:div w:id="326592084">
          <w:marLeft w:val="640"/>
          <w:marRight w:val="0"/>
          <w:marTop w:val="0"/>
          <w:marBottom w:val="0"/>
          <w:divBdr>
            <w:top w:val="none" w:sz="0" w:space="0" w:color="auto"/>
            <w:left w:val="none" w:sz="0" w:space="0" w:color="auto"/>
            <w:bottom w:val="none" w:sz="0" w:space="0" w:color="auto"/>
            <w:right w:val="none" w:sz="0" w:space="0" w:color="auto"/>
          </w:divBdr>
        </w:div>
        <w:div w:id="818881768">
          <w:marLeft w:val="640"/>
          <w:marRight w:val="0"/>
          <w:marTop w:val="0"/>
          <w:marBottom w:val="0"/>
          <w:divBdr>
            <w:top w:val="none" w:sz="0" w:space="0" w:color="auto"/>
            <w:left w:val="none" w:sz="0" w:space="0" w:color="auto"/>
            <w:bottom w:val="none" w:sz="0" w:space="0" w:color="auto"/>
            <w:right w:val="none" w:sz="0" w:space="0" w:color="auto"/>
          </w:divBdr>
        </w:div>
        <w:div w:id="834302756">
          <w:marLeft w:val="640"/>
          <w:marRight w:val="0"/>
          <w:marTop w:val="0"/>
          <w:marBottom w:val="0"/>
          <w:divBdr>
            <w:top w:val="none" w:sz="0" w:space="0" w:color="auto"/>
            <w:left w:val="none" w:sz="0" w:space="0" w:color="auto"/>
            <w:bottom w:val="none" w:sz="0" w:space="0" w:color="auto"/>
            <w:right w:val="none" w:sz="0" w:space="0" w:color="auto"/>
          </w:divBdr>
        </w:div>
        <w:div w:id="934285753">
          <w:marLeft w:val="640"/>
          <w:marRight w:val="0"/>
          <w:marTop w:val="0"/>
          <w:marBottom w:val="0"/>
          <w:divBdr>
            <w:top w:val="none" w:sz="0" w:space="0" w:color="auto"/>
            <w:left w:val="none" w:sz="0" w:space="0" w:color="auto"/>
            <w:bottom w:val="none" w:sz="0" w:space="0" w:color="auto"/>
            <w:right w:val="none" w:sz="0" w:space="0" w:color="auto"/>
          </w:divBdr>
        </w:div>
        <w:div w:id="1162695976">
          <w:marLeft w:val="640"/>
          <w:marRight w:val="0"/>
          <w:marTop w:val="0"/>
          <w:marBottom w:val="0"/>
          <w:divBdr>
            <w:top w:val="none" w:sz="0" w:space="0" w:color="auto"/>
            <w:left w:val="none" w:sz="0" w:space="0" w:color="auto"/>
            <w:bottom w:val="none" w:sz="0" w:space="0" w:color="auto"/>
            <w:right w:val="none" w:sz="0" w:space="0" w:color="auto"/>
          </w:divBdr>
        </w:div>
        <w:div w:id="1172835153">
          <w:marLeft w:val="640"/>
          <w:marRight w:val="0"/>
          <w:marTop w:val="0"/>
          <w:marBottom w:val="0"/>
          <w:divBdr>
            <w:top w:val="none" w:sz="0" w:space="0" w:color="auto"/>
            <w:left w:val="none" w:sz="0" w:space="0" w:color="auto"/>
            <w:bottom w:val="none" w:sz="0" w:space="0" w:color="auto"/>
            <w:right w:val="none" w:sz="0" w:space="0" w:color="auto"/>
          </w:divBdr>
        </w:div>
        <w:div w:id="1406954824">
          <w:marLeft w:val="640"/>
          <w:marRight w:val="0"/>
          <w:marTop w:val="0"/>
          <w:marBottom w:val="0"/>
          <w:divBdr>
            <w:top w:val="none" w:sz="0" w:space="0" w:color="auto"/>
            <w:left w:val="none" w:sz="0" w:space="0" w:color="auto"/>
            <w:bottom w:val="none" w:sz="0" w:space="0" w:color="auto"/>
            <w:right w:val="none" w:sz="0" w:space="0" w:color="auto"/>
          </w:divBdr>
        </w:div>
        <w:div w:id="1415782331">
          <w:marLeft w:val="640"/>
          <w:marRight w:val="0"/>
          <w:marTop w:val="0"/>
          <w:marBottom w:val="0"/>
          <w:divBdr>
            <w:top w:val="none" w:sz="0" w:space="0" w:color="auto"/>
            <w:left w:val="none" w:sz="0" w:space="0" w:color="auto"/>
            <w:bottom w:val="none" w:sz="0" w:space="0" w:color="auto"/>
            <w:right w:val="none" w:sz="0" w:space="0" w:color="auto"/>
          </w:divBdr>
        </w:div>
        <w:div w:id="1419061724">
          <w:marLeft w:val="640"/>
          <w:marRight w:val="0"/>
          <w:marTop w:val="0"/>
          <w:marBottom w:val="0"/>
          <w:divBdr>
            <w:top w:val="none" w:sz="0" w:space="0" w:color="auto"/>
            <w:left w:val="none" w:sz="0" w:space="0" w:color="auto"/>
            <w:bottom w:val="none" w:sz="0" w:space="0" w:color="auto"/>
            <w:right w:val="none" w:sz="0" w:space="0" w:color="auto"/>
          </w:divBdr>
        </w:div>
        <w:div w:id="1515529832">
          <w:marLeft w:val="640"/>
          <w:marRight w:val="0"/>
          <w:marTop w:val="0"/>
          <w:marBottom w:val="0"/>
          <w:divBdr>
            <w:top w:val="none" w:sz="0" w:space="0" w:color="auto"/>
            <w:left w:val="none" w:sz="0" w:space="0" w:color="auto"/>
            <w:bottom w:val="none" w:sz="0" w:space="0" w:color="auto"/>
            <w:right w:val="none" w:sz="0" w:space="0" w:color="auto"/>
          </w:divBdr>
        </w:div>
        <w:div w:id="1855535342">
          <w:marLeft w:val="640"/>
          <w:marRight w:val="0"/>
          <w:marTop w:val="0"/>
          <w:marBottom w:val="0"/>
          <w:divBdr>
            <w:top w:val="none" w:sz="0" w:space="0" w:color="auto"/>
            <w:left w:val="none" w:sz="0" w:space="0" w:color="auto"/>
            <w:bottom w:val="none" w:sz="0" w:space="0" w:color="auto"/>
            <w:right w:val="none" w:sz="0" w:space="0" w:color="auto"/>
          </w:divBdr>
        </w:div>
        <w:div w:id="2091808452">
          <w:marLeft w:val="640"/>
          <w:marRight w:val="0"/>
          <w:marTop w:val="0"/>
          <w:marBottom w:val="0"/>
          <w:divBdr>
            <w:top w:val="none" w:sz="0" w:space="0" w:color="auto"/>
            <w:left w:val="none" w:sz="0" w:space="0" w:color="auto"/>
            <w:bottom w:val="none" w:sz="0" w:space="0" w:color="auto"/>
            <w:right w:val="none" w:sz="0" w:space="0" w:color="auto"/>
          </w:divBdr>
        </w:div>
        <w:div w:id="2099059598">
          <w:marLeft w:val="640"/>
          <w:marRight w:val="0"/>
          <w:marTop w:val="0"/>
          <w:marBottom w:val="0"/>
          <w:divBdr>
            <w:top w:val="none" w:sz="0" w:space="0" w:color="auto"/>
            <w:left w:val="none" w:sz="0" w:space="0" w:color="auto"/>
            <w:bottom w:val="none" w:sz="0" w:space="0" w:color="auto"/>
            <w:right w:val="none" w:sz="0" w:space="0" w:color="auto"/>
          </w:divBdr>
        </w:div>
      </w:divsChild>
    </w:div>
    <w:div w:id="608973325">
      <w:bodyDiv w:val="1"/>
      <w:marLeft w:val="0"/>
      <w:marRight w:val="0"/>
      <w:marTop w:val="0"/>
      <w:marBottom w:val="0"/>
      <w:divBdr>
        <w:top w:val="none" w:sz="0" w:space="0" w:color="auto"/>
        <w:left w:val="none" w:sz="0" w:space="0" w:color="auto"/>
        <w:bottom w:val="none" w:sz="0" w:space="0" w:color="auto"/>
        <w:right w:val="none" w:sz="0" w:space="0" w:color="auto"/>
      </w:divBdr>
      <w:divsChild>
        <w:div w:id="172427514">
          <w:marLeft w:val="640"/>
          <w:marRight w:val="0"/>
          <w:marTop w:val="0"/>
          <w:marBottom w:val="0"/>
          <w:divBdr>
            <w:top w:val="none" w:sz="0" w:space="0" w:color="auto"/>
            <w:left w:val="none" w:sz="0" w:space="0" w:color="auto"/>
            <w:bottom w:val="none" w:sz="0" w:space="0" w:color="auto"/>
            <w:right w:val="none" w:sz="0" w:space="0" w:color="auto"/>
          </w:divBdr>
        </w:div>
        <w:div w:id="377242574">
          <w:marLeft w:val="640"/>
          <w:marRight w:val="0"/>
          <w:marTop w:val="0"/>
          <w:marBottom w:val="0"/>
          <w:divBdr>
            <w:top w:val="none" w:sz="0" w:space="0" w:color="auto"/>
            <w:left w:val="none" w:sz="0" w:space="0" w:color="auto"/>
            <w:bottom w:val="none" w:sz="0" w:space="0" w:color="auto"/>
            <w:right w:val="none" w:sz="0" w:space="0" w:color="auto"/>
          </w:divBdr>
        </w:div>
        <w:div w:id="423651374">
          <w:marLeft w:val="640"/>
          <w:marRight w:val="0"/>
          <w:marTop w:val="0"/>
          <w:marBottom w:val="0"/>
          <w:divBdr>
            <w:top w:val="none" w:sz="0" w:space="0" w:color="auto"/>
            <w:left w:val="none" w:sz="0" w:space="0" w:color="auto"/>
            <w:bottom w:val="none" w:sz="0" w:space="0" w:color="auto"/>
            <w:right w:val="none" w:sz="0" w:space="0" w:color="auto"/>
          </w:divBdr>
        </w:div>
        <w:div w:id="481654967">
          <w:marLeft w:val="640"/>
          <w:marRight w:val="0"/>
          <w:marTop w:val="0"/>
          <w:marBottom w:val="0"/>
          <w:divBdr>
            <w:top w:val="none" w:sz="0" w:space="0" w:color="auto"/>
            <w:left w:val="none" w:sz="0" w:space="0" w:color="auto"/>
            <w:bottom w:val="none" w:sz="0" w:space="0" w:color="auto"/>
            <w:right w:val="none" w:sz="0" w:space="0" w:color="auto"/>
          </w:divBdr>
        </w:div>
        <w:div w:id="626277314">
          <w:marLeft w:val="640"/>
          <w:marRight w:val="0"/>
          <w:marTop w:val="0"/>
          <w:marBottom w:val="0"/>
          <w:divBdr>
            <w:top w:val="none" w:sz="0" w:space="0" w:color="auto"/>
            <w:left w:val="none" w:sz="0" w:space="0" w:color="auto"/>
            <w:bottom w:val="none" w:sz="0" w:space="0" w:color="auto"/>
            <w:right w:val="none" w:sz="0" w:space="0" w:color="auto"/>
          </w:divBdr>
        </w:div>
        <w:div w:id="670720872">
          <w:marLeft w:val="640"/>
          <w:marRight w:val="0"/>
          <w:marTop w:val="0"/>
          <w:marBottom w:val="0"/>
          <w:divBdr>
            <w:top w:val="none" w:sz="0" w:space="0" w:color="auto"/>
            <w:left w:val="none" w:sz="0" w:space="0" w:color="auto"/>
            <w:bottom w:val="none" w:sz="0" w:space="0" w:color="auto"/>
            <w:right w:val="none" w:sz="0" w:space="0" w:color="auto"/>
          </w:divBdr>
        </w:div>
        <w:div w:id="864290750">
          <w:marLeft w:val="640"/>
          <w:marRight w:val="0"/>
          <w:marTop w:val="0"/>
          <w:marBottom w:val="0"/>
          <w:divBdr>
            <w:top w:val="none" w:sz="0" w:space="0" w:color="auto"/>
            <w:left w:val="none" w:sz="0" w:space="0" w:color="auto"/>
            <w:bottom w:val="none" w:sz="0" w:space="0" w:color="auto"/>
            <w:right w:val="none" w:sz="0" w:space="0" w:color="auto"/>
          </w:divBdr>
        </w:div>
        <w:div w:id="1062949818">
          <w:marLeft w:val="640"/>
          <w:marRight w:val="0"/>
          <w:marTop w:val="0"/>
          <w:marBottom w:val="0"/>
          <w:divBdr>
            <w:top w:val="none" w:sz="0" w:space="0" w:color="auto"/>
            <w:left w:val="none" w:sz="0" w:space="0" w:color="auto"/>
            <w:bottom w:val="none" w:sz="0" w:space="0" w:color="auto"/>
            <w:right w:val="none" w:sz="0" w:space="0" w:color="auto"/>
          </w:divBdr>
        </w:div>
        <w:div w:id="1216698885">
          <w:marLeft w:val="640"/>
          <w:marRight w:val="0"/>
          <w:marTop w:val="0"/>
          <w:marBottom w:val="0"/>
          <w:divBdr>
            <w:top w:val="none" w:sz="0" w:space="0" w:color="auto"/>
            <w:left w:val="none" w:sz="0" w:space="0" w:color="auto"/>
            <w:bottom w:val="none" w:sz="0" w:space="0" w:color="auto"/>
            <w:right w:val="none" w:sz="0" w:space="0" w:color="auto"/>
          </w:divBdr>
        </w:div>
        <w:div w:id="1331174246">
          <w:marLeft w:val="640"/>
          <w:marRight w:val="0"/>
          <w:marTop w:val="0"/>
          <w:marBottom w:val="0"/>
          <w:divBdr>
            <w:top w:val="none" w:sz="0" w:space="0" w:color="auto"/>
            <w:left w:val="none" w:sz="0" w:space="0" w:color="auto"/>
            <w:bottom w:val="none" w:sz="0" w:space="0" w:color="auto"/>
            <w:right w:val="none" w:sz="0" w:space="0" w:color="auto"/>
          </w:divBdr>
        </w:div>
        <w:div w:id="1485588203">
          <w:marLeft w:val="640"/>
          <w:marRight w:val="0"/>
          <w:marTop w:val="0"/>
          <w:marBottom w:val="0"/>
          <w:divBdr>
            <w:top w:val="none" w:sz="0" w:space="0" w:color="auto"/>
            <w:left w:val="none" w:sz="0" w:space="0" w:color="auto"/>
            <w:bottom w:val="none" w:sz="0" w:space="0" w:color="auto"/>
            <w:right w:val="none" w:sz="0" w:space="0" w:color="auto"/>
          </w:divBdr>
        </w:div>
        <w:div w:id="1631668284">
          <w:marLeft w:val="640"/>
          <w:marRight w:val="0"/>
          <w:marTop w:val="0"/>
          <w:marBottom w:val="0"/>
          <w:divBdr>
            <w:top w:val="none" w:sz="0" w:space="0" w:color="auto"/>
            <w:left w:val="none" w:sz="0" w:space="0" w:color="auto"/>
            <w:bottom w:val="none" w:sz="0" w:space="0" w:color="auto"/>
            <w:right w:val="none" w:sz="0" w:space="0" w:color="auto"/>
          </w:divBdr>
        </w:div>
        <w:div w:id="1648779566">
          <w:marLeft w:val="640"/>
          <w:marRight w:val="0"/>
          <w:marTop w:val="0"/>
          <w:marBottom w:val="0"/>
          <w:divBdr>
            <w:top w:val="none" w:sz="0" w:space="0" w:color="auto"/>
            <w:left w:val="none" w:sz="0" w:space="0" w:color="auto"/>
            <w:bottom w:val="none" w:sz="0" w:space="0" w:color="auto"/>
            <w:right w:val="none" w:sz="0" w:space="0" w:color="auto"/>
          </w:divBdr>
        </w:div>
        <w:div w:id="1679389166">
          <w:marLeft w:val="640"/>
          <w:marRight w:val="0"/>
          <w:marTop w:val="0"/>
          <w:marBottom w:val="0"/>
          <w:divBdr>
            <w:top w:val="none" w:sz="0" w:space="0" w:color="auto"/>
            <w:left w:val="none" w:sz="0" w:space="0" w:color="auto"/>
            <w:bottom w:val="none" w:sz="0" w:space="0" w:color="auto"/>
            <w:right w:val="none" w:sz="0" w:space="0" w:color="auto"/>
          </w:divBdr>
        </w:div>
        <w:div w:id="1781756760">
          <w:marLeft w:val="640"/>
          <w:marRight w:val="0"/>
          <w:marTop w:val="0"/>
          <w:marBottom w:val="0"/>
          <w:divBdr>
            <w:top w:val="none" w:sz="0" w:space="0" w:color="auto"/>
            <w:left w:val="none" w:sz="0" w:space="0" w:color="auto"/>
            <w:bottom w:val="none" w:sz="0" w:space="0" w:color="auto"/>
            <w:right w:val="none" w:sz="0" w:space="0" w:color="auto"/>
          </w:divBdr>
        </w:div>
      </w:divsChild>
    </w:div>
    <w:div w:id="610823059">
      <w:bodyDiv w:val="1"/>
      <w:marLeft w:val="0"/>
      <w:marRight w:val="0"/>
      <w:marTop w:val="0"/>
      <w:marBottom w:val="0"/>
      <w:divBdr>
        <w:top w:val="none" w:sz="0" w:space="0" w:color="auto"/>
        <w:left w:val="none" w:sz="0" w:space="0" w:color="auto"/>
        <w:bottom w:val="none" w:sz="0" w:space="0" w:color="auto"/>
        <w:right w:val="none" w:sz="0" w:space="0" w:color="auto"/>
      </w:divBdr>
      <w:divsChild>
        <w:div w:id="75518752">
          <w:marLeft w:val="640"/>
          <w:marRight w:val="0"/>
          <w:marTop w:val="0"/>
          <w:marBottom w:val="0"/>
          <w:divBdr>
            <w:top w:val="none" w:sz="0" w:space="0" w:color="auto"/>
            <w:left w:val="none" w:sz="0" w:space="0" w:color="auto"/>
            <w:bottom w:val="none" w:sz="0" w:space="0" w:color="auto"/>
            <w:right w:val="none" w:sz="0" w:space="0" w:color="auto"/>
          </w:divBdr>
        </w:div>
        <w:div w:id="76444947">
          <w:marLeft w:val="640"/>
          <w:marRight w:val="0"/>
          <w:marTop w:val="0"/>
          <w:marBottom w:val="0"/>
          <w:divBdr>
            <w:top w:val="none" w:sz="0" w:space="0" w:color="auto"/>
            <w:left w:val="none" w:sz="0" w:space="0" w:color="auto"/>
            <w:bottom w:val="none" w:sz="0" w:space="0" w:color="auto"/>
            <w:right w:val="none" w:sz="0" w:space="0" w:color="auto"/>
          </w:divBdr>
        </w:div>
        <w:div w:id="101272041">
          <w:marLeft w:val="640"/>
          <w:marRight w:val="0"/>
          <w:marTop w:val="0"/>
          <w:marBottom w:val="0"/>
          <w:divBdr>
            <w:top w:val="none" w:sz="0" w:space="0" w:color="auto"/>
            <w:left w:val="none" w:sz="0" w:space="0" w:color="auto"/>
            <w:bottom w:val="none" w:sz="0" w:space="0" w:color="auto"/>
            <w:right w:val="none" w:sz="0" w:space="0" w:color="auto"/>
          </w:divBdr>
        </w:div>
        <w:div w:id="162287258">
          <w:marLeft w:val="640"/>
          <w:marRight w:val="0"/>
          <w:marTop w:val="0"/>
          <w:marBottom w:val="0"/>
          <w:divBdr>
            <w:top w:val="none" w:sz="0" w:space="0" w:color="auto"/>
            <w:left w:val="none" w:sz="0" w:space="0" w:color="auto"/>
            <w:bottom w:val="none" w:sz="0" w:space="0" w:color="auto"/>
            <w:right w:val="none" w:sz="0" w:space="0" w:color="auto"/>
          </w:divBdr>
        </w:div>
        <w:div w:id="189682696">
          <w:marLeft w:val="640"/>
          <w:marRight w:val="0"/>
          <w:marTop w:val="0"/>
          <w:marBottom w:val="0"/>
          <w:divBdr>
            <w:top w:val="none" w:sz="0" w:space="0" w:color="auto"/>
            <w:left w:val="none" w:sz="0" w:space="0" w:color="auto"/>
            <w:bottom w:val="none" w:sz="0" w:space="0" w:color="auto"/>
            <w:right w:val="none" w:sz="0" w:space="0" w:color="auto"/>
          </w:divBdr>
        </w:div>
        <w:div w:id="203568678">
          <w:marLeft w:val="640"/>
          <w:marRight w:val="0"/>
          <w:marTop w:val="0"/>
          <w:marBottom w:val="0"/>
          <w:divBdr>
            <w:top w:val="none" w:sz="0" w:space="0" w:color="auto"/>
            <w:left w:val="none" w:sz="0" w:space="0" w:color="auto"/>
            <w:bottom w:val="none" w:sz="0" w:space="0" w:color="auto"/>
            <w:right w:val="none" w:sz="0" w:space="0" w:color="auto"/>
          </w:divBdr>
        </w:div>
        <w:div w:id="247470141">
          <w:marLeft w:val="640"/>
          <w:marRight w:val="0"/>
          <w:marTop w:val="0"/>
          <w:marBottom w:val="0"/>
          <w:divBdr>
            <w:top w:val="none" w:sz="0" w:space="0" w:color="auto"/>
            <w:left w:val="none" w:sz="0" w:space="0" w:color="auto"/>
            <w:bottom w:val="none" w:sz="0" w:space="0" w:color="auto"/>
            <w:right w:val="none" w:sz="0" w:space="0" w:color="auto"/>
          </w:divBdr>
        </w:div>
        <w:div w:id="399448662">
          <w:marLeft w:val="640"/>
          <w:marRight w:val="0"/>
          <w:marTop w:val="0"/>
          <w:marBottom w:val="0"/>
          <w:divBdr>
            <w:top w:val="none" w:sz="0" w:space="0" w:color="auto"/>
            <w:left w:val="none" w:sz="0" w:space="0" w:color="auto"/>
            <w:bottom w:val="none" w:sz="0" w:space="0" w:color="auto"/>
            <w:right w:val="none" w:sz="0" w:space="0" w:color="auto"/>
          </w:divBdr>
        </w:div>
        <w:div w:id="561210368">
          <w:marLeft w:val="640"/>
          <w:marRight w:val="0"/>
          <w:marTop w:val="0"/>
          <w:marBottom w:val="0"/>
          <w:divBdr>
            <w:top w:val="none" w:sz="0" w:space="0" w:color="auto"/>
            <w:left w:val="none" w:sz="0" w:space="0" w:color="auto"/>
            <w:bottom w:val="none" w:sz="0" w:space="0" w:color="auto"/>
            <w:right w:val="none" w:sz="0" w:space="0" w:color="auto"/>
          </w:divBdr>
        </w:div>
        <w:div w:id="663553378">
          <w:marLeft w:val="640"/>
          <w:marRight w:val="0"/>
          <w:marTop w:val="0"/>
          <w:marBottom w:val="0"/>
          <w:divBdr>
            <w:top w:val="none" w:sz="0" w:space="0" w:color="auto"/>
            <w:left w:val="none" w:sz="0" w:space="0" w:color="auto"/>
            <w:bottom w:val="none" w:sz="0" w:space="0" w:color="auto"/>
            <w:right w:val="none" w:sz="0" w:space="0" w:color="auto"/>
          </w:divBdr>
        </w:div>
        <w:div w:id="674115001">
          <w:marLeft w:val="640"/>
          <w:marRight w:val="0"/>
          <w:marTop w:val="0"/>
          <w:marBottom w:val="0"/>
          <w:divBdr>
            <w:top w:val="none" w:sz="0" w:space="0" w:color="auto"/>
            <w:left w:val="none" w:sz="0" w:space="0" w:color="auto"/>
            <w:bottom w:val="none" w:sz="0" w:space="0" w:color="auto"/>
            <w:right w:val="none" w:sz="0" w:space="0" w:color="auto"/>
          </w:divBdr>
        </w:div>
        <w:div w:id="829172605">
          <w:marLeft w:val="640"/>
          <w:marRight w:val="0"/>
          <w:marTop w:val="0"/>
          <w:marBottom w:val="0"/>
          <w:divBdr>
            <w:top w:val="none" w:sz="0" w:space="0" w:color="auto"/>
            <w:left w:val="none" w:sz="0" w:space="0" w:color="auto"/>
            <w:bottom w:val="none" w:sz="0" w:space="0" w:color="auto"/>
            <w:right w:val="none" w:sz="0" w:space="0" w:color="auto"/>
          </w:divBdr>
        </w:div>
        <w:div w:id="1247301494">
          <w:marLeft w:val="640"/>
          <w:marRight w:val="0"/>
          <w:marTop w:val="0"/>
          <w:marBottom w:val="0"/>
          <w:divBdr>
            <w:top w:val="none" w:sz="0" w:space="0" w:color="auto"/>
            <w:left w:val="none" w:sz="0" w:space="0" w:color="auto"/>
            <w:bottom w:val="none" w:sz="0" w:space="0" w:color="auto"/>
            <w:right w:val="none" w:sz="0" w:space="0" w:color="auto"/>
          </w:divBdr>
        </w:div>
        <w:div w:id="1487166517">
          <w:marLeft w:val="640"/>
          <w:marRight w:val="0"/>
          <w:marTop w:val="0"/>
          <w:marBottom w:val="0"/>
          <w:divBdr>
            <w:top w:val="none" w:sz="0" w:space="0" w:color="auto"/>
            <w:left w:val="none" w:sz="0" w:space="0" w:color="auto"/>
            <w:bottom w:val="none" w:sz="0" w:space="0" w:color="auto"/>
            <w:right w:val="none" w:sz="0" w:space="0" w:color="auto"/>
          </w:divBdr>
        </w:div>
        <w:div w:id="1512573547">
          <w:marLeft w:val="640"/>
          <w:marRight w:val="0"/>
          <w:marTop w:val="0"/>
          <w:marBottom w:val="0"/>
          <w:divBdr>
            <w:top w:val="none" w:sz="0" w:space="0" w:color="auto"/>
            <w:left w:val="none" w:sz="0" w:space="0" w:color="auto"/>
            <w:bottom w:val="none" w:sz="0" w:space="0" w:color="auto"/>
            <w:right w:val="none" w:sz="0" w:space="0" w:color="auto"/>
          </w:divBdr>
        </w:div>
        <w:div w:id="1607696227">
          <w:marLeft w:val="640"/>
          <w:marRight w:val="0"/>
          <w:marTop w:val="0"/>
          <w:marBottom w:val="0"/>
          <w:divBdr>
            <w:top w:val="none" w:sz="0" w:space="0" w:color="auto"/>
            <w:left w:val="none" w:sz="0" w:space="0" w:color="auto"/>
            <w:bottom w:val="none" w:sz="0" w:space="0" w:color="auto"/>
            <w:right w:val="none" w:sz="0" w:space="0" w:color="auto"/>
          </w:divBdr>
        </w:div>
        <w:div w:id="1677028691">
          <w:marLeft w:val="640"/>
          <w:marRight w:val="0"/>
          <w:marTop w:val="0"/>
          <w:marBottom w:val="0"/>
          <w:divBdr>
            <w:top w:val="none" w:sz="0" w:space="0" w:color="auto"/>
            <w:left w:val="none" w:sz="0" w:space="0" w:color="auto"/>
            <w:bottom w:val="none" w:sz="0" w:space="0" w:color="auto"/>
            <w:right w:val="none" w:sz="0" w:space="0" w:color="auto"/>
          </w:divBdr>
        </w:div>
        <w:div w:id="1961766170">
          <w:marLeft w:val="640"/>
          <w:marRight w:val="0"/>
          <w:marTop w:val="0"/>
          <w:marBottom w:val="0"/>
          <w:divBdr>
            <w:top w:val="none" w:sz="0" w:space="0" w:color="auto"/>
            <w:left w:val="none" w:sz="0" w:space="0" w:color="auto"/>
            <w:bottom w:val="none" w:sz="0" w:space="0" w:color="auto"/>
            <w:right w:val="none" w:sz="0" w:space="0" w:color="auto"/>
          </w:divBdr>
        </w:div>
        <w:div w:id="2087266945">
          <w:marLeft w:val="640"/>
          <w:marRight w:val="0"/>
          <w:marTop w:val="0"/>
          <w:marBottom w:val="0"/>
          <w:divBdr>
            <w:top w:val="none" w:sz="0" w:space="0" w:color="auto"/>
            <w:left w:val="none" w:sz="0" w:space="0" w:color="auto"/>
            <w:bottom w:val="none" w:sz="0" w:space="0" w:color="auto"/>
            <w:right w:val="none" w:sz="0" w:space="0" w:color="auto"/>
          </w:divBdr>
        </w:div>
      </w:divsChild>
    </w:div>
    <w:div w:id="630403900">
      <w:bodyDiv w:val="1"/>
      <w:marLeft w:val="0"/>
      <w:marRight w:val="0"/>
      <w:marTop w:val="0"/>
      <w:marBottom w:val="0"/>
      <w:divBdr>
        <w:top w:val="none" w:sz="0" w:space="0" w:color="auto"/>
        <w:left w:val="none" w:sz="0" w:space="0" w:color="auto"/>
        <w:bottom w:val="none" w:sz="0" w:space="0" w:color="auto"/>
        <w:right w:val="none" w:sz="0" w:space="0" w:color="auto"/>
      </w:divBdr>
      <w:divsChild>
        <w:div w:id="2242197">
          <w:marLeft w:val="640"/>
          <w:marRight w:val="0"/>
          <w:marTop w:val="0"/>
          <w:marBottom w:val="0"/>
          <w:divBdr>
            <w:top w:val="none" w:sz="0" w:space="0" w:color="auto"/>
            <w:left w:val="none" w:sz="0" w:space="0" w:color="auto"/>
            <w:bottom w:val="none" w:sz="0" w:space="0" w:color="auto"/>
            <w:right w:val="none" w:sz="0" w:space="0" w:color="auto"/>
          </w:divBdr>
        </w:div>
        <w:div w:id="13504416">
          <w:marLeft w:val="640"/>
          <w:marRight w:val="0"/>
          <w:marTop w:val="0"/>
          <w:marBottom w:val="0"/>
          <w:divBdr>
            <w:top w:val="none" w:sz="0" w:space="0" w:color="auto"/>
            <w:left w:val="none" w:sz="0" w:space="0" w:color="auto"/>
            <w:bottom w:val="none" w:sz="0" w:space="0" w:color="auto"/>
            <w:right w:val="none" w:sz="0" w:space="0" w:color="auto"/>
          </w:divBdr>
        </w:div>
        <w:div w:id="24185201">
          <w:marLeft w:val="640"/>
          <w:marRight w:val="0"/>
          <w:marTop w:val="0"/>
          <w:marBottom w:val="0"/>
          <w:divBdr>
            <w:top w:val="none" w:sz="0" w:space="0" w:color="auto"/>
            <w:left w:val="none" w:sz="0" w:space="0" w:color="auto"/>
            <w:bottom w:val="none" w:sz="0" w:space="0" w:color="auto"/>
            <w:right w:val="none" w:sz="0" w:space="0" w:color="auto"/>
          </w:divBdr>
        </w:div>
        <w:div w:id="31342534">
          <w:marLeft w:val="640"/>
          <w:marRight w:val="0"/>
          <w:marTop w:val="0"/>
          <w:marBottom w:val="0"/>
          <w:divBdr>
            <w:top w:val="none" w:sz="0" w:space="0" w:color="auto"/>
            <w:left w:val="none" w:sz="0" w:space="0" w:color="auto"/>
            <w:bottom w:val="none" w:sz="0" w:space="0" w:color="auto"/>
            <w:right w:val="none" w:sz="0" w:space="0" w:color="auto"/>
          </w:divBdr>
        </w:div>
        <w:div w:id="118840712">
          <w:marLeft w:val="640"/>
          <w:marRight w:val="0"/>
          <w:marTop w:val="0"/>
          <w:marBottom w:val="0"/>
          <w:divBdr>
            <w:top w:val="none" w:sz="0" w:space="0" w:color="auto"/>
            <w:left w:val="none" w:sz="0" w:space="0" w:color="auto"/>
            <w:bottom w:val="none" w:sz="0" w:space="0" w:color="auto"/>
            <w:right w:val="none" w:sz="0" w:space="0" w:color="auto"/>
          </w:divBdr>
        </w:div>
        <w:div w:id="120148378">
          <w:marLeft w:val="640"/>
          <w:marRight w:val="0"/>
          <w:marTop w:val="0"/>
          <w:marBottom w:val="0"/>
          <w:divBdr>
            <w:top w:val="none" w:sz="0" w:space="0" w:color="auto"/>
            <w:left w:val="none" w:sz="0" w:space="0" w:color="auto"/>
            <w:bottom w:val="none" w:sz="0" w:space="0" w:color="auto"/>
            <w:right w:val="none" w:sz="0" w:space="0" w:color="auto"/>
          </w:divBdr>
        </w:div>
        <w:div w:id="227886615">
          <w:marLeft w:val="640"/>
          <w:marRight w:val="0"/>
          <w:marTop w:val="0"/>
          <w:marBottom w:val="0"/>
          <w:divBdr>
            <w:top w:val="none" w:sz="0" w:space="0" w:color="auto"/>
            <w:left w:val="none" w:sz="0" w:space="0" w:color="auto"/>
            <w:bottom w:val="none" w:sz="0" w:space="0" w:color="auto"/>
            <w:right w:val="none" w:sz="0" w:space="0" w:color="auto"/>
          </w:divBdr>
        </w:div>
        <w:div w:id="228032437">
          <w:marLeft w:val="640"/>
          <w:marRight w:val="0"/>
          <w:marTop w:val="0"/>
          <w:marBottom w:val="0"/>
          <w:divBdr>
            <w:top w:val="none" w:sz="0" w:space="0" w:color="auto"/>
            <w:left w:val="none" w:sz="0" w:space="0" w:color="auto"/>
            <w:bottom w:val="none" w:sz="0" w:space="0" w:color="auto"/>
            <w:right w:val="none" w:sz="0" w:space="0" w:color="auto"/>
          </w:divBdr>
        </w:div>
        <w:div w:id="255358921">
          <w:marLeft w:val="640"/>
          <w:marRight w:val="0"/>
          <w:marTop w:val="0"/>
          <w:marBottom w:val="0"/>
          <w:divBdr>
            <w:top w:val="none" w:sz="0" w:space="0" w:color="auto"/>
            <w:left w:val="none" w:sz="0" w:space="0" w:color="auto"/>
            <w:bottom w:val="none" w:sz="0" w:space="0" w:color="auto"/>
            <w:right w:val="none" w:sz="0" w:space="0" w:color="auto"/>
          </w:divBdr>
        </w:div>
        <w:div w:id="281033029">
          <w:marLeft w:val="640"/>
          <w:marRight w:val="0"/>
          <w:marTop w:val="0"/>
          <w:marBottom w:val="0"/>
          <w:divBdr>
            <w:top w:val="none" w:sz="0" w:space="0" w:color="auto"/>
            <w:left w:val="none" w:sz="0" w:space="0" w:color="auto"/>
            <w:bottom w:val="none" w:sz="0" w:space="0" w:color="auto"/>
            <w:right w:val="none" w:sz="0" w:space="0" w:color="auto"/>
          </w:divBdr>
        </w:div>
        <w:div w:id="282157486">
          <w:marLeft w:val="640"/>
          <w:marRight w:val="0"/>
          <w:marTop w:val="0"/>
          <w:marBottom w:val="0"/>
          <w:divBdr>
            <w:top w:val="none" w:sz="0" w:space="0" w:color="auto"/>
            <w:left w:val="none" w:sz="0" w:space="0" w:color="auto"/>
            <w:bottom w:val="none" w:sz="0" w:space="0" w:color="auto"/>
            <w:right w:val="none" w:sz="0" w:space="0" w:color="auto"/>
          </w:divBdr>
        </w:div>
        <w:div w:id="321156595">
          <w:marLeft w:val="640"/>
          <w:marRight w:val="0"/>
          <w:marTop w:val="0"/>
          <w:marBottom w:val="0"/>
          <w:divBdr>
            <w:top w:val="none" w:sz="0" w:space="0" w:color="auto"/>
            <w:left w:val="none" w:sz="0" w:space="0" w:color="auto"/>
            <w:bottom w:val="none" w:sz="0" w:space="0" w:color="auto"/>
            <w:right w:val="none" w:sz="0" w:space="0" w:color="auto"/>
          </w:divBdr>
        </w:div>
        <w:div w:id="345331691">
          <w:marLeft w:val="640"/>
          <w:marRight w:val="0"/>
          <w:marTop w:val="0"/>
          <w:marBottom w:val="0"/>
          <w:divBdr>
            <w:top w:val="none" w:sz="0" w:space="0" w:color="auto"/>
            <w:left w:val="none" w:sz="0" w:space="0" w:color="auto"/>
            <w:bottom w:val="none" w:sz="0" w:space="0" w:color="auto"/>
            <w:right w:val="none" w:sz="0" w:space="0" w:color="auto"/>
          </w:divBdr>
        </w:div>
        <w:div w:id="357387884">
          <w:marLeft w:val="640"/>
          <w:marRight w:val="0"/>
          <w:marTop w:val="0"/>
          <w:marBottom w:val="0"/>
          <w:divBdr>
            <w:top w:val="none" w:sz="0" w:space="0" w:color="auto"/>
            <w:left w:val="none" w:sz="0" w:space="0" w:color="auto"/>
            <w:bottom w:val="none" w:sz="0" w:space="0" w:color="auto"/>
            <w:right w:val="none" w:sz="0" w:space="0" w:color="auto"/>
          </w:divBdr>
        </w:div>
        <w:div w:id="423841565">
          <w:marLeft w:val="640"/>
          <w:marRight w:val="0"/>
          <w:marTop w:val="0"/>
          <w:marBottom w:val="0"/>
          <w:divBdr>
            <w:top w:val="none" w:sz="0" w:space="0" w:color="auto"/>
            <w:left w:val="none" w:sz="0" w:space="0" w:color="auto"/>
            <w:bottom w:val="none" w:sz="0" w:space="0" w:color="auto"/>
            <w:right w:val="none" w:sz="0" w:space="0" w:color="auto"/>
          </w:divBdr>
        </w:div>
        <w:div w:id="462777142">
          <w:marLeft w:val="640"/>
          <w:marRight w:val="0"/>
          <w:marTop w:val="0"/>
          <w:marBottom w:val="0"/>
          <w:divBdr>
            <w:top w:val="none" w:sz="0" w:space="0" w:color="auto"/>
            <w:left w:val="none" w:sz="0" w:space="0" w:color="auto"/>
            <w:bottom w:val="none" w:sz="0" w:space="0" w:color="auto"/>
            <w:right w:val="none" w:sz="0" w:space="0" w:color="auto"/>
          </w:divBdr>
        </w:div>
        <w:div w:id="471676878">
          <w:marLeft w:val="640"/>
          <w:marRight w:val="0"/>
          <w:marTop w:val="0"/>
          <w:marBottom w:val="0"/>
          <w:divBdr>
            <w:top w:val="none" w:sz="0" w:space="0" w:color="auto"/>
            <w:left w:val="none" w:sz="0" w:space="0" w:color="auto"/>
            <w:bottom w:val="none" w:sz="0" w:space="0" w:color="auto"/>
            <w:right w:val="none" w:sz="0" w:space="0" w:color="auto"/>
          </w:divBdr>
        </w:div>
        <w:div w:id="471869000">
          <w:marLeft w:val="640"/>
          <w:marRight w:val="0"/>
          <w:marTop w:val="0"/>
          <w:marBottom w:val="0"/>
          <w:divBdr>
            <w:top w:val="none" w:sz="0" w:space="0" w:color="auto"/>
            <w:left w:val="none" w:sz="0" w:space="0" w:color="auto"/>
            <w:bottom w:val="none" w:sz="0" w:space="0" w:color="auto"/>
            <w:right w:val="none" w:sz="0" w:space="0" w:color="auto"/>
          </w:divBdr>
        </w:div>
        <w:div w:id="626157180">
          <w:marLeft w:val="640"/>
          <w:marRight w:val="0"/>
          <w:marTop w:val="0"/>
          <w:marBottom w:val="0"/>
          <w:divBdr>
            <w:top w:val="none" w:sz="0" w:space="0" w:color="auto"/>
            <w:left w:val="none" w:sz="0" w:space="0" w:color="auto"/>
            <w:bottom w:val="none" w:sz="0" w:space="0" w:color="auto"/>
            <w:right w:val="none" w:sz="0" w:space="0" w:color="auto"/>
          </w:divBdr>
        </w:div>
        <w:div w:id="659389996">
          <w:marLeft w:val="640"/>
          <w:marRight w:val="0"/>
          <w:marTop w:val="0"/>
          <w:marBottom w:val="0"/>
          <w:divBdr>
            <w:top w:val="none" w:sz="0" w:space="0" w:color="auto"/>
            <w:left w:val="none" w:sz="0" w:space="0" w:color="auto"/>
            <w:bottom w:val="none" w:sz="0" w:space="0" w:color="auto"/>
            <w:right w:val="none" w:sz="0" w:space="0" w:color="auto"/>
          </w:divBdr>
        </w:div>
        <w:div w:id="661665699">
          <w:marLeft w:val="640"/>
          <w:marRight w:val="0"/>
          <w:marTop w:val="0"/>
          <w:marBottom w:val="0"/>
          <w:divBdr>
            <w:top w:val="none" w:sz="0" w:space="0" w:color="auto"/>
            <w:left w:val="none" w:sz="0" w:space="0" w:color="auto"/>
            <w:bottom w:val="none" w:sz="0" w:space="0" w:color="auto"/>
            <w:right w:val="none" w:sz="0" w:space="0" w:color="auto"/>
          </w:divBdr>
        </w:div>
        <w:div w:id="693073430">
          <w:marLeft w:val="640"/>
          <w:marRight w:val="0"/>
          <w:marTop w:val="0"/>
          <w:marBottom w:val="0"/>
          <w:divBdr>
            <w:top w:val="none" w:sz="0" w:space="0" w:color="auto"/>
            <w:left w:val="none" w:sz="0" w:space="0" w:color="auto"/>
            <w:bottom w:val="none" w:sz="0" w:space="0" w:color="auto"/>
            <w:right w:val="none" w:sz="0" w:space="0" w:color="auto"/>
          </w:divBdr>
        </w:div>
        <w:div w:id="711810693">
          <w:marLeft w:val="640"/>
          <w:marRight w:val="0"/>
          <w:marTop w:val="0"/>
          <w:marBottom w:val="0"/>
          <w:divBdr>
            <w:top w:val="none" w:sz="0" w:space="0" w:color="auto"/>
            <w:left w:val="none" w:sz="0" w:space="0" w:color="auto"/>
            <w:bottom w:val="none" w:sz="0" w:space="0" w:color="auto"/>
            <w:right w:val="none" w:sz="0" w:space="0" w:color="auto"/>
          </w:divBdr>
        </w:div>
        <w:div w:id="730468563">
          <w:marLeft w:val="640"/>
          <w:marRight w:val="0"/>
          <w:marTop w:val="0"/>
          <w:marBottom w:val="0"/>
          <w:divBdr>
            <w:top w:val="none" w:sz="0" w:space="0" w:color="auto"/>
            <w:left w:val="none" w:sz="0" w:space="0" w:color="auto"/>
            <w:bottom w:val="none" w:sz="0" w:space="0" w:color="auto"/>
            <w:right w:val="none" w:sz="0" w:space="0" w:color="auto"/>
          </w:divBdr>
        </w:div>
        <w:div w:id="738745621">
          <w:marLeft w:val="640"/>
          <w:marRight w:val="0"/>
          <w:marTop w:val="0"/>
          <w:marBottom w:val="0"/>
          <w:divBdr>
            <w:top w:val="none" w:sz="0" w:space="0" w:color="auto"/>
            <w:left w:val="none" w:sz="0" w:space="0" w:color="auto"/>
            <w:bottom w:val="none" w:sz="0" w:space="0" w:color="auto"/>
            <w:right w:val="none" w:sz="0" w:space="0" w:color="auto"/>
          </w:divBdr>
        </w:div>
        <w:div w:id="766732576">
          <w:marLeft w:val="640"/>
          <w:marRight w:val="0"/>
          <w:marTop w:val="0"/>
          <w:marBottom w:val="0"/>
          <w:divBdr>
            <w:top w:val="none" w:sz="0" w:space="0" w:color="auto"/>
            <w:left w:val="none" w:sz="0" w:space="0" w:color="auto"/>
            <w:bottom w:val="none" w:sz="0" w:space="0" w:color="auto"/>
            <w:right w:val="none" w:sz="0" w:space="0" w:color="auto"/>
          </w:divBdr>
        </w:div>
        <w:div w:id="794911687">
          <w:marLeft w:val="640"/>
          <w:marRight w:val="0"/>
          <w:marTop w:val="0"/>
          <w:marBottom w:val="0"/>
          <w:divBdr>
            <w:top w:val="none" w:sz="0" w:space="0" w:color="auto"/>
            <w:left w:val="none" w:sz="0" w:space="0" w:color="auto"/>
            <w:bottom w:val="none" w:sz="0" w:space="0" w:color="auto"/>
            <w:right w:val="none" w:sz="0" w:space="0" w:color="auto"/>
          </w:divBdr>
        </w:div>
        <w:div w:id="829366936">
          <w:marLeft w:val="640"/>
          <w:marRight w:val="0"/>
          <w:marTop w:val="0"/>
          <w:marBottom w:val="0"/>
          <w:divBdr>
            <w:top w:val="none" w:sz="0" w:space="0" w:color="auto"/>
            <w:left w:val="none" w:sz="0" w:space="0" w:color="auto"/>
            <w:bottom w:val="none" w:sz="0" w:space="0" w:color="auto"/>
            <w:right w:val="none" w:sz="0" w:space="0" w:color="auto"/>
          </w:divBdr>
        </w:div>
        <w:div w:id="870652095">
          <w:marLeft w:val="640"/>
          <w:marRight w:val="0"/>
          <w:marTop w:val="0"/>
          <w:marBottom w:val="0"/>
          <w:divBdr>
            <w:top w:val="none" w:sz="0" w:space="0" w:color="auto"/>
            <w:left w:val="none" w:sz="0" w:space="0" w:color="auto"/>
            <w:bottom w:val="none" w:sz="0" w:space="0" w:color="auto"/>
            <w:right w:val="none" w:sz="0" w:space="0" w:color="auto"/>
          </w:divBdr>
        </w:div>
        <w:div w:id="925263066">
          <w:marLeft w:val="640"/>
          <w:marRight w:val="0"/>
          <w:marTop w:val="0"/>
          <w:marBottom w:val="0"/>
          <w:divBdr>
            <w:top w:val="none" w:sz="0" w:space="0" w:color="auto"/>
            <w:left w:val="none" w:sz="0" w:space="0" w:color="auto"/>
            <w:bottom w:val="none" w:sz="0" w:space="0" w:color="auto"/>
            <w:right w:val="none" w:sz="0" w:space="0" w:color="auto"/>
          </w:divBdr>
        </w:div>
        <w:div w:id="973367308">
          <w:marLeft w:val="640"/>
          <w:marRight w:val="0"/>
          <w:marTop w:val="0"/>
          <w:marBottom w:val="0"/>
          <w:divBdr>
            <w:top w:val="none" w:sz="0" w:space="0" w:color="auto"/>
            <w:left w:val="none" w:sz="0" w:space="0" w:color="auto"/>
            <w:bottom w:val="none" w:sz="0" w:space="0" w:color="auto"/>
            <w:right w:val="none" w:sz="0" w:space="0" w:color="auto"/>
          </w:divBdr>
        </w:div>
        <w:div w:id="1010135163">
          <w:marLeft w:val="640"/>
          <w:marRight w:val="0"/>
          <w:marTop w:val="0"/>
          <w:marBottom w:val="0"/>
          <w:divBdr>
            <w:top w:val="none" w:sz="0" w:space="0" w:color="auto"/>
            <w:left w:val="none" w:sz="0" w:space="0" w:color="auto"/>
            <w:bottom w:val="none" w:sz="0" w:space="0" w:color="auto"/>
            <w:right w:val="none" w:sz="0" w:space="0" w:color="auto"/>
          </w:divBdr>
        </w:div>
        <w:div w:id="1024677001">
          <w:marLeft w:val="640"/>
          <w:marRight w:val="0"/>
          <w:marTop w:val="0"/>
          <w:marBottom w:val="0"/>
          <w:divBdr>
            <w:top w:val="none" w:sz="0" w:space="0" w:color="auto"/>
            <w:left w:val="none" w:sz="0" w:space="0" w:color="auto"/>
            <w:bottom w:val="none" w:sz="0" w:space="0" w:color="auto"/>
            <w:right w:val="none" w:sz="0" w:space="0" w:color="auto"/>
          </w:divBdr>
        </w:div>
        <w:div w:id="1065033519">
          <w:marLeft w:val="640"/>
          <w:marRight w:val="0"/>
          <w:marTop w:val="0"/>
          <w:marBottom w:val="0"/>
          <w:divBdr>
            <w:top w:val="none" w:sz="0" w:space="0" w:color="auto"/>
            <w:left w:val="none" w:sz="0" w:space="0" w:color="auto"/>
            <w:bottom w:val="none" w:sz="0" w:space="0" w:color="auto"/>
            <w:right w:val="none" w:sz="0" w:space="0" w:color="auto"/>
          </w:divBdr>
        </w:div>
        <w:div w:id="1093159453">
          <w:marLeft w:val="640"/>
          <w:marRight w:val="0"/>
          <w:marTop w:val="0"/>
          <w:marBottom w:val="0"/>
          <w:divBdr>
            <w:top w:val="none" w:sz="0" w:space="0" w:color="auto"/>
            <w:left w:val="none" w:sz="0" w:space="0" w:color="auto"/>
            <w:bottom w:val="none" w:sz="0" w:space="0" w:color="auto"/>
            <w:right w:val="none" w:sz="0" w:space="0" w:color="auto"/>
          </w:divBdr>
        </w:div>
        <w:div w:id="1181699161">
          <w:marLeft w:val="640"/>
          <w:marRight w:val="0"/>
          <w:marTop w:val="0"/>
          <w:marBottom w:val="0"/>
          <w:divBdr>
            <w:top w:val="none" w:sz="0" w:space="0" w:color="auto"/>
            <w:left w:val="none" w:sz="0" w:space="0" w:color="auto"/>
            <w:bottom w:val="none" w:sz="0" w:space="0" w:color="auto"/>
            <w:right w:val="none" w:sz="0" w:space="0" w:color="auto"/>
          </w:divBdr>
        </w:div>
        <w:div w:id="1237940913">
          <w:marLeft w:val="640"/>
          <w:marRight w:val="0"/>
          <w:marTop w:val="0"/>
          <w:marBottom w:val="0"/>
          <w:divBdr>
            <w:top w:val="none" w:sz="0" w:space="0" w:color="auto"/>
            <w:left w:val="none" w:sz="0" w:space="0" w:color="auto"/>
            <w:bottom w:val="none" w:sz="0" w:space="0" w:color="auto"/>
            <w:right w:val="none" w:sz="0" w:space="0" w:color="auto"/>
          </w:divBdr>
        </w:div>
        <w:div w:id="1289891601">
          <w:marLeft w:val="640"/>
          <w:marRight w:val="0"/>
          <w:marTop w:val="0"/>
          <w:marBottom w:val="0"/>
          <w:divBdr>
            <w:top w:val="none" w:sz="0" w:space="0" w:color="auto"/>
            <w:left w:val="none" w:sz="0" w:space="0" w:color="auto"/>
            <w:bottom w:val="none" w:sz="0" w:space="0" w:color="auto"/>
            <w:right w:val="none" w:sz="0" w:space="0" w:color="auto"/>
          </w:divBdr>
        </w:div>
        <w:div w:id="1337733598">
          <w:marLeft w:val="640"/>
          <w:marRight w:val="0"/>
          <w:marTop w:val="0"/>
          <w:marBottom w:val="0"/>
          <w:divBdr>
            <w:top w:val="none" w:sz="0" w:space="0" w:color="auto"/>
            <w:left w:val="none" w:sz="0" w:space="0" w:color="auto"/>
            <w:bottom w:val="none" w:sz="0" w:space="0" w:color="auto"/>
            <w:right w:val="none" w:sz="0" w:space="0" w:color="auto"/>
          </w:divBdr>
        </w:div>
        <w:div w:id="1352142842">
          <w:marLeft w:val="640"/>
          <w:marRight w:val="0"/>
          <w:marTop w:val="0"/>
          <w:marBottom w:val="0"/>
          <w:divBdr>
            <w:top w:val="none" w:sz="0" w:space="0" w:color="auto"/>
            <w:left w:val="none" w:sz="0" w:space="0" w:color="auto"/>
            <w:bottom w:val="none" w:sz="0" w:space="0" w:color="auto"/>
            <w:right w:val="none" w:sz="0" w:space="0" w:color="auto"/>
          </w:divBdr>
        </w:div>
        <w:div w:id="1381632351">
          <w:marLeft w:val="640"/>
          <w:marRight w:val="0"/>
          <w:marTop w:val="0"/>
          <w:marBottom w:val="0"/>
          <w:divBdr>
            <w:top w:val="none" w:sz="0" w:space="0" w:color="auto"/>
            <w:left w:val="none" w:sz="0" w:space="0" w:color="auto"/>
            <w:bottom w:val="none" w:sz="0" w:space="0" w:color="auto"/>
            <w:right w:val="none" w:sz="0" w:space="0" w:color="auto"/>
          </w:divBdr>
        </w:div>
        <w:div w:id="1534269605">
          <w:marLeft w:val="640"/>
          <w:marRight w:val="0"/>
          <w:marTop w:val="0"/>
          <w:marBottom w:val="0"/>
          <w:divBdr>
            <w:top w:val="none" w:sz="0" w:space="0" w:color="auto"/>
            <w:left w:val="none" w:sz="0" w:space="0" w:color="auto"/>
            <w:bottom w:val="none" w:sz="0" w:space="0" w:color="auto"/>
            <w:right w:val="none" w:sz="0" w:space="0" w:color="auto"/>
          </w:divBdr>
        </w:div>
        <w:div w:id="1620726155">
          <w:marLeft w:val="640"/>
          <w:marRight w:val="0"/>
          <w:marTop w:val="0"/>
          <w:marBottom w:val="0"/>
          <w:divBdr>
            <w:top w:val="none" w:sz="0" w:space="0" w:color="auto"/>
            <w:left w:val="none" w:sz="0" w:space="0" w:color="auto"/>
            <w:bottom w:val="none" w:sz="0" w:space="0" w:color="auto"/>
            <w:right w:val="none" w:sz="0" w:space="0" w:color="auto"/>
          </w:divBdr>
        </w:div>
        <w:div w:id="1670020214">
          <w:marLeft w:val="640"/>
          <w:marRight w:val="0"/>
          <w:marTop w:val="0"/>
          <w:marBottom w:val="0"/>
          <w:divBdr>
            <w:top w:val="none" w:sz="0" w:space="0" w:color="auto"/>
            <w:left w:val="none" w:sz="0" w:space="0" w:color="auto"/>
            <w:bottom w:val="none" w:sz="0" w:space="0" w:color="auto"/>
            <w:right w:val="none" w:sz="0" w:space="0" w:color="auto"/>
          </w:divBdr>
        </w:div>
        <w:div w:id="1696345033">
          <w:marLeft w:val="640"/>
          <w:marRight w:val="0"/>
          <w:marTop w:val="0"/>
          <w:marBottom w:val="0"/>
          <w:divBdr>
            <w:top w:val="none" w:sz="0" w:space="0" w:color="auto"/>
            <w:left w:val="none" w:sz="0" w:space="0" w:color="auto"/>
            <w:bottom w:val="none" w:sz="0" w:space="0" w:color="auto"/>
            <w:right w:val="none" w:sz="0" w:space="0" w:color="auto"/>
          </w:divBdr>
        </w:div>
        <w:div w:id="1708331571">
          <w:marLeft w:val="640"/>
          <w:marRight w:val="0"/>
          <w:marTop w:val="0"/>
          <w:marBottom w:val="0"/>
          <w:divBdr>
            <w:top w:val="none" w:sz="0" w:space="0" w:color="auto"/>
            <w:left w:val="none" w:sz="0" w:space="0" w:color="auto"/>
            <w:bottom w:val="none" w:sz="0" w:space="0" w:color="auto"/>
            <w:right w:val="none" w:sz="0" w:space="0" w:color="auto"/>
          </w:divBdr>
        </w:div>
        <w:div w:id="1712142970">
          <w:marLeft w:val="640"/>
          <w:marRight w:val="0"/>
          <w:marTop w:val="0"/>
          <w:marBottom w:val="0"/>
          <w:divBdr>
            <w:top w:val="none" w:sz="0" w:space="0" w:color="auto"/>
            <w:left w:val="none" w:sz="0" w:space="0" w:color="auto"/>
            <w:bottom w:val="none" w:sz="0" w:space="0" w:color="auto"/>
            <w:right w:val="none" w:sz="0" w:space="0" w:color="auto"/>
          </w:divBdr>
        </w:div>
        <w:div w:id="1747804920">
          <w:marLeft w:val="640"/>
          <w:marRight w:val="0"/>
          <w:marTop w:val="0"/>
          <w:marBottom w:val="0"/>
          <w:divBdr>
            <w:top w:val="none" w:sz="0" w:space="0" w:color="auto"/>
            <w:left w:val="none" w:sz="0" w:space="0" w:color="auto"/>
            <w:bottom w:val="none" w:sz="0" w:space="0" w:color="auto"/>
            <w:right w:val="none" w:sz="0" w:space="0" w:color="auto"/>
          </w:divBdr>
        </w:div>
        <w:div w:id="1789929708">
          <w:marLeft w:val="640"/>
          <w:marRight w:val="0"/>
          <w:marTop w:val="0"/>
          <w:marBottom w:val="0"/>
          <w:divBdr>
            <w:top w:val="none" w:sz="0" w:space="0" w:color="auto"/>
            <w:left w:val="none" w:sz="0" w:space="0" w:color="auto"/>
            <w:bottom w:val="none" w:sz="0" w:space="0" w:color="auto"/>
            <w:right w:val="none" w:sz="0" w:space="0" w:color="auto"/>
          </w:divBdr>
        </w:div>
        <w:div w:id="1796824806">
          <w:marLeft w:val="640"/>
          <w:marRight w:val="0"/>
          <w:marTop w:val="0"/>
          <w:marBottom w:val="0"/>
          <w:divBdr>
            <w:top w:val="none" w:sz="0" w:space="0" w:color="auto"/>
            <w:left w:val="none" w:sz="0" w:space="0" w:color="auto"/>
            <w:bottom w:val="none" w:sz="0" w:space="0" w:color="auto"/>
            <w:right w:val="none" w:sz="0" w:space="0" w:color="auto"/>
          </w:divBdr>
        </w:div>
        <w:div w:id="1815223172">
          <w:marLeft w:val="640"/>
          <w:marRight w:val="0"/>
          <w:marTop w:val="0"/>
          <w:marBottom w:val="0"/>
          <w:divBdr>
            <w:top w:val="none" w:sz="0" w:space="0" w:color="auto"/>
            <w:left w:val="none" w:sz="0" w:space="0" w:color="auto"/>
            <w:bottom w:val="none" w:sz="0" w:space="0" w:color="auto"/>
            <w:right w:val="none" w:sz="0" w:space="0" w:color="auto"/>
          </w:divBdr>
        </w:div>
        <w:div w:id="1885436877">
          <w:marLeft w:val="640"/>
          <w:marRight w:val="0"/>
          <w:marTop w:val="0"/>
          <w:marBottom w:val="0"/>
          <w:divBdr>
            <w:top w:val="none" w:sz="0" w:space="0" w:color="auto"/>
            <w:left w:val="none" w:sz="0" w:space="0" w:color="auto"/>
            <w:bottom w:val="none" w:sz="0" w:space="0" w:color="auto"/>
            <w:right w:val="none" w:sz="0" w:space="0" w:color="auto"/>
          </w:divBdr>
        </w:div>
        <w:div w:id="1910731608">
          <w:marLeft w:val="640"/>
          <w:marRight w:val="0"/>
          <w:marTop w:val="0"/>
          <w:marBottom w:val="0"/>
          <w:divBdr>
            <w:top w:val="none" w:sz="0" w:space="0" w:color="auto"/>
            <w:left w:val="none" w:sz="0" w:space="0" w:color="auto"/>
            <w:bottom w:val="none" w:sz="0" w:space="0" w:color="auto"/>
            <w:right w:val="none" w:sz="0" w:space="0" w:color="auto"/>
          </w:divBdr>
        </w:div>
        <w:div w:id="1948077203">
          <w:marLeft w:val="640"/>
          <w:marRight w:val="0"/>
          <w:marTop w:val="0"/>
          <w:marBottom w:val="0"/>
          <w:divBdr>
            <w:top w:val="none" w:sz="0" w:space="0" w:color="auto"/>
            <w:left w:val="none" w:sz="0" w:space="0" w:color="auto"/>
            <w:bottom w:val="none" w:sz="0" w:space="0" w:color="auto"/>
            <w:right w:val="none" w:sz="0" w:space="0" w:color="auto"/>
          </w:divBdr>
        </w:div>
        <w:div w:id="1949770322">
          <w:marLeft w:val="640"/>
          <w:marRight w:val="0"/>
          <w:marTop w:val="0"/>
          <w:marBottom w:val="0"/>
          <w:divBdr>
            <w:top w:val="none" w:sz="0" w:space="0" w:color="auto"/>
            <w:left w:val="none" w:sz="0" w:space="0" w:color="auto"/>
            <w:bottom w:val="none" w:sz="0" w:space="0" w:color="auto"/>
            <w:right w:val="none" w:sz="0" w:space="0" w:color="auto"/>
          </w:divBdr>
        </w:div>
        <w:div w:id="1952398131">
          <w:marLeft w:val="640"/>
          <w:marRight w:val="0"/>
          <w:marTop w:val="0"/>
          <w:marBottom w:val="0"/>
          <w:divBdr>
            <w:top w:val="none" w:sz="0" w:space="0" w:color="auto"/>
            <w:left w:val="none" w:sz="0" w:space="0" w:color="auto"/>
            <w:bottom w:val="none" w:sz="0" w:space="0" w:color="auto"/>
            <w:right w:val="none" w:sz="0" w:space="0" w:color="auto"/>
          </w:divBdr>
        </w:div>
        <w:div w:id="1989085855">
          <w:marLeft w:val="640"/>
          <w:marRight w:val="0"/>
          <w:marTop w:val="0"/>
          <w:marBottom w:val="0"/>
          <w:divBdr>
            <w:top w:val="none" w:sz="0" w:space="0" w:color="auto"/>
            <w:left w:val="none" w:sz="0" w:space="0" w:color="auto"/>
            <w:bottom w:val="none" w:sz="0" w:space="0" w:color="auto"/>
            <w:right w:val="none" w:sz="0" w:space="0" w:color="auto"/>
          </w:divBdr>
        </w:div>
        <w:div w:id="2068599695">
          <w:marLeft w:val="640"/>
          <w:marRight w:val="0"/>
          <w:marTop w:val="0"/>
          <w:marBottom w:val="0"/>
          <w:divBdr>
            <w:top w:val="none" w:sz="0" w:space="0" w:color="auto"/>
            <w:left w:val="none" w:sz="0" w:space="0" w:color="auto"/>
            <w:bottom w:val="none" w:sz="0" w:space="0" w:color="auto"/>
            <w:right w:val="none" w:sz="0" w:space="0" w:color="auto"/>
          </w:divBdr>
        </w:div>
      </w:divsChild>
    </w:div>
    <w:div w:id="647055305">
      <w:bodyDiv w:val="1"/>
      <w:marLeft w:val="0"/>
      <w:marRight w:val="0"/>
      <w:marTop w:val="0"/>
      <w:marBottom w:val="0"/>
      <w:divBdr>
        <w:top w:val="none" w:sz="0" w:space="0" w:color="auto"/>
        <w:left w:val="none" w:sz="0" w:space="0" w:color="auto"/>
        <w:bottom w:val="none" w:sz="0" w:space="0" w:color="auto"/>
        <w:right w:val="none" w:sz="0" w:space="0" w:color="auto"/>
      </w:divBdr>
    </w:div>
    <w:div w:id="652685542">
      <w:bodyDiv w:val="1"/>
      <w:marLeft w:val="0"/>
      <w:marRight w:val="0"/>
      <w:marTop w:val="0"/>
      <w:marBottom w:val="0"/>
      <w:divBdr>
        <w:top w:val="none" w:sz="0" w:space="0" w:color="auto"/>
        <w:left w:val="none" w:sz="0" w:space="0" w:color="auto"/>
        <w:bottom w:val="none" w:sz="0" w:space="0" w:color="auto"/>
        <w:right w:val="none" w:sz="0" w:space="0" w:color="auto"/>
      </w:divBdr>
      <w:divsChild>
        <w:div w:id="290481937">
          <w:marLeft w:val="640"/>
          <w:marRight w:val="0"/>
          <w:marTop w:val="0"/>
          <w:marBottom w:val="0"/>
          <w:divBdr>
            <w:top w:val="none" w:sz="0" w:space="0" w:color="auto"/>
            <w:left w:val="none" w:sz="0" w:space="0" w:color="auto"/>
            <w:bottom w:val="none" w:sz="0" w:space="0" w:color="auto"/>
            <w:right w:val="none" w:sz="0" w:space="0" w:color="auto"/>
          </w:divBdr>
        </w:div>
        <w:div w:id="310906115">
          <w:marLeft w:val="640"/>
          <w:marRight w:val="0"/>
          <w:marTop w:val="0"/>
          <w:marBottom w:val="0"/>
          <w:divBdr>
            <w:top w:val="none" w:sz="0" w:space="0" w:color="auto"/>
            <w:left w:val="none" w:sz="0" w:space="0" w:color="auto"/>
            <w:bottom w:val="none" w:sz="0" w:space="0" w:color="auto"/>
            <w:right w:val="none" w:sz="0" w:space="0" w:color="auto"/>
          </w:divBdr>
        </w:div>
        <w:div w:id="361564142">
          <w:marLeft w:val="640"/>
          <w:marRight w:val="0"/>
          <w:marTop w:val="0"/>
          <w:marBottom w:val="0"/>
          <w:divBdr>
            <w:top w:val="none" w:sz="0" w:space="0" w:color="auto"/>
            <w:left w:val="none" w:sz="0" w:space="0" w:color="auto"/>
            <w:bottom w:val="none" w:sz="0" w:space="0" w:color="auto"/>
            <w:right w:val="none" w:sz="0" w:space="0" w:color="auto"/>
          </w:divBdr>
        </w:div>
        <w:div w:id="609557083">
          <w:marLeft w:val="640"/>
          <w:marRight w:val="0"/>
          <w:marTop w:val="0"/>
          <w:marBottom w:val="0"/>
          <w:divBdr>
            <w:top w:val="none" w:sz="0" w:space="0" w:color="auto"/>
            <w:left w:val="none" w:sz="0" w:space="0" w:color="auto"/>
            <w:bottom w:val="none" w:sz="0" w:space="0" w:color="auto"/>
            <w:right w:val="none" w:sz="0" w:space="0" w:color="auto"/>
          </w:divBdr>
        </w:div>
        <w:div w:id="641234873">
          <w:marLeft w:val="640"/>
          <w:marRight w:val="0"/>
          <w:marTop w:val="0"/>
          <w:marBottom w:val="0"/>
          <w:divBdr>
            <w:top w:val="none" w:sz="0" w:space="0" w:color="auto"/>
            <w:left w:val="none" w:sz="0" w:space="0" w:color="auto"/>
            <w:bottom w:val="none" w:sz="0" w:space="0" w:color="auto"/>
            <w:right w:val="none" w:sz="0" w:space="0" w:color="auto"/>
          </w:divBdr>
        </w:div>
        <w:div w:id="694890964">
          <w:marLeft w:val="640"/>
          <w:marRight w:val="0"/>
          <w:marTop w:val="0"/>
          <w:marBottom w:val="0"/>
          <w:divBdr>
            <w:top w:val="none" w:sz="0" w:space="0" w:color="auto"/>
            <w:left w:val="none" w:sz="0" w:space="0" w:color="auto"/>
            <w:bottom w:val="none" w:sz="0" w:space="0" w:color="auto"/>
            <w:right w:val="none" w:sz="0" w:space="0" w:color="auto"/>
          </w:divBdr>
        </w:div>
        <w:div w:id="725838978">
          <w:marLeft w:val="640"/>
          <w:marRight w:val="0"/>
          <w:marTop w:val="0"/>
          <w:marBottom w:val="0"/>
          <w:divBdr>
            <w:top w:val="none" w:sz="0" w:space="0" w:color="auto"/>
            <w:left w:val="none" w:sz="0" w:space="0" w:color="auto"/>
            <w:bottom w:val="none" w:sz="0" w:space="0" w:color="auto"/>
            <w:right w:val="none" w:sz="0" w:space="0" w:color="auto"/>
          </w:divBdr>
        </w:div>
        <w:div w:id="814030660">
          <w:marLeft w:val="640"/>
          <w:marRight w:val="0"/>
          <w:marTop w:val="0"/>
          <w:marBottom w:val="0"/>
          <w:divBdr>
            <w:top w:val="none" w:sz="0" w:space="0" w:color="auto"/>
            <w:left w:val="none" w:sz="0" w:space="0" w:color="auto"/>
            <w:bottom w:val="none" w:sz="0" w:space="0" w:color="auto"/>
            <w:right w:val="none" w:sz="0" w:space="0" w:color="auto"/>
          </w:divBdr>
        </w:div>
        <w:div w:id="824396418">
          <w:marLeft w:val="640"/>
          <w:marRight w:val="0"/>
          <w:marTop w:val="0"/>
          <w:marBottom w:val="0"/>
          <w:divBdr>
            <w:top w:val="none" w:sz="0" w:space="0" w:color="auto"/>
            <w:left w:val="none" w:sz="0" w:space="0" w:color="auto"/>
            <w:bottom w:val="none" w:sz="0" w:space="0" w:color="auto"/>
            <w:right w:val="none" w:sz="0" w:space="0" w:color="auto"/>
          </w:divBdr>
        </w:div>
        <w:div w:id="961422086">
          <w:marLeft w:val="640"/>
          <w:marRight w:val="0"/>
          <w:marTop w:val="0"/>
          <w:marBottom w:val="0"/>
          <w:divBdr>
            <w:top w:val="none" w:sz="0" w:space="0" w:color="auto"/>
            <w:left w:val="none" w:sz="0" w:space="0" w:color="auto"/>
            <w:bottom w:val="none" w:sz="0" w:space="0" w:color="auto"/>
            <w:right w:val="none" w:sz="0" w:space="0" w:color="auto"/>
          </w:divBdr>
        </w:div>
        <w:div w:id="1005208355">
          <w:marLeft w:val="640"/>
          <w:marRight w:val="0"/>
          <w:marTop w:val="0"/>
          <w:marBottom w:val="0"/>
          <w:divBdr>
            <w:top w:val="none" w:sz="0" w:space="0" w:color="auto"/>
            <w:left w:val="none" w:sz="0" w:space="0" w:color="auto"/>
            <w:bottom w:val="none" w:sz="0" w:space="0" w:color="auto"/>
            <w:right w:val="none" w:sz="0" w:space="0" w:color="auto"/>
          </w:divBdr>
        </w:div>
        <w:div w:id="1022128177">
          <w:marLeft w:val="640"/>
          <w:marRight w:val="0"/>
          <w:marTop w:val="0"/>
          <w:marBottom w:val="0"/>
          <w:divBdr>
            <w:top w:val="none" w:sz="0" w:space="0" w:color="auto"/>
            <w:left w:val="none" w:sz="0" w:space="0" w:color="auto"/>
            <w:bottom w:val="none" w:sz="0" w:space="0" w:color="auto"/>
            <w:right w:val="none" w:sz="0" w:space="0" w:color="auto"/>
          </w:divBdr>
        </w:div>
        <w:div w:id="1026835254">
          <w:marLeft w:val="640"/>
          <w:marRight w:val="0"/>
          <w:marTop w:val="0"/>
          <w:marBottom w:val="0"/>
          <w:divBdr>
            <w:top w:val="none" w:sz="0" w:space="0" w:color="auto"/>
            <w:left w:val="none" w:sz="0" w:space="0" w:color="auto"/>
            <w:bottom w:val="none" w:sz="0" w:space="0" w:color="auto"/>
            <w:right w:val="none" w:sz="0" w:space="0" w:color="auto"/>
          </w:divBdr>
        </w:div>
        <w:div w:id="1030647547">
          <w:marLeft w:val="640"/>
          <w:marRight w:val="0"/>
          <w:marTop w:val="0"/>
          <w:marBottom w:val="0"/>
          <w:divBdr>
            <w:top w:val="none" w:sz="0" w:space="0" w:color="auto"/>
            <w:left w:val="none" w:sz="0" w:space="0" w:color="auto"/>
            <w:bottom w:val="none" w:sz="0" w:space="0" w:color="auto"/>
            <w:right w:val="none" w:sz="0" w:space="0" w:color="auto"/>
          </w:divBdr>
        </w:div>
        <w:div w:id="1090463198">
          <w:marLeft w:val="640"/>
          <w:marRight w:val="0"/>
          <w:marTop w:val="0"/>
          <w:marBottom w:val="0"/>
          <w:divBdr>
            <w:top w:val="none" w:sz="0" w:space="0" w:color="auto"/>
            <w:left w:val="none" w:sz="0" w:space="0" w:color="auto"/>
            <w:bottom w:val="none" w:sz="0" w:space="0" w:color="auto"/>
            <w:right w:val="none" w:sz="0" w:space="0" w:color="auto"/>
          </w:divBdr>
        </w:div>
        <w:div w:id="1353722988">
          <w:marLeft w:val="640"/>
          <w:marRight w:val="0"/>
          <w:marTop w:val="0"/>
          <w:marBottom w:val="0"/>
          <w:divBdr>
            <w:top w:val="none" w:sz="0" w:space="0" w:color="auto"/>
            <w:left w:val="none" w:sz="0" w:space="0" w:color="auto"/>
            <w:bottom w:val="none" w:sz="0" w:space="0" w:color="auto"/>
            <w:right w:val="none" w:sz="0" w:space="0" w:color="auto"/>
          </w:divBdr>
        </w:div>
        <w:div w:id="1372261689">
          <w:marLeft w:val="640"/>
          <w:marRight w:val="0"/>
          <w:marTop w:val="0"/>
          <w:marBottom w:val="0"/>
          <w:divBdr>
            <w:top w:val="none" w:sz="0" w:space="0" w:color="auto"/>
            <w:left w:val="none" w:sz="0" w:space="0" w:color="auto"/>
            <w:bottom w:val="none" w:sz="0" w:space="0" w:color="auto"/>
            <w:right w:val="none" w:sz="0" w:space="0" w:color="auto"/>
          </w:divBdr>
        </w:div>
        <w:div w:id="1868367210">
          <w:marLeft w:val="640"/>
          <w:marRight w:val="0"/>
          <w:marTop w:val="0"/>
          <w:marBottom w:val="0"/>
          <w:divBdr>
            <w:top w:val="none" w:sz="0" w:space="0" w:color="auto"/>
            <w:left w:val="none" w:sz="0" w:space="0" w:color="auto"/>
            <w:bottom w:val="none" w:sz="0" w:space="0" w:color="auto"/>
            <w:right w:val="none" w:sz="0" w:space="0" w:color="auto"/>
          </w:divBdr>
        </w:div>
        <w:div w:id="2089383132">
          <w:marLeft w:val="640"/>
          <w:marRight w:val="0"/>
          <w:marTop w:val="0"/>
          <w:marBottom w:val="0"/>
          <w:divBdr>
            <w:top w:val="none" w:sz="0" w:space="0" w:color="auto"/>
            <w:left w:val="none" w:sz="0" w:space="0" w:color="auto"/>
            <w:bottom w:val="none" w:sz="0" w:space="0" w:color="auto"/>
            <w:right w:val="none" w:sz="0" w:space="0" w:color="auto"/>
          </w:divBdr>
        </w:div>
      </w:divsChild>
    </w:div>
    <w:div w:id="659307433">
      <w:bodyDiv w:val="1"/>
      <w:marLeft w:val="0"/>
      <w:marRight w:val="0"/>
      <w:marTop w:val="0"/>
      <w:marBottom w:val="0"/>
      <w:divBdr>
        <w:top w:val="none" w:sz="0" w:space="0" w:color="auto"/>
        <w:left w:val="none" w:sz="0" w:space="0" w:color="auto"/>
        <w:bottom w:val="none" w:sz="0" w:space="0" w:color="auto"/>
        <w:right w:val="none" w:sz="0" w:space="0" w:color="auto"/>
      </w:divBdr>
      <w:divsChild>
        <w:div w:id="7828492">
          <w:marLeft w:val="640"/>
          <w:marRight w:val="0"/>
          <w:marTop w:val="0"/>
          <w:marBottom w:val="0"/>
          <w:divBdr>
            <w:top w:val="none" w:sz="0" w:space="0" w:color="auto"/>
            <w:left w:val="none" w:sz="0" w:space="0" w:color="auto"/>
            <w:bottom w:val="none" w:sz="0" w:space="0" w:color="auto"/>
            <w:right w:val="none" w:sz="0" w:space="0" w:color="auto"/>
          </w:divBdr>
        </w:div>
        <w:div w:id="176310848">
          <w:marLeft w:val="640"/>
          <w:marRight w:val="0"/>
          <w:marTop w:val="0"/>
          <w:marBottom w:val="0"/>
          <w:divBdr>
            <w:top w:val="none" w:sz="0" w:space="0" w:color="auto"/>
            <w:left w:val="none" w:sz="0" w:space="0" w:color="auto"/>
            <w:bottom w:val="none" w:sz="0" w:space="0" w:color="auto"/>
            <w:right w:val="none" w:sz="0" w:space="0" w:color="auto"/>
          </w:divBdr>
        </w:div>
        <w:div w:id="268659074">
          <w:marLeft w:val="640"/>
          <w:marRight w:val="0"/>
          <w:marTop w:val="0"/>
          <w:marBottom w:val="0"/>
          <w:divBdr>
            <w:top w:val="none" w:sz="0" w:space="0" w:color="auto"/>
            <w:left w:val="none" w:sz="0" w:space="0" w:color="auto"/>
            <w:bottom w:val="none" w:sz="0" w:space="0" w:color="auto"/>
            <w:right w:val="none" w:sz="0" w:space="0" w:color="auto"/>
          </w:divBdr>
        </w:div>
        <w:div w:id="306060050">
          <w:marLeft w:val="640"/>
          <w:marRight w:val="0"/>
          <w:marTop w:val="0"/>
          <w:marBottom w:val="0"/>
          <w:divBdr>
            <w:top w:val="none" w:sz="0" w:space="0" w:color="auto"/>
            <w:left w:val="none" w:sz="0" w:space="0" w:color="auto"/>
            <w:bottom w:val="none" w:sz="0" w:space="0" w:color="auto"/>
            <w:right w:val="none" w:sz="0" w:space="0" w:color="auto"/>
          </w:divBdr>
        </w:div>
        <w:div w:id="380178681">
          <w:marLeft w:val="640"/>
          <w:marRight w:val="0"/>
          <w:marTop w:val="0"/>
          <w:marBottom w:val="0"/>
          <w:divBdr>
            <w:top w:val="none" w:sz="0" w:space="0" w:color="auto"/>
            <w:left w:val="none" w:sz="0" w:space="0" w:color="auto"/>
            <w:bottom w:val="none" w:sz="0" w:space="0" w:color="auto"/>
            <w:right w:val="none" w:sz="0" w:space="0" w:color="auto"/>
          </w:divBdr>
        </w:div>
        <w:div w:id="542257310">
          <w:marLeft w:val="640"/>
          <w:marRight w:val="0"/>
          <w:marTop w:val="0"/>
          <w:marBottom w:val="0"/>
          <w:divBdr>
            <w:top w:val="none" w:sz="0" w:space="0" w:color="auto"/>
            <w:left w:val="none" w:sz="0" w:space="0" w:color="auto"/>
            <w:bottom w:val="none" w:sz="0" w:space="0" w:color="auto"/>
            <w:right w:val="none" w:sz="0" w:space="0" w:color="auto"/>
          </w:divBdr>
        </w:div>
        <w:div w:id="627206947">
          <w:marLeft w:val="640"/>
          <w:marRight w:val="0"/>
          <w:marTop w:val="0"/>
          <w:marBottom w:val="0"/>
          <w:divBdr>
            <w:top w:val="none" w:sz="0" w:space="0" w:color="auto"/>
            <w:left w:val="none" w:sz="0" w:space="0" w:color="auto"/>
            <w:bottom w:val="none" w:sz="0" w:space="0" w:color="auto"/>
            <w:right w:val="none" w:sz="0" w:space="0" w:color="auto"/>
          </w:divBdr>
        </w:div>
        <w:div w:id="645356288">
          <w:marLeft w:val="640"/>
          <w:marRight w:val="0"/>
          <w:marTop w:val="0"/>
          <w:marBottom w:val="0"/>
          <w:divBdr>
            <w:top w:val="none" w:sz="0" w:space="0" w:color="auto"/>
            <w:left w:val="none" w:sz="0" w:space="0" w:color="auto"/>
            <w:bottom w:val="none" w:sz="0" w:space="0" w:color="auto"/>
            <w:right w:val="none" w:sz="0" w:space="0" w:color="auto"/>
          </w:divBdr>
        </w:div>
        <w:div w:id="804853377">
          <w:marLeft w:val="640"/>
          <w:marRight w:val="0"/>
          <w:marTop w:val="0"/>
          <w:marBottom w:val="0"/>
          <w:divBdr>
            <w:top w:val="none" w:sz="0" w:space="0" w:color="auto"/>
            <w:left w:val="none" w:sz="0" w:space="0" w:color="auto"/>
            <w:bottom w:val="none" w:sz="0" w:space="0" w:color="auto"/>
            <w:right w:val="none" w:sz="0" w:space="0" w:color="auto"/>
          </w:divBdr>
        </w:div>
        <w:div w:id="897547071">
          <w:marLeft w:val="640"/>
          <w:marRight w:val="0"/>
          <w:marTop w:val="0"/>
          <w:marBottom w:val="0"/>
          <w:divBdr>
            <w:top w:val="none" w:sz="0" w:space="0" w:color="auto"/>
            <w:left w:val="none" w:sz="0" w:space="0" w:color="auto"/>
            <w:bottom w:val="none" w:sz="0" w:space="0" w:color="auto"/>
            <w:right w:val="none" w:sz="0" w:space="0" w:color="auto"/>
          </w:divBdr>
        </w:div>
        <w:div w:id="993416074">
          <w:marLeft w:val="640"/>
          <w:marRight w:val="0"/>
          <w:marTop w:val="0"/>
          <w:marBottom w:val="0"/>
          <w:divBdr>
            <w:top w:val="none" w:sz="0" w:space="0" w:color="auto"/>
            <w:left w:val="none" w:sz="0" w:space="0" w:color="auto"/>
            <w:bottom w:val="none" w:sz="0" w:space="0" w:color="auto"/>
            <w:right w:val="none" w:sz="0" w:space="0" w:color="auto"/>
          </w:divBdr>
        </w:div>
        <w:div w:id="1009019227">
          <w:marLeft w:val="640"/>
          <w:marRight w:val="0"/>
          <w:marTop w:val="0"/>
          <w:marBottom w:val="0"/>
          <w:divBdr>
            <w:top w:val="none" w:sz="0" w:space="0" w:color="auto"/>
            <w:left w:val="none" w:sz="0" w:space="0" w:color="auto"/>
            <w:bottom w:val="none" w:sz="0" w:space="0" w:color="auto"/>
            <w:right w:val="none" w:sz="0" w:space="0" w:color="auto"/>
          </w:divBdr>
        </w:div>
        <w:div w:id="1063912322">
          <w:marLeft w:val="640"/>
          <w:marRight w:val="0"/>
          <w:marTop w:val="0"/>
          <w:marBottom w:val="0"/>
          <w:divBdr>
            <w:top w:val="none" w:sz="0" w:space="0" w:color="auto"/>
            <w:left w:val="none" w:sz="0" w:space="0" w:color="auto"/>
            <w:bottom w:val="none" w:sz="0" w:space="0" w:color="auto"/>
            <w:right w:val="none" w:sz="0" w:space="0" w:color="auto"/>
          </w:divBdr>
        </w:div>
        <w:div w:id="1083144107">
          <w:marLeft w:val="640"/>
          <w:marRight w:val="0"/>
          <w:marTop w:val="0"/>
          <w:marBottom w:val="0"/>
          <w:divBdr>
            <w:top w:val="none" w:sz="0" w:space="0" w:color="auto"/>
            <w:left w:val="none" w:sz="0" w:space="0" w:color="auto"/>
            <w:bottom w:val="none" w:sz="0" w:space="0" w:color="auto"/>
            <w:right w:val="none" w:sz="0" w:space="0" w:color="auto"/>
          </w:divBdr>
        </w:div>
        <w:div w:id="1186939727">
          <w:marLeft w:val="640"/>
          <w:marRight w:val="0"/>
          <w:marTop w:val="0"/>
          <w:marBottom w:val="0"/>
          <w:divBdr>
            <w:top w:val="none" w:sz="0" w:space="0" w:color="auto"/>
            <w:left w:val="none" w:sz="0" w:space="0" w:color="auto"/>
            <w:bottom w:val="none" w:sz="0" w:space="0" w:color="auto"/>
            <w:right w:val="none" w:sz="0" w:space="0" w:color="auto"/>
          </w:divBdr>
        </w:div>
        <w:div w:id="1704743183">
          <w:marLeft w:val="640"/>
          <w:marRight w:val="0"/>
          <w:marTop w:val="0"/>
          <w:marBottom w:val="0"/>
          <w:divBdr>
            <w:top w:val="none" w:sz="0" w:space="0" w:color="auto"/>
            <w:left w:val="none" w:sz="0" w:space="0" w:color="auto"/>
            <w:bottom w:val="none" w:sz="0" w:space="0" w:color="auto"/>
            <w:right w:val="none" w:sz="0" w:space="0" w:color="auto"/>
          </w:divBdr>
        </w:div>
        <w:div w:id="1767964746">
          <w:marLeft w:val="640"/>
          <w:marRight w:val="0"/>
          <w:marTop w:val="0"/>
          <w:marBottom w:val="0"/>
          <w:divBdr>
            <w:top w:val="none" w:sz="0" w:space="0" w:color="auto"/>
            <w:left w:val="none" w:sz="0" w:space="0" w:color="auto"/>
            <w:bottom w:val="none" w:sz="0" w:space="0" w:color="auto"/>
            <w:right w:val="none" w:sz="0" w:space="0" w:color="auto"/>
          </w:divBdr>
        </w:div>
      </w:divsChild>
    </w:div>
    <w:div w:id="660501674">
      <w:bodyDiv w:val="1"/>
      <w:marLeft w:val="0"/>
      <w:marRight w:val="0"/>
      <w:marTop w:val="0"/>
      <w:marBottom w:val="0"/>
      <w:divBdr>
        <w:top w:val="none" w:sz="0" w:space="0" w:color="auto"/>
        <w:left w:val="none" w:sz="0" w:space="0" w:color="auto"/>
        <w:bottom w:val="none" w:sz="0" w:space="0" w:color="auto"/>
        <w:right w:val="none" w:sz="0" w:space="0" w:color="auto"/>
      </w:divBdr>
      <w:divsChild>
        <w:div w:id="179319275">
          <w:marLeft w:val="640"/>
          <w:marRight w:val="0"/>
          <w:marTop w:val="0"/>
          <w:marBottom w:val="0"/>
          <w:divBdr>
            <w:top w:val="none" w:sz="0" w:space="0" w:color="auto"/>
            <w:left w:val="none" w:sz="0" w:space="0" w:color="auto"/>
            <w:bottom w:val="none" w:sz="0" w:space="0" w:color="auto"/>
            <w:right w:val="none" w:sz="0" w:space="0" w:color="auto"/>
          </w:divBdr>
        </w:div>
        <w:div w:id="362558491">
          <w:marLeft w:val="640"/>
          <w:marRight w:val="0"/>
          <w:marTop w:val="0"/>
          <w:marBottom w:val="0"/>
          <w:divBdr>
            <w:top w:val="none" w:sz="0" w:space="0" w:color="auto"/>
            <w:left w:val="none" w:sz="0" w:space="0" w:color="auto"/>
            <w:bottom w:val="none" w:sz="0" w:space="0" w:color="auto"/>
            <w:right w:val="none" w:sz="0" w:space="0" w:color="auto"/>
          </w:divBdr>
        </w:div>
        <w:div w:id="576474982">
          <w:marLeft w:val="640"/>
          <w:marRight w:val="0"/>
          <w:marTop w:val="0"/>
          <w:marBottom w:val="0"/>
          <w:divBdr>
            <w:top w:val="none" w:sz="0" w:space="0" w:color="auto"/>
            <w:left w:val="none" w:sz="0" w:space="0" w:color="auto"/>
            <w:bottom w:val="none" w:sz="0" w:space="0" w:color="auto"/>
            <w:right w:val="none" w:sz="0" w:space="0" w:color="auto"/>
          </w:divBdr>
        </w:div>
        <w:div w:id="696082140">
          <w:marLeft w:val="640"/>
          <w:marRight w:val="0"/>
          <w:marTop w:val="0"/>
          <w:marBottom w:val="0"/>
          <w:divBdr>
            <w:top w:val="none" w:sz="0" w:space="0" w:color="auto"/>
            <w:left w:val="none" w:sz="0" w:space="0" w:color="auto"/>
            <w:bottom w:val="none" w:sz="0" w:space="0" w:color="auto"/>
            <w:right w:val="none" w:sz="0" w:space="0" w:color="auto"/>
          </w:divBdr>
        </w:div>
        <w:div w:id="791245163">
          <w:marLeft w:val="640"/>
          <w:marRight w:val="0"/>
          <w:marTop w:val="0"/>
          <w:marBottom w:val="0"/>
          <w:divBdr>
            <w:top w:val="none" w:sz="0" w:space="0" w:color="auto"/>
            <w:left w:val="none" w:sz="0" w:space="0" w:color="auto"/>
            <w:bottom w:val="none" w:sz="0" w:space="0" w:color="auto"/>
            <w:right w:val="none" w:sz="0" w:space="0" w:color="auto"/>
          </w:divBdr>
        </w:div>
        <w:div w:id="1010833395">
          <w:marLeft w:val="640"/>
          <w:marRight w:val="0"/>
          <w:marTop w:val="0"/>
          <w:marBottom w:val="0"/>
          <w:divBdr>
            <w:top w:val="none" w:sz="0" w:space="0" w:color="auto"/>
            <w:left w:val="none" w:sz="0" w:space="0" w:color="auto"/>
            <w:bottom w:val="none" w:sz="0" w:space="0" w:color="auto"/>
            <w:right w:val="none" w:sz="0" w:space="0" w:color="auto"/>
          </w:divBdr>
        </w:div>
        <w:div w:id="1236090007">
          <w:marLeft w:val="640"/>
          <w:marRight w:val="0"/>
          <w:marTop w:val="0"/>
          <w:marBottom w:val="0"/>
          <w:divBdr>
            <w:top w:val="none" w:sz="0" w:space="0" w:color="auto"/>
            <w:left w:val="none" w:sz="0" w:space="0" w:color="auto"/>
            <w:bottom w:val="none" w:sz="0" w:space="0" w:color="auto"/>
            <w:right w:val="none" w:sz="0" w:space="0" w:color="auto"/>
          </w:divBdr>
        </w:div>
        <w:div w:id="1487821605">
          <w:marLeft w:val="640"/>
          <w:marRight w:val="0"/>
          <w:marTop w:val="0"/>
          <w:marBottom w:val="0"/>
          <w:divBdr>
            <w:top w:val="none" w:sz="0" w:space="0" w:color="auto"/>
            <w:left w:val="none" w:sz="0" w:space="0" w:color="auto"/>
            <w:bottom w:val="none" w:sz="0" w:space="0" w:color="auto"/>
            <w:right w:val="none" w:sz="0" w:space="0" w:color="auto"/>
          </w:divBdr>
        </w:div>
        <w:div w:id="1736856536">
          <w:marLeft w:val="640"/>
          <w:marRight w:val="0"/>
          <w:marTop w:val="0"/>
          <w:marBottom w:val="0"/>
          <w:divBdr>
            <w:top w:val="none" w:sz="0" w:space="0" w:color="auto"/>
            <w:left w:val="none" w:sz="0" w:space="0" w:color="auto"/>
            <w:bottom w:val="none" w:sz="0" w:space="0" w:color="auto"/>
            <w:right w:val="none" w:sz="0" w:space="0" w:color="auto"/>
          </w:divBdr>
        </w:div>
        <w:div w:id="1743140391">
          <w:marLeft w:val="640"/>
          <w:marRight w:val="0"/>
          <w:marTop w:val="0"/>
          <w:marBottom w:val="0"/>
          <w:divBdr>
            <w:top w:val="none" w:sz="0" w:space="0" w:color="auto"/>
            <w:left w:val="none" w:sz="0" w:space="0" w:color="auto"/>
            <w:bottom w:val="none" w:sz="0" w:space="0" w:color="auto"/>
            <w:right w:val="none" w:sz="0" w:space="0" w:color="auto"/>
          </w:divBdr>
        </w:div>
        <w:div w:id="1761833098">
          <w:marLeft w:val="640"/>
          <w:marRight w:val="0"/>
          <w:marTop w:val="0"/>
          <w:marBottom w:val="0"/>
          <w:divBdr>
            <w:top w:val="none" w:sz="0" w:space="0" w:color="auto"/>
            <w:left w:val="none" w:sz="0" w:space="0" w:color="auto"/>
            <w:bottom w:val="none" w:sz="0" w:space="0" w:color="auto"/>
            <w:right w:val="none" w:sz="0" w:space="0" w:color="auto"/>
          </w:divBdr>
        </w:div>
        <w:div w:id="1859156351">
          <w:marLeft w:val="640"/>
          <w:marRight w:val="0"/>
          <w:marTop w:val="0"/>
          <w:marBottom w:val="0"/>
          <w:divBdr>
            <w:top w:val="none" w:sz="0" w:space="0" w:color="auto"/>
            <w:left w:val="none" w:sz="0" w:space="0" w:color="auto"/>
            <w:bottom w:val="none" w:sz="0" w:space="0" w:color="auto"/>
            <w:right w:val="none" w:sz="0" w:space="0" w:color="auto"/>
          </w:divBdr>
        </w:div>
        <w:div w:id="2012564927">
          <w:marLeft w:val="640"/>
          <w:marRight w:val="0"/>
          <w:marTop w:val="0"/>
          <w:marBottom w:val="0"/>
          <w:divBdr>
            <w:top w:val="none" w:sz="0" w:space="0" w:color="auto"/>
            <w:left w:val="none" w:sz="0" w:space="0" w:color="auto"/>
            <w:bottom w:val="none" w:sz="0" w:space="0" w:color="auto"/>
            <w:right w:val="none" w:sz="0" w:space="0" w:color="auto"/>
          </w:divBdr>
        </w:div>
        <w:div w:id="2128162956">
          <w:marLeft w:val="640"/>
          <w:marRight w:val="0"/>
          <w:marTop w:val="0"/>
          <w:marBottom w:val="0"/>
          <w:divBdr>
            <w:top w:val="none" w:sz="0" w:space="0" w:color="auto"/>
            <w:left w:val="none" w:sz="0" w:space="0" w:color="auto"/>
            <w:bottom w:val="none" w:sz="0" w:space="0" w:color="auto"/>
            <w:right w:val="none" w:sz="0" w:space="0" w:color="auto"/>
          </w:divBdr>
        </w:div>
      </w:divsChild>
    </w:div>
    <w:div w:id="661086235">
      <w:bodyDiv w:val="1"/>
      <w:marLeft w:val="0"/>
      <w:marRight w:val="0"/>
      <w:marTop w:val="0"/>
      <w:marBottom w:val="0"/>
      <w:divBdr>
        <w:top w:val="none" w:sz="0" w:space="0" w:color="auto"/>
        <w:left w:val="none" w:sz="0" w:space="0" w:color="auto"/>
        <w:bottom w:val="none" w:sz="0" w:space="0" w:color="auto"/>
        <w:right w:val="none" w:sz="0" w:space="0" w:color="auto"/>
      </w:divBdr>
    </w:div>
    <w:div w:id="672995762">
      <w:bodyDiv w:val="1"/>
      <w:marLeft w:val="0"/>
      <w:marRight w:val="0"/>
      <w:marTop w:val="0"/>
      <w:marBottom w:val="0"/>
      <w:divBdr>
        <w:top w:val="none" w:sz="0" w:space="0" w:color="auto"/>
        <w:left w:val="none" w:sz="0" w:space="0" w:color="auto"/>
        <w:bottom w:val="none" w:sz="0" w:space="0" w:color="auto"/>
        <w:right w:val="none" w:sz="0" w:space="0" w:color="auto"/>
      </w:divBdr>
      <w:divsChild>
        <w:div w:id="6759168">
          <w:marLeft w:val="640"/>
          <w:marRight w:val="0"/>
          <w:marTop w:val="0"/>
          <w:marBottom w:val="0"/>
          <w:divBdr>
            <w:top w:val="none" w:sz="0" w:space="0" w:color="auto"/>
            <w:left w:val="none" w:sz="0" w:space="0" w:color="auto"/>
            <w:bottom w:val="none" w:sz="0" w:space="0" w:color="auto"/>
            <w:right w:val="none" w:sz="0" w:space="0" w:color="auto"/>
          </w:divBdr>
        </w:div>
        <w:div w:id="20015859">
          <w:marLeft w:val="640"/>
          <w:marRight w:val="0"/>
          <w:marTop w:val="0"/>
          <w:marBottom w:val="0"/>
          <w:divBdr>
            <w:top w:val="none" w:sz="0" w:space="0" w:color="auto"/>
            <w:left w:val="none" w:sz="0" w:space="0" w:color="auto"/>
            <w:bottom w:val="none" w:sz="0" w:space="0" w:color="auto"/>
            <w:right w:val="none" w:sz="0" w:space="0" w:color="auto"/>
          </w:divBdr>
        </w:div>
        <w:div w:id="23756699">
          <w:marLeft w:val="640"/>
          <w:marRight w:val="0"/>
          <w:marTop w:val="0"/>
          <w:marBottom w:val="0"/>
          <w:divBdr>
            <w:top w:val="none" w:sz="0" w:space="0" w:color="auto"/>
            <w:left w:val="none" w:sz="0" w:space="0" w:color="auto"/>
            <w:bottom w:val="none" w:sz="0" w:space="0" w:color="auto"/>
            <w:right w:val="none" w:sz="0" w:space="0" w:color="auto"/>
          </w:divBdr>
        </w:div>
        <w:div w:id="32073338">
          <w:marLeft w:val="640"/>
          <w:marRight w:val="0"/>
          <w:marTop w:val="0"/>
          <w:marBottom w:val="0"/>
          <w:divBdr>
            <w:top w:val="none" w:sz="0" w:space="0" w:color="auto"/>
            <w:left w:val="none" w:sz="0" w:space="0" w:color="auto"/>
            <w:bottom w:val="none" w:sz="0" w:space="0" w:color="auto"/>
            <w:right w:val="none" w:sz="0" w:space="0" w:color="auto"/>
          </w:divBdr>
        </w:div>
        <w:div w:id="59446823">
          <w:marLeft w:val="640"/>
          <w:marRight w:val="0"/>
          <w:marTop w:val="0"/>
          <w:marBottom w:val="0"/>
          <w:divBdr>
            <w:top w:val="none" w:sz="0" w:space="0" w:color="auto"/>
            <w:left w:val="none" w:sz="0" w:space="0" w:color="auto"/>
            <w:bottom w:val="none" w:sz="0" w:space="0" w:color="auto"/>
            <w:right w:val="none" w:sz="0" w:space="0" w:color="auto"/>
          </w:divBdr>
        </w:div>
        <w:div w:id="78647827">
          <w:marLeft w:val="640"/>
          <w:marRight w:val="0"/>
          <w:marTop w:val="0"/>
          <w:marBottom w:val="0"/>
          <w:divBdr>
            <w:top w:val="none" w:sz="0" w:space="0" w:color="auto"/>
            <w:left w:val="none" w:sz="0" w:space="0" w:color="auto"/>
            <w:bottom w:val="none" w:sz="0" w:space="0" w:color="auto"/>
            <w:right w:val="none" w:sz="0" w:space="0" w:color="auto"/>
          </w:divBdr>
        </w:div>
        <w:div w:id="242183626">
          <w:marLeft w:val="640"/>
          <w:marRight w:val="0"/>
          <w:marTop w:val="0"/>
          <w:marBottom w:val="0"/>
          <w:divBdr>
            <w:top w:val="none" w:sz="0" w:space="0" w:color="auto"/>
            <w:left w:val="none" w:sz="0" w:space="0" w:color="auto"/>
            <w:bottom w:val="none" w:sz="0" w:space="0" w:color="auto"/>
            <w:right w:val="none" w:sz="0" w:space="0" w:color="auto"/>
          </w:divBdr>
        </w:div>
        <w:div w:id="298071095">
          <w:marLeft w:val="640"/>
          <w:marRight w:val="0"/>
          <w:marTop w:val="0"/>
          <w:marBottom w:val="0"/>
          <w:divBdr>
            <w:top w:val="none" w:sz="0" w:space="0" w:color="auto"/>
            <w:left w:val="none" w:sz="0" w:space="0" w:color="auto"/>
            <w:bottom w:val="none" w:sz="0" w:space="0" w:color="auto"/>
            <w:right w:val="none" w:sz="0" w:space="0" w:color="auto"/>
          </w:divBdr>
        </w:div>
        <w:div w:id="306739595">
          <w:marLeft w:val="640"/>
          <w:marRight w:val="0"/>
          <w:marTop w:val="0"/>
          <w:marBottom w:val="0"/>
          <w:divBdr>
            <w:top w:val="none" w:sz="0" w:space="0" w:color="auto"/>
            <w:left w:val="none" w:sz="0" w:space="0" w:color="auto"/>
            <w:bottom w:val="none" w:sz="0" w:space="0" w:color="auto"/>
            <w:right w:val="none" w:sz="0" w:space="0" w:color="auto"/>
          </w:divBdr>
        </w:div>
        <w:div w:id="347871708">
          <w:marLeft w:val="640"/>
          <w:marRight w:val="0"/>
          <w:marTop w:val="0"/>
          <w:marBottom w:val="0"/>
          <w:divBdr>
            <w:top w:val="none" w:sz="0" w:space="0" w:color="auto"/>
            <w:left w:val="none" w:sz="0" w:space="0" w:color="auto"/>
            <w:bottom w:val="none" w:sz="0" w:space="0" w:color="auto"/>
            <w:right w:val="none" w:sz="0" w:space="0" w:color="auto"/>
          </w:divBdr>
        </w:div>
        <w:div w:id="364058196">
          <w:marLeft w:val="640"/>
          <w:marRight w:val="0"/>
          <w:marTop w:val="0"/>
          <w:marBottom w:val="0"/>
          <w:divBdr>
            <w:top w:val="none" w:sz="0" w:space="0" w:color="auto"/>
            <w:left w:val="none" w:sz="0" w:space="0" w:color="auto"/>
            <w:bottom w:val="none" w:sz="0" w:space="0" w:color="auto"/>
            <w:right w:val="none" w:sz="0" w:space="0" w:color="auto"/>
          </w:divBdr>
        </w:div>
        <w:div w:id="380634091">
          <w:marLeft w:val="640"/>
          <w:marRight w:val="0"/>
          <w:marTop w:val="0"/>
          <w:marBottom w:val="0"/>
          <w:divBdr>
            <w:top w:val="none" w:sz="0" w:space="0" w:color="auto"/>
            <w:left w:val="none" w:sz="0" w:space="0" w:color="auto"/>
            <w:bottom w:val="none" w:sz="0" w:space="0" w:color="auto"/>
            <w:right w:val="none" w:sz="0" w:space="0" w:color="auto"/>
          </w:divBdr>
        </w:div>
        <w:div w:id="408961945">
          <w:marLeft w:val="640"/>
          <w:marRight w:val="0"/>
          <w:marTop w:val="0"/>
          <w:marBottom w:val="0"/>
          <w:divBdr>
            <w:top w:val="none" w:sz="0" w:space="0" w:color="auto"/>
            <w:left w:val="none" w:sz="0" w:space="0" w:color="auto"/>
            <w:bottom w:val="none" w:sz="0" w:space="0" w:color="auto"/>
            <w:right w:val="none" w:sz="0" w:space="0" w:color="auto"/>
          </w:divBdr>
        </w:div>
        <w:div w:id="442697113">
          <w:marLeft w:val="640"/>
          <w:marRight w:val="0"/>
          <w:marTop w:val="0"/>
          <w:marBottom w:val="0"/>
          <w:divBdr>
            <w:top w:val="none" w:sz="0" w:space="0" w:color="auto"/>
            <w:left w:val="none" w:sz="0" w:space="0" w:color="auto"/>
            <w:bottom w:val="none" w:sz="0" w:space="0" w:color="auto"/>
            <w:right w:val="none" w:sz="0" w:space="0" w:color="auto"/>
          </w:divBdr>
        </w:div>
        <w:div w:id="465007326">
          <w:marLeft w:val="640"/>
          <w:marRight w:val="0"/>
          <w:marTop w:val="0"/>
          <w:marBottom w:val="0"/>
          <w:divBdr>
            <w:top w:val="none" w:sz="0" w:space="0" w:color="auto"/>
            <w:left w:val="none" w:sz="0" w:space="0" w:color="auto"/>
            <w:bottom w:val="none" w:sz="0" w:space="0" w:color="auto"/>
            <w:right w:val="none" w:sz="0" w:space="0" w:color="auto"/>
          </w:divBdr>
        </w:div>
        <w:div w:id="503055361">
          <w:marLeft w:val="640"/>
          <w:marRight w:val="0"/>
          <w:marTop w:val="0"/>
          <w:marBottom w:val="0"/>
          <w:divBdr>
            <w:top w:val="none" w:sz="0" w:space="0" w:color="auto"/>
            <w:left w:val="none" w:sz="0" w:space="0" w:color="auto"/>
            <w:bottom w:val="none" w:sz="0" w:space="0" w:color="auto"/>
            <w:right w:val="none" w:sz="0" w:space="0" w:color="auto"/>
          </w:divBdr>
        </w:div>
        <w:div w:id="503978986">
          <w:marLeft w:val="640"/>
          <w:marRight w:val="0"/>
          <w:marTop w:val="0"/>
          <w:marBottom w:val="0"/>
          <w:divBdr>
            <w:top w:val="none" w:sz="0" w:space="0" w:color="auto"/>
            <w:left w:val="none" w:sz="0" w:space="0" w:color="auto"/>
            <w:bottom w:val="none" w:sz="0" w:space="0" w:color="auto"/>
            <w:right w:val="none" w:sz="0" w:space="0" w:color="auto"/>
          </w:divBdr>
        </w:div>
        <w:div w:id="552159051">
          <w:marLeft w:val="640"/>
          <w:marRight w:val="0"/>
          <w:marTop w:val="0"/>
          <w:marBottom w:val="0"/>
          <w:divBdr>
            <w:top w:val="none" w:sz="0" w:space="0" w:color="auto"/>
            <w:left w:val="none" w:sz="0" w:space="0" w:color="auto"/>
            <w:bottom w:val="none" w:sz="0" w:space="0" w:color="auto"/>
            <w:right w:val="none" w:sz="0" w:space="0" w:color="auto"/>
          </w:divBdr>
        </w:div>
        <w:div w:id="581260711">
          <w:marLeft w:val="640"/>
          <w:marRight w:val="0"/>
          <w:marTop w:val="0"/>
          <w:marBottom w:val="0"/>
          <w:divBdr>
            <w:top w:val="none" w:sz="0" w:space="0" w:color="auto"/>
            <w:left w:val="none" w:sz="0" w:space="0" w:color="auto"/>
            <w:bottom w:val="none" w:sz="0" w:space="0" w:color="auto"/>
            <w:right w:val="none" w:sz="0" w:space="0" w:color="auto"/>
          </w:divBdr>
        </w:div>
        <w:div w:id="657391826">
          <w:marLeft w:val="640"/>
          <w:marRight w:val="0"/>
          <w:marTop w:val="0"/>
          <w:marBottom w:val="0"/>
          <w:divBdr>
            <w:top w:val="none" w:sz="0" w:space="0" w:color="auto"/>
            <w:left w:val="none" w:sz="0" w:space="0" w:color="auto"/>
            <w:bottom w:val="none" w:sz="0" w:space="0" w:color="auto"/>
            <w:right w:val="none" w:sz="0" w:space="0" w:color="auto"/>
          </w:divBdr>
        </w:div>
        <w:div w:id="681201801">
          <w:marLeft w:val="640"/>
          <w:marRight w:val="0"/>
          <w:marTop w:val="0"/>
          <w:marBottom w:val="0"/>
          <w:divBdr>
            <w:top w:val="none" w:sz="0" w:space="0" w:color="auto"/>
            <w:left w:val="none" w:sz="0" w:space="0" w:color="auto"/>
            <w:bottom w:val="none" w:sz="0" w:space="0" w:color="auto"/>
            <w:right w:val="none" w:sz="0" w:space="0" w:color="auto"/>
          </w:divBdr>
        </w:div>
        <w:div w:id="705836651">
          <w:marLeft w:val="640"/>
          <w:marRight w:val="0"/>
          <w:marTop w:val="0"/>
          <w:marBottom w:val="0"/>
          <w:divBdr>
            <w:top w:val="none" w:sz="0" w:space="0" w:color="auto"/>
            <w:left w:val="none" w:sz="0" w:space="0" w:color="auto"/>
            <w:bottom w:val="none" w:sz="0" w:space="0" w:color="auto"/>
            <w:right w:val="none" w:sz="0" w:space="0" w:color="auto"/>
          </w:divBdr>
        </w:div>
        <w:div w:id="803542214">
          <w:marLeft w:val="640"/>
          <w:marRight w:val="0"/>
          <w:marTop w:val="0"/>
          <w:marBottom w:val="0"/>
          <w:divBdr>
            <w:top w:val="none" w:sz="0" w:space="0" w:color="auto"/>
            <w:left w:val="none" w:sz="0" w:space="0" w:color="auto"/>
            <w:bottom w:val="none" w:sz="0" w:space="0" w:color="auto"/>
            <w:right w:val="none" w:sz="0" w:space="0" w:color="auto"/>
          </w:divBdr>
        </w:div>
        <w:div w:id="828210698">
          <w:marLeft w:val="640"/>
          <w:marRight w:val="0"/>
          <w:marTop w:val="0"/>
          <w:marBottom w:val="0"/>
          <w:divBdr>
            <w:top w:val="none" w:sz="0" w:space="0" w:color="auto"/>
            <w:left w:val="none" w:sz="0" w:space="0" w:color="auto"/>
            <w:bottom w:val="none" w:sz="0" w:space="0" w:color="auto"/>
            <w:right w:val="none" w:sz="0" w:space="0" w:color="auto"/>
          </w:divBdr>
        </w:div>
        <w:div w:id="861893075">
          <w:marLeft w:val="640"/>
          <w:marRight w:val="0"/>
          <w:marTop w:val="0"/>
          <w:marBottom w:val="0"/>
          <w:divBdr>
            <w:top w:val="none" w:sz="0" w:space="0" w:color="auto"/>
            <w:left w:val="none" w:sz="0" w:space="0" w:color="auto"/>
            <w:bottom w:val="none" w:sz="0" w:space="0" w:color="auto"/>
            <w:right w:val="none" w:sz="0" w:space="0" w:color="auto"/>
          </w:divBdr>
        </w:div>
        <w:div w:id="952784168">
          <w:marLeft w:val="640"/>
          <w:marRight w:val="0"/>
          <w:marTop w:val="0"/>
          <w:marBottom w:val="0"/>
          <w:divBdr>
            <w:top w:val="none" w:sz="0" w:space="0" w:color="auto"/>
            <w:left w:val="none" w:sz="0" w:space="0" w:color="auto"/>
            <w:bottom w:val="none" w:sz="0" w:space="0" w:color="auto"/>
            <w:right w:val="none" w:sz="0" w:space="0" w:color="auto"/>
          </w:divBdr>
        </w:div>
        <w:div w:id="1145777250">
          <w:marLeft w:val="640"/>
          <w:marRight w:val="0"/>
          <w:marTop w:val="0"/>
          <w:marBottom w:val="0"/>
          <w:divBdr>
            <w:top w:val="none" w:sz="0" w:space="0" w:color="auto"/>
            <w:left w:val="none" w:sz="0" w:space="0" w:color="auto"/>
            <w:bottom w:val="none" w:sz="0" w:space="0" w:color="auto"/>
            <w:right w:val="none" w:sz="0" w:space="0" w:color="auto"/>
          </w:divBdr>
        </w:div>
        <w:div w:id="1176262958">
          <w:marLeft w:val="640"/>
          <w:marRight w:val="0"/>
          <w:marTop w:val="0"/>
          <w:marBottom w:val="0"/>
          <w:divBdr>
            <w:top w:val="none" w:sz="0" w:space="0" w:color="auto"/>
            <w:left w:val="none" w:sz="0" w:space="0" w:color="auto"/>
            <w:bottom w:val="none" w:sz="0" w:space="0" w:color="auto"/>
            <w:right w:val="none" w:sz="0" w:space="0" w:color="auto"/>
          </w:divBdr>
        </w:div>
        <w:div w:id="1181822552">
          <w:marLeft w:val="640"/>
          <w:marRight w:val="0"/>
          <w:marTop w:val="0"/>
          <w:marBottom w:val="0"/>
          <w:divBdr>
            <w:top w:val="none" w:sz="0" w:space="0" w:color="auto"/>
            <w:left w:val="none" w:sz="0" w:space="0" w:color="auto"/>
            <w:bottom w:val="none" w:sz="0" w:space="0" w:color="auto"/>
            <w:right w:val="none" w:sz="0" w:space="0" w:color="auto"/>
          </w:divBdr>
        </w:div>
        <w:div w:id="1243182264">
          <w:marLeft w:val="640"/>
          <w:marRight w:val="0"/>
          <w:marTop w:val="0"/>
          <w:marBottom w:val="0"/>
          <w:divBdr>
            <w:top w:val="none" w:sz="0" w:space="0" w:color="auto"/>
            <w:left w:val="none" w:sz="0" w:space="0" w:color="auto"/>
            <w:bottom w:val="none" w:sz="0" w:space="0" w:color="auto"/>
            <w:right w:val="none" w:sz="0" w:space="0" w:color="auto"/>
          </w:divBdr>
        </w:div>
        <w:div w:id="1296376805">
          <w:marLeft w:val="640"/>
          <w:marRight w:val="0"/>
          <w:marTop w:val="0"/>
          <w:marBottom w:val="0"/>
          <w:divBdr>
            <w:top w:val="none" w:sz="0" w:space="0" w:color="auto"/>
            <w:left w:val="none" w:sz="0" w:space="0" w:color="auto"/>
            <w:bottom w:val="none" w:sz="0" w:space="0" w:color="auto"/>
            <w:right w:val="none" w:sz="0" w:space="0" w:color="auto"/>
          </w:divBdr>
        </w:div>
        <w:div w:id="1340887001">
          <w:marLeft w:val="640"/>
          <w:marRight w:val="0"/>
          <w:marTop w:val="0"/>
          <w:marBottom w:val="0"/>
          <w:divBdr>
            <w:top w:val="none" w:sz="0" w:space="0" w:color="auto"/>
            <w:left w:val="none" w:sz="0" w:space="0" w:color="auto"/>
            <w:bottom w:val="none" w:sz="0" w:space="0" w:color="auto"/>
            <w:right w:val="none" w:sz="0" w:space="0" w:color="auto"/>
          </w:divBdr>
        </w:div>
        <w:div w:id="1405108770">
          <w:marLeft w:val="640"/>
          <w:marRight w:val="0"/>
          <w:marTop w:val="0"/>
          <w:marBottom w:val="0"/>
          <w:divBdr>
            <w:top w:val="none" w:sz="0" w:space="0" w:color="auto"/>
            <w:left w:val="none" w:sz="0" w:space="0" w:color="auto"/>
            <w:bottom w:val="none" w:sz="0" w:space="0" w:color="auto"/>
            <w:right w:val="none" w:sz="0" w:space="0" w:color="auto"/>
          </w:divBdr>
        </w:div>
        <w:div w:id="1517816290">
          <w:marLeft w:val="640"/>
          <w:marRight w:val="0"/>
          <w:marTop w:val="0"/>
          <w:marBottom w:val="0"/>
          <w:divBdr>
            <w:top w:val="none" w:sz="0" w:space="0" w:color="auto"/>
            <w:left w:val="none" w:sz="0" w:space="0" w:color="auto"/>
            <w:bottom w:val="none" w:sz="0" w:space="0" w:color="auto"/>
            <w:right w:val="none" w:sz="0" w:space="0" w:color="auto"/>
          </w:divBdr>
        </w:div>
        <w:div w:id="1549100704">
          <w:marLeft w:val="640"/>
          <w:marRight w:val="0"/>
          <w:marTop w:val="0"/>
          <w:marBottom w:val="0"/>
          <w:divBdr>
            <w:top w:val="none" w:sz="0" w:space="0" w:color="auto"/>
            <w:left w:val="none" w:sz="0" w:space="0" w:color="auto"/>
            <w:bottom w:val="none" w:sz="0" w:space="0" w:color="auto"/>
            <w:right w:val="none" w:sz="0" w:space="0" w:color="auto"/>
          </w:divBdr>
        </w:div>
        <w:div w:id="1614436692">
          <w:marLeft w:val="640"/>
          <w:marRight w:val="0"/>
          <w:marTop w:val="0"/>
          <w:marBottom w:val="0"/>
          <w:divBdr>
            <w:top w:val="none" w:sz="0" w:space="0" w:color="auto"/>
            <w:left w:val="none" w:sz="0" w:space="0" w:color="auto"/>
            <w:bottom w:val="none" w:sz="0" w:space="0" w:color="auto"/>
            <w:right w:val="none" w:sz="0" w:space="0" w:color="auto"/>
          </w:divBdr>
        </w:div>
        <w:div w:id="1634599174">
          <w:marLeft w:val="640"/>
          <w:marRight w:val="0"/>
          <w:marTop w:val="0"/>
          <w:marBottom w:val="0"/>
          <w:divBdr>
            <w:top w:val="none" w:sz="0" w:space="0" w:color="auto"/>
            <w:left w:val="none" w:sz="0" w:space="0" w:color="auto"/>
            <w:bottom w:val="none" w:sz="0" w:space="0" w:color="auto"/>
            <w:right w:val="none" w:sz="0" w:space="0" w:color="auto"/>
          </w:divBdr>
        </w:div>
        <w:div w:id="1642609395">
          <w:marLeft w:val="640"/>
          <w:marRight w:val="0"/>
          <w:marTop w:val="0"/>
          <w:marBottom w:val="0"/>
          <w:divBdr>
            <w:top w:val="none" w:sz="0" w:space="0" w:color="auto"/>
            <w:left w:val="none" w:sz="0" w:space="0" w:color="auto"/>
            <w:bottom w:val="none" w:sz="0" w:space="0" w:color="auto"/>
            <w:right w:val="none" w:sz="0" w:space="0" w:color="auto"/>
          </w:divBdr>
        </w:div>
        <w:div w:id="1662149555">
          <w:marLeft w:val="640"/>
          <w:marRight w:val="0"/>
          <w:marTop w:val="0"/>
          <w:marBottom w:val="0"/>
          <w:divBdr>
            <w:top w:val="none" w:sz="0" w:space="0" w:color="auto"/>
            <w:left w:val="none" w:sz="0" w:space="0" w:color="auto"/>
            <w:bottom w:val="none" w:sz="0" w:space="0" w:color="auto"/>
            <w:right w:val="none" w:sz="0" w:space="0" w:color="auto"/>
          </w:divBdr>
        </w:div>
        <w:div w:id="1706978220">
          <w:marLeft w:val="640"/>
          <w:marRight w:val="0"/>
          <w:marTop w:val="0"/>
          <w:marBottom w:val="0"/>
          <w:divBdr>
            <w:top w:val="none" w:sz="0" w:space="0" w:color="auto"/>
            <w:left w:val="none" w:sz="0" w:space="0" w:color="auto"/>
            <w:bottom w:val="none" w:sz="0" w:space="0" w:color="auto"/>
            <w:right w:val="none" w:sz="0" w:space="0" w:color="auto"/>
          </w:divBdr>
        </w:div>
        <w:div w:id="1766654045">
          <w:marLeft w:val="640"/>
          <w:marRight w:val="0"/>
          <w:marTop w:val="0"/>
          <w:marBottom w:val="0"/>
          <w:divBdr>
            <w:top w:val="none" w:sz="0" w:space="0" w:color="auto"/>
            <w:left w:val="none" w:sz="0" w:space="0" w:color="auto"/>
            <w:bottom w:val="none" w:sz="0" w:space="0" w:color="auto"/>
            <w:right w:val="none" w:sz="0" w:space="0" w:color="auto"/>
          </w:divBdr>
        </w:div>
        <w:div w:id="1770662684">
          <w:marLeft w:val="640"/>
          <w:marRight w:val="0"/>
          <w:marTop w:val="0"/>
          <w:marBottom w:val="0"/>
          <w:divBdr>
            <w:top w:val="none" w:sz="0" w:space="0" w:color="auto"/>
            <w:left w:val="none" w:sz="0" w:space="0" w:color="auto"/>
            <w:bottom w:val="none" w:sz="0" w:space="0" w:color="auto"/>
            <w:right w:val="none" w:sz="0" w:space="0" w:color="auto"/>
          </w:divBdr>
        </w:div>
        <w:div w:id="1796173254">
          <w:marLeft w:val="640"/>
          <w:marRight w:val="0"/>
          <w:marTop w:val="0"/>
          <w:marBottom w:val="0"/>
          <w:divBdr>
            <w:top w:val="none" w:sz="0" w:space="0" w:color="auto"/>
            <w:left w:val="none" w:sz="0" w:space="0" w:color="auto"/>
            <w:bottom w:val="none" w:sz="0" w:space="0" w:color="auto"/>
            <w:right w:val="none" w:sz="0" w:space="0" w:color="auto"/>
          </w:divBdr>
        </w:div>
        <w:div w:id="1797408006">
          <w:marLeft w:val="640"/>
          <w:marRight w:val="0"/>
          <w:marTop w:val="0"/>
          <w:marBottom w:val="0"/>
          <w:divBdr>
            <w:top w:val="none" w:sz="0" w:space="0" w:color="auto"/>
            <w:left w:val="none" w:sz="0" w:space="0" w:color="auto"/>
            <w:bottom w:val="none" w:sz="0" w:space="0" w:color="auto"/>
            <w:right w:val="none" w:sz="0" w:space="0" w:color="auto"/>
          </w:divBdr>
        </w:div>
        <w:div w:id="1882353959">
          <w:marLeft w:val="640"/>
          <w:marRight w:val="0"/>
          <w:marTop w:val="0"/>
          <w:marBottom w:val="0"/>
          <w:divBdr>
            <w:top w:val="none" w:sz="0" w:space="0" w:color="auto"/>
            <w:left w:val="none" w:sz="0" w:space="0" w:color="auto"/>
            <w:bottom w:val="none" w:sz="0" w:space="0" w:color="auto"/>
            <w:right w:val="none" w:sz="0" w:space="0" w:color="auto"/>
          </w:divBdr>
        </w:div>
        <w:div w:id="1941527636">
          <w:marLeft w:val="640"/>
          <w:marRight w:val="0"/>
          <w:marTop w:val="0"/>
          <w:marBottom w:val="0"/>
          <w:divBdr>
            <w:top w:val="none" w:sz="0" w:space="0" w:color="auto"/>
            <w:left w:val="none" w:sz="0" w:space="0" w:color="auto"/>
            <w:bottom w:val="none" w:sz="0" w:space="0" w:color="auto"/>
            <w:right w:val="none" w:sz="0" w:space="0" w:color="auto"/>
          </w:divBdr>
        </w:div>
        <w:div w:id="2009095600">
          <w:marLeft w:val="640"/>
          <w:marRight w:val="0"/>
          <w:marTop w:val="0"/>
          <w:marBottom w:val="0"/>
          <w:divBdr>
            <w:top w:val="none" w:sz="0" w:space="0" w:color="auto"/>
            <w:left w:val="none" w:sz="0" w:space="0" w:color="auto"/>
            <w:bottom w:val="none" w:sz="0" w:space="0" w:color="auto"/>
            <w:right w:val="none" w:sz="0" w:space="0" w:color="auto"/>
          </w:divBdr>
        </w:div>
        <w:div w:id="2013214309">
          <w:marLeft w:val="640"/>
          <w:marRight w:val="0"/>
          <w:marTop w:val="0"/>
          <w:marBottom w:val="0"/>
          <w:divBdr>
            <w:top w:val="none" w:sz="0" w:space="0" w:color="auto"/>
            <w:left w:val="none" w:sz="0" w:space="0" w:color="auto"/>
            <w:bottom w:val="none" w:sz="0" w:space="0" w:color="auto"/>
            <w:right w:val="none" w:sz="0" w:space="0" w:color="auto"/>
          </w:divBdr>
        </w:div>
        <w:div w:id="2048141082">
          <w:marLeft w:val="640"/>
          <w:marRight w:val="0"/>
          <w:marTop w:val="0"/>
          <w:marBottom w:val="0"/>
          <w:divBdr>
            <w:top w:val="none" w:sz="0" w:space="0" w:color="auto"/>
            <w:left w:val="none" w:sz="0" w:space="0" w:color="auto"/>
            <w:bottom w:val="none" w:sz="0" w:space="0" w:color="auto"/>
            <w:right w:val="none" w:sz="0" w:space="0" w:color="auto"/>
          </w:divBdr>
        </w:div>
        <w:div w:id="2066222621">
          <w:marLeft w:val="640"/>
          <w:marRight w:val="0"/>
          <w:marTop w:val="0"/>
          <w:marBottom w:val="0"/>
          <w:divBdr>
            <w:top w:val="none" w:sz="0" w:space="0" w:color="auto"/>
            <w:left w:val="none" w:sz="0" w:space="0" w:color="auto"/>
            <w:bottom w:val="none" w:sz="0" w:space="0" w:color="auto"/>
            <w:right w:val="none" w:sz="0" w:space="0" w:color="auto"/>
          </w:divBdr>
        </w:div>
        <w:div w:id="2073388343">
          <w:marLeft w:val="640"/>
          <w:marRight w:val="0"/>
          <w:marTop w:val="0"/>
          <w:marBottom w:val="0"/>
          <w:divBdr>
            <w:top w:val="none" w:sz="0" w:space="0" w:color="auto"/>
            <w:left w:val="none" w:sz="0" w:space="0" w:color="auto"/>
            <w:bottom w:val="none" w:sz="0" w:space="0" w:color="auto"/>
            <w:right w:val="none" w:sz="0" w:space="0" w:color="auto"/>
          </w:divBdr>
        </w:div>
      </w:divsChild>
    </w:div>
    <w:div w:id="688874906">
      <w:bodyDiv w:val="1"/>
      <w:marLeft w:val="0"/>
      <w:marRight w:val="0"/>
      <w:marTop w:val="0"/>
      <w:marBottom w:val="0"/>
      <w:divBdr>
        <w:top w:val="none" w:sz="0" w:space="0" w:color="auto"/>
        <w:left w:val="none" w:sz="0" w:space="0" w:color="auto"/>
        <w:bottom w:val="none" w:sz="0" w:space="0" w:color="auto"/>
        <w:right w:val="none" w:sz="0" w:space="0" w:color="auto"/>
      </w:divBdr>
    </w:div>
    <w:div w:id="702708086">
      <w:bodyDiv w:val="1"/>
      <w:marLeft w:val="0"/>
      <w:marRight w:val="0"/>
      <w:marTop w:val="0"/>
      <w:marBottom w:val="0"/>
      <w:divBdr>
        <w:top w:val="none" w:sz="0" w:space="0" w:color="auto"/>
        <w:left w:val="none" w:sz="0" w:space="0" w:color="auto"/>
        <w:bottom w:val="none" w:sz="0" w:space="0" w:color="auto"/>
        <w:right w:val="none" w:sz="0" w:space="0" w:color="auto"/>
      </w:divBdr>
    </w:div>
    <w:div w:id="706954863">
      <w:bodyDiv w:val="1"/>
      <w:marLeft w:val="0"/>
      <w:marRight w:val="0"/>
      <w:marTop w:val="0"/>
      <w:marBottom w:val="0"/>
      <w:divBdr>
        <w:top w:val="none" w:sz="0" w:space="0" w:color="auto"/>
        <w:left w:val="none" w:sz="0" w:space="0" w:color="auto"/>
        <w:bottom w:val="none" w:sz="0" w:space="0" w:color="auto"/>
        <w:right w:val="none" w:sz="0" w:space="0" w:color="auto"/>
      </w:divBdr>
      <w:divsChild>
        <w:div w:id="174464678">
          <w:marLeft w:val="640"/>
          <w:marRight w:val="0"/>
          <w:marTop w:val="0"/>
          <w:marBottom w:val="0"/>
          <w:divBdr>
            <w:top w:val="none" w:sz="0" w:space="0" w:color="auto"/>
            <w:left w:val="none" w:sz="0" w:space="0" w:color="auto"/>
            <w:bottom w:val="none" w:sz="0" w:space="0" w:color="auto"/>
            <w:right w:val="none" w:sz="0" w:space="0" w:color="auto"/>
          </w:divBdr>
        </w:div>
        <w:div w:id="439572896">
          <w:marLeft w:val="640"/>
          <w:marRight w:val="0"/>
          <w:marTop w:val="0"/>
          <w:marBottom w:val="0"/>
          <w:divBdr>
            <w:top w:val="none" w:sz="0" w:space="0" w:color="auto"/>
            <w:left w:val="none" w:sz="0" w:space="0" w:color="auto"/>
            <w:bottom w:val="none" w:sz="0" w:space="0" w:color="auto"/>
            <w:right w:val="none" w:sz="0" w:space="0" w:color="auto"/>
          </w:divBdr>
        </w:div>
        <w:div w:id="444038827">
          <w:marLeft w:val="640"/>
          <w:marRight w:val="0"/>
          <w:marTop w:val="0"/>
          <w:marBottom w:val="0"/>
          <w:divBdr>
            <w:top w:val="none" w:sz="0" w:space="0" w:color="auto"/>
            <w:left w:val="none" w:sz="0" w:space="0" w:color="auto"/>
            <w:bottom w:val="none" w:sz="0" w:space="0" w:color="auto"/>
            <w:right w:val="none" w:sz="0" w:space="0" w:color="auto"/>
          </w:divBdr>
        </w:div>
        <w:div w:id="498277843">
          <w:marLeft w:val="640"/>
          <w:marRight w:val="0"/>
          <w:marTop w:val="0"/>
          <w:marBottom w:val="0"/>
          <w:divBdr>
            <w:top w:val="none" w:sz="0" w:space="0" w:color="auto"/>
            <w:left w:val="none" w:sz="0" w:space="0" w:color="auto"/>
            <w:bottom w:val="none" w:sz="0" w:space="0" w:color="auto"/>
            <w:right w:val="none" w:sz="0" w:space="0" w:color="auto"/>
          </w:divBdr>
        </w:div>
        <w:div w:id="578949843">
          <w:marLeft w:val="640"/>
          <w:marRight w:val="0"/>
          <w:marTop w:val="0"/>
          <w:marBottom w:val="0"/>
          <w:divBdr>
            <w:top w:val="none" w:sz="0" w:space="0" w:color="auto"/>
            <w:left w:val="none" w:sz="0" w:space="0" w:color="auto"/>
            <w:bottom w:val="none" w:sz="0" w:space="0" w:color="auto"/>
            <w:right w:val="none" w:sz="0" w:space="0" w:color="auto"/>
          </w:divBdr>
        </w:div>
        <w:div w:id="677586120">
          <w:marLeft w:val="640"/>
          <w:marRight w:val="0"/>
          <w:marTop w:val="0"/>
          <w:marBottom w:val="0"/>
          <w:divBdr>
            <w:top w:val="none" w:sz="0" w:space="0" w:color="auto"/>
            <w:left w:val="none" w:sz="0" w:space="0" w:color="auto"/>
            <w:bottom w:val="none" w:sz="0" w:space="0" w:color="auto"/>
            <w:right w:val="none" w:sz="0" w:space="0" w:color="auto"/>
          </w:divBdr>
        </w:div>
        <w:div w:id="800154068">
          <w:marLeft w:val="640"/>
          <w:marRight w:val="0"/>
          <w:marTop w:val="0"/>
          <w:marBottom w:val="0"/>
          <w:divBdr>
            <w:top w:val="none" w:sz="0" w:space="0" w:color="auto"/>
            <w:left w:val="none" w:sz="0" w:space="0" w:color="auto"/>
            <w:bottom w:val="none" w:sz="0" w:space="0" w:color="auto"/>
            <w:right w:val="none" w:sz="0" w:space="0" w:color="auto"/>
          </w:divBdr>
        </w:div>
        <w:div w:id="1059478276">
          <w:marLeft w:val="640"/>
          <w:marRight w:val="0"/>
          <w:marTop w:val="0"/>
          <w:marBottom w:val="0"/>
          <w:divBdr>
            <w:top w:val="none" w:sz="0" w:space="0" w:color="auto"/>
            <w:left w:val="none" w:sz="0" w:space="0" w:color="auto"/>
            <w:bottom w:val="none" w:sz="0" w:space="0" w:color="auto"/>
            <w:right w:val="none" w:sz="0" w:space="0" w:color="auto"/>
          </w:divBdr>
        </w:div>
        <w:div w:id="1216312645">
          <w:marLeft w:val="640"/>
          <w:marRight w:val="0"/>
          <w:marTop w:val="0"/>
          <w:marBottom w:val="0"/>
          <w:divBdr>
            <w:top w:val="none" w:sz="0" w:space="0" w:color="auto"/>
            <w:left w:val="none" w:sz="0" w:space="0" w:color="auto"/>
            <w:bottom w:val="none" w:sz="0" w:space="0" w:color="auto"/>
            <w:right w:val="none" w:sz="0" w:space="0" w:color="auto"/>
          </w:divBdr>
        </w:div>
        <w:div w:id="1282885794">
          <w:marLeft w:val="640"/>
          <w:marRight w:val="0"/>
          <w:marTop w:val="0"/>
          <w:marBottom w:val="0"/>
          <w:divBdr>
            <w:top w:val="none" w:sz="0" w:space="0" w:color="auto"/>
            <w:left w:val="none" w:sz="0" w:space="0" w:color="auto"/>
            <w:bottom w:val="none" w:sz="0" w:space="0" w:color="auto"/>
            <w:right w:val="none" w:sz="0" w:space="0" w:color="auto"/>
          </w:divBdr>
        </w:div>
        <w:div w:id="1336881963">
          <w:marLeft w:val="640"/>
          <w:marRight w:val="0"/>
          <w:marTop w:val="0"/>
          <w:marBottom w:val="0"/>
          <w:divBdr>
            <w:top w:val="none" w:sz="0" w:space="0" w:color="auto"/>
            <w:left w:val="none" w:sz="0" w:space="0" w:color="auto"/>
            <w:bottom w:val="none" w:sz="0" w:space="0" w:color="auto"/>
            <w:right w:val="none" w:sz="0" w:space="0" w:color="auto"/>
          </w:divBdr>
        </w:div>
        <w:div w:id="1364787476">
          <w:marLeft w:val="640"/>
          <w:marRight w:val="0"/>
          <w:marTop w:val="0"/>
          <w:marBottom w:val="0"/>
          <w:divBdr>
            <w:top w:val="none" w:sz="0" w:space="0" w:color="auto"/>
            <w:left w:val="none" w:sz="0" w:space="0" w:color="auto"/>
            <w:bottom w:val="none" w:sz="0" w:space="0" w:color="auto"/>
            <w:right w:val="none" w:sz="0" w:space="0" w:color="auto"/>
          </w:divBdr>
        </w:div>
        <w:div w:id="1423187955">
          <w:marLeft w:val="640"/>
          <w:marRight w:val="0"/>
          <w:marTop w:val="0"/>
          <w:marBottom w:val="0"/>
          <w:divBdr>
            <w:top w:val="none" w:sz="0" w:space="0" w:color="auto"/>
            <w:left w:val="none" w:sz="0" w:space="0" w:color="auto"/>
            <w:bottom w:val="none" w:sz="0" w:space="0" w:color="auto"/>
            <w:right w:val="none" w:sz="0" w:space="0" w:color="auto"/>
          </w:divBdr>
        </w:div>
        <w:div w:id="1721124516">
          <w:marLeft w:val="640"/>
          <w:marRight w:val="0"/>
          <w:marTop w:val="0"/>
          <w:marBottom w:val="0"/>
          <w:divBdr>
            <w:top w:val="none" w:sz="0" w:space="0" w:color="auto"/>
            <w:left w:val="none" w:sz="0" w:space="0" w:color="auto"/>
            <w:bottom w:val="none" w:sz="0" w:space="0" w:color="auto"/>
            <w:right w:val="none" w:sz="0" w:space="0" w:color="auto"/>
          </w:divBdr>
        </w:div>
        <w:div w:id="1876696059">
          <w:marLeft w:val="640"/>
          <w:marRight w:val="0"/>
          <w:marTop w:val="0"/>
          <w:marBottom w:val="0"/>
          <w:divBdr>
            <w:top w:val="none" w:sz="0" w:space="0" w:color="auto"/>
            <w:left w:val="none" w:sz="0" w:space="0" w:color="auto"/>
            <w:bottom w:val="none" w:sz="0" w:space="0" w:color="auto"/>
            <w:right w:val="none" w:sz="0" w:space="0" w:color="auto"/>
          </w:divBdr>
        </w:div>
        <w:div w:id="1936132269">
          <w:marLeft w:val="640"/>
          <w:marRight w:val="0"/>
          <w:marTop w:val="0"/>
          <w:marBottom w:val="0"/>
          <w:divBdr>
            <w:top w:val="none" w:sz="0" w:space="0" w:color="auto"/>
            <w:left w:val="none" w:sz="0" w:space="0" w:color="auto"/>
            <w:bottom w:val="none" w:sz="0" w:space="0" w:color="auto"/>
            <w:right w:val="none" w:sz="0" w:space="0" w:color="auto"/>
          </w:divBdr>
        </w:div>
        <w:div w:id="1953046565">
          <w:marLeft w:val="640"/>
          <w:marRight w:val="0"/>
          <w:marTop w:val="0"/>
          <w:marBottom w:val="0"/>
          <w:divBdr>
            <w:top w:val="none" w:sz="0" w:space="0" w:color="auto"/>
            <w:left w:val="none" w:sz="0" w:space="0" w:color="auto"/>
            <w:bottom w:val="none" w:sz="0" w:space="0" w:color="auto"/>
            <w:right w:val="none" w:sz="0" w:space="0" w:color="auto"/>
          </w:divBdr>
        </w:div>
        <w:div w:id="1976182506">
          <w:marLeft w:val="640"/>
          <w:marRight w:val="0"/>
          <w:marTop w:val="0"/>
          <w:marBottom w:val="0"/>
          <w:divBdr>
            <w:top w:val="none" w:sz="0" w:space="0" w:color="auto"/>
            <w:left w:val="none" w:sz="0" w:space="0" w:color="auto"/>
            <w:bottom w:val="none" w:sz="0" w:space="0" w:color="auto"/>
            <w:right w:val="none" w:sz="0" w:space="0" w:color="auto"/>
          </w:divBdr>
        </w:div>
        <w:div w:id="2012902170">
          <w:marLeft w:val="640"/>
          <w:marRight w:val="0"/>
          <w:marTop w:val="0"/>
          <w:marBottom w:val="0"/>
          <w:divBdr>
            <w:top w:val="none" w:sz="0" w:space="0" w:color="auto"/>
            <w:left w:val="none" w:sz="0" w:space="0" w:color="auto"/>
            <w:bottom w:val="none" w:sz="0" w:space="0" w:color="auto"/>
            <w:right w:val="none" w:sz="0" w:space="0" w:color="auto"/>
          </w:divBdr>
        </w:div>
      </w:divsChild>
    </w:div>
    <w:div w:id="709770397">
      <w:bodyDiv w:val="1"/>
      <w:marLeft w:val="0"/>
      <w:marRight w:val="0"/>
      <w:marTop w:val="0"/>
      <w:marBottom w:val="0"/>
      <w:divBdr>
        <w:top w:val="none" w:sz="0" w:space="0" w:color="auto"/>
        <w:left w:val="none" w:sz="0" w:space="0" w:color="auto"/>
        <w:bottom w:val="none" w:sz="0" w:space="0" w:color="auto"/>
        <w:right w:val="none" w:sz="0" w:space="0" w:color="auto"/>
      </w:divBdr>
      <w:divsChild>
        <w:div w:id="189683125">
          <w:marLeft w:val="640"/>
          <w:marRight w:val="0"/>
          <w:marTop w:val="0"/>
          <w:marBottom w:val="0"/>
          <w:divBdr>
            <w:top w:val="none" w:sz="0" w:space="0" w:color="auto"/>
            <w:left w:val="none" w:sz="0" w:space="0" w:color="auto"/>
            <w:bottom w:val="none" w:sz="0" w:space="0" w:color="auto"/>
            <w:right w:val="none" w:sz="0" w:space="0" w:color="auto"/>
          </w:divBdr>
        </w:div>
        <w:div w:id="208152760">
          <w:marLeft w:val="640"/>
          <w:marRight w:val="0"/>
          <w:marTop w:val="0"/>
          <w:marBottom w:val="0"/>
          <w:divBdr>
            <w:top w:val="none" w:sz="0" w:space="0" w:color="auto"/>
            <w:left w:val="none" w:sz="0" w:space="0" w:color="auto"/>
            <w:bottom w:val="none" w:sz="0" w:space="0" w:color="auto"/>
            <w:right w:val="none" w:sz="0" w:space="0" w:color="auto"/>
          </w:divBdr>
        </w:div>
        <w:div w:id="408890612">
          <w:marLeft w:val="640"/>
          <w:marRight w:val="0"/>
          <w:marTop w:val="0"/>
          <w:marBottom w:val="0"/>
          <w:divBdr>
            <w:top w:val="none" w:sz="0" w:space="0" w:color="auto"/>
            <w:left w:val="none" w:sz="0" w:space="0" w:color="auto"/>
            <w:bottom w:val="none" w:sz="0" w:space="0" w:color="auto"/>
            <w:right w:val="none" w:sz="0" w:space="0" w:color="auto"/>
          </w:divBdr>
        </w:div>
        <w:div w:id="567156751">
          <w:marLeft w:val="640"/>
          <w:marRight w:val="0"/>
          <w:marTop w:val="0"/>
          <w:marBottom w:val="0"/>
          <w:divBdr>
            <w:top w:val="none" w:sz="0" w:space="0" w:color="auto"/>
            <w:left w:val="none" w:sz="0" w:space="0" w:color="auto"/>
            <w:bottom w:val="none" w:sz="0" w:space="0" w:color="auto"/>
            <w:right w:val="none" w:sz="0" w:space="0" w:color="auto"/>
          </w:divBdr>
        </w:div>
        <w:div w:id="594246177">
          <w:marLeft w:val="640"/>
          <w:marRight w:val="0"/>
          <w:marTop w:val="0"/>
          <w:marBottom w:val="0"/>
          <w:divBdr>
            <w:top w:val="none" w:sz="0" w:space="0" w:color="auto"/>
            <w:left w:val="none" w:sz="0" w:space="0" w:color="auto"/>
            <w:bottom w:val="none" w:sz="0" w:space="0" w:color="auto"/>
            <w:right w:val="none" w:sz="0" w:space="0" w:color="auto"/>
          </w:divBdr>
        </w:div>
        <w:div w:id="688718318">
          <w:marLeft w:val="640"/>
          <w:marRight w:val="0"/>
          <w:marTop w:val="0"/>
          <w:marBottom w:val="0"/>
          <w:divBdr>
            <w:top w:val="none" w:sz="0" w:space="0" w:color="auto"/>
            <w:left w:val="none" w:sz="0" w:space="0" w:color="auto"/>
            <w:bottom w:val="none" w:sz="0" w:space="0" w:color="auto"/>
            <w:right w:val="none" w:sz="0" w:space="0" w:color="auto"/>
          </w:divBdr>
        </w:div>
        <w:div w:id="702511576">
          <w:marLeft w:val="640"/>
          <w:marRight w:val="0"/>
          <w:marTop w:val="0"/>
          <w:marBottom w:val="0"/>
          <w:divBdr>
            <w:top w:val="none" w:sz="0" w:space="0" w:color="auto"/>
            <w:left w:val="none" w:sz="0" w:space="0" w:color="auto"/>
            <w:bottom w:val="none" w:sz="0" w:space="0" w:color="auto"/>
            <w:right w:val="none" w:sz="0" w:space="0" w:color="auto"/>
          </w:divBdr>
        </w:div>
        <w:div w:id="779959114">
          <w:marLeft w:val="640"/>
          <w:marRight w:val="0"/>
          <w:marTop w:val="0"/>
          <w:marBottom w:val="0"/>
          <w:divBdr>
            <w:top w:val="none" w:sz="0" w:space="0" w:color="auto"/>
            <w:left w:val="none" w:sz="0" w:space="0" w:color="auto"/>
            <w:bottom w:val="none" w:sz="0" w:space="0" w:color="auto"/>
            <w:right w:val="none" w:sz="0" w:space="0" w:color="auto"/>
          </w:divBdr>
        </w:div>
        <w:div w:id="809177464">
          <w:marLeft w:val="640"/>
          <w:marRight w:val="0"/>
          <w:marTop w:val="0"/>
          <w:marBottom w:val="0"/>
          <w:divBdr>
            <w:top w:val="none" w:sz="0" w:space="0" w:color="auto"/>
            <w:left w:val="none" w:sz="0" w:space="0" w:color="auto"/>
            <w:bottom w:val="none" w:sz="0" w:space="0" w:color="auto"/>
            <w:right w:val="none" w:sz="0" w:space="0" w:color="auto"/>
          </w:divBdr>
        </w:div>
        <w:div w:id="857230453">
          <w:marLeft w:val="640"/>
          <w:marRight w:val="0"/>
          <w:marTop w:val="0"/>
          <w:marBottom w:val="0"/>
          <w:divBdr>
            <w:top w:val="none" w:sz="0" w:space="0" w:color="auto"/>
            <w:left w:val="none" w:sz="0" w:space="0" w:color="auto"/>
            <w:bottom w:val="none" w:sz="0" w:space="0" w:color="auto"/>
            <w:right w:val="none" w:sz="0" w:space="0" w:color="auto"/>
          </w:divBdr>
        </w:div>
        <w:div w:id="1073815439">
          <w:marLeft w:val="640"/>
          <w:marRight w:val="0"/>
          <w:marTop w:val="0"/>
          <w:marBottom w:val="0"/>
          <w:divBdr>
            <w:top w:val="none" w:sz="0" w:space="0" w:color="auto"/>
            <w:left w:val="none" w:sz="0" w:space="0" w:color="auto"/>
            <w:bottom w:val="none" w:sz="0" w:space="0" w:color="auto"/>
            <w:right w:val="none" w:sz="0" w:space="0" w:color="auto"/>
          </w:divBdr>
        </w:div>
        <w:div w:id="1205606700">
          <w:marLeft w:val="640"/>
          <w:marRight w:val="0"/>
          <w:marTop w:val="0"/>
          <w:marBottom w:val="0"/>
          <w:divBdr>
            <w:top w:val="none" w:sz="0" w:space="0" w:color="auto"/>
            <w:left w:val="none" w:sz="0" w:space="0" w:color="auto"/>
            <w:bottom w:val="none" w:sz="0" w:space="0" w:color="auto"/>
            <w:right w:val="none" w:sz="0" w:space="0" w:color="auto"/>
          </w:divBdr>
        </w:div>
        <w:div w:id="1216618773">
          <w:marLeft w:val="640"/>
          <w:marRight w:val="0"/>
          <w:marTop w:val="0"/>
          <w:marBottom w:val="0"/>
          <w:divBdr>
            <w:top w:val="none" w:sz="0" w:space="0" w:color="auto"/>
            <w:left w:val="none" w:sz="0" w:space="0" w:color="auto"/>
            <w:bottom w:val="none" w:sz="0" w:space="0" w:color="auto"/>
            <w:right w:val="none" w:sz="0" w:space="0" w:color="auto"/>
          </w:divBdr>
        </w:div>
        <w:div w:id="1621261802">
          <w:marLeft w:val="640"/>
          <w:marRight w:val="0"/>
          <w:marTop w:val="0"/>
          <w:marBottom w:val="0"/>
          <w:divBdr>
            <w:top w:val="none" w:sz="0" w:space="0" w:color="auto"/>
            <w:left w:val="none" w:sz="0" w:space="0" w:color="auto"/>
            <w:bottom w:val="none" w:sz="0" w:space="0" w:color="auto"/>
            <w:right w:val="none" w:sz="0" w:space="0" w:color="auto"/>
          </w:divBdr>
        </w:div>
        <w:div w:id="1681349092">
          <w:marLeft w:val="640"/>
          <w:marRight w:val="0"/>
          <w:marTop w:val="0"/>
          <w:marBottom w:val="0"/>
          <w:divBdr>
            <w:top w:val="none" w:sz="0" w:space="0" w:color="auto"/>
            <w:left w:val="none" w:sz="0" w:space="0" w:color="auto"/>
            <w:bottom w:val="none" w:sz="0" w:space="0" w:color="auto"/>
            <w:right w:val="none" w:sz="0" w:space="0" w:color="auto"/>
          </w:divBdr>
        </w:div>
        <w:div w:id="1728845188">
          <w:marLeft w:val="640"/>
          <w:marRight w:val="0"/>
          <w:marTop w:val="0"/>
          <w:marBottom w:val="0"/>
          <w:divBdr>
            <w:top w:val="none" w:sz="0" w:space="0" w:color="auto"/>
            <w:left w:val="none" w:sz="0" w:space="0" w:color="auto"/>
            <w:bottom w:val="none" w:sz="0" w:space="0" w:color="auto"/>
            <w:right w:val="none" w:sz="0" w:space="0" w:color="auto"/>
          </w:divBdr>
        </w:div>
        <w:div w:id="1740009879">
          <w:marLeft w:val="640"/>
          <w:marRight w:val="0"/>
          <w:marTop w:val="0"/>
          <w:marBottom w:val="0"/>
          <w:divBdr>
            <w:top w:val="none" w:sz="0" w:space="0" w:color="auto"/>
            <w:left w:val="none" w:sz="0" w:space="0" w:color="auto"/>
            <w:bottom w:val="none" w:sz="0" w:space="0" w:color="auto"/>
            <w:right w:val="none" w:sz="0" w:space="0" w:color="auto"/>
          </w:divBdr>
        </w:div>
        <w:div w:id="1748378298">
          <w:marLeft w:val="640"/>
          <w:marRight w:val="0"/>
          <w:marTop w:val="0"/>
          <w:marBottom w:val="0"/>
          <w:divBdr>
            <w:top w:val="none" w:sz="0" w:space="0" w:color="auto"/>
            <w:left w:val="none" w:sz="0" w:space="0" w:color="auto"/>
            <w:bottom w:val="none" w:sz="0" w:space="0" w:color="auto"/>
            <w:right w:val="none" w:sz="0" w:space="0" w:color="auto"/>
          </w:divBdr>
        </w:div>
        <w:div w:id="2031567632">
          <w:marLeft w:val="640"/>
          <w:marRight w:val="0"/>
          <w:marTop w:val="0"/>
          <w:marBottom w:val="0"/>
          <w:divBdr>
            <w:top w:val="none" w:sz="0" w:space="0" w:color="auto"/>
            <w:left w:val="none" w:sz="0" w:space="0" w:color="auto"/>
            <w:bottom w:val="none" w:sz="0" w:space="0" w:color="auto"/>
            <w:right w:val="none" w:sz="0" w:space="0" w:color="auto"/>
          </w:divBdr>
        </w:div>
      </w:divsChild>
    </w:div>
    <w:div w:id="712465075">
      <w:bodyDiv w:val="1"/>
      <w:marLeft w:val="0"/>
      <w:marRight w:val="0"/>
      <w:marTop w:val="0"/>
      <w:marBottom w:val="0"/>
      <w:divBdr>
        <w:top w:val="none" w:sz="0" w:space="0" w:color="auto"/>
        <w:left w:val="none" w:sz="0" w:space="0" w:color="auto"/>
        <w:bottom w:val="none" w:sz="0" w:space="0" w:color="auto"/>
        <w:right w:val="none" w:sz="0" w:space="0" w:color="auto"/>
      </w:divBdr>
      <w:divsChild>
        <w:div w:id="35474144">
          <w:marLeft w:val="480"/>
          <w:marRight w:val="0"/>
          <w:marTop w:val="0"/>
          <w:marBottom w:val="0"/>
          <w:divBdr>
            <w:top w:val="none" w:sz="0" w:space="0" w:color="auto"/>
            <w:left w:val="none" w:sz="0" w:space="0" w:color="auto"/>
            <w:bottom w:val="none" w:sz="0" w:space="0" w:color="auto"/>
            <w:right w:val="none" w:sz="0" w:space="0" w:color="auto"/>
          </w:divBdr>
        </w:div>
        <w:div w:id="873999862">
          <w:marLeft w:val="480"/>
          <w:marRight w:val="0"/>
          <w:marTop w:val="0"/>
          <w:marBottom w:val="0"/>
          <w:divBdr>
            <w:top w:val="none" w:sz="0" w:space="0" w:color="auto"/>
            <w:left w:val="none" w:sz="0" w:space="0" w:color="auto"/>
            <w:bottom w:val="none" w:sz="0" w:space="0" w:color="auto"/>
            <w:right w:val="none" w:sz="0" w:space="0" w:color="auto"/>
          </w:divBdr>
        </w:div>
        <w:div w:id="884372749">
          <w:marLeft w:val="480"/>
          <w:marRight w:val="0"/>
          <w:marTop w:val="0"/>
          <w:marBottom w:val="0"/>
          <w:divBdr>
            <w:top w:val="none" w:sz="0" w:space="0" w:color="auto"/>
            <w:left w:val="none" w:sz="0" w:space="0" w:color="auto"/>
            <w:bottom w:val="none" w:sz="0" w:space="0" w:color="auto"/>
            <w:right w:val="none" w:sz="0" w:space="0" w:color="auto"/>
          </w:divBdr>
        </w:div>
        <w:div w:id="1022434718">
          <w:marLeft w:val="480"/>
          <w:marRight w:val="0"/>
          <w:marTop w:val="0"/>
          <w:marBottom w:val="0"/>
          <w:divBdr>
            <w:top w:val="none" w:sz="0" w:space="0" w:color="auto"/>
            <w:left w:val="none" w:sz="0" w:space="0" w:color="auto"/>
            <w:bottom w:val="none" w:sz="0" w:space="0" w:color="auto"/>
            <w:right w:val="none" w:sz="0" w:space="0" w:color="auto"/>
          </w:divBdr>
        </w:div>
        <w:div w:id="1202087678">
          <w:marLeft w:val="480"/>
          <w:marRight w:val="0"/>
          <w:marTop w:val="0"/>
          <w:marBottom w:val="0"/>
          <w:divBdr>
            <w:top w:val="none" w:sz="0" w:space="0" w:color="auto"/>
            <w:left w:val="none" w:sz="0" w:space="0" w:color="auto"/>
            <w:bottom w:val="none" w:sz="0" w:space="0" w:color="auto"/>
            <w:right w:val="none" w:sz="0" w:space="0" w:color="auto"/>
          </w:divBdr>
        </w:div>
        <w:div w:id="1376152590">
          <w:marLeft w:val="480"/>
          <w:marRight w:val="0"/>
          <w:marTop w:val="0"/>
          <w:marBottom w:val="0"/>
          <w:divBdr>
            <w:top w:val="none" w:sz="0" w:space="0" w:color="auto"/>
            <w:left w:val="none" w:sz="0" w:space="0" w:color="auto"/>
            <w:bottom w:val="none" w:sz="0" w:space="0" w:color="auto"/>
            <w:right w:val="none" w:sz="0" w:space="0" w:color="auto"/>
          </w:divBdr>
        </w:div>
        <w:div w:id="1656060285">
          <w:marLeft w:val="480"/>
          <w:marRight w:val="0"/>
          <w:marTop w:val="0"/>
          <w:marBottom w:val="0"/>
          <w:divBdr>
            <w:top w:val="none" w:sz="0" w:space="0" w:color="auto"/>
            <w:left w:val="none" w:sz="0" w:space="0" w:color="auto"/>
            <w:bottom w:val="none" w:sz="0" w:space="0" w:color="auto"/>
            <w:right w:val="none" w:sz="0" w:space="0" w:color="auto"/>
          </w:divBdr>
        </w:div>
        <w:div w:id="1848589898">
          <w:marLeft w:val="480"/>
          <w:marRight w:val="0"/>
          <w:marTop w:val="0"/>
          <w:marBottom w:val="0"/>
          <w:divBdr>
            <w:top w:val="none" w:sz="0" w:space="0" w:color="auto"/>
            <w:left w:val="none" w:sz="0" w:space="0" w:color="auto"/>
            <w:bottom w:val="none" w:sz="0" w:space="0" w:color="auto"/>
            <w:right w:val="none" w:sz="0" w:space="0" w:color="auto"/>
          </w:divBdr>
        </w:div>
        <w:div w:id="1940941863">
          <w:marLeft w:val="480"/>
          <w:marRight w:val="0"/>
          <w:marTop w:val="0"/>
          <w:marBottom w:val="0"/>
          <w:divBdr>
            <w:top w:val="none" w:sz="0" w:space="0" w:color="auto"/>
            <w:left w:val="none" w:sz="0" w:space="0" w:color="auto"/>
            <w:bottom w:val="none" w:sz="0" w:space="0" w:color="auto"/>
            <w:right w:val="none" w:sz="0" w:space="0" w:color="auto"/>
          </w:divBdr>
        </w:div>
        <w:div w:id="2021153398">
          <w:marLeft w:val="480"/>
          <w:marRight w:val="0"/>
          <w:marTop w:val="0"/>
          <w:marBottom w:val="0"/>
          <w:divBdr>
            <w:top w:val="none" w:sz="0" w:space="0" w:color="auto"/>
            <w:left w:val="none" w:sz="0" w:space="0" w:color="auto"/>
            <w:bottom w:val="none" w:sz="0" w:space="0" w:color="auto"/>
            <w:right w:val="none" w:sz="0" w:space="0" w:color="auto"/>
          </w:divBdr>
        </w:div>
      </w:divsChild>
    </w:div>
    <w:div w:id="714046060">
      <w:bodyDiv w:val="1"/>
      <w:marLeft w:val="0"/>
      <w:marRight w:val="0"/>
      <w:marTop w:val="0"/>
      <w:marBottom w:val="0"/>
      <w:divBdr>
        <w:top w:val="none" w:sz="0" w:space="0" w:color="auto"/>
        <w:left w:val="none" w:sz="0" w:space="0" w:color="auto"/>
        <w:bottom w:val="none" w:sz="0" w:space="0" w:color="auto"/>
        <w:right w:val="none" w:sz="0" w:space="0" w:color="auto"/>
      </w:divBdr>
      <w:divsChild>
        <w:div w:id="255557310">
          <w:marLeft w:val="480"/>
          <w:marRight w:val="0"/>
          <w:marTop w:val="0"/>
          <w:marBottom w:val="0"/>
          <w:divBdr>
            <w:top w:val="none" w:sz="0" w:space="0" w:color="auto"/>
            <w:left w:val="none" w:sz="0" w:space="0" w:color="auto"/>
            <w:bottom w:val="none" w:sz="0" w:space="0" w:color="auto"/>
            <w:right w:val="none" w:sz="0" w:space="0" w:color="auto"/>
          </w:divBdr>
        </w:div>
        <w:div w:id="375279685">
          <w:marLeft w:val="480"/>
          <w:marRight w:val="0"/>
          <w:marTop w:val="0"/>
          <w:marBottom w:val="0"/>
          <w:divBdr>
            <w:top w:val="none" w:sz="0" w:space="0" w:color="auto"/>
            <w:left w:val="none" w:sz="0" w:space="0" w:color="auto"/>
            <w:bottom w:val="none" w:sz="0" w:space="0" w:color="auto"/>
            <w:right w:val="none" w:sz="0" w:space="0" w:color="auto"/>
          </w:divBdr>
        </w:div>
        <w:div w:id="533468985">
          <w:marLeft w:val="480"/>
          <w:marRight w:val="0"/>
          <w:marTop w:val="0"/>
          <w:marBottom w:val="0"/>
          <w:divBdr>
            <w:top w:val="none" w:sz="0" w:space="0" w:color="auto"/>
            <w:left w:val="none" w:sz="0" w:space="0" w:color="auto"/>
            <w:bottom w:val="none" w:sz="0" w:space="0" w:color="auto"/>
            <w:right w:val="none" w:sz="0" w:space="0" w:color="auto"/>
          </w:divBdr>
        </w:div>
        <w:div w:id="838887928">
          <w:marLeft w:val="480"/>
          <w:marRight w:val="0"/>
          <w:marTop w:val="0"/>
          <w:marBottom w:val="0"/>
          <w:divBdr>
            <w:top w:val="none" w:sz="0" w:space="0" w:color="auto"/>
            <w:left w:val="none" w:sz="0" w:space="0" w:color="auto"/>
            <w:bottom w:val="none" w:sz="0" w:space="0" w:color="auto"/>
            <w:right w:val="none" w:sz="0" w:space="0" w:color="auto"/>
          </w:divBdr>
        </w:div>
        <w:div w:id="1125077636">
          <w:marLeft w:val="480"/>
          <w:marRight w:val="0"/>
          <w:marTop w:val="0"/>
          <w:marBottom w:val="0"/>
          <w:divBdr>
            <w:top w:val="none" w:sz="0" w:space="0" w:color="auto"/>
            <w:left w:val="none" w:sz="0" w:space="0" w:color="auto"/>
            <w:bottom w:val="none" w:sz="0" w:space="0" w:color="auto"/>
            <w:right w:val="none" w:sz="0" w:space="0" w:color="auto"/>
          </w:divBdr>
        </w:div>
        <w:div w:id="1168130188">
          <w:marLeft w:val="480"/>
          <w:marRight w:val="0"/>
          <w:marTop w:val="0"/>
          <w:marBottom w:val="0"/>
          <w:divBdr>
            <w:top w:val="none" w:sz="0" w:space="0" w:color="auto"/>
            <w:left w:val="none" w:sz="0" w:space="0" w:color="auto"/>
            <w:bottom w:val="none" w:sz="0" w:space="0" w:color="auto"/>
            <w:right w:val="none" w:sz="0" w:space="0" w:color="auto"/>
          </w:divBdr>
        </w:div>
        <w:div w:id="1357804421">
          <w:marLeft w:val="480"/>
          <w:marRight w:val="0"/>
          <w:marTop w:val="0"/>
          <w:marBottom w:val="0"/>
          <w:divBdr>
            <w:top w:val="none" w:sz="0" w:space="0" w:color="auto"/>
            <w:left w:val="none" w:sz="0" w:space="0" w:color="auto"/>
            <w:bottom w:val="none" w:sz="0" w:space="0" w:color="auto"/>
            <w:right w:val="none" w:sz="0" w:space="0" w:color="auto"/>
          </w:divBdr>
        </w:div>
        <w:div w:id="1539202970">
          <w:marLeft w:val="480"/>
          <w:marRight w:val="0"/>
          <w:marTop w:val="0"/>
          <w:marBottom w:val="0"/>
          <w:divBdr>
            <w:top w:val="none" w:sz="0" w:space="0" w:color="auto"/>
            <w:left w:val="none" w:sz="0" w:space="0" w:color="auto"/>
            <w:bottom w:val="none" w:sz="0" w:space="0" w:color="auto"/>
            <w:right w:val="none" w:sz="0" w:space="0" w:color="auto"/>
          </w:divBdr>
        </w:div>
        <w:div w:id="1681930096">
          <w:marLeft w:val="480"/>
          <w:marRight w:val="0"/>
          <w:marTop w:val="0"/>
          <w:marBottom w:val="0"/>
          <w:divBdr>
            <w:top w:val="none" w:sz="0" w:space="0" w:color="auto"/>
            <w:left w:val="none" w:sz="0" w:space="0" w:color="auto"/>
            <w:bottom w:val="none" w:sz="0" w:space="0" w:color="auto"/>
            <w:right w:val="none" w:sz="0" w:space="0" w:color="auto"/>
          </w:divBdr>
        </w:div>
        <w:div w:id="1701976225">
          <w:marLeft w:val="480"/>
          <w:marRight w:val="0"/>
          <w:marTop w:val="0"/>
          <w:marBottom w:val="0"/>
          <w:divBdr>
            <w:top w:val="none" w:sz="0" w:space="0" w:color="auto"/>
            <w:left w:val="none" w:sz="0" w:space="0" w:color="auto"/>
            <w:bottom w:val="none" w:sz="0" w:space="0" w:color="auto"/>
            <w:right w:val="none" w:sz="0" w:space="0" w:color="auto"/>
          </w:divBdr>
        </w:div>
      </w:divsChild>
    </w:div>
    <w:div w:id="716662412">
      <w:bodyDiv w:val="1"/>
      <w:marLeft w:val="0"/>
      <w:marRight w:val="0"/>
      <w:marTop w:val="0"/>
      <w:marBottom w:val="0"/>
      <w:divBdr>
        <w:top w:val="none" w:sz="0" w:space="0" w:color="auto"/>
        <w:left w:val="none" w:sz="0" w:space="0" w:color="auto"/>
        <w:bottom w:val="none" w:sz="0" w:space="0" w:color="auto"/>
        <w:right w:val="none" w:sz="0" w:space="0" w:color="auto"/>
      </w:divBdr>
      <w:divsChild>
        <w:div w:id="76631721">
          <w:marLeft w:val="640"/>
          <w:marRight w:val="0"/>
          <w:marTop w:val="0"/>
          <w:marBottom w:val="0"/>
          <w:divBdr>
            <w:top w:val="none" w:sz="0" w:space="0" w:color="auto"/>
            <w:left w:val="none" w:sz="0" w:space="0" w:color="auto"/>
            <w:bottom w:val="none" w:sz="0" w:space="0" w:color="auto"/>
            <w:right w:val="none" w:sz="0" w:space="0" w:color="auto"/>
          </w:divBdr>
        </w:div>
        <w:div w:id="88044690">
          <w:marLeft w:val="640"/>
          <w:marRight w:val="0"/>
          <w:marTop w:val="0"/>
          <w:marBottom w:val="0"/>
          <w:divBdr>
            <w:top w:val="none" w:sz="0" w:space="0" w:color="auto"/>
            <w:left w:val="none" w:sz="0" w:space="0" w:color="auto"/>
            <w:bottom w:val="none" w:sz="0" w:space="0" w:color="auto"/>
            <w:right w:val="none" w:sz="0" w:space="0" w:color="auto"/>
          </w:divBdr>
        </w:div>
        <w:div w:id="227156859">
          <w:marLeft w:val="640"/>
          <w:marRight w:val="0"/>
          <w:marTop w:val="0"/>
          <w:marBottom w:val="0"/>
          <w:divBdr>
            <w:top w:val="none" w:sz="0" w:space="0" w:color="auto"/>
            <w:left w:val="none" w:sz="0" w:space="0" w:color="auto"/>
            <w:bottom w:val="none" w:sz="0" w:space="0" w:color="auto"/>
            <w:right w:val="none" w:sz="0" w:space="0" w:color="auto"/>
          </w:divBdr>
        </w:div>
        <w:div w:id="232741162">
          <w:marLeft w:val="640"/>
          <w:marRight w:val="0"/>
          <w:marTop w:val="0"/>
          <w:marBottom w:val="0"/>
          <w:divBdr>
            <w:top w:val="none" w:sz="0" w:space="0" w:color="auto"/>
            <w:left w:val="none" w:sz="0" w:space="0" w:color="auto"/>
            <w:bottom w:val="none" w:sz="0" w:space="0" w:color="auto"/>
            <w:right w:val="none" w:sz="0" w:space="0" w:color="auto"/>
          </w:divBdr>
        </w:div>
        <w:div w:id="239562858">
          <w:marLeft w:val="640"/>
          <w:marRight w:val="0"/>
          <w:marTop w:val="0"/>
          <w:marBottom w:val="0"/>
          <w:divBdr>
            <w:top w:val="none" w:sz="0" w:space="0" w:color="auto"/>
            <w:left w:val="none" w:sz="0" w:space="0" w:color="auto"/>
            <w:bottom w:val="none" w:sz="0" w:space="0" w:color="auto"/>
            <w:right w:val="none" w:sz="0" w:space="0" w:color="auto"/>
          </w:divBdr>
        </w:div>
        <w:div w:id="256640384">
          <w:marLeft w:val="640"/>
          <w:marRight w:val="0"/>
          <w:marTop w:val="0"/>
          <w:marBottom w:val="0"/>
          <w:divBdr>
            <w:top w:val="none" w:sz="0" w:space="0" w:color="auto"/>
            <w:left w:val="none" w:sz="0" w:space="0" w:color="auto"/>
            <w:bottom w:val="none" w:sz="0" w:space="0" w:color="auto"/>
            <w:right w:val="none" w:sz="0" w:space="0" w:color="auto"/>
          </w:divBdr>
        </w:div>
        <w:div w:id="311563905">
          <w:marLeft w:val="640"/>
          <w:marRight w:val="0"/>
          <w:marTop w:val="0"/>
          <w:marBottom w:val="0"/>
          <w:divBdr>
            <w:top w:val="none" w:sz="0" w:space="0" w:color="auto"/>
            <w:left w:val="none" w:sz="0" w:space="0" w:color="auto"/>
            <w:bottom w:val="none" w:sz="0" w:space="0" w:color="auto"/>
            <w:right w:val="none" w:sz="0" w:space="0" w:color="auto"/>
          </w:divBdr>
        </w:div>
        <w:div w:id="427891548">
          <w:marLeft w:val="640"/>
          <w:marRight w:val="0"/>
          <w:marTop w:val="0"/>
          <w:marBottom w:val="0"/>
          <w:divBdr>
            <w:top w:val="none" w:sz="0" w:space="0" w:color="auto"/>
            <w:left w:val="none" w:sz="0" w:space="0" w:color="auto"/>
            <w:bottom w:val="none" w:sz="0" w:space="0" w:color="auto"/>
            <w:right w:val="none" w:sz="0" w:space="0" w:color="auto"/>
          </w:divBdr>
        </w:div>
        <w:div w:id="481191711">
          <w:marLeft w:val="640"/>
          <w:marRight w:val="0"/>
          <w:marTop w:val="0"/>
          <w:marBottom w:val="0"/>
          <w:divBdr>
            <w:top w:val="none" w:sz="0" w:space="0" w:color="auto"/>
            <w:left w:val="none" w:sz="0" w:space="0" w:color="auto"/>
            <w:bottom w:val="none" w:sz="0" w:space="0" w:color="auto"/>
            <w:right w:val="none" w:sz="0" w:space="0" w:color="auto"/>
          </w:divBdr>
        </w:div>
        <w:div w:id="482741251">
          <w:marLeft w:val="640"/>
          <w:marRight w:val="0"/>
          <w:marTop w:val="0"/>
          <w:marBottom w:val="0"/>
          <w:divBdr>
            <w:top w:val="none" w:sz="0" w:space="0" w:color="auto"/>
            <w:left w:val="none" w:sz="0" w:space="0" w:color="auto"/>
            <w:bottom w:val="none" w:sz="0" w:space="0" w:color="auto"/>
            <w:right w:val="none" w:sz="0" w:space="0" w:color="auto"/>
          </w:divBdr>
        </w:div>
        <w:div w:id="492456814">
          <w:marLeft w:val="640"/>
          <w:marRight w:val="0"/>
          <w:marTop w:val="0"/>
          <w:marBottom w:val="0"/>
          <w:divBdr>
            <w:top w:val="none" w:sz="0" w:space="0" w:color="auto"/>
            <w:left w:val="none" w:sz="0" w:space="0" w:color="auto"/>
            <w:bottom w:val="none" w:sz="0" w:space="0" w:color="auto"/>
            <w:right w:val="none" w:sz="0" w:space="0" w:color="auto"/>
          </w:divBdr>
        </w:div>
        <w:div w:id="512646760">
          <w:marLeft w:val="640"/>
          <w:marRight w:val="0"/>
          <w:marTop w:val="0"/>
          <w:marBottom w:val="0"/>
          <w:divBdr>
            <w:top w:val="none" w:sz="0" w:space="0" w:color="auto"/>
            <w:left w:val="none" w:sz="0" w:space="0" w:color="auto"/>
            <w:bottom w:val="none" w:sz="0" w:space="0" w:color="auto"/>
            <w:right w:val="none" w:sz="0" w:space="0" w:color="auto"/>
          </w:divBdr>
        </w:div>
        <w:div w:id="537938874">
          <w:marLeft w:val="640"/>
          <w:marRight w:val="0"/>
          <w:marTop w:val="0"/>
          <w:marBottom w:val="0"/>
          <w:divBdr>
            <w:top w:val="none" w:sz="0" w:space="0" w:color="auto"/>
            <w:left w:val="none" w:sz="0" w:space="0" w:color="auto"/>
            <w:bottom w:val="none" w:sz="0" w:space="0" w:color="auto"/>
            <w:right w:val="none" w:sz="0" w:space="0" w:color="auto"/>
          </w:divBdr>
        </w:div>
        <w:div w:id="573854376">
          <w:marLeft w:val="640"/>
          <w:marRight w:val="0"/>
          <w:marTop w:val="0"/>
          <w:marBottom w:val="0"/>
          <w:divBdr>
            <w:top w:val="none" w:sz="0" w:space="0" w:color="auto"/>
            <w:left w:val="none" w:sz="0" w:space="0" w:color="auto"/>
            <w:bottom w:val="none" w:sz="0" w:space="0" w:color="auto"/>
            <w:right w:val="none" w:sz="0" w:space="0" w:color="auto"/>
          </w:divBdr>
        </w:div>
        <w:div w:id="611549118">
          <w:marLeft w:val="640"/>
          <w:marRight w:val="0"/>
          <w:marTop w:val="0"/>
          <w:marBottom w:val="0"/>
          <w:divBdr>
            <w:top w:val="none" w:sz="0" w:space="0" w:color="auto"/>
            <w:left w:val="none" w:sz="0" w:space="0" w:color="auto"/>
            <w:bottom w:val="none" w:sz="0" w:space="0" w:color="auto"/>
            <w:right w:val="none" w:sz="0" w:space="0" w:color="auto"/>
          </w:divBdr>
        </w:div>
        <w:div w:id="684677787">
          <w:marLeft w:val="640"/>
          <w:marRight w:val="0"/>
          <w:marTop w:val="0"/>
          <w:marBottom w:val="0"/>
          <w:divBdr>
            <w:top w:val="none" w:sz="0" w:space="0" w:color="auto"/>
            <w:left w:val="none" w:sz="0" w:space="0" w:color="auto"/>
            <w:bottom w:val="none" w:sz="0" w:space="0" w:color="auto"/>
            <w:right w:val="none" w:sz="0" w:space="0" w:color="auto"/>
          </w:divBdr>
        </w:div>
        <w:div w:id="693772192">
          <w:marLeft w:val="640"/>
          <w:marRight w:val="0"/>
          <w:marTop w:val="0"/>
          <w:marBottom w:val="0"/>
          <w:divBdr>
            <w:top w:val="none" w:sz="0" w:space="0" w:color="auto"/>
            <w:left w:val="none" w:sz="0" w:space="0" w:color="auto"/>
            <w:bottom w:val="none" w:sz="0" w:space="0" w:color="auto"/>
            <w:right w:val="none" w:sz="0" w:space="0" w:color="auto"/>
          </w:divBdr>
        </w:div>
        <w:div w:id="759135975">
          <w:marLeft w:val="640"/>
          <w:marRight w:val="0"/>
          <w:marTop w:val="0"/>
          <w:marBottom w:val="0"/>
          <w:divBdr>
            <w:top w:val="none" w:sz="0" w:space="0" w:color="auto"/>
            <w:left w:val="none" w:sz="0" w:space="0" w:color="auto"/>
            <w:bottom w:val="none" w:sz="0" w:space="0" w:color="auto"/>
            <w:right w:val="none" w:sz="0" w:space="0" w:color="auto"/>
          </w:divBdr>
        </w:div>
        <w:div w:id="832064061">
          <w:marLeft w:val="640"/>
          <w:marRight w:val="0"/>
          <w:marTop w:val="0"/>
          <w:marBottom w:val="0"/>
          <w:divBdr>
            <w:top w:val="none" w:sz="0" w:space="0" w:color="auto"/>
            <w:left w:val="none" w:sz="0" w:space="0" w:color="auto"/>
            <w:bottom w:val="none" w:sz="0" w:space="0" w:color="auto"/>
            <w:right w:val="none" w:sz="0" w:space="0" w:color="auto"/>
          </w:divBdr>
        </w:div>
        <w:div w:id="844977221">
          <w:marLeft w:val="640"/>
          <w:marRight w:val="0"/>
          <w:marTop w:val="0"/>
          <w:marBottom w:val="0"/>
          <w:divBdr>
            <w:top w:val="none" w:sz="0" w:space="0" w:color="auto"/>
            <w:left w:val="none" w:sz="0" w:space="0" w:color="auto"/>
            <w:bottom w:val="none" w:sz="0" w:space="0" w:color="auto"/>
            <w:right w:val="none" w:sz="0" w:space="0" w:color="auto"/>
          </w:divBdr>
        </w:div>
        <w:div w:id="876040478">
          <w:marLeft w:val="640"/>
          <w:marRight w:val="0"/>
          <w:marTop w:val="0"/>
          <w:marBottom w:val="0"/>
          <w:divBdr>
            <w:top w:val="none" w:sz="0" w:space="0" w:color="auto"/>
            <w:left w:val="none" w:sz="0" w:space="0" w:color="auto"/>
            <w:bottom w:val="none" w:sz="0" w:space="0" w:color="auto"/>
            <w:right w:val="none" w:sz="0" w:space="0" w:color="auto"/>
          </w:divBdr>
        </w:div>
        <w:div w:id="928736914">
          <w:marLeft w:val="640"/>
          <w:marRight w:val="0"/>
          <w:marTop w:val="0"/>
          <w:marBottom w:val="0"/>
          <w:divBdr>
            <w:top w:val="none" w:sz="0" w:space="0" w:color="auto"/>
            <w:left w:val="none" w:sz="0" w:space="0" w:color="auto"/>
            <w:bottom w:val="none" w:sz="0" w:space="0" w:color="auto"/>
            <w:right w:val="none" w:sz="0" w:space="0" w:color="auto"/>
          </w:divBdr>
        </w:div>
        <w:div w:id="944187445">
          <w:marLeft w:val="640"/>
          <w:marRight w:val="0"/>
          <w:marTop w:val="0"/>
          <w:marBottom w:val="0"/>
          <w:divBdr>
            <w:top w:val="none" w:sz="0" w:space="0" w:color="auto"/>
            <w:left w:val="none" w:sz="0" w:space="0" w:color="auto"/>
            <w:bottom w:val="none" w:sz="0" w:space="0" w:color="auto"/>
            <w:right w:val="none" w:sz="0" w:space="0" w:color="auto"/>
          </w:divBdr>
        </w:div>
        <w:div w:id="954677080">
          <w:marLeft w:val="640"/>
          <w:marRight w:val="0"/>
          <w:marTop w:val="0"/>
          <w:marBottom w:val="0"/>
          <w:divBdr>
            <w:top w:val="none" w:sz="0" w:space="0" w:color="auto"/>
            <w:left w:val="none" w:sz="0" w:space="0" w:color="auto"/>
            <w:bottom w:val="none" w:sz="0" w:space="0" w:color="auto"/>
            <w:right w:val="none" w:sz="0" w:space="0" w:color="auto"/>
          </w:divBdr>
        </w:div>
        <w:div w:id="1028412378">
          <w:marLeft w:val="640"/>
          <w:marRight w:val="0"/>
          <w:marTop w:val="0"/>
          <w:marBottom w:val="0"/>
          <w:divBdr>
            <w:top w:val="none" w:sz="0" w:space="0" w:color="auto"/>
            <w:left w:val="none" w:sz="0" w:space="0" w:color="auto"/>
            <w:bottom w:val="none" w:sz="0" w:space="0" w:color="auto"/>
            <w:right w:val="none" w:sz="0" w:space="0" w:color="auto"/>
          </w:divBdr>
        </w:div>
        <w:div w:id="1041250419">
          <w:marLeft w:val="640"/>
          <w:marRight w:val="0"/>
          <w:marTop w:val="0"/>
          <w:marBottom w:val="0"/>
          <w:divBdr>
            <w:top w:val="none" w:sz="0" w:space="0" w:color="auto"/>
            <w:left w:val="none" w:sz="0" w:space="0" w:color="auto"/>
            <w:bottom w:val="none" w:sz="0" w:space="0" w:color="auto"/>
            <w:right w:val="none" w:sz="0" w:space="0" w:color="auto"/>
          </w:divBdr>
        </w:div>
        <w:div w:id="1089884041">
          <w:marLeft w:val="640"/>
          <w:marRight w:val="0"/>
          <w:marTop w:val="0"/>
          <w:marBottom w:val="0"/>
          <w:divBdr>
            <w:top w:val="none" w:sz="0" w:space="0" w:color="auto"/>
            <w:left w:val="none" w:sz="0" w:space="0" w:color="auto"/>
            <w:bottom w:val="none" w:sz="0" w:space="0" w:color="auto"/>
            <w:right w:val="none" w:sz="0" w:space="0" w:color="auto"/>
          </w:divBdr>
        </w:div>
        <w:div w:id="1105462894">
          <w:marLeft w:val="640"/>
          <w:marRight w:val="0"/>
          <w:marTop w:val="0"/>
          <w:marBottom w:val="0"/>
          <w:divBdr>
            <w:top w:val="none" w:sz="0" w:space="0" w:color="auto"/>
            <w:left w:val="none" w:sz="0" w:space="0" w:color="auto"/>
            <w:bottom w:val="none" w:sz="0" w:space="0" w:color="auto"/>
            <w:right w:val="none" w:sz="0" w:space="0" w:color="auto"/>
          </w:divBdr>
        </w:div>
        <w:div w:id="1110049465">
          <w:marLeft w:val="640"/>
          <w:marRight w:val="0"/>
          <w:marTop w:val="0"/>
          <w:marBottom w:val="0"/>
          <w:divBdr>
            <w:top w:val="none" w:sz="0" w:space="0" w:color="auto"/>
            <w:left w:val="none" w:sz="0" w:space="0" w:color="auto"/>
            <w:bottom w:val="none" w:sz="0" w:space="0" w:color="auto"/>
            <w:right w:val="none" w:sz="0" w:space="0" w:color="auto"/>
          </w:divBdr>
        </w:div>
        <w:div w:id="1256355748">
          <w:marLeft w:val="640"/>
          <w:marRight w:val="0"/>
          <w:marTop w:val="0"/>
          <w:marBottom w:val="0"/>
          <w:divBdr>
            <w:top w:val="none" w:sz="0" w:space="0" w:color="auto"/>
            <w:left w:val="none" w:sz="0" w:space="0" w:color="auto"/>
            <w:bottom w:val="none" w:sz="0" w:space="0" w:color="auto"/>
            <w:right w:val="none" w:sz="0" w:space="0" w:color="auto"/>
          </w:divBdr>
        </w:div>
        <w:div w:id="1266231859">
          <w:marLeft w:val="640"/>
          <w:marRight w:val="0"/>
          <w:marTop w:val="0"/>
          <w:marBottom w:val="0"/>
          <w:divBdr>
            <w:top w:val="none" w:sz="0" w:space="0" w:color="auto"/>
            <w:left w:val="none" w:sz="0" w:space="0" w:color="auto"/>
            <w:bottom w:val="none" w:sz="0" w:space="0" w:color="auto"/>
            <w:right w:val="none" w:sz="0" w:space="0" w:color="auto"/>
          </w:divBdr>
        </w:div>
        <w:div w:id="1273168575">
          <w:marLeft w:val="640"/>
          <w:marRight w:val="0"/>
          <w:marTop w:val="0"/>
          <w:marBottom w:val="0"/>
          <w:divBdr>
            <w:top w:val="none" w:sz="0" w:space="0" w:color="auto"/>
            <w:left w:val="none" w:sz="0" w:space="0" w:color="auto"/>
            <w:bottom w:val="none" w:sz="0" w:space="0" w:color="auto"/>
            <w:right w:val="none" w:sz="0" w:space="0" w:color="auto"/>
          </w:divBdr>
        </w:div>
        <w:div w:id="1274287998">
          <w:marLeft w:val="640"/>
          <w:marRight w:val="0"/>
          <w:marTop w:val="0"/>
          <w:marBottom w:val="0"/>
          <w:divBdr>
            <w:top w:val="none" w:sz="0" w:space="0" w:color="auto"/>
            <w:left w:val="none" w:sz="0" w:space="0" w:color="auto"/>
            <w:bottom w:val="none" w:sz="0" w:space="0" w:color="auto"/>
            <w:right w:val="none" w:sz="0" w:space="0" w:color="auto"/>
          </w:divBdr>
        </w:div>
        <w:div w:id="1300921929">
          <w:marLeft w:val="640"/>
          <w:marRight w:val="0"/>
          <w:marTop w:val="0"/>
          <w:marBottom w:val="0"/>
          <w:divBdr>
            <w:top w:val="none" w:sz="0" w:space="0" w:color="auto"/>
            <w:left w:val="none" w:sz="0" w:space="0" w:color="auto"/>
            <w:bottom w:val="none" w:sz="0" w:space="0" w:color="auto"/>
            <w:right w:val="none" w:sz="0" w:space="0" w:color="auto"/>
          </w:divBdr>
        </w:div>
        <w:div w:id="1307736233">
          <w:marLeft w:val="640"/>
          <w:marRight w:val="0"/>
          <w:marTop w:val="0"/>
          <w:marBottom w:val="0"/>
          <w:divBdr>
            <w:top w:val="none" w:sz="0" w:space="0" w:color="auto"/>
            <w:left w:val="none" w:sz="0" w:space="0" w:color="auto"/>
            <w:bottom w:val="none" w:sz="0" w:space="0" w:color="auto"/>
            <w:right w:val="none" w:sz="0" w:space="0" w:color="auto"/>
          </w:divBdr>
        </w:div>
        <w:div w:id="1328367566">
          <w:marLeft w:val="640"/>
          <w:marRight w:val="0"/>
          <w:marTop w:val="0"/>
          <w:marBottom w:val="0"/>
          <w:divBdr>
            <w:top w:val="none" w:sz="0" w:space="0" w:color="auto"/>
            <w:left w:val="none" w:sz="0" w:space="0" w:color="auto"/>
            <w:bottom w:val="none" w:sz="0" w:space="0" w:color="auto"/>
            <w:right w:val="none" w:sz="0" w:space="0" w:color="auto"/>
          </w:divBdr>
        </w:div>
        <w:div w:id="1395739016">
          <w:marLeft w:val="640"/>
          <w:marRight w:val="0"/>
          <w:marTop w:val="0"/>
          <w:marBottom w:val="0"/>
          <w:divBdr>
            <w:top w:val="none" w:sz="0" w:space="0" w:color="auto"/>
            <w:left w:val="none" w:sz="0" w:space="0" w:color="auto"/>
            <w:bottom w:val="none" w:sz="0" w:space="0" w:color="auto"/>
            <w:right w:val="none" w:sz="0" w:space="0" w:color="auto"/>
          </w:divBdr>
        </w:div>
        <w:div w:id="1400903647">
          <w:marLeft w:val="640"/>
          <w:marRight w:val="0"/>
          <w:marTop w:val="0"/>
          <w:marBottom w:val="0"/>
          <w:divBdr>
            <w:top w:val="none" w:sz="0" w:space="0" w:color="auto"/>
            <w:left w:val="none" w:sz="0" w:space="0" w:color="auto"/>
            <w:bottom w:val="none" w:sz="0" w:space="0" w:color="auto"/>
            <w:right w:val="none" w:sz="0" w:space="0" w:color="auto"/>
          </w:divBdr>
        </w:div>
        <w:div w:id="1425305222">
          <w:marLeft w:val="640"/>
          <w:marRight w:val="0"/>
          <w:marTop w:val="0"/>
          <w:marBottom w:val="0"/>
          <w:divBdr>
            <w:top w:val="none" w:sz="0" w:space="0" w:color="auto"/>
            <w:left w:val="none" w:sz="0" w:space="0" w:color="auto"/>
            <w:bottom w:val="none" w:sz="0" w:space="0" w:color="auto"/>
            <w:right w:val="none" w:sz="0" w:space="0" w:color="auto"/>
          </w:divBdr>
        </w:div>
        <w:div w:id="1495334929">
          <w:marLeft w:val="640"/>
          <w:marRight w:val="0"/>
          <w:marTop w:val="0"/>
          <w:marBottom w:val="0"/>
          <w:divBdr>
            <w:top w:val="none" w:sz="0" w:space="0" w:color="auto"/>
            <w:left w:val="none" w:sz="0" w:space="0" w:color="auto"/>
            <w:bottom w:val="none" w:sz="0" w:space="0" w:color="auto"/>
            <w:right w:val="none" w:sz="0" w:space="0" w:color="auto"/>
          </w:divBdr>
        </w:div>
        <w:div w:id="1517575388">
          <w:marLeft w:val="640"/>
          <w:marRight w:val="0"/>
          <w:marTop w:val="0"/>
          <w:marBottom w:val="0"/>
          <w:divBdr>
            <w:top w:val="none" w:sz="0" w:space="0" w:color="auto"/>
            <w:left w:val="none" w:sz="0" w:space="0" w:color="auto"/>
            <w:bottom w:val="none" w:sz="0" w:space="0" w:color="auto"/>
            <w:right w:val="none" w:sz="0" w:space="0" w:color="auto"/>
          </w:divBdr>
        </w:div>
        <w:div w:id="1533693261">
          <w:marLeft w:val="640"/>
          <w:marRight w:val="0"/>
          <w:marTop w:val="0"/>
          <w:marBottom w:val="0"/>
          <w:divBdr>
            <w:top w:val="none" w:sz="0" w:space="0" w:color="auto"/>
            <w:left w:val="none" w:sz="0" w:space="0" w:color="auto"/>
            <w:bottom w:val="none" w:sz="0" w:space="0" w:color="auto"/>
            <w:right w:val="none" w:sz="0" w:space="0" w:color="auto"/>
          </w:divBdr>
        </w:div>
        <w:div w:id="1537546396">
          <w:marLeft w:val="640"/>
          <w:marRight w:val="0"/>
          <w:marTop w:val="0"/>
          <w:marBottom w:val="0"/>
          <w:divBdr>
            <w:top w:val="none" w:sz="0" w:space="0" w:color="auto"/>
            <w:left w:val="none" w:sz="0" w:space="0" w:color="auto"/>
            <w:bottom w:val="none" w:sz="0" w:space="0" w:color="auto"/>
            <w:right w:val="none" w:sz="0" w:space="0" w:color="auto"/>
          </w:divBdr>
        </w:div>
        <w:div w:id="1573350540">
          <w:marLeft w:val="640"/>
          <w:marRight w:val="0"/>
          <w:marTop w:val="0"/>
          <w:marBottom w:val="0"/>
          <w:divBdr>
            <w:top w:val="none" w:sz="0" w:space="0" w:color="auto"/>
            <w:left w:val="none" w:sz="0" w:space="0" w:color="auto"/>
            <w:bottom w:val="none" w:sz="0" w:space="0" w:color="auto"/>
            <w:right w:val="none" w:sz="0" w:space="0" w:color="auto"/>
          </w:divBdr>
        </w:div>
        <w:div w:id="1634015455">
          <w:marLeft w:val="640"/>
          <w:marRight w:val="0"/>
          <w:marTop w:val="0"/>
          <w:marBottom w:val="0"/>
          <w:divBdr>
            <w:top w:val="none" w:sz="0" w:space="0" w:color="auto"/>
            <w:left w:val="none" w:sz="0" w:space="0" w:color="auto"/>
            <w:bottom w:val="none" w:sz="0" w:space="0" w:color="auto"/>
            <w:right w:val="none" w:sz="0" w:space="0" w:color="auto"/>
          </w:divBdr>
        </w:div>
        <w:div w:id="1682969198">
          <w:marLeft w:val="640"/>
          <w:marRight w:val="0"/>
          <w:marTop w:val="0"/>
          <w:marBottom w:val="0"/>
          <w:divBdr>
            <w:top w:val="none" w:sz="0" w:space="0" w:color="auto"/>
            <w:left w:val="none" w:sz="0" w:space="0" w:color="auto"/>
            <w:bottom w:val="none" w:sz="0" w:space="0" w:color="auto"/>
            <w:right w:val="none" w:sz="0" w:space="0" w:color="auto"/>
          </w:divBdr>
        </w:div>
        <w:div w:id="1696231103">
          <w:marLeft w:val="640"/>
          <w:marRight w:val="0"/>
          <w:marTop w:val="0"/>
          <w:marBottom w:val="0"/>
          <w:divBdr>
            <w:top w:val="none" w:sz="0" w:space="0" w:color="auto"/>
            <w:left w:val="none" w:sz="0" w:space="0" w:color="auto"/>
            <w:bottom w:val="none" w:sz="0" w:space="0" w:color="auto"/>
            <w:right w:val="none" w:sz="0" w:space="0" w:color="auto"/>
          </w:divBdr>
        </w:div>
        <w:div w:id="1796874183">
          <w:marLeft w:val="640"/>
          <w:marRight w:val="0"/>
          <w:marTop w:val="0"/>
          <w:marBottom w:val="0"/>
          <w:divBdr>
            <w:top w:val="none" w:sz="0" w:space="0" w:color="auto"/>
            <w:left w:val="none" w:sz="0" w:space="0" w:color="auto"/>
            <w:bottom w:val="none" w:sz="0" w:space="0" w:color="auto"/>
            <w:right w:val="none" w:sz="0" w:space="0" w:color="auto"/>
          </w:divBdr>
        </w:div>
        <w:div w:id="1808551103">
          <w:marLeft w:val="640"/>
          <w:marRight w:val="0"/>
          <w:marTop w:val="0"/>
          <w:marBottom w:val="0"/>
          <w:divBdr>
            <w:top w:val="none" w:sz="0" w:space="0" w:color="auto"/>
            <w:left w:val="none" w:sz="0" w:space="0" w:color="auto"/>
            <w:bottom w:val="none" w:sz="0" w:space="0" w:color="auto"/>
            <w:right w:val="none" w:sz="0" w:space="0" w:color="auto"/>
          </w:divBdr>
        </w:div>
        <w:div w:id="1811701648">
          <w:marLeft w:val="640"/>
          <w:marRight w:val="0"/>
          <w:marTop w:val="0"/>
          <w:marBottom w:val="0"/>
          <w:divBdr>
            <w:top w:val="none" w:sz="0" w:space="0" w:color="auto"/>
            <w:left w:val="none" w:sz="0" w:space="0" w:color="auto"/>
            <w:bottom w:val="none" w:sz="0" w:space="0" w:color="auto"/>
            <w:right w:val="none" w:sz="0" w:space="0" w:color="auto"/>
          </w:divBdr>
        </w:div>
        <w:div w:id="1873834092">
          <w:marLeft w:val="640"/>
          <w:marRight w:val="0"/>
          <w:marTop w:val="0"/>
          <w:marBottom w:val="0"/>
          <w:divBdr>
            <w:top w:val="none" w:sz="0" w:space="0" w:color="auto"/>
            <w:left w:val="none" w:sz="0" w:space="0" w:color="auto"/>
            <w:bottom w:val="none" w:sz="0" w:space="0" w:color="auto"/>
            <w:right w:val="none" w:sz="0" w:space="0" w:color="auto"/>
          </w:divBdr>
        </w:div>
        <w:div w:id="1882472281">
          <w:marLeft w:val="640"/>
          <w:marRight w:val="0"/>
          <w:marTop w:val="0"/>
          <w:marBottom w:val="0"/>
          <w:divBdr>
            <w:top w:val="none" w:sz="0" w:space="0" w:color="auto"/>
            <w:left w:val="none" w:sz="0" w:space="0" w:color="auto"/>
            <w:bottom w:val="none" w:sz="0" w:space="0" w:color="auto"/>
            <w:right w:val="none" w:sz="0" w:space="0" w:color="auto"/>
          </w:divBdr>
        </w:div>
        <w:div w:id="1907959438">
          <w:marLeft w:val="640"/>
          <w:marRight w:val="0"/>
          <w:marTop w:val="0"/>
          <w:marBottom w:val="0"/>
          <w:divBdr>
            <w:top w:val="none" w:sz="0" w:space="0" w:color="auto"/>
            <w:left w:val="none" w:sz="0" w:space="0" w:color="auto"/>
            <w:bottom w:val="none" w:sz="0" w:space="0" w:color="auto"/>
            <w:right w:val="none" w:sz="0" w:space="0" w:color="auto"/>
          </w:divBdr>
        </w:div>
        <w:div w:id="1960910342">
          <w:marLeft w:val="640"/>
          <w:marRight w:val="0"/>
          <w:marTop w:val="0"/>
          <w:marBottom w:val="0"/>
          <w:divBdr>
            <w:top w:val="none" w:sz="0" w:space="0" w:color="auto"/>
            <w:left w:val="none" w:sz="0" w:space="0" w:color="auto"/>
            <w:bottom w:val="none" w:sz="0" w:space="0" w:color="auto"/>
            <w:right w:val="none" w:sz="0" w:space="0" w:color="auto"/>
          </w:divBdr>
        </w:div>
        <w:div w:id="2051687514">
          <w:marLeft w:val="640"/>
          <w:marRight w:val="0"/>
          <w:marTop w:val="0"/>
          <w:marBottom w:val="0"/>
          <w:divBdr>
            <w:top w:val="none" w:sz="0" w:space="0" w:color="auto"/>
            <w:left w:val="none" w:sz="0" w:space="0" w:color="auto"/>
            <w:bottom w:val="none" w:sz="0" w:space="0" w:color="auto"/>
            <w:right w:val="none" w:sz="0" w:space="0" w:color="auto"/>
          </w:divBdr>
        </w:div>
        <w:div w:id="2087258452">
          <w:marLeft w:val="640"/>
          <w:marRight w:val="0"/>
          <w:marTop w:val="0"/>
          <w:marBottom w:val="0"/>
          <w:divBdr>
            <w:top w:val="none" w:sz="0" w:space="0" w:color="auto"/>
            <w:left w:val="none" w:sz="0" w:space="0" w:color="auto"/>
            <w:bottom w:val="none" w:sz="0" w:space="0" w:color="auto"/>
            <w:right w:val="none" w:sz="0" w:space="0" w:color="auto"/>
          </w:divBdr>
        </w:div>
        <w:div w:id="2128499003">
          <w:marLeft w:val="640"/>
          <w:marRight w:val="0"/>
          <w:marTop w:val="0"/>
          <w:marBottom w:val="0"/>
          <w:divBdr>
            <w:top w:val="none" w:sz="0" w:space="0" w:color="auto"/>
            <w:left w:val="none" w:sz="0" w:space="0" w:color="auto"/>
            <w:bottom w:val="none" w:sz="0" w:space="0" w:color="auto"/>
            <w:right w:val="none" w:sz="0" w:space="0" w:color="auto"/>
          </w:divBdr>
        </w:div>
      </w:divsChild>
    </w:div>
    <w:div w:id="724767185">
      <w:bodyDiv w:val="1"/>
      <w:marLeft w:val="0"/>
      <w:marRight w:val="0"/>
      <w:marTop w:val="0"/>
      <w:marBottom w:val="0"/>
      <w:divBdr>
        <w:top w:val="none" w:sz="0" w:space="0" w:color="auto"/>
        <w:left w:val="none" w:sz="0" w:space="0" w:color="auto"/>
        <w:bottom w:val="none" w:sz="0" w:space="0" w:color="auto"/>
        <w:right w:val="none" w:sz="0" w:space="0" w:color="auto"/>
      </w:divBdr>
      <w:divsChild>
        <w:div w:id="452597548">
          <w:marLeft w:val="640"/>
          <w:marRight w:val="0"/>
          <w:marTop w:val="0"/>
          <w:marBottom w:val="0"/>
          <w:divBdr>
            <w:top w:val="none" w:sz="0" w:space="0" w:color="auto"/>
            <w:left w:val="none" w:sz="0" w:space="0" w:color="auto"/>
            <w:bottom w:val="none" w:sz="0" w:space="0" w:color="auto"/>
            <w:right w:val="none" w:sz="0" w:space="0" w:color="auto"/>
          </w:divBdr>
        </w:div>
        <w:div w:id="619339380">
          <w:marLeft w:val="640"/>
          <w:marRight w:val="0"/>
          <w:marTop w:val="0"/>
          <w:marBottom w:val="0"/>
          <w:divBdr>
            <w:top w:val="none" w:sz="0" w:space="0" w:color="auto"/>
            <w:left w:val="none" w:sz="0" w:space="0" w:color="auto"/>
            <w:bottom w:val="none" w:sz="0" w:space="0" w:color="auto"/>
            <w:right w:val="none" w:sz="0" w:space="0" w:color="auto"/>
          </w:divBdr>
        </w:div>
        <w:div w:id="681050935">
          <w:marLeft w:val="640"/>
          <w:marRight w:val="0"/>
          <w:marTop w:val="0"/>
          <w:marBottom w:val="0"/>
          <w:divBdr>
            <w:top w:val="none" w:sz="0" w:space="0" w:color="auto"/>
            <w:left w:val="none" w:sz="0" w:space="0" w:color="auto"/>
            <w:bottom w:val="none" w:sz="0" w:space="0" w:color="auto"/>
            <w:right w:val="none" w:sz="0" w:space="0" w:color="auto"/>
          </w:divBdr>
        </w:div>
        <w:div w:id="707492293">
          <w:marLeft w:val="640"/>
          <w:marRight w:val="0"/>
          <w:marTop w:val="0"/>
          <w:marBottom w:val="0"/>
          <w:divBdr>
            <w:top w:val="none" w:sz="0" w:space="0" w:color="auto"/>
            <w:left w:val="none" w:sz="0" w:space="0" w:color="auto"/>
            <w:bottom w:val="none" w:sz="0" w:space="0" w:color="auto"/>
            <w:right w:val="none" w:sz="0" w:space="0" w:color="auto"/>
          </w:divBdr>
        </w:div>
        <w:div w:id="763916913">
          <w:marLeft w:val="640"/>
          <w:marRight w:val="0"/>
          <w:marTop w:val="0"/>
          <w:marBottom w:val="0"/>
          <w:divBdr>
            <w:top w:val="none" w:sz="0" w:space="0" w:color="auto"/>
            <w:left w:val="none" w:sz="0" w:space="0" w:color="auto"/>
            <w:bottom w:val="none" w:sz="0" w:space="0" w:color="auto"/>
            <w:right w:val="none" w:sz="0" w:space="0" w:color="auto"/>
          </w:divBdr>
        </w:div>
        <w:div w:id="1090003381">
          <w:marLeft w:val="640"/>
          <w:marRight w:val="0"/>
          <w:marTop w:val="0"/>
          <w:marBottom w:val="0"/>
          <w:divBdr>
            <w:top w:val="none" w:sz="0" w:space="0" w:color="auto"/>
            <w:left w:val="none" w:sz="0" w:space="0" w:color="auto"/>
            <w:bottom w:val="none" w:sz="0" w:space="0" w:color="auto"/>
            <w:right w:val="none" w:sz="0" w:space="0" w:color="auto"/>
          </w:divBdr>
        </w:div>
        <w:div w:id="1214731085">
          <w:marLeft w:val="640"/>
          <w:marRight w:val="0"/>
          <w:marTop w:val="0"/>
          <w:marBottom w:val="0"/>
          <w:divBdr>
            <w:top w:val="none" w:sz="0" w:space="0" w:color="auto"/>
            <w:left w:val="none" w:sz="0" w:space="0" w:color="auto"/>
            <w:bottom w:val="none" w:sz="0" w:space="0" w:color="auto"/>
            <w:right w:val="none" w:sz="0" w:space="0" w:color="auto"/>
          </w:divBdr>
        </w:div>
        <w:div w:id="1438066061">
          <w:marLeft w:val="640"/>
          <w:marRight w:val="0"/>
          <w:marTop w:val="0"/>
          <w:marBottom w:val="0"/>
          <w:divBdr>
            <w:top w:val="none" w:sz="0" w:space="0" w:color="auto"/>
            <w:left w:val="none" w:sz="0" w:space="0" w:color="auto"/>
            <w:bottom w:val="none" w:sz="0" w:space="0" w:color="auto"/>
            <w:right w:val="none" w:sz="0" w:space="0" w:color="auto"/>
          </w:divBdr>
        </w:div>
        <w:div w:id="1505246485">
          <w:marLeft w:val="640"/>
          <w:marRight w:val="0"/>
          <w:marTop w:val="0"/>
          <w:marBottom w:val="0"/>
          <w:divBdr>
            <w:top w:val="none" w:sz="0" w:space="0" w:color="auto"/>
            <w:left w:val="none" w:sz="0" w:space="0" w:color="auto"/>
            <w:bottom w:val="none" w:sz="0" w:space="0" w:color="auto"/>
            <w:right w:val="none" w:sz="0" w:space="0" w:color="auto"/>
          </w:divBdr>
        </w:div>
        <w:div w:id="1685284779">
          <w:marLeft w:val="640"/>
          <w:marRight w:val="0"/>
          <w:marTop w:val="0"/>
          <w:marBottom w:val="0"/>
          <w:divBdr>
            <w:top w:val="none" w:sz="0" w:space="0" w:color="auto"/>
            <w:left w:val="none" w:sz="0" w:space="0" w:color="auto"/>
            <w:bottom w:val="none" w:sz="0" w:space="0" w:color="auto"/>
            <w:right w:val="none" w:sz="0" w:space="0" w:color="auto"/>
          </w:divBdr>
        </w:div>
        <w:div w:id="1717047544">
          <w:marLeft w:val="640"/>
          <w:marRight w:val="0"/>
          <w:marTop w:val="0"/>
          <w:marBottom w:val="0"/>
          <w:divBdr>
            <w:top w:val="none" w:sz="0" w:space="0" w:color="auto"/>
            <w:left w:val="none" w:sz="0" w:space="0" w:color="auto"/>
            <w:bottom w:val="none" w:sz="0" w:space="0" w:color="auto"/>
            <w:right w:val="none" w:sz="0" w:space="0" w:color="auto"/>
          </w:divBdr>
        </w:div>
        <w:div w:id="1784879652">
          <w:marLeft w:val="640"/>
          <w:marRight w:val="0"/>
          <w:marTop w:val="0"/>
          <w:marBottom w:val="0"/>
          <w:divBdr>
            <w:top w:val="none" w:sz="0" w:space="0" w:color="auto"/>
            <w:left w:val="none" w:sz="0" w:space="0" w:color="auto"/>
            <w:bottom w:val="none" w:sz="0" w:space="0" w:color="auto"/>
            <w:right w:val="none" w:sz="0" w:space="0" w:color="auto"/>
          </w:divBdr>
        </w:div>
        <w:div w:id="1927221891">
          <w:marLeft w:val="640"/>
          <w:marRight w:val="0"/>
          <w:marTop w:val="0"/>
          <w:marBottom w:val="0"/>
          <w:divBdr>
            <w:top w:val="none" w:sz="0" w:space="0" w:color="auto"/>
            <w:left w:val="none" w:sz="0" w:space="0" w:color="auto"/>
            <w:bottom w:val="none" w:sz="0" w:space="0" w:color="auto"/>
            <w:right w:val="none" w:sz="0" w:space="0" w:color="auto"/>
          </w:divBdr>
        </w:div>
        <w:div w:id="1936668141">
          <w:marLeft w:val="640"/>
          <w:marRight w:val="0"/>
          <w:marTop w:val="0"/>
          <w:marBottom w:val="0"/>
          <w:divBdr>
            <w:top w:val="none" w:sz="0" w:space="0" w:color="auto"/>
            <w:left w:val="none" w:sz="0" w:space="0" w:color="auto"/>
            <w:bottom w:val="none" w:sz="0" w:space="0" w:color="auto"/>
            <w:right w:val="none" w:sz="0" w:space="0" w:color="auto"/>
          </w:divBdr>
        </w:div>
        <w:div w:id="1957982228">
          <w:marLeft w:val="640"/>
          <w:marRight w:val="0"/>
          <w:marTop w:val="0"/>
          <w:marBottom w:val="0"/>
          <w:divBdr>
            <w:top w:val="none" w:sz="0" w:space="0" w:color="auto"/>
            <w:left w:val="none" w:sz="0" w:space="0" w:color="auto"/>
            <w:bottom w:val="none" w:sz="0" w:space="0" w:color="auto"/>
            <w:right w:val="none" w:sz="0" w:space="0" w:color="auto"/>
          </w:divBdr>
        </w:div>
        <w:div w:id="1966159557">
          <w:marLeft w:val="640"/>
          <w:marRight w:val="0"/>
          <w:marTop w:val="0"/>
          <w:marBottom w:val="0"/>
          <w:divBdr>
            <w:top w:val="none" w:sz="0" w:space="0" w:color="auto"/>
            <w:left w:val="none" w:sz="0" w:space="0" w:color="auto"/>
            <w:bottom w:val="none" w:sz="0" w:space="0" w:color="auto"/>
            <w:right w:val="none" w:sz="0" w:space="0" w:color="auto"/>
          </w:divBdr>
        </w:div>
      </w:divsChild>
    </w:div>
    <w:div w:id="736904871">
      <w:bodyDiv w:val="1"/>
      <w:marLeft w:val="0"/>
      <w:marRight w:val="0"/>
      <w:marTop w:val="0"/>
      <w:marBottom w:val="0"/>
      <w:divBdr>
        <w:top w:val="none" w:sz="0" w:space="0" w:color="auto"/>
        <w:left w:val="none" w:sz="0" w:space="0" w:color="auto"/>
        <w:bottom w:val="none" w:sz="0" w:space="0" w:color="auto"/>
        <w:right w:val="none" w:sz="0" w:space="0" w:color="auto"/>
      </w:divBdr>
    </w:div>
    <w:div w:id="744642139">
      <w:bodyDiv w:val="1"/>
      <w:marLeft w:val="0"/>
      <w:marRight w:val="0"/>
      <w:marTop w:val="0"/>
      <w:marBottom w:val="0"/>
      <w:divBdr>
        <w:top w:val="none" w:sz="0" w:space="0" w:color="auto"/>
        <w:left w:val="none" w:sz="0" w:space="0" w:color="auto"/>
        <w:bottom w:val="none" w:sz="0" w:space="0" w:color="auto"/>
        <w:right w:val="none" w:sz="0" w:space="0" w:color="auto"/>
      </w:divBdr>
      <w:divsChild>
        <w:div w:id="14967623">
          <w:marLeft w:val="640"/>
          <w:marRight w:val="0"/>
          <w:marTop w:val="0"/>
          <w:marBottom w:val="0"/>
          <w:divBdr>
            <w:top w:val="none" w:sz="0" w:space="0" w:color="auto"/>
            <w:left w:val="none" w:sz="0" w:space="0" w:color="auto"/>
            <w:bottom w:val="none" w:sz="0" w:space="0" w:color="auto"/>
            <w:right w:val="none" w:sz="0" w:space="0" w:color="auto"/>
          </w:divBdr>
        </w:div>
        <w:div w:id="94985436">
          <w:marLeft w:val="640"/>
          <w:marRight w:val="0"/>
          <w:marTop w:val="0"/>
          <w:marBottom w:val="0"/>
          <w:divBdr>
            <w:top w:val="none" w:sz="0" w:space="0" w:color="auto"/>
            <w:left w:val="none" w:sz="0" w:space="0" w:color="auto"/>
            <w:bottom w:val="none" w:sz="0" w:space="0" w:color="auto"/>
            <w:right w:val="none" w:sz="0" w:space="0" w:color="auto"/>
          </w:divBdr>
        </w:div>
        <w:div w:id="158160508">
          <w:marLeft w:val="640"/>
          <w:marRight w:val="0"/>
          <w:marTop w:val="0"/>
          <w:marBottom w:val="0"/>
          <w:divBdr>
            <w:top w:val="none" w:sz="0" w:space="0" w:color="auto"/>
            <w:left w:val="none" w:sz="0" w:space="0" w:color="auto"/>
            <w:bottom w:val="none" w:sz="0" w:space="0" w:color="auto"/>
            <w:right w:val="none" w:sz="0" w:space="0" w:color="auto"/>
          </w:divBdr>
        </w:div>
        <w:div w:id="159467723">
          <w:marLeft w:val="640"/>
          <w:marRight w:val="0"/>
          <w:marTop w:val="0"/>
          <w:marBottom w:val="0"/>
          <w:divBdr>
            <w:top w:val="none" w:sz="0" w:space="0" w:color="auto"/>
            <w:left w:val="none" w:sz="0" w:space="0" w:color="auto"/>
            <w:bottom w:val="none" w:sz="0" w:space="0" w:color="auto"/>
            <w:right w:val="none" w:sz="0" w:space="0" w:color="auto"/>
          </w:divBdr>
        </w:div>
        <w:div w:id="220796607">
          <w:marLeft w:val="640"/>
          <w:marRight w:val="0"/>
          <w:marTop w:val="0"/>
          <w:marBottom w:val="0"/>
          <w:divBdr>
            <w:top w:val="none" w:sz="0" w:space="0" w:color="auto"/>
            <w:left w:val="none" w:sz="0" w:space="0" w:color="auto"/>
            <w:bottom w:val="none" w:sz="0" w:space="0" w:color="auto"/>
            <w:right w:val="none" w:sz="0" w:space="0" w:color="auto"/>
          </w:divBdr>
        </w:div>
        <w:div w:id="248974138">
          <w:marLeft w:val="640"/>
          <w:marRight w:val="0"/>
          <w:marTop w:val="0"/>
          <w:marBottom w:val="0"/>
          <w:divBdr>
            <w:top w:val="none" w:sz="0" w:space="0" w:color="auto"/>
            <w:left w:val="none" w:sz="0" w:space="0" w:color="auto"/>
            <w:bottom w:val="none" w:sz="0" w:space="0" w:color="auto"/>
            <w:right w:val="none" w:sz="0" w:space="0" w:color="auto"/>
          </w:divBdr>
        </w:div>
        <w:div w:id="384448368">
          <w:marLeft w:val="640"/>
          <w:marRight w:val="0"/>
          <w:marTop w:val="0"/>
          <w:marBottom w:val="0"/>
          <w:divBdr>
            <w:top w:val="none" w:sz="0" w:space="0" w:color="auto"/>
            <w:left w:val="none" w:sz="0" w:space="0" w:color="auto"/>
            <w:bottom w:val="none" w:sz="0" w:space="0" w:color="auto"/>
            <w:right w:val="none" w:sz="0" w:space="0" w:color="auto"/>
          </w:divBdr>
        </w:div>
        <w:div w:id="555817289">
          <w:marLeft w:val="640"/>
          <w:marRight w:val="0"/>
          <w:marTop w:val="0"/>
          <w:marBottom w:val="0"/>
          <w:divBdr>
            <w:top w:val="none" w:sz="0" w:space="0" w:color="auto"/>
            <w:left w:val="none" w:sz="0" w:space="0" w:color="auto"/>
            <w:bottom w:val="none" w:sz="0" w:space="0" w:color="auto"/>
            <w:right w:val="none" w:sz="0" w:space="0" w:color="auto"/>
          </w:divBdr>
        </w:div>
        <w:div w:id="652417856">
          <w:marLeft w:val="640"/>
          <w:marRight w:val="0"/>
          <w:marTop w:val="0"/>
          <w:marBottom w:val="0"/>
          <w:divBdr>
            <w:top w:val="none" w:sz="0" w:space="0" w:color="auto"/>
            <w:left w:val="none" w:sz="0" w:space="0" w:color="auto"/>
            <w:bottom w:val="none" w:sz="0" w:space="0" w:color="auto"/>
            <w:right w:val="none" w:sz="0" w:space="0" w:color="auto"/>
          </w:divBdr>
        </w:div>
        <w:div w:id="792940576">
          <w:marLeft w:val="640"/>
          <w:marRight w:val="0"/>
          <w:marTop w:val="0"/>
          <w:marBottom w:val="0"/>
          <w:divBdr>
            <w:top w:val="none" w:sz="0" w:space="0" w:color="auto"/>
            <w:left w:val="none" w:sz="0" w:space="0" w:color="auto"/>
            <w:bottom w:val="none" w:sz="0" w:space="0" w:color="auto"/>
            <w:right w:val="none" w:sz="0" w:space="0" w:color="auto"/>
          </w:divBdr>
        </w:div>
        <w:div w:id="810055964">
          <w:marLeft w:val="640"/>
          <w:marRight w:val="0"/>
          <w:marTop w:val="0"/>
          <w:marBottom w:val="0"/>
          <w:divBdr>
            <w:top w:val="none" w:sz="0" w:space="0" w:color="auto"/>
            <w:left w:val="none" w:sz="0" w:space="0" w:color="auto"/>
            <w:bottom w:val="none" w:sz="0" w:space="0" w:color="auto"/>
            <w:right w:val="none" w:sz="0" w:space="0" w:color="auto"/>
          </w:divBdr>
        </w:div>
        <w:div w:id="852378172">
          <w:marLeft w:val="640"/>
          <w:marRight w:val="0"/>
          <w:marTop w:val="0"/>
          <w:marBottom w:val="0"/>
          <w:divBdr>
            <w:top w:val="none" w:sz="0" w:space="0" w:color="auto"/>
            <w:left w:val="none" w:sz="0" w:space="0" w:color="auto"/>
            <w:bottom w:val="none" w:sz="0" w:space="0" w:color="auto"/>
            <w:right w:val="none" w:sz="0" w:space="0" w:color="auto"/>
          </w:divBdr>
        </w:div>
        <w:div w:id="976109540">
          <w:marLeft w:val="640"/>
          <w:marRight w:val="0"/>
          <w:marTop w:val="0"/>
          <w:marBottom w:val="0"/>
          <w:divBdr>
            <w:top w:val="none" w:sz="0" w:space="0" w:color="auto"/>
            <w:left w:val="none" w:sz="0" w:space="0" w:color="auto"/>
            <w:bottom w:val="none" w:sz="0" w:space="0" w:color="auto"/>
            <w:right w:val="none" w:sz="0" w:space="0" w:color="auto"/>
          </w:divBdr>
        </w:div>
        <w:div w:id="1082601103">
          <w:marLeft w:val="640"/>
          <w:marRight w:val="0"/>
          <w:marTop w:val="0"/>
          <w:marBottom w:val="0"/>
          <w:divBdr>
            <w:top w:val="none" w:sz="0" w:space="0" w:color="auto"/>
            <w:left w:val="none" w:sz="0" w:space="0" w:color="auto"/>
            <w:bottom w:val="none" w:sz="0" w:space="0" w:color="auto"/>
            <w:right w:val="none" w:sz="0" w:space="0" w:color="auto"/>
          </w:divBdr>
        </w:div>
        <w:div w:id="1208491444">
          <w:marLeft w:val="640"/>
          <w:marRight w:val="0"/>
          <w:marTop w:val="0"/>
          <w:marBottom w:val="0"/>
          <w:divBdr>
            <w:top w:val="none" w:sz="0" w:space="0" w:color="auto"/>
            <w:left w:val="none" w:sz="0" w:space="0" w:color="auto"/>
            <w:bottom w:val="none" w:sz="0" w:space="0" w:color="auto"/>
            <w:right w:val="none" w:sz="0" w:space="0" w:color="auto"/>
          </w:divBdr>
        </w:div>
        <w:div w:id="1596597280">
          <w:marLeft w:val="640"/>
          <w:marRight w:val="0"/>
          <w:marTop w:val="0"/>
          <w:marBottom w:val="0"/>
          <w:divBdr>
            <w:top w:val="none" w:sz="0" w:space="0" w:color="auto"/>
            <w:left w:val="none" w:sz="0" w:space="0" w:color="auto"/>
            <w:bottom w:val="none" w:sz="0" w:space="0" w:color="auto"/>
            <w:right w:val="none" w:sz="0" w:space="0" w:color="auto"/>
          </w:divBdr>
        </w:div>
        <w:div w:id="2049793697">
          <w:marLeft w:val="640"/>
          <w:marRight w:val="0"/>
          <w:marTop w:val="0"/>
          <w:marBottom w:val="0"/>
          <w:divBdr>
            <w:top w:val="none" w:sz="0" w:space="0" w:color="auto"/>
            <w:left w:val="none" w:sz="0" w:space="0" w:color="auto"/>
            <w:bottom w:val="none" w:sz="0" w:space="0" w:color="auto"/>
            <w:right w:val="none" w:sz="0" w:space="0" w:color="auto"/>
          </w:divBdr>
        </w:div>
        <w:div w:id="2096631302">
          <w:marLeft w:val="640"/>
          <w:marRight w:val="0"/>
          <w:marTop w:val="0"/>
          <w:marBottom w:val="0"/>
          <w:divBdr>
            <w:top w:val="none" w:sz="0" w:space="0" w:color="auto"/>
            <w:left w:val="none" w:sz="0" w:space="0" w:color="auto"/>
            <w:bottom w:val="none" w:sz="0" w:space="0" w:color="auto"/>
            <w:right w:val="none" w:sz="0" w:space="0" w:color="auto"/>
          </w:divBdr>
        </w:div>
      </w:divsChild>
    </w:div>
    <w:div w:id="758601869">
      <w:bodyDiv w:val="1"/>
      <w:marLeft w:val="0"/>
      <w:marRight w:val="0"/>
      <w:marTop w:val="0"/>
      <w:marBottom w:val="0"/>
      <w:divBdr>
        <w:top w:val="none" w:sz="0" w:space="0" w:color="auto"/>
        <w:left w:val="none" w:sz="0" w:space="0" w:color="auto"/>
        <w:bottom w:val="none" w:sz="0" w:space="0" w:color="auto"/>
        <w:right w:val="none" w:sz="0" w:space="0" w:color="auto"/>
      </w:divBdr>
      <w:divsChild>
        <w:div w:id="17434174">
          <w:marLeft w:val="640"/>
          <w:marRight w:val="0"/>
          <w:marTop w:val="0"/>
          <w:marBottom w:val="0"/>
          <w:divBdr>
            <w:top w:val="none" w:sz="0" w:space="0" w:color="auto"/>
            <w:left w:val="none" w:sz="0" w:space="0" w:color="auto"/>
            <w:bottom w:val="none" w:sz="0" w:space="0" w:color="auto"/>
            <w:right w:val="none" w:sz="0" w:space="0" w:color="auto"/>
          </w:divBdr>
        </w:div>
        <w:div w:id="30032926">
          <w:marLeft w:val="640"/>
          <w:marRight w:val="0"/>
          <w:marTop w:val="0"/>
          <w:marBottom w:val="0"/>
          <w:divBdr>
            <w:top w:val="none" w:sz="0" w:space="0" w:color="auto"/>
            <w:left w:val="none" w:sz="0" w:space="0" w:color="auto"/>
            <w:bottom w:val="none" w:sz="0" w:space="0" w:color="auto"/>
            <w:right w:val="none" w:sz="0" w:space="0" w:color="auto"/>
          </w:divBdr>
        </w:div>
        <w:div w:id="72356800">
          <w:marLeft w:val="640"/>
          <w:marRight w:val="0"/>
          <w:marTop w:val="0"/>
          <w:marBottom w:val="0"/>
          <w:divBdr>
            <w:top w:val="none" w:sz="0" w:space="0" w:color="auto"/>
            <w:left w:val="none" w:sz="0" w:space="0" w:color="auto"/>
            <w:bottom w:val="none" w:sz="0" w:space="0" w:color="auto"/>
            <w:right w:val="none" w:sz="0" w:space="0" w:color="auto"/>
          </w:divBdr>
        </w:div>
        <w:div w:id="102195241">
          <w:marLeft w:val="640"/>
          <w:marRight w:val="0"/>
          <w:marTop w:val="0"/>
          <w:marBottom w:val="0"/>
          <w:divBdr>
            <w:top w:val="none" w:sz="0" w:space="0" w:color="auto"/>
            <w:left w:val="none" w:sz="0" w:space="0" w:color="auto"/>
            <w:bottom w:val="none" w:sz="0" w:space="0" w:color="auto"/>
            <w:right w:val="none" w:sz="0" w:space="0" w:color="auto"/>
          </w:divBdr>
        </w:div>
        <w:div w:id="102845629">
          <w:marLeft w:val="640"/>
          <w:marRight w:val="0"/>
          <w:marTop w:val="0"/>
          <w:marBottom w:val="0"/>
          <w:divBdr>
            <w:top w:val="none" w:sz="0" w:space="0" w:color="auto"/>
            <w:left w:val="none" w:sz="0" w:space="0" w:color="auto"/>
            <w:bottom w:val="none" w:sz="0" w:space="0" w:color="auto"/>
            <w:right w:val="none" w:sz="0" w:space="0" w:color="auto"/>
          </w:divBdr>
        </w:div>
        <w:div w:id="143209383">
          <w:marLeft w:val="640"/>
          <w:marRight w:val="0"/>
          <w:marTop w:val="0"/>
          <w:marBottom w:val="0"/>
          <w:divBdr>
            <w:top w:val="none" w:sz="0" w:space="0" w:color="auto"/>
            <w:left w:val="none" w:sz="0" w:space="0" w:color="auto"/>
            <w:bottom w:val="none" w:sz="0" w:space="0" w:color="auto"/>
            <w:right w:val="none" w:sz="0" w:space="0" w:color="auto"/>
          </w:divBdr>
        </w:div>
        <w:div w:id="159660602">
          <w:marLeft w:val="640"/>
          <w:marRight w:val="0"/>
          <w:marTop w:val="0"/>
          <w:marBottom w:val="0"/>
          <w:divBdr>
            <w:top w:val="none" w:sz="0" w:space="0" w:color="auto"/>
            <w:left w:val="none" w:sz="0" w:space="0" w:color="auto"/>
            <w:bottom w:val="none" w:sz="0" w:space="0" w:color="auto"/>
            <w:right w:val="none" w:sz="0" w:space="0" w:color="auto"/>
          </w:divBdr>
        </w:div>
        <w:div w:id="185142478">
          <w:marLeft w:val="640"/>
          <w:marRight w:val="0"/>
          <w:marTop w:val="0"/>
          <w:marBottom w:val="0"/>
          <w:divBdr>
            <w:top w:val="none" w:sz="0" w:space="0" w:color="auto"/>
            <w:left w:val="none" w:sz="0" w:space="0" w:color="auto"/>
            <w:bottom w:val="none" w:sz="0" w:space="0" w:color="auto"/>
            <w:right w:val="none" w:sz="0" w:space="0" w:color="auto"/>
          </w:divBdr>
        </w:div>
        <w:div w:id="197745066">
          <w:marLeft w:val="640"/>
          <w:marRight w:val="0"/>
          <w:marTop w:val="0"/>
          <w:marBottom w:val="0"/>
          <w:divBdr>
            <w:top w:val="none" w:sz="0" w:space="0" w:color="auto"/>
            <w:left w:val="none" w:sz="0" w:space="0" w:color="auto"/>
            <w:bottom w:val="none" w:sz="0" w:space="0" w:color="auto"/>
            <w:right w:val="none" w:sz="0" w:space="0" w:color="auto"/>
          </w:divBdr>
        </w:div>
        <w:div w:id="208346843">
          <w:marLeft w:val="640"/>
          <w:marRight w:val="0"/>
          <w:marTop w:val="0"/>
          <w:marBottom w:val="0"/>
          <w:divBdr>
            <w:top w:val="none" w:sz="0" w:space="0" w:color="auto"/>
            <w:left w:val="none" w:sz="0" w:space="0" w:color="auto"/>
            <w:bottom w:val="none" w:sz="0" w:space="0" w:color="auto"/>
            <w:right w:val="none" w:sz="0" w:space="0" w:color="auto"/>
          </w:divBdr>
        </w:div>
        <w:div w:id="245187819">
          <w:marLeft w:val="640"/>
          <w:marRight w:val="0"/>
          <w:marTop w:val="0"/>
          <w:marBottom w:val="0"/>
          <w:divBdr>
            <w:top w:val="none" w:sz="0" w:space="0" w:color="auto"/>
            <w:left w:val="none" w:sz="0" w:space="0" w:color="auto"/>
            <w:bottom w:val="none" w:sz="0" w:space="0" w:color="auto"/>
            <w:right w:val="none" w:sz="0" w:space="0" w:color="auto"/>
          </w:divBdr>
        </w:div>
        <w:div w:id="253974443">
          <w:marLeft w:val="640"/>
          <w:marRight w:val="0"/>
          <w:marTop w:val="0"/>
          <w:marBottom w:val="0"/>
          <w:divBdr>
            <w:top w:val="none" w:sz="0" w:space="0" w:color="auto"/>
            <w:left w:val="none" w:sz="0" w:space="0" w:color="auto"/>
            <w:bottom w:val="none" w:sz="0" w:space="0" w:color="auto"/>
            <w:right w:val="none" w:sz="0" w:space="0" w:color="auto"/>
          </w:divBdr>
        </w:div>
        <w:div w:id="333653636">
          <w:marLeft w:val="640"/>
          <w:marRight w:val="0"/>
          <w:marTop w:val="0"/>
          <w:marBottom w:val="0"/>
          <w:divBdr>
            <w:top w:val="none" w:sz="0" w:space="0" w:color="auto"/>
            <w:left w:val="none" w:sz="0" w:space="0" w:color="auto"/>
            <w:bottom w:val="none" w:sz="0" w:space="0" w:color="auto"/>
            <w:right w:val="none" w:sz="0" w:space="0" w:color="auto"/>
          </w:divBdr>
        </w:div>
        <w:div w:id="342367627">
          <w:marLeft w:val="640"/>
          <w:marRight w:val="0"/>
          <w:marTop w:val="0"/>
          <w:marBottom w:val="0"/>
          <w:divBdr>
            <w:top w:val="none" w:sz="0" w:space="0" w:color="auto"/>
            <w:left w:val="none" w:sz="0" w:space="0" w:color="auto"/>
            <w:bottom w:val="none" w:sz="0" w:space="0" w:color="auto"/>
            <w:right w:val="none" w:sz="0" w:space="0" w:color="auto"/>
          </w:divBdr>
        </w:div>
        <w:div w:id="440536490">
          <w:marLeft w:val="640"/>
          <w:marRight w:val="0"/>
          <w:marTop w:val="0"/>
          <w:marBottom w:val="0"/>
          <w:divBdr>
            <w:top w:val="none" w:sz="0" w:space="0" w:color="auto"/>
            <w:left w:val="none" w:sz="0" w:space="0" w:color="auto"/>
            <w:bottom w:val="none" w:sz="0" w:space="0" w:color="auto"/>
            <w:right w:val="none" w:sz="0" w:space="0" w:color="auto"/>
          </w:divBdr>
        </w:div>
        <w:div w:id="451751356">
          <w:marLeft w:val="640"/>
          <w:marRight w:val="0"/>
          <w:marTop w:val="0"/>
          <w:marBottom w:val="0"/>
          <w:divBdr>
            <w:top w:val="none" w:sz="0" w:space="0" w:color="auto"/>
            <w:left w:val="none" w:sz="0" w:space="0" w:color="auto"/>
            <w:bottom w:val="none" w:sz="0" w:space="0" w:color="auto"/>
            <w:right w:val="none" w:sz="0" w:space="0" w:color="auto"/>
          </w:divBdr>
        </w:div>
        <w:div w:id="503129439">
          <w:marLeft w:val="640"/>
          <w:marRight w:val="0"/>
          <w:marTop w:val="0"/>
          <w:marBottom w:val="0"/>
          <w:divBdr>
            <w:top w:val="none" w:sz="0" w:space="0" w:color="auto"/>
            <w:left w:val="none" w:sz="0" w:space="0" w:color="auto"/>
            <w:bottom w:val="none" w:sz="0" w:space="0" w:color="auto"/>
            <w:right w:val="none" w:sz="0" w:space="0" w:color="auto"/>
          </w:divBdr>
        </w:div>
        <w:div w:id="570385938">
          <w:marLeft w:val="640"/>
          <w:marRight w:val="0"/>
          <w:marTop w:val="0"/>
          <w:marBottom w:val="0"/>
          <w:divBdr>
            <w:top w:val="none" w:sz="0" w:space="0" w:color="auto"/>
            <w:left w:val="none" w:sz="0" w:space="0" w:color="auto"/>
            <w:bottom w:val="none" w:sz="0" w:space="0" w:color="auto"/>
            <w:right w:val="none" w:sz="0" w:space="0" w:color="auto"/>
          </w:divBdr>
        </w:div>
        <w:div w:id="638346775">
          <w:marLeft w:val="640"/>
          <w:marRight w:val="0"/>
          <w:marTop w:val="0"/>
          <w:marBottom w:val="0"/>
          <w:divBdr>
            <w:top w:val="none" w:sz="0" w:space="0" w:color="auto"/>
            <w:left w:val="none" w:sz="0" w:space="0" w:color="auto"/>
            <w:bottom w:val="none" w:sz="0" w:space="0" w:color="auto"/>
            <w:right w:val="none" w:sz="0" w:space="0" w:color="auto"/>
          </w:divBdr>
        </w:div>
        <w:div w:id="651326144">
          <w:marLeft w:val="640"/>
          <w:marRight w:val="0"/>
          <w:marTop w:val="0"/>
          <w:marBottom w:val="0"/>
          <w:divBdr>
            <w:top w:val="none" w:sz="0" w:space="0" w:color="auto"/>
            <w:left w:val="none" w:sz="0" w:space="0" w:color="auto"/>
            <w:bottom w:val="none" w:sz="0" w:space="0" w:color="auto"/>
            <w:right w:val="none" w:sz="0" w:space="0" w:color="auto"/>
          </w:divBdr>
        </w:div>
        <w:div w:id="662513625">
          <w:marLeft w:val="640"/>
          <w:marRight w:val="0"/>
          <w:marTop w:val="0"/>
          <w:marBottom w:val="0"/>
          <w:divBdr>
            <w:top w:val="none" w:sz="0" w:space="0" w:color="auto"/>
            <w:left w:val="none" w:sz="0" w:space="0" w:color="auto"/>
            <w:bottom w:val="none" w:sz="0" w:space="0" w:color="auto"/>
            <w:right w:val="none" w:sz="0" w:space="0" w:color="auto"/>
          </w:divBdr>
        </w:div>
        <w:div w:id="679545405">
          <w:marLeft w:val="640"/>
          <w:marRight w:val="0"/>
          <w:marTop w:val="0"/>
          <w:marBottom w:val="0"/>
          <w:divBdr>
            <w:top w:val="none" w:sz="0" w:space="0" w:color="auto"/>
            <w:left w:val="none" w:sz="0" w:space="0" w:color="auto"/>
            <w:bottom w:val="none" w:sz="0" w:space="0" w:color="auto"/>
            <w:right w:val="none" w:sz="0" w:space="0" w:color="auto"/>
          </w:divBdr>
        </w:div>
        <w:div w:id="752042809">
          <w:marLeft w:val="640"/>
          <w:marRight w:val="0"/>
          <w:marTop w:val="0"/>
          <w:marBottom w:val="0"/>
          <w:divBdr>
            <w:top w:val="none" w:sz="0" w:space="0" w:color="auto"/>
            <w:left w:val="none" w:sz="0" w:space="0" w:color="auto"/>
            <w:bottom w:val="none" w:sz="0" w:space="0" w:color="auto"/>
            <w:right w:val="none" w:sz="0" w:space="0" w:color="auto"/>
          </w:divBdr>
        </w:div>
        <w:div w:id="794568880">
          <w:marLeft w:val="640"/>
          <w:marRight w:val="0"/>
          <w:marTop w:val="0"/>
          <w:marBottom w:val="0"/>
          <w:divBdr>
            <w:top w:val="none" w:sz="0" w:space="0" w:color="auto"/>
            <w:left w:val="none" w:sz="0" w:space="0" w:color="auto"/>
            <w:bottom w:val="none" w:sz="0" w:space="0" w:color="auto"/>
            <w:right w:val="none" w:sz="0" w:space="0" w:color="auto"/>
          </w:divBdr>
        </w:div>
        <w:div w:id="839658180">
          <w:marLeft w:val="640"/>
          <w:marRight w:val="0"/>
          <w:marTop w:val="0"/>
          <w:marBottom w:val="0"/>
          <w:divBdr>
            <w:top w:val="none" w:sz="0" w:space="0" w:color="auto"/>
            <w:left w:val="none" w:sz="0" w:space="0" w:color="auto"/>
            <w:bottom w:val="none" w:sz="0" w:space="0" w:color="auto"/>
            <w:right w:val="none" w:sz="0" w:space="0" w:color="auto"/>
          </w:divBdr>
        </w:div>
        <w:div w:id="872883608">
          <w:marLeft w:val="640"/>
          <w:marRight w:val="0"/>
          <w:marTop w:val="0"/>
          <w:marBottom w:val="0"/>
          <w:divBdr>
            <w:top w:val="none" w:sz="0" w:space="0" w:color="auto"/>
            <w:left w:val="none" w:sz="0" w:space="0" w:color="auto"/>
            <w:bottom w:val="none" w:sz="0" w:space="0" w:color="auto"/>
            <w:right w:val="none" w:sz="0" w:space="0" w:color="auto"/>
          </w:divBdr>
        </w:div>
        <w:div w:id="881208743">
          <w:marLeft w:val="640"/>
          <w:marRight w:val="0"/>
          <w:marTop w:val="0"/>
          <w:marBottom w:val="0"/>
          <w:divBdr>
            <w:top w:val="none" w:sz="0" w:space="0" w:color="auto"/>
            <w:left w:val="none" w:sz="0" w:space="0" w:color="auto"/>
            <w:bottom w:val="none" w:sz="0" w:space="0" w:color="auto"/>
            <w:right w:val="none" w:sz="0" w:space="0" w:color="auto"/>
          </w:divBdr>
        </w:div>
        <w:div w:id="894313685">
          <w:marLeft w:val="640"/>
          <w:marRight w:val="0"/>
          <w:marTop w:val="0"/>
          <w:marBottom w:val="0"/>
          <w:divBdr>
            <w:top w:val="none" w:sz="0" w:space="0" w:color="auto"/>
            <w:left w:val="none" w:sz="0" w:space="0" w:color="auto"/>
            <w:bottom w:val="none" w:sz="0" w:space="0" w:color="auto"/>
            <w:right w:val="none" w:sz="0" w:space="0" w:color="auto"/>
          </w:divBdr>
        </w:div>
        <w:div w:id="953291951">
          <w:marLeft w:val="640"/>
          <w:marRight w:val="0"/>
          <w:marTop w:val="0"/>
          <w:marBottom w:val="0"/>
          <w:divBdr>
            <w:top w:val="none" w:sz="0" w:space="0" w:color="auto"/>
            <w:left w:val="none" w:sz="0" w:space="0" w:color="auto"/>
            <w:bottom w:val="none" w:sz="0" w:space="0" w:color="auto"/>
            <w:right w:val="none" w:sz="0" w:space="0" w:color="auto"/>
          </w:divBdr>
        </w:div>
        <w:div w:id="990183541">
          <w:marLeft w:val="640"/>
          <w:marRight w:val="0"/>
          <w:marTop w:val="0"/>
          <w:marBottom w:val="0"/>
          <w:divBdr>
            <w:top w:val="none" w:sz="0" w:space="0" w:color="auto"/>
            <w:left w:val="none" w:sz="0" w:space="0" w:color="auto"/>
            <w:bottom w:val="none" w:sz="0" w:space="0" w:color="auto"/>
            <w:right w:val="none" w:sz="0" w:space="0" w:color="auto"/>
          </w:divBdr>
        </w:div>
        <w:div w:id="1069351929">
          <w:marLeft w:val="640"/>
          <w:marRight w:val="0"/>
          <w:marTop w:val="0"/>
          <w:marBottom w:val="0"/>
          <w:divBdr>
            <w:top w:val="none" w:sz="0" w:space="0" w:color="auto"/>
            <w:left w:val="none" w:sz="0" w:space="0" w:color="auto"/>
            <w:bottom w:val="none" w:sz="0" w:space="0" w:color="auto"/>
            <w:right w:val="none" w:sz="0" w:space="0" w:color="auto"/>
          </w:divBdr>
        </w:div>
        <w:div w:id="1085955167">
          <w:marLeft w:val="640"/>
          <w:marRight w:val="0"/>
          <w:marTop w:val="0"/>
          <w:marBottom w:val="0"/>
          <w:divBdr>
            <w:top w:val="none" w:sz="0" w:space="0" w:color="auto"/>
            <w:left w:val="none" w:sz="0" w:space="0" w:color="auto"/>
            <w:bottom w:val="none" w:sz="0" w:space="0" w:color="auto"/>
            <w:right w:val="none" w:sz="0" w:space="0" w:color="auto"/>
          </w:divBdr>
        </w:div>
        <w:div w:id="1096485133">
          <w:marLeft w:val="640"/>
          <w:marRight w:val="0"/>
          <w:marTop w:val="0"/>
          <w:marBottom w:val="0"/>
          <w:divBdr>
            <w:top w:val="none" w:sz="0" w:space="0" w:color="auto"/>
            <w:left w:val="none" w:sz="0" w:space="0" w:color="auto"/>
            <w:bottom w:val="none" w:sz="0" w:space="0" w:color="auto"/>
            <w:right w:val="none" w:sz="0" w:space="0" w:color="auto"/>
          </w:divBdr>
        </w:div>
        <w:div w:id="1114789095">
          <w:marLeft w:val="640"/>
          <w:marRight w:val="0"/>
          <w:marTop w:val="0"/>
          <w:marBottom w:val="0"/>
          <w:divBdr>
            <w:top w:val="none" w:sz="0" w:space="0" w:color="auto"/>
            <w:left w:val="none" w:sz="0" w:space="0" w:color="auto"/>
            <w:bottom w:val="none" w:sz="0" w:space="0" w:color="auto"/>
            <w:right w:val="none" w:sz="0" w:space="0" w:color="auto"/>
          </w:divBdr>
        </w:div>
        <w:div w:id="1115442411">
          <w:marLeft w:val="640"/>
          <w:marRight w:val="0"/>
          <w:marTop w:val="0"/>
          <w:marBottom w:val="0"/>
          <w:divBdr>
            <w:top w:val="none" w:sz="0" w:space="0" w:color="auto"/>
            <w:left w:val="none" w:sz="0" w:space="0" w:color="auto"/>
            <w:bottom w:val="none" w:sz="0" w:space="0" w:color="auto"/>
            <w:right w:val="none" w:sz="0" w:space="0" w:color="auto"/>
          </w:divBdr>
        </w:div>
        <w:div w:id="1120952524">
          <w:marLeft w:val="640"/>
          <w:marRight w:val="0"/>
          <w:marTop w:val="0"/>
          <w:marBottom w:val="0"/>
          <w:divBdr>
            <w:top w:val="none" w:sz="0" w:space="0" w:color="auto"/>
            <w:left w:val="none" w:sz="0" w:space="0" w:color="auto"/>
            <w:bottom w:val="none" w:sz="0" w:space="0" w:color="auto"/>
            <w:right w:val="none" w:sz="0" w:space="0" w:color="auto"/>
          </w:divBdr>
        </w:div>
        <w:div w:id="1178042061">
          <w:marLeft w:val="640"/>
          <w:marRight w:val="0"/>
          <w:marTop w:val="0"/>
          <w:marBottom w:val="0"/>
          <w:divBdr>
            <w:top w:val="none" w:sz="0" w:space="0" w:color="auto"/>
            <w:left w:val="none" w:sz="0" w:space="0" w:color="auto"/>
            <w:bottom w:val="none" w:sz="0" w:space="0" w:color="auto"/>
            <w:right w:val="none" w:sz="0" w:space="0" w:color="auto"/>
          </w:divBdr>
        </w:div>
        <w:div w:id="1194540365">
          <w:marLeft w:val="640"/>
          <w:marRight w:val="0"/>
          <w:marTop w:val="0"/>
          <w:marBottom w:val="0"/>
          <w:divBdr>
            <w:top w:val="none" w:sz="0" w:space="0" w:color="auto"/>
            <w:left w:val="none" w:sz="0" w:space="0" w:color="auto"/>
            <w:bottom w:val="none" w:sz="0" w:space="0" w:color="auto"/>
            <w:right w:val="none" w:sz="0" w:space="0" w:color="auto"/>
          </w:divBdr>
        </w:div>
        <w:div w:id="1243372301">
          <w:marLeft w:val="640"/>
          <w:marRight w:val="0"/>
          <w:marTop w:val="0"/>
          <w:marBottom w:val="0"/>
          <w:divBdr>
            <w:top w:val="none" w:sz="0" w:space="0" w:color="auto"/>
            <w:left w:val="none" w:sz="0" w:space="0" w:color="auto"/>
            <w:bottom w:val="none" w:sz="0" w:space="0" w:color="auto"/>
            <w:right w:val="none" w:sz="0" w:space="0" w:color="auto"/>
          </w:divBdr>
        </w:div>
        <w:div w:id="1246918799">
          <w:marLeft w:val="640"/>
          <w:marRight w:val="0"/>
          <w:marTop w:val="0"/>
          <w:marBottom w:val="0"/>
          <w:divBdr>
            <w:top w:val="none" w:sz="0" w:space="0" w:color="auto"/>
            <w:left w:val="none" w:sz="0" w:space="0" w:color="auto"/>
            <w:bottom w:val="none" w:sz="0" w:space="0" w:color="auto"/>
            <w:right w:val="none" w:sz="0" w:space="0" w:color="auto"/>
          </w:divBdr>
        </w:div>
        <w:div w:id="1349522142">
          <w:marLeft w:val="640"/>
          <w:marRight w:val="0"/>
          <w:marTop w:val="0"/>
          <w:marBottom w:val="0"/>
          <w:divBdr>
            <w:top w:val="none" w:sz="0" w:space="0" w:color="auto"/>
            <w:left w:val="none" w:sz="0" w:space="0" w:color="auto"/>
            <w:bottom w:val="none" w:sz="0" w:space="0" w:color="auto"/>
            <w:right w:val="none" w:sz="0" w:space="0" w:color="auto"/>
          </w:divBdr>
        </w:div>
        <w:div w:id="1360157510">
          <w:marLeft w:val="640"/>
          <w:marRight w:val="0"/>
          <w:marTop w:val="0"/>
          <w:marBottom w:val="0"/>
          <w:divBdr>
            <w:top w:val="none" w:sz="0" w:space="0" w:color="auto"/>
            <w:left w:val="none" w:sz="0" w:space="0" w:color="auto"/>
            <w:bottom w:val="none" w:sz="0" w:space="0" w:color="auto"/>
            <w:right w:val="none" w:sz="0" w:space="0" w:color="auto"/>
          </w:divBdr>
        </w:div>
        <w:div w:id="1362517435">
          <w:marLeft w:val="640"/>
          <w:marRight w:val="0"/>
          <w:marTop w:val="0"/>
          <w:marBottom w:val="0"/>
          <w:divBdr>
            <w:top w:val="none" w:sz="0" w:space="0" w:color="auto"/>
            <w:left w:val="none" w:sz="0" w:space="0" w:color="auto"/>
            <w:bottom w:val="none" w:sz="0" w:space="0" w:color="auto"/>
            <w:right w:val="none" w:sz="0" w:space="0" w:color="auto"/>
          </w:divBdr>
        </w:div>
        <w:div w:id="1378966941">
          <w:marLeft w:val="640"/>
          <w:marRight w:val="0"/>
          <w:marTop w:val="0"/>
          <w:marBottom w:val="0"/>
          <w:divBdr>
            <w:top w:val="none" w:sz="0" w:space="0" w:color="auto"/>
            <w:left w:val="none" w:sz="0" w:space="0" w:color="auto"/>
            <w:bottom w:val="none" w:sz="0" w:space="0" w:color="auto"/>
            <w:right w:val="none" w:sz="0" w:space="0" w:color="auto"/>
          </w:divBdr>
        </w:div>
        <w:div w:id="1447231694">
          <w:marLeft w:val="640"/>
          <w:marRight w:val="0"/>
          <w:marTop w:val="0"/>
          <w:marBottom w:val="0"/>
          <w:divBdr>
            <w:top w:val="none" w:sz="0" w:space="0" w:color="auto"/>
            <w:left w:val="none" w:sz="0" w:space="0" w:color="auto"/>
            <w:bottom w:val="none" w:sz="0" w:space="0" w:color="auto"/>
            <w:right w:val="none" w:sz="0" w:space="0" w:color="auto"/>
          </w:divBdr>
        </w:div>
        <w:div w:id="1458525688">
          <w:marLeft w:val="640"/>
          <w:marRight w:val="0"/>
          <w:marTop w:val="0"/>
          <w:marBottom w:val="0"/>
          <w:divBdr>
            <w:top w:val="none" w:sz="0" w:space="0" w:color="auto"/>
            <w:left w:val="none" w:sz="0" w:space="0" w:color="auto"/>
            <w:bottom w:val="none" w:sz="0" w:space="0" w:color="auto"/>
            <w:right w:val="none" w:sz="0" w:space="0" w:color="auto"/>
          </w:divBdr>
        </w:div>
        <w:div w:id="1461418355">
          <w:marLeft w:val="640"/>
          <w:marRight w:val="0"/>
          <w:marTop w:val="0"/>
          <w:marBottom w:val="0"/>
          <w:divBdr>
            <w:top w:val="none" w:sz="0" w:space="0" w:color="auto"/>
            <w:left w:val="none" w:sz="0" w:space="0" w:color="auto"/>
            <w:bottom w:val="none" w:sz="0" w:space="0" w:color="auto"/>
            <w:right w:val="none" w:sz="0" w:space="0" w:color="auto"/>
          </w:divBdr>
        </w:div>
        <w:div w:id="1468741590">
          <w:marLeft w:val="640"/>
          <w:marRight w:val="0"/>
          <w:marTop w:val="0"/>
          <w:marBottom w:val="0"/>
          <w:divBdr>
            <w:top w:val="none" w:sz="0" w:space="0" w:color="auto"/>
            <w:left w:val="none" w:sz="0" w:space="0" w:color="auto"/>
            <w:bottom w:val="none" w:sz="0" w:space="0" w:color="auto"/>
            <w:right w:val="none" w:sz="0" w:space="0" w:color="auto"/>
          </w:divBdr>
        </w:div>
        <w:div w:id="1476483085">
          <w:marLeft w:val="640"/>
          <w:marRight w:val="0"/>
          <w:marTop w:val="0"/>
          <w:marBottom w:val="0"/>
          <w:divBdr>
            <w:top w:val="none" w:sz="0" w:space="0" w:color="auto"/>
            <w:left w:val="none" w:sz="0" w:space="0" w:color="auto"/>
            <w:bottom w:val="none" w:sz="0" w:space="0" w:color="auto"/>
            <w:right w:val="none" w:sz="0" w:space="0" w:color="auto"/>
          </w:divBdr>
        </w:div>
        <w:div w:id="1526093985">
          <w:marLeft w:val="640"/>
          <w:marRight w:val="0"/>
          <w:marTop w:val="0"/>
          <w:marBottom w:val="0"/>
          <w:divBdr>
            <w:top w:val="none" w:sz="0" w:space="0" w:color="auto"/>
            <w:left w:val="none" w:sz="0" w:space="0" w:color="auto"/>
            <w:bottom w:val="none" w:sz="0" w:space="0" w:color="auto"/>
            <w:right w:val="none" w:sz="0" w:space="0" w:color="auto"/>
          </w:divBdr>
        </w:div>
        <w:div w:id="1571891610">
          <w:marLeft w:val="640"/>
          <w:marRight w:val="0"/>
          <w:marTop w:val="0"/>
          <w:marBottom w:val="0"/>
          <w:divBdr>
            <w:top w:val="none" w:sz="0" w:space="0" w:color="auto"/>
            <w:left w:val="none" w:sz="0" w:space="0" w:color="auto"/>
            <w:bottom w:val="none" w:sz="0" w:space="0" w:color="auto"/>
            <w:right w:val="none" w:sz="0" w:space="0" w:color="auto"/>
          </w:divBdr>
        </w:div>
        <w:div w:id="1644506751">
          <w:marLeft w:val="640"/>
          <w:marRight w:val="0"/>
          <w:marTop w:val="0"/>
          <w:marBottom w:val="0"/>
          <w:divBdr>
            <w:top w:val="none" w:sz="0" w:space="0" w:color="auto"/>
            <w:left w:val="none" w:sz="0" w:space="0" w:color="auto"/>
            <w:bottom w:val="none" w:sz="0" w:space="0" w:color="auto"/>
            <w:right w:val="none" w:sz="0" w:space="0" w:color="auto"/>
          </w:divBdr>
        </w:div>
        <w:div w:id="1663464415">
          <w:marLeft w:val="640"/>
          <w:marRight w:val="0"/>
          <w:marTop w:val="0"/>
          <w:marBottom w:val="0"/>
          <w:divBdr>
            <w:top w:val="none" w:sz="0" w:space="0" w:color="auto"/>
            <w:left w:val="none" w:sz="0" w:space="0" w:color="auto"/>
            <w:bottom w:val="none" w:sz="0" w:space="0" w:color="auto"/>
            <w:right w:val="none" w:sz="0" w:space="0" w:color="auto"/>
          </w:divBdr>
        </w:div>
        <w:div w:id="1732541095">
          <w:marLeft w:val="640"/>
          <w:marRight w:val="0"/>
          <w:marTop w:val="0"/>
          <w:marBottom w:val="0"/>
          <w:divBdr>
            <w:top w:val="none" w:sz="0" w:space="0" w:color="auto"/>
            <w:left w:val="none" w:sz="0" w:space="0" w:color="auto"/>
            <w:bottom w:val="none" w:sz="0" w:space="0" w:color="auto"/>
            <w:right w:val="none" w:sz="0" w:space="0" w:color="auto"/>
          </w:divBdr>
        </w:div>
        <w:div w:id="1850176332">
          <w:marLeft w:val="640"/>
          <w:marRight w:val="0"/>
          <w:marTop w:val="0"/>
          <w:marBottom w:val="0"/>
          <w:divBdr>
            <w:top w:val="none" w:sz="0" w:space="0" w:color="auto"/>
            <w:left w:val="none" w:sz="0" w:space="0" w:color="auto"/>
            <w:bottom w:val="none" w:sz="0" w:space="0" w:color="auto"/>
            <w:right w:val="none" w:sz="0" w:space="0" w:color="auto"/>
          </w:divBdr>
        </w:div>
        <w:div w:id="1893760743">
          <w:marLeft w:val="640"/>
          <w:marRight w:val="0"/>
          <w:marTop w:val="0"/>
          <w:marBottom w:val="0"/>
          <w:divBdr>
            <w:top w:val="none" w:sz="0" w:space="0" w:color="auto"/>
            <w:left w:val="none" w:sz="0" w:space="0" w:color="auto"/>
            <w:bottom w:val="none" w:sz="0" w:space="0" w:color="auto"/>
            <w:right w:val="none" w:sz="0" w:space="0" w:color="auto"/>
          </w:divBdr>
        </w:div>
        <w:div w:id="2010907954">
          <w:marLeft w:val="640"/>
          <w:marRight w:val="0"/>
          <w:marTop w:val="0"/>
          <w:marBottom w:val="0"/>
          <w:divBdr>
            <w:top w:val="none" w:sz="0" w:space="0" w:color="auto"/>
            <w:left w:val="none" w:sz="0" w:space="0" w:color="auto"/>
            <w:bottom w:val="none" w:sz="0" w:space="0" w:color="auto"/>
            <w:right w:val="none" w:sz="0" w:space="0" w:color="auto"/>
          </w:divBdr>
        </w:div>
        <w:div w:id="2027830404">
          <w:marLeft w:val="640"/>
          <w:marRight w:val="0"/>
          <w:marTop w:val="0"/>
          <w:marBottom w:val="0"/>
          <w:divBdr>
            <w:top w:val="none" w:sz="0" w:space="0" w:color="auto"/>
            <w:left w:val="none" w:sz="0" w:space="0" w:color="auto"/>
            <w:bottom w:val="none" w:sz="0" w:space="0" w:color="auto"/>
            <w:right w:val="none" w:sz="0" w:space="0" w:color="auto"/>
          </w:divBdr>
        </w:div>
        <w:div w:id="2057729082">
          <w:marLeft w:val="640"/>
          <w:marRight w:val="0"/>
          <w:marTop w:val="0"/>
          <w:marBottom w:val="0"/>
          <w:divBdr>
            <w:top w:val="none" w:sz="0" w:space="0" w:color="auto"/>
            <w:left w:val="none" w:sz="0" w:space="0" w:color="auto"/>
            <w:bottom w:val="none" w:sz="0" w:space="0" w:color="auto"/>
            <w:right w:val="none" w:sz="0" w:space="0" w:color="auto"/>
          </w:divBdr>
        </w:div>
        <w:div w:id="2093382964">
          <w:marLeft w:val="640"/>
          <w:marRight w:val="0"/>
          <w:marTop w:val="0"/>
          <w:marBottom w:val="0"/>
          <w:divBdr>
            <w:top w:val="none" w:sz="0" w:space="0" w:color="auto"/>
            <w:left w:val="none" w:sz="0" w:space="0" w:color="auto"/>
            <w:bottom w:val="none" w:sz="0" w:space="0" w:color="auto"/>
            <w:right w:val="none" w:sz="0" w:space="0" w:color="auto"/>
          </w:divBdr>
        </w:div>
      </w:divsChild>
    </w:div>
    <w:div w:id="766585098">
      <w:bodyDiv w:val="1"/>
      <w:marLeft w:val="0"/>
      <w:marRight w:val="0"/>
      <w:marTop w:val="0"/>
      <w:marBottom w:val="0"/>
      <w:divBdr>
        <w:top w:val="none" w:sz="0" w:space="0" w:color="auto"/>
        <w:left w:val="none" w:sz="0" w:space="0" w:color="auto"/>
        <w:bottom w:val="none" w:sz="0" w:space="0" w:color="auto"/>
        <w:right w:val="none" w:sz="0" w:space="0" w:color="auto"/>
      </w:divBdr>
    </w:div>
    <w:div w:id="797527230">
      <w:bodyDiv w:val="1"/>
      <w:marLeft w:val="0"/>
      <w:marRight w:val="0"/>
      <w:marTop w:val="0"/>
      <w:marBottom w:val="0"/>
      <w:divBdr>
        <w:top w:val="none" w:sz="0" w:space="0" w:color="auto"/>
        <w:left w:val="none" w:sz="0" w:space="0" w:color="auto"/>
        <w:bottom w:val="none" w:sz="0" w:space="0" w:color="auto"/>
        <w:right w:val="none" w:sz="0" w:space="0" w:color="auto"/>
      </w:divBdr>
      <w:divsChild>
        <w:div w:id="58554014">
          <w:marLeft w:val="640"/>
          <w:marRight w:val="0"/>
          <w:marTop w:val="0"/>
          <w:marBottom w:val="0"/>
          <w:divBdr>
            <w:top w:val="none" w:sz="0" w:space="0" w:color="auto"/>
            <w:left w:val="none" w:sz="0" w:space="0" w:color="auto"/>
            <w:bottom w:val="none" w:sz="0" w:space="0" w:color="auto"/>
            <w:right w:val="none" w:sz="0" w:space="0" w:color="auto"/>
          </w:divBdr>
        </w:div>
        <w:div w:id="205919803">
          <w:marLeft w:val="640"/>
          <w:marRight w:val="0"/>
          <w:marTop w:val="0"/>
          <w:marBottom w:val="0"/>
          <w:divBdr>
            <w:top w:val="none" w:sz="0" w:space="0" w:color="auto"/>
            <w:left w:val="none" w:sz="0" w:space="0" w:color="auto"/>
            <w:bottom w:val="none" w:sz="0" w:space="0" w:color="auto"/>
            <w:right w:val="none" w:sz="0" w:space="0" w:color="auto"/>
          </w:divBdr>
        </w:div>
        <w:div w:id="293602648">
          <w:marLeft w:val="640"/>
          <w:marRight w:val="0"/>
          <w:marTop w:val="0"/>
          <w:marBottom w:val="0"/>
          <w:divBdr>
            <w:top w:val="none" w:sz="0" w:space="0" w:color="auto"/>
            <w:left w:val="none" w:sz="0" w:space="0" w:color="auto"/>
            <w:bottom w:val="none" w:sz="0" w:space="0" w:color="auto"/>
            <w:right w:val="none" w:sz="0" w:space="0" w:color="auto"/>
          </w:divBdr>
        </w:div>
        <w:div w:id="303240925">
          <w:marLeft w:val="640"/>
          <w:marRight w:val="0"/>
          <w:marTop w:val="0"/>
          <w:marBottom w:val="0"/>
          <w:divBdr>
            <w:top w:val="none" w:sz="0" w:space="0" w:color="auto"/>
            <w:left w:val="none" w:sz="0" w:space="0" w:color="auto"/>
            <w:bottom w:val="none" w:sz="0" w:space="0" w:color="auto"/>
            <w:right w:val="none" w:sz="0" w:space="0" w:color="auto"/>
          </w:divBdr>
        </w:div>
        <w:div w:id="309985761">
          <w:marLeft w:val="640"/>
          <w:marRight w:val="0"/>
          <w:marTop w:val="0"/>
          <w:marBottom w:val="0"/>
          <w:divBdr>
            <w:top w:val="none" w:sz="0" w:space="0" w:color="auto"/>
            <w:left w:val="none" w:sz="0" w:space="0" w:color="auto"/>
            <w:bottom w:val="none" w:sz="0" w:space="0" w:color="auto"/>
            <w:right w:val="none" w:sz="0" w:space="0" w:color="auto"/>
          </w:divBdr>
        </w:div>
        <w:div w:id="343096965">
          <w:marLeft w:val="640"/>
          <w:marRight w:val="0"/>
          <w:marTop w:val="0"/>
          <w:marBottom w:val="0"/>
          <w:divBdr>
            <w:top w:val="none" w:sz="0" w:space="0" w:color="auto"/>
            <w:left w:val="none" w:sz="0" w:space="0" w:color="auto"/>
            <w:bottom w:val="none" w:sz="0" w:space="0" w:color="auto"/>
            <w:right w:val="none" w:sz="0" w:space="0" w:color="auto"/>
          </w:divBdr>
        </w:div>
        <w:div w:id="349989218">
          <w:marLeft w:val="640"/>
          <w:marRight w:val="0"/>
          <w:marTop w:val="0"/>
          <w:marBottom w:val="0"/>
          <w:divBdr>
            <w:top w:val="none" w:sz="0" w:space="0" w:color="auto"/>
            <w:left w:val="none" w:sz="0" w:space="0" w:color="auto"/>
            <w:bottom w:val="none" w:sz="0" w:space="0" w:color="auto"/>
            <w:right w:val="none" w:sz="0" w:space="0" w:color="auto"/>
          </w:divBdr>
        </w:div>
        <w:div w:id="474026299">
          <w:marLeft w:val="640"/>
          <w:marRight w:val="0"/>
          <w:marTop w:val="0"/>
          <w:marBottom w:val="0"/>
          <w:divBdr>
            <w:top w:val="none" w:sz="0" w:space="0" w:color="auto"/>
            <w:left w:val="none" w:sz="0" w:space="0" w:color="auto"/>
            <w:bottom w:val="none" w:sz="0" w:space="0" w:color="auto"/>
            <w:right w:val="none" w:sz="0" w:space="0" w:color="auto"/>
          </w:divBdr>
        </w:div>
        <w:div w:id="523595396">
          <w:marLeft w:val="640"/>
          <w:marRight w:val="0"/>
          <w:marTop w:val="0"/>
          <w:marBottom w:val="0"/>
          <w:divBdr>
            <w:top w:val="none" w:sz="0" w:space="0" w:color="auto"/>
            <w:left w:val="none" w:sz="0" w:space="0" w:color="auto"/>
            <w:bottom w:val="none" w:sz="0" w:space="0" w:color="auto"/>
            <w:right w:val="none" w:sz="0" w:space="0" w:color="auto"/>
          </w:divBdr>
        </w:div>
        <w:div w:id="560412315">
          <w:marLeft w:val="640"/>
          <w:marRight w:val="0"/>
          <w:marTop w:val="0"/>
          <w:marBottom w:val="0"/>
          <w:divBdr>
            <w:top w:val="none" w:sz="0" w:space="0" w:color="auto"/>
            <w:left w:val="none" w:sz="0" w:space="0" w:color="auto"/>
            <w:bottom w:val="none" w:sz="0" w:space="0" w:color="auto"/>
            <w:right w:val="none" w:sz="0" w:space="0" w:color="auto"/>
          </w:divBdr>
        </w:div>
        <w:div w:id="587081884">
          <w:marLeft w:val="640"/>
          <w:marRight w:val="0"/>
          <w:marTop w:val="0"/>
          <w:marBottom w:val="0"/>
          <w:divBdr>
            <w:top w:val="none" w:sz="0" w:space="0" w:color="auto"/>
            <w:left w:val="none" w:sz="0" w:space="0" w:color="auto"/>
            <w:bottom w:val="none" w:sz="0" w:space="0" w:color="auto"/>
            <w:right w:val="none" w:sz="0" w:space="0" w:color="auto"/>
          </w:divBdr>
        </w:div>
        <w:div w:id="640884022">
          <w:marLeft w:val="640"/>
          <w:marRight w:val="0"/>
          <w:marTop w:val="0"/>
          <w:marBottom w:val="0"/>
          <w:divBdr>
            <w:top w:val="none" w:sz="0" w:space="0" w:color="auto"/>
            <w:left w:val="none" w:sz="0" w:space="0" w:color="auto"/>
            <w:bottom w:val="none" w:sz="0" w:space="0" w:color="auto"/>
            <w:right w:val="none" w:sz="0" w:space="0" w:color="auto"/>
          </w:divBdr>
        </w:div>
        <w:div w:id="733968826">
          <w:marLeft w:val="640"/>
          <w:marRight w:val="0"/>
          <w:marTop w:val="0"/>
          <w:marBottom w:val="0"/>
          <w:divBdr>
            <w:top w:val="none" w:sz="0" w:space="0" w:color="auto"/>
            <w:left w:val="none" w:sz="0" w:space="0" w:color="auto"/>
            <w:bottom w:val="none" w:sz="0" w:space="0" w:color="auto"/>
            <w:right w:val="none" w:sz="0" w:space="0" w:color="auto"/>
          </w:divBdr>
        </w:div>
        <w:div w:id="1024016182">
          <w:marLeft w:val="640"/>
          <w:marRight w:val="0"/>
          <w:marTop w:val="0"/>
          <w:marBottom w:val="0"/>
          <w:divBdr>
            <w:top w:val="none" w:sz="0" w:space="0" w:color="auto"/>
            <w:left w:val="none" w:sz="0" w:space="0" w:color="auto"/>
            <w:bottom w:val="none" w:sz="0" w:space="0" w:color="auto"/>
            <w:right w:val="none" w:sz="0" w:space="0" w:color="auto"/>
          </w:divBdr>
        </w:div>
        <w:div w:id="1031612423">
          <w:marLeft w:val="640"/>
          <w:marRight w:val="0"/>
          <w:marTop w:val="0"/>
          <w:marBottom w:val="0"/>
          <w:divBdr>
            <w:top w:val="none" w:sz="0" w:space="0" w:color="auto"/>
            <w:left w:val="none" w:sz="0" w:space="0" w:color="auto"/>
            <w:bottom w:val="none" w:sz="0" w:space="0" w:color="auto"/>
            <w:right w:val="none" w:sz="0" w:space="0" w:color="auto"/>
          </w:divBdr>
        </w:div>
        <w:div w:id="1304774291">
          <w:marLeft w:val="640"/>
          <w:marRight w:val="0"/>
          <w:marTop w:val="0"/>
          <w:marBottom w:val="0"/>
          <w:divBdr>
            <w:top w:val="none" w:sz="0" w:space="0" w:color="auto"/>
            <w:left w:val="none" w:sz="0" w:space="0" w:color="auto"/>
            <w:bottom w:val="none" w:sz="0" w:space="0" w:color="auto"/>
            <w:right w:val="none" w:sz="0" w:space="0" w:color="auto"/>
          </w:divBdr>
        </w:div>
        <w:div w:id="1441954500">
          <w:marLeft w:val="640"/>
          <w:marRight w:val="0"/>
          <w:marTop w:val="0"/>
          <w:marBottom w:val="0"/>
          <w:divBdr>
            <w:top w:val="none" w:sz="0" w:space="0" w:color="auto"/>
            <w:left w:val="none" w:sz="0" w:space="0" w:color="auto"/>
            <w:bottom w:val="none" w:sz="0" w:space="0" w:color="auto"/>
            <w:right w:val="none" w:sz="0" w:space="0" w:color="auto"/>
          </w:divBdr>
        </w:div>
        <w:div w:id="1471678314">
          <w:marLeft w:val="640"/>
          <w:marRight w:val="0"/>
          <w:marTop w:val="0"/>
          <w:marBottom w:val="0"/>
          <w:divBdr>
            <w:top w:val="none" w:sz="0" w:space="0" w:color="auto"/>
            <w:left w:val="none" w:sz="0" w:space="0" w:color="auto"/>
            <w:bottom w:val="none" w:sz="0" w:space="0" w:color="auto"/>
            <w:right w:val="none" w:sz="0" w:space="0" w:color="auto"/>
          </w:divBdr>
        </w:div>
        <w:div w:id="1503472882">
          <w:marLeft w:val="640"/>
          <w:marRight w:val="0"/>
          <w:marTop w:val="0"/>
          <w:marBottom w:val="0"/>
          <w:divBdr>
            <w:top w:val="none" w:sz="0" w:space="0" w:color="auto"/>
            <w:left w:val="none" w:sz="0" w:space="0" w:color="auto"/>
            <w:bottom w:val="none" w:sz="0" w:space="0" w:color="auto"/>
            <w:right w:val="none" w:sz="0" w:space="0" w:color="auto"/>
          </w:divBdr>
        </w:div>
        <w:div w:id="1537542252">
          <w:marLeft w:val="640"/>
          <w:marRight w:val="0"/>
          <w:marTop w:val="0"/>
          <w:marBottom w:val="0"/>
          <w:divBdr>
            <w:top w:val="none" w:sz="0" w:space="0" w:color="auto"/>
            <w:left w:val="none" w:sz="0" w:space="0" w:color="auto"/>
            <w:bottom w:val="none" w:sz="0" w:space="0" w:color="auto"/>
            <w:right w:val="none" w:sz="0" w:space="0" w:color="auto"/>
          </w:divBdr>
        </w:div>
        <w:div w:id="1722754113">
          <w:marLeft w:val="640"/>
          <w:marRight w:val="0"/>
          <w:marTop w:val="0"/>
          <w:marBottom w:val="0"/>
          <w:divBdr>
            <w:top w:val="none" w:sz="0" w:space="0" w:color="auto"/>
            <w:left w:val="none" w:sz="0" w:space="0" w:color="auto"/>
            <w:bottom w:val="none" w:sz="0" w:space="0" w:color="auto"/>
            <w:right w:val="none" w:sz="0" w:space="0" w:color="auto"/>
          </w:divBdr>
        </w:div>
        <w:div w:id="2046440094">
          <w:marLeft w:val="640"/>
          <w:marRight w:val="0"/>
          <w:marTop w:val="0"/>
          <w:marBottom w:val="0"/>
          <w:divBdr>
            <w:top w:val="none" w:sz="0" w:space="0" w:color="auto"/>
            <w:left w:val="none" w:sz="0" w:space="0" w:color="auto"/>
            <w:bottom w:val="none" w:sz="0" w:space="0" w:color="auto"/>
            <w:right w:val="none" w:sz="0" w:space="0" w:color="auto"/>
          </w:divBdr>
        </w:div>
        <w:div w:id="2140419067">
          <w:marLeft w:val="640"/>
          <w:marRight w:val="0"/>
          <w:marTop w:val="0"/>
          <w:marBottom w:val="0"/>
          <w:divBdr>
            <w:top w:val="none" w:sz="0" w:space="0" w:color="auto"/>
            <w:left w:val="none" w:sz="0" w:space="0" w:color="auto"/>
            <w:bottom w:val="none" w:sz="0" w:space="0" w:color="auto"/>
            <w:right w:val="none" w:sz="0" w:space="0" w:color="auto"/>
          </w:divBdr>
        </w:div>
      </w:divsChild>
    </w:div>
    <w:div w:id="820735257">
      <w:bodyDiv w:val="1"/>
      <w:marLeft w:val="0"/>
      <w:marRight w:val="0"/>
      <w:marTop w:val="0"/>
      <w:marBottom w:val="0"/>
      <w:divBdr>
        <w:top w:val="none" w:sz="0" w:space="0" w:color="auto"/>
        <w:left w:val="none" w:sz="0" w:space="0" w:color="auto"/>
        <w:bottom w:val="none" w:sz="0" w:space="0" w:color="auto"/>
        <w:right w:val="none" w:sz="0" w:space="0" w:color="auto"/>
      </w:divBdr>
    </w:div>
    <w:div w:id="834033288">
      <w:bodyDiv w:val="1"/>
      <w:marLeft w:val="0"/>
      <w:marRight w:val="0"/>
      <w:marTop w:val="0"/>
      <w:marBottom w:val="0"/>
      <w:divBdr>
        <w:top w:val="none" w:sz="0" w:space="0" w:color="auto"/>
        <w:left w:val="none" w:sz="0" w:space="0" w:color="auto"/>
        <w:bottom w:val="none" w:sz="0" w:space="0" w:color="auto"/>
        <w:right w:val="none" w:sz="0" w:space="0" w:color="auto"/>
      </w:divBdr>
    </w:div>
    <w:div w:id="840319311">
      <w:bodyDiv w:val="1"/>
      <w:marLeft w:val="0"/>
      <w:marRight w:val="0"/>
      <w:marTop w:val="0"/>
      <w:marBottom w:val="0"/>
      <w:divBdr>
        <w:top w:val="none" w:sz="0" w:space="0" w:color="auto"/>
        <w:left w:val="none" w:sz="0" w:space="0" w:color="auto"/>
        <w:bottom w:val="none" w:sz="0" w:space="0" w:color="auto"/>
        <w:right w:val="none" w:sz="0" w:space="0" w:color="auto"/>
      </w:divBdr>
    </w:div>
    <w:div w:id="843133654">
      <w:bodyDiv w:val="1"/>
      <w:marLeft w:val="0"/>
      <w:marRight w:val="0"/>
      <w:marTop w:val="0"/>
      <w:marBottom w:val="0"/>
      <w:divBdr>
        <w:top w:val="none" w:sz="0" w:space="0" w:color="auto"/>
        <w:left w:val="none" w:sz="0" w:space="0" w:color="auto"/>
        <w:bottom w:val="none" w:sz="0" w:space="0" w:color="auto"/>
        <w:right w:val="none" w:sz="0" w:space="0" w:color="auto"/>
      </w:divBdr>
      <w:divsChild>
        <w:div w:id="1705799">
          <w:marLeft w:val="640"/>
          <w:marRight w:val="0"/>
          <w:marTop w:val="0"/>
          <w:marBottom w:val="0"/>
          <w:divBdr>
            <w:top w:val="none" w:sz="0" w:space="0" w:color="auto"/>
            <w:left w:val="none" w:sz="0" w:space="0" w:color="auto"/>
            <w:bottom w:val="none" w:sz="0" w:space="0" w:color="auto"/>
            <w:right w:val="none" w:sz="0" w:space="0" w:color="auto"/>
          </w:divBdr>
        </w:div>
        <w:div w:id="49228406">
          <w:marLeft w:val="640"/>
          <w:marRight w:val="0"/>
          <w:marTop w:val="0"/>
          <w:marBottom w:val="0"/>
          <w:divBdr>
            <w:top w:val="none" w:sz="0" w:space="0" w:color="auto"/>
            <w:left w:val="none" w:sz="0" w:space="0" w:color="auto"/>
            <w:bottom w:val="none" w:sz="0" w:space="0" w:color="auto"/>
            <w:right w:val="none" w:sz="0" w:space="0" w:color="auto"/>
          </w:divBdr>
        </w:div>
        <w:div w:id="51851311">
          <w:marLeft w:val="640"/>
          <w:marRight w:val="0"/>
          <w:marTop w:val="0"/>
          <w:marBottom w:val="0"/>
          <w:divBdr>
            <w:top w:val="none" w:sz="0" w:space="0" w:color="auto"/>
            <w:left w:val="none" w:sz="0" w:space="0" w:color="auto"/>
            <w:bottom w:val="none" w:sz="0" w:space="0" w:color="auto"/>
            <w:right w:val="none" w:sz="0" w:space="0" w:color="auto"/>
          </w:divBdr>
        </w:div>
        <w:div w:id="73548547">
          <w:marLeft w:val="640"/>
          <w:marRight w:val="0"/>
          <w:marTop w:val="0"/>
          <w:marBottom w:val="0"/>
          <w:divBdr>
            <w:top w:val="none" w:sz="0" w:space="0" w:color="auto"/>
            <w:left w:val="none" w:sz="0" w:space="0" w:color="auto"/>
            <w:bottom w:val="none" w:sz="0" w:space="0" w:color="auto"/>
            <w:right w:val="none" w:sz="0" w:space="0" w:color="auto"/>
          </w:divBdr>
        </w:div>
        <w:div w:id="85853765">
          <w:marLeft w:val="640"/>
          <w:marRight w:val="0"/>
          <w:marTop w:val="0"/>
          <w:marBottom w:val="0"/>
          <w:divBdr>
            <w:top w:val="none" w:sz="0" w:space="0" w:color="auto"/>
            <w:left w:val="none" w:sz="0" w:space="0" w:color="auto"/>
            <w:bottom w:val="none" w:sz="0" w:space="0" w:color="auto"/>
            <w:right w:val="none" w:sz="0" w:space="0" w:color="auto"/>
          </w:divBdr>
        </w:div>
        <w:div w:id="344794407">
          <w:marLeft w:val="640"/>
          <w:marRight w:val="0"/>
          <w:marTop w:val="0"/>
          <w:marBottom w:val="0"/>
          <w:divBdr>
            <w:top w:val="none" w:sz="0" w:space="0" w:color="auto"/>
            <w:left w:val="none" w:sz="0" w:space="0" w:color="auto"/>
            <w:bottom w:val="none" w:sz="0" w:space="0" w:color="auto"/>
            <w:right w:val="none" w:sz="0" w:space="0" w:color="auto"/>
          </w:divBdr>
        </w:div>
        <w:div w:id="423232578">
          <w:marLeft w:val="640"/>
          <w:marRight w:val="0"/>
          <w:marTop w:val="0"/>
          <w:marBottom w:val="0"/>
          <w:divBdr>
            <w:top w:val="none" w:sz="0" w:space="0" w:color="auto"/>
            <w:left w:val="none" w:sz="0" w:space="0" w:color="auto"/>
            <w:bottom w:val="none" w:sz="0" w:space="0" w:color="auto"/>
            <w:right w:val="none" w:sz="0" w:space="0" w:color="auto"/>
          </w:divBdr>
        </w:div>
        <w:div w:id="467934859">
          <w:marLeft w:val="640"/>
          <w:marRight w:val="0"/>
          <w:marTop w:val="0"/>
          <w:marBottom w:val="0"/>
          <w:divBdr>
            <w:top w:val="none" w:sz="0" w:space="0" w:color="auto"/>
            <w:left w:val="none" w:sz="0" w:space="0" w:color="auto"/>
            <w:bottom w:val="none" w:sz="0" w:space="0" w:color="auto"/>
            <w:right w:val="none" w:sz="0" w:space="0" w:color="auto"/>
          </w:divBdr>
        </w:div>
        <w:div w:id="536551833">
          <w:marLeft w:val="640"/>
          <w:marRight w:val="0"/>
          <w:marTop w:val="0"/>
          <w:marBottom w:val="0"/>
          <w:divBdr>
            <w:top w:val="none" w:sz="0" w:space="0" w:color="auto"/>
            <w:left w:val="none" w:sz="0" w:space="0" w:color="auto"/>
            <w:bottom w:val="none" w:sz="0" w:space="0" w:color="auto"/>
            <w:right w:val="none" w:sz="0" w:space="0" w:color="auto"/>
          </w:divBdr>
        </w:div>
        <w:div w:id="762460671">
          <w:marLeft w:val="640"/>
          <w:marRight w:val="0"/>
          <w:marTop w:val="0"/>
          <w:marBottom w:val="0"/>
          <w:divBdr>
            <w:top w:val="none" w:sz="0" w:space="0" w:color="auto"/>
            <w:left w:val="none" w:sz="0" w:space="0" w:color="auto"/>
            <w:bottom w:val="none" w:sz="0" w:space="0" w:color="auto"/>
            <w:right w:val="none" w:sz="0" w:space="0" w:color="auto"/>
          </w:divBdr>
        </w:div>
        <w:div w:id="935406226">
          <w:marLeft w:val="640"/>
          <w:marRight w:val="0"/>
          <w:marTop w:val="0"/>
          <w:marBottom w:val="0"/>
          <w:divBdr>
            <w:top w:val="none" w:sz="0" w:space="0" w:color="auto"/>
            <w:left w:val="none" w:sz="0" w:space="0" w:color="auto"/>
            <w:bottom w:val="none" w:sz="0" w:space="0" w:color="auto"/>
            <w:right w:val="none" w:sz="0" w:space="0" w:color="auto"/>
          </w:divBdr>
        </w:div>
        <w:div w:id="1053769282">
          <w:marLeft w:val="640"/>
          <w:marRight w:val="0"/>
          <w:marTop w:val="0"/>
          <w:marBottom w:val="0"/>
          <w:divBdr>
            <w:top w:val="none" w:sz="0" w:space="0" w:color="auto"/>
            <w:left w:val="none" w:sz="0" w:space="0" w:color="auto"/>
            <w:bottom w:val="none" w:sz="0" w:space="0" w:color="auto"/>
            <w:right w:val="none" w:sz="0" w:space="0" w:color="auto"/>
          </w:divBdr>
        </w:div>
        <w:div w:id="1082675963">
          <w:marLeft w:val="640"/>
          <w:marRight w:val="0"/>
          <w:marTop w:val="0"/>
          <w:marBottom w:val="0"/>
          <w:divBdr>
            <w:top w:val="none" w:sz="0" w:space="0" w:color="auto"/>
            <w:left w:val="none" w:sz="0" w:space="0" w:color="auto"/>
            <w:bottom w:val="none" w:sz="0" w:space="0" w:color="auto"/>
            <w:right w:val="none" w:sz="0" w:space="0" w:color="auto"/>
          </w:divBdr>
        </w:div>
        <w:div w:id="1456482810">
          <w:marLeft w:val="640"/>
          <w:marRight w:val="0"/>
          <w:marTop w:val="0"/>
          <w:marBottom w:val="0"/>
          <w:divBdr>
            <w:top w:val="none" w:sz="0" w:space="0" w:color="auto"/>
            <w:left w:val="none" w:sz="0" w:space="0" w:color="auto"/>
            <w:bottom w:val="none" w:sz="0" w:space="0" w:color="auto"/>
            <w:right w:val="none" w:sz="0" w:space="0" w:color="auto"/>
          </w:divBdr>
        </w:div>
        <w:div w:id="1466048587">
          <w:marLeft w:val="640"/>
          <w:marRight w:val="0"/>
          <w:marTop w:val="0"/>
          <w:marBottom w:val="0"/>
          <w:divBdr>
            <w:top w:val="none" w:sz="0" w:space="0" w:color="auto"/>
            <w:left w:val="none" w:sz="0" w:space="0" w:color="auto"/>
            <w:bottom w:val="none" w:sz="0" w:space="0" w:color="auto"/>
            <w:right w:val="none" w:sz="0" w:space="0" w:color="auto"/>
          </w:divBdr>
        </w:div>
        <w:div w:id="1590695877">
          <w:marLeft w:val="640"/>
          <w:marRight w:val="0"/>
          <w:marTop w:val="0"/>
          <w:marBottom w:val="0"/>
          <w:divBdr>
            <w:top w:val="none" w:sz="0" w:space="0" w:color="auto"/>
            <w:left w:val="none" w:sz="0" w:space="0" w:color="auto"/>
            <w:bottom w:val="none" w:sz="0" w:space="0" w:color="auto"/>
            <w:right w:val="none" w:sz="0" w:space="0" w:color="auto"/>
          </w:divBdr>
        </w:div>
        <w:div w:id="1964574979">
          <w:marLeft w:val="640"/>
          <w:marRight w:val="0"/>
          <w:marTop w:val="0"/>
          <w:marBottom w:val="0"/>
          <w:divBdr>
            <w:top w:val="none" w:sz="0" w:space="0" w:color="auto"/>
            <w:left w:val="none" w:sz="0" w:space="0" w:color="auto"/>
            <w:bottom w:val="none" w:sz="0" w:space="0" w:color="auto"/>
            <w:right w:val="none" w:sz="0" w:space="0" w:color="auto"/>
          </w:divBdr>
        </w:div>
        <w:div w:id="2056809844">
          <w:marLeft w:val="640"/>
          <w:marRight w:val="0"/>
          <w:marTop w:val="0"/>
          <w:marBottom w:val="0"/>
          <w:divBdr>
            <w:top w:val="none" w:sz="0" w:space="0" w:color="auto"/>
            <w:left w:val="none" w:sz="0" w:space="0" w:color="auto"/>
            <w:bottom w:val="none" w:sz="0" w:space="0" w:color="auto"/>
            <w:right w:val="none" w:sz="0" w:space="0" w:color="auto"/>
          </w:divBdr>
        </w:div>
        <w:div w:id="2077706031">
          <w:marLeft w:val="640"/>
          <w:marRight w:val="0"/>
          <w:marTop w:val="0"/>
          <w:marBottom w:val="0"/>
          <w:divBdr>
            <w:top w:val="none" w:sz="0" w:space="0" w:color="auto"/>
            <w:left w:val="none" w:sz="0" w:space="0" w:color="auto"/>
            <w:bottom w:val="none" w:sz="0" w:space="0" w:color="auto"/>
            <w:right w:val="none" w:sz="0" w:space="0" w:color="auto"/>
          </w:divBdr>
        </w:div>
        <w:div w:id="2083520864">
          <w:marLeft w:val="640"/>
          <w:marRight w:val="0"/>
          <w:marTop w:val="0"/>
          <w:marBottom w:val="0"/>
          <w:divBdr>
            <w:top w:val="none" w:sz="0" w:space="0" w:color="auto"/>
            <w:left w:val="none" w:sz="0" w:space="0" w:color="auto"/>
            <w:bottom w:val="none" w:sz="0" w:space="0" w:color="auto"/>
            <w:right w:val="none" w:sz="0" w:space="0" w:color="auto"/>
          </w:divBdr>
        </w:div>
        <w:div w:id="2111580970">
          <w:marLeft w:val="640"/>
          <w:marRight w:val="0"/>
          <w:marTop w:val="0"/>
          <w:marBottom w:val="0"/>
          <w:divBdr>
            <w:top w:val="none" w:sz="0" w:space="0" w:color="auto"/>
            <w:left w:val="none" w:sz="0" w:space="0" w:color="auto"/>
            <w:bottom w:val="none" w:sz="0" w:space="0" w:color="auto"/>
            <w:right w:val="none" w:sz="0" w:space="0" w:color="auto"/>
          </w:divBdr>
        </w:div>
      </w:divsChild>
    </w:div>
    <w:div w:id="843396850">
      <w:bodyDiv w:val="1"/>
      <w:marLeft w:val="0"/>
      <w:marRight w:val="0"/>
      <w:marTop w:val="0"/>
      <w:marBottom w:val="0"/>
      <w:divBdr>
        <w:top w:val="none" w:sz="0" w:space="0" w:color="auto"/>
        <w:left w:val="none" w:sz="0" w:space="0" w:color="auto"/>
        <w:bottom w:val="none" w:sz="0" w:space="0" w:color="auto"/>
        <w:right w:val="none" w:sz="0" w:space="0" w:color="auto"/>
      </w:divBdr>
      <w:divsChild>
        <w:div w:id="116489762">
          <w:marLeft w:val="640"/>
          <w:marRight w:val="0"/>
          <w:marTop w:val="0"/>
          <w:marBottom w:val="0"/>
          <w:divBdr>
            <w:top w:val="none" w:sz="0" w:space="0" w:color="auto"/>
            <w:left w:val="none" w:sz="0" w:space="0" w:color="auto"/>
            <w:bottom w:val="none" w:sz="0" w:space="0" w:color="auto"/>
            <w:right w:val="none" w:sz="0" w:space="0" w:color="auto"/>
          </w:divBdr>
        </w:div>
        <w:div w:id="137574293">
          <w:marLeft w:val="640"/>
          <w:marRight w:val="0"/>
          <w:marTop w:val="0"/>
          <w:marBottom w:val="0"/>
          <w:divBdr>
            <w:top w:val="none" w:sz="0" w:space="0" w:color="auto"/>
            <w:left w:val="none" w:sz="0" w:space="0" w:color="auto"/>
            <w:bottom w:val="none" w:sz="0" w:space="0" w:color="auto"/>
            <w:right w:val="none" w:sz="0" w:space="0" w:color="auto"/>
          </w:divBdr>
        </w:div>
        <w:div w:id="236093166">
          <w:marLeft w:val="640"/>
          <w:marRight w:val="0"/>
          <w:marTop w:val="0"/>
          <w:marBottom w:val="0"/>
          <w:divBdr>
            <w:top w:val="none" w:sz="0" w:space="0" w:color="auto"/>
            <w:left w:val="none" w:sz="0" w:space="0" w:color="auto"/>
            <w:bottom w:val="none" w:sz="0" w:space="0" w:color="auto"/>
            <w:right w:val="none" w:sz="0" w:space="0" w:color="auto"/>
          </w:divBdr>
        </w:div>
        <w:div w:id="277839314">
          <w:marLeft w:val="640"/>
          <w:marRight w:val="0"/>
          <w:marTop w:val="0"/>
          <w:marBottom w:val="0"/>
          <w:divBdr>
            <w:top w:val="none" w:sz="0" w:space="0" w:color="auto"/>
            <w:left w:val="none" w:sz="0" w:space="0" w:color="auto"/>
            <w:bottom w:val="none" w:sz="0" w:space="0" w:color="auto"/>
            <w:right w:val="none" w:sz="0" w:space="0" w:color="auto"/>
          </w:divBdr>
        </w:div>
        <w:div w:id="324549000">
          <w:marLeft w:val="640"/>
          <w:marRight w:val="0"/>
          <w:marTop w:val="0"/>
          <w:marBottom w:val="0"/>
          <w:divBdr>
            <w:top w:val="none" w:sz="0" w:space="0" w:color="auto"/>
            <w:left w:val="none" w:sz="0" w:space="0" w:color="auto"/>
            <w:bottom w:val="none" w:sz="0" w:space="0" w:color="auto"/>
            <w:right w:val="none" w:sz="0" w:space="0" w:color="auto"/>
          </w:divBdr>
        </w:div>
        <w:div w:id="350305839">
          <w:marLeft w:val="640"/>
          <w:marRight w:val="0"/>
          <w:marTop w:val="0"/>
          <w:marBottom w:val="0"/>
          <w:divBdr>
            <w:top w:val="none" w:sz="0" w:space="0" w:color="auto"/>
            <w:left w:val="none" w:sz="0" w:space="0" w:color="auto"/>
            <w:bottom w:val="none" w:sz="0" w:space="0" w:color="auto"/>
            <w:right w:val="none" w:sz="0" w:space="0" w:color="auto"/>
          </w:divBdr>
        </w:div>
        <w:div w:id="426846785">
          <w:marLeft w:val="640"/>
          <w:marRight w:val="0"/>
          <w:marTop w:val="0"/>
          <w:marBottom w:val="0"/>
          <w:divBdr>
            <w:top w:val="none" w:sz="0" w:space="0" w:color="auto"/>
            <w:left w:val="none" w:sz="0" w:space="0" w:color="auto"/>
            <w:bottom w:val="none" w:sz="0" w:space="0" w:color="auto"/>
            <w:right w:val="none" w:sz="0" w:space="0" w:color="auto"/>
          </w:divBdr>
        </w:div>
        <w:div w:id="508788725">
          <w:marLeft w:val="640"/>
          <w:marRight w:val="0"/>
          <w:marTop w:val="0"/>
          <w:marBottom w:val="0"/>
          <w:divBdr>
            <w:top w:val="none" w:sz="0" w:space="0" w:color="auto"/>
            <w:left w:val="none" w:sz="0" w:space="0" w:color="auto"/>
            <w:bottom w:val="none" w:sz="0" w:space="0" w:color="auto"/>
            <w:right w:val="none" w:sz="0" w:space="0" w:color="auto"/>
          </w:divBdr>
        </w:div>
        <w:div w:id="565074517">
          <w:marLeft w:val="640"/>
          <w:marRight w:val="0"/>
          <w:marTop w:val="0"/>
          <w:marBottom w:val="0"/>
          <w:divBdr>
            <w:top w:val="none" w:sz="0" w:space="0" w:color="auto"/>
            <w:left w:val="none" w:sz="0" w:space="0" w:color="auto"/>
            <w:bottom w:val="none" w:sz="0" w:space="0" w:color="auto"/>
            <w:right w:val="none" w:sz="0" w:space="0" w:color="auto"/>
          </w:divBdr>
        </w:div>
        <w:div w:id="574045809">
          <w:marLeft w:val="640"/>
          <w:marRight w:val="0"/>
          <w:marTop w:val="0"/>
          <w:marBottom w:val="0"/>
          <w:divBdr>
            <w:top w:val="none" w:sz="0" w:space="0" w:color="auto"/>
            <w:left w:val="none" w:sz="0" w:space="0" w:color="auto"/>
            <w:bottom w:val="none" w:sz="0" w:space="0" w:color="auto"/>
            <w:right w:val="none" w:sz="0" w:space="0" w:color="auto"/>
          </w:divBdr>
        </w:div>
        <w:div w:id="619724207">
          <w:marLeft w:val="640"/>
          <w:marRight w:val="0"/>
          <w:marTop w:val="0"/>
          <w:marBottom w:val="0"/>
          <w:divBdr>
            <w:top w:val="none" w:sz="0" w:space="0" w:color="auto"/>
            <w:left w:val="none" w:sz="0" w:space="0" w:color="auto"/>
            <w:bottom w:val="none" w:sz="0" w:space="0" w:color="auto"/>
            <w:right w:val="none" w:sz="0" w:space="0" w:color="auto"/>
          </w:divBdr>
        </w:div>
        <w:div w:id="750855365">
          <w:marLeft w:val="640"/>
          <w:marRight w:val="0"/>
          <w:marTop w:val="0"/>
          <w:marBottom w:val="0"/>
          <w:divBdr>
            <w:top w:val="none" w:sz="0" w:space="0" w:color="auto"/>
            <w:left w:val="none" w:sz="0" w:space="0" w:color="auto"/>
            <w:bottom w:val="none" w:sz="0" w:space="0" w:color="auto"/>
            <w:right w:val="none" w:sz="0" w:space="0" w:color="auto"/>
          </w:divBdr>
        </w:div>
        <w:div w:id="769853752">
          <w:marLeft w:val="640"/>
          <w:marRight w:val="0"/>
          <w:marTop w:val="0"/>
          <w:marBottom w:val="0"/>
          <w:divBdr>
            <w:top w:val="none" w:sz="0" w:space="0" w:color="auto"/>
            <w:left w:val="none" w:sz="0" w:space="0" w:color="auto"/>
            <w:bottom w:val="none" w:sz="0" w:space="0" w:color="auto"/>
            <w:right w:val="none" w:sz="0" w:space="0" w:color="auto"/>
          </w:divBdr>
        </w:div>
        <w:div w:id="1084032421">
          <w:marLeft w:val="640"/>
          <w:marRight w:val="0"/>
          <w:marTop w:val="0"/>
          <w:marBottom w:val="0"/>
          <w:divBdr>
            <w:top w:val="none" w:sz="0" w:space="0" w:color="auto"/>
            <w:left w:val="none" w:sz="0" w:space="0" w:color="auto"/>
            <w:bottom w:val="none" w:sz="0" w:space="0" w:color="auto"/>
            <w:right w:val="none" w:sz="0" w:space="0" w:color="auto"/>
          </w:divBdr>
        </w:div>
        <w:div w:id="1552765504">
          <w:marLeft w:val="640"/>
          <w:marRight w:val="0"/>
          <w:marTop w:val="0"/>
          <w:marBottom w:val="0"/>
          <w:divBdr>
            <w:top w:val="none" w:sz="0" w:space="0" w:color="auto"/>
            <w:left w:val="none" w:sz="0" w:space="0" w:color="auto"/>
            <w:bottom w:val="none" w:sz="0" w:space="0" w:color="auto"/>
            <w:right w:val="none" w:sz="0" w:space="0" w:color="auto"/>
          </w:divBdr>
        </w:div>
        <w:div w:id="1855221354">
          <w:marLeft w:val="640"/>
          <w:marRight w:val="0"/>
          <w:marTop w:val="0"/>
          <w:marBottom w:val="0"/>
          <w:divBdr>
            <w:top w:val="none" w:sz="0" w:space="0" w:color="auto"/>
            <w:left w:val="none" w:sz="0" w:space="0" w:color="auto"/>
            <w:bottom w:val="none" w:sz="0" w:space="0" w:color="auto"/>
            <w:right w:val="none" w:sz="0" w:space="0" w:color="auto"/>
          </w:divBdr>
        </w:div>
        <w:div w:id="1887373794">
          <w:marLeft w:val="640"/>
          <w:marRight w:val="0"/>
          <w:marTop w:val="0"/>
          <w:marBottom w:val="0"/>
          <w:divBdr>
            <w:top w:val="none" w:sz="0" w:space="0" w:color="auto"/>
            <w:left w:val="none" w:sz="0" w:space="0" w:color="auto"/>
            <w:bottom w:val="none" w:sz="0" w:space="0" w:color="auto"/>
            <w:right w:val="none" w:sz="0" w:space="0" w:color="auto"/>
          </w:divBdr>
        </w:div>
        <w:div w:id="1959948794">
          <w:marLeft w:val="640"/>
          <w:marRight w:val="0"/>
          <w:marTop w:val="0"/>
          <w:marBottom w:val="0"/>
          <w:divBdr>
            <w:top w:val="none" w:sz="0" w:space="0" w:color="auto"/>
            <w:left w:val="none" w:sz="0" w:space="0" w:color="auto"/>
            <w:bottom w:val="none" w:sz="0" w:space="0" w:color="auto"/>
            <w:right w:val="none" w:sz="0" w:space="0" w:color="auto"/>
          </w:divBdr>
        </w:div>
        <w:div w:id="2143379729">
          <w:marLeft w:val="640"/>
          <w:marRight w:val="0"/>
          <w:marTop w:val="0"/>
          <w:marBottom w:val="0"/>
          <w:divBdr>
            <w:top w:val="none" w:sz="0" w:space="0" w:color="auto"/>
            <w:left w:val="none" w:sz="0" w:space="0" w:color="auto"/>
            <w:bottom w:val="none" w:sz="0" w:space="0" w:color="auto"/>
            <w:right w:val="none" w:sz="0" w:space="0" w:color="auto"/>
          </w:divBdr>
        </w:div>
      </w:divsChild>
    </w:div>
    <w:div w:id="844784409">
      <w:bodyDiv w:val="1"/>
      <w:marLeft w:val="0"/>
      <w:marRight w:val="0"/>
      <w:marTop w:val="0"/>
      <w:marBottom w:val="0"/>
      <w:divBdr>
        <w:top w:val="none" w:sz="0" w:space="0" w:color="auto"/>
        <w:left w:val="none" w:sz="0" w:space="0" w:color="auto"/>
        <w:bottom w:val="none" w:sz="0" w:space="0" w:color="auto"/>
        <w:right w:val="none" w:sz="0" w:space="0" w:color="auto"/>
      </w:divBdr>
    </w:div>
    <w:div w:id="847016442">
      <w:bodyDiv w:val="1"/>
      <w:marLeft w:val="0"/>
      <w:marRight w:val="0"/>
      <w:marTop w:val="0"/>
      <w:marBottom w:val="0"/>
      <w:divBdr>
        <w:top w:val="none" w:sz="0" w:space="0" w:color="auto"/>
        <w:left w:val="none" w:sz="0" w:space="0" w:color="auto"/>
        <w:bottom w:val="none" w:sz="0" w:space="0" w:color="auto"/>
        <w:right w:val="none" w:sz="0" w:space="0" w:color="auto"/>
      </w:divBdr>
    </w:div>
    <w:div w:id="850292205">
      <w:bodyDiv w:val="1"/>
      <w:marLeft w:val="0"/>
      <w:marRight w:val="0"/>
      <w:marTop w:val="0"/>
      <w:marBottom w:val="0"/>
      <w:divBdr>
        <w:top w:val="none" w:sz="0" w:space="0" w:color="auto"/>
        <w:left w:val="none" w:sz="0" w:space="0" w:color="auto"/>
        <w:bottom w:val="none" w:sz="0" w:space="0" w:color="auto"/>
        <w:right w:val="none" w:sz="0" w:space="0" w:color="auto"/>
      </w:divBdr>
      <w:divsChild>
        <w:div w:id="816604">
          <w:marLeft w:val="640"/>
          <w:marRight w:val="0"/>
          <w:marTop w:val="0"/>
          <w:marBottom w:val="0"/>
          <w:divBdr>
            <w:top w:val="none" w:sz="0" w:space="0" w:color="auto"/>
            <w:left w:val="none" w:sz="0" w:space="0" w:color="auto"/>
            <w:bottom w:val="none" w:sz="0" w:space="0" w:color="auto"/>
            <w:right w:val="none" w:sz="0" w:space="0" w:color="auto"/>
          </w:divBdr>
        </w:div>
        <w:div w:id="125902716">
          <w:marLeft w:val="640"/>
          <w:marRight w:val="0"/>
          <w:marTop w:val="0"/>
          <w:marBottom w:val="0"/>
          <w:divBdr>
            <w:top w:val="none" w:sz="0" w:space="0" w:color="auto"/>
            <w:left w:val="none" w:sz="0" w:space="0" w:color="auto"/>
            <w:bottom w:val="none" w:sz="0" w:space="0" w:color="auto"/>
            <w:right w:val="none" w:sz="0" w:space="0" w:color="auto"/>
          </w:divBdr>
        </w:div>
        <w:div w:id="175849092">
          <w:marLeft w:val="640"/>
          <w:marRight w:val="0"/>
          <w:marTop w:val="0"/>
          <w:marBottom w:val="0"/>
          <w:divBdr>
            <w:top w:val="none" w:sz="0" w:space="0" w:color="auto"/>
            <w:left w:val="none" w:sz="0" w:space="0" w:color="auto"/>
            <w:bottom w:val="none" w:sz="0" w:space="0" w:color="auto"/>
            <w:right w:val="none" w:sz="0" w:space="0" w:color="auto"/>
          </w:divBdr>
        </w:div>
        <w:div w:id="461701406">
          <w:marLeft w:val="640"/>
          <w:marRight w:val="0"/>
          <w:marTop w:val="0"/>
          <w:marBottom w:val="0"/>
          <w:divBdr>
            <w:top w:val="none" w:sz="0" w:space="0" w:color="auto"/>
            <w:left w:val="none" w:sz="0" w:space="0" w:color="auto"/>
            <w:bottom w:val="none" w:sz="0" w:space="0" w:color="auto"/>
            <w:right w:val="none" w:sz="0" w:space="0" w:color="auto"/>
          </w:divBdr>
        </w:div>
        <w:div w:id="491795393">
          <w:marLeft w:val="640"/>
          <w:marRight w:val="0"/>
          <w:marTop w:val="0"/>
          <w:marBottom w:val="0"/>
          <w:divBdr>
            <w:top w:val="none" w:sz="0" w:space="0" w:color="auto"/>
            <w:left w:val="none" w:sz="0" w:space="0" w:color="auto"/>
            <w:bottom w:val="none" w:sz="0" w:space="0" w:color="auto"/>
            <w:right w:val="none" w:sz="0" w:space="0" w:color="auto"/>
          </w:divBdr>
        </w:div>
        <w:div w:id="508443649">
          <w:marLeft w:val="640"/>
          <w:marRight w:val="0"/>
          <w:marTop w:val="0"/>
          <w:marBottom w:val="0"/>
          <w:divBdr>
            <w:top w:val="none" w:sz="0" w:space="0" w:color="auto"/>
            <w:left w:val="none" w:sz="0" w:space="0" w:color="auto"/>
            <w:bottom w:val="none" w:sz="0" w:space="0" w:color="auto"/>
            <w:right w:val="none" w:sz="0" w:space="0" w:color="auto"/>
          </w:divBdr>
        </w:div>
        <w:div w:id="692344425">
          <w:marLeft w:val="640"/>
          <w:marRight w:val="0"/>
          <w:marTop w:val="0"/>
          <w:marBottom w:val="0"/>
          <w:divBdr>
            <w:top w:val="none" w:sz="0" w:space="0" w:color="auto"/>
            <w:left w:val="none" w:sz="0" w:space="0" w:color="auto"/>
            <w:bottom w:val="none" w:sz="0" w:space="0" w:color="auto"/>
            <w:right w:val="none" w:sz="0" w:space="0" w:color="auto"/>
          </w:divBdr>
        </w:div>
        <w:div w:id="717703455">
          <w:marLeft w:val="640"/>
          <w:marRight w:val="0"/>
          <w:marTop w:val="0"/>
          <w:marBottom w:val="0"/>
          <w:divBdr>
            <w:top w:val="none" w:sz="0" w:space="0" w:color="auto"/>
            <w:left w:val="none" w:sz="0" w:space="0" w:color="auto"/>
            <w:bottom w:val="none" w:sz="0" w:space="0" w:color="auto"/>
            <w:right w:val="none" w:sz="0" w:space="0" w:color="auto"/>
          </w:divBdr>
        </w:div>
        <w:div w:id="731198521">
          <w:marLeft w:val="640"/>
          <w:marRight w:val="0"/>
          <w:marTop w:val="0"/>
          <w:marBottom w:val="0"/>
          <w:divBdr>
            <w:top w:val="none" w:sz="0" w:space="0" w:color="auto"/>
            <w:left w:val="none" w:sz="0" w:space="0" w:color="auto"/>
            <w:bottom w:val="none" w:sz="0" w:space="0" w:color="auto"/>
            <w:right w:val="none" w:sz="0" w:space="0" w:color="auto"/>
          </w:divBdr>
        </w:div>
        <w:div w:id="1213690711">
          <w:marLeft w:val="640"/>
          <w:marRight w:val="0"/>
          <w:marTop w:val="0"/>
          <w:marBottom w:val="0"/>
          <w:divBdr>
            <w:top w:val="none" w:sz="0" w:space="0" w:color="auto"/>
            <w:left w:val="none" w:sz="0" w:space="0" w:color="auto"/>
            <w:bottom w:val="none" w:sz="0" w:space="0" w:color="auto"/>
            <w:right w:val="none" w:sz="0" w:space="0" w:color="auto"/>
          </w:divBdr>
        </w:div>
        <w:div w:id="1514108217">
          <w:marLeft w:val="640"/>
          <w:marRight w:val="0"/>
          <w:marTop w:val="0"/>
          <w:marBottom w:val="0"/>
          <w:divBdr>
            <w:top w:val="none" w:sz="0" w:space="0" w:color="auto"/>
            <w:left w:val="none" w:sz="0" w:space="0" w:color="auto"/>
            <w:bottom w:val="none" w:sz="0" w:space="0" w:color="auto"/>
            <w:right w:val="none" w:sz="0" w:space="0" w:color="auto"/>
          </w:divBdr>
        </w:div>
        <w:div w:id="1523399433">
          <w:marLeft w:val="640"/>
          <w:marRight w:val="0"/>
          <w:marTop w:val="0"/>
          <w:marBottom w:val="0"/>
          <w:divBdr>
            <w:top w:val="none" w:sz="0" w:space="0" w:color="auto"/>
            <w:left w:val="none" w:sz="0" w:space="0" w:color="auto"/>
            <w:bottom w:val="none" w:sz="0" w:space="0" w:color="auto"/>
            <w:right w:val="none" w:sz="0" w:space="0" w:color="auto"/>
          </w:divBdr>
        </w:div>
        <w:div w:id="1671789944">
          <w:marLeft w:val="640"/>
          <w:marRight w:val="0"/>
          <w:marTop w:val="0"/>
          <w:marBottom w:val="0"/>
          <w:divBdr>
            <w:top w:val="none" w:sz="0" w:space="0" w:color="auto"/>
            <w:left w:val="none" w:sz="0" w:space="0" w:color="auto"/>
            <w:bottom w:val="none" w:sz="0" w:space="0" w:color="auto"/>
            <w:right w:val="none" w:sz="0" w:space="0" w:color="auto"/>
          </w:divBdr>
        </w:div>
        <w:div w:id="1804423984">
          <w:marLeft w:val="640"/>
          <w:marRight w:val="0"/>
          <w:marTop w:val="0"/>
          <w:marBottom w:val="0"/>
          <w:divBdr>
            <w:top w:val="none" w:sz="0" w:space="0" w:color="auto"/>
            <w:left w:val="none" w:sz="0" w:space="0" w:color="auto"/>
            <w:bottom w:val="none" w:sz="0" w:space="0" w:color="auto"/>
            <w:right w:val="none" w:sz="0" w:space="0" w:color="auto"/>
          </w:divBdr>
        </w:div>
        <w:div w:id="1819573348">
          <w:marLeft w:val="640"/>
          <w:marRight w:val="0"/>
          <w:marTop w:val="0"/>
          <w:marBottom w:val="0"/>
          <w:divBdr>
            <w:top w:val="none" w:sz="0" w:space="0" w:color="auto"/>
            <w:left w:val="none" w:sz="0" w:space="0" w:color="auto"/>
            <w:bottom w:val="none" w:sz="0" w:space="0" w:color="auto"/>
            <w:right w:val="none" w:sz="0" w:space="0" w:color="auto"/>
          </w:divBdr>
        </w:div>
        <w:div w:id="1955942379">
          <w:marLeft w:val="640"/>
          <w:marRight w:val="0"/>
          <w:marTop w:val="0"/>
          <w:marBottom w:val="0"/>
          <w:divBdr>
            <w:top w:val="none" w:sz="0" w:space="0" w:color="auto"/>
            <w:left w:val="none" w:sz="0" w:space="0" w:color="auto"/>
            <w:bottom w:val="none" w:sz="0" w:space="0" w:color="auto"/>
            <w:right w:val="none" w:sz="0" w:space="0" w:color="auto"/>
          </w:divBdr>
        </w:div>
        <w:div w:id="2028870877">
          <w:marLeft w:val="640"/>
          <w:marRight w:val="0"/>
          <w:marTop w:val="0"/>
          <w:marBottom w:val="0"/>
          <w:divBdr>
            <w:top w:val="none" w:sz="0" w:space="0" w:color="auto"/>
            <w:left w:val="none" w:sz="0" w:space="0" w:color="auto"/>
            <w:bottom w:val="none" w:sz="0" w:space="0" w:color="auto"/>
            <w:right w:val="none" w:sz="0" w:space="0" w:color="auto"/>
          </w:divBdr>
        </w:div>
        <w:div w:id="2050184755">
          <w:marLeft w:val="640"/>
          <w:marRight w:val="0"/>
          <w:marTop w:val="0"/>
          <w:marBottom w:val="0"/>
          <w:divBdr>
            <w:top w:val="none" w:sz="0" w:space="0" w:color="auto"/>
            <w:left w:val="none" w:sz="0" w:space="0" w:color="auto"/>
            <w:bottom w:val="none" w:sz="0" w:space="0" w:color="auto"/>
            <w:right w:val="none" w:sz="0" w:space="0" w:color="auto"/>
          </w:divBdr>
        </w:div>
        <w:div w:id="2140217117">
          <w:marLeft w:val="640"/>
          <w:marRight w:val="0"/>
          <w:marTop w:val="0"/>
          <w:marBottom w:val="0"/>
          <w:divBdr>
            <w:top w:val="none" w:sz="0" w:space="0" w:color="auto"/>
            <w:left w:val="none" w:sz="0" w:space="0" w:color="auto"/>
            <w:bottom w:val="none" w:sz="0" w:space="0" w:color="auto"/>
            <w:right w:val="none" w:sz="0" w:space="0" w:color="auto"/>
          </w:divBdr>
        </w:div>
      </w:divsChild>
    </w:div>
    <w:div w:id="860314035">
      <w:bodyDiv w:val="1"/>
      <w:marLeft w:val="0"/>
      <w:marRight w:val="0"/>
      <w:marTop w:val="0"/>
      <w:marBottom w:val="0"/>
      <w:divBdr>
        <w:top w:val="none" w:sz="0" w:space="0" w:color="auto"/>
        <w:left w:val="none" w:sz="0" w:space="0" w:color="auto"/>
        <w:bottom w:val="none" w:sz="0" w:space="0" w:color="auto"/>
        <w:right w:val="none" w:sz="0" w:space="0" w:color="auto"/>
      </w:divBdr>
    </w:div>
    <w:div w:id="862018976">
      <w:bodyDiv w:val="1"/>
      <w:marLeft w:val="0"/>
      <w:marRight w:val="0"/>
      <w:marTop w:val="0"/>
      <w:marBottom w:val="0"/>
      <w:divBdr>
        <w:top w:val="none" w:sz="0" w:space="0" w:color="auto"/>
        <w:left w:val="none" w:sz="0" w:space="0" w:color="auto"/>
        <w:bottom w:val="none" w:sz="0" w:space="0" w:color="auto"/>
        <w:right w:val="none" w:sz="0" w:space="0" w:color="auto"/>
      </w:divBdr>
    </w:div>
    <w:div w:id="887566101">
      <w:bodyDiv w:val="1"/>
      <w:marLeft w:val="0"/>
      <w:marRight w:val="0"/>
      <w:marTop w:val="0"/>
      <w:marBottom w:val="0"/>
      <w:divBdr>
        <w:top w:val="none" w:sz="0" w:space="0" w:color="auto"/>
        <w:left w:val="none" w:sz="0" w:space="0" w:color="auto"/>
        <w:bottom w:val="none" w:sz="0" w:space="0" w:color="auto"/>
        <w:right w:val="none" w:sz="0" w:space="0" w:color="auto"/>
      </w:divBdr>
      <w:divsChild>
        <w:div w:id="169298708">
          <w:marLeft w:val="480"/>
          <w:marRight w:val="0"/>
          <w:marTop w:val="0"/>
          <w:marBottom w:val="0"/>
          <w:divBdr>
            <w:top w:val="none" w:sz="0" w:space="0" w:color="auto"/>
            <w:left w:val="none" w:sz="0" w:space="0" w:color="auto"/>
            <w:bottom w:val="none" w:sz="0" w:space="0" w:color="auto"/>
            <w:right w:val="none" w:sz="0" w:space="0" w:color="auto"/>
          </w:divBdr>
        </w:div>
        <w:div w:id="200363626">
          <w:marLeft w:val="480"/>
          <w:marRight w:val="0"/>
          <w:marTop w:val="0"/>
          <w:marBottom w:val="0"/>
          <w:divBdr>
            <w:top w:val="none" w:sz="0" w:space="0" w:color="auto"/>
            <w:left w:val="none" w:sz="0" w:space="0" w:color="auto"/>
            <w:bottom w:val="none" w:sz="0" w:space="0" w:color="auto"/>
            <w:right w:val="none" w:sz="0" w:space="0" w:color="auto"/>
          </w:divBdr>
        </w:div>
        <w:div w:id="229197849">
          <w:marLeft w:val="480"/>
          <w:marRight w:val="0"/>
          <w:marTop w:val="0"/>
          <w:marBottom w:val="0"/>
          <w:divBdr>
            <w:top w:val="none" w:sz="0" w:space="0" w:color="auto"/>
            <w:left w:val="none" w:sz="0" w:space="0" w:color="auto"/>
            <w:bottom w:val="none" w:sz="0" w:space="0" w:color="auto"/>
            <w:right w:val="none" w:sz="0" w:space="0" w:color="auto"/>
          </w:divBdr>
        </w:div>
        <w:div w:id="358822607">
          <w:marLeft w:val="480"/>
          <w:marRight w:val="0"/>
          <w:marTop w:val="0"/>
          <w:marBottom w:val="0"/>
          <w:divBdr>
            <w:top w:val="none" w:sz="0" w:space="0" w:color="auto"/>
            <w:left w:val="none" w:sz="0" w:space="0" w:color="auto"/>
            <w:bottom w:val="none" w:sz="0" w:space="0" w:color="auto"/>
            <w:right w:val="none" w:sz="0" w:space="0" w:color="auto"/>
          </w:divBdr>
        </w:div>
        <w:div w:id="438986745">
          <w:marLeft w:val="480"/>
          <w:marRight w:val="0"/>
          <w:marTop w:val="0"/>
          <w:marBottom w:val="0"/>
          <w:divBdr>
            <w:top w:val="none" w:sz="0" w:space="0" w:color="auto"/>
            <w:left w:val="none" w:sz="0" w:space="0" w:color="auto"/>
            <w:bottom w:val="none" w:sz="0" w:space="0" w:color="auto"/>
            <w:right w:val="none" w:sz="0" w:space="0" w:color="auto"/>
          </w:divBdr>
        </w:div>
        <w:div w:id="702633212">
          <w:marLeft w:val="480"/>
          <w:marRight w:val="0"/>
          <w:marTop w:val="0"/>
          <w:marBottom w:val="0"/>
          <w:divBdr>
            <w:top w:val="none" w:sz="0" w:space="0" w:color="auto"/>
            <w:left w:val="none" w:sz="0" w:space="0" w:color="auto"/>
            <w:bottom w:val="none" w:sz="0" w:space="0" w:color="auto"/>
            <w:right w:val="none" w:sz="0" w:space="0" w:color="auto"/>
          </w:divBdr>
        </w:div>
        <w:div w:id="732194640">
          <w:marLeft w:val="480"/>
          <w:marRight w:val="0"/>
          <w:marTop w:val="0"/>
          <w:marBottom w:val="0"/>
          <w:divBdr>
            <w:top w:val="none" w:sz="0" w:space="0" w:color="auto"/>
            <w:left w:val="none" w:sz="0" w:space="0" w:color="auto"/>
            <w:bottom w:val="none" w:sz="0" w:space="0" w:color="auto"/>
            <w:right w:val="none" w:sz="0" w:space="0" w:color="auto"/>
          </w:divBdr>
        </w:div>
        <w:div w:id="1042906598">
          <w:marLeft w:val="480"/>
          <w:marRight w:val="0"/>
          <w:marTop w:val="0"/>
          <w:marBottom w:val="0"/>
          <w:divBdr>
            <w:top w:val="none" w:sz="0" w:space="0" w:color="auto"/>
            <w:left w:val="none" w:sz="0" w:space="0" w:color="auto"/>
            <w:bottom w:val="none" w:sz="0" w:space="0" w:color="auto"/>
            <w:right w:val="none" w:sz="0" w:space="0" w:color="auto"/>
          </w:divBdr>
        </w:div>
        <w:div w:id="1799294534">
          <w:marLeft w:val="480"/>
          <w:marRight w:val="0"/>
          <w:marTop w:val="0"/>
          <w:marBottom w:val="0"/>
          <w:divBdr>
            <w:top w:val="none" w:sz="0" w:space="0" w:color="auto"/>
            <w:left w:val="none" w:sz="0" w:space="0" w:color="auto"/>
            <w:bottom w:val="none" w:sz="0" w:space="0" w:color="auto"/>
            <w:right w:val="none" w:sz="0" w:space="0" w:color="auto"/>
          </w:divBdr>
        </w:div>
        <w:div w:id="1998682605">
          <w:marLeft w:val="480"/>
          <w:marRight w:val="0"/>
          <w:marTop w:val="0"/>
          <w:marBottom w:val="0"/>
          <w:divBdr>
            <w:top w:val="none" w:sz="0" w:space="0" w:color="auto"/>
            <w:left w:val="none" w:sz="0" w:space="0" w:color="auto"/>
            <w:bottom w:val="none" w:sz="0" w:space="0" w:color="auto"/>
            <w:right w:val="none" w:sz="0" w:space="0" w:color="auto"/>
          </w:divBdr>
        </w:div>
      </w:divsChild>
    </w:div>
    <w:div w:id="887646455">
      <w:bodyDiv w:val="1"/>
      <w:marLeft w:val="0"/>
      <w:marRight w:val="0"/>
      <w:marTop w:val="0"/>
      <w:marBottom w:val="0"/>
      <w:divBdr>
        <w:top w:val="none" w:sz="0" w:space="0" w:color="auto"/>
        <w:left w:val="none" w:sz="0" w:space="0" w:color="auto"/>
        <w:bottom w:val="none" w:sz="0" w:space="0" w:color="auto"/>
        <w:right w:val="none" w:sz="0" w:space="0" w:color="auto"/>
      </w:divBdr>
      <w:divsChild>
        <w:div w:id="151265905">
          <w:marLeft w:val="640"/>
          <w:marRight w:val="0"/>
          <w:marTop w:val="0"/>
          <w:marBottom w:val="0"/>
          <w:divBdr>
            <w:top w:val="none" w:sz="0" w:space="0" w:color="auto"/>
            <w:left w:val="none" w:sz="0" w:space="0" w:color="auto"/>
            <w:bottom w:val="none" w:sz="0" w:space="0" w:color="auto"/>
            <w:right w:val="none" w:sz="0" w:space="0" w:color="auto"/>
          </w:divBdr>
        </w:div>
        <w:div w:id="225193049">
          <w:marLeft w:val="640"/>
          <w:marRight w:val="0"/>
          <w:marTop w:val="0"/>
          <w:marBottom w:val="0"/>
          <w:divBdr>
            <w:top w:val="none" w:sz="0" w:space="0" w:color="auto"/>
            <w:left w:val="none" w:sz="0" w:space="0" w:color="auto"/>
            <w:bottom w:val="none" w:sz="0" w:space="0" w:color="auto"/>
            <w:right w:val="none" w:sz="0" w:space="0" w:color="auto"/>
          </w:divBdr>
        </w:div>
        <w:div w:id="428888819">
          <w:marLeft w:val="640"/>
          <w:marRight w:val="0"/>
          <w:marTop w:val="0"/>
          <w:marBottom w:val="0"/>
          <w:divBdr>
            <w:top w:val="none" w:sz="0" w:space="0" w:color="auto"/>
            <w:left w:val="none" w:sz="0" w:space="0" w:color="auto"/>
            <w:bottom w:val="none" w:sz="0" w:space="0" w:color="auto"/>
            <w:right w:val="none" w:sz="0" w:space="0" w:color="auto"/>
          </w:divBdr>
        </w:div>
        <w:div w:id="596212582">
          <w:marLeft w:val="640"/>
          <w:marRight w:val="0"/>
          <w:marTop w:val="0"/>
          <w:marBottom w:val="0"/>
          <w:divBdr>
            <w:top w:val="none" w:sz="0" w:space="0" w:color="auto"/>
            <w:left w:val="none" w:sz="0" w:space="0" w:color="auto"/>
            <w:bottom w:val="none" w:sz="0" w:space="0" w:color="auto"/>
            <w:right w:val="none" w:sz="0" w:space="0" w:color="auto"/>
          </w:divBdr>
        </w:div>
        <w:div w:id="735127655">
          <w:marLeft w:val="640"/>
          <w:marRight w:val="0"/>
          <w:marTop w:val="0"/>
          <w:marBottom w:val="0"/>
          <w:divBdr>
            <w:top w:val="none" w:sz="0" w:space="0" w:color="auto"/>
            <w:left w:val="none" w:sz="0" w:space="0" w:color="auto"/>
            <w:bottom w:val="none" w:sz="0" w:space="0" w:color="auto"/>
            <w:right w:val="none" w:sz="0" w:space="0" w:color="auto"/>
          </w:divBdr>
        </w:div>
        <w:div w:id="769541860">
          <w:marLeft w:val="640"/>
          <w:marRight w:val="0"/>
          <w:marTop w:val="0"/>
          <w:marBottom w:val="0"/>
          <w:divBdr>
            <w:top w:val="none" w:sz="0" w:space="0" w:color="auto"/>
            <w:left w:val="none" w:sz="0" w:space="0" w:color="auto"/>
            <w:bottom w:val="none" w:sz="0" w:space="0" w:color="auto"/>
            <w:right w:val="none" w:sz="0" w:space="0" w:color="auto"/>
          </w:divBdr>
        </w:div>
        <w:div w:id="989135176">
          <w:marLeft w:val="640"/>
          <w:marRight w:val="0"/>
          <w:marTop w:val="0"/>
          <w:marBottom w:val="0"/>
          <w:divBdr>
            <w:top w:val="none" w:sz="0" w:space="0" w:color="auto"/>
            <w:left w:val="none" w:sz="0" w:space="0" w:color="auto"/>
            <w:bottom w:val="none" w:sz="0" w:space="0" w:color="auto"/>
            <w:right w:val="none" w:sz="0" w:space="0" w:color="auto"/>
          </w:divBdr>
        </w:div>
        <w:div w:id="1012495495">
          <w:marLeft w:val="640"/>
          <w:marRight w:val="0"/>
          <w:marTop w:val="0"/>
          <w:marBottom w:val="0"/>
          <w:divBdr>
            <w:top w:val="none" w:sz="0" w:space="0" w:color="auto"/>
            <w:left w:val="none" w:sz="0" w:space="0" w:color="auto"/>
            <w:bottom w:val="none" w:sz="0" w:space="0" w:color="auto"/>
            <w:right w:val="none" w:sz="0" w:space="0" w:color="auto"/>
          </w:divBdr>
        </w:div>
        <w:div w:id="1069040589">
          <w:marLeft w:val="640"/>
          <w:marRight w:val="0"/>
          <w:marTop w:val="0"/>
          <w:marBottom w:val="0"/>
          <w:divBdr>
            <w:top w:val="none" w:sz="0" w:space="0" w:color="auto"/>
            <w:left w:val="none" w:sz="0" w:space="0" w:color="auto"/>
            <w:bottom w:val="none" w:sz="0" w:space="0" w:color="auto"/>
            <w:right w:val="none" w:sz="0" w:space="0" w:color="auto"/>
          </w:divBdr>
        </w:div>
        <w:div w:id="1069772564">
          <w:marLeft w:val="640"/>
          <w:marRight w:val="0"/>
          <w:marTop w:val="0"/>
          <w:marBottom w:val="0"/>
          <w:divBdr>
            <w:top w:val="none" w:sz="0" w:space="0" w:color="auto"/>
            <w:left w:val="none" w:sz="0" w:space="0" w:color="auto"/>
            <w:bottom w:val="none" w:sz="0" w:space="0" w:color="auto"/>
            <w:right w:val="none" w:sz="0" w:space="0" w:color="auto"/>
          </w:divBdr>
        </w:div>
        <w:div w:id="1072581172">
          <w:marLeft w:val="640"/>
          <w:marRight w:val="0"/>
          <w:marTop w:val="0"/>
          <w:marBottom w:val="0"/>
          <w:divBdr>
            <w:top w:val="none" w:sz="0" w:space="0" w:color="auto"/>
            <w:left w:val="none" w:sz="0" w:space="0" w:color="auto"/>
            <w:bottom w:val="none" w:sz="0" w:space="0" w:color="auto"/>
            <w:right w:val="none" w:sz="0" w:space="0" w:color="auto"/>
          </w:divBdr>
        </w:div>
        <w:div w:id="1081828797">
          <w:marLeft w:val="640"/>
          <w:marRight w:val="0"/>
          <w:marTop w:val="0"/>
          <w:marBottom w:val="0"/>
          <w:divBdr>
            <w:top w:val="none" w:sz="0" w:space="0" w:color="auto"/>
            <w:left w:val="none" w:sz="0" w:space="0" w:color="auto"/>
            <w:bottom w:val="none" w:sz="0" w:space="0" w:color="auto"/>
            <w:right w:val="none" w:sz="0" w:space="0" w:color="auto"/>
          </w:divBdr>
        </w:div>
        <w:div w:id="1100030358">
          <w:marLeft w:val="640"/>
          <w:marRight w:val="0"/>
          <w:marTop w:val="0"/>
          <w:marBottom w:val="0"/>
          <w:divBdr>
            <w:top w:val="none" w:sz="0" w:space="0" w:color="auto"/>
            <w:left w:val="none" w:sz="0" w:space="0" w:color="auto"/>
            <w:bottom w:val="none" w:sz="0" w:space="0" w:color="auto"/>
            <w:right w:val="none" w:sz="0" w:space="0" w:color="auto"/>
          </w:divBdr>
        </w:div>
        <w:div w:id="1259371423">
          <w:marLeft w:val="640"/>
          <w:marRight w:val="0"/>
          <w:marTop w:val="0"/>
          <w:marBottom w:val="0"/>
          <w:divBdr>
            <w:top w:val="none" w:sz="0" w:space="0" w:color="auto"/>
            <w:left w:val="none" w:sz="0" w:space="0" w:color="auto"/>
            <w:bottom w:val="none" w:sz="0" w:space="0" w:color="auto"/>
            <w:right w:val="none" w:sz="0" w:space="0" w:color="auto"/>
          </w:divBdr>
        </w:div>
        <w:div w:id="1289775107">
          <w:marLeft w:val="640"/>
          <w:marRight w:val="0"/>
          <w:marTop w:val="0"/>
          <w:marBottom w:val="0"/>
          <w:divBdr>
            <w:top w:val="none" w:sz="0" w:space="0" w:color="auto"/>
            <w:left w:val="none" w:sz="0" w:space="0" w:color="auto"/>
            <w:bottom w:val="none" w:sz="0" w:space="0" w:color="auto"/>
            <w:right w:val="none" w:sz="0" w:space="0" w:color="auto"/>
          </w:divBdr>
        </w:div>
        <w:div w:id="1420785292">
          <w:marLeft w:val="640"/>
          <w:marRight w:val="0"/>
          <w:marTop w:val="0"/>
          <w:marBottom w:val="0"/>
          <w:divBdr>
            <w:top w:val="none" w:sz="0" w:space="0" w:color="auto"/>
            <w:left w:val="none" w:sz="0" w:space="0" w:color="auto"/>
            <w:bottom w:val="none" w:sz="0" w:space="0" w:color="auto"/>
            <w:right w:val="none" w:sz="0" w:space="0" w:color="auto"/>
          </w:divBdr>
        </w:div>
        <w:div w:id="1475684727">
          <w:marLeft w:val="640"/>
          <w:marRight w:val="0"/>
          <w:marTop w:val="0"/>
          <w:marBottom w:val="0"/>
          <w:divBdr>
            <w:top w:val="none" w:sz="0" w:space="0" w:color="auto"/>
            <w:left w:val="none" w:sz="0" w:space="0" w:color="auto"/>
            <w:bottom w:val="none" w:sz="0" w:space="0" w:color="auto"/>
            <w:right w:val="none" w:sz="0" w:space="0" w:color="auto"/>
          </w:divBdr>
        </w:div>
        <w:div w:id="1576817591">
          <w:marLeft w:val="640"/>
          <w:marRight w:val="0"/>
          <w:marTop w:val="0"/>
          <w:marBottom w:val="0"/>
          <w:divBdr>
            <w:top w:val="none" w:sz="0" w:space="0" w:color="auto"/>
            <w:left w:val="none" w:sz="0" w:space="0" w:color="auto"/>
            <w:bottom w:val="none" w:sz="0" w:space="0" w:color="auto"/>
            <w:right w:val="none" w:sz="0" w:space="0" w:color="auto"/>
          </w:divBdr>
        </w:div>
        <w:div w:id="2021347118">
          <w:marLeft w:val="640"/>
          <w:marRight w:val="0"/>
          <w:marTop w:val="0"/>
          <w:marBottom w:val="0"/>
          <w:divBdr>
            <w:top w:val="none" w:sz="0" w:space="0" w:color="auto"/>
            <w:left w:val="none" w:sz="0" w:space="0" w:color="auto"/>
            <w:bottom w:val="none" w:sz="0" w:space="0" w:color="auto"/>
            <w:right w:val="none" w:sz="0" w:space="0" w:color="auto"/>
          </w:divBdr>
        </w:div>
      </w:divsChild>
    </w:div>
    <w:div w:id="894776235">
      <w:bodyDiv w:val="1"/>
      <w:marLeft w:val="0"/>
      <w:marRight w:val="0"/>
      <w:marTop w:val="0"/>
      <w:marBottom w:val="0"/>
      <w:divBdr>
        <w:top w:val="none" w:sz="0" w:space="0" w:color="auto"/>
        <w:left w:val="none" w:sz="0" w:space="0" w:color="auto"/>
        <w:bottom w:val="none" w:sz="0" w:space="0" w:color="auto"/>
        <w:right w:val="none" w:sz="0" w:space="0" w:color="auto"/>
      </w:divBdr>
      <w:divsChild>
        <w:div w:id="18044397">
          <w:marLeft w:val="640"/>
          <w:marRight w:val="0"/>
          <w:marTop w:val="0"/>
          <w:marBottom w:val="0"/>
          <w:divBdr>
            <w:top w:val="none" w:sz="0" w:space="0" w:color="auto"/>
            <w:left w:val="none" w:sz="0" w:space="0" w:color="auto"/>
            <w:bottom w:val="none" w:sz="0" w:space="0" w:color="auto"/>
            <w:right w:val="none" w:sz="0" w:space="0" w:color="auto"/>
          </w:divBdr>
        </w:div>
        <w:div w:id="24527591">
          <w:marLeft w:val="640"/>
          <w:marRight w:val="0"/>
          <w:marTop w:val="0"/>
          <w:marBottom w:val="0"/>
          <w:divBdr>
            <w:top w:val="none" w:sz="0" w:space="0" w:color="auto"/>
            <w:left w:val="none" w:sz="0" w:space="0" w:color="auto"/>
            <w:bottom w:val="none" w:sz="0" w:space="0" w:color="auto"/>
            <w:right w:val="none" w:sz="0" w:space="0" w:color="auto"/>
          </w:divBdr>
        </w:div>
        <w:div w:id="38408749">
          <w:marLeft w:val="640"/>
          <w:marRight w:val="0"/>
          <w:marTop w:val="0"/>
          <w:marBottom w:val="0"/>
          <w:divBdr>
            <w:top w:val="none" w:sz="0" w:space="0" w:color="auto"/>
            <w:left w:val="none" w:sz="0" w:space="0" w:color="auto"/>
            <w:bottom w:val="none" w:sz="0" w:space="0" w:color="auto"/>
            <w:right w:val="none" w:sz="0" w:space="0" w:color="auto"/>
          </w:divBdr>
        </w:div>
        <w:div w:id="199897233">
          <w:marLeft w:val="640"/>
          <w:marRight w:val="0"/>
          <w:marTop w:val="0"/>
          <w:marBottom w:val="0"/>
          <w:divBdr>
            <w:top w:val="none" w:sz="0" w:space="0" w:color="auto"/>
            <w:left w:val="none" w:sz="0" w:space="0" w:color="auto"/>
            <w:bottom w:val="none" w:sz="0" w:space="0" w:color="auto"/>
            <w:right w:val="none" w:sz="0" w:space="0" w:color="auto"/>
          </w:divBdr>
        </w:div>
        <w:div w:id="435171151">
          <w:marLeft w:val="640"/>
          <w:marRight w:val="0"/>
          <w:marTop w:val="0"/>
          <w:marBottom w:val="0"/>
          <w:divBdr>
            <w:top w:val="none" w:sz="0" w:space="0" w:color="auto"/>
            <w:left w:val="none" w:sz="0" w:space="0" w:color="auto"/>
            <w:bottom w:val="none" w:sz="0" w:space="0" w:color="auto"/>
            <w:right w:val="none" w:sz="0" w:space="0" w:color="auto"/>
          </w:divBdr>
        </w:div>
        <w:div w:id="463038840">
          <w:marLeft w:val="640"/>
          <w:marRight w:val="0"/>
          <w:marTop w:val="0"/>
          <w:marBottom w:val="0"/>
          <w:divBdr>
            <w:top w:val="none" w:sz="0" w:space="0" w:color="auto"/>
            <w:left w:val="none" w:sz="0" w:space="0" w:color="auto"/>
            <w:bottom w:val="none" w:sz="0" w:space="0" w:color="auto"/>
            <w:right w:val="none" w:sz="0" w:space="0" w:color="auto"/>
          </w:divBdr>
        </w:div>
        <w:div w:id="494498287">
          <w:marLeft w:val="640"/>
          <w:marRight w:val="0"/>
          <w:marTop w:val="0"/>
          <w:marBottom w:val="0"/>
          <w:divBdr>
            <w:top w:val="none" w:sz="0" w:space="0" w:color="auto"/>
            <w:left w:val="none" w:sz="0" w:space="0" w:color="auto"/>
            <w:bottom w:val="none" w:sz="0" w:space="0" w:color="auto"/>
            <w:right w:val="none" w:sz="0" w:space="0" w:color="auto"/>
          </w:divBdr>
        </w:div>
        <w:div w:id="624624423">
          <w:marLeft w:val="640"/>
          <w:marRight w:val="0"/>
          <w:marTop w:val="0"/>
          <w:marBottom w:val="0"/>
          <w:divBdr>
            <w:top w:val="none" w:sz="0" w:space="0" w:color="auto"/>
            <w:left w:val="none" w:sz="0" w:space="0" w:color="auto"/>
            <w:bottom w:val="none" w:sz="0" w:space="0" w:color="auto"/>
            <w:right w:val="none" w:sz="0" w:space="0" w:color="auto"/>
          </w:divBdr>
        </w:div>
        <w:div w:id="690107585">
          <w:marLeft w:val="640"/>
          <w:marRight w:val="0"/>
          <w:marTop w:val="0"/>
          <w:marBottom w:val="0"/>
          <w:divBdr>
            <w:top w:val="none" w:sz="0" w:space="0" w:color="auto"/>
            <w:left w:val="none" w:sz="0" w:space="0" w:color="auto"/>
            <w:bottom w:val="none" w:sz="0" w:space="0" w:color="auto"/>
            <w:right w:val="none" w:sz="0" w:space="0" w:color="auto"/>
          </w:divBdr>
        </w:div>
        <w:div w:id="952831399">
          <w:marLeft w:val="640"/>
          <w:marRight w:val="0"/>
          <w:marTop w:val="0"/>
          <w:marBottom w:val="0"/>
          <w:divBdr>
            <w:top w:val="none" w:sz="0" w:space="0" w:color="auto"/>
            <w:left w:val="none" w:sz="0" w:space="0" w:color="auto"/>
            <w:bottom w:val="none" w:sz="0" w:space="0" w:color="auto"/>
            <w:right w:val="none" w:sz="0" w:space="0" w:color="auto"/>
          </w:divBdr>
        </w:div>
        <w:div w:id="1196889804">
          <w:marLeft w:val="640"/>
          <w:marRight w:val="0"/>
          <w:marTop w:val="0"/>
          <w:marBottom w:val="0"/>
          <w:divBdr>
            <w:top w:val="none" w:sz="0" w:space="0" w:color="auto"/>
            <w:left w:val="none" w:sz="0" w:space="0" w:color="auto"/>
            <w:bottom w:val="none" w:sz="0" w:space="0" w:color="auto"/>
            <w:right w:val="none" w:sz="0" w:space="0" w:color="auto"/>
          </w:divBdr>
        </w:div>
        <w:div w:id="1471629658">
          <w:marLeft w:val="640"/>
          <w:marRight w:val="0"/>
          <w:marTop w:val="0"/>
          <w:marBottom w:val="0"/>
          <w:divBdr>
            <w:top w:val="none" w:sz="0" w:space="0" w:color="auto"/>
            <w:left w:val="none" w:sz="0" w:space="0" w:color="auto"/>
            <w:bottom w:val="none" w:sz="0" w:space="0" w:color="auto"/>
            <w:right w:val="none" w:sz="0" w:space="0" w:color="auto"/>
          </w:divBdr>
        </w:div>
        <w:div w:id="1509950698">
          <w:marLeft w:val="640"/>
          <w:marRight w:val="0"/>
          <w:marTop w:val="0"/>
          <w:marBottom w:val="0"/>
          <w:divBdr>
            <w:top w:val="none" w:sz="0" w:space="0" w:color="auto"/>
            <w:left w:val="none" w:sz="0" w:space="0" w:color="auto"/>
            <w:bottom w:val="none" w:sz="0" w:space="0" w:color="auto"/>
            <w:right w:val="none" w:sz="0" w:space="0" w:color="auto"/>
          </w:divBdr>
        </w:div>
        <w:div w:id="1579317250">
          <w:marLeft w:val="640"/>
          <w:marRight w:val="0"/>
          <w:marTop w:val="0"/>
          <w:marBottom w:val="0"/>
          <w:divBdr>
            <w:top w:val="none" w:sz="0" w:space="0" w:color="auto"/>
            <w:left w:val="none" w:sz="0" w:space="0" w:color="auto"/>
            <w:bottom w:val="none" w:sz="0" w:space="0" w:color="auto"/>
            <w:right w:val="none" w:sz="0" w:space="0" w:color="auto"/>
          </w:divBdr>
        </w:div>
        <w:div w:id="1663658971">
          <w:marLeft w:val="640"/>
          <w:marRight w:val="0"/>
          <w:marTop w:val="0"/>
          <w:marBottom w:val="0"/>
          <w:divBdr>
            <w:top w:val="none" w:sz="0" w:space="0" w:color="auto"/>
            <w:left w:val="none" w:sz="0" w:space="0" w:color="auto"/>
            <w:bottom w:val="none" w:sz="0" w:space="0" w:color="auto"/>
            <w:right w:val="none" w:sz="0" w:space="0" w:color="auto"/>
          </w:divBdr>
        </w:div>
        <w:div w:id="1769622790">
          <w:marLeft w:val="640"/>
          <w:marRight w:val="0"/>
          <w:marTop w:val="0"/>
          <w:marBottom w:val="0"/>
          <w:divBdr>
            <w:top w:val="none" w:sz="0" w:space="0" w:color="auto"/>
            <w:left w:val="none" w:sz="0" w:space="0" w:color="auto"/>
            <w:bottom w:val="none" w:sz="0" w:space="0" w:color="auto"/>
            <w:right w:val="none" w:sz="0" w:space="0" w:color="auto"/>
          </w:divBdr>
        </w:div>
        <w:div w:id="1828084100">
          <w:marLeft w:val="640"/>
          <w:marRight w:val="0"/>
          <w:marTop w:val="0"/>
          <w:marBottom w:val="0"/>
          <w:divBdr>
            <w:top w:val="none" w:sz="0" w:space="0" w:color="auto"/>
            <w:left w:val="none" w:sz="0" w:space="0" w:color="auto"/>
            <w:bottom w:val="none" w:sz="0" w:space="0" w:color="auto"/>
            <w:right w:val="none" w:sz="0" w:space="0" w:color="auto"/>
          </w:divBdr>
        </w:div>
        <w:div w:id="1873806379">
          <w:marLeft w:val="640"/>
          <w:marRight w:val="0"/>
          <w:marTop w:val="0"/>
          <w:marBottom w:val="0"/>
          <w:divBdr>
            <w:top w:val="none" w:sz="0" w:space="0" w:color="auto"/>
            <w:left w:val="none" w:sz="0" w:space="0" w:color="auto"/>
            <w:bottom w:val="none" w:sz="0" w:space="0" w:color="auto"/>
            <w:right w:val="none" w:sz="0" w:space="0" w:color="auto"/>
          </w:divBdr>
        </w:div>
        <w:div w:id="2060859818">
          <w:marLeft w:val="640"/>
          <w:marRight w:val="0"/>
          <w:marTop w:val="0"/>
          <w:marBottom w:val="0"/>
          <w:divBdr>
            <w:top w:val="none" w:sz="0" w:space="0" w:color="auto"/>
            <w:left w:val="none" w:sz="0" w:space="0" w:color="auto"/>
            <w:bottom w:val="none" w:sz="0" w:space="0" w:color="auto"/>
            <w:right w:val="none" w:sz="0" w:space="0" w:color="auto"/>
          </w:divBdr>
        </w:div>
      </w:divsChild>
    </w:div>
    <w:div w:id="902643022">
      <w:bodyDiv w:val="1"/>
      <w:marLeft w:val="0"/>
      <w:marRight w:val="0"/>
      <w:marTop w:val="0"/>
      <w:marBottom w:val="0"/>
      <w:divBdr>
        <w:top w:val="none" w:sz="0" w:space="0" w:color="auto"/>
        <w:left w:val="none" w:sz="0" w:space="0" w:color="auto"/>
        <w:bottom w:val="none" w:sz="0" w:space="0" w:color="auto"/>
        <w:right w:val="none" w:sz="0" w:space="0" w:color="auto"/>
      </w:divBdr>
      <w:divsChild>
        <w:div w:id="23287055">
          <w:marLeft w:val="640"/>
          <w:marRight w:val="0"/>
          <w:marTop w:val="0"/>
          <w:marBottom w:val="0"/>
          <w:divBdr>
            <w:top w:val="none" w:sz="0" w:space="0" w:color="auto"/>
            <w:left w:val="none" w:sz="0" w:space="0" w:color="auto"/>
            <w:bottom w:val="none" w:sz="0" w:space="0" w:color="auto"/>
            <w:right w:val="none" w:sz="0" w:space="0" w:color="auto"/>
          </w:divBdr>
        </w:div>
        <w:div w:id="60713383">
          <w:marLeft w:val="640"/>
          <w:marRight w:val="0"/>
          <w:marTop w:val="0"/>
          <w:marBottom w:val="0"/>
          <w:divBdr>
            <w:top w:val="none" w:sz="0" w:space="0" w:color="auto"/>
            <w:left w:val="none" w:sz="0" w:space="0" w:color="auto"/>
            <w:bottom w:val="none" w:sz="0" w:space="0" w:color="auto"/>
            <w:right w:val="none" w:sz="0" w:space="0" w:color="auto"/>
          </w:divBdr>
        </w:div>
        <w:div w:id="316301778">
          <w:marLeft w:val="640"/>
          <w:marRight w:val="0"/>
          <w:marTop w:val="0"/>
          <w:marBottom w:val="0"/>
          <w:divBdr>
            <w:top w:val="none" w:sz="0" w:space="0" w:color="auto"/>
            <w:left w:val="none" w:sz="0" w:space="0" w:color="auto"/>
            <w:bottom w:val="none" w:sz="0" w:space="0" w:color="auto"/>
            <w:right w:val="none" w:sz="0" w:space="0" w:color="auto"/>
          </w:divBdr>
        </w:div>
        <w:div w:id="343947624">
          <w:marLeft w:val="640"/>
          <w:marRight w:val="0"/>
          <w:marTop w:val="0"/>
          <w:marBottom w:val="0"/>
          <w:divBdr>
            <w:top w:val="none" w:sz="0" w:space="0" w:color="auto"/>
            <w:left w:val="none" w:sz="0" w:space="0" w:color="auto"/>
            <w:bottom w:val="none" w:sz="0" w:space="0" w:color="auto"/>
            <w:right w:val="none" w:sz="0" w:space="0" w:color="auto"/>
          </w:divBdr>
        </w:div>
        <w:div w:id="397939603">
          <w:marLeft w:val="640"/>
          <w:marRight w:val="0"/>
          <w:marTop w:val="0"/>
          <w:marBottom w:val="0"/>
          <w:divBdr>
            <w:top w:val="none" w:sz="0" w:space="0" w:color="auto"/>
            <w:left w:val="none" w:sz="0" w:space="0" w:color="auto"/>
            <w:bottom w:val="none" w:sz="0" w:space="0" w:color="auto"/>
            <w:right w:val="none" w:sz="0" w:space="0" w:color="auto"/>
          </w:divBdr>
        </w:div>
        <w:div w:id="517156137">
          <w:marLeft w:val="640"/>
          <w:marRight w:val="0"/>
          <w:marTop w:val="0"/>
          <w:marBottom w:val="0"/>
          <w:divBdr>
            <w:top w:val="none" w:sz="0" w:space="0" w:color="auto"/>
            <w:left w:val="none" w:sz="0" w:space="0" w:color="auto"/>
            <w:bottom w:val="none" w:sz="0" w:space="0" w:color="auto"/>
            <w:right w:val="none" w:sz="0" w:space="0" w:color="auto"/>
          </w:divBdr>
        </w:div>
        <w:div w:id="550580047">
          <w:marLeft w:val="640"/>
          <w:marRight w:val="0"/>
          <w:marTop w:val="0"/>
          <w:marBottom w:val="0"/>
          <w:divBdr>
            <w:top w:val="none" w:sz="0" w:space="0" w:color="auto"/>
            <w:left w:val="none" w:sz="0" w:space="0" w:color="auto"/>
            <w:bottom w:val="none" w:sz="0" w:space="0" w:color="auto"/>
            <w:right w:val="none" w:sz="0" w:space="0" w:color="auto"/>
          </w:divBdr>
        </w:div>
        <w:div w:id="807741190">
          <w:marLeft w:val="640"/>
          <w:marRight w:val="0"/>
          <w:marTop w:val="0"/>
          <w:marBottom w:val="0"/>
          <w:divBdr>
            <w:top w:val="none" w:sz="0" w:space="0" w:color="auto"/>
            <w:left w:val="none" w:sz="0" w:space="0" w:color="auto"/>
            <w:bottom w:val="none" w:sz="0" w:space="0" w:color="auto"/>
            <w:right w:val="none" w:sz="0" w:space="0" w:color="auto"/>
          </w:divBdr>
        </w:div>
        <w:div w:id="832647399">
          <w:marLeft w:val="640"/>
          <w:marRight w:val="0"/>
          <w:marTop w:val="0"/>
          <w:marBottom w:val="0"/>
          <w:divBdr>
            <w:top w:val="none" w:sz="0" w:space="0" w:color="auto"/>
            <w:left w:val="none" w:sz="0" w:space="0" w:color="auto"/>
            <w:bottom w:val="none" w:sz="0" w:space="0" w:color="auto"/>
            <w:right w:val="none" w:sz="0" w:space="0" w:color="auto"/>
          </w:divBdr>
        </w:div>
        <w:div w:id="898126307">
          <w:marLeft w:val="640"/>
          <w:marRight w:val="0"/>
          <w:marTop w:val="0"/>
          <w:marBottom w:val="0"/>
          <w:divBdr>
            <w:top w:val="none" w:sz="0" w:space="0" w:color="auto"/>
            <w:left w:val="none" w:sz="0" w:space="0" w:color="auto"/>
            <w:bottom w:val="none" w:sz="0" w:space="0" w:color="auto"/>
            <w:right w:val="none" w:sz="0" w:space="0" w:color="auto"/>
          </w:divBdr>
        </w:div>
        <w:div w:id="1175654103">
          <w:marLeft w:val="640"/>
          <w:marRight w:val="0"/>
          <w:marTop w:val="0"/>
          <w:marBottom w:val="0"/>
          <w:divBdr>
            <w:top w:val="none" w:sz="0" w:space="0" w:color="auto"/>
            <w:left w:val="none" w:sz="0" w:space="0" w:color="auto"/>
            <w:bottom w:val="none" w:sz="0" w:space="0" w:color="auto"/>
            <w:right w:val="none" w:sz="0" w:space="0" w:color="auto"/>
          </w:divBdr>
        </w:div>
        <w:div w:id="1310284431">
          <w:marLeft w:val="640"/>
          <w:marRight w:val="0"/>
          <w:marTop w:val="0"/>
          <w:marBottom w:val="0"/>
          <w:divBdr>
            <w:top w:val="none" w:sz="0" w:space="0" w:color="auto"/>
            <w:left w:val="none" w:sz="0" w:space="0" w:color="auto"/>
            <w:bottom w:val="none" w:sz="0" w:space="0" w:color="auto"/>
            <w:right w:val="none" w:sz="0" w:space="0" w:color="auto"/>
          </w:divBdr>
        </w:div>
        <w:div w:id="1343051654">
          <w:marLeft w:val="640"/>
          <w:marRight w:val="0"/>
          <w:marTop w:val="0"/>
          <w:marBottom w:val="0"/>
          <w:divBdr>
            <w:top w:val="none" w:sz="0" w:space="0" w:color="auto"/>
            <w:left w:val="none" w:sz="0" w:space="0" w:color="auto"/>
            <w:bottom w:val="none" w:sz="0" w:space="0" w:color="auto"/>
            <w:right w:val="none" w:sz="0" w:space="0" w:color="auto"/>
          </w:divBdr>
        </w:div>
        <w:div w:id="1428161016">
          <w:marLeft w:val="640"/>
          <w:marRight w:val="0"/>
          <w:marTop w:val="0"/>
          <w:marBottom w:val="0"/>
          <w:divBdr>
            <w:top w:val="none" w:sz="0" w:space="0" w:color="auto"/>
            <w:left w:val="none" w:sz="0" w:space="0" w:color="auto"/>
            <w:bottom w:val="none" w:sz="0" w:space="0" w:color="auto"/>
            <w:right w:val="none" w:sz="0" w:space="0" w:color="auto"/>
          </w:divBdr>
        </w:div>
        <w:div w:id="1656490333">
          <w:marLeft w:val="640"/>
          <w:marRight w:val="0"/>
          <w:marTop w:val="0"/>
          <w:marBottom w:val="0"/>
          <w:divBdr>
            <w:top w:val="none" w:sz="0" w:space="0" w:color="auto"/>
            <w:left w:val="none" w:sz="0" w:space="0" w:color="auto"/>
            <w:bottom w:val="none" w:sz="0" w:space="0" w:color="auto"/>
            <w:right w:val="none" w:sz="0" w:space="0" w:color="auto"/>
          </w:divBdr>
        </w:div>
        <w:div w:id="1747877069">
          <w:marLeft w:val="640"/>
          <w:marRight w:val="0"/>
          <w:marTop w:val="0"/>
          <w:marBottom w:val="0"/>
          <w:divBdr>
            <w:top w:val="none" w:sz="0" w:space="0" w:color="auto"/>
            <w:left w:val="none" w:sz="0" w:space="0" w:color="auto"/>
            <w:bottom w:val="none" w:sz="0" w:space="0" w:color="auto"/>
            <w:right w:val="none" w:sz="0" w:space="0" w:color="auto"/>
          </w:divBdr>
        </w:div>
        <w:div w:id="1776052636">
          <w:marLeft w:val="640"/>
          <w:marRight w:val="0"/>
          <w:marTop w:val="0"/>
          <w:marBottom w:val="0"/>
          <w:divBdr>
            <w:top w:val="none" w:sz="0" w:space="0" w:color="auto"/>
            <w:left w:val="none" w:sz="0" w:space="0" w:color="auto"/>
            <w:bottom w:val="none" w:sz="0" w:space="0" w:color="auto"/>
            <w:right w:val="none" w:sz="0" w:space="0" w:color="auto"/>
          </w:divBdr>
        </w:div>
        <w:div w:id="1809123801">
          <w:marLeft w:val="640"/>
          <w:marRight w:val="0"/>
          <w:marTop w:val="0"/>
          <w:marBottom w:val="0"/>
          <w:divBdr>
            <w:top w:val="none" w:sz="0" w:space="0" w:color="auto"/>
            <w:left w:val="none" w:sz="0" w:space="0" w:color="auto"/>
            <w:bottom w:val="none" w:sz="0" w:space="0" w:color="auto"/>
            <w:right w:val="none" w:sz="0" w:space="0" w:color="auto"/>
          </w:divBdr>
        </w:div>
        <w:div w:id="2023045349">
          <w:marLeft w:val="640"/>
          <w:marRight w:val="0"/>
          <w:marTop w:val="0"/>
          <w:marBottom w:val="0"/>
          <w:divBdr>
            <w:top w:val="none" w:sz="0" w:space="0" w:color="auto"/>
            <w:left w:val="none" w:sz="0" w:space="0" w:color="auto"/>
            <w:bottom w:val="none" w:sz="0" w:space="0" w:color="auto"/>
            <w:right w:val="none" w:sz="0" w:space="0" w:color="auto"/>
          </w:divBdr>
        </w:div>
      </w:divsChild>
    </w:div>
    <w:div w:id="914052259">
      <w:bodyDiv w:val="1"/>
      <w:marLeft w:val="0"/>
      <w:marRight w:val="0"/>
      <w:marTop w:val="0"/>
      <w:marBottom w:val="0"/>
      <w:divBdr>
        <w:top w:val="none" w:sz="0" w:space="0" w:color="auto"/>
        <w:left w:val="none" w:sz="0" w:space="0" w:color="auto"/>
        <w:bottom w:val="none" w:sz="0" w:space="0" w:color="auto"/>
        <w:right w:val="none" w:sz="0" w:space="0" w:color="auto"/>
      </w:divBdr>
    </w:div>
    <w:div w:id="916018289">
      <w:bodyDiv w:val="1"/>
      <w:marLeft w:val="0"/>
      <w:marRight w:val="0"/>
      <w:marTop w:val="0"/>
      <w:marBottom w:val="0"/>
      <w:divBdr>
        <w:top w:val="none" w:sz="0" w:space="0" w:color="auto"/>
        <w:left w:val="none" w:sz="0" w:space="0" w:color="auto"/>
        <w:bottom w:val="none" w:sz="0" w:space="0" w:color="auto"/>
        <w:right w:val="none" w:sz="0" w:space="0" w:color="auto"/>
      </w:divBdr>
    </w:div>
    <w:div w:id="922419904">
      <w:bodyDiv w:val="1"/>
      <w:marLeft w:val="0"/>
      <w:marRight w:val="0"/>
      <w:marTop w:val="0"/>
      <w:marBottom w:val="0"/>
      <w:divBdr>
        <w:top w:val="none" w:sz="0" w:space="0" w:color="auto"/>
        <w:left w:val="none" w:sz="0" w:space="0" w:color="auto"/>
        <w:bottom w:val="none" w:sz="0" w:space="0" w:color="auto"/>
        <w:right w:val="none" w:sz="0" w:space="0" w:color="auto"/>
      </w:divBdr>
      <w:divsChild>
        <w:div w:id="139539193">
          <w:marLeft w:val="640"/>
          <w:marRight w:val="0"/>
          <w:marTop w:val="0"/>
          <w:marBottom w:val="0"/>
          <w:divBdr>
            <w:top w:val="none" w:sz="0" w:space="0" w:color="auto"/>
            <w:left w:val="none" w:sz="0" w:space="0" w:color="auto"/>
            <w:bottom w:val="none" w:sz="0" w:space="0" w:color="auto"/>
            <w:right w:val="none" w:sz="0" w:space="0" w:color="auto"/>
          </w:divBdr>
        </w:div>
        <w:div w:id="292709413">
          <w:marLeft w:val="640"/>
          <w:marRight w:val="0"/>
          <w:marTop w:val="0"/>
          <w:marBottom w:val="0"/>
          <w:divBdr>
            <w:top w:val="none" w:sz="0" w:space="0" w:color="auto"/>
            <w:left w:val="none" w:sz="0" w:space="0" w:color="auto"/>
            <w:bottom w:val="none" w:sz="0" w:space="0" w:color="auto"/>
            <w:right w:val="none" w:sz="0" w:space="0" w:color="auto"/>
          </w:divBdr>
        </w:div>
        <w:div w:id="312414741">
          <w:marLeft w:val="640"/>
          <w:marRight w:val="0"/>
          <w:marTop w:val="0"/>
          <w:marBottom w:val="0"/>
          <w:divBdr>
            <w:top w:val="none" w:sz="0" w:space="0" w:color="auto"/>
            <w:left w:val="none" w:sz="0" w:space="0" w:color="auto"/>
            <w:bottom w:val="none" w:sz="0" w:space="0" w:color="auto"/>
            <w:right w:val="none" w:sz="0" w:space="0" w:color="auto"/>
          </w:divBdr>
        </w:div>
        <w:div w:id="399862197">
          <w:marLeft w:val="640"/>
          <w:marRight w:val="0"/>
          <w:marTop w:val="0"/>
          <w:marBottom w:val="0"/>
          <w:divBdr>
            <w:top w:val="none" w:sz="0" w:space="0" w:color="auto"/>
            <w:left w:val="none" w:sz="0" w:space="0" w:color="auto"/>
            <w:bottom w:val="none" w:sz="0" w:space="0" w:color="auto"/>
            <w:right w:val="none" w:sz="0" w:space="0" w:color="auto"/>
          </w:divBdr>
        </w:div>
        <w:div w:id="421756876">
          <w:marLeft w:val="640"/>
          <w:marRight w:val="0"/>
          <w:marTop w:val="0"/>
          <w:marBottom w:val="0"/>
          <w:divBdr>
            <w:top w:val="none" w:sz="0" w:space="0" w:color="auto"/>
            <w:left w:val="none" w:sz="0" w:space="0" w:color="auto"/>
            <w:bottom w:val="none" w:sz="0" w:space="0" w:color="auto"/>
            <w:right w:val="none" w:sz="0" w:space="0" w:color="auto"/>
          </w:divBdr>
        </w:div>
        <w:div w:id="474446414">
          <w:marLeft w:val="640"/>
          <w:marRight w:val="0"/>
          <w:marTop w:val="0"/>
          <w:marBottom w:val="0"/>
          <w:divBdr>
            <w:top w:val="none" w:sz="0" w:space="0" w:color="auto"/>
            <w:left w:val="none" w:sz="0" w:space="0" w:color="auto"/>
            <w:bottom w:val="none" w:sz="0" w:space="0" w:color="auto"/>
            <w:right w:val="none" w:sz="0" w:space="0" w:color="auto"/>
          </w:divBdr>
        </w:div>
        <w:div w:id="672682670">
          <w:marLeft w:val="640"/>
          <w:marRight w:val="0"/>
          <w:marTop w:val="0"/>
          <w:marBottom w:val="0"/>
          <w:divBdr>
            <w:top w:val="none" w:sz="0" w:space="0" w:color="auto"/>
            <w:left w:val="none" w:sz="0" w:space="0" w:color="auto"/>
            <w:bottom w:val="none" w:sz="0" w:space="0" w:color="auto"/>
            <w:right w:val="none" w:sz="0" w:space="0" w:color="auto"/>
          </w:divBdr>
        </w:div>
        <w:div w:id="759326395">
          <w:marLeft w:val="640"/>
          <w:marRight w:val="0"/>
          <w:marTop w:val="0"/>
          <w:marBottom w:val="0"/>
          <w:divBdr>
            <w:top w:val="none" w:sz="0" w:space="0" w:color="auto"/>
            <w:left w:val="none" w:sz="0" w:space="0" w:color="auto"/>
            <w:bottom w:val="none" w:sz="0" w:space="0" w:color="auto"/>
            <w:right w:val="none" w:sz="0" w:space="0" w:color="auto"/>
          </w:divBdr>
        </w:div>
        <w:div w:id="833106772">
          <w:marLeft w:val="640"/>
          <w:marRight w:val="0"/>
          <w:marTop w:val="0"/>
          <w:marBottom w:val="0"/>
          <w:divBdr>
            <w:top w:val="none" w:sz="0" w:space="0" w:color="auto"/>
            <w:left w:val="none" w:sz="0" w:space="0" w:color="auto"/>
            <w:bottom w:val="none" w:sz="0" w:space="0" w:color="auto"/>
            <w:right w:val="none" w:sz="0" w:space="0" w:color="auto"/>
          </w:divBdr>
        </w:div>
        <w:div w:id="895357547">
          <w:marLeft w:val="640"/>
          <w:marRight w:val="0"/>
          <w:marTop w:val="0"/>
          <w:marBottom w:val="0"/>
          <w:divBdr>
            <w:top w:val="none" w:sz="0" w:space="0" w:color="auto"/>
            <w:left w:val="none" w:sz="0" w:space="0" w:color="auto"/>
            <w:bottom w:val="none" w:sz="0" w:space="0" w:color="auto"/>
            <w:right w:val="none" w:sz="0" w:space="0" w:color="auto"/>
          </w:divBdr>
        </w:div>
        <w:div w:id="899248132">
          <w:marLeft w:val="640"/>
          <w:marRight w:val="0"/>
          <w:marTop w:val="0"/>
          <w:marBottom w:val="0"/>
          <w:divBdr>
            <w:top w:val="none" w:sz="0" w:space="0" w:color="auto"/>
            <w:left w:val="none" w:sz="0" w:space="0" w:color="auto"/>
            <w:bottom w:val="none" w:sz="0" w:space="0" w:color="auto"/>
            <w:right w:val="none" w:sz="0" w:space="0" w:color="auto"/>
          </w:divBdr>
        </w:div>
        <w:div w:id="934440967">
          <w:marLeft w:val="640"/>
          <w:marRight w:val="0"/>
          <w:marTop w:val="0"/>
          <w:marBottom w:val="0"/>
          <w:divBdr>
            <w:top w:val="none" w:sz="0" w:space="0" w:color="auto"/>
            <w:left w:val="none" w:sz="0" w:space="0" w:color="auto"/>
            <w:bottom w:val="none" w:sz="0" w:space="0" w:color="auto"/>
            <w:right w:val="none" w:sz="0" w:space="0" w:color="auto"/>
          </w:divBdr>
        </w:div>
        <w:div w:id="974606376">
          <w:marLeft w:val="640"/>
          <w:marRight w:val="0"/>
          <w:marTop w:val="0"/>
          <w:marBottom w:val="0"/>
          <w:divBdr>
            <w:top w:val="none" w:sz="0" w:space="0" w:color="auto"/>
            <w:left w:val="none" w:sz="0" w:space="0" w:color="auto"/>
            <w:bottom w:val="none" w:sz="0" w:space="0" w:color="auto"/>
            <w:right w:val="none" w:sz="0" w:space="0" w:color="auto"/>
          </w:divBdr>
        </w:div>
        <w:div w:id="1019235563">
          <w:marLeft w:val="640"/>
          <w:marRight w:val="0"/>
          <w:marTop w:val="0"/>
          <w:marBottom w:val="0"/>
          <w:divBdr>
            <w:top w:val="none" w:sz="0" w:space="0" w:color="auto"/>
            <w:left w:val="none" w:sz="0" w:space="0" w:color="auto"/>
            <w:bottom w:val="none" w:sz="0" w:space="0" w:color="auto"/>
            <w:right w:val="none" w:sz="0" w:space="0" w:color="auto"/>
          </w:divBdr>
        </w:div>
        <w:div w:id="1055468263">
          <w:marLeft w:val="640"/>
          <w:marRight w:val="0"/>
          <w:marTop w:val="0"/>
          <w:marBottom w:val="0"/>
          <w:divBdr>
            <w:top w:val="none" w:sz="0" w:space="0" w:color="auto"/>
            <w:left w:val="none" w:sz="0" w:space="0" w:color="auto"/>
            <w:bottom w:val="none" w:sz="0" w:space="0" w:color="auto"/>
            <w:right w:val="none" w:sz="0" w:space="0" w:color="auto"/>
          </w:divBdr>
        </w:div>
        <w:div w:id="1095587511">
          <w:marLeft w:val="640"/>
          <w:marRight w:val="0"/>
          <w:marTop w:val="0"/>
          <w:marBottom w:val="0"/>
          <w:divBdr>
            <w:top w:val="none" w:sz="0" w:space="0" w:color="auto"/>
            <w:left w:val="none" w:sz="0" w:space="0" w:color="auto"/>
            <w:bottom w:val="none" w:sz="0" w:space="0" w:color="auto"/>
            <w:right w:val="none" w:sz="0" w:space="0" w:color="auto"/>
          </w:divBdr>
        </w:div>
        <w:div w:id="1119883929">
          <w:marLeft w:val="640"/>
          <w:marRight w:val="0"/>
          <w:marTop w:val="0"/>
          <w:marBottom w:val="0"/>
          <w:divBdr>
            <w:top w:val="none" w:sz="0" w:space="0" w:color="auto"/>
            <w:left w:val="none" w:sz="0" w:space="0" w:color="auto"/>
            <w:bottom w:val="none" w:sz="0" w:space="0" w:color="auto"/>
            <w:right w:val="none" w:sz="0" w:space="0" w:color="auto"/>
          </w:divBdr>
        </w:div>
        <w:div w:id="1268004117">
          <w:marLeft w:val="640"/>
          <w:marRight w:val="0"/>
          <w:marTop w:val="0"/>
          <w:marBottom w:val="0"/>
          <w:divBdr>
            <w:top w:val="none" w:sz="0" w:space="0" w:color="auto"/>
            <w:left w:val="none" w:sz="0" w:space="0" w:color="auto"/>
            <w:bottom w:val="none" w:sz="0" w:space="0" w:color="auto"/>
            <w:right w:val="none" w:sz="0" w:space="0" w:color="auto"/>
          </w:divBdr>
        </w:div>
        <w:div w:id="1337466523">
          <w:marLeft w:val="640"/>
          <w:marRight w:val="0"/>
          <w:marTop w:val="0"/>
          <w:marBottom w:val="0"/>
          <w:divBdr>
            <w:top w:val="none" w:sz="0" w:space="0" w:color="auto"/>
            <w:left w:val="none" w:sz="0" w:space="0" w:color="auto"/>
            <w:bottom w:val="none" w:sz="0" w:space="0" w:color="auto"/>
            <w:right w:val="none" w:sz="0" w:space="0" w:color="auto"/>
          </w:divBdr>
        </w:div>
        <w:div w:id="1530026568">
          <w:marLeft w:val="640"/>
          <w:marRight w:val="0"/>
          <w:marTop w:val="0"/>
          <w:marBottom w:val="0"/>
          <w:divBdr>
            <w:top w:val="none" w:sz="0" w:space="0" w:color="auto"/>
            <w:left w:val="none" w:sz="0" w:space="0" w:color="auto"/>
            <w:bottom w:val="none" w:sz="0" w:space="0" w:color="auto"/>
            <w:right w:val="none" w:sz="0" w:space="0" w:color="auto"/>
          </w:divBdr>
        </w:div>
        <w:div w:id="1664620967">
          <w:marLeft w:val="640"/>
          <w:marRight w:val="0"/>
          <w:marTop w:val="0"/>
          <w:marBottom w:val="0"/>
          <w:divBdr>
            <w:top w:val="none" w:sz="0" w:space="0" w:color="auto"/>
            <w:left w:val="none" w:sz="0" w:space="0" w:color="auto"/>
            <w:bottom w:val="none" w:sz="0" w:space="0" w:color="auto"/>
            <w:right w:val="none" w:sz="0" w:space="0" w:color="auto"/>
          </w:divBdr>
        </w:div>
        <w:div w:id="1799564338">
          <w:marLeft w:val="640"/>
          <w:marRight w:val="0"/>
          <w:marTop w:val="0"/>
          <w:marBottom w:val="0"/>
          <w:divBdr>
            <w:top w:val="none" w:sz="0" w:space="0" w:color="auto"/>
            <w:left w:val="none" w:sz="0" w:space="0" w:color="auto"/>
            <w:bottom w:val="none" w:sz="0" w:space="0" w:color="auto"/>
            <w:right w:val="none" w:sz="0" w:space="0" w:color="auto"/>
          </w:divBdr>
        </w:div>
        <w:div w:id="1834295135">
          <w:marLeft w:val="640"/>
          <w:marRight w:val="0"/>
          <w:marTop w:val="0"/>
          <w:marBottom w:val="0"/>
          <w:divBdr>
            <w:top w:val="none" w:sz="0" w:space="0" w:color="auto"/>
            <w:left w:val="none" w:sz="0" w:space="0" w:color="auto"/>
            <w:bottom w:val="none" w:sz="0" w:space="0" w:color="auto"/>
            <w:right w:val="none" w:sz="0" w:space="0" w:color="auto"/>
          </w:divBdr>
        </w:div>
        <w:div w:id="1878856960">
          <w:marLeft w:val="640"/>
          <w:marRight w:val="0"/>
          <w:marTop w:val="0"/>
          <w:marBottom w:val="0"/>
          <w:divBdr>
            <w:top w:val="none" w:sz="0" w:space="0" w:color="auto"/>
            <w:left w:val="none" w:sz="0" w:space="0" w:color="auto"/>
            <w:bottom w:val="none" w:sz="0" w:space="0" w:color="auto"/>
            <w:right w:val="none" w:sz="0" w:space="0" w:color="auto"/>
          </w:divBdr>
        </w:div>
        <w:div w:id="1923906690">
          <w:marLeft w:val="640"/>
          <w:marRight w:val="0"/>
          <w:marTop w:val="0"/>
          <w:marBottom w:val="0"/>
          <w:divBdr>
            <w:top w:val="none" w:sz="0" w:space="0" w:color="auto"/>
            <w:left w:val="none" w:sz="0" w:space="0" w:color="auto"/>
            <w:bottom w:val="none" w:sz="0" w:space="0" w:color="auto"/>
            <w:right w:val="none" w:sz="0" w:space="0" w:color="auto"/>
          </w:divBdr>
        </w:div>
        <w:div w:id="1996059238">
          <w:marLeft w:val="640"/>
          <w:marRight w:val="0"/>
          <w:marTop w:val="0"/>
          <w:marBottom w:val="0"/>
          <w:divBdr>
            <w:top w:val="none" w:sz="0" w:space="0" w:color="auto"/>
            <w:left w:val="none" w:sz="0" w:space="0" w:color="auto"/>
            <w:bottom w:val="none" w:sz="0" w:space="0" w:color="auto"/>
            <w:right w:val="none" w:sz="0" w:space="0" w:color="auto"/>
          </w:divBdr>
        </w:div>
        <w:div w:id="2033918159">
          <w:marLeft w:val="640"/>
          <w:marRight w:val="0"/>
          <w:marTop w:val="0"/>
          <w:marBottom w:val="0"/>
          <w:divBdr>
            <w:top w:val="none" w:sz="0" w:space="0" w:color="auto"/>
            <w:left w:val="none" w:sz="0" w:space="0" w:color="auto"/>
            <w:bottom w:val="none" w:sz="0" w:space="0" w:color="auto"/>
            <w:right w:val="none" w:sz="0" w:space="0" w:color="auto"/>
          </w:divBdr>
        </w:div>
        <w:div w:id="2111046654">
          <w:marLeft w:val="640"/>
          <w:marRight w:val="0"/>
          <w:marTop w:val="0"/>
          <w:marBottom w:val="0"/>
          <w:divBdr>
            <w:top w:val="none" w:sz="0" w:space="0" w:color="auto"/>
            <w:left w:val="none" w:sz="0" w:space="0" w:color="auto"/>
            <w:bottom w:val="none" w:sz="0" w:space="0" w:color="auto"/>
            <w:right w:val="none" w:sz="0" w:space="0" w:color="auto"/>
          </w:divBdr>
        </w:div>
        <w:div w:id="2115467629">
          <w:marLeft w:val="640"/>
          <w:marRight w:val="0"/>
          <w:marTop w:val="0"/>
          <w:marBottom w:val="0"/>
          <w:divBdr>
            <w:top w:val="none" w:sz="0" w:space="0" w:color="auto"/>
            <w:left w:val="none" w:sz="0" w:space="0" w:color="auto"/>
            <w:bottom w:val="none" w:sz="0" w:space="0" w:color="auto"/>
            <w:right w:val="none" w:sz="0" w:space="0" w:color="auto"/>
          </w:divBdr>
        </w:div>
      </w:divsChild>
    </w:div>
    <w:div w:id="936253671">
      <w:bodyDiv w:val="1"/>
      <w:marLeft w:val="0"/>
      <w:marRight w:val="0"/>
      <w:marTop w:val="0"/>
      <w:marBottom w:val="0"/>
      <w:divBdr>
        <w:top w:val="none" w:sz="0" w:space="0" w:color="auto"/>
        <w:left w:val="none" w:sz="0" w:space="0" w:color="auto"/>
        <w:bottom w:val="none" w:sz="0" w:space="0" w:color="auto"/>
        <w:right w:val="none" w:sz="0" w:space="0" w:color="auto"/>
      </w:divBdr>
    </w:div>
    <w:div w:id="938372782">
      <w:bodyDiv w:val="1"/>
      <w:marLeft w:val="0"/>
      <w:marRight w:val="0"/>
      <w:marTop w:val="0"/>
      <w:marBottom w:val="0"/>
      <w:divBdr>
        <w:top w:val="none" w:sz="0" w:space="0" w:color="auto"/>
        <w:left w:val="none" w:sz="0" w:space="0" w:color="auto"/>
        <w:bottom w:val="none" w:sz="0" w:space="0" w:color="auto"/>
        <w:right w:val="none" w:sz="0" w:space="0" w:color="auto"/>
      </w:divBdr>
      <w:divsChild>
        <w:div w:id="68581773">
          <w:marLeft w:val="640"/>
          <w:marRight w:val="0"/>
          <w:marTop w:val="0"/>
          <w:marBottom w:val="0"/>
          <w:divBdr>
            <w:top w:val="none" w:sz="0" w:space="0" w:color="auto"/>
            <w:left w:val="none" w:sz="0" w:space="0" w:color="auto"/>
            <w:bottom w:val="none" w:sz="0" w:space="0" w:color="auto"/>
            <w:right w:val="none" w:sz="0" w:space="0" w:color="auto"/>
          </w:divBdr>
        </w:div>
        <w:div w:id="155191823">
          <w:marLeft w:val="640"/>
          <w:marRight w:val="0"/>
          <w:marTop w:val="0"/>
          <w:marBottom w:val="0"/>
          <w:divBdr>
            <w:top w:val="none" w:sz="0" w:space="0" w:color="auto"/>
            <w:left w:val="none" w:sz="0" w:space="0" w:color="auto"/>
            <w:bottom w:val="none" w:sz="0" w:space="0" w:color="auto"/>
            <w:right w:val="none" w:sz="0" w:space="0" w:color="auto"/>
          </w:divBdr>
        </w:div>
        <w:div w:id="217211756">
          <w:marLeft w:val="640"/>
          <w:marRight w:val="0"/>
          <w:marTop w:val="0"/>
          <w:marBottom w:val="0"/>
          <w:divBdr>
            <w:top w:val="none" w:sz="0" w:space="0" w:color="auto"/>
            <w:left w:val="none" w:sz="0" w:space="0" w:color="auto"/>
            <w:bottom w:val="none" w:sz="0" w:space="0" w:color="auto"/>
            <w:right w:val="none" w:sz="0" w:space="0" w:color="auto"/>
          </w:divBdr>
        </w:div>
        <w:div w:id="389808140">
          <w:marLeft w:val="640"/>
          <w:marRight w:val="0"/>
          <w:marTop w:val="0"/>
          <w:marBottom w:val="0"/>
          <w:divBdr>
            <w:top w:val="none" w:sz="0" w:space="0" w:color="auto"/>
            <w:left w:val="none" w:sz="0" w:space="0" w:color="auto"/>
            <w:bottom w:val="none" w:sz="0" w:space="0" w:color="auto"/>
            <w:right w:val="none" w:sz="0" w:space="0" w:color="auto"/>
          </w:divBdr>
        </w:div>
        <w:div w:id="477310972">
          <w:marLeft w:val="640"/>
          <w:marRight w:val="0"/>
          <w:marTop w:val="0"/>
          <w:marBottom w:val="0"/>
          <w:divBdr>
            <w:top w:val="none" w:sz="0" w:space="0" w:color="auto"/>
            <w:left w:val="none" w:sz="0" w:space="0" w:color="auto"/>
            <w:bottom w:val="none" w:sz="0" w:space="0" w:color="auto"/>
            <w:right w:val="none" w:sz="0" w:space="0" w:color="auto"/>
          </w:divBdr>
        </w:div>
        <w:div w:id="750156065">
          <w:marLeft w:val="640"/>
          <w:marRight w:val="0"/>
          <w:marTop w:val="0"/>
          <w:marBottom w:val="0"/>
          <w:divBdr>
            <w:top w:val="none" w:sz="0" w:space="0" w:color="auto"/>
            <w:left w:val="none" w:sz="0" w:space="0" w:color="auto"/>
            <w:bottom w:val="none" w:sz="0" w:space="0" w:color="auto"/>
            <w:right w:val="none" w:sz="0" w:space="0" w:color="auto"/>
          </w:divBdr>
        </w:div>
        <w:div w:id="916979913">
          <w:marLeft w:val="640"/>
          <w:marRight w:val="0"/>
          <w:marTop w:val="0"/>
          <w:marBottom w:val="0"/>
          <w:divBdr>
            <w:top w:val="none" w:sz="0" w:space="0" w:color="auto"/>
            <w:left w:val="none" w:sz="0" w:space="0" w:color="auto"/>
            <w:bottom w:val="none" w:sz="0" w:space="0" w:color="auto"/>
            <w:right w:val="none" w:sz="0" w:space="0" w:color="auto"/>
          </w:divBdr>
        </w:div>
        <w:div w:id="928387413">
          <w:marLeft w:val="640"/>
          <w:marRight w:val="0"/>
          <w:marTop w:val="0"/>
          <w:marBottom w:val="0"/>
          <w:divBdr>
            <w:top w:val="none" w:sz="0" w:space="0" w:color="auto"/>
            <w:left w:val="none" w:sz="0" w:space="0" w:color="auto"/>
            <w:bottom w:val="none" w:sz="0" w:space="0" w:color="auto"/>
            <w:right w:val="none" w:sz="0" w:space="0" w:color="auto"/>
          </w:divBdr>
        </w:div>
        <w:div w:id="951976082">
          <w:marLeft w:val="640"/>
          <w:marRight w:val="0"/>
          <w:marTop w:val="0"/>
          <w:marBottom w:val="0"/>
          <w:divBdr>
            <w:top w:val="none" w:sz="0" w:space="0" w:color="auto"/>
            <w:left w:val="none" w:sz="0" w:space="0" w:color="auto"/>
            <w:bottom w:val="none" w:sz="0" w:space="0" w:color="auto"/>
            <w:right w:val="none" w:sz="0" w:space="0" w:color="auto"/>
          </w:divBdr>
        </w:div>
        <w:div w:id="1043560561">
          <w:marLeft w:val="640"/>
          <w:marRight w:val="0"/>
          <w:marTop w:val="0"/>
          <w:marBottom w:val="0"/>
          <w:divBdr>
            <w:top w:val="none" w:sz="0" w:space="0" w:color="auto"/>
            <w:left w:val="none" w:sz="0" w:space="0" w:color="auto"/>
            <w:bottom w:val="none" w:sz="0" w:space="0" w:color="auto"/>
            <w:right w:val="none" w:sz="0" w:space="0" w:color="auto"/>
          </w:divBdr>
        </w:div>
        <w:div w:id="1289242804">
          <w:marLeft w:val="640"/>
          <w:marRight w:val="0"/>
          <w:marTop w:val="0"/>
          <w:marBottom w:val="0"/>
          <w:divBdr>
            <w:top w:val="none" w:sz="0" w:space="0" w:color="auto"/>
            <w:left w:val="none" w:sz="0" w:space="0" w:color="auto"/>
            <w:bottom w:val="none" w:sz="0" w:space="0" w:color="auto"/>
            <w:right w:val="none" w:sz="0" w:space="0" w:color="auto"/>
          </w:divBdr>
        </w:div>
        <w:div w:id="1425298801">
          <w:marLeft w:val="640"/>
          <w:marRight w:val="0"/>
          <w:marTop w:val="0"/>
          <w:marBottom w:val="0"/>
          <w:divBdr>
            <w:top w:val="none" w:sz="0" w:space="0" w:color="auto"/>
            <w:left w:val="none" w:sz="0" w:space="0" w:color="auto"/>
            <w:bottom w:val="none" w:sz="0" w:space="0" w:color="auto"/>
            <w:right w:val="none" w:sz="0" w:space="0" w:color="auto"/>
          </w:divBdr>
        </w:div>
        <w:div w:id="1484741407">
          <w:marLeft w:val="640"/>
          <w:marRight w:val="0"/>
          <w:marTop w:val="0"/>
          <w:marBottom w:val="0"/>
          <w:divBdr>
            <w:top w:val="none" w:sz="0" w:space="0" w:color="auto"/>
            <w:left w:val="none" w:sz="0" w:space="0" w:color="auto"/>
            <w:bottom w:val="none" w:sz="0" w:space="0" w:color="auto"/>
            <w:right w:val="none" w:sz="0" w:space="0" w:color="auto"/>
          </w:divBdr>
        </w:div>
        <w:div w:id="1575624860">
          <w:marLeft w:val="640"/>
          <w:marRight w:val="0"/>
          <w:marTop w:val="0"/>
          <w:marBottom w:val="0"/>
          <w:divBdr>
            <w:top w:val="none" w:sz="0" w:space="0" w:color="auto"/>
            <w:left w:val="none" w:sz="0" w:space="0" w:color="auto"/>
            <w:bottom w:val="none" w:sz="0" w:space="0" w:color="auto"/>
            <w:right w:val="none" w:sz="0" w:space="0" w:color="auto"/>
          </w:divBdr>
        </w:div>
        <w:div w:id="1635793619">
          <w:marLeft w:val="640"/>
          <w:marRight w:val="0"/>
          <w:marTop w:val="0"/>
          <w:marBottom w:val="0"/>
          <w:divBdr>
            <w:top w:val="none" w:sz="0" w:space="0" w:color="auto"/>
            <w:left w:val="none" w:sz="0" w:space="0" w:color="auto"/>
            <w:bottom w:val="none" w:sz="0" w:space="0" w:color="auto"/>
            <w:right w:val="none" w:sz="0" w:space="0" w:color="auto"/>
          </w:divBdr>
        </w:div>
        <w:div w:id="1723678272">
          <w:marLeft w:val="640"/>
          <w:marRight w:val="0"/>
          <w:marTop w:val="0"/>
          <w:marBottom w:val="0"/>
          <w:divBdr>
            <w:top w:val="none" w:sz="0" w:space="0" w:color="auto"/>
            <w:left w:val="none" w:sz="0" w:space="0" w:color="auto"/>
            <w:bottom w:val="none" w:sz="0" w:space="0" w:color="auto"/>
            <w:right w:val="none" w:sz="0" w:space="0" w:color="auto"/>
          </w:divBdr>
        </w:div>
        <w:div w:id="1783038344">
          <w:marLeft w:val="640"/>
          <w:marRight w:val="0"/>
          <w:marTop w:val="0"/>
          <w:marBottom w:val="0"/>
          <w:divBdr>
            <w:top w:val="none" w:sz="0" w:space="0" w:color="auto"/>
            <w:left w:val="none" w:sz="0" w:space="0" w:color="auto"/>
            <w:bottom w:val="none" w:sz="0" w:space="0" w:color="auto"/>
            <w:right w:val="none" w:sz="0" w:space="0" w:color="auto"/>
          </w:divBdr>
        </w:div>
        <w:div w:id="1819614496">
          <w:marLeft w:val="640"/>
          <w:marRight w:val="0"/>
          <w:marTop w:val="0"/>
          <w:marBottom w:val="0"/>
          <w:divBdr>
            <w:top w:val="none" w:sz="0" w:space="0" w:color="auto"/>
            <w:left w:val="none" w:sz="0" w:space="0" w:color="auto"/>
            <w:bottom w:val="none" w:sz="0" w:space="0" w:color="auto"/>
            <w:right w:val="none" w:sz="0" w:space="0" w:color="auto"/>
          </w:divBdr>
        </w:div>
        <w:div w:id="1989092238">
          <w:marLeft w:val="640"/>
          <w:marRight w:val="0"/>
          <w:marTop w:val="0"/>
          <w:marBottom w:val="0"/>
          <w:divBdr>
            <w:top w:val="none" w:sz="0" w:space="0" w:color="auto"/>
            <w:left w:val="none" w:sz="0" w:space="0" w:color="auto"/>
            <w:bottom w:val="none" w:sz="0" w:space="0" w:color="auto"/>
            <w:right w:val="none" w:sz="0" w:space="0" w:color="auto"/>
          </w:divBdr>
        </w:div>
      </w:divsChild>
    </w:div>
    <w:div w:id="939684712">
      <w:bodyDiv w:val="1"/>
      <w:marLeft w:val="0"/>
      <w:marRight w:val="0"/>
      <w:marTop w:val="0"/>
      <w:marBottom w:val="0"/>
      <w:divBdr>
        <w:top w:val="none" w:sz="0" w:space="0" w:color="auto"/>
        <w:left w:val="none" w:sz="0" w:space="0" w:color="auto"/>
        <w:bottom w:val="none" w:sz="0" w:space="0" w:color="auto"/>
        <w:right w:val="none" w:sz="0" w:space="0" w:color="auto"/>
      </w:divBdr>
    </w:div>
    <w:div w:id="954099967">
      <w:bodyDiv w:val="1"/>
      <w:marLeft w:val="0"/>
      <w:marRight w:val="0"/>
      <w:marTop w:val="0"/>
      <w:marBottom w:val="0"/>
      <w:divBdr>
        <w:top w:val="none" w:sz="0" w:space="0" w:color="auto"/>
        <w:left w:val="none" w:sz="0" w:space="0" w:color="auto"/>
        <w:bottom w:val="none" w:sz="0" w:space="0" w:color="auto"/>
        <w:right w:val="none" w:sz="0" w:space="0" w:color="auto"/>
      </w:divBdr>
    </w:div>
    <w:div w:id="978731075">
      <w:bodyDiv w:val="1"/>
      <w:marLeft w:val="0"/>
      <w:marRight w:val="0"/>
      <w:marTop w:val="0"/>
      <w:marBottom w:val="0"/>
      <w:divBdr>
        <w:top w:val="none" w:sz="0" w:space="0" w:color="auto"/>
        <w:left w:val="none" w:sz="0" w:space="0" w:color="auto"/>
        <w:bottom w:val="none" w:sz="0" w:space="0" w:color="auto"/>
        <w:right w:val="none" w:sz="0" w:space="0" w:color="auto"/>
      </w:divBdr>
      <w:divsChild>
        <w:div w:id="18774199">
          <w:marLeft w:val="640"/>
          <w:marRight w:val="0"/>
          <w:marTop w:val="0"/>
          <w:marBottom w:val="0"/>
          <w:divBdr>
            <w:top w:val="none" w:sz="0" w:space="0" w:color="auto"/>
            <w:left w:val="none" w:sz="0" w:space="0" w:color="auto"/>
            <w:bottom w:val="none" w:sz="0" w:space="0" w:color="auto"/>
            <w:right w:val="none" w:sz="0" w:space="0" w:color="auto"/>
          </w:divBdr>
        </w:div>
        <w:div w:id="85464259">
          <w:marLeft w:val="640"/>
          <w:marRight w:val="0"/>
          <w:marTop w:val="0"/>
          <w:marBottom w:val="0"/>
          <w:divBdr>
            <w:top w:val="none" w:sz="0" w:space="0" w:color="auto"/>
            <w:left w:val="none" w:sz="0" w:space="0" w:color="auto"/>
            <w:bottom w:val="none" w:sz="0" w:space="0" w:color="auto"/>
            <w:right w:val="none" w:sz="0" w:space="0" w:color="auto"/>
          </w:divBdr>
        </w:div>
        <w:div w:id="143471108">
          <w:marLeft w:val="640"/>
          <w:marRight w:val="0"/>
          <w:marTop w:val="0"/>
          <w:marBottom w:val="0"/>
          <w:divBdr>
            <w:top w:val="none" w:sz="0" w:space="0" w:color="auto"/>
            <w:left w:val="none" w:sz="0" w:space="0" w:color="auto"/>
            <w:bottom w:val="none" w:sz="0" w:space="0" w:color="auto"/>
            <w:right w:val="none" w:sz="0" w:space="0" w:color="auto"/>
          </w:divBdr>
        </w:div>
        <w:div w:id="449251381">
          <w:marLeft w:val="640"/>
          <w:marRight w:val="0"/>
          <w:marTop w:val="0"/>
          <w:marBottom w:val="0"/>
          <w:divBdr>
            <w:top w:val="none" w:sz="0" w:space="0" w:color="auto"/>
            <w:left w:val="none" w:sz="0" w:space="0" w:color="auto"/>
            <w:bottom w:val="none" w:sz="0" w:space="0" w:color="auto"/>
            <w:right w:val="none" w:sz="0" w:space="0" w:color="auto"/>
          </w:divBdr>
        </w:div>
        <w:div w:id="450512593">
          <w:marLeft w:val="640"/>
          <w:marRight w:val="0"/>
          <w:marTop w:val="0"/>
          <w:marBottom w:val="0"/>
          <w:divBdr>
            <w:top w:val="none" w:sz="0" w:space="0" w:color="auto"/>
            <w:left w:val="none" w:sz="0" w:space="0" w:color="auto"/>
            <w:bottom w:val="none" w:sz="0" w:space="0" w:color="auto"/>
            <w:right w:val="none" w:sz="0" w:space="0" w:color="auto"/>
          </w:divBdr>
        </w:div>
        <w:div w:id="550045273">
          <w:marLeft w:val="640"/>
          <w:marRight w:val="0"/>
          <w:marTop w:val="0"/>
          <w:marBottom w:val="0"/>
          <w:divBdr>
            <w:top w:val="none" w:sz="0" w:space="0" w:color="auto"/>
            <w:left w:val="none" w:sz="0" w:space="0" w:color="auto"/>
            <w:bottom w:val="none" w:sz="0" w:space="0" w:color="auto"/>
            <w:right w:val="none" w:sz="0" w:space="0" w:color="auto"/>
          </w:divBdr>
        </w:div>
        <w:div w:id="733045627">
          <w:marLeft w:val="640"/>
          <w:marRight w:val="0"/>
          <w:marTop w:val="0"/>
          <w:marBottom w:val="0"/>
          <w:divBdr>
            <w:top w:val="none" w:sz="0" w:space="0" w:color="auto"/>
            <w:left w:val="none" w:sz="0" w:space="0" w:color="auto"/>
            <w:bottom w:val="none" w:sz="0" w:space="0" w:color="auto"/>
            <w:right w:val="none" w:sz="0" w:space="0" w:color="auto"/>
          </w:divBdr>
        </w:div>
        <w:div w:id="929316222">
          <w:marLeft w:val="640"/>
          <w:marRight w:val="0"/>
          <w:marTop w:val="0"/>
          <w:marBottom w:val="0"/>
          <w:divBdr>
            <w:top w:val="none" w:sz="0" w:space="0" w:color="auto"/>
            <w:left w:val="none" w:sz="0" w:space="0" w:color="auto"/>
            <w:bottom w:val="none" w:sz="0" w:space="0" w:color="auto"/>
            <w:right w:val="none" w:sz="0" w:space="0" w:color="auto"/>
          </w:divBdr>
        </w:div>
        <w:div w:id="1109009042">
          <w:marLeft w:val="640"/>
          <w:marRight w:val="0"/>
          <w:marTop w:val="0"/>
          <w:marBottom w:val="0"/>
          <w:divBdr>
            <w:top w:val="none" w:sz="0" w:space="0" w:color="auto"/>
            <w:left w:val="none" w:sz="0" w:space="0" w:color="auto"/>
            <w:bottom w:val="none" w:sz="0" w:space="0" w:color="auto"/>
            <w:right w:val="none" w:sz="0" w:space="0" w:color="auto"/>
          </w:divBdr>
        </w:div>
        <w:div w:id="1223295095">
          <w:marLeft w:val="640"/>
          <w:marRight w:val="0"/>
          <w:marTop w:val="0"/>
          <w:marBottom w:val="0"/>
          <w:divBdr>
            <w:top w:val="none" w:sz="0" w:space="0" w:color="auto"/>
            <w:left w:val="none" w:sz="0" w:space="0" w:color="auto"/>
            <w:bottom w:val="none" w:sz="0" w:space="0" w:color="auto"/>
            <w:right w:val="none" w:sz="0" w:space="0" w:color="auto"/>
          </w:divBdr>
        </w:div>
        <w:div w:id="1463838690">
          <w:marLeft w:val="640"/>
          <w:marRight w:val="0"/>
          <w:marTop w:val="0"/>
          <w:marBottom w:val="0"/>
          <w:divBdr>
            <w:top w:val="none" w:sz="0" w:space="0" w:color="auto"/>
            <w:left w:val="none" w:sz="0" w:space="0" w:color="auto"/>
            <w:bottom w:val="none" w:sz="0" w:space="0" w:color="auto"/>
            <w:right w:val="none" w:sz="0" w:space="0" w:color="auto"/>
          </w:divBdr>
        </w:div>
        <w:div w:id="1690830550">
          <w:marLeft w:val="640"/>
          <w:marRight w:val="0"/>
          <w:marTop w:val="0"/>
          <w:marBottom w:val="0"/>
          <w:divBdr>
            <w:top w:val="none" w:sz="0" w:space="0" w:color="auto"/>
            <w:left w:val="none" w:sz="0" w:space="0" w:color="auto"/>
            <w:bottom w:val="none" w:sz="0" w:space="0" w:color="auto"/>
            <w:right w:val="none" w:sz="0" w:space="0" w:color="auto"/>
          </w:divBdr>
        </w:div>
        <w:div w:id="1750813120">
          <w:marLeft w:val="640"/>
          <w:marRight w:val="0"/>
          <w:marTop w:val="0"/>
          <w:marBottom w:val="0"/>
          <w:divBdr>
            <w:top w:val="none" w:sz="0" w:space="0" w:color="auto"/>
            <w:left w:val="none" w:sz="0" w:space="0" w:color="auto"/>
            <w:bottom w:val="none" w:sz="0" w:space="0" w:color="auto"/>
            <w:right w:val="none" w:sz="0" w:space="0" w:color="auto"/>
          </w:divBdr>
        </w:div>
        <w:div w:id="1760635536">
          <w:marLeft w:val="640"/>
          <w:marRight w:val="0"/>
          <w:marTop w:val="0"/>
          <w:marBottom w:val="0"/>
          <w:divBdr>
            <w:top w:val="none" w:sz="0" w:space="0" w:color="auto"/>
            <w:left w:val="none" w:sz="0" w:space="0" w:color="auto"/>
            <w:bottom w:val="none" w:sz="0" w:space="0" w:color="auto"/>
            <w:right w:val="none" w:sz="0" w:space="0" w:color="auto"/>
          </w:divBdr>
        </w:div>
        <w:div w:id="1770929581">
          <w:marLeft w:val="640"/>
          <w:marRight w:val="0"/>
          <w:marTop w:val="0"/>
          <w:marBottom w:val="0"/>
          <w:divBdr>
            <w:top w:val="none" w:sz="0" w:space="0" w:color="auto"/>
            <w:left w:val="none" w:sz="0" w:space="0" w:color="auto"/>
            <w:bottom w:val="none" w:sz="0" w:space="0" w:color="auto"/>
            <w:right w:val="none" w:sz="0" w:space="0" w:color="auto"/>
          </w:divBdr>
        </w:div>
        <w:div w:id="1845851714">
          <w:marLeft w:val="640"/>
          <w:marRight w:val="0"/>
          <w:marTop w:val="0"/>
          <w:marBottom w:val="0"/>
          <w:divBdr>
            <w:top w:val="none" w:sz="0" w:space="0" w:color="auto"/>
            <w:left w:val="none" w:sz="0" w:space="0" w:color="auto"/>
            <w:bottom w:val="none" w:sz="0" w:space="0" w:color="auto"/>
            <w:right w:val="none" w:sz="0" w:space="0" w:color="auto"/>
          </w:divBdr>
        </w:div>
        <w:div w:id="1877935300">
          <w:marLeft w:val="640"/>
          <w:marRight w:val="0"/>
          <w:marTop w:val="0"/>
          <w:marBottom w:val="0"/>
          <w:divBdr>
            <w:top w:val="none" w:sz="0" w:space="0" w:color="auto"/>
            <w:left w:val="none" w:sz="0" w:space="0" w:color="auto"/>
            <w:bottom w:val="none" w:sz="0" w:space="0" w:color="auto"/>
            <w:right w:val="none" w:sz="0" w:space="0" w:color="auto"/>
          </w:divBdr>
        </w:div>
        <w:div w:id="2063864265">
          <w:marLeft w:val="640"/>
          <w:marRight w:val="0"/>
          <w:marTop w:val="0"/>
          <w:marBottom w:val="0"/>
          <w:divBdr>
            <w:top w:val="none" w:sz="0" w:space="0" w:color="auto"/>
            <w:left w:val="none" w:sz="0" w:space="0" w:color="auto"/>
            <w:bottom w:val="none" w:sz="0" w:space="0" w:color="auto"/>
            <w:right w:val="none" w:sz="0" w:space="0" w:color="auto"/>
          </w:divBdr>
        </w:div>
        <w:div w:id="2113353945">
          <w:marLeft w:val="640"/>
          <w:marRight w:val="0"/>
          <w:marTop w:val="0"/>
          <w:marBottom w:val="0"/>
          <w:divBdr>
            <w:top w:val="none" w:sz="0" w:space="0" w:color="auto"/>
            <w:left w:val="none" w:sz="0" w:space="0" w:color="auto"/>
            <w:bottom w:val="none" w:sz="0" w:space="0" w:color="auto"/>
            <w:right w:val="none" w:sz="0" w:space="0" w:color="auto"/>
          </w:divBdr>
        </w:div>
      </w:divsChild>
    </w:div>
    <w:div w:id="1000347565">
      <w:bodyDiv w:val="1"/>
      <w:marLeft w:val="0"/>
      <w:marRight w:val="0"/>
      <w:marTop w:val="0"/>
      <w:marBottom w:val="0"/>
      <w:divBdr>
        <w:top w:val="none" w:sz="0" w:space="0" w:color="auto"/>
        <w:left w:val="none" w:sz="0" w:space="0" w:color="auto"/>
        <w:bottom w:val="none" w:sz="0" w:space="0" w:color="auto"/>
        <w:right w:val="none" w:sz="0" w:space="0" w:color="auto"/>
      </w:divBdr>
      <w:divsChild>
        <w:div w:id="57173503">
          <w:marLeft w:val="640"/>
          <w:marRight w:val="0"/>
          <w:marTop w:val="0"/>
          <w:marBottom w:val="0"/>
          <w:divBdr>
            <w:top w:val="none" w:sz="0" w:space="0" w:color="auto"/>
            <w:left w:val="none" w:sz="0" w:space="0" w:color="auto"/>
            <w:bottom w:val="none" w:sz="0" w:space="0" w:color="auto"/>
            <w:right w:val="none" w:sz="0" w:space="0" w:color="auto"/>
          </w:divBdr>
        </w:div>
        <w:div w:id="71322248">
          <w:marLeft w:val="640"/>
          <w:marRight w:val="0"/>
          <w:marTop w:val="0"/>
          <w:marBottom w:val="0"/>
          <w:divBdr>
            <w:top w:val="none" w:sz="0" w:space="0" w:color="auto"/>
            <w:left w:val="none" w:sz="0" w:space="0" w:color="auto"/>
            <w:bottom w:val="none" w:sz="0" w:space="0" w:color="auto"/>
            <w:right w:val="none" w:sz="0" w:space="0" w:color="auto"/>
          </w:divBdr>
        </w:div>
        <w:div w:id="90012169">
          <w:marLeft w:val="640"/>
          <w:marRight w:val="0"/>
          <w:marTop w:val="0"/>
          <w:marBottom w:val="0"/>
          <w:divBdr>
            <w:top w:val="none" w:sz="0" w:space="0" w:color="auto"/>
            <w:left w:val="none" w:sz="0" w:space="0" w:color="auto"/>
            <w:bottom w:val="none" w:sz="0" w:space="0" w:color="auto"/>
            <w:right w:val="none" w:sz="0" w:space="0" w:color="auto"/>
          </w:divBdr>
        </w:div>
        <w:div w:id="94910277">
          <w:marLeft w:val="640"/>
          <w:marRight w:val="0"/>
          <w:marTop w:val="0"/>
          <w:marBottom w:val="0"/>
          <w:divBdr>
            <w:top w:val="none" w:sz="0" w:space="0" w:color="auto"/>
            <w:left w:val="none" w:sz="0" w:space="0" w:color="auto"/>
            <w:bottom w:val="none" w:sz="0" w:space="0" w:color="auto"/>
            <w:right w:val="none" w:sz="0" w:space="0" w:color="auto"/>
          </w:divBdr>
        </w:div>
        <w:div w:id="107506815">
          <w:marLeft w:val="640"/>
          <w:marRight w:val="0"/>
          <w:marTop w:val="0"/>
          <w:marBottom w:val="0"/>
          <w:divBdr>
            <w:top w:val="none" w:sz="0" w:space="0" w:color="auto"/>
            <w:left w:val="none" w:sz="0" w:space="0" w:color="auto"/>
            <w:bottom w:val="none" w:sz="0" w:space="0" w:color="auto"/>
            <w:right w:val="none" w:sz="0" w:space="0" w:color="auto"/>
          </w:divBdr>
        </w:div>
        <w:div w:id="117185212">
          <w:marLeft w:val="640"/>
          <w:marRight w:val="0"/>
          <w:marTop w:val="0"/>
          <w:marBottom w:val="0"/>
          <w:divBdr>
            <w:top w:val="none" w:sz="0" w:space="0" w:color="auto"/>
            <w:left w:val="none" w:sz="0" w:space="0" w:color="auto"/>
            <w:bottom w:val="none" w:sz="0" w:space="0" w:color="auto"/>
            <w:right w:val="none" w:sz="0" w:space="0" w:color="auto"/>
          </w:divBdr>
        </w:div>
        <w:div w:id="152794360">
          <w:marLeft w:val="640"/>
          <w:marRight w:val="0"/>
          <w:marTop w:val="0"/>
          <w:marBottom w:val="0"/>
          <w:divBdr>
            <w:top w:val="none" w:sz="0" w:space="0" w:color="auto"/>
            <w:left w:val="none" w:sz="0" w:space="0" w:color="auto"/>
            <w:bottom w:val="none" w:sz="0" w:space="0" w:color="auto"/>
            <w:right w:val="none" w:sz="0" w:space="0" w:color="auto"/>
          </w:divBdr>
        </w:div>
        <w:div w:id="198007204">
          <w:marLeft w:val="640"/>
          <w:marRight w:val="0"/>
          <w:marTop w:val="0"/>
          <w:marBottom w:val="0"/>
          <w:divBdr>
            <w:top w:val="none" w:sz="0" w:space="0" w:color="auto"/>
            <w:left w:val="none" w:sz="0" w:space="0" w:color="auto"/>
            <w:bottom w:val="none" w:sz="0" w:space="0" w:color="auto"/>
            <w:right w:val="none" w:sz="0" w:space="0" w:color="auto"/>
          </w:divBdr>
        </w:div>
        <w:div w:id="278418157">
          <w:marLeft w:val="640"/>
          <w:marRight w:val="0"/>
          <w:marTop w:val="0"/>
          <w:marBottom w:val="0"/>
          <w:divBdr>
            <w:top w:val="none" w:sz="0" w:space="0" w:color="auto"/>
            <w:left w:val="none" w:sz="0" w:space="0" w:color="auto"/>
            <w:bottom w:val="none" w:sz="0" w:space="0" w:color="auto"/>
            <w:right w:val="none" w:sz="0" w:space="0" w:color="auto"/>
          </w:divBdr>
        </w:div>
        <w:div w:id="311718132">
          <w:marLeft w:val="640"/>
          <w:marRight w:val="0"/>
          <w:marTop w:val="0"/>
          <w:marBottom w:val="0"/>
          <w:divBdr>
            <w:top w:val="none" w:sz="0" w:space="0" w:color="auto"/>
            <w:left w:val="none" w:sz="0" w:space="0" w:color="auto"/>
            <w:bottom w:val="none" w:sz="0" w:space="0" w:color="auto"/>
            <w:right w:val="none" w:sz="0" w:space="0" w:color="auto"/>
          </w:divBdr>
        </w:div>
        <w:div w:id="336618924">
          <w:marLeft w:val="640"/>
          <w:marRight w:val="0"/>
          <w:marTop w:val="0"/>
          <w:marBottom w:val="0"/>
          <w:divBdr>
            <w:top w:val="none" w:sz="0" w:space="0" w:color="auto"/>
            <w:left w:val="none" w:sz="0" w:space="0" w:color="auto"/>
            <w:bottom w:val="none" w:sz="0" w:space="0" w:color="auto"/>
            <w:right w:val="none" w:sz="0" w:space="0" w:color="auto"/>
          </w:divBdr>
        </w:div>
        <w:div w:id="372967383">
          <w:marLeft w:val="640"/>
          <w:marRight w:val="0"/>
          <w:marTop w:val="0"/>
          <w:marBottom w:val="0"/>
          <w:divBdr>
            <w:top w:val="none" w:sz="0" w:space="0" w:color="auto"/>
            <w:left w:val="none" w:sz="0" w:space="0" w:color="auto"/>
            <w:bottom w:val="none" w:sz="0" w:space="0" w:color="auto"/>
            <w:right w:val="none" w:sz="0" w:space="0" w:color="auto"/>
          </w:divBdr>
        </w:div>
        <w:div w:id="375934225">
          <w:marLeft w:val="640"/>
          <w:marRight w:val="0"/>
          <w:marTop w:val="0"/>
          <w:marBottom w:val="0"/>
          <w:divBdr>
            <w:top w:val="none" w:sz="0" w:space="0" w:color="auto"/>
            <w:left w:val="none" w:sz="0" w:space="0" w:color="auto"/>
            <w:bottom w:val="none" w:sz="0" w:space="0" w:color="auto"/>
            <w:right w:val="none" w:sz="0" w:space="0" w:color="auto"/>
          </w:divBdr>
        </w:div>
        <w:div w:id="384136464">
          <w:marLeft w:val="640"/>
          <w:marRight w:val="0"/>
          <w:marTop w:val="0"/>
          <w:marBottom w:val="0"/>
          <w:divBdr>
            <w:top w:val="none" w:sz="0" w:space="0" w:color="auto"/>
            <w:left w:val="none" w:sz="0" w:space="0" w:color="auto"/>
            <w:bottom w:val="none" w:sz="0" w:space="0" w:color="auto"/>
            <w:right w:val="none" w:sz="0" w:space="0" w:color="auto"/>
          </w:divBdr>
        </w:div>
        <w:div w:id="480660703">
          <w:marLeft w:val="640"/>
          <w:marRight w:val="0"/>
          <w:marTop w:val="0"/>
          <w:marBottom w:val="0"/>
          <w:divBdr>
            <w:top w:val="none" w:sz="0" w:space="0" w:color="auto"/>
            <w:left w:val="none" w:sz="0" w:space="0" w:color="auto"/>
            <w:bottom w:val="none" w:sz="0" w:space="0" w:color="auto"/>
            <w:right w:val="none" w:sz="0" w:space="0" w:color="auto"/>
          </w:divBdr>
        </w:div>
        <w:div w:id="491870725">
          <w:marLeft w:val="640"/>
          <w:marRight w:val="0"/>
          <w:marTop w:val="0"/>
          <w:marBottom w:val="0"/>
          <w:divBdr>
            <w:top w:val="none" w:sz="0" w:space="0" w:color="auto"/>
            <w:left w:val="none" w:sz="0" w:space="0" w:color="auto"/>
            <w:bottom w:val="none" w:sz="0" w:space="0" w:color="auto"/>
            <w:right w:val="none" w:sz="0" w:space="0" w:color="auto"/>
          </w:divBdr>
        </w:div>
        <w:div w:id="538855063">
          <w:marLeft w:val="640"/>
          <w:marRight w:val="0"/>
          <w:marTop w:val="0"/>
          <w:marBottom w:val="0"/>
          <w:divBdr>
            <w:top w:val="none" w:sz="0" w:space="0" w:color="auto"/>
            <w:left w:val="none" w:sz="0" w:space="0" w:color="auto"/>
            <w:bottom w:val="none" w:sz="0" w:space="0" w:color="auto"/>
            <w:right w:val="none" w:sz="0" w:space="0" w:color="auto"/>
          </w:divBdr>
        </w:div>
        <w:div w:id="613707616">
          <w:marLeft w:val="640"/>
          <w:marRight w:val="0"/>
          <w:marTop w:val="0"/>
          <w:marBottom w:val="0"/>
          <w:divBdr>
            <w:top w:val="none" w:sz="0" w:space="0" w:color="auto"/>
            <w:left w:val="none" w:sz="0" w:space="0" w:color="auto"/>
            <w:bottom w:val="none" w:sz="0" w:space="0" w:color="auto"/>
            <w:right w:val="none" w:sz="0" w:space="0" w:color="auto"/>
          </w:divBdr>
        </w:div>
        <w:div w:id="614101653">
          <w:marLeft w:val="640"/>
          <w:marRight w:val="0"/>
          <w:marTop w:val="0"/>
          <w:marBottom w:val="0"/>
          <w:divBdr>
            <w:top w:val="none" w:sz="0" w:space="0" w:color="auto"/>
            <w:left w:val="none" w:sz="0" w:space="0" w:color="auto"/>
            <w:bottom w:val="none" w:sz="0" w:space="0" w:color="auto"/>
            <w:right w:val="none" w:sz="0" w:space="0" w:color="auto"/>
          </w:divBdr>
        </w:div>
        <w:div w:id="691957256">
          <w:marLeft w:val="640"/>
          <w:marRight w:val="0"/>
          <w:marTop w:val="0"/>
          <w:marBottom w:val="0"/>
          <w:divBdr>
            <w:top w:val="none" w:sz="0" w:space="0" w:color="auto"/>
            <w:left w:val="none" w:sz="0" w:space="0" w:color="auto"/>
            <w:bottom w:val="none" w:sz="0" w:space="0" w:color="auto"/>
            <w:right w:val="none" w:sz="0" w:space="0" w:color="auto"/>
          </w:divBdr>
        </w:div>
        <w:div w:id="709767286">
          <w:marLeft w:val="640"/>
          <w:marRight w:val="0"/>
          <w:marTop w:val="0"/>
          <w:marBottom w:val="0"/>
          <w:divBdr>
            <w:top w:val="none" w:sz="0" w:space="0" w:color="auto"/>
            <w:left w:val="none" w:sz="0" w:space="0" w:color="auto"/>
            <w:bottom w:val="none" w:sz="0" w:space="0" w:color="auto"/>
            <w:right w:val="none" w:sz="0" w:space="0" w:color="auto"/>
          </w:divBdr>
        </w:div>
        <w:div w:id="714818123">
          <w:marLeft w:val="640"/>
          <w:marRight w:val="0"/>
          <w:marTop w:val="0"/>
          <w:marBottom w:val="0"/>
          <w:divBdr>
            <w:top w:val="none" w:sz="0" w:space="0" w:color="auto"/>
            <w:left w:val="none" w:sz="0" w:space="0" w:color="auto"/>
            <w:bottom w:val="none" w:sz="0" w:space="0" w:color="auto"/>
            <w:right w:val="none" w:sz="0" w:space="0" w:color="auto"/>
          </w:divBdr>
        </w:div>
        <w:div w:id="739014765">
          <w:marLeft w:val="640"/>
          <w:marRight w:val="0"/>
          <w:marTop w:val="0"/>
          <w:marBottom w:val="0"/>
          <w:divBdr>
            <w:top w:val="none" w:sz="0" w:space="0" w:color="auto"/>
            <w:left w:val="none" w:sz="0" w:space="0" w:color="auto"/>
            <w:bottom w:val="none" w:sz="0" w:space="0" w:color="auto"/>
            <w:right w:val="none" w:sz="0" w:space="0" w:color="auto"/>
          </w:divBdr>
        </w:div>
        <w:div w:id="742606072">
          <w:marLeft w:val="640"/>
          <w:marRight w:val="0"/>
          <w:marTop w:val="0"/>
          <w:marBottom w:val="0"/>
          <w:divBdr>
            <w:top w:val="none" w:sz="0" w:space="0" w:color="auto"/>
            <w:left w:val="none" w:sz="0" w:space="0" w:color="auto"/>
            <w:bottom w:val="none" w:sz="0" w:space="0" w:color="auto"/>
            <w:right w:val="none" w:sz="0" w:space="0" w:color="auto"/>
          </w:divBdr>
        </w:div>
        <w:div w:id="811412986">
          <w:marLeft w:val="640"/>
          <w:marRight w:val="0"/>
          <w:marTop w:val="0"/>
          <w:marBottom w:val="0"/>
          <w:divBdr>
            <w:top w:val="none" w:sz="0" w:space="0" w:color="auto"/>
            <w:left w:val="none" w:sz="0" w:space="0" w:color="auto"/>
            <w:bottom w:val="none" w:sz="0" w:space="0" w:color="auto"/>
            <w:right w:val="none" w:sz="0" w:space="0" w:color="auto"/>
          </w:divBdr>
        </w:div>
        <w:div w:id="822744432">
          <w:marLeft w:val="640"/>
          <w:marRight w:val="0"/>
          <w:marTop w:val="0"/>
          <w:marBottom w:val="0"/>
          <w:divBdr>
            <w:top w:val="none" w:sz="0" w:space="0" w:color="auto"/>
            <w:left w:val="none" w:sz="0" w:space="0" w:color="auto"/>
            <w:bottom w:val="none" w:sz="0" w:space="0" w:color="auto"/>
            <w:right w:val="none" w:sz="0" w:space="0" w:color="auto"/>
          </w:divBdr>
        </w:div>
        <w:div w:id="831070414">
          <w:marLeft w:val="640"/>
          <w:marRight w:val="0"/>
          <w:marTop w:val="0"/>
          <w:marBottom w:val="0"/>
          <w:divBdr>
            <w:top w:val="none" w:sz="0" w:space="0" w:color="auto"/>
            <w:left w:val="none" w:sz="0" w:space="0" w:color="auto"/>
            <w:bottom w:val="none" w:sz="0" w:space="0" w:color="auto"/>
            <w:right w:val="none" w:sz="0" w:space="0" w:color="auto"/>
          </w:divBdr>
        </w:div>
        <w:div w:id="831407605">
          <w:marLeft w:val="640"/>
          <w:marRight w:val="0"/>
          <w:marTop w:val="0"/>
          <w:marBottom w:val="0"/>
          <w:divBdr>
            <w:top w:val="none" w:sz="0" w:space="0" w:color="auto"/>
            <w:left w:val="none" w:sz="0" w:space="0" w:color="auto"/>
            <w:bottom w:val="none" w:sz="0" w:space="0" w:color="auto"/>
            <w:right w:val="none" w:sz="0" w:space="0" w:color="auto"/>
          </w:divBdr>
        </w:div>
        <w:div w:id="871844102">
          <w:marLeft w:val="640"/>
          <w:marRight w:val="0"/>
          <w:marTop w:val="0"/>
          <w:marBottom w:val="0"/>
          <w:divBdr>
            <w:top w:val="none" w:sz="0" w:space="0" w:color="auto"/>
            <w:left w:val="none" w:sz="0" w:space="0" w:color="auto"/>
            <w:bottom w:val="none" w:sz="0" w:space="0" w:color="auto"/>
            <w:right w:val="none" w:sz="0" w:space="0" w:color="auto"/>
          </w:divBdr>
        </w:div>
        <w:div w:id="1152404945">
          <w:marLeft w:val="640"/>
          <w:marRight w:val="0"/>
          <w:marTop w:val="0"/>
          <w:marBottom w:val="0"/>
          <w:divBdr>
            <w:top w:val="none" w:sz="0" w:space="0" w:color="auto"/>
            <w:left w:val="none" w:sz="0" w:space="0" w:color="auto"/>
            <w:bottom w:val="none" w:sz="0" w:space="0" w:color="auto"/>
            <w:right w:val="none" w:sz="0" w:space="0" w:color="auto"/>
          </w:divBdr>
        </w:div>
        <w:div w:id="1169522087">
          <w:marLeft w:val="640"/>
          <w:marRight w:val="0"/>
          <w:marTop w:val="0"/>
          <w:marBottom w:val="0"/>
          <w:divBdr>
            <w:top w:val="none" w:sz="0" w:space="0" w:color="auto"/>
            <w:left w:val="none" w:sz="0" w:space="0" w:color="auto"/>
            <w:bottom w:val="none" w:sz="0" w:space="0" w:color="auto"/>
            <w:right w:val="none" w:sz="0" w:space="0" w:color="auto"/>
          </w:divBdr>
        </w:div>
        <w:div w:id="1196385283">
          <w:marLeft w:val="640"/>
          <w:marRight w:val="0"/>
          <w:marTop w:val="0"/>
          <w:marBottom w:val="0"/>
          <w:divBdr>
            <w:top w:val="none" w:sz="0" w:space="0" w:color="auto"/>
            <w:left w:val="none" w:sz="0" w:space="0" w:color="auto"/>
            <w:bottom w:val="none" w:sz="0" w:space="0" w:color="auto"/>
            <w:right w:val="none" w:sz="0" w:space="0" w:color="auto"/>
          </w:divBdr>
        </w:div>
        <w:div w:id="1317803519">
          <w:marLeft w:val="640"/>
          <w:marRight w:val="0"/>
          <w:marTop w:val="0"/>
          <w:marBottom w:val="0"/>
          <w:divBdr>
            <w:top w:val="none" w:sz="0" w:space="0" w:color="auto"/>
            <w:left w:val="none" w:sz="0" w:space="0" w:color="auto"/>
            <w:bottom w:val="none" w:sz="0" w:space="0" w:color="auto"/>
            <w:right w:val="none" w:sz="0" w:space="0" w:color="auto"/>
          </w:divBdr>
        </w:div>
        <w:div w:id="1379472022">
          <w:marLeft w:val="640"/>
          <w:marRight w:val="0"/>
          <w:marTop w:val="0"/>
          <w:marBottom w:val="0"/>
          <w:divBdr>
            <w:top w:val="none" w:sz="0" w:space="0" w:color="auto"/>
            <w:left w:val="none" w:sz="0" w:space="0" w:color="auto"/>
            <w:bottom w:val="none" w:sz="0" w:space="0" w:color="auto"/>
            <w:right w:val="none" w:sz="0" w:space="0" w:color="auto"/>
          </w:divBdr>
        </w:div>
        <w:div w:id="1408189118">
          <w:marLeft w:val="640"/>
          <w:marRight w:val="0"/>
          <w:marTop w:val="0"/>
          <w:marBottom w:val="0"/>
          <w:divBdr>
            <w:top w:val="none" w:sz="0" w:space="0" w:color="auto"/>
            <w:left w:val="none" w:sz="0" w:space="0" w:color="auto"/>
            <w:bottom w:val="none" w:sz="0" w:space="0" w:color="auto"/>
            <w:right w:val="none" w:sz="0" w:space="0" w:color="auto"/>
          </w:divBdr>
        </w:div>
        <w:div w:id="1411463126">
          <w:marLeft w:val="640"/>
          <w:marRight w:val="0"/>
          <w:marTop w:val="0"/>
          <w:marBottom w:val="0"/>
          <w:divBdr>
            <w:top w:val="none" w:sz="0" w:space="0" w:color="auto"/>
            <w:left w:val="none" w:sz="0" w:space="0" w:color="auto"/>
            <w:bottom w:val="none" w:sz="0" w:space="0" w:color="auto"/>
            <w:right w:val="none" w:sz="0" w:space="0" w:color="auto"/>
          </w:divBdr>
        </w:div>
        <w:div w:id="1424184160">
          <w:marLeft w:val="640"/>
          <w:marRight w:val="0"/>
          <w:marTop w:val="0"/>
          <w:marBottom w:val="0"/>
          <w:divBdr>
            <w:top w:val="none" w:sz="0" w:space="0" w:color="auto"/>
            <w:left w:val="none" w:sz="0" w:space="0" w:color="auto"/>
            <w:bottom w:val="none" w:sz="0" w:space="0" w:color="auto"/>
            <w:right w:val="none" w:sz="0" w:space="0" w:color="auto"/>
          </w:divBdr>
        </w:div>
        <w:div w:id="1424641753">
          <w:marLeft w:val="640"/>
          <w:marRight w:val="0"/>
          <w:marTop w:val="0"/>
          <w:marBottom w:val="0"/>
          <w:divBdr>
            <w:top w:val="none" w:sz="0" w:space="0" w:color="auto"/>
            <w:left w:val="none" w:sz="0" w:space="0" w:color="auto"/>
            <w:bottom w:val="none" w:sz="0" w:space="0" w:color="auto"/>
            <w:right w:val="none" w:sz="0" w:space="0" w:color="auto"/>
          </w:divBdr>
        </w:div>
        <w:div w:id="1426685175">
          <w:marLeft w:val="640"/>
          <w:marRight w:val="0"/>
          <w:marTop w:val="0"/>
          <w:marBottom w:val="0"/>
          <w:divBdr>
            <w:top w:val="none" w:sz="0" w:space="0" w:color="auto"/>
            <w:left w:val="none" w:sz="0" w:space="0" w:color="auto"/>
            <w:bottom w:val="none" w:sz="0" w:space="0" w:color="auto"/>
            <w:right w:val="none" w:sz="0" w:space="0" w:color="auto"/>
          </w:divBdr>
        </w:div>
        <w:div w:id="1445883549">
          <w:marLeft w:val="640"/>
          <w:marRight w:val="0"/>
          <w:marTop w:val="0"/>
          <w:marBottom w:val="0"/>
          <w:divBdr>
            <w:top w:val="none" w:sz="0" w:space="0" w:color="auto"/>
            <w:left w:val="none" w:sz="0" w:space="0" w:color="auto"/>
            <w:bottom w:val="none" w:sz="0" w:space="0" w:color="auto"/>
            <w:right w:val="none" w:sz="0" w:space="0" w:color="auto"/>
          </w:divBdr>
        </w:div>
        <w:div w:id="1501894659">
          <w:marLeft w:val="640"/>
          <w:marRight w:val="0"/>
          <w:marTop w:val="0"/>
          <w:marBottom w:val="0"/>
          <w:divBdr>
            <w:top w:val="none" w:sz="0" w:space="0" w:color="auto"/>
            <w:left w:val="none" w:sz="0" w:space="0" w:color="auto"/>
            <w:bottom w:val="none" w:sz="0" w:space="0" w:color="auto"/>
            <w:right w:val="none" w:sz="0" w:space="0" w:color="auto"/>
          </w:divBdr>
        </w:div>
        <w:div w:id="1537158227">
          <w:marLeft w:val="640"/>
          <w:marRight w:val="0"/>
          <w:marTop w:val="0"/>
          <w:marBottom w:val="0"/>
          <w:divBdr>
            <w:top w:val="none" w:sz="0" w:space="0" w:color="auto"/>
            <w:left w:val="none" w:sz="0" w:space="0" w:color="auto"/>
            <w:bottom w:val="none" w:sz="0" w:space="0" w:color="auto"/>
            <w:right w:val="none" w:sz="0" w:space="0" w:color="auto"/>
          </w:divBdr>
        </w:div>
        <w:div w:id="1546453935">
          <w:marLeft w:val="640"/>
          <w:marRight w:val="0"/>
          <w:marTop w:val="0"/>
          <w:marBottom w:val="0"/>
          <w:divBdr>
            <w:top w:val="none" w:sz="0" w:space="0" w:color="auto"/>
            <w:left w:val="none" w:sz="0" w:space="0" w:color="auto"/>
            <w:bottom w:val="none" w:sz="0" w:space="0" w:color="auto"/>
            <w:right w:val="none" w:sz="0" w:space="0" w:color="auto"/>
          </w:divBdr>
        </w:div>
        <w:div w:id="1649096073">
          <w:marLeft w:val="640"/>
          <w:marRight w:val="0"/>
          <w:marTop w:val="0"/>
          <w:marBottom w:val="0"/>
          <w:divBdr>
            <w:top w:val="none" w:sz="0" w:space="0" w:color="auto"/>
            <w:left w:val="none" w:sz="0" w:space="0" w:color="auto"/>
            <w:bottom w:val="none" w:sz="0" w:space="0" w:color="auto"/>
            <w:right w:val="none" w:sz="0" w:space="0" w:color="auto"/>
          </w:divBdr>
        </w:div>
        <w:div w:id="1656182273">
          <w:marLeft w:val="640"/>
          <w:marRight w:val="0"/>
          <w:marTop w:val="0"/>
          <w:marBottom w:val="0"/>
          <w:divBdr>
            <w:top w:val="none" w:sz="0" w:space="0" w:color="auto"/>
            <w:left w:val="none" w:sz="0" w:space="0" w:color="auto"/>
            <w:bottom w:val="none" w:sz="0" w:space="0" w:color="auto"/>
            <w:right w:val="none" w:sz="0" w:space="0" w:color="auto"/>
          </w:divBdr>
        </w:div>
        <w:div w:id="1828354677">
          <w:marLeft w:val="640"/>
          <w:marRight w:val="0"/>
          <w:marTop w:val="0"/>
          <w:marBottom w:val="0"/>
          <w:divBdr>
            <w:top w:val="none" w:sz="0" w:space="0" w:color="auto"/>
            <w:left w:val="none" w:sz="0" w:space="0" w:color="auto"/>
            <w:bottom w:val="none" w:sz="0" w:space="0" w:color="auto"/>
            <w:right w:val="none" w:sz="0" w:space="0" w:color="auto"/>
          </w:divBdr>
        </w:div>
        <w:div w:id="1850873779">
          <w:marLeft w:val="640"/>
          <w:marRight w:val="0"/>
          <w:marTop w:val="0"/>
          <w:marBottom w:val="0"/>
          <w:divBdr>
            <w:top w:val="none" w:sz="0" w:space="0" w:color="auto"/>
            <w:left w:val="none" w:sz="0" w:space="0" w:color="auto"/>
            <w:bottom w:val="none" w:sz="0" w:space="0" w:color="auto"/>
            <w:right w:val="none" w:sz="0" w:space="0" w:color="auto"/>
          </w:divBdr>
        </w:div>
        <w:div w:id="1881436036">
          <w:marLeft w:val="640"/>
          <w:marRight w:val="0"/>
          <w:marTop w:val="0"/>
          <w:marBottom w:val="0"/>
          <w:divBdr>
            <w:top w:val="none" w:sz="0" w:space="0" w:color="auto"/>
            <w:left w:val="none" w:sz="0" w:space="0" w:color="auto"/>
            <w:bottom w:val="none" w:sz="0" w:space="0" w:color="auto"/>
            <w:right w:val="none" w:sz="0" w:space="0" w:color="auto"/>
          </w:divBdr>
        </w:div>
        <w:div w:id="1908999806">
          <w:marLeft w:val="640"/>
          <w:marRight w:val="0"/>
          <w:marTop w:val="0"/>
          <w:marBottom w:val="0"/>
          <w:divBdr>
            <w:top w:val="none" w:sz="0" w:space="0" w:color="auto"/>
            <w:left w:val="none" w:sz="0" w:space="0" w:color="auto"/>
            <w:bottom w:val="none" w:sz="0" w:space="0" w:color="auto"/>
            <w:right w:val="none" w:sz="0" w:space="0" w:color="auto"/>
          </w:divBdr>
        </w:div>
        <w:div w:id="1916669755">
          <w:marLeft w:val="640"/>
          <w:marRight w:val="0"/>
          <w:marTop w:val="0"/>
          <w:marBottom w:val="0"/>
          <w:divBdr>
            <w:top w:val="none" w:sz="0" w:space="0" w:color="auto"/>
            <w:left w:val="none" w:sz="0" w:space="0" w:color="auto"/>
            <w:bottom w:val="none" w:sz="0" w:space="0" w:color="auto"/>
            <w:right w:val="none" w:sz="0" w:space="0" w:color="auto"/>
          </w:divBdr>
        </w:div>
        <w:div w:id="1919245239">
          <w:marLeft w:val="640"/>
          <w:marRight w:val="0"/>
          <w:marTop w:val="0"/>
          <w:marBottom w:val="0"/>
          <w:divBdr>
            <w:top w:val="none" w:sz="0" w:space="0" w:color="auto"/>
            <w:left w:val="none" w:sz="0" w:space="0" w:color="auto"/>
            <w:bottom w:val="none" w:sz="0" w:space="0" w:color="auto"/>
            <w:right w:val="none" w:sz="0" w:space="0" w:color="auto"/>
          </w:divBdr>
        </w:div>
        <w:div w:id="2008941522">
          <w:marLeft w:val="640"/>
          <w:marRight w:val="0"/>
          <w:marTop w:val="0"/>
          <w:marBottom w:val="0"/>
          <w:divBdr>
            <w:top w:val="none" w:sz="0" w:space="0" w:color="auto"/>
            <w:left w:val="none" w:sz="0" w:space="0" w:color="auto"/>
            <w:bottom w:val="none" w:sz="0" w:space="0" w:color="auto"/>
            <w:right w:val="none" w:sz="0" w:space="0" w:color="auto"/>
          </w:divBdr>
        </w:div>
        <w:div w:id="2011836550">
          <w:marLeft w:val="640"/>
          <w:marRight w:val="0"/>
          <w:marTop w:val="0"/>
          <w:marBottom w:val="0"/>
          <w:divBdr>
            <w:top w:val="none" w:sz="0" w:space="0" w:color="auto"/>
            <w:left w:val="none" w:sz="0" w:space="0" w:color="auto"/>
            <w:bottom w:val="none" w:sz="0" w:space="0" w:color="auto"/>
            <w:right w:val="none" w:sz="0" w:space="0" w:color="auto"/>
          </w:divBdr>
        </w:div>
        <w:div w:id="2013071811">
          <w:marLeft w:val="640"/>
          <w:marRight w:val="0"/>
          <w:marTop w:val="0"/>
          <w:marBottom w:val="0"/>
          <w:divBdr>
            <w:top w:val="none" w:sz="0" w:space="0" w:color="auto"/>
            <w:left w:val="none" w:sz="0" w:space="0" w:color="auto"/>
            <w:bottom w:val="none" w:sz="0" w:space="0" w:color="auto"/>
            <w:right w:val="none" w:sz="0" w:space="0" w:color="auto"/>
          </w:divBdr>
        </w:div>
        <w:div w:id="2014721889">
          <w:marLeft w:val="640"/>
          <w:marRight w:val="0"/>
          <w:marTop w:val="0"/>
          <w:marBottom w:val="0"/>
          <w:divBdr>
            <w:top w:val="none" w:sz="0" w:space="0" w:color="auto"/>
            <w:left w:val="none" w:sz="0" w:space="0" w:color="auto"/>
            <w:bottom w:val="none" w:sz="0" w:space="0" w:color="auto"/>
            <w:right w:val="none" w:sz="0" w:space="0" w:color="auto"/>
          </w:divBdr>
        </w:div>
        <w:div w:id="2068871895">
          <w:marLeft w:val="640"/>
          <w:marRight w:val="0"/>
          <w:marTop w:val="0"/>
          <w:marBottom w:val="0"/>
          <w:divBdr>
            <w:top w:val="none" w:sz="0" w:space="0" w:color="auto"/>
            <w:left w:val="none" w:sz="0" w:space="0" w:color="auto"/>
            <w:bottom w:val="none" w:sz="0" w:space="0" w:color="auto"/>
            <w:right w:val="none" w:sz="0" w:space="0" w:color="auto"/>
          </w:divBdr>
        </w:div>
        <w:div w:id="2100176486">
          <w:marLeft w:val="640"/>
          <w:marRight w:val="0"/>
          <w:marTop w:val="0"/>
          <w:marBottom w:val="0"/>
          <w:divBdr>
            <w:top w:val="none" w:sz="0" w:space="0" w:color="auto"/>
            <w:left w:val="none" w:sz="0" w:space="0" w:color="auto"/>
            <w:bottom w:val="none" w:sz="0" w:space="0" w:color="auto"/>
            <w:right w:val="none" w:sz="0" w:space="0" w:color="auto"/>
          </w:divBdr>
        </w:div>
        <w:div w:id="2135559756">
          <w:marLeft w:val="640"/>
          <w:marRight w:val="0"/>
          <w:marTop w:val="0"/>
          <w:marBottom w:val="0"/>
          <w:divBdr>
            <w:top w:val="none" w:sz="0" w:space="0" w:color="auto"/>
            <w:left w:val="none" w:sz="0" w:space="0" w:color="auto"/>
            <w:bottom w:val="none" w:sz="0" w:space="0" w:color="auto"/>
            <w:right w:val="none" w:sz="0" w:space="0" w:color="auto"/>
          </w:divBdr>
        </w:div>
      </w:divsChild>
    </w:div>
    <w:div w:id="1015618722">
      <w:bodyDiv w:val="1"/>
      <w:marLeft w:val="0"/>
      <w:marRight w:val="0"/>
      <w:marTop w:val="0"/>
      <w:marBottom w:val="0"/>
      <w:divBdr>
        <w:top w:val="none" w:sz="0" w:space="0" w:color="auto"/>
        <w:left w:val="none" w:sz="0" w:space="0" w:color="auto"/>
        <w:bottom w:val="none" w:sz="0" w:space="0" w:color="auto"/>
        <w:right w:val="none" w:sz="0" w:space="0" w:color="auto"/>
      </w:divBdr>
      <w:divsChild>
        <w:div w:id="41632962">
          <w:marLeft w:val="640"/>
          <w:marRight w:val="0"/>
          <w:marTop w:val="0"/>
          <w:marBottom w:val="0"/>
          <w:divBdr>
            <w:top w:val="none" w:sz="0" w:space="0" w:color="auto"/>
            <w:left w:val="none" w:sz="0" w:space="0" w:color="auto"/>
            <w:bottom w:val="none" w:sz="0" w:space="0" w:color="auto"/>
            <w:right w:val="none" w:sz="0" w:space="0" w:color="auto"/>
          </w:divBdr>
        </w:div>
        <w:div w:id="68889422">
          <w:marLeft w:val="640"/>
          <w:marRight w:val="0"/>
          <w:marTop w:val="0"/>
          <w:marBottom w:val="0"/>
          <w:divBdr>
            <w:top w:val="none" w:sz="0" w:space="0" w:color="auto"/>
            <w:left w:val="none" w:sz="0" w:space="0" w:color="auto"/>
            <w:bottom w:val="none" w:sz="0" w:space="0" w:color="auto"/>
            <w:right w:val="none" w:sz="0" w:space="0" w:color="auto"/>
          </w:divBdr>
        </w:div>
        <w:div w:id="73208755">
          <w:marLeft w:val="640"/>
          <w:marRight w:val="0"/>
          <w:marTop w:val="0"/>
          <w:marBottom w:val="0"/>
          <w:divBdr>
            <w:top w:val="none" w:sz="0" w:space="0" w:color="auto"/>
            <w:left w:val="none" w:sz="0" w:space="0" w:color="auto"/>
            <w:bottom w:val="none" w:sz="0" w:space="0" w:color="auto"/>
            <w:right w:val="none" w:sz="0" w:space="0" w:color="auto"/>
          </w:divBdr>
        </w:div>
        <w:div w:id="186453460">
          <w:marLeft w:val="640"/>
          <w:marRight w:val="0"/>
          <w:marTop w:val="0"/>
          <w:marBottom w:val="0"/>
          <w:divBdr>
            <w:top w:val="none" w:sz="0" w:space="0" w:color="auto"/>
            <w:left w:val="none" w:sz="0" w:space="0" w:color="auto"/>
            <w:bottom w:val="none" w:sz="0" w:space="0" w:color="auto"/>
            <w:right w:val="none" w:sz="0" w:space="0" w:color="auto"/>
          </w:divBdr>
        </w:div>
        <w:div w:id="245456542">
          <w:marLeft w:val="640"/>
          <w:marRight w:val="0"/>
          <w:marTop w:val="0"/>
          <w:marBottom w:val="0"/>
          <w:divBdr>
            <w:top w:val="none" w:sz="0" w:space="0" w:color="auto"/>
            <w:left w:val="none" w:sz="0" w:space="0" w:color="auto"/>
            <w:bottom w:val="none" w:sz="0" w:space="0" w:color="auto"/>
            <w:right w:val="none" w:sz="0" w:space="0" w:color="auto"/>
          </w:divBdr>
        </w:div>
        <w:div w:id="350494812">
          <w:marLeft w:val="640"/>
          <w:marRight w:val="0"/>
          <w:marTop w:val="0"/>
          <w:marBottom w:val="0"/>
          <w:divBdr>
            <w:top w:val="none" w:sz="0" w:space="0" w:color="auto"/>
            <w:left w:val="none" w:sz="0" w:space="0" w:color="auto"/>
            <w:bottom w:val="none" w:sz="0" w:space="0" w:color="auto"/>
            <w:right w:val="none" w:sz="0" w:space="0" w:color="auto"/>
          </w:divBdr>
        </w:div>
        <w:div w:id="380523911">
          <w:marLeft w:val="640"/>
          <w:marRight w:val="0"/>
          <w:marTop w:val="0"/>
          <w:marBottom w:val="0"/>
          <w:divBdr>
            <w:top w:val="none" w:sz="0" w:space="0" w:color="auto"/>
            <w:left w:val="none" w:sz="0" w:space="0" w:color="auto"/>
            <w:bottom w:val="none" w:sz="0" w:space="0" w:color="auto"/>
            <w:right w:val="none" w:sz="0" w:space="0" w:color="auto"/>
          </w:divBdr>
        </w:div>
        <w:div w:id="444230289">
          <w:marLeft w:val="640"/>
          <w:marRight w:val="0"/>
          <w:marTop w:val="0"/>
          <w:marBottom w:val="0"/>
          <w:divBdr>
            <w:top w:val="none" w:sz="0" w:space="0" w:color="auto"/>
            <w:left w:val="none" w:sz="0" w:space="0" w:color="auto"/>
            <w:bottom w:val="none" w:sz="0" w:space="0" w:color="auto"/>
            <w:right w:val="none" w:sz="0" w:space="0" w:color="auto"/>
          </w:divBdr>
        </w:div>
        <w:div w:id="568882581">
          <w:marLeft w:val="640"/>
          <w:marRight w:val="0"/>
          <w:marTop w:val="0"/>
          <w:marBottom w:val="0"/>
          <w:divBdr>
            <w:top w:val="none" w:sz="0" w:space="0" w:color="auto"/>
            <w:left w:val="none" w:sz="0" w:space="0" w:color="auto"/>
            <w:bottom w:val="none" w:sz="0" w:space="0" w:color="auto"/>
            <w:right w:val="none" w:sz="0" w:space="0" w:color="auto"/>
          </w:divBdr>
        </w:div>
        <w:div w:id="600837639">
          <w:marLeft w:val="640"/>
          <w:marRight w:val="0"/>
          <w:marTop w:val="0"/>
          <w:marBottom w:val="0"/>
          <w:divBdr>
            <w:top w:val="none" w:sz="0" w:space="0" w:color="auto"/>
            <w:left w:val="none" w:sz="0" w:space="0" w:color="auto"/>
            <w:bottom w:val="none" w:sz="0" w:space="0" w:color="auto"/>
            <w:right w:val="none" w:sz="0" w:space="0" w:color="auto"/>
          </w:divBdr>
        </w:div>
        <w:div w:id="607977728">
          <w:marLeft w:val="640"/>
          <w:marRight w:val="0"/>
          <w:marTop w:val="0"/>
          <w:marBottom w:val="0"/>
          <w:divBdr>
            <w:top w:val="none" w:sz="0" w:space="0" w:color="auto"/>
            <w:left w:val="none" w:sz="0" w:space="0" w:color="auto"/>
            <w:bottom w:val="none" w:sz="0" w:space="0" w:color="auto"/>
            <w:right w:val="none" w:sz="0" w:space="0" w:color="auto"/>
          </w:divBdr>
        </w:div>
        <w:div w:id="629749498">
          <w:marLeft w:val="640"/>
          <w:marRight w:val="0"/>
          <w:marTop w:val="0"/>
          <w:marBottom w:val="0"/>
          <w:divBdr>
            <w:top w:val="none" w:sz="0" w:space="0" w:color="auto"/>
            <w:left w:val="none" w:sz="0" w:space="0" w:color="auto"/>
            <w:bottom w:val="none" w:sz="0" w:space="0" w:color="auto"/>
            <w:right w:val="none" w:sz="0" w:space="0" w:color="auto"/>
          </w:divBdr>
        </w:div>
        <w:div w:id="735082946">
          <w:marLeft w:val="640"/>
          <w:marRight w:val="0"/>
          <w:marTop w:val="0"/>
          <w:marBottom w:val="0"/>
          <w:divBdr>
            <w:top w:val="none" w:sz="0" w:space="0" w:color="auto"/>
            <w:left w:val="none" w:sz="0" w:space="0" w:color="auto"/>
            <w:bottom w:val="none" w:sz="0" w:space="0" w:color="auto"/>
            <w:right w:val="none" w:sz="0" w:space="0" w:color="auto"/>
          </w:divBdr>
        </w:div>
        <w:div w:id="737021908">
          <w:marLeft w:val="640"/>
          <w:marRight w:val="0"/>
          <w:marTop w:val="0"/>
          <w:marBottom w:val="0"/>
          <w:divBdr>
            <w:top w:val="none" w:sz="0" w:space="0" w:color="auto"/>
            <w:left w:val="none" w:sz="0" w:space="0" w:color="auto"/>
            <w:bottom w:val="none" w:sz="0" w:space="0" w:color="auto"/>
            <w:right w:val="none" w:sz="0" w:space="0" w:color="auto"/>
          </w:divBdr>
        </w:div>
        <w:div w:id="749279973">
          <w:marLeft w:val="640"/>
          <w:marRight w:val="0"/>
          <w:marTop w:val="0"/>
          <w:marBottom w:val="0"/>
          <w:divBdr>
            <w:top w:val="none" w:sz="0" w:space="0" w:color="auto"/>
            <w:left w:val="none" w:sz="0" w:space="0" w:color="auto"/>
            <w:bottom w:val="none" w:sz="0" w:space="0" w:color="auto"/>
            <w:right w:val="none" w:sz="0" w:space="0" w:color="auto"/>
          </w:divBdr>
        </w:div>
        <w:div w:id="808976624">
          <w:marLeft w:val="640"/>
          <w:marRight w:val="0"/>
          <w:marTop w:val="0"/>
          <w:marBottom w:val="0"/>
          <w:divBdr>
            <w:top w:val="none" w:sz="0" w:space="0" w:color="auto"/>
            <w:left w:val="none" w:sz="0" w:space="0" w:color="auto"/>
            <w:bottom w:val="none" w:sz="0" w:space="0" w:color="auto"/>
            <w:right w:val="none" w:sz="0" w:space="0" w:color="auto"/>
          </w:divBdr>
        </w:div>
        <w:div w:id="809397186">
          <w:marLeft w:val="640"/>
          <w:marRight w:val="0"/>
          <w:marTop w:val="0"/>
          <w:marBottom w:val="0"/>
          <w:divBdr>
            <w:top w:val="none" w:sz="0" w:space="0" w:color="auto"/>
            <w:left w:val="none" w:sz="0" w:space="0" w:color="auto"/>
            <w:bottom w:val="none" w:sz="0" w:space="0" w:color="auto"/>
            <w:right w:val="none" w:sz="0" w:space="0" w:color="auto"/>
          </w:divBdr>
        </w:div>
        <w:div w:id="809639754">
          <w:marLeft w:val="640"/>
          <w:marRight w:val="0"/>
          <w:marTop w:val="0"/>
          <w:marBottom w:val="0"/>
          <w:divBdr>
            <w:top w:val="none" w:sz="0" w:space="0" w:color="auto"/>
            <w:left w:val="none" w:sz="0" w:space="0" w:color="auto"/>
            <w:bottom w:val="none" w:sz="0" w:space="0" w:color="auto"/>
            <w:right w:val="none" w:sz="0" w:space="0" w:color="auto"/>
          </w:divBdr>
        </w:div>
        <w:div w:id="821701635">
          <w:marLeft w:val="640"/>
          <w:marRight w:val="0"/>
          <w:marTop w:val="0"/>
          <w:marBottom w:val="0"/>
          <w:divBdr>
            <w:top w:val="none" w:sz="0" w:space="0" w:color="auto"/>
            <w:left w:val="none" w:sz="0" w:space="0" w:color="auto"/>
            <w:bottom w:val="none" w:sz="0" w:space="0" w:color="auto"/>
            <w:right w:val="none" w:sz="0" w:space="0" w:color="auto"/>
          </w:divBdr>
        </w:div>
        <w:div w:id="882324706">
          <w:marLeft w:val="640"/>
          <w:marRight w:val="0"/>
          <w:marTop w:val="0"/>
          <w:marBottom w:val="0"/>
          <w:divBdr>
            <w:top w:val="none" w:sz="0" w:space="0" w:color="auto"/>
            <w:left w:val="none" w:sz="0" w:space="0" w:color="auto"/>
            <w:bottom w:val="none" w:sz="0" w:space="0" w:color="auto"/>
            <w:right w:val="none" w:sz="0" w:space="0" w:color="auto"/>
          </w:divBdr>
        </w:div>
        <w:div w:id="931208166">
          <w:marLeft w:val="640"/>
          <w:marRight w:val="0"/>
          <w:marTop w:val="0"/>
          <w:marBottom w:val="0"/>
          <w:divBdr>
            <w:top w:val="none" w:sz="0" w:space="0" w:color="auto"/>
            <w:left w:val="none" w:sz="0" w:space="0" w:color="auto"/>
            <w:bottom w:val="none" w:sz="0" w:space="0" w:color="auto"/>
            <w:right w:val="none" w:sz="0" w:space="0" w:color="auto"/>
          </w:divBdr>
        </w:div>
        <w:div w:id="999501282">
          <w:marLeft w:val="640"/>
          <w:marRight w:val="0"/>
          <w:marTop w:val="0"/>
          <w:marBottom w:val="0"/>
          <w:divBdr>
            <w:top w:val="none" w:sz="0" w:space="0" w:color="auto"/>
            <w:left w:val="none" w:sz="0" w:space="0" w:color="auto"/>
            <w:bottom w:val="none" w:sz="0" w:space="0" w:color="auto"/>
            <w:right w:val="none" w:sz="0" w:space="0" w:color="auto"/>
          </w:divBdr>
        </w:div>
        <w:div w:id="1113787262">
          <w:marLeft w:val="640"/>
          <w:marRight w:val="0"/>
          <w:marTop w:val="0"/>
          <w:marBottom w:val="0"/>
          <w:divBdr>
            <w:top w:val="none" w:sz="0" w:space="0" w:color="auto"/>
            <w:left w:val="none" w:sz="0" w:space="0" w:color="auto"/>
            <w:bottom w:val="none" w:sz="0" w:space="0" w:color="auto"/>
            <w:right w:val="none" w:sz="0" w:space="0" w:color="auto"/>
          </w:divBdr>
        </w:div>
        <w:div w:id="1122698498">
          <w:marLeft w:val="640"/>
          <w:marRight w:val="0"/>
          <w:marTop w:val="0"/>
          <w:marBottom w:val="0"/>
          <w:divBdr>
            <w:top w:val="none" w:sz="0" w:space="0" w:color="auto"/>
            <w:left w:val="none" w:sz="0" w:space="0" w:color="auto"/>
            <w:bottom w:val="none" w:sz="0" w:space="0" w:color="auto"/>
            <w:right w:val="none" w:sz="0" w:space="0" w:color="auto"/>
          </w:divBdr>
        </w:div>
        <w:div w:id="1166440013">
          <w:marLeft w:val="640"/>
          <w:marRight w:val="0"/>
          <w:marTop w:val="0"/>
          <w:marBottom w:val="0"/>
          <w:divBdr>
            <w:top w:val="none" w:sz="0" w:space="0" w:color="auto"/>
            <w:left w:val="none" w:sz="0" w:space="0" w:color="auto"/>
            <w:bottom w:val="none" w:sz="0" w:space="0" w:color="auto"/>
            <w:right w:val="none" w:sz="0" w:space="0" w:color="auto"/>
          </w:divBdr>
        </w:div>
        <w:div w:id="1177302679">
          <w:marLeft w:val="640"/>
          <w:marRight w:val="0"/>
          <w:marTop w:val="0"/>
          <w:marBottom w:val="0"/>
          <w:divBdr>
            <w:top w:val="none" w:sz="0" w:space="0" w:color="auto"/>
            <w:left w:val="none" w:sz="0" w:space="0" w:color="auto"/>
            <w:bottom w:val="none" w:sz="0" w:space="0" w:color="auto"/>
            <w:right w:val="none" w:sz="0" w:space="0" w:color="auto"/>
          </w:divBdr>
        </w:div>
        <w:div w:id="1188328325">
          <w:marLeft w:val="640"/>
          <w:marRight w:val="0"/>
          <w:marTop w:val="0"/>
          <w:marBottom w:val="0"/>
          <w:divBdr>
            <w:top w:val="none" w:sz="0" w:space="0" w:color="auto"/>
            <w:left w:val="none" w:sz="0" w:space="0" w:color="auto"/>
            <w:bottom w:val="none" w:sz="0" w:space="0" w:color="auto"/>
            <w:right w:val="none" w:sz="0" w:space="0" w:color="auto"/>
          </w:divBdr>
        </w:div>
        <w:div w:id="1193807237">
          <w:marLeft w:val="640"/>
          <w:marRight w:val="0"/>
          <w:marTop w:val="0"/>
          <w:marBottom w:val="0"/>
          <w:divBdr>
            <w:top w:val="none" w:sz="0" w:space="0" w:color="auto"/>
            <w:left w:val="none" w:sz="0" w:space="0" w:color="auto"/>
            <w:bottom w:val="none" w:sz="0" w:space="0" w:color="auto"/>
            <w:right w:val="none" w:sz="0" w:space="0" w:color="auto"/>
          </w:divBdr>
        </w:div>
        <w:div w:id="1195070304">
          <w:marLeft w:val="640"/>
          <w:marRight w:val="0"/>
          <w:marTop w:val="0"/>
          <w:marBottom w:val="0"/>
          <w:divBdr>
            <w:top w:val="none" w:sz="0" w:space="0" w:color="auto"/>
            <w:left w:val="none" w:sz="0" w:space="0" w:color="auto"/>
            <w:bottom w:val="none" w:sz="0" w:space="0" w:color="auto"/>
            <w:right w:val="none" w:sz="0" w:space="0" w:color="auto"/>
          </w:divBdr>
        </w:div>
        <w:div w:id="1225750178">
          <w:marLeft w:val="640"/>
          <w:marRight w:val="0"/>
          <w:marTop w:val="0"/>
          <w:marBottom w:val="0"/>
          <w:divBdr>
            <w:top w:val="none" w:sz="0" w:space="0" w:color="auto"/>
            <w:left w:val="none" w:sz="0" w:space="0" w:color="auto"/>
            <w:bottom w:val="none" w:sz="0" w:space="0" w:color="auto"/>
            <w:right w:val="none" w:sz="0" w:space="0" w:color="auto"/>
          </w:divBdr>
        </w:div>
        <w:div w:id="1252199965">
          <w:marLeft w:val="640"/>
          <w:marRight w:val="0"/>
          <w:marTop w:val="0"/>
          <w:marBottom w:val="0"/>
          <w:divBdr>
            <w:top w:val="none" w:sz="0" w:space="0" w:color="auto"/>
            <w:left w:val="none" w:sz="0" w:space="0" w:color="auto"/>
            <w:bottom w:val="none" w:sz="0" w:space="0" w:color="auto"/>
            <w:right w:val="none" w:sz="0" w:space="0" w:color="auto"/>
          </w:divBdr>
        </w:div>
        <w:div w:id="1322731341">
          <w:marLeft w:val="640"/>
          <w:marRight w:val="0"/>
          <w:marTop w:val="0"/>
          <w:marBottom w:val="0"/>
          <w:divBdr>
            <w:top w:val="none" w:sz="0" w:space="0" w:color="auto"/>
            <w:left w:val="none" w:sz="0" w:space="0" w:color="auto"/>
            <w:bottom w:val="none" w:sz="0" w:space="0" w:color="auto"/>
            <w:right w:val="none" w:sz="0" w:space="0" w:color="auto"/>
          </w:divBdr>
        </w:div>
        <w:div w:id="1329747523">
          <w:marLeft w:val="640"/>
          <w:marRight w:val="0"/>
          <w:marTop w:val="0"/>
          <w:marBottom w:val="0"/>
          <w:divBdr>
            <w:top w:val="none" w:sz="0" w:space="0" w:color="auto"/>
            <w:left w:val="none" w:sz="0" w:space="0" w:color="auto"/>
            <w:bottom w:val="none" w:sz="0" w:space="0" w:color="auto"/>
            <w:right w:val="none" w:sz="0" w:space="0" w:color="auto"/>
          </w:divBdr>
        </w:div>
        <w:div w:id="1369455302">
          <w:marLeft w:val="640"/>
          <w:marRight w:val="0"/>
          <w:marTop w:val="0"/>
          <w:marBottom w:val="0"/>
          <w:divBdr>
            <w:top w:val="none" w:sz="0" w:space="0" w:color="auto"/>
            <w:left w:val="none" w:sz="0" w:space="0" w:color="auto"/>
            <w:bottom w:val="none" w:sz="0" w:space="0" w:color="auto"/>
            <w:right w:val="none" w:sz="0" w:space="0" w:color="auto"/>
          </w:divBdr>
        </w:div>
        <w:div w:id="1387728306">
          <w:marLeft w:val="640"/>
          <w:marRight w:val="0"/>
          <w:marTop w:val="0"/>
          <w:marBottom w:val="0"/>
          <w:divBdr>
            <w:top w:val="none" w:sz="0" w:space="0" w:color="auto"/>
            <w:left w:val="none" w:sz="0" w:space="0" w:color="auto"/>
            <w:bottom w:val="none" w:sz="0" w:space="0" w:color="auto"/>
            <w:right w:val="none" w:sz="0" w:space="0" w:color="auto"/>
          </w:divBdr>
        </w:div>
        <w:div w:id="1391001904">
          <w:marLeft w:val="640"/>
          <w:marRight w:val="0"/>
          <w:marTop w:val="0"/>
          <w:marBottom w:val="0"/>
          <w:divBdr>
            <w:top w:val="none" w:sz="0" w:space="0" w:color="auto"/>
            <w:left w:val="none" w:sz="0" w:space="0" w:color="auto"/>
            <w:bottom w:val="none" w:sz="0" w:space="0" w:color="auto"/>
            <w:right w:val="none" w:sz="0" w:space="0" w:color="auto"/>
          </w:divBdr>
        </w:div>
        <w:div w:id="1406800708">
          <w:marLeft w:val="640"/>
          <w:marRight w:val="0"/>
          <w:marTop w:val="0"/>
          <w:marBottom w:val="0"/>
          <w:divBdr>
            <w:top w:val="none" w:sz="0" w:space="0" w:color="auto"/>
            <w:left w:val="none" w:sz="0" w:space="0" w:color="auto"/>
            <w:bottom w:val="none" w:sz="0" w:space="0" w:color="auto"/>
            <w:right w:val="none" w:sz="0" w:space="0" w:color="auto"/>
          </w:divBdr>
        </w:div>
        <w:div w:id="1614284423">
          <w:marLeft w:val="640"/>
          <w:marRight w:val="0"/>
          <w:marTop w:val="0"/>
          <w:marBottom w:val="0"/>
          <w:divBdr>
            <w:top w:val="none" w:sz="0" w:space="0" w:color="auto"/>
            <w:left w:val="none" w:sz="0" w:space="0" w:color="auto"/>
            <w:bottom w:val="none" w:sz="0" w:space="0" w:color="auto"/>
            <w:right w:val="none" w:sz="0" w:space="0" w:color="auto"/>
          </w:divBdr>
        </w:div>
        <w:div w:id="1688167596">
          <w:marLeft w:val="640"/>
          <w:marRight w:val="0"/>
          <w:marTop w:val="0"/>
          <w:marBottom w:val="0"/>
          <w:divBdr>
            <w:top w:val="none" w:sz="0" w:space="0" w:color="auto"/>
            <w:left w:val="none" w:sz="0" w:space="0" w:color="auto"/>
            <w:bottom w:val="none" w:sz="0" w:space="0" w:color="auto"/>
            <w:right w:val="none" w:sz="0" w:space="0" w:color="auto"/>
          </w:divBdr>
        </w:div>
        <w:div w:id="1723822619">
          <w:marLeft w:val="640"/>
          <w:marRight w:val="0"/>
          <w:marTop w:val="0"/>
          <w:marBottom w:val="0"/>
          <w:divBdr>
            <w:top w:val="none" w:sz="0" w:space="0" w:color="auto"/>
            <w:left w:val="none" w:sz="0" w:space="0" w:color="auto"/>
            <w:bottom w:val="none" w:sz="0" w:space="0" w:color="auto"/>
            <w:right w:val="none" w:sz="0" w:space="0" w:color="auto"/>
          </w:divBdr>
        </w:div>
        <w:div w:id="1726635302">
          <w:marLeft w:val="640"/>
          <w:marRight w:val="0"/>
          <w:marTop w:val="0"/>
          <w:marBottom w:val="0"/>
          <w:divBdr>
            <w:top w:val="none" w:sz="0" w:space="0" w:color="auto"/>
            <w:left w:val="none" w:sz="0" w:space="0" w:color="auto"/>
            <w:bottom w:val="none" w:sz="0" w:space="0" w:color="auto"/>
            <w:right w:val="none" w:sz="0" w:space="0" w:color="auto"/>
          </w:divBdr>
        </w:div>
        <w:div w:id="1733239261">
          <w:marLeft w:val="640"/>
          <w:marRight w:val="0"/>
          <w:marTop w:val="0"/>
          <w:marBottom w:val="0"/>
          <w:divBdr>
            <w:top w:val="none" w:sz="0" w:space="0" w:color="auto"/>
            <w:left w:val="none" w:sz="0" w:space="0" w:color="auto"/>
            <w:bottom w:val="none" w:sz="0" w:space="0" w:color="auto"/>
            <w:right w:val="none" w:sz="0" w:space="0" w:color="auto"/>
          </w:divBdr>
        </w:div>
        <w:div w:id="1735155343">
          <w:marLeft w:val="640"/>
          <w:marRight w:val="0"/>
          <w:marTop w:val="0"/>
          <w:marBottom w:val="0"/>
          <w:divBdr>
            <w:top w:val="none" w:sz="0" w:space="0" w:color="auto"/>
            <w:left w:val="none" w:sz="0" w:space="0" w:color="auto"/>
            <w:bottom w:val="none" w:sz="0" w:space="0" w:color="auto"/>
            <w:right w:val="none" w:sz="0" w:space="0" w:color="auto"/>
          </w:divBdr>
        </w:div>
        <w:div w:id="1739522537">
          <w:marLeft w:val="640"/>
          <w:marRight w:val="0"/>
          <w:marTop w:val="0"/>
          <w:marBottom w:val="0"/>
          <w:divBdr>
            <w:top w:val="none" w:sz="0" w:space="0" w:color="auto"/>
            <w:left w:val="none" w:sz="0" w:space="0" w:color="auto"/>
            <w:bottom w:val="none" w:sz="0" w:space="0" w:color="auto"/>
            <w:right w:val="none" w:sz="0" w:space="0" w:color="auto"/>
          </w:divBdr>
        </w:div>
        <w:div w:id="1752236967">
          <w:marLeft w:val="640"/>
          <w:marRight w:val="0"/>
          <w:marTop w:val="0"/>
          <w:marBottom w:val="0"/>
          <w:divBdr>
            <w:top w:val="none" w:sz="0" w:space="0" w:color="auto"/>
            <w:left w:val="none" w:sz="0" w:space="0" w:color="auto"/>
            <w:bottom w:val="none" w:sz="0" w:space="0" w:color="auto"/>
            <w:right w:val="none" w:sz="0" w:space="0" w:color="auto"/>
          </w:divBdr>
        </w:div>
        <w:div w:id="1775711457">
          <w:marLeft w:val="640"/>
          <w:marRight w:val="0"/>
          <w:marTop w:val="0"/>
          <w:marBottom w:val="0"/>
          <w:divBdr>
            <w:top w:val="none" w:sz="0" w:space="0" w:color="auto"/>
            <w:left w:val="none" w:sz="0" w:space="0" w:color="auto"/>
            <w:bottom w:val="none" w:sz="0" w:space="0" w:color="auto"/>
            <w:right w:val="none" w:sz="0" w:space="0" w:color="auto"/>
          </w:divBdr>
        </w:div>
        <w:div w:id="1801873644">
          <w:marLeft w:val="640"/>
          <w:marRight w:val="0"/>
          <w:marTop w:val="0"/>
          <w:marBottom w:val="0"/>
          <w:divBdr>
            <w:top w:val="none" w:sz="0" w:space="0" w:color="auto"/>
            <w:left w:val="none" w:sz="0" w:space="0" w:color="auto"/>
            <w:bottom w:val="none" w:sz="0" w:space="0" w:color="auto"/>
            <w:right w:val="none" w:sz="0" w:space="0" w:color="auto"/>
          </w:divBdr>
        </w:div>
        <w:div w:id="1811286781">
          <w:marLeft w:val="640"/>
          <w:marRight w:val="0"/>
          <w:marTop w:val="0"/>
          <w:marBottom w:val="0"/>
          <w:divBdr>
            <w:top w:val="none" w:sz="0" w:space="0" w:color="auto"/>
            <w:left w:val="none" w:sz="0" w:space="0" w:color="auto"/>
            <w:bottom w:val="none" w:sz="0" w:space="0" w:color="auto"/>
            <w:right w:val="none" w:sz="0" w:space="0" w:color="auto"/>
          </w:divBdr>
        </w:div>
        <w:div w:id="1838420552">
          <w:marLeft w:val="640"/>
          <w:marRight w:val="0"/>
          <w:marTop w:val="0"/>
          <w:marBottom w:val="0"/>
          <w:divBdr>
            <w:top w:val="none" w:sz="0" w:space="0" w:color="auto"/>
            <w:left w:val="none" w:sz="0" w:space="0" w:color="auto"/>
            <w:bottom w:val="none" w:sz="0" w:space="0" w:color="auto"/>
            <w:right w:val="none" w:sz="0" w:space="0" w:color="auto"/>
          </w:divBdr>
        </w:div>
        <w:div w:id="1874151088">
          <w:marLeft w:val="640"/>
          <w:marRight w:val="0"/>
          <w:marTop w:val="0"/>
          <w:marBottom w:val="0"/>
          <w:divBdr>
            <w:top w:val="none" w:sz="0" w:space="0" w:color="auto"/>
            <w:left w:val="none" w:sz="0" w:space="0" w:color="auto"/>
            <w:bottom w:val="none" w:sz="0" w:space="0" w:color="auto"/>
            <w:right w:val="none" w:sz="0" w:space="0" w:color="auto"/>
          </w:divBdr>
        </w:div>
        <w:div w:id="1889953647">
          <w:marLeft w:val="640"/>
          <w:marRight w:val="0"/>
          <w:marTop w:val="0"/>
          <w:marBottom w:val="0"/>
          <w:divBdr>
            <w:top w:val="none" w:sz="0" w:space="0" w:color="auto"/>
            <w:left w:val="none" w:sz="0" w:space="0" w:color="auto"/>
            <w:bottom w:val="none" w:sz="0" w:space="0" w:color="auto"/>
            <w:right w:val="none" w:sz="0" w:space="0" w:color="auto"/>
          </w:divBdr>
        </w:div>
        <w:div w:id="1915772396">
          <w:marLeft w:val="640"/>
          <w:marRight w:val="0"/>
          <w:marTop w:val="0"/>
          <w:marBottom w:val="0"/>
          <w:divBdr>
            <w:top w:val="none" w:sz="0" w:space="0" w:color="auto"/>
            <w:left w:val="none" w:sz="0" w:space="0" w:color="auto"/>
            <w:bottom w:val="none" w:sz="0" w:space="0" w:color="auto"/>
            <w:right w:val="none" w:sz="0" w:space="0" w:color="auto"/>
          </w:divBdr>
        </w:div>
        <w:div w:id="1934895857">
          <w:marLeft w:val="640"/>
          <w:marRight w:val="0"/>
          <w:marTop w:val="0"/>
          <w:marBottom w:val="0"/>
          <w:divBdr>
            <w:top w:val="none" w:sz="0" w:space="0" w:color="auto"/>
            <w:left w:val="none" w:sz="0" w:space="0" w:color="auto"/>
            <w:bottom w:val="none" w:sz="0" w:space="0" w:color="auto"/>
            <w:right w:val="none" w:sz="0" w:space="0" w:color="auto"/>
          </w:divBdr>
        </w:div>
        <w:div w:id="1959294649">
          <w:marLeft w:val="640"/>
          <w:marRight w:val="0"/>
          <w:marTop w:val="0"/>
          <w:marBottom w:val="0"/>
          <w:divBdr>
            <w:top w:val="none" w:sz="0" w:space="0" w:color="auto"/>
            <w:left w:val="none" w:sz="0" w:space="0" w:color="auto"/>
            <w:bottom w:val="none" w:sz="0" w:space="0" w:color="auto"/>
            <w:right w:val="none" w:sz="0" w:space="0" w:color="auto"/>
          </w:divBdr>
        </w:div>
        <w:div w:id="1961179953">
          <w:marLeft w:val="640"/>
          <w:marRight w:val="0"/>
          <w:marTop w:val="0"/>
          <w:marBottom w:val="0"/>
          <w:divBdr>
            <w:top w:val="none" w:sz="0" w:space="0" w:color="auto"/>
            <w:left w:val="none" w:sz="0" w:space="0" w:color="auto"/>
            <w:bottom w:val="none" w:sz="0" w:space="0" w:color="auto"/>
            <w:right w:val="none" w:sz="0" w:space="0" w:color="auto"/>
          </w:divBdr>
        </w:div>
        <w:div w:id="2100172011">
          <w:marLeft w:val="640"/>
          <w:marRight w:val="0"/>
          <w:marTop w:val="0"/>
          <w:marBottom w:val="0"/>
          <w:divBdr>
            <w:top w:val="none" w:sz="0" w:space="0" w:color="auto"/>
            <w:left w:val="none" w:sz="0" w:space="0" w:color="auto"/>
            <w:bottom w:val="none" w:sz="0" w:space="0" w:color="auto"/>
            <w:right w:val="none" w:sz="0" w:space="0" w:color="auto"/>
          </w:divBdr>
        </w:div>
        <w:div w:id="2145923131">
          <w:marLeft w:val="640"/>
          <w:marRight w:val="0"/>
          <w:marTop w:val="0"/>
          <w:marBottom w:val="0"/>
          <w:divBdr>
            <w:top w:val="none" w:sz="0" w:space="0" w:color="auto"/>
            <w:left w:val="none" w:sz="0" w:space="0" w:color="auto"/>
            <w:bottom w:val="none" w:sz="0" w:space="0" w:color="auto"/>
            <w:right w:val="none" w:sz="0" w:space="0" w:color="auto"/>
          </w:divBdr>
        </w:div>
      </w:divsChild>
    </w:div>
    <w:div w:id="1017973778">
      <w:bodyDiv w:val="1"/>
      <w:marLeft w:val="0"/>
      <w:marRight w:val="0"/>
      <w:marTop w:val="0"/>
      <w:marBottom w:val="0"/>
      <w:divBdr>
        <w:top w:val="none" w:sz="0" w:space="0" w:color="auto"/>
        <w:left w:val="none" w:sz="0" w:space="0" w:color="auto"/>
        <w:bottom w:val="none" w:sz="0" w:space="0" w:color="auto"/>
        <w:right w:val="none" w:sz="0" w:space="0" w:color="auto"/>
      </w:divBdr>
      <w:divsChild>
        <w:div w:id="158810712">
          <w:marLeft w:val="640"/>
          <w:marRight w:val="0"/>
          <w:marTop w:val="0"/>
          <w:marBottom w:val="0"/>
          <w:divBdr>
            <w:top w:val="none" w:sz="0" w:space="0" w:color="auto"/>
            <w:left w:val="none" w:sz="0" w:space="0" w:color="auto"/>
            <w:bottom w:val="none" w:sz="0" w:space="0" w:color="auto"/>
            <w:right w:val="none" w:sz="0" w:space="0" w:color="auto"/>
          </w:divBdr>
        </w:div>
        <w:div w:id="367294357">
          <w:marLeft w:val="640"/>
          <w:marRight w:val="0"/>
          <w:marTop w:val="0"/>
          <w:marBottom w:val="0"/>
          <w:divBdr>
            <w:top w:val="none" w:sz="0" w:space="0" w:color="auto"/>
            <w:left w:val="none" w:sz="0" w:space="0" w:color="auto"/>
            <w:bottom w:val="none" w:sz="0" w:space="0" w:color="auto"/>
            <w:right w:val="none" w:sz="0" w:space="0" w:color="auto"/>
          </w:divBdr>
        </w:div>
        <w:div w:id="394789855">
          <w:marLeft w:val="640"/>
          <w:marRight w:val="0"/>
          <w:marTop w:val="0"/>
          <w:marBottom w:val="0"/>
          <w:divBdr>
            <w:top w:val="none" w:sz="0" w:space="0" w:color="auto"/>
            <w:left w:val="none" w:sz="0" w:space="0" w:color="auto"/>
            <w:bottom w:val="none" w:sz="0" w:space="0" w:color="auto"/>
            <w:right w:val="none" w:sz="0" w:space="0" w:color="auto"/>
          </w:divBdr>
        </w:div>
        <w:div w:id="397827877">
          <w:marLeft w:val="640"/>
          <w:marRight w:val="0"/>
          <w:marTop w:val="0"/>
          <w:marBottom w:val="0"/>
          <w:divBdr>
            <w:top w:val="none" w:sz="0" w:space="0" w:color="auto"/>
            <w:left w:val="none" w:sz="0" w:space="0" w:color="auto"/>
            <w:bottom w:val="none" w:sz="0" w:space="0" w:color="auto"/>
            <w:right w:val="none" w:sz="0" w:space="0" w:color="auto"/>
          </w:divBdr>
        </w:div>
        <w:div w:id="411125696">
          <w:marLeft w:val="640"/>
          <w:marRight w:val="0"/>
          <w:marTop w:val="0"/>
          <w:marBottom w:val="0"/>
          <w:divBdr>
            <w:top w:val="none" w:sz="0" w:space="0" w:color="auto"/>
            <w:left w:val="none" w:sz="0" w:space="0" w:color="auto"/>
            <w:bottom w:val="none" w:sz="0" w:space="0" w:color="auto"/>
            <w:right w:val="none" w:sz="0" w:space="0" w:color="auto"/>
          </w:divBdr>
        </w:div>
        <w:div w:id="823350441">
          <w:marLeft w:val="640"/>
          <w:marRight w:val="0"/>
          <w:marTop w:val="0"/>
          <w:marBottom w:val="0"/>
          <w:divBdr>
            <w:top w:val="none" w:sz="0" w:space="0" w:color="auto"/>
            <w:left w:val="none" w:sz="0" w:space="0" w:color="auto"/>
            <w:bottom w:val="none" w:sz="0" w:space="0" w:color="auto"/>
            <w:right w:val="none" w:sz="0" w:space="0" w:color="auto"/>
          </w:divBdr>
        </w:div>
        <w:div w:id="843202968">
          <w:marLeft w:val="640"/>
          <w:marRight w:val="0"/>
          <w:marTop w:val="0"/>
          <w:marBottom w:val="0"/>
          <w:divBdr>
            <w:top w:val="none" w:sz="0" w:space="0" w:color="auto"/>
            <w:left w:val="none" w:sz="0" w:space="0" w:color="auto"/>
            <w:bottom w:val="none" w:sz="0" w:space="0" w:color="auto"/>
            <w:right w:val="none" w:sz="0" w:space="0" w:color="auto"/>
          </w:divBdr>
        </w:div>
        <w:div w:id="955329698">
          <w:marLeft w:val="640"/>
          <w:marRight w:val="0"/>
          <w:marTop w:val="0"/>
          <w:marBottom w:val="0"/>
          <w:divBdr>
            <w:top w:val="none" w:sz="0" w:space="0" w:color="auto"/>
            <w:left w:val="none" w:sz="0" w:space="0" w:color="auto"/>
            <w:bottom w:val="none" w:sz="0" w:space="0" w:color="auto"/>
            <w:right w:val="none" w:sz="0" w:space="0" w:color="auto"/>
          </w:divBdr>
        </w:div>
        <w:div w:id="988628086">
          <w:marLeft w:val="640"/>
          <w:marRight w:val="0"/>
          <w:marTop w:val="0"/>
          <w:marBottom w:val="0"/>
          <w:divBdr>
            <w:top w:val="none" w:sz="0" w:space="0" w:color="auto"/>
            <w:left w:val="none" w:sz="0" w:space="0" w:color="auto"/>
            <w:bottom w:val="none" w:sz="0" w:space="0" w:color="auto"/>
            <w:right w:val="none" w:sz="0" w:space="0" w:color="auto"/>
          </w:divBdr>
        </w:div>
        <w:div w:id="1105031740">
          <w:marLeft w:val="640"/>
          <w:marRight w:val="0"/>
          <w:marTop w:val="0"/>
          <w:marBottom w:val="0"/>
          <w:divBdr>
            <w:top w:val="none" w:sz="0" w:space="0" w:color="auto"/>
            <w:left w:val="none" w:sz="0" w:space="0" w:color="auto"/>
            <w:bottom w:val="none" w:sz="0" w:space="0" w:color="auto"/>
            <w:right w:val="none" w:sz="0" w:space="0" w:color="auto"/>
          </w:divBdr>
        </w:div>
        <w:div w:id="1135876276">
          <w:marLeft w:val="640"/>
          <w:marRight w:val="0"/>
          <w:marTop w:val="0"/>
          <w:marBottom w:val="0"/>
          <w:divBdr>
            <w:top w:val="none" w:sz="0" w:space="0" w:color="auto"/>
            <w:left w:val="none" w:sz="0" w:space="0" w:color="auto"/>
            <w:bottom w:val="none" w:sz="0" w:space="0" w:color="auto"/>
            <w:right w:val="none" w:sz="0" w:space="0" w:color="auto"/>
          </w:divBdr>
        </w:div>
        <w:div w:id="1279526405">
          <w:marLeft w:val="640"/>
          <w:marRight w:val="0"/>
          <w:marTop w:val="0"/>
          <w:marBottom w:val="0"/>
          <w:divBdr>
            <w:top w:val="none" w:sz="0" w:space="0" w:color="auto"/>
            <w:left w:val="none" w:sz="0" w:space="0" w:color="auto"/>
            <w:bottom w:val="none" w:sz="0" w:space="0" w:color="auto"/>
            <w:right w:val="none" w:sz="0" w:space="0" w:color="auto"/>
          </w:divBdr>
        </w:div>
        <w:div w:id="1350991296">
          <w:marLeft w:val="640"/>
          <w:marRight w:val="0"/>
          <w:marTop w:val="0"/>
          <w:marBottom w:val="0"/>
          <w:divBdr>
            <w:top w:val="none" w:sz="0" w:space="0" w:color="auto"/>
            <w:left w:val="none" w:sz="0" w:space="0" w:color="auto"/>
            <w:bottom w:val="none" w:sz="0" w:space="0" w:color="auto"/>
            <w:right w:val="none" w:sz="0" w:space="0" w:color="auto"/>
          </w:divBdr>
        </w:div>
        <w:div w:id="1372418952">
          <w:marLeft w:val="640"/>
          <w:marRight w:val="0"/>
          <w:marTop w:val="0"/>
          <w:marBottom w:val="0"/>
          <w:divBdr>
            <w:top w:val="none" w:sz="0" w:space="0" w:color="auto"/>
            <w:left w:val="none" w:sz="0" w:space="0" w:color="auto"/>
            <w:bottom w:val="none" w:sz="0" w:space="0" w:color="auto"/>
            <w:right w:val="none" w:sz="0" w:space="0" w:color="auto"/>
          </w:divBdr>
        </w:div>
        <w:div w:id="1650859982">
          <w:marLeft w:val="640"/>
          <w:marRight w:val="0"/>
          <w:marTop w:val="0"/>
          <w:marBottom w:val="0"/>
          <w:divBdr>
            <w:top w:val="none" w:sz="0" w:space="0" w:color="auto"/>
            <w:left w:val="none" w:sz="0" w:space="0" w:color="auto"/>
            <w:bottom w:val="none" w:sz="0" w:space="0" w:color="auto"/>
            <w:right w:val="none" w:sz="0" w:space="0" w:color="auto"/>
          </w:divBdr>
        </w:div>
        <w:div w:id="1890802188">
          <w:marLeft w:val="640"/>
          <w:marRight w:val="0"/>
          <w:marTop w:val="0"/>
          <w:marBottom w:val="0"/>
          <w:divBdr>
            <w:top w:val="none" w:sz="0" w:space="0" w:color="auto"/>
            <w:left w:val="none" w:sz="0" w:space="0" w:color="auto"/>
            <w:bottom w:val="none" w:sz="0" w:space="0" w:color="auto"/>
            <w:right w:val="none" w:sz="0" w:space="0" w:color="auto"/>
          </w:divBdr>
        </w:div>
        <w:div w:id="2085757348">
          <w:marLeft w:val="640"/>
          <w:marRight w:val="0"/>
          <w:marTop w:val="0"/>
          <w:marBottom w:val="0"/>
          <w:divBdr>
            <w:top w:val="none" w:sz="0" w:space="0" w:color="auto"/>
            <w:left w:val="none" w:sz="0" w:space="0" w:color="auto"/>
            <w:bottom w:val="none" w:sz="0" w:space="0" w:color="auto"/>
            <w:right w:val="none" w:sz="0" w:space="0" w:color="auto"/>
          </w:divBdr>
        </w:div>
        <w:div w:id="2103909186">
          <w:marLeft w:val="640"/>
          <w:marRight w:val="0"/>
          <w:marTop w:val="0"/>
          <w:marBottom w:val="0"/>
          <w:divBdr>
            <w:top w:val="none" w:sz="0" w:space="0" w:color="auto"/>
            <w:left w:val="none" w:sz="0" w:space="0" w:color="auto"/>
            <w:bottom w:val="none" w:sz="0" w:space="0" w:color="auto"/>
            <w:right w:val="none" w:sz="0" w:space="0" w:color="auto"/>
          </w:divBdr>
        </w:div>
        <w:div w:id="2130277484">
          <w:marLeft w:val="640"/>
          <w:marRight w:val="0"/>
          <w:marTop w:val="0"/>
          <w:marBottom w:val="0"/>
          <w:divBdr>
            <w:top w:val="none" w:sz="0" w:space="0" w:color="auto"/>
            <w:left w:val="none" w:sz="0" w:space="0" w:color="auto"/>
            <w:bottom w:val="none" w:sz="0" w:space="0" w:color="auto"/>
            <w:right w:val="none" w:sz="0" w:space="0" w:color="auto"/>
          </w:divBdr>
        </w:div>
      </w:divsChild>
    </w:div>
    <w:div w:id="1031497530">
      <w:bodyDiv w:val="1"/>
      <w:marLeft w:val="0"/>
      <w:marRight w:val="0"/>
      <w:marTop w:val="0"/>
      <w:marBottom w:val="0"/>
      <w:divBdr>
        <w:top w:val="none" w:sz="0" w:space="0" w:color="auto"/>
        <w:left w:val="none" w:sz="0" w:space="0" w:color="auto"/>
        <w:bottom w:val="none" w:sz="0" w:space="0" w:color="auto"/>
        <w:right w:val="none" w:sz="0" w:space="0" w:color="auto"/>
      </w:divBdr>
      <w:divsChild>
        <w:div w:id="308629526">
          <w:marLeft w:val="480"/>
          <w:marRight w:val="0"/>
          <w:marTop w:val="0"/>
          <w:marBottom w:val="0"/>
          <w:divBdr>
            <w:top w:val="none" w:sz="0" w:space="0" w:color="auto"/>
            <w:left w:val="none" w:sz="0" w:space="0" w:color="auto"/>
            <w:bottom w:val="none" w:sz="0" w:space="0" w:color="auto"/>
            <w:right w:val="none" w:sz="0" w:space="0" w:color="auto"/>
          </w:divBdr>
        </w:div>
        <w:div w:id="489562693">
          <w:marLeft w:val="480"/>
          <w:marRight w:val="0"/>
          <w:marTop w:val="0"/>
          <w:marBottom w:val="0"/>
          <w:divBdr>
            <w:top w:val="none" w:sz="0" w:space="0" w:color="auto"/>
            <w:left w:val="none" w:sz="0" w:space="0" w:color="auto"/>
            <w:bottom w:val="none" w:sz="0" w:space="0" w:color="auto"/>
            <w:right w:val="none" w:sz="0" w:space="0" w:color="auto"/>
          </w:divBdr>
        </w:div>
        <w:div w:id="804391122">
          <w:marLeft w:val="480"/>
          <w:marRight w:val="0"/>
          <w:marTop w:val="0"/>
          <w:marBottom w:val="0"/>
          <w:divBdr>
            <w:top w:val="none" w:sz="0" w:space="0" w:color="auto"/>
            <w:left w:val="none" w:sz="0" w:space="0" w:color="auto"/>
            <w:bottom w:val="none" w:sz="0" w:space="0" w:color="auto"/>
            <w:right w:val="none" w:sz="0" w:space="0" w:color="auto"/>
          </w:divBdr>
        </w:div>
        <w:div w:id="1018431082">
          <w:marLeft w:val="480"/>
          <w:marRight w:val="0"/>
          <w:marTop w:val="0"/>
          <w:marBottom w:val="0"/>
          <w:divBdr>
            <w:top w:val="none" w:sz="0" w:space="0" w:color="auto"/>
            <w:left w:val="none" w:sz="0" w:space="0" w:color="auto"/>
            <w:bottom w:val="none" w:sz="0" w:space="0" w:color="auto"/>
            <w:right w:val="none" w:sz="0" w:space="0" w:color="auto"/>
          </w:divBdr>
        </w:div>
        <w:div w:id="1343698290">
          <w:marLeft w:val="480"/>
          <w:marRight w:val="0"/>
          <w:marTop w:val="0"/>
          <w:marBottom w:val="0"/>
          <w:divBdr>
            <w:top w:val="none" w:sz="0" w:space="0" w:color="auto"/>
            <w:left w:val="none" w:sz="0" w:space="0" w:color="auto"/>
            <w:bottom w:val="none" w:sz="0" w:space="0" w:color="auto"/>
            <w:right w:val="none" w:sz="0" w:space="0" w:color="auto"/>
          </w:divBdr>
        </w:div>
      </w:divsChild>
    </w:div>
    <w:div w:id="1039626246">
      <w:bodyDiv w:val="1"/>
      <w:marLeft w:val="0"/>
      <w:marRight w:val="0"/>
      <w:marTop w:val="0"/>
      <w:marBottom w:val="0"/>
      <w:divBdr>
        <w:top w:val="none" w:sz="0" w:space="0" w:color="auto"/>
        <w:left w:val="none" w:sz="0" w:space="0" w:color="auto"/>
        <w:bottom w:val="none" w:sz="0" w:space="0" w:color="auto"/>
        <w:right w:val="none" w:sz="0" w:space="0" w:color="auto"/>
      </w:divBdr>
    </w:div>
    <w:div w:id="1039667345">
      <w:bodyDiv w:val="1"/>
      <w:marLeft w:val="0"/>
      <w:marRight w:val="0"/>
      <w:marTop w:val="0"/>
      <w:marBottom w:val="0"/>
      <w:divBdr>
        <w:top w:val="none" w:sz="0" w:space="0" w:color="auto"/>
        <w:left w:val="none" w:sz="0" w:space="0" w:color="auto"/>
        <w:bottom w:val="none" w:sz="0" w:space="0" w:color="auto"/>
        <w:right w:val="none" w:sz="0" w:space="0" w:color="auto"/>
      </w:divBdr>
      <w:divsChild>
        <w:div w:id="137042413">
          <w:marLeft w:val="640"/>
          <w:marRight w:val="0"/>
          <w:marTop w:val="0"/>
          <w:marBottom w:val="0"/>
          <w:divBdr>
            <w:top w:val="none" w:sz="0" w:space="0" w:color="auto"/>
            <w:left w:val="none" w:sz="0" w:space="0" w:color="auto"/>
            <w:bottom w:val="none" w:sz="0" w:space="0" w:color="auto"/>
            <w:right w:val="none" w:sz="0" w:space="0" w:color="auto"/>
          </w:divBdr>
        </w:div>
        <w:div w:id="386297329">
          <w:marLeft w:val="640"/>
          <w:marRight w:val="0"/>
          <w:marTop w:val="0"/>
          <w:marBottom w:val="0"/>
          <w:divBdr>
            <w:top w:val="none" w:sz="0" w:space="0" w:color="auto"/>
            <w:left w:val="none" w:sz="0" w:space="0" w:color="auto"/>
            <w:bottom w:val="none" w:sz="0" w:space="0" w:color="auto"/>
            <w:right w:val="none" w:sz="0" w:space="0" w:color="auto"/>
          </w:divBdr>
        </w:div>
        <w:div w:id="414864718">
          <w:marLeft w:val="640"/>
          <w:marRight w:val="0"/>
          <w:marTop w:val="0"/>
          <w:marBottom w:val="0"/>
          <w:divBdr>
            <w:top w:val="none" w:sz="0" w:space="0" w:color="auto"/>
            <w:left w:val="none" w:sz="0" w:space="0" w:color="auto"/>
            <w:bottom w:val="none" w:sz="0" w:space="0" w:color="auto"/>
            <w:right w:val="none" w:sz="0" w:space="0" w:color="auto"/>
          </w:divBdr>
        </w:div>
        <w:div w:id="493574346">
          <w:marLeft w:val="640"/>
          <w:marRight w:val="0"/>
          <w:marTop w:val="0"/>
          <w:marBottom w:val="0"/>
          <w:divBdr>
            <w:top w:val="none" w:sz="0" w:space="0" w:color="auto"/>
            <w:left w:val="none" w:sz="0" w:space="0" w:color="auto"/>
            <w:bottom w:val="none" w:sz="0" w:space="0" w:color="auto"/>
            <w:right w:val="none" w:sz="0" w:space="0" w:color="auto"/>
          </w:divBdr>
        </w:div>
        <w:div w:id="842401252">
          <w:marLeft w:val="640"/>
          <w:marRight w:val="0"/>
          <w:marTop w:val="0"/>
          <w:marBottom w:val="0"/>
          <w:divBdr>
            <w:top w:val="none" w:sz="0" w:space="0" w:color="auto"/>
            <w:left w:val="none" w:sz="0" w:space="0" w:color="auto"/>
            <w:bottom w:val="none" w:sz="0" w:space="0" w:color="auto"/>
            <w:right w:val="none" w:sz="0" w:space="0" w:color="auto"/>
          </w:divBdr>
        </w:div>
        <w:div w:id="945700828">
          <w:marLeft w:val="640"/>
          <w:marRight w:val="0"/>
          <w:marTop w:val="0"/>
          <w:marBottom w:val="0"/>
          <w:divBdr>
            <w:top w:val="none" w:sz="0" w:space="0" w:color="auto"/>
            <w:left w:val="none" w:sz="0" w:space="0" w:color="auto"/>
            <w:bottom w:val="none" w:sz="0" w:space="0" w:color="auto"/>
            <w:right w:val="none" w:sz="0" w:space="0" w:color="auto"/>
          </w:divBdr>
        </w:div>
        <w:div w:id="1091855650">
          <w:marLeft w:val="640"/>
          <w:marRight w:val="0"/>
          <w:marTop w:val="0"/>
          <w:marBottom w:val="0"/>
          <w:divBdr>
            <w:top w:val="none" w:sz="0" w:space="0" w:color="auto"/>
            <w:left w:val="none" w:sz="0" w:space="0" w:color="auto"/>
            <w:bottom w:val="none" w:sz="0" w:space="0" w:color="auto"/>
            <w:right w:val="none" w:sz="0" w:space="0" w:color="auto"/>
          </w:divBdr>
        </w:div>
        <w:div w:id="1203248523">
          <w:marLeft w:val="640"/>
          <w:marRight w:val="0"/>
          <w:marTop w:val="0"/>
          <w:marBottom w:val="0"/>
          <w:divBdr>
            <w:top w:val="none" w:sz="0" w:space="0" w:color="auto"/>
            <w:left w:val="none" w:sz="0" w:space="0" w:color="auto"/>
            <w:bottom w:val="none" w:sz="0" w:space="0" w:color="auto"/>
            <w:right w:val="none" w:sz="0" w:space="0" w:color="auto"/>
          </w:divBdr>
        </w:div>
        <w:div w:id="1449003851">
          <w:marLeft w:val="640"/>
          <w:marRight w:val="0"/>
          <w:marTop w:val="0"/>
          <w:marBottom w:val="0"/>
          <w:divBdr>
            <w:top w:val="none" w:sz="0" w:space="0" w:color="auto"/>
            <w:left w:val="none" w:sz="0" w:space="0" w:color="auto"/>
            <w:bottom w:val="none" w:sz="0" w:space="0" w:color="auto"/>
            <w:right w:val="none" w:sz="0" w:space="0" w:color="auto"/>
          </w:divBdr>
        </w:div>
        <w:div w:id="1456408515">
          <w:marLeft w:val="640"/>
          <w:marRight w:val="0"/>
          <w:marTop w:val="0"/>
          <w:marBottom w:val="0"/>
          <w:divBdr>
            <w:top w:val="none" w:sz="0" w:space="0" w:color="auto"/>
            <w:left w:val="none" w:sz="0" w:space="0" w:color="auto"/>
            <w:bottom w:val="none" w:sz="0" w:space="0" w:color="auto"/>
            <w:right w:val="none" w:sz="0" w:space="0" w:color="auto"/>
          </w:divBdr>
        </w:div>
        <w:div w:id="1512601753">
          <w:marLeft w:val="640"/>
          <w:marRight w:val="0"/>
          <w:marTop w:val="0"/>
          <w:marBottom w:val="0"/>
          <w:divBdr>
            <w:top w:val="none" w:sz="0" w:space="0" w:color="auto"/>
            <w:left w:val="none" w:sz="0" w:space="0" w:color="auto"/>
            <w:bottom w:val="none" w:sz="0" w:space="0" w:color="auto"/>
            <w:right w:val="none" w:sz="0" w:space="0" w:color="auto"/>
          </w:divBdr>
        </w:div>
        <w:div w:id="1707220613">
          <w:marLeft w:val="640"/>
          <w:marRight w:val="0"/>
          <w:marTop w:val="0"/>
          <w:marBottom w:val="0"/>
          <w:divBdr>
            <w:top w:val="none" w:sz="0" w:space="0" w:color="auto"/>
            <w:left w:val="none" w:sz="0" w:space="0" w:color="auto"/>
            <w:bottom w:val="none" w:sz="0" w:space="0" w:color="auto"/>
            <w:right w:val="none" w:sz="0" w:space="0" w:color="auto"/>
          </w:divBdr>
        </w:div>
        <w:div w:id="1721713123">
          <w:marLeft w:val="640"/>
          <w:marRight w:val="0"/>
          <w:marTop w:val="0"/>
          <w:marBottom w:val="0"/>
          <w:divBdr>
            <w:top w:val="none" w:sz="0" w:space="0" w:color="auto"/>
            <w:left w:val="none" w:sz="0" w:space="0" w:color="auto"/>
            <w:bottom w:val="none" w:sz="0" w:space="0" w:color="auto"/>
            <w:right w:val="none" w:sz="0" w:space="0" w:color="auto"/>
          </w:divBdr>
        </w:div>
        <w:div w:id="1852794376">
          <w:marLeft w:val="640"/>
          <w:marRight w:val="0"/>
          <w:marTop w:val="0"/>
          <w:marBottom w:val="0"/>
          <w:divBdr>
            <w:top w:val="none" w:sz="0" w:space="0" w:color="auto"/>
            <w:left w:val="none" w:sz="0" w:space="0" w:color="auto"/>
            <w:bottom w:val="none" w:sz="0" w:space="0" w:color="auto"/>
            <w:right w:val="none" w:sz="0" w:space="0" w:color="auto"/>
          </w:divBdr>
        </w:div>
        <w:div w:id="1902709053">
          <w:marLeft w:val="640"/>
          <w:marRight w:val="0"/>
          <w:marTop w:val="0"/>
          <w:marBottom w:val="0"/>
          <w:divBdr>
            <w:top w:val="none" w:sz="0" w:space="0" w:color="auto"/>
            <w:left w:val="none" w:sz="0" w:space="0" w:color="auto"/>
            <w:bottom w:val="none" w:sz="0" w:space="0" w:color="auto"/>
            <w:right w:val="none" w:sz="0" w:space="0" w:color="auto"/>
          </w:divBdr>
        </w:div>
        <w:div w:id="1918054611">
          <w:marLeft w:val="640"/>
          <w:marRight w:val="0"/>
          <w:marTop w:val="0"/>
          <w:marBottom w:val="0"/>
          <w:divBdr>
            <w:top w:val="none" w:sz="0" w:space="0" w:color="auto"/>
            <w:left w:val="none" w:sz="0" w:space="0" w:color="auto"/>
            <w:bottom w:val="none" w:sz="0" w:space="0" w:color="auto"/>
            <w:right w:val="none" w:sz="0" w:space="0" w:color="auto"/>
          </w:divBdr>
        </w:div>
        <w:div w:id="1931232981">
          <w:marLeft w:val="640"/>
          <w:marRight w:val="0"/>
          <w:marTop w:val="0"/>
          <w:marBottom w:val="0"/>
          <w:divBdr>
            <w:top w:val="none" w:sz="0" w:space="0" w:color="auto"/>
            <w:left w:val="none" w:sz="0" w:space="0" w:color="auto"/>
            <w:bottom w:val="none" w:sz="0" w:space="0" w:color="auto"/>
            <w:right w:val="none" w:sz="0" w:space="0" w:color="auto"/>
          </w:divBdr>
        </w:div>
        <w:div w:id="2137677034">
          <w:marLeft w:val="640"/>
          <w:marRight w:val="0"/>
          <w:marTop w:val="0"/>
          <w:marBottom w:val="0"/>
          <w:divBdr>
            <w:top w:val="none" w:sz="0" w:space="0" w:color="auto"/>
            <w:left w:val="none" w:sz="0" w:space="0" w:color="auto"/>
            <w:bottom w:val="none" w:sz="0" w:space="0" w:color="auto"/>
            <w:right w:val="none" w:sz="0" w:space="0" w:color="auto"/>
          </w:divBdr>
        </w:div>
        <w:div w:id="2144036716">
          <w:marLeft w:val="640"/>
          <w:marRight w:val="0"/>
          <w:marTop w:val="0"/>
          <w:marBottom w:val="0"/>
          <w:divBdr>
            <w:top w:val="none" w:sz="0" w:space="0" w:color="auto"/>
            <w:left w:val="none" w:sz="0" w:space="0" w:color="auto"/>
            <w:bottom w:val="none" w:sz="0" w:space="0" w:color="auto"/>
            <w:right w:val="none" w:sz="0" w:space="0" w:color="auto"/>
          </w:divBdr>
        </w:div>
      </w:divsChild>
    </w:div>
    <w:div w:id="1049494025">
      <w:bodyDiv w:val="1"/>
      <w:marLeft w:val="0"/>
      <w:marRight w:val="0"/>
      <w:marTop w:val="0"/>
      <w:marBottom w:val="0"/>
      <w:divBdr>
        <w:top w:val="none" w:sz="0" w:space="0" w:color="auto"/>
        <w:left w:val="none" w:sz="0" w:space="0" w:color="auto"/>
        <w:bottom w:val="none" w:sz="0" w:space="0" w:color="auto"/>
        <w:right w:val="none" w:sz="0" w:space="0" w:color="auto"/>
      </w:divBdr>
      <w:divsChild>
        <w:div w:id="37096320">
          <w:marLeft w:val="640"/>
          <w:marRight w:val="0"/>
          <w:marTop w:val="0"/>
          <w:marBottom w:val="0"/>
          <w:divBdr>
            <w:top w:val="none" w:sz="0" w:space="0" w:color="auto"/>
            <w:left w:val="none" w:sz="0" w:space="0" w:color="auto"/>
            <w:bottom w:val="none" w:sz="0" w:space="0" w:color="auto"/>
            <w:right w:val="none" w:sz="0" w:space="0" w:color="auto"/>
          </w:divBdr>
        </w:div>
        <w:div w:id="97723700">
          <w:marLeft w:val="640"/>
          <w:marRight w:val="0"/>
          <w:marTop w:val="0"/>
          <w:marBottom w:val="0"/>
          <w:divBdr>
            <w:top w:val="none" w:sz="0" w:space="0" w:color="auto"/>
            <w:left w:val="none" w:sz="0" w:space="0" w:color="auto"/>
            <w:bottom w:val="none" w:sz="0" w:space="0" w:color="auto"/>
            <w:right w:val="none" w:sz="0" w:space="0" w:color="auto"/>
          </w:divBdr>
        </w:div>
        <w:div w:id="102118743">
          <w:marLeft w:val="640"/>
          <w:marRight w:val="0"/>
          <w:marTop w:val="0"/>
          <w:marBottom w:val="0"/>
          <w:divBdr>
            <w:top w:val="none" w:sz="0" w:space="0" w:color="auto"/>
            <w:left w:val="none" w:sz="0" w:space="0" w:color="auto"/>
            <w:bottom w:val="none" w:sz="0" w:space="0" w:color="auto"/>
            <w:right w:val="none" w:sz="0" w:space="0" w:color="auto"/>
          </w:divBdr>
        </w:div>
        <w:div w:id="119685716">
          <w:marLeft w:val="640"/>
          <w:marRight w:val="0"/>
          <w:marTop w:val="0"/>
          <w:marBottom w:val="0"/>
          <w:divBdr>
            <w:top w:val="none" w:sz="0" w:space="0" w:color="auto"/>
            <w:left w:val="none" w:sz="0" w:space="0" w:color="auto"/>
            <w:bottom w:val="none" w:sz="0" w:space="0" w:color="auto"/>
            <w:right w:val="none" w:sz="0" w:space="0" w:color="auto"/>
          </w:divBdr>
        </w:div>
        <w:div w:id="141697472">
          <w:marLeft w:val="640"/>
          <w:marRight w:val="0"/>
          <w:marTop w:val="0"/>
          <w:marBottom w:val="0"/>
          <w:divBdr>
            <w:top w:val="none" w:sz="0" w:space="0" w:color="auto"/>
            <w:left w:val="none" w:sz="0" w:space="0" w:color="auto"/>
            <w:bottom w:val="none" w:sz="0" w:space="0" w:color="auto"/>
            <w:right w:val="none" w:sz="0" w:space="0" w:color="auto"/>
          </w:divBdr>
        </w:div>
        <w:div w:id="177895500">
          <w:marLeft w:val="640"/>
          <w:marRight w:val="0"/>
          <w:marTop w:val="0"/>
          <w:marBottom w:val="0"/>
          <w:divBdr>
            <w:top w:val="none" w:sz="0" w:space="0" w:color="auto"/>
            <w:left w:val="none" w:sz="0" w:space="0" w:color="auto"/>
            <w:bottom w:val="none" w:sz="0" w:space="0" w:color="auto"/>
            <w:right w:val="none" w:sz="0" w:space="0" w:color="auto"/>
          </w:divBdr>
        </w:div>
        <w:div w:id="191040039">
          <w:marLeft w:val="640"/>
          <w:marRight w:val="0"/>
          <w:marTop w:val="0"/>
          <w:marBottom w:val="0"/>
          <w:divBdr>
            <w:top w:val="none" w:sz="0" w:space="0" w:color="auto"/>
            <w:left w:val="none" w:sz="0" w:space="0" w:color="auto"/>
            <w:bottom w:val="none" w:sz="0" w:space="0" w:color="auto"/>
            <w:right w:val="none" w:sz="0" w:space="0" w:color="auto"/>
          </w:divBdr>
        </w:div>
        <w:div w:id="194468179">
          <w:marLeft w:val="640"/>
          <w:marRight w:val="0"/>
          <w:marTop w:val="0"/>
          <w:marBottom w:val="0"/>
          <w:divBdr>
            <w:top w:val="none" w:sz="0" w:space="0" w:color="auto"/>
            <w:left w:val="none" w:sz="0" w:space="0" w:color="auto"/>
            <w:bottom w:val="none" w:sz="0" w:space="0" w:color="auto"/>
            <w:right w:val="none" w:sz="0" w:space="0" w:color="auto"/>
          </w:divBdr>
        </w:div>
        <w:div w:id="196238795">
          <w:marLeft w:val="640"/>
          <w:marRight w:val="0"/>
          <w:marTop w:val="0"/>
          <w:marBottom w:val="0"/>
          <w:divBdr>
            <w:top w:val="none" w:sz="0" w:space="0" w:color="auto"/>
            <w:left w:val="none" w:sz="0" w:space="0" w:color="auto"/>
            <w:bottom w:val="none" w:sz="0" w:space="0" w:color="auto"/>
            <w:right w:val="none" w:sz="0" w:space="0" w:color="auto"/>
          </w:divBdr>
        </w:div>
        <w:div w:id="221646112">
          <w:marLeft w:val="640"/>
          <w:marRight w:val="0"/>
          <w:marTop w:val="0"/>
          <w:marBottom w:val="0"/>
          <w:divBdr>
            <w:top w:val="none" w:sz="0" w:space="0" w:color="auto"/>
            <w:left w:val="none" w:sz="0" w:space="0" w:color="auto"/>
            <w:bottom w:val="none" w:sz="0" w:space="0" w:color="auto"/>
            <w:right w:val="none" w:sz="0" w:space="0" w:color="auto"/>
          </w:divBdr>
        </w:div>
        <w:div w:id="225186346">
          <w:marLeft w:val="640"/>
          <w:marRight w:val="0"/>
          <w:marTop w:val="0"/>
          <w:marBottom w:val="0"/>
          <w:divBdr>
            <w:top w:val="none" w:sz="0" w:space="0" w:color="auto"/>
            <w:left w:val="none" w:sz="0" w:space="0" w:color="auto"/>
            <w:bottom w:val="none" w:sz="0" w:space="0" w:color="auto"/>
            <w:right w:val="none" w:sz="0" w:space="0" w:color="auto"/>
          </w:divBdr>
        </w:div>
        <w:div w:id="262495880">
          <w:marLeft w:val="640"/>
          <w:marRight w:val="0"/>
          <w:marTop w:val="0"/>
          <w:marBottom w:val="0"/>
          <w:divBdr>
            <w:top w:val="none" w:sz="0" w:space="0" w:color="auto"/>
            <w:left w:val="none" w:sz="0" w:space="0" w:color="auto"/>
            <w:bottom w:val="none" w:sz="0" w:space="0" w:color="auto"/>
            <w:right w:val="none" w:sz="0" w:space="0" w:color="auto"/>
          </w:divBdr>
        </w:div>
        <w:div w:id="281960152">
          <w:marLeft w:val="640"/>
          <w:marRight w:val="0"/>
          <w:marTop w:val="0"/>
          <w:marBottom w:val="0"/>
          <w:divBdr>
            <w:top w:val="none" w:sz="0" w:space="0" w:color="auto"/>
            <w:left w:val="none" w:sz="0" w:space="0" w:color="auto"/>
            <w:bottom w:val="none" w:sz="0" w:space="0" w:color="auto"/>
            <w:right w:val="none" w:sz="0" w:space="0" w:color="auto"/>
          </w:divBdr>
        </w:div>
        <w:div w:id="289824519">
          <w:marLeft w:val="640"/>
          <w:marRight w:val="0"/>
          <w:marTop w:val="0"/>
          <w:marBottom w:val="0"/>
          <w:divBdr>
            <w:top w:val="none" w:sz="0" w:space="0" w:color="auto"/>
            <w:left w:val="none" w:sz="0" w:space="0" w:color="auto"/>
            <w:bottom w:val="none" w:sz="0" w:space="0" w:color="auto"/>
            <w:right w:val="none" w:sz="0" w:space="0" w:color="auto"/>
          </w:divBdr>
        </w:div>
        <w:div w:id="308630815">
          <w:marLeft w:val="640"/>
          <w:marRight w:val="0"/>
          <w:marTop w:val="0"/>
          <w:marBottom w:val="0"/>
          <w:divBdr>
            <w:top w:val="none" w:sz="0" w:space="0" w:color="auto"/>
            <w:left w:val="none" w:sz="0" w:space="0" w:color="auto"/>
            <w:bottom w:val="none" w:sz="0" w:space="0" w:color="auto"/>
            <w:right w:val="none" w:sz="0" w:space="0" w:color="auto"/>
          </w:divBdr>
        </w:div>
        <w:div w:id="371731499">
          <w:marLeft w:val="640"/>
          <w:marRight w:val="0"/>
          <w:marTop w:val="0"/>
          <w:marBottom w:val="0"/>
          <w:divBdr>
            <w:top w:val="none" w:sz="0" w:space="0" w:color="auto"/>
            <w:left w:val="none" w:sz="0" w:space="0" w:color="auto"/>
            <w:bottom w:val="none" w:sz="0" w:space="0" w:color="auto"/>
            <w:right w:val="none" w:sz="0" w:space="0" w:color="auto"/>
          </w:divBdr>
        </w:div>
        <w:div w:id="387415037">
          <w:marLeft w:val="640"/>
          <w:marRight w:val="0"/>
          <w:marTop w:val="0"/>
          <w:marBottom w:val="0"/>
          <w:divBdr>
            <w:top w:val="none" w:sz="0" w:space="0" w:color="auto"/>
            <w:left w:val="none" w:sz="0" w:space="0" w:color="auto"/>
            <w:bottom w:val="none" w:sz="0" w:space="0" w:color="auto"/>
            <w:right w:val="none" w:sz="0" w:space="0" w:color="auto"/>
          </w:divBdr>
        </w:div>
        <w:div w:id="441074167">
          <w:marLeft w:val="640"/>
          <w:marRight w:val="0"/>
          <w:marTop w:val="0"/>
          <w:marBottom w:val="0"/>
          <w:divBdr>
            <w:top w:val="none" w:sz="0" w:space="0" w:color="auto"/>
            <w:left w:val="none" w:sz="0" w:space="0" w:color="auto"/>
            <w:bottom w:val="none" w:sz="0" w:space="0" w:color="auto"/>
            <w:right w:val="none" w:sz="0" w:space="0" w:color="auto"/>
          </w:divBdr>
        </w:div>
        <w:div w:id="507528337">
          <w:marLeft w:val="640"/>
          <w:marRight w:val="0"/>
          <w:marTop w:val="0"/>
          <w:marBottom w:val="0"/>
          <w:divBdr>
            <w:top w:val="none" w:sz="0" w:space="0" w:color="auto"/>
            <w:left w:val="none" w:sz="0" w:space="0" w:color="auto"/>
            <w:bottom w:val="none" w:sz="0" w:space="0" w:color="auto"/>
            <w:right w:val="none" w:sz="0" w:space="0" w:color="auto"/>
          </w:divBdr>
        </w:div>
        <w:div w:id="511144955">
          <w:marLeft w:val="640"/>
          <w:marRight w:val="0"/>
          <w:marTop w:val="0"/>
          <w:marBottom w:val="0"/>
          <w:divBdr>
            <w:top w:val="none" w:sz="0" w:space="0" w:color="auto"/>
            <w:left w:val="none" w:sz="0" w:space="0" w:color="auto"/>
            <w:bottom w:val="none" w:sz="0" w:space="0" w:color="auto"/>
            <w:right w:val="none" w:sz="0" w:space="0" w:color="auto"/>
          </w:divBdr>
        </w:div>
        <w:div w:id="530384782">
          <w:marLeft w:val="640"/>
          <w:marRight w:val="0"/>
          <w:marTop w:val="0"/>
          <w:marBottom w:val="0"/>
          <w:divBdr>
            <w:top w:val="none" w:sz="0" w:space="0" w:color="auto"/>
            <w:left w:val="none" w:sz="0" w:space="0" w:color="auto"/>
            <w:bottom w:val="none" w:sz="0" w:space="0" w:color="auto"/>
            <w:right w:val="none" w:sz="0" w:space="0" w:color="auto"/>
          </w:divBdr>
        </w:div>
        <w:div w:id="611979907">
          <w:marLeft w:val="640"/>
          <w:marRight w:val="0"/>
          <w:marTop w:val="0"/>
          <w:marBottom w:val="0"/>
          <w:divBdr>
            <w:top w:val="none" w:sz="0" w:space="0" w:color="auto"/>
            <w:left w:val="none" w:sz="0" w:space="0" w:color="auto"/>
            <w:bottom w:val="none" w:sz="0" w:space="0" w:color="auto"/>
            <w:right w:val="none" w:sz="0" w:space="0" w:color="auto"/>
          </w:divBdr>
        </w:div>
        <w:div w:id="636182364">
          <w:marLeft w:val="640"/>
          <w:marRight w:val="0"/>
          <w:marTop w:val="0"/>
          <w:marBottom w:val="0"/>
          <w:divBdr>
            <w:top w:val="none" w:sz="0" w:space="0" w:color="auto"/>
            <w:left w:val="none" w:sz="0" w:space="0" w:color="auto"/>
            <w:bottom w:val="none" w:sz="0" w:space="0" w:color="auto"/>
            <w:right w:val="none" w:sz="0" w:space="0" w:color="auto"/>
          </w:divBdr>
        </w:div>
        <w:div w:id="668094579">
          <w:marLeft w:val="640"/>
          <w:marRight w:val="0"/>
          <w:marTop w:val="0"/>
          <w:marBottom w:val="0"/>
          <w:divBdr>
            <w:top w:val="none" w:sz="0" w:space="0" w:color="auto"/>
            <w:left w:val="none" w:sz="0" w:space="0" w:color="auto"/>
            <w:bottom w:val="none" w:sz="0" w:space="0" w:color="auto"/>
            <w:right w:val="none" w:sz="0" w:space="0" w:color="auto"/>
          </w:divBdr>
        </w:div>
        <w:div w:id="715661419">
          <w:marLeft w:val="640"/>
          <w:marRight w:val="0"/>
          <w:marTop w:val="0"/>
          <w:marBottom w:val="0"/>
          <w:divBdr>
            <w:top w:val="none" w:sz="0" w:space="0" w:color="auto"/>
            <w:left w:val="none" w:sz="0" w:space="0" w:color="auto"/>
            <w:bottom w:val="none" w:sz="0" w:space="0" w:color="auto"/>
            <w:right w:val="none" w:sz="0" w:space="0" w:color="auto"/>
          </w:divBdr>
        </w:div>
        <w:div w:id="741568186">
          <w:marLeft w:val="640"/>
          <w:marRight w:val="0"/>
          <w:marTop w:val="0"/>
          <w:marBottom w:val="0"/>
          <w:divBdr>
            <w:top w:val="none" w:sz="0" w:space="0" w:color="auto"/>
            <w:left w:val="none" w:sz="0" w:space="0" w:color="auto"/>
            <w:bottom w:val="none" w:sz="0" w:space="0" w:color="auto"/>
            <w:right w:val="none" w:sz="0" w:space="0" w:color="auto"/>
          </w:divBdr>
        </w:div>
        <w:div w:id="805322204">
          <w:marLeft w:val="640"/>
          <w:marRight w:val="0"/>
          <w:marTop w:val="0"/>
          <w:marBottom w:val="0"/>
          <w:divBdr>
            <w:top w:val="none" w:sz="0" w:space="0" w:color="auto"/>
            <w:left w:val="none" w:sz="0" w:space="0" w:color="auto"/>
            <w:bottom w:val="none" w:sz="0" w:space="0" w:color="auto"/>
            <w:right w:val="none" w:sz="0" w:space="0" w:color="auto"/>
          </w:divBdr>
        </w:div>
        <w:div w:id="886454923">
          <w:marLeft w:val="640"/>
          <w:marRight w:val="0"/>
          <w:marTop w:val="0"/>
          <w:marBottom w:val="0"/>
          <w:divBdr>
            <w:top w:val="none" w:sz="0" w:space="0" w:color="auto"/>
            <w:left w:val="none" w:sz="0" w:space="0" w:color="auto"/>
            <w:bottom w:val="none" w:sz="0" w:space="0" w:color="auto"/>
            <w:right w:val="none" w:sz="0" w:space="0" w:color="auto"/>
          </w:divBdr>
        </w:div>
        <w:div w:id="942104160">
          <w:marLeft w:val="640"/>
          <w:marRight w:val="0"/>
          <w:marTop w:val="0"/>
          <w:marBottom w:val="0"/>
          <w:divBdr>
            <w:top w:val="none" w:sz="0" w:space="0" w:color="auto"/>
            <w:left w:val="none" w:sz="0" w:space="0" w:color="auto"/>
            <w:bottom w:val="none" w:sz="0" w:space="0" w:color="auto"/>
            <w:right w:val="none" w:sz="0" w:space="0" w:color="auto"/>
          </w:divBdr>
        </w:div>
        <w:div w:id="988096335">
          <w:marLeft w:val="640"/>
          <w:marRight w:val="0"/>
          <w:marTop w:val="0"/>
          <w:marBottom w:val="0"/>
          <w:divBdr>
            <w:top w:val="none" w:sz="0" w:space="0" w:color="auto"/>
            <w:left w:val="none" w:sz="0" w:space="0" w:color="auto"/>
            <w:bottom w:val="none" w:sz="0" w:space="0" w:color="auto"/>
            <w:right w:val="none" w:sz="0" w:space="0" w:color="auto"/>
          </w:divBdr>
        </w:div>
        <w:div w:id="1058045356">
          <w:marLeft w:val="640"/>
          <w:marRight w:val="0"/>
          <w:marTop w:val="0"/>
          <w:marBottom w:val="0"/>
          <w:divBdr>
            <w:top w:val="none" w:sz="0" w:space="0" w:color="auto"/>
            <w:left w:val="none" w:sz="0" w:space="0" w:color="auto"/>
            <w:bottom w:val="none" w:sz="0" w:space="0" w:color="auto"/>
            <w:right w:val="none" w:sz="0" w:space="0" w:color="auto"/>
          </w:divBdr>
        </w:div>
        <w:div w:id="1059551933">
          <w:marLeft w:val="640"/>
          <w:marRight w:val="0"/>
          <w:marTop w:val="0"/>
          <w:marBottom w:val="0"/>
          <w:divBdr>
            <w:top w:val="none" w:sz="0" w:space="0" w:color="auto"/>
            <w:left w:val="none" w:sz="0" w:space="0" w:color="auto"/>
            <w:bottom w:val="none" w:sz="0" w:space="0" w:color="auto"/>
            <w:right w:val="none" w:sz="0" w:space="0" w:color="auto"/>
          </w:divBdr>
        </w:div>
        <w:div w:id="1071193368">
          <w:marLeft w:val="640"/>
          <w:marRight w:val="0"/>
          <w:marTop w:val="0"/>
          <w:marBottom w:val="0"/>
          <w:divBdr>
            <w:top w:val="none" w:sz="0" w:space="0" w:color="auto"/>
            <w:left w:val="none" w:sz="0" w:space="0" w:color="auto"/>
            <w:bottom w:val="none" w:sz="0" w:space="0" w:color="auto"/>
            <w:right w:val="none" w:sz="0" w:space="0" w:color="auto"/>
          </w:divBdr>
        </w:div>
        <w:div w:id="1177111641">
          <w:marLeft w:val="640"/>
          <w:marRight w:val="0"/>
          <w:marTop w:val="0"/>
          <w:marBottom w:val="0"/>
          <w:divBdr>
            <w:top w:val="none" w:sz="0" w:space="0" w:color="auto"/>
            <w:left w:val="none" w:sz="0" w:space="0" w:color="auto"/>
            <w:bottom w:val="none" w:sz="0" w:space="0" w:color="auto"/>
            <w:right w:val="none" w:sz="0" w:space="0" w:color="auto"/>
          </w:divBdr>
        </w:div>
        <w:div w:id="1218083458">
          <w:marLeft w:val="640"/>
          <w:marRight w:val="0"/>
          <w:marTop w:val="0"/>
          <w:marBottom w:val="0"/>
          <w:divBdr>
            <w:top w:val="none" w:sz="0" w:space="0" w:color="auto"/>
            <w:left w:val="none" w:sz="0" w:space="0" w:color="auto"/>
            <w:bottom w:val="none" w:sz="0" w:space="0" w:color="auto"/>
            <w:right w:val="none" w:sz="0" w:space="0" w:color="auto"/>
          </w:divBdr>
        </w:div>
        <w:div w:id="1253662454">
          <w:marLeft w:val="640"/>
          <w:marRight w:val="0"/>
          <w:marTop w:val="0"/>
          <w:marBottom w:val="0"/>
          <w:divBdr>
            <w:top w:val="none" w:sz="0" w:space="0" w:color="auto"/>
            <w:left w:val="none" w:sz="0" w:space="0" w:color="auto"/>
            <w:bottom w:val="none" w:sz="0" w:space="0" w:color="auto"/>
            <w:right w:val="none" w:sz="0" w:space="0" w:color="auto"/>
          </w:divBdr>
        </w:div>
        <w:div w:id="1371610721">
          <w:marLeft w:val="640"/>
          <w:marRight w:val="0"/>
          <w:marTop w:val="0"/>
          <w:marBottom w:val="0"/>
          <w:divBdr>
            <w:top w:val="none" w:sz="0" w:space="0" w:color="auto"/>
            <w:left w:val="none" w:sz="0" w:space="0" w:color="auto"/>
            <w:bottom w:val="none" w:sz="0" w:space="0" w:color="auto"/>
            <w:right w:val="none" w:sz="0" w:space="0" w:color="auto"/>
          </w:divBdr>
        </w:div>
        <w:div w:id="1440491652">
          <w:marLeft w:val="640"/>
          <w:marRight w:val="0"/>
          <w:marTop w:val="0"/>
          <w:marBottom w:val="0"/>
          <w:divBdr>
            <w:top w:val="none" w:sz="0" w:space="0" w:color="auto"/>
            <w:left w:val="none" w:sz="0" w:space="0" w:color="auto"/>
            <w:bottom w:val="none" w:sz="0" w:space="0" w:color="auto"/>
            <w:right w:val="none" w:sz="0" w:space="0" w:color="auto"/>
          </w:divBdr>
        </w:div>
        <w:div w:id="1456365992">
          <w:marLeft w:val="640"/>
          <w:marRight w:val="0"/>
          <w:marTop w:val="0"/>
          <w:marBottom w:val="0"/>
          <w:divBdr>
            <w:top w:val="none" w:sz="0" w:space="0" w:color="auto"/>
            <w:left w:val="none" w:sz="0" w:space="0" w:color="auto"/>
            <w:bottom w:val="none" w:sz="0" w:space="0" w:color="auto"/>
            <w:right w:val="none" w:sz="0" w:space="0" w:color="auto"/>
          </w:divBdr>
        </w:div>
        <w:div w:id="1467821843">
          <w:marLeft w:val="640"/>
          <w:marRight w:val="0"/>
          <w:marTop w:val="0"/>
          <w:marBottom w:val="0"/>
          <w:divBdr>
            <w:top w:val="none" w:sz="0" w:space="0" w:color="auto"/>
            <w:left w:val="none" w:sz="0" w:space="0" w:color="auto"/>
            <w:bottom w:val="none" w:sz="0" w:space="0" w:color="auto"/>
            <w:right w:val="none" w:sz="0" w:space="0" w:color="auto"/>
          </w:divBdr>
        </w:div>
        <w:div w:id="1499080831">
          <w:marLeft w:val="640"/>
          <w:marRight w:val="0"/>
          <w:marTop w:val="0"/>
          <w:marBottom w:val="0"/>
          <w:divBdr>
            <w:top w:val="none" w:sz="0" w:space="0" w:color="auto"/>
            <w:left w:val="none" w:sz="0" w:space="0" w:color="auto"/>
            <w:bottom w:val="none" w:sz="0" w:space="0" w:color="auto"/>
            <w:right w:val="none" w:sz="0" w:space="0" w:color="auto"/>
          </w:divBdr>
        </w:div>
        <w:div w:id="1532720184">
          <w:marLeft w:val="640"/>
          <w:marRight w:val="0"/>
          <w:marTop w:val="0"/>
          <w:marBottom w:val="0"/>
          <w:divBdr>
            <w:top w:val="none" w:sz="0" w:space="0" w:color="auto"/>
            <w:left w:val="none" w:sz="0" w:space="0" w:color="auto"/>
            <w:bottom w:val="none" w:sz="0" w:space="0" w:color="auto"/>
            <w:right w:val="none" w:sz="0" w:space="0" w:color="auto"/>
          </w:divBdr>
        </w:div>
        <w:div w:id="1606813525">
          <w:marLeft w:val="640"/>
          <w:marRight w:val="0"/>
          <w:marTop w:val="0"/>
          <w:marBottom w:val="0"/>
          <w:divBdr>
            <w:top w:val="none" w:sz="0" w:space="0" w:color="auto"/>
            <w:left w:val="none" w:sz="0" w:space="0" w:color="auto"/>
            <w:bottom w:val="none" w:sz="0" w:space="0" w:color="auto"/>
            <w:right w:val="none" w:sz="0" w:space="0" w:color="auto"/>
          </w:divBdr>
        </w:div>
        <w:div w:id="1647468906">
          <w:marLeft w:val="640"/>
          <w:marRight w:val="0"/>
          <w:marTop w:val="0"/>
          <w:marBottom w:val="0"/>
          <w:divBdr>
            <w:top w:val="none" w:sz="0" w:space="0" w:color="auto"/>
            <w:left w:val="none" w:sz="0" w:space="0" w:color="auto"/>
            <w:bottom w:val="none" w:sz="0" w:space="0" w:color="auto"/>
            <w:right w:val="none" w:sz="0" w:space="0" w:color="auto"/>
          </w:divBdr>
        </w:div>
        <w:div w:id="1676689491">
          <w:marLeft w:val="640"/>
          <w:marRight w:val="0"/>
          <w:marTop w:val="0"/>
          <w:marBottom w:val="0"/>
          <w:divBdr>
            <w:top w:val="none" w:sz="0" w:space="0" w:color="auto"/>
            <w:left w:val="none" w:sz="0" w:space="0" w:color="auto"/>
            <w:bottom w:val="none" w:sz="0" w:space="0" w:color="auto"/>
            <w:right w:val="none" w:sz="0" w:space="0" w:color="auto"/>
          </w:divBdr>
        </w:div>
        <w:div w:id="1700928399">
          <w:marLeft w:val="640"/>
          <w:marRight w:val="0"/>
          <w:marTop w:val="0"/>
          <w:marBottom w:val="0"/>
          <w:divBdr>
            <w:top w:val="none" w:sz="0" w:space="0" w:color="auto"/>
            <w:left w:val="none" w:sz="0" w:space="0" w:color="auto"/>
            <w:bottom w:val="none" w:sz="0" w:space="0" w:color="auto"/>
            <w:right w:val="none" w:sz="0" w:space="0" w:color="auto"/>
          </w:divBdr>
        </w:div>
        <w:div w:id="1723092876">
          <w:marLeft w:val="640"/>
          <w:marRight w:val="0"/>
          <w:marTop w:val="0"/>
          <w:marBottom w:val="0"/>
          <w:divBdr>
            <w:top w:val="none" w:sz="0" w:space="0" w:color="auto"/>
            <w:left w:val="none" w:sz="0" w:space="0" w:color="auto"/>
            <w:bottom w:val="none" w:sz="0" w:space="0" w:color="auto"/>
            <w:right w:val="none" w:sz="0" w:space="0" w:color="auto"/>
          </w:divBdr>
        </w:div>
        <w:div w:id="1737124586">
          <w:marLeft w:val="640"/>
          <w:marRight w:val="0"/>
          <w:marTop w:val="0"/>
          <w:marBottom w:val="0"/>
          <w:divBdr>
            <w:top w:val="none" w:sz="0" w:space="0" w:color="auto"/>
            <w:left w:val="none" w:sz="0" w:space="0" w:color="auto"/>
            <w:bottom w:val="none" w:sz="0" w:space="0" w:color="auto"/>
            <w:right w:val="none" w:sz="0" w:space="0" w:color="auto"/>
          </w:divBdr>
        </w:div>
        <w:div w:id="1743529125">
          <w:marLeft w:val="640"/>
          <w:marRight w:val="0"/>
          <w:marTop w:val="0"/>
          <w:marBottom w:val="0"/>
          <w:divBdr>
            <w:top w:val="none" w:sz="0" w:space="0" w:color="auto"/>
            <w:left w:val="none" w:sz="0" w:space="0" w:color="auto"/>
            <w:bottom w:val="none" w:sz="0" w:space="0" w:color="auto"/>
            <w:right w:val="none" w:sz="0" w:space="0" w:color="auto"/>
          </w:divBdr>
        </w:div>
        <w:div w:id="1821313326">
          <w:marLeft w:val="640"/>
          <w:marRight w:val="0"/>
          <w:marTop w:val="0"/>
          <w:marBottom w:val="0"/>
          <w:divBdr>
            <w:top w:val="none" w:sz="0" w:space="0" w:color="auto"/>
            <w:left w:val="none" w:sz="0" w:space="0" w:color="auto"/>
            <w:bottom w:val="none" w:sz="0" w:space="0" w:color="auto"/>
            <w:right w:val="none" w:sz="0" w:space="0" w:color="auto"/>
          </w:divBdr>
        </w:div>
        <w:div w:id="1836337656">
          <w:marLeft w:val="640"/>
          <w:marRight w:val="0"/>
          <w:marTop w:val="0"/>
          <w:marBottom w:val="0"/>
          <w:divBdr>
            <w:top w:val="none" w:sz="0" w:space="0" w:color="auto"/>
            <w:left w:val="none" w:sz="0" w:space="0" w:color="auto"/>
            <w:bottom w:val="none" w:sz="0" w:space="0" w:color="auto"/>
            <w:right w:val="none" w:sz="0" w:space="0" w:color="auto"/>
          </w:divBdr>
        </w:div>
        <w:div w:id="1870146035">
          <w:marLeft w:val="640"/>
          <w:marRight w:val="0"/>
          <w:marTop w:val="0"/>
          <w:marBottom w:val="0"/>
          <w:divBdr>
            <w:top w:val="none" w:sz="0" w:space="0" w:color="auto"/>
            <w:left w:val="none" w:sz="0" w:space="0" w:color="auto"/>
            <w:bottom w:val="none" w:sz="0" w:space="0" w:color="auto"/>
            <w:right w:val="none" w:sz="0" w:space="0" w:color="auto"/>
          </w:divBdr>
        </w:div>
        <w:div w:id="1914929035">
          <w:marLeft w:val="640"/>
          <w:marRight w:val="0"/>
          <w:marTop w:val="0"/>
          <w:marBottom w:val="0"/>
          <w:divBdr>
            <w:top w:val="none" w:sz="0" w:space="0" w:color="auto"/>
            <w:left w:val="none" w:sz="0" w:space="0" w:color="auto"/>
            <w:bottom w:val="none" w:sz="0" w:space="0" w:color="auto"/>
            <w:right w:val="none" w:sz="0" w:space="0" w:color="auto"/>
          </w:divBdr>
        </w:div>
        <w:div w:id="1977250300">
          <w:marLeft w:val="640"/>
          <w:marRight w:val="0"/>
          <w:marTop w:val="0"/>
          <w:marBottom w:val="0"/>
          <w:divBdr>
            <w:top w:val="none" w:sz="0" w:space="0" w:color="auto"/>
            <w:left w:val="none" w:sz="0" w:space="0" w:color="auto"/>
            <w:bottom w:val="none" w:sz="0" w:space="0" w:color="auto"/>
            <w:right w:val="none" w:sz="0" w:space="0" w:color="auto"/>
          </w:divBdr>
        </w:div>
        <w:div w:id="2009870191">
          <w:marLeft w:val="640"/>
          <w:marRight w:val="0"/>
          <w:marTop w:val="0"/>
          <w:marBottom w:val="0"/>
          <w:divBdr>
            <w:top w:val="none" w:sz="0" w:space="0" w:color="auto"/>
            <w:left w:val="none" w:sz="0" w:space="0" w:color="auto"/>
            <w:bottom w:val="none" w:sz="0" w:space="0" w:color="auto"/>
            <w:right w:val="none" w:sz="0" w:space="0" w:color="auto"/>
          </w:divBdr>
        </w:div>
        <w:div w:id="2033533240">
          <w:marLeft w:val="640"/>
          <w:marRight w:val="0"/>
          <w:marTop w:val="0"/>
          <w:marBottom w:val="0"/>
          <w:divBdr>
            <w:top w:val="none" w:sz="0" w:space="0" w:color="auto"/>
            <w:left w:val="none" w:sz="0" w:space="0" w:color="auto"/>
            <w:bottom w:val="none" w:sz="0" w:space="0" w:color="auto"/>
            <w:right w:val="none" w:sz="0" w:space="0" w:color="auto"/>
          </w:divBdr>
        </w:div>
        <w:div w:id="2083596439">
          <w:marLeft w:val="640"/>
          <w:marRight w:val="0"/>
          <w:marTop w:val="0"/>
          <w:marBottom w:val="0"/>
          <w:divBdr>
            <w:top w:val="none" w:sz="0" w:space="0" w:color="auto"/>
            <w:left w:val="none" w:sz="0" w:space="0" w:color="auto"/>
            <w:bottom w:val="none" w:sz="0" w:space="0" w:color="auto"/>
            <w:right w:val="none" w:sz="0" w:space="0" w:color="auto"/>
          </w:divBdr>
        </w:div>
        <w:div w:id="2135635637">
          <w:marLeft w:val="640"/>
          <w:marRight w:val="0"/>
          <w:marTop w:val="0"/>
          <w:marBottom w:val="0"/>
          <w:divBdr>
            <w:top w:val="none" w:sz="0" w:space="0" w:color="auto"/>
            <w:left w:val="none" w:sz="0" w:space="0" w:color="auto"/>
            <w:bottom w:val="none" w:sz="0" w:space="0" w:color="auto"/>
            <w:right w:val="none" w:sz="0" w:space="0" w:color="auto"/>
          </w:divBdr>
        </w:div>
      </w:divsChild>
    </w:div>
    <w:div w:id="1061708232">
      <w:bodyDiv w:val="1"/>
      <w:marLeft w:val="0"/>
      <w:marRight w:val="0"/>
      <w:marTop w:val="0"/>
      <w:marBottom w:val="0"/>
      <w:divBdr>
        <w:top w:val="none" w:sz="0" w:space="0" w:color="auto"/>
        <w:left w:val="none" w:sz="0" w:space="0" w:color="auto"/>
        <w:bottom w:val="none" w:sz="0" w:space="0" w:color="auto"/>
        <w:right w:val="none" w:sz="0" w:space="0" w:color="auto"/>
      </w:divBdr>
      <w:divsChild>
        <w:div w:id="504516367">
          <w:marLeft w:val="640"/>
          <w:marRight w:val="0"/>
          <w:marTop w:val="0"/>
          <w:marBottom w:val="0"/>
          <w:divBdr>
            <w:top w:val="none" w:sz="0" w:space="0" w:color="auto"/>
            <w:left w:val="none" w:sz="0" w:space="0" w:color="auto"/>
            <w:bottom w:val="none" w:sz="0" w:space="0" w:color="auto"/>
            <w:right w:val="none" w:sz="0" w:space="0" w:color="auto"/>
          </w:divBdr>
        </w:div>
        <w:div w:id="516041285">
          <w:marLeft w:val="640"/>
          <w:marRight w:val="0"/>
          <w:marTop w:val="0"/>
          <w:marBottom w:val="0"/>
          <w:divBdr>
            <w:top w:val="none" w:sz="0" w:space="0" w:color="auto"/>
            <w:left w:val="none" w:sz="0" w:space="0" w:color="auto"/>
            <w:bottom w:val="none" w:sz="0" w:space="0" w:color="auto"/>
            <w:right w:val="none" w:sz="0" w:space="0" w:color="auto"/>
          </w:divBdr>
        </w:div>
        <w:div w:id="580992489">
          <w:marLeft w:val="640"/>
          <w:marRight w:val="0"/>
          <w:marTop w:val="0"/>
          <w:marBottom w:val="0"/>
          <w:divBdr>
            <w:top w:val="none" w:sz="0" w:space="0" w:color="auto"/>
            <w:left w:val="none" w:sz="0" w:space="0" w:color="auto"/>
            <w:bottom w:val="none" w:sz="0" w:space="0" w:color="auto"/>
            <w:right w:val="none" w:sz="0" w:space="0" w:color="auto"/>
          </w:divBdr>
        </w:div>
        <w:div w:id="585725914">
          <w:marLeft w:val="640"/>
          <w:marRight w:val="0"/>
          <w:marTop w:val="0"/>
          <w:marBottom w:val="0"/>
          <w:divBdr>
            <w:top w:val="none" w:sz="0" w:space="0" w:color="auto"/>
            <w:left w:val="none" w:sz="0" w:space="0" w:color="auto"/>
            <w:bottom w:val="none" w:sz="0" w:space="0" w:color="auto"/>
            <w:right w:val="none" w:sz="0" w:space="0" w:color="auto"/>
          </w:divBdr>
        </w:div>
        <w:div w:id="749620429">
          <w:marLeft w:val="640"/>
          <w:marRight w:val="0"/>
          <w:marTop w:val="0"/>
          <w:marBottom w:val="0"/>
          <w:divBdr>
            <w:top w:val="none" w:sz="0" w:space="0" w:color="auto"/>
            <w:left w:val="none" w:sz="0" w:space="0" w:color="auto"/>
            <w:bottom w:val="none" w:sz="0" w:space="0" w:color="auto"/>
            <w:right w:val="none" w:sz="0" w:space="0" w:color="auto"/>
          </w:divBdr>
        </w:div>
        <w:div w:id="869027700">
          <w:marLeft w:val="640"/>
          <w:marRight w:val="0"/>
          <w:marTop w:val="0"/>
          <w:marBottom w:val="0"/>
          <w:divBdr>
            <w:top w:val="none" w:sz="0" w:space="0" w:color="auto"/>
            <w:left w:val="none" w:sz="0" w:space="0" w:color="auto"/>
            <w:bottom w:val="none" w:sz="0" w:space="0" w:color="auto"/>
            <w:right w:val="none" w:sz="0" w:space="0" w:color="auto"/>
          </w:divBdr>
        </w:div>
        <w:div w:id="982588840">
          <w:marLeft w:val="640"/>
          <w:marRight w:val="0"/>
          <w:marTop w:val="0"/>
          <w:marBottom w:val="0"/>
          <w:divBdr>
            <w:top w:val="none" w:sz="0" w:space="0" w:color="auto"/>
            <w:left w:val="none" w:sz="0" w:space="0" w:color="auto"/>
            <w:bottom w:val="none" w:sz="0" w:space="0" w:color="auto"/>
            <w:right w:val="none" w:sz="0" w:space="0" w:color="auto"/>
          </w:divBdr>
        </w:div>
        <w:div w:id="1065225593">
          <w:marLeft w:val="640"/>
          <w:marRight w:val="0"/>
          <w:marTop w:val="0"/>
          <w:marBottom w:val="0"/>
          <w:divBdr>
            <w:top w:val="none" w:sz="0" w:space="0" w:color="auto"/>
            <w:left w:val="none" w:sz="0" w:space="0" w:color="auto"/>
            <w:bottom w:val="none" w:sz="0" w:space="0" w:color="auto"/>
            <w:right w:val="none" w:sz="0" w:space="0" w:color="auto"/>
          </w:divBdr>
        </w:div>
        <w:div w:id="1188326973">
          <w:marLeft w:val="640"/>
          <w:marRight w:val="0"/>
          <w:marTop w:val="0"/>
          <w:marBottom w:val="0"/>
          <w:divBdr>
            <w:top w:val="none" w:sz="0" w:space="0" w:color="auto"/>
            <w:left w:val="none" w:sz="0" w:space="0" w:color="auto"/>
            <w:bottom w:val="none" w:sz="0" w:space="0" w:color="auto"/>
            <w:right w:val="none" w:sz="0" w:space="0" w:color="auto"/>
          </w:divBdr>
        </w:div>
        <w:div w:id="1408963174">
          <w:marLeft w:val="640"/>
          <w:marRight w:val="0"/>
          <w:marTop w:val="0"/>
          <w:marBottom w:val="0"/>
          <w:divBdr>
            <w:top w:val="none" w:sz="0" w:space="0" w:color="auto"/>
            <w:left w:val="none" w:sz="0" w:space="0" w:color="auto"/>
            <w:bottom w:val="none" w:sz="0" w:space="0" w:color="auto"/>
            <w:right w:val="none" w:sz="0" w:space="0" w:color="auto"/>
          </w:divBdr>
        </w:div>
        <w:div w:id="1713337077">
          <w:marLeft w:val="640"/>
          <w:marRight w:val="0"/>
          <w:marTop w:val="0"/>
          <w:marBottom w:val="0"/>
          <w:divBdr>
            <w:top w:val="none" w:sz="0" w:space="0" w:color="auto"/>
            <w:left w:val="none" w:sz="0" w:space="0" w:color="auto"/>
            <w:bottom w:val="none" w:sz="0" w:space="0" w:color="auto"/>
            <w:right w:val="none" w:sz="0" w:space="0" w:color="auto"/>
          </w:divBdr>
        </w:div>
        <w:div w:id="1878346274">
          <w:marLeft w:val="640"/>
          <w:marRight w:val="0"/>
          <w:marTop w:val="0"/>
          <w:marBottom w:val="0"/>
          <w:divBdr>
            <w:top w:val="none" w:sz="0" w:space="0" w:color="auto"/>
            <w:left w:val="none" w:sz="0" w:space="0" w:color="auto"/>
            <w:bottom w:val="none" w:sz="0" w:space="0" w:color="auto"/>
            <w:right w:val="none" w:sz="0" w:space="0" w:color="auto"/>
          </w:divBdr>
        </w:div>
        <w:div w:id="2049835825">
          <w:marLeft w:val="640"/>
          <w:marRight w:val="0"/>
          <w:marTop w:val="0"/>
          <w:marBottom w:val="0"/>
          <w:divBdr>
            <w:top w:val="none" w:sz="0" w:space="0" w:color="auto"/>
            <w:left w:val="none" w:sz="0" w:space="0" w:color="auto"/>
            <w:bottom w:val="none" w:sz="0" w:space="0" w:color="auto"/>
            <w:right w:val="none" w:sz="0" w:space="0" w:color="auto"/>
          </w:divBdr>
        </w:div>
        <w:div w:id="2054115210">
          <w:marLeft w:val="640"/>
          <w:marRight w:val="0"/>
          <w:marTop w:val="0"/>
          <w:marBottom w:val="0"/>
          <w:divBdr>
            <w:top w:val="none" w:sz="0" w:space="0" w:color="auto"/>
            <w:left w:val="none" w:sz="0" w:space="0" w:color="auto"/>
            <w:bottom w:val="none" w:sz="0" w:space="0" w:color="auto"/>
            <w:right w:val="none" w:sz="0" w:space="0" w:color="auto"/>
          </w:divBdr>
        </w:div>
        <w:div w:id="2063018813">
          <w:marLeft w:val="640"/>
          <w:marRight w:val="0"/>
          <w:marTop w:val="0"/>
          <w:marBottom w:val="0"/>
          <w:divBdr>
            <w:top w:val="none" w:sz="0" w:space="0" w:color="auto"/>
            <w:left w:val="none" w:sz="0" w:space="0" w:color="auto"/>
            <w:bottom w:val="none" w:sz="0" w:space="0" w:color="auto"/>
            <w:right w:val="none" w:sz="0" w:space="0" w:color="auto"/>
          </w:divBdr>
        </w:div>
      </w:divsChild>
    </w:div>
    <w:div w:id="1064719767">
      <w:bodyDiv w:val="1"/>
      <w:marLeft w:val="0"/>
      <w:marRight w:val="0"/>
      <w:marTop w:val="0"/>
      <w:marBottom w:val="0"/>
      <w:divBdr>
        <w:top w:val="none" w:sz="0" w:space="0" w:color="auto"/>
        <w:left w:val="none" w:sz="0" w:space="0" w:color="auto"/>
        <w:bottom w:val="none" w:sz="0" w:space="0" w:color="auto"/>
        <w:right w:val="none" w:sz="0" w:space="0" w:color="auto"/>
      </w:divBdr>
    </w:div>
    <w:div w:id="1064984404">
      <w:bodyDiv w:val="1"/>
      <w:marLeft w:val="0"/>
      <w:marRight w:val="0"/>
      <w:marTop w:val="0"/>
      <w:marBottom w:val="0"/>
      <w:divBdr>
        <w:top w:val="none" w:sz="0" w:space="0" w:color="auto"/>
        <w:left w:val="none" w:sz="0" w:space="0" w:color="auto"/>
        <w:bottom w:val="none" w:sz="0" w:space="0" w:color="auto"/>
        <w:right w:val="none" w:sz="0" w:space="0" w:color="auto"/>
      </w:divBdr>
      <w:divsChild>
        <w:div w:id="5911646">
          <w:marLeft w:val="640"/>
          <w:marRight w:val="0"/>
          <w:marTop w:val="0"/>
          <w:marBottom w:val="0"/>
          <w:divBdr>
            <w:top w:val="none" w:sz="0" w:space="0" w:color="auto"/>
            <w:left w:val="none" w:sz="0" w:space="0" w:color="auto"/>
            <w:bottom w:val="none" w:sz="0" w:space="0" w:color="auto"/>
            <w:right w:val="none" w:sz="0" w:space="0" w:color="auto"/>
          </w:divBdr>
        </w:div>
        <w:div w:id="19015762">
          <w:marLeft w:val="640"/>
          <w:marRight w:val="0"/>
          <w:marTop w:val="0"/>
          <w:marBottom w:val="0"/>
          <w:divBdr>
            <w:top w:val="none" w:sz="0" w:space="0" w:color="auto"/>
            <w:left w:val="none" w:sz="0" w:space="0" w:color="auto"/>
            <w:bottom w:val="none" w:sz="0" w:space="0" w:color="auto"/>
            <w:right w:val="none" w:sz="0" w:space="0" w:color="auto"/>
          </w:divBdr>
        </w:div>
        <w:div w:id="26638056">
          <w:marLeft w:val="640"/>
          <w:marRight w:val="0"/>
          <w:marTop w:val="0"/>
          <w:marBottom w:val="0"/>
          <w:divBdr>
            <w:top w:val="none" w:sz="0" w:space="0" w:color="auto"/>
            <w:left w:val="none" w:sz="0" w:space="0" w:color="auto"/>
            <w:bottom w:val="none" w:sz="0" w:space="0" w:color="auto"/>
            <w:right w:val="none" w:sz="0" w:space="0" w:color="auto"/>
          </w:divBdr>
        </w:div>
        <w:div w:id="41757489">
          <w:marLeft w:val="640"/>
          <w:marRight w:val="0"/>
          <w:marTop w:val="0"/>
          <w:marBottom w:val="0"/>
          <w:divBdr>
            <w:top w:val="none" w:sz="0" w:space="0" w:color="auto"/>
            <w:left w:val="none" w:sz="0" w:space="0" w:color="auto"/>
            <w:bottom w:val="none" w:sz="0" w:space="0" w:color="auto"/>
            <w:right w:val="none" w:sz="0" w:space="0" w:color="auto"/>
          </w:divBdr>
        </w:div>
        <w:div w:id="56250970">
          <w:marLeft w:val="640"/>
          <w:marRight w:val="0"/>
          <w:marTop w:val="0"/>
          <w:marBottom w:val="0"/>
          <w:divBdr>
            <w:top w:val="none" w:sz="0" w:space="0" w:color="auto"/>
            <w:left w:val="none" w:sz="0" w:space="0" w:color="auto"/>
            <w:bottom w:val="none" w:sz="0" w:space="0" w:color="auto"/>
            <w:right w:val="none" w:sz="0" w:space="0" w:color="auto"/>
          </w:divBdr>
        </w:div>
        <w:div w:id="85612360">
          <w:marLeft w:val="640"/>
          <w:marRight w:val="0"/>
          <w:marTop w:val="0"/>
          <w:marBottom w:val="0"/>
          <w:divBdr>
            <w:top w:val="none" w:sz="0" w:space="0" w:color="auto"/>
            <w:left w:val="none" w:sz="0" w:space="0" w:color="auto"/>
            <w:bottom w:val="none" w:sz="0" w:space="0" w:color="auto"/>
            <w:right w:val="none" w:sz="0" w:space="0" w:color="auto"/>
          </w:divBdr>
        </w:div>
        <w:div w:id="125972877">
          <w:marLeft w:val="640"/>
          <w:marRight w:val="0"/>
          <w:marTop w:val="0"/>
          <w:marBottom w:val="0"/>
          <w:divBdr>
            <w:top w:val="none" w:sz="0" w:space="0" w:color="auto"/>
            <w:left w:val="none" w:sz="0" w:space="0" w:color="auto"/>
            <w:bottom w:val="none" w:sz="0" w:space="0" w:color="auto"/>
            <w:right w:val="none" w:sz="0" w:space="0" w:color="auto"/>
          </w:divBdr>
        </w:div>
        <w:div w:id="130557219">
          <w:marLeft w:val="640"/>
          <w:marRight w:val="0"/>
          <w:marTop w:val="0"/>
          <w:marBottom w:val="0"/>
          <w:divBdr>
            <w:top w:val="none" w:sz="0" w:space="0" w:color="auto"/>
            <w:left w:val="none" w:sz="0" w:space="0" w:color="auto"/>
            <w:bottom w:val="none" w:sz="0" w:space="0" w:color="auto"/>
            <w:right w:val="none" w:sz="0" w:space="0" w:color="auto"/>
          </w:divBdr>
        </w:div>
        <w:div w:id="234626438">
          <w:marLeft w:val="640"/>
          <w:marRight w:val="0"/>
          <w:marTop w:val="0"/>
          <w:marBottom w:val="0"/>
          <w:divBdr>
            <w:top w:val="none" w:sz="0" w:space="0" w:color="auto"/>
            <w:left w:val="none" w:sz="0" w:space="0" w:color="auto"/>
            <w:bottom w:val="none" w:sz="0" w:space="0" w:color="auto"/>
            <w:right w:val="none" w:sz="0" w:space="0" w:color="auto"/>
          </w:divBdr>
        </w:div>
        <w:div w:id="274411127">
          <w:marLeft w:val="640"/>
          <w:marRight w:val="0"/>
          <w:marTop w:val="0"/>
          <w:marBottom w:val="0"/>
          <w:divBdr>
            <w:top w:val="none" w:sz="0" w:space="0" w:color="auto"/>
            <w:left w:val="none" w:sz="0" w:space="0" w:color="auto"/>
            <w:bottom w:val="none" w:sz="0" w:space="0" w:color="auto"/>
            <w:right w:val="none" w:sz="0" w:space="0" w:color="auto"/>
          </w:divBdr>
        </w:div>
        <w:div w:id="303315280">
          <w:marLeft w:val="640"/>
          <w:marRight w:val="0"/>
          <w:marTop w:val="0"/>
          <w:marBottom w:val="0"/>
          <w:divBdr>
            <w:top w:val="none" w:sz="0" w:space="0" w:color="auto"/>
            <w:left w:val="none" w:sz="0" w:space="0" w:color="auto"/>
            <w:bottom w:val="none" w:sz="0" w:space="0" w:color="auto"/>
            <w:right w:val="none" w:sz="0" w:space="0" w:color="auto"/>
          </w:divBdr>
        </w:div>
        <w:div w:id="326371558">
          <w:marLeft w:val="640"/>
          <w:marRight w:val="0"/>
          <w:marTop w:val="0"/>
          <w:marBottom w:val="0"/>
          <w:divBdr>
            <w:top w:val="none" w:sz="0" w:space="0" w:color="auto"/>
            <w:left w:val="none" w:sz="0" w:space="0" w:color="auto"/>
            <w:bottom w:val="none" w:sz="0" w:space="0" w:color="auto"/>
            <w:right w:val="none" w:sz="0" w:space="0" w:color="auto"/>
          </w:divBdr>
        </w:div>
        <w:div w:id="339090274">
          <w:marLeft w:val="640"/>
          <w:marRight w:val="0"/>
          <w:marTop w:val="0"/>
          <w:marBottom w:val="0"/>
          <w:divBdr>
            <w:top w:val="none" w:sz="0" w:space="0" w:color="auto"/>
            <w:left w:val="none" w:sz="0" w:space="0" w:color="auto"/>
            <w:bottom w:val="none" w:sz="0" w:space="0" w:color="auto"/>
            <w:right w:val="none" w:sz="0" w:space="0" w:color="auto"/>
          </w:divBdr>
        </w:div>
        <w:div w:id="427192032">
          <w:marLeft w:val="640"/>
          <w:marRight w:val="0"/>
          <w:marTop w:val="0"/>
          <w:marBottom w:val="0"/>
          <w:divBdr>
            <w:top w:val="none" w:sz="0" w:space="0" w:color="auto"/>
            <w:left w:val="none" w:sz="0" w:space="0" w:color="auto"/>
            <w:bottom w:val="none" w:sz="0" w:space="0" w:color="auto"/>
            <w:right w:val="none" w:sz="0" w:space="0" w:color="auto"/>
          </w:divBdr>
        </w:div>
        <w:div w:id="453868111">
          <w:marLeft w:val="640"/>
          <w:marRight w:val="0"/>
          <w:marTop w:val="0"/>
          <w:marBottom w:val="0"/>
          <w:divBdr>
            <w:top w:val="none" w:sz="0" w:space="0" w:color="auto"/>
            <w:left w:val="none" w:sz="0" w:space="0" w:color="auto"/>
            <w:bottom w:val="none" w:sz="0" w:space="0" w:color="auto"/>
            <w:right w:val="none" w:sz="0" w:space="0" w:color="auto"/>
          </w:divBdr>
        </w:div>
        <w:div w:id="467207046">
          <w:marLeft w:val="640"/>
          <w:marRight w:val="0"/>
          <w:marTop w:val="0"/>
          <w:marBottom w:val="0"/>
          <w:divBdr>
            <w:top w:val="none" w:sz="0" w:space="0" w:color="auto"/>
            <w:left w:val="none" w:sz="0" w:space="0" w:color="auto"/>
            <w:bottom w:val="none" w:sz="0" w:space="0" w:color="auto"/>
            <w:right w:val="none" w:sz="0" w:space="0" w:color="auto"/>
          </w:divBdr>
        </w:div>
        <w:div w:id="483398788">
          <w:marLeft w:val="640"/>
          <w:marRight w:val="0"/>
          <w:marTop w:val="0"/>
          <w:marBottom w:val="0"/>
          <w:divBdr>
            <w:top w:val="none" w:sz="0" w:space="0" w:color="auto"/>
            <w:left w:val="none" w:sz="0" w:space="0" w:color="auto"/>
            <w:bottom w:val="none" w:sz="0" w:space="0" w:color="auto"/>
            <w:right w:val="none" w:sz="0" w:space="0" w:color="auto"/>
          </w:divBdr>
        </w:div>
        <w:div w:id="519317533">
          <w:marLeft w:val="640"/>
          <w:marRight w:val="0"/>
          <w:marTop w:val="0"/>
          <w:marBottom w:val="0"/>
          <w:divBdr>
            <w:top w:val="none" w:sz="0" w:space="0" w:color="auto"/>
            <w:left w:val="none" w:sz="0" w:space="0" w:color="auto"/>
            <w:bottom w:val="none" w:sz="0" w:space="0" w:color="auto"/>
            <w:right w:val="none" w:sz="0" w:space="0" w:color="auto"/>
          </w:divBdr>
        </w:div>
        <w:div w:id="573469899">
          <w:marLeft w:val="640"/>
          <w:marRight w:val="0"/>
          <w:marTop w:val="0"/>
          <w:marBottom w:val="0"/>
          <w:divBdr>
            <w:top w:val="none" w:sz="0" w:space="0" w:color="auto"/>
            <w:left w:val="none" w:sz="0" w:space="0" w:color="auto"/>
            <w:bottom w:val="none" w:sz="0" w:space="0" w:color="auto"/>
            <w:right w:val="none" w:sz="0" w:space="0" w:color="auto"/>
          </w:divBdr>
        </w:div>
        <w:div w:id="578833086">
          <w:marLeft w:val="640"/>
          <w:marRight w:val="0"/>
          <w:marTop w:val="0"/>
          <w:marBottom w:val="0"/>
          <w:divBdr>
            <w:top w:val="none" w:sz="0" w:space="0" w:color="auto"/>
            <w:left w:val="none" w:sz="0" w:space="0" w:color="auto"/>
            <w:bottom w:val="none" w:sz="0" w:space="0" w:color="auto"/>
            <w:right w:val="none" w:sz="0" w:space="0" w:color="auto"/>
          </w:divBdr>
        </w:div>
        <w:div w:id="665130865">
          <w:marLeft w:val="640"/>
          <w:marRight w:val="0"/>
          <w:marTop w:val="0"/>
          <w:marBottom w:val="0"/>
          <w:divBdr>
            <w:top w:val="none" w:sz="0" w:space="0" w:color="auto"/>
            <w:left w:val="none" w:sz="0" w:space="0" w:color="auto"/>
            <w:bottom w:val="none" w:sz="0" w:space="0" w:color="auto"/>
            <w:right w:val="none" w:sz="0" w:space="0" w:color="auto"/>
          </w:divBdr>
        </w:div>
        <w:div w:id="686910321">
          <w:marLeft w:val="640"/>
          <w:marRight w:val="0"/>
          <w:marTop w:val="0"/>
          <w:marBottom w:val="0"/>
          <w:divBdr>
            <w:top w:val="none" w:sz="0" w:space="0" w:color="auto"/>
            <w:left w:val="none" w:sz="0" w:space="0" w:color="auto"/>
            <w:bottom w:val="none" w:sz="0" w:space="0" w:color="auto"/>
            <w:right w:val="none" w:sz="0" w:space="0" w:color="auto"/>
          </w:divBdr>
        </w:div>
        <w:div w:id="714431425">
          <w:marLeft w:val="640"/>
          <w:marRight w:val="0"/>
          <w:marTop w:val="0"/>
          <w:marBottom w:val="0"/>
          <w:divBdr>
            <w:top w:val="none" w:sz="0" w:space="0" w:color="auto"/>
            <w:left w:val="none" w:sz="0" w:space="0" w:color="auto"/>
            <w:bottom w:val="none" w:sz="0" w:space="0" w:color="auto"/>
            <w:right w:val="none" w:sz="0" w:space="0" w:color="auto"/>
          </w:divBdr>
        </w:div>
        <w:div w:id="739984207">
          <w:marLeft w:val="640"/>
          <w:marRight w:val="0"/>
          <w:marTop w:val="0"/>
          <w:marBottom w:val="0"/>
          <w:divBdr>
            <w:top w:val="none" w:sz="0" w:space="0" w:color="auto"/>
            <w:left w:val="none" w:sz="0" w:space="0" w:color="auto"/>
            <w:bottom w:val="none" w:sz="0" w:space="0" w:color="auto"/>
            <w:right w:val="none" w:sz="0" w:space="0" w:color="auto"/>
          </w:divBdr>
        </w:div>
        <w:div w:id="854460123">
          <w:marLeft w:val="640"/>
          <w:marRight w:val="0"/>
          <w:marTop w:val="0"/>
          <w:marBottom w:val="0"/>
          <w:divBdr>
            <w:top w:val="none" w:sz="0" w:space="0" w:color="auto"/>
            <w:left w:val="none" w:sz="0" w:space="0" w:color="auto"/>
            <w:bottom w:val="none" w:sz="0" w:space="0" w:color="auto"/>
            <w:right w:val="none" w:sz="0" w:space="0" w:color="auto"/>
          </w:divBdr>
        </w:div>
        <w:div w:id="904801187">
          <w:marLeft w:val="640"/>
          <w:marRight w:val="0"/>
          <w:marTop w:val="0"/>
          <w:marBottom w:val="0"/>
          <w:divBdr>
            <w:top w:val="none" w:sz="0" w:space="0" w:color="auto"/>
            <w:left w:val="none" w:sz="0" w:space="0" w:color="auto"/>
            <w:bottom w:val="none" w:sz="0" w:space="0" w:color="auto"/>
            <w:right w:val="none" w:sz="0" w:space="0" w:color="auto"/>
          </w:divBdr>
        </w:div>
        <w:div w:id="1005278728">
          <w:marLeft w:val="640"/>
          <w:marRight w:val="0"/>
          <w:marTop w:val="0"/>
          <w:marBottom w:val="0"/>
          <w:divBdr>
            <w:top w:val="none" w:sz="0" w:space="0" w:color="auto"/>
            <w:left w:val="none" w:sz="0" w:space="0" w:color="auto"/>
            <w:bottom w:val="none" w:sz="0" w:space="0" w:color="auto"/>
            <w:right w:val="none" w:sz="0" w:space="0" w:color="auto"/>
          </w:divBdr>
        </w:div>
        <w:div w:id="1069309899">
          <w:marLeft w:val="640"/>
          <w:marRight w:val="0"/>
          <w:marTop w:val="0"/>
          <w:marBottom w:val="0"/>
          <w:divBdr>
            <w:top w:val="none" w:sz="0" w:space="0" w:color="auto"/>
            <w:left w:val="none" w:sz="0" w:space="0" w:color="auto"/>
            <w:bottom w:val="none" w:sz="0" w:space="0" w:color="auto"/>
            <w:right w:val="none" w:sz="0" w:space="0" w:color="auto"/>
          </w:divBdr>
        </w:div>
        <w:div w:id="1069615838">
          <w:marLeft w:val="640"/>
          <w:marRight w:val="0"/>
          <w:marTop w:val="0"/>
          <w:marBottom w:val="0"/>
          <w:divBdr>
            <w:top w:val="none" w:sz="0" w:space="0" w:color="auto"/>
            <w:left w:val="none" w:sz="0" w:space="0" w:color="auto"/>
            <w:bottom w:val="none" w:sz="0" w:space="0" w:color="auto"/>
            <w:right w:val="none" w:sz="0" w:space="0" w:color="auto"/>
          </w:divBdr>
        </w:div>
        <w:div w:id="1070229597">
          <w:marLeft w:val="640"/>
          <w:marRight w:val="0"/>
          <w:marTop w:val="0"/>
          <w:marBottom w:val="0"/>
          <w:divBdr>
            <w:top w:val="none" w:sz="0" w:space="0" w:color="auto"/>
            <w:left w:val="none" w:sz="0" w:space="0" w:color="auto"/>
            <w:bottom w:val="none" w:sz="0" w:space="0" w:color="auto"/>
            <w:right w:val="none" w:sz="0" w:space="0" w:color="auto"/>
          </w:divBdr>
        </w:div>
        <w:div w:id="1111903333">
          <w:marLeft w:val="640"/>
          <w:marRight w:val="0"/>
          <w:marTop w:val="0"/>
          <w:marBottom w:val="0"/>
          <w:divBdr>
            <w:top w:val="none" w:sz="0" w:space="0" w:color="auto"/>
            <w:left w:val="none" w:sz="0" w:space="0" w:color="auto"/>
            <w:bottom w:val="none" w:sz="0" w:space="0" w:color="auto"/>
            <w:right w:val="none" w:sz="0" w:space="0" w:color="auto"/>
          </w:divBdr>
        </w:div>
        <w:div w:id="1185097172">
          <w:marLeft w:val="640"/>
          <w:marRight w:val="0"/>
          <w:marTop w:val="0"/>
          <w:marBottom w:val="0"/>
          <w:divBdr>
            <w:top w:val="none" w:sz="0" w:space="0" w:color="auto"/>
            <w:left w:val="none" w:sz="0" w:space="0" w:color="auto"/>
            <w:bottom w:val="none" w:sz="0" w:space="0" w:color="auto"/>
            <w:right w:val="none" w:sz="0" w:space="0" w:color="auto"/>
          </w:divBdr>
        </w:div>
        <w:div w:id="1288051577">
          <w:marLeft w:val="640"/>
          <w:marRight w:val="0"/>
          <w:marTop w:val="0"/>
          <w:marBottom w:val="0"/>
          <w:divBdr>
            <w:top w:val="none" w:sz="0" w:space="0" w:color="auto"/>
            <w:left w:val="none" w:sz="0" w:space="0" w:color="auto"/>
            <w:bottom w:val="none" w:sz="0" w:space="0" w:color="auto"/>
            <w:right w:val="none" w:sz="0" w:space="0" w:color="auto"/>
          </w:divBdr>
        </w:div>
        <w:div w:id="1289169235">
          <w:marLeft w:val="640"/>
          <w:marRight w:val="0"/>
          <w:marTop w:val="0"/>
          <w:marBottom w:val="0"/>
          <w:divBdr>
            <w:top w:val="none" w:sz="0" w:space="0" w:color="auto"/>
            <w:left w:val="none" w:sz="0" w:space="0" w:color="auto"/>
            <w:bottom w:val="none" w:sz="0" w:space="0" w:color="auto"/>
            <w:right w:val="none" w:sz="0" w:space="0" w:color="auto"/>
          </w:divBdr>
        </w:div>
        <w:div w:id="1331105242">
          <w:marLeft w:val="640"/>
          <w:marRight w:val="0"/>
          <w:marTop w:val="0"/>
          <w:marBottom w:val="0"/>
          <w:divBdr>
            <w:top w:val="none" w:sz="0" w:space="0" w:color="auto"/>
            <w:left w:val="none" w:sz="0" w:space="0" w:color="auto"/>
            <w:bottom w:val="none" w:sz="0" w:space="0" w:color="auto"/>
            <w:right w:val="none" w:sz="0" w:space="0" w:color="auto"/>
          </w:divBdr>
        </w:div>
        <w:div w:id="1345862861">
          <w:marLeft w:val="640"/>
          <w:marRight w:val="0"/>
          <w:marTop w:val="0"/>
          <w:marBottom w:val="0"/>
          <w:divBdr>
            <w:top w:val="none" w:sz="0" w:space="0" w:color="auto"/>
            <w:left w:val="none" w:sz="0" w:space="0" w:color="auto"/>
            <w:bottom w:val="none" w:sz="0" w:space="0" w:color="auto"/>
            <w:right w:val="none" w:sz="0" w:space="0" w:color="auto"/>
          </w:divBdr>
        </w:div>
        <w:div w:id="1389264362">
          <w:marLeft w:val="640"/>
          <w:marRight w:val="0"/>
          <w:marTop w:val="0"/>
          <w:marBottom w:val="0"/>
          <w:divBdr>
            <w:top w:val="none" w:sz="0" w:space="0" w:color="auto"/>
            <w:left w:val="none" w:sz="0" w:space="0" w:color="auto"/>
            <w:bottom w:val="none" w:sz="0" w:space="0" w:color="auto"/>
            <w:right w:val="none" w:sz="0" w:space="0" w:color="auto"/>
          </w:divBdr>
        </w:div>
        <w:div w:id="1440947002">
          <w:marLeft w:val="640"/>
          <w:marRight w:val="0"/>
          <w:marTop w:val="0"/>
          <w:marBottom w:val="0"/>
          <w:divBdr>
            <w:top w:val="none" w:sz="0" w:space="0" w:color="auto"/>
            <w:left w:val="none" w:sz="0" w:space="0" w:color="auto"/>
            <w:bottom w:val="none" w:sz="0" w:space="0" w:color="auto"/>
            <w:right w:val="none" w:sz="0" w:space="0" w:color="auto"/>
          </w:divBdr>
        </w:div>
        <w:div w:id="1449205911">
          <w:marLeft w:val="640"/>
          <w:marRight w:val="0"/>
          <w:marTop w:val="0"/>
          <w:marBottom w:val="0"/>
          <w:divBdr>
            <w:top w:val="none" w:sz="0" w:space="0" w:color="auto"/>
            <w:left w:val="none" w:sz="0" w:space="0" w:color="auto"/>
            <w:bottom w:val="none" w:sz="0" w:space="0" w:color="auto"/>
            <w:right w:val="none" w:sz="0" w:space="0" w:color="auto"/>
          </w:divBdr>
        </w:div>
        <w:div w:id="1454396374">
          <w:marLeft w:val="640"/>
          <w:marRight w:val="0"/>
          <w:marTop w:val="0"/>
          <w:marBottom w:val="0"/>
          <w:divBdr>
            <w:top w:val="none" w:sz="0" w:space="0" w:color="auto"/>
            <w:left w:val="none" w:sz="0" w:space="0" w:color="auto"/>
            <w:bottom w:val="none" w:sz="0" w:space="0" w:color="auto"/>
            <w:right w:val="none" w:sz="0" w:space="0" w:color="auto"/>
          </w:divBdr>
        </w:div>
        <w:div w:id="1460807114">
          <w:marLeft w:val="640"/>
          <w:marRight w:val="0"/>
          <w:marTop w:val="0"/>
          <w:marBottom w:val="0"/>
          <w:divBdr>
            <w:top w:val="none" w:sz="0" w:space="0" w:color="auto"/>
            <w:left w:val="none" w:sz="0" w:space="0" w:color="auto"/>
            <w:bottom w:val="none" w:sz="0" w:space="0" w:color="auto"/>
            <w:right w:val="none" w:sz="0" w:space="0" w:color="auto"/>
          </w:divBdr>
        </w:div>
        <w:div w:id="1502617500">
          <w:marLeft w:val="640"/>
          <w:marRight w:val="0"/>
          <w:marTop w:val="0"/>
          <w:marBottom w:val="0"/>
          <w:divBdr>
            <w:top w:val="none" w:sz="0" w:space="0" w:color="auto"/>
            <w:left w:val="none" w:sz="0" w:space="0" w:color="auto"/>
            <w:bottom w:val="none" w:sz="0" w:space="0" w:color="auto"/>
            <w:right w:val="none" w:sz="0" w:space="0" w:color="auto"/>
          </w:divBdr>
        </w:div>
        <w:div w:id="1541362854">
          <w:marLeft w:val="640"/>
          <w:marRight w:val="0"/>
          <w:marTop w:val="0"/>
          <w:marBottom w:val="0"/>
          <w:divBdr>
            <w:top w:val="none" w:sz="0" w:space="0" w:color="auto"/>
            <w:left w:val="none" w:sz="0" w:space="0" w:color="auto"/>
            <w:bottom w:val="none" w:sz="0" w:space="0" w:color="auto"/>
            <w:right w:val="none" w:sz="0" w:space="0" w:color="auto"/>
          </w:divBdr>
        </w:div>
        <w:div w:id="1579973749">
          <w:marLeft w:val="640"/>
          <w:marRight w:val="0"/>
          <w:marTop w:val="0"/>
          <w:marBottom w:val="0"/>
          <w:divBdr>
            <w:top w:val="none" w:sz="0" w:space="0" w:color="auto"/>
            <w:left w:val="none" w:sz="0" w:space="0" w:color="auto"/>
            <w:bottom w:val="none" w:sz="0" w:space="0" w:color="auto"/>
            <w:right w:val="none" w:sz="0" w:space="0" w:color="auto"/>
          </w:divBdr>
        </w:div>
        <w:div w:id="1585414068">
          <w:marLeft w:val="640"/>
          <w:marRight w:val="0"/>
          <w:marTop w:val="0"/>
          <w:marBottom w:val="0"/>
          <w:divBdr>
            <w:top w:val="none" w:sz="0" w:space="0" w:color="auto"/>
            <w:left w:val="none" w:sz="0" w:space="0" w:color="auto"/>
            <w:bottom w:val="none" w:sz="0" w:space="0" w:color="auto"/>
            <w:right w:val="none" w:sz="0" w:space="0" w:color="auto"/>
          </w:divBdr>
        </w:div>
        <w:div w:id="1620868999">
          <w:marLeft w:val="640"/>
          <w:marRight w:val="0"/>
          <w:marTop w:val="0"/>
          <w:marBottom w:val="0"/>
          <w:divBdr>
            <w:top w:val="none" w:sz="0" w:space="0" w:color="auto"/>
            <w:left w:val="none" w:sz="0" w:space="0" w:color="auto"/>
            <w:bottom w:val="none" w:sz="0" w:space="0" w:color="auto"/>
            <w:right w:val="none" w:sz="0" w:space="0" w:color="auto"/>
          </w:divBdr>
        </w:div>
        <w:div w:id="1632516900">
          <w:marLeft w:val="640"/>
          <w:marRight w:val="0"/>
          <w:marTop w:val="0"/>
          <w:marBottom w:val="0"/>
          <w:divBdr>
            <w:top w:val="none" w:sz="0" w:space="0" w:color="auto"/>
            <w:left w:val="none" w:sz="0" w:space="0" w:color="auto"/>
            <w:bottom w:val="none" w:sz="0" w:space="0" w:color="auto"/>
            <w:right w:val="none" w:sz="0" w:space="0" w:color="auto"/>
          </w:divBdr>
        </w:div>
        <w:div w:id="1633050926">
          <w:marLeft w:val="640"/>
          <w:marRight w:val="0"/>
          <w:marTop w:val="0"/>
          <w:marBottom w:val="0"/>
          <w:divBdr>
            <w:top w:val="none" w:sz="0" w:space="0" w:color="auto"/>
            <w:left w:val="none" w:sz="0" w:space="0" w:color="auto"/>
            <w:bottom w:val="none" w:sz="0" w:space="0" w:color="auto"/>
            <w:right w:val="none" w:sz="0" w:space="0" w:color="auto"/>
          </w:divBdr>
        </w:div>
        <w:div w:id="1689284850">
          <w:marLeft w:val="640"/>
          <w:marRight w:val="0"/>
          <w:marTop w:val="0"/>
          <w:marBottom w:val="0"/>
          <w:divBdr>
            <w:top w:val="none" w:sz="0" w:space="0" w:color="auto"/>
            <w:left w:val="none" w:sz="0" w:space="0" w:color="auto"/>
            <w:bottom w:val="none" w:sz="0" w:space="0" w:color="auto"/>
            <w:right w:val="none" w:sz="0" w:space="0" w:color="auto"/>
          </w:divBdr>
        </w:div>
        <w:div w:id="1713115863">
          <w:marLeft w:val="640"/>
          <w:marRight w:val="0"/>
          <w:marTop w:val="0"/>
          <w:marBottom w:val="0"/>
          <w:divBdr>
            <w:top w:val="none" w:sz="0" w:space="0" w:color="auto"/>
            <w:left w:val="none" w:sz="0" w:space="0" w:color="auto"/>
            <w:bottom w:val="none" w:sz="0" w:space="0" w:color="auto"/>
            <w:right w:val="none" w:sz="0" w:space="0" w:color="auto"/>
          </w:divBdr>
        </w:div>
        <w:div w:id="1769426298">
          <w:marLeft w:val="640"/>
          <w:marRight w:val="0"/>
          <w:marTop w:val="0"/>
          <w:marBottom w:val="0"/>
          <w:divBdr>
            <w:top w:val="none" w:sz="0" w:space="0" w:color="auto"/>
            <w:left w:val="none" w:sz="0" w:space="0" w:color="auto"/>
            <w:bottom w:val="none" w:sz="0" w:space="0" w:color="auto"/>
            <w:right w:val="none" w:sz="0" w:space="0" w:color="auto"/>
          </w:divBdr>
        </w:div>
        <w:div w:id="1783911495">
          <w:marLeft w:val="640"/>
          <w:marRight w:val="0"/>
          <w:marTop w:val="0"/>
          <w:marBottom w:val="0"/>
          <w:divBdr>
            <w:top w:val="none" w:sz="0" w:space="0" w:color="auto"/>
            <w:left w:val="none" w:sz="0" w:space="0" w:color="auto"/>
            <w:bottom w:val="none" w:sz="0" w:space="0" w:color="auto"/>
            <w:right w:val="none" w:sz="0" w:space="0" w:color="auto"/>
          </w:divBdr>
        </w:div>
        <w:div w:id="1848980496">
          <w:marLeft w:val="640"/>
          <w:marRight w:val="0"/>
          <w:marTop w:val="0"/>
          <w:marBottom w:val="0"/>
          <w:divBdr>
            <w:top w:val="none" w:sz="0" w:space="0" w:color="auto"/>
            <w:left w:val="none" w:sz="0" w:space="0" w:color="auto"/>
            <w:bottom w:val="none" w:sz="0" w:space="0" w:color="auto"/>
            <w:right w:val="none" w:sz="0" w:space="0" w:color="auto"/>
          </w:divBdr>
        </w:div>
        <w:div w:id="1882016478">
          <w:marLeft w:val="640"/>
          <w:marRight w:val="0"/>
          <w:marTop w:val="0"/>
          <w:marBottom w:val="0"/>
          <w:divBdr>
            <w:top w:val="none" w:sz="0" w:space="0" w:color="auto"/>
            <w:left w:val="none" w:sz="0" w:space="0" w:color="auto"/>
            <w:bottom w:val="none" w:sz="0" w:space="0" w:color="auto"/>
            <w:right w:val="none" w:sz="0" w:space="0" w:color="auto"/>
          </w:divBdr>
        </w:div>
        <w:div w:id="1886528818">
          <w:marLeft w:val="640"/>
          <w:marRight w:val="0"/>
          <w:marTop w:val="0"/>
          <w:marBottom w:val="0"/>
          <w:divBdr>
            <w:top w:val="none" w:sz="0" w:space="0" w:color="auto"/>
            <w:left w:val="none" w:sz="0" w:space="0" w:color="auto"/>
            <w:bottom w:val="none" w:sz="0" w:space="0" w:color="auto"/>
            <w:right w:val="none" w:sz="0" w:space="0" w:color="auto"/>
          </w:divBdr>
        </w:div>
        <w:div w:id="1911576156">
          <w:marLeft w:val="640"/>
          <w:marRight w:val="0"/>
          <w:marTop w:val="0"/>
          <w:marBottom w:val="0"/>
          <w:divBdr>
            <w:top w:val="none" w:sz="0" w:space="0" w:color="auto"/>
            <w:left w:val="none" w:sz="0" w:space="0" w:color="auto"/>
            <w:bottom w:val="none" w:sz="0" w:space="0" w:color="auto"/>
            <w:right w:val="none" w:sz="0" w:space="0" w:color="auto"/>
          </w:divBdr>
        </w:div>
        <w:div w:id="1956911110">
          <w:marLeft w:val="640"/>
          <w:marRight w:val="0"/>
          <w:marTop w:val="0"/>
          <w:marBottom w:val="0"/>
          <w:divBdr>
            <w:top w:val="none" w:sz="0" w:space="0" w:color="auto"/>
            <w:left w:val="none" w:sz="0" w:space="0" w:color="auto"/>
            <w:bottom w:val="none" w:sz="0" w:space="0" w:color="auto"/>
            <w:right w:val="none" w:sz="0" w:space="0" w:color="auto"/>
          </w:divBdr>
        </w:div>
        <w:div w:id="1999575753">
          <w:marLeft w:val="640"/>
          <w:marRight w:val="0"/>
          <w:marTop w:val="0"/>
          <w:marBottom w:val="0"/>
          <w:divBdr>
            <w:top w:val="none" w:sz="0" w:space="0" w:color="auto"/>
            <w:left w:val="none" w:sz="0" w:space="0" w:color="auto"/>
            <w:bottom w:val="none" w:sz="0" w:space="0" w:color="auto"/>
            <w:right w:val="none" w:sz="0" w:space="0" w:color="auto"/>
          </w:divBdr>
        </w:div>
      </w:divsChild>
    </w:div>
    <w:div w:id="1065758958">
      <w:bodyDiv w:val="1"/>
      <w:marLeft w:val="0"/>
      <w:marRight w:val="0"/>
      <w:marTop w:val="0"/>
      <w:marBottom w:val="0"/>
      <w:divBdr>
        <w:top w:val="none" w:sz="0" w:space="0" w:color="auto"/>
        <w:left w:val="none" w:sz="0" w:space="0" w:color="auto"/>
        <w:bottom w:val="none" w:sz="0" w:space="0" w:color="auto"/>
        <w:right w:val="none" w:sz="0" w:space="0" w:color="auto"/>
      </w:divBdr>
    </w:div>
    <w:div w:id="1079448425">
      <w:bodyDiv w:val="1"/>
      <w:marLeft w:val="0"/>
      <w:marRight w:val="0"/>
      <w:marTop w:val="0"/>
      <w:marBottom w:val="0"/>
      <w:divBdr>
        <w:top w:val="none" w:sz="0" w:space="0" w:color="auto"/>
        <w:left w:val="none" w:sz="0" w:space="0" w:color="auto"/>
        <w:bottom w:val="none" w:sz="0" w:space="0" w:color="auto"/>
        <w:right w:val="none" w:sz="0" w:space="0" w:color="auto"/>
      </w:divBdr>
      <w:divsChild>
        <w:div w:id="75783817">
          <w:marLeft w:val="640"/>
          <w:marRight w:val="0"/>
          <w:marTop w:val="0"/>
          <w:marBottom w:val="0"/>
          <w:divBdr>
            <w:top w:val="none" w:sz="0" w:space="0" w:color="auto"/>
            <w:left w:val="none" w:sz="0" w:space="0" w:color="auto"/>
            <w:bottom w:val="none" w:sz="0" w:space="0" w:color="auto"/>
            <w:right w:val="none" w:sz="0" w:space="0" w:color="auto"/>
          </w:divBdr>
        </w:div>
        <w:div w:id="98523545">
          <w:marLeft w:val="640"/>
          <w:marRight w:val="0"/>
          <w:marTop w:val="0"/>
          <w:marBottom w:val="0"/>
          <w:divBdr>
            <w:top w:val="none" w:sz="0" w:space="0" w:color="auto"/>
            <w:left w:val="none" w:sz="0" w:space="0" w:color="auto"/>
            <w:bottom w:val="none" w:sz="0" w:space="0" w:color="auto"/>
            <w:right w:val="none" w:sz="0" w:space="0" w:color="auto"/>
          </w:divBdr>
        </w:div>
        <w:div w:id="117729179">
          <w:marLeft w:val="640"/>
          <w:marRight w:val="0"/>
          <w:marTop w:val="0"/>
          <w:marBottom w:val="0"/>
          <w:divBdr>
            <w:top w:val="none" w:sz="0" w:space="0" w:color="auto"/>
            <w:left w:val="none" w:sz="0" w:space="0" w:color="auto"/>
            <w:bottom w:val="none" w:sz="0" w:space="0" w:color="auto"/>
            <w:right w:val="none" w:sz="0" w:space="0" w:color="auto"/>
          </w:divBdr>
        </w:div>
        <w:div w:id="264312090">
          <w:marLeft w:val="640"/>
          <w:marRight w:val="0"/>
          <w:marTop w:val="0"/>
          <w:marBottom w:val="0"/>
          <w:divBdr>
            <w:top w:val="none" w:sz="0" w:space="0" w:color="auto"/>
            <w:left w:val="none" w:sz="0" w:space="0" w:color="auto"/>
            <w:bottom w:val="none" w:sz="0" w:space="0" w:color="auto"/>
            <w:right w:val="none" w:sz="0" w:space="0" w:color="auto"/>
          </w:divBdr>
        </w:div>
        <w:div w:id="394469393">
          <w:marLeft w:val="640"/>
          <w:marRight w:val="0"/>
          <w:marTop w:val="0"/>
          <w:marBottom w:val="0"/>
          <w:divBdr>
            <w:top w:val="none" w:sz="0" w:space="0" w:color="auto"/>
            <w:left w:val="none" w:sz="0" w:space="0" w:color="auto"/>
            <w:bottom w:val="none" w:sz="0" w:space="0" w:color="auto"/>
            <w:right w:val="none" w:sz="0" w:space="0" w:color="auto"/>
          </w:divBdr>
        </w:div>
        <w:div w:id="430323578">
          <w:marLeft w:val="640"/>
          <w:marRight w:val="0"/>
          <w:marTop w:val="0"/>
          <w:marBottom w:val="0"/>
          <w:divBdr>
            <w:top w:val="none" w:sz="0" w:space="0" w:color="auto"/>
            <w:left w:val="none" w:sz="0" w:space="0" w:color="auto"/>
            <w:bottom w:val="none" w:sz="0" w:space="0" w:color="auto"/>
            <w:right w:val="none" w:sz="0" w:space="0" w:color="auto"/>
          </w:divBdr>
        </w:div>
        <w:div w:id="752628270">
          <w:marLeft w:val="640"/>
          <w:marRight w:val="0"/>
          <w:marTop w:val="0"/>
          <w:marBottom w:val="0"/>
          <w:divBdr>
            <w:top w:val="none" w:sz="0" w:space="0" w:color="auto"/>
            <w:left w:val="none" w:sz="0" w:space="0" w:color="auto"/>
            <w:bottom w:val="none" w:sz="0" w:space="0" w:color="auto"/>
            <w:right w:val="none" w:sz="0" w:space="0" w:color="auto"/>
          </w:divBdr>
        </w:div>
        <w:div w:id="777529250">
          <w:marLeft w:val="640"/>
          <w:marRight w:val="0"/>
          <w:marTop w:val="0"/>
          <w:marBottom w:val="0"/>
          <w:divBdr>
            <w:top w:val="none" w:sz="0" w:space="0" w:color="auto"/>
            <w:left w:val="none" w:sz="0" w:space="0" w:color="auto"/>
            <w:bottom w:val="none" w:sz="0" w:space="0" w:color="auto"/>
            <w:right w:val="none" w:sz="0" w:space="0" w:color="auto"/>
          </w:divBdr>
        </w:div>
        <w:div w:id="863246617">
          <w:marLeft w:val="640"/>
          <w:marRight w:val="0"/>
          <w:marTop w:val="0"/>
          <w:marBottom w:val="0"/>
          <w:divBdr>
            <w:top w:val="none" w:sz="0" w:space="0" w:color="auto"/>
            <w:left w:val="none" w:sz="0" w:space="0" w:color="auto"/>
            <w:bottom w:val="none" w:sz="0" w:space="0" w:color="auto"/>
            <w:right w:val="none" w:sz="0" w:space="0" w:color="auto"/>
          </w:divBdr>
        </w:div>
        <w:div w:id="1072629832">
          <w:marLeft w:val="640"/>
          <w:marRight w:val="0"/>
          <w:marTop w:val="0"/>
          <w:marBottom w:val="0"/>
          <w:divBdr>
            <w:top w:val="none" w:sz="0" w:space="0" w:color="auto"/>
            <w:left w:val="none" w:sz="0" w:space="0" w:color="auto"/>
            <w:bottom w:val="none" w:sz="0" w:space="0" w:color="auto"/>
            <w:right w:val="none" w:sz="0" w:space="0" w:color="auto"/>
          </w:divBdr>
        </w:div>
        <w:div w:id="1129393438">
          <w:marLeft w:val="640"/>
          <w:marRight w:val="0"/>
          <w:marTop w:val="0"/>
          <w:marBottom w:val="0"/>
          <w:divBdr>
            <w:top w:val="none" w:sz="0" w:space="0" w:color="auto"/>
            <w:left w:val="none" w:sz="0" w:space="0" w:color="auto"/>
            <w:bottom w:val="none" w:sz="0" w:space="0" w:color="auto"/>
            <w:right w:val="none" w:sz="0" w:space="0" w:color="auto"/>
          </w:divBdr>
        </w:div>
        <w:div w:id="1155300159">
          <w:marLeft w:val="640"/>
          <w:marRight w:val="0"/>
          <w:marTop w:val="0"/>
          <w:marBottom w:val="0"/>
          <w:divBdr>
            <w:top w:val="none" w:sz="0" w:space="0" w:color="auto"/>
            <w:left w:val="none" w:sz="0" w:space="0" w:color="auto"/>
            <w:bottom w:val="none" w:sz="0" w:space="0" w:color="auto"/>
            <w:right w:val="none" w:sz="0" w:space="0" w:color="auto"/>
          </w:divBdr>
        </w:div>
        <w:div w:id="1332756621">
          <w:marLeft w:val="640"/>
          <w:marRight w:val="0"/>
          <w:marTop w:val="0"/>
          <w:marBottom w:val="0"/>
          <w:divBdr>
            <w:top w:val="none" w:sz="0" w:space="0" w:color="auto"/>
            <w:left w:val="none" w:sz="0" w:space="0" w:color="auto"/>
            <w:bottom w:val="none" w:sz="0" w:space="0" w:color="auto"/>
            <w:right w:val="none" w:sz="0" w:space="0" w:color="auto"/>
          </w:divBdr>
        </w:div>
        <w:div w:id="1475681560">
          <w:marLeft w:val="640"/>
          <w:marRight w:val="0"/>
          <w:marTop w:val="0"/>
          <w:marBottom w:val="0"/>
          <w:divBdr>
            <w:top w:val="none" w:sz="0" w:space="0" w:color="auto"/>
            <w:left w:val="none" w:sz="0" w:space="0" w:color="auto"/>
            <w:bottom w:val="none" w:sz="0" w:space="0" w:color="auto"/>
            <w:right w:val="none" w:sz="0" w:space="0" w:color="auto"/>
          </w:divBdr>
        </w:div>
        <w:div w:id="1654793294">
          <w:marLeft w:val="640"/>
          <w:marRight w:val="0"/>
          <w:marTop w:val="0"/>
          <w:marBottom w:val="0"/>
          <w:divBdr>
            <w:top w:val="none" w:sz="0" w:space="0" w:color="auto"/>
            <w:left w:val="none" w:sz="0" w:space="0" w:color="auto"/>
            <w:bottom w:val="none" w:sz="0" w:space="0" w:color="auto"/>
            <w:right w:val="none" w:sz="0" w:space="0" w:color="auto"/>
          </w:divBdr>
        </w:div>
        <w:div w:id="1704817200">
          <w:marLeft w:val="640"/>
          <w:marRight w:val="0"/>
          <w:marTop w:val="0"/>
          <w:marBottom w:val="0"/>
          <w:divBdr>
            <w:top w:val="none" w:sz="0" w:space="0" w:color="auto"/>
            <w:left w:val="none" w:sz="0" w:space="0" w:color="auto"/>
            <w:bottom w:val="none" w:sz="0" w:space="0" w:color="auto"/>
            <w:right w:val="none" w:sz="0" w:space="0" w:color="auto"/>
          </w:divBdr>
        </w:div>
        <w:div w:id="1730766794">
          <w:marLeft w:val="640"/>
          <w:marRight w:val="0"/>
          <w:marTop w:val="0"/>
          <w:marBottom w:val="0"/>
          <w:divBdr>
            <w:top w:val="none" w:sz="0" w:space="0" w:color="auto"/>
            <w:left w:val="none" w:sz="0" w:space="0" w:color="auto"/>
            <w:bottom w:val="none" w:sz="0" w:space="0" w:color="auto"/>
            <w:right w:val="none" w:sz="0" w:space="0" w:color="auto"/>
          </w:divBdr>
        </w:div>
        <w:div w:id="1793553795">
          <w:marLeft w:val="640"/>
          <w:marRight w:val="0"/>
          <w:marTop w:val="0"/>
          <w:marBottom w:val="0"/>
          <w:divBdr>
            <w:top w:val="none" w:sz="0" w:space="0" w:color="auto"/>
            <w:left w:val="none" w:sz="0" w:space="0" w:color="auto"/>
            <w:bottom w:val="none" w:sz="0" w:space="0" w:color="auto"/>
            <w:right w:val="none" w:sz="0" w:space="0" w:color="auto"/>
          </w:divBdr>
        </w:div>
        <w:div w:id="1815103521">
          <w:marLeft w:val="640"/>
          <w:marRight w:val="0"/>
          <w:marTop w:val="0"/>
          <w:marBottom w:val="0"/>
          <w:divBdr>
            <w:top w:val="none" w:sz="0" w:space="0" w:color="auto"/>
            <w:left w:val="none" w:sz="0" w:space="0" w:color="auto"/>
            <w:bottom w:val="none" w:sz="0" w:space="0" w:color="auto"/>
            <w:right w:val="none" w:sz="0" w:space="0" w:color="auto"/>
          </w:divBdr>
        </w:div>
        <w:div w:id="2055887869">
          <w:marLeft w:val="640"/>
          <w:marRight w:val="0"/>
          <w:marTop w:val="0"/>
          <w:marBottom w:val="0"/>
          <w:divBdr>
            <w:top w:val="none" w:sz="0" w:space="0" w:color="auto"/>
            <w:left w:val="none" w:sz="0" w:space="0" w:color="auto"/>
            <w:bottom w:val="none" w:sz="0" w:space="0" w:color="auto"/>
            <w:right w:val="none" w:sz="0" w:space="0" w:color="auto"/>
          </w:divBdr>
        </w:div>
        <w:div w:id="2102139032">
          <w:marLeft w:val="640"/>
          <w:marRight w:val="0"/>
          <w:marTop w:val="0"/>
          <w:marBottom w:val="0"/>
          <w:divBdr>
            <w:top w:val="none" w:sz="0" w:space="0" w:color="auto"/>
            <w:left w:val="none" w:sz="0" w:space="0" w:color="auto"/>
            <w:bottom w:val="none" w:sz="0" w:space="0" w:color="auto"/>
            <w:right w:val="none" w:sz="0" w:space="0" w:color="auto"/>
          </w:divBdr>
        </w:div>
      </w:divsChild>
    </w:div>
    <w:div w:id="1114594900">
      <w:bodyDiv w:val="1"/>
      <w:marLeft w:val="0"/>
      <w:marRight w:val="0"/>
      <w:marTop w:val="0"/>
      <w:marBottom w:val="0"/>
      <w:divBdr>
        <w:top w:val="none" w:sz="0" w:space="0" w:color="auto"/>
        <w:left w:val="none" w:sz="0" w:space="0" w:color="auto"/>
        <w:bottom w:val="none" w:sz="0" w:space="0" w:color="auto"/>
        <w:right w:val="none" w:sz="0" w:space="0" w:color="auto"/>
      </w:divBdr>
    </w:div>
    <w:div w:id="1133062944">
      <w:bodyDiv w:val="1"/>
      <w:marLeft w:val="0"/>
      <w:marRight w:val="0"/>
      <w:marTop w:val="0"/>
      <w:marBottom w:val="0"/>
      <w:divBdr>
        <w:top w:val="none" w:sz="0" w:space="0" w:color="auto"/>
        <w:left w:val="none" w:sz="0" w:space="0" w:color="auto"/>
        <w:bottom w:val="none" w:sz="0" w:space="0" w:color="auto"/>
        <w:right w:val="none" w:sz="0" w:space="0" w:color="auto"/>
      </w:divBdr>
    </w:div>
    <w:div w:id="1144739625">
      <w:bodyDiv w:val="1"/>
      <w:marLeft w:val="0"/>
      <w:marRight w:val="0"/>
      <w:marTop w:val="0"/>
      <w:marBottom w:val="0"/>
      <w:divBdr>
        <w:top w:val="none" w:sz="0" w:space="0" w:color="auto"/>
        <w:left w:val="none" w:sz="0" w:space="0" w:color="auto"/>
        <w:bottom w:val="none" w:sz="0" w:space="0" w:color="auto"/>
        <w:right w:val="none" w:sz="0" w:space="0" w:color="auto"/>
      </w:divBdr>
    </w:div>
    <w:div w:id="1164509828">
      <w:bodyDiv w:val="1"/>
      <w:marLeft w:val="0"/>
      <w:marRight w:val="0"/>
      <w:marTop w:val="0"/>
      <w:marBottom w:val="0"/>
      <w:divBdr>
        <w:top w:val="none" w:sz="0" w:space="0" w:color="auto"/>
        <w:left w:val="none" w:sz="0" w:space="0" w:color="auto"/>
        <w:bottom w:val="none" w:sz="0" w:space="0" w:color="auto"/>
        <w:right w:val="none" w:sz="0" w:space="0" w:color="auto"/>
      </w:divBdr>
      <w:divsChild>
        <w:div w:id="9148">
          <w:marLeft w:val="640"/>
          <w:marRight w:val="0"/>
          <w:marTop w:val="0"/>
          <w:marBottom w:val="0"/>
          <w:divBdr>
            <w:top w:val="none" w:sz="0" w:space="0" w:color="auto"/>
            <w:left w:val="none" w:sz="0" w:space="0" w:color="auto"/>
            <w:bottom w:val="none" w:sz="0" w:space="0" w:color="auto"/>
            <w:right w:val="none" w:sz="0" w:space="0" w:color="auto"/>
          </w:divBdr>
        </w:div>
        <w:div w:id="24259672">
          <w:marLeft w:val="640"/>
          <w:marRight w:val="0"/>
          <w:marTop w:val="0"/>
          <w:marBottom w:val="0"/>
          <w:divBdr>
            <w:top w:val="none" w:sz="0" w:space="0" w:color="auto"/>
            <w:left w:val="none" w:sz="0" w:space="0" w:color="auto"/>
            <w:bottom w:val="none" w:sz="0" w:space="0" w:color="auto"/>
            <w:right w:val="none" w:sz="0" w:space="0" w:color="auto"/>
          </w:divBdr>
        </w:div>
        <w:div w:id="387191099">
          <w:marLeft w:val="640"/>
          <w:marRight w:val="0"/>
          <w:marTop w:val="0"/>
          <w:marBottom w:val="0"/>
          <w:divBdr>
            <w:top w:val="none" w:sz="0" w:space="0" w:color="auto"/>
            <w:left w:val="none" w:sz="0" w:space="0" w:color="auto"/>
            <w:bottom w:val="none" w:sz="0" w:space="0" w:color="auto"/>
            <w:right w:val="none" w:sz="0" w:space="0" w:color="auto"/>
          </w:divBdr>
        </w:div>
        <w:div w:id="419300532">
          <w:marLeft w:val="640"/>
          <w:marRight w:val="0"/>
          <w:marTop w:val="0"/>
          <w:marBottom w:val="0"/>
          <w:divBdr>
            <w:top w:val="none" w:sz="0" w:space="0" w:color="auto"/>
            <w:left w:val="none" w:sz="0" w:space="0" w:color="auto"/>
            <w:bottom w:val="none" w:sz="0" w:space="0" w:color="auto"/>
            <w:right w:val="none" w:sz="0" w:space="0" w:color="auto"/>
          </w:divBdr>
        </w:div>
        <w:div w:id="521355833">
          <w:marLeft w:val="640"/>
          <w:marRight w:val="0"/>
          <w:marTop w:val="0"/>
          <w:marBottom w:val="0"/>
          <w:divBdr>
            <w:top w:val="none" w:sz="0" w:space="0" w:color="auto"/>
            <w:left w:val="none" w:sz="0" w:space="0" w:color="auto"/>
            <w:bottom w:val="none" w:sz="0" w:space="0" w:color="auto"/>
            <w:right w:val="none" w:sz="0" w:space="0" w:color="auto"/>
          </w:divBdr>
        </w:div>
        <w:div w:id="587731496">
          <w:marLeft w:val="640"/>
          <w:marRight w:val="0"/>
          <w:marTop w:val="0"/>
          <w:marBottom w:val="0"/>
          <w:divBdr>
            <w:top w:val="none" w:sz="0" w:space="0" w:color="auto"/>
            <w:left w:val="none" w:sz="0" w:space="0" w:color="auto"/>
            <w:bottom w:val="none" w:sz="0" w:space="0" w:color="auto"/>
            <w:right w:val="none" w:sz="0" w:space="0" w:color="auto"/>
          </w:divBdr>
        </w:div>
        <w:div w:id="642078196">
          <w:marLeft w:val="640"/>
          <w:marRight w:val="0"/>
          <w:marTop w:val="0"/>
          <w:marBottom w:val="0"/>
          <w:divBdr>
            <w:top w:val="none" w:sz="0" w:space="0" w:color="auto"/>
            <w:left w:val="none" w:sz="0" w:space="0" w:color="auto"/>
            <w:bottom w:val="none" w:sz="0" w:space="0" w:color="auto"/>
            <w:right w:val="none" w:sz="0" w:space="0" w:color="auto"/>
          </w:divBdr>
        </w:div>
        <w:div w:id="683819929">
          <w:marLeft w:val="640"/>
          <w:marRight w:val="0"/>
          <w:marTop w:val="0"/>
          <w:marBottom w:val="0"/>
          <w:divBdr>
            <w:top w:val="none" w:sz="0" w:space="0" w:color="auto"/>
            <w:left w:val="none" w:sz="0" w:space="0" w:color="auto"/>
            <w:bottom w:val="none" w:sz="0" w:space="0" w:color="auto"/>
            <w:right w:val="none" w:sz="0" w:space="0" w:color="auto"/>
          </w:divBdr>
        </w:div>
        <w:div w:id="952785755">
          <w:marLeft w:val="640"/>
          <w:marRight w:val="0"/>
          <w:marTop w:val="0"/>
          <w:marBottom w:val="0"/>
          <w:divBdr>
            <w:top w:val="none" w:sz="0" w:space="0" w:color="auto"/>
            <w:left w:val="none" w:sz="0" w:space="0" w:color="auto"/>
            <w:bottom w:val="none" w:sz="0" w:space="0" w:color="auto"/>
            <w:right w:val="none" w:sz="0" w:space="0" w:color="auto"/>
          </w:divBdr>
        </w:div>
        <w:div w:id="1024359750">
          <w:marLeft w:val="640"/>
          <w:marRight w:val="0"/>
          <w:marTop w:val="0"/>
          <w:marBottom w:val="0"/>
          <w:divBdr>
            <w:top w:val="none" w:sz="0" w:space="0" w:color="auto"/>
            <w:left w:val="none" w:sz="0" w:space="0" w:color="auto"/>
            <w:bottom w:val="none" w:sz="0" w:space="0" w:color="auto"/>
            <w:right w:val="none" w:sz="0" w:space="0" w:color="auto"/>
          </w:divBdr>
        </w:div>
        <w:div w:id="1144082118">
          <w:marLeft w:val="640"/>
          <w:marRight w:val="0"/>
          <w:marTop w:val="0"/>
          <w:marBottom w:val="0"/>
          <w:divBdr>
            <w:top w:val="none" w:sz="0" w:space="0" w:color="auto"/>
            <w:left w:val="none" w:sz="0" w:space="0" w:color="auto"/>
            <w:bottom w:val="none" w:sz="0" w:space="0" w:color="auto"/>
            <w:right w:val="none" w:sz="0" w:space="0" w:color="auto"/>
          </w:divBdr>
        </w:div>
        <w:div w:id="1184443368">
          <w:marLeft w:val="640"/>
          <w:marRight w:val="0"/>
          <w:marTop w:val="0"/>
          <w:marBottom w:val="0"/>
          <w:divBdr>
            <w:top w:val="none" w:sz="0" w:space="0" w:color="auto"/>
            <w:left w:val="none" w:sz="0" w:space="0" w:color="auto"/>
            <w:bottom w:val="none" w:sz="0" w:space="0" w:color="auto"/>
            <w:right w:val="none" w:sz="0" w:space="0" w:color="auto"/>
          </w:divBdr>
        </w:div>
        <w:div w:id="1331105728">
          <w:marLeft w:val="640"/>
          <w:marRight w:val="0"/>
          <w:marTop w:val="0"/>
          <w:marBottom w:val="0"/>
          <w:divBdr>
            <w:top w:val="none" w:sz="0" w:space="0" w:color="auto"/>
            <w:left w:val="none" w:sz="0" w:space="0" w:color="auto"/>
            <w:bottom w:val="none" w:sz="0" w:space="0" w:color="auto"/>
            <w:right w:val="none" w:sz="0" w:space="0" w:color="auto"/>
          </w:divBdr>
        </w:div>
        <w:div w:id="1788499402">
          <w:marLeft w:val="640"/>
          <w:marRight w:val="0"/>
          <w:marTop w:val="0"/>
          <w:marBottom w:val="0"/>
          <w:divBdr>
            <w:top w:val="none" w:sz="0" w:space="0" w:color="auto"/>
            <w:left w:val="none" w:sz="0" w:space="0" w:color="auto"/>
            <w:bottom w:val="none" w:sz="0" w:space="0" w:color="auto"/>
            <w:right w:val="none" w:sz="0" w:space="0" w:color="auto"/>
          </w:divBdr>
        </w:div>
        <w:div w:id="2021352562">
          <w:marLeft w:val="640"/>
          <w:marRight w:val="0"/>
          <w:marTop w:val="0"/>
          <w:marBottom w:val="0"/>
          <w:divBdr>
            <w:top w:val="none" w:sz="0" w:space="0" w:color="auto"/>
            <w:left w:val="none" w:sz="0" w:space="0" w:color="auto"/>
            <w:bottom w:val="none" w:sz="0" w:space="0" w:color="auto"/>
            <w:right w:val="none" w:sz="0" w:space="0" w:color="auto"/>
          </w:divBdr>
        </w:div>
        <w:div w:id="2113553871">
          <w:marLeft w:val="640"/>
          <w:marRight w:val="0"/>
          <w:marTop w:val="0"/>
          <w:marBottom w:val="0"/>
          <w:divBdr>
            <w:top w:val="none" w:sz="0" w:space="0" w:color="auto"/>
            <w:left w:val="none" w:sz="0" w:space="0" w:color="auto"/>
            <w:bottom w:val="none" w:sz="0" w:space="0" w:color="auto"/>
            <w:right w:val="none" w:sz="0" w:space="0" w:color="auto"/>
          </w:divBdr>
        </w:div>
      </w:divsChild>
    </w:div>
    <w:div w:id="1164511031">
      <w:bodyDiv w:val="1"/>
      <w:marLeft w:val="0"/>
      <w:marRight w:val="0"/>
      <w:marTop w:val="0"/>
      <w:marBottom w:val="0"/>
      <w:divBdr>
        <w:top w:val="none" w:sz="0" w:space="0" w:color="auto"/>
        <w:left w:val="none" w:sz="0" w:space="0" w:color="auto"/>
        <w:bottom w:val="none" w:sz="0" w:space="0" w:color="auto"/>
        <w:right w:val="none" w:sz="0" w:space="0" w:color="auto"/>
      </w:divBdr>
      <w:divsChild>
        <w:div w:id="533005851">
          <w:marLeft w:val="640"/>
          <w:marRight w:val="0"/>
          <w:marTop w:val="0"/>
          <w:marBottom w:val="0"/>
          <w:divBdr>
            <w:top w:val="none" w:sz="0" w:space="0" w:color="auto"/>
            <w:left w:val="none" w:sz="0" w:space="0" w:color="auto"/>
            <w:bottom w:val="none" w:sz="0" w:space="0" w:color="auto"/>
            <w:right w:val="none" w:sz="0" w:space="0" w:color="auto"/>
          </w:divBdr>
        </w:div>
        <w:div w:id="597450856">
          <w:marLeft w:val="640"/>
          <w:marRight w:val="0"/>
          <w:marTop w:val="0"/>
          <w:marBottom w:val="0"/>
          <w:divBdr>
            <w:top w:val="none" w:sz="0" w:space="0" w:color="auto"/>
            <w:left w:val="none" w:sz="0" w:space="0" w:color="auto"/>
            <w:bottom w:val="none" w:sz="0" w:space="0" w:color="auto"/>
            <w:right w:val="none" w:sz="0" w:space="0" w:color="auto"/>
          </w:divBdr>
        </w:div>
        <w:div w:id="780950683">
          <w:marLeft w:val="640"/>
          <w:marRight w:val="0"/>
          <w:marTop w:val="0"/>
          <w:marBottom w:val="0"/>
          <w:divBdr>
            <w:top w:val="none" w:sz="0" w:space="0" w:color="auto"/>
            <w:left w:val="none" w:sz="0" w:space="0" w:color="auto"/>
            <w:bottom w:val="none" w:sz="0" w:space="0" w:color="auto"/>
            <w:right w:val="none" w:sz="0" w:space="0" w:color="auto"/>
          </w:divBdr>
        </w:div>
        <w:div w:id="925769870">
          <w:marLeft w:val="640"/>
          <w:marRight w:val="0"/>
          <w:marTop w:val="0"/>
          <w:marBottom w:val="0"/>
          <w:divBdr>
            <w:top w:val="none" w:sz="0" w:space="0" w:color="auto"/>
            <w:left w:val="none" w:sz="0" w:space="0" w:color="auto"/>
            <w:bottom w:val="none" w:sz="0" w:space="0" w:color="auto"/>
            <w:right w:val="none" w:sz="0" w:space="0" w:color="auto"/>
          </w:divBdr>
        </w:div>
        <w:div w:id="931662433">
          <w:marLeft w:val="640"/>
          <w:marRight w:val="0"/>
          <w:marTop w:val="0"/>
          <w:marBottom w:val="0"/>
          <w:divBdr>
            <w:top w:val="none" w:sz="0" w:space="0" w:color="auto"/>
            <w:left w:val="none" w:sz="0" w:space="0" w:color="auto"/>
            <w:bottom w:val="none" w:sz="0" w:space="0" w:color="auto"/>
            <w:right w:val="none" w:sz="0" w:space="0" w:color="auto"/>
          </w:divBdr>
        </w:div>
        <w:div w:id="936792351">
          <w:marLeft w:val="640"/>
          <w:marRight w:val="0"/>
          <w:marTop w:val="0"/>
          <w:marBottom w:val="0"/>
          <w:divBdr>
            <w:top w:val="none" w:sz="0" w:space="0" w:color="auto"/>
            <w:left w:val="none" w:sz="0" w:space="0" w:color="auto"/>
            <w:bottom w:val="none" w:sz="0" w:space="0" w:color="auto"/>
            <w:right w:val="none" w:sz="0" w:space="0" w:color="auto"/>
          </w:divBdr>
        </w:div>
        <w:div w:id="1138111825">
          <w:marLeft w:val="640"/>
          <w:marRight w:val="0"/>
          <w:marTop w:val="0"/>
          <w:marBottom w:val="0"/>
          <w:divBdr>
            <w:top w:val="none" w:sz="0" w:space="0" w:color="auto"/>
            <w:left w:val="none" w:sz="0" w:space="0" w:color="auto"/>
            <w:bottom w:val="none" w:sz="0" w:space="0" w:color="auto"/>
            <w:right w:val="none" w:sz="0" w:space="0" w:color="auto"/>
          </w:divBdr>
        </w:div>
        <w:div w:id="1360007572">
          <w:marLeft w:val="640"/>
          <w:marRight w:val="0"/>
          <w:marTop w:val="0"/>
          <w:marBottom w:val="0"/>
          <w:divBdr>
            <w:top w:val="none" w:sz="0" w:space="0" w:color="auto"/>
            <w:left w:val="none" w:sz="0" w:space="0" w:color="auto"/>
            <w:bottom w:val="none" w:sz="0" w:space="0" w:color="auto"/>
            <w:right w:val="none" w:sz="0" w:space="0" w:color="auto"/>
          </w:divBdr>
        </w:div>
        <w:div w:id="1662852909">
          <w:marLeft w:val="640"/>
          <w:marRight w:val="0"/>
          <w:marTop w:val="0"/>
          <w:marBottom w:val="0"/>
          <w:divBdr>
            <w:top w:val="none" w:sz="0" w:space="0" w:color="auto"/>
            <w:left w:val="none" w:sz="0" w:space="0" w:color="auto"/>
            <w:bottom w:val="none" w:sz="0" w:space="0" w:color="auto"/>
            <w:right w:val="none" w:sz="0" w:space="0" w:color="auto"/>
          </w:divBdr>
        </w:div>
        <w:div w:id="1703936115">
          <w:marLeft w:val="640"/>
          <w:marRight w:val="0"/>
          <w:marTop w:val="0"/>
          <w:marBottom w:val="0"/>
          <w:divBdr>
            <w:top w:val="none" w:sz="0" w:space="0" w:color="auto"/>
            <w:left w:val="none" w:sz="0" w:space="0" w:color="auto"/>
            <w:bottom w:val="none" w:sz="0" w:space="0" w:color="auto"/>
            <w:right w:val="none" w:sz="0" w:space="0" w:color="auto"/>
          </w:divBdr>
        </w:div>
        <w:div w:id="1770613717">
          <w:marLeft w:val="640"/>
          <w:marRight w:val="0"/>
          <w:marTop w:val="0"/>
          <w:marBottom w:val="0"/>
          <w:divBdr>
            <w:top w:val="none" w:sz="0" w:space="0" w:color="auto"/>
            <w:left w:val="none" w:sz="0" w:space="0" w:color="auto"/>
            <w:bottom w:val="none" w:sz="0" w:space="0" w:color="auto"/>
            <w:right w:val="none" w:sz="0" w:space="0" w:color="auto"/>
          </w:divBdr>
        </w:div>
        <w:div w:id="1892688198">
          <w:marLeft w:val="640"/>
          <w:marRight w:val="0"/>
          <w:marTop w:val="0"/>
          <w:marBottom w:val="0"/>
          <w:divBdr>
            <w:top w:val="none" w:sz="0" w:space="0" w:color="auto"/>
            <w:left w:val="none" w:sz="0" w:space="0" w:color="auto"/>
            <w:bottom w:val="none" w:sz="0" w:space="0" w:color="auto"/>
            <w:right w:val="none" w:sz="0" w:space="0" w:color="auto"/>
          </w:divBdr>
        </w:div>
        <w:div w:id="2112504162">
          <w:marLeft w:val="640"/>
          <w:marRight w:val="0"/>
          <w:marTop w:val="0"/>
          <w:marBottom w:val="0"/>
          <w:divBdr>
            <w:top w:val="none" w:sz="0" w:space="0" w:color="auto"/>
            <w:left w:val="none" w:sz="0" w:space="0" w:color="auto"/>
            <w:bottom w:val="none" w:sz="0" w:space="0" w:color="auto"/>
            <w:right w:val="none" w:sz="0" w:space="0" w:color="auto"/>
          </w:divBdr>
        </w:div>
      </w:divsChild>
    </w:div>
    <w:div w:id="1169829711">
      <w:bodyDiv w:val="1"/>
      <w:marLeft w:val="0"/>
      <w:marRight w:val="0"/>
      <w:marTop w:val="0"/>
      <w:marBottom w:val="0"/>
      <w:divBdr>
        <w:top w:val="none" w:sz="0" w:space="0" w:color="auto"/>
        <w:left w:val="none" w:sz="0" w:space="0" w:color="auto"/>
        <w:bottom w:val="none" w:sz="0" w:space="0" w:color="auto"/>
        <w:right w:val="none" w:sz="0" w:space="0" w:color="auto"/>
      </w:divBdr>
      <w:divsChild>
        <w:div w:id="12197149">
          <w:marLeft w:val="640"/>
          <w:marRight w:val="0"/>
          <w:marTop w:val="0"/>
          <w:marBottom w:val="0"/>
          <w:divBdr>
            <w:top w:val="none" w:sz="0" w:space="0" w:color="auto"/>
            <w:left w:val="none" w:sz="0" w:space="0" w:color="auto"/>
            <w:bottom w:val="none" w:sz="0" w:space="0" w:color="auto"/>
            <w:right w:val="none" w:sz="0" w:space="0" w:color="auto"/>
          </w:divBdr>
        </w:div>
        <w:div w:id="104203081">
          <w:marLeft w:val="640"/>
          <w:marRight w:val="0"/>
          <w:marTop w:val="0"/>
          <w:marBottom w:val="0"/>
          <w:divBdr>
            <w:top w:val="none" w:sz="0" w:space="0" w:color="auto"/>
            <w:left w:val="none" w:sz="0" w:space="0" w:color="auto"/>
            <w:bottom w:val="none" w:sz="0" w:space="0" w:color="auto"/>
            <w:right w:val="none" w:sz="0" w:space="0" w:color="auto"/>
          </w:divBdr>
        </w:div>
        <w:div w:id="138961695">
          <w:marLeft w:val="640"/>
          <w:marRight w:val="0"/>
          <w:marTop w:val="0"/>
          <w:marBottom w:val="0"/>
          <w:divBdr>
            <w:top w:val="none" w:sz="0" w:space="0" w:color="auto"/>
            <w:left w:val="none" w:sz="0" w:space="0" w:color="auto"/>
            <w:bottom w:val="none" w:sz="0" w:space="0" w:color="auto"/>
            <w:right w:val="none" w:sz="0" w:space="0" w:color="auto"/>
          </w:divBdr>
        </w:div>
        <w:div w:id="272176264">
          <w:marLeft w:val="640"/>
          <w:marRight w:val="0"/>
          <w:marTop w:val="0"/>
          <w:marBottom w:val="0"/>
          <w:divBdr>
            <w:top w:val="none" w:sz="0" w:space="0" w:color="auto"/>
            <w:left w:val="none" w:sz="0" w:space="0" w:color="auto"/>
            <w:bottom w:val="none" w:sz="0" w:space="0" w:color="auto"/>
            <w:right w:val="none" w:sz="0" w:space="0" w:color="auto"/>
          </w:divBdr>
        </w:div>
        <w:div w:id="388307552">
          <w:marLeft w:val="640"/>
          <w:marRight w:val="0"/>
          <w:marTop w:val="0"/>
          <w:marBottom w:val="0"/>
          <w:divBdr>
            <w:top w:val="none" w:sz="0" w:space="0" w:color="auto"/>
            <w:left w:val="none" w:sz="0" w:space="0" w:color="auto"/>
            <w:bottom w:val="none" w:sz="0" w:space="0" w:color="auto"/>
            <w:right w:val="none" w:sz="0" w:space="0" w:color="auto"/>
          </w:divBdr>
        </w:div>
        <w:div w:id="426855007">
          <w:marLeft w:val="640"/>
          <w:marRight w:val="0"/>
          <w:marTop w:val="0"/>
          <w:marBottom w:val="0"/>
          <w:divBdr>
            <w:top w:val="none" w:sz="0" w:space="0" w:color="auto"/>
            <w:left w:val="none" w:sz="0" w:space="0" w:color="auto"/>
            <w:bottom w:val="none" w:sz="0" w:space="0" w:color="auto"/>
            <w:right w:val="none" w:sz="0" w:space="0" w:color="auto"/>
          </w:divBdr>
        </w:div>
        <w:div w:id="588199108">
          <w:marLeft w:val="640"/>
          <w:marRight w:val="0"/>
          <w:marTop w:val="0"/>
          <w:marBottom w:val="0"/>
          <w:divBdr>
            <w:top w:val="none" w:sz="0" w:space="0" w:color="auto"/>
            <w:left w:val="none" w:sz="0" w:space="0" w:color="auto"/>
            <w:bottom w:val="none" w:sz="0" w:space="0" w:color="auto"/>
            <w:right w:val="none" w:sz="0" w:space="0" w:color="auto"/>
          </w:divBdr>
        </w:div>
        <w:div w:id="606472379">
          <w:marLeft w:val="640"/>
          <w:marRight w:val="0"/>
          <w:marTop w:val="0"/>
          <w:marBottom w:val="0"/>
          <w:divBdr>
            <w:top w:val="none" w:sz="0" w:space="0" w:color="auto"/>
            <w:left w:val="none" w:sz="0" w:space="0" w:color="auto"/>
            <w:bottom w:val="none" w:sz="0" w:space="0" w:color="auto"/>
            <w:right w:val="none" w:sz="0" w:space="0" w:color="auto"/>
          </w:divBdr>
        </w:div>
        <w:div w:id="683677106">
          <w:marLeft w:val="640"/>
          <w:marRight w:val="0"/>
          <w:marTop w:val="0"/>
          <w:marBottom w:val="0"/>
          <w:divBdr>
            <w:top w:val="none" w:sz="0" w:space="0" w:color="auto"/>
            <w:left w:val="none" w:sz="0" w:space="0" w:color="auto"/>
            <w:bottom w:val="none" w:sz="0" w:space="0" w:color="auto"/>
            <w:right w:val="none" w:sz="0" w:space="0" w:color="auto"/>
          </w:divBdr>
        </w:div>
        <w:div w:id="763769492">
          <w:marLeft w:val="640"/>
          <w:marRight w:val="0"/>
          <w:marTop w:val="0"/>
          <w:marBottom w:val="0"/>
          <w:divBdr>
            <w:top w:val="none" w:sz="0" w:space="0" w:color="auto"/>
            <w:left w:val="none" w:sz="0" w:space="0" w:color="auto"/>
            <w:bottom w:val="none" w:sz="0" w:space="0" w:color="auto"/>
            <w:right w:val="none" w:sz="0" w:space="0" w:color="auto"/>
          </w:divBdr>
        </w:div>
        <w:div w:id="774639071">
          <w:marLeft w:val="640"/>
          <w:marRight w:val="0"/>
          <w:marTop w:val="0"/>
          <w:marBottom w:val="0"/>
          <w:divBdr>
            <w:top w:val="none" w:sz="0" w:space="0" w:color="auto"/>
            <w:left w:val="none" w:sz="0" w:space="0" w:color="auto"/>
            <w:bottom w:val="none" w:sz="0" w:space="0" w:color="auto"/>
            <w:right w:val="none" w:sz="0" w:space="0" w:color="auto"/>
          </w:divBdr>
        </w:div>
        <w:div w:id="813910442">
          <w:marLeft w:val="640"/>
          <w:marRight w:val="0"/>
          <w:marTop w:val="0"/>
          <w:marBottom w:val="0"/>
          <w:divBdr>
            <w:top w:val="none" w:sz="0" w:space="0" w:color="auto"/>
            <w:left w:val="none" w:sz="0" w:space="0" w:color="auto"/>
            <w:bottom w:val="none" w:sz="0" w:space="0" w:color="auto"/>
            <w:right w:val="none" w:sz="0" w:space="0" w:color="auto"/>
          </w:divBdr>
        </w:div>
        <w:div w:id="1039014132">
          <w:marLeft w:val="640"/>
          <w:marRight w:val="0"/>
          <w:marTop w:val="0"/>
          <w:marBottom w:val="0"/>
          <w:divBdr>
            <w:top w:val="none" w:sz="0" w:space="0" w:color="auto"/>
            <w:left w:val="none" w:sz="0" w:space="0" w:color="auto"/>
            <w:bottom w:val="none" w:sz="0" w:space="0" w:color="auto"/>
            <w:right w:val="none" w:sz="0" w:space="0" w:color="auto"/>
          </w:divBdr>
        </w:div>
        <w:div w:id="1426262617">
          <w:marLeft w:val="640"/>
          <w:marRight w:val="0"/>
          <w:marTop w:val="0"/>
          <w:marBottom w:val="0"/>
          <w:divBdr>
            <w:top w:val="none" w:sz="0" w:space="0" w:color="auto"/>
            <w:left w:val="none" w:sz="0" w:space="0" w:color="auto"/>
            <w:bottom w:val="none" w:sz="0" w:space="0" w:color="auto"/>
            <w:right w:val="none" w:sz="0" w:space="0" w:color="auto"/>
          </w:divBdr>
        </w:div>
        <w:div w:id="1817382139">
          <w:marLeft w:val="640"/>
          <w:marRight w:val="0"/>
          <w:marTop w:val="0"/>
          <w:marBottom w:val="0"/>
          <w:divBdr>
            <w:top w:val="none" w:sz="0" w:space="0" w:color="auto"/>
            <w:left w:val="none" w:sz="0" w:space="0" w:color="auto"/>
            <w:bottom w:val="none" w:sz="0" w:space="0" w:color="auto"/>
            <w:right w:val="none" w:sz="0" w:space="0" w:color="auto"/>
          </w:divBdr>
        </w:div>
        <w:div w:id="1860316257">
          <w:marLeft w:val="640"/>
          <w:marRight w:val="0"/>
          <w:marTop w:val="0"/>
          <w:marBottom w:val="0"/>
          <w:divBdr>
            <w:top w:val="none" w:sz="0" w:space="0" w:color="auto"/>
            <w:left w:val="none" w:sz="0" w:space="0" w:color="auto"/>
            <w:bottom w:val="none" w:sz="0" w:space="0" w:color="auto"/>
            <w:right w:val="none" w:sz="0" w:space="0" w:color="auto"/>
          </w:divBdr>
        </w:div>
        <w:div w:id="1908880986">
          <w:marLeft w:val="640"/>
          <w:marRight w:val="0"/>
          <w:marTop w:val="0"/>
          <w:marBottom w:val="0"/>
          <w:divBdr>
            <w:top w:val="none" w:sz="0" w:space="0" w:color="auto"/>
            <w:left w:val="none" w:sz="0" w:space="0" w:color="auto"/>
            <w:bottom w:val="none" w:sz="0" w:space="0" w:color="auto"/>
            <w:right w:val="none" w:sz="0" w:space="0" w:color="auto"/>
          </w:divBdr>
        </w:div>
        <w:div w:id="1944416385">
          <w:marLeft w:val="640"/>
          <w:marRight w:val="0"/>
          <w:marTop w:val="0"/>
          <w:marBottom w:val="0"/>
          <w:divBdr>
            <w:top w:val="none" w:sz="0" w:space="0" w:color="auto"/>
            <w:left w:val="none" w:sz="0" w:space="0" w:color="auto"/>
            <w:bottom w:val="none" w:sz="0" w:space="0" w:color="auto"/>
            <w:right w:val="none" w:sz="0" w:space="0" w:color="auto"/>
          </w:divBdr>
        </w:div>
        <w:div w:id="2036538965">
          <w:marLeft w:val="640"/>
          <w:marRight w:val="0"/>
          <w:marTop w:val="0"/>
          <w:marBottom w:val="0"/>
          <w:divBdr>
            <w:top w:val="none" w:sz="0" w:space="0" w:color="auto"/>
            <w:left w:val="none" w:sz="0" w:space="0" w:color="auto"/>
            <w:bottom w:val="none" w:sz="0" w:space="0" w:color="auto"/>
            <w:right w:val="none" w:sz="0" w:space="0" w:color="auto"/>
          </w:divBdr>
        </w:div>
      </w:divsChild>
    </w:div>
    <w:div w:id="1170869872">
      <w:bodyDiv w:val="1"/>
      <w:marLeft w:val="0"/>
      <w:marRight w:val="0"/>
      <w:marTop w:val="0"/>
      <w:marBottom w:val="0"/>
      <w:divBdr>
        <w:top w:val="none" w:sz="0" w:space="0" w:color="auto"/>
        <w:left w:val="none" w:sz="0" w:space="0" w:color="auto"/>
        <w:bottom w:val="none" w:sz="0" w:space="0" w:color="auto"/>
        <w:right w:val="none" w:sz="0" w:space="0" w:color="auto"/>
      </w:divBdr>
      <w:divsChild>
        <w:div w:id="16588134">
          <w:marLeft w:val="640"/>
          <w:marRight w:val="0"/>
          <w:marTop w:val="0"/>
          <w:marBottom w:val="0"/>
          <w:divBdr>
            <w:top w:val="none" w:sz="0" w:space="0" w:color="auto"/>
            <w:left w:val="none" w:sz="0" w:space="0" w:color="auto"/>
            <w:bottom w:val="none" w:sz="0" w:space="0" w:color="auto"/>
            <w:right w:val="none" w:sz="0" w:space="0" w:color="auto"/>
          </w:divBdr>
        </w:div>
        <w:div w:id="71705028">
          <w:marLeft w:val="640"/>
          <w:marRight w:val="0"/>
          <w:marTop w:val="0"/>
          <w:marBottom w:val="0"/>
          <w:divBdr>
            <w:top w:val="none" w:sz="0" w:space="0" w:color="auto"/>
            <w:left w:val="none" w:sz="0" w:space="0" w:color="auto"/>
            <w:bottom w:val="none" w:sz="0" w:space="0" w:color="auto"/>
            <w:right w:val="none" w:sz="0" w:space="0" w:color="auto"/>
          </w:divBdr>
        </w:div>
        <w:div w:id="284966399">
          <w:marLeft w:val="640"/>
          <w:marRight w:val="0"/>
          <w:marTop w:val="0"/>
          <w:marBottom w:val="0"/>
          <w:divBdr>
            <w:top w:val="none" w:sz="0" w:space="0" w:color="auto"/>
            <w:left w:val="none" w:sz="0" w:space="0" w:color="auto"/>
            <w:bottom w:val="none" w:sz="0" w:space="0" w:color="auto"/>
            <w:right w:val="none" w:sz="0" w:space="0" w:color="auto"/>
          </w:divBdr>
        </w:div>
        <w:div w:id="290407502">
          <w:marLeft w:val="640"/>
          <w:marRight w:val="0"/>
          <w:marTop w:val="0"/>
          <w:marBottom w:val="0"/>
          <w:divBdr>
            <w:top w:val="none" w:sz="0" w:space="0" w:color="auto"/>
            <w:left w:val="none" w:sz="0" w:space="0" w:color="auto"/>
            <w:bottom w:val="none" w:sz="0" w:space="0" w:color="auto"/>
            <w:right w:val="none" w:sz="0" w:space="0" w:color="auto"/>
          </w:divBdr>
        </w:div>
        <w:div w:id="401683483">
          <w:marLeft w:val="640"/>
          <w:marRight w:val="0"/>
          <w:marTop w:val="0"/>
          <w:marBottom w:val="0"/>
          <w:divBdr>
            <w:top w:val="none" w:sz="0" w:space="0" w:color="auto"/>
            <w:left w:val="none" w:sz="0" w:space="0" w:color="auto"/>
            <w:bottom w:val="none" w:sz="0" w:space="0" w:color="auto"/>
            <w:right w:val="none" w:sz="0" w:space="0" w:color="auto"/>
          </w:divBdr>
        </w:div>
        <w:div w:id="423916111">
          <w:marLeft w:val="640"/>
          <w:marRight w:val="0"/>
          <w:marTop w:val="0"/>
          <w:marBottom w:val="0"/>
          <w:divBdr>
            <w:top w:val="none" w:sz="0" w:space="0" w:color="auto"/>
            <w:left w:val="none" w:sz="0" w:space="0" w:color="auto"/>
            <w:bottom w:val="none" w:sz="0" w:space="0" w:color="auto"/>
            <w:right w:val="none" w:sz="0" w:space="0" w:color="auto"/>
          </w:divBdr>
        </w:div>
        <w:div w:id="557975896">
          <w:marLeft w:val="640"/>
          <w:marRight w:val="0"/>
          <w:marTop w:val="0"/>
          <w:marBottom w:val="0"/>
          <w:divBdr>
            <w:top w:val="none" w:sz="0" w:space="0" w:color="auto"/>
            <w:left w:val="none" w:sz="0" w:space="0" w:color="auto"/>
            <w:bottom w:val="none" w:sz="0" w:space="0" w:color="auto"/>
            <w:right w:val="none" w:sz="0" w:space="0" w:color="auto"/>
          </w:divBdr>
        </w:div>
        <w:div w:id="827477214">
          <w:marLeft w:val="640"/>
          <w:marRight w:val="0"/>
          <w:marTop w:val="0"/>
          <w:marBottom w:val="0"/>
          <w:divBdr>
            <w:top w:val="none" w:sz="0" w:space="0" w:color="auto"/>
            <w:left w:val="none" w:sz="0" w:space="0" w:color="auto"/>
            <w:bottom w:val="none" w:sz="0" w:space="0" w:color="auto"/>
            <w:right w:val="none" w:sz="0" w:space="0" w:color="auto"/>
          </w:divBdr>
        </w:div>
        <w:div w:id="829906108">
          <w:marLeft w:val="640"/>
          <w:marRight w:val="0"/>
          <w:marTop w:val="0"/>
          <w:marBottom w:val="0"/>
          <w:divBdr>
            <w:top w:val="none" w:sz="0" w:space="0" w:color="auto"/>
            <w:left w:val="none" w:sz="0" w:space="0" w:color="auto"/>
            <w:bottom w:val="none" w:sz="0" w:space="0" w:color="auto"/>
            <w:right w:val="none" w:sz="0" w:space="0" w:color="auto"/>
          </w:divBdr>
        </w:div>
        <w:div w:id="887492430">
          <w:marLeft w:val="640"/>
          <w:marRight w:val="0"/>
          <w:marTop w:val="0"/>
          <w:marBottom w:val="0"/>
          <w:divBdr>
            <w:top w:val="none" w:sz="0" w:space="0" w:color="auto"/>
            <w:left w:val="none" w:sz="0" w:space="0" w:color="auto"/>
            <w:bottom w:val="none" w:sz="0" w:space="0" w:color="auto"/>
            <w:right w:val="none" w:sz="0" w:space="0" w:color="auto"/>
          </w:divBdr>
        </w:div>
        <w:div w:id="915015997">
          <w:marLeft w:val="640"/>
          <w:marRight w:val="0"/>
          <w:marTop w:val="0"/>
          <w:marBottom w:val="0"/>
          <w:divBdr>
            <w:top w:val="none" w:sz="0" w:space="0" w:color="auto"/>
            <w:left w:val="none" w:sz="0" w:space="0" w:color="auto"/>
            <w:bottom w:val="none" w:sz="0" w:space="0" w:color="auto"/>
            <w:right w:val="none" w:sz="0" w:space="0" w:color="auto"/>
          </w:divBdr>
        </w:div>
        <w:div w:id="965358472">
          <w:marLeft w:val="640"/>
          <w:marRight w:val="0"/>
          <w:marTop w:val="0"/>
          <w:marBottom w:val="0"/>
          <w:divBdr>
            <w:top w:val="none" w:sz="0" w:space="0" w:color="auto"/>
            <w:left w:val="none" w:sz="0" w:space="0" w:color="auto"/>
            <w:bottom w:val="none" w:sz="0" w:space="0" w:color="auto"/>
            <w:right w:val="none" w:sz="0" w:space="0" w:color="auto"/>
          </w:divBdr>
        </w:div>
        <w:div w:id="1070082506">
          <w:marLeft w:val="640"/>
          <w:marRight w:val="0"/>
          <w:marTop w:val="0"/>
          <w:marBottom w:val="0"/>
          <w:divBdr>
            <w:top w:val="none" w:sz="0" w:space="0" w:color="auto"/>
            <w:left w:val="none" w:sz="0" w:space="0" w:color="auto"/>
            <w:bottom w:val="none" w:sz="0" w:space="0" w:color="auto"/>
            <w:right w:val="none" w:sz="0" w:space="0" w:color="auto"/>
          </w:divBdr>
        </w:div>
        <w:div w:id="1235510277">
          <w:marLeft w:val="640"/>
          <w:marRight w:val="0"/>
          <w:marTop w:val="0"/>
          <w:marBottom w:val="0"/>
          <w:divBdr>
            <w:top w:val="none" w:sz="0" w:space="0" w:color="auto"/>
            <w:left w:val="none" w:sz="0" w:space="0" w:color="auto"/>
            <w:bottom w:val="none" w:sz="0" w:space="0" w:color="auto"/>
            <w:right w:val="none" w:sz="0" w:space="0" w:color="auto"/>
          </w:divBdr>
        </w:div>
        <w:div w:id="1305619369">
          <w:marLeft w:val="640"/>
          <w:marRight w:val="0"/>
          <w:marTop w:val="0"/>
          <w:marBottom w:val="0"/>
          <w:divBdr>
            <w:top w:val="none" w:sz="0" w:space="0" w:color="auto"/>
            <w:left w:val="none" w:sz="0" w:space="0" w:color="auto"/>
            <w:bottom w:val="none" w:sz="0" w:space="0" w:color="auto"/>
            <w:right w:val="none" w:sz="0" w:space="0" w:color="auto"/>
          </w:divBdr>
        </w:div>
        <w:div w:id="1321468651">
          <w:marLeft w:val="640"/>
          <w:marRight w:val="0"/>
          <w:marTop w:val="0"/>
          <w:marBottom w:val="0"/>
          <w:divBdr>
            <w:top w:val="none" w:sz="0" w:space="0" w:color="auto"/>
            <w:left w:val="none" w:sz="0" w:space="0" w:color="auto"/>
            <w:bottom w:val="none" w:sz="0" w:space="0" w:color="auto"/>
            <w:right w:val="none" w:sz="0" w:space="0" w:color="auto"/>
          </w:divBdr>
        </w:div>
        <w:div w:id="1365867172">
          <w:marLeft w:val="640"/>
          <w:marRight w:val="0"/>
          <w:marTop w:val="0"/>
          <w:marBottom w:val="0"/>
          <w:divBdr>
            <w:top w:val="none" w:sz="0" w:space="0" w:color="auto"/>
            <w:left w:val="none" w:sz="0" w:space="0" w:color="auto"/>
            <w:bottom w:val="none" w:sz="0" w:space="0" w:color="auto"/>
            <w:right w:val="none" w:sz="0" w:space="0" w:color="auto"/>
          </w:divBdr>
        </w:div>
        <w:div w:id="1401246591">
          <w:marLeft w:val="640"/>
          <w:marRight w:val="0"/>
          <w:marTop w:val="0"/>
          <w:marBottom w:val="0"/>
          <w:divBdr>
            <w:top w:val="none" w:sz="0" w:space="0" w:color="auto"/>
            <w:left w:val="none" w:sz="0" w:space="0" w:color="auto"/>
            <w:bottom w:val="none" w:sz="0" w:space="0" w:color="auto"/>
            <w:right w:val="none" w:sz="0" w:space="0" w:color="auto"/>
          </w:divBdr>
        </w:div>
        <w:div w:id="1465351649">
          <w:marLeft w:val="640"/>
          <w:marRight w:val="0"/>
          <w:marTop w:val="0"/>
          <w:marBottom w:val="0"/>
          <w:divBdr>
            <w:top w:val="none" w:sz="0" w:space="0" w:color="auto"/>
            <w:left w:val="none" w:sz="0" w:space="0" w:color="auto"/>
            <w:bottom w:val="none" w:sz="0" w:space="0" w:color="auto"/>
            <w:right w:val="none" w:sz="0" w:space="0" w:color="auto"/>
          </w:divBdr>
        </w:div>
        <w:div w:id="1634283966">
          <w:marLeft w:val="640"/>
          <w:marRight w:val="0"/>
          <w:marTop w:val="0"/>
          <w:marBottom w:val="0"/>
          <w:divBdr>
            <w:top w:val="none" w:sz="0" w:space="0" w:color="auto"/>
            <w:left w:val="none" w:sz="0" w:space="0" w:color="auto"/>
            <w:bottom w:val="none" w:sz="0" w:space="0" w:color="auto"/>
            <w:right w:val="none" w:sz="0" w:space="0" w:color="auto"/>
          </w:divBdr>
        </w:div>
        <w:div w:id="1639527735">
          <w:marLeft w:val="640"/>
          <w:marRight w:val="0"/>
          <w:marTop w:val="0"/>
          <w:marBottom w:val="0"/>
          <w:divBdr>
            <w:top w:val="none" w:sz="0" w:space="0" w:color="auto"/>
            <w:left w:val="none" w:sz="0" w:space="0" w:color="auto"/>
            <w:bottom w:val="none" w:sz="0" w:space="0" w:color="auto"/>
            <w:right w:val="none" w:sz="0" w:space="0" w:color="auto"/>
          </w:divBdr>
        </w:div>
        <w:div w:id="1846435959">
          <w:marLeft w:val="640"/>
          <w:marRight w:val="0"/>
          <w:marTop w:val="0"/>
          <w:marBottom w:val="0"/>
          <w:divBdr>
            <w:top w:val="none" w:sz="0" w:space="0" w:color="auto"/>
            <w:left w:val="none" w:sz="0" w:space="0" w:color="auto"/>
            <w:bottom w:val="none" w:sz="0" w:space="0" w:color="auto"/>
            <w:right w:val="none" w:sz="0" w:space="0" w:color="auto"/>
          </w:divBdr>
        </w:div>
        <w:div w:id="1887524922">
          <w:marLeft w:val="640"/>
          <w:marRight w:val="0"/>
          <w:marTop w:val="0"/>
          <w:marBottom w:val="0"/>
          <w:divBdr>
            <w:top w:val="none" w:sz="0" w:space="0" w:color="auto"/>
            <w:left w:val="none" w:sz="0" w:space="0" w:color="auto"/>
            <w:bottom w:val="none" w:sz="0" w:space="0" w:color="auto"/>
            <w:right w:val="none" w:sz="0" w:space="0" w:color="auto"/>
          </w:divBdr>
        </w:div>
        <w:div w:id="1930967486">
          <w:marLeft w:val="640"/>
          <w:marRight w:val="0"/>
          <w:marTop w:val="0"/>
          <w:marBottom w:val="0"/>
          <w:divBdr>
            <w:top w:val="none" w:sz="0" w:space="0" w:color="auto"/>
            <w:left w:val="none" w:sz="0" w:space="0" w:color="auto"/>
            <w:bottom w:val="none" w:sz="0" w:space="0" w:color="auto"/>
            <w:right w:val="none" w:sz="0" w:space="0" w:color="auto"/>
          </w:divBdr>
          <w:divsChild>
            <w:div w:id="600532424">
              <w:marLeft w:val="0"/>
              <w:marRight w:val="0"/>
              <w:marTop w:val="0"/>
              <w:marBottom w:val="0"/>
              <w:divBdr>
                <w:top w:val="none" w:sz="0" w:space="0" w:color="auto"/>
                <w:left w:val="none" w:sz="0" w:space="0" w:color="auto"/>
                <w:bottom w:val="none" w:sz="0" w:space="0" w:color="auto"/>
                <w:right w:val="none" w:sz="0" w:space="0" w:color="auto"/>
              </w:divBdr>
              <w:divsChild>
                <w:div w:id="14576450">
                  <w:marLeft w:val="640"/>
                  <w:marRight w:val="0"/>
                  <w:marTop w:val="0"/>
                  <w:marBottom w:val="0"/>
                  <w:divBdr>
                    <w:top w:val="none" w:sz="0" w:space="0" w:color="auto"/>
                    <w:left w:val="none" w:sz="0" w:space="0" w:color="auto"/>
                    <w:bottom w:val="none" w:sz="0" w:space="0" w:color="auto"/>
                    <w:right w:val="none" w:sz="0" w:space="0" w:color="auto"/>
                  </w:divBdr>
                </w:div>
                <w:div w:id="128011998">
                  <w:marLeft w:val="640"/>
                  <w:marRight w:val="0"/>
                  <w:marTop w:val="0"/>
                  <w:marBottom w:val="0"/>
                  <w:divBdr>
                    <w:top w:val="none" w:sz="0" w:space="0" w:color="auto"/>
                    <w:left w:val="none" w:sz="0" w:space="0" w:color="auto"/>
                    <w:bottom w:val="none" w:sz="0" w:space="0" w:color="auto"/>
                    <w:right w:val="none" w:sz="0" w:space="0" w:color="auto"/>
                  </w:divBdr>
                </w:div>
                <w:div w:id="136998521">
                  <w:marLeft w:val="640"/>
                  <w:marRight w:val="0"/>
                  <w:marTop w:val="0"/>
                  <w:marBottom w:val="0"/>
                  <w:divBdr>
                    <w:top w:val="none" w:sz="0" w:space="0" w:color="auto"/>
                    <w:left w:val="none" w:sz="0" w:space="0" w:color="auto"/>
                    <w:bottom w:val="none" w:sz="0" w:space="0" w:color="auto"/>
                    <w:right w:val="none" w:sz="0" w:space="0" w:color="auto"/>
                  </w:divBdr>
                </w:div>
                <w:div w:id="238372058">
                  <w:marLeft w:val="640"/>
                  <w:marRight w:val="0"/>
                  <w:marTop w:val="0"/>
                  <w:marBottom w:val="0"/>
                  <w:divBdr>
                    <w:top w:val="none" w:sz="0" w:space="0" w:color="auto"/>
                    <w:left w:val="none" w:sz="0" w:space="0" w:color="auto"/>
                    <w:bottom w:val="none" w:sz="0" w:space="0" w:color="auto"/>
                    <w:right w:val="none" w:sz="0" w:space="0" w:color="auto"/>
                  </w:divBdr>
                </w:div>
                <w:div w:id="546331398">
                  <w:marLeft w:val="640"/>
                  <w:marRight w:val="0"/>
                  <w:marTop w:val="0"/>
                  <w:marBottom w:val="0"/>
                  <w:divBdr>
                    <w:top w:val="none" w:sz="0" w:space="0" w:color="auto"/>
                    <w:left w:val="none" w:sz="0" w:space="0" w:color="auto"/>
                    <w:bottom w:val="none" w:sz="0" w:space="0" w:color="auto"/>
                    <w:right w:val="none" w:sz="0" w:space="0" w:color="auto"/>
                  </w:divBdr>
                </w:div>
                <w:div w:id="604046986">
                  <w:marLeft w:val="640"/>
                  <w:marRight w:val="0"/>
                  <w:marTop w:val="0"/>
                  <w:marBottom w:val="0"/>
                  <w:divBdr>
                    <w:top w:val="none" w:sz="0" w:space="0" w:color="auto"/>
                    <w:left w:val="none" w:sz="0" w:space="0" w:color="auto"/>
                    <w:bottom w:val="none" w:sz="0" w:space="0" w:color="auto"/>
                    <w:right w:val="none" w:sz="0" w:space="0" w:color="auto"/>
                  </w:divBdr>
                </w:div>
                <w:div w:id="609364052">
                  <w:marLeft w:val="640"/>
                  <w:marRight w:val="0"/>
                  <w:marTop w:val="0"/>
                  <w:marBottom w:val="0"/>
                  <w:divBdr>
                    <w:top w:val="none" w:sz="0" w:space="0" w:color="auto"/>
                    <w:left w:val="none" w:sz="0" w:space="0" w:color="auto"/>
                    <w:bottom w:val="none" w:sz="0" w:space="0" w:color="auto"/>
                    <w:right w:val="none" w:sz="0" w:space="0" w:color="auto"/>
                  </w:divBdr>
                </w:div>
                <w:div w:id="729377315">
                  <w:marLeft w:val="640"/>
                  <w:marRight w:val="0"/>
                  <w:marTop w:val="0"/>
                  <w:marBottom w:val="0"/>
                  <w:divBdr>
                    <w:top w:val="none" w:sz="0" w:space="0" w:color="auto"/>
                    <w:left w:val="none" w:sz="0" w:space="0" w:color="auto"/>
                    <w:bottom w:val="none" w:sz="0" w:space="0" w:color="auto"/>
                    <w:right w:val="none" w:sz="0" w:space="0" w:color="auto"/>
                  </w:divBdr>
                </w:div>
                <w:div w:id="739207636">
                  <w:marLeft w:val="640"/>
                  <w:marRight w:val="0"/>
                  <w:marTop w:val="0"/>
                  <w:marBottom w:val="0"/>
                  <w:divBdr>
                    <w:top w:val="none" w:sz="0" w:space="0" w:color="auto"/>
                    <w:left w:val="none" w:sz="0" w:space="0" w:color="auto"/>
                    <w:bottom w:val="none" w:sz="0" w:space="0" w:color="auto"/>
                    <w:right w:val="none" w:sz="0" w:space="0" w:color="auto"/>
                  </w:divBdr>
                </w:div>
                <w:div w:id="836531220">
                  <w:marLeft w:val="640"/>
                  <w:marRight w:val="0"/>
                  <w:marTop w:val="0"/>
                  <w:marBottom w:val="0"/>
                  <w:divBdr>
                    <w:top w:val="none" w:sz="0" w:space="0" w:color="auto"/>
                    <w:left w:val="none" w:sz="0" w:space="0" w:color="auto"/>
                    <w:bottom w:val="none" w:sz="0" w:space="0" w:color="auto"/>
                    <w:right w:val="none" w:sz="0" w:space="0" w:color="auto"/>
                  </w:divBdr>
                </w:div>
                <w:div w:id="979574287">
                  <w:marLeft w:val="640"/>
                  <w:marRight w:val="0"/>
                  <w:marTop w:val="0"/>
                  <w:marBottom w:val="0"/>
                  <w:divBdr>
                    <w:top w:val="none" w:sz="0" w:space="0" w:color="auto"/>
                    <w:left w:val="none" w:sz="0" w:space="0" w:color="auto"/>
                    <w:bottom w:val="none" w:sz="0" w:space="0" w:color="auto"/>
                    <w:right w:val="none" w:sz="0" w:space="0" w:color="auto"/>
                  </w:divBdr>
                </w:div>
                <w:div w:id="985429973">
                  <w:marLeft w:val="640"/>
                  <w:marRight w:val="0"/>
                  <w:marTop w:val="0"/>
                  <w:marBottom w:val="0"/>
                  <w:divBdr>
                    <w:top w:val="none" w:sz="0" w:space="0" w:color="auto"/>
                    <w:left w:val="none" w:sz="0" w:space="0" w:color="auto"/>
                    <w:bottom w:val="none" w:sz="0" w:space="0" w:color="auto"/>
                    <w:right w:val="none" w:sz="0" w:space="0" w:color="auto"/>
                  </w:divBdr>
                </w:div>
                <w:div w:id="1003581701">
                  <w:marLeft w:val="640"/>
                  <w:marRight w:val="0"/>
                  <w:marTop w:val="0"/>
                  <w:marBottom w:val="0"/>
                  <w:divBdr>
                    <w:top w:val="none" w:sz="0" w:space="0" w:color="auto"/>
                    <w:left w:val="none" w:sz="0" w:space="0" w:color="auto"/>
                    <w:bottom w:val="none" w:sz="0" w:space="0" w:color="auto"/>
                    <w:right w:val="none" w:sz="0" w:space="0" w:color="auto"/>
                  </w:divBdr>
                </w:div>
                <w:div w:id="1105689020">
                  <w:marLeft w:val="640"/>
                  <w:marRight w:val="0"/>
                  <w:marTop w:val="0"/>
                  <w:marBottom w:val="0"/>
                  <w:divBdr>
                    <w:top w:val="none" w:sz="0" w:space="0" w:color="auto"/>
                    <w:left w:val="none" w:sz="0" w:space="0" w:color="auto"/>
                    <w:bottom w:val="none" w:sz="0" w:space="0" w:color="auto"/>
                    <w:right w:val="none" w:sz="0" w:space="0" w:color="auto"/>
                  </w:divBdr>
                </w:div>
                <w:div w:id="1545946162">
                  <w:marLeft w:val="640"/>
                  <w:marRight w:val="0"/>
                  <w:marTop w:val="0"/>
                  <w:marBottom w:val="0"/>
                  <w:divBdr>
                    <w:top w:val="none" w:sz="0" w:space="0" w:color="auto"/>
                    <w:left w:val="none" w:sz="0" w:space="0" w:color="auto"/>
                    <w:bottom w:val="none" w:sz="0" w:space="0" w:color="auto"/>
                    <w:right w:val="none" w:sz="0" w:space="0" w:color="auto"/>
                  </w:divBdr>
                </w:div>
                <w:div w:id="1555197472">
                  <w:marLeft w:val="640"/>
                  <w:marRight w:val="0"/>
                  <w:marTop w:val="0"/>
                  <w:marBottom w:val="0"/>
                  <w:divBdr>
                    <w:top w:val="none" w:sz="0" w:space="0" w:color="auto"/>
                    <w:left w:val="none" w:sz="0" w:space="0" w:color="auto"/>
                    <w:bottom w:val="none" w:sz="0" w:space="0" w:color="auto"/>
                    <w:right w:val="none" w:sz="0" w:space="0" w:color="auto"/>
                  </w:divBdr>
                </w:div>
                <w:div w:id="1562869082">
                  <w:marLeft w:val="640"/>
                  <w:marRight w:val="0"/>
                  <w:marTop w:val="0"/>
                  <w:marBottom w:val="0"/>
                  <w:divBdr>
                    <w:top w:val="none" w:sz="0" w:space="0" w:color="auto"/>
                    <w:left w:val="none" w:sz="0" w:space="0" w:color="auto"/>
                    <w:bottom w:val="none" w:sz="0" w:space="0" w:color="auto"/>
                    <w:right w:val="none" w:sz="0" w:space="0" w:color="auto"/>
                  </w:divBdr>
                </w:div>
                <w:div w:id="1564560819">
                  <w:marLeft w:val="640"/>
                  <w:marRight w:val="0"/>
                  <w:marTop w:val="0"/>
                  <w:marBottom w:val="0"/>
                  <w:divBdr>
                    <w:top w:val="none" w:sz="0" w:space="0" w:color="auto"/>
                    <w:left w:val="none" w:sz="0" w:space="0" w:color="auto"/>
                    <w:bottom w:val="none" w:sz="0" w:space="0" w:color="auto"/>
                    <w:right w:val="none" w:sz="0" w:space="0" w:color="auto"/>
                  </w:divBdr>
                </w:div>
                <w:div w:id="1568875860">
                  <w:marLeft w:val="640"/>
                  <w:marRight w:val="0"/>
                  <w:marTop w:val="0"/>
                  <w:marBottom w:val="0"/>
                  <w:divBdr>
                    <w:top w:val="none" w:sz="0" w:space="0" w:color="auto"/>
                    <w:left w:val="none" w:sz="0" w:space="0" w:color="auto"/>
                    <w:bottom w:val="none" w:sz="0" w:space="0" w:color="auto"/>
                    <w:right w:val="none" w:sz="0" w:space="0" w:color="auto"/>
                  </w:divBdr>
                </w:div>
                <w:div w:id="1640384030">
                  <w:marLeft w:val="640"/>
                  <w:marRight w:val="0"/>
                  <w:marTop w:val="0"/>
                  <w:marBottom w:val="0"/>
                  <w:divBdr>
                    <w:top w:val="none" w:sz="0" w:space="0" w:color="auto"/>
                    <w:left w:val="none" w:sz="0" w:space="0" w:color="auto"/>
                    <w:bottom w:val="none" w:sz="0" w:space="0" w:color="auto"/>
                    <w:right w:val="none" w:sz="0" w:space="0" w:color="auto"/>
                  </w:divBdr>
                </w:div>
                <w:div w:id="1802991237">
                  <w:marLeft w:val="640"/>
                  <w:marRight w:val="0"/>
                  <w:marTop w:val="0"/>
                  <w:marBottom w:val="0"/>
                  <w:divBdr>
                    <w:top w:val="none" w:sz="0" w:space="0" w:color="auto"/>
                    <w:left w:val="none" w:sz="0" w:space="0" w:color="auto"/>
                    <w:bottom w:val="none" w:sz="0" w:space="0" w:color="auto"/>
                    <w:right w:val="none" w:sz="0" w:space="0" w:color="auto"/>
                  </w:divBdr>
                </w:div>
                <w:div w:id="1858612016">
                  <w:marLeft w:val="640"/>
                  <w:marRight w:val="0"/>
                  <w:marTop w:val="0"/>
                  <w:marBottom w:val="0"/>
                  <w:divBdr>
                    <w:top w:val="none" w:sz="0" w:space="0" w:color="auto"/>
                    <w:left w:val="none" w:sz="0" w:space="0" w:color="auto"/>
                    <w:bottom w:val="none" w:sz="0" w:space="0" w:color="auto"/>
                    <w:right w:val="none" w:sz="0" w:space="0" w:color="auto"/>
                  </w:divBdr>
                </w:div>
                <w:div w:id="1927498235">
                  <w:marLeft w:val="640"/>
                  <w:marRight w:val="0"/>
                  <w:marTop w:val="0"/>
                  <w:marBottom w:val="0"/>
                  <w:divBdr>
                    <w:top w:val="none" w:sz="0" w:space="0" w:color="auto"/>
                    <w:left w:val="none" w:sz="0" w:space="0" w:color="auto"/>
                    <w:bottom w:val="none" w:sz="0" w:space="0" w:color="auto"/>
                    <w:right w:val="none" w:sz="0" w:space="0" w:color="auto"/>
                  </w:divBdr>
                </w:div>
                <w:div w:id="1950694818">
                  <w:marLeft w:val="640"/>
                  <w:marRight w:val="0"/>
                  <w:marTop w:val="0"/>
                  <w:marBottom w:val="0"/>
                  <w:divBdr>
                    <w:top w:val="none" w:sz="0" w:space="0" w:color="auto"/>
                    <w:left w:val="none" w:sz="0" w:space="0" w:color="auto"/>
                    <w:bottom w:val="none" w:sz="0" w:space="0" w:color="auto"/>
                    <w:right w:val="none" w:sz="0" w:space="0" w:color="auto"/>
                  </w:divBdr>
                </w:div>
                <w:div w:id="2009168964">
                  <w:marLeft w:val="640"/>
                  <w:marRight w:val="0"/>
                  <w:marTop w:val="0"/>
                  <w:marBottom w:val="0"/>
                  <w:divBdr>
                    <w:top w:val="none" w:sz="0" w:space="0" w:color="auto"/>
                    <w:left w:val="none" w:sz="0" w:space="0" w:color="auto"/>
                    <w:bottom w:val="none" w:sz="0" w:space="0" w:color="auto"/>
                    <w:right w:val="none" w:sz="0" w:space="0" w:color="auto"/>
                  </w:divBdr>
                </w:div>
                <w:div w:id="2018339490">
                  <w:marLeft w:val="640"/>
                  <w:marRight w:val="0"/>
                  <w:marTop w:val="0"/>
                  <w:marBottom w:val="0"/>
                  <w:divBdr>
                    <w:top w:val="none" w:sz="0" w:space="0" w:color="auto"/>
                    <w:left w:val="none" w:sz="0" w:space="0" w:color="auto"/>
                    <w:bottom w:val="none" w:sz="0" w:space="0" w:color="auto"/>
                    <w:right w:val="none" w:sz="0" w:space="0" w:color="auto"/>
                  </w:divBdr>
                </w:div>
                <w:div w:id="2018724208">
                  <w:marLeft w:val="640"/>
                  <w:marRight w:val="0"/>
                  <w:marTop w:val="0"/>
                  <w:marBottom w:val="0"/>
                  <w:divBdr>
                    <w:top w:val="none" w:sz="0" w:space="0" w:color="auto"/>
                    <w:left w:val="none" w:sz="0" w:space="0" w:color="auto"/>
                    <w:bottom w:val="none" w:sz="0" w:space="0" w:color="auto"/>
                    <w:right w:val="none" w:sz="0" w:space="0" w:color="auto"/>
                  </w:divBdr>
                </w:div>
                <w:div w:id="2029207997">
                  <w:marLeft w:val="640"/>
                  <w:marRight w:val="0"/>
                  <w:marTop w:val="0"/>
                  <w:marBottom w:val="0"/>
                  <w:divBdr>
                    <w:top w:val="none" w:sz="0" w:space="0" w:color="auto"/>
                    <w:left w:val="none" w:sz="0" w:space="0" w:color="auto"/>
                    <w:bottom w:val="none" w:sz="0" w:space="0" w:color="auto"/>
                    <w:right w:val="none" w:sz="0" w:space="0" w:color="auto"/>
                  </w:divBdr>
                </w:div>
                <w:div w:id="2050454079">
                  <w:marLeft w:val="640"/>
                  <w:marRight w:val="0"/>
                  <w:marTop w:val="0"/>
                  <w:marBottom w:val="0"/>
                  <w:divBdr>
                    <w:top w:val="none" w:sz="0" w:space="0" w:color="auto"/>
                    <w:left w:val="none" w:sz="0" w:space="0" w:color="auto"/>
                    <w:bottom w:val="none" w:sz="0" w:space="0" w:color="auto"/>
                    <w:right w:val="none" w:sz="0" w:space="0" w:color="auto"/>
                  </w:divBdr>
                </w:div>
              </w:divsChild>
            </w:div>
            <w:div w:id="1054155887">
              <w:marLeft w:val="0"/>
              <w:marRight w:val="0"/>
              <w:marTop w:val="0"/>
              <w:marBottom w:val="0"/>
              <w:divBdr>
                <w:top w:val="none" w:sz="0" w:space="0" w:color="auto"/>
                <w:left w:val="none" w:sz="0" w:space="0" w:color="auto"/>
                <w:bottom w:val="none" w:sz="0" w:space="0" w:color="auto"/>
                <w:right w:val="none" w:sz="0" w:space="0" w:color="auto"/>
              </w:divBdr>
              <w:divsChild>
                <w:div w:id="47842459">
                  <w:marLeft w:val="640"/>
                  <w:marRight w:val="0"/>
                  <w:marTop w:val="0"/>
                  <w:marBottom w:val="0"/>
                  <w:divBdr>
                    <w:top w:val="none" w:sz="0" w:space="0" w:color="auto"/>
                    <w:left w:val="none" w:sz="0" w:space="0" w:color="auto"/>
                    <w:bottom w:val="none" w:sz="0" w:space="0" w:color="auto"/>
                    <w:right w:val="none" w:sz="0" w:space="0" w:color="auto"/>
                  </w:divBdr>
                </w:div>
                <w:div w:id="66537676">
                  <w:marLeft w:val="640"/>
                  <w:marRight w:val="0"/>
                  <w:marTop w:val="0"/>
                  <w:marBottom w:val="0"/>
                  <w:divBdr>
                    <w:top w:val="none" w:sz="0" w:space="0" w:color="auto"/>
                    <w:left w:val="none" w:sz="0" w:space="0" w:color="auto"/>
                    <w:bottom w:val="none" w:sz="0" w:space="0" w:color="auto"/>
                    <w:right w:val="none" w:sz="0" w:space="0" w:color="auto"/>
                  </w:divBdr>
                </w:div>
                <w:div w:id="76825791">
                  <w:marLeft w:val="640"/>
                  <w:marRight w:val="0"/>
                  <w:marTop w:val="0"/>
                  <w:marBottom w:val="0"/>
                  <w:divBdr>
                    <w:top w:val="none" w:sz="0" w:space="0" w:color="auto"/>
                    <w:left w:val="none" w:sz="0" w:space="0" w:color="auto"/>
                    <w:bottom w:val="none" w:sz="0" w:space="0" w:color="auto"/>
                    <w:right w:val="none" w:sz="0" w:space="0" w:color="auto"/>
                  </w:divBdr>
                </w:div>
                <w:div w:id="119230554">
                  <w:marLeft w:val="640"/>
                  <w:marRight w:val="0"/>
                  <w:marTop w:val="0"/>
                  <w:marBottom w:val="0"/>
                  <w:divBdr>
                    <w:top w:val="none" w:sz="0" w:space="0" w:color="auto"/>
                    <w:left w:val="none" w:sz="0" w:space="0" w:color="auto"/>
                    <w:bottom w:val="none" w:sz="0" w:space="0" w:color="auto"/>
                    <w:right w:val="none" w:sz="0" w:space="0" w:color="auto"/>
                  </w:divBdr>
                </w:div>
                <w:div w:id="157501887">
                  <w:marLeft w:val="640"/>
                  <w:marRight w:val="0"/>
                  <w:marTop w:val="0"/>
                  <w:marBottom w:val="0"/>
                  <w:divBdr>
                    <w:top w:val="none" w:sz="0" w:space="0" w:color="auto"/>
                    <w:left w:val="none" w:sz="0" w:space="0" w:color="auto"/>
                    <w:bottom w:val="none" w:sz="0" w:space="0" w:color="auto"/>
                    <w:right w:val="none" w:sz="0" w:space="0" w:color="auto"/>
                  </w:divBdr>
                </w:div>
                <w:div w:id="238558477">
                  <w:marLeft w:val="640"/>
                  <w:marRight w:val="0"/>
                  <w:marTop w:val="0"/>
                  <w:marBottom w:val="0"/>
                  <w:divBdr>
                    <w:top w:val="none" w:sz="0" w:space="0" w:color="auto"/>
                    <w:left w:val="none" w:sz="0" w:space="0" w:color="auto"/>
                    <w:bottom w:val="none" w:sz="0" w:space="0" w:color="auto"/>
                    <w:right w:val="none" w:sz="0" w:space="0" w:color="auto"/>
                  </w:divBdr>
                </w:div>
                <w:div w:id="419760842">
                  <w:marLeft w:val="640"/>
                  <w:marRight w:val="0"/>
                  <w:marTop w:val="0"/>
                  <w:marBottom w:val="0"/>
                  <w:divBdr>
                    <w:top w:val="none" w:sz="0" w:space="0" w:color="auto"/>
                    <w:left w:val="none" w:sz="0" w:space="0" w:color="auto"/>
                    <w:bottom w:val="none" w:sz="0" w:space="0" w:color="auto"/>
                    <w:right w:val="none" w:sz="0" w:space="0" w:color="auto"/>
                  </w:divBdr>
                </w:div>
                <w:div w:id="481850746">
                  <w:marLeft w:val="640"/>
                  <w:marRight w:val="0"/>
                  <w:marTop w:val="0"/>
                  <w:marBottom w:val="0"/>
                  <w:divBdr>
                    <w:top w:val="none" w:sz="0" w:space="0" w:color="auto"/>
                    <w:left w:val="none" w:sz="0" w:space="0" w:color="auto"/>
                    <w:bottom w:val="none" w:sz="0" w:space="0" w:color="auto"/>
                    <w:right w:val="none" w:sz="0" w:space="0" w:color="auto"/>
                  </w:divBdr>
                </w:div>
                <w:div w:id="566917157">
                  <w:marLeft w:val="640"/>
                  <w:marRight w:val="0"/>
                  <w:marTop w:val="0"/>
                  <w:marBottom w:val="0"/>
                  <w:divBdr>
                    <w:top w:val="none" w:sz="0" w:space="0" w:color="auto"/>
                    <w:left w:val="none" w:sz="0" w:space="0" w:color="auto"/>
                    <w:bottom w:val="none" w:sz="0" w:space="0" w:color="auto"/>
                    <w:right w:val="none" w:sz="0" w:space="0" w:color="auto"/>
                  </w:divBdr>
                </w:div>
                <w:div w:id="679888006">
                  <w:marLeft w:val="640"/>
                  <w:marRight w:val="0"/>
                  <w:marTop w:val="0"/>
                  <w:marBottom w:val="0"/>
                  <w:divBdr>
                    <w:top w:val="none" w:sz="0" w:space="0" w:color="auto"/>
                    <w:left w:val="none" w:sz="0" w:space="0" w:color="auto"/>
                    <w:bottom w:val="none" w:sz="0" w:space="0" w:color="auto"/>
                    <w:right w:val="none" w:sz="0" w:space="0" w:color="auto"/>
                  </w:divBdr>
                </w:div>
                <w:div w:id="706444005">
                  <w:marLeft w:val="640"/>
                  <w:marRight w:val="0"/>
                  <w:marTop w:val="0"/>
                  <w:marBottom w:val="0"/>
                  <w:divBdr>
                    <w:top w:val="none" w:sz="0" w:space="0" w:color="auto"/>
                    <w:left w:val="none" w:sz="0" w:space="0" w:color="auto"/>
                    <w:bottom w:val="none" w:sz="0" w:space="0" w:color="auto"/>
                    <w:right w:val="none" w:sz="0" w:space="0" w:color="auto"/>
                  </w:divBdr>
                </w:div>
                <w:div w:id="797920978">
                  <w:marLeft w:val="640"/>
                  <w:marRight w:val="0"/>
                  <w:marTop w:val="0"/>
                  <w:marBottom w:val="0"/>
                  <w:divBdr>
                    <w:top w:val="none" w:sz="0" w:space="0" w:color="auto"/>
                    <w:left w:val="none" w:sz="0" w:space="0" w:color="auto"/>
                    <w:bottom w:val="none" w:sz="0" w:space="0" w:color="auto"/>
                    <w:right w:val="none" w:sz="0" w:space="0" w:color="auto"/>
                  </w:divBdr>
                </w:div>
                <w:div w:id="1022129109">
                  <w:marLeft w:val="640"/>
                  <w:marRight w:val="0"/>
                  <w:marTop w:val="0"/>
                  <w:marBottom w:val="0"/>
                  <w:divBdr>
                    <w:top w:val="none" w:sz="0" w:space="0" w:color="auto"/>
                    <w:left w:val="none" w:sz="0" w:space="0" w:color="auto"/>
                    <w:bottom w:val="none" w:sz="0" w:space="0" w:color="auto"/>
                    <w:right w:val="none" w:sz="0" w:space="0" w:color="auto"/>
                  </w:divBdr>
                </w:div>
                <w:div w:id="1196194548">
                  <w:marLeft w:val="640"/>
                  <w:marRight w:val="0"/>
                  <w:marTop w:val="0"/>
                  <w:marBottom w:val="0"/>
                  <w:divBdr>
                    <w:top w:val="none" w:sz="0" w:space="0" w:color="auto"/>
                    <w:left w:val="none" w:sz="0" w:space="0" w:color="auto"/>
                    <w:bottom w:val="none" w:sz="0" w:space="0" w:color="auto"/>
                    <w:right w:val="none" w:sz="0" w:space="0" w:color="auto"/>
                  </w:divBdr>
                </w:div>
                <w:div w:id="1337074998">
                  <w:marLeft w:val="640"/>
                  <w:marRight w:val="0"/>
                  <w:marTop w:val="0"/>
                  <w:marBottom w:val="0"/>
                  <w:divBdr>
                    <w:top w:val="none" w:sz="0" w:space="0" w:color="auto"/>
                    <w:left w:val="none" w:sz="0" w:space="0" w:color="auto"/>
                    <w:bottom w:val="none" w:sz="0" w:space="0" w:color="auto"/>
                    <w:right w:val="none" w:sz="0" w:space="0" w:color="auto"/>
                  </w:divBdr>
                </w:div>
                <w:div w:id="1348557817">
                  <w:marLeft w:val="640"/>
                  <w:marRight w:val="0"/>
                  <w:marTop w:val="0"/>
                  <w:marBottom w:val="0"/>
                  <w:divBdr>
                    <w:top w:val="none" w:sz="0" w:space="0" w:color="auto"/>
                    <w:left w:val="none" w:sz="0" w:space="0" w:color="auto"/>
                    <w:bottom w:val="none" w:sz="0" w:space="0" w:color="auto"/>
                    <w:right w:val="none" w:sz="0" w:space="0" w:color="auto"/>
                  </w:divBdr>
                </w:div>
                <w:div w:id="1357341370">
                  <w:marLeft w:val="640"/>
                  <w:marRight w:val="0"/>
                  <w:marTop w:val="0"/>
                  <w:marBottom w:val="0"/>
                  <w:divBdr>
                    <w:top w:val="none" w:sz="0" w:space="0" w:color="auto"/>
                    <w:left w:val="none" w:sz="0" w:space="0" w:color="auto"/>
                    <w:bottom w:val="none" w:sz="0" w:space="0" w:color="auto"/>
                    <w:right w:val="none" w:sz="0" w:space="0" w:color="auto"/>
                  </w:divBdr>
                </w:div>
                <w:div w:id="1386493254">
                  <w:marLeft w:val="640"/>
                  <w:marRight w:val="0"/>
                  <w:marTop w:val="0"/>
                  <w:marBottom w:val="0"/>
                  <w:divBdr>
                    <w:top w:val="none" w:sz="0" w:space="0" w:color="auto"/>
                    <w:left w:val="none" w:sz="0" w:space="0" w:color="auto"/>
                    <w:bottom w:val="none" w:sz="0" w:space="0" w:color="auto"/>
                    <w:right w:val="none" w:sz="0" w:space="0" w:color="auto"/>
                  </w:divBdr>
                </w:div>
                <w:div w:id="1392732449">
                  <w:marLeft w:val="640"/>
                  <w:marRight w:val="0"/>
                  <w:marTop w:val="0"/>
                  <w:marBottom w:val="0"/>
                  <w:divBdr>
                    <w:top w:val="none" w:sz="0" w:space="0" w:color="auto"/>
                    <w:left w:val="none" w:sz="0" w:space="0" w:color="auto"/>
                    <w:bottom w:val="none" w:sz="0" w:space="0" w:color="auto"/>
                    <w:right w:val="none" w:sz="0" w:space="0" w:color="auto"/>
                  </w:divBdr>
                </w:div>
                <w:div w:id="1412577107">
                  <w:marLeft w:val="640"/>
                  <w:marRight w:val="0"/>
                  <w:marTop w:val="0"/>
                  <w:marBottom w:val="0"/>
                  <w:divBdr>
                    <w:top w:val="none" w:sz="0" w:space="0" w:color="auto"/>
                    <w:left w:val="none" w:sz="0" w:space="0" w:color="auto"/>
                    <w:bottom w:val="none" w:sz="0" w:space="0" w:color="auto"/>
                    <w:right w:val="none" w:sz="0" w:space="0" w:color="auto"/>
                  </w:divBdr>
                </w:div>
                <w:div w:id="1464150172">
                  <w:marLeft w:val="640"/>
                  <w:marRight w:val="0"/>
                  <w:marTop w:val="0"/>
                  <w:marBottom w:val="0"/>
                  <w:divBdr>
                    <w:top w:val="none" w:sz="0" w:space="0" w:color="auto"/>
                    <w:left w:val="none" w:sz="0" w:space="0" w:color="auto"/>
                    <w:bottom w:val="none" w:sz="0" w:space="0" w:color="auto"/>
                    <w:right w:val="none" w:sz="0" w:space="0" w:color="auto"/>
                  </w:divBdr>
                </w:div>
                <w:div w:id="1539199321">
                  <w:marLeft w:val="640"/>
                  <w:marRight w:val="0"/>
                  <w:marTop w:val="0"/>
                  <w:marBottom w:val="0"/>
                  <w:divBdr>
                    <w:top w:val="none" w:sz="0" w:space="0" w:color="auto"/>
                    <w:left w:val="none" w:sz="0" w:space="0" w:color="auto"/>
                    <w:bottom w:val="none" w:sz="0" w:space="0" w:color="auto"/>
                    <w:right w:val="none" w:sz="0" w:space="0" w:color="auto"/>
                  </w:divBdr>
                </w:div>
                <w:div w:id="1569420803">
                  <w:marLeft w:val="640"/>
                  <w:marRight w:val="0"/>
                  <w:marTop w:val="0"/>
                  <w:marBottom w:val="0"/>
                  <w:divBdr>
                    <w:top w:val="none" w:sz="0" w:space="0" w:color="auto"/>
                    <w:left w:val="none" w:sz="0" w:space="0" w:color="auto"/>
                    <w:bottom w:val="none" w:sz="0" w:space="0" w:color="auto"/>
                    <w:right w:val="none" w:sz="0" w:space="0" w:color="auto"/>
                  </w:divBdr>
                </w:div>
                <w:div w:id="1572422224">
                  <w:marLeft w:val="640"/>
                  <w:marRight w:val="0"/>
                  <w:marTop w:val="0"/>
                  <w:marBottom w:val="0"/>
                  <w:divBdr>
                    <w:top w:val="none" w:sz="0" w:space="0" w:color="auto"/>
                    <w:left w:val="none" w:sz="0" w:space="0" w:color="auto"/>
                    <w:bottom w:val="none" w:sz="0" w:space="0" w:color="auto"/>
                    <w:right w:val="none" w:sz="0" w:space="0" w:color="auto"/>
                  </w:divBdr>
                </w:div>
                <w:div w:id="1589731417">
                  <w:marLeft w:val="640"/>
                  <w:marRight w:val="0"/>
                  <w:marTop w:val="0"/>
                  <w:marBottom w:val="0"/>
                  <w:divBdr>
                    <w:top w:val="none" w:sz="0" w:space="0" w:color="auto"/>
                    <w:left w:val="none" w:sz="0" w:space="0" w:color="auto"/>
                    <w:bottom w:val="none" w:sz="0" w:space="0" w:color="auto"/>
                    <w:right w:val="none" w:sz="0" w:space="0" w:color="auto"/>
                  </w:divBdr>
                </w:div>
                <w:div w:id="1846044800">
                  <w:marLeft w:val="640"/>
                  <w:marRight w:val="0"/>
                  <w:marTop w:val="0"/>
                  <w:marBottom w:val="0"/>
                  <w:divBdr>
                    <w:top w:val="none" w:sz="0" w:space="0" w:color="auto"/>
                    <w:left w:val="none" w:sz="0" w:space="0" w:color="auto"/>
                    <w:bottom w:val="none" w:sz="0" w:space="0" w:color="auto"/>
                    <w:right w:val="none" w:sz="0" w:space="0" w:color="auto"/>
                  </w:divBdr>
                </w:div>
                <w:div w:id="2073112619">
                  <w:marLeft w:val="640"/>
                  <w:marRight w:val="0"/>
                  <w:marTop w:val="0"/>
                  <w:marBottom w:val="0"/>
                  <w:divBdr>
                    <w:top w:val="none" w:sz="0" w:space="0" w:color="auto"/>
                    <w:left w:val="none" w:sz="0" w:space="0" w:color="auto"/>
                    <w:bottom w:val="none" w:sz="0" w:space="0" w:color="auto"/>
                    <w:right w:val="none" w:sz="0" w:space="0" w:color="auto"/>
                  </w:divBdr>
                </w:div>
                <w:div w:id="2084835839">
                  <w:marLeft w:val="640"/>
                  <w:marRight w:val="0"/>
                  <w:marTop w:val="0"/>
                  <w:marBottom w:val="0"/>
                  <w:divBdr>
                    <w:top w:val="none" w:sz="0" w:space="0" w:color="auto"/>
                    <w:left w:val="none" w:sz="0" w:space="0" w:color="auto"/>
                    <w:bottom w:val="none" w:sz="0" w:space="0" w:color="auto"/>
                    <w:right w:val="none" w:sz="0" w:space="0" w:color="auto"/>
                  </w:divBdr>
                </w:div>
                <w:div w:id="2117014740">
                  <w:marLeft w:val="640"/>
                  <w:marRight w:val="0"/>
                  <w:marTop w:val="0"/>
                  <w:marBottom w:val="0"/>
                  <w:divBdr>
                    <w:top w:val="none" w:sz="0" w:space="0" w:color="auto"/>
                    <w:left w:val="none" w:sz="0" w:space="0" w:color="auto"/>
                    <w:bottom w:val="none" w:sz="0" w:space="0" w:color="auto"/>
                    <w:right w:val="none" w:sz="0" w:space="0" w:color="auto"/>
                  </w:divBdr>
                </w:div>
                <w:div w:id="2141722761">
                  <w:marLeft w:val="640"/>
                  <w:marRight w:val="0"/>
                  <w:marTop w:val="0"/>
                  <w:marBottom w:val="0"/>
                  <w:divBdr>
                    <w:top w:val="none" w:sz="0" w:space="0" w:color="auto"/>
                    <w:left w:val="none" w:sz="0" w:space="0" w:color="auto"/>
                    <w:bottom w:val="none" w:sz="0" w:space="0" w:color="auto"/>
                    <w:right w:val="none" w:sz="0" w:space="0" w:color="auto"/>
                  </w:divBdr>
                </w:div>
              </w:divsChild>
            </w:div>
            <w:div w:id="1183009329">
              <w:marLeft w:val="0"/>
              <w:marRight w:val="0"/>
              <w:marTop w:val="0"/>
              <w:marBottom w:val="0"/>
              <w:divBdr>
                <w:top w:val="none" w:sz="0" w:space="0" w:color="auto"/>
                <w:left w:val="none" w:sz="0" w:space="0" w:color="auto"/>
                <w:bottom w:val="none" w:sz="0" w:space="0" w:color="auto"/>
                <w:right w:val="none" w:sz="0" w:space="0" w:color="auto"/>
              </w:divBdr>
              <w:divsChild>
                <w:div w:id="193857745">
                  <w:marLeft w:val="640"/>
                  <w:marRight w:val="0"/>
                  <w:marTop w:val="0"/>
                  <w:marBottom w:val="0"/>
                  <w:divBdr>
                    <w:top w:val="none" w:sz="0" w:space="0" w:color="auto"/>
                    <w:left w:val="none" w:sz="0" w:space="0" w:color="auto"/>
                    <w:bottom w:val="none" w:sz="0" w:space="0" w:color="auto"/>
                    <w:right w:val="none" w:sz="0" w:space="0" w:color="auto"/>
                  </w:divBdr>
                </w:div>
                <w:div w:id="272438526">
                  <w:marLeft w:val="640"/>
                  <w:marRight w:val="0"/>
                  <w:marTop w:val="0"/>
                  <w:marBottom w:val="0"/>
                  <w:divBdr>
                    <w:top w:val="none" w:sz="0" w:space="0" w:color="auto"/>
                    <w:left w:val="none" w:sz="0" w:space="0" w:color="auto"/>
                    <w:bottom w:val="none" w:sz="0" w:space="0" w:color="auto"/>
                    <w:right w:val="none" w:sz="0" w:space="0" w:color="auto"/>
                  </w:divBdr>
                </w:div>
                <w:div w:id="299963471">
                  <w:marLeft w:val="640"/>
                  <w:marRight w:val="0"/>
                  <w:marTop w:val="0"/>
                  <w:marBottom w:val="0"/>
                  <w:divBdr>
                    <w:top w:val="none" w:sz="0" w:space="0" w:color="auto"/>
                    <w:left w:val="none" w:sz="0" w:space="0" w:color="auto"/>
                    <w:bottom w:val="none" w:sz="0" w:space="0" w:color="auto"/>
                    <w:right w:val="none" w:sz="0" w:space="0" w:color="auto"/>
                  </w:divBdr>
                </w:div>
                <w:div w:id="341052452">
                  <w:marLeft w:val="640"/>
                  <w:marRight w:val="0"/>
                  <w:marTop w:val="0"/>
                  <w:marBottom w:val="0"/>
                  <w:divBdr>
                    <w:top w:val="none" w:sz="0" w:space="0" w:color="auto"/>
                    <w:left w:val="none" w:sz="0" w:space="0" w:color="auto"/>
                    <w:bottom w:val="none" w:sz="0" w:space="0" w:color="auto"/>
                    <w:right w:val="none" w:sz="0" w:space="0" w:color="auto"/>
                  </w:divBdr>
                </w:div>
                <w:div w:id="373583450">
                  <w:marLeft w:val="640"/>
                  <w:marRight w:val="0"/>
                  <w:marTop w:val="0"/>
                  <w:marBottom w:val="0"/>
                  <w:divBdr>
                    <w:top w:val="none" w:sz="0" w:space="0" w:color="auto"/>
                    <w:left w:val="none" w:sz="0" w:space="0" w:color="auto"/>
                    <w:bottom w:val="none" w:sz="0" w:space="0" w:color="auto"/>
                    <w:right w:val="none" w:sz="0" w:space="0" w:color="auto"/>
                  </w:divBdr>
                </w:div>
                <w:div w:id="418448855">
                  <w:marLeft w:val="640"/>
                  <w:marRight w:val="0"/>
                  <w:marTop w:val="0"/>
                  <w:marBottom w:val="0"/>
                  <w:divBdr>
                    <w:top w:val="none" w:sz="0" w:space="0" w:color="auto"/>
                    <w:left w:val="none" w:sz="0" w:space="0" w:color="auto"/>
                    <w:bottom w:val="none" w:sz="0" w:space="0" w:color="auto"/>
                    <w:right w:val="none" w:sz="0" w:space="0" w:color="auto"/>
                  </w:divBdr>
                </w:div>
                <w:div w:id="429158782">
                  <w:marLeft w:val="640"/>
                  <w:marRight w:val="0"/>
                  <w:marTop w:val="0"/>
                  <w:marBottom w:val="0"/>
                  <w:divBdr>
                    <w:top w:val="none" w:sz="0" w:space="0" w:color="auto"/>
                    <w:left w:val="none" w:sz="0" w:space="0" w:color="auto"/>
                    <w:bottom w:val="none" w:sz="0" w:space="0" w:color="auto"/>
                    <w:right w:val="none" w:sz="0" w:space="0" w:color="auto"/>
                  </w:divBdr>
                </w:div>
                <w:div w:id="492795366">
                  <w:marLeft w:val="640"/>
                  <w:marRight w:val="0"/>
                  <w:marTop w:val="0"/>
                  <w:marBottom w:val="0"/>
                  <w:divBdr>
                    <w:top w:val="none" w:sz="0" w:space="0" w:color="auto"/>
                    <w:left w:val="none" w:sz="0" w:space="0" w:color="auto"/>
                    <w:bottom w:val="none" w:sz="0" w:space="0" w:color="auto"/>
                    <w:right w:val="none" w:sz="0" w:space="0" w:color="auto"/>
                  </w:divBdr>
                </w:div>
                <w:div w:id="531919665">
                  <w:marLeft w:val="640"/>
                  <w:marRight w:val="0"/>
                  <w:marTop w:val="0"/>
                  <w:marBottom w:val="0"/>
                  <w:divBdr>
                    <w:top w:val="none" w:sz="0" w:space="0" w:color="auto"/>
                    <w:left w:val="none" w:sz="0" w:space="0" w:color="auto"/>
                    <w:bottom w:val="none" w:sz="0" w:space="0" w:color="auto"/>
                    <w:right w:val="none" w:sz="0" w:space="0" w:color="auto"/>
                  </w:divBdr>
                </w:div>
                <w:div w:id="622660797">
                  <w:marLeft w:val="640"/>
                  <w:marRight w:val="0"/>
                  <w:marTop w:val="0"/>
                  <w:marBottom w:val="0"/>
                  <w:divBdr>
                    <w:top w:val="none" w:sz="0" w:space="0" w:color="auto"/>
                    <w:left w:val="none" w:sz="0" w:space="0" w:color="auto"/>
                    <w:bottom w:val="none" w:sz="0" w:space="0" w:color="auto"/>
                    <w:right w:val="none" w:sz="0" w:space="0" w:color="auto"/>
                  </w:divBdr>
                </w:div>
                <w:div w:id="675959132">
                  <w:marLeft w:val="640"/>
                  <w:marRight w:val="0"/>
                  <w:marTop w:val="0"/>
                  <w:marBottom w:val="0"/>
                  <w:divBdr>
                    <w:top w:val="none" w:sz="0" w:space="0" w:color="auto"/>
                    <w:left w:val="none" w:sz="0" w:space="0" w:color="auto"/>
                    <w:bottom w:val="none" w:sz="0" w:space="0" w:color="auto"/>
                    <w:right w:val="none" w:sz="0" w:space="0" w:color="auto"/>
                  </w:divBdr>
                </w:div>
                <w:div w:id="788821809">
                  <w:marLeft w:val="640"/>
                  <w:marRight w:val="0"/>
                  <w:marTop w:val="0"/>
                  <w:marBottom w:val="0"/>
                  <w:divBdr>
                    <w:top w:val="none" w:sz="0" w:space="0" w:color="auto"/>
                    <w:left w:val="none" w:sz="0" w:space="0" w:color="auto"/>
                    <w:bottom w:val="none" w:sz="0" w:space="0" w:color="auto"/>
                    <w:right w:val="none" w:sz="0" w:space="0" w:color="auto"/>
                  </w:divBdr>
                </w:div>
                <w:div w:id="790630624">
                  <w:marLeft w:val="640"/>
                  <w:marRight w:val="0"/>
                  <w:marTop w:val="0"/>
                  <w:marBottom w:val="0"/>
                  <w:divBdr>
                    <w:top w:val="none" w:sz="0" w:space="0" w:color="auto"/>
                    <w:left w:val="none" w:sz="0" w:space="0" w:color="auto"/>
                    <w:bottom w:val="none" w:sz="0" w:space="0" w:color="auto"/>
                    <w:right w:val="none" w:sz="0" w:space="0" w:color="auto"/>
                  </w:divBdr>
                </w:div>
                <w:div w:id="795952710">
                  <w:marLeft w:val="640"/>
                  <w:marRight w:val="0"/>
                  <w:marTop w:val="0"/>
                  <w:marBottom w:val="0"/>
                  <w:divBdr>
                    <w:top w:val="none" w:sz="0" w:space="0" w:color="auto"/>
                    <w:left w:val="none" w:sz="0" w:space="0" w:color="auto"/>
                    <w:bottom w:val="none" w:sz="0" w:space="0" w:color="auto"/>
                    <w:right w:val="none" w:sz="0" w:space="0" w:color="auto"/>
                  </w:divBdr>
                </w:div>
                <w:div w:id="852915819">
                  <w:marLeft w:val="640"/>
                  <w:marRight w:val="0"/>
                  <w:marTop w:val="0"/>
                  <w:marBottom w:val="0"/>
                  <w:divBdr>
                    <w:top w:val="none" w:sz="0" w:space="0" w:color="auto"/>
                    <w:left w:val="none" w:sz="0" w:space="0" w:color="auto"/>
                    <w:bottom w:val="none" w:sz="0" w:space="0" w:color="auto"/>
                    <w:right w:val="none" w:sz="0" w:space="0" w:color="auto"/>
                  </w:divBdr>
                </w:div>
                <w:div w:id="867528400">
                  <w:marLeft w:val="640"/>
                  <w:marRight w:val="0"/>
                  <w:marTop w:val="0"/>
                  <w:marBottom w:val="0"/>
                  <w:divBdr>
                    <w:top w:val="none" w:sz="0" w:space="0" w:color="auto"/>
                    <w:left w:val="none" w:sz="0" w:space="0" w:color="auto"/>
                    <w:bottom w:val="none" w:sz="0" w:space="0" w:color="auto"/>
                    <w:right w:val="none" w:sz="0" w:space="0" w:color="auto"/>
                  </w:divBdr>
                </w:div>
                <w:div w:id="1032608102">
                  <w:marLeft w:val="640"/>
                  <w:marRight w:val="0"/>
                  <w:marTop w:val="0"/>
                  <w:marBottom w:val="0"/>
                  <w:divBdr>
                    <w:top w:val="none" w:sz="0" w:space="0" w:color="auto"/>
                    <w:left w:val="none" w:sz="0" w:space="0" w:color="auto"/>
                    <w:bottom w:val="none" w:sz="0" w:space="0" w:color="auto"/>
                    <w:right w:val="none" w:sz="0" w:space="0" w:color="auto"/>
                  </w:divBdr>
                </w:div>
                <w:div w:id="1064064661">
                  <w:marLeft w:val="640"/>
                  <w:marRight w:val="0"/>
                  <w:marTop w:val="0"/>
                  <w:marBottom w:val="0"/>
                  <w:divBdr>
                    <w:top w:val="none" w:sz="0" w:space="0" w:color="auto"/>
                    <w:left w:val="none" w:sz="0" w:space="0" w:color="auto"/>
                    <w:bottom w:val="none" w:sz="0" w:space="0" w:color="auto"/>
                    <w:right w:val="none" w:sz="0" w:space="0" w:color="auto"/>
                  </w:divBdr>
                </w:div>
                <w:div w:id="1093933002">
                  <w:marLeft w:val="640"/>
                  <w:marRight w:val="0"/>
                  <w:marTop w:val="0"/>
                  <w:marBottom w:val="0"/>
                  <w:divBdr>
                    <w:top w:val="none" w:sz="0" w:space="0" w:color="auto"/>
                    <w:left w:val="none" w:sz="0" w:space="0" w:color="auto"/>
                    <w:bottom w:val="none" w:sz="0" w:space="0" w:color="auto"/>
                    <w:right w:val="none" w:sz="0" w:space="0" w:color="auto"/>
                  </w:divBdr>
                </w:div>
                <w:div w:id="1151217585">
                  <w:marLeft w:val="640"/>
                  <w:marRight w:val="0"/>
                  <w:marTop w:val="0"/>
                  <w:marBottom w:val="0"/>
                  <w:divBdr>
                    <w:top w:val="none" w:sz="0" w:space="0" w:color="auto"/>
                    <w:left w:val="none" w:sz="0" w:space="0" w:color="auto"/>
                    <w:bottom w:val="none" w:sz="0" w:space="0" w:color="auto"/>
                    <w:right w:val="none" w:sz="0" w:space="0" w:color="auto"/>
                  </w:divBdr>
                </w:div>
                <w:div w:id="1195077231">
                  <w:marLeft w:val="640"/>
                  <w:marRight w:val="0"/>
                  <w:marTop w:val="0"/>
                  <w:marBottom w:val="0"/>
                  <w:divBdr>
                    <w:top w:val="none" w:sz="0" w:space="0" w:color="auto"/>
                    <w:left w:val="none" w:sz="0" w:space="0" w:color="auto"/>
                    <w:bottom w:val="none" w:sz="0" w:space="0" w:color="auto"/>
                    <w:right w:val="none" w:sz="0" w:space="0" w:color="auto"/>
                  </w:divBdr>
                </w:div>
                <w:div w:id="1214081626">
                  <w:marLeft w:val="640"/>
                  <w:marRight w:val="0"/>
                  <w:marTop w:val="0"/>
                  <w:marBottom w:val="0"/>
                  <w:divBdr>
                    <w:top w:val="none" w:sz="0" w:space="0" w:color="auto"/>
                    <w:left w:val="none" w:sz="0" w:space="0" w:color="auto"/>
                    <w:bottom w:val="none" w:sz="0" w:space="0" w:color="auto"/>
                    <w:right w:val="none" w:sz="0" w:space="0" w:color="auto"/>
                  </w:divBdr>
                </w:div>
                <w:div w:id="1224945759">
                  <w:marLeft w:val="640"/>
                  <w:marRight w:val="0"/>
                  <w:marTop w:val="0"/>
                  <w:marBottom w:val="0"/>
                  <w:divBdr>
                    <w:top w:val="none" w:sz="0" w:space="0" w:color="auto"/>
                    <w:left w:val="none" w:sz="0" w:space="0" w:color="auto"/>
                    <w:bottom w:val="none" w:sz="0" w:space="0" w:color="auto"/>
                    <w:right w:val="none" w:sz="0" w:space="0" w:color="auto"/>
                  </w:divBdr>
                </w:div>
                <w:div w:id="1238052576">
                  <w:marLeft w:val="640"/>
                  <w:marRight w:val="0"/>
                  <w:marTop w:val="0"/>
                  <w:marBottom w:val="0"/>
                  <w:divBdr>
                    <w:top w:val="none" w:sz="0" w:space="0" w:color="auto"/>
                    <w:left w:val="none" w:sz="0" w:space="0" w:color="auto"/>
                    <w:bottom w:val="none" w:sz="0" w:space="0" w:color="auto"/>
                    <w:right w:val="none" w:sz="0" w:space="0" w:color="auto"/>
                  </w:divBdr>
                </w:div>
                <w:div w:id="1354113063">
                  <w:marLeft w:val="640"/>
                  <w:marRight w:val="0"/>
                  <w:marTop w:val="0"/>
                  <w:marBottom w:val="0"/>
                  <w:divBdr>
                    <w:top w:val="none" w:sz="0" w:space="0" w:color="auto"/>
                    <w:left w:val="none" w:sz="0" w:space="0" w:color="auto"/>
                    <w:bottom w:val="none" w:sz="0" w:space="0" w:color="auto"/>
                    <w:right w:val="none" w:sz="0" w:space="0" w:color="auto"/>
                  </w:divBdr>
                </w:div>
                <w:div w:id="1412895022">
                  <w:marLeft w:val="640"/>
                  <w:marRight w:val="0"/>
                  <w:marTop w:val="0"/>
                  <w:marBottom w:val="0"/>
                  <w:divBdr>
                    <w:top w:val="none" w:sz="0" w:space="0" w:color="auto"/>
                    <w:left w:val="none" w:sz="0" w:space="0" w:color="auto"/>
                    <w:bottom w:val="none" w:sz="0" w:space="0" w:color="auto"/>
                    <w:right w:val="none" w:sz="0" w:space="0" w:color="auto"/>
                  </w:divBdr>
                </w:div>
                <w:div w:id="1468816786">
                  <w:marLeft w:val="640"/>
                  <w:marRight w:val="0"/>
                  <w:marTop w:val="0"/>
                  <w:marBottom w:val="0"/>
                  <w:divBdr>
                    <w:top w:val="none" w:sz="0" w:space="0" w:color="auto"/>
                    <w:left w:val="none" w:sz="0" w:space="0" w:color="auto"/>
                    <w:bottom w:val="none" w:sz="0" w:space="0" w:color="auto"/>
                    <w:right w:val="none" w:sz="0" w:space="0" w:color="auto"/>
                  </w:divBdr>
                </w:div>
                <w:div w:id="1561598990">
                  <w:marLeft w:val="640"/>
                  <w:marRight w:val="0"/>
                  <w:marTop w:val="0"/>
                  <w:marBottom w:val="0"/>
                  <w:divBdr>
                    <w:top w:val="none" w:sz="0" w:space="0" w:color="auto"/>
                    <w:left w:val="none" w:sz="0" w:space="0" w:color="auto"/>
                    <w:bottom w:val="none" w:sz="0" w:space="0" w:color="auto"/>
                    <w:right w:val="none" w:sz="0" w:space="0" w:color="auto"/>
                  </w:divBdr>
                </w:div>
                <w:div w:id="1778715904">
                  <w:marLeft w:val="640"/>
                  <w:marRight w:val="0"/>
                  <w:marTop w:val="0"/>
                  <w:marBottom w:val="0"/>
                  <w:divBdr>
                    <w:top w:val="none" w:sz="0" w:space="0" w:color="auto"/>
                    <w:left w:val="none" w:sz="0" w:space="0" w:color="auto"/>
                    <w:bottom w:val="none" w:sz="0" w:space="0" w:color="auto"/>
                    <w:right w:val="none" w:sz="0" w:space="0" w:color="auto"/>
                  </w:divBdr>
                </w:div>
              </w:divsChild>
            </w:div>
            <w:div w:id="1852521352">
              <w:marLeft w:val="0"/>
              <w:marRight w:val="0"/>
              <w:marTop w:val="0"/>
              <w:marBottom w:val="0"/>
              <w:divBdr>
                <w:top w:val="none" w:sz="0" w:space="0" w:color="auto"/>
                <w:left w:val="none" w:sz="0" w:space="0" w:color="auto"/>
                <w:bottom w:val="none" w:sz="0" w:space="0" w:color="auto"/>
                <w:right w:val="none" w:sz="0" w:space="0" w:color="auto"/>
              </w:divBdr>
              <w:divsChild>
                <w:div w:id="51852127">
                  <w:marLeft w:val="640"/>
                  <w:marRight w:val="0"/>
                  <w:marTop w:val="0"/>
                  <w:marBottom w:val="0"/>
                  <w:divBdr>
                    <w:top w:val="none" w:sz="0" w:space="0" w:color="auto"/>
                    <w:left w:val="none" w:sz="0" w:space="0" w:color="auto"/>
                    <w:bottom w:val="none" w:sz="0" w:space="0" w:color="auto"/>
                    <w:right w:val="none" w:sz="0" w:space="0" w:color="auto"/>
                  </w:divBdr>
                </w:div>
                <w:div w:id="176620835">
                  <w:marLeft w:val="640"/>
                  <w:marRight w:val="0"/>
                  <w:marTop w:val="0"/>
                  <w:marBottom w:val="0"/>
                  <w:divBdr>
                    <w:top w:val="none" w:sz="0" w:space="0" w:color="auto"/>
                    <w:left w:val="none" w:sz="0" w:space="0" w:color="auto"/>
                    <w:bottom w:val="none" w:sz="0" w:space="0" w:color="auto"/>
                    <w:right w:val="none" w:sz="0" w:space="0" w:color="auto"/>
                  </w:divBdr>
                </w:div>
                <w:div w:id="447549829">
                  <w:marLeft w:val="640"/>
                  <w:marRight w:val="0"/>
                  <w:marTop w:val="0"/>
                  <w:marBottom w:val="0"/>
                  <w:divBdr>
                    <w:top w:val="none" w:sz="0" w:space="0" w:color="auto"/>
                    <w:left w:val="none" w:sz="0" w:space="0" w:color="auto"/>
                    <w:bottom w:val="none" w:sz="0" w:space="0" w:color="auto"/>
                    <w:right w:val="none" w:sz="0" w:space="0" w:color="auto"/>
                  </w:divBdr>
                </w:div>
                <w:div w:id="497381652">
                  <w:marLeft w:val="640"/>
                  <w:marRight w:val="0"/>
                  <w:marTop w:val="0"/>
                  <w:marBottom w:val="0"/>
                  <w:divBdr>
                    <w:top w:val="none" w:sz="0" w:space="0" w:color="auto"/>
                    <w:left w:val="none" w:sz="0" w:space="0" w:color="auto"/>
                    <w:bottom w:val="none" w:sz="0" w:space="0" w:color="auto"/>
                    <w:right w:val="none" w:sz="0" w:space="0" w:color="auto"/>
                  </w:divBdr>
                </w:div>
                <w:div w:id="665479351">
                  <w:marLeft w:val="640"/>
                  <w:marRight w:val="0"/>
                  <w:marTop w:val="0"/>
                  <w:marBottom w:val="0"/>
                  <w:divBdr>
                    <w:top w:val="none" w:sz="0" w:space="0" w:color="auto"/>
                    <w:left w:val="none" w:sz="0" w:space="0" w:color="auto"/>
                    <w:bottom w:val="none" w:sz="0" w:space="0" w:color="auto"/>
                    <w:right w:val="none" w:sz="0" w:space="0" w:color="auto"/>
                  </w:divBdr>
                </w:div>
                <w:div w:id="667909135">
                  <w:marLeft w:val="640"/>
                  <w:marRight w:val="0"/>
                  <w:marTop w:val="0"/>
                  <w:marBottom w:val="0"/>
                  <w:divBdr>
                    <w:top w:val="none" w:sz="0" w:space="0" w:color="auto"/>
                    <w:left w:val="none" w:sz="0" w:space="0" w:color="auto"/>
                    <w:bottom w:val="none" w:sz="0" w:space="0" w:color="auto"/>
                    <w:right w:val="none" w:sz="0" w:space="0" w:color="auto"/>
                  </w:divBdr>
                </w:div>
                <w:div w:id="696151837">
                  <w:marLeft w:val="640"/>
                  <w:marRight w:val="0"/>
                  <w:marTop w:val="0"/>
                  <w:marBottom w:val="0"/>
                  <w:divBdr>
                    <w:top w:val="none" w:sz="0" w:space="0" w:color="auto"/>
                    <w:left w:val="none" w:sz="0" w:space="0" w:color="auto"/>
                    <w:bottom w:val="none" w:sz="0" w:space="0" w:color="auto"/>
                    <w:right w:val="none" w:sz="0" w:space="0" w:color="auto"/>
                  </w:divBdr>
                </w:div>
                <w:div w:id="723874963">
                  <w:marLeft w:val="640"/>
                  <w:marRight w:val="0"/>
                  <w:marTop w:val="0"/>
                  <w:marBottom w:val="0"/>
                  <w:divBdr>
                    <w:top w:val="none" w:sz="0" w:space="0" w:color="auto"/>
                    <w:left w:val="none" w:sz="0" w:space="0" w:color="auto"/>
                    <w:bottom w:val="none" w:sz="0" w:space="0" w:color="auto"/>
                    <w:right w:val="none" w:sz="0" w:space="0" w:color="auto"/>
                  </w:divBdr>
                </w:div>
                <w:div w:id="772240244">
                  <w:marLeft w:val="640"/>
                  <w:marRight w:val="0"/>
                  <w:marTop w:val="0"/>
                  <w:marBottom w:val="0"/>
                  <w:divBdr>
                    <w:top w:val="none" w:sz="0" w:space="0" w:color="auto"/>
                    <w:left w:val="none" w:sz="0" w:space="0" w:color="auto"/>
                    <w:bottom w:val="none" w:sz="0" w:space="0" w:color="auto"/>
                    <w:right w:val="none" w:sz="0" w:space="0" w:color="auto"/>
                  </w:divBdr>
                </w:div>
                <w:div w:id="776605096">
                  <w:marLeft w:val="640"/>
                  <w:marRight w:val="0"/>
                  <w:marTop w:val="0"/>
                  <w:marBottom w:val="0"/>
                  <w:divBdr>
                    <w:top w:val="none" w:sz="0" w:space="0" w:color="auto"/>
                    <w:left w:val="none" w:sz="0" w:space="0" w:color="auto"/>
                    <w:bottom w:val="none" w:sz="0" w:space="0" w:color="auto"/>
                    <w:right w:val="none" w:sz="0" w:space="0" w:color="auto"/>
                  </w:divBdr>
                </w:div>
                <w:div w:id="857700557">
                  <w:marLeft w:val="640"/>
                  <w:marRight w:val="0"/>
                  <w:marTop w:val="0"/>
                  <w:marBottom w:val="0"/>
                  <w:divBdr>
                    <w:top w:val="none" w:sz="0" w:space="0" w:color="auto"/>
                    <w:left w:val="none" w:sz="0" w:space="0" w:color="auto"/>
                    <w:bottom w:val="none" w:sz="0" w:space="0" w:color="auto"/>
                    <w:right w:val="none" w:sz="0" w:space="0" w:color="auto"/>
                  </w:divBdr>
                </w:div>
                <w:div w:id="884029916">
                  <w:marLeft w:val="640"/>
                  <w:marRight w:val="0"/>
                  <w:marTop w:val="0"/>
                  <w:marBottom w:val="0"/>
                  <w:divBdr>
                    <w:top w:val="none" w:sz="0" w:space="0" w:color="auto"/>
                    <w:left w:val="none" w:sz="0" w:space="0" w:color="auto"/>
                    <w:bottom w:val="none" w:sz="0" w:space="0" w:color="auto"/>
                    <w:right w:val="none" w:sz="0" w:space="0" w:color="auto"/>
                  </w:divBdr>
                </w:div>
                <w:div w:id="916326907">
                  <w:marLeft w:val="640"/>
                  <w:marRight w:val="0"/>
                  <w:marTop w:val="0"/>
                  <w:marBottom w:val="0"/>
                  <w:divBdr>
                    <w:top w:val="none" w:sz="0" w:space="0" w:color="auto"/>
                    <w:left w:val="none" w:sz="0" w:space="0" w:color="auto"/>
                    <w:bottom w:val="none" w:sz="0" w:space="0" w:color="auto"/>
                    <w:right w:val="none" w:sz="0" w:space="0" w:color="auto"/>
                  </w:divBdr>
                </w:div>
                <w:div w:id="935790641">
                  <w:marLeft w:val="640"/>
                  <w:marRight w:val="0"/>
                  <w:marTop w:val="0"/>
                  <w:marBottom w:val="0"/>
                  <w:divBdr>
                    <w:top w:val="none" w:sz="0" w:space="0" w:color="auto"/>
                    <w:left w:val="none" w:sz="0" w:space="0" w:color="auto"/>
                    <w:bottom w:val="none" w:sz="0" w:space="0" w:color="auto"/>
                    <w:right w:val="none" w:sz="0" w:space="0" w:color="auto"/>
                  </w:divBdr>
                </w:div>
                <w:div w:id="985209856">
                  <w:marLeft w:val="640"/>
                  <w:marRight w:val="0"/>
                  <w:marTop w:val="0"/>
                  <w:marBottom w:val="0"/>
                  <w:divBdr>
                    <w:top w:val="none" w:sz="0" w:space="0" w:color="auto"/>
                    <w:left w:val="none" w:sz="0" w:space="0" w:color="auto"/>
                    <w:bottom w:val="none" w:sz="0" w:space="0" w:color="auto"/>
                    <w:right w:val="none" w:sz="0" w:space="0" w:color="auto"/>
                  </w:divBdr>
                </w:div>
                <w:div w:id="1037119970">
                  <w:marLeft w:val="640"/>
                  <w:marRight w:val="0"/>
                  <w:marTop w:val="0"/>
                  <w:marBottom w:val="0"/>
                  <w:divBdr>
                    <w:top w:val="none" w:sz="0" w:space="0" w:color="auto"/>
                    <w:left w:val="none" w:sz="0" w:space="0" w:color="auto"/>
                    <w:bottom w:val="none" w:sz="0" w:space="0" w:color="auto"/>
                    <w:right w:val="none" w:sz="0" w:space="0" w:color="auto"/>
                  </w:divBdr>
                </w:div>
                <w:div w:id="1108237003">
                  <w:marLeft w:val="640"/>
                  <w:marRight w:val="0"/>
                  <w:marTop w:val="0"/>
                  <w:marBottom w:val="0"/>
                  <w:divBdr>
                    <w:top w:val="none" w:sz="0" w:space="0" w:color="auto"/>
                    <w:left w:val="none" w:sz="0" w:space="0" w:color="auto"/>
                    <w:bottom w:val="none" w:sz="0" w:space="0" w:color="auto"/>
                    <w:right w:val="none" w:sz="0" w:space="0" w:color="auto"/>
                  </w:divBdr>
                </w:div>
                <w:div w:id="1160853989">
                  <w:marLeft w:val="640"/>
                  <w:marRight w:val="0"/>
                  <w:marTop w:val="0"/>
                  <w:marBottom w:val="0"/>
                  <w:divBdr>
                    <w:top w:val="none" w:sz="0" w:space="0" w:color="auto"/>
                    <w:left w:val="none" w:sz="0" w:space="0" w:color="auto"/>
                    <w:bottom w:val="none" w:sz="0" w:space="0" w:color="auto"/>
                    <w:right w:val="none" w:sz="0" w:space="0" w:color="auto"/>
                  </w:divBdr>
                </w:div>
                <w:div w:id="1301232066">
                  <w:marLeft w:val="640"/>
                  <w:marRight w:val="0"/>
                  <w:marTop w:val="0"/>
                  <w:marBottom w:val="0"/>
                  <w:divBdr>
                    <w:top w:val="none" w:sz="0" w:space="0" w:color="auto"/>
                    <w:left w:val="none" w:sz="0" w:space="0" w:color="auto"/>
                    <w:bottom w:val="none" w:sz="0" w:space="0" w:color="auto"/>
                    <w:right w:val="none" w:sz="0" w:space="0" w:color="auto"/>
                  </w:divBdr>
                </w:div>
                <w:div w:id="1332949634">
                  <w:marLeft w:val="640"/>
                  <w:marRight w:val="0"/>
                  <w:marTop w:val="0"/>
                  <w:marBottom w:val="0"/>
                  <w:divBdr>
                    <w:top w:val="none" w:sz="0" w:space="0" w:color="auto"/>
                    <w:left w:val="none" w:sz="0" w:space="0" w:color="auto"/>
                    <w:bottom w:val="none" w:sz="0" w:space="0" w:color="auto"/>
                    <w:right w:val="none" w:sz="0" w:space="0" w:color="auto"/>
                  </w:divBdr>
                </w:div>
                <w:div w:id="1503541400">
                  <w:marLeft w:val="640"/>
                  <w:marRight w:val="0"/>
                  <w:marTop w:val="0"/>
                  <w:marBottom w:val="0"/>
                  <w:divBdr>
                    <w:top w:val="none" w:sz="0" w:space="0" w:color="auto"/>
                    <w:left w:val="none" w:sz="0" w:space="0" w:color="auto"/>
                    <w:bottom w:val="none" w:sz="0" w:space="0" w:color="auto"/>
                    <w:right w:val="none" w:sz="0" w:space="0" w:color="auto"/>
                  </w:divBdr>
                </w:div>
                <w:div w:id="1509296173">
                  <w:marLeft w:val="640"/>
                  <w:marRight w:val="0"/>
                  <w:marTop w:val="0"/>
                  <w:marBottom w:val="0"/>
                  <w:divBdr>
                    <w:top w:val="none" w:sz="0" w:space="0" w:color="auto"/>
                    <w:left w:val="none" w:sz="0" w:space="0" w:color="auto"/>
                    <w:bottom w:val="none" w:sz="0" w:space="0" w:color="auto"/>
                    <w:right w:val="none" w:sz="0" w:space="0" w:color="auto"/>
                  </w:divBdr>
                </w:div>
                <w:div w:id="1549799541">
                  <w:marLeft w:val="640"/>
                  <w:marRight w:val="0"/>
                  <w:marTop w:val="0"/>
                  <w:marBottom w:val="0"/>
                  <w:divBdr>
                    <w:top w:val="none" w:sz="0" w:space="0" w:color="auto"/>
                    <w:left w:val="none" w:sz="0" w:space="0" w:color="auto"/>
                    <w:bottom w:val="none" w:sz="0" w:space="0" w:color="auto"/>
                    <w:right w:val="none" w:sz="0" w:space="0" w:color="auto"/>
                  </w:divBdr>
                </w:div>
                <w:div w:id="1562515878">
                  <w:marLeft w:val="640"/>
                  <w:marRight w:val="0"/>
                  <w:marTop w:val="0"/>
                  <w:marBottom w:val="0"/>
                  <w:divBdr>
                    <w:top w:val="none" w:sz="0" w:space="0" w:color="auto"/>
                    <w:left w:val="none" w:sz="0" w:space="0" w:color="auto"/>
                    <w:bottom w:val="none" w:sz="0" w:space="0" w:color="auto"/>
                    <w:right w:val="none" w:sz="0" w:space="0" w:color="auto"/>
                  </w:divBdr>
                </w:div>
                <w:div w:id="1596866386">
                  <w:marLeft w:val="640"/>
                  <w:marRight w:val="0"/>
                  <w:marTop w:val="0"/>
                  <w:marBottom w:val="0"/>
                  <w:divBdr>
                    <w:top w:val="none" w:sz="0" w:space="0" w:color="auto"/>
                    <w:left w:val="none" w:sz="0" w:space="0" w:color="auto"/>
                    <w:bottom w:val="none" w:sz="0" w:space="0" w:color="auto"/>
                    <w:right w:val="none" w:sz="0" w:space="0" w:color="auto"/>
                  </w:divBdr>
                </w:div>
                <w:div w:id="1602493721">
                  <w:marLeft w:val="640"/>
                  <w:marRight w:val="0"/>
                  <w:marTop w:val="0"/>
                  <w:marBottom w:val="0"/>
                  <w:divBdr>
                    <w:top w:val="none" w:sz="0" w:space="0" w:color="auto"/>
                    <w:left w:val="none" w:sz="0" w:space="0" w:color="auto"/>
                    <w:bottom w:val="none" w:sz="0" w:space="0" w:color="auto"/>
                    <w:right w:val="none" w:sz="0" w:space="0" w:color="auto"/>
                  </w:divBdr>
                </w:div>
                <w:div w:id="1802189752">
                  <w:marLeft w:val="640"/>
                  <w:marRight w:val="0"/>
                  <w:marTop w:val="0"/>
                  <w:marBottom w:val="0"/>
                  <w:divBdr>
                    <w:top w:val="none" w:sz="0" w:space="0" w:color="auto"/>
                    <w:left w:val="none" w:sz="0" w:space="0" w:color="auto"/>
                    <w:bottom w:val="none" w:sz="0" w:space="0" w:color="auto"/>
                    <w:right w:val="none" w:sz="0" w:space="0" w:color="auto"/>
                  </w:divBdr>
                </w:div>
                <w:div w:id="1809936319">
                  <w:marLeft w:val="640"/>
                  <w:marRight w:val="0"/>
                  <w:marTop w:val="0"/>
                  <w:marBottom w:val="0"/>
                  <w:divBdr>
                    <w:top w:val="none" w:sz="0" w:space="0" w:color="auto"/>
                    <w:left w:val="none" w:sz="0" w:space="0" w:color="auto"/>
                    <w:bottom w:val="none" w:sz="0" w:space="0" w:color="auto"/>
                    <w:right w:val="none" w:sz="0" w:space="0" w:color="auto"/>
                  </w:divBdr>
                </w:div>
                <w:div w:id="2085684105">
                  <w:marLeft w:val="640"/>
                  <w:marRight w:val="0"/>
                  <w:marTop w:val="0"/>
                  <w:marBottom w:val="0"/>
                  <w:divBdr>
                    <w:top w:val="none" w:sz="0" w:space="0" w:color="auto"/>
                    <w:left w:val="none" w:sz="0" w:space="0" w:color="auto"/>
                    <w:bottom w:val="none" w:sz="0" w:space="0" w:color="auto"/>
                    <w:right w:val="none" w:sz="0" w:space="0" w:color="auto"/>
                  </w:divBdr>
                  <w:divsChild>
                    <w:div w:id="165094912">
                      <w:marLeft w:val="0"/>
                      <w:marRight w:val="0"/>
                      <w:marTop w:val="0"/>
                      <w:marBottom w:val="0"/>
                      <w:divBdr>
                        <w:top w:val="none" w:sz="0" w:space="0" w:color="auto"/>
                        <w:left w:val="none" w:sz="0" w:space="0" w:color="auto"/>
                        <w:bottom w:val="none" w:sz="0" w:space="0" w:color="auto"/>
                        <w:right w:val="none" w:sz="0" w:space="0" w:color="auto"/>
                      </w:divBdr>
                      <w:divsChild>
                        <w:div w:id="3019460">
                          <w:marLeft w:val="640"/>
                          <w:marRight w:val="0"/>
                          <w:marTop w:val="0"/>
                          <w:marBottom w:val="0"/>
                          <w:divBdr>
                            <w:top w:val="none" w:sz="0" w:space="0" w:color="auto"/>
                            <w:left w:val="none" w:sz="0" w:space="0" w:color="auto"/>
                            <w:bottom w:val="none" w:sz="0" w:space="0" w:color="auto"/>
                            <w:right w:val="none" w:sz="0" w:space="0" w:color="auto"/>
                          </w:divBdr>
                        </w:div>
                        <w:div w:id="42482388">
                          <w:marLeft w:val="640"/>
                          <w:marRight w:val="0"/>
                          <w:marTop w:val="0"/>
                          <w:marBottom w:val="0"/>
                          <w:divBdr>
                            <w:top w:val="none" w:sz="0" w:space="0" w:color="auto"/>
                            <w:left w:val="none" w:sz="0" w:space="0" w:color="auto"/>
                            <w:bottom w:val="none" w:sz="0" w:space="0" w:color="auto"/>
                            <w:right w:val="none" w:sz="0" w:space="0" w:color="auto"/>
                          </w:divBdr>
                        </w:div>
                        <w:div w:id="57755015">
                          <w:marLeft w:val="640"/>
                          <w:marRight w:val="0"/>
                          <w:marTop w:val="0"/>
                          <w:marBottom w:val="0"/>
                          <w:divBdr>
                            <w:top w:val="none" w:sz="0" w:space="0" w:color="auto"/>
                            <w:left w:val="none" w:sz="0" w:space="0" w:color="auto"/>
                            <w:bottom w:val="none" w:sz="0" w:space="0" w:color="auto"/>
                            <w:right w:val="none" w:sz="0" w:space="0" w:color="auto"/>
                          </w:divBdr>
                        </w:div>
                        <w:div w:id="124584485">
                          <w:marLeft w:val="640"/>
                          <w:marRight w:val="0"/>
                          <w:marTop w:val="0"/>
                          <w:marBottom w:val="0"/>
                          <w:divBdr>
                            <w:top w:val="none" w:sz="0" w:space="0" w:color="auto"/>
                            <w:left w:val="none" w:sz="0" w:space="0" w:color="auto"/>
                            <w:bottom w:val="none" w:sz="0" w:space="0" w:color="auto"/>
                            <w:right w:val="none" w:sz="0" w:space="0" w:color="auto"/>
                          </w:divBdr>
                        </w:div>
                        <w:div w:id="140389946">
                          <w:marLeft w:val="640"/>
                          <w:marRight w:val="0"/>
                          <w:marTop w:val="0"/>
                          <w:marBottom w:val="0"/>
                          <w:divBdr>
                            <w:top w:val="none" w:sz="0" w:space="0" w:color="auto"/>
                            <w:left w:val="none" w:sz="0" w:space="0" w:color="auto"/>
                            <w:bottom w:val="none" w:sz="0" w:space="0" w:color="auto"/>
                            <w:right w:val="none" w:sz="0" w:space="0" w:color="auto"/>
                          </w:divBdr>
                        </w:div>
                        <w:div w:id="164176376">
                          <w:marLeft w:val="640"/>
                          <w:marRight w:val="0"/>
                          <w:marTop w:val="0"/>
                          <w:marBottom w:val="0"/>
                          <w:divBdr>
                            <w:top w:val="none" w:sz="0" w:space="0" w:color="auto"/>
                            <w:left w:val="none" w:sz="0" w:space="0" w:color="auto"/>
                            <w:bottom w:val="none" w:sz="0" w:space="0" w:color="auto"/>
                            <w:right w:val="none" w:sz="0" w:space="0" w:color="auto"/>
                          </w:divBdr>
                        </w:div>
                        <w:div w:id="177433579">
                          <w:marLeft w:val="640"/>
                          <w:marRight w:val="0"/>
                          <w:marTop w:val="0"/>
                          <w:marBottom w:val="0"/>
                          <w:divBdr>
                            <w:top w:val="none" w:sz="0" w:space="0" w:color="auto"/>
                            <w:left w:val="none" w:sz="0" w:space="0" w:color="auto"/>
                            <w:bottom w:val="none" w:sz="0" w:space="0" w:color="auto"/>
                            <w:right w:val="none" w:sz="0" w:space="0" w:color="auto"/>
                          </w:divBdr>
                        </w:div>
                        <w:div w:id="510799662">
                          <w:marLeft w:val="640"/>
                          <w:marRight w:val="0"/>
                          <w:marTop w:val="0"/>
                          <w:marBottom w:val="0"/>
                          <w:divBdr>
                            <w:top w:val="none" w:sz="0" w:space="0" w:color="auto"/>
                            <w:left w:val="none" w:sz="0" w:space="0" w:color="auto"/>
                            <w:bottom w:val="none" w:sz="0" w:space="0" w:color="auto"/>
                            <w:right w:val="none" w:sz="0" w:space="0" w:color="auto"/>
                          </w:divBdr>
                        </w:div>
                        <w:div w:id="518010014">
                          <w:marLeft w:val="640"/>
                          <w:marRight w:val="0"/>
                          <w:marTop w:val="0"/>
                          <w:marBottom w:val="0"/>
                          <w:divBdr>
                            <w:top w:val="none" w:sz="0" w:space="0" w:color="auto"/>
                            <w:left w:val="none" w:sz="0" w:space="0" w:color="auto"/>
                            <w:bottom w:val="none" w:sz="0" w:space="0" w:color="auto"/>
                            <w:right w:val="none" w:sz="0" w:space="0" w:color="auto"/>
                          </w:divBdr>
                        </w:div>
                        <w:div w:id="549151206">
                          <w:marLeft w:val="640"/>
                          <w:marRight w:val="0"/>
                          <w:marTop w:val="0"/>
                          <w:marBottom w:val="0"/>
                          <w:divBdr>
                            <w:top w:val="none" w:sz="0" w:space="0" w:color="auto"/>
                            <w:left w:val="none" w:sz="0" w:space="0" w:color="auto"/>
                            <w:bottom w:val="none" w:sz="0" w:space="0" w:color="auto"/>
                            <w:right w:val="none" w:sz="0" w:space="0" w:color="auto"/>
                          </w:divBdr>
                        </w:div>
                        <w:div w:id="553469618">
                          <w:marLeft w:val="640"/>
                          <w:marRight w:val="0"/>
                          <w:marTop w:val="0"/>
                          <w:marBottom w:val="0"/>
                          <w:divBdr>
                            <w:top w:val="none" w:sz="0" w:space="0" w:color="auto"/>
                            <w:left w:val="none" w:sz="0" w:space="0" w:color="auto"/>
                            <w:bottom w:val="none" w:sz="0" w:space="0" w:color="auto"/>
                            <w:right w:val="none" w:sz="0" w:space="0" w:color="auto"/>
                          </w:divBdr>
                        </w:div>
                        <w:div w:id="561060946">
                          <w:marLeft w:val="640"/>
                          <w:marRight w:val="0"/>
                          <w:marTop w:val="0"/>
                          <w:marBottom w:val="0"/>
                          <w:divBdr>
                            <w:top w:val="none" w:sz="0" w:space="0" w:color="auto"/>
                            <w:left w:val="none" w:sz="0" w:space="0" w:color="auto"/>
                            <w:bottom w:val="none" w:sz="0" w:space="0" w:color="auto"/>
                            <w:right w:val="none" w:sz="0" w:space="0" w:color="auto"/>
                          </w:divBdr>
                        </w:div>
                        <w:div w:id="666203353">
                          <w:marLeft w:val="640"/>
                          <w:marRight w:val="0"/>
                          <w:marTop w:val="0"/>
                          <w:marBottom w:val="0"/>
                          <w:divBdr>
                            <w:top w:val="none" w:sz="0" w:space="0" w:color="auto"/>
                            <w:left w:val="none" w:sz="0" w:space="0" w:color="auto"/>
                            <w:bottom w:val="none" w:sz="0" w:space="0" w:color="auto"/>
                            <w:right w:val="none" w:sz="0" w:space="0" w:color="auto"/>
                          </w:divBdr>
                        </w:div>
                        <w:div w:id="688799748">
                          <w:marLeft w:val="640"/>
                          <w:marRight w:val="0"/>
                          <w:marTop w:val="0"/>
                          <w:marBottom w:val="0"/>
                          <w:divBdr>
                            <w:top w:val="none" w:sz="0" w:space="0" w:color="auto"/>
                            <w:left w:val="none" w:sz="0" w:space="0" w:color="auto"/>
                            <w:bottom w:val="none" w:sz="0" w:space="0" w:color="auto"/>
                            <w:right w:val="none" w:sz="0" w:space="0" w:color="auto"/>
                          </w:divBdr>
                        </w:div>
                        <w:div w:id="957839477">
                          <w:marLeft w:val="640"/>
                          <w:marRight w:val="0"/>
                          <w:marTop w:val="0"/>
                          <w:marBottom w:val="0"/>
                          <w:divBdr>
                            <w:top w:val="none" w:sz="0" w:space="0" w:color="auto"/>
                            <w:left w:val="none" w:sz="0" w:space="0" w:color="auto"/>
                            <w:bottom w:val="none" w:sz="0" w:space="0" w:color="auto"/>
                            <w:right w:val="none" w:sz="0" w:space="0" w:color="auto"/>
                          </w:divBdr>
                        </w:div>
                        <w:div w:id="962808579">
                          <w:marLeft w:val="640"/>
                          <w:marRight w:val="0"/>
                          <w:marTop w:val="0"/>
                          <w:marBottom w:val="0"/>
                          <w:divBdr>
                            <w:top w:val="none" w:sz="0" w:space="0" w:color="auto"/>
                            <w:left w:val="none" w:sz="0" w:space="0" w:color="auto"/>
                            <w:bottom w:val="none" w:sz="0" w:space="0" w:color="auto"/>
                            <w:right w:val="none" w:sz="0" w:space="0" w:color="auto"/>
                          </w:divBdr>
                        </w:div>
                        <w:div w:id="987594738">
                          <w:marLeft w:val="640"/>
                          <w:marRight w:val="0"/>
                          <w:marTop w:val="0"/>
                          <w:marBottom w:val="0"/>
                          <w:divBdr>
                            <w:top w:val="none" w:sz="0" w:space="0" w:color="auto"/>
                            <w:left w:val="none" w:sz="0" w:space="0" w:color="auto"/>
                            <w:bottom w:val="none" w:sz="0" w:space="0" w:color="auto"/>
                            <w:right w:val="none" w:sz="0" w:space="0" w:color="auto"/>
                          </w:divBdr>
                        </w:div>
                        <w:div w:id="1120565804">
                          <w:marLeft w:val="640"/>
                          <w:marRight w:val="0"/>
                          <w:marTop w:val="0"/>
                          <w:marBottom w:val="0"/>
                          <w:divBdr>
                            <w:top w:val="none" w:sz="0" w:space="0" w:color="auto"/>
                            <w:left w:val="none" w:sz="0" w:space="0" w:color="auto"/>
                            <w:bottom w:val="none" w:sz="0" w:space="0" w:color="auto"/>
                            <w:right w:val="none" w:sz="0" w:space="0" w:color="auto"/>
                          </w:divBdr>
                        </w:div>
                        <w:div w:id="1273320214">
                          <w:marLeft w:val="640"/>
                          <w:marRight w:val="0"/>
                          <w:marTop w:val="0"/>
                          <w:marBottom w:val="0"/>
                          <w:divBdr>
                            <w:top w:val="none" w:sz="0" w:space="0" w:color="auto"/>
                            <w:left w:val="none" w:sz="0" w:space="0" w:color="auto"/>
                            <w:bottom w:val="none" w:sz="0" w:space="0" w:color="auto"/>
                            <w:right w:val="none" w:sz="0" w:space="0" w:color="auto"/>
                          </w:divBdr>
                        </w:div>
                        <w:div w:id="1378552212">
                          <w:marLeft w:val="640"/>
                          <w:marRight w:val="0"/>
                          <w:marTop w:val="0"/>
                          <w:marBottom w:val="0"/>
                          <w:divBdr>
                            <w:top w:val="none" w:sz="0" w:space="0" w:color="auto"/>
                            <w:left w:val="none" w:sz="0" w:space="0" w:color="auto"/>
                            <w:bottom w:val="none" w:sz="0" w:space="0" w:color="auto"/>
                            <w:right w:val="none" w:sz="0" w:space="0" w:color="auto"/>
                          </w:divBdr>
                        </w:div>
                        <w:div w:id="1406420094">
                          <w:marLeft w:val="640"/>
                          <w:marRight w:val="0"/>
                          <w:marTop w:val="0"/>
                          <w:marBottom w:val="0"/>
                          <w:divBdr>
                            <w:top w:val="none" w:sz="0" w:space="0" w:color="auto"/>
                            <w:left w:val="none" w:sz="0" w:space="0" w:color="auto"/>
                            <w:bottom w:val="none" w:sz="0" w:space="0" w:color="auto"/>
                            <w:right w:val="none" w:sz="0" w:space="0" w:color="auto"/>
                          </w:divBdr>
                        </w:div>
                        <w:div w:id="1411542885">
                          <w:marLeft w:val="640"/>
                          <w:marRight w:val="0"/>
                          <w:marTop w:val="0"/>
                          <w:marBottom w:val="0"/>
                          <w:divBdr>
                            <w:top w:val="none" w:sz="0" w:space="0" w:color="auto"/>
                            <w:left w:val="none" w:sz="0" w:space="0" w:color="auto"/>
                            <w:bottom w:val="none" w:sz="0" w:space="0" w:color="auto"/>
                            <w:right w:val="none" w:sz="0" w:space="0" w:color="auto"/>
                          </w:divBdr>
                        </w:div>
                        <w:div w:id="1445154510">
                          <w:marLeft w:val="640"/>
                          <w:marRight w:val="0"/>
                          <w:marTop w:val="0"/>
                          <w:marBottom w:val="0"/>
                          <w:divBdr>
                            <w:top w:val="none" w:sz="0" w:space="0" w:color="auto"/>
                            <w:left w:val="none" w:sz="0" w:space="0" w:color="auto"/>
                            <w:bottom w:val="none" w:sz="0" w:space="0" w:color="auto"/>
                            <w:right w:val="none" w:sz="0" w:space="0" w:color="auto"/>
                          </w:divBdr>
                        </w:div>
                        <w:div w:id="1457409898">
                          <w:marLeft w:val="640"/>
                          <w:marRight w:val="0"/>
                          <w:marTop w:val="0"/>
                          <w:marBottom w:val="0"/>
                          <w:divBdr>
                            <w:top w:val="none" w:sz="0" w:space="0" w:color="auto"/>
                            <w:left w:val="none" w:sz="0" w:space="0" w:color="auto"/>
                            <w:bottom w:val="none" w:sz="0" w:space="0" w:color="auto"/>
                            <w:right w:val="none" w:sz="0" w:space="0" w:color="auto"/>
                          </w:divBdr>
                        </w:div>
                        <w:div w:id="1552304307">
                          <w:marLeft w:val="640"/>
                          <w:marRight w:val="0"/>
                          <w:marTop w:val="0"/>
                          <w:marBottom w:val="0"/>
                          <w:divBdr>
                            <w:top w:val="none" w:sz="0" w:space="0" w:color="auto"/>
                            <w:left w:val="none" w:sz="0" w:space="0" w:color="auto"/>
                            <w:bottom w:val="none" w:sz="0" w:space="0" w:color="auto"/>
                            <w:right w:val="none" w:sz="0" w:space="0" w:color="auto"/>
                          </w:divBdr>
                        </w:div>
                        <w:div w:id="1573004201">
                          <w:marLeft w:val="640"/>
                          <w:marRight w:val="0"/>
                          <w:marTop w:val="0"/>
                          <w:marBottom w:val="0"/>
                          <w:divBdr>
                            <w:top w:val="none" w:sz="0" w:space="0" w:color="auto"/>
                            <w:left w:val="none" w:sz="0" w:space="0" w:color="auto"/>
                            <w:bottom w:val="none" w:sz="0" w:space="0" w:color="auto"/>
                            <w:right w:val="none" w:sz="0" w:space="0" w:color="auto"/>
                          </w:divBdr>
                        </w:div>
                        <w:div w:id="1578203061">
                          <w:marLeft w:val="640"/>
                          <w:marRight w:val="0"/>
                          <w:marTop w:val="0"/>
                          <w:marBottom w:val="0"/>
                          <w:divBdr>
                            <w:top w:val="none" w:sz="0" w:space="0" w:color="auto"/>
                            <w:left w:val="none" w:sz="0" w:space="0" w:color="auto"/>
                            <w:bottom w:val="none" w:sz="0" w:space="0" w:color="auto"/>
                            <w:right w:val="none" w:sz="0" w:space="0" w:color="auto"/>
                          </w:divBdr>
                        </w:div>
                        <w:div w:id="1695692615">
                          <w:marLeft w:val="640"/>
                          <w:marRight w:val="0"/>
                          <w:marTop w:val="0"/>
                          <w:marBottom w:val="0"/>
                          <w:divBdr>
                            <w:top w:val="none" w:sz="0" w:space="0" w:color="auto"/>
                            <w:left w:val="none" w:sz="0" w:space="0" w:color="auto"/>
                            <w:bottom w:val="none" w:sz="0" w:space="0" w:color="auto"/>
                            <w:right w:val="none" w:sz="0" w:space="0" w:color="auto"/>
                          </w:divBdr>
                        </w:div>
                        <w:div w:id="1847818569">
                          <w:marLeft w:val="640"/>
                          <w:marRight w:val="0"/>
                          <w:marTop w:val="0"/>
                          <w:marBottom w:val="0"/>
                          <w:divBdr>
                            <w:top w:val="none" w:sz="0" w:space="0" w:color="auto"/>
                            <w:left w:val="none" w:sz="0" w:space="0" w:color="auto"/>
                            <w:bottom w:val="none" w:sz="0" w:space="0" w:color="auto"/>
                            <w:right w:val="none" w:sz="0" w:space="0" w:color="auto"/>
                          </w:divBdr>
                        </w:div>
                      </w:divsChild>
                    </w:div>
                    <w:div w:id="782918242">
                      <w:marLeft w:val="0"/>
                      <w:marRight w:val="0"/>
                      <w:marTop w:val="0"/>
                      <w:marBottom w:val="0"/>
                      <w:divBdr>
                        <w:top w:val="none" w:sz="0" w:space="0" w:color="auto"/>
                        <w:left w:val="none" w:sz="0" w:space="0" w:color="auto"/>
                        <w:bottom w:val="none" w:sz="0" w:space="0" w:color="auto"/>
                        <w:right w:val="none" w:sz="0" w:space="0" w:color="auto"/>
                      </w:divBdr>
                      <w:divsChild>
                        <w:div w:id="190073058">
                          <w:marLeft w:val="640"/>
                          <w:marRight w:val="0"/>
                          <w:marTop w:val="0"/>
                          <w:marBottom w:val="0"/>
                          <w:divBdr>
                            <w:top w:val="none" w:sz="0" w:space="0" w:color="auto"/>
                            <w:left w:val="none" w:sz="0" w:space="0" w:color="auto"/>
                            <w:bottom w:val="none" w:sz="0" w:space="0" w:color="auto"/>
                            <w:right w:val="none" w:sz="0" w:space="0" w:color="auto"/>
                          </w:divBdr>
                        </w:div>
                        <w:div w:id="314186388">
                          <w:marLeft w:val="640"/>
                          <w:marRight w:val="0"/>
                          <w:marTop w:val="0"/>
                          <w:marBottom w:val="0"/>
                          <w:divBdr>
                            <w:top w:val="none" w:sz="0" w:space="0" w:color="auto"/>
                            <w:left w:val="none" w:sz="0" w:space="0" w:color="auto"/>
                            <w:bottom w:val="none" w:sz="0" w:space="0" w:color="auto"/>
                            <w:right w:val="none" w:sz="0" w:space="0" w:color="auto"/>
                          </w:divBdr>
                        </w:div>
                        <w:div w:id="404491570">
                          <w:marLeft w:val="640"/>
                          <w:marRight w:val="0"/>
                          <w:marTop w:val="0"/>
                          <w:marBottom w:val="0"/>
                          <w:divBdr>
                            <w:top w:val="none" w:sz="0" w:space="0" w:color="auto"/>
                            <w:left w:val="none" w:sz="0" w:space="0" w:color="auto"/>
                            <w:bottom w:val="none" w:sz="0" w:space="0" w:color="auto"/>
                            <w:right w:val="none" w:sz="0" w:space="0" w:color="auto"/>
                          </w:divBdr>
                        </w:div>
                        <w:div w:id="449399587">
                          <w:marLeft w:val="640"/>
                          <w:marRight w:val="0"/>
                          <w:marTop w:val="0"/>
                          <w:marBottom w:val="0"/>
                          <w:divBdr>
                            <w:top w:val="none" w:sz="0" w:space="0" w:color="auto"/>
                            <w:left w:val="none" w:sz="0" w:space="0" w:color="auto"/>
                            <w:bottom w:val="none" w:sz="0" w:space="0" w:color="auto"/>
                            <w:right w:val="none" w:sz="0" w:space="0" w:color="auto"/>
                          </w:divBdr>
                        </w:div>
                        <w:div w:id="456021920">
                          <w:marLeft w:val="640"/>
                          <w:marRight w:val="0"/>
                          <w:marTop w:val="0"/>
                          <w:marBottom w:val="0"/>
                          <w:divBdr>
                            <w:top w:val="none" w:sz="0" w:space="0" w:color="auto"/>
                            <w:left w:val="none" w:sz="0" w:space="0" w:color="auto"/>
                            <w:bottom w:val="none" w:sz="0" w:space="0" w:color="auto"/>
                            <w:right w:val="none" w:sz="0" w:space="0" w:color="auto"/>
                          </w:divBdr>
                        </w:div>
                        <w:div w:id="476074490">
                          <w:marLeft w:val="640"/>
                          <w:marRight w:val="0"/>
                          <w:marTop w:val="0"/>
                          <w:marBottom w:val="0"/>
                          <w:divBdr>
                            <w:top w:val="none" w:sz="0" w:space="0" w:color="auto"/>
                            <w:left w:val="none" w:sz="0" w:space="0" w:color="auto"/>
                            <w:bottom w:val="none" w:sz="0" w:space="0" w:color="auto"/>
                            <w:right w:val="none" w:sz="0" w:space="0" w:color="auto"/>
                          </w:divBdr>
                        </w:div>
                        <w:div w:id="597715733">
                          <w:marLeft w:val="640"/>
                          <w:marRight w:val="0"/>
                          <w:marTop w:val="0"/>
                          <w:marBottom w:val="0"/>
                          <w:divBdr>
                            <w:top w:val="none" w:sz="0" w:space="0" w:color="auto"/>
                            <w:left w:val="none" w:sz="0" w:space="0" w:color="auto"/>
                            <w:bottom w:val="none" w:sz="0" w:space="0" w:color="auto"/>
                            <w:right w:val="none" w:sz="0" w:space="0" w:color="auto"/>
                          </w:divBdr>
                        </w:div>
                        <w:div w:id="598412709">
                          <w:marLeft w:val="640"/>
                          <w:marRight w:val="0"/>
                          <w:marTop w:val="0"/>
                          <w:marBottom w:val="0"/>
                          <w:divBdr>
                            <w:top w:val="none" w:sz="0" w:space="0" w:color="auto"/>
                            <w:left w:val="none" w:sz="0" w:space="0" w:color="auto"/>
                            <w:bottom w:val="none" w:sz="0" w:space="0" w:color="auto"/>
                            <w:right w:val="none" w:sz="0" w:space="0" w:color="auto"/>
                          </w:divBdr>
                        </w:div>
                        <w:div w:id="640040161">
                          <w:marLeft w:val="640"/>
                          <w:marRight w:val="0"/>
                          <w:marTop w:val="0"/>
                          <w:marBottom w:val="0"/>
                          <w:divBdr>
                            <w:top w:val="none" w:sz="0" w:space="0" w:color="auto"/>
                            <w:left w:val="none" w:sz="0" w:space="0" w:color="auto"/>
                            <w:bottom w:val="none" w:sz="0" w:space="0" w:color="auto"/>
                            <w:right w:val="none" w:sz="0" w:space="0" w:color="auto"/>
                          </w:divBdr>
                        </w:div>
                        <w:div w:id="650057290">
                          <w:marLeft w:val="640"/>
                          <w:marRight w:val="0"/>
                          <w:marTop w:val="0"/>
                          <w:marBottom w:val="0"/>
                          <w:divBdr>
                            <w:top w:val="none" w:sz="0" w:space="0" w:color="auto"/>
                            <w:left w:val="none" w:sz="0" w:space="0" w:color="auto"/>
                            <w:bottom w:val="none" w:sz="0" w:space="0" w:color="auto"/>
                            <w:right w:val="none" w:sz="0" w:space="0" w:color="auto"/>
                          </w:divBdr>
                        </w:div>
                        <w:div w:id="653023414">
                          <w:marLeft w:val="640"/>
                          <w:marRight w:val="0"/>
                          <w:marTop w:val="0"/>
                          <w:marBottom w:val="0"/>
                          <w:divBdr>
                            <w:top w:val="none" w:sz="0" w:space="0" w:color="auto"/>
                            <w:left w:val="none" w:sz="0" w:space="0" w:color="auto"/>
                            <w:bottom w:val="none" w:sz="0" w:space="0" w:color="auto"/>
                            <w:right w:val="none" w:sz="0" w:space="0" w:color="auto"/>
                          </w:divBdr>
                        </w:div>
                        <w:div w:id="739644431">
                          <w:marLeft w:val="640"/>
                          <w:marRight w:val="0"/>
                          <w:marTop w:val="0"/>
                          <w:marBottom w:val="0"/>
                          <w:divBdr>
                            <w:top w:val="none" w:sz="0" w:space="0" w:color="auto"/>
                            <w:left w:val="none" w:sz="0" w:space="0" w:color="auto"/>
                            <w:bottom w:val="none" w:sz="0" w:space="0" w:color="auto"/>
                            <w:right w:val="none" w:sz="0" w:space="0" w:color="auto"/>
                          </w:divBdr>
                        </w:div>
                        <w:div w:id="800003426">
                          <w:marLeft w:val="640"/>
                          <w:marRight w:val="0"/>
                          <w:marTop w:val="0"/>
                          <w:marBottom w:val="0"/>
                          <w:divBdr>
                            <w:top w:val="none" w:sz="0" w:space="0" w:color="auto"/>
                            <w:left w:val="none" w:sz="0" w:space="0" w:color="auto"/>
                            <w:bottom w:val="none" w:sz="0" w:space="0" w:color="auto"/>
                            <w:right w:val="none" w:sz="0" w:space="0" w:color="auto"/>
                          </w:divBdr>
                        </w:div>
                        <w:div w:id="829949447">
                          <w:marLeft w:val="640"/>
                          <w:marRight w:val="0"/>
                          <w:marTop w:val="0"/>
                          <w:marBottom w:val="0"/>
                          <w:divBdr>
                            <w:top w:val="none" w:sz="0" w:space="0" w:color="auto"/>
                            <w:left w:val="none" w:sz="0" w:space="0" w:color="auto"/>
                            <w:bottom w:val="none" w:sz="0" w:space="0" w:color="auto"/>
                            <w:right w:val="none" w:sz="0" w:space="0" w:color="auto"/>
                          </w:divBdr>
                        </w:div>
                        <w:div w:id="851184104">
                          <w:marLeft w:val="640"/>
                          <w:marRight w:val="0"/>
                          <w:marTop w:val="0"/>
                          <w:marBottom w:val="0"/>
                          <w:divBdr>
                            <w:top w:val="none" w:sz="0" w:space="0" w:color="auto"/>
                            <w:left w:val="none" w:sz="0" w:space="0" w:color="auto"/>
                            <w:bottom w:val="none" w:sz="0" w:space="0" w:color="auto"/>
                            <w:right w:val="none" w:sz="0" w:space="0" w:color="auto"/>
                          </w:divBdr>
                        </w:div>
                        <w:div w:id="865027210">
                          <w:marLeft w:val="640"/>
                          <w:marRight w:val="0"/>
                          <w:marTop w:val="0"/>
                          <w:marBottom w:val="0"/>
                          <w:divBdr>
                            <w:top w:val="none" w:sz="0" w:space="0" w:color="auto"/>
                            <w:left w:val="none" w:sz="0" w:space="0" w:color="auto"/>
                            <w:bottom w:val="none" w:sz="0" w:space="0" w:color="auto"/>
                            <w:right w:val="none" w:sz="0" w:space="0" w:color="auto"/>
                          </w:divBdr>
                        </w:div>
                        <w:div w:id="914969517">
                          <w:marLeft w:val="640"/>
                          <w:marRight w:val="0"/>
                          <w:marTop w:val="0"/>
                          <w:marBottom w:val="0"/>
                          <w:divBdr>
                            <w:top w:val="none" w:sz="0" w:space="0" w:color="auto"/>
                            <w:left w:val="none" w:sz="0" w:space="0" w:color="auto"/>
                            <w:bottom w:val="none" w:sz="0" w:space="0" w:color="auto"/>
                            <w:right w:val="none" w:sz="0" w:space="0" w:color="auto"/>
                          </w:divBdr>
                        </w:div>
                        <w:div w:id="1043990293">
                          <w:marLeft w:val="640"/>
                          <w:marRight w:val="0"/>
                          <w:marTop w:val="0"/>
                          <w:marBottom w:val="0"/>
                          <w:divBdr>
                            <w:top w:val="none" w:sz="0" w:space="0" w:color="auto"/>
                            <w:left w:val="none" w:sz="0" w:space="0" w:color="auto"/>
                            <w:bottom w:val="none" w:sz="0" w:space="0" w:color="auto"/>
                            <w:right w:val="none" w:sz="0" w:space="0" w:color="auto"/>
                          </w:divBdr>
                        </w:div>
                        <w:div w:id="1121680997">
                          <w:marLeft w:val="640"/>
                          <w:marRight w:val="0"/>
                          <w:marTop w:val="0"/>
                          <w:marBottom w:val="0"/>
                          <w:divBdr>
                            <w:top w:val="none" w:sz="0" w:space="0" w:color="auto"/>
                            <w:left w:val="none" w:sz="0" w:space="0" w:color="auto"/>
                            <w:bottom w:val="none" w:sz="0" w:space="0" w:color="auto"/>
                            <w:right w:val="none" w:sz="0" w:space="0" w:color="auto"/>
                          </w:divBdr>
                        </w:div>
                        <w:div w:id="1204098701">
                          <w:marLeft w:val="640"/>
                          <w:marRight w:val="0"/>
                          <w:marTop w:val="0"/>
                          <w:marBottom w:val="0"/>
                          <w:divBdr>
                            <w:top w:val="none" w:sz="0" w:space="0" w:color="auto"/>
                            <w:left w:val="none" w:sz="0" w:space="0" w:color="auto"/>
                            <w:bottom w:val="none" w:sz="0" w:space="0" w:color="auto"/>
                            <w:right w:val="none" w:sz="0" w:space="0" w:color="auto"/>
                          </w:divBdr>
                        </w:div>
                        <w:div w:id="1421484087">
                          <w:marLeft w:val="640"/>
                          <w:marRight w:val="0"/>
                          <w:marTop w:val="0"/>
                          <w:marBottom w:val="0"/>
                          <w:divBdr>
                            <w:top w:val="none" w:sz="0" w:space="0" w:color="auto"/>
                            <w:left w:val="none" w:sz="0" w:space="0" w:color="auto"/>
                            <w:bottom w:val="none" w:sz="0" w:space="0" w:color="auto"/>
                            <w:right w:val="none" w:sz="0" w:space="0" w:color="auto"/>
                          </w:divBdr>
                        </w:div>
                        <w:div w:id="1520119762">
                          <w:marLeft w:val="640"/>
                          <w:marRight w:val="0"/>
                          <w:marTop w:val="0"/>
                          <w:marBottom w:val="0"/>
                          <w:divBdr>
                            <w:top w:val="none" w:sz="0" w:space="0" w:color="auto"/>
                            <w:left w:val="none" w:sz="0" w:space="0" w:color="auto"/>
                            <w:bottom w:val="none" w:sz="0" w:space="0" w:color="auto"/>
                            <w:right w:val="none" w:sz="0" w:space="0" w:color="auto"/>
                          </w:divBdr>
                        </w:div>
                        <w:div w:id="1581939365">
                          <w:marLeft w:val="640"/>
                          <w:marRight w:val="0"/>
                          <w:marTop w:val="0"/>
                          <w:marBottom w:val="0"/>
                          <w:divBdr>
                            <w:top w:val="none" w:sz="0" w:space="0" w:color="auto"/>
                            <w:left w:val="none" w:sz="0" w:space="0" w:color="auto"/>
                            <w:bottom w:val="none" w:sz="0" w:space="0" w:color="auto"/>
                            <w:right w:val="none" w:sz="0" w:space="0" w:color="auto"/>
                          </w:divBdr>
                        </w:div>
                        <w:div w:id="1681810835">
                          <w:marLeft w:val="640"/>
                          <w:marRight w:val="0"/>
                          <w:marTop w:val="0"/>
                          <w:marBottom w:val="0"/>
                          <w:divBdr>
                            <w:top w:val="none" w:sz="0" w:space="0" w:color="auto"/>
                            <w:left w:val="none" w:sz="0" w:space="0" w:color="auto"/>
                            <w:bottom w:val="none" w:sz="0" w:space="0" w:color="auto"/>
                            <w:right w:val="none" w:sz="0" w:space="0" w:color="auto"/>
                          </w:divBdr>
                        </w:div>
                        <w:div w:id="1747260685">
                          <w:marLeft w:val="640"/>
                          <w:marRight w:val="0"/>
                          <w:marTop w:val="0"/>
                          <w:marBottom w:val="0"/>
                          <w:divBdr>
                            <w:top w:val="none" w:sz="0" w:space="0" w:color="auto"/>
                            <w:left w:val="none" w:sz="0" w:space="0" w:color="auto"/>
                            <w:bottom w:val="none" w:sz="0" w:space="0" w:color="auto"/>
                            <w:right w:val="none" w:sz="0" w:space="0" w:color="auto"/>
                          </w:divBdr>
                        </w:div>
                        <w:div w:id="1825581851">
                          <w:marLeft w:val="640"/>
                          <w:marRight w:val="0"/>
                          <w:marTop w:val="0"/>
                          <w:marBottom w:val="0"/>
                          <w:divBdr>
                            <w:top w:val="none" w:sz="0" w:space="0" w:color="auto"/>
                            <w:left w:val="none" w:sz="0" w:space="0" w:color="auto"/>
                            <w:bottom w:val="none" w:sz="0" w:space="0" w:color="auto"/>
                            <w:right w:val="none" w:sz="0" w:space="0" w:color="auto"/>
                          </w:divBdr>
                          <w:divsChild>
                            <w:div w:id="12729666">
                              <w:marLeft w:val="0"/>
                              <w:marRight w:val="0"/>
                              <w:marTop w:val="0"/>
                              <w:marBottom w:val="0"/>
                              <w:divBdr>
                                <w:top w:val="none" w:sz="0" w:space="0" w:color="auto"/>
                                <w:left w:val="none" w:sz="0" w:space="0" w:color="auto"/>
                                <w:bottom w:val="none" w:sz="0" w:space="0" w:color="auto"/>
                                <w:right w:val="none" w:sz="0" w:space="0" w:color="auto"/>
                              </w:divBdr>
                              <w:divsChild>
                                <w:div w:id="97797981">
                                  <w:marLeft w:val="640"/>
                                  <w:marRight w:val="0"/>
                                  <w:marTop w:val="0"/>
                                  <w:marBottom w:val="0"/>
                                  <w:divBdr>
                                    <w:top w:val="none" w:sz="0" w:space="0" w:color="auto"/>
                                    <w:left w:val="none" w:sz="0" w:space="0" w:color="auto"/>
                                    <w:bottom w:val="none" w:sz="0" w:space="0" w:color="auto"/>
                                    <w:right w:val="none" w:sz="0" w:space="0" w:color="auto"/>
                                  </w:divBdr>
                                </w:div>
                                <w:div w:id="114645444">
                                  <w:marLeft w:val="640"/>
                                  <w:marRight w:val="0"/>
                                  <w:marTop w:val="0"/>
                                  <w:marBottom w:val="0"/>
                                  <w:divBdr>
                                    <w:top w:val="none" w:sz="0" w:space="0" w:color="auto"/>
                                    <w:left w:val="none" w:sz="0" w:space="0" w:color="auto"/>
                                    <w:bottom w:val="none" w:sz="0" w:space="0" w:color="auto"/>
                                    <w:right w:val="none" w:sz="0" w:space="0" w:color="auto"/>
                                  </w:divBdr>
                                </w:div>
                                <w:div w:id="180516612">
                                  <w:marLeft w:val="640"/>
                                  <w:marRight w:val="0"/>
                                  <w:marTop w:val="0"/>
                                  <w:marBottom w:val="0"/>
                                  <w:divBdr>
                                    <w:top w:val="none" w:sz="0" w:space="0" w:color="auto"/>
                                    <w:left w:val="none" w:sz="0" w:space="0" w:color="auto"/>
                                    <w:bottom w:val="none" w:sz="0" w:space="0" w:color="auto"/>
                                    <w:right w:val="none" w:sz="0" w:space="0" w:color="auto"/>
                                  </w:divBdr>
                                </w:div>
                                <w:div w:id="191772885">
                                  <w:marLeft w:val="640"/>
                                  <w:marRight w:val="0"/>
                                  <w:marTop w:val="0"/>
                                  <w:marBottom w:val="0"/>
                                  <w:divBdr>
                                    <w:top w:val="none" w:sz="0" w:space="0" w:color="auto"/>
                                    <w:left w:val="none" w:sz="0" w:space="0" w:color="auto"/>
                                    <w:bottom w:val="none" w:sz="0" w:space="0" w:color="auto"/>
                                    <w:right w:val="none" w:sz="0" w:space="0" w:color="auto"/>
                                  </w:divBdr>
                                </w:div>
                                <w:div w:id="244337460">
                                  <w:marLeft w:val="640"/>
                                  <w:marRight w:val="0"/>
                                  <w:marTop w:val="0"/>
                                  <w:marBottom w:val="0"/>
                                  <w:divBdr>
                                    <w:top w:val="none" w:sz="0" w:space="0" w:color="auto"/>
                                    <w:left w:val="none" w:sz="0" w:space="0" w:color="auto"/>
                                    <w:bottom w:val="none" w:sz="0" w:space="0" w:color="auto"/>
                                    <w:right w:val="none" w:sz="0" w:space="0" w:color="auto"/>
                                  </w:divBdr>
                                </w:div>
                                <w:div w:id="320740955">
                                  <w:marLeft w:val="640"/>
                                  <w:marRight w:val="0"/>
                                  <w:marTop w:val="0"/>
                                  <w:marBottom w:val="0"/>
                                  <w:divBdr>
                                    <w:top w:val="none" w:sz="0" w:space="0" w:color="auto"/>
                                    <w:left w:val="none" w:sz="0" w:space="0" w:color="auto"/>
                                    <w:bottom w:val="none" w:sz="0" w:space="0" w:color="auto"/>
                                    <w:right w:val="none" w:sz="0" w:space="0" w:color="auto"/>
                                  </w:divBdr>
                                </w:div>
                                <w:div w:id="537399946">
                                  <w:marLeft w:val="640"/>
                                  <w:marRight w:val="0"/>
                                  <w:marTop w:val="0"/>
                                  <w:marBottom w:val="0"/>
                                  <w:divBdr>
                                    <w:top w:val="none" w:sz="0" w:space="0" w:color="auto"/>
                                    <w:left w:val="none" w:sz="0" w:space="0" w:color="auto"/>
                                    <w:bottom w:val="none" w:sz="0" w:space="0" w:color="auto"/>
                                    <w:right w:val="none" w:sz="0" w:space="0" w:color="auto"/>
                                  </w:divBdr>
                                </w:div>
                                <w:div w:id="642930706">
                                  <w:marLeft w:val="640"/>
                                  <w:marRight w:val="0"/>
                                  <w:marTop w:val="0"/>
                                  <w:marBottom w:val="0"/>
                                  <w:divBdr>
                                    <w:top w:val="none" w:sz="0" w:space="0" w:color="auto"/>
                                    <w:left w:val="none" w:sz="0" w:space="0" w:color="auto"/>
                                    <w:bottom w:val="none" w:sz="0" w:space="0" w:color="auto"/>
                                    <w:right w:val="none" w:sz="0" w:space="0" w:color="auto"/>
                                  </w:divBdr>
                                </w:div>
                                <w:div w:id="662587162">
                                  <w:marLeft w:val="640"/>
                                  <w:marRight w:val="0"/>
                                  <w:marTop w:val="0"/>
                                  <w:marBottom w:val="0"/>
                                  <w:divBdr>
                                    <w:top w:val="none" w:sz="0" w:space="0" w:color="auto"/>
                                    <w:left w:val="none" w:sz="0" w:space="0" w:color="auto"/>
                                    <w:bottom w:val="none" w:sz="0" w:space="0" w:color="auto"/>
                                    <w:right w:val="none" w:sz="0" w:space="0" w:color="auto"/>
                                  </w:divBdr>
                                </w:div>
                                <w:div w:id="796677953">
                                  <w:marLeft w:val="640"/>
                                  <w:marRight w:val="0"/>
                                  <w:marTop w:val="0"/>
                                  <w:marBottom w:val="0"/>
                                  <w:divBdr>
                                    <w:top w:val="none" w:sz="0" w:space="0" w:color="auto"/>
                                    <w:left w:val="none" w:sz="0" w:space="0" w:color="auto"/>
                                    <w:bottom w:val="none" w:sz="0" w:space="0" w:color="auto"/>
                                    <w:right w:val="none" w:sz="0" w:space="0" w:color="auto"/>
                                  </w:divBdr>
                                </w:div>
                                <w:div w:id="848299466">
                                  <w:marLeft w:val="640"/>
                                  <w:marRight w:val="0"/>
                                  <w:marTop w:val="0"/>
                                  <w:marBottom w:val="0"/>
                                  <w:divBdr>
                                    <w:top w:val="none" w:sz="0" w:space="0" w:color="auto"/>
                                    <w:left w:val="none" w:sz="0" w:space="0" w:color="auto"/>
                                    <w:bottom w:val="none" w:sz="0" w:space="0" w:color="auto"/>
                                    <w:right w:val="none" w:sz="0" w:space="0" w:color="auto"/>
                                  </w:divBdr>
                                </w:div>
                                <w:div w:id="1034499226">
                                  <w:marLeft w:val="640"/>
                                  <w:marRight w:val="0"/>
                                  <w:marTop w:val="0"/>
                                  <w:marBottom w:val="0"/>
                                  <w:divBdr>
                                    <w:top w:val="none" w:sz="0" w:space="0" w:color="auto"/>
                                    <w:left w:val="none" w:sz="0" w:space="0" w:color="auto"/>
                                    <w:bottom w:val="none" w:sz="0" w:space="0" w:color="auto"/>
                                    <w:right w:val="none" w:sz="0" w:space="0" w:color="auto"/>
                                  </w:divBdr>
                                </w:div>
                                <w:div w:id="1054694062">
                                  <w:marLeft w:val="640"/>
                                  <w:marRight w:val="0"/>
                                  <w:marTop w:val="0"/>
                                  <w:marBottom w:val="0"/>
                                  <w:divBdr>
                                    <w:top w:val="none" w:sz="0" w:space="0" w:color="auto"/>
                                    <w:left w:val="none" w:sz="0" w:space="0" w:color="auto"/>
                                    <w:bottom w:val="none" w:sz="0" w:space="0" w:color="auto"/>
                                    <w:right w:val="none" w:sz="0" w:space="0" w:color="auto"/>
                                  </w:divBdr>
                                </w:div>
                                <w:div w:id="1075319892">
                                  <w:marLeft w:val="640"/>
                                  <w:marRight w:val="0"/>
                                  <w:marTop w:val="0"/>
                                  <w:marBottom w:val="0"/>
                                  <w:divBdr>
                                    <w:top w:val="none" w:sz="0" w:space="0" w:color="auto"/>
                                    <w:left w:val="none" w:sz="0" w:space="0" w:color="auto"/>
                                    <w:bottom w:val="none" w:sz="0" w:space="0" w:color="auto"/>
                                    <w:right w:val="none" w:sz="0" w:space="0" w:color="auto"/>
                                  </w:divBdr>
                                </w:div>
                                <w:div w:id="1126506825">
                                  <w:marLeft w:val="640"/>
                                  <w:marRight w:val="0"/>
                                  <w:marTop w:val="0"/>
                                  <w:marBottom w:val="0"/>
                                  <w:divBdr>
                                    <w:top w:val="none" w:sz="0" w:space="0" w:color="auto"/>
                                    <w:left w:val="none" w:sz="0" w:space="0" w:color="auto"/>
                                    <w:bottom w:val="none" w:sz="0" w:space="0" w:color="auto"/>
                                    <w:right w:val="none" w:sz="0" w:space="0" w:color="auto"/>
                                  </w:divBdr>
                                </w:div>
                                <w:div w:id="1259364352">
                                  <w:marLeft w:val="640"/>
                                  <w:marRight w:val="0"/>
                                  <w:marTop w:val="0"/>
                                  <w:marBottom w:val="0"/>
                                  <w:divBdr>
                                    <w:top w:val="none" w:sz="0" w:space="0" w:color="auto"/>
                                    <w:left w:val="none" w:sz="0" w:space="0" w:color="auto"/>
                                    <w:bottom w:val="none" w:sz="0" w:space="0" w:color="auto"/>
                                    <w:right w:val="none" w:sz="0" w:space="0" w:color="auto"/>
                                  </w:divBdr>
                                </w:div>
                                <w:div w:id="1362438034">
                                  <w:marLeft w:val="640"/>
                                  <w:marRight w:val="0"/>
                                  <w:marTop w:val="0"/>
                                  <w:marBottom w:val="0"/>
                                  <w:divBdr>
                                    <w:top w:val="none" w:sz="0" w:space="0" w:color="auto"/>
                                    <w:left w:val="none" w:sz="0" w:space="0" w:color="auto"/>
                                    <w:bottom w:val="none" w:sz="0" w:space="0" w:color="auto"/>
                                    <w:right w:val="none" w:sz="0" w:space="0" w:color="auto"/>
                                  </w:divBdr>
                                </w:div>
                                <w:div w:id="1424567963">
                                  <w:marLeft w:val="640"/>
                                  <w:marRight w:val="0"/>
                                  <w:marTop w:val="0"/>
                                  <w:marBottom w:val="0"/>
                                  <w:divBdr>
                                    <w:top w:val="none" w:sz="0" w:space="0" w:color="auto"/>
                                    <w:left w:val="none" w:sz="0" w:space="0" w:color="auto"/>
                                    <w:bottom w:val="none" w:sz="0" w:space="0" w:color="auto"/>
                                    <w:right w:val="none" w:sz="0" w:space="0" w:color="auto"/>
                                  </w:divBdr>
                                </w:div>
                                <w:div w:id="1535189363">
                                  <w:marLeft w:val="640"/>
                                  <w:marRight w:val="0"/>
                                  <w:marTop w:val="0"/>
                                  <w:marBottom w:val="0"/>
                                  <w:divBdr>
                                    <w:top w:val="none" w:sz="0" w:space="0" w:color="auto"/>
                                    <w:left w:val="none" w:sz="0" w:space="0" w:color="auto"/>
                                    <w:bottom w:val="none" w:sz="0" w:space="0" w:color="auto"/>
                                    <w:right w:val="none" w:sz="0" w:space="0" w:color="auto"/>
                                  </w:divBdr>
                                </w:div>
                                <w:div w:id="1639993523">
                                  <w:marLeft w:val="640"/>
                                  <w:marRight w:val="0"/>
                                  <w:marTop w:val="0"/>
                                  <w:marBottom w:val="0"/>
                                  <w:divBdr>
                                    <w:top w:val="none" w:sz="0" w:space="0" w:color="auto"/>
                                    <w:left w:val="none" w:sz="0" w:space="0" w:color="auto"/>
                                    <w:bottom w:val="none" w:sz="0" w:space="0" w:color="auto"/>
                                    <w:right w:val="none" w:sz="0" w:space="0" w:color="auto"/>
                                  </w:divBdr>
                                </w:div>
                                <w:div w:id="1671518380">
                                  <w:marLeft w:val="640"/>
                                  <w:marRight w:val="0"/>
                                  <w:marTop w:val="0"/>
                                  <w:marBottom w:val="0"/>
                                  <w:divBdr>
                                    <w:top w:val="none" w:sz="0" w:space="0" w:color="auto"/>
                                    <w:left w:val="none" w:sz="0" w:space="0" w:color="auto"/>
                                    <w:bottom w:val="none" w:sz="0" w:space="0" w:color="auto"/>
                                    <w:right w:val="none" w:sz="0" w:space="0" w:color="auto"/>
                                  </w:divBdr>
                                </w:div>
                                <w:div w:id="1680160859">
                                  <w:marLeft w:val="640"/>
                                  <w:marRight w:val="0"/>
                                  <w:marTop w:val="0"/>
                                  <w:marBottom w:val="0"/>
                                  <w:divBdr>
                                    <w:top w:val="none" w:sz="0" w:space="0" w:color="auto"/>
                                    <w:left w:val="none" w:sz="0" w:space="0" w:color="auto"/>
                                    <w:bottom w:val="none" w:sz="0" w:space="0" w:color="auto"/>
                                    <w:right w:val="none" w:sz="0" w:space="0" w:color="auto"/>
                                  </w:divBdr>
                                </w:div>
                                <w:div w:id="1687632309">
                                  <w:marLeft w:val="640"/>
                                  <w:marRight w:val="0"/>
                                  <w:marTop w:val="0"/>
                                  <w:marBottom w:val="0"/>
                                  <w:divBdr>
                                    <w:top w:val="none" w:sz="0" w:space="0" w:color="auto"/>
                                    <w:left w:val="none" w:sz="0" w:space="0" w:color="auto"/>
                                    <w:bottom w:val="none" w:sz="0" w:space="0" w:color="auto"/>
                                    <w:right w:val="none" w:sz="0" w:space="0" w:color="auto"/>
                                  </w:divBdr>
                                </w:div>
                                <w:div w:id="1721779141">
                                  <w:marLeft w:val="640"/>
                                  <w:marRight w:val="0"/>
                                  <w:marTop w:val="0"/>
                                  <w:marBottom w:val="0"/>
                                  <w:divBdr>
                                    <w:top w:val="none" w:sz="0" w:space="0" w:color="auto"/>
                                    <w:left w:val="none" w:sz="0" w:space="0" w:color="auto"/>
                                    <w:bottom w:val="none" w:sz="0" w:space="0" w:color="auto"/>
                                    <w:right w:val="none" w:sz="0" w:space="0" w:color="auto"/>
                                  </w:divBdr>
                                </w:div>
                                <w:div w:id="1723090838">
                                  <w:marLeft w:val="640"/>
                                  <w:marRight w:val="0"/>
                                  <w:marTop w:val="0"/>
                                  <w:marBottom w:val="0"/>
                                  <w:divBdr>
                                    <w:top w:val="none" w:sz="0" w:space="0" w:color="auto"/>
                                    <w:left w:val="none" w:sz="0" w:space="0" w:color="auto"/>
                                    <w:bottom w:val="none" w:sz="0" w:space="0" w:color="auto"/>
                                    <w:right w:val="none" w:sz="0" w:space="0" w:color="auto"/>
                                  </w:divBdr>
                                </w:div>
                                <w:div w:id="1779594083">
                                  <w:marLeft w:val="640"/>
                                  <w:marRight w:val="0"/>
                                  <w:marTop w:val="0"/>
                                  <w:marBottom w:val="0"/>
                                  <w:divBdr>
                                    <w:top w:val="none" w:sz="0" w:space="0" w:color="auto"/>
                                    <w:left w:val="none" w:sz="0" w:space="0" w:color="auto"/>
                                    <w:bottom w:val="none" w:sz="0" w:space="0" w:color="auto"/>
                                    <w:right w:val="none" w:sz="0" w:space="0" w:color="auto"/>
                                  </w:divBdr>
                                </w:div>
                                <w:div w:id="1799183808">
                                  <w:marLeft w:val="640"/>
                                  <w:marRight w:val="0"/>
                                  <w:marTop w:val="0"/>
                                  <w:marBottom w:val="0"/>
                                  <w:divBdr>
                                    <w:top w:val="none" w:sz="0" w:space="0" w:color="auto"/>
                                    <w:left w:val="none" w:sz="0" w:space="0" w:color="auto"/>
                                    <w:bottom w:val="none" w:sz="0" w:space="0" w:color="auto"/>
                                    <w:right w:val="none" w:sz="0" w:space="0" w:color="auto"/>
                                  </w:divBdr>
                                </w:div>
                                <w:div w:id="1845166086">
                                  <w:marLeft w:val="640"/>
                                  <w:marRight w:val="0"/>
                                  <w:marTop w:val="0"/>
                                  <w:marBottom w:val="0"/>
                                  <w:divBdr>
                                    <w:top w:val="none" w:sz="0" w:space="0" w:color="auto"/>
                                    <w:left w:val="none" w:sz="0" w:space="0" w:color="auto"/>
                                    <w:bottom w:val="none" w:sz="0" w:space="0" w:color="auto"/>
                                    <w:right w:val="none" w:sz="0" w:space="0" w:color="auto"/>
                                  </w:divBdr>
                                </w:div>
                                <w:div w:id="1982533573">
                                  <w:marLeft w:val="640"/>
                                  <w:marRight w:val="0"/>
                                  <w:marTop w:val="0"/>
                                  <w:marBottom w:val="0"/>
                                  <w:divBdr>
                                    <w:top w:val="none" w:sz="0" w:space="0" w:color="auto"/>
                                    <w:left w:val="none" w:sz="0" w:space="0" w:color="auto"/>
                                    <w:bottom w:val="none" w:sz="0" w:space="0" w:color="auto"/>
                                    <w:right w:val="none" w:sz="0" w:space="0" w:color="auto"/>
                                  </w:divBdr>
                                </w:div>
                                <w:div w:id="2127040196">
                                  <w:marLeft w:val="640"/>
                                  <w:marRight w:val="0"/>
                                  <w:marTop w:val="0"/>
                                  <w:marBottom w:val="0"/>
                                  <w:divBdr>
                                    <w:top w:val="none" w:sz="0" w:space="0" w:color="auto"/>
                                    <w:left w:val="none" w:sz="0" w:space="0" w:color="auto"/>
                                    <w:bottom w:val="none" w:sz="0" w:space="0" w:color="auto"/>
                                    <w:right w:val="none" w:sz="0" w:space="0" w:color="auto"/>
                                  </w:divBdr>
                                </w:div>
                              </w:divsChild>
                            </w:div>
                            <w:div w:id="49959740">
                              <w:marLeft w:val="0"/>
                              <w:marRight w:val="0"/>
                              <w:marTop w:val="0"/>
                              <w:marBottom w:val="0"/>
                              <w:divBdr>
                                <w:top w:val="none" w:sz="0" w:space="0" w:color="auto"/>
                                <w:left w:val="none" w:sz="0" w:space="0" w:color="auto"/>
                                <w:bottom w:val="none" w:sz="0" w:space="0" w:color="auto"/>
                                <w:right w:val="none" w:sz="0" w:space="0" w:color="auto"/>
                              </w:divBdr>
                              <w:divsChild>
                                <w:div w:id="84764241">
                                  <w:marLeft w:val="640"/>
                                  <w:marRight w:val="0"/>
                                  <w:marTop w:val="0"/>
                                  <w:marBottom w:val="0"/>
                                  <w:divBdr>
                                    <w:top w:val="none" w:sz="0" w:space="0" w:color="auto"/>
                                    <w:left w:val="none" w:sz="0" w:space="0" w:color="auto"/>
                                    <w:bottom w:val="none" w:sz="0" w:space="0" w:color="auto"/>
                                    <w:right w:val="none" w:sz="0" w:space="0" w:color="auto"/>
                                  </w:divBdr>
                                </w:div>
                                <w:div w:id="91554655">
                                  <w:marLeft w:val="640"/>
                                  <w:marRight w:val="0"/>
                                  <w:marTop w:val="0"/>
                                  <w:marBottom w:val="0"/>
                                  <w:divBdr>
                                    <w:top w:val="none" w:sz="0" w:space="0" w:color="auto"/>
                                    <w:left w:val="none" w:sz="0" w:space="0" w:color="auto"/>
                                    <w:bottom w:val="none" w:sz="0" w:space="0" w:color="auto"/>
                                    <w:right w:val="none" w:sz="0" w:space="0" w:color="auto"/>
                                  </w:divBdr>
                                </w:div>
                                <w:div w:id="100075590">
                                  <w:marLeft w:val="640"/>
                                  <w:marRight w:val="0"/>
                                  <w:marTop w:val="0"/>
                                  <w:marBottom w:val="0"/>
                                  <w:divBdr>
                                    <w:top w:val="none" w:sz="0" w:space="0" w:color="auto"/>
                                    <w:left w:val="none" w:sz="0" w:space="0" w:color="auto"/>
                                    <w:bottom w:val="none" w:sz="0" w:space="0" w:color="auto"/>
                                    <w:right w:val="none" w:sz="0" w:space="0" w:color="auto"/>
                                  </w:divBdr>
                                </w:div>
                                <w:div w:id="142740954">
                                  <w:marLeft w:val="640"/>
                                  <w:marRight w:val="0"/>
                                  <w:marTop w:val="0"/>
                                  <w:marBottom w:val="0"/>
                                  <w:divBdr>
                                    <w:top w:val="none" w:sz="0" w:space="0" w:color="auto"/>
                                    <w:left w:val="none" w:sz="0" w:space="0" w:color="auto"/>
                                    <w:bottom w:val="none" w:sz="0" w:space="0" w:color="auto"/>
                                    <w:right w:val="none" w:sz="0" w:space="0" w:color="auto"/>
                                  </w:divBdr>
                                </w:div>
                                <w:div w:id="271475050">
                                  <w:marLeft w:val="640"/>
                                  <w:marRight w:val="0"/>
                                  <w:marTop w:val="0"/>
                                  <w:marBottom w:val="0"/>
                                  <w:divBdr>
                                    <w:top w:val="none" w:sz="0" w:space="0" w:color="auto"/>
                                    <w:left w:val="none" w:sz="0" w:space="0" w:color="auto"/>
                                    <w:bottom w:val="none" w:sz="0" w:space="0" w:color="auto"/>
                                    <w:right w:val="none" w:sz="0" w:space="0" w:color="auto"/>
                                  </w:divBdr>
                                </w:div>
                                <w:div w:id="280917130">
                                  <w:marLeft w:val="640"/>
                                  <w:marRight w:val="0"/>
                                  <w:marTop w:val="0"/>
                                  <w:marBottom w:val="0"/>
                                  <w:divBdr>
                                    <w:top w:val="none" w:sz="0" w:space="0" w:color="auto"/>
                                    <w:left w:val="none" w:sz="0" w:space="0" w:color="auto"/>
                                    <w:bottom w:val="none" w:sz="0" w:space="0" w:color="auto"/>
                                    <w:right w:val="none" w:sz="0" w:space="0" w:color="auto"/>
                                  </w:divBdr>
                                </w:div>
                                <w:div w:id="361789234">
                                  <w:marLeft w:val="640"/>
                                  <w:marRight w:val="0"/>
                                  <w:marTop w:val="0"/>
                                  <w:marBottom w:val="0"/>
                                  <w:divBdr>
                                    <w:top w:val="none" w:sz="0" w:space="0" w:color="auto"/>
                                    <w:left w:val="none" w:sz="0" w:space="0" w:color="auto"/>
                                    <w:bottom w:val="none" w:sz="0" w:space="0" w:color="auto"/>
                                    <w:right w:val="none" w:sz="0" w:space="0" w:color="auto"/>
                                  </w:divBdr>
                                </w:div>
                                <w:div w:id="367067332">
                                  <w:marLeft w:val="640"/>
                                  <w:marRight w:val="0"/>
                                  <w:marTop w:val="0"/>
                                  <w:marBottom w:val="0"/>
                                  <w:divBdr>
                                    <w:top w:val="none" w:sz="0" w:space="0" w:color="auto"/>
                                    <w:left w:val="none" w:sz="0" w:space="0" w:color="auto"/>
                                    <w:bottom w:val="none" w:sz="0" w:space="0" w:color="auto"/>
                                    <w:right w:val="none" w:sz="0" w:space="0" w:color="auto"/>
                                  </w:divBdr>
                                </w:div>
                                <w:div w:id="381712833">
                                  <w:marLeft w:val="640"/>
                                  <w:marRight w:val="0"/>
                                  <w:marTop w:val="0"/>
                                  <w:marBottom w:val="0"/>
                                  <w:divBdr>
                                    <w:top w:val="none" w:sz="0" w:space="0" w:color="auto"/>
                                    <w:left w:val="none" w:sz="0" w:space="0" w:color="auto"/>
                                    <w:bottom w:val="none" w:sz="0" w:space="0" w:color="auto"/>
                                    <w:right w:val="none" w:sz="0" w:space="0" w:color="auto"/>
                                  </w:divBdr>
                                </w:div>
                                <w:div w:id="398091165">
                                  <w:marLeft w:val="640"/>
                                  <w:marRight w:val="0"/>
                                  <w:marTop w:val="0"/>
                                  <w:marBottom w:val="0"/>
                                  <w:divBdr>
                                    <w:top w:val="none" w:sz="0" w:space="0" w:color="auto"/>
                                    <w:left w:val="none" w:sz="0" w:space="0" w:color="auto"/>
                                    <w:bottom w:val="none" w:sz="0" w:space="0" w:color="auto"/>
                                    <w:right w:val="none" w:sz="0" w:space="0" w:color="auto"/>
                                  </w:divBdr>
                                </w:div>
                                <w:div w:id="487600028">
                                  <w:marLeft w:val="640"/>
                                  <w:marRight w:val="0"/>
                                  <w:marTop w:val="0"/>
                                  <w:marBottom w:val="0"/>
                                  <w:divBdr>
                                    <w:top w:val="none" w:sz="0" w:space="0" w:color="auto"/>
                                    <w:left w:val="none" w:sz="0" w:space="0" w:color="auto"/>
                                    <w:bottom w:val="none" w:sz="0" w:space="0" w:color="auto"/>
                                    <w:right w:val="none" w:sz="0" w:space="0" w:color="auto"/>
                                  </w:divBdr>
                                </w:div>
                                <w:div w:id="585116081">
                                  <w:marLeft w:val="640"/>
                                  <w:marRight w:val="0"/>
                                  <w:marTop w:val="0"/>
                                  <w:marBottom w:val="0"/>
                                  <w:divBdr>
                                    <w:top w:val="none" w:sz="0" w:space="0" w:color="auto"/>
                                    <w:left w:val="none" w:sz="0" w:space="0" w:color="auto"/>
                                    <w:bottom w:val="none" w:sz="0" w:space="0" w:color="auto"/>
                                    <w:right w:val="none" w:sz="0" w:space="0" w:color="auto"/>
                                  </w:divBdr>
                                </w:div>
                                <w:div w:id="961231179">
                                  <w:marLeft w:val="640"/>
                                  <w:marRight w:val="0"/>
                                  <w:marTop w:val="0"/>
                                  <w:marBottom w:val="0"/>
                                  <w:divBdr>
                                    <w:top w:val="none" w:sz="0" w:space="0" w:color="auto"/>
                                    <w:left w:val="none" w:sz="0" w:space="0" w:color="auto"/>
                                    <w:bottom w:val="none" w:sz="0" w:space="0" w:color="auto"/>
                                    <w:right w:val="none" w:sz="0" w:space="0" w:color="auto"/>
                                  </w:divBdr>
                                </w:div>
                                <w:div w:id="1036151857">
                                  <w:marLeft w:val="640"/>
                                  <w:marRight w:val="0"/>
                                  <w:marTop w:val="0"/>
                                  <w:marBottom w:val="0"/>
                                  <w:divBdr>
                                    <w:top w:val="none" w:sz="0" w:space="0" w:color="auto"/>
                                    <w:left w:val="none" w:sz="0" w:space="0" w:color="auto"/>
                                    <w:bottom w:val="none" w:sz="0" w:space="0" w:color="auto"/>
                                    <w:right w:val="none" w:sz="0" w:space="0" w:color="auto"/>
                                  </w:divBdr>
                                </w:div>
                                <w:div w:id="1077439965">
                                  <w:marLeft w:val="640"/>
                                  <w:marRight w:val="0"/>
                                  <w:marTop w:val="0"/>
                                  <w:marBottom w:val="0"/>
                                  <w:divBdr>
                                    <w:top w:val="none" w:sz="0" w:space="0" w:color="auto"/>
                                    <w:left w:val="none" w:sz="0" w:space="0" w:color="auto"/>
                                    <w:bottom w:val="none" w:sz="0" w:space="0" w:color="auto"/>
                                    <w:right w:val="none" w:sz="0" w:space="0" w:color="auto"/>
                                  </w:divBdr>
                                </w:div>
                                <w:div w:id="1104881068">
                                  <w:marLeft w:val="640"/>
                                  <w:marRight w:val="0"/>
                                  <w:marTop w:val="0"/>
                                  <w:marBottom w:val="0"/>
                                  <w:divBdr>
                                    <w:top w:val="none" w:sz="0" w:space="0" w:color="auto"/>
                                    <w:left w:val="none" w:sz="0" w:space="0" w:color="auto"/>
                                    <w:bottom w:val="none" w:sz="0" w:space="0" w:color="auto"/>
                                    <w:right w:val="none" w:sz="0" w:space="0" w:color="auto"/>
                                  </w:divBdr>
                                </w:div>
                                <w:div w:id="1168861905">
                                  <w:marLeft w:val="640"/>
                                  <w:marRight w:val="0"/>
                                  <w:marTop w:val="0"/>
                                  <w:marBottom w:val="0"/>
                                  <w:divBdr>
                                    <w:top w:val="none" w:sz="0" w:space="0" w:color="auto"/>
                                    <w:left w:val="none" w:sz="0" w:space="0" w:color="auto"/>
                                    <w:bottom w:val="none" w:sz="0" w:space="0" w:color="auto"/>
                                    <w:right w:val="none" w:sz="0" w:space="0" w:color="auto"/>
                                  </w:divBdr>
                                </w:div>
                                <w:div w:id="1224295270">
                                  <w:marLeft w:val="640"/>
                                  <w:marRight w:val="0"/>
                                  <w:marTop w:val="0"/>
                                  <w:marBottom w:val="0"/>
                                  <w:divBdr>
                                    <w:top w:val="none" w:sz="0" w:space="0" w:color="auto"/>
                                    <w:left w:val="none" w:sz="0" w:space="0" w:color="auto"/>
                                    <w:bottom w:val="none" w:sz="0" w:space="0" w:color="auto"/>
                                    <w:right w:val="none" w:sz="0" w:space="0" w:color="auto"/>
                                  </w:divBdr>
                                </w:div>
                                <w:div w:id="1283079182">
                                  <w:marLeft w:val="640"/>
                                  <w:marRight w:val="0"/>
                                  <w:marTop w:val="0"/>
                                  <w:marBottom w:val="0"/>
                                  <w:divBdr>
                                    <w:top w:val="none" w:sz="0" w:space="0" w:color="auto"/>
                                    <w:left w:val="none" w:sz="0" w:space="0" w:color="auto"/>
                                    <w:bottom w:val="none" w:sz="0" w:space="0" w:color="auto"/>
                                    <w:right w:val="none" w:sz="0" w:space="0" w:color="auto"/>
                                  </w:divBdr>
                                </w:div>
                                <w:div w:id="1360428125">
                                  <w:marLeft w:val="640"/>
                                  <w:marRight w:val="0"/>
                                  <w:marTop w:val="0"/>
                                  <w:marBottom w:val="0"/>
                                  <w:divBdr>
                                    <w:top w:val="none" w:sz="0" w:space="0" w:color="auto"/>
                                    <w:left w:val="none" w:sz="0" w:space="0" w:color="auto"/>
                                    <w:bottom w:val="none" w:sz="0" w:space="0" w:color="auto"/>
                                    <w:right w:val="none" w:sz="0" w:space="0" w:color="auto"/>
                                  </w:divBdr>
                                </w:div>
                                <w:div w:id="1436436503">
                                  <w:marLeft w:val="640"/>
                                  <w:marRight w:val="0"/>
                                  <w:marTop w:val="0"/>
                                  <w:marBottom w:val="0"/>
                                  <w:divBdr>
                                    <w:top w:val="none" w:sz="0" w:space="0" w:color="auto"/>
                                    <w:left w:val="none" w:sz="0" w:space="0" w:color="auto"/>
                                    <w:bottom w:val="none" w:sz="0" w:space="0" w:color="auto"/>
                                    <w:right w:val="none" w:sz="0" w:space="0" w:color="auto"/>
                                  </w:divBdr>
                                </w:div>
                                <w:div w:id="1455099558">
                                  <w:marLeft w:val="640"/>
                                  <w:marRight w:val="0"/>
                                  <w:marTop w:val="0"/>
                                  <w:marBottom w:val="0"/>
                                  <w:divBdr>
                                    <w:top w:val="none" w:sz="0" w:space="0" w:color="auto"/>
                                    <w:left w:val="none" w:sz="0" w:space="0" w:color="auto"/>
                                    <w:bottom w:val="none" w:sz="0" w:space="0" w:color="auto"/>
                                    <w:right w:val="none" w:sz="0" w:space="0" w:color="auto"/>
                                  </w:divBdr>
                                </w:div>
                                <w:div w:id="1459839290">
                                  <w:marLeft w:val="640"/>
                                  <w:marRight w:val="0"/>
                                  <w:marTop w:val="0"/>
                                  <w:marBottom w:val="0"/>
                                  <w:divBdr>
                                    <w:top w:val="none" w:sz="0" w:space="0" w:color="auto"/>
                                    <w:left w:val="none" w:sz="0" w:space="0" w:color="auto"/>
                                    <w:bottom w:val="none" w:sz="0" w:space="0" w:color="auto"/>
                                    <w:right w:val="none" w:sz="0" w:space="0" w:color="auto"/>
                                  </w:divBdr>
                                </w:div>
                                <w:div w:id="1560826887">
                                  <w:marLeft w:val="640"/>
                                  <w:marRight w:val="0"/>
                                  <w:marTop w:val="0"/>
                                  <w:marBottom w:val="0"/>
                                  <w:divBdr>
                                    <w:top w:val="none" w:sz="0" w:space="0" w:color="auto"/>
                                    <w:left w:val="none" w:sz="0" w:space="0" w:color="auto"/>
                                    <w:bottom w:val="none" w:sz="0" w:space="0" w:color="auto"/>
                                    <w:right w:val="none" w:sz="0" w:space="0" w:color="auto"/>
                                  </w:divBdr>
                                </w:div>
                                <w:div w:id="1588533313">
                                  <w:marLeft w:val="640"/>
                                  <w:marRight w:val="0"/>
                                  <w:marTop w:val="0"/>
                                  <w:marBottom w:val="0"/>
                                  <w:divBdr>
                                    <w:top w:val="none" w:sz="0" w:space="0" w:color="auto"/>
                                    <w:left w:val="none" w:sz="0" w:space="0" w:color="auto"/>
                                    <w:bottom w:val="none" w:sz="0" w:space="0" w:color="auto"/>
                                    <w:right w:val="none" w:sz="0" w:space="0" w:color="auto"/>
                                  </w:divBdr>
                                </w:div>
                                <w:div w:id="1605382380">
                                  <w:marLeft w:val="640"/>
                                  <w:marRight w:val="0"/>
                                  <w:marTop w:val="0"/>
                                  <w:marBottom w:val="0"/>
                                  <w:divBdr>
                                    <w:top w:val="none" w:sz="0" w:space="0" w:color="auto"/>
                                    <w:left w:val="none" w:sz="0" w:space="0" w:color="auto"/>
                                    <w:bottom w:val="none" w:sz="0" w:space="0" w:color="auto"/>
                                    <w:right w:val="none" w:sz="0" w:space="0" w:color="auto"/>
                                  </w:divBdr>
                                </w:div>
                                <w:div w:id="1688869210">
                                  <w:marLeft w:val="640"/>
                                  <w:marRight w:val="0"/>
                                  <w:marTop w:val="0"/>
                                  <w:marBottom w:val="0"/>
                                  <w:divBdr>
                                    <w:top w:val="none" w:sz="0" w:space="0" w:color="auto"/>
                                    <w:left w:val="none" w:sz="0" w:space="0" w:color="auto"/>
                                    <w:bottom w:val="none" w:sz="0" w:space="0" w:color="auto"/>
                                    <w:right w:val="none" w:sz="0" w:space="0" w:color="auto"/>
                                  </w:divBdr>
                                </w:div>
                                <w:div w:id="1689913190">
                                  <w:marLeft w:val="640"/>
                                  <w:marRight w:val="0"/>
                                  <w:marTop w:val="0"/>
                                  <w:marBottom w:val="0"/>
                                  <w:divBdr>
                                    <w:top w:val="none" w:sz="0" w:space="0" w:color="auto"/>
                                    <w:left w:val="none" w:sz="0" w:space="0" w:color="auto"/>
                                    <w:bottom w:val="none" w:sz="0" w:space="0" w:color="auto"/>
                                    <w:right w:val="none" w:sz="0" w:space="0" w:color="auto"/>
                                  </w:divBdr>
                                </w:div>
                                <w:div w:id="1843084251">
                                  <w:marLeft w:val="640"/>
                                  <w:marRight w:val="0"/>
                                  <w:marTop w:val="0"/>
                                  <w:marBottom w:val="0"/>
                                  <w:divBdr>
                                    <w:top w:val="none" w:sz="0" w:space="0" w:color="auto"/>
                                    <w:left w:val="none" w:sz="0" w:space="0" w:color="auto"/>
                                    <w:bottom w:val="none" w:sz="0" w:space="0" w:color="auto"/>
                                    <w:right w:val="none" w:sz="0" w:space="0" w:color="auto"/>
                                  </w:divBdr>
                                </w:div>
                                <w:div w:id="1883396941">
                                  <w:marLeft w:val="640"/>
                                  <w:marRight w:val="0"/>
                                  <w:marTop w:val="0"/>
                                  <w:marBottom w:val="0"/>
                                  <w:divBdr>
                                    <w:top w:val="none" w:sz="0" w:space="0" w:color="auto"/>
                                    <w:left w:val="none" w:sz="0" w:space="0" w:color="auto"/>
                                    <w:bottom w:val="none" w:sz="0" w:space="0" w:color="auto"/>
                                    <w:right w:val="none" w:sz="0" w:space="0" w:color="auto"/>
                                  </w:divBdr>
                                </w:div>
                                <w:div w:id="2059475786">
                                  <w:marLeft w:val="640"/>
                                  <w:marRight w:val="0"/>
                                  <w:marTop w:val="0"/>
                                  <w:marBottom w:val="0"/>
                                  <w:divBdr>
                                    <w:top w:val="none" w:sz="0" w:space="0" w:color="auto"/>
                                    <w:left w:val="none" w:sz="0" w:space="0" w:color="auto"/>
                                    <w:bottom w:val="none" w:sz="0" w:space="0" w:color="auto"/>
                                    <w:right w:val="none" w:sz="0" w:space="0" w:color="auto"/>
                                  </w:divBdr>
                                </w:div>
                              </w:divsChild>
                            </w:div>
                            <w:div w:id="139929907">
                              <w:marLeft w:val="0"/>
                              <w:marRight w:val="0"/>
                              <w:marTop w:val="0"/>
                              <w:marBottom w:val="0"/>
                              <w:divBdr>
                                <w:top w:val="none" w:sz="0" w:space="0" w:color="auto"/>
                                <w:left w:val="none" w:sz="0" w:space="0" w:color="auto"/>
                                <w:bottom w:val="none" w:sz="0" w:space="0" w:color="auto"/>
                                <w:right w:val="none" w:sz="0" w:space="0" w:color="auto"/>
                              </w:divBdr>
                              <w:divsChild>
                                <w:div w:id="65224302">
                                  <w:marLeft w:val="640"/>
                                  <w:marRight w:val="0"/>
                                  <w:marTop w:val="0"/>
                                  <w:marBottom w:val="0"/>
                                  <w:divBdr>
                                    <w:top w:val="none" w:sz="0" w:space="0" w:color="auto"/>
                                    <w:left w:val="none" w:sz="0" w:space="0" w:color="auto"/>
                                    <w:bottom w:val="none" w:sz="0" w:space="0" w:color="auto"/>
                                    <w:right w:val="none" w:sz="0" w:space="0" w:color="auto"/>
                                  </w:divBdr>
                                </w:div>
                                <w:div w:id="137037520">
                                  <w:marLeft w:val="640"/>
                                  <w:marRight w:val="0"/>
                                  <w:marTop w:val="0"/>
                                  <w:marBottom w:val="0"/>
                                  <w:divBdr>
                                    <w:top w:val="none" w:sz="0" w:space="0" w:color="auto"/>
                                    <w:left w:val="none" w:sz="0" w:space="0" w:color="auto"/>
                                    <w:bottom w:val="none" w:sz="0" w:space="0" w:color="auto"/>
                                    <w:right w:val="none" w:sz="0" w:space="0" w:color="auto"/>
                                  </w:divBdr>
                                </w:div>
                                <w:div w:id="222301050">
                                  <w:marLeft w:val="640"/>
                                  <w:marRight w:val="0"/>
                                  <w:marTop w:val="0"/>
                                  <w:marBottom w:val="0"/>
                                  <w:divBdr>
                                    <w:top w:val="none" w:sz="0" w:space="0" w:color="auto"/>
                                    <w:left w:val="none" w:sz="0" w:space="0" w:color="auto"/>
                                    <w:bottom w:val="none" w:sz="0" w:space="0" w:color="auto"/>
                                    <w:right w:val="none" w:sz="0" w:space="0" w:color="auto"/>
                                  </w:divBdr>
                                </w:div>
                                <w:div w:id="282539555">
                                  <w:marLeft w:val="640"/>
                                  <w:marRight w:val="0"/>
                                  <w:marTop w:val="0"/>
                                  <w:marBottom w:val="0"/>
                                  <w:divBdr>
                                    <w:top w:val="none" w:sz="0" w:space="0" w:color="auto"/>
                                    <w:left w:val="none" w:sz="0" w:space="0" w:color="auto"/>
                                    <w:bottom w:val="none" w:sz="0" w:space="0" w:color="auto"/>
                                    <w:right w:val="none" w:sz="0" w:space="0" w:color="auto"/>
                                  </w:divBdr>
                                </w:div>
                                <w:div w:id="291718863">
                                  <w:marLeft w:val="640"/>
                                  <w:marRight w:val="0"/>
                                  <w:marTop w:val="0"/>
                                  <w:marBottom w:val="0"/>
                                  <w:divBdr>
                                    <w:top w:val="none" w:sz="0" w:space="0" w:color="auto"/>
                                    <w:left w:val="none" w:sz="0" w:space="0" w:color="auto"/>
                                    <w:bottom w:val="none" w:sz="0" w:space="0" w:color="auto"/>
                                    <w:right w:val="none" w:sz="0" w:space="0" w:color="auto"/>
                                  </w:divBdr>
                                </w:div>
                                <w:div w:id="395052962">
                                  <w:marLeft w:val="640"/>
                                  <w:marRight w:val="0"/>
                                  <w:marTop w:val="0"/>
                                  <w:marBottom w:val="0"/>
                                  <w:divBdr>
                                    <w:top w:val="none" w:sz="0" w:space="0" w:color="auto"/>
                                    <w:left w:val="none" w:sz="0" w:space="0" w:color="auto"/>
                                    <w:bottom w:val="none" w:sz="0" w:space="0" w:color="auto"/>
                                    <w:right w:val="none" w:sz="0" w:space="0" w:color="auto"/>
                                  </w:divBdr>
                                </w:div>
                                <w:div w:id="402023829">
                                  <w:marLeft w:val="640"/>
                                  <w:marRight w:val="0"/>
                                  <w:marTop w:val="0"/>
                                  <w:marBottom w:val="0"/>
                                  <w:divBdr>
                                    <w:top w:val="none" w:sz="0" w:space="0" w:color="auto"/>
                                    <w:left w:val="none" w:sz="0" w:space="0" w:color="auto"/>
                                    <w:bottom w:val="none" w:sz="0" w:space="0" w:color="auto"/>
                                    <w:right w:val="none" w:sz="0" w:space="0" w:color="auto"/>
                                  </w:divBdr>
                                </w:div>
                                <w:div w:id="475529601">
                                  <w:marLeft w:val="640"/>
                                  <w:marRight w:val="0"/>
                                  <w:marTop w:val="0"/>
                                  <w:marBottom w:val="0"/>
                                  <w:divBdr>
                                    <w:top w:val="none" w:sz="0" w:space="0" w:color="auto"/>
                                    <w:left w:val="none" w:sz="0" w:space="0" w:color="auto"/>
                                    <w:bottom w:val="none" w:sz="0" w:space="0" w:color="auto"/>
                                    <w:right w:val="none" w:sz="0" w:space="0" w:color="auto"/>
                                  </w:divBdr>
                                </w:div>
                                <w:div w:id="667366211">
                                  <w:marLeft w:val="640"/>
                                  <w:marRight w:val="0"/>
                                  <w:marTop w:val="0"/>
                                  <w:marBottom w:val="0"/>
                                  <w:divBdr>
                                    <w:top w:val="none" w:sz="0" w:space="0" w:color="auto"/>
                                    <w:left w:val="none" w:sz="0" w:space="0" w:color="auto"/>
                                    <w:bottom w:val="none" w:sz="0" w:space="0" w:color="auto"/>
                                    <w:right w:val="none" w:sz="0" w:space="0" w:color="auto"/>
                                  </w:divBdr>
                                </w:div>
                                <w:div w:id="700863667">
                                  <w:marLeft w:val="640"/>
                                  <w:marRight w:val="0"/>
                                  <w:marTop w:val="0"/>
                                  <w:marBottom w:val="0"/>
                                  <w:divBdr>
                                    <w:top w:val="none" w:sz="0" w:space="0" w:color="auto"/>
                                    <w:left w:val="none" w:sz="0" w:space="0" w:color="auto"/>
                                    <w:bottom w:val="none" w:sz="0" w:space="0" w:color="auto"/>
                                    <w:right w:val="none" w:sz="0" w:space="0" w:color="auto"/>
                                  </w:divBdr>
                                </w:div>
                                <w:div w:id="756907248">
                                  <w:marLeft w:val="640"/>
                                  <w:marRight w:val="0"/>
                                  <w:marTop w:val="0"/>
                                  <w:marBottom w:val="0"/>
                                  <w:divBdr>
                                    <w:top w:val="none" w:sz="0" w:space="0" w:color="auto"/>
                                    <w:left w:val="none" w:sz="0" w:space="0" w:color="auto"/>
                                    <w:bottom w:val="none" w:sz="0" w:space="0" w:color="auto"/>
                                    <w:right w:val="none" w:sz="0" w:space="0" w:color="auto"/>
                                  </w:divBdr>
                                </w:div>
                                <w:div w:id="774056954">
                                  <w:marLeft w:val="640"/>
                                  <w:marRight w:val="0"/>
                                  <w:marTop w:val="0"/>
                                  <w:marBottom w:val="0"/>
                                  <w:divBdr>
                                    <w:top w:val="none" w:sz="0" w:space="0" w:color="auto"/>
                                    <w:left w:val="none" w:sz="0" w:space="0" w:color="auto"/>
                                    <w:bottom w:val="none" w:sz="0" w:space="0" w:color="auto"/>
                                    <w:right w:val="none" w:sz="0" w:space="0" w:color="auto"/>
                                  </w:divBdr>
                                </w:div>
                                <w:div w:id="805511994">
                                  <w:marLeft w:val="640"/>
                                  <w:marRight w:val="0"/>
                                  <w:marTop w:val="0"/>
                                  <w:marBottom w:val="0"/>
                                  <w:divBdr>
                                    <w:top w:val="none" w:sz="0" w:space="0" w:color="auto"/>
                                    <w:left w:val="none" w:sz="0" w:space="0" w:color="auto"/>
                                    <w:bottom w:val="none" w:sz="0" w:space="0" w:color="auto"/>
                                    <w:right w:val="none" w:sz="0" w:space="0" w:color="auto"/>
                                  </w:divBdr>
                                </w:div>
                                <w:div w:id="829060659">
                                  <w:marLeft w:val="640"/>
                                  <w:marRight w:val="0"/>
                                  <w:marTop w:val="0"/>
                                  <w:marBottom w:val="0"/>
                                  <w:divBdr>
                                    <w:top w:val="none" w:sz="0" w:space="0" w:color="auto"/>
                                    <w:left w:val="none" w:sz="0" w:space="0" w:color="auto"/>
                                    <w:bottom w:val="none" w:sz="0" w:space="0" w:color="auto"/>
                                    <w:right w:val="none" w:sz="0" w:space="0" w:color="auto"/>
                                  </w:divBdr>
                                </w:div>
                                <w:div w:id="888690877">
                                  <w:marLeft w:val="640"/>
                                  <w:marRight w:val="0"/>
                                  <w:marTop w:val="0"/>
                                  <w:marBottom w:val="0"/>
                                  <w:divBdr>
                                    <w:top w:val="none" w:sz="0" w:space="0" w:color="auto"/>
                                    <w:left w:val="none" w:sz="0" w:space="0" w:color="auto"/>
                                    <w:bottom w:val="none" w:sz="0" w:space="0" w:color="auto"/>
                                    <w:right w:val="none" w:sz="0" w:space="0" w:color="auto"/>
                                  </w:divBdr>
                                </w:div>
                                <w:div w:id="946930780">
                                  <w:marLeft w:val="640"/>
                                  <w:marRight w:val="0"/>
                                  <w:marTop w:val="0"/>
                                  <w:marBottom w:val="0"/>
                                  <w:divBdr>
                                    <w:top w:val="none" w:sz="0" w:space="0" w:color="auto"/>
                                    <w:left w:val="none" w:sz="0" w:space="0" w:color="auto"/>
                                    <w:bottom w:val="none" w:sz="0" w:space="0" w:color="auto"/>
                                    <w:right w:val="none" w:sz="0" w:space="0" w:color="auto"/>
                                  </w:divBdr>
                                </w:div>
                                <w:div w:id="977146523">
                                  <w:marLeft w:val="640"/>
                                  <w:marRight w:val="0"/>
                                  <w:marTop w:val="0"/>
                                  <w:marBottom w:val="0"/>
                                  <w:divBdr>
                                    <w:top w:val="none" w:sz="0" w:space="0" w:color="auto"/>
                                    <w:left w:val="none" w:sz="0" w:space="0" w:color="auto"/>
                                    <w:bottom w:val="none" w:sz="0" w:space="0" w:color="auto"/>
                                    <w:right w:val="none" w:sz="0" w:space="0" w:color="auto"/>
                                  </w:divBdr>
                                </w:div>
                                <w:div w:id="998770481">
                                  <w:marLeft w:val="640"/>
                                  <w:marRight w:val="0"/>
                                  <w:marTop w:val="0"/>
                                  <w:marBottom w:val="0"/>
                                  <w:divBdr>
                                    <w:top w:val="none" w:sz="0" w:space="0" w:color="auto"/>
                                    <w:left w:val="none" w:sz="0" w:space="0" w:color="auto"/>
                                    <w:bottom w:val="none" w:sz="0" w:space="0" w:color="auto"/>
                                    <w:right w:val="none" w:sz="0" w:space="0" w:color="auto"/>
                                  </w:divBdr>
                                </w:div>
                                <w:div w:id="1125271921">
                                  <w:marLeft w:val="640"/>
                                  <w:marRight w:val="0"/>
                                  <w:marTop w:val="0"/>
                                  <w:marBottom w:val="0"/>
                                  <w:divBdr>
                                    <w:top w:val="none" w:sz="0" w:space="0" w:color="auto"/>
                                    <w:left w:val="none" w:sz="0" w:space="0" w:color="auto"/>
                                    <w:bottom w:val="none" w:sz="0" w:space="0" w:color="auto"/>
                                    <w:right w:val="none" w:sz="0" w:space="0" w:color="auto"/>
                                  </w:divBdr>
                                </w:div>
                                <w:div w:id="1243031128">
                                  <w:marLeft w:val="640"/>
                                  <w:marRight w:val="0"/>
                                  <w:marTop w:val="0"/>
                                  <w:marBottom w:val="0"/>
                                  <w:divBdr>
                                    <w:top w:val="none" w:sz="0" w:space="0" w:color="auto"/>
                                    <w:left w:val="none" w:sz="0" w:space="0" w:color="auto"/>
                                    <w:bottom w:val="none" w:sz="0" w:space="0" w:color="auto"/>
                                    <w:right w:val="none" w:sz="0" w:space="0" w:color="auto"/>
                                  </w:divBdr>
                                </w:div>
                                <w:div w:id="1261064394">
                                  <w:marLeft w:val="640"/>
                                  <w:marRight w:val="0"/>
                                  <w:marTop w:val="0"/>
                                  <w:marBottom w:val="0"/>
                                  <w:divBdr>
                                    <w:top w:val="none" w:sz="0" w:space="0" w:color="auto"/>
                                    <w:left w:val="none" w:sz="0" w:space="0" w:color="auto"/>
                                    <w:bottom w:val="none" w:sz="0" w:space="0" w:color="auto"/>
                                    <w:right w:val="none" w:sz="0" w:space="0" w:color="auto"/>
                                  </w:divBdr>
                                </w:div>
                                <w:div w:id="1348944054">
                                  <w:marLeft w:val="640"/>
                                  <w:marRight w:val="0"/>
                                  <w:marTop w:val="0"/>
                                  <w:marBottom w:val="0"/>
                                  <w:divBdr>
                                    <w:top w:val="none" w:sz="0" w:space="0" w:color="auto"/>
                                    <w:left w:val="none" w:sz="0" w:space="0" w:color="auto"/>
                                    <w:bottom w:val="none" w:sz="0" w:space="0" w:color="auto"/>
                                    <w:right w:val="none" w:sz="0" w:space="0" w:color="auto"/>
                                  </w:divBdr>
                                </w:div>
                                <w:div w:id="1463694404">
                                  <w:marLeft w:val="640"/>
                                  <w:marRight w:val="0"/>
                                  <w:marTop w:val="0"/>
                                  <w:marBottom w:val="0"/>
                                  <w:divBdr>
                                    <w:top w:val="none" w:sz="0" w:space="0" w:color="auto"/>
                                    <w:left w:val="none" w:sz="0" w:space="0" w:color="auto"/>
                                    <w:bottom w:val="none" w:sz="0" w:space="0" w:color="auto"/>
                                    <w:right w:val="none" w:sz="0" w:space="0" w:color="auto"/>
                                  </w:divBdr>
                                </w:div>
                                <w:div w:id="1569069649">
                                  <w:marLeft w:val="640"/>
                                  <w:marRight w:val="0"/>
                                  <w:marTop w:val="0"/>
                                  <w:marBottom w:val="0"/>
                                  <w:divBdr>
                                    <w:top w:val="none" w:sz="0" w:space="0" w:color="auto"/>
                                    <w:left w:val="none" w:sz="0" w:space="0" w:color="auto"/>
                                    <w:bottom w:val="none" w:sz="0" w:space="0" w:color="auto"/>
                                    <w:right w:val="none" w:sz="0" w:space="0" w:color="auto"/>
                                  </w:divBdr>
                                </w:div>
                                <w:div w:id="1654681551">
                                  <w:marLeft w:val="640"/>
                                  <w:marRight w:val="0"/>
                                  <w:marTop w:val="0"/>
                                  <w:marBottom w:val="0"/>
                                  <w:divBdr>
                                    <w:top w:val="none" w:sz="0" w:space="0" w:color="auto"/>
                                    <w:left w:val="none" w:sz="0" w:space="0" w:color="auto"/>
                                    <w:bottom w:val="none" w:sz="0" w:space="0" w:color="auto"/>
                                    <w:right w:val="none" w:sz="0" w:space="0" w:color="auto"/>
                                  </w:divBdr>
                                </w:div>
                                <w:div w:id="1702975167">
                                  <w:marLeft w:val="640"/>
                                  <w:marRight w:val="0"/>
                                  <w:marTop w:val="0"/>
                                  <w:marBottom w:val="0"/>
                                  <w:divBdr>
                                    <w:top w:val="none" w:sz="0" w:space="0" w:color="auto"/>
                                    <w:left w:val="none" w:sz="0" w:space="0" w:color="auto"/>
                                    <w:bottom w:val="none" w:sz="0" w:space="0" w:color="auto"/>
                                    <w:right w:val="none" w:sz="0" w:space="0" w:color="auto"/>
                                  </w:divBdr>
                                </w:div>
                                <w:div w:id="1771006651">
                                  <w:marLeft w:val="640"/>
                                  <w:marRight w:val="0"/>
                                  <w:marTop w:val="0"/>
                                  <w:marBottom w:val="0"/>
                                  <w:divBdr>
                                    <w:top w:val="none" w:sz="0" w:space="0" w:color="auto"/>
                                    <w:left w:val="none" w:sz="0" w:space="0" w:color="auto"/>
                                    <w:bottom w:val="none" w:sz="0" w:space="0" w:color="auto"/>
                                    <w:right w:val="none" w:sz="0" w:space="0" w:color="auto"/>
                                  </w:divBdr>
                                </w:div>
                                <w:div w:id="1813983563">
                                  <w:marLeft w:val="640"/>
                                  <w:marRight w:val="0"/>
                                  <w:marTop w:val="0"/>
                                  <w:marBottom w:val="0"/>
                                  <w:divBdr>
                                    <w:top w:val="none" w:sz="0" w:space="0" w:color="auto"/>
                                    <w:left w:val="none" w:sz="0" w:space="0" w:color="auto"/>
                                    <w:bottom w:val="none" w:sz="0" w:space="0" w:color="auto"/>
                                    <w:right w:val="none" w:sz="0" w:space="0" w:color="auto"/>
                                  </w:divBdr>
                                </w:div>
                                <w:div w:id="1834711923">
                                  <w:marLeft w:val="640"/>
                                  <w:marRight w:val="0"/>
                                  <w:marTop w:val="0"/>
                                  <w:marBottom w:val="0"/>
                                  <w:divBdr>
                                    <w:top w:val="none" w:sz="0" w:space="0" w:color="auto"/>
                                    <w:left w:val="none" w:sz="0" w:space="0" w:color="auto"/>
                                    <w:bottom w:val="none" w:sz="0" w:space="0" w:color="auto"/>
                                    <w:right w:val="none" w:sz="0" w:space="0" w:color="auto"/>
                                  </w:divBdr>
                                </w:div>
                                <w:div w:id="1869833769">
                                  <w:marLeft w:val="640"/>
                                  <w:marRight w:val="0"/>
                                  <w:marTop w:val="0"/>
                                  <w:marBottom w:val="0"/>
                                  <w:divBdr>
                                    <w:top w:val="none" w:sz="0" w:space="0" w:color="auto"/>
                                    <w:left w:val="none" w:sz="0" w:space="0" w:color="auto"/>
                                    <w:bottom w:val="none" w:sz="0" w:space="0" w:color="auto"/>
                                    <w:right w:val="none" w:sz="0" w:space="0" w:color="auto"/>
                                  </w:divBdr>
                                </w:div>
                                <w:div w:id="1888494458">
                                  <w:marLeft w:val="640"/>
                                  <w:marRight w:val="0"/>
                                  <w:marTop w:val="0"/>
                                  <w:marBottom w:val="0"/>
                                  <w:divBdr>
                                    <w:top w:val="none" w:sz="0" w:space="0" w:color="auto"/>
                                    <w:left w:val="none" w:sz="0" w:space="0" w:color="auto"/>
                                    <w:bottom w:val="none" w:sz="0" w:space="0" w:color="auto"/>
                                    <w:right w:val="none" w:sz="0" w:space="0" w:color="auto"/>
                                  </w:divBdr>
                                </w:div>
                                <w:div w:id="1923371603">
                                  <w:marLeft w:val="640"/>
                                  <w:marRight w:val="0"/>
                                  <w:marTop w:val="0"/>
                                  <w:marBottom w:val="0"/>
                                  <w:divBdr>
                                    <w:top w:val="none" w:sz="0" w:space="0" w:color="auto"/>
                                    <w:left w:val="none" w:sz="0" w:space="0" w:color="auto"/>
                                    <w:bottom w:val="none" w:sz="0" w:space="0" w:color="auto"/>
                                    <w:right w:val="none" w:sz="0" w:space="0" w:color="auto"/>
                                  </w:divBdr>
                                </w:div>
                              </w:divsChild>
                            </w:div>
                            <w:div w:id="192230094">
                              <w:marLeft w:val="0"/>
                              <w:marRight w:val="0"/>
                              <w:marTop w:val="0"/>
                              <w:marBottom w:val="0"/>
                              <w:divBdr>
                                <w:top w:val="none" w:sz="0" w:space="0" w:color="auto"/>
                                <w:left w:val="none" w:sz="0" w:space="0" w:color="auto"/>
                                <w:bottom w:val="none" w:sz="0" w:space="0" w:color="auto"/>
                                <w:right w:val="none" w:sz="0" w:space="0" w:color="auto"/>
                              </w:divBdr>
                              <w:divsChild>
                                <w:div w:id="160897014">
                                  <w:marLeft w:val="640"/>
                                  <w:marRight w:val="0"/>
                                  <w:marTop w:val="0"/>
                                  <w:marBottom w:val="0"/>
                                  <w:divBdr>
                                    <w:top w:val="none" w:sz="0" w:space="0" w:color="auto"/>
                                    <w:left w:val="none" w:sz="0" w:space="0" w:color="auto"/>
                                    <w:bottom w:val="none" w:sz="0" w:space="0" w:color="auto"/>
                                    <w:right w:val="none" w:sz="0" w:space="0" w:color="auto"/>
                                  </w:divBdr>
                                </w:div>
                                <w:div w:id="174612980">
                                  <w:marLeft w:val="640"/>
                                  <w:marRight w:val="0"/>
                                  <w:marTop w:val="0"/>
                                  <w:marBottom w:val="0"/>
                                  <w:divBdr>
                                    <w:top w:val="none" w:sz="0" w:space="0" w:color="auto"/>
                                    <w:left w:val="none" w:sz="0" w:space="0" w:color="auto"/>
                                    <w:bottom w:val="none" w:sz="0" w:space="0" w:color="auto"/>
                                    <w:right w:val="none" w:sz="0" w:space="0" w:color="auto"/>
                                  </w:divBdr>
                                </w:div>
                                <w:div w:id="287473593">
                                  <w:marLeft w:val="640"/>
                                  <w:marRight w:val="0"/>
                                  <w:marTop w:val="0"/>
                                  <w:marBottom w:val="0"/>
                                  <w:divBdr>
                                    <w:top w:val="none" w:sz="0" w:space="0" w:color="auto"/>
                                    <w:left w:val="none" w:sz="0" w:space="0" w:color="auto"/>
                                    <w:bottom w:val="none" w:sz="0" w:space="0" w:color="auto"/>
                                    <w:right w:val="none" w:sz="0" w:space="0" w:color="auto"/>
                                  </w:divBdr>
                                </w:div>
                                <w:div w:id="289478160">
                                  <w:marLeft w:val="640"/>
                                  <w:marRight w:val="0"/>
                                  <w:marTop w:val="0"/>
                                  <w:marBottom w:val="0"/>
                                  <w:divBdr>
                                    <w:top w:val="none" w:sz="0" w:space="0" w:color="auto"/>
                                    <w:left w:val="none" w:sz="0" w:space="0" w:color="auto"/>
                                    <w:bottom w:val="none" w:sz="0" w:space="0" w:color="auto"/>
                                    <w:right w:val="none" w:sz="0" w:space="0" w:color="auto"/>
                                  </w:divBdr>
                                </w:div>
                                <w:div w:id="391465104">
                                  <w:marLeft w:val="640"/>
                                  <w:marRight w:val="0"/>
                                  <w:marTop w:val="0"/>
                                  <w:marBottom w:val="0"/>
                                  <w:divBdr>
                                    <w:top w:val="none" w:sz="0" w:space="0" w:color="auto"/>
                                    <w:left w:val="none" w:sz="0" w:space="0" w:color="auto"/>
                                    <w:bottom w:val="none" w:sz="0" w:space="0" w:color="auto"/>
                                    <w:right w:val="none" w:sz="0" w:space="0" w:color="auto"/>
                                  </w:divBdr>
                                </w:div>
                                <w:div w:id="395470088">
                                  <w:marLeft w:val="640"/>
                                  <w:marRight w:val="0"/>
                                  <w:marTop w:val="0"/>
                                  <w:marBottom w:val="0"/>
                                  <w:divBdr>
                                    <w:top w:val="none" w:sz="0" w:space="0" w:color="auto"/>
                                    <w:left w:val="none" w:sz="0" w:space="0" w:color="auto"/>
                                    <w:bottom w:val="none" w:sz="0" w:space="0" w:color="auto"/>
                                    <w:right w:val="none" w:sz="0" w:space="0" w:color="auto"/>
                                  </w:divBdr>
                                </w:div>
                                <w:div w:id="432090387">
                                  <w:marLeft w:val="640"/>
                                  <w:marRight w:val="0"/>
                                  <w:marTop w:val="0"/>
                                  <w:marBottom w:val="0"/>
                                  <w:divBdr>
                                    <w:top w:val="none" w:sz="0" w:space="0" w:color="auto"/>
                                    <w:left w:val="none" w:sz="0" w:space="0" w:color="auto"/>
                                    <w:bottom w:val="none" w:sz="0" w:space="0" w:color="auto"/>
                                    <w:right w:val="none" w:sz="0" w:space="0" w:color="auto"/>
                                  </w:divBdr>
                                </w:div>
                                <w:div w:id="440952286">
                                  <w:marLeft w:val="640"/>
                                  <w:marRight w:val="0"/>
                                  <w:marTop w:val="0"/>
                                  <w:marBottom w:val="0"/>
                                  <w:divBdr>
                                    <w:top w:val="none" w:sz="0" w:space="0" w:color="auto"/>
                                    <w:left w:val="none" w:sz="0" w:space="0" w:color="auto"/>
                                    <w:bottom w:val="none" w:sz="0" w:space="0" w:color="auto"/>
                                    <w:right w:val="none" w:sz="0" w:space="0" w:color="auto"/>
                                  </w:divBdr>
                                </w:div>
                                <w:div w:id="553582846">
                                  <w:marLeft w:val="640"/>
                                  <w:marRight w:val="0"/>
                                  <w:marTop w:val="0"/>
                                  <w:marBottom w:val="0"/>
                                  <w:divBdr>
                                    <w:top w:val="none" w:sz="0" w:space="0" w:color="auto"/>
                                    <w:left w:val="none" w:sz="0" w:space="0" w:color="auto"/>
                                    <w:bottom w:val="none" w:sz="0" w:space="0" w:color="auto"/>
                                    <w:right w:val="none" w:sz="0" w:space="0" w:color="auto"/>
                                  </w:divBdr>
                                </w:div>
                                <w:div w:id="629942612">
                                  <w:marLeft w:val="640"/>
                                  <w:marRight w:val="0"/>
                                  <w:marTop w:val="0"/>
                                  <w:marBottom w:val="0"/>
                                  <w:divBdr>
                                    <w:top w:val="none" w:sz="0" w:space="0" w:color="auto"/>
                                    <w:left w:val="none" w:sz="0" w:space="0" w:color="auto"/>
                                    <w:bottom w:val="none" w:sz="0" w:space="0" w:color="auto"/>
                                    <w:right w:val="none" w:sz="0" w:space="0" w:color="auto"/>
                                  </w:divBdr>
                                </w:div>
                                <w:div w:id="688874055">
                                  <w:marLeft w:val="640"/>
                                  <w:marRight w:val="0"/>
                                  <w:marTop w:val="0"/>
                                  <w:marBottom w:val="0"/>
                                  <w:divBdr>
                                    <w:top w:val="none" w:sz="0" w:space="0" w:color="auto"/>
                                    <w:left w:val="none" w:sz="0" w:space="0" w:color="auto"/>
                                    <w:bottom w:val="none" w:sz="0" w:space="0" w:color="auto"/>
                                    <w:right w:val="none" w:sz="0" w:space="0" w:color="auto"/>
                                  </w:divBdr>
                                </w:div>
                                <w:div w:id="880282443">
                                  <w:marLeft w:val="640"/>
                                  <w:marRight w:val="0"/>
                                  <w:marTop w:val="0"/>
                                  <w:marBottom w:val="0"/>
                                  <w:divBdr>
                                    <w:top w:val="none" w:sz="0" w:space="0" w:color="auto"/>
                                    <w:left w:val="none" w:sz="0" w:space="0" w:color="auto"/>
                                    <w:bottom w:val="none" w:sz="0" w:space="0" w:color="auto"/>
                                    <w:right w:val="none" w:sz="0" w:space="0" w:color="auto"/>
                                  </w:divBdr>
                                </w:div>
                                <w:div w:id="921913675">
                                  <w:marLeft w:val="640"/>
                                  <w:marRight w:val="0"/>
                                  <w:marTop w:val="0"/>
                                  <w:marBottom w:val="0"/>
                                  <w:divBdr>
                                    <w:top w:val="none" w:sz="0" w:space="0" w:color="auto"/>
                                    <w:left w:val="none" w:sz="0" w:space="0" w:color="auto"/>
                                    <w:bottom w:val="none" w:sz="0" w:space="0" w:color="auto"/>
                                    <w:right w:val="none" w:sz="0" w:space="0" w:color="auto"/>
                                  </w:divBdr>
                                </w:div>
                                <w:div w:id="942106277">
                                  <w:marLeft w:val="640"/>
                                  <w:marRight w:val="0"/>
                                  <w:marTop w:val="0"/>
                                  <w:marBottom w:val="0"/>
                                  <w:divBdr>
                                    <w:top w:val="none" w:sz="0" w:space="0" w:color="auto"/>
                                    <w:left w:val="none" w:sz="0" w:space="0" w:color="auto"/>
                                    <w:bottom w:val="none" w:sz="0" w:space="0" w:color="auto"/>
                                    <w:right w:val="none" w:sz="0" w:space="0" w:color="auto"/>
                                  </w:divBdr>
                                </w:div>
                                <w:div w:id="968900854">
                                  <w:marLeft w:val="640"/>
                                  <w:marRight w:val="0"/>
                                  <w:marTop w:val="0"/>
                                  <w:marBottom w:val="0"/>
                                  <w:divBdr>
                                    <w:top w:val="none" w:sz="0" w:space="0" w:color="auto"/>
                                    <w:left w:val="none" w:sz="0" w:space="0" w:color="auto"/>
                                    <w:bottom w:val="none" w:sz="0" w:space="0" w:color="auto"/>
                                    <w:right w:val="none" w:sz="0" w:space="0" w:color="auto"/>
                                  </w:divBdr>
                                </w:div>
                                <w:div w:id="1042754955">
                                  <w:marLeft w:val="640"/>
                                  <w:marRight w:val="0"/>
                                  <w:marTop w:val="0"/>
                                  <w:marBottom w:val="0"/>
                                  <w:divBdr>
                                    <w:top w:val="none" w:sz="0" w:space="0" w:color="auto"/>
                                    <w:left w:val="none" w:sz="0" w:space="0" w:color="auto"/>
                                    <w:bottom w:val="none" w:sz="0" w:space="0" w:color="auto"/>
                                    <w:right w:val="none" w:sz="0" w:space="0" w:color="auto"/>
                                  </w:divBdr>
                                </w:div>
                                <w:div w:id="1217232063">
                                  <w:marLeft w:val="640"/>
                                  <w:marRight w:val="0"/>
                                  <w:marTop w:val="0"/>
                                  <w:marBottom w:val="0"/>
                                  <w:divBdr>
                                    <w:top w:val="none" w:sz="0" w:space="0" w:color="auto"/>
                                    <w:left w:val="none" w:sz="0" w:space="0" w:color="auto"/>
                                    <w:bottom w:val="none" w:sz="0" w:space="0" w:color="auto"/>
                                    <w:right w:val="none" w:sz="0" w:space="0" w:color="auto"/>
                                  </w:divBdr>
                                </w:div>
                                <w:div w:id="1235970844">
                                  <w:marLeft w:val="640"/>
                                  <w:marRight w:val="0"/>
                                  <w:marTop w:val="0"/>
                                  <w:marBottom w:val="0"/>
                                  <w:divBdr>
                                    <w:top w:val="none" w:sz="0" w:space="0" w:color="auto"/>
                                    <w:left w:val="none" w:sz="0" w:space="0" w:color="auto"/>
                                    <w:bottom w:val="none" w:sz="0" w:space="0" w:color="auto"/>
                                    <w:right w:val="none" w:sz="0" w:space="0" w:color="auto"/>
                                  </w:divBdr>
                                </w:div>
                                <w:div w:id="1258951287">
                                  <w:marLeft w:val="640"/>
                                  <w:marRight w:val="0"/>
                                  <w:marTop w:val="0"/>
                                  <w:marBottom w:val="0"/>
                                  <w:divBdr>
                                    <w:top w:val="none" w:sz="0" w:space="0" w:color="auto"/>
                                    <w:left w:val="none" w:sz="0" w:space="0" w:color="auto"/>
                                    <w:bottom w:val="none" w:sz="0" w:space="0" w:color="auto"/>
                                    <w:right w:val="none" w:sz="0" w:space="0" w:color="auto"/>
                                  </w:divBdr>
                                </w:div>
                                <w:div w:id="1311864519">
                                  <w:marLeft w:val="640"/>
                                  <w:marRight w:val="0"/>
                                  <w:marTop w:val="0"/>
                                  <w:marBottom w:val="0"/>
                                  <w:divBdr>
                                    <w:top w:val="none" w:sz="0" w:space="0" w:color="auto"/>
                                    <w:left w:val="none" w:sz="0" w:space="0" w:color="auto"/>
                                    <w:bottom w:val="none" w:sz="0" w:space="0" w:color="auto"/>
                                    <w:right w:val="none" w:sz="0" w:space="0" w:color="auto"/>
                                  </w:divBdr>
                                </w:div>
                                <w:div w:id="1343360377">
                                  <w:marLeft w:val="640"/>
                                  <w:marRight w:val="0"/>
                                  <w:marTop w:val="0"/>
                                  <w:marBottom w:val="0"/>
                                  <w:divBdr>
                                    <w:top w:val="none" w:sz="0" w:space="0" w:color="auto"/>
                                    <w:left w:val="none" w:sz="0" w:space="0" w:color="auto"/>
                                    <w:bottom w:val="none" w:sz="0" w:space="0" w:color="auto"/>
                                    <w:right w:val="none" w:sz="0" w:space="0" w:color="auto"/>
                                  </w:divBdr>
                                </w:div>
                                <w:div w:id="1386177029">
                                  <w:marLeft w:val="640"/>
                                  <w:marRight w:val="0"/>
                                  <w:marTop w:val="0"/>
                                  <w:marBottom w:val="0"/>
                                  <w:divBdr>
                                    <w:top w:val="none" w:sz="0" w:space="0" w:color="auto"/>
                                    <w:left w:val="none" w:sz="0" w:space="0" w:color="auto"/>
                                    <w:bottom w:val="none" w:sz="0" w:space="0" w:color="auto"/>
                                    <w:right w:val="none" w:sz="0" w:space="0" w:color="auto"/>
                                  </w:divBdr>
                                </w:div>
                                <w:div w:id="1433743078">
                                  <w:marLeft w:val="640"/>
                                  <w:marRight w:val="0"/>
                                  <w:marTop w:val="0"/>
                                  <w:marBottom w:val="0"/>
                                  <w:divBdr>
                                    <w:top w:val="none" w:sz="0" w:space="0" w:color="auto"/>
                                    <w:left w:val="none" w:sz="0" w:space="0" w:color="auto"/>
                                    <w:bottom w:val="none" w:sz="0" w:space="0" w:color="auto"/>
                                    <w:right w:val="none" w:sz="0" w:space="0" w:color="auto"/>
                                  </w:divBdr>
                                </w:div>
                                <w:div w:id="1485124376">
                                  <w:marLeft w:val="640"/>
                                  <w:marRight w:val="0"/>
                                  <w:marTop w:val="0"/>
                                  <w:marBottom w:val="0"/>
                                  <w:divBdr>
                                    <w:top w:val="none" w:sz="0" w:space="0" w:color="auto"/>
                                    <w:left w:val="none" w:sz="0" w:space="0" w:color="auto"/>
                                    <w:bottom w:val="none" w:sz="0" w:space="0" w:color="auto"/>
                                    <w:right w:val="none" w:sz="0" w:space="0" w:color="auto"/>
                                  </w:divBdr>
                                </w:div>
                                <w:div w:id="1500734186">
                                  <w:marLeft w:val="640"/>
                                  <w:marRight w:val="0"/>
                                  <w:marTop w:val="0"/>
                                  <w:marBottom w:val="0"/>
                                  <w:divBdr>
                                    <w:top w:val="none" w:sz="0" w:space="0" w:color="auto"/>
                                    <w:left w:val="none" w:sz="0" w:space="0" w:color="auto"/>
                                    <w:bottom w:val="none" w:sz="0" w:space="0" w:color="auto"/>
                                    <w:right w:val="none" w:sz="0" w:space="0" w:color="auto"/>
                                  </w:divBdr>
                                </w:div>
                                <w:div w:id="1531261255">
                                  <w:marLeft w:val="640"/>
                                  <w:marRight w:val="0"/>
                                  <w:marTop w:val="0"/>
                                  <w:marBottom w:val="0"/>
                                  <w:divBdr>
                                    <w:top w:val="none" w:sz="0" w:space="0" w:color="auto"/>
                                    <w:left w:val="none" w:sz="0" w:space="0" w:color="auto"/>
                                    <w:bottom w:val="none" w:sz="0" w:space="0" w:color="auto"/>
                                    <w:right w:val="none" w:sz="0" w:space="0" w:color="auto"/>
                                  </w:divBdr>
                                </w:div>
                                <w:div w:id="1615092879">
                                  <w:marLeft w:val="640"/>
                                  <w:marRight w:val="0"/>
                                  <w:marTop w:val="0"/>
                                  <w:marBottom w:val="0"/>
                                  <w:divBdr>
                                    <w:top w:val="none" w:sz="0" w:space="0" w:color="auto"/>
                                    <w:left w:val="none" w:sz="0" w:space="0" w:color="auto"/>
                                    <w:bottom w:val="none" w:sz="0" w:space="0" w:color="auto"/>
                                    <w:right w:val="none" w:sz="0" w:space="0" w:color="auto"/>
                                  </w:divBdr>
                                </w:div>
                                <w:div w:id="1660960960">
                                  <w:marLeft w:val="640"/>
                                  <w:marRight w:val="0"/>
                                  <w:marTop w:val="0"/>
                                  <w:marBottom w:val="0"/>
                                  <w:divBdr>
                                    <w:top w:val="none" w:sz="0" w:space="0" w:color="auto"/>
                                    <w:left w:val="none" w:sz="0" w:space="0" w:color="auto"/>
                                    <w:bottom w:val="none" w:sz="0" w:space="0" w:color="auto"/>
                                    <w:right w:val="none" w:sz="0" w:space="0" w:color="auto"/>
                                  </w:divBdr>
                                </w:div>
                                <w:div w:id="1771777032">
                                  <w:marLeft w:val="640"/>
                                  <w:marRight w:val="0"/>
                                  <w:marTop w:val="0"/>
                                  <w:marBottom w:val="0"/>
                                  <w:divBdr>
                                    <w:top w:val="none" w:sz="0" w:space="0" w:color="auto"/>
                                    <w:left w:val="none" w:sz="0" w:space="0" w:color="auto"/>
                                    <w:bottom w:val="none" w:sz="0" w:space="0" w:color="auto"/>
                                    <w:right w:val="none" w:sz="0" w:space="0" w:color="auto"/>
                                  </w:divBdr>
                                  <w:divsChild>
                                    <w:div w:id="136605083">
                                      <w:marLeft w:val="0"/>
                                      <w:marRight w:val="0"/>
                                      <w:marTop w:val="0"/>
                                      <w:marBottom w:val="0"/>
                                      <w:divBdr>
                                        <w:top w:val="none" w:sz="0" w:space="0" w:color="auto"/>
                                        <w:left w:val="none" w:sz="0" w:space="0" w:color="auto"/>
                                        <w:bottom w:val="none" w:sz="0" w:space="0" w:color="auto"/>
                                        <w:right w:val="none" w:sz="0" w:space="0" w:color="auto"/>
                                      </w:divBdr>
                                      <w:divsChild>
                                        <w:div w:id="30619136">
                                          <w:marLeft w:val="640"/>
                                          <w:marRight w:val="0"/>
                                          <w:marTop w:val="0"/>
                                          <w:marBottom w:val="0"/>
                                          <w:divBdr>
                                            <w:top w:val="none" w:sz="0" w:space="0" w:color="auto"/>
                                            <w:left w:val="none" w:sz="0" w:space="0" w:color="auto"/>
                                            <w:bottom w:val="none" w:sz="0" w:space="0" w:color="auto"/>
                                            <w:right w:val="none" w:sz="0" w:space="0" w:color="auto"/>
                                          </w:divBdr>
                                        </w:div>
                                        <w:div w:id="91706348">
                                          <w:marLeft w:val="640"/>
                                          <w:marRight w:val="0"/>
                                          <w:marTop w:val="0"/>
                                          <w:marBottom w:val="0"/>
                                          <w:divBdr>
                                            <w:top w:val="none" w:sz="0" w:space="0" w:color="auto"/>
                                            <w:left w:val="none" w:sz="0" w:space="0" w:color="auto"/>
                                            <w:bottom w:val="none" w:sz="0" w:space="0" w:color="auto"/>
                                            <w:right w:val="none" w:sz="0" w:space="0" w:color="auto"/>
                                          </w:divBdr>
                                        </w:div>
                                        <w:div w:id="135926001">
                                          <w:marLeft w:val="640"/>
                                          <w:marRight w:val="0"/>
                                          <w:marTop w:val="0"/>
                                          <w:marBottom w:val="0"/>
                                          <w:divBdr>
                                            <w:top w:val="none" w:sz="0" w:space="0" w:color="auto"/>
                                            <w:left w:val="none" w:sz="0" w:space="0" w:color="auto"/>
                                            <w:bottom w:val="none" w:sz="0" w:space="0" w:color="auto"/>
                                            <w:right w:val="none" w:sz="0" w:space="0" w:color="auto"/>
                                          </w:divBdr>
                                        </w:div>
                                        <w:div w:id="232815747">
                                          <w:marLeft w:val="640"/>
                                          <w:marRight w:val="0"/>
                                          <w:marTop w:val="0"/>
                                          <w:marBottom w:val="0"/>
                                          <w:divBdr>
                                            <w:top w:val="none" w:sz="0" w:space="0" w:color="auto"/>
                                            <w:left w:val="none" w:sz="0" w:space="0" w:color="auto"/>
                                            <w:bottom w:val="none" w:sz="0" w:space="0" w:color="auto"/>
                                            <w:right w:val="none" w:sz="0" w:space="0" w:color="auto"/>
                                          </w:divBdr>
                                        </w:div>
                                        <w:div w:id="309867731">
                                          <w:marLeft w:val="640"/>
                                          <w:marRight w:val="0"/>
                                          <w:marTop w:val="0"/>
                                          <w:marBottom w:val="0"/>
                                          <w:divBdr>
                                            <w:top w:val="none" w:sz="0" w:space="0" w:color="auto"/>
                                            <w:left w:val="none" w:sz="0" w:space="0" w:color="auto"/>
                                            <w:bottom w:val="none" w:sz="0" w:space="0" w:color="auto"/>
                                            <w:right w:val="none" w:sz="0" w:space="0" w:color="auto"/>
                                          </w:divBdr>
                                        </w:div>
                                        <w:div w:id="332340138">
                                          <w:marLeft w:val="640"/>
                                          <w:marRight w:val="0"/>
                                          <w:marTop w:val="0"/>
                                          <w:marBottom w:val="0"/>
                                          <w:divBdr>
                                            <w:top w:val="none" w:sz="0" w:space="0" w:color="auto"/>
                                            <w:left w:val="none" w:sz="0" w:space="0" w:color="auto"/>
                                            <w:bottom w:val="none" w:sz="0" w:space="0" w:color="auto"/>
                                            <w:right w:val="none" w:sz="0" w:space="0" w:color="auto"/>
                                          </w:divBdr>
                                        </w:div>
                                        <w:div w:id="393284318">
                                          <w:marLeft w:val="640"/>
                                          <w:marRight w:val="0"/>
                                          <w:marTop w:val="0"/>
                                          <w:marBottom w:val="0"/>
                                          <w:divBdr>
                                            <w:top w:val="none" w:sz="0" w:space="0" w:color="auto"/>
                                            <w:left w:val="none" w:sz="0" w:space="0" w:color="auto"/>
                                            <w:bottom w:val="none" w:sz="0" w:space="0" w:color="auto"/>
                                            <w:right w:val="none" w:sz="0" w:space="0" w:color="auto"/>
                                          </w:divBdr>
                                        </w:div>
                                        <w:div w:id="411705962">
                                          <w:marLeft w:val="640"/>
                                          <w:marRight w:val="0"/>
                                          <w:marTop w:val="0"/>
                                          <w:marBottom w:val="0"/>
                                          <w:divBdr>
                                            <w:top w:val="none" w:sz="0" w:space="0" w:color="auto"/>
                                            <w:left w:val="none" w:sz="0" w:space="0" w:color="auto"/>
                                            <w:bottom w:val="none" w:sz="0" w:space="0" w:color="auto"/>
                                            <w:right w:val="none" w:sz="0" w:space="0" w:color="auto"/>
                                          </w:divBdr>
                                        </w:div>
                                        <w:div w:id="500589648">
                                          <w:marLeft w:val="640"/>
                                          <w:marRight w:val="0"/>
                                          <w:marTop w:val="0"/>
                                          <w:marBottom w:val="0"/>
                                          <w:divBdr>
                                            <w:top w:val="none" w:sz="0" w:space="0" w:color="auto"/>
                                            <w:left w:val="none" w:sz="0" w:space="0" w:color="auto"/>
                                            <w:bottom w:val="none" w:sz="0" w:space="0" w:color="auto"/>
                                            <w:right w:val="none" w:sz="0" w:space="0" w:color="auto"/>
                                          </w:divBdr>
                                        </w:div>
                                        <w:div w:id="532499747">
                                          <w:marLeft w:val="640"/>
                                          <w:marRight w:val="0"/>
                                          <w:marTop w:val="0"/>
                                          <w:marBottom w:val="0"/>
                                          <w:divBdr>
                                            <w:top w:val="none" w:sz="0" w:space="0" w:color="auto"/>
                                            <w:left w:val="none" w:sz="0" w:space="0" w:color="auto"/>
                                            <w:bottom w:val="none" w:sz="0" w:space="0" w:color="auto"/>
                                            <w:right w:val="none" w:sz="0" w:space="0" w:color="auto"/>
                                          </w:divBdr>
                                        </w:div>
                                        <w:div w:id="536311760">
                                          <w:marLeft w:val="640"/>
                                          <w:marRight w:val="0"/>
                                          <w:marTop w:val="0"/>
                                          <w:marBottom w:val="0"/>
                                          <w:divBdr>
                                            <w:top w:val="none" w:sz="0" w:space="0" w:color="auto"/>
                                            <w:left w:val="none" w:sz="0" w:space="0" w:color="auto"/>
                                            <w:bottom w:val="none" w:sz="0" w:space="0" w:color="auto"/>
                                            <w:right w:val="none" w:sz="0" w:space="0" w:color="auto"/>
                                          </w:divBdr>
                                        </w:div>
                                        <w:div w:id="606691789">
                                          <w:marLeft w:val="640"/>
                                          <w:marRight w:val="0"/>
                                          <w:marTop w:val="0"/>
                                          <w:marBottom w:val="0"/>
                                          <w:divBdr>
                                            <w:top w:val="none" w:sz="0" w:space="0" w:color="auto"/>
                                            <w:left w:val="none" w:sz="0" w:space="0" w:color="auto"/>
                                            <w:bottom w:val="none" w:sz="0" w:space="0" w:color="auto"/>
                                            <w:right w:val="none" w:sz="0" w:space="0" w:color="auto"/>
                                          </w:divBdr>
                                        </w:div>
                                        <w:div w:id="795946506">
                                          <w:marLeft w:val="640"/>
                                          <w:marRight w:val="0"/>
                                          <w:marTop w:val="0"/>
                                          <w:marBottom w:val="0"/>
                                          <w:divBdr>
                                            <w:top w:val="none" w:sz="0" w:space="0" w:color="auto"/>
                                            <w:left w:val="none" w:sz="0" w:space="0" w:color="auto"/>
                                            <w:bottom w:val="none" w:sz="0" w:space="0" w:color="auto"/>
                                            <w:right w:val="none" w:sz="0" w:space="0" w:color="auto"/>
                                          </w:divBdr>
                                        </w:div>
                                        <w:div w:id="920140857">
                                          <w:marLeft w:val="640"/>
                                          <w:marRight w:val="0"/>
                                          <w:marTop w:val="0"/>
                                          <w:marBottom w:val="0"/>
                                          <w:divBdr>
                                            <w:top w:val="none" w:sz="0" w:space="0" w:color="auto"/>
                                            <w:left w:val="none" w:sz="0" w:space="0" w:color="auto"/>
                                            <w:bottom w:val="none" w:sz="0" w:space="0" w:color="auto"/>
                                            <w:right w:val="none" w:sz="0" w:space="0" w:color="auto"/>
                                          </w:divBdr>
                                        </w:div>
                                        <w:div w:id="1001394061">
                                          <w:marLeft w:val="640"/>
                                          <w:marRight w:val="0"/>
                                          <w:marTop w:val="0"/>
                                          <w:marBottom w:val="0"/>
                                          <w:divBdr>
                                            <w:top w:val="none" w:sz="0" w:space="0" w:color="auto"/>
                                            <w:left w:val="none" w:sz="0" w:space="0" w:color="auto"/>
                                            <w:bottom w:val="none" w:sz="0" w:space="0" w:color="auto"/>
                                            <w:right w:val="none" w:sz="0" w:space="0" w:color="auto"/>
                                          </w:divBdr>
                                        </w:div>
                                        <w:div w:id="1040319322">
                                          <w:marLeft w:val="640"/>
                                          <w:marRight w:val="0"/>
                                          <w:marTop w:val="0"/>
                                          <w:marBottom w:val="0"/>
                                          <w:divBdr>
                                            <w:top w:val="none" w:sz="0" w:space="0" w:color="auto"/>
                                            <w:left w:val="none" w:sz="0" w:space="0" w:color="auto"/>
                                            <w:bottom w:val="none" w:sz="0" w:space="0" w:color="auto"/>
                                            <w:right w:val="none" w:sz="0" w:space="0" w:color="auto"/>
                                          </w:divBdr>
                                        </w:div>
                                        <w:div w:id="1060054558">
                                          <w:marLeft w:val="640"/>
                                          <w:marRight w:val="0"/>
                                          <w:marTop w:val="0"/>
                                          <w:marBottom w:val="0"/>
                                          <w:divBdr>
                                            <w:top w:val="none" w:sz="0" w:space="0" w:color="auto"/>
                                            <w:left w:val="none" w:sz="0" w:space="0" w:color="auto"/>
                                            <w:bottom w:val="none" w:sz="0" w:space="0" w:color="auto"/>
                                            <w:right w:val="none" w:sz="0" w:space="0" w:color="auto"/>
                                          </w:divBdr>
                                        </w:div>
                                        <w:div w:id="1073045254">
                                          <w:marLeft w:val="640"/>
                                          <w:marRight w:val="0"/>
                                          <w:marTop w:val="0"/>
                                          <w:marBottom w:val="0"/>
                                          <w:divBdr>
                                            <w:top w:val="none" w:sz="0" w:space="0" w:color="auto"/>
                                            <w:left w:val="none" w:sz="0" w:space="0" w:color="auto"/>
                                            <w:bottom w:val="none" w:sz="0" w:space="0" w:color="auto"/>
                                            <w:right w:val="none" w:sz="0" w:space="0" w:color="auto"/>
                                          </w:divBdr>
                                        </w:div>
                                        <w:div w:id="1105032902">
                                          <w:marLeft w:val="640"/>
                                          <w:marRight w:val="0"/>
                                          <w:marTop w:val="0"/>
                                          <w:marBottom w:val="0"/>
                                          <w:divBdr>
                                            <w:top w:val="none" w:sz="0" w:space="0" w:color="auto"/>
                                            <w:left w:val="none" w:sz="0" w:space="0" w:color="auto"/>
                                            <w:bottom w:val="none" w:sz="0" w:space="0" w:color="auto"/>
                                            <w:right w:val="none" w:sz="0" w:space="0" w:color="auto"/>
                                          </w:divBdr>
                                        </w:div>
                                        <w:div w:id="1128351608">
                                          <w:marLeft w:val="640"/>
                                          <w:marRight w:val="0"/>
                                          <w:marTop w:val="0"/>
                                          <w:marBottom w:val="0"/>
                                          <w:divBdr>
                                            <w:top w:val="none" w:sz="0" w:space="0" w:color="auto"/>
                                            <w:left w:val="none" w:sz="0" w:space="0" w:color="auto"/>
                                            <w:bottom w:val="none" w:sz="0" w:space="0" w:color="auto"/>
                                            <w:right w:val="none" w:sz="0" w:space="0" w:color="auto"/>
                                          </w:divBdr>
                                        </w:div>
                                        <w:div w:id="1130053091">
                                          <w:marLeft w:val="640"/>
                                          <w:marRight w:val="0"/>
                                          <w:marTop w:val="0"/>
                                          <w:marBottom w:val="0"/>
                                          <w:divBdr>
                                            <w:top w:val="none" w:sz="0" w:space="0" w:color="auto"/>
                                            <w:left w:val="none" w:sz="0" w:space="0" w:color="auto"/>
                                            <w:bottom w:val="none" w:sz="0" w:space="0" w:color="auto"/>
                                            <w:right w:val="none" w:sz="0" w:space="0" w:color="auto"/>
                                          </w:divBdr>
                                        </w:div>
                                        <w:div w:id="1182624768">
                                          <w:marLeft w:val="640"/>
                                          <w:marRight w:val="0"/>
                                          <w:marTop w:val="0"/>
                                          <w:marBottom w:val="0"/>
                                          <w:divBdr>
                                            <w:top w:val="none" w:sz="0" w:space="0" w:color="auto"/>
                                            <w:left w:val="none" w:sz="0" w:space="0" w:color="auto"/>
                                            <w:bottom w:val="none" w:sz="0" w:space="0" w:color="auto"/>
                                            <w:right w:val="none" w:sz="0" w:space="0" w:color="auto"/>
                                          </w:divBdr>
                                        </w:div>
                                        <w:div w:id="1389525634">
                                          <w:marLeft w:val="640"/>
                                          <w:marRight w:val="0"/>
                                          <w:marTop w:val="0"/>
                                          <w:marBottom w:val="0"/>
                                          <w:divBdr>
                                            <w:top w:val="none" w:sz="0" w:space="0" w:color="auto"/>
                                            <w:left w:val="none" w:sz="0" w:space="0" w:color="auto"/>
                                            <w:bottom w:val="none" w:sz="0" w:space="0" w:color="auto"/>
                                            <w:right w:val="none" w:sz="0" w:space="0" w:color="auto"/>
                                          </w:divBdr>
                                        </w:div>
                                        <w:div w:id="1409575584">
                                          <w:marLeft w:val="640"/>
                                          <w:marRight w:val="0"/>
                                          <w:marTop w:val="0"/>
                                          <w:marBottom w:val="0"/>
                                          <w:divBdr>
                                            <w:top w:val="none" w:sz="0" w:space="0" w:color="auto"/>
                                            <w:left w:val="none" w:sz="0" w:space="0" w:color="auto"/>
                                            <w:bottom w:val="none" w:sz="0" w:space="0" w:color="auto"/>
                                            <w:right w:val="none" w:sz="0" w:space="0" w:color="auto"/>
                                          </w:divBdr>
                                        </w:div>
                                        <w:div w:id="1451703112">
                                          <w:marLeft w:val="640"/>
                                          <w:marRight w:val="0"/>
                                          <w:marTop w:val="0"/>
                                          <w:marBottom w:val="0"/>
                                          <w:divBdr>
                                            <w:top w:val="none" w:sz="0" w:space="0" w:color="auto"/>
                                            <w:left w:val="none" w:sz="0" w:space="0" w:color="auto"/>
                                            <w:bottom w:val="none" w:sz="0" w:space="0" w:color="auto"/>
                                            <w:right w:val="none" w:sz="0" w:space="0" w:color="auto"/>
                                          </w:divBdr>
                                        </w:div>
                                        <w:div w:id="1485900689">
                                          <w:marLeft w:val="640"/>
                                          <w:marRight w:val="0"/>
                                          <w:marTop w:val="0"/>
                                          <w:marBottom w:val="0"/>
                                          <w:divBdr>
                                            <w:top w:val="none" w:sz="0" w:space="0" w:color="auto"/>
                                            <w:left w:val="none" w:sz="0" w:space="0" w:color="auto"/>
                                            <w:bottom w:val="none" w:sz="0" w:space="0" w:color="auto"/>
                                            <w:right w:val="none" w:sz="0" w:space="0" w:color="auto"/>
                                          </w:divBdr>
                                        </w:div>
                                        <w:div w:id="1514102664">
                                          <w:marLeft w:val="640"/>
                                          <w:marRight w:val="0"/>
                                          <w:marTop w:val="0"/>
                                          <w:marBottom w:val="0"/>
                                          <w:divBdr>
                                            <w:top w:val="none" w:sz="0" w:space="0" w:color="auto"/>
                                            <w:left w:val="none" w:sz="0" w:space="0" w:color="auto"/>
                                            <w:bottom w:val="none" w:sz="0" w:space="0" w:color="auto"/>
                                            <w:right w:val="none" w:sz="0" w:space="0" w:color="auto"/>
                                          </w:divBdr>
                                        </w:div>
                                        <w:div w:id="1608467549">
                                          <w:marLeft w:val="640"/>
                                          <w:marRight w:val="0"/>
                                          <w:marTop w:val="0"/>
                                          <w:marBottom w:val="0"/>
                                          <w:divBdr>
                                            <w:top w:val="none" w:sz="0" w:space="0" w:color="auto"/>
                                            <w:left w:val="none" w:sz="0" w:space="0" w:color="auto"/>
                                            <w:bottom w:val="none" w:sz="0" w:space="0" w:color="auto"/>
                                            <w:right w:val="none" w:sz="0" w:space="0" w:color="auto"/>
                                          </w:divBdr>
                                        </w:div>
                                        <w:div w:id="1754429138">
                                          <w:marLeft w:val="640"/>
                                          <w:marRight w:val="0"/>
                                          <w:marTop w:val="0"/>
                                          <w:marBottom w:val="0"/>
                                          <w:divBdr>
                                            <w:top w:val="none" w:sz="0" w:space="0" w:color="auto"/>
                                            <w:left w:val="none" w:sz="0" w:space="0" w:color="auto"/>
                                            <w:bottom w:val="none" w:sz="0" w:space="0" w:color="auto"/>
                                            <w:right w:val="none" w:sz="0" w:space="0" w:color="auto"/>
                                          </w:divBdr>
                                        </w:div>
                                        <w:div w:id="1825778840">
                                          <w:marLeft w:val="640"/>
                                          <w:marRight w:val="0"/>
                                          <w:marTop w:val="0"/>
                                          <w:marBottom w:val="0"/>
                                          <w:divBdr>
                                            <w:top w:val="none" w:sz="0" w:space="0" w:color="auto"/>
                                            <w:left w:val="none" w:sz="0" w:space="0" w:color="auto"/>
                                            <w:bottom w:val="none" w:sz="0" w:space="0" w:color="auto"/>
                                            <w:right w:val="none" w:sz="0" w:space="0" w:color="auto"/>
                                          </w:divBdr>
                                        </w:div>
                                        <w:div w:id="1862082986">
                                          <w:marLeft w:val="640"/>
                                          <w:marRight w:val="0"/>
                                          <w:marTop w:val="0"/>
                                          <w:marBottom w:val="0"/>
                                          <w:divBdr>
                                            <w:top w:val="none" w:sz="0" w:space="0" w:color="auto"/>
                                            <w:left w:val="none" w:sz="0" w:space="0" w:color="auto"/>
                                            <w:bottom w:val="none" w:sz="0" w:space="0" w:color="auto"/>
                                            <w:right w:val="none" w:sz="0" w:space="0" w:color="auto"/>
                                          </w:divBdr>
                                        </w:div>
                                        <w:div w:id="1911227565">
                                          <w:marLeft w:val="640"/>
                                          <w:marRight w:val="0"/>
                                          <w:marTop w:val="0"/>
                                          <w:marBottom w:val="0"/>
                                          <w:divBdr>
                                            <w:top w:val="none" w:sz="0" w:space="0" w:color="auto"/>
                                            <w:left w:val="none" w:sz="0" w:space="0" w:color="auto"/>
                                            <w:bottom w:val="none" w:sz="0" w:space="0" w:color="auto"/>
                                            <w:right w:val="none" w:sz="0" w:space="0" w:color="auto"/>
                                          </w:divBdr>
                                        </w:div>
                                        <w:div w:id="1913928421">
                                          <w:marLeft w:val="640"/>
                                          <w:marRight w:val="0"/>
                                          <w:marTop w:val="0"/>
                                          <w:marBottom w:val="0"/>
                                          <w:divBdr>
                                            <w:top w:val="none" w:sz="0" w:space="0" w:color="auto"/>
                                            <w:left w:val="none" w:sz="0" w:space="0" w:color="auto"/>
                                            <w:bottom w:val="none" w:sz="0" w:space="0" w:color="auto"/>
                                            <w:right w:val="none" w:sz="0" w:space="0" w:color="auto"/>
                                          </w:divBdr>
                                        </w:div>
                                        <w:div w:id="2018532175">
                                          <w:marLeft w:val="640"/>
                                          <w:marRight w:val="0"/>
                                          <w:marTop w:val="0"/>
                                          <w:marBottom w:val="0"/>
                                          <w:divBdr>
                                            <w:top w:val="none" w:sz="0" w:space="0" w:color="auto"/>
                                            <w:left w:val="none" w:sz="0" w:space="0" w:color="auto"/>
                                            <w:bottom w:val="none" w:sz="0" w:space="0" w:color="auto"/>
                                            <w:right w:val="none" w:sz="0" w:space="0" w:color="auto"/>
                                          </w:divBdr>
                                        </w:div>
                                        <w:div w:id="2082019028">
                                          <w:marLeft w:val="640"/>
                                          <w:marRight w:val="0"/>
                                          <w:marTop w:val="0"/>
                                          <w:marBottom w:val="0"/>
                                          <w:divBdr>
                                            <w:top w:val="none" w:sz="0" w:space="0" w:color="auto"/>
                                            <w:left w:val="none" w:sz="0" w:space="0" w:color="auto"/>
                                            <w:bottom w:val="none" w:sz="0" w:space="0" w:color="auto"/>
                                            <w:right w:val="none" w:sz="0" w:space="0" w:color="auto"/>
                                          </w:divBdr>
                                        </w:div>
                                        <w:div w:id="2102489845">
                                          <w:marLeft w:val="640"/>
                                          <w:marRight w:val="0"/>
                                          <w:marTop w:val="0"/>
                                          <w:marBottom w:val="0"/>
                                          <w:divBdr>
                                            <w:top w:val="none" w:sz="0" w:space="0" w:color="auto"/>
                                            <w:left w:val="none" w:sz="0" w:space="0" w:color="auto"/>
                                            <w:bottom w:val="none" w:sz="0" w:space="0" w:color="auto"/>
                                            <w:right w:val="none" w:sz="0" w:space="0" w:color="auto"/>
                                          </w:divBdr>
                                        </w:div>
                                        <w:div w:id="2113627142">
                                          <w:marLeft w:val="640"/>
                                          <w:marRight w:val="0"/>
                                          <w:marTop w:val="0"/>
                                          <w:marBottom w:val="0"/>
                                          <w:divBdr>
                                            <w:top w:val="none" w:sz="0" w:space="0" w:color="auto"/>
                                            <w:left w:val="none" w:sz="0" w:space="0" w:color="auto"/>
                                            <w:bottom w:val="none" w:sz="0" w:space="0" w:color="auto"/>
                                            <w:right w:val="none" w:sz="0" w:space="0" w:color="auto"/>
                                          </w:divBdr>
                                        </w:div>
                                        <w:div w:id="2139562850">
                                          <w:marLeft w:val="640"/>
                                          <w:marRight w:val="0"/>
                                          <w:marTop w:val="0"/>
                                          <w:marBottom w:val="0"/>
                                          <w:divBdr>
                                            <w:top w:val="none" w:sz="0" w:space="0" w:color="auto"/>
                                            <w:left w:val="none" w:sz="0" w:space="0" w:color="auto"/>
                                            <w:bottom w:val="none" w:sz="0" w:space="0" w:color="auto"/>
                                            <w:right w:val="none" w:sz="0" w:space="0" w:color="auto"/>
                                          </w:divBdr>
                                        </w:div>
                                      </w:divsChild>
                                    </w:div>
                                    <w:div w:id="170723391">
                                      <w:marLeft w:val="0"/>
                                      <w:marRight w:val="0"/>
                                      <w:marTop w:val="0"/>
                                      <w:marBottom w:val="0"/>
                                      <w:divBdr>
                                        <w:top w:val="none" w:sz="0" w:space="0" w:color="auto"/>
                                        <w:left w:val="none" w:sz="0" w:space="0" w:color="auto"/>
                                        <w:bottom w:val="none" w:sz="0" w:space="0" w:color="auto"/>
                                        <w:right w:val="none" w:sz="0" w:space="0" w:color="auto"/>
                                      </w:divBdr>
                                      <w:divsChild>
                                        <w:div w:id="124391752">
                                          <w:marLeft w:val="640"/>
                                          <w:marRight w:val="0"/>
                                          <w:marTop w:val="0"/>
                                          <w:marBottom w:val="0"/>
                                          <w:divBdr>
                                            <w:top w:val="none" w:sz="0" w:space="0" w:color="auto"/>
                                            <w:left w:val="none" w:sz="0" w:space="0" w:color="auto"/>
                                            <w:bottom w:val="none" w:sz="0" w:space="0" w:color="auto"/>
                                            <w:right w:val="none" w:sz="0" w:space="0" w:color="auto"/>
                                          </w:divBdr>
                                        </w:div>
                                        <w:div w:id="200092643">
                                          <w:marLeft w:val="640"/>
                                          <w:marRight w:val="0"/>
                                          <w:marTop w:val="0"/>
                                          <w:marBottom w:val="0"/>
                                          <w:divBdr>
                                            <w:top w:val="none" w:sz="0" w:space="0" w:color="auto"/>
                                            <w:left w:val="none" w:sz="0" w:space="0" w:color="auto"/>
                                            <w:bottom w:val="none" w:sz="0" w:space="0" w:color="auto"/>
                                            <w:right w:val="none" w:sz="0" w:space="0" w:color="auto"/>
                                          </w:divBdr>
                                        </w:div>
                                        <w:div w:id="200559854">
                                          <w:marLeft w:val="640"/>
                                          <w:marRight w:val="0"/>
                                          <w:marTop w:val="0"/>
                                          <w:marBottom w:val="0"/>
                                          <w:divBdr>
                                            <w:top w:val="none" w:sz="0" w:space="0" w:color="auto"/>
                                            <w:left w:val="none" w:sz="0" w:space="0" w:color="auto"/>
                                            <w:bottom w:val="none" w:sz="0" w:space="0" w:color="auto"/>
                                            <w:right w:val="none" w:sz="0" w:space="0" w:color="auto"/>
                                          </w:divBdr>
                                        </w:div>
                                        <w:div w:id="272445915">
                                          <w:marLeft w:val="640"/>
                                          <w:marRight w:val="0"/>
                                          <w:marTop w:val="0"/>
                                          <w:marBottom w:val="0"/>
                                          <w:divBdr>
                                            <w:top w:val="none" w:sz="0" w:space="0" w:color="auto"/>
                                            <w:left w:val="none" w:sz="0" w:space="0" w:color="auto"/>
                                            <w:bottom w:val="none" w:sz="0" w:space="0" w:color="auto"/>
                                            <w:right w:val="none" w:sz="0" w:space="0" w:color="auto"/>
                                          </w:divBdr>
                                        </w:div>
                                        <w:div w:id="308368162">
                                          <w:marLeft w:val="640"/>
                                          <w:marRight w:val="0"/>
                                          <w:marTop w:val="0"/>
                                          <w:marBottom w:val="0"/>
                                          <w:divBdr>
                                            <w:top w:val="none" w:sz="0" w:space="0" w:color="auto"/>
                                            <w:left w:val="none" w:sz="0" w:space="0" w:color="auto"/>
                                            <w:bottom w:val="none" w:sz="0" w:space="0" w:color="auto"/>
                                            <w:right w:val="none" w:sz="0" w:space="0" w:color="auto"/>
                                          </w:divBdr>
                                        </w:div>
                                        <w:div w:id="311761690">
                                          <w:marLeft w:val="640"/>
                                          <w:marRight w:val="0"/>
                                          <w:marTop w:val="0"/>
                                          <w:marBottom w:val="0"/>
                                          <w:divBdr>
                                            <w:top w:val="none" w:sz="0" w:space="0" w:color="auto"/>
                                            <w:left w:val="none" w:sz="0" w:space="0" w:color="auto"/>
                                            <w:bottom w:val="none" w:sz="0" w:space="0" w:color="auto"/>
                                            <w:right w:val="none" w:sz="0" w:space="0" w:color="auto"/>
                                          </w:divBdr>
                                        </w:div>
                                        <w:div w:id="316885261">
                                          <w:marLeft w:val="640"/>
                                          <w:marRight w:val="0"/>
                                          <w:marTop w:val="0"/>
                                          <w:marBottom w:val="0"/>
                                          <w:divBdr>
                                            <w:top w:val="none" w:sz="0" w:space="0" w:color="auto"/>
                                            <w:left w:val="none" w:sz="0" w:space="0" w:color="auto"/>
                                            <w:bottom w:val="none" w:sz="0" w:space="0" w:color="auto"/>
                                            <w:right w:val="none" w:sz="0" w:space="0" w:color="auto"/>
                                          </w:divBdr>
                                        </w:div>
                                        <w:div w:id="359354724">
                                          <w:marLeft w:val="640"/>
                                          <w:marRight w:val="0"/>
                                          <w:marTop w:val="0"/>
                                          <w:marBottom w:val="0"/>
                                          <w:divBdr>
                                            <w:top w:val="none" w:sz="0" w:space="0" w:color="auto"/>
                                            <w:left w:val="none" w:sz="0" w:space="0" w:color="auto"/>
                                            <w:bottom w:val="none" w:sz="0" w:space="0" w:color="auto"/>
                                            <w:right w:val="none" w:sz="0" w:space="0" w:color="auto"/>
                                          </w:divBdr>
                                        </w:div>
                                        <w:div w:id="436875074">
                                          <w:marLeft w:val="640"/>
                                          <w:marRight w:val="0"/>
                                          <w:marTop w:val="0"/>
                                          <w:marBottom w:val="0"/>
                                          <w:divBdr>
                                            <w:top w:val="none" w:sz="0" w:space="0" w:color="auto"/>
                                            <w:left w:val="none" w:sz="0" w:space="0" w:color="auto"/>
                                            <w:bottom w:val="none" w:sz="0" w:space="0" w:color="auto"/>
                                            <w:right w:val="none" w:sz="0" w:space="0" w:color="auto"/>
                                          </w:divBdr>
                                        </w:div>
                                        <w:div w:id="456024063">
                                          <w:marLeft w:val="640"/>
                                          <w:marRight w:val="0"/>
                                          <w:marTop w:val="0"/>
                                          <w:marBottom w:val="0"/>
                                          <w:divBdr>
                                            <w:top w:val="none" w:sz="0" w:space="0" w:color="auto"/>
                                            <w:left w:val="none" w:sz="0" w:space="0" w:color="auto"/>
                                            <w:bottom w:val="none" w:sz="0" w:space="0" w:color="auto"/>
                                            <w:right w:val="none" w:sz="0" w:space="0" w:color="auto"/>
                                          </w:divBdr>
                                        </w:div>
                                        <w:div w:id="469369055">
                                          <w:marLeft w:val="640"/>
                                          <w:marRight w:val="0"/>
                                          <w:marTop w:val="0"/>
                                          <w:marBottom w:val="0"/>
                                          <w:divBdr>
                                            <w:top w:val="none" w:sz="0" w:space="0" w:color="auto"/>
                                            <w:left w:val="none" w:sz="0" w:space="0" w:color="auto"/>
                                            <w:bottom w:val="none" w:sz="0" w:space="0" w:color="auto"/>
                                            <w:right w:val="none" w:sz="0" w:space="0" w:color="auto"/>
                                          </w:divBdr>
                                        </w:div>
                                        <w:div w:id="576405452">
                                          <w:marLeft w:val="640"/>
                                          <w:marRight w:val="0"/>
                                          <w:marTop w:val="0"/>
                                          <w:marBottom w:val="0"/>
                                          <w:divBdr>
                                            <w:top w:val="none" w:sz="0" w:space="0" w:color="auto"/>
                                            <w:left w:val="none" w:sz="0" w:space="0" w:color="auto"/>
                                            <w:bottom w:val="none" w:sz="0" w:space="0" w:color="auto"/>
                                            <w:right w:val="none" w:sz="0" w:space="0" w:color="auto"/>
                                          </w:divBdr>
                                        </w:div>
                                        <w:div w:id="591739794">
                                          <w:marLeft w:val="640"/>
                                          <w:marRight w:val="0"/>
                                          <w:marTop w:val="0"/>
                                          <w:marBottom w:val="0"/>
                                          <w:divBdr>
                                            <w:top w:val="none" w:sz="0" w:space="0" w:color="auto"/>
                                            <w:left w:val="none" w:sz="0" w:space="0" w:color="auto"/>
                                            <w:bottom w:val="none" w:sz="0" w:space="0" w:color="auto"/>
                                            <w:right w:val="none" w:sz="0" w:space="0" w:color="auto"/>
                                          </w:divBdr>
                                        </w:div>
                                        <w:div w:id="664747324">
                                          <w:marLeft w:val="640"/>
                                          <w:marRight w:val="0"/>
                                          <w:marTop w:val="0"/>
                                          <w:marBottom w:val="0"/>
                                          <w:divBdr>
                                            <w:top w:val="none" w:sz="0" w:space="0" w:color="auto"/>
                                            <w:left w:val="none" w:sz="0" w:space="0" w:color="auto"/>
                                            <w:bottom w:val="none" w:sz="0" w:space="0" w:color="auto"/>
                                            <w:right w:val="none" w:sz="0" w:space="0" w:color="auto"/>
                                          </w:divBdr>
                                        </w:div>
                                        <w:div w:id="725833495">
                                          <w:marLeft w:val="640"/>
                                          <w:marRight w:val="0"/>
                                          <w:marTop w:val="0"/>
                                          <w:marBottom w:val="0"/>
                                          <w:divBdr>
                                            <w:top w:val="none" w:sz="0" w:space="0" w:color="auto"/>
                                            <w:left w:val="none" w:sz="0" w:space="0" w:color="auto"/>
                                            <w:bottom w:val="none" w:sz="0" w:space="0" w:color="auto"/>
                                            <w:right w:val="none" w:sz="0" w:space="0" w:color="auto"/>
                                          </w:divBdr>
                                        </w:div>
                                        <w:div w:id="732119112">
                                          <w:marLeft w:val="640"/>
                                          <w:marRight w:val="0"/>
                                          <w:marTop w:val="0"/>
                                          <w:marBottom w:val="0"/>
                                          <w:divBdr>
                                            <w:top w:val="none" w:sz="0" w:space="0" w:color="auto"/>
                                            <w:left w:val="none" w:sz="0" w:space="0" w:color="auto"/>
                                            <w:bottom w:val="none" w:sz="0" w:space="0" w:color="auto"/>
                                            <w:right w:val="none" w:sz="0" w:space="0" w:color="auto"/>
                                          </w:divBdr>
                                        </w:div>
                                        <w:div w:id="890191480">
                                          <w:marLeft w:val="640"/>
                                          <w:marRight w:val="0"/>
                                          <w:marTop w:val="0"/>
                                          <w:marBottom w:val="0"/>
                                          <w:divBdr>
                                            <w:top w:val="none" w:sz="0" w:space="0" w:color="auto"/>
                                            <w:left w:val="none" w:sz="0" w:space="0" w:color="auto"/>
                                            <w:bottom w:val="none" w:sz="0" w:space="0" w:color="auto"/>
                                            <w:right w:val="none" w:sz="0" w:space="0" w:color="auto"/>
                                          </w:divBdr>
                                        </w:div>
                                        <w:div w:id="948312783">
                                          <w:marLeft w:val="640"/>
                                          <w:marRight w:val="0"/>
                                          <w:marTop w:val="0"/>
                                          <w:marBottom w:val="0"/>
                                          <w:divBdr>
                                            <w:top w:val="none" w:sz="0" w:space="0" w:color="auto"/>
                                            <w:left w:val="none" w:sz="0" w:space="0" w:color="auto"/>
                                            <w:bottom w:val="none" w:sz="0" w:space="0" w:color="auto"/>
                                            <w:right w:val="none" w:sz="0" w:space="0" w:color="auto"/>
                                          </w:divBdr>
                                        </w:div>
                                        <w:div w:id="1020470026">
                                          <w:marLeft w:val="640"/>
                                          <w:marRight w:val="0"/>
                                          <w:marTop w:val="0"/>
                                          <w:marBottom w:val="0"/>
                                          <w:divBdr>
                                            <w:top w:val="none" w:sz="0" w:space="0" w:color="auto"/>
                                            <w:left w:val="none" w:sz="0" w:space="0" w:color="auto"/>
                                            <w:bottom w:val="none" w:sz="0" w:space="0" w:color="auto"/>
                                            <w:right w:val="none" w:sz="0" w:space="0" w:color="auto"/>
                                          </w:divBdr>
                                        </w:div>
                                        <w:div w:id="1130443061">
                                          <w:marLeft w:val="640"/>
                                          <w:marRight w:val="0"/>
                                          <w:marTop w:val="0"/>
                                          <w:marBottom w:val="0"/>
                                          <w:divBdr>
                                            <w:top w:val="none" w:sz="0" w:space="0" w:color="auto"/>
                                            <w:left w:val="none" w:sz="0" w:space="0" w:color="auto"/>
                                            <w:bottom w:val="none" w:sz="0" w:space="0" w:color="auto"/>
                                            <w:right w:val="none" w:sz="0" w:space="0" w:color="auto"/>
                                          </w:divBdr>
                                        </w:div>
                                        <w:div w:id="1166480891">
                                          <w:marLeft w:val="640"/>
                                          <w:marRight w:val="0"/>
                                          <w:marTop w:val="0"/>
                                          <w:marBottom w:val="0"/>
                                          <w:divBdr>
                                            <w:top w:val="none" w:sz="0" w:space="0" w:color="auto"/>
                                            <w:left w:val="none" w:sz="0" w:space="0" w:color="auto"/>
                                            <w:bottom w:val="none" w:sz="0" w:space="0" w:color="auto"/>
                                            <w:right w:val="none" w:sz="0" w:space="0" w:color="auto"/>
                                          </w:divBdr>
                                        </w:div>
                                        <w:div w:id="1176962697">
                                          <w:marLeft w:val="640"/>
                                          <w:marRight w:val="0"/>
                                          <w:marTop w:val="0"/>
                                          <w:marBottom w:val="0"/>
                                          <w:divBdr>
                                            <w:top w:val="none" w:sz="0" w:space="0" w:color="auto"/>
                                            <w:left w:val="none" w:sz="0" w:space="0" w:color="auto"/>
                                            <w:bottom w:val="none" w:sz="0" w:space="0" w:color="auto"/>
                                            <w:right w:val="none" w:sz="0" w:space="0" w:color="auto"/>
                                          </w:divBdr>
                                        </w:div>
                                        <w:div w:id="1183739613">
                                          <w:marLeft w:val="640"/>
                                          <w:marRight w:val="0"/>
                                          <w:marTop w:val="0"/>
                                          <w:marBottom w:val="0"/>
                                          <w:divBdr>
                                            <w:top w:val="none" w:sz="0" w:space="0" w:color="auto"/>
                                            <w:left w:val="none" w:sz="0" w:space="0" w:color="auto"/>
                                            <w:bottom w:val="none" w:sz="0" w:space="0" w:color="auto"/>
                                            <w:right w:val="none" w:sz="0" w:space="0" w:color="auto"/>
                                          </w:divBdr>
                                        </w:div>
                                        <w:div w:id="1246307517">
                                          <w:marLeft w:val="640"/>
                                          <w:marRight w:val="0"/>
                                          <w:marTop w:val="0"/>
                                          <w:marBottom w:val="0"/>
                                          <w:divBdr>
                                            <w:top w:val="none" w:sz="0" w:space="0" w:color="auto"/>
                                            <w:left w:val="none" w:sz="0" w:space="0" w:color="auto"/>
                                            <w:bottom w:val="none" w:sz="0" w:space="0" w:color="auto"/>
                                            <w:right w:val="none" w:sz="0" w:space="0" w:color="auto"/>
                                          </w:divBdr>
                                        </w:div>
                                        <w:div w:id="1310816995">
                                          <w:marLeft w:val="640"/>
                                          <w:marRight w:val="0"/>
                                          <w:marTop w:val="0"/>
                                          <w:marBottom w:val="0"/>
                                          <w:divBdr>
                                            <w:top w:val="none" w:sz="0" w:space="0" w:color="auto"/>
                                            <w:left w:val="none" w:sz="0" w:space="0" w:color="auto"/>
                                            <w:bottom w:val="none" w:sz="0" w:space="0" w:color="auto"/>
                                            <w:right w:val="none" w:sz="0" w:space="0" w:color="auto"/>
                                          </w:divBdr>
                                        </w:div>
                                        <w:div w:id="1316181435">
                                          <w:marLeft w:val="640"/>
                                          <w:marRight w:val="0"/>
                                          <w:marTop w:val="0"/>
                                          <w:marBottom w:val="0"/>
                                          <w:divBdr>
                                            <w:top w:val="none" w:sz="0" w:space="0" w:color="auto"/>
                                            <w:left w:val="none" w:sz="0" w:space="0" w:color="auto"/>
                                            <w:bottom w:val="none" w:sz="0" w:space="0" w:color="auto"/>
                                            <w:right w:val="none" w:sz="0" w:space="0" w:color="auto"/>
                                          </w:divBdr>
                                        </w:div>
                                        <w:div w:id="1338919525">
                                          <w:marLeft w:val="640"/>
                                          <w:marRight w:val="0"/>
                                          <w:marTop w:val="0"/>
                                          <w:marBottom w:val="0"/>
                                          <w:divBdr>
                                            <w:top w:val="none" w:sz="0" w:space="0" w:color="auto"/>
                                            <w:left w:val="none" w:sz="0" w:space="0" w:color="auto"/>
                                            <w:bottom w:val="none" w:sz="0" w:space="0" w:color="auto"/>
                                            <w:right w:val="none" w:sz="0" w:space="0" w:color="auto"/>
                                          </w:divBdr>
                                        </w:div>
                                        <w:div w:id="1359618481">
                                          <w:marLeft w:val="640"/>
                                          <w:marRight w:val="0"/>
                                          <w:marTop w:val="0"/>
                                          <w:marBottom w:val="0"/>
                                          <w:divBdr>
                                            <w:top w:val="none" w:sz="0" w:space="0" w:color="auto"/>
                                            <w:left w:val="none" w:sz="0" w:space="0" w:color="auto"/>
                                            <w:bottom w:val="none" w:sz="0" w:space="0" w:color="auto"/>
                                            <w:right w:val="none" w:sz="0" w:space="0" w:color="auto"/>
                                          </w:divBdr>
                                        </w:div>
                                        <w:div w:id="1393195116">
                                          <w:marLeft w:val="640"/>
                                          <w:marRight w:val="0"/>
                                          <w:marTop w:val="0"/>
                                          <w:marBottom w:val="0"/>
                                          <w:divBdr>
                                            <w:top w:val="none" w:sz="0" w:space="0" w:color="auto"/>
                                            <w:left w:val="none" w:sz="0" w:space="0" w:color="auto"/>
                                            <w:bottom w:val="none" w:sz="0" w:space="0" w:color="auto"/>
                                            <w:right w:val="none" w:sz="0" w:space="0" w:color="auto"/>
                                          </w:divBdr>
                                        </w:div>
                                        <w:div w:id="1669820411">
                                          <w:marLeft w:val="640"/>
                                          <w:marRight w:val="0"/>
                                          <w:marTop w:val="0"/>
                                          <w:marBottom w:val="0"/>
                                          <w:divBdr>
                                            <w:top w:val="none" w:sz="0" w:space="0" w:color="auto"/>
                                            <w:left w:val="none" w:sz="0" w:space="0" w:color="auto"/>
                                            <w:bottom w:val="none" w:sz="0" w:space="0" w:color="auto"/>
                                            <w:right w:val="none" w:sz="0" w:space="0" w:color="auto"/>
                                          </w:divBdr>
                                        </w:div>
                                        <w:div w:id="1729568169">
                                          <w:marLeft w:val="640"/>
                                          <w:marRight w:val="0"/>
                                          <w:marTop w:val="0"/>
                                          <w:marBottom w:val="0"/>
                                          <w:divBdr>
                                            <w:top w:val="none" w:sz="0" w:space="0" w:color="auto"/>
                                            <w:left w:val="none" w:sz="0" w:space="0" w:color="auto"/>
                                            <w:bottom w:val="none" w:sz="0" w:space="0" w:color="auto"/>
                                            <w:right w:val="none" w:sz="0" w:space="0" w:color="auto"/>
                                          </w:divBdr>
                                        </w:div>
                                        <w:div w:id="1742024563">
                                          <w:marLeft w:val="640"/>
                                          <w:marRight w:val="0"/>
                                          <w:marTop w:val="0"/>
                                          <w:marBottom w:val="0"/>
                                          <w:divBdr>
                                            <w:top w:val="none" w:sz="0" w:space="0" w:color="auto"/>
                                            <w:left w:val="none" w:sz="0" w:space="0" w:color="auto"/>
                                            <w:bottom w:val="none" w:sz="0" w:space="0" w:color="auto"/>
                                            <w:right w:val="none" w:sz="0" w:space="0" w:color="auto"/>
                                          </w:divBdr>
                                        </w:div>
                                        <w:div w:id="1754862885">
                                          <w:marLeft w:val="640"/>
                                          <w:marRight w:val="0"/>
                                          <w:marTop w:val="0"/>
                                          <w:marBottom w:val="0"/>
                                          <w:divBdr>
                                            <w:top w:val="none" w:sz="0" w:space="0" w:color="auto"/>
                                            <w:left w:val="none" w:sz="0" w:space="0" w:color="auto"/>
                                            <w:bottom w:val="none" w:sz="0" w:space="0" w:color="auto"/>
                                            <w:right w:val="none" w:sz="0" w:space="0" w:color="auto"/>
                                          </w:divBdr>
                                        </w:div>
                                        <w:div w:id="1759449847">
                                          <w:marLeft w:val="640"/>
                                          <w:marRight w:val="0"/>
                                          <w:marTop w:val="0"/>
                                          <w:marBottom w:val="0"/>
                                          <w:divBdr>
                                            <w:top w:val="none" w:sz="0" w:space="0" w:color="auto"/>
                                            <w:left w:val="none" w:sz="0" w:space="0" w:color="auto"/>
                                            <w:bottom w:val="none" w:sz="0" w:space="0" w:color="auto"/>
                                            <w:right w:val="none" w:sz="0" w:space="0" w:color="auto"/>
                                          </w:divBdr>
                                        </w:div>
                                        <w:div w:id="1839077059">
                                          <w:marLeft w:val="640"/>
                                          <w:marRight w:val="0"/>
                                          <w:marTop w:val="0"/>
                                          <w:marBottom w:val="0"/>
                                          <w:divBdr>
                                            <w:top w:val="none" w:sz="0" w:space="0" w:color="auto"/>
                                            <w:left w:val="none" w:sz="0" w:space="0" w:color="auto"/>
                                            <w:bottom w:val="none" w:sz="0" w:space="0" w:color="auto"/>
                                            <w:right w:val="none" w:sz="0" w:space="0" w:color="auto"/>
                                          </w:divBdr>
                                        </w:div>
                                        <w:div w:id="1941647208">
                                          <w:marLeft w:val="640"/>
                                          <w:marRight w:val="0"/>
                                          <w:marTop w:val="0"/>
                                          <w:marBottom w:val="0"/>
                                          <w:divBdr>
                                            <w:top w:val="none" w:sz="0" w:space="0" w:color="auto"/>
                                            <w:left w:val="none" w:sz="0" w:space="0" w:color="auto"/>
                                            <w:bottom w:val="none" w:sz="0" w:space="0" w:color="auto"/>
                                            <w:right w:val="none" w:sz="0" w:space="0" w:color="auto"/>
                                          </w:divBdr>
                                        </w:div>
                                        <w:div w:id="2003391517">
                                          <w:marLeft w:val="640"/>
                                          <w:marRight w:val="0"/>
                                          <w:marTop w:val="0"/>
                                          <w:marBottom w:val="0"/>
                                          <w:divBdr>
                                            <w:top w:val="none" w:sz="0" w:space="0" w:color="auto"/>
                                            <w:left w:val="none" w:sz="0" w:space="0" w:color="auto"/>
                                            <w:bottom w:val="none" w:sz="0" w:space="0" w:color="auto"/>
                                            <w:right w:val="none" w:sz="0" w:space="0" w:color="auto"/>
                                          </w:divBdr>
                                        </w:div>
                                        <w:div w:id="2095658882">
                                          <w:marLeft w:val="640"/>
                                          <w:marRight w:val="0"/>
                                          <w:marTop w:val="0"/>
                                          <w:marBottom w:val="0"/>
                                          <w:divBdr>
                                            <w:top w:val="none" w:sz="0" w:space="0" w:color="auto"/>
                                            <w:left w:val="none" w:sz="0" w:space="0" w:color="auto"/>
                                            <w:bottom w:val="none" w:sz="0" w:space="0" w:color="auto"/>
                                            <w:right w:val="none" w:sz="0" w:space="0" w:color="auto"/>
                                          </w:divBdr>
                                        </w:div>
                                      </w:divsChild>
                                    </w:div>
                                    <w:div w:id="207643895">
                                      <w:marLeft w:val="0"/>
                                      <w:marRight w:val="0"/>
                                      <w:marTop w:val="0"/>
                                      <w:marBottom w:val="0"/>
                                      <w:divBdr>
                                        <w:top w:val="none" w:sz="0" w:space="0" w:color="auto"/>
                                        <w:left w:val="none" w:sz="0" w:space="0" w:color="auto"/>
                                        <w:bottom w:val="none" w:sz="0" w:space="0" w:color="auto"/>
                                        <w:right w:val="none" w:sz="0" w:space="0" w:color="auto"/>
                                      </w:divBdr>
                                      <w:divsChild>
                                        <w:div w:id="90585067">
                                          <w:marLeft w:val="640"/>
                                          <w:marRight w:val="0"/>
                                          <w:marTop w:val="0"/>
                                          <w:marBottom w:val="0"/>
                                          <w:divBdr>
                                            <w:top w:val="none" w:sz="0" w:space="0" w:color="auto"/>
                                            <w:left w:val="none" w:sz="0" w:space="0" w:color="auto"/>
                                            <w:bottom w:val="none" w:sz="0" w:space="0" w:color="auto"/>
                                            <w:right w:val="none" w:sz="0" w:space="0" w:color="auto"/>
                                          </w:divBdr>
                                        </w:div>
                                        <w:div w:id="128086604">
                                          <w:marLeft w:val="640"/>
                                          <w:marRight w:val="0"/>
                                          <w:marTop w:val="0"/>
                                          <w:marBottom w:val="0"/>
                                          <w:divBdr>
                                            <w:top w:val="none" w:sz="0" w:space="0" w:color="auto"/>
                                            <w:left w:val="none" w:sz="0" w:space="0" w:color="auto"/>
                                            <w:bottom w:val="none" w:sz="0" w:space="0" w:color="auto"/>
                                            <w:right w:val="none" w:sz="0" w:space="0" w:color="auto"/>
                                          </w:divBdr>
                                        </w:div>
                                        <w:div w:id="224529338">
                                          <w:marLeft w:val="640"/>
                                          <w:marRight w:val="0"/>
                                          <w:marTop w:val="0"/>
                                          <w:marBottom w:val="0"/>
                                          <w:divBdr>
                                            <w:top w:val="none" w:sz="0" w:space="0" w:color="auto"/>
                                            <w:left w:val="none" w:sz="0" w:space="0" w:color="auto"/>
                                            <w:bottom w:val="none" w:sz="0" w:space="0" w:color="auto"/>
                                            <w:right w:val="none" w:sz="0" w:space="0" w:color="auto"/>
                                          </w:divBdr>
                                        </w:div>
                                        <w:div w:id="368457757">
                                          <w:marLeft w:val="640"/>
                                          <w:marRight w:val="0"/>
                                          <w:marTop w:val="0"/>
                                          <w:marBottom w:val="0"/>
                                          <w:divBdr>
                                            <w:top w:val="none" w:sz="0" w:space="0" w:color="auto"/>
                                            <w:left w:val="none" w:sz="0" w:space="0" w:color="auto"/>
                                            <w:bottom w:val="none" w:sz="0" w:space="0" w:color="auto"/>
                                            <w:right w:val="none" w:sz="0" w:space="0" w:color="auto"/>
                                          </w:divBdr>
                                        </w:div>
                                        <w:div w:id="368838310">
                                          <w:marLeft w:val="640"/>
                                          <w:marRight w:val="0"/>
                                          <w:marTop w:val="0"/>
                                          <w:marBottom w:val="0"/>
                                          <w:divBdr>
                                            <w:top w:val="none" w:sz="0" w:space="0" w:color="auto"/>
                                            <w:left w:val="none" w:sz="0" w:space="0" w:color="auto"/>
                                            <w:bottom w:val="none" w:sz="0" w:space="0" w:color="auto"/>
                                            <w:right w:val="none" w:sz="0" w:space="0" w:color="auto"/>
                                          </w:divBdr>
                                        </w:div>
                                        <w:div w:id="407382980">
                                          <w:marLeft w:val="640"/>
                                          <w:marRight w:val="0"/>
                                          <w:marTop w:val="0"/>
                                          <w:marBottom w:val="0"/>
                                          <w:divBdr>
                                            <w:top w:val="none" w:sz="0" w:space="0" w:color="auto"/>
                                            <w:left w:val="none" w:sz="0" w:space="0" w:color="auto"/>
                                            <w:bottom w:val="none" w:sz="0" w:space="0" w:color="auto"/>
                                            <w:right w:val="none" w:sz="0" w:space="0" w:color="auto"/>
                                          </w:divBdr>
                                        </w:div>
                                        <w:div w:id="508837599">
                                          <w:marLeft w:val="640"/>
                                          <w:marRight w:val="0"/>
                                          <w:marTop w:val="0"/>
                                          <w:marBottom w:val="0"/>
                                          <w:divBdr>
                                            <w:top w:val="none" w:sz="0" w:space="0" w:color="auto"/>
                                            <w:left w:val="none" w:sz="0" w:space="0" w:color="auto"/>
                                            <w:bottom w:val="none" w:sz="0" w:space="0" w:color="auto"/>
                                            <w:right w:val="none" w:sz="0" w:space="0" w:color="auto"/>
                                          </w:divBdr>
                                        </w:div>
                                        <w:div w:id="583729305">
                                          <w:marLeft w:val="640"/>
                                          <w:marRight w:val="0"/>
                                          <w:marTop w:val="0"/>
                                          <w:marBottom w:val="0"/>
                                          <w:divBdr>
                                            <w:top w:val="none" w:sz="0" w:space="0" w:color="auto"/>
                                            <w:left w:val="none" w:sz="0" w:space="0" w:color="auto"/>
                                            <w:bottom w:val="none" w:sz="0" w:space="0" w:color="auto"/>
                                            <w:right w:val="none" w:sz="0" w:space="0" w:color="auto"/>
                                          </w:divBdr>
                                        </w:div>
                                        <w:div w:id="597762135">
                                          <w:marLeft w:val="640"/>
                                          <w:marRight w:val="0"/>
                                          <w:marTop w:val="0"/>
                                          <w:marBottom w:val="0"/>
                                          <w:divBdr>
                                            <w:top w:val="none" w:sz="0" w:space="0" w:color="auto"/>
                                            <w:left w:val="none" w:sz="0" w:space="0" w:color="auto"/>
                                            <w:bottom w:val="none" w:sz="0" w:space="0" w:color="auto"/>
                                            <w:right w:val="none" w:sz="0" w:space="0" w:color="auto"/>
                                          </w:divBdr>
                                        </w:div>
                                        <w:div w:id="677931422">
                                          <w:marLeft w:val="640"/>
                                          <w:marRight w:val="0"/>
                                          <w:marTop w:val="0"/>
                                          <w:marBottom w:val="0"/>
                                          <w:divBdr>
                                            <w:top w:val="none" w:sz="0" w:space="0" w:color="auto"/>
                                            <w:left w:val="none" w:sz="0" w:space="0" w:color="auto"/>
                                            <w:bottom w:val="none" w:sz="0" w:space="0" w:color="auto"/>
                                            <w:right w:val="none" w:sz="0" w:space="0" w:color="auto"/>
                                          </w:divBdr>
                                        </w:div>
                                        <w:div w:id="882982884">
                                          <w:marLeft w:val="640"/>
                                          <w:marRight w:val="0"/>
                                          <w:marTop w:val="0"/>
                                          <w:marBottom w:val="0"/>
                                          <w:divBdr>
                                            <w:top w:val="none" w:sz="0" w:space="0" w:color="auto"/>
                                            <w:left w:val="none" w:sz="0" w:space="0" w:color="auto"/>
                                            <w:bottom w:val="none" w:sz="0" w:space="0" w:color="auto"/>
                                            <w:right w:val="none" w:sz="0" w:space="0" w:color="auto"/>
                                          </w:divBdr>
                                        </w:div>
                                        <w:div w:id="900209420">
                                          <w:marLeft w:val="640"/>
                                          <w:marRight w:val="0"/>
                                          <w:marTop w:val="0"/>
                                          <w:marBottom w:val="0"/>
                                          <w:divBdr>
                                            <w:top w:val="none" w:sz="0" w:space="0" w:color="auto"/>
                                            <w:left w:val="none" w:sz="0" w:space="0" w:color="auto"/>
                                            <w:bottom w:val="none" w:sz="0" w:space="0" w:color="auto"/>
                                            <w:right w:val="none" w:sz="0" w:space="0" w:color="auto"/>
                                          </w:divBdr>
                                        </w:div>
                                        <w:div w:id="970592350">
                                          <w:marLeft w:val="640"/>
                                          <w:marRight w:val="0"/>
                                          <w:marTop w:val="0"/>
                                          <w:marBottom w:val="0"/>
                                          <w:divBdr>
                                            <w:top w:val="none" w:sz="0" w:space="0" w:color="auto"/>
                                            <w:left w:val="none" w:sz="0" w:space="0" w:color="auto"/>
                                            <w:bottom w:val="none" w:sz="0" w:space="0" w:color="auto"/>
                                            <w:right w:val="none" w:sz="0" w:space="0" w:color="auto"/>
                                          </w:divBdr>
                                        </w:div>
                                        <w:div w:id="996618621">
                                          <w:marLeft w:val="640"/>
                                          <w:marRight w:val="0"/>
                                          <w:marTop w:val="0"/>
                                          <w:marBottom w:val="0"/>
                                          <w:divBdr>
                                            <w:top w:val="none" w:sz="0" w:space="0" w:color="auto"/>
                                            <w:left w:val="none" w:sz="0" w:space="0" w:color="auto"/>
                                            <w:bottom w:val="none" w:sz="0" w:space="0" w:color="auto"/>
                                            <w:right w:val="none" w:sz="0" w:space="0" w:color="auto"/>
                                          </w:divBdr>
                                        </w:div>
                                        <w:div w:id="1013916056">
                                          <w:marLeft w:val="640"/>
                                          <w:marRight w:val="0"/>
                                          <w:marTop w:val="0"/>
                                          <w:marBottom w:val="0"/>
                                          <w:divBdr>
                                            <w:top w:val="none" w:sz="0" w:space="0" w:color="auto"/>
                                            <w:left w:val="none" w:sz="0" w:space="0" w:color="auto"/>
                                            <w:bottom w:val="none" w:sz="0" w:space="0" w:color="auto"/>
                                            <w:right w:val="none" w:sz="0" w:space="0" w:color="auto"/>
                                          </w:divBdr>
                                        </w:div>
                                        <w:div w:id="1044449420">
                                          <w:marLeft w:val="640"/>
                                          <w:marRight w:val="0"/>
                                          <w:marTop w:val="0"/>
                                          <w:marBottom w:val="0"/>
                                          <w:divBdr>
                                            <w:top w:val="none" w:sz="0" w:space="0" w:color="auto"/>
                                            <w:left w:val="none" w:sz="0" w:space="0" w:color="auto"/>
                                            <w:bottom w:val="none" w:sz="0" w:space="0" w:color="auto"/>
                                            <w:right w:val="none" w:sz="0" w:space="0" w:color="auto"/>
                                          </w:divBdr>
                                        </w:div>
                                        <w:div w:id="1073702694">
                                          <w:marLeft w:val="640"/>
                                          <w:marRight w:val="0"/>
                                          <w:marTop w:val="0"/>
                                          <w:marBottom w:val="0"/>
                                          <w:divBdr>
                                            <w:top w:val="none" w:sz="0" w:space="0" w:color="auto"/>
                                            <w:left w:val="none" w:sz="0" w:space="0" w:color="auto"/>
                                            <w:bottom w:val="none" w:sz="0" w:space="0" w:color="auto"/>
                                            <w:right w:val="none" w:sz="0" w:space="0" w:color="auto"/>
                                          </w:divBdr>
                                        </w:div>
                                        <w:div w:id="1118597068">
                                          <w:marLeft w:val="640"/>
                                          <w:marRight w:val="0"/>
                                          <w:marTop w:val="0"/>
                                          <w:marBottom w:val="0"/>
                                          <w:divBdr>
                                            <w:top w:val="none" w:sz="0" w:space="0" w:color="auto"/>
                                            <w:left w:val="none" w:sz="0" w:space="0" w:color="auto"/>
                                            <w:bottom w:val="none" w:sz="0" w:space="0" w:color="auto"/>
                                            <w:right w:val="none" w:sz="0" w:space="0" w:color="auto"/>
                                          </w:divBdr>
                                        </w:div>
                                        <w:div w:id="1173182371">
                                          <w:marLeft w:val="640"/>
                                          <w:marRight w:val="0"/>
                                          <w:marTop w:val="0"/>
                                          <w:marBottom w:val="0"/>
                                          <w:divBdr>
                                            <w:top w:val="none" w:sz="0" w:space="0" w:color="auto"/>
                                            <w:left w:val="none" w:sz="0" w:space="0" w:color="auto"/>
                                            <w:bottom w:val="none" w:sz="0" w:space="0" w:color="auto"/>
                                            <w:right w:val="none" w:sz="0" w:space="0" w:color="auto"/>
                                          </w:divBdr>
                                        </w:div>
                                        <w:div w:id="1215432145">
                                          <w:marLeft w:val="640"/>
                                          <w:marRight w:val="0"/>
                                          <w:marTop w:val="0"/>
                                          <w:marBottom w:val="0"/>
                                          <w:divBdr>
                                            <w:top w:val="none" w:sz="0" w:space="0" w:color="auto"/>
                                            <w:left w:val="none" w:sz="0" w:space="0" w:color="auto"/>
                                            <w:bottom w:val="none" w:sz="0" w:space="0" w:color="auto"/>
                                            <w:right w:val="none" w:sz="0" w:space="0" w:color="auto"/>
                                          </w:divBdr>
                                        </w:div>
                                        <w:div w:id="1316646506">
                                          <w:marLeft w:val="640"/>
                                          <w:marRight w:val="0"/>
                                          <w:marTop w:val="0"/>
                                          <w:marBottom w:val="0"/>
                                          <w:divBdr>
                                            <w:top w:val="none" w:sz="0" w:space="0" w:color="auto"/>
                                            <w:left w:val="none" w:sz="0" w:space="0" w:color="auto"/>
                                            <w:bottom w:val="none" w:sz="0" w:space="0" w:color="auto"/>
                                            <w:right w:val="none" w:sz="0" w:space="0" w:color="auto"/>
                                          </w:divBdr>
                                        </w:div>
                                        <w:div w:id="1351830980">
                                          <w:marLeft w:val="640"/>
                                          <w:marRight w:val="0"/>
                                          <w:marTop w:val="0"/>
                                          <w:marBottom w:val="0"/>
                                          <w:divBdr>
                                            <w:top w:val="none" w:sz="0" w:space="0" w:color="auto"/>
                                            <w:left w:val="none" w:sz="0" w:space="0" w:color="auto"/>
                                            <w:bottom w:val="none" w:sz="0" w:space="0" w:color="auto"/>
                                            <w:right w:val="none" w:sz="0" w:space="0" w:color="auto"/>
                                          </w:divBdr>
                                        </w:div>
                                        <w:div w:id="1391222008">
                                          <w:marLeft w:val="640"/>
                                          <w:marRight w:val="0"/>
                                          <w:marTop w:val="0"/>
                                          <w:marBottom w:val="0"/>
                                          <w:divBdr>
                                            <w:top w:val="none" w:sz="0" w:space="0" w:color="auto"/>
                                            <w:left w:val="none" w:sz="0" w:space="0" w:color="auto"/>
                                            <w:bottom w:val="none" w:sz="0" w:space="0" w:color="auto"/>
                                            <w:right w:val="none" w:sz="0" w:space="0" w:color="auto"/>
                                          </w:divBdr>
                                        </w:div>
                                        <w:div w:id="1402292936">
                                          <w:marLeft w:val="640"/>
                                          <w:marRight w:val="0"/>
                                          <w:marTop w:val="0"/>
                                          <w:marBottom w:val="0"/>
                                          <w:divBdr>
                                            <w:top w:val="none" w:sz="0" w:space="0" w:color="auto"/>
                                            <w:left w:val="none" w:sz="0" w:space="0" w:color="auto"/>
                                            <w:bottom w:val="none" w:sz="0" w:space="0" w:color="auto"/>
                                            <w:right w:val="none" w:sz="0" w:space="0" w:color="auto"/>
                                          </w:divBdr>
                                        </w:div>
                                        <w:div w:id="1495993485">
                                          <w:marLeft w:val="640"/>
                                          <w:marRight w:val="0"/>
                                          <w:marTop w:val="0"/>
                                          <w:marBottom w:val="0"/>
                                          <w:divBdr>
                                            <w:top w:val="none" w:sz="0" w:space="0" w:color="auto"/>
                                            <w:left w:val="none" w:sz="0" w:space="0" w:color="auto"/>
                                            <w:bottom w:val="none" w:sz="0" w:space="0" w:color="auto"/>
                                            <w:right w:val="none" w:sz="0" w:space="0" w:color="auto"/>
                                          </w:divBdr>
                                        </w:div>
                                        <w:div w:id="1636333828">
                                          <w:marLeft w:val="640"/>
                                          <w:marRight w:val="0"/>
                                          <w:marTop w:val="0"/>
                                          <w:marBottom w:val="0"/>
                                          <w:divBdr>
                                            <w:top w:val="none" w:sz="0" w:space="0" w:color="auto"/>
                                            <w:left w:val="none" w:sz="0" w:space="0" w:color="auto"/>
                                            <w:bottom w:val="none" w:sz="0" w:space="0" w:color="auto"/>
                                            <w:right w:val="none" w:sz="0" w:space="0" w:color="auto"/>
                                          </w:divBdr>
                                        </w:div>
                                        <w:div w:id="1711104591">
                                          <w:marLeft w:val="640"/>
                                          <w:marRight w:val="0"/>
                                          <w:marTop w:val="0"/>
                                          <w:marBottom w:val="0"/>
                                          <w:divBdr>
                                            <w:top w:val="none" w:sz="0" w:space="0" w:color="auto"/>
                                            <w:left w:val="none" w:sz="0" w:space="0" w:color="auto"/>
                                            <w:bottom w:val="none" w:sz="0" w:space="0" w:color="auto"/>
                                            <w:right w:val="none" w:sz="0" w:space="0" w:color="auto"/>
                                          </w:divBdr>
                                        </w:div>
                                        <w:div w:id="1857961955">
                                          <w:marLeft w:val="640"/>
                                          <w:marRight w:val="0"/>
                                          <w:marTop w:val="0"/>
                                          <w:marBottom w:val="0"/>
                                          <w:divBdr>
                                            <w:top w:val="none" w:sz="0" w:space="0" w:color="auto"/>
                                            <w:left w:val="none" w:sz="0" w:space="0" w:color="auto"/>
                                            <w:bottom w:val="none" w:sz="0" w:space="0" w:color="auto"/>
                                            <w:right w:val="none" w:sz="0" w:space="0" w:color="auto"/>
                                          </w:divBdr>
                                        </w:div>
                                        <w:div w:id="1875607355">
                                          <w:marLeft w:val="640"/>
                                          <w:marRight w:val="0"/>
                                          <w:marTop w:val="0"/>
                                          <w:marBottom w:val="0"/>
                                          <w:divBdr>
                                            <w:top w:val="none" w:sz="0" w:space="0" w:color="auto"/>
                                            <w:left w:val="none" w:sz="0" w:space="0" w:color="auto"/>
                                            <w:bottom w:val="none" w:sz="0" w:space="0" w:color="auto"/>
                                            <w:right w:val="none" w:sz="0" w:space="0" w:color="auto"/>
                                          </w:divBdr>
                                        </w:div>
                                        <w:div w:id="1885873559">
                                          <w:marLeft w:val="640"/>
                                          <w:marRight w:val="0"/>
                                          <w:marTop w:val="0"/>
                                          <w:marBottom w:val="0"/>
                                          <w:divBdr>
                                            <w:top w:val="none" w:sz="0" w:space="0" w:color="auto"/>
                                            <w:left w:val="none" w:sz="0" w:space="0" w:color="auto"/>
                                            <w:bottom w:val="none" w:sz="0" w:space="0" w:color="auto"/>
                                            <w:right w:val="none" w:sz="0" w:space="0" w:color="auto"/>
                                          </w:divBdr>
                                        </w:div>
                                        <w:div w:id="1901552983">
                                          <w:marLeft w:val="640"/>
                                          <w:marRight w:val="0"/>
                                          <w:marTop w:val="0"/>
                                          <w:marBottom w:val="0"/>
                                          <w:divBdr>
                                            <w:top w:val="none" w:sz="0" w:space="0" w:color="auto"/>
                                            <w:left w:val="none" w:sz="0" w:space="0" w:color="auto"/>
                                            <w:bottom w:val="none" w:sz="0" w:space="0" w:color="auto"/>
                                            <w:right w:val="none" w:sz="0" w:space="0" w:color="auto"/>
                                          </w:divBdr>
                                        </w:div>
                                        <w:div w:id="1914394006">
                                          <w:marLeft w:val="640"/>
                                          <w:marRight w:val="0"/>
                                          <w:marTop w:val="0"/>
                                          <w:marBottom w:val="0"/>
                                          <w:divBdr>
                                            <w:top w:val="none" w:sz="0" w:space="0" w:color="auto"/>
                                            <w:left w:val="none" w:sz="0" w:space="0" w:color="auto"/>
                                            <w:bottom w:val="none" w:sz="0" w:space="0" w:color="auto"/>
                                            <w:right w:val="none" w:sz="0" w:space="0" w:color="auto"/>
                                          </w:divBdr>
                                        </w:div>
                                        <w:div w:id="1983651756">
                                          <w:marLeft w:val="640"/>
                                          <w:marRight w:val="0"/>
                                          <w:marTop w:val="0"/>
                                          <w:marBottom w:val="0"/>
                                          <w:divBdr>
                                            <w:top w:val="none" w:sz="0" w:space="0" w:color="auto"/>
                                            <w:left w:val="none" w:sz="0" w:space="0" w:color="auto"/>
                                            <w:bottom w:val="none" w:sz="0" w:space="0" w:color="auto"/>
                                            <w:right w:val="none" w:sz="0" w:space="0" w:color="auto"/>
                                          </w:divBdr>
                                        </w:div>
                                        <w:div w:id="2051492359">
                                          <w:marLeft w:val="640"/>
                                          <w:marRight w:val="0"/>
                                          <w:marTop w:val="0"/>
                                          <w:marBottom w:val="0"/>
                                          <w:divBdr>
                                            <w:top w:val="none" w:sz="0" w:space="0" w:color="auto"/>
                                            <w:left w:val="none" w:sz="0" w:space="0" w:color="auto"/>
                                            <w:bottom w:val="none" w:sz="0" w:space="0" w:color="auto"/>
                                            <w:right w:val="none" w:sz="0" w:space="0" w:color="auto"/>
                                          </w:divBdr>
                                        </w:div>
                                      </w:divsChild>
                                    </w:div>
                                    <w:div w:id="342518223">
                                      <w:marLeft w:val="0"/>
                                      <w:marRight w:val="0"/>
                                      <w:marTop w:val="0"/>
                                      <w:marBottom w:val="0"/>
                                      <w:divBdr>
                                        <w:top w:val="none" w:sz="0" w:space="0" w:color="auto"/>
                                        <w:left w:val="none" w:sz="0" w:space="0" w:color="auto"/>
                                        <w:bottom w:val="none" w:sz="0" w:space="0" w:color="auto"/>
                                        <w:right w:val="none" w:sz="0" w:space="0" w:color="auto"/>
                                      </w:divBdr>
                                      <w:divsChild>
                                        <w:div w:id="22829942">
                                          <w:marLeft w:val="640"/>
                                          <w:marRight w:val="0"/>
                                          <w:marTop w:val="0"/>
                                          <w:marBottom w:val="0"/>
                                          <w:divBdr>
                                            <w:top w:val="none" w:sz="0" w:space="0" w:color="auto"/>
                                            <w:left w:val="none" w:sz="0" w:space="0" w:color="auto"/>
                                            <w:bottom w:val="none" w:sz="0" w:space="0" w:color="auto"/>
                                            <w:right w:val="none" w:sz="0" w:space="0" w:color="auto"/>
                                          </w:divBdr>
                                        </w:div>
                                        <w:div w:id="30962694">
                                          <w:marLeft w:val="640"/>
                                          <w:marRight w:val="0"/>
                                          <w:marTop w:val="0"/>
                                          <w:marBottom w:val="0"/>
                                          <w:divBdr>
                                            <w:top w:val="none" w:sz="0" w:space="0" w:color="auto"/>
                                            <w:left w:val="none" w:sz="0" w:space="0" w:color="auto"/>
                                            <w:bottom w:val="none" w:sz="0" w:space="0" w:color="auto"/>
                                            <w:right w:val="none" w:sz="0" w:space="0" w:color="auto"/>
                                          </w:divBdr>
                                        </w:div>
                                        <w:div w:id="59988245">
                                          <w:marLeft w:val="640"/>
                                          <w:marRight w:val="0"/>
                                          <w:marTop w:val="0"/>
                                          <w:marBottom w:val="0"/>
                                          <w:divBdr>
                                            <w:top w:val="none" w:sz="0" w:space="0" w:color="auto"/>
                                            <w:left w:val="none" w:sz="0" w:space="0" w:color="auto"/>
                                            <w:bottom w:val="none" w:sz="0" w:space="0" w:color="auto"/>
                                            <w:right w:val="none" w:sz="0" w:space="0" w:color="auto"/>
                                          </w:divBdr>
                                        </w:div>
                                        <w:div w:id="134180001">
                                          <w:marLeft w:val="640"/>
                                          <w:marRight w:val="0"/>
                                          <w:marTop w:val="0"/>
                                          <w:marBottom w:val="0"/>
                                          <w:divBdr>
                                            <w:top w:val="none" w:sz="0" w:space="0" w:color="auto"/>
                                            <w:left w:val="none" w:sz="0" w:space="0" w:color="auto"/>
                                            <w:bottom w:val="none" w:sz="0" w:space="0" w:color="auto"/>
                                            <w:right w:val="none" w:sz="0" w:space="0" w:color="auto"/>
                                          </w:divBdr>
                                        </w:div>
                                        <w:div w:id="151341064">
                                          <w:marLeft w:val="640"/>
                                          <w:marRight w:val="0"/>
                                          <w:marTop w:val="0"/>
                                          <w:marBottom w:val="0"/>
                                          <w:divBdr>
                                            <w:top w:val="none" w:sz="0" w:space="0" w:color="auto"/>
                                            <w:left w:val="none" w:sz="0" w:space="0" w:color="auto"/>
                                            <w:bottom w:val="none" w:sz="0" w:space="0" w:color="auto"/>
                                            <w:right w:val="none" w:sz="0" w:space="0" w:color="auto"/>
                                          </w:divBdr>
                                        </w:div>
                                        <w:div w:id="160892476">
                                          <w:marLeft w:val="640"/>
                                          <w:marRight w:val="0"/>
                                          <w:marTop w:val="0"/>
                                          <w:marBottom w:val="0"/>
                                          <w:divBdr>
                                            <w:top w:val="none" w:sz="0" w:space="0" w:color="auto"/>
                                            <w:left w:val="none" w:sz="0" w:space="0" w:color="auto"/>
                                            <w:bottom w:val="none" w:sz="0" w:space="0" w:color="auto"/>
                                            <w:right w:val="none" w:sz="0" w:space="0" w:color="auto"/>
                                          </w:divBdr>
                                        </w:div>
                                        <w:div w:id="244611517">
                                          <w:marLeft w:val="640"/>
                                          <w:marRight w:val="0"/>
                                          <w:marTop w:val="0"/>
                                          <w:marBottom w:val="0"/>
                                          <w:divBdr>
                                            <w:top w:val="none" w:sz="0" w:space="0" w:color="auto"/>
                                            <w:left w:val="none" w:sz="0" w:space="0" w:color="auto"/>
                                            <w:bottom w:val="none" w:sz="0" w:space="0" w:color="auto"/>
                                            <w:right w:val="none" w:sz="0" w:space="0" w:color="auto"/>
                                          </w:divBdr>
                                        </w:div>
                                        <w:div w:id="250243826">
                                          <w:marLeft w:val="640"/>
                                          <w:marRight w:val="0"/>
                                          <w:marTop w:val="0"/>
                                          <w:marBottom w:val="0"/>
                                          <w:divBdr>
                                            <w:top w:val="none" w:sz="0" w:space="0" w:color="auto"/>
                                            <w:left w:val="none" w:sz="0" w:space="0" w:color="auto"/>
                                            <w:bottom w:val="none" w:sz="0" w:space="0" w:color="auto"/>
                                            <w:right w:val="none" w:sz="0" w:space="0" w:color="auto"/>
                                          </w:divBdr>
                                        </w:div>
                                        <w:div w:id="262036955">
                                          <w:marLeft w:val="640"/>
                                          <w:marRight w:val="0"/>
                                          <w:marTop w:val="0"/>
                                          <w:marBottom w:val="0"/>
                                          <w:divBdr>
                                            <w:top w:val="none" w:sz="0" w:space="0" w:color="auto"/>
                                            <w:left w:val="none" w:sz="0" w:space="0" w:color="auto"/>
                                            <w:bottom w:val="none" w:sz="0" w:space="0" w:color="auto"/>
                                            <w:right w:val="none" w:sz="0" w:space="0" w:color="auto"/>
                                          </w:divBdr>
                                        </w:div>
                                        <w:div w:id="535045732">
                                          <w:marLeft w:val="640"/>
                                          <w:marRight w:val="0"/>
                                          <w:marTop w:val="0"/>
                                          <w:marBottom w:val="0"/>
                                          <w:divBdr>
                                            <w:top w:val="none" w:sz="0" w:space="0" w:color="auto"/>
                                            <w:left w:val="none" w:sz="0" w:space="0" w:color="auto"/>
                                            <w:bottom w:val="none" w:sz="0" w:space="0" w:color="auto"/>
                                            <w:right w:val="none" w:sz="0" w:space="0" w:color="auto"/>
                                          </w:divBdr>
                                        </w:div>
                                        <w:div w:id="647899891">
                                          <w:marLeft w:val="640"/>
                                          <w:marRight w:val="0"/>
                                          <w:marTop w:val="0"/>
                                          <w:marBottom w:val="0"/>
                                          <w:divBdr>
                                            <w:top w:val="none" w:sz="0" w:space="0" w:color="auto"/>
                                            <w:left w:val="none" w:sz="0" w:space="0" w:color="auto"/>
                                            <w:bottom w:val="none" w:sz="0" w:space="0" w:color="auto"/>
                                            <w:right w:val="none" w:sz="0" w:space="0" w:color="auto"/>
                                          </w:divBdr>
                                        </w:div>
                                        <w:div w:id="700521044">
                                          <w:marLeft w:val="640"/>
                                          <w:marRight w:val="0"/>
                                          <w:marTop w:val="0"/>
                                          <w:marBottom w:val="0"/>
                                          <w:divBdr>
                                            <w:top w:val="none" w:sz="0" w:space="0" w:color="auto"/>
                                            <w:left w:val="none" w:sz="0" w:space="0" w:color="auto"/>
                                            <w:bottom w:val="none" w:sz="0" w:space="0" w:color="auto"/>
                                            <w:right w:val="none" w:sz="0" w:space="0" w:color="auto"/>
                                          </w:divBdr>
                                        </w:div>
                                        <w:div w:id="724185119">
                                          <w:marLeft w:val="640"/>
                                          <w:marRight w:val="0"/>
                                          <w:marTop w:val="0"/>
                                          <w:marBottom w:val="0"/>
                                          <w:divBdr>
                                            <w:top w:val="none" w:sz="0" w:space="0" w:color="auto"/>
                                            <w:left w:val="none" w:sz="0" w:space="0" w:color="auto"/>
                                            <w:bottom w:val="none" w:sz="0" w:space="0" w:color="auto"/>
                                            <w:right w:val="none" w:sz="0" w:space="0" w:color="auto"/>
                                          </w:divBdr>
                                        </w:div>
                                        <w:div w:id="766581219">
                                          <w:marLeft w:val="640"/>
                                          <w:marRight w:val="0"/>
                                          <w:marTop w:val="0"/>
                                          <w:marBottom w:val="0"/>
                                          <w:divBdr>
                                            <w:top w:val="none" w:sz="0" w:space="0" w:color="auto"/>
                                            <w:left w:val="none" w:sz="0" w:space="0" w:color="auto"/>
                                            <w:bottom w:val="none" w:sz="0" w:space="0" w:color="auto"/>
                                            <w:right w:val="none" w:sz="0" w:space="0" w:color="auto"/>
                                          </w:divBdr>
                                        </w:div>
                                        <w:div w:id="795686344">
                                          <w:marLeft w:val="640"/>
                                          <w:marRight w:val="0"/>
                                          <w:marTop w:val="0"/>
                                          <w:marBottom w:val="0"/>
                                          <w:divBdr>
                                            <w:top w:val="none" w:sz="0" w:space="0" w:color="auto"/>
                                            <w:left w:val="none" w:sz="0" w:space="0" w:color="auto"/>
                                            <w:bottom w:val="none" w:sz="0" w:space="0" w:color="auto"/>
                                            <w:right w:val="none" w:sz="0" w:space="0" w:color="auto"/>
                                          </w:divBdr>
                                        </w:div>
                                        <w:div w:id="856575259">
                                          <w:marLeft w:val="640"/>
                                          <w:marRight w:val="0"/>
                                          <w:marTop w:val="0"/>
                                          <w:marBottom w:val="0"/>
                                          <w:divBdr>
                                            <w:top w:val="none" w:sz="0" w:space="0" w:color="auto"/>
                                            <w:left w:val="none" w:sz="0" w:space="0" w:color="auto"/>
                                            <w:bottom w:val="none" w:sz="0" w:space="0" w:color="auto"/>
                                            <w:right w:val="none" w:sz="0" w:space="0" w:color="auto"/>
                                          </w:divBdr>
                                        </w:div>
                                        <w:div w:id="921989275">
                                          <w:marLeft w:val="640"/>
                                          <w:marRight w:val="0"/>
                                          <w:marTop w:val="0"/>
                                          <w:marBottom w:val="0"/>
                                          <w:divBdr>
                                            <w:top w:val="none" w:sz="0" w:space="0" w:color="auto"/>
                                            <w:left w:val="none" w:sz="0" w:space="0" w:color="auto"/>
                                            <w:bottom w:val="none" w:sz="0" w:space="0" w:color="auto"/>
                                            <w:right w:val="none" w:sz="0" w:space="0" w:color="auto"/>
                                          </w:divBdr>
                                        </w:div>
                                        <w:div w:id="931012653">
                                          <w:marLeft w:val="640"/>
                                          <w:marRight w:val="0"/>
                                          <w:marTop w:val="0"/>
                                          <w:marBottom w:val="0"/>
                                          <w:divBdr>
                                            <w:top w:val="none" w:sz="0" w:space="0" w:color="auto"/>
                                            <w:left w:val="none" w:sz="0" w:space="0" w:color="auto"/>
                                            <w:bottom w:val="none" w:sz="0" w:space="0" w:color="auto"/>
                                            <w:right w:val="none" w:sz="0" w:space="0" w:color="auto"/>
                                          </w:divBdr>
                                        </w:div>
                                        <w:div w:id="998926777">
                                          <w:marLeft w:val="640"/>
                                          <w:marRight w:val="0"/>
                                          <w:marTop w:val="0"/>
                                          <w:marBottom w:val="0"/>
                                          <w:divBdr>
                                            <w:top w:val="none" w:sz="0" w:space="0" w:color="auto"/>
                                            <w:left w:val="none" w:sz="0" w:space="0" w:color="auto"/>
                                            <w:bottom w:val="none" w:sz="0" w:space="0" w:color="auto"/>
                                            <w:right w:val="none" w:sz="0" w:space="0" w:color="auto"/>
                                          </w:divBdr>
                                        </w:div>
                                        <w:div w:id="1033844317">
                                          <w:marLeft w:val="640"/>
                                          <w:marRight w:val="0"/>
                                          <w:marTop w:val="0"/>
                                          <w:marBottom w:val="0"/>
                                          <w:divBdr>
                                            <w:top w:val="none" w:sz="0" w:space="0" w:color="auto"/>
                                            <w:left w:val="none" w:sz="0" w:space="0" w:color="auto"/>
                                            <w:bottom w:val="none" w:sz="0" w:space="0" w:color="auto"/>
                                            <w:right w:val="none" w:sz="0" w:space="0" w:color="auto"/>
                                          </w:divBdr>
                                        </w:div>
                                        <w:div w:id="1033847797">
                                          <w:marLeft w:val="640"/>
                                          <w:marRight w:val="0"/>
                                          <w:marTop w:val="0"/>
                                          <w:marBottom w:val="0"/>
                                          <w:divBdr>
                                            <w:top w:val="none" w:sz="0" w:space="0" w:color="auto"/>
                                            <w:left w:val="none" w:sz="0" w:space="0" w:color="auto"/>
                                            <w:bottom w:val="none" w:sz="0" w:space="0" w:color="auto"/>
                                            <w:right w:val="none" w:sz="0" w:space="0" w:color="auto"/>
                                          </w:divBdr>
                                        </w:div>
                                        <w:div w:id="1059288183">
                                          <w:marLeft w:val="640"/>
                                          <w:marRight w:val="0"/>
                                          <w:marTop w:val="0"/>
                                          <w:marBottom w:val="0"/>
                                          <w:divBdr>
                                            <w:top w:val="none" w:sz="0" w:space="0" w:color="auto"/>
                                            <w:left w:val="none" w:sz="0" w:space="0" w:color="auto"/>
                                            <w:bottom w:val="none" w:sz="0" w:space="0" w:color="auto"/>
                                            <w:right w:val="none" w:sz="0" w:space="0" w:color="auto"/>
                                          </w:divBdr>
                                        </w:div>
                                        <w:div w:id="1165053647">
                                          <w:marLeft w:val="640"/>
                                          <w:marRight w:val="0"/>
                                          <w:marTop w:val="0"/>
                                          <w:marBottom w:val="0"/>
                                          <w:divBdr>
                                            <w:top w:val="none" w:sz="0" w:space="0" w:color="auto"/>
                                            <w:left w:val="none" w:sz="0" w:space="0" w:color="auto"/>
                                            <w:bottom w:val="none" w:sz="0" w:space="0" w:color="auto"/>
                                            <w:right w:val="none" w:sz="0" w:space="0" w:color="auto"/>
                                          </w:divBdr>
                                        </w:div>
                                        <w:div w:id="1213468566">
                                          <w:marLeft w:val="640"/>
                                          <w:marRight w:val="0"/>
                                          <w:marTop w:val="0"/>
                                          <w:marBottom w:val="0"/>
                                          <w:divBdr>
                                            <w:top w:val="none" w:sz="0" w:space="0" w:color="auto"/>
                                            <w:left w:val="none" w:sz="0" w:space="0" w:color="auto"/>
                                            <w:bottom w:val="none" w:sz="0" w:space="0" w:color="auto"/>
                                            <w:right w:val="none" w:sz="0" w:space="0" w:color="auto"/>
                                          </w:divBdr>
                                        </w:div>
                                        <w:div w:id="1239906257">
                                          <w:marLeft w:val="640"/>
                                          <w:marRight w:val="0"/>
                                          <w:marTop w:val="0"/>
                                          <w:marBottom w:val="0"/>
                                          <w:divBdr>
                                            <w:top w:val="none" w:sz="0" w:space="0" w:color="auto"/>
                                            <w:left w:val="none" w:sz="0" w:space="0" w:color="auto"/>
                                            <w:bottom w:val="none" w:sz="0" w:space="0" w:color="auto"/>
                                            <w:right w:val="none" w:sz="0" w:space="0" w:color="auto"/>
                                          </w:divBdr>
                                        </w:div>
                                        <w:div w:id="1310672948">
                                          <w:marLeft w:val="640"/>
                                          <w:marRight w:val="0"/>
                                          <w:marTop w:val="0"/>
                                          <w:marBottom w:val="0"/>
                                          <w:divBdr>
                                            <w:top w:val="none" w:sz="0" w:space="0" w:color="auto"/>
                                            <w:left w:val="none" w:sz="0" w:space="0" w:color="auto"/>
                                            <w:bottom w:val="none" w:sz="0" w:space="0" w:color="auto"/>
                                            <w:right w:val="none" w:sz="0" w:space="0" w:color="auto"/>
                                          </w:divBdr>
                                        </w:div>
                                        <w:div w:id="1323044875">
                                          <w:marLeft w:val="640"/>
                                          <w:marRight w:val="0"/>
                                          <w:marTop w:val="0"/>
                                          <w:marBottom w:val="0"/>
                                          <w:divBdr>
                                            <w:top w:val="none" w:sz="0" w:space="0" w:color="auto"/>
                                            <w:left w:val="none" w:sz="0" w:space="0" w:color="auto"/>
                                            <w:bottom w:val="none" w:sz="0" w:space="0" w:color="auto"/>
                                            <w:right w:val="none" w:sz="0" w:space="0" w:color="auto"/>
                                          </w:divBdr>
                                        </w:div>
                                        <w:div w:id="1567958996">
                                          <w:marLeft w:val="640"/>
                                          <w:marRight w:val="0"/>
                                          <w:marTop w:val="0"/>
                                          <w:marBottom w:val="0"/>
                                          <w:divBdr>
                                            <w:top w:val="none" w:sz="0" w:space="0" w:color="auto"/>
                                            <w:left w:val="none" w:sz="0" w:space="0" w:color="auto"/>
                                            <w:bottom w:val="none" w:sz="0" w:space="0" w:color="auto"/>
                                            <w:right w:val="none" w:sz="0" w:space="0" w:color="auto"/>
                                          </w:divBdr>
                                        </w:div>
                                        <w:div w:id="1614089979">
                                          <w:marLeft w:val="640"/>
                                          <w:marRight w:val="0"/>
                                          <w:marTop w:val="0"/>
                                          <w:marBottom w:val="0"/>
                                          <w:divBdr>
                                            <w:top w:val="none" w:sz="0" w:space="0" w:color="auto"/>
                                            <w:left w:val="none" w:sz="0" w:space="0" w:color="auto"/>
                                            <w:bottom w:val="none" w:sz="0" w:space="0" w:color="auto"/>
                                            <w:right w:val="none" w:sz="0" w:space="0" w:color="auto"/>
                                          </w:divBdr>
                                        </w:div>
                                        <w:div w:id="1623153478">
                                          <w:marLeft w:val="640"/>
                                          <w:marRight w:val="0"/>
                                          <w:marTop w:val="0"/>
                                          <w:marBottom w:val="0"/>
                                          <w:divBdr>
                                            <w:top w:val="none" w:sz="0" w:space="0" w:color="auto"/>
                                            <w:left w:val="none" w:sz="0" w:space="0" w:color="auto"/>
                                            <w:bottom w:val="none" w:sz="0" w:space="0" w:color="auto"/>
                                            <w:right w:val="none" w:sz="0" w:space="0" w:color="auto"/>
                                          </w:divBdr>
                                        </w:div>
                                        <w:div w:id="1802724267">
                                          <w:marLeft w:val="640"/>
                                          <w:marRight w:val="0"/>
                                          <w:marTop w:val="0"/>
                                          <w:marBottom w:val="0"/>
                                          <w:divBdr>
                                            <w:top w:val="none" w:sz="0" w:space="0" w:color="auto"/>
                                            <w:left w:val="none" w:sz="0" w:space="0" w:color="auto"/>
                                            <w:bottom w:val="none" w:sz="0" w:space="0" w:color="auto"/>
                                            <w:right w:val="none" w:sz="0" w:space="0" w:color="auto"/>
                                          </w:divBdr>
                                        </w:div>
                                        <w:div w:id="1844734758">
                                          <w:marLeft w:val="640"/>
                                          <w:marRight w:val="0"/>
                                          <w:marTop w:val="0"/>
                                          <w:marBottom w:val="0"/>
                                          <w:divBdr>
                                            <w:top w:val="none" w:sz="0" w:space="0" w:color="auto"/>
                                            <w:left w:val="none" w:sz="0" w:space="0" w:color="auto"/>
                                            <w:bottom w:val="none" w:sz="0" w:space="0" w:color="auto"/>
                                            <w:right w:val="none" w:sz="0" w:space="0" w:color="auto"/>
                                          </w:divBdr>
                                        </w:div>
                                        <w:div w:id="1906526518">
                                          <w:marLeft w:val="640"/>
                                          <w:marRight w:val="0"/>
                                          <w:marTop w:val="0"/>
                                          <w:marBottom w:val="0"/>
                                          <w:divBdr>
                                            <w:top w:val="none" w:sz="0" w:space="0" w:color="auto"/>
                                            <w:left w:val="none" w:sz="0" w:space="0" w:color="auto"/>
                                            <w:bottom w:val="none" w:sz="0" w:space="0" w:color="auto"/>
                                            <w:right w:val="none" w:sz="0" w:space="0" w:color="auto"/>
                                          </w:divBdr>
                                        </w:div>
                                        <w:div w:id="2065593555">
                                          <w:marLeft w:val="640"/>
                                          <w:marRight w:val="0"/>
                                          <w:marTop w:val="0"/>
                                          <w:marBottom w:val="0"/>
                                          <w:divBdr>
                                            <w:top w:val="none" w:sz="0" w:space="0" w:color="auto"/>
                                            <w:left w:val="none" w:sz="0" w:space="0" w:color="auto"/>
                                            <w:bottom w:val="none" w:sz="0" w:space="0" w:color="auto"/>
                                            <w:right w:val="none" w:sz="0" w:space="0" w:color="auto"/>
                                          </w:divBdr>
                                        </w:div>
                                      </w:divsChild>
                                    </w:div>
                                    <w:div w:id="779028500">
                                      <w:marLeft w:val="0"/>
                                      <w:marRight w:val="0"/>
                                      <w:marTop w:val="0"/>
                                      <w:marBottom w:val="0"/>
                                      <w:divBdr>
                                        <w:top w:val="none" w:sz="0" w:space="0" w:color="auto"/>
                                        <w:left w:val="none" w:sz="0" w:space="0" w:color="auto"/>
                                        <w:bottom w:val="none" w:sz="0" w:space="0" w:color="auto"/>
                                        <w:right w:val="none" w:sz="0" w:space="0" w:color="auto"/>
                                      </w:divBdr>
                                      <w:divsChild>
                                        <w:div w:id="39983176">
                                          <w:marLeft w:val="640"/>
                                          <w:marRight w:val="0"/>
                                          <w:marTop w:val="0"/>
                                          <w:marBottom w:val="0"/>
                                          <w:divBdr>
                                            <w:top w:val="none" w:sz="0" w:space="0" w:color="auto"/>
                                            <w:left w:val="none" w:sz="0" w:space="0" w:color="auto"/>
                                            <w:bottom w:val="none" w:sz="0" w:space="0" w:color="auto"/>
                                            <w:right w:val="none" w:sz="0" w:space="0" w:color="auto"/>
                                          </w:divBdr>
                                        </w:div>
                                        <w:div w:id="176575961">
                                          <w:marLeft w:val="640"/>
                                          <w:marRight w:val="0"/>
                                          <w:marTop w:val="0"/>
                                          <w:marBottom w:val="0"/>
                                          <w:divBdr>
                                            <w:top w:val="none" w:sz="0" w:space="0" w:color="auto"/>
                                            <w:left w:val="none" w:sz="0" w:space="0" w:color="auto"/>
                                            <w:bottom w:val="none" w:sz="0" w:space="0" w:color="auto"/>
                                            <w:right w:val="none" w:sz="0" w:space="0" w:color="auto"/>
                                          </w:divBdr>
                                        </w:div>
                                        <w:div w:id="185292702">
                                          <w:marLeft w:val="640"/>
                                          <w:marRight w:val="0"/>
                                          <w:marTop w:val="0"/>
                                          <w:marBottom w:val="0"/>
                                          <w:divBdr>
                                            <w:top w:val="none" w:sz="0" w:space="0" w:color="auto"/>
                                            <w:left w:val="none" w:sz="0" w:space="0" w:color="auto"/>
                                            <w:bottom w:val="none" w:sz="0" w:space="0" w:color="auto"/>
                                            <w:right w:val="none" w:sz="0" w:space="0" w:color="auto"/>
                                          </w:divBdr>
                                        </w:div>
                                        <w:div w:id="216360400">
                                          <w:marLeft w:val="640"/>
                                          <w:marRight w:val="0"/>
                                          <w:marTop w:val="0"/>
                                          <w:marBottom w:val="0"/>
                                          <w:divBdr>
                                            <w:top w:val="none" w:sz="0" w:space="0" w:color="auto"/>
                                            <w:left w:val="none" w:sz="0" w:space="0" w:color="auto"/>
                                            <w:bottom w:val="none" w:sz="0" w:space="0" w:color="auto"/>
                                            <w:right w:val="none" w:sz="0" w:space="0" w:color="auto"/>
                                          </w:divBdr>
                                        </w:div>
                                        <w:div w:id="333411325">
                                          <w:marLeft w:val="640"/>
                                          <w:marRight w:val="0"/>
                                          <w:marTop w:val="0"/>
                                          <w:marBottom w:val="0"/>
                                          <w:divBdr>
                                            <w:top w:val="none" w:sz="0" w:space="0" w:color="auto"/>
                                            <w:left w:val="none" w:sz="0" w:space="0" w:color="auto"/>
                                            <w:bottom w:val="none" w:sz="0" w:space="0" w:color="auto"/>
                                            <w:right w:val="none" w:sz="0" w:space="0" w:color="auto"/>
                                          </w:divBdr>
                                        </w:div>
                                        <w:div w:id="396510679">
                                          <w:marLeft w:val="640"/>
                                          <w:marRight w:val="0"/>
                                          <w:marTop w:val="0"/>
                                          <w:marBottom w:val="0"/>
                                          <w:divBdr>
                                            <w:top w:val="none" w:sz="0" w:space="0" w:color="auto"/>
                                            <w:left w:val="none" w:sz="0" w:space="0" w:color="auto"/>
                                            <w:bottom w:val="none" w:sz="0" w:space="0" w:color="auto"/>
                                            <w:right w:val="none" w:sz="0" w:space="0" w:color="auto"/>
                                          </w:divBdr>
                                        </w:div>
                                        <w:div w:id="413163078">
                                          <w:marLeft w:val="640"/>
                                          <w:marRight w:val="0"/>
                                          <w:marTop w:val="0"/>
                                          <w:marBottom w:val="0"/>
                                          <w:divBdr>
                                            <w:top w:val="none" w:sz="0" w:space="0" w:color="auto"/>
                                            <w:left w:val="none" w:sz="0" w:space="0" w:color="auto"/>
                                            <w:bottom w:val="none" w:sz="0" w:space="0" w:color="auto"/>
                                            <w:right w:val="none" w:sz="0" w:space="0" w:color="auto"/>
                                          </w:divBdr>
                                        </w:div>
                                        <w:div w:id="500699065">
                                          <w:marLeft w:val="640"/>
                                          <w:marRight w:val="0"/>
                                          <w:marTop w:val="0"/>
                                          <w:marBottom w:val="0"/>
                                          <w:divBdr>
                                            <w:top w:val="none" w:sz="0" w:space="0" w:color="auto"/>
                                            <w:left w:val="none" w:sz="0" w:space="0" w:color="auto"/>
                                            <w:bottom w:val="none" w:sz="0" w:space="0" w:color="auto"/>
                                            <w:right w:val="none" w:sz="0" w:space="0" w:color="auto"/>
                                          </w:divBdr>
                                        </w:div>
                                        <w:div w:id="570191383">
                                          <w:marLeft w:val="640"/>
                                          <w:marRight w:val="0"/>
                                          <w:marTop w:val="0"/>
                                          <w:marBottom w:val="0"/>
                                          <w:divBdr>
                                            <w:top w:val="none" w:sz="0" w:space="0" w:color="auto"/>
                                            <w:left w:val="none" w:sz="0" w:space="0" w:color="auto"/>
                                            <w:bottom w:val="none" w:sz="0" w:space="0" w:color="auto"/>
                                            <w:right w:val="none" w:sz="0" w:space="0" w:color="auto"/>
                                          </w:divBdr>
                                        </w:div>
                                        <w:div w:id="632516738">
                                          <w:marLeft w:val="640"/>
                                          <w:marRight w:val="0"/>
                                          <w:marTop w:val="0"/>
                                          <w:marBottom w:val="0"/>
                                          <w:divBdr>
                                            <w:top w:val="none" w:sz="0" w:space="0" w:color="auto"/>
                                            <w:left w:val="none" w:sz="0" w:space="0" w:color="auto"/>
                                            <w:bottom w:val="none" w:sz="0" w:space="0" w:color="auto"/>
                                            <w:right w:val="none" w:sz="0" w:space="0" w:color="auto"/>
                                          </w:divBdr>
                                        </w:div>
                                        <w:div w:id="638851403">
                                          <w:marLeft w:val="640"/>
                                          <w:marRight w:val="0"/>
                                          <w:marTop w:val="0"/>
                                          <w:marBottom w:val="0"/>
                                          <w:divBdr>
                                            <w:top w:val="none" w:sz="0" w:space="0" w:color="auto"/>
                                            <w:left w:val="none" w:sz="0" w:space="0" w:color="auto"/>
                                            <w:bottom w:val="none" w:sz="0" w:space="0" w:color="auto"/>
                                            <w:right w:val="none" w:sz="0" w:space="0" w:color="auto"/>
                                          </w:divBdr>
                                        </w:div>
                                        <w:div w:id="657274148">
                                          <w:marLeft w:val="640"/>
                                          <w:marRight w:val="0"/>
                                          <w:marTop w:val="0"/>
                                          <w:marBottom w:val="0"/>
                                          <w:divBdr>
                                            <w:top w:val="none" w:sz="0" w:space="0" w:color="auto"/>
                                            <w:left w:val="none" w:sz="0" w:space="0" w:color="auto"/>
                                            <w:bottom w:val="none" w:sz="0" w:space="0" w:color="auto"/>
                                            <w:right w:val="none" w:sz="0" w:space="0" w:color="auto"/>
                                          </w:divBdr>
                                        </w:div>
                                        <w:div w:id="701780760">
                                          <w:marLeft w:val="640"/>
                                          <w:marRight w:val="0"/>
                                          <w:marTop w:val="0"/>
                                          <w:marBottom w:val="0"/>
                                          <w:divBdr>
                                            <w:top w:val="none" w:sz="0" w:space="0" w:color="auto"/>
                                            <w:left w:val="none" w:sz="0" w:space="0" w:color="auto"/>
                                            <w:bottom w:val="none" w:sz="0" w:space="0" w:color="auto"/>
                                            <w:right w:val="none" w:sz="0" w:space="0" w:color="auto"/>
                                          </w:divBdr>
                                        </w:div>
                                        <w:div w:id="776144673">
                                          <w:marLeft w:val="640"/>
                                          <w:marRight w:val="0"/>
                                          <w:marTop w:val="0"/>
                                          <w:marBottom w:val="0"/>
                                          <w:divBdr>
                                            <w:top w:val="none" w:sz="0" w:space="0" w:color="auto"/>
                                            <w:left w:val="none" w:sz="0" w:space="0" w:color="auto"/>
                                            <w:bottom w:val="none" w:sz="0" w:space="0" w:color="auto"/>
                                            <w:right w:val="none" w:sz="0" w:space="0" w:color="auto"/>
                                          </w:divBdr>
                                        </w:div>
                                        <w:div w:id="922371629">
                                          <w:marLeft w:val="640"/>
                                          <w:marRight w:val="0"/>
                                          <w:marTop w:val="0"/>
                                          <w:marBottom w:val="0"/>
                                          <w:divBdr>
                                            <w:top w:val="none" w:sz="0" w:space="0" w:color="auto"/>
                                            <w:left w:val="none" w:sz="0" w:space="0" w:color="auto"/>
                                            <w:bottom w:val="none" w:sz="0" w:space="0" w:color="auto"/>
                                            <w:right w:val="none" w:sz="0" w:space="0" w:color="auto"/>
                                          </w:divBdr>
                                        </w:div>
                                        <w:div w:id="1047025250">
                                          <w:marLeft w:val="640"/>
                                          <w:marRight w:val="0"/>
                                          <w:marTop w:val="0"/>
                                          <w:marBottom w:val="0"/>
                                          <w:divBdr>
                                            <w:top w:val="none" w:sz="0" w:space="0" w:color="auto"/>
                                            <w:left w:val="none" w:sz="0" w:space="0" w:color="auto"/>
                                            <w:bottom w:val="none" w:sz="0" w:space="0" w:color="auto"/>
                                            <w:right w:val="none" w:sz="0" w:space="0" w:color="auto"/>
                                          </w:divBdr>
                                        </w:div>
                                        <w:div w:id="1192576567">
                                          <w:marLeft w:val="640"/>
                                          <w:marRight w:val="0"/>
                                          <w:marTop w:val="0"/>
                                          <w:marBottom w:val="0"/>
                                          <w:divBdr>
                                            <w:top w:val="none" w:sz="0" w:space="0" w:color="auto"/>
                                            <w:left w:val="none" w:sz="0" w:space="0" w:color="auto"/>
                                            <w:bottom w:val="none" w:sz="0" w:space="0" w:color="auto"/>
                                            <w:right w:val="none" w:sz="0" w:space="0" w:color="auto"/>
                                          </w:divBdr>
                                        </w:div>
                                        <w:div w:id="1194735626">
                                          <w:marLeft w:val="640"/>
                                          <w:marRight w:val="0"/>
                                          <w:marTop w:val="0"/>
                                          <w:marBottom w:val="0"/>
                                          <w:divBdr>
                                            <w:top w:val="none" w:sz="0" w:space="0" w:color="auto"/>
                                            <w:left w:val="none" w:sz="0" w:space="0" w:color="auto"/>
                                            <w:bottom w:val="none" w:sz="0" w:space="0" w:color="auto"/>
                                            <w:right w:val="none" w:sz="0" w:space="0" w:color="auto"/>
                                          </w:divBdr>
                                        </w:div>
                                        <w:div w:id="1227373669">
                                          <w:marLeft w:val="640"/>
                                          <w:marRight w:val="0"/>
                                          <w:marTop w:val="0"/>
                                          <w:marBottom w:val="0"/>
                                          <w:divBdr>
                                            <w:top w:val="none" w:sz="0" w:space="0" w:color="auto"/>
                                            <w:left w:val="none" w:sz="0" w:space="0" w:color="auto"/>
                                            <w:bottom w:val="none" w:sz="0" w:space="0" w:color="auto"/>
                                            <w:right w:val="none" w:sz="0" w:space="0" w:color="auto"/>
                                          </w:divBdr>
                                        </w:div>
                                        <w:div w:id="1265650785">
                                          <w:marLeft w:val="640"/>
                                          <w:marRight w:val="0"/>
                                          <w:marTop w:val="0"/>
                                          <w:marBottom w:val="0"/>
                                          <w:divBdr>
                                            <w:top w:val="none" w:sz="0" w:space="0" w:color="auto"/>
                                            <w:left w:val="none" w:sz="0" w:space="0" w:color="auto"/>
                                            <w:bottom w:val="none" w:sz="0" w:space="0" w:color="auto"/>
                                            <w:right w:val="none" w:sz="0" w:space="0" w:color="auto"/>
                                          </w:divBdr>
                                        </w:div>
                                        <w:div w:id="1330673829">
                                          <w:marLeft w:val="640"/>
                                          <w:marRight w:val="0"/>
                                          <w:marTop w:val="0"/>
                                          <w:marBottom w:val="0"/>
                                          <w:divBdr>
                                            <w:top w:val="none" w:sz="0" w:space="0" w:color="auto"/>
                                            <w:left w:val="none" w:sz="0" w:space="0" w:color="auto"/>
                                            <w:bottom w:val="none" w:sz="0" w:space="0" w:color="auto"/>
                                            <w:right w:val="none" w:sz="0" w:space="0" w:color="auto"/>
                                          </w:divBdr>
                                        </w:div>
                                        <w:div w:id="1381519224">
                                          <w:marLeft w:val="640"/>
                                          <w:marRight w:val="0"/>
                                          <w:marTop w:val="0"/>
                                          <w:marBottom w:val="0"/>
                                          <w:divBdr>
                                            <w:top w:val="none" w:sz="0" w:space="0" w:color="auto"/>
                                            <w:left w:val="none" w:sz="0" w:space="0" w:color="auto"/>
                                            <w:bottom w:val="none" w:sz="0" w:space="0" w:color="auto"/>
                                            <w:right w:val="none" w:sz="0" w:space="0" w:color="auto"/>
                                          </w:divBdr>
                                        </w:div>
                                        <w:div w:id="1382900900">
                                          <w:marLeft w:val="640"/>
                                          <w:marRight w:val="0"/>
                                          <w:marTop w:val="0"/>
                                          <w:marBottom w:val="0"/>
                                          <w:divBdr>
                                            <w:top w:val="none" w:sz="0" w:space="0" w:color="auto"/>
                                            <w:left w:val="none" w:sz="0" w:space="0" w:color="auto"/>
                                            <w:bottom w:val="none" w:sz="0" w:space="0" w:color="auto"/>
                                            <w:right w:val="none" w:sz="0" w:space="0" w:color="auto"/>
                                          </w:divBdr>
                                        </w:div>
                                        <w:div w:id="1396004717">
                                          <w:marLeft w:val="640"/>
                                          <w:marRight w:val="0"/>
                                          <w:marTop w:val="0"/>
                                          <w:marBottom w:val="0"/>
                                          <w:divBdr>
                                            <w:top w:val="none" w:sz="0" w:space="0" w:color="auto"/>
                                            <w:left w:val="none" w:sz="0" w:space="0" w:color="auto"/>
                                            <w:bottom w:val="none" w:sz="0" w:space="0" w:color="auto"/>
                                            <w:right w:val="none" w:sz="0" w:space="0" w:color="auto"/>
                                          </w:divBdr>
                                        </w:div>
                                        <w:div w:id="1474643209">
                                          <w:marLeft w:val="640"/>
                                          <w:marRight w:val="0"/>
                                          <w:marTop w:val="0"/>
                                          <w:marBottom w:val="0"/>
                                          <w:divBdr>
                                            <w:top w:val="none" w:sz="0" w:space="0" w:color="auto"/>
                                            <w:left w:val="none" w:sz="0" w:space="0" w:color="auto"/>
                                            <w:bottom w:val="none" w:sz="0" w:space="0" w:color="auto"/>
                                            <w:right w:val="none" w:sz="0" w:space="0" w:color="auto"/>
                                          </w:divBdr>
                                        </w:div>
                                        <w:div w:id="1494561695">
                                          <w:marLeft w:val="640"/>
                                          <w:marRight w:val="0"/>
                                          <w:marTop w:val="0"/>
                                          <w:marBottom w:val="0"/>
                                          <w:divBdr>
                                            <w:top w:val="none" w:sz="0" w:space="0" w:color="auto"/>
                                            <w:left w:val="none" w:sz="0" w:space="0" w:color="auto"/>
                                            <w:bottom w:val="none" w:sz="0" w:space="0" w:color="auto"/>
                                            <w:right w:val="none" w:sz="0" w:space="0" w:color="auto"/>
                                          </w:divBdr>
                                        </w:div>
                                        <w:div w:id="1597177874">
                                          <w:marLeft w:val="640"/>
                                          <w:marRight w:val="0"/>
                                          <w:marTop w:val="0"/>
                                          <w:marBottom w:val="0"/>
                                          <w:divBdr>
                                            <w:top w:val="none" w:sz="0" w:space="0" w:color="auto"/>
                                            <w:left w:val="none" w:sz="0" w:space="0" w:color="auto"/>
                                            <w:bottom w:val="none" w:sz="0" w:space="0" w:color="auto"/>
                                            <w:right w:val="none" w:sz="0" w:space="0" w:color="auto"/>
                                          </w:divBdr>
                                        </w:div>
                                        <w:div w:id="1676423071">
                                          <w:marLeft w:val="640"/>
                                          <w:marRight w:val="0"/>
                                          <w:marTop w:val="0"/>
                                          <w:marBottom w:val="0"/>
                                          <w:divBdr>
                                            <w:top w:val="none" w:sz="0" w:space="0" w:color="auto"/>
                                            <w:left w:val="none" w:sz="0" w:space="0" w:color="auto"/>
                                            <w:bottom w:val="none" w:sz="0" w:space="0" w:color="auto"/>
                                            <w:right w:val="none" w:sz="0" w:space="0" w:color="auto"/>
                                          </w:divBdr>
                                        </w:div>
                                        <w:div w:id="1724135537">
                                          <w:marLeft w:val="640"/>
                                          <w:marRight w:val="0"/>
                                          <w:marTop w:val="0"/>
                                          <w:marBottom w:val="0"/>
                                          <w:divBdr>
                                            <w:top w:val="none" w:sz="0" w:space="0" w:color="auto"/>
                                            <w:left w:val="none" w:sz="0" w:space="0" w:color="auto"/>
                                            <w:bottom w:val="none" w:sz="0" w:space="0" w:color="auto"/>
                                            <w:right w:val="none" w:sz="0" w:space="0" w:color="auto"/>
                                          </w:divBdr>
                                        </w:div>
                                        <w:div w:id="1811284894">
                                          <w:marLeft w:val="640"/>
                                          <w:marRight w:val="0"/>
                                          <w:marTop w:val="0"/>
                                          <w:marBottom w:val="0"/>
                                          <w:divBdr>
                                            <w:top w:val="none" w:sz="0" w:space="0" w:color="auto"/>
                                            <w:left w:val="none" w:sz="0" w:space="0" w:color="auto"/>
                                            <w:bottom w:val="none" w:sz="0" w:space="0" w:color="auto"/>
                                            <w:right w:val="none" w:sz="0" w:space="0" w:color="auto"/>
                                          </w:divBdr>
                                        </w:div>
                                        <w:div w:id="1822042273">
                                          <w:marLeft w:val="640"/>
                                          <w:marRight w:val="0"/>
                                          <w:marTop w:val="0"/>
                                          <w:marBottom w:val="0"/>
                                          <w:divBdr>
                                            <w:top w:val="none" w:sz="0" w:space="0" w:color="auto"/>
                                            <w:left w:val="none" w:sz="0" w:space="0" w:color="auto"/>
                                            <w:bottom w:val="none" w:sz="0" w:space="0" w:color="auto"/>
                                            <w:right w:val="none" w:sz="0" w:space="0" w:color="auto"/>
                                          </w:divBdr>
                                        </w:div>
                                        <w:div w:id="1870025695">
                                          <w:marLeft w:val="640"/>
                                          <w:marRight w:val="0"/>
                                          <w:marTop w:val="0"/>
                                          <w:marBottom w:val="0"/>
                                          <w:divBdr>
                                            <w:top w:val="none" w:sz="0" w:space="0" w:color="auto"/>
                                            <w:left w:val="none" w:sz="0" w:space="0" w:color="auto"/>
                                            <w:bottom w:val="none" w:sz="0" w:space="0" w:color="auto"/>
                                            <w:right w:val="none" w:sz="0" w:space="0" w:color="auto"/>
                                          </w:divBdr>
                                        </w:div>
                                        <w:div w:id="1871213593">
                                          <w:marLeft w:val="640"/>
                                          <w:marRight w:val="0"/>
                                          <w:marTop w:val="0"/>
                                          <w:marBottom w:val="0"/>
                                          <w:divBdr>
                                            <w:top w:val="none" w:sz="0" w:space="0" w:color="auto"/>
                                            <w:left w:val="none" w:sz="0" w:space="0" w:color="auto"/>
                                            <w:bottom w:val="none" w:sz="0" w:space="0" w:color="auto"/>
                                            <w:right w:val="none" w:sz="0" w:space="0" w:color="auto"/>
                                          </w:divBdr>
                                        </w:div>
                                        <w:div w:id="1998461518">
                                          <w:marLeft w:val="640"/>
                                          <w:marRight w:val="0"/>
                                          <w:marTop w:val="0"/>
                                          <w:marBottom w:val="0"/>
                                          <w:divBdr>
                                            <w:top w:val="none" w:sz="0" w:space="0" w:color="auto"/>
                                            <w:left w:val="none" w:sz="0" w:space="0" w:color="auto"/>
                                            <w:bottom w:val="none" w:sz="0" w:space="0" w:color="auto"/>
                                            <w:right w:val="none" w:sz="0" w:space="0" w:color="auto"/>
                                          </w:divBdr>
                                        </w:div>
                                      </w:divsChild>
                                    </w:div>
                                    <w:div w:id="908147632">
                                      <w:marLeft w:val="0"/>
                                      <w:marRight w:val="0"/>
                                      <w:marTop w:val="0"/>
                                      <w:marBottom w:val="0"/>
                                      <w:divBdr>
                                        <w:top w:val="none" w:sz="0" w:space="0" w:color="auto"/>
                                        <w:left w:val="none" w:sz="0" w:space="0" w:color="auto"/>
                                        <w:bottom w:val="none" w:sz="0" w:space="0" w:color="auto"/>
                                        <w:right w:val="none" w:sz="0" w:space="0" w:color="auto"/>
                                      </w:divBdr>
                                      <w:divsChild>
                                        <w:div w:id="35393224">
                                          <w:marLeft w:val="640"/>
                                          <w:marRight w:val="0"/>
                                          <w:marTop w:val="0"/>
                                          <w:marBottom w:val="0"/>
                                          <w:divBdr>
                                            <w:top w:val="none" w:sz="0" w:space="0" w:color="auto"/>
                                            <w:left w:val="none" w:sz="0" w:space="0" w:color="auto"/>
                                            <w:bottom w:val="none" w:sz="0" w:space="0" w:color="auto"/>
                                            <w:right w:val="none" w:sz="0" w:space="0" w:color="auto"/>
                                          </w:divBdr>
                                        </w:div>
                                        <w:div w:id="90125157">
                                          <w:marLeft w:val="640"/>
                                          <w:marRight w:val="0"/>
                                          <w:marTop w:val="0"/>
                                          <w:marBottom w:val="0"/>
                                          <w:divBdr>
                                            <w:top w:val="none" w:sz="0" w:space="0" w:color="auto"/>
                                            <w:left w:val="none" w:sz="0" w:space="0" w:color="auto"/>
                                            <w:bottom w:val="none" w:sz="0" w:space="0" w:color="auto"/>
                                            <w:right w:val="none" w:sz="0" w:space="0" w:color="auto"/>
                                          </w:divBdr>
                                        </w:div>
                                        <w:div w:id="156727741">
                                          <w:marLeft w:val="640"/>
                                          <w:marRight w:val="0"/>
                                          <w:marTop w:val="0"/>
                                          <w:marBottom w:val="0"/>
                                          <w:divBdr>
                                            <w:top w:val="none" w:sz="0" w:space="0" w:color="auto"/>
                                            <w:left w:val="none" w:sz="0" w:space="0" w:color="auto"/>
                                            <w:bottom w:val="none" w:sz="0" w:space="0" w:color="auto"/>
                                            <w:right w:val="none" w:sz="0" w:space="0" w:color="auto"/>
                                          </w:divBdr>
                                        </w:div>
                                        <w:div w:id="246351995">
                                          <w:marLeft w:val="640"/>
                                          <w:marRight w:val="0"/>
                                          <w:marTop w:val="0"/>
                                          <w:marBottom w:val="0"/>
                                          <w:divBdr>
                                            <w:top w:val="none" w:sz="0" w:space="0" w:color="auto"/>
                                            <w:left w:val="none" w:sz="0" w:space="0" w:color="auto"/>
                                            <w:bottom w:val="none" w:sz="0" w:space="0" w:color="auto"/>
                                            <w:right w:val="none" w:sz="0" w:space="0" w:color="auto"/>
                                          </w:divBdr>
                                        </w:div>
                                        <w:div w:id="258299632">
                                          <w:marLeft w:val="640"/>
                                          <w:marRight w:val="0"/>
                                          <w:marTop w:val="0"/>
                                          <w:marBottom w:val="0"/>
                                          <w:divBdr>
                                            <w:top w:val="none" w:sz="0" w:space="0" w:color="auto"/>
                                            <w:left w:val="none" w:sz="0" w:space="0" w:color="auto"/>
                                            <w:bottom w:val="none" w:sz="0" w:space="0" w:color="auto"/>
                                            <w:right w:val="none" w:sz="0" w:space="0" w:color="auto"/>
                                          </w:divBdr>
                                        </w:div>
                                        <w:div w:id="407386008">
                                          <w:marLeft w:val="640"/>
                                          <w:marRight w:val="0"/>
                                          <w:marTop w:val="0"/>
                                          <w:marBottom w:val="0"/>
                                          <w:divBdr>
                                            <w:top w:val="none" w:sz="0" w:space="0" w:color="auto"/>
                                            <w:left w:val="none" w:sz="0" w:space="0" w:color="auto"/>
                                            <w:bottom w:val="none" w:sz="0" w:space="0" w:color="auto"/>
                                            <w:right w:val="none" w:sz="0" w:space="0" w:color="auto"/>
                                          </w:divBdr>
                                        </w:div>
                                        <w:div w:id="503399911">
                                          <w:marLeft w:val="640"/>
                                          <w:marRight w:val="0"/>
                                          <w:marTop w:val="0"/>
                                          <w:marBottom w:val="0"/>
                                          <w:divBdr>
                                            <w:top w:val="none" w:sz="0" w:space="0" w:color="auto"/>
                                            <w:left w:val="none" w:sz="0" w:space="0" w:color="auto"/>
                                            <w:bottom w:val="none" w:sz="0" w:space="0" w:color="auto"/>
                                            <w:right w:val="none" w:sz="0" w:space="0" w:color="auto"/>
                                          </w:divBdr>
                                        </w:div>
                                        <w:div w:id="810290766">
                                          <w:marLeft w:val="640"/>
                                          <w:marRight w:val="0"/>
                                          <w:marTop w:val="0"/>
                                          <w:marBottom w:val="0"/>
                                          <w:divBdr>
                                            <w:top w:val="none" w:sz="0" w:space="0" w:color="auto"/>
                                            <w:left w:val="none" w:sz="0" w:space="0" w:color="auto"/>
                                            <w:bottom w:val="none" w:sz="0" w:space="0" w:color="auto"/>
                                            <w:right w:val="none" w:sz="0" w:space="0" w:color="auto"/>
                                          </w:divBdr>
                                        </w:div>
                                        <w:div w:id="902369271">
                                          <w:marLeft w:val="640"/>
                                          <w:marRight w:val="0"/>
                                          <w:marTop w:val="0"/>
                                          <w:marBottom w:val="0"/>
                                          <w:divBdr>
                                            <w:top w:val="none" w:sz="0" w:space="0" w:color="auto"/>
                                            <w:left w:val="none" w:sz="0" w:space="0" w:color="auto"/>
                                            <w:bottom w:val="none" w:sz="0" w:space="0" w:color="auto"/>
                                            <w:right w:val="none" w:sz="0" w:space="0" w:color="auto"/>
                                          </w:divBdr>
                                        </w:div>
                                        <w:div w:id="968321467">
                                          <w:marLeft w:val="640"/>
                                          <w:marRight w:val="0"/>
                                          <w:marTop w:val="0"/>
                                          <w:marBottom w:val="0"/>
                                          <w:divBdr>
                                            <w:top w:val="none" w:sz="0" w:space="0" w:color="auto"/>
                                            <w:left w:val="none" w:sz="0" w:space="0" w:color="auto"/>
                                            <w:bottom w:val="none" w:sz="0" w:space="0" w:color="auto"/>
                                            <w:right w:val="none" w:sz="0" w:space="0" w:color="auto"/>
                                          </w:divBdr>
                                        </w:div>
                                        <w:div w:id="996760626">
                                          <w:marLeft w:val="640"/>
                                          <w:marRight w:val="0"/>
                                          <w:marTop w:val="0"/>
                                          <w:marBottom w:val="0"/>
                                          <w:divBdr>
                                            <w:top w:val="none" w:sz="0" w:space="0" w:color="auto"/>
                                            <w:left w:val="none" w:sz="0" w:space="0" w:color="auto"/>
                                            <w:bottom w:val="none" w:sz="0" w:space="0" w:color="auto"/>
                                            <w:right w:val="none" w:sz="0" w:space="0" w:color="auto"/>
                                          </w:divBdr>
                                        </w:div>
                                        <w:div w:id="1236865191">
                                          <w:marLeft w:val="640"/>
                                          <w:marRight w:val="0"/>
                                          <w:marTop w:val="0"/>
                                          <w:marBottom w:val="0"/>
                                          <w:divBdr>
                                            <w:top w:val="none" w:sz="0" w:space="0" w:color="auto"/>
                                            <w:left w:val="none" w:sz="0" w:space="0" w:color="auto"/>
                                            <w:bottom w:val="none" w:sz="0" w:space="0" w:color="auto"/>
                                            <w:right w:val="none" w:sz="0" w:space="0" w:color="auto"/>
                                          </w:divBdr>
                                        </w:div>
                                        <w:div w:id="1279529617">
                                          <w:marLeft w:val="640"/>
                                          <w:marRight w:val="0"/>
                                          <w:marTop w:val="0"/>
                                          <w:marBottom w:val="0"/>
                                          <w:divBdr>
                                            <w:top w:val="none" w:sz="0" w:space="0" w:color="auto"/>
                                            <w:left w:val="none" w:sz="0" w:space="0" w:color="auto"/>
                                            <w:bottom w:val="none" w:sz="0" w:space="0" w:color="auto"/>
                                            <w:right w:val="none" w:sz="0" w:space="0" w:color="auto"/>
                                          </w:divBdr>
                                        </w:div>
                                        <w:div w:id="1290628892">
                                          <w:marLeft w:val="640"/>
                                          <w:marRight w:val="0"/>
                                          <w:marTop w:val="0"/>
                                          <w:marBottom w:val="0"/>
                                          <w:divBdr>
                                            <w:top w:val="none" w:sz="0" w:space="0" w:color="auto"/>
                                            <w:left w:val="none" w:sz="0" w:space="0" w:color="auto"/>
                                            <w:bottom w:val="none" w:sz="0" w:space="0" w:color="auto"/>
                                            <w:right w:val="none" w:sz="0" w:space="0" w:color="auto"/>
                                          </w:divBdr>
                                        </w:div>
                                        <w:div w:id="1316835596">
                                          <w:marLeft w:val="640"/>
                                          <w:marRight w:val="0"/>
                                          <w:marTop w:val="0"/>
                                          <w:marBottom w:val="0"/>
                                          <w:divBdr>
                                            <w:top w:val="none" w:sz="0" w:space="0" w:color="auto"/>
                                            <w:left w:val="none" w:sz="0" w:space="0" w:color="auto"/>
                                            <w:bottom w:val="none" w:sz="0" w:space="0" w:color="auto"/>
                                            <w:right w:val="none" w:sz="0" w:space="0" w:color="auto"/>
                                          </w:divBdr>
                                        </w:div>
                                        <w:div w:id="1337684735">
                                          <w:marLeft w:val="640"/>
                                          <w:marRight w:val="0"/>
                                          <w:marTop w:val="0"/>
                                          <w:marBottom w:val="0"/>
                                          <w:divBdr>
                                            <w:top w:val="none" w:sz="0" w:space="0" w:color="auto"/>
                                            <w:left w:val="none" w:sz="0" w:space="0" w:color="auto"/>
                                            <w:bottom w:val="none" w:sz="0" w:space="0" w:color="auto"/>
                                            <w:right w:val="none" w:sz="0" w:space="0" w:color="auto"/>
                                          </w:divBdr>
                                        </w:div>
                                        <w:div w:id="1343820954">
                                          <w:marLeft w:val="640"/>
                                          <w:marRight w:val="0"/>
                                          <w:marTop w:val="0"/>
                                          <w:marBottom w:val="0"/>
                                          <w:divBdr>
                                            <w:top w:val="none" w:sz="0" w:space="0" w:color="auto"/>
                                            <w:left w:val="none" w:sz="0" w:space="0" w:color="auto"/>
                                            <w:bottom w:val="none" w:sz="0" w:space="0" w:color="auto"/>
                                            <w:right w:val="none" w:sz="0" w:space="0" w:color="auto"/>
                                          </w:divBdr>
                                        </w:div>
                                        <w:div w:id="1372265881">
                                          <w:marLeft w:val="640"/>
                                          <w:marRight w:val="0"/>
                                          <w:marTop w:val="0"/>
                                          <w:marBottom w:val="0"/>
                                          <w:divBdr>
                                            <w:top w:val="none" w:sz="0" w:space="0" w:color="auto"/>
                                            <w:left w:val="none" w:sz="0" w:space="0" w:color="auto"/>
                                            <w:bottom w:val="none" w:sz="0" w:space="0" w:color="auto"/>
                                            <w:right w:val="none" w:sz="0" w:space="0" w:color="auto"/>
                                          </w:divBdr>
                                        </w:div>
                                        <w:div w:id="1450127043">
                                          <w:marLeft w:val="640"/>
                                          <w:marRight w:val="0"/>
                                          <w:marTop w:val="0"/>
                                          <w:marBottom w:val="0"/>
                                          <w:divBdr>
                                            <w:top w:val="none" w:sz="0" w:space="0" w:color="auto"/>
                                            <w:left w:val="none" w:sz="0" w:space="0" w:color="auto"/>
                                            <w:bottom w:val="none" w:sz="0" w:space="0" w:color="auto"/>
                                            <w:right w:val="none" w:sz="0" w:space="0" w:color="auto"/>
                                          </w:divBdr>
                                          <w:divsChild>
                                            <w:div w:id="92095788">
                                              <w:marLeft w:val="0"/>
                                              <w:marRight w:val="0"/>
                                              <w:marTop w:val="0"/>
                                              <w:marBottom w:val="0"/>
                                              <w:divBdr>
                                                <w:top w:val="none" w:sz="0" w:space="0" w:color="auto"/>
                                                <w:left w:val="none" w:sz="0" w:space="0" w:color="auto"/>
                                                <w:bottom w:val="none" w:sz="0" w:space="0" w:color="auto"/>
                                                <w:right w:val="none" w:sz="0" w:space="0" w:color="auto"/>
                                              </w:divBdr>
                                              <w:divsChild>
                                                <w:div w:id="39793124">
                                                  <w:marLeft w:val="640"/>
                                                  <w:marRight w:val="0"/>
                                                  <w:marTop w:val="0"/>
                                                  <w:marBottom w:val="0"/>
                                                  <w:divBdr>
                                                    <w:top w:val="none" w:sz="0" w:space="0" w:color="auto"/>
                                                    <w:left w:val="none" w:sz="0" w:space="0" w:color="auto"/>
                                                    <w:bottom w:val="none" w:sz="0" w:space="0" w:color="auto"/>
                                                    <w:right w:val="none" w:sz="0" w:space="0" w:color="auto"/>
                                                  </w:divBdr>
                                                </w:div>
                                                <w:div w:id="78991830">
                                                  <w:marLeft w:val="640"/>
                                                  <w:marRight w:val="0"/>
                                                  <w:marTop w:val="0"/>
                                                  <w:marBottom w:val="0"/>
                                                  <w:divBdr>
                                                    <w:top w:val="none" w:sz="0" w:space="0" w:color="auto"/>
                                                    <w:left w:val="none" w:sz="0" w:space="0" w:color="auto"/>
                                                    <w:bottom w:val="none" w:sz="0" w:space="0" w:color="auto"/>
                                                    <w:right w:val="none" w:sz="0" w:space="0" w:color="auto"/>
                                                  </w:divBdr>
                                                </w:div>
                                                <w:div w:id="94634476">
                                                  <w:marLeft w:val="640"/>
                                                  <w:marRight w:val="0"/>
                                                  <w:marTop w:val="0"/>
                                                  <w:marBottom w:val="0"/>
                                                  <w:divBdr>
                                                    <w:top w:val="none" w:sz="0" w:space="0" w:color="auto"/>
                                                    <w:left w:val="none" w:sz="0" w:space="0" w:color="auto"/>
                                                    <w:bottom w:val="none" w:sz="0" w:space="0" w:color="auto"/>
                                                    <w:right w:val="none" w:sz="0" w:space="0" w:color="auto"/>
                                                  </w:divBdr>
                                                </w:div>
                                                <w:div w:id="176501241">
                                                  <w:marLeft w:val="640"/>
                                                  <w:marRight w:val="0"/>
                                                  <w:marTop w:val="0"/>
                                                  <w:marBottom w:val="0"/>
                                                  <w:divBdr>
                                                    <w:top w:val="none" w:sz="0" w:space="0" w:color="auto"/>
                                                    <w:left w:val="none" w:sz="0" w:space="0" w:color="auto"/>
                                                    <w:bottom w:val="none" w:sz="0" w:space="0" w:color="auto"/>
                                                    <w:right w:val="none" w:sz="0" w:space="0" w:color="auto"/>
                                                  </w:divBdr>
                                                </w:div>
                                                <w:div w:id="215630496">
                                                  <w:marLeft w:val="640"/>
                                                  <w:marRight w:val="0"/>
                                                  <w:marTop w:val="0"/>
                                                  <w:marBottom w:val="0"/>
                                                  <w:divBdr>
                                                    <w:top w:val="none" w:sz="0" w:space="0" w:color="auto"/>
                                                    <w:left w:val="none" w:sz="0" w:space="0" w:color="auto"/>
                                                    <w:bottom w:val="none" w:sz="0" w:space="0" w:color="auto"/>
                                                    <w:right w:val="none" w:sz="0" w:space="0" w:color="auto"/>
                                                  </w:divBdr>
                                                </w:div>
                                                <w:div w:id="217324999">
                                                  <w:marLeft w:val="640"/>
                                                  <w:marRight w:val="0"/>
                                                  <w:marTop w:val="0"/>
                                                  <w:marBottom w:val="0"/>
                                                  <w:divBdr>
                                                    <w:top w:val="none" w:sz="0" w:space="0" w:color="auto"/>
                                                    <w:left w:val="none" w:sz="0" w:space="0" w:color="auto"/>
                                                    <w:bottom w:val="none" w:sz="0" w:space="0" w:color="auto"/>
                                                    <w:right w:val="none" w:sz="0" w:space="0" w:color="auto"/>
                                                  </w:divBdr>
                                                </w:div>
                                                <w:div w:id="220754481">
                                                  <w:marLeft w:val="640"/>
                                                  <w:marRight w:val="0"/>
                                                  <w:marTop w:val="0"/>
                                                  <w:marBottom w:val="0"/>
                                                  <w:divBdr>
                                                    <w:top w:val="none" w:sz="0" w:space="0" w:color="auto"/>
                                                    <w:left w:val="none" w:sz="0" w:space="0" w:color="auto"/>
                                                    <w:bottom w:val="none" w:sz="0" w:space="0" w:color="auto"/>
                                                    <w:right w:val="none" w:sz="0" w:space="0" w:color="auto"/>
                                                  </w:divBdr>
                                                </w:div>
                                                <w:div w:id="224800308">
                                                  <w:marLeft w:val="640"/>
                                                  <w:marRight w:val="0"/>
                                                  <w:marTop w:val="0"/>
                                                  <w:marBottom w:val="0"/>
                                                  <w:divBdr>
                                                    <w:top w:val="none" w:sz="0" w:space="0" w:color="auto"/>
                                                    <w:left w:val="none" w:sz="0" w:space="0" w:color="auto"/>
                                                    <w:bottom w:val="none" w:sz="0" w:space="0" w:color="auto"/>
                                                    <w:right w:val="none" w:sz="0" w:space="0" w:color="auto"/>
                                                  </w:divBdr>
                                                </w:div>
                                                <w:div w:id="305748743">
                                                  <w:marLeft w:val="640"/>
                                                  <w:marRight w:val="0"/>
                                                  <w:marTop w:val="0"/>
                                                  <w:marBottom w:val="0"/>
                                                  <w:divBdr>
                                                    <w:top w:val="none" w:sz="0" w:space="0" w:color="auto"/>
                                                    <w:left w:val="none" w:sz="0" w:space="0" w:color="auto"/>
                                                    <w:bottom w:val="none" w:sz="0" w:space="0" w:color="auto"/>
                                                    <w:right w:val="none" w:sz="0" w:space="0" w:color="auto"/>
                                                  </w:divBdr>
                                                </w:div>
                                                <w:div w:id="428044128">
                                                  <w:marLeft w:val="640"/>
                                                  <w:marRight w:val="0"/>
                                                  <w:marTop w:val="0"/>
                                                  <w:marBottom w:val="0"/>
                                                  <w:divBdr>
                                                    <w:top w:val="none" w:sz="0" w:space="0" w:color="auto"/>
                                                    <w:left w:val="none" w:sz="0" w:space="0" w:color="auto"/>
                                                    <w:bottom w:val="none" w:sz="0" w:space="0" w:color="auto"/>
                                                    <w:right w:val="none" w:sz="0" w:space="0" w:color="auto"/>
                                                  </w:divBdr>
                                                </w:div>
                                                <w:div w:id="491874638">
                                                  <w:marLeft w:val="640"/>
                                                  <w:marRight w:val="0"/>
                                                  <w:marTop w:val="0"/>
                                                  <w:marBottom w:val="0"/>
                                                  <w:divBdr>
                                                    <w:top w:val="none" w:sz="0" w:space="0" w:color="auto"/>
                                                    <w:left w:val="none" w:sz="0" w:space="0" w:color="auto"/>
                                                    <w:bottom w:val="none" w:sz="0" w:space="0" w:color="auto"/>
                                                    <w:right w:val="none" w:sz="0" w:space="0" w:color="auto"/>
                                                  </w:divBdr>
                                                </w:div>
                                                <w:div w:id="509561062">
                                                  <w:marLeft w:val="640"/>
                                                  <w:marRight w:val="0"/>
                                                  <w:marTop w:val="0"/>
                                                  <w:marBottom w:val="0"/>
                                                  <w:divBdr>
                                                    <w:top w:val="none" w:sz="0" w:space="0" w:color="auto"/>
                                                    <w:left w:val="none" w:sz="0" w:space="0" w:color="auto"/>
                                                    <w:bottom w:val="none" w:sz="0" w:space="0" w:color="auto"/>
                                                    <w:right w:val="none" w:sz="0" w:space="0" w:color="auto"/>
                                                  </w:divBdr>
                                                </w:div>
                                                <w:div w:id="591398243">
                                                  <w:marLeft w:val="640"/>
                                                  <w:marRight w:val="0"/>
                                                  <w:marTop w:val="0"/>
                                                  <w:marBottom w:val="0"/>
                                                  <w:divBdr>
                                                    <w:top w:val="none" w:sz="0" w:space="0" w:color="auto"/>
                                                    <w:left w:val="none" w:sz="0" w:space="0" w:color="auto"/>
                                                    <w:bottom w:val="none" w:sz="0" w:space="0" w:color="auto"/>
                                                    <w:right w:val="none" w:sz="0" w:space="0" w:color="auto"/>
                                                  </w:divBdr>
                                                </w:div>
                                                <w:div w:id="637731091">
                                                  <w:marLeft w:val="640"/>
                                                  <w:marRight w:val="0"/>
                                                  <w:marTop w:val="0"/>
                                                  <w:marBottom w:val="0"/>
                                                  <w:divBdr>
                                                    <w:top w:val="none" w:sz="0" w:space="0" w:color="auto"/>
                                                    <w:left w:val="none" w:sz="0" w:space="0" w:color="auto"/>
                                                    <w:bottom w:val="none" w:sz="0" w:space="0" w:color="auto"/>
                                                    <w:right w:val="none" w:sz="0" w:space="0" w:color="auto"/>
                                                  </w:divBdr>
                                                </w:div>
                                                <w:div w:id="853299786">
                                                  <w:marLeft w:val="640"/>
                                                  <w:marRight w:val="0"/>
                                                  <w:marTop w:val="0"/>
                                                  <w:marBottom w:val="0"/>
                                                  <w:divBdr>
                                                    <w:top w:val="none" w:sz="0" w:space="0" w:color="auto"/>
                                                    <w:left w:val="none" w:sz="0" w:space="0" w:color="auto"/>
                                                    <w:bottom w:val="none" w:sz="0" w:space="0" w:color="auto"/>
                                                    <w:right w:val="none" w:sz="0" w:space="0" w:color="auto"/>
                                                  </w:divBdr>
                                                </w:div>
                                                <w:div w:id="909852340">
                                                  <w:marLeft w:val="640"/>
                                                  <w:marRight w:val="0"/>
                                                  <w:marTop w:val="0"/>
                                                  <w:marBottom w:val="0"/>
                                                  <w:divBdr>
                                                    <w:top w:val="none" w:sz="0" w:space="0" w:color="auto"/>
                                                    <w:left w:val="none" w:sz="0" w:space="0" w:color="auto"/>
                                                    <w:bottom w:val="none" w:sz="0" w:space="0" w:color="auto"/>
                                                    <w:right w:val="none" w:sz="0" w:space="0" w:color="auto"/>
                                                  </w:divBdr>
                                                </w:div>
                                                <w:div w:id="917208109">
                                                  <w:marLeft w:val="640"/>
                                                  <w:marRight w:val="0"/>
                                                  <w:marTop w:val="0"/>
                                                  <w:marBottom w:val="0"/>
                                                  <w:divBdr>
                                                    <w:top w:val="none" w:sz="0" w:space="0" w:color="auto"/>
                                                    <w:left w:val="none" w:sz="0" w:space="0" w:color="auto"/>
                                                    <w:bottom w:val="none" w:sz="0" w:space="0" w:color="auto"/>
                                                    <w:right w:val="none" w:sz="0" w:space="0" w:color="auto"/>
                                                  </w:divBdr>
                                                </w:div>
                                                <w:div w:id="985859073">
                                                  <w:marLeft w:val="640"/>
                                                  <w:marRight w:val="0"/>
                                                  <w:marTop w:val="0"/>
                                                  <w:marBottom w:val="0"/>
                                                  <w:divBdr>
                                                    <w:top w:val="none" w:sz="0" w:space="0" w:color="auto"/>
                                                    <w:left w:val="none" w:sz="0" w:space="0" w:color="auto"/>
                                                    <w:bottom w:val="none" w:sz="0" w:space="0" w:color="auto"/>
                                                    <w:right w:val="none" w:sz="0" w:space="0" w:color="auto"/>
                                                  </w:divBdr>
                                                </w:div>
                                                <w:div w:id="1005979579">
                                                  <w:marLeft w:val="640"/>
                                                  <w:marRight w:val="0"/>
                                                  <w:marTop w:val="0"/>
                                                  <w:marBottom w:val="0"/>
                                                  <w:divBdr>
                                                    <w:top w:val="none" w:sz="0" w:space="0" w:color="auto"/>
                                                    <w:left w:val="none" w:sz="0" w:space="0" w:color="auto"/>
                                                    <w:bottom w:val="none" w:sz="0" w:space="0" w:color="auto"/>
                                                    <w:right w:val="none" w:sz="0" w:space="0" w:color="auto"/>
                                                  </w:divBdr>
                                                </w:div>
                                                <w:div w:id="1012606308">
                                                  <w:marLeft w:val="640"/>
                                                  <w:marRight w:val="0"/>
                                                  <w:marTop w:val="0"/>
                                                  <w:marBottom w:val="0"/>
                                                  <w:divBdr>
                                                    <w:top w:val="none" w:sz="0" w:space="0" w:color="auto"/>
                                                    <w:left w:val="none" w:sz="0" w:space="0" w:color="auto"/>
                                                    <w:bottom w:val="none" w:sz="0" w:space="0" w:color="auto"/>
                                                    <w:right w:val="none" w:sz="0" w:space="0" w:color="auto"/>
                                                  </w:divBdr>
                                                </w:div>
                                                <w:div w:id="1080952930">
                                                  <w:marLeft w:val="640"/>
                                                  <w:marRight w:val="0"/>
                                                  <w:marTop w:val="0"/>
                                                  <w:marBottom w:val="0"/>
                                                  <w:divBdr>
                                                    <w:top w:val="none" w:sz="0" w:space="0" w:color="auto"/>
                                                    <w:left w:val="none" w:sz="0" w:space="0" w:color="auto"/>
                                                    <w:bottom w:val="none" w:sz="0" w:space="0" w:color="auto"/>
                                                    <w:right w:val="none" w:sz="0" w:space="0" w:color="auto"/>
                                                  </w:divBdr>
                                                </w:div>
                                                <w:div w:id="1096174384">
                                                  <w:marLeft w:val="640"/>
                                                  <w:marRight w:val="0"/>
                                                  <w:marTop w:val="0"/>
                                                  <w:marBottom w:val="0"/>
                                                  <w:divBdr>
                                                    <w:top w:val="none" w:sz="0" w:space="0" w:color="auto"/>
                                                    <w:left w:val="none" w:sz="0" w:space="0" w:color="auto"/>
                                                    <w:bottom w:val="none" w:sz="0" w:space="0" w:color="auto"/>
                                                    <w:right w:val="none" w:sz="0" w:space="0" w:color="auto"/>
                                                  </w:divBdr>
                                                </w:div>
                                                <w:div w:id="1125152092">
                                                  <w:marLeft w:val="640"/>
                                                  <w:marRight w:val="0"/>
                                                  <w:marTop w:val="0"/>
                                                  <w:marBottom w:val="0"/>
                                                  <w:divBdr>
                                                    <w:top w:val="none" w:sz="0" w:space="0" w:color="auto"/>
                                                    <w:left w:val="none" w:sz="0" w:space="0" w:color="auto"/>
                                                    <w:bottom w:val="none" w:sz="0" w:space="0" w:color="auto"/>
                                                    <w:right w:val="none" w:sz="0" w:space="0" w:color="auto"/>
                                                  </w:divBdr>
                                                </w:div>
                                                <w:div w:id="1235630309">
                                                  <w:marLeft w:val="640"/>
                                                  <w:marRight w:val="0"/>
                                                  <w:marTop w:val="0"/>
                                                  <w:marBottom w:val="0"/>
                                                  <w:divBdr>
                                                    <w:top w:val="none" w:sz="0" w:space="0" w:color="auto"/>
                                                    <w:left w:val="none" w:sz="0" w:space="0" w:color="auto"/>
                                                    <w:bottom w:val="none" w:sz="0" w:space="0" w:color="auto"/>
                                                    <w:right w:val="none" w:sz="0" w:space="0" w:color="auto"/>
                                                  </w:divBdr>
                                                </w:div>
                                                <w:div w:id="1270233743">
                                                  <w:marLeft w:val="640"/>
                                                  <w:marRight w:val="0"/>
                                                  <w:marTop w:val="0"/>
                                                  <w:marBottom w:val="0"/>
                                                  <w:divBdr>
                                                    <w:top w:val="none" w:sz="0" w:space="0" w:color="auto"/>
                                                    <w:left w:val="none" w:sz="0" w:space="0" w:color="auto"/>
                                                    <w:bottom w:val="none" w:sz="0" w:space="0" w:color="auto"/>
                                                    <w:right w:val="none" w:sz="0" w:space="0" w:color="auto"/>
                                                  </w:divBdr>
                                                </w:div>
                                                <w:div w:id="1396585265">
                                                  <w:marLeft w:val="640"/>
                                                  <w:marRight w:val="0"/>
                                                  <w:marTop w:val="0"/>
                                                  <w:marBottom w:val="0"/>
                                                  <w:divBdr>
                                                    <w:top w:val="none" w:sz="0" w:space="0" w:color="auto"/>
                                                    <w:left w:val="none" w:sz="0" w:space="0" w:color="auto"/>
                                                    <w:bottom w:val="none" w:sz="0" w:space="0" w:color="auto"/>
                                                    <w:right w:val="none" w:sz="0" w:space="0" w:color="auto"/>
                                                  </w:divBdr>
                                                </w:div>
                                                <w:div w:id="1468356240">
                                                  <w:marLeft w:val="640"/>
                                                  <w:marRight w:val="0"/>
                                                  <w:marTop w:val="0"/>
                                                  <w:marBottom w:val="0"/>
                                                  <w:divBdr>
                                                    <w:top w:val="none" w:sz="0" w:space="0" w:color="auto"/>
                                                    <w:left w:val="none" w:sz="0" w:space="0" w:color="auto"/>
                                                    <w:bottom w:val="none" w:sz="0" w:space="0" w:color="auto"/>
                                                    <w:right w:val="none" w:sz="0" w:space="0" w:color="auto"/>
                                                  </w:divBdr>
                                                </w:div>
                                                <w:div w:id="1689410064">
                                                  <w:marLeft w:val="640"/>
                                                  <w:marRight w:val="0"/>
                                                  <w:marTop w:val="0"/>
                                                  <w:marBottom w:val="0"/>
                                                  <w:divBdr>
                                                    <w:top w:val="none" w:sz="0" w:space="0" w:color="auto"/>
                                                    <w:left w:val="none" w:sz="0" w:space="0" w:color="auto"/>
                                                    <w:bottom w:val="none" w:sz="0" w:space="0" w:color="auto"/>
                                                    <w:right w:val="none" w:sz="0" w:space="0" w:color="auto"/>
                                                  </w:divBdr>
                                                </w:div>
                                                <w:div w:id="1696497441">
                                                  <w:marLeft w:val="640"/>
                                                  <w:marRight w:val="0"/>
                                                  <w:marTop w:val="0"/>
                                                  <w:marBottom w:val="0"/>
                                                  <w:divBdr>
                                                    <w:top w:val="none" w:sz="0" w:space="0" w:color="auto"/>
                                                    <w:left w:val="none" w:sz="0" w:space="0" w:color="auto"/>
                                                    <w:bottom w:val="none" w:sz="0" w:space="0" w:color="auto"/>
                                                    <w:right w:val="none" w:sz="0" w:space="0" w:color="auto"/>
                                                  </w:divBdr>
                                                </w:div>
                                                <w:div w:id="1706179418">
                                                  <w:marLeft w:val="640"/>
                                                  <w:marRight w:val="0"/>
                                                  <w:marTop w:val="0"/>
                                                  <w:marBottom w:val="0"/>
                                                  <w:divBdr>
                                                    <w:top w:val="none" w:sz="0" w:space="0" w:color="auto"/>
                                                    <w:left w:val="none" w:sz="0" w:space="0" w:color="auto"/>
                                                    <w:bottom w:val="none" w:sz="0" w:space="0" w:color="auto"/>
                                                    <w:right w:val="none" w:sz="0" w:space="0" w:color="auto"/>
                                                  </w:divBdr>
                                                </w:div>
                                                <w:div w:id="1763067820">
                                                  <w:marLeft w:val="640"/>
                                                  <w:marRight w:val="0"/>
                                                  <w:marTop w:val="0"/>
                                                  <w:marBottom w:val="0"/>
                                                  <w:divBdr>
                                                    <w:top w:val="none" w:sz="0" w:space="0" w:color="auto"/>
                                                    <w:left w:val="none" w:sz="0" w:space="0" w:color="auto"/>
                                                    <w:bottom w:val="none" w:sz="0" w:space="0" w:color="auto"/>
                                                    <w:right w:val="none" w:sz="0" w:space="0" w:color="auto"/>
                                                  </w:divBdr>
                                                </w:div>
                                                <w:div w:id="1843080527">
                                                  <w:marLeft w:val="640"/>
                                                  <w:marRight w:val="0"/>
                                                  <w:marTop w:val="0"/>
                                                  <w:marBottom w:val="0"/>
                                                  <w:divBdr>
                                                    <w:top w:val="none" w:sz="0" w:space="0" w:color="auto"/>
                                                    <w:left w:val="none" w:sz="0" w:space="0" w:color="auto"/>
                                                    <w:bottom w:val="none" w:sz="0" w:space="0" w:color="auto"/>
                                                    <w:right w:val="none" w:sz="0" w:space="0" w:color="auto"/>
                                                  </w:divBdr>
                                                </w:div>
                                                <w:div w:id="1921791218">
                                                  <w:marLeft w:val="640"/>
                                                  <w:marRight w:val="0"/>
                                                  <w:marTop w:val="0"/>
                                                  <w:marBottom w:val="0"/>
                                                  <w:divBdr>
                                                    <w:top w:val="none" w:sz="0" w:space="0" w:color="auto"/>
                                                    <w:left w:val="none" w:sz="0" w:space="0" w:color="auto"/>
                                                    <w:bottom w:val="none" w:sz="0" w:space="0" w:color="auto"/>
                                                    <w:right w:val="none" w:sz="0" w:space="0" w:color="auto"/>
                                                  </w:divBdr>
                                                </w:div>
                                                <w:div w:id="1928151732">
                                                  <w:marLeft w:val="640"/>
                                                  <w:marRight w:val="0"/>
                                                  <w:marTop w:val="0"/>
                                                  <w:marBottom w:val="0"/>
                                                  <w:divBdr>
                                                    <w:top w:val="none" w:sz="0" w:space="0" w:color="auto"/>
                                                    <w:left w:val="none" w:sz="0" w:space="0" w:color="auto"/>
                                                    <w:bottom w:val="none" w:sz="0" w:space="0" w:color="auto"/>
                                                    <w:right w:val="none" w:sz="0" w:space="0" w:color="auto"/>
                                                  </w:divBdr>
                                                </w:div>
                                                <w:div w:id="1967391526">
                                                  <w:marLeft w:val="640"/>
                                                  <w:marRight w:val="0"/>
                                                  <w:marTop w:val="0"/>
                                                  <w:marBottom w:val="0"/>
                                                  <w:divBdr>
                                                    <w:top w:val="none" w:sz="0" w:space="0" w:color="auto"/>
                                                    <w:left w:val="none" w:sz="0" w:space="0" w:color="auto"/>
                                                    <w:bottom w:val="none" w:sz="0" w:space="0" w:color="auto"/>
                                                    <w:right w:val="none" w:sz="0" w:space="0" w:color="auto"/>
                                                  </w:divBdr>
                                                </w:div>
                                                <w:div w:id="2051757896">
                                                  <w:marLeft w:val="640"/>
                                                  <w:marRight w:val="0"/>
                                                  <w:marTop w:val="0"/>
                                                  <w:marBottom w:val="0"/>
                                                  <w:divBdr>
                                                    <w:top w:val="none" w:sz="0" w:space="0" w:color="auto"/>
                                                    <w:left w:val="none" w:sz="0" w:space="0" w:color="auto"/>
                                                    <w:bottom w:val="none" w:sz="0" w:space="0" w:color="auto"/>
                                                    <w:right w:val="none" w:sz="0" w:space="0" w:color="auto"/>
                                                  </w:divBdr>
                                                </w:div>
                                                <w:div w:id="2112773569">
                                                  <w:marLeft w:val="640"/>
                                                  <w:marRight w:val="0"/>
                                                  <w:marTop w:val="0"/>
                                                  <w:marBottom w:val="0"/>
                                                  <w:divBdr>
                                                    <w:top w:val="none" w:sz="0" w:space="0" w:color="auto"/>
                                                    <w:left w:val="none" w:sz="0" w:space="0" w:color="auto"/>
                                                    <w:bottom w:val="none" w:sz="0" w:space="0" w:color="auto"/>
                                                    <w:right w:val="none" w:sz="0" w:space="0" w:color="auto"/>
                                                  </w:divBdr>
                                                </w:div>
                                              </w:divsChild>
                                            </w:div>
                                            <w:div w:id="313877175">
                                              <w:marLeft w:val="0"/>
                                              <w:marRight w:val="0"/>
                                              <w:marTop w:val="0"/>
                                              <w:marBottom w:val="0"/>
                                              <w:divBdr>
                                                <w:top w:val="none" w:sz="0" w:space="0" w:color="auto"/>
                                                <w:left w:val="none" w:sz="0" w:space="0" w:color="auto"/>
                                                <w:bottom w:val="none" w:sz="0" w:space="0" w:color="auto"/>
                                                <w:right w:val="none" w:sz="0" w:space="0" w:color="auto"/>
                                              </w:divBdr>
                                              <w:divsChild>
                                                <w:div w:id="20203991">
                                                  <w:marLeft w:val="640"/>
                                                  <w:marRight w:val="0"/>
                                                  <w:marTop w:val="0"/>
                                                  <w:marBottom w:val="0"/>
                                                  <w:divBdr>
                                                    <w:top w:val="none" w:sz="0" w:space="0" w:color="auto"/>
                                                    <w:left w:val="none" w:sz="0" w:space="0" w:color="auto"/>
                                                    <w:bottom w:val="none" w:sz="0" w:space="0" w:color="auto"/>
                                                    <w:right w:val="none" w:sz="0" w:space="0" w:color="auto"/>
                                                  </w:divBdr>
                                                </w:div>
                                                <w:div w:id="263391116">
                                                  <w:marLeft w:val="640"/>
                                                  <w:marRight w:val="0"/>
                                                  <w:marTop w:val="0"/>
                                                  <w:marBottom w:val="0"/>
                                                  <w:divBdr>
                                                    <w:top w:val="none" w:sz="0" w:space="0" w:color="auto"/>
                                                    <w:left w:val="none" w:sz="0" w:space="0" w:color="auto"/>
                                                    <w:bottom w:val="none" w:sz="0" w:space="0" w:color="auto"/>
                                                    <w:right w:val="none" w:sz="0" w:space="0" w:color="auto"/>
                                                  </w:divBdr>
                                                </w:div>
                                                <w:div w:id="339964962">
                                                  <w:marLeft w:val="640"/>
                                                  <w:marRight w:val="0"/>
                                                  <w:marTop w:val="0"/>
                                                  <w:marBottom w:val="0"/>
                                                  <w:divBdr>
                                                    <w:top w:val="none" w:sz="0" w:space="0" w:color="auto"/>
                                                    <w:left w:val="none" w:sz="0" w:space="0" w:color="auto"/>
                                                    <w:bottom w:val="none" w:sz="0" w:space="0" w:color="auto"/>
                                                    <w:right w:val="none" w:sz="0" w:space="0" w:color="auto"/>
                                                  </w:divBdr>
                                                </w:div>
                                                <w:div w:id="429744459">
                                                  <w:marLeft w:val="640"/>
                                                  <w:marRight w:val="0"/>
                                                  <w:marTop w:val="0"/>
                                                  <w:marBottom w:val="0"/>
                                                  <w:divBdr>
                                                    <w:top w:val="none" w:sz="0" w:space="0" w:color="auto"/>
                                                    <w:left w:val="none" w:sz="0" w:space="0" w:color="auto"/>
                                                    <w:bottom w:val="none" w:sz="0" w:space="0" w:color="auto"/>
                                                    <w:right w:val="none" w:sz="0" w:space="0" w:color="auto"/>
                                                  </w:divBdr>
                                                </w:div>
                                                <w:div w:id="482936565">
                                                  <w:marLeft w:val="640"/>
                                                  <w:marRight w:val="0"/>
                                                  <w:marTop w:val="0"/>
                                                  <w:marBottom w:val="0"/>
                                                  <w:divBdr>
                                                    <w:top w:val="none" w:sz="0" w:space="0" w:color="auto"/>
                                                    <w:left w:val="none" w:sz="0" w:space="0" w:color="auto"/>
                                                    <w:bottom w:val="none" w:sz="0" w:space="0" w:color="auto"/>
                                                    <w:right w:val="none" w:sz="0" w:space="0" w:color="auto"/>
                                                  </w:divBdr>
                                                </w:div>
                                                <w:div w:id="573857714">
                                                  <w:marLeft w:val="640"/>
                                                  <w:marRight w:val="0"/>
                                                  <w:marTop w:val="0"/>
                                                  <w:marBottom w:val="0"/>
                                                  <w:divBdr>
                                                    <w:top w:val="none" w:sz="0" w:space="0" w:color="auto"/>
                                                    <w:left w:val="none" w:sz="0" w:space="0" w:color="auto"/>
                                                    <w:bottom w:val="none" w:sz="0" w:space="0" w:color="auto"/>
                                                    <w:right w:val="none" w:sz="0" w:space="0" w:color="auto"/>
                                                  </w:divBdr>
                                                </w:div>
                                                <w:div w:id="602570186">
                                                  <w:marLeft w:val="640"/>
                                                  <w:marRight w:val="0"/>
                                                  <w:marTop w:val="0"/>
                                                  <w:marBottom w:val="0"/>
                                                  <w:divBdr>
                                                    <w:top w:val="none" w:sz="0" w:space="0" w:color="auto"/>
                                                    <w:left w:val="none" w:sz="0" w:space="0" w:color="auto"/>
                                                    <w:bottom w:val="none" w:sz="0" w:space="0" w:color="auto"/>
                                                    <w:right w:val="none" w:sz="0" w:space="0" w:color="auto"/>
                                                  </w:divBdr>
                                                </w:div>
                                                <w:div w:id="650257011">
                                                  <w:marLeft w:val="640"/>
                                                  <w:marRight w:val="0"/>
                                                  <w:marTop w:val="0"/>
                                                  <w:marBottom w:val="0"/>
                                                  <w:divBdr>
                                                    <w:top w:val="none" w:sz="0" w:space="0" w:color="auto"/>
                                                    <w:left w:val="none" w:sz="0" w:space="0" w:color="auto"/>
                                                    <w:bottom w:val="none" w:sz="0" w:space="0" w:color="auto"/>
                                                    <w:right w:val="none" w:sz="0" w:space="0" w:color="auto"/>
                                                  </w:divBdr>
                                                </w:div>
                                                <w:div w:id="724109777">
                                                  <w:marLeft w:val="640"/>
                                                  <w:marRight w:val="0"/>
                                                  <w:marTop w:val="0"/>
                                                  <w:marBottom w:val="0"/>
                                                  <w:divBdr>
                                                    <w:top w:val="none" w:sz="0" w:space="0" w:color="auto"/>
                                                    <w:left w:val="none" w:sz="0" w:space="0" w:color="auto"/>
                                                    <w:bottom w:val="none" w:sz="0" w:space="0" w:color="auto"/>
                                                    <w:right w:val="none" w:sz="0" w:space="0" w:color="auto"/>
                                                  </w:divBdr>
                                                </w:div>
                                                <w:div w:id="766736736">
                                                  <w:marLeft w:val="640"/>
                                                  <w:marRight w:val="0"/>
                                                  <w:marTop w:val="0"/>
                                                  <w:marBottom w:val="0"/>
                                                  <w:divBdr>
                                                    <w:top w:val="none" w:sz="0" w:space="0" w:color="auto"/>
                                                    <w:left w:val="none" w:sz="0" w:space="0" w:color="auto"/>
                                                    <w:bottom w:val="none" w:sz="0" w:space="0" w:color="auto"/>
                                                    <w:right w:val="none" w:sz="0" w:space="0" w:color="auto"/>
                                                  </w:divBdr>
                                                </w:div>
                                                <w:div w:id="811948791">
                                                  <w:marLeft w:val="640"/>
                                                  <w:marRight w:val="0"/>
                                                  <w:marTop w:val="0"/>
                                                  <w:marBottom w:val="0"/>
                                                  <w:divBdr>
                                                    <w:top w:val="none" w:sz="0" w:space="0" w:color="auto"/>
                                                    <w:left w:val="none" w:sz="0" w:space="0" w:color="auto"/>
                                                    <w:bottom w:val="none" w:sz="0" w:space="0" w:color="auto"/>
                                                    <w:right w:val="none" w:sz="0" w:space="0" w:color="auto"/>
                                                  </w:divBdr>
                                                </w:div>
                                                <w:div w:id="987173517">
                                                  <w:marLeft w:val="640"/>
                                                  <w:marRight w:val="0"/>
                                                  <w:marTop w:val="0"/>
                                                  <w:marBottom w:val="0"/>
                                                  <w:divBdr>
                                                    <w:top w:val="none" w:sz="0" w:space="0" w:color="auto"/>
                                                    <w:left w:val="none" w:sz="0" w:space="0" w:color="auto"/>
                                                    <w:bottom w:val="none" w:sz="0" w:space="0" w:color="auto"/>
                                                    <w:right w:val="none" w:sz="0" w:space="0" w:color="auto"/>
                                                  </w:divBdr>
                                                </w:div>
                                                <w:div w:id="1002011109">
                                                  <w:marLeft w:val="640"/>
                                                  <w:marRight w:val="0"/>
                                                  <w:marTop w:val="0"/>
                                                  <w:marBottom w:val="0"/>
                                                  <w:divBdr>
                                                    <w:top w:val="none" w:sz="0" w:space="0" w:color="auto"/>
                                                    <w:left w:val="none" w:sz="0" w:space="0" w:color="auto"/>
                                                    <w:bottom w:val="none" w:sz="0" w:space="0" w:color="auto"/>
                                                    <w:right w:val="none" w:sz="0" w:space="0" w:color="auto"/>
                                                  </w:divBdr>
                                                </w:div>
                                                <w:div w:id="1035933300">
                                                  <w:marLeft w:val="640"/>
                                                  <w:marRight w:val="0"/>
                                                  <w:marTop w:val="0"/>
                                                  <w:marBottom w:val="0"/>
                                                  <w:divBdr>
                                                    <w:top w:val="none" w:sz="0" w:space="0" w:color="auto"/>
                                                    <w:left w:val="none" w:sz="0" w:space="0" w:color="auto"/>
                                                    <w:bottom w:val="none" w:sz="0" w:space="0" w:color="auto"/>
                                                    <w:right w:val="none" w:sz="0" w:space="0" w:color="auto"/>
                                                  </w:divBdr>
                                                </w:div>
                                                <w:div w:id="1078552935">
                                                  <w:marLeft w:val="640"/>
                                                  <w:marRight w:val="0"/>
                                                  <w:marTop w:val="0"/>
                                                  <w:marBottom w:val="0"/>
                                                  <w:divBdr>
                                                    <w:top w:val="none" w:sz="0" w:space="0" w:color="auto"/>
                                                    <w:left w:val="none" w:sz="0" w:space="0" w:color="auto"/>
                                                    <w:bottom w:val="none" w:sz="0" w:space="0" w:color="auto"/>
                                                    <w:right w:val="none" w:sz="0" w:space="0" w:color="auto"/>
                                                  </w:divBdr>
                                                </w:div>
                                                <w:div w:id="1176112721">
                                                  <w:marLeft w:val="640"/>
                                                  <w:marRight w:val="0"/>
                                                  <w:marTop w:val="0"/>
                                                  <w:marBottom w:val="0"/>
                                                  <w:divBdr>
                                                    <w:top w:val="none" w:sz="0" w:space="0" w:color="auto"/>
                                                    <w:left w:val="none" w:sz="0" w:space="0" w:color="auto"/>
                                                    <w:bottom w:val="none" w:sz="0" w:space="0" w:color="auto"/>
                                                    <w:right w:val="none" w:sz="0" w:space="0" w:color="auto"/>
                                                  </w:divBdr>
                                                </w:div>
                                                <w:div w:id="1189610074">
                                                  <w:marLeft w:val="640"/>
                                                  <w:marRight w:val="0"/>
                                                  <w:marTop w:val="0"/>
                                                  <w:marBottom w:val="0"/>
                                                  <w:divBdr>
                                                    <w:top w:val="none" w:sz="0" w:space="0" w:color="auto"/>
                                                    <w:left w:val="none" w:sz="0" w:space="0" w:color="auto"/>
                                                    <w:bottom w:val="none" w:sz="0" w:space="0" w:color="auto"/>
                                                    <w:right w:val="none" w:sz="0" w:space="0" w:color="auto"/>
                                                  </w:divBdr>
                                                </w:div>
                                                <w:div w:id="1195192803">
                                                  <w:marLeft w:val="640"/>
                                                  <w:marRight w:val="0"/>
                                                  <w:marTop w:val="0"/>
                                                  <w:marBottom w:val="0"/>
                                                  <w:divBdr>
                                                    <w:top w:val="none" w:sz="0" w:space="0" w:color="auto"/>
                                                    <w:left w:val="none" w:sz="0" w:space="0" w:color="auto"/>
                                                    <w:bottom w:val="none" w:sz="0" w:space="0" w:color="auto"/>
                                                    <w:right w:val="none" w:sz="0" w:space="0" w:color="auto"/>
                                                  </w:divBdr>
                                                </w:div>
                                                <w:div w:id="1283342884">
                                                  <w:marLeft w:val="640"/>
                                                  <w:marRight w:val="0"/>
                                                  <w:marTop w:val="0"/>
                                                  <w:marBottom w:val="0"/>
                                                  <w:divBdr>
                                                    <w:top w:val="none" w:sz="0" w:space="0" w:color="auto"/>
                                                    <w:left w:val="none" w:sz="0" w:space="0" w:color="auto"/>
                                                    <w:bottom w:val="none" w:sz="0" w:space="0" w:color="auto"/>
                                                    <w:right w:val="none" w:sz="0" w:space="0" w:color="auto"/>
                                                  </w:divBdr>
                                                </w:div>
                                                <w:div w:id="1304505423">
                                                  <w:marLeft w:val="640"/>
                                                  <w:marRight w:val="0"/>
                                                  <w:marTop w:val="0"/>
                                                  <w:marBottom w:val="0"/>
                                                  <w:divBdr>
                                                    <w:top w:val="none" w:sz="0" w:space="0" w:color="auto"/>
                                                    <w:left w:val="none" w:sz="0" w:space="0" w:color="auto"/>
                                                    <w:bottom w:val="none" w:sz="0" w:space="0" w:color="auto"/>
                                                    <w:right w:val="none" w:sz="0" w:space="0" w:color="auto"/>
                                                  </w:divBdr>
                                                </w:div>
                                                <w:div w:id="1312977073">
                                                  <w:marLeft w:val="640"/>
                                                  <w:marRight w:val="0"/>
                                                  <w:marTop w:val="0"/>
                                                  <w:marBottom w:val="0"/>
                                                  <w:divBdr>
                                                    <w:top w:val="none" w:sz="0" w:space="0" w:color="auto"/>
                                                    <w:left w:val="none" w:sz="0" w:space="0" w:color="auto"/>
                                                    <w:bottom w:val="none" w:sz="0" w:space="0" w:color="auto"/>
                                                    <w:right w:val="none" w:sz="0" w:space="0" w:color="auto"/>
                                                  </w:divBdr>
                                                </w:div>
                                                <w:div w:id="1363363066">
                                                  <w:marLeft w:val="640"/>
                                                  <w:marRight w:val="0"/>
                                                  <w:marTop w:val="0"/>
                                                  <w:marBottom w:val="0"/>
                                                  <w:divBdr>
                                                    <w:top w:val="none" w:sz="0" w:space="0" w:color="auto"/>
                                                    <w:left w:val="none" w:sz="0" w:space="0" w:color="auto"/>
                                                    <w:bottom w:val="none" w:sz="0" w:space="0" w:color="auto"/>
                                                    <w:right w:val="none" w:sz="0" w:space="0" w:color="auto"/>
                                                  </w:divBdr>
                                                </w:div>
                                                <w:div w:id="1393232860">
                                                  <w:marLeft w:val="640"/>
                                                  <w:marRight w:val="0"/>
                                                  <w:marTop w:val="0"/>
                                                  <w:marBottom w:val="0"/>
                                                  <w:divBdr>
                                                    <w:top w:val="none" w:sz="0" w:space="0" w:color="auto"/>
                                                    <w:left w:val="none" w:sz="0" w:space="0" w:color="auto"/>
                                                    <w:bottom w:val="none" w:sz="0" w:space="0" w:color="auto"/>
                                                    <w:right w:val="none" w:sz="0" w:space="0" w:color="auto"/>
                                                  </w:divBdr>
                                                </w:div>
                                                <w:div w:id="1428312262">
                                                  <w:marLeft w:val="640"/>
                                                  <w:marRight w:val="0"/>
                                                  <w:marTop w:val="0"/>
                                                  <w:marBottom w:val="0"/>
                                                  <w:divBdr>
                                                    <w:top w:val="none" w:sz="0" w:space="0" w:color="auto"/>
                                                    <w:left w:val="none" w:sz="0" w:space="0" w:color="auto"/>
                                                    <w:bottom w:val="none" w:sz="0" w:space="0" w:color="auto"/>
                                                    <w:right w:val="none" w:sz="0" w:space="0" w:color="auto"/>
                                                  </w:divBdr>
                                                </w:div>
                                                <w:div w:id="1456561168">
                                                  <w:marLeft w:val="640"/>
                                                  <w:marRight w:val="0"/>
                                                  <w:marTop w:val="0"/>
                                                  <w:marBottom w:val="0"/>
                                                  <w:divBdr>
                                                    <w:top w:val="none" w:sz="0" w:space="0" w:color="auto"/>
                                                    <w:left w:val="none" w:sz="0" w:space="0" w:color="auto"/>
                                                    <w:bottom w:val="none" w:sz="0" w:space="0" w:color="auto"/>
                                                    <w:right w:val="none" w:sz="0" w:space="0" w:color="auto"/>
                                                  </w:divBdr>
                                                </w:div>
                                                <w:div w:id="1504663330">
                                                  <w:marLeft w:val="640"/>
                                                  <w:marRight w:val="0"/>
                                                  <w:marTop w:val="0"/>
                                                  <w:marBottom w:val="0"/>
                                                  <w:divBdr>
                                                    <w:top w:val="none" w:sz="0" w:space="0" w:color="auto"/>
                                                    <w:left w:val="none" w:sz="0" w:space="0" w:color="auto"/>
                                                    <w:bottom w:val="none" w:sz="0" w:space="0" w:color="auto"/>
                                                    <w:right w:val="none" w:sz="0" w:space="0" w:color="auto"/>
                                                  </w:divBdr>
                                                </w:div>
                                                <w:div w:id="1558517431">
                                                  <w:marLeft w:val="640"/>
                                                  <w:marRight w:val="0"/>
                                                  <w:marTop w:val="0"/>
                                                  <w:marBottom w:val="0"/>
                                                  <w:divBdr>
                                                    <w:top w:val="none" w:sz="0" w:space="0" w:color="auto"/>
                                                    <w:left w:val="none" w:sz="0" w:space="0" w:color="auto"/>
                                                    <w:bottom w:val="none" w:sz="0" w:space="0" w:color="auto"/>
                                                    <w:right w:val="none" w:sz="0" w:space="0" w:color="auto"/>
                                                  </w:divBdr>
                                                </w:div>
                                                <w:div w:id="1623221286">
                                                  <w:marLeft w:val="640"/>
                                                  <w:marRight w:val="0"/>
                                                  <w:marTop w:val="0"/>
                                                  <w:marBottom w:val="0"/>
                                                  <w:divBdr>
                                                    <w:top w:val="none" w:sz="0" w:space="0" w:color="auto"/>
                                                    <w:left w:val="none" w:sz="0" w:space="0" w:color="auto"/>
                                                    <w:bottom w:val="none" w:sz="0" w:space="0" w:color="auto"/>
                                                    <w:right w:val="none" w:sz="0" w:space="0" w:color="auto"/>
                                                  </w:divBdr>
                                                </w:div>
                                                <w:div w:id="1690596488">
                                                  <w:marLeft w:val="640"/>
                                                  <w:marRight w:val="0"/>
                                                  <w:marTop w:val="0"/>
                                                  <w:marBottom w:val="0"/>
                                                  <w:divBdr>
                                                    <w:top w:val="none" w:sz="0" w:space="0" w:color="auto"/>
                                                    <w:left w:val="none" w:sz="0" w:space="0" w:color="auto"/>
                                                    <w:bottom w:val="none" w:sz="0" w:space="0" w:color="auto"/>
                                                    <w:right w:val="none" w:sz="0" w:space="0" w:color="auto"/>
                                                  </w:divBdr>
                                                </w:div>
                                                <w:div w:id="1703240538">
                                                  <w:marLeft w:val="640"/>
                                                  <w:marRight w:val="0"/>
                                                  <w:marTop w:val="0"/>
                                                  <w:marBottom w:val="0"/>
                                                  <w:divBdr>
                                                    <w:top w:val="none" w:sz="0" w:space="0" w:color="auto"/>
                                                    <w:left w:val="none" w:sz="0" w:space="0" w:color="auto"/>
                                                    <w:bottom w:val="none" w:sz="0" w:space="0" w:color="auto"/>
                                                    <w:right w:val="none" w:sz="0" w:space="0" w:color="auto"/>
                                                  </w:divBdr>
                                                </w:div>
                                                <w:div w:id="1790778112">
                                                  <w:marLeft w:val="640"/>
                                                  <w:marRight w:val="0"/>
                                                  <w:marTop w:val="0"/>
                                                  <w:marBottom w:val="0"/>
                                                  <w:divBdr>
                                                    <w:top w:val="none" w:sz="0" w:space="0" w:color="auto"/>
                                                    <w:left w:val="none" w:sz="0" w:space="0" w:color="auto"/>
                                                    <w:bottom w:val="none" w:sz="0" w:space="0" w:color="auto"/>
                                                    <w:right w:val="none" w:sz="0" w:space="0" w:color="auto"/>
                                                  </w:divBdr>
                                                </w:div>
                                                <w:div w:id="1864006401">
                                                  <w:marLeft w:val="640"/>
                                                  <w:marRight w:val="0"/>
                                                  <w:marTop w:val="0"/>
                                                  <w:marBottom w:val="0"/>
                                                  <w:divBdr>
                                                    <w:top w:val="none" w:sz="0" w:space="0" w:color="auto"/>
                                                    <w:left w:val="none" w:sz="0" w:space="0" w:color="auto"/>
                                                    <w:bottom w:val="none" w:sz="0" w:space="0" w:color="auto"/>
                                                    <w:right w:val="none" w:sz="0" w:space="0" w:color="auto"/>
                                                  </w:divBdr>
                                                </w:div>
                                                <w:div w:id="1871989773">
                                                  <w:marLeft w:val="640"/>
                                                  <w:marRight w:val="0"/>
                                                  <w:marTop w:val="0"/>
                                                  <w:marBottom w:val="0"/>
                                                  <w:divBdr>
                                                    <w:top w:val="none" w:sz="0" w:space="0" w:color="auto"/>
                                                    <w:left w:val="none" w:sz="0" w:space="0" w:color="auto"/>
                                                    <w:bottom w:val="none" w:sz="0" w:space="0" w:color="auto"/>
                                                    <w:right w:val="none" w:sz="0" w:space="0" w:color="auto"/>
                                                  </w:divBdr>
                                                </w:div>
                                                <w:div w:id="1889761399">
                                                  <w:marLeft w:val="640"/>
                                                  <w:marRight w:val="0"/>
                                                  <w:marTop w:val="0"/>
                                                  <w:marBottom w:val="0"/>
                                                  <w:divBdr>
                                                    <w:top w:val="none" w:sz="0" w:space="0" w:color="auto"/>
                                                    <w:left w:val="none" w:sz="0" w:space="0" w:color="auto"/>
                                                    <w:bottom w:val="none" w:sz="0" w:space="0" w:color="auto"/>
                                                    <w:right w:val="none" w:sz="0" w:space="0" w:color="auto"/>
                                                  </w:divBdr>
                                                </w:div>
                                                <w:div w:id="2001545326">
                                                  <w:marLeft w:val="640"/>
                                                  <w:marRight w:val="0"/>
                                                  <w:marTop w:val="0"/>
                                                  <w:marBottom w:val="0"/>
                                                  <w:divBdr>
                                                    <w:top w:val="none" w:sz="0" w:space="0" w:color="auto"/>
                                                    <w:left w:val="none" w:sz="0" w:space="0" w:color="auto"/>
                                                    <w:bottom w:val="none" w:sz="0" w:space="0" w:color="auto"/>
                                                    <w:right w:val="none" w:sz="0" w:space="0" w:color="auto"/>
                                                  </w:divBdr>
                                                </w:div>
                                                <w:div w:id="2014214464">
                                                  <w:marLeft w:val="640"/>
                                                  <w:marRight w:val="0"/>
                                                  <w:marTop w:val="0"/>
                                                  <w:marBottom w:val="0"/>
                                                  <w:divBdr>
                                                    <w:top w:val="none" w:sz="0" w:space="0" w:color="auto"/>
                                                    <w:left w:val="none" w:sz="0" w:space="0" w:color="auto"/>
                                                    <w:bottom w:val="none" w:sz="0" w:space="0" w:color="auto"/>
                                                    <w:right w:val="none" w:sz="0" w:space="0" w:color="auto"/>
                                                  </w:divBdr>
                                                </w:div>
                                                <w:div w:id="2031057801">
                                                  <w:marLeft w:val="640"/>
                                                  <w:marRight w:val="0"/>
                                                  <w:marTop w:val="0"/>
                                                  <w:marBottom w:val="0"/>
                                                  <w:divBdr>
                                                    <w:top w:val="none" w:sz="0" w:space="0" w:color="auto"/>
                                                    <w:left w:val="none" w:sz="0" w:space="0" w:color="auto"/>
                                                    <w:bottom w:val="none" w:sz="0" w:space="0" w:color="auto"/>
                                                    <w:right w:val="none" w:sz="0" w:space="0" w:color="auto"/>
                                                  </w:divBdr>
                                                </w:div>
                                                <w:div w:id="2104761662">
                                                  <w:marLeft w:val="640"/>
                                                  <w:marRight w:val="0"/>
                                                  <w:marTop w:val="0"/>
                                                  <w:marBottom w:val="0"/>
                                                  <w:divBdr>
                                                    <w:top w:val="none" w:sz="0" w:space="0" w:color="auto"/>
                                                    <w:left w:val="none" w:sz="0" w:space="0" w:color="auto"/>
                                                    <w:bottom w:val="none" w:sz="0" w:space="0" w:color="auto"/>
                                                    <w:right w:val="none" w:sz="0" w:space="0" w:color="auto"/>
                                                  </w:divBdr>
                                                </w:div>
                                              </w:divsChild>
                                            </w:div>
                                            <w:div w:id="478424439">
                                              <w:marLeft w:val="0"/>
                                              <w:marRight w:val="0"/>
                                              <w:marTop w:val="0"/>
                                              <w:marBottom w:val="0"/>
                                              <w:divBdr>
                                                <w:top w:val="none" w:sz="0" w:space="0" w:color="auto"/>
                                                <w:left w:val="none" w:sz="0" w:space="0" w:color="auto"/>
                                                <w:bottom w:val="none" w:sz="0" w:space="0" w:color="auto"/>
                                                <w:right w:val="none" w:sz="0" w:space="0" w:color="auto"/>
                                              </w:divBdr>
                                              <w:divsChild>
                                                <w:div w:id="125124941">
                                                  <w:marLeft w:val="640"/>
                                                  <w:marRight w:val="0"/>
                                                  <w:marTop w:val="0"/>
                                                  <w:marBottom w:val="0"/>
                                                  <w:divBdr>
                                                    <w:top w:val="none" w:sz="0" w:space="0" w:color="auto"/>
                                                    <w:left w:val="none" w:sz="0" w:space="0" w:color="auto"/>
                                                    <w:bottom w:val="none" w:sz="0" w:space="0" w:color="auto"/>
                                                    <w:right w:val="none" w:sz="0" w:space="0" w:color="auto"/>
                                                  </w:divBdr>
                                                </w:div>
                                                <w:div w:id="164322071">
                                                  <w:marLeft w:val="640"/>
                                                  <w:marRight w:val="0"/>
                                                  <w:marTop w:val="0"/>
                                                  <w:marBottom w:val="0"/>
                                                  <w:divBdr>
                                                    <w:top w:val="none" w:sz="0" w:space="0" w:color="auto"/>
                                                    <w:left w:val="none" w:sz="0" w:space="0" w:color="auto"/>
                                                    <w:bottom w:val="none" w:sz="0" w:space="0" w:color="auto"/>
                                                    <w:right w:val="none" w:sz="0" w:space="0" w:color="auto"/>
                                                  </w:divBdr>
                                                </w:div>
                                                <w:div w:id="167212165">
                                                  <w:marLeft w:val="640"/>
                                                  <w:marRight w:val="0"/>
                                                  <w:marTop w:val="0"/>
                                                  <w:marBottom w:val="0"/>
                                                  <w:divBdr>
                                                    <w:top w:val="none" w:sz="0" w:space="0" w:color="auto"/>
                                                    <w:left w:val="none" w:sz="0" w:space="0" w:color="auto"/>
                                                    <w:bottom w:val="none" w:sz="0" w:space="0" w:color="auto"/>
                                                    <w:right w:val="none" w:sz="0" w:space="0" w:color="auto"/>
                                                  </w:divBdr>
                                                </w:div>
                                                <w:div w:id="171261380">
                                                  <w:marLeft w:val="640"/>
                                                  <w:marRight w:val="0"/>
                                                  <w:marTop w:val="0"/>
                                                  <w:marBottom w:val="0"/>
                                                  <w:divBdr>
                                                    <w:top w:val="none" w:sz="0" w:space="0" w:color="auto"/>
                                                    <w:left w:val="none" w:sz="0" w:space="0" w:color="auto"/>
                                                    <w:bottom w:val="none" w:sz="0" w:space="0" w:color="auto"/>
                                                    <w:right w:val="none" w:sz="0" w:space="0" w:color="auto"/>
                                                  </w:divBdr>
                                                </w:div>
                                                <w:div w:id="273875099">
                                                  <w:marLeft w:val="640"/>
                                                  <w:marRight w:val="0"/>
                                                  <w:marTop w:val="0"/>
                                                  <w:marBottom w:val="0"/>
                                                  <w:divBdr>
                                                    <w:top w:val="none" w:sz="0" w:space="0" w:color="auto"/>
                                                    <w:left w:val="none" w:sz="0" w:space="0" w:color="auto"/>
                                                    <w:bottom w:val="none" w:sz="0" w:space="0" w:color="auto"/>
                                                    <w:right w:val="none" w:sz="0" w:space="0" w:color="auto"/>
                                                  </w:divBdr>
                                                </w:div>
                                                <w:div w:id="323316315">
                                                  <w:marLeft w:val="640"/>
                                                  <w:marRight w:val="0"/>
                                                  <w:marTop w:val="0"/>
                                                  <w:marBottom w:val="0"/>
                                                  <w:divBdr>
                                                    <w:top w:val="none" w:sz="0" w:space="0" w:color="auto"/>
                                                    <w:left w:val="none" w:sz="0" w:space="0" w:color="auto"/>
                                                    <w:bottom w:val="none" w:sz="0" w:space="0" w:color="auto"/>
                                                    <w:right w:val="none" w:sz="0" w:space="0" w:color="auto"/>
                                                  </w:divBdr>
                                                </w:div>
                                                <w:div w:id="361323240">
                                                  <w:marLeft w:val="640"/>
                                                  <w:marRight w:val="0"/>
                                                  <w:marTop w:val="0"/>
                                                  <w:marBottom w:val="0"/>
                                                  <w:divBdr>
                                                    <w:top w:val="none" w:sz="0" w:space="0" w:color="auto"/>
                                                    <w:left w:val="none" w:sz="0" w:space="0" w:color="auto"/>
                                                    <w:bottom w:val="none" w:sz="0" w:space="0" w:color="auto"/>
                                                    <w:right w:val="none" w:sz="0" w:space="0" w:color="auto"/>
                                                  </w:divBdr>
                                                </w:div>
                                                <w:div w:id="406345194">
                                                  <w:marLeft w:val="640"/>
                                                  <w:marRight w:val="0"/>
                                                  <w:marTop w:val="0"/>
                                                  <w:marBottom w:val="0"/>
                                                  <w:divBdr>
                                                    <w:top w:val="none" w:sz="0" w:space="0" w:color="auto"/>
                                                    <w:left w:val="none" w:sz="0" w:space="0" w:color="auto"/>
                                                    <w:bottom w:val="none" w:sz="0" w:space="0" w:color="auto"/>
                                                    <w:right w:val="none" w:sz="0" w:space="0" w:color="auto"/>
                                                  </w:divBdr>
                                                </w:div>
                                                <w:div w:id="438531778">
                                                  <w:marLeft w:val="640"/>
                                                  <w:marRight w:val="0"/>
                                                  <w:marTop w:val="0"/>
                                                  <w:marBottom w:val="0"/>
                                                  <w:divBdr>
                                                    <w:top w:val="none" w:sz="0" w:space="0" w:color="auto"/>
                                                    <w:left w:val="none" w:sz="0" w:space="0" w:color="auto"/>
                                                    <w:bottom w:val="none" w:sz="0" w:space="0" w:color="auto"/>
                                                    <w:right w:val="none" w:sz="0" w:space="0" w:color="auto"/>
                                                  </w:divBdr>
                                                </w:div>
                                                <w:div w:id="499153151">
                                                  <w:marLeft w:val="640"/>
                                                  <w:marRight w:val="0"/>
                                                  <w:marTop w:val="0"/>
                                                  <w:marBottom w:val="0"/>
                                                  <w:divBdr>
                                                    <w:top w:val="none" w:sz="0" w:space="0" w:color="auto"/>
                                                    <w:left w:val="none" w:sz="0" w:space="0" w:color="auto"/>
                                                    <w:bottom w:val="none" w:sz="0" w:space="0" w:color="auto"/>
                                                    <w:right w:val="none" w:sz="0" w:space="0" w:color="auto"/>
                                                  </w:divBdr>
                                                </w:div>
                                                <w:div w:id="542402645">
                                                  <w:marLeft w:val="640"/>
                                                  <w:marRight w:val="0"/>
                                                  <w:marTop w:val="0"/>
                                                  <w:marBottom w:val="0"/>
                                                  <w:divBdr>
                                                    <w:top w:val="none" w:sz="0" w:space="0" w:color="auto"/>
                                                    <w:left w:val="none" w:sz="0" w:space="0" w:color="auto"/>
                                                    <w:bottom w:val="none" w:sz="0" w:space="0" w:color="auto"/>
                                                    <w:right w:val="none" w:sz="0" w:space="0" w:color="auto"/>
                                                  </w:divBdr>
                                                </w:div>
                                                <w:div w:id="579481462">
                                                  <w:marLeft w:val="640"/>
                                                  <w:marRight w:val="0"/>
                                                  <w:marTop w:val="0"/>
                                                  <w:marBottom w:val="0"/>
                                                  <w:divBdr>
                                                    <w:top w:val="none" w:sz="0" w:space="0" w:color="auto"/>
                                                    <w:left w:val="none" w:sz="0" w:space="0" w:color="auto"/>
                                                    <w:bottom w:val="none" w:sz="0" w:space="0" w:color="auto"/>
                                                    <w:right w:val="none" w:sz="0" w:space="0" w:color="auto"/>
                                                  </w:divBdr>
                                                </w:div>
                                                <w:div w:id="605622460">
                                                  <w:marLeft w:val="640"/>
                                                  <w:marRight w:val="0"/>
                                                  <w:marTop w:val="0"/>
                                                  <w:marBottom w:val="0"/>
                                                  <w:divBdr>
                                                    <w:top w:val="none" w:sz="0" w:space="0" w:color="auto"/>
                                                    <w:left w:val="none" w:sz="0" w:space="0" w:color="auto"/>
                                                    <w:bottom w:val="none" w:sz="0" w:space="0" w:color="auto"/>
                                                    <w:right w:val="none" w:sz="0" w:space="0" w:color="auto"/>
                                                  </w:divBdr>
                                                </w:div>
                                                <w:div w:id="626206746">
                                                  <w:marLeft w:val="640"/>
                                                  <w:marRight w:val="0"/>
                                                  <w:marTop w:val="0"/>
                                                  <w:marBottom w:val="0"/>
                                                  <w:divBdr>
                                                    <w:top w:val="none" w:sz="0" w:space="0" w:color="auto"/>
                                                    <w:left w:val="none" w:sz="0" w:space="0" w:color="auto"/>
                                                    <w:bottom w:val="none" w:sz="0" w:space="0" w:color="auto"/>
                                                    <w:right w:val="none" w:sz="0" w:space="0" w:color="auto"/>
                                                  </w:divBdr>
                                                </w:div>
                                                <w:div w:id="641349435">
                                                  <w:marLeft w:val="640"/>
                                                  <w:marRight w:val="0"/>
                                                  <w:marTop w:val="0"/>
                                                  <w:marBottom w:val="0"/>
                                                  <w:divBdr>
                                                    <w:top w:val="none" w:sz="0" w:space="0" w:color="auto"/>
                                                    <w:left w:val="none" w:sz="0" w:space="0" w:color="auto"/>
                                                    <w:bottom w:val="none" w:sz="0" w:space="0" w:color="auto"/>
                                                    <w:right w:val="none" w:sz="0" w:space="0" w:color="auto"/>
                                                  </w:divBdr>
                                                </w:div>
                                                <w:div w:id="646321189">
                                                  <w:marLeft w:val="640"/>
                                                  <w:marRight w:val="0"/>
                                                  <w:marTop w:val="0"/>
                                                  <w:marBottom w:val="0"/>
                                                  <w:divBdr>
                                                    <w:top w:val="none" w:sz="0" w:space="0" w:color="auto"/>
                                                    <w:left w:val="none" w:sz="0" w:space="0" w:color="auto"/>
                                                    <w:bottom w:val="none" w:sz="0" w:space="0" w:color="auto"/>
                                                    <w:right w:val="none" w:sz="0" w:space="0" w:color="auto"/>
                                                  </w:divBdr>
                                                </w:div>
                                                <w:div w:id="648830108">
                                                  <w:marLeft w:val="640"/>
                                                  <w:marRight w:val="0"/>
                                                  <w:marTop w:val="0"/>
                                                  <w:marBottom w:val="0"/>
                                                  <w:divBdr>
                                                    <w:top w:val="none" w:sz="0" w:space="0" w:color="auto"/>
                                                    <w:left w:val="none" w:sz="0" w:space="0" w:color="auto"/>
                                                    <w:bottom w:val="none" w:sz="0" w:space="0" w:color="auto"/>
                                                    <w:right w:val="none" w:sz="0" w:space="0" w:color="auto"/>
                                                  </w:divBdr>
                                                </w:div>
                                                <w:div w:id="715469278">
                                                  <w:marLeft w:val="640"/>
                                                  <w:marRight w:val="0"/>
                                                  <w:marTop w:val="0"/>
                                                  <w:marBottom w:val="0"/>
                                                  <w:divBdr>
                                                    <w:top w:val="none" w:sz="0" w:space="0" w:color="auto"/>
                                                    <w:left w:val="none" w:sz="0" w:space="0" w:color="auto"/>
                                                    <w:bottom w:val="none" w:sz="0" w:space="0" w:color="auto"/>
                                                    <w:right w:val="none" w:sz="0" w:space="0" w:color="auto"/>
                                                  </w:divBdr>
                                                </w:div>
                                                <w:div w:id="718165566">
                                                  <w:marLeft w:val="640"/>
                                                  <w:marRight w:val="0"/>
                                                  <w:marTop w:val="0"/>
                                                  <w:marBottom w:val="0"/>
                                                  <w:divBdr>
                                                    <w:top w:val="none" w:sz="0" w:space="0" w:color="auto"/>
                                                    <w:left w:val="none" w:sz="0" w:space="0" w:color="auto"/>
                                                    <w:bottom w:val="none" w:sz="0" w:space="0" w:color="auto"/>
                                                    <w:right w:val="none" w:sz="0" w:space="0" w:color="auto"/>
                                                  </w:divBdr>
                                                </w:div>
                                                <w:div w:id="733743401">
                                                  <w:marLeft w:val="640"/>
                                                  <w:marRight w:val="0"/>
                                                  <w:marTop w:val="0"/>
                                                  <w:marBottom w:val="0"/>
                                                  <w:divBdr>
                                                    <w:top w:val="none" w:sz="0" w:space="0" w:color="auto"/>
                                                    <w:left w:val="none" w:sz="0" w:space="0" w:color="auto"/>
                                                    <w:bottom w:val="none" w:sz="0" w:space="0" w:color="auto"/>
                                                    <w:right w:val="none" w:sz="0" w:space="0" w:color="auto"/>
                                                  </w:divBdr>
                                                </w:div>
                                                <w:div w:id="795294092">
                                                  <w:marLeft w:val="640"/>
                                                  <w:marRight w:val="0"/>
                                                  <w:marTop w:val="0"/>
                                                  <w:marBottom w:val="0"/>
                                                  <w:divBdr>
                                                    <w:top w:val="none" w:sz="0" w:space="0" w:color="auto"/>
                                                    <w:left w:val="none" w:sz="0" w:space="0" w:color="auto"/>
                                                    <w:bottom w:val="none" w:sz="0" w:space="0" w:color="auto"/>
                                                    <w:right w:val="none" w:sz="0" w:space="0" w:color="auto"/>
                                                  </w:divBdr>
                                                </w:div>
                                                <w:div w:id="1050228942">
                                                  <w:marLeft w:val="640"/>
                                                  <w:marRight w:val="0"/>
                                                  <w:marTop w:val="0"/>
                                                  <w:marBottom w:val="0"/>
                                                  <w:divBdr>
                                                    <w:top w:val="none" w:sz="0" w:space="0" w:color="auto"/>
                                                    <w:left w:val="none" w:sz="0" w:space="0" w:color="auto"/>
                                                    <w:bottom w:val="none" w:sz="0" w:space="0" w:color="auto"/>
                                                    <w:right w:val="none" w:sz="0" w:space="0" w:color="auto"/>
                                                  </w:divBdr>
                                                </w:div>
                                                <w:div w:id="1072198105">
                                                  <w:marLeft w:val="640"/>
                                                  <w:marRight w:val="0"/>
                                                  <w:marTop w:val="0"/>
                                                  <w:marBottom w:val="0"/>
                                                  <w:divBdr>
                                                    <w:top w:val="none" w:sz="0" w:space="0" w:color="auto"/>
                                                    <w:left w:val="none" w:sz="0" w:space="0" w:color="auto"/>
                                                    <w:bottom w:val="none" w:sz="0" w:space="0" w:color="auto"/>
                                                    <w:right w:val="none" w:sz="0" w:space="0" w:color="auto"/>
                                                  </w:divBdr>
                                                </w:div>
                                                <w:div w:id="1154684483">
                                                  <w:marLeft w:val="640"/>
                                                  <w:marRight w:val="0"/>
                                                  <w:marTop w:val="0"/>
                                                  <w:marBottom w:val="0"/>
                                                  <w:divBdr>
                                                    <w:top w:val="none" w:sz="0" w:space="0" w:color="auto"/>
                                                    <w:left w:val="none" w:sz="0" w:space="0" w:color="auto"/>
                                                    <w:bottom w:val="none" w:sz="0" w:space="0" w:color="auto"/>
                                                    <w:right w:val="none" w:sz="0" w:space="0" w:color="auto"/>
                                                  </w:divBdr>
                                                </w:div>
                                                <w:div w:id="1170099067">
                                                  <w:marLeft w:val="640"/>
                                                  <w:marRight w:val="0"/>
                                                  <w:marTop w:val="0"/>
                                                  <w:marBottom w:val="0"/>
                                                  <w:divBdr>
                                                    <w:top w:val="none" w:sz="0" w:space="0" w:color="auto"/>
                                                    <w:left w:val="none" w:sz="0" w:space="0" w:color="auto"/>
                                                    <w:bottom w:val="none" w:sz="0" w:space="0" w:color="auto"/>
                                                    <w:right w:val="none" w:sz="0" w:space="0" w:color="auto"/>
                                                  </w:divBdr>
                                                </w:div>
                                                <w:div w:id="1208639835">
                                                  <w:marLeft w:val="640"/>
                                                  <w:marRight w:val="0"/>
                                                  <w:marTop w:val="0"/>
                                                  <w:marBottom w:val="0"/>
                                                  <w:divBdr>
                                                    <w:top w:val="none" w:sz="0" w:space="0" w:color="auto"/>
                                                    <w:left w:val="none" w:sz="0" w:space="0" w:color="auto"/>
                                                    <w:bottom w:val="none" w:sz="0" w:space="0" w:color="auto"/>
                                                    <w:right w:val="none" w:sz="0" w:space="0" w:color="auto"/>
                                                  </w:divBdr>
                                                </w:div>
                                                <w:div w:id="1257253622">
                                                  <w:marLeft w:val="640"/>
                                                  <w:marRight w:val="0"/>
                                                  <w:marTop w:val="0"/>
                                                  <w:marBottom w:val="0"/>
                                                  <w:divBdr>
                                                    <w:top w:val="none" w:sz="0" w:space="0" w:color="auto"/>
                                                    <w:left w:val="none" w:sz="0" w:space="0" w:color="auto"/>
                                                    <w:bottom w:val="none" w:sz="0" w:space="0" w:color="auto"/>
                                                    <w:right w:val="none" w:sz="0" w:space="0" w:color="auto"/>
                                                  </w:divBdr>
                                                </w:div>
                                                <w:div w:id="1332490278">
                                                  <w:marLeft w:val="640"/>
                                                  <w:marRight w:val="0"/>
                                                  <w:marTop w:val="0"/>
                                                  <w:marBottom w:val="0"/>
                                                  <w:divBdr>
                                                    <w:top w:val="none" w:sz="0" w:space="0" w:color="auto"/>
                                                    <w:left w:val="none" w:sz="0" w:space="0" w:color="auto"/>
                                                    <w:bottom w:val="none" w:sz="0" w:space="0" w:color="auto"/>
                                                    <w:right w:val="none" w:sz="0" w:space="0" w:color="auto"/>
                                                  </w:divBdr>
                                                </w:div>
                                                <w:div w:id="1342469793">
                                                  <w:marLeft w:val="640"/>
                                                  <w:marRight w:val="0"/>
                                                  <w:marTop w:val="0"/>
                                                  <w:marBottom w:val="0"/>
                                                  <w:divBdr>
                                                    <w:top w:val="none" w:sz="0" w:space="0" w:color="auto"/>
                                                    <w:left w:val="none" w:sz="0" w:space="0" w:color="auto"/>
                                                    <w:bottom w:val="none" w:sz="0" w:space="0" w:color="auto"/>
                                                    <w:right w:val="none" w:sz="0" w:space="0" w:color="auto"/>
                                                  </w:divBdr>
                                                </w:div>
                                                <w:div w:id="1429734818">
                                                  <w:marLeft w:val="640"/>
                                                  <w:marRight w:val="0"/>
                                                  <w:marTop w:val="0"/>
                                                  <w:marBottom w:val="0"/>
                                                  <w:divBdr>
                                                    <w:top w:val="none" w:sz="0" w:space="0" w:color="auto"/>
                                                    <w:left w:val="none" w:sz="0" w:space="0" w:color="auto"/>
                                                    <w:bottom w:val="none" w:sz="0" w:space="0" w:color="auto"/>
                                                    <w:right w:val="none" w:sz="0" w:space="0" w:color="auto"/>
                                                  </w:divBdr>
                                                </w:div>
                                                <w:div w:id="1438057890">
                                                  <w:marLeft w:val="640"/>
                                                  <w:marRight w:val="0"/>
                                                  <w:marTop w:val="0"/>
                                                  <w:marBottom w:val="0"/>
                                                  <w:divBdr>
                                                    <w:top w:val="none" w:sz="0" w:space="0" w:color="auto"/>
                                                    <w:left w:val="none" w:sz="0" w:space="0" w:color="auto"/>
                                                    <w:bottom w:val="none" w:sz="0" w:space="0" w:color="auto"/>
                                                    <w:right w:val="none" w:sz="0" w:space="0" w:color="auto"/>
                                                  </w:divBdr>
                                                </w:div>
                                                <w:div w:id="1496532430">
                                                  <w:marLeft w:val="640"/>
                                                  <w:marRight w:val="0"/>
                                                  <w:marTop w:val="0"/>
                                                  <w:marBottom w:val="0"/>
                                                  <w:divBdr>
                                                    <w:top w:val="none" w:sz="0" w:space="0" w:color="auto"/>
                                                    <w:left w:val="none" w:sz="0" w:space="0" w:color="auto"/>
                                                    <w:bottom w:val="none" w:sz="0" w:space="0" w:color="auto"/>
                                                    <w:right w:val="none" w:sz="0" w:space="0" w:color="auto"/>
                                                  </w:divBdr>
                                                </w:div>
                                                <w:div w:id="1514414101">
                                                  <w:marLeft w:val="640"/>
                                                  <w:marRight w:val="0"/>
                                                  <w:marTop w:val="0"/>
                                                  <w:marBottom w:val="0"/>
                                                  <w:divBdr>
                                                    <w:top w:val="none" w:sz="0" w:space="0" w:color="auto"/>
                                                    <w:left w:val="none" w:sz="0" w:space="0" w:color="auto"/>
                                                    <w:bottom w:val="none" w:sz="0" w:space="0" w:color="auto"/>
                                                    <w:right w:val="none" w:sz="0" w:space="0" w:color="auto"/>
                                                  </w:divBdr>
                                                </w:div>
                                                <w:div w:id="1564674913">
                                                  <w:marLeft w:val="640"/>
                                                  <w:marRight w:val="0"/>
                                                  <w:marTop w:val="0"/>
                                                  <w:marBottom w:val="0"/>
                                                  <w:divBdr>
                                                    <w:top w:val="none" w:sz="0" w:space="0" w:color="auto"/>
                                                    <w:left w:val="none" w:sz="0" w:space="0" w:color="auto"/>
                                                    <w:bottom w:val="none" w:sz="0" w:space="0" w:color="auto"/>
                                                    <w:right w:val="none" w:sz="0" w:space="0" w:color="auto"/>
                                                  </w:divBdr>
                                                </w:div>
                                                <w:div w:id="1765221827">
                                                  <w:marLeft w:val="640"/>
                                                  <w:marRight w:val="0"/>
                                                  <w:marTop w:val="0"/>
                                                  <w:marBottom w:val="0"/>
                                                  <w:divBdr>
                                                    <w:top w:val="none" w:sz="0" w:space="0" w:color="auto"/>
                                                    <w:left w:val="none" w:sz="0" w:space="0" w:color="auto"/>
                                                    <w:bottom w:val="none" w:sz="0" w:space="0" w:color="auto"/>
                                                    <w:right w:val="none" w:sz="0" w:space="0" w:color="auto"/>
                                                  </w:divBdr>
                                                </w:div>
                                                <w:div w:id="1821269386">
                                                  <w:marLeft w:val="640"/>
                                                  <w:marRight w:val="0"/>
                                                  <w:marTop w:val="0"/>
                                                  <w:marBottom w:val="0"/>
                                                  <w:divBdr>
                                                    <w:top w:val="none" w:sz="0" w:space="0" w:color="auto"/>
                                                    <w:left w:val="none" w:sz="0" w:space="0" w:color="auto"/>
                                                    <w:bottom w:val="none" w:sz="0" w:space="0" w:color="auto"/>
                                                    <w:right w:val="none" w:sz="0" w:space="0" w:color="auto"/>
                                                  </w:divBdr>
                                                </w:div>
                                                <w:div w:id="1850022462">
                                                  <w:marLeft w:val="640"/>
                                                  <w:marRight w:val="0"/>
                                                  <w:marTop w:val="0"/>
                                                  <w:marBottom w:val="0"/>
                                                  <w:divBdr>
                                                    <w:top w:val="none" w:sz="0" w:space="0" w:color="auto"/>
                                                    <w:left w:val="none" w:sz="0" w:space="0" w:color="auto"/>
                                                    <w:bottom w:val="none" w:sz="0" w:space="0" w:color="auto"/>
                                                    <w:right w:val="none" w:sz="0" w:space="0" w:color="auto"/>
                                                  </w:divBdr>
                                                </w:div>
                                                <w:div w:id="2104841259">
                                                  <w:marLeft w:val="640"/>
                                                  <w:marRight w:val="0"/>
                                                  <w:marTop w:val="0"/>
                                                  <w:marBottom w:val="0"/>
                                                  <w:divBdr>
                                                    <w:top w:val="none" w:sz="0" w:space="0" w:color="auto"/>
                                                    <w:left w:val="none" w:sz="0" w:space="0" w:color="auto"/>
                                                    <w:bottom w:val="none" w:sz="0" w:space="0" w:color="auto"/>
                                                    <w:right w:val="none" w:sz="0" w:space="0" w:color="auto"/>
                                                  </w:divBdr>
                                                </w:div>
                                              </w:divsChild>
                                            </w:div>
                                            <w:div w:id="551355341">
                                              <w:marLeft w:val="0"/>
                                              <w:marRight w:val="0"/>
                                              <w:marTop w:val="0"/>
                                              <w:marBottom w:val="0"/>
                                              <w:divBdr>
                                                <w:top w:val="none" w:sz="0" w:space="0" w:color="auto"/>
                                                <w:left w:val="none" w:sz="0" w:space="0" w:color="auto"/>
                                                <w:bottom w:val="none" w:sz="0" w:space="0" w:color="auto"/>
                                                <w:right w:val="none" w:sz="0" w:space="0" w:color="auto"/>
                                              </w:divBdr>
                                              <w:divsChild>
                                                <w:div w:id="154029824">
                                                  <w:marLeft w:val="640"/>
                                                  <w:marRight w:val="0"/>
                                                  <w:marTop w:val="0"/>
                                                  <w:marBottom w:val="0"/>
                                                  <w:divBdr>
                                                    <w:top w:val="none" w:sz="0" w:space="0" w:color="auto"/>
                                                    <w:left w:val="none" w:sz="0" w:space="0" w:color="auto"/>
                                                    <w:bottom w:val="none" w:sz="0" w:space="0" w:color="auto"/>
                                                    <w:right w:val="none" w:sz="0" w:space="0" w:color="auto"/>
                                                  </w:divBdr>
                                                </w:div>
                                                <w:div w:id="160125023">
                                                  <w:marLeft w:val="640"/>
                                                  <w:marRight w:val="0"/>
                                                  <w:marTop w:val="0"/>
                                                  <w:marBottom w:val="0"/>
                                                  <w:divBdr>
                                                    <w:top w:val="none" w:sz="0" w:space="0" w:color="auto"/>
                                                    <w:left w:val="none" w:sz="0" w:space="0" w:color="auto"/>
                                                    <w:bottom w:val="none" w:sz="0" w:space="0" w:color="auto"/>
                                                    <w:right w:val="none" w:sz="0" w:space="0" w:color="auto"/>
                                                  </w:divBdr>
                                                </w:div>
                                                <w:div w:id="233243889">
                                                  <w:marLeft w:val="640"/>
                                                  <w:marRight w:val="0"/>
                                                  <w:marTop w:val="0"/>
                                                  <w:marBottom w:val="0"/>
                                                  <w:divBdr>
                                                    <w:top w:val="none" w:sz="0" w:space="0" w:color="auto"/>
                                                    <w:left w:val="none" w:sz="0" w:space="0" w:color="auto"/>
                                                    <w:bottom w:val="none" w:sz="0" w:space="0" w:color="auto"/>
                                                    <w:right w:val="none" w:sz="0" w:space="0" w:color="auto"/>
                                                  </w:divBdr>
                                                </w:div>
                                                <w:div w:id="242102688">
                                                  <w:marLeft w:val="640"/>
                                                  <w:marRight w:val="0"/>
                                                  <w:marTop w:val="0"/>
                                                  <w:marBottom w:val="0"/>
                                                  <w:divBdr>
                                                    <w:top w:val="none" w:sz="0" w:space="0" w:color="auto"/>
                                                    <w:left w:val="none" w:sz="0" w:space="0" w:color="auto"/>
                                                    <w:bottom w:val="none" w:sz="0" w:space="0" w:color="auto"/>
                                                    <w:right w:val="none" w:sz="0" w:space="0" w:color="auto"/>
                                                  </w:divBdr>
                                                </w:div>
                                                <w:div w:id="349070895">
                                                  <w:marLeft w:val="640"/>
                                                  <w:marRight w:val="0"/>
                                                  <w:marTop w:val="0"/>
                                                  <w:marBottom w:val="0"/>
                                                  <w:divBdr>
                                                    <w:top w:val="none" w:sz="0" w:space="0" w:color="auto"/>
                                                    <w:left w:val="none" w:sz="0" w:space="0" w:color="auto"/>
                                                    <w:bottom w:val="none" w:sz="0" w:space="0" w:color="auto"/>
                                                    <w:right w:val="none" w:sz="0" w:space="0" w:color="auto"/>
                                                  </w:divBdr>
                                                </w:div>
                                                <w:div w:id="405609173">
                                                  <w:marLeft w:val="640"/>
                                                  <w:marRight w:val="0"/>
                                                  <w:marTop w:val="0"/>
                                                  <w:marBottom w:val="0"/>
                                                  <w:divBdr>
                                                    <w:top w:val="none" w:sz="0" w:space="0" w:color="auto"/>
                                                    <w:left w:val="none" w:sz="0" w:space="0" w:color="auto"/>
                                                    <w:bottom w:val="none" w:sz="0" w:space="0" w:color="auto"/>
                                                    <w:right w:val="none" w:sz="0" w:space="0" w:color="auto"/>
                                                  </w:divBdr>
                                                </w:div>
                                                <w:div w:id="523984281">
                                                  <w:marLeft w:val="640"/>
                                                  <w:marRight w:val="0"/>
                                                  <w:marTop w:val="0"/>
                                                  <w:marBottom w:val="0"/>
                                                  <w:divBdr>
                                                    <w:top w:val="none" w:sz="0" w:space="0" w:color="auto"/>
                                                    <w:left w:val="none" w:sz="0" w:space="0" w:color="auto"/>
                                                    <w:bottom w:val="none" w:sz="0" w:space="0" w:color="auto"/>
                                                    <w:right w:val="none" w:sz="0" w:space="0" w:color="auto"/>
                                                  </w:divBdr>
                                                </w:div>
                                                <w:div w:id="588274105">
                                                  <w:marLeft w:val="640"/>
                                                  <w:marRight w:val="0"/>
                                                  <w:marTop w:val="0"/>
                                                  <w:marBottom w:val="0"/>
                                                  <w:divBdr>
                                                    <w:top w:val="none" w:sz="0" w:space="0" w:color="auto"/>
                                                    <w:left w:val="none" w:sz="0" w:space="0" w:color="auto"/>
                                                    <w:bottom w:val="none" w:sz="0" w:space="0" w:color="auto"/>
                                                    <w:right w:val="none" w:sz="0" w:space="0" w:color="auto"/>
                                                  </w:divBdr>
                                                </w:div>
                                                <w:div w:id="626206864">
                                                  <w:marLeft w:val="640"/>
                                                  <w:marRight w:val="0"/>
                                                  <w:marTop w:val="0"/>
                                                  <w:marBottom w:val="0"/>
                                                  <w:divBdr>
                                                    <w:top w:val="none" w:sz="0" w:space="0" w:color="auto"/>
                                                    <w:left w:val="none" w:sz="0" w:space="0" w:color="auto"/>
                                                    <w:bottom w:val="none" w:sz="0" w:space="0" w:color="auto"/>
                                                    <w:right w:val="none" w:sz="0" w:space="0" w:color="auto"/>
                                                  </w:divBdr>
                                                </w:div>
                                                <w:div w:id="646473749">
                                                  <w:marLeft w:val="640"/>
                                                  <w:marRight w:val="0"/>
                                                  <w:marTop w:val="0"/>
                                                  <w:marBottom w:val="0"/>
                                                  <w:divBdr>
                                                    <w:top w:val="none" w:sz="0" w:space="0" w:color="auto"/>
                                                    <w:left w:val="none" w:sz="0" w:space="0" w:color="auto"/>
                                                    <w:bottom w:val="none" w:sz="0" w:space="0" w:color="auto"/>
                                                    <w:right w:val="none" w:sz="0" w:space="0" w:color="auto"/>
                                                  </w:divBdr>
                                                </w:div>
                                                <w:div w:id="884215107">
                                                  <w:marLeft w:val="640"/>
                                                  <w:marRight w:val="0"/>
                                                  <w:marTop w:val="0"/>
                                                  <w:marBottom w:val="0"/>
                                                  <w:divBdr>
                                                    <w:top w:val="none" w:sz="0" w:space="0" w:color="auto"/>
                                                    <w:left w:val="none" w:sz="0" w:space="0" w:color="auto"/>
                                                    <w:bottom w:val="none" w:sz="0" w:space="0" w:color="auto"/>
                                                    <w:right w:val="none" w:sz="0" w:space="0" w:color="auto"/>
                                                  </w:divBdr>
                                                </w:div>
                                                <w:div w:id="1075056731">
                                                  <w:marLeft w:val="640"/>
                                                  <w:marRight w:val="0"/>
                                                  <w:marTop w:val="0"/>
                                                  <w:marBottom w:val="0"/>
                                                  <w:divBdr>
                                                    <w:top w:val="none" w:sz="0" w:space="0" w:color="auto"/>
                                                    <w:left w:val="none" w:sz="0" w:space="0" w:color="auto"/>
                                                    <w:bottom w:val="none" w:sz="0" w:space="0" w:color="auto"/>
                                                    <w:right w:val="none" w:sz="0" w:space="0" w:color="auto"/>
                                                  </w:divBdr>
                                                </w:div>
                                                <w:div w:id="1162740572">
                                                  <w:marLeft w:val="640"/>
                                                  <w:marRight w:val="0"/>
                                                  <w:marTop w:val="0"/>
                                                  <w:marBottom w:val="0"/>
                                                  <w:divBdr>
                                                    <w:top w:val="none" w:sz="0" w:space="0" w:color="auto"/>
                                                    <w:left w:val="none" w:sz="0" w:space="0" w:color="auto"/>
                                                    <w:bottom w:val="none" w:sz="0" w:space="0" w:color="auto"/>
                                                    <w:right w:val="none" w:sz="0" w:space="0" w:color="auto"/>
                                                  </w:divBdr>
                                                </w:div>
                                                <w:div w:id="1246497116">
                                                  <w:marLeft w:val="640"/>
                                                  <w:marRight w:val="0"/>
                                                  <w:marTop w:val="0"/>
                                                  <w:marBottom w:val="0"/>
                                                  <w:divBdr>
                                                    <w:top w:val="none" w:sz="0" w:space="0" w:color="auto"/>
                                                    <w:left w:val="none" w:sz="0" w:space="0" w:color="auto"/>
                                                    <w:bottom w:val="none" w:sz="0" w:space="0" w:color="auto"/>
                                                    <w:right w:val="none" w:sz="0" w:space="0" w:color="auto"/>
                                                  </w:divBdr>
                                                </w:div>
                                                <w:div w:id="1293248415">
                                                  <w:marLeft w:val="640"/>
                                                  <w:marRight w:val="0"/>
                                                  <w:marTop w:val="0"/>
                                                  <w:marBottom w:val="0"/>
                                                  <w:divBdr>
                                                    <w:top w:val="none" w:sz="0" w:space="0" w:color="auto"/>
                                                    <w:left w:val="none" w:sz="0" w:space="0" w:color="auto"/>
                                                    <w:bottom w:val="none" w:sz="0" w:space="0" w:color="auto"/>
                                                    <w:right w:val="none" w:sz="0" w:space="0" w:color="auto"/>
                                                  </w:divBdr>
                                                </w:div>
                                                <w:div w:id="1294093767">
                                                  <w:marLeft w:val="640"/>
                                                  <w:marRight w:val="0"/>
                                                  <w:marTop w:val="0"/>
                                                  <w:marBottom w:val="0"/>
                                                  <w:divBdr>
                                                    <w:top w:val="none" w:sz="0" w:space="0" w:color="auto"/>
                                                    <w:left w:val="none" w:sz="0" w:space="0" w:color="auto"/>
                                                    <w:bottom w:val="none" w:sz="0" w:space="0" w:color="auto"/>
                                                    <w:right w:val="none" w:sz="0" w:space="0" w:color="auto"/>
                                                  </w:divBdr>
                                                </w:div>
                                                <w:div w:id="1329209422">
                                                  <w:marLeft w:val="640"/>
                                                  <w:marRight w:val="0"/>
                                                  <w:marTop w:val="0"/>
                                                  <w:marBottom w:val="0"/>
                                                  <w:divBdr>
                                                    <w:top w:val="none" w:sz="0" w:space="0" w:color="auto"/>
                                                    <w:left w:val="none" w:sz="0" w:space="0" w:color="auto"/>
                                                    <w:bottom w:val="none" w:sz="0" w:space="0" w:color="auto"/>
                                                    <w:right w:val="none" w:sz="0" w:space="0" w:color="auto"/>
                                                  </w:divBdr>
                                                </w:div>
                                                <w:div w:id="1380545928">
                                                  <w:marLeft w:val="640"/>
                                                  <w:marRight w:val="0"/>
                                                  <w:marTop w:val="0"/>
                                                  <w:marBottom w:val="0"/>
                                                  <w:divBdr>
                                                    <w:top w:val="none" w:sz="0" w:space="0" w:color="auto"/>
                                                    <w:left w:val="none" w:sz="0" w:space="0" w:color="auto"/>
                                                    <w:bottom w:val="none" w:sz="0" w:space="0" w:color="auto"/>
                                                    <w:right w:val="none" w:sz="0" w:space="0" w:color="auto"/>
                                                  </w:divBdr>
                                                </w:div>
                                                <w:div w:id="1471745671">
                                                  <w:marLeft w:val="640"/>
                                                  <w:marRight w:val="0"/>
                                                  <w:marTop w:val="0"/>
                                                  <w:marBottom w:val="0"/>
                                                  <w:divBdr>
                                                    <w:top w:val="none" w:sz="0" w:space="0" w:color="auto"/>
                                                    <w:left w:val="none" w:sz="0" w:space="0" w:color="auto"/>
                                                    <w:bottom w:val="none" w:sz="0" w:space="0" w:color="auto"/>
                                                    <w:right w:val="none" w:sz="0" w:space="0" w:color="auto"/>
                                                  </w:divBdr>
                                                </w:div>
                                                <w:div w:id="1484658829">
                                                  <w:marLeft w:val="640"/>
                                                  <w:marRight w:val="0"/>
                                                  <w:marTop w:val="0"/>
                                                  <w:marBottom w:val="0"/>
                                                  <w:divBdr>
                                                    <w:top w:val="none" w:sz="0" w:space="0" w:color="auto"/>
                                                    <w:left w:val="none" w:sz="0" w:space="0" w:color="auto"/>
                                                    <w:bottom w:val="none" w:sz="0" w:space="0" w:color="auto"/>
                                                    <w:right w:val="none" w:sz="0" w:space="0" w:color="auto"/>
                                                  </w:divBdr>
                                                </w:div>
                                                <w:div w:id="1500996485">
                                                  <w:marLeft w:val="640"/>
                                                  <w:marRight w:val="0"/>
                                                  <w:marTop w:val="0"/>
                                                  <w:marBottom w:val="0"/>
                                                  <w:divBdr>
                                                    <w:top w:val="none" w:sz="0" w:space="0" w:color="auto"/>
                                                    <w:left w:val="none" w:sz="0" w:space="0" w:color="auto"/>
                                                    <w:bottom w:val="none" w:sz="0" w:space="0" w:color="auto"/>
                                                    <w:right w:val="none" w:sz="0" w:space="0" w:color="auto"/>
                                                  </w:divBdr>
                                                </w:div>
                                                <w:div w:id="1531916174">
                                                  <w:marLeft w:val="640"/>
                                                  <w:marRight w:val="0"/>
                                                  <w:marTop w:val="0"/>
                                                  <w:marBottom w:val="0"/>
                                                  <w:divBdr>
                                                    <w:top w:val="none" w:sz="0" w:space="0" w:color="auto"/>
                                                    <w:left w:val="none" w:sz="0" w:space="0" w:color="auto"/>
                                                    <w:bottom w:val="none" w:sz="0" w:space="0" w:color="auto"/>
                                                    <w:right w:val="none" w:sz="0" w:space="0" w:color="auto"/>
                                                  </w:divBdr>
                                                </w:div>
                                                <w:div w:id="1565987156">
                                                  <w:marLeft w:val="640"/>
                                                  <w:marRight w:val="0"/>
                                                  <w:marTop w:val="0"/>
                                                  <w:marBottom w:val="0"/>
                                                  <w:divBdr>
                                                    <w:top w:val="none" w:sz="0" w:space="0" w:color="auto"/>
                                                    <w:left w:val="none" w:sz="0" w:space="0" w:color="auto"/>
                                                    <w:bottom w:val="none" w:sz="0" w:space="0" w:color="auto"/>
                                                    <w:right w:val="none" w:sz="0" w:space="0" w:color="auto"/>
                                                  </w:divBdr>
                                                </w:div>
                                                <w:div w:id="1566451250">
                                                  <w:marLeft w:val="640"/>
                                                  <w:marRight w:val="0"/>
                                                  <w:marTop w:val="0"/>
                                                  <w:marBottom w:val="0"/>
                                                  <w:divBdr>
                                                    <w:top w:val="none" w:sz="0" w:space="0" w:color="auto"/>
                                                    <w:left w:val="none" w:sz="0" w:space="0" w:color="auto"/>
                                                    <w:bottom w:val="none" w:sz="0" w:space="0" w:color="auto"/>
                                                    <w:right w:val="none" w:sz="0" w:space="0" w:color="auto"/>
                                                  </w:divBdr>
                                                </w:div>
                                                <w:div w:id="1598060198">
                                                  <w:marLeft w:val="640"/>
                                                  <w:marRight w:val="0"/>
                                                  <w:marTop w:val="0"/>
                                                  <w:marBottom w:val="0"/>
                                                  <w:divBdr>
                                                    <w:top w:val="none" w:sz="0" w:space="0" w:color="auto"/>
                                                    <w:left w:val="none" w:sz="0" w:space="0" w:color="auto"/>
                                                    <w:bottom w:val="none" w:sz="0" w:space="0" w:color="auto"/>
                                                    <w:right w:val="none" w:sz="0" w:space="0" w:color="auto"/>
                                                  </w:divBdr>
                                                </w:div>
                                                <w:div w:id="1615088265">
                                                  <w:marLeft w:val="640"/>
                                                  <w:marRight w:val="0"/>
                                                  <w:marTop w:val="0"/>
                                                  <w:marBottom w:val="0"/>
                                                  <w:divBdr>
                                                    <w:top w:val="none" w:sz="0" w:space="0" w:color="auto"/>
                                                    <w:left w:val="none" w:sz="0" w:space="0" w:color="auto"/>
                                                    <w:bottom w:val="none" w:sz="0" w:space="0" w:color="auto"/>
                                                    <w:right w:val="none" w:sz="0" w:space="0" w:color="auto"/>
                                                  </w:divBdr>
                                                </w:div>
                                                <w:div w:id="1615478849">
                                                  <w:marLeft w:val="640"/>
                                                  <w:marRight w:val="0"/>
                                                  <w:marTop w:val="0"/>
                                                  <w:marBottom w:val="0"/>
                                                  <w:divBdr>
                                                    <w:top w:val="none" w:sz="0" w:space="0" w:color="auto"/>
                                                    <w:left w:val="none" w:sz="0" w:space="0" w:color="auto"/>
                                                    <w:bottom w:val="none" w:sz="0" w:space="0" w:color="auto"/>
                                                    <w:right w:val="none" w:sz="0" w:space="0" w:color="auto"/>
                                                  </w:divBdr>
                                                </w:div>
                                                <w:div w:id="1626502648">
                                                  <w:marLeft w:val="640"/>
                                                  <w:marRight w:val="0"/>
                                                  <w:marTop w:val="0"/>
                                                  <w:marBottom w:val="0"/>
                                                  <w:divBdr>
                                                    <w:top w:val="none" w:sz="0" w:space="0" w:color="auto"/>
                                                    <w:left w:val="none" w:sz="0" w:space="0" w:color="auto"/>
                                                    <w:bottom w:val="none" w:sz="0" w:space="0" w:color="auto"/>
                                                    <w:right w:val="none" w:sz="0" w:space="0" w:color="auto"/>
                                                  </w:divBdr>
                                                </w:div>
                                                <w:div w:id="1689091896">
                                                  <w:marLeft w:val="640"/>
                                                  <w:marRight w:val="0"/>
                                                  <w:marTop w:val="0"/>
                                                  <w:marBottom w:val="0"/>
                                                  <w:divBdr>
                                                    <w:top w:val="none" w:sz="0" w:space="0" w:color="auto"/>
                                                    <w:left w:val="none" w:sz="0" w:space="0" w:color="auto"/>
                                                    <w:bottom w:val="none" w:sz="0" w:space="0" w:color="auto"/>
                                                    <w:right w:val="none" w:sz="0" w:space="0" w:color="auto"/>
                                                  </w:divBdr>
                                                </w:div>
                                                <w:div w:id="1712026113">
                                                  <w:marLeft w:val="640"/>
                                                  <w:marRight w:val="0"/>
                                                  <w:marTop w:val="0"/>
                                                  <w:marBottom w:val="0"/>
                                                  <w:divBdr>
                                                    <w:top w:val="none" w:sz="0" w:space="0" w:color="auto"/>
                                                    <w:left w:val="none" w:sz="0" w:space="0" w:color="auto"/>
                                                    <w:bottom w:val="none" w:sz="0" w:space="0" w:color="auto"/>
                                                    <w:right w:val="none" w:sz="0" w:space="0" w:color="auto"/>
                                                  </w:divBdr>
                                                </w:div>
                                                <w:div w:id="1718046990">
                                                  <w:marLeft w:val="640"/>
                                                  <w:marRight w:val="0"/>
                                                  <w:marTop w:val="0"/>
                                                  <w:marBottom w:val="0"/>
                                                  <w:divBdr>
                                                    <w:top w:val="none" w:sz="0" w:space="0" w:color="auto"/>
                                                    <w:left w:val="none" w:sz="0" w:space="0" w:color="auto"/>
                                                    <w:bottom w:val="none" w:sz="0" w:space="0" w:color="auto"/>
                                                    <w:right w:val="none" w:sz="0" w:space="0" w:color="auto"/>
                                                  </w:divBdr>
                                                </w:div>
                                                <w:div w:id="1878155359">
                                                  <w:marLeft w:val="640"/>
                                                  <w:marRight w:val="0"/>
                                                  <w:marTop w:val="0"/>
                                                  <w:marBottom w:val="0"/>
                                                  <w:divBdr>
                                                    <w:top w:val="none" w:sz="0" w:space="0" w:color="auto"/>
                                                    <w:left w:val="none" w:sz="0" w:space="0" w:color="auto"/>
                                                    <w:bottom w:val="none" w:sz="0" w:space="0" w:color="auto"/>
                                                    <w:right w:val="none" w:sz="0" w:space="0" w:color="auto"/>
                                                  </w:divBdr>
                                                </w:div>
                                                <w:div w:id="1884899016">
                                                  <w:marLeft w:val="640"/>
                                                  <w:marRight w:val="0"/>
                                                  <w:marTop w:val="0"/>
                                                  <w:marBottom w:val="0"/>
                                                  <w:divBdr>
                                                    <w:top w:val="none" w:sz="0" w:space="0" w:color="auto"/>
                                                    <w:left w:val="none" w:sz="0" w:space="0" w:color="auto"/>
                                                    <w:bottom w:val="none" w:sz="0" w:space="0" w:color="auto"/>
                                                    <w:right w:val="none" w:sz="0" w:space="0" w:color="auto"/>
                                                  </w:divBdr>
                                                </w:div>
                                                <w:div w:id="1888373369">
                                                  <w:marLeft w:val="640"/>
                                                  <w:marRight w:val="0"/>
                                                  <w:marTop w:val="0"/>
                                                  <w:marBottom w:val="0"/>
                                                  <w:divBdr>
                                                    <w:top w:val="none" w:sz="0" w:space="0" w:color="auto"/>
                                                    <w:left w:val="none" w:sz="0" w:space="0" w:color="auto"/>
                                                    <w:bottom w:val="none" w:sz="0" w:space="0" w:color="auto"/>
                                                    <w:right w:val="none" w:sz="0" w:space="0" w:color="auto"/>
                                                  </w:divBdr>
                                                </w:div>
                                                <w:div w:id="1898278646">
                                                  <w:marLeft w:val="640"/>
                                                  <w:marRight w:val="0"/>
                                                  <w:marTop w:val="0"/>
                                                  <w:marBottom w:val="0"/>
                                                  <w:divBdr>
                                                    <w:top w:val="none" w:sz="0" w:space="0" w:color="auto"/>
                                                    <w:left w:val="none" w:sz="0" w:space="0" w:color="auto"/>
                                                    <w:bottom w:val="none" w:sz="0" w:space="0" w:color="auto"/>
                                                    <w:right w:val="none" w:sz="0" w:space="0" w:color="auto"/>
                                                  </w:divBdr>
                                                </w:div>
                                                <w:div w:id="1928532595">
                                                  <w:marLeft w:val="640"/>
                                                  <w:marRight w:val="0"/>
                                                  <w:marTop w:val="0"/>
                                                  <w:marBottom w:val="0"/>
                                                  <w:divBdr>
                                                    <w:top w:val="none" w:sz="0" w:space="0" w:color="auto"/>
                                                    <w:left w:val="none" w:sz="0" w:space="0" w:color="auto"/>
                                                    <w:bottom w:val="none" w:sz="0" w:space="0" w:color="auto"/>
                                                    <w:right w:val="none" w:sz="0" w:space="0" w:color="auto"/>
                                                  </w:divBdr>
                                                </w:div>
                                                <w:div w:id="2063432788">
                                                  <w:marLeft w:val="640"/>
                                                  <w:marRight w:val="0"/>
                                                  <w:marTop w:val="0"/>
                                                  <w:marBottom w:val="0"/>
                                                  <w:divBdr>
                                                    <w:top w:val="none" w:sz="0" w:space="0" w:color="auto"/>
                                                    <w:left w:val="none" w:sz="0" w:space="0" w:color="auto"/>
                                                    <w:bottom w:val="none" w:sz="0" w:space="0" w:color="auto"/>
                                                    <w:right w:val="none" w:sz="0" w:space="0" w:color="auto"/>
                                                  </w:divBdr>
                                                </w:div>
                                                <w:div w:id="2143234217">
                                                  <w:marLeft w:val="640"/>
                                                  <w:marRight w:val="0"/>
                                                  <w:marTop w:val="0"/>
                                                  <w:marBottom w:val="0"/>
                                                  <w:divBdr>
                                                    <w:top w:val="none" w:sz="0" w:space="0" w:color="auto"/>
                                                    <w:left w:val="none" w:sz="0" w:space="0" w:color="auto"/>
                                                    <w:bottom w:val="none" w:sz="0" w:space="0" w:color="auto"/>
                                                    <w:right w:val="none" w:sz="0" w:space="0" w:color="auto"/>
                                                  </w:divBdr>
                                                </w:div>
                                              </w:divsChild>
                                            </w:div>
                                            <w:div w:id="566380387">
                                              <w:marLeft w:val="0"/>
                                              <w:marRight w:val="0"/>
                                              <w:marTop w:val="0"/>
                                              <w:marBottom w:val="0"/>
                                              <w:divBdr>
                                                <w:top w:val="none" w:sz="0" w:space="0" w:color="auto"/>
                                                <w:left w:val="none" w:sz="0" w:space="0" w:color="auto"/>
                                                <w:bottom w:val="none" w:sz="0" w:space="0" w:color="auto"/>
                                                <w:right w:val="none" w:sz="0" w:space="0" w:color="auto"/>
                                              </w:divBdr>
                                              <w:divsChild>
                                                <w:div w:id="127940655">
                                                  <w:marLeft w:val="640"/>
                                                  <w:marRight w:val="0"/>
                                                  <w:marTop w:val="0"/>
                                                  <w:marBottom w:val="0"/>
                                                  <w:divBdr>
                                                    <w:top w:val="none" w:sz="0" w:space="0" w:color="auto"/>
                                                    <w:left w:val="none" w:sz="0" w:space="0" w:color="auto"/>
                                                    <w:bottom w:val="none" w:sz="0" w:space="0" w:color="auto"/>
                                                    <w:right w:val="none" w:sz="0" w:space="0" w:color="auto"/>
                                                  </w:divBdr>
                                                </w:div>
                                                <w:div w:id="150563256">
                                                  <w:marLeft w:val="640"/>
                                                  <w:marRight w:val="0"/>
                                                  <w:marTop w:val="0"/>
                                                  <w:marBottom w:val="0"/>
                                                  <w:divBdr>
                                                    <w:top w:val="none" w:sz="0" w:space="0" w:color="auto"/>
                                                    <w:left w:val="none" w:sz="0" w:space="0" w:color="auto"/>
                                                    <w:bottom w:val="none" w:sz="0" w:space="0" w:color="auto"/>
                                                    <w:right w:val="none" w:sz="0" w:space="0" w:color="auto"/>
                                                  </w:divBdr>
                                                </w:div>
                                                <w:div w:id="465195992">
                                                  <w:marLeft w:val="640"/>
                                                  <w:marRight w:val="0"/>
                                                  <w:marTop w:val="0"/>
                                                  <w:marBottom w:val="0"/>
                                                  <w:divBdr>
                                                    <w:top w:val="none" w:sz="0" w:space="0" w:color="auto"/>
                                                    <w:left w:val="none" w:sz="0" w:space="0" w:color="auto"/>
                                                    <w:bottom w:val="none" w:sz="0" w:space="0" w:color="auto"/>
                                                    <w:right w:val="none" w:sz="0" w:space="0" w:color="auto"/>
                                                  </w:divBdr>
                                                </w:div>
                                                <w:div w:id="510068662">
                                                  <w:marLeft w:val="640"/>
                                                  <w:marRight w:val="0"/>
                                                  <w:marTop w:val="0"/>
                                                  <w:marBottom w:val="0"/>
                                                  <w:divBdr>
                                                    <w:top w:val="none" w:sz="0" w:space="0" w:color="auto"/>
                                                    <w:left w:val="none" w:sz="0" w:space="0" w:color="auto"/>
                                                    <w:bottom w:val="none" w:sz="0" w:space="0" w:color="auto"/>
                                                    <w:right w:val="none" w:sz="0" w:space="0" w:color="auto"/>
                                                  </w:divBdr>
                                                </w:div>
                                                <w:div w:id="579294475">
                                                  <w:marLeft w:val="640"/>
                                                  <w:marRight w:val="0"/>
                                                  <w:marTop w:val="0"/>
                                                  <w:marBottom w:val="0"/>
                                                  <w:divBdr>
                                                    <w:top w:val="none" w:sz="0" w:space="0" w:color="auto"/>
                                                    <w:left w:val="none" w:sz="0" w:space="0" w:color="auto"/>
                                                    <w:bottom w:val="none" w:sz="0" w:space="0" w:color="auto"/>
                                                    <w:right w:val="none" w:sz="0" w:space="0" w:color="auto"/>
                                                  </w:divBdr>
                                                </w:div>
                                                <w:div w:id="579829039">
                                                  <w:marLeft w:val="640"/>
                                                  <w:marRight w:val="0"/>
                                                  <w:marTop w:val="0"/>
                                                  <w:marBottom w:val="0"/>
                                                  <w:divBdr>
                                                    <w:top w:val="none" w:sz="0" w:space="0" w:color="auto"/>
                                                    <w:left w:val="none" w:sz="0" w:space="0" w:color="auto"/>
                                                    <w:bottom w:val="none" w:sz="0" w:space="0" w:color="auto"/>
                                                    <w:right w:val="none" w:sz="0" w:space="0" w:color="auto"/>
                                                  </w:divBdr>
                                                </w:div>
                                                <w:div w:id="606424038">
                                                  <w:marLeft w:val="640"/>
                                                  <w:marRight w:val="0"/>
                                                  <w:marTop w:val="0"/>
                                                  <w:marBottom w:val="0"/>
                                                  <w:divBdr>
                                                    <w:top w:val="none" w:sz="0" w:space="0" w:color="auto"/>
                                                    <w:left w:val="none" w:sz="0" w:space="0" w:color="auto"/>
                                                    <w:bottom w:val="none" w:sz="0" w:space="0" w:color="auto"/>
                                                    <w:right w:val="none" w:sz="0" w:space="0" w:color="auto"/>
                                                  </w:divBdr>
                                                </w:div>
                                                <w:div w:id="685710124">
                                                  <w:marLeft w:val="640"/>
                                                  <w:marRight w:val="0"/>
                                                  <w:marTop w:val="0"/>
                                                  <w:marBottom w:val="0"/>
                                                  <w:divBdr>
                                                    <w:top w:val="none" w:sz="0" w:space="0" w:color="auto"/>
                                                    <w:left w:val="none" w:sz="0" w:space="0" w:color="auto"/>
                                                    <w:bottom w:val="none" w:sz="0" w:space="0" w:color="auto"/>
                                                    <w:right w:val="none" w:sz="0" w:space="0" w:color="auto"/>
                                                  </w:divBdr>
                                                </w:div>
                                                <w:div w:id="708917490">
                                                  <w:marLeft w:val="640"/>
                                                  <w:marRight w:val="0"/>
                                                  <w:marTop w:val="0"/>
                                                  <w:marBottom w:val="0"/>
                                                  <w:divBdr>
                                                    <w:top w:val="none" w:sz="0" w:space="0" w:color="auto"/>
                                                    <w:left w:val="none" w:sz="0" w:space="0" w:color="auto"/>
                                                    <w:bottom w:val="none" w:sz="0" w:space="0" w:color="auto"/>
                                                    <w:right w:val="none" w:sz="0" w:space="0" w:color="auto"/>
                                                  </w:divBdr>
                                                </w:div>
                                                <w:div w:id="739864937">
                                                  <w:marLeft w:val="640"/>
                                                  <w:marRight w:val="0"/>
                                                  <w:marTop w:val="0"/>
                                                  <w:marBottom w:val="0"/>
                                                  <w:divBdr>
                                                    <w:top w:val="none" w:sz="0" w:space="0" w:color="auto"/>
                                                    <w:left w:val="none" w:sz="0" w:space="0" w:color="auto"/>
                                                    <w:bottom w:val="none" w:sz="0" w:space="0" w:color="auto"/>
                                                    <w:right w:val="none" w:sz="0" w:space="0" w:color="auto"/>
                                                  </w:divBdr>
                                                </w:div>
                                                <w:div w:id="763574305">
                                                  <w:marLeft w:val="640"/>
                                                  <w:marRight w:val="0"/>
                                                  <w:marTop w:val="0"/>
                                                  <w:marBottom w:val="0"/>
                                                  <w:divBdr>
                                                    <w:top w:val="none" w:sz="0" w:space="0" w:color="auto"/>
                                                    <w:left w:val="none" w:sz="0" w:space="0" w:color="auto"/>
                                                    <w:bottom w:val="none" w:sz="0" w:space="0" w:color="auto"/>
                                                    <w:right w:val="none" w:sz="0" w:space="0" w:color="auto"/>
                                                  </w:divBdr>
                                                </w:div>
                                                <w:div w:id="875847701">
                                                  <w:marLeft w:val="640"/>
                                                  <w:marRight w:val="0"/>
                                                  <w:marTop w:val="0"/>
                                                  <w:marBottom w:val="0"/>
                                                  <w:divBdr>
                                                    <w:top w:val="none" w:sz="0" w:space="0" w:color="auto"/>
                                                    <w:left w:val="none" w:sz="0" w:space="0" w:color="auto"/>
                                                    <w:bottom w:val="none" w:sz="0" w:space="0" w:color="auto"/>
                                                    <w:right w:val="none" w:sz="0" w:space="0" w:color="auto"/>
                                                  </w:divBdr>
                                                </w:div>
                                                <w:div w:id="881281854">
                                                  <w:marLeft w:val="640"/>
                                                  <w:marRight w:val="0"/>
                                                  <w:marTop w:val="0"/>
                                                  <w:marBottom w:val="0"/>
                                                  <w:divBdr>
                                                    <w:top w:val="none" w:sz="0" w:space="0" w:color="auto"/>
                                                    <w:left w:val="none" w:sz="0" w:space="0" w:color="auto"/>
                                                    <w:bottom w:val="none" w:sz="0" w:space="0" w:color="auto"/>
                                                    <w:right w:val="none" w:sz="0" w:space="0" w:color="auto"/>
                                                  </w:divBdr>
                                                </w:div>
                                                <w:div w:id="908418974">
                                                  <w:marLeft w:val="640"/>
                                                  <w:marRight w:val="0"/>
                                                  <w:marTop w:val="0"/>
                                                  <w:marBottom w:val="0"/>
                                                  <w:divBdr>
                                                    <w:top w:val="none" w:sz="0" w:space="0" w:color="auto"/>
                                                    <w:left w:val="none" w:sz="0" w:space="0" w:color="auto"/>
                                                    <w:bottom w:val="none" w:sz="0" w:space="0" w:color="auto"/>
                                                    <w:right w:val="none" w:sz="0" w:space="0" w:color="auto"/>
                                                  </w:divBdr>
                                                </w:div>
                                                <w:div w:id="934558959">
                                                  <w:marLeft w:val="640"/>
                                                  <w:marRight w:val="0"/>
                                                  <w:marTop w:val="0"/>
                                                  <w:marBottom w:val="0"/>
                                                  <w:divBdr>
                                                    <w:top w:val="none" w:sz="0" w:space="0" w:color="auto"/>
                                                    <w:left w:val="none" w:sz="0" w:space="0" w:color="auto"/>
                                                    <w:bottom w:val="none" w:sz="0" w:space="0" w:color="auto"/>
                                                    <w:right w:val="none" w:sz="0" w:space="0" w:color="auto"/>
                                                  </w:divBdr>
                                                </w:div>
                                                <w:div w:id="970790896">
                                                  <w:marLeft w:val="640"/>
                                                  <w:marRight w:val="0"/>
                                                  <w:marTop w:val="0"/>
                                                  <w:marBottom w:val="0"/>
                                                  <w:divBdr>
                                                    <w:top w:val="none" w:sz="0" w:space="0" w:color="auto"/>
                                                    <w:left w:val="none" w:sz="0" w:space="0" w:color="auto"/>
                                                    <w:bottom w:val="none" w:sz="0" w:space="0" w:color="auto"/>
                                                    <w:right w:val="none" w:sz="0" w:space="0" w:color="auto"/>
                                                  </w:divBdr>
                                                </w:div>
                                                <w:div w:id="1058406892">
                                                  <w:marLeft w:val="640"/>
                                                  <w:marRight w:val="0"/>
                                                  <w:marTop w:val="0"/>
                                                  <w:marBottom w:val="0"/>
                                                  <w:divBdr>
                                                    <w:top w:val="none" w:sz="0" w:space="0" w:color="auto"/>
                                                    <w:left w:val="none" w:sz="0" w:space="0" w:color="auto"/>
                                                    <w:bottom w:val="none" w:sz="0" w:space="0" w:color="auto"/>
                                                    <w:right w:val="none" w:sz="0" w:space="0" w:color="auto"/>
                                                  </w:divBdr>
                                                </w:div>
                                                <w:div w:id="1144934523">
                                                  <w:marLeft w:val="640"/>
                                                  <w:marRight w:val="0"/>
                                                  <w:marTop w:val="0"/>
                                                  <w:marBottom w:val="0"/>
                                                  <w:divBdr>
                                                    <w:top w:val="none" w:sz="0" w:space="0" w:color="auto"/>
                                                    <w:left w:val="none" w:sz="0" w:space="0" w:color="auto"/>
                                                    <w:bottom w:val="none" w:sz="0" w:space="0" w:color="auto"/>
                                                    <w:right w:val="none" w:sz="0" w:space="0" w:color="auto"/>
                                                  </w:divBdr>
                                                </w:div>
                                                <w:div w:id="1189609540">
                                                  <w:marLeft w:val="640"/>
                                                  <w:marRight w:val="0"/>
                                                  <w:marTop w:val="0"/>
                                                  <w:marBottom w:val="0"/>
                                                  <w:divBdr>
                                                    <w:top w:val="none" w:sz="0" w:space="0" w:color="auto"/>
                                                    <w:left w:val="none" w:sz="0" w:space="0" w:color="auto"/>
                                                    <w:bottom w:val="none" w:sz="0" w:space="0" w:color="auto"/>
                                                    <w:right w:val="none" w:sz="0" w:space="0" w:color="auto"/>
                                                  </w:divBdr>
                                                </w:div>
                                                <w:div w:id="1231502746">
                                                  <w:marLeft w:val="640"/>
                                                  <w:marRight w:val="0"/>
                                                  <w:marTop w:val="0"/>
                                                  <w:marBottom w:val="0"/>
                                                  <w:divBdr>
                                                    <w:top w:val="none" w:sz="0" w:space="0" w:color="auto"/>
                                                    <w:left w:val="none" w:sz="0" w:space="0" w:color="auto"/>
                                                    <w:bottom w:val="none" w:sz="0" w:space="0" w:color="auto"/>
                                                    <w:right w:val="none" w:sz="0" w:space="0" w:color="auto"/>
                                                  </w:divBdr>
                                                </w:div>
                                                <w:div w:id="1329213817">
                                                  <w:marLeft w:val="640"/>
                                                  <w:marRight w:val="0"/>
                                                  <w:marTop w:val="0"/>
                                                  <w:marBottom w:val="0"/>
                                                  <w:divBdr>
                                                    <w:top w:val="none" w:sz="0" w:space="0" w:color="auto"/>
                                                    <w:left w:val="none" w:sz="0" w:space="0" w:color="auto"/>
                                                    <w:bottom w:val="none" w:sz="0" w:space="0" w:color="auto"/>
                                                    <w:right w:val="none" w:sz="0" w:space="0" w:color="auto"/>
                                                  </w:divBdr>
                                                </w:div>
                                                <w:div w:id="1381251297">
                                                  <w:marLeft w:val="640"/>
                                                  <w:marRight w:val="0"/>
                                                  <w:marTop w:val="0"/>
                                                  <w:marBottom w:val="0"/>
                                                  <w:divBdr>
                                                    <w:top w:val="none" w:sz="0" w:space="0" w:color="auto"/>
                                                    <w:left w:val="none" w:sz="0" w:space="0" w:color="auto"/>
                                                    <w:bottom w:val="none" w:sz="0" w:space="0" w:color="auto"/>
                                                    <w:right w:val="none" w:sz="0" w:space="0" w:color="auto"/>
                                                  </w:divBdr>
                                                </w:div>
                                                <w:div w:id="1442143720">
                                                  <w:marLeft w:val="640"/>
                                                  <w:marRight w:val="0"/>
                                                  <w:marTop w:val="0"/>
                                                  <w:marBottom w:val="0"/>
                                                  <w:divBdr>
                                                    <w:top w:val="none" w:sz="0" w:space="0" w:color="auto"/>
                                                    <w:left w:val="none" w:sz="0" w:space="0" w:color="auto"/>
                                                    <w:bottom w:val="none" w:sz="0" w:space="0" w:color="auto"/>
                                                    <w:right w:val="none" w:sz="0" w:space="0" w:color="auto"/>
                                                  </w:divBdr>
                                                </w:div>
                                                <w:div w:id="1442920082">
                                                  <w:marLeft w:val="640"/>
                                                  <w:marRight w:val="0"/>
                                                  <w:marTop w:val="0"/>
                                                  <w:marBottom w:val="0"/>
                                                  <w:divBdr>
                                                    <w:top w:val="none" w:sz="0" w:space="0" w:color="auto"/>
                                                    <w:left w:val="none" w:sz="0" w:space="0" w:color="auto"/>
                                                    <w:bottom w:val="none" w:sz="0" w:space="0" w:color="auto"/>
                                                    <w:right w:val="none" w:sz="0" w:space="0" w:color="auto"/>
                                                  </w:divBdr>
                                                </w:div>
                                                <w:div w:id="1499925927">
                                                  <w:marLeft w:val="640"/>
                                                  <w:marRight w:val="0"/>
                                                  <w:marTop w:val="0"/>
                                                  <w:marBottom w:val="0"/>
                                                  <w:divBdr>
                                                    <w:top w:val="none" w:sz="0" w:space="0" w:color="auto"/>
                                                    <w:left w:val="none" w:sz="0" w:space="0" w:color="auto"/>
                                                    <w:bottom w:val="none" w:sz="0" w:space="0" w:color="auto"/>
                                                    <w:right w:val="none" w:sz="0" w:space="0" w:color="auto"/>
                                                  </w:divBdr>
                                                </w:div>
                                                <w:div w:id="1506289691">
                                                  <w:marLeft w:val="640"/>
                                                  <w:marRight w:val="0"/>
                                                  <w:marTop w:val="0"/>
                                                  <w:marBottom w:val="0"/>
                                                  <w:divBdr>
                                                    <w:top w:val="none" w:sz="0" w:space="0" w:color="auto"/>
                                                    <w:left w:val="none" w:sz="0" w:space="0" w:color="auto"/>
                                                    <w:bottom w:val="none" w:sz="0" w:space="0" w:color="auto"/>
                                                    <w:right w:val="none" w:sz="0" w:space="0" w:color="auto"/>
                                                  </w:divBdr>
                                                </w:div>
                                                <w:div w:id="1510828268">
                                                  <w:marLeft w:val="640"/>
                                                  <w:marRight w:val="0"/>
                                                  <w:marTop w:val="0"/>
                                                  <w:marBottom w:val="0"/>
                                                  <w:divBdr>
                                                    <w:top w:val="none" w:sz="0" w:space="0" w:color="auto"/>
                                                    <w:left w:val="none" w:sz="0" w:space="0" w:color="auto"/>
                                                    <w:bottom w:val="none" w:sz="0" w:space="0" w:color="auto"/>
                                                    <w:right w:val="none" w:sz="0" w:space="0" w:color="auto"/>
                                                  </w:divBdr>
                                                </w:div>
                                                <w:div w:id="1577127222">
                                                  <w:marLeft w:val="640"/>
                                                  <w:marRight w:val="0"/>
                                                  <w:marTop w:val="0"/>
                                                  <w:marBottom w:val="0"/>
                                                  <w:divBdr>
                                                    <w:top w:val="none" w:sz="0" w:space="0" w:color="auto"/>
                                                    <w:left w:val="none" w:sz="0" w:space="0" w:color="auto"/>
                                                    <w:bottom w:val="none" w:sz="0" w:space="0" w:color="auto"/>
                                                    <w:right w:val="none" w:sz="0" w:space="0" w:color="auto"/>
                                                  </w:divBdr>
                                                </w:div>
                                                <w:div w:id="1689485071">
                                                  <w:marLeft w:val="640"/>
                                                  <w:marRight w:val="0"/>
                                                  <w:marTop w:val="0"/>
                                                  <w:marBottom w:val="0"/>
                                                  <w:divBdr>
                                                    <w:top w:val="none" w:sz="0" w:space="0" w:color="auto"/>
                                                    <w:left w:val="none" w:sz="0" w:space="0" w:color="auto"/>
                                                    <w:bottom w:val="none" w:sz="0" w:space="0" w:color="auto"/>
                                                    <w:right w:val="none" w:sz="0" w:space="0" w:color="auto"/>
                                                  </w:divBdr>
                                                </w:div>
                                                <w:div w:id="1804032965">
                                                  <w:marLeft w:val="640"/>
                                                  <w:marRight w:val="0"/>
                                                  <w:marTop w:val="0"/>
                                                  <w:marBottom w:val="0"/>
                                                  <w:divBdr>
                                                    <w:top w:val="none" w:sz="0" w:space="0" w:color="auto"/>
                                                    <w:left w:val="none" w:sz="0" w:space="0" w:color="auto"/>
                                                    <w:bottom w:val="none" w:sz="0" w:space="0" w:color="auto"/>
                                                    <w:right w:val="none" w:sz="0" w:space="0" w:color="auto"/>
                                                  </w:divBdr>
                                                </w:div>
                                                <w:div w:id="1805922639">
                                                  <w:marLeft w:val="640"/>
                                                  <w:marRight w:val="0"/>
                                                  <w:marTop w:val="0"/>
                                                  <w:marBottom w:val="0"/>
                                                  <w:divBdr>
                                                    <w:top w:val="none" w:sz="0" w:space="0" w:color="auto"/>
                                                    <w:left w:val="none" w:sz="0" w:space="0" w:color="auto"/>
                                                    <w:bottom w:val="none" w:sz="0" w:space="0" w:color="auto"/>
                                                    <w:right w:val="none" w:sz="0" w:space="0" w:color="auto"/>
                                                  </w:divBdr>
                                                </w:div>
                                                <w:div w:id="1873421687">
                                                  <w:marLeft w:val="640"/>
                                                  <w:marRight w:val="0"/>
                                                  <w:marTop w:val="0"/>
                                                  <w:marBottom w:val="0"/>
                                                  <w:divBdr>
                                                    <w:top w:val="none" w:sz="0" w:space="0" w:color="auto"/>
                                                    <w:left w:val="none" w:sz="0" w:space="0" w:color="auto"/>
                                                    <w:bottom w:val="none" w:sz="0" w:space="0" w:color="auto"/>
                                                    <w:right w:val="none" w:sz="0" w:space="0" w:color="auto"/>
                                                  </w:divBdr>
                                                </w:div>
                                                <w:div w:id="1905525947">
                                                  <w:marLeft w:val="640"/>
                                                  <w:marRight w:val="0"/>
                                                  <w:marTop w:val="0"/>
                                                  <w:marBottom w:val="0"/>
                                                  <w:divBdr>
                                                    <w:top w:val="none" w:sz="0" w:space="0" w:color="auto"/>
                                                    <w:left w:val="none" w:sz="0" w:space="0" w:color="auto"/>
                                                    <w:bottom w:val="none" w:sz="0" w:space="0" w:color="auto"/>
                                                    <w:right w:val="none" w:sz="0" w:space="0" w:color="auto"/>
                                                  </w:divBdr>
                                                </w:div>
                                                <w:div w:id="2032217812">
                                                  <w:marLeft w:val="640"/>
                                                  <w:marRight w:val="0"/>
                                                  <w:marTop w:val="0"/>
                                                  <w:marBottom w:val="0"/>
                                                  <w:divBdr>
                                                    <w:top w:val="none" w:sz="0" w:space="0" w:color="auto"/>
                                                    <w:left w:val="none" w:sz="0" w:space="0" w:color="auto"/>
                                                    <w:bottom w:val="none" w:sz="0" w:space="0" w:color="auto"/>
                                                    <w:right w:val="none" w:sz="0" w:space="0" w:color="auto"/>
                                                  </w:divBdr>
                                                </w:div>
                                                <w:div w:id="2057075319">
                                                  <w:marLeft w:val="640"/>
                                                  <w:marRight w:val="0"/>
                                                  <w:marTop w:val="0"/>
                                                  <w:marBottom w:val="0"/>
                                                  <w:divBdr>
                                                    <w:top w:val="none" w:sz="0" w:space="0" w:color="auto"/>
                                                    <w:left w:val="none" w:sz="0" w:space="0" w:color="auto"/>
                                                    <w:bottom w:val="none" w:sz="0" w:space="0" w:color="auto"/>
                                                    <w:right w:val="none" w:sz="0" w:space="0" w:color="auto"/>
                                                  </w:divBdr>
                                                </w:div>
                                                <w:div w:id="2135244981">
                                                  <w:marLeft w:val="640"/>
                                                  <w:marRight w:val="0"/>
                                                  <w:marTop w:val="0"/>
                                                  <w:marBottom w:val="0"/>
                                                  <w:divBdr>
                                                    <w:top w:val="none" w:sz="0" w:space="0" w:color="auto"/>
                                                    <w:left w:val="none" w:sz="0" w:space="0" w:color="auto"/>
                                                    <w:bottom w:val="none" w:sz="0" w:space="0" w:color="auto"/>
                                                    <w:right w:val="none" w:sz="0" w:space="0" w:color="auto"/>
                                                  </w:divBdr>
                                                </w:div>
                                                <w:div w:id="2140030742">
                                                  <w:marLeft w:val="640"/>
                                                  <w:marRight w:val="0"/>
                                                  <w:marTop w:val="0"/>
                                                  <w:marBottom w:val="0"/>
                                                  <w:divBdr>
                                                    <w:top w:val="none" w:sz="0" w:space="0" w:color="auto"/>
                                                    <w:left w:val="none" w:sz="0" w:space="0" w:color="auto"/>
                                                    <w:bottom w:val="none" w:sz="0" w:space="0" w:color="auto"/>
                                                    <w:right w:val="none" w:sz="0" w:space="0" w:color="auto"/>
                                                  </w:divBdr>
                                                </w:div>
                                              </w:divsChild>
                                            </w:div>
                                            <w:div w:id="661004022">
                                              <w:marLeft w:val="0"/>
                                              <w:marRight w:val="0"/>
                                              <w:marTop w:val="0"/>
                                              <w:marBottom w:val="0"/>
                                              <w:divBdr>
                                                <w:top w:val="none" w:sz="0" w:space="0" w:color="auto"/>
                                                <w:left w:val="none" w:sz="0" w:space="0" w:color="auto"/>
                                                <w:bottom w:val="none" w:sz="0" w:space="0" w:color="auto"/>
                                                <w:right w:val="none" w:sz="0" w:space="0" w:color="auto"/>
                                              </w:divBdr>
                                              <w:divsChild>
                                                <w:div w:id="121965090">
                                                  <w:marLeft w:val="640"/>
                                                  <w:marRight w:val="0"/>
                                                  <w:marTop w:val="0"/>
                                                  <w:marBottom w:val="0"/>
                                                  <w:divBdr>
                                                    <w:top w:val="none" w:sz="0" w:space="0" w:color="auto"/>
                                                    <w:left w:val="none" w:sz="0" w:space="0" w:color="auto"/>
                                                    <w:bottom w:val="none" w:sz="0" w:space="0" w:color="auto"/>
                                                    <w:right w:val="none" w:sz="0" w:space="0" w:color="auto"/>
                                                  </w:divBdr>
                                                </w:div>
                                                <w:div w:id="148642578">
                                                  <w:marLeft w:val="640"/>
                                                  <w:marRight w:val="0"/>
                                                  <w:marTop w:val="0"/>
                                                  <w:marBottom w:val="0"/>
                                                  <w:divBdr>
                                                    <w:top w:val="none" w:sz="0" w:space="0" w:color="auto"/>
                                                    <w:left w:val="none" w:sz="0" w:space="0" w:color="auto"/>
                                                    <w:bottom w:val="none" w:sz="0" w:space="0" w:color="auto"/>
                                                    <w:right w:val="none" w:sz="0" w:space="0" w:color="auto"/>
                                                  </w:divBdr>
                                                </w:div>
                                                <w:div w:id="153111133">
                                                  <w:marLeft w:val="640"/>
                                                  <w:marRight w:val="0"/>
                                                  <w:marTop w:val="0"/>
                                                  <w:marBottom w:val="0"/>
                                                  <w:divBdr>
                                                    <w:top w:val="none" w:sz="0" w:space="0" w:color="auto"/>
                                                    <w:left w:val="none" w:sz="0" w:space="0" w:color="auto"/>
                                                    <w:bottom w:val="none" w:sz="0" w:space="0" w:color="auto"/>
                                                    <w:right w:val="none" w:sz="0" w:space="0" w:color="auto"/>
                                                  </w:divBdr>
                                                </w:div>
                                                <w:div w:id="171796875">
                                                  <w:marLeft w:val="640"/>
                                                  <w:marRight w:val="0"/>
                                                  <w:marTop w:val="0"/>
                                                  <w:marBottom w:val="0"/>
                                                  <w:divBdr>
                                                    <w:top w:val="none" w:sz="0" w:space="0" w:color="auto"/>
                                                    <w:left w:val="none" w:sz="0" w:space="0" w:color="auto"/>
                                                    <w:bottom w:val="none" w:sz="0" w:space="0" w:color="auto"/>
                                                    <w:right w:val="none" w:sz="0" w:space="0" w:color="auto"/>
                                                  </w:divBdr>
                                                </w:div>
                                                <w:div w:id="190191021">
                                                  <w:marLeft w:val="640"/>
                                                  <w:marRight w:val="0"/>
                                                  <w:marTop w:val="0"/>
                                                  <w:marBottom w:val="0"/>
                                                  <w:divBdr>
                                                    <w:top w:val="none" w:sz="0" w:space="0" w:color="auto"/>
                                                    <w:left w:val="none" w:sz="0" w:space="0" w:color="auto"/>
                                                    <w:bottom w:val="none" w:sz="0" w:space="0" w:color="auto"/>
                                                    <w:right w:val="none" w:sz="0" w:space="0" w:color="auto"/>
                                                  </w:divBdr>
                                                </w:div>
                                                <w:div w:id="330255104">
                                                  <w:marLeft w:val="640"/>
                                                  <w:marRight w:val="0"/>
                                                  <w:marTop w:val="0"/>
                                                  <w:marBottom w:val="0"/>
                                                  <w:divBdr>
                                                    <w:top w:val="none" w:sz="0" w:space="0" w:color="auto"/>
                                                    <w:left w:val="none" w:sz="0" w:space="0" w:color="auto"/>
                                                    <w:bottom w:val="none" w:sz="0" w:space="0" w:color="auto"/>
                                                    <w:right w:val="none" w:sz="0" w:space="0" w:color="auto"/>
                                                  </w:divBdr>
                                                </w:div>
                                                <w:div w:id="377096785">
                                                  <w:marLeft w:val="640"/>
                                                  <w:marRight w:val="0"/>
                                                  <w:marTop w:val="0"/>
                                                  <w:marBottom w:val="0"/>
                                                  <w:divBdr>
                                                    <w:top w:val="none" w:sz="0" w:space="0" w:color="auto"/>
                                                    <w:left w:val="none" w:sz="0" w:space="0" w:color="auto"/>
                                                    <w:bottom w:val="none" w:sz="0" w:space="0" w:color="auto"/>
                                                    <w:right w:val="none" w:sz="0" w:space="0" w:color="auto"/>
                                                  </w:divBdr>
                                                </w:div>
                                                <w:div w:id="436565967">
                                                  <w:marLeft w:val="640"/>
                                                  <w:marRight w:val="0"/>
                                                  <w:marTop w:val="0"/>
                                                  <w:marBottom w:val="0"/>
                                                  <w:divBdr>
                                                    <w:top w:val="none" w:sz="0" w:space="0" w:color="auto"/>
                                                    <w:left w:val="none" w:sz="0" w:space="0" w:color="auto"/>
                                                    <w:bottom w:val="none" w:sz="0" w:space="0" w:color="auto"/>
                                                    <w:right w:val="none" w:sz="0" w:space="0" w:color="auto"/>
                                                  </w:divBdr>
                                                </w:div>
                                                <w:div w:id="448400685">
                                                  <w:marLeft w:val="640"/>
                                                  <w:marRight w:val="0"/>
                                                  <w:marTop w:val="0"/>
                                                  <w:marBottom w:val="0"/>
                                                  <w:divBdr>
                                                    <w:top w:val="none" w:sz="0" w:space="0" w:color="auto"/>
                                                    <w:left w:val="none" w:sz="0" w:space="0" w:color="auto"/>
                                                    <w:bottom w:val="none" w:sz="0" w:space="0" w:color="auto"/>
                                                    <w:right w:val="none" w:sz="0" w:space="0" w:color="auto"/>
                                                  </w:divBdr>
                                                </w:div>
                                                <w:div w:id="482550954">
                                                  <w:marLeft w:val="640"/>
                                                  <w:marRight w:val="0"/>
                                                  <w:marTop w:val="0"/>
                                                  <w:marBottom w:val="0"/>
                                                  <w:divBdr>
                                                    <w:top w:val="none" w:sz="0" w:space="0" w:color="auto"/>
                                                    <w:left w:val="none" w:sz="0" w:space="0" w:color="auto"/>
                                                    <w:bottom w:val="none" w:sz="0" w:space="0" w:color="auto"/>
                                                    <w:right w:val="none" w:sz="0" w:space="0" w:color="auto"/>
                                                  </w:divBdr>
                                                </w:div>
                                                <w:div w:id="511340080">
                                                  <w:marLeft w:val="640"/>
                                                  <w:marRight w:val="0"/>
                                                  <w:marTop w:val="0"/>
                                                  <w:marBottom w:val="0"/>
                                                  <w:divBdr>
                                                    <w:top w:val="none" w:sz="0" w:space="0" w:color="auto"/>
                                                    <w:left w:val="none" w:sz="0" w:space="0" w:color="auto"/>
                                                    <w:bottom w:val="none" w:sz="0" w:space="0" w:color="auto"/>
                                                    <w:right w:val="none" w:sz="0" w:space="0" w:color="auto"/>
                                                  </w:divBdr>
                                                </w:div>
                                                <w:div w:id="599679225">
                                                  <w:marLeft w:val="640"/>
                                                  <w:marRight w:val="0"/>
                                                  <w:marTop w:val="0"/>
                                                  <w:marBottom w:val="0"/>
                                                  <w:divBdr>
                                                    <w:top w:val="none" w:sz="0" w:space="0" w:color="auto"/>
                                                    <w:left w:val="none" w:sz="0" w:space="0" w:color="auto"/>
                                                    <w:bottom w:val="none" w:sz="0" w:space="0" w:color="auto"/>
                                                    <w:right w:val="none" w:sz="0" w:space="0" w:color="auto"/>
                                                  </w:divBdr>
                                                </w:div>
                                                <w:div w:id="646132032">
                                                  <w:marLeft w:val="640"/>
                                                  <w:marRight w:val="0"/>
                                                  <w:marTop w:val="0"/>
                                                  <w:marBottom w:val="0"/>
                                                  <w:divBdr>
                                                    <w:top w:val="none" w:sz="0" w:space="0" w:color="auto"/>
                                                    <w:left w:val="none" w:sz="0" w:space="0" w:color="auto"/>
                                                    <w:bottom w:val="none" w:sz="0" w:space="0" w:color="auto"/>
                                                    <w:right w:val="none" w:sz="0" w:space="0" w:color="auto"/>
                                                  </w:divBdr>
                                                </w:div>
                                                <w:div w:id="767428406">
                                                  <w:marLeft w:val="640"/>
                                                  <w:marRight w:val="0"/>
                                                  <w:marTop w:val="0"/>
                                                  <w:marBottom w:val="0"/>
                                                  <w:divBdr>
                                                    <w:top w:val="none" w:sz="0" w:space="0" w:color="auto"/>
                                                    <w:left w:val="none" w:sz="0" w:space="0" w:color="auto"/>
                                                    <w:bottom w:val="none" w:sz="0" w:space="0" w:color="auto"/>
                                                    <w:right w:val="none" w:sz="0" w:space="0" w:color="auto"/>
                                                  </w:divBdr>
                                                </w:div>
                                                <w:div w:id="902833417">
                                                  <w:marLeft w:val="640"/>
                                                  <w:marRight w:val="0"/>
                                                  <w:marTop w:val="0"/>
                                                  <w:marBottom w:val="0"/>
                                                  <w:divBdr>
                                                    <w:top w:val="none" w:sz="0" w:space="0" w:color="auto"/>
                                                    <w:left w:val="none" w:sz="0" w:space="0" w:color="auto"/>
                                                    <w:bottom w:val="none" w:sz="0" w:space="0" w:color="auto"/>
                                                    <w:right w:val="none" w:sz="0" w:space="0" w:color="auto"/>
                                                  </w:divBdr>
                                                </w:div>
                                                <w:div w:id="1012534637">
                                                  <w:marLeft w:val="640"/>
                                                  <w:marRight w:val="0"/>
                                                  <w:marTop w:val="0"/>
                                                  <w:marBottom w:val="0"/>
                                                  <w:divBdr>
                                                    <w:top w:val="none" w:sz="0" w:space="0" w:color="auto"/>
                                                    <w:left w:val="none" w:sz="0" w:space="0" w:color="auto"/>
                                                    <w:bottom w:val="none" w:sz="0" w:space="0" w:color="auto"/>
                                                    <w:right w:val="none" w:sz="0" w:space="0" w:color="auto"/>
                                                  </w:divBdr>
                                                </w:div>
                                                <w:div w:id="1048650948">
                                                  <w:marLeft w:val="640"/>
                                                  <w:marRight w:val="0"/>
                                                  <w:marTop w:val="0"/>
                                                  <w:marBottom w:val="0"/>
                                                  <w:divBdr>
                                                    <w:top w:val="none" w:sz="0" w:space="0" w:color="auto"/>
                                                    <w:left w:val="none" w:sz="0" w:space="0" w:color="auto"/>
                                                    <w:bottom w:val="none" w:sz="0" w:space="0" w:color="auto"/>
                                                    <w:right w:val="none" w:sz="0" w:space="0" w:color="auto"/>
                                                  </w:divBdr>
                                                </w:div>
                                                <w:div w:id="1051153474">
                                                  <w:marLeft w:val="640"/>
                                                  <w:marRight w:val="0"/>
                                                  <w:marTop w:val="0"/>
                                                  <w:marBottom w:val="0"/>
                                                  <w:divBdr>
                                                    <w:top w:val="none" w:sz="0" w:space="0" w:color="auto"/>
                                                    <w:left w:val="none" w:sz="0" w:space="0" w:color="auto"/>
                                                    <w:bottom w:val="none" w:sz="0" w:space="0" w:color="auto"/>
                                                    <w:right w:val="none" w:sz="0" w:space="0" w:color="auto"/>
                                                  </w:divBdr>
                                                </w:div>
                                                <w:div w:id="1081606822">
                                                  <w:marLeft w:val="640"/>
                                                  <w:marRight w:val="0"/>
                                                  <w:marTop w:val="0"/>
                                                  <w:marBottom w:val="0"/>
                                                  <w:divBdr>
                                                    <w:top w:val="none" w:sz="0" w:space="0" w:color="auto"/>
                                                    <w:left w:val="none" w:sz="0" w:space="0" w:color="auto"/>
                                                    <w:bottom w:val="none" w:sz="0" w:space="0" w:color="auto"/>
                                                    <w:right w:val="none" w:sz="0" w:space="0" w:color="auto"/>
                                                  </w:divBdr>
                                                </w:div>
                                                <w:div w:id="1116292642">
                                                  <w:marLeft w:val="640"/>
                                                  <w:marRight w:val="0"/>
                                                  <w:marTop w:val="0"/>
                                                  <w:marBottom w:val="0"/>
                                                  <w:divBdr>
                                                    <w:top w:val="none" w:sz="0" w:space="0" w:color="auto"/>
                                                    <w:left w:val="none" w:sz="0" w:space="0" w:color="auto"/>
                                                    <w:bottom w:val="none" w:sz="0" w:space="0" w:color="auto"/>
                                                    <w:right w:val="none" w:sz="0" w:space="0" w:color="auto"/>
                                                  </w:divBdr>
                                                </w:div>
                                                <w:div w:id="1161237736">
                                                  <w:marLeft w:val="640"/>
                                                  <w:marRight w:val="0"/>
                                                  <w:marTop w:val="0"/>
                                                  <w:marBottom w:val="0"/>
                                                  <w:divBdr>
                                                    <w:top w:val="none" w:sz="0" w:space="0" w:color="auto"/>
                                                    <w:left w:val="none" w:sz="0" w:space="0" w:color="auto"/>
                                                    <w:bottom w:val="none" w:sz="0" w:space="0" w:color="auto"/>
                                                    <w:right w:val="none" w:sz="0" w:space="0" w:color="auto"/>
                                                  </w:divBdr>
                                                </w:div>
                                                <w:div w:id="1214348849">
                                                  <w:marLeft w:val="640"/>
                                                  <w:marRight w:val="0"/>
                                                  <w:marTop w:val="0"/>
                                                  <w:marBottom w:val="0"/>
                                                  <w:divBdr>
                                                    <w:top w:val="none" w:sz="0" w:space="0" w:color="auto"/>
                                                    <w:left w:val="none" w:sz="0" w:space="0" w:color="auto"/>
                                                    <w:bottom w:val="none" w:sz="0" w:space="0" w:color="auto"/>
                                                    <w:right w:val="none" w:sz="0" w:space="0" w:color="auto"/>
                                                  </w:divBdr>
                                                </w:div>
                                                <w:div w:id="1235311994">
                                                  <w:marLeft w:val="640"/>
                                                  <w:marRight w:val="0"/>
                                                  <w:marTop w:val="0"/>
                                                  <w:marBottom w:val="0"/>
                                                  <w:divBdr>
                                                    <w:top w:val="none" w:sz="0" w:space="0" w:color="auto"/>
                                                    <w:left w:val="none" w:sz="0" w:space="0" w:color="auto"/>
                                                    <w:bottom w:val="none" w:sz="0" w:space="0" w:color="auto"/>
                                                    <w:right w:val="none" w:sz="0" w:space="0" w:color="auto"/>
                                                  </w:divBdr>
                                                </w:div>
                                                <w:div w:id="1260287997">
                                                  <w:marLeft w:val="640"/>
                                                  <w:marRight w:val="0"/>
                                                  <w:marTop w:val="0"/>
                                                  <w:marBottom w:val="0"/>
                                                  <w:divBdr>
                                                    <w:top w:val="none" w:sz="0" w:space="0" w:color="auto"/>
                                                    <w:left w:val="none" w:sz="0" w:space="0" w:color="auto"/>
                                                    <w:bottom w:val="none" w:sz="0" w:space="0" w:color="auto"/>
                                                    <w:right w:val="none" w:sz="0" w:space="0" w:color="auto"/>
                                                  </w:divBdr>
                                                </w:div>
                                                <w:div w:id="1300578167">
                                                  <w:marLeft w:val="640"/>
                                                  <w:marRight w:val="0"/>
                                                  <w:marTop w:val="0"/>
                                                  <w:marBottom w:val="0"/>
                                                  <w:divBdr>
                                                    <w:top w:val="none" w:sz="0" w:space="0" w:color="auto"/>
                                                    <w:left w:val="none" w:sz="0" w:space="0" w:color="auto"/>
                                                    <w:bottom w:val="none" w:sz="0" w:space="0" w:color="auto"/>
                                                    <w:right w:val="none" w:sz="0" w:space="0" w:color="auto"/>
                                                  </w:divBdr>
                                                </w:div>
                                                <w:div w:id="1343051390">
                                                  <w:marLeft w:val="640"/>
                                                  <w:marRight w:val="0"/>
                                                  <w:marTop w:val="0"/>
                                                  <w:marBottom w:val="0"/>
                                                  <w:divBdr>
                                                    <w:top w:val="none" w:sz="0" w:space="0" w:color="auto"/>
                                                    <w:left w:val="none" w:sz="0" w:space="0" w:color="auto"/>
                                                    <w:bottom w:val="none" w:sz="0" w:space="0" w:color="auto"/>
                                                    <w:right w:val="none" w:sz="0" w:space="0" w:color="auto"/>
                                                  </w:divBdr>
                                                </w:div>
                                                <w:div w:id="1581476856">
                                                  <w:marLeft w:val="640"/>
                                                  <w:marRight w:val="0"/>
                                                  <w:marTop w:val="0"/>
                                                  <w:marBottom w:val="0"/>
                                                  <w:divBdr>
                                                    <w:top w:val="none" w:sz="0" w:space="0" w:color="auto"/>
                                                    <w:left w:val="none" w:sz="0" w:space="0" w:color="auto"/>
                                                    <w:bottom w:val="none" w:sz="0" w:space="0" w:color="auto"/>
                                                    <w:right w:val="none" w:sz="0" w:space="0" w:color="auto"/>
                                                  </w:divBdr>
                                                </w:div>
                                                <w:div w:id="1609459367">
                                                  <w:marLeft w:val="640"/>
                                                  <w:marRight w:val="0"/>
                                                  <w:marTop w:val="0"/>
                                                  <w:marBottom w:val="0"/>
                                                  <w:divBdr>
                                                    <w:top w:val="none" w:sz="0" w:space="0" w:color="auto"/>
                                                    <w:left w:val="none" w:sz="0" w:space="0" w:color="auto"/>
                                                    <w:bottom w:val="none" w:sz="0" w:space="0" w:color="auto"/>
                                                    <w:right w:val="none" w:sz="0" w:space="0" w:color="auto"/>
                                                  </w:divBdr>
                                                </w:div>
                                                <w:div w:id="1628050776">
                                                  <w:marLeft w:val="640"/>
                                                  <w:marRight w:val="0"/>
                                                  <w:marTop w:val="0"/>
                                                  <w:marBottom w:val="0"/>
                                                  <w:divBdr>
                                                    <w:top w:val="none" w:sz="0" w:space="0" w:color="auto"/>
                                                    <w:left w:val="none" w:sz="0" w:space="0" w:color="auto"/>
                                                    <w:bottom w:val="none" w:sz="0" w:space="0" w:color="auto"/>
                                                    <w:right w:val="none" w:sz="0" w:space="0" w:color="auto"/>
                                                  </w:divBdr>
                                                </w:div>
                                                <w:div w:id="1643000920">
                                                  <w:marLeft w:val="640"/>
                                                  <w:marRight w:val="0"/>
                                                  <w:marTop w:val="0"/>
                                                  <w:marBottom w:val="0"/>
                                                  <w:divBdr>
                                                    <w:top w:val="none" w:sz="0" w:space="0" w:color="auto"/>
                                                    <w:left w:val="none" w:sz="0" w:space="0" w:color="auto"/>
                                                    <w:bottom w:val="none" w:sz="0" w:space="0" w:color="auto"/>
                                                    <w:right w:val="none" w:sz="0" w:space="0" w:color="auto"/>
                                                  </w:divBdr>
                                                </w:div>
                                                <w:div w:id="1691713129">
                                                  <w:marLeft w:val="640"/>
                                                  <w:marRight w:val="0"/>
                                                  <w:marTop w:val="0"/>
                                                  <w:marBottom w:val="0"/>
                                                  <w:divBdr>
                                                    <w:top w:val="none" w:sz="0" w:space="0" w:color="auto"/>
                                                    <w:left w:val="none" w:sz="0" w:space="0" w:color="auto"/>
                                                    <w:bottom w:val="none" w:sz="0" w:space="0" w:color="auto"/>
                                                    <w:right w:val="none" w:sz="0" w:space="0" w:color="auto"/>
                                                  </w:divBdr>
                                                </w:div>
                                                <w:div w:id="1702590206">
                                                  <w:marLeft w:val="640"/>
                                                  <w:marRight w:val="0"/>
                                                  <w:marTop w:val="0"/>
                                                  <w:marBottom w:val="0"/>
                                                  <w:divBdr>
                                                    <w:top w:val="none" w:sz="0" w:space="0" w:color="auto"/>
                                                    <w:left w:val="none" w:sz="0" w:space="0" w:color="auto"/>
                                                    <w:bottom w:val="none" w:sz="0" w:space="0" w:color="auto"/>
                                                    <w:right w:val="none" w:sz="0" w:space="0" w:color="auto"/>
                                                  </w:divBdr>
                                                </w:div>
                                                <w:div w:id="1715235784">
                                                  <w:marLeft w:val="640"/>
                                                  <w:marRight w:val="0"/>
                                                  <w:marTop w:val="0"/>
                                                  <w:marBottom w:val="0"/>
                                                  <w:divBdr>
                                                    <w:top w:val="none" w:sz="0" w:space="0" w:color="auto"/>
                                                    <w:left w:val="none" w:sz="0" w:space="0" w:color="auto"/>
                                                    <w:bottom w:val="none" w:sz="0" w:space="0" w:color="auto"/>
                                                    <w:right w:val="none" w:sz="0" w:space="0" w:color="auto"/>
                                                  </w:divBdr>
                                                </w:div>
                                                <w:div w:id="1829855732">
                                                  <w:marLeft w:val="640"/>
                                                  <w:marRight w:val="0"/>
                                                  <w:marTop w:val="0"/>
                                                  <w:marBottom w:val="0"/>
                                                  <w:divBdr>
                                                    <w:top w:val="none" w:sz="0" w:space="0" w:color="auto"/>
                                                    <w:left w:val="none" w:sz="0" w:space="0" w:color="auto"/>
                                                    <w:bottom w:val="none" w:sz="0" w:space="0" w:color="auto"/>
                                                    <w:right w:val="none" w:sz="0" w:space="0" w:color="auto"/>
                                                  </w:divBdr>
                                                </w:div>
                                                <w:div w:id="1909799184">
                                                  <w:marLeft w:val="640"/>
                                                  <w:marRight w:val="0"/>
                                                  <w:marTop w:val="0"/>
                                                  <w:marBottom w:val="0"/>
                                                  <w:divBdr>
                                                    <w:top w:val="none" w:sz="0" w:space="0" w:color="auto"/>
                                                    <w:left w:val="none" w:sz="0" w:space="0" w:color="auto"/>
                                                    <w:bottom w:val="none" w:sz="0" w:space="0" w:color="auto"/>
                                                    <w:right w:val="none" w:sz="0" w:space="0" w:color="auto"/>
                                                  </w:divBdr>
                                                </w:div>
                                                <w:div w:id="1928995008">
                                                  <w:marLeft w:val="640"/>
                                                  <w:marRight w:val="0"/>
                                                  <w:marTop w:val="0"/>
                                                  <w:marBottom w:val="0"/>
                                                  <w:divBdr>
                                                    <w:top w:val="none" w:sz="0" w:space="0" w:color="auto"/>
                                                    <w:left w:val="none" w:sz="0" w:space="0" w:color="auto"/>
                                                    <w:bottom w:val="none" w:sz="0" w:space="0" w:color="auto"/>
                                                    <w:right w:val="none" w:sz="0" w:space="0" w:color="auto"/>
                                                  </w:divBdr>
                                                </w:div>
                                                <w:div w:id="2039885947">
                                                  <w:marLeft w:val="640"/>
                                                  <w:marRight w:val="0"/>
                                                  <w:marTop w:val="0"/>
                                                  <w:marBottom w:val="0"/>
                                                  <w:divBdr>
                                                    <w:top w:val="none" w:sz="0" w:space="0" w:color="auto"/>
                                                    <w:left w:val="none" w:sz="0" w:space="0" w:color="auto"/>
                                                    <w:bottom w:val="none" w:sz="0" w:space="0" w:color="auto"/>
                                                    <w:right w:val="none" w:sz="0" w:space="0" w:color="auto"/>
                                                  </w:divBdr>
                                                </w:div>
                                                <w:div w:id="2049835216">
                                                  <w:marLeft w:val="640"/>
                                                  <w:marRight w:val="0"/>
                                                  <w:marTop w:val="0"/>
                                                  <w:marBottom w:val="0"/>
                                                  <w:divBdr>
                                                    <w:top w:val="none" w:sz="0" w:space="0" w:color="auto"/>
                                                    <w:left w:val="none" w:sz="0" w:space="0" w:color="auto"/>
                                                    <w:bottom w:val="none" w:sz="0" w:space="0" w:color="auto"/>
                                                    <w:right w:val="none" w:sz="0" w:space="0" w:color="auto"/>
                                                  </w:divBdr>
                                                </w:div>
                                              </w:divsChild>
                                            </w:div>
                                            <w:div w:id="670567286">
                                              <w:marLeft w:val="0"/>
                                              <w:marRight w:val="0"/>
                                              <w:marTop w:val="0"/>
                                              <w:marBottom w:val="0"/>
                                              <w:divBdr>
                                                <w:top w:val="none" w:sz="0" w:space="0" w:color="auto"/>
                                                <w:left w:val="none" w:sz="0" w:space="0" w:color="auto"/>
                                                <w:bottom w:val="none" w:sz="0" w:space="0" w:color="auto"/>
                                                <w:right w:val="none" w:sz="0" w:space="0" w:color="auto"/>
                                              </w:divBdr>
                                              <w:divsChild>
                                                <w:div w:id="99225407">
                                                  <w:marLeft w:val="640"/>
                                                  <w:marRight w:val="0"/>
                                                  <w:marTop w:val="0"/>
                                                  <w:marBottom w:val="0"/>
                                                  <w:divBdr>
                                                    <w:top w:val="none" w:sz="0" w:space="0" w:color="auto"/>
                                                    <w:left w:val="none" w:sz="0" w:space="0" w:color="auto"/>
                                                    <w:bottom w:val="none" w:sz="0" w:space="0" w:color="auto"/>
                                                    <w:right w:val="none" w:sz="0" w:space="0" w:color="auto"/>
                                                  </w:divBdr>
                                                </w:div>
                                                <w:div w:id="161747174">
                                                  <w:marLeft w:val="640"/>
                                                  <w:marRight w:val="0"/>
                                                  <w:marTop w:val="0"/>
                                                  <w:marBottom w:val="0"/>
                                                  <w:divBdr>
                                                    <w:top w:val="none" w:sz="0" w:space="0" w:color="auto"/>
                                                    <w:left w:val="none" w:sz="0" w:space="0" w:color="auto"/>
                                                    <w:bottom w:val="none" w:sz="0" w:space="0" w:color="auto"/>
                                                    <w:right w:val="none" w:sz="0" w:space="0" w:color="auto"/>
                                                  </w:divBdr>
                                                </w:div>
                                                <w:div w:id="218369945">
                                                  <w:marLeft w:val="640"/>
                                                  <w:marRight w:val="0"/>
                                                  <w:marTop w:val="0"/>
                                                  <w:marBottom w:val="0"/>
                                                  <w:divBdr>
                                                    <w:top w:val="none" w:sz="0" w:space="0" w:color="auto"/>
                                                    <w:left w:val="none" w:sz="0" w:space="0" w:color="auto"/>
                                                    <w:bottom w:val="none" w:sz="0" w:space="0" w:color="auto"/>
                                                    <w:right w:val="none" w:sz="0" w:space="0" w:color="auto"/>
                                                  </w:divBdr>
                                                </w:div>
                                                <w:div w:id="335151339">
                                                  <w:marLeft w:val="640"/>
                                                  <w:marRight w:val="0"/>
                                                  <w:marTop w:val="0"/>
                                                  <w:marBottom w:val="0"/>
                                                  <w:divBdr>
                                                    <w:top w:val="none" w:sz="0" w:space="0" w:color="auto"/>
                                                    <w:left w:val="none" w:sz="0" w:space="0" w:color="auto"/>
                                                    <w:bottom w:val="none" w:sz="0" w:space="0" w:color="auto"/>
                                                    <w:right w:val="none" w:sz="0" w:space="0" w:color="auto"/>
                                                  </w:divBdr>
                                                </w:div>
                                                <w:div w:id="486214708">
                                                  <w:marLeft w:val="640"/>
                                                  <w:marRight w:val="0"/>
                                                  <w:marTop w:val="0"/>
                                                  <w:marBottom w:val="0"/>
                                                  <w:divBdr>
                                                    <w:top w:val="none" w:sz="0" w:space="0" w:color="auto"/>
                                                    <w:left w:val="none" w:sz="0" w:space="0" w:color="auto"/>
                                                    <w:bottom w:val="none" w:sz="0" w:space="0" w:color="auto"/>
                                                    <w:right w:val="none" w:sz="0" w:space="0" w:color="auto"/>
                                                  </w:divBdr>
                                                </w:div>
                                                <w:div w:id="504443451">
                                                  <w:marLeft w:val="640"/>
                                                  <w:marRight w:val="0"/>
                                                  <w:marTop w:val="0"/>
                                                  <w:marBottom w:val="0"/>
                                                  <w:divBdr>
                                                    <w:top w:val="none" w:sz="0" w:space="0" w:color="auto"/>
                                                    <w:left w:val="none" w:sz="0" w:space="0" w:color="auto"/>
                                                    <w:bottom w:val="none" w:sz="0" w:space="0" w:color="auto"/>
                                                    <w:right w:val="none" w:sz="0" w:space="0" w:color="auto"/>
                                                  </w:divBdr>
                                                </w:div>
                                                <w:div w:id="505561294">
                                                  <w:marLeft w:val="640"/>
                                                  <w:marRight w:val="0"/>
                                                  <w:marTop w:val="0"/>
                                                  <w:marBottom w:val="0"/>
                                                  <w:divBdr>
                                                    <w:top w:val="none" w:sz="0" w:space="0" w:color="auto"/>
                                                    <w:left w:val="none" w:sz="0" w:space="0" w:color="auto"/>
                                                    <w:bottom w:val="none" w:sz="0" w:space="0" w:color="auto"/>
                                                    <w:right w:val="none" w:sz="0" w:space="0" w:color="auto"/>
                                                  </w:divBdr>
                                                </w:div>
                                                <w:div w:id="632828128">
                                                  <w:marLeft w:val="640"/>
                                                  <w:marRight w:val="0"/>
                                                  <w:marTop w:val="0"/>
                                                  <w:marBottom w:val="0"/>
                                                  <w:divBdr>
                                                    <w:top w:val="none" w:sz="0" w:space="0" w:color="auto"/>
                                                    <w:left w:val="none" w:sz="0" w:space="0" w:color="auto"/>
                                                    <w:bottom w:val="none" w:sz="0" w:space="0" w:color="auto"/>
                                                    <w:right w:val="none" w:sz="0" w:space="0" w:color="auto"/>
                                                  </w:divBdr>
                                                </w:div>
                                                <w:div w:id="640647160">
                                                  <w:marLeft w:val="640"/>
                                                  <w:marRight w:val="0"/>
                                                  <w:marTop w:val="0"/>
                                                  <w:marBottom w:val="0"/>
                                                  <w:divBdr>
                                                    <w:top w:val="none" w:sz="0" w:space="0" w:color="auto"/>
                                                    <w:left w:val="none" w:sz="0" w:space="0" w:color="auto"/>
                                                    <w:bottom w:val="none" w:sz="0" w:space="0" w:color="auto"/>
                                                    <w:right w:val="none" w:sz="0" w:space="0" w:color="auto"/>
                                                  </w:divBdr>
                                                </w:div>
                                                <w:div w:id="659237861">
                                                  <w:marLeft w:val="640"/>
                                                  <w:marRight w:val="0"/>
                                                  <w:marTop w:val="0"/>
                                                  <w:marBottom w:val="0"/>
                                                  <w:divBdr>
                                                    <w:top w:val="none" w:sz="0" w:space="0" w:color="auto"/>
                                                    <w:left w:val="none" w:sz="0" w:space="0" w:color="auto"/>
                                                    <w:bottom w:val="none" w:sz="0" w:space="0" w:color="auto"/>
                                                    <w:right w:val="none" w:sz="0" w:space="0" w:color="auto"/>
                                                  </w:divBdr>
                                                </w:div>
                                                <w:div w:id="669408090">
                                                  <w:marLeft w:val="640"/>
                                                  <w:marRight w:val="0"/>
                                                  <w:marTop w:val="0"/>
                                                  <w:marBottom w:val="0"/>
                                                  <w:divBdr>
                                                    <w:top w:val="none" w:sz="0" w:space="0" w:color="auto"/>
                                                    <w:left w:val="none" w:sz="0" w:space="0" w:color="auto"/>
                                                    <w:bottom w:val="none" w:sz="0" w:space="0" w:color="auto"/>
                                                    <w:right w:val="none" w:sz="0" w:space="0" w:color="auto"/>
                                                  </w:divBdr>
                                                </w:div>
                                                <w:div w:id="700014514">
                                                  <w:marLeft w:val="640"/>
                                                  <w:marRight w:val="0"/>
                                                  <w:marTop w:val="0"/>
                                                  <w:marBottom w:val="0"/>
                                                  <w:divBdr>
                                                    <w:top w:val="none" w:sz="0" w:space="0" w:color="auto"/>
                                                    <w:left w:val="none" w:sz="0" w:space="0" w:color="auto"/>
                                                    <w:bottom w:val="none" w:sz="0" w:space="0" w:color="auto"/>
                                                    <w:right w:val="none" w:sz="0" w:space="0" w:color="auto"/>
                                                  </w:divBdr>
                                                </w:div>
                                                <w:div w:id="708531258">
                                                  <w:marLeft w:val="640"/>
                                                  <w:marRight w:val="0"/>
                                                  <w:marTop w:val="0"/>
                                                  <w:marBottom w:val="0"/>
                                                  <w:divBdr>
                                                    <w:top w:val="none" w:sz="0" w:space="0" w:color="auto"/>
                                                    <w:left w:val="none" w:sz="0" w:space="0" w:color="auto"/>
                                                    <w:bottom w:val="none" w:sz="0" w:space="0" w:color="auto"/>
                                                    <w:right w:val="none" w:sz="0" w:space="0" w:color="auto"/>
                                                  </w:divBdr>
                                                </w:div>
                                                <w:div w:id="801270288">
                                                  <w:marLeft w:val="640"/>
                                                  <w:marRight w:val="0"/>
                                                  <w:marTop w:val="0"/>
                                                  <w:marBottom w:val="0"/>
                                                  <w:divBdr>
                                                    <w:top w:val="none" w:sz="0" w:space="0" w:color="auto"/>
                                                    <w:left w:val="none" w:sz="0" w:space="0" w:color="auto"/>
                                                    <w:bottom w:val="none" w:sz="0" w:space="0" w:color="auto"/>
                                                    <w:right w:val="none" w:sz="0" w:space="0" w:color="auto"/>
                                                  </w:divBdr>
                                                </w:div>
                                                <w:div w:id="829717209">
                                                  <w:marLeft w:val="640"/>
                                                  <w:marRight w:val="0"/>
                                                  <w:marTop w:val="0"/>
                                                  <w:marBottom w:val="0"/>
                                                  <w:divBdr>
                                                    <w:top w:val="none" w:sz="0" w:space="0" w:color="auto"/>
                                                    <w:left w:val="none" w:sz="0" w:space="0" w:color="auto"/>
                                                    <w:bottom w:val="none" w:sz="0" w:space="0" w:color="auto"/>
                                                    <w:right w:val="none" w:sz="0" w:space="0" w:color="auto"/>
                                                  </w:divBdr>
                                                </w:div>
                                                <w:div w:id="831608021">
                                                  <w:marLeft w:val="640"/>
                                                  <w:marRight w:val="0"/>
                                                  <w:marTop w:val="0"/>
                                                  <w:marBottom w:val="0"/>
                                                  <w:divBdr>
                                                    <w:top w:val="none" w:sz="0" w:space="0" w:color="auto"/>
                                                    <w:left w:val="none" w:sz="0" w:space="0" w:color="auto"/>
                                                    <w:bottom w:val="none" w:sz="0" w:space="0" w:color="auto"/>
                                                    <w:right w:val="none" w:sz="0" w:space="0" w:color="auto"/>
                                                  </w:divBdr>
                                                </w:div>
                                                <w:div w:id="1056706103">
                                                  <w:marLeft w:val="640"/>
                                                  <w:marRight w:val="0"/>
                                                  <w:marTop w:val="0"/>
                                                  <w:marBottom w:val="0"/>
                                                  <w:divBdr>
                                                    <w:top w:val="none" w:sz="0" w:space="0" w:color="auto"/>
                                                    <w:left w:val="none" w:sz="0" w:space="0" w:color="auto"/>
                                                    <w:bottom w:val="none" w:sz="0" w:space="0" w:color="auto"/>
                                                    <w:right w:val="none" w:sz="0" w:space="0" w:color="auto"/>
                                                  </w:divBdr>
                                                </w:div>
                                                <w:div w:id="1116094963">
                                                  <w:marLeft w:val="640"/>
                                                  <w:marRight w:val="0"/>
                                                  <w:marTop w:val="0"/>
                                                  <w:marBottom w:val="0"/>
                                                  <w:divBdr>
                                                    <w:top w:val="none" w:sz="0" w:space="0" w:color="auto"/>
                                                    <w:left w:val="none" w:sz="0" w:space="0" w:color="auto"/>
                                                    <w:bottom w:val="none" w:sz="0" w:space="0" w:color="auto"/>
                                                    <w:right w:val="none" w:sz="0" w:space="0" w:color="auto"/>
                                                  </w:divBdr>
                                                </w:div>
                                                <w:div w:id="1166554324">
                                                  <w:marLeft w:val="640"/>
                                                  <w:marRight w:val="0"/>
                                                  <w:marTop w:val="0"/>
                                                  <w:marBottom w:val="0"/>
                                                  <w:divBdr>
                                                    <w:top w:val="none" w:sz="0" w:space="0" w:color="auto"/>
                                                    <w:left w:val="none" w:sz="0" w:space="0" w:color="auto"/>
                                                    <w:bottom w:val="none" w:sz="0" w:space="0" w:color="auto"/>
                                                    <w:right w:val="none" w:sz="0" w:space="0" w:color="auto"/>
                                                  </w:divBdr>
                                                </w:div>
                                                <w:div w:id="1167405238">
                                                  <w:marLeft w:val="640"/>
                                                  <w:marRight w:val="0"/>
                                                  <w:marTop w:val="0"/>
                                                  <w:marBottom w:val="0"/>
                                                  <w:divBdr>
                                                    <w:top w:val="none" w:sz="0" w:space="0" w:color="auto"/>
                                                    <w:left w:val="none" w:sz="0" w:space="0" w:color="auto"/>
                                                    <w:bottom w:val="none" w:sz="0" w:space="0" w:color="auto"/>
                                                    <w:right w:val="none" w:sz="0" w:space="0" w:color="auto"/>
                                                  </w:divBdr>
                                                </w:div>
                                                <w:div w:id="1351105995">
                                                  <w:marLeft w:val="640"/>
                                                  <w:marRight w:val="0"/>
                                                  <w:marTop w:val="0"/>
                                                  <w:marBottom w:val="0"/>
                                                  <w:divBdr>
                                                    <w:top w:val="none" w:sz="0" w:space="0" w:color="auto"/>
                                                    <w:left w:val="none" w:sz="0" w:space="0" w:color="auto"/>
                                                    <w:bottom w:val="none" w:sz="0" w:space="0" w:color="auto"/>
                                                    <w:right w:val="none" w:sz="0" w:space="0" w:color="auto"/>
                                                  </w:divBdr>
                                                </w:div>
                                                <w:div w:id="1358652733">
                                                  <w:marLeft w:val="640"/>
                                                  <w:marRight w:val="0"/>
                                                  <w:marTop w:val="0"/>
                                                  <w:marBottom w:val="0"/>
                                                  <w:divBdr>
                                                    <w:top w:val="none" w:sz="0" w:space="0" w:color="auto"/>
                                                    <w:left w:val="none" w:sz="0" w:space="0" w:color="auto"/>
                                                    <w:bottom w:val="none" w:sz="0" w:space="0" w:color="auto"/>
                                                    <w:right w:val="none" w:sz="0" w:space="0" w:color="auto"/>
                                                  </w:divBdr>
                                                </w:div>
                                                <w:div w:id="1418592888">
                                                  <w:marLeft w:val="640"/>
                                                  <w:marRight w:val="0"/>
                                                  <w:marTop w:val="0"/>
                                                  <w:marBottom w:val="0"/>
                                                  <w:divBdr>
                                                    <w:top w:val="none" w:sz="0" w:space="0" w:color="auto"/>
                                                    <w:left w:val="none" w:sz="0" w:space="0" w:color="auto"/>
                                                    <w:bottom w:val="none" w:sz="0" w:space="0" w:color="auto"/>
                                                    <w:right w:val="none" w:sz="0" w:space="0" w:color="auto"/>
                                                  </w:divBdr>
                                                </w:div>
                                                <w:div w:id="1476334001">
                                                  <w:marLeft w:val="640"/>
                                                  <w:marRight w:val="0"/>
                                                  <w:marTop w:val="0"/>
                                                  <w:marBottom w:val="0"/>
                                                  <w:divBdr>
                                                    <w:top w:val="none" w:sz="0" w:space="0" w:color="auto"/>
                                                    <w:left w:val="none" w:sz="0" w:space="0" w:color="auto"/>
                                                    <w:bottom w:val="none" w:sz="0" w:space="0" w:color="auto"/>
                                                    <w:right w:val="none" w:sz="0" w:space="0" w:color="auto"/>
                                                  </w:divBdr>
                                                </w:div>
                                                <w:div w:id="1576814493">
                                                  <w:marLeft w:val="640"/>
                                                  <w:marRight w:val="0"/>
                                                  <w:marTop w:val="0"/>
                                                  <w:marBottom w:val="0"/>
                                                  <w:divBdr>
                                                    <w:top w:val="none" w:sz="0" w:space="0" w:color="auto"/>
                                                    <w:left w:val="none" w:sz="0" w:space="0" w:color="auto"/>
                                                    <w:bottom w:val="none" w:sz="0" w:space="0" w:color="auto"/>
                                                    <w:right w:val="none" w:sz="0" w:space="0" w:color="auto"/>
                                                  </w:divBdr>
                                                </w:div>
                                                <w:div w:id="1581213859">
                                                  <w:marLeft w:val="640"/>
                                                  <w:marRight w:val="0"/>
                                                  <w:marTop w:val="0"/>
                                                  <w:marBottom w:val="0"/>
                                                  <w:divBdr>
                                                    <w:top w:val="none" w:sz="0" w:space="0" w:color="auto"/>
                                                    <w:left w:val="none" w:sz="0" w:space="0" w:color="auto"/>
                                                    <w:bottom w:val="none" w:sz="0" w:space="0" w:color="auto"/>
                                                    <w:right w:val="none" w:sz="0" w:space="0" w:color="auto"/>
                                                  </w:divBdr>
                                                </w:div>
                                                <w:div w:id="1584147647">
                                                  <w:marLeft w:val="640"/>
                                                  <w:marRight w:val="0"/>
                                                  <w:marTop w:val="0"/>
                                                  <w:marBottom w:val="0"/>
                                                  <w:divBdr>
                                                    <w:top w:val="none" w:sz="0" w:space="0" w:color="auto"/>
                                                    <w:left w:val="none" w:sz="0" w:space="0" w:color="auto"/>
                                                    <w:bottom w:val="none" w:sz="0" w:space="0" w:color="auto"/>
                                                    <w:right w:val="none" w:sz="0" w:space="0" w:color="auto"/>
                                                  </w:divBdr>
                                                </w:div>
                                                <w:div w:id="1620601074">
                                                  <w:marLeft w:val="640"/>
                                                  <w:marRight w:val="0"/>
                                                  <w:marTop w:val="0"/>
                                                  <w:marBottom w:val="0"/>
                                                  <w:divBdr>
                                                    <w:top w:val="none" w:sz="0" w:space="0" w:color="auto"/>
                                                    <w:left w:val="none" w:sz="0" w:space="0" w:color="auto"/>
                                                    <w:bottom w:val="none" w:sz="0" w:space="0" w:color="auto"/>
                                                    <w:right w:val="none" w:sz="0" w:space="0" w:color="auto"/>
                                                  </w:divBdr>
                                                </w:div>
                                                <w:div w:id="1660420611">
                                                  <w:marLeft w:val="640"/>
                                                  <w:marRight w:val="0"/>
                                                  <w:marTop w:val="0"/>
                                                  <w:marBottom w:val="0"/>
                                                  <w:divBdr>
                                                    <w:top w:val="none" w:sz="0" w:space="0" w:color="auto"/>
                                                    <w:left w:val="none" w:sz="0" w:space="0" w:color="auto"/>
                                                    <w:bottom w:val="none" w:sz="0" w:space="0" w:color="auto"/>
                                                    <w:right w:val="none" w:sz="0" w:space="0" w:color="auto"/>
                                                  </w:divBdr>
                                                </w:div>
                                                <w:div w:id="1719357840">
                                                  <w:marLeft w:val="640"/>
                                                  <w:marRight w:val="0"/>
                                                  <w:marTop w:val="0"/>
                                                  <w:marBottom w:val="0"/>
                                                  <w:divBdr>
                                                    <w:top w:val="none" w:sz="0" w:space="0" w:color="auto"/>
                                                    <w:left w:val="none" w:sz="0" w:space="0" w:color="auto"/>
                                                    <w:bottom w:val="none" w:sz="0" w:space="0" w:color="auto"/>
                                                    <w:right w:val="none" w:sz="0" w:space="0" w:color="auto"/>
                                                  </w:divBdr>
                                                </w:div>
                                                <w:div w:id="1722972565">
                                                  <w:marLeft w:val="640"/>
                                                  <w:marRight w:val="0"/>
                                                  <w:marTop w:val="0"/>
                                                  <w:marBottom w:val="0"/>
                                                  <w:divBdr>
                                                    <w:top w:val="none" w:sz="0" w:space="0" w:color="auto"/>
                                                    <w:left w:val="none" w:sz="0" w:space="0" w:color="auto"/>
                                                    <w:bottom w:val="none" w:sz="0" w:space="0" w:color="auto"/>
                                                    <w:right w:val="none" w:sz="0" w:space="0" w:color="auto"/>
                                                  </w:divBdr>
                                                </w:div>
                                                <w:div w:id="1800412860">
                                                  <w:marLeft w:val="640"/>
                                                  <w:marRight w:val="0"/>
                                                  <w:marTop w:val="0"/>
                                                  <w:marBottom w:val="0"/>
                                                  <w:divBdr>
                                                    <w:top w:val="none" w:sz="0" w:space="0" w:color="auto"/>
                                                    <w:left w:val="none" w:sz="0" w:space="0" w:color="auto"/>
                                                    <w:bottom w:val="none" w:sz="0" w:space="0" w:color="auto"/>
                                                    <w:right w:val="none" w:sz="0" w:space="0" w:color="auto"/>
                                                  </w:divBdr>
                                                </w:div>
                                                <w:div w:id="1806001755">
                                                  <w:marLeft w:val="640"/>
                                                  <w:marRight w:val="0"/>
                                                  <w:marTop w:val="0"/>
                                                  <w:marBottom w:val="0"/>
                                                  <w:divBdr>
                                                    <w:top w:val="none" w:sz="0" w:space="0" w:color="auto"/>
                                                    <w:left w:val="none" w:sz="0" w:space="0" w:color="auto"/>
                                                    <w:bottom w:val="none" w:sz="0" w:space="0" w:color="auto"/>
                                                    <w:right w:val="none" w:sz="0" w:space="0" w:color="auto"/>
                                                  </w:divBdr>
                                                </w:div>
                                                <w:div w:id="1815220104">
                                                  <w:marLeft w:val="640"/>
                                                  <w:marRight w:val="0"/>
                                                  <w:marTop w:val="0"/>
                                                  <w:marBottom w:val="0"/>
                                                  <w:divBdr>
                                                    <w:top w:val="none" w:sz="0" w:space="0" w:color="auto"/>
                                                    <w:left w:val="none" w:sz="0" w:space="0" w:color="auto"/>
                                                    <w:bottom w:val="none" w:sz="0" w:space="0" w:color="auto"/>
                                                    <w:right w:val="none" w:sz="0" w:space="0" w:color="auto"/>
                                                  </w:divBdr>
                                                </w:div>
                                                <w:div w:id="1917325400">
                                                  <w:marLeft w:val="640"/>
                                                  <w:marRight w:val="0"/>
                                                  <w:marTop w:val="0"/>
                                                  <w:marBottom w:val="0"/>
                                                  <w:divBdr>
                                                    <w:top w:val="none" w:sz="0" w:space="0" w:color="auto"/>
                                                    <w:left w:val="none" w:sz="0" w:space="0" w:color="auto"/>
                                                    <w:bottom w:val="none" w:sz="0" w:space="0" w:color="auto"/>
                                                    <w:right w:val="none" w:sz="0" w:space="0" w:color="auto"/>
                                                  </w:divBdr>
                                                </w:div>
                                                <w:div w:id="1937249298">
                                                  <w:marLeft w:val="640"/>
                                                  <w:marRight w:val="0"/>
                                                  <w:marTop w:val="0"/>
                                                  <w:marBottom w:val="0"/>
                                                  <w:divBdr>
                                                    <w:top w:val="none" w:sz="0" w:space="0" w:color="auto"/>
                                                    <w:left w:val="none" w:sz="0" w:space="0" w:color="auto"/>
                                                    <w:bottom w:val="none" w:sz="0" w:space="0" w:color="auto"/>
                                                    <w:right w:val="none" w:sz="0" w:space="0" w:color="auto"/>
                                                  </w:divBdr>
                                                </w:div>
                                                <w:div w:id="2063097254">
                                                  <w:marLeft w:val="640"/>
                                                  <w:marRight w:val="0"/>
                                                  <w:marTop w:val="0"/>
                                                  <w:marBottom w:val="0"/>
                                                  <w:divBdr>
                                                    <w:top w:val="none" w:sz="0" w:space="0" w:color="auto"/>
                                                    <w:left w:val="none" w:sz="0" w:space="0" w:color="auto"/>
                                                    <w:bottom w:val="none" w:sz="0" w:space="0" w:color="auto"/>
                                                    <w:right w:val="none" w:sz="0" w:space="0" w:color="auto"/>
                                                  </w:divBdr>
                                                </w:div>
                                                <w:div w:id="2138792365">
                                                  <w:marLeft w:val="640"/>
                                                  <w:marRight w:val="0"/>
                                                  <w:marTop w:val="0"/>
                                                  <w:marBottom w:val="0"/>
                                                  <w:divBdr>
                                                    <w:top w:val="none" w:sz="0" w:space="0" w:color="auto"/>
                                                    <w:left w:val="none" w:sz="0" w:space="0" w:color="auto"/>
                                                    <w:bottom w:val="none" w:sz="0" w:space="0" w:color="auto"/>
                                                    <w:right w:val="none" w:sz="0" w:space="0" w:color="auto"/>
                                                  </w:divBdr>
                                                </w:div>
                                              </w:divsChild>
                                            </w:div>
                                            <w:div w:id="748044243">
                                              <w:marLeft w:val="0"/>
                                              <w:marRight w:val="0"/>
                                              <w:marTop w:val="0"/>
                                              <w:marBottom w:val="0"/>
                                              <w:divBdr>
                                                <w:top w:val="none" w:sz="0" w:space="0" w:color="auto"/>
                                                <w:left w:val="none" w:sz="0" w:space="0" w:color="auto"/>
                                                <w:bottom w:val="none" w:sz="0" w:space="0" w:color="auto"/>
                                                <w:right w:val="none" w:sz="0" w:space="0" w:color="auto"/>
                                              </w:divBdr>
                                              <w:divsChild>
                                                <w:div w:id="11272257">
                                                  <w:marLeft w:val="640"/>
                                                  <w:marRight w:val="0"/>
                                                  <w:marTop w:val="0"/>
                                                  <w:marBottom w:val="0"/>
                                                  <w:divBdr>
                                                    <w:top w:val="none" w:sz="0" w:space="0" w:color="auto"/>
                                                    <w:left w:val="none" w:sz="0" w:space="0" w:color="auto"/>
                                                    <w:bottom w:val="none" w:sz="0" w:space="0" w:color="auto"/>
                                                    <w:right w:val="none" w:sz="0" w:space="0" w:color="auto"/>
                                                  </w:divBdr>
                                                </w:div>
                                                <w:div w:id="62991040">
                                                  <w:marLeft w:val="640"/>
                                                  <w:marRight w:val="0"/>
                                                  <w:marTop w:val="0"/>
                                                  <w:marBottom w:val="0"/>
                                                  <w:divBdr>
                                                    <w:top w:val="none" w:sz="0" w:space="0" w:color="auto"/>
                                                    <w:left w:val="none" w:sz="0" w:space="0" w:color="auto"/>
                                                    <w:bottom w:val="none" w:sz="0" w:space="0" w:color="auto"/>
                                                    <w:right w:val="none" w:sz="0" w:space="0" w:color="auto"/>
                                                  </w:divBdr>
                                                </w:div>
                                                <w:div w:id="193999835">
                                                  <w:marLeft w:val="640"/>
                                                  <w:marRight w:val="0"/>
                                                  <w:marTop w:val="0"/>
                                                  <w:marBottom w:val="0"/>
                                                  <w:divBdr>
                                                    <w:top w:val="none" w:sz="0" w:space="0" w:color="auto"/>
                                                    <w:left w:val="none" w:sz="0" w:space="0" w:color="auto"/>
                                                    <w:bottom w:val="none" w:sz="0" w:space="0" w:color="auto"/>
                                                    <w:right w:val="none" w:sz="0" w:space="0" w:color="auto"/>
                                                  </w:divBdr>
                                                </w:div>
                                                <w:div w:id="340667430">
                                                  <w:marLeft w:val="640"/>
                                                  <w:marRight w:val="0"/>
                                                  <w:marTop w:val="0"/>
                                                  <w:marBottom w:val="0"/>
                                                  <w:divBdr>
                                                    <w:top w:val="none" w:sz="0" w:space="0" w:color="auto"/>
                                                    <w:left w:val="none" w:sz="0" w:space="0" w:color="auto"/>
                                                    <w:bottom w:val="none" w:sz="0" w:space="0" w:color="auto"/>
                                                    <w:right w:val="none" w:sz="0" w:space="0" w:color="auto"/>
                                                  </w:divBdr>
                                                </w:div>
                                                <w:div w:id="389422632">
                                                  <w:marLeft w:val="640"/>
                                                  <w:marRight w:val="0"/>
                                                  <w:marTop w:val="0"/>
                                                  <w:marBottom w:val="0"/>
                                                  <w:divBdr>
                                                    <w:top w:val="none" w:sz="0" w:space="0" w:color="auto"/>
                                                    <w:left w:val="none" w:sz="0" w:space="0" w:color="auto"/>
                                                    <w:bottom w:val="none" w:sz="0" w:space="0" w:color="auto"/>
                                                    <w:right w:val="none" w:sz="0" w:space="0" w:color="auto"/>
                                                  </w:divBdr>
                                                </w:div>
                                                <w:div w:id="398795763">
                                                  <w:marLeft w:val="640"/>
                                                  <w:marRight w:val="0"/>
                                                  <w:marTop w:val="0"/>
                                                  <w:marBottom w:val="0"/>
                                                  <w:divBdr>
                                                    <w:top w:val="none" w:sz="0" w:space="0" w:color="auto"/>
                                                    <w:left w:val="none" w:sz="0" w:space="0" w:color="auto"/>
                                                    <w:bottom w:val="none" w:sz="0" w:space="0" w:color="auto"/>
                                                    <w:right w:val="none" w:sz="0" w:space="0" w:color="auto"/>
                                                  </w:divBdr>
                                                </w:div>
                                                <w:div w:id="444926980">
                                                  <w:marLeft w:val="640"/>
                                                  <w:marRight w:val="0"/>
                                                  <w:marTop w:val="0"/>
                                                  <w:marBottom w:val="0"/>
                                                  <w:divBdr>
                                                    <w:top w:val="none" w:sz="0" w:space="0" w:color="auto"/>
                                                    <w:left w:val="none" w:sz="0" w:space="0" w:color="auto"/>
                                                    <w:bottom w:val="none" w:sz="0" w:space="0" w:color="auto"/>
                                                    <w:right w:val="none" w:sz="0" w:space="0" w:color="auto"/>
                                                  </w:divBdr>
                                                </w:div>
                                                <w:div w:id="470291030">
                                                  <w:marLeft w:val="640"/>
                                                  <w:marRight w:val="0"/>
                                                  <w:marTop w:val="0"/>
                                                  <w:marBottom w:val="0"/>
                                                  <w:divBdr>
                                                    <w:top w:val="none" w:sz="0" w:space="0" w:color="auto"/>
                                                    <w:left w:val="none" w:sz="0" w:space="0" w:color="auto"/>
                                                    <w:bottom w:val="none" w:sz="0" w:space="0" w:color="auto"/>
                                                    <w:right w:val="none" w:sz="0" w:space="0" w:color="auto"/>
                                                  </w:divBdr>
                                                </w:div>
                                                <w:div w:id="554198567">
                                                  <w:marLeft w:val="640"/>
                                                  <w:marRight w:val="0"/>
                                                  <w:marTop w:val="0"/>
                                                  <w:marBottom w:val="0"/>
                                                  <w:divBdr>
                                                    <w:top w:val="none" w:sz="0" w:space="0" w:color="auto"/>
                                                    <w:left w:val="none" w:sz="0" w:space="0" w:color="auto"/>
                                                    <w:bottom w:val="none" w:sz="0" w:space="0" w:color="auto"/>
                                                    <w:right w:val="none" w:sz="0" w:space="0" w:color="auto"/>
                                                  </w:divBdr>
                                                </w:div>
                                                <w:div w:id="668752883">
                                                  <w:marLeft w:val="640"/>
                                                  <w:marRight w:val="0"/>
                                                  <w:marTop w:val="0"/>
                                                  <w:marBottom w:val="0"/>
                                                  <w:divBdr>
                                                    <w:top w:val="none" w:sz="0" w:space="0" w:color="auto"/>
                                                    <w:left w:val="none" w:sz="0" w:space="0" w:color="auto"/>
                                                    <w:bottom w:val="none" w:sz="0" w:space="0" w:color="auto"/>
                                                    <w:right w:val="none" w:sz="0" w:space="0" w:color="auto"/>
                                                  </w:divBdr>
                                                </w:div>
                                                <w:div w:id="773987031">
                                                  <w:marLeft w:val="640"/>
                                                  <w:marRight w:val="0"/>
                                                  <w:marTop w:val="0"/>
                                                  <w:marBottom w:val="0"/>
                                                  <w:divBdr>
                                                    <w:top w:val="none" w:sz="0" w:space="0" w:color="auto"/>
                                                    <w:left w:val="none" w:sz="0" w:space="0" w:color="auto"/>
                                                    <w:bottom w:val="none" w:sz="0" w:space="0" w:color="auto"/>
                                                    <w:right w:val="none" w:sz="0" w:space="0" w:color="auto"/>
                                                  </w:divBdr>
                                                </w:div>
                                                <w:div w:id="839155032">
                                                  <w:marLeft w:val="640"/>
                                                  <w:marRight w:val="0"/>
                                                  <w:marTop w:val="0"/>
                                                  <w:marBottom w:val="0"/>
                                                  <w:divBdr>
                                                    <w:top w:val="none" w:sz="0" w:space="0" w:color="auto"/>
                                                    <w:left w:val="none" w:sz="0" w:space="0" w:color="auto"/>
                                                    <w:bottom w:val="none" w:sz="0" w:space="0" w:color="auto"/>
                                                    <w:right w:val="none" w:sz="0" w:space="0" w:color="auto"/>
                                                  </w:divBdr>
                                                </w:div>
                                                <w:div w:id="844367089">
                                                  <w:marLeft w:val="640"/>
                                                  <w:marRight w:val="0"/>
                                                  <w:marTop w:val="0"/>
                                                  <w:marBottom w:val="0"/>
                                                  <w:divBdr>
                                                    <w:top w:val="none" w:sz="0" w:space="0" w:color="auto"/>
                                                    <w:left w:val="none" w:sz="0" w:space="0" w:color="auto"/>
                                                    <w:bottom w:val="none" w:sz="0" w:space="0" w:color="auto"/>
                                                    <w:right w:val="none" w:sz="0" w:space="0" w:color="auto"/>
                                                  </w:divBdr>
                                                </w:div>
                                                <w:div w:id="927154079">
                                                  <w:marLeft w:val="640"/>
                                                  <w:marRight w:val="0"/>
                                                  <w:marTop w:val="0"/>
                                                  <w:marBottom w:val="0"/>
                                                  <w:divBdr>
                                                    <w:top w:val="none" w:sz="0" w:space="0" w:color="auto"/>
                                                    <w:left w:val="none" w:sz="0" w:space="0" w:color="auto"/>
                                                    <w:bottom w:val="none" w:sz="0" w:space="0" w:color="auto"/>
                                                    <w:right w:val="none" w:sz="0" w:space="0" w:color="auto"/>
                                                  </w:divBdr>
                                                </w:div>
                                                <w:div w:id="929580880">
                                                  <w:marLeft w:val="640"/>
                                                  <w:marRight w:val="0"/>
                                                  <w:marTop w:val="0"/>
                                                  <w:marBottom w:val="0"/>
                                                  <w:divBdr>
                                                    <w:top w:val="none" w:sz="0" w:space="0" w:color="auto"/>
                                                    <w:left w:val="none" w:sz="0" w:space="0" w:color="auto"/>
                                                    <w:bottom w:val="none" w:sz="0" w:space="0" w:color="auto"/>
                                                    <w:right w:val="none" w:sz="0" w:space="0" w:color="auto"/>
                                                  </w:divBdr>
                                                </w:div>
                                                <w:div w:id="945772591">
                                                  <w:marLeft w:val="640"/>
                                                  <w:marRight w:val="0"/>
                                                  <w:marTop w:val="0"/>
                                                  <w:marBottom w:val="0"/>
                                                  <w:divBdr>
                                                    <w:top w:val="none" w:sz="0" w:space="0" w:color="auto"/>
                                                    <w:left w:val="none" w:sz="0" w:space="0" w:color="auto"/>
                                                    <w:bottom w:val="none" w:sz="0" w:space="0" w:color="auto"/>
                                                    <w:right w:val="none" w:sz="0" w:space="0" w:color="auto"/>
                                                  </w:divBdr>
                                                </w:div>
                                                <w:div w:id="968587539">
                                                  <w:marLeft w:val="640"/>
                                                  <w:marRight w:val="0"/>
                                                  <w:marTop w:val="0"/>
                                                  <w:marBottom w:val="0"/>
                                                  <w:divBdr>
                                                    <w:top w:val="none" w:sz="0" w:space="0" w:color="auto"/>
                                                    <w:left w:val="none" w:sz="0" w:space="0" w:color="auto"/>
                                                    <w:bottom w:val="none" w:sz="0" w:space="0" w:color="auto"/>
                                                    <w:right w:val="none" w:sz="0" w:space="0" w:color="auto"/>
                                                  </w:divBdr>
                                                </w:div>
                                                <w:div w:id="975912142">
                                                  <w:marLeft w:val="640"/>
                                                  <w:marRight w:val="0"/>
                                                  <w:marTop w:val="0"/>
                                                  <w:marBottom w:val="0"/>
                                                  <w:divBdr>
                                                    <w:top w:val="none" w:sz="0" w:space="0" w:color="auto"/>
                                                    <w:left w:val="none" w:sz="0" w:space="0" w:color="auto"/>
                                                    <w:bottom w:val="none" w:sz="0" w:space="0" w:color="auto"/>
                                                    <w:right w:val="none" w:sz="0" w:space="0" w:color="auto"/>
                                                  </w:divBdr>
                                                </w:div>
                                                <w:div w:id="1058095174">
                                                  <w:marLeft w:val="640"/>
                                                  <w:marRight w:val="0"/>
                                                  <w:marTop w:val="0"/>
                                                  <w:marBottom w:val="0"/>
                                                  <w:divBdr>
                                                    <w:top w:val="none" w:sz="0" w:space="0" w:color="auto"/>
                                                    <w:left w:val="none" w:sz="0" w:space="0" w:color="auto"/>
                                                    <w:bottom w:val="none" w:sz="0" w:space="0" w:color="auto"/>
                                                    <w:right w:val="none" w:sz="0" w:space="0" w:color="auto"/>
                                                  </w:divBdr>
                                                </w:div>
                                                <w:div w:id="1124228672">
                                                  <w:marLeft w:val="640"/>
                                                  <w:marRight w:val="0"/>
                                                  <w:marTop w:val="0"/>
                                                  <w:marBottom w:val="0"/>
                                                  <w:divBdr>
                                                    <w:top w:val="none" w:sz="0" w:space="0" w:color="auto"/>
                                                    <w:left w:val="none" w:sz="0" w:space="0" w:color="auto"/>
                                                    <w:bottom w:val="none" w:sz="0" w:space="0" w:color="auto"/>
                                                    <w:right w:val="none" w:sz="0" w:space="0" w:color="auto"/>
                                                  </w:divBdr>
                                                </w:div>
                                                <w:div w:id="1126049759">
                                                  <w:marLeft w:val="640"/>
                                                  <w:marRight w:val="0"/>
                                                  <w:marTop w:val="0"/>
                                                  <w:marBottom w:val="0"/>
                                                  <w:divBdr>
                                                    <w:top w:val="none" w:sz="0" w:space="0" w:color="auto"/>
                                                    <w:left w:val="none" w:sz="0" w:space="0" w:color="auto"/>
                                                    <w:bottom w:val="none" w:sz="0" w:space="0" w:color="auto"/>
                                                    <w:right w:val="none" w:sz="0" w:space="0" w:color="auto"/>
                                                  </w:divBdr>
                                                </w:div>
                                                <w:div w:id="1259099344">
                                                  <w:marLeft w:val="640"/>
                                                  <w:marRight w:val="0"/>
                                                  <w:marTop w:val="0"/>
                                                  <w:marBottom w:val="0"/>
                                                  <w:divBdr>
                                                    <w:top w:val="none" w:sz="0" w:space="0" w:color="auto"/>
                                                    <w:left w:val="none" w:sz="0" w:space="0" w:color="auto"/>
                                                    <w:bottom w:val="none" w:sz="0" w:space="0" w:color="auto"/>
                                                    <w:right w:val="none" w:sz="0" w:space="0" w:color="auto"/>
                                                  </w:divBdr>
                                                </w:div>
                                                <w:div w:id="1270284586">
                                                  <w:marLeft w:val="640"/>
                                                  <w:marRight w:val="0"/>
                                                  <w:marTop w:val="0"/>
                                                  <w:marBottom w:val="0"/>
                                                  <w:divBdr>
                                                    <w:top w:val="none" w:sz="0" w:space="0" w:color="auto"/>
                                                    <w:left w:val="none" w:sz="0" w:space="0" w:color="auto"/>
                                                    <w:bottom w:val="none" w:sz="0" w:space="0" w:color="auto"/>
                                                    <w:right w:val="none" w:sz="0" w:space="0" w:color="auto"/>
                                                  </w:divBdr>
                                                </w:div>
                                                <w:div w:id="1271083542">
                                                  <w:marLeft w:val="640"/>
                                                  <w:marRight w:val="0"/>
                                                  <w:marTop w:val="0"/>
                                                  <w:marBottom w:val="0"/>
                                                  <w:divBdr>
                                                    <w:top w:val="none" w:sz="0" w:space="0" w:color="auto"/>
                                                    <w:left w:val="none" w:sz="0" w:space="0" w:color="auto"/>
                                                    <w:bottom w:val="none" w:sz="0" w:space="0" w:color="auto"/>
                                                    <w:right w:val="none" w:sz="0" w:space="0" w:color="auto"/>
                                                  </w:divBdr>
                                                </w:div>
                                                <w:div w:id="1305282949">
                                                  <w:marLeft w:val="640"/>
                                                  <w:marRight w:val="0"/>
                                                  <w:marTop w:val="0"/>
                                                  <w:marBottom w:val="0"/>
                                                  <w:divBdr>
                                                    <w:top w:val="none" w:sz="0" w:space="0" w:color="auto"/>
                                                    <w:left w:val="none" w:sz="0" w:space="0" w:color="auto"/>
                                                    <w:bottom w:val="none" w:sz="0" w:space="0" w:color="auto"/>
                                                    <w:right w:val="none" w:sz="0" w:space="0" w:color="auto"/>
                                                  </w:divBdr>
                                                </w:div>
                                                <w:div w:id="1306397762">
                                                  <w:marLeft w:val="640"/>
                                                  <w:marRight w:val="0"/>
                                                  <w:marTop w:val="0"/>
                                                  <w:marBottom w:val="0"/>
                                                  <w:divBdr>
                                                    <w:top w:val="none" w:sz="0" w:space="0" w:color="auto"/>
                                                    <w:left w:val="none" w:sz="0" w:space="0" w:color="auto"/>
                                                    <w:bottom w:val="none" w:sz="0" w:space="0" w:color="auto"/>
                                                    <w:right w:val="none" w:sz="0" w:space="0" w:color="auto"/>
                                                  </w:divBdr>
                                                </w:div>
                                                <w:div w:id="1326056637">
                                                  <w:marLeft w:val="640"/>
                                                  <w:marRight w:val="0"/>
                                                  <w:marTop w:val="0"/>
                                                  <w:marBottom w:val="0"/>
                                                  <w:divBdr>
                                                    <w:top w:val="none" w:sz="0" w:space="0" w:color="auto"/>
                                                    <w:left w:val="none" w:sz="0" w:space="0" w:color="auto"/>
                                                    <w:bottom w:val="none" w:sz="0" w:space="0" w:color="auto"/>
                                                    <w:right w:val="none" w:sz="0" w:space="0" w:color="auto"/>
                                                  </w:divBdr>
                                                </w:div>
                                                <w:div w:id="1328049097">
                                                  <w:marLeft w:val="640"/>
                                                  <w:marRight w:val="0"/>
                                                  <w:marTop w:val="0"/>
                                                  <w:marBottom w:val="0"/>
                                                  <w:divBdr>
                                                    <w:top w:val="none" w:sz="0" w:space="0" w:color="auto"/>
                                                    <w:left w:val="none" w:sz="0" w:space="0" w:color="auto"/>
                                                    <w:bottom w:val="none" w:sz="0" w:space="0" w:color="auto"/>
                                                    <w:right w:val="none" w:sz="0" w:space="0" w:color="auto"/>
                                                  </w:divBdr>
                                                </w:div>
                                                <w:div w:id="1379161566">
                                                  <w:marLeft w:val="640"/>
                                                  <w:marRight w:val="0"/>
                                                  <w:marTop w:val="0"/>
                                                  <w:marBottom w:val="0"/>
                                                  <w:divBdr>
                                                    <w:top w:val="none" w:sz="0" w:space="0" w:color="auto"/>
                                                    <w:left w:val="none" w:sz="0" w:space="0" w:color="auto"/>
                                                    <w:bottom w:val="none" w:sz="0" w:space="0" w:color="auto"/>
                                                    <w:right w:val="none" w:sz="0" w:space="0" w:color="auto"/>
                                                  </w:divBdr>
                                                </w:div>
                                                <w:div w:id="1540047839">
                                                  <w:marLeft w:val="640"/>
                                                  <w:marRight w:val="0"/>
                                                  <w:marTop w:val="0"/>
                                                  <w:marBottom w:val="0"/>
                                                  <w:divBdr>
                                                    <w:top w:val="none" w:sz="0" w:space="0" w:color="auto"/>
                                                    <w:left w:val="none" w:sz="0" w:space="0" w:color="auto"/>
                                                    <w:bottom w:val="none" w:sz="0" w:space="0" w:color="auto"/>
                                                    <w:right w:val="none" w:sz="0" w:space="0" w:color="auto"/>
                                                  </w:divBdr>
                                                </w:div>
                                                <w:div w:id="1573807962">
                                                  <w:marLeft w:val="640"/>
                                                  <w:marRight w:val="0"/>
                                                  <w:marTop w:val="0"/>
                                                  <w:marBottom w:val="0"/>
                                                  <w:divBdr>
                                                    <w:top w:val="none" w:sz="0" w:space="0" w:color="auto"/>
                                                    <w:left w:val="none" w:sz="0" w:space="0" w:color="auto"/>
                                                    <w:bottom w:val="none" w:sz="0" w:space="0" w:color="auto"/>
                                                    <w:right w:val="none" w:sz="0" w:space="0" w:color="auto"/>
                                                  </w:divBdr>
                                                </w:div>
                                                <w:div w:id="1731734192">
                                                  <w:marLeft w:val="640"/>
                                                  <w:marRight w:val="0"/>
                                                  <w:marTop w:val="0"/>
                                                  <w:marBottom w:val="0"/>
                                                  <w:divBdr>
                                                    <w:top w:val="none" w:sz="0" w:space="0" w:color="auto"/>
                                                    <w:left w:val="none" w:sz="0" w:space="0" w:color="auto"/>
                                                    <w:bottom w:val="none" w:sz="0" w:space="0" w:color="auto"/>
                                                    <w:right w:val="none" w:sz="0" w:space="0" w:color="auto"/>
                                                  </w:divBdr>
                                                </w:div>
                                                <w:div w:id="1859003107">
                                                  <w:marLeft w:val="640"/>
                                                  <w:marRight w:val="0"/>
                                                  <w:marTop w:val="0"/>
                                                  <w:marBottom w:val="0"/>
                                                  <w:divBdr>
                                                    <w:top w:val="none" w:sz="0" w:space="0" w:color="auto"/>
                                                    <w:left w:val="none" w:sz="0" w:space="0" w:color="auto"/>
                                                    <w:bottom w:val="none" w:sz="0" w:space="0" w:color="auto"/>
                                                    <w:right w:val="none" w:sz="0" w:space="0" w:color="auto"/>
                                                  </w:divBdr>
                                                </w:div>
                                                <w:div w:id="1978293886">
                                                  <w:marLeft w:val="640"/>
                                                  <w:marRight w:val="0"/>
                                                  <w:marTop w:val="0"/>
                                                  <w:marBottom w:val="0"/>
                                                  <w:divBdr>
                                                    <w:top w:val="none" w:sz="0" w:space="0" w:color="auto"/>
                                                    <w:left w:val="none" w:sz="0" w:space="0" w:color="auto"/>
                                                    <w:bottom w:val="none" w:sz="0" w:space="0" w:color="auto"/>
                                                    <w:right w:val="none" w:sz="0" w:space="0" w:color="auto"/>
                                                  </w:divBdr>
                                                </w:div>
                                                <w:div w:id="2021547569">
                                                  <w:marLeft w:val="640"/>
                                                  <w:marRight w:val="0"/>
                                                  <w:marTop w:val="0"/>
                                                  <w:marBottom w:val="0"/>
                                                  <w:divBdr>
                                                    <w:top w:val="none" w:sz="0" w:space="0" w:color="auto"/>
                                                    <w:left w:val="none" w:sz="0" w:space="0" w:color="auto"/>
                                                    <w:bottom w:val="none" w:sz="0" w:space="0" w:color="auto"/>
                                                    <w:right w:val="none" w:sz="0" w:space="0" w:color="auto"/>
                                                  </w:divBdr>
                                                </w:div>
                                                <w:div w:id="2071540746">
                                                  <w:marLeft w:val="640"/>
                                                  <w:marRight w:val="0"/>
                                                  <w:marTop w:val="0"/>
                                                  <w:marBottom w:val="0"/>
                                                  <w:divBdr>
                                                    <w:top w:val="none" w:sz="0" w:space="0" w:color="auto"/>
                                                    <w:left w:val="none" w:sz="0" w:space="0" w:color="auto"/>
                                                    <w:bottom w:val="none" w:sz="0" w:space="0" w:color="auto"/>
                                                    <w:right w:val="none" w:sz="0" w:space="0" w:color="auto"/>
                                                  </w:divBdr>
                                                </w:div>
                                                <w:div w:id="2105104170">
                                                  <w:marLeft w:val="640"/>
                                                  <w:marRight w:val="0"/>
                                                  <w:marTop w:val="0"/>
                                                  <w:marBottom w:val="0"/>
                                                  <w:divBdr>
                                                    <w:top w:val="none" w:sz="0" w:space="0" w:color="auto"/>
                                                    <w:left w:val="none" w:sz="0" w:space="0" w:color="auto"/>
                                                    <w:bottom w:val="none" w:sz="0" w:space="0" w:color="auto"/>
                                                    <w:right w:val="none" w:sz="0" w:space="0" w:color="auto"/>
                                                  </w:divBdr>
                                                </w:div>
                                                <w:div w:id="2146465682">
                                                  <w:marLeft w:val="640"/>
                                                  <w:marRight w:val="0"/>
                                                  <w:marTop w:val="0"/>
                                                  <w:marBottom w:val="0"/>
                                                  <w:divBdr>
                                                    <w:top w:val="none" w:sz="0" w:space="0" w:color="auto"/>
                                                    <w:left w:val="none" w:sz="0" w:space="0" w:color="auto"/>
                                                    <w:bottom w:val="none" w:sz="0" w:space="0" w:color="auto"/>
                                                    <w:right w:val="none" w:sz="0" w:space="0" w:color="auto"/>
                                                  </w:divBdr>
                                                </w:div>
                                              </w:divsChild>
                                            </w:div>
                                            <w:div w:id="781728887">
                                              <w:marLeft w:val="0"/>
                                              <w:marRight w:val="0"/>
                                              <w:marTop w:val="0"/>
                                              <w:marBottom w:val="0"/>
                                              <w:divBdr>
                                                <w:top w:val="none" w:sz="0" w:space="0" w:color="auto"/>
                                                <w:left w:val="none" w:sz="0" w:space="0" w:color="auto"/>
                                                <w:bottom w:val="none" w:sz="0" w:space="0" w:color="auto"/>
                                                <w:right w:val="none" w:sz="0" w:space="0" w:color="auto"/>
                                              </w:divBdr>
                                              <w:divsChild>
                                                <w:div w:id="214129074">
                                                  <w:marLeft w:val="640"/>
                                                  <w:marRight w:val="0"/>
                                                  <w:marTop w:val="0"/>
                                                  <w:marBottom w:val="0"/>
                                                  <w:divBdr>
                                                    <w:top w:val="none" w:sz="0" w:space="0" w:color="auto"/>
                                                    <w:left w:val="none" w:sz="0" w:space="0" w:color="auto"/>
                                                    <w:bottom w:val="none" w:sz="0" w:space="0" w:color="auto"/>
                                                    <w:right w:val="none" w:sz="0" w:space="0" w:color="auto"/>
                                                  </w:divBdr>
                                                </w:div>
                                                <w:div w:id="339503493">
                                                  <w:marLeft w:val="640"/>
                                                  <w:marRight w:val="0"/>
                                                  <w:marTop w:val="0"/>
                                                  <w:marBottom w:val="0"/>
                                                  <w:divBdr>
                                                    <w:top w:val="none" w:sz="0" w:space="0" w:color="auto"/>
                                                    <w:left w:val="none" w:sz="0" w:space="0" w:color="auto"/>
                                                    <w:bottom w:val="none" w:sz="0" w:space="0" w:color="auto"/>
                                                    <w:right w:val="none" w:sz="0" w:space="0" w:color="auto"/>
                                                  </w:divBdr>
                                                </w:div>
                                                <w:div w:id="397748622">
                                                  <w:marLeft w:val="640"/>
                                                  <w:marRight w:val="0"/>
                                                  <w:marTop w:val="0"/>
                                                  <w:marBottom w:val="0"/>
                                                  <w:divBdr>
                                                    <w:top w:val="none" w:sz="0" w:space="0" w:color="auto"/>
                                                    <w:left w:val="none" w:sz="0" w:space="0" w:color="auto"/>
                                                    <w:bottom w:val="none" w:sz="0" w:space="0" w:color="auto"/>
                                                    <w:right w:val="none" w:sz="0" w:space="0" w:color="auto"/>
                                                  </w:divBdr>
                                                </w:div>
                                                <w:div w:id="434986535">
                                                  <w:marLeft w:val="640"/>
                                                  <w:marRight w:val="0"/>
                                                  <w:marTop w:val="0"/>
                                                  <w:marBottom w:val="0"/>
                                                  <w:divBdr>
                                                    <w:top w:val="none" w:sz="0" w:space="0" w:color="auto"/>
                                                    <w:left w:val="none" w:sz="0" w:space="0" w:color="auto"/>
                                                    <w:bottom w:val="none" w:sz="0" w:space="0" w:color="auto"/>
                                                    <w:right w:val="none" w:sz="0" w:space="0" w:color="auto"/>
                                                  </w:divBdr>
                                                </w:div>
                                                <w:div w:id="473791031">
                                                  <w:marLeft w:val="640"/>
                                                  <w:marRight w:val="0"/>
                                                  <w:marTop w:val="0"/>
                                                  <w:marBottom w:val="0"/>
                                                  <w:divBdr>
                                                    <w:top w:val="none" w:sz="0" w:space="0" w:color="auto"/>
                                                    <w:left w:val="none" w:sz="0" w:space="0" w:color="auto"/>
                                                    <w:bottom w:val="none" w:sz="0" w:space="0" w:color="auto"/>
                                                    <w:right w:val="none" w:sz="0" w:space="0" w:color="auto"/>
                                                  </w:divBdr>
                                                </w:div>
                                                <w:div w:id="476260609">
                                                  <w:marLeft w:val="640"/>
                                                  <w:marRight w:val="0"/>
                                                  <w:marTop w:val="0"/>
                                                  <w:marBottom w:val="0"/>
                                                  <w:divBdr>
                                                    <w:top w:val="none" w:sz="0" w:space="0" w:color="auto"/>
                                                    <w:left w:val="none" w:sz="0" w:space="0" w:color="auto"/>
                                                    <w:bottom w:val="none" w:sz="0" w:space="0" w:color="auto"/>
                                                    <w:right w:val="none" w:sz="0" w:space="0" w:color="auto"/>
                                                  </w:divBdr>
                                                </w:div>
                                                <w:div w:id="481698033">
                                                  <w:marLeft w:val="640"/>
                                                  <w:marRight w:val="0"/>
                                                  <w:marTop w:val="0"/>
                                                  <w:marBottom w:val="0"/>
                                                  <w:divBdr>
                                                    <w:top w:val="none" w:sz="0" w:space="0" w:color="auto"/>
                                                    <w:left w:val="none" w:sz="0" w:space="0" w:color="auto"/>
                                                    <w:bottom w:val="none" w:sz="0" w:space="0" w:color="auto"/>
                                                    <w:right w:val="none" w:sz="0" w:space="0" w:color="auto"/>
                                                  </w:divBdr>
                                                </w:div>
                                                <w:div w:id="531726100">
                                                  <w:marLeft w:val="640"/>
                                                  <w:marRight w:val="0"/>
                                                  <w:marTop w:val="0"/>
                                                  <w:marBottom w:val="0"/>
                                                  <w:divBdr>
                                                    <w:top w:val="none" w:sz="0" w:space="0" w:color="auto"/>
                                                    <w:left w:val="none" w:sz="0" w:space="0" w:color="auto"/>
                                                    <w:bottom w:val="none" w:sz="0" w:space="0" w:color="auto"/>
                                                    <w:right w:val="none" w:sz="0" w:space="0" w:color="auto"/>
                                                  </w:divBdr>
                                                </w:div>
                                                <w:div w:id="615327572">
                                                  <w:marLeft w:val="640"/>
                                                  <w:marRight w:val="0"/>
                                                  <w:marTop w:val="0"/>
                                                  <w:marBottom w:val="0"/>
                                                  <w:divBdr>
                                                    <w:top w:val="none" w:sz="0" w:space="0" w:color="auto"/>
                                                    <w:left w:val="none" w:sz="0" w:space="0" w:color="auto"/>
                                                    <w:bottom w:val="none" w:sz="0" w:space="0" w:color="auto"/>
                                                    <w:right w:val="none" w:sz="0" w:space="0" w:color="auto"/>
                                                  </w:divBdr>
                                                </w:div>
                                                <w:div w:id="651568602">
                                                  <w:marLeft w:val="640"/>
                                                  <w:marRight w:val="0"/>
                                                  <w:marTop w:val="0"/>
                                                  <w:marBottom w:val="0"/>
                                                  <w:divBdr>
                                                    <w:top w:val="none" w:sz="0" w:space="0" w:color="auto"/>
                                                    <w:left w:val="none" w:sz="0" w:space="0" w:color="auto"/>
                                                    <w:bottom w:val="none" w:sz="0" w:space="0" w:color="auto"/>
                                                    <w:right w:val="none" w:sz="0" w:space="0" w:color="auto"/>
                                                  </w:divBdr>
                                                </w:div>
                                                <w:div w:id="663513705">
                                                  <w:marLeft w:val="640"/>
                                                  <w:marRight w:val="0"/>
                                                  <w:marTop w:val="0"/>
                                                  <w:marBottom w:val="0"/>
                                                  <w:divBdr>
                                                    <w:top w:val="none" w:sz="0" w:space="0" w:color="auto"/>
                                                    <w:left w:val="none" w:sz="0" w:space="0" w:color="auto"/>
                                                    <w:bottom w:val="none" w:sz="0" w:space="0" w:color="auto"/>
                                                    <w:right w:val="none" w:sz="0" w:space="0" w:color="auto"/>
                                                  </w:divBdr>
                                                </w:div>
                                                <w:div w:id="687758487">
                                                  <w:marLeft w:val="640"/>
                                                  <w:marRight w:val="0"/>
                                                  <w:marTop w:val="0"/>
                                                  <w:marBottom w:val="0"/>
                                                  <w:divBdr>
                                                    <w:top w:val="none" w:sz="0" w:space="0" w:color="auto"/>
                                                    <w:left w:val="none" w:sz="0" w:space="0" w:color="auto"/>
                                                    <w:bottom w:val="none" w:sz="0" w:space="0" w:color="auto"/>
                                                    <w:right w:val="none" w:sz="0" w:space="0" w:color="auto"/>
                                                  </w:divBdr>
                                                </w:div>
                                                <w:div w:id="714089059">
                                                  <w:marLeft w:val="640"/>
                                                  <w:marRight w:val="0"/>
                                                  <w:marTop w:val="0"/>
                                                  <w:marBottom w:val="0"/>
                                                  <w:divBdr>
                                                    <w:top w:val="none" w:sz="0" w:space="0" w:color="auto"/>
                                                    <w:left w:val="none" w:sz="0" w:space="0" w:color="auto"/>
                                                    <w:bottom w:val="none" w:sz="0" w:space="0" w:color="auto"/>
                                                    <w:right w:val="none" w:sz="0" w:space="0" w:color="auto"/>
                                                  </w:divBdr>
                                                </w:div>
                                                <w:div w:id="764376053">
                                                  <w:marLeft w:val="640"/>
                                                  <w:marRight w:val="0"/>
                                                  <w:marTop w:val="0"/>
                                                  <w:marBottom w:val="0"/>
                                                  <w:divBdr>
                                                    <w:top w:val="none" w:sz="0" w:space="0" w:color="auto"/>
                                                    <w:left w:val="none" w:sz="0" w:space="0" w:color="auto"/>
                                                    <w:bottom w:val="none" w:sz="0" w:space="0" w:color="auto"/>
                                                    <w:right w:val="none" w:sz="0" w:space="0" w:color="auto"/>
                                                  </w:divBdr>
                                                </w:div>
                                                <w:div w:id="775558213">
                                                  <w:marLeft w:val="640"/>
                                                  <w:marRight w:val="0"/>
                                                  <w:marTop w:val="0"/>
                                                  <w:marBottom w:val="0"/>
                                                  <w:divBdr>
                                                    <w:top w:val="none" w:sz="0" w:space="0" w:color="auto"/>
                                                    <w:left w:val="none" w:sz="0" w:space="0" w:color="auto"/>
                                                    <w:bottom w:val="none" w:sz="0" w:space="0" w:color="auto"/>
                                                    <w:right w:val="none" w:sz="0" w:space="0" w:color="auto"/>
                                                  </w:divBdr>
                                                </w:div>
                                                <w:div w:id="909273488">
                                                  <w:marLeft w:val="640"/>
                                                  <w:marRight w:val="0"/>
                                                  <w:marTop w:val="0"/>
                                                  <w:marBottom w:val="0"/>
                                                  <w:divBdr>
                                                    <w:top w:val="none" w:sz="0" w:space="0" w:color="auto"/>
                                                    <w:left w:val="none" w:sz="0" w:space="0" w:color="auto"/>
                                                    <w:bottom w:val="none" w:sz="0" w:space="0" w:color="auto"/>
                                                    <w:right w:val="none" w:sz="0" w:space="0" w:color="auto"/>
                                                  </w:divBdr>
                                                </w:div>
                                                <w:div w:id="923689295">
                                                  <w:marLeft w:val="640"/>
                                                  <w:marRight w:val="0"/>
                                                  <w:marTop w:val="0"/>
                                                  <w:marBottom w:val="0"/>
                                                  <w:divBdr>
                                                    <w:top w:val="none" w:sz="0" w:space="0" w:color="auto"/>
                                                    <w:left w:val="none" w:sz="0" w:space="0" w:color="auto"/>
                                                    <w:bottom w:val="none" w:sz="0" w:space="0" w:color="auto"/>
                                                    <w:right w:val="none" w:sz="0" w:space="0" w:color="auto"/>
                                                  </w:divBdr>
                                                </w:div>
                                                <w:div w:id="930041497">
                                                  <w:marLeft w:val="640"/>
                                                  <w:marRight w:val="0"/>
                                                  <w:marTop w:val="0"/>
                                                  <w:marBottom w:val="0"/>
                                                  <w:divBdr>
                                                    <w:top w:val="none" w:sz="0" w:space="0" w:color="auto"/>
                                                    <w:left w:val="none" w:sz="0" w:space="0" w:color="auto"/>
                                                    <w:bottom w:val="none" w:sz="0" w:space="0" w:color="auto"/>
                                                    <w:right w:val="none" w:sz="0" w:space="0" w:color="auto"/>
                                                  </w:divBdr>
                                                </w:div>
                                                <w:div w:id="940377696">
                                                  <w:marLeft w:val="640"/>
                                                  <w:marRight w:val="0"/>
                                                  <w:marTop w:val="0"/>
                                                  <w:marBottom w:val="0"/>
                                                  <w:divBdr>
                                                    <w:top w:val="none" w:sz="0" w:space="0" w:color="auto"/>
                                                    <w:left w:val="none" w:sz="0" w:space="0" w:color="auto"/>
                                                    <w:bottom w:val="none" w:sz="0" w:space="0" w:color="auto"/>
                                                    <w:right w:val="none" w:sz="0" w:space="0" w:color="auto"/>
                                                  </w:divBdr>
                                                </w:div>
                                                <w:div w:id="986469917">
                                                  <w:marLeft w:val="640"/>
                                                  <w:marRight w:val="0"/>
                                                  <w:marTop w:val="0"/>
                                                  <w:marBottom w:val="0"/>
                                                  <w:divBdr>
                                                    <w:top w:val="none" w:sz="0" w:space="0" w:color="auto"/>
                                                    <w:left w:val="none" w:sz="0" w:space="0" w:color="auto"/>
                                                    <w:bottom w:val="none" w:sz="0" w:space="0" w:color="auto"/>
                                                    <w:right w:val="none" w:sz="0" w:space="0" w:color="auto"/>
                                                  </w:divBdr>
                                                </w:div>
                                                <w:div w:id="1022783020">
                                                  <w:marLeft w:val="640"/>
                                                  <w:marRight w:val="0"/>
                                                  <w:marTop w:val="0"/>
                                                  <w:marBottom w:val="0"/>
                                                  <w:divBdr>
                                                    <w:top w:val="none" w:sz="0" w:space="0" w:color="auto"/>
                                                    <w:left w:val="none" w:sz="0" w:space="0" w:color="auto"/>
                                                    <w:bottom w:val="none" w:sz="0" w:space="0" w:color="auto"/>
                                                    <w:right w:val="none" w:sz="0" w:space="0" w:color="auto"/>
                                                  </w:divBdr>
                                                </w:div>
                                                <w:div w:id="1044914423">
                                                  <w:marLeft w:val="640"/>
                                                  <w:marRight w:val="0"/>
                                                  <w:marTop w:val="0"/>
                                                  <w:marBottom w:val="0"/>
                                                  <w:divBdr>
                                                    <w:top w:val="none" w:sz="0" w:space="0" w:color="auto"/>
                                                    <w:left w:val="none" w:sz="0" w:space="0" w:color="auto"/>
                                                    <w:bottom w:val="none" w:sz="0" w:space="0" w:color="auto"/>
                                                    <w:right w:val="none" w:sz="0" w:space="0" w:color="auto"/>
                                                  </w:divBdr>
                                                </w:div>
                                                <w:div w:id="1075472759">
                                                  <w:marLeft w:val="640"/>
                                                  <w:marRight w:val="0"/>
                                                  <w:marTop w:val="0"/>
                                                  <w:marBottom w:val="0"/>
                                                  <w:divBdr>
                                                    <w:top w:val="none" w:sz="0" w:space="0" w:color="auto"/>
                                                    <w:left w:val="none" w:sz="0" w:space="0" w:color="auto"/>
                                                    <w:bottom w:val="none" w:sz="0" w:space="0" w:color="auto"/>
                                                    <w:right w:val="none" w:sz="0" w:space="0" w:color="auto"/>
                                                  </w:divBdr>
                                                </w:div>
                                                <w:div w:id="1180580654">
                                                  <w:marLeft w:val="640"/>
                                                  <w:marRight w:val="0"/>
                                                  <w:marTop w:val="0"/>
                                                  <w:marBottom w:val="0"/>
                                                  <w:divBdr>
                                                    <w:top w:val="none" w:sz="0" w:space="0" w:color="auto"/>
                                                    <w:left w:val="none" w:sz="0" w:space="0" w:color="auto"/>
                                                    <w:bottom w:val="none" w:sz="0" w:space="0" w:color="auto"/>
                                                    <w:right w:val="none" w:sz="0" w:space="0" w:color="auto"/>
                                                  </w:divBdr>
                                                </w:div>
                                                <w:div w:id="1181355191">
                                                  <w:marLeft w:val="640"/>
                                                  <w:marRight w:val="0"/>
                                                  <w:marTop w:val="0"/>
                                                  <w:marBottom w:val="0"/>
                                                  <w:divBdr>
                                                    <w:top w:val="none" w:sz="0" w:space="0" w:color="auto"/>
                                                    <w:left w:val="none" w:sz="0" w:space="0" w:color="auto"/>
                                                    <w:bottom w:val="none" w:sz="0" w:space="0" w:color="auto"/>
                                                    <w:right w:val="none" w:sz="0" w:space="0" w:color="auto"/>
                                                  </w:divBdr>
                                                </w:div>
                                                <w:div w:id="1303390532">
                                                  <w:marLeft w:val="640"/>
                                                  <w:marRight w:val="0"/>
                                                  <w:marTop w:val="0"/>
                                                  <w:marBottom w:val="0"/>
                                                  <w:divBdr>
                                                    <w:top w:val="none" w:sz="0" w:space="0" w:color="auto"/>
                                                    <w:left w:val="none" w:sz="0" w:space="0" w:color="auto"/>
                                                    <w:bottom w:val="none" w:sz="0" w:space="0" w:color="auto"/>
                                                    <w:right w:val="none" w:sz="0" w:space="0" w:color="auto"/>
                                                  </w:divBdr>
                                                </w:div>
                                                <w:div w:id="1304697795">
                                                  <w:marLeft w:val="640"/>
                                                  <w:marRight w:val="0"/>
                                                  <w:marTop w:val="0"/>
                                                  <w:marBottom w:val="0"/>
                                                  <w:divBdr>
                                                    <w:top w:val="none" w:sz="0" w:space="0" w:color="auto"/>
                                                    <w:left w:val="none" w:sz="0" w:space="0" w:color="auto"/>
                                                    <w:bottom w:val="none" w:sz="0" w:space="0" w:color="auto"/>
                                                    <w:right w:val="none" w:sz="0" w:space="0" w:color="auto"/>
                                                  </w:divBdr>
                                                </w:div>
                                                <w:div w:id="1455244847">
                                                  <w:marLeft w:val="640"/>
                                                  <w:marRight w:val="0"/>
                                                  <w:marTop w:val="0"/>
                                                  <w:marBottom w:val="0"/>
                                                  <w:divBdr>
                                                    <w:top w:val="none" w:sz="0" w:space="0" w:color="auto"/>
                                                    <w:left w:val="none" w:sz="0" w:space="0" w:color="auto"/>
                                                    <w:bottom w:val="none" w:sz="0" w:space="0" w:color="auto"/>
                                                    <w:right w:val="none" w:sz="0" w:space="0" w:color="auto"/>
                                                  </w:divBdr>
                                                </w:div>
                                                <w:div w:id="1470392330">
                                                  <w:marLeft w:val="640"/>
                                                  <w:marRight w:val="0"/>
                                                  <w:marTop w:val="0"/>
                                                  <w:marBottom w:val="0"/>
                                                  <w:divBdr>
                                                    <w:top w:val="none" w:sz="0" w:space="0" w:color="auto"/>
                                                    <w:left w:val="none" w:sz="0" w:space="0" w:color="auto"/>
                                                    <w:bottom w:val="none" w:sz="0" w:space="0" w:color="auto"/>
                                                    <w:right w:val="none" w:sz="0" w:space="0" w:color="auto"/>
                                                  </w:divBdr>
                                                </w:div>
                                                <w:div w:id="1555236989">
                                                  <w:marLeft w:val="640"/>
                                                  <w:marRight w:val="0"/>
                                                  <w:marTop w:val="0"/>
                                                  <w:marBottom w:val="0"/>
                                                  <w:divBdr>
                                                    <w:top w:val="none" w:sz="0" w:space="0" w:color="auto"/>
                                                    <w:left w:val="none" w:sz="0" w:space="0" w:color="auto"/>
                                                    <w:bottom w:val="none" w:sz="0" w:space="0" w:color="auto"/>
                                                    <w:right w:val="none" w:sz="0" w:space="0" w:color="auto"/>
                                                  </w:divBdr>
                                                </w:div>
                                                <w:div w:id="1584335530">
                                                  <w:marLeft w:val="640"/>
                                                  <w:marRight w:val="0"/>
                                                  <w:marTop w:val="0"/>
                                                  <w:marBottom w:val="0"/>
                                                  <w:divBdr>
                                                    <w:top w:val="none" w:sz="0" w:space="0" w:color="auto"/>
                                                    <w:left w:val="none" w:sz="0" w:space="0" w:color="auto"/>
                                                    <w:bottom w:val="none" w:sz="0" w:space="0" w:color="auto"/>
                                                    <w:right w:val="none" w:sz="0" w:space="0" w:color="auto"/>
                                                  </w:divBdr>
                                                </w:div>
                                                <w:div w:id="1640308562">
                                                  <w:marLeft w:val="640"/>
                                                  <w:marRight w:val="0"/>
                                                  <w:marTop w:val="0"/>
                                                  <w:marBottom w:val="0"/>
                                                  <w:divBdr>
                                                    <w:top w:val="none" w:sz="0" w:space="0" w:color="auto"/>
                                                    <w:left w:val="none" w:sz="0" w:space="0" w:color="auto"/>
                                                    <w:bottom w:val="none" w:sz="0" w:space="0" w:color="auto"/>
                                                    <w:right w:val="none" w:sz="0" w:space="0" w:color="auto"/>
                                                  </w:divBdr>
                                                </w:div>
                                                <w:div w:id="1647200540">
                                                  <w:marLeft w:val="640"/>
                                                  <w:marRight w:val="0"/>
                                                  <w:marTop w:val="0"/>
                                                  <w:marBottom w:val="0"/>
                                                  <w:divBdr>
                                                    <w:top w:val="none" w:sz="0" w:space="0" w:color="auto"/>
                                                    <w:left w:val="none" w:sz="0" w:space="0" w:color="auto"/>
                                                    <w:bottom w:val="none" w:sz="0" w:space="0" w:color="auto"/>
                                                    <w:right w:val="none" w:sz="0" w:space="0" w:color="auto"/>
                                                  </w:divBdr>
                                                </w:div>
                                                <w:div w:id="1654798702">
                                                  <w:marLeft w:val="640"/>
                                                  <w:marRight w:val="0"/>
                                                  <w:marTop w:val="0"/>
                                                  <w:marBottom w:val="0"/>
                                                  <w:divBdr>
                                                    <w:top w:val="none" w:sz="0" w:space="0" w:color="auto"/>
                                                    <w:left w:val="none" w:sz="0" w:space="0" w:color="auto"/>
                                                    <w:bottom w:val="none" w:sz="0" w:space="0" w:color="auto"/>
                                                    <w:right w:val="none" w:sz="0" w:space="0" w:color="auto"/>
                                                  </w:divBdr>
                                                </w:div>
                                                <w:div w:id="1669748766">
                                                  <w:marLeft w:val="640"/>
                                                  <w:marRight w:val="0"/>
                                                  <w:marTop w:val="0"/>
                                                  <w:marBottom w:val="0"/>
                                                  <w:divBdr>
                                                    <w:top w:val="none" w:sz="0" w:space="0" w:color="auto"/>
                                                    <w:left w:val="none" w:sz="0" w:space="0" w:color="auto"/>
                                                    <w:bottom w:val="none" w:sz="0" w:space="0" w:color="auto"/>
                                                    <w:right w:val="none" w:sz="0" w:space="0" w:color="auto"/>
                                                  </w:divBdr>
                                                </w:div>
                                                <w:div w:id="1681392117">
                                                  <w:marLeft w:val="640"/>
                                                  <w:marRight w:val="0"/>
                                                  <w:marTop w:val="0"/>
                                                  <w:marBottom w:val="0"/>
                                                  <w:divBdr>
                                                    <w:top w:val="none" w:sz="0" w:space="0" w:color="auto"/>
                                                    <w:left w:val="none" w:sz="0" w:space="0" w:color="auto"/>
                                                    <w:bottom w:val="none" w:sz="0" w:space="0" w:color="auto"/>
                                                    <w:right w:val="none" w:sz="0" w:space="0" w:color="auto"/>
                                                  </w:divBdr>
                                                </w:div>
                                                <w:div w:id="1713191319">
                                                  <w:marLeft w:val="640"/>
                                                  <w:marRight w:val="0"/>
                                                  <w:marTop w:val="0"/>
                                                  <w:marBottom w:val="0"/>
                                                  <w:divBdr>
                                                    <w:top w:val="none" w:sz="0" w:space="0" w:color="auto"/>
                                                    <w:left w:val="none" w:sz="0" w:space="0" w:color="auto"/>
                                                    <w:bottom w:val="none" w:sz="0" w:space="0" w:color="auto"/>
                                                    <w:right w:val="none" w:sz="0" w:space="0" w:color="auto"/>
                                                  </w:divBdr>
                                                </w:div>
                                                <w:div w:id="1959332682">
                                                  <w:marLeft w:val="640"/>
                                                  <w:marRight w:val="0"/>
                                                  <w:marTop w:val="0"/>
                                                  <w:marBottom w:val="0"/>
                                                  <w:divBdr>
                                                    <w:top w:val="none" w:sz="0" w:space="0" w:color="auto"/>
                                                    <w:left w:val="none" w:sz="0" w:space="0" w:color="auto"/>
                                                    <w:bottom w:val="none" w:sz="0" w:space="0" w:color="auto"/>
                                                    <w:right w:val="none" w:sz="0" w:space="0" w:color="auto"/>
                                                  </w:divBdr>
                                                </w:div>
                                              </w:divsChild>
                                            </w:div>
                                            <w:div w:id="1035694236">
                                              <w:marLeft w:val="0"/>
                                              <w:marRight w:val="0"/>
                                              <w:marTop w:val="0"/>
                                              <w:marBottom w:val="0"/>
                                              <w:divBdr>
                                                <w:top w:val="none" w:sz="0" w:space="0" w:color="auto"/>
                                                <w:left w:val="none" w:sz="0" w:space="0" w:color="auto"/>
                                                <w:bottom w:val="none" w:sz="0" w:space="0" w:color="auto"/>
                                                <w:right w:val="none" w:sz="0" w:space="0" w:color="auto"/>
                                              </w:divBdr>
                                              <w:divsChild>
                                                <w:div w:id="39209229">
                                                  <w:marLeft w:val="640"/>
                                                  <w:marRight w:val="0"/>
                                                  <w:marTop w:val="0"/>
                                                  <w:marBottom w:val="0"/>
                                                  <w:divBdr>
                                                    <w:top w:val="none" w:sz="0" w:space="0" w:color="auto"/>
                                                    <w:left w:val="none" w:sz="0" w:space="0" w:color="auto"/>
                                                    <w:bottom w:val="none" w:sz="0" w:space="0" w:color="auto"/>
                                                    <w:right w:val="none" w:sz="0" w:space="0" w:color="auto"/>
                                                  </w:divBdr>
                                                </w:div>
                                                <w:div w:id="47001319">
                                                  <w:marLeft w:val="640"/>
                                                  <w:marRight w:val="0"/>
                                                  <w:marTop w:val="0"/>
                                                  <w:marBottom w:val="0"/>
                                                  <w:divBdr>
                                                    <w:top w:val="none" w:sz="0" w:space="0" w:color="auto"/>
                                                    <w:left w:val="none" w:sz="0" w:space="0" w:color="auto"/>
                                                    <w:bottom w:val="none" w:sz="0" w:space="0" w:color="auto"/>
                                                    <w:right w:val="none" w:sz="0" w:space="0" w:color="auto"/>
                                                  </w:divBdr>
                                                </w:div>
                                                <w:div w:id="69159569">
                                                  <w:marLeft w:val="640"/>
                                                  <w:marRight w:val="0"/>
                                                  <w:marTop w:val="0"/>
                                                  <w:marBottom w:val="0"/>
                                                  <w:divBdr>
                                                    <w:top w:val="none" w:sz="0" w:space="0" w:color="auto"/>
                                                    <w:left w:val="none" w:sz="0" w:space="0" w:color="auto"/>
                                                    <w:bottom w:val="none" w:sz="0" w:space="0" w:color="auto"/>
                                                    <w:right w:val="none" w:sz="0" w:space="0" w:color="auto"/>
                                                  </w:divBdr>
                                                </w:div>
                                                <w:div w:id="197016046">
                                                  <w:marLeft w:val="640"/>
                                                  <w:marRight w:val="0"/>
                                                  <w:marTop w:val="0"/>
                                                  <w:marBottom w:val="0"/>
                                                  <w:divBdr>
                                                    <w:top w:val="none" w:sz="0" w:space="0" w:color="auto"/>
                                                    <w:left w:val="none" w:sz="0" w:space="0" w:color="auto"/>
                                                    <w:bottom w:val="none" w:sz="0" w:space="0" w:color="auto"/>
                                                    <w:right w:val="none" w:sz="0" w:space="0" w:color="auto"/>
                                                  </w:divBdr>
                                                </w:div>
                                                <w:div w:id="218326996">
                                                  <w:marLeft w:val="640"/>
                                                  <w:marRight w:val="0"/>
                                                  <w:marTop w:val="0"/>
                                                  <w:marBottom w:val="0"/>
                                                  <w:divBdr>
                                                    <w:top w:val="none" w:sz="0" w:space="0" w:color="auto"/>
                                                    <w:left w:val="none" w:sz="0" w:space="0" w:color="auto"/>
                                                    <w:bottom w:val="none" w:sz="0" w:space="0" w:color="auto"/>
                                                    <w:right w:val="none" w:sz="0" w:space="0" w:color="auto"/>
                                                  </w:divBdr>
                                                </w:div>
                                                <w:div w:id="249120406">
                                                  <w:marLeft w:val="640"/>
                                                  <w:marRight w:val="0"/>
                                                  <w:marTop w:val="0"/>
                                                  <w:marBottom w:val="0"/>
                                                  <w:divBdr>
                                                    <w:top w:val="none" w:sz="0" w:space="0" w:color="auto"/>
                                                    <w:left w:val="none" w:sz="0" w:space="0" w:color="auto"/>
                                                    <w:bottom w:val="none" w:sz="0" w:space="0" w:color="auto"/>
                                                    <w:right w:val="none" w:sz="0" w:space="0" w:color="auto"/>
                                                  </w:divBdr>
                                                </w:div>
                                                <w:div w:id="395935625">
                                                  <w:marLeft w:val="640"/>
                                                  <w:marRight w:val="0"/>
                                                  <w:marTop w:val="0"/>
                                                  <w:marBottom w:val="0"/>
                                                  <w:divBdr>
                                                    <w:top w:val="none" w:sz="0" w:space="0" w:color="auto"/>
                                                    <w:left w:val="none" w:sz="0" w:space="0" w:color="auto"/>
                                                    <w:bottom w:val="none" w:sz="0" w:space="0" w:color="auto"/>
                                                    <w:right w:val="none" w:sz="0" w:space="0" w:color="auto"/>
                                                  </w:divBdr>
                                                </w:div>
                                                <w:div w:id="429857898">
                                                  <w:marLeft w:val="640"/>
                                                  <w:marRight w:val="0"/>
                                                  <w:marTop w:val="0"/>
                                                  <w:marBottom w:val="0"/>
                                                  <w:divBdr>
                                                    <w:top w:val="none" w:sz="0" w:space="0" w:color="auto"/>
                                                    <w:left w:val="none" w:sz="0" w:space="0" w:color="auto"/>
                                                    <w:bottom w:val="none" w:sz="0" w:space="0" w:color="auto"/>
                                                    <w:right w:val="none" w:sz="0" w:space="0" w:color="auto"/>
                                                  </w:divBdr>
                                                </w:div>
                                                <w:div w:id="506331506">
                                                  <w:marLeft w:val="640"/>
                                                  <w:marRight w:val="0"/>
                                                  <w:marTop w:val="0"/>
                                                  <w:marBottom w:val="0"/>
                                                  <w:divBdr>
                                                    <w:top w:val="none" w:sz="0" w:space="0" w:color="auto"/>
                                                    <w:left w:val="none" w:sz="0" w:space="0" w:color="auto"/>
                                                    <w:bottom w:val="none" w:sz="0" w:space="0" w:color="auto"/>
                                                    <w:right w:val="none" w:sz="0" w:space="0" w:color="auto"/>
                                                  </w:divBdr>
                                                </w:div>
                                                <w:div w:id="703408562">
                                                  <w:marLeft w:val="640"/>
                                                  <w:marRight w:val="0"/>
                                                  <w:marTop w:val="0"/>
                                                  <w:marBottom w:val="0"/>
                                                  <w:divBdr>
                                                    <w:top w:val="none" w:sz="0" w:space="0" w:color="auto"/>
                                                    <w:left w:val="none" w:sz="0" w:space="0" w:color="auto"/>
                                                    <w:bottom w:val="none" w:sz="0" w:space="0" w:color="auto"/>
                                                    <w:right w:val="none" w:sz="0" w:space="0" w:color="auto"/>
                                                  </w:divBdr>
                                                </w:div>
                                                <w:div w:id="718166909">
                                                  <w:marLeft w:val="640"/>
                                                  <w:marRight w:val="0"/>
                                                  <w:marTop w:val="0"/>
                                                  <w:marBottom w:val="0"/>
                                                  <w:divBdr>
                                                    <w:top w:val="none" w:sz="0" w:space="0" w:color="auto"/>
                                                    <w:left w:val="none" w:sz="0" w:space="0" w:color="auto"/>
                                                    <w:bottom w:val="none" w:sz="0" w:space="0" w:color="auto"/>
                                                    <w:right w:val="none" w:sz="0" w:space="0" w:color="auto"/>
                                                  </w:divBdr>
                                                </w:div>
                                                <w:div w:id="817069855">
                                                  <w:marLeft w:val="640"/>
                                                  <w:marRight w:val="0"/>
                                                  <w:marTop w:val="0"/>
                                                  <w:marBottom w:val="0"/>
                                                  <w:divBdr>
                                                    <w:top w:val="none" w:sz="0" w:space="0" w:color="auto"/>
                                                    <w:left w:val="none" w:sz="0" w:space="0" w:color="auto"/>
                                                    <w:bottom w:val="none" w:sz="0" w:space="0" w:color="auto"/>
                                                    <w:right w:val="none" w:sz="0" w:space="0" w:color="auto"/>
                                                  </w:divBdr>
                                                </w:div>
                                                <w:div w:id="857231400">
                                                  <w:marLeft w:val="640"/>
                                                  <w:marRight w:val="0"/>
                                                  <w:marTop w:val="0"/>
                                                  <w:marBottom w:val="0"/>
                                                  <w:divBdr>
                                                    <w:top w:val="none" w:sz="0" w:space="0" w:color="auto"/>
                                                    <w:left w:val="none" w:sz="0" w:space="0" w:color="auto"/>
                                                    <w:bottom w:val="none" w:sz="0" w:space="0" w:color="auto"/>
                                                    <w:right w:val="none" w:sz="0" w:space="0" w:color="auto"/>
                                                  </w:divBdr>
                                                </w:div>
                                                <w:div w:id="887450551">
                                                  <w:marLeft w:val="640"/>
                                                  <w:marRight w:val="0"/>
                                                  <w:marTop w:val="0"/>
                                                  <w:marBottom w:val="0"/>
                                                  <w:divBdr>
                                                    <w:top w:val="none" w:sz="0" w:space="0" w:color="auto"/>
                                                    <w:left w:val="none" w:sz="0" w:space="0" w:color="auto"/>
                                                    <w:bottom w:val="none" w:sz="0" w:space="0" w:color="auto"/>
                                                    <w:right w:val="none" w:sz="0" w:space="0" w:color="auto"/>
                                                  </w:divBdr>
                                                </w:div>
                                                <w:div w:id="911236600">
                                                  <w:marLeft w:val="640"/>
                                                  <w:marRight w:val="0"/>
                                                  <w:marTop w:val="0"/>
                                                  <w:marBottom w:val="0"/>
                                                  <w:divBdr>
                                                    <w:top w:val="none" w:sz="0" w:space="0" w:color="auto"/>
                                                    <w:left w:val="none" w:sz="0" w:space="0" w:color="auto"/>
                                                    <w:bottom w:val="none" w:sz="0" w:space="0" w:color="auto"/>
                                                    <w:right w:val="none" w:sz="0" w:space="0" w:color="auto"/>
                                                  </w:divBdr>
                                                </w:div>
                                                <w:div w:id="924262694">
                                                  <w:marLeft w:val="640"/>
                                                  <w:marRight w:val="0"/>
                                                  <w:marTop w:val="0"/>
                                                  <w:marBottom w:val="0"/>
                                                  <w:divBdr>
                                                    <w:top w:val="none" w:sz="0" w:space="0" w:color="auto"/>
                                                    <w:left w:val="none" w:sz="0" w:space="0" w:color="auto"/>
                                                    <w:bottom w:val="none" w:sz="0" w:space="0" w:color="auto"/>
                                                    <w:right w:val="none" w:sz="0" w:space="0" w:color="auto"/>
                                                  </w:divBdr>
                                                </w:div>
                                                <w:div w:id="1246914783">
                                                  <w:marLeft w:val="640"/>
                                                  <w:marRight w:val="0"/>
                                                  <w:marTop w:val="0"/>
                                                  <w:marBottom w:val="0"/>
                                                  <w:divBdr>
                                                    <w:top w:val="none" w:sz="0" w:space="0" w:color="auto"/>
                                                    <w:left w:val="none" w:sz="0" w:space="0" w:color="auto"/>
                                                    <w:bottom w:val="none" w:sz="0" w:space="0" w:color="auto"/>
                                                    <w:right w:val="none" w:sz="0" w:space="0" w:color="auto"/>
                                                  </w:divBdr>
                                                </w:div>
                                                <w:div w:id="1291322401">
                                                  <w:marLeft w:val="640"/>
                                                  <w:marRight w:val="0"/>
                                                  <w:marTop w:val="0"/>
                                                  <w:marBottom w:val="0"/>
                                                  <w:divBdr>
                                                    <w:top w:val="none" w:sz="0" w:space="0" w:color="auto"/>
                                                    <w:left w:val="none" w:sz="0" w:space="0" w:color="auto"/>
                                                    <w:bottom w:val="none" w:sz="0" w:space="0" w:color="auto"/>
                                                    <w:right w:val="none" w:sz="0" w:space="0" w:color="auto"/>
                                                  </w:divBdr>
                                                </w:div>
                                                <w:div w:id="1321958264">
                                                  <w:marLeft w:val="640"/>
                                                  <w:marRight w:val="0"/>
                                                  <w:marTop w:val="0"/>
                                                  <w:marBottom w:val="0"/>
                                                  <w:divBdr>
                                                    <w:top w:val="none" w:sz="0" w:space="0" w:color="auto"/>
                                                    <w:left w:val="none" w:sz="0" w:space="0" w:color="auto"/>
                                                    <w:bottom w:val="none" w:sz="0" w:space="0" w:color="auto"/>
                                                    <w:right w:val="none" w:sz="0" w:space="0" w:color="auto"/>
                                                  </w:divBdr>
                                                </w:div>
                                                <w:div w:id="1357195775">
                                                  <w:marLeft w:val="640"/>
                                                  <w:marRight w:val="0"/>
                                                  <w:marTop w:val="0"/>
                                                  <w:marBottom w:val="0"/>
                                                  <w:divBdr>
                                                    <w:top w:val="none" w:sz="0" w:space="0" w:color="auto"/>
                                                    <w:left w:val="none" w:sz="0" w:space="0" w:color="auto"/>
                                                    <w:bottom w:val="none" w:sz="0" w:space="0" w:color="auto"/>
                                                    <w:right w:val="none" w:sz="0" w:space="0" w:color="auto"/>
                                                  </w:divBdr>
                                                </w:div>
                                                <w:div w:id="1388184822">
                                                  <w:marLeft w:val="640"/>
                                                  <w:marRight w:val="0"/>
                                                  <w:marTop w:val="0"/>
                                                  <w:marBottom w:val="0"/>
                                                  <w:divBdr>
                                                    <w:top w:val="none" w:sz="0" w:space="0" w:color="auto"/>
                                                    <w:left w:val="none" w:sz="0" w:space="0" w:color="auto"/>
                                                    <w:bottom w:val="none" w:sz="0" w:space="0" w:color="auto"/>
                                                    <w:right w:val="none" w:sz="0" w:space="0" w:color="auto"/>
                                                  </w:divBdr>
                                                </w:div>
                                                <w:div w:id="1432625687">
                                                  <w:marLeft w:val="640"/>
                                                  <w:marRight w:val="0"/>
                                                  <w:marTop w:val="0"/>
                                                  <w:marBottom w:val="0"/>
                                                  <w:divBdr>
                                                    <w:top w:val="none" w:sz="0" w:space="0" w:color="auto"/>
                                                    <w:left w:val="none" w:sz="0" w:space="0" w:color="auto"/>
                                                    <w:bottom w:val="none" w:sz="0" w:space="0" w:color="auto"/>
                                                    <w:right w:val="none" w:sz="0" w:space="0" w:color="auto"/>
                                                  </w:divBdr>
                                                </w:div>
                                                <w:div w:id="1433629400">
                                                  <w:marLeft w:val="640"/>
                                                  <w:marRight w:val="0"/>
                                                  <w:marTop w:val="0"/>
                                                  <w:marBottom w:val="0"/>
                                                  <w:divBdr>
                                                    <w:top w:val="none" w:sz="0" w:space="0" w:color="auto"/>
                                                    <w:left w:val="none" w:sz="0" w:space="0" w:color="auto"/>
                                                    <w:bottom w:val="none" w:sz="0" w:space="0" w:color="auto"/>
                                                    <w:right w:val="none" w:sz="0" w:space="0" w:color="auto"/>
                                                  </w:divBdr>
                                                </w:div>
                                                <w:div w:id="1532304345">
                                                  <w:marLeft w:val="640"/>
                                                  <w:marRight w:val="0"/>
                                                  <w:marTop w:val="0"/>
                                                  <w:marBottom w:val="0"/>
                                                  <w:divBdr>
                                                    <w:top w:val="none" w:sz="0" w:space="0" w:color="auto"/>
                                                    <w:left w:val="none" w:sz="0" w:space="0" w:color="auto"/>
                                                    <w:bottom w:val="none" w:sz="0" w:space="0" w:color="auto"/>
                                                    <w:right w:val="none" w:sz="0" w:space="0" w:color="auto"/>
                                                  </w:divBdr>
                                                </w:div>
                                                <w:div w:id="1595825848">
                                                  <w:marLeft w:val="640"/>
                                                  <w:marRight w:val="0"/>
                                                  <w:marTop w:val="0"/>
                                                  <w:marBottom w:val="0"/>
                                                  <w:divBdr>
                                                    <w:top w:val="none" w:sz="0" w:space="0" w:color="auto"/>
                                                    <w:left w:val="none" w:sz="0" w:space="0" w:color="auto"/>
                                                    <w:bottom w:val="none" w:sz="0" w:space="0" w:color="auto"/>
                                                    <w:right w:val="none" w:sz="0" w:space="0" w:color="auto"/>
                                                  </w:divBdr>
                                                </w:div>
                                                <w:div w:id="1649046050">
                                                  <w:marLeft w:val="640"/>
                                                  <w:marRight w:val="0"/>
                                                  <w:marTop w:val="0"/>
                                                  <w:marBottom w:val="0"/>
                                                  <w:divBdr>
                                                    <w:top w:val="none" w:sz="0" w:space="0" w:color="auto"/>
                                                    <w:left w:val="none" w:sz="0" w:space="0" w:color="auto"/>
                                                    <w:bottom w:val="none" w:sz="0" w:space="0" w:color="auto"/>
                                                    <w:right w:val="none" w:sz="0" w:space="0" w:color="auto"/>
                                                  </w:divBdr>
                                                </w:div>
                                                <w:div w:id="1678263637">
                                                  <w:marLeft w:val="640"/>
                                                  <w:marRight w:val="0"/>
                                                  <w:marTop w:val="0"/>
                                                  <w:marBottom w:val="0"/>
                                                  <w:divBdr>
                                                    <w:top w:val="none" w:sz="0" w:space="0" w:color="auto"/>
                                                    <w:left w:val="none" w:sz="0" w:space="0" w:color="auto"/>
                                                    <w:bottom w:val="none" w:sz="0" w:space="0" w:color="auto"/>
                                                    <w:right w:val="none" w:sz="0" w:space="0" w:color="auto"/>
                                                  </w:divBdr>
                                                </w:div>
                                                <w:div w:id="1689794759">
                                                  <w:marLeft w:val="640"/>
                                                  <w:marRight w:val="0"/>
                                                  <w:marTop w:val="0"/>
                                                  <w:marBottom w:val="0"/>
                                                  <w:divBdr>
                                                    <w:top w:val="none" w:sz="0" w:space="0" w:color="auto"/>
                                                    <w:left w:val="none" w:sz="0" w:space="0" w:color="auto"/>
                                                    <w:bottom w:val="none" w:sz="0" w:space="0" w:color="auto"/>
                                                    <w:right w:val="none" w:sz="0" w:space="0" w:color="auto"/>
                                                  </w:divBdr>
                                                </w:div>
                                                <w:div w:id="1754275742">
                                                  <w:marLeft w:val="640"/>
                                                  <w:marRight w:val="0"/>
                                                  <w:marTop w:val="0"/>
                                                  <w:marBottom w:val="0"/>
                                                  <w:divBdr>
                                                    <w:top w:val="none" w:sz="0" w:space="0" w:color="auto"/>
                                                    <w:left w:val="none" w:sz="0" w:space="0" w:color="auto"/>
                                                    <w:bottom w:val="none" w:sz="0" w:space="0" w:color="auto"/>
                                                    <w:right w:val="none" w:sz="0" w:space="0" w:color="auto"/>
                                                  </w:divBdr>
                                                </w:div>
                                                <w:div w:id="1848707814">
                                                  <w:marLeft w:val="640"/>
                                                  <w:marRight w:val="0"/>
                                                  <w:marTop w:val="0"/>
                                                  <w:marBottom w:val="0"/>
                                                  <w:divBdr>
                                                    <w:top w:val="none" w:sz="0" w:space="0" w:color="auto"/>
                                                    <w:left w:val="none" w:sz="0" w:space="0" w:color="auto"/>
                                                    <w:bottom w:val="none" w:sz="0" w:space="0" w:color="auto"/>
                                                    <w:right w:val="none" w:sz="0" w:space="0" w:color="auto"/>
                                                  </w:divBdr>
                                                </w:div>
                                                <w:div w:id="1922519108">
                                                  <w:marLeft w:val="640"/>
                                                  <w:marRight w:val="0"/>
                                                  <w:marTop w:val="0"/>
                                                  <w:marBottom w:val="0"/>
                                                  <w:divBdr>
                                                    <w:top w:val="none" w:sz="0" w:space="0" w:color="auto"/>
                                                    <w:left w:val="none" w:sz="0" w:space="0" w:color="auto"/>
                                                    <w:bottom w:val="none" w:sz="0" w:space="0" w:color="auto"/>
                                                    <w:right w:val="none" w:sz="0" w:space="0" w:color="auto"/>
                                                  </w:divBdr>
                                                </w:div>
                                                <w:div w:id="1924217363">
                                                  <w:marLeft w:val="640"/>
                                                  <w:marRight w:val="0"/>
                                                  <w:marTop w:val="0"/>
                                                  <w:marBottom w:val="0"/>
                                                  <w:divBdr>
                                                    <w:top w:val="none" w:sz="0" w:space="0" w:color="auto"/>
                                                    <w:left w:val="none" w:sz="0" w:space="0" w:color="auto"/>
                                                    <w:bottom w:val="none" w:sz="0" w:space="0" w:color="auto"/>
                                                    <w:right w:val="none" w:sz="0" w:space="0" w:color="auto"/>
                                                  </w:divBdr>
                                                </w:div>
                                                <w:div w:id="1927032594">
                                                  <w:marLeft w:val="640"/>
                                                  <w:marRight w:val="0"/>
                                                  <w:marTop w:val="0"/>
                                                  <w:marBottom w:val="0"/>
                                                  <w:divBdr>
                                                    <w:top w:val="none" w:sz="0" w:space="0" w:color="auto"/>
                                                    <w:left w:val="none" w:sz="0" w:space="0" w:color="auto"/>
                                                    <w:bottom w:val="none" w:sz="0" w:space="0" w:color="auto"/>
                                                    <w:right w:val="none" w:sz="0" w:space="0" w:color="auto"/>
                                                  </w:divBdr>
                                                </w:div>
                                                <w:div w:id="1929730718">
                                                  <w:marLeft w:val="640"/>
                                                  <w:marRight w:val="0"/>
                                                  <w:marTop w:val="0"/>
                                                  <w:marBottom w:val="0"/>
                                                  <w:divBdr>
                                                    <w:top w:val="none" w:sz="0" w:space="0" w:color="auto"/>
                                                    <w:left w:val="none" w:sz="0" w:space="0" w:color="auto"/>
                                                    <w:bottom w:val="none" w:sz="0" w:space="0" w:color="auto"/>
                                                    <w:right w:val="none" w:sz="0" w:space="0" w:color="auto"/>
                                                  </w:divBdr>
                                                </w:div>
                                                <w:div w:id="1961917997">
                                                  <w:marLeft w:val="640"/>
                                                  <w:marRight w:val="0"/>
                                                  <w:marTop w:val="0"/>
                                                  <w:marBottom w:val="0"/>
                                                  <w:divBdr>
                                                    <w:top w:val="none" w:sz="0" w:space="0" w:color="auto"/>
                                                    <w:left w:val="none" w:sz="0" w:space="0" w:color="auto"/>
                                                    <w:bottom w:val="none" w:sz="0" w:space="0" w:color="auto"/>
                                                    <w:right w:val="none" w:sz="0" w:space="0" w:color="auto"/>
                                                  </w:divBdr>
                                                </w:div>
                                                <w:div w:id="2045522302">
                                                  <w:marLeft w:val="640"/>
                                                  <w:marRight w:val="0"/>
                                                  <w:marTop w:val="0"/>
                                                  <w:marBottom w:val="0"/>
                                                  <w:divBdr>
                                                    <w:top w:val="none" w:sz="0" w:space="0" w:color="auto"/>
                                                    <w:left w:val="none" w:sz="0" w:space="0" w:color="auto"/>
                                                    <w:bottom w:val="none" w:sz="0" w:space="0" w:color="auto"/>
                                                    <w:right w:val="none" w:sz="0" w:space="0" w:color="auto"/>
                                                  </w:divBdr>
                                                </w:div>
                                                <w:div w:id="2080323140">
                                                  <w:marLeft w:val="640"/>
                                                  <w:marRight w:val="0"/>
                                                  <w:marTop w:val="0"/>
                                                  <w:marBottom w:val="0"/>
                                                  <w:divBdr>
                                                    <w:top w:val="none" w:sz="0" w:space="0" w:color="auto"/>
                                                    <w:left w:val="none" w:sz="0" w:space="0" w:color="auto"/>
                                                    <w:bottom w:val="none" w:sz="0" w:space="0" w:color="auto"/>
                                                    <w:right w:val="none" w:sz="0" w:space="0" w:color="auto"/>
                                                  </w:divBdr>
                                                </w:div>
                                              </w:divsChild>
                                            </w:div>
                                            <w:div w:id="1155419709">
                                              <w:marLeft w:val="0"/>
                                              <w:marRight w:val="0"/>
                                              <w:marTop w:val="0"/>
                                              <w:marBottom w:val="0"/>
                                              <w:divBdr>
                                                <w:top w:val="none" w:sz="0" w:space="0" w:color="auto"/>
                                                <w:left w:val="none" w:sz="0" w:space="0" w:color="auto"/>
                                                <w:bottom w:val="none" w:sz="0" w:space="0" w:color="auto"/>
                                                <w:right w:val="none" w:sz="0" w:space="0" w:color="auto"/>
                                              </w:divBdr>
                                              <w:divsChild>
                                                <w:div w:id="110056504">
                                                  <w:marLeft w:val="640"/>
                                                  <w:marRight w:val="0"/>
                                                  <w:marTop w:val="0"/>
                                                  <w:marBottom w:val="0"/>
                                                  <w:divBdr>
                                                    <w:top w:val="none" w:sz="0" w:space="0" w:color="auto"/>
                                                    <w:left w:val="none" w:sz="0" w:space="0" w:color="auto"/>
                                                    <w:bottom w:val="none" w:sz="0" w:space="0" w:color="auto"/>
                                                    <w:right w:val="none" w:sz="0" w:space="0" w:color="auto"/>
                                                  </w:divBdr>
                                                </w:div>
                                                <w:div w:id="115221287">
                                                  <w:marLeft w:val="640"/>
                                                  <w:marRight w:val="0"/>
                                                  <w:marTop w:val="0"/>
                                                  <w:marBottom w:val="0"/>
                                                  <w:divBdr>
                                                    <w:top w:val="none" w:sz="0" w:space="0" w:color="auto"/>
                                                    <w:left w:val="none" w:sz="0" w:space="0" w:color="auto"/>
                                                    <w:bottom w:val="none" w:sz="0" w:space="0" w:color="auto"/>
                                                    <w:right w:val="none" w:sz="0" w:space="0" w:color="auto"/>
                                                  </w:divBdr>
                                                </w:div>
                                                <w:div w:id="164708484">
                                                  <w:marLeft w:val="640"/>
                                                  <w:marRight w:val="0"/>
                                                  <w:marTop w:val="0"/>
                                                  <w:marBottom w:val="0"/>
                                                  <w:divBdr>
                                                    <w:top w:val="none" w:sz="0" w:space="0" w:color="auto"/>
                                                    <w:left w:val="none" w:sz="0" w:space="0" w:color="auto"/>
                                                    <w:bottom w:val="none" w:sz="0" w:space="0" w:color="auto"/>
                                                    <w:right w:val="none" w:sz="0" w:space="0" w:color="auto"/>
                                                  </w:divBdr>
                                                </w:div>
                                                <w:div w:id="221064421">
                                                  <w:marLeft w:val="640"/>
                                                  <w:marRight w:val="0"/>
                                                  <w:marTop w:val="0"/>
                                                  <w:marBottom w:val="0"/>
                                                  <w:divBdr>
                                                    <w:top w:val="none" w:sz="0" w:space="0" w:color="auto"/>
                                                    <w:left w:val="none" w:sz="0" w:space="0" w:color="auto"/>
                                                    <w:bottom w:val="none" w:sz="0" w:space="0" w:color="auto"/>
                                                    <w:right w:val="none" w:sz="0" w:space="0" w:color="auto"/>
                                                  </w:divBdr>
                                                </w:div>
                                                <w:div w:id="228199990">
                                                  <w:marLeft w:val="640"/>
                                                  <w:marRight w:val="0"/>
                                                  <w:marTop w:val="0"/>
                                                  <w:marBottom w:val="0"/>
                                                  <w:divBdr>
                                                    <w:top w:val="none" w:sz="0" w:space="0" w:color="auto"/>
                                                    <w:left w:val="none" w:sz="0" w:space="0" w:color="auto"/>
                                                    <w:bottom w:val="none" w:sz="0" w:space="0" w:color="auto"/>
                                                    <w:right w:val="none" w:sz="0" w:space="0" w:color="auto"/>
                                                  </w:divBdr>
                                                </w:div>
                                                <w:div w:id="296031427">
                                                  <w:marLeft w:val="640"/>
                                                  <w:marRight w:val="0"/>
                                                  <w:marTop w:val="0"/>
                                                  <w:marBottom w:val="0"/>
                                                  <w:divBdr>
                                                    <w:top w:val="none" w:sz="0" w:space="0" w:color="auto"/>
                                                    <w:left w:val="none" w:sz="0" w:space="0" w:color="auto"/>
                                                    <w:bottom w:val="none" w:sz="0" w:space="0" w:color="auto"/>
                                                    <w:right w:val="none" w:sz="0" w:space="0" w:color="auto"/>
                                                  </w:divBdr>
                                                </w:div>
                                                <w:div w:id="325090183">
                                                  <w:marLeft w:val="640"/>
                                                  <w:marRight w:val="0"/>
                                                  <w:marTop w:val="0"/>
                                                  <w:marBottom w:val="0"/>
                                                  <w:divBdr>
                                                    <w:top w:val="none" w:sz="0" w:space="0" w:color="auto"/>
                                                    <w:left w:val="none" w:sz="0" w:space="0" w:color="auto"/>
                                                    <w:bottom w:val="none" w:sz="0" w:space="0" w:color="auto"/>
                                                    <w:right w:val="none" w:sz="0" w:space="0" w:color="auto"/>
                                                  </w:divBdr>
                                                </w:div>
                                                <w:div w:id="379323344">
                                                  <w:marLeft w:val="640"/>
                                                  <w:marRight w:val="0"/>
                                                  <w:marTop w:val="0"/>
                                                  <w:marBottom w:val="0"/>
                                                  <w:divBdr>
                                                    <w:top w:val="none" w:sz="0" w:space="0" w:color="auto"/>
                                                    <w:left w:val="none" w:sz="0" w:space="0" w:color="auto"/>
                                                    <w:bottom w:val="none" w:sz="0" w:space="0" w:color="auto"/>
                                                    <w:right w:val="none" w:sz="0" w:space="0" w:color="auto"/>
                                                  </w:divBdr>
                                                </w:div>
                                                <w:div w:id="412239816">
                                                  <w:marLeft w:val="640"/>
                                                  <w:marRight w:val="0"/>
                                                  <w:marTop w:val="0"/>
                                                  <w:marBottom w:val="0"/>
                                                  <w:divBdr>
                                                    <w:top w:val="none" w:sz="0" w:space="0" w:color="auto"/>
                                                    <w:left w:val="none" w:sz="0" w:space="0" w:color="auto"/>
                                                    <w:bottom w:val="none" w:sz="0" w:space="0" w:color="auto"/>
                                                    <w:right w:val="none" w:sz="0" w:space="0" w:color="auto"/>
                                                  </w:divBdr>
                                                </w:div>
                                                <w:div w:id="443157003">
                                                  <w:marLeft w:val="640"/>
                                                  <w:marRight w:val="0"/>
                                                  <w:marTop w:val="0"/>
                                                  <w:marBottom w:val="0"/>
                                                  <w:divBdr>
                                                    <w:top w:val="none" w:sz="0" w:space="0" w:color="auto"/>
                                                    <w:left w:val="none" w:sz="0" w:space="0" w:color="auto"/>
                                                    <w:bottom w:val="none" w:sz="0" w:space="0" w:color="auto"/>
                                                    <w:right w:val="none" w:sz="0" w:space="0" w:color="auto"/>
                                                  </w:divBdr>
                                                </w:div>
                                                <w:div w:id="488644039">
                                                  <w:marLeft w:val="640"/>
                                                  <w:marRight w:val="0"/>
                                                  <w:marTop w:val="0"/>
                                                  <w:marBottom w:val="0"/>
                                                  <w:divBdr>
                                                    <w:top w:val="none" w:sz="0" w:space="0" w:color="auto"/>
                                                    <w:left w:val="none" w:sz="0" w:space="0" w:color="auto"/>
                                                    <w:bottom w:val="none" w:sz="0" w:space="0" w:color="auto"/>
                                                    <w:right w:val="none" w:sz="0" w:space="0" w:color="auto"/>
                                                  </w:divBdr>
                                                </w:div>
                                                <w:div w:id="577251113">
                                                  <w:marLeft w:val="640"/>
                                                  <w:marRight w:val="0"/>
                                                  <w:marTop w:val="0"/>
                                                  <w:marBottom w:val="0"/>
                                                  <w:divBdr>
                                                    <w:top w:val="none" w:sz="0" w:space="0" w:color="auto"/>
                                                    <w:left w:val="none" w:sz="0" w:space="0" w:color="auto"/>
                                                    <w:bottom w:val="none" w:sz="0" w:space="0" w:color="auto"/>
                                                    <w:right w:val="none" w:sz="0" w:space="0" w:color="auto"/>
                                                  </w:divBdr>
                                                </w:div>
                                                <w:div w:id="688946623">
                                                  <w:marLeft w:val="640"/>
                                                  <w:marRight w:val="0"/>
                                                  <w:marTop w:val="0"/>
                                                  <w:marBottom w:val="0"/>
                                                  <w:divBdr>
                                                    <w:top w:val="none" w:sz="0" w:space="0" w:color="auto"/>
                                                    <w:left w:val="none" w:sz="0" w:space="0" w:color="auto"/>
                                                    <w:bottom w:val="none" w:sz="0" w:space="0" w:color="auto"/>
                                                    <w:right w:val="none" w:sz="0" w:space="0" w:color="auto"/>
                                                  </w:divBdr>
                                                </w:div>
                                                <w:div w:id="717709594">
                                                  <w:marLeft w:val="640"/>
                                                  <w:marRight w:val="0"/>
                                                  <w:marTop w:val="0"/>
                                                  <w:marBottom w:val="0"/>
                                                  <w:divBdr>
                                                    <w:top w:val="none" w:sz="0" w:space="0" w:color="auto"/>
                                                    <w:left w:val="none" w:sz="0" w:space="0" w:color="auto"/>
                                                    <w:bottom w:val="none" w:sz="0" w:space="0" w:color="auto"/>
                                                    <w:right w:val="none" w:sz="0" w:space="0" w:color="auto"/>
                                                  </w:divBdr>
                                                </w:div>
                                                <w:div w:id="738216079">
                                                  <w:marLeft w:val="640"/>
                                                  <w:marRight w:val="0"/>
                                                  <w:marTop w:val="0"/>
                                                  <w:marBottom w:val="0"/>
                                                  <w:divBdr>
                                                    <w:top w:val="none" w:sz="0" w:space="0" w:color="auto"/>
                                                    <w:left w:val="none" w:sz="0" w:space="0" w:color="auto"/>
                                                    <w:bottom w:val="none" w:sz="0" w:space="0" w:color="auto"/>
                                                    <w:right w:val="none" w:sz="0" w:space="0" w:color="auto"/>
                                                  </w:divBdr>
                                                </w:div>
                                                <w:div w:id="742794328">
                                                  <w:marLeft w:val="640"/>
                                                  <w:marRight w:val="0"/>
                                                  <w:marTop w:val="0"/>
                                                  <w:marBottom w:val="0"/>
                                                  <w:divBdr>
                                                    <w:top w:val="none" w:sz="0" w:space="0" w:color="auto"/>
                                                    <w:left w:val="none" w:sz="0" w:space="0" w:color="auto"/>
                                                    <w:bottom w:val="none" w:sz="0" w:space="0" w:color="auto"/>
                                                    <w:right w:val="none" w:sz="0" w:space="0" w:color="auto"/>
                                                  </w:divBdr>
                                                </w:div>
                                                <w:div w:id="746145951">
                                                  <w:marLeft w:val="640"/>
                                                  <w:marRight w:val="0"/>
                                                  <w:marTop w:val="0"/>
                                                  <w:marBottom w:val="0"/>
                                                  <w:divBdr>
                                                    <w:top w:val="none" w:sz="0" w:space="0" w:color="auto"/>
                                                    <w:left w:val="none" w:sz="0" w:space="0" w:color="auto"/>
                                                    <w:bottom w:val="none" w:sz="0" w:space="0" w:color="auto"/>
                                                    <w:right w:val="none" w:sz="0" w:space="0" w:color="auto"/>
                                                  </w:divBdr>
                                                </w:div>
                                                <w:div w:id="778644038">
                                                  <w:marLeft w:val="640"/>
                                                  <w:marRight w:val="0"/>
                                                  <w:marTop w:val="0"/>
                                                  <w:marBottom w:val="0"/>
                                                  <w:divBdr>
                                                    <w:top w:val="none" w:sz="0" w:space="0" w:color="auto"/>
                                                    <w:left w:val="none" w:sz="0" w:space="0" w:color="auto"/>
                                                    <w:bottom w:val="none" w:sz="0" w:space="0" w:color="auto"/>
                                                    <w:right w:val="none" w:sz="0" w:space="0" w:color="auto"/>
                                                  </w:divBdr>
                                                </w:div>
                                                <w:div w:id="828247992">
                                                  <w:marLeft w:val="640"/>
                                                  <w:marRight w:val="0"/>
                                                  <w:marTop w:val="0"/>
                                                  <w:marBottom w:val="0"/>
                                                  <w:divBdr>
                                                    <w:top w:val="none" w:sz="0" w:space="0" w:color="auto"/>
                                                    <w:left w:val="none" w:sz="0" w:space="0" w:color="auto"/>
                                                    <w:bottom w:val="none" w:sz="0" w:space="0" w:color="auto"/>
                                                    <w:right w:val="none" w:sz="0" w:space="0" w:color="auto"/>
                                                  </w:divBdr>
                                                </w:div>
                                                <w:div w:id="828865007">
                                                  <w:marLeft w:val="640"/>
                                                  <w:marRight w:val="0"/>
                                                  <w:marTop w:val="0"/>
                                                  <w:marBottom w:val="0"/>
                                                  <w:divBdr>
                                                    <w:top w:val="none" w:sz="0" w:space="0" w:color="auto"/>
                                                    <w:left w:val="none" w:sz="0" w:space="0" w:color="auto"/>
                                                    <w:bottom w:val="none" w:sz="0" w:space="0" w:color="auto"/>
                                                    <w:right w:val="none" w:sz="0" w:space="0" w:color="auto"/>
                                                  </w:divBdr>
                                                </w:div>
                                                <w:div w:id="877549905">
                                                  <w:marLeft w:val="640"/>
                                                  <w:marRight w:val="0"/>
                                                  <w:marTop w:val="0"/>
                                                  <w:marBottom w:val="0"/>
                                                  <w:divBdr>
                                                    <w:top w:val="none" w:sz="0" w:space="0" w:color="auto"/>
                                                    <w:left w:val="none" w:sz="0" w:space="0" w:color="auto"/>
                                                    <w:bottom w:val="none" w:sz="0" w:space="0" w:color="auto"/>
                                                    <w:right w:val="none" w:sz="0" w:space="0" w:color="auto"/>
                                                  </w:divBdr>
                                                </w:div>
                                                <w:div w:id="963996979">
                                                  <w:marLeft w:val="640"/>
                                                  <w:marRight w:val="0"/>
                                                  <w:marTop w:val="0"/>
                                                  <w:marBottom w:val="0"/>
                                                  <w:divBdr>
                                                    <w:top w:val="none" w:sz="0" w:space="0" w:color="auto"/>
                                                    <w:left w:val="none" w:sz="0" w:space="0" w:color="auto"/>
                                                    <w:bottom w:val="none" w:sz="0" w:space="0" w:color="auto"/>
                                                    <w:right w:val="none" w:sz="0" w:space="0" w:color="auto"/>
                                                  </w:divBdr>
                                                </w:div>
                                                <w:div w:id="1036809560">
                                                  <w:marLeft w:val="640"/>
                                                  <w:marRight w:val="0"/>
                                                  <w:marTop w:val="0"/>
                                                  <w:marBottom w:val="0"/>
                                                  <w:divBdr>
                                                    <w:top w:val="none" w:sz="0" w:space="0" w:color="auto"/>
                                                    <w:left w:val="none" w:sz="0" w:space="0" w:color="auto"/>
                                                    <w:bottom w:val="none" w:sz="0" w:space="0" w:color="auto"/>
                                                    <w:right w:val="none" w:sz="0" w:space="0" w:color="auto"/>
                                                  </w:divBdr>
                                                </w:div>
                                                <w:div w:id="1232501348">
                                                  <w:marLeft w:val="640"/>
                                                  <w:marRight w:val="0"/>
                                                  <w:marTop w:val="0"/>
                                                  <w:marBottom w:val="0"/>
                                                  <w:divBdr>
                                                    <w:top w:val="none" w:sz="0" w:space="0" w:color="auto"/>
                                                    <w:left w:val="none" w:sz="0" w:space="0" w:color="auto"/>
                                                    <w:bottom w:val="none" w:sz="0" w:space="0" w:color="auto"/>
                                                    <w:right w:val="none" w:sz="0" w:space="0" w:color="auto"/>
                                                  </w:divBdr>
                                                </w:div>
                                                <w:div w:id="1372655925">
                                                  <w:marLeft w:val="640"/>
                                                  <w:marRight w:val="0"/>
                                                  <w:marTop w:val="0"/>
                                                  <w:marBottom w:val="0"/>
                                                  <w:divBdr>
                                                    <w:top w:val="none" w:sz="0" w:space="0" w:color="auto"/>
                                                    <w:left w:val="none" w:sz="0" w:space="0" w:color="auto"/>
                                                    <w:bottom w:val="none" w:sz="0" w:space="0" w:color="auto"/>
                                                    <w:right w:val="none" w:sz="0" w:space="0" w:color="auto"/>
                                                  </w:divBdr>
                                                </w:div>
                                                <w:div w:id="1397849841">
                                                  <w:marLeft w:val="640"/>
                                                  <w:marRight w:val="0"/>
                                                  <w:marTop w:val="0"/>
                                                  <w:marBottom w:val="0"/>
                                                  <w:divBdr>
                                                    <w:top w:val="none" w:sz="0" w:space="0" w:color="auto"/>
                                                    <w:left w:val="none" w:sz="0" w:space="0" w:color="auto"/>
                                                    <w:bottom w:val="none" w:sz="0" w:space="0" w:color="auto"/>
                                                    <w:right w:val="none" w:sz="0" w:space="0" w:color="auto"/>
                                                  </w:divBdr>
                                                </w:div>
                                                <w:div w:id="1420371439">
                                                  <w:marLeft w:val="640"/>
                                                  <w:marRight w:val="0"/>
                                                  <w:marTop w:val="0"/>
                                                  <w:marBottom w:val="0"/>
                                                  <w:divBdr>
                                                    <w:top w:val="none" w:sz="0" w:space="0" w:color="auto"/>
                                                    <w:left w:val="none" w:sz="0" w:space="0" w:color="auto"/>
                                                    <w:bottom w:val="none" w:sz="0" w:space="0" w:color="auto"/>
                                                    <w:right w:val="none" w:sz="0" w:space="0" w:color="auto"/>
                                                  </w:divBdr>
                                                </w:div>
                                                <w:div w:id="1505316312">
                                                  <w:marLeft w:val="640"/>
                                                  <w:marRight w:val="0"/>
                                                  <w:marTop w:val="0"/>
                                                  <w:marBottom w:val="0"/>
                                                  <w:divBdr>
                                                    <w:top w:val="none" w:sz="0" w:space="0" w:color="auto"/>
                                                    <w:left w:val="none" w:sz="0" w:space="0" w:color="auto"/>
                                                    <w:bottom w:val="none" w:sz="0" w:space="0" w:color="auto"/>
                                                    <w:right w:val="none" w:sz="0" w:space="0" w:color="auto"/>
                                                  </w:divBdr>
                                                </w:div>
                                                <w:div w:id="1512838610">
                                                  <w:marLeft w:val="640"/>
                                                  <w:marRight w:val="0"/>
                                                  <w:marTop w:val="0"/>
                                                  <w:marBottom w:val="0"/>
                                                  <w:divBdr>
                                                    <w:top w:val="none" w:sz="0" w:space="0" w:color="auto"/>
                                                    <w:left w:val="none" w:sz="0" w:space="0" w:color="auto"/>
                                                    <w:bottom w:val="none" w:sz="0" w:space="0" w:color="auto"/>
                                                    <w:right w:val="none" w:sz="0" w:space="0" w:color="auto"/>
                                                  </w:divBdr>
                                                </w:div>
                                                <w:div w:id="1563562566">
                                                  <w:marLeft w:val="640"/>
                                                  <w:marRight w:val="0"/>
                                                  <w:marTop w:val="0"/>
                                                  <w:marBottom w:val="0"/>
                                                  <w:divBdr>
                                                    <w:top w:val="none" w:sz="0" w:space="0" w:color="auto"/>
                                                    <w:left w:val="none" w:sz="0" w:space="0" w:color="auto"/>
                                                    <w:bottom w:val="none" w:sz="0" w:space="0" w:color="auto"/>
                                                    <w:right w:val="none" w:sz="0" w:space="0" w:color="auto"/>
                                                  </w:divBdr>
                                                </w:div>
                                                <w:div w:id="1583877052">
                                                  <w:marLeft w:val="640"/>
                                                  <w:marRight w:val="0"/>
                                                  <w:marTop w:val="0"/>
                                                  <w:marBottom w:val="0"/>
                                                  <w:divBdr>
                                                    <w:top w:val="none" w:sz="0" w:space="0" w:color="auto"/>
                                                    <w:left w:val="none" w:sz="0" w:space="0" w:color="auto"/>
                                                    <w:bottom w:val="none" w:sz="0" w:space="0" w:color="auto"/>
                                                    <w:right w:val="none" w:sz="0" w:space="0" w:color="auto"/>
                                                  </w:divBdr>
                                                </w:div>
                                                <w:div w:id="1638485128">
                                                  <w:marLeft w:val="640"/>
                                                  <w:marRight w:val="0"/>
                                                  <w:marTop w:val="0"/>
                                                  <w:marBottom w:val="0"/>
                                                  <w:divBdr>
                                                    <w:top w:val="none" w:sz="0" w:space="0" w:color="auto"/>
                                                    <w:left w:val="none" w:sz="0" w:space="0" w:color="auto"/>
                                                    <w:bottom w:val="none" w:sz="0" w:space="0" w:color="auto"/>
                                                    <w:right w:val="none" w:sz="0" w:space="0" w:color="auto"/>
                                                  </w:divBdr>
                                                </w:div>
                                                <w:div w:id="1668900214">
                                                  <w:marLeft w:val="640"/>
                                                  <w:marRight w:val="0"/>
                                                  <w:marTop w:val="0"/>
                                                  <w:marBottom w:val="0"/>
                                                  <w:divBdr>
                                                    <w:top w:val="none" w:sz="0" w:space="0" w:color="auto"/>
                                                    <w:left w:val="none" w:sz="0" w:space="0" w:color="auto"/>
                                                    <w:bottom w:val="none" w:sz="0" w:space="0" w:color="auto"/>
                                                    <w:right w:val="none" w:sz="0" w:space="0" w:color="auto"/>
                                                  </w:divBdr>
                                                </w:div>
                                                <w:div w:id="1731341480">
                                                  <w:marLeft w:val="640"/>
                                                  <w:marRight w:val="0"/>
                                                  <w:marTop w:val="0"/>
                                                  <w:marBottom w:val="0"/>
                                                  <w:divBdr>
                                                    <w:top w:val="none" w:sz="0" w:space="0" w:color="auto"/>
                                                    <w:left w:val="none" w:sz="0" w:space="0" w:color="auto"/>
                                                    <w:bottom w:val="none" w:sz="0" w:space="0" w:color="auto"/>
                                                    <w:right w:val="none" w:sz="0" w:space="0" w:color="auto"/>
                                                  </w:divBdr>
                                                </w:div>
                                                <w:div w:id="1788313479">
                                                  <w:marLeft w:val="640"/>
                                                  <w:marRight w:val="0"/>
                                                  <w:marTop w:val="0"/>
                                                  <w:marBottom w:val="0"/>
                                                  <w:divBdr>
                                                    <w:top w:val="none" w:sz="0" w:space="0" w:color="auto"/>
                                                    <w:left w:val="none" w:sz="0" w:space="0" w:color="auto"/>
                                                    <w:bottom w:val="none" w:sz="0" w:space="0" w:color="auto"/>
                                                    <w:right w:val="none" w:sz="0" w:space="0" w:color="auto"/>
                                                  </w:divBdr>
                                                </w:div>
                                                <w:div w:id="1868055191">
                                                  <w:marLeft w:val="640"/>
                                                  <w:marRight w:val="0"/>
                                                  <w:marTop w:val="0"/>
                                                  <w:marBottom w:val="0"/>
                                                  <w:divBdr>
                                                    <w:top w:val="none" w:sz="0" w:space="0" w:color="auto"/>
                                                    <w:left w:val="none" w:sz="0" w:space="0" w:color="auto"/>
                                                    <w:bottom w:val="none" w:sz="0" w:space="0" w:color="auto"/>
                                                    <w:right w:val="none" w:sz="0" w:space="0" w:color="auto"/>
                                                  </w:divBdr>
                                                </w:div>
                                                <w:div w:id="2056080091">
                                                  <w:marLeft w:val="640"/>
                                                  <w:marRight w:val="0"/>
                                                  <w:marTop w:val="0"/>
                                                  <w:marBottom w:val="0"/>
                                                  <w:divBdr>
                                                    <w:top w:val="none" w:sz="0" w:space="0" w:color="auto"/>
                                                    <w:left w:val="none" w:sz="0" w:space="0" w:color="auto"/>
                                                    <w:bottom w:val="none" w:sz="0" w:space="0" w:color="auto"/>
                                                    <w:right w:val="none" w:sz="0" w:space="0" w:color="auto"/>
                                                  </w:divBdr>
                                                </w:div>
                                              </w:divsChild>
                                            </w:div>
                                            <w:div w:id="1709793893">
                                              <w:marLeft w:val="0"/>
                                              <w:marRight w:val="0"/>
                                              <w:marTop w:val="0"/>
                                              <w:marBottom w:val="0"/>
                                              <w:divBdr>
                                                <w:top w:val="none" w:sz="0" w:space="0" w:color="auto"/>
                                                <w:left w:val="none" w:sz="0" w:space="0" w:color="auto"/>
                                                <w:bottom w:val="none" w:sz="0" w:space="0" w:color="auto"/>
                                                <w:right w:val="none" w:sz="0" w:space="0" w:color="auto"/>
                                              </w:divBdr>
                                              <w:divsChild>
                                                <w:div w:id="6953244">
                                                  <w:marLeft w:val="640"/>
                                                  <w:marRight w:val="0"/>
                                                  <w:marTop w:val="0"/>
                                                  <w:marBottom w:val="0"/>
                                                  <w:divBdr>
                                                    <w:top w:val="none" w:sz="0" w:space="0" w:color="auto"/>
                                                    <w:left w:val="none" w:sz="0" w:space="0" w:color="auto"/>
                                                    <w:bottom w:val="none" w:sz="0" w:space="0" w:color="auto"/>
                                                    <w:right w:val="none" w:sz="0" w:space="0" w:color="auto"/>
                                                  </w:divBdr>
                                                </w:div>
                                                <w:div w:id="56904791">
                                                  <w:marLeft w:val="640"/>
                                                  <w:marRight w:val="0"/>
                                                  <w:marTop w:val="0"/>
                                                  <w:marBottom w:val="0"/>
                                                  <w:divBdr>
                                                    <w:top w:val="none" w:sz="0" w:space="0" w:color="auto"/>
                                                    <w:left w:val="none" w:sz="0" w:space="0" w:color="auto"/>
                                                    <w:bottom w:val="none" w:sz="0" w:space="0" w:color="auto"/>
                                                    <w:right w:val="none" w:sz="0" w:space="0" w:color="auto"/>
                                                  </w:divBdr>
                                                </w:div>
                                                <w:div w:id="117191422">
                                                  <w:marLeft w:val="640"/>
                                                  <w:marRight w:val="0"/>
                                                  <w:marTop w:val="0"/>
                                                  <w:marBottom w:val="0"/>
                                                  <w:divBdr>
                                                    <w:top w:val="none" w:sz="0" w:space="0" w:color="auto"/>
                                                    <w:left w:val="none" w:sz="0" w:space="0" w:color="auto"/>
                                                    <w:bottom w:val="none" w:sz="0" w:space="0" w:color="auto"/>
                                                    <w:right w:val="none" w:sz="0" w:space="0" w:color="auto"/>
                                                  </w:divBdr>
                                                </w:div>
                                                <w:div w:id="122118940">
                                                  <w:marLeft w:val="640"/>
                                                  <w:marRight w:val="0"/>
                                                  <w:marTop w:val="0"/>
                                                  <w:marBottom w:val="0"/>
                                                  <w:divBdr>
                                                    <w:top w:val="none" w:sz="0" w:space="0" w:color="auto"/>
                                                    <w:left w:val="none" w:sz="0" w:space="0" w:color="auto"/>
                                                    <w:bottom w:val="none" w:sz="0" w:space="0" w:color="auto"/>
                                                    <w:right w:val="none" w:sz="0" w:space="0" w:color="auto"/>
                                                  </w:divBdr>
                                                </w:div>
                                                <w:div w:id="326907934">
                                                  <w:marLeft w:val="640"/>
                                                  <w:marRight w:val="0"/>
                                                  <w:marTop w:val="0"/>
                                                  <w:marBottom w:val="0"/>
                                                  <w:divBdr>
                                                    <w:top w:val="none" w:sz="0" w:space="0" w:color="auto"/>
                                                    <w:left w:val="none" w:sz="0" w:space="0" w:color="auto"/>
                                                    <w:bottom w:val="none" w:sz="0" w:space="0" w:color="auto"/>
                                                    <w:right w:val="none" w:sz="0" w:space="0" w:color="auto"/>
                                                  </w:divBdr>
                                                </w:div>
                                                <w:div w:id="328409784">
                                                  <w:marLeft w:val="640"/>
                                                  <w:marRight w:val="0"/>
                                                  <w:marTop w:val="0"/>
                                                  <w:marBottom w:val="0"/>
                                                  <w:divBdr>
                                                    <w:top w:val="none" w:sz="0" w:space="0" w:color="auto"/>
                                                    <w:left w:val="none" w:sz="0" w:space="0" w:color="auto"/>
                                                    <w:bottom w:val="none" w:sz="0" w:space="0" w:color="auto"/>
                                                    <w:right w:val="none" w:sz="0" w:space="0" w:color="auto"/>
                                                  </w:divBdr>
                                                </w:div>
                                                <w:div w:id="354773122">
                                                  <w:marLeft w:val="640"/>
                                                  <w:marRight w:val="0"/>
                                                  <w:marTop w:val="0"/>
                                                  <w:marBottom w:val="0"/>
                                                  <w:divBdr>
                                                    <w:top w:val="none" w:sz="0" w:space="0" w:color="auto"/>
                                                    <w:left w:val="none" w:sz="0" w:space="0" w:color="auto"/>
                                                    <w:bottom w:val="none" w:sz="0" w:space="0" w:color="auto"/>
                                                    <w:right w:val="none" w:sz="0" w:space="0" w:color="auto"/>
                                                  </w:divBdr>
                                                </w:div>
                                                <w:div w:id="471560402">
                                                  <w:marLeft w:val="640"/>
                                                  <w:marRight w:val="0"/>
                                                  <w:marTop w:val="0"/>
                                                  <w:marBottom w:val="0"/>
                                                  <w:divBdr>
                                                    <w:top w:val="none" w:sz="0" w:space="0" w:color="auto"/>
                                                    <w:left w:val="none" w:sz="0" w:space="0" w:color="auto"/>
                                                    <w:bottom w:val="none" w:sz="0" w:space="0" w:color="auto"/>
                                                    <w:right w:val="none" w:sz="0" w:space="0" w:color="auto"/>
                                                  </w:divBdr>
                                                </w:div>
                                                <w:div w:id="504591348">
                                                  <w:marLeft w:val="640"/>
                                                  <w:marRight w:val="0"/>
                                                  <w:marTop w:val="0"/>
                                                  <w:marBottom w:val="0"/>
                                                  <w:divBdr>
                                                    <w:top w:val="none" w:sz="0" w:space="0" w:color="auto"/>
                                                    <w:left w:val="none" w:sz="0" w:space="0" w:color="auto"/>
                                                    <w:bottom w:val="none" w:sz="0" w:space="0" w:color="auto"/>
                                                    <w:right w:val="none" w:sz="0" w:space="0" w:color="auto"/>
                                                  </w:divBdr>
                                                </w:div>
                                                <w:div w:id="572860005">
                                                  <w:marLeft w:val="640"/>
                                                  <w:marRight w:val="0"/>
                                                  <w:marTop w:val="0"/>
                                                  <w:marBottom w:val="0"/>
                                                  <w:divBdr>
                                                    <w:top w:val="none" w:sz="0" w:space="0" w:color="auto"/>
                                                    <w:left w:val="none" w:sz="0" w:space="0" w:color="auto"/>
                                                    <w:bottom w:val="none" w:sz="0" w:space="0" w:color="auto"/>
                                                    <w:right w:val="none" w:sz="0" w:space="0" w:color="auto"/>
                                                  </w:divBdr>
                                                </w:div>
                                                <w:div w:id="592665015">
                                                  <w:marLeft w:val="640"/>
                                                  <w:marRight w:val="0"/>
                                                  <w:marTop w:val="0"/>
                                                  <w:marBottom w:val="0"/>
                                                  <w:divBdr>
                                                    <w:top w:val="none" w:sz="0" w:space="0" w:color="auto"/>
                                                    <w:left w:val="none" w:sz="0" w:space="0" w:color="auto"/>
                                                    <w:bottom w:val="none" w:sz="0" w:space="0" w:color="auto"/>
                                                    <w:right w:val="none" w:sz="0" w:space="0" w:color="auto"/>
                                                  </w:divBdr>
                                                </w:div>
                                                <w:div w:id="616331923">
                                                  <w:marLeft w:val="640"/>
                                                  <w:marRight w:val="0"/>
                                                  <w:marTop w:val="0"/>
                                                  <w:marBottom w:val="0"/>
                                                  <w:divBdr>
                                                    <w:top w:val="none" w:sz="0" w:space="0" w:color="auto"/>
                                                    <w:left w:val="none" w:sz="0" w:space="0" w:color="auto"/>
                                                    <w:bottom w:val="none" w:sz="0" w:space="0" w:color="auto"/>
                                                    <w:right w:val="none" w:sz="0" w:space="0" w:color="auto"/>
                                                  </w:divBdr>
                                                </w:div>
                                                <w:div w:id="647513641">
                                                  <w:marLeft w:val="640"/>
                                                  <w:marRight w:val="0"/>
                                                  <w:marTop w:val="0"/>
                                                  <w:marBottom w:val="0"/>
                                                  <w:divBdr>
                                                    <w:top w:val="none" w:sz="0" w:space="0" w:color="auto"/>
                                                    <w:left w:val="none" w:sz="0" w:space="0" w:color="auto"/>
                                                    <w:bottom w:val="none" w:sz="0" w:space="0" w:color="auto"/>
                                                    <w:right w:val="none" w:sz="0" w:space="0" w:color="auto"/>
                                                  </w:divBdr>
                                                </w:div>
                                                <w:div w:id="767695013">
                                                  <w:marLeft w:val="640"/>
                                                  <w:marRight w:val="0"/>
                                                  <w:marTop w:val="0"/>
                                                  <w:marBottom w:val="0"/>
                                                  <w:divBdr>
                                                    <w:top w:val="none" w:sz="0" w:space="0" w:color="auto"/>
                                                    <w:left w:val="none" w:sz="0" w:space="0" w:color="auto"/>
                                                    <w:bottom w:val="none" w:sz="0" w:space="0" w:color="auto"/>
                                                    <w:right w:val="none" w:sz="0" w:space="0" w:color="auto"/>
                                                  </w:divBdr>
                                                </w:div>
                                                <w:div w:id="799343098">
                                                  <w:marLeft w:val="640"/>
                                                  <w:marRight w:val="0"/>
                                                  <w:marTop w:val="0"/>
                                                  <w:marBottom w:val="0"/>
                                                  <w:divBdr>
                                                    <w:top w:val="none" w:sz="0" w:space="0" w:color="auto"/>
                                                    <w:left w:val="none" w:sz="0" w:space="0" w:color="auto"/>
                                                    <w:bottom w:val="none" w:sz="0" w:space="0" w:color="auto"/>
                                                    <w:right w:val="none" w:sz="0" w:space="0" w:color="auto"/>
                                                  </w:divBdr>
                                                </w:div>
                                                <w:div w:id="887105725">
                                                  <w:marLeft w:val="640"/>
                                                  <w:marRight w:val="0"/>
                                                  <w:marTop w:val="0"/>
                                                  <w:marBottom w:val="0"/>
                                                  <w:divBdr>
                                                    <w:top w:val="none" w:sz="0" w:space="0" w:color="auto"/>
                                                    <w:left w:val="none" w:sz="0" w:space="0" w:color="auto"/>
                                                    <w:bottom w:val="none" w:sz="0" w:space="0" w:color="auto"/>
                                                    <w:right w:val="none" w:sz="0" w:space="0" w:color="auto"/>
                                                  </w:divBdr>
                                                </w:div>
                                                <w:div w:id="989990062">
                                                  <w:marLeft w:val="640"/>
                                                  <w:marRight w:val="0"/>
                                                  <w:marTop w:val="0"/>
                                                  <w:marBottom w:val="0"/>
                                                  <w:divBdr>
                                                    <w:top w:val="none" w:sz="0" w:space="0" w:color="auto"/>
                                                    <w:left w:val="none" w:sz="0" w:space="0" w:color="auto"/>
                                                    <w:bottom w:val="none" w:sz="0" w:space="0" w:color="auto"/>
                                                    <w:right w:val="none" w:sz="0" w:space="0" w:color="auto"/>
                                                  </w:divBdr>
                                                </w:div>
                                                <w:div w:id="1060859005">
                                                  <w:marLeft w:val="640"/>
                                                  <w:marRight w:val="0"/>
                                                  <w:marTop w:val="0"/>
                                                  <w:marBottom w:val="0"/>
                                                  <w:divBdr>
                                                    <w:top w:val="none" w:sz="0" w:space="0" w:color="auto"/>
                                                    <w:left w:val="none" w:sz="0" w:space="0" w:color="auto"/>
                                                    <w:bottom w:val="none" w:sz="0" w:space="0" w:color="auto"/>
                                                    <w:right w:val="none" w:sz="0" w:space="0" w:color="auto"/>
                                                  </w:divBdr>
                                                </w:div>
                                                <w:div w:id="1065421672">
                                                  <w:marLeft w:val="640"/>
                                                  <w:marRight w:val="0"/>
                                                  <w:marTop w:val="0"/>
                                                  <w:marBottom w:val="0"/>
                                                  <w:divBdr>
                                                    <w:top w:val="none" w:sz="0" w:space="0" w:color="auto"/>
                                                    <w:left w:val="none" w:sz="0" w:space="0" w:color="auto"/>
                                                    <w:bottom w:val="none" w:sz="0" w:space="0" w:color="auto"/>
                                                    <w:right w:val="none" w:sz="0" w:space="0" w:color="auto"/>
                                                  </w:divBdr>
                                                </w:div>
                                                <w:div w:id="1066685221">
                                                  <w:marLeft w:val="640"/>
                                                  <w:marRight w:val="0"/>
                                                  <w:marTop w:val="0"/>
                                                  <w:marBottom w:val="0"/>
                                                  <w:divBdr>
                                                    <w:top w:val="none" w:sz="0" w:space="0" w:color="auto"/>
                                                    <w:left w:val="none" w:sz="0" w:space="0" w:color="auto"/>
                                                    <w:bottom w:val="none" w:sz="0" w:space="0" w:color="auto"/>
                                                    <w:right w:val="none" w:sz="0" w:space="0" w:color="auto"/>
                                                  </w:divBdr>
                                                </w:div>
                                                <w:div w:id="1104224309">
                                                  <w:marLeft w:val="640"/>
                                                  <w:marRight w:val="0"/>
                                                  <w:marTop w:val="0"/>
                                                  <w:marBottom w:val="0"/>
                                                  <w:divBdr>
                                                    <w:top w:val="none" w:sz="0" w:space="0" w:color="auto"/>
                                                    <w:left w:val="none" w:sz="0" w:space="0" w:color="auto"/>
                                                    <w:bottom w:val="none" w:sz="0" w:space="0" w:color="auto"/>
                                                    <w:right w:val="none" w:sz="0" w:space="0" w:color="auto"/>
                                                  </w:divBdr>
                                                </w:div>
                                                <w:div w:id="1165634668">
                                                  <w:marLeft w:val="640"/>
                                                  <w:marRight w:val="0"/>
                                                  <w:marTop w:val="0"/>
                                                  <w:marBottom w:val="0"/>
                                                  <w:divBdr>
                                                    <w:top w:val="none" w:sz="0" w:space="0" w:color="auto"/>
                                                    <w:left w:val="none" w:sz="0" w:space="0" w:color="auto"/>
                                                    <w:bottom w:val="none" w:sz="0" w:space="0" w:color="auto"/>
                                                    <w:right w:val="none" w:sz="0" w:space="0" w:color="auto"/>
                                                  </w:divBdr>
                                                </w:div>
                                                <w:div w:id="1317148294">
                                                  <w:marLeft w:val="640"/>
                                                  <w:marRight w:val="0"/>
                                                  <w:marTop w:val="0"/>
                                                  <w:marBottom w:val="0"/>
                                                  <w:divBdr>
                                                    <w:top w:val="none" w:sz="0" w:space="0" w:color="auto"/>
                                                    <w:left w:val="none" w:sz="0" w:space="0" w:color="auto"/>
                                                    <w:bottom w:val="none" w:sz="0" w:space="0" w:color="auto"/>
                                                    <w:right w:val="none" w:sz="0" w:space="0" w:color="auto"/>
                                                  </w:divBdr>
                                                </w:div>
                                                <w:div w:id="1348171151">
                                                  <w:marLeft w:val="640"/>
                                                  <w:marRight w:val="0"/>
                                                  <w:marTop w:val="0"/>
                                                  <w:marBottom w:val="0"/>
                                                  <w:divBdr>
                                                    <w:top w:val="none" w:sz="0" w:space="0" w:color="auto"/>
                                                    <w:left w:val="none" w:sz="0" w:space="0" w:color="auto"/>
                                                    <w:bottom w:val="none" w:sz="0" w:space="0" w:color="auto"/>
                                                    <w:right w:val="none" w:sz="0" w:space="0" w:color="auto"/>
                                                  </w:divBdr>
                                                </w:div>
                                                <w:div w:id="1375305098">
                                                  <w:marLeft w:val="640"/>
                                                  <w:marRight w:val="0"/>
                                                  <w:marTop w:val="0"/>
                                                  <w:marBottom w:val="0"/>
                                                  <w:divBdr>
                                                    <w:top w:val="none" w:sz="0" w:space="0" w:color="auto"/>
                                                    <w:left w:val="none" w:sz="0" w:space="0" w:color="auto"/>
                                                    <w:bottom w:val="none" w:sz="0" w:space="0" w:color="auto"/>
                                                    <w:right w:val="none" w:sz="0" w:space="0" w:color="auto"/>
                                                  </w:divBdr>
                                                </w:div>
                                                <w:div w:id="1386103549">
                                                  <w:marLeft w:val="640"/>
                                                  <w:marRight w:val="0"/>
                                                  <w:marTop w:val="0"/>
                                                  <w:marBottom w:val="0"/>
                                                  <w:divBdr>
                                                    <w:top w:val="none" w:sz="0" w:space="0" w:color="auto"/>
                                                    <w:left w:val="none" w:sz="0" w:space="0" w:color="auto"/>
                                                    <w:bottom w:val="none" w:sz="0" w:space="0" w:color="auto"/>
                                                    <w:right w:val="none" w:sz="0" w:space="0" w:color="auto"/>
                                                  </w:divBdr>
                                                </w:div>
                                                <w:div w:id="1602640675">
                                                  <w:marLeft w:val="640"/>
                                                  <w:marRight w:val="0"/>
                                                  <w:marTop w:val="0"/>
                                                  <w:marBottom w:val="0"/>
                                                  <w:divBdr>
                                                    <w:top w:val="none" w:sz="0" w:space="0" w:color="auto"/>
                                                    <w:left w:val="none" w:sz="0" w:space="0" w:color="auto"/>
                                                    <w:bottom w:val="none" w:sz="0" w:space="0" w:color="auto"/>
                                                    <w:right w:val="none" w:sz="0" w:space="0" w:color="auto"/>
                                                  </w:divBdr>
                                                </w:div>
                                                <w:div w:id="1654136965">
                                                  <w:marLeft w:val="640"/>
                                                  <w:marRight w:val="0"/>
                                                  <w:marTop w:val="0"/>
                                                  <w:marBottom w:val="0"/>
                                                  <w:divBdr>
                                                    <w:top w:val="none" w:sz="0" w:space="0" w:color="auto"/>
                                                    <w:left w:val="none" w:sz="0" w:space="0" w:color="auto"/>
                                                    <w:bottom w:val="none" w:sz="0" w:space="0" w:color="auto"/>
                                                    <w:right w:val="none" w:sz="0" w:space="0" w:color="auto"/>
                                                  </w:divBdr>
                                                </w:div>
                                                <w:div w:id="1654992741">
                                                  <w:marLeft w:val="640"/>
                                                  <w:marRight w:val="0"/>
                                                  <w:marTop w:val="0"/>
                                                  <w:marBottom w:val="0"/>
                                                  <w:divBdr>
                                                    <w:top w:val="none" w:sz="0" w:space="0" w:color="auto"/>
                                                    <w:left w:val="none" w:sz="0" w:space="0" w:color="auto"/>
                                                    <w:bottom w:val="none" w:sz="0" w:space="0" w:color="auto"/>
                                                    <w:right w:val="none" w:sz="0" w:space="0" w:color="auto"/>
                                                  </w:divBdr>
                                                </w:div>
                                                <w:div w:id="1656181790">
                                                  <w:marLeft w:val="640"/>
                                                  <w:marRight w:val="0"/>
                                                  <w:marTop w:val="0"/>
                                                  <w:marBottom w:val="0"/>
                                                  <w:divBdr>
                                                    <w:top w:val="none" w:sz="0" w:space="0" w:color="auto"/>
                                                    <w:left w:val="none" w:sz="0" w:space="0" w:color="auto"/>
                                                    <w:bottom w:val="none" w:sz="0" w:space="0" w:color="auto"/>
                                                    <w:right w:val="none" w:sz="0" w:space="0" w:color="auto"/>
                                                  </w:divBdr>
                                                </w:div>
                                                <w:div w:id="1737849740">
                                                  <w:marLeft w:val="640"/>
                                                  <w:marRight w:val="0"/>
                                                  <w:marTop w:val="0"/>
                                                  <w:marBottom w:val="0"/>
                                                  <w:divBdr>
                                                    <w:top w:val="none" w:sz="0" w:space="0" w:color="auto"/>
                                                    <w:left w:val="none" w:sz="0" w:space="0" w:color="auto"/>
                                                    <w:bottom w:val="none" w:sz="0" w:space="0" w:color="auto"/>
                                                    <w:right w:val="none" w:sz="0" w:space="0" w:color="auto"/>
                                                  </w:divBdr>
                                                </w:div>
                                                <w:div w:id="1848867801">
                                                  <w:marLeft w:val="640"/>
                                                  <w:marRight w:val="0"/>
                                                  <w:marTop w:val="0"/>
                                                  <w:marBottom w:val="0"/>
                                                  <w:divBdr>
                                                    <w:top w:val="none" w:sz="0" w:space="0" w:color="auto"/>
                                                    <w:left w:val="none" w:sz="0" w:space="0" w:color="auto"/>
                                                    <w:bottom w:val="none" w:sz="0" w:space="0" w:color="auto"/>
                                                    <w:right w:val="none" w:sz="0" w:space="0" w:color="auto"/>
                                                  </w:divBdr>
                                                </w:div>
                                                <w:div w:id="1890460372">
                                                  <w:marLeft w:val="640"/>
                                                  <w:marRight w:val="0"/>
                                                  <w:marTop w:val="0"/>
                                                  <w:marBottom w:val="0"/>
                                                  <w:divBdr>
                                                    <w:top w:val="none" w:sz="0" w:space="0" w:color="auto"/>
                                                    <w:left w:val="none" w:sz="0" w:space="0" w:color="auto"/>
                                                    <w:bottom w:val="none" w:sz="0" w:space="0" w:color="auto"/>
                                                    <w:right w:val="none" w:sz="0" w:space="0" w:color="auto"/>
                                                  </w:divBdr>
                                                </w:div>
                                                <w:div w:id="1908299185">
                                                  <w:marLeft w:val="640"/>
                                                  <w:marRight w:val="0"/>
                                                  <w:marTop w:val="0"/>
                                                  <w:marBottom w:val="0"/>
                                                  <w:divBdr>
                                                    <w:top w:val="none" w:sz="0" w:space="0" w:color="auto"/>
                                                    <w:left w:val="none" w:sz="0" w:space="0" w:color="auto"/>
                                                    <w:bottom w:val="none" w:sz="0" w:space="0" w:color="auto"/>
                                                    <w:right w:val="none" w:sz="0" w:space="0" w:color="auto"/>
                                                  </w:divBdr>
                                                </w:div>
                                                <w:div w:id="2052609036">
                                                  <w:marLeft w:val="640"/>
                                                  <w:marRight w:val="0"/>
                                                  <w:marTop w:val="0"/>
                                                  <w:marBottom w:val="0"/>
                                                  <w:divBdr>
                                                    <w:top w:val="none" w:sz="0" w:space="0" w:color="auto"/>
                                                    <w:left w:val="none" w:sz="0" w:space="0" w:color="auto"/>
                                                    <w:bottom w:val="none" w:sz="0" w:space="0" w:color="auto"/>
                                                    <w:right w:val="none" w:sz="0" w:space="0" w:color="auto"/>
                                                  </w:divBdr>
                                                </w:div>
                                                <w:div w:id="2090615547">
                                                  <w:marLeft w:val="640"/>
                                                  <w:marRight w:val="0"/>
                                                  <w:marTop w:val="0"/>
                                                  <w:marBottom w:val="0"/>
                                                  <w:divBdr>
                                                    <w:top w:val="none" w:sz="0" w:space="0" w:color="auto"/>
                                                    <w:left w:val="none" w:sz="0" w:space="0" w:color="auto"/>
                                                    <w:bottom w:val="none" w:sz="0" w:space="0" w:color="auto"/>
                                                    <w:right w:val="none" w:sz="0" w:space="0" w:color="auto"/>
                                                  </w:divBdr>
                                                </w:div>
                                                <w:div w:id="2127918770">
                                                  <w:marLeft w:val="640"/>
                                                  <w:marRight w:val="0"/>
                                                  <w:marTop w:val="0"/>
                                                  <w:marBottom w:val="0"/>
                                                  <w:divBdr>
                                                    <w:top w:val="none" w:sz="0" w:space="0" w:color="auto"/>
                                                    <w:left w:val="none" w:sz="0" w:space="0" w:color="auto"/>
                                                    <w:bottom w:val="none" w:sz="0" w:space="0" w:color="auto"/>
                                                    <w:right w:val="none" w:sz="0" w:space="0" w:color="auto"/>
                                                  </w:divBdr>
                                                </w:div>
                                              </w:divsChild>
                                            </w:div>
                                            <w:div w:id="1961185132">
                                              <w:marLeft w:val="0"/>
                                              <w:marRight w:val="0"/>
                                              <w:marTop w:val="0"/>
                                              <w:marBottom w:val="0"/>
                                              <w:divBdr>
                                                <w:top w:val="none" w:sz="0" w:space="0" w:color="auto"/>
                                                <w:left w:val="none" w:sz="0" w:space="0" w:color="auto"/>
                                                <w:bottom w:val="none" w:sz="0" w:space="0" w:color="auto"/>
                                                <w:right w:val="none" w:sz="0" w:space="0" w:color="auto"/>
                                              </w:divBdr>
                                              <w:divsChild>
                                                <w:div w:id="27997631">
                                                  <w:marLeft w:val="640"/>
                                                  <w:marRight w:val="0"/>
                                                  <w:marTop w:val="0"/>
                                                  <w:marBottom w:val="0"/>
                                                  <w:divBdr>
                                                    <w:top w:val="none" w:sz="0" w:space="0" w:color="auto"/>
                                                    <w:left w:val="none" w:sz="0" w:space="0" w:color="auto"/>
                                                    <w:bottom w:val="none" w:sz="0" w:space="0" w:color="auto"/>
                                                    <w:right w:val="none" w:sz="0" w:space="0" w:color="auto"/>
                                                  </w:divBdr>
                                                </w:div>
                                                <w:div w:id="42870309">
                                                  <w:marLeft w:val="640"/>
                                                  <w:marRight w:val="0"/>
                                                  <w:marTop w:val="0"/>
                                                  <w:marBottom w:val="0"/>
                                                  <w:divBdr>
                                                    <w:top w:val="none" w:sz="0" w:space="0" w:color="auto"/>
                                                    <w:left w:val="none" w:sz="0" w:space="0" w:color="auto"/>
                                                    <w:bottom w:val="none" w:sz="0" w:space="0" w:color="auto"/>
                                                    <w:right w:val="none" w:sz="0" w:space="0" w:color="auto"/>
                                                  </w:divBdr>
                                                </w:div>
                                                <w:div w:id="74130610">
                                                  <w:marLeft w:val="640"/>
                                                  <w:marRight w:val="0"/>
                                                  <w:marTop w:val="0"/>
                                                  <w:marBottom w:val="0"/>
                                                  <w:divBdr>
                                                    <w:top w:val="none" w:sz="0" w:space="0" w:color="auto"/>
                                                    <w:left w:val="none" w:sz="0" w:space="0" w:color="auto"/>
                                                    <w:bottom w:val="none" w:sz="0" w:space="0" w:color="auto"/>
                                                    <w:right w:val="none" w:sz="0" w:space="0" w:color="auto"/>
                                                  </w:divBdr>
                                                </w:div>
                                                <w:div w:id="172184932">
                                                  <w:marLeft w:val="640"/>
                                                  <w:marRight w:val="0"/>
                                                  <w:marTop w:val="0"/>
                                                  <w:marBottom w:val="0"/>
                                                  <w:divBdr>
                                                    <w:top w:val="none" w:sz="0" w:space="0" w:color="auto"/>
                                                    <w:left w:val="none" w:sz="0" w:space="0" w:color="auto"/>
                                                    <w:bottom w:val="none" w:sz="0" w:space="0" w:color="auto"/>
                                                    <w:right w:val="none" w:sz="0" w:space="0" w:color="auto"/>
                                                  </w:divBdr>
                                                </w:div>
                                                <w:div w:id="234554953">
                                                  <w:marLeft w:val="640"/>
                                                  <w:marRight w:val="0"/>
                                                  <w:marTop w:val="0"/>
                                                  <w:marBottom w:val="0"/>
                                                  <w:divBdr>
                                                    <w:top w:val="none" w:sz="0" w:space="0" w:color="auto"/>
                                                    <w:left w:val="none" w:sz="0" w:space="0" w:color="auto"/>
                                                    <w:bottom w:val="none" w:sz="0" w:space="0" w:color="auto"/>
                                                    <w:right w:val="none" w:sz="0" w:space="0" w:color="auto"/>
                                                  </w:divBdr>
                                                </w:div>
                                                <w:div w:id="236792278">
                                                  <w:marLeft w:val="640"/>
                                                  <w:marRight w:val="0"/>
                                                  <w:marTop w:val="0"/>
                                                  <w:marBottom w:val="0"/>
                                                  <w:divBdr>
                                                    <w:top w:val="none" w:sz="0" w:space="0" w:color="auto"/>
                                                    <w:left w:val="none" w:sz="0" w:space="0" w:color="auto"/>
                                                    <w:bottom w:val="none" w:sz="0" w:space="0" w:color="auto"/>
                                                    <w:right w:val="none" w:sz="0" w:space="0" w:color="auto"/>
                                                  </w:divBdr>
                                                </w:div>
                                                <w:div w:id="414210948">
                                                  <w:marLeft w:val="640"/>
                                                  <w:marRight w:val="0"/>
                                                  <w:marTop w:val="0"/>
                                                  <w:marBottom w:val="0"/>
                                                  <w:divBdr>
                                                    <w:top w:val="none" w:sz="0" w:space="0" w:color="auto"/>
                                                    <w:left w:val="none" w:sz="0" w:space="0" w:color="auto"/>
                                                    <w:bottom w:val="none" w:sz="0" w:space="0" w:color="auto"/>
                                                    <w:right w:val="none" w:sz="0" w:space="0" w:color="auto"/>
                                                  </w:divBdr>
                                                </w:div>
                                                <w:div w:id="448429835">
                                                  <w:marLeft w:val="640"/>
                                                  <w:marRight w:val="0"/>
                                                  <w:marTop w:val="0"/>
                                                  <w:marBottom w:val="0"/>
                                                  <w:divBdr>
                                                    <w:top w:val="none" w:sz="0" w:space="0" w:color="auto"/>
                                                    <w:left w:val="none" w:sz="0" w:space="0" w:color="auto"/>
                                                    <w:bottom w:val="none" w:sz="0" w:space="0" w:color="auto"/>
                                                    <w:right w:val="none" w:sz="0" w:space="0" w:color="auto"/>
                                                  </w:divBdr>
                                                </w:div>
                                                <w:div w:id="466362702">
                                                  <w:marLeft w:val="640"/>
                                                  <w:marRight w:val="0"/>
                                                  <w:marTop w:val="0"/>
                                                  <w:marBottom w:val="0"/>
                                                  <w:divBdr>
                                                    <w:top w:val="none" w:sz="0" w:space="0" w:color="auto"/>
                                                    <w:left w:val="none" w:sz="0" w:space="0" w:color="auto"/>
                                                    <w:bottom w:val="none" w:sz="0" w:space="0" w:color="auto"/>
                                                    <w:right w:val="none" w:sz="0" w:space="0" w:color="auto"/>
                                                  </w:divBdr>
                                                </w:div>
                                                <w:div w:id="549731332">
                                                  <w:marLeft w:val="640"/>
                                                  <w:marRight w:val="0"/>
                                                  <w:marTop w:val="0"/>
                                                  <w:marBottom w:val="0"/>
                                                  <w:divBdr>
                                                    <w:top w:val="none" w:sz="0" w:space="0" w:color="auto"/>
                                                    <w:left w:val="none" w:sz="0" w:space="0" w:color="auto"/>
                                                    <w:bottom w:val="none" w:sz="0" w:space="0" w:color="auto"/>
                                                    <w:right w:val="none" w:sz="0" w:space="0" w:color="auto"/>
                                                  </w:divBdr>
                                                </w:div>
                                                <w:div w:id="559949442">
                                                  <w:marLeft w:val="640"/>
                                                  <w:marRight w:val="0"/>
                                                  <w:marTop w:val="0"/>
                                                  <w:marBottom w:val="0"/>
                                                  <w:divBdr>
                                                    <w:top w:val="none" w:sz="0" w:space="0" w:color="auto"/>
                                                    <w:left w:val="none" w:sz="0" w:space="0" w:color="auto"/>
                                                    <w:bottom w:val="none" w:sz="0" w:space="0" w:color="auto"/>
                                                    <w:right w:val="none" w:sz="0" w:space="0" w:color="auto"/>
                                                  </w:divBdr>
                                                </w:div>
                                                <w:div w:id="796408268">
                                                  <w:marLeft w:val="640"/>
                                                  <w:marRight w:val="0"/>
                                                  <w:marTop w:val="0"/>
                                                  <w:marBottom w:val="0"/>
                                                  <w:divBdr>
                                                    <w:top w:val="none" w:sz="0" w:space="0" w:color="auto"/>
                                                    <w:left w:val="none" w:sz="0" w:space="0" w:color="auto"/>
                                                    <w:bottom w:val="none" w:sz="0" w:space="0" w:color="auto"/>
                                                    <w:right w:val="none" w:sz="0" w:space="0" w:color="auto"/>
                                                  </w:divBdr>
                                                </w:div>
                                                <w:div w:id="909001775">
                                                  <w:marLeft w:val="640"/>
                                                  <w:marRight w:val="0"/>
                                                  <w:marTop w:val="0"/>
                                                  <w:marBottom w:val="0"/>
                                                  <w:divBdr>
                                                    <w:top w:val="none" w:sz="0" w:space="0" w:color="auto"/>
                                                    <w:left w:val="none" w:sz="0" w:space="0" w:color="auto"/>
                                                    <w:bottom w:val="none" w:sz="0" w:space="0" w:color="auto"/>
                                                    <w:right w:val="none" w:sz="0" w:space="0" w:color="auto"/>
                                                  </w:divBdr>
                                                </w:div>
                                                <w:div w:id="926036962">
                                                  <w:marLeft w:val="640"/>
                                                  <w:marRight w:val="0"/>
                                                  <w:marTop w:val="0"/>
                                                  <w:marBottom w:val="0"/>
                                                  <w:divBdr>
                                                    <w:top w:val="none" w:sz="0" w:space="0" w:color="auto"/>
                                                    <w:left w:val="none" w:sz="0" w:space="0" w:color="auto"/>
                                                    <w:bottom w:val="none" w:sz="0" w:space="0" w:color="auto"/>
                                                    <w:right w:val="none" w:sz="0" w:space="0" w:color="auto"/>
                                                  </w:divBdr>
                                                </w:div>
                                                <w:div w:id="1011295824">
                                                  <w:marLeft w:val="640"/>
                                                  <w:marRight w:val="0"/>
                                                  <w:marTop w:val="0"/>
                                                  <w:marBottom w:val="0"/>
                                                  <w:divBdr>
                                                    <w:top w:val="none" w:sz="0" w:space="0" w:color="auto"/>
                                                    <w:left w:val="none" w:sz="0" w:space="0" w:color="auto"/>
                                                    <w:bottom w:val="none" w:sz="0" w:space="0" w:color="auto"/>
                                                    <w:right w:val="none" w:sz="0" w:space="0" w:color="auto"/>
                                                  </w:divBdr>
                                                </w:div>
                                                <w:div w:id="1206867721">
                                                  <w:marLeft w:val="640"/>
                                                  <w:marRight w:val="0"/>
                                                  <w:marTop w:val="0"/>
                                                  <w:marBottom w:val="0"/>
                                                  <w:divBdr>
                                                    <w:top w:val="none" w:sz="0" w:space="0" w:color="auto"/>
                                                    <w:left w:val="none" w:sz="0" w:space="0" w:color="auto"/>
                                                    <w:bottom w:val="none" w:sz="0" w:space="0" w:color="auto"/>
                                                    <w:right w:val="none" w:sz="0" w:space="0" w:color="auto"/>
                                                  </w:divBdr>
                                                </w:div>
                                                <w:div w:id="1253665122">
                                                  <w:marLeft w:val="640"/>
                                                  <w:marRight w:val="0"/>
                                                  <w:marTop w:val="0"/>
                                                  <w:marBottom w:val="0"/>
                                                  <w:divBdr>
                                                    <w:top w:val="none" w:sz="0" w:space="0" w:color="auto"/>
                                                    <w:left w:val="none" w:sz="0" w:space="0" w:color="auto"/>
                                                    <w:bottom w:val="none" w:sz="0" w:space="0" w:color="auto"/>
                                                    <w:right w:val="none" w:sz="0" w:space="0" w:color="auto"/>
                                                  </w:divBdr>
                                                </w:div>
                                                <w:div w:id="1258096318">
                                                  <w:marLeft w:val="640"/>
                                                  <w:marRight w:val="0"/>
                                                  <w:marTop w:val="0"/>
                                                  <w:marBottom w:val="0"/>
                                                  <w:divBdr>
                                                    <w:top w:val="none" w:sz="0" w:space="0" w:color="auto"/>
                                                    <w:left w:val="none" w:sz="0" w:space="0" w:color="auto"/>
                                                    <w:bottom w:val="none" w:sz="0" w:space="0" w:color="auto"/>
                                                    <w:right w:val="none" w:sz="0" w:space="0" w:color="auto"/>
                                                  </w:divBdr>
                                                </w:div>
                                                <w:div w:id="1312372041">
                                                  <w:marLeft w:val="640"/>
                                                  <w:marRight w:val="0"/>
                                                  <w:marTop w:val="0"/>
                                                  <w:marBottom w:val="0"/>
                                                  <w:divBdr>
                                                    <w:top w:val="none" w:sz="0" w:space="0" w:color="auto"/>
                                                    <w:left w:val="none" w:sz="0" w:space="0" w:color="auto"/>
                                                    <w:bottom w:val="none" w:sz="0" w:space="0" w:color="auto"/>
                                                    <w:right w:val="none" w:sz="0" w:space="0" w:color="auto"/>
                                                  </w:divBdr>
                                                </w:div>
                                                <w:div w:id="1358890019">
                                                  <w:marLeft w:val="640"/>
                                                  <w:marRight w:val="0"/>
                                                  <w:marTop w:val="0"/>
                                                  <w:marBottom w:val="0"/>
                                                  <w:divBdr>
                                                    <w:top w:val="none" w:sz="0" w:space="0" w:color="auto"/>
                                                    <w:left w:val="none" w:sz="0" w:space="0" w:color="auto"/>
                                                    <w:bottom w:val="none" w:sz="0" w:space="0" w:color="auto"/>
                                                    <w:right w:val="none" w:sz="0" w:space="0" w:color="auto"/>
                                                  </w:divBdr>
                                                </w:div>
                                                <w:div w:id="1373925153">
                                                  <w:marLeft w:val="640"/>
                                                  <w:marRight w:val="0"/>
                                                  <w:marTop w:val="0"/>
                                                  <w:marBottom w:val="0"/>
                                                  <w:divBdr>
                                                    <w:top w:val="none" w:sz="0" w:space="0" w:color="auto"/>
                                                    <w:left w:val="none" w:sz="0" w:space="0" w:color="auto"/>
                                                    <w:bottom w:val="none" w:sz="0" w:space="0" w:color="auto"/>
                                                    <w:right w:val="none" w:sz="0" w:space="0" w:color="auto"/>
                                                  </w:divBdr>
                                                </w:div>
                                                <w:div w:id="1382098373">
                                                  <w:marLeft w:val="640"/>
                                                  <w:marRight w:val="0"/>
                                                  <w:marTop w:val="0"/>
                                                  <w:marBottom w:val="0"/>
                                                  <w:divBdr>
                                                    <w:top w:val="none" w:sz="0" w:space="0" w:color="auto"/>
                                                    <w:left w:val="none" w:sz="0" w:space="0" w:color="auto"/>
                                                    <w:bottom w:val="none" w:sz="0" w:space="0" w:color="auto"/>
                                                    <w:right w:val="none" w:sz="0" w:space="0" w:color="auto"/>
                                                  </w:divBdr>
                                                </w:div>
                                                <w:div w:id="1384259171">
                                                  <w:marLeft w:val="640"/>
                                                  <w:marRight w:val="0"/>
                                                  <w:marTop w:val="0"/>
                                                  <w:marBottom w:val="0"/>
                                                  <w:divBdr>
                                                    <w:top w:val="none" w:sz="0" w:space="0" w:color="auto"/>
                                                    <w:left w:val="none" w:sz="0" w:space="0" w:color="auto"/>
                                                    <w:bottom w:val="none" w:sz="0" w:space="0" w:color="auto"/>
                                                    <w:right w:val="none" w:sz="0" w:space="0" w:color="auto"/>
                                                  </w:divBdr>
                                                </w:div>
                                                <w:div w:id="1428498991">
                                                  <w:marLeft w:val="640"/>
                                                  <w:marRight w:val="0"/>
                                                  <w:marTop w:val="0"/>
                                                  <w:marBottom w:val="0"/>
                                                  <w:divBdr>
                                                    <w:top w:val="none" w:sz="0" w:space="0" w:color="auto"/>
                                                    <w:left w:val="none" w:sz="0" w:space="0" w:color="auto"/>
                                                    <w:bottom w:val="none" w:sz="0" w:space="0" w:color="auto"/>
                                                    <w:right w:val="none" w:sz="0" w:space="0" w:color="auto"/>
                                                  </w:divBdr>
                                                </w:div>
                                                <w:div w:id="1439174319">
                                                  <w:marLeft w:val="640"/>
                                                  <w:marRight w:val="0"/>
                                                  <w:marTop w:val="0"/>
                                                  <w:marBottom w:val="0"/>
                                                  <w:divBdr>
                                                    <w:top w:val="none" w:sz="0" w:space="0" w:color="auto"/>
                                                    <w:left w:val="none" w:sz="0" w:space="0" w:color="auto"/>
                                                    <w:bottom w:val="none" w:sz="0" w:space="0" w:color="auto"/>
                                                    <w:right w:val="none" w:sz="0" w:space="0" w:color="auto"/>
                                                  </w:divBdr>
                                                </w:div>
                                                <w:div w:id="1533766969">
                                                  <w:marLeft w:val="640"/>
                                                  <w:marRight w:val="0"/>
                                                  <w:marTop w:val="0"/>
                                                  <w:marBottom w:val="0"/>
                                                  <w:divBdr>
                                                    <w:top w:val="none" w:sz="0" w:space="0" w:color="auto"/>
                                                    <w:left w:val="none" w:sz="0" w:space="0" w:color="auto"/>
                                                    <w:bottom w:val="none" w:sz="0" w:space="0" w:color="auto"/>
                                                    <w:right w:val="none" w:sz="0" w:space="0" w:color="auto"/>
                                                  </w:divBdr>
                                                </w:div>
                                                <w:div w:id="1538347874">
                                                  <w:marLeft w:val="640"/>
                                                  <w:marRight w:val="0"/>
                                                  <w:marTop w:val="0"/>
                                                  <w:marBottom w:val="0"/>
                                                  <w:divBdr>
                                                    <w:top w:val="none" w:sz="0" w:space="0" w:color="auto"/>
                                                    <w:left w:val="none" w:sz="0" w:space="0" w:color="auto"/>
                                                    <w:bottom w:val="none" w:sz="0" w:space="0" w:color="auto"/>
                                                    <w:right w:val="none" w:sz="0" w:space="0" w:color="auto"/>
                                                  </w:divBdr>
                                                </w:div>
                                                <w:div w:id="1561864612">
                                                  <w:marLeft w:val="640"/>
                                                  <w:marRight w:val="0"/>
                                                  <w:marTop w:val="0"/>
                                                  <w:marBottom w:val="0"/>
                                                  <w:divBdr>
                                                    <w:top w:val="none" w:sz="0" w:space="0" w:color="auto"/>
                                                    <w:left w:val="none" w:sz="0" w:space="0" w:color="auto"/>
                                                    <w:bottom w:val="none" w:sz="0" w:space="0" w:color="auto"/>
                                                    <w:right w:val="none" w:sz="0" w:space="0" w:color="auto"/>
                                                  </w:divBdr>
                                                </w:div>
                                                <w:div w:id="1584561218">
                                                  <w:marLeft w:val="640"/>
                                                  <w:marRight w:val="0"/>
                                                  <w:marTop w:val="0"/>
                                                  <w:marBottom w:val="0"/>
                                                  <w:divBdr>
                                                    <w:top w:val="none" w:sz="0" w:space="0" w:color="auto"/>
                                                    <w:left w:val="none" w:sz="0" w:space="0" w:color="auto"/>
                                                    <w:bottom w:val="none" w:sz="0" w:space="0" w:color="auto"/>
                                                    <w:right w:val="none" w:sz="0" w:space="0" w:color="auto"/>
                                                  </w:divBdr>
                                                </w:div>
                                                <w:div w:id="1591238342">
                                                  <w:marLeft w:val="640"/>
                                                  <w:marRight w:val="0"/>
                                                  <w:marTop w:val="0"/>
                                                  <w:marBottom w:val="0"/>
                                                  <w:divBdr>
                                                    <w:top w:val="none" w:sz="0" w:space="0" w:color="auto"/>
                                                    <w:left w:val="none" w:sz="0" w:space="0" w:color="auto"/>
                                                    <w:bottom w:val="none" w:sz="0" w:space="0" w:color="auto"/>
                                                    <w:right w:val="none" w:sz="0" w:space="0" w:color="auto"/>
                                                  </w:divBdr>
                                                </w:div>
                                                <w:div w:id="1680230831">
                                                  <w:marLeft w:val="640"/>
                                                  <w:marRight w:val="0"/>
                                                  <w:marTop w:val="0"/>
                                                  <w:marBottom w:val="0"/>
                                                  <w:divBdr>
                                                    <w:top w:val="none" w:sz="0" w:space="0" w:color="auto"/>
                                                    <w:left w:val="none" w:sz="0" w:space="0" w:color="auto"/>
                                                    <w:bottom w:val="none" w:sz="0" w:space="0" w:color="auto"/>
                                                    <w:right w:val="none" w:sz="0" w:space="0" w:color="auto"/>
                                                  </w:divBdr>
                                                </w:div>
                                                <w:div w:id="1743983539">
                                                  <w:marLeft w:val="640"/>
                                                  <w:marRight w:val="0"/>
                                                  <w:marTop w:val="0"/>
                                                  <w:marBottom w:val="0"/>
                                                  <w:divBdr>
                                                    <w:top w:val="none" w:sz="0" w:space="0" w:color="auto"/>
                                                    <w:left w:val="none" w:sz="0" w:space="0" w:color="auto"/>
                                                    <w:bottom w:val="none" w:sz="0" w:space="0" w:color="auto"/>
                                                    <w:right w:val="none" w:sz="0" w:space="0" w:color="auto"/>
                                                  </w:divBdr>
                                                </w:div>
                                                <w:div w:id="1773430585">
                                                  <w:marLeft w:val="640"/>
                                                  <w:marRight w:val="0"/>
                                                  <w:marTop w:val="0"/>
                                                  <w:marBottom w:val="0"/>
                                                  <w:divBdr>
                                                    <w:top w:val="none" w:sz="0" w:space="0" w:color="auto"/>
                                                    <w:left w:val="none" w:sz="0" w:space="0" w:color="auto"/>
                                                    <w:bottom w:val="none" w:sz="0" w:space="0" w:color="auto"/>
                                                    <w:right w:val="none" w:sz="0" w:space="0" w:color="auto"/>
                                                  </w:divBdr>
                                                </w:div>
                                                <w:div w:id="1808235206">
                                                  <w:marLeft w:val="640"/>
                                                  <w:marRight w:val="0"/>
                                                  <w:marTop w:val="0"/>
                                                  <w:marBottom w:val="0"/>
                                                  <w:divBdr>
                                                    <w:top w:val="none" w:sz="0" w:space="0" w:color="auto"/>
                                                    <w:left w:val="none" w:sz="0" w:space="0" w:color="auto"/>
                                                    <w:bottom w:val="none" w:sz="0" w:space="0" w:color="auto"/>
                                                    <w:right w:val="none" w:sz="0" w:space="0" w:color="auto"/>
                                                  </w:divBdr>
                                                </w:div>
                                                <w:div w:id="1848792055">
                                                  <w:marLeft w:val="640"/>
                                                  <w:marRight w:val="0"/>
                                                  <w:marTop w:val="0"/>
                                                  <w:marBottom w:val="0"/>
                                                  <w:divBdr>
                                                    <w:top w:val="none" w:sz="0" w:space="0" w:color="auto"/>
                                                    <w:left w:val="none" w:sz="0" w:space="0" w:color="auto"/>
                                                    <w:bottom w:val="none" w:sz="0" w:space="0" w:color="auto"/>
                                                    <w:right w:val="none" w:sz="0" w:space="0" w:color="auto"/>
                                                  </w:divBdr>
                                                </w:div>
                                                <w:div w:id="1968703134">
                                                  <w:marLeft w:val="640"/>
                                                  <w:marRight w:val="0"/>
                                                  <w:marTop w:val="0"/>
                                                  <w:marBottom w:val="0"/>
                                                  <w:divBdr>
                                                    <w:top w:val="none" w:sz="0" w:space="0" w:color="auto"/>
                                                    <w:left w:val="none" w:sz="0" w:space="0" w:color="auto"/>
                                                    <w:bottom w:val="none" w:sz="0" w:space="0" w:color="auto"/>
                                                    <w:right w:val="none" w:sz="0" w:space="0" w:color="auto"/>
                                                  </w:divBdr>
                                                </w:div>
                                                <w:div w:id="2030402771">
                                                  <w:marLeft w:val="640"/>
                                                  <w:marRight w:val="0"/>
                                                  <w:marTop w:val="0"/>
                                                  <w:marBottom w:val="0"/>
                                                  <w:divBdr>
                                                    <w:top w:val="none" w:sz="0" w:space="0" w:color="auto"/>
                                                    <w:left w:val="none" w:sz="0" w:space="0" w:color="auto"/>
                                                    <w:bottom w:val="none" w:sz="0" w:space="0" w:color="auto"/>
                                                    <w:right w:val="none" w:sz="0" w:space="0" w:color="auto"/>
                                                  </w:divBdr>
                                                </w:div>
                                                <w:div w:id="2113351092">
                                                  <w:marLeft w:val="640"/>
                                                  <w:marRight w:val="0"/>
                                                  <w:marTop w:val="0"/>
                                                  <w:marBottom w:val="0"/>
                                                  <w:divBdr>
                                                    <w:top w:val="none" w:sz="0" w:space="0" w:color="auto"/>
                                                    <w:left w:val="none" w:sz="0" w:space="0" w:color="auto"/>
                                                    <w:bottom w:val="none" w:sz="0" w:space="0" w:color="auto"/>
                                                    <w:right w:val="none" w:sz="0" w:space="0" w:color="auto"/>
                                                  </w:divBdr>
                                                </w:div>
                                              </w:divsChild>
                                            </w:div>
                                            <w:div w:id="2026709621">
                                              <w:marLeft w:val="0"/>
                                              <w:marRight w:val="0"/>
                                              <w:marTop w:val="0"/>
                                              <w:marBottom w:val="0"/>
                                              <w:divBdr>
                                                <w:top w:val="none" w:sz="0" w:space="0" w:color="auto"/>
                                                <w:left w:val="none" w:sz="0" w:space="0" w:color="auto"/>
                                                <w:bottom w:val="none" w:sz="0" w:space="0" w:color="auto"/>
                                                <w:right w:val="none" w:sz="0" w:space="0" w:color="auto"/>
                                              </w:divBdr>
                                              <w:divsChild>
                                                <w:div w:id="41441950">
                                                  <w:marLeft w:val="640"/>
                                                  <w:marRight w:val="0"/>
                                                  <w:marTop w:val="0"/>
                                                  <w:marBottom w:val="0"/>
                                                  <w:divBdr>
                                                    <w:top w:val="none" w:sz="0" w:space="0" w:color="auto"/>
                                                    <w:left w:val="none" w:sz="0" w:space="0" w:color="auto"/>
                                                    <w:bottom w:val="none" w:sz="0" w:space="0" w:color="auto"/>
                                                    <w:right w:val="none" w:sz="0" w:space="0" w:color="auto"/>
                                                  </w:divBdr>
                                                </w:div>
                                                <w:div w:id="255673045">
                                                  <w:marLeft w:val="640"/>
                                                  <w:marRight w:val="0"/>
                                                  <w:marTop w:val="0"/>
                                                  <w:marBottom w:val="0"/>
                                                  <w:divBdr>
                                                    <w:top w:val="none" w:sz="0" w:space="0" w:color="auto"/>
                                                    <w:left w:val="none" w:sz="0" w:space="0" w:color="auto"/>
                                                    <w:bottom w:val="none" w:sz="0" w:space="0" w:color="auto"/>
                                                    <w:right w:val="none" w:sz="0" w:space="0" w:color="auto"/>
                                                  </w:divBdr>
                                                </w:div>
                                                <w:div w:id="258947037">
                                                  <w:marLeft w:val="640"/>
                                                  <w:marRight w:val="0"/>
                                                  <w:marTop w:val="0"/>
                                                  <w:marBottom w:val="0"/>
                                                  <w:divBdr>
                                                    <w:top w:val="none" w:sz="0" w:space="0" w:color="auto"/>
                                                    <w:left w:val="none" w:sz="0" w:space="0" w:color="auto"/>
                                                    <w:bottom w:val="none" w:sz="0" w:space="0" w:color="auto"/>
                                                    <w:right w:val="none" w:sz="0" w:space="0" w:color="auto"/>
                                                  </w:divBdr>
                                                </w:div>
                                                <w:div w:id="268195948">
                                                  <w:marLeft w:val="640"/>
                                                  <w:marRight w:val="0"/>
                                                  <w:marTop w:val="0"/>
                                                  <w:marBottom w:val="0"/>
                                                  <w:divBdr>
                                                    <w:top w:val="none" w:sz="0" w:space="0" w:color="auto"/>
                                                    <w:left w:val="none" w:sz="0" w:space="0" w:color="auto"/>
                                                    <w:bottom w:val="none" w:sz="0" w:space="0" w:color="auto"/>
                                                    <w:right w:val="none" w:sz="0" w:space="0" w:color="auto"/>
                                                  </w:divBdr>
                                                </w:div>
                                                <w:div w:id="281112892">
                                                  <w:marLeft w:val="640"/>
                                                  <w:marRight w:val="0"/>
                                                  <w:marTop w:val="0"/>
                                                  <w:marBottom w:val="0"/>
                                                  <w:divBdr>
                                                    <w:top w:val="none" w:sz="0" w:space="0" w:color="auto"/>
                                                    <w:left w:val="none" w:sz="0" w:space="0" w:color="auto"/>
                                                    <w:bottom w:val="none" w:sz="0" w:space="0" w:color="auto"/>
                                                    <w:right w:val="none" w:sz="0" w:space="0" w:color="auto"/>
                                                  </w:divBdr>
                                                </w:div>
                                                <w:div w:id="295448604">
                                                  <w:marLeft w:val="640"/>
                                                  <w:marRight w:val="0"/>
                                                  <w:marTop w:val="0"/>
                                                  <w:marBottom w:val="0"/>
                                                  <w:divBdr>
                                                    <w:top w:val="none" w:sz="0" w:space="0" w:color="auto"/>
                                                    <w:left w:val="none" w:sz="0" w:space="0" w:color="auto"/>
                                                    <w:bottom w:val="none" w:sz="0" w:space="0" w:color="auto"/>
                                                    <w:right w:val="none" w:sz="0" w:space="0" w:color="auto"/>
                                                  </w:divBdr>
                                                </w:div>
                                                <w:div w:id="299043358">
                                                  <w:marLeft w:val="640"/>
                                                  <w:marRight w:val="0"/>
                                                  <w:marTop w:val="0"/>
                                                  <w:marBottom w:val="0"/>
                                                  <w:divBdr>
                                                    <w:top w:val="none" w:sz="0" w:space="0" w:color="auto"/>
                                                    <w:left w:val="none" w:sz="0" w:space="0" w:color="auto"/>
                                                    <w:bottom w:val="none" w:sz="0" w:space="0" w:color="auto"/>
                                                    <w:right w:val="none" w:sz="0" w:space="0" w:color="auto"/>
                                                  </w:divBdr>
                                                </w:div>
                                                <w:div w:id="496649170">
                                                  <w:marLeft w:val="640"/>
                                                  <w:marRight w:val="0"/>
                                                  <w:marTop w:val="0"/>
                                                  <w:marBottom w:val="0"/>
                                                  <w:divBdr>
                                                    <w:top w:val="none" w:sz="0" w:space="0" w:color="auto"/>
                                                    <w:left w:val="none" w:sz="0" w:space="0" w:color="auto"/>
                                                    <w:bottom w:val="none" w:sz="0" w:space="0" w:color="auto"/>
                                                    <w:right w:val="none" w:sz="0" w:space="0" w:color="auto"/>
                                                  </w:divBdr>
                                                </w:div>
                                                <w:div w:id="497384778">
                                                  <w:marLeft w:val="640"/>
                                                  <w:marRight w:val="0"/>
                                                  <w:marTop w:val="0"/>
                                                  <w:marBottom w:val="0"/>
                                                  <w:divBdr>
                                                    <w:top w:val="none" w:sz="0" w:space="0" w:color="auto"/>
                                                    <w:left w:val="none" w:sz="0" w:space="0" w:color="auto"/>
                                                    <w:bottom w:val="none" w:sz="0" w:space="0" w:color="auto"/>
                                                    <w:right w:val="none" w:sz="0" w:space="0" w:color="auto"/>
                                                  </w:divBdr>
                                                </w:div>
                                                <w:div w:id="545873673">
                                                  <w:marLeft w:val="640"/>
                                                  <w:marRight w:val="0"/>
                                                  <w:marTop w:val="0"/>
                                                  <w:marBottom w:val="0"/>
                                                  <w:divBdr>
                                                    <w:top w:val="none" w:sz="0" w:space="0" w:color="auto"/>
                                                    <w:left w:val="none" w:sz="0" w:space="0" w:color="auto"/>
                                                    <w:bottom w:val="none" w:sz="0" w:space="0" w:color="auto"/>
                                                    <w:right w:val="none" w:sz="0" w:space="0" w:color="auto"/>
                                                  </w:divBdr>
                                                </w:div>
                                                <w:div w:id="615260339">
                                                  <w:marLeft w:val="640"/>
                                                  <w:marRight w:val="0"/>
                                                  <w:marTop w:val="0"/>
                                                  <w:marBottom w:val="0"/>
                                                  <w:divBdr>
                                                    <w:top w:val="none" w:sz="0" w:space="0" w:color="auto"/>
                                                    <w:left w:val="none" w:sz="0" w:space="0" w:color="auto"/>
                                                    <w:bottom w:val="none" w:sz="0" w:space="0" w:color="auto"/>
                                                    <w:right w:val="none" w:sz="0" w:space="0" w:color="auto"/>
                                                  </w:divBdr>
                                                </w:div>
                                                <w:div w:id="647396183">
                                                  <w:marLeft w:val="640"/>
                                                  <w:marRight w:val="0"/>
                                                  <w:marTop w:val="0"/>
                                                  <w:marBottom w:val="0"/>
                                                  <w:divBdr>
                                                    <w:top w:val="none" w:sz="0" w:space="0" w:color="auto"/>
                                                    <w:left w:val="none" w:sz="0" w:space="0" w:color="auto"/>
                                                    <w:bottom w:val="none" w:sz="0" w:space="0" w:color="auto"/>
                                                    <w:right w:val="none" w:sz="0" w:space="0" w:color="auto"/>
                                                  </w:divBdr>
                                                </w:div>
                                                <w:div w:id="648438320">
                                                  <w:marLeft w:val="640"/>
                                                  <w:marRight w:val="0"/>
                                                  <w:marTop w:val="0"/>
                                                  <w:marBottom w:val="0"/>
                                                  <w:divBdr>
                                                    <w:top w:val="none" w:sz="0" w:space="0" w:color="auto"/>
                                                    <w:left w:val="none" w:sz="0" w:space="0" w:color="auto"/>
                                                    <w:bottom w:val="none" w:sz="0" w:space="0" w:color="auto"/>
                                                    <w:right w:val="none" w:sz="0" w:space="0" w:color="auto"/>
                                                  </w:divBdr>
                                                </w:div>
                                                <w:div w:id="667102970">
                                                  <w:marLeft w:val="640"/>
                                                  <w:marRight w:val="0"/>
                                                  <w:marTop w:val="0"/>
                                                  <w:marBottom w:val="0"/>
                                                  <w:divBdr>
                                                    <w:top w:val="none" w:sz="0" w:space="0" w:color="auto"/>
                                                    <w:left w:val="none" w:sz="0" w:space="0" w:color="auto"/>
                                                    <w:bottom w:val="none" w:sz="0" w:space="0" w:color="auto"/>
                                                    <w:right w:val="none" w:sz="0" w:space="0" w:color="auto"/>
                                                  </w:divBdr>
                                                </w:div>
                                                <w:div w:id="697463252">
                                                  <w:marLeft w:val="640"/>
                                                  <w:marRight w:val="0"/>
                                                  <w:marTop w:val="0"/>
                                                  <w:marBottom w:val="0"/>
                                                  <w:divBdr>
                                                    <w:top w:val="none" w:sz="0" w:space="0" w:color="auto"/>
                                                    <w:left w:val="none" w:sz="0" w:space="0" w:color="auto"/>
                                                    <w:bottom w:val="none" w:sz="0" w:space="0" w:color="auto"/>
                                                    <w:right w:val="none" w:sz="0" w:space="0" w:color="auto"/>
                                                  </w:divBdr>
                                                </w:div>
                                                <w:div w:id="903026989">
                                                  <w:marLeft w:val="640"/>
                                                  <w:marRight w:val="0"/>
                                                  <w:marTop w:val="0"/>
                                                  <w:marBottom w:val="0"/>
                                                  <w:divBdr>
                                                    <w:top w:val="none" w:sz="0" w:space="0" w:color="auto"/>
                                                    <w:left w:val="none" w:sz="0" w:space="0" w:color="auto"/>
                                                    <w:bottom w:val="none" w:sz="0" w:space="0" w:color="auto"/>
                                                    <w:right w:val="none" w:sz="0" w:space="0" w:color="auto"/>
                                                  </w:divBdr>
                                                </w:div>
                                                <w:div w:id="982077447">
                                                  <w:marLeft w:val="640"/>
                                                  <w:marRight w:val="0"/>
                                                  <w:marTop w:val="0"/>
                                                  <w:marBottom w:val="0"/>
                                                  <w:divBdr>
                                                    <w:top w:val="none" w:sz="0" w:space="0" w:color="auto"/>
                                                    <w:left w:val="none" w:sz="0" w:space="0" w:color="auto"/>
                                                    <w:bottom w:val="none" w:sz="0" w:space="0" w:color="auto"/>
                                                    <w:right w:val="none" w:sz="0" w:space="0" w:color="auto"/>
                                                  </w:divBdr>
                                                </w:div>
                                                <w:div w:id="989403269">
                                                  <w:marLeft w:val="640"/>
                                                  <w:marRight w:val="0"/>
                                                  <w:marTop w:val="0"/>
                                                  <w:marBottom w:val="0"/>
                                                  <w:divBdr>
                                                    <w:top w:val="none" w:sz="0" w:space="0" w:color="auto"/>
                                                    <w:left w:val="none" w:sz="0" w:space="0" w:color="auto"/>
                                                    <w:bottom w:val="none" w:sz="0" w:space="0" w:color="auto"/>
                                                    <w:right w:val="none" w:sz="0" w:space="0" w:color="auto"/>
                                                  </w:divBdr>
                                                </w:div>
                                                <w:div w:id="1000430241">
                                                  <w:marLeft w:val="640"/>
                                                  <w:marRight w:val="0"/>
                                                  <w:marTop w:val="0"/>
                                                  <w:marBottom w:val="0"/>
                                                  <w:divBdr>
                                                    <w:top w:val="none" w:sz="0" w:space="0" w:color="auto"/>
                                                    <w:left w:val="none" w:sz="0" w:space="0" w:color="auto"/>
                                                    <w:bottom w:val="none" w:sz="0" w:space="0" w:color="auto"/>
                                                    <w:right w:val="none" w:sz="0" w:space="0" w:color="auto"/>
                                                  </w:divBdr>
                                                </w:div>
                                                <w:div w:id="1018850955">
                                                  <w:marLeft w:val="640"/>
                                                  <w:marRight w:val="0"/>
                                                  <w:marTop w:val="0"/>
                                                  <w:marBottom w:val="0"/>
                                                  <w:divBdr>
                                                    <w:top w:val="none" w:sz="0" w:space="0" w:color="auto"/>
                                                    <w:left w:val="none" w:sz="0" w:space="0" w:color="auto"/>
                                                    <w:bottom w:val="none" w:sz="0" w:space="0" w:color="auto"/>
                                                    <w:right w:val="none" w:sz="0" w:space="0" w:color="auto"/>
                                                  </w:divBdr>
                                                </w:div>
                                                <w:div w:id="1106849914">
                                                  <w:marLeft w:val="640"/>
                                                  <w:marRight w:val="0"/>
                                                  <w:marTop w:val="0"/>
                                                  <w:marBottom w:val="0"/>
                                                  <w:divBdr>
                                                    <w:top w:val="none" w:sz="0" w:space="0" w:color="auto"/>
                                                    <w:left w:val="none" w:sz="0" w:space="0" w:color="auto"/>
                                                    <w:bottom w:val="none" w:sz="0" w:space="0" w:color="auto"/>
                                                    <w:right w:val="none" w:sz="0" w:space="0" w:color="auto"/>
                                                  </w:divBdr>
                                                </w:div>
                                                <w:div w:id="1184857574">
                                                  <w:marLeft w:val="640"/>
                                                  <w:marRight w:val="0"/>
                                                  <w:marTop w:val="0"/>
                                                  <w:marBottom w:val="0"/>
                                                  <w:divBdr>
                                                    <w:top w:val="none" w:sz="0" w:space="0" w:color="auto"/>
                                                    <w:left w:val="none" w:sz="0" w:space="0" w:color="auto"/>
                                                    <w:bottom w:val="none" w:sz="0" w:space="0" w:color="auto"/>
                                                    <w:right w:val="none" w:sz="0" w:space="0" w:color="auto"/>
                                                  </w:divBdr>
                                                </w:div>
                                                <w:div w:id="1250113100">
                                                  <w:marLeft w:val="640"/>
                                                  <w:marRight w:val="0"/>
                                                  <w:marTop w:val="0"/>
                                                  <w:marBottom w:val="0"/>
                                                  <w:divBdr>
                                                    <w:top w:val="none" w:sz="0" w:space="0" w:color="auto"/>
                                                    <w:left w:val="none" w:sz="0" w:space="0" w:color="auto"/>
                                                    <w:bottom w:val="none" w:sz="0" w:space="0" w:color="auto"/>
                                                    <w:right w:val="none" w:sz="0" w:space="0" w:color="auto"/>
                                                  </w:divBdr>
                                                </w:div>
                                                <w:div w:id="1292707288">
                                                  <w:marLeft w:val="640"/>
                                                  <w:marRight w:val="0"/>
                                                  <w:marTop w:val="0"/>
                                                  <w:marBottom w:val="0"/>
                                                  <w:divBdr>
                                                    <w:top w:val="none" w:sz="0" w:space="0" w:color="auto"/>
                                                    <w:left w:val="none" w:sz="0" w:space="0" w:color="auto"/>
                                                    <w:bottom w:val="none" w:sz="0" w:space="0" w:color="auto"/>
                                                    <w:right w:val="none" w:sz="0" w:space="0" w:color="auto"/>
                                                  </w:divBdr>
                                                </w:div>
                                                <w:div w:id="1481923004">
                                                  <w:marLeft w:val="640"/>
                                                  <w:marRight w:val="0"/>
                                                  <w:marTop w:val="0"/>
                                                  <w:marBottom w:val="0"/>
                                                  <w:divBdr>
                                                    <w:top w:val="none" w:sz="0" w:space="0" w:color="auto"/>
                                                    <w:left w:val="none" w:sz="0" w:space="0" w:color="auto"/>
                                                    <w:bottom w:val="none" w:sz="0" w:space="0" w:color="auto"/>
                                                    <w:right w:val="none" w:sz="0" w:space="0" w:color="auto"/>
                                                  </w:divBdr>
                                                </w:div>
                                                <w:div w:id="1487281568">
                                                  <w:marLeft w:val="640"/>
                                                  <w:marRight w:val="0"/>
                                                  <w:marTop w:val="0"/>
                                                  <w:marBottom w:val="0"/>
                                                  <w:divBdr>
                                                    <w:top w:val="none" w:sz="0" w:space="0" w:color="auto"/>
                                                    <w:left w:val="none" w:sz="0" w:space="0" w:color="auto"/>
                                                    <w:bottom w:val="none" w:sz="0" w:space="0" w:color="auto"/>
                                                    <w:right w:val="none" w:sz="0" w:space="0" w:color="auto"/>
                                                  </w:divBdr>
                                                </w:div>
                                                <w:div w:id="1503592989">
                                                  <w:marLeft w:val="640"/>
                                                  <w:marRight w:val="0"/>
                                                  <w:marTop w:val="0"/>
                                                  <w:marBottom w:val="0"/>
                                                  <w:divBdr>
                                                    <w:top w:val="none" w:sz="0" w:space="0" w:color="auto"/>
                                                    <w:left w:val="none" w:sz="0" w:space="0" w:color="auto"/>
                                                    <w:bottom w:val="none" w:sz="0" w:space="0" w:color="auto"/>
                                                    <w:right w:val="none" w:sz="0" w:space="0" w:color="auto"/>
                                                  </w:divBdr>
                                                </w:div>
                                                <w:div w:id="1565094411">
                                                  <w:marLeft w:val="640"/>
                                                  <w:marRight w:val="0"/>
                                                  <w:marTop w:val="0"/>
                                                  <w:marBottom w:val="0"/>
                                                  <w:divBdr>
                                                    <w:top w:val="none" w:sz="0" w:space="0" w:color="auto"/>
                                                    <w:left w:val="none" w:sz="0" w:space="0" w:color="auto"/>
                                                    <w:bottom w:val="none" w:sz="0" w:space="0" w:color="auto"/>
                                                    <w:right w:val="none" w:sz="0" w:space="0" w:color="auto"/>
                                                  </w:divBdr>
                                                </w:div>
                                                <w:div w:id="1566142088">
                                                  <w:marLeft w:val="640"/>
                                                  <w:marRight w:val="0"/>
                                                  <w:marTop w:val="0"/>
                                                  <w:marBottom w:val="0"/>
                                                  <w:divBdr>
                                                    <w:top w:val="none" w:sz="0" w:space="0" w:color="auto"/>
                                                    <w:left w:val="none" w:sz="0" w:space="0" w:color="auto"/>
                                                    <w:bottom w:val="none" w:sz="0" w:space="0" w:color="auto"/>
                                                    <w:right w:val="none" w:sz="0" w:space="0" w:color="auto"/>
                                                  </w:divBdr>
                                                </w:div>
                                                <w:div w:id="1659384676">
                                                  <w:marLeft w:val="640"/>
                                                  <w:marRight w:val="0"/>
                                                  <w:marTop w:val="0"/>
                                                  <w:marBottom w:val="0"/>
                                                  <w:divBdr>
                                                    <w:top w:val="none" w:sz="0" w:space="0" w:color="auto"/>
                                                    <w:left w:val="none" w:sz="0" w:space="0" w:color="auto"/>
                                                    <w:bottom w:val="none" w:sz="0" w:space="0" w:color="auto"/>
                                                    <w:right w:val="none" w:sz="0" w:space="0" w:color="auto"/>
                                                  </w:divBdr>
                                                </w:div>
                                                <w:div w:id="1668248434">
                                                  <w:marLeft w:val="640"/>
                                                  <w:marRight w:val="0"/>
                                                  <w:marTop w:val="0"/>
                                                  <w:marBottom w:val="0"/>
                                                  <w:divBdr>
                                                    <w:top w:val="none" w:sz="0" w:space="0" w:color="auto"/>
                                                    <w:left w:val="none" w:sz="0" w:space="0" w:color="auto"/>
                                                    <w:bottom w:val="none" w:sz="0" w:space="0" w:color="auto"/>
                                                    <w:right w:val="none" w:sz="0" w:space="0" w:color="auto"/>
                                                  </w:divBdr>
                                                </w:div>
                                                <w:div w:id="1727530997">
                                                  <w:marLeft w:val="640"/>
                                                  <w:marRight w:val="0"/>
                                                  <w:marTop w:val="0"/>
                                                  <w:marBottom w:val="0"/>
                                                  <w:divBdr>
                                                    <w:top w:val="none" w:sz="0" w:space="0" w:color="auto"/>
                                                    <w:left w:val="none" w:sz="0" w:space="0" w:color="auto"/>
                                                    <w:bottom w:val="none" w:sz="0" w:space="0" w:color="auto"/>
                                                    <w:right w:val="none" w:sz="0" w:space="0" w:color="auto"/>
                                                  </w:divBdr>
                                                </w:div>
                                                <w:div w:id="1874534220">
                                                  <w:marLeft w:val="640"/>
                                                  <w:marRight w:val="0"/>
                                                  <w:marTop w:val="0"/>
                                                  <w:marBottom w:val="0"/>
                                                  <w:divBdr>
                                                    <w:top w:val="none" w:sz="0" w:space="0" w:color="auto"/>
                                                    <w:left w:val="none" w:sz="0" w:space="0" w:color="auto"/>
                                                    <w:bottom w:val="none" w:sz="0" w:space="0" w:color="auto"/>
                                                    <w:right w:val="none" w:sz="0" w:space="0" w:color="auto"/>
                                                  </w:divBdr>
                                                </w:div>
                                                <w:div w:id="1905867302">
                                                  <w:marLeft w:val="640"/>
                                                  <w:marRight w:val="0"/>
                                                  <w:marTop w:val="0"/>
                                                  <w:marBottom w:val="0"/>
                                                  <w:divBdr>
                                                    <w:top w:val="none" w:sz="0" w:space="0" w:color="auto"/>
                                                    <w:left w:val="none" w:sz="0" w:space="0" w:color="auto"/>
                                                    <w:bottom w:val="none" w:sz="0" w:space="0" w:color="auto"/>
                                                    <w:right w:val="none" w:sz="0" w:space="0" w:color="auto"/>
                                                  </w:divBdr>
                                                </w:div>
                                                <w:div w:id="1992753364">
                                                  <w:marLeft w:val="640"/>
                                                  <w:marRight w:val="0"/>
                                                  <w:marTop w:val="0"/>
                                                  <w:marBottom w:val="0"/>
                                                  <w:divBdr>
                                                    <w:top w:val="none" w:sz="0" w:space="0" w:color="auto"/>
                                                    <w:left w:val="none" w:sz="0" w:space="0" w:color="auto"/>
                                                    <w:bottom w:val="none" w:sz="0" w:space="0" w:color="auto"/>
                                                    <w:right w:val="none" w:sz="0" w:space="0" w:color="auto"/>
                                                  </w:divBdr>
                                                </w:div>
                                                <w:div w:id="2071418618">
                                                  <w:marLeft w:val="640"/>
                                                  <w:marRight w:val="0"/>
                                                  <w:marTop w:val="0"/>
                                                  <w:marBottom w:val="0"/>
                                                  <w:divBdr>
                                                    <w:top w:val="none" w:sz="0" w:space="0" w:color="auto"/>
                                                    <w:left w:val="none" w:sz="0" w:space="0" w:color="auto"/>
                                                    <w:bottom w:val="none" w:sz="0" w:space="0" w:color="auto"/>
                                                    <w:right w:val="none" w:sz="0" w:space="0" w:color="auto"/>
                                                  </w:divBdr>
                                                </w:div>
                                                <w:div w:id="2082092851">
                                                  <w:marLeft w:val="640"/>
                                                  <w:marRight w:val="0"/>
                                                  <w:marTop w:val="0"/>
                                                  <w:marBottom w:val="0"/>
                                                  <w:divBdr>
                                                    <w:top w:val="none" w:sz="0" w:space="0" w:color="auto"/>
                                                    <w:left w:val="none" w:sz="0" w:space="0" w:color="auto"/>
                                                    <w:bottom w:val="none" w:sz="0" w:space="0" w:color="auto"/>
                                                    <w:right w:val="none" w:sz="0" w:space="0" w:color="auto"/>
                                                  </w:divBdr>
                                                </w:div>
                                                <w:div w:id="2114591822">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1497577782">
                                          <w:marLeft w:val="640"/>
                                          <w:marRight w:val="0"/>
                                          <w:marTop w:val="0"/>
                                          <w:marBottom w:val="0"/>
                                          <w:divBdr>
                                            <w:top w:val="none" w:sz="0" w:space="0" w:color="auto"/>
                                            <w:left w:val="none" w:sz="0" w:space="0" w:color="auto"/>
                                            <w:bottom w:val="none" w:sz="0" w:space="0" w:color="auto"/>
                                            <w:right w:val="none" w:sz="0" w:space="0" w:color="auto"/>
                                          </w:divBdr>
                                        </w:div>
                                        <w:div w:id="1532455319">
                                          <w:marLeft w:val="640"/>
                                          <w:marRight w:val="0"/>
                                          <w:marTop w:val="0"/>
                                          <w:marBottom w:val="0"/>
                                          <w:divBdr>
                                            <w:top w:val="none" w:sz="0" w:space="0" w:color="auto"/>
                                            <w:left w:val="none" w:sz="0" w:space="0" w:color="auto"/>
                                            <w:bottom w:val="none" w:sz="0" w:space="0" w:color="auto"/>
                                            <w:right w:val="none" w:sz="0" w:space="0" w:color="auto"/>
                                          </w:divBdr>
                                        </w:div>
                                        <w:div w:id="1576041395">
                                          <w:marLeft w:val="640"/>
                                          <w:marRight w:val="0"/>
                                          <w:marTop w:val="0"/>
                                          <w:marBottom w:val="0"/>
                                          <w:divBdr>
                                            <w:top w:val="none" w:sz="0" w:space="0" w:color="auto"/>
                                            <w:left w:val="none" w:sz="0" w:space="0" w:color="auto"/>
                                            <w:bottom w:val="none" w:sz="0" w:space="0" w:color="auto"/>
                                            <w:right w:val="none" w:sz="0" w:space="0" w:color="auto"/>
                                          </w:divBdr>
                                        </w:div>
                                        <w:div w:id="1613705582">
                                          <w:marLeft w:val="640"/>
                                          <w:marRight w:val="0"/>
                                          <w:marTop w:val="0"/>
                                          <w:marBottom w:val="0"/>
                                          <w:divBdr>
                                            <w:top w:val="none" w:sz="0" w:space="0" w:color="auto"/>
                                            <w:left w:val="none" w:sz="0" w:space="0" w:color="auto"/>
                                            <w:bottom w:val="none" w:sz="0" w:space="0" w:color="auto"/>
                                            <w:right w:val="none" w:sz="0" w:space="0" w:color="auto"/>
                                          </w:divBdr>
                                        </w:div>
                                        <w:div w:id="1664505800">
                                          <w:marLeft w:val="640"/>
                                          <w:marRight w:val="0"/>
                                          <w:marTop w:val="0"/>
                                          <w:marBottom w:val="0"/>
                                          <w:divBdr>
                                            <w:top w:val="none" w:sz="0" w:space="0" w:color="auto"/>
                                            <w:left w:val="none" w:sz="0" w:space="0" w:color="auto"/>
                                            <w:bottom w:val="none" w:sz="0" w:space="0" w:color="auto"/>
                                            <w:right w:val="none" w:sz="0" w:space="0" w:color="auto"/>
                                          </w:divBdr>
                                        </w:div>
                                        <w:div w:id="1690526847">
                                          <w:marLeft w:val="640"/>
                                          <w:marRight w:val="0"/>
                                          <w:marTop w:val="0"/>
                                          <w:marBottom w:val="0"/>
                                          <w:divBdr>
                                            <w:top w:val="none" w:sz="0" w:space="0" w:color="auto"/>
                                            <w:left w:val="none" w:sz="0" w:space="0" w:color="auto"/>
                                            <w:bottom w:val="none" w:sz="0" w:space="0" w:color="auto"/>
                                            <w:right w:val="none" w:sz="0" w:space="0" w:color="auto"/>
                                          </w:divBdr>
                                        </w:div>
                                        <w:div w:id="1716929632">
                                          <w:marLeft w:val="640"/>
                                          <w:marRight w:val="0"/>
                                          <w:marTop w:val="0"/>
                                          <w:marBottom w:val="0"/>
                                          <w:divBdr>
                                            <w:top w:val="none" w:sz="0" w:space="0" w:color="auto"/>
                                            <w:left w:val="none" w:sz="0" w:space="0" w:color="auto"/>
                                            <w:bottom w:val="none" w:sz="0" w:space="0" w:color="auto"/>
                                            <w:right w:val="none" w:sz="0" w:space="0" w:color="auto"/>
                                          </w:divBdr>
                                        </w:div>
                                        <w:div w:id="1739477380">
                                          <w:marLeft w:val="640"/>
                                          <w:marRight w:val="0"/>
                                          <w:marTop w:val="0"/>
                                          <w:marBottom w:val="0"/>
                                          <w:divBdr>
                                            <w:top w:val="none" w:sz="0" w:space="0" w:color="auto"/>
                                            <w:left w:val="none" w:sz="0" w:space="0" w:color="auto"/>
                                            <w:bottom w:val="none" w:sz="0" w:space="0" w:color="auto"/>
                                            <w:right w:val="none" w:sz="0" w:space="0" w:color="auto"/>
                                          </w:divBdr>
                                        </w:div>
                                        <w:div w:id="1747411048">
                                          <w:marLeft w:val="640"/>
                                          <w:marRight w:val="0"/>
                                          <w:marTop w:val="0"/>
                                          <w:marBottom w:val="0"/>
                                          <w:divBdr>
                                            <w:top w:val="none" w:sz="0" w:space="0" w:color="auto"/>
                                            <w:left w:val="none" w:sz="0" w:space="0" w:color="auto"/>
                                            <w:bottom w:val="none" w:sz="0" w:space="0" w:color="auto"/>
                                            <w:right w:val="none" w:sz="0" w:space="0" w:color="auto"/>
                                          </w:divBdr>
                                        </w:div>
                                        <w:div w:id="1843620097">
                                          <w:marLeft w:val="640"/>
                                          <w:marRight w:val="0"/>
                                          <w:marTop w:val="0"/>
                                          <w:marBottom w:val="0"/>
                                          <w:divBdr>
                                            <w:top w:val="none" w:sz="0" w:space="0" w:color="auto"/>
                                            <w:left w:val="none" w:sz="0" w:space="0" w:color="auto"/>
                                            <w:bottom w:val="none" w:sz="0" w:space="0" w:color="auto"/>
                                            <w:right w:val="none" w:sz="0" w:space="0" w:color="auto"/>
                                          </w:divBdr>
                                        </w:div>
                                        <w:div w:id="1855463042">
                                          <w:marLeft w:val="640"/>
                                          <w:marRight w:val="0"/>
                                          <w:marTop w:val="0"/>
                                          <w:marBottom w:val="0"/>
                                          <w:divBdr>
                                            <w:top w:val="none" w:sz="0" w:space="0" w:color="auto"/>
                                            <w:left w:val="none" w:sz="0" w:space="0" w:color="auto"/>
                                            <w:bottom w:val="none" w:sz="0" w:space="0" w:color="auto"/>
                                            <w:right w:val="none" w:sz="0" w:space="0" w:color="auto"/>
                                          </w:divBdr>
                                        </w:div>
                                        <w:div w:id="1918241495">
                                          <w:marLeft w:val="640"/>
                                          <w:marRight w:val="0"/>
                                          <w:marTop w:val="0"/>
                                          <w:marBottom w:val="0"/>
                                          <w:divBdr>
                                            <w:top w:val="none" w:sz="0" w:space="0" w:color="auto"/>
                                            <w:left w:val="none" w:sz="0" w:space="0" w:color="auto"/>
                                            <w:bottom w:val="none" w:sz="0" w:space="0" w:color="auto"/>
                                            <w:right w:val="none" w:sz="0" w:space="0" w:color="auto"/>
                                          </w:divBdr>
                                        </w:div>
                                        <w:div w:id="1925339584">
                                          <w:marLeft w:val="640"/>
                                          <w:marRight w:val="0"/>
                                          <w:marTop w:val="0"/>
                                          <w:marBottom w:val="0"/>
                                          <w:divBdr>
                                            <w:top w:val="none" w:sz="0" w:space="0" w:color="auto"/>
                                            <w:left w:val="none" w:sz="0" w:space="0" w:color="auto"/>
                                            <w:bottom w:val="none" w:sz="0" w:space="0" w:color="auto"/>
                                            <w:right w:val="none" w:sz="0" w:space="0" w:color="auto"/>
                                          </w:divBdr>
                                        </w:div>
                                        <w:div w:id="1933902181">
                                          <w:marLeft w:val="640"/>
                                          <w:marRight w:val="0"/>
                                          <w:marTop w:val="0"/>
                                          <w:marBottom w:val="0"/>
                                          <w:divBdr>
                                            <w:top w:val="none" w:sz="0" w:space="0" w:color="auto"/>
                                            <w:left w:val="none" w:sz="0" w:space="0" w:color="auto"/>
                                            <w:bottom w:val="none" w:sz="0" w:space="0" w:color="auto"/>
                                            <w:right w:val="none" w:sz="0" w:space="0" w:color="auto"/>
                                          </w:divBdr>
                                        </w:div>
                                        <w:div w:id="1971858261">
                                          <w:marLeft w:val="640"/>
                                          <w:marRight w:val="0"/>
                                          <w:marTop w:val="0"/>
                                          <w:marBottom w:val="0"/>
                                          <w:divBdr>
                                            <w:top w:val="none" w:sz="0" w:space="0" w:color="auto"/>
                                            <w:left w:val="none" w:sz="0" w:space="0" w:color="auto"/>
                                            <w:bottom w:val="none" w:sz="0" w:space="0" w:color="auto"/>
                                            <w:right w:val="none" w:sz="0" w:space="0" w:color="auto"/>
                                          </w:divBdr>
                                        </w:div>
                                      </w:divsChild>
                                    </w:div>
                                    <w:div w:id="1068452858">
                                      <w:marLeft w:val="0"/>
                                      <w:marRight w:val="0"/>
                                      <w:marTop w:val="0"/>
                                      <w:marBottom w:val="0"/>
                                      <w:divBdr>
                                        <w:top w:val="none" w:sz="0" w:space="0" w:color="auto"/>
                                        <w:left w:val="none" w:sz="0" w:space="0" w:color="auto"/>
                                        <w:bottom w:val="none" w:sz="0" w:space="0" w:color="auto"/>
                                        <w:right w:val="none" w:sz="0" w:space="0" w:color="auto"/>
                                      </w:divBdr>
                                      <w:divsChild>
                                        <w:div w:id="138235038">
                                          <w:marLeft w:val="640"/>
                                          <w:marRight w:val="0"/>
                                          <w:marTop w:val="0"/>
                                          <w:marBottom w:val="0"/>
                                          <w:divBdr>
                                            <w:top w:val="none" w:sz="0" w:space="0" w:color="auto"/>
                                            <w:left w:val="none" w:sz="0" w:space="0" w:color="auto"/>
                                            <w:bottom w:val="none" w:sz="0" w:space="0" w:color="auto"/>
                                            <w:right w:val="none" w:sz="0" w:space="0" w:color="auto"/>
                                          </w:divBdr>
                                        </w:div>
                                        <w:div w:id="160783319">
                                          <w:marLeft w:val="640"/>
                                          <w:marRight w:val="0"/>
                                          <w:marTop w:val="0"/>
                                          <w:marBottom w:val="0"/>
                                          <w:divBdr>
                                            <w:top w:val="none" w:sz="0" w:space="0" w:color="auto"/>
                                            <w:left w:val="none" w:sz="0" w:space="0" w:color="auto"/>
                                            <w:bottom w:val="none" w:sz="0" w:space="0" w:color="auto"/>
                                            <w:right w:val="none" w:sz="0" w:space="0" w:color="auto"/>
                                          </w:divBdr>
                                        </w:div>
                                        <w:div w:id="197091818">
                                          <w:marLeft w:val="640"/>
                                          <w:marRight w:val="0"/>
                                          <w:marTop w:val="0"/>
                                          <w:marBottom w:val="0"/>
                                          <w:divBdr>
                                            <w:top w:val="none" w:sz="0" w:space="0" w:color="auto"/>
                                            <w:left w:val="none" w:sz="0" w:space="0" w:color="auto"/>
                                            <w:bottom w:val="none" w:sz="0" w:space="0" w:color="auto"/>
                                            <w:right w:val="none" w:sz="0" w:space="0" w:color="auto"/>
                                          </w:divBdr>
                                        </w:div>
                                        <w:div w:id="393352062">
                                          <w:marLeft w:val="640"/>
                                          <w:marRight w:val="0"/>
                                          <w:marTop w:val="0"/>
                                          <w:marBottom w:val="0"/>
                                          <w:divBdr>
                                            <w:top w:val="none" w:sz="0" w:space="0" w:color="auto"/>
                                            <w:left w:val="none" w:sz="0" w:space="0" w:color="auto"/>
                                            <w:bottom w:val="none" w:sz="0" w:space="0" w:color="auto"/>
                                            <w:right w:val="none" w:sz="0" w:space="0" w:color="auto"/>
                                          </w:divBdr>
                                        </w:div>
                                        <w:div w:id="503127369">
                                          <w:marLeft w:val="640"/>
                                          <w:marRight w:val="0"/>
                                          <w:marTop w:val="0"/>
                                          <w:marBottom w:val="0"/>
                                          <w:divBdr>
                                            <w:top w:val="none" w:sz="0" w:space="0" w:color="auto"/>
                                            <w:left w:val="none" w:sz="0" w:space="0" w:color="auto"/>
                                            <w:bottom w:val="none" w:sz="0" w:space="0" w:color="auto"/>
                                            <w:right w:val="none" w:sz="0" w:space="0" w:color="auto"/>
                                          </w:divBdr>
                                        </w:div>
                                        <w:div w:id="572738067">
                                          <w:marLeft w:val="640"/>
                                          <w:marRight w:val="0"/>
                                          <w:marTop w:val="0"/>
                                          <w:marBottom w:val="0"/>
                                          <w:divBdr>
                                            <w:top w:val="none" w:sz="0" w:space="0" w:color="auto"/>
                                            <w:left w:val="none" w:sz="0" w:space="0" w:color="auto"/>
                                            <w:bottom w:val="none" w:sz="0" w:space="0" w:color="auto"/>
                                            <w:right w:val="none" w:sz="0" w:space="0" w:color="auto"/>
                                          </w:divBdr>
                                        </w:div>
                                        <w:div w:id="596401748">
                                          <w:marLeft w:val="640"/>
                                          <w:marRight w:val="0"/>
                                          <w:marTop w:val="0"/>
                                          <w:marBottom w:val="0"/>
                                          <w:divBdr>
                                            <w:top w:val="none" w:sz="0" w:space="0" w:color="auto"/>
                                            <w:left w:val="none" w:sz="0" w:space="0" w:color="auto"/>
                                            <w:bottom w:val="none" w:sz="0" w:space="0" w:color="auto"/>
                                            <w:right w:val="none" w:sz="0" w:space="0" w:color="auto"/>
                                          </w:divBdr>
                                        </w:div>
                                        <w:div w:id="655114823">
                                          <w:marLeft w:val="640"/>
                                          <w:marRight w:val="0"/>
                                          <w:marTop w:val="0"/>
                                          <w:marBottom w:val="0"/>
                                          <w:divBdr>
                                            <w:top w:val="none" w:sz="0" w:space="0" w:color="auto"/>
                                            <w:left w:val="none" w:sz="0" w:space="0" w:color="auto"/>
                                            <w:bottom w:val="none" w:sz="0" w:space="0" w:color="auto"/>
                                            <w:right w:val="none" w:sz="0" w:space="0" w:color="auto"/>
                                          </w:divBdr>
                                        </w:div>
                                        <w:div w:id="726487662">
                                          <w:marLeft w:val="640"/>
                                          <w:marRight w:val="0"/>
                                          <w:marTop w:val="0"/>
                                          <w:marBottom w:val="0"/>
                                          <w:divBdr>
                                            <w:top w:val="none" w:sz="0" w:space="0" w:color="auto"/>
                                            <w:left w:val="none" w:sz="0" w:space="0" w:color="auto"/>
                                            <w:bottom w:val="none" w:sz="0" w:space="0" w:color="auto"/>
                                            <w:right w:val="none" w:sz="0" w:space="0" w:color="auto"/>
                                          </w:divBdr>
                                        </w:div>
                                        <w:div w:id="798105210">
                                          <w:marLeft w:val="640"/>
                                          <w:marRight w:val="0"/>
                                          <w:marTop w:val="0"/>
                                          <w:marBottom w:val="0"/>
                                          <w:divBdr>
                                            <w:top w:val="none" w:sz="0" w:space="0" w:color="auto"/>
                                            <w:left w:val="none" w:sz="0" w:space="0" w:color="auto"/>
                                            <w:bottom w:val="none" w:sz="0" w:space="0" w:color="auto"/>
                                            <w:right w:val="none" w:sz="0" w:space="0" w:color="auto"/>
                                          </w:divBdr>
                                        </w:div>
                                        <w:div w:id="921522427">
                                          <w:marLeft w:val="640"/>
                                          <w:marRight w:val="0"/>
                                          <w:marTop w:val="0"/>
                                          <w:marBottom w:val="0"/>
                                          <w:divBdr>
                                            <w:top w:val="none" w:sz="0" w:space="0" w:color="auto"/>
                                            <w:left w:val="none" w:sz="0" w:space="0" w:color="auto"/>
                                            <w:bottom w:val="none" w:sz="0" w:space="0" w:color="auto"/>
                                            <w:right w:val="none" w:sz="0" w:space="0" w:color="auto"/>
                                          </w:divBdr>
                                        </w:div>
                                        <w:div w:id="946737144">
                                          <w:marLeft w:val="640"/>
                                          <w:marRight w:val="0"/>
                                          <w:marTop w:val="0"/>
                                          <w:marBottom w:val="0"/>
                                          <w:divBdr>
                                            <w:top w:val="none" w:sz="0" w:space="0" w:color="auto"/>
                                            <w:left w:val="none" w:sz="0" w:space="0" w:color="auto"/>
                                            <w:bottom w:val="none" w:sz="0" w:space="0" w:color="auto"/>
                                            <w:right w:val="none" w:sz="0" w:space="0" w:color="auto"/>
                                          </w:divBdr>
                                        </w:div>
                                        <w:div w:id="1053695549">
                                          <w:marLeft w:val="640"/>
                                          <w:marRight w:val="0"/>
                                          <w:marTop w:val="0"/>
                                          <w:marBottom w:val="0"/>
                                          <w:divBdr>
                                            <w:top w:val="none" w:sz="0" w:space="0" w:color="auto"/>
                                            <w:left w:val="none" w:sz="0" w:space="0" w:color="auto"/>
                                            <w:bottom w:val="none" w:sz="0" w:space="0" w:color="auto"/>
                                            <w:right w:val="none" w:sz="0" w:space="0" w:color="auto"/>
                                          </w:divBdr>
                                        </w:div>
                                        <w:div w:id="1073969453">
                                          <w:marLeft w:val="640"/>
                                          <w:marRight w:val="0"/>
                                          <w:marTop w:val="0"/>
                                          <w:marBottom w:val="0"/>
                                          <w:divBdr>
                                            <w:top w:val="none" w:sz="0" w:space="0" w:color="auto"/>
                                            <w:left w:val="none" w:sz="0" w:space="0" w:color="auto"/>
                                            <w:bottom w:val="none" w:sz="0" w:space="0" w:color="auto"/>
                                            <w:right w:val="none" w:sz="0" w:space="0" w:color="auto"/>
                                          </w:divBdr>
                                        </w:div>
                                        <w:div w:id="1148665959">
                                          <w:marLeft w:val="640"/>
                                          <w:marRight w:val="0"/>
                                          <w:marTop w:val="0"/>
                                          <w:marBottom w:val="0"/>
                                          <w:divBdr>
                                            <w:top w:val="none" w:sz="0" w:space="0" w:color="auto"/>
                                            <w:left w:val="none" w:sz="0" w:space="0" w:color="auto"/>
                                            <w:bottom w:val="none" w:sz="0" w:space="0" w:color="auto"/>
                                            <w:right w:val="none" w:sz="0" w:space="0" w:color="auto"/>
                                          </w:divBdr>
                                        </w:div>
                                        <w:div w:id="1195846207">
                                          <w:marLeft w:val="640"/>
                                          <w:marRight w:val="0"/>
                                          <w:marTop w:val="0"/>
                                          <w:marBottom w:val="0"/>
                                          <w:divBdr>
                                            <w:top w:val="none" w:sz="0" w:space="0" w:color="auto"/>
                                            <w:left w:val="none" w:sz="0" w:space="0" w:color="auto"/>
                                            <w:bottom w:val="none" w:sz="0" w:space="0" w:color="auto"/>
                                            <w:right w:val="none" w:sz="0" w:space="0" w:color="auto"/>
                                          </w:divBdr>
                                        </w:div>
                                        <w:div w:id="1301494608">
                                          <w:marLeft w:val="640"/>
                                          <w:marRight w:val="0"/>
                                          <w:marTop w:val="0"/>
                                          <w:marBottom w:val="0"/>
                                          <w:divBdr>
                                            <w:top w:val="none" w:sz="0" w:space="0" w:color="auto"/>
                                            <w:left w:val="none" w:sz="0" w:space="0" w:color="auto"/>
                                            <w:bottom w:val="none" w:sz="0" w:space="0" w:color="auto"/>
                                            <w:right w:val="none" w:sz="0" w:space="0" w:color="auto"/>
                                          </w:divBdr>
                                        </w:div>
                                        <w:div w:id="1330254261">
                                          <w:marLeft w:val="640"/>
                                          <w:marRight w:val="0"/>
                                          <w:marTop w:val="0"/>
                                          <w:marBottom w:val="0"/>
                                          <w:divBdr>
                                            <w:top w:val="none" w:sz="0" w:space="0" w:color="auto"/>
                                            <w:left w:val="none" w:sz="0" w:space="0" w:color="auto"/>
                                            <w:bottom w:val="none" w:sz="0" w:space="0" w:color="auto"/>
                                            <w:right w:val="none" w:sz="0" w:space="0" w:color="auto"/>
                                          </w:divBdr>
                                        </w:div>
                                        <w:div w:id="1330795456">
                                          <w:marLeft w:val="640"/>
                                          <w:marRight w:val="0"/>
                                          <w:marTop w:val="0"/>
                                          <w:marBottom w:val="0"/>
                                          <w:divBdr>
                                            <w:top w:val="none" w:sz="0" w:space="0" w:color="auto"/>
                                            <w:left w:val="none" w:sz="0" w:space="0" w:color="auto"/>
                                            <w:bottom w:val="none" w:sz="0" w:space="0" w:color="auto"/>
                                            <w:right w:val="none" w:sz="0" w:space="0" w:color="auto"/>
                                          </w:divBdr>
                                        </w:div>
                                        <w:div w:id="1353068143">
                                          <w:marLeft w:val="640"/>
                                          <w:marRight w:val="0"/>
                                          <w:marTop w:val="0"/>
                                          <w:marBottom w:val="0"/>
                                          <w:divBdr>
                                            <w:top w:val="none" w:sz="0" w:space="0" w:color="auto"/>
                                            <w:left w:val="none" w:sz="0" w:space="0" w:color="auto"/>
                                            <w:bottom w:val="none" w:sz="0" w:space="0" w:color="auto"/>
                                            <w:right w:val="none" w:sz="0" w:space="0" w:color="auto"/>
                                          </w:divBdr>
                                        </w:div>
                                        <w:div w:id="1379160645">
                                          <w:marLeft w:val="640"/>
                                          <w:marRight w:val="0"/>
                                          <w:marTop w:val="0"/>
                                          <w:marBottom w:val="0"/>
                                          <w:divBdr>
                                            <w:top w:val="none" w:sz="0" w:space="0" w:color="auto"/>
                                            <w:left w:val="none" w:sz="0" w:space="0" w:color="auto"/>
                                            <w:bottom w:val="none" w:sz="0" w:space="0" w:color="auto"/>
                                            <w:right w:val="none" w:sz="0" w:space="0" w:color="auto"/>
                                          </w:divBdr>
                                        </w:div>
                                        <w:div w:id="1431848419">
                                          <w:marLeft w:val="640"/>
                                          <w:marRight w:val="0"/>
                                          <w:marTop w:val="0"/>
                                          <w:marBottom w:val="0"/>
                                          <w:divBdr>
                                            <w:top w:val="none" w:sz="0" w:space="0" w:color="auto"/>
                                            <w:left w:val="none" w:sz="0" w:space="0" w:color="auto"/>
                                            <w:bottom w:val="none" w:sz="0" w:space="0" w:color="auto"/>
                                            <w:right w:val="none" w:sz="0" w:space="0" w:color="auto"/>
                                          </w:divBdr>
                                        </w:div>
                                        <w:div w:id="1492286537">
                                          <w:marLeft w:val="640"/>
                                          <w:marRight w:val="0"/>
                                          <w:marTop w:val="0"/>
                                          <w:marBottom w:val="0"/>
                                          <w:divBdr>
                                            <w:top w:val="none" w:sz="0" w:space="0" w:color="auto"/>
                                            <w:left w:val="none" w:sz="0" w:space="0" w:color="auto"/>
                                            <w:bottom w:val="none" w:sz="0" w:space="0" w:color="auto"/>
                                            <w:right w:val="none" w:sz="0" w:space="0" w:color="auto"/>
                                          </w:divBdr>
                                        </w:div>
                                        <w:div w:id="1525559908">
                                          <w:marLeft w:val="640"/>
                                          <w:marRight w:val="0"/>
                                          <w:marTop w:val="0"/>
                                          <w:marBottom w:val="0"/>
                                          <w:divBdr>
                                            <w:top w:val="none" w:sz="0" w:space="0" w:color="auto"/>
                                            <w:left w:val="none" w:sz="0" w:space="0" w:color="auto"/>
                                            <w:bottom w:val="none" w:sz="0" w:space="0" w:color="auto"/>
                                            <w:right w:val="none" w:sz="0" w:space="0" w:color="auto"/>
                                          </w:divBdr>
                                        </w:div>
                                        <w:div w:id="1559122669">
                                          <w:marLeft w:val="640"/>
                                          <w:marRight w:val="0"/>
                                          <w:marTop w:val="0"/>
                                          <w:marBottom w:val="0"/>
                                          <w:divBdr>
                                            <w:top w:val="none" w:sz="0" w:space="0" w:color="auto"/>
                                            <w:left w:val="none" w:sz="0" w:space="0" w:color="auto"/>
                                            <w:bottom w:val="none" w:sz="0" w:space="0" w:color="auto"/>
                                            <w:right w:val="none" w:sz="0" w:space="0" w:color="auto"/>
                                          </w:divBdr>
                                        </w:div>
                                        <w:div w:id="1567255559">
                                          <w:marLeft w:val="640"/>
                                          <w:marRight w:val="0"/>
                                          <w:marTop w:val="0"/>
                                          <w:marBottom w:val="0"/>
                                          <w:divBdr>
                                            <w:top w:val="none" w:sz="0" w:space="0" w:color="auto"/>
                                            <w:left w:val="none" w:sz="0" w:space="0" w:color="auto"/>
                                            <w:bottom w:val="none" w:sz="0" w:space="0" w:color="auto"/>
                                            <w:right w:val="none" w:sz="0" w:space="0" w:color="auto"/>
                                          </w:divBdr>
                                        </w:div>
                                        <w:div w:id="1583684315">
                                          <w:marLeft w:val="640"/>
                                          <w:marRight w:val="0"/>
                                          <w:marTop w:val="0"/>
                                          <w:marBottom w:val="0"/>
                                          <w:divBdr>
                                            <w:top w:val="none" w:sz="0" w:space="0" w:color="auto"/>
                                            <w:left w:val="none" w:sz="0" w:space="0" w:color="auto"/>
                                            <w:bottom w:val="none" w:sz="0" w:space="0" w:color="auto"/>
                                            <w:right w:val="none" w:sz="0" w:space="0" w:color="auto"/>
                                          </w:divBdr>
                                        </w:div>
                                        <w:div w:id="1629506597">
                                          <w:marLeft w:val="640"/>
                                          <w:marRight w:val="0"/>
                                          <w:marTop w:val="0"/>
                                          <w:marBottom w:val="0"/>
                                          <w:divBdr>
                                            <w:top w:val="none" w:sz="0" w:space="0" w:color="auto"/>
                                            <w:left w:val="none" w:sz="0" w:space="0" w:color="auto"/>
                                            <w:bottom w:val="none" w:sz="0" w:space="0" w:color="auto"/>
                                            <w:right w:val="none" w:sz="0" w:space="0" w:color="auto"/>
                                          </w:divBdr>
                                        </w:div>
                                        <w:div w:id="1701855872">
                                          <w:marLeft w:val="640"/>
                                          <w:marRight w:val="0"/>
                                          <w:marTop w:val="0"/>
                                          <w:marBottom w:val="0"/>
                                          <w:divBdr>
                                            <w:top w:val="none" w:sz="0" w:space="0" w:color="auto"/>
                                            <w:left w:val="none" w:sz="0" w:space="0" w:color="auto"/>
                                            <w:bottom w:val="none" w:sz="0" w:space="0" w:color="auto"/>
                                            <w:right w:val="none" w:sz="0" w:space="0" w:color="auto"/>
                                          </w:divBdr>
                                        </w:div>
                                        <w:div w:id="1776823693">
                                          <w:marLeft w:val="640"/>
                                          <w:marRight w:val="0"/>
                                          <w:marTop w:val="0"/>
                                          <w:marBottom w:val="0"/>
                                          <w:divBdr>
                                            <w:top w:val="none" w:sz="0" w:space="0" w:color="auto"/>
                                            <w:left w:val="none" w:sz="0" w:space="0" w:color="auto"/>
                                            <w:bottom w:val="none" w:sz="0" w:space="0" w:color="auto"/>
                                            <w:right w:val="none" w:sz="0" w:space="0" w:color="auto"/>
                                          </w:divBdr>
                                        </w:div>
                                        <w:div w:id="1804500856">
                                          <w:marLeft w:val="640"/>
                                          <w:marRight w:val="0"/>
                                          <w:marTop w:val="0"/>
                                          <w:marBottom w:val="0"/>
                                          <w:divBdr>
                                            <w:top w:val="none" w:sz="0" w:space="0" w:color="auto"/>
                                            <w:left w:val="none" w:sz="0" w:space="0" w:color="auto"/>
                                            <w:bottom w:val="none" w:sz="0" w:space="0" w:color="auto"/>
                                            <w:right w:val="none" w:sz="0" w:space="0" w:color="auto"/>
                                          </w:divBdr>
                                        </w:div>
                                        <w:div w:id="1872957129">
                                          <w:marLeft w:val="640"/>
                                          <w:marRight w:val="0"/>
                                          <w:marTop w:val="0"/>
                                          <w:marBottom w:val="0"/>
                                          <w:divBdr>
                                            <w:top w:val="none" w:sz="0" w:space="0" w:color="auto"/>
                                            <w:left w:val="none" w:sz="0" w:space="0" w:color="auto"/>
                                            <w:bottom w:val="none" w:sz="0" w:space="0" w:color="auto"/>
                                            <w:right w:val="none" w:sz="0" w:space="0" w:color="auto"/>
                                          </w:divBdr>
                                        </w:div>
                                        <w:div w:id="1887717913">
                                          <w:marLeft w:val="640"/>
                                          <w:marRight w:val="0"/>
                                          <w:marTop w:val="0"/>
                                          <w:marBottom w:val="0"/>
                                          <w:divBdr>
                                            <w:top w:val="none" w:sz="0" w:space="0" w:color="auto"/>
                                            <w:left w:val="none" w:sz="0" w:space="0" w:color="auto"/>
                                            <w:bottom w:val="none" w:sz="0" w:space="0" w:color="auto"/>
                                            <w:right w:val="none" w:sz="0" w:space="0" w:color="auto"/>
                                          </w:divBdr>
                                        </w:div>
                                        <w:div w:id="1955289761">
                                          <w:marLeft w:val="640"/>
                                          <w:marRight w:val="0"/>
                                          <w:marTop w:val="0"/>
                                          <w:marBottom w:val="0"/>
                                          <w:divBdr>
                                            <w:top w:val="none" w:sz="0" w:space="0" w:color="auto"/>
                                            <w:left w:val="none" w:sz="0" w:space="0" w:color="auto"/>
                                            <w:bottom w:val="none" w:sz="0" w:space="0" w:color="auto"/>
                                            <w:right w:val="none" w:sz="0" w:space="0" w:color="auto"/>
                                          </w:divBdr>
                                        </w:div>
                                      </w:divsChild>
                                    </w:div>
                                    <w:div w:id="1179613107">
                                      <w:marLeft w:val="0"/>
                                      <w:marRight w:val="0"/>
                                      <w:marTop w:val="0"/>
                                      <w:marBottom w:val="0"/>
                                      <w:divBdr>
                                        <w:top w:val="none" w:sz="0" w:space="0" w:color="auto"/>
                                        <w:left w:val="none" w:sz="0" w:space="0" w:color="auto"/>
                                        <w:bottom w:val="none" w:sz="0" w:space="0" w:color="auto"/>
                                        <w:right w:val="none" w:sz="0" w:space="0" w:color="auto"/>
                                      </w:divBdr>
                                      <w:divsChild>
                                        <w:div w:id="120072336">
                                          <w:marLeft w:val="640"/>
                                          <w:marRight w:val="0"/>
                                          <w:marTop w:val="0"/>
                                          <w:marBottom w:val="0"/>
                                          <w:divBdr>
                                            <w:top w:val="none" w:sz="0" w:space="0" w:color="auto"/>
                                            <w:left w:val="none" w:sz="0" w:space="0" w:color="auto"/>
                                            <w:bottom w:val="none" w:sz="0" w:space="0" w:color="auto"/>
                                            <w:right w:val="none" w:sz="0" w:space="0" w:color="auto"/>
                                          </w:divBdr>
                                        </w:div>
                                        <w:div w:id="268435945">
                                          <w:marLeft w:val="640"/>
                                          <w:marRight w:val="0"/>
                                          <w:marTop w:val="0"/>
                                          <w:marBottom w:val="0"/>
                                          <w:divBdr>
                                            <w:top w:val="none" w:sz="0" w:space="0" w:color="auto"/>
                                            <w:left w:val="none" w:sz="0" w:space="0" w:color="auto"/>
                                            <w:bottom w:val="none" w:sz="0" w:space="0" w:color="auto"/>
                                            <w:right w:val="none" w:sz="0" w:space="0" w:color="auto"/>
                                          </w:divBdr>
                                        </w:div>
                                        <w:div w:id="353575828">
                                          <w:marLeft w:val="640"/>
                                          <w:marRight w:val="0"/>
                                          <w:marTop w:val="0"/>
                                          <w:marBottom w:val="0"/>
                                          <w:divBdr>
                                            <w:top w:val="none" w:sz="0" w:space="0" w:color="auto"/>
                                            <w:left w:val="none" w:sz="0" w:space="0" w:color="auto"/>
                                            <w:bottom w:val="none" w:sz="0" w:space="0" w:color="auto"/>
                                            <w:right w:val="none" w:sz="0" w:space="0" w:color="auto"/>
                                          </w:divBdr>
                                        </w:div>
                                        <w:div w:id="405759655">
                                          <w:marLeft w:val="640"/>
                                          <w:marRight w:val="0"/>
                                          <w:marTop w:val="0"/>
                                          <w:marBottom w:val="0"/>
                                          <w:divBdr>
                                            <w:top w:val="none" w:sz="0" w:space="0" w:color="auto"/>
                                            <w:left w:val="none" w:sz="0" w:space="0" w:color="auto"/>
                                            <w:bottom w:val="none" w:sz="0" w:space="0" w:color="auto"/>
                                            <w:right w:val="none" w:sz="0" w:space="0" w:color="auto"/>
                                          </w:divBdr>
                                        </w:div>
                                        <w:div w:id="448620626">
                                          <w:marLeft w:val="640"/>
                                          <w:marRight w:val="0"/>
                                          <w:marTop w:val="0"/>
                                          <w:marBottom w:val="0"/>
                                          <w:divBdr>
                                            <w:top w:val="none" w:sz="0" w:space="0" w:color="auto"/>
                                            <w:left w:val="none" w:sz="0" w:space="0" w:color="auto"/>
                                            <w:bottom w:val="none" w:sz="0" w:space="0" w:color="auto"/>
                                            <w:right w:val="none" w:sz="0" w:space="0" w:color="auto"/>
                                          </w:divBdr>
                                        </w:div>
                                        <w:div w:id="468672337">
                                          <w:marLeft w:val="640"/>
                                          <w:marRight w:val="0"/>
                                          <w:marTop w:val="0"/>
                                          <w:marBottom w:val="0"/>
                                          <w:divBdr>
                                            <w:top w:val="none" w:sz="0" w:space="0" w:color="auto"/>
                                            <w:left w:val="none" w:sz="0" w:space="0" w:color="auto"/>
                                            <w:bottom w:val="none" w:sz="0" w:space="0" w:color="auto"/>
                                            <w:right w:val="none" w:sz="0" w:space="0" w:color="auto"/>
                                          </w:divBdr>
                                        </w:div>
                                        <w:div w:id="574780750">
                                          <w:marLeft w:val="640"/>
                                          <w:marRight w:val="0"/>
                                          <w:marTop w:val="0"/>
                                          <w:marBottom w:val="0"/>
                                          <w:divBdr>
                                            <w:top w:val="none" w:sz="0" w:space="0" w:color="auto"/>
                                            <w:left w:val="none" w:sz="0" w:space="0" w:color="auto"/>
                                            <w:bottom w:val="none" w:sz="0" w:space="0" w:color="auto"/>
                                            <w:right w:val="none" w:sz="0" w:space="0" w:color="auto"/>
                                          </w:divBdr>
                                        </w:div>
                                        <w:div w:id="611329232">
                                          <w:marLeft w:val="640"/>
                                          <w:marRight w:val="0"/>
                                          <w:marTop w:val="0"/>
                                          <w:marBottom w:val="0"/>
                                          <w:divBdr>
                                            <w:top w:val="none" w:sz="0" w:space="0" w:color="auto"/>
                                            <w:left w:val="none" w:sz="0" w:space="0" w:color="auto"/>
                                            <w:bottom w:val="none" w:sz="0" w:space="0" w:color="auto"/>
                                            <w:right w:val="none" w:sz="0" w:space="0" w:color="auto"/>
                                          </w:divBdr>
                                        </w:div>
                                        <w:div w:id="728652795">
                                          <w:marLeft w:val="640"/>
                                          <w:marRight w:val="0"/>
                                          <w:marTop w:val="0"/>
                                          <w:marBottom w:val="0"/>
                                          <w:divBdr>
                                            <w:top w:val="none" w:sz="0" w:space="0" w:color="auto"/>
                                            <w:left w:val="none" w:sz="0" w:space="0" w:color="auto"/>
                                            <w:bottom w:val="none" w:sz="0" w:space="0" w:color="auto"/>
                                            <w:right w:val="none" w:sz="0" w:space="0" w:color="auto"/>
                                          </w:divBdr>
                                        </w:div>
                                        <w:div w:id="759718643">
                                          <w:marLeft w:val="640"/>
                                          <w:marRight w:val="0"/>
                                          <w:marTop w:val="0"/>
                                          <w:marBottom w:val="0"/>
                                          <w:divBdr>
                                            <w:top w:val="none" w:sz="0" w:space="0" w:color="auto"/>
                                            <w:left w:val="none" w:sz="0" w:space="0" w:color="auto"/>
                                            <w:bottom w:val="none" w:sz="0" w:space="0" w:color="auto"/>
                                            <w:right w:val="none" w:sz="0" w:space="0" w:color="auto"/>
                                          </w:divBdr>
                                        </w:div>
                                        <w:div w:id="876623701">
                                          <w:marLeft w:val="640"/>
                                          <w:marRight w:val="0"/>
                                          <w:marTop w:val="0"/>
                                          <w:marBottom w:val="0"/>
                                          <w:divBdr>
                                            <w:top w:val="none" w:sz="0" w:space="0" w:color="auto"/>
                                            <w:left w:val="none" w:sz="0" w:space="0" w:color="auto"/>
                                            <w:bottom w:val="none" w:sz="0" w:space="0" w:color="auto"/>
                                            <w:right w:val="none" w:sz="0" w:space="0" w:color="auto"/>
                                          </w:divBdr>
                                        </w:div>
                                        <w:div w:id="949514643">
                                          <w:marLeft w:val="640"/>
                                          <w:marRight w:val="0"/>
                                          <w:marTop w:val="0"/>
                                          <w:marBottom w:val="0"/>
                                          <w:divBdr>
                                            <w:top w:val="none" w:sz="0" w:space="0" w:color="auto"/>
                                            <w:left w:val="none" w:sz="0" w:space="0" w:color="auto"/>
                                            <w:bottom w:val="none" w:sz="0" w:space="0" w:color="auto"/>
                                            <w:right w:val="none" w:sz="0" w:space="0" w:color="auto"/>
                                          </w:divBdr>
                                        </w:div>
                                        <w:div w:id="953174960">
                                          <w:marLeft w:val="640"/>
                                          <w:marRight w:val="0"/>
                                          <w:marTop w:val="0"/>
                                          <w:marBottom w:val="0"/>
                                          <w:divBdr>
                                            <w:top w:val="none" w:sz="0" w:space="0" w:color="auto"/>
                                            <w:left w:val="none" w:sz="0" w:space="0" w:color="auto"/>
                                            <w:bottom w:val="none" w:sz="0" w:space="0" w:color="auto"/>
                                            <w:right w:val="none" w:sz="0" w:space="0" w:color="auto"/>
                                          </w:divBdr>
                                        </w:div>
                                        <w:div w:id="1062338704">
                                          <w:marLeft w:val="640"/>
                                          <w:marRight w:val="0"/>
                                          <w:marTop w:val="0"/>
                                          <w:marBottom w:val="0"/>
                                          <w:divBdr>
                                            <w:top w:val="none" w:sz="0" w:space="0" w:color="auto"/>
                                            <w:left w:val="none" w:sz="0" w:space="0" w:color="auto"/>
                                            <w:bottom w:val="none" w:sz="0" w:space="0" w:color="auto"/>
                                            <w:right w:val="none" w:sz="0" w:space="0" w:color="auto"/>
                                          </w:divBdr>
                                        </w:div>
                                        <w:div w:id="1153256077">
                                          <w:marLeft w:val="640"/>
                                          <w:marRight w:val="0"/>
                                          <w:marTop w:val="0"/>
                                          <w:marBottom w:val="0"/>
                                          <w:divBdr>
                                            <w:top w:val="none" w:sz="0" w:space="0" w:color="auto"/>
                                            <w:left w:val="none" w:sz="0" w:space="0" w:color="auto"/>
                                            <w:bottom w:val="none" w:sz="0" w:space="0" w:color="auto"/>
                                            <w:right w:val="none" w:sz="0" w:space="0" w:color="auto"/>
                                          </w:divBdr>
                                        </w:div>
                                        <w:div w:id="1189948821">
                                          <w:marLeft w:val="640"/>
                                          <w:marRight w:val="0"/>
                                          <w:marTop w:val="0"/>
                                          <w:marBottom w:val="0"/>
                                          <w:divBdr>
                                            <w:top w:val="none" w:sz="0" w:space="0" w:color="auto"/>
                                            <w:left w:val="none" w:sz="0" w:space="0" w:color="auto"/>
                                            <w:bottom w:val="none" w:sz="0" w:space="0" w:color="auto"/>
                                            <w:right w:val="none" w:sz="0" w:space="0" w:color="auto"/>
                                          </w:divBdr>
                                        </w:div>
                                        <w:div w:id="1205214246">
                                          <w:marLeft w:val="640"/>
                                          <w:marRight w:val="0"/>
                                          <w:marTop w:val="0"/>
                                          <w:marBottom w:val="0"/>
                                          <w:divBdr>
                                            <w:top w:val="none" w:sz="0" w:space="0" w:color="auto"/>
                                            <w:left w:val="none" w:sz="0" w:space="0" w:color="auto"/>
                                            <w:bottom w:val="none" w:sz="0" w:space="0" w:color="auto"/>
                                            <w:right w:val="none" w:sz="0" w:space="0" w:color="auto"/>
                                          </w:divBdr>
                                        </w:div>
                                        <w:div w:id="1240677390">
                                          <w:marLeft w:val="640"/>
                                          <w:marRight w:val="0"/>
                                          <w:marTop w:val="0"/>
                                          <w:marBottom w:val="0"/>
                                          <w:divBdr>
                                            <w:top w:val="none" w:sz="0" w:space="0" w:color="auto"/>
                                            <w:left w:val="none" w:sz="0" w:space="0" w:color="auto"/>
                                            <w:bottom w:val="none" w:sz="0" w:space="0" w:color="auto"/>
                                            <w:right w:val="none" w:sz="0" w:space="0" w:color="auto"/>
                                          </w:divBdr>
                                        </w:div>
                                        <w:div w:id="1250046381">
                                          <w:marLeft w:val="640"/>
                                          <w:marRight w:val="0"/>
                                          <w:marTop w:val="0"/>
                                          <w:marBottom w:val="0"/>
                                          <w:divBdr>
                                            <w:top w:val="none" w:sz="0" w:space="0" w:color="auto"/>
                                            <w:left w:val="none" w:sz="0" w:space="0" w:color="auto"/>
                                            <w:bottom w:val="none" w:sz="0" w:space="0" w:color="auto"/>
                                            <w:right w:val="none" w:sz="0" w:space="0" w:color="auto"/>
                                          </w:divBdr>
                                        </w:div>
                                        <w:div w:id="1250775153">
                                          <w:marLeft w:val="640"/>
                                          <w:marRight w:val="0"/>
                                          <w:marTop w:val="0"/>
                                          <w:marBottom w:val="0"/>
                                          <w:divBdr>
                                            <w:top w:val="none" w:sz="0" w:space="0" w:color="auto"/>
                                            <w:left w:val="none" w:sz="0" w:space="0" w:color="auto"/>
                                            <w:bottom w:val="none" w:sz="0" w:space="0" w:color="auto"/>
                                            <w:right w:val="none" w:sz="0" w:space="0" w:color="auto"/>
                                          </w:divBdr>
                                        </w:div>
                                        <w:div w:id="1263682010">
                                          <w:marLeft w:val="640"/>
                                          <w:marRight w:val="0"/>
                                          <w:marTop w:val="0"/>
                                          <w:marBottom w:val="0"/>
                                          <w:divBdr>
                                            <w:top w:val="none" w:sz="0" w:space="0" w:color="auto"/>
                                            <w:left w:val="none" w:sz="0" w:space="0" w:color="auto"/>
                                            <w:bottom w:val="none" w:sz="0" w:space="0" w:color="auto"/>
                                            <w:right w:val="none" w:sz="0" w:space="0" w:color="auto"/>
                                          </w:divBdr>
                                        </w:div>
                                        <w:div w:id="1561206529">
                                          <w:marLeft w:val="640"/>
                                          <w:marRight w:val="0"/>
                                          <w:marTop w:val="0"/>
                                          <w:marBottom w:val="0"/>
                                          <w:divBdr>
                                            <w:top w:val="none" w:sz="0" w:space="0" w:color="auto"/>
                                            <w:left w:val="none" w:sz="0" w:space="0" w:color="auto"/>
                                            <w:bottom w:val="none" w:sz="0" w:space="0" w:color="auto"/>
                                            <w:right w:val="none" w:sz="0" w:space="0" w:color="auto"/>
                                          </w:divBdr>
                                        </w:div>
                                        <w:div w:id="1598825085">
                                          <w:marLeft w:val="640"/>
                                          <w:marRight w:val="0"/>
                                          <w:marTop w:val="0"/>
                                          <w:marBottom w:val="0"/>
                                          <w:divBdr>
                                            <w:top w:val="none" w:sz="0" w:space="0" w:color="auto"/>
                                            <w:left w:val="none" w:sz="0" w:space="0" w:color="auto"/>
                                            <w:bottom w:val="none" w:sz="0" w:space="0" w:color="auto"/>
                                            <w:right w:val="none" w:sz="0" w:space="0" w:color="auto"/>
                                          </w:divBdr>
                                        </w:div>
                                        <w:div w:id="1621377462">
                                          <w:marLeft w:val="640"/>
                                          <w:marRight w:val="0"/>
                                          <w:marTop w:val="0"/>
                                          <w:marBottom w:val="0"/>
                                          <w:divBdr>
                                            <w:top w:val="none" w:sz="0" w:space="0" w:color="auto"/>
                                            <w:left w:val="none" w:sz="0" w:space="0" w:color="auto"/>
                                            <w:bottom w:val="none" w:sz="0" w:space="0" w:color="auto"/>
                                            <w:right w:val="none" w:sz="0" w:space="0" w:color="auto"/>
                                          </w:divBdr>
                                        </w:div>
                                        <w:div w:id="1640190246">
                                          <w:marLeft w:val="640"/>
                                          <w:marRight w:val="0"/>
                                          <w:marTop w:val="0"/>
                                          <w:marBottom w:val="0"/>
                                          <w:divBdr>
                                            <w:top w:val="none" w:sz="0" w:space="0" w:color="auto"/>
                                            <w:left w:val="none" w:sz="0" w:space="0" w:color="auto"/>
                                            <w:bottom w:val="none" w:sz="0" w:space="0" w:color="auto"/>
                                            <w:right w:val="none" w:sz="0" w:space="0" w:color="auto"/>
                                          </w:divBdr>
                                        </w:div>
                                        <w:div w:id="1696421370">
                                          <w:marLeft w:val="640"/>
                                          <w:marRight w:val="0"/>
                                          <w:marTop w:val="0"/>
                                          <w:marBottom w:val="0"/>
                                          <w:divBdr>
                                            <w:top w:val="none" w:sz="0" w:space="0" w:color="auto"/>
                                            <w:left w:val="none" w:sz="0" w:space="0" w:color="auto"/>
                                            <w:bottom w:val="none" w:sz="0" w:space="0" w:color="auto"/>
                                            <w:right w:val="none" w:sz="0" w:space="0" w:color="auto"/>
                                          </w:divBdr>
                                        </w:div>
                                        <w:div w:id="1781298850">
                                          <w:marLeft w:val="640"/>
                                          <w:marRight w:val="0"/>
                                          <w:marTop w:val="0"/>
                                          <w:marBottom w:val="0"/>
                                          <w:divBdr>
                                            <w:top w:val="none" w:sz="0" w:space="0" w:color="auto"/>
                                            <w:left w:val="none" w:sz="0" w:space="0" w:color="auto"/>
                                            <w:bottom w:val="none" w:sz="0" w:space="0" w:color="auto"/>
                                            <w:right w:val="none" w:sz="0" w:space="0" w:color="auto"/>
                                          </w:divBdr>
                                        </w:div>
                                        <w:div w:id="1830708252">
                                          <w:marLeft w:val="640"/>
                                          <w:marRight w:val="0"/>
                                          <w:marTop w:val="0"/>
                                          <w:marBottom w:val="0"/>
                                          <w:divBdr>
                                            <w:top w:val="none" w:sz="0" w:space="0" w:color="auto"/>
                                            <w:left w:val="none" w:sz="0" w:space="0" w:color="auto"/>
                                            <w:bottom w:val="none" w:sz="0" w:space="0" w:color="auto"/>
                                            <w:right w:val="none" w:sz="0" w:space="0" w:color="auto"/>
                                          </w:divBdr>
                                        </w:div>
                                        <w:div w:id="1897008407">
                                          <w:marLeft w:val="640"/>
                                          <w:marRight w:val="0"/>
                                          <w:marTop w:val="0"/>
                                          <w:marBottom w:val="0"/>
                                          <w:divBdr>
                                            <w:top w:val="none" w:sz="0" w:space="0" w:color="auto"/>
                                            <w:left w:val="none" w:sz="0" w:space="0" w:color="auto"/>
                                            <w:bottom w:val="none" w:sz="0" w:space="0" w:color="auto"/>
                                            <w:right w:val="none" w:sz="0" w:space="0" w:color="auto"/>
                                          </w:divBdr>
                                        </w:div>
                                        <w:div w:id="1946494621">
                                          <w:marLeft w:val="640"/>
                                          <w:marRight w:val="0"/>
                                          <w:marTop w:val="0"/>
                                          <w:marBottom w:val="0"/>
                                          <w:divBdr>
                                            <w:top w:val="none" w:sz="0" w:space="0" w:color="auto"/>
                                            <w:left w:val="none" w:sz="0" w:space="0" w:color="auto"/>
                                            <w:bottom w:val="none" w:sz="0" w:space="0" w:color="auto"/>
                                            <w:right w:val="none" w:sz="0" w:space="0" w:color="auto"/>
                                          </w:divBdr>
                                        </w:div>
                                        <w:div w:id="1951358130">
                                          <w:marLeft w:val="640"/>
                                          <w:marRight w:val="0"/>
                                          <w:marTop w:val="0"/>
                                          <w:marBottom w:val="0"/>
                                          <w:divBdr>
                                            <w:top w:val="none" w:sz="0" w:space="0" w:color="auto"/>
                                            <w:left w:val="none" w:sz="0" w:space="0" w:color="auto"/>
                                            <w:bottom w:val="none" w:sz="0" w:space="0" w:color="auto"/>
                                            <w:right w:val="none" w:sz="0" w:space="0" w:color="auto"/>
                                          </w:divBdr>
                                        </w:div>
                                        <w:div w:id="1967198975">
                                          <w:marLeft w:val="640"/>
                                          <w:marRight w:val="0"/>
                                          <w:marTop w:val="0"/>
                                          <w:marBottom w:val="0"/>
                                          <w:divBdr>
                                            <w:top w:val="none" w:sz="0" w:space="0" w:color="auto"/>
                                            <w:left w:val="none" w:sz="0" w:space="0" w:color="auto"/>
                                            <w:bottom w:val="none" w:sz="0" w:space="0" w:color="auto"/>
                                            <w:right w:val="none" w:sz="0" w:space="0" w:color="auto"/>
                                          </w:divBdr>
                                        </w:div>
                                        <w:div w:id="2103068193">
                                          <w:marLeft w:val="640"/>
                                          <w:marRight w:val="0"/>
                                          <w:marTop w:val="0"/>
                                          <w:marBottom w:val="0"/>
                                          <w:divBdr>
                                            <w:top w:val="none" w:sz="0" w:space="0" w:color="auto"/>
                                            <w:left w:val="none" w:sz="0" w:space="0" w:color="auto"/>
                                            <w:bottom w:val="none" w:sz="0" w:space="0" w:color="auto"/>
                                            <w:right w:val="none" w:sz="0" w:space="0" w:color="auto"/>
                                          </w:divBdr>
                                        </w:div>
                                        <w:div w:id="2133749128">
                                          <w:marLeft w:val="640"/>
                                          <w:marRight w:val="0"/>
                                          <w:marTop w:val="0"/>
                                          <w:marBottom w:val="0"/>
                                          <w:divBdr>
                                            <w:top w:val="none" w:sz="0" w:space="0" w:color="auto"/>
                                            <w:left w:val="none" w:sz="0" w:space="0" w:color="auto"/>
                                            <w:bottom w:val="none" w:sz="0" w:space="0" w:color="auto"/>
                                            <w:right w:val="none" w:sz="0" w:space="0" w:color="auto"/>
                                          </w:divBdr>
                                        </w:div>
                                      </w:divsChild>
                                    </w:div>
                                    <w:div w:id="1414857925">
                                      <w:marLeft w:val="0"/>
                                      <w:marRight w:val="0"/>
                                      <w:marTop w:val="0"/>
                                      <w:marBottom w:val="0"/>
                                      <w:divBdr>
                                        <w:top w:val="none" w:sz="0" w:space="0" w:color="auto"/>
                                        <w:left w:val="none" w:sz="0" w:space="0" w:color="auto"/>
                                        <w:bottom w:val="none" w:sz="0" w:space="0" w:color="auto"/>
                                        <w:right w:val="none" w:sz="0" w:space="0" w:color="auto"/>
                                      </w:divBdr>
                                      <w:divsChild>
                                        <w:div w:id="134376581">
                                          <w:marLeft w:val="640"/>
                                          <w:marRight w:val="0"/>
                                          <w:marTop w:val="0"/>
                                          <w:marBottom w:val="0"/>
                                          <w:divBdr>
                                            <w:top w:val="none" w:sz="0" w:space="0" w:color="auto"/>
                                            <w:left w:val="none" w:sz="0" w:space="0" w:color="auto"/>
                                            <w:bottom w:val="none" w:sz="0" w:space="0" w:color="auto"/>
                                            <w:right w:val="none" w:sz="0" w:space="0" w:color="auto"/>
                                          </w:divBdr>
                                        </w:div>
                                        <w:div w:id="207500724">
                                          <w:marLeft w:val="640"/>
                                          <w:marRight w:val="0"/>
                                          <w:marTop w:val="0"/>
                                          <w:marBottom w:val="0"/>
                                          <w:divBdr>
                                            <w:top w:val="none" w:sz="0" w:space="0" w:color="auto"/>
                                            <w:left w:val="none" w:sz="0" w:space="0" w:color="auto"/>
                                            <w:bottom w:val="none" w:sz="0" w:space="0" w:color="auto"/>
                                            <w:right w:val="none" w:sz="0" w:space="0" w:color="auto"/>
                                          </w:divBdr>
                                        </w:div>
                                        <w:div w:id="293683188">
                                          <w:marLeft w:val="640"/>
                                          <w:marRight w:val="0"/>
                                          <w:marTop w:val="0"/>
                                          <w:marBottom w:val="0"/>
                                          <w:divBdr>
                                            <w:top w:val="none" w:sz="0" w:space="0" w:color="auto"/>
                                            <w:left w:val="none" w:sz="0" w:space="0" w:color="auto"/>
                                            <w:bottom w:val="none" w:sz="0" w:space="0" w:color="auto"/>
                                            <w:right w:val="none" w:sz="0" w:space="0" w:color="auto"/>
                                          </w:divBdr>
                                        </w:div>
                                        <w:div w:id="324355649">
                                          <w:marLeft w:val="640"/>
                                          <w:marRight w:val="0"/>
                                          <w:marTop w:val="0"/>
                                          <w:marBottom w:val="0"/>
                                          <w:divBdr>
                                            <w:top w:val="none" w:sz="0" w:space="0" w:color="auto"/>
                                            <w:left w:val="none" w:sz="0" w:space="0" w:color="auto"/>
                                            <w:bottom w:val="none" w:sz="0" w:space="0" w:color="auto"/>
                                            <w:right w:val="none" w:sz="0" w:space="0" w:color="auto"/>
                                          </w:divBdr>
                                        </w:div>
                                        <w:div w:id="357900654">
                                          <w:marLeft w:val="640"/>
                                          <w:marRight w:val="0"/>
                                          <w:marTop w:val="0"/>
                                          <w:marBottom w:val="0"/>
                                          <w:divBdr>
                                            <w:top w:val="none" w:sz="0" w:space="0" w:color="auto"/>
                                            <w:left w:val="none" w:sz="0" w:space="0" w:color="auto"/>
                                            <w:bottom w:val="none" w:sz="0" w:space="0" w:color="auto"/>
                                            <w:right w:val="none" w:sz="0" w:space="0" w:color="auto"/>
                                          </w:divBdr>
                                        </w:div>
                                        <w:div w:id="401634927">
                                          <w:marLeft w:val="640"/>
                                          <w:marRight w:val="0"/>
                                          <w:marTop w:val="0"/>
                                          <w:marBottom w:val="0"/>
                                          <w:divBdr>
                                            <w:top w:val="none" w:sz="0" w:space="0" w:color="auto"/>
                                            <w:left w:val="none" w:sz="0" w:space="0" w:color="auto"/>
                                            <w:bottom w:val="none" w:sz="0" w:space="0" w:color="auto"/>
                                            <w:right w:val="none" w:sz="0" w:space="0" w:color="auto"/>
                                          </w:divBdr>
                                        </w:div>
                                        <w:div w:id="514031349">
                                          <w:marLeft w:val="640"/>
                                          <w:marRight w:val="0"/>
                                          <w:marTop w:val="0"/>
                                          <w:marBottom w:val="0"/>
                                          <w:divBdr>
                                            <w:top w:val="none" w:sz="0" w:space="0" w:color="auto"/>
                                            <w:left w:val="none" w:sz="0" w:space="0" w:color="auto"/>
                                            <w:bottom w:val="none" w:sz="0" w:space="0" w:color="auto"/>
                                            <w:right w:val="none" w:sz="0" w:space="0" w:color="auto"/>
                                          </w:divBdr>
                                        </w:div>
                                        <w:div w:id="545678472">
                                          <w:marLeft w:val="640"/>
                                          <w:marRight w:val="0"/>
                                          <w:marTop w:val="0"/>
                                          <w:marBottom w:val="0"/>
                                          <w:divBdr>
                                            <w:top w:val="none" w:sz="0" w:space="0" w:color="auto"/>
                                            <w:left w:val="none" w:sz="0" w:space="0" w:color="auto"/>
                                            <w:bottom w:val="none" w:sz="0" w:space="0" w:color="auto"/>
                                            <w:right w:val="none" w:sz="0" w:space="0" w:color="auto"/>
                                          </w:divBdr>
                                        </w:div>
                                        <w:div w:id="700470287">
                                          <w:marLeft w:val="640"/>
                                          <w:marRight w:val="0"/>
                                          <w:marTop w:val="0"/>
                                          <w:marBottom w:val="0"/>
                                          <w:divBdr>
                                            <w:top w:val="none" w:sz="0" w:space="0" w:color="auto"/>
                                            <w:left w:val="none" w:sz="0" w:space="0" w:color="auto"/>
                                            <w:bottom w:val="none" w:sz="0" w:space="0" w:color="auto"/>
                                            <w:right w:val="none" w:sz="0" w:space="0" w:color="auto"/>
                                          </w:divBdr>
                                        </w:div>
                                        <w:div w:id="738401886">
                                          <w:marLeft w:val="640"/>
                                          <w:marRight w:val="0"/>
                                          <w:marTop w:val="0"/>
                                          <w:marBottom w:val="0"/>
                                          <w:divBdr>
                                            <w:top w:val="none" w:sz="0" w:space="0" w:color="auto"/>
                                            <w:left w:val="none" w:sz="0" w:space="0" w:color="auto"/>
                                            <w:bottom w:val="none" w:sz="0" w:space="0" w:color="auto"/>
                                            <w:right w:val="none" w:sz="0" w:space="0" w:color="auto"/>
                                          </w:divBdr>
                                        </w:div>
                                        <w:div w:id="817763945">
                                          <w:marLeft w:val="640"/>
                                          <w:marRight w:val="0"/>
                                          <w:marTop w:val="0"/>
                                          <w:marBottom w:val="0"/>
                                          <w:divBdr>
                                            <w:top w:val="none" w:sz="0" w:space="0" w:color="auto"/>
                                            <w:left w:val="none" w:sz="0" w:space="0" w:color="auto"/>
                                            <w:bottom w:val="none" w:sz="0" w:space="0" w:color="auto"/>
                                            <w:right w:val="none" w:sz="0" w:space="0" w:color="auto"/>
                                          </w:divBdr>
                                        </w:div>
                                        <w:div w:id="871189971">
                                          <w:marLeft w:val="640"/>
                                          <w:marRight w:val="0"/>
                                          <w:marTop w:val="0"/>
                                          <w:marBottom w:val="0"/>
                                          <w:divBdr>
                                            <w:top w:val="none" w:sz="0" w:space="0" w:color="auto"/>
                                            <w:left w:val="none" w:sz="0" w:space="0" w:color="auto"/>
                                            <w:bottom w:val="none" w:sz="0" w:space="0" w:color="auto"/>
                                            <w:right w:val="none" w:sz="0" w:space="0" w:color="auto"/>
                                          </w:divBdr>
                                        </w:div>
                                        <w:div w:id="899707909">
                                          <w:marLeft w:val="640"/>
                                          <w:marRight w:val="0"/>
                                          <w:marTop w:val="0"/>
                                          <w:marBottom w:val="0"/>
                                          <w:divBdr>
                                            <w:top w:val="none" w:sz="0" w:space="0" w:color="auto"/>
                                            <w:left w:val="none" w:sz="0" w:space="0" w:color="auto"/>
                                            <w:bottom w:val="none" w:sz="0" w:space="0" w:color="auto"/>
                                            <w:right w:val="none" w:sz="0" w:space="0" w:color="auto"/>
                                          </w:divBdr>
                                        </w:div>
                                        <w:div w:id="1032416473">
                                          <w:marLeft w:val="640"/>
                                          <w:marRight w:val="0"/>
                                          <w:marTop w:val="0"/>
                                          <w:marBottom w:val="0"/>
                                          <w:divBdr>
                                            <w:top w:val="none" w:sz="0" w:space="0" w:color="auto"/>
                                            <w:left w:val="none" w:sz="0" w:space="0" w:color="auto"/>
                                            <w:bottom w:val="none" w:sz="0" w:space="0" w:color="auto"/>
                                            <w:right w:val="none" w:sz="0" w:space="0" w:color="auto"/>
                                          </w:divBdr>
                                        </w:div>
                                        <w:div w:id="1068843385">
                                          <w:marLeft w:val="640"/>
                                          <w:marRight w:val="0"/>
                                          <w:marTop w:val="0"/>
                                          <w:marBottom w:val="0"/>
                                          <w:divBdr>
                                            <w:top w:val="none" w:sz="0" w:space="0" w:color="auto"/>
                                            <w:left w:val="none" w:sz="0" w:space="0" w:color="auto"/>
                                            <w:bottom w:val="none" w:sz="0" w:space="0" w:color="auto"/>
                                            <w:right w:val="none" w:sz="0" w:space="0" w:color="auto"/>
                                          </w:divBdr>
                                        </w:div>
                                        <w:div w:id="1116681150">
                                          <w:marLeft w:val="640"/>
                                          <w:marRight w:val="0"/>
                                          <w:marTop w:val="0"/>
                                          <w:marBottom w:val="0"/>
                                          <w:divBdr>
                                            <w:top w:val="none" w:sz="0" w:space="0" w:color="auto"/>
                                            <w:left w:val="none" w:sz="0" w:space="0" w:color="auto"/>
                                            <w:bottom w:val="none" w:sz="0" w:space="0" w:color="auto"/>
                                            <w:right w:val="none" w:sz="0" w:space="0" w:color="auto"/>
                                          </w:divBdr>
                                        </w:div>
                                        <w:div w:id="1183209398">
                                          <w:marLeft w:val="640"/>
                                          <w:marRight w:val="0"/>
                                          <w:marTop w:val="0"/>
                                          <w:marBottom w:val="0"/>
                                          <w:divBdr>
                                            <w:top w:val="none" w:sz="0" w:space="0" w:color="auto"/>
                                            <w:left w:val="none" w:sz="0" w:space="0" w:color="auto"/>
                                            <w:bottom w:val="none" w:sz="0" w:space="0" w:color="auto"/>
                                            <w:right w:val="none" w:sz="0" w:space="0" w:color="auto"/>
                                          </w:divBdr>
                                        </w:div>
                                        <w:div w:id="1300914031">
                                          <w:marLeft w:val="640"/>
                                          <w:marRight w:val="0"/>
                                          <w:marTop w:val="0"/>
                                          <w:marBottom w:val="0"/>
                                          <w:divBdr>
                                            <w:top w:val="none" w:sz="0" w:space="0" w:color="auto"/>
                                            <w:left w:val="none" w:sz="0" w:space="0" w:color="auto"/>
                                            <w:bottom w:val="none" w:sz="0" w:space="0" w:color="auto"/>
                                            <w:right w:val="none" w:sz="0" w:space="0" w:color="auto"/>
                                          </w:divBdr>
                                        </w:div>
                                        <w:div w:id="1311056289">
                                          <w:marLeft w:val="640"/>
                                          <w:marRight w:val="0"/>
                                          <w:marTop w:val="0"/>
                                          <w:marBottom w:val="0"/>
                                          <w:divBdr>
                                            <w:top w:val="none" w:sz="0" w:space="0" w:color="auto"/>
                                            <w:left w:val="none" w:sz="0" w:space="0" w:color="auto"/>
                                            <w:bottom w:val="none" w:sz="0" w:space="0" w:color="auto"/>
                                            <w:right w:val="none" w:sz="0" w:space="0" w:color="auto"/>
                                          </w:divBdr>
                                        </w:div>
                                        <w:div w:id="1336499528">
                                          <w:marLeft w:val="640"/>
                                          <w:marRight w:val="0"/>
                                          <w:marTop w:val="0"/>
                                          <w:marBottom w:val="0"/>
                                          <w:divBdr>
                                            <w:top w:val="none" w:sz="0" w:space="0" w:color="auto"/>
                                            <w:left w:val="none" w:sz="0" w:space="0" w:color="auto"/>
                                            <w:bottom w:val="none" w:sz="0" w:space="0" w:color="auto"/>
                                            <w:right w:val="none" w:sz="0" w:space="0" w:color="auto"/>
                                          </w:divBdr>
                                        </w:div>
                                        <w:div w:id="1356495902">
                                          <w:marLeft w:val="640"/>
                                          <w:marRight w:val="0"/>
                                          <w:marTop w:val="0"/>
                                          <w:marBottom w:val="0"/>
                                          <w:divBdr>
                                            <w:top w:val="none" w:sz="0" w:space="0" w:color="auto"/>
                                            <w:left w:val="none" w:sz="0" w:space="0" w:color="auto"/>
                                            <w:bottom w:val="none" w:sz="0" w:space="0" w:color="auto"/>
                                            <w:right w:val="none" w:sz="0" w:space="0" w:color="auto"/>
                                          </w:divBdr>
                                        </w:div>
                                        <w:div w:id="1510291579">
                                          <w:marLeft w:val="640"/>
                                          <w:marRight w:val="0"/>
                                          <w:marTop w:val="0"/>
                                          <w:marBottom w:val="0"/>
                                          <w:divBdr>
                                            <w:top w:val="none" w:sz="0" w:space="0" w:color="auto"/>
                                            <w:left w:val="none" w:sz="0" w:space="0" w:color="auto"/>
                                            <w:bottom w:val="none" w:sz="0" w:space="0" w:color="auto"/>
                                            <w:right w:val="none" w:sz="0" w:space="0" w:color="auto"/>
                                          </w:divBdr>
                                        </w:div>
                                        <w:div w:id="1523084299">
                                          <w:marLeft w:val="640"/>
                                          <w:marRight w:val="0"/>
                                          <w:marTop w:val="0"/>
                                          <w:marBottom w:val="0"/>
                                          <w:divBdr>
                                            <w:top w:val="none" w:sz="0" w:space="0" w:color="auto"/>
                                            <w:left w:val="none" w:sz="0" w:space="0" w:color="auto"/>
                                            <w:bottom w:val="none" w:sz="0" w:space="0" w:color="auto"/>
                                            <w:right w:val="none" w:sz="0" w:space="0" w:color="auto"/>
                                          </w:divBdr>
                                        </w:div>
                                        <w:div w:id="1627663499">
                                          <w:marLeft w:val="640"/>
                                          <w:marRight w:val="0"/>
                                          <w:marTop w:val="0"/>
                                          <w:marBottom w:val="0"/>
                                          <w:divBdr>
                                            <w:top w:val="none" w:sz="0" w:space="0" w:color="auto"/>
                                            <w:left w:val="none" w:sz="0" w:space="0" w:color="auto"/>
                                            <w:bottom w:val="none" w:sz="0" w:space="0" w:color="auto"/>
                                            <w:right w:val="none" w:sz="0" w:space="0" w:color="auto"/>
                                          </w:divBdr>
                                        </w:div>
                                        <w:div w:id="1683700959">
                                          <w:marLeft w:val="640"/>
                                          <w:marRight w:val="0"/>
                                          <w:marTop w:val="0"/>
                                          <w:marBottom w:val="0"/>
                                          <w:divBdr>
                                            <w:top w:val="none" w:sz="0" w:space="0" w:color="auto"/>
                                            <w:left w:val="none" w:sz="0" w:space="0" w:color="auto"/>
                                            <w:bottom w:val="none" w:sz="0" w:space="0" w:color="auto"/>
                                            <w:right w:val="none" w:sz="0" w:space="0" w:color="auto"/>
                                          </w:divBdr>
                                        </w:div>
                                        <w:div w:id="1752507812">
                                          <w:marLeft w:val="640"/>
                                          <w:marRight w:val="0"/>
                                          <w:marTop w:val="0"/>
                                          <w:marBottom w:val="0"/>
                                          <w:divBdr>
                                            <w:top w:val="none" w:sz="0" w:space="0" w:color="auto"/>
                                            <w:left w:val="none" w:sz="0" w:space="0" w:color="auto"/>
                                            <w:bottom w:val="none" w:sz="0" w:space="0" w:color="auto"/>
                                            <w:right w:val="none" w:sz="0" w:space="0" w:color="auto"/>
                                          </w:divBdr>
                                        </w:div>
                                        <w:div w:id="1799494333">
                                          <w:marLeft w:val="640"/>
                                          <w:marRight w:val="0"/>
                                          <w:marTop w:val="0"/>
                                          <w:marBottom w:val="0"/>
                                          <w:divBdr>
                                            <w:top w:val="none" w:sz="0" w:space="0" w:color="auto"/>
                                            <w:left w:val="none" w:sz="0" w:space="0" w:color="auto"/>
                                            <w:bottom w:val="none" w:sz="0" w:space="0" w:color="auto"/>
                                            <w:right w:val="none" w:sz="0" w:space="0" w:color="auto"/>
                                          </w:divBdr>
                                        </w:div>
                                        <w:div w:id="1874489217">
                                          <w:marLeft w:val="640"/>
                                          <w:marRight w:val="0"/>
                                          <w:marTop w:val="0"/>
                                          <w:marBottom w:val="0"/>
                                          <w:divBdr>
                                            <w:top w:val="none" w:sz="0" w:space="0" w:color="auto"/>
                                            <w:left w:val="none" w:sz="0" w:space="0" w:color="auto"/>
                                            <w:bottom w:val="none" w:sz="0" w:space="0" w:color="auto"/>
                                            <w:right w:val="none" w:sz="0" w:space="0" w:color="auto"/>
                                          </w:divBdr>
                                        </w:div>
                                        <w:div w:id="1921140613">
                                          <w:marLeft w:val="640"/>
                                          <w:marRight w:val="0"/>
                                          <w:marTop w:val="0"/>
                                          <w:marBottom w:val="0"/>
                                          <w:divBdr>
                                            <w:top w:val="none" w:sz="0" w:space="0" w:color="auto"/>
                                            <w:left w:val="none" w:sz="0" w:space="0" w:color="auto"/>
                                            <w:bottom w:val="none" w:sz="0" w:space="0" w:color="auto"/>
                                            <w:right w:val="none" w:sz="0" w:space="0" w:color="auto"/>
                                          </w:divBdr>
                                        </w:div>
                                        <w:div w:id="1922370110">
                                          <w:marLeft w:val="640"/>
                                          <w:marRight w:val="0"/>
                                          <w:marTop w:val="0"/>
                                          <w:marBottom w:val="0"/>
                                          <w:divBdr>
                                            <w:top w:val="none" w:sz="0" w:space="0" w:color="auto"/>
                                            <w:left w:val="none" w:sz="0" w:space="0" w:color="auto"/>
                                            <w:bottom w:val="none" w:sz="0" w:space="0" w:color="auto"/>
                                            <w:right w:val="none" w:sz="0" w:space="0" w:color="auto"/>
                                          </w:divBdr>
                                        </w:div>
                                        <w:div w:id="1965306615">
                                          <w:marLeft w:val="640"/>
                                          <w:marRight w:val="0"/>
                                          <w:marTop w:val="0"/>
                                          <w:marBottom w:val="0"/>
                                          <w:divBdr>
                                            <w:top w:val="none" w:sz="0" w:space="0" w:color="auto"/>
                                            <w:left w:val="none" w:sz="0" w:space="0" w:color="auto"/>
                                            <w:bottom w:val="none" w:sz="0" w:space="0" w:color="auto"/>
                                            <w:right w:val="none" w:sz="0" w:space="0" w:color="auto"/>
                                          </w:divBdr>
                                        </w:div>
                                        <w:div w:id="1972982258">
                                          <w:marLeft w:val="640"/>
                                          <w:marRight w:val="0"/>
                                          <w:marTop w:val="0"/>
                                          <w:marBottom w:val="0"/>
                                          <w:divBdr>
                                            <w:top w:val="none" w:sz="0" w:space="0" w:color="auto"/>
                                            <w:left w:val="none" w:sz="0" w:space="0" w:color="auto"/>
                                            <w:bottom w:val="none" w:sz="0" w:space="0" w:color="auto"/>
                                            <w:right w:val="none" w:sz="0" w:space="0" w:color="auto"/>
                                          </w:divBdr>
                                        </w:div>
                                        <w:div w:id="1979065955">
                                          <w:marLeft w:val="640"/>
                                          <w:marRight w:val="0"/>
                                          <w:marTop w:val="0"/>
                                          <w:marBottom w:val="0"/>
                                          <w:divBdr>
                                            <w:top w:val="none" w:sz="0" w:space="0" w:color="auto"/>
                                            <w:left w:val="none" w:sz="0" w:space="0" w:color="auto"/>
                                            <w:bottom w:val="none" w:sz="0" w:space="0" w:color="auto"/>
                                            <w:right w:val="none" w:sz="0" w:space="0" w:color="auto"/>
                                          </w:divBdr>
                                        </w:div>
                                        <w:div w:id="2007512124">
                                          <w:marLeft w:val="640"/>
                                          <w:marRight w:val="0"/>
                                          <w:marTop w:val="0"/>
                                          <w:marBottom w:val="0"/>
                                          <w:divBdr>
                                            <w:top w:val="none" w:sz="0" w:space="0" w:color="auto"/>
                                            <w:left w:val="none" w:sz="0" w:space="0" w:color="auto"/>
                                            <w:bottom w:val="none" w:sz="0" w:space="0" w:color="auto"/>
                                            <w:right w:val="none" w:sz="0" w:space="0" w:color="auto"/>
                                          </w:divBdr>
                                        </w:div>
                                      </w:divsChild>
                                    </w:div>
                                    <w:div w:id="1467426381">
                                      <w:marLeft w:val="0"/>
                                      <w:marRight w:val="0"/>
                                      <w:marTop w:val="0"/>
                                      <w:marBottom w:val="0"/>
                                      <w:divBdr>
                                        <w:top w:val="none" w:sz="0" w:space="0" w:color="auto"/>
                                        <w:left w:val="none" w:sz="0" w:space="0" w:color="auto"/>
                                        <w:bottom w:val="none" w:sz="0" w:space="0" w:color="auto"/>
                                        <w:right w:val="none" w:sz="0" w:space="0" w:color="auto"/>
                                      </w:divBdr>
                                      <w:divsChild>
                                        <w:div w:id="47385988">
                                          <w:marLeft w:val="640"/>
                                          <w:marRight w:val="0"/>
                                          <w:marTop w:val="0"/>
                                          <w:marBottom w:val="0"/>
                                          <w:divBdr>
                                            <w:top w:val="none" w:sz="0" w:space="0" w:color="auto"/>
                                            <w:left w:val="none" w:sz="0" w:space="0" w:color="auto"/>
                                            <w:bottom w:val="none" w:sz="0" w:space="0" w:color="auto"/>
                                            <w:right w:val="none" w:sz="0" w:space="0" w:color="auto"/>
                                          </w:divBdr>
                                        </w:div>
                                        <w:div w:id="107507096">
                                          <w:marLeft w:val="640"/>
                                          <w:marRight w:val="0"/>
                                          <w:marTop w:val="0"/>
                                          <w:marBottom w:val="0"/>
                                          <w:divBdr>
                                            <w:top w:val="none" w:sz="0" w:space="0" w:color="auto"/>
                                            <w:left w:val="none" w:sz="0" w:space="0" w:color="auto"/>
                                            <w:bottom w:val="none" w:sz="0" w:space="0" w:color="auto"/>
                                            <w:right w:val="none" w:sz="0" w:space="0" w:color="auto"/>
                                          </w:divBdr>
                                        </w:div>
                                        <w:div w:id="120464460">
                                          <w:marLeft w:val="640"/>
                                          <w:marRight w:val="0"/>
                                          <w:marTop w:val="0"/>
                                          <w:marBottom w:val="0"/>
                                          <w:divBdr>
                                            <w:top w:val="none" w:sz="0" w:space="0" w:color="auto"/>
                                            <w:left w:val="none" w:sz="0" w:space="0" w:color="auto"/>
                                            <w:bottom w:val="none" w:sz="0" w:space="0" w:color="auto"/>
                                            <w:right w:val="none" w:sz="0" w:space="0" w:color="auto"/>
                                          </w:divBdr>
                                        </w:div>
                                        <w:div w:id="216432416">
                                          <w:marLeft w:val="640"/>
                                          <w:marRight w:val="0"/>
                                          <w:marTop w:val="0"/>
                                          <w:marBottom w:val="0"/>
                                          <w:divBdr>
                                            <w:top w:val="none" w:sz="0" w:space="0" w:color="auto"/>
                                            <w:left w:val="none" w:sz="0" w:space="0" w:color="auto"/>
                                            <w:bottom w:val="none" w:sz="0" w:space="0" w:color="auto"/>
                                            <w:right w:val="none" w:sz="0" w:space="0" w:color="auto"/>
                                          </w:divBdr>
                                        </w:div>
                                        <w:div w:id="297078523">
                                          <w:marLeft w:val="640"/>
                                          <w:marRight w:val="0"/>
                                          <w:marTop w:val="0"/>
                                          <w:marBottom w:val="0"/>
                                          <w:divBdr>
                                            <w:top w:val="none" w:sz="0" w:space="0" w:color="auto"/>
                                            <w:left w:val="none" w:sz="0" w:space="0" w:color="auto"/>
                                            <w:bottom w:val="none" w:sz="0" w:space="0" w:color="auto"/>
                                            <w:right w:val="none" w:sz="0" w:space="0" w:color="auto"/>
                                          </w:divBdr>
                                        </w:div>
                                        <w:div w:id="344283581">
                                          <w:marLeft w:val="640"/>
                                          <w:marRight w:val="0"/>
                                          <w:marTop w:val="0"/>
                                          <w:marBottom w:val="0"/>
                                          <w:divBdr>
                                            <w:top w:val="none" w:sz="0" w:space="0" w:color="auto"/>
                                            <w:left w:val="none" w:sz="0" w:space="0" w:color="auto"/>
                                            <w:bottom w:val="none" w:sz="0" w:space="0" w:color="auto"/>
                                            <w:right w:val="none" w:sz="0" w:space="0" w:color="auto"/>
                                          </w:divBdr>
                                        </w:div>
                                        <w:div w:id="372735436">
                                          <w:marLeft w:val="640"/>
                                          <w:marRight w:val="0"/>
                                          <w:marTop w:val="0"/>
                                          <w:marBottom w:val="0"/>
                                          <w:divBdr>
                                            <w:top w:val="none" w:sz="0" w:space="0" w:color="auto"/>
                                            <w:left w:val="none" w:sz="0" w:space="0" w:color="auto"/>
                                            <w:bottom w:val="none" w:sz="0" w:space="0" w:color="auto"/>
                                            <w:right w:val="none" w:sz="0" w:space="0" w:color="auto"/>
                                          </w:divBdr>
                                        </w:div>
                                        <w:div w:id="373819745">
                                          <w:marLeft w:val="640"/>
                                          <w:marRight w:val="0"/>
                                          <w:marTop w:val="0"/>
                                          <w:marBottom w:val="0"/>
                                          <w:divBdr>
                                            <w:top w:val="none" w:sz="0" w:space="0" w:color="auto"/>
                                            <w:left w:val="none" w:sz="0" w:space="0" w:color="auto"/>
                                            <w:bottom w:val="none" w:sz="0" w:space="0" w:color="auto"/>
                                            <w:right w:val="none" w:sz="0" w:space="0" w:color="auto"/>
                                          </w:divBdr>
                                        </w:div>
                                        <w:div w:id="411699517">
                                          <w:marLeft w:val="640"/>
                                          <w:marRight w:val="0"/>
                                          <w:marTop w:val="0"/>
                                          <w:marBottom w:val="0"/>
                                          <w:divBdr>
                                            <w:top w:val="none" w:sz="0" w:space="0" w:color="auto"/>
                                            <w:left w:val="none" w:sz="0" w:space="0" w:color="auto"/>
                                            <w:bottom w:val="none" w:sz="0" w:space="0" w:color="auto"/>
                                            <w:right w:val="none" w:sz="0" w:space="0" w:color="auto"/>
                                          </w:divBdr>
                                        </w:div>
                                        <w:div w:id="412581391">
                                          <w:marLeft w:val="640"/>
                                          <w:marRight w:val="0"/>
                                          <w:marTop w:val="0"/>
                                          <w:marBottom w:val="0"/>
                                          <w:divBdr>
                                            <w:top w:val="none" w:sz="0" w:space="0" w:color="auto"/>
                                            <w:left w:val="none" w:sz="0" w:space="0" w:color="auto"/>
                                            <w:bottom w:val="none" w:sz="0" w:space="0" w:color="auto"/>
                                            <w:right w:val="none" w:sz="0" w:space="0" w:color="auto"/>
                                          </w:divBdr>
                                        </w:div>
                                        <w:div w:id="509679263">
                                          <w:marLeft w:val="640"/>
                                          <w:marRight w:val="0"/>
                                          <w:marTop w:val="0"/>
                                          <w:marBottom w:val="0"/>
                                          <w:divBdr>
                                            <w:top w:val="none" w:sz="0" w:space="0" w:color="auto"/>
                                            <w:left w:val="none" w:sz="0" w:space="0" w:color="auto"/>
                                            <w:bottom w:val="none" w:sz="0" w:space="0" w:color="auto"/>
                                            <w:right w:val="none" w:sz="0" w:space="0" w:color="auto"/>
                                          </w:divBdr>
                                        </w:div>
                                        <w:div w:id="535235297">
                                          <w:marLeft w:val="640"/>
                                          <w:marRight w:val="0"/>
                                          <w:marTop w:val="0"/>
                                          <w:marBottom w:val="0"/>
                                          <w:divBdr>
                                            <w:top w:val="none" w:sz="0" w:space="0" w:color="auto"/>
                                            <w:left w:val="none" w:sz="0" w:space="0" w:color="auto"/>
                                            <w:bottom w:val="none" w:sz="0" w:space="0" w:color="auto"/>
                                            <w:right w:val="none" w:sz="0" w:space="0" w:color="auto"/>
                                          </w:divBdr>
                                        </w:div>
                                        <w:div w:id="555824879">
                                          <w:marLeft w:val="640"/>
                                          <w:marRight w:val="0"/>
                                          <w:marTop w:val="0"/>
                                          <w:marBottom w:val="0"/>
                                          <w:divBdr>
                                            <w:top w:val="none" w:sz="0" w:space="0" w:color="auto"/>
                                            <w:left w:val="none" w:sz="0" w:space="0" w:color="auto"/>
                                            <w:bottom w:val="none" w:sz="0" w:space="0" w:color="auto"/>
                                            <w:right w:val="none" w:sz="0" w:space="0" w:color="auto"/>
                                          </w:divBdr>
                                        </w:div>
                                        <w:div w:id="639266003">
                                          <w:marLeft w:val="640"/>
                                          <w:marRight w:val="0"/>
                                          <w:marTop w:val="0"/>
                                          <w:marBottom w:val="0"/>
                                          <w:divBdr>
                                            <w:top w:val="none" w:sz="0" w:space="0" w:color="auto"/>
                                            <w:left w:val="none" w:sz="0" w:space="0" w:color="auto"/>
                                            <w:bottom w:val="none" w:sz="0" w:space="0" w:color="auto"/>
                                            <w:right w:val="none" w:sz="0" w:space="0" w:color="auto"/>
                                          </w:divBdr>
                                        </w:div>
                                        <w:div w:id="815604655">
                                          <w:marLeft w:val="640"/>
                                          <w:marRight w:val="0"/>
                                          <w:marTop w:val="0"/>
                                          <w:marBottom w:val="0"/>
                                          <w:divBdr>
                                            <w:top w:val="none" w:sz="0" w:space="0" w:color="auto"/>
                                            <w:left w:val="none" w:sz="0" w:space="0" w:color="auto"/>
                                            <w:bottom w:val="none" w:sz="0" w:space="0" w:color="auto"/>
                                            <w:right w:val="none" w:sz="0" w:space="0" w:color="auto"/>
                                          </w:divBdr>
                                        </w:div>
                                        <w:div w:id="847863215">
                                          <w:marLeft w:val="640"/>
                                          <w:marRight w:val="0"/>
                                          <w:marTop w:val="0"/>
                                          <w:marBottom w:val="0"/>
                                          <w:divBdr>
                                            <w:top w:val="none" w:sz="0" w:space="0" w:color="auto"/>
                                            <w:left w:val="none" w:sz="0" w:space="0" w:color="auto"/>
                                            <w:bottom w:val="none" w:sz="0" w:space="0" w:color="auto"/>
                                            <w:right w:val="none" w:sz="0" w:space="0" w:color="auto"/>
                                          </w:divBdr>
                                        </w:div>
                                        <w:div w:id="873543165">
                                          <w:marLeft w:val="640"/>
                                          <w:marRight w:val="0"/>
                                          <w:marTop w:val="0"/>
                                          <w:marBottom w:val="0"/>
                                          <w:divBdr>
                                            <w:top w:val="none" w:sz="0" w:space="0" w:color="auto"/>
                                            <w:left w:val="none" w:sz="0" w:space="0" w:color="auto"/>
                                            <w:bottom w:val="none" w:sz="0" w:space="0" w:color="auto"/>
                                            <w:right w:val="none" w:sz="0" w:space="0" w:color="auto"/>
                                          </w:divBdr>
                                        </w:div>
                                        <w:div w:id="1122118354">
                                          <w:marLeft w:val="640"/>
                                          <w:marRight w:val="0"/>
                                          <w:marTop w:val="0"/>
                                          <w:marBottom w:val="0"/>
                                          <w:divBdr>
                                            <w:top w:val="none" w:sz="0" w:space="0" w:color="auto"/>
                                            <w:left w:val="none" w:sz="0" w:space="0" w:color="auto"/>
                                            <w:bottom w:val="none" w:sz="0" w:space="0" w:color="auto"/>
                                            <w:right w:val="none" w:sz="0" w:space="0" w:color="auto"/>
                                          </w:divBdr>
                                        </w:div>
                                        <w:div w:id="1122456248">
                                          <w:marLeft w:val="640"/>
                                          <w:marRight w:val="0"/>
                                          <w:marTop w:val="0"/>
                                          <w:marBottom w:val="0"/>
                                          <w:divBdr>
                                            <w:top w:val="none" w:sz="0" w:space="0" w:color="auto"/>
                                            <w:left w:val="none" w:sz="0" w:space="0" w:color="auto"/>
                                            <w:bottom w:val="none" w:sz="0" w:space="0" w:color="auto"/>
                                            <w:right w:val="none" w:sz="0" w:space="0" w:color="auto"/>
                                          </w:divBdr>
                                        </w:div>
                                        <w:div w:id="1299455274">
                                          <w:marLeft w:val="640"/>
                                          <w:marRight w:val="0"/>
                                          <w:marTop w:val="0"/>
                                          <w:marBottom w:val="0"/>
                                          <w:divBdr>
                                            <w:top w:val="none" w:sz="0" w:space="0" w:color="auto"/>
                                            <w:left w:val="none" w:sz="0" w:space="0" w:color="auto"/>
                                            <w:bottom w:val="none" w:sz="0" w:space="0" w:color="auto"/>
                                            <w:right w:val="none" w:sz="0" w:space="0" w:color="auto"/>
                                          </w:divBdr>
                                        </w:div>
                                        <w:div w:id="1314719677">
                                          <w:marLeft w:val="640"/>
                                          <w:marRight w:val="0"/>
                                          <w:marTop w:val="0"/>
                                          <w:marBottom w:val="0"/>
                                          <w:divBdr>
                                            <w:top w:val="none" w:sz="0" w:space="0" w:color="auto"/>
                                            <w:left w:val="none" w:sz="0" w:space="0" w:color="auto"/>
                                            <w:bottom w:val="none" w:sz="0" w:space="0" w:color="auto"/>
                                            <w:right w:val="none" w:sz="0" w:space="0" w:color="auto"/>
                                          </w:divBdr>
                                        </w:div>
                                        <w:div w:id="1342707072">
                                          <w:marLeft w:val="640"/>
                                          <w:marRight w:val="0"/>
                                          <w:marTop w:val="0"/>
                                          <w:marBottom w:val="0"/>
                                          <w:divBdr>
                                            <w:top w:val="none" w:sz="0" w:space="0" w:color="auto"/>
                                            <w:left w:val="none" w:sz="0" w:space="0" w:color="auto"/>
                                            <w:bottom w:val="none" w:sz="0" w:space="0" w:color="auto"/>
                                            <w:right w:val="none" w:sz="0" w:space="0" w:color="auto"/>
                                          </w:divBdr>
                                        </w:div>
                                        <w:div w:id="1435831377">
                                          <w:marLeft w:val="640"/>
                                          <w:marRight w:val="0"/>
                                          <w:marTop w:val="0"/>
                                          <w:marBottom w:val="0"/>
                                          <w:divBdr>
                                            <w:top w:val="none" w:sz="0" w:space="0" w:color="auto"/>
                                            <w:left w:val="none" w:sz="0" w:space="0" w:color="auto"/>
                                            <w:bottom w:val="none" w:sz="0" w:space="0" w:color="auto"/>
                                            <w:right w:val="none" w:sz="0" w:space="0" w:color="auto"/>
                                          </w:divBdr>
                                        </w:div>
                                        <w:div w:id="1437870004">
                                          <w:marLeft w:val="640"/>
                                          <w:marRight w:val="0"/>
                                          <w:marTop w:val="0"/>
                                          <w:marBottom w:val="0"/>
                                          <w:divBdr>
                                            <w:top w:val="none" w:sz="0" w:space="0" w:color="auto"/>
                                            <w:left w:val="none" w:sz="0" w:space="0" w:color="auto"/>
                                            <w:bottom w:val="none" w:sz="0" w:space="0" w:color="auto"/>
                                            <w:right w:val="none" w:sz="0" w:space="0" w:color="auto"/>
                                          </w:divBdr>
                                        </w:div>
                                        <w:div w:id="1459034658">
                                          <w:marLeft w:val="640"/>
                                          <w:marRight w:val="0"/>
                                          <w:marTop w:val="0"/>
                                          <w:marBottom w:val="0"/>
                                          <w:divBdr>
                                            <w:top w:val="none" w:sz="0" w:space="0" w:color="auto"/>
                                            <w:left w:val="none" w:sz="0" w:space="0" w:color="auto"/>
                                            <w:bottom w:val="none" w:sz="0" w:space="0" w:color="auto"/>
                                            <w:right w:val="none" w:sz="0" w:space="0" w:color="auto"/>
                                          </w:divBdr>
                                        </w:div>
                                        <w:div w:id="1459952122">
                                          <w:marLeft w:val="640"/>
                                          <w:marRight w:val="0"/>
                                          <w:marTop w:val="0"/>
                                          <w:marBottom w:val="0"/>
                                          <w:divBdr>
                                            <w:top w:val="none" w:sz="0" w:space="0" w:color="auto"/>
                                            <w:left w:val="none" w:sz="0" w:space="0" w:color="auto"/>
                                            <w:bottom w:val="none" w:sz="0" w:space="0" w:color="auto"/>
                                            <w:right w:val="none" w:sz="0" w:space="0" w:color="auto"/>
                                          </w:divBdr>
                                        </w:div>
                                        <w:div w:id="1516460476">
                                          <w:marLeft w:val="640"/>
                                          <w:marRight w:val="0"/>
                                          <w:marTop w:val="0"/>
                                          <w:marBottom w:val="0"/>
                                          <w:divBdr>
                                            <w:top w:val="none" w:sz="0" w:space="0" w:color="auto"/>
                                            <w:left w:val="none" w:sz="0" w:space="0" w:color="auto"/>
                                            <w:bottom w:val="none" w:sz="0" w:space="0" w:color="auto"/>
                                            <w:right w:val="none" w:sz="0" w:space="0" w:color="auto"/>
                                          </w:divBdr>
                                        </w:div>
                                        <w:div w:id="1548375228">
                                          <w:marLeft w:val="640"/>
                                          <w:marRight w:val="0"/>
                                          <w:marTop w:val="0"/>
                                          <w:marBottom w:val="0"/>
                                          <w:divBdr>
                                            <w:top w:val="none" w:sz="0" w:space="0" w:color="auto"/>
                                            <w:left w:val="none" w:sz="0" w:space="0" w:color="auto"/>
                                            <w:bottom w:val="none" w:sz="0" w:space="0" w:color="auto"/>
                                            <w:right w:val="none" w:sz="0" w:space="0" w:color="auto"/>
                                          </w:divBdr>
                                        </w:div>
                                        <w:div w:id="1562133227">
                                          <w:marLeft w:val="640"/>
                                          <w:marRight w:val="0"/>
                                          <w:marTop w:val="0"/>
                                          <w:marBottom w:val="0"/>
                                          <w:divBdr>
                                            <w:top w:val="none" w:sz="0" w:space="0" w:color="auto"/>
                                            <w:left w:val="none" w:sz="0" w:space="0" w:color="auto"/>
                                            <w:bottom w:val="none" w:sz="0" w:space="0" w:color="auto"/>
                                            <w:right w:val="none" w:sz="0" w:space="0" w:color="auto"/>
                                          </w:divBdr>
                                        </w:div>
                                        <w:div w:id="1583295822">
                                          <w:marLeft w:val="640"/>
                                          <w:marRight w:val="0"/>
                                          <w:marTop w:val="0"/>
                                          <w:marBottom w:val="0"/>
                                          <w:divBdr>
                                            <w:top w:val="none" w:sz="0" w:space="0" w:color="auto"/>
                                            <w:left w:val="none" w:sz="0" w:space="0" w:color="auto"/>
                                            <w:bottom w:val="none" w:sz="0" w:space="0" w:color="auto"/>
                                            <w:right w:val="none" w:sz="0" w:space="0" w:color="auto"/>
                                          </w:divBdr>
                                        </w:div>
                                        <w:div w:id="2009401248">
                                          <w:marLeft w:val="640"/>
                                          <w:marRight w:val="0"/>
                                          <w:marTop w:val="0"/>
                                          <w:marBottom w:val="0"/>
                                          <w:divBdr>
                                            <w:top w:val="none" w:sz="0" w:space="0" w:color="auto"/>
                                            <w:left w:val="none" w:sz="0" w:space="0" w:color="auto"/>
                                            <w:bottom w:val="none" w:sz="0" w:space="0" w:color="auto"/>
                                            <w:right w:val="none" w:sz="0" w:space="0" w:color="auto"/>
                                          </w:divBdr>
                                        </w:div>
                                        <w:div w:id="2025787327">
                                          <w:marLeft w:val="640"/>
                                          <w:marRight w:val="0"/>
                                          <w:marTop w:val="0"/>
                                          <w:marBottom w:val="0"/>
                                          <w:divBdr>
                                            <w:top w:val="none" w:sz="0" w:space="0" w:color="auto"/>
                                            <w:left w:val="none" w:sz="0" w:space="0" w:color="auto"/>
                                            <w:bottom w:val="none" w:sz="0" w:space="0" w:color="auto"/>
                                            <w:right w:val="none" w:sz="0" w:space="0" w:color="auto"/>
                                          </w:divBdr>
                                        </w:div>
                                        <w:div w:id="2041779095">
                                          <w:marLeft w:val="640"/>
                                          <w:marRight w:val="0"/>
                                          <w:marTop w:val="0"/>
                                          <w:marBottom w:val="0"/>
                                          <w:divBdr>
                                            <w:top w:val="none" w:sz="0" w:space="0" w:color="auto"/>
                                            <w:left w:val="none" w:sz="0" w:space="0" w:color="auto"/>
                                            <w:bottom w:val="none" w:sz="0" w:space="0" w:color="auto"/>
                                            <w:right w:val="none" w:sz="0" w:space="0" w:color="auto"/>
                                          </w:divBdr>
                                        </w:div>
                                        <w:div w:id="2130471125">
                                          <w:marLeft w:val="640"/>
                                          <w:marRight w:val="0"/>
                                          <w:marTop w:val="0"/>
                                          <w:marBottom w:val="0"/>
                                          <w:divBdr>
                                            <w:top w:val="none" w:sz="0" w:space="0" w:color="auto"/>
                                            <w:left w:val="none" w:sz="0" w:space="0" w:color="auto"/>
                                            <w:bottom w:val="none" w:sz="0" w:space="0" w:color="auto"/>
                                            <w:right w:val="none" w:sz="0" w:space="0" w:color="auto"/>
                                          </w:divBdr>
                                        </w:div>
                                      </w:divsChild>
                                    </w:div>
                                    <w:div w:id="1710372810">
                                      <w:marLeft w:val="0"/>
                                      <w:marRight w:val="0"/>
                                      <w:marTop w:val="0"/>
                                      <w:marBottom w:val="0"/>
                                      <w:divBdr>
                                        <w:top w:val="none" w:sz="0" w:space="0" w:color="auto"/>
                                        <w:left w:val="none" w:sz="0" w:space="0" w:color="auto"/>
                                        <w:bottom w:val="none" w:sz="0" w:space="0" w:color="auto"/>
                                        <w:right w:val="none" w:sz="0" w:space="0" w:color="auto"/>
                                      </w:divBdr>
                                      <w:divsChild>
                                        <w:div w:id="37896845">
                                          <w:marLeft w:val="640"/>
                                          <w:marRight w:val="0"/>
                                          <w:marTop w:val="0"/>
                                          <w:marBottom w:val="0"/>
                                          <w:divBdr>
                                            <w:top w:val="none" w:sz="0" w:space="0" w:color="auto"/>
                                            <w:left w:val="none" w:sz="0" w:space="0" w:color="auto"/>
                                            <w:bottom w:val="none" w:sz="0" w:space="0" w:color="auto"/>
                                            <w:right w:val="none" w:sz="0" w:space="0" w:color="auto"/>
                                          </w:divBdr>
                                        </w:div>
                                        <w:div w:id="40596244">
                                          <w:marLeft w:val="640"/>
                                          <w:marRight w:val="0"/>
                                          <w:marTop w:val="0"/>
                                          <w:marBottom w:val="0"/>
                                          <w:divBdr>
                                            <w:top w:val="none" w:sz="0" w:space="0" w:color="auto"/>
                                            <w:left w:val="none" w:sz="0" w:space="0" w:color="auto"/>
                                            <w:bottom w:val="none" w:sz="0" w:space="0" w:color="auto"/>
                                            <w:right w:val="none" w:sz="0" w:space="0" w:color="auto"/>
                                          </w:divBdr>
                                        </w:div>
                                        <w:div w:id="58283980">
                                          <w:marLeft w:val="640"/>
                                          <w:marRight w:val="0"/>
                                          <w:marTop w:val="0"/>
                                          <w:marBottom w:val="0"/>
                                          <w:divBdr>
                                            <w:top w:val="none" w:sz="0" w:space="0" w:color="auto"/>
                                            <w:left w:val="none" w:sz="0" w:space="0" w:color="auto"/>
                                            <w:bottom w:val="none" w:sz="0" w:space="0" w:color="auto"/>
                                            <w:right w:val="none" w:sz="0" w:space="0" w:color="auto"/>
                                          </w:divBdr>
                                        </w:div>
                                        <w:div w:id="152838947">
                                          <w:marLeft w:val="640"/>
                                          <w:marRight w:val="0"/>
                                          <w:marTop w:val="0"/>
                                          <w:marBottom w:val="0"/>
                                          <w:divBdr>
                                            <w:top w:val="none" w:sz="0" w:space="0" w:color="auto"/>
                                            <w:left w:val="none" w:sz="0" w:space="0" w:color="auto"/>
                                            <w:bottom w:val="none" w:sz="0" w:space="0" w:color="auto"/>
                                            <w:right w:val="none" w:sz="0" w:space="0" w:color="auto"/>
                                          </w:divBdr>
                                        </w:div>
                                        <w:div w:id="190652835">
                                          <w:marLeft w:val="640"/>
                                          <w:marRight w:val="0"/>
                                          <w:marTop w:val="0"/>
                                          <w:marBottom w:val="0"/>
                                          <w:divBdr>
                                            <w:top w:val="none" w:sz="0" w:space="0" w:color="auto"/>
                                            <w:left w:val="none" w:sz="0" w:space="0" w:color="auto"/>
                                            <w:bottom w:val="none" w:sz="0" w:space="0" w:color="auto"/>
                                            <w:right w:val="none" w:sz="0" w:space="0" w:color="auto"/>
                                          </w:divBdr>
                                        </w:div>
                                        <w:div w:id="194315464">
                                          <w:marLeft w:val="640"/>
                                          <w:marRight w:val="0"/>
                                          <w:marTop w:val="0"/>
                                          <w:marBottom w:val="0"/>
                                          <w:divBdr>
                                            <w:top w:val="none" w:sz="0" w:space="0" w:color="auto"/>
                                            <w:left w:val="none" w:sz="0" w:space="0" w:color="auto"/>
                                            <w:bottom w:val="none" w:sz="0" w:space="0" w:color="auto"/>
                                            <w:right w:val="none" w:sz="0" w:space="0" w:color="auto"/>
                                          </w:divBdr>
                                        </w:div>
                                        <w:div w:id="307396220">
                                          <w:marLeft w:val="640"/>
                                          <w:marRight w:val="0"/>
                                          <w:marTop w:val="0"/>
                                          <w:marBottom w:val="0"/>
                                          <w:divBdr>
                                            <w:top w:val="none" w:sz="0" w:space="0" w:color="auto"/>
                                            <w:left w:val="none" w:sz="0" w:space="0" w:color="auto"/>
                                            <w:bottom w:val="none" w:sz="0" w:space="0" w:color="auto"/>
                                            <w:right w:val="none" w:sz="0" w:space="0" w:color="auto"/>
                                          </w:divBdr>
                                        </w:div>
                                        <w:div w:id="309674119">
                                          <w:marLeft w:val="640"/>
                                          <w:marRight w:val="0"/>
                                          <w:marTop w:val="0"/>
                                          <w:marBottom w:val="0"/>
                                          <w:divBdr>
                                            <w:top w:val="none" w:sz="0" w:space="0" w:color="auto"/>
                                            <w:left w:val="none" w:sz="0" w:space="0" w:color="auto"/>
                                            <w:bottom w:val="none" w:sz="0" w:space="0" w:color="auto"/>
                                            <w:right w:val="none" w:sz="0" w:space="0" w:color="auto"/>
                                          </w:divBdr>
                                        </w:div>
                                        <w:div w:id="318967976">
                                          <w:marLeft w:val="640"/>
                                          <w:marRight w:val="0"/>
                                          <w:marTop w:val="0"/>
                                          <w:marBottom w:val="0"/>
                                          <w:divBdr>
                                            <w:top w:val="none" w:sz="0" w:space="0" w:color="auto"/>
                                            <w:left w:val="none" w:sz="0" w:space="0" w:color="auto"/>
                                            <w:bottom w:val="none" w:sz="0" w:space="0" w:color="auto"/>
                                            <w:right w:val="none" w:sz="0" w:space="0" w:color="auto"/>
                                          </w:divBdr>
                                        </w:div>
                                        <w:div w:id="477891292">
                                          <w:marLeft w:val="640"/>
                                          <w:marRight w:val="0"/>
                                          <w:marTop w:val="0"/>
                                          <w:marBottom w:val="0"/>
                                          <w:divBdr>
                                            <w:top w:val="none" w:sz="0" w:space="0" w:color="auto"/>
                                            <w:left w:val="none" w:sz="0" w:space="0" w:color="auto"/>
                                            <w:bottom w:val="none" w:sz="0" w:space="0" w:color="auto"/>
                                            <w:right w:val="none" w:sz="0" w:space="0" w:color="auto"/>
                                          </w:divBdr>
                                        </w:div>
                                        <w:div w:id="493839454">
                                          <w:marLeft w:val="640"/>
                                          <w:marRight w:val="0"/>
                                          <w:marTop w:val="0"/>
                                          <w:marBottom w:val="0"/>
                                          <w:divBdr>
                                            <w:top w:val="none" w:sz="0" w:space="0" w:color="auto"/>
                                            <w:left w:val="none" w:sz="0" w:space="0" w:color="auto"/>
                                            <w:bottom w:val="none" w:sz="0" w:space="0" w:color="auto"/>
                                            <w:right w:val="none" w:sz="0" w:space="0" w:color="auto"/>
                                          </w:divBdr>
                                        </w:div>
                                        <w:div w:id="560988999">
                                          <w:marLeft w:val="640"/>
                                          <w:marRight w:val="0"/>
                                          <w:marTop w:val="0"/>
                                          <w:marBottom w:val="0"/>
                                          <w:divBdr>
                                            <w:top w:val="none" w:sz="0" w:space="0" w:color="auto"/>
                                            <w:left w:val="none" w:sz="0" w:space="0" w:color="auto"/>
                                            <w:bottom w:val="none" w:sz="0" w:space="0" w:color="auto"/>
                                            <w:right w:val="none" w:sz="0" w:space="0" w:color="auto"/>
                                          </w:divBdr>
                                        </w:div>
                                        <w:div w:id="669406937">
                                          <w:marLeft w:val="640"/>
                                          <w:marRight w:val="0"/>
                                          <w:marTop w:val="0"/>
                                          <w:marBottom w:val="0"/>
                                          <w:divBdr>
                                            <w:top w:val="none" w:sz="0" w:space="0" w:color="auto"/>
                                            <w:left w:val="none" w:sz="0" w:space="0" w:color="auto"/>
                                            <w:bottom w:val="none" w:sz="0" w:space="0" w:color="auto"/>
                                            <w:right w:val="none" w:sz="0" w:space="0" w:color="auto"/>
                                          </w:divBdr>
                                        </w:div>
                                        <w:div w:id="703100516">
                                          <w:marLeft w:val="640"/>
                                          <w:marRight w:val="0"/>
                                          <w:marTop w:val="0"/>
                                          <w:marBottom w:val="0"/>
                                          <w:divBdr>
                                            <w:top w:val="none" w:sz="0" w:space="0" w:color="auto"/>
                                            <w:left w:val="none" w:sz="0" w:space="0" w:color="auto"/>
                                            <w:bottom w:val="none" w:sz="0" w:space="0" w:color="auto"/>
                                            <w:right w:val="none" w:sz="0" w:space="0" w:color="auto"/>
                                          </w:divBdr>
                                        </w:div>
                                        <w:div w:id="840702554">
                                          <w:marLeft w:val="640"/>
                                          <w:marRight w:val="0"/>
                                          <w:marTop w:val="0"/>
                                          <w:marBottom w:val="0"/>
                                          <w:divBdr>
                                            <w:top w:val="none" w:sz="0" w:space="0" w:color="auto"/>
                                            <w:left w:val="none" w:sz="0" w:space="0" w:color="auto"/>
                                            <w:bottom w:val="none" w:sz="0" w:space="0" w:color="auto"/>
                                            <w:right w:val="none" w:sz="0" w:space="0" w:color="auto"/>
                                          </w:divBdr>
                                        </w:div>
                                        <w:div w:id="922955099">
                                          <w:marLeft w:val="640"/>
                                          <w:marRight w:val="0"/>
                                          <w:marTop w:val="0"/>
                                          <w:marBottom w:val="0"/>
                                          <w:divBdr>
                                            <w:top w:val="none" w:sz="0" w:space="0" w:color="auto"/>
                                            <w:left w:val="none" w:sz="0" w:space="0" w:color="auto"/>
                                            <w:bottom w:val="none" w:sz="0" w:space="0" w:color="auto"/>
                                            <w:right w:val="none" w:sz="0" w:space="0" w:color="auto"/>
                                          </w:divBdr>
                                        </w:div>
                                        <w:div w:id="934248036">
                                          <w:marLeft w:val="640"/>
                                          <w:marRight w:val="0"/>
                                          <w:marTop w:val="0"/>
                                          <w:marBottom w:val="0"/>
                                          <w:divBdr>
                                            <w:top w:val="none" w:sz="0" w:space="0" w:color="auto"/>
                                            <w:left w:val="none" w:sz="0" w:space="0" w:color="auto"/>
                                            <w:bottom w:val="none" w:sz="0" w:space="0" w:color="auto"/>
                                            <w:right w:val="none" w:sz="0" w:space="0" w:color="auto"/>
                                          </w:divBdr>
                                        </w:div>
                                        <w:div w:id="950667474">
                                          <w:marLeft w:val="640"/>
                                          <w:marRight w:val="0"/>
                                          <w:marTop w:val="0"/>
                                          <w:marBottom w:val="0"/>
                                          <w:divBdr>
                                            <w:top w:val="none" w:sz="0" w:space="0" w:color="auto"/>
                                            <w:left w:val="none" w:sz="0" w:space="0" w:color="auto"/>
                                            <w:bottom w:val="none" w:sz="0" w:space="0" w:color="auto"/>
                                            <w:right w:val="none" w:sz="0" w:space="0" w:color="auto"/>
                                          </w:divBdr>
                                        </w:div>
                                        <w:div w:id="1003431485">
                                          <w:marLeft w:val="640"/>
                                          <w:marRight w:val="0"/>
                                          <w:marTop w:val="0"/>
                                          <w:marBottom w:val="0"/>
                                          <w:divBdr>
                                            <w:top w:val="none" w:sz="0" w:space="0" w:color="auto"/>
                                            <w:left w:val="none" w:sz="0" w:space="0" w:color="auto"/>
                                            <w:bottom w:val="none" w:sz="0" w:space="0" w:color="auto"/>
                                            <w:right w:val="none" w:sz="0" w:space="0" w:color="auto"/>
                                          </w:divBdr>
                                        </w:div>
                                        <w:div w:id="1086148870">
                                          <w:marLeft w:val="640"/>
                                          <w:marRight w:val="0"/>
                                          <w:marTop w:val="0"/>
                                          <w:marBottom w:val="0"/>
                                          <w:divBdr>
                                            <w:top w:val="none" w:sz="0" w:space="0" w:color="auto"/>
                                            <w:left w:val="none" w:sz="0" w:space="0" w:color="auto"/>
                                            <w:bottom w:val="none" w:sz="0" w:space="0" w:color="auto"/>
                                            <w:right w:val="none" w:sz="0" w:space="0" w:color="auto"/>
                                          </w:divBdr>
                                        </w:div>
                                        <w:div w:id="1131485254">
                                          <w:marLeft w:val="640"/>
                                          <w:marRight w:val="0"/>
                                          <w:marTop w:val="0"/>
                                          <w:marBottom w:val="0"/>
                                          <w:divBdr>
                                            <w:top w:val="none" w:sz="0" w:space="0" w:color="auto"/>
                                            <w:left w:val="none" w:sz="0" w:space="0" w:color="auto"/>
                                            <w:bottom w:val="none" w:sz="0" w:space="0" w:color="auto"/>
                                            <w:right w:val="none" w:sz="0" w:space="0" w:color="auto"/>
                                          </w:divBdr>
                                        </w:div>
                                        <w:div w:id="1389643963">
                                          <w:marLeft w:val="640"/>
                                          <w:marRight w:val="0"/>
                                          <w:marTop w:val="0"/>
                                          <w:marBottom w:val="0"/>
                                          <w:divBdr>
                                            <w:top w:val="none" w:sz="0" w:space="0" w:color="auto"/>
                                            <w:left w:val="none" w:sz="0" w:space="0" w:color="auto"/>
                                            <w:bottom w:val="none" w:sz="0" w:space="0" w:color="auto"/>
                                            <w:right w:val="none" w:sz="0" w:space="0" w:color="auto"/>
                                          </w:divBdr>
                                        </w:div>
                                        <w:div w:id="1401176455">
                                          <w:marLeft w:val="640"/>
                                          <w:marRight w:val="0"/>
                                          <w:marTop w:val="0"/>
                                          <w:marBottom w:val="0"/>
                                          <w:divBdr>
                                            <w:top w:val="none" w:sz="0" w:space="0" w:color="auto"/>
                                            <w:left w:val="none" w:sz="0" w:space="0" w:color="auto"/>
                                            <w:bottom w:val="none" w:sz="0" w:space="0" w:color="auto"/>
                                            <w:right w:val="none" w:sz="0" w:space="0" w:color="auto"/>
                                          </w:divBdr>
                                        </w:div>
                                        <w:div w:id="1411074930">
                                          <w:marLeft w:val="640"/>
                                          <w:marRight w:val="0"/>
                                          <w:marTop w:val="0"/>
                                          <w:marBottom w:val="0"/>
                                          <w:divBdr>
                                            <w:top w:val="none" w:sz="0" w:space="0" w:color="auto"/>
                                            <w:left w:val="none" w:sz="0" w:space="0" w:color="auto"/>
                                            <w:bottom w:val="none" w:sz="0" w:space="0" w:color="auto"/>
                                            <w:right w:val="none" w:sz="0" w:space="0" w:color="auto"/>
                                          </w:divBdr>
                                        </w:div>
                                        <w:div w:id="1484929752">
                                          <w:marLeft w:val="640"/>
                                          <w:marRight w:val="0"/>
                                          <w:marTop w:val="0"/>
                                          <w:marBottom w:val="0"/>
                                          <w:divBdr>
                                            <w:top w:val="none" w:sz="0" w:space="0" w:color="auto"/>
                                            <w:left w:val="none" w:sz="0" w:space="0" w:color="auto"/>
                                            <w:bottom w:val="none" w:sz="0" w:space="0" w:color="auto"/>
                                            <w:right w:val="none" w:sz="0" w:space="0" w:color="auto"/>
                                          </w:divBdr>
                                        </w:div>
                                        <w:div w:id="1594704170">
                                          <w:marLeft w:val="640"/>
                                          <w:marRight w:val="0"/>
                                          <w:marTop w:val="0"/>
                                          <w:marBottom w:val="0"/>
                                          <w:divBdr>
                                            <w:top w:val="none" w:sz="0" w:space="0" w:color="auto"/>
                                            <w:left w:val="none" w:sz="0" w:space="0" w:color="auto"/>
                                            <w:bottom w:val="none" w:sz="0" w:space="0" w:color="auto"/>
                                            <w:right w:val="none" w:sz="0" w:space="0" w:color="auto"/>
                                          </w:divBdr>
                                        </w:div>
                                        <w:div w:id="1652635573">
                                          <w:marLeft w:val="640"/>
                                          <w:marRight w:val="0"/>
                                          <w:marTop w:val="0"/>
                                          <w:marBottom w:val="0"/>
                                          <w:divBdr>
                                            <w:top w:val="none" w:sz="0" w:space="0" w:color="auto"/>
                                            <w:left w:val="none" w:sz="0" w:space="0" w:color="auto"/>
                                            <w:bottom w:val="none" w:sz="0" w:space="0" w:color="auto"/>
                                            <w:right w:val="none" w:sz="0" w:space="0" w:color="auto"/>
                                          </w:divBdr>
                                        </w:div>
                                        <w:div w:id="1875655559">
                                          <w:marLeft w:val="640"/>
                                          <w:marRight w:val="0"/>
                                          <w:marTop w:val="0"/>
                                          <w:marBottom w:val="0"/>
                                          <w:divBdr>
                                            <w:top w:val="none" w:sz="0" w:space="0" w:color="auto"/>
                                            <w:left w:val="none" w:sz="0" w:space="0" w:color="auto"/>
                                            <w:bottom w:val="none" w:sz="0" w:space="0" w:color="auto"/>
                                            <w:right w:val="none" w:sz="0" w:space="0" w:color="auto"/>
                                          </w:divBdr>
                                        </w:div>
                                        <w:div w:id="1905292283">
                                          <w:marLeft w:val="640"/>
                                          <w:marRight w:val="0"/>
                                          <w:marTop w:val="0"/>
                                          <w:marBottom w:val="0"/>
                                          <w:divBdr>
                                            <w:top w:val="none" w:sz="0" w:space="0" w:color="auto"/>
                                            <w:left w:val="none" w:sz="0" w:space="0" w:color="auto"/>
                                            <w:bottom w:val="none" w:sz="0" w:space="0" w:color="auto"/>
                                            <w:right w:val="none" w:sz="0" w:space="0" w:color="auto"/>
                                          </w:divBdr>
                                        </w:div>
                                        <w:div w:id="1952738751">
                                          <w:marLeft w:val="640"/>
                                          <w:marRight w:val="0"/>
                                          <w:marTop w:val="0"/>
                                          <w:marBottom w:val="0"/>
                                          <w:divBdr>
                                            <w:top w:val="none" w:sz="0" w:space="0" w:color="auto"/>
                                            <w:left w:val="none" w:sz="0" w:space="0" w:color="auto"/>
                                            <w:bottom w:val="none" w:sz="0" w:space="0" w:color="auto"/>
                                            <w:right w:val="none" w:sz="0" w:space="0" w:color="auto"/>
                                          </w:divBdr>
                                        </w:div>
                                        <w:div w:id="1994285865">
                                          <w:marLeft w:val="640"/>
                                          <w:marRight w:val="0"/>
                                          <w:marTop w:val="0"/>
                                          <w:marBottom w:val="0"/>
                                          <w:divBdr>
                                            <w:top w:val="none" w:sz="0" w:space="0" w:color="auto"/>
                                            <w:left w:val="none" w:sz="0" w:space="0" w:color="auto"/>
                                            <w:bottom w:val="none" w:sz="0" w:space="0" w:color="auto"/>
                                            <w:right w:val="none" w:sz="0" w:space="0" w:color="auto"/>
                                          </w:divBdr>
                                        </w:div>
                                        <w:div w:id="2006933717">
                                          <w:marLeft w:val="640"/>
                                          <w:marRight w:val="0"/>
                                          <w:marTop w:val="0"/>
                                          <w:marBottom w:val="0"/>
                                          <w:divBdr>
                                            <w:top w:val="none" w:sz="0" w:space="0" w:color="auto"/>
                                            <w:left w:val="none" w:sz="0" w:space="0" w:color="auto"/>
                                            <w:bottom w:val="none" w:sz="0" w:space="0" w:color="auto"/>
                                            <w:right w:val="none" w:sz="0" w:space="0" w:color="auto"/>
                                          </w:divBdr>
                                        </w:div>
                                        <w:div w:id="2107535679">
                                          <w:marLeft w:val="640"/>
                                          <w:marRight w:val="0"/>
                                          <w:marTop w:val="0"/>
                                          <w:marBottom w:val="0"/>
                                          <w:divBdr>
                                            <w:top w:val="none" w:sz="0" w:space="0" w:color="auto"/>
                                            <w:left w:val="none" w:sz="0" w:space="0" w:color="auto"/>
                                            <w:bottom w:val="none" w:sz="0" w:space="0" w:color="auto"/>
                                            <w:right w:val="none" w:sz="0" w:space="0" w:color="auto"/>
                                          </w:divBdr>
                                        </w:div>
                                        <w:div w:id="2111968556">
                                          <w:marLeft w:val="640"/>
                                          <w:marRight w:val="0"/>
                                          <w:marTop w:val="0"/>
                                          <w:marBottom w:val="0"/>
                                          <w:divBdr>
                                            <w:top w:val="none" w:sz="0" w:space="0" w:color="auto"/>
                                            <w:left w:val="none" w:sz="0" w:space="0" w:color="auto"/>
                                            <w:bottom w:val="none" w:sz="0" w:space="0" w:color="auto"/>
                                            <w:right w:val="none" w:sz="0" w:space="0" w:color="auto"/>
                                          </w:divBdr>
                                        </w:div>
                                      </w:divsChild>
                                    </w:div>
                                    <w:div w:id="1837964029">
                                      <w:marLeft w:val="0"/>
                                      <w:marRight w:val="0"/>
                                      <w:marTop w:val="0"/>
                                      <w:marBottom w:val="0"/>
                                      <w:divBdr>
                                        <w:top w:val="none" w:sz="0" w:space="0" w:color="auto"/>
                                        <w:left w:val="none" w:sz="0" w:space="0" w:color="auto"/>
                                        <w:bottom w:val="none" w:sz="0" w:space="0" w:color="auto"/>
                                        <w:right w:val="none" w:sz="0" w:space="0" w:color="auto"/>
                                      </w:divBdr>
                                      <w:divsChild>
                                        <w:div w:id="2710280">
                                          <w:marLeft w:val="640"/>
                                          <w:marRight w:val="0"/>
                                          <w:marTop w:val="0"/>
                                          <w:marBottom w:val="0"/>
                                          <w:divBdr>
                                            <w:top w:val="none" w:sz="0" w:space="0" w:color="auto"/>
                                            <w:left w:val="none" w:sz="0" w:space="0" w:color="auto"/>
                                            <w:bottom w:val="none" w:sz="0" w:space="0" w:color="auto"/>
                                            <w:right w:val="none" w:sz="0" w:space="0" w:color="auto"/>
                                          </w:divBdr>
                                        </w:div>
                                        <w:div w:id="106509297">
                                          <w:marLeft w:val="640"/>
                                          <w:marRight w:val="0"/>
                                          <w:marTop w:val="0"/>
                                          <w:marBottom w:val="0"/>
                                          <w:divBdr>
                                            <w:top w:val="none" w:sz="0" w:space="0" w:color="auto"/>
                                            <w:left w:val="none" w:sz="0" w:space="0" w:color="auto"/>
                                            <w:bottom w:val="none" w:sz="0" w:space="0" w:color="auto"/>
                                            <w:right w:val="none" w:sz="0" w:space="0" w:color="auto"/>
                                          </w:divBdr>
                                        </w:div>
                                        <w:div w:id="188298677">
                                          <w:marLeft w:val="640"/>
                                          <w:marRight w:val="0"/>
                                          <w:marTop w:val="0"/>
                                          <w:marBottom w:val="0"/>
                                          <w:divBdr>
                                            <w:top w:val="none" w:sz="0" w:space="0" w:color="auto"/>
                                            <w:left w:val="none" w:sz="0" w:space="0" w:color="auto"/>
                                            <w:bottom w:val="none" w:sz="0" w:space="0" w:color="auto"/>
                                            <w:right w:val="none" w:sz="0" w:space="0" w:color="auto"/>
                                          </w:divBdr>
                                        </w:div>
                                        <w:div w:id="189342043">
                                          <w:marLeft w:val="640"/>
                                          <w:marRight w:val="0"/>
                                          <w:marTop w:val="0"/>
                                          <w:marBottom w:val="0"/>
                                          <w:divBdr>
                                            <w:top w:val="none" w:sz="0" w:space="0" w:color="auto"/>
                                            <w:left w:val="none" w:sz="0" w:space="0" w:color="auto"/>
                                            <w:bottom w:val="none" w:sz="0" w:space="0" w:color="auto"/>
                                            <w:right w:val="none" w:sz="0" w:space="0" w:color="auto"/>
                                          </w:divBdr>
                                        </w:div>
                                        <w:div w:id="221723701">
                                          <w:marLeft w:val="640"/>
                                          <w:marRight w:val="0"/>
                                          <w:marTop w:val="0"/>
                                          <w:marBottom w:val="0"/>
                                          <w:divBdr>
                                            <w:top w:val="none" w:sz="0" w:space="0" w:color="auto"/>
                                            <w:left w:val="none" w:sz="0" w:space="0" w:color="auto"/>
                                            <w:bottom w:val="none" w:sz="0" w:space="0" w:color="auto"/>
                                            <w:right w:val="none" w:sz="0" w:space="0" w:color="auto"/>
                                          </w:divBdr>
                                        </w:div>
                                        <w:div w:id="229652549">
                                          <w:marLeft w:val="640"/>
                                          <w:marRight w:val="0"/>
                                          <w:marTop w:val="0"/>
                                          <w:marBottom w:val="0"/>
                                          <w:divBdr>
                                            <w:top w:val="none" w:sz="0" w:space="0" w:color="auto"/>
                                            <w:left w:val="none" w:sz="0" w:space="0" w:color="auto"/>
                                            <w:bottom w:val="none" w:sz="0" w:space="0" w:color="auto"/>
                                            <w:right w:val="none" w:sz="0" w:space="0" w:color="auto"/>
                                          </w:divBdr>
                                        </w:div>
                                        <w:div w:id="398207428">
                                          <w:marLeft w:val="640"/>
                                          <w:marRight w:val="0"/>
                                          <w:marTop w:val="0"/>
                                          <w:marBottom w:val="0"/>
                                          <w:divBdr>
                                            <w:top w:val="none" w:sz="0" w:space="0" w:color="auto"/>
                                            <w:left w:val="none" w:sz="0" w:space="0" w:color="auto"/>
                                            <w:bottom w:val="none" w:sz="0" w:space="0" w:color="auto"/>
                                            <w:right w:val="none" w:sz="0" w:space="0" w:color="auto"/>
                                          </w:divBdr>
                                        </w:div>
                                        <w:div w:id="495069727">
                                          <w:marLeft w:val="640"/>
                                          <w:marRight w:val="0"/>
                                          <w:marTop w:val="0"/>
                                          <w:marBottom w:val="0"/>
                                          <w:divBdr>
                                            <w:top w:val="none" w:sz="0" w:space="0" w:color="auto"/>
                                            <w:left w:val="none" w:sz="0" w:space="0" w:color="auto"/>
                                            <w:bottom w:val="none" w:sz="0" w:space="0" w:color="auto"/>
                                            <w:right w:val="none" w:sz="0" w:space="0" w:color="auto"/>
                                          </w:divBdr>
                                        </w:div>
                                        <w:div w:id="497428997">
                                          <w:marLeft w:val="640"/>
                                          <w:marRight w:val="0"/>
                                          <w:marTop w:val="0"/>
                                          <w:marBottom w:val="0"/>
                                          <w:divBdr>
                                            <w:top w:val="none" w:sz="0" w:space="0" w:color="auto"/>
                                            <w:left w:val="none" w:sz="0" w:space="0" w:color="auto"/>
                                            <w:bottom w:val="none" w:sz="0" w:space="0" w:color="auto"/>
                                            <w:right w:val="none" w:sz="0" w:space="0" w:color="auto"/>
                                          </w:divBdr>
                                        </w:div>
                                        <w:div w:id="500051591">
                                          <w:marLeft w:val="640"/>
                                          <w:marRight w:val="0"/>
                                          <w:marTop w:val="0"/>
                                          <w:marBottom w:val="0"/>
                                          <w:divBdr>
                                            <w:top w:val="none" w:sz="0" w:space="0" w:color="auto"/>
                                            <w:left w:val="none" w:sz="0" w:space="0" w:color="auto"/>
                                            <w:bottom w:val="none" w:sz="0" w:space="0" w:color="auto"/>
                                            <w:right w:val="none" w:sz="0" w:space="0" w:color="auto"/>
                                          </w:divBdr>
                                        </w:div>
                                        <w:div w:id="538981688">
                                          <w:marLeft w:val="640"/>
                                          <w:marRight w:val="0"/>
                                          <w:marTop w:val="0"/>
                                          <w:marBottom w:val="0"/>
                                          <w:divBdr>
                                            <w:top w:val="none" w:sz="0" w:space="0" w:color="auto"/>
                                            <w:left w:val="none" w:sz="0" w:space="0" w:color="auto"/>
                                            <w:bottom w:val="none" w:sz="0" w:space="0" w:color="auto"/>
                                            <w:right w:val="none" w:sz="0" w:space="0" w:color="auto"/>
                                          </w:divBdr>
                                        </w:div>
                                        <w:div w:id="694118266">
                                          <w:marLeft w:val="640"/>
                                          <w:marRight w:val="0"/>
                                          <w:marTop w:val="0"/>
                                          <w:marBottom w:val="0"/>
                                          <w:divBdr>
                                            <w:top w:val="none" w:sz="0" w:space="0" w:color="auto"/>
                                            <w:left w:val="none" w:sz="0" w:space="0" w:color="auto"/>
                                            <w:bottom w:val="none" w:sz="0" w:space="0" w:color="auto"/>
                                            <w:right w:val="none" w:sz="0" w:space="0" w:color="auto"/>
                                          </w:divBdr>
                                        </w:div>
                                        <w:div w:id="816150244">
                                          <w:marLeft w:val="640"/>
                                          <w:marRight w:val="0"/>
                                          <w:marTop w:val="0"/>
                                          <w:marBottom w:val="0"/>
                                          <w:divBdr>
                                            <w:top w:val="none" w:sz="0" w:space="0" w:color="auto"/>
                                            <w:left w:val="none" w:sz="0" w:space="0" w:color="auto"/>
                                            <w:bottom w:val="none" w:sz="0" w:space="0" w:color="auto"/>
                                            <w:right w:val="none" w:sz="0" w:space="0" w:color="auto"/>
                                          </w:divBdr>
                                        </w:div>
                                        <w:div w:id="861894228">
                                          <w:marLeft w:val="640"/>
                                          <w:marRight w:val="0"/>
                                          <w:marTop w:val="0"/>
                                          <w:marBottom w:val="0"/>
                                          <w:divBdr>
                                            <w:top w:val="none" w:sz="0" w:space="0" w:color="auto"/>
                                            <w:left w:val="none" w:sz="0" w:space="0" w:color="auto"/>
                                            <w:bottom w:val="none" w:sz="0" w:space="0" w:color="auto"/>
                                            <w:right w:val="none" w:sz="0" w:space="0" w:color="auto"/>
                                          </w:divBdr>
                                        </w:div>
                                        <w:div w:id="867181462">
                                          <w:marLeft w:val="640"/>
                                          <w:marRight w:val="0"/>
                                          <w:marTop w:val="0"/>
                                          <w:marBottom w:val="0"/>
                                          <w:divBdr>
                                            <w:top w:val="none" w:sz="0" w:space="0" w:color="auto"/>
                                            <w:left w:val="none" w:sz="0" w:space="0" w:color="auto"/>
                                            <w:bottom w:val="none" w:sz="0" w:space="0" w:color="auto"/>
                                            <w:right w:val="none" w:sz="0" w:space="0" w:color="auto"/>
                                          </w:divBdr>
                                        </w:div>
                                        <w:div w:id="888109198">
                                          <w:marLeft w:val="640"/>
                                          <w:marRight w:val="0"/>
                                          <w:marTop w:val="0"/>
                                          <w:marBottom w:val="0"/>
                                          <w:divBdr>
                                            <w:top w:val="none" w:sz="0" w:space="0" w:color="auto"/>
                                            <w:left w:val="none" w:sz="0" w:space="0" w:color="auto"/>
                                            <w:bottom w:val="none" w:sz="0" w:space="0" w:color="auto"/>
                                            <w:right w:val="none" w:sz="0" w:space="0" w:color="auto"/>
                                          </w:divBdr>
                                        </w:div>
                                        <w:div w:id="934678501">
                                          <w:marLeft w:val="640"/>
                                          <w:marRight w:val="0"/>
                                          <w:marTop w:val="0"/>
                                          <w:marBottom w:val="0"/>
                                          <w:divBdr>
                                            <w:top w:val="none" w:sz="0" w:space="0" w:color="auto"/>
                                            <w:left w:val="none" w:sz="0" w:space="0" w:color="auto"/>
                                            <w:bottom w:val="none" w:sz="0" w:space="0" w:color="auto"/>
                                            <w:right w:val="none" w:sz="0" w:space="0" w:color="auto"/>
                                          </w:divBdr>
                                        </w:div>
                                        <w:div w:id="1004939853">
                                          <w:marLeft w:val="640"/>
                                          <w:marRight w:val="0"/>
                                          <w:marTop w:val="0"/>
                                          <w:marBottom w:val="0"/>
                                          <w:divBdr>
                                            <w:top w:val="none" w:sz="0" w:space="0" w:color="auto"/>
                                            <w:left w:val="none" w:sz="0" w:space="0" w:color="auto"/>
                                            <w:bottom w:val="none" w:sz="0" w:space="0" w:color="auto"/>
                                            <w:right w:val="none" w:sz="0" w:space="0" w:color="auto"/>
                                          </w:divBdr>
                                        </w:div>
                                        <w:div w:id="1033844291">
                                          <w:marLeft w:val="640"/>
                                          <w:marRight w:val="0"/>
                                          <w:marTop w:val="0"/>
                                          <w:marBottom w:val="0"/>
                                          <w:divBdr>
                                            <w:top w:val="none" w:sz="0" w:space="0" w:color="auto"/>
                                            <w:left w:val="none" w:sz="0" w:space="0" w:color="auto"/>
                                            <w:bottom w:val="none" w:sz="0" w:space="0" w:color="auto"/>
                                            <w:right w:val="none" w:sz="0" w:space="0" w:color="auto"/>
                                          </w:divBdr>
                                        </w:div>
                                        <w:div w:id="1142430983">
                                          <w:marLeft w:val="640"/>
                                          <w:marRight w:val="0"/>
                                          <w:marTop w:val="0"/>
                                          <w:marBottom w:val="0"/>
                                          <w:divBdr>
                                            <w:top w:val="none" w:sz="0" w:space="0" w:color="auto"/>
                                            <w:left w:val="none" w:sz="0" w:space="0" w:color="auto"/>
                                            <w:bottom w:val="none" w:sz="0" w:space="0" w:color="auto"/>
                                            <w:right w:val="none" w:sz="0" w:space="0" w:color="auto"/>
                                          </w:divBdr>
                                        </w:div>
                                        <w:div w:id="1238134197">
                                          <w:marLeft w:val="640"/>
                                          <w:marRight w:val="0"/>
                                          <w:marTop w:val="0"/>
                                          <w:marBottom w:val="0"/>
                                          <w:divBdr>
                                            <w:top w:val="none" w:sz="0" w:space="0" w:color="auto"/>
                                            <w:left w:val="none" w:sz="0" w:space="0" w:color="auto"/>
                                            <w:bottom w:val="none" w:sz="0" w:space="0" w:color="auto"/>
                                            <w:right w:val="none" w:sz="0" w:space="0" w:color="auto"/>
                                          </w:divBdr>
                                        </w:div>
                                        <w:div w:id="1280531359">
                                          <w:marLeft w:val="640"/>
                                          <w:marRight w:val="0"/>
                                          <w:marTop w:val="0"/>
                                          <w:marBottom w:val="0"/>
                                          <w:divBdr>
                                            <w:top w:val="none" w:sz="0" w:space="0" w:color="auto"/>
                                            <w:left w:val="none" w:sz="0" w:space="0" w:color="auto"/>
                                            <w:bottom w:val="none" w:sz="0" w:space="0" w:color="auto"/>
                                            <w:right w:val="none" w:sz="0" w:space="0" w:color="auto"/>
                                          </w:divBdr>
                                        </w:div>
                                        <w:div w:id="1291546570">
                                          <w:marLeft w:val="640"/>
                                          <w:marRight w:val="0"/>
                                          <w:marTop w:val="0"/>
                                          <w:marBottom w:val="0"/>
                                          <w:divBdr>
                                            <w:top w:val="none" w:sz="0" w:space="0" w:color="auto"/>
                                            <w:left w:val="none" w:sz="0" w:space="0" w:color="auto"/>
                                            <w:bottom w:val="none" w:sz="0" w:space="0" w:color="auto"/>
                                            <w:right w:val="none" w:sz="0" w:space="0" w:color="auto"/>
                                          </w:divBdr>
                                        </w:div>
                                        <w:div w:id="1311326421">
                                          <w:marLeft w:val="640"/>
                                          <w:marRight w:val="0"/>
                                          <w:marTop w:val="0"/>
                                          <w:marBottom w:val="0"/>
                                          <w:divBdr>
                                            <w:top w:val="none" w:sz="0" w:space="0" w:color="auto"/>
                                            <w:left w:val="none" w:sz="0" w:space="0" w:color="auto"/>
                                            <w:bottom w:val="none" w:sz="0" w:space="0" w:color="auto"/>
                                            <w:right w:val="none" w:sz="0" w:space="0" w:color="auto"/>
                                          </w:divBdr>
                                        </w:div>
                                        <w:div w:id="1365710399">
                                          <w:marLeft w:val="640"/>
                                          <w:marRight w:val="0"/>
                                          <w:marTop w:val="0"/>
                                          <w:marBottom w:val="0"/>
                                          <w:divBdr>
                                            <w:top w:val="none" w:sz="0" w:space="0" w:color="auto"/>
                                            <w:left w:val="none" w:sz="0" w:space="0" w:color="auto"/>
                                            <w:bottom w:val="none" w:sz="0" w:space="0" w:color="auto"/>
                                            <w:right w:val="none" w:sz="0" w:space="0" w:color="auto"/>
                                          </w:divBdr>
                                        </w:div>
                                        <w:div w:id="1450933671">
                                          <w:marLeft w:val="640"/>
                                          <w:marRight w:val="0"/>
                                          <w:marTop w:val="0"/>
                                          <w:marBottom w:val="0"/>
                                          <w:divBdr>
                                            <w:top w:val="none" w:sz="0" w:space="0" w:color="auto"/>
                                            <w:left w:val="none" w:sz="0" w:space="0" w:color="auto"/>
                                            <w:bottom w:val="none" w:sz="0" w:space="0" w:color="auto"/>
                                            <w:right w:val="none" w:sz="0" w:space="0" w:color="auto"/>
                                          </w:divBdr>
                                        </w:div>
                                        <w:div w:id="1639870841">
                                          <w:marLeft w:val="640"/>
                                          <w:marRight w:val="0"/>
                                          <w:marTop w:val="0"/>
                                          <w:marBottom w:val="0"/>
                                          <w:divBdr>
                                            <w:top w:val="none" w:sz="0" w:space="0" w:color="auto"/>
                                            <w:left w:val="none" w:sz="0" w:space="0" w:color="auto"/>
                                            <w:bottom w:val="none" w:sz="0" w:space="0" w:color="auto"/>
                                            <w:right w:val="none" w:sz="0" w:space="0" w:color="auto"/>
                                          </w:divBdr>
                                        </w:div>
                                        <w:div w:id="1647321056">
                                          <w:marLeft w:val="640"/>
                                          <w:marRight w:val="0"/>
                                          <w:marTop w:val="0"/>
                                          <w:marBottom w:val="0"/>
                                          <w:divBdr>
                                            <w:top w:val="none" w:sz="0" w:space="0" w:color="auto"/>
                                            <w:left w:val="none" w:sz="0" w:space="0" w:color="auto"/>
                                            <w:bottom w:val="none" w:sz="0" w:space="0" w:color="auto"/>
                                            <w:right w:val="none" w:sz="0" w:space="0" w:color="auto"/>
                                          </w:divBdr>
                                        </w:div>
                                        <w:div w:id="1689288031">
                                          <w:marLeft w:val="640"/>
                                          <w:marRight w:val="0"/>
                                          <w:marTop w:val="0"/>
                                          <w:marBottom w:val="0"/>
                                          <w:divBdr>
                                            <w:top w:val="none" w:sz="0" w:space="0" w:color="auto"/>
                                            <w:left w:val="none" w:sz="0" w:space="0" w:color="auto"/>
                                            <w:bottom w:val="none" w:sz="0" w:space="0" w:color="auto"/>
                                            <w:right w:val="none" w:sz="0" w:space="0" w:color="auto"/>
                                          </w:divBdr>
                                        </w:div>
                                        <w:div w:id="1689596103">
                                          <w:marLeft w:val="640"/>
                                          <w:marRight w:val="0"/>
                                          <w:marTop w:val="0"/>
                                          <w:marBottom w:val="0"/>
                                          <w:divBdr>
                                            <w:top w:val="none" w:sz="0" w:space="0" w:color="auto"/>
                                            <w:left w:val="none" w:sz="0" w:space="0" w:color="auto"/>
                                            <w:bottom w:val="none" w:sz="0" w:space="0" w:color="auto"/>
                                            <w:right w:val="none" w:sz="0" w:space="0" w:color="auto"/>
                                          </w:divBdr>
                                        </w:div>
                                        <w:div w:id="1739281270">
                                          <w:marLeft w:val="640"/>
                                          <w:marRight w:val="0"/>
                                          <w:marTop w:val="0"/>
                                          <w:marBottom w:val="0"/>
                                          <w:divBdr>
                                            <w:top w:val="none" w:sz="0" w:space="0" w:color="auto"/>
                                            <w:left w:val="none" w:sz="0" w:space="0" w:color="auto"/>
                                            <w:bottom w:val="none" w:sz="0" w:space="0" w:color="auto"/>
                                            <w:right w:val="none" w:sz="0" w:space="0" w:color="auto"/>
                                          </w:divBdr>
                                        </w:div>
                                        <w:div w:id="1853907438">
                                          <w:marLeft w:val="640"/>
                                          <w:marRight w:val="0"/>
                                          <w:marTop w:val="0"/>
                                          <w:marBottom w:val="0"/>
                                          <w:divBdr>
                                            <w:top w:val="none" w:sz="0" w:space="0" w:color="auto"/>
                                            <w:left w:val="none" w:sz="0" w:space="0" w:color="auto"/>
                                            <w:bottom w:val="none" w:sz="0" w:space="0" w:color="auto"/>
                                            <w:right w:val="none" w:sz="0" w:space="0" w:color="auto"/>
                                          </w:divBdr>
                                        </w:div>
                                        <w:div w:id="1882400267">
                                          <w:marLeft w:val="640"/>
                                          <w:marRight w:val="0"/>
                                          <w:marTop w:val="0"/>
                                          <w:marBottom w:val="0"/>
                                          <w:divBdr>
                                            <w:top w:val="none" w:sz="0" w:space="0" w:color="auto"/>
                                            <w:left w:val="none" w:sz="0" w:space="0" w:color="auto"/>
                                            <w:bottom w:val="none" w:sz="0" w:space="0" w:color="auto"/>
                                            <w:right w:val="none" w:sz="0" w:space="0" w:color="auto"/>
                                          </w:divBdr>
                                        </w:div>
                                        <w:div w:id="1911184930">
                                          <w:marLeft w:val="640"/>
                                          <w:marRight w:val="0"/>
                                          <w:marTop w:val="0"/>
                                          <w:marBottom w:val="0"/>
                                          <w:divBdr>
                                            <w:top w:val="none" w:sz="0" w:space="0" w:color="auto"/>
                                            <w:left w:val="none" w:sz="0" w:space="0" w:color="auto"/>
                                            <w:bottom w:val="none" w:sz="0" w:space="0" w:color="auto"/>
                                            <w:right w:val="none" w:sz="0" w:space="0" w:color="auto"/>
                                          </w:divBdr>
                                        </w:div>
                                        <w:div w:id="1932666762">
                                          <w:marLeft w:val="640"/>
                                          <w:marRight w:val="0"/>
                                          <w:marTop w:val="0"/>
                                          <w:marBottom w:val="0"/>
                                          <w:divBdr>
                                            <w:top w:val="none" w:sz="0" w:space="0" w:color="auto"/>
                                            <w:left w:val="none" w:sz="0" w:space="0" w:color="auto"/>
                                            <w:bottom w:val="none" w:sz="0" w:space="0" w:color="auto"/>
                                            <w:right w:val="none" w:sz="0" w:space="0" w:color="auto"/>
                                          </w:divBdr>
                                        </w:div>
                                        <w:div w:id="1942369313">
                                          <w:marLeft w:val="640"/>
                                          <w:marRight w:val="0"/>
                                          <w:marTop w:val="0"/>
                                          <w:marBottom w:val="0"/>
                                          <w:divBdr>
                                            <w:top w:val="none" w:sz="0" w:space="0" w:color="auto"/>
                                            <w:left w:val="none" w:sz="0" w:space="0" w:color="auto"/>
                                            <w:bottom w:val="none" w:sz="0" w:space="0" w:color="auto"/>
                                            <w:right w:val="none" w:sz="0" w:space="0" w:color="auto"/>
                                          </w:divBdr>
                                        </w:div>
                                        <w:div w:id="1950770518">
                                          <w:marLeft w:val="640"/>
                                          <w:marRight w:val="0"/>
                                          <w:marTop w:val="0"/>
                                          <w:marBottom w:val="0"/>
                                          <w:divBdr>
                                            <w:top w:val="none" w:sz="0" w:space="0" w:color="auto"/>
                                            <w:left w:val="none" w:sz="0" w:space="0" w:color="auto"/>
                                            <w:bottom w:val="none" w:sz="0" w:space="0" w:color="auto"/>
                                            <w:right w:val="none" w:sz="0" w:space="0" w:color="auto"/>
                                          </w:divBdr>
                                        </w:div>
                                        <w:div w:id="2059819284">
                                          <w:marLeft w:val="640"/>
                                          <w:marRight w:val="0"/>
                                          <w:marTop w:val="0"/>
                                          <w:marBottom w:val="0"/>
                                          <w:divBdr>
                                            <w:top w:val="none" w:sz="0" w:space="0" w:color="auto"/>
                                            <w:left w:val="none" w:sz="0" w:space="0" w:color="auto"/>
                                            <w:bottom w:val="none" w:sz="0" w:space="0" w:color="auto"/>
                                            <w:right w:val="none" w:sz="0" w:space="0" w:color="auto"/>
                                          </w:divBdr>
                                        </w:div>
                                      </w:divsChild>
                                    </w:div>
                                    <w:div w:id="1838380936">
                                      <w:marLeft w:val="0"/>
                                      <w:marRight w:val="0"/>
                                      <w:marTop w:val="0"/>
                                      <w:marBottom w:val="0"/>
                                      <w:divBdr>
                                        <w:top w:val="none" w:sz="0" w:space="0" w:color="auto"/>
                                        <w:left w:val="none" w:sz="0" w:space="0" w:color="auto"/>
                                        <w:bottom w:val="none" w:sz="0" w:space="0" w:color="auto"/>
                                        <w:right w:val="none" w:sz="0" w:space="0" w:color="auto"/>
                                      </w:divBdr>
                                      <w:divsChild>
                                        <w:div w:id="45032721">
                                          <w:marLeft w:val="640"/>
                                          <w:marRight w:val="0"/>
                                          <w:marTop w:val="0"/>
                                          <w:marBottom w:val="0"/>
                                          <w:divBdr>
                                            <w:top w:val="none" w:sz="0" w:space="0" w:color="auto"/>
                                            <w:left w:val="none" w:sz="0" w:space="0" w:color="auto"/>
                                            <w:bottom w:val="none" w:sz="0" w:space="0" w:color="auto"/>
                                            <w:right w:val="none" w:sz="0" w:space="0" w:color="auto"/>
                                          </w:divBdr>
                                        </w:div>
                                        <w:div w:id="137111501">
                                          <w:marLeft w:val="640"/>
                                          <w:marRight w:val="0"/>
                                          <w:marTop w:val="0"/>
                                          <w:marBottom w:val="0"/>
                                          <w:divBdr>
                                            <w:top w:val="none" w:sz="0" w:space="0" w:color="auto"/>
                                            <w:left w:val="none" w:sz="0" w:space="0" w:color="auto"/>
                                            <w:bottom w:val="none" w:sz="0" w:space="0" w:color="auto"/>
                                            <w:right w:val="none" w:sz="0" w:space="0" w:color="auto"/>
                                          </w:divBdr>
                                        </w:div>
                                        <w:div w:id="181285471">
                                          <w:marLeft w:val="640"/>
                                          <w:marRight w:val="0"/>
                                          <w:marTop w:val="0"/>
                                          <w:marBottom w:val="0"/>
                                          <w:divBdr>
                                            <w:top w:val="none" w:sz="0" w:space="0" w:color="auto"/>
                                            <w:left w:val="none" w:sz="0" w:space="0" w:color="auto"/>
                                            <w:bottom w:val="none" w:sz="0" w:space="0" w:color="auto"/>
                                            <w:right w:val="none" w:sz="0" w:space="0" w:color="auto"/>
                                          </w:divBdr>
                                        </w:div>
                                        <w:div w:id="361563716">
                                          <w:marLeft w:val="640"/>
                                          <w:marRight w:val="0"/>
                                          <w:marTop w:val="0"/>
                                          <w:marBottom w:val="0"/>
                                          <w:divBdr>
                                            <w:top w:val="none" w:sz="0" w:space="0" w:color="auto"/>
                                            <w:left w:val="none" w:sz="0" w:space="0" w:color="auto"/>
                                            <w:bottom w:val="none" w:sz="0" w:space="0" w:color="auto"/>
                                            <w:right w:val="none" w:sz="0" w:space="0" w:color="auto"/>
                                          </w:divBdr>
                                        </w:div>
                                        <w:div w:id="430975649">
                                          <w:marLeft w:val="640"/>
                                          <w:marRight w:val="0"/>
                                          <w:marTop w:val="0"/>
                                          <w:marBottom w:val="0"/>
                                          <w:divBdr>
                                            <w:top w:val="none" w:sz="0" w:space="0" w:color="auto"/>
                                            <w:left w:val="none" w:sz="0" w:space="0" w:color="auto"/>
                                            <w:bottom w:val="none" w:sz="0" w:space="0" w:color="auto"/>
                                            <w:right w:val="none" w:sz="0" w:space="0" w:color="auto"/>
                                          </w:divBdr>
                                        </w:div>
                                        <w:div w:id="492573178">
                                          <w:marLeft w:val="640"/>
                                          <w:marRight w:val="0"/>
                                          <w:marTop w:val="0"/>
                                          <w:marBottom w:val="0"/>
                                          <w:divBdr>
                                            <w:top w:val="none" w:sz="0" w:space="0" w:color="auto"/>
                                            <w:left w:val="none" w:sz="0" w:space="0" w:color="auto"/>
                                            <w:bottom w:val="none" w:sz="0" w:space="0" w:color="auto"/>
                                            <w:right w:val="none" w:sz="0" w:space="0" w:color="auto"/>
                                          </w:divBdr>
                                        </w:div>
                                        <w:div w:id="568197577">
                                          <w:marLeft w:val="640"/>
                                          <w:marRight w:val="0"/>
                                          <w:marTop w:val="0"/>
                                          <w:marBottom w:val="0"/>
                                          <w:divBdr>
                                            <w:top w:val="none" w:sz="0" w:space="0" w:color="auto"/>
                                            <w:left w:val="none" w:sz="0" w:space="0" w:color="auto"/>
                                            <w:bottom w:val="none" w:sz="0" w:space="0" w:color="auto"/>
                                            <w:right w:val="none" w:sz="0" w:space="0" w:color="auto"/>
                                          </w:divBdr>
                                        </w:div>
                                        <w:div w:id="612320416">
                                          <w:marLeft w:val="640"/>
                                          <w:marRight w:val="0"/>
                                          <w:marTop w:val="0"/>
                                          <w:marBottom w:val="0"/>
                                          <w:divBdr>
                                            <w:top w:val="none" w:sz="0" w:space="0" w:color="auto"/>
                                            <w:left w:val="none" w:sz="0" w:space="0" w:color="auto"/>
                                            <w:bottom w:val="none" w:sz="0" w:space="0" w:color="auto"/>
                                            <w:right w:val="none" w:sz="0" w:space="0" w:color="auto"/>
                                          </w:divBdr>
                                        </w:div>
                                        <w:div w:id="625041410">
                                          <w:marLeft w:val="640"/>
                                          <w:marRight w:val="0"/>
                                          <w:marTop w:val="0"/>
                                          <w:marBottom w:val="0"/>
                                          <w:divBdr>
                                            <w:top w:val="none" w:sz="0" w:space="0" w:color="auto"/>
                                            <w:left w:val="none" w:sz="0" w:space="0" w:color="auto"/>
                                            <w:bottom w:val="none" w:sz="0" w:space="0" w:color="auto"/>
                                            <w:right w:val="none" w:sz="0" w:space="0" w:color="auto"/>
                                          </w:divBdr>
                                        </w:div>
                                        <w:div w:id="639845896">
                                          <w:marLeft w:val="640"/>
                                          <w:marRight w:val="0"/>
                                          <w:marTop w:val="0"/>
                                          <w:marBottom w:val="0"/>
                                          <w:divBdr>
                                            <w:top w:val="none" w:sz="0" w:space="0" w:color="auto"/>
                                            <w:left w:val="none" w:sz="0" w:space="0" w:color="auto"/>
                                            <w:bottom w:val="none" w:sz="0" w:space="0" w:color="auto"/>
                                            <w:right w:val="none" w:sz="0" w:space="0" w:color="auto"/>
                                          </w:divBdr>
                                        </w:div>
                                        <w:div w:id="656418970">
                                          <w:marLeft w:val="640"/>
                                          <w:marRight w:val="0"/>
                                          <w:marTop w:val="0"/>
                                          <w:marBottom w:val="0"/>
                                          <w:divBdr>
                                            <w:top w:val="none" w:sz="0" w:space="0" w:color="auto"/>
                                            <w:left w:val="none" w:sz="0" w:space="0" w:color="auto"/>
                                            <w:bottom w:val="none" w:sz="0" w:space="0" w:color="auto"/>
                                            <w:right w:val="none" w:sz="0" w:space="0" w:color="auto"/>
                                          </w:divBdr>
                                        </w:div>
                                        <w:div w:id="883061402">
                                          <w:marLeft w:val="640"/>
                                          <w:marRight w:val="0"/>
                                          <w:marTop w:val="0"/>
                                          <w:marBottom w:val="0"/>
                                          <w:divBdr>
                                            <w:top w:val="none" w:sz="0" w:space="0" w:color="auto"/>
                                            <w:left w:val="none" w:sz="0" w:space="0" w:color="auto"/>
                                            <w:bottom w:val="none" w:sz="0" w:space="0" w:color="auto"/>
                                            <w:right w:val="none" w:sz="0" w:space="0" w:color="auto"/>
                                          </w:divBdr>
                                        </w:div>
                                        <w:div w:id="918752704">
                                          <w:marLeft w:val="640"/>
                                          <w:marRight w:val="0"/>
                                          <w:marTop w:val="0"/>
                                          <w:marBottom w:val="0"/>
                                          <w:divBdr>
                                            <w:top w:val="none" w:sz="0" w:space="0" w:color="auto"/>
                                            <w:left w:val="none" w:sz="0" w:space="0" w:color="auto"/>
                                            <w:bottom w:val="none" w:sz="0" w:space="0" w:color="auto"/>
                                            <w:right w:val="none" w:sz="0" w:space="0" w:color="auto"/>
                                          </w:divBdr>
                                        </w:div>
                                        <w:div w:id="927886089">
                                          <w:marLeft w:val="640"/>
                                          <w:marRight w:val="0"/>
                                          <w:marTop w:val="0"/>
                                          <w:marBottom w:val="0"/>
                                          <w:divBdr>
                                            <w:top w:val="none" w:sz="0" w:space="0" w:color="auto"/>
                                            <w:left w:val="none" w:sz="0" w:space="0" w:color="auto"/>
                                            <w:bottom w:val="none" w:sz="0" w:space="0" w:color="auto"/>
                                            <w:right w:val="none" w:sz="0" w:space="0" w:color="auto"/>
                                          </w:divBdr>
                                        </w:div>
                                        <w:div w:id="933635759">
                                          <w:marLeft w:val="640"/>
                                          <w:marRight w:val="0"/>
                                          <w:marTop w:val="0"/>
                                          <w:marBottom w:val="0"/>
                                          <w:divBdr>
                                            <w:top w:val="none" w:sz="0" w:space="0" w:color="auto"/>
                                            <w:left w:val="none" w:sz="0" w:space="0" w:color="auto"/>
                                            <w:bottom w:val="none" w:sz="0" w:space="0" w:color="auto"/>
                                            <w:right w:val="none" w:sz="0" w:space="0" w:color="auto"/>
                                          </w:divBdr>
                                        </w:div>
                                        <w:div w:id="985010950">
                                          <w:marLeft w:val="640"/>
                                          <w:marRight w:val="0"/>
                                          <w:marTop w:val="0"/>
                                          <w:marBottom w:val="0"/>
                                          <w:divBdr>
                                            <w:top w:val="none" w:sz="0" w:space="0" w:color="auto"/>
                                            <w:left w:val="none" w:sz="0" w:space="0" w:color="auto"/>
                                            <w:bottom w:val="none" w:sz="0" w:space="0" w:color="auto"/>
                                            <w:right w:val="none" w:sz="0" w:space="0" w:color="auto"/>
                                          </w:divBdr>
                                        </w:div>
                                        <w:div w:id="996877629">
                                          <w:marLeft w:val="640"/>
                                          <w:marRight w:val="0"/>
                                          <w:marTop w:val="0"/>
                                          <w:marBottom w:val="0"/>
                                          <w:divBdr>
                                            <w:top w:val="none" w:sz="0" w:space="0" w:color="auto"/>
                                            <w:left w:val="none" w:sz="0" w:space="0" w:color="auto"/>
                                            <w:bottom w:val="none" w:sz="0" w:space="0" w:color="auto"/>
                                            <w:right w:val="none" w:sz="0" w:space="0" w:color="auto"/>
                                          </w:divBdr>
                                        </w:div>
                                        <w:div w:id="1007171203">
                                          <w:marLeft w:val="640"/>
                                          <w:marRight w:val="0"/>
                                          <w:marTop w:val="0"/>
                                          <w:marBottom w:val="0"/>
                                          <w:divBdr>
                                            <w:top w:val="none" w:sz="0" w:space="0" w:color="auto"/>
                                            <w:left w:val="none" w:sz="0" w:space="0" w:color="auto"/>
                                            <w:bottom w:val="none" w:sz="0" w:space="0" w:color="auto"/>
                                            <w:right w:val="none" w:sz="0" w:space="0" w:color="auto"/>
                                          </w:divBdr>
                                        </w:div>
                                        <w:div w:id="1197237593">
                                          <w:marLeft w:val="640"/>
                                          <w:marRight w:val="0"/>
                                          <w:marTop w:val="0"/>
                                          <w:marBottom w:val="0"/>
                                          <w:divBdr>
                                            <w:top w:val="none" w:sz="0" w:space="0" w:color="auto"/>
                                            <w:left w:val="none" w:sz="0" w:space="0" w:color="auto"/>
                                            <w:bottom w:val="none" w:sz="0" w:space="0" w:color="auto"/>
                                            <w:right w:val="none" w:sz="0" w:space="0" w:color="auto"/>
                                          </w:divBdr>
                                        </w:div>
                                        <w:div w:id="1215190429">
                                          <w:marLeft w:val="640"/>
                                          <w:marRight w:val="0"/>
                                          <w:marTop w:val="0"/>
                                          <w:marBottom w:val="0"/>
                                          <w:divBdr>
                                            <w:top w:val="none" w:sz="0" w:space="0" w:color="auto"/>
                                            <w:left w:val="none" w:sz="0" w:space="0" w:color="auto"/>
                                            <w:bottom w:val="none" w:sz="0" w:space="0" w:color="auto"/>
                                            <w:right w:val="none" w:sz="0" w:space="0" w:color="auto"/>
                                          </w:divBdr>
                                        </w:div>
                                        <w:div w:id="1232429711">
                                          <w:marLeft w:val="640"/>
                                          <w:marRight w:val="0"/>
                                          <w:marTop w:val="0"/>
                                          <w:marBottom w:val="0"/>
                                          <w:divBdr>
                                            <w:top w:val="none" w:sz="0" w:space="0" w:color="auto"/>
                                            <w:left w:val="none" w:sz="0" w:space="0" w:color="auto"/>
                                            <w:bottom w:val="none" w:sz="0" w:space="0" w:color="auto"/>
                                            <w:right w:val="none" w:sz="0" w:space="0" w:color="auto"/>
                                          </w:divBdr>
                                        </w:div>
                                        <w:div w:id="1236932311">
                                          <w:marLeft w:val="640"/>
                                          <w:marRight w:val="0"/>
                                          <w:marTop w:val="0"/>
                                          <w:marBottom w:val="0"/>
                                          <w:divBdr>
                                            <w:top w:val="none" w:sz="0" w:space="0" w:color="auto"/>
                                            <w:left w:val="none" w:sz="0" w:space="0" w:color="auto"/>
                                            <w:bottom w:val="none" w:sz="0" w:space="0" w:color="auto"/>
                                            <w:right w:val="none" w:sz="0" w:space="0" w:color="auto"/>
                                          </w:divBdr>
                                        </w:div>
                                        <w:div w:id="1250432304">
                                          <w:marLeft w:val="640"/>
                                          <w:marRight w:val="0"/>
                                          <w:marTop w:val="0"/>
                                          <w:marBottom w:val="0"/>
                                          <w:divBdr>
                                            <w:top w:val="none" w:sz="0" w:space="0" w:color="auto"/>
                                            <w:left w:val="none" w:sz="0" w:space="0" w:color="auto"/>
                                            <w:bottom w:val="none" w:sz="0" w:space="0" w:color="auto"/>
                                            <w:right w:val="none" w:sz="0" w:space="0" w:color="auto"/>
                                          </w:divBdr>
                                        </w:div>
                                        <w:div w:id="1273052701">
                                          <w:marLeft w:val="640"/>
                                          <w:marRight w:val="0"/>
                                          <w:marTop w:val="0"/>
                                          <w:marBottom w:val="0"/>
                                          <w:divBdr>
                                            <w:top w:val="none" w:sz="0" w:space="0" w:color="auto"/>
                                            <w:left w:val="none" w:sz="0" w:space="0" w:color="auto"/>
                                            <w:bottom w:val="none" w:sz="0" w:space="0" w:color="auto"/>
                                            <w:right w:val="none" w:sz="0" w:space="0" w:color="auto"/>
                                          </w:divBdr>
                                        </w:div>
                                        <w:div w:id="1391995842">
                                          <w:marLeft w:val="640"/>
                                          <w:marRight w:val="0"/>
                                          <w:marTop w:val="0"/>
                                          <w:marBottom w:val="0"/>
                                          <w:divBdr>
                                            <w:top w:val="none" w:sz="0" w:space="0" w:color="auto"/>
                                            <w:left w:val="none" w:sz="0" w:space="0" w:color="auto"/>
                                            <w:bottom w:val="none" w:sz="0" w:space="0" w:color="auto"/>
                                            <w:right w:val="none" w:sz="0" w:space="0" w:color="auto"/>
                                          </w:divBdr>
                                        </w:div>
                                        <w:div w:id="1496648100">
                                          <w:marLeft w:val="640"/>
                                          <w:marRight w:val="0"/>
                                          <w:marTop w:val="0"/>
                                          <w:marBottom w:val="0"/>
                                          <w:divBdr>
                                            <w:top w:val="none" w:sz="0" w:space="0" w:color="auto"/>
                                            <w:left w:val="none" w:sz="0" w:space="0" w:color="auto"/>
                                            <w:bottom w:val="none" w:sz="0" w:space="0" w:color="auto"/>
                                            <w:right w:val="none" w:sz="0" w:space="0" w:color="auto"/>
                                          </w:divBdr>
                                        </w:div>
                                        <w:div w:id="1509827857">
                                          <w:marLeft w:val="640"/>
                                          <w:marRight w:val="0"/>
                                          <w:marTop w:val="0"/>
                                          <w:marBottom w:val="0"/>
                                          <w:divBdr>
                                            <w:top w:val="none" w:sz="0" w:space="0" w:color="auto"/>
                                            <w:left w:val="none" w:sz="0" w:space="0" w:color="auto"/>
                                            <w:bottom w:val="none" w:sz="0" w:space="0" w:color="auto"/>
                                            <w:right w:val="none" w:sz="0" w:space="0" w:color="auto"/>
                                          </w:divBdr>
                                        </w:div>
                                        <w:div w:id="1575510760">
                                          <w:marLeft w:val="640"/>
                                          <w:marRight w:val="0"/>
                                          <w:marTop w:val="0"/>
                                          <w:marBottom w:val="0"/>
                                          <w:divBdr>
                                            <w:top w:val="none" w:sz="0" w:space="0" w:color="auto"/>
                                            <w:left w:val="none" w:sz="0" w:space="0" w:color="auto"/>
                                            <w:bottom w:val="none" w:sz="0" w:space="0" w:color="auto"/>
                                            <w:right w:val="none" w:sz="0" w:space="0" w:color="auto"/>
                                          </w:divBdr>
                                        </w:div>
                                        <w:div w:id="1581057369">
                                          <w:marLeft w:val="640"/>
                                          <w:marRight w:val="0"/>
                                          <w:marTop w:val="0"/>
                                          <w:marBottom w:val="0"/>
                                          <w:divBdr>
                                            <w:top w:val="none" w:sz="0" w:space="0" w:color="auto"/>
                                            <w:left w:val="none" w:sz="0" w:space="0" w:color="auto"/>
                                            <w:bottom w:val="none" w:sz="0" w:space="0" w:color="auto"/>
                                            <w:right w:val="none" w:sz="0" w:space="0" w:color="auto"/>
                                          </w:divBdr>
                                        </w:div>
                                        <w:div w:id="1655908941">
                                          <w:marLeft w:val="640"/>
                                          <w:marRight w:val="0"/>
                                          <w:marTop w:val="0"/>
                                          <w:marBottom w:val="0"/>
                                          <w:divBdr>
                                            <w:top w:val="none" w:sz="0" w:space="0" w:color="auto"/>
                                            <w:left w:val="none" w:sz="0" w:space="0" w:color="auto"/>
                                            <w:bottom w:val="none" w:sz="0" w:space="0" w:color="auto"/>
                                            <w:right w:val="none" w:sz="0" w:space="0" w:color="auto"/>
                                          </w:divBdr>
                                        </w:div>
                                        <w:div w:id="1701080993">
                                          <w:marLeft w:val="640"/>
                                          <w:marRight w:val="0"/>
                                          <w:marTop w:val="0"/>
                                          <w:marBottom w:val="0"/>
                                          <w:divBdr>
                                            <w:top w:val="none" w:sz="0" w:space="0" w:color="auto"/>
                                            <w:left w:val="none" w:sz="0" w:space="0" w:color="auto"/>
                                            <w:bottom w:val="none" w:sz="0" w:space="0" w:color="auto"/>
                                            <w:right w:val="none" w:sz="0" w:space="0" w:color="auto"/>
                                          </w:divBdr>
                                        </w:div>
                                        <w:div w:id="1705254907">
                                          <w:marLeft w:val="640"/>
                                          <w:marRight w:val="0"/>
                                          <w:marTop w:val="0"/>
                                          <w:marBottom w:val="0"/>
                                          <w:divBdr>
                                            <w:top w:val="none" w:sz="0" w:space="0" w:color="auto"/>
                                            <w:left w:val="none" w:sz="0" w:space="0" w:color="auto"/>
                                            <w:bottom w:val="none" w:sz="0" w:space="0" w:color="auto"/>
                                            <w:right w:val="none" w:sz="0" w:space="0" w:color="auto"/>
                                          </w:divBdr>
                                        </w:div>
                                        <w:div w:id="1728527191">
                                          <w:marLeft w:val="640"/>
                                          <w:marRight w:val="0"/>
                                          <w:marTop w:val="0"/>
                                          <w:marBottom w:val="0"/>
                                          <w:divBdr>
                                            <w:top w:val="none" w:sz="0" w:space="0" w:color="auto"/>
                                            <w:left w:val="none" w:sz="0" w:space="0" w:color="auto"/>
                                            <w:bottom w:val="none" w:sz="0" w:space="0" w:color="auto"/>
                                            <w:right w:val="none" w:sz="0" w:space="0" w:color="auto"/>
                                          </w:divBdr>
                                        </w:div>
                                        <w:div w:id="1895121658">
                                          <w:marLeft w:val="640"/>
                                          <w:marRight w:val="0"/>
                                          <w:marTop w:val="0"/>
                                          <w:marBottom w:val="0"/>
                                          <w:divBdr>
                                            <w:top w:val="none" w:sz="0" w:space="0" w:color="auto"/>
                                            <w:left w:val="none" w:sz="0" w:space="0" w:color="auto"/>
                                            <w:bottom w:val="none" w:sz="0" w:space="0" w:color="auto"/>
                                            <w:right w:val="none" w:sz="0" w:space="0" w:color="auto"/>
                                          </w:divBdr>
                                        </w:div>
                                      </w:divsChild>
                                    </w:div>
                                    <w:div w:id="2048220372">
                                      <w:marLeft w:val="0"/>
                                      <w:marRight w:val="0"/>
                                      <w:marTop w:val="0"/>
                                      <w:marBottom w:val="0"/>
                                      <w:divBdr>
                                        <w:top w:val="none" w:sz="0" w:space="0" w:color="auto"/>
                                        <w:left w:val="none" w:sz="0" w:space="0" w:color="auto"/>
                                        <w:bottom w:val="none" w:sz="0" w:space="0" w:color="auto"/>
                                        <w:right w:val="none" w:sz="0" w:space="0" w:color="auto"/>
                                      </w:divBdr>
                                      <w:divsChild>
                                        <w:div w:id="235211495">
                                          <w:marLeft w:val="640"/>
                                          <w:marRight w:val="0"/>
                                          <w:marTop w:val="0"/>
                                          <w:marBottom w:val="0"/>
                                          <w:divBdr>
                                            <w:top w:val="none" w:sz="0" w:space="0" w:color="auto"/>
                                            <w:left w:val="none" w:sz="0" w:space="0" w:color="auto"/>
                                            <w:bottom w:val="none" w:sz="0" w:space="0" w:color="auto"/>
                                            <w:right w:val="none" w:sz="0" w:space="0" w:color="auto"/>
                                          </w:divBdr>
                                        </w:div>
                                        <w:div w:id="257568757">
                                          <w:marLeft w:val="640"/>
                                          <w:marRight w:val="0"/>
                                          <w:marTop w:val="0"/>
                                          <w:marBottom w:val="0"/>
                                          <w:divBdr>
                                            <w:top w:val="none" w:sz="0" w:space="0" w:color="auto"/>
                                            <w:left w:val="none" w:sz="0" w:space="0" w:color="auto"/>
                                            <w:bottom w:val="none" w:sz="0" w:space="0" w:color="auto"/>
                                            <w:right w:val="none" w:sz="0" w:space="0" w:color="auto"/>
                                          </w:divBdr>
                                        </w:div>
                                        <w:div w:id="347298426">
                                          <w:marLeft w:val="640"/>
                                          <w:marRight w:val="0"/>
                                          <w:marTop w:val="0"/>
                                          <w:marBottom w:val="0"/>
                                          <w:divBdr>
                                            <w:top w:val="none" w:sz="0" w:space="0" w:color="auto"/>
                                            <w:left w:val="none" w:sz="0" w:space="0" w:color="auto"/>
                                            <w:bottom w:val="none" w:sz="0" w:space="0" w:color="auto"/>
                                            <w:right w:val="none" w:sz="0" w:space="0" w:color="auto"/>
                                          </w:divBdr>
                                        </w:div>
                                        <w:div w:id="358435839">
                                          <w:marLeft w:val="640"/>
                                          <w:marRight w:val="0"/>
                                          <w:marTop w:val="0"/>
                                          <w:marBottom w:val="0"/>
                                          <w:divBdr>
                                            <w:top w:val="none" w:sz="0" w:space="0" w:color="auto"/>
                                            <w:left w:val="none" w:sz="0" w:space="0" w:color="auto"/>
                                            <w:bottom w:val="none" w:sz="0" w:space="0" w:color="auto"/>
                                            <w:right w:val="none" w:sz="0" w:space="0" w:color="auto"/>
                                          </w:divBdr>
                                        </w:div>
                                        <w:div w:id="366949697">
                                          <w:marLeft w:val="640"/>
                                          <w:marRight w:val="0"/>
                                          <w:marTop w:val="0"/>
                                          <w:marBottom w:val="0"/>
                                          <w:divBdr>
                                            <w:top w:val="none" w:sz="0" w:space="0" w:color="auto"/>
                                            <w:left w:val="none" w:sz="0" w:space="0" w:color="auto"/>
                                            <w:bottom w:val="none" w:sz="0" w:space="0" w:color="auto"/>
                                            <w:right w:val="none" w:sz="0" w:space="0" w:color="auto"/>
                                          </w:divBdr>
                                        </w:div>
                                        <w:div w:id="377123987">
                                          <w:marLeft w:val="640"/>
                                          <w:marRight w:val="0"/>
                                          <w:marTop w:val="0"/>
                                          <w:marBottom w:val="0"/>
                                          <w:divBdr>
                                            <w:top w:val="none" w:sz="0" w:space="0" w:color="auto"/>
                                            <w:left w:val="none" w:sz="0" w:space="0" w:color="auto"/>
                                            <w:bottom w:val="none" w:sz="0" w:space="0" w:color="auto"/>
                                            <w:right w:val="none" w:sz="0" w:space="0" w:color="auto"/>
                                          </w:divBdr>
                                        </w:div>
                                        <w:div w:id="401174125">
                                          <w:marLeft w:val="640"/>
                                          <w:marRight w:val="0"/>
                                          <w:marTop w:val="0"/>
                                          <w:marBottom w:val="0"/>
                                          <w:divBdr>
                                            <w:top w:val="none" w:sz="0" w:space="0" w:color="auto"/>
                                            <w:left w:val="none" w:sz="0" w:space="0" w:color="auto"/>
                                            <w:bottom w:val="none" w:sz="0" w:space="0" w:color="auto"/>
                                            <w:right w:val="none" w:sz="0" w:space="0" w:color="auto"/>
                                          </w:divBdr>
                                        </w:div>
                                        <w:div w:id="418527926">
                                          <w:marLeft w:val="640"/>
                                          <w:marRight w:val="0"/>
                                          <w:marTop w:val="0"/>
                                          <w:marBottom w:val="0"/>
                                          <w:divBdr>
                                            <w:top w:val="none" w:sz="0" w:space="0" w:color="auto"/>
                                            <w:left w:val="none" w:sz="0" w:space="0" w:color="auto"/>
                                            <w:bottom w:val="none" w:sz="0" w:space="0" w:color="auto"/>
                                            <w:right w:val="none" w:sz="0" w:space="0" w:color="auto"/>
                                          </w:divBdr>
                                        </w:div>
                                        <w:div w:id="426539087">
                                          <w:marLeft w:val="640"/>
                                          <w:marRight w:val="0"/>
                                          <w:marTop w:val="0"/>
                                          <w:marBottom w:val="0"/>
                                          <w:divBdr>
                                            <w:top w:val="none" w:sz="0" w:space="0" w:color="auto"/>
                                            <w:left w:val="none" w:sz="0" w:space="0" w:color="auto"/>
                                            <w:bottom w:val="none" w:sz="0" w:space="0" w:color="auto"/>
                                            <w:right w:val="none" w:sz="0" w:space="0" w:color="auto"/>
                                          </w:divBdr>
                                        </w:div>
                                        <w:div w:id="532960342">
                                          <w:marLeft w:val="640"/>
                                          <w:marRight w:val="0"/>
                                          <w:marTop w:val="0"/>
                                          <w:marBottom w:val="0"/>
                                          <w:divBdr>
                                            <w:top w:val="none" w:sz="0" w:space="0" w:color="auto"/>
                                            <w:left w:val="none" w:sz="0" w:space="0" w:color="auto"/>
                                            <w:bottom w:val="none" w:sz="0" w:space="0" w:color="auto"/>
                                            <w:right w:val="none" w:sz="0" w:space="0" w:color="auto"/>
                                          </w:divBdr>
                                        </w:div>
                                        <w:div w:id="556209002">
                                          <w:marLeft w:val="640"/>
                                          <w:marRight w:val="0"/>
                                          <w:marTop w:val="0"/>
                                          <w:marBottom w:val="0"/>
                                          <w:divBdr>
                                            <w:top w:val="none" w:sz="0" w:space="0" w:color="auto"/>
                                            <w:left w:val="none" w:sz="0" w:space="0" w:color="auto"/>
                                            <w:bottom w:val="none" w:sz="0" w:space="0" w:color="auto"/>
                                            <w:right w:val="none" w:sz="0" w:space="0" w:color="auto"/>
                                          </w:divBdr>
                                        </w:div>
                                        <w:div w:id="746070229">
                                          <w:marLeft w:val="640"/>
                                          <w:marRight w:val="0"/>
                                          <w:marTop w:val="0"/>
                                          <w:marBottom w:val="0"/>
                                          <w:divBdr>
                                            <w:top w:val="none" w:sz="0" w:space="0" w:color="auto"/>
                                            <w:left w:val="none" w:sz="0" w:space="0" w:color="auto"/>
                                            <w:bottom w:val="none" w:sz="0" w:space="0" w:color="auto"/>
                                            <w:right w:val="none" w:sz="0" w:space="0" w:color="auto"/>
                                          </w:divBdr>
                                        </w:div>
                                        <w:div w:id="750927493">
                                          <w:marLeft w:val="640"/>
                                          <w:marRight w:val="0"/>
                                          <w:marTop w:val="0"/>
                                          <w:marBottom w:val="0"/>
                                          <w:divBdr>
                                            <w:top w:val="none" w:sz="0" w:space="0" w:color="auto"/>
                                            <w:left w:val="none" w:sz="0" w:space="0" w:color="auto"/>
                                            <w:bottom w:val="none" w:sz="0" w:space="0" w:color="auto"/>
                                            <w:right w:val="none" w:sz="0" w:space="0" w:color="auto"/>
                                          </w:divBdr>
                                        </w:div>
                                        <w:div w:id="763453804">
                                          <w:marLeft w:val="640"/>
                                          <w:marRight w:val="0"/>
                                          <w:marTop w:val="0"/>
                                          <w:marBottom w:val="0"/>
                                          <w:divBdr>
                                            <w:top w:val="none" w:sz="0" w:space="0" w:color="auto"/>
                                            <w:left w:val="none" w:sz="0" w:space="0" w:color="auto"/>
                                            <w:bottom w:val="none" w:sz="0" w:space="0" w:color="auto"/>
                                            <w:right w:val="none" w:sz="0" w:space="0" w:color="auto"/>
                                          </w:divBdr>
                                        </w:div>
                                        <w:div w:id="898901227">
                                          <w:marLeft w:val="640"/>
                                          <w:marRight w:val="0"/>
                                          <w:marTop w:val="0"/>
                                          <w:marBottom w:val="0"/>
                                          <w:divBdr>
                                            <w:top w:val="none" w:sz="0" w:space="0" w:color="auto"/>
                                            <w:left w:val="none" w:sz="0" w:space="0" w:color="auto"/>
                                            <w:bottom w:val="none" w:sz="0" w:space="0" w:color="auto"/>
                                            <w:right w:val="none" w:sz="0" w:space="0" w:color="auto"/>
                                          </w:divBdr>
                                        </w:div>
                                        <w:div w:id="930284804">
                                          <w:marLeft w:val="640"/>
                                          <w:marRight w:val="0"/>
                                          <w:marTop w:val="0"/>
                                          <w:marBottom w:val="0"/>
                                          <w:divBdr>
                                            <w:top w:val="none" w:sz="0" w:space="0" w:color="auto"/>
                                            <w:left w:val="none" w:sz="0" w:space="0" w:color="auto"/>
                                            <w:bottom w:val="none" w:sz="0" w:space="0" w:color="auto"/>
                                            <w:right w:val="none" w:sz="0" w:space="0" w:color="auto"/>
                                          </w:divBdr>
                                        </w:div>
                                        <w:div w:id="953513374">
                                          <w:marLeft w:val="640"/>
                                          <w:marRight w:val="0"/>
                                          <w:marTop w:val="0"/>
                                          <w:marBottom w:val="0"/>
                                          <w:divBdr>
                                            <w:top w:val="none" w:sz="0" w:space="0" w:color="auto"/>
                                            <w:left w:val="none" w:sz="0" w:space="0" w:color="auto"/>
                                            <w:bottom w:val="none" w:sz="0" w:space="0" w:color="auto"/>
                                            <w:right w:val="none" w:sz="0" w:space="0" w:color="auto"/>
                                          </w:divBdr>
                                        </w:div>
                                        <w:div w:id="969896891">
                                          <w:marLeft w:val="640"/>
                                          <w:marRight w:val="0"/>
                                          <w:marTop w:val="0"/>
                                          <w:marBottom w:val="0"/>
                                          <w:divBdr>
                                            <w:top w:val="none" w:sz="0" w:space="0" w:color="auto"/>
                                            <w:left w:val="none" w:sz="0" w:space="0" w:color="auto"/>
                                            <w:bottom w:val="none" w:sz="0" w:space="0" w:color="auto"/>
                                            <w:right w:val="none" w:sz="0" w:space="0" w:color="auto"/>
                                          </w:divBdr>
                                        </w:div>
                                        <w:div w:id="973828745">
                                          <w:marLeft w:val="640"/>
                                          <w:marRight w:val="0"/>
                                          <w:marTop w:val="0"/>
                                          <w:marBottom w:val="0"/>
                                          <w:divBdr>
                                            <w:top w:val="none" w:sz="0" w:space="0" w:color="auto"/>
                                            <w:left w:val="none" w:sz="0" w:space="0" w:color="auto"/>
                                            <w:bottom w:val="none" w:sz="0" w:space="0" w:color="auto"/>
                                            <w:right w:val="none" w:sz="0" w:space="0" w:color="auto"/>
                                          </w:divBdr>
                                        </w:div>
                                        <w:div w:id="990866478">
                                          <w:marLeft w:val="640"/>
                                          <w:marRight w:val="0"/>
                                          <w:marTop w:val="0"/>
                                          <w:marBottom w:val="0"/>
                                          <w:divBdr>
                                            <w:top w:val="none" w:sz="0" w:space="0" w:color="auto"/>
                                            <w:left w:val="none" w:sz="0" w:space="0" w:color="auto"/>
                                            <w:bottom w:val="none" w:sz="0" w:space="0" w:color="auto"/>
                                            <w:right w:val="none" w:sz="0" w:space="0" w:color="auto"/>
                                          </w:divBdr>
                                        </w:div>
                                        <w:div w:id="1014068041">
                                          <w:marLeft w:val="640"/>
                                          <w:marRight w:val="0"/>
                                          <w:marTop w:val="0"/>
                                          <w:marBottom w:val="0"/>
                                          <w:divBdr>
                                            <w:top w:val="none" w:sz="0" w:space="0" w:color="auto"/>
                                            <w:left w:val="none" w:sz="0" w:space="0" w:color="auto"/>
                                            <w:bottom w:val="none" w:sz="0" w:space="0" w:color="auto"/>
                                            <w:right w:val="none" w:sz="0" w:space="0" w:color="auto"/>
                                          </w:divBdr>
                                        </w:div>
                                        <w:div w:id="1112558534">
                                          <w:marLeft w:val="640"/>
                                          <w:marRight w:val="0"/>
                                          <w:marTop w:val="0"/>
                                          <w:marBottom w:val="0"/>
                                          <w:divBdr>
                                            <w:top w:val="none" w:sz="0" w:space="0" w:color="auto"/>
                                            <w:left w:val="none" w:sz="0" w:space="0" w:color="auto"/>
                                            <w:bottom w:val="none" w:sz="0" w:space="0" w:color="auto"/>
                                            <w:right w:val="none" w:sz="0" w:space="0" w:color="auto"/>
                                          </w:divBdr>
                                        </w:div>
                                        <w:div w:id="1162159506">
                                          <w:marLeft w:val="640"/>
                                          <w:marRight w:val="0"/>
                                          <w:marTop w:val="0"/>
                                          <w:marBottom w:val="0"/>
                                          <w:divBdr>
                                            <w:top w:val="none" w:sz="0" w:space="0" w:color="auto"/>
                                            <w:left w:val="none" w:sz="0" w:space="0" w:color="auto"/>
                                            <w:bottom w:val="none" w:sz="0" w:space="0" w:color="auto"/>
                                            <w:right w:val="none" w:sz="0" w:space="0" w:color="auto"/>
                                          </w:divBdr>
                                        </w:div>
                                        <w:div w:id="1201631633">
                                          <w:marLeft w:val="640"/>
                                          <w:marRight w:val="0"/>
                                          <w:marTop w:val="0"/>
                                          <w:marBottom w:val="0"/>
                                          <w:divBdr>
                                            <w:top w:val="none" w:sz="0" w:space="0" w:color="auto"/>
                                            <w:left w:val="none" w:sz="0" w:space="0" w:color="auto"/>
                                            <w:bottom w:val="none" w:sz="0" w:space="0" w:color="auto"/>
                                            <w:right w:val="none" w:sz="0" w:space="0" w:color="auto"/>
                                          </w:divBdr>
                                        </w:div>
                                        <w:div w:id="1240293004">
                                          <w:marLeft w:val="640"/>
                                          <w:marRight w:val="0"/>
                                          <w:marTop w:val="0"/>
                                          <w:marBottom w:val="0"/>
                                          <w:divBdr>
                                            <w:top w:val="none" w:sz="0" w:space="0" w:color="auto"/>
                                            <w:left w:val="none" w:sz="0" w:space="0" w:color="auto"/>
                                            <w:bottom w:val="none" w:sz="0" w:space="0" w:color="auto"/>
                                            <w:right w:val="none" w:sz="0" w:space="0" w:color="auto"/>
                                          </w:divBdr>
                                        </w:div>
                                        <w:div w:id="1258292053">
                                          <w:marLeft w:val="640"/>
                                          <w:marRight w:val="0"/>
                                          <w:marTop w:val="0"/>
                                          <w:marBottom w:val="0"/>
                                          <w:divBdr>
                                            <w:top w:val="none" w:sz="0" w:space="0" w:color="auto"/>
                                            <w:left w:val="none" w:sz="0" w:space="0" w:color="auto"/>
                                            <w:bottom w:val="none" w:sz="0" w:space="0" w:color="auto"/>
                                            <w:right w:val="none" w:sz="0" w:space="0" w:color="auto"/>
                                          </w:divBdr>
                                        </w:div>
                                        <w:div w:id="1308634159">
                                          <w:marLeft w:val="640"/>
                                          <w:marRight w:val="0"/>
                                          <w:marTop w:val="0"/>
                                          <w:marBottom w:val="0"/>
                                          <w:divBdr>
                                            <w:top w:val="none" w:sz="0" w:space="0" w:color="auto"/>
                                            <w:left w:val="none" w:sz="0" w:space="0" w:color="auto"/>
                                            <w:bottom w:val="none" w:sz="0" w:space="0" w:color="auto"/>
                                            <w:right w:val="none" w:sz="0" w:space="0" w:color="auto"/>
                                          </w:divBdr>
                                        </w:div>
                                        <w:div w:id="1354652804">
                                          <w:marLeft w:val="640"/>
                                          <w:marRight w:val="0"/>
                                          <w:marTop w:val="0"/>
                                          <w:marBottom w:val="0"/>
                                          <w:divBdr>
                                            <w:top w:val="none" w:sz="0" w:space="0" w:color="auto"/>
                                            <w:left w:val="none" w:sz="0" w:space="0" w:color="auto"/>
                                            <w:bottom w:val="none" w:sz="0" w:space="0" w:color="auto"/>
                                            <w:right w:val="none" w:sz="0" w:space="0" w:color="auto"/>
                                          </w:divBdr>
                                        </w:div>
                                        <w:div w:id="1357736324">
                                          <w:marLeft w:val="640"/>
                                          <w:marRight w:val="0"/>
                                          <w:marTop w:val="0"/>
                                          <w:marBottom w:val="0"/>
                                          <w:divBdr>
                                            <w:top w:val="none" w:sz="0" w:space="0" w:color="auto"/>
                                            <w:left w:val="none" w:sz="0" w:space="0" w:color="auto"/>
                                            <w:bottom w:val="none" w:sz="0" w:space="0" w:color="auto"/>
                                            <w:right w:val="none" w:sz="0" w:space="0" w:color="auto"/>
                                          </w:divBdr>
                                        </w:div>
                                        <w:div w:id="1396469653">
                                          <w:marLeft w:val="640"/>
                                          <w:marRight w:val="0"/>
                                          <w:marTop w:val="0"/>
                                          <w:marBottom w:val="0"/>
                                          <w:divBdr>
                                            <w:top w:val="none" w:sz="0" w:space="0" w:color="auto"/>
                                            <w:left w:val="none" w:sz="0" w:space="0" w:color="auto"/>
                                            <w:bottom w:val="none" w:sz="0" w:space="0" w:color="auto"/>
                                            <w:right w:val="none" w:sz="0" w:space="0" w:color="auto"/>
                                          </w:divBdr>
                                        </w:div>
                                        <w:div w:id="1477137930">
                                          <w:marLeft w:val="640"/>
                                          <w:marRight w:val="0"/>
                                          <w:marTop w:val="0"/>
                                          <w:marBottom w:val="0"/>
                                          <w:divBdr>
                                            <w:top w:val="none" w:sz="0" w:space="0" w:color="auto"/>
                                            <w:left w:val="none" w:sz="0" w:space="0" w:color="auto"/>
                                            <w:bottom w:val="none" w:sz="0" w:space="0" w:color="auto"/>
                                            <w:right w:val="none" w:sz="0" w:space="0" w:color="auto"/>
                                          </w:divBdr>
                                        </w:div>
                                        <w:div w:id="1526748080">
                                          <w:marLeft w:val="640"/>
                                          <w:marRight w:val="0"/>
                                          <w:marTop w:val="0"/>
                                          <w:marBottom w:val="0"/>
                                          <w:divBdr>
                                            <w:top w:val="none" w:sz="0" w:space="0" w:color="auto"/>
                                            <w:left w:val="none" w:sz="0" w:space="0" w:color="auto"/>
                                            <w:bottom w:val="none" w:sz="0" w:space="0" w:color="auto"/>
                                            <w:right w:val="none" w:sz="0" w:space="0" w:color="auto"/>
                                          </w:divBdr>
                                        </w:div>
                                        <w:div w:id="1686177315">
                                          <w:marLeft w:val="640"/>
                                          <w:marRight w:val="0"/>
                                          <w:marTop w:val="0"/>
                                          <w:marBottom w:val="0"/>
                                          <w:divBdr>
                                            <w:top w:val="none" w:sz="0" w:space="0" w:color="auto"/>
                                            <w:left w:val="none" w:sz="0" w:space="0" w:color="auto"/>
                                            <w:bottom w:val="none" w:sz="0" w:space="0" w:color="auto"/>
                                            <w:right w:val="none" w:sz="0" w:space="0" w:color="auto"/>
                                          </w:divBdr>
                                        </w:div>
                                        <w:div w:id="1726026128">
                                          <w:marLeft w:val="640"/>
                                          <w:marRight w:val="0"/>
                                          <w:marTop w:val="0"/>
                                          <w:marBottom w:val="0"/>
                                          <w:divBdr>
                                            <w:top w:val="none" w:sz="0" w:space="0" w:color="auto"/>
                                            <w:left w:val="none" w:sz="0" w:space="0" w:color="auto"/>
                                            <w:bottom w:val="none" w:sz="0" w:space="0" w:color="auto"/>
                                            <w:right w:val="none" w:sz="0" w:space="0" w:color="auto"/>
                                          </w:divBdr>
                                        </w:div>
                                        <w:div w:id="1806000736">
                                          <w:marLeft w:val="640"/>
                                          <w:marRight w:val="0"/>
                                          <w:marTop w:val="0"/>
                                          <w:marBottom w:val="0"/>
                                          <w:divBdr>
                                            <w:top w:val="none" w:sz="0" w:space="0" w:color="auto"/>
                                            <w:left w:val="none" w:sz="0" w:space="0" w:color="auto"/>
                                            <w:bottom w:val="none" w:sz="0" w:space="0" w:color="auto"/>
                                            <w:right w:val="none" w:sz="0" w:space="0" w:color="auto"/>
                                          </w:divBdr>
                                        </w:div>
                                        <w:div w:id="1831942406">
                                          <w:marLeft w:val="640"/>
                                          <w:marRight w:val="0"/>
                                          <w:marTop w:val="0"/>
                                          <w:marBottom w:val="0"/>
                                          <w:divBdr>
                                            <w:top w:val="none" w:sz="0" w:space="0" w:color="auto"/>
                                            <w:left w:val="none" w:sz="0" w:space="0" w:color="auto"/>
                                            <w:bottom w:val="none" w:sz="0" w:space="0" w:color="auto"/>
                                            <w:right w:val="none" w:sz="0" w:space="0" w:color="auto"/>
                                          </w:divBdr>
                                        </w:div>
                                        <w:div w:id="1842508220">
                                          <w:marLeft w:val="640"/>
                                          <w:marRight w:val="0"/>
                                          <w:marTop w:val="0"/>
                                          <w:marBottom w:val="0"/>
                                          <w:divBdr>
                                            <w:top w:val="none" w:sz="0" w:space="0" w:color="auto"/>
                                            <w:left w:val="none" w:sz="0" w:space="0" w:color="auto"/>
                                            <w:bottom w:val="none" w:sz="0" w:space="0" w:color="auto"/>
                                            <w:right w:val="none" w:sz="0" w:space="0" w:color="auto"/>
                                          </w:divBdr>
                                        </w:div>
                                        <w:div w:id="1938514003">
                                          <w:marLeft w:val="640"/>
                                          <w:marRight w:val="0"/>
                                          <w:marTop w:val="0"/>
                                          <w:marBottom w:val="0"/>
                                          <w:divBdr>
                                            <w:top w:val="none" w:sz="0" w:space="0" w:color="auto"/>
                                            <w:left w:val="none" w:sz="0" w:space="0" w:color="auto"/>
                                            <w:bottom w:val="none" w:sz="0" w:space="0" w:color="auto"/>
                                            <w:right w:val="none" w:sz="0" w:space="0" w:color="auto"/>
                                          </w:divBdr>
                                        </w:div>
                                      </w:divsChild>
                                    </w:div>
                                    <w:div w:id="2095390867">
                                      <w:marLeft w:val="0"/>
                                      <w:marRight w:val="0"/>
                                      <w:marTop w:val="0"/>
                                      <w:marBottom w:val="0"/>
                                      <w:divBdr>
                                        <w:top w:val="none" w:sz="0" w:space="0" w:color="auto"/>
                                        <w:left w:val="none" w:sz="0" w:space="0" w:color="auto"/>
                                        <w:bottom w:val="none" w:sz="0" w:space="0" w:color="auto"/>
                                        <w:right w:val="none" w:sz="0" w:space="0" w:color="auto"/>
                                      </w:divBdr>
                                      <w:divsChild>
                                        <w:div w:id="10884078">
                                          <w:marLeft w:val="640"/>
                                          <w:marRight w:val="0"/>
                                          <w:marTop w:val="0"/>
                                          <w:marBottom w:val="0"/>
                                          <w:divBdr>
                                            <w:top w:val="none" w:sz="0" w:space="0" w:color="auto"/>
                                            <w:left w:val="none" w:sz="0" w:space="0" w:color="auto"/>
                                            <w:bottom w:val="none" w:sz="0" w:space="0" w:color="auto"/>
                                            <w:right w:val="none" w:sz="0" w:space="0" w:color="auto"/>
                                          </w:divBdr>
                                        </w:div>
                                        <w:div w:id="34276469">
                                          <w:marLeft w:val="640"/>
                                          <w:marRight w:val="0"/>
                                          <w:marTop w:val="0"/>
                                          <w:marBottom w:val="0"/>
                                          <w:divBdr>
                                            <w:top w:val="none" w:sz="0" w:space="0" w:color="auto"/>
                                            <w:left w:val="none" w:sz="0" w:space="0" w:color="auto"/>
                                            <w:bottom w:val="none" w:sz="0" w:space="0" w:color="auto"/>
                                            <w:right w:val="none" w:sz="0" w:space="0" w:color="auto"/>
                                          </w:divBdr>
                                        </w:div>
                                        <w:div w:id="70548983">
                                          <w:marLeft w:val="640"/>
                                          <w:marRight w:val="0"/>
                                          <w:marTop w:val="0"/>
                                          <w:marBottom w:val="0"/>
                                          <w:divBdr>
                                            <w:top w:val="none" w:sz="0" w:space="0" w:color="auto"/>
                                            <w:left w:val="none" w:sz="0" w:space="0" w:color="auto"/>
                                            <w:bottom w:val="none" w:sz="0" w:space="0" w:color="auto"/>
                                            <w:right w:val="none" w:sz="0" w:space="0" w:color="auto"/>
                                          </w:divBdr>
                                        </w:div>
                                        <w:div w:id="124811549">
                                          <w:marLeft w:val="640"/>
                                          <w:marRight w:val="0"/>
                                          <w:marTop w:val="0"/>
                                          <w:marBottom w:val="0"/>
                                          <w:divBdr>
                                            <w:top w:val="none" w:sz="0" w:space="0" w:color="auto"/>
                                            <w:left w:val="none" w:sz="0" w:space="0" w:color="auto"/>
                                            <w:bottom w:val="none" w:sz="0" w:space="0" w:color="auto"/>
                                            <w:right w:val="none" w:sz="0" w:space="0" w:color="auto"/>
                                          </w:divBdr>
                                        </w:div>
                                        <w:div w:id="130371125">
                                          <w:marLeft w:val="640"/>
                                          <w:marRight w:val="0"/>
                                          <w:marTop w:val="0"/>
                                          <w:marBottom w:val="0"/>
                                          <w:divBdr>
                                            <w:top w:val="none" w:sz="0" w:space="0" w:color="auto"/>
                                            <w:left w:val="none" w:sz="0" w:space="0" w:color="auto"/>
                                            <w:bottom w:val="none" w:sz="0" w:space="0" w:color="auto"/>
                                            <w:right w:val="none" w:sz="0" w:space="0" w:color="auto"/>
                                          </w:divBdr>
                                        </w:div>
                                        <w:div w:id="153835835">
                                          <w:marLeft w:val="640"/>
                                          <w:marRight w:val="0"/>
                                          <w:marTop w:val="0"/>
                                          <w:marBottom w:val="0"/>
                                          <w:divBdr>
                                            <w:top w:val="none" w:sz="0" w:space="0" w:color="auto"/>
                                            <w:left w:val="none" w:sz="0" w:space="0" w:color="auto"/>
                                            <w:bottom w:val="none" w:sz="0" w:space="0" w:color="auto"/>
                                            <w:right w:val="none" w:sz="0" w:space="0" w:color="auto"/>
                                          </w:divBdr>
                                        </w:div>
                                        <w:div w:id="237635325">
                                          <w:marLeft w:val="640"/>
                                          <w:marRight w:val="0"/>
                                          <w:marTop w:val="0"/>
                                          <w:marBottom w:val="0"/>
                                          <w:divBdr>
                                            <w:top w:val="none" w:sz="0" w:space="0" w:color="auto"/>
                                            <w:left w:val="none" w:sz="0" w:space="0" w:color="auto"/>
                                            <w:bottom w:val="none" w:sz="0" w:space="0" w:color="auto"/>
                                            <w:right w:val="none" w:sz="0" w:space="0" w:color="auto"/>
                                          </w:divBdr>
                                        </w:div>
                                        <w:div w:id="275597323">
                                          <w:marLeft w:val="640"/>
                                          <w:marRight w:val="0"/>
                                          <w:marTop w:val="0"/>
                                          <w:marBottom w:val="0"/>
                                          <w:divBdr>
                                            <w:top w:val="none" w:sz="0" w:space="0" w:color="auto"/>
                                            <w:left w:val="none" w:sz="0" w:space="0" w:color="auto"/>
                                            <w:bottom w:val="none" w:sz="0" w:space="0" w:color="auto"/>
                                            <w:right w:val="none" w:sz="0" w:space="0" w:color="auto"/>
                                          </w:divBdr>
                                        </w:div>
                                        <w:div w:id="296689678">
                                          <w:marLeft w:val="640"/>
                                          <w:marRight w:val="0"/>
                                          <w:marTop w:val="0"/>
                                          <w:marBottom w:val="0"/>
                                          <w:divBdr>
                                            <w:top w:val="none" w:sz="0" w:space="0" w:color="auto"/>
                                            <w:left w:val="none" w:sz="0" w:space="0" w:color="auto"/>
                                            <w:bottom w:val="none" w:sz="0" w:space="0" w:color="auto"/>
                                            <w:right w:val="none" w:sz="0" w:space="0" w:color="auto"/>
                                          </w:divBdr>
                                        </w:div>
                                        <w:div w:id="382140591">
                                          <w:marLeft w:val="640"/>
                                          <w:marRight w:val="0"/>
                                          <w:marTop w:val="0"/>
                                          <w:marBottom w:val="0"/>
                                          <w:divBdr>
                                            <w:top w:val="none" w:sz="0" w:space="0" w:color="auto"/>
                                            <w:left w:val="none" w:sz="0" w:space="0" w:color="auto"/>
                                            <w:bottom w:val="none" w:sz="0" w:space="0" w:color="auto"/>
                                            <w:right w:val="none" w:sz="0" w:space="0" w:color="auto"/>
                                          </w:divBdr>
                                        </w:div>
                                        <w:div w:id="407196639">
                                          <w:marLeft w:val="640"/>
                                          <w:marRight w:val="0"/>
                                          <w:marTop w:val="0"/>
                                          <w:marBottom w:val="0"/>
                                          <w:divBdr>
                                            <w:top w:val="none" w:sz="0" w:space="0" w:color="auto"/>
                                            <w:left w:val="none" w:sz="0" w:space="0" w:color="auto"/>
                                            <w:bottom w:val="none" w:sz="0" w:space="0" w:color="auto"/>
                                            <w:right w:val="none" w:sz="0" w:space="0" w:color="auto"/>
                                          </w:divBdr>
                                        </w:div>
                                        <w:div w:id="418213104">
                                          <w:marLeft w:val="640"/>
                                          <w:marRight w:val="0"/>
                                          <w:marTop w:val="0"/>
                                          <w:marBottom w:val="0"/>
                                          <w:divBdr>
                                            <w:top w:val="none" w:sz="0" w:space="0" w:color="auto"/>
                                            <w:left w:val="none" w:sz="0" w:space="0" w:color="auto"/>
                                            <w:bottom w:val="none" w:sz="0" w:space="0" w:color="auto"/>
                                            <w:right w:val="none" w:sz="0" w:space="0" w:color="auto"/>
                                          </w:divBdr>
                                        </w:div>
                                        <w:div w:id="468481433">
                                          <w:marLeft w:val="640"/>
                                          <w:marRight w:val="0"/>
                                          <w:marTop w:val="0"/>
                                          <w:marBottom w:val="0"/>
                                          <w:divBdr>
                                            <w:top w:val="none" w:sz="0" w:space="0" w:color="auto"/>
                                            <w:left w:val="none" w:sz="0" w:space="0" w:color="auto"/>
                                            <w:bottom w:val="none" w:sz="0" w:space="0" w:color="auto"/>
                                            <w:right w:val="none" w:sz="0" w:space="0" w:color="auto"/>
                                          </w:divBdr>
                                        </w:div>
                                        <w:div w:id="542406078">
                                          <w:marLeft w:val="640"/>
                                          <w:marRight w:val="0"/>
                                          <w:marTop w:val="0"/>
                                          <w:marBottom w:val="0"/>
                                          <w:divBdr>
                                            <w:top w:val="none" w:sz="0" w:space="0" w:color="auto"/>
                                            <w:left w:val="none" w:sz="0" w:space="0" w:color="auto"/>
                                            <w:bottom w:val="none" w:sz="0" w:space="0" w:color="auto"/>
                                            <w:right w:val="none" w:sz="0" w:space="0" w:color="auto"/>
                                          </w:divBdr>
                                        </w:div>
                                        <w:div w:id="622272012">
                                          <w:marLeft w:val="640"/>
                                          <w:marRight w:val="0"/>
                                          <w:marTop w:val="0"/>
                                          <w:marBottom w:val="0"/>
                                          <w:divBdr>
                                            <w:top w:val="none" w:sz="0" w:space="0" w:color="auto"/>
                                            <w:left w:val="none" w:sz="0" w:space="0" w:color="auto"/>
                                            <w:bottom w:val="none" w:sz="0" w:space="0" w:color="auto"/>
                                            <w:right w:val="none" w:sz="0" w:space="0" w:color="auto"/>
                                          </w:divBdr>
                                        </w:div>
                                        <w:div w:id="650251013">
                                          <w:marLeft w:val="640"/>
                                          <w:marRight w:val="0"/>
                                          <w:marTop w:val="0"/>
                                          <w:marBottom w:val="0"/>
                                          <w:divBdr>
                                            <w:top w:val="none" w:sz="0" w:space="0" w:color="auto"/>
                                            <w:left w:val="none" w:sz="0" w:space="0" w:color="auto"/>
                                            <w:bottom w:val="none" w:sz="0" w:space="0" w:color="auto"/>
                                            <w:right w:val="none" w:sz="0" w:space="0" w:color="auto"/>
                                          </w:divBdr>
                                        </w:div>
                                        <w:div w:id="665287205">
                                          <w:marLeft w:val="640"/>
                                          <w:marRight w:val="0"/>
                                          <w:marTop w:val="0"/>
                                          <w:marBottom w:val="0"/>
                                          <w:divBdr>
                                            <w:top w:val="none" w:sz="0" w:space="0" w:color="auto"/>
                                            <w:left w:val="none" w:sz="0" w:space="0" w:color="auto"/>
                                            <w:bottom w:val="none" w:sz="0" w:space="0" w:color="auto"/>
                                            <w:right w:val="none" w:sz="0" w:space="0" w:color="auto"/>
                                          </w:divBdr>
                                        </w:div>
                                        <w:div w:id="702636677">
                                          <w:marLeft w:val="640"/>
                                          <w:marRight w:val="0"/>
                                          <w:marTop w:val="0"/>
                                          <w:marBottom w:val="0"/>
                                          <w:divBdr>
                                            <w:top w:val="none" w:sz="0" w:space="0" w:color="auto"/>
                                            <w:left w:val="none" w:sz="0" w:space="0" w:color="auto"/>
                                            <w:bottom w:val="none" w:sz="0" w:space="0" w:color="auto"/>
                                            <w:right w:val="none" w:sz="0" w:space="0" w:color="auto"/>
                                          </w:divBdr>
                                        </w:div>
                                        <w:div w:id="708183364">
                                          <w:marLeft w:val="640"/>
                                          <w:marRight w:val="0"/>
                                          <w:marTop w:val="0"/>
                                          <w:marBottom w:val="0"/>
                                          <w:divBdr>
                                            <w:top w:val="none" w:sz="0" w:space="0" w:color="auto"/>
                                            <w:left w:val="none" w:sz="0" w:space="0" w:color="auto"/>
                                            <w:bottom w:val="none" w:sz="0" w:space="0" w:color="auto"/>
                                            <w:right w:val="none" w:sz="0" w:space="0" w:color="auto"/>
                                          </w:divBdr>
                                        </w:div>
                                        <w:div w:id="724910223">
                                          <w:marLeft w:val="640"/>
                                          <w:marRight w:val="0"/>
                                          <w:marTop w:val="0"/>
                                          <w:marBottom w:val="0"/>
                                          <w:divBdr>
                                            <w:top w:val="none" w:sz="0" w:space="0" w:color="auto"/>
                                            <w:left w:val="none" w:sz="0" w:space="0" w:color="auto"/>
                                            <w:bottom w:val="none" w:sz="0" w:space="0" w:color="auto"/>
                                            <w:right w:val="none" w:sz="0" w:space="0" w:color="auto"/>
                                          </w:divBdr>
                                        </w:div>
                                        <w:div w:id="775061199">
                                          <w:marLeft w:val="640"/>
                                          <w:marRight w:val="0"/>
                                          <w:marTop w:val="0"/>
                                          <w:marBottom w:val="0"/>
                                          <w:divBdr>
                                            <w:top w:val="none" w:sz="0" w:space="0" w:color="auto"/>
                                            <w:left w:val="none" w:sz="0" w:space="0" w:color="auto"/>
                                            <w:bottom w:val="none" w:sz="0" w:space="0" w:color="auto"/>
                                            <w:right w:val="none" w:sz="0" w:space="0" w:color="auto"/>
                                          </w:divBdr>
                                        </w:div>
                                        <w:div w:id="816455257">
                                          <w:marLeft w:val="640"/>
                                          <w:marRight w:val="0"/>
                                          <w:marTop w:val="0"/>
                                          <w:marBottom w:val="0"/>
                                          <w:divBdr>
                                            <w:top w:val="none" w:sz="0" w:space="0" w:color="auto"/>
                                            <w:left w:val="none" w:sz="0" w:space="0" w:color="auto"/>
                                            <w:bottom w:val="none" w:sz="0" w:space="0" w:color="auto"/>
                                            <w:right w:val="none" w:sz="0" w:space="0" w:color="auto"/>
                                          </w:divBdr>
                                        </w:div>
                                        <w:div w:id="835533103">
                                          <w:marLeft w:val="640"/>
                                          <w:marRight w:val="0"/>
                                          <w:marTop w:val="0"/>
                                          <w:marBottom w:val="0"/>
                                          <w:divBdr>
                                            <w:top w:val="none" w:sz="0" w:space="0" w:color="auto"/>
                                            <w:left w:val="none" w:sz="0" w:space="0" w:color="auto"/>
                                            <w:bottom w:val="none" w:sz="0" w:space="0" w:color="auto"/>
                                            <w:right w:val="none" w:sz="0" w:space="0" w:color="auto"/>
                                          </w:divBdr>
                                        </w:div>
                                        <w:div w:id="856651056">
                                          <w:marLeft w:val="640"/>
                                          <w:marRight w:val="0"/>
                                          <w:marTop w:val="0"/>
                                          <w:marBottom w:val="0"/>
                                          <w:divBdr>
                                            <w:top w:val="none" w:sz="0" w:space="0" w:color="auto"/>
                                            <w:left w:val="none" w:sz="0" w:space="0" w:color="auto"/>
                                            <w:bottom w:val="none" w:sz="0" w:space="0" w:color="auto"/>
                                            <w:right w:val="none" w:sz="0" w:space="0" w:color="auto"/>
                                          </w:divBdr>
                                        </w:div>
                                        <w:div w:id="884222892">
                                          <w:marLeft w:val="640"/>
                                          <w:marRight w:val="0"/>
                                          <w:marTop w:val="0"/>
                                          <w:marBottom w:val="0"/>
                                          <w:divBdr>
                                            <w:top w:val="none" w:sz="0" w:space="0" w:color="auto"/>
                                            <w:left w:val="none" w:sz="0" w:space="0" w:color="auto"/>
                                            <w:bottom w:val="none" w:sz="0" w:space="0" w:color="auto"/>
                                            <w:right w:val="none" w:sz="0" w:space="0" w:color="auto"/>
                                          </w:divBdr>
                                        </w:div>
                                        <w:div w:id="887182730">
                                          <w:marLeft w:val="640"/>
                                          <w:marRight w:val="0"/>
                                          <w:marTop w:val="0"/>
                                          <w:marBottom w:val="0"/>
                                          <w:divBdr>
                                            <w:top w:val="none" w:sz="0" w:space="0" w:color="auto"/>
                                            <w:left w:val="none" w:sz="0" w:space="0" w:color="auto"/>
                                            <w:bottom w:val="none" w:sz="0" w:space="0" w:color="auto"/>
                                            <w:right w:val="none" w:sz="0" w:space="0" w:color="auto"/>
                                          </w:divBdr>
                                        </w:div>
                                        <w:div w:id="944267245">
                                          <w:marLeft w:val="640"/>
                                          <w:marRight w:val="0"/>
                                          <w:marTop w:val="0"/>
                                          <w:marBottom w:val="0"/>
                                          <w:divBdr>
                                            <w:top w:val="none" w:sz="0" w:space="0" w:color="auto"/>
                                            <w:left w:val="none" w:sz="0" w:space="0" w:color="auto"/>
                                            <w:bottom w:val="none" w:sz="0" w:space="0" w:color="auto"/>
                                            <w:right w:val="none" w:sz="0" w:space="0" w:color="auto"/>
                                          </w:divBdr>
                                        </w:div>
                                        <w:div w:id="966812517">
                                          <w:marLeft w:val="640"/>
                                          <w:marRight w:val="0"/>
                                          <w:marTop w:val="0"/>
                                          <w:marBottom w:val="0"/>
                                          <w:divBdr>
                                            <w:top w:val="none" w:sz="0" w:space="0" w:color="auto"/>
                                            <w:left w:val="none" w:sz="0" w:space="0" w:color="auto"/>
                                            <w:bottom w:val="none" w:sz="0" w:space="0" w:color="auto"/>
                                            <w:right w:val="none" w:sz="0" w:space="0" w:color="auto"/>
                                          </w:divBdr>
                                        </w:div>
                                        <w:div w:id="1158964417">
                                          <w:marLeft w:val="640"/>
                                          <w:marRight w:val="0"/>
                                          <w:marTop w:val="0"/>
                                          <w:marBottom w:val="0"/>
                                          <w:divBdr>
                                            <w:top w:val="none" w:sz="0" w:space="0" w:color="auto"/>
                                            <w:left w:val="none" w:sz="0" w:space="0" w:color="auto"/>
                                            <w:bottom w:val="none" w:sz="0" w:space="0" w:color="auto"/>
                                            <w:right w:val="none" w:sz="0" w:space="0" w:color="auto"/>
                                          </w:divBdr>
                                        </w:div>
                                        <w:div w:id="1314455597">
                                          <w:marLeft w:val="640"/>
                                          <w:marRight w:val="0"/>
                                          <w:marTop w:val="0"/>
                                          <w:marBottom w:val="0"/>
                                          <w:divBdr>
                                            <w:top w:val="none" w:sz="0" w:space="0" w:color="auto"/>
                                            <w:left w:val="none" w:sz="0" w:space="0" w:color="auto"/>
                                            <w:bottom w:val="none" w:sz="0" w:space="0" w:color="auto"/>
                                            <w:right w:val="none" w:sz="0" w:space="0" w:color="auto"/>
                                          </w:divBdr>
                                        </w:div>
                                        <w:div w:id="1479955628">
                                          <w:marLeft w:val="640"/>
                                          <w:marRight w:val="0"/>
                                          <w:marTop w:val="0"/>
                                          <w:marBottom w:val="0"/>
                                          <w:divBdr>
                                            <w:top w:val="none" w:sz="0" w:space="0" w:color="auto"/>
                                            <w:left w:val="none" w:sz="0" w:space="0" w:color="auto"/>
                                            <w:bottom w:val="none" w:sz="0" w:space="0" w:color="auto"/>
                                            <w:right w:val="none" w:sz="0" w:space="0" w:color="auto"/>
                                          </w:divBdr>
                                        </w:div>
                                        <w:div w:id="1514030545">
                                          <w:marLeft w:val="640"/>
                                          <w:marRight w:val="0"/>
                                          <w:marTop w:val="0"/>
                                          <w:marBottom w:val="0"/>
                                          <w:divBdr>
                                            <w:top w:val="none" w:sz="0" w:space="0" w:color="auto"/>
                                            <w:left w:val="none" w:sz="0" w:space="0" w:color="auto"/>
                                            <w:bottom w:val="none" w:sz="0" w:space="0" w:color="auto"/>
                                            <w:right w:val="none" w:sz="0" w:space="0" w:color="auto"/>
                                          </w:divBdr>
                                        </w:div>
                                        <w:div w:id="1838155013">
                                          <w:marLeft w:val="640"/>
                                          <w:marRight w:val="0"/>
                                          <w:marTop w:val="0"/>
                                          <w:marBottom w:val="0"/>
                                          <w:divBdr>
                                            <w:top w:val="none" w:sz="0" w:space="0" w:color="auto"/>
                                            <w:left w:val="none" w:sz="0" w:space="0" w:color="auto"/>
                                            <w:bottom w:val="none" w:sz="0" w:space="0" w:color="auto"/>
                                            <w:right w:val="none" w:sz="0" w:space="0" w:color="auto"/>
                                          </w:divBdr>
                                        </w:div>
                                        <w:div w:id="1853642345">
                                          <w:marLeft w:val="640"/>
                                          <w:marRight w:val="0"/>
                                          <w:marTop w:val="0"/>
                                          <w:marBottom w:val="0"/>
                                          <w:divBdr>
                                            <w:top w:val="none" w:sz="0" w:space="0" w:color="auto"/>
                                            <w:left w:val="none" w:sz="0" w:space="0" w:color="auto"/>
                                            <w:bottom w:val="none" w:sz="0" w:space="0" w:color="auto"/>
                                            <w:right w:val="none" w:sz="0" w:space="0" w:color="auto"/>
                                          </w:divBdr>
                                        </w:div>
                                        <w:div w:id="1891963059">
                                          <w:marLeft w:val="640"/>
                                          <w:marRight w:val="0"/>
                                          <w:marTop w:val="0"/>
                                          <w:marBottom w:val="0"/>
                                          <w:divBdr>
                                            <w:top w:val="none" w:sz="0" w:space="0" w:color="auto"/>
                                            <w:left w:val="none" w:sz="0" w:space="0" w:color="auto"/>
                                            <w:bottom w:val="none" w:sz="0" w:space="0" w:color="auto"/>
                                            <w:right w:val="none" w:sz="0" w:space="0" w:color="auto"/>
                                          </w:divBdr>
                                        </w:div>
                                        <w:div w:id="1963533098">
                                          <w:marLeft w:val="640"/>
                                          <w:marRight w:val="0"/>
                                          <w:marTop w:val="0"/>
                                          <w:marBottom w:val="0"/>
                                          <w:divBdr>
                                            <w:top w:val="none" w:sz="0" w:space="0" w:color="auto"/>
                                            <w:left w:val="none" w:sz="0" w:space="0" w:color="auto"/>
                                            <w:bottom w:val="none" w:sz="0" w:space="0" w:color="auto"/>
                                            <w:right w:val="none" w:sz="0" w:space="0" w:color="auto"/>
                                          </w:divBdr>
                                        </w:div>
                                        <w:div w:id="2090302034">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1777015342">
                                  <w:marLeft w:val="640"/>
                                  <w:marRight w:val="0"/>
                                  <w:marTop w:val="0"/>
                                  <w:marBottom w:val="0"/>
                                  <w:divBdr>
                                    <w:top w:val="none" w:sz="0" w:space="0" w:color="auto"/>
                                    <w:left w:val="none" w:sz="0" w:space="0" w:color="auto"/>
                                    <w:bottom w:val="none" w:sz="0" w:space="0" w:color="auto"/>
                                    <w:right w:val="none" w:sz="0" w:space="0" w:color="auto"/>
                                  </w:divBdr>
                                </w:div>
                                <w:div w:id="1904364851">
                                  <w:marLeft w:val="640"/>
                                  <w:marRight w:val="0"/>
                                  <w:marTop w:val="0"/>
                                  <w:marBottom w:val="0"/>
                                  <w:divBdr>
                                    <w:top w:val="none" w:sz="0" w:space="0" w:color="auto"/>
                                    <w:left w:val="none" w:sz="0" w:space="0" w:color="auto"/>
                                    <w:bottom w:val="none" w:sz="0" w:space="0" w:color="auto"/>
                                    <w:right w:val="none" w:sz="0" w:space="0" w:color="auto"/>
                                  </w:divBdr>
                                </w:div>
                                <w:div w:id="1930191547">
                                  <w:marLeft w:val="640"/>
                                  <w:marRight w:val="0"/>
                                  <w:marTop w:val="0"/>
                                  <w:marBottom w:val="0"/>
                                  <w:divBdr>
                                    <w:top w:val="none" w:sz="0" w:space="0" w:color="auto"/>
                                    <w:left w:val="none" w:sz="0" w:space="0" w:color="auto"/>
                                    <w:bottom w:val="none" w:sz="0" w:space="0" w:color="auto"/>
                                    <w:right w:val="none" w:sz="0" w:space="0" w:color="auto"/>
                                  </w:divBdr>
                                </w:div>
                                <w:div w:id="2069644553">
                                  <w:marLeft w:val="640"/>
                                  <w:marRight w:val="0"/>
                                  <w:marTop w:val="0"/>
                                  <w:marBottom w:val="0"/>
                                  <w:divBdr>
                                    <w:top w:val="none" w:sz="0" w:space="0" w:color="auto"/>
                                    <w:left w:val="none" w:sz="0" w:space="0" w:color="auto"/>
                                    <w:bottom w:val="none" w:sz="0" w:space="0" w:color="auto"/>
                                    <w:right w:val="none" w:sz="0" w:space="0" w:color="auto"/>
                                  </w:divBdr>
                                </w:div>
                              </w:divsChild>
                            </w:div>
                            <w:div w:id="213010784">
                              <w:marLeft w:val="0"/>
                              <w:marRight w:val="0"/>
                              <w:marTop w:val="0"/>
                              <w:marBottom w:val="0"/>
                              <w:divBdr>
                                <w:top w:val="none" w:sz="0" w:space="0" w:color="auto"/>
                                <w:left w:val="none" w:sz="0" w:space="0" w:color="auto"/>
                                <w:bottom w:val="none" w:sz="0" w:space="0" w:color="auto"/>
                                <w:right w:val="none" w:sz="0" w:space="0" w:color="auto"/>
                              </w:divBdr>
                              <w:divsChild>
                                <w:div w:id="47657019">
                                  <w:marLeft w:val="640"/>
                                  <w:marRight w:val="0"/>
                                  <w:marTop w:val="0"/>
                                  <w:marBottom w:val="0"/>
                                  <w:divBdr>
                                    <w:top w:val="none" w:sz="0" w:space="0" w:color="auto"/>
                                    <w:left w:val="none" w:sz="0" w:space="0" w:color="auto"/>
                                    <w:bottom w:val="none" w:sz="0" w:space="0" w:color="auto"/>
                                    <w:right w:val="none" w:sz="0" w:space="0" w:color="auto"/>
                                  </w:divBdr>
                                </w:div>
                                <w:div w:id="223876123">
                                  <w:marLeft w:val="640"/>
                                  <w:marRight w:val="0"/>
                                  <w:marTop w:val="0"/>
                                  <w:marBottom w:val="0"/>
                                  <w:divBdr>
                                    <w:top w:val="none" w:sz="0" w:space="0" w:color="auto"/>
                                    <w:left w:val="none" w:sz="0" w:space="0" w:color="auto"/>
                                    <w:bottom w:val="none" w:sz="0" w:space="0" w:color="auto"/>
                                    <w:right w:val="none" w:sz="0" w:space="0" w:color="auto"/>
                                  </w:divBdr>
                                </w:div>
                                <w:div w:id="257835056">
                                  <w:marLeft w:val="640"/>
                                  <w:marRight w:val="0"/>
                                  <w:marTop w:val="0"/>
                                  <w:marBottom w:val="0"/>
                                  <w:divBdr>
                                    <w:top w:val="none" w:sz="0" w:space="0" w:color="auto"/>
                                    <w:left w:val="none" w:sz="0" w:space="0" w:color="auto"/>
                                    <w:bottom w:val="none" w:sz="0" w:space="0" w:color="auto"/>
                                    <w:right w:val="none" w:sz="0" w:space="0" w:color="auto"/>
                                  </w:divBdr>
                                </w:div>
                                <w:div w:id="301469576">
                                  <w:marLeft w:val="640"/>
                                  <w:marRight w:val="0"/>
                                  <w:marTop w:val="0"/>
                                  <w:marBottom w:val="0"/>
                                  <w:divBdr>
                                    <w:top w:val="none" w:sz="0" w:space="0" w:color="auto"/>
                                    <w:left w:val="none" w:sz="0" w:space="0" w:color="auto"/>
                                    <w:bottom w:val="none" w:sz="0" w:space="0" w:color="auto"/>
                                    <w:right w:val="none" w:sz="0" w:space="0" w:color="auto"/>
                                  </w:divBdr>
                                </w:div>
                                <w:div w:id="329908819">
                                  <w:marLeft w:val="640"/>
                                  <w:marRight w:val="0"/>
                                  <w:marTop w:val="0"/>
                                  <w:marBottom w:val="0"/>
                                  <w:divBdr>
                                    <w:top w:val="none" w:sz="0" w:space="0" w:color="auto"/>
                                    <w:left w:val="none" w:sz="0" w:space="0" w:color="auto"/>
                                    <w:bottom w:val="none" w:sz="0" w:space="0" w:color="auto"/>
                                    <w:right w:val="none" w:sz="0" w:space="0" w:color="auto"/>
                                  </w:divBdr>
                                </w:div>
                                <w:div w:id="352998585">
                                  <w:marLeft w:val="640"/>
                                  <w:marRight w:val="0"/>
                                  <w:marTop w:val="0"/>
                                  <w:marBottom w:val="0"/>
                                  <w:divBdr>
                                    <w:top w:val="none" w:sz="0" w:space="0" w:color="auto"/>
                                    <w:left w:val="none" w:sz="0" w:space="0" w:color="auto"/>
                                    <w:bottom w:val="none" w:sz="0" w:space="0" w:color="auto"/>
                                    <w:right w:val="none" w:sz="0" w:space="0" w:color="auto"/>
                                  </w:divBdr>
                                </w:div>
                                <w:div w:id="384456332">
                                  <w:marLeft w:val="640"/>
                                  <w:marRight w:val="0"/>
                                  <w:marTop w:val="0"/>
                                  <w:marBottom w:val="0"/>
                                  <w:divBdr>
                                    <w:top w:val="none" w:sz="0" w:space="0" w:color="auto"/>
                                    <w:left w:val="none" w:sz="0" w:space="0" w:color="auto"/>
                                    <w:bottom w:val="none" w:sz="0" w:space="0" w:color="auto"/>
                                    <w:right w:val="none" w:sz="0" w:space="0" w:color="auto"/>
                                  </w:divBdr>
                                </w:div>
                                <w:div w:id="452555398">
                                  <w:marLeft w:val="640"/>
                                  <w:marRight w:val="0"/>
                                  <w:marTop w:val="0"/>
                                  <w:marBottom w:val="0"/>
                                  <w:divBdr>
                                    <w:top w:val="none" w:sz="0" w:space="0" w:color="auto"/>
                                    <w:left w:val="none" w:sz="0" w:space="0" w:color="auto"/>
                                    <w:bottom w:val="none" w:sz="0" w:space="0" w:color="auto"/>
                                    <w:right w:val="none" w:sz="0" w:space="0" w:color="auto"/>
                                  </w:divBdr>
                                </w:div>
                                <w:div w:id="480854590">
                                  <w:marLeft w:val="640"/>
                                  <w:marRight w:val="0"/>
                                  <w:marTop w:val="0"/>
                                  <w:marBottom w:val="0"/>
                                  <w:divBdr>
                                    <w:top w:val="none" w:sz="0" w:space="0" w:color="auto"/>
                                    <w:left w:val="none" w:sz="0" w:space="0" w:color="auto"/>
                                    <w:bottom w:val="none" w:sz="0" w:space="0" w:color="auto"/>
                                    <w:right w:val="none" w:sz="0" w:space="0" w:color="auto"/>
                                  </w:divBdr>
                                </w:div>
                                <w:div w:id="525868582">
                                  <w:marLeft w:val="640"/>
                                  <w:marRight w:val="0"/>
                                  <w:marTop w:val="0"/>
                                  <w:marBottom w:val="0"/>
                                  <w:divBdr>
                                    <w:top w:val="none" w:sz="0" w:space="0" w:color="auto"/>
                                    <w:left w:val="none" w:sz="0" w:space="0" w:color="auto"/>
                                    <w:bottom w:val="none" w:sz="0" w:space="0" w:color="auto"/>
                                    <w:right w:val="none" w:sz="0" w:space="0" w:color="auto"/>
                                  </w:divBdr>
                                </w:div>
                                <w:div w:id="530461783">
                                  <w:marLeft w:val="640"/>
                                  <w:marRight w:val="0"/>
                                  <w:marTop w:val="0"/>
                                  <w:marBottom w:val="0"/>
                                  <w:divBdr>
                                    <w:top w:val="none" w:sz="0" w:space="0" w:color="auto"/>
                                    <w:left w:val="none" w:sz="0" w:space="0" w:color="auto"/>
                                    <w:bottom w:val="none" w:sz="0" w:space="0" w:color="auto"/>
                                    <w:right w:val="none" w:sz="0" w:space="0" w:color="auto"/>
                                  </w:divBdr>
                                </w:div>
                                <w:div w:id="578683515">
                                  <w:marLeft w:val="640"/>
                                  <w:marRight w:val="0"/>
                                  <w:marTop w:val="0"/>
                                  <w:marBottom w:val="0"/>
                                  <w:divBdr>
                                    <w:top w:val="none" w:sz="0" w:space="0" w:color="auto"/>
                                    <w:left w:val="none" w:sz="0" w:space="0" w:color="auto"/>
                                    <w:bottom w:val="none" w:sz="0" w:space="0" w:color="auto"/>
                                    <w:right w:val="none" w:sz="0" w:space="0" w:color="auto"/>
                                  </w:divBdr>
                                </w:div>
                                <w:div w:id="651836070">
                                  <w:marLeft w:val="640"/>
                                  <w:marRight w:val="0"/>
                                  <w:marTop w:val="0"/>
                                  <w:marBottom w:val="0"/>
                                  <w:divBdr>
                                    <w:top w:val="none" w:sz="0" w:space="0" w:color="auto"/>
                                    <w:left w:val="none" w:sz="0" w:space="0" w:color="auto"/>
                                    <w:bottom w:val="none" w:sz="0" w:space="0" w:color="auto"/>
                                    <w:right w:val="none" w:sz="0" w:space="0" w:color="auto"/>
                                  </w:divBdr>
                                </w:div>
                                <w:div w:id="721561314">
                                  <w:marLeft w:val="640"/>
                                  <w:marRight w:val="0"/>
                                  <w:marTop w:val="0"/>
                                  <w:marBottom w:val="0"/>
                                  <w:divBdr>
                                    <w:top w:val="none" w:sz="0" w:space="0" w:color="auto"/>
                                    <w:left w:val="none" w:sz="0" w:space="0" w:color="auto"/>
                                    <w:bottom w:val="none" w:sz="0" w:space="0" w:color="auto"/>
                                    <w:right w:val="none" w:sz="0" w:space="0" w:color="auto"/>
                                  </w:divBdr>
                                </w:div>
                                <w:div w:id="899482501">
                                  <w:marLeft w:val="640"/>
                                  <w:marRight w:val="0"/>
                                  <w:marTop w:val="0"/>
                                  <w:marBottom w:val="0"/>
                                  <w:divBdr>
                                    <w:top w:val="none" w:sz="0" w:space="0" w:color="auto"/>
                                    <w:left w:val="none" w:sz="0" w:space="0" w:color="auto"/>
                                    <w:bottom w:val="none" w:sz="0" w:space="0" w:color="auto"/>
                                    <w:right w:val="none" w:sz="0" w:space="0" w:color="auto"/>
                                  </w:divBdr>
                                </w:div>
                                <w:div w:id="989284454">
                                  <w:marLeft w:val="640"/>
                                  <w:marRight w:val="0"/>
                                  <w:marTop w:val="0"/>
                                  <w:marBottom w:val="0"/>
                                  <w:divBdr>
                                    <w:top w:val="none" w:sz="0" w:space="0" w:color="auto"/>
                                    <w:left w:val="none" w:sz="0" w:space="0" w:color="auto"/>
                                    <w:bottom w:val="none" w:sz="0" w:space="0" w:color="auto"/>
                                    <w:right w:val="none" w:sz="0" w:space="0" w:color="auto"/>
                                  </w:divBdr>
                                </w:div>
                                <w:div w:id="1149787852">
                                  <w:marLeft w:val="640"/>
                                  <w:marRight w:val="0"/>
                                  <w:marTop w:val="0"/>
                                  <w:marBottom w:val="0"/>
                                  <w:divBdr>
                                    <w:top w:val="none" w:sz="0" w:space="0" w:color="auto"/>
                                    <w:left w:val="none" w:sz="0" w:space="0" w:color="auto"/>
                                    <w:bottom w:val="none" w:sz="0" w:space="0" w:color="auto"/>
                                    <w:right w:val="none" w:sz="0" w:space="0" w:color="auto"/>
                                  </w:divBdr>
                                </w:div>
                                <w:div w:id="1151367690">
                                  <w:marLeft w:val="640"/>
                                  <w:marRight w:val="0"/>
                                  <w:marTop w:val="0"/>
                                  <w:marBottom w:val="0"/>
                                  <w:divBdr>
                                    <w:top w:val="none" w:sz="0" w:space="0" w:color="auto"/>
                                    <w:left w:val="none" w:sz="0" w:space="0" w:color="auto"/>
                                    <w:bottom w:val="none" w:sz="0" w:space="0" w:color="auto"/>
                                    <w:right w:val="none" w:sz="0" w:space="0" w:color="auto"/>
                                  </w:divBdr>
                                </w:div>
                                <w:div w:id="1185443044">
                                  <w:marLeft w:val="640"/>
                                  <w:marRight w:val="0"/>
                                  <w:marTop w:val="0"/>
                                  <w:marBottom w:val="0"/>
                                  <w:divBdr>
                                    <w:top w:val="none" w:sz="0" w:space="0" w:color="auto"/>
                                    <w:left w:val="none" w:sz="0" w:space="0" w:color="auto"/>
                                    <w:bottom w:val="none" w:sz="0" w:space="0" w:color="auto"/>
                                    <w:right w:val="none" w:sz="0" w:space="0" w:color="auto"/>
                                  </w:divBdr>
                                </w:div>
                                <w:div w:id="1218279223">
                                  <w:marLeft w:val="640"/>
                                  <w:marRight w:val="0"/>
                                  <w:marTop w:val="0"/>
                                  <w:marBottom w:val="0"/>
                                  <w:divBdr>
                                    <w:top w:val="none" w:sz="0" w:space="0" w:color="auto"/>
                                    <w:left w:val="none" w:sz="0" w:space="0" w:color="auto"/>
                                    <w:bottom w:val="none" w:sz="0" w:space="0" w:color="auto"/>
                                    <w:right w:val="none" w:sz="0" w:space="0" w:color="auto"/>
                                  </w:divBdr>
                                </w:div>
                                <w:div w:id="1230657550">
                                  <w:marLeft w:val="640"/>
                                  <w:marRight w:val="0"/>
                                  <w:marTop w:val="0"/>
                                  <w:marBottom w:val="0"/>
                                  <w:divBdr>
                                    <w:top w:val="none" w:sz="0" w:space="0" w:color="auto"/>
                                    <w:left w:val="none" w:sz="0" w:space="0" w:color="auto"/>
                                    <w:bottom w:val="none" w:sz="0" w:space="0" w:color="auto"/>
                                    <w:right w:val="none" w:sz="0" w:space="0" w:color="auto"/>
                                  </w:divBdr>
                                </w:div>
                                <w:div w:id="1323778989">
                                  <w:marLeft w:val="640"/>
                                  <w:marRight w:val="0"/>
                                  <w:marTop w:val="0"/>
                                  <w:marBottom w:val="0"/>
                                  <w:divBdr>
                                    <w:top w:val="none" w:sz="0" w:space="0" w:color="auto"/>
                                    <w:left w:val="none" w:sz="0" w:space="0" w:color="auto"/>
                                    <w:bottom w:val="none" w:sz="0" w:space="0" w:color="auto"/>
                                    <w:right w:val="none" w:sz="0" w:space="0" w:color="auto"/>
                                  </w:divBdr>
                                </w:div>
                                <w:div w:id="1359546799">
                                  <w:marLeft w:val="640"/>
                                  <w:marRight w:val="0"/>
                                  <w:marTop w:val="0"/>
                                  <w:marBottom w:val="0"/>
                                  <w:divBdr>
                                    <w:top w:val="none" w:sz="0" w:space="0" w:color="auto"/>
                                    <w:left w:val="none" w:sz="0" w:space="0" w:color="auto"/>
                                    <w:bottom w:val="none" w:sz="0" w:space="0" w:color="auto"/>
                                    <w:right w:val="none" w:sz="0" w:space="0" w:color="auto"/>
                                  </w:divBdr>
                                </w:div>
                                <w:div w:id="1433475139">
                                  <w:marLeft w:val="640"/>
                                  <w:marRight w:val="0"/>
                                  <w:marTop w:val="0"/>
                                  <w:marBottom w:val="0"/>
                                  <w:divBdr>
                                    <w:top w:val="none" w:sz="0" w:space="0" w:color="auto"/>
                                    <w:left w:val="none" w:sz="0" w:space="0" w:color="auto"/>
                                    <w:bottom w:val="none" w:sz="0" w:space="0" w:color="auto"/>
                                    <w:right w:val="none" w:sz="0" w:space="0" w:color="auto"/>
                                  </w:divBdr>
                                </w:div>
                                <w:div w:id="1481770849">
                                  <w:marLeft w:val="640"/>
                                  <w:marRight w:val="0"/>
                                  <w:marTop w:val="0"/>
                                  <w:marBottom w:val="0"/>
                                  <w:divBdr>
                                    <w:top w:val="none" w:sz="0" w:space="0" w:color="auto"/>
                                    <w:left w:val="none" w:sz="0" w:space="0" w:color="auto"/>
                                    <w:bottom w:val="none" w:sz="0" w:space="0" w:color="auto"/>
                                    <w:right w:val="none" w:sz="0" w:space="0" w:color="auto"/>
                                  </w:divBdr>
                                </w:div>
                                <w:div w:id="1497762717">
                                  <w:marLeft w:val="640"/>
                                  <w:marRight w:val="0"/>
                                  <w:marTop w:val="0"/>
                                  <w:marBottom w:val="0"/>
                                  <w:divBdr>
                                    <w:top w:val="none" w:sz="0" w:space="0" w:color="auto"/>
                                    <w:left w:val="none" w:sz="0" w:space="0" w:color="auto"/>
                                    <w:bottom w:val="none" w:sz="0" w:space="0" w:color="auto"/>
                                    <w:right w:val="none" w:sz="0" w:space="0" w:color="auto"/>
                                  </w:divBdr>
                                </w:div>
                                <w:div w:id="1506817768">
                                  <w:marLeft w:val="640"/>
                                  <w:marRight w:val="0"/>
                                  <w:marTop w:val="0"/>
                                  <w:marBottom w:val="0"/>
                                  <w:divBdr>
                                    <w:top w:val="none" w:sz="0" w:space="0" w:color="auto"/>
                                    <w:left w:val="none" w:sz="0" w:space="0" w:color="auto"/>
                                    <w:bottom w:val="none" w:sz="0" w:space="0" w:color="auto"/>
                                    <w:right w:val="none" w:sz="0" w:space="0" w:color="auto"/>
                                  </w:divBdr>
                                </w:div>
                                <w:div w:id="1527521507">
                                  <w:marLeft w:val="640"/>
                                  <w:marRight w:val="0"/>
                                  <w:marTop w:val="0"/>
                                  <w:marBottom w:val="0"/>
                                  <w:divBdr>
                                    <w:top w:val="none" w:sz="0" w:space="0" w:color="auto"/>
                                    <w:left w:val="none" w:sz="0" w:space="0" w:color="auto"/>
                                    <w:bottom w:val="none" w:sz="0" w:space="0" w:color="auto"/>
                                    <w:right w:val="none" w:sz="0" w:space="0" w:color="auto"/>
                                  </w:divBdr>
                                </w:div>
                                <w:div w:id="1539002640">
                                  <w:marLeft w:val="640"/>
                                  <w:marRight w:val="0"/>
                                  <w:marTop w:val="0"/>
                                  <w:marBottom w:val="0"/>
                                  <w:divBdr>
                                    <w:top w:val="none" w:sz="0" w:space="0" w:color="auto"/>
                                    <w:left w:val="none" w:sz="0" w:space="0" w:color="auto"/>
                                    <w:bottom w:val="none" w:sz="0" w:space="0" w:color="auto"/>
                                    <w:right w:val="none" w:sz="0" w:space="0" w:color="auto"/>
                                  </w:divBdr>
                                </w:div>
                                <w:div w:id="1585264710">
                                  <w:marLeft w:val="640"/>
                                  <w:marRight w:val="0"/>
                                  <w:marTop w:val="0"/>
                                  <w:marBottom w:val="0"/>
                                  <w:divBdr>
                                    <w:top w:val="none" w:sz="0" w:space="0" w:color="auto"/>
                                    <w:left w:val="none" w:sz="0" w:space="0" w:color="auto"/>
                                    <w:bottom w:val="none" w:sz="0" w:space="0" w:color="auto"/>
                                    <w:right w:val="none" w:sz="0" w:space="0" w:color="auto"/>
                                  </w:divBdr>
                                </w:div>
                                <w:div w:id="2006780461">
                                  <w:marLeft w:val="640"/>
                                  <w:marRight w:val="0"/>
                                  <w:marTop w:val="0"/>
                                  <w:marBottom w:val="0"/>
                                  <w:divBdr>
                                    <w:top w:val="none" w:sz="0" w:space="0" w:color="auto"/>
                                    <w:left w:val="none" w:sz="0" w:space="0" w:color="auto"/>
                                    <w:bottom w:val="none" w:sz="0" w:space="0" w:color="auto"/>
                                    <w:right w:val="none" w:sz="0" w:space="0" w:color="auto"/>
                                  </w:divBdr>
                                </w:div>
                              </w:divsChild>
                            </w:div>
                            <w:div w:id="247885446">
                              <w:marLeft w:val="0"/>
                              <w:marRight w:val="0"/>
                              <w:marTop w:val="0"/>
                              <w:marBottom w:val="0"/>
                              <w:divBdr>
                                <w:top w:val="none" w:sz="0" w:space="0" w:color="auto"/>
                                <w:left w:val="none" w:sz="0" w:space="0" w:color="auto"/>
                                <w:bottom w:val="none" w:sz="0" w:space="0" w:color="auto"/>
                                <w:right w:val="none" w:sz="0" w:space="0" w:color="auto"/>
                              </w:divBdr>
                              <w:divsChild>
                                <w:div w:id="48044051">
                                  <w:marLeft w:val="640"/>
                                  <w:marRight w:val="0"/>
                                  <w:marTop w:val="0"/>
                                  <w:marBottom w:val="0"/>
                                  <w:divBdr>
                                    <w:top w:val="none" w:sz="0" w:space="0" w:color="auto"/>
                                    <w:left w:val="none" w:sz="0" w:space="0" w:color="auto"/>
                                    <w:bottom w:val="none" w:sz="0" w:space="0" w:color="auto"/>
                                    <w:right w:val="none" w:sz="0" w:space="0" w:color="auto"/>
                                  </w:divBdr>
                                </w:div>
                                <w:div w:id="334772259">
                                  <w:marLeft w:val="640"/>
                                  <w:marRight w:val="0"/>
                                  <w:marTop w:val="0"/>
                                  <w:marBottom w:val="0"/>
                                  <w:divBdr>
                                    <w:top w:val="none" w:sz="0" w:space="0" w:color="auto"/>
                                    <w:left w:val="none" w:sz="0" w:space="0" w:color="auto"/>
                                    <w:bottom w:val="none" w:sz="0" w:space="0" w:color="auto"/>
                                    <w:right w:val="none" w:sz="0" w:space="0" w:color="auto"/>
                                  </w:divBdr>
                                </w:div>
                                <w:div w:id="371198131">
                                  <w:marLeft w:val="640"/>
                                  <w:marRight w:val="0"/>
                                  <w:marTop w:val="0"/>
                                  <w:marBottom w:val="0"/>
                                  <w:divBdr>
                                    <w:top w:val="none" w:sz="0" w:space="0" w:color="auto"/>
                                    <w:left w:val="none" w:sz="0" w:space="0" w:color="auto"/>
                                    <w:bottom w:val="none" w:sz="0" w:space="0" w:color="auto"/>
                                    <w:right w:val="none" w:sz="0" w:space="0" w:color="auto"/>
                                  </w:divBdr>
                                </w:div>
                                <w:div w:id="422141133">
                                  <w:marLeft w:val="640"/>
                                  <w:marRight w:val="0"/>
                                  <w:marTop w:val="0"/>
                                  <w:marBottom w:val="0"/>
                                  <w:divBdr>
                                    <w:top w:val="none" w:sz="0" w:space="0" w:color="auto"/>
                                    <w:left w:val="none" w:sz="0" w:space="0" w:color="auto"/>
                                    <w:bottom w:val="none" w:sz="0" w:space="0" w:color="auto"/>
                                    <w:right w:val="none" w:sz="0" w:space="0" w:color="auto"/>
                                  </w:divBdr>
                                </w:div>
                                <w:div w:id="648828565">
                                  <w:marLeft w:val="640"/>
                                  <w:marRight w:val="0"/>
                                  <w:marTop w:val="0"/>
                                  <w:marBottom w:val="0"/>
                                  <w:divBdr>
                                    <w:top w:val="none" w:sz="0" w:space="0" w:color="auto"/>
                                    <w:left w:val="none" w:sz="0" w:space="0" w:color="auto"/>
                                    <w:bottom w:val="none" w:sz="0" w:space="0" w:color="auto"/>
                                    <w:right w:val="none" w:sz="0" w:space="0" w:color="auto"/>
                                  </w:divBdr>
                                </w:div>
                                <w:div w:id="702940357">
                                  <w:marLeft w:val="640"/>
                                  <w:marRight w:val="0"/>
                                  <w:marTop w:val="0"/>
                                  <w:marBottom w:val="0"/>
                                  <w:divBdr>
                                    <w:top w:val="none" w:sz="0" w:space="0" w:color="auto"/>
                                    <w:left w:val="none" w:sz="0" w:space="0" w:color="auto"/>
                                    <w:bottom w:val="none" w:sz="0" w:space="0" w:color="auto"/>
                                    <w:right w:val="none" w:sz="0" w:space="0" w:color="auto"/>
                                  </w:divBdr>
                                </w:div>
                                <w:div w:id="754403417">
                                  <w:marLeft w:val="640"/>
                                  <w:marRight w:val="0"/>
                                  <w:marTop w:val="0"/>
                                  <w:marBottom w:val="0"/>
                                  <w:divBdr>
                                    <w:top w:val="none" w:sz="0" w:space="0" w:color="auto"/>
                                    <w:left w:val="none" w:sz="0" w:space="0" w:color="auto"/>
                                    <w:bottom w:val="none" w:sz="0" w:space="0" w:color="auto"/>
                                    <w:right w:val="none" w:sz="0" w:space="0" w:color="auto"/>
                                  </w:divBdr>
                                </w:div>
                                <w:div w:id="827668382">
                                  <w:marLeft w:val="640"/>
                                  <w:marRight w:val="0"/>
                                  <w:marTop w:val="0"/>
                                  <w:marBottom w:val="0"/>
                                  <w:divBdr>
                                    <w:top w:val="none" w:sz="0" w:space="0" w:color="auto"/>
                                    <w:left w:val="none" w:sz="0" w:space="0" w:color="auto"/>
                                    <w:bottom w:val="none" w:sz="0" w:space="0" w:color="auto"/>
                                    <w:right w:val="none" w:sz="0" w:space="0" w:color="auto"/>
                                  </w:divBdr>
                                </w:div>
                                <w:div w:id="831212664">
                                  <w:marLeft w:val="640"/>
                                  <w:marRight w:val="0"/>
                                  <w:marTop w:val="0"/>
                                  <w:marBottom w:val="0"/>
                                  <w:divBdr>
                                    <w:top w:val="none" w:sz="0" w:space="0" w:color="auto"/>
                                    <w:left w:val="none" w:sz="0" w:space="0" w:color="auto"/>
                                    <w:bottom w:val="none" w:sz="0" w:space="0" w:color="auto"/>
                                    <w:right w:val="none" w:sz="0" w:space="0" w:color="auto"/>
                                  </w:divBdr>
                                </w:div>
                                <w:div w:id="988821511">
                                  <w:marLeft w:val="640"/>
                                  <w:marRight w:val="0"/>
                                  <w:marTop w:val="0"/>
                                  <w:marBottom w:val="0"/>
                                  <w:divBdr>
                                    <w:top w:val="none" w:sz="0" w:space="0" w:color="auto"/>
                                    <w:left w:val="none" w:sz="0" w:space="0" w:color="auto"/>
                                    <w:bottom w:val="none" w:sz="0" w:space="0" w:color="auto"/>
                                    <w:right w:val="none" w:sz="0" w:space="0" w:color="auto"/>
                                  </w:divBdr>
                                </w:div>
                                <w:div w:id="1124302644">
                                  <w:marLeft w:val="640"/>
                                  <w:marRight w:val="0"/>
                                  <w:marTop w:val="0"/>
                                  <w:marBottom w:val="0"/>
                                  <w:divBdr>
                                    <w:top w:val="none" w:sz="0" w:space="0" w:color="auto"/>
                                    <w:left w:val="none" w:sz="0" w:space="0" w:color="auto"/>
                                    <w:bottom w:val="none" w:sz="0" w:space="0" w:color="auto"/>
                                    <w:right w:val="none" w:sz="0" w:space="0" w:color="auto"/>
                                  </w:divBdr>
                                </w:div>
                                <w:div w:id="1162701187">
                                  <w:marLeft w:val="640"/>
                                  <w:marRight w:val="0"/>
                                  <w:marTop w:val="0"/>
                                  <w:marBottom w:val="0"/>
                                  <w:divBdr>
                                    <w:top w:val="none" w:sz="0" w:space="0" w:color="auto"/>
                                    <w:left w:val="none" w:sz="0" w:space="0" w:color="auto"/>
                                    <w:bottom w:val="none" w:sz="0" w:space="0" w:color="auto"/>
                                    <w:right w:val="none" w:sz="0" w:space="0" w:color="auto"/>
                                  </w:divBdr>
                                </w:div>
                                <w:div w:id="1193037272">
                                  <w:marLeft w:val="640"/>
                                  <w:marRight w:val="0"/>
                                  <w:marTop w:val="0"/>
                                  <w:marBottom w:val="0"/>
                                  <w:divBdr>
                                    <w:top w:val="none" w:sz="0" w:space="0" w:color="auto"/>
                                    <w:left w:val="none" w:sz="0" w:space="0" w:color="auto"/>
                                    <w:bottom w:val="none" w:sz="0" w:space="0" w:color="auto"/>
                                    <w:right w:val="none" w:sz="0" w:space="0" w:color="auto"/>
                                  </w:divBdr>
                                </w:div>
                                <w:div w:id="1205361333">
                                  <w:marLeft w:val="640"/>
                                  <w:marRight w:val="0"/>
                                  <w:marTop w:val="0"/>
                                  <w:marBottom w:val="0"/>
                                  <w:divBdr>
                                    <w:top w:val="none" w:sz="0" w:space="0" w:color="auto"/>
                                    <w:left w:val="none" w:sz="0" w:space="0" w:color="auto"/>
                                    <w:bottom w:val="none" w:sz="0" w:space="0" w:color="auto"/>
                                    <w:right w:val="none" w:sz="0" w:space="0" w:color="auto"/>
                                  </w:divBdr>
                                </w:div>
                                <w:div w:id="1281377703">
                                  <w:marLeft w:val="640"/>
                                  <w:marRight w:val="0"/>
                                  <w:marTop w:val="0"/>
                                  <w:marBottom w:val="0"/>
                                  <w:divBdr>
                                    <w:top w:val="none" w:sz="0" w:space="0" w:color="auto"/>
                                    <w:left w:val="none" w:sz="0" w:space="0" w:color="auto"/>
                                    <w:bottom w:val="none" w:sz="0" w:space="0" w:color="auto"/>
                                    <w:right w:val="none" w:sz="0" w:space="0" w:color="auto"/>
                                  </w:divBdr>
                                </w:div>
                                <w:div w:id="1306859127">
                                  <w:marLeft w:val="640"/>
                                  <w:marRight w:val="0"/>
                                  <w:marTop w:val="0"/>
                                  <w:marBottom w:val="0"/>
                                  <w:divBdr>
                                    <w:top w:val="none" w:sz="0" w:space="0" w:color="auto"/>
                                    <w:left w:val="none" w:sz="0" w:space="0" w:color="auto"/>
                                    <w:bottom w:val="none" w:sz="0" w:space="0" w:color="auto"/>
                                    <w:right w:val="none" w:sz="0" w:space="0" w:color="auto"/>
                                  </w:divBdr>
                                </w:div>
                                <w:div w:id="1318268259">
                                  <w:marLeft w:val="640"/>
                                  <w:marRight w:val="0"/>
                                  <w:marTop w:val="0"/>
                                  <w:marBottom w:val="0"/>
                                  <w:divBdr>
                                    <w:top w:val="none" w:sz="0" w:space="0" w:color="auto"/>
                                    <w:left w:val="none" w:sz="0" w:space="0" w:color="auto"/>
                                    <w:bottom w:val="none" w:sz="0" w:space="0" w:color="auto"/>
                                    <w:right w:val="none" w:sz="0" w:space="0" w:color="auto"/>
                                  </w:divBdr>
                                </w:div>
                                <w:div w:id="1420517857">
                                  <w:marLeft w:val="640"/>
                                  <w:marRight w:val="0"/>
                                  <w:marTop w:val="0"/>
                                  <w:marBottom w:val="0"/>
                                  <w:divBdr>
                                    <w:top w:val="none" w:sz="0" w:space="0" w:color="auto"/>
                                    <w:left w:val="none" w:sz="0" w:space="0" w:color="auto"/>
                                    <w:bottom w:val="none" w:sz="0" w:space="0" w:color="auto"/>
                                    <w:right w:val="none" w:sz="0" w:space="0" w:color="auto"/>
                                  </w:divBdr>
                                </w:div>
                                <w:div w:id="1432437204">
                                  <w:marLeft w:val="640"/>
                                  <w:marRight w:val="0"/>
                                  <w:marTop w:val="0"/>
                                  <w:marBottom w:val="0"/>
                                  <w:divBdr>
                                    <w:top w:val="none" w:sz="0" w:space="0" w:color="auto"/>
                                    <w:left w:val="none" w:sz="0" w:space="0" w:color="auto"/>
                                    <w:bottom w:val="none" w:sz="0" w:space="0" w:color="auto"/>
                                    <w:right w:val="none" w:sz="0" w:space="0" w:color="auto"/>
                                  </w:divBdr>
                                </w:div>
                                <w:div w:id="1597245789">
                                  <w:marLeft w:val="640"/>
                                  <w:marRight w:val="0"/>
                                  <w:marTop w:val="0"/>
                                  <w:marBottom w:val="0"/>
                                  <w:divBdr>
                                    <w:top w:val="none" w:sz="0" w:space="0" w:color="auto"/>
                                    <w:left w:val="none" w:sz="0" w:space="0" w:color="auto"/>
                                    <w:bottom w:val="none" w:sz="0" w:space="0" w:color="auto"/>
                                    <w:right w:val="none" w:sz="0" w:space="0" w:color="auto"/>
                                  </w:divBdr>
                                </w:div>
                                <w:div w:id="1683169692">
                                  <w:marLeft w:val="640"/>
                                  <w:marRight w:val="0"/>
                                  <w:marTop w:val="0"/>
                                  <w:marBottom w:val="0"/>
                                  <w:divBdr>
                                    <w:top w:val="none" w:sz="0" w:space="0" w:color="auto"/>
                                    <w:left w:val="none" w:sz="0" w:space="0" w:color="auto"/>
                                    <w:bottom w:val="none" w:sz="0" w:space="0" w:color="auto"/>
                                    <w:right w:val="none" w:sz="0" w:space="0" w:color="auto"/>
                                  </w:divBdr>
                                </w:div>
                                <w:div w:id="1694265674">
                                  <w:marLeft w:val="640"/>
                                  <w:marRight w:val="0"/>
                                  <w:marTop w:val="0"/>
                                  <w:marBottom w:val="0"/>
                                  <w:divBdr>
                                    <w:top w:val="none" w:sz="0" w:space="0" w:color="auto"/>
                                    <w:left w:val="none" w:sz="0" w:space="0" w:color="auto"/>
                                    <w:bottom w:val="none" w:sz="0" w:space="0" w:color="auto"/>
                                    <w:right w:val="none" w:sz="0" w:space="0" w:color="auto"/>
                                  </w:divBdr>
                                </w:div>
                                <w:div w:id="1768426686">
                                  <w:marLeft w:val="640"/>
                                  <w:marRight w:val="0"/>
                                  <w:marTop w:val="0"/>
                                  <w:marBottom w:val="0"/>
                                  <w:divBdr>
                                    <w:top w:val="none" w:sz="0" w:space="0" w:color="auto"/>
                                    <w:left w:val="none" w:sz="0" w:space="0" w:color="auto"/>
                                    <w:bottom w:val="none" w:sz="0" w:space="0" w:color="auto"/>
                                    <w:right w:val="none" w:sz="0" w:space="0" w:color="auto"/>
                                  </w:divBdr>
                                </w:div>
                                <w:div w:id="1785689652">
                                  <w:marLeft w:val="640"/>
                                  <w:marRight w:val="0"/>
                                  <w:marTop w:val="0"/>
                                  <w:marBottom w:val="0"/>
                                  <w:divBdr>
                                    <w:top w:val="none" w:sz="0" w:space="0" w:color="auto"/>
                                    <w:left w:val="none" w:sz="0" w:space="0" w:color="auto"/>
                                    <w:bottom w:val="none" w:sz="0" w:space="0" w:color="auto"/>
                                    <w:right w:val="none" w:sz="0" w:space="0" w:color="auto"/>
                                  </w:divBdr>
                                </w:div>
                                <w:div w:id="1854416916">
                                  <w:marLeft w:val="640"/>
                                  <w:marRight w:val="0"/>
                                  <w:marTop w:val="0"/>
                                  <w:marBottom w:val="0"/>
                                  <w:divBdr>
                                    <w:top w:val="none" w:sz="0" w:space="0" w:color="auto"/>
                                    <w:left w:val="none" w:sz="0" w:space="0" w:color="auto"/>
                                    <w:bottom w:val="none" w:sz="0" w:space="0" w:color="auto"/>
                                    <w:right w:val="none" w:sz="0" w:space="0" w:color="auto"/>
                                  </w:divBdr>
                                </w:div>
                                <w:div w:id="2040230728">
                                  <w:marLeft w:val="640"/>
                                  <w:marRight w:val="0"/>
                                  <w:marTop w:val="0"/>
                                  <w:marBottom w:val="0"/>
                                  <w:divBdr>
                                    <w:top w:val="none" w:sz="0" w:space="0" w:color="auto"/>
                                    <w:left w:val="none" w:sz="0" w:space="0" w:color="auto"/>
                                    <w:bottom w:val="none" w:sz="0" w:space="0" w:color="auto"/>
                                    <w:right w:val="none" w:sz="0" w:space="0" w:color="auto"/>
                                  </w:divBdr>
                                </w:div>
                                <w:div w:id="2053990757">
                                  <w:marLeft w:val="640"/>
                                  <w:marRight w:val="0"/>
                                  <w:marTop w:val="0"/>
                                  <w:marBottom w:val="0"/>
                                  <w:divBdr>
                                    <w:top w:val="none" w:sz="0" w:space="0" w:color="auto"/>
                                    <w:left w:val="none" w:sz="0" w:space="0" w:color="auto"/>
                                    <w:bottom w:val="none" w:sz="0" w:space="0" w:color="auto"/>
                                    <w:right w:val="none" w:sz="0" w:space="0" w:color="auto"/>
                                  </w:divBdr>
                                </w:div>
                                <w:div w:id="2077781240">
                                  <w:marLeft w:val="640"/>
                                  <w:marRight w:val="0"/>
                                  <w:marTop w:val="0"/>
                                  <w:marBottom w:val="0"/>
                                  <w:divBdr>
                                    <w:top w:val="none" w:sz="0" w:space="0" w:color="auto"/>
                                    <w:left w:val="none" w:sz="0" w:space="0" w:color="auto"/>
                                    <w:bottom w:val="none" w:sz="0" w:space="0" w:color="auto"/>
                                    <w:right w:val="none" w:sz="0" w:space="0" w:color="auto"/>
                                  </w:divBdr>
                                </w:div>
                                <w:div w:id="2078699635">
                                  <w:marLeft w:val="640"/>
                                  <w:marRight w:val="0"/>
                                  <w:marTop w:val="0"/>
                                  <w:marBottom w:val="0"/>
                                  <w:divBdr>
                                    <w:top w:val="none" w:sz="0" w:space="0" w:color="auto"/>
                                    <w:left w:val="none" w:sz="0" w:space="0" w:color="auto"/>
                                    <w:bottom w:val="none" w:sz="0" w:space="0" w:color="auto"/>
                                    <w:right w:val="none" w:sz="0" w:space="0" w:color="auto"/>
                                  </w:divBdr>
                                </w:div>
                                <w:div w:id="2125268637">
                                  <w:marLeft w:val="640"/>
                                  <w:marRight w:val="0"/>
                                  <w:marTop w:val="0"/>
                                  <w:marBottom w:val="0"/>
                                  <w:divBdr>
                                    <w:top w:val="none" w:sz="0" w:space="0" w:color="auto"/>
                                    <w:left w:val="none" w:sz="0" w:space="0" w:color="auto"/>
                                    <w:bottom w:val="none" w:sz="0" w:space="0" w:color="auto"/>
                                    <w:right w:val="none" w:sz="0" w:space="0" w:color="auto"/>
                                  </w:divBdr>
                                </w:div>
                              </w:divsChild>
                            </w:div>
                            <w:div w:id="326174364">
                              <w:marLeft w:val="0"/>
                              <w:marRight w:val="0"/>
                              <w:marTop w:val="0"/>
                              <w:marBottom w:val="0"/>
                              <w:divBdr>
                                <w:top w:val="none" w:sz="0" w:space="0" w:color="auto"/>
                                <w:left w:val="none" w:sz="0" w:space="0" w:color="auto"/>
                                <w:bottom w:val="none" w:sz="0" w:space="0" w:color="auto"/>
                                <w:right w:val="none" w:sz="0" w:space="0" w:color="auto"/>
                              </w:divBdr>
                              <w:divsChild>
                                <w:div w:id="325474339">
                                  <w:marLeft w:val="640"/>
                                  <w:marRight w:val="0"/>
                                  <w:marTop w:val="0"/>
                                  <w:marBottom w:val="0"/>
                                  <w:divBdr>
                                    <w:top w:val="none" w:sz="0" w:space="0" w:color="auto"/>
                                    <w:left w:val="none" w:sz="0" w:space="0" w:color="auto"/>
                                    <w:bottom w:val="none" w:sz="0" w:space="0" w:color="auto"/>
                                    <w:right w:val="none" w:sz="0" w:space="0" w:color="auto"/>
                                  </w:divBdr>
                                </w:div>
                                <w:div w:id="421419869">
                                  <w:marLeft w:val="640"/>
                                  <w:marRight w:val="0"/>
                                  <w:marTop w:val="0"/>
                                  <w:marBottom w:val="0"/>
                                  <w:divBdr>
                                    <w:top w:val="none" w:sz="0" w:space="0" w:color="auto"/>
                                    <w:left w:val="none" w:sz="0" w:space="0" w:color="auto"/>
                                    <w:bottom w:val="none" w:sz="0" w:space="0" w:color="auto"/>
                                    <w:right w:val="none" w:sz="0" w:space="0" w:color="auto"/>
                                  </w:divBdr>
                                </w:div>
                                <w:div w:id="462579362">
                                  <w:marLeft w:val="640"/>
                                  <w:marRight w:val="0"/>
                                  <w:marTop w:val="0"/>
                                  <w:marBottom w:val="0"/>
                                  <w:divBdr>
                                    <w:top w:val="none" w:sz="0" w:space="0" w:color="auto"/>
                                    <w:left w:val="none" w:sz="0" w:space="0" w:color="auto"/>
                                    <w:bottom w:val="none" w:sz="0" w:space="0" w:color="auto"/>
                                    <w:right w:val="none" w:sz="0" w:space="0" w:color="auto"/>
                                  </w:divBdr>
                                </w:div>
                                <w:div w:id="466820605">
                                  <w:marLeft w:val="640"/>
                                  <w:marRight w:val="0"/>
                                  <w:marTop w:val="0"/>
                                  <w:marBottom w:val="0"/>
                                  <w:divBdr>
                                    <w:top w:val="none" w:sz="0" w:space="0" w:color="auto"/>
                                    <w:left w:val="none" w:sz="0" w:space="0" w:color="auto"/>
                                    <w:bottom w:val="none" w:sz="0" w:space="0" w:color="auto"/>
                                    <w:right w:val="none" w:sz="0" w:space="0" w:color="auto"/>
                                  </w:divBdr>
                                </w:div>
                                <w:div w:id="607004221">
                                  <w:marLeft w:val="640"/>
                                  <w:marRight w:val="0"/>
                                  <w:marTop w:val="0"/>
                                  <w:marBottom w:val="0"/>
                                  <w:divBdr>
                                    <w:top w:val="none" w:sz="0" w:space="0" w:color="auto"/>
                                    <w:left w:val="none" w:sz="0" w:space="0" w:color="auto"/>
                                    <w:bottom w:val="none" w:sz="0" w:space="0" w:color="auto"/>
                                    <w:right w:val="none" w:sz="0" w:space="0" w:color="auto"/>
                                  </w:divBdr>
                                </w:div>
                                <w:div w:id="687560769">
                                  <w:marLeft w:val="640"/>
                                  <w:marRight w:val="0"/>
                                  <w:marTop w:val="0"/>
                                  <w:marBottom w:val="0"/>
                                  <w:divBdr>
                                    <w:top w:val="none" w:sz="0" w:space="0" w:color="auto"/>
                                    <w:left w:val="none" w:sz="0" w:space="0" w:color="auto"/>
                                    <w:bottom w:val="none" w:sz="0" w:space="0" w:color="auto"/>
                                    <w:right w:val="none" w:sz="0" w:space="0" w:color="auto"/>
                                  </w:divBdr>
                                </w:div>
                                <w:div w:id="724567670">
                                  <w:marLeft w:val="640"/>
                                  <w:marRight w:val="0"/>
                                  <w:marTop w:val="0"/>
                                  <w:marBottom w:val="0"/>
                                  <w:divBdr>
                                    <w:top w:val="none" w:sz="0" w:space="0" w:color="auto"/>
                                    <w:left w:val="none" w:sz="0" w:space="0" w:color="auto"/>
                                    <w:bottom w:val="none" w:sz="0" w:space="0" w:color="auto"/>
                                    <w:right w:val="none" w:sz="0" w:space="0" w:color="auto"/>
                                  </w:divBdr>
                                </w:div>
                                <w:div w:id="726152271">
                                  <w:marLeft w:val="640"/>
                                  <w:marRight w:val="0"/>
                                  <w:marTop w:val="0"/>
                                  <w:marBottom w:val="0"/>
                                  <w:divBdr>
                                    <w:top w:val="none" w:sz="0" w:space="0" w:color="auto"/>
                                    <w:left w:val="none" w:sz="0" w:space="0" w:color="auto"/>
                                    <w:bottom w:val="none" w:sz="0" w:space="0" w:color="auto"/>
                                    <w:right w:val="none" w:sz="0" w:space="0" w:color="auto"/>
                                  </w:divBdr>
                                </w:div>
                                <w:div w:id="803347454">
                                  <w:marLeft w:val="640"/>
                                  <w:marRight w:val="0"/>
                                  <w:marTop w:val="0"/>
                                  <w:marBottom w:val="0"/>
                                  <w:divBdr>
                                    <w:top w:val="none" w:sz="0" w:space="0" w:color="auto"/>
                                    <w:left w:val="none" w:sz="0" w:space="0" w:color="auto"/>
                                    <w:bottom w:val="none" w:sz="0" w:space="0" w:color="auto"/>
                                    <w:right w:val="none" w:sz="0" w:space="0" w:color="auto"/>
                                  </w:divBdr>
                                </w:div>
                                <w:div w:id="890652576">
                                  <w:marLeft w:val="640"/>
                                  <w:marRight w:val="0"/>
                                  <w:marTop w:val="0"/>
                                  <w:marBottom w:val="0"/>
                                  <w:divBdr>
                                    <w:top w:val="none" w:sz="0" w:space="0" w:color="auto"/>
                                    <w:left w:val="none" w:sz="0" w:space="0" w:color="auto"/>
                                    <w:bottom w:val="none" w:sz="0" w:space="0" w:color="auto"/>
                                    <w:right w:val="none" w:sz="0" w:space="0" w:color="auto"/>
                                  </w:divBdr>
                                </w:div>
                                <w:div w:id="951060112">
                                  <w:marLeft w:val="640"/>
                                  <w:marRight w:val="0"/>
                                  <w:marTop w:val="0"/>
                                  <w:marBottom w:val="0"/>
                                  <w:divBdr>
                                    <w:top w:val="none" w:sz="0" w:space="0" w:color="auto"/>
                                    <w:left w:val="none" w:sz="0" w:space="0" w:color="auto"/>
                                    <w:bottom w:val="none" w:sz="0" w:space="0" w:color="auto"/>
                                    <w:right w:val="none" w:sz="0" w:space="0" w:color="auto"/>
                                  </w:divBdr>
                                </w:div>
                                <w:div w:id="1071151431">
                                  <w:marLeft w:val="640"/>
                                  <w:marRight w:val="0"/>
                                  <w:marTop w:val="0"/>
                                  <w:marBottom w:val="0"/>
                                  <w:divBdr>
                                    <w:top w:val="none" w:sz="0" w:space="0" w:color="auto"/>
                                    <w:left w:val="none" w:sz="0" w:space="0" w:color="auto"/>
                                    <w:bottom w:val="none" w:sz="0" w:space="0" w:color="auto"/>
                                    <w:right w:val="none" w:sz="0" w:space="0" w:color="auto"/>
                                  </w:divBdr>
                                </w:div>
                                <w:div w:id="1132361832">
                                  <w:marLeft w:val="640"/>
                                  <w:marRight w:val="0"/>
                                  <w:marTop w:val="0"/>
                                  <w:marBottom w:val="0"/>
                                  <w:divBdr>
                                    <w:top w:val="none" w:sz="0" w:space="0" w:color="auto"/>
                                    <w:left w:val="none" w:sz="0" w:space="0" w:color="auto"/>
                                    <w:bottom w:val="none" w:sz="0" w:space="0" w:color="auto"/>
                                    <w:right w:val="none" w:sz="0" w:space="0" w:color="auto"/>
                                  </w:divBdr>
                                </w:div>
                                <w:div w:id="1153716370">
                                  <w:marLeft w:val="640"/>
                                  <w:marRight w:val="0"/>
                                  <w:marTop w:val="0"/>
                                  <w:marBottom w:val="0"/>
                                  <w:divBdr>
                                    <w:top w:val="none" w:sz="0" w:space="0" w:color="auto"/>
                                    <w:left w:val="none" w:sz="0" w:space="0" w:color="auto"/>
                                    <w:bottom w:val="none" w:sz="0" w:space="0" w:color="auto"/>
                                    <w:right w:val="none" w:sz="0" w:space="0" w:color="auto"/>
                                  </w:divBdr>
                                </w:div>
                                <w:div w:id="1184857638">
                                  <w:marLeft w:val="640"/>
                                  <w:marRight w:val="0"/>
                                  <w:marTop w:val="0"/>
                                  <w:marBottom w:val="0"/>
                                  <w:divBdr>
                                    <w:top w:val="none" w:sz="0" w:space="0" w:color="auto"/>
                                    <w:left w:val="none" w:sz="0" w:space="0" w:color="auto"/>
                                    <w:bottom w:val="none" w:sz="0" w:space="0" w:color="auto"/>
                                    <w:right w:val="none" w:sz="0" w:space="0" w:color="auto"/>
                                  </w:divBdr>
                                </w:div>
                                <w:div w:id="1200632510">
                                  <w:marLeft w:val="640"/>
                                  <w:marRight w:val="0"/>
                                  <w:marTop w:val="0"/>
                                  <w:marBottom w:val="0"/>
                                  <w:divBdr>
                                    <w:top w:val="none" w:sz="0" w:space="0" w:color="auto"/>
                                    <w:left w:val="none" w:sz="0" w:space="0" w:color="auto"/>
                                    <w:bottom w:val="none" w:sz="0" w:space="0" w:color="auto"/>
                                    <w:right w:val="none" w:sz="0" w:space="0" w:color="auto"/>
                                  </w:divBdr>
                                </w:div>
                                <w:div w:id="1207521659">
                                  <w:marLeft w:val="640"/>
                                  <w:marRight w:val="0"/>
                                  <w:marTop w:val="0"/>
                                  <w:marBottom w:val="0"/>
                                  <w:divBdr>
                                    <w:top w:val="none" w:sz="0" w:space="0" w:color="auto"/>
                                    <w:left w:val="none" w:sz="0" w:space="0" w:color="auto"/>
                                    <w:bottom w:val="none" w:sz="0" w:space="0" w:color="auto"/>
                                    <w:right w:val="none" w:sz="0" w:space="0" w:color="auto"/>
                                  </w:divBdr>
                                </w:div>
                                <w:div w:id="1213226752">
                                  <w:marLeft w:val="640"/>
                                  <w:marRight w:val="0"/>
                                  <w:marTop w:val="0"/>
                                  <w:marBottom w:val="0"/>
                                  <w:divBdr>
                                    <w:top w:val="none" w:sz="0" w:space="0" w:color="auto"/>
                                    <w:left w:val="none" w:sz="0" w:space="0" w:color="auto"/>
                                    <w:bottom w:val="none" w:sz="0" w:space="0" w:color="auto"/>
                                    <w:right w:val="none" w:sz="0" w:space="0" w:color="auto"/>
                                  </w:divBdr>
                                </w:div>
                                <w:div w:id="1229268969">
                                  <w:marLeft w:val="640"/>
                                  <w:marRight w:val="0"/>
                                  <w:marTop w:val="0"/>
                                  <w:marBottom w:val="0"/>
                                  <w:divBdr>
                                    <w:top w:val="none" w:sz="0" w:space="0" w:color="auto"/>
                                    <w:left w:val="none" w:sz="0" w:space="0" w:color="auto"/>
                                    <w:bottom w:val="none" w:sz="0" w:space="0" w:color="auto"/>
                                    <w:right w:val="none" w:sz="0" w:space="0" w:color="auto"/>
                                  </w:divBdr>
                                </w:div>
                                <w:div w:id="1372337084">
                                  <w:marLeft w:val="640"/>
                                  <w:marRight w:val="0"/>
                                  <w:marTop w:val="0"/>
                                  <w:marBottom w:val="0"/>
                                  <w:divBdr>
                                    <w:top w:val="none" w:sz="0" w:space="0" w:color="auto"/>
                                    <w:left w:val="none" w:sz="0" w:space="0" w:color="auto"/>
                                    <w:bottom w:val="none" w:sz="0" w:space="0" w:color="auto"/>
                                    <w:right w:val="none" w:sz="0" w:space="0" w:color="auto"/>
                                  </w:divBdr>
                                </w:div>
                                <w:div w:id="1458987463">
                                  <w:marLeft w:val="640"/>
                                  <w:marRight w:val="0"/>
                                  <w:marTop w:val="0"/>
                                  <w:marBottom w:val="0"/>
                                  <w:divBdr>
                                    <w:top w:val="none" w:sz="0" w:space="0" w:color="auto"/>
                                    <w:left w:val="none" w:sz="0" w:space="0" w:color="auto"/>
                                    <w:bottom w:val="none" w:sz="0" w:space="0" w:color="auto"/>
                                    <w:right w:val="none" w:sz="0" w:space="0" w:color="auto"/>
                                  </w:divBdr>
                                </w:div>
                                <w:div w:id="1565262058">
                                  <w:marLeft w:val="640"/>
                                  <w:marRight w:val="0"/>
                                  <w:marTop w:val="0"/>
                                  <w:marBottom w:val="0"/>
                                  <w:divBdr>
                                    <w:top w:val="none" w:sz="0" w:space="0" w:color="auto"/>
                                    <w:left w:val="none" w:sz="0" w:space="0" w:color="auto"/>
                                    <w:bottom w:val="none" w:sz="0" w:space="0" w:color="auto"/>
                                    <w:right w:val="none" w:sz="0" w:space="0" w:color="auto"/>
                                  </w:divBdr>
                                </w:div>
                                <w:div w:id="1668706333">
                                  <w:marLeft w:val="640"/>
                                  <w:marRight w:val="0"/>
                                  <w:marTop w:val="0"/>
                                  <w:marBottom w:val="0"/>
                                  <w:divBdr>
                                    <w:top w:val="none" w:sz="0" w:space="0" w:color="auto"/>
                                    <w:left w:val="none" w:sz="0" w:space="0" w:color="auto"/>
                                    <w:bottom w:val="none" w:sz="0" w:space="0" w:color="auto"/>
                                    <w:right w:val="none" w:sz="0" w:space="0" w:color="auto"/>
                                  </w:divBdr>
                                </w:div>
                                <w:div w:id="1691175145">
                                  <w:marLeft w:val="640"/>
                                  <w:marRight w:val="0"/>
                                  <w:marTop w:val="0"/>
                                  <w:marBottom w:val="0"/>
                                  <w:divBdr>
                                    <w:top w:val="none" w:sz="0" w:space="0" w:color="auto"/>
                                    <w:left w:val="none" w:sz="0" w:space="0" w:color="auto"/>
                                    <w:bottom w:val="none" w:sz="0" w:space="0" w:color="auto"/>
                                    <w:right w:val="none" w:sz="0" w:space="0" w:color="auto"/>
                                  </w:divBdr>
                                </w:div>
                                <w:div w:id="1809322855">
                                  <w:marLeft w:val="640"/>
                                  <w:marRight w:val="0"/>
                                  <w:marTop w:val="0"/>
                                  <w:marBottom w:val="0"/>
                                  <w:divBdr>
                                    <w:top w:val="none" w:sz="0" w:space="0" w:color="auto"/>
                                    <w:left w:val="none" w:sz="0" w:space="0" w:color="auto"/>
                                    <w:bottom w:val="none" w:sz="0" w:space="0" w:color="auto"/>
                                    <w:right w:val="none" w:sz="0" w:space="0" w:color="auto"/>
                                  </w:divBdr>
                                </w:div>
                                <w:div w:id="1844397557">
                                  <w:marLeft w:val="640"/>
                                  <w:marRight w:val="0"/>
                                  <w:marTop w:val="0"/>
                                  <w:marBottom w:val="0"/>
                                  <w:divBdr>
                                    <w:top w:val="none" w:sz="0" w:space="0" w:color="auto"/>
                                    <w:left w:val="none" w:sz="0" w:space="0" w:color="auto"/>
                                    <w:bottom w:val="none" w:sz="0" w:space="0" w:color="auto"/>
                                    <w:right w:val="none" w:sz="0" w:space="0" w:color="auto"/>
                                  </w:divBdr>
                                </w:div>
                                <w:div w:id="1911767185">
                                  <w:marLeft w:val="640"/>
                                  <w:marRight w:val="0"/>
                                  <w:marTop w:val="0"/>
                                  <w:marBottom w:val="0"/>
                                  <w:divBdr>
                                    <w:top w:val="none" w:sz="0" w:space="0" w:color="auto"/>
                                    <w:left w:val="none" w:sz="0" w:space="0" w:color="auto"/>
                                    <w:bottom w:val="none" w:sz="0" w:space="0" w:color="auto"/>
                                    <w:right w:val="none" w:sz="0" w:space="0" w:color="auto"/>
                                  </w:divBdr>
                                </w:div>
                                <w:div w:id="1965310944">
                                  <w:marLeft w:val="640"/>
                                  <w:marRight w:val="0"/>
                                  <w:marTop w:val="0"/>
                                  <w:marBottom w:val="0"/>
                                  <w:divBdr>
                                    <w:top w:val="none" w:sz="0" w:space="0" w:color="auto"/>
                                    <w:left w:val="none" w:sz="0" w:space="0" w:color="auto"/>
                                    <w:bottom w:val="none" w:sz="0" w:space="0" w:color="auto"/>
                                    <w:right w:val="none" w:sz="0" w:space="0" w:color="auto"/>
                                  </w:divBdr>
                                </w:div>
                                <w:div w:id="2110932991">
                                  <w:marLeft w:val="640"/>
                                  <w:marRight w:val="0"/>
                                  <w:marTop w:val="0"/>
                                  <w:marBottom w:val="0"/>
                                  <w:divBdr>
                                    <w:top w:val="none" w:sz="0" w:space="0" w:color="auto"/>
                                    <w:left w:val="none" w:sz="0" w:space="0" w:color="auto"/>
                                    <w:bottom w:val="none" w:sz="0" w:space="0" w:color="auto"/>
                                    <w:right w:val="none" w:sz="0" w:space="0" w:color="auto"/>
                                  </w:divBdr>
                                </w:div>
                                <w:div w:id="2139103987">
                                  <w:marLeft w:val="640"/>
                                  <w:marRight w:val="0"/>
                                  <w:marTop w:val="0"/>
                                  <w:marBottom w:val="0"/>
                                  <w:divBdr>
                                    <w:top w:val="none" w:sz="0" w:space="0" w:color="auto"/>
                                    <w:left w:val="none" w:sz="0" w:space="0" w:color="auto"/>
                                    <w:bottom w:val="none" w:sz="0" w:space="0" w:color="auto"/>
                                    <w:right w:val="none" w:sz="0" w:space="0" w:color="auto"/>
                                  </w:divBdr>
                                </w:div>
                              </w:divsChild>
                            </w:div>
                            <w:div w:id="353581748">
                              <w:marLeft w:val="0"/>
                              <w:marRight w:val="0"/>
                              <w:marTop w:val="0"/>
                              <w:marBottom w:val="0"/>
                              <w:divBdr>
                                <w:top w:val="none" w:sz="0" w:space="0" w:color="auto"/>
                                <w:left w:val="none" w:sz="0" w:space="0" w:color="auto"/>
                                <w:bottom w:val="none" w:sz="0" w:space="0" w:color="auto"/>
                                <w:right w:val="none" w:sz="0" w:space="0" w:color="auto"/>
                              </w:divBdr>
                              <w:divsChild>
                                <w:div w:id="62995063">
                                  <w:marLeft w:val="640"/>
                                  <w:marRight w:val="0"/>
                                  <w:marTop w:val="0"/>
                                  <w:marBottom w:val="0"/>
                                  <w:divBdr>
                                    <w:top w:val="none" w:sz="0" w:space="0" w:color="auto"/>
                                    <w:left w:val="none" w:sz="0" w:space="0" w:color="auto"/>
                                    <w:bottom w:val="none" w:sz="0" w:space="0" w:color="auto"/>
                                    <w:right w:val="none" w:sz="0" w:space="0" w:color="auto"/>
                                  </w:divBdr>
                                </w:div>
                                <w:div w:id="85201421">
                                  <w:marLeft w:val="640"/>
                                  <w:marRight w:val="0"/>
                                  <w:marTop w:val="0"/>
                                  <w:marBottom w:val="0"/>
                                  <w:divBdr>
                                    <w:top w:val="none" w:sz="0" w:space="0" w:color="auto"/>
                                    <w:left w:val="none" w:sz="0" w:space="0" w:color="auto"/>
                                    <w:bottom w:val="none" w:sz="0" w:space="0" w:color="auto"/>
                                    <w:right w:val="none" w:sz="0" w:space="0" w:color="auto"/>
                                  </w:divBdr>
                                </w:div>
                                <w:div w:id="285045606">
                                  <w:marLeft w:val="640"/>
                                  <w:marRight w:val="0"/>
                                  <w:marTop w:val="0"/>
                                  <w:marBottom w:val="0"/>
                                  <w:divBdr>
                                    <w:top w:val="none" w:sz="0" w:space="0" w:color="auto"/>
                                    <w:left w:val="none" w:sz="0" w:space="0" w:color="auto"/>
                                    <w:bottom w:val="none" w:sz="0" w:space="0" w:color="auto"/>
                                    <w:right w:val="none" w:sz="0" w:space="0" w:color="auto"/>
                                  </w:divBdr>
                                </w:div>
                                <w:div w:id="305817365">
                                  <w:marLeft w:val="640"/>
                                  <w:marRight w:val="0"/>
                                  <w:marTop w:val="0"/>
                                  <w:marBottom w:val="0"/>
                                  <w:divBdr>
                                    <w:top w:val="none" w:sz="0" w:space="0" w:color="auto"/>
                                    <w:left w:val="none" w:sz="0" w:space="0" w:color="auto"/>
                                    <w:bottom w:val="none" w:sz="0" w:space="0" w:color="auto"/>
                                    <w:right w:val="none" w:sz="0" w:space="0" w:color="auto"/>
                                  </w:divBdr>
                                </w:div>
                                <w:div w:id="399135891">
                                  <w:marLeft w:val="640"/>
                                  <w:marRight w:val="0"/>
                                  <w:marTop w:val="0"/>
                                  <w:marBottom w:val="0"/>
                                  <w:divBdr>
                                    <w:top w:val="none" w:sz="0" w:space="0" w:color="auto"/>
                                    <w:left w:val="none" w:sz="0" w:space="0" w:color="auto"/>
                                    <w:bottom w:val="none" w:sz="0" w:space="0" w:color="auto"/>
                                    <w:right w:val="none" w:sz="0" w:space="0" w:color="auto"/>
                                  </w:divBdr>
                                </w:div>
                                <w:div w:id="526453863">
                                  <w:marLeft w:val="640"/>
                                  <w:marRight w:val="0"/>
                                  <w:marTop w:val="0"/>
                                  <w:marBottom w:val="0"/>
                                  <w:divBdr>
                                    <w:top w:val="none" w:sz="0" w:space="0" w:color="auto"/>
                                    <w:left w:val="none" w:sz="0" w:space="0" w:color="auto"/>
                                    <w:bottom w:val="none" w:sz="0" w:space="0" w:color="auto"/>
                                    <w:right w:val="none" w:sz="0" w:space="0" w:color="auto"/>
                                  </w:divBdr>
                                </w:div>
                                <w:div w:id="579801947">
                                  <w:marLeft w:val="640"/>
                                  <w:marRight w:val="0"/>
                                  <w:marTop w:val="0"/>
                                  <w:marBottom w:val="0"/>
                                  <w:divBdr>
                                    <w:top w:val="none" w:sz="0" w:space="0" w:color="auto"/>
                                    <w:left w:val="none" w:sz="0" w:space="0" w:color="auto"/>
                                    <w:bottom w:val="none" w:sz="0" w:space="0" w:color="auto"/>
                                    <w:right w:val="none" w:sz="0" w:space="0" w:color="auto"/>
                                  </w:divBdr>
                                </w:div>
                                <w:div w:id="641814680">
                                  <w:marLeft w:val="640"/>
                                  <w:marRight w:val="0"/>
                                  <w:marTop w:val="0"/>
                                  <w:marBottom w:val="0"/>
                                  <w:divBdr>
                                    <w:top w:val="none" w:sz="0" w:space="0" w:color="auto"/>
                                    <w:left w:val="none" w:sz="0" w:space="0" w:color="auto"/>
                                    <w:bottom w:val="none" w:sz="0" w:space="0" w:color="auto"/>
                                    <w:right w:val="none" w:sz="0" w:space="0" w:color="auto"/>
                                  </w:divBdr>
                                </w:div>
                                <w:div w:id="729184689">
                                  <w:marLeft w:val="640"/>
                                  <w:marRight w:val="0"/>
                                  <w:marTop w:val="0"/>
                                  <w:marBottom w:val="0"/>
                                  <w:divBdr>
                                    <w:top w:val="none" w:sz="0" w:space="0" w:color="auto"/>
                                    <w:left w:val="none" w:sz="0" w:space="0" w:color="auto"/>
                                    <w:bottom w:val="none" w:sz="0" w:space="0" w:color="auto"/>
                                    <w:right w:val="none" w:sz="0" w:space="0" w:color="auto"/>
                                  </w:divBdr>
                                </w:div>
                                <w:div w:id="798837961">
                                  <w:marLeft w:val="640"/>
                                  <w:marRight w:val="0"/>
                                  <w:marTop w:val="0"/>
                                  <w:marBottom w:val="0"/>
                                  <w:divBdr>
                                    <w:top w:val="none" w:sz="0" w:space="0" w:color="auto"/>
                                    <w:left w:val="none" w:sz="0" w:space="0" w:color="auto"/>
                                    <w:bottom w:val="none" w:sz="0" w:space="0" w:color="auto"/>
                                    <w:right w:val="none" w:sz="0" w:space="0" w:color="auto"/>
                                  </w:divBdr>
                                </w:div>
                                <w:div w:id="828447445">
                                  <w:marLeft w:val="640"/>
                                  <w:marRight w:val="0"/>
                                  <w:marTop w:val="0"/>
                                  <w:marBottom w:val="0"/>
                                  <w:divBdr>
                                    <w:top w:val="none" w:sz="0" w:space="0" w:color="auto"/>
                                    <w:left w:val="none" w:sz="0" w:space="0" w:color="auto"/>
                                    <w:bottom w:val="none" w:sz="0" w:space="0" w:color="auto"/>
                                    <w:right w:val="none" w:sz="0" w:space="0" w:color="auto"/>
                                  </w:divBdr>
                                </w:div>
                                <w:div w:id="910577161">
                                  <w:marLeft w:val="640"/>
                                  <w:marRight w:val="0"/>
                                  <w:marTop w:val="0"/>
                                  <w:marBottom w:val="0"/>
                                  <w:divBdr>
                                    <w:top w:val="none" w:sz="0" w:space="0" w:color="auto"/>
                                    <w:left w:val="none" w:sz="0" w:space="0" w:color="auto"/>
                                    <w:bottom w:val="none" w:sz="0" w:space="0" w:color="auto"/>
                                    <w:right w:val="none" w:sz="0" w:space="0" w:color="auto"/>
                                  </w:divBdr>
                                </w:div>
                                <w:div w:id="1156921990">
                                  <w:marLeft w:val="640"/>
                                  <w:marRight w:val="0"/>
                                  <w:marTop w:val="0"/>
                                  <w:marBottom w:val="0"/>
                                  <w:divBdr>
                                    <w:top w:val="none" w:sz="0" w:space="0" w:color="auto"/>
                                    <w:left w:val="none" w:sz="0" w:space="0" w:color="auto"/>
                                    <w:bottom w:val="none" w:sz="0" w:space="0" w:color="auto"/>
                                    <w:right w:val="none" w:sz="0" w:space="0" w:color="auto"/>
                                  </w:divBdr>
                                </w:div>
                                <w:div w:id="1249117314">
                                  <w:marLeft w:val="640"/>
                                  <w:marRight w:val="0"/>
                                  <w:marTop w:val="0"/>
                                  <w:marBottom w:val="0"/>
                                  <w:divBdr>
                                    <w:top w:val="none" w:sz="0" w:space="0" w:color="auto"/>
                                    <w:left w:val="none" w:sz="0" w:space="0" w:color="auto"/>
                                    <w:bottom w:val="none" w:sz="0" w:space="0" w:color="auto"/>
                                    <w:right w:val="none" w:sz="0" w:space="0" w:color="auto"/>
                                  </w:divBdr>
                                </w:div>
                                <w:div w:id="1305894723">
                                  <w:marLeft w:val="640"/>
                                  <w:marRight w:val="0"/>
                                  <w:marTop w:val="0"/>
                                  <w:marBottom w:val="0"/>
                                  <w:divBdr>
                                    <w:top w:val="none" w:sz="0" w:space="0" w:color="auto"/>
                                    <w:left w:val="none" w:sz="0" w:space="0" w:color="auto"/>
                                    <w:bottom w:val="none" w:sz="0" w:space="0" w:color="auto"/>
                                    <w:right w:val="none" w:sz="0" w:space="0" w:color="auto"/>
                                  </w:divBdr>
                                </w:div>
                                <w:div w:id="1336374252">
                                  <w:marLeft w:val="640"/>
                                  <w:marRight w:val="0"/>
                                  <w:marTop w:val="0"/>
                                  <w:marBottom w:val="0"/>
                                  <w:divBdr>
                                    <w:top w:val="none" w:sz="0" w:space="0" w:color="auto"/>
                                    <w:left w:val="none" w:sz="0" w:space="0" w:color="auto"/>
                                    <w:bottom w:val="none" w:sz="0" w:space="0" w:color="auto"/>
                                    <w:right w:val="none" w:sz="0" w:space="0" w:color="auto"/>
                                  </w:divBdr>
                                </w:div>
                                <w:div w:id="1362322887">
                                  <w:marLeft w:val="640"/>
                                  <w:marRight w:val="0"/>
                                  <w:marTop w:val="0"/>
                                  <w:marBottom w:val="0"/>
                                  <w:divBdr>
                                    <w:top w:val="none" w:sz="0" w:space="0" w:color="auto"/>
                                    <w:left w:val="none" w:sz="0" w:space="0" w:color="auto"/>
                                    <w:bottom w:val="none" w:sz="0" w:space="0" w:color="auto"/>
                                    <w:right w:val="none" w:sz="0" w:space="0" w:color="auto"/>
                                  </w:divBdr>
                                </w:div>
                                <w:div w:id="1373766357">
                                  <w:marLeft w:val="640"/>
                                  <w:marRight w:val="0"/>
                                  <w:marTop w:val="0"/>
                                  <w:marBottom w:val="0"/>
                                  <w:divBdr>
                                    <w:top w:val="none" w:sz="0" w:space="0" w:color="auto"/>
                                    <w:left w:val="none" w:sz="0" w:space="0" w:color="auto"/>
                                    <w:bottom w:val="none" w:sz="0" w:space="0" w:color="auto"/>
                                    <w:right w:val="none" w:sz="0" w:space="0" w:color="auto"/>
                                  </w:divBdr>
                                </w:div>
                                <w:div w:id="1510295951">
                                  <w:marLeft w:val="640"/>
                                  <w:marRight w:val="0"/>
                                  <w:marTop w:val="0"/>
                                  <w:marBottom w:val="0"/>
                                  <w:divBdr>
                                    <w:top w:val="none" w:sz="0" w:space="0" w:color="auto"/>
                                    <w:left w:val="none" w:sz="0" w:space="0" w:color="auto"/>
                                    <w:bottom w:val="none" w:sz="0" w:space="0" w:color="auto"/>
                                    <w:right w:val="none" w:sz="0" w:space="0" w:color="auto"/>
                                  </w:divBdr>
                                </w:div>
                                <w:div w:id="1637638570">
                                  <w:marLeft w:val="640"/>
                                  <w:marRight w:val="0"/>
                                  <w:marTop w:val="0"/>
                                  <w:marBottom w:val="0"/>
                                  <w:divBdr>
                                    <w:top w:val="none" w:sz="0" w:space="0" w:color="auto"/>
                                    <w:left w:val="none" w:sz="0" w:space="0" w:color="auto"/>
                                    <w:bottom w:val="none" w:sz="0" w:space="0" w:color="auto"/>
                                    <w:right w:val="none" w:sz="0" w:space="0" w:color="auto"/>
                                  </w:divBdr>
                                </w:div>
                                <w:div w:id="1683360633">
                                  <w:marLeft w:val="640"/>
                                  <w:marRight w:val="0"/>
                                  <w:marTop w:val="0"/>
                                  <w:marBottom w:val="0"/>
                                  <w:divBdr>
                                    <w:top w:val="none" w:sz="0" w:space="0" w:color="auto"/>
                                    <w:left w:val="none" w:sz="0" w:space="0" w:color="auto"/>
                                    <w:bottom w:val="none" w:sz="0" w:space="0" w:color="auto"/>
                                    <w:right w:val="none" w:sz="0" w:space="0" w:color="auto"/>
                                  </w:divBdr>
                                </w:div>
                                <w:div w:id="1683778111">
                                  <w:marLeft w:val="640"/>
                                  <w:marRight w:val="0"/>
                                  <w:marTop w:val="0"/>
                                  <w:marBottom w:val="0"/>
                                  <w:divBdr>
                                    <w:top w:val="none" w:sz="0" w:space="0" w:color="auto"/>
                                    <w:left w:val="none" w:sz="0" w:space="0" w:color="auto"/>
                                    <w:bottom w:val="none" w:sz="0" w:space="0" w:color="auto"/>
                                    <w:right w:val="none" w:sz="0" w:space="0" w:color="auto"/>
                                  </w:divBdr>
                                </w:div>
                                <w:div w:id="1721972599">
                                  <w:marLeft w:val="640"/>
                                  <w:marRight w:val="0"/>
                                  <w:marTop w:val="0"/>
                                  <w:marBottom w:val="0"/>
                                  <w:divBdr>
                                    <w:top w:val="none" w:sz="0" w:space="0" w:color="auto"/>
                                    <w:left w:val="none" w:sz="0" w:space="0" w:color="auto"/>
                                    <w:bottom w:val="none" w:sz="0" w:space="0" w:color="auto"/>
                                    <w:right w:val="none" w:sz="0" w:space="0" w:color="auto"/>
                                  </w:divBdr>
                                </w:div>
                                <w:div w:id="1737048252">
                                  <w:marLeft w:val="640"/>
                                  <w:marRight w:val="0"/>
                                  <w:marTop w:val="0"/>
                                  <w:marBottom w:val="0"/>
                                  <w:divBdr>
                                    <w:top w:val="none" w:sz="0" w:space="0" w:color="auto"/>
                                    <w:left w:val="none" w:sz="0" w:space="0" w:color="auto"/>
                                    <w:bottom w:val="none" w:sz="0" w:space="0" w:color="auto"/>
                                    <w:right w:val="none" w:sz="0" w:space="0" w:color="auto"/>
                                  </w:divBdr>
                                </w:div>
                                <w:div w:id="1829007021">
                                  <w:marLeft w:val="640"/>
                                  <w:marRight w:val="0"/>
                                  <w:marTop w:val="0"/>
                                  <w:marBottom w:val="0"/>
                                  <w:divBdr>
                                    <w:top w:val="none" w:sz="0" w:space="0" w:color="auto"/>
                                    <w:left w:val="none" w:sz="0" w:space="0" w:color="auto"/>
                                    <w:bottom w:val="none" w:sz="0" w:space="0" w:color="auto"/>
                                    <w:right w:val="none" w:sz="0" w:space="0" w:color="auto"/>
                                  </w:divBdr>
                                </w:div>
                                <w:div w:id="1834908829">
                                  <w:marLeft w:val="640"/>
                                  <w:marRight w:val="0"/>
                                  <w:marTop w:val="0"/>
                                  <w:marBottom w:val="0"/>
                                  <w:divBdr>
                                    <w:top w:val="none" w:sz="0" w:space="0" w:color="auto"/>
                                    <w:left w:val="none" w:sz="0" w:space="0" w:color="auto"/>
                                    <w:bottom w:val="none" w:sz="0" w:space="0" w:color="auto"/>
                                    <w:right w:val="none" w:sz="0" w:space="0" w:color="auto"/>
                                  </w:divBdr>
                                </w:div>
                                <w:div w:id="1947153141">
                                  <w:marLeft w:val="640"/>
                                  <w:marRight w:val="0"/>
                                  <w:marTop w:val="0"/>
                                  <w:marBottom w:val="0"/>
                                  <w:divBdr>
                                    <w:top w:val="none" w:sz="0" w:space="0" w:color="auto"/>
                                    <w:left w:val="none" w:sz="0" w:space="0" w:color="auto"/>
                                    <w:bottom w:val="none" w:sz="0" w:space="0" w:color="auto"/>
                                    <w:right w:val="none" w:sz="0" w:space="0" w:color="auto"/>
                                  </w:divBdr>
                                </w:div>
                                <w:div w:id="1995794716">
                                  <w:marLeft w:val="640"/>
                                  <w:marRight w:val="0"/>
                                  <w:marTop w:val="0"/>
                                  <w:marBottom w:val="0"/>
                                  <w:divBdr>
                                    <w:top w:val="none" w:sz="0" w:space="0" w:color="auto"/>
                                    <w:left w:val="none" w:sz="0" w:space="0" w:color="auto"/>
                                    <w:bottom w:val="none" w:sz="0" w:space="0" w:color="auto"/>
                                    <w:right w:val="none" w:sz="0" w:space="0" w:color="auto"/>
                                  </w:divBdr>
                                </w:div>
                                <w:div w:id="2024548659">
                                  <w:marLeft w:val="640"/>
                                  <w:marRight w:val="0"/>
                                  <w:marTop w:val="0"/>
                                  <w:marBottom w:val="0"/>
                                  <w:divBdr>
                                    <w:top w:val="none" w:sz="0" w:space="0" w:color="auto"/>
                                    <w:left w:val="none" w:sz="0" w:space="0" w:color="auto"/>
                                    <w:bottom w:val="none" w:sz="0" w:space="0" w:color="auto"/>
                                    <w:right w:val="none" w:sz="0" w:space="0" w:color="auto"/>
                                  </w:divBdr>
                                </w:div>
                                <w:div w:id="2079940494">
                                  <w:marLeft w:val="640"/>
                                  <w:marRight w:val="0"/>
                                  <w:marTop w:val="0"/>
                                  <w:marBottom w:val="0"/>
                                  <w:divBdr>
                                    <w:top w:val="none" w:sz="0" w:space="0" w:color="auto"/>
                                    <w:left w:val="none" w:sz="0" w:space="0" w:color="auto"/>
                                    <w:bottom w:val="none" w:sz="0" w:space="0" w:color="auto"/>
                                    <w:right w:val="none" w:sz="0" w:space="0" w:color="auto"/>
                                  </w:divBdr>
                                </w:div>
                                <w:div w:id="2099327367">
                                  <w:marLeft w:val="640"/>
                                  <w:marRight w:val="0"/>
                                  <w:marTop w:val="0"/>
                                  <w:marBottom w:val="0"/>
                                  <w:divBdr>
                                    <w:top w:val="none" w:sz="0" w:space="0" w:color="auto"/>
                                    <w:left w:val="none" w:sz="0" w:space="0" w:color="auto"/>
                                    <w:bottom w:val="none" w:sz="0" w:space="0" w:color="auto"/>
                                    <w:right w:val="none" w:sz="0" w:space="0" w:color="auto"/>
                                  </w:divBdr>
                                </w:div>
                              </w:divsChild>
                            </w:div>
                            <w:div w:id="395279321">
                              <w:marLeft w:val="0"/>
                              <w:marRight w:val="0"/>
                              <w:marTop w:val="0"/>
                              <w:marBottom w:val="0"/>
                              <w:divBdr>
                                <w:top w:val="none" w:sz="0" w:space="0" w:color="auto"/>
                                <w:left w:val="none" w:sz="0" w:space="0" w:color="auto"/>
                                <w:bottom w:val="none" w:sz="0" w:space="0" w:color="auto"/>
                                <w:right w:val="none" w:sz="0" w:space="0" w:color="auto"/>
                              </w:divBdr>
                              <w:divsChild>
                                <w:div w:id="102043733">
                                  <w:marLeft w:val="640"/>
                                  <w:marRight w:val="0"/>
                                  <w:marTop w:val="0"/>
                                  <w:marBottom w:val="0"/>
                                  <w:divBdr>
                                    <w:top w:val="none" w:sz="0" w:space="0" w:color="auto"/>
                                    <w:left w:val="none" w:sz="0" w:space="0" w:color="auto"/>
                                    <w:bottom w:val="none" w:sz="0" w:space="0" w:color="auto"/>
                                    <w:right w:val="none" w:sz="0" w:space="0" w:color="auto"/>
                                  </w:divBdr>
                                </w:div>
                                <w:div w:id="113794501">
                                  <w:marLeft w:val="640"/>
                                  <w:marRight w:val="0"/>
                                  <w:marTop w:val="0"/>
                                  <w:marBottom w:val="0"/>
                                  <w:divBdr>
                                    <w:top w:val="none" w:sz="0" w:space="0" w:color="auto"/>
                                    <w:left w:val="none" w:sz="0" w:space="0" w:color="auto"/>
                                    <w:bottom w:val="none" w:sz="0" w:space="0" w:color="auto"/>
                                    <w:right w:val="none" w:sz="0" w:space="0" w:color="auto"/>
                                  </w:divBdr>
                                </w:div>
                                <w:div w:id="133376647">
                                  <w:marLeft w:val="640"/>
                                  <w:marRight w:val="0"/>
                                  <w:marTop w:val="0"/>
                                  <w:marBottom w:val="0"/>
                                  <w:divBdr>
                                    <w:top w:val="none" w:sz="0" w:space="0" w:color="auto"/>
                                    <w:left w:val="none" w:sz="0" w:space="0" w:color="auto"/>
                                    <w:bottom w:val="none" w:sz="0" w:space="0" w:color="auto"/>
                                    <w:right w:val="none" w:sz="0" w:space="0" w:color="auto"/>
                                  </w:divBdr>
                                </w:div>
                                <w:div w:id="161169574">
                                  <w:marLeft w:val="640"/>
                                  <w:marRight w:val="0"/>
                                  <w:marTop w:val="0"/>
                                  <w:marBottom w:val="0"/>
                                  <w:divBdr>
                                    <w:top w:val="none" w:sz="0" w:space="0" w:color="auto"/>
                                    <w:left w:val="none" w:sz="0" w:space="0" w:color="auto"/>
                                    <w:bottom w:val="none" w:sz="0" w:space="0" w:color="auto"/>
                                    <w:right w:val="none" w:sz="0" w:space="0" w:color="auto"/>
                                  </w:divBdr>
                                </w:div>
                                <w:div w:id="271206751">
                                  <w:marLeft w:val="640"/>
                                  <w:marRight w:val="0"/>
                                  <w:marTop w:val="0"/>
                                  <w:marBottom w:val="0"/>
                                  <w:divBdr>
                                    <w:top w:val="none" w:sz="0" w:space="0" w:color="auto"/>
                                    <w:left w:val="none" w:sz="0" w:space="0" w:color="auto"/>
                                    <w:bottom w:val="none" w:sz="0" w:space="0" w:color="auto"/>
                                    <w:right w:val="none" w:sz="0" w:space="0" w:color="auto"/>
                                  </w:divBdr>
                                </w:div>
                                <w:div w:id="283344774">
                                  <w:marLeft w:val="640"/>
                                  <w:marRight w:val="0"/>
                                  <w:marTop w:val="0"/>
                                  <w:marBottom w:val="0"/>
                                  <w:divBdr>
                                    <w:top w:val="none" w:sz="0" w:space="0" w:color="auto"/>
                                    <w:left w:val="none" w:sz="0" w:space="0" w:color="auto"/>
                                    <w:bottom w:val="none" w:sz="0" w:space="0" w:color="auto"/>
                                    <w:right w:val="none" w:sz="0" w:space="0" w:color="auto"/>
                                  </w:divBdr>
                                </w:div>
                                <w:div w:id="508569111">
                                  <w:marLeft w:val="640"/>
                                  <w:marRight w:val="0"/>
                                  <w:marTop w:val="0"/>
                                  <w:marBottom w:val="0"/>
                                  <w:divBdr>
                                    <w:top w:val="none" w:sz="0" w:space="0" w:color="auto"/>
                                    <w:left w:val="none" w:sz="0" w:space="0" w:color="auto"/>
                                    <w:bottom w:val="none" w:sz="0" w:space="0" w:color="auto"/>
                                    <w:right w:val="none" w:sz="0" w:space="0" w:color="auto"/>
                                  </w:divBdr>
                                </w:div>
                                <w:div w:id="564998447">
                                  <w:marLeft w:val="640"/>
                                  <w:marRight w:val="0"/>
                                  <w:marTop w:val="0"/>
                                  <w:marBottom w:val="0"/>
                                  <w:divBdr>
                                    <w:top w:val="none" w:sz="0" w:space="0" w:color="auto"/>
                                    <w:left w:val="none" w:sz="0" w:space="0" w:color="auto"/>
                                    <w:bottom w:val="none" w:sz="0" w:space="0" w:color="auto"/>
                                    <w:right w:val="none" w:sz="0" w:space="0" w:color="auto"/>
                                  </w:divBdr>
                                </w:div>
                                <w:div w:id="720984299">
                                  <w:marLeft w:val="640"/>
                                  <w:marRight w:val="0"/>
                                  <w:marTop w:val="0"/>
                                  <w:marBottom w:val="0"/>
                                  <w:divBdr>
                                    <w:top w:val="none" w:sz="0" w:space="0" w:color="auto"/>
                                    <w:left w:val="none" w:sz="0" w:space="0" w:color="auto"/>
                                    <w:bottom w:val="none" w:sz="0" w:space="0" w:color="auto"/>
                                    <w:right w:val="none" w:sz="0" w:space="0" w:color="auto"/>
                                  </w:divBdr>
                                </w:div>
                                <w:div w:id="878275117">
                                  <w:marLeft w:val="640"/>
                                  <w:marRight w:val="0"/>
                                  <w:marTop w:val="0"/>
                                  <w:marBottom w:val="0"/>
                                  <w:divBdr>
                                    <w:top w:val="none" w:sz="0" w:space="0" w:color="auto"/>
                                    <w:left w:val="none" w:sz="0" w:space="0" w:color="auto"/>
                                    <w:bottom w:val="none" w:sz="0" w:space="0" w:color="auto"/>
                                    <w:right w:val="none" w:sz="0" w:space="0" w:color="auto"/>
                                  </w:divBdr>
                                </w:div>
                                <w:div w:id="901910041">
                                  <w:marLeft w:val="640"/>
                                  <w:marRight w:val="0"/>
                                  <w:marTop w:val="0"/>
                                  <w:marBottom w:val="0"/>
                                  <w:divBdr>
                                    <w:top w:val="none" w:sz="0" w:space="0" w:color="auto"/>
                                    <w:left w:val="none" w:sz="0" w:space="0" w:color="auto"/>
                                    <w:bottom w:val="none" w:sz="0" w:space="0" w:color="auto"/>
                                    <w:right w:val="none" w:sz="0" w:space="0" w:color="auto"/>
                                  </w:divBdr>
                                </w:div>
                                <w:div w:id="969554777">
                                  <w:marLeft w:val="640"/>
                                  <w:marRight w:val="0"/>
                                  <w:marTop w:val="0"/>
                                  <w:marBottom w:val="0"/>
                                  <w:divBdr>
                                    <w:top w:val="none" w:sz="0" w:space="0" w:color="auto"/>
                                    <w:left w:val="none" w:sz="0" w:space="0" w:color="auto"/>
                                    <w:bottom w:val="none" w:sz="0" w:space="0" w:color="auto"/>
                                    <w:right w:val="none" w:sz="0" w:space="0" w:color="auto"/>
                                  </w:divBdr>
                                </w:div>
                                <w:div w:id="997226674">
                                  <w:marLeft w:val="640"/>
                                  <w:marRight w:val="0"/>
                                  <w:marTop w:val="0"/>
                                  <w:marBottom w:val="0"/>
                                  <w:divBdr>
                                    <w:top w:val="none" w:sz="0" w:space="0" w:color="auto"/>
                                    <w:left w:val="none" w:sz="0" w:space="0" w:color="auto"/>
                                    <w:bottom w:val="none" w:sz="0" w:space="0" w:color="auto"/>
                                    <w:right w:val="none" w:sz="0" w:space="0" w:color="auto"/>
                                  </w:divBdr>
                                </w:div>
                                <w:div w:id="1037513190">
                                  <w:marLeft w:val="640"/>
                                  <w:marRight w:val="0"/>
                                  <w:marTop w:val="0"/>
                                  <w:marBottom w:val="0"/>
                                  <w:divBdr>
                                    <w:top w:val="none" w:sz="0" w:space="0" w:color="auto"/>
                                    <w:left w:val="none" w:sz="0" w:space="0" w:color="auto"/>
                                    <w:bottom w:val="none" w:sz="0" w:space="0" w:color="auto"/>
                                    <w:right w:val="none" w:sz="0" w:space="0" w:color="auto"/>
                                  </w:divBdr>
                                </w:div>
                                <w:div w:id="1086417766">
                                  <w:marLeft w:val="640"/>
                                  <w:marRight w:val="0"/>
                                  <w:marTop w:val="0"/>
                                  <w:marBottom w:val="0"/>
                                  <w:divBdr>
                                    <w:top w:val="none" w:sz="0" w:space="0" w:color="auto"/>
                                    <w:left w:val="none" w:sz="0" w:space="0" w:color="auto"/>
                                    <w:bottom w:val="none" w:sz="0" w:space="0" w:color="auto"/>
                                    <w:right w:val="none" w:sz="0" w:space="0" w:color="auto"/>
                                  </w:divBdr>
                                </w:div>
                                <w:div w:id="1168910204">
                                  <w:marLeft w:val="640"/>
                                  <w:marRight w:val="0"/>
                                  <w:marTop w:val="0"/>
                                  <w:marBottom w:val="0"/>
                                  <w:divBdr>
                                    <w:top w:val="none" w:sz="0" w:space="0" w:color="auto"/>
                                    <w:left w:val="none" w:sz="0" w:space="0" w:color="auto"/>
                                    <w:bottom w:val="none" w:sz="0" w:space="0" w:color="auto"/>
                                    <w:right w:val="none" w:sz="0" w:space="0" w:color="auto"/>
                                  </w:divBdr>
                                </w:div>
                                <w:div w:id="1172994083">
                                  <w:marLeft w:val="640"/>
                                  <w:marRight w:val="0"/>
                                  <w:marTop w:val="0"/>
                                  <w:marBottom w:val="0"/>
                                  <w:divBdr>
                                    <w:top w:val="none" w:sz="0" w:space="0" w:color="auto"/>
                                    <w:left w:val="none" w:sz="0" w:space="0" w:color="auto"/>
                                    <w:bottom w:val="none" w:sz="0" w:space="0" w:color="auto"/>
                                    <w:right w:val="none" w:sz="0" w:space="0" w:color="auto"/>
                                  </w:divBdr>
                                </w:div>
                                <w:div w:id="1352949117">
                                  <w:marLeft w:val="640"/>
                                  <w:marRight w:val="0"/>
                                  <w:marTop w:val="0"/>
                                  <w:marBottom w:val="0"/>
                                  <w:divBdr>
                                    <w:top w:val="none" w:sz="0" w:space="0" w:color="auto"/>
                                    <w:left w:val="none" w:sz="0" w:space="0" w:color="auto"/>
                                    <w:bottom w:val="none" w:sz="0" w:space="0" w:color="auto"/>
                                    <w:right w:val="none" w:sz="0" w:space="0" w:color="auto"/>
                                  </w:divBdr>
                                </w:div>
                                <w:div w:id="1397439848">
                                  <w:marLeft w:val="640"/>
                                  <w:marRight w:val="0"/>
                                  <w:marTop w:val="0"/>
                                  <w:marBottom w:val="0"/>
                                  <w:divBdr>
                                    <w:top w:val="none" w:sz="0" w:space="0" w:color="auto"/>
                                    <w:left w:val="none" w:sz="0" w:space="0" w:color="auto"/>
                                    <w:bottom w:val="none" w:sz="0" w:space="0" w:color="auto"/>
                                    <w:right w:val="none" w:sz="0" w:space="0" w:color="auto"/>
                                  </w:divBdr>
                                </w:div>
                                <w:div w:id="1411610455">
                                  <w:marLeft w:val="640"/>
                                  <w:marRight w:val="0"/>
                                  <w:marTop w:val="0"/>
                                  <w:marBottom w:val="0"/>
                                  <w:divBdr>
                                    <w:top w:val="none" w:sz="0" w:space="0" w:color="auto"/>
                                    <w:left w:val="none" w:sz="0" w:space="0" w:color="auto"/>
                                    <w:bottom w:val="none" w:sz="0" w:space="0" w:color="auto"/>
                                    <w:right w:val="none" w:sz="0" w:space="0" w:color="auto"/>
                                  </w:divBdr>
                                </w:div>
                                <w:div w:id="1476604557">
                                  <w:marLeft w:val="640"/>
                                  <w:marRight w:val="0"/>
                                  <w:marTop w:val="0"/>
                                  <w:marBottom w:val="0"/>
                                  <w:divBdr>
                                    <w:top w:val="none" w:sz="0" w:space="0" w:color="auto"/>
                                    <w:left w:val="none" w:sz="0" w:space="0" w:color="auto"/>
                                    <w:bottom w:val="none" w:sz="0" w:space="0" w:color="auto"/>
                                    <w:right w:val="none" w:sz="0" w:space="0" w:color="auto"/>
                                  </w:divBdr>
                                </w:div>
                                <w:div w:id="1566722084">
                                  <w:marLeft w:val="640"/>
                                  <w:marRight w:val="0"/>
                                  <w:marTop w:val="0"/>
                                  <w:marBottom w:val="0"/>
                                  <w:divBdr>
                                    <w:top w:val="none" w:sz="0" w:space="0" w:color="auto"/>
                                    <w:left w:val="none" w:sz="0" w:space="0" w:color="auto"/>
                                    <w:bottom w:val="none" w:sz="0" w:space="0" w:color="auto"/>
                                    <w:right w:val="none" w:sz="0" w:space="0" w:color="auto"/>
                                  </w:divBdr>
                                </w:div>
                                <w:div w:id="1566836643">
                                  <w:marLeft w:val="640"/>
                                  <w:marRight w:val="0"/>
                                  <w:marTop w:val="0"/>
                                  <w:marBottom w:val="0"/>
                                  <w:divBdr>
                                    <w:top w:val="none" w:sz="0" w:space="0" w:color="auto"/>
                                    <w:left w:val="none" w:sz="0" w:space="0" w:color="auto"/>
                                    <w:bottom w:val="none" w:sz="0" w:space="0" w:color="auto"/>
                                    <w:right w:val="none" w:sz="0" w:space="0" w:color="auto"/>
                                  </w:divBdr>
                                </w:div>
                                <w:div w:id="1589120645">
                                  <w:marLeft w:val="640"/>
                                  <w:marRight w:val="0"/>
                                  <w:marTop w:val="0"/>
                                  <w:marBottom w:val="0"/>
                                  <w:divBdr>
                                    <w:top w:val="none" w:sz="0" w:space="0" w:color="auto"/>
                                    <w:left w:val="none" w:sz="0" w:space="0" w:color="auto"/>
                                    <w:bottom w:val="none" w:sz="0" w:space="0" w:color="auto"/>
                                    <w:right w:val="none" w:sz="0" w:space="0" w:color="auto"/>
                                  </w:divBdr>
                                </w:div>
                                <w:div w:id="1629124560">
                                  <w:marLeft w:val="640"/>
                                  <w:marRight w:val="0"/>
                                  <w:marTop w:val="0"/>
                                  <w:marBottom w:val="0"/>
                                  <w:divBdr>
                                    <w:top w:val="none" w:sz="0" w:space="0" w:color="auto"/>
                                    <w:left w:val="none" w:sz="0" w:space="0" w:color="auto"/>
                                    <w:bottom w:val="none" w:sz="0" w:space="0" w:color="auto"/>
                                    <w:right w:val="none" w:sz="0" w:space="0" w:color="auto"/>
                                  </w:divBdr>
                                </w:div>
                                <w:div w:id="1660768732">
                                  <w:marLeft w:val="640"/>
                                  <w:marRight w:val="0"/>
                                  <w:marTop w:val="0"/>
                                  <w:marBottom w:val="0"/>
                                  <w:divBdr>
                                    <w:top w:val="none" w:sz="0" w:space="0" w:color="auto"/>
                                    <w:left w:val="none" w:sz="0" w:space="0" w:color="auto"/>
                                    <w:bottom w:val="none" w:sz="0" w:space="0" w:color="auto"/>
                                    <w:right w:val="none" w:sz="0" w:space="0" w:color="auto"/>
                                  </w:divBdr>
                                </w:div>
                                <w:div w:id="1786725934">
                                  <w:marLeft w:val="640"/>
                                  <w:marRight w:val="0"/>
                                  <w:marTop w:val="0"/>
                                  <w:marBottom w:val="0"/>
                                  <w:divBdr>
                                    <w:top w:val="none" w:sz="0" w:space="0" w:color="auto"/>
                                    <w:left w:val="none" w:sz="0" w:space="0" w:color="auto"/>
                                    <w:bottom w:val="none" w:sz="0" w:space="0" w:color="auto"/>
                                    <w:right w:val="none" w:sz="0" w:space="0" w:color="auto"/>
                                  </w:divBdr>
                                </w:div>
                                <w:div w:id="1821923882">
                                  <w:marLeft w:val="640"/>
                                  <w:marRight w:val="0"/>
                                  <w:marTop w:val="0"/>
                                  <w:marBottom w:val="0"/>
                                  <w:divBdr>
                                    <w:top w:val="none" w:sz="0" w:space="0" w:color="auto"/>
                                    <w:left w:val="none" w:sz="0" w:space="0" w:color="auto"/>
                                    <w:bottom w:val="none" w:sz="0" w:space="0" w:color="auto"/>
                                    <w:right w:val="none" w:sz="0" w:space="0" w:color="auto"/>
                                  </w:divBdr>
                                </w:div>
                                <w:div w:id="1824351608">
                                  <w:marLeft w:val="640"/>
                                  <w:marRight w:val="0"/>
                                  <w:marTop w:val="0"/>
                                  <w:marBottom w:val="0"/>
                                  <w:divBdr>
                                    <w:top w:val="none" w:sz="0" w:space="0" w:color="auto"/>
                                    <w:left w:val="none" w:sz="0" w:space="0" w:color="auto"/>
                                    <w:bottom w:val="none" w:sz="0" w:space="0" w:color="auto"/>
                                    <w:right w:val="none" w:sz="0" w:space="0" w:color="auto"/>
                                  </w:divBdr>
                                </w:div>
                                <w:div w:id="2023390616">
                                  <w:marLeft w:val="640"/>
                                  <w:marRight w:val="0"/>
                                  <w:marTop w:val="0"/>
                                  <w:marBottom w:val="0"/>
                                  <w:divBdr>
                                    <w:top w:val="none" w:sz="0" w:space="0" w:color="auto"/>
                                    <w:left w:val="none" w:sz="0" w:space="0" w:color="auto"/>
                                    <w:bottom w:val="none" w:sz="0" w:space="0" w:color="auto"/>
                                    <w:right w:val="none" w:sz="0" w:space="0" w:color="auto"/>
                                  </w:divBdr>
                                </w:div>
                                <w:div w:id="2053073989">
                                  <w:marLeft w:val="640"/>
                                  <w:marRight w:val="0"/>
                                  <w:marTop w:val="0"/>
                                  <w:marBottom w:val="0"/>
                                  <w:divBdr>
                                    <w:top w:val="none" w:sz="0" w:space="0" w:color="auto"/>
                                    <w:left w:val="none" w:sz="0" w:space="0" w:color="auto"/>
                                    <w:bottom w:val="none" w:sz="0" w:space="0" w:color="auto"/>
                                    <w:right w:val="none" w:sz="0" w:space="0" w:color="auto"/>
                                  </w:divBdr>
                                </w:div>
                              </w:divsChild>
                            </w:div>
                            <w:div w:id="400712264">
                              <w:marLeft w:val="0"/>
                              <w:marRight w:val="0"/>
                              <w:marTop w:val="0"/>
                              <w:marBottom w:val="0"/>
                              <w:divBdr>
                                <w:top w:val="none" w:sz="0" w:space="0" w:color="auto"/>
                                <w:left w:val="none" w:sz="0" w:space="0" w:color="auto"/>
                                <w:bottom w:val="none" w:sz="0" w:space="0" w:color="auto"/>
                                <w:right w:val="none" w:sz="0" w:space="0" w:color="auto"/>
                              </w:divBdr>
                              <w:divsChild>
                                <w:div w:id="76172462">
                                  <w:marLeft w:val="640"/>
                                  <w:marRight w:val="0"/>
                                  <w:marTop w:val="0"/>
                                  <w:marBottom w:val="0"/>
                                  <w:divBdr>
                                    <w:top w:val="none" w:sz="0" w:space="0" w:color="auto"/>
                                    <w:left w:val="none" w:sz="0" w:space="0" w:color="auto"/>
                                    <w:bottom w:val="none" w:sz="0" w:space="0" w:color="auto"/>
                                    <w:right w:val="none" w:sz="0" w:space="0" w:color="auto"/>
                                  </w:divBdr>
                                </w:div>
                                <w:div w:id="204828977">
                                  <w:marLeft w:val="640"/>
                                  <w:marRight w:val="0"/>
                                  <w:marTop w:val="0"/>
                                  <w:marBottom w:val="0"/>
                                  <w:divBdr>
                                    <w:top w:val="none" w:sz="0" w:space="0" w:color="auto"/>
                                    <w:left w:val="none" w:sz="0" w:space="0" w:color="auto"/>
                                    <w:bottom w:val="none" w:sz="0" w:space="0" w:color="auto"/>
                                    <w:right w:val="none" w:sz="0" w:space="0" w:color="auto"/>
                                  </w:divBdr>
                                </w:div>
                                <w:div w:id="211696625">
                                  <w:marLeft w:val="640"/>
                                  <w:marRight w:val="0"/>
                                  <w:marTop w:val="0"/>
                                  <w:marBottom w:val="0"/>
                                  <w:divBdr>
                                    <w:top w:val="none" w:sz="0" w:space="0" w:color="auto"/>
                                    <w:left w:val="none" w:sz="0" w:space="0" w:color="auto"/>
                                    <w:bottom w:val="none" w:sz="0" w:space="0" w:color="auto"/>
                                    <w:right w:val="none" w:sz="0" w:space="0" w:color="auto"/>
                                  </w:divBdr>
                                </w:div>
                                <w:div w:id="227034925">
                                  <w:marLeft w:val="640"/>
                                  <w:marRight w:val="0"/>
                                  <w:marTop w:val="0"/>
                                  <w:marBottom w:val="0"/>
                                  <w:divBdr>
                                    <w:top w:val="none" w:sz="0" w:space="0" w:color="auto"/>
                                    <w:left w:val="none" w:sz="0" w:space="0" w:color="auto"/>
                                    <w:bottom w:val="none" w:sz="0" w:space="0" w:color="auto"/>
                                    <w:right w:val="none" w:sz="0" w:space="0" w:color="auto"/>
                                  </w:divBdr>
                                </w:div>
                                <w:div w:id="277224956">
                                  <w:marLeft w:val="640"/>
                                  <w:marRight w:val="0"/>
                                  <w:marTop w:val="0"/>
                                  <w:marBottom w:val="0"/>
                                  <w:divBdr>
                                    <w:top w:val="none" w:sz="0" w:space="0" w:color="auto"/>
                                    <w:left w:val="none" w:sz="0" w:space="0" w:color="auto"/>
                                    <w:bottom w:val="none" w:sz="0" w:space="0" w:color="auto"/>
                                    <w:right w:val="none" w:sz="0" w:space="0" w:color="auto"/>
                                  </w:divBdr>
                                </w:div>
                                <w:div w:id="290867899">
                                  <w:marLeft w:val="640"/>
                                  <w:marRight w:val="0"/>
                                  <w:marTop w:val="0"/>
                                  <w:marBottom w:val="0"/>
                                  <w:divBdr>
                                    <w:top w:val="none" w:sz="0" w:space="0" w:color="auto"/>
                                    <w:left w:val="none" w:sz="0" w:space="0" w:color="auto"/>
                                    <w:bottom w:val="none" w:sz="0" w:space="0" w:color="auto"/>
                                    <w:right w:val="none" w:sz="0" w:space="0" w:color="auto"/>
                                  </w:divBdr>
                                </w:div>
                                <w:div w:id="292830404">
                                  <w:marLeft w:val="640"/>
                                  <w:marRight w:val="0"/>
                                  <w:marTop w:val="0"/>
                                  <w:marBottom w:val="0"/>
                                  <w:divBdr>
                                    <w:top w:val="none" w:sz="0" w:space="0" w:color="auto"/>
                                    <w:left w:val="none" w:sz="0" w:space="0" w:color="auto"/>
                                    <w:bottom w:val="none" w:sz="0" w:space="0" w:color="auto"/>
                                    <w:right w:val="none" w:sz="0" w:space="0" w:color="auto"/>
                                  </w:divBdr>
                                </w:div>
                                <w:div w:id="386340648">
                                  <w:marLeft w:val="640"/>
                                  <w:marRight w:val="0"/>
                                  <w:marTop w:val="0"/>
                                  <w:marBottom w:val="0"/>
                                  <w:divBdr>
                                    <w:top w:val="none" w:sz="0" w:space="0" w:color="auto"/>
                                    <w:left w:val="none" w:sz="0" w:space="0" w:color="auto"/>
                                    <w:bottom w:val="none" w:sz="0" w:space="0" w:color="auto"/>
                                    <w:right w:val="none" w:sz="0" w:space="0" w:color="auto"/>
                                  </w:divBdr>
                                </w:div>
                                <w:div w:id="454451522">
                                  <w:marLeft w:val="640"/>
                                  <w:marRight w:val="0"/>
                                  <w:marTop w:val="0"/>
                                  <w:marBottom w:val="0"/>
                                  <w:divBdr>
                                    <w:top w:val="none" w:sz="0" w:space="0" w:color="auto"/>
                                    <w:left w:val="none" w:sz="0" w:space="0" w:color="auto"/>
                                    <w:bottom w:val="none" w:sz="0" w:space="0" w:color="auto"/>
                                    <w:right w:val="none" w:sz="0" w:space="0" w:color="auto"/>
                                  </w:divBdr>
                                </w:div>
                                <w:div w:id="571815922">
                                  <w:marLeft w:val="640"/>
                                  <w:marRight w:val="0"/>
                                  <w:marTop w:val="0"/>
                                  <w:marBottom w:val="0"/>
                                  <w:divBdr>
                                    <w:top w:val="none" w:sz="0" w:space="0" w:color="auto"/>
                                    <w:left w:val="none" w:sz="0" w:space="0" w:color="auto"/>
                                    <w:bottom w:val="none" w:sz="0" w:space="0" w:color="auto"/>
                                    <w:right w:val="none" w:sz="0" w:space="0" w:color="auto"/>
                                  </w:divBdr>
                                </w:div>
                                <w:div w:id="605312023">
                                  <w:marLeft w:val="640"/>
                                  <w:marRight w:val="0"/>
                                  <w:marTop w:val="0"/>
                                  <w:marBottom w:val="0"/>
                                  <w:divBdr>
                                    <w:top w:val="none" w:sz="0" w:space="0" w:color="auto"/>
                                    <w:left w:val="none" w:sz="0" w:space="0" w:color="auto"/>
                                    <w:bottom w:val="none" w:sz="0" w:space="0" w:color="auto"/>
                                    <w:right w:val="none" w:sz="0" w:space="0" w:color="auto"/>
                                  </w:divBdr>
                                </w:div>
                                <w:div w:id="688800350">
                                  <w:marLeft w:val="640"/>
                                  <w:marRight w:val="0"/>
                                  <w:marTop w:val="0"/>
                                  <w:marBottom w:val="0"/>
                                  <w:divBdr>
                                    <w:top w:val="none" w:sz="0" w:space="0" w:color="auto"/>
                                    <w:left w:val="none" w:sz="0" w:space="0" w:color="auto"/>
                                    <w:bottom w:val="none" w:sz="0" w:space="0" w:color="auto"/>
                                    <w:right w:val="none" w:sz="0" w:space="0" w:color="auto"/>
                                  </w:divBdr>
                                </w:div>
                                <w:div w:id="797987659">
                                  <w:marLeft w:val="640"/>
                                  <w:marRight w:val="0"/>
                                  <w:marTop w:val="0"/>
                                  <w:marBottom w:val="0"/>
                                  <w:divBdr>
                                    <w:top w:val="none" w:sz="0" w:space="0" w:color="auto"/>
                                    <w:left w:val="none" w:sz="0" w:space="0" w:color="auto"/>
                                    <w:bottom w:val="none" w:sz="0" w:space="0" w:color="auto"/>
                                    <w:right w:val="none" w:sz="0" w:space="0" w:color="auto"/>
                                  </w:divBdr>
                                </w:div>
                                <w:div w:id="838496254">
                                  <w:marLeft w:val="640"/>
                                  <w:marRight w:val="0"/>
                                  <w:marTop w:val="0"/>
                                  <w:marBottom w:val="0"/>
                                  <w:divBdr>
                                    <w:top w:val="none" w:sz="0" w:space="0" w:color="auto"/>
                                    <w:left w:val="none" w:sz="0" w:space="0" w:color="auto"/>
                                    <w:bottom w:val="none" w:sz="0" w:space="0" w:color="auto"/>
                                    <w:right w:val="none" w:sz="0" w:space="0" w:color="auto"/>
                                  </w:divBdr>
                                </w:div>
                                <w:div w:id="856848775">
                                  <w:marLeft w:val="640"/>
                                  <w:marRight w:val="0"/>
                                  <w:marTop w:val="0"/>
                                  <w:marBottom w:val="0"/>
                                  <w:divBdr>
                                    <w:top w:val="none" w:sz="0" w:space="0" w:color="auto"/>
                                    <w:left w:val="none" w:sz="0" w:space="0" w:color="auto"/>
                                    <w:bottom w:val="none" w:sz="0" w:space="0" w:color="auto"/>
                                    <w:right w:val="none" w:sz="0" w:space="0" w:color="auto"/>
                                  </w:divBdr>
                                </w:div>
                                <w:div w:id="922952083">
                                  <w:marLeft w:val="640"/>
                                  <w:marRight w:val="0"/>
                                  <w:marTop w:val="0"/>
                                  <w:marBottom w:val="0"/>
                                  <w:divBdr>
                                    <w:top w:val="none" w:sz="0" w:space="0" w:color="auto"/>
                                    <w:left w:val="none" w:sz="0" w:space="0" w:color="auto"/>
                                    <w:bottom w:val="none" w:sz="0" w:space="0" w:color="auto"/>
                                    <w:right w:val="none" w:sz="0" w:space="0" w:color="auto"/>
                                  </w:divBdr>
                                </w:div>
                                <w:div w:id="961106918">
                                  <w:marLeft w:val="640"/>
                                  <w:marRight w:val="0"/>
                                  <w:marTop w:val="0"/>
                                  <w:marBottom w:val="0"/>
                                  <w:divBdr>
                                    <w:top w:val="none" w:sz="0" w:space="0" w:color="auto"/>
                                    <w:left w:val="none" w:sz="0" w:space="0" w:color="auto"/>
                                    <w:bottom w:val="none" w:sz="0" w:space="0" w:color="auto"/>
                                    <w:right w:val="none" w:sz="0" w:space="0" w:color="auto"/>
                                  </w:divBdr>
                                </w:div>
                                <w:div w:id="1027950216">
                                  <w:marLeft w:val="640"/>
                                  <w:marRight w:val="0"/>
                                  <w:marTop w:val="0"/>
                                  <w:marBottom w:val="0"/>
                                  <w:divBdr>
                                    <w:top w:val="none" w:sz="0" w:space="0" w:color="auto"/>
                                    <w:left w:val="none" w:sz="0" w:space="0" w:color="auto"/>
                                    <w:bottom w:val="none" w:sz="0" w:space="0" w:color="auto"/>
                                    <w:right w:val="none" w:sz="0" w:space="0" w:color="auto"/>
                                  </w:divBdr>
                                </w:div>
                                <w:div w:id="1174345096">
                                  <w:marLeft w:val="640"/>
                                  <w:marRight w:val="0"/>
                                  <w:marTop w:val="0"/>
                                  <w:marBottom w:val="0"/>
                                  <w:divBdr>
                                    <w:top w:val="none" w:sz="0" w:space="0" w:color="auto"/>
                                    <w:left w:val="none" w:sz="0" w:space="0" w:color="auto"/>
                                    <w:bottom w:val="none" w:sz="0" w:space="0" w:color="auto"/>
                                    <w:right w:val="none" w:sz="0" w:space="0" w:color="auto"/>
                                  </w:divBdr>
                                </w:div>
                                <w:div w:id="1248032764">
                                  <w:marLeft w:val="640"/>
                                  <w:marRight w:val="0"/>
                                  <w:marTop w:val="0"/>
                                  <w:marBottom w:val="0"/>
                                  <w:divBdr>
                                    <w:top w:val="none" w:sz="0" w:space="0" w:color="auto"/>
                                    <w:left w:val="none" w:sz="0" w:space="0" w:color="auto"/>
                                    <w:bottom w:val="none" w:sz="0" w:space="0" w:color="auto"/>
                                    <w:right w:val="none" w:sz="0" w:space="0" w:color="auto"/>
                                  </w:divBdr>
                                </w:div>
                                <w:div w:id="1249466716">
                                  <w:marLeft w:val="640"/>
                                  <w:marRight w:val="0"/>
                                  <w:marTop w:val="0"/>
                                  <w:marBottom w:val="0"/>
                                  <w:divBdr>
                                    <w:top w:val="none" w:sz="0" w:space="0" w:color="auto"/>
                                    <w:left w:val="none" w:sz="0" w:space="0" w:color="auto"/>
                                    <w:bottom w:val="none" w:sz="0" w:space="0" w:color="auto"/>
                                    <w:right w:val="none" w:sz="0" w:space="0" w:color="auto"/>
                                  </w:divBdr>
                                </w:div>
                                <w:div w:id="1297569001">
                                  <w:marLeft w:val="640"/>
                                  <w:marRight w:val="0"/>
                                  <w:marTop w:val="0"/>
                                  <w:marBottom w:val="0"/>
                                  <w:divBdr>
                                    <w:top w:val="none" w:sz="0" w:space="0" w:color="auto"/>
                                    <w:left w:val="none" w:sz="0" w:space="0" w:color="auto"/>
                                    <w:bottom w:val="none" w:sz="0" w:space="0" w:color="auto"/>
                                    <w:right w:val="none" w:sz="0" w:space="0" w:color="auto"/>
                                  </w:divBdr>
                                </w:div>
                                <w:div w:id="1308586638">
                                  <w:marLeft w:val="640"/>
                                  <w:marRight w:val="0"/>
                                  <w:marTop w:val="0"/>
                                  <w:marBottom w:val="0"/>
                                  <w:divBdr>
                                    <w:top w:val="none" w:sz="0" w:space="0" w:color="auto"/>
                                    <w:left w:val="none" w:sz="0" w:space="0" w:color="auto"/>
                                    <w:bottom w:val="none" w:sz="0" w:space="0" w:color="auto"/>
                                    <w:right w:val="none" w:sz="0" w:space="0" w:color="auto"/>
                                  </w:divBdr>
                                </w:div>
                                <w:div w:id="1358241589">
                                  <w:marLeft w:val="640"/>
                                  <w:marRight w:val="0"/>
                                  <w:marTop w:val="0"/>
                                  <w:marBottom w:val="0"/>
                                  <w:divBdr>
                                    <w:top w:val="none" w:sz="0" w:space="0" w:color="auto"/>
                                    <w:left w:val="none" w:sz="0" w:space="0" w:color="auto"/>
                                    <w:bottom w:val="none" w:sz="0" w:space="0" w:color="auto"/>
                                    <w:right w:val="none" w:sz="0" w:space="0" w:color="auto"/>
                                  </w:divBdr>
                                </w:div>
                                <w:div w:id="1574856211">
                                  <w:marLeft w:val="640"/>
                                  <w:marRight w:val="0"/>
                                  <w:marTop w:val="0"/>
                                  <w:marBottom w:val="0"/>
                                  <w:divBdr>
                                    <w:top w:val="none" w:sz="0" w:space="0" w:color="auto"/>
                                    <w:left w:val="none" w:sz="0" w:space="0" w:color="auto"/>
                                    <w:bottom w:val="none" w:sz="0" w:space="0" w:color="auto"/>
                                    <w:right w:val="none" w:sz="0" w:space="0" w:color="auto"/>
                                  </w:divBdr>
                                </w:div>
                                <w:div w:id="1633440928">
                                  <w:marLeft w:val="640"/>
                                  <w:marRight w:val="0"/>
                                  <w:marTop w:val="0"/>
                                  <w:marBottom w:val="0"/>
                                  <w:divBdr>
                                    <w:top w:val="none" w:sz="0" w:space="0" w:color="auto"/>
                                    <w:left w:val="none" w:sz="0" w:space="0" w:color="auto"/>
                                    <w:bottom w:val="none" w:sz="0" w:space="0" w:color="auto"/>
                                    <w:right w:val="none" w:sz="0" w:space="0" w:color="auto"/>
                                  </w:divBdr>
                                </w:div>
                                <w:div w:id="1712068700">
                                  <w:marLeft w:val="640"/>
                                  <w:marRight w:val="0"/>
                                  <w:marTop w:val="0"/>
                                  <w:marBottom w:val="0"/>
                                  <w:divBdr>
                                    <w:top w:val="none" w:sz="0" w:space="0" w:color="auto"/>
                                    <w:left w:val="none" w:sz="0" w:space="0" w:color="auto"/>
                                    <w:bottom w:val="none" w:sz="0" w:space="0" w:color="auto"/>
                                    <w:right w:val="none" w:sz="0" w:space="0" w:color="auto"/>
                                  </w:divBdr>
                                </w:div>
                                <w:div w:id="1849832819">
                                  <w:marLeft w:val="640"/>
                                  <w:marRight w:val="0"/>
                                  <w:marTop w:val="0"/>
                                  <w:marBottom w:val="0"/>
                                  <w:divBdr>
                                    <w:top w:val="none" w:sz="0" w:space="0" w:color="auto"/>
                                    <w:left w:val="none" w:sz="0" w:space="0" w:color="auto"/>
                                    <w:bottom w:val="none" w:sz="0" w:space="0" w:color="auto"/>
                                    <w:right w:val="none" w:sz="0" w:space="0" w:color="auto"/>
                                  </w:divBdr>
                                </w:div>
                                <w:div w:id="2001888256">
                                  <w:marLeft w:val="640"/>
                                  <w:marRight w:val="0"/>
                                  <w:marTop w:val="0"/>
                                  <w:marBottom w:val="0"/>
                                  <w:divBdr>
                                    <w:top w:val="none" w:sz="0" w:space="0" w:color="auto"/>
                                    <w:left w:val="none" w:sz="0" w:space="0" w:color="auto"/>
                                    <w:bottom w:val="none" w:sz="0" w:space="0" w:color="auto"/>
                                    <w:right w:val="none" w:sz="0" w:space="0" w:color="auto"/>
                                  </w:divBdr>
                                </w:div>
                                <w:div w:id="2061198233">
                                  <w:marLeft w:val="640"/>
                                  <w:marRight w:val="0"/>
                                  <w:marTop w:val="0"/>
                                  <w:marBottom w:val="0"/>
                                  <w:divBdr>
                                    <w:top w:val="none" w:sz="0" w:space="0" w:color="auto"/>
                                    <w:left w:val="none" w:sz="0" w:space="0" w:color="auto"/>
                                    <w:bottom w:val="none" w:sz="0" w:space="0" w:color="auto"/>
                                    <w:right w:val="none" w:sz="0" w:space="0" w:color="auto"/>
                                  </w:divBdr>
                                </w:div>
                                <w:div w:id="2112817111">
                                  <w:marLeft w:val="640"/>
                                  <w:marRight w:val="0"/>
                                  <w:marTop w:val="0"/>
                                  <w:marBottom w:val="0"/>
                                  <w:divBdr>
                                    <w:top w:val="none" w:sz="0" w:space="0" w:color="auto"/>
                                    <w:left w:val="none" w:sz="0" w:space="0" w:color="auto"/>
                                    <w:bottom w:val="none" w:sz="0" w:space="0" w:color="auto"/>
                                    <w:right w:val="none" w:sz="0" w:space="0" w:color="auto"/>
                                  </w:divBdr>
                                </w:div>
                              </w:divsChild>
                            </w:div>
                            <w:div w:id="551774395">
                              <w:marLeft w:val="0"/>
                              <w:marRight w:val="0"/>
                              <w:marTop w:val="0"/>
                              <w:marBottom w:val="0"/>
                              <w:divBdr>
                                <w:top w:val="none" w:sz="0" w:space="0" w:color="auto"/>
                                <w:left w:val="none" w:sz="0" w:space="0" w:color="auto"/>
                                <w:bottom w:val="none" w:sz="0" w:space="0" w:color="auto"/>
                                <w:right w:val="none" w:sz="0" w:space="0" w:color="auto"/>
                              </w:divBdr>
                              <w:divsChild>
                                <w:div w:id="40792231">
                                  <w:marLeft w:val="640"/>
                                  <w:marRight w:val="0"/>
                                  <w:marTop w:val="0"/>
                                  <w:marBottom w:val="0"/>
                                  <w:divBdr>
                                    <w:top w:val="none" w:sz="0" w:space="0" w:color="auto"/>
                                    <w:left w:val="none" w:sz="0" w:space="0" w:color="auto"/>
                                    <w:bottom w:val="none" w:sz="0" w:space="0" w:color="auto"/>
                                    <w:right w:val="none" w:sz="0" w:space="0" w:color="auto"/>
                                  </w:divBdr>
                                </w:div>
                                <w:div w:id="113251972">
                                  <w:marLeft w:val="640"/>
                                  <w:marRight w:val="0"/>
                                  <w:marTop w:val="0"/>
                                  <w:marBottom w:val="0"/>
                                  <w:divBdr>
                                    <w:top w:val="none" w:sz="0" w:space="0" w:color="auto"/>
                                    <w:left w:val="none" w:sz="0" w:space="0" w:color="auto"/>
                                    <w:bottom w:val="none" w:sz="0" w:space="0" w:color="auto"/>
                                    <w:right w:val="none" w:sz="0" w:space="0" w:color="auto"/>
                                  </w:divBdr>
                                </w:div>
                                <w:div w:id="192814615">
                                  <w:marLeft w:val="640"/>
                                  <w:marRight w:val="0"/>
                                  <w:marTop w:val="0"/>
                                  <w:marBottom w:val="0"/>
                                  <w:divBdr>
                                    <w:top w:val="none" w:sz="0" w:space="0" w:color="auto"/>
                                    <w:left w:val="none" w:sz="0" w:space="0" w:color="auto"/>
                                    <w:bottom w:val="none" w:sz="0" w:space="0" w:color="auto"/>
                                    <w:right w:val="none" w:sz="0" w:space="0" w:color="auto"/>
                                  </w:divBdr>
                                </w:div>
                                <w:div w:id="273291124">
                                  <w:marLeft w:val="640"/>
                                  <w:marRight w:val="0"/>
                                  <w:marTop w:val="0"/>
                                  <w:marBottom w:val="0"/>
                                  <w:divBdr>
                                    <w:top w:val="none" w:sz="0" w:space="0" w:color="auto"/>
                                    <w:left w:val="none" w:sz="0" w:space="0" w:color="auto"/>
                                    <w:bottom w:val="none" w:sz="0" w:space="0" w:color="auto"/>
                                    <w:right w:val="none" w:sz="0" w:space="0" w:color="auto"/>
                                  </w:divBdr>
                                </w:div>
                                <w:div w:id="332731019">
                                  <w:marLeft w:val="640"/>
                                  <w:marRight w:val="0"/>
                                  <w:marTop w:val="0"/>
                                  <w:marBottom w:val="0"/>
                                  <w:divBdr>
                                    <w:top w:val="none" w:sz="0" w:space="0" w:color="auto"/>
                                    <w:left w:val="none" w:sz="0" w:space="0" w:color="auto"/>
                                    <w:bottom w:val="none" w:sz="0" w:space="0" w:color="auto"/>
                                    <w:right w:val="none" w:sz="0" w:space="0" w:color="auto"/>
                                  </w:divBdr>
                                </w:div>
                                <w:div w:id="341905362">
                                  <w:marLeft w:val="640"/>
                                  <w:marRight w:val="0"/>
                                  <w:marTop w:val="0"/>
                                  <w:marBottom w:val="0"/>
                                  <w:divBdr>
                                    <w:top w:val="none" w:sz="0" w:space="0" w:color="auto"/>
                                    <w:left w:val="none" w:sz="0" w:space="0" w:color="auto"/>
                                    <w:bottom w:val="none" w:sz="0" w:space="0" w:color="auto"/>
                                    <w:right w:val="none" w:sz="0" w:space="0" w:color="auto"/>
                                  </w:divBdr>
                                </w:div>
                                <w:div w:id="376592246">
                                  <w:marLeft w:val="640"/>
                                  <w:marRight w:val="0"/>
                                  <w:marTop w:val="0"/>
                                  <w:marBottom w:val="0"/>
                                  <w:divBdr>
                                    <w:top w:val="none" w:sz="0" w:space="0" w:color="auto"/>
                                    <w:left w:val="none" w:sz="0" w:space="0" w:color="auto"/>
                                    <w:bottom w:val="none" w:sz="0" w:space="0" w:color="auto"/>
                                    <w:right w:val="none" w:sz="0" w:space="0" w:color="auto"/>
                                  </w:divBdr>
                                </w:div>
                                <w:div w:id="550382395">
                                  <w:marLeft w:val="640"/>
                                  <w:marRight w:val="0"/>
                                  <w:marTop w:val="0"/>
                                  <w:marBottom w:val="0"/>
                                  <w:divBdr>
                                    <w:top w:val="none" w:sz="0" w:space="0" w:color="auto"/>
                                    <w:left w:val="none" w:sz="0" w:space="0" w:color="auto"/>
                                    <w:bottom w:val="none" w:sz="0" w:space="0" w:color="auto"/>
                                    <w:right w:val="none" w:sz="0" w:space="0" w:color="auto"/>
                                  </w:divBdr>
                                </w:div>
                                <w:div w:id="596598898">
                                  <w:marLeft w:val="640"/>
                                  <w:marRight w:val="0"/>
                                  <w:marTop w:val="0"/>
                                  <w:marBottom w:val="0"/>
                                  <w:divBdr>
                                    <w:top w:val="none" w:sz="0" w:space="0" w:color="auto"/>
                                    <w:left w:val="none" w:sz="0" w:space="0" w:color="auto"/>
                                    <w:bottom w:val="none" w:sz="0" w:space="0" w:color="auto"/>
                                    <w:right w:val="none" w:sz="0" w:space="0" w:color="auto"/>
                                  </w:divBdr>
                                </w:div>
                                <w:div w:id="599487461">
                                  <w:marLeft w:val="640"/>
                                  <w:marRight w:val="0"/>
                                  <w:marTop w:val="0"/>
                                  <w:marBottom w:val="0"/>
                                  <w:divBdr>
                                    <w:top w:val="none" w:sz="0" w:space="0" w:color="auto"/>
                                    <w:left w:val="none" w:sz="0" w:space="0" w:color="auto"/>
                                    <w:bottom w:val="none" w:sz="0" w:space="0" w:color="auto"/>
                                    <w:right w:val="none" w:sz="0" w:space="0" w:color="auto"/>
                                  </w:divBdr>
                                </w:div>
                                <w:div w:id="652873525">
                                  <w:marLeft w:val="640"/>
                                  <w:marRight w:val="0"/>
                                  <w:marTop w:val="0"/>
                                  <w:marBottom w:val="0"/>
                                  <w:divBdr>
                                    <w:top w:val="none" w:sz="0" w:space="0" w:color="auto"/>
                                    <w:left w:val="none" w:sz="0" w:space="0" w:color="auto"/>
                                    <w:bottom w:val="none" w:sz="0" w:space="0" w:color="auto"/>
                                    <w:right w:val="none" w:sz="0" w:space="0" w:color="auto"/>
                                  </w:divBdr>
                                </w:div>
                                <w:div w:id="701050332">
                                  <w:marLeft w:val="640"/>
                                  <w:marRight w:val="0"/>
                                  <w:marTop w:val="0"/>
                                  <w:marBottom w:val="0"/>
                                  <w:divBdr>
                                    <w:top w:val="none" w:sz="0" w:space="0" w:color="auto"/>
                                    <w:left w:val="none" w:sz="0" w:space="0" w:color="auto"/>
                                    <w:bottom w:val="none" w:sz="0" w:space="0" w:color="auto"/>
                                    <w:right w:val="none" w:sz="0" w:space="0" w:color="auto"/>
                                  </w:divBdr>
                                </w:div>
                                <w:div w:id="744959051">
                                  <w:marLeft w:val="640"/>
                                  <w:marRight w:val="0"/>
                                  <w:marTop w:val="0"/>
                                  <w:marBottom w:val="0"/>
                                  <w:divBdr>
                                    <w:top w:val="none" w:sz="0" w:space="0" w:color="auto"/>
                                    <w:left w:val="none" w:sz="0" w:space="0" w:color="auto"/>
                                    <w:bottom w:val="none" w:sz="0" w:space="0" w:color="auto"/>
                                    <w:right w:val="none" w:sz="0" w:space="0" w:color="auto"/>
                                  </w:divBdr>
                                </w:div>
                                <w:div w:id="874461857">
                                  <w:marLeft w:val="640"/>
                                  <w:marRight w:val="0"/>
                                  <w:marTop w:val="0"/>
                                  <w:marBottom w:val="0"/>
                                  <w:divBdr>
                                    <w:top w:val="none" w:sz="0" w:space="0" w:color="auto"/>
                                    <w:left w:val="none" w:sz="0" w:space="0" w:color="auto"/>
                                    <w:bottom w:val="none" w:sz="0" w:space="0" w:color="auto"/>
                                    <w:right w:val="none" w:sz="0" w:space="0" w:color="auto"/>
                                  </w:divBdr>
                                </w:div>
                                <w:div w:id="890073597">
                                  <w:marLeft w:val="640"/>
                                  <w:marRight w:val="0"/>
                                  <w:marTop w:val="0"/>
                                  <w:marBottom w:val="0"/>
                                  <w:divBdr>
                                    <w:top w:val="none" w:sz="0" w:space="0" w:color="auto"/>
                                    <w:left w:val="none" w:sz="0" w:space="0" w:color="auto"/>
                                    <w:bottom w:val="none" w:sz="0" w:space="0" w:color="auto"/>
                                    <w:right w:val="none" w:sz="0" w:space="0" w:color="auto"/>
                                  </w:divBdr>
                                </w:div>
                                <w:div w:id="907307908">
                                  <w:marLeft w:val="640"/>
                                  <w:marRight w:val="0"/>
                                  <w:marTop w:val="0"/>
                                  <w:marBottom w:val="0"/>
                                  <w:divBdr>
                                    <w:top w:val="none" w:sz="0" w:space="0" w:color="auto"/>
                                    <w:left w:val="none" w:sz="0" w:space="0" w:color="auto"/>
                                    <w:bottom w:val="none" w:sz="0" w:space="0" w:color="auto"/>
                                    <w:right w:val="none" w:sz="0" w:space="0" w:color="auto"/>
                                  </w:divBdr>
                                </w:div>
                                <w:div w:id="959187378">
                                  <w:marLeft w:val="640"/>
                                  <w:marRight w:val="0"/>
                                  <w:marTop w:val="0"/>
                                  <w:marBottom w:val="0"/>
                                  <w:divBdr>
                                    <w:top w:val="none" w:sz="0" w:space="0" w:color="auto"/>
                                    <w:left w:val="none" w:sz="0" w:space="0" w:color="auto"/>
                                    <w:bottom w:val="none" w:sz="0" w:space="0" w:color="auto"/>
                                    <w:right w:val="none" w:sz="0" w:space="0" w:color="auto"/>
                                  </w:divBdr>
                                </w:div>
                                <w:div w:id="971405377">
                                  <w:marLeft w:val="640"/>
                                  <w:marRight w:val="0"/>
                                  <w:marTop w:val="0"/>
                                  <w:marBottom w:val="0"/>
                                  <w:divBdr>
                                    <w:top w:val="none" w:sz="0" w:space="0" w:color="auto"/>
                                    <w:left w:val="none" w:sz="0" w:space="0" w:color="auto"/>
                                    <w:bottom w:val="none" w:sz="0" w:space="0" w:color="auto"/>
                                    <w:right w:val="none" w:sz="0" w:space="0" w:color="auto"/>
                                  </w:divBdr>
                                </w:div>
                                <w:div w:id="996769220">
                                  <w:marLeft w:val="640"/>
                                  <w:marRight w:val="0"/>
                                  <w:marTop w:val="0"/>
                                  <w:marBottom w:val="0"/>
                                  <w:divBdr>
                                    <w:top w:val="none" w:sz="0" w:space="0" w:color="auto"/>
                                    <w:left w:val="none" w:sz="0" w:space="0" w:color="auto"/>
                                    <w:bottom w:val="none" w:sz="0" w:space="0" w:color="auto"/>
                                    <w:right w:val="none" w:sz="0" w:space="0" w:color="auto"/>
                                  </w:divBdr>
                                </w:div>
                                <w:div w:id="1075709583">
                                  <w:marLeft w:val="640"/>
                                  <w:marRight w:val="0"/>
                                  <w:marTop w:val="0"/>
                                  <w:marBottom w:val="0"/>
                                  <w:divBdr>
                                    <w:top w:val="none" w:sz="0" w:space="0" w:color="auto"/>
                                    <w:left w:val="none" w:sz="0" w:space="0" w:color="auto"/>
                                    <w:bottom w:val="none" w:sz="0" w:space="0" w:color="auto"/>
                                    <w:right w:val="none" w:sz="0" w:space="0" w:color="auto"/>
                                  </w:divBdr>
                                </w:div>
                                <w:div w:id="1114405700">
                                  <w:marLeft w:val="640"/>
                                  <w:marRight w:val="0"/>
                                  <w:marTop w:val="0"/>
                                  <w:marBottom w:val="0"/>
                                  <w:divBdr>
                                    <w:top w:val="none" w:sz="0" w:space="0" w:color="auto"/>
                                    <w:left w:val="none" w:sz="0" w:space="0" w:color="auto"/>
                                    <w:bottom w:val="none" w:sz="0" w:space="0" w:color="auto"/>
                                    <w:right w:val="none" w:sz="0" w:space="0" w:color="auto"/>
                                  </w:divBdr>
                                </w:div>
                                <w:div w:id="1155025208">
                                  <w:marLeft w:val="640"/>
                                  <w:marRight w:val="0"/>
                                  <w:marTop w:val="0"/>
                                  <w:marBottom w:val="0"/>
                                  <w:divBdr>
                                    <w:top w:val="none" w:sz="0" w:space="0" w:color="auto"/>
                                    <w:left w:val="none" w:sz="0" w:space="0" w:color="auto"/>
                                    <w:bottom w:val="none" w:sz="0" w:space="0" w:color="auto"/>
                                    <w:right w:val="none" w:sz="0" w:space="0" w:color="auto"/>
                                  </w:divBdr>
                                </w:div>
                                <w:div w:id="1158303752">
                                  <w:marLeft w:val="640"/>
                                  <w:marRight w:val="0"/>
                                  <w:marTop w:val="0"/>
                                  <w:marBottom w:val="0"/>
                                  <w:divBdr>
                                    <w:top w:val="none" w:sz="0" w:space="0" w:color="auto"/>
                                    <w:left w:val="none" w:sz="0" w:space="0" w:color="auto"/>
                                    <w:bottom w:val="none" w:sz="0" w:space="0" w:color="auto"/>
                                    <w:right w:val="none" w:sz="0" w:space="0" w:color="auto"/>
                                  </w:divBdr>
                                </w:div>
                                <w:div w:id="1226455615">
                                  <w:marLeft w:val="640"/>
                                  <w:marRight w:val="0"/>
                                  <w:marTop w:val="0"/>
                                  <w:marBottom w:val="0"/>
                                  <w:divBdr>
                                    <w:top w:val="none" w:sz="0" w:space="0" w:color="auto"/>
                                    <w:left w:val="none" w:sz="0" w:space="0" w:color="auto"/>
                                    <w:bottom w:val="none" w:sz="0" w:space="0" w:color="auto"/>
                                    <w:right w:val="none" w:sz="0" w:space="0" w:color="auto"/>
                                  </w:divBdr>
                                </w:div>
                                <w:div w:id="1415316225">
                                  <w:marLeft w:val="640"/>
                                  <w:marRight w:val="0"/>
                                  <w:marTop w:val="0"/>
                                  <w:marBottom w:val="0"/>
                                  <w:divBdr>
                                    <w:top w:val="none" w:sz="0" w:space="0" w:color="auto"/>
                                    <w:left w:val="none" w:sz="0" w:space="0" w:color="auto"/>
                                    <w:bottom w:val="none" w:sz="0" w:space="0" w:color="auto"/>
                                    <w:right w:val="none" w:sz="0" w:space="0" w:color="auto"/>
                                  </w:divBdr>
                                </w:div>
                                <w:div w:id="1516110581">
                                  <w:marLeft w:val="640"/>
                                  <w:marRight w:val="0"/>
                                  <w:marTop w:val="0"/>
                                  <w:marBottom w:val="0"/>
                                  <w:divBdr>
                                    <w:top w:val="none" w:sz="0" w:space="0" w:color="auto"/>
                                    <w:left w:val="none" w:sz="0" w:space="0" w:color="auto"/>
                                    <w:bottom w:val="none" w:sz="0" w:space="0" w:color="auto"/>
                                    <w:right w:val="none" w:sz="0" w:space="0" w:color="auto"/>
                                  </w:divBdr>
                                </w:div>
                                <w:div w:id="1645811110">
                                  <w:marLeft w:val="640"/>
                                  <w:marRight w:val="0"/>
                                  <w:marTop w:val="0"/>
                                  <w:marBottom w:val="0"/>
                                  <w:divBdr>
                                    <w:top w:val="none" w:sz="0" w:space="0" w:color="auto"/>
                                    <w:left w:val="none" w:sz="0" w:space="0" w:color="auto"/>
                                    <w:bottom w:val="none" w:sz="0" w:space="0" w:color="auto"/>
                                    <w:right w:val="none" w:sz="0" w:space="0" w:color="auto"/>
                                  </w:divBdr>
                                </w:div>
                                <w:div w:id="1657300065">
                                  <w:marLeft w:val="640"/>
                                  <w:marRight w:val="0"/>
                                  <w:marTop w:val="0"/>
                                  <w:marBottom w:val="0"/>
                                  <w:divBdr>
                                    <w:top w:val="none" w:sz="0" w:space="0" w:color="auto"/>
                                    <w:left w:val="none" w:sz="0" w:space="0" w:color="auto"/>
                                    <w:bottom w:val="none" w:sz="0" w:space="0" w:color="auto"/>
                                    <w:right w:val="none" w:sz="0" w:space="0" w:color="auto"/>
                                  </w:divBdr>
                                </w:div>
                                <w:div w:id="1787499417">
                                  <w:marLeft w:val="640"/>
                                  <w:marRight w:val="0"/>
                                  <w:marTop w:val="0"/>
                                  <w:marBottom w:val="0"/>
                                  <w:divBdr>
                                    <w:top w:val="none" w:sz="0" w:space="0" w:color="auto"/>
                                    <w:left w:val="none" w:sz="0" w:space="0" w:color="auto"/>
                                    <w:bottom w:val="none" w:sz="0" w:space="0" w:color="auto"/>
                                    <w:right w:val="none" w:sz="0" w:space="0" w:color="auto"/>
                                  </w:divBdr>
                                </w:div>
                                <w:div w:id="1908606169">
                                  <w:marLeft w:val="640"/>
                                  <w:marRight w:val="0"/>
                                  <w:marTop w:val="0"/>
                                  <w:marBottom w:val="0"/>
                                  <w:divBdr>
                                    <w:top w:val="none" w:sz="0" w:space="0" w:color="auto"/>
                                    <w:left w:val="none" w:sz="0" w:space="0" w:color="auto"/>
                                    <w:bottom w:val="none" w:sz="0" w:space="0" w:color="auto"/>
                                    <w:right w:val="none" w:sz="0" w:space="0" w:color="auto"/>
                                  </w:divBdr>
                                </w:div>
                                <w:div w:id="1975869731">
                                  <w:marLeft w:val="640"/>
                                  <w:marRight w:val="0"/>
                                  <w:marTop w:val="0"/>
                                  <w:marBottom w:val="0"/>
                                  <w:divBdr>
                                    <w:top w:val="none" w:sz="0" w:space="0" w:color="auto"/>
                                    <w:left w:val="none" w:sz="0" w:space="0" w:color="auto"/>
                                    <w:bottom w:val="none" w:sz="0" w:space="0" w:color="auto"/>
                                    <w:right w:val="none" w:sz="0" w:space="0" w:color="auto"/>
                                  </w:divBdr>
                                </w:div>
                                <w:div w:id="1989749711">
                                  <w:marLeft w:val="640"/>
                                  <w:marRight w:val="0"/>
                                  <w:marTop w:val="0"/>
                                  <w:marBottom w:val="0"/>
                                  <w:divBdr>
                                    <w:top w:val="none" w:sz="0" w:space="0" w:color="auto"/>
                                    <w:left w:val="none" w:sz="0" w:space="0" w:color="auto"/>
                                    <w:bottom w:val="none" w:sz="0" w:space="0" w:color="auto"/>
                                    <w:right w:val="none" w:sz="0" w:space="0" w:color="auto"/>
                                  </w:divBdr>
                                </w:div>
                                <w:div w:id="2115048337">
                                  <w:marLeft w:val="640"/>
                                  <w:marRight w:val="0"/>
                                  <w:marTop w:val="0"/>
                                  <w:marBottom w:val="0"/>
                                  <w:divBdr>
                                    <w:top w:val="none" w:sz="0" w:space="0" w:color="auto"/>
                                    <w:left w:val="none" w:sz="0" w:space="0" w:color="auto"/>
                                    <w:bottom w:val="none" w:sz="0" w:space="0" w:color="auto"/>
                                    <w:right w:val="none" w:sz="0" w:space="0" w:color="auto"/>
                                  </w:divBdr>
                                </w:div>
                              </w:divsChild>
                            </w:div>
                            <w:div w:id="668875826">
                              <w:marLeft w:val="0"/>
                              <w:marRight w:val="0"/>
                              <w:marTop w:val="0"/>
                              <w:marBottom w:val="0"/>
                              <w:divBdr>
                                <w:top w:val="none" w:sz="0" w:space="0" w:color="auto"/>
                                <w:left w:val="none" w:sz="0" w:space="0" w:color="auto"/>
                                <w:bottom w:val="none" w:sz="0" w:space="0" w:color="auto"/>
                                <w:right w:val="none" w:sz="0" w:space="0" w:color="auto"/>
                              </w:divBdr>
                              <w:divsChild>
                                <w:div w:id="83382202">
                                  <w:marLeft w:val="640"/>
                                  <w:marRight w:val="0"/>
                                  <w:marTop w:val="0"/>
                                  <w:marBottom w:val="0"/>
                                  <w:divBdr>
                                    <w:top w:val="none" w:sz="0" w:space="0" w:color="auto"/>
                                    <w:left w:val="none" w:sz="0" w:space="0" w:color="auto"/>
                                    <w:bottom w:val="none" w:sz="0" w:space="0" w:color="auto"/>
                                    <w:right w:val="none" w:sz="0" w:space="0" w:color="auto"/>
                                  </w:divBdr>
                                </w:div>
                                <w:div w:id="166138445">
                                  <w:marLeft w:val="640"/>
                                  <w:marRight w:val="0"/>
                                  <w:marTop w:val="0"/>
                                  <w:marBottom w:val="0"/>
                                  <w:divBdr>
                                    <w:top w:val="none" w:sz="0" w:space="0" w:color="auto"/>
                                    <w:left w:val="none" w:sz="0" w:space="0" w:color="auto"/>
                                    <w:bottom w:val="none" w:sz="0" w:space="0" w:color="auto"/>
                                    <w:right w:val="none" w:sz="0" w:space="0" w:color="auto"/>
                                  </w:divBdr>
                                </w:div>
                                <w:div w:id="303049418">
                                  <w:marLeft w:val="640"/>
                                  <w:marRight w:val="0"/>
                                  <w:marTop w:val="0"/>
                                  <w:marBottom w:val="0"/>
                                  <w:divBdr>
                                    <w:top w:val="none" w:sz="0" w:space="0" w:color="auto"/>
                                    <w:left w:val="none" w:sz="0" w:space="0" w:color="auto"/>
                                    <w:bottom w:val="none" w:sz="0" w:space="0" w:color="auto"/>
                                    <w:right w:val="none" w:sz="0" w:space="0" w:color="auto"/>
                                  </w:divBdr>
                                </w:div>
                                <w:div w:id="403332063">
                                  <w:marLeft w:val="640"/>
                                  <w:marRight w:val="0"/>
                                  <w:marTop w:val="0"/>
                                  <w:marBottom w:val="0"/>
                                  <w:divBdr>
                                    <w:top w:val="none" w:sz="0" w:space="0" w:color="auto"/>
                                    <w:left w:val="none" w:sz="0" w:space="0" w:color="auto"/>
                                    <w:bottom w:val="none" w:sz="0" w:space="0" w:color="auto"/>
                                    <w:right w:val="none" w:sz="0" w:space="0" w:color="auto"/>
                                  </w:divBdr>
                                </w:div>
                                <w:div w:id="522790425">
                                  <w:marLeft w:val="640"/>
                                  <w:marRight w:val="0"/>
                                  <w:marTop w:val="0"/>
                                  <w:marBottom w:val="0"/>
                                  <w:divBdr>
                                    <w:top w:val="none" w:sz="0" w:space="0" w:color="auto"/>
                                    <w:left w:val="none" w:sz="0" w:space="0" w:color="auto"/>
                                    <w:bottom w:val="none" w:sz="0" w:space="0" w:color="auto"/>
                                    <w:right w:val="none" w:sz="0" w:space="0" w:color="auto"/>
                                  </w:divBdr>
                                </w:div>
                                <w:div w:id="565534674">
                                  <w:marLeft w:val="640"/>
                                  <w:marRight w:val="0"/>
                                  <w:marTop w:val="0"/>
                                  <w:marBottom w:val="0"/>
                                  <w:divBdr>
                                    <w:top w:val="none" w:sz="0" w:space="0" w:color="auto"/>
                                    <w:left w:val="none" w:sz="0" w:space="0" w:color="auto"/>
                                    <w:bottom w:val="none" w:sz="0" w:space="0" w:color="auto"/>
                                    <w:right w:val="none" w:sz="0" w:space="0" w:color="auto"/>
                                  </w:divBdr>
                                </w:div>
                                <w:div w:id="594942389">
                                  <w:marLeft w:val="640"/>
                                  <w:marRight w:val="0"/>
                                  <w:marTop w:val="0"/>
                                  <w:marBottom w:val="0"/>
                                  <w:divBdr>
                                    <w:top w:val="none" w:sz="0" w:space="0" w:color="auto"/>
                                    <w:left w:val="none" w:sz="0" w:space="0" w:color="auto"/>
                                    <w:bottom w:val="none" w:sz="0" w:space="0" w:color="auto"/>
                                    <w:right w:val="none" w:sz="0" w:space="0" w:color="auto"/>
                                  </w:divBdr>
                                </w:div>
                                <w:div w:id="672998158">
                                  <w:marLeft w:val="640"/>
                                  <w:marRight w:val="0"/>
                                  <w:marTop w:val="0"/>
                                  <w:marBottom w:val="0"/>
                                  <w:divBdr>
                                    <w:top w:val="none" w:sz="0" w:space="0" w:color="auto"/>
                                    <w:left w:val="none" w:sz="0" w:space="0" w:color="auto"/>
                                    <w:bottom w:val="none" w:sz="0" w:space="0" w:color="auto"/>
                                    <w:right w:val="none" w:sz="0" w:space="0" w:color="auto"/>
                                  </w:divBdr>
                                </w:div>
                                <w:div w:id="862668486">
                                  <w:marLeft w:val="640"/>
                                  <w:marRight w:val="0"/>
                                  <w:marTop w:val="0"/>
                                  <w:marBottom w:val="0"/>
                                  <w:divBdr>
                                    <w:top w:val="none" w:sz="0" w:space="0" w:color="auto"/>
                                    <w:left w:val="none" w:sz="0" w:space="0" w:color="auto"/>
                                    <w:bottom w:val="none" w:sz="0" w:space="0" w:color="auto"/>
                                    <w:right w:val="none" w:sz="0" w:space="0" w:color="auto"/>
                                  </w:divBdr>
                                </w:div>
                                <w:div w:id="878737477">
                                  <w:marLeft w:val="640"/>
                                  <w:marRight w:val="0"/>
                                  <w:marTop w:val="0"/>
                                  <w:marBottom w:val="0"/>
                                  <w:divBdr>
                                    <w:top w:val="none" w:sz="0" w:space="0" w:color="auto"/>
                                    <w:left w:val="none" w:sz="0" w:space="0" w:color="auto"/>
                                    <w:bottom w:val="none" w:sz="0" w:space="0" w:color="auto"/>
                                    <w:right w:val="none" w:sz="0" w:space="0" w:color="auto"/>
                                  </w:divBdr>
                                </w:div>
                                <w:div w:id="942684760">
                                  <w:marLeft w:val="640"/>
                                  <w:marRight w:val="0"/>
                                  <w:marTop w:val="0"/>
                                  <w:marBottom w:val="0"/>
                                  <w:divBdr>
                                    <w:top w:val="none" w:sz="0" w:space="0" w:color="auto"/>
                                    <w:left w:val="none" w:sz="0" w:space="0" w:color="auto"/>
                                    <w:bottom w:val="none" w:sz="0" w:space="0" w:color="auto"/>
                                    <w:right w:val="none" w:sz="0" w:space="0" w:color="auto"/>
                                  </w:divBdr>
                                </w:div>
                                <w:div w:id="1008556656">
                                  <w:marLeft w:val="640"/>
                                  <w:marRight w:val="0"/>
                                  <w:marTop w:val="0"/>
                                  <w:marBottom w:val="0"/>
                                  <w:divBdr>
                                    <w:top w:val="none" w:sz="0" w:space="0" w:color="auto"/>
                                    <w:left w:val="none" w:sz="0" w:space="0" w:color="auto"/>
                                    <w:bottom w:val="none" w:sz="0" w:space="0" w:color="auto"/>
                                    <w:right w:val="none" w:sz="0" w:space="0" w:color="auto"/>
                                  </w:divBdr>
                                </w:div>
                                <w:div w:id="1135370818">
                                  <w:marLeft w:val="640"/>
                                  <w:marRight w:val="0"/>
                                  <w:marTop w:val="0"/>
                                  <w:marBottom w:val="0"/>
                                  <w:divBdr>
                                    <w:top w:val="none" w:sz="0" w:space="0" w:color="auto"/>
                                    <w:left w:val="none" w:sz="0" w:space="0" w:color="auto"/>
                                    <w:bottom w:val="none" w:sz="0" w:space="0" w:color="auto"/>
                                    <w:right w:val="none" w:sz="0" w:space="0" w:color="auto"/>
                                  </w:divBdr>
                                </w:div>
                                <w:div w:id="1142963621">
                                  <w:marLeft w:val="640"/>
                                  <w:marRight w:val="0"/>
                                  <w:marTop w:val="0"/>
                                  <w:marBottom w:val="0"/>
                                  <w:divBdr>
                                    <w:top w:val="none" w:sz="0" w:space="0" w:color="auto"/>
                                    <w:left w:val="none" w:sz="0" w:space="0" w:color="auto"/>
                                    <w:bottom w:val="none" w:sz="0" w:space="0" w:color="auto"/>
                                    <w:right w:val="none" w:sz="0" w:space="0" w:color="auto"/>
                                  </w:divBdr>
                                </w:div>
                                <w:div w:id="1156071498">
                                  <w:marLeft w:val="640"/>
                                  <w:marRight w:val="0"/>
                                  <w:marTop w:val="0"/>
                                  <w:marBottom w:val="0"/>
                                  <w:divBdr>
                                    <w:top w:val="none" w:sz="0" w:space="0" w:color="auto"/>
                                    <w:left w:val="none" w:sz="0" w:space="0" w:color="auto"/>
                                    <w:bottom w:val="none" w:sz="0" w:space="0" w:color="auto"/>
                                    <w:right w:val="none" w:sz="0" w:space="0" w:color="auto"/>
                                  </w:divBdr>
                                </w:div>
                                <w:div w:id="1216090761">
                                  <w:marLeft w:val="640"/>
                                  <w:marRight w:val="0"/>
                                  <w:marTop w:val="0"/>
                                  <w:marBottom w:val="0"/>
                                  <w:divBdr>
                                    <w:top w:val="none" w:sz="0" w:space="0" w:color="auto"/>
                                    <w:left w:val="none" w:sz="0" w:space="0" w:color="auto"/>
                                    <w:bottom w:val="none" w:sz="0" w:space="0" w:color="auto"/>
                                    <w:right w:val="none" w:sz="0" w:space="0" w:color="auto"/>
                                  </w:divBdr>
                                </w:div>
                                <w:div w:id="1289702593">
                                  <w:marLeft w:val="640"/>
                                  <w:marRight w:val="0"/>
                                  <w:marTop w:val="0"/>
                                  <w:marBottom w:val="0"/>
                                  <w:divBdr>
                                    <w:top w:val="none" w:sz="0" w:space="0" w:color="auto"/>
                                    <w:left w:val="none" w:sz="0" w:space="0" w:color="auto"/>
                                    <w:bottom w:val="none" w:sz="0" w:space="0" w:color="auto"/>
                                    <w:right w:val="none" w:sz="0" w:space="0" w:color="auto"/>
                                  </w:divBdr>
                                </w:div>
                                <w:div w:id="1326469616">
                                  <w:marLeft w:val="640"/>
                                  <w:marRight w:val="0"/>
                                  <w:marTop w:val="0"/>
                                  <w:marBottom w:val="0"/>
                                  <w:divBdr>
                                    <w:top w:val="none" w:sz="0" w:space="0" w:color="auto"/>
                                    <w:left w:val="none" w:sz="0" w:space="0" w:color="auto"/>
                                    <w:bottom w:val="none" w:sz="0" w:space="0" w:color="auto"/>
                                    <w:right w:val="none" w:sz="0" w:space="0" w:color="auto"/>
                                  </w:divBdr>
                                </w:div>
                                <w:div w:id="1591889480">
                                  <w:marLeft w:val="640"/>
                                  <w:marRight w:val="0"/>
                                  <w:marTop w:val="0"/>
                                  <w:marBottom w:val="0"/>
                                  <w:divBdr>
                                    <w:top w:val="none" w:sz="0" w:space="0" w:color="auto"/>
                                    <w:left w:val="none" w:sz="0" w:space="0" w:color="auto"/>
                                    <w:bottom w:val="none" w:sz="0" w:space="0" w:color="auto"/>
                                    <w:right w:val="none" w:sz="0" w:space="0" w:color="auto"/>
                                  </w:divBdr>
                                </w:div>
                                <w:div w:id="1609118166">
                                  <w:marLeft w:val="640"/>
                                  <w:marRight w:val="0"/>
                                  <w:marTop w:val="0"/>
                                  <w:marBottom w:val="0"/>
                                  <w:divBdr>
                                    <w:top w:val="none" w:sz="0" w:space="0" w:color="auto"/>
                                    <w:left w:val="none" w:sz="0" w:space="0" w:color="auto"/>
                                    <w:bottom w:val="none" w:sz="0" w:space="0" w:color="auto"/>
                                    <w:right w:val="none" w:sz="0" w:space="0" w:color="auto"/>
                                  </w:divBdr>
                                </w:div>
                                <w:div w:id="1642271018">
                                  <w:marLeft w:val="640"/>
                                  <w:marRight w:val="0"/>
                                  <w:marTop w:val="0"/>
                                  <w:marBottom w:val="0"/>
                                  <w:divBdr>
                                    <w:top w:val="none" w:sz="0" w:space="0" w:color="auto"/>
                                    <w:left w:val="none" w:sz="0" w:space="0" w:color="auto"/>
                                    <w:bottom w:val="none" w:sz="0" w:space="0" w:color="auto"/>
                                    <w:right w:val="none" w:sz="0" w:space="0" w:color="auto"/>
                                  </w:divBdr>
                                </w:div>
                                <w:div w:id="1650935064">
                                  <w:marLeft w:val="640"/>
                                  <w:marRight w:val="0"/>
                                  <w:marTop w:val="0"/>
                                  <w:marBottom w:val="0"/>
                                  <w:divBdr>
                                    <w:top w:val="none" w:sz="0" w:space="0" w:color="auto"/>
                                    <w:left w:val="none" w:sz="0" w:space="0" w:color="auto"/>
                                    <w:bottom w:val="none" w:sz="0" w:space="0" w:color="auto"/>
                                    <w:right w:val="none" w:sz="0" w:space="0" w:color="auto"/>
                                  </w:divBdr>
                                </w:div>
                                <w:div w:id="1715540619">
                                  <w:marLeft w:val="640"/>
                                  <w:marRight w:val="0"/>
                                  <w:marTop w:val="0"/>
                                  <w:marBottom w:val="0"/>
                                  <w:divBdr>
                                    <w:top w:val="none" w:sz="0" w:space="0" w:color="auto"/>
                                    <w:left w:val="none" w:sz="0" w:space="0" w:color="auto"/>
                                    <w:bottom w:val="none" w:sz="0" w:space="0" w:color="auto"/>
                                    <w:right w:val="none" w:sz="0" w:space="0" w:color="auto"/>
                                  </w:divBdr>
                                </w:div>
                                <w:div w:id="1798333983">
                                  <w:marLeft w:val="640"/>
                                  <w:marRight w:val="0"/>
                                  <w:marTop w:val="0"/>
                                  <w:marBottom w:val="0"/>
                                  <w:divBdr>
                                    <w:top w:val="none" w:sz="0" w:space="0" w:color="auto"/>
                                    <w:left w:val="none" w:sz="0" w:space="0" w:color="auto"/>
                                    <w:bottom w:val="none" w:sz="0" w:space="0" w:color="auto"/>
                                    <w:right w:val="none" w:sz="0" w:space="0" w:color="auto"/>
                                  </w:divBdr>
                                </w:div>
                                <w:div w:id="1845900305">
                                  <w:marLeft w:val="640"/>
                                  <w:marRight w:val="0"/>
                                  <w:marTop w:val="0"/>
                                  <w:marBottom w:val="0"/>
                                  <w:divBdr>
                                    <w:top w:val="none" w:sz="0" w:space="0" w:color="auto"/>
                                    <w:left w:val="none" w:sz="0" w:space="0" w:color="auto"/>
                                    <w:bottom w:val="none" w:sz="0" w:space="0" w:color="auto"/>
                                    <w:right w:val="none" w:sz="0" w:space="0" w:color="auto"/>
                                  </w:divBdr>
                                </w:div>
                                <w:div w:id="1899703681">
                                  <w:marLeft w:val="640"/>
                                  <w:marRight w:val="0"/>
                                  <w:marTop w:val="0"/>
                                  <w:marBottom w:val="0"/>
                                  <w:divBdr>
                                    <w:top w:val="none" w:sz="0" w:space="0" w:color="auto"/>
                                    <w:left w:val="none" w:sz="0" w:space="0" w:color="auto"/>
                                    <w:bottom w:val="none" w:sz="0" w:space="0" w:color="auto"/>
                                    <w:right w:val="none" w:sz="0" w:space="0" w:color="auto"/>
                                  </w:divBdr>
                                </w:div>
                                <w:div w:id="1916552220">
                                  <w:marLeft w:val="640"/>
                                  <w:marRight w:val="0"/>
                                  <w:marTop w:val="0"/>
                                  <w:marBottom w:val="0"/>
                                  <w:divBdr>
                                    <w:top w:val="none" w:sz="0" w:space="0" w:color="auto"/>
                                    <w:left w:val="none" w:sz="0" w:space="0" w:color="auto"/>
                                    <w:bottom w:val="none" w:sz="0" w:space="0" w:color="auto"/>
                                    <w:right w:val="none" w:sz="0" w:space="0" w:color="auto"/>
                                  </w:divBdr>
                                </w:div>
                                <w:div w:id="1959218350">
                                  <w:marLeft w:val="640"/>
                                  <w:marRight w:val="0"/>
                                  <w:marTop w:val="0"/>
                                  <w:marBottom w:val="0"/>
                                  <w:divBdr>
                                    <w:top w:val="none" w:sz="0" w:space="0" w:color="auto"/>
                                    <w:left w:val="none" w:sz="0" w:space="0" w:color="auto"/>
                                    <w:bottom w:val="none" w:sz="0" w:space="0" w:color="auto"/>
                                    <w:right w:val="none" w:sz="0" w:space="0" w:color="auto"/>
                                  </w:divBdr>
                                </w:div>
                                <w:div w:id="1964069636">
                                  <w:marLeft w:val="640"/>
                                  <w:marRight w:val="0"/>
                                  <w:marTop w:val="0"/>
                                  <w:marBottom w:val="0"/>
                                  <w:divBdr>
                                    <w:top w:val="none" w:sz="0" w:space="0" w:color="auto"/>
                                    <w:left w:val="none" w:sz="0" w:space="0" w:color="auto"/>
                                    <w:bottom w:val="none" w:sz="0" w:space="0" w:color="auto"/>
                                    <w:right w:val="none" w:sz="0" w:space="0" w:color="auto"/>
                                  </w:divBdr>
                                </w:div>
                                <w:div w:id="2018841994">
                                  <w:marLeft w:val="640"/>
                                  <w:marRight w:val="0"/>
                                  <w:marTop w:val="0"/>
                                  <w:marBottom w:val="0"/>
                                  <w:divBdr>
                                    <w:top w:val="none" w:sz="0" w:space="0" w:color="auto"/>
                                    <w:left w:val="none" w:sz="0" w:space="0" w:color="auto"/>
                                    <w:bottom w:val="none" w:sz="0" w:space="0" w:color="auto"/>
                                    <w:right w:val="none" w:sz="0" w:space="0" w:color="auto"/>
                                  </w:divBdr>
                                </w:div>
                              </w:divsChild>
                            </w:div>
                            <w:div w:id="787897553">
                              <w:marLeft w:val="0"/>
                              <w:marRight w:val="0"/>
                              <w:marTop w:val="0"/>
                              <w:marBottom w:val="0"/>
                              <w:divBdr>
                                <w:top w:val="none" w:sz="0" w:space="0" w:color="auto"/>
                                <w:left w:val="none" w:sz="0" w:space="0" w:color="auto"/>
                                <w:bottom w:val="none" w:sz="0" w:space="0" w:color="auto"/>
                                <w:right w:val="none" w:sz="0" w:space="0" w:color="auto"/>
                              </w:divBdr>
                              <w:divsChild>
                                <w:div w:id="122384300">
                                  <w:marLeft w:val="640"/>
                                  <w:marRight w:val="0"/>
                                  <w:marTop w:val="0"/>
                                  <w:marBottom w:val="0"/>
                                  <w:divBdr>
                                    <w:top w:val="none" w:sz="0" w:space="0" w:color="auto"/>
                                    <w:left w:val="none" w:sz="0" w:space="0" w:color="auto"/>
                                    <w:bottom w:val="none" w:sz="0" w:space="0" w:color="auto"/>
                                    <w:right w:val="none" w:sz="0" w:space="0" w:color="auto"/>
                                  </w:divBdr>
                                </w:div>
                                <w:div w:id="130244949">
                                  <w:marLeft w:val="640"/>
                                  <w:marRight w:val="0"/>
                                  <w:marTop w:val="0"/>
                                  <w:marBottom w:val="0"/>
                                  <w:divBdr>
                                    <w:top w:val="none" w:sz="0" w:space="0" w:color="auto"/>
                                    <w:left w:val="none" w:sz="0" w:space="0" w:color="auto"/>
                                    <w:bottom w:val="none" w:sz="0" w:space="0" w:color="auto"/>
                                    <w:right w:val="none" w:sz="0" w:space="0" w:color="auto"/>
                                  </w:divBdr>
                                </w:div>
                                <w:div w:id="134763396">
                                  <w:marLeft w:val="640"/>
                                  <w:marRight w:val="0"/>
                                  <w:marTop w:val="0"/>
                                  <w:marBottom w:val="0"/>
                                  <w:divBdr>
                                    <w:top w:val="none" w:sz="0" w:space="0" w:color="auto"/>
                                    <w:left w:val="none" w:sz="0" w:space="0" w:color="auto"/>
                                    <w:bottom w:val="none" w:sz="0" w:space="0" w:color="auto"/>
                                    <w:right w:val="none" w:sz="0" w:space="0" w:color="auto"/>
                                  </w:divBdr>
                                </w:div>
                                <w:div w:id="232131823">
                                  <w:marLeft w:val="640"/>
                                  <w:marRight w:val="0"/>
                                  <w:marTop w:val="0"/>
                                  <w:marBottom w:val="0"/>
                                  <w:divBdr>
                                    <w:top w:val="none" w:sz="0" w:space="0" w:color="auto"/>
                                    <w:left w:val="none" w:sz="0" w:space="0" w:color="auto"/>
                                    <w:bottom w:val="none" w:sz="0" w:space="0" w:color="auto"/>
                                    <w:right w:val="none" w:sz="0" w:space="0" w:color="auto"/>
                                  </w:divBdr>
                                </w:div>
                                <w:div w:id="303967789">
                                  <w:marLeft w:val="640"/>
                                  <w:marRight w:val="0"/>
                                  <w:marTop w:val="0"/>
                                  <w:marBottom w:val="0"/>
                                  <w:divBdr>
                                    <w:top w:val="none" w:sz="0" w:space="0" w:color="auto"/>
                                    <w:left w:val="none" w:sz="0" w:space="0" w:color="auto"/>
                                    <w:bottom w:val="none" w:sz="0" w:space="0" w:color="auto"/>
                                    <w:right w:val="none" w:sz="0" w:space="0" w:color="auto"/>
                                  </w:divBdr>
                                </w:div>
                                <w:div w:id="328950056">
                                  <w:marLeft w:val="640"/>
                                  <w:marRight w:val="0"/>
                                  <w:marTop w:val="0"/>
                                  <w:marBottom w:val="0"/>
                                  <w:divBdr>
                                    <w:top w:val="none" w:sz="0" w:space="0" w:color="auto"/>
                                    <w:left w:val="none" w:sz="0" w:space="0" w:color="auto"/>
                                    <w:bottom w:val="none" w:sz="0" w:space="0" w:color="auto"/>
                                    <w:right w:val="none" w:sz="0" w:space="0" w:color="auto"/>
                                  </w:divBdr>
                                </w:div>
                                <w:div w:id="435487898">
                                  <w:marLeft w:val="640"/>
                                  <w:marRight w:val="0"/>
                                  <w:marTop w:val="0"/>
                                  <w:marBottom w:val="0"/>
                                  <w:divBdr>
                                    <w:top w:val="none" w:sz="0" w:space="0" w:color="auto"/>
                                    <w:left w:val="none" w:sz="0" w:space="0" w:color="auto"/>
                                    <w:bottom w:val="none" w:sz="0" w:space="0" w:color="auto"/>
                                    <w:right w:val="none" w:sz="0" w:space="0" w:color="auto"/>
                                  </w:divBdr>
                                </w:div>
                                <w:div w:id="732972553">
                                  <w:marLeft w:val="640"/>
                                  <w:marRight w:val="0"/>
                                  <w:marTop w:val="0"/>
                                  <w:marBottom w:val="0"/>
                                  <w:divBdr>
                                    <w:top w:val="none" w:sz="0" w:space="0" w:color="auto"/>
                                    <w:left w:val="none" w:sz="0" w:space="0" w:color="auto"/>
                                    <w:bottom w:val="none" w:sz="0" w:space="0" w:color="auto"/>
                                    <w:right w:val="none" w:sz="0" w:space="0" w:color="auto"/>
                                  </w:divBdr>
                                </w:div>
                                <w:div w:id="788933883">
                                  <w:marLeft w:val="640"/>
                                  <w:marRight w:val="0"/>
                                  <w:marTop w:val="0"/>
                                  <w:marBottom w:val="0"/>
                                  <w:divBdr>
                                    <w:top w:val="none" w:sz="0" w:space="0" w:color="auto"/>
                                    <w:left w:val="none" w:sz="0" w:space="0" w:color="auto"/>
                                    <w:bottom w:val="none" w:sz="0" w:space="0" w:color="auto"/>
                                    <w:right w:val="none" w:sz="0" w:space="0" w:color="auto"/>
                                  </w:divBdr>
                                </w:div>
                                <w:div w:id="890190933">
                                  <w:marLeft w:val="640"/>
                                  <w:marRight w:val="0"/>
                                  <w:marTop w:val="0"/>
                                  <w:marBottom w:val="0"/>
                                  <w:divBdr>
                                    <w:top w:val="none" w:sz="0" w:space="0" w:color="auto"/>
                                    <w:left w:val="none" w:sz="0" w:space="0" w:color="auto"/>
                                    <w:bottom w:val="none" w:sz="0" w:space="0" w:color="auto"/>
                                    <w:right w:val="none" w:sz="0" w:space="0" w:color="auto"/>
                                  </w:divBdr>
                                </w:div>
                                <w:div w:id="941768178">
                                  <w:marLeft w:val="640"/>
                                  <w:marRight w:val="0"/>
                                  <w:marTop w:val="0"/>
                                  <w:marBottom w:val="0"/>
                                  <w:divBdr>
                                    <w:top w:val="none" w:sz="0" w:space="0" w:color="auto"/>
                                    <w:left w:val="none" w:sz="0" w:space="0" w:color="auto"/>
                                    <w:bottom w:val="none" w:sz="0" w:space="0" w:color="auto"/>
                                    <w:right w:val="none" w:sz="0" w:space="0" w:color="auto"/>
                                  </w:divBdr>
                                </w:div>
                                <w:div w:id="945117451">
                                  <w:marLeft w:val="640"/>
                                  <w:marRight w:val="0"/>
                                  <w:marTop w:val="0"/>
                                  <w:marBottom w:val="0"/>
                                  <w:divBdr>
                                    <w:top w:val="none" w:sz="0" w:space="0" w:color="auto"/>
                                    <w:left w:val="none" w:sz="0" w:space="0" w:color="auto"/>
                                    <w:bottom w:val="none" w:sz="0" w:space="0" w:color="auto"/>
                                    <w:right w:val="none" w:sz="0" w:space="0" w:color="auto"/>
                                  </w:divBdr>
                                </w:div>
                                <w:div w:id="998263900">
                                  <w:marLeft w:val="640"/>
                                  <w:marRight w:val="0"/>
                                  <w:marTop w:val="0"/>
                                  <w:marBottom w:val="0"/>
                                  <w:divBdr>
                                    <w:top w:val="none" w:sz="0" w:space="0" w:color="auto"/>
                                    <w:left w:val="none" w:sz="0" w:space="0" w:color="auto"/>
                                    <w:bottom w:val="none" w:sz="0" w:space="0" w:color="auto"/>
                                    <w:right w:val="none" w:sz="0" w:space="0" w:color="auto"/>
                                  </w:divBdr>
                                </w:div>
                                <w:div w:id="1236741670">
                                  <w:marLeft w:val="640"/>
                                  <w:marRight w:val="0"/>
                                  <w:marTop w:val="0"/>
                                  <w:marBottom w:val="0"/>
                                  <w:divBdr>
                                    <w:top w:val="none" w:sz="0" w:space="0" w:color="auto"/>
                                    <w:left w:val="none" w:sz="0" w:space="0" w:color="auto"/>
                                    <w:bottom w:val="none" w:sz="0" w:space="0" w:color="auto"/>
                                    <w:right w:val="none" w:sz="0" w:space="0" w:color="auto"/>
                                  </w:divBdr>
                                </w:div>
                                <w:div w:id="1271232509">
                                  <w:marLeft w:val="640"/>
                                  <w:marRight w:val="0"/>
                                  <w:marTop w:val="0"/>
                                  <w:marBottom w:val="0"/>
                                  <w:divBdr>
                                    <w:top w:val="none" w:sz="0" w:space="0" w:color="auto"/>
                                    <w:left w:val="none" w:sz="0" w:space="0" w:color="auto"/>
                                    <w:bottom w:val="none" w:sz="0" w:space="0" w:color="auto"/>
                                    <w:right w:val="none" w:sz="0" w:space="0" w:color="auto"/>
                                  </w:divBdr>
                                </w:div>
                                <w:div w:id="1287349573">
                                  <w:marLeft w:val="640"/>
                                  <w:marRight w:val="0"/>
                                  <w:marTop w:val="0"/>
                                  <w:marBottom w:val="0"/>
                                  <w:divBdr>
                                    <w:top w:val="none" w:sz="0" w:space="0" w:color="auto"/>
                                    <w:left w:val="none" w:sz="0" w:space="0" w:color="auto"/>
                                    <w:bottom w:val="none" w:sz="0" w:space="0" w:color="auto"/>
                                    <w:right w:val="none" w:sz="0" w:space="0" w:color="auto"/>
                                  </w:divBdr>
                                </w:div>
                                <w:div w:id="1303853765">
                                  <w:marLeft w:val="640"/>
                                  <w:marRight w:val="0"/>
                                  <w:marTop w:val="0"/>
                                  <w:marBottom w:val="0"/>
                                  <w:divBdr>
                                    <w:top w:val="none" w:sz="0" w:space="0" w:color="auto"/>
                                    <w:left w:val="none" w:sz="0" w:space="0" w:color="auto"/>
                                    <w:bottom w:val="none" w:sz="0" w:space="0" w:color="auto"/>
                                    <w:right w:val="none" w:sz="0" w:space="0" w:color="auto"/>
                                  </w:divBdr>
                                </w:div>
                                <w:div w:id="1449470237">
                                  <w:marLeft w:val="640"/>
                                  <w:marRight w:val="0"/>
                                  <w:marTop w:val="0"/>
                                  <w:marBottom w:val="0"/>
                                  <w:divBdr>
                                    <w:top w:val="none" w:sz="0" w:space="0" w:color="auto"/>
                                    <w:left w:val="none" w:sz="0" w:space="0" w:color="auto"/>
                                    <w:bottom w:val="none" w:sz="0" w:space="0" w:color="auto"/>
                                    <w:right w:val="none" w:sz="0" w:space="0" w:color="auto"/>
                                  </w:divBdr>
                                </w:div>
                                <w:div w:id="1610431759">
                                  <w:marLeft w:val="640"/>
                                  <w:marRight w:val="0"/>
                                  <w:marTop w:val="0"/>
                                  <w:marBottom w:val="0"/>
                                  <w:divBdr>
                                    <w:top w:val="none" w:sz="0" w:space="0" w:color="auto"/>
                                    <w:left w:val="none" w:sz="0" w:space="0" w:color="auto"/>
                                    <w:bottom w:val="none" w:sz="0" w:space="0" w:color="auto"/>
                                    <w:right w:val="none" w:sz="0" w:space="0" w:color="auto"/>
                                  </w:divBdr>
                                </w:div>
                                <w:div w:id="1670520278">
                                  <w:marLeft w:val="640"/>
                                  <w:marRight w:val="0"/>
                                  <w:marTop w:val="0"/>
                                  <w:marBottom w:val="0"/>
                                  <w:divBdr>
                                    <w:top w:val="none" w:sz="0" w:space="0" w:color="auto"/>
                                    <w:left w:val="none" w:sz="0" w:space="0" w:color="auto"/>
                                    <w:bottom w:val="none" w:sz="0" w:space="0" w:color="auto"/>
                                    <w:right w:val="none" w:sz="0" w:space="0" w:color="auto"/>
                                  </w:divBdr>
                                </w:div>
                                <w:div w:id="1693873345">
                                  <w:marLeft w:val="640"/>
                                  <w:marRight w:val="0"/>
                                  <w:marTop w:val="0"/>
                                  <w:marBottom w:val="0"/>
                                  <w:divBdr>
                                    <w:top w:val="none" w:sz="0" w:space="0" w:color="auto"/>
                                    <w:left w:val="none" w:sz="0" w:space="0" w:color="auto"/>
                                    <w:bottom w:val="none" w:sz="0" w:space="0" w:color="auto"/>
                                    <w:right w:val="none" w:sz="0" w:space="0" w:color="auto"/>
                                  </w:divBdr>
                                </w:div>
                                <w:div w:id="1712730755">
                                  <w:marLeft w:val="640"/>
                                  <w:marRight w:val="0"/>
                                  <w:marTop w:val="0"/>
                                  <w:marBottom w:val="0"/>
                                  <w:divBdr>
                                    <w:top w:val="none" w:sz="0" w:space="0" w:color="auto"/>
                                    <w:left w:val="none" w:sz="0" w:space="0" w:color="auto"/>
                                    <w:bottom w:val="none" w:sz="0" w:space="0" w:color="auto"/>
                                    <w:right w:val="none" w:sz="0" w:space="0" w:color="auto"/>
                                  </w:divBdr>
                                </w:div>
                                <w:div w:id="1864591353">
                                  <w:marLeft w:val="640"/>
                                  <w:marRight w:val="0"/>
                                  <w:marTop w:val="0"/>
                                  <w:marBottom w:val="0"/>
                                  <w:divBdr>
                                    <w:top w:val="none" w:sz="0" w:space="0" w:color="auto"/>
                                    <w:left w:val="none" w:sz="0" w:space="0" w:color="auto"/>
                                    <w:bottom w:val="none" w:sz="0" w:space="0" w:color="auto"/>
                                    <w:right w:val="none" w:sz="0" w:space="0" w:color="auto"/>
                                  </w:divBdr>
                                </w:div>
                                <w:div w:id="1904948112">
                                  <w:marLeft w:val="640"/>
                                  <w:marRight w:val="0"/>
                                  <w:marTop w:val="0"/>
                                  <w:marBottom w:val="0"/>
                                  <w:divBdr>
                                    <w:top w:val="none" w:sz="0" w:space="0" w:color="auto"/>
                                    <w:left w:val="none" w:sz="0" w:space="0" w:color="auto"/>
                                    <w:bottom w:val="none" w:sz="0" w:space="0" w:color="auto"/>
                                    <w:right w:val="none" w:sz="0" w:space="0" w:color="auto"/>
                                  </w:divBdr>
                                </w:div>
                                <w:div w:id="1941523991">
                                  <w:marLeft w:val="640"/>
                                  <w:marRight w:val="0"/>
                                  <w:marTop w:val="0"/>
                                  <w:marBottom w:val="0"/>
                                  <w:divBdr>
                                    <w:top w:val="none" w:sz="0" w:space="0" w:color="auto"/>
                                    <w:left w:val="none" w:sz="0" w:space="0" w:color="auto"/>
                                    <w:bottom w:val="none" w:sz="0" w:space="0" w:color="auto"/>
                                    <w:right w:val="none" w:sz="0" w:space="0" w:color="auto"/>
                                  </w:divBdr>
                                </w:div>
                                <w:div w:id="1977949363">
                                  <w:marLeft w:val="640"/>
                                  <w:marRight w:val="0"/>
                                  <w:marTop w:val="0"/>
                                  <w:marBottom w:val="0"/>
                                  <w:divBdr>
                                    <w:top w:val="none" w:sz="0" w:space="0" w:color="auto"/>
                                    <w:left w:val="none" w:sz="0" w:space="0" w:color="auto"/>
                                    <w:bottom w:val="none" w:sz="0" w:space="0" w:color="auto"/>
                                    <w:right w:val="none" w:sz="0" w:space="0" w:color="auto"/>
                                  </w:divBdr>
                                </w:div>
                                <w:div w:id="2057777332">
                                  <w:marLeft w:val="640"/>
                                  <w:marRight w:val="0"/>
                                  <w:marTop w:val="0"/>
                                  <w:marBottom w:val="0"/>
                                  <w:divBdr>
                                    <w:top w:val="none" w:sz="0" w:space="0" w:color="auto"/>
                                    <w:left w:val="none" w:sz="0" w:space="0" w:color="auto"/>
                                    <w:bottom w:val="none" w:sz="0" w:space="0" w:color="auto"/>
                                    <w:right w:val="none" w:sz="0" w:space="0" w:color="auto"/>
                                  </w:divBdr>
                                </w:div>
                                <w:div w:id="2111511434">
                                  <w:marLeft w:val="640"/>
                                  <w:marRight w:val="0"/>
                                  <w:marTop w:val="0"/>
                                  <w:marBottom w:val="0"/>
                                  <w:divBdr>
                                    <w:top w:val="none" w:sz="0" w:space="0" w:color="auto"/>
                                    <w:left w:val="none" w:sz="0" w:space="0" w:color="auto"/>
                                    <w:bottom w:val="none" w:sz="0" w:space="0" w:color="auto"/>
                                    <w:right w:val="none" w:sz="0" w:space="0" w:color="auto"/>
                                  </w:divBdr>
                                </w:div>
                                <w:div w:id="2146005430">
                                  <w:marLeft w:val="640"/>
                                  <w:marRight w:val="0"/>
                                  <w:marTop w:val="0"/>
                                  <w:marBottom w:val="0"/>
                                  <w:divBdr>
                                    <w:top w:val="none" w:sz="0" w:space="0" w:color="auto"/>
                                    <w:left w:val="none" w:sz="0" w:space="0" w:color="auto"/>
                                    <w:bottom w:val="none" w:sz="0" w:space="0" w:color="auto"/>
                                    <w:right w:val="none" w:sz="0" w:space="0" w:color="auto"/>
                                  </w:divBdr>
                                </w:div>
                                <w:div w:id="2147156960">
                                  <w:marLeft w:val="640"/>
                                  <w:marRight w:val="0"/>
                                  <w:marTop w:val="0"/>
                                  <w:marBottom w:val="0"/>
                                  <w:divBdr>
                                    <w:top w:val="none" w:sz="0" w:space="0" w:color="auto"/>
                                    <w:left w:val="none" w:sz="0" w:space="0" w:color="auto"/>
                                    <w:bottom w:val="none" w:sz="0" w:space="0" w:color="auto"/>
                                    <w:right w:val="none" w:sz="0" w:space="0" w:color="auto"/>
                                  </w:divBdr>
                                </w:div>
                              </w:divsChild>
                            </w:div>
                            <w:div w:id="995651663">
                              <w:marLeft w:val="0"/>
                              <w:marRight w:val="0"/>
                              <w:marTop w:val="0"/>
                              <w:marBottom w:val="0"/>
                              <w:divBdr>
                                <w:top w:val="none" w:sz="0" w:space="0" w:color="auto"/>
                                <w:left w:val="none" w:sz="0" w:space="0" w:color="auto"/>
                                <w:bottom w:val="none" w:sz="0" w:space="0" w:color="auto"/>
                                <w:right w:val="none" w:sz="0" w:space="0" w:color="auto"/>
                              </w:divBdr>
                              <w:divsChild>
                                <w:div w:id="6490267">
                                  <w:marLeft w:val="640"/>
                                  <w:marRight w:val="0"/>
                                  <w:marTop w:val="0"/>
                                  <w:marBottom w:val="0"/>
                                  <w:divBdr>
                                    <w:top w:val="none" w:sz="0" w:space="0" w:color="auto"/>
                                    <w:left w:val="none" w:sz="0" w:space="0" w:color="auto"/>
                                    <w:bottom w:val="none" w:sz="0" w:space="0" w:color="auto"/>
                                    <w:right w:val="none" w:sz="0" w:space="0" w:color="auto"/>
                                  </w:divBdr>
                                </w:div>
                                <w:div w:id="324435845">
                                  <w:marLeft w:val="640"/>
                                  <w:marRight w:val="0"/>
                                  <w:marTop w:val="0"/>
                                  <w:marBottom w:val="0"/>
                                  <w:divBdr>
                                    <w:top w:val="none" w:sz="0" w:space="0" w:color="auto"/>
                                    <w:left w:val="none" w:sz="0" w:space="0" w:color="auto"/>
                                    <w:bottom w:val="none" w:sz="0" w:space="0" w:color="auto"/>
                                    <w:right w:val="none" w:sz="0" w:space="0" w:color="auto"/>
                                  </w:divBdr>
                                </w:div>
                                <w:div w:id="399408089">
                                  <w:marLeft w:val="640"/>
                                  <w:marRight w:val="0"/>
                                  <w:marTop w:val="0"/>
                                  <w:marBottom w:val="0"/>
                                  <w:divBdr>
                                    <w:top w:val="none" w:sz="0" w:space="0" w:color="auto"/>
                                    <w:left w:val="none" w:sz="0" w:space="0" w:color="auto"/>
                                    <w:bottom w:val="none" w:sz="0" w:space="0" w:color="auto"/>
                                    <w:right w:val="none" w:sz="0" w:space="0" w:color="auto"/>
                                  </w:divBdr>
                                </w:div>
                                <w:div w:id="474030097">
                                  <w:marLeft w:val="640"/>
                                  <w:marRight w:val="0"/>
                                  <w:marTop w:val="0"/>
                                  <w:marBottom w:val="0"/>
                                  <w:divBdr>
                                    <w:top w:val="none" w:sz="0" w:space="0" w:color="auto"/>
                                    <w:left w:val="none" w:sz="0" w:space="0" w:color="auto"/>
                                    <w:bottom w:val="none" w:sz="0" w:space="0" w:color="auto"/>
                                    <w:right w:val="none" w:sz="0" w:space="0" w:color="auto"/>
                                  </w:divBdr>
                                </w:div>
                                <w:div w:id="484246291">
                                  <w:marLeft w:val="640"/>
                                  <w:marRight w:val="0"/>
                                  <w:marTop w:val="0"/>
                                  <w:marBottom w:val="0"/>
                                  <w:divBdr>
                                    <w:top w:val="none" w:sz="0" w:space="0" w:color="auto"/>
                                    <w:left w:val="none" w:sz="0" w:space="0" w:color="auto"/>
                                    <w:bottom w:val="none" w:sz="0" w:space="0" w:color="auto"/>
                                    <w:right w:val="none" w:sz="0" w:space="0" w:color="auto"/>
                                  </w:divBdr>
                                </w:div>
                                <w:div w:id="573709175">
                                  <w:marLeft w:val="640"/>
                                  <w:marRight w:val="0"/>
                                  <w:marTop w:val="0"/>
                                  <w:marBottom w:val="0"/>
                                  <w:divBdr>
                                    <w:top w:val="none" w:sz="0" w:space="0" w:color="auto"/>
                                    <w:left w:val="none" w:sz="0" w:space="0" w:color="auto"/>
                                    <w:bottom w:val="none" w:sz="0" w:space="0" w:color="auto"/>
                                    <w:right w:val="none" w:sz="0" w:space="0" w:color="auto"/>
                                  </w:divBdr>
                                </w:div>
                                <w:div w:id="579146081">
                                  <w:marLeft w:val="640"/>
                                  <w:marRight w:val="0"/>
                                  <w:marTop w:val="0"/>
                                  <w:marBottom w:val="0"/>
                                  <w:divBdr>
                                    <w:top w:val="none" w:sz="0" w:space="0" w:color="auto"/>
                                    <w:left w:val="none" w:sz="0" w:space="0" w:color="auto"/>
                                    <w:bottom w:val="none" w:sz="0" w:space="0" w:color="auto"/>
                                    <w:right w:val="none" w:sz="0" w:space="0" w:color="auto"/>
                                  </w:divBdr>
                                </w:div>
                                <w:div w:id="614100392">
                                  <w:marLeft w:val="640"/>
                                  <w:marRight w:val="0"/>
                                  <w:marTop w:val="0"/>
                                  <w:marBottom w:val="0"/>
                                  <w:divBdr>
                                    <w:top w:val="none" w:sz="0" w:space="0" w:color="auto"/>
                                    <w:left w:val="none" w:sz="0" w:space="0" w:color="auto"/>
                                    <w:bottom w:val="none" w:sz="0" w:space="0" w:color="auto"/>
                                    <w:right w:val="none" w:sz="0" w:space="0" w:color="auto"/>
                                  </w:divBdr>
                                </w:div>
                                <w:div w:id="682896979">
                                  <w:marLeft w:val="640"/>
                                  <w:marRight w:val="0"/>
                                  <w:marTop w:val="0"/>
                                  <w:marBottom w:val="0"/>
                                  <w:divBdr>
                                    <w:top w:val="none" w:sz="0" w:space="0" w:color="auto"/>
                                    <w:left w:val="none" w:sz="0" w:space="0" w:color="auto"/>
                                    <w:bottom w:val="none" w:sz="0" w:space="0" w:color="auto"/>
                                    <w:right w:val="none" w:sz="0" w:space="0" w:color="auto"/>
                                  </w:divBdr>
                                </w:div>
                                <w:div w:id="775055069">
                                  <w:marLeft w:val="640"/>
                                  <w:marRight w:val="0"/>
                                  <w:marTop w:val="0"/>
                                  <w:marBottom w:val="0"/>
                                  <w:divBdr>
                                    <w:top w:val="none" w:sz="0" w:space="0" w:color="auto"/>
                                    <w:left w:val="none" w:sz="0" w:space="0" w:color="auto"/>
                                    <w:bottom w:val="none" w:sz="0" w:space="0" w:color="auto"/>
                                    <w:right w:val="none" w:sz="0" w:space="0" w:color="auto"/>
                                  </w:divBdr>
                                </w:div>
                                <w:div w:id="850945878">
                                  <w:marLeft w:val="640"/>
                                  <w:marRight w:val="0"/>
                                  <w:marTop w:val="0"/>
                                  <w:marBottom w:val="0"/>
                                  <w:divBdr>
                                    <w:top w:val="none" w:sz="0" w:space="0" w:color="auto"/>
                                    <w:left w:val="none" w:sz="0" w:space="0" w:color="auto"/>
                                    <w:bottom w:val="none" w:sz="0" w:space="0" w:color="auto"/>
                                    <w:right w:val="none" w:sz="0" w:space="0" w:color="auto"/>
                                  </w:divBdr>
                                </w:div>
                                <w:div w:id="993415408">
                                  <w:marLeft w:val="640"/>
                                  <w:marRight w:val="0"/>
                                  <w:marTop w:val="0"/>
                                  <w:marBottom w:val="0"/>
                                  <w:divBdr>
                                    <w:top w:val="none" w:sz="0" w:space="0" w:color="auto"/>
                                    <w:left w:val="none" w:sz="0" w:space="0" w:color="auto"/>
                                    <w:bottom w:val="none" w:sz="0" w:space="0" w:color="auto"/>
                                    <w:right w:val="none" w:sz="0" w:space="0" w:color="auto"/>
                                  </w:divBdr>
                                </w:div>
                                <w:div w:id="1031612021">
                                  <w:marLeft w:val="640"/>
                                  <w:marRight w:val="0"/>
                                  <w:marTop w:val="0"/>
                                  <w:marBottom w:val="0"/>
                                  <w:divBdr>
                                    <w:top w:val="none" w:sz="0" w:space="0" w:color="auto"/>
                                    <w:left w:val="none" w:sz="0" w:space="0" w:color="auto"/>
                                    <w:bottom w:val="none" w:sz="0" w:space="0" w:color="auto"/>
                                    <w:right w:val="none" w:sz="0" w:space="0" w:color="auto"/>
                                  </w:divBdr>
                                </w:div>
                                <w:div w:id="1109855777">
                                  <w:marLeft w:val="640"/>
                                  <w:marRight w:val="0"/>
                                  <w:marTop w:val="0"/>
                                  <w:marBottom w:val="0"/>
                                  <w:divBdr>
                                    <w:top w:val="none" w:sz="0" w:space="0" w:color="auto"/>
                                    <w:left w:val="none" w:sz="0" w:space="0" w:color="auto"/>
                                    <w:bottom w:val="none" w:sz="0" w:space="0" w:color="auto"/>
                                    <w:right w:val="none" w:sz="0" w:space="0" w:color="auto"/>
                                  </w:divBdr>
                                </w:div>
                                <w:div w:id="1164932454">
                                  <w:marLeft w:val="640"/>
                                  <w:marRight w:val="0"/>
                                  <w:marTop w:val="0"/>
                                  <w:marBottom w:val="0"/>
                                  <w:divBdr>
                                    <w:top w:val="none" w:sz="0" w:space="0" w:color="auto"/>
                                    <w:left w:val="none" w:sz="0" w:space="0" w:color="auto"/>
                                    <w:bottom w:val="none" w:sz="0" w:space="0" w:color="auto"/>
                                    <w:right w:val="none" w:sz="0" w:space="0" w:color="auto"/>
                                  </w:divBdr>
                                </w:div>
                                <w:div w:id="1194731696">
                                  <w:marLeft w:val="640"/>
                                  <w:marRight w:val="0"/>
                                  <w:marTop w:val="0"/>
                                  <w:marBottom w:val="0"/>
                                  <w:divBdr>
                                    <w:top w:val="none" w:sz="0" w:space="0" w:color="auto"/>
                                    <w:left w:val="none" w:sz="0" w:space="0" w:color="auto"/>
                                    <w:bottom w:val="none" w:sz="0" w:space="0" w:color="auto"/>
                                    <w:right w:val="none" w:sz="0" w:space="0" w:color="auto"/>
                                  </w:divBdr>
                                </w:div>
                                <w:div w:id="1208954898">
                                  <w:marLeft w:val="640"/>
                                  <w:marRight w:val="0"/>
                                  <w:marTop w:val="0"/>
                                  <w:marBottom w:val="0"/>
                                  <w:divBdr>
                                    <w:top w:val="none" w:sz="0" w:space="0" w:color="auto"/>
                                    <w:left w:val="none" w:sz="0" w:space="0" w:color="auto"/>
                                    <w:bottom w:val="none" w:sz="0" w:space="0" w:color="auto"/>
                                    <w:right w:val="none" w:sz="0" w:space="0" w:color="auto"/>
                                  </w:divBdr>
                                </w:div>
                                <w:div w:id="1225987780">
                                  <w:marLeft w:val="640"/>
                                  <w:marRight w:val="0"/>
                                  <w:marTop w:val="0"/>
                                  <w:marBottom w:val="0"/>
                                  <w:divBdr>
                                    <w:top w:val="none" w:sz="0" w:space="0" w:color="auto"/>
                                    <w:left w:val="none" w:sz="0" w:space="0" w:color="auto"/>
                                    <w:bottom w:val="none" w:sz="0" w:space="0" w:color="auto"/>
                                    <w:right w:val="none" w:sz="0" w:space="0" w:color="auto"/>
                                  </w:divBdr>
                                </w:div>
                                <w:div w:id="1282959883">
                                  <w:marLeft w:val="640"/>
                                  <w:marRight w:val="0"/>
                                  <w:marTop w:val="0"/>
                                  <w:marBottom w:val="0"/>
                                  <w:divBdr>
                                    <w:top w:val="none" w:sz="0" w:space="0" w:color="auto"/>
                                    <w:left w:val="none" w:sz="0" w:space="0" w:color="auto"/>
                                    <w:bottom w:val="none" w:sz="0" w:space="0" w:color="auto"/>
                                    <w:right w:val="none" w:sz="0" w:space="0" w:color="auto"/>
                                  </w:divBdr>
                                </w:div>
                                <w:div w:id="1345401976">
                                  <w:marLeft w:val="640"/>
                                  <w:marRight w:val="0"/>
                                  <w:marTop w:val="0"/>
                                  <w:marBottom w:val="0"/>
                                  <w:divBdr>
                                    <w:top w:val="none" w:sz="0" w:space="0" w:color="auto"/>
                                    <w:left w:val="none" w:sz="0" w:space="0" w:color="auto"/>
                                    <w:bottom w:val="none" w:sz="0" w:space="0" w:color="auto"/>
                                    <w:right w:val="none" w:sz="0" w:space="0" w:color="auto"/>
                                  </w:divBdr>
                                </w:div>
                                <w:div w:id="1369573646">
                                  <w:marLeft w:val="640"/>
                                  <w:marRight w:val="0"/>
                                  <w:marTop w:val="0"/>
                                  <w:marBottom w:val="0"/>
                                  <w:divBdr>
                                    <w:top w:val="none" w:sz="0" w:space="0" w:color="auto"/>
                                    <w:left w:val="none" w:sz="0" w:space="0" w:color="auto"/>
                                    <w:bottom w:val="none" w:sz="0" w:space="0" w:color="auto"/>
                                    <w:right w:val="none" w:sz="0" w:space="0" w:color="auto"/>
                                  </w:divBdr>
                                </w:div>
                                <w:div w:id="1507211166">
                                  <w:marLeft w:val="640"/>
                                  <w:marRight w:val="0"/>
                                  <w:marTop w:val="0"/>
                                  <w:marBottom w:val="0"/>
                                  <w:divBdr>
                                    <w:top w:val="none" w:sz="0" w:space="0" w:color="auto"/>
                                    <w:left w:val="none" w:sz="0" w:space="0" w:color="auto"/>
                                    <w:bottom w:val="none" w:sz="0" w:space="0" w:color="auto"/>
                                    <w:right w:val="none" w:sz="0" w:space="0" w:color="auto"/>
                                  </w:divBdr>
                                </w:div>
                                <w:div w:id="1543321809">
                                  <w:marLeft w:val="640"/>
                                  <w:marRight w:val="0"/>
                                  <w:marTop w:val="0"/>
                                  <w:marBottom w:val="0"/>
                                  <w:divBdr>
                                    <w:top w:val="none" w:sz="0" w:space="0" w:color="auto"/>
                                    <w:left w:val="none" w:sz="0" w:space="0" w:color="auto"/>
                                    <w:bottom w:val="none" w:sz="0" w:space="0" w:color="auto"/>
                                    <w:right w:val="none" w:sz="0" w:space="0" w:color="auto"/>
                                  </w:divBdr>
                                </w:div>
                                <w:div w:id="1559441638">
                                  <w:marLeft w:val="640"/>
                                  <w:marRight w:val="0"/>
                                  <w:marTop w:val="0"/>
                                  <w:marBottom w:val="0"/>
                                  <w:divBdr>
                                    <w:top w:val="none" w:sz="0" w:space="0" w:color="auto"/>
                                    <w:left w:val="none" w:sz="0" w:space="0" w:color="auto"/>
                                    <w:bottom w:val="none" w:sz="0" w:space="0" w:color="auto"/>
                                    <w:right w:val="none" w:sz="0" w:space="0" w:color="auto"/>
                                  </w:divBdr>
                                </w:div>
                                <w:div w:id="1568687003">
                                  <w:marLeft w:val="640"/>
                                  <w:marRight w:val="0"/>
                                  <w:marTop w:val="0"/>
                                  <w:marBottom w:val="0"/>
                                  <w:divBdr>
                                    <w:top w:val="none" w:sz="0" w:space="0" w:color="auto"/>
                                    <w:left w:val="none" w:sz="0" w:space="0" w:color="auto"/>
                                    <w:bottom w:val="none" w:sz="0" w:space="0" w:color="auto"/>
                                    <w:right w:val="none" w:sz="0" w:space="0" w:color="auto"/>
                                  </w:divBdr>
                                </w:div>
                                <w:div w:id="1637563222">
                                  <w:marLeft w:val="640"/>
                                  <w:marRight w:val="0"/>
                                  <w:marTop w:val="0"/>
                                  <w:marBottom w:val="0"/>
                                  <w:divBdr>
                                    <w:top w:val="none" w:sz="0" w:space="0" w:color="auto"/>
                                    <w:left w:val="none" w:sz="0" w:space="0" w:color="auto"/>
                                    <w:bottom w:val="none" w:sz="0" w:space="0" w:color="auto"/>
                                    <w:right w:val="none" w:sz="0" w:space="0" w:color="auto"/>
                                  </w:divBdr>
                                </w:div>
                                <w:div w:id="1786461704">
                                  <w:marLeft w:val="640"/>
                                  <w:marRight w:val="0"/>
                                  <w:marTop w:val="0"/>
                                  <w:marBottom w:val="0"/>
                                  <w:divBdr>
                                    <w:top w:val="none" w:sz="0" w:space="0" w:color="auto"/>
                                    <w:left w:val="none" w:sz="0" w:space="0" w:color="auto"/>
                                    <w:bottom w:val="none" w:sz="0" w:space="0" w:color="auto"/>
                                    <w:right w:val="none" w:sz="0" w:space="0" w:color="auto"/>
                                  </w:divBdr>
                                </w:div>
                                <w:div w:id="1893612585">
                                  <w:marLeft w:val="640"/>
                                  <w:marRight w:val="0"/>
                                  <w:marTop w:val="0"/>
                                  <w:marBottom w:val="0"/>
                                  <w:divBdr>
                                    <w:top w:val="none" w:sz="0" w:space="0" w:color="auto"/>
                                    <w:left w:val="none" w:sz="0" w:space="0" w:color="auto"/>
                                    <w:bottom w:val="none" w:sz="0" w:space="0" w:color="auto"/>
                                    <w:right w:val="none" w:sz="0" w:space="0" w:color="auto"/>
                                  </w:divBdr>
                                </w:div>
                                <w:div w:id="1925914333">
                                  <w:marLeft w:val="640"/>
                                  <w:marRight w:val="0"/>
                                  <w:marTop w:val="0"/>
                                  <w:marBottom w:val="0"/>
                                  <w:divBdr>
                                    <w:top w:val="none" w:sz="0" w:space="0" w:color="auto"/>
                                    <w:left w:val="none" w:sz="0" w:space="0" w:color="auto"/>
                                    <w:bottom w:val="none" w:sz="0" w:space="0" w:color="auto"/>
                                    <w:right w:val="none" w:sz="0" w:space="0" w:color="auto"/>
                                  </w:divBdr>
                                </w:div>
                                <w:div w:id="1928810316">
                                  <w:marLeft w:val="640"/>
                                  <w:marRight w:val="0"/>
                                  <w:marTop w:val="0"/>
                                  <w:marBottom w:val="0"/>
                                  <w:divBdr>
                                    <w:top w:val="none" w:sz="0" w:space="0" w:color="auto"/>
                                    <w:left w:val="none" w:sz="0" w:space="0" w:color="auto"/>
                                    <w:bottom w:val="none" w:sz="0" w:space="0" w:color="auto"/>
                                    <w:right w:val="none" w:sz="0" w:space="0" w:color="auto"/>
                                  </w:divBdr>
                                </w:div>
                                <w:div w:id="1955091054">
                                  <w:marLeft w:val="640"/>
                                  <w:marRight w:val="0"/>
                                  <w:marTop w:val="0"/>
                                  <w:marBottom w:val="0"/>
                                  <w:divBdr>
                                    <w:top w:val="none" w:sz="0" w:space="0" w:color="auto"/>
                                    <w:left w:val="none" w:sz="0" w:space="0" w:color="auto"/>
                                    <w:bottom w:val="none" w:sz="0" w:space="0" w:color="auto"/>
                                    <w:right w:val="none" w:sz="0" w:space="0" w:color="auto"/>
                                  </w:divBdr>
                                </w:div>
                                <w:div w:id="1999116482">
                                  <w:marLeft w:val="640"/>
                                  <w:marRight w:val="0"/>
                                  <w:marTop w:val="0"/>
                                  <w:marBottom w:val="0"/>
                                  <w:divBdr>
                                    <w:top w:val="none" w:sz="0" w:space="0" w:color="auto"/>
                                    <w:left w:val="none" w:sz="0" w:space="0" w:color="auto"/>
                                    <w:bottom w:val="none" w:sz="0" w:space="0" w:color="auto"/>
                                    <w:right w:val="none" w:sz="0" w:space="0" w:color="auto"/>
                                  </w:divBdr>
                                </w:div>
                                <w:div w:id="2075465907">
                                  <w:marLeft w:val="640"/>
                                  <w:marRight w:val="0"/>
                                  <w:marTop w:val="0"/>
                                  <w:marBottom w:val="0"/>
                                  <w:divBdr>
                                    <w:top w:val="none" w:sz="0" w:space="0" w:color="auto"/>
                                    <w:left w:val="none" w:sz="0" w:space="0" w:color="auto"/>
                                    <w:bottom w:val="none" w:sz="0" w:space="0" w:color="auto"/>
                                    <w:right w:val="none" w:sz="0" w:space="0" w:color="auto"/>
                                  </w:divBdr>
                                </w:div>
                                <w:div w:id="2138374269">
                                  <w:marLeft w:val="640"/>
                                  <w:marRight w:val="0"/>
                                  <w:marTop w:val="0"/>
                                  <w:marBottom w:val="0"/>
                                  <w:divBdr>
                                    <w:top w:val="none" w:sz="0" w:space="0" w:color="auto"/>
                                    <w:left w:val="none" w:sz="0" w:space="0" w:color="auto"/>
                                    <w:bottom w:val="none" w:sz="0" w:space="0" w:color="auto"/>
                                    <w:right w:val="none" w:sz="0" w:space="0" w:color="auto"/>
                                  </w:divBdr>
                                </w:div>
                              </w:divsChild>
                            </w:div>
                            <w:div w:id="1035959847">
                              <w:marLeft w:val="0"/>
                              <w:marRight w:val="0"/>
                              <w:marTop w:val="0"/>
                              <w:marBottom w:val="0"/>
                              <w:divBdr>
                                <w:top w:val="none" w:sz="0" w:space="0" w:color="auto"/>
                                <w:left w:val="none" w:sz="0" w:space="0" w:color="auto"/>
                                <w:bottom w:val="none" w:sz="0" w:space="0" w:color="auto"/>
                                <w:right w:val="none" w:sz="0" w:space="0" w:color="auto"/>
                              </w:divBdr>
                              <w:divsChild>
                                <w:div w:id="50272516">
                                  <w:marLeft w:val="640"/>
                                  <w:marRight w:val="0"/>
                                  <w:marTop w:val="0"/>
                                  <w:marBottom w:val="0"/>
                                  <w:divBdr>
                                    <w:top w:val="none" w:sz="0" w:space="0" w:color="auto"/>
                                    <w:left w:val="none" w:sz="0" w:space="0" w:color="auto"/>
                                    <w:bottom w:val="none" w:sz="0" w:space="0" w:color="auto"/>
                                    <w:right w:val="none" w:sz="0" w:space="0" w:color="auto"/>
                                  </w:divBdr>
                                </w:div>
                                <w:div w:id="140662032">
                                  <w:marLeft w:val="640"/>
                                  <w:marRight w:val="0"/>
                                  <w:marTop w:val="0"/>
                                  <w:marBottom w:val="0"/>
                                  <w:divBdr>
                                    <w:top w:val="none" w:sz="0" w:space="0" w:color="auto"/>
                                    <w:left w:val="none" w:sz="0" w:space="0" w:color="auto"/>
                                    <w:bottom w:val="none" w:sz="0" w:space="0" w:color="auto"/>
                                    <w:right w:val="none" w:sz="0" w:space="0" w:color="auto"/>
                                  </w:divBdr>
                                </w:div>
                                <w:div w:id="171333630">
                                  <w:marLeft w:val="640"/>
                                  <w:marRight w:val="0"/>
                                  <w:marTop w:val="0"/>
                                  <w:marBottom w:val="0"/>
                                  <w:divBdr>
                                    <w:top w:val="none" w:sz="0" w:space="0" w:color="auto"/>
                                    <w:left w:val="none" w:sz="0" w:space="0" w:color="auto"/>
                                    <w:bottom w:val="none" w:sz="0" w:space="0" w:color="auto"/>
                                    <w:right w:val="none" w:sz="0" w:space="0" w:color="auto"/>
                                  </w:divBdr>
                                </w:div>
                                <w:div w:id="183591175">
                                  <w:marLeft w:val="640"/>
                                  <w:marRight w:val="0"/>
                                  <w:marTop w:val="0"/>
                                  <w:marBottom w:val="0"/>
                                  <w:divBdr>
                                    <w:top w:val="none" w:sz="0" w:space="0" w:color="auto"/>
                                    <w:left w:val="none" w:sz="0" w:space="0" w:color="auto"/>
                                    <w:bottom w:val="none" w:sz="0" w:space="0" w:color="auto"/>
                                    <w:right w:val="none" w:sz="0" w:space="0" w:color="auto"/>
                                  </w:divBdr>
                                </w:div>
                                <w:div w:id="197205282">
                                  <w:marLeft w:val="640"/>
                                  <w:marRight w:val="0"/>
                                  <w:marTop w:val="0"/>
                                  <w:marBottom w:val="0"/>
                                  <w:divBdr>
                                    <w:top w:val="none" w:sz="0" w:space="0" w:color="auto"/>
                                    <w:left w:val="none" w:sz="0" w:space="0" w:color="auto"/>
                                    <w:bottom w:val="none" w:sz="0" w:space="0" w:color="auto"/>
                                    <w:right w:val="none" w:sz="0" w:space="0" w:color="auto"/>
                                  </w:divBdr>
                                </w:div>
                                <w:div w:id="270477260">
                                  <w:marLeft w:val="640"/>
                                  <w:marRight w:val="0"/>
                                  <w:marTop w:val="0"/>
                                  <w:marBottom w:val="0"/>
                                  <w:divBdr>
                                    <w:top w:val="none" w:sz="0" w:space="0" w:color="auto"/>
                                    <w:left w:val="none" w:sz="0" w:space="0" w:color="auto"/>
                                    <w:bottom w:val="none" w:sz="0" w:space="0" w:color="auto"/>
                                    <w:right w:val="none" w:sz="0" w:space="0" w:color="auto"/>
                                  </w:divBdr>
                                </w:div>
                                <w:div w:id="362629694">
                                  <w:marLeft w:val="640"/>
                                  <w:marRight w:val="0"/>
                                  <w:marTop w:val="0"/>
                                  <w:marBottom w:val="0"/>
                                  <w:divBdr>
                                    <w:top w:val="none" w:sz="0" w:space="0" w:color="auto"/>
                                    <w:left w:val="none" w:sz="0" w:space="0" w:color="auto"/>
                                    <w:bottom w:val="none" w:sz="0" w:space="0" w:color="auto"/>
                                    <w:right w:val="none" w:sz="0" w:space="0" w:color="auto"/>
                                  </w:divBdr>
                                </w:div>
                                <w:div w:id="481117867">
                                  <w:marLeft w:val="640"/>
                                  <w:marRight w:val="0"/>
                                  <w:marTop w:val="0"/>
                                  <w:marBottom w:val="0"/>
                                  <w:divBdr>
                                    <w:top w:val="none" w:sz="0" w:space="0" w:color="auto"/>
                                    <w:left w:val="none" w:sz="0" w:space="0" w:color="auto"/>
                                    <w:bottom w:val="none" w:sz="0" w:space="0" w:color="auto"/>
                                    <w:right w:val="none" w:sz="0" w:space="0" w:color="auto"/>
                                  </w:divBdr>
                                </w:div>
                                <w:div w:id="688026153">
                                  <w:marLeft w:val="640"/>
                                  <w:marRight w:val="0"/>
                                  <w:marTop w:val="0"/>
                                  <w:marBottom w:val="0"/>
                                  <w:divBdr>
                                    <w:top w:val="none" w:sz="0" w:space="0" w:color="auto"/>
                                    <w:left w:val="none" w:sz="0" w:space="0" w:color="auto"/>
                                    <w:bottom w:val="none" w:sz="0" w:space="0" w:color="auto"/>
                                    <w:right w:val="none" w:sz="0" w:space="0" w:color="auto"/>
                                  </w:divBdr>
                                </w:div>
                                <w:div w:id="719404172">
                                  <w:marLeft w:val="640"/>
                                  <w:marRight w:val="0"/>
                                  <w:marTop w:val="0"/>
                                  <w:marBottom w:val="0"/>
                                  <w:divBdr>
                                    <w:top w:val="none" w:sz="0" w:space="0" w:color="auto"/>
                                    <w:left w:val="none" w:sz="0" w:space="0" w:color="auto"/>
                                    <w:bottom w:val="none" w:sz="0" w:space="0" w:color="auto"/>
                                    <w:right w:val="none" w:sz="0" w:space="0" w:color="auto"/>
                                  </w:divBdr>
                                </w:div>
                                <w:div w:id="746001741">
                                  <w:marLeft w:val="640"/>
                                  <w:marRight w:val="0"/>
                                  <w:marTop w:val="0"/>
                                  <w:marBottom w:val="0"/>
                                  <w:divBdr>
                                    <w:top w:val="none" w:sz="0" w:space="0" w:color="auto"/>
                                    <w:left w:val="none" w:sz="0" w:space="0" w:color="auto"/>
                                    <w:bottom w:val="none" w:sz="0" w:space="0" w:color="auto"/>
                                    <w:right w:val="none" w:sz="0" w:space="0" w:color="auto"/>
                                  </w:divBdr>
                                </w:div>
                                <w:div w:id="788935353">
                                  <w:marLeft w:val="640"/>
                                  <w:marRight w:val="0"/>
                                  <w:marTop w:val="0"/>
                                  <w:marBottom w:val="0"/>
                                  <w:divBdr>
                                    <w:top w:val="none" w:sz="0" w:space="0" w:color="auto"/>
                                    <w:left w:val="none" w:sz="0" w:space="0" w:color="auto"/>
                                    <w:bottom w:val="none" w:sz="0" w:space="0" w:color="auto"/>
                                    <w:right w:val="none" w:sz="0" w:space="0" w:color="auto"/>
                                  </w:divBdr>
                                </w:div>
                                <w:div w:id="806825527">
                                  <w:marLeft w:val="640"/>
                                  <w:marRight w:val="0"/>
                                  <w:marTop w:val="0"/>
                                  <w:marBottom w:val="0"/>
                                  <w:divBdr>
                                    <w:top w:val="none" w:sz="0" w:space="0" w:color="auto"/>
                                    <w:left w:val="none" w:sz="0" w:space="0" w:color="auto"/>
                                    <w:bottom w:val="none" w:sz="0" w:space="0" w:color="auto"/>
                                    <w:right w:val="none" w:sz="0" w:space="0" w:color="auto"/>
                                  </w:divBdr>
                                </w:div>
                                <w:div w:id="841776434">
                                  <w:marLeft w:val="640"/>
                                  <w:marRight w:val="0"/>
                                  <w:marTop w:val="0"/>
                                  <w:marBottom w:val="0"/>
                                  <w:divBdr>
                                    <w:top w:val="none" w:sz="0" w:space="0" w:color="auto"/>
                                    <w:left w:val="none" w:sz="0" w:space="0" w:color="auto"/>
                                    <w:bottom w:val="none" w:sz="0" w:space="0" w:color="auto"/>
                                    <w:right w:val="none" w:sz="0" w:space="0" w:color="auto"/>
                                  </w:divBdr>
                                </w:div>
                                <w:div w:id="917396704">
                                  <w:marLeft w:val="640"/>
                                  <w:marRight w:val="0"/>
                                  <w:marTop w:val="0"/>
                                  <w:marBottom w:val="0"/>
                                  <w:divBdr>
                                    <w:top w:val="none" w:sz="0" w:space="0" w:color="auto"/>
                                    <w:left w:val="none" w:sz="0" w:space="0" w:color="auto"/>
                                    <w:bottom w:val="none" w:sz="0" w:space="0" w:color="auto"/>
                                    <w:right w:val="none" w:sz="0" w:space="0" w:color="auto"/>
                                  </w:divBdr>
                                </w:div>
                                <w:div w:id="997999769">
                                  <w:marLeft w:val="640"/>
                                  <w:marRight w:val="0"/>
                                  <w:marTop w:val="0"/>
                                  <w:marBottom w:val="0"/>
                                  <w:divBdr>
                                    <w:top w:val="none" w:sz="0" w:space="0" w:color="auto"/>
                                    <w:left w:val="none" w:sz="0" w:space="0" w:color="auto"/>
                                    <w:bottom w:val="none" w:sz="0" w:space="0" w:color="auto"/>
                                    <w:right w:val="none" w:sz="0" w:space="0" w:color="auto"/>
                                  </w:divBdr>
                                </w:div>
                                <w:div w:id="1122918872">
                                  <w:marLeft w:val="640"/>
                                  <w:marRight w:val="0"/>
                                  <w:marTop w:val="0"/>
                                  <w:marBottom w:val="0"/>
                                  <w:divBdr>
                                    <w:top w:val="none" w:sz="0" w:space="0" w:color="auto"/>
                                    <w:left w:val="none" w:sz="0" w:space="0" w:color="auto"/>
                                    <w:bottom w:val="none" w:sz="0" w:space="0" w:color="auto"/>
                                    <w:right w:val="none" w:sz="0" w:space="0" w:color="auto"/>
                                  </w:divBdr>
                                </w:div>
                                <w:div w:id="1136410967">
                                  <w:marLeft w:val="640"/>
                                  <w:marRight w:val="0"/>
                                  <w:marTop w:val="0"/>
                                  <w:marBottom w:val="0"/>
                                  <w:divBdr>
                                    <w:top w:val="none" w:sz="0" w:space="0" w:color="auto"/>
                                    <w:left w:val="none" w:sz="0" w:space="0" w:color="auto"/>
                                    <w:bottom w:val="none" w:sz="0" w:space="0" w:color="auto"/>
                                    <w:right w:val="none" w:sz="0" w:space="0" w:color="auto"/>
                                  </w:divBdr>
                                </w:div>
                                <w:div w:id="1239363067">
                                  <w:marLeft w:val="640"/>
                                  <w:marRight w:val="0"/>
                                  <w:marTop w:val="0"/>
                                  <w:marBottom w:val="0"/>
                                  <w:divBdr>
                                    <w:top w:val="none" w:sz="0" w:space="0" w:color="auto"/>
                                    <w:left w:val="none" w:sz="0" w:space="0" w:color="auto"/>
                                    <w:bottom w:val="none" w:sz="0" w:space="0" w:color="auto"/>
                                    <w:right w:val="none" w:sz="0" w:space="0" w:color="auto"/>
                                  </w:divBdr>
                                </w:div>
                                <w:div w:id="1334915237">
                                  <w:marLeft w:val="640"/>
                                  <w:marRight w:val="0"/>
                                  <w:marTop w:val="0"/>
                                  <w:marBottom w:val="0"/>
                                  <w:divBdr>
                                    <w:top w:val="none" w:sz="0" w:space="0" w:color="auto"/>
                                    <w:left w:val="none" w:sz="0" w:space="0" w:color="auto"/>
                                    <w:bottom w:val="none" w:sz="0" w:space="0" w:color="auto"/>
                                    <w:right w:val="none" w:sz="0" w:space="0" w:color="auto"/>
                                  </w:divBdr>
                                </w:div>
                                <w:div w:id="1337075853">
                                  <w:marLeft w:val="640"/>
                                  <w:marRight w:val="0"/>
                                  <w:marTop w:val="0"/>
                                  <w:marBottom w:val="0"/>
                                  <w:divBdr>
                                    <w:top w:val="none" w:sz="0" w:space="0" w:color="auto"/>
                                    <w:left w:val="none" w:sz="0" w:space="0" w:color="auto"/>
                                    <w:bottom w:val="none" w:sz="0" w:space="0" w:color="auto"/>
                                    <w:right w:val="none" w:sz="0" w:space="0" w:color="auto"/>
                                  </w:divBdr>
                                </w:div>
                                <w:div w:id="1431511016">
                                  <w:marLeft w:val="640"/>
                                  <w:marRight w:val="0"/>
                                  <w:marTop w:val="0"/>
                                  <w:marBottom w:val="0"/>
                                  <w:divBdr>
                                    <w:top w:val="none" w:sz="0" w:space="0" w:color="auto"/>
                                    <w:left w:val="none" w:sz="0" w:space="0" w:color="auto"/>
                                    <w:bottom w:val="none" w:sz="0" w:space="0" w:color="auto"/>
                                    <w:right w:val="none" w:sz="0" w:space="0" w:color="auto"/>
                                  </w:divBdr>
                                </w:div>
                                <w:div w:id="1472599038">
                                  <w:marLeft w:val="640"/>
                                  <w:marRight w:val="0"/>
                                  <w:marTop w:val="0"/>
                                  <w:marBottom w:val="0"/>
                                  <w:divBdr>
                                    <w:top w:val="none" w:sz="0" w:space="0" w:color="auto"/>
                                    <w:left w:val="none" w:sz="0" w:space="0" w:color="auto"/>
                                    <w:bottom w:val="none" w:sz="0" w:space="0" w:color="auto"/>
                                    <w:right w:val="none" w:sz="0" w:space="0" w:color="auto"/>
                                  </w:divBdr>
                                </w:div>
                                <w:div w:id="1671716244">
                                  <w:marLeft w:val="640"/>
                                  <w:marRight w:val="0"/>
                                  <w:marTop w:val="0"/>
                                  <w:marBottom w:val="0"/>
                                  <w:divBdr>
                                    <w:top w:val="none" w:sz="0" w:space="0" w:color="auto"/>
                                    <w:left w:val="none" w:sz="0" w:space="0" w:color="auto"/>
                                    <w:bottom w:val="none" w:sz="0" w:space="0" w:color="auto"/>
                                    <w:right w:val="none" w:sz="0" w:space="0" w:color="auto"/>
                                  </w:divBdr>
                                </w:div>
                                <w:div w:id="1871531425">
                                  <w:marLeft w:val="640"/>
                                  <w:marRight w:val="0"/>
                                  <w:marTop w:val="0"/>
                                  <w:marBottom w:val="0"/>
                                  <w:divBdr>
                                    <w:top w:val="none" w:sz="0" w:space="0" w:color="auto"/>
                                    <w:left w:val="none" w:sz="0" w:space="0" w:color="auto"/>
                                    <w:bottom w:val="none" w:sz="0" w:space="0" w:color="auto"/>
                                    <w:right w:val="none" w:sz="0" w:space="0" w:color="auto"/>
                                  </w:divBdr>
                                </w:div>
                                <w:div w:id="1872649236">
                                  <w:marLeft w:val="640"/>
                                  <w:marRight w:val="0"/>
                                  <w:marTop w:val="0"/>
                                  <w:marBottom w:val="0"/>
                                  <w:divBdr>
                                    <w:top w:val="none" w:sz="0" w:space="0" w:color="auto"/>
                                    <w:left w:val="none" w:sz="0" w:space="0" w:color="auto"/>
                                    <w:bottom w:val="none" w:sz="0" w:space="0" w:color="auto"/>
                                    <w:right w:val="none" w:sz="0" w:space="0" w:color="auto"/>
                                  </w:divBdr>
                                </w:div>
                                <w:div w:id="1887596589">
                                  <w:marLeft w:val="640"/>
                                  <w:marRight w:val="0"/>
                                  <w:marTop w:val="0"/>
                                  <w:marBottom w:val="0"/>
                                  <w:divBdr>
                                    <w:top w:val="none" w:sz="0" w:space="0" w:color="auto"/>
                                    <w:left w:val="none" w:sz="0" w:space="0" w:color="auto"/>
                                    <w:bottom w:val="none" w:sz="0" w:space="0" w:color="auto"/>
                                    <w:right w:val="none" w:sz="0" w:space="0" w:color="auto"/>
                                  </w:divBdr>
                                </w:div>
                                <w:div w:id="1987271720">
                                  <w:marLeft w:val="640"/>
                                  <w:marRight w:val="0"/>
                                  <w:marTop w:val="0"/>
                                  <w:marBottom w:val="0"/>
                                  <w:divBdr>
                                    <w:top w:val="none" w:sz="0" w:space="0" w:color="auto"/>
                                    <w:left w:val="none" w:sz="0" w:space="0" w:color="auto"/>
                                    <w:bottom w:val="none" w:sz="0" w:space="0" w:color="auto"/>
                                    <w:right w:val="none" w:sz="0" w:space="0" w:color="auto"/>
                                  </w:divBdr>
                                </w:div>
                                <w:div w:id="1993561433">
                                  <w:marLeft w:val="640"/>
                                  <w:marRight w:val="0"/>
                                  <w:marTop w:val="0"/>
                                  <w:marBottom w:val="0"/>
                                  <w:divBdr>
                                    <w:top w:val="none" w:sz="0" w:space="0" w:color="auto"/>
                                    <w:left w:val="none" w:sz="0" w:space="0" w:color="auto"/>
                                    <w:bottom w:val="none" w:sz="0" w:space="0" w:color="auto"/>
                                    <w:right w:val="none" w:sz="0" w:space="0" w:color="auto"/>
                                  </w:divBdr>
                                </w:div>
                                <w:div w:id="2008753006">
                                  <w:marLeft w:val="640"/>
                                  <w:marRight w:val="0"/>
                                  <w:marTop w:val="0"/>
                                  <w:marBottom w:val="0"/>
                                  <w:divBdr>
                                    <w:top w:val="none" w:sz="0" w:space="0" w:color="auto"/>
                                    <w:left w:val="none" w:sz="0" w:space="0" w:color="auto"/>
                                    <w:bottom w:val="none" w:sz="0" w:space="0" w:color="auto"/>
                                    <w:right w:val="none" w:sz="0" w:space="0" w:color="auto"/>
                                  </w:divBdr>
                                </w:div>
                                <w:div w:id="2106268789">
                                  <w:marLeft w:val="640"/>
                                  <w:marRight w:val="0"/>
                                  <w:marTop w:val="0"/>
                                  <w:marBottom w:val="0"/>
                                  <w:divBdr>
                                    <w:top w:val="none" w:sz="0" w:space="0" w:color="auto"/>
                                    <w:left w:val="none" w:sz="0" w:space="0" w:color="auto"/>
                                    <w:bottom w:val="none" w:sz="0" w:space="0" w:color="auto"/>
                                    <w:right w:val="none" w:sz="0" w:space="0" w:color="auto"/>
                                  </w:divBdr>
                                </w:div>
                                <w:div w:id="2111925547">
                                  <w:marLeft w:val="640"/>
                                  <w:marRight w:val="0"/>
                                  <w:marTop w:val="0"/>
                                  <w:marBottom w:val="0"/>
                                  <w:divBdr>
                                    <w:top w:val="none" w:sz="0" w:space="0" w:color="auto"/>
                                    <w:left w:val="none" w:sz="0" w:space="0" w:color="auto"/>
                                    <w:bottom w:val="none" w:sz="0" w:space="0" w:color="auto"/>
                                    <w:right w:val="none" w:sz="0" w:space="0" w:color="auto"/>
                                  </w:divBdr>
                                </w:div>
                              </w:divsChild>
                            </w:div>
                            <w:div w:id="1109590041">
                              <w:marLeft w:val="0"/>
                              <w:marRight w:val="0"/>
                              <w:marTop w:val="0"/>
                              <w:marBottom w:val="0"/>
                              <w:divBdr>
                                <w:top w:val="none" w:sz="0" w:space="0" w:color="auto"/>
                                <w:left w:val="none" w:sz="0" w:space="0" w:color="auto"/>
                                <w:bottom w:val="none" w:sz="0" w:space="0" w:color="auto"/>
                                <w:right w:val="none" w:sz="0" w:space="0" w:color="auto"/>
                              </w:divBdr>
                              <w:divsChild>
                                <w:div w:id="670681">
                                  <w:marLeft w:val="640"/>
                                  <w:marRight w:val="0"/>
                                  <w:marTop w:val="0"/>
                                  <w:marBottom w:val="0"/>
                                  <w:divBdr>
                                    <w:top w:val="none" w:sz="0" w:space="0" w:color="auto"/>
                                    <w:left w:val="none" w:sz="0" w:space="0" w:color="auto"/>
                                    <w:bottom w:val="none" w:sz="0" w:space="0" w:color="auto"/>
                                    <w:right w:val="none" w:sz="0" w:space="0" w:color="auto"/>
                                  </w:divBdr>
                                </w:div>
                                <w:div w:id="50925652">
                                  <w:marLeft w:val="640"/>
                                  <w:marRight w:val="0"/>
                                  <w:marTop w:val="0"/>
                                  <w:marBottom w:val="0"/>
                                  <w:divBdr>
                                    <w:top w:val="none" w:sz="0" w:space="0" w:color="auto"/>
                                    <w:left w:val="none" w:sz="0" w:space="0" w:color="auto"/>
                                    <w:bottom w:val="none" w:sz="0" w:space="0" w:color="auto"/>
                                    <w:right w:val="none" w:sz="0" w:space="0" w:color="auto"/>
                                  </w:divBdr>
                                </w:div>
                                <w:div w:id="92405987">
                                  <w:marLeft w:val="640"/>
                                  <w:marRight w:val="0"/>
                                  <w:marTop w:val="0"/>
                                  <w:marBottom w:val="0"/>
                                  <w:divBdr>
                                    <w:top w:val="none" w:sz="0" w:space="0" w:color="auto"/>
                                    <w:left w:val="none" w:sz="0" w:space="0" w:color="auto"/>
                                    <w:bottom w:val="none" w:sz="0" w:space="0" w:color="auto"/>
                                    <w:right w:val="none" w:sz="0" w:space="0" w:color="auto"/>
                                  </w:divBdr>
                                </w:div>
                                <w:div w:id="131599614">
                                  <w:marLeft w:val="640"/>
                                  <w:marRight w:val="0"/>
                                  <w:marTop w:val="0"/>
                                  <w:marBottom w:val="0"/>
                                  <w:divBdr>
                                    <w:top w:val="none" w:sz="0" w:space="0" w:color="auto"/>
                                    <w:left w:val="none" w:sz="0" w:space="0" w:color="auto"/>
                                    <w:bottom w:val="none" w:sz="0" w:space="0" w:color="auto"/>
                                    <w:right w:val="none" w:sz="0" w:space="0" w:color="auto"/>
                                  </w:divBdr>
                                </w:div>
                                <w:div w:id="457797889">
                                  <w:marLeft w:val="640"/>
                                  <w:marRight w:val="0"/>
                                  <w:marTop w:val="0"/>
                                  <w:marBottom w:val="0"/>
                                  <w:divBdr>
                                    <w:top w:val="none" w:sz="0" w:space="0" w:color="auto"/>
                                    <w:left w:val="none" w:sz="0" w:space="0" w:color="auto"/>
                                    <w:bottom w:val="none" w:sz="0" w:space="0" w:color="auto"/>
                                    <w:right w:val="none" w:sz="0" w:space="0" w:color="auto"/>
                                  </w:divBdr>
                                </w:div>
                                <w:div w:id="500973736">
                                  <w:marLeft w:val="640"/>
                                  <w:marRight w:val="0"/>
                                  <w:marTop w:val="0"/>
                                  <w:marBottom w:val="0"/>
                                  <w:divBdr>
                                    <w:top w:val="none" w:sz="0" w:space="0" w:color="auto"/>
                                    <w:left w:val="none" w:sz="0" w:space="0" w:color="auto"/>
                                    <w:bottom w:val="none" w:sz="0" w:space="0" w:color="auto"/>
                                    <w:right w:val="none" w:sz="0" w:space="0" w:color="auto"/>
                                  </w:divBdr>
                                </w:div>
                                <w:div w:id="508302250">
                                  <w:marLeft w:val="640"/>
                                  <w:marRight w:val="0"/>
                                  <w:marTop w:val="0"/>
                                  <w:marBottom w:val="0"/>
                                  <w:divBdr>
                                    <w:top w:val="none" w:sz="0" w:space="0" w:color="auto"/>
                                    <w:left w:val="none" w:sz="0" w:space="0" w:color="auto"/>
                                    <w:bottom w:val="none" w:sz="0" w:space="0" w:color="auto"/>
                                    <w:right w:val="none" w:sz="0" w:space="0" w:color="auto"/>
                                  </w:divBdr>
                                </w:div>
                                <w:div w:id="606617737">
                                  <w:marLeft w:val="640"/>
                                  <w:marRight w:val="0"/>
                                  <w:marTop w:val="0"/>
                                  <w:marBottom w:val="0"/>
                                  <w:divBdr>
                                    <w:top w:val="none" w:sz="0" w:space="0" w:color="auto"/>
                                    <w:left w:val="none" w:sz="0" w:space="0" w:color="auto"/>
                                    <w:bottom w:val="none" w:sz="0" w:space="0" w:color="auto"/>
                                    <w:right w:val="none" w:sz="0" w:space="0" w:color="auto"/>
                                  </w:divBdr>
                                </w:div>
                                <w:div w:id="606935546">
                                  <w:marLeft w:val="640"/>
                                  <w:marRight w:val="0"/>
                                  <w:marTop w:val="0"/>
                                  <w:marBottom w:val="0"/>
                                  <w:divBdr>
                                    <w:top w:val="none" w:sz="0" w:space="0" w:color="auto"/>
                                    <w:left w:val="none" w:sz="0" w:space="0" w:color="auto"/>
                                    <w:bottom w:val="none" w:sz="0" w:space="0" w:color="auto"/>
                                    <w:right w:val="none" w:sz="0" w:space="0" w:color="auto"/>
                                  </w:divBdr>
                                </w:div>
                                <w:div w:id="618294229">
                                  <w:marLeft w:val="640"/>
                                  <w:marRight w:val="0"/>
                                  <w:marTop w:val="0"/>
                                  <w:marBottom w:val="0"/>
                                  <w:divBdr>
                                    <w:top w:val="none" w:sz="0" w:space="0" w:color="auto"/>
                                    <w:left w:val="none" w:sz="0" w:space="0" w:color="auto"/>
                                    <w:bottom w:val="none" w:sz="0" w:space="0" w:color="auto"/>
                                    <w:right w:val="none" w:sz="0" w:space="0" w:color="auto"/>
                                  </w:divBdr>
                                </w:div>
                                <w:div w:id="837354592">
                                  <w:marLeft w:val="640"/>
                                  <w:marRight w:val="0"/>
                                  <w:marTop w:val="0"/>
                                  <w:marBottom w:val="0"/>
                                  <w:divBdr>
                                    <w:top w:val="none" w:sz="0" w:space="0" w:color="auto"/>
                                    <w:left w:val="none" w:sz="0" w:space="0" w:color="auto"/>
                                    <w:bottom w:val="none" w:sz="0" w:space="0" w:color="auto"/>
                                    <w:right w:val="none" w:sz="0" w:space="0" w:color="auto"/>
                                  </w:divBdr>
                                </w:div>
                                <w:div w:id="838228932">
                                  <w:marLeft w:val="640"/>
                                  <w:marRight w:val="0"/>
                                  <w:marTop w:val="0"/>
                                  <w:marBottom w:val="0"/>
                                  <w:divBdr>
                                    <w:top w:val="none" w:sz="0" w:space="0" w:color="auto"/>
                                    <w:left w:val="none" w:sz="0" w:space="0" w:color="auto"/>
                                    <w:bottom w:val="none" w:sz="0" w:space="0" w:color="auto"/>
                                    <w:right w:val="none" w:sz="0" w:space="0" w:color="auto"/>
                                  </w:divBdr>
                                </w:div>
                                <w:div w:id="878054951">
                                  <w:marLeft w:val="640"/>
                                  <w:marRight w:val="0"/>
                                  <w:marTop w:val="0"/>
                                  <w:marBottom w:val="0"/>
                                  <w:divBdr>
                                    <w:top w:val="none" w:sz="0" w:space="0" w:color="auto"/>
                                    <w:left w:val="none" w:sz="0" w:space="0" w:color="auto"/>
                                    <w:bottom w:val="none" w:sz="0" w:space="0" w:color="auto"/>
                                    <w:right w:val="none" w:sz="0" w:space="0" w:color="auto"/>
                                  </w:divBdr>
                                </w:div>
                                <w:div w:id="903226417">
                                  <w:marLeft w:val="640"/>
                                  <w:marRight w:val="0"/>
                                  <w:marTop w:val="0"/>
                                  <w:marBottom w:val="0"/>
                                  <w:divBdr>
                                    <w:top w:val="none" w:sz="0" w:space="0" w:color="auto"/>
                                    <w:left w:val="none" w:sz="0" w:space="0" w:color="auto"/>
                                    <w:bottom w:val="none" w:sz="0" w:space="0" w:color="auto"/>
                                    <w:right w:val="none" w:sz="0" w:space="0" w:color="auto"/>
                                  </w:divBdr>
                                </w:div>
                                <w:div w:id="1073353531">
                                  <w:marLeft w:val="640"/>
                                  <w:marRight w:val="0"/>
                                  <w:marTop w:val="0"/>
                                  <w:marBottom w:val="0"/>
                                  <w:divBdr>
                                    <w:top w:val="none" w:sz="0" w:space="0" w:color="auto"/>
                                    <w:left w:val="none" w:sz="0" w:space="0" w:color="auto"/>
                                    <w:bottom w:val="none" w:sz="0" w:space="0" w:color="auto"/>
                                    <w:right w:val="none" w:sz="0" w:space="0" w:color="auto"/>
                                  </w:divBdr>
                                </w:div>
                                <w:div w:id="1097752156">
                                  <w:marLeft w:val="640"/>
                                  <w:marRight w:val="0"/>
                                  <w:marTop w:val="0"/>
                                  <w:marBottom w:val="0"/>
                                  <w:divBdr>
                                    <w:top w:val="none" w:sz="0" w:space="0" w:color="auto"/>
                                    <w:left w:val="none" w:sz="0" w:space="0" w:color="auto"/>
                                    <w:bottom w:val="none" w:sz="0" w:space="0" w:color="auto"/>
                                    <w:right w:val="none" w:sz="0" w:space="0" w:color="auto"/>
                                  </w:divBdr>
                                </w:div>
                                <w:div w:id="1181968048">
                                  <w:marLeft w:val="640"/>
                                  <w:marRight w:val="0"/>
                                  <w:marTop w:val="0"/>
                                  <w:marBottom w:val="0"/>
                                  <w:divBdr>
                                    <w:top w:val="none" w:sz="0" w:space="0" w:color="auto"/>
                                    <w:left w:val="none" w:sz="0" w:space="0" w:color="auto"/>
                                    <w:bottom w:val="none" w:sz="0" w:space="0" w:color="auto"/>
                                    <w:right w:val="none" w:sz="0" w:space="0" w:color="auto"/>
                                  </w:divBdr>
                                </w:div>
                                <w:div w:id="1285846415">
                                  <w:marLeft w:val="640"/>
                                  <w:marRight w:val="0"/>
                                  <w:marTop w:val="0"/>
                                  <w:marBottom w:val="0"/>
                                  <w:divBdr>
                                    <w:top w:val="none" w:sz="0" w:space="0" w:color="auto"/>
                                    <w:left w:val="none" w:sz="0" w:space="0" w:color="auto"/>
                                    <w:bottom w:val="none" w:sz="0" w:space="0" w:color="auto"/>
                                    <w:right w:val="none" w:sz="0" w:space="0" w:color="auto"/>
                                  </w:divBdr>
                                </w:div>
                                <w:div w:id="1453094939">
                                  <w:marLeft w:val="640"/>
                                  <w:marRight w:val="0"/>
                                  <w:marTop w:val="0"/>
                                  <w:marBottom w:val="0"/>
                                  <w:divBdr>
                                    <w:top w:val="none" w:sz="0" w:space="0" w:color="auto"/>
                                    <w:left w:val="none" w:sz="0" w:space="0" w:color="auto"/>
                                    <w:bottom w:val="none" w:sz="0" w:space="0" w:color="auto"/>
                                    <w:right w:val="none" w:sz="0" w:space="0" w:color="auto"/>
                                  </w:divBdr>
                                </w:div>
                                <w:div w:id="1453553666">
                                  <w:marLeft w:val="640"/>
                                  <w:marRight w:val="0"/>
                                  <w:marTop w:val="0"/>
                                  <w:marBottom w:val="0"/>
                                  <w:divBdr>
                                    <w:top w:val="none" w:sz="0" w:space="0" w:color="auto"/>
                                    <w:left w:val="none" w:sz="0" w:space="0" w:color="auto"/>
                                    <w:bottom w:val="none" w:sz="0" w:space="0" w:color="auto"/>
                                    <w:right w:val="none" w:sz="0" w:space="0" w:color="auto"/>
                                  </w:divBdr>
                                </w:div>
                                <w:div w:id="1462767202">
                                  <w:marLeft w:val="640"/>
                                  <w:marRight w:val="0"/>
                                  <w:marTop w:val="0"/>
                                  <w:marBottom w:val="0"/>
                                  <w:divBdr>
                                    <w:top w:val="none" w:sz="0" w:space="0" w:color="auto"/>
                                    <w:left w:val="none" w:sz="0" w:space="0" w:color="auto"/>
                                    <w:bottom w:val="none" w:sz="0" w:space="0" w:color="auto"/>
                                    <w:right w:val="none" w:sz="0" w:space="0" w:color="auto"/>
                                  </w:divBdr>
                                </w:div>
                                <w:div w:id="1492677212">
                                  <w:marLeft w:val="640"/>
                                  <w:marRight w:val="0"/>
                                  <w:marTop w:val="0"/>
                                  <w:marBottom w:val="0"/>
                                  <w:divBdr>
                                    <w:top w:val="none" w:sz="0" w:space="0" w:color="auto"/>
                                    <w:left w:val="none" w:sz="0" w:space="0" w:color="auto"/>
                                    <w:bottom w:val="none" w:sz="0" w:space="0" w:color="auto"/>
                                    <w:right w:val="none" w:sz="0" w:space="0" w:color="auto"/>
                                  </w:divBdr>
                                </w:div>
                                <w:div w:id="1512524480">
                                  <w:marLeft w:val="640"/>
                                  <w:marRight w:val="0"/>
                                  <w:marTop w:val="0"/>
                                  <w:marBottom w:val="0"/>
                                  <w:divBdr>
                                    <w:top w:val="none" w:sz="0" w:space="0" w:color="auto"/>
                                    <w:left w:val="none" w:sz="0" w:space="0" w:color="auto"/>
                                    <w:bottom w:val="none" w:sz="0" w:space="0" w:color="auto"/>
                                    <w:right w:val="none" w:sz="0" w:space="0" w:color="auto"/>
                                  </w:divBdr>
                                </w:div>
                                <w:div w:id="1606888969">
                                  <w:marLeft w:val="640"/>
                                  <w:marRight w:val="0"/>
                                  <w:marTop w:val="0"/>
                                  <w:marBottom w:val="0"/>
                                  <w:divBdr>
                                    <w:top w:val="none" w:sz="0" w:space="0" w:color="auto"/>
                                    <w:left w:val="none" w:sz="0" w:space="0" w:color="auto"/>
                                    <w:bottom w:val="none" w:sz="0" w:space="0" w:color="auto"/>
                                    <w:right w:val="none" w:sz="0" w:space="0" w:color="auto"/>
                                  </w:divBdr>
                                </w:div>
                                <w:div w:id="1609194251">
                                  <w:marLeft w:val="640"/>
                                  <w:marRight w:val="0"/>
                                  <w:marTop w:val="0"/>
                                  <w:marBottom w:val="0"/>
                                  <w:divBdr>
                                    <w:top w:val="none" w:sz="0" w:space="0" w:color="auto"/>
                                    <w:left w:val="none" w:sz="0" w:space="0" w:color="auto"/>
                                    <w:bottom w:val="none" w:sz="0" w:space="0" w:color="auto"/>
                                    <w:right w:val="none" w:sz="0" w:space="0" w:color="auto"/>
                                  </w:divBdr>
                                </w:div>
                                <w:div w:id="1615095647">
                                  <w:marLeft w:val="640"/>
                                  <w:marRight w:val="0"/>
                                  <w:marTop w:val="0"/>
                                  <w:marBottom w:val="0"/>
                                  <w:divBdr>
                                    <w:top w:val="none" w:sz="0" w:space="0" w:color="auto"/>
                                    <w:left w:val="none" w:sz="0" w:space="0" w:color="auto"/>
                                    <w:bottom w:val="none" w:sz="0" w:space="0" w:color="auto"/>
                                    <w:right w:val="none" w:sz="0" w:space="0" w:color="auto"/>
                                  </w:divBdr>
                                </w:div>
                                <w:div w:id="1707489891">
                                  <w:marLeft w:val="640"/>
                                  <w:marRight w:val="0"/>
                                  <w:marTop w:val="0"/>
                                  <w:marBottom w:val="0"/>
                                  <w:divBdr>
                                    <w:top w:val="none" w:sz="0" w:space="0" w:color="auto"/>
                                    <w:left w:val="none" w:sz="0" w:space="0" w:color="auto"/>
                                    <w:bottom w:val="none" w:sz="0" w:space="0" w:color="auto"/>
                                    <w:right w:val="none" w:sz="0" w:space="0" w:color="auto"/>
                                  </w:divBdr>
                                </w:div>
                                <w:div w:id="1708946355">
                                  <w:marLeft w:val="640"/>
                                  <w:marRight w:val="0"/>
                                  <w:marTop w:val="0"/>
                                  <w:marBottom w:val="0"/>
                                  <w:divBdr>
                                    <w:top w:val="none" w:sz="0" w:space="0" w:color="auto"/>
                                    <w:left w:val="none" w:sz="0" w:space="0" w:color="auto"/>
                                    <w:bottom w:val="none" w:sz="0" w:space="0" w:color="auto"/>
                                    <w:right w:val="none" w:sz="0" w:space="0" w:color="auto"/>
                                  </w:divBdr>
                                </w:div>
                                <w:div w:id="1835024661">
                                  <w:marLeft w:val="640"/>
                                  <w:marRight w:val="0"/>
                                  <w:marTop w:val="0"/>
                                  <w:marBottom w:val="0"/>
                                  <w:divBdr>
                                    <w:top w:val="none" w:sz="0" w:space="0" w:color="auto"/>
                                    <w:left w:val="none" w:sz="0" w:space="0" w:color="auto"/>
                                    <w:bottom w:val="none" w:sz="0" w:space="0" w:color="auto"/>
                                    <w:right w:val="none" w:sz="0" w:space="0" w:color="auto"/>
                                  </w:divBdr>
                                </w:div>
                                <w:div w:id="1946959471">
                                  <w:marLeft w:val="640"/>
                                  <w:marRight w:val="0"/>
                                  <w:marTop w:val="0"/>
                                  <w:marBottom w:val="0"/>
                                  <w:divBdr>
                                    <w:top w:val="none" w:sz="0" w:space="0" w:color="auto"/>
                                    <w:left w:val="none" w:sz="0" w:space="0" w:color="auto"/>
                                    <w:bottom w:val="none" w:sz="0" w:space="0" w:color="auto"/>
                                    <w:right w:val="none" w:sz="0" w:space="0" w:color="auto"/>
                                  </w:divBdr>
                                </w:div>
                              </w:divsChild>
                            </w:div>
                            <w:div w:id="1126969154">
                              <w:marLeft w:val="0"/>
                              <w:marRight w:val="0"/>
                              <w:marTop w:val="0"/>
                              <w:marBottom w:val="0"/>
                              <w:divBdr>
                                <w:top w:val="none" w:sz="0" w:space="0" w:color="auto"/>
                                <w:left w:val="none" w:sz="0" w:space="0" w:color="auto"/>
                                <w:bottom w:val="none" w:sz="0" w:space="0" w:color="auto"/>
                                <w:right w:val="none" w:sz="0" w:space="0" w:color="auto"/>
                              </w:divBdr>
                              <w:divsChild>
                                <w:div w:id="2905230">
                                  <w:marLeft w:val="640"/>
                                  <w:marRight w:val="0"/>
                                  <w:marTop w:val="0"/>
                                  <w:marBottom w:val="0"/>
                                  <w:divBdr>
                                    <w:top w:val="none" w:sz="0" w:space="0" w:color="auto"/>
                                    <w:left w:val="none" w:sz="0" w:space="0" w:color="auto"/>
                                    <w:bottom w:val="none" w:sz="0" w:space="0" w:color="auto"/>
                                    <w:right w:val="none" w:sz="0" w:space="0" w:color="auto"/>
                                  </w:divBdr>
                                </w:div>
                                <w:div w:id="242033320">
                                  <w:marLeft w:val="640"/>
                                  <w:marRight w:val="0"/>
                                  <w:marTop w:val="0"/>
                                  <w:marBottom w:val="0"/>
                                  <w:divBdr>
                                    <w:top w:val="none" w:sz="0" w:space="0" w:color="auto"/>
                                    <w:left w:val="none" w:sz="0" w:space="0" w:color="auto"/>
                                    <w:bottom w:val="none" w:sz="0" w:space="0" w:color="auto"/>
                                    <w:right w:val="none" w:sz="0" w:space="0" w:color="auto"/>
                                  </w:divBdr>
                                </w:div>
                                <w:div w:id="364019290">
                                  <w:marLeft w:val="640"/>
                                  <w:marRight w:val="0"/>
                                  <w:marTop w:val="0"/>
                                  <w:marBottom w:val="0"/>
                                  <w:divBdr>
                                    <w:top w:val="none" w:sz="0" w:space="0" w:color="auto"/>
                                    <w:left w:val="none" w:sz="0" w:space="0" w:color="auto"/>
                                    <w:bottom w:val="none" w:sz="0" w:space="0" w:color="auto"/>
                                    <w:right w:val="none" w:sz="0" w:space="0" w:color="auto"/>
                                  </w:divBdr>
                                </w:div>
                                <w:div w:id="380328707">
                                  <w:marLeft w:val="640"/>
                                  <w:marRight w:val="0"/>
                                  <w:marTop w:val="0"/>
                                  <w:marBottom w:val="0"/>
                                  <w:divBdr>
                                    <w:top w:val="none" w:sz="0" w:space="0" w:color="auto"/>
                                    <w:left w:val="none" w:sz="0" w:space="0" w:color="auto"/>
                                    <w:bottom w:val="none" w:sz="0" w:space="0" w:color="auto"/>
                                    <w:right w:val="none" w:sz="0" w:space="0" w:color="auto"/>
                                  </w:divBdr>
                                </w:div>
                                <w:div w:id="403647039">
                                  <w:marLeft w:val="640"/>
                                  <w:marRight w:val="0"/>
                                  <w:marTop w:val="0"/>
                                  <w:marBottom w:val="0"/>
                                  <w:divBdr>
                                    <w:top w:val="none" w:sz="0" w:space="0" w:color="auto"/>
                                    <w:left w:val="none" w:sz="0" w:space="0" w:color="auto"/>
                                    <w:bottom w:val="none" w:sz="0" w:space="0" w:color="auto"/>
                                    <w:right w:val="none" w:sz="0" w:space="0" w:color="auto"/>
                                  </w:divBdr>
                                </w:div>
                                <w:div w:id="413209870">
                                  <w:marLeft w:val="640"/>
                                  <w:marRight w:val="0"/>
                                  <w:marTop w:val="0"/>
                                  <w:marBottom w:val="0"/>
                                  <w:divBdr>
                                    <w:top w:val="none" w:sz="0" w:space="0" w:color="auto"/>
                                    <w:left w:val="none" w:sz="0" w:space="0" w:color="auto"/>
                                    <w:bottom w:val="none" w:sz="0" w:space="0" w:color="auto"/>
                                    <w:right w:val="none" w:sz="0" w:space="0" w:color="auto"/>
                                  </w:divBdr>
                                </w:div>
                                <w:div w:id="450981667">
                                  <w:marLeft w:val="640"/>
                                  <w:marRight w:val="0"/>
                                  <w:marTop w:val="0"/>
                                  <w:marBottom w:val="0"/>
                                  <w:divBdr>
                                    <w:top w:val="none" w:sz="0" w:space="0" w:color="auto"/>
                                    <w:left w:val="none" w:sz="0" w:space="0" w:color="auto"/>
                                    <w:bottom w:val="none" w:sz="0" w:space="0" w:color="auto"/>
                                    <w:right w:val="none" w:sz="0" w:space="0" w:color="auto"/>
                                  </w:divBdr>
                                </w:div>
                                <w:div w:id="464737601">
                                  <w:marLeft w:val="640"/>
                                  <w:marRight w:val="0"/>
                                  <w:marTop w:val="0"/>
                                  <w:marBottom w:val="0"/>
                                  <w:divBdr>
                                    <w:top w:val="none" w:sz="0" w:space="0" w:color="auto"/>
                                    <w:left w:val="none" w:sz="0" w:space="0" w:color="auto"/>
                                    <w:bottom w:val="none" w:sz="0" w:space="0" w:color="auto"/>
                                    <w:right w:val="none" w:sz="0" w:space="0" w:color="auto"/>
                                  </w:divBdr>
                                </w:div>
                                <w:div w:id="580261311">
                                  <w:marLeft w:val="640"/>
                                  <w:marRight w:val="0"/>
                                  <w:marTop w:val="0"/>
                                  <w:marBottom w:val="0"/>
                                  <w:divBdr>
                                    <w:top w:val="none" w:sz="0" w:space="0" w:color="auto"/>
                                    <w:left w:val="none" w:sz="0" w:space="0" w:color="auto"/>
                                    <w:bottom w:val="none" w:sz="0" w:space="0" w:color="auto"/>
                                    <w:right w:val="none" w:sz="0" w:space="0" w:color="auto"/>
                                  </w:divBdr>
                                </w:div>
                                <w:div w:id="627903212">
                                  <w:marLeft w:val="640"/>
                                  <w:marRight w:val="0"/>
                                  <w:marTop w:val="0"/>
                                  <w:marBottom w:val="0"/>
                                  <w:divBdr>
                                    <w:top w:val="none" w:sz="0" w:space="0" w:color="auto"/>
                                    <w:left w:val="none" w:sz="0" w:space="0" w:color="auto"/>
                                    <w:bottom w:val="none" w:sz="0" w:space="0" w:color="auto"/>
                                    <w:right w:val="none" w:sz="0" w:space="0" w:color="auto"/>
                                  </w:divBdr>
                                </w:div>
                                <w:div w:id="630866369">
                                  <w:marLeft w:val="640"/>
                                  <w:marRight w:val="0"/>
                                  <w:marTop w:val="0"/>
                                  <w:marBottom w:val="0"/>
                                  <w:divBdr>
                                    <w:top w:val="none" w:sz="0" w:space="0" w:color="auto"/>
                                    <w:left w:val="none" w:sz="0" w:space="0" w:color="auto"/>
                                    <w:bottom w:val="none" w:sz="0" w:space="0" w:color="auto"/>
                                    <w:right w:val="none" w:sz="0" w:space="0" w:color="auto"/>
                                  </w:divBdr>
                                </w:div>
                                <w:div w:id="680855050">
                                  <w:marLeft w:val="640"/>
                                  <w:marRight w:val="0"/>
                                  <w:marTop w:val="0"/>
                                  <w:marBottom w:val="0"/>
                                  <w:divBdr>
                                    <w:top w:val="none" w:sz="0" w:space="0" w:color="auto"/>
                                    <w:left w:val="none" w:sz="0" w:space="0" w:color="auto"/>
                                    <w:bottom w:val="none" w:sz="0" w:space="0" w:color="auto"/>
                                    <w:right w:val="none" w:sz="0" w:space="0" w:color="auto"/>
                                  </w:divBdr>
                                </w:div>
                                <w:div w:id="745080527">
                                  <w:marLeft w:val="640"/>
                                  <w:marRight w:val="0"/>
                                  <w:marTop w:val="0"/>
                                  <w:marBottom w:val="0"/>
                                  <w:divBdr>
                                    <w:top w:val="none" w:sz="0" w:space="0" w:color="auto"/>
                                    <w:left w:val="none" w:sz="0" w:space="0" w:color="auto"/>
                                    <w:bottom w:val="none" w:sz="0" w:space="0" w:color="auto"/>
                                    <w:right w:val="none" w:sz="0" w:space="0" w:color="auto"/>
                                  </w:divBdr>
                                </w:div>
                                <w:div w:id="752626328">
                                  <w:marLeft w:val="640"/>
                                  <w:marRight w:val="0"/>
                                  <w:marTop w:val="0"/>
                                  <w:marBottom w:val="0"/>
                                  <w:divBdr>
                                    <w:top w:val="none" w:sz="0" w:space="0" w:color="auto"/>
                                    <w:left w:val="none" w:sz="0" w:space="0" w:color="auto"/>
                                    <w:bottom w:val="none" w:sz="0" w:space="0" w:color="auto"/>
                                    <w:right w:val="none" w:sz="0" w:space="0" w:color="auto"/>
                                  </w:divBdr>
                                </w:div>
                                <w:div w:id="859121594">
                                  <w:marLeft w:val="640"/>
                                  <w:marRight w:val="0"/>
                                  <w:marTop w:val="0"/>
                                  <w:marBottom w:val="0"/>
                                  <w:divBdr>
                                    <w:top w:val="none" w:sz="0" w:space="0" w:color="auto"/>
                                    <w:left w:val="none" w:sz="0" w:space="0" w:color="auto"/>
                                    <w:bottom w:val="none" w:sz="0" w:space="0" w:color="auto"/>
                                    <w:right w:val="none" w:sz="0" w:space="0" w:color="auto"/>
                                  </w:divBdr>
                                </w:div>
                                <w:div w:id="870845136">
                                  <w:marLeft w:val="640"/>
                                  <w:marRight w:val="0"/>
                                  <w:marTop w:val="0"/>
                                  <w:marBottom w:val="0"/>
                                  <w:divBdr>
                                    <w:top w:val="none" w:sz="0" w:space="0" w:color="auto"/>
                                    <w:left w:val="none" w:sz="0" w:space="0" w:color="auto"/>
                                    <w:bottom w:val="none" w:sz="0" w:space="0" w:color="auto"/>
                                    <w:right w:val="none" w:sz="0" w:space="0" w:color="auto"/>
                                  </w:divBdr>
                                </w:div>
                                <w:div w:id="983310973">
                                  <w:marLeft w:val="640"/>
                                  <w:marRight w:val="0"/>
                                  <w:marTop w:val="0"/>
                                  <w:marBottom w:val="0"/>
                                  <w:divBdr>
                                    <w:top w:val="none" w:sz="0" w:space="0" w:color="auto"/>
                                    <w:left w:val="none" w:sz="0" w:space="0" w:color="auto"/>
                                    <w:bottom w:val="none" w:sz="0" w:space="0" w:color="auto"/>
                                    <w:right w:val="none" w:sz="0" w:space="0" w:color="auto"/>
                                  </w:divBdr>
                                </w:div>
                                <w:div w:id="1057360258">
                                  <w:marLeft w:val="640"/>
                                  <w:marRight w:val="0"/>
                                  <w:marTop w:val="0"/>
                                  <w:marBottom w:val="0"/>
                                  <w:divBdr>
                                    <w:top w:val="none" w:sz="0" w:space="0" w:color="auto"/>
                                    <w:left w:val="none" w:sz="0" w:space="0" w:color="auto"/>
                                    <w:bottom w:val="none" w:sz="0" w:space="0" w:color="auto"/>
                                    <w:right w:val="none" w:sz="0" w:space="0" w:color="auto"/>
                                  </w:divBdr>
                                </w:div>
                                <w:div w:id="1071847120">
                                  <w:marLeft w:val="640"/>
                                  <w:marRight w:val="0"/>
                                  <w:marTop w:val="0"/>
                                  <w:marBottom w:val="0"/>
                                  <w:divBdr>
                                    <w:top w:val="none" w:sz="0" w:space="0" w:color="auto"/>
                                    <w:left w:val="none" w:sz="0" w:space="0" w:color="auto"/>
                                    <w:bottom w:val="none" w:sz="0" w:space="0" w:color="auto"/>
                                    <w:right w:val="none" w:sz="0" w:space="0" w:color="auto"/>
                                  </w:divBdr>
                                </w:div>
                                <w:div w:id="1091437970">
                                  <w:marLeft w:val="640"/>
                                  <w:marRight w:val="0"/>
                                  <w:marTop w:val="0"/>
                                  <w:marBottom w:val="0"/>
                                  <w:divBdr>
                                    <w:top w:val="none" w:sz="0" w:space="0" w:color="auto"/>
                                    <w:left w:val="none" w:sz="0" w:space="0" w:color="auto"/>
                                    <w:bottom w:val="none" w:sz="0" w:space="0" w:color="auto"/>
                                    <w:right w:val="none" w:sz="0" w:space="0" w:color="auto"/>
                                  </w:divBdr>
                                </w:div>
                                <w:div w:id="1107583325">
                                  <w:marLeft w:val="640"/>
                                  <w:marRight w:val="0"/>
                                  <w:marTop w:val="0"/>
                                  <w:marBottom w:val="0"/>
                                  <w:divBdr>
                                    <w:top w:val="none" w:sz="0" w:space="0" w:color="auto"/>
                                    <w:left w:val="none" w:sz="0" w:space="0" w:color="auto"/>
                                    <w:bottom w:val="none" w:sz="0" w:space="0" w:color="auto"/>
                                    <w:right w:val="none" w:sz="0" w:space="0" w:color="auto"/>
                                  </w:divBdr>
                                </w:div>
                                <w:div w:id="1155607092">
                                  <w:marLeft w:val="640"/>
                                  <w:marRight w:val="0"/>
                                  <w:marTop w:val="0"/>
                                  <w:marBottom w:val="0"/>
                                  <w:divBdr>
                                    <w:top w:val="none" w:sz="0" w:space="0" w:color="auto"/>
                                    <w:left w:val="none" w:sz="0" w:space="0" w:color="auto"/>
                                    <w:bottom w:val="none" w:sz="0" w:space="0" w:color="auto"/>
                                    <w:right w:val="none" w:sz="0" w:space="0" w:color="auto"/>
                                  </w:divBdr>
                                </w:div>
                                <w:div w:id="1168325123">
                                  <w:marLeft w:val="640"/>
                                  <w:marRight w:val="0"/>
                                  <w:marTop w:val="0"/>
                                  <w:marBottom w:val="0"/>
                                  <w:divBdr>
                                    <w:top w:val="none" w:sz="0" w:space="0" w:color="auto"/>
                                    <w:left w:val="none" w:sz="0" w:space="0" w:color="auto"/>
                                    <w:bottom w:val="none" w:sz="0" w:space="0" w:color="auto"/>
                                    <w:right w:val="none" w:sz="0" w:space="0" w:color="auto"/>
                                  </w:divBdr>
                                </w:div>
                                <w:div w:id="1248922813">
                                  <w:marLeft w:val="640"/>
                                  <w:marRight w:val="0"/>
                                  <w:marTop w:val="0"/>
                                  <w:marBottom w:val="0"/>
                                  <w:divBdr>
                                    <w:top w:val="none" w:sz="0" w:space="0" w:color="auto"/>
                                    <w:left w:val="none" w:sz="0" w:space="0" w:color="auto"/>
                                    <w:bottom w:val="none" w:sz="0" w:space="0" w:color="auto"/>
                                    <w:right w:val="none" w:sz="0" w:space="0" w:color="auto"/>
                                  </w:divBdr>
                                </w:div>
                                <w:div w:id="1364358114">
                                  <w:marLeft w:val="640"/>
                                  <w:marRight w:val="0"/>
                                  <w:marTop w:val="0"/>
                                  <w:marBottom w:val="0"/>
                                  <w:divBdr>
                                    <w:top w:val="none" w:sz="0" w:space="0" w:color="auto"/>
                                    <w:left w:val="none" w:sz="0" w:space="0" w:color="auto"/>
                                    <w:bottom w:val="none" w:sz="0" w:space="0" w:color="auto"/>
                                    <w:right w:val="none" w:sz="0" w:space="0" w:color="auto"/>
                                  </w:divBdr>
                                </w:div>
                                <w:div w:id="1460225973">
                                  <w:marLeft w:val="640"/>
                                  <w:marRight w:val="0"/>
                                  <w:marTop w:val="0"/>
                                  <w:marBottom w:val="0"/>
                                  <w:divBdr>
                                    <w:top w:val="none" w:sz="0" w:space="0" w:color="auto"/>
                                    <w:left w:val="none" w:sz="0" w:space="0" w:color="auto"/>
                                    <w:bottom w:val="none" w:sz="0" w:space="0" w:color="auto"/>
                                    <w:right w:val="none" w:sz="0" w:space="0" w:color="auto"/>
                                  </w:divBdr>
                                </w:div>
                                <w:div w:id="1512380788">
                                  <w:marLeft w:val="640"/>
                                  <w:marRight w:val="0"/>
                                  <w:marTop w:val="0"/>
                                  <w:marBottom w:val="0"/>
                                  <w:divBdr>
                                    <w:top w:val="none" w:sz="0" w:space="0" w:color="auto"/>
                                    <w:left w:val="none" w:sz="0" w:space="0" w:color="auto"/>
                                    <w:bottom w:val="none" w:sz="0" w:space="0" w:color="auto"/>
                                    <w:right w:val="none" w:sz="0" w:space="0" w:color="auto"/>
                                  </w:divBdr>
                                </w:div>
                                <w:div w:id="1621571868">
                                  <w:marLeft w:val="640"/>
                                  <w:marRight w:val="0"/>
                                  <w:marTop w:val="0"/>
                                  <w:marBottom w:val="0"/>
                                  <w:divBdr>
                                    <w:top w:val="none" w:sz="0" w:space="0" w:color="auto"/>
                                    <w:left w:val="none" w:sz="0" w:space="0" w:color="auto"/>
                                    <w:bottom w:val="none" w:sz="0" w:space="0" w:color="auto"/>
                                    <w:right w:val="none" w:sz="0" w:space="0" w:color="auto"/>
                                  </w:divBdr>
                                </w:div>
                                <w:div w:id="1956792263">
                                  <w:marLeft w:val="640"/>
                                  <w:marRight w:val="0"/>
                                  <w:marTop w:val="0"/>
                                  <w:marBottom w:val="0"/>
                                  <w:divBdr>
                                    <w:top w:val="none" w:sz="0" w:space="0" w:color="auto"/>
                                    <w:left w:val="none" w:sz="0" w:space="0" w:color="auto"/>
                                    <w:bottom w:val="none" w:sz="0" w:space="0" w:color="auto"/>
                                    <w:right w:val="none" w:sz="0" w:space="0" w:color="auto"/>
                                  </w:divBdr>
                                </w:div>
                                <w:div w:id="2091611926">
                                  <w:marLeft w:val="640"/>
                                  <w:marRight w:val="0"/>
                                  <w:marTop w:val="0"/>
                                  <w:marBottom w:val="0"/>
                                  <w:divBdr>
                                    <w:top w:val="none" w:sz="0" w:space="0" w:color="auto"/>
                                    <w:left w:val="none" w:sz="0" w:space="0" w:color="auto"/>
                                    <w:bottom w:val="none" w:sz="0" w:space="0" w:color="auto"/>
                                    <w:right w:val="none" w:sz="0" w:space="0" w:color="auto"/>
                                  </w:divBdr>
                                </w:div>
                              </w:divsChild>
                            </w:div>
                            <w:div w:id="1155562448">
                              <w:marLeft w:val="0"/>
                              <w:marRight w:val="0"/>
                              <w:marTop w:val="0"/>
                              <w:marBottom w:val="0"/>
                              <w:divBdr>
                                <w:top w:val="none" w:sz="0" w:space="0" w:color="auto"/>
                                <w:left w:val="none" w:sz="0" w:space="0" w:color="auto"/>
                                <w:bottom w:val="none" w:sz="0" w:space="0" w:color="auto"/>
                                <w:right w:val="none" w:sz="0" w:space="0" w:color="auto"/>
                              </w:divBdr>
                              <w:divsChild>
                                <w:div w:id="4135457">
                                  <w:marLeft w:val="640"/>
                                  <w:marRight w:val="0"/>
                                  <w:marTop w:val="0"/>
                                  <w:marBottom w:val="0"/>
                                  <w:divBdr>
                                    <w:top w:val="none" w:sz="0" w:space="0" w:color="auto"/>
                                    <w:left w:val="none" w:sz="0" w:space="0" w:color="auto"/>
                                    <w:bottom w:val="none" w:sz="0" w:space="0" w:color="auto"/>
                                    <w:right w:val="none" w:sz="0" w:space="0" w:color="auto"/>
                                  </w:divBdr>
                                </w:div>
                                <w:div w:id="122962187">
                                  <w:marLeft w:val="640"/>
                                  <w:marRight w:val="0"/>
                                  <w:marTop w:val="0"/>
                                  <w:marBottom w:val="0"/>
                                  <w:divBdr>
                                    <w:top w:val="none" w:sz="0" w:space="0" w:color="auto"/>
                                    <w:left w:val="none" w:sz="0" w:space="0" w:color="auto"/>
                                    <w:bottom w:val="none" w:sz="0" w:space="0" w:color="auto"/>
                                    <w:right w:val="none" w:sz="0" w:space="0" w:color="auto"/>
                                  </w:divBdr>
                                </w:div>
                                <w:div w:id="179776725">
                                  <w:marLeft w:val="640"/>
                                  <w:marRight w:val="0"/>
                                  <w:marTop w:val="0"/>
                                  <w:marBottom w:val="0"/>
                                  <w:divBdr>
                                    <w:top w:val="none" w:sz="0" w:space="0" w:color="auto"/>
                                    <w:left w:val="none" w:sz="0" w:space="0" w:color="auto"/>
                                    <w:bottom w:val="none" w:sz="0" w:space="0" w:color="auto"/>
                                    <w:right w:val="none" w:sz="0" w:space="0" w:color="auto"/>
                                  </w:divBdr>
                                </w:div>
                                <w:div w:id="447118496">
                                  <w:marLeft w:val="640"/>
                                  <w:marRight w:val="0"/>
                                  <w:marTop w:val="0"/>
                                  <w:marBottom w:val="0"/>
                                  <w:divBdr>
                                    <w:top w:val="none" w:sz="0" w:space="0" w:color="auto"/>
                                    <w:left w:val="none" w:sz="0" w:space="0" w:color="auto"/>
                                    <w:bottom w:val="none" w:sz="0" w:space="0" w:color="auto"/>
                                    <w:right w:val="none" w:sz="0" w:space="0" w:color="auto"/>
                                  </w:divBdr>
                                </w:div>
                                <w:div w:id="448551384">
                                  <w:marLeft w:val="640"/>
                                  <w:marRight w:val="0"/>
                                  <w:marTop w:val="0"/>
                                  <w:marBottom w:val="0"/>
                                  <w:divBdr>
                                    <w:top w:val="none" w:sz="0" w:space="0" w:color="auto"/>
                                    <w:left w:val="none" w:sz="0" w:space="0" w:color="auto"/>
                                    <w:bottom w:val="none" w:sz="0" w:space="0" w:color="auto"/>
                                    <w:right w:val="none" w:sz="0" w:space="0" w:color="auto"/>
                                  </w:divBdr>
                                </w:div>
                                <w:div w:id="452212254">
                                  <w:marLeft w:val="640"/>
                                  <w:marRight w:val="0"/>
                                  <w:marTop w:val="0"/>
                                  <w:marBottom w:val="0"/>
                                  <w:divBdr>
                                    <w:top w:val="none" w:sz="0" w:space="0" w:color="auto"/>
                                    <w:left w:val="none" w:sz="0" w:space="0" w:color="auto"/>
                                    <w:bottom w:val="none" w:sz="0" w:space="0" w:color="auto"/>
                                    <w:right w:val="none" w:sz="0" w:space="0" w:color="auto"/>
                                  </w:divBdr>
                                </w:div>
                                <w:div w:id="506020619">
                                  <w:marLeft w:val="640"/>
                                  <w:marRight w:val="0"/>
                                  <w:marTop w:val="0"/>
                                  <w:marBottom w:val="0"/>
                                  <w:divBdr>
                                    <w:top w:val="none" w:sz="0" w:space="0" w:color="auto"/>
                                    <w:left w:val="none" w:sz="0" w:space="0" w:color="auto"/>
                                    <w:bottom w:val="none" w:sz="0" w:space="0" w:color="auto"/>
                                    <w:right w:val="none" w:sz="0" w:space="0" w:color="auto"/>
                                  </w:divBdr>
                                </w:div>
                                <w:div w:id="553008838">
                                  <w:marLeft w:val="640"/>
                                  <w:marRight w:val="0"/>
                                  <w:marTop w:val="0"/>
                                  <w:marBottom w:val="0"/>
                                  <w:divBdr>
                                    <w:top w:val="none" w:sz="0" w:space="0" w:color="auto"/>
                                    <w:left w:val="none" w:sz="0" w:space="0" w:color="auto"/>
                                    <w:bottom w:val="none" w:sz="0" w:space="0" w:color="auto"/>
                                    <w:right w:val="none" w:sz="0" w:space="0" w:color="auto"/>
                                  </w:divBdr>
                                </w:div>
                                <w:div w:id="678166994">
                                  <w:marLeft w:val="640"/>
                                  <w:marRight w:val="0"/>
                                  <w:marTop w:val="0"/>
                                  <w:marBottom w:val="0"/>
                                  <w:divBdr>
                                    <w:top w:val="none" w:sz="0" w:space="0" w:color="auto"/>
                                    <w:left w:val="none" w:sz="0" w:space="0" w:color="auto"/>
                                    <w:bottom w:val="none" w:sz="0" w:space="0" w:color="auto"/>
                                    <w:right w:val="none" w:sz="0" w:space="0" w:color="auto"/>
                                  </w:divBdr>
                                </w:div>
                                <w:div w:id="828600464">
                                  <w:marLeft w:val="640"/>
                                  <w:marRight w:val="0"/>
                                  <w:marTop w:val="0"/>
                                  <w:marBottom w:val="0"/>
                                  <w:divBdr>
                                    <w:top w:val="none" w:sz="0" w:space="0" w:color="auto"/>
                                    <w:left w:val="none" w:sz="0" w:space="0" w:color="auto"/>
                                    <w:bottom w:val="none" w:sz="0" w:space="0" w:color="auto"/>
                                    <w:right w:val="none" w:sz="0" w:space="0" w:color="auto"/>
                                  </w:divBdr>
                                </w:div>
                                <w:div w:id="854542484">
                                  <w:marLeft w:val="640"/>
                                  <w:marRight w:val="0"/>
                                  <w:marTop w:val="0"/>
                                  <w:marBottom w:val="0"/>
                                  <w:divBdr>
                                    <w:top w:val="none" w:sz="0" w:space="0" w:color="auto"/>
                                    <w:left w:val="none" w:sz="0" w:space="0" w:color="auto"/>
                                    <w:bottom w:val="none" w:sz="0" w:space="0" w:color="auto"/>
                                    <w:right w:val="none" w:sz="0" w:space="0" w:color="auto"/>
                                  </w:divBdr>
                                </w:div>
                                <w:div w:id="944774199">
                                  <w:marLeft w:val="640"/>
                                  <w:marRight w:val="0"/>
                                  <w:marTop w:val="0"/>
                                  <w:marBottom w:val="0"/>
                                  <w:divBdr>
                                    <w:top w:val="none" w:sz="0" w:space="0" w:color="auto"/>
                                    <w:left w:val="none" w:sz="0" w:space="0" w:color="auto"/>
                                    <w:bottom w:val="none" w:sz="0" w:space="0" w:color="auto"/>
                                    <w:right w:val="none" w:sz="0" w:space="0" w:color="auto"/>
                                  </w:divBdr>
                                </w:div>
                                <w:div w:id="1026784938">
                                  <w:marLeft w:val="640"/>
                                  <w:marRight w:val="0"/>
                                  <w:marTop w:val="0"/>
                                  <w:marBottom w:val="0"/>
                                  <w:divBdr>
                                    <w:top w:val="none" w:sz="0" w:space="0" w:color="auto"/>
                                    <w:left w:val="none" w:sz="0" w:space="0" w:color="auto"/>
                                    <w:bottom w:val="none" w:sz="0" w:space="0" w:color="auto"/>
                                    <w:right w:val="none" w:sz="0" w:space="0" w:color="auto"/>
                                  </w:divBdr>
                                </w:div>
                                <w:div w:id="1070344559">
                                  <w:marLeft w:val="640"/>
                                  <w:marRight w:val="0"/>
                                  <w:marTop w:val="0"/>
                                  <w:marBottom w:val="0"/>
                                  <w:divBdr>
                                    <w:top w:val="none" w:sz="0" w:space="0" w:color="auto"/>
                                    <w:left w:val="none" w:sz="0" w:space="0" w:color="auto"/>
                                    <w:bottom w:val="none" w:sz="0" w:space="0" w:color="auto"/>
                                    <w:right w:val="none" w:sz="0" w:space="0" w:color="auto"/>
                                  </w:divBdr>
                                </w:div>
                                <w:div w:id="1085800830">
                                  <w:marLeft w:val="640"/>
                                  <w:marRight w:val="0"/>
                                  <w:marTop w:val="0"/>
                                  <w:marBottom w:val="0"/>
                                  <w:divBdr>
                                    <w:top w:val="none" w:sz="0" w:space="0" w:color="auto"/>
                                    <w:left w:val="none" w:sz="0" w:space="0" w:color="auto"/>
                                    <w:bottom w:val="none" w:sz="0" w:space="0" w:color="auto"/>
                                    <w:right w:val="none" w:sz="0" w:space="0" w:color="auto"/>
                                  </w:divBdr>
                                </w:div>
                                <w:div w:id="1179663434">
                                  <w:marLeft w:val="640"/>
                                  <w:marRight w:val="0"/>
                                  <w:marTop w:val="0"/>
                                  <w:marBottom w:val="0"/>
                                  <w:divBdr>
                                    <w:top w:val="none" w:sz="0" w:space="0" w:color="auto"/>
                                    <w:left w:val="none" w:sz="0" w:space="0" w:color="auto"/>
                                    <w:bottom w:val="none" w:sz="0" w:space="0" w:color="auto"/>
                                    <w:right w:val="none" w:sz="0" w:space="0" w:color="auto"/>
                                  </w:divBdr>
                                </w:div>
                                <w:div w:id="1221021462">
                                  <w:marLeft w:val="640"/>
                                  <w:marRight w:val="0"/>
                                  <w:marTop w:val="0"/>
                                  <w:marBottom w:val="0"/>
                                  <w:divBdr>
                                    <w:top w:val="none" w:sz="0" w:space="0" w:color="auto"/>
                                    <w:left w:val="none" w:sz="0" w:space="0" w:color="auto"/>
                                    <w:bottom w:val="none" w:sz="0" w:space="0" w:color="auto"/>
                                    <w:right w:val="none" w:sz="0" w:space="0" w:color="auto"/>
                                  </w:divBdr>
                                </w:div>
                                <w:div w:id="1292898829">
                                  <w:marLeft w:val="640"/>
                                  <w:marRight w:val="0"/>
                                  <w:marTop w:val="0"/>
                                  <w:marBottom w:val="0"/>
                                  <w:divBdr>
                                    <w:top w:val="none" w:sz="0" w:space="0" w:color="auto"/>
                                    <w:left w:val="none" w:sz="0" w:space="0" w:color="auto"/>
                                    <w:bottom w:val="none" w:sz="0" w:space="0" w:color="auto"/>
                                    <w:right w:val="none" w:sz="0" w:space="0" w:color="auto"/>
                                  </w:divBdr>
                                </w:div>
                                <w:div w:id="1448499338">
                                  <w:marLeft w:val="640"/>
                                  <w:marRight w:val="0"/>
                                  <w:marTop w:val="0"/>
                                  <w:marBottom w:val="0"/>
                                  <w:divBdr>
                                    <w:top w:val="none" w:sz="0" w:space="0" w:color="auto"/>
                                    <w:left w:val="none" w:sz="0" w:space="0" w:color="auto"/>
                                    <w:bottom w:val="none" w:sz="0" w:space="0" w:color="auto"/>
                                    <w:right w:val="none" w:sz="0" w:space="0" w:color="auto"/>
                                  </w:divBdr>
                                </w:div>
                                <w:div w:id="1449544721">
                                  <w:marLeft w:val="640"/>
                                  <w:marRight w:val="0"/>
                                  <w:marTop w:val="0"/>
                                  <w:marBottom w:val="0"/>
                                  <w:divBdr>
                                    <w:top w:val="none" w:sz="0" w:space="0" w:color="auto"/>
                                    <w:left w:val="none" w:sz="0" w:space="0" w:color="auto"/>
                                    <w:bottom w:val="none" w:sz="0" w:space="0" w:color="auto"/>
                                    <w:right w:val="none" w:sz="0" w:space="0" w:color="auto"/>
                                  </w:divBdr>
                                </w:div>
                                <w:div w:id="1570309519">
                                  <w:marLeft w:val="640"/>
                                  <w:marRight w:val="0"/>
                                  <w:marTop w:val="0"/>
                                  <w:marBottom w:val="0"/>
                                  <w:divBdr>
                                    <w:top w:val="none" w:sz="0" w:space="0" w:color="auto"/>
                                    <w:left w:val="none" w:sz="0" w:space="0" w:color="auto"/>
                                    <w:bottom w:val="none" w:sz="0" w:space="0" w:color="auto"/>
                                    <w:right w:val="none" w:sz="0" w:space="0" w:color="auto"/>
                                  </w:divBdr>
                                </w:div>
                                <w:div w:id="1580287898">
                                  <w:marLeft w:val="640"/>
                                  <w:marRight w:val="0"/>
                                  <w:marTop w:val="0"/>
                                  <w:marBottom w:val="0"/>
                                  <w:divBdr>
                                    <w:top w:val="none" w:sz="0" w:space="0" w:color="auto"/>
                                    <w:left w:val="none" w:sz="0" w:space="0" w:color="auto"/>
                                    <w:bottom w:val="none" w:sz="0" w:space="0" w:color="auto"/>
                                    <w:right w:val="none" w:sz="0" w:space="0" w:color="auto"/>
                                  </w:divBdr>
                                </w:div>
                                <w:div w:id="1695571624">
                                  <w:marLeft w:val="640"/>
                                  <w:marRight w:val="0"/>
                                  <w:marTop w:val="0"/>
                                  <w:marBottom w:val="0"/>
                                  <w:divBdr>
                                    <w:top w:val="none" w:sz="0" w:space="0" w:color="auto"/>
                                    <w:left w:val="none" w:sz="0" w:space="0" w:color="auto"/>
                                    <w:bottom w:val="none" w:sz="0" w:space="0" w:color="auto"/>
                                    <w:right w:val="none" w:sz="0" w:space="0" w:color="auto"/>
                                  </w:divBdr>
                                </w:div>
                                <w:div w:id="1726054376">
                                  <w:marLeft w:val="640"/>
                                  <w:marRight w:val="0"/>
                                  <w:marTop w:val="0"/>
                                  <w:marBottom w:val="0"/>
                                  <w:divBdr>
                                    <w:top w:val="none" w:sz="0" w:space="0" w:color="auto"/>
                                    <w:left w:val="none" w:sz="0" w:space="0" w:color="auto"/>
                                    <w:bottom w:val="none" w:sz="0" w:space="0" w:color="auto"/>
                                    <w:right w:val="none" w:sz="0" w:space="0" w:color="auto"/>
                                  </w:divBdr>
                                </w:div>
                                <w:div w:id="1884363265">
                                  <w:marLeft w:val="640"/>
                                  <w:marRight w:val="0"/>
                                  <w:marTop w:val="0"/>
                                  <w:marBottom w:val="0"/>
                                  <w:divBdr>
                                    <w:top w:val="none" w:sz="0" w:space="0" w:color="auto"/>
                                    <w:left w:val="none" w:sz="0" w:space="0" w:color="auto"/>
                                    <w:bottom w:val="none" w:sz="0" w:space="0" w:color="auto"/>
                                    <w:right w:val="none" w:sz="0" w:space="0" w:color="auto"/>
                                  </w:divBdr>
                                </w:div>
                                <w:div w:id="1889798593">
                                  <w:marLeft w:val="640"/>
                                  <w:marRight w:val="0"/>
                                  <w:marTop w:val="0"/>
                                  <w:marBottom w:val="0"/>
                                  <w:divBdr>
                                    <w:top w:val="none" w:sz="0" w:space="0" w:color="auto"/>
                                    <w:left w:val="none" w:sz="0" w:space="0" w:color="auto"/>
                                    <w:bottom w:val="none" w:sz="0" w:space="0" w:color="auto"/>
                                    <w:right w:val="none" w:sz="0" w:space="0" w:color="auto"/>
                                  </w:divBdr>
                                </w:div>
                                <w:div w:id="1891846273">
                                  <w:marLeft w:val="640"/>
                                  <w:marRight w:val="0"/>
                                  <w:marTop w:val="0"/>
                                  <w:marBottom w:val="0"/>
                                  <w:divBdr>
                                    <w:top w:val="none" w:sz="0" w:space="0" w:color="auto"/>
                                    <w:left w:val="none" w:sz="0" w:space="0" w:color="auto"/>
                                    <w:bottom w:val="none" w:sz="0" w:space="0" w:color="auto"/>
                                    <w:right w:val="none" w:sz="0" w:space="0" w:color="auto"/>
                                  </w:divBdr>
                                </w:div>
                                <w:div w:id="2009749705">
                                  <w:marLeft w:val="640"/>
                                  <w:marRight w:val="0"/>
                                  <w:marTop w:val="0"/>
                                  <w:marBottom w:val="0"/>
                                  <w:divBdr>
                                    <w:top w:val="none" w:sz="0" w:space="0" w:color="auto"/>
                                    <w:left w:val="none" w:sz="0" w:space="0" w:color="auto"/>
                                    <w:bottom w:val="none" w:sz="0" w:space="0" w:color="auto"/>
                                    <w:right w:val="none" w:sz="0" w:space="0" w:color="auto"/>
                                  </w:divBdr>
                                </w:div>
                                <w:div w:id="2040930274">
                                  <w:marLeft w:val="640"/>
                                  <w:marRight w:val="0"/>
                                  <w:marTop w:val="0"/>
                                  <w:marBottom w:val="0"/>
                                  <w:divBdr>
                                    <w:top w:val="none" w:sz="0" w:space="0" w:color="auto"/>
                                    <w:left w:val="none" w:sz="0" w:space="0" w:color="auto"/>
                                    <w:bottom w:val="none" w:sz="0" w:space="0" w:color="auto"/>
                                    <w:right w:val="none" w:sz="0" w:space="0" w:color="auto"/>
                                  </w:divBdr>
                                </w:div>
                                <w:div w:id="2052806335">
                                  <w:marLeft w:val="640"/>
                                  <w:marRight w:val="0"/>
                                  <w:marTop w:val="0"/>
                                  <w:marBottom w:val="0"/>
                                  <w:divBdr>
                                    <w:top w:val="none" w:sz="0" w:space="0" w:color="auto"/>
                                    <w:left w:val="none" w:sz="0" w:space="0" w:color="auto"/>
                                    <w:bottom w:val="none" w:sz="0" w:space="0" w:color="auto"/>
                                    <w:right w:val="none" w:sz="0" w:space="0" w:color="auto"/>
                                  </w:divBdr>
                                </w:div>
                                <w:div w:id="2056347322">
                                  <w:marLeft w:val="640"/>
                                  <w:marRight w:val="0"/>
                                  <w:marTop w:val="0"/>
                                  <w:marBottom w:val="0"/>
                                  <w:divBdr>
                                    <w:top w:val="none" w:sz="0" w:space="0" w:color="auto"/>
                                    <w:left w:val="none" w:sz="0" w:space="0" w:color="auto"/>
                                    <w:bottom w:val="none" w:sz="0" w:space="0" w:color="auto"/>
                                    <w:right w:val="none" w:sz="0" w:space="0" w:color="auto"/>
                                  </w:divBdr>
                                </w:div>
                              </w:divsChild>
                            </w:div>
                            <w:div w:id="1367022684">
                              <w:marLeft w:val="0"/>
                              <w:marRight w:val="0"/>
                              <w:marTop w:val="0"/>
                              <w:marBottom w:val="0"/>
                              <w:divBdr>
                                <w:top w:val="none" w:sz="0" w:space="0" w:color="auto"/>
                                <w:left w:val="none" w:sz="0" w:space="0" w:color="auto"/>
                                <w:bottom w:val="none" w:sz="0" w:space="0" w:color="auto"/>
                                <w:right w:val="none" w:sz="0" w:space="0" w:color="auto"/>
                              </w:divBdr>
                              <w:divsChild>
                                <w:div w:id="2171400">
                                  <w:marLeft w:val="640"/>
                                  <w:marRight w:val="0"/>
                                  <w:marTop w:val="0"/>
                                  <w:marBottom w:val="0"/>
                                  <w:divBdr>
                                    <w:top w:val="none" w:sz="0" w:space="0" w:color="auto"/>
                                    <w:left w:val="none" w:sz="0" w:space="0" w:color="auto"/>
                                    <w:bottom w:val="none" w:sz="0" w:space="0" w:color="auto"/>
                                    <w:right w:val="none" w:sz="0" w:space="0" w:color="auto"/>
                                  </w:divBdr>
                                </w:div>
                                <w:div w:id="208419066">
                                  <w:marLeft w:val="640"/>
                                  <w:marRight w:val="0"/>
                                  <w:marTop w:val="0"/>
                                  <w:marBottom w:val="0"/>
                                  <w:divBdr>
                                    <w:top w:val="none" w:sz="0" w:space="0" w:color="auto"/>
                                    <w:left w:val="none" w:sz="0" w:space="0" w:color="auto"/>
                                    <w:bottom w:val="none" w:sz="0" w:space="0" w:color="auto"/>
                                    <w:right w:val="none" w:sz="0" w:space="0" w:color="auto"/>
                                  </w:divBdr>
                                </w:div>
                                <w:div w:id="217208833">
                                  <w:marLeft w:val="640"/>
                                  <w:marRight w:val="0"/>
                                  <w:marTop w:val="0"/>
                                  <w:marBottom w:val="0"/>
                                  <w:divBdr>
                                    <w:top w:val="none" w:sz="0" w:space="0" w:color="auto"/>
                                    <w:left w:val="none" w:sz="0" w:space="0" w:color="auto"/>
                                    <w:bottom w:val="none" w:sz="0" w:space="0" w:color="auto"/>
                                    <w:right w:val="none" w:sz="0" w:space="0" w:color="auto"/>
                                  </w:divBdr>
                                </w:div>
                                <w:div w:id="326901795">
                                  <w:marLeft w:val="640"/>
                                  <w:marRight w:val="0"/>
                                  <w:marTop w:val="0"/>
                                  <w:marBottom w:val="0"/>
                                  <w:divBdr>
                                    <w:top w:val="none" w:sz="0" w:space="0" w:color="auto"/>
                                    <w:left w:val="none" w:sz="0" w:space="0" w:color="auto"/>
                                    <w:bottom w:val="none" w:sz="0" w:space="0" w:color="auto"/>
                                    <w:right w:val="none" w:sz="0" w:space="0" w:color="auto"/>
                                  </w:divBdr>
                                </w:div>
                                <w:div w:id="363753990">
                                  <w:marLeft w:val="640"/>
                                  <w:marRight w:val="0"/>
                                  <w:marTop w:val="0"/>
                                  <w:marBottom w:val="0"/>
                                  <w:divBdr>
                                    <w:top w:val="none" w:sz="0" w:space="0" w:color="auto"/>
                                    <w:left w:val="none" w:sz="0" w:space="0" w:color="auto"/>
                                    <w:bottom w:val="none" w:sz="0" w:space="0" w:color="auto"/>
                                    <w:right w:val="none" w:sz="0" w:space="0" w:color="auto"/>
                                  </w:divBdr>
                                </w:div>
                                <w:div w:id="422651964">
                                  <w:marLeft w:val="640"/>
                                  <w:marRight w:val="0"/>
                                  <w:marTop w:val="0"/>
                                  <w:marBottom w:val="0"/>
                                  <w:divBdr>
                                    <w:top w:val="none" w:sz="0" w:space="0" w:color="auto"/>
                                    <w:left w:val="none" w:sz="0" w:space="0" w:color="auto"/>
                                    <w:bottom w:val="none" w:sz="0" w:space="0" w:color="auto"/>
                                    <w:right w:val="none" w:sz="0" w:space="0" w:color="auto"/>
                                  </w:divBdr>
                                </w:div>
                                <w:div w:id="571351912">
                                  <w:marLeft w:val="640"/>
                                  <w:marRight w:val="0"/>
                                  <w:marTop w:val="0"/>
                                  <w:marBottom w:val="0"/>
                                  <w:divBdr>
                                    <w:top w:val="none" w:sz="0" w:space="0" w:color="auto"/>
                                    <w:left w:val="none" w:sz="0" w:space="0" w:color="auto"/>
                                    <w:bottom w:val="none" w:sz="0" w:space="0" w:color="auto"/>
                                    <w:right w:val="none" w:sz="0" w:space="0" w:color="auto"/>
                                  </w:divBdr>
                                </w:div>
                                <w:div w:id="591739175">
                                  <w:marLeft w:val="640"/>
                                  <w:marRight w:val="0"/>
                                  <w:marTop w:val="0"/>
                                  <w:marBottom w:val="0"/>
                                  <w:divBdr>
                                    <w:top w:val="none" w:sz="0" w:space="0" w:color="auto"/>
                                    <w:left w:val="none" w:sz="0" w:space="0" w:color="auto"/>
                                    <w:bottom w:val="none" w:sz="0" w:space="0" w:color="auto"/>
                                    <w:right w:val="none" w:sz="0" w:space="0" w:color="auto"/>
                                  </w:divBdr>
                                </w:div>
                                <w:div w:id="682122455">
                                  <w:marLeft w:val="640"/>
                                  <w:marRight w:val="0"/>
                                  <w:marTop w:val="0"/>
                                  <w:marBottom w:val="0"/>
                                  <w:divBdr>
                                    <w:top w:val="none" w:sz="0" w:space="0" w:color="auto"/>
                                    <w:left w:val="none" w:sz="0" w:space="0" w:color="auto"/>
                                    <w:bottom w:val="none" w:sz="0" w:space="0" w:color="auto"/>
                                    <w:right w:val="none" w:sz="0" w:space="0" w:color="auto"/>
                                  </w:divBdr>
                                </w:div>
                                <w:div w:id="869952947">
                                  <w:marLeft w:val="640"/>
                                  <w:marRight w:val="0"/>
                                  <w:marTop w:val="0"/>
                                  <w:marBottom w:val="0"/>
                                  <w:divBdr>
                                    <w:top w:val="none" w:sz="0" w:space="0" w:color="auto"/>
                                    <w:left w:val="none" w:sz="0" w:space="0" w:color="auto"/>
                                    <w:bottom w:val="none" w:sz="0" w:space="0" w:color="auto"/>
                                    <w:right w:val="none" w:sz="0" w:space="0" w:color="auto"/>
                                  </w:divBdr>
                                </w:div>
                                <w:div w:id="901252890">
                                  <w:marLeft w:val="640"/>
                                  <w:marRight w:val="0"/>
                                  <w:marTop w:val="0"/>
                                  <w:marBottom w:val="0"/>
                                  <w:divBdr>
                                    <w:top w:val="none" w:sz="0" w:space="0" w:color="auto"/>
                                    <w:left w:val="none" w:sz="0" w:space="0" w:color="auto"/>
                                    <w:bottom w:val="none" w:sz="0" w:space="0" w:color="auto"/>
                                    <w:right w:val="none" w:sz="0" w:space="0" w:color="auto"/>
                                  </w:divBdr>
                                </w:div>
                                <w:div w:id="951206241">
                                  <w:marLeft w:val="640"/>
                                  <w:marRight w:val="0"/>
                                  <w:marTop w:val="0"/>
                                  <w:marBottom w:val="0"/>
                                  <w:divBdr>
                                    <w:top w:val="none" w:sz="0" w:space="0" w:color="auto"/>
                                    <w:left w:val="none" w:sz="0" w:space="0" w:color="auto"/>
                                    <w:bottom w:val="none" w:sz="0" w:space="0" w:color="auto"/>
                                    <w:right w:val="none" w:sz="0" w:space="0" w:color="auto"/>
                                  </w:divBdr>
                                </w:div>
                                <w:div w:id="1070428010">
                                  <w:marLeft w:val="640"/>
                                  <w:marRight w:val="0"/>
                                  <w:marTop w:val="0"/>
                                  <w:marBottom w:val="0"/>
                                  <w:divBdr>
                                    <w:top w:val="none" w:sz="0" w:space="0" w:color="auto"/>
                                    <w:left w:val="none" w:sz="0" w:space="0" w:color="auto"/>
                                    <w:bottom w:val="none" w:sz="0" w:space="0" w:color="auto"/>
                                    <w:right w:val="none" w:sz="0" w:space="0" w:color="auto"/>
                                  </w:divBdr>
                                </w:div>
                                <w:div w:id="1089430901">
                                  <w:marLeft w:val="640"/>
                                  <w:marRight w:val="0"/>
                                  <w:marTop w:val="0"/>
                                  <w:marBottom w:val="0"/>
                                  <w:divBdr>
                                    <w:top w:val="none" w:sz="0" w:space="0" w:color="auto"/>
                                    <w:left w:val="none" w:sz="0" w:space="0" w:color="auto"/>
                                    <w:bottom w:val="none" w:sz="0" w:space="0" w:color="auto"/>
                                    <w:right w:val="none" w:sz="0" w:space="0" w:color="auto"/>
                                  </w:divBdr>
                                </w:div>
                                <w:div w:id="1110663715">
                                  <w:marLeft w:val="640"/>
                                  <w:marRight w:val="0"/>
                                  <w:marTop w:val="0"/>
                                  <w:marBottom w:val="0"/>
                                  <w:divBdr>
                                    <w:top w:val="none" w:sz="0" w:space="0" w:color="auto"/>
                                    <w:left w:val="none" w:sz="0" w:space="0" w:color="auto"/>
                                    <w:bottom w:val="none" w:sz="0" w:space="0" w:color="auto"/>
                                    <w:right w:val="none" w:sz="0" w:space="0" w:color="auto"/>
                                  </w:divBdr>
                                </w:div>
                                <w:div w:id="1218512101">
                                  <w:marLeft w:val="640"/>
                                  <w:marRight w:val="0"/>
                                  <w:marTop w:val="0"/>
                                  <w:marBottom w:val="0"/>
                                  <w:divBdr>
                                    <w:top w:val="none" w:sz="0" w:space="0" w:color="auto"/>
                                    <w:left w:val="none" w:sz="0" w:space="0" w:color="auto"/>
                                    <w:bottom w:val="none" w:sz="0" w:space="0" w:color="auto"/>
                                    <w:right w:val="none" w:sz="0" w:space="0" w:color="auto"/>
                                  </w:divBdr>
                                </w:div>
                                <w:div w:id="1276407201">
                                  <w:marLeft w:val="640"/>
                                  <w:marRight w:val="0"/>
                                  <w:marTop w:val="0"/>
                                  <w:marBottom w:val="0"/>
                                  <w:divBdr>
                                    <w:top w:val="none" w:sz="0" w:space="0" w:color="auto"/>
                                    <w:left w:val="none" w:sz="0" w:space="0" w:color="auto"/>
                                    <w:bottom w:val="none" w:sz="0" w:space="0" w:color="auto"/>
                                    <w:right w:val="none" w:sz="0" w:space="0" w:color="auto"/>
                                  </w:divBdr>
                                </w:div>
                                <w:div w:id="1280142711">
                                  <w:marLeft w:val="640"/>
                                  <w:marRight w:val="0"/>
                                  <w:marTop w:val="0"/>
                                  <w:marBottom w:val="0"/>
                                  <w:divBdr>
                                    <w:top w:val="none" w:sz="0" w:space="0" w:color="auto"/>
                                    <w:left w:val="none" w:sz="0" w:space="0" w:color="auto"/>
                                    <w:bottom w:val="none" w:sz="0" w:space="0" w:color="auto"/>
                                    <w:right w:val="none" w:sz="0" w:space="0" w:color="auto"/>
                                  </w:divBdr>
                                </w:div>
                                <w:div w:id="1344895905">
                                  <w:marLeft w:val="640"/>
                                  <w:marRight w:val="0"/>
                                  <w:marTop w:val="0"/>
                                  <w:marBottom w:val="0"/>
                                  <w:divBdr>
                                    <w:top w:val="none" w:sz="0" w:space="0" w:color="auto"/>
                                    <w:left w:val="none" w:sz="0" w:space="0" w:color="auto"/>
                                    <w:bottom w:val="none" w:sz="0" w:space="0" w:color="auto"/>
                                    <w:right w:val="none" w:sz="0" w:space="0" w:color="auto"/>
                                  </w:divBdr>
                                </w:div>
                                <w:div w:id="1464032766">
                                  <w:marLeft w:val="640"/>
                                  <w:marRight w:val="0"/>
                                  <w:marTop w:val="0"/>
                                  <w:marBottom w:val="0"/>
                                  <w:divBdr>
                                    <w:top w:val="none" w:sz="0" w:space="0" w:color="auto"/>
                                    <w:left w:val="none" w:sz="0" w:space="0" w:color="auto"/>
                                    <w:bottom w:val="none" w:sz="0" w:space="0" w:color="auto"/>
                                    <w:right w:val="none" w:sz="0" w:space="0" w:color="auto"/>
                                  </w:divBdr>
                                </w:div>
                                <w:div w:id="1522549056">
                                  <w:marLeft w:val="640"/>
                                  <w:marRight w:val="0"/>
                                  <w:marTop w:val="0"/>
                                  <w:marBottom w:val="0"/>
                                  <w:divBdr>
                                    <w:top w:val="none" w:sz="0" w:space="0" w:color="auto"/>
                                    <w:left w:val="none" w:sz="0" w:space="0" w:color="auto"/>
                                    <w:bottom w:val="none" w:sz="0" w:space="0" w:color="auto"/>
                                    <w:right w:val="none" w:sz="0" w:space="0" w:color="auto"/>
                                  </w:divBdr>
                                </w:div>
                                <w:div w:id="1528636594">
                                  <w:marLeft w:val="640"/>
                                  <w:marRight w:val="0"/>
                                  <w:marTop w:val="0"/>
                                  <w:marBottom w:val="0"/>
                                  <w:divBdr>
                                    <w:top w:val="none" w:sz="0" w:space="0" w:color="auto"/>
                                    <w:left w:val="none" w:sz="0" w:space="0" w:color="auto"/>
                                    <w:bottom w:val="none" w:sz="0" w:space="0" w:color="auto"/>
                                    <w:right w:val="none" w:sz="0" w:space="0" w:color="auto"/>
                                  </w:divBdr>
                                </w:div>
                                <w:div w:id="1547376140">
                                  <w:marLeft w:val="640"/>
                                  <w:marRight w:val="0"/>
                                  <w:marTop w:val="0"/>
                                  <w:marBottom w:val="0"/>
                                  <w:divBdr>
                                    <w:top w:val="none" w:sz="0" w:space="0" w:color="auto"/>
                                    <w:left w:val="none" w:sz="0" w:space="0" w:color="auto"/>
                                    <w:bottom w:val="none" w:sz="0" w:space="0" w:color="auto"/>
                                    <w:right w:val="none" w:sz="0" w:space="0" w:color="auto"/>
                                  </w:divBdr>
                                </w:div>
                                <w:div w:id="1555434112">
                                  <w:marLeft w:val="640"/>
                                  <w:marRight w:val="0"/>
                                  <w:marTop w:val="0"/>
                                  <w:marBottom w:val="0"/>
                                  <w:divBdr>
                                    <w:top w:val="none" w:sz="0" w:space="0" w:color="auto"/>
                                    <w:left w:val="none" w:sz="0" w:space="0" w:color="auto"/>
                                    <w:bottom w:val="none" w:sz="0" w:space="0" w:color="auto"/>
                                    <w:right w:val="none" w:sz="0" w:space="0" w:color="auto"/>
                                  </w:divBdr>
                                </w:div>
                                <w:div w:id="1708020216">
                                  <w:marLeft w:val="640"/>
                                  <w:marRight w:val="0"/>
                                  <w:marTop w:val="0"/>
                                  <w:marBottom w:val="0"/>
                                  <w:divBdr>
                                    <w:top w:val="none" w:sz="0" w:space="0" w:color="auto"/>
                                    <w:left w:val="none" w:sz="0" w:space="0" w:color="auto"/>
                                    <w:bottom w:val="none" w:sz="0" w:space="0" w:color="auto"/>
                                    <w:right w:val="none" w:sz="0" w:space="0" w:color="auto"/>
                                  </w:divBdr>
                                </w:div>
                                <w:div w:id="1798794979">
                                  <w:marLeft w:val="640"/>
                                  <w:marRight w:val="0"/>
                                  <w:marTop w:val="0"/>
                                  <w:marBottom w:val="0"/>
                                  <w:divBdr>
                                    <w:top w:val="none" w:sz="0" w:space="0" w:color="auto"/>
                                    <w:left w:val="none" w:sz="0" w:space="0" w:color="auto"/>
                                    <w:bottom w:val="none" w:sz="0" w:space="0" w:color="auto"/>
                                    <w:right w:val="none" w:sz="0" w:space="0" w:color="auto"/>
                                  </w:divBdr>
                                </w:div>
                                <w:div w:id="1802117387">
                                  <w:marLeft w:val="640"/>
                                  <w:marRight w:val="0"/>
                                  <w:marTop w:val="0"/>
                                  <w:marBottom w:val="0"/>
                                  <w:divBdr>
                                    <w:top w:val="none" w:sz="0" w:space="0" w:color="auto"/>
                                    <w:left w:val="none" w:sz="0" w:space="0" w:color="auto"/>
                                    <w:bottom w:val="none" w:sz="0" w:space="0" w:color="auto"/>
                                    <w:right w:val="none" w:sz="0" w:space="0" w:color="auto"/>
                                  </w:divBdr>
                                </w:div>
                                <w:div w:id="1927034208">
                                  <w:marLeft w:val="640"/>
                                  <w:marRight w:val="0"/>
                                  <w:marTop w:val="0"/>
                                  <w:marBottom w:val="0"/>
                                  <w:divBdr>
                                    <w:top w:val="none" w:sz="0" w:space="0" w:color="auto"/>
                                    <w:left w:val="none" w:sz="0" w:space="0" w:color="auto"/>
                                    <w:bottom w:val="none" w:sz="0" w:space="0" w:color="auto"/>
                                    <w:right w:val="none" w:sz="0" w:space="0" w:color="auto"/>
                                  </w:divBdr>
                                </w:div>
                                <w:div w:id="1982995400">
                                  <w:marLeft w:val="640"/>
                                  <w:marRight w:val="0"/>
                                  <w:marTop w:val="0"/>
                                  <w:marBottom w:val="0"/>
                                  <w:divBdr>
                                    <w:top w:val="none" w:sz="0" w:space="0" w:color="auto"/>
                                    <w:left w:val="none" w:sz="0" w:space="0" w:color="auto"/>
                                    <w:bottom w:val="none" w:sz="0" w:space="0" w:color="auto"/>
                                    <w:right w:val="none" w:sz="0" w:space="0" w:color="auto"/>
                                  </w:divBdr>
                                </w:div>
                                <w:div w:id="2063166275">
                                  <w:marLeft w:val="640"/>
                                  <w:marRight w:val="0"/>
                                  <w:marTop w:val="0"/>
                                  <w:marBottom w:val="0"/>
                                  <w:divBdr>
                                    <w:top w:val="none" w:sz="0" w:space="0" w:color="auto"/>
                                    <w:left w:val="none" w:sz="0" w:space="0" w:color="auto"/>
                                    <w:bottom w:val="none" w:sz="0" w:space="0" w:color="auto"/>
                                    <w:right w:val="none" w:sz="0" w:space="0" w:color="auto"/>
                                  </w:divBdr>
                                </w:div>
                              </w:divsChild>
                            </w:div>
                            <w:div w:id="1434592612">
                              <w:marLeft w:val="0"/>
                              <w:marRight w:val="0"/>
                              <w:marTop w:val="0"/>
                              <w:marBottom w:val="0"/>
                              <w:divBdr>
                                <w:top w:val="none" w:sz="0" w:space="0" w:color="auto"/>
                                <w:left w:val="none" w:sz="0" w:space="0" w:color="auto"/>
                                <w:bottom w:val="none" w:sz="0" w:space="0" w:color="auto"/>
                                <w:right w:val="none" w:sz="0" w:space="0" w:color="auto"/>
                              </w:divBdr>
                              <w:divsChild>
                                <w:div w:id="36510950">
                                  <w:marLeft w:val="640"/>
                                  <w:marRight w:val="0"/>
                                  <w:marTop w:val="0"/>
                                  <w:marBottom w:val="0"/>
                                  <w:divBdr>
                                    <w:top w:val="none" w:sz="0" w:space="0" w:color="auto"/>
                                    <w:left w:val="none" w:sz="0" w:space="0" w:color="auto"/>
                                    <w:bottom w:val="none" w:sz="0" w:space="0" w:color="auto"/>
                                    <w:right w:val="none" w:sz="0" w:space="0" w:color="auto"/>
                                  </w:divBdr>
                                </w:div>
                                <w:div w:id="143739652">
                                  <w:marLeft w:val="640"/>
                                  <w:marRight w:val="0"/>
                                  <w:marTop w:val="0"/>
                                  <w:marBottom w:val="0"/>
                                  <w:divBdr>
                                    <w:top w:val="none" w:sz="0" w:space="0" w:color="auto"/>
                                    <w:left w:val="none" w:sz="0" w:space="0" w:color="auto"/>
                                    <w:bottom w:val="none" w:sz="0" w:space="0" w:color="auto"/>
                                    <w:right w:val="none" w:sz="0" w:space="0" w:color="auto"/>
                                  </w:divBdr>
                                </w:div>
                                <w:div w:id="158037203">
                                  <w:marLeft w:val="640"/>
                                  <w:marRight w:val="0"/>
                                  <w:marTop w:val="0"/>
                                  <w:marBottom w:val="0"/>
                                  <w:divBdr>
                                    <w:top w:val="none" w:sz="0" w:space="0" w:color="auto"/>
                                    <w:left w:val="none" w:sz="0" w:space="0" w:color="auto"/>
                                    <w:bottom w:val="none" w:sz="0" w:space="0" w:color="auto"/>
                                    <w:right w:val="none" w:sz="0" w:space="0" w:color="auto"/>
                                  </w:divBdr>
                                </w:div>
                                <w:div w:id="192495546">
                                  <w:marLeft w:val="640"/>
                                  <w:marRight w:val="0"/>
                                  <w:marTop w:val="0"/>
                                  <w:marBottom w:val="0"/>
                                  <w:divBdr>
                                    <w:top w:val="none" w:sz="0" w:space="0" w:color="auto"/>
                                    <w:left w:val="none" w:sz="0" w:space="0" w:color="auto"/>
                                    <w:bottom w:val="none" w:sz="0" w:space="0" w:color="auto"/>
                                    <w:right w:val="none" w:sz="0" w:space="0" w:color="auto"/>
                                  </w:divBdr>
                                </w:div>
                                <w:div w:id="270867162">
                                  <w:marLeft w:val="640"/>
                                  <w:marRight w:val="0"/>
                                  <w:marTop w:val="0"/>
                                  <w:marBottom w:val="0"/>
                                  <w:divBdr>
                                    <w:top w:val="none" w:sz="0" w:space="0" w:color="auto"/>
                                    <w:left w:val="none" w:sz="0" w:space="0" w:color="auto"/>
                                    <w:bottom w:val="none" w:sz="0" w:space="0" w:color="auto"/>
                                    <w:right w:val="none" w:sz="0" w:space="0" w:color="auto"/>
                                  </w:divBdr>
                                </w:div>
                                <w:div w:id="279380938">
                                  <w:marLeft w:val="640"/>
                                  <w:marRight w:val="0"/>
                                  <w:marTop w:val="0"/>
                                  <w:marBottom w:val="0"/>
                                  <w:divBdr>
                                    <w:top w:val="none" w:sz="0" w:space="0" w:color="auto"/>
                                    <w:left w:val="none" w:sz="0" w:space="0" w:color="auto"/>
                                    <w:bottom w:val="none" w:sz="0" w:space="0" w:color="auto"/>
                                    <w:right w:val="none" w:sz="0" w:space="0" w:color="auto"/>
                                  </w:divBdr>
                                </w:div>
                                <w:div w:id="371081374">
                                  <w:marLeft w:val="640"/>
                                  <w:marRight w:val="0"/>
                                  <w:marTop w:val="0"/>
                                  <w:marBottom w:val="0"/>
                                  <w:divBdr>
                                    <w:top w:val="none" w:sz="0" w:space="0" w:color="auto"/>
                                    <w:left w:val="none" w:sz="0" w:space="0" w:color="auto"/>
                                    <w:bottom w:val="none" w:sz="0" w:space="0" w:color="auto"/>
                                    <w:right w:val="none" w:sz="0" w:space="0" w:color="auto"/>
                                  </w:divBdr>
                                </w:div>
                                <w:div w:id="375660762">
                                  <w:marLeft w:val="640"/>
                                  <w:marRight w:val="0"/>
                                  <w:marTop w:val="0"/>
                                  <w:marBottom w:val="0"/>
                                  <w:divBdr>
                                    <w:top w:val="none" w:sz="0" w:space="0" w:color="auto"/>
                                    <w:left w:val="none" w:sz="0" w:space="0" w:color="auto"/>
                                    <w:bottom w:val="none" w:sz="0" w:space="0" w:color="auto"/>
                                    <w:right w:val="none" w:sz="0" w:space="0" w:color="auto"/>
                                  </w:divBdr>
                                </w:div>
                                <w:div w:id="388067648">
                                  <w:marLeft w:val="640"/>
                                  <w:marRight w:val="0"/>
                                  <w:marTop w:val="0"/>
                                  <w:marBottom w:val="0"/>
                                  <w:divBdr>
                                    <w:top w:val="none" w:sz="0" w:space="0" w:color="auto"/>
                                    <w:left w:val="none" w:sz="0" w:space="0" w:color="auto"/>
                                    <w:bottom w:val="none" w:sz="0" w:space="0" w:color="auto"/>
                                    <w:right w:val="none" w:sz="0" w:space="0" w:color="auto"/>
                                  </w:divBdr>
                                </w:div>
                                <w:div w:id="610431134">
                                  <w:marLeft w:val="640"/>
                                  <w:marRight w:val="0"/>
                                  <w:marTop w:val="0"/>
                                  <w:marBottom w:val="0"/>
                                  <w:divBdr>
                                    <w:top w:val="none" w:sz="0" w:space="0" w:color="auto"/>
                                    <w:left w:val="none" w:sz="0" w:space="0" w:color="auto"/>
                                    <w:bottom w:val="none" w:sz="0" w:space="0" w:color="auto"/>
                                    <w:right w:val="none" w:sz="0" w:space="0" w:color="auto"/>
                                  </w:divBdr>
                                </w:div>
                                <w:div w:id="657071738">
                                  <w:marLeft w:val="640"/>
                                  <w:marRight w:val="0"/>
                                  <w:marTop w:val="0"/>
                                  <w:marBottom w:val="0"/>
                                  <w:divBdr>
                                    <w:top w:val="none" w:sz="0" w:space="0" w:color="auto"/>
                                    <w:left w:val="none" w:sz="0" w:space="0" w:color="auto"/>
                                    <w:bottom w:val="none" w:sz="0" w:space="0" w:color="auto"/>
                                    <w:right w:val="none" w:sz="0" w:space="0" w:color="auto"/>
                                  </w:divBdr>
                                </w:div>
                                <w:div w:id="806776877">
                                  <w:marLeft w:val="640"/>
                                  <w:marRight w:val="0"/>
                                  <w:marTop w:val="0"/>
                                  <w:marBottom w:val="0"/>
                                  <w:divBdr>
                                    <w:top w:val="none" w:sz="0" w:space="0" w:color="auto"/>
                                    <w:left w:val="none" w:sz="0" w:space="0" w:color="auto"/>
                                    <w:bottom w:val="none" w:sz="0" w:space="0" w:color="auto"/>
                                    <w:right w:val="none" w:sz="0" w:space="0" w:color="auto"/>
                                  </w:divBdr>
                                </w:div>
                                <w:div w:id="889729872">
                                  <w:marLeft w:val="640"/>
                                  <w:marRight w:val="0"/>
                                  <w:marTop w:val="0"/>
                                  <w:marBottom w:val="0"/>
                                  <w:divBdr>
                                    <w:top w:val="none" w:sz="0" w:space="0" w:color="auto"/>
                                    <w:left w:val="none" w:sz="0" w:space="0" w:color="auto"/>
                                    <w:bottom w:val="none" w:sz="0" w:space="0" w:color="auto"/>
                                    <w:right w:val="none" w:sz="0" w:space="0" w:color="auto"/>
                                  </w:divBdr>
                                </w:div>
                                <w:div w:id="945691970">
                                  <w:marLeft w:val="640"/>
                                  <w:marRight w:val="0"/>
                                  <w:marTop w:val="0"/>
                                  <w:marBottom w:val="0"/>
                                  <w:divBdr>
                                    <w:top w:val="none" w:sz="0" w:space="0" w:color="auto"/>
                                    <w:left w:val="none" w:sz="0" w:space="0" w:color="auto"/>
                                    <w:bottom w:val="none" w:sz="0" w:space="0" w:color="auto"/>
                                    <w:right w:val="none" w:sz="0" w:space="0" w:color="auto"/>
                                  </w:divBdr>
                                </w:div>
                                <w:div w:id="971055629">
                                  <w:marLeft w:val="640"/>
                                  <w:marRight w:val="0"/>
                                  <w:marTop w:val="0"/>
                                  <w:marBottom w:val="0"/>
                                  <w:divBdr>
                                    <w:top w:val="none" w:sz="0" w:space="0" w:color="auto"/>
                                    <w:left w:val="none" w:sz="0" w:space="0" w:color="auto"/>
                                    <w:bottom w:val="none" w:sz="0" w:space="0" w:color="auto"/>
                                    <w:right w:val="none" w:sz="0" w:space="0" w:color="auto"/>
                                  </w:divBdr>
                                </w:div>
                                <w:div w:id="1018314200">
                                  <w:marLeft w:val="640"/>
                                  <w:marRight w:val="0"/>
                                  <w:marTop w:val="0"/>
                                  <w:marBottom w:val="0"/>
                                  <w:divBdr>
                                    <w:top w:val="none" w:sz="0" w:space="0" w:color="auto"/>
                                    <w:left w:val="none" w:sz="0" w:space="0" w:color="auto"/>
                                    <w:bottom w:val="none" w:sz="0" w:space="0" w:color="auto"/>
                                    <w:right w:val="none" w:sz="0" w:space="0" w:color="auto"/>
                                  </w:divBdr>
                                </w:div>
                                <w:div w:id="1022976969">
                                  <w:marLeft w:val="640"/>
                                  <w:marRight w:val="0"/>
                                  <w:marTop w:val="0"/>
                                  <w:marBottom w:val="0"/>
                                  <w:divBdr>
                                    <w:top w:val="none" w:sz="0" w:space="0" w:color="auto"/>
                                    <w:left w:val="none" w:sz="0" w:space="0" w:color="auto"/>
                                    <w:bottom w:val="none" w:sz="0" w:space="0" w:color="auto"/>
                                    <w:right w:val="none" w:sz="0" w:space="0" w:color="auto"/>
                                  </w:divBdr>
                                </w:div>
                                <w:div w:id="1106197276">
                                  <w:marLeft w:val="640"/>
                                  <w:marRight w:val="0"/>
                                  <w:marTop w:val="0"/>
                                  <w:marBottom w:val="0"/>
                                  <w:divBdr>
                                    <w:top w:val="none" w:sz="0" w:space="0" w:color="auto"/>
                                    <w:left w:val="none" w:sz="0" w:space="0" w:color="auto"/>
                                    <w:bottom w:val="none" w:sz="0" w:space="0" w:color="auto"/>
                                    <w:right w:val="none" w:sz="0" w:space="0" w:color="auto"/>
                                  </w:divBdr>
                                </w:div>
                                <w:div w:id="1178622018">
                                  <w:marLeft w:val="640"/>
                                  <w:marRight w:val="0"/>
                                  <w:marTop w:val="0"/>
                                  <w:marBottom w:val="0"/>
                                  <w:divBdr>
                                    <w:top w:val="none" w:sz="0" w:space="0" w:color="auto"/>
                                    <w:left w:val="none" w:sz="0" w:space="0" w:color="auto"/>
                                    <w:bottom w:val="none" w:sz="0" w:space="0" w:color="auto"/>
                                    <w:right w:val="none" w:sz="0" w:space="0" w:color="auto"/>
                                  </w:divBdr>
                                </w:div>
                                <w:div w:id="1485465045">
                                  <w:marLeft w:val="640"/>
                                  <w:marRight w:val="0"/>
                                  <w:marTop w:val="0"/>
                                  <w:marBottom w:val="0"/>
                                  <w:divBdr>
                                    <w:top w:val="none" w:sz="0" w:space="0" w:color="auto"/>
                                    <w:left w:val="none" w:sz="0" w:space="0" w:color="auto"/>
                                    <w:bottom w:val="none" w:sz="0" w:space="0" w:color="auto"/>
                                    <w:right w:val="none" w:sz="0" w:space="0" w:color="auto"/>
                                  </w:divBdr>
                                </w:div>
                                <w:div w:id="1485508747">
                                  <w:marLeft w:val="640"/>
                                  <w:marRight w:val="0"/>
                                  <w:marTop w:val="0"/>
                                  <w:marBottom w:val="0"/>
                                  <w:divBdr>
                                    <w:top w:val="none" w:sz="0" w:space="0" w:color="auto"/>
                                    <w:left w:val="none" w:sz="0" w:space="0" w:color="auto"/>
                                    <w:bottom w:val="none" w:sz="0" w:space="0" w:color="auto"/>
                                    <w:right w:val="none" w:sz="0" w:space="0" w:color="auto"/>
                                  </w:divBdr>
                                </w:div>
                                <w:div w:id="1510411870">
                                  <w:marLeft w:val="640"/>
                                  <w:marRight w:val="0"/>
                                  <w:marTop w:val="0"/>
                                  <w:marBottom w:val="0"/>
                                  <w:divBdr>
                                    <w:top w:val="none" w:sz="0" w:space="0" w:color="auto"/>
                                    <w:left w:val="none" w:sz="0" w:space="0" w:color="auto"/>
                                    <w:bottom w:val="none" w:sz="0" w:space="0" w:color="auto"/>
                                    <w:right w:val="none" w:sz="0" w:space="0" w:color="auto"/>
                                  </w:divBdr>
                                </w:div>
                                <w:div w:id="1560434197">
                                  <w:marLeft w:val="640"/>
                                  <w:marRight w:val="0"/>
                                  <w:marTop w:val="0"/>
                                  <w:marBottom w:val="0"/>
                                  <w:divBdr>
                                    <w:top w:val="none" w:sz="0" w:space="0" w:color="auto"/>
                                    <w:left w:val="none" w:sz="0" w:space="0" w:color="auto"/>
                                    <w:bottom w:val="none" w:sz="0" w:space="0" w:color="auto"/>
                                    <w:right w:val="none" w:sz="0" w:space="0" w:color="auto"/>
                                  </w:divBdr>
                                </w:div>
                                <w:div w:id="1644850261">
                                  <w:marLeft w:val="640"/>
                                  <w:marRight w:val="0"/>
                                  <w:marTop w:val="0"/>
                                  <w:marBottom w:val="0"/>
                                  <w:divBdr>
                                    <w:top w:val="none" w:sz="0" w:space="0" w:color="auto"/>
                                    <w:left w:val="none" w:sz="0" w:space="0" w:color="auto"/>
                                    <w:bottom w:val="none" w:sz="0" w:space="0" w:color="auto"/>
                                    <w:right w:val="none" w:sz="0" w:space="0" w:color="auto"/>
                                  </w:divBdr>
                                </w:div>
                                <w:div w:id="1674914906">
                                  <w:marLeft w:val="640"/>
                                  <w:marRight w:val="0"/>
                                  <w:marTop w:val="0"/>
                                  <w:marBottom w:val="0"/>
                                  <w:divBdr>
                                    <w:top w:val="none" w:sz="0" w:space="0" w:color="auto"/>
                                    <w:left w:val="none" w:sz="0" w:space="0" w:color="auto"/>
                                    <w:bottom w:val="none" w:sz="0" w:space="0" w:color="auto"/>
                                    <w:right w:val="none" w:sz="0" w:space="0" w:color="auto"/>
                                  </w:divBdr>
                                </w:div>
                                <w:div w:id="1780830058">
                                  <w:marLeft w:val="640"/>
                                  <w:marRight w:val="0"/>
                                  <w:marTop w:val="0"/>
                                  <w:marBottom w:val="0"/>
                                  <w:divBdr>
                                    <w:top w:val="none" w:sz="0" w:space="0" w:color="auto"/>
                                    <w:left w:val="none" w:sz="0" w:space="0" w:color="auto"/>
                                    <w:bottom w:val="none" w:sz="0" w:space="0" w:color="auto"/>
                                    <w:right w:val="none" w:sz="0" w:space="0" w:color="auto"/>
                                  </w:divBdr>
                                </w:div>
                                <w:div w:id="1792624454">
                                  <w:marLeft w:val="640"/>
                                  <w:marRight w:val="0"/>
                                  <w:marTop w:val="0"/>
                                  <w:marBottom w:val="0"/>
                                  <w:divBdr>
                                    <w:top w:val="none" w:sz="0" w:space="0" w:color="auto"/>
                                    <w:left w:val="none" w:sz="0" w:space="0" w:color="auto"/>
                                    <w:bottom w:val="none" w:sz="0" w:space="0" w:color="auto"/>
                                    <w:right w:val="none" w:sz="0" w:space="0" w:color="auto"/>
                                  </w:divBdr>
                                </w:div>
                                <w:div w:id="1818453999">
                                  <w:marLeft w:val="640"/>
                                  <w:marRight w:val="0"/>
                                  <w:marTop w:val="0"/>
                                  <w:marBottom w:val="0"/>
                                  <w:divBdr>
                                    <w:top w:val="none" w:sz="0" w:space="0" w:color="auto"/>
                                    <w:left w:val="none" w:sz="0" w:space="0" w:color="auto"/>
                                    <w:bottom w:val="none" w:sz="0" w:space="0" w:color="auto"/>
                                    <w:right w:val="none" w:sz="0" w:space="0" w:color="auto"/>
                                  </w:divBdr>
                                </w:div>
                                <w:div w:id="1955165700">
                                  <w:marLeft w:val="640"/>
                                  <w:marRight w:val="0"/>
                                  <w:marTop w:val="0"/>
                                  <w:marBottom w:val="0"/>
                                  <w:divBdr>
                                    <w:top w:val="none" w:sz="0" w:space="0" w:color="auto"/>
                                    <w:left w:val="none" w:sz="0" w:space="0" w:color="auto"/>
                                    <w:bottom w:val="none" w:sz="0" w:space="0" w:color="auto"/>
                                    <w:right w:val="none" w:sz="0" w:space="0" w:color="auto"/>
                                  </w:divBdr>
                                </w:div>
                                <w:div w:id="1974477902">
                                  <w:marLeft w:val="640"/>
                                  <w:marRight w:val="0"/>
                                  <w:marTop w:val="0"/>
                                  <w:marBottom w:val="0"/>
                                  <w:divBdr>
                                    <w:top w:val="none" w:sz="0" w:space="0" w:color="auto"/>
                                    <w:left w:val="none" w:sz="0" w:space="0" w:color="auto"/>
                                    <w:bottom w:val="none" w:sz="0" w:space="0" w:color="auto"/>
                                    <w:right w:val="none" w:sz="0" w:space="0" w:color="auto"/>
                                  </w:divBdr>
                                </w:div>
                                <w:div w:id="2006661291">
                                  <w:marLeft w:val="640"/>
                                  <w:marRight w:val="0"/>
                                  <w:marTop w:val="0"/>
                                  <w:marBottom w:val="0"/>
                                  <w:divBdr>
                                    <w:top w:val="none" w:sz="0" w:space="0" w:color="auto"/>
                                    <w:left w:val="none" w:sz="0" w:space="0" w:color="auto"/>
                                    <w:bottom w:val="none" w:sz="0" w:space="0" w:color="auto"/>
                                    <w:right w:val="none" w:sz="0" w:space="0" w:color="auto"/>
                                  </w:divBdr>
                                </w:div>
                                <w:div w:id="2009137688">
                                  <w:marLeft w:val="640"/>
                                  <w:marRight w:val="0"/>
                                  <w:marTop w:val="0"/>
                                  <w:marBottom w:val="0"/>
                                  <w:divBdr>
                                    <w:top w:val="none" w:sz="0" w:space="0" w:color="auto"/>
                                    <w:left w:val="none" w:sz="0" w:space="0" w:color="auto"/>
                                    <w:bottom w:val="none" w:sz="0" w:space="0" w:color="auto"/>
                                    <w:right w:val="none" w:sz="0" w:space="0" w:color="auto"/>
                                  </w:divBdr>
                                </w:div>
                                <w:div w:id="2085177156">
                                  <w:marLeft w:val="640"/>
                                  <w:marRight w:val="0"/>
                                  <w:marTop w:val="0"/>
                                  <w:marBottom w:val="0"/>
                                  <w:divBdr>
                                    <w:top w:val="none" w:sz="0" w:space="0" w:color="auto"/>
                                    <w:left w:val="none" w:sz="0" w:space="0" w:color="auto"/>
                                    <w:bottom w:val="none" w:sz="0" w:space="0" w:color="auto"/>
                                    <w:right w:val="none" w:sz="0" w:space="0" w:color="auto"/>
                                  </w:divBdr>
                                </w:div>
                              </w:divsChild>
                            </w:div>
                            <w:div w:id="1577351353">
                              <w:marLeft w:val="0"/>
                              <w:marRight w:val="0"/>
                              <w:marTop w:val="0"/>
                              <w:marBottom w:val="0"/>
                              <w:divBdr>
                                <w:top w:val="none" w:sz="0" w:space="0" w:color="auto"/>
                                <w:left w:val="none" w:sz="0" w:space="0" w:color="auto"/>
                                <w:bottom w:val="none" w:sz="0" w:space="0" w:color="auto"/>
                                <w:right w:val="none" w:sz="0" w:space="0" w:color="auto"/>
                              </w:divBdr>
                              <w:divsChild>
                                <w:div w:id="132212015">
                                  <w:marLeft w:val="640"/>
                                  <w:marRight w:val="0"/>
                                  <w:marTop w:val="0"/>
                                  <w:marBottom w:val="0"/>
                                  <w:divBdr>
                                    <w:top w:val="none" w:sz="0" w:space="0" w:color="auto"/>
                                    <w:left w:val="none" w:sz="0" w:space="0" w:color="auto"/>
                                    <w:bottom w:val="none" w:sz="0" w:space="0" w:color="auto"/>
                                    <w:right w:val="none" w:sz="0" w:space="0" w:color="auto"/>
                                  </w:divBdr>
                                </w:div>
                                <w:div w:id="214630798">
                                  <w:marLeft w:val="640"/>
                                  <w:marRight w:val="0"/>
                                  <w:marTop w:val="0"/>
                                  <w:marBottom w:val="0"/>
                                  <w:divBdr>
                                    <w:top w:val="none" w:sz="0" w:space="0" w:color="auto"/>
                                    <w:left w:val="none" w:sz="0" w:space="0" w:color="auto"/>
                                    <w:bottom w:val="none" w:sz="0" w:space="0" w:color="auto"/>
                                    <w:right w:val="none" w:sz="0" w:space="0" w:color="auto"/>
                                  </w:divBdr>
                                </w:div>
                                <w:div w:id="262223523">
                                  <w:marLeft w:val="640"/>
                                  <w:marRight w:val="0"/>
                                  <w:marTop w:val="0"/>
                                  <w:marBottom w:val="0"/>
                                  <w:divBdr>
                                    <w:top w:val="none" w:sz="0" w:space="0" w:color="auto"/>
                                    <w:left w:val="none" w:sz="0" w:space="0" w:color="auto"/>
                                    <w:bottom w:val="none" w:sz="0" w:space="0" w:color="auto"/>
                                    <w:right w:val="none" w:sz="0" w:space="0" w:color="auto"/>
                                  </w:divBdr>
                                </w:div>
                                <w:div w:id="272709680">
                                  <w:marLeft w:val="640"/>
                                  <w:marRight w:val="0"/>
                                  <w:marTop w:val="0"/>
                                  <w:marBottom w:val="0"/>
                                  <w:divBdr>
                                    <w:top w:val="none" w:sz="0" w:space="0" w:color="auto"/>
                                    <w:left w:val="none" w:sz="0" w:space="0" w:color="auto"/>
                                    <w:bottom w:val="none" w:sz="0" w:space="0" w:color="auto"/>
                                    <w:right w:val="none" w:sz="0" w:space="0" w:color="auto"/>
                                  </w:divBdr>
                                </w:div>
                                <w:div w:id="274561278">
                                  <w:marLeft w:val="640"/>
                                  <w:marRight w:val="0"/>
                                  <w:marTop w:val="0"/>
                                  <w:marBottom w:val="0"/>
                                  <w:divBdr>
                                    <w:top w:val="none" w:sz="0" w:space="0" w:color="auto"/>
                                    <w:left w:val="none" w:sz="0" w:space="0" w:color="auto"/>
                                    <w:bottom w:val="none" w:sz="0" w:space="0" w:color="auto"/>
                                    <w:right w:val="none" w:sz="0" w:space="0" w:color="auto"/>
                                  </w:divBdr>
                                </w:div>
                                <w:div w:id="315962363">
                                  <w:marLeft w:val="640"/>
                                  <w:marRight w:val="0"/>
                                  <w:marTop w:val="0"/>
                                  <w:marBottom w:val="0"/>
                                  <w:divBdr>
                                    <w:top w:val="none" w:sz="0" w:space="0" w:color="auto"/>
                                    <w:left w:val="none" w:sz="0" w:space="0" w:color="auto"/>
                                    <w:bottom w:val="none" w:sz="0" w:space="0" w:color="auto"/>
                                    <w:right w:val="none" w:sz="0" w:space="0" w:color="auto"/>
                                  </w:divBdr>
                                </w:div>
                                <w:div w:id="385639366">
                                  <w:marLeft w:val="640"/>
                                  <w:marRight w:val="0"/>
                                  <w:marTop w:val="0"/>
                                  <w:marBottom w:val="0"/>
                                  <w:divBdr>
                                    <w:top w:val="none" w:sz="0" w:space="0" w:color="auto"/>
                                    <w:left w:val="none" w:sz="0" w:space="0" w:color="auto"/>
                                    <w:bottom w:val="none" w:sz="0" w:space="0" w:color="auto"/>
                                    <w:right w:val="none" w:sz="0" w:space="0" w:color="auto"/>
                                  </w:divBdr>
                                </w:div>
                                <w:div w:id="466702052">
                                  <w:marLeft w:val="640"/>
                                  <w:marRight w:val="0"/>
                                  <w:marTop w:val="0"/>
                                  <w:marBottom w:val="0"/>
                                  <w:divBdr>
                                    <w:top w:val="none" w:sz="0" w:space="0" w:color="auto"/>
                                    <w:left w:val="none" w:sz="0" w:space="0" w:color="auto"/>
                                    <w:bottom w:val="none" w:sz="0" w:space="0" w:color="auto"/>
                                    <w:right w:val="none" w:sz="0" w:space="0" w:color="auto"/>
                                  </w:divBdr>
                                </w:div>
                                <w:div w:id="552235548">
                                  <w:marLeft w:val="640"/>
                                  <w:marRight w:val="0"/>
                                  <w:marTop w:val="0"/>
                                  <w:marBottom w:val="0"/>
                                  <w:divBdr>
                                    <w:top w:val="none" w:sz="0" w:space="0" w:color="auto"/>
                                    <w:left w:val="none" w:sz="0" w:space="0" w:color="auto"/>
                                    <w:bottom w:val="none" w:sz="0" w:space="0" w:color="auto"/>
                                    <w:right w:val="none" w:sz="0" w:space="0" w:color="auto"/>
                                  </w:divBdr>
                                </w:div>
                                <w:div w:id="724329398">
                                  <w:marLeft w:val="640"/>
                                  <w:marRight w:val="0"/>
                                  <w:marTop w:val="0"/>
                                  <w:marBottom w:val="0"/>
                                  <w:divBdr>
                                    <w:top w:val="none" w:sz="0" w:space="0" w:color="auto"/>
                                    <w:left w:val="none" w:sz="0" w:space="0" w:color="auto"/>
                                    <w:bottom w:val="none" w:sz="0" w:space="0" w:color="auto"/>
                                    <w:right w:val="none" w:sz="0" w:space="0" w:color="auto"/>
                                  </w:divBdr>
                                </w:div>
                                <w:div w:id="856188402">
                                  <w:marLeft w:val="640"/>
                                  <w:marRight w:val="0"/>
                                  <w:marTop w:val="0"/>
                                  <w:marBottom w:val="0"/>
                                  <w:divBdr>
                                    <w:top w:val="none" w:sz="0" w:space="0" w:color="auto"/>
                                    <w:left w:val="none" w:sz="0" w:space="0" w:color="auto"/>
                                    <w:bottom w:val="none" w:sz="0" w:space="0" w:color="auto"/>
                                    <w:right w:val="none" w:sz="0" w:space="0" w:color="auto"/>
                                  </w:divBdr>
                                </w:div>
                                <w:div w:id="864059018">
                                  <w:marLeft w:val="640"/>
                                  <w:marRight w:val="0"/>
                                  <w:marTop w:val="0"/>
                                  <w:marBottom w:val="0"/>
                                  <w:divBdr>
                                    <w:top w:val="none" w:sz="0" w:space="0" w:color="auto"/>
                                    <w:left w:val="none" w:sz="0" w:space="0" w:color="auto"/>
                                    <w:bottom w:val="none" w:sz="0" w:space="0" w:color="auto"/>
                                    <w:right w:val="none" w:sz="0" w:space="0" w:color="auto"/>
                                  </w:divBdr>
                                </w:div>
                                <w:div w:id="955138992">
                                  <w:marLeft w:val="640"/>
                                  <w:marRight w:val="0"/>
                                  <w:marTop w:val="0"/>
                                  <w:marBottom w:val="0"/>
                                  <w:divBdr>
                                    <w:top w:val="none" w:sz="0" w:space="0" w:color="auto"/>
                                    <w:left w:val="none" w:sz="0" w:space="0" w:color="auto"/>
                                    <w:bottom w:val="none" w:sz="0" w:space="0" w:color="auto"/>
                                    <w:right w:val="none" w:sz="0" w:space="0" w:color="auto"/>
                                  </w:divBdr>
                                </w:div>
                                <w:div w:id="986282101">
                                  <w:marLeft w:val="640"/>
                                  <w:marRight w:val="0"/>
                                  <w:marTop w:val="0"/>
                                  <w:marBottom w:val="0"/>
                                  <w:divBdr>
                                    <w:top w:val="none" w:sz="0" w:space="0" w:color="auto"/>
                                    <w:left w:val="none" w:sz="0" w:space="0" w:color="auto"/>
                                    <w:bottom w:val="none" w:sz="0" w:space="0" w:color="auto"/>
                                    <w:right w:val="none" w:sz="0" w:space="0" w:color="auto"/>
                                  </w:divBdr>
                                </w:div>
                                <w:div w:id="1165436170">
                                  <w:marLeft w:val="640"/>
                                  <w:marRight w:val="0"/>
                                  <w:marTop w:val="0"/>
                                  <w:marBottom w:val="0"/>
                                  <w:divBdr>
                                    <w:top w:val="none" w:sz="0" w:space="0" w:color="auto"/>
                                    <w:left w:val="none" w:sz="0" w:space="0" w:color="auto"/>
                                    <w:bottom w:val="none" w:sz="0" w:space="0" w:color="auto"/>
                                    <w:right w:val="none" w:sz="0" w:space="0" w:color="auto"/>
                                  </w:divBdr>
                                </w:div>
                                <w:div w:id="1174491828">
                                  <w:marLeft w:val="640"/>
                                  <w:marRight w:val="0"/>
                                  <w:marTop w:val="0"/>
                                  <w:marBottom w:val="0"/>
                                  <w:divBdr>
                                    <w:top w:val="none" w:sz="0" w:space="0" w:color="auto"/>
                                    <w:left w:val="none" w:sz="0" w:space="0" w:color="auto"/>
                                    <w:bottom w:val="none" w:sz="0" w:space="0" w:color="auto"/>
                                    <w:right w:val="none" w:sz="0" w:space="0" w:color="auto"/>
                                  </w:divBdr>
                                </w:div>
                                <w:div w:id="1229612790">
                                  <w:marLeft w:val="640"/>
                                  <w:marRight w:val="0"/>
                                  <w:marTop w:val="0"/>
                                  <w:marBottom w:val="0"/>
                                  <w:divBdr>
                                    <w:top w:val="none" w:sz="0" w:space="0" w:color="auto"/>
                                    <w:left w:val="none" w:sz="0" w:space="0" w:color="auto"/>
                                    <w:bottom w:val="none" w:sz="0" w:space="0" w:color="auto"/>
                                    <w:right w:val="none" w:sz="0" w:space="0" w:color="auto"/>
                                  </w:divBdr>
                                </w:div>
                                <w:div w:id="1286735641">
                                  <w:marLeft w:val="640"/>
                                  <w:marRight w:val="0"/>
                                  <w:marTop w:val="0"/>
                                  <w:marBottom w:val="0"/>
                                  <w:divBdr>
                                    <w:top w:val="none" w:sz="0" w:space="0" w:color="auto"/>
                                    <w:left w:val="none" w:sz="0" w:space="0" w:color="auto"/>
                                    <w:bottom w:val="none" w:sz="0" w:space="0" w:color="auto"/>
                                    <w:right w:val="none" w:sz="0" w:space="0" w:color="auto"/>
                                  </w:divBdr>
                                </w:div>
                                <w:div w:id="1401366752">
                                  <w:marLeft w:val="640"/>
                                  <w:marRight w:val="0"/>
                                  <w:marTop w:val="0"/>
                                  <w:marBottom w:val="0"/>
                                  <w:divBdr>
                                    <w:top w:val="none" w:sz="0" w:space="0" w:color="auto"/>
                                    <w:left w:val="none" w:sz="0" w:space="0" w:color="auto"/>
                                    <w:bottom w:val="none" w:sz="0" w:space="0" w:color="auto"/>
                                    <w:right w:val="none" w:sz="0" w:space="0" w:color="auto"/>
                                  </w:divBdr>
                                </w:div>
                                <w:div w:id="1438066097">
                                  <w:marLeft w:val="640"/>
                                  <w:marRight w:val="0"/>
                                  <w:marTop w:val="0"/>
                                  <w:marBottom w:val="0"/>
                                  <w:divBdr>
                                    <w:top w:val="none" w:sz="0" w:space="0" w:color="auto"/>
                                    <w:left w:val="none" w:sz="0" w:space="0" w:color="auto"/>
                                    <w:bottom w:val="none" w:sz="0" w:space="0" w:color="auto"/>
                                    <w:right w:val="none" w:sz="0" w:space="0" w:color="auto"/>
                                  </w:divBdr>
                                </w:div>
                                <w:div w:id="1531652068">
                                  <w:marLeft w:val="640"/>
                                  <w:marRight w:val="0"/>
                                  <w:marTop w:val="0"/>
                                  <w:marBottom w:val="0"/>
                                  <w:divBdr>
                                    <w:top w:val="none" w:sz="0" w:space="0" w:color="auto"/>
                                    <w:left w:val="none" w:sz="0" w:space="0" w:color="auto"/>
                                    <w:bottom w:val="none" w:sz="0" w:space="0" w:color="auto"/>
                                    <w:right w:val="none" w:sz="0" w:space="0" w:color="auto"/>
                                  </w:divBdr>
                                </w:div>
                                <w:div w:id="1542523053">
                                  <w:marLeft w:val="640"/>
                                  <w:marRight w:val="0"/>
                                  <w:marTop w:val="0"/>
                                  <w:marBottom w:val="0"/>
                                  <w:divBdr>
                                    <w:top w:val="none" w:sz="0" w:space="0" w:color="auto"/>
                                    <w:left w:val="none" w:sz="0" w:space="0" w:color="auto"/>
                                    <w:bottom w:val="none" w:sz="0" w:space="0" w:color="auto"/>
                                    <w:right w:val="none" w:sz="0" w:space="0" w:color="auto"/>
                                  </w:divBdr>
                                </w:div>
                                <w:div w:id="1544361527">
                                  <w:marLeft w:val="640"/>
                                  <w:marRight w:val="0"/>
                                  <w:marTop w:val="0"/>
                                  <w:marBottom w:val="0"/>
                                  <w:divBdr>
                                    <w:top w:val="none" w:sz="0" w:space="0" w:color="auto"/>
                                    <w:left w:val="none" w:sz="0" w:space="0" w:color="auto"/>
                                    <w:bottom w:val="none" w:sz="0" w:space="0" w:color="auto"/>
                                    <w:right w:val="none" w:sz="0" w:space="0" w:color="auto"/>
                                  </w:divBdr>
                                </w:div>
                                <w:div w:id="1612587324">
                                  <w:marLeft w:val="640"/>
                                  <w:marRight w:val="0"/>
                                  <w:marTop w:val="0"/>
                                  <w:marBottom w:val="0"/>
                                  <w:divBdr>
                                    <w:top w:val="none" w:sz="0" w:space="0" w:color="auto"/>
                                    <w:left w:val="none" w:sz="0" w:space="0" w:color="auto"/>
                                    <w:bottom w:val="none" w:sz="0" w:space="0" w:color="auto"/>
                                    <w:right w:val="none" w:sz="0" w:space="0" w:color="auto"/>
                                  </w:divBdr>
                                </w:div>
                                <w:div w:id="1662344856">
                                  <w:marLeft w:val="640"/>
                                  <w:marRight w:val="0"/>
                                  <w:marTop w:val="0"/>
                                  <w:marBottom w:val="0"/>
                                  <w:divBdr>
                                    <w:top w:val="none" w:sz="0" w:space="0" w:color="auto"/>
                                    <w:left w:val="none" w:sz="0" w:space="0" w:color="auto"/>
                                    <w:bottom w:val="none" w:sz="0" w:space="0" w:color="auto"/>
                                    <w:right w:val="none" w:sz="0" w:space="0" w:color="auto"/>
                                  </w:divBdr>
                                </w:div>
                                <w:div w:id="1689091934">
                                  <w:marLeft w:val="640"/>
                                  <w:marRight w:val="0"/>
                                  <w:marTop w:val="0"/>
                                  <w:marBottom w:val="0"/>
                                  <w:divBdr>
                                    <w:top w:val="none" w:sz="0" w:space="0" w:color="auto"/>
                                    <w:left w:val="none" w:sz="0" w:space="0" w:color="auto"/>
                                    <w:bottom w:val="none" w:sz="0" w:space="0" w:color="auto"/>
                                    <w:right w:val="none" w:sz="0" w:space="0" w:color="auto"/>
                                  </w:divBdr>
                                </w:div>
                                <w:div w:id="1796831306">
                                  <w:marLeft w:val="640"/>
                                  <w:marRight w:val="0"/>
                                  <w:marTop w:val="0"/>
                                  <w:marBottom w:val="0"/>
                                  <w:divBdr>
                                    <w:top w:val="none" w:sz="0" w:space="0" w:color="auto"/>
                                    <w:left w:val="none" w:sz="0" w:space="0" w:color="auto"/>
                                    <w:bottom w:val="none" w:sz="0" w:space="0" w:color="auto"/>
                                    <w:right w:val="none" w:sz="0" w:space="0" w:color="auto"/>
                                  </w:divBdr>
                                </w:div>
                                <w:div w:id="1841311219">
                                  <w:marLeft w:val="640"/>
                                  <w:marRight w:val="0"/>
                                  <w:marTop w:val="0"/>
                                  <w:marBottom w:val="0"/>
                                  <w:divBdr>
                                    <w:top w:val="none" w:sz="0" w:space="0" w:color="auto"/>
                                    <w:left w:val="none" w:sz="0" w:space="0" w:color="auto"/>
                                    <w:bottom w:val="none" w:sz="0" w:space="0" w:color="auto"/>
                                    <w:right w:val="none" w:sz="0" w:space="0" w:color="auto"/>
                                  </w:divBdr>
                                </w:div>
                                <w:div w:id="1937055816">
                                  <w:marLeft w:val="640"/>
                                  <w:marRight w:val="0"/>
                                  <w:marTop w:val="0"/>
                                  <w:marBottom w:val="0"/>
                                  <w:divBdr>
                                    <w:top w:val="none" w:sz="0" w:space="0" w:color="auto"/>
                                    <w:left w:val="none" w:sz="0" w:space="0" w:color="auto"/>
                                    <w:bottom w:val="none" w:sz="0" w:space="0" w:color="auto"/>
                                    <w:right w:val="none" w:sz="0" w:space="0" w:color="auto"/>
                                  </w:divBdr>
                                </w:div>
                                <w:div w:id="1975139461">
                                  <w:marLeft w:val="640"/>
                                  <w:marRight w:val="0"/>
                                  <w:marTop w:val="0"/>
                                  <w:marBottom w:val="0"/>
                                  <w:divBdr>
                                    <w:top w:val="none" w:sz="0" w:space="0" w:color="auto"/>
                                    <w:left w:val="none" w:sz="0" w:space="0" w:color="auto"/>
                                    <w:bottom w:val="none" w:sz="0" w:space="0" w:color="auto"/>
                                    <w:right w:val="none" w:sz="0" w:space="0" w:color="auto"/>
                                  </w:divBdr>
                                </w:div>
                                <w:div w:id="2076467623">
                                  <w:marLeft w:val="640"/>
                                  <w:marRight w:val="0"/>
                                  <w:marTop w:val="0"/>
                                  <w:marBottom w:val="0"/>
                                  <w:divBdr>
                                    <w:top w:val="none" w:sz="0" w:space="0" w:color="auto"/>
                                    <w:left w:val="none" w:sz="0" w:space="0" w:color="auto"/>
                                    <w:bottom w:val="none" w:sz="0" w:space="0" w:color="auto"/>
                                    <w:right w:val="none" w:sz="0" w:space="0" w:color="auto"/>
                                  </w:divBdr>
                                </w:div>
                                <w:div w:id="2132360533">
                                  <w:marLeft w:val="640"/>
                                  <w:marRight w:val="0"/>
                                  <w:marTop w:val="0"/>
                                  <w:marBottom w:val="0"/>
                                  <w:divBdr>
                                    <w:top w:val="none" w:sz="0" w:space="0" w:color="auto"/>
                                    <w:left w:val="none" w:sz="0" w:space="0" w:color="auto"/>
                                    <w:bottom w:val="none" w:sz="0" w:space="0" w:color="auto"/>
                                    <w:right w:val="none" w:sz="0" w:space="0" w:color="auto"/>
                                  </w:divBdr>
                                </w:div>
                              </w:divsChild>
                            </w:div>
                            <w:div w:id="1620260059">
                              <w:marLeft w:val="0"/>
                              <w:marRight w:val="0"/>
                              <w:marTop w:val="0"/>
                              <w:marBottom w:val="0"/>
                              <w:divBdr>
                                <w:top w:val="none" w:sz="0" w:space="0" w:color="auto"/>
                                <w:left w:val="none" w:sz="0" w:space="0" w:color="auto"/>
                                <w:bottom w:val="none" w:sz="0" w:space="0" w:color="auto"/>
                                <w:right w:val="none" w:sz="0" w:space="0" w:color="auto"/>
                              </w:divBdr>
                              <w:divsChild>
                                <w:div w:id="58601895">
                                  <w:marLeft w:val="640"/>
                                  <w:marRight w:val="0"/>
                                  <w:marTop w:val="0"/>
                                  <w:marBottom w:val="0"/>
                                  <w:divBdr>
                                    <w:top w:val="none" w:sz="0" w:space="0" w:color="auto"/>
                                    <w:left w:val="none" w:sz="0" w:space="0" w:color="auto"/>
                                    <w:bottom w:val="none" w:sz="0" w:space="0" w:color="auto"/>
                                    <w:right w:val="none" w:sz="0" w:space="0" w:color="auto"/>
                                  </w:divBdr>
                                </w:div>
                                <w:div w:id="125124782">
                                  <w:marLeft w:val="640"/>
                                  <w:marRight w:val="0"/>
                                  <w:marTop w:val="0"/>
                                  <w:marBottom w:val="0"/>
                                  <w:divBdr>
                                    <w:top w:val="none" w:sz="0" w:space="0" w:color="auto"/>
                                    <w:left w:val="none" w:sz="0" w:space="0" w:color="auto"/>
                                    <w:bottom w:val="none" w:sz="0" w:space="0" w:color="auto"/>
                                    <w:right w:val="none" w:sz="0" w:space="0" w:color="auto"/>
                                  </w:divBdr>
                                </w:div>
                                <w:div w:id="356008926">
                                  <w:marLeft w:val="640"/>
                                  <w:marRight w:val="0"/>
                                  <w:marTop w:val="0"/>
                                  <w:marBottom w:val="0"/>
                                  <w:divBdr>
                                    <w:top w:val="none" w:sz="0" w:space="0" w:color="auto"/>
                                    <w:left w:val="none" w:sz="0" w:space="0" w:color="auto"/>
                                    <w:bottom w:val="none" w:sz="0" w:space="0" w:color="auto"/>
                                    <w:right w:val="none" w:sz="0" w:space="0" w:color="auto"/>
                                  </w:divBdr>
                                </w:div>
                                <w:div w:id="404958381">
                                  <w:marLeft w:val="640"/>
                                  <w:marRight w:val="0"/>
                                  <w:marTop w:val="0"/>
                                  <w:marBottom w:val="0"/>
                                  <w:divBdr>
                                    <w:top w:val="none" w:sz="0" w:space="0" w:color="auto"/>
                                    <w:left w:val="none" w:sz="0" w:space="0" w:color="auto"/>
                                    <w:bottom w:val="none" w:sz="0" w:space="0" w:color="auto"/>
                                    <w:right w:val="none" w:sz="0" w:space="0" w:color="auto"/>
                                  </w:divBdr>
                                </w:div>
                                <w:div w:id="410351124">
                                  <w:marLeft w:val="640"/>
                                  <w:marRight w:val="0"/>
                                  <w:marTop w:val="0"/>
                                  <w:marBottom w:val="0"/>
                                  <w:divBdr>
                                    <w:top w:val="none" w:sz="0" w:space="0" w:color="auto"/>
                                    <w:left w:val="none" w:sz="0" w:space="0" w:color="auto"/>
                                    <w:bottom w:val="none" w:sz="0" w:space="0" w:color="auto"/>
                                    <w:right w:val="none" w:sz="0" w:space="0" w:color="auto"/>
                                  </w:divBdr>
                                </w:div>
                                <w:div w:id="840049102">
                                  <w:marLeft w:val="640"/>
                                  <w:marRight w:val="0"/>
                                  <w:marTop w:val="0"/>
                                  <w:marBottom w:val="0"/>
                                  <w:divBdr>
                                    <w:top w:val="none" w:sz="0" w:space="0" w:color="auto"/>
                                    <w:left w:val="none" w:sz="0" w:space="0" w:color="auto"/>
                                    <w:bottom w:val="none" w:sz="0" w:space="0" w:color="auto"/>
                                    <w:right w:val="none" w:sz="0" w:space="0" w:color="auto"/>
                                  </w:divBdr>
                                </w:div>
                                <w:div w:id="876897696">
                                  <w:marLeft w:val="640"/>
                                  <w:marRight w:val="0"/>
                                  <w:marTop w:val="0"/>
                                  <w:marBottom w:val="0"/>
                                  <w:divBdr>
                                    <w:top w:val="none" w:sz="0" w:space="0" w:color="auto"/>
                                    <w:left w:val="none" w:sz="0" w:space="0" w:color="auto"/>
                                    <w:bottom w:val="none" w:sz="0" w:space="0" w:color="auto"/>
                                    <w:right w:val="none" w:sz="0" w:space="0" w:color="auto"/>
                                  </w:divBdr>
                                </w:div>
                                <w:div w:id="971328958">
                                  <w:marLeft w:val="640"/>
                                  <w:marRight w:val="0"/>
                                  <w:marTop w:val="0"/>
                                  <w:marBottom w:val="0"/>
                                  <w:divBdr>
                                    <w:top w:val="none" w:sz="0" w:space="0" w:color="auto"/>
                                    <w:left w:val="none" w:sz="0" w:space="0" w:color="auto"/>
                                    <w:bottom w:val="none" w:sz="0" w:space="0" w:color="auto"/>
                                    <w:right w:val="none" w:sz="0" w:space="0" w:color="auto"/>
                                  </w:divBdr>
                                </w:div>
                                <w:div w:id="1118255293">
                                  <w:marLeft w:val="640"/>
                                  <w:marRight w:val="0"/>
                                  <w:marTop w:val="0"/>
                                  <w:marBottom w:val="0"/>
                                  <w:divBdr>
                                    <w:top w:val="none" w:sz="0" w:space="0" w:color="auto"/>
                                    <w:left w:val="none" w:sz="0" w:space="0" w:color="auto"/>
                                    <w:bottom w:val="none" w:sz="0" w:space="0" w:color="auto"/>
                                    <w:right w:val="none" w:sz="0" w:space="0" w:color="auto"/>
                                  </w:divBdr>
                                </w:div>
                                <w:div w:id="1132555413">
                                  <w:marLeft w:val="640"/>
                                  <w:marRight w:val="0"/>
                                  <w:marTop w:val="0"/>
                                  <w:marBottom w:val="0"/>
                                  <w:divBdr>
                                    <w:top w:val="none" w:sz="0" w:space="0" w:color="auto"/>
                                    <w:left w:val="none" w:sz="0" w:space="0" w:color="auto"/>
                                    <w:bottom w:val="none" w:sz="0" w:space="0" w:color="auto"/>
                                    <w:right w:val="none" w:sz="0" w:space="0" w:color="auto"/>
                                  </w:divBdr>
                                </w:div>
                                <w:div w:id="1149441772">
                                  <w:marLeft w:val="640"/>
                                  <w:marRight w:val="0"/>
                                  <w:marTop w:val="0"/>
                                  <w:marBottom w:val="0"/>
                                  <w:divBdr>
                                    <w:top w:val="none" w:sz="0" w:space="0" w:color="auto"/>
                                    <w:left w:val="none" w:sz="0" w:space="0" w:color="auto"/>
                                    <w:bottom w:val="none" w:sz="0" w:space="0" w:color="auto"/>
                                    <w:right w:val="none" w:sz="0" w:space="0" w:color="auto"/>
                                  </w:divBdr>
                                </w:div>
                                <w:div w:id="1184634579">
                                  <w:marLeft w:val="640"/>
                                  <w:marRight w:val="0"/>
                                  <w:marTop w:val="0"/>
                                  <w:marBottom w:val="0"/>
                                  <w:divBdr>
                                    <w:top w:val="none" w:sz="0" w:space="0" w:color="auto"/>
                                    <w:left w:val="none" w:sz="0" w:space="0" w:color="auto"/>
                                    <w:bottom w:val="none" w:sz="0" w:space="0" w:color="auto"/>
                                    <w:right w:val="none" w:sz="0" w:space="0" w:color="auto"/>
                                  </w:divBdr>
                                </w:div>
                                <w:div w:id="1194222056">
                                  <w:marLeft w:val="640"/>
                                  <w:marRight w:val="0"/>
                                  <w:marTop w:val="0"/>
                                  <w:marBottom w:val="0"/>
                                  <w:divBdr>
                                    <w:top w:val="none" w:sz="0" w:space="0" w:color="auto"/>
                                    <w:left w:val="none" w:sz="0" w:space="0" w:color="auto"/>
                                    <w:bottom w:val="none" w:sz="0" w:space="0" w:color="auto"/>
                                    <w:right w:val="none" w:sz="0" w:space="0" w:color="auto"/>
                                  </w:divBdr>
                                </w:div>
                                <w:div w:id="1258177356">
                                  <w:marLeft w:val="640"/>
                                  <w:marRight w:val="0"/>
                                  <w:marTop w:val="0"/>
                                  <w:marBottom w:val="0"/>
                                  <w:divBdr>
                                    <w:top w:val="none" w:sz="0" w:space="0" w:color="auto"/>
                                    <w:left w:val="none" w:sz="0" w:space="0" w:color="auto"/>
                                    <w:bottom w:val="none" w:sz="0" w:space="0" w:color="auto"/>
                                    <w:right w:val="none" w:sz="0" w:space="0" w:color="auto"/>
                                  </w:divBdr>
                                </w:div>
                                <w:div w:id="1387027085">
                                  <w:marLeft w:val="640"/>
                                  <w:marRight w:val="0"/>
                                  <w:marTop w:val="0"/>
                                  <w:marBottom w:val="0"/>
                                  <w:divBdr>
                                    <w:top w:val="none" w:sz="0" w:space="0" w:color="auto"/>
                                    <w:left w:val="none" w:sz="0" w:space="0" w:color="auto"/>
                                    <w:bottom w:val="none" w:sz="0" w:space="0" w:color="auto"/>
                                    <w:right w:val="none" w:sz="0" w:space="0" w:color="auto"/>
                                  </w:divBdr>
                                </w:div>
                                <w:div w:id="1417020122">
                                  <w:marLeft w:val="640"/>
                                  <w:marRight w:val="0"/>
                                  <w:marTop w:val="0"/>
                                  <w:marBottom w:val="0"/>
                                  <w:divBdr>
                                    <w:top w:val="none" w:sz="0" w:space="0" w:color="auto"/>
                                    <w:left w:val="none" w:sz="0" w:space="0" w:color="auto"/>
                                    <w:bottom w:val="none" w:sz="0" w:space="0" w:color="auto"/>
                                    <w:right w:val="none" w:sz="0" w:space="0" w:color="auto"/>
                                  </w:divBdr>
                                </w:div>
                                <w:div w:id="1470391733">
                                  <w:marLeft w:val="640"/>
                                  <w:marRight w:val="0"/>
                                  <w:marTop w:val="0"/>
                                  <w:marBottom w:val="0"/>
                                  <w:divBdr>
                                    <w:top w:val="none" w:sz="0" w:space="0" w:color="auto"/>
                                    <w:left w:val="none" w:sz="0" w:space="0" w:color="auto"/>
                                    <w:bottom w:val="none" w:sz="0" w:space="0" w:color="auto"/>
                                    <w:right w:val="none" w:sz="0" w:space="0" w:color="auto"/>
                                  </w:divBdr>
                                </w:div>
                                <w:div w:id="1483303766">
                                  <w:marLeft w:val="640"/>
                                  <w:marRight w:val="0"/>
                                  <w:marTop w:val="0"/>
                                  <w:marBottom w:val="0"/>
                                  <w:divBdr>
                                    <w:top w:val="none" w:sz="0" w:space="0" w:color="auto"/>
                                    <w:left w:val="none" w:sz="0" w:space="0" w:color="auto"/>
                                    <w:bottom w:val="none" w:sz="0" w:space="0" w:color="auto"/>
                                    <w:right w:val="none" w:sz="0" w:space="0" w:color="auto"/>
                                  </w:divBdr>
                                </w:div>
                                <w:div w:id="1484155245">
                                  <w:marLeft w:val="640"/>
                                  <w:marRight w:val="0"/>
                                  <w:marTop w:val="0"/>
                                  <w:marBottom w:val="0"/>
                                  <w:divBdr>
                                    <w:top w:val="none" w:sz="0" w:space="0" w:color="auto"/>
                                    <w:left w:val="none" w:sz="0" w:space="0" w:color="auto"/>
                                    <w:bottom w:val="none" w:sz="0" w:space="0" w:color="auto"/>
                                    <w:right w:val="none" w:sz="0" w:space="0" w:color="auto"/>
                                  </w:divBdr>
                                </w:div>
                                <w:div w:id="1521090653">
                                  <w:marLeft w:val="640"/>
                                  <w:marRight w:val="0"/>
                                  <w:marTop w:val="0"/>
                                  <w:marBottom w:val="0"/>
                                  <w:divBdr>
                                    <w:top w:val="none" w:sz="0" w:space="0" w:color="auto"/>
                                    <w:left w:val="none" w:sz="0" w:space="0" w:color="auto"/>
                                    <w:bottom w:val="none" w:sz="0" w:space="0" w:color="auto"/>
                                    <w:right w:val="none" w:sz="0" w:space="0" w:color="auto"/>
                                  </w:divBdr>
                                </w:div>
                                <w:div w:id="1600328939">
                                  <w:marLeft w:val="640"/>
                                  <w:marRight w:val="0"/>
                                  <w:marTop w:val="0"/>
                                  <w:marBottom w:val="0"/>
                                  <w:divBdr>
                                    <w:top w:val="none" w:sz="0" w:space="0" w:color="auto"/>
                                    <w:left w:val="none" w:sz="0" w:space="0" w:color="auto"/>
                                    <w:bottom w:val="none" w:sz="0" w:space="0" w:color="auto"/>
                                    <w:right w:val="none" w:sz="0" w:space="0" w:color="auto"/>
                                  </w:divBdr>
                                </w:div>
                                <w:div w:id="1668559530">
                                  <w:marLeft w:val="640"/>
                                  <w:marRight w:val="0"/>
                                  <w:marTop w:val="0"/>
                                  <w:marBottom w:val="0"/>
                                  <w:divBdr>
                                    <w:top w:val="none" w:sz="0" w:space="0" w:color="auto"/>
                                    <w:left w:val="none" w:sz="0" w:space="0" w:color="auto"/>
                                    <w:bottom w:val="none" w:sz="0" w:space="0" w:color="auto"/>
                                    <w:right w:val="none" w:sz="0" w:space="0" w:color="auto"/>
                                  </w:divBdr>
                                </w:div>
                                <w:div w:id="1672027831">
                                  <w:marLeft w:val="640"/>
                                  <w:marRight w:val="0"/>
                                  <w:marTop w:val="0"/>
                                  <w:marBottom w:val="0"/>
                                  <w:divBdr>
                                    <w:top w:val="none" w:sz="0" w:space="0" w:color="auto"/>
                                    <w:left w:val="none" w:sz="0" w:space="0" w:color="auto"/>
                                    <w:bottom w:val="none" w:sz="0" w:space="0" w:color="auto"/>
                                    <w:right w:val="none" w:sz="0" w:space="0" w:color="auto"/>
                                  </w:divBdr>
                                </w:div>
                                <w:div w:id="1774588586">
                                  <w:marLeft w:val="640"/>
                                  <w:marRight w:val="0"/>
                                  <w:marTop w:val="0"/>
                                  <w:marBottom w:val="0"/>
                                  <w:divBdr>
                                    <w:top w:val="none" w:sz="0" w:space="0" w:color="auto"/>
                                    <w:left w:val="none" w:sz="0" w:space="0" w:color="auto"/>
                                    <w:bottom w:val="none" w:sz="0" w:space="0" w:color="auto"/>
                                    <w:right w:val="none" w:sz="0" w:space="0" w:color="auto"/>
                                  </w:divBdr>
                                </w:div>
                                <w:div w:id="1795513732">
                                  <w:marLeft w:val="640"/>
                                  <w:marRight w:val="0"/>
                                  <w:marTop w:val="0"/>
                                  <w:marBottom w:val="0"/>
                                  <w:divBdr>
                                    <w:top w:val="none" w:sz="0" w:space="0" w:color="auto"/>
                                    <w:left w:val="none" w:sz="0" w:space="0" w:color="auto"/>
                                    <w:bottom w:val="none" w:sz="0" w:space="0" w:color="auto"/>
                                    <w:right w:val="none" w:sz="0" w:space="0" w:color="auto"/>
                                  </w:divBdr>
                                </w:div>
                                <w:div w:id="1863978334">
                                  <w:marLeft w:val="640"/>
                                  <w:marRight w:val="0"/>
                                  <w:marTop w:val="0"/>
                                  <w:marBottom w:val="0"/>
                                  <w:divBdr>
                                    <w:top w:val="none" w:sz="0" w:space="0" w:color="auto"/>
                                    <w:left w:val="none" w:sz="0" w:space="0" w:color="auto"/>
                                    <w:bottom w:val="none" w:sz="0" w:space="0" w:color="auto"/>
                                    <w:right w:val="none" w:sz="0" w:space="0" w:color="auto"/>
                                  </w:divBdr>
                                </w:div>
                                <w:div w:id="1920212650">
                                  <w:marLeft w:val="640"/>
                                  <w:marRight w:val="0"/>
                                  <w:marTop w:val="0"/>
                                  <w:marBottom w:val="0"/>
                                  <w:divBdr>
                                    <w:top w:val="none" w:sz="0" w:space="0" w:color="auto"/>
                                    <w:left w:val="none" w:sz="0" w:space="0" w:color="auto"/>
                                    <w:bottom w:val="none" w:sz="0" w:space="0" w:color="auto"/>
                                    <w:right w:val="none" w:sz="0" w:space="0" w:color="auto"/>
                                  </w:divBdr>
                                </w:div>
                                <w:div w:id="1937863738">
                                  <w:marLeft w:val="640"/>
                                  <w:marRight w:val="0"/>
                                  <w:marTop w:val="0"/>
                                  <w:marBottom w:val="0"/>
                                  <w:divBdr>
                                    <w:top w:val="none" w:sz="0" w:space="0" w:color="auto"/>
                                    <w:left w:val="none" w:sz="0" w:space="0" w:color="auto"/>
                                    <w:bottom w:val="none" w:sz="0" w:space="0" w:color="auto"/>
                                    <w:right w:val="none" w:sz="0" w:space="0" w:color="auto"/>
                                  </w:divBdr>
                                </w:div>
                                <w:div w:id="2003005420">
                                  <w:marLeft w:val="640"/>
                                  <w:marRight w:val="0"/>
                                  <w:marTop w:val="0"/>
                                  <w:marBottom w:val="0"/>
                                  <w:divBdr>
                                    <w:top w:val="none" w:sz="0" w:space="0" w:color="auto"/>
                                    <w:left w:val="none" w:sz="0" w:space="0" w:color="auto"/>
                                    <w:bottom w:val="none" w:sz="0" w:space="0" w:color="auto"/>
                                    <w:right w:val="none" w:sz="0" w:space="0" w:color="auto"/>
                                  </w:divBdr>
                                </w:div>
                                <w:div w:id="2117484261">
                                  <w:marLeft w:val="640"/>
                                  <w:marRight w:val="0"/>
                                  <w:marTop w:val="0"/>
                                  <w:marBottom w:val="0"/>
                                  <w:divBdr>
                                    <w:top w:val="none" w:sz="0" w:space="0" w:color="auto"/>
                                    <w:left w:val="none" w:sz="0" w:space="0" w:color="auto"/>
                                    <w:bottom w:val="none" w:sz="0" w:space="0" w:color="auto"/>
                                    <w:right w:val="none" w:sz="0" w:space="0" w:color="auto"/>
                                  </w:divBdr>
                                </w:div>
                              </w:divsChild>
                            </w:div>
                            <w:div w:id="1653289273">
                              <w:marLeft w:val="0"/>
                              <w:marRight w:val="0"/>
                              <w:marTop w:val="0"/>
                              <w:marBottom w:val="0"/>
                              <w:divBdr>
                                <w:top w:val="none" w:sz="0" w:space="0" w:color="auto"/>
                                <w:left w:val="none" w:sz="0" w:space="0" w:color="auto"/>
                                <w:bottom w:val="none" w:sz="0" w:space="0" w:color="auto"/>
                                <w:right w:val="none" w:sz="0" w:space="0" w:color="auto"/>
                              </w:divBdr>
                              <w:divsChild>
                                <w:div w:id="70734492">
                                  <w:marLeft w:val="640"/>
                                  <w:marRight w:val="0"/>
                                  <w:marTop w:val="0"/>
                                  <w:marBottom w:val="0"/>
                                  <w:divBdr>
                                    <w:top w:val="none" w:sz="0" w:space="0" w:color="auto"/>
                                    <w:left w:val="none" w:sz="0" w:space="0" w:color="auto"/>
                                    <w:bottom w:val="none" w:sz="0" w:space="0" w:color="auto"/>
                                    <w:right w:val="none" w:sz="0" w:space="0" w:color="auto"/>
                                  </w:divBdr>
                                </w:div>
                                <w:div w:id="251204128">
                                  <w:marLeft w:val="640"/>
                                  <w:marRight w:val="0"/>
                                  <w:marTop w:val="0"/>
                                  <w:marBottom w:val="0"/>
                                  <w:divBdr>
                                    <w:top w:val="none" w:sz="0" w:space="0" w:color="auto"/>
                                    <w:left w:val="none" w:sz="0" w:space="0" w:color="auto"/>
                                    <w:bottom w:val="none" w:sz="0" w:space="0" w:color="auto"/>
                                    <w:right w:val="none" w:sz="0" w:space="0" w:color="auto"/>
                                  </w:divBdr>
                                </w:div>
                                <w:div w:id="258221470">
                                  <w:marLeft w:val="640"/>
                                  <w:marRight w:val="0"/>
                                  <w:marTop w:val="0"/>
                                  <w:marBottom w:val="0"/>
                                  <w:divBdr>
                                    <w:top w:val="none" w:sz="0" w:space="0" w:color="auto"/>
                                    <w:left w:val="none" w:sz="0" w:space="0" w:color="auto"/>
                                    <w:bottom w:val="none" w:sz="0" w:space="0" w:color="auto"/>
                                    <w:right w:val="none" w:sz="0" w:space="0" w:color="auto"/>
                                  </w:divBdr>
                                </w:div>
                                <w:div w:id="439647488">
                                  <w:marLeft w:val="640"/>
                                  <w:marRight w:val="0"/>
                                  <w:marTop w:val="0"/>
                                  <w:marBottom w:val="0"/>
                                  <w:divBdr>
                                    <w:top w:val="none" w:sz="0" w:space="0" w:color="auto"/>
                                    <w:left w:val="none" w:sz="0" w:space="0" w:color="auto"/>
                                    <w:bottom w:val="none" w:sz="0" w:space="0" w:color="auto"/>
                                    <w:right w:val="none" w:sz="0" w:space="0" w:color="auto"/>
                                  </w:divBdr>
                                </w:div>
                                <w:div w:id="499807721">
                                  <w:marLeft w:val="640"/>
                                  <w:marRight w:val="0"/>
                                  <w:marTop w:val="0"/>
                                  <w:marBottom w:val="0"/>
                                  <w:divBdr>
                                    <w:top w:val="none" w:sz="0" w:space="0" w:color="auto"/>
                                    <w:left w:val="none" w:sz="0" w:space="0" w:color="auto"/>
                                    <w:bottom w:val="none" w:sz="0" w:space="0" w:color="auto"/>
                                    <w:right w:val="none" w:sz="0" w:space="0" w:color="auto"/>
                                  </w:divBdr>
                                </w:div>
                                <w:div w:id="500121891">
                                  <w:marLeft w:val="640"/>
                                  <w:marRight w:val="0"/>
                                  <w:marTop w:val="0"/>
                                  <w:marBottom w:val="0"/>
                                  <w:divBdr>
                                    <w:top w:val="none" w:sz="0" w:space="0" w:color="auto"/>
                                    <w:left w:val="none" w:sz="0" w:space="0" w:color="auto"/>
                                    <w:bottom w:val="none" w:sz="0" w:space="0" w:color="auto"/>
                                    <w:right w:val="none" w:sz="0" w:space="0" w:color="auto"/>
                                  </w:divBdr>
                                </w:div>
                                <w:div w:id="552078438">
                                  <w:marLeft w:val="640"/>
                                  <w:marRight w:val="0"/>
                                  <w:marTop w:val="0"/>
                                  <w:marBottom w:val="0"/>
                                  <w:divBdr>
                                    <w:top w:val="none" w:sz="0" w:space="0" w:color="auto"/>
                                    <w:left w:val="none" w:sz="0" w:space="0" w:color="auto"/>
                                    <w:bottom w:val="none" w:sz="0" w:space="0" w:color="auto"/>
                                    <w:right w:val="none" w:sz="0" w:space="0" w:color="auto"/>
                                  </w:divBdr>
                                </w:div>
                                <w:div w:id="627785525">
                                  <w:marLeft w:val="640"/>
                                  <w:marRight w:val="0"/>
                                  <w:marTop w:val="0"/>
                                  <w:marBottom w:val="0"/>
                                  <w:divBdr>
                                    <w:top w:val="none" w:sz="0" w:space="0" w:color="auto"/>
                                    <w:left w:val="none" w:sz="0" w:space="0" w:color="auto"/>
                                    <w:bottom w:val="none" w:sz="0" w:space="0" w:color="auto"/>
                                    <w:right w:val="none" w:sz="0" w:space="0" w:color="auto"/>
                                  </w:divBdr>
                                </w:div>
                                <w:div w:id="654993968">
                                  <w:marLeft w:val="640"/>
                                  <w:marRight w:val="0"/>
                                  <w:marTop w:val="0"/>
                                  <w:marBottom w:val="0"/>
                                  <w:divBdr>
                                    <w:top w:val="none" w:sz="0" w:space="0" w:color="auto"/>
                                    <w:left w:val="none" w:sz="0" w:space="0" w:color="auto"/>
                                    <w:bottom w:val="none" w:sz="0" w:space="0" w:color="auto"/>
                                    <w:right w:val="none" w:sz="0" w:space="0" w:color="auto"/>
                                  </w:divBdr>
                                </w:div>
                                <w:div w:id="672146158">
                                  <w:marLeft w:val="640"/>
                                  <w:marRight w:val="0"/>
                                  <w:marTop w:val="0"/>
                                  <w:marBottom w:val="0"/>
                                  <w:divBdr>
                                    <w:top w:val="none" w:sz="0" w:space="0" w:color="auto"/>
                                    <w:left w:val="none" w:sz="0" w:space="0" w:color="auto"/>
                                    <w:bottom w:val="none" w:sz="0" w:space="0" w:color="auto"/>
                                    <w:right w:val="none" w:sz="0" w:space="0" w:color="auto"/>
                                  </w:divBdr>
                                </w:div>
                                <w:div w:id="682433897">
                                  <w:marLeft w:val="640"/>
                                  <w:marRight w:val="0"/>
                                  <w:marTop w:val="0"/>
                                  <w:marBottom w:val="0"/>
                                  <w:divBdr>
                                    <w:top w:val="none" w:sz="0" w:space="0" w:color="auto"/>
                                    <w:left w:val="none" w:sz="0" w:space="0" w:color="auto"/>
                                    <w:bottom w:val="none" w:sz="0" w:space="0" w:color="auto"/>
                                    <w:right w:val="none" w:sz="0" w:space="0" w:color="auto"/>
                                  </w:divBdr>
                                </w:div>
                                <w:div w:id="801462959">
                                  <w:marLeft w:val="640"/>
                                  <w:marRight w:val="0"/>
                                  <w:marTop w:val="0"/>
                                  <w:marBottom w:val="0"/>
                                  <w:divBdr>
                                    <w:top w:val="none" w:sz="0" w:space="0" w:color="auto"/>
                                    <w:left w:val="none" w:sz="0" w:space="0" w:color="auto"/>
                                    <w:bottom w:val="none" w:sz="0" w:space="0" w:color="auto"/>
                                    <w:right w:val="none" w:sz="0" w:space="0" w:color="auto"/>
                                  </w:divBdr>
                                </w:div>
                                <w:div w:id="1010986097">
                                  <w:marLeft w:val="640"/>
                                  <w:marRight w:val="0"/>
                                  <w:marTop w:val="0"/>
                                  <w:marBottom w:val="0"/>
                                  <w:divBdr>
                                    <w:top w:val="none" w:sz="0" w:space="0" w:color="auto"/>
                                    <w:left w:val="none" w:sz="0" w:space="0" w:color="auto"/>
                                    <w:bottom w:val="none" w:sz="0" w:space="0" w:color="auto"/>
                                    <w:right w:val="none" w:sz="0" w:space="0" w:color="auto"/>
                                  </w:divBdr>
                                </w:div>
                                <w:div w:id="1075711942">
                                  <w:marLeft w:val="640"/>
                                  <w:marRight w:val="0"/>
                                  <w:marTop w:val="0"/>
                                  <w:marBottom w:val="0"/>
                                  <w:divBdr>
                                    <w:top w:val="none" w:sz="0" w:space="0" w:color="auto"/>
                                    <w:left w:val="none" w:sz="0" w:space="0" w:color="auto"/>
                                    <w:bottom w:val="none" w:sz="0" w:space="0" w:color="auto"/>
                                    <w:right w:val="none" w:sz="0" w:space="0" w:color="auto"/>
                                  </w:divBdr>
                                </w:div>
                                <w:div w:id="1096554804">
                                  <w:marLeft w:val="640"/>
                                  <w:marRight w:val="0"/>
                                  <w:marTop w:val="0"/>
                                  <w:marBottom w:val="0"/>
                                  <w:divBdr>
                                    <w:top w:val="none" w:sz="0" w:space="0" w:color="auto"/>
                                    <w:left w:val="none" w:sz="0" w:space="0" w:color="auto"/>
                                    <w:bottom w:val="none" w:sz="0" w:space="0" w:color="auto"/>
                                    <w:right w:val="none" w:sz="0" w:space="0" w:color="auto"/>
                                  </w:divBdr>
                                </w:div>
                                <w:div w:id="1105032591">
                                  <w:marLeft w:val="640"/>
                                  <w:marRight w:val="0"/>
                                  <w:marTop w:val="0"/>
                                  <w:marBottom w:val="0"/>
                                  <w:divBdr>
                                    <w:top w:val="none" w:sz="0" w:space="0" w:color="auto"/>
                                    <w:left w:val="none" w:sz="0" w:space="0" w:color="auto"/>
                                    <w:bottom w:val="none" w:sz="0" w:space="0" w:color="auto"/>
                                    <w:right w:val="none" w:sz="0" w:space="0" w:color="auto"/>
                                  </w:divBdr>
                                </w:div>
                                <w:div w:id="1183671405">
                                  <w:marLeft w:val="640"/>
                                  <w:marRight w:val="0"/>
                                  <w:marTop w:val="0"/>
                                  <w:marBottom w:val="0"/>
                                  <w:divBdr>
                                    <w:top w:val="none" w:sz="0" w:space="0" w:color="auto"/>
                                    <w:left w:val="none" w:sz="0" w:space="0" w:color="auto"/>
                                    <w:bottom w:val="none" w:sz="0" w:space="0" w:color="auto"/>
                                    <w:right w:val="none" w:sz="0" w:space="0" w:color="auto"/>
                                  </w:divBdr>
                                </w:div>
                                <w:div w:id="1220898053">
                                  <w:marLeft w:val="640"/>
                                  <w:marRight w:val="0"/>
                                  <w:marTop w:val="0"/>
                                  <w:marBottom w:val="0"/>
                                  <w:divBdr>
                                    <w:top w:val="none" w:sz="0" w:space="0" w:color="auto"/>
                                    <w:left w:val="none" w:sz="0" w:space="0" w:color="auto"/>
                                    <w:bottom w:val="none" w:sz="0" w:space="0" w:color="auto"/>
                                    <w:right w:val="none" w:sz="0" w:space="0" w:color="auto"/>
                                  </w:divBdr>
                                </w:div>
                                <w:div w:id="1304894355">
                                  <w:marLeft w:val="640"/>
                                  <w:marRight w:val="0"/>
                                  <w:marTop w:val="0"/>
                                  <w:marBottom w:val="0"/>
                                  <w:divBdr>
                                    <w:top w:val="none" w:sz="0" w:space="0" w:color="auto"/>
                                    <w:left w:val="none" w:sz="0" w:space="0" w:color="auto"/>
                                    <w:bottom w:val="none" w:sz="0" w:space="0" w:color="auto"/>
                                    <w:right w:val="none" w:sz="0" w:space="0" w:color="auto"/>
                                  </w:divBdr>
                                </w:div>
                                <w:div w:id="1326669662">
                                  <w:marLeft w:val="640"/>
                                  <w:marRight w:val="0"/>
                                  <w:marTop w:val="0"/>
                                  <w:marBottom w:val="0"/>
                                  <w:divBdr>
                                    <w:top w:val="none" w:sz="0" w:space="0" w:color="auto"/>
                                    <w:left w:val="none" w:sz="0" w:space="0" w:color="auto"/>
                                    <w:bottom w:val="none" w:sz="0" w:space="0" w:color="auto"/>
                                    <w:right w:val="none" w:sz="0" w:space="0" w:color="auto"/>
                                  </w:divBdr>
                                </w:div>
                                <w:div w:id="1386249374">
                                  <w:marLeft w:val="640"/>
                                  <w:marRight w:val="0"/>
                                  <w:marTop w:val="0"/>
                                  <w:marBottom w:val="0"/>
                                  <w:divBdr>
                                    <w:top w:val="none" w:sz="0" w:space="0" w:color="auto"/>
                                    <w:left w:val="none" w:sz="0" w:space="0" w:color="auto"/>
                                    <w:bottom w:val="none" w:sz="0" w:space="0" w:color="auto"/>
                                    <w:right w:val="none" w:sz="0" w:space="0" w:color="auto"/>
                                  </w:divBdr>
                                </w:div>
                                <w:div w:id="1493909533">
                                  <w:marLeft w:val="640"/>
                                  <w:marRight w:val="0"/>
                                  <w:marTop w:val="0"/>
                                  <w:marBottom w:val="0"/>
                                  <w:divBdr>
                                    <w:top w:val="none" w:sz="0" w:space="0" w:color="auto"/>
                                    <w:left w:val="none" w:sz="0" w:space="0" w:color="auto"/>
                                    <w:bottom w:val="none" w:sz="0" w:space="0" w:color="auto"/>
                                    <w:right w:val="none" w:sz="0" w:space="0" w:color="auto"/>
                                  </w:divBdr>
                                </w:div>
                                <w:div w:id="1512792040">
                                  <w:marLeft w:val="640"/>
                                  <w:marRight w:val="0"/>
                                  <w:marTop w:val="0"/>
                                  <w:marBottom w:val="0"/>
                                  <w:divBdr>
                                    <w:top w:val="none" w:sz="0" w:space="0" w:color="auto"/>
                                    <w:left w:val="none" w:sz="0" w:space="0" w:color="auto"/>
                                    <w:bottom w:val="none" w:sz="0" w:space="0" w:color="auto"/>
                                    <w:right w:val="none" w:sz="0" w:space="0" w:color="auto"/>
                                  </w:divBdr>
                                </w:div>
                                <w:div w:id="1553076394">
                                  <w:marLeft w:val="640"/>
                                  <w:marRight w:val="0"/>
                                  <w:marTop w:val="0"/>
                                  <w:marBottom w:val="0"/>
                                  <w:divBdr>
                                    <w:top w:val="none" w:sz="0" w:space="0" w:color="auto"/>
                                    <w:left w:val="none" w:sz="0" w:space="0" w:color="auto"/>
                                    <w:bottom w:val="none" w:sz="0" w:space="0" w:color="auto"/>
                                    <w:right w:val="none" w:sz="0" w:space="0" w:color="auto"/>
                                  </w:divBdr>
                                </w:div>
                                <w:div w:id="1683583152">
                                  <w:marLeft w:val="640"/>
                                  <w:marRight w:val="0"/>
                                  <w:marTop w:val="0"/>
                                  <w:marBottom w:val="0"/>
                                  <w:divBdr>
                                    <w:top w:val="none" w:sz="0" w:space="0" w:color="auto"/>
                                    <w:left w:val="none" w:sz="0" w:space="0" w:color="auto"/>
                                    <w:bottom w:val="none" w:sz="0" w:space="0" w:color="auto"/>
                                    <w:right w:val="none" w:sz="0" w:space="0" w:color="auto"/>
                                  </w:divBdr>
                                </w:div>
                                <w:div w:id="1733774319">
                                  <w:marLeft w:val="640"/>
                                  <w:marRight w:val="0"/>
                                  <w:marTop w:val="0"/>
                                  <w:marBottom w:val="0"/>
                                  <w:divBdr>
                                    <w:top w:val="none" w:sz="0" w:space="0" w:color="auto"/>
                                    <w:left w:val="none" w:sz="0" w:space="0" w:color="auto"/>
                                    <w:bottom w:val="none" w:sz="0" w:space="0" w:color="auto"/>
                                    <w:right w:val="none" w:sz="0" w:space="0" w:color="auto"/>
                                  </w:divBdr>
                                </w:div>
                                <w:div w:id="1759016387">
                                  <w:marLeft w:val="640"/>
                                  <w:marRight w:val="0"/>
                                  <w:marTop w:val="0"/>
                                  <w:marBottom w:val="0"/>
                                  <w:divBdr>
                                    <w:top w:val="none" w:sz="0" w:space="0" w:color="auto"/>
                                    <w:left w:val="none" w:sz="0" w:space="0" w:color="auto"/>
                                    <w:bottom w:val="none" w:sz="0" w:space="0" w:color="auto"/>
                                    <w:right w:val="none" w:sz="0" w:space="0" w:color="auto"/>
                                  </w:divBdr>
                                </w:div>
                                <w:div w:id="1848865794">
                                  <w:marLeft w:val="640"/>
                                  <w:marRight w:val="0"/>
                                  <w:marTop w:val="0"/>
                                  <w:marBottom w:val="0"/>
                                  <w:divBdr>
                                    <w:top w:val="none" w:sz="0" w:space="0" w:color="auto"/>
                                    <w:left w:val="none" w:sz="0" w:space="0" w:color="auto"/>
                                    <w:bottom w:val="none" w:sz="0" w:space="0" w:color="auto"/>
                                    <w:right w:val="none" w:sz="0" w:space="0" w:color="auto"/>
                                  </w:divBdr>
                                </w:div>
                                <w:div w:id="1875655047">
                                  <w:marLeft w:val="640"/>
                                  <w:marRight w:val="0"/>
                                  <w:marTop w:val="0"/>
                                  <w:marBottom w:val="0"/>
                                  <w:divBdr>
                                    <w:top w:val="none" w:sz="0" w:space="0" w:color="auto"/>
                                    <w:left w:val="none" w:sz="0" w:space="0" w:color="auto"/>
                                    <w:bottom w:val="none" w:sz="0" w:space="0" w:color="auto"/>
                                    <w:right w:val="none" w:sz="0" w:space="0" w:color="auto"/>
                                  </w:divBdr>
                                </w:div>
                                <w:div w:id="2045866022">
                                  <w:marLeft w:val="640"/>
                                  <w:marRight w:val="0"/>
                                  <w:marTop w:val="0"/>
                                  <w:marBottom w:val="0"/>
                                  <w:divBdr>
                                    <w:top w:val="none" w:sz="0" w:space="0" w:color="auto"/>
                                    <w:left w:val="none" w:sz="0" w:space="0" w:color="auto"/>
                                    <w:bottom w:val="none" w:sz="0" w:space="0" w:color="auto"/>
                                    <w:right w:val="none" w:sz="0" w:space="0" w:color="auto"/>
                                  </w:divBdr>
                                </w:div>
                                <w:div w:id="2119399914">
                                  <w:marLeft w:val="640"/>
                                  <w:marRight w:val="0"/>
                                  <w:marTop w:val="0"/>
                                  <w:marBottom w:val="0"/>
                                  <w:divBdr>
                                    <w:top w:val="none" w:sz="0" w:space="0" w:color="auto"/>
                                    <w:left w:val="none" w:sz="0" w:space="0" w:color="auto"/>
                                    <w:bottom w:val="none" w:sz="0" w:space="0" w:color="auto"/>
                                    <w:right w:val="none" w:sz="0" w:space="0" w:color="auto"/>
                                  </w:divBdr>
                                </w:div>
                              </w:divsChild>
                            </w:div>
                            <w:div w:id="1724214894">
                              <w:marLeft w:val="0"/>
                              <w:marRight w:val="0"/>
                              <w:marTop w:val="0"/>
                              <w:marBottom w:val="0"/>
                              <w:divBdr>
                                <w:top w:val="none" w:sz="0" w:space="0" w:color="auto"/>
                                <w:left w:val="none" w:sz="0" w:space="0" w:color="auto"/>
                                <w:bottom w:val="none" w:sz="0" w:space="0" w:color="auto"/>
                                <w:right w:val="none" w:sz="0" w:space="0" w:color="auto"/>
                              </w:divBdr>
                              <w:divsChild>
                                <w:div w:id="69816628">
                                  <w:marLeft w:val="640"/>
                                  <w:marRight w:val="0"/>
                                  <w:marTop w:val="0"/>
                                  <w:marBottom w:val="0"/>
                                  <w:divBdr>
                                    <w:top w:val="none" w:sz="0" w:space="0" w:color="auto"/>
                                    <w:left w:val="none" w:sz="0" w:space="0" w:color="auto"/>
                                    <w:bottom w:val="none" w:sz="0" w:space="0" w:color="auto"/>
                                    <w:right w:val="none" w:sz="0" w:space="0" w:color="auto"/>
                                  </w:divBdr>
                                </w:div>
                                <w:div w:id="249702267">
                                  <w:marLeft w:val="640"/>
                                  <w:marRight w:val="0"/>
                                  <w:marTop w:val="0"/>
                                  <w:marBottom w:val="0"/>
                                  <w:divBdr>
                                    <w:top w:val="none" w:sz="0" w:space="0" w:color="auto"/>
                                    <w:left w:val="none" w:sz="0" w:space="0" w:color="auto"/>
                                    <w:bottom w:val="none" w:sz="0" w:space="0" w:color="auto"/>
                                    <w:right w:val="none" w:sz="0" w:space="0" w:color="auto"/>
                                  </w:divBdr>
                                </w:div>
                                <w:div w:id="274142477">
                                  <w:marLeft w:val="640"/>
                                  <w:marRight w:val="0"/>
                                  <w:marTop w:val="0"/>
                                  <w:marBottom w:val="0"/>
                                  <w:divBdr>
                                    <w:top w:val="none" w:sz="0" w:space="0" w:color="auto"/>
                                    <w:left w:val="none" w:sz="0" w:space="0" w:color="auto"/>
                                    <w:bottom w:val="none" w:sz="0" w:space="0" w:color="auto"/>
                                    <w:right w:val="none" w:sz="0" w:space="0" w:color="auto"/>
                                  </w:divBdr>
                                </w:div>
                                <w:div w:id="546258805">
                                  <w:marLeft w:val="640"/>
                                  <w:marRight w:val="0"/>
                                  <w:marTop w:val="0"/>
                                  <w:marBottom w:val="0"/>
                                  <w:divBdr>
                                    <w:top w:val="none" w:sz="0" w:space="0" w:color="auto"/>
                                    <w:left w:val="none" w:sz="0" w:space="0" w:color="auto"/>
                                    <w:bottom w:val="none" w:sz="0" w:space="0" w:color="auto"/>
                                    <w:right w:val="none" w:sz="0" w:space="0" w:color="auto"/>
                                  </w:divBdr>
                                </w:div>
                                <w:div w:id="605698672">
                                  <w:marLeft w:val="640"/>
                                  <w:marRight w:val="0"/>
                                  <w:marTop w:val="0"/>
                                  <w:marBottom w:val="0"/>
                                  <w:divBdr>
                                    <w:top w:val="none" w:sz="0" w:space="0" w:color="auto"/>
                                    <w:left w:val="none" w:sz="0" w:space="0" w:color="auto"/>
                                    <w:bottom w:val="none" w:sz="0" w:space="0" w:color="auto"/>
                                    <w:right w:val="none" w:sz="0" w:space="0" w:color="auto"/>
                                  </w:divBdr>
                                </w:div>
                                <w:div w:id="660623678">
                                  <w:marLeft w:val="640"/>
                                  <w:marRight w:val="0"/>
                                  <w:marTop w:val="0"/>
                                  <w:marBottom w:val="0"/>
                                  <w:divBdr>
                                    <w:top w:val="none" w:sz="0" w:space="0" w:color="auto"/>
                                    <w:left w:val="none" w:sz="0" w:space="0" w:color="auto"/>
                                    <w:bottom w:val="none" w:sz="0" w:space="0" w:color="auto"/>
                                    <w:right w:val="none" w:sz="0" w:space="0" w:color="auto"/>
                                  </w:divBdr>
                                </w:div>
                                <w:div w:id="732696477">
                                  <w:marLeft w:val="640"/>
                                  <w:marRight w:val="0"/>
                                  <w:marTop w:val="0"/>
                                  <w:marBottom w:val="0"/>
                                  <w:divBdr>
                                    <w:top w:val="none" w:sz="0" w:space="0" w:color="auto"/>
                                    <w:left w:val="none" w:sz="0" w:space="0" w:color="auto"/>
                                    <w:bottom w:val="none" w:sz="0" w:space="0" w:color="auto"/>
                                    <w:right w:val="none" w:sz="0" w:space="0" w:color="auto"/>
                                  </w:divBdr>
                                </w:div>
                                <w:div w:id="734428958">
                                  <w:marLeft w:val="640"/>
                                  <w:marRight w:val="0"/>
                                  <w:marTop w:val="0"/>
                                  <w:marBottom w:val="0"/>
                                  <w:divBdr>
                                    <w:top w:val="none" w:sz="0" w:space="0" w:color="auto"/>
                                    <w:left w:val="none" w:sz="0" w:space="0" w:color="auto"/>
                                    <w:bottom w:val="none" w:sz="0" w:space="0" w:color="auto"/>
                                    <w:right w:val="none" w:sz="0" w:space="0" w:color="auto"/>
                                  </w:divBdr>
                                </w:div>
                                <w:div w:id="740254527">
                                  <w:marLeft w:val="640"/>
                                  <w:marRight w:val="0"/>
                                  <w:marTop w:val="0"/>
                                  <w:marBottom w:val="0"/>
                                  <w:divBdr>
                                    <w:top w:val="none" w:sz="0" w:space="0" w:color="auto"/>
                                    <w:left w:val="none" w:sz="0" w:space="0" w:color="auto"/>
                                    <w:bottom w:val="none" w:sz="0" w:space="0" w:color="auto"/>
                                    <w:right w:val="none" w:sz="0" w:space="0" w:color="auto"/>
                                  </w:divBdr>
                                </w:div>
                                <w:div w:id="744953963">
                                  <w:marLeft w:val="640"/>
                                  <w:marRight w:val="0"/>
                                  <w:marTop w:val="0"/>
                                  <w:marBottom w:val="0"/>
                                  <w:divBdr>
                                    <w:top w:val="none" w:sz="0" w:space="0" w:color="auto"/>
                                    <w:left w:val="none" w:sz="0" w:space="0" w:color="auto"/>
                                    <w:bottom w:val="none" w:sz="0" w:space="0" w:color="auto"/>
                                    <w:right w:val="none" w:sz="0" w:space="0" w:color="auto"/>
                                  </w:divBdr>
                                </w:div>
                                <w:div w:id="779956757">
                                  <w:marLeft w:val="640"/>
                                  <w:marRight w:val="0"/>
                                  <w:marTop w:val="0"/>
                                  <w:marBottom w:val="0"/>
                                  <w:divBdr>
                                    <w:top w:val="none" w:sz="0" w:space="0" w:color="auto"/>
                                    <w:left w:val="none" w:sz="0" w:space="0" w:color="auto"/>
                                    <w:bottom w:val="none" w:sz="0" w:space="0" w:color="auto"/>
                                    <w:right w:val="none" w:sz="0" w:space="0" w:color="auto"/>
                                  </w:divBdr>
                                </w:div>
                                <w:div w:id="828324502">
                                  <w:marLeft w:val="640"/>
                                  <w:marRight w:val="0"/>
                                  <w:marTop w:val="0"/>
                                  <w:marBottom w:val="0"/>
                                  <w:divBdr>
                                    <w:top w:val="none" w:sz="0" w:space="0" w:color="auto"/>
                                    <w:left w:val="none" w:sz="0" w:space="0" w:color="auto"/>
                                    <w:bottom w:val="none" w:sz="0" w:space="0" w:color="auto"/>
                                    <w:right w:val="none" w:sz="0" w:space="0" w:color="auto"/>
                                  </w:divBdr>
                                </w:div>
                                <w:div w:id="869411862">
                                  <w:marLeft w:val="640"/>
                                  <w:marRight w:val="0"/>
                                  <w:marTop w:val="0"/>
                                  <w:marBottom w:val="0"/>
                                  <w:divBdr>
                                    <w:top w:val="none" w:sz="0" w:space="0" w:color="auto"/>
                                    <w:left w:val="none" w:sz="0" w:space="0" w:color="auto"/>
                                    <w:bottom w:val="none" w:sz="0" w:space="0" w:color="auto"/>
                                    <w:right w:val="none" w:sz="0" w:space="0" w:color="auto"/>
                                  </w:divBdr>
                                </w:div>
                                <w:div w:id="893926127">
                                  <w:marLeft w:val="640"/>
                                  <w:marRight w:val="0"/>
                                  <w:marTop w:val="0"/>
                                  <w:marBottom w:val="0"/>
                                  <w:divBdr>
                                    <w:top w:val="none" w:sz="0" w:space="0" w:color="auto"/>
                                    <w:left w:val="none" w:sz="0" w:space="0" w:color="auto"/>
                                    <w:bottom w:val="none" w:sz="0" w:space="0" w:color="auto"/>
                                    <w:right w:val="none" w:sz="0" w:space="0" w:color="auto"/>
                                  </w:divBdr>
                                </w:div>
                                <w:div w:id="1010449997">
                                  <w:marLeft w:val="640"/>
                                  <w:marRight w:val="0"/>
                                  <w:marTop w:val="0"/>
                                  <w:marBottom w:val="0"/>
                                  <w:divBdr>
                                    <w:top w:val="none" w:sz="0" w:space="0" w:color="auto"/>
                                    <w:left w:val="none" w:sz="0" w:space="0" w:color="auto"/>
                                    <w:bottom w:val="none" w:sz="0" w:space="0" w:color="auto"/>
                                    <w:right w:val="none" w:sz="0" w:space="0" w:color="auto"/>
                                  </w:divBdr>
                                </w:div>
                                <w:div w:id="1043793193">
                                  <w:marLeft w:val="640"/>
                                  <w:marRight w:val="0"/>
                                  <w:marTop w:val="0"/>
                                  <w:marBottom w:val="0"/>
                                  <w:divBdr>
                                    <w:top w:val="none" w:sz="0" w:space="0" w:color="auto"/>
                                    <w:left w:val="none" w:sz="0" w:space="0" w:color="auto"/>
                                    <w:bottom w:val="none" w:sz="0" w:space="0" w:color="auto"/>
                                    <w:right w:val="none" w:sz="0" w:space="0" w:color="auto"/>
                                  </w:divBdr>
                                </w:div>
                                <w:div w:id="1048604656">
                                  <w:marLeft w:val="640"/>
                                  <w:marRight w:val="0"/>
                                  <w:marTop w:val="0"/>
                                  <w:marBottom w:val="0"/>
                                  <w:divBdr>
                                    <w:top w:val="none" w:sz="0" w:space="0" w:color="auto"/>
                                    <w:left w:val="none" w:sz="0" w:space="0" w:color="auto"/>
                                    <w:bottom w:val="none" w:sz="0" w:space="0" w:color="auto"/>
                                    <w:right w:val="none" w:sz="0" w:space="0" w:color="auto"/>
                                  </w:divBdr>
                                </w:div>
                                <w:div w:id="1060907686">
                                  <w:marLeft w:val="640"/>
                                  <w:marRight w:val="0"/>
                                  <w:marTop w:val="0"/>
                                  <w:marBottom w:val="0"/>
                                  <w:divBdr>
                                    <w:top w:val="none" w:sz="0" w:space="0" w:color="auto"/>
                                    <w:left w:val="none" w:sz="0" w:space="0" w:color="auto"/>
                                    <w:bottom w:val="none" w:sz="0" w:space="0" w:color="auto"/>
                                    <w:right w:val="none" w:sz="0" w:space="0" w:color="auto"/>
                                  </w:divBdr>
                                </w:div>
                                <w:div w:id="1064714544">
                                  <w:marLeft w:val="640"/>
                                  <w:marRight w:val="0"/>
                                  <w:marTop w:val="0"/>
                                  <w:marBottom w:val="0"/>
                                  <w:divBdr>
                                    <w:top w:val="none" w:sz="0" w:space="0" w:color="auto"/>
                                    <w:left w:val="none" w:sz="0" w:space="0" w:color="auto"/>
                                    <w:bottom w:val="none" w:sz="0" w:space="0" w:color="auto"/>
                                    <w:right w:val="none" w:sz="0" w:space="0" w:color="auto"/>
                                  </w:divBdr>
                                </w:div>
                                <w:div w:id="1222400551">
                                  <w:marLeft w:val="640"/>
                                  <w:marRight w:val="0"/>
                                  <w:marTop w:val="0"/>
                                  <w:marBottom w:val="0"/>
                                  <w:divBdr>
                                    <w:top w:val="none" w:sz="0" w:space="0" w:color="auto"/>
                                    <w:left w:val="none" w:sz="0" w:space="0" w:color="auto"/>
                                    <w:bottom w:val="none" w:sz="0" w:space="0" w:color="auto"/>
                                    <w:right w:val="none" w:sz="0" w:space="0" w:color="auto"/>
                                  </w:divBdr>
                                </w:div>
                                <w:div w:id="1259408586">
                                  <w:marLeft w:val="640"/>
                                  <w:marRight w:val="0"/>
                                  <w:marTop w:val="0"/>
                                  <w:marBottom w:val="0"/>
                                  <w:divBdr>
                                    <w:top w:val="none" w:sz="0" w:space="0" w:color="auto"/>
                                    <w:left w:val="none" w:sz="0" w:space="0" w:color="auto"/>
                                    <w:bottom w:val="none" w:sz="0" w:space="0" w:color="auto"/>
                                    <w:right w:val="none" w:sz="0" w:space="0" w:color="auto"/>
                                  </w:divBdr>
                                </w:div>
                                <w:div w:id="1331593201">
                                  <w:marLeft w:val="640"/>
                                  <w:marRight w:val="0"/>
                                  <w:marTop w:val="0"/>
                                  <w:marBottom w:val="0"/>
                                  <w:divBdr>
                                    <w:top w:val="none" w:sz="0" w:space="0" w:color="auto"/>
                                    <w:left w:val="none" w:sz="0" w:space="0" w:color="auto"/>
                                    <w:bottom w:val="none" w:sz="0" w:space="0" w:color="auto"/>
                                    <w:right w:val="none" w:sz="0" w:space="0" w:color="auto"/>
                                  </w:divBdr>
                                </w:div>
                                <w:div w:id="1380201672">
                                  <w:marLeft w:val="640"/>
                                  <w:marRight w:val="0"/>
                                  <w:marTop w:val="0"/>
                                  <w:marBottom w:val="0"/>
                                  <w:divBdr>
                                    <w:top w:val="none" w:sz="0" w:space="0" w:color="auto"/>
                                    <w:left w:val="none" w:sz="0" w:space="0" w:color="auto"/>
                                    <w:bottom w:val="none" w:sz="0" w:space="0" w:color="auto"/>
                                    <w:right w:val="none" w:sz="0" w:space="0" w:color="auto"/>
                                  </w:divBdr>
                                </w:div>
                                <w:div w:id="1427388315">
                                  <w:marLeft w:val="640"/>
                                  <w:marRight w:val="0"/>
                                  <w:marTop w:val="0"/>
                                  <w:marBottom w:val="0"/>
                                  <w:divBdr>
                                    <w:top w:val="none" w:sz="0" w:space="0" w:color="auto"/>
                                    <w:left w:val="none" w:sz="0" w:space="0" w:color="auto"/>
                                    <w:bottom w:val="none" w:sz="0" w:space="0" w:color="auto"/>
                                    <w:right w:val="none" w:sz="0" w:space="0" w:color="auto"/>
                                  </w:divBdr>
                                </w:div>
                                <w:div w:id="1463959604">
                                  <w:marLeft w:val="640"/>
                                  <w:marRight w:val="0"/>
                                  <w:marTop w:val="0"/>
                                  <w:marBottom w:val="0"/>
                                  <w:divBdr>
                                    <w:top w:val="none" w:sz="0" w:space="0" w:color="auto"/>
                                    <w:left w:val="none" w:sz="0" w:space="0" w:color="auto"/>
                                    <w:bottom w:val="none" w:sz="0" w:space="0" w:color="auto"/>
                                    <w:right w:val="none" w:sz="0" w:space="0" w:color="auto"/>
                                  </w:divBdr>
                                </w:div>
                                <w:div w:id="1588297118">
                                  <w:marLeft w:val="640"/>
                                  <w:marRight w:val="0"/>
                                  <w:marTop w:val="0"/>
                                  <w:marBottom w:val="0"/>
                                  <w:divBdr>
                                    <w:top w:val="none" w:sz="0" w:space="0" w:color="auto"/>
                                    <w:left w:val="none" w:sz="0" w:space="0" w:color="auto"/>
                                    <w:bottom w:val="none" w:sz="0" w:space="0" w:color="auto"/>
                                    <w:right w:val="none" w:sz="0" w:space="0" w:color="auto"/>
                                  </w:divBdr>
                                </w:div>
                                <w:div w:id="1676037366">
                                  <w:marLeft w:val="640"/>
                                  <w:marRight w:val="0"/>
                                  <w:marTop w:val="0"/>
                                  <w:marBottom w:val="0"/>
                                  <w:divBdr>
                                    <w:top w:val="none" w:sz="0" w:space="0" w:color="auto"/>
                                    <w:left w:val="none" w:sz="0" w:space="0" w:color="auto"/>
                                    <w:bottom w:val="none" w:sz="0" w:space="0" w:color="auto"/>
                                    <w:right w:val="none" w:sz="0" w:space="0" w:color="auto"/>
                                  </w:divBdr>
                                </w:div>
                                <w:div w:id="1709909122">
                                  <w:marLeft w:val="640"/>
                                  <w:marRight w:val="0"/>
                                  <w:marTop w:val="0"/>
                                  <w:marBottom w:val="0"/>
                                  <w:divBdr>
                                    <w:top w:val="none" w:sz="0" w:space="0" w:color="auto"/>
                                    <w:left w:val="none" w:sz="0" w:space="0" w:color="auto"/>
                                    <w:bottom w:val="none" w:sz="0" w:space="0" w:color="auto"/>
                                    <w:right w:val="none" w:sz="0" w:space="0" w:color="auto"/>
                                  </w:divBdr>
                                </w:div>
                                <w:div w:id="1954746269">
                                  <w:marLeft w:val="640"/>
                                  <w:marRight w:val="0"/>
                                  <w:marTop w:val="0"/>
                                  <w:marBottom w:val="0"/>
                                  <w:divBdr>
                                    <w:top w:val="none" w:sz="0" w:space="0" w:color="auto"/>
                                    <w:left w:val="none" w:sz="0" w:space="0" w:color="auto"/>
                                    <w:bottom w:val="none" w:sz="0" w:space="0" w:color="auto"/>
                                    <w:right w:val="none" w:sz="0" w:space="0" w:color="auto"/>
                                  </w:divBdr>
                                </w:div>
                                <w:div w:id="1970015652">
                                  <w:marLeft w:val="640"/>
                                  <w:marRight w:val="0"/>
                                  <w:marTop w:val="0"/>
                                  <w:marBottom w:val="0"/>
                                  <w:divBdr>
                                    <w:top w:val="none" w:sz="0" w:space="0" w:color="auto"/>
                                    <w:left w:val="none" w:sz="0" w:space="0" w:color="auto"/>
                                    <w:bottom w:val="none" w:sz="0" w:space="0" w:color="auto"/>
                                    <w:right w:val="none" w:sz="0" w:space="0" w:color="auto"/>
                                  </w:divBdr>
                                </w:div>
                                <w:div w:id="2090079103">
                                  <w:marLeft w:val="640"/>
                                  <w:marRight w:val="0"/>
                                  <w:marTop w:val="0"/>
                                  <w:marBottom w:val="0"/>
                                  <w:divBdr>
                                    <w:top w:val="none" w:sz="0" w:space="0" w:color="auto"/>
                                    <w:left w:val="none" w:sz="0" w:space="0" w:color="auto"/>
                                    <w:bottom w:val="none" w:sz="0" w:space="0" w:color="auto"/>
                                    <w:right w:val="none" w:sz="0" w:space="0" w:color="auto"/>
                                  </w:divBdr>
                                </w:div>
                              </w:divsChild>
                            </w:div>
                            <w:div w:id="1760322132">
                              <w:marLeft w:val="0"/>
                              <w:marRight w:val="0"/>
                              <w:marTop w:val="0"/>
                              <w:marBottom w:val="0"/>
                              <w:divBdr>
                                <w:top w:val="none" w:sz="0" w:space="0" w:color="auto"/>
                                <w:left w:val="none" w:sz="0" w:space="0" w:color="auto"/>
                                <w:bottom w:val="none" w:sz="0" w:space="0" w:color="auto"/>
                                <w:right w:val="none" w:sz="0" w:space="0" w:color="auto"/>
                              </w:divBdr>
                              <w:divsChild>
                                <w:div w:id="85032624">
                                  <w:marLeft w:val="640"/>
                                  <w:marRight w:val="0"/>
                                  <w:marTop w:val="0"/>
                                  <w:marBottom w:val="0"/>
                                  <w:divBdr>
                                    <w:top w:val="none" w:sz="0" w:space="0" w:color="auto"/>
                                    <w:left w:val="none" w:sz="0" w:space="0" w:color="auto"/>
                                    <w:bottom w:val="none" w:sz="0" w:space="0" w:color="auto"/>
                                    <w:right w:val="none" w:sz="0" w:space="0" w:color="auto"/>
                                  </w:divBdr>
                                </w:div>
                                <w:div w:id="107168232">
                                  <w:marLeft w:val="640"/>
                                  <w:marRight w:val="0"/>
                                  <w:marTop w:val="0"/>
                                  <w:marBottom w:val="0"/>
                                  <w:divBdr>
                                    <w:top w:val="none" w:sz="0" w:space="0" w:color="auto"/>
                                    <w:left w:val="none" w:sz="0" w:space="0" w:color="auto"/>
                                    <w:bottom w:val="none" w:sz="0" w:space="0" w:color="auto"/>
                                    <w:right w:val="none" w:sz="0" w:space="0" w:color="auto"/>
                                  </w:divBdr>
                                </w:div>
                                <w:div w:id="198902662">
                                  <w:marLeft w:val="640"/>
                                  <w:marRight w:val="0"/>
                                  <w:marTop w:val="0"/>
                                  <w:marBottom w:val="0"/>
                                  <w:divBdr>
                                    <w:top w:val="none" w:sz="0" w:space="0" w:color="auto"/>
                                    <w:left w:val="none" w:sz="0" w:space="0" w:color="auto"/>
                                    <w:bottom w:val="none" w:sz="0" w:space="0" w:color="auto"/>
                                    <w:right w:val="none" w:sz="0" w:space="0" w:color="auto"/>
                                  </w:divBdr>
                                </w:div>
                                <w:div w:id="201282775">
                                  <w:marLeft w:val="640"/>
                                  <w:marRight w:val="0"/>
                                  <w:marTop w:val="0"/>
                                  <w:marBottom w:val="0"/>
                                  <w:divBdr>
                                    <w:top w:val="none" w:sz="0" w:space="0" w:color="auto"/>
                                    <w:left w:val="none" w:sz="0" w:space="0" w:color="auto"/>
                                    <w:bottom w:val="none" w:sz="0" w:space="0" w:color="auto"/>
                                    <w:right w:val="none" w:sz="0" w:space="0" w:color="auto"/>
                                  </w:divBdr>
                                </w:div>
                                <w:div w:id="242762243">
                                  <w:marLeft w:val="640"/>
                                  <w:marRight w:val="0"/>
                                  <w:marTop w:val="0"/>
                                  <w:marBottom w:val="0"/>
                                  <w:divBdr>
                                    <w:top w:val="none" w:sz="0" w:space="0" w:color="auto"/>
                                    <w:left w:val="none" w:sz="0" w:space="0" w:color="auto"/>
                                    <w:bottom w:val="none" w:sz="0" w:space="0" w:color="auto"/>
                                    <w:right w:val="none" w:sz="0" w:space="0" w:color="auto"/>
                                  </w:divBdr>
                                </w:div>
                                <w:div w:id="545069320">
                                  <w:marLeft w:val="640"/>
                                  <w:marRight w:val="0"/>
                                  <w:marTop w:val="0"/>
                                  <w:marBottom w:val="0"/>
                                  <w:divBdr>
                                    <w:top w:val="none" w:sz="0" w:space="0" w:color="auto"/>
                                    <w:left w:val="none" w:sz="0" w:space="0" w:color="auto"/>
                                    <w:bottom w:val="none" w:sz="0" w:space="0" w:color="auto"/>
                                    <w:right w:val="none" w:sz="0" w:space="0" w:color="auto"/>
                                  </w:divBdr>
                                </w:div>
                                <w:div w:id="554659612">
                                  <w:marLeft w:val="640"/>
                                  <w:marRight w:val="0"/>
                                  <w:marTop w:val="0"/>
                                  <w:marBottom w:val="0"/>
                                  <w:divBdr>
                                    <w:top w:val="none" w:sz="0" w:space="0" w:color="auto"/>
                                    <w:left w:val="none" w:sz="0" w:space="0" w:color="auto"/>
                                    <w:bottom w:val="none" w:sz="0" w:space="0" w:color="auto"/>
                                    <w:right w:val="none" w:sz="0" w:space="0" w:color="auto"/>
                                  </w:divBdr>
                                </w:div>
                                <w:div w:id="586231285">
                                  <w:marLeft w:val="640"/>
                                  <w:marRight w:val="0"/>
                                  <w:marTop w:val="0"/>
                                  <w:marBottom w:val="0"/>
                                  <w:divBdr>
                                    <w:top w:val="none" w:sz="0" w:space="0" w:color="auto"/>
                                    <w:left w:val="none" w:sz="0" w:space="0" w:color="auto"/>
                                    <w:bottom w:val="none" w:sz="0" w:space="0" w:color="auto"/>
                                    <w:right w:val="none" w:sz="0" w:space="0" w:color="auto"/>
                                  </w:divBdr>
                                </w:div>
                                <w:div w:id="617300851">
                                  <w:marLeft w:val="640"/>
                                  <w:marRight w:val="0"/>
                                  <w:marTop w:val="0"/>
                                  <w:marBottom w:val="0"/>
                                  <w:divBdr>
                                    <w:top w:val="none" w:sz="0" w:space="0" w:color="auto"/>
                                    <w:left w:val="none" w:sz="0" w:space="0" w:color="auto"/>
                                    <w:bottom w:val="none" w:sz="0" w:space="0" w:color="auto"/>
                                    <w:right w:val="none" w:sz="0" w:space="0" w:color="auto"/>
                                  </w:divBdr>
                                </w:div>
                                <w:div w:id="757561325">
                                  <w:marLeft w:val="640"/>
                                  <w:marRight w:val="0"/>
                                  <w:marTop w:val="0"/>
                                  <w:marBottom w:val="0"/>
                                  <w:divBdr>
                                    <w:top w:val="none" w:sz="0" w:space="0" w:color="auto"/>
                                    <w:left w:val="none" w:sz="0" w:space="0" w:color="auto"/>
                                    <w:bottom w:val="none" w:sz="0" w:space="0" w:color="auto"/>
                                    <w:right w:val="none" w:sz="0" w:space="0" w:color="auto"/>
                                  </w:divBdr>
                                </w:div>
                                <w:div w:id="811941033">
                                  <w:marLeft w:val="640"/>
                                  <w:marRight w:val="0"/>
                                  <w:marTop w:val="0"/>
                                  <w:marBottom w:val="0"/>
                                  <w:divBdr>
                                    <w:top w:val="none" w:sz="0" w:space="0" w:color="auto"/>
                                    <w:left w:val="none" w:sz="0" w:space="0" w:color="auto"/>
                                    <w:bottom w:val="none" w:sz="0" w:space="0" w:color="auto"/>
                                    <w:right w:val="none" w:sz="0" w:space="0" w:color="auto"/>
                                  </w:divBdr>
                                </w:div>
                                <w:div w:id="879437973">
                                  <w:marLeft w:val="640"/>
                                  <w:marRight w:val="0"/>
                                  <w:marTop w:val="0"/>
                                  <w:marBottom w:val="0"/>
                                  <w:divBdr>
                                    <w:top w:val="none" w:sz="0" w:space="0" w:color="auto"/>
                                    <w:left w:val="none" w:sz="0" w:space="0" w:color="auto"/>
                                    <w:bottom w:val="none" w:sz="0" w:space="0" w:color="auto"/>
                                    <w:right w:val="none" w:sz="0" w:space="0" w:color="auto"/>
                                  </w:divBdr>
                                </w:div>
                                <w:div w:id="890773263">
                                  <w:marLeft w:val="640"/>
                                  <w:marRight w:val="0"/>
                                  <w:marTop w:val="0"/>
                                  <w:marBottom w:val="0"/>
                                  <w:divBdr>
                                    <w:top w:val="none" w:sz="0" w:space="0" w:color="auto"/>
                                    <w:left w:val="none" w:sz="0" w:space="0" w:color="auto"/>
                                    <w:bottom w:val="none" w:sz="0" w:space="0" w:color="auto"/>
                                    <w:right w:val="none" w:sz="0" w:space="0" w:color="auto"/>
                                  </w:divBdr>
                                </w:div>
                                <w:div w:id="893929452">
                                  <w:marLeft w:val="640"/>
                                  <w:marRight w:val="0"/>
                                  <w:marTop w:val="0"/>
                                  <w:marBottom w:val="0"/>
                                  <w:divBdr>
                                    <w:top w:val="none" w:sz="0" w:space="0" w:color="auto"/>
                                    <w:left w:val="none" w:sz="0" w:space="0" w:color="auto"/>
                                    <w:bottom w:val="none" w:sz="0" w:space="0" w:color="auto"/>
                                    <w:right w:val="none" w:sz="0" w:space="0" w:color="auto"/>
                                  </w:divBdr>
                                </w:div>
                                <w:div w:id="1052196494">
                                  <w:marLeft w:val="640"/>
                                  <w:marRight w:val="0"/>
                                  <w:marTop w:val="0"/>
                                  <w:marBottom w:val="0"/>
                                  <w:divBdr>
                                    <w:top w:val="none" w:sz="0" w:space="0" w:color="auto"/>
                                    <w:left w:val="none" w:sz="0" w:space="0" w:color="auto"/>
                                    <w:bottom w:val="none" w:sz="0" w:space="0" w:color="auto"/>
                                    <w:right w:val="none" w:sz="0" w:space="0" w:color="auto"/>
                                  </w:divBdr>
                                </w:div>
                                <w:div w:id="1055927201">
                                  <w:marLeft w:val="640"/>
                                  <w:marRight w:val="0"/>
                                  <w:marTop w:val="0"/>
                                  <w:marBottom w:val="0"/>
                                  <w:divBdr>
                                    <w:top w:val="none" w:sz="0" w:space="0" w:color="auto"/>
                                    <w:left w:val="none" w:sz="0" w:space="0" w:color="auto"/>
                                    <w:bottom w:val="none" w:sz="0" w:space="0" w:color="auto"/>
                                    <w:right w:val="none" w:sz="0" w:space="0" w:color="auto"/>
                                  </w:divBdr>
                                </w:div>
                                <w:div w:id="1112211685">
                                  <w:marLeft w:val="640"/>
                                  <w:marRight w:val="0"/>
                                  <w:marTop w:val="0"/>
                                  <w:marBottom w:val="0"/>
                                  <w:divBdr>
                                    <w:top w:val="none" w:sz="0" w:space="0" w:color="auto"/>
                                    <w:left w:val="none" w:sz="0" w:space="0" w:color="auto"/>
                                    <w:bottom w:val="none" w:sz="0" w:space="0" w:color="auto"/>
                                    <w:right w:val="none" w:sz="0" w:space="0" w:color="auto"/>
                                  </w:divBdr>
                                </w:div>
                                <w:div w:id="1119183666">
                                  <w:marLeft w:val="640"/>
                                  <w:marRight w:val="0"/>
                                  <w:marTop w:val="0"/>
                                  <w:marBottom w:val="0"/>
                                  <w:divBdr>
                                    <w:top w:val="none" w:sz="0" w:space="0" w:color="auto"/>
                                    <w:left w:val="none" w:sz="0" w:space="0" w:color="auto"/>
                                    <w:bottom w:val="none" w:sz="0" w:space="0" w:color="auto"/>
                                    <w:right w:val="none" w:sz="0" w:space="0" w:color="auto"/>
                                  </w:divBdr>
                                </w:div>
                                <w:div w:id="1200044320">
                                  <w:marLeft w:val="640"/>
                                  <w:marRight w:val="0"/>
                                  <w:marTop w:val="0"/>
                                  <w:marBottom w:val="0"/>
                                  <w:divBdr>
                                    <w:top w:val="none" w:sz="0" w:space="0" w:color="auto"/>
                                    <w:left w:val="none" w:sz="0" w:space="0" w:color="auto"/>
                                    <w:bottom w:val="none" w:sz="0" w:space="0" w:color="auto"/>
                                    <w:right w:val="none" w:sz="0" w:space="0" w:color="auto"/>
                                  </w:divBdr>
                                </w:div>
                                <w:div w:id="1256860096">
                                  <w:marLeft w:val="640"/>
                                  <w:marRight w:val="0"/>
                                  <w:marTop w:val="0"/>
                                  <w:marBottom w:val="0"/>
                                  <w:divBdr>
                                    <w:top w:val="none" w:sz="0" w:space="0" w:color="auto"/>
                                    <w:left w:val="none" w:sz="0" w:space="0" w:color="auto"/>
                                    <w:bottom w:val="none" w:sz="0" w:space="0" w:color="auto"/>
                                    <w:right w:val="none" w:sz="0" w:space="0" w:color="auto"/>
                                  </w:divBdr>
                                </w:div>
                                <w:div w:id="1333024499">
                                  <w:marLeft w:val="640"/>
                                  <w:marRight w:val="0"/>
                                  <w:marTop w:val="0"/>
                                  <w:marBottom w:val="0"/>
                                  <w:divBdr>
                                    <w:top w:val="none" w:sz="0" w:space="0" w:color="auto"/>
                                    <w:left w:val="none" w:sz="0" w:space="0" w:color="auto"/>
                                    <w:bottom w:val="none" w:sz="0" w:space="0" w:color="auto"/>
                                    <w:right w:val="none" w:sz="0" w:space="0" w:color="auto"/>
                                  </w:divBdr>
                                </w:div>
                                <w:div w:id="1402632974">
                                  <w:marLeft w:val="640"/>
                                  <w:marRight w:val="0"/>
                                  <w:marTop w:val="0"/>
                                  <w:marBottom w:val="0"/>
                                  <w:divBdr>
                                    <w:top w:val="none" w:sz="0" w:space="0" w:color="auto"/>
                                    <w:left w:val="none" w:sz="0" w:space="0" w:color="auto"/>
                                    <w:bottom w:val="none" w:sz="0" w:space="0" w:color="auto"/>
                                    <w:right w:val="none" w:sz="0" w:space="0" w:color="auto"/>
                                  </w:divBdr>
                                </w:div>
                                <w:div w:id="1425571616">
                                  <w:marLeft w:val="640"/>
                                  <w:marRight w:val="0"/>
                                  <w:marTop w:val="0"/>
                                  <w:marBottom w:val="0"/>
                                  <w:divBdr>
                                    <w:top w:val="none" w:sz="0" w:space="0" w:color="auto"/>
                                    <w:left w:val="none" w:sz="0" w:space="0" w:color="auto"/>
                                    <w:bottom w:val="none" w:sz="0" w:space="0" w:color="auto"/>
                                    <w:right w:val="none" w:sz="0" w:space="0" w:color="auto"/>
                                  </w:divBdr>
                                </w:div>
                                <w:div w:id="1484618345">
                                  <w:marLeft w:val="640"/>
                                  <w:marRight w:val="0"/>
                                  <w:marTop w:val="0"/>
                                  <w:marBottom w:val="0"/>
                                  <w:divBdr>
                                    <w:top w:val="none" w:sz="0" w:space="0" w:color="auto"/>
                                    <w:left w:val="none" w:sz="0" w:space="0" w:color="auto"/>
                                    <w:bottom w:val="none" w:sz="0" w:space="0" w:color="auto"/>
                                    <w:right w:val="none" w:sz="0" w:space="0" w:color="auto"/>
                                  </w:divBdr>
                                </w:div>
                                <w:div w:id="1499953797">
                                  <w:marLeft w:val="640"/>
                                  <w:marRight w:val="0"/>
                                  <w:marTop w:val="0"/>
                                  <w:marBottom w:val="0"/>
                                  <w:divBdr>
                                    <w:top w:val="none" w:sz="0" w:space="0" w:color="auto"/>
                                    <w:left w:val="none" w:sz="0" w:space="0" w:color="auto"/>
                                    <w:bottom w:val="none" w:sz="0" w:space="0" w:color="auto"/>
                                    <w:right w:val="none" w:sz="0" w:space="0" w:color="auto"/>
                                  </w:divBdr>
                                </w:div>
                                <w:div w:id="1676179709">
                                  <w:marLeft w:val="640"/>
                                  <w:marRight w:val="0"/>
                                  <w:marTop w:val="0"/>
                                  <w:marBottom w:val="0"/>
                                  <w:divBdr>
                                    <w:top w:val="none" w:sz="0" w:space="0" w:color="auto"/>
                                    <w:left w:val="none" w:sz="0" w:space="0" w:color="auto"/>
                                    <w:bottom w:val="none" w:sz="0" w:space="0" w:color="auto"/>
                                    <w:right w:val="none" w:sz="0" w:space="0" w:color="auto"/>
                                  </w:divBdr>
                                </w:div>
                                <w:div w:id="1710182721">
                                  <w:marLeft w:val="640"/>
                                  <w:marRight w:val="0"/>
                                  <w:marTop w:val="0"/>
                                  <w:marBottom w:val="0"/>
                                  <w:divBdr>
                                    <w:top w:val="none" w:sz="0" w:space="0" w:color="auto"/>
                                    <w:left w:val="none" w:sz="0" w:space="0" w:color="auto"/>
                                    <w:bottom w:val="none" w:sz="0" w:space="0" w:color="auto"/>
                                    <w:right w:val="none" w:sz="0" w:space="0" w:color="auto"/>
                                  </w:divBdr>
                                </w:div>
                                <w:div w:id="1955407332">
                                  <w:marLeft w:val="640"/>
                                  <w:marRight w:val="0"/>
                                  <w:marTop w:val="0"/>
                                  <w:marBottom w:val="0"/>
                                  <w:divBdr>
                                    <w:top w:val="none" w:sz="0" w:space="0" w:color="auto"/>
                                    <w:left w:val="none" w:sz="0" w:space="0" w:color="auto"/>
                                    <w:bottom w:val="none" w:sz="0" w:space="0" w:color="auto"/>
                                    <w:right w:val="none" w:sz="0" w:space="0" w:color="auto"/>
                                  </w:divBdr>
                                </w:div>
                                <w:div w:id="2033844865">
                                  <w:marLeft w:val="640"/>
                                  <w:marRight w:val="0"/>
                                  <w:marTop w:val="0"/>
                                  <w:marBottom w:val="0"/>
                                  <w:divBdr>
                                    <w:top w:val="none" w:sz="0" w:space="0" w:color="auto"/>
                                    <w:left w:val="none" w:sz="0" w:space="0" w:color="auto"/>
                                    <w:bottom w:val="none" w:sz="0" w:space="0" w:color="auto"/>
                                    <w:right w:val="none" w:sz="0" w:space="0" w:color="auto"/>
                                  </w:divBdr>
                                </w:div>
                                <w:div w:id="2102993895">
                                  <w:marLeft w:val="640"/>
                                  <w:marRight w:val="0"/>
                                  <w:marTop w:val="0"/>
                                  <w:marBottom w:val="0"/>
                                  <w:divBdr>
                                    <w:top w:val="none" w:sz="0" w:space="0" w:color="auto"/>
                                    <w:left w:val="none" w:sz="0" w:space="0" w:color="auto"/>
                                    <w:bottom w:val="none" w:sz="0" w:space="0" w:color="auto"/>
                                    <w:right w:val="none" w:sz="0" w:space="0" w:color="auto"/>
                                  </w:divBdr>
                                </w:div>
                              </w:divsChild>
                            </w:div>
                            <w:div w:id="1786970811">
                              <w:marLeft w:val="0"/>
                              <w:marRight w:val="0"/>
                              <w:marTop w:val="0"/>
                              <w:marBottom w:val="0"/>
                              <w:divBdr>
                                <w:top w:val="none" w:sz="0" w:space="0" w:color="auto"/>
                                <w:left w:val="none" w:sz="0" w:space="0" w:color="auto"/>
                                <w:bottom w:val="none" w:sz="0" w:space="0" w:color="auto"/>
                                <w:right w:val="none" w:sz="0" w:space="0" w:color="auto"/>
                              </w:divBdr>
                              <w:divsChild>
                                <w:div w:id="10767825">
                                  <w:marLeft w:val="640"/>
                                  <w:marRight w:val="0"/>
                                  <w:marTop w:val="0"/>
                                  <w:marBottom w:val="0"/>
                                  <w:divBdr>
                                    <w:top w:val="none" w:sz="0" w:space="0" w:color="auto"/>
                                    <w:left w:val="none" w:sz="0" w:space="0" w:color="auto"/>
                                    <w:bottom w:val="none" w:sz="0" w:space="0" w:color="auto"/>
                                    <w:right w:val="none" w:sz="0" w:space="0" w:color="auto"/>
                                  </w:divBdr>
                                </w:div>
                                <w:div w:id="124351408">
                                  <w:marLeft w:val="640"/>
                                  <w:marRight w:val="0"/>
                                  <w:marTop w:val="0"/>
                                  <w:marBottom w:val="0"/>
                                  <w:divBdr>
                                    <w:top w:val="none" w:sz="0" w:space="0" w:color="auto"/>
                                    <w:left w:val="none" w:sz="0" w:space="0" w:color="auto"/>
                                    <w:bottom w:val="none" w:sz="0" w:space="0" w:color="auto"/>
                                    <w:right w:val="none" w:sz="0" w:space="0" w:color="auto"/>
                                  </w:divBdr>
                                </w:div>
                                <w:div w:id="146018350">
                                  <w:marLeft w:val="640"/>
                                  <w:marRight w:val="0"/>
                                  <w:marTop w:val="0"/>
                                  <w:marBottom w:val="0"/>
                                  <w:divBdr>
                                    <w:top w:val="none" w:sz="0" w:space="0" w:color="auto"/>
                                    <w:left w:val="none" w:sz="0" w:space="0" w:color="auto"/>
                                    <w:bottom w:val="none" w:sz="0" w:space="0" w:color="auto"/>
                                    <w:right w:val="none" w:sz="0" w:space="0" w:color="auto"/>
                                  </w:divBdr>
                                </w:div>
                                <w:div w:id="173956325">
                                  <w:marLeft w:val="640"/>
                                  <w:marRight w:val="0"/>
                                  <w:marTop w:val="0"/>
                                  <w:marBottom w:val="0"/>
                                  <w:divBdr>
                                    <w:top w:val="none" w:sz="0" w:space="0" w:color="auto"/>
                                    <w:left w:val="none" w:sz="0" w:space="0" w:color="auto"/>
                                    <w:bottom w:val="none" w:sz="0" w:space="0" w:color="auto"/>
                                    <w:right w:val="none" w:sz="0" w:space="0" w:color="auto"/>
                                  </w:divBdr>
                                </w:div>
                                <w:div w:id="248542577">
                                  <w:marLeft w:val="640"/>
                                  <w:marRight w:val="0"/>
                                  <w:marTop w:val="0"/>
                                  <w:marBottom w:val="0"/>
                                  <w:divBdr>
                                    <w:top w:val="none" w:sz="0" w:space="0" w:color="auto"/>
                                    <w:left w:val="none" w:sz="0" w:space="0" w:color="auto"/>
                                    <w:bottom w:val="none" w:sz="0" w:space="0" w:color="auto"/>
                                    <w:right w:val="none" w:sz="0" w:space="0" w:color="auto"/>
                                  </w:divBdr>
                                </w:div>
                                <w:div w:id="387458446">
                                  <w:marLeft w:val="640"/>
                                  <w:marRight w:val="0"/>
                                  <w:marTop w:val="0"/>
                                  <w:marBottom w:val="0"/>
                                  <w:divBdr>
                                    <w:top w:val="none" w:sz="0" w:space="0" w:color="auto"/>
                                    <w:left w:val="none" w:sz="0" w:space="0" w:color="auto"/>
                                    <w:bottom w:val="none" w:sz="0" w:space="0" w:color="auto"/>
                                    <w:right w:val="none" w:sz="0" w:space="0" w:color="auto"/>
                                  </w:divBdr>
                                </w:div>
                                <w:div w:id="403993999">
                                  <w:marLeft w:val="640"/>
                                  <w:marRight w:val="0"/>
                                  <w:marTop w:val="0"/>
                                  <w:marBottom w:val="0"/>
                                  <w:divBdr>
                                    <w:top w:val="none" w:sz="0" w:space="0" w:color="auto"/>
                                    <w:left w:val="none" w:sz="0" w:space="0" w:color="auto"/>
                                    <w:bottom w:val="none" w:sz="0" w:space="0" w:color="auto"/>
                                    <w:right w:val="none" w:sz="0" w:space="0" w:color="auto"/>
                                  </w:divBdr>
                                </w:div>
                                <w:div w:id="458107824">
                                  <w:marLeft w:val="640"/>
                                  <w:marRight w:val="0"/>
                                  <w:marTop w:val="0"/>
                                  <w:marBottom w:val="0"/>
                                  <w:divBdr>
                                    <w:top w:val="none" w:sz="0" w:space="0" w:color="auto"/>
                                    <w:left w:val="none" w:sz="0" w:space="0" w:color="auto"/>
                                    <w:bottom w:val="none" w:sz="0" w:space="0" w:color="auto"/>
                                    <w:right w:val="none" w:sz="0" w:space="0" w:color="auto"/>
                                  </w:divBdr>
                                </w:div>
                                <w:div w:id="562985437">
                                  <w:marLeft w:val="640"/>
                                  <w:marRight w:val="0"/>
                                  <w:marTop w:val="0"/>
                                  <w:marBottom w:val="0"/>
                                  <w:divBdr>
                                    <w:top w:val="none" w:sz="0" w:space="0" w:color="auto"/>
                                    <w:left w:val="none" w:sz="0" w:space="0" w:color="auto"/>
                                    <w:bottom w:val="none" w:sz="0" w:space="0" w:color="auto"/>
                                    <w:right w:val="none" w:sz="0" w:space="0" w:color="auto"/>
                                  </w:divBdr>
                                </w:div>
                                <w:div w:id="639926209">
                                  <w:marLeft w:val="640"/>
                                  <w:marRight w:val="0"/>
                                  <w:marTop w:val="0"/>
                                  <w:marBottom w:val="0"/>
                                  <w:divBdr>
                                    <w:top w:val="none" w:sz="0" w:space="0" w:color="auto"/>
                                    <w:left w:val="none" w:sz="0" w:space="0" w:color="auto"/>
                                    <w:bottom w:val="none" w:sz="0" w:space="0" w:color="auto"/>
                                    <w:right w:val="none" w:sz="0" w:space="0" w:color="auto"/>
                                  </w:divBdr>
                                </w:div>
                                <w:div w:id="649332770">
                                  <w:marLeft w:val="640"/>
                                  <w:marRight w:val="0"/>
                                  <w:marTop w:val="0"/>
                                  <w:marBottom w:val="0"/>
                                  <w:divBdr>
                                    <w:top w:val="none" w:sz="0" w:space="0" w:color="auto"/>
                                    <w:left w:val="none" w:sz="0" w:space="0" w:color="auto"/>
                                    <w:bottom w:val="none" w:sz="0" w:space="0" w:color="auto"/>
                                    <w:right w:val="none" w:sz="0" w:space="0" w:color="auto"/>
                                  </w:divBdr>
                                </w:div>
                                <w:div w:id="660351230">
                                  <w:marLeft w:val="640"/>
                                  <w:marRight w:val="0"/>
                                  <w:marTop w:val="0"/>
                                  <w:marBottom w:val="0"/>
                                  <w:divBdr>
                                    <w:top w:val="none" w:sz="0" w:space="0" w:color="auto"/>
                                    <w:left w:val="none" w:sz="0" w:space="0" w:color="auto"/>
                                    <w:bottom w:val="none" w:sz="0" w:space="0" w:color="auto"/>
                                    <w:right w:val="none" w:sz="0" w:space="0" w:color="auto"/>
                                  </w:divBdr>
                                </w:div>
                                <w:div w:id="767890814">
                                  <w:marLeft w:val="640"/>
                                  <w:marRight w:val="0"/>
                                  <w:marTop w:val="0"/>
                                  <w:marBottom w:val="0"/>
                                  <w:divBdr>
                                    <w:top w:val="none" w:sz="0" w:space="0" w:color="auto"/>
                                    <w:left w:val="none" w:sz="0" w:space="0" w:color="auto"/>
                                    <w:bottom w:val="none" w:sz="0" w:space="0" w:color="auto"/>
                                    <w:right w:val="none" w:sz="0" w:space="0" w:color="auto"/>
                                  </w:divBdr>
                                </w:div>
                                <w:div w:id="854348019">
                                  <w:marLeft w:val="640"/>
                                  <w:marRight w:val="0"/>
                                  <w:marTop w:val="0"/>
                                  <w:marBottom w:val="0"/>
                                  <w:divBdr>
                                    <w:top w:val="none" w:sz="0" w:space="0" w:color="auto"/>
                                    <w:left w:val="none" w:sz="0" w:space="0" w:color="auto"/>
                                    <w:bottom w:val="none" w:sz="0" w:space="0" w:color="auto"/>
                                    <w:right w:val="none" w:sz="0" w:space="0" w:color="auto"/>
                                  </w:divBdr>
                                </w:div>
                                <w:div w:id="1014116208">
                                  <w:marLeft w:val="640"/>
                                  <w:marRight w:val="0"/>
                                  <w:marTop w:val="0"/>
                                  <w:marBottom w:val="0"/>
                                  <w:divBdr>
                                    <w:top w:val="none" w:sz="0" w:space="0" w:color="auto"/>
                                    <w:left w:val="none" w:sz="0" w:space="0" w:color="auto"/>
                                    <w:bottom w:val="none" w:sz="0" w:space="0" w:color="auto"/>
                                    <w:right w:val="none" w:sz="0" w:space="0" w:color="auto"/>
                                  </w:divBdr>
                                </w:div>
                                <w:div w:id="1075081384">
                                  <w:marLeft w:val="640"/>
                                  <w:marRight w:val="0"/>
                                  <w:marTop w:val="0"/>
                                  <w:marBottom w:val="0"/>
                                  <w:divBdr>
                                    <w:top w:val="none" w:sz="0" w:space="0" w:color="auto"/>
                                    <w:left w:val="none" w:sz="0" w:space="0" w:color="auto"/>
                                    <w:bottom w:val="none" w:sz="0" w:space="0" w:color="auto"/>
                                    <w:right w:val="none" w:sz="0" w:space="0" w:color="auto"/>
                                  </w:divBdr>
                                </w:div>
                                <w:div w:id="1103067776">
                                  <w:marLeft w:val="640"/>
                                  <w:marRight w:val="0"/>
                                  <w:marTop w:val="0"/>
                                  <w:marBottom w:val="0"/>
                                  <w:divBdr>
                                    <w:top w:val="none" w:sz="0" w:space="0" w:color="auto"/>
                                    <w:left w:val="none" w:sz="0" w:space="0" w:color="auto"/>
                                    <w:bottom w:val="none" w:sz="0" w:space="0" w:color="auto"/>
                                    <w:right w:val="none" w:sz="0" w:space="0" w:color="auto"/>
                                  </w:divBdr>
                                </w:div>
                                <w:div w:id="1149590367">
                                  <w:marLeft w:val="640"/>
                                  <w:marRight w:val="0"/>
                                  <w:marTop w:val="0"/>
                                  <w:marBottom w:val="0"/>
                                  <w:divBdr>
                                    <w:top w:val="none" w:sz="0" w:space="0" w:color="auto"/>
                                    <w:left w:val="none" w:sz="0" w:space="0" w:color="auto"/>
                                    <w:bottom w:val="none" w:sz="0" w:space="0" w:color="auto"/>
                                    <w:right w:val="none" w:sz="0" w:space="0" w:color="auto"/>
                                  </w:divBdr>
                                </w:div>
                                <w:div w:id="1160734670">
                                  <w:marLeft w:val="640"/>
                                  <w:marRight w:val="0"/>
                                  <w:marTop w:val="0"/>
                                  <w:marBottom w:val="0"/>
                                  <w:divBdr>
                                    <w:top w:val="none" w:sz="0" w:space="0" w:color="auto"/>
                                    <w:left w:val="none" w:sz="0" w:space="0" w:color="auto"/>
                                    <w:bottom w:val="none" w:sz="0" w:space="0" w:color="auto"/>
                                    <w:right w:val="none" w:sz="0" w:space="0" w:color="auto"/>
                                  </w:divBdr>
                                </w:div>
                                <w:div w:id="1163085394">
                                  <w:marLeft w:val="640"/>
                                  <w:marRight w:val="0"/>
                                  <w:marTop w:val="0"/>
                                  <w:marBottom w:val="0"/>
                                  <w:divBdr>
                                    <w:top w:val="none" w:sz="0" w:space="0" w:color="auto"/>
                                    <w:left w:val="none" w:sz="0" w:space="0" w:color="auto"/>
                                    <w:bottom w:val="none" w:sz="0" w:space="0" w:color="auto"/>
                                    <w:right w:val="none" w:sz="0" w:space="0" w:color="auto"/>
                                  </w:divBdr>
                                </w:div>
                                <w:div w:id="1200900036">
                                  <w:marLeft w:val="640"/>
                                  <w:marRight w:val="0"/>
                                  <w:marTop w:val="0"/>
                                  <w:marBottom w:val="0"/>
                                  <w:divBdr>
                                    <w:top w:val="none" w:sz="0" w:space="0" w:color="auto"/>
                                    <w:left w:val="none" w:sz="0" w:space="0" w:color="auto"/>
                                    <w:bottom w:val="none" w:sz="0" w:space="0" w:color="auto"/>
                                    <w:right w:val="none" w:sz="0" w:space="0" w:color="auto"/>
                                  </w:divBdr>
                                </w:div>
                                <w:div w:id="1244998276">
                                  <w:marLeft w:val="640"/>
                                  <w:marRight w:val="0"/>
                                  <w:marTop w:val="0"/>
                                  <w:marBottom w:val="0"/>
                                  <w:divBdr>
                                    <w:top w:val="none" w:sz="0" w:space="0" w:color="auto"/>
                                    <w:left w:val="none" w:sz="0" w:space="0" w:color="auto"/>
                                    <w:bottom w:val="none" w:sz="0" w:space="0" w:color="auto"/>
                                    <w:right w:val="none" w:sz="0" w:space="0" w:color="auto"/>
                                  </w:divBdr>
                                </w:div>
                                <w:div w:id="1517041862">
                                  <w:marLeft w:val="640"/>
                                  <w:marRight w:val="0"/>
                                  <w:marTop w:val="0"/>
                                  <w:marBottom w:val="0"/>
                                  <w:divBdr>
                                    <w:top w:val="none" w:sz="0" w:space="0" w:color="auto"/>
                                    <w:left w:val="none" w:sz="0" w:space="0" w:color="auto"/>
                                    <w:bottom w:val="none" w:sz="0" w:space="0" w:color="auto"/>
                                    <w:right w:val="none" w:sz="0" w:space="0" w:color="auto"/>
                                  </w:divBdr>
                                </w:div>
                                <w:div w:id="1793933884">
                                  <w:marLeft w:val="640"/>
                                  <w:marRight w:val="0"/>
                                  <w:marTop w:val="0"/>
                                  <w:marBottom w:val="0"/>
                                  <w:divBdr>
                                    <w:top w:val="none" w:sz="0" w:space="0" w:color="auto"/>
                                    <w:left w:val="none" w:sz="0" w:space="0" w:color="auto"/>
                                    <w:bottom w:val="none" w:sz="0" w:space="0" w:color="auto"/>
                                    <w:right w:val="none" w:sz="0" w:space="0" w:color="auto"/>
                                  </w:divBdr>
                                </w:div>
                                <w:div w:id="1811047197">
                                  <w:marLeft w:val="640"/>
                                  <w:marRight w:val="0"/>
                                  <w:marTop w:val="0"/>
                                  <w:marBottom w:val="0"/>
                                  <w:divBdr>
                                    <w:top w:val="none" w:sz="0" w:space="0" w:color="auto"/>
                                    <w:left w:val="none" w:sz="0" w:space="0" w:color="auto"/>
                                    <w:bottom w:val="none" w:sz="0" w:space="0" w:color="auto"/>
                                    <w:right w:val="none" w:sz="0" w:space="0" w:color="auto"/>
                                  </w:divBdr>
                                </w:div>
                                <w:div w:id="1819297085">
                                  <w:marLeft w:val="640"/>
                                  <w:marRight w:val="0"/>
                                  <w:marTop w:val="0"/>
                                  <w:marBottom w:val="0"/>
                                  <w:divBdr>
                                    <w:top w:val="none" w:sz="0" w:space="0" w:color="auto"/>
                                    <w:left w:val="none" w:sz="0" w:space="0" w:color="auto"/>
                                    <w:bottom w:val="none" w:sz="0" w:space="0" w:color="auto"/>
                                    <w:right w:val="none" w:sz="0" w:space="0" w:color="auto"/>
                                  </w:divBdr>
                                </w:div>
                                <w:div w:id="1874002543">
                                  <w:marLeft w:val="640"/>
                                  <w:marRight w:val="0"/>
                                  <w:marTop w:val="0"/>
                                  <w:marBottom w:val="0"/>
                                  <w:divBdr>
                                    <w:top w:val="none" w:sz="0" w:space="0" w:color="auto"/>
                                    <w:left w:val="none" w:sz="0" w:space="0" w:color="auto"/>
                                    <w:bottom w:val="none" w:sz="0" w:space="0" w:color="auto"/>
                                    <w:right w:val="none" w:sz="0" w:space="0" w:color="auto"/>
                                  </w:divBdr>
                                </w:div>
                                <w:div w:id="1885168975">
                                  <w:marLeft w:val="640"/>
                                  <w:marRight w:val="0"/>
                                  <w:marTop w:val="0"/>
                                  <w:marBottom w:val="0"/>
                                  <w:divBdr>
                                    <w:top w:val="none" w:sz="0" w:space="0" w:color="auto"/>
                                    <w:left w:val="none" w:sz="0" w:space="0" w:color="auto"/>
                                    <w:bottom w:val="none" w:sz="0" w:space="0" w:color="auto"/>
                                    <w:right w:val="none" w:sz="0" w:space="0" w:color="auto"/>
                                  </w:divBdr>
                                </w:div>
                                <w:div w:id="1970166902">
                                  <w:marLeft w:val="640"/>
                                  <w:marRight w:val="0"/>
                                  <w:marTop w:val="0"/>
                                  <w:marBottom w:val="0"/>
                                  <w:divBdr>
                                    <w:top w:val="none" w:sz="0" w:space="0" w:color="auto"/>
                                    <w:left w:val="none" w:sz="0" w:space="0" w:color="auto"/>
                                    <w:bottom w:val="none" w:sz="0" w:space="0" w:color="auto"/>
                                    <w:right w:val="none" w:sz="0" w:space="0" w:color="auto"/>
                                  </w:divBdr>
                                </w:div>
                                <w:div w:id="2017418099">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1978992013">
                          <w:marLeft w:val="640"/>
                          <w:marRight w:val="0"/>
                          <w:marTop w:val="0"/>
                          <w:marBottom w:val="0"/>
                          <w:divBdr>
                            <w:top w:val="none" w:sz="0" w:space="0" w:color="auto"/>
                            <w:left w:val="none" w:sz="0" w:space="0" w:color="auto"/>
                            <w:bottom w:val="none" w:sz="0" w:space="0" w:color="auto"/>
                            <w:right w:val="none" w:sz="0" w:space="0" w:color="auto"/>
                          </w:divBdr>
                        </w:div>
                        <w:div w:id="2086493602">
                          <w:marLeft w:val="640"/>
                          <w:marRight w:val="0"/>
                          <w:marTop w:val="0"/>
                          <w:marBottom w:val="0"/>
                          <w:divBdr>
                            <w:top w:val="none" w:sz="0" w:space="0" w:color="auto"/>
                            <w:left w:val="none" w:sz="0" w:space="0" w:color="auto"/>
                            <w:bottom w:val="none" w:sz="0" w:space="0" w:color="auto"/>
                            <w:right w:val="none" w:sz="0" w:space="0" w:color="auto"/>
                          </w:divBdr>
                        </w:div>
                        <w:div w:id="2115175477">
                          <w:marLeft w:val="640"/>
                          <w:marRight w:val="0"/>
                          <w:marTop w:val="0"/>
                          <w:marBottom w:val="0"/>
                          <w:divBdr>
                            <w:top w:val="none" w:sz="0" w:space="0" w:color="auto"/>
                            <w:left w:val="none" w:sz="0" w:space="0" w:color="auto"/>
                            <w:bottom w:val="none" w:sz="0" w:space="0" w:color="auto"/>
                            <w:right w:val="none" w:sz="0" w:space="0" w:color="auto"/>
                          </w:divBdr>
                        </w:div>
                      </w:divsChild>
                    </w:div>
                    <w:div w:id="933707672">
                      <w:marLeft w:val="0"/>
                      <w:marRight w:val="0"/>
                      <w:marTop w:val="0"/>
                      <w:marBottom w:val="0"/>
                      <w:divBdr>
                        <w:top w:val="none" w:sz="0" w:space="0" w:color="auto"/>
                        <w:left w:val="none" w:sz="0" w:space="0" w:color="auto"/>
                        <w:bottom w:val="none" w:sz="0" w:space="0" w:color="auto"/>
                        <w:right w:val="none" w:sz="0" w:space="0" w:color="auto"/>
                      </w:divBdr>
                      <w:divsChild>
                        <w:div w:id="79764856">
                          <w:marLeft w:val="640"/>
                          <w:marRight w:val="0"/>
                          <w:marTop w:val="0"/>
                          <w:marBottom w:val="0"/>
                          <w:divBdr>
                            <w:top w:val="none" w:sz="0" w:space="0" w:color="auto"/>
                            <w:left w:val="none" w:sz="0" w:space="0" w:color="auto"/>
                            <w:bottom w:val="none" w:sz="0" w:space="0" w:color="auto"/>
                            <w:right w:val="none" w:sz="0" w:space="0" w:color="auto"/>
                          </w:divBdr>
                        </w:div>
                        <w:div w:id="189076267">
                          <w:marLeft w:val="640"/>
                          <w:marRight w:val="0"/>
                          <w:marTop w:val="0"/>
                          <w:marBottom w:val="0"/>
                          <w:divBdr>
                            <w:top w:val="none" w:sz="0" w:space="0" w:color="auto"/>
                            <w:left w:val="none" w:sz="0" w:space="0" w:color="auto"/>
                            <w:bottom w:val="none" w:sz="0" w:space="0" w:color="auto"/>
                            <w:right w:val="none" w:sz="0" w:space="0" w:color="auto"/>
                          </w:divBdr>
                        </w:div>
                        <w:div w:id="237373310">
                          <w:marLeft w:val="640"/>
                          <w:marRight w:val="0"/>
                          <w:marTop w:val="0"/>
                          <w:marBottom w:val="0"/>
                          <w:divBdr>
                            <w:top w:val="none" w:sz="0" w:space="0" w:color="auto"/>
                            <w:left w:val="none" w:sz="0" w:space="0" w:color="auto"/>
                            <w:bottom w:val="none" w:sz="0" w:space="0" w:color="auto"/>
                            <w:right w:val="none" w:sz="0" w:space="0" w:color="auto"/>
                          </w:divBdr>
                        </w:div>
                        <w:div w:id="286862190">
                          <w:marLeft w:val="640"/>
                          <w:marRight w:val="0"/>
                          <w:marTop w:val="0"/>
                          <w:marBottom w:val="0"/>
                          <w:divBdr>
                            <w:top w:val="none" w:sz="0" w:space="0" w:color="auto"/>
                            <w:left w:val="none" w:sz="0" w:space="0" w:color="auto"/>
                            <w:bottom w:val="none" w:sz="0" w:space="0" w:color="auto"/>
                            <w:right w:val="none" w:sz="0" w:space="0" w:color="auto"/>
                          </w:divBdr>
                        </w:div>
                        <w:div w:id="390808231">
                          <w:marLeft w:val="640"/>
                          <w:marRight w:val="0"/>
                          <w:marTop w:val="0"/>
                          <w:marBottom w:val="0"/>
                          <w:divBdr>
                            <w:top w:val="none" w:sz="0" w:space="0" w:color="auto"/>
                            <w:left w:val="none" w:sz="0" w:space="0" w:color="auto"/>
                            <w:bottom w:val="none" w:sz="0" w:space="0" w:color="auto"/>
                            <w:right w:val="none" w:sz="0" w:space="0" w:color="auto"/>
                          </w:divBdr>
                        </w:div>
                        <w:div w:id="403600482">
                          <w:marLeft w:val="640"/>
                          <w:marRight w:val="0"/>
                          <w:marTop w:val="0"/>
                          <w:marBottom w:val="0"/>
                          <w:divBdr>
                            <w:top w:val="none" w:sz="0" w:space="0" w:color="auto"/>
                            <w:left w:val="none" w:sz="0" w:space="0" w:color="auto"/>
                            <w:bottom w:val="none" w:sz="0" w:space="0" w:color="auto"/>
                            <w:right w:val="none" w:sz="0" w:space="0" w:color="auto"/>
                          </w:divBdr>
                        </w:div>
                        <w:div w:id="404689504">
                          <w:marLeft w:val="640"/>
                          <w:marRight w:val="0"/>
                          <w:marTop w:val="0"/>
                          <w:marBottom w:val="0"/>
                          <w:divBdr>
                            <w:top w:val="none" w:sz="0" w:space="0" w:color="auto"/>
                            <w:left w:val="none" w:sz="0" w:space="0" w:color="auto"/>
                            <w:bottom w:val="none" w:sz="0" w:space="0" w:color="auto"/>
                            <w:right w:val="none" w:sz="0" w:space="0" w:color="auto"/>
                          </w:divBdr>
                        </w:div>
                        <w:div w:id="463667394">
                          <w:marLeft w:val="640"/>
                          <w:marRight w:val="0"/>
                          <w:marTop w:val="0"/>
                          <w:marBottom w:val="0"/>
                          <w:divBdr>
                            <w:top w:val="none" w:sz="0" w:space="0" w:color="auto"/>
                            <w:left w:val="none" w:sz="0" w:space="0" w:color="auto"/>
                            <w:bottom w:val="none" w:sz="0" w:space="0" w:color="auto"/>
                            <w:right w:val="none" w:sz="0" w:space="0" w:color="auto"/>
                          </w:divBdr>
                        </w:div>
                        <w:div w:id="568541650">
                          <w:marLeft w:val="640"/>
                          <w:marRight w:val="0"/>
                          <w:marTop w:val="0"/>
                          <w:marBottom w:val="0"/>
                          <w:divBdr>
                            <w:top w:val="none" w:sz="0" w:space="0" w:color="auto"/>
                            <w:left w:val="none" w:sz="0" w:space="0" w:color="auto"/>
                            <w:bottom w:val="none" w:sz="0" w:space="0" w:color="auto"/>
                            <w:right w:val="none" w:sz="0" w:space="0" w:color="auto"/>
                          </w:divBdr>
                        </w:div>
                        <w:div w:id="608006009">
                          <w:marLeft w:val="640"/>
                          <w:marRight w:val="0"/>
                          <w:marTop w:val="0"/>
                          <w:marBottom w:val="0"/>
                          <w:divBdr>
                            <w:top w:val="none" w:sz="0" w:space="0" w:color="auto"/>
                            <w:left w:val="none" w:sz="0" w:space="0" w:color="auto"/>
                            <w:bottom w:val="none" w:sz="0" w:space="0" w:color="auto"/>
                            <w:right w:val="none" w:sz="0" w:space="0" w:color="auto"/>
                          </w:divBdr>
                        </w:div>
                        <w:div w:id="673263663">
                          <w:marLeft w:val="640"/>
                          <w:marRight w:val="0"/>
                          <w:marTop w:val="0"/>
                          <w:marBottom w:val="0"/>
                          <w:divBdr>
                            <w:top w:val="none" w:sz="0" w:space="0" w:color="auto"/>
                            <w:left w:val="none" w:sz="0" w:space="0" w:color="auto"/>
                            <w:bottom w:val="none" w:sz="0" w:space="0" w:color="auto"/>
                            <w:right w:val="none" w:sz="0" w:space="0" w:color="auto"/>
                          </w:divBdr>
                        </w:div>
                        <w:div w:id="777407355">
                          <w:marLeft w:val="640"/>
                          <w:marRight w:val="0"/>
                          <w:marTop w:val="0"/>
                          <w:marBottom w:val="0"/>
                          <w:divBdr>
                            <w:top w:val="none" w:sz="0" w:space="0" w:color="auto"/>
                            <w:left w:val="none" w:sz="0" w:space="0" w:color="auto"/>
                            <w:bottom w:val="none" w:sz="0" w:space="0" w:color="auto"/>
                            <w:right w:val="none" w:sz="0" w:space="0" w:color="auto"/>
                          </w:divBdr>
                        </w:div>
                        <w:div w:id="796415944">
                          <w:marLeft w:val="640"/>
                          <w:marRight w:val="0"/>
                          <w:marTop w:val="0"/>
                          <w:marBottom w:val="0"/>
                          <w:divBdr>
                            <w:top w:val="none" w:sz="0" w:space="0" w:color="auto"/>
                            <w:left w:val="none" w:sz="0" w:space="0" w:color="auto"/>
                            <w:bottom w:val="none" w:sz="0" w:space="0" w:color="auto"/>
                            <w:right w:val="none" w:sz="0" w:space="0" w:color="auto"/>
                          </w:divBdr>
                        </w:div>
                        <w:div w:id="924725517">
                          <w:marLeft w:val="640"/>
                          <w:marRight w:val="0"/>
                          <w:marTop w:val="0"/>
                          <w:marBottom w:val="0"/>
                          <w:divBdr>
                            <w:top w:val="none" w:sz="0" w:space="0" w:color="auto"/>
                            <w:left w:val="none" w:sz="0" w:space="0" w:color="auto"/>
                            <w:bottom w:val="none" w:sz="0" w:space="0" w:color="auto"/>
                            <w:right w:val="none" w:sz="0" w:space="0" w:color="auto"/>
                          </w:divBdr>
                        </w:div>
                        <w:div w:id="969743298">
                          <w:marLeft w:val="640"/>
                          <w:marRight w:val="0"/>
                          <w:marTop w:val="0"/>
                          <w:marBottom w:val="0"/>
                          <w:divBdr>
                            <w:top w:val="none" w:sz="0" w:space="0" w:color="auto"/>
                            <w:left w:val="none" w:sz="0" w:space="0" w:color="auto"/>
                            <w:bottom w:val="none" w:sz="0" w:space="0" w:color="auto"/>
                            <w:right w:val="none" w:sz="0" w:space="0" w:color="auto"/>
                          </w:divBdr>
                        </w:div>
                        <w:div w:id="1073157848">
                          <w:marLeft w:val="640"/>
                          <w:marRight w:val="0"/>
                          <w:marTop w:val="0"/>
                          <w:marBottom w:val="0"/>
                          <w:divBdr>
                            <w:top w:val="none" w:sz="0" w:space="0" w:color="auto"/>
                            <w:left w:val="none" w:sz="0" w:space="0" w:color="auto"/>
                            <w:bottom w:val="none" w:sz="0" w:space="0" w:color="auto"/>
                            <w:right w:val="none" w:sz="0" w:space="0" w:color="auto"/>
                          </w:divBdr>
                        </w:div>
                        <w:div w:id="1128011113">
                          <w:marLeft w:val="640"/>
                          <w:marRight w:val="0"/>
                          <w:marTop w:val="0"/>
                          <w:marBottom w:val="0"/>
                          <w:divBdr>
                            <w:top w:val="none" w:sz="0" w:space="0" w:color="auto"/>
                            <w:left w:val="none" w:sz="0" w:space="0" w:color="auto"/>
                            <w:bottom w:val="none" w:sz="0" w:space="0" w:color="auto"/>
                            <w:right w:val="none" w:sz="0" w:space="0" w:color="auto"/>
                          </w:divBdr>
                        </w:div>
                        <w:div w:id="1156797984">
                          <w:marLeft w:val="640"/>
                          <w:marRight w:val="0"/>
                          <w:marTop w:val="0"/>
                          <w:marBottom w:val="0"/>
                          <w:divBdr>
                            <w:top w:val="none" w:sz="0" w:space="0" w:color="auto"/>
                            <w:left w:val="none" w:sz="0" w:space="0" w:color="auto"/>
                            <w:bottom w:val="none" w:sz="0" w:space="0" w:color="auto"/>
                            <w:right w:val="none" w:sz="0" w:space="0" w:color="auto"/>
                          </w:divBdr>
                        </w:div>
                        <w:div w:id="1194344547">
                          <w:marLeft w:val="640"/>
                          <w:marRight w:val="0"/>
                          <w:marTop w:val="0"/>
                          <w:marBottom w:val="0"/>
                          <w:divBdr>
                            <w:top w:val="none" w:sz="0" w:space="0" w:color="auto"/>
                            <w:left w:val="none" w:sz="0" w:space="0" w:color="auto"/>
                            <w:bottom w:val="none" w:sz="0" w:space="0" w:color="auto"/>
                            <w:right w:val="none" w:sz="0" w:space="0" w:color="auto"/>
                          </w:divBdr>
                        </w:div>
                        <w:div w:id="1338852156">
                          <w:marLeft w:val="640"/>
                          <w:marRight w:val="0"/>
                          <w:marTop w:val="0"/>
                          <w:marBottom w:val="0"/>
                          <w:divBdr>
                            <w:top w:val="none" w:sz="0" w:space="0" w:color="auto"/>
                            <w:left w:val="none" w:sz="0" w:space="0" w:color="auto"/>
                            <w:bottom w:val="none" w:sz="0" w:space="0" w:color="auto"/>
                            <w:right w:val="none" w:sz="0" w:space="0" w:color="auto"/>
                          </w:divBdr>
                        </w:div>
                        <w:div w:id="1572496451">
                          <w:marLeft w:val="640"/>
                          <w:marRight w:val="0"/>
                          <w:marTop w:val="0"/>
                          <w:marBottom w:val="0"/>
                          <w:divBdr>
                            <w:top w:val="none" w:sz="0" w:space="0" w:color="auto"/>
                            <w:left w:val="none" w:sz="0" w:space="0" w:color="auto"/>
                            <w:bottom w:val="none" w:sz="0" w:space="0" w:color="auto"/>
                            <w:right w:val="none" w:sz="0" w:space="0" w:color="auto"/>
                          </w:divBdr>
                        </w:div>
                        <w:div w:id="1607270495">
                          <w:marLeft w:val="640"/>
                          <w:marRight w:val="0"/>
                          <w:marTop w:val="0"/>
                          <w:marBottom w:val="0"/>
                          <w:divBdr>
                            <w:top w:val="none" w:sz="0" w:space="0" w:color="auto"/>
                            <w:left w:val="none" w:sz="0" w:space="0" w:color="auto"/>
                            <w:bottom w:val="none" w:sz="0" w:space="0" w:color="auto"/>
                            <w:right w:val="none" w:sz="0" w:space="0" w:color="auto"/>
                          </w:divBdr>
                        </w:div>
                        <w:div w:id="1726297890">
                          <w:marLeft w:val="640"/>
                          <w:marRight w:val="0"/>
                          <w:marTop w:val="0"/>
                          <w:marBottom w:val="0"/>
                          <w:divBdr>
                            <w:top w:val="none" w:sz="0" w:space="0" w:color="auto"/>
                            <w:left w:val="none" w:sz="0" w:space="0" w:color="auto"/>
                            <w:bottom w:val="none" w:sz="0" w:space="0" w:color="auto"/>
                            <w:right w:val="none" w:sz="0" w:space="0" w:color="auto"/>
                          </w:divBdr>
                        </w:div>
                        <w:div w:id="1862083489">
                          <w:marLeft w:val="640"/>
                          <w:marRight w:val="0"/>
                          <w:marTop w:val="0"/>
                          <w:marBottom w:val="0"/>
                          <w:divBdr>
                            <w:top w:val="none" w:sz="0" w:space="0" w:color="auto"/>
                            <w:left w:val="none" w:sz="0" w:space="0" w:color="auto"/>
                            <w:bottom w:val="none" w:sz="0" w:space="0" w:color="auto"/>
                            <w:right w:val="none" w:sz="0" w:space="0" w:color="auto"/>
                          </w:divBdr>
                        </w:div>
                        <w:div w:id="1863859088">
                          <w:marLeft w:val="640"/>
                          <w:marRight w:val="0"/>
                          <w:marTop w:val="0"/>
                          <w:marBottom w:val="0"/>
                          <w:divBdr>
                            <w:top w:val="none" w:sz="0" w:space="0" w:color="auto"/>
                            <w:left w:val="none" w:sz="0" w:space="0" w:color="auto"/>
                            <w:bottom w:val="none" w:sz="0" w:space="0" w:color="auto"/>
                            <w:right w:val="none" w:sz="0" w:space="0" w:color="auto"/>
                          </w:divBdr>
                        </w:div>
                        <w:div w:id="1874296265">
                          <w:marLeft w:val="640"/>
                          <w:marRight w:val="0"/>
                          <w:marTop w:val="0"/>
                          <w:marBottom w:val="0"/>
                          <w:divBdr>
                            <w:top w:val="none" w:sz="0" w:space="0" w:color="auto"/>
                            <w:left w:val="none" w:sz="0" w:space="0" w:color="auto"/>
                            <w:bottom w:val="none" w:sz="0" w:space="0" w:color="auto"/>
                            <w:right w:val="none" w:sz="0" w:space="0" w:color="auto"/>
                          </w:divBdr>
                        </w:div>
                        <w:div w:id="1884322687">
                          <w:marLeft w:val="640"/>
                          <w:marRight w:val="0"/>
                          <w:marTop w:val="0"/>
                          <w:marBottom w:val="0"/>
                          <w:divBdr>
                            <w:top w:val="none" w:sz="0" w:space="0" w:color="auto"/>
                            <w:left w:val="none" w:sz="0" w:space="0" w:color="auto"/>
                            <w:bottom w:val="none" w:sz="0" w:space="0" w:color="auto"/>
                            <w:right w:val="none" w:sz="0" w:space="0" w:color="auto"/>
                          </w:divBdr>
                        </w:div>
                        <w:div w:id="2052655533">
                          <w:marLeft w:val="640"/>
                          <w:marRight w:val="0"/>
                          <w:marTop w:val="0"/>
                          <w:marBottom w:val="0"/>
                          <w:divBdr>
                            <w:top w:val="none" w:sz="0" w:space="0" w:color="auto"/>
                            <w:left w:val="none" w:sz="0" w:space="0" w:color="auto"/>
                            <w:bottom w:val="none" w:sz="0" w:space="0" w:color="auto"/>
                            <w:right w:val="none" w:sz="0" w:space="0" w:color="auto"/>
                          </w:divBdr>
                        </w:div>
                        <w:div w:id="2068340248">
                          <w:marLeft w:val="640"/>
                          <w:marRight w:val="0"/>
                          <w:marTop w:val="0"/>
                          <w:marBottom w:val="0"/>
                          <w:divBdr>
                            <w:top w:val="none" w:sz="0" w:space="0" w:color="auto"/>
                            <w:left w:val="none" w:sz="0" w:space="0" w:color="auto"/>
                            <w:bottom w:val="none" w:sz="0" w:space="0" w:color="auto"/>
                            <w:right w:val="none" w:sz="0" w:space="0" w:color="auto"/>
                          </w:divBdr>
                        </w:div>
                        <w:div w:id="2079740339">
                          <w:marLeft w:val="640"/>
                          <w:marRight w:val="0"/>
                          <w:marTop w:val="0"/>
                          <w:marBottom w:val="0"/>
                          <w:divBdr>
                            <w:top w:val="none" w:sz="0" w:space="0" w:color="auto"/>
                            <w:left w:val="none" w:sz="0" w:space="0" w:color="auto"/>
                            <w:bottom w:val="none" w:sz="0" w:space="0" w:color="auto"/>
                            <w:right w:val="none" w:sz="0" w:space="0" w:color="auto"/>
                          </w:divBdr>
                        </w:div>
                      </w:divsChild>
                    </w:div>
                    <w:div w:id="1359773361">
                      <w:marLeft w:val="0"/>
                      <w:marRight w:val="0"/>
                      <w:marTop w:val="0"/>
                      <w:marBottom w:val="0"/>
                      <w:divBdr>
                        <w:top w:val="none" w:sz="0" w:space="0" w:color="auto"/>
                        <w:left w:val="none" w:sz="0" w:space="0" w:color="auto"/>
                        <w:bottom w:val="none" w:sz="0" w:space="0" w:color="auto"/>
                        <w:right w:val="none" w:sz="0" w:space="0" w:color="auto"/>
                      </w:divBdr>
                      <w:divsChild>
                        <w:div w:id="87509890">
                          <w:marLeft w:val="640"/>
                          <w:marRight w:val="0"/>
                          <w:marTop w:val="0"/>
                          <w:marBottom w:val="0"/>
                          <w:divBdr>
                            <w:top w:val="none" w:sz="0" w:space="0" w:color="auto"/>
                            <w:left w:val="none" w:sz="0" w:space="0" w:color="auto"/>
                            <w:bottom w:val="none" w:sz="0" w:space="0" w:color="auto"/>
                            <w:right w:val="none" w:sz="0" w:space="0" w:color="auto"/>
                          </w:divBdr>
                        </w:div>
                        <w:div w:id="102651217">
                          <w:marLeft w:val="640"/>
                          <w:marRight w:val="0"/>
                          <w:marTop w:val="0"/>
                          <w:marBottom w:val="0"/>
                          <w:divBdr>
                            <w:top w:val="none" w:sz="0" w:space="0" w:color="auto"/>
                            <w:left w:val="none" w:sz="0" w:space="0" w:color="auto"/>
                            <w:bottom w:val="none" w:sz="0" w:space="0" w:color="auto"/>
                            <w:right w:val="none" w:sz="0" w:space="0" w:color="auto"/>
                          </w:divBdr>
                        </w:div>
                        <w:div w:id="127282435">
                          <w:marLeft w:val="640"/>
                          <w:marRight w:val="0"/>
                          <w:marTop w:val="0"/>
                          <w:marBottom w:val="0"/>
                          <w:divBdr>
                            <w:top w:val="none" w:sz="0" w:space="0" w:color="auto"/>
                            <w:left w:val="none" w:sz="0" w:space="0" w:color="auto"/>
                            <w:bottom w:val="none" w:sz="0" w:space="0" w:color="auto"/>
                            <w:right w:val="none" w:sz="0" w:space="0" w:color="auto"/>
                          </w:divBdr>
                        </w:div>
                        <w:div w:id="129129022">
                          <w:marLeft w:val="640"/>
                          <w:marRight w:val="0"/>
                          <w:marTop w:val="0"/>
                          <w:marBottom w:val="0"/>
                          <w:divBdr>
                            <w:top w:val="none" w:sz="0" w:space="0" w:color="auto"/>
                            <w:left w:val="none" w:sz="0" w:space="0" w:color="auto"/>
                            <w:bottom w:val="none" w:sz="0" w:space="0" w:color="auto"/>
                            <w:right w:val="none" w:sz="0" w:space="0" w:color="auto"/>
                          </w:divBdr>
                        </w:div>
                        <w:div w:id="313681948">
                          <w:marLeft w:val="640"/>
                          <w:marRight w:val="0"/>
                          <w:marTop w:val="0"/>
                          <w:marBottom w:val="0"/>
                          <w:divBdr>
                            <w:top w:val="none" w:sz="0" w:space="0" w:color="auto"/>
                            <w:left w:val="none" w:sz="0" w:space="0" w:color="auto"/>
                            <w:bottom w:val="none" w:sz="0" w:space="0" w:color="auto"/>
                            <w:right w:val="none" w:sz="0" w:space="0" w:color="auto"/>
                          </w:divBdr>
                        </w:div>
                        <w:div w:id="454258306">
                          <w:marLeft w:val="640"/>
                          <w:marRight w:val="0"/>
                          <w:marTop w:val="0"/>
                          <w:marBottom w:val="0"/>
                          <w:divBdr>
                            <w:top w:val="none" w:sz="0" w:space="0" w:color="auto"/>
                            <w:left w:val="none" w:sz="0" w:space="0" w:color="auto"/>
                            <w:bottom w:val="none" w:sz="0" w:space="0" w:color="auto"/>
                            <w:right w:val="none" w:sz="0" w:space="0" w:color="auto"/>
                          </w:divBdr>
                        </w:div>
                        <w:div w:id="597256182">
                          <w:marLeft w:val="640"/>
                          <w:marRight w:val="0"/>
                          <w:marTop w:val="0"/>
                          <w:marBottom w:val="0"/>
                          <w:divBdr>
                            <w:top w:val="none" w:sz="0" w:space="0" w:color="auto"/>
                            <w:left w:val="none" w:sz="0" w:space="0" w:color="auto"/>
                            <w:bottom w:val="none" w:sz="0" w:space="0" w:color="auto"/>
                            <w:right w:val="none" w:sz="0" w:space="0" w:color="auto"/>
                          </w:divBdr>
                        </w:div>
                        <w:div w:id="776289396">
                          <w:marLeft w:val="640"/>
                          <w:marRight w:val="0"/>
                          <w:marTop w:val="0"/>
                          <w:marBottom w:val="0"/>
                          <w:divBdr>
                            <w:top w:val="none" w:sz="0" w:space="0" w:color="auto"/>
                            <w:left w:val="none" w:sz="0" w:space="0" w:color="auto"/>
                            <w:bottom w:val="none" w:sz="0" w:space="0" w:color="auto"/>
                            <w:right w:val="none" w:sz="0" w:space="0" w:color="auto"/>
                          </w:divBdr>
                        </w:div>
                        <w:div w:id="824971792">
                          <w:marLeft w:val="640"/>
                          <w:marRight w:val="0"/>
                          <w:marTop w:val="0"/>
                          <w:marBottom w:val="0"/>
                          <w:divBdr>
                            <w:top w:val="none" w:sz="0" w:space="0" w:color="auto"/>
                            <w:left w:val="none" w:sz="0" w:space="0" w:color="auto"/>
                            <w:bottom w:val="none" w:sz="0" w:space="0" w:color="auto"/>
                            <w:right w:val="none" w:sz="0" w:space="0" w:color="auto"/>
                          </w:divBdr>
                        </w:div>
                        <w:div w:id="849835384">
                          <w:marLeft w:val="640"/>
                          <w:marRight w:val="0"/>
                          <w:marTop w:val="0"/>
                          <w:marBottom w:val="0"/>
                          <w:divBdr>
                            <w:top w:val="none" w:sz="0" w:space="0" w:color="auto"/>
                            <w:left w:val="none" w:sz="0" w:space="0" w:color="auto"/>
                            <w:bottom w:val="none" w:sz="0" w:space="0" w:color="auto"/>
                            <w:right w:val="none" w:sz="0" w:space="0" w:color="auto"/>
                          </w:divBdr>
                        </w:div>
                        <w:div w:id="855464402">
                          <w:marLeft w:val="640"/>
                          <w:marRight w:val="0"/>
                          <w:marTop w:val="0"/>
                          <w:marBottom w:val="0"/>
                          <w:divBdr>
                            <w:top w:val="none" w:sz="0" w:space="0" w:color="auto"/>
                            <w:left w:val="none" w:sz="0" w:space="0" w:color="auto"/>
                            <w:bottom w:val="none" w:sz="0" w:space="0" w:color="auto"/>
                            <w:right w:val="none" w:sz="0" w:space="0" w:color="auto"/>
                          </w:divBdr>
                        </w:div>
                        <w:div w:id="886912027">
                          <w:marLeft w:val="640"/>
                          <w:marRight w:val="0"/>
                          <w:marTop w:val="0"/>
                          <w:marBottom w:val="0"/>
                          <w:divBdr>
                            <w:top w:val="none" w:sz="0" w:space="0" w:color="auto"/>
                            <w:left w:val="none" w:sz="0" w:space="0" w:color="auto"/>
                            <w:bottom w:val="none" w:sz="0" w:space="0" w:color="auto"/>
                            <w:right w:val="none" w:sz="0" w:space="0" w:color="auto"/>
                          </w:divBdr>
                        </w:div>
                        <w:div w:id="942567238">
                          <w:marLeft w:val="640"/>
                          <w:marRight w:val="0"/>
                          <w:marTop w:val="0"/>
                          <w:marBottom w:val="0"/>
                          <w:divBdr>
                            <w:top w:val="none" w:sz="0" w:space="0" w:color="auto"/>
                            <w:left w:val="none" w:sz="0" w:space="0" w:color="auto"/>
                            <w:bottom w:val="none" w:sz="0" w:space="0" w:color="auto"/>
                            <w:right w:val="none" w:sz="0" w:space="0" w:color="auto"/>
                          </w:divBdr>
                        </w:div>
                        <w:div w:id="981278393">
                          <w:marLeft w:val="640"/>
                          <w:marRight w:val="0"/>
                          <w:marTop w:val="0"/>
                          <w:marBottom w:val="0"/>
                          <w:divBdr>
                            <w:top w:val="none" w:sz="0" w:space="0" w:color="auto"/>
                            <w:left w:val="none" w:sz="0" w:space="0" w:color="auto"/>
                            <w:bottom w:val="none" w:sz="0" w:space="0" w:color="auto"/>
                            <w:right w:val="none" w:sz="0" w:space="0" w:color="auto"/>
                          </w:divBdr>
                        </w:div>
                        <w:div w:id="1037315403">
                          <w:marLeft w:val="640"/>
                          <w:marRight w:val="0"/>
                          <w:marTop w:val="0"/>
                          <w:marBottom w:val="0"/>
                          <w:divBdr>
                            <w:top w:val="none" w:sz="0" w:space="0" w:color="auto"/>
                            <w:left w:val="none" w:sz="0" w:space="0" w:color="auto"/>
                            <w:bottom w:val="none" w:sz="0" w:space="0" w:color="auto"/>
                            <w:right w:val="none" w:sz="0" w:space="0" w:color="auto"/>
                          </w:divBdr>
                        </w:div>
                        <w:div w:id="1056398465">
                          <w:marLeft w:val="640"/>
                          <w:marRight w:val="0"/>
                          <w:marTop w:val="0"/>
                          <w:marBottom w:val="0"/>
                          <w:divBdr>
                            <w:top w:val="none" w:sz="0" w:space="0" w:color="auto"/>
                            <w:left w:val="none" w:sz="0" w:space="0" w:color="auto"/>
                            <w:bottom w:val="none" w:sz="0" w:space="0" w:color="auto"/>
                            <w:right w:val="none" w:sz="0" w:space="0" w:color="auto"/>
                          </w:divBdr>
                        </w:div>
                        <w:div w:id="1059748317">
                          <w:marLeft w:val="640"/>
                          <w:marRight w:val="0"/>
                          <w:marTop w:val="0"/>
                          <w:marBottom w:val="0"/>
                          <w:divBdr>
                            <w:top w:val="none" w:sz="0" w:space="0" w:color="auto"/>
                            <w:left w:val="none" w:sz="0" w:space="0" w:color="auto"/>
                            <w:bottom w:val="none" w:sz="0" w:space="0" w:color="auto"/>
                            <w:right w:val="none" w:sz="0" w:space="0" w:color="auto"/>
                          </w:divBdr>
                        </w:div>
                        <w:div w:id="1122504489">
                          <w:marLeft w:val="640"/>
                          <w:marRight w:val="0"/>
                          <w:marTop w:val="0"/>
                          <w:marBottom w:val="0"/>
                          <w:divBdr>
                            <w:top w:val="none" w:sz="0" w:space="0" w:color="auto"/>
                            <w:left w:val="none" w:sz="0" w:space="0" w:color="auto"/>
                            <w:bottom w:val="none" w:sz="0" w:space="0" w:color="auto"/>
                            <w:right w:val="none" w:sz="0" w:space="0" w:color="auto"/>
                          </w:divBdr>
                        </w:div>
                        <w:div w:id="1184172213">
                          <w:marLeft w:val="640"/>
                          <w:marRight w:val="0"/>
                          <w:marTop w:val="0"/>
                          <w:marBottom w:val="0"/>
                          <w:divBdr>
                            <w:top w:val="none" w:sz="0" w:space="0" w:color="auto"/>
                            <w:left w:val="none" w:sz="0" w:space="0" w:color="auto"/>
                            <w:bottom w:val="none" w:sz="0" w:space="0" w:color="auto"/>
                            <w:right w:val="none" w:sz="0" w:space="0" w:color="auto"/>
                          </w:divBdr>
                        </w:div>
                        <w:div w:id="1392801034">
                          <w:marLeft w:val="640"/>
                          <w:marRight w:val="0"/>
                          <w:marTop w:val="0"/>
                          <w:marBottom w:val="0"/>
                          <w:divBdr>
                            <w:top w:val="none" w:sz="0" w:space="0" w:color="auto"/>
                            <w:left w:val="none" w:sz="0" w:space="0" w:color="auto"/>
                            <w:bottom w:val="none" w:sz="0" w:space="0" w:color="auto"/>
                            <w:right w:val="none" w:sz="0" w:space="0" w:color="auto"/>
                          </w:divBdr>
                        </w:div>
                        <w:div w:id="1443768459">
                          <w:marLeft w:val="640"/>
                          <w:marRight w:val="0"/>
                          <w:marTop w:val="0"/>
                          <w:marBottom w:val="0"/>
                          <w:divBdr>
                            <w:top w:val="none" w:sz="0" w:space="0" w:color="auto"/>
                            <w:left w:val="none" w:sz="0" w:space="0" w:color="auto"/>
                            <w:bottom w:val="none" w:sz="0" w:space="0" w:color="auto"/>
                            <w:right w:val="none" w:sz="0" w:space="0" w:color="auto"/>
                          </w:divBdr>
                        </w:div>
                        <w:div w:id="1544322017">
                          <w:marLeft w:val="640"/>
                          <w:marRight w:val="0"/>
                          <w:marTop w:val="0"/>
                          <w:marBottom w:val="0"/>
                          <w:divBdr>
                            <w:top w:val="none" w:sz="0" w:space="0" w:color="auto"/>
                            <w:left w:val="none" w:sz="0" w:space="0" w:color="auto"/>
                            <w:bottom w:val="none" w:sz="0" w:space="0" w:color="auto"/>
                            <w:right w:val="none" w:sz="0" w:space="0" w:color="auto"/>
                          </w:divBdr>
                        </w:div>
                        <w:div w:id="1548226094">
                          <w:marLeft w:val="640"/>
                          <w:marRight w:val="0"/>
                          <w:marTop w:val="0"/>
                          <w:marBottom w:val="0"/>
                          <w:divBdr>
                            <w:top w:val="none" w:sz="0" w:space="0" w:color="auto"/>
                            <w:left w:val="none" w:sz="0" w:space="0" w:color="auto"/>
                            <w:bottom w:val="none" w:sz="0" w:space="0" w:color="auto"/>
                            <w:right w:val="none" w:sz="0" w:space="0" w:color="auto"/>
                          </w:divBdr>
                        </w:div>
                        <w:div w:id="1636519853">
                          <w:marLeft w:val="640"/>
                          <w:marRight w:val="0"/>
                          <w:marTop w:val="0"/>
                          <w:marBottom w:val="0"/>
                          <w:divBdr>
                            <w:top w:val="none" w:sz="0" w:space="0" w:color="auto"/>
                            <w:left w:val="none" w:sz="0" w:space="0" w:color="auto"/>
                            <w:bottom w:val="none" w:sz="0" w:space="0" w:color="auto"/>
                            <w:right w:val="none" w:sz="0" w:space="0" w:color="auto"/>
                          </w:divBdr>
                        </w:div>
                        <w:div w:id="1766531027">
                          <w:marLeft w:val="640"/>
                          <w:marRight w:val="0"/>
                          <w:marTop w:val="0"/>
                          <w:marBottom w:val="0"/>
                          <w:divBdr>
                            <w:top w:val="none" w:sz="0" w:space="0" w:color="auto"/>
                            <w:left w:val="none" w:sz="0" w:space="0" w:color="auto"/>
                            <w:bottom w:val="none" w:sz="0" w:space="0" w:color="auto"/>
                            <w:right w:val="none" w:sz="0" w:space="0" w:color="auto"/>
                          </w:divBdr>
                        </w:div>
                        <w:div w:id="1807890584">
                          <w:marLeft w:val="640"/>
                          <w:marRight w:val="0"/>
                          <w:marTop w:val="0"/>
                          <w:marBottom w:val="0"/>
                          <w:divBdr>
                            <w:top w:val="none" w:sz="0" w:space="0" w:color="auto"/>
                            <w:left w:val="none" w:sz="0" w:space="0" w:color="auto"/>
                            <w:bottom w:val="none" w:sz="0" w:space="0" w:color="auto"/>
                            <w:right w:val="none" w:sz="0" w:space="0" w:color="auto"/>
                          </w:divBdr>
                        </w:div>
                        <w:div w:id="1860388161">
                          <w:marLeft w:val="640"/>
                          <w:marRight w:val="0"/>
                          <w:marTop w:val="0"/>
                          <w:marBottom w:val="0"/>
                          <w:divBdr>
                            <w:top w:val="none" w:sz="0" w:space="0" w:color="auto"/>
                            <w:left w:val="none" w:sz="0" w:space="0" w:color="auto"/>
                            <w:bottom w:val="none" w:sz="0" w:space="0" w:color="auto"/>
                            <w:right w:val="none" w:sz="0" w:space="0" w:color="auto"/>
                          </w:divBdr>
                        </w:div>
                        <w:div w:id="2056730952">
                          <w:marLeft w:val="640"/>
                          <w:marRight w:val="0"/>
                          <w:marTop w:val="0"/>
                          <w:marBottom w:val="0"/>
                          <w:divBdr>
                            <w:top w:val="none" w:sz="0" w:space="0" w:color="auto"/>
                            <w:left w:val="none" w:sz="0" w:space="0" w:color="auto"/>
                            <w:bottom w:val="none" w:sz="0" w:space="0" w:color="auto"/>
                            <w:right w:val="none" w:sz="0" w:space="0" w:color="auto"/>
                          </w:divBdr>
                        </w:div>
                        <w:div w:id="2104450479">
                          <w:marLeft w:val="640"/>
                          <w:marRight w:val="0"/>
                          <w:marTop w:val="0"/>
                          <w:marBottom w:val="0"/>
                          <w:divBdr>
                            <w:top w:val="none" w:sz="0" w:space="0" w:color="auto"/>
                            <w:left w:val="none" w:sz="0" w:space="0" w:color="auto"/>
                            <w:bottom w:val="none" w:sz="0" w:space="0" w:color="auto"/>
                            <w:right w:val="none" w:sz="0" w:space="0" w:color="auto"/>
                          </w:divBdr>
                        </w:div>
                      </w:divsChild>
                    </w:div>
                    <w:div w:id="1425801221">
                      <w:marLeft w:val="0"/>
                      <w:marRight w:val="0"/>
                      <w:marTop w:val="0"/>
                      <w:marBottom w:val="0"/>
                      <w:divBdr>
                        <w:top w:val="none" w:sz="0" w:space="0" w:color="auto"/>
                        <w:left w:val="none" w:sz="0" w:space="0" w:color="auto"/>
                        <w:bottom w:val="none" w:sz="0" w:space="0" w:color="auto"/>
                        <w:right w:val="none" w:sz="0" w:space="0" w:color="auto"/>
                      </w:divBdr>
                      <w:divsChild>
                        <w:div w:id="53428005">
                          <w:marLeft w:val="640"/>
                          <w:marRight w:val="0"/>
                          <w:marTop w:val="0"/>
                          <w:marBottom w:val="0"/>
                          <w:divBdr>
                            <w:top w:val="none" w:sz="0" w:space="0" w:color="auto"/>
                            <w:left w:val="none" w:sz="0" w:space="0" w:color="auto"/>
                            <w:bottom w:val="none" w:sz="0" w:space="0" w:color="auto"/>
                            <w:right w:val="none" w:sz="0" w:space="0" w:color="auto"/>
                          </w:divBdr>
                        </w:div>
                        <w:div w:id="114301201">
                          <w:marLeft w:val="640"/>
                          <w:marRight w:val="0"/>
                          <w:marTop w:val="0"/>
                          <w:marBottom w:val="0"/>
                          <w:divBdr>
                            <w:top w:val="none" w:sz="0" w:space="0" w:color="auto"/>
                            <w:left w:val="none" w:sz="0" w:space="0" w:color="auto"/>
                            <w:bottom w:val="none" w:sz="0" w:space="0" w:color="auto"/>
                            <w:right w:val="none" w:sz="0" w:space="0" w:color="auto"/>
                          </w:divBdr>
                        </w:div>
                        <w:div w:id="149448466">
                          <w:marLeft w:val="640"/>
                          <w:marRight w:val="0"/>
                          <w:marTop w:val="0"/>
                          <w:marBottom w:val="0"/>
                          <w:divBdr>
                            <w:top w:val="none" w:sz="0" w:space="0" w:color="auto"/>
                            <w:left w:val="none" w:sz="0" w:space="0" w:color="auto"/>
                            <w:bottom w:val="none" w:sz="0" w:space="0" w:color="auto"/>
                            <w:right w:val="none" w:sz="0" w:space="0" w:color="auto"/>
                          </w:divBdr>
                        </w:div>
                        <w:div w:id="223836091">
                          <w:marLeft w:val="640"/>
                          <w:marRight w:val="0"/>
                          <w:marTop w:val="0"/>
                          <w:marBottom w:val="0"/>
                          <w:divBdr>
                            <w:top w:val="none" w:sz="0" w:space="0" w:color="auto"/>
                            <w:left w:val="none" w:sz="0" w:space="0" w:color="auto"/>
                            <w:bottom w:val="none" w:sz="0" w:space="0" w:color="auto"/>
                            <w:right w:val="none" w:sz="0" w:space="0" w:color="auto"/>
                          </w:divBdr>
                        </w:div>
                        <w:div w:id="234436850">
                          <w:marLeft w:val="640"/>
                          <w:marRight w:val="0"/>
                          <w:marTop w:val="0"/>
                          <w:marBottom w:val="0"/>
                          <w:divBdr>
                            <w:top w:val="none" w:sz="0" w:space="0" w:color="auto"/>
                            <w:left w:val="none" w:sz="0" w:space="0" w:color="auto"/>
                            <w:bottom w:val="none" w:sz="0" w:space="0" w:color="auto"/>
                            <w:right w:val="none" w:sz="0" w:space="0" w:color="auto"/>
                          </w:divBdr>
                        </w:div>
                        <w:div w:id="267004108">
                          <w:marLeft w:val="640"/>
                          <w:marRight w:val="0"/>
                          <w:marTop w:val="0"/>
                          <w:marBottom w:val="0"/>
                          <w:divBdr>
                            <w:top w:val="none" w:sz="0" w:space="0" w:color="auto"/>
                            <w:left w:val="none" w:sz="0" w:space="0" w:color="auto"/>
                            <w:bottom w:val="none" w:sz="0" w:space="0" w:color="auto"/>
                            <w:right w:val="none" w:sz="0" w:space="0" w:color="auto"/>
                          </w:divBdr>
                        </w:div>
                        <w:div w:id="288703495">
                          <w:marLeft w:val="640"/>
                          <w:marRight w:val="0"/>
                          <w:marTop w:val="0"/>
                          <w:marBottom w:val="0"/>
                          <w:divBdr>
                            <w:top w:val="none" w:sz="0" w:space="0" w:color="auto"/>
                            <w:left w:val="none" w:sz="0" w:space="0" w:color="auto"/>
                            <w:bottom w:val="none" w:sz="0" w:space="0" w:color="auto"/>
                            <w:right w:val="none" w:sz="0" w:space="0" w:color="auto"/>
                          </w:divBdr>
                        </w:div>
                        <w:div w:id="307322070">
                          <w:marLeft w:val="640"/>
                          <w:marRight w:val="0"/>
                          <w:marTop w:val="0"/>
                          <w:marBottom w:val="0"/>
                          <w:divBdr>
                            <w:top w:val="none" w:sz="0" w:space="0" w:color="auto"/>
                            <w:left w:val="none" w:sz="0" w:space="0" w:color="auto"/>
                            <w:bottom w:val="none" w:sz="0" w:space="0" w:color="auto"/>
                            <w:right w:val="none" w:sz="0" w:space="0" w:color="auto"/>
                          </w:divBdr>
                        </w:div>
                        <w:div w:id="416443733">
                          <w:marLeft w:val="640"/>
                          <w:marRight w:val="0"/>
                          <w:marTop w:val="0"/>
                          <w:marBottom w:val="0"/>
                          <w:divBdr>
                            <w:top w:val="none" w:sz="0" w:space="0" w:color="auto"/>
                            <w:left w:val="none" w:sz="0" w:space="0" w:color="auto"/>
                            <w:bottom w:val="none" w:sz="0" w:space="0" w:color="auto"/>
                            <w:right w:val="none" w:sz="0" w:space="0" w:color="auto"/>
                          </w:divBdr>
                        </w:div>
                        <w:div w:id="438188250">
                          <w:marLeft w:val="640"/>
                          <w:marRight w:val="0"/>
                          <w:marTop w:val="0"/>
                          <w:marBottom w:val="0"/>
                          <w:divBdr>
                            <w:top w:val="none" w:sz="0" w:space="0" w:color="auto"/>
                            <w:left w:val="none" w:sz="0" w:space="0" w:color="auto"/>
                            <w:bottom w:val="none" w:sz="0" w:space="0" w:color="auto"/>
                            <w:right w:val="none" w:sz="0" w:space="0" w:color="auto"/>
                          </w:divBdr>
                        </w:div>
                        <w:div w:id="610164427">
                          <w:marLeft w:val="640"/>
                          <w:marRight w:val="0"/>
                          <w:marTop w:val="0"/>
                          <w:marBottom w:val="0"/>
                          <w:divBdr>
                            <w:top w:val="none" w:sz="0" w:space="0" w:color="auto"/>
                            <w:left w:val="none" w:sz="0" w:space="0" w:color="auto"/>
                            <w:bottom w:val="none" w:sz="0" w:space="0" w:color="auto"/>
                            <w:right w:val="none" w:sz="0" w:space="0" w:color="auto"/>
                          </w:divBdr>
                        </w:div>
                        <w:div w:id="636377084">
                          <w:marLeft w:val="640"/>
                          <w:marRight w:val="0"/>
                          <w:marTop w:val="0"/>
                          <w:marBottom w:val="0"/>
                          <w:divBdr>
                            <w:top w:val="none" w:sz="0" w:space="0" w:color="auto"/>
                            <w:left w:val="none" w:sz="0" w:space="0" w:color="auto"/>
                            <w:bottom w:val="none" w:sz="0" w:space="0" w:color="auto"/>
                            <w:right w:val="none" w:sz="0" w:space="0" w:color="auto"/>
                          </w:divBdr>
                        </w:div>
                        <w:div w:id="807164747">
                          <w:marLeft w:val="640"/>
                          <w:marRight w:val="0"/>
                          <w:marTop w:val="0"/>
                          <w:marBottom w:val="0"/>
                          <w:divBdr>
                            <w:top w:val="none" w:sz="0" w:space="0" w:color="auto"/>
                            <w:left w:val="none" w:sz="0" w:space="0" w:color="auto"/>
                            <w:bottom w:val="none" w:sz="0" w:space="0" w:color="auto"/>
                            <w:right w:val="none" w:sz="0" w:space="0" w:color="auto"/>
                          </w:divBdr>
                        </w:div>
                        <w:div w:id="1050569922">
                          <w:marLeft w:val="640"/>
                          <w:marRight w:val="0"/>
                          <w:marTop w:val="0"/>
                          <w:marBottom w:val="0"/>
                          <w:divBdr>
                            <w:top w:val="none" w:sz="0" w:space="0" w:color="auto"/>
                            <w:left w:val="none" w:sz="0" w:space="0" w:color="auto"/>
                            <w:bottom w:val="none" w:sz="0" w:space="0" w:color="auto"/>
                            <w:right w:val="none" w:sz="0" w:space="0" w:color="auto"/>
                          </w:divBdr>
                        </w:div>
                        <w:div w:id="1094518641">
                          <w:marLeft w:val="640"/>
                          <w:marRight w:val="0"/>
                          <w:marTop w:val="0"/>
                          <w:marBottom w:val="0"/>
                          <w:divBdr>
                            <w:top w:val="none" w:sz="0" w:space="0" w:color="auto"/>
                            <w:left w:val="none" w:sz="0" w:space="0" w:color="auto"/>
                            <w:bottom w:val="none" w:sz="0" w:space="0" w:color="auto"/>
                            <w:right w:val="none" w:sz="0" w:space="0" w:color="auto"/>
                          </w:divBdr>
                        </w:div>
                        <w:div w:id="1202746937">
                          <w:marLeft w:val="640"/>
                          <w:marRight w:val="0"/>
                          <w:marTop w:val="0"/>
                          <w:marBottom w:val="0"/>
                          <w:divBdr>
                            <w:top w:val="none" w:sz="0" w:space="0" w:color="auto"/>
                            <w:left w:val="none" w:sz="0" w:space="0" w:color="auto"/>
                            <w:bottom w:val="none" w:sz="0" w:space="0" w:color="auto"/>
                            <w:right w:val="none" w:sz="0" w:space="0" w:color="auto"/>
                          </w:divBdr>
                        </w:div>
                        <w:div w:id="1240944656">
                          <w:marLeft w:val="640"/>
                          <w:marRight w:val="0"/>
                          <w:marTop w:val="0"/>
                          <w:marBottom w:val="0"/>
                          <w:divBdr>
                            <w:top w:val="none" w:sz="0" w:space="0" w:color="auto"/>
                            <w:left w:val="none" w:sz="0" w:space="0" w:color="auto"/>
                            <w:bottom w:val="none" w:sz="0" w:space="0" w:color="auto"/>
                            <w:right w:val="none" w:sz="0" w:space="0" w:color="auto"/>
                          </w:divBdr>
                        </w:div>
                        <w:div w:id="1350448331">
                          <w:marLeft w:val="640"/>
                          <w:marRight w:val="0"/>
                          <w:marTop w:val="0"/>
                          <w:marBottom w:val="0"/>
                          <w:divBdr>
                            <w:top w:val="none" w:sz="0" w:space="0" w:color="auto"/>
                            <w:left w:val="none" w:sz="0" w:space="0" w:color="auto"/>
                            <w:bottom w:val="none" w:sz="0" w:space="0" w:color="auto"/>
                            <w:right w:val="none" w:sz="0" w:space="0" w:color="auto"/>
                          </w:divBdr>
                        </w:div>
                        <w:div w:id="1375274056">
                          <w:marLeft w:val="640"/>
                          <w:marRight w:val="0"/>
                          <w:marTop w:val="0"/>
                          <w:marBottom w:val="0"/>
                          <w:divBdr>
                            <w:top w:val="none" w:sz="0" w:space="0" w:color="auto"/>
                            <w:left w:val="none" w:sz="0" w:space="0" w:color="auto"/>
                            <w:bottom w:val="none" w:sz="0" w:space="0" w:color="auto"/>
                            <w:right w:val="none" w:sz="0" w:space="0" w:color="auto"/>
                          </w:divBdr>
                        </w:div>
                        <w:div w:id="1421684246">
                          <w:marLeft w:val="640"/>
                          <w:marRight w:val="0"/>
                          <w:marTop w:val="0"/>
                          <w:marBottom w:val="0"/>
                          <w:divBdr>
                            <w:top w:val="none" w:sz="0" w:space="0" w:color="auto"/>
                            <w:left w:val="none" w:sz="0" w:space="0" w:color="auto"/>
                            <w:bottom w:val="none" w:sz="0" w:space="0" w:color="auto"/>
                            <w:right w:val="none" w:sz="0" w:space="0" w:color="auto"/>
                          </w:divBdr>
                        </w:div>
                        <w:div w:id="1485849689">
                          <w:marLeft w:val="640"/>
                          <w:marRight w:val="0"/>
                          <w:marTop w:val="0"/>
                          <w:marBottom w:val="0"/>
                          <w:divBdr>
                            <w:top w:val="none" w:sz="0" w:space="0" w:color="auto"/>
                            <w:left w:val="none" w:sz="0" w:space="0" w:color="auto"/>
                            <w:bottom w:val="none" w:sz="0" w:space="0" w:color="auto"/>
                            <w:right w:val="none" w:sz="0" w:space="0" w:color="auto"/>
                          </w:divBdr>
                        </w:div>
                        <w:div w:id="1583680368">
                          <w:marLeft w:val="640"/>
                          <w:marRight w:val="0"/>
                          <w:marTop w:val="0"/>
                          <w:marBottom w:val="0"/>
                          <w:divBdr>
                            <w:top w:val="none" w:sz="0" w:space="0" w:color="auto"/>
                            <w:left w:val="none" w:sz="0" w:space="0" w:color="auto"/>
                            <w:bottom w:val="none" w:sz="0" w:space="0" w:color="auto"/>
                            <w:right w:val="none" w:sz="0" w:space="0" w:color="auto"/>
                          </w:divBdr>
                        </w:div>
                        <w:div w:id="1642688088">
                          <w:marLeft w:val="640"/>
                          <w:marRight w:val="0"/>
                          <w:marTop w:val="0"/>
                          <w:marBottom w:val="0"/>
                          <w:divBdr>
                            <w:top w:val="none" w:sz="0" w:space="0" w:color="auto"/>
                            <w:left w:val="none" w:sz="0" w:space="0" w:color="auto"/>
                            <w:bottom w:val="none" w:sz="0" w:space="0" w:color="auto"/>
                            <w:right w:val="none" w:sz="0" w:space="0" w:color="auto"/>
                          </w:divBdr>
                        </w:div>
                        <w:div w:id="1693728482">
                          <w:marLeft w:val="640"/>
                          <w:marRight w:val="0"/>
                          <w:marTop w:val="0"/>
                          <w:marBottom w:val="0"/>
                          <w:divBdr>
                            <w:top w:val="none" w:sz="0" w:space="0" w:color="auto"/>
                            <w:left w:val="none" w:sz="0" w:space="0" w:color="auto"/>
                            <w:bottom w:val="none" w:sz="0" w:space="0" w:color="auto"/>
                            <w:right w:val="none" w:sz="0" w:space="0" w:color="auto"/>
                          </w:divBdr>
                        </w:div>
                        <w:div w:id="1713000133">
                          <w:marLeft w:val="640"/>
                          <w:marRight w:val="0"/>
                          <w:marTop w:val="0"/>
                          <w:marBottom w:val="0"/>
                          <w:divBdr>
                            <w:top w:val="none" w:sz="0" w:space="0" w:color="auto"/>
                            <w:left w:val="none" w:sz="0" w:space="0" w:color="auto"/>
                            <w:bottom w:val="none" w:sz="0" w:space="0" w:color="auto"/>
                            <w:right w:val="none" w:sz="0" w:space="0" w:color="auto"/>
                          </w:divBdr>
                        </w:div>
                        <w:div w:id="1735469542">
                          <w:marLeft w:val="640"/>
                          <w:marRight w:val="0"/>
                          <w:marTop w:val="0"/>
                          <w:marBottom w:val="0"/>
                          <w:divBdr>
                            <w:top w:val="none" w:sz="0" w:space="0" w:color="auto"/>
                            <w:left w:val="none" w:sz="0" w:space="0" w:color="auto"/>
                            <w:bottom w:val="none" w:sz="0" w:space="0" w:color="auto"/>
                            <w:right w:val="none" w:sz="0" w:space="0" w:color="auto"/>
                          </w:divBdr>
                        </w:div>
                        <w:div w:id="1802574463">
                          <w:marLeft w:val="640"/>
                          <w:marRight w:val="0"/>
                          <w:marTop w:val="0"/>
                          <w:marBottom w:val="0"/>
                          <w:divBdr>
                            <w:top w:val="none" w:sz="0" w:space="0" w:color="auto"/>
                            <w:left w:val="none" w:sz="0" w:space="0" w:color="auto"/>
                            <w:bottom w:val="none" w:sz="0" w:space="0" w:color="auto"/>
                            <w:right w:val="none" w:sz="0" w:space="0" w:color="auto"/>
                          </w:divBdr>
                        </w:div>
                        <w:div w:id="1923296260">
                          <w:marLeft w:val="640"/>
                          <w:marRight w:val="0"/>
                          <w:marTop w:val="0"/>
                          <w:marBottom w:val="0"/>
                          <w:divBdr>
                            <w:top w:val="none" w:sz="0" w:space="0" w:color="auto"/>
                            <w:left w:val="none" w:sz="0" w:space="0" w:color="auto"/>
                            <w:bottom w:val="none" w:sz="0" w:space="0" w:color="auto"/>
                            <w:right w:val="none" w:sz="0" w:space="0" w:color="auto"/>
                          </w:divBdr>
                        </w:div>
                        <w:div w:id="2113434163">
                          <w:marLeft w:val="640"/>
                          <w:marRight w:val="0"/>
                          <w:marTop w:val="0"/>
                          <w:marBottom w:val="0"/>
                          <w:divBdr>
                            <w:top w:val="none" w:sz="0" w:space="0" w:color="auto"/>
                            <w:left w:val="none" w:sz="0" w:space="0" w:color="auto"/>
                            <w:bottom w:val="none" w:sz="0" w:space="0" w:color="auto"/>
                            <w:right w:val="none" w:sz="0" w:space="0" w:color="auto"/>
                          </w:divBdr>
                        </w:div>
                      </w:divsChild>
                    </w:div>
                    <w:div w:id="1603218128">
                      <w:marLeft w:val="0"/>
                      <w:marRight w:val="0"/>
                      <w:marTop w:val="0"/>
                      <w:marBottom w:val="0"/>
                      <w:divBdr>
                        <w:top w:val="none" w:sz="0" w:space="0" w:color="auto"/>
                        <w:left w:val="none" w:sz="0" w:space="0" w:color="auto"/>
                        <w:bottom w:val="none" w:sz="0" w:space="0" w:color="auto"/>
                        <w:right w:val="none" w:sz="0" w:space="0" w:color="auto"/>
                      </w:divBdr>
                      <w:divsChild>
                        <w:div w:id="105586280">
                          <w:marLeft w:val="640"/>
                          <w:marRight w:val="0"/>
                          <w:marTop w:val="0"/>
                          <w:marBottom w:val="0"/>
                          <w:divBdr>
                            <w:top w:val="none" w:sz="0" w:space="0" w:color="auto"/>
                            <w:left w:val="none" w:sz="0" w:space="0" w:color="auto"/>
                            <w:bottom w:val="none" w:sz="0" w:space="0" w:color="auto"/>
                            <w:right w:val="none" w:sz="0" w:space="0" w:color="auto"/>
                          </w:divBdr>
                        </w:div>
                        <w:div w:id="155264291">
                          <w:marLeft w:val="640"/>
                          <w:marRight w:val="0"/>
                          <w:marTop w:val="0"/>
                          <w:marBottom w:val="0"/>
                          <w:divBdr>
                            <w:top w:val="none" w:sz="0" w:space="0" w:color="auto"/>
                            <w:left w:val="none" w:sz="0" w:space="0" w:color="auto"/>
                            <w:bottom w:val="none" w:sz="0" w:space="0" w:color="auto"/>
                            <w:right w:val="none" w:sz="0" w:space="0" w:color="auto"/>
                          </w:divBdr>
                        </w:div>
                        <w:div w:id="243880193">
                          <w:marLeft w:val="640"/>
                          <w:marRight w:val="0"/>
                          <w:marTop w:val="0"/>
                          <w:marBottom w:val="0"/>
                          <w:divBdr>
                            <w:top w:val="none" w:sz="0" w:space="0" w:color="auto"/>
                            <w:left w:val="none" w:sz="0" w:space="0" w:color="auto"/>
                            <w:bottom w:val="none" w:sz="0" w:space="0" w:color="auto"/>
                            <w:right w:val="none" w:sz="0" w:space="0" w:color="auto"/>
                          </w:divBdr>
                        </w:div>
                        <w:div w:id="275911333">
                          <w:marLeft w:val="640"/>
                          <w:marRight w:val="0"/>
                          <w:marTop w:val="0"/>
                          <w:marBottom w:val="0"/>
                          <w:divBdr>
                            <w:top w:val="none" w:sz="0" w:space="0" w:color="auto"/>
                            <w:left w:val="none" w:sz="0" w:space="0" w:color="auto"/>
                            <w:bottom w:val="none" w:sz="0" w:space="0" w:color="auto"/>
                            <w:right w:val="none" w:sz="0" w:space="0" w:color="auto"/>
                          </w:divBdr>
                        </w:div>
                        <w:div w:id="349071470">
                          <w:marLeft w:val="640"/>
                          <w:marRight w:val="0"/>
                          <w:marTop w:val="0"/>
                          <w:marBottom w:val="0"/>
                          <w:divBdr>
                            <w:top w:val="none" w:sz="0" w:space="0" w:color="auto"/>
                            <w:left w:val="none" w:sz="0" w:space="0" w:color="auto"/>
                            <w:bottom w:val="none" w:sz="0" w:space="0" w:color="auto"/>
                            <w:right w:val="none" w:sz="0" w:space="0" w:color="auto"/>
                          </w:divBdr>
                        </w:div>
                        <w:div w:id="428044745">
                          <w:marLeft w:val="640"/>
                          <w:marRight w:val="0"/>
                          <w:marTop w:val="0"/>
                          <w:marBottom w:val="0"/>
                          <w:divBdr>
                            <w:top w:val="none" w:sz="0" w:space="0" w:color="auto"/>
                            <w:left w:val="none" w:sz="0" w:space="0" w:color="auto"/>
                            <w:bottom w:val="none" w:sz="0" w:space="0" w:color="auto"/>
                            <w:right w:val="none" w:sz="0" w:space="0" w:color="auto"/>
                          </w:divBdr>
                        </w:div>
                        <w:div w:id="557787507">
                          <w:marLeft w:val="640"/>
                          <w:marRight w:val="0"/>
                          <w:marTop w:val="0"/>
                          <w:marBottom w:val="0"/>
                          <w:divBdr>
                            <w:top w:val="none" w:sz="0" w:space="0" w:color="auto"/>
                            <w:left w:val="none" w:sz="0" w:space="0" w:color="auto"/>
                            <w:bottom w:val="none" w:sz="0" w:space="0" w:color="auto"/>
                            <w:right w:val="none" w:sz="0" w:space="0" w:color="auto"/>
                          </w:divBdr>
                        </w:div>
                        <w:div w:id="595595025">
                          <w:marLeft w:val="640"/>
                          <w:marRight w:val="0"/>
                          <w:marTop w:val="0"/>
                          <w:marBottom w:val="0"/>
                          <w:divBdr>
                            <w:top w:val="none" w:sz="0" w:space="0" w:color="auto"/>
                            <w:left w:val="none" w:sz="0" w:space="0" w:color="auto"/>
                            <w:bottom w:val="none" w:sz="0" w:space="0" w:color="auto"/>
                            <w:right w:val="none" w:sz="0" w:space="0" w:color="auto"/>
                          </w:divBdr>
                        </w:div>
                        <w:div w:id="675425987">
                          <w:marLeft w:val="640"/>
                          <w:marRight w:val="0"/>
                          <w:marTop w:val="0"/>
                          <w:marBottom w:val="0"/>
                          <w:divBdr>
                            <w:top w:val="none" w:sz="0" w:space="0" w:color="auto"/>
                            <w:left w:val="none" w:sz="0" w:space="0" w:color="auto"/>
                            <w:bottom w:val="none" w:sz="0" w:space="0" w:color="auto"/>
                            <w:right w:val="none" w:sz="0" w:space="0" w:color="auto"/>
                          </w:divBdr>
                        </w:div>
                        <w:div w:id="747849419">
                          <w:marLeft w:val="640"/>
                          <w:marRight w:val="0"/>
                          <w:marTop w:val="0"/>
                          <w:marBottom w:val="0"/>
                          <w:divBdr>
                            <w:top w:val="none" w:sz="0" w:space="0" w:color="auto"/>
                            <w:left w:val="none" w:sz="0" w:space="0" w:color="auto"/>
                            <w:bottom w:val="none" w:sz="0" w:space="0" w:color="auto"/>
                            <w:right w:val="none" w:sz="0" w:space="0" w:color="auto"/>
                          </w:divBdr>
                        </w:div>
                        <w:div w:id="751318248">
                          <w:marLeft w:val="640"/>
                          <w:marRight w:val="0"/>
                          <w:marTop w:val="0"/>
                          <w:marBottom w:val="0"/>
                          <w:divBdr>
                            <w:top w:val="none" w:sz="0" w:space="0" w:color="auto"/>
                            <w:left w:val="none" w:sz="0" w:space="0" w:color="auto"/>
                            <w:bottom w:val="none" w:sz="0" w:space="0" w:color="auto"/>
                            <w:right w:val="none" w:sz="0" w:space="0" w:color="auto"/>
                          </w:divBdr>
                        </w:div>
                        <w:div w:id="774832566">
                          <w:marLeft w:val="640"/>
                          <w:marRight w:val="0"/>
                          <w:marTop w:val="0"/>
                          <w:marBottom w:val="0"/>
                          <w:divBdr>
                            <w:top w:val="none" w:sz="0" w:space="0" w:color="auto"/>
                            <w:left w:val="none" w:sz="0" w:space="0" w:color="auto"/>
                            <w:bottom w:val="none" w:sz="0" w:space="0" w:color="auto"/>
                            <w:right w:val="none" w:sz="0" w:space="0" w:color="auto"/>
                          </w:divBdr>
                        </w:div>
                        <w:div w:id="836264381">
                          <w:marLeft w:val="640"/>
                          <w:marRight w:val="0"/>
                          <w:marTop w:val="0"/>
                          <w:marBottom w:val="0"/>
                          <w:divBdr>
                            <w:top w:val="none" w:sz="0" w:space="0" w:color="auto"/>
                            <w:left w:val="none" w:sz="0" w:space="0" w:color="auto"/>
                            <w:bottom w:val="none" w:sz="0" w:space="0" w:color="auto"/>
                            <w:right w:val="none" w:sz="0" w:space="0" w:color="auto"/>
                          </w:divBdr>
                        </w:div>
                        <w:div w:id="949240854">
                          <w:marLeft w:val="640"/>
                          <w:marRight w:val="0"/>
                          <w:marTop w:val="0"/>
                          <w:marBottom w:val="0"/>
                          <w:divBdr>
                            <w:top w:val="none" w:sz="0" w:space="0" w:color="auto"/>
                            <w:left w:val="none" w:sz="0" w:space="0" w:color="auto"/>
                            <w:bottom w:val="none" w:sz="0" w:space="0" w:color="auto"/>
                            <w:right w:val="none" w:sz="0" w:space="0" w:color="auto"/>
                          </w:divBdr>
                        </w:div>
                        <w:div w:id="974456650">
                          <w:marLeft w:val="640"/>
                          <w:marRight w:val="0"/>
                          <w:marTop w:val="0"/>
                          <w:marBottom w:val="0"/>
                          <w:divBdr>
                            <w:top w:val="none" w:sz="0" w:space="0" w:color="auto"/>
                            <w:left w:val="none" w:sz="0" w:space="0" w:color="auto"/>
                            <w:bottom w:val="none" w:sz="0" w:space="0" w:color="auto"/>
                            <w:right w:val="none" w:sz="0" w:space="0" w:color="auto"/>
                          </w:divBdr>
                        </w:div>
                        <w:div w:id="977342096">
                          <w:marLeft w:val="640"/>
                          <w:marRight w:val="0"/>
                          <w:marTop w:val="0"/>
                          <w:marBottom w:val="0"/>
                          <w:divBdr>
                            <w:top w:val="none" w:sz="0" w:space="0" w:color="auto"/>
                            <w:left w:val="none" w:sz="0" w:space="0" w:color="auto"/>
                            <w:bottom w:val="none" w:sz="0" w:space="0" w:color="auto"/>
                            <w:right w:val="none" w:sz="0" w:space="0" w:color="auto"/>
                          </w:divBdr>
                        </w:div>
                        <w:div w:id="1143499454">
                          <w:marLeft w:val="640"/>
                          <w:marRight w:val="0"/>
                          <w:marTop w:val="0"/>
                          <w:marBottom w:val="0"/>
                          <w:divBdr>
                            <w:top w:val="none" w:sz="0" w:space="0" w:color="auto"/>
                            <w:left w:val="none" w:sz="0" w:space="0" w:color="auto"/>
                            <w:bottom w:val="none" w:sz="0" w:space="0" w:color="auto"/>
                            <w:right w:val="none" w:sz="0" w:space="0" w:color="auto"/>
                          </w:divBdr>
                        </w:div>
                        <w:div w:id="1180044262">
                          <w:marLeft w:val="640"/>
                          <w:marRight w:val="0"/>
                          <w:marTop w:val="0"/>
                          <w:marBottom w:val="0"/>
                          <w:divBdr>
                            <w:top w:val="none" w:sz="0" w:space="0" w:color="auto"/>
                            <w:left w:val="none" w:sz="0" w:space="0" w:color="auto"/>
                            <w:bottom w:val="none" w:sz="0" w:space="0" w:color="auto"/>
                            <w:right w:val="none" w:sz="0" w:space="0" w:color="auto"/>
                          </w:divBdr>
                        </w:div>
                        <w:div w:id="1287007884">
                          <w:marLeft w:val="640"/>
                          <w:marRight w:val="0"/>
                          <w:marTop w:val="0"/>
                          <w:marBottom w:val="0"/>
                          <w:divBdr>
                            <w:top w:val="none" w:sz="0" w:space="0" w:color="auto"/>
                            <w:left w:val="none" w:sz="0" w:space="0" w:color="auto"/>
                            <w:bottom w:val="none" w:sz="0" w:space="0" w:color="auto"/>
                            <w:right w:val="none" w:sz="0" w:space="0" w:color="auto"/>
                          </w:divBdr>
                        </w:div>
                        <w:div w:id="1350258195">
                          <w:marLeft w:val="640"/>
                          <w:marRight w:val="0"/>
                          <w:marTop w:val="0"/>
                          <w:marBottom w:val="0"/>
                          <w:divBdr>
                            <w:top w:val="none" w:sz="0" w:space="0" w:color="auto"/>
                            <w:left w:val="none" w:sz="0" w:space="0" w:color="auto"/>
                            <w:bottom w:val="none" w:sz="0" w:space="0" w:color="auto"/>
                            <w:right w:val="none" w:sz="0" w:space="0" w:color="auto"/>
                          </w:divBdr>
                        </w:div>
                        <w:div w:id="1365784862">
                          <w:marLeft w:val="640"/>
                          <w:marRight w:val="0"/>
                          <w:marTop w:val="0"/>
                          <w:marBottom w:val="0"/>
                          <w:divBdr>
                            <w:top w:val="none" w:sz="0" w:space="0" w:color="auto"/>
                            <w:left w:val="none" w:sz="0" w:space="0" w:color="auto"/>
                            <w:bottom w:val="none" w:sz="0" w:space="0" w:color="auto"/>
                            <w:right w:val="none" w:sz="0" w:space="0" w:color="auto"/>
                          </w:divBdr>
                        </w:div>
                        <w:div w:id="1395927997">
                          <w:marLeft w:val="640"/>
                          <w:marRight w:val="0"/>
                          <w:marTop w:val="0"/>
                          <w:marBottom w:val="0"/>
                          <w:divBdr>
                            <w:top w:val="none" w:sz="0" w:space="0" w:color="auto"/>
                            <w:left w:val="none" w:sz="0" w:space="0" w:color="auto"/>
                            <w:bottom w:val="none" w:sz="0" w:space="0" w:color="auto"/>
                            <w:right w:val="none" w:sz="0" w:space="0" w:color="auto"/>
                          </w:divBdr>
                        </w:div>
                        <w:div w:id="1591354912">
                          <w:marLeft w:val="640"/>
                          <w:marRight w:val="0"/>
                          <w:marTop w:val="0"/>
                          <w:marBottom w:val="0"/>
                          <w:divBdr>
                            <w:top w:val="none" w:sz="0" w:space="0" w:color="auto"/>
                            <w:left w:val="none" w:sz="0" w:space="0" w:color="auto"/>
                            <w:bottom w:val="none" w:sz="0" w:space="0" w:color="auto"/>
                            <w:right w:val="none" w:sz="0" w:space="0" w:color="auto"/>
                          </w:divBdr>
                        </w:div>
                        <w:div w:id="1955405760">
                          <w:marLeft w:val="640"/>
                          <w:marRight w:val="0"/>
                          <w:marTop w:val="0"/>
                          <w:marBottom w:val="0"/>
                          <w:divBdr>
                            <w:top w:val="none" w:sz="0" w:space="0" w:color="auto"/>
                            <w:left w:val="none" w:sz="0" w:space="0" w:color="auto"/>
                            <w:bottom w:val="none" w:sz="0" w:space="0" w:color="auto"/>
                            <w:right w:val="none" w:sz="0" w:space="0" w:color="auto"/>
                          </w:divBdr>
                        </w:div>
                        <w:div w:id="1996376777">
                          <w:marLeft w:val="640"/>
                          <w:marRight w:val="0"/>
                          <w:marTop w:val="0"/>
                          <w:marBottom w:val="0"/>
                          <w:divBdr>
                            <w:top w:val="none" w:sz="0" w:space="0" w:color="auto"/>
                            <w:left w:val="none" w:sz="0" w:space="0" w:color="auto"/>
                            <w:bottom w:val="none" w:sz="0" w:space="0" w:color="auto"/>
                            <w:right w:val="none" w:sz="0" w:space="0" w:color="auto"/>
                          </w:divBdr>
                        </w:div>
                        <w:div w:id="2030718073">
                          <w:marLeft w:val="640"/>
                          <w:marRight w:val="0"/>
                          <w:marTop w:val="0"/>
                          <w:marBottom w:val="0"/>
                          <w:divBdr>
                            <w:top w:val="none" w:sz="0" w:space="0" w:color="auto"/>
                            <w:left w:val="none" w:sz="0" w:space="0" w:color="auto"/>
                            <w:bottom w:val="none" w:sz="0" w:space="0" w:color="auto"/>
                            <w:right w:val="none" w:sz="0" w:space="0" w:color="auto"/>
                          </w:divBdr>
                        </w:div>
                        <w:div w:id="2062052714">
                          <w:marLeft w:val="640"/>
                          <w:marRight w:val="0"/>
                          <w:marTop w:val="0"/>
                          <w:marBottom w:val="0"/>
                          <w:divBdr>
                            <w:top w:val="none" w:sz="0" w:space="0" w:color="auto"/>
                            <w:left w:val="none" w:sz="0" w:space="0" w:color="auto"/>
                            <w:bottom w:val="none" w:sz="0" w:space="0" w:color="auto"/>
                            <w:right w:val="none" w:sz="0" w:space="0" w:color="auto"/>
                          </w:divBdr>
                        </w:div>
                        <w:div w:id="2106613073">
                          <w:marLeft w:val="640"/>
                          <w:marRight w:val="0"/>
                          <w:marTop w:val="0"/>
                          <w:marBottom w:val="0"/>
                          <w:divBdr>
                            <w:top w:val="none" w:sz="0" w:space="0" w:color="auto"/>
                            <w:left w:val="none" w:sz="0" w:space="0" w:color="auto"/>
                            <w:bottom w:val="none" w:sz="0" w:space="0" w:color="auto"/>
                            <w:right w:val="none" w:sz="0" w:space="0" w:color="auto"/>
                          </w:divBdr>
                        </w:div>
                        <w:div w:id="2129078298">
                          <w:marLeft w:val="640"/>
                          <w:marRight w:val="0"/>
                          <w:marTop w:val="0"/>
                          <w:marBottom w:val="0"/>
                          <w:divBdr>
                            <w:top w:val="none" w:sz="0" w:space="0" w:color="auto"/>
                            <w:left w:val="none" w:sz="0" w:space="0" w:color="auto"/>
                            <w:bottom w:val="none" w:sz="0" w:space="0" w:color="auto"/>
                            <w:right w:val="none" w:sz="0" w:space="0" w:color="auto"/>
                          </w:divBdr>
                        </w:div>
                      </w:divsChild>
                    </w:div>
                    <w:div w:id="1874464417">
                      <w:marLeft w:val="0"/>
                      <w:marRight w:val="0"/>
                      <w:marTop w:val="0"/>
                      <w:marBottom w:val="0"/>
                      <w:divBdr>
                        <w:top w:val="none" w:sz="0" w:space="0" w:color="auto"/>
                        <w:left w:val="none" w:sz="0" w:space="0" w:color="auto"/>
                        <w:bottom w:val="none" w:sz="0" w:space="0" w:color="auto"/>
                        <w:right w:val="none" w:sz="0" w:space="0" w:color="auto"/>
                      </w:divBdr>
                      <w:divsChild>
                        <w:div w:id="31156978">
                          <w:marLeft w:val="640"/>
                          <w:marRight w:val="0"/>
                          <w:marTop w:val="0"/>
                          <w:marBottom w:val="0"/>
                          <w:divBdr>
                            <w:top w:val="none" w:sz="0" w:space="0" w:color="auto"/>
                            <w:left w:val="none" w:sz="0" w:space="0" w:color="auto"/>
                            <w:bottom w:val="none" w:sz="0" w:space="0" w:color="auto"/>
                            <w:right w:val="none" w:sz="0" w:space="0" w:color="auto"/>
                          </w:divBdr>
                        </w:div>
                        <w:div w:id="93401555">
                          <w:marLeft w:val="640"/>
                          <w:marRight w:val="0"/>
                          <w:marTop w:val="0"/>
                          <w:marBottom w:val="0"/>
                          <w:divBdr>
                            <w:top w:val="none" w:sz="0" w:space="0" w:color="auto"/>
                            <w:left w:val="none" w:sz="0" w:space="0" w:color="auto"/>
                            <w:bottom w:val="none" w:sz="0" w:space="0" w:color="auto"/>
                            <w:right w:val="none" w:sz="0" w:space="0" w:color="auto"/>
                          </w:divBdr>
                        </w:div>
                        <w:div w:id="125196845">
                          <w:marLeft w:val="640"/>
                          <w:marRight w:val="0"/>
                          <w:marTop w:val="0"/>
                          <w:marBottom w:val="0"/>
                          <w:divBdr>
                            <w:top w:val="none" w:sz="0" w:space="0" w:color="auto"/>
                            <w:left w:val="none" w:sz="0" w:space="0" w:color="auto"/>
                            <w:bottom w:val="none" w:sz="0" w:space="0" w:color="auto"/>
                            <w:right w:val="none" w:sz="0" w:space="0" w:color="auto"/>
                          </w:divBdr>
                        </w:div>
                        <w:div w:id="184903063">
                          <w:marLeft w:val="640"/>
                          <w:marRight w:val="0"/>
                          <w:marTop w:val="0"/>
                          <w:marBottom w:val="0"/>
                          <w:divBdr>
                            <w:top w:val="none" w:sz="0" w:space="0" w:color="auto"/>
                            <w:left w:val="none" w:sz="0" w:space="0" w:color="auto"/>
                            <w:bottom w:val="none" w:sz="0" w:space="0" w:color="auto"/>
                            <w:right w:val="none" w:sz="0" w:space="0" w:color="auto"/>
                          </w:divBdr>
                        </w:div>
                        <w:div w:id="186219963">
                          <w:marLeft w:val="640"/>
                          <w:marRight w:val="0"/>
                          <w:marTop w:val="0"/>
                          <w:marBottom w:val="0"/>
                          <w:divBdr>
                            <w:top w:val="none" w:sz="0" w:space="0" w:color="auto"/>
                            <w:left w:val="none" w:sz="0" w:space="0" w:color="auto"/>
                            <w:bottom w:val="none" w:sz="0" w:space="0" w:color="auto"/>
                            <w:right w:val="none" w:sz="0" w:space="0" w:color="auto"/>
                          </w:divBdr>
                        </w:div>
                        <w:div w:id="270550842">
                          <w:marLeft w:val="640"/>
                          <w:marRight w:val="0"/>
                          <w:marTop w:val="0"/>
                          <w:marBottom w:val="0"/>
                          <w:divBdr>
                            <w:top w:val="none" w:sz="0" w:space="0" w:color="auto"/>
                            <w:left w:val="none" w:sz="0" w:space="0" w:color="auto"/>
                            <w:bottom w:val="none" w:sz="0" w:space="0" w:color="auto"/>
                            <w:right w:val="none" w:sz="0" w:space="0" w:color="auto"/>
                          </w:divBdr>
                        </w:div>
                        <w:div w:id="366683085">
                          <w:marLeft w:val="640"/>
                          <w:marRight w:val="0"/>
                          <w:marTop w:val="0"/>
                          <w:marBottom w:val="0"/>
                          <w:divBdr>
                            <w:top w:val="none" w:sz="0" w:space="0" w:color="auto"/>
                            <w:left w:val="none" w:sz="0" w:space="0" w:color="auto"/>
                            <w:bottom w:val="none" w:sz="0" w:space="0" w:color="auto"/>
                            <w:right w:val="none" w:sz="0" w:space="0" w:color="auto"/>
                          </w:divBdr>
                        </w:div>
                        <w:div w:id="392777133">
                          <w:marLeft w:val="640"/>
                          <w:marRight w:val="0"/>
                          <w:marTop w:val="0"/>
                          <w:marBottom w:val="0"/>
                          <w:divBdr>
                            <w:top w:val="none" w:sz="0" w:space="0" w:color="auto"/>
                            <w:left w:val="none" w:sz="0" w:space="0" w:color="auto"/>
                            <w:bottom w:val="none" w:sz="0" w:space="0" w:color="auto"/>
                            <w:right w:val="none" w:sz="0" w:space="0" w:color="auto"/>
                          </w:divBdr>
                        </w:div>
                        <w:div w:id="406148583">
                          <w:marLeft w:val="640"/>
                          <w:marRight w:val="0"/>
                          <w:marTop w:val="0"/>
                          <w:marBottom w:val="0"/>
                          <w:divBdr>
                            <w:top w:val="none" w:sz="0" w:space="0" w:color="auto"/>
                            <w:left w:val="none" w:sz="0" w:space="0" w:color="auto"/>
                            <w:bottom w:val="none" w:sz="0" w:space="0" w:color="auto"/>
                            <w:right w:val="none" w:sz="0" w:space="0" w:color="auto"/>
                          </w:divBdr>
                        </w:div>
                        <w:div w:id="454904806">
                          <w:marLeft w:val="640"/>
                          <w:marRight w:val="0"/>
                          <w:marTop w:val="0"/>
                          <w:marBottom w:val="0"/>
                          <w:divBdr>
                            <w:top w:val="none" w:sz="0" w:space="0" w:color="auto"/>
                            <w:left w:val="none" w:sz="0" w:space="0" w:color="auto"/>
                            <w:bottom w:val="none" w:sz="0" w:space="0" w:color="auto"/>
                            <w:right w:val="none" w:sz="0" w:space="0" w:color="auto"/>
                          </w:divBdr>
                        </w:div>
                        <w:div w:id="676466483">
                          <w:marLeft w:val="640"/>
                          <w:marRight w:val="0"/>
                          <w:marTop w:val="0"/>
                          <w:marBottom w:val="0"/>
                          <w:divBdr>
                            <w:top w:val="none" w:sz="0" w:space="0" w:color="auto"/>
                            <w:left w:val="none" w:sz="0" w:space="0" w:color="auto"/>
                            <w:bottom w:val="none" w:sz="0" w:space="0" w:color="auto"/>
                            <w:right w:val="none" w:sz="0" w:space="0" w:color="auto"/>
                          </w:divBdr>
                        </w:div>
                        <w:div w:id="790633423">
                          <w:marLeft w:val="640"/>
                          <w:marRight w:val="0"/>
                          <w:marTop w:val="0"/>
                          <w:marBottom w:val="0"/>
                          <w:divBdr>
                            <w:top w:val="none" w:sz="0" w:space="0" w:color="auto"/>
                            <w:left w:val="none" w:sz="0" w:space="0" w:color="auto"/>
                            <w:bottom w:val="none" w:sz="0" w:space="0" w:color="auto"/>
                            <w:right w:val="none" w:sz="0" w:space="0" w:color="auto"/>
                          </w:divBdr>
                        </w:div>
                        <w:div w:id="810750331">
                          <w:marLeft w:val="640"/>
                          <w:marRight w:val="0"/>
                          <w:marTop w:val="0"/>
                          <w:marBottom w:val="0"/>
                          <w:divBdr>
                            <w:top w:val="none" w:sz="0" w:space="0" w:color="auto"/>
                            <w:left w:val="none" w:sz="0" w:space="0" w:color="auto"/>
                            <w:bottom w:val="none" w:sz="0" w:space="0" w:color="auto"/>
                            <w:right w:val="none" w:sz="0" w:space="0" w:color="auto"/>
                          </w:divBdr>
                        </w:div>
                        <w:div w:id="810899934">
                          <w:marLeft w:val="640"/>
                          <w:marRight w:val="0"/>
                          <w:marTop w:val="0"/>
                          <w:marBottom w:val="0"/>
                          <w:divBdr>
                            <w:top w:val="none" w:sz="0" w:space="0" w:color="auto"/>
                            <w:left w:val="none" w:sz="0" w:space="0" w:color="auto"/>
                            <w:bottom w:val="none" w:sz="0" w:space="0" w:color="auto"/>
                            <w:right w:val="none" w:sz="0" w:space="0" w:color="auto"/>
                          </w:divBdr>
                        </w:div>
                        <w:div w:id="827549474">
                          <w:marLeft w:val="640"/>
                          <w:marRight w:val="0"/>
                          <w:marTop w:val="0"/>
                          <w:marBottom w:val="0"/>
                          <w:divBdr>
                            <w:top w:val="none" w:sz="0" w:space="0" w:color="auto"/>
                            <w:left w:val="none" w:sz="0" w:space="0" w:color="auto"/>
                            <w:bottom w:val="none" w:sz="0" w:space="0" w:color="auto"/>
                            <w:right w:val="none" w:sz="0" w:space="0" w:color="auto"/>
                          </w:divBdr>
                        </w:div>
                        <w:div w:id="864246250">
                          <w:marLeft w:val="640"/>
                          <w:marRight w:val="0"/>
                          <w:marTop w:val="0"/>
                          <w:marBottom w:val="0"/>
                          <w:divBdr>
                            <w:top w:val="none" w:sz="0" w:space="0" w:color="auto"/>
                            <w:left w:val="none" w:sz="0" w:space="0" w:color="auto"/>
                            <w:bottom w:val="none" w:sz="0" w:space="0" w:color="auto"/>
                            <w:right w:val="none" w:sz="0" w:space="0" w:color="auto"/>
                          </w:divBdr>
                        </w:div>
                        <w:div w:id="931663269">
                          <w:marLeft w:val="640"/>
                          <w:marRight w:val="0"/>
                          <w:marTop w:val="0"/>
                          <w:marBottom w:val="0"/>
                          <w:divBdr>
                            <w:top w:val="none" w:sz="0" w:space="0" w:color="auto"/>
                            <w:left w:val="none" w:sz="0" w:space="0" w:color="auto"/>
                            <w:bottom w:val="none" w:sz="0" w:space="0" w:color="auto"/>
                            <w:right w:val="none" w:sz="0" w:space="0" w:color="auto"/>
                          </w:divBdr>
                        </w:div>
                        <w:div w:id="962424305">
                          <w:marLeft w:val="640"/>
                          <w:marRight w:val="0"/>
                          <w:marTop w:val="0"/>
                          <w:marBottom w:val="0"/>
                          <w:divBdr>
                            <w:top w:val="none" w:sz="0" w:space="0" w:color="auto"/>
                            <w:left w:val="none" w:sz="0" w:space="0" w:color="auto"/>
                            <w:bottom w:val="none" w:sz="0" w:space="0" w:color="auto"/>
                            <w:right w:val="none" w:sz="0" w:space="0" w:color="auto"/>
                          </w:divBdr>
                        </w:div>
                        <w:div w:id="1010567124">
                          <w:marLeft w:val="640"/>
                          <w:marRight w:val="0"/>
                          <w:marTop w:val="0"/>
                          <w:marBottom w:val="0"/>
                          <w:divBdr>
                            <w:top w:val="none" w:sz="0" w:space="0" w:color="auto"/>
                            <w:left w:val="none" w:sz="0" w:space="0" w:color="auto"/>
                            <w:bottom w:val="none" w:sz="0" w:space="0" w:color="auto"/>
                            <w:right w:val="none" w:sz="0" w:space="0" w:color="auto"/>
                          </w:divBdr>
                        </w:div>
                        <w:div w:id="1058092747">
                          <w:marLeft w:val="640"/>
                          <w:marRight w:val="0"/>
                          <w:marTop w:val="0"/>
                          <w:marBottom w:val="0"/>
                          <w:divBdr>
                            <w:top w:val="none" w:sz="0" w:space="0" w:color="auto"/>
                            <w:left w:val="none" w:sz="0" w:space="0" w:color="auto"/>
                            <w:bottom w:val="none" w:sz="0" w:space="0" w:color="auto"/>
                            <w:right w:val="none" w:sz="0" w:space="0" w:color="auto"/>
                          </w:divBdr>
                        </w:div>
                        <w:div w:id="1163862313">
                          <w:marLeft w:val="640"/>
                          <w:marRight w:val="0"/>
                          <w:marTop w:val="0"/>
                          <w:marBottom w:val="0"/>
                          <w:divBdr>
                            <w:top w:val="none" w:sz="0" w:space="0" w:color="auto"/>
                            <w:left w:val="none" w:sz="0" w:space="0" w:color="auto"/>
                            <w:bottom w:val="none" w:sz="0" w:space="0" w:color="auto"/>
                            <w:right w:val="none" w:sz="0" w:space="0" w:color="auto"/>
                          </w:divBdr>
                        </w:div>
                        <w:div w:id="1230114082">
                          <w:marLeft w:val="640"/>
                          <w:marRight w:val="0"/>
                          <w:marTop w:val="0"/>
                          <w:marBottom w:val="0"/>
                          <w:divBdr>
                            <w:top w:val="none" w:sz="0" w:space="0" w:color="auto"/>
                            <w:left w:val="none" w:sz="0" w:space="0" w:color="auto"/>
                            <w:bottom w:val="none" w:sz="0" w:space="0" w:color="auto"/>
                            <w:right w:val="none" w:sz="0" w:space="0" w:color="auto"/>
                          </w:divBdr>
                        </w:div>
                        <w:div w:id="1260993445">
                          <w:marLeft w:val="640"/>
                          <w:marRight w:val="0"/>
                          <w:marTop w:val="0"/>
                          <w:marBottom w:val="0"/>
                          <w:divBdr>
                            <w:top w:val="none" w:sz="0" w:space="0" w:color="auto"/>
                            <w:left w:val="none" w:sz="0" w:space="0" w:color="auto"/>
                            <w:bottom w:val="none" w:sz="0" w:space="0" w:color="auto"/>
                            <w:right w:val="none" w:sz="0" w:space="0" w:color="auto"/>
                          </w:divBdr>
                        </w:div>
                        <w:div w:id="1583758143">
                          <w:marLeft w:val="640"/>
                          <w:marRight w:val="0"/>
                          <w:marTop w:val="0"/>
                          <w:marBottom w:val="0"/>
                          <w:divBdr>
                            <w:top w:val="none" w:sz="0" w:space="0" w:color="auto"/>
                            <w:left w:val="none" w:sz="0" w:space="0" w:color="auto"/>
                            <w:bottom w:val="none" w:sz="0" w:space="0" w:color="auto"/>
                            <w:right w:val="none" w:sz="0" w:space="0" w:color="auto"/>
                          </w:divBdr>
                        </w:div>
                        <w:div w:id="1776362830">
                          <w:marLeft w:val="640"/>
                          <w:marRight w:val="0"/>
                          <w:marTop w:val="0"/>
                          <w:marBottom w:val="0"/>
                          <w:divBdr>
                            <w:top w:val="none" w:sz="0" w:space="0" w:color="auto"/>
                            <w:left w:val="none" w:sz="0" w:space="0" w:color="auto"/>
                            <w:bottom w:val="none" w:sz="0" w:space="0" w:color="auto"/>
                            <w:right w:val="none" w:sz="0" w:space="0" w:color="auto"/>
                          </w:divBdr>
                        </w:div>
                        <w:div w:id="1860503834">
                          <w:marLeft w:val="640"/>
                          <w:marRight w:val="0"/>
                          <w:marTop w:val="0"/>
                          <w:marBottom w:val="0"/>
                          <w:divBdr>
                            <w:top w:val="none" w:sz="0" w:space="0" w:color="auto"/>
                            <w:left w:val="none" w:sz="0" w:space="0" w:color="auto"/>
                            <w:bottom w:val="none" w:sz="0" w:space="0" w:color="auto"/>
                            <w:right w:val="none" w:sz="0" w:space="0" w:color="auto"/>
                          </w:divBdr>
                        </w:div>
                        <w:div w:id="1899049652">
                          <w:marLeft w:val="640"/>
                          <w:marRight w:val="0"/>
                          <w:marTop w:val="0"/>
                          <w:marBottom w:val="0"/>
                          <w:divBdr>
                            <w:top w:val="none" w:sz="0" w:space="0" w:color="auto"/>
                            <w:left w:val="none" w:sz="0" w:space="0" w:color="auto"/>
                            <w:bottom w:val="none" w:sz="0" w:space="0" w:color="auto"/>
                            <w:right w:val="none" w:sz="0" w:space="0" w:color="auto"/>
                          </w:divBdr>
                        </w:div>
                        <w:div w:id="1963531808">
                          <w:marLeft w:val="640"/>
                          <w:marRight w:val="0"/>
                          <w:marTop w:val="0"/>
                          <w:marBottom w:val="0"/>
                          <w:divBdr>
                            <w:top w:val="none" w:sz="0" w:space="0" w:color="auto"/>
                            <w:left w:val="none" w:sz="0" w:space="0" w:color="auto"/>
                            <w:bottom w:val="none" w:sz="0" w:space="0" w:color="auto"/>
                            <w:right w:val="none" w:sz="0" w:space="0" w:color="auto"/>
                          </w:divBdr>
                        </w:div>
                        <w:div w:id="2118789760">
                          <w:marLeft w:val="640"/>
                          <w:marRight w:val="0"/>
                          <w:marTop w:val="0"/>
                          <w:marBottom w:val="0"/>
                          <w:divBdr>
                            <w:top w:val="none" w:sz="0" w:space="0" w:color="auto"/>
                            <w:left w:val="none" w:sz="0" w:space="0" w:color="auto"/>
                            <w:bottom w:val="none" w:sz="0" w:space="0" w:color="auto"/>
                            <w:right w:val="none" w:sz="0" w:space="0" w:color="auto"/>
                          </w:divBdr>
                        </w:div>
                      </w:divsChild>
                    </w:div>
                    <w:div w:id="2057585662">
                      <w:marLeft w:val="0"/>
                      <w:marRight w:val="0"/>
                      <w:marTop w:val="0"/>
                      <w:marBottom w:val="0"/>
                      <w:divBdr>
                        <w:top w:val="none" w:sz="0" w:space="0" w:color="auto"/>
                        <w:left w:val="none" w:sz="0" w:space="0" w:color="auto"/>
                        <w:bottom w:val="none" w:sz="0" w:space="0" w:color="auto"/>
                        <w:right w:val="none" w:sz="0" w:space="0" w:color="auto"/>
                      </w:divBdr>
                      <w:divsChild>
                        <w:div w:id="539634271">
                          <w:marLeft w:val="640"/>
                          <w:marRight w:val="0"/>
                          <w:marTop w:val="0"/>
                          <w:marBottom w:val="0"/>
                          <w:divBdr>
                            <w:top w:val="none" w:sz="0" w:space="0" w:color="auto"/>
                            <w:left w:val="none" w:sz="0" w:space="0" w:color="auto"/>
                            <w:bottom w:val="none" w:sz="0" w:space="0" w:color="auto"/>
                            <w:right w:val="none" w:sz="0" w:space="0" w:color="auto"/>
                          </w:divBdr>
                        </w:div>
                        <w:div w:id="559831035">
                          <w:marLeft w:val="640"/>
                          <w:marRight w:val="0"/>
                          <w:marTop w:val="0"/>
                          <w:marBottom w:val="0"/>
                          <w:divBdr>
                            <w:top w:val="none" w:sz="0" w:space="0" w:color="auto"/>
                            <w:left w:val="none" w:sz="0" w:space="0" w:color="auto"/>
                            <w:bottom w:val="none" w:sz="0" w:space="0" w:color="auto"/>
                            <w:right w:val="none" w:sz="0" w:space="0" w:color="auto"/>
                          </w:divBdr>
                        </w:div>
                        <w:div w:id="581374435">
                          <w:marLeft w:val="640"/>
                          <w:marRight w:val="0"/>
                          <w:marTop w:val="0"/>
                          <w:marBottom w:val="0"/>
                          <w:divBdr>
                            <w:top w:val="none" w:sz="0" w:space="0" w:color="auto"/>
                            <w:left w:val="none" w:sz="0" w:space="0" w:color="auto"/>
                            <w:bottom w:val="none" w:sz="0" w:space="0" w:color="auto"/>
                            <w:right w:val="none" w:sz="0" w:space="0" w:color="auto"/>
                          </w:divBdr>
                        </w:div>
                        <w:div w:id="614944688">
                          <w:marLeft w:val="640"/>
                          <w:marRight w:val="0"/>
                          <w:marTop w:val="0"/>
                          <w:marBottom w:val="0"/>
                          <w:divBdr>
                            <w:top w:val="none" w:sz="0" w:space="0" w:color="auto"/>
                            <w:left w:val="none" w:sz="0" w:space="0" w:color="auto"/>
                            <w:bottom w:val="none" w:sz="0" w:space="0" w:color="auto"/>
                            <w:right w:val="none" w:sz="0" w:space="0" w:color="auto"/>
                          </w:divBdr>
                        </w:div>
                        <w:div w:id="659192389">
                          <w:marLeft w:val="640"/>
                          <w:marRight w:val="0"/>
                          <w:marTop w:val="0"/>
                          <w:marBottom w:val="0"/>
                          <w:divBdr>
                            <w:top w:val="none" w:sz="0" w:space="0" w:color="auto"/>
                            <w:left w:val="none" w:sz="0" w:space="0" w:color="auto"/>
                            <w:bottom w:val="none" w:sz="0" w:space="0" w:color="auto"/>
                            <w:right w:val="none" w:sz="0" w:space="0" w:color="auto"/>
                          </w:divBdr>
                        </w:div>
                        <w:div w:id="662972208">
                          <w:marLeft w:val="640"/>
                          <w:marRight w:val="0"/>
                          <w:marTop w:val="0"/>
                          <w:marBottom w:val="0"/>
                          <w:divBdr>
                            <w:top w:val="none" w:sz="0" w:space="0" w:color="auto"/>
                            <w:left w:val="none" w:sz="0" w:space="0" w:color="auto"/>
                            <w:bottom w:val="none" w:sz="0" w:space="0" w:color="auto"/>
                            <w:right w:val="none" w:sz="0" w:space="0" w:color="auto"/>
                          </w:divBdr>
                        </w:div>
                        <w:div w:id="733623473">
                          <w:marLeft w:val="640"/>
                          <w:marRight w:val="0"/>
                          <w:marTop w:val="0"/>
                          <w:marBottom w:val="0"/>
                          <w:divBdr>
                            <w:top w:val="none" w:sz="0" w:space="0" w:color="auto"/>
                            <w:left w:val="none" w:sz="0" w:space="0" w:color="auto"/>
                            <w:bottom w:val="none" w:sz="0" w:space="0" w:color="auto"/>
                            <w:right w:val="none" w:sz="0" w:space="0" w:color="auto"/>
                          </w:divBdr>
                        </w:div>
                        <w:div w:id="815343886">
                          <w:marLeft w:val="640"/>
                          <w:marRight w:val="0"/>
                          <w:marTop w:val="0"/>
                          <w:marBottom w:val="0"/>
                          <w:divBdr>
                            <w:top w:val="none" w:sz="0" w:space="0" w:color="auto"/>
                            <w:left w:val="none" w:sz="0" w:space="0" w:color="auto"/>
                            <w:bottom w:val="none" w:sz="0" w:space="0" w:color="auto"/>
                            <w:right w:val="none" w:sz="0" w:space="0" w:color="auto"/>
                          </w:divBdr>
                        </w:div>
                        <w:div w:id="878054629">
                          <w:marLeft w:val="640"/>
                          <w:marRight w:val="0"/>
                          <w:marTop w:val="0"/>
                          <w:marBottom w:val="0"/>
                          <w:divBdr>
                            <w:top w:val="none" w:sz="0" w:space="0" w:color="auto"/>
                            <w:left w:val="none" w:sz="0" w:space="0" w:color="auto"/>
                            <w:bottom w:val="none" w:sz="0" w:space="0" w:color="auto"/>
                            <w:right w:val="none" w:sz="0" w:space="0" w:color="auto"/>
                          </w:divBdr>
                        </w:div>
                        <w:div w:id="908226088">
                          <w:marLeft w:val="640"/>
                          <w:marRight w:val="0"/>
                          <w:marTop w:val="0"/>
                          <w:marBottom w:val="0"/>
                          <w:divBdr>
                            <w:top w:val="none" w:sz="0" w:space="0" w:color="auto"/>
                            <w:left w:val="none" w:sz="0" w:space="0" w:color="auto"/>
                            <w:bottom w:val="none" w:sz="0" w:space="0" w:color="auto"/>
                            <w:right w:val="none" w:sz="0" w:space="0" w:color="auto"/>
                          </w:divBdr>
                        </w:div>
                        <w:div w:id="913272832">
                          <w:marLeft w:val="640"/>
                          <w:marRight w:val="0"/>
                          <w:marTop w:val="0"/>
                          <w:marBottom w:val="0"/>
                          <w:divBdr>
                            <w:top w:val="none" w:sz="0" w:space="0" w:color="auto"/>
                            <w:left w:val="none" w:sz="0" w:space="0" w:color="auto"/>
                            <w:bottom w:val="none" w:sz="0" w:space="0" w:color="auto"/>
                            <w:right w:val="none" w:sz="0" w:space="0" w:color="auto"/>
                          </w:divBdr>
                        </w:div>
                        <w:div w:id="949698340">
                          <w:marLeft w:val="640"/>
                          <w:marRight w:val="0"/>
                          <w:marTop w:val="0"/>
                          <w:marBottom w:val="0"/>
                          <w:divBdr>
                            <w:top w:val="none" w:sz="0" w:space="0" w:color="auto"/>
                            <w:left w:val="none" w:sz="0" w:space="0" w:color="auto"/>
                            <w:bottom w:val="none" w:sz="0" w:space="0" w:color="auto"/>
                            <w:right w:val="none" w:sz="0" w:space="0" w:color="auto"/>
                          </w:divBdr>
                        </w:div>
                        <w:div w:id="1002246104">
                          <w:marLeft w:val="640"/>
                          <w:marRight w:val="0"/>
                          <w:marTop w:val="0"/>
                          <w:marBottom w:val="0"/>
                          <w:divBdr>
                            <w:top w:val="none" w:sz="0" w:space="0" w:color="auto"/>
                            <w:left w:val="none" w:sz="0" w:space="0" w:color="auto"/>
                            <w:bottom w:val="none" w:sz="0" w:space="0" w:color="auto"/>
                            <w:right w:val="none" w:sz="0" w:space="0" w:color="auto"/>
                          </w:divBdr>
                        </w:div>
                        <w:div w:id="1092892589">
                          <w:marLeft w:val="640"/>
                          <w:marRight w:val="0"/>
                          <w:marTop w:val="0"/>
                          <w:marBottom w:val="0"/>
                          <w:divBdr>
                            <w:top w:val="none" w:sz="0" w:space="0" w:color="auto"/>
                            <w:left w:val="none" w:sz="0" w:space="0" w:color="auto"/>
                            <w:bottom w:val="none" w:sz="0" w:space="0" w:color="auto"/>
                            <w:right w:val="none" w:sz="0" w:space="0" w:color="auto"/>
                          </w:divBdr>
                        </w:div>
                        <w:div w:id="1118066642">
                          <w:marLeft w:val="640"/>
                          <w:marRight w:val="0"/>
                          <w:marTop w:val="0"/>
                          <w:marBottom w:val="0"/>
                          <w:divBdr>
                            <w:top w:val="none" w:sz="0" w:space="0" w:color="auto"/>
                            <w:left w:val="none" w:sz="0" w:space="0" w:color="auto"/>
                            <w:bottom w:val="none" w:sz="0" w:space="0" w:color="auto"/>
                            <w:right w:val="none" w:sz="0" w:space="0" w:color="auto"/>
                          </w:divBdr>
                        </w:div>
                        <w:div w:id="1514227863">
                          <w:marLeft w:val="640"/>
                          <w:marRight w:val="0"/>
                          <w:marTop w:val="0"/>
                          <w:marBottom w:val="0"/>
                          <w:divBdr>
                            <w:top w:val="none" w:sz="0" w:space="0" w:color="auto"/>
                            <w:left w:val="none" w:sz="0" w:space="0" w:color="auto"/>
                            <w:bottom w:val="none" w:sz="0" w:space="0" w:color="auto"/>
                            <w:right w:val="none" w:sz="0" w:space="0" w:color="auto"/>
                          </w:divBdr>
                        </w:div>
                        <w:div w:id="1556425253">
                          <w:marLeft w:val="640"/>
                          <w:marRight w:val="0"/>
                          <w:marTop w:val="0"/>
                          <w:marBottom w:val="0"/>
                          <w:divBdr>
                            <w:top w:val="none" w:sz="0" w:space="0" w:color="auto"/>
                            <w:left w:val="none" w:sz="0" w:space="0" w:color="auto"/>
                            <w:bottom w:val="none" w:sz="0" w:space="0" w:color="auto"/>
                            <w:right w:val="none" w:sz="0" w:space="0" w:color="auto"/>
                          </w:divBdr>
                        </w:div>
                        <w:div w:id="1559511212">
                          <w:marLeft w:val="640"/>
                          <w:marRight w:val="0"/>
                          <w:marTop w:val="0"/>
                          <w:marBottom w:val="0"/>
                          <w:divBdr>
                            <w:top w:val="none" w:sz="0" w:space="0" w:color="auto"/>
                            <w:left w:val="none" w:sz="0" w:space="0" w:color="auto"/>
                            <w:bottom w:val="none" w:sz="0" w:space="0" w:color="auto"/>
                            <w:right w:val="none" w:sz="0" w:space="0" w:color="auto"/>
                          </w:divBdr>
                        </w:div>
                        <w:div w:id="1598248419">
                          <w:marLeft w:val="640"/>
                          <w:marRight w:val="0"/>
                          <w:marTop w:val="0"/>
                          <w:marBottom w:val="0"/>
                          <w:divBdr>
                            <w:top w:val="none" w:sz="0" w:space="0" w:color="auto"/>
                            <w:left w:val="none" w:sz="0" w:space="0" w:color="auto"/>
                            <w:bottom w:val="none" w:sz="0" w:space="0" w:color="auto"/>
                            <w:right w:val="none" w:sz="0" w:space="0" w:color="auto"/>
                          </w:divBdr>
                        </w:div>
                        <w:div w:id="1612542248">
                          <w:marLeft w:val="640"/>
                          <w:marRight w:val="0"/>
                          <w:marTop w:val="0"/>
                          <w:marBottom w:val="0"/>
                          <w:divBdr>
                            <w:top w:val="none" w:sz="0" w:space="0" w:color="auto"/>
                            <w:left w:val="none" w:sz="0" w:space="0" w:color="auto"/>
                            <w:bottom w:val="none" w:sz="0" w:space="0" w:color="auto"/>
                            <w:right w:val="none" w:sz="0" w:space="0" w:color="auto"/>
                          </w:divBdr>
                        </w:div>
                        <w:div w:id="1667589627">
                          <w:marLeft w:val="640"/>
                          <w:marRight w:val="0"/>
                          <w:marTop w:val="0"/>
                          <w:marBottom w:val="0"/>
                          <w:divBdr>
                            <w:top w:val="none" w:sz="0" w:space="0" w:color="auto"/>
                            <w:left w:val="none" w:sz="0" w:space="0" w:color="auto"/>
                            <w:bottom w:val="none" w:sz="0" w:space="0" w:color="auto"/>
                            <w:right w:val="none" w:sz="0" w:space="0" w:color="auto"/>
                          </w:divBdr>
                        </w:div>
                        <w:div w:id="1723671543">
                          <w:marLeft w:val="640"/>
                          <w:marRight w:val="0"/>
                          <w:marTop w:val="0"/>
                          <w:marBottom w:val="0"/>
                          <w:divBdr>
                            <w:top w:val="none" w:sz="0" w:space="0" w:color="auto"/>
                            <w:left w:val="none" w:sz="0" w:space="0" w:color="auto"/>
                            <w:bottom w:val="none" w:sz="0" w:space="0" w:color="auto"/>
                            <w:right w:val="none" w:sz="0" w:space="0" w:color="auto"/>
                          </w:divBdr>
                        </w:div>
                        <w:div w:id="1736007438">
                          <w:marLeft w:val="640"/>
                          <w:marRight w:val="0"/>
                          <w:marTop w:val="0"/>
                          <w:marBottom w:val="0"/>
                          <w:divBdr>
                            <w:top w:val="none" w:sz="0" w:space="0" w:color="auto"/>
                            <w:left w:val="none" w:sz="0" w:space="0" w:color="auto"/>
                            <w:bottom w:val="none" w:sz="0" w:space="0" w:color="auto"/>
                            <w:right w:val="none" w:sz="0" w:space="0" w:color="auto"/>
                          </w:divBdr>
                        </w:div>
                        <w:div w:id="1825656007">
                          <w:marLeft w:val="640"/>
                          <w:marRight w:val="0"/>
                          <w:marTop w:val="0"/>
                          <w:marBottom w:val="0"/>
                          <w:divBdr>
                            <w:top w:val="none" w:sz="0" w:space="0" w:color="auto"/>
                            <w:left w:val="none" w:sz="0" w:space="0" w:color="auto"/>
                            <w:bottom w:val="none" w:sz="0" w:space="0" w:color="auto"/>
                            <w:right w:val="none" w:sz="0" w:space="0" w:color="auto"/>
                          </w:divBdr>
                        </w:div>
                        <w:div w:id="1851481273">
                          <w:marLeft w:val="640"/>
                          <w:marRight w:val="0"/>
                          <w:marTop w:val="0"/>
                          <w:marBottom w:val="0"/>
                          <w:divBdr>
                            <w:top w:val="none" w:sz="0" w:space="0" w:color="auto"/>
                            <w:left w:val="none" w:sz="0" w:space="0" w:color="auto"/>
                            <w:bottom w:val="none" w:sz="0" w:space="0" w:color="auto"/>
                            <w:right w:val="none" w:sz="0" w:space="0" w:color="auto"/>
                          </w:divBdr>
                        </w:div>
                        <w:div w:id="1964536130">
                          <w:marLeft w:val="640"/>
                          <w:marRight w:val="0"/>
                          <w:marTop w:val="0"/>
                          <w:marBottom w:val="0"/>
                          <w:divBdr>
                            <w:top w:val="none" w:sz="0" w:space="0" w:color="auto"/>
                            <w:left w:val="none" w:sz="0" w:space="0" w:color="auto"/>
                            <w:bottom w:val="none" w:sz="0" w:space="0" w:color="auto"/>
                            <w:right w:val="none" w:sz="0" w:space="0" w:color="auto"/>
                          </w:divBdr>
                        </w:div>
                        <w:div w:id="2060205526">
                          <w:marLeft w:val="640"/>
                          <w:marRight w:val="0"/>
                          <w:marTop w:val="0"/>
                          <w:marBottom w:val="0"/>
                          <w:divBdr>
                            <w:top w:val="none" w:sz="0" w:space="0" w:color="auto"/>
                            <w:left w:val="none" w:sz="0" w:space="0" w:color="auto"/>
                            <w:bottom w:val="none" w:sz="0" w:space="0" w:color="auto"/>
                            <w:right w:val="none" w:sz="0" w:space="0" w:color="auto"/>
                          </w:divBdr>
                        </w:div>
                        <w:div w:id="2070380098">
                          <w:marLeft w:val="640"/>
                          <w:marRight w:val="0"/>
                          <w:marTop w:val="0"/>
                          <w:marBottom w:val="0"/>
                          <w:divBdr>
                            <w:top w:val="none" w:sz="0" w:space="0" w:color="auto"/>
                            <w:left w:val="none" w:sz="0" w:space="0" w:color="auto"/>
                            <w:bottom w:val="none" w:sz="0" w:space="0" w:color="auto"/>
                            <w:right w:val="none" w:sz="0" w:space="0" w:color="auto"/>
                          </w:divBdr>
                        </w:div>
                        <w:div w:id="2094620820">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2086029195">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1951007385">
          <w:marLeft w:val="640"/>
          <w:marRight w:val="0"/>
          <w:marTop w:val="0"/>
          <w:marBottom w:val="0"/>
          <w:divBdr>
            <w:top w:val="none" w:sz="0" w:space="0" w:color="auto"/>
            <w:left w:val="none" w:sz="0" w:space="0" w:color="auto"/>
            <w:bottom w:val="none" w:sz="0" w:space="0" w:color="auto"/>
            <w:right w:val="none" w:sz="0" w:space="0" w:color="auto"/>
          </w:divBdr>
        </w:div>
        <w:div w:id="2002079972">
          <w:marLeft w:val="640"/>
          <w:marRight w:val="0"/>
          <w:marTop w:val="0"/>
          <w:marBottom w:val="0"/>
          <w:divBdr>
            <w:top w:val="none" w:sz="0" w:space="0" w:color="auto"/>
            <w:left w:val="none" w:sz="0" w:space="0" w:color="auto"/>
            <w:bottom w:val="none" w:sz="0" w:space="0" w:color="auto"/>
            <w:right w:val="none" w:sz="0" w:space="0" w:color="auto"/>
          </w:divBdr>
        </w:div>
        <w:div w:id="2035571942">
          <w:marLeft w:val="640"/>
          <w:marRight w:val="0"/>
          <w:marTop w:val="0"/>
          <w:marBottom w:val="0"/>
          <w:divBdr>
            <w:top w:val="none" w:sz="0" w:space="0" w:color="auto"/>
            <w:left w:val="none" w:sz="0" w:space="0" w:color="auto"/>
            <w:bottom w:val="none" w:sz="0" w:space="0" w:color="auto"/>
            <w:right w:val="none" w:sz="0" w:space="0" w:color="auto"/>
          </w:divBdr>
        </w:div>
        <w:div w:id="2041736695">
          <w:marLeft w:val="640"/>
          <w:marRight w:val="0"/>
          <w:marTop w:val="0"/>
          <w:marBottom w:val="0"/>
          <w:divBdr>
            <w:top w:val="none" w:sz="0" w:space="0" w:color="auto"/>
            <w:left w:val="none" w:sz="0" w:space="0" w:color="auto"/>
            <w:bottom w:val="none" w:sz="0" w:space="0" w:color="auto"/>
            <w:right w:val="none" w:sz="0" w:space="0" w:color="auto"/>
          </w:divBdr>
        </w:div>
        <w:div w:id="2128114650">
          <w:marLeft w:val="640"/>
          <w:marRight w:val="0"/>
          <w:marTop w:val="0"/>
          <w:marBottom w:val="0"/>
          <w:divBdr>
            <w:top w:val="none" w:sz="0" w:space="0" w:color="auto"/>
            <w:left w:val="none" w:sz="0" w:space="0" w:color="auto"/>
            <w:bottom w:val="none" w:sz="0" w:space="0" w:color="auto"/>
            <w:right w:val="none" w:sz="0" w:space="0" w:color="auto"/>
          </w:divBdr>
        </w:div>
      </w:divsChild>
    </w:div>
    <w:div w:id="1180657582">
      <w:bodyDiv w:val="1"/>
      <w:marLeft w:val="0"/>
      <w:marRight w:val="0"/>
      <w:marTop w:val="0"/>
      <w:marBottom w:val="0"/>
      <w:divBdr>
        <w:top w:val="none" w:sz="0" w:space="0" w:color="auto"/>
        <w:left w:val="none" w:sz="0" w:space="0" w:color="auto"/>
        <w:bottom w:val="none" w:sz="0" w:space="0" w:color="auto"/>
        <w:right w:val="none" w:sz="0" w:space="0" w:color="auto"/>
      </w:divBdr>
      <w:divsChild>
        <w:div w:id="60913425">
          <w:marLeft w:val="640"/>
          <w:marRight w:val="0"/>
          <w:marTop w:val="0"/>
          <w:marBottom w:val="0"/>
          <w:divBdr>
            <w:top w:val="none" w:sz="0" w:space="0" w:color="auto"/>
            <w:left w:val="none" w:sz="0" w:space="0" w:color="auto"/>
            <w:bottom w:val="none" w:sz="0" w:space="0" w:color="auto"/>
            <w:right w:val="none" w:sz="0" w:space="0" w:color="auto"/>
          </w:divBdr>
        </w:div>
        <w:div w:id="142697014">
          <w:marLeft w:val="640"/>
          <w:marRight w:val="0"/>
          <w:marTop w:val="0"/>
          <w:marBottom w:val="0"/>
          <w:divBdr>
            <w:top w:val="none" w:sz="0" w:space="0" w:color="auto"/>
            <w:left w:val="none" w:sz="0" w:space="0" w:color="auto"/>
            <w:bottom w:val="none" w:sz="0" w:space="0" w:color="auto"/>
            <w:right w:val="none" w:sz="0" w:space="0" w:color="auto"/>
          </w:divBdr>
        </w:div>
        <w:div w:id="181165656">
          <w:marLeft w:val="640"/>
          <w:marRight w:val="0"/>
          <w:marTop w:val="0"/>
          <w:marBottom w:val="0"/>
          <w:divBdr>
            <w:top w:val="none" w:sz="0" w:space="0" w:color="auto"/>
            <w:left w:val="none" w:sz="0" w:space="0" w:color="auto"/>
            <w:bottom w:val="none" w:sz="0" w:space="0" w:color="auto"/>
            <w:right w:val="none" w:sz="0" w:space="0" w:color="auto"/>
          </w:divBdr>
        </w:div>
        <w:div w:id="290791342">
          <w:marLeft w:val="640"/>
          <w:marRight w:val="0"/>
          <w:marTop w:val="0"/>
          <w:marBottom w:val="0"/>
          <w:divBdr>
            <w:top w:val="none" w:sz="0" w:space="0" w:color="auto"/>
            <w:left w:val="none" w:sz="0" w:space="0" w:color="auto"/>
            <w:bottom w:val="none" w:sz="0" w:space="0" w:color="auto"/>
            <w:right w:val="none" w:sz="0" w:space="0" w:color="auto"/>
          </w:divBdr>
        </w:div>
        <w:div w:id="374427636">
          <w:marLeft w:val="640"/>
          <w:marRight w:val="0"/>
          <w:marTop w:val="0"/>
          <w:marBottom w:val="0"/>
          <w:divBdr>
            <w:top w:val="none" w:sz="0" w:space="0" w:color="auto"/>
            <w:left w:val="none" w:sz="0" w:space="0" w:color="auto"/>
            <w:bottom w:val="none" w:sz="0" w:space="0" w:color="auto"/>
            <w:right w:val="none" w:sz="0" w:space="0" w:color="auto"/>
          </w:divBdr>
        </w:div>
        <w:div w:id="577834971">
          <w:marLeft w:val="640"/>
          <w:marRight w:val="0"/>
          <w:marTop w:val="0"/>
          <w:marBottom w:val="0"/>
          <w:divBdr>
            <w:top w:val="none" w:sz="0" w:space="0" w:color="auto"/>
            <w:left w:val="none" w:sz="0" w:space="0" w:color="auto"/>
            <w:bottom w:val="none" w:sz="0" w:space="0" w:color="auto"/>
            <w:right w:val="none" w:sz="0" w:space="0" w:color="auto"/>
          </w:divBdr>
        </w:div>
        <w:div w:id="713625295">
          <w:marLeft w:val="640"/>
          <w:marRight w:val="0"/>
          <w:marTop w:val="0"/>
          <w:marBottom w:val="0"/>
          <w:divBdr>
            <w:top w:val="none" w:sz="0" w:space="0" w:color="auto"/>
            <w:left w:val="none" w:sz="0" w:space="0" w:color="auto"/>
            <w:bottom w:val="none" w:sz="0" w:space="0" w:color="auto"/>
            <w:right w:val="none" w:sz="0" w:space="0" w:color="auto"/>
          </w:divBdr>
        </w:div>
        <w:div w:id="873926446">
          <w:marLeft w:val="640"/>
          <w:marRight w:val="0"/>
          <w:marTop w:val="0"/>
          <w:marBottom w:val="0"/>
          <w:divBdr>
            <w:top w:val="none" w:sz="0" w:space="0" w:color="auto"/>
            <w:left w:val="none" w:sz="0" w:space="0" w:color="auto"/>
            <w:bottom w:val="none" w:sz="0" w:space="0" w:color="auto"/>
            <w:right w:val="none" w:sz="0" w:space="0" w:color="auto"/>
          </w:divBdr>
        </w:div>
        <w:div w:id="1154293033">
          <w:marLeft w:val="640"/>
          <w:marRight w:val="0"/>
          <w:marTop w:val="0"/>
          <w:marBottom w:val="0"/>
          <w:divBdr>
            <w:top w:val="none" w:sz="0" w:space="0" w:color="auto"/>
            <w:left w:val="none" w:sz="0" w:space="0" w:color="auto"/>
            <w:bottom w:val="none" w:sz="0" w:space="0" w:color="auto"/>
            <w:right w:val="none" w:sz="0" w:space="0" w:color="auto"/>
          </w:divBdr>
        </w:div>
        <w:div w:id="1357073486">
          <w:marLeft w:val="640"/>
          <w:marRight w:val="0"/>
          <w:marTop w:val="0"/>
          <w:marBottom w:val="0"/>
          <w:divBdr>
            <w:top w:val="none" w:sz="0" w:space="0" w:color="auto"/>
            <w:left w:val="none" w:sz="0" w:space="0" w:color="auto"/>
            <w:bottom w:val="none" w:sz="0" w:space="0" w:color="auto"/>
            <w:right w:val="none" w:sz="0" w:space="0" w:color="auto"/>
          </w:divBdr>
        </w:div>
        <w:div w:id="1359938296">
          <w:marLeft w:val="640"/>
          <w:marRight w:val="0"/>
          <w:marTop w:val="0"/>
          <w:marBottom w:val="0"/>
          <w:divBdr>
            <w:top w:val="none" w:sz="0" w:space="0" w:color="auto"/>
            <w:left w:val="none" w:sz="0" w:space="0" w:color="auto"/>
            <w:bottom w:val="none" w:sz="0" w:space="0" w:color="auto"/>
            <w:right w:val="none" w:sz="0" w:space="0" w:color="auto"/>
          </w:divBdr>
        </w:div>
        <w:div w:id="1816870158">
          <w:marLeft w:val="640"/>
          <w:marRight w:val="0"/>
          <w:marTop w:val="0"/>
          <w:marBottom w:val="0"/>
          <w:divBdr>
            <w:top w:val="none" w:sz="0" w:space="0" w:color="auto"/>
            <w:left w:val="none" w:sz="0" w:space="0" w:color="auto"/>
            <w:bottom w:val="none" w:sz="0" w:space="0" w:color="auto"/>
            <w:right w:val="none" w:sz="0" w:space="0" w:color="auto"/>
          </w:divBdr>
        </w:div>
        <w:div w:id="1882017382">
          <w:marLeft w:val="640"/>
          <w:marRight w:val="0"/>
          <w:marTop w:val="0"/>
          <w:marBottom w:val="0"/>
          <w:divBdr>
            <w:top w:val="none" w:sz="0" w:space="0" w:color="auto"/>
            <w:left w:val="none" w:sz="0" w:space="0" w:color="auto"/>
            <w:bottom w:val="none" w:sz="0" w:space="0" w:color="auto"/>
            <w:right w:val="none" w:sz="0" w:space="0" w:color="auto"/>
          </w:divBdr>
        </w:div>
      </w:divsChild>
    </w:div>
    <w:div w:id="1185094766">
      <w:bodyDiv w:val="1"/>
      <w:marLeft w:val="0"/>
      <w:marRight w:val="0"/>
      <w:marTop w:val="0"/>
      <w:marBottom w:val="0"/>
      <w:divBdr>
        <w:top w:val="none" w:sz="0" w:space="0" w:color="auto"/>
        <w:left w:val="none" w:sz="0" w:space="0" w:color="auto"/>
        <w:bottom w:val="none" w:sz="0" w:space="0" w:color="auto"/>
        <w:right w:val="none" w:sz="0" w:space="0" w:color="auto"/>
      </w:divBdr>
    </w:div>
    <w:div w:id="1211306424">
      <w:bodyDiv w:val="1"/>
      <w:marLeft w:val="0"/>
      <w:marRight w:val="0"/>
      <w:marTop w:val="0"/>
      <w:marBottom w:val="0"/>
      <w:divBdr>
        <w:top w:val="none" w:sz="0" w:space="0" w:color="auto"/>
        <w:left w:val="none" w:sz="0" w:space="0" w:color="auto"/>
        <w:bottom w:val="none" w:sz="0" w:space="0" w:color="auto"/>
        <w:right w:val="none" w:sz="0" w:space="0" w:color="auto"/>
      </w:divBdr>
      <w:divsChild>
        <w:div w:id="37633978">
          <w:marLeft w:val="640"/>
          <w:marRight w:val="0"/>
          <w:marTop w:val="0"/>
          <w:marBottom w:val="0"/>
          <w:divBdr>
            <w:top w:val="none" w:sz="0" w:space="0" w:color="auto"/>
            <w:left w:val="none" w:sz="0" w:space="0" w:color="auto"/>
            <w:bottom w:val="none" w:sz="0" w:space="0" w:color="auto"/>
            <w:right w:val="none" w:sz="0" w:space="0" w:color="auto"/>
          </w:divBdr>
        </w:div>
        <w:div w:id="282884711">
          <w:marLeft w:val="640"/>
          <w:marRight w:val="0"/>
          <w:marTop w:val="0"/>
          <w:marBottom w:val="0"/>
          <w:divBdr>
            <w:top w:val="none" w:sz="0" w:space="0" w:color="auto"/>
            <w:left w:val="none" w:sz="0" w:space="0" w:color="auto"/>
            <w:bottom w:val="none" w:sz="0" w:space="0" w:color="auto"/>
            <w:right w:val="none" w:sz="0" w:space="0" w:color="auto"/>
          </w:divBdr>
        </w:div>
        <w:div w:id="618418551">
          <w:marLeft w:val="640"/>
          <w:marRight w:val="0"/>
          <w:marTop w:val="0"/>
          <w:marBottom w:val="0"/>
          <w:divBdr>
            <w:top w:val="none" w:sz="0" w:space="0" w:color="auto"/>
            <w:left w:val="none" w:sz="0" w:space="0" w:color="auto"/>
            <w:bottom w:val="none" w:sz="0" w:space="0" w:color="auto"/>
            <w:right w:val="none" w:sz="0" w:space="0" w:color="auto"/>
          </w:divBdr>
        </w:div>
        <w:div w:id="880480759">
          <w:marLeft w:val="640"/>
          <w:marRight w:val="0"/>
          <w:marTop w:val="0"/>
          <w:marBottom w:val="0"/>
          <w:divBdr>
            <w:top w:val="none" w:sz="0" w:space="0" w:color="auto"/>
            <w:left w:val="none" w:sz="0" w:space="0" w:color="auto"/>
            <w:bottom w:val="none" w:sz="0" w:space="0" w:color="auto"/>
            <w:right w:val="none" w:sz="0" w:space="0" w:color="auto"/>
          </w:divBdr>
        </w:div>
        <w:div w:id="920522651">
          <w:marLeft w:val="640"/>
          <w:marRight w:val="0"/>
          <w:marTop w:val="0"/>
          <w:marBottom w:val="0"/>
          <w:divBdr>
            <w:top w:val="none" w:sz="0" w:space="0" w:color="auto"/>
            <w:left w:val="none" w:sz="0" w:space="0" w:color="auto"/>
            <w:bottom w:val="none" w:sz="0" w:space="0" w:color="auto"/>
            <w:right w:val="none" w:sz="0" w:space="0" w:color="auto"/>
          </w:divBdr>
        </w:div>
        <w:div w:id="974145084">
          <w:marLeft w:val="640"/>
          <w:marRight w:val="0"/>
          <w:marTop w:val="0"/>
          <w:marBottom w:val="0"/>
          <w:divBdr>
            <w:top w:val="none" w:sz="0" w:space="0" w:color="auto"/>
            <w:left w:val="none" w:sz="0" w:space="0" w:color="auto"/>
            <w:bottom w:val="none" w:sz="0" w:space="0" w:color="auto"/>
            <w:right w:val="none" w:sz="0" w:space="0" w:color="auto"/>
          </w:divBdr>
        </w:div>
        <w:div w:id="1183395944">
          <w:marLeft w:val="640"/>
          <w:marRight w:val="0"/>
          <w:marTop w:val="0"/>
          <w:marBottom w:val="0"/>
          <w:divBdr>
            <w:top w:val="none" w:sz="0" w:space="0" w:color="auto"/>
            <w:left w:val="none" w:sz="0" w:space="0" w:color="auto"/>
            <w:bottom w:val="none" w:sz="0" w:space="0" w:color="auto"/>
            <w:right w:val="none" w:sz="0" w:space="0" w:color="auto"/>
          </w:divBdr>
        </w:div>
        <w:div w:id="1300845523">
          <w:marLeft w:val="640"/>
          <w:marRight w:val="0"/>
          <w:marTop w:val="0"/>
          <w:marBottom w:val="0"/>
          <w:divBdr>
            <w:top w:val="none" w:sz="0" w:space="0" w:color="auto"/>
            <w:left w:val="none" w:sz="0" w:space="0" w:color="auto"/>
            <w:bottom w:val="none" w:sz="0" w:space="0" w:color="auto"/>
            <w:right w:val="none" w:sz="0" w:space="0" w:color="auto"/>
          </w:divBdr>
        </w:div>
        <w:div w:id="1424841208">
          <w:marLeft w:val="640"/>
          <w:marRight w:val="0"/>
          <w:marTop w:val="0"/>
          <w:marBottom w:val="0"/>
          <w:divBdr>
            <w:top w:val="none" w:sz="0" w:space="0" w:color="auto"/>
            <w:left w:val="none" w:sz="0" w:space="0" w:color="auto"/>
            <w:bottom w:val="none" w:sz="0" w:space="0" w:color="auto"/>
            <w:right w:val="none" w:sz="0" w:space="0" w:color="auto"/>
          </w:divBdr>
        </w:div>
        <w:div w:id="1572932401">
          <w:marLeft w:val="640"/>
          <w:marRight w:val="0"/>
          <w:marTop w:val="0"/>
          <w:marBottom w:val="0"/>
          <w:divBdr>
            <w:top w:val="none" w:sz="0" w:space="0" w:color="auto"/>
            <w:left w:val="none" w:sz="0" w:space="0" w:color="auto"/>
            <w:bottom w:val="none" w:sz="0" w:space="0" w:color="auto"/>
            <w:right w:val="none" w:sz="0" w:space="0" w:color="auto"/>
          </w:divBdr>
        </w:div>
        <w:div w:id="1689986626">
          <w:marLeft w:val="640"/>
          <w:marRight w:val="0"/>
          <w:marTop w:val="0"/>
          <w:marBottom w:val="0"/>
          <w:divBdr>
            <w:top w:val="none" w:sz="0" w:space="0" w:color="auto"/>
            <w:left w:val="none" w:sz="0" w:space="0" w:color="auto"/>
            <w:bottom w:val="none" w:sz="0" w:space="0" w:color="auto"/>
            <w:right w:val="none" w:sz="0" w:space="0" w:color="auto"/>
          </w:divBdr>
        </w:div>
        <w:div w:id="1927305816">
          <w:marLeft w:val="640"/>
          <w:marRight w:val="0"/>
          <w:marTop w:val="0"/>
          <w:marBottom w:val="0"/>
          <w:divBdr>
            <w:top w:val="none" w:sz="0" w:space="0" w:color="auto"/>
            <w:left w:val="none" w:sz="0" w:space="0" w:color="auto"/>
            <w:bottom w:val="none" w:sz="0" w:space="0" w:color="auto"/>
            <w:right w:val="none" w:sz="0" w:space="0" w:color="auto"/>
          </w:divBdr>
        </w:div>
        <w:div w:id="2057192242">
          <w:marLeft w:val="640"/>
          <w:marRight w:val="0"/>
          <w:marTop w:val="0"/>
          <w:marBottom w:val="0"/>
          <w:divBdr>
            <w:top w:val="none" w:sz="0" w:space="0" w:color="auto"/>
            <w:left w:val="none" w:sz="0" w:space="0" w:color="auto"/>
            <w:bottom w:val="none" w:sz="0" w:space="0" w:color="auto"/>
            <w:right w:val="none" w:sz="0" w:space="0" w:color="auto"/>
          </w:divBdr>
        </w:div>
      </w:divsChild>
    </w:div>
    <w:div w:id="1212350748">
      <w:bodyDiv w:val="1"/>
      <w:marLeft w:val="0"/>
      <w:marRight w:val="0"/>
      <w:marTop w:val="0"/>
      <w:marBottom w:val="0"/>
      <w:divBdr>
        <w:top w:val="none" w:sz="0" w:space="0" w:color="auto"/>
        <w:left w:val="none" w:sz="0" w:space="0" w:color="auto"/>
        <w:bottom w:val="none" w:sz="0" w:space="0" w:color="auto"/>
        <w:right w:val="none" w:sz="0" w:space="0" w:color="auto"/>
      </w:divBdr>
    </w:div>
    <w:div w:id="1234005859">
      <w:bodyDiv w:val="1"/>
      <w:marLeft w:val="0"/>
      <w:marRight w:val="0"/>
      <w:marTop w:val="0"/>
      <w:marBottom w:val="0"/>
      <w:divBdr>
        <w:top w:val="none" w:sz="0" w:space="0" w:color="auto"/>
        <w:left w:val="none" w:sz="0" w:space="0" w:color="auto"/>
        <w:bottom w:val="none" w:sz="0" w:space="0" w:color="auto"/>
        <w:right w:val="none" w:sz="0" w:space="0" w:color="auto"/>
      </w:divBdr>
    </w:div>
    <w:div w:id="1260748557">
      <w:bodyDiv w:val="1"/>
      <w:marLeft w:val="0"/>
      <w:marRight w:val="0"/>
      <w:marTop w:val="0"/>
      <w:marBottom w:val="0"/>
      <w:divBdr>
        <w:top w:val="none" w:sz="0" w:space="0" w:color="auto"/>
        <w:left w:val="none" w:sz="0" w:space="0" w:color="auto"/>
        <w:bottom w:val="none" w:sz="0" w:space="0" w:color="auto"/>
        <w:right w:val="none" w:sz="0" w:space="0" w:color="auto"/>
      </w:divBdr>
      <w:divsChild>
        <w:div w:id="39288573">
          <w:marLeft w:val="640"/>
          <w:marRight w:val="0"/>
          <w:marTop w:val="0"/>
          <w:marBottom w:val="0"/>
          <w:divBdr>
            <w:top w:val="none" w:sz="0" w:space="0" w:color="auto"/>
            <w:left w:val="none" w:sz="0" w:space="0" w:color="auto"/>
            <w:bottom w:val="none" w:sz="0" w:space="0" w:color="auto"/>
            <w:right w:val="none" w:sz="0" w:space="0" w:color="auto"/>
          </w:divBdr>
        </w:div>
        <w:div w:id="82844914">
          <w:marLeft w:val="640"/>
          <w:marRight w:val="0"/>
          <w:marTop w:val="0"/>
          <w:marBottom w:val="0"/>
          <w:divBdr>
            <w:top w:val="none" w:sz="0" w:space="0" w:color="auto"/>
            <w:left w:val="none" w:sz="0" w:space="0" w:color="auto"/>
            <w:bottom w:val="none" w:sz="0" w:space="0" w:color="auto"/>
            <w:right w:val="none" w:sz="0" w:space="0" w:color="auto"/>
          </w:divBdr>
        </w:div>
        <w:div w:id="93786868">
          <w:marLeft w:val="640"/>
          <w:marRight w:val="0"/>
          <w:marTop w:val="0"/>
          <w:marBottom w:val="0"/>
          <w:divBdr>
            <w:top w:val="none" w:sz="0" w:space="0" w:color="auto"/>
            <w:left w:val="none" w:sz="0" w:space="0" w:color="auto"/>
            <w:bottom w:val="none" w:sz="0" w:space="0" w:color="auto"/>
            <w:right w:val="none" w:sz="0" w:space="0" w:color="auto"/>
          </w:divBdr>
        </w:div>
        <w:div w:id="101462660">
          <w:marLeft w:val="640"/>
          <w:marRight w:val="0"/>
          <w:marTop w:val="0"/>
          <w:marBottom w:val="0"/>
          <w:divBdr>
            <w:top w:val="none" w:sz="0" w:space="0" w:color="auto"/>
            <w:left w:val="none" w:sz="0" w:space="0" w:color="auto"/>
            <w:bottom w:val="none" w:sz="0" w:space="0" w:color="auto"/>
            <w:right w:val="none" w:sz="0" w:space="0" w:color="auto"/>
          </w:divBdr>
        </w:div>
        <w:div w:id="120079471">
          <w:marLeft w:val="640"/>
          <w:marRight w:val="0"/>
          <w:marTop w:val="0"/>
          <w:marBottom w:val="0"/>
          <w:divBdr>
            <w:top w:val="none" w:sz="0" w:space="0" w:color="auto"/>
            <w:left w:val="none" w:sz="0" w:space="0" w:color="auto"/>
            <w:bottom w:val="none" w:sz="0" w:space="0" w:color="auto"/>
            <w:right w:val="none" w:sz="0" w:space="0" w:color="auto"/>
          </w:divBdr>
        </w:div>
        <w:div w:id="147677378">
          <w:marLeft w:val="640"/>
          <w:marRight w:val="0"/>
          <w:marTop w:val="0"/>
          <w:marBottom w:val="0"/>
          <w:divBdr>
            <w:top w:val="none" w:sz="0" w:space="0" w:color="auto"/>
            <w:left w:val="none" w:sz="0" w:space="0" w:color="auto"/>
            <w:bottom w:val="none" w:sz="0" w:space="0" w:color="auto"/>
            <w:right w:val="none" w:sz="0" w:space="0" w:color="auto"/>
          </w:divBdr>
        </w:div>
        <w:div w:id="171918281">
          <w:marLeft w:val="640"/>
          <w:marRight w:val="0"/>
          <w:marTop w:val="0"/>
          <w:marBottom w:val="0"/>
          <w:divBdr>
            <w:top w:val="none" w:sz="0" w:space="0" w:color="auto"/>
            <w:left w:val="none" w:sz="0" w:space="0" w:color="auto"/>
            <w:bottom w:val="none" w:sz="0" w:space="0" w:color="auto"/>
            <w:right w:val="none" w:sz="0" w:space="0" w:color="auto"/>
          </w:divBdr>
        </w:div>
        <w:div w:id="182911695">
          <w:marLeft w:val="640"/>
          <w:marRight w:val="0"/>
          <w:marTop w:val="0"/>
          <w:marBottom w:val="0"/>
          <w:divBdr>
            <w:top w:val="none" w:sz="0" w:space="0" w:color="auto"/>
            <w:left w:val="none" w:sz="0" w:space="0" w:color="auto"/>
            <w:bottom w:val="none" w:sz="0" w:space="0" w:color="auto"/>
            <w:right w:val="none" w:sz="0" w:space="0" w:color="auto"/>
          </w:divBdr>
        </w:div>
        <w:div w:id="193082974">
          <w:marLeft w:val="640"/>
          <w:marRight w:val="0"/>
          <w:marTop w:val="0"/>
          <w:marBottom w:val="0"/>
          <w:divBdr>
            <w:top w:val="none" w:sz="0" w:space="0" w:color="auto"/>
            <w:left w:val="none" w:sz="0" w:space="0" w:color="auto"/>
            <w:bottom w:val="none" w:sz="0" w:space="0" w:color="auto"/>
            <w:right w:val="none" w:sz="0" w:space="0" w:color="auto"/>
          </w:divBdr>
        </w:div>
        <w:div w:id="218713115">
          <w:marLeft w:val="640"/>
          <w:marRight w:val="0"/>
          <w:marTop w:val="0"/>
          <w:marBottom w:val="0"/>
          <w:divBdr>
            <w:top w:val="none" w:sz="0" w:space="0" w:color="auto"/>
            <w:left w:val="none" w:sz="0" w:space="0" w:color="auto"/>
            <w:bottom w:val="none" w:sz="0" w:space="0" w:color="auto"/>
            <w:right w:val="none" w:sz="0" w:space="0" w:color="auto"/>
          </w:divBdr>
        </w:div>
        <w:div w:id="256522306">
          <w:marLeft w:val="640"/>
          <w:marRight w:val="0"/>
          <w:marTop w:val="0"/>
          <w:marBottom w:val="0"/>
          <w:divBdr>
            <w:top w:val="none" w:sz="0" w:space="0" w:color="auto"/>
            <w:left w:val="none" w:sz="0" w:space="0" w:color="auto"/>
            <w:bottom w:val="none" w:sz="0" w:space="0" w:color="auto"/>
            <w:right w:val="none" w:sz="0" w:space="0" w:color="auto"/>
          </w:divBdr>
        </w:div>
        <w:div w:id="269627491">
          <w:marLeft w:val="640"/>
          <w:marRight w:val="0"/>
          <w:marTop w:val="0"/>
          <w:marBottom w:val="0"/>
          <w:divBdr>
            <w:top w:val="none" w:sz="0" w:space="0" w:color="auto"/>
            <w:left w:val="none" w:sz="0" w:space="0" w:color="auto"/>
            <w:bottom w:val="none" w:sz="0" w:space="0" w:color="auto"/>
            <w:right w:val="none" w:sz="0" w:space="0" w:color="auto"/>
          </w:divBdr>
        </w:div>
        <w:div w:id="276257482">
          <w:marLeft w:val="640"/>
          <w:marRight w:val="0"/>
          <w:marTop w:val="0"/>
          <w:marBottom w:val="0"/>
          <w:divBdr>
            <w:top w:val="none" w:sz="0" w:space="0" w:color="auto"/>
            <w:left w:val="none" w:sz="0" w:space="0" w:color="auto"/>
            <w:bottom w:val="none" w:sz="0" w:space="0" w:color="auto"/>
            <w:right w:val="none" w:sz="0" w:space="0" w:color="auto"/>
          </w:divBdr>
        </w:div>
        <w:div w:id="288634169">
          <w:marLeft w:val="640"/>
          <w:marRight w:val="0"/>
          <w:marTop w:val="0"/>
          <w:marBottom w:val="0"/>
          <w:divBdr>
            <w:top w:val="none" w:sz="0" w:space="0" w:color="auto"/>
            <w:left w:val="none" w:sz="0" w:space="0" w:color="auto"/>
            <w:bottom w:val="none" w:sz="0" w:space="0" w:color="auto"/>
            <w:right w:val="none" w:sz="0" w:space="0" w:color="auto"/>
          </w:divBdr>
        </w:div>
        <w:div w:id="376131234">
          <w:marLeft w:val="640"/>
          <w:marRight w:val="0"/>
          <w:marTop w:val="0"/>
          <w:marBottom w:val="0"/>
          <w:divBdr>
            <w:top w:val="none" w:sz="0" w:space="0" w:color="auto"/>
            <w:left w:val="none" w:sz="0" w:space="0" w:color="auto"/>
            <w:bottom w:val="none" w:sz="0" w:space="0" w:color="auto"/>
            <w:right w:val="none" w:sz="0" w:space="0" w:color="auto"/>
          </w:divBdr>
        </w:div>
        <w:div w:id="475680804">
          <w:marLeft w:val="640"/>
          <w:marRight w:val="0"/>
          <w:marTop w:val="0"/>
          <w:marBottom w:val="0"/>
          <w:divBdr>
            <w:top w:val="none" w:sz="0" w:space="0" w:color="auto"/>
            <w:left w:val="none" w:sz="0" w:space="0" w:color="auto"/>
            <w:bottom w:val="none" w:sz="0" w:space="0" w:color="auto"/>
            <w:right w:val="none" w:sz="0" w:space="0" w:color="auto"/>
          </w:divBdr>
        </w:div>
        <w:div w:id="516163739">
          <w:marLeft w:val="640"/>
          <w:marRight w:val="0"/>
          <w:marTop w:val="0"/>
          <w:marBottom w:val="0"/>
          <w:divBdr>
            <w:top w:val="none" w:sz="0" w:space="0" w:color="auto"/>
            <w:left w:val="none" w:sz="0" w:space="0" w:color="auto"/>
            <w:bottom w:val="none" w:sz="0" w:space="0" w:color="auto"/>
            <w:right w:val="none" w:sz="0" w:space="0" w:color="auto"/>
          </w:divBdr>
        </w:div>
        <w:div w:id="553925867">
          <w:marLeft w:val="640"/>
          <w:marRight w:val="0"/>
          <w:marTop w:val="0"/>
          <w:marBottom w:val="0"/>
          <w:divBdr>
            <w:top w:val="none" w:sz="0" w:space="0" w:color="auto"/>
            <w:left w:val="none" w:sz="0" w:space="0" w:color="auto"/>
            <w:bottom w:val="none" w:sz="0" w:space="0" w:color="auto"/>
            <w:right w:val="none" w:sz="0" w:space="0" w:color="auto"/>
          </w:divBdr>
        </w:div>
        <w:div w:id="598416204">
          <w:marLeft w:val="640"/>
          <w:marRight w:val="0"/>
          <w:marTop w:val="0"/>
          <w:marBottom w:val="0"/>
          <w:divBdr>
            <w:top w:val="none" w:sz="0" w:space="0" w:color="auto"/>
            <w:left w:val="none" w:sz="0" w:space="0" w:color="auto"/>
            <w:bottom w:val="none" w:sz="0" w:space="0" w:color="auto"/>
            <w:right w:val="none" w:sz="0" w:space="0" w:color="auto"/>
          </w:divBdr>
        </w:div>
        <w:div w:id="631593796">
          <w:marLeft w:val="640"/>
          <w:marRight w:val="0"/>
          <w:marTop w:val="0"/>
          <w:marBottom w:val="0"/>
          <w:divBdr>
            <w:top w:val="none" w:sz="0" w:space="0" w:color="auto"/>
            <w:left w:val="none" w:sz="0" w:space="0" w:color="auto"/>
            <w:bottom w:val="none" w:sz="0" w:space="0" w:color="auto"/>
            <w:right w:val="none" w:sz="0" w:space="0" w:color="auto"/>
          </w:divBdr>
        </w:div>
        <w:div w:id="642468973">
          <w:marLeft w:val="640"/>
          <w:marRight w:val="0"/>
          <w:marTop w:val="0"/>
          <w:marBottom w:val="0"/>
          <w:divBdr>
            <w:top w:val="none" w:sz="0" w:space="0" w:color="auto"/>
            <w:left w:val="none" w:sz="0" w:space="0" w:color="auto"/>
            <w:bottom w:val="none" w:sz="0" w:space="0" w:color="auto"/>
            <w:right w:val="none" w:sz="0" w:space="0" w:color="auto"/>
          </w:divBdr>
        </w:div>
        <w:div w:id="685906647">
          <w:marLeft w:val="640"/>
          <w:marRight w:val="0"/>
          <w:marTop w:val="0"/>
          <w:marBottom w:val="0"/>
          <w:divBdr>
            <w:top w:val="none" w:sz="0" w:space="0" w:color="auto"/>
            <w:left w:val="none" w:sz="0" w:space="0" w:color="auto"/>
            <w:bottom w:val="none" w:sz="0" w:space="0" w:color="auto"/>
            <w:right w:val="none" w:sz="0" w:space="0" w:color="auto"/>
          </w:divBdr>
        </w:div>
        <w:div w:id="739711860">
          <w:marLeft w:val="640"/>
          <w:marRight w:val="0"/>
          <w:marTop w:val="0"/>
          <w:marBottom w:val="0"/>
          <w:divBdr>
            <w:top w:val="none" w:sz="0" w:space="0" w:color="auto"/>
            <w:left w:val="none" w:sz="0" w:space="0" w:color="auto"/>
            <w:bottom w:val="none" w:sz="0" w:space="0" w:color="auto"/>
            <w:right w:val="none" w:sz="0" w:space="0" w:color="auto"/>
          </w:divBdr>
        </w:div>
        <w:div w:id="836195606">
          <w:marLeft w:val="640"/>
          <w:marRight w:val="0"/>
          <w:marTop w:val="0"/>
          <w:marBottom w:val="0"/>
          <w:divBdr>
            <w:top w:val="none" w:sz="0" w:space="0" w:color="auto"/>
            <w:left w:val="none" w:sz="0" w:space="0" w:color="auto"/>
            <w:bottom w:val="none" w:sz="0" w:space="0" w:color="auto"/>
            <w:right w:val="none" w:sz="0" w:space="0" w:color="auto"/>
          </w:divBdr>
        </w:div>
        <w:div w:id="858931119">
          <w:marLeft w:val="640"/>
          <w:marRight w:val="0"/>
          <w:marTop w:val="0"/>
          <w:marBottom w:val="0"/>
          <w:divBdr>
            <w:top w:val="none" w:sz="0" w:space="0" w:color="auto"/>
            <w:left w:val="none" w:sz="0" w:space="0" w:color="auto"/>
            <w:bottom w:val="none" w:sz="0" w:space="0" w:color="auto"/>
            <w:right w:val="none" w:sz="0" w:space="0" w:color="auto"/>
          </w:divBdr>
        </w:div>
        <w:div w:id="906766991">
          <w:marLeft w:val="640"/>
          <w:marRight w:val="0"/>
          <w:marTop w:val="0"/>
          <w:marBottom w:val="0"/>
          <w:divBdr>
            <w:top w:val="none" w:sz="0" w:space="0" w:color="auto"/>
            <w:left w:val="none" w:sz="0" w:space="0" w:color="auto"/>
            <w:bottom w:val="none" w:sz="0" w:space="0" w:color="auto"/>
            <w:right w:val="none" w:sz="0" w:space="0" w:color="auto"/>
          </w:divBdr>
        </w:div>
        <w:div w:id="933589099">
          <w:marLeft w:val="640"/>
          <w:marRight w:val="0"/>
          <w:marTop w:val="0"/>
          <w:marBottom w:val="0"/>
          <w:divBdr>
            <w:top w:val="none" w:sz="0" w:space="0" w:color="auto"/>
            <w:left w:val="none" w:sz="0" w:space="0" w:color="auto"/>
            <w:bottom w:val="none" w:sz="0" w:space="0" w:color="auto"/>
            <w:right w:val="none" w:sz="0" w:space="0" w:color="auto"/>
          </w:divBdr>
        </w:div>
        <w:div w:id="941494317">
          <w:marLeft w:val="640"/>
          <w:marRight w:val="0"/>
          <w:marTop w:val="0"/>
          <w:marBottom w:val="0"/>
          <w:divBdr>
            <w:top w:val="none" w:sz="0" w:space="0" w:color="auto"/>
            <w:left w:val="none" w:sz="0" w:space="0" w:color="auto"/>
            <w:bottom w:val="none" w:sz="0" w:space="0" w:color="auto"/>
            <w:right w:val="none" w:sz="0" w:space="0" w:color="auto"/>
          </w:divBdr>
        </w:div>
        <w:div w:id="956645550">
          <w:marLeft w:val="640"/>
          <w:marRight w:val="0"/>
          <w:marTop w:val="0"/>
          <w:marBottom w:val="0"/>
          <w:divBdr>
            <w:top w:val="none" w:sz="0" w:space="0" w:color="auto"/>
            <w:left w:val="none" w:sz="0" w:space="0" w:color="auto"/>
            <w:bottom w:val="none" w:sz="0" w:space="0" w:color="auto"/>
            <w:right w:val="none" w:sz="0" w:space="0" w:color="auto"/>
          </w:divBdr>
        </w:div>
        <w:div w:id="958950299">
          <w:marLeft w:val="640"/>
          <w:marRight w:val="0"/>
          <w:marTop w:val="0"/>
          <w:marBottom w:val="0"/>
          <w:divBdr>
            <w:top w:val="none" w:sz="0" w:space="0" w:color="auto"/>
            <w:left w:val="none" w:sz="0" w:space="0" w:color="auto"/>
            <w:bottom w:val="none" w:sz="0" w:space="0" w:color="auto"/>
            <w:right w:val="none" w:sz="0" w:space="0" w:color="auto"/>
          </w:divBdr>
        </w:div>
        <w:div w:id="964774532">
          <w:marLeft w:val="640"/>
          <w:marRight w:val="0"/>
          <w:marTop w:val="0"/>
          <w:marBottom w:val="0"/>
          <w:divBdr>
            <w:top w:val="none" w:sz="0" w:space="0" w:color="auto"/>
            <w:left w:val="none" w:sz="0" w:space="0" w:color="auto"/>
            <w:bottom w:val="none" w:sz="0" w:space="0" w:color="auto"/>
            <w:right w:val="none" w:sz="0" w:space="0" w:color="auto"/>
          </w:divBdr>
        </w:div>
        <w:div w:id="977419562">
          <w:marLeft w:val="640"/>
          <w:marRight w:val="0"/>
          <w:marTop w:val="0"/>
          <w:marBottom w:val="0"/>
          <w:divBdr>
            <w:top w:val="none" w:sz="0" w:space="0" w:color="auto"/>
            <w:left w:val="none" w:sz="0" w:space="0" w:color="auto"/>
            <w:bottom w:val="none" w:sz="0" w:space="0" w:color="auto"/>
            <w:right w:val="none" w:sz="0" w:space="0" w:color="auto"/>
          </w:divBdr>
        </w:div>
        <w:div w:id="995189595">
          <w:marLeft w:val="640"/>
          <w:marRight w:val="0"/>
          <w:marTop w:val="0"/>
          <w:marBottom w:val="0"/>
          <w:divBdr>
            <w:top w:val="none" w:sz="0" w:space="0" w:color="auto"/>
            <w:left w:val="none" w:sz="0" w:space="0" w:color="auto"/>
            <w:bottom w:val="none" w:sz="0" w:space="0" w:color="auto"/>
            <w:right w:val="none" w:sz="0" w:space="0" w:color="auto"/>
          </w:divBdr>
        </w:div>
        <w:div w:id="1003122232">
          <w:marLeft w:val="640"/>
          <w:marRight w:val="0"/>
          <w:marTop w:val="0"/>
          <w:marBottom w:val="0"/>
          <w:divBdr>
            <w:top w:val="none" w:sz="0" w:space="0" w:color="auto"/>
            <w:left w:val="none" w:sz="0" w:space="0" w:color="auto"/>
            <w:bottom w:val="none" w:sz="0" w:space="0" w:color="auto"/>
            <w:right w:val="none" w:sz="0" w:space="0" w:color="auto"/>
          </w:divBdr>
        </w:div>
        <w:div w:id="1010566031">
          <w:marLeft w:val="640"/>
          <w:marRight w:val="0"/>
          <w:marTop w:val="0"/>
          <w:marBottom w:val="0"/>
          <w:divBdr>
            <w:top w:val="none" w:sz="0" w:space="0" w:color="auto"/>
            <w:left w:val="none" w:sz="0" w:space="0" w:color="auto"/>
            <w:bottom w:val="none" w:sz="0" w:space="0" w:color="auto"/>
            <w:right w:val="none" w:sz="0" w:space="0" w:color="auto"/>
          </w:divBdr>
        </w:div>
        <w:div w:id="1050033147">
          <w:marLeft w:val="640"/>
          <w:marRight w:val="0"/>
          <w:marTop w:val="0"/>
          <w:marBottom w:val="0"/>
          <w:divBdr>
            <w:top w:val="none" w:sz="0" w:space="0" w:color="auto"/>
            <w:left w:val="none" w:sz="0" w:space="0" w:color="auto"/>
            <w:bottom w:val="none" w:sz="0" w:space="0" w:color="auto"/>
            <w:right w:val="none" w:sz="0" w:space="0" w:color="auto"/>
          </w:divBdr>
        </w:div>
        <w:div w:id="1083643108">
          <w:marLeft w:val="640"/>
          <w:marRight w:val="0"/>
          <w:marTop w:val="0"/>
          <w:marBottom w:val="0"/>
          <w:divBdr>
            <w:top w:val="none" w:sz="0" w:space="0" w:color="auto"/>
            <w:left w:val="none" w:sz="0" w:space="0" w:color="auto"/>
            <w:bottom w:val="none" w:sz="0" w:space="0" w:color="auto"/>
            <w:right w:val="none" w:sz="0" w:space="0" w:color="auto"/>
          </w:divBdr>
        </w:div>
        <w:div w:id="1086540424">
          <w:marLeft w:val="640"/>
          <w:marRight w:val="0"/>
          <w:marTop w:val="0"/>
          <w:marBottom w:val="0"/>
          <w:divBdr>
            <w:top w:val="none" w:sz="0" w:space="0" w:color="auto"/>
            <w:left w:val="none" w:sz="0" w:space="0" w:color="auto"/>
            <w:bottom w:val="none" w:sz="0" w:space="0" w:color="auto"/>
            <w:right w:val="none" w:sz="0" w:space="0" w:color="auto"/>
          </w:divBdr>
        </w:div>
        <w:div w:id="1101603686">
          <w:marLeft w:val="640"/>
          <w:marRight w:val="0"/>
          <w:marTop w:val="0"/>
          <w:marBottom w:val="0"/>
          <w:divBdr>
            <w:top w:val="none" w:sz="0" w:space="0" w:color="auto"/>
            <w:left w:val="none" w:sz="0" w:space="0" w:color="auto"/>
            <w:bottom w:val="none" w:sz="0" w:space="0" w:color="auto"/>
            <w:right w:val="none" w:sz="0" w:space="0" w:color="auto"/>
          </w:divBdr>
        </w:div>
        <w:div w:id="1111248138">
          <w:marLeft w:val="640"/>
          <w:marRight w:val="0"/>
          <w:marTop w:val="0"/>
          <w:marBottom w:val="0"/>
          <w:divBdr>
            <w:top w:val="none" w:sz="0" w:space="0" w:color="auto"/>
            <w:left w:val="none" w:sz="0" w:space="0" w:color="auto"/>
            <w:bottom w:val="none" w:sz="0" w:space="0" w:color="auto"/>
            <w:right w:val="none" w:sz="0" w:space="0" w:color="auto"/>
          </w:divBdr>
        </w:div>
        <w:div w:id="1152789094">
          <w:marLeft w:val="640"/>
          <w:marRight w:val="0"/>
          <w:marTop w:val="0"/>
          <w:marBottom w:val="0"/>
          <w:divBdr>
            <w:top w:val="none" w:sz="0" w:space="0" w:color="auto"/>
            <w:left w:val="none" w:sz="0" w:space="0" w:color="auto"/>
            <w:bottom w:val="none" w:sz="0" w:space="0" w:color="auto"/>
            <w:right w:val="none" w:sz="0" w:space="0" w:color="auto"/>
          </w:divBdr>
        </w:div>
        <w:div w:id="1302228084">
          <w:marLeft w:val="640"/>
          <w:marRight w:val="0"/>
          <w:marTop w:val="0"/>
          <w:marBottom w:val="0"/>
          <w:divBdr>
            <w:top w:val="none" w:sz="0" w:space="0" w:color="auto"/>
            <w:left w:val="none" w:sz="0" w:space="0" w:color="auto"/>
            <w:bottom w:val="none" w:sz="0" w:space="0" w:color="auto"/>
            <w:right w:val="none" w:sz="0" w:space="0" w:color="auto"/>
          </w:divBdr>
        </w:div>
        <w:div w:id="1318606245">
          <w:marLeft w:val="640"/>
          <w:marRight w:val="0"/>
          <w:marTop w:val="0"/>
          <w:marBottom w:val="0"/>
          <w:divBdr>
            <w:top w:val="none" w:sz="0" w:space="0" w:color="auto"/>
            <w:left w:val="none" w:sz="0" w:space="0" w:color="auto"/>
            <w:bottom w:val="none" w:sz="0" w:space="0" w:color="auto"/>
            <w:right w:val="none" w:sz="0" w:space="0" w:color="auto"/>
          </w:divBdr>
        </w:div>
        <w:div w:id="1365406839">
          <w:marLeft w:val="640"/>
          <w:marRight w:val="0"/>
          <w:marTop w:val="0"/>
          <w:marBottom w:val="0"/>
          <w:divBdr>
            <w:top w:val="none" w:sz="0" w:space="0" w:color="auto"/>
            <w:left w:val="none" w:sz="0" w:space="0" w:color="auto"/>
            <w:bottom w:val="none" w:sz="0" w:space="0" w:color="auto"/>
            <w:right w:val="none" w:sz="0" w:space="0" w:color="auto"/>
          </w:divBdr>
        </w:div>
        <w:div w:id="1376857628">
          <w:marLeft w:val="640"/>
          <w:marRight w:val="0"/>
          <w:marTop w:val="0"/>
          <w:marBottom w:val="0"/>
          <w:divBdr>
            <w:top w:val="none" w:sz="0" w:space="0" w:color="auto"/>
            <w:left w:val="none" w:sz="0" w:space="0" w:color="auto"/>
            <w:bottom w:val="none" w:sz="0" w:space="0" w:color="auto"/>
            <w:right w:val="none" w:sz="0" w:space="0" w:color="auto"/>
          </w:divBdr>
        </w:div>
        <w:div w:id="1548565773">
          <w:marLeft w:val="640"/>
          <w:marRight w:val="0"/>
          <w:marTop w:val="0"/>
          <w:marBottom w:val="0"/>
          <w:divBdr>
            <w:top w:val="none" w:sz="0" w:space="0" w:color="auto"/>
            <w:left w:val="none" w:sz="0" w:space="0" w:color="auto"/>
            <w:bottom w:val="none" w:sz="0" w:space="0" w:color="auto"/>
            <w:right w:val="none" w:sz="0" w:space="0" w:color="auto"/>
          </w:divBdr>
        </w:div>
        <w:div w:id="1597862246">
          <w:marLeft w:val="640"/>
          <w:marRight w:val="0"/>
          <w:marTop w:val="0"/>
          <w:marBottom w:val="0"/>
          <w:divBdr>
            <w:top w:val="none" w:sz="0" w:space="0" w:color="auto"/>
            <w:left w:val="none" w:sz="0" w:space="0" w:color="auto"/>
            <w:bottom w:val="none" w:sz="0" w:space="0" w:color="auto"/>
            <w:right w:val="none" w:sz="0" w:space="0" w:color="auto"/>
          </w:divBdr>
        </w:div>
        <w:div w:id="1739129910">
          <w:marLeft w:val="640"/>
          <w:marRight w:val="0"/>
          <w:marTop w:val="0"/>
          <w:marBottom w:val="0"/>
          <w:divBdr>
            <w:top w:val="none" w:sz="0" w:space="0" w:color="auto"/>
            <w:left w:val="none" w:sz="0" w:space="0" w:color="auto"/>
            <w:bottom w:val="none" w:sz="0" w:space="0" w:color="auto"/>
            <w:right w:val="none" w:sz="0" w:space="0" w:color="auto"/>
          </w:divBdr>
        </w:div>
        <w:div w:id="1758481690">
          <w:marLeft w:val="640"/>
          <w:marRight w:val="0"/>
          <w:marTop w:val="0"/>
          <w:marBottom w:val="0"/>
          <w:divBdr>
            <w:top w:val="none" w:sz="0" w:space="0" w:color="auto"/>
            <w:left w:val="none" w:sz="0" w:space="0" w:color="auto"/>
            <w:bottom w:val="none" w:sz="0" w:space="0" w:color="auto"/>
            <w:right w:val="none" w:sz="0" w:space="0" w:color="auto"/>
          </w:divBdr>
        </w:div>
        <w:div w:id="1799185479">
          <w:marLeft w:val="640"/>
          <w:marRight w:val="0"/>
          <w:marTop w:val="0"/>
          <w:marBottom w:val="0"/>
          <w:divBdr>
            <w:top w:val="none" w:sz="0" w:space="0" w:color="auto"/>
            <w:left w:val="none" w:sz="0" w:space="0" w:color="auto"/>
            <w:bottom w:val="none" w:sz="0" w:space="0" w:color="auto"/>
            <w:right w:val="none" w:sz="0" w:space="0" w:color="auto"/>
          </w:divBdr>
        </w:div>
        <w:div w:id="1802109120">
          <w:marLeft w:val="640"/>
          <w:marRight w:val="0"/>
          <w:marTop w:val="0"/>
          <w:marBottom w:val="0"/>
          <w:divBdr>
            <w:top w:val="none" w:sz="0" w:space="0" w:color="auto"/>
            <w:left w:val="none" w:sz="0" w:space="0" w:color="auto"/>
            <w:bottom w:val="none" w:sz="0" w:space="0" w:color="auto"/>
            <w:right w:val="none" w:sz="0" w:space="0" w:color="auto"/>
          </w:divBdr>
        </w:div>
        <w:div w:id="1984002798">
          <w:marLeft w:val="640"/>
          <w:marRight w:val="0"/>
          <w:marTop w:val="0"/>
          <w:marBottom w:val="0"/>
          <w:divBdr>
            <w:top w:val="none" w:sz="0" w:space="0" w:color="auto"/>
            <w:left w:val="none" w:sz="0" w:space="0" w:color="auto"/>
            <w:bottom w:val="none" w:sz="0" w:space="0" w:color="auto"/>
            <w:right w:val="none" w:sz="0" w:space="0" w:color="auto"/>
          </w:divBdr>
        </w:div>
        <w:div w:id="1985037878">
          <w:marLeft w:val="640"/>
          <w:marRight w:val="0"/>
          <w:marTop w:val="0"/>
          <w:marBottom w:val="0"/>
          <w:divBdr>
            <w:top w:val="none" w:sz="0" w:space="0" w:color="auto"/>
            <w:left w:val="none" w:sz="0" w:space="0" w:color="auto"/>
            <w:bottom w:val="none" w:sz="0" w:space="0" w:color="auto"/>
            <w:right w:val="none" w:sz="0" w:space="0" w:color="auto"/>
          </w:divBdr>
        </w:div>
        <w:div w:id="2046100023">
          <w:marLeft w:val="640"/>
          <w:marRight w:val="0"/>
          <w:marTop w:val="0"/>
          <w:marBottom w:val="0"/>
          <w:divBdr>
            <w:top w:val="none" w:sz="0" w:space="0" w:color="auto"/>
            <w:left w:val="none" w:sz="0" w:space="0" w:color="auto"/>
            <w:bottom w:val="none" w:sz="0" w:space="0" w:color="auto"/>
            <w:right w:val="none" w:sz="0" w:space="0" w:color="auto"/>
          </w:divBdr>
        </w:div>
        <w:div w:id="2048797595">
          <w:marLeft w:val="640"/>
          <w:marRight w:val="0"/>
          <w:marTop w:val="0"/>
          <w:marBottom w:val="0"/>
          <w:divBdr>
            <w:top w:val="none" w:sz="0" w:space="0" w:color="auto"/>
            <w:left w:val="none" w:sz="0" w:space="0" w:color="auto"/>
            <w:bottom w:val="none" w:sz="0" w:space="0" w:color="auto"/>
            <w:right w:val="none" w:sz="0" w:space="0" w:color="auto"/>
          </w:divBdr>
        </w:div>
        <w:div w:id="2084644446">
          <w:marLeft w:val="640"/>
          <w:marRight w:val="0"/>
          <w:marTop w:val="0"/>
          <w:marBottom w:val="0"/>
          <w:divBdr>
            <w:top w:val="none" w:sz="0" w:space="0" w:color="auto"/>
            <w:left w:val="none" w:sz="0" w:space="0" w:color="auto"/>
            <w:bottom w:val="none" w:sz="0" w:space="0" w:color="auto"/>
            <w:right w:val="none" w:sz="0" w:space="0" w:color="auto"/>
          </w:divBdr>
        </w:div>
        <w:div w:id="2102989950">
          <w:marLeft w:val="640"/>
          <w:marRight w:val="0"/>
          <w:marTop w:val="0"/>
          <w:marBottom w:val="0"/>
          <w:divBdr>
            <w:top w:val="none" w:sz="0" w:space="0" w:color="auto"/>
            <w:left w:val="none" w:sz="0" w:space="0" w:color="auto"/>
            <w:bottom w:val="none" w:sz="0" w:space="0" w:color="auto"/>
            <w:right w:val="none" w:sz="0" w:space="0" w:color="auto"/>
          </w:divBdr>
        </w:div>
      </w:divsChild>
    </w:div>
    <w:div w:id="1274821374">
      <w:bodyDiv w:val="1"/>
      <w:marLeft w:val="0"/>
      <w:marRight w:val="0"/>
      <w:marTop w:val="0"/>
      <w:marBottom w:val="0"/>
      <w:divBdr>
        <w:top w:val="none" w:sz="0" w:space="0" w:color="auto"/>
        <w:left w:val="none" w:sz="0" w:space="0" w:color="auto"/>
        <w:bottom w:val="none" w:sz="0" w:space="0" w:color="auto"/>
        <w:right w:val="none" w:sz="0" w:space="0" w:color="auto"/>
      </w:divBdr>
      <w:divsChild>
        <w:div w:id="30498423">
          <w:marLeft w:val="640"/>
          <w:marRight w:val="0"/>
          <w:marTop w:val="0"/>
          <w:marBottom w:val="0"/>
          <w:divBdr>
            <w:top w:val="none" w:sz="0" w:space="0" w:color="auto"/>
            <w:left w:val="none" w:sz="0" w:space="0" w:color="auto"/>
            <w:bottom w:val="none" w:sz="0" w:space="0" w:color="auto"/>
            <w:right w:val="none" w:sz="0" w:space="0" w:color="auto"/>
          </w:divBdr>
        </w:div>
        <w:div w:id="72164094">
          <w:marLeft w:val="640"/>
          <w:marRight w:val="0"/>
          <w:marTop w:val="0"/>
          <w:marBottom w:val="0"/>
          <w:divBdr>
            <w:top w:val="none" w:sz="0" w:space="0" w:color="auto"/>
            <w:left w:val="none" w:sz="0" w:space="0" w:color="auto"/>
            <w:bottom w:val="none" w:sz="0" w:space="0" w:color="auto"/>
            <w:right w:val="none" w:sz="0" w:space="0" w:color="auto"/>
          </w:divBdr>
        </w:div>
        <w:div w:id="170879879">
          <w:marLeft w:val="640"/>
          <w:marRight w:val="0"/>
          <w:marTop w:val="0"/>
          <w:marBottom w:val="0"/>
          <w:divBdr>
            <w:top w:val="none" w:sz="0" w:space="0" w:color="auto"/>
            <w:left w:val="none" w:sz="0" w:space="0" w:color="auto"/>
            <w:bottom w:val="none" w:sz="0" w:space="0" w:color="auto"/>
            <w:right w:val="none" w:sz="0" w:space="0" w:color="auto"/>
          </w:divBdr>
        </w:div>
        <w:div w:id="212618831">
          <w:marLeft w:val="640"/>
          <w:marRight w:val="0"/>
          <w:marTop w:val="0"/>
          <w:marBottom w:val="0"/>
          <w:divBdr>
            <w:top w:val="none" w:sz="0" w:space="0" w:color="auto"/>
            <w:left w:val="none" w:sz="0" w:space="0" w:color="auto"/>
            <w:bottom w:val="none" w:sz="0" w:space="0" w:color="auto"/>
            <w:right w:val="none" w:sz="0" w:space="0" w:color="auto"/>
          </w:divBdr>
        </w:div>
        <w:div w:id="235626468">
          <w:marLeft w:val="640"/>
          <w:marRight w:val="0"/>
          <w:marTop w:val="0"/>
          <w:marBottom w:val="0"/>
          <w:divBdr>
            <w:top w:val="none" w:sz="0" w:space="0" w:color="auto"/>
            <w:left w:val="none" w:sz="0" w:space="0" w:color="auto"/>
            <w:bottom w:val="none" w:sz="0" w:space="0" w:color="auto"/>
            <w:right w:val="none" w:sz="0" w:space="0" w:color="auto"/>
          </w:divBdr>
        </w:div>
        <w:div w:id="365720353">
          <w:marLeft w:val="640"/>
          <w:marRight w:val="0"/>
          <w:marTop w:val="0"/>
          <w:marBottom w:val="0"/>
          <w:divBdr>
            <w:top w:val="none" w:sz="0" w:space="0" w:color="auto"/>
            <w:left w:val="none" w:sz="0" w:space="0" w:color="auto"/>
            <w:bottom w:val="none" w:sz="0" w:space="0" w:color="auto"/>
            <w:right w:val="none" w:sz="0" w:space="0" w:color="auto"/>
          </w:divBdr>
        </w:div>
        <w:div w:id="407654953">
          <w:marLeft w:val="640"/>
          <w:marRight w:val="0"/>
          <w:marTop w:val="0"/>
          <w:marBottom w:val="0"/>
          <w:divBdr>
            <w:top w:val="none" w:sz="0" w:space="0" w:color="auto"/>
            <w:left w:val="none" w:sz="0" w:space="0" w:color="auto"/>
            <w:bottom w:val="none" w:sz="0" w:space="0" w:color="auto"/>
            <w:right w:val="none" w:sz="0" w:space="0" w:color="auto"/>
          </w:divBdr>
        </w:div>
        <w:div w:id="446237781">
          <w:marLeft w:val="640"/>
          <w:marRight w:val="0"/>
          <w:marTop w:val="0"/>
          <w:marBottom w:val="0"/>
          <w:divBdr>
            <w:top w:val="none" w:sz="0" w:space="0" w:color="auto"/>
            <w:left w:val="none" w:sz="0" w:space="0" w:color="auto"/>
            <w:bottom w:val="none" w:sz="0" w:space="0" w:color="auto"/>
            <w:right w:val="none" w:sz="0" w:space="0" w:color="auto"/>
          </w:divBdr>
        </w:div>
        <w:div w:id="469827834">
          <w:marLeft w:val="640"/>
          <w:marRight w:val="0"/>
          <w:marTop w:val="0"/>
          <w:marBottom w:val="0"/>
          <w:divBdr>
            <w:top w:val="none" w:sz="0" w:space="0" w:color="auto"/>
            <w:left w:val="none" w:sz="0" w:space="0" w:color="auto"/>
            <w:bottom w:val="none" w:sz="0" w:space="0" w:color="auto"/>
            <w:right w:val="none" w:sz="0" w:space="0" w:color="auto"/>
          </w:divBdr>
        </w:div>
        <w:div w:id="524055732">
          <w:marLeft w:val="640"/>
          <w:marRight w:val="0"/>
          <w:marTop w:val="0"/>
          <w:marBottom w:val="0"/>
          <w:divBdr>
            <w:top w:val="none" w:sz="0" w:space="0" w:color="auto"/>
            <w:left w:val="none" w:sz="0" w:space="0" w:color="auto"/>
            <w:bottom w:val="none" w:sz="0" w:space="0" w:color="auto"/>
            <w:right w:val="none" w:sz="0" w:space="0" w:color="auto"/>
          </w:divBdr>
        </w:div>
        <w:div w:id="527912718">
          <w:marLeft w:val="640"/>
          <w:marRight w:val="0"/>
          <w:marTop w:val="0"/>
          <w:marBottom w:val="0"/>
          <w:divBdr>
            <w:top w:val="none" w:sz="0" w:space="0" w:color="auto"/>
            <w:left w:val="none" w:sz="0" w:space="0" w:color="auto"/>
            <w:bottom w:val="none" w:sz="0" w:space="0" w:color="auto"/>
            <w:right w:val="none" w:sz="0" w:space="0" w:color="auto"/>
          </w:divBdr>
        </w:div>
        <w:div w:id="761679178">
          <w:marLeft w:val="640"/>
          <w:marRight w:val="0"/>
          <w:marTop w:val="0"/>
          <w:marBottom w:val="0"/>
          <w:divBdr>
            <w:top w:val="none" w:sz="0" w:space="0" w:color="auto"/>
            <w:left w:val="none" w:sz="0" w:space="0" w:color="auto"/>
            <w:bottom w:val="none" w:sz="0" w:space="0" w:color="auto"/>
            <w:right w:val="none" w:sz="0" w:space="0" w:color="auto"/>
          </w:divBdr>
        </w:div>
        <w:div w:id="792745629">
          <w:marLeft w:val="640"/>
          <w:marRight w:val="0"/>
          <w:marTop w:val="0"/>
          <w:marBottom w:val="0"/>
          <w:divBdr>
            <w:top w:val="none" w:sz="0" w:space="0" w:color="auto"/>
            <w:left w:val="none" w:sz="0" w:space="0" w:color="auto"/>
            <w:bottom w:val="none" w:sz="0" w:space="0" w:color="auto"/>
            <w:right w:val="none" w:sz="0" w:space="0" w:color="auto"/>
          </w:divBdr>
        </w:div>
        <w:div w:id="941915035">
          <w:marLeft w:val="640"/>
          <w:marRight w:val="0"/>
          <w:marTop w:val="0"/>
          <w:marBottom w:val="0"/>
          <w:divBdr>
            <w:top w:val="none" w:sz="0" w:space="0" w:color="auto"/>
            <w:left w:val="none" w:sz="0" w:space="0" w:color="auto"/>
            <w:bottom w:val="none" w:sz="0" w:space="0" w:color="auto"/>
            <w:right w:val="none" w:sz="0" w:space="0" w:color="auto"/>
          </w:divBdr>
        </w:div>
        <w:div w:id="945039485">
          <w:marLeft w:val="640"/>
          <w:marRight w:val="0"/>
          <w:marTop w:val="0"/>
          <w:marBottom w:val="0"/>
          <w:divBdr>
            <w:top w:val="none" w:sz="0" w:space="0" w:color="auto"/>
            <w:left w:val="none" w:sz="0" w:space="0" w:color="auto"/>
            <w:bottom w:val="none" w:sz="0" w:space="0" w:color="auto"/>
            <w:right w:val="none" w:sz="0" w:space="0" w:color="auto"/>
          </w:divBdr>
        </w:div>
        <w:div w:id="954412305">
          <w:marLeft w:val="640"/>
          <w:marRight w:val="0"/>
          <w:marTop w:val="0"/>
          <w:marBottom w:val="0"/>
          <w:divBdr>
            <w:top w:val="none" w:sz="0" w:space="0" w:color="auto"/>
            <w:left w:val="none" w:sz="0" w:space="0" w:color="auto"/>
            <w:bottom w:val="none" w:sz="0" w:space="0" w:color="auto"/>
            <w:right w:val="none" w:sz="0" w:space="0" w:color="auto"/>
          </w:divBdr>
        </w:div>
        <w:div w:id="960917692">
          <w:marLeft w:val="640"/>
          <w:marRight w:val="0"/>
          <w:marTop w:val="0"/>
          <w:marBottom w:val="0"/>
          <w:divBdr>
            <w:top w:val="none" w:sz="0" w:space="0" w:color="auto"/>
            <w:left w:val="none" w:sz="0" w:space="0" w:color="auto"/>
            <w:bottom w:val="none" w:sz="0" w:space="0" w:color="auto"/>
            <w:right w:val="none" w:sz="0" w:space="0" w:color="auto"/>
          </w:divBdr>
        </w:div>
        <w:div w:id="983658995">
          <w:marLeft w:val="640"/>
          <w:marRight w:val="0"/>
          <w:marTop w:val="0"/>
          <w:marBottom w:val="0"/>
          <w:divBdr>
            <w:top w:val="none" w:sz="0" w:space="0" w:color="auto"/>
            <w:left w:val="none" w:sz="0" w:space="0" w:color="auto"/>
            <w:bottom w:val="none" w:sz="0" w:space="0" w:color="auto"/>
            <w:right w:val="none" w:sz="0" w:space="0" w:color="auto"/>
          </w:divBdr>
        </w:div>
        <w:div w:id="1233349458">
          <w:marLeft w:val="640"/>
          <w:marRight w:val="0"/>
          <w:marTop w:val="0"/>
          <w:marBottom w:val="0"/>
          <w:divBdr>
            <w:top w:val="none" w:sz="0" w:space="0" w:color="auto"/>
            <w:left w:val="none" w:sz="0" w:space="0" w:color="auto"/>
            <w:bottom w:val="none" w:sz="0" w:space="0" w:color="auto"/>
            <w:right w:val="none" w:sz="0" w:space="0" w:color="auto"/>
          </w:divBdr>
        </w:div>
        <w:div w:id="1282110564">
          <w:marLeft w:val="640"/>
          <w:marRight w:val="0"/>
          <w:marTop w:val="0"/>
          <w:marBottom w:val="0"/>
          <w:divBdr>
            <w:top w:val="none" w:sz="0" w:space="0" w:color="auto"/>
            <w:left w:val="none" w:sz="0" w:space="0" w:color="auto"/>
            <w:bottom w:val="none" w:sz="0" w:space="0" w:color="auto"/>
            <w:right w:val="none" w:sz="0" w:space="0" w:color="auto"/>
          </w:divBdr>
        </w:div>
        <w:div w:id="1292056347">
          <w:marLeft w:val="640"/>
          <w:marRight w:val="0"/>
          <w:marTop w:val="0"/>
          <w:marBottom w:val="0"/>
          <w:divBdr>
            <w:top w:val="none" w:sz="0" w:space="0" w:color="auto"/>
            <w:left w:val="none" w:sz="0" w:space="0" w:color="auto"/>
            <w:bottom w:val="none" w:sz="0" w:space="0" w:color="auto"/>
            <w:right w:val="none" w:sz="0" w:space="0" w:color="auto"/>
          </w:divBdr>
        </w:div>
        <w:div w:id="1331060257">
          <w:marLeft w:val="640"/>
          <w:marRight w:val="0"/>
          <w:marTop w:val="0"/>
          <w:marBottom w:val="0"/>
          <w:divBdr>
            <w:top w:val="none" w:sz="0" w:space="0" w:color="auto"/>
            <w:left w:val="none" w:sz="0" w:space="0" w:color="auto"/>
            <w:bottom w:val="none" w:sz="0" w:space="0" w:color="auto"/>
            <w:right w:val="none" w:sz="0" w:space="0" w:color="auto"/>
          </w:divBdr>
        </w:div>
        <w:div w:id="1468351810">
          <w:marLeft w:val="640"/>
          <w:marRight w:val="0"/>
          <w:marTop w:val="0"/>
          <w:marBottom w:val="0"/>
          <w:divBdr>
            <w:top w:val="none" w:sz="0" w:space="0" w:color="auto"/>
            <w:left w:val="none" w:sz="0" w:space="0" w:color="auto"/>
            <w:bottom w:val="none" w:sz="0" w:space="0" w:color="auto"/>
            <w:right w:val="none" w:sz="0" w:space="0" w:color="auto"/>
          </w:divBdr>
        </w:div>
        <w:div w:id="1556693785">
          <w:marLeft w:val="640"/>
          <w:marRight w:val="0"/>
          <w:marTop w:val="0"/>
          <w:marBottom w:val="0"/>
          <w:divBdr>
            <w:top w:val="none" w:sz="0" w:space="0" w:color="auto"/>
            <w:left w:val="none" w:sz="0" w:space="0" w:color="auto"/>
            <w:bottom w:val="none" w:sz="0" w:space="0" w:color="auto"/>
            <w:right w:val="none" w:sz="0" w:space="0" w:color="auto"/>
          </w:divBdr>
        </w:div>
        <w:div w:id="1562398488">
          <w:marLeft w:val="640"/>
          <w:marRight w:val="0"/>
          <w:marTop w:val="0"/>
          <w:marBottom w:val="0"/>
          <w:divBdr>
            <w:top w:val="none" w:sz="0" w:space="0" w:color="auto"/>
            <w:left w:val="none" w:sz="0" w:space="0" w:color="auto"/>
            <w:bottom w:val="none" w:sz="0" w:space="0" w:color="auto"/>
            <w:right w:val="none" w:sz="0" w:space="0" w:color="auto"/>
          </w:divBdr>
        </w:div>
        <w:div w:id="1905291329">
          <w:marLeft w:val="640"/>
          <w:marRight w:val="0"/>
          <w:marTop w:val="0"/>
          <w:marBottom w:val="0"/>
          <w:divBdr>
            <w:top w:val="none" w:sz="0" w:space="0" w:color="auto"/>
            <w:left w:val="none" w:sz="0" w:space="0" w:color="auto"/>
            <w:bottom w:val="none" w:sz="0" w:space="0" w:color="auto"/>
            <w:right w:val="none" w:sz="0" w:space="0" w:color="auto"/>
          </w:divBdr>
        </w:div>
        <w:div w:id="1942567484">
          <w:marLeft w:val="640"/>
          <w:marRight w:val="0"/>
          <w:marTop w:val="0"/>
          <w:marBottom w:val="0"/>
          <w:divBdr>
            <w:top w:val="none" w:sz="0" w:space="0" w:color="auto"/>
            <w:left w:val="none" w:sz="0" w:space="0" w:color="auto"/>
            <w:bottom w:val="none" w:sz="0" w:space="0" w:color="auto"/>
            <w:right w:val="none" w:sz="0" w:space="0" w:color="auto"/>
          </w:divBdr>
        </w:div>
        <w:div w:id="1961259680">
          <w:marLeft w:val="640"/>
          <w:marRight w:val="0"/>
          <w:marTop w:val="0"/>
          <w:marBottom w:val="0"/>
          <w:divBdr>
            <w:top w:val="none" w:sz="0" w:space="0" w:color="auto"/>
            <w:left w:val="none" w:sz="0" w:space="0" w:color="auto"/>
            <w:bottom w:val="none" w:sz="0" w:space="0" w:color="auto"/>
            <w:right w:val="none" w:sz="0" w:space="0" w:color="auto"/>
          </w:divBdr>
        </w:div>
        <w:div w:id="2067139873">
          <w:marLeft w:val="640"/>
          <w:marRight w:val="0"/>
          <w:marTop w:val="0"/>
          <w:marBottom w:val="0"/>
          <w:divBdr>
            <w:top w:val="none" w:sz="0" w:space="0" w:color="auto"/>
            <w:left w:val="none" w:sz="0" w:space="0" w:color="auto"/>
            <w:bottom w:val="none" w:sz="0" w:space="0" w:color="auto"/>
            <w:right w:val="none" w:sz="0" w:space="0" w:color="auto"/>
          </w:divBdr>
        </w:div>
      </w:divsChild>
    </w:div>
    <w:div w:id="1274947057">
      <w:bodyDiv w:val="1"/>
      <w:marLeft w:val="0"/>
      <w:marRight w:val="0"/>
      <w:marTop w:val="0"/>
      <w:marBottom w:val="0"/>
      <w:divBdr>
        <w:top w:val="none" w:sz="0" w:space="0" w:color="auto"/>
        <w:left w:val="none" w:sz="0" w:space="0" w:color="auto"/>
        <w:bottom w:val="none" w:sz="0" w:space="0" w:color="auto"/>
        <w:right w:val="none" w:sz="0" w:space="0" w:color="auto"/>
      </w:divBdr>
      <w:divsChild>
        <w:div w:id="16664352">
          <w:marLeft w:val="640"/>
          <w:marRight w:val="0"/>
          <w:marTop w:val="0"/>
          <w:marBottom w:val="0"/>
          <w:divBdr>
            <w:top w:val="none" w:sz="0" w:space="0" w:color="auto"/>
            <w:left w:val="none" w:sz="0" w:space="0" w:color="auto"/>
            <w:bottom w:val="none" w:sz="0" w:space="0" w:color="auto"/>
            <w:right w:val="none" w:sz="0" w:space="0" w:color="auto"/>
          </w:divBdr>
        </w:div>
        <w:div w:id="21446602">
          <w:marLeft w:val="640"/>
          <w:marRight w:val="0"/>
          <w:marTop w:val="0"/>
          <w:marBottom w:val="0"/>
          <w:divBdr>
            <w:top w:val="none" w:sz="0" w:space="0" w:color="auto"/>
            <w:left w:val="none" w:sz="0" w:space="0" w:color="auto"/>
            <w:bottom w:val="none" w:sz="0" w:space="0" w:color="auto"/>
            <w:right w:val="none" w:sz="0" w:space="0" w:color="auto"/>
          </w:divBdr>
        </w:div>
        <w:div w:id="48189297">
          <w:marLeft w:val="640"/>
          <w:marRight w:val="0"/>
          <w:marTop w:val="0"/>
          <w:marBottom w:val="0"/>
          <w:divBdr>
            <w:top w:val="none" w:sz="0" w:space="0" w:color="auto"/>
            <w:left w:val="none" w:sz="0" w:space="0" w:color="auto"/>
            <w:bottom w:val="none" w:sz="0" w:space="0" w:color="auto"/>
            <w:right w:val="none" w:sz="0" w:space="0" w:color="auto"/>
          </w:divBdr>
        </w:div>
        <w:div w:id="54789546">
          <w:marLeft w:val="640"/>
          <w:marRight w:val="0"/>
          <w:marTop w:val="0"/>
          <w:marBottom w:val="0"/>
          <w:divBdr>
            <w:top w:val="none" w:sz="0" w:space="0" w:color="auto"/>
            <w:left w:val="none" w:sz="0" w:space="0" w:color="auto"/>
            <w:bottom w:val="none" w:sz="0" w:space="0" w:color="auto"/>
            <w:right w:val="none" w:sz="0" w:space="0" w:color="auto"/>
          </w:divBdr>
        </w:div>
        <w:div w:id="65226268">
          <w:marLeft w:val="640"/>
          <w:marRight w:val="0"/>
          <w:marTop w:val="0"/>
          <w:marBottom w:val="0"/>
          <w:divBdr>
            <w:top w:val="none" w:sz="0" w:space="0" w:color="auto"/>
            <w:left w:val="none" w:sz="0" w:space="0" w:color="auto"/>
            <w:bottom w:val="none" w:sz="0" w:space="0" w:color="auto"/>
            <w:right w:val="none" w:sz="0" w:space="0" w:color="auto"/>
          </w:divBdr>
        </w:div>
        <w:div w:id="83384519">
          <w:marLeft w:val="640"/>
          <w:marRight w:val="0"/>
          <w:marTop w:val="0"/>
          <w:marBottom w:val="0"/>
          <w:divBdr>
            <w:top w:val="none" w:sz="0" w:space="0" w:color="auto"/>
            <w:left w:val="none" w:sz="0" w:space="0" w:color="auto"/>
            <w:bottom w:val="none" w:sz="0" w:space="0" w:color="auto"/>
            <w:right w:val="none" w:sz="0" w:space="0" w:color="auto"/>
          </w:divBdr>
        </w:div>
        <w:div w:id="103692790">
          <w:marLeft w:val="640"/>
          <w:marRight w:val="0"/>
          <w:marTop w:val="0"/>
          <w:marBottom w:val="0"/>
          <w:divBdr>
            <w:top w:val="none" w:sz="0" w:space="0" w:color="auto"/>
            <w:left w:val="none" w:sz="0" w:space="0" w:color="auto"/>
            <w:bottom w:val="none" w:sz="0" w:space="0" w:color="auto"/>
            <w:right w:val="none" w:sz="0" w:space="0" w:color="auto"/>
          </w:divBdr>
        </w:div>
        <w:div w:id="103811198">
          <w:marLeft w:val="640"/>
          <w:marRight w:val="0"/>
          <w:marTop w:val="0"/>
          <w:marBottom w:val="0"/>
          <w:divBdr>
            <w:top w:val="none" w:sz="0" w:space="0" w:color="auto"/>
            <w:left w:val="none" w:sz="0" w:space="0" w:color="auto"/>
            <w:bottom w:val="none" w:sz="0" w:space="0" w:color="auto"/>
            <w:right w:val="none" w:sz="0" w:space="0" w:color="auto"/>
          </w:divBdr>
        </w:div>
        <w:div w:id="310864762">
          <w:marLeft w:val="640"/>
          <w:marRight w:val="0"/>
          <w:marTop w:val="0"/>
          <w:marBottom w:val="0"/>
          <w:divBdr>
            <w:top w:val="none" w:sz="0" w:space="0" w:color="auto"/>
            <w:left w:val="none" w:sz="0" w:space="0" w:color="auto"/>
            <w:bottom w:val="none" w:sz="0" w:space="0" w:color="auto"/>
            <w:right w:val="none" w:sz="0" w:space="0" w:color="auto"/>
          </w:divBdr>
        </w:div>
        <w:div w:id="368650027">
          <w:marLeft w:val="640"/>
          <w:marRight w:val="0"/>
          <w:marTop w:val="0"/>
          <w:marBottom w:val="0"/>
          <w:divBdr>
            <w:top w:val="none" w:sz="0" w:space="0" w:color="auto"/>
            <w:left w:val="none" w:sz="0" w:space="0" w:color="auto"/>
            <w:bottom w:val="none" w:sz="0" w:space="0" w:color="auto"/>
            <w:right w:val="none" w:sz="0" w:space="0" w:color="auto"/>
          </w:divBdr>
        </w:div>
        <w:div w:id="387994596">
          <w:marLeft w:val="640"/>
          <w:marRight w:val="0"/>
          <w:marTop w:val="0"/>
          <w:marBottom w:val="0"/>
          <w:divBdr>
            <w:top w:val="none" w:sz="0" w:space="0" w:color="auto"/>
            <w:left w:val="none" w:sz="0" w:space="0" w:color="auto"/>
            <w:bottom w:val="none" w:sz="0" w:space="0" w:color="auto"/>
            <w:right w:val="none" w:sz="0" w:space="0" w:color="auto"/>
          </w:divBdr>
        </w:div>
        <w:div w:id="422645820">
          <w:marLeft w:val="640"/>
          <w:marRight w:val="0"/>
          <w:marTop w:val="0"/>
          <w:marBottom w:val="0"/>
          <w:divBdr>
            <w:top w:val="none" w:sz="0" w:space="0" w:color="auto"/>
            <w:left w:val="none" w:sz="0" w:space="0" w:color="auto"/>
            <w:bottom w:val="none" w:sz="0" w:space="0" w:color="auto"/>
            <w:right w:val="none" w:sz="0" w:space="0" w:color="auto"/>
          </w:divBdr>
        </w:div>
        <w:div w:id="441271611">
          <w:marLeft w:val="640"/>
          <w:marRight w:val="0"/>
          <w:marTop w:val="0"/>
          <w:marBottom w:val="0"/>
          <w:divBdr>
            <w:top w:val="none" w:sz="0" w:space="0" w:color="auto"/>
            <w:left w:val="none" w:sz="0" w:space="0" w:color="auto"/>
            <w:bottom w:val="none" w:sz="0" w:space="0" w:color="auto"/>
            <w:right w:val="none" w:sz="0" w:space="0" w:color="auto"/>
          </w:divBdr>
        </w:div>
        <w:div w:id="458960047">
          <w:marLeft w:val="640"/>
          <w:marRight w:val="0"/>
          <w:marTop w:val="0"/>
          <w:marBottom w:val="0"/>
          <w:divBdr>
            <w:top w:val="none" w:sz="0" w:space="0" w:color="auto"/>
            <w:left w:val="none" w:sz="0" w:space="0" w:color="auto"/>
            <w:bottom w:val="none" w:sz="0" w:space="0" w:color="auto"/>
            <w:right w:val="none" w:sz="0" w:space="0" w:color="auto"/>
          </w:divBdr>
        </w:div>
        <w:div w:id="471141358">
          <w:marLeft w:val="640"/>
          <w:marRight w:val="0"/>
          <w:marTop w:val="0"/>
          <w:marBottom w:val="0"/>
          <w:divBdr>
            <w:top w:val="none" w:sz="0" w:space="0" w:color="auto"/>
            <w:left w:val="none" w:sz="0" w:space="0" w:color="auto"/>
            <w:bottom w:val="none" w:sz="0" w:space="0" w:color="auto"/>
            <w:right w:val="none" w:sz="0" w:space="0" w:color="auto"/>
          </w:divBdr>
        </w:div>
        <w:div w:id="523859079">
          <w:marLeft w:val="640"/>
          <w:marRight w:val="0"/>
          <w:marTop w:val="0"/>
          <w:marBottom w:val="0"/>
          <w:divBdr>
            <w:top w:val="none" w:sz="0" w:space="0" w:color="auto"/>
            <w:left w:val="none" w:sz="0" w:space="0" w:color="auto"/>
            <w:bottom w:val="none" w:sz="0" w:space="0" w:color="auto"/>
            <w:right w:val="none" w:sz="0" w:space="0" w:color="auto"/>
          </w:divBdr>
        </w:div>
        <w:div w:id="547230941">
          <w:marLeft w:val="640"/>
          <w:marRight w:val="0"/>
          <w:marTop w:val="0"/>
          <w:marBottom w:val="0"/>
          <w:divBdr>
            <w:top w:val="none" w:sz="0" w:space="0" w:color="auto"/>
            <w:left w:val="none" w:sz="0" w:space="0" w:color="auto"/>
            <w:bottom w:val="none" w:sz="0" w:space="0" w:color="auto"/>
            <w:right w:val="none" w:sz="0" w:space="0" w:color="auto"/>
          </w:divBdr>
        </w:div>
        <w:div w:id="600651812">
          <w:marLeft w:val="640"/>
          <w:marRight w:val="0"/>
          <w:marTop w:val="0"/>
          <w:marBottom w:val="0"/>
          <w:divBdr>
            <w:top w:val="none" w:sz="0" w:space="0" w:color="auto"/>
            <w:left w:val="none" w:sz="0" w:space="0" w:color="auto"/>
            <w:bottom w:val="none" w:sz="0" w:space="0" w:color="auto"/>
            <w:right w:val="none" w:sz="0" w:space="0" w:color="auto"/>
          </w:divBdr>
        </w:div>
        <w:div w:id="682976757">
          <w:marLeft w:val="640"/>
          <w:marRight w:val="0"/>
          <w:marTop w:val="0"/>
          <w:marBottom w:val="0"/>
          <w:divBdr>
            <w:top w:val="none" w:sz="0" w:space="0" w:color="auto"/>
            <w:left w:val="none" w:sz="0" w:space="0" w:color="auto"/>
            <w:bottom w:val="none" w:sz="0" w:space="0" w:color="auto"/>
            <w:right w:val="none" w:sz="0" w:space="0" w:color="auto"/>
          </w:divBdr>
        </w:div>
        <w:div w:id="720132520">
          <w:marLeft w:val="640"/>
          <w:marRight w:val="0"/>
          <w:marTop w:val="0"/>
          <w:marBottom w:val="0"/>
          <w:divBdr>
            <w:top w:val="none" w:sz="0" w:space="0" w:color="auto"/>
            <w:left w:val="none" w:sz="0" w:space="0" w:color="auto"/>
            <w:bottom w:val="none" w:sz="0" w:space="0" w:color="auto"/>
            <w:right w:val="none" w:sz="0" w:space="0" w:color="auto"/>
          </w:divBdr>
        </w:div>
        <w:div w:id="746002959">
          <w:marLeft w:val="640"/>
          <w:marRight w:val="0"/>
          <w:marTop w:val="0"/>
          <w:marBottom w:val="0"/>
          <w:divBdr>
            <w:top w:val="none" w:sz="0" w:space="0" w:color="auto"/>
            <w:left w:val="none" w:sz="0" w:space="0" w:color="auto"/>
            <w:bottom w:val="none" w:sz="0" w:space="0" w:color="auto"/>
            <w:right w:val="none" w:sz="0" w:space="0" w:color="auto"/>
          </w:divBdr>
        </w:div>
        <w:div w:id="765081019">
          <w:marLeft w:val="640"/>
          <w:marRight w:val="0"/>
          <w:marTop w:val="0"/>
          <w:marBottom w:val="0"/>
          <w:divBdr>
            <w:top w:val="none" w:sz="0" w:space="0" w:color="auto"/>
            <w:left w:val="none" w:sz="0" w:space="0" w:color="auto"/>
            <w:bottom w:val="none" w:sz="0" w:space="0" w:color="auto"/>
            <w:right w:val="none" w:sz="0" w:space="0" w:color="auto"/>
          </w:divBdr>
        </w:div>
        <w:div w:id="771827835">
          <w:marLeft w:val="640"/>
          <w:marRight w:val="0"/>
          <w:marTop w:val="0"/>
          <w:marBottom w:val="0"/>
          <w:divBdr>
            <w:top w:val="none" w:sz="0" w:space="0" w:color="auto"/>
            <w:left w:val="none" w:sz="0" w:space="0" w:color="auto"/>
            <w:bottom w:val="none" w:sz="0" w:space="0" w:color="auto"/>
            <w:right w:val="none" w:sz="0" w:space="0" w:color="auto"/>
          </w:divBdr>
        </w:div>
        <w:div w:id="803431875">
          <w:marLeft w:val="640"/>
          <w:marRight w:val="0"/>
          <w:marTop w:val="0"/>
          <w:marBottom w:val="0"/>
          <w:divBdr>
            <w:top w:val="none" w:sz="0" w:space="0" w:color="auto"/>
            <w:left w:val="none" w:sz="0" w:space="0" w:color="auto"/>
            <w:bottom w:val="none" w:sz="0" w:space="0" w:color="auto"/>
            <w:right w:val="none" w:sz="0" w:space="0" w:color="auto"/>
          </w:divBdr>
        </w:div>
        <w:div w:id="826827130">
          <w:marLeft w:val="640"/>
          <w:marRight w:val="0"/>
          <w:marTop w:val="0"/>
          <w:marBottom w:val="0"/>
          <w:divBdr>
            <w:top w:val="none" w:sz="0" w:space="0" w:color="auto"/>
            <w:left w:val="none" w:sz="0" w:space="0" w:color="auto"/>
            <w:bottom w:val="none" w:sz="0" w:space="0" w:color="auto"/>
            <w:right w:val="none" w:sz="0" w:space="0" w:color="auto"/>
          </w:divBdr>
        </w:div>
        <w:div w:id="916674112">
          <w:marLeft w:val="640"/>
          <w:marRight w:val="0"/>
          <w:marTop w:val="0"/>
          <w:marBottom w:val="0"/>
          <w:divBdr>
            <w:top w:val="none" w:sz="0" w:space="0" w:color="auto"/>
            <w:left w:val="none" w:sz="0" w:space="0" w:color="auto"/>
            <w:bottom w:val="none" w:sz="0" w:space="0" w:color="auto"/>
            <w:right w:val="none" w:sz="0" w:space="0" w:color="auto"/>
          </w:divBdr>
        </w:div>
        <w:div w:id="921597188">
          <w:marLeft w:val="640"/>
          <w:marRight w:val="0"/>
          <w:marTop w:val="0"/>
          <w:marBottom w:val="0"/>
          <w:divBdr>
            <w:top w:val="none" w:sz="0" w:space="0" w:color="auto"/>
            <w:left w:val="none" w:sz="0" w:space="0" w:color="auto"/>
            <w:bottom w:val="none" w:sz="0" w:space="0" w:color="auto"/>
            <w:right w:val="none" w:sz="0" w:space="0" w:color="auto"/>
          </w:divBdr>
        </w:div>
        <w:div w:id="922027580">
          <w:marLeft w:val="640"/>
          <w:marRight w:val="0"/>
          <w:marTop w:val="0"/>
          <w:marBottom w:val="0"/>
          <w:divBdr>
            <w:top w:val="none" w:sz="0" w:space="0" w:color="auto"/>
            <w:left w:val="none" w:sz="0" w:space="0" w:color="auto"/>
            <w:bottom w:val="none" w:sz="0" w:space="0" w:color="auto"/>
            <w:right w:val="none" w:sz="0" w:space="0" w:color="auto"/>
          </w:divBdr>
        </w:div>
        <w:div w:id="949239373">
          <w:marLeft w:val="640"/>
          <w:marRight w:val="0"/>
          <w:marTop w:val="0"/>
          <w:marBottom w:val="0"/>
          <w:divBdr>
            <w:top w:val="none" w:sz="0" w:space="0" w:color="auto"/>
            <w:left w:val="none" w:sz="0" w:space="0" w:color="auto"/>
            <w:bottom w:val="none" w:sz="0" w:space="0" w:color="auto"/>
            <w:right w:val="none" w:sz="0" w:space="0" w:color="auto"/>
          </w:divBdr>
        </w:div>
        <w:div w:id="969899079">
          <w:marLeft w:val="640"/>
          <w:marRight w:val="0"/>
          <w:marTop w:val="0"/>
          <w:marBottom w:val="0"/>
          <w:divBdr>
            <w:top w:val="none" w:sz="0" w:space="0" w:color="auto"/>
            <w:left w:val="none" w:sz="0" w:space="0" w:color="auto"/>
            <w:bottom w:val="none" w:sz="0" w:space="0" w:color="auto"/>
            <w:right w:val="none" w:sz="0" w:space="0" w:color="auto"/>
          </w:divBdr>
        </w:div>
        <w:div w:id="1002391535">
          <w:marLeft w:val="640"/>
          <w:marRight w:val="0"/>
          <w:marTop w:val="0"/>
          <w:marBottom w:val="0"/>
          <w:divBdr>
            <w:top w:val="none" w:sz="0" w:space="0" w:color="auto"/>
            <w:left w:val="none" w:sz="0" w:space="0" w:color="auto"/>
            <w:bottom w:val="none" w:sz="0" w:space="0" w:color="auto"/>
            <w:right w:val="none" w:sz="0" w:space="0" w:color="auto"/>
          </w:divBdr>
        </w:div>
        <w:div w:id="1007052436">
          <w:marLeft w:val="640"/>
          <w:marRight w:val="0"/>
          <w:marTop w:val="0"/>
          <w:marBottom w:val="0"/>
          <w:divBdr>
            <w:top w:val="none" w:sz="0" w:space="0" w:color="auto"/>
            <w:left w:val="none" w:sz="0" w:space="0" w:color="auto"/>
            <w:bottom w:val="none" w:sz="0" w:space="0" w:color="auto"/>
            <w:right w:val="none" w:sz="0" w:space="0" w:color="auto"/>
          </w:divBdr>
        </w:div>
        <w:div w:id="1056440901">
          <w:marLeft w:val="640"/>
          <w:marRight w:val="0"/>
          <w:marTop w:val="0"/>
          <w:marBottom w:val="0"/>
          <w:divBdr>
            <w:top w:val="none" w:sz="0" w:space="0" w:color="auto"/>
            <w:left w:val="none" w:sz="0" w:space="0" w:color="auto"/>
            <w:bottom w:val="none" w:sz="0" w:space="0" w:color="auto"/>
            <w:right w:val="none" w:sz="0" w:space="0" w:color="auto"/>
          </w:divBdr>
        </w:div>
        <w:div w:id="1083258012">
          <w:marLeft w:val="640"/>
          <w:marRight w:val="0"/>
          <w:marTop w:val="0"/>
          <w:marBottom w:val="0"/>
          <w:divBdr>
            <w:top w:val="none" w:sz="0" w:space="0" w:color="auto"/>
            <w:left w:val="none" w:sz="0" w:space="0" w:color="auto"/>
            <w:bottom w:val="none" w:sz="0" w:space="0" w:color="auto"/>
            <w:right w:val="none" w:sz="0" w:space="0" w:color="auto"/>
          </w:divBdr>
        </w:div>
        <w:div w:id="1101872815">
          <w:marLeft w:val="640"/>
          <w:marRight w:val="0"/>
          <w:marTop w:val="0"/>
          <w:marBottom w:val="0"/>
          <w:divBdr>
            <w:top w:val="none" w:sz="0" w:space="0" w:color="auto"/>
            <w:left w:val="none" w:sz="0" w:space="0" w:color="auto"/>
            <w:bottom w:val="none" w:sz="0" w:space="0" w:color="auto"/>
            <w:right w:val="none" w:sz="0" w:space="0" w:color="auto"/>
          </w:divBdr>
        </w:div>
        <w:div w:id="1124885369">
          <w:marLeft w:val="640"/>
          <w:marRight w:val="0"/>
          <w:marTop w:val="0"/>
          <w:marBottom w:val="0"/>
          <w:divBdr>
            <w:top w:val="none" w:sz="0" w:space="0" w:color="auto"/>
            <w:left w:val="none" w:sz="0" w:space="0" w:color="auto"/>
            <w:bottom w:val="none" w:sz="0" w:space="0" w:color="auto"/>
            <w:right w:val="none" w:sz="0" w:space="0" w:color="auto"/>
          </w:divBdr>
        </w:div>
        <w:div w:id="1154905645">
          <w:marLeft w:val="640"/>
          <w:marRight w:val="0"/>
          <w:marTop w:val="0"/>
          <w:marBottom w:val="0"/>
          <w:divBdr>
            <w:top w:val="none" w:sz="0" w:space="0" w:color="auto"/>
            <w:left w:val="none" w:sz="0" w:space="0" w:color="auto"/>
            <w:bottom w:val="none" w:sz="0" w:space="0" w:color="auto"/>
            <w:right w:val="none" w:sz="0" w:space="0" w:color="auto"/>
          </w:divBdr>
        </w:div>
        <w:div w:id="1187526152">
          <w:marLeft w:val="640"/>
          <w:marRight w:val="0"/>
          <w:marTop w:val="0"/>
          <w:marBottom w:val="0"/>
          <w:divBdr>
            <w:top w:val="none" w:sz="0" w:space="0" w:color="auto"/>
            <w:left w:val="none" w:sz="0" w:space="0" w:color="auto"/>
            <w:bottom w:val="none" w:sz="0" w:space="0" w:color="auto"/>
            <w:right w:val="none" w:sz="0" w:space="0" w:color="auto"/>
          </w:divBdr>
        </w:div>
        <w:div w:id="1237663746">
          <w:marLeft w:val="640"/>
          <w:marRight w:val="0"/>
          <w:marTop w:val="0"/>
          <w:marBottom w:val="0"/>
          <w:divBdr>
            <w:top w:val="none" w:sz="0" w:space="0" w:color="auto"/>
            <w:left w:val="none" w:sz="0" w:space="0" w:color="auto"/>
            <w:bottom w:val="none" w:sz="0" w:space="0" w:color="auto"/>
            <w:right w:val="none" w:sz="0" w:space="0" w:color="auto"/>
          </w:divBdr>
        </w:div>
        <w:div w:id="1240406670">
          <w:marLeft w:val="640"/>
          <w:marRight w:val="0"/>
          <w:marTop w:val="0"/>
          <w:marBottom w:val="0"/>
          <w:divBdr>
            <w:top w:val="none" w:sz="0" w:space="0" w:color="auto"/>
            <w:left w:val="none" w:sz="0" w:space="0" w:color="auto"/>
            <w:bottom w:val="none" w:sz="0" w:space="0" w:color="auto"/>
            <w:right w:val="none" w:sz="0" w:space="0" w:color="auto"/>
          </w:divBdr>
        </w:div>
        <w:div w:id="1257132883">
          <w:marLeft w:val="640"/>
          <w:marRight w:val="0"/>
          <w:marTop w:val="0"/>
          <w:marBottom w:val="0"/>
          <w:divBdr>
            <w:top w:val="none" w:sz="0" w:space="0" w:color="auto"/>
            <w:left w:val="none" w:sz="0" w:space="0" w:color="auto"/>
            <w:bottom w:val="none" w:sz="0" w:space="0" w:color="auto"/>
            <w:right w:val="none" w:sz="0" w:space="0" w:color="auto"/>
          </w:divBdr>
        </w:div>
        <w:div w:id="1262450294">
          <w:marLeft w:val="640"/>
          <w:marRight w:val="0"/>
          <w:marTop w:val="0"/>
          <w:marBottom w:val="0"/>
          <w:divBdr>
            <w:top w:val="none" w:sz="0" w:space="0" w:color="auto"/>
            <w:left w:val="none" w:sz="0" w:space="0" w:color="auto"/>
            <w:bottom w:val="none" w:sz="0" w:space="0" w:color="auto"/>
            <w:right w:val="none" w:sz="0" w:space="0" w:color="auto"/>
          </w:divBdr>
        </w:div>
        <w:div w:id="1304505334">
          <w:marLeft w:val="640"/>
          <w:marRight w:val="0"/>
          <w:marTop w:val="0"/>
          <w:marBottom w:val="0"/>
          <w:divBdr>
            <w:top w:val="none" w:sz="0" w:space="0" w:color="auto"/>
            <w:left w:val="none" w:sz="0" w:space="0" w:color="auto"/>
            <w:bottom w:val="none" w:sz="0" w:space="0" w:color="auto"/>
            <w:right w:val="none" w:sz="0" w:space="0" w:color="auto"/>
          </w:divBdr>
        </w:div>
        <w:div w:id="1310937875">
          <w:marLeft w:val="640"/>
          <w:marRight w:val="0"/>
          <w:marTop w:val="0"/>
          <w:marBottom w:val="0"/>
          <w:divBdr>
            <w:top w:val="none" w:sz="0" w:space="0" w:color="auto"/>
            <w:left w:val="none" w:sz="0" w:space="0" w:color="auto"/>
            <w:bottom w:val="none" w:sz="0" w:space="0" w:color="auto"/>
            <w:right w:val="none" w:sz="0" w:space="0" w:color="auto"/>
          </w:divBdr>
        </w:div>
        <w:div w:id="1313749694">
          <w:marLeft w:val="640"/>
          <w:marRight w:val="0"/>
          <w:marTop w:val="0"/>
          <w:marBottom w:val="0"/>
          <w:divBdr>
            <w:top w:val="none" w:sz="0" w:space="0" w:color="auto"/>
            <w:left w:val="none" w:sz="0" w:space="0" w:color="auto"/>
            <w:bottom w:val="none" w:sz="0" w:space="0" w:color="auto"/>
            <w:right w:val="none" w:sz="0" w:space="0" w:color="auto"/>
          </w:divBdr>
        </w:div>
        <w:div w:id="1325091750">
          <w:marLeft w:val="640"/>
          <w:marRight w:val="0"/>
          <w:marTop w:val="0"/>
          <w:marBottom w:val="0"/>
          <w:divBdr>
            <w:top w:val="none" w:sz="0" w:space="0" w:color="auto"/>
            <w:left w:val="none" w:sz="0" w:space="0" w:color="auto"/>
            <w:bottom w:val="none" w:sz="0" w:space="0" w:color="auto"/>
            <w:right w:val="none" w:sz="0" w:space="0" w:color="auto"/>
          </w:divBdr>
        </w:div>
        <w:div w:id="1366827063">
          <w:marLeft w:val="640"/>
          <w:marRight w:val="0"/>
          <w:marTop w:val="0"/>
          <w:marBottom w:val="0"/>
          <w:divBdr>
            <w:top w:val="none" w:sz="0" w:space="0" w:color="auto"/>
            <w:left w:val="none" w:sz="0" w:space="0" w:color="auto"/>
            <w:bottom w:val="none" w:sz="0" w:space="0" w:color="auto"/>
            <w:right w:val="none" w:sz="0" w:space="0" w:color="auto"/>
          </w:divBdr>
        </w:div>
        <w:div w:id="1429278386">
          <w:marLeft w:val="640"/>
          <w:marRight w:val="0"/>
          <w:marTop w:val="0"/>
          <w:marBottom w:val="0"/>
          <w:divBdr>
            <w:top w:val="none" w:sz="0" w:space="0" w:color="auto"/>
            <w:left w:val="none" w:sz="0" w:space="0" w:color="auto"/>
            <w:bottom w:val="none" w:sz="0" w:space="0" w:color="auto"/>
            <w:right w:val="none" w:sz="0" w:space="0" w:color="auto"/>
          </w:divBdr>
        </w:div>
        <w:div w:id="1473134458">
          <w:marLeft w:val="640"/>
          <w:marRight w:val="0"/>
          <w:marTop w:val="0"/>
          <w:marBottom w:val="0"/>
          <w:divBdr>
            <w:top w:val="none" w:sz="0" w:space="0" w:color="auto"/>
            <w:left w:val="none" w:sz="0" w:space="0" w:color="auto"/>
            <w:bottom w:val="none" w:sz="0" w:space="0" w:color="auto"/>
            <w:right w:val="none" w:sz="0" w:space="0" w:color="auto"/>
          </w:divBdr>
        </w:div>
        <w:div w:id="1641035739">
          <w:marLeft w:val="640"/>
          <w:marRight w:val="0"/>
          <w:marTop w:val="0"/>
          <w:marBottom w:val="0"/>
          <w:divBdr>
            <w:top w:val="none" w:sz="0" w:space="0" w:color="auto"/>
            <w:left w:val="none" w:sz="0" w:space="0" w:color="auto"/>
            <w:bottom w:val="none" w:sz="0" w:space="0" w:color="auto"/>
            <w:right w:val="none" w:sz="0" w:space="0" w:color="auto"/>
          </w:divBdr>
        </w:div>
        <w:div w:id="1681614333">
          <w:marLeft w:val="640"/>
          <w:marRight w:val="0"/>
          <w:marTop w:val="0"/>
          <w:marBottom w:val="0"/>
          <w:divBdr>
            <w:top w:val="none" w:sz="0" w:space="0" w:color="auto"/>
            <w:left w:val="none" w:sz="0" w:space="0" w:color="auto"/>
            <w:bottom w:val="none" w:sz="0" w:space="0" w:color="auto"/>
            <w:right w:val="none" w:sz="0" w:space="0" w:color="auto"/>
          </w:divBdr>
        </w:div>
        <w:div w:id="1737818646">
          <w:marLeft w:val="640"/>
          <w:marRight w:val="0"/>
          <w:marTop w:val="0"/>
          <w:marBottom w:val="0"/>
          <w:divBdr>
            <w:top w:val="none" w:sz="0" w:space="0" w:color="auto"/>
            <w:left w:val="none" w:sz="0" w:space="0" w:color="auto"/>
            <w:bottom w:val="none" w:sz="0" w:space="0" w:color="auto"/>
            <w:right w:val="none" w:sz="0" w:space="0" w:color="auto"/>
          </w:divBdr>
        </w:div>
        <w:div w:id="1779913815">
          <w:marLeft w:val="640"/>
          <w:marRight w:val="0"/>
          <w:marTop w:val="0"/>
          <w:marBottom w:val="0"/>
          <w:divBdr>
            <w:top w:val="none" w:sz="0" w:space="0" w:color="auto"/>
            <w:left w:val="none" w:sz="0" w:space="0" w:color="auto"/>
            <w:bottom w:val="none" w:sz="0" w:space="0" w:color="auto"/>
            <w:right w:val="none" w:sz="0" w:space="0" w:color="auto"/>
          </w:divBdr>
        </w:div>
        <w:div w:id="1793330010">
          <w:marLeft w:val="640"/>
          <w:marRight w:val="0"/>
          <w:marTop w:val="0"/>
          <w:marBottom w:val="0"/>
          <w:divBdr>
            <w:top w:val="none" w:sz="0" w:space="0" w:color="auto"/>
            <w:left w:val="none" w:sz="0" w:space="0" w:color="auto"/>
            <w:bottom w:val="none" w:sz="0" w:space="0" w:color="auto"/>
            <w:right w:val="none" w:sz="0" w:space="0" w:color="auto"/>
          </w:divBdr>
        </w:div>
        <w:div w:id="1873305522">
          <w:marLeft w:val="640"/>
          <w:marRight w:val="0"/>
          <w:marTop w:val="0"/>
          <w:marBottom w:val="0"/>
          <w:divBdr>
            <w:top w:val="none" w:sz="0" w:space="0" w:color="auto"/>
            <w:left w:val="none" w:sz="0" w:space="0" w:color="auto"/>
            <w:bottom w:val="none" w:sz="0" w:space="0" w:color="auto"/>
            <w:right w:val="none" w:sz="0" w:space="0" w:color="auto"/>
          </w:divBdr>
        </w:div>
        <w:div w:id="1880780829">
          <w:marLeft w:val="640"/>
          <w:marRight w:val="0"/>
          <w:marTop w:val="0"/>
          <w:marBottom w:val="0"/>
          <w:divBdr>
            <w:top w:val="none" w:sz="0" w:space="0" w:color="auto"/>
            <w:left w:val="none" w:sz="0" w:space="0" w:color="auto"/>
            <w:bottom w:val="none" w:sz="0" w:space="0" w:color="auto"/>
            <w:right w:val="none" w:sz="0" w:space="0" w:color="auto"/>
          </w:divBdr>
        </w:div>
        <w:div w:id="1929536523">
          <w:marLeft w:val="640"/>
          <w:marRight w:val="0"/>
          <w:marTop w:val="0"/>
          <w:marBottom w:val="0"/>
          <w:divBdr>
            <w:top w:val="none" w:sz="0" w:space="0" w:color="auto"/>
            <w:left w:val="none" w:sz="0" w:space="0" w:color="auto"/>
            <w:bottom w:val="none" w:sz="0" w:space="0" w:color="auto"/>
            <w:right w:val="none" w:sz="0" w:space="0" w:color="auto"/>
          </w:divBdr>
        </w:div>
        <w:div w:id="1941792923">
          <w:marLeft w:val="640"/>
          <w:marRight w:val="0"/>
          <w:marTop w:val="0"/>
          <w:marBottom w:val="0"/>
          <w:divBdr>
            <w:top w:val="none" w:sz="0" w:space="0" w:color="auto"/>
            <w:left w:val="none" w:sz="0" w:space="0" w:color="auto"/>
            <w:bottom w:val="none" w:sz="0" w:space="0" w:color="auto"/>
            <w:right w:val="none" w:sz="0" w:space="0" w:color="auto"/>
          </w:divBdr>
        </w:div>
      </w:divsChild>
    </w:div>
    <w:div w:id="1282960947">
      <w:bodyDiv w:val="1"/>
      <w:marLeft w:val="0"/>
      <w:marRight w:val="0"/>
      <w:marTop w:val="0"/>
      <w:marBottom w:val="0"/>
      <w:divBdr>
        <w:top w:val="none" w:sz="0" w:space="0" w:color="auto"/>
        <w:left w:val="none" w:sz="0" w:space="0" w:color="auto"/>
        <w:bottom w:val="none" w:sz="0" w:space="0" w:color="auto"/>
        <w:right w:val="none" w:sz="0" w:space="0" w:color="auto"/>
      </w:divBdr>
      <w:divsChild>
        <w:div w:id="70851821">
          <w:marLeft w:val="640"/>
          <w:marRight w:val="0"/>
          <w:marTop w:val="0"/>
          <w:marBottom w:val="0"/>
          <w:divBdr>
            <w:top w:val="none" w:sz="0" w:space="0" w:color="auto"/>
            <w:left w:val="none" w:sz="0" w:space="0" w:color="auto"/>
            <w:bottom w:val="none" w:sz="0" w:space="0" w:color="auto"/>
            <w:right w:val="none" w:sz="0" w:space="0" w:color="auto"/>
          </w:divBdr>
        </w:div>
        <w:div w:id="114761502">
          <w:marLeft w:val="640"/>
          <w:marRight w:val="0"/>
          <w:marTop w:val="0"/>
          <w:marBottom w:val="0"/>
          <w:divBdr>
            <w:top w:val="none" w:sz="0" w:space="0" w:color="auto"/>
            <w:left w:val="none" w:sz="0" w:space="0" w:color="auto"/>
            <w:bottom w:val="none" w:sz="0" w:space="0" w:color="auto"/>
            <w:right w:val="none" w:sz="0" w:space="0" w:color="auto"/>
          </w:divBdr>
        </w:div>
        <w:div w:id="333991622">
          <w:marLeft w:val="640"/>
          <w:marRight w:val="0"/>
          <w:marTop w:val="0"/>
          <w:marBottom w:val="0"/>
          <w:divBdr>
            <w:top w:val="none" w:sz="0" w:space="0" w:color="auto"/>
            <w:left w:val="none" w:sz="0" w:space="0" w:color="auto"/>
            <w:bottom w:val="none" w:sz="0" w:space="0" w:color="auto"/>
            <w:right w:val="none" w:sz="0" w:space="0" w:color="auto"/>
          </w:divBdr>
        </w:div>
        <w:div w:id="707147001">
          <w:marLeft w:val="640"/>
          <w:marRight w:val="0"/>
          <w:marTop w:val="0"/>
          <w:marBottom w:val="0"/>
          <w:divBdr>
            <w:top w:val="none" w:sz="0" w:space="0" w:color="auto"/>
            <w:left w:val="none" w:sz="0" w:space="0" w:color="auto"/>
            <w:bottom w:val="none" w:sz="0" w:space="0" w:color="auto"/>
            <w:right w:val="none" w:sz="0" w:space="0" w:color="auto"/>
          </w:divBdr>
        </w:div>
        <w:div w:id="748893417">
          <w:marLeft w:val="640"/>
          <w:marRight w:val="0"/>
          <w:marTop w:val="0"/>
          <w:marBottom w:val="0"/>
          <w:divBdr>
            <w:top w:val="none" w:sz="0" w:space="0" w:color="auto"/>
            <w:left w:val="none" w:sz="0" w:space="0" w:color="auto"/>
            <w:bottom w:val="none" w:sz="0" w:space="0" w:color="auto"/>
            <w:right w:val="none" w:sz="0" w:space="0" w:color="auto"/>
          </w:divBdr>
        </w:div>
        <w:div w:id="805466387">
          <w:marLeft w:val="640"/>
          <w:marRight w:val="0"/>
          <w:marTop w:val="0"/>
          <w:marBottom w:val="0"/>
          <w:divBdr>
            <w:top w:val="none" w:sz="0" w:space="0" w:color="auto"/>
            <w:left w:val="none" w:sz="0" w:space="0" w:color="auto"/>
            <w:bottom w:val="none" w:sz="0" w:space="0" w:color="auto"/>
            <w:right w:val="none" w:sz="0" w:space="0" w:color="auto"/>
          </w:divBdr>
        </w:div>
        <w:div w:id="847258074">
          <w:marLeft w:val="640"/>
          <w:marRight w:val="0"/>
          <w:marTop w:val="0"/>
          <w:marBottom w:val="0"/>
          <w:divBdr>
            <w:top w:val="none" w:sz="0" w:space="0" w:color="auto"/>
            <w:left w:val="none" w:sz="0" w:space="0" w:color="auto"/>
            <w:bottom w:val="none" w:sz="0" w:space="0" w:color="auto"/>
            <w:right w:val="none" w:sz="0" w:space="0" w:color="auto"/>
          </w:divBdr>
        </w:div>
        <w:div w:id="898588680">
          <w:marLeft w:val="640"/>
          <w:marRight w:val="0"/>
          <w:marTop w:val="0"/>
          <w:marBottom w:val="0"/>
          <w:divBdr>
            <w:top w:val="none" w:sz="0" w:space="0" w:color="auto"/>
            <w:left w:val="none" w:sz="0" w:space="0" w:color="auto"/>
            <w:bottom w:val="none" w:sz="0" w:space="0" w:color="auto"/>
            <w:right w:val="none" w:sz="0" w:space="0" w:color="auto"/>
          </w:divBdr>
        </w:div>
        <w:div w:id="969356914">
          <w:marLeft w:val="640"/>
          <w:marRight w:val="0"/>
          <w:marTop w:val="0"/>
          <w:marBottom w:val="0"/>
          <w:divBdr>
            <w:top w:val="none" w:sz="0" w:space="0" w:color="auto"/>
            <w:left w:val="none" w:sz="0" w:space="0" w:color="auto"/>
            <w:bottom w:val="none" w:sz="0" w:space="0" w:color="auto"/>
            <w:right w:val="none" w:sz="0" w:space="0" w:color="auto"/>
          </w:divBdr>
        </w:div>
        <w:div w:id="1491407275">
          <w:marLeft w:val="640"/>
          <w:marRight w:val="0"/>
          <w:marTop w:val="0"/>
          <w:marBottom w:val="0"/>
          <w:divBdr>
            <w:top w:val="none" w:sz="0" w:space="0" w:color="auto"/>
            <w:left w:val="none" w:sz="0" w:space="0" w:color="auto"/>
            <w:bottom w:val="none" w:sz="0" w:space="0" w:color="auto"/>
            <w:right w:val="none" w:sz="0" w:space="0" w:color="auto"/>
          </w:divBdr>
        </w:div>
        <w:div w:id="1591739057">
          <w:marLeft w:val="640"/>
          <w:marRight w:val="0"/>
          <w:marTop w:val="0"/>
          <w:marBottom w:val="0"/>
          <w:divBdr>
            <w:top w:val="none" w:sz="0" w:space="0" w:color="auto"/>
            <w:left w:val="none" w:sz="0" w:space="0" w:color="auto"/>
            <w:bottom w:val="none" w:sz="0" w:space="0" w:color="auto"/>
            <w:right w:val="none" w:sz="0" w:space="0" w:color="auto"/>
          </w:divBdr>
        </w:div>
        <w:div w:id="1649704318">
          <w:marLeft w:val="640"/>
          <w:marRight w:val="0"/>
          <w:marTop w:val="0"/>
          <w:marBottom w:val="0"/>
          <w:divBdr>
            <w:top w:val="none" w:sz="0" w:space="0" w:color="auto"/>
            <w:left w:val="none" w:sz="0" w:space="0" w:color="auto"/>
            <w:bottom w:val="none" w:sz="0" w:space="0" w:color="auto"/>
            <w:right w:val="none" w:sz="0" w:space="0" w:color="auto"/>
          </w:divBdr>
        </w:div>
        <w:div w:id="2019506225">
          <w:marLeft w:val="640"/>
          <w:marRight w:val="0"/>
          <w:marTop w:val="0"/>
          <w:marBottom w:val="0"/>
          <w:divBdr>
            <w:top w:val="none" w:sz="0" w:space="0" w:color="auto"/>
            <w:left w:val="none" w:sz="0" w:space="0" w:color="auto"/>
            <w:bottom w:val="none" w:sz="0" w:space="0" w:color="auto"/>
            <w:right w:val="none" w:sz="0" w:space="0" w:color="auto"/>
          </w:divBdr>
        </w:div>
      </w:divsChild>
    </w:div>
    <w:div w:id="1286698430">
      <w:bodyDiv w:val="1"/>
      <w:marLeft w:val="0"/>
      <w:marRight w:val="0"/>
      <w:marTop w:val="0"/>
      <w:marBottom w:val="0"/>
      <w:divBdr>
        <w:top w:val="none" w:sz="0" w:space="0" w:color="auto"/>
        <w:left w:val="none" w:sz="0" w:space="0" w:color="auto"/>
        <w:bottom w:val="none" w:sz="0" w:space="0" w:color="auto"/>
        <w:right w:val="none" w:sz="0" w:space="0" w:color="auto"/>
      </w:divBdr>
      <w:divsChild>
        <w:div w:id="115295535">
          <w:marLeft w:val="640"/>
          <w:marRight w:val="0"/>
          <w:marTop w:val="0"/>
          <w:marBottom w:val="0"/>
          <w:divBdr>
            <w:top w:val="none" w:sz="0" w:space="0" w:color="auto"/>
            <w:left w:val="none" w:sz="0" w:space="0" w:color="auto"/>
            <w:bottom w:val="none" w:sz="0" w:space="0" w:color="auto"/>
            <w:right w:val="none" w:sz="0" w:space="0" w:color="auto"/>
          </w:divBdr>
        </w:div>
        <w:div w:id="120998162">
          <w:marLeft w:val="640"/>
          <w:marRight w:val="0"/>
          <w:marTop w:val="0"/>
          <w:marBottom w:val="0"/>
          <w:divBdr>
            <w:top w:val="none" w:sz="0" w:space="0" w:color="auto"/>
            <w:left w:val="none" w:sz="0" w:space="0" w:color="auto"/>
            <w:bottom w:val="none" w:sz="0" w:space="0" w:color="auto"/>
            <w:right w:val="none" w:sz="0" w:space="0" w:color="auto"/>
          </w:divBdr>
        </w:div>
        <w:div w:id="223106510">
          <w:marLeft w:val="640"/>
          <w:marRight w:val="0"/>
          <w:marTop w:val="0"/>
          <w:marBottom w:val="0"/>
          <w:divBdr>
            <w:top w:val="none" w:sz="0" w:space="0" w:color="auto"/>
            <w:left w:val="none" w:sz="0" w:space="0" w:color="auto"/>
            <w:bottom w:val="none" w:sz="0" w:space="0" w:color="auto"/>
            <w:right w:val="none" w:sz="0" w:space="0" w:color="auto"/>
          </w:divBdr>
        </w:div>
        <w:div w:id="246810367">
          <w:marLeft w:val="640"/>
          <w:marRight w:val="0"/>
          <w:marTop w:val="0"/>
          <w:marBottom w:val="0"/>
          <w:divBdr>
            <w:top w:val="none" w:sz="0" w:space="0" w:color="auto"/>
            <w:left w:val="none" w:sz="0" w:space="0" w:color="auto"/>
            <w:bottom w:val="none" w:sz="0" w:space="0" w:color="auto"/>
            <w:right w:val="none" w:sz="0" w:space="0" w:color="auto"/>
          </w:divBdr>
        </w:div>
        <w:div w:id="308290709">
          <w:marLeft w:val="640"/>
          <w:marRight w:val="0"/>
          <w:marTop w:val="0"/>
          <w:marBottom w:val="0"/>
          <w:divBdr>
            <w:top w:val="none" w:sz="0" w:space="0" w:color="auto"/>
            <w:left w:val="none" w:sz="0" w:space="0" w:color="auto"/>
            <w:bottom w:val="none" w:sz="0" w:space="0" w:color="auto"/>
            <w:right w:val="none" w:sz="0" w:space="0" w:color="auto"/>
          </w:divBdr>
        </w:div>
        <w:div w:id="345402576">
          <w:marLeft w:val="640"/>
          <w:marRight w:val="0"/>
          <w:marTop w:val="0"/>
          <w:marBottom w:val="0"/>
          <w:divBdr>
            <w:top w:val="none" w:sz="0" w:space="0" w:color="auto"/>
            <w:left w:val="none" w:sz="0" w:space="0" w:color="auto"/>
            <w:bottom w:val="none" w:sz="0" w:space="0" w:color="auto"/>
            <w:right w:val="none" w:sz="0" w:space="0" w:color="auto"/>
          </w:divBdr>
        </w:div>
        <w:div w:id="394740014">
          <w:marLeft w:val="640"/>
          <w:marRight w:val="0"/>
          <w:marTop w:val="0"/>
          <w:marBottom w:val="0"/>
          <w:divBdr>
            <w:top w:val="none" w:sz="0" w:space="0" w:color="auto"/>
            <w:left w:val="none" w:sz="0" w:space="0" w:color="auto"/>
            <w:bottom w:val="none" w:sz="0" w:space="0" w:color="auto"/>
            <w:right w:val="none" w:sz="0" w:space="0" w:color="auto"/>
          </w:divBdr>
        </w:div>
        <w:div w:id="753549474">
          <w:marLeft w:val="640"/>
          <w:marRight w:val="0"/>
          <w:marTop w:val="0"/>
          <w:marBottom w:val="0"/>
          <w:divBdr>
            <w:top w:val="none" w:sz="0" w:space="0" w:color="auto"/>
            <w:left w:val="none" w:sz="0" w:space="0" w:color="auto"/>
            <w:bottom w:val="none" w:sz="0" w:space="0" w:color="auto"/>
            <w:right w:val="none" w:sz="0" w:space="0" w:color="auto"/>
          </w:divBdr>
        </w:div>
        <w:div w:id="1034378843">
          <w:marLeft w:val="640"/>
          <w:marRight w:val="0"/>
          <w:marTop w:val="0"/>
          <w:marBottom w:val="0"/>
          <w:divBdr>
            <w:top w:val="none" w:sz="0" w:space="0" w:color="auto"/>
            <w:left w:val="none" w:sz="0" w:space="0" w:color="auto"/>
            <w:bottom w:val="none" w:sz="0" w:space="0" w:color="auto"/>
            <w:right w:val="none" w:sz="0" w:space="0" w:color="auto"/>
          </w:divBdr>
        </w:div>
        <w:div w:id="1048144958">
          <w:marLeft w:val="640"/>
          <w:marRight w:val="0"/>
          <w:marTop w:val="0"/>
          <w:marBottom w:val="0"/>
          <w:divBdr>
            <w:top w:val="none" w:sz="0" w:space="0" w:color="auto"/>
            <w:left w:val="none" w:sz="0" w:space="0" w:color="auto"/>
            <w:bottom w:val="none" w:sz="0" w:space="0" w:color="auto"/>
            <w:right w:val="none" w:sz="0" w:space="0" w:color="auto"/>
          </w:divBdr>
        </w:div>
        <w:div w:id="1206481130">
          <w:marLeft w:val="640"/>
          <w:marRight w:val="0"/>
          <w:marTop w:val="0"/>
          <w:marBottom w:val="0"/>
          <w:divBdr>
            <w:top w:val="none" w:sz="0" w:space="0" w:color="auto"/>
            <w:left w:val="none" w:sz="0" w:space="0" w:color="auto"/>
            <w:bottom w:val="none" w:sz="0" w:space="0" w:color="auto"/>
            <w:right w:val="none" w:sz="0" w:space="0" w:color="auto"/>
          </w:divBdr>
        </w:div>
        <w:div w:id="1208689234">
          <w:marLeft w:val="640"/>
          <w:marRight w:val="0"/>
          <w:marTop w:val="0"/>
          <w:marBottom w:val="0"/>
          <w:divBdr>
            <w:top w:val="none" w:sz="0" w:space="0" w:color="auto"/>
            <w:left w:val="none" w:sz="0" w:space="0" w:color="auto"/>
            <w:bottom w:val="none" w:sz="0" w:space="0" w:color="auto"/>
            <w:right w:val="none" w:sz="0" w:space="0" w:color="auto"/>
          </w:divBdr>
        </w:div>
        <w:div w:id="1209103583">
          <w:marLeft w:val="640"/>
          <w:marRight w:val="0"/>
          <w:marTop w:val="0"/>
          <w:marBottom w:val="0"/>
          <w:divBdr>
            <w:top w:val="none" w:sz="0" w:space="0" w:color="auto"/>
            <w:left w:val="none" w:sz="0" w:space="0" w:color="auto"/>
            <w:bottom w:val="none" w:sz="0" w:space="0" w:color="auto"/>
            <w:right w:val="none" w:sz="0" w:space="0" w:color="auto"/>
          </w:divBdr>
        </w:div>
        <w:div w:id="1213466820">
          <w:marLeft w:val="640"/>
          <w:marRight w:val="0"/>
          <w:marTop w:val="0"/>
          <w:marBottom w:val="0"/>
          <w:divBdr>
            <w:top w:val="none" w:sz="0" w:space="0" w:color="auto"/>
            <w:left w:val="none" w:sz="0" w:space="0" w:color="auto"/>
            <w:bottom w:val="none" w:sz="0" w:space="0" w:color="auto"/>
            <w:right w:val="none" w:sz="0" w:space="0" w:color="auto"/>
          </w:divBdr>
        </w:div>
        <w:div w:id="1296831869">
          <w:marLeft w:val="640"/>
          <w:marRight w:val="0"/>
          <w:marTop w:val="0"/>
          <w:marBottom w:val="0"/>
          <w:divBdr>
            <w:top w:val="none" w:sz="0" w:space="0" w:color="auto"/>
            <w:left w:val="none" w:sz="0" w:space="0" w:color="auto"/>
            <w:bottom w:val="none" w:sz="0" w:space="0" w:color="auto"/>
            <w:right w:val="none" w:sz="0" w:space="0" w:color="auto"/>
          </w:divBdr>
        </w:div>
        <w:div w:id="1650091923">
          <w:marLeft w:val="640"/>
          <w:marRight w:val="0"/>
          <w:marTop w:val="0"/>
          <w:marBottom w:val="0"/>
          <w:divBdr>
            <w:top w:val="none" w:sz="0" w:space="0" w:color="auto"/>
            <w:left w:val="none" w:sz="0" w:space="0" w:color="auto"/>
            <w:bottom w:val="none" w:sz="0" w:space="0" w:color="auto"/>
            <w:right w:val="none" w:sz="0" w:space="0" w:color="auto"/>
          </w:divBdr>
        </w:div>
        <w:div w:id="1819878689">
          <w:marLeft w:val="640"/>
          <w:marRight w:val="0"/>
          <w:marTop w:val="0"/>
          <w:marBottom w:val="0"/>
          <w:divBdr>
            <w:top w:val="none" w:sz="0" w:space="0" w:color="auto"/>
            <w:left w:val="none" w:sz="0" w:space="0" w:color="auto"/>
            <w:bottom w:val="none" w:sz="0" w:space="0" w:color="auto"/>
            <w:right w:val="none" w:sz="0" w:space="0" w:color="auto"/>
          </w:divBdr>
        </w:div>
        <w:div w:id="2057073469">
          <w:marLeft w:val="640"/>
          <w:marRight w:val="0"/>
          <w:marTop w:val="0"/>
          <w:marBottom w:val="0"/>
          <w:divBdr>
            <w:top w:val="none" w:sz="0" w:space="0" w:color="auto"/>
            <w:left w:val="none" w:sz="0" w:space="0" w:color="auto"/>
            <w:bottom w:val="none" w:sz="0" w:space="0" w:color="auto"/>
            <w:right w:val="none" w:sz="0" w:space="0" w:color="auto"/>
          </w:divBdr>
        </w:div>
      </w:divsChild>
    </w:div>
    <w:div w:id="1291548649">
      <w:bodyDiv w:val="1"/>
      <w:marLeft w:val="0"/>
      <w:marRight w:val="0"/>
      <w:marTop w:val="0"/>
      <w:marBottom w:val="0"/>
      <w:divBdr>
        <w:top w:val="none" w:sz="0" w:space="0" w:color="auto"/>
        <w:left w:val="none" w:sz="0" w:space="0" w:color="auto"/>
        <w:bottom w:val="none" w:sz="0" w:space="0" w:color="auto"/>
        <w:right w:val="none" w:sz="0" w:space="0" w:color="auto"/>
      </w:divBdr>
    </w:div>
    <w:div w:id="1303194114">
      <w:bodyDiv w:val="1"/>
      <w:marLeft w:val="0"/>
      <w:marRight w:val="0"/>
      <w:marTop w:val="0"/>
      <w:marBottom w:val="0"/>
      <w:divBdr>
        <w:top w:val="none" w:sz="0" w:space="0" w:color="auto"/>
        <w:left w:val="none" w:sz="0" w:space="0" w:color="auto"/>
        <w:bottom w:val="none" w:sz="0" w:space="0" w:color="auto"/>
        <w:right w:val="none" w:sz="0" w:space="0" w:color="auto"/>
      </w:divBdr>
      <w:divsChild>
        <w:div w:id="93209918">
          <w:marLeft w:val="480"/>
          <w:marRight w:val="0"/>
          <w:marTop w:val="0"/>
          <w:marBottom w:val="0"/>
          <w:divBdr>
            <w:top w:val="none" w:sz="0" w:space="0" w:color="auto"/>
            <w:left w:val="none" w:sz="0" w:space="0" w:color="auto"/>
            <w:bottom w:val="none" w:sz="0" w:space="0" w:color="auto"/>
            <w:right w:val="none" w:sz="0" w:space="0" w:color="auto"/>
          </w:divBdr>
        </w:div>
        <w:div w:id="202139589">
          <w:marLeft w:val="480"/>
          <w:marRight w:val="0"/>
          <w:marTop w:val="0"/>
          <w:marBottom w:val="0"/>
          <w:divBdr>
            <w:top w:val="none" w:sz="0" w:space="0" w:color="auto"/>
            <w:left w:val="none" w:sz="0" w:space="0" w:color="auto"/>
            <w:bottom w:val="none" w:sz="0" w:space="0" w:color="auto"/>
            <w:right w:val="none" w:sz="0" w:space="0" w:color="auto"/>
          </w:divBdr>
        </w:div>
        <w:div w:id="233319130">
          <w:marLeft w:val="480"/>
          <w:marRight w:val="0"/>
          <w:marTop w:val="0"/>
          <w:marBottom w:val="0"/>
          <w:divBdr>
            <w:top w:val="none" w:sz="0" w:space="0" w:color="auto"/>
            <w:left w:val="none" w:sz="0" w:space="0" w:color="auto"/>
            <w:bottom w:val="none" w:sz="0" w:space="0" w:color="auto"/>
            <w:right w:val="none" w:sz="0" w:space="0" w:color="auto"/>
          </w:divBdr>
        </w:div>
        <w:div w:id="548297941">
          <w:marLeft w:val="480"/>
          <w:marRight w:val="0"/>
          <w:marTop w:val="0"/>
          <w:marBottom w:val="0"/>
          <w:divBdr>
            <w:top w:val="none" w:sz="0" w:space="0" w:color="auto"/>
            <w:left w:val="none" w:sz="0" w:space="0" w:color="auto"/>
            <w:bottom w:val="none" w:sz="0" w:space="0" w:color="auto"/>
            <w:right w:val="none" w:sz="0" w:space="0" w:color="auto"/>
          </w:divBdr>
        </w:div>
        <w:div w:id="647052169">
          <w:marLeft w:val="480"/>
          <w:marRight w:val="0"/>
          <w:marTop w:val="0"/>
          <w:marBottom w:val="0"/>
          <w:divBdr>
            <w:top w:val="none" w:sz="0" w:space="0" w:color="auto"/>
            <w:left w:val="none" w:sz="0" w:space="0" w:color="auto"/>
            <w:bottom w:val="none" w:sz="0" w:space="0" w:color="auto"/>
            <w:right w:val="none" w:sz="0" w:space="0" w:color="auto"/>
          </w:divBdr>
        </w:div>
        <w:div w:id="695154052">
          <w:marLeft w:val="480"/>
          <w:marRight w:val="0"/>
          <w:marTop w:val="0"/>
          <w:marBottom w:val="0"/>
          <w:divBdr>
            <w:top w:val="none" w:sz="0" w:space="0" w:color="auto"/>
            <w:left w:val="none" w:sz="0" w:space="0" w:color="auto"/>
            <w:bottom w:val="none" w:sz="0" w:space="0" w:color="auto"/>
            <w:right w:val="none" w:sz="0" w:space="0" w:color="auto"/>
          </w:divBdr>
        </w:div>
        <w:div w:id="1405954668">
          <w:marLeft w:val="480"/>
          <w:marRight w:val="0"/>
          <w:marTop w:val="0"/>
          <w:marBottom w:val="0"/>
          <w:divBdr>
            <w:top w:val="none" w:sz="0" w:space="0" w:color="auto"/>
            <w:left w:val="none" w:sz="0" w:space="0" w:color="auto"/>
            <w:bottom w:val="none" w:sz="0" w:space="0" w:color="auto"/>
            <w:right w:val="none" w:sz="0" w:space="0" w:color="auto"/>
          </w:divBdr>
        </w:div>
        <w:div w:id="1485511312">
          <w:marLeft w:val="480"/>
          <w:marRight w:val="0"/>
          <w:marTop w:val="0"/>
          <w:marBottom w:val="0"/>
          <w:divBdr>
            <w:top w:val="none" w:sz="0" w:space="0" w:color="auto"/>
            <w:left w:val="none" w:sz="0" w:space="0" w:color="auto"/>
            <w:bottom w:val="none" w:sz="0" w:space="0" w:color="auto"/>
            <w:right w:val="none" w:sz="0" w:space="0" w:color="auto"/>
          </w:divBdr>
        </w:div>
        <w:div w:id="1783570434">
          <w:marLeft w:val="480"/>
          <w:marRight w:val="0"/>
          <w:marTop w:val="0"/>
          <w:marBottom w:val="0"/>
          <w:divBdr>
            <w:top w:val="none" w:sz="0" w:space="0" w:color="auto"/>
            <w:left w:val="none" w:sz="0" w:space="0" w:color="auto"/>
            <w:bottom w:val="none" w:sz="0" w:space="0" w:color="auto"/>
            <w:right w:val="none" w:sz="0" w:space="0" w:color="auto"/>
          </w:divBdr>
        </w:div>
        <w:div w:id="1929387871">
          <w:marLeft w:val="480"/>
          <w:marRight w:val="0"/>
          <w:marTop w:val="0"/>
          <w:marBottom w:val="0"/>
          <w:divBdr>
            <w:top w:val="none" w:sz="0" w:space="0" w:color="auto"/>
            <w:left w:val="none" w:sz="0" w:space="0" w:color="auto"/>
            <w:bottom w:val="none" w:sz="0" w:space="0" w:color="auto"/>
            <w:right w:val="none" w:sz="0" w:space="0" w:color="auto"/>
          </w:divBdr>
        </w:div>
      </w:divsChild>
    </w:div>
    <w:div w:id="1305812419">
      <w:bodyDiv w:val="1"/>
      <w:marLeft w:val="0"/>
      <w:marRight w:val="0"/>
      <w:marTop w:val="0"/>
      <w:marBottom w:val="0"/>
      <w:divBdr>
        <w:top w:val="none" w:sz="0" w:space="0" w:color="auto"/>
        <w:left w:val="none" w:sz="0" w:space="0" w:color="auto"/>
        <w:bottom w:val="none" w:sz="0" w:space="0" w:color="auto"/>
        <w:right w:val="none" w:sz="0" w:space="0" w:color="auto"/>
      </w:divBdr>
    </w:div>
    <w:div w:id="1308126301">
      <w:bodyDiv w:val="1"/>
      <w:marLeft w:val="0"/>
      <w:marRight w:val="0"/>
      <w:marTop w:val="0"/>
      <w:marBottom w:val="0"/>
      <w:divBdr>
        <w:top w:val="none" w:sz="0" w:space="0" w:color="auto"/>
        <w:left w:val="none" w:sz="0" w:space="0" w:color="auto"/>
        <w:bottom w:val="none" w:sz="0" w:space="0" w:color="auto"/>
        <w:right w:val="none" w:sz="0" w:space="0" w:color="auto"/>
      </w:divBdr>
      <w:divsChild>
        <w:div w:id="25107793">
          <w:marLeft w:val="640"/>
          <w:marRight w:val="0"/>
          <w:marTop w:val="0"/>
          <w:marBottom w:val="0"/>
          <w:divBdr>
            <w:top w:val="none" w:sz="0" w:space="0" w:color="auto"/>
            <w:left w:val="none" w:sz="0" w:space="0" w:color="auto"/>
            <w:bottom w:val="none" w:sz="0" w:space="0" w:color="auto"/>
            <w:right w:val="none" w:sz="0" w:space="0" w:color="auto"/>
          </w:divBdr>
        </w:div>
        <w:div w:id="258879885">
          <w:marLeft w:val="640"/>
          <w:marRight w:val="0"/>
          <w:marTop w:val="0"/>
          <w:marBottom w:val="0"/>
          <w:divBdr>
            <w:top w:val="none" w:sz="0" w:space="0" w:color="auto"/>
            <w:left w:val="none" w:sz="0" w:space="0" w:color="auto"/>
            <w:bottom w:val="none" w:sz="0" w:space="0" w:color="auto"/>
            <w:right w:val="none" w:sz="0" w:space="0" w:color="auto"/>
          </w:divBdr>
        </w:div>
        <w:div w:id="401104052">
          <w:marLeft w:val="640"/>
          <w:marRight w:val="0"/>
          <w:marTop w:val="0"/>
          <w:marBottom w:val="0"/>
          <w:divBdr>
            <w:top w:val="none" w:sz="0" w:space="0" w:color="auto"/>
            <w:left w:val="none" w:sz="0" w:space="0" w:color="auto"/>
            <w:bottom w:val="none" w:sz="0" w:space="0" w:color="auto"/>
            <w:right w:val="none" w:sz="0" w:space="0" w:color="auto"/>
          </w:divBdr>
        </w:div>
        <w:div w:id="465900985">
          <w:marLeft w:val="640"/>
          <w:marRight w:val="0"/>
          <w:marTop w:val="0"/>
          <w:marBottom w:val="0"/>
          <w:divBdr>
            <w:top w:val="none" w:sz="0" w:space="0" w:color="auto"/>
            <w:left w:val="none" w:sz="0" w:space="0" w:color="auto"/>
            <w:bottom w:val="none" w:sz="0" w:space="0" w:color="auto"/>
            <w:right w:val="none" w:sz="0" w:space="0" w:color="auto"/>
          </w:divBdr>
        </w:div>
        <w:div w:id="687028042">
          <w:marLeft w:val="640"/>
          <w:marRight w:val="0"/>
          <w:marTop w:val="0"/>
          <w:marBottom w:val="0"/>
          <w:divBdr>
            <w:top w:val="none" w:sz="0" w:space="0" w:color="auto"/>
            <w:left w:val="none" w:sz="0" w:space="0" w:color="auto"/>
            <w:bottom w:val="none" w:sz="0" w:space="0" w:color="auto"/>
            <w:right w:val="none" w:sz="0" w:space="0" w:color="auto"/>
          </w:divBdr>
        </w:div>
        <w:div w:id="844173680">
          <w:marLeft w:val="640"/>
          <w:marRight w:val="0"/>
          <w:marTop w:val="0"/>
          <w:marBottom w:val="0"/>
          <w:divBdr>
            <w:top w:val="none" w:sz="0" w:space="0" w:color="auto"/>
            <w:left w:val="none" w:sz="0" w:space="0" w:color="auto"/>
            <w:bottom w:val="none" w:sz="0" w:space="0" w:color="auto"/>
            <w:right w:val="none" w:sz="0" w:space="0" w:color="auto"/>
          </w:divBdr>
        </w:div>
        <w:div w:id="1035042741">
          <w:marLeft w:val="640"/>
          <w:marRight w:val="0"/>
          <w:marTop w:val="0"/>
          <w:marBottom w:val="0"/>
          <w:divBdr>
            <w:top w:val="none" w:sz="0" w:space="0" w:color="auto"/>
            <w:left w:val="none" w:sz="0" w:space="0" w:color="auto"/>
            <w:bottom w:val="none" w:sz="0" w:space="0" w:color="auto"/>
            <w:right w:val="none" w:sz="0" w:space="0" w:color="auto"/>
          </w:divBdr>
        </w:div>
        <w:div w:id="1053892923">
          <w:marLeft w:val="640"/>
          <w:marRight w:val="0"/>
          <w:marTop w:val="0"/>
          <w:marBottom w:val="0"/>
          <w:divBdr>
            <w:top w:val="none" w:sz="0" w:space="0" w:color="auto"/>
            <w:left w:val="none" w:sz="0" w:space="0" w:color="auto"/>
            <w:bottom w:val="none" w:sz="0" w:space="0" w:color="auto"/>
            <w:right w:val="none" w:sz="0" w:space="0" w:color="auto"/>
          </w:divBdr>
        </w:div>
        <w:div w:id="1190334124">
          <w:marLeft w:val="640"/>
          <w:marRight w:val="0"/>
          <w:marTop w:val="0"/>
          <w:marBottom w:val="0"/>
          <w:divBdr>
            <w:top w:val="none" w:sz="0" w:space="0" w:color="auto"/>
            <w:left w:val="none" w:sz="0" w:space="0" w:color="auto"/>
            <w:bottom w:val="none" w:sz="0" w:space="0" w:color="auto"/>
            <w:right w:val="none" w:sz="0" w:space="0" w:color="auto"/>
          </w:divBdr>
        </w:div>
        <w:div w:id="1455293822">
          <w:marLeft w:val="640"/>
          <w:marRight w:val="0"/>
          <w:marTop w:val="0"/>
          <w:marBottom w:val="0"/>
          <w:divBdr>
            <w:top w:val="none" w:sz="0" w:space="0" w:color="auto"/>
            <w:left w:val="none" w:sz="0" w:space="0" w:color="auto"/>
            <w:bottom w:val="none" w:sz="0" w:space="0" w:color="auto"/>
            <w:right w:val="none" w:sz="0" w:space="0" w:color="auto"/>
          </w:divBdr>
        </w:div>
        <w:div w:id="1546719373">
          <w:marLeft w:val="640"/>
          <w:marRight w:val="0"/>
          <w:marTop w:val="0"/>
          <w:marBottom w:val="0"/>
          <w:divBdr>
            <w:top w:val="none" w:sz="0" w:space="0" w:color="auto"/>
            <w:left w:val="none" w:sz="0" w:space="0" w:color="auto"/>
            <w:bottom w:val="none" w:sz="0" w:space="0" w:color="auto"/>
            <w:right w:val="none" w:sz="0" w:space="0" w:color="auto"/>
          </w:divBdr>
        </w:div>
        <w:div w:id="1580335453">
          <w:marLeft w:val="640"/>
          <w:marRight w:val="0"/>
          <w:marTop w:val="0"/>
          <w:marBottom w:val="0"/>
          <w:divBdr>
            <w:top w:val="none" w:sz="0" w:space="0" w:color="auto"/>
            <w:left w:val="none" w:sz="0" w:space="0" w:color="auto"/>
            <w:bottom w:val="none" w:sz="0" w:space="0" w:color="auto"/>
            <w:right w:val="none" w:sz="0" w:space="0" w:color="auto"/>
          </w:divBdr>
        </w:div>
        <w:div w:id="1669795460">
          <w:marLeft w:val="640"/>
          <w:marRight w:val="0"/>
          <w:marTop w:val="0"/>
          <w:marBottom w:val="0"/>
          <w:divBdr>
            <w:top w:val="none" w:sz="0" w:space="0" w:color="auto"/>
            <w:left w:val="none" w:sz="0" w:space="0" w:color="auto"/>
            <w:bottom w:val="none" w:sz="0" w:space="0" w:color="auto"/>
            <w:right w:val="none" w:sz="0" w:space="0" w:color="auto"/>
          </w:divBdr>
        </w:div>
        <w:div w:id="1836526337">
          <w:marLeft w:val="640"/>
          <w:marRight w:val="0"/>
          <w:marTop w:val="0"/>
          <w:marBottom w:val="0"/>
          <w:divBdr>
            <w:top w:val="none" w:sz="0" w:space="0" w:color="auto"/>
            <w:left w:val="none" w:sz="0" w:space="0" w:color="auto"/>
            <w:bottom w:val="none" w:sz="0" w:space="0" w:color="auto"/>
            <w:right w:val="none" w:sz="0" w:space="0" w:color="auto"/>
          </w:divBdr>
        </w:div>
        <w:div w:id="1862090818">
          <w:marLeft w:val="640"/>
          <w:marRight w:val="0"/>
          <w:marTop w:val="0"/>
          <w:marBottom w:val="0"/>
          <w:divBdr>
            <w:top w:val="none" w:sz="0" w:space="0" w:color="auto"/>
            <w:left w:val="none" w:sz="0" w:space="0" w:color="auto"/>
            <w:bottom w:val="none" w:sz="0" w:space="0" w:color="auto"/>
            <w:right w:val="none" w:sz="0" w:space="0" w:color="auto"/>
          </w:divBdr>
        </w:div>
        <w:div w:id="1897273962">
          <w:marLeft w:val="640"/>
          <w:marRight w:val="0"/>
          <w:marTop w:val="0"/>
          <w:marBottom w:val="0"/>
          <w:divBdr>
            <w:top w:val="none" w:sz="0" w:space="0" w:color="auto"/>
            <w:left w:val="none" w:sz="0" w:space="0" w:color="auto"/>
            <w:bottom w:val="none" w:sz="0" w:space="0" w:color="auto"/>
            <w:right w:val="none" w:sz="0" w:space="0" w:color="auto"/>
          </w:divBdr>
        </w:div>
        <w:div w:id="1942637338">
          <w:marLeft w:val="640"/>
          <w:marRight w:val="0"/>
          <w:marTop w:val="0"/>
          <w:marBottom w:val="0"/>
          <w:divBdr>
            <w:top w:val="none" w:sz="0" w:space="0" w:color="auto"/>
            <w:left w:val="none" w:sz="0" w:space="0" w:color="auto"/>
            <w:bottom w:val="none" w:sz="0" w:space="0" w:color="auto"/>
            <w:right w:val="none" w:sz="0" w:space="0" w:color="auto"/>
          </w:divBdr>
        </w:div>
        <w:div w:id="1951351726">
          <w:marLeft w:val="640"/>
          <w:marRight w:val="0"/>
          <w:marTop w:val="0"/>
          <w:marBottom w:val="0"/>
          <w:divBdr>
            <w:top w:val="none" w:sz="0" w:space="0" w:color="auto"/>
            <w:left w:val="none" w:sz="0" w:space="0" w:color="auto"/>
            <w:bottom w:val="none" w:sz="0" w:space="0" w:color="auto"/>
            <w:right w:val="none" w:sz="0" w:space="0" w:color="auto"/>
          </w:divBdr>
        </w:div>
        <w:div w:id="2046364956">
          <w:marLeft w:val="640"/>
          <w:marRight w:val="0"/>
          <w:marTop w:val="0"/>
          <w:marBottom w:val="0"/>
          <w:divBdr>
            <w:top w:val="none" w:sz="0" w:space="0" w:color="auto"/>
            <w:left w:val="none" w:sz="0" w:space="0" w:color="auto"/>
            <w:bottom w:val="none" w:sz="0" w:space="0" w:color="auto"/>
            <w:right w:val="none" w:sz="0" w:space="0" w:color="auto"/>
          </w:divBdr>
        </w:div>
      </w:divsChild>
    </w:div>
    <w:div w:id="1312755769">
      <w:bodyDiv w:val="1"/>
      <w:marLeft w:val="0"/>
      <w:marRight w:val="0"/>
      <w:marTop w:val="0"/>
      <w:marBottom w:val="0"/>
      <w:divBdr>
        <w:top w:val="none" w:sz="0" w:space="0" w:color="auto"/>
        <w:left w:val="none" w:sz="0" w:space="0" w:color="auto"/>
        <w:bottom w:val="none" w:sz="0" w:space="0" w:color="auto"/>
        <w:right w:val="none" w:sz="0" w:space="0" w:color="auto"/>
      </w:divBdr>
    </w:div>
    <w:div w:id="1338919024">
      <w:bodyDiv w:val="1"/>
      <w:marLeft w:val="0"/>
      <w:marRight w:val="0"/>
      <w:marTop w:val="0"/>
      <w:marBottom w:val="0"/>
      <w:divBdr>
        <w:top w:val="none" w:sz="0" w:space="0" w:color="auto"/>
        <w:left w:val="none" w:sz="0" w:space="0" w:color="auto"/>
        <w:bottom w:val="none" w:sz="0" w:space="0" w:color="auto"/>
        <w:right w:val="none" w:sz="0" w:space="0" w:color="auto"/>
      </w:divBdr>
      <w:divsChild>
        <w:div w:id="5792837">
          <w:marLeft w:val="640"/>
          <w:marRight w:val="0"/>
          <w:marTop w:val="0"/>
          <w:marBottom w:val="0"/>
          <w:divBdr>
            <w:top w:val="none" w:sz="0" w:space="0" w:color="auto"/>
            <w:left w:val="none" w:sz="0" w:space="0" w:color="auto"/>
            <w:bottom w:val="none" w:sz="0" w:space="0" w:color="auto"/>
            <w:right w:val="none" w:sz="0" w:space="0" w:color="auto"/>
          </w:divBdr>
        </w:div>
        <w:div w:id="31074742">
          <w:marLeft w:val="640"/>
          <w:marRight w:val="0"/>
          <w:marTop w:val="0"/>
          <w:marBottom w:val="0"/>
          <w:divBdr>
            <w:top w:val="none" w:sz="0" w:space="0" w:color="auto"/>
            <w:left w:val="none" w:sz="0" w:space="0" w:color="auto"/>
            <w:bottom w:val="none" w:sz="0" w:space="0" w:color="auto"/>
            <w:right w:val="none" w:sz="0" w:space="0" w:color="auto"/>
          </w:divBdr>
        </w:div>
        <w:div w:id="51735323">
          <w:marLeft w:val="640"/>
          <w:marRight w:val="0"/>
          <w:marTop w:val="0"/>
          <w:marBottom w:val="0"/>
          <w:divBdr>
            <w:top w:val="none" w:sz="0" w:space="0" w:color="auto"/>
            <w:left w:val="none" w:sz="0" w:space="0" w:color="auto"/>
            <w:bottom w:val="none" w:sz="0" w:space="0" w:color="auto"/>
            <w:right w:val="none" w:sz="0" w:space="0" w:color="auto"/>
          </w:divBdr>
        </w:div>
        <w:div w:id="133375682">
          <w:marLeft w:val="640"/>
          <w:marRight w:val="0"/>
          <w:marTop w:val="0"/>
          <w:marBottom w:val="0"/>
          <w:divBdr>
            <w:top w:val="none" w:sz="0" w:space="0" w:color="auto"/>
            <w:left w:val="none" w:sz="0" w:space="0" w:color="auto"/>
            <w:bottom w:val="none" w:sz="0" w:space="0" w:color="auto"/>
            <w:right w:val="none" w:sz="0" w:space="0" w:color="auto"/>
          </w:divBdr>
        </w:div>
        <w:div w:id="200171729">
          <w:marLeft w:val="640"/>
          <w:marRight w:val="0"/>
          <w:marTop w:val="0"/>
          <w:marBottom w:val="0"/>
          <w:divBdr>
            <w:top w:val="none" w:sz="0" w:space="0" w:color="auto"/>
            <w:left w:val="none" w:sz="0" w:space="0" w:color="auto"/>
            <w:bottom w:val="none" w:sz="0" w:space="0" w:color="auto"/>
            <w:right w:val="none" w:sz="0" w:space="0" w:color="auto"/>
          </w:divBdr>
        </w:div>
        <w:div w:id="322437210">
          <w:marLeft w:val="640"/>
          <w:marRight w:val="0"/>
          <w:marTop w:val="0"/>
          <w:marBottom w:val="0"/>
          <w:divBdr>
            <w:top w:val="none" w:sz="0" w:space="0" w:color="auto"/>
            <w:left w:val="none" w:sz="0" w:space="0" w:color="auto"/>
            <w:bottom w:val="none" w:sz="0" w:space="0" w:color="auto"/>
            <w:right w:val="none" w:sz="0" w:space="0" w:color="auto"/>
          </w:divBdr>
        </w:div>
        <w:div w:id="565068427">
          <w:marLeft w:val="640"/>
          <w:marRight w:val="0"/>
          <w:marTop w:val="0"/>
          <w:marBottom w:val="0"/>
          <w:divBdr>
            <w:top w:val="none" w:sz="0" w:space="0" w:color="auto"/>
            <w:left w:val="none" w:sz="0" w:space="0" w:color="auto"/>
            <w:bottom w:val="none" w:sz="0" w:space="0" w:color="auto"/>
            <w:right w:val="none" w:sz="0" w:space="0" w:color="auto"/>
          </w:divBdr>
        </w:div>
        <w:div w:id="579220269">
          <w:marLeft w:val="640"/>
          <w:marRight w:val="0"/>
          <w:marTop w:val="0"/>
          <w:marBottom w:val="0"/>
          <w:divBdr>
            <w:top w:val="none" w:sz="0" w:space="0" w:color="auto"/>
            <w:left w:val="none" w:sz="0" w:space="0" w:color="auto"/>
            <w:bottom w:val="none" w:sz="0" w:space="0" w:color="auto"/>
            <w:right w:val="none" w:sz="0" w:space="0" w:color="auto"/>
          </w:divBdr>
        </w:div>
        <w:div w:id="613025025">
          <w:marLeft w:val="640"/>
          <w:marRight w:val="0"/>
          <w:marTop w:val="0"/>
          <w:marBottom w:val="0"/>
          <w:divBdr>
            <w:top w:val="none" w:sz="0" w:space="0" w:color="auto"/>
            <w:left w:val="none" w:sz="0" w:space="0" w:color="auto"/>
            <w:bottom w:val="none" w:sz="0" w:space="0" w:color="auto"/>
            <w:right w:val="none" w:sz="0" w:space="0" w:color="auto"/>
          </w:divBdr>
        </w:div>
        <w:div w:id="700783566">
          <w:marLeft w:val="640"/>
          <w:marRight w:val="0"/>
          <w:marTop w:val="0"/>
          <w:marBottom w:val="0"/>
          <w:divBdr>
            <w:top w:val="none" w:sz="0" w:space="0" w:color="auto"/>
            <w:left w:val="none" w:sz="0" w:space="0" w:color="auto"/>
            <w:bottom w:val="none" w:sz="0" w:space="0" w:color="auto"/>
            <w:right w:val="none" w:sz="0" w:space="0" w:color="auto"/>
          </w:divBdr>
        </w:div>
        <w:div w:id="957370357">
          <w:marLeft w:val="640"/>
          <w:marRight w:val="0"/>
          <w:marTop w:val="0"/>
          <w:marBottom w:val="0"/>
          <w:divBdr>
            <w:top w:val="none" w:sz="0" w:space="0" w:color="auto"/>
            <w:left w:val="none" w:sz="0" w:space="0" w:color="auto"/>
            <w:bottom w:val="none" w:sz="0" w:space="0" w:color="auto"/>
            <w:right w:val="none" w:sz="0" w:space="0" w:color="auto"/>
          </w:divBdr>
        </w:div>
        <w:div w:id="1057049639">
          <w:marLeft w:val="640"/>
          <w:marRight w:val="0"/>
          <w:marTop w:val="0"/>
          <w:marBottom w:val="0"/>
          <w:divBdr>
            <w:top w:val="none" w:sz="0" w:space="0" w:color="auto"/>
            <w:left w:val="none" w:sz="0" w:space="0" w:color="auto"/>
            <w:bottom w:val="none" w:sz="0" w:space="0" w:color="auto"/>
            <w:right w:val="none" w:sz="0" w:space="0" w:color="auto"/>
          </w:divBdr>
        </w:div>
        <w:div w:id="1065682974">
          <w:marLeft w:val="640"/>
          <w:marRight w:val="0"/>
          <w:marTop w:val="0"/>
          <w:marBottom w:val="0"/>
          <w:divBdr>
            <w:top w:val="none" w:sz="0" w:space="0" w:color="auto"/>
            <w:left w:val="none" w:sz="0" w:space="0" w:color="auto"/>
            <w:bottom w:val="none" w:sz="0" w:space="0" w:color="auto"/>
            <w:right w:val="none" w:sz="0" w:space="0" w:color="auto"/>
          </w:divBdr>
        </w:div>
        <w:div w:id="1179006103">
          <w:marLeft w:val="640"/>
          <w:marRight w:val="0"/>
          <w:marTop w:val="0"/>
          <w:marBottom w:val="0"/>
          <w:divBdr>
            <w:top w:val="none" w:sz="0" w:space="0" w:color="auto"/>
            <w:left w:val="none" w:sz="0" w:space="0" w:color="auto"/>
            <w:bottom w:val="none" w:sz="0" w:space="0" w:color="auto"/>
            <w:right w:val="none" w:sz="0" w:space="0" w:color="auto"/>
          </w:divBdr>
        </w:div>
        <w:div w:id="1195532805">
          <w:marLeft w:val="640"/>
          <w:marRight w:val="0"/>
          <w:marTop w:val="0"/>
          <w:marBottom w:val="0"/>
          <w:divBdr>
            <w:top w:val="none" w:sz="0" w:space="0" w:color="auto"/>
            <w:left w:val="none" w:sz="0" w:space="0" w:color="auto"/>
            <w:bottom w:val="none" w:sz="0" w:space="0" w:color="auto"/>
            <w:right w:val="none" w:sz="0" w:space="0" w:color="auto"/>
          </w:divBdr>
        </w:div>
        <w:div w:id="1275745893">
          <w:marLeft w:val="640"/>
          <w:marRight w:val="0"/>
          <w:marTop w:val="0"/>
          <w:marBottom w:val="0"/>
          <w:divBdr>
            <w:top w:val="none" w:sz="0" w:space="0" w:color="auto"/>
            <w:left w:val="none" w:sz="0" w:space="0" w:color="auto"/>
            <w:bottom w:val="none" w:sz="0" w:space="0" w:color="auto"/>
            <w:right w:val="none" w:sz="0" w:space="0" w:color="auto"/>
          </w:divBdr>
        </w:div>
        <w:div w:id="1342514661">
          <w:marLeft w:val="640"/>
          <w:marRight w:val="0"/>
          <w:marTop w:val="0"/>
          <w:marBottom w:val="0"/>
          <w:divBdr>
            <w:top w:val="none" w:sz="0" w:space="0" w:color="auto"/>
            <w:left w:val="none" w:sz="0" w:space="0" w:color="auto"/>
            <w:bottom w:val="none" w:sz="0" w:space="0" w:color="auto"/>
            <w:right w:val="none" w:sz="0" w:space="0" w:color="auto"/>
          </w:divBdr>
        </w:div>
        <w:div w:id="1347631483">
          <w:marLeft w:val="640"/>
          <w:marRight w:val="0"/>
          <w:marTop w:val="0"/>
          <w:marBottom w:val="0"/>
          <w:divBdr>
            <w:top w:val="none" w:sz="0" w:space="0" w:color="auto"/>
            <w:left w:val="none" w:sz="0" w:space="0" w:color="auto"/>
            <w:bottom w:val="none" w:sz="0" w:space="0" w:color="auto"/>
            <w:right w:val="none" w:sz="0" w:space="0" w:color="auto"/>
          </w:divBdr>
        </w:div>
        <w:div w:id="1624920889">
          <w:marLeft w:val="640"/>
          <w:marRight w:val="0"/>
          <w:marTop w:val="0"/>
          <w:marBottom w:val="0"/>
          <w:divBdr>
            <w:top w:val="none" w:sz="0" w:space="0" w:color="auto"/>
            <w:left w:val="none" w:sz="0" w:space="0" w:color="auto"/>
            <w:bottom w:val="none" w:sz="0" w:space="0" w:color="auto"/>
            <w:right w:val="none" w:sz="0" w:space="0" w:color="auto"/>
          </w:divBdr>
        </w:div>
        <w:div w:id="1665236422">
          <w:marLeft w:val="640"/>
          <w:marRight w:val="0"/>
          <w:marTop w:val="0"/>
          <w:marBottom w:val="0"/>
          <w:divBdr>
            <w:top w:val="none" w:sz="0" w:space="0" w:color="auto"/>
            <w:left w:val="none" w:sz="0" w:space="0" w:color="auto"/>
            <w:bottom w:val="none" w:sz="0" w:space="0" w:color="auto"/>
            <w:right w:val="none" w:sz="0" w:space="0" w:color="auto"/>
          </w:divBdr>
        </w:div>
        <w:div w:id="1682511462">
          <w:marLeft w:val="640"/>
          <w:marRight w:val="0"/>
          <w:marTop w:val="0"/>
          <w:marBottom w:val="0"/>
          <w:divBdr>
            <w:top w:val="none" w:sz="0" w:space="0" w:color="auto"/>
            <w:left w:val="none" w:sz="0" w:space="0" w:color="auto"/>
            <w:bottom w:val="none" w:sz="0" w:space="0" w:color="auto"/>
            <w:right w:val="none" w:sz="0" w:space="0" w:color="auto"/>
          </w:divBdr>
        </w:div>
        <w:div w:id="1768691321">
          <w:marLeft w:val="640"/>
          <w:marRight w:val="0"/>
          <w:marTop w:val="0"/>
          <w:marBottom w:val="0"/>
          <w:divBdr>
            <w:top w:val="none" w:sz="0" w:space="0" w:color="auto"/>
            <w:left w:val="none" w:sz="0" w:space="0" w:color="auto"/>
            <w:bottom w:val="none" w:sz="0" w:space="0" w:color="auto"/>
            <w:right w:val="none" w:sz="0" w:space="0" w:color="auto"/>
          </w:divBdr>
        </w:div>
        <w:div w:id="1778141211">
          <w:marLeft w:val="640"/>
          <w:marRight w:val="0"/>
          <w:marTop w:val="0"/>
          <w:marBottom w:val="0"/>
          <w:divBdr>
            <w:top w:val="none" w:sz="0" w:space="0" w:color="auto"/>
            <w:left w:val="none" w:sz="0" w:space="0" w:color="auto"/>
            <w:bottom w:val="none" w:sz="0" w:space="0" w:color="auto"/>
            <w:right w:val="none" w:sz="0" w:space="0" w:color="auto"/>
          </w:divBdr>
        </w:div>
        <w:div w:id="1849565849">
          <w:marLeft w:val="640"/>
          <w:marRight w:val="0"/>
          <w:marTop w:val="0"/>
          <w:marBottom w:val="0"/>
          <w:divBdr>
            <w:top w:val="none" w:sz="0" w:space="0" w:color="auto"/>
            <w:left w:val="none" w:sz="0" w:space="0" w:color="auto"/>
            <w:bottom w:val="none" w:sz="0" w:space="0" w:color="auto"/>
            <w:right w:val="none" w:sz="0" w:space="0" w:color="auto"/>
          </w:divBdr>
        </w:div>
        <w:div w:id="1852141086">
          <w:marLeft w:val="640"/>
          <w:marRight w:val="0"/>
          <w:marTop w:val="0"/>
          <w:marBottom w:val="0"/>
          <w:divBdr>
            <w:top w:val="none" w:sz="0" w:space="0" w:color="auto"/>
            <w:left w:val="none" w:sz="0" w:space="0" w:color="auto"/>
            <w:bottom w:val="none" w:sz="0" w:space="0" w:color="auto"/>
            <w:right w:val="none" w:sz="0" w:space="0" w:color="auto"/>
          </w:divBdr>
        </w:div>
        <w:div w:id="1866404621">
          <w:marLeft w:val="640"/>
          <w:marRight w:val="0"/>
          <w:marTop w:val="0"/>
          <w:marBottom w:val="0"/>
          <w:divBdr>
            <w:top w:val="none" w:sz="0" w:space="0" w:color="auto"/>
            <w:left w:val="none" w:sz="0" w:space="0" w:color="auto"/>
            <w:bottom w:val="none" w:sz="0" w:space="0" w:color="auto"/>
            <w:right w:val="none" w:sz="0" w:space="0" w:color="auto"/>
          </w:divBdr>
        </w:div>
        <w:div w:id="2147312658">
          <w:marLeft w:val="640"/>
          <w:marRight w:val="0"/>
          <w:marTop w:val="0"/>
          <w:marBottom w:val="0"/>
          <w:divBdr>
            <w:top w:val="none" w:sz="0" w:space="0" w:color="auto"/>
            <w:left w:val="none" w:sz="0" w:space="0" w:color="auto"/>
            <w:bottom w:val="none" w:sz="0" w:space="0" w:color="auto"/>
            <w:right w:val="none" w:sz="0" w:space="0" w:color="auto"/>
          </w:divBdr>
        </w:div>
      </w:divsChild>
    </w:div>
    <w:div w:id="1349868789">
      <w:bodyDiv w:val="1"/>
      <w:marLeft w:val="0"/>
      <w:marRight w:val="0"/>
      <w:marTop w:val="0"/>
      <w:marBottom w:val="0"/>
      <w:divBdr>
        <w:top w:val="none" w:sz="0" w:space="0" w:color="auto"/>
        <w:left w:val="none" w:sz="0" w:space="0" w:color="auto"/>
        <w:bottom w:val="none" w:sz="0" w:space="0" w:color="auto"/>
        <w:right w:val="none" w:sz="0" w:space="0" w:color="auto"/>
      </w:divBdr>
      <w:divsChild>
        <w:div w:id="101220208">
          <w:marLeft w:val="640"/>
          <w:marRight w:val="0"/>
          <w:marTop w:val="0"/>
          <w:marBottom w:val="0"/>
          <w:divBdr>
            <w:top w:val="none" w:sz="0" w:space="0" w:color="auto"/>
            <w:left w:val="none" w:sz="0" w:space="0" w:color="auto"/>
            <w:bottom w:val="none" w:sz="0" w:space="0" w:color="auto"/>
            <w:right w:val="none" w:sz="0" w:space="0" w:color="auto"/>
          </w:divBdr>
        </w:div>
        <w:div w:id="233900946">
          <w:marLeft w:val="640"/>
          <w:marRight w:val="0"/>
          <w:marTop w:val="0"/>
          <w:marBottom w:val="0"/>
          <w:divBdr>
            <w:top w:val="none" w:sz="0" w:space="0" w:color="auto"/>
            <w:left w:val="none" w:sz="0" w:space="0" w:color="auto"/>
            <w:bottom w:val="none" w:sz="0" w:space="0" w:color="auto"/>
            <w:right w:val="none" w:sz="0" w:space="0" w:color="auto"/>
          </w:divBdr>
        </w:div>
        <w:div w:id="259535004">
          <w:marLeft w:val="640"/>
          <w:marRight w:val="0"/>
          <w:marTop w:val="0"/>
          <w:marBottom w:val="0"/>
          <w:divBdr>
            <w:top w:val="none" w:sz="0" w:space="0" w:color="auto"/>
            <w:left w:val="none" w:sz="0" w:space="0" w:color="auto"/>
            <w:bottom w:val="none" w:sz="0" w:space="0" w:color="auto"/>
            <w:right w:val="none" w:sz="0" w:space="0" w:color="auto"/>
          </w:divBdr>
        </w:div>
        <w:div w:id="508567144">
          <w:marLeft w:val="640"/>
          <w:marRight w:val="0"/>
          <w:marTop w:val="0"/>
          <w:marBottom w:val="0"/>
          <w:divBdr>
            <w:top w:val="none" w:sz="0" w:space="0" w:color="auto"/>
            <w:left w:val="none" w:sz="0" w:space="0" w:color="auto"/>
            <w:bottom w:val="none" w:sz="0" w:space="0" w:color="auto"/>
            <w:right w:val="none" w:sz="0" w:space="0" w:color="auto"/>
          </w:divBdr>
        </w:div>
        <w:div w:id="601914529">
          <w:marLeft w:val="640"/>
          <w:marRight w:val="0"/>
          <w:marTop w:val="0"/>
          <w:marBottom w:val="0"/>
          <w:divBdr>
            <w:top w:val="none" w:sz="0" w:space="0" w:color="auto"/>
            <w:left w:val="none" w:sz="0" w:space="0" w:color="auto"/>
            <w:bottom w:val="none" w:sz="0" w:space="0" w:color="auto"/>
            <w:right w:val="none" w:sz="0" w:space="0" w:color="auto"/>
          </w:divBdr>
        </w:div>
        <w:div w:id="724065491">
          <w:marLeft w:val="640"/>
          <w:marRight w:val="0"/>
          <w:marTop w:val="0"/>
          <w:marBottom w:val="0"/>
          <w:divBdr>
            <w:top w:val="none" w:sz="0" w:space="0" w:color="auto"/>
            <w:left w:val="none" w:sz="0" w:space="0" w:color="auto"/>
            <w:bottom w:val="none" w:sz="0" w:space="0" w:color="auto"/>
            <w:right w:val="none" w:sz="0" w:space="0" w:color="auto"/>
          </w:divBdr>
        </w:div>
        <w:div w:id="835533262">
          <w:marLeft w:val="640"/>
          <w:marRight w:val="0"/>
          <w:marTop w:val="0"/>
          <w:marBottom w:val="0"/>
          <w:divBdr>
            <w:top w:val="none" w:sz="0" w:space="0" w:color="auto"/>
            <w:left w:val="none" w:sz="0" w:space="0" w:color="auto"/>
            <w:bottom w:val="none" w:sz="0" w:space="0" w:color="auto"/>
            <w:right w:val="none" w:sz="0" w:space="0" w:color="auto"/>
          </w:divBdr>
        </w:div>
        <w:div w:id="992030781">
          <w:marLeft w:val="640"/>
          <w:marRight w:val="0"/>
          <w:marTop w:val="0"/>
          <w:marBottom w:val="0"/>
          <w:divBdr>
            <w:top w:val="none" w:sz="0" w:space="0" w:color="auto"/>
            <w:left w:val="none" w:sz="0" w:space="0" w:color="auto"/>
            <w:bottom w:val="none" w:sz="0" w:space="0" w:color="auto"/>
            <w:right w:val="none" w:sz="0" w:space="0" w:color="auto"/>
          </w:divBdr>
        </w:div>
        <w:div w:id="1179394313">
          <w:marLeft w:val="640"/>
          <w:marRight w:val="0"/>
          <w:marTop w:val="0"/>
          <w:marBottom w:val="0"/>
          <w:divBdr>
            <w:top w:val="none" w:sz="0" w:space="0" w:color="auto"/>
            <w:left w:val="none" w:sz="0" w:space="0" w:color="auto"/>
            <w:bottom w:val="none" w:sz="0" w:space="0" w:color="auto"/>
            <w:right w:val="none" w:sz="0" w:space="0" w:color="auto"/>
          </w:divBdr>
        </w:div>
        <w:div w:id="1604917391">
          <w:marLeft w:val="640"/>
          <w:marRight w:val="0"/>
          <w:marTop w:val="0"/>
          <w:marBottom w:val="0"/>
          <w:divBdr>
            <w:top w:val="none" w:sz="0" w:space="0" w:color="auto"/>
            <w:left w:val="none" w:sz="0" w:space="0" w:color="auto"/>
            <w:bottom w:val="none" w:sz="0" w:space="0" w:color="auto"/>
            <w:right w:val="none" w:sz="0" w:space="0" w:color="auto"/>
          </w:divBdr>
        </w:div>
        <w:div w:id="1682851968">
          <w:marLeft w:val="640"/>
          <w:marRight w:val="0"/>
          <w:marTop w:val="0"/>
          <w:marBottom w:val="0"/>
          <w:divBdr>
            <w:top w:val="none" w:sz="0" w:space="0" w:color="auto"/>
            <w:left w:val="none" w:sz="0" w:space="0" w:color="auto"/>
            <w:bottom w:val="none" w:sz="0" w:space="0" w:color="auto"/>
            <w:right w:val="none" w:sz="0" w:space="0" w:color="auto"/>
          </w:divBdr>
        </w:div>
        <w:div w:id="1797479376">
          <w:marLeft w:val="640"/>
          <w:marRight w:val="0"/>
          <w:marTop w:val="0"/>
          <w:marBottom w:val="0"/>
          <w:divBdr>
            <w:top w:val="none" w:sz="0" w:space="0" w:color="auto"/>
            <w:left w:val="none" w:sz="0" w:space="0" w:color="auto"/>
            <w:bottom w:val="none" w:sz="0" w:space="0" w:color="auto"/>
            <w:right w:val="none" w:sz="0" w:space="0" w:color="auto"/>
          </w:divBdr>
        </w:div>
        <w:div w:id="1839079645">
          <w:marLeft w:val="640"/>
          <w:marRight w:val="0"/>
          <w:marTop w:val="0"/>
          <w:marBottom w:val="0"/>
          <w:divBdr>
            <w:top w:val="none" w:sz="0" w:space="0" w:color="auto"/>
            <w:left w:val="none" w:sz="0" w:space="0" w:color="auto"/>
            <w:bottom w:val="none" w:sz="0" w:space="0" w:color="auto"/>
            <w:right w:val="none" w:sz="0" w:space="0" w:color="auto"/>
          </w:divBdr>
        </w:div>
        <w:div w:id="1889681868">
          <w:marLeft w:val="640"/>
          <w:marRight w:val="0"/>
          <w:marTop w:val="0"/>
          <w:marBottom w:val="0"/>
          <w:divBdr>
            <w:top w:val="none" w:sz="0" w:space="0" w:color="auto"/>
            <w:left w:val="none" w:sz="0" w:space="0" w:color="auto"/>
            <w:bottom w:val="none" w:sz="0" w:space="0" w:color="auto"/>
            <w:right w:val="none" w:sz="0" w:space="0" w:color="auto"/>
          </w:divBdr>
        </w:div>
        <w:div w:id="2039507421">
          <w:marLeft w:val="640"/>
          <w:marRight w:val="0"/>
          <w:marTop w:val="0"/>
          <w:marBottom w:val="0"/>
          <w:divBdr>
            <w:top w:val="none" w:sz="0" w:space="0" w:color="auto"/>
            <w:left w:val="none" w:sz="0" w:space="0" w:color="auto"/>
            <w:bottom w:val="none" w:sz="0" w:space="0" w:color="auto"/>
            <w:right w:val="none" w:sz="0" w:space="0" w:color="auto"/>
          </w:divBdr>
        </w:div>
      </w:divsChild>
    </w:div>
    <w:div w:id="1350722583">
      <w:bodyDiv w:val="1"/>
      <w:marLeft w:val="0"/>
      <w:marRight w:val="0"/>
      <w:marTop w:val="0"/>
      <w:marBottom w:val="0"/>
      <w:divBdr>
        <w:top w:val="none" w:sz="0" w:space="0" w:color="auto"/>
        <w:left w:val="none" w:sz="0" w:space="0" w:color="auto"/>
        <w:bottom w:val="none" w:sz="0" w:space="0" w:color="auto"/>
        <w:right w:val="none" w:sz="0" w:space="0" w:color="auto"/>
      </w:divBdr>
    </w:div>
    <w:div w:id="1352414503">
      <w:bodyDiv w:val="1"/>
      <w:marLeft w:val="0"/>
      <w:marRight w:val="0"/>
      <w:marTop w:val="0"/>
      <w:marBottom w:val="0"/>
      <w:divBdr>
        <w:top w:val="none" w:sz="0" w:space="0" w:color="auto"/>
        <w:left w:val="none" w:sz="0" w:space="0" w:color="auto"/>
        <w:bottom w:val="none" w:sz="0" w:space="0" w:color="auto"/>
        <w:right w:val="none" w:sz="0" w:space="0" w:color="auto"/>
      </w:divBdr>
      <w:divsChild>
        <w:div w:id="140082261">
          <w:marLeft w:val="480"/>
          <w:marRight w:val="0"/>
          <w:marTop w:val="0"/>
          <w:marBottom w:val="0"/>
          <w:divBdr>
            <w:top w:val="none" w:sz="0" w:space="0" w:color="auto"/>
            <w:left w:val="none" w:sz="0" w:space="0" w:color="auto"/>
            <w:bottom w:val="none" w:sz="0" w:space="0" w:color="auto"/>
            <w:right w:val="none" w:sz="0" w:space="0" w:color="auto"/>
          </w:divBdr>
        </w:div>
        <w:div w:id="213006489">
          <w:marLeft w:val="480"/>
          <w:marRight w:val="0"/>
          <w:marTop w:val="0"/>
          <w:marBottom w:val="0"/>
          <w:divBdr>
            <w:top w:val="none" w:sz="0" w:space="0" w:color="auto"/>
            <w:left w:val="none" w:sz="0" w:space="0" w:color="auto"/>
            <w:bottom w:val="none" w:sz="0" w:space="0" w:color="auto"/>
            <w:right w:val="none" w:sz="0" w:space="0" w:color="auto"/>
          </w:divBdr>
        </w:div>
        <w:div w:id="244724980">
          <w:marLeft w:val="480"/>
          <w:marRight w:val="0"/>
          <w:marTop w:val="0"/>
          <w:marBottom w:val="0"/>
          <w:divBdr>
            <w:top w:val="none" w:sz="0" w:space="0" w:color="auto"/>
            <w:left w:val="none" w:sz="0" w:space="0" w:color="auto"/>
            <w:bottom w:val="none" w:sz="0" w:space="0" w:color="auto"/>
            <w:right w:val="none" w:sz="0" w:space="0" w:color="auto"/>
          </w:divBdr>
        </w:div>
        <w:div w:id="291791254">
          <w:marLeft w:val="480"/>
          <w:marRight w:val="0"/>
          <w:marTop w:val="0"/>
          <w:marBottom w:val="0"/>
          <w:divBdr>
            <w:top w:val="none" w:sz="0" w:space="0" w:color="auto"/>
            <w:left w:val="none" w:sz="0" w:space="0" w:color="auto"/>
            <w:bottom w:val="none" w:sz="0" w:space="0" w:color="auto"/>
            <w:right w:val="none" w:sz="0" w:space="0" w:color="auto"/>
          </w:divBdr>
        </w:div>
        <w:div w:id="801851450">
          <w:marLeft w:val="480"/>
          <w:marRight w:val="0"/>
          <w:marTop w:val="0"/>
          <w:marBottom w:val="0"/>
          <w:divBdr>
            <w:top w:val="none" w:sz="0" w:space="0" w:color="auto"/>
            <w:left w:val="none" w:sz="0" w:space="0" w:color="auto"/>
            <w:bottom w:val="none" w:sz="0" w:space="0" w:color="auto"/>
            <w:right w:val="none" w:sz="0" w:space="0" w:color="auto"/>
          </w:divBdr>
        </w:div>
        <w:div w:id="1276672342">
          <w:marLeft w:val="480"/>
          <w:marRight w:val="0"/>
          <w:marTop w:val="0"/>
          <w:marBottom w:val="0"/>
          <w:divBdr>
            <w:top w:val="none" w:sz="0" w:space="0" w:color="auto"/>
            <w:left w:val="none" w:sz="0" w:space="0" w:color="auto"/>
            <w:bottom w:val="none" w:sz="0" w:space="0" w:color="auto"/>
            <w:right w:val="none" w:sz="0" w:space="0" w:color="auto"/>
          </w:divBdr>
        </w:div>
        <w:div w:id="1292128501">
          <w:marLeft w:val="480"/>
          <w:marRight w:val="0"/>
          <w:marTop w:val="0"/>
          <w:marBottom w:val="0"/>
          <w:divBdr>
            <w:top w:val="none" w:sz="0" w:space="0" w:color="auto"/>
            <w:left w:val="none" w:sz="0" w:space="0" w:color="auto"/>
            <w:bottom w:val="none" w:sz="0" w:space="0" w:color="auto"/>
            <w:right w:val="none" w:sz="0" w:space="0" w:color="auto"/>
          </w:divBdr>
        </w:div>
        <w:div w:id="1559979115">
          <w:marLeft w:val="480"/>
          <w:marRight w:val="0"/>
          <w:marTop w:val="0"/>
          <w:marBottom w:val="0"/>
          <w:divBdr>
            <w:top w:val="none" w:sz="0" w:space="0" w:color="auto"/>
            <w:left w:val="none" w:sz="0" w:space="0" w:color="auto"/>
            <w:bottom w:val="none" w:sz="0" w:space="0" w:color="auto"/>
            <w:right w:val="none" w:sz="0" w:space="0" w:color="auto"/>
          </w:divBdr>
        </w:div>
        <w:div w:id="2015496191">
          <w:marLeft w:val="480"/>
          <w:marRight w:val="0"/>
          <w:marTop w:val="0"/>
          <w:marBottom w:val="0"/>
          <w:divBdr>
            <w:top w:val="none" w:sz="0" w:space="0" w:color="auto"/>
            <w:left w:val="none" w:sz="0" w:space="0" w:color="auto"/>
            <w:bottom w:val="none" w:sz="0" w:space="0" w:color="auto"/>
            <w:right w:val="none" w:sz="0" w:space="0" w:color="auto"/>
          </w:divBdr>
        </w:div>
      </w:divsChild>
    </w:div>
    <w:div w:id="1352998625">
      <w:bodyDiv w:val="1"/>
      <w:marLeft w:val="0"/>
      <w:marRight w:val="0"/>
      <w:marTop w:val="0"/>
      <w:marBottom w:val="0"/>
      <w:divBdr>
        <w:top w:val="none" w:sz="0" w:space="0" w:color="auto"/>
        <w:left w:val="none" w:sz="0" w:space="0" w:color="auto"/>
        <w:bottom w:val="none" w:sz="0" w:space="0" w:color="auto"/>
        <w:right w:val="none" w:sz="0" w:space="0" w:color="auto"/>
      </w:divBdr>
      <w:divsChild>
        <w:div w:id="124589548">
          <w:marLeft w:val="640"/>
          <w:marRight w:val="0"/>
          <w:marTop w:val="0"/>
          <w:marBottom w:val="0"/>
          <w:divBdr>
            <w:top w:val="none" w:sz="0" w:space="0" w:color="auto"/>
            <w:left w:val="none" w:sz="0" w:space="0" w:color="auto"/>
            <w:bottom w:val="none" w:sz="0" w:space="0" w:color="auto"/>
            <w:right w:val="none" w:sz="0" w:space="0" w:color="auto"/>
          </w:divBdr>
        </w:div>
        <w:div w:id="139227656">
          <w:marLeft w:val="640"/>
          <w:marRight w:val="0"/>
          <w:marTop w:val="0"/>
          <w:marBottom w:val="0"/>
          <w:divBdr>
            <w:top w:val="none" w:sz="0" w:space="0" w:color="auto"/>
            <w:left w:val="none" w:sz="0" w:space="0" w:color="auto"/>
            <w:bottom w:val="none" w:sz="0" w:space="0" w:color="auto"/>
            <w:right w:val="none" w:sz="0" w:space="0" w:color="auto"/>
          </w:divBdr>
        </w:div>
        <w:div w:id="154155522">
          <w:marLeft w:val="640"/>
          <w:marRight w:val="0"/>
          <w:marTop w:val="0"/>
          <w:marBottom w:val="0"/>
          <w:divBdr>
            <w:top w:val="none" w:sz="0" w:space="0" w:color="auto"/>
            <w:left w:val="none" w:sz="0" w:space="0" w:color="auto"/>
            <w:bottom w:val="none" w:sz="0" w:space="0" w:color="auto"/>
            <w:right w:val="none" w:sz="0" w:space="0" w:color="auto"/>
          </w:divBdr>
        </w:div>
        <w:div w:id="192154450">
          <w:marLeft w:val="640"/>
          <w:marRight w:val="0"/>
          <w:marTop w:val="0"/>
          <w:marBottom w:val="0"/>
          <w:divBdr>
            <w:top w:val="none" w:sz="0" w:space="0" w:color="auto"/>
            <w:left w:val="none" w:sz="0" w:space="0" w:color="auto"/>
            <w:bottom w:val="none" w:sz="0" w:space="0" w:color="auto"/>
            <w:right w:val="none" w:sz="0" w:space="0" w:color="auto"/>
          </w:divBdr>
        </w:div>
        <w:div w:id="202452106">
          <w:marLeft w:val="640"/>
          <w:marRight w:val="0"/>
          <w:marTop w:val="0"/>
          <w:marBottom w:val="0"/>
          <w:divBdr>
            <w:top w:val="none" w:sz="0" w:space="0" w:color="auto"/>
            <w:left w:val="none" w:sz="0" w:space="0" w:color="auto"/>
            <w:bottom w:val="none" w:sz="0" w:space="0" w:color="auto"/>
            <w:right w:val="none" w:sz="0" w:space="0" w:color="auto"/>
          </w:divBdr>
        </w:div>
        <w:div w:id="216821001">
          <w:marLeft w:val="640"/>
          <w:marRight w:val="0"/>
          <w:marTop w:val="0"/>
          <w:marBottom w:val="0"/>
          <w:divBdr>
            <w:top w:val="none" w:sz="0" w:space="0" w:color="auto"/>
            <w:left w:val="none" w:sz="0" w:space="0" w:color="auto"/>
            <w:bottom w:val="none" w:sz="0" w:space="0" w:color="auto"/>
            <w:right w:val="none" w:sz="0" w:space="0" w:color="auto"/>
          </w:divBdr>
        </w:div>
        <w:div w:id="254679546">
          <w:marLeft w:val="640"/>
          <w:marRight w:val="0"/>
          <w:marTop w:val="0"/>
          <w:marBottom w:val="0"/>
          <w:divBdr>
            <w:top w:val="none" w:sz="0" w:space="0" w:color="auto"/>
            <w:left w:val="none" w:sz="0" w:space="0" w:color="auto"/>
            <w:bottom w:val="none" w:sz="0" w:space="0" w:color="auto"/>
            <w:right w:val="none" w:sz="0" w:space="0" w:color="auto"/>
          </w:divBdr>
        </w:div>
        <w:div w:id="295721909">
          <w:marLeft w:val="640"/>
          <w:marRight w:val="0"/>
          <w:marTop w:val="0"/>
          <w:marBottom w:val="0"/>
          <w:divBdr>
            <w:top w:val="none" w:sz="0" w:space="0" w:color="auto"/>
            <w:left w:val="none" w:sz="0" w:space="0" w:color="auto"/>
            <w:bottom w:val="none" w:sz="0" w:space="0" w:color="auto"/>
            <w:right w:val="none" w:sz="0" w:space="0" w:color="auto"/>
          </w:divBdr>
        </w:div>
        <w:div w:id="359598580">
          <w:marLeft w:val="640"/>
          <w:marRight w:val="0"/>
          <w:marTop w:val="0"/>
          <w:marBottom w:val="0"/>
          <w:divBdr>
            <w:top w:val="none" w:sz="0" w:space="0" w:color="auto"/>
            <w:left w:val="none" w:sz="0" w:space="0" w:color="auto"/>
            <w:bottom w:val="none" w:sz="0" w:space="0" w:color="auto"/>
            <w:right w:val="none" w:sz="0" w:space="0" w:color="auto"/>
          </w:divBdr>
        </w:div>
        <w:div w:id="375550228">
          <w:marLeft w:val="640"/>
          <w:marRight w:val="0"/>
          <w:marTop w:val="0"/>
          <w:marBottom w:val="0"/>
          <w:divBdr>
            <w:top w:val="none" w:sz="0" w:space="0" w:color="auto"/>
            <w:left w:val="none" w:sz="0" w:space="0" w:color="auto"/>
            <w:bottom w:val="none" w:sz="0" w:space="0" w:color="auto"/>
            <w:right w:val="none" w:sz="0" w:space="0" w:color="auto"/>
          </w:divBdr>
        </w:div>
        <w:div w:id="396827463">
          <w:marLeft w:val="640"/>
          <w:marRight w:val="0"/>
          <w:marTop w:val="0"/>
          <w:marBottom w:val="0"/>
          <w:divBdr>
            <w:top w:val="none" w:sz="0" w:space="0" w:color="auto"/>
            <w:left w:val="none" w:sz="0" w:space="0" w:color="auto"/>
            <w:bottom w:val="none" w:sz="0" w:space="0" w:color="auto"/>
            <w:right w:val="none" w:sz="0" w:space="0" w:color="auto"/>
          </w:divBdr>
        </w:div>
        <w:div w:id="492722406">
          <w:marLeft w:val="640"/>
          <w:marRight w:val="0"/>
          <w:marTop w:val="0"/>
          <w:marBottom w:val="0"/>
          <w:divBdr>
            <w:top w:val="none" w:sz="0" w:space="0" w:color="auto"/>
            <w:left w:val="none" w:sz="0" w:space="0" w:color="auto"/>
            <w:bottom w:val="none" w:sz="0" w:space="0" w:color="auto"/>
            <w:right w:val="none" w:sz="0" w:space="0" w:color="auto"/>
          </w:divBdr>
        </w:div>
        <w:div w:id="522597709">
          <w:marLeft w:val="640"/>
          <w:marRight w:val="0"/>
          <w:marTop w:val="0"/>
          <w:marBottom w:val="0"/>
          <w:divBdr>
            <w:top w:val="none" w:sz="0" w:space="0" w:color="auto"/>
            <w:left w:val="none" w:sz="0" w:space="0" w:color="auto"/>
            <w:bottom w:val="none" w:sz="0" w:space="0" w:color="auto"/>
            <w:right w:val="none" w:sz="0" w:space="0" w:color="auto"/>
          </w:divBdr>
        </w:div>
        <w:div w:id="575558802">
          <w:marLeft w:val="640"/>
          <w:marRight w:val="0"/>
          <w:marTop w:val="0"/>
          <w:marBottom w:val="0"/>
          <w:divBdr>
            <w:top w:val="none" w:sz="0" w:space="0" w:color="auto"/>
            <w:left w:val="none" w:sz="0" w:space="0" w:color="auto"/>
            <w:bottom w:val="none" w:sz="0" w:space="0" w:color="auto"/>
            <w:right w:val="none" w:sz="0" w:space="0" w:color="auto"/>
          </w:divBdr>
        </w:div>
        <w:div w:id="598295849">
          <w:marLeft w:val="640"/>
          <w:marRight w:val="0"/>
          <w:marTop w:val="0"/>
          <w:marBottom w:val="0"/>
          <w:divBdr>
            <w:top w:val="none" w:sz="0" w:space="0" w:color="auto"/>
            <w:left w:val="none" w:sz="0" w:space="0" w:color="auto"/>
            <w:bottom w:val="none" w:sz="0" w:space="0" w:color="auto"/>
            <w:right w:val="none" w:sz="0" w:space="0" w:color="auto"/>
          </w:divBdr>
        </w:div>
        <w:div w:id="662317439">
          <w:marLeft w:val="640"/>
          <w:marRight w:val="0"/>
          <w:marTop w:val="0"/>
          <w:marBottom w:val="0"/>
          <w:divBdr>
            <w:top w:val="none" w:sz="0" w:space="0" w:color="auto"/>
            <w:left w:val="none" w:sz="0" w:space="0" w:color="auto"/>
            <w:bottom w:val="none" w:sz="0" w:space="0" w:color="auto"/>
            <w:right w:val="none" w:sz="0" w:space="0" w:color="auto"/>
          </w:divBdr>
        </w:div>
        <w:div w:id="768163104">
          <w:marLeft w:val="640"/>
          <w:marRight w:val="0"/>
          <w:marTop w:val="0"/>
          <w:marBottom w:val="0"/>
          <w:divBdr>
            <w:top w:val="none" w:sz="0" w:space="0" w:color="auto"/>
            <w:left w:val="none" w:sz="0" w:space="0" w:color="auto"/>
            <w:bottom w:val="none" w:sz="0" w:space="0" w:color="auto"/>
            <w:right w:val="none" w:sz="0" w:space="0" w:color="auto"/>
          </w:divBdr>
        </w:div>
        <w:div w:id="822043823">
          <w:marLeft w:val="640"/>
          <w:marRight w:val="0"/>
          <w:marTop w:val="0"/>
          <w:marBottom w:val="0"/>
          <w:divBdr>
            <w:top w:val="none" w:sz="0" w:space="0" w:color="auto"/>
            <w:left w:val="none" w:sz="0" w:space="0" w:color="auto"/>
            <w:bottom w:val="none" w:sz="0" w:space="0" w:color="auto"/>
            <w:right w:val="none" w:sz="0" w:space="0" w:color="auto"/>
          </w:divBdr>
        </w:div>
        <w:div w:id="850991227">
          <w:marLeft w:val="640"/>
          <w:marRight w:val="0"/>
          <w:marTop w:val="0"/>
          <w:marBottom w:val="0"/>
          <w:divBdr>
            <w:top w:val="none" w:sz="0" w:space="0" w:color="auto"/>
            <w:left w:val="none" w:sz="0" w:space="0" w:color="auto"/>
            <w:bottom w:val="none" w:sz="0" w:space="0" w:color="auto"/>
            <w:right w:val="none" w:sz="0" w:space="0" w:color="auto"/>
          </w:divBdr>
        </w:div>
        <w:div w:id="863830086">
          <w:marLeft w:val="640"/>
          <w:marRight w:val="0"/>
          <w:marTop w:val="0"/>
          <w:marBottom w:val="0"/>
          <w:divBdr>
            <w:top w:val="none" w:sz="0" w:space="0" w:color="auto"/>
            <w:left w:val="none" w:sz="0" w:space="0" w:color="auto"/>
            <w:bottom w:val="none" w:sz="0" w:space="0" w:color="auto"/>
            <w:right w:val="none" w:sz="0" w:space="0" w:color="auto"/>
          </w:divBdr>
        </w:div>
        <w:div w:id="886186370">
          <w:marLeft w:val="640"/>
          <w:marRight w:val="0"/>
          <w:marTop w:val="0"/>
          <w:marBottom w:val="0"/>
          <w:divBdr>
            <w:top w:val="none" w:sz="0" w:space="0" w:color="auto"/>
            <w:left w:val="none" w:sz="0" w:space="0" w:color="auto"/>
            <w:bottom w:val="none" w:sz="0" w:space="0" w:color="auto"/>
            <w:right w:val="none" w:sz="0" w:space="0" w:color="auto"/>
          </w:divBdr>
        </w:div>
        <w:div w:id="900479727">
          <w:marLeft w:val="640"/>
          <w:marRight w:val="0"/>
          <w:marTop w:val="0"/>
          <w:marBottom w:val="0"/>
          <w:divBdr>
            <w:top w:val="none" w:sz="0" w:space="0" w:color="auto"/>
            <w:left w:val="none" w:sz="0" w:space="0" w:color="auto"/>
            <w:bottom w:val="none" w:sz="0" w:space="0" w:color="auto"/>
            <w:right w:val="none" w:sz="0" w:space="0" w:color="auto"/>
          </w:divBdr>
        </w:div>
        <w:div w:id="922764363">
          <w:marLeft w:val="640"/>
          <w:marRight w:val="0"/>
          <w:marTop w:val="0"/>
          <w:marBottom w:val="0"/>
          <w:divBdr>
            <w:top w:val="none" w:sz="0" w:space="0" w:color="auto"/>
            <w:left w:val="none" w:sz="0" w:space="0" w:color="auto"/>
            <w:bottom w:val="none" w:sz="0" w:space="0" w:color="auto"/>
            <w:right w:val="none" w:sz="0" w:space="0" w:color="auto"/>
          </w:divBdr>
        </w:div>
        <w:div w:id="951857289">
          <w:marLeft w:val="640"/>
          <w:marRight w:val="0"/>
          <w:marTop w:val="0"/>
          <w:marBottom w:val="0"/>
          <w:divBdr>
            <w:top w:val="none" w:sz="0" w:space="0" w:color="auto"/>
            <w:left w:val="none" w:sz="0" w:space="0" w:color="auto"/>
            <w:bottom w:val="none" w:sz="0" w:space="0" w:color="auto"/>
            <w:right w:val="none" w:sz="0" w:space="0" w:color="auto"/>
          </w:divBdr>
        </w:div>
        <w:div w:id="972249018">
          <w:marLeft w:val="640"/>
          <w:marRight w:val="0"/>
          <w:marTop w:val="0"/>
          <w:marBottom w:val="0"/>
          <w:divBdr>
            <w:top w:val="none" w:sz="0" w:space="0" w:color="auto"/>
            <w:left w:val="none" w:sz="0" w:space="0" w:color="auto"/>
            <w:bottom w:val="none" w:sz="0" w:space="0" w:color="auto"/>
            <w:right w:val="none" w:sz="0" w:space="0" w:color="auto"/>
          </w:divBdr>
        </w:div>
        <w:div w:id="973561065">
          <w:marLeft w:val="640"/>
          <w:marRight w:val="0"/>
          <w:marTop w:val="0"/>
          <w:marBottom w:val="0"/>
          <w:divBdr>
            <w:top w:val="none" w:sz="0" w:space="0" w:color="auto"/>
            <w:left w:val="none" w:sz="0" w:space="0" w:color="auto"/>
            <w:bottom w:val="none" w:sz="0" w:space="0" w:color="auto"/>
            <w:right w:val="none" w:sz="0" w:space="0" w:color="auto"/>
          </w:divBdr>
        </w:div>
        <w:div w:id="999116726">
          <w:marLeft w:val="640"/>
          <w:marRight w:val="0"/>
          <w:marTop w:val="0"/>
          <w:marBottom w:val="0"/>
          <w:divBdr>
            <w:top w:val="none" w:sz="0" w:space="0" w:color="auto"/>
            <w:left w:val="none" w:sz="0" w:space="0" w:color="auto"/>
            <w:bottom w:val="none" w:sz="0" w:space="0" w:color="auto"/>
            <w:right w:val="none" w:sz="0" w:space="0" w:color="auto"/>
          </w:divBdr>
        </w:div>
        <w:div w:id="999505966">
          <w:marLeft w:val="640"/>
          <w:marRight w:val="0"/>
          <w:marTop w:val="0"/>
          <w:marBottom w:val="0"/>
          <w:divBdr>
            <w:top w:val="none" w:sz="0" w:space="0" w:color="auto"/>
            <w:left w:val="none" w:sz="0" w:space="0" w:color="auto"/>
            <w:bottom w:val="none" w:sz="0" w:space="0" w:color="auto"/>
            <w:right w:val="none" w:sz="0" w:space="0" w:color="auto"/>
          </w:divBdr>
        </w:div>
        <w:div w:id="1000233529">
          <w:marLeft w:val="640"/>
          <w:marRight w:val="0"/>
          <w:marTop w:val="0"/>
          <w:marBottom w:val="0"/>
          <w:divBdr>
            <w:top w:val="none" w:sz="0" w:space="0" w:color="auto"/>
            <w:left w:val="none" w:sz="0" w:space="0" w:color="auto"/>
            <w:bottom w:val="none" w:sz="0" w:space="0" w:color="auto"/>
            <w:right w:val="none" w:sz="0" w:space="0" w:color="auto"/>
          </w:divBdr>
        </w:div>
        <w:div w:id="1081217845">
          <w:marLeft w:val="640"/>
          <w:marRight w:val="0"/>
          <w:marTop w:val="0"/>
          <w:marBottom w:val="0"/>
          <w:divBdr>
            <w:top w:val="none" w:sz="0" w:space="0" w:color="auto"/>
            <w:left w:val="none" w:sz="0" w:space="0" w:color="auto"/>
            <w:bottom w:val="none" w:sz="0" w:space="0" w:color="auto"/>
            <w:right w:val="none" w:sz="0" w:space="0" w:color="auto"/>
          </w:divBdr>
        </w:div>
        <w:div w:id="1138576018">
          <w:marLeft w:val="640"/>
          <w:marRight w:val="0"/>
          <w:marTop w:val="0"/>
          <w:marBottom w:val="0"/>
          <w:divBdr>
            <w:top w:val="none" w:sz="0" w:space="0" w:color="auto"/>
            <w:left w:val="none" w:sz="0" w:space="0" w:color="auto"/>
            <w:bottom w:val="none" w:sz="0" w:space="0" w:color="auto"/>
            <w:right w:val="none" w:sz="0" w:space="0" w:color="auto"/>
          </w:divBdr>
        </w:div>
        <w:div w:id="1141534718">
          <w:marLeft w:val="640"/>
          <w:marRight w:val="0"/>
          <w:marTop w:val="0"/>
          <w:marBottom w:val="0"/>
          <w:divBdr>
            <w:top w:val="none" w:sz="0" w:space="0" w:color="auto"/>
            <w:left w:val="none" w:sz="0" w:space="0" w:color="auto"/>
            <w:bottom w:val="none" w:sz="0" w:space="0" w:color="auto"/>
            <w:right w:val="none" w:sz="0" w:space="0" w:color="auto"/>
          </w:divBdr>
        </w:div>
        <w:div w:id="1195120086">
          <w:marLeft w:val="640"/>
          <w:marRight w:val="0"/>
          <w:marTop w:val="0"/>
          <w:marBottom w:val="0"/>
          <w:divBdr>
            <w:top w:val="none" w:sz="0" w:space="0" w:color="auto"/>
            <w:left w:val="none" w:sz="0" w:space="0" w:color="auto"/>
            <w:bottom w:val="none" w:sz="0" w:space="0" w:color="auto"/>
            <w:right w:val="none" w:sz="0" w:space="0" w:color="auto"/>
          </w:divBdr>
        </w:div>
        <w:div w:id="1210263167">
          <w:marLeft w:val="640"/>
          <w:marRight w:val="0"/>
          <w:marTop w:val="0"/>
          <w:marBottom w:val="0"/>
          <w:divBdr>
            <w:top w:val="none" w:sz="0" w:space="0" w:color="auto"/>
            <w:left w:val="none" w:sz="0" w:space="0" w:color="auto"/>
            <w:bottom w:val="none" w:sz="0" w:space="0" w:color="auto"/>
            <w:right w:val="none" w:sz="0" w:space="0" w:color="auto"/>
          </w:divBdr>
        </w:div>
        <w:div w:id="1283800979">
          <w:marLeft w:val="640"/>
          <w:marRight w:val="0"/>
          <w:marTop w:val="0"/>
          <w:marBottom w:val="0"/>
          <w:divBdr>
            <w:top w:val="none" w:sz="0" w:space="0" w:color="auto"/>
            <w:left w:val="none" w:sz="0" w:space="0" w:color="auto"/>
            <w:bottom w:val="none" w:sz="0" w:space="0" w:color="auto"/>
            <w:right w:val="none" w:sz="0" w:space="0" w:color="auto"/>
          </w:divBdr>
        </w:div>
        <w:div w:id="1298023945">
          <w:marLeft w:val="640"/>
          <w:marRight w:val="0"/>
          <w:marTop w:val="0"/>
          <w:marBottom w:val="0"/>
          <w:divBdr>
            <w:top w:val="none" w:sz="0" w:space="0" w:color="auto"/>
            <w:left w:val="none" w:sz="0" w:space="0" w:color="auto"/>
            <w:bottom w:val="none" w:sz="0" w:space="0" w:color="auto"/>
            <w:right w:val="none" w:sz="0" w:space="0" w:color="auto"/>
          </w:divBdr>
        </w:div>
        <w:div w:id="1337418532">
          <w:marLeft w:val="640"/>
          <w:marRight w:val="0"/>
          <w:marTop w:val="0"/>
          <w:marBottom w:val="0"/>
          <w:divBdr>
            <w:top w:val="none" w:sz="0" w:space="0" w:color="auto"/>
            <w:left w:val="none" w:sz="0" w:space="0" w:color="auto"/>
            <w:bottom w:val="none" w:sz="0" w:space="0" w:color="auto"/>
            <w:right w:val="none" w:sz="0" w:space="0" w:color="auto"/>
          </w:divBdr>
        </w:div>
        <w:div w:id="1396777925">
          <w:marLeft w:val="640"/>
          <w:marRight w:val="0"/>
          <w:marTop w:val="0"/>
          <w:marBottom w:val="0"/>
          <w:divBdr>
            <w:top w:val="none" w:sz="0" w:space="0" w:color="auto"/>
            <w:left w:val="none" w:sz="0" w:space="0" w:color="auto"/>
            <w:bottom w:val="none" w:sz="0" w:space="0" w:color="auto"/>
            <w:right w:val="none" w:sz="0" w:space="0" w:color="auto"/>
          </w:divBdr>
        </w:div>
        <w:div w:id="1479303889">
          <w:marLeft w:val="640"/>
          <w:marRight w:val="0"/>
          <w:marTop w:val="0"/>
          <w:marBottom w:val="0"/>
          <w:divBdr>
            <w:top w:val="none" w:sz="0" w:space="0" w:color="auto"/>
            <w:left w:val="none" w:sz="0" w:space="0" w:color="auto"/>
            <w:bottom w:val="none" w:sz="0" w:space="0" w:color="auto"/>
            <w:right w:val="none" w:sz="0" w:space="0" w:color="auto"/>
          </w:divBdr>
        </w:div>
        <w:div w:id="1498225617">
          <w:marLeft w:val="640"/>
          <w:marRight w:val="0"/>
          <w:marTop w:val="0"/>
          <w:marBottom w:val="0"/>
          <w:divBdr>
            <w:top w:val="none" w:sz="0" w:space="0" w:color="auto"/>
            <w:left w:val="none" w:sz="0" w:space="0" w:color="auto"/>
            <w:bottom w:val="none" w:sz="0" w:space="0" w:color="auto"/>
            <w:right w:val="none" w:sz="0" w:space="0" w:color="auto"/>
          </w:divBdr>
        </w:div>
        <w:div w:id="1550916865">
          <w:marLeft w:val="640"/>
          <w:marRight w:val="0"/>
          <w:marTop w:val="0"/>
          <w:marBottom w:val="0"/>
          <w:divBdr>
            <w:top w:val="none" w:sz="0" w:space="0" w:color="auto"/>
            <w:left w:val="none" w:sz="0" w:space="0" w:color="auto"/>
            <w:bottom w:val="none" w:sz="0" w:space="0" w:color="auto"/>
            <w:right w:val="none" w:sz="0" w:space="0" w:color="auto"/>
          </w:divBdr>
        </w:div>
        <w:div w:id="1551648678">
          <w:marLeft w:val="640"/>
          <w:marRight w:val="0"/>
          <w:marTop w:val="0"/>
          <w:marBottom w:val="0"/>
          <w:divBdr>
            <w:top w:val="none" w:sz="0" w:space="0" w:color="auto"/>
            <w:left w:val="none" w:sz="0" w:space="0" w:color="auto"/>
            <w:bottom w:val="none" w:sz="0" w:space="0" w:color="auto"/>
            <w:right w:val="none" w:sz="0" w:space="0" w:color="auto"/>
          </w:divBdr>
        </w:div>
        <w:div w:id="1570067571">
          <w:marLeft w:val="640"/>
          <w:marRight w:val="0"/>
          <w:marTop w:val="0"/>
          <w:marBottom w:val="0"/>
          <w:divBdr>
            <w:top w:val="none" w:sz="0" w:space="0" w:color="auto"/>
            <w:left w:val="none" w:sz="0" w:space="0" w:color="auto"/>
            <w:bottom w:val="none" w:sz="0" w:space="0" w:color="auto"/>
            <w:right w:val="none" w:sz="0" w:space="0" w:color="auto"/>
          </w:divBdr>
        </w:div>
        <w:div w:id="1592005806">
          <w:marLeft w:val="640"/>
          <w:marRight w:val="0"/>
          <w:marTop w:val="0"/>
          <w:marBottom w:val="0"/>
          <w:divBdr>
            <w:top w:val="none" w:sz="0" w:space="0" w:color="auto"/>
            <w:left w:val="none" w:sz="0" w:space="0" w:color="auto"/>
            <w:bottom w:val="none" w:sz="0" w:space="0" w:color="auto"/>
            <w:right w:val="none" w:sz="0" w:space="0" w:color="auto"/>
          </w:divBdr>
        </w:div>
        <w:div w:id="1601913681">
          <w:marLeft w:val="640"/>
          <w:marRight w:val="0"/>
          <w:marTop w:val="0"/>
          <w:marBottom w:val="0"/>
          <w:divBdr>
            <w:top w:val="none" w:sz="0" w:space="0" w:color="auto"/>
            <w:left w:val="none" w:sz="0" w:space="0" w:color="auto"/>
            <w:bottom w:val="none" w:sz="0" w:space="0" w:color="auto"/>
            <w:right w:val="none" w:sz="0" w:space="0" w:color="auto"/>
          </w:divBdr>
        </w:div>
        <w:div w:id="1722709333">
          <w:marLeft w:val="640"/>
          <w:marRight w:val="0"/>
          <w:marTop w:val="0"/>
          <w:marBottom w:val="0"/>
          <w:divBdr>
            <w:top w:val="none" w:sz="0" w:space="0" w:color="auto"/>
            <w:left w:val="none" w:sz="0" w:space="0" w:color="auto"/>
            <w:bottom w:val="none" w:sz="0" w:space="0" w:color="auto"/>
            <w:right w:val="none" w:sz="0" w:space="0" w:color="auto"/>
          </w:divBdr>
        </w:div>
        <w:div w:id="1835413312">
          <w:marLeft w:val="640"/>
          <w:marRight w:val="0"/>
          <w:marTop w:val="0"/>
          <w:marBottom w:val="0"/>
          <w:divBdr>
            <w:top w:val="none" w:sz="0" w:space="0" w:color="auto"/>
            <w:left w:val="none" w:sz="0" w:space="0" w:color="auto"/>
            <w:bottom w:val="none" w:sz="0" w:space="0" w:color="auto"/>
            <w:right w:val="none" w:sz="0" w:space="0" w:color="auto"/>
          </w:divBdr>
        </w:div>
        <w:div w:id="1886019855">
          <w:marLeft w:val="640"/>
          <w:marRight w:val="0"/>
          <w:marTop w:val="0"/>
          <w:marBottom w:val="0"/>
          <w:divBdr>
            <w:top w:val="none" w:sz="0" w:space="0" w:color="auto"/>
            <w:left w:val="none" w:sz="0" w:space="0" w:color="auto"/>
            <w:bottom w:val="none" w:sz="0" w:space="0" w:color="auto"/>
            <w:right w:val="none" w:sz="0" w:space="0" w:color="auto"/>
          </w:divBdr>
        </w:div>
        <w:div w:id="1893737620">
          <w:marLeft w:val="640"/>
          <w:marRight w:val="0"/>
          <w:marTop w:val="0"/>
          <w:marBottom w:val="0"/>
          <w:divBdr>
            <w:top w:val="none" w:sz="0" w:space="0" w:color="auto"/>
            <w:left w:val="none" w:sz="0" w:space="0" w:color="auto"/>
            <w:bottom w:val="none" w:sz="0" w:space="0" w:color="auto"/>
            <w:right w:val="none" w:sz="0" w:space="0" w:color="auto"/>
          </w:divBdr>
        </w:div>
        <w:div w:id="1895894934">
          <w:marLeft w:val="640"/>
          <w:marRight w:val="0"/>
          <w:marTop w:val="0"/>
          <w:marBottom w:val="0"/>
          <w:divBdr>
            <w:top w:val="none" w:sz="0" w:space="0" w:color="auto"/>
            <w:left w:val="none" w:sz="0" w:space="0" w:color="auto"/>
            <w:bottom w:val="none" w:sz="0" w:space="0" w:color="auto"/>
            <w:right w:val="none" w:sz="0" w:space="0" w:color="auto"/>
          </w:divBdr>
        </w:div>
        <w:div w:id="1960258521">
          <w:marLeft w:val="640"/>
          <w:marRight w:val="0"/>
          <w:marTop w:val="0"/>
          <w:marBottom w:val="0"/>
          <w:divBdr>
            <w:top w:val="none" w:sz="0" w:space="0" w:color="auto"/>
            <w:left w:val="none" w:sz="0" w:space="0" w:color="auto"/>
            <w:bottom w:val="none" w:sz="0" w:space="0" w:color="auto"/>
            <w:right w:val="none" w:sz="0" w:space="0" w:color="auto"/>
          </w:divBdr>
        </w:div>
        <w:div w:id="1995839268">
          <w:marLeft w:val="640"/>
          <w:marRight w:val="0"/>
          <w:marTop w:val="0"/>
          <w:marBottom w:val="0"/>
          <w:divBdr>
            <w:top w:val="none" w:sz="0" w:space="0" w:color="auto"/>
            <w:left w:val="none" w:sz="0" w:space="0" w:color="auto"/>
            <w:bottom w:val="none" w:sz="0" w:space="0" w:color="auto"/>
            <w:right w:val="none" w:sz="0" w:space="0" w:color="auto"/>
          </w:divBdr>
        </w:div>
        <w:div w:id="2019892245">
          <w:marLeft w:val="640"/>
          <w:marRight w:val="0"/>
          <w:marTop w:val="0"/>
          <w:marBottom w:val="0"/>
          <w:divBdr>
            <w:top w:val="none" w:sz="0" w:space="0" w:color="auto"/>
            <w:left w:val="none" w:sz="0" w:space="0" w:color="auto"/>
            <w:bottom w:val="none" w:sz="0" w:space="0" w:color="auto"/>
            <w:right w:val="none" w:sz="0" w:space="0" w:color="auto"/>
          </w:divBdr>
        </w:div>
        <w:div w:id="2076200587">
          <w:marLeft w:val="640"/>
          <w:marRight w:val="0"/>
          <w:marTop w:val="0"/>
          <w:marBottom w:val="0"/>
          <w:divBdr>
            <w:top w:val="none" w:sz="0" w:space="0" w:color="auto"/>
            <w:left w:val="none" w:sz="0" w:space="0" w:color="auto"/>
            <w:bottom w:val="none" w:sz="0" w:space="0" w:color="auto"/>
            <w:right w:val="none" w:sz="0" w:space="0" w:color="auto"/>
          </w:divBdr>
        </w:div>
        <w:div w:id="2078085343">
          <w:marLeft w:val="640"/>
          <w:marRight w:val="0"/>
          <w:marTop w:val="0"/>
          <w:marBottom w:val="0"/>
          <w:divBdr>
            <w:top w:val="none" w:sz="0" w:space="0" w:color="auto"/>
            <w:left w:val="none" w:sz="0" w:space="0" w:color="auto"/>
            <w:bottom w:val="none" w:sz="0" w:space="0" w:color="auto"/>
            <w:right w:val="none" w:sz="0" w:space="0" w:color="auto"/>
          </w:divBdr>
        </w:div>
        <w:div w:id="2125540133">
          <w:marLeft w:val="640"/>
          <w:marRight w:val="0"/>
          <w:marTop w:val="0"/>
          <w:marBottom w:val="0"/>
          <w:divBdr>
            <w:top w:val="none" w:sz="0" w:space="0" w:color="auto"/>
            <w:left w:val="none" w:sz="0" w:space="0" w:color="auto"/>
            <w:bottom w:val="none" w:sz="0" w:space="0" w:color="auto"/>
            <w:right w:val="none" w:sz="0" w:space="0" w:color="auto"/>
          </w:divBdr>
        </w:div>
        <w:div w:id="2145922399">
          <w:marLeft w:val="640"/>
          <w:marRight w:val="0"/>
          <w:marTop w:val="0"/>
          <w:marBottom w:val="0"/>
          <w:divBdr>
            <w:top w:val="none" w:sz="0" w:space="0" w:color="auto"/>
            <w:left w:val="none" w:sz="0" w:space="0" w:color="auto"/>
            <w:bottom w:val="none" w:sz="0" w:space="0" w:color="auto"/>
            <w:right w:val="none" w:sz="0" w:space="0" w:color="auto"/>
          </w:divBdr>
        </w:div>
      </w:divsChild>
    </w:div>
    <w:div w:id="1384401263">
      <w:bodyDiv w:val="1"/>
      <w:marLeft w:val="0"/>
      <w:marRight w:val="0"/>
      <w:marTop w:val="0"/>
      <w:marBottom w:val="0"/>
      <w:divBdr>
        <w:top w:val="none" w:sz="0" w:space="0" w:color="auto"/>
        <w:left w:val="none" w:sz="0" w:space="0" w:color="auto"/>
        <w:bottom w:val="none" w:sz="0" w:space="0" w:color="auto"/>
        <w:right w:val="none" w:sz="0" w:space="0" w:color="auto"/>
      </w:divBdr>
      <w:divsChild>
        <w:div w:id="11692420">
          <w:marLeft w:val="640"/>
          <w:marRight w:val="0"/>
          <w:marTop w:val="0"/>
          <w:marBottom w:val="0"/>
          <w:divBdr>
            <w:top w:val="none" w:sz="0" w:space="0" w:color="auto"/>
            <w:left w:val="none" w:sz="0" w:space="0" w:color="auto"/>
            <w:bottom w:val="none" w:sz="0" w:space="0" w:color="auto"/>
            <w:right w:val="none" w:sz="0" w:space="0" w:color="auto"/>
          </w:divBdr>
        </w:div>
        <w:div w:id="48263293">
          <w:marLeft w:val="640"/>
          <w:marRight w:val="0"/>
          <w:marTop w:val="0"/>
          <w:marBottom w:val="0"/>
          <w:divBdr>
            <w:top w:val="none" w:sz="0" w:space="0" w:color="auto"/>
            <w:left w:val="none" w:sz="0" w:space="0" w:color="auto"/>
            <w:bottom w:val="none" w:sz="0" w:space="0" w:color="auto"/>
            <w:right w:val="none" w:sz="0" w:space="0" w:color="auto"/>
          </w:divBdr>
        </w:div>
        <w:div w:id="60100062">
          <w:marLeft w:val="640"/>
          <w:marRight w:val="0"/>
          <w:marTop w:val="0"/>
          <w:marBottom w:val="0"/>
          <w:divBdr>
            <w:top w:val="none" w:sz="0" w:space="0" w:color="auto"/>
            <w:left w:val="none" w:sz="0" w:space="0" w:color="auto"/>
            <w:bottom w:val="none" w:sz="0" w:space="0" w:color="auto"/>
            <w:right w:val="none" w:sz="0" w:space="0" w:color="auto"/>
          </w:divBdr>
        </w:div>
        <w:div w:id="65226944">
          <w:marLeft w:val="640"/>
          <w:marRight w:val="0"/>
          <w:marTop w:val="0"/>
          <w:marBottom w:val="0"/>
          <w:divBdr>
            <w:top w:val="none" w:sz="0" w:space="0" w:color="auto"/>
            <w:left w:val="none" w:sz="0" w:space="0" w:color="auto"/>
            <w:bottom w:val="none" w:sz="0" w:space="0" w:color="auto"/>
            <w:right w:val="none" w:sz="0" w:space="0" w:color="auto"/>
          </w:divBdr>
        </w:div>
        <w:div w:id="129132218">
          <w:marLeft w:val="640"/>
          <w:marRight w:val="0"/>
          <w:marTop w:val="0"/>
          <w:marBottom w:val="0"/>
          <w:divBdr>
            <w:top w:val="none" w:sz="0" w:space="0" w:color="auto"/>
            <w:left w:val="none" w:sz="0" w:space="0" w:color="auto"/>
            <w:bottom w:val="none" w:sz="0" w:space="0" w:color="auto"/>
            <w:right w:val="none" w:sz="0" w:space="0" w:color="auto"/>
          </w:divBdr>
        </w:div>
        <w:div w:id="135728046">
          <w:marLeft w:val="640"/>
          <w:marRight w:val="0"/>
          <w:marTop w:val="0"/>
          <w:marBottom w:val="0"/>
          <w:divBdr>
            <w:top w:val="none" w:sz="0" w:space="0" w:color="auto"/>
            <w:left w:val="none" w:sz="0" w:space="0" w:color="auto"/>
            <w:bottom w:val="none" w:sz="0" w:space="0" w:color="auto"/>
            <w:right w:val="none" w:sz="0" w:space="0" w:color="auto"/>
          </w:divBdr>
        </w:div>
        <w:div w:id="140197192">
          <w:marLeft w:val="640"/>
          <w:marRight w:val="0"/>
          <w:marTop w:val="0"/>
          <w:marBottom w:val="0"/>
          <w:divBdr>
            <w:top w:val="none" w:sz="0" w:space="0" w:color="auto"/>
            <w:left w:val="none" w:sz="0" w:space="0" w:color="auto"/>
            <w:bottom w:val="none" w:sz="0" w:space="0" w:color="auto"/>
            <w:right w:val="none" w:sz="0" w:space="0" w:color="auto"/>
          </w:divBdr>
        </w:div>
        <w:div w:id="144010160">
          <w:marLeft w:val="640"/>
          <w:marRight w:val="0"/>
          <w:marTop w:val="0"/>
          <w:marBottom w:val="0"/>
          <w:divBdr>
            <w:top w:val="none" w:sz="0" w:space="0" w:color="auto"/>
            <w:left w:val="none" w:sz="0" w:space="0" w:color="auto"/>
            <w:bottom w:val="none" w:sz="0" w:space="0" w:color="auto"/>
            <w:right w:val="none" w:sz="0" w:space="0" w:color="auto"/>
          </w:divBdr>
        </w:div>
        <w:div w:id="177816380">
          <w:marLeft w:val="640"/>
          <w:marRight w:val="0"/>
          <w:marTop w:val="0"/>
          <w:marBottom w:val="0"/>
          <w:divBdr>
            <w:top w:val="none" w:sz="0" w:space="0" w:color="auto"/>
            <w:left w:val="none" w:sz="0" w:space="0" w:color="auto"/>
            <w:bottom w:val="none" w:sz="0" w:space="0" w:color="auto"/>
            <w:right w:val="none" w:sz="0" w:space="0" w:color="auto"/>
          </w:divBdr>
        </w:div>
        <w:div w:id="197478773">
          <w:marLeft w:val="640"/>
          <w:marRight w:val="0"/>
          <w:marTop w:val="0"/>
          <w:marBottom w:val="0"/>
          <w:divBdr>
            <w:top w:val="none" w:sz="0" w:space="0" w:color="auto"/>
            <w:left w:val="none" w:sz="0" w:space="0" w:color="auto"/>
            <w:bottom w:val="none" w:sz="0" w:space="0" w:color="auto"/>
            <w:right w:val="none" w:sz="0" w:space="0" w:color="auto"/>
          </w:divBdr>
        </w:div>
        <w:div w:id="221064692">
          <w:marLeft w:val="640"/>
          <w:marRight w:val="0"/>
          <w:marTop w:val="0"/>
          <w:marBottom w:val="0"/>
          <w:divBdr>
            <w:top w:val="none" w:sz="0" w:space="0" w:color="auto"/>
            <w:left w:val="none" w:sz="0" w:space="0" w:color="auto"/>
            <w:bottom w:val="none" w:sz="0" w:space="0" w:color="auto"/>
            <w:right w:val="none" w:sz="0" w:space="0" w:color="auto"/>
          </w:divBdr>
        </w:div>
        <w:div w:id="246767507">
          <w:marLeft w:val="640"/>
          <w:marRight w:val="0"/>
          <w:marTop w:val="0"/>
          <w:marBottom w:val="0"/>
          <w:divBdr>
            <w:top w:val="none" w:sz="0" w:space="0" w:color="auto"/>
            <w:left w:val="none" w:sz="0" w:space="0" w:color="auto"/>
            <w:bottom w:val="none" w:sz="0" w:space="0" w:color="auto"/>
            <w:right w:val="none" w:sz="0" w:space="0" w:color="auto"/>
          </w:divBdr>
        </w:div>
        <w:div w:id="253637938">
          <w:marLeft w:val="640"/>
          <w:marRight w:val="0"/>
          <w:marTop w:val="0"/>
          <w:marBottom w:val="0"/>
          <w:divBdr>
            <w:top w:val="none" w:sz="0" w:space="0" w:color="auto"/>
            <w:left w:val="none" w:sz="0" w:space="0" w:color="auto"/>
            <w:bottom w:val="none" w:sz="0" w:space="0" w:color="auto"/>
            <w:right w:val="none" w:sz="0" w:space="0" w:color="auto"/>
          </w:divBdr>
        </w:div>
        <w:div w:id="264385849">
          <w:marLeft w:val="640"/>
          <w:marRight w:val="0"/>
          <w:marTop w:val="0"/>
          <w:marBottom w:val="0"/>
          <w:divBdr>
            <w:top w:val="none" w:sz="0" w:space="0" w:color="auto"/>
            <w:left w:val="none" w:sz="0" w:space="0" w:color="auto"/>
            <w:bottom w:val="none" w:sz="0" w:space="0" w:color="auto"/>
            <w:right w:val="none" w:sz="0" w:space="0" w:color="auto"/>
          </w:divBdr>
        </w:div>
        <w:div w:id="281691316">
          <w:marLeft w:val="640"/>
          <w:marRight w:val="0"/>
          <w:marTop w:val="0"/>
          <w:marBottom w:val="0"/>
          <w:divBdr>
            <w:top w:val="none" w:sz="0" w:space="0" w:color="auto"/>
            <w:left w:val="none" w:sz="0" w:space="0" w:color="auto"/>
            <w:bottom w:val="none" w:sz="0" w:space="0" w:color="auto"/>
            <w:right w:val="none" w:sz="0" w:space="0" w:color="auto"/>
          </w:divBdr>
        </w:div>
        <w:div w:id="309016187">
          <w:marLeft w:val="640"/>
          <w:marRight w:val="0"/>
          <w:marTop w:val="0"/>
          <w:marBottom w:val="0"/>
          <w:divBdr>
            <w:top w:val="none" w:sz="0" w:space="0" w:color="auto"/>
            <w:left w:val="none" w:sz="0" w:space="0" w:color="auto"/>
            <w:bottom w:val="none" w:sz="0" w:space="0" w:color="auto"/>
            <w:right w:val="none" w:sz="0" w:space="0" w:color="auto"/>
          </w:divBdr>
        </w:div>
        <w:div w:id="331180420">
          <w:marLeft w:val="640"/>
          <w:marRight w:val="0"/>
          <w:marTop w:val="0"/>
          <w:marBottom w:val="0"/>
          <w:divBdr>
            <w:top w:val="none" w:sz="0" w:space="0" w:color="auto"/>
            <w:left w:val="none" w:sz="0" w:space="0" w:color="auto"/>
            <w:bottom w:val="none" w:sz="0" w:space="0" w:color="auto"/>
            <w:right w:val="none" w:sz="0" w:space="0" w:color="auto"/>
          </w:divBdr>
        </w:div>
        <w:div w:id="337932232">
          <w:marLeft w:val="640"/>
          <w:marRight w:val="0"/>
          <w:marTop w:val="0"/>
          <w:marBottom w:val="0"/>
          <w:divBdr>
            <w:top w:val="none" w:sz="0" w:space="0" w:color="auto"/>
            <w:left w:val="none" w:sz="0" w:space="0" w:color="auto"/>
            <w:bottom w:val="none" w:sz="0" w:space="0" w:color="auto"/>
            <w:right w:val="none" w:sz="0" w:space="0" w:color="auto"/>
          </w:divBdr>
        </w:div>
        <w:div w:id="356545538">
          <w:marLeft w:val="640"/>
          <w:marRight w:val="0"/>
          <w:marTop w:val="0"/>
          <w:marBottom w:val="0"/>
          <w:divBdr>
            <w:top w:val="none" w:sz="0" w:space="0" w:color="auto"/>
            <w:left w:val="none" w:sz="0" w:space="0" w:color="auto"/>
            <w:bottom w:val="none" w:sz="0" w:space="0" w:color="auto"/>
            <w:right w:val="none" w:sz="0" w:space="0" w:color="auto"/>
          </w:divBdr>
        </w:div>
        <w:div w:id="356738489">
          <w:marLeft w:val="640"/>
          <w:marRight w:val="0"/>
          <w:marTop w:val="0"/>
          <w:marBottom w:val="0"/>
          <w:divBdr>
            <w:top w:val="none" w:sz="0" w:space="0" w:color="auto"/>
            <w:left w:val="none" w:sz="0" w:space="0" w:color="auto"/>
            <w:bottom w:val="none" w:sz="0" w:space="0" w:color="auto"/>
            <w:right w:val="none" w:sz="0" w:space="0" w:color="auto"/>
          </w:divBdr>
        </w:div>
        <w:div w:id="415254080">
          <w:marLeft w:val="640"/>
          <w:marRight w:val="0"/>
          <w:marTop w:val="0"/>
          <w:marBottom w:val="0"/>
          <w:divBdr>
            <w:top w:val="none" w:sz="0" w:space="0" w:color="auto"/>
            <w:left w:val="none" w:sz="0" w:space="0" w:color="auto"/>
            <w:bottom w:val="none" w:sz="0" w:space="0" w:color="auto"/>
            <w:right w:val="none" w:sz="0" w:space="0" w:color="auto"/>
          </w:divBdr>
        </w:div>
        <w:div w:id="430201298">
          <w:marLeft w:val="640"/>
          <w:marRight w:val="0"/>
          <w:marTop w:val="0"/>
          <w:marBottom w:val="0"/>
          <w:divBdr>
            <w:top w:val="none" w:sz="0" w:space="0" w:color="auto"/>
            <w:left w:val="none" w:sz="0" w:space="0" w:color="auto"/>
            <w:bottom w:val="none" w:sz="0" w:space="0" w:color="auto"/>
            <w:right w:val="none" w:sz="0" w:space="0" w:color="auto"/>
          </w:divBdr>
        </w:div>
        <w:div w:id="493642110">
          <w:marLeft w:val="640"/>
          <w:marRight w:val="0"/>
          <w:marTop w:val="0"/>
          <w:marBottom w:val="0"/>
          <w:divBdr>
            <w:top w:val="none" w:sz="0" w:space="0" w:color="auto"/>
            <w:left w:val="none" w:sz="0" w:space="0" w:color="auto"/>
            <w:bottom w:val="none" w:sz="0" w:space="0" w:color="auto"/>
            <w:right w:val="none" w:sz="0" w:space="0" w:color="auto"/>
          </w:divBdr>
        </w:div>
        <w:div w:id="550457043">
          <w:marLeft w:val="640"/>
          <w:marRight w:val="0"/>
          <w:marTop w:val="0"/>
          <w:marBottom w:val="0"/>
          <w:divBdr>
            <w:top w:val="none" w:sz="0" w:space="0" w:color="auto"/>
            <w:left w:val="none" w:sz="0" w:space="0" w:color="auto"/>
            <w:bottom w:val="none" w:sz="0" w:space="0" w:color="auto"/>
            <w:right w:val="none" w:sz="0" w:space="0" w:color="auto"/>
          </w:divBdr>
        </w:div>
        <w:div w:id="559513440">
          <w:marLeft w:val="640"/>
          <w:marRight w:val="0"/>
          <w:marTop w:val="0"/>
          <w:marBottom w:val="0"/>
          <w:divBdr>
            <w:top w:val="none" w:sz="0" w:space="0" w:color="auto"/>
            <w:left w:val="none" w:sz="0" w:space="0" w:color="auto"/>
            <w:bottom w:val="none" w:sz="0" w:space="0" w:color="auto"/>
            <w:right w:val="none" w:sz="0" w:space="0" w:color="auto"/>
          </w:divBdr>
        </w:div>
        <w:div w:id="569922578">
          <w:marLeft w:val="640"/>
          <w:marRight w:val="0"/>
          <w:marTop w:val="0"/>
          <w:marBottom w:val="0"/>
          <w:divBdr>
            <w:top w:val="none" w:sz="0" w:space="0" w:color="auto"/>
            <w:left w:val="none" w:sz="0" w:space="0" w:color="auto"/>
            <w:bottom w:val="none" w:sz="0" w:space="0" w:color="auto"/>
            <w:right w:val="none" w:sz="0" w:space="0" w:color="auto"/>
          </w:divBdr>
        </w:div>
        <w:div w:id="571425585">
          <w:marLeft w:val="640"/>
          <w:marRight w:val="0"/>
          <w:marTop w:val="0"/>
          <w:marBottom w:val="0"/>
          <w:divBdr>
            <w:top w:val="none" w:sz="0" w:space="0" w:color="auto"/>
            <w:left w:val="none" w:sz="0" w:space="0" w:color="auto"/>
            <w:bottom w:val="none" w:sz="0" w:space="0" w:color="auto"/>
            <w:right w:val="none" w:sz="0" w:space="0" w:color="auto"/>
          </w:divBdr>
        </w:div>
        <w:div w:id="577448357">
          <w:marLeft w:val="640"/>
          <w:marRight w:val="0"/>
          <w:marTop w:val="0"/>
          <w:marBottom w:val="0"/>
          <w:divBdr>
            <w:top w:val="none" w:sz="0" w:space="0" w:color="auto"/>
            <w:left w:val="none" w:sz="0" w:space="0" w:color="auto"/>
            <w:bottom w:val="none" w:sz="0" w:space="0" w:color="auto"/>
            <w:right w:val="none" w:sz="0" w:space="0" w:color="auto"/>
          </w:divBdr>
        </w:div>
        <w:div w:id="577982678">
          <w:marLeft w:val="640"/>
          <w:marRight w:val="0"/>
          <w:marTop w:val="0"/>
          <w:marBottom w:val="0"/>
          <w:divBdr>
            <w:top w:val="none" w:sz="0" w:space="0" w:color="auto"/>
            <w:left w:val="none" w:sz="0" w:space="0" w:color="auto"/>
            <w:bottom w:val="none" w:sz="0" w:space="0" w:color="auto"/>
            <w:right w:val="none" w:sz="0" w:space="0" w:color="auto"/>
          </w:divBdr>
        </w:div>
        <w:div w:id="591932858">
          <w:marLeft w:val="640"/>
          <w:marRight w:val="0"/>
          <w:marTop w:val="0"/>
          <w:marBottom w:val="0"/>
          <w:divBdr>
            <w:top w:val="none" w:sz="0" w:space="0" w:color="auto"/>
            <w:left w:val="none" w:sz="0" w:space="0" w:color="auto"/>
            <w:bottom w:val="none" w:sz="0" w:space="0" w:color="auto"/>
            <w:right w:val="none" w:sz="0" w:space="0" w:color="auto"/>
          </w:divBdr>
        </w:div>
        <w:div w:id="694158368">
          <w:marLeft w:val="640"/>
          <w:marRight w:val="0"/>
          <w:marTop w:val="0"/>
          <w:marBottom w:val="0"/>
          <w:divBdr>
            <w:top w:val="none" w:sz="0" w:space="0" w:color="auto"/>
            <w:left w:val="none" w:sz="0" w:space="0" w:color="auto"/>
            <w:bottom w:val="none" w:sz="0" w:space="0" w:color="auto"/>
            <w:right w:val="none" w:sz="0" w:space="0" w:color="auto"/>
          </w:divBdr>
        </w:div>
        <w:div w:id="808285869">
          <w:marLeft w:val="640"/>
          <w:marRight w:val="0"/>
          <w:marTop w:val="0"/>
          <w:marBottom w:val="0"/>
          <w:divBdr>
            <w:top w:val="none" w:sz="0" w:space="0" w:color="auto"/>
            <w:left w:val="none" w:sz="0" w:space="0" w:color="auto"/>
            <w:bottom w:val="none" w:sz="0" w:space="0" w:color="auto"/>
            <w:right w:val="none" w:sz="0" w:space="0" w:color="auto"/>
          </w:divBdr>
        </w:div>
        <w:div w:id="866597731">
          <w:marLeft w:val="640"/>
          <w:marRight w:val="0"/>
          <w:marTop w:val="0"/>
          <w:marBottom w:val="0"/>
          <w:divBdr>
            <w:top w:val="none" w:sz="0" w:space="0" w:color="auto"/>
            <w:left w:val="none" w:sz="0" w:space="0" w:color="auto"/>
            <w:bottom w:val="none" w:sz="0" w:space="0" w:color="auto"/>
            <w:right w:val="none" w:sz="0" w:space="0" w:color="auto"/>
          </w:divBdr>
        </w:div>
        <w:div w:id="873463969">
          <w:marLeft w:val="640"/>
          <w:marRight w:val="0"/>
          <w:marTop w:val="0"/>
          <w:marBottom w:val="0"/>
          <w:divBdr>
            <w:top w:val="none" w:sz="0" w:space="0" w:color="auto"/>
            <w:left w:val="none" w:sz="0" w:space="0" w:color="auto"/>
            <w:bottom w:val="none" w:sz="0" w:space="0" w:color="auto"/>
            <w:right w:val="none" w:sz="0" w:space="0" w:color="auto"/>
          </w:divBdr>
        </w:div>
        <w:div w:id="908152962">
          <w:marLeft w:val="640"/>
          <w:marRight w:val="0"/>
          <w:marTop w:val="0"/>
          <w:marBottom w:val="0"/>
          <w:divBdr>
            <w:top w:val="none" w:sz="0" w:space="0" w:color="auto"/>
            <w:left w:val="none" w:sz="0" w:space="0" w:color="auto"/>
            <w:bottom w:val="none" w:sz="0" w:space="0" w:color="auto"/>
            <w:right w:val="none" w:sz="0" w:space="0" w:color="auto"/>
          </w:divBdr>
        </w:div>
        <w:div w:id="908153956">
          <w:marLeft w:val="640"/>
          <w:marRight w:val="0"/>
          <w:marTop w:val="0"/>
          <w:marBottom w:val="0"/>
          <w:divBdr>
            <w:top w:val="none" w:sz="0" w:space="0" w:color="auto"/>
            <w:left w:val="none" w:sz="0" w:space="0" w:color="auto"/>
            <w:bottom w:val="none" w:sz="0" w:space="0" w:color="auto"/>
            <w:right w:val="none" w:sz="0" w:space="0" w:color="auto"/>
          </w:divBdr>
        </w:div>
        <w:div w:id="943802646">
          <w:marLeft w:val="640"/>
          <w:marRight w:val="0"/>
          <w:marTop w:val="0"/>
          <w:marBottom w:val="0"/>
          <w:divBdr>
            <w:top w:val="none" w:sz="0" w:space="0" w:color="auto"/>
            <w:left w:val="none" w:sz="0" w:space="0" w:color="auto"/>
            <w:bottom w:val="none" w:sz="0" w:space="0" w:color="auto"/>
            <w:right w:val="none" w:sz="0" w:space="0" w:color="auto"/>
          </w:divBdr>
        </w:div>
        <w:div w:id="1017002352">
          <w:marLeft w:val="640"/>
          <w:marRight w:val="0"/>
          <w:marTop w:val="0"/>
          <w:marBottom w:val="0"/>
          <w:divBdr>
            <w:top w:val="none" w:sz="0" w:space="0" w:color="auto"/>
            <w:left w:val="none" w:sz="0" w:space="0" w:color="auto"/>
            <w:bottom w:val="none" w:sz="0" w:space="0" w:color="auto"/>
            <w:right w:val="none" w:sz="0" w:space="0" w:color="auto"/>
          </w:divBdr>
        </w:div>
        <w:div w:id="1024088399">
          <w:marLeft w:val="640"/>
          <w:marRight w:val="0"/>
          <w:marTop w:val="0"/>
          <w:marBottom w:val="0"/>
          <w:divBdr>
            <w:top w:val="none" w:sz="0" w:space="0" w:color="auto"/>
            <w:left w:val="none" w:sz="0" w:space="0" w:color="auto"/>
            <w:bottom w:val="none" w:sz="0" w:space="0" w:color="auto"/>
            <w:right w:val="none" w:sz="0" w:space="0" w:color="auto"/>
          </w:divBdr>
        </w:div>
        <w:div w:id="1050226296">
          <w:marLeft w:val="640"/>
          <w:marRight w:val="0"/>
          <w:marTop w:val="0"/>
          <w:marBottom w:val="0"/>
          <w:divBdr>
            <w:top w:val="none" w:sz="0" w:space="0" w:color="auto"/>
            <w:left w:val="none" w:sz="0" w:space="0" w:color="auto"/>
            <w:bottom w:val="none" w:sz="0" w:space="0" w:color="auto"/>
            <w:right w:val="none" w:sz="0" w:space="0" w:color="auto"/>
          </w:divBdr>
        </w:div>
        <w:div w:id="1136604508">
          <w:marLeft w:val="640"/>
          <w:marRight w:val="0"/>
          <w:marTop w:val="0"/>
          <w:marBottom w:val="0"/>
          <w:divBdr>
            <w:top w:val="none" w:sz="0" w:space="0" w:color="auto"/>
            <w:left w:val="none" w:sz="0" w:space="0" w:color="auto"/>
            <w:bottom w:val="none" w:sz="0" w:space="0" w:color="auto"/>
            <w:right w:val="none" w:sz="0" w:space="0" w:color="auto"/>
          </w:divBdr>
        </w:div>
        <w:div w:id="1210217903">
          <w:marLeft w:val="640"/>
          <w:marRight w:val="0"/>
          <w:marTop w:val="0"/>
          <w:marBottom w:val="0"/>
          <w:divBdr>
            <w:top w:val="none" w:sz="0" w:space="0" w:color="auto"/>
            <w:left w:val="none" w:sz="0" w:space="0" w:color="auto"/>
            <w:bottom w:val="none" w:sz="0" w:space="0" w:color="auto"/>
            <w:right w:val="none" w:sz="0" w:space="0" w:color="auto"/>
          </w:divBdr>
        </w:div>
        <w:div w:id="1226332261">
          <w:marLeft w:val="640"/>
          <w:marRight w:val="0"/>
          <w:marTop w:val="0"/>
          <w:marBottom w:val="0"/>
          <w:divBdr>
            <w:top w:val="none" w:sz="0" w:space="0" w:color="auto"/>
            <w:left w:val="none" w:sz="0" w:space="0" w:color="auto"/>
            <w:bottom w:val="none" w:sz="0" w:space="0" w:color="auto"/>
            <w:right w:val="none" w:sz="0" w:space="0" w:color="auto"/>
          </w:divBdr>
        </w:div>
        <w:div w:id="1305739881">
          <w:marLeft w:val="640"/>
          <w:marRight w:val="0"/>
          <w:marTop w:val="0"/>
          <w:marBottom w:val="0"/>
          <w:divBdr>
            <w:top w:val="none" w:sz="0" w:space="0" w:color="auto"/>
            <w:left w:val="none" w:sz="0" w:space="0" w:color="auto"/>
            <w:bottom w:val="none" w:sz="0" w:space="0" w:color="auto"/>
            <w:right w:val="none" w:sz="0" w:space="0" w:color="auto"/>
          </w:divBdr>
        </w:div>
        <w:div w:id="1329017306">
          <w:marLeft w:val="640"/>
          <w:marRight w:val="0"/>
          <w:marTop w:val="0"/>
          <w:marBottom w:val="0"/>
          <w:divBdr>
            <w:top w:val="none" w:sz="0" w:space="0" w:color="auto"/>
            <w:left w:val="none" w:sz="0" w:space="0" w:color="auto"/>
            <w:bottom w:val="none" w:sz="0" w:space="0" w:color="auto"/>
            <w:right w:val="none" w:sz="0" w:space="0" w:color="auto"/>
          </w:divBdr>
        </w:div>
        <w:div w:id="1346594960">
          <w:marLeft w:val="640"/>
          <w:marRight w:val="0"/>
          <w:marTop w:val="0"/>
          <w:marBottom w:val="0"/>
          <w:divBdr>
            <w:top w:val="none" w:sz="0" w:space="0" w:color="auto"/>
            <w:left w:val="none" w:sz="0" w:space="0" w:color="auto"/>
            <w:bottom w:val="none" w:sz="0" w:space="0" w:color="auto"/>
            <w:right w:val="none" w:sz="0" w:space="0" w:color="auto"/>
          </w:divBdr>
        </w:div>
        <w:div w:id="1395079297">
          <w:marLeft w:val="640"/>
          <w:marRight w:val="0"/>
          <w:marTop w:val="0"/>
          <w:marBottom w:val="0"/>
          <w:divBdr>
            <w:top w:val="none" w:sz="0" w:space="0" w:color="auto"/>
            <w:left w:val="none" w:sz="0" w:space="0" w:color="auto"/>
            <w:bottom w:val="none" w:sz="0" w:space="0" w:color="auto"/>
            <w:right w:val="none" w:sz="0" w:space="0" w:color="auto"/>
          </w:divBdr>
        </w:div>
        <w:div w:id="1492602259">
          <w:marLeft w:val="640"/>
          <w:marRight w:val="0"/>
          <w:marTop w:val="0"/>
          <w:marBottom w:val="0"/>
          <w:divBdr>
            <w:top w:val="none" w:sz="0" w:space="0" w:color="auto"/>
            <w:left w:val="none" w:sz="0" w:space="0" w:color="auto"/>
            <w:bottom w:val="none" w:sz="0" w:space="0" w:color="auto"/>
            <w:right w:val="none" w:sz="0" w:space="0" w:color="auto"/>
          </w:divBdr>
        </w:div>
        <w:div w:id="1493838979">
          <w:marLeft w:val="640"/>
          <w:marRight w:val="0"/>
          <w:marTop w:val="0"/>
          <w:marBottom w:val="0"/>
          <w:divBdr>
            <w:top w:val="none" w:sz="0" w:space="0" w:color="auto"/>
            <w:left w:val="none" w:sz="0" w:space="0" w:color="auto"/>
            <w:bottom w:val="none" w:sz="0" w:space="0" w:color="auto"/>
            <w:right w:val="none" w:sz="0" w:space="0" w:color="auto"/>
          </w:divBdr>
        </w:div>
        <w:div w:id="1545095516">
          <w:marLeft w:val="640"/>
          <w:marRight w:val="0"/>
          <w:marTop w:val="0"/>
          <w:marBottom w:val="0"/>
          <w:divBdr>
            <w:top w:val="none" w:sz="0" w:space="0" w:color="auto"/>
            <w:left w:val="none" w:sz="0" w:space="0" w:color="auto"/>
            <w:bottom w:val="none" w:sz="0" w:space="0" w:color="auto"/>
            <w:right w:val="none" w:sz="0" w:space="0" w:color="auto"/>
          </w:divBdr>
        </w:div>
        <w:div w:id="1577863939">
          <w:marLeft w:val="640"/>
          <w:marRight w:val="0"/>
          <w:marTop w:val="0"/>
          <w:marBottom w:val="0"/>
          <w:divBdr>
            <w:top w:val="none" w:sz="0" w:space="0" w:color="auto"/>
            <w:left w:val="none" w:sz="0" w:space="0" w:color="auto"/>
            <w:bottom w:val="none" w:sz="0" w:space="0" w:color="auto"/>
            <w:right w:val="none" w:sz="0" w:space="0" w:color="auto"/>
          </w:divBdr>
        </w:div>
        <w:div w:id="1720401865">
          <w:marLeft w:val="640"/>
          <w:marRight w:val="0"/>
          <w:marTop w:val="0"/>
          <w:marBottom w:val="0"/>
          <w:divBdr>
            <w:top w:val="none" w:sz="0" w:space="0" w:color="auto"/>
            <w:left w:val="none" w:sz="0" w:space="0" w:color="auto"/>
            <w:bottom w:val="none" w:sz="0" w:space="0" w:color="auto"/>
            <w:right w:val="none" w:sz="0" w:space="0" w:color="auto"/>
          </w:divBdr>
        </w:div>
        <w:div w:id="1835295027">
          <w:marLeft w:val="640"/>
          <w:marRight w:val="0"/>
          <w:marTop w:val="0"/>
          <w:marBottom w:val="0"/>
          <w:divBdr>
            <w:top w:val="none" w:sz="0" w:space="0" w:color="auto"/>
            <w:left w:val="none" w:sz="0" w:space="0" w:color="auto"/>
            <w:bottom w:val="none" w:sz="0" w:space="0" w:color="auto"/>
            <w:right w:val="none" w:sz="0" w:space="0" w:color="auto"/>
          </w:divBdr>
        </w:div>
        <w:div w:id="1872299078">
          <w:marLeft w:val="640"/>
          <w:marRight w:val="0"/>
          <w:marTop w:val="0"/>
          <w:marBottom w:val="0"/>
          <w:divBdr>
            <w:top w:val="none" w:sz="0" w:space="0" w:color="auto"/>
            <w:left w:val="none" w:sz="0" w:space="0" w:color="auto"/>
            <w:bottom w:val="none" w:sz="0" w:space="0" w:color="auto"/>
            <w:right w:val="none" w:sz="0" w:space="0" w:color="auto"/>
          </w:divBdr>
        </w:div>
        <w:div w:id="1900096903">
          <w:marLeft w:val="640"/>
          <w:marRight w:val="0"/>
          <w:marTop w:val="0"/>
          <w:marBottom w:val="0"/>
          <w:divBdr>
            <w:top w:val="none" w:sz="0" w:space="0" w:color="auto"/>
            <w:left w:val="none" w:sz="0" w:space="0" w:color="auto"/>
            <w:bottom w:val="none" w:sz="0" w:space="0" w:color="auto"/>
            <w:right w:val="none" w:sz="0" w:space="0" w:color="auto"/>
          </w:divBdr>
        </w:div>
        <w:div w:id="1933588059">
          <w:marLeft w:val="640"/>
          <w:marRight w:val="0"/>
          <w:marTop w:val="0"/>
          <w:marBottom w:val="0"/>
          <w:divBdr>
            <w:top w:val="none" w:sz="0" w:space="0" w:color="auto"/>
            <w:left w:val="none" w:sz="0" w:space="0" w:color="auto"/>
            <w:bottom w:val="none" w:sz="0" w:space="0" w:color="auto"/>
            <w:right w:val="none" w:sz="0" w:space="0" w:color="auto"/>
          </w:divBdr>
        </w:div>
        <w:div w:id="1937908604">
          <w:marLeft w:val="640"/>
          <w:marRight w:val="0"/>
          <w:marTop w:val="0"/>
          <w:marBottom w:val="0"/>
          <w:divBdr>
            <w:top w:val="none" w:sz="0" w:space="0" w:color="auto"/>
            <w:left w:val="none" w:sz="0" w:space="0" w:color="auto"/>
            <w:bottom w:val="none" w:sz="0" w:space="0" w:color="auto"/>
            <w:right w:val="none" w:sz="0" w:space="0" w:color="auto"/>
          </w:divBdr>
        </w:div>
        <w:div w:id="2044553858">
          <w:marLeft w:val="640"/>
          <w:marRight w:val="0"/>
          <w:marTop w:val="0"/>
          <w:marBottom w:val="0"/>
          <w:divBdr>
            <w:top w:val="none" w:sz="0" w:space="0" w:color="auto"/>
            <w:left w:val="none" w:sz="0" w:space="0" w:color="auto"/>
            <w:bottom w:val="none" w:sz="0" w:space="0" w:color="auto"/>
            <w:right w:val="none" w:sz="0" w:space="0" w:color="auto"/>
          </w:divBdr>
        </w:div>
        <w:div w:id="2062245734">
          <w:marLeft w:val="640"/>
          <w:marRight w:val="0"/>
          <w:marTop w:val="0"/>
          <w:marBottom w:val="0"/>
          <w:divBdr>
            <w:top w:val="none" w:sz="0" w:space="0" w:color="auto"/>
            <w:left w:val="none" w:sz="0" w:space="0" w:color="auto"/>
            <w:bottom w:val="none" w:sz="0" w:space="0" w:color="auto"/>
            <w:right w:val="none" w:sz="0" w:space="0" w:color="auto"/>
          </w:divBdr>
        </w:div>
      </w:divsChild>
    </w:div>
    <w:div w:id="1384989356">
      <w:bodyDiv w:val="1"/>
      <w:marLeft w:val="0"/>
      <w:marRight w:val="0"/>
      <w:marTop w:val="0"/>
      <w:marBottom w:val="0"/>
      <w:divBdr>
        <w:top w:val="none" w:sz="0" w:space="0" w:color="auto"/>
        <w:left w:val="none" w:sz="0" w:space="0" w:color="auto"/>
        <w:bottom w:val="none" w:sz="0" w:space="0" w:color="auto"/>
        <w:right w:val="none" w:sz="0" w:space="0" w:color="auto"/>
      </w:divBdr>
    </w:div>
    <w:div w:id="1389764541">
      <w:bodyDiv w:val="1"/>
      <w:marLeft w:val="0"/>
      <w:marRight w:val="0"/>
      <w:marTop w:val="0"/>
      <w:marBottom w:val="0"/>
      <w:divBdr>
        <w:top w:val="none" w:sz="0" w:space="0" w:color="auto"/>
        <w:left w:val="none" w:sz="0" w:space="0" w:color="auto"/>
        <w:bottom w:val="none" w:sz="0" w:space="0" w:color="auto"/>
        <w:right w:val="none" w:sz="0" w:space="0" w:color="auto"/>
      </w:divBdr>
      <w:divsChild>
        <w:div w:id="178278759">
          <w:marLeft w:val="640"/>
          <w:marRight w:val="0"/>
          <w:marTop w:val="0"/>
          <w:marBottom w:val="0"/>
          <w:divBdr>
            <w:top w:val="none" w:sz="0" w:space="0" w:color="auto"/>
            <w:left w:val="none" w:sz="0" w:space="0" w:color="auto"/>
            <w:bottom w:val="none" w:sz="0" w:space="0" w:color="auto"/>
            <w:right w:val="none" w:sz="0" w:space="0" w:color="auto"/>
          </w:divBdr>
        </w:div>
        <w:div w:id="344674527">
          <w:marLeft w:val="640"/>
          <w:marRight w:val="0"/>
          <w:marTop w:val="0"/>
          <w:marBottom w:val="0"/>
          <w:divBdr>
            <w:top w:val="none" w:sz="0" w:space="0" w:color="auto"/>
            <w:left w:val="none" w:sz="0" w:space="0" w:color="auto"/>
            <w:bottom w:val="none" w:sz="0" w:space="0" w:color="auto"/>
            <w:right w:val="none" w:sz="0" w:space="0" w:color="auto"/>
          </w:divBdr>
        </w:div>
        <w:div w:id="592906279">
          <w:marLeft w:val="640"/>
          <w:marRight w:val="0"/>
          <w:marTop w:val="0"/>
          <w:marBottom w:val="0"/>
          <w:divBdr>
            <w:top w:val="none" w:sz="0" w:space="0" w:color="auto"/>
            <w:left w:val="none" w:sz="0" w:space="0" w:color="auto"/>
            <w:bottom w:val="none" w:sz="0" w:space="0" w:color="auto"/>
            <w:right w:val="none" w:sz="0" w:space="0" w:color="auto"/>
          </w:divBdr>
        </w:div>
        <w:div w:id="599721859">
          <w:marLeft w:val="640"/>
          <w:marRight w:val="0"/>
          <w:marTop w:val="0"/>
          <w:marBottom w:val="0"/>
          <w:divBdr>
            <w:top w:val="none" w:sz="0" w:space="0" w:color="auto"/>
            <w:left w:val="none" w:sz="0" w:space="0" w:color="auto"/>
            <w:bottom w:val="none" w:sz="0" w:space="0" w:color="auto"/>
            <w:right w:val="none" w:sz="0" w:space="0" w:color="auto"/>
          </w:divBdr>
        </w:div>
        <w:div w:id="648366888">
          <w:marLeft w:val="640"/>
          <w:marRight w:val="0"/>
          <w:marTop w:val="0"/>
          <w:marBottom w:val="0"/>
          <w:divBdr>
            <w:top w:val="none" w:sz="0" w:space="0" w:color="auto"/>
            <w:left w:val="none" w:sz="0" w:space="0" w:color="auto"/>
            <w:bottom w:val="none" w:sz="0" w:space="0" w:color="auto"/>
            <w:right w:val="none" w:sz="0" w:space="0" w:color="auto"/>
          </w:divBdr>
        </w:div>
        <w:div w:id="692342198">
          <w:marLeft w:val="640"/>
          <w:marRight w:val="0"/>
          <w:marTop w:val="0"/>
          <w:marBottom w:val="0"/>
          <w:divBdr>
            <w:top w:val="none" w:sz="0" w:space="0" w:color="auto"/>
            <w:left w:val="none" w:sz="0" w:space="0" w:color="auto"/>
            <w:bottom w:val="none" w:sz="0" w:space="0" w:color="auto"/>
            <w:right w:val="none" w:sz="0" w:space="0" w:color="auto"/>
          </w:divBdr>
        </w:div>
        <w:div w:id="778330775">
          <w:marLeft w:val="640"/>
          <w:marRight w:val="0"/>
          <w:marTop w:val="0"/>
          <w:marBottom w:val="0"/>
          <w:divBdr>
            <w:top w:val="none" w:sz="0" w:space="0" w:color="auto"/>
            <w:left w:val="none" w:sz="0" w:space="0" w:color="auto"/>
            <w:bottom w:val="none" w:sz="0" w:space="0" w:color="auto"/>
            <w:right w:val="none" w:sz="0" w:space="0" w:color="auto"/>
          </w:divBdr>
        </w:div>
        <w:div w:id="810100866">
          <w:marLeft w:val="640"/>
          <w:marRight w:val="0"/>
          <w:marTop w:val="0"/>
          <w:marBottom w:val="0"/>
          <w:divBdr>
            <w:top w:val="none" w:sz="0" w:space="0" w:color="auto"/>
            <w:left w:val="none" w:sz="0" w:space="0" w:color="auto"/>
            <w:bottom w:val="none" w:sz="0" w:space="0" w:color="auto"/>
            <w:right w:val="none" w:sz="0" w:space="0" w:color="auto"/>
          </w:divBdr>
        </w:div>
        <w:div w:id="1189951204">
          <w:marLeft w:val="640"/>
          <w:marRight w:val="0"/>
          <w:marTop w:val="0"/>
          <w:marBottom w:val="0"/>
          <w:divBdr>
            <w:top w:val="none" w:sz="0" w:space="0" w:color="auto"/>
            <w:left w:val="none" w:sz="0" w:space="0" w:color="auto"/>
            <w:bottom w:val="none" w:sz="0" w:space="0" w:color="auto"/>
            <w:right w:val="none" w:sz="0" w:space="0" w:color="auto"/>
          </w:divBdr>
        </w:div>
        <w:div w:id="1497302202">
          <w:marLeft w:val="640"/>
          <w:marRight w:val="0"/>
          <w:marTop w:val="0"/>
          <w:marBottom w:val="0"/>
          <w:divBdr>
            <w:top w:val="none" w:sz="0" w:space="0" w:color="auto"/>
            <w:left w:val="none" w:sz="0" w:space="0" w:color="auto"/>
            <w:bottom w:val="none" w:sz="0" w:space="0" w:color="auto"/>
            <w:right w:val="none" w:sz="0" w:space="0" w:color="auto"/>
          </w:divBdr>
        </w:div>
        <w:div w:id="1507595276">
          <w:marLeft w:val="640"/>
          <w:marRight w:val="0"/>
          <w:marTop w:val="0"/>
          <w:marBottom w:val="0"/>
          <w:divBdr>
            <w:top w:val="none" w:sz="0" w:space="0" w:color="auto"/>
            <w:left w:val="none" w:sz="0" w:space="0" w:color="auto"/>
            <w:bottom w:val="none" w:sz="0" w:space="0" w:color="auto"/>
            <w:right w:val="none" w:sz="0" w:space="0" w:color="auto"/>
          </w:divBdr>
        </w:div>
        <w:div w:id="1534418414">
          <w:marLeft w:val="640"/>
          <w:marRight w:val="0"/>
          <w:marTop w:val="0"/>
          <w:marBottom w:val="0"/>
          <w:divBdr>
            <w:top w:val="none" w:sz="0" w:space="0" w:color="auto"/>
            <w:left w:val="none" w:sz="0" w:space="0" w:color="auto"/>
            <w:bottom w:val="none" w:sz="0" w:space="0" w:color="auto"/>
            <w:right w:val="none" w:sz="0" w:space="0" w:color="auto"/>
          </w:divBdr>
        </w:div>
        <w:div w:id="1609006151">
          <w:marLeft w:val="640"/>
          <w:marRight w:val="0"/>
          <w:marTop w:val="0"/>
          <w:marBottom w:val="0"/>
          <w:divBdr>
            <w:top w:val="none" w:sz="0" w:space="0" w:color="auto"/>
            <w:left w:val="none" w:sz="0" w:space="0" w:color="auto"/>
            <w:bottom w:val="none" w:sz="0" w:space="0" w:color="auto"/>
            <w:right w:val="none" w:sz="0" w:space="0" w:color="auto"/>
          </w:divBdr>
        </w:div>
        <w:div w:id="1659990718">
          <w:marLeft w:val="640"/>
          <w:marRight w:val="0"/>
          <w:marTop w:val="0"/>
          <w:marBottom w:val="0"/>
          <w:divBdr>
            <w:top w:val="none" w:sz="0" w:space="0" w:color="auto"/>
            <w:left w:val="none" w:sz="0" w:space="0" w:color="auto"/>
            <w:bottom w:val="none" w:sz="0" w:space="0" w:color="auto"/>
            <w:right w:val="none" w:sz="0" w:space="0" w:color="auto"/>
          </w:divBdr>
        </w:div>
        <w:div w:id="1873032778">
          <w:marLeft w:val="640"/>
          <w:marRight w:val="0"/>
          <w:marTop w:val="0"/>
          <w:marBottom w:val="0"/>
          <w:divBdr>
            <w:top w:val="none" w:sz="0" w:space="0" w:color="auto"/>
            <w:left w:val="none" w:sz="0" w:space="0" w:color="auto"/>
            <w:bottom w:val="none" w:sz="0" w:space="0" w:color="auto"/>
            <w:right w:val="none" w:sz="0" w:space="0" w:color="auto"/>
          </w:divBdr>
        </w:div>
        <w:div w:id="2012946138">
          <w:marLeft w:val="640"/>
          <w:marRight w:val="0"/>
          <w:marTop w:val="0"/>
          <w:marBottom w:val="0"/>
          <w:divBdr>
            <w:top w:val="none" w:sz="0" w:space="0" w:color="auto"/>
            <w:left w:val="none" w:sz="0" w:space="0" w:color="auto"/>
            <w:bottom w:val="none" w:sz="0" w:space="0" w:color="auto"/>
            <w:right w:val="none" w:sz="0" w:space="0" w:color="auto"/>
          </w:divBdr>
        </w:div>
        <w:div w:id="2043020770">
          <w:marLeft w:val="640"/>
          <w:marRight w:val="0"/>
          <w:marTop w:val="0"/>
          <w:marBottom w:val="0"/>
          <w:divBdr>
            <w:top w:val="none" w:sz="0" w:space="0" w:color="auto"/>
            <w:left w:val="none" w:sz="0" w:space="0" w:color="auto"/>
            <w:bottom w:val="none" w:sz="0" w:space="0" w:color="auto"/>
            <w:right w:val="none" w:sz="0" w:space="0" w:color="auto"/>
          </w:divBdr>
        </w:div>
      </w:divsChild>
    </w:div>
    <w:div w:id="1409766414">
      <w:bodyDiv w:val="1"/>
      <w:marLeft w:val="0"/>
      <w:marRight w:val="0"/>
      <w:marTop w:val="0"/>
      <w:marBottom w:val="0"/>
      <w:divBdr>
        <w:top w:val="none" w:sz="0" w:space="0" w:color="auto"/>
        <w:left w:val="none" w:sz="0" w:space="0" w:color="auto"/>
        <w:bottom w:val="none" w:sz="0" w:space="0" w:color="auto"/>
        <w:right w:val="none" w:sz="0" w:space="0" w:color="auto"/>
      </w:divBdr>
    </w:div>
    <w:div w:id="1431586712">
      <w:bodyDiv w:val="1"/>
      <w:marLeft w:val="0"/>
      <w:marRight w:val="0"/>
      <w:marTop w:val="0"/>
      <w:marBottom w:val="0"/>
      <w:divBdr>
        <w:top w:val="none" w:sz="0" w:space="0" w:color="auto"/>
        <w:left w:val="none" w:sz="0" w:space="0" w:color="auto"/>
        <w:bottom w:val="none" w:sz="0" w:space="0" w:color="auto"/>
        <w:right w:val="none" w:sz="0" w:space="0" w:color="auto"/>
      </w:divBdr>
      <w:divsChild>
        <w:div w:id="50809665">
          <w:marLeft w:val="640"/>
          <w:marRight w:val="0"/>
          <w:marTop w:val="0"/>
          <w:marBottom w:val="0"/>
          <w:divBdr>
            <w:top w:val="none" w:sz="0" w:space="0" w:color="auto"/>
            <w:left w:val="none" w:sz="0" w:space="0" w:color="auto"/>
            <w:bottom w:val="none" w:sz="0" w:space="0" w:color="auto"/>
            <w:right w:val="none" w:sz="0" w:space="0" w:color="auto"/>
          </w:divBdr>
        </w:div>
        <w:div w:id="108284491">
          <w:marLeft w:val="640"/>
          <w:marRight w:val="0"/>
          <w:marTop w:val="0"/>
          <w:marBottom w:val="0"/>
          <w:divBdr>
            <w:top w:val="none" w:sz="0" w:space="0" w:color="auto"/>
            <w:left w:val="none" w:sz="0" w:space="0" w:color="auto"/>
            <w:bottom w:val="none" w:sz="0" w:space="0" w:color="auto"/>
            <w:right w:val="none" w:sz="0" w:space="0" w:color="auto"/>
          </w:divBdr>
        </w:div>
        <w:div w:id="111216375">
          <w:marLeft w:val="640"/>
          <w:marRight w:val="0"/>
          <w:marTop w:val="0"/>
          <w:marBottom w:val="0"/>
          <w:divBdr>
            <w:top w:val="none" w:sz="0" w:space="0" w:color="auto"/>
            <w:left w:val="none" w:sz="0" w:space="0" w:color="auto"/>
            <w:bottom w:val="none" w:sz="0" w:space="0" w:color="auto"/>
            <w:right w:val="none" w:sz="0" w:space="0" w:color="auto"/>
          </w:divBdr>
        </w:div>
        <w:div w:id="122507078">
          <w:marLeft w:val="640"/>
          <w:marRight w:val="0"/>
          <w:marTop w:val="0"/>
          <w:marBottom w:val="0"/>
          <w:divBdr>
            <w:top w:val="none" w:sz="0" w:space="0" w:color="auto"/>
            <w:left w:val="none" w:sz="0" w:space="0" w:color="auto"/>
            <w:bottom w:val="none" w:sz="0" w:space="0" w:color="auto"/>
            <w:right w:val="none" w:sz="0" w:space="0" w:color="auto"/>
          </w:divBdr>
        </w:div>
        <w:div w:id="152068365">
          <w:marLeft w:val="640"/>
          <w:marRight w:val="0"/>
          <w:marTop w:val="0"/>
          <w:marBottom w:val="0"/>
          <w:divBdr>
            <w:top w:val="none" w:sz="0" w:space="0" w:color="auto"/>
            <w:left w:val="none" w:sz="0" w:space="0" w:color="auto"/>
            <w:bottom w:val="none" w:sz="0" w:space="0" w:color="auto"/>
            <w:right w:val="none" w:sz="0" w:space="0" w:color="auto"/>
          </w:divBdr>
        </w:div>
        <w:div w:id="182397918">
          <w:marLeft w:val="640"/>
          <w:marRight w:val="0"/>
          <w:marTop w:val="0"/>
          <w:marBottom w:val="0"/>
          <w:divBdr>
            <w:top w:val="none" w:sz="0" w:space="0" w:color="auto"/>
            <w:left w:val="none" w:sz="0" w:space="0" w:color="auto"/>
            <w:bottom w:val="none" w:sz="0" w:space="0" w:color="auto"/>
            <w:right w:val="none" w:sz="0" w:space="0" w:color="auto"/>
          </w:divBdr>
        </w:div>
        <w:div w:id="224411436">
          <w:marLeft w:val="640"/>
          <w:marRight w:val="0"/>
          <w:marTop w:val="0"/>
          <w:marBottom w:val="0"/>
          <w:divBdr>
            <w:top w:val="none" w:sz="0" w:space="0" w:color="auto"/>
            <w:left w:val="none" w:sz="0" w:space="0" w:color="auto"/>
            <w:bottom w:val="none" w:sz="0" w:space="0" w:color="auto"/>
            <w:right w:val="none" w:sz="0" w:space="0" w:color="auto"/>
          </w:divBdr>
          <w:divsChild>
            <w:div w:id="194659725">
              <w:marLeft w:val="0"/>
              <w:marRight w:val="0"/>
              <w:marTop w:val="0"/>
              <w:marBottom w:val="0"/>
              <w:divBdr>
                <w:top w:val="none" w:sz="0" w:space="0" w:color="auto"/>
                <w:left w:val="none" w:sz="0" w:space="0" w:color="auto"/>
                <w:bottom w:val="none" w:sz="0" w:space="0" w:color="auto"/>
                <w:right w:val="none" w:sz="0" w:space="0" w:color="auto"/>
              </w:divBdr>
              <w:divsChild>
                <w:div w:id="88277773">
                  <w:marLeft w:val="640"/>
                  <w:marRight w:val="0"/>
                  <w:marTop w:val="0"/>
                  <w:marBottom w:val="0"/>
                  <w:divBdr>
                    <w:top w:val="none" w:sz="0" w:space="0" w:color="auto"/>
                    <w:left w:val="none" w:sz="0" w:space="0" w:color="auto"/>
                    <w:bottom w:val="none" w:sz="0" w:space="0" w:color="auto"/>
                    <w:right w:val="none" w:sz="0" w:space="0" w:color="auto"/>
                  </w:divBdr>
                </w:div>
                <w:div w:id="93018633">
                  <w:marLeft w:val="640"/>
                  <w:marRight w:val="0"/>
                  <w:marTop w:val="0"/>
                  <w:marBottom w:val="0"/>
                  <w:divBdr>
                    <w:top w:val="none" w:sz="0" w:space="0" w:color="auto"/>
                    <w:left w:val="none" w:sz="0" w:space="0" w:color="auto"/>
                    <w:bottom w:val="none" w:sz="0" w:space="0" w:color="auto"/>
                    <w:right w:val="none" w:sz="0" w:space="0" w:color="auto"/>
                  </w:divBdr>
                </w:div>
                <w:div w:id="96798810">
                  <w:marLeft w:val="640"/>
                  <w:marRight w:val="0"/>
                  <w:marTop w:val="0"/>
                  <w:marBottom w:val="0"/>
                  <w:divBdr>
                    <w:top w:val="none" w:sz="0" w:space="0" w:color="auto"/>
                    <w:left w:val="none" w:sz="0" w:space="0" w:color="auto"/>
                    <w:bottom w:val="none" w:sz="0" w:space="0" w:color="auto"/>
                    <w:right w:val="none" w:sz="0" w:space="0" w:color="auto"/>
                  </w:divBdr>
                </w:div>
                <w:div w:id="103233148">
                  <w:marLeft w:val="640"/>
                  <w:marRight w:val="0"/>
                  <w:marTop w:val="0"/>
                  <w:marBottom w:val="0"/>
                  <w:divBdr>
                    <w:top w:val="none" w:sz="0" w:space="0" w:color="auto"/>
                    <w:left w:val="none" w:sz="0" w:space="0" w:color="auto"/>
                    <w:bottom w:val="none" w:sz="0" w:space="0" w:color="auto"/>
                    <w:right w:val="none" w:sz="0" w:space="0" w:color="auto"/>
                  </w:divBdr>
                </w:div>
                <w:div w:id="160051663">
                  <w:marLeft w:val="640"/>
                  <w:marRight w:val="0"/>
                  <w:marTop w:val="0"/>
                  <w:marBottom w:val="0"/>
                  <w:divBdr>
                    <w:top w:val="none" w:sz="0" w:space="0" w:color="auto"/>
                    <w:left w:val="none" w:sz="0" w:space="0" w:color="auto"/>
                    <w:bottom w:val="none" w:sz="0" w:space="0" w:color="auto"/>
                    <w:right w:val="none" w:sz="0" w:space="0" w:color="auto"/>
                  </w:divBdr>
                </w:div>
                <w:div w:id="189153326">
                  <w:marLeft w:val="640"/>
                  <w:marRight w:val="0"/>
                  <w:marTop w:val="0"/>
                  <w:marBottom w:val="0"/>
                  <w:divBdr>
                    <w:top w:val="none" w:sz="0" w:space="0" w:color="auto"/>
                    <w:left w:val="none" w:sz="0" w:space="0" w:color="auto"/>
                    <w:bottom w:val="none" w:sz="0" w:space="0" w:color="auto"/>
                    <w:right w:val="none" w:sz="0" w:space="0" w:color="auto"/>
                  </w:divBdr>
                </w:div>
                <w:div w:id="199319275">
                  <w:marLeft w:val="640"/>
                  <w:marRight w:val="0"/>
                  <w:marTop w:val="0"/>
                  <w:marBottom w:val="0"/>
                  <w:divBdr>
                    <w:top w:val="none" w:sz="0" w:space="0" w:color="auto"/>
                    <w:left w:val="none" w:sz="0" w:space="0" w:color="auto"/>
                    <w:bottom w:val="none" w:sz="0" w:space="0" w:color="auto"/>
                    <w:right w:val="none" w:sz="0" w:space="0" w:color="auto"/>
                  </w:divBdr>
                </w:div>
                <w:div w:id="205533117">
                  <w:marLeft w:val="640"/>
                  <w:marRight w:val="0"/>
                  <w:marTop w:val="0"/>
                  <w:marBottom w:val="0"/>
                  <w:divBdr>
                    <w:top w:val="none" w:sz="0" w:space="0" w:color="auto"/>
                    <w:left w:val="none" w:sz="0" w:space="0" w:color="auto"/>
                    <w:bottom w:val="none" w:sz="0" w:space="0" w:color="auto"/>
                    <w:right w:val="none" w:sz="0" w:space="0" w:color="auto"/>
                  </w:divBdr>
                </w:div>
                <w:div w:id="295380545">
                  <w:marLeft w:val="640"/>
                  <w:marRight w:val="0"/>
                  <w:marTop w:val="0"/>
                  <w:marBottom w:val="0"/>
                  <w:divBdr>
                    <w:top w:val="none" w:sz="0" w:space="0" w:color="auto"/>
                    <w:left w:val="none" w:sz="0" w:space="0" w:color="auto"/>
                    <w:bottom w:val="none" w:sz="0" w:space="0" w:color="auto"/>
                    <w:right w:val="none" w:sz="0" w:space="0" w:color="auto"/>
                  </w:divBdr>
                </w:div>
                <w:div w:id="331758480">
                  <w:marLeft w:val="640"/>
                  <w:marRight w:val="0"/>
                  <w:marTop w:val="0"/>
                  <w:marBottom w:val="0"/>
                  <w:divBdr>
                    <w:top w:val="none" w:sz="0" w:space="0" w:color="auto"/>
                    <w:left w:val="none" w:sz="0" w:space="0" w:color="auto"/>
                    <w:bottom w:val="none" w:sz="0" w:space="0" w:color="auto"/>
                    <w:right w:val="none" w:sz="0" w:space="0" w:color="auto"/>
                  </w:divBdr>
                </w:div>
                <w:div w:id="342054787">
                  <w:marLeft w:val="640"/>
                  <w:marRight w:val="0"/>
                  <w:marTop w:val="0"/>
                  <w:marBottom w:val="0"/>
                  <w:divBdr>
                    <w:top w:val="none" w:sz="0" w:space="0" w:color="auto"/>
                    <w:left w:val="none" w:sz="0" w:space="0" w:color="auto"/>
                    <w:bottom w:val="none" w:sz="0" w:space="0" w:color="auto"/>
                    <w:right w:val="none" w:sz="0" w:space="0" w:color="auto"/>
                  </w:divBdr>
                </w:div>
                <w:div w:id="348260278">
                  <w:marLeft w:val="640"/>
                  <w:marRight w:val="0"/>
                  <w:marTop w:val="0"/>
                  <w:marBottom w:val="0"/>
                  <w:divBdr>
                    <w:top w:val="none" w:sz="0" w:space="0" w:color="auto"/>
                    <w:left w:val="none" w:sz="0" w:space="0" w:color="auto"/>
                    <w:bottom w:val="none" w:sz="0" w:space="0" w:color="auto"/>
                    <w:right w:val="none" w:sz="0" w:space="0" w:color="auto"/>
                  </w:divBdr>
                </w:div>
                <w:div w:id="404035221">
                  <w:marLeft w:val="640"/>
                  <w:marRight w:val="0"/>
                  <w:marTop w:val="0"/>
                  <w:marBottom w:val="0"/>
                  <w:divBdr>
                    <w:top w:val="none" w:sz="0" w:space="0" w:color="auto"/>
                    <w:left w:val="none" w:sz="0" w:space="0" w:color="auto"/>
                    <w:bottom w:val="none" w:sz="0" w:space="0" w:color="auto"/>
                    <w:right w:val="none" w:sz="0" w:space="0" w:color="auto"/>
                  </w:divBdr>
                </w:div>
                <w:div w:id="404841537">
                  <w:marLeft w:val="640"/>
                  <w:marRight w:val="0"/>
                  <w:marTop w:val="0"/>
                  <w:marBottom w:val="0"/>
                  <w:divBdr>
                    <w:top w:val="none" w:sz="0" w:space="0" w:color="auto"/>
                    <w:left w:val="none" w:sz="0" w:space="0" w:color="auto"/>
                    <w:bottom w:val="none" w:sz="0" w:space="0" w:color="auto"/>
                    <w:right w:val="none" w:sz="0" w:space="0" w:color="auto"/>
                  </w:divBdr>
                </w:div>
                <w:div w:id="496921714">
                  <w:marLeft w:val="640"/>
                  <w:marRight w:val="0"/>
                  <w:marTop w:val="0"/>
                  <w:marBottom w:val="0"/>
                  <w:divBdr>
                    <w:top w:val="none" w:sz="0" w:space="0" w:color="auto"/>
                    <w:left w:val="none" w:sz="0" w:space="0" w:color="auto"/>
                    <w:bottom w:val="none" w:sz="0" w:space="0" w:color="auto"/>
                    <w:right w:val="none" w:sz="0" w:space="0" w:color="auto"/>
                  </w:divBdr>
                </w:div>
                <w:div w:id="576790297">
                  <w:marLeft w:val="640"/>
                  <w:marRight w:val="0"/>
                  <w:marTop w:val="0"/>
                  <w:marBottom w:val="0"/>
                  <w:divBdr>
                    <w:top w:val="none" w:sz="0" w:space="0" w:color="auto"/>
                    <w:left w:val="none" w:sz="0" w:space="0" w:color="auto"/>
                    <w:bottom w:val="none" w:sz="0" w:space="0" w:color="auto"/>
                    <w:right w:val="none" w:sz="0" w:space="0" w:color="auto"/>
                  </w:divBdr>
                </w:div>
                <w:div w:id="645596613">
                  <w:marLeft w:val="640"/>
                  <w:marRight w:val="0"/>
                  <w:marTop w:val="0"/>
                  <w:marBottom w:val="0"/>
                  <w:divBdr>
                    <w:top w:val="none" w:sz="0" w:space="0" w:color="auto"/>
                    <w:left w:val="none" w:sz="0" w:space="0" w:color="auto"/>
                    <w:bottom w:val="none" w:sz="0" w:space="0" w:color="auto"/>
                    <w:right w:val="none" w:sz="0" w:space="0" w:color="auto"/>
                  </w:divBdr>
                </w:div>
                <w:div w:id="667287846">
                  <w:marLeft w:val="640"/>
                  <w:marRight w:val="0"/>
                  <w:marTop w:val="0"/>
                  <w:marBottom w:val="0"/>
                  <w:divBdr>
                    <w:top w:val="none" w:sz="0" w:space="0" w:color="auto"/>
                    <w:left w:val="none" w:sz="0" w:space="0" w:color="auto"/>
                    <w:bottom w:val="none" w:sz="0" w:space="0" w:color="auto"/>
                    <w:right w:val="none" w:sz="0" w:space="0" w:color="auto"/>
                  </w:divBdr>
                </w:div>
                <w:div w:id="695816089">
                  <w:marLeft w:val="640"/>
                  <w:marRight w:val="0"/>
                  <w:marTop w:val="0"/>
                  <w:marBottom w:val="0"/>
                  <w:divBdr>
                    <w:top w:val="none" w:sz="0" w:space="0" w:color="auto"/>
                    <w:left w:val="none" w:sz="0" w:space="0" w:color="auto"/>
                    <w:bottom w:val="none" w:sz="0" w:space="0" w:color="auto"/>
                    <w:right w:val="none" w:sz="0" w:space="0" w:color="auto"/>
                  </w:divBdr>
                </w:div>
                <w:div w:id="702289630">
                  <w:marLeft w:val="640"/>
                  <w:marRight w:val="0"/>
                  <w:marTop w:val="0"/>
                  <w:marBottom w:val="0"/>
                  <w:divBdr>
                    <w:top w:val="none" w:sz="0" w:space="0" w:color="auto"/>
                    <w:left w:val="none" w:sz="0" w:space="0" w:color="auto"/>
                    <w:bottom w:val="none" w:sz="0" w:space="0" w:color="auto"/>
                    <w:right w:val="none" w:sz="0" w:space="0" w:color="auto"/>
                  </w:divBdr>
                </w:div>
                <w:div w:id="747112738">
                  <w:marLeft w:val="640"/>
                  <w:marRight w:val="0"/>
                  <w:marTop w:val="0"/>
                  <w:marBottom w:val="0"/>
                  <w:divBdr>
                    <w:top w:val="none" w:sz="0" w:space="0" w:color="auto"/>
                    <w:left w:val="none" w:sz="0" w:space="0" w:color="auto"/>
                    <w:bottom w:val="none" w:sz="0" w:space="0" w:color="auto"/>
                    <w:right w:val="none" w:sz="0" w:space="0" w:color="auto"/>
                  </w:divBdr>
                </w:div>
                <w:div w:id="771821126">
                  <w:marLeft w:val="640"/>
                  <w:marRight w:val="0"/>
                  <w:marTop w:val="0"/>
                  <w:marBottom w:val="0"/>
                  <w:divBdr>
                    <w:top w:val="none" w:sz="0" w:space="0" w:color="auto"/>
                    <w:left w:val="none" w:sz="0" w:space="0" w:color="auto"/>
                    <w:bottom w:val="none" w:sz="0" w:space="0" w:color="auto"/>
                    <w:right w:val="none" w:sz="0" w:space="0" w:color="auto"/>
                  </w:divBdr>
                </w:div>
                <w:div w:id="783307205">
                  <w:marLeft w:val="640"/>
                  <w:marRight w:val="0"/>
                  <w:marTop w:val="0"/>
                  <w:marBottom w:val="0"/>
                  <w:divBdr>
                    <w:top w:val="none" w:sz="0" w:space="0" w:color="auto"/>
                    <w:left w:val="none" w:sz="0" w:space="0" w:color="auto"/>
                    <w:bottom w:val="none" w:sz="0" w:space="0" w:color="auto"/>
                    <w:right w:val="none" w:sz="0" w:space="0" w:color="auto"/>
                  </w:divBdr>
                </w:div>
                <w:div w:id="885946906">
                  <w:marLeft w:val="640"/>
                  <w:marRight w:val="0"/>
                  <w:marTop w:val="0"/>
                  <w:marBottom w:val="0"/>
                  <w:divBdr>
                    <w:top w:val="none" w:sz="0" w:space="0" w:color="auto"/>
                    <w:left w:val="none" w:sz="0" w:space="0" w:color="auto"/>
                    <w:bottom w:val="none" w:sz="0" w:space="0" w:color="auto"/>
                    <w:right w:val="none" w:sz="0" w:space="0" w:color="auto"/>
                  </w:divBdr>
                </w:div>
                <w:div w:id="890112812">
                  <w:marLeft w:val="640"/>
                  <w:marRight w:val="0"/>
                  <w:marTop w:val="0"/>
                  <w:marBottom w:val="0"/>
                  <w:divBdr>
                    <w:top w:val="none" w:sz="0" w:space="0" w:color="auto"/>
                    <w:left w:val="none" w:sz="0" w:space="0" w:color="auto"/>
                    <w:bottom w:val="none" w:sz="0" w:space="0" w:color="auto"/>
                    <w:right w:val="none" w:sz="0" w:space="0" w:color="auto"/>
                  </w:divBdr>
                </w:div>
                <w:div w:id="956791340">
                  <w:marLeft w:val="640"/>
                  <w:marRight w:val="0"/>
                  <w:marTop w:val="0"/>
                  <w:marBottom w:val="0"/>
                  <w:divBdr>
                    <w:top w:val="none" w:sz="0" w:space="0" w:color="auto"/>
                    <w:left w:val="none" w:sz="0" w:space="0" w:color="auto"/>
                    <w:bottom w:val="none" w:sz="0" w:space="0" w:color="auto"/>
                    <w:right w:val="none" w:sz="0" w:space="0" w:color="auto"/>
                  </w:divBdr>
                </w:div>
                <w:div w:id="965816623">
                  <w:marLeft w:val="640"/>
                  <w:marRight w:val="0"/>
                  <w:marTop w:val="0"/>
                  <w:marBottom w:val="0"/>
                  <w:divBdr>
                    <w:top w:val="none" w:sz="0" w:space="0" w:color="auto"/>
                    <w:left w:val="none" w:sz="0" w:space="0" w:color="auto"/>
                    <w:bottom w:val="none" w:sz="0" w:space="0" w:color="auto"/>
                    <w:right w:val="none" w:sz="0" w:space="0" w:color="auto"/>
                  </w:divBdr>
                </w:div>
                <w:div w:id="1024210986">
                  <w:marLeft w:val="640"/>
                  <w:marRight w:val="0"/>
                  <w:marTop w:val="0"/>
                  <w:marBottom w:val="0"/>
                  <w:divBdr>
                    <w:top w:val="none" w:sz="0" w:space="0" w:color="auto"/>
                    <w:left w:val="none" w:sz="0" w:space="0" w:color="auto"/>
                    <w:bottom w:val="none" w:sz="0" w:space="0" w:color="auto"/>
                    <w:right w:val="none" w:sz="0" w:space="0" w:color="auto"/>
                  </w:divBdr>
                </w:div>
                <w:div w:id="1043822031">
                  <w:marLeft w:val="640"/>
                  <w:marRight w:val="0"/>
                  <w:marTop w:val="0"/>
                  <w:marBottom w:val="0"/>
                  <w:divBdr>
                    <w:top w:val="none" w:sz="0" w:space="0" w:color="auto"/>
                    <w:left w:val="none" w:sz="0" w:space="0" w:color="auto"/>
                    <w:bottom w:val="none" w:sz="0" w:space="0" w:color="auto"/>
                    <w:right w:val="none" w:sz="0" w:space="0" w:color="auto"/>
                  </w:divBdr>
                </w:div>
                <w:div w:id="1075661194">
                  <w:marLeft w:val="640"/>
                  <w:marRight w:val="0"/>
                  <w:marTop w:val="0"/>
                  <w:marBottom w:val="0"/>
                  <w:divBdr>
                    <w:top w:val="none" w:sz="0" w:space="0" w:color="auto"/>
                    <w:left w:val="none" w:sz="0" w:space="0" w:color="auto"/>
                    <w:bottom w:val="none" w:sz="0" w:space="0" w:color="auto"/>
                    <w:right w:val="none" w:sz="0" w:space="0" w:color="auto"/>
                  </w:divBdr>
                </w:div>
                <w:div w:id="1077098098">
                  <w:marLeft w:val="640"/>
                  <w:marRight w:val="0"/>
                  <w:marTop w:val="0"/>
                  <w:marBottom w:val="0"/>
                  <w:divBdr>
                    <w:top w:val="none" w:sz="0" w:space="0" w:color="auto"/>
                    <w:left w:val="none" w:sz="0" w:space="0" w:color="auto"/>
                    <w:bottom w:val="none" w:sz="0" w:space="0" w:color="auto"/>
                    <w:right w:val="none" w:sz="0" w:space="0" w:color="auto"/>
                  </w:divBdr>
                </w:div>
                <w:div w:id="1097286972">
                  <w:marLeft w:val="640"/>
                  <w:marRight w:val="0"/>
                  <w:marTop w:val="0"/>
                  <w:marBottom w:val="0"/>
                  <w:divBdr>
                    <w:top w:val="none" w:sz="0" w:space="0" w:color="auto"/>
                    <w:left w:val="none" w:sz="0" w:space="0" w:color="auto"/>
                    <w:bottom w:val="none" w:sz="0" w:space="0" w:color="auto"/>
                    <w:right w:val="none" w:sz="0" w:space="0" w:color="auto"/>
                  </w:divBdr>
                </w:div>
                <w:div w:id="1118061333">
                  <w:marLeft w:val="640"/>
                  <w:marRight w:val="0"/>
                  <w:marTop w:val="0"/>
                  <w:marBottom w:val="0"/>
                  <w:divBdr>
                    <w:top w:val="none" w:sz="0" w:space="0" w:color="auto"/>
                    <w:left w:val="none" w:sz="0" w:space="0" w:color="auto"/>
                    <w:bottom w:val="none" w:sz="0" w:space="0" w:color="auto"/>
                    <w:right w:val="none" w:sz="0" w:space="0" w:color="auto"/>
                  </w:divBdr>
                </w:div>
                <w:div w:id="1151481868">
                  <w:marLeft w:val="640"/>
                  <w:marRight w:val="0"/>
                  <w:marTop w:val="0"/>
                  <w:marBottom w:val="0"/>
                  <w:divBdr>
                    <w:top w:val="none" w:sz="0" w:space="0" w:color="auto"/>
                    <w:left w:val="none" w:sz="0" w:space="0" w:color="auto"/>
                    <w:bottom w:val="none" w:sz="0" w:space="0" w:color="auto"/>
                    <w:right w:val="none" w:sz="0" w:space="0" w:color="auto"/>
                  </w:divBdr>
                </w:div>
                <w:div w:id="1185628699">
                  <w:marLeft w:val="640"/>
                  <w:marRight w:val="0"/>
                  <w:marTop w:val="0"/>
                  <w:marBottom w:val="0"/>
                  <w:divBdr>
                    <w:top w:val="none" w:sz="0" w:space="0" w:color="auto"/>
                    <w:left w:val="none" w:sz="0" w:space="0" w:color="auto"/>
                    <w:bottom w:val="none" w:sz="0" w:space="0" w:color="auto"/>
                    <w:right w:val="none" w:sz="0" w:space="0" w:color="auto"/>
                  </w:divBdr>
                </w:div>
                <w:div w:id="1198542979">
                  <w:marLeft w:val="640"/>
                  <w:marRight w:val="0"/>
                  <w:marTop w:val="0"/>
                  <w:marBottom w:val="0"/>
                  <w:divBdr>
                    <w:top w:val="none" w:sz="0" w:space="0" w:color="auto"/>
                    <w:left w:val="none" w:sz="0" w:space="0" w:color="auto"/>
                    <w:bottom w:val="none" w:sz="0" w:space="0" w:color="auto"/>
                    <w:right w:val="none" w:sz="0" w:space="0" w:color="auto"/>
                  </w:divBdr>
                </w:div>
                <w:div w:id="1199975956">
                  <w:marLeft w:val="640"/>
                  <w:marRight w:val="0"/>
                  <w:marTop w:val="0"/>
                  <w:marBottom w:val="0"/>
                  <w:divBdr>
                    <w:top w:val="none" w:sz="0" w:space="0" w:color="auto"/>
                    <w:left w:val="none" w:sz="0" w:space="0" w:color="auto"/>
                    <w:bottom w:val="none" w:sz="0" w:space="0" w:color="auto"/>
                    <w:right w:val="none" w:sz="0" w:space="0" w:color="auto"/>
                  </w:divBdr>
                </w:div>
                <w:div w:id="1300573754">
                  <w:marLeft w:val="640"/>
                  <w:marRight w:val="0"/>
                  <w:marTop w:val="0"/>
                  <w:marBottom w:val="0"/>
                  <w:divBdr>
                    <w:top w:val="none" w:sz="0" w:space="0" w:color="auto"/>
                    <w:left w:val="none" w:sz="0" w:space="0" w:color="auto"/>
                    <w:bottom w:val="none" w:sz="0" w:space="0" w:color="auto"/>
                    <w:right w:val="none" w:sz="0" w:space="0" w:color="auto"/>
                  </w:divBdr>
                </w:div>
                <w:div w:id="1322541537">
                  <w:marLeft w:val="640"/>
                  <w:marRight w:val="0"/>
                  <w:marTop w:val="0"/>
                  <w:marBottom w:val="0"/>
                  <w:divBdr>
                    <w:top w:val="none" w:sz="0" w:space="0" w:color="auto"/>
                    <w:left w:val="none" w:sz="0" w:space="0" w:color="auto"/>
                    <w:bottom w:val="none" w:sz="0" w:space="0" w:color="auto"/>
                    <w:right w:val="none" w:sz="0" w:space="0" w:color="auto"/>
                  </w:divBdr>
                </w:div>
                <w:div w:id="1342658172">
                  <w:marLeft w:val="640"/>
                  <w:marRight w:val="0"/>
                  <w:marTop w:val="0"/>
                  <w:marBottom w:val="0"/>
                  <w:divBdr>
                    <w:top w:val="none" w:sz="0" w:space="0" w:color="auto"/>
                    <w:left w:val="none" w:sz="0" w:space="0" w:color="auto"/>
                    <w:bottom w:val="none" w:sz="0" w:space="0" w:color="auto"/>
                    <w:right w:val="none" w:sz="0" w:space="0" w:color="auto"/>
                  </w:divBdr>
                </w:div>
                <w:div w:id="1411737069">
                  <w:marLeft w:val="640"/>
                  <w:marRight w:val="0"/>
                  <w:marTop w:val="0"/>
                  <w:marBottom w:val="0"/>
                  <w:divBdr>
                    <w:top w:val="none" w:sz="0" w:space="0" w:color="auto"/>
                    <w:left w:val="none" w:sz="0" w:space="0" w:color="auto"/>
                    <w:bottom w:val="none" w:sz="0" w:space="0" w:color="auto"/>
                    <w:right w:val="none" w:sz="0" w:space="0" w:color="auto"/>
                  </w:divBdr>
                </w:div>
                <w:div w:id="1433473759">
                  <w:marLeft w:val="640"/>
                  <w:marRight w:val="0"/>
                  <w:marTop w:val="0"/>
                  <w:marBottom w:val="0"/>
                  <w:divBdr>
                    <w:top w:val="none" w:sz="0" w:space="0" w:color="auto"/>
                    <w:left w:val="none" w:sz="0" w:space="0" w:color="auto"/>
                    <w:bottom w:val="none" w:sz="0" w:space="0" w:color="auto"/>
                    <w:right w:val="none" w:sz="0" w:space="0" w:color="auto"/>
                  </w:divBdr>
                </w:div>
                <w:div w:id="1461731737">
                  <w:marLeft w:val="640"/>
                  <w:marRight w:val="0"/>
                  <w:marTop w:val="0"/>
                  <w:marBottom w:val="0"/>
                  <w:divBdr>
                    <w:top w:val="none" w:sz="0" w:space="0" w:color="auto"/>
                    <w:left w:val="none" w:sz="0" w:space="0" w:color="auto"/>
                    <w:bottom w:val="none" w:sz="0" w:space="0" w:color="auto"/>
                    <w:right w:val="none" w:sz="0" w:space="0" w:color="auto"/>
                  </w:divBdr>
                </w:div>
                <w:div w:id="1496071771">
                  <w:marLeft w:val="640"/>
                  <w:marRight w:val="0"/>
                  <w:marTop w:val="0"/>
                  <w:marBottom w:val="0"/>
                  <w:divBdr>
                    <w:top w:val="none" w:sz="0" w:space="0" w:color="auto"/>
                    <w:left w:val="none" w:sz="0" w:space="0" w:color="auto"/>
                    <w:bottom w:val="none" w:sz="0" w:space="0" w:color="auto"/>
                    <w:right w:val="none" w:sz="0" w:space="0" w:color="auto"/>
                  </w:divBdr>
                </w:div>
                <w:div w:id="1528984758">
                  <w:marLeft w:val="640"/>
                  <w:marRight w:val="0"/>
                  <w:marTop w:val="0"/>
                  <w:marBottom w:val="0"/>
                  <w:divBdr>
                    <w:top w:val="none" w:sz="0" w:space="0" w:color="auto"/>
                    <w:left w:val="none" w:sz="0" w:space="0" w:color="auto"/>
                    <w:bottom w:val="none" w:sz="0" w:space="0" w:color="auto"/>
                    <w:right w:val="none" w:sz="0" w:space="0" w:color="auto"/>
                  </w:divBdr>
                </w:div>
                <w:div w:id="1547719122">
                  <w:marLeft w:val="640"/>
                  <w:marRight w:val="0"/>
                  <w:marTop w:val="0"/>
                  <w:marBottom w:val="0"/>
                  <w:divBdr>
                    <w:top w:val="none" w:sz="0" w:space="0" w:color="auto"/>
                    <w:left w:val="none" w:sz="0" w:space="0" w:color="auto"/>
                    <w:bottom w:val="none" w:sz="0" w:space="0" w:color="auto"/>
                    <w:right w:val="none" w:sz="0" w:space="0" w:color="auto"/>
                  </w:divBdr>
                </w:div>
                <w:div w:id="1572230332">
                  <w:marLeft w:val="640"/>
                  <w:marRight w:val="0"/>
                  <w:marTop w:val="0"/>
                  <w:marBottom w:val="0"/>
                  <w:divBdr>
                    <w:top w:val="none" w:sz="0" w:space="0" w:color="auto"/>
                    <w:left w:val="none" w:sz="0" w:space="0" w:color="auto"/>
                    <w:bottom w:val="none" w:sz="0" w:space="0" w:color="auto"/>
                    <w:right w:val="none" w:sz="0" w:space="0" w:color="auto"/>
                  </w:divBdr>
                </w:div>
                <w:div w:id="1635981822">
                  <w:marLeft w:val="640"/>
                  <w:marRight w:val="0"/>
                  <w:marTop w:val="0"/>
                  <w:marBottom w:val="0"/>
                  <w:divBdr>
                    <w:top w:val="none" w:sz="0" w:space="0" w:color="auto"/>
                    <w:left w:val="none" w:sz="0" w:space="0" w:color="auto"/>
                    <w:bottom w:val="none" w:sz="0" w:space="0" w:color="auto"/>
                    <w:right w:val="none" w:sz="0" w:space="0" w:color="auto"/>
                  </w:divBdr>
                </w:div>
                <w:div w:id="1710910855">
                  <w:marLeft w:val="640"/>
                  <w:marRight w:val="0"/>
                  <w:marTop w:val="0"/>
                  <w:marBottom w:val="0"/>
                  <w:divBdr>
                    <w:top w:val="none" w:sz="0" w:space="0" w:color="auto"/>
                    <w:left w:val="none" w:sz="0" w:space="0" w:color="auto"/>
                    <w:bottom w:val="none" w:sz="0" w:space="0" w:color="auto"/>
                    <w:right w:val="none" w:sz="0" w:space="0" w:color="auto"/>
                  </w:divBdr>
                </w:div>
                <w:div w:id="1735228648">
                  <w:marLeft w:val="640"/>
                  <w:marRight w:val="0"/>
                  <w:marTop w:val="0"/>
                  <w:marBottom w:val="0"/>
                  <w:divBdr>
                    <w:top w:val="none" w:sz="0" w:space="0" w:color="auto"/>
                    <w:left w:val="none" w:sz="0" w:space="0" w:color="auto"/>
                    <w:bottom w:val="none" w:sz="0" w:space="0" w:color="auto"/>
                    <w:right w:val="none" w:sz="0" w:space="0" w:color="auto"/>
                  </w:divBdr>
                </w:div>
                <w:div w:id="1836066234">
                  <w:marLeft w:val="640"/>
                  <w:marRight w:val="0"/>
                  <w:marTop w:val="0"/>
                  <w:marBottom w:val="0"/>
                  <w:divBdr>
                    <w:top w:val="none" w:sz="0" w:space="0" w:color="auto"/>
                    <w:left w:val="none" w:sz="0" w:space="0" w:color="auto"/>
                    <w:bottom w:val="none" w:sz="0" w:space="0" w:color="auto"/>
                    <w:right w:val="none" w:sz="0" w:space="0" w:color="auto"/>
                  </w:divBdr>
                </w:div>
                <w:div w:id="1841852254">
                  <w:marLeft w:val="640"/>
                  <w:marRight w:val="0"/>
                  <w:marTop w:val="0"/>
                  <w:marBottom w:val="0"/>
                  <w:divBdr>
                    <w:top w:val="none" w:sz="0" w:space="0" w:color="auto"/>
                    <w:left w:val="none" w:sz="0" w:space="0" w:color="auto"/>
                    <w:bottom w:val="none" w:sz="0" w:space="0" w:color="auto"/>
                    <w:right w:val="none" w:sz="0" w:space="0" w:color="auto"/>
                  </w:divBdr>
                </w:div>
                <w:div w:id="1877815732">
                  <w:marLeft w:val="640"/>
                  <w:marRight w:val="0"/>
                  <w:marTop w:val="0"/>
                  <w:marBottom w:val="0"/>
                  <w:divBdr>
                    <w:top w:val="none" w:sz="0" w:space="0" w:color="auto"/>
                    <w:left w:val="none" w:sz="0" w:space="0" w:color="auto"/>
                    <w:bottom w:val="none" w:sz="0" w:space="0" w:color="auto"/>
                    <w:right w:val="none" w:sz="0" w:space="0" w:color="auto"/>
                  </w:divBdr>
                </w:div>
                <w:div w:id="1890262426">
                  <w:marLeft w:val="640"/>
                  <w:marRight w:val="0"/>
                  <w:marTop w:val="0"/>
                  <w:marBottom w:val="0"/>
                  <w:divBdr>
                    <w:top w:val="none" w:sz="0" w:space="0" w:color="auto"/>
                    <w:left w:val="none" w:sz="0" w:space="0" w:color="auto"/>
                    <w:bottom w:val="none" w:sz="0" w:space="0" w:color="auto"/>
                    <w:right w:val="none" w:sz="0" w:space="0" w:color="auto"/>
                  </w:divBdr>
                </w:div>
                <w:div w:id="1928272432">
                  <w:marLeft w:val="640"/>
                  <w:marRight w:val="0"/>
                  <w:marTop w:val="0"/>
                  <w:marBottom w:val="0"/>
                  <w:divBdr>
                    <w:top w:val="none" w:sz="0" w:space="0" w:color="auto"/>
                    <w:left w:val="none" w:sz="0" w:space="0" w:color="auto"/>
                    <w:bottom w:val="none" w:sz="0" w:space="0" w:color="auto"/>
                    <w:right w:val="none" w:sz="0" w:space="0" w:color="auto"/>
                  </w:divBdr>
                </w:div>
                <w:div w:id="1930887711">
                  <w:marLeft w:val="640"/>
                  <w:marRight w:val="0"/>
                  <w:marTop w:val="0"/>
                  <w:marBottom w:val="0"/>
                  <w:divBdr>
                    <w:top w:val="none" w:sz="0" w:space="0" w:color="auto"/>
                    <w:left w:val="none" w:sz="0" w:space="0" w:color="auto"/>
                    <w:bottom w:val="none" w:sz="0" w:space="0" w:color="auto"/>
                    <w:right w:val="none" w:sz="0" w:space="0" w:color="auto"/>
                  </w:divBdr>
                </w:div>
                <w:div w:id="1973899660">
                  <w:marLeft w:val="640"/>
                  <w:marRight w:val="0"/>
                  <w:marTop w:val="0"/>
                  <w:marBottom w:val="0"/>
                  <w:divBdr>
                    <w:top w:val="none" w:sz="0" w:space="0" w:color="auto"/>
                    <w:left w:val="none" w:sz="0" w:space="0" w:color="auto"/>
                    <w:bottom w:val="none" w:sz="0" w:space="0" w:color="auto"/>
                    <w:right w:val="none" w:sz="0" w:space="0" w:color="auto"/>
                  </w:divBdr>
                </w:div>
                <w:div w:id="2028362589">
                  <w:marLeft w:val="640"/>
                  <w:marRight w:val="0"/>
                  <w:marTop w:val="0"/>
                  <w:marBottom w:val="0"/>
                  <w:divBdr>
                    <w:top w:val="none" w:sz="0" w:space="0" w:color="auto"/>
                    <w:left w:val="none" w:sz="0" w:space="0" w:color="auto"/>
                    <w:bottom w:val="none" w:sz="0" w:space="0" w:color="auto"/>
                    <w:right w:val="none" w:sz="0" w:space="0" w:color="auto"/>
                  </w:divBdr>
                </w:div>
                <w:div w:id="2036541550">
                  <w:marLeft w:val="640"/>
                  <w:marRight w:val="0"/>
                  <w:marTop w:val="0"/>
                  <w:marBottom w:val="0"/>
                  <w:divBdr>
                    <w:top w:val="none" w:sz="0" w:space="0" w:color="auto"/>
                    <w:left w:val="none" w:sz="0" w:space="0" w:color="auto"/>
                    <w:bottom w:val="none" w:sz="0" w:space="0" w:color="auto"/>
                    <w:right w:val="none" w:sz="0" w:space="0" w:color="auto"/>
                  </w:divBdr>
                </w:div>
                <w:div w:id="2039698380">
                  <w:marLeft w:val="640"/>
                  <w:marRight w:val="0"/>
                  <w:marTop w:val="0"/>
                  <w:marBottom w:val="0"/>
                  <w:divBdr>
                    <w:top w:val="none" w:sz="0" w:space="0" w:color="auto"/>
                    <w:left w:val="none" w:sz="0" w:space="0" w:color="auto"/>
                    <w:bottom w:val="none" w:sz="0" w:space="0" w:color="auto"/>
                    <w:right w:val="none" w:sz="0" w:space="0" w:color="auto"/>
                  </w:divBdr>
                </w:div>
                <w:div w:id="2136095957">
                  <w:marLeft w:val="640"/>
                  <w:marRight w:val="0"/>
                  <w:marTop w:val="0"/>
                  <w:marBottom w:val="0"/>
                  <w:divBdr>
                    <w:top w:val="none" w:sz="0" w:space="0" w:color="auto"/>
                    <w:left w:val="none" w:sz="0" w:space="0" w:color="auto"/>
                    <w:bottom w:val="none" w:sz="0" w:space="0" w:color="auto"/>
                    <w:right w:val="none" w:sz="0" w:space="0" w:color="auto"/>
                  </w:divBdr>
                </w:div>
              </w:divsChild>
            </w:div>
            <w:div w:id="200477824">
              <w:marLeft w:val="0"/>
              <w:marRight w:val="0"/>
              <w:marTop w:val="0"/>
              <w:marBottom w:val="0"/>
              <w:divBdr>
                <w:top w:val="none" w:sz="0" w:space="0" w:color="auto"/>
                <w:left w:val="none" w:sz="0" w:space="0" w:color="auto"/>
                <w:bottom w:val="none" w:sz="0" w:space="0" w:color="auto"/>
                <w:right w:val="none" w:sz="0" w:space="0" w:color="auto"/>
              </w:divBdr>
              <w:divsChild>
                <w:div w:id="69010767">
                  <w:marLeft w:val="640"/>
                  <w:marRight w:val="0"/>
                  <w:marTop w:val="0"/>
                  <w:marBottom w:val="0"/>
                  <w:divBdr>
                    <w:top w:val="none" w:sz="0" w:space="0" w:color="auto"/>
                    <w:left w:val="none" w:sz="0" w:space="0" w:color="auto"/>
                    <w:bottom w:val="none" w:sz="0" w:space="0" w:color="auto"/>
                    <w:right w:val="none" w:sz="0" w:space="0" w:color="auto"/>
                  </w:divBdr>
                </w:div>
                <w:div w:id="71631828">
                  <w:marLeft w:val="640"/>
                  <w:marRight w:val="0"/>
                  <w:marTop w:val="0"/>
                  <w:marBottom w:val="0"/>
                  <w:divBdr>
                    <w:top w:val="none" w:sz="0" w:space="0" w:color="auto"/>
                    <w:left w:val="none" w:sz="0" w:space="0" w:color="auto"/>
                    <w:bottom w:val="none" w:sz="0" w:space="0" w:color="auto"/>
                    <w:right w:val="none" w:sz="0" w:space="0" w:color="auto"/>
                  </w:divBdr>
                </w:div>
                <w:div w:id="92094259">
                  <w:marLeft w:val="640"/>
                  <w:marRight w:val="0"/>
                  <w:marTop w:val="0"/>
                  <w:marBottom w:val="0"/>
                  <w:divBdr>
                    <w:top w:val="none" w:sz="0" w:space="0" w:color="auto"/>
                    <w:left w:val="none" w:sz="0" w:space="0" w:color="auto"/>
                    <w:bottom w:val="none" w:sz="0" w:space="0" w:color="auto"/>
                    <w:right w:val="none" w:sz="0" w:space="0" w:color="auto"/>
                  </w:divBdr>
                </w:div>
                <w:div w:id="115150708">
                  <w:marLeft w:val="640"/>
                  <w:marRight w:val="0"/>
                  <w:marTop w:val="0"/>
                  <w:marBottom w:val="0"/>
                  <w:divBdr>
                    <w:top w:val="none" w:sz="0" w:space="0" w:color="auto"/>
                    <w:left w:val="none" w:sz="0" w:space="0" w:color="auto"/>
                    <w:bottom w:val="none" w:sz="0" w:space="0" w:color="auto"/>
                    <w:right w:val="none" w:sz="0" w:space="0" w:color="auto"/>
                  </w:divBdr>
                </w:div>
                <w:div w:id="143356306">
                  <w:marLeft w:val="640"/>
                  <w:marRight w:val="0"/>
                  <w:marTop w:val="0"/>
                  <w:marBottom w:val="0"/>
                  <w:divBdr>
                    <w:top w:val="none" w:sz="0" w:space="0" w:color="auto"/>
                    <w:left w:val="none" w:sz="0" w:space="0" w:color="auto"/>
                    <w:bottom w:val="none" w:sz="0" w:space="0" w:color="auto"/>
                    <w:right w:val="none" w:sz="0" w:space="0" w:color="auto"/>
                  </w:divBdr>
                </w:div>
                <w:div w:id="221448881">
                  <w:marLeft w:val="640"/>
                  <w:marRight w:val="0"/>
                  <w:marTop w:val="0"/>
                  <w:marBottom w:val="0"/>
                  <w:divBdr>
                    <w:top w:val="none" w:sz="0" w:space="0" w:color="auto"/>
                    <w:left w:val="none" w:sz="0" w:space="0" w:color="auto"/>
                    <w:bottom w:val="none" w:sz="0" w:space="0" w:color="auto"/>
                    <w:right w:val="none" w:sz="0" w:space="0" w:color="auto"/>
                  </w:divBdr>
                </w:div>
                <w:div w:id="226765831">
                  <w:marLeft w:val="640"/>
                  <w:marRight w:val="0"/>
                  <w:marTop w:val="0"/>
                  <w:marBottom w:val="0"/>
                  <w:divBdr>
                    <w:top w:val="none" w:sz="0" w:space="0" w:color="auto"/>
                    <w:left w:val="none" w:sz="0" w:space="0" w:color="auto"/>
                    <w:bottom w:val="none" w:sz="0" w:space="0" w:color="auto"/>
                    <w:right w:val="none" w:sz="0" w:space="0" w:color="auto"/>
                  </w:divBdr>
                </w:div>
                <w:div w:id="247929695">
                  <w:marLeft w:val="640"/>
                  <w:marRight w:val="0"/>
                  <w:marTop w:val="0"/>
                  <w:marBottom w:val="0"/>
                  <w:divBdr>
                    <w:top w:val="none" w:sz="0" w:space="0" w:color="auto"/>
                    <w:left w:val="none" w:sz="0" w:space="0" w:color="auto"/>
                    <w:bottom w:val="none" w:sz="0" w:space="0" w:color="auto"/>
                    <w:right w:val="none" w:sz="0" w:space="0" w:color="auto"/>
                  </w:divBdr>
                </w:div>
                <w:div w:id="314381107">
                  <w:marLeft w:val="640"/>
                  <w:marRight w:val="0"/>
                  <w:marTop w:val="0"/>
                  <w:marBottom w:val="0"/>
                  <w:divBdr>
                    <w:top w:val="none" w:sz="0" w:space="0" w:color="auto"/>
                    <w:left w:val="none" w:sz="0" w:space="0" w:color="auto"/>
                    <w:bottom w:val="none" w:sz="0" w:space="0" w:color="auto"/>
                    <w:right w:val="none" w:sz="0" w:space="0" w:color="auto"/>
                  </w:divBdr>
                </w:div>
                <w:div w:id="326984967">
                  <w:marLeft w:val="640"/>
                  <w:marRight w:val="0"/>
                  <w:marTop w:val="0"/>
                  <w:marBottom w:val="0"/>
                  <w:divBdr>
                    <w:top w:val="none" w:sz="0" w:space="0" w:color="auto"/>
                    <w:left w:val="none" w:sz="0" w:space="0" w:color="auto"/>
                    <w:bottom w:val="none" w:sz="0" w:space="0" w:color="auto"/>
                    <w:right w:val="none" w:sz="0" w:space="0" w:color="auto"/>
                  </w:divBdr>
                </w:div>
                <w:div w:id="334261275">
                  <w:marLeft w:val="640"/>
                  <w:marRight w:val="0"/>
                  <w:marTop w:val="0"/>
                  <w:marBottom w:val="0"/>
                  <w:divBdr>
                    <w:top w:val="none" w:sz="0" w:space="0" w:color="auto"/>
                    <w:left w:val="none" w:sz="0" w:space="0" w:color="auto"/>
                    <w:bottom w:val="none" w:sz="0" w:space="0" w:color="auto"/>
                    <w:right w:val="none" w:sz="0" w:space="0" w:color="auto"/>
                  </w:divBdr>
                </w:div>
                <w:div w:id="350498682">
                  <w:marLeft w:val="640"/>
                  <w:marRight w:val="0"/>
                  <w:marTop w:val="0"/>
                  <w:marBottom w:val="0"/>
                  <w:divBdr>
                    <w:top w:val="none" w:sz="0" w:space="0" w:color="auto"/>
                    <w:left w:val="none" w:sz="0" w:space="0" w:color="auto"/>
                    <w:bottom w:val="none" w:sz="0" w:space="0" w:color="auto"/>
                    <w:right w:val="none" w:sz="0" w:space="0" w:color="auto"/>
                  </w:divBdr>
                </w:div>
                <w:div w:id="382993701">
                  <w:marLeft w:val="640"/>
                  <w:marRight w:val="0"/>
                  <w:marTop w:val="0"/>
                  <w:marBottom w:val="0"/>
                  <w:divBdr>
                    <w:top w:val="none" w:sz="0" w:space="0" w:color="auto"/>
                    <w:left w:val="none" w:sz="0" w:space="0" w:color="auto"/>
                    <w:bottom w:val="none" w:sz="0" w:space="0" w:color="auto"/>
                    <w:right w:val="none" w:sz="0" w:space="0" w:color="auto"/>
                  </w:divBdr>
                </w:div>
                <w:div w:id="384909277">
                  <w:marLeft w:val="640"/>
                  <w:marRight w:val="0"/>
                  <w:marTop w:val="0"/>
                  <w:marBottom w:val="0"/>
                  <w:divBdr>
                    <w:top w:val="none" w:sz="0" w:space="0" w:color="auto"/>
                    <w:left w:val="none" w:sz="0" w:space="0" w:color="auto"/>
                    <w:bottom w:val="none" w:sz="0" w:space="0" w:color="auto"/>
                    <w:right w:val="none" w:sz="0" w:space="0" w:color="auto"/>
                  </w:divBdr>
                </w:div>
                <w:div w:id="411394312">
                  <w:marLeft w:val="640"/>
                  <w:marRight w:val="0"/>
                  <w:marTop w:val="0"/>
                  <w:marBottom w:val="0"/>
                  <w:divBdr>
                    <w:top w:val="none" w:sz="0" w:space="0" w:color="auto"/>
                    <w:left w:val="none" w:sz="0" w:space="0" w:color="auto"/>
                    <w:bottom w:val="none" w:sz="0" w:space="0" w:color="auto"/>
                    <w:right w:val="none" w:sz="0" w:space="0" w:color="auto"/>
                  </w:divBdr>
                </w:div>
                <w:div w:id="412436351">
                  <w:marLeft w:val="640"/>
                  <w:marRight w:val="0"/>
                  <w:marTop w:val="0"/>
                  <w:marBottom w:val="0"/>
                  <w:divBdr>
                    <w:top w:val="none" w:sz="0" w:space="0" w:color="auto"/>
                    <w:left w:val="none" w:sz="0" w:space="0" w:color="auto"/>
                    <w:bottom w:val="none" w:sz="0" w:space="0" w:color="auto"/>
                    <w:right w:val="none" w:sz="0" w:space="0" w:color="auto"/>
                  </w:divBdr>
                </w:div>
                <w:div w:id="418337105">
                  <w:marLeft w:val="640"/>
                  <w:marRight w:val="0"/>
                  <w:marTop w:val="0"/>
                  <w:marBottom w:val="0"/>
                  <w:divBdr>
                    <w:top w:val="none" w:sz="0" w:space="0" w:color="auto"/>
                    <w:left w:val="none" w:sz="0" w:space="0" w:color="auto"/>
                    <w:bottom w:val="none" w:sz="0" w:space="0" w:color="auto"/>
                    <w:right w:val="none" w:sz="0" w:space="0" w:color="auto"/>
                  </w:divBdr>
                </w:div>
                <w:div w:id="456072661">
                  <w:marLeft w:val="640"/>
                  <w:marRight w:val="0"/>
                  <w:marTop w:val="0"/>
                  <w:marBottom w:val="0"/>
                  <w:divBdr>
                    <w:top w:val="none" w:sz="0" w:space="0" w:color="auto"/>
                    <w:left w:val="none" w:sz="0" w:space="0" w:color="auto"/>
                    <w:bottom w:val="none" w:sz="0" w:space="0" w:color="auto"/>
                    <w:right w:val="none" w:sz="0" w:space="0" w:color="auto"/>
                  </w:divBdr>
                </w:div>
                <w:div w:id="488792049">
                  <w:marLeft w:val="640"/>
                  <w:marRight w:val="0"/>
                  <w:marTop w:val="0"/>
                  <w:marBottom w:val="0"/>
                  <w:divBdr>
                    <w:top w:val="none" w:sz="0" w:space="0" w:color="auto"/>
                    <w:left w:val="none" w:sz="0" w:space="0" w:color="auto"/>
                    <w:bottom w:val="none" w:sz="0" w:space="0" w:color="auto"/>
                    <w:right w:val="none" w:sz="0" w:space="0" w:color="auto"/>
                  </w:divBdr>
                </w:div>
                <w:div w:id="501437957">
                  <w:marLeft w:val="640"/>
                  <w:marRight w:val="0"/>
                  <w:marTop w:val="0"/>
                  <w:marBottom w:val="0"/>
                  <w:divBdr>
                    <w:top w:val="none" w:sz="0" w:space="0" w:color="auto"/>
                    <w:left w:val="none" w:sz="0" w:space="0" w:color="auto"/>
                    <w:bottom w:val="none" w:sz="0" w:space="0" w:color="auto"/>
                    <w:right w:val="none" w:sz="0" w:space="0" w:color="auto"/>
                  </w:divBdr>
                </w:div>
                <w:div w:id="564728398">
                  <w:marLeft w:val="640"/>
                  <w:marRight w:val="0"/>
                  <w:marTop w:val="0"/>
                  <w:marBottom w:val="0"/>
                  <w:divBdr>
                    <w:top w:val="none" w:sz="0" w:space="0" w:color="auto"/>
                    <w:left w:val="none" w:sz="0" w:space="0" w:color="auto"/>
                    <w:bottom w:val="none" w:sz="0" w:space="0" w:color="auto"/>
                    <w:right w:val="none" w:sz="0" w:space="0" w:color="auto"/>
                  </w:divBdr>
                </w:div>
                <w:div w:id="653607818">
                  <w:marLeft w:val="640"/>
                  <w:marRight w:val="0"/>
                  <w:marTop w:val="0"/>
                  <w:marBottom w:val="0"/>
                  <w:divBdr>
                    <w:top w:val="none" w:sz="0" w:space="0" w:color="auto"/>
                    <w:left w:val="none" w:sz="0" w:space="0" w:color="auto"/>
                    <w:bottom w:val="none" w:sz="0" w:space="0" w:color="auto"/>
                    <w:right w:val="none" w:sz="0" w:space="0" w:color="auto"/>
                  </w:divBdr>
                </w:div>
                <w:div w:id="707411998">
                  <w:marLeft w:val="640"/>
                  <w:marRight w:val="0"/>
                  <w:marTop w:val="0"/>
                  <w:marBottom w:val="0"/>
                  <w:divBdr>
                    <w:top w:val="none" w:sz="0" w:space="0" w:color="auto"/>
                    <w:left w:val="none" w:sz="0" w:space="0" w:color="auto"/>
                    <w:bottom w:val="none" w:sz="0" w:space="0" w:color="auto"/>
                    <w:right w:val="none" w:sz="0" w:space="0" w:color="auto"/>
                  </w:divBdr>
                </w:div>
                <w:div w:id="707489825">
                  <w:marLeft w:val="640"/>
                  <w:marRight w:val="0"/>
                  <w:marTop w:val="0"/>
                  <w:marBottom w:val="0"/>
                  <w:divBdr>
                    <w:top w:val="none" w:sz="0" w:space="0" w:color="auto"/>
                    <w:left w:val="none" w:sz="0" w:space="0" w:color="auto"/>
                    <w:bottom w:val="none" w:sz="0" w:space="0" w:color="auto"/>
                    <w:right w:val="none" w:sz="0" w:space="0" w:color="auto"/>
                  </w:divBdr>
                </w:div>
                <w:div w:id="723411301">
                  <w:marLeft w:val="640"/>
                  <w:marRight w:val="0"/>
                  <w:marTop w:val="0"/>
                  <w:marBottom w:val="0"/>
                  <w:divBdr>
                    <w:top w:val="none" w:sz="0" w:space="0" w:color="auto"/>
                    <w:left w:val="none" w:sz="0" w:space="0" w:color="auto"/>
                    <w:bottom w:val="none" w:sz="0" w:space="0" w:color="auto"/>
                    <w:right w:val="none" w:sz="0" w:space="0" w:color="auto"/>
                  </w:divBdr>
                </w:div>
                <w:div w:id="763115561">
                  <w:marLeft w:val="640"/>
                  <w:marRight w:val="0"/>
                  <w:marTop w:val="0"/>
                  <w:marBottom w:val="0"/>
                  <w:divBdr>
                    <w:top w:val="none" w:sz="0" w:space="0" w:color="auto"/>
                    <w:left w:val="none" w:sz="0" w:space="0" w:color="auto"/>
                    <w:bottom w:val="none" w:sz="0" w:space="0" w:color="auto"/>
                    <w:right w:val="none" w:sz="0" w:space="0" w:color="auto"/>
                  </w:divBdr>
                </w:div>
                <w:div w:id="767774388">
                  <w:marLeft w:val="640"/>
                  <w:marRight w:val="0"/>
                  <w:marTop w:val="0"/>
                  <w:marBottom w:val="0"/>
                  <w:divBdr>
                    <w:top w:val="none" w:sz="0" w:space="0" w:color="auto"/>
                    <w:left w:val="none" w:sz="0" w:space="0" w:color="auto"/>
                    <w:bottom w:val="none" w:sz="0" w:space="0" w:color="auto"/>
                    <w:right w:val="none" w:sz="0" w:space="0" w:color="auto"/>
                  </w:divBdr>
                </w:div>
                <w:div w:id="915283254">
                  <w:marLeft w:val="640"/>
                  <w:marRight w:val="0"/>
                  <w:marTop w:val="0"/>
                  <w:marBottom w:val="0"/>
                  <w:divBdr>
                    <w:top w:val="none" w:sz="0" w:space="0" w:color="auto"/>
                    <w:left w:val="none" w:sz="0" w:space="0" w:color="auto"/>
                    <w:bottom w:val="none" w:sz="0" w:space="0" w:color="auto"/>
                    <w:right w:val="none" w:sz="0" w:space="0" w:color="auto"/>
                  </w:divBdr>
                </w:div>
                <w:div w:id="932276422">
                  <w:marLeft w:val="640"/>
                  <w:marRight w:val="0"/>
                  <w:marTop w:val="0"/>
                  <w:marBottom w:val="0"/>
                  <w:divBdr>
                    <w:top w:val="none" w:sz="0" w:space="0" w:color="auto"/>
                    <w:left w:val="none" w:sz="0" w:space="0" w:color="auto"/>
                    <w:bottom w:val="none" w:sz="0" w:space="0" w:color="auto"/>
                    <w:right w:val="none" w:sz="0" w:space="0" w:color="auto"/>
                  </w:divBdr>
                </w:div>
                <w:div w:id="935481233">
                  <w:marLeft w:val="640"/>
                  <w:marRight w:val="0"/>
                  <w:marTop w:val="0"/>
                  <w:marBottom w:val="0"/>
                  <w:divBdr>
                    <w:top w:val="none" w:sz="0" w:space="0" w:color="auto"/>
                    <w:left w:val="none" w:sz="0" w:space="0" w:color="auto"/>
                    <w:bottom w:val="none" w:sz="0" w:space="0" w:color="auto"/>
                    <w:right w:val="none" w:sz="0" w:space="0" w:color="auto"/>
                  </w:divBdr>
                </w:div>
                <w:div w:id="944918473">
                  <w:marLeft w:val="640"/>
                  <w:marRight w:val="0"/>
                  <w:marTop w:val="0"/>
                  <w:marBottom w:val="0"/>
                  <w:divBdr>
                    <w:top w:val="none" w:sz="0" w:space="0" w:color="auto"/>
                    <w:left w:val="none" w:sz="0" w:space="0" w:color="auto"/>
                    <w:bottom w:val="none" w:sz="0" w:space="0" w:color="auto"/>
                    <w:right w:val="none" w:sz="0" w:space="0" w:color="auto"/>
                  </w:divBdr>
                </w:div>
                <w:div w:id="957956652">
                  <w:marLeft w:val="640"/>
                  <w:marRight w:val="0"/>
                  <w:marTop w:val="0"/>
                  <w:marBottom w:val="0"/>
                  <w:divBdr>
                    <w:top w:val="none" w:sz="0" w:space="0" w:color="auto"/>
                    <w:left w:val="none" w:sz="0" w:space="0" w:color="auto"/>
                    <w:bottom w:val="none" w:sz="0" w:space="0" w:color="auto"/>
                    <w:right w:val="none" w:sz="0" w:space="0" w:color="auto"/>
                  </w:divBdr>
                </w:div>
                <w:div w:id="963120732">
                  <w:marLeft w:val="640"/>
                  <w:marRight w:val="0"/>
                  <w:marTop w:val="0"/>
                  <w:marBottom w:val="0"/>
                  <w:divBdr>
                    <w:top w:val="none" w:sz="0" w:space="0" w:color="auto"/>
                    <w:left w:val="none" w:sz="0" w:space="0" w:color="auto"/>
                    <w:bottom w:val="none" w:sz="0" w:space="0" w:color="auto"/>
                    <w:right w:val="none" w:sz="0" w:space="0" w:color="auto"/>
                  </w:divBdr>
                </w:div>
                <w:div w:id="984891568">
                  <w:marLeft w:val="640"/>
                  <w:marRight w:val="0"/>
                  <w:marTop w:val="0"/>
                  <w:marBottom w:val="0"/>
                  <w:divBdr>
                    <w:top w:val="none" w:sz="0" w:space="0" w:color="auto"/>
                    <w:left w:val="none" w:sz="0" w:space="0" w:color="auto"/>
                    <w:bottom w:val="none" w:sz="0" w:space="0" w:color="auto"/>
                    <w:right w:val="none" w:sz="0" w:space="0" w:color="auto"/>
                  </w:divBdr>
                </w:div>
                <w:div w:id="985162564">
                  <w:marLeft w:val="640"/>
                  <w:marRight w:val="0"/>
                  <w:marTop w:val="0"/>
                  <w:marBottom w:val="0"/>
                  <w:divBdr>
                    <w:top w:val="none" w:sz="0" w:space="0" w:color="auto"/>
                    <w:left w:val="none" w:sz="0" w:space="0" w:color="auto"/>
                    <w:bottom w:val="none" w:sz="0" w:space="0" w:color="auto"/>
                    <w:right w:val="none" w:sz="0" w:space="0" w:color="auto"/>
                  </w:divBdr>
                </w:div>
                <w:div w:id="1002004642">
                  <w:marLeft w:val="640"/>
                  <w:marRight w:val="0"/>
                  <w:marTop w:val="0"/>
                  <w:marBottom w:val="0"/>
                  <w:divBdr>
                    <w:top w:val="none" w:sz="0" w:space="0" w:color="auto"/>
                    <w:left w:val="none" w:sz="0" w:space="0" w:color="auto"/>
                    <w:bottom w:val="none" w:sz="0" w:space="0" w:color="auto"/>
                    <w:right w:val="none" w:sz="0" w:space="0" w:color="auto"/>
                  </w:divBdr>
                </w:div>
                <w:div w:id="1020351364">
                  <w:marLeft w:val="640"/>
                  <w:marRight w:val="0"/>
                  <w:marTop w:val="0"/>
                  <w:marBottom w:val="0"/>
                  <w:divBdr>
                    <w:top w:val="none" w:sz="0" w:space="0" w:color="auto"/>
                    <w:left w:val="none" w:sz="0" w:space="0" w:color="auto"/>
                    <w:bottom w:val="none" w:sz="0" w:space="0" w:color="auto"/>
                    <w:right w:val="none" w:sz="0" w:space="0" w:color="auto"/>
                  </w:divBdr>
                </w:div>
                <w:div w:id="1026448907">
                  <w:marLeft w:val="640"/>
                  <w:marRight w:val="0"/>
                  <w:marTop w:val="0"/>
                  <w:marBottom w:val="0"/>
                  <w:divBdr>
                    <w:top w:val="none" w:sz="0" w:space="0" w:color="auto"/>
                    <w:left w:val="none" w:sz="0" w:space="0" w:color="auto"/>
                    <w:bottom w:val="none" w:sz="0" w:space="0" w:color="auto"/>
                    <w:right w:val="none" w:sz="0" w:space="0" w:color="auto"/>
                  </w:divBdr>
                </w:div>
                <w:div w:id="1040201633">
                  <w:marLeft w:val="640"/>
                  <w:marRight w:val="0"/>
                  <w:marTop w:val="0"/>
                  <w:marBottom w:val="0"/>
                  <w:divBdr>
                    <w:top w:val="none" w:sz="0" w:space="0" w:color="auto"/>
                    <w:left w:val="none" w:sz="0" w:space="0" w:color="auto"/>
                    <w:bottom w:val="none" w:sz="0" w:space="0" w:color="auto"/>
                    <w:right w:val="none" w:sz="0" w:space="0" w:color="auto"/>
                  </w:divBdr>
                </w:div>
                <w:div w:id="1128205284">
                  <w:marLeft w:val="640"/>
                  <w:marRight w:val="0"/>
                  <w:marTop w:val="0"/>
                  <w:marBottom w:val="0"/>
                  <w:divBdr>
                    <w:top w:val="none" w:sz="0" w:space="0" w:color="auto"/>
                    <w:left w:val="none" w:sz="0" w:space="0" w:color="auto"/>
                    <w:bottom w:val="none" w:sz="0" w:space="0" w:color="auto"/>
                    <w:right w:val="none" w:sz="0" w:space="0" w:color="auto"/>
                  </w:divBdr>
                </w:div>
                <w:div w:id="1160190559">
                  <w:marLeft w:val="640"/>
                  <w:marRight w:val="0"/>
                  <w:marTop w:val="0"/>
                  <w:marBottom w:val="0"/>
                  <w:divBdr>
                    <w:top w:val="none" w:sz="0" w:space="0" w:color="auto"/>
                    <w:left w:val="none" w:sz="0" w:space="0" w:color="auto"/>
                    <w:bottom w:val="none" w:sz="0" w:space="0" w:color="auto"/>
                    <w:right w:val="none" w:sz="0" w:space="0" w:color="auto"/>
                  </w:divBdr>
                </w:div>
                <w:div w:id="1191918697">
                  <w:marLeft w:val="640"/>
                  <w:marRight w:val="0"/>
                  <w:marTop w:val="0"/>
                  <w:marBottom w:val="0"/>
                  <w:divBdr>
                    <w:top w:val="none" w:sz="0" w:space="0" w:color="auto"/>
                    <w:left w:val="none" w:sz="0" w:space="0" w:color="auto"/>
                    <w:bottom w:val="none" w:sz="0" w:space="0" w:color="auto"/>
                    <w:right w:val="none" w:sz="0" w:space="0" w:color="auto"/>
                  </w:divBdr>
                </w:div>
                <w:div w:id="1205411255">
                  <w:marLeft w:val="640"/>
                  <w:marRight w:val="0"/>
                  <w:marTop w:val="0"/>
                  <w:marBottom w:val="0"/>
                  <w:divBdr>
                    <w:top w:val="none" w:sz="0" w:space="0" w:color="auto"/>
                    <w:left w:val="none" w:sz="0" w:space="0" w:color="auto"/>
                    <w:bottom w:val="none" w:sz="0" w:space="0" w:color="auto"/>
                    <w:right w:val="none" w:sz="0" w:space="0" w:color="auto"/>
                  </w:divBdr>
                </w:div>
                <w:div w:id="1239558667">
                  <w:marLeft w:val="640"/>
                  <w:marRight w:val="0"/>
                  <w:marTop w:val="0"/>
                  <w:marBottom w:val="0"/>
                  <w:divBdr>
                    <w:top w:val="none" w:sz="0" w:space="0" w:color="auto"/>
                    <w:left w:val="none" w:sz="0" w:space="0" w:color="auto"/>
                    <w:bottom w:val="none" w:sz="0" w:space="0" w:color="auto"/>
                    <w:right w:val="none" w:sz="0" w:space="0" w:color="auto"/>
                  </w:divBdr>
                </w:div>
                <w:div w:id="1265381638">
                  <w:marLeft w:val="640"/>
                  <w:marRight w:val="0"/>
                  <w:marTop w:val="0"/>
                  <w:marBottom w:val="0"/>
                  <w:divBdr>
                    <w:top w:val="none" w:sz="0" w:space="0" w:color="auto"/>
                    <w:left w:val="none" w:sz="0" w:space="0" w:color="auto"/>
                    <w:bottom w:val="none" w:sz="0" w:space="0" w:color="auto"/>
                    <w:right w:val="none" w:sz="0" w:space="0" w:color="auto"/>
                  </w:divBdr>
                </w:div>
                <w:div w:id="1332876032">
                  <w:marLeft w:val="640"/>
                  <w:marRight w:val="0"/>
                  <w:marTop w:val="0"/>
                  <w:marBottom w:val="0"/>
                  <w:divBdr>
                    <w:top w:val="none" w:sz="0" w:space="0" w:color="auto"/>
                    <w:left w:val="none" w:sz="0" w:space="0" w:color="auto"/>
                    <w:bottom w:val="none" w:sz="0" w:space="0" w:color="auto"/>
                    <w:right w:val="none" w:sz="0" w:space="0" w:color="auto"/>
                  </w:divBdr>
                </w:div>
                <w:div w:id="1383753757">
                  <w:marLeft w:val="640"/>
                  <w:marRight w:val="0"/>
                  <w:marTop w:val="0"/>
                  <w:marBottom w:val="0"/>
                  <w:divBdr>
                    <w:top w:val="none" w:sz="0" w:space="0" w:color="auto"/>
                    <w:left w:val="none" w:sz="0" w:space="0" w:color="auto"/>
                    <w:bottom w:val="none" w:sz="0" w:space="0" w:color="auto"/>
                    <w:right w:val="none" w:sz="0" w:space="0" w:color="auto"/>
                  </w:divBdr>
                </w:div>
                <w:div w:id="1459956471">
                  <w:marLeft w:val="640"/>
                  <w:marRight w:val="0"/>
                  <w:marTop w:val="0"/>
                  <w:marBottom w:val="0"/>
                  <w:divBdr>
                    <w:top w:val="none" w:sz="0" w:space="0" w:color="auto"/>
                    <w:left w:val="none" w:sz="0" w:space="0" w:color="auto"/>
                    <w:bottom w:val="none" w:sz="0" w:space="0" w:color="auto"/>
                    <w:right w:val="none" w:sz="0" w:space="0" w:color="auto"/>
                  </w:divBdr>
                </w:div>
                <w:div w:id="1484657488">
                  <w:marLeft w:val="640"/>
                  <w:marRight w:val="0"/>
                  <w:marTop w:val="0"/>
                  <w:marBottom w:val="0"/>
                  <w:divBdr>
                    <w:top w:val="none" w:sz="0" w:space="0" w:color="auto"/>
                    <w:left w:val="none" w:sz="0" w:space="0" w:color="auto"/>
                    <w:bottom w:val="none" w:sz="0" w:space="0" w:color="auto"/>
                    <w:right w:val="none" w:sz="0" w:space="0" w:color="auto"/>
                  </w:divBdr>
                </w:div>
                <w:div w:id="1503735817">
                  <w:marLeft w:val="640"/>
                  <w:marRight w:val="0"/>
                  <w:marTop w:val="0"/>
                  <w:marBottom w:val="0"/>
                  <w:divBdr>
                    <w:top w:val="none" w:sz="0" w:space="0" w:color="auto"/>
                    <w:left w:val="none" w:sz="0" w:space="0" w:color="auto"/>
                    <w:bottom w:val="none" w:sz="0" w:space="0" w:color="auto"/>
                    <w:right w:val="none" w:sz="0" w:space="0" w:color="auto"/>
                  </w:divBdr>
                </w:div>
                <w:div w:id="1534267347">
                  <w:marLeft w:val="640"/>
                  <w:marRight w:val="0"/>
                  <w:marTop w:val="0"/>
                  <w:marBottom w:val="0"/>
                  <w:divBdr>
                    <w:top w:val="none" w:sz="0" w:space="0" w:color="auto"/>
                    <w:left w:val="none" w:sz="0" w:space="0" w:color="auto"/>
                    <w:bottom w:val="none" w:sz="0" w:space="0" w:color="auto"/>
                    <w:right w:val="none" w:sz="0" w:space="0" w:color="auto"/>
                  </w:divBdr>
                </w:div>
                <w:div w:id="1694116175">
                  <w:marLeft w:val="640"/>
                  <w:marRight w:val="0"/>
                  <w:marTop w:val="0"/>
                  <w:marBottom w:val="0"/>
                  <w:divBdr>
                    <w:top w:val="none" w:sz="0" w:space="0" w:color="auto"/>
                    <w:left w:val="none" w:sz="0" w:space="0" w:color="auto"/>
                    <w:bottom w:val="none" w:sz="0" w:space="0" w:color="auto"/>
                    <w:right w:val="none" w:sz="0" w:space="0" w:color="auto"/>
                  </w:divBdr>
                </w:div>
                <w:div w:id="1702047714">
                  <w:marLeft w:val="640"/>
                  <w:marRight w:val="0"/>
                  <w:marTop w:val="0"/>
                  <w:marBottom w:val="0"/>
                  <w:divBdr>
                    <w:top w:val="none" w:sz="0" w:space="0" w:color="auto"/>
                    <w:left w:val="none" w:sz="0" w:space="0" w:color="auto"/>
                    <w:bottom w:val="none" w:sz="0" w:space="0" w:color="auto"/>
                    <w:right w:val="none" w:sz="0" w:space="0" w:color="auto"/>
                  </w:divBdr>
                </w:div>
                <w:div w:id="1729567222">
                  <w:marLeft w:val="640"/>
                  <w:marRight w:val="0"/>
                  <w:marTop w:val="0"/>
                  <w:marBottom w:val="0"/>
                  <w:divBdr>
                    <w:top w:val="none" w:sz="0" w:space="0" w:color="auto"/>
                    <w:left w:val="none" w:sz="0" w:space="0" w:color="auto"/>
                    <w:bottom w:val="none" w:sz="0" w:space="0" w:color="auto"/>
                    <w:right w:val="none" w:sz="0" w:space="0" w:color="auto"/>
                  </w:divBdr>
                </w:div>
                <w:div w:id="1775124848">
                  <w:marLeft w:val="640"/>
                  <w:marRight w:val="0"/>
                  <w:marTop w:val="0"/>
                  <w:marBottom w:val="0"/>
                  <w:divBdr>
                    <w:top w:val="none" w:sz="0" w:space="0" w:color="auto"/>
                    <w:left w:val="none" w:sz="0" w:space="0" w:color="auto"/>
                    <w:bottom w:val="none" w:sz="0" w:space="0" w:color="auto"/>
                    <w:right w:val="none" w:sz="0" w:space="0" w:color="auto"/>
                  </w:divBdr>
                </w:div>
                <w:div w:id="1810591940">
                  <w:marLeft w:val="640"/>
                  <w:marRight w:val="0"/>
                  <w:marTop w:val="0"/>
                  <w:marBottom w:val="0"/>
                  <w:divBdr>
                    <w:top w:val="none" w:sz="0" w:space="0" w:color="auto"/>
                    <w:left w:val="none" w:sz="0" w:space="0" w:color="auto"/>
                    <w:bottom w:val="none" w:sz="0" w:space="0" w:color="auto"/>
                    <w:right w:val="none" w:sz="0" w:space="0" w:color="auto"/>
                  </w:divBdr>
                </w:div>
                <w:div w:id="1811291560">
                  <w:marLeft w:val="640"/>
                  <w:marRight w:val="0"/>
                  <w:marTop w:val="0"/>
                  <w:marBottom w:val="0"/>
                  <w:divBdr>
                    <w:top w:val="none" w:sz="0" w:space="0" w:color="auto"/>
                    <w:left w:val="none" w:sz="0" w:space="0" w:color="auto"/>
                    <w:bottom w:val="none" w:sz="0" w:space="0" w:color="auto"/>
                    <w:right w:val="none" w:sz="0" w:space="0" w:color="auto"/>
                  </w:divBdr>
                </w:div>
                <w:div w:id="1864854877">
                  <w:marLeft w:val="640"/>
                  <w:marRight w:val="0"/>
                  <w:marTop w:val="0"/>
                  <w:marBottom w:val="0"/>
                  <w:divBdr>
                    <w:top w:val="none" w:sz="0" w:space="0" w:color="auto"/>
                    <w:left w:val="none" w:sz="0" w:space="0" w:color="auto"/>
                    <w:bottom w:val="none" w:sz="0" w:space="0" w:color="auto"/>
                    <w:right w:val="none" w:sz="0" w:space="0" w:color="auto"/>
                  </w:divBdr>
                </w:div>
                <w:div w:id="1887179891">
                  <w:marLeft w:val="640"/>
                  <w:marRight w:val="0"/>
                  <w:marTop w:val="0"/>
                  <w:marBottom w:val="0"/>
                  <w:divBdr>
                    <w:top w:val="none" w:sz="0" w:space="0" w:color="auto"/>
                    <w:left w:val="none" w:sz="0" w:space="0" w:color="auto"/>
                    <w:bottom w:val="none" w:sz="0" w:space="0" w:color="auto"/>
                    <w:right w:val="none" w:sz="0" w:space="0" w:color="auto"/>
                  </w:divBdr>
                </w:div>
                <w:div w:id="1899513070">
                  <w:marLeft w:val="640"/>
                  <w:marRight w:val="0"/>
                  <w:marTop w:val="0"/>
                  <w:marBottom w:val="0"/>
                  <w:divBdr>
                    <w:top w:val="none" w:sz="0" w:space="0" w:color="auto"/>
                    <w:left w:val="none" w:sz="0" w:space="0" w:color="auto"/>
                    <w:bottom w:val="none" w:sz="0" w:space="0" w:color="auto"/>
                    <w:right w:val="none" w:sz="0" w:space="0" w:color="auto"/>
                  </w:divBdr>
                </w:div>
                <w:div w:id="1973635021">
                  <w:marLeft w:val="640"/>
                  <w:marRight w:val="0"/>
                  <w:marTop w:val="0"/>
                  <w:marBottom w:val="0"/>
                  <w:divBdr>
                    <w:top w:val="none" w:sz="0" w:space="0" w:color="auto"/>
                    <w:left w:val="none" w:sz="0" w:space="0" w:color="auto"/>
                    <w:bottom w:val="none" w:sz="0" w:space="0" w:color="auto"/>
                    <w:right w:val="none" w:sz="0" w:space="0" w:color="auto"/>
                  </w:divBdr>
                </w:div>
                <w:div w:id="2016417318">
                  <w:marLeft w:val="640"/>
                  <w:marRight w:val="0"/>
                  <w:marTop w:val="0"/>
                  <w:marBottom w:val="0"/>
                  <w:divBdr>
                    <w:top w:val="none" w:sz="0" w:space="0" w:color="auto"/>
                    <w:left w:val="none" w:sz="0" w:space="0" w:color="auto"/>
                    <w:bottom w:val="none" w:sz="0" w:space="0" w:color="auto"/>
                    <w:right w:val="none" w:sz="0" w:space="0" w:color="auto"/>
                  </w:divBdr>
                </w:div>
                <w:div w:id="2033068263">
                  <w:marLeft w:val="640"/>
                  <w:marRight w:val="0"/>
                  <w:marTop w:val="0"/>
                  <w:marBottom w:val="0"/>
                  <w:divBdr>
                    <w:top w:val="none" w:sz="0" w:space="0" w:color="auto"/>
                    <w:left w:val="none" w:sz="0" w:space="0" w:color="auto"/>
                    <w:bottom w:val="none" w:sz="0" w:space="0" w:color="auto"/>
                    <w:right w:val="none" w:sz="0" w:space="0" w:color="auto"/>
                  </w:divBdr>
                </w:div>
                <w:div w:id="2084990844">
                  <w:marLeft w:val="640"/>
                  <w:marRight w:val="0"/>
                  <w:marTop w:val="0"/>
                  <w:marBottom w:val="0"/>
                  <w:divBdr>
                    <w:top w:val="none" w:sz="0" w:space="0" w:color="auto"/>
                    <w:left w:val="none" w:sz="0" w:space="0" w:color="auto"/>
                    <w:bottom w:val="none" w:sz="0" w:space="0" w:color="auto"/>
                    <w:right w:val="none" w:sz="0" w:space="0" w:color="auto"/>
                  </w:divBdr>
                </w:div>
              </w:divsChild>
            </w:div>
            <w:div w:id="304160811">
              <w:marLeft w:val="0"/>
              <w:marRight w:val="0"/>
              <w:marTop w:val="0"/>
              <w:marBottom w:val="0"/>
              <w:divBdr>
                <w:top w:val="none" w:sz="0" w:space="0" w:color="auto"/>
                <w:left w:val="none" w:sz="0" w:space="0" w:color="auto"/>
                <w:bottom w:val="none" w:sz="0" w:space="0" w:color="auto"/>
                <w:right w:val="none" w:sz="0" w:space="0" w:color="auto"/>
              </w:divBdr>
              <w:divsChild>
                <w:div w:id="29303430">
                  <w:marLeft w:val="640"/>
                  <w:marRight w:val="0"/>
                  <w:marTop w:val="0"/>
                  <w:marBottom w:val="0"/>
                  <w:divBdr>
                    <w:top w:val="none" w:sz="0" w:space="0" w:color="auto"/>
                    <w:left w:val="none" w:sz="0" w:space="0" w:color="auto"/>
                    <w:bottom w:val="none" w:sz="0" w:space="0" w:color="auto"/>
                    <w:right w:val="none" w:sz="0" w:space="0" w:color="auto"/>
                  </w:divBdr>
                </w:div>
                <w:div w:id="38558464">
                  <w:marLeft w:val="640"/>
                  <w:marRight w:val="0"/>
                  <w:marTop w:val="0"/>
                  <w:marBottom w:val="0"/>
                  <w:divBdr>
                    <w:top w:val="none" w:sz="0" w:space="0" w:color="auto"/>
                    <w:left w:val="none" w:sz="0" w:space="0" w:color="auto"/>
                    <w:bottom w:val="none" w:sz="0" w:space="0" w:color="auto"/>
                    <w:right w:val="none" w:sz="0" w:space="0" w:color="auto"/>
                  </w:divBdr>
                </w:div>
                <w:div w:id="53698170">
                  <w:marLeft w:val="640"/>
                  <w:marRight w:val="0"/>
                  <w:marTop w:val="0"/>
                  <w:marBottom w:val="0"/>
                  <w:divBdr>
                    <w:top w:val="none" w:sz="0" w:space="0" w:color="auto"/>
                    <w:left w:val="none" w:sz="0" w:space="0" w:color="auto"/>
                    <w:bottom w:val="none" w:sz="0" w:space="0" w:color="auto"/>
                    <w:right w:val="none" w:sz="0" w:space="0" w:color="auto"/>
                  </w:divBdr>
                </w:div>
                <w:div w:id="60520354">
                  <w:marLeft w:val="640"/>
                  <w:marRight w:val="0"/>
                  <w:marTop w:val="0"/>
                  <w:marBottom w:val="0"/>
                  <w:divBdr>
                    <w:top w:val="none" w:sz="0" w:space="0" w:color="auto"/>
                    <w:left w:val="none" w:sz="0" w:space="0" w:color="auto"/>
                    <w:bottom w:val="none" w:sz="0" w:space="0" w:color="auto"/>
                    <w:right w:val="none" w:sz="0" w:space="0" w:color="auto"/>
                  </w:divBdr>
                </w:div>
                <w:div w:id="66274226">
                  <w:marLeft w:val="640"/>
                  <w:marRight w:val="0"/>
                  <w:marTop w:val="0"/>
                  <w:marBottom w:val="0"/>
                  <w:divBdr>
                    <w:top w:val="none" w:sz="0" w:space="0" w:color="auto"/>
                    <w:left w:val="none" w:sz="0" w:space="0" w:color="auto"/>
                    <w:bottom w:val="none" w:sz="0" w:space="0" w:color="auto"/>
                    <w:right w:val="none" w:sz="0" w:space="0" w:color="auto"/>
                  </w:divBdr>
                </w:div>
                <w:div w:id="260574096">
                  <w:marLeft w:val="640"/>
                  <w:marRight w:val="0"/>
                  <w:marTop w:val="0"/>
                  <w:marBottom w:val="0"/>
                  <w:divBdr>
                    <w:top w:val="none" w:sz="0" w:space="0" w:color="auto"/>
                    <w:left w:val="none" w:sz="0" w:space="0" w:color="auto"/>
                    <w:bottom w:val="none" w:sz="0" w:space="0" w:color="auto"/>
                    <w:right w:val="none" w:sz="0" w:space="0" w:color="auto"/>
                  </w:divBdr>
                </w:div>
                <w:div w:id="266472628">
                  <w:marLeft w:val="640"/>
                  <w:marRight w:val="0"/>
                  <w:marTop w:val="0"/>
                  <w:marBottom w:val="0"/>
                  <w:divBdr>
                    <w:top w:val="none" w:sz="0" w:space="0" w:color="auto"/>
                    <w:left w:val="none" w:sz="0" w:space="0" w:color="auto"/>
                    <w:bottom w:val="none" w:sz="0" w:space="0" w:color="auto"/>
                    <w:right w:val="none" w:sz="0" w:space="0" w:color="auto"/>
                  </w:divBdr>
                </w:div>
                <w:div w:id="363287456">
                  <w:marLeft w:val="640"/>
                  <w:marRight w:val="0"/>
                  <w:marTop w:val="0"/>
                  <w:marBottom w:val="0"/>
                  <w:divBdr>
                    <w:top w:val="none" w:sz="0" w:space="0" w:color="auto"/>
                    <w:left w:val="none" w:sz="0" w:space="0" w:color="auto"/>
                    <w:bottom w:val="none" w:sz="0" w:space="0" w:color="auto"/>
                    <w:right w:val="none" w:sz="0" w:space="0" w:color="auto"/>
                  </w:divBdr>
                </w:div>
                <w:div w:id="372658996">
                  <w:marLeft w:val="640"/>
                  <w:marRight w:val="0"/>
                  <w:marTop w:val="0"/>
                  <w:marBottom w:val="0"/>
                  <w:divBdr>
                    <w:top w:val="none" w:sz="0" w:space="0" w:color="auto"/>
                    <w:left w:val="none" w:sz="0" w:space="0" w:color="auto"/>
                    <w:bottom w:val="none" w:sz="0" w:space="0" w:color="auto"/>
                    <w:right w:val="none" w:sz="0" w:space="0" w:color="auto"/>
                  </w:divBdr>
                </w:div>
                <w:div w:id="430467748">
                  <w:marLeft w:val="640"/>
                  <w:marRight w:val="0"/>
                  <w:marTop w:val="0"/>
                  <w:marBottom w:val="0"/>
                  <w:divBdr>
                    <w:top w:val="none" w:sz="0" w:space="0" w:color="auto"/>
                    <w:left w:val="none" w:sz="0" w:space="0" w:color="auto"/>
                    <w:bottom w:val="none" w:sz="0" w:space="0" w:color="auto"/>
                    <w:right w:val="none" w:sz="0" w:space="0" w:color="auto"/>
                  </w:divBdr>
                </w:div>
                <w:div w:id="436564916">
                  <w:marLeft w:val="640"/>
                  <w:marRight w:val="0"/>
                  <w:marTop w:val="0"/>
                  <w:marBottom w:val="0"/>
                  <w:divBdr>
                    <w:top w:val="none" w:sz="0" w:space="0" w:color="auto"/>
                    <w:left w:val="none" w:sz="0" w:space="0" w:color="auto"/>
                    <w:bottom w:val="none" w:sz="0" w:space="0" w:color="auto"/>
                    <w:right w:val="none" w:sz="0" w:space="0" w:color="auto"/>
                  </w:divBdr>
                </w:div>
                <w:div w:id="476731205">
                  <w:marLeft w:val="640"/>
                  <w:marRight w:val="0"/>
                  <w:marTop w:val="0"/>
                  <w:marBottom w:val="0"/>
                  <w:divBdr>
                    <w:top w:val="none" w:sz="0" w:space="0" w:color="auto"/>
                    <w:left w:val="none" w:sz="0" w:space="0" w:color="auto"/>
                    <w:bottom w:val="none" w:sz="0" w:space="0" w:color="auto"/>
                    <w:right w:val="none" w:sz="0" w:space="0" w:color="auto"/>
                  </w:divBdr>
                </w:div>
                <w:div w:id="500892307">
                  <w:marLeft w:val="640"/>
                  <w:marRight w:val="0"/>
                  <w:marTop w:val="0"/>
                  <w:marBottom w:val="0"/>
                  <w:divBdr>
                    <w:top w:val="none" w:sz="0" w:space="0" w:color="auto"/>
                    <w:left w:val="none" w:sz="0" w:space="0" w:color="auto"/>
                    <w:bottom w:val="none" w:sz="0" w:space="0" w:color="auto"/>
                    <w:right w:val="none" w:sz="0" w:space="0" w:color="auto"/>
                  </w:divBdr>
                </w:div>
                <w:div w:id="535317109">
                  <w:marLeft w:val="640"/>
                  <w:marRight w:val="0"/>
                  <w:marTop w:val="0"/>
                  <w:marBottom w:val="0"/>
                  <w:divBdr>
                    <w:top w:val="none" w:sz="0" w:space="0" w:color="auto"/>
                    <w:left w:val="none" w:sz="0" w:space="0" w:color="auto"/>
                    <w:bottom w:val="none" w:sz="0" w:space="0" w:color="auto"/>
                    <w:right w:val="none" w:sz="0" w:space="0" w:color="auto"/>
                  </w:divBdr>
                </w:div>
                <w:div w:id="545072741">
                  <w:marLeft w:val="640"/>
                  <w:marRight w:val="0"/>
                  <w:marTop w:val="0"/>
                  <w:marBottom w:val="0"/>
                  <w:divBdr>
                    <w:top w:val="none" w:sz="0" w:space="0" w:color="auto"/>
                    <w:left w:val="none" w:sz="0" w:space="0" w:color="auto"/>
                    <w:bottom w:val="none" w:sz="0" w:space="0" w:color="auto"/>
                    <w:right w:val="none" w:sz="0" w:space="0" w:color="auto"/>
                  </w:divBdr>
                </w:div>
                <w:div w:id="602150679">
                  <w:marLeft w:val="640"/>
                  <w:marRight w:val="0"/>
                  <w:marTop w:val="0"/>
                  <w:marBottom w:val="0"/>
                  <w:divBdr>
                    <w:top w:val="none" w:sz="0" w:space="0" w:color="auto"/>
                    <w:left w:val="none" w:sz="0" w:space="0" w:color="auto"/>
                    <w:bottom w:val="none" w:sz="0" w:space="0" w:color="auto"/>
                    <w:right w:val="none" w:sz="0" w:space="0" w:color="auto"/>
                  </w:divBdr>
                </w:div>
                <w:div w:id="615717745">
                  <w:marLeft w:val="640"/>
                  <w:marRight w:val="0"/>
                  <w:marTop w:val="0"/>
                  <w:marBottom w:val="0"/>
                  <w:divBdr>
                    <w:top w:val="none" w:sz="0" w:space="0" w:color="auto"/>
                    <w:left w:val="none" w:sz="0" w:space="0" w:color="auto"/>
                    <w:bottom w:val="none" w:sz="0" w:space="0" w:color="auto"/>
                    <w:right w:val="none" w:sz="0" w:space="0" w:color="auto"/>
                  </w:divBdr>
                </w:div>
                <w:div w:id="616454400">
                  <w:marLeft w:val="640"/>
                  <w:marRight w:val="0"/>
                  <w:marTop w:val="0"/>
                  <w:marBottom w:val="0"/>
                  <w:divBdr>
                    <w:top w:val="none" w:sz="0" w:space="0" w:color="auto"/>
                    <w:left w:val="none" w:sz="0" w:space="0" w:color="auto"/>
                    <w:bottom w:val="none" w:sz="0" w:space="0" w:color="auto"/>
                    <w:right w:val="none" w:sz="0" w:space="0" w:color="auto"/>
                  </w:divBdr>
                </w:div>
                <w:div w:id="624042700">
                  <w:marLeft w:val="640"/>
                  <w:marRight w:val="0"/>
                  <w:marTop w:val="0"/>
                  <w:marBottom w:val="0"/>
                  <w:divBdr>
                    <w:top w:val="none" w:sz="0" w:space="0" w:color="auto"/>
                    <w:left w:val="none" w:sz="0" w:space="0" w:color="auto"/>
                    <w:bottom w:val="none" w:sz="0" w:space="0" w:color="auto"/>
                    <w:right w:val="none" w:sz="0" w:space="0" w:color="auto"/>
                  </w:divBdr>
                </w:div>
                <w:div w:id="692998734">
                  <w:marLeft w:val="640"/>
                  <w:marRight w:val="0"/>
                  <w:marTop w:val="0"/>
                  <w:marBottom w:val="0"/>
                  <w:divBdr>
                    <w:top w:val="none" w:sz="0" w:space="0" w:color="auto"/>
                    <w:left w:val="none" w:sz="0" w:space="0" w:color="auto"/>
                    <w:bottom w:val="none" w:sz="0" w:space="0" w:color="auto"/>
                    <w:right w:val="none" w:sz="0" w:space="0" w:color="auto"/>
                  </w:divBdr>
                </w:div>
                <w:div w:id="717389421">
                  <w:marLeft w:val="640"/>
                  <w:marRight w:val="0"/>
                  <w:marTop w:val="0"/>
                  <w:marBottom w:val="0"/>
                  <w:divBdr>
                    <w:top w:val="none" w:sz="0" w:space="0" w:color="auto"/>
                    <w:left w:val="none" w:sz="0" w:space="0" w:color="auto"/>
                    <w:bottom w:val="none" w:sz="0" w:space="0" w:color="auto"/>
                    <w:right w:val="none" w:sz="0" w:space="0" w:color="auto"/>
                  </w:divBdr>
                </w:div>
                <w:div w:id="719134041">
                  <w:marLeft w:val="640"/>
                  <w:marRight w:val="0"/>
                  <w:marTop w:val="0"/>
                  <w:marBottom w:val="0"/>
                  <w:divBdr>
                    <w:top w:val="none" w:sz="0" w:space="0" w:color="auto"/>
                    <w:left w:val="none" w:sz="0" w:space="0" w:color="auto"/>
                    <w:bottom w:val="none" w:sz="0" w:space="0" w:color="auto"/>
                    <w:right w:val="none" w:sz="0" w:space="0" w:color="auto"/>
                  </w:divBdr>
                </w:div>
                <w:div w:id="721175443">
                  <w:marLeft w:val="640"/>
                  <w:marRight w:val="0"/>
                  <w:marTop w:val="0"/>
                  <w:marBottom w:val="0"/>
                  <w:divBdr>
                    <w:top w:val="none" w:sz="0" w:space="0" w:color="auto"/>
                    <w:left w:val="none" w:sz="0" w:space="0" w:color="auto"/>
                    <w:bottom w:val="none" w:sz="0" w:space="0" w:color="auto"/>
                    <w:right w:val="none" w:sz="0" w:space="0" w:color="auto"/>
                  </w:divBdr>
                </w:div>
                <w:div w:id="737093811">
                  <w:marLeft w:val="640"/>
                  <w:marRight w:val="0"/>
                  <w:marTop w:val="0"/>
                  <w:marBottom w:val="0"/>
                  <w:divBdr>
                    <w:top w:val="none" w:sz="0" w:space="0" w:color="auto"/>
                    <w:left w:val="none" w:sz="0" w:space="0" w:color="auto"/>
                    <w:bottom w:val="none" w:sz="0" w:space="0" w:color="auto"/>
                    <w:right w:val="none" w:sz="0" w:space="0" w:color="auto"/>
                  </w:divBdr>
                </w:div>
                <w:div w:id="754131991">
                  <w:marLeft w:val="640"/>
                  <w:marRight w:val="0"/>
                  <w:marTop w:val="0"/>
                  <w:marBottom w:val="0"/>
                  <w:divBdr>
                    <w:top w:val="none" w:sz="0" w:space="0" w:color="auto"/>
                    <w:left w:val="none" w:sz="0" w:space="0" w:color="auto"/>
                    <w:bottom w:val="none" w:sz="0" w:space="0" w:color="auto"/>
                    <w:right w:val="none" w:sz="0" w:space="0" w:color="auto"/>
                  </w:divBdr>
                </w:div>
                <w:div w:id="774249837">
                  <w:marLeft w:val="640"/>
                  <w:marRight w:val="0"/>
                  <w:marTop w:val="0"/>
                  <w:marBottom w:val="0"/>
                  <w:divBdr>
                    <w:top w:val="none" w:sz="0" w:space="0" w:color="auto"/>
                    <w:left w:val="none" w:sz="0" w:space="0" w:color="auto"/>
                    <w:bottom w:val="none" w:sz="0" w:space="0" w:color="auto"/>
                    <w:right w:val="none" w:sz="0" w:space="0" w:color="auto"/>
                  </w:divBdr>
                </w:div>
                <w:div w:id="816991896">
                  <w:marLeft w:val="640"/>
                  <w:marRight w:val="0"/>
                  <w:marTop w:val="0"/>
                  <w:marBottom w:val="0"/>
                  <w:divBdr>
                    <w:top w:val="none" w:sz="0" w:space="0" w:color="auto"/>
                    <w:left w:val="none" w:sz="0" w:space="0" w:color="auto"/>
                    <w:bottom w:val="none" w:sz="0" w:space="0" w:color="auto"/>
                    <w:right w:val="none" w:sz="0" w:space="0" w:color="auto"/>
                  </w:divBdr>
                </w:div>
                <w:div w:id="850408856">
                  <w:marLeft w:val="640"/>
                  <w:marRight w:val="0"/>
                  <w:marTop w:val="0"/>
                  <w:marBottom w:val="0"/>
                  <w:divBdr>
                    <w:top w:val="none" w:sz="0" w:space="0" w:color="auto"/>
                    <w:left w:val="none" w:sz="0" w:space="0" w:color="auto"/>
                    <w:bottom w:val="none" w:sz="0" w:space="0" w:color="auto"/>
                    <w:right w:val="none" w:sz="0" w:space="0" w:color="auto"/>
                  </w:divBdr>
                </w:div>
                <w:div w:id="923799840">
                  <w:marLeft w:val="640"/>
                  <w:marRight w:val="0"/>
                  <w:marTop w:val="0"/>
                  <w:marBottom w:val="0"/>
                  <w:divBdr>
                    <w:top w:val="none" w:sz="0" w:space="0" w:color="auto"/>
                    <w:left w:val="none" w:sz="0" w:space="0" w:color="auto"/>
                    <w:bottom w:val="none" w:sz="0" w:space="0" w:color="auto"/>
                    <w:right w:val="none" w:sz="0" w:space="0" w:color="auto"/>
                  </w:divBdr>
                </w:div>
                <w:div w:id="1002246829">
                  <w:marLeft w:val="640"/>
                  <w:marRight w:val="0"/>
                  <w:marTop w:val="0"/>
                  <w:marBottom w:val="0"/>
                  <w:divBdr>
                    <w:top w:val="none" w:sz="0" w:space="0" w:color="auto"/>
                    <w:left w:val="none" w:sz="0" w:space="0" w:color="auto"/>
                    <w:bottom w:val="none" w:sz="0" w:space="0" w:color="auto"/>
                    <w:right w:val="none" w:sz="0" w:space="0" w:color="auto"/>
                  </w:divBdr>
                </w:div>
                <w:div w:id="1024282655">
                  <w:marLeft w:val="640"/>
                  <w:marRight w:val="0"/>
                  <w:marTop w:val="0"/>
                  <w:marBottom w:val="0"/>
                  <w:divBdr>
                    <w:top w:val="none" w:sz="0" w:space="0" w:color="auto"/>
                    <w:left w:val="none" w:sz="0" w:space="0" w:color="auto"/>
                    <w:bottom w:val="none" w:sz="0" w:space="0" w:color="auto"/>
                    <w:right w:val="none" w:sz="0" w:space="0" w:color="auto"/>
                  </w:divBdr>
                </w:div>
                <w:div w:id="1048259859">
                  <w:marLeft w:val="640"/>
                  <w:marRight w:val="0"/>
                  <w:marTop w:val="0"/>
                  <w:marBottom w:val="0"/>
                  <w:divBdr>
                    <w:top w:val="none" w:sz="0" w:space="0" w:color="auto"/>
                    <w:left w:val="none" w:sz="0" w:space="0" w:color="auto"/>
                    <w:bottom w:val="none" w:sz="0" w:space="0" w:color="auto"/>
                    <w:right w:val="none" w:sz="0" w:space="0" w:color="auto"/>
                  </w:divBdr>
                </w:div>
                <w:div w:id="1057821867">
                  <w:marLeft w:val="640"/>
                  <w:marRight w:val="0"/>
                  <w:marTop w:val="0"/>
                  <w:marBottom w:val="0"/>
                  <w:divBdr>
                    <w:top w:val="none" w:sz="0" w:space="0" w:color="auto"/>
                    <w:left w:val="none" w:sz="0" w:space="0" w:color="auto"/>
                    <w:bottom w:val="none" w:sz="0" w:space="0" w:color="auto"/>
                    <w:right w:val="none" w:sz="0" w:space="0" w:color="auto"/>
                  </w:divBdr>
                </w:div>
                <w:div w:id="1058748149">
                  <w:marLeft w:val="640"/>
                  <w:marRight w:val="0"/>
                  <w:marTop w:val="0"/>
                  <w:marBottom w:val="0"/>
                  <w:divBdr>
                    <w:top w:val="none" w:sz="0" w:space="0" w:color="auto"/>
                    <w:left w:val="none" w:sz="0" w:space="0" w:color="auto"/>
                    <w:bottom w:val="none" w:sz="0" w:space="0" w:color="auto"/>
                    <w:right w:val="none" w:sz="0" w:space="0" w:color="auto"/>
                  </w:divBdr>
                </w:div>
                <w:div w:id="1066955782">
                  <w:marLeft w:val="640"/>
                  <w:marRight w:val="0"/>
                  <w:marTop w:val="0"/>
                  <w:marBottom w:val="0"/>
                  <w:divBdr>
                    <w:top w:val="none" w:sz="0" w:space="0" w:color="auto"/>
                    <w:left w:val="none" w:sz="0" w:space="0" w:color="auto"/>
                    <w:bottom w:val="none" w:sz="0" w:space="0" w:color="auto"/>
                    <w:right w:val="none" w:sz="0" w:space="0" w:color="auto"/>
                  </w:divBdr>
                </w:div>
                <w:div w:id="1094588723">
                  <w:marLeft w:val="640"/>
                  <w:marRight w:val="0"/>
                  <w:marTop w:val="0"/>
                  <w:marBottom w:val="0"/>
                  <w:divBdr>
                    <w:top w:val="none" w:sz="0" w:space="0" w:color="auto"/>
                    <w:left w:val="none" w:sz="0" w:space="0" w:color="auto"/>
                    <w:bottom w:val="none" w:sz="0" w:space="0" w:color="auto"/>
                    <w:right w:val="none" w:sz="0" w:space="0" w:color="auto"/>
                  </w:divBdr>
                </w:div>
                <w:div w:id="1118992811">
                  <w:marLeft w:val="640"/>
                  <w:marRight w:val="0"/>
                  <w:marTop w:val="0"/>
                  <w:marBottom w:val="0"/>
                  <w:divBdr>
                    <w:top w:val="none" w:sz="0" w:space="0" w:color="auto"/>
                    <w:left w:val="none" w:sz="0" w:space="0" w:color="auto"/>
                    <w:bottom w:val="none" w:sz="0" w:space="0" w:color="auto"/>
                    <w:right w:val="none" w:sz="0" w:space="0" w:color="auto"/>
                  </w:divBdr>
                </w:div>
                <w:div w:id="1134712844">
                  <w:marLeft w:val="640"/>
                  <w:marRight w:val="0"/>
                  <w:marTop w:val="0"/>
                  <w:marBottom w:val="0"/>
                  <w:divBdr>
                    <w:top w:val="none" w:sz="0" w:space="0" w:color="auto"/>
                    <w:left w:val="none" w:sz="0" w:space="0" w:color="auto"/>
                    <w:bottom w:val="none" w:sz="0" w:space="0" w:color="auto"/>
                    <w:right w:val="none" w:sz="0" w:space="0" w:color="auto"/>
                  </w:divBdr>
                </w:div>
                <w:div w:id="1164249459">
                  <w:marLeft w:val="640"/>
                  <w:marRight w:val="0"/>
                  <w:marTop w:val="0"/>
                  <w:marBottom w:val="0"/>
                  <w:divBdr>
                    <w:top w:val="none" w:sz="0" w:space="0" w:color="auto"/>
                    <w:left w:val="none" w:sz="0" w:space="0" w:color="auto"/>
                    <w:bottom w:val="none" w:sz="0" w:space="0" w:color="auto"/>
                    <w:right w:val="none" w:sz="0" w:space="0" w:color="auto"/>
                  </w:divBdr>
                </w:div>
                <w:div w:id="1206869214">
                  <w:marLeft w:val="640"/>
                  <w:marRight w:val="0"/>
                  <w:marTop w:val="0"/>
                  <w:marBottom w:val="0"/>
                  <w:divBdr>
                    <w:top w:val="none" w:sz="0" w:space="0" w:color="auto"/>
                    <w:left w:val="none" w:sz="0" w:space="0" w:color="auto"/>
                    <w:bottom w:val="none" w:sz="0" w:space="0" w:color="auto"/>
                    <w:right w:val="none" w:sz="0" w:space="0" w:color="auto"/>
                  </w:divBdr>
                </w:div>
                <w:div w:id="1257061291">
                  <w:marLeft w:val="640"/>
                  <w:marRight w:val="0"/>
                  <w:marTop w:val="0"/>
                  <w:marBottom w:val="0"/>
                  <w:divBdr>
                    <w:top w:val="none" w:sz="0" w:space="0" w:color="auto"/>
                    <w:left w:val="none" w:sz="0" w:space="0" w:color="auto"/>
                    <w:bottom w:val="none" w:sz="0" w:space="0" w:color="auto"/>
                    <w:right w:val="none" w:sz="0" w:space="0" w:color="auto"/>
                  </w:divBdr>
                </w:div>
                <w:div w:id="1266303708">
                  <w:marLeft w:val="640"/>
                  <w:marRight w:val="0"/>
                  <w:marTop w:val="0"/>
                  <w:marBottom w:val="0"/>
                  <w:divBdr>
                    <w:top w:val="none" w:sz="0" w:space="0" w:color="auto"/>
                    <w:left w:val="none" w:sz="0" w:space="0" w:color="auto"/>
                    <w:bottom w:val="none" w:sz="0" w:space="0" w:color="auto"/>
                    <w:right w:val="none" w:sz="0" w:space="0" w:color="auto"/>
                  </w:divBdr>
                </w:div>
                <w:div w:id="1306811578">
                  <w:marLeft w:val="640"/>
                  <w:marRight w:val="0"/>
                  <w:marTop w:val="0"/>
                  <w:marBottom w:val="0"/>
                  <w:divBdr>
                    <w:top w:val="none" w:sz="0" w:space="0" w:color="auto"/>
                    <w:left w:val="none" w:sz="0" w:space="0" w:color="auto"/>
                    <w:bottom w:val="none" w:sz="0" w:space="0" w:color="auto"/>
                    <w:right w:val="none" w:sz="0" w:space="0" w:color="auto"/>
                  </w:divBdr>
                </w:div>
                <w:div w:id="1349604794">
                  <w:marLeft w:val="640"/>
                  <w:marRight w:val="0"/>
                  <w:marTop w:val="0"/>
                  <w:marBottom w:val="0"/>
                  <w:divBdr>
                    <w:top w:val="none" w:sz="0" w:space="0" w:color="auto"/>
                    <w:left w:val="none" w:sz="0" w:space="0" w:color="auto"/>
                    <w:bottom w:val="none" w:sz="0" w:space="0" w:color="auto"/>
                    <w:right w:val="none" w:sz="0" w:space="0" w:color="auto"/>
                  </w:divBdr>
                </w:div>
                <w:div w:id="1376006019">
                  <w:marLeft w:val="640"/>
                  <w:marRight w:val="0"/>
                  <w:marTop w:val="0"/>
                  <w:marBottom w:val="0"/>
                  <w:divBdr>
                    <w:top w:val="none" w:sz="0" w:space="0" w:color="auto"/>
                    <w:left w:val="none" w:sz="0" w:space="0" w:color="auto"/>
                    <w:bottom w:val="none" w:sz="0" w:space="0" w:color="auto"/>
                    <w:right w:val="none" w:sz="0" w:space="0" w:color="auto"/>
                  </w:divBdr>
                </w:div>
                <w:div w:id="1419864049">
                  <w:marLeft w:val="640"/>
                  <w:marRight w:val="0"/>
                  <w:marTop w:val="0"/>
                  <w:marBottom w:val="0"/>
                  <w:divBdr>
                    <w:top w:val="none" w:sz="0" w:space="0" w:color="auto"/>
                    <w:left w:val="none" w:sz="0" w:space="0" w:color="auto"/>
                    <w:bottom w:val="none" w:sz="0" w:space="0" w:color="auto"/>
                    <w:right w:val="none" w:sz="0" w:space="0" w:color="auto"/>
                  </w:divBdr>
                </w:div>
                <w:div w:id="1438717919">
                  <w:marLeft w:val="640"/>
                  <w:marRight w:val="0"/>
                  <w:marTop w:val="0"/>
                  <w:marBottom w:val="0"/>
                  <w:divBdr>
                    <w:top w:val="none" w:sz="0" w:space="0" w:color="auto"/>
                    <w:left w:val="none" w:sz="0" w:space="0" w:color="auto"/>
                    <w:bottom w:val="none" w:sz="0" w:space="0" w:color="auto"/>
                    <w:right w:val="none" w:sz="0" w:space="0" w:color="auto"/>
                  </w:divBdr>
                </w:div>
                <w:div w:id="1447963643">
                  <w:marLeft w:val="640"/>
                  <w:marRight w:val="0"/>
                  <w:marTop w:val="0"/>
                  <w:marBottom w:val="0"/>
                  <w:divBdr>
                    <w:top w:val="none" w:sz="0" w:space="0" w:color="auto"/>
                    <w:left w:val="none" w:sz="0" w:space="0" w:color="auto"/>
                    <w:bottom w:val="none" w:sz="0" w:space="0" w:color="auto"/>
                    <w:right w:val="none" w:sz="0" w:space="0" w:color="auto"/>
                  </w:divBdr>
                </w:div>
                <w:div w:id="1449230119">
                  <w:marLeft w:val="640"/>
                  <w:marRight w:val="0"/>
                  <w:marTop w:val="0"/>
                  <w:marBottom w:val="0"/>
                  <w:divBdr>
                    <w:top w:val="none" w:sz="0" w:space="0" w:color="auto"/>
                    <w:left w:val="none" w:sz="0" w:space="0" w:color="auto"/>
                    <w:bottom w:val="none" w:sz="0" w:space="0" w:color="auto"/>
                    <w:right w:val="none" w:sz="0" w:space="0" w:color="auto"/>
                  </w:divBdr>
                </w:div>
                <w:div w:id="1463577680">
                  <w:marLeft w:val="640"/>
                  <w:marRight w:val="0"/>
                  <w:marTop w:val="0"/>
                  <w:marBottom w:val="0"/>
                  <w:divBdr>
                    <w:top w:val="none" w:sz="0" w:space="0" w:color="auto"/>
                    <w:left w:val="none" w:sz="0" w:space="0" w:color="auto"/>
                    <w:bottom w:val="none" w:sz="0" w:space="0" w:color="auto"/>
                    <w:right w:val="none" w:sz="0" w:space="0" w:color="auto"/>
                  </w:divBdr>
                </w:div>
                <w:div w:id="1464494945">
                  <w:marLeft w:val="640"/>
                  <w:marRight w:val="0"/>
                  <w:marTop w:val="0"/>
                  <w:marBottom w:val="0"/>
                  <w:divBdr>
                    <w:top w:val="none" w:sz="0" w:space="0" w:color="auto"/>
                    <w:left w:val="none" w:sz="0" w:space="0" w:color="auto"/>
                    <w:bottom w:val="none" w:sz="0" w:space="0" w:color="auto"/>
                    <w:right w:val="none" w:sz="0" w:space="0" w:color="auto"/>
                  </w:divBdr>
                </w:div>
                <w:div w:id="1494445518">
                  <w:marLeft w:val="640"/>
                  <w:marRight w:val="0"/>
                  <w:marTop w:val="0"/>
                  <w:marBottom w:val="0"/>
                  <w:divBdr>
                    <w:top w:val="none" w:sz="0" w:space="0" w:color="auto"/>
                    <w:left w:val="none" w:sz="0" w:space="0" w:color="auto"/>
                    <w:bottom w:val="none" w:sz="0" w:space="0" w:color="auto"/>
                    <w:right w:val="none" w:sz="0" w:space="0" w:color="auto"/>
                  </w:divBdr>
                </w:div>
                <w:div w:id="1546403627">
                  <w:marLeft w:val="640"/>
                  <w:marRight w:val="0"/>
                  <w:marTop w:val="0"/>
                  <w:marBottom w:val="0"/>
                  <w:divBdr>
                    <w:top w:val="none" w:sz="0" w:space="0" w:color="auto"/>
                    <w:left w:val="none" w:sz="0" w:space="0" w:color="auto"/>
                    <w:bottom w:val="none" w:sz="0" w:space="0" w:color="auto"/>
                    <w:right w:val="none" w:sz="0" w:space="0" w:color="auto"/>
                  </w:divBdr>
                </w:div>
                <w:div w:id="1610090521">
                  <w:marLeft w:val="640"/>
                  <w:marRight w:val="0"/>
                  <w:marTop w:val="0"/>
                  <w:marBottom w:val="0"/>
                  <w:divBdr>
                    <w:top w:val="none" w:sz="0" w:space="0" w:color="auto"/>
                    <w:left w:val="none" w:sz="0" w:space="0" w:color="auto"/>
                    <w:bottom w:val="none" w:sz="0" w:space="0" w:color="auto"/>
                    <w:right w:val="none" w:sz="0" w:space="0" w:color="auto"/>
                  </w:divBdr>
                </w:div>
                <w:div w:id="1672950412">
                  <w:marLeft w:val="640"/>
                  <w:marRight w:val="0"/>
                  <w:marTop w:val="0"/>
                  <w:marBottom w:val="0"/>
                  <w:divBdr>
                    <w:top w:val="none" w:sz="0" w:space="0" w:color="auto"/>
                    <w:left w:val="none" w:sz="0" w:space="0" w:color="auto"/>
                    <w:bottom w:val="none" w:sz="0" w:space="0" w:color="auto"/>
                    <w:right w:val="none" w:sz="0" w:space="0" w:color="auto"/>
                  </w:divBdr>
                </w:div>
                <w:div w:id="1757441585">
                  <w:marLeft w:val="640"/>
                  <w:marRight w:val="0"/>
                  <w:marTop w:val="0"/>
                  <w:marBottom w:val="0"/>
                  <w:divBdr>
                    <w:top w:val="none" w:sz="0" w:space="0" w:color="auto"/>
                    <w:left w:val="none" w:sz="0" w:space="0" w:color="auto"/>
                    <w:bottom w:val="none" w:sz="0" w:space="0" w:color="auto"/>
                    <w:right w:val="none" w:sz="0" w:space="0" w:color="auto"/>
                  </w:divBdr>
                </w:div>
                <w:div w:id="1847748799">
                  <w:marLeft w:val="640"/>
                  <w:marRight w:val="0"/>
                  <w:marTop w:val="0"/>
                  <w:marBottom w:val="0"/>
                  <w:divBdr>
                    <w:top w:val="none" w:sz="0" w:space="0" w:color="auto"/>
                    <w:left w:val="none" w:sz="0" w:space="0" w:color="auto"/>
                    <w:bottom w:val="none" w:sz="0" w:space="0" w:color="auto"/>
                    <w:right w:val="none" w:sz="0" w:space="0" w:color="auto"/>
                  </w:divBdr>
                </w:div>
                <w:div w:id="1882130697">
                  <w:marLeft w:val="640"/>
                  <w:marRight w:val="0"/>
                  <w:marTop w:val="0"/>
                  <w:marBottom w:val="0"/>
                  <w:divBdr>
                    <w:top w:val="none" w:sz="0" w:space="0" w:color="auto"/>
                    <w:left w:val="none" w:sz="0" w:space="0" w:color="auto"/>
                    <w:bottom w:val="none" w:sz="0" w:space="0" w:color="auto"/>
                    <w:right w:val="none" w:sz="0" w:space="0" w:color="auto"/>
                  </w:divBdr>
                </w:div>
                <w:div w:id="1956905304">
                  <w:marLeft w:val="640"/>
                  <w:marRight w:val="0"/>
                  <w:marTop w:val="0"/>
                  <w:marBottom w:val="0"/>
                  <w:divBdr>
                    <w:top w:val="none" w:sz="0" w:space="0" w:color="auto"/>
                    <w:left w:val="none" w:sz="0" w:space="0" w:color="auto"/>
                    <w:bottom w:val="none" w:sz="0" w:space="0" w:color="auto"/>
                    <w:right w:val="none" w:sz="0" w:space="0" w:color="auto"/>
                  </w:divBdr>
                </w:div>
                <w:div w:id="2013605196">
                  <w:marLeft w:val="640"/>
                  <w:marRight w:val="0"/>
                  <w:marTop w:val="0"/>
                  <w:marBottom w:val="0"/>
                  <w:divBdr>
                    <w:top w:val="none" w:sz="0" w:space="0" w:color="auto"/>
                    <w:left w:val="none" w:sz="0" w:space="0" w:color="auto"/>
                    <w:bottom w:val="none" w:sz="0" w:space="0" w:color="auto"/>
                    <w:right w:val="none" w:sz="0" w:space="0" w:color="auto"/>
                  </w:divBdr>
                </w:div>
                <w:div w:id="2048218775">
                  <w:marLeft w:val="640"/>
                  <w:marRight w:val="0"/>
                  <w:marTop w:val="0"/>
                  <w:marBottom w:val="0"/>
                  <w:divBdr>
                    <w:top w:val="none" w:sz="0" w:space="0" w:color="auto"/>
                    <w:left w:val="none" w:sz="0" w:space="0" w:color="auto"/>
                    <w:bottom w:val="none" w:sz="0" w:space="0" w:color="auto"/>
                    <w:right w:val="none" w:sz="0" w:space="0" w:color="auto"/>
                  </w:divBdr>
                </w:div>
                <w:div w:id="2051760528">
                  <w:marLeft w:val="640"/>
                  <w:marRight w:val="0"/>
                  <w:marTop w:val="0"/>
                  <w:marBottom w:val="0"/>
                  <w:divBdr>
                    <w:top w:val="none" w:sz="0" w:space="0" w:color="auto"/>
                    <w:left w:val="none" w:sz="0" w:space="0" w:color="auto"/>
                    <w:bottom w:val="none" w:sz="0" w:space="0" w:color="auto"/>
                    <w:right w:val="none" w:sz="0" w:space="0" w:color="auto"/>
                  </w:divBdr>
                </w:div>
                <w:div w:id="2075548390">
                  <w:marLeft w:val="640"/>
                  <w:marRight w:val="0"/>
                  <w:marTop w:val="0"/>
                  <w:marBottom w:val="0"/>
                  <w:divBdr>
                    <w:top w:val="none" w:sz="0" w:space="0" w:color="auto"/>
                    <w:left w:val="none" w:sz="0" w:space="0" w:color="auto"/>
                    <w:bottom w:val="none" w:sz="0" w:space="0" w:color="auto"/>
                    <w:right w:val="none" w:sz="0" w:space="0" w:color="auto"/>
                  </w:divBdr>
                </w:div>
              </w:divsChild>
            </w:div>
            <w:div w:id="308559453">
              <w:marLeft w:val="0"/>
              <w:marRight w:val="0"/>
              <w:marTop w:val="0"/>
              <w:marBottom w:val="0"/>
              <w:divBdr>
                <w:top w:val="none" w:sz="0" w:space="0" w:color="auto"/>
                <w:left w:val="none" w:sz="0" w:space="0" w:color="auto"/>
                <w:bottom w:val="none" w:sz="0" w:space="0" w:color="auto"/>
                <w:right w:val="none" w:sz="0" w:space="0" w:color="auto"/>
              </w:divBdr>
              <w:divsChild>
                <w:div w:id="3172181">
                  <w:marLeft w:val="640"/>
                  <w:marRight w:val="0"/>
                  <w:marTop w:val="0"/>
                  <w:marBottom w:val="0"/>
                  <w:divBdr>
                    <w:top w:val="none" w:sz="0" w:space="0" w:color="auto"/>
                    <w:left w:val="none" w:sz="0" w:space="0" w:color="auto"/>
                    <w:bottom w:val="none" w:sz="0" w:space="0" w:color="auto"/>
                    <w:right w:val="none" w:sz="0" w:space="0" w:color="auto"/>
                  </w:divBdr>
                </w:div>
                <w:div w:id="48696945">
                  <w:marLeft w:val="640"/>
                  <w:marRight w:val="0"/>
                  <w:marTop w:val="0"/>
                  <w:marBottom w:val="0"/>
                  <w:divBdr>
                    <w:top w:val="none" w:sz="0" w:space="0" w:color="auto"/>
                    <w:left w:val="none" w:sz="0" w:space="0" w:color="auto"/>
                    <w:bottom w:val="none" w:sz="0" w:space="0" w:color="auto"/>
                    <w:right w:val="none" w:sz="0" w:space="0" w:color="auto"/>
                  </w:divBdr>
                </w:div>
                <w:div w:id="53741448">
                  <w:marLeft w:val="640"/>
                  <w:marRight w:val="0"/>
                  <w:marTop w:val="0"/>
                  <w:marBottom w:val="0"/>
                  <w:divBdr>
                    <w:top w:val="none" w:sz="0" w:space="0" w:color="auto"/>
                    <w:left w:val="none" w:sz="0" w:space="0" w:color="auto"/>
                    <w:bottom w:val="none" w:sz="0" w:space="0" w:color="auto"/>
                    <w:right w:val="none" w:sz="0" w:space="0" w:color="auto"/>
                  </w:divBdr>
                </w:div>
                <w:div w:id="82386586">
                  <w:marLeft w:val="640"/>
                  <w:marRight w:val="0"/>
                  <w:marTop w:val="0"/>
                  <w:marBottom w:val="0"/>
                  <w:divBdr>
                    <w:top w:val="none" w:sz="0" w:space="0" w:color="auto"/>
                    <w:left w:val="none" w:sz="0" w:space="0" w:color="auto"/>
                    <w:bottom w:val="none" w:sz="0" w:space="0" w:color="auto"/>
                    <w:right w:val="none" w:sz="0" w:space="0" w:color="auto"/>
                  </w:divBdr>
                </w:div>
                <w:div w:id="95953562">
                  <w:marLeft w:val="640"/>
                  <w:marRight w:val="0"/>
                  <w:marTop w:val="0"/>
                  <w:marBottom w:val="0"/>
                  <w:divBdr>
                    <w:top w:val="none" w:sz="0" w:space="0" w:color="auto"/>
                    <w:left w:val="none" w:sz="0" w:space="0" w:color="auto"/>
                    <w:bottom w:val="none" w:sz="0" w:space="0" w:color="auto"/>
                    <w:right w:val="none" w:sz="0" w:space="0" w:color="auto"/>
                  </w:divBdr>
                </w:div>
                <w:div w:id="99183277">
                  <w:marLeft w:val="640"/>
                  <w:marRight w:val="0"/>
                  <w:marTop w:val="0"/>
                  <w:marBottom w:val="0"/>
                  <w:divBdr>
                    <w:top w:val="none" w:sz="0" w:space="0" w:color="auto"/>
                    <w:left w:val="none" w:sz="0" w:space="0" w:color="auto"/>
                    <w:bottom w:val="none" w:sz="0" w:space="0" w:color="auto"/>
                    <w:right w:val="none" w:sz="0" w:space="0" w:color="auto"/>
                  </w:divBdr>
                </w:div>
                <w:div w:id="110905313">
                  <w:marLeft w:val="640"/>
                  <w:marRight w:val="0"/>
                  <w:marTop w:val="0"/>
                  <w:marBottom w:val="0"/>
                  <w:divBdr>
                    <w:top w:val="none" w:sz="0" w:space="0" w:color="auto"/>
                    <w:left w:val="none" w:sz="0" w:space="0" w:color="auto"/>
                    <w:bottom w:val="none" w:sz="0" w:space="0" w:color="auto"/>
                    <w:right w:val="none" w:sz="0" w:space="0" w:color="auto"/>
                  </w:divBdr>
                </w:div>
                <w:div w:id="209810709">
                  <w:marLeft w:val="640"/>
                  <w:marRight w:val="0"/>
                  <w:marTop w:val="0"/>
                  <w:marBottom w:val="0"/>
                  <w:divBdr>
                    <w:top w:val="none" w:sz="0" w:space="0" w:color="auto"/>
                    <w:left w:val="none" w:sz="0" w:space="0" w:color="auto"/>
                    <w:bottom w:val="none" w:sz="0" w:space="0" w:color="auto"/>
                    <w:right w:val="none" w:sz="0" w:space="0" w:color="auto"/>
                  </w:divBdr>
                </w:div>
                <w:div w:id="266811396">
                  <w:marLeft w:val="640"/>
                  <w:marRight w:val="0"/>
                  <w:marTop w:val="0"/>
                  <w:marBottom w:val="0"/>
                  <w:divBdr>
                    <w:top w:val="none" w:sz="0" w:space="0" w:color="auto"/>
                    <w:left w:val="none" w:sz="0" w:space="0" w:color="auto"/>
                    <w:bottom w:val="none" w:sz="0" w:space="0" w:color="auto"/>
                    <w:right w:val="none" w:sz="0" w:space="0" w:color="auto"/>
                  </w:divBdr>
                </w:div>
                <w:div w:id="296490129">
                  <w:marLeft w:val="640"/>
                  <w:marRight w:val="0"/>
                  <w:marTop w:val="0"/>
                  <w:marBottom w:val="0"/>
                  <w:divBdr>
                    <w:top w:val="none" w:sz="0" w:space="0" w:color="auto"/>
                    <w:left w:val="none" w:sz="0" w:space="0" w:color="auto"/>
                    <w:bottom w:val="none" w:sz="0" w:space="0" w:color="auto"/>
                    <w:right w:val="none" w:sz="0" w:space="0" w:color="auto"/>
                  </w:divBdr>
                </w:div>
                <w:div w:id="300696296">
                  <w:marLeft w:val="640"/>
                  <w:marRight w:val="0"/>
                  <w:marTop w:val="0"/>
                  <w:marBottom w:val="0"/>
                  <w:divBdr>
                    <w:top w:val="none" w:sz="0" w:space="0" w:color="auto"/>
                    <w:left w:val="none" w:sz="0" w:space="0" w:color="auto"/>
                    <w:bottom w:val="none" w:sz="0" w:space="0" w:color="auto"/>
                    <w:right w:val="none" w:sz="0" w:space="0" w:color="auto"/>
                  </w:divBdr>
                </w:div>
                <w:div w:id="317925155">
                  <w:marLeft w:val="640"/>
                  <w:marRight w:val="0"/>
                  <w:marTop w:val="0"/>
                  <w:marBottom w:val="0"/>
                  <w:divBdr>
                    <w:top w:val="none" w:sz="0" w:space="0" w:color="auto"/>
                    <w:left w:val="none" w:sz="0" w:space="0" w:color="auto"/>
                    <w:bottom w:val="none" w:sz="0" w:space="0" w:color="auto"/>
                    <w:right w:val="none" w:sz="0" w:space="0" w:color="auto"/>
                  </w:divBdr>
                </w:div>
                <w:div w:id="321932947">
                  <w:marLeft w:val="640"/>
                  <w:marRight w:val="0"/>
                  <w:marTop w:val="0"/>
                  <w:marBottom w:val="0"/>
                  <w:divBdr>
                    <w:top w:val="none" w:sz="0" w:space="0" w:color="auto"/>
                    <w:left w:val="none" w:sz="0" w:space="0" w:color="auto"/>
                    <w:bottom w:val="none" w:sz="0" w:space="0" w:color="auto"/>
                    <w:right w:val="none" w:sz="0" w:space="0" w:color="auto"/>
                  </w:divBdr>
                </w:div>
                <w:div w:id="367412112">
                  <w:marLeft w:val="640"/>
                  <w:marRight w:val="0"/>
                  <w:marTop w:val="0"/>
                  <w:marBottom w:val="0"/>
                  <w:divBdr>
                    <w:top w:val="none" w:sz="0" w:space="0" w:color="auto"/>
                    <w:left w:val="none" w:sz="0" w:space="0" w:color="auto"/>
                    <w:bottom w:val="none" w:sz="0" w:space="0" w:color="auto"/>
                    <w:right w:val="none" w:sz="0" w:space="0" w:color="auto"/>
                  </w:divBdr>
                </w:div>
                <w:div w:id="444420233">
                  <w:marLeft w:val="640"/>
                  <w:marRight w:val="0"/>
                  <w:marTop w:val="0"/>
                  <w:marBottom w:val="0"/>
                  <w:divBdr>
                    <w:top w:val="none" w:sz="0" w:space="0" w:color="auto"/>
                    <w:left w:val="none" w:sz="0" w:space="0" w:color="auto"/>
                    <w:bottom w:val="none" w:sz="0" w:space="0" w:color="auto"/>
                    <w:right w:val="none" w:sz="0" w:space="0" w:color="auto"/>
                  </w:divBdr>
                </w:div>
                <w:div w:id="454904740">
                  <w:marLeft w:val="640"/>
                  <w:marRight w:val="0"/>
                  <w:marTop w:val="0"/>
                  <w:marBottom w:val="0"/>
                  <w:divBdr>
                    <w:top w:val="none" w:sz="0" w:space="0" w:color="auto"/>
                    <w:left w:val="none" w:sz="0" w:space="0" w:color="auto"/>
                    <w:bottom w:val="none" w:sz="0" w:space="0" w:color="auto"/>
                    <w:right w:val="none" w:sz="0" w:space="0" w:color="auto"/>
                  </w:divBdr>
                </w:div>
                <w:div w:id="502474379">
                  <w:marLeft w:val="640"/>
                  <w:marRight w:val="0"/>
                  <w:marTop w:val="0"/>
                  <w:marBottom w:val="0"/>
                  <w:divBdr>
                    <w:top w:val="none" w:sz="0" w:space="0" w:color="auto"/>
                    <w:left w:val="none" w:sz="0" w:space="0" w:color="auto"/>
                    <w:bottom w:val="none" w:sz="0" w:space="0" w:color="auto"/>
                    <w:right w:val="none" w:sz="0" w:space="0" w:color="auto"/>
                  </w:divBdr>
                </w:div>
                <w:div w:id="525800537">
                  <w:marLeft w:val="640"/>
                  <w:marRight w:val="0"/>
                  <w:marTop w:val="0"/>
                  <w:marBottom w:val="0"/>
                  <w:divBdr>
                    <w:top w:val="none" w:sz="0" w:space="0" w:color="auto"/>
                    <w:left w:val="none" w:sz="0" w:space="0" w:color="auto"/>
                    <w:bottom w:val="none" w:sz="0" w:space="0" w:color="auto"/>
                    <w:right w:val="none" w:sz="0" w:space="0" w:color="auto"/>
                  </w:divBdr>
                </w:div>
                <w:div w:id="532498027">
                  <w:marLeft w:val="640"/>
                  <w:marRight w:val="0"/>
                  <w:marTop w:val="0"/>
                  <w:marBottom w:val="0"/>
                  <w:divBdr>
                    <w:top w:val="none" w:sz="0" w:space="0" w:color="auto"/>
                    <w:left w:val="none" w:sz="0" w:space="0" w:color="auto"/>
                    <w:bottom w:val="none" w:sz="0" w:space="0" w:color="auto"/>
                    <w:right w:val="none" w:sz="0" w:space="0" w:color="auto"/>
                  </w:divBdr>
                </w:div>
                <w:div w:id="534658351">
                  <w:marLeft w:val="640"/>
                  <w:marRight w:val="0"/>
                  <w:marTop w:val="0"/>
                  <w:marBottom w:val="0"/>
                  <w:divBdr>
                    <w:top w:val="none" w:sz="0" w:space="0" w:color="auto"/>
                    <w:left w:val="none" w:sz="0" w:space="0" w:color="auto"/>
                    <w:bottom w:val="none" w:sz="0" w:space="0" w:color="auto"/>
                    <w:right w:val="none" w:sz="0" w:space="0" w:color="auto"/>
                  </w:divBdr>
                </w:div>
                <w:div w:id="596062195">
                  <w:marLeft w:val="640"/>
                  <w:marRight w:val="0"/>
                  <w:marTop w:val="0"/>
                  <w:marBottom w:val="0"/>
                  <w:divBdr>
                    <w:top w:val="none" w:sz="0" w:space="0" w:color="auto"/>
                    <w:left w:val="none" w:sz="0" w:space="0" w:color="auto"/>
                    <w:bottom w:val="none" w:sz="0" w:space="0" w:color="auto"/>
                    <w:right w:val="none" w:sz="0" w:space="0" w:color="auto"/>
                  </w:divBdr>
                </w:div>
                <w:div w:id="597714365">
                  <w:marLeft w:val="640"/>
                  <w:marRight w:val="0"/>
                  <w:marTop w:val="0"/>
                  <w:marBottom w:val="0"/>
                  <w:divBdr>
                    <w:top w:val="none" w:sz="0" w:space="0" w:color="auto"/>
                    <w:left w:val="none" w:sz="0" w:space="0" w:color="auto"/>
                    <w:bottom w:val="none" w:sz="0" w:space="0" w:color="auto"/>
                    <w:right w:val="none" w:sz="0" w:space="0" w:color="auto"/>
                  </w:divBdr>
                </w:div>
                <w:div w:id="605121131">
                  <w:marLeft w:val="640"/>
                  <w:marRight w:val="0"/>
                  <w:marTop w:val="0"/>
                  <w:marBottom w:val="0"/>
                  <w:divBdr>
                    <w:top w:val="none" w:sz="0" w:space="0" w:color="auto"/>
                    <w:left w:val="none" w:sz="0" w:space="0" w:color="auto"/>
                    <w:bottom w:val="none" w:sz="0" w:space="0" w:color="auto"/>
                    <w:right w:val="none" w:sz="0" w:space="0" w:color="auto"/>
                  </w:divBdr>
                </w:div>
                <w:div w:id="643969517">
                  <w:marLeft w:val="640"/>
                  <w:marRight w:val="0"/>
                  <w:marTop w:val="0"/>
                  <w:marBottom w:val="0"/>
                  <w:divBdr>
                    <w:top w:val="none" w:sz="0" w:space="0" w:color="auto"/>
                    <w:left w:val="none" w:sz="0" w:space="0" w:color="auto"/>
                    <w:bottom w:val="none" w:sz="0" w:space="0" w:color="auto"/>
                    <w:right w:val="none" w:sz="0" w:space="0" w:color="auto"/>
                  </w:divBdr>
                </w:div>
                <w:div w:id="691608950">
                  <w:marLeft w:val="640"/>
                  <w:marRight w:val="0"/>
                  <w:marTop w:val="0"/>
                  <w:marBottom w:val="0"/>
                  <w:divBdr>
                    <w:top w:val="none" w:sz="0" w:space="0" w:color="auto"/>
                    <w:left w:val="none" w:sz="0" w:space="0" w:color="auto"/>
                    <w:bottom w:val="none" w:sz="0" w:space="0" w:color="auto"/>
                    <w:right w:val="none" w:sz="0" w:space="0" w:color="auto"/>
                  </w:divBdr>
                </w:div>
                <w:div w:id="729617648">
                  <w:marLeft w:val="640"/>
                  <w:marRight w:val="0"/>
                  <w:marTop w:val="0"/>
                  <w:marBottom w:val="0"/>
                  <w:divBdr>
                    <w:top w:val="none" w:sz="0" w:space="0" w:color="auto"/>
                    <w:left w:val="none" w:sz="0" w:space="0" w:color="auto"/>
                    <w:bottom w:val="none" w:sz="0" w:space="0" w:color="auto"/>
                    <w:right w:val="none" w:sz="0" w:space="0" w:color="auto"/>
                  </w:divBdr>
                </w:div>
                <w:div w:id="735475022">
                  <w:marLeft w:val="640"/>
                  <w:marRight w:val="0"/>
                  <w:marTop w:val="0"/>
                  <w:marBottom w:val="0"/>
                  <w:divBdr>
                    <w:top w:val="none" w:sz="0" w:space="0" w:color="auto"/>
                    <w:left w:val="none" w:sz="0" w:space="0" w:color="auto"/>
                    <w:bottom w:val="none" w:sz="0" w:space="0" w:color="auto"/>
                    <w:right w:val="none" w:sz="0" w:space="0" w:color="auto"/>
                  </w:divBdr>
                </w:div>
                <w:div w:id="805315793">
                  <w:marLeft w:val="640"/>
                  <w:marRight w:val="0"/>
                  <w:marTop w:val="0"/>
                  <w:marBottom w:val="0"/>
                  <w:divBdr>
                    <w:top w:val="none" w:sz="0" w:space="0" w:color="auto"/>
                    <w:left w:val="none" w:sz="0" w:space="0" w:color="auto"/>
                    <w:bottom w:val="none" w:sz="0" w:space="0" w:color="auto"/>
                    <w:right w:val="none" w:sz="0" w:space="0" w:color="auto"/>
                  </w:divBdr>
                </w:div>
                <w:div w:id="851452792">
                  <w:marLeft w:val="640"/>
                  <w:marRight w:val="0"/>
                  <w:marTop w:val="0"/>
                  <w:marBottom w:val="0"/>
                  <w:divBdr>
                    <w:top w:val="none" w:sz="0" w:space="0" w:color="auto"/>
                    <w:left w:val="none" w:sz="0" w:space="0" w:color="auto"/>
                    <w:bottom w:val="none" w:sz="0" w:space="0" w:color="auto"/>
                    <w:right w:val="none" w:sz="0" w:space="0" w:color="auto"/>
                  </w:divBdr>
                </w:div>
                <w:div w:id="969016059">
                  <w:marLeft w:val="640"/>
                  <w:marRight w:val="0"/>
                  <w:marTop w:val="0"/>
                  <w:marBottom w:val="0"/>
                  <w:divBdr>
                    <w:top w:val="none" w:sz="0" w:space="0" w:color="auto"/>
                    <w:left w:val="none" w:sz="0" w:space="0" w:color="auto"/>
                    <w:bottom w:val="none" w:sz="0" w:space="0" w:color="auto"/>
                    <w:right w:val="none" w:sz="0" w:space="0" w:color="auto"/>
                  </w:divBdr>
                </w:div>
                <w:div w:id="998538292">
                  <w:marLeft w:val="640"/>
                  <w:marRight w:val="0"/>
                  <w:marTop w:val="0"/>
                  <w:marBottom w:val="0"/>
                  <w:divBdr>
                    <w:top w:val="none" w:sz="0" w:space="0" w:color="auto"/>
                    <w:left w:val="none" w:sz="0" w:space="0" w:color="auto"/>
                    <w:bottom w:val="none" w:sz="0" w:space="0" w:color="auto"/>
                    <w:right w:val="none" w:sz="0" w:space="0" w:color="auto"/>
                  </w:divBdr>
                </w:div>
                <w:div w:id="1013607679">
                  <w:marLeft w:val="640"/>
                  <w:marRight w:val="0"/>
                  <w:marTop w:val="0"/>
                  <w:marBottom w:val="0"/>
                  <w:divBdr>
                    <w:top w:val="none" w:sz="0" w:space="0" w:color="auto"/>
                    <w:left w:val="none" w:sz="0" w:space="0" w:color="auto"/>
                    <w:bottom w:val="none" w:sz="0" w:space="0" w:color="auto"/>
                    <w:right w:val="none" w:sz="0" w:space="0" w:color="auto"/>
                  </w:divBdr>
                </w:div>
                <w:div w:id="1032999414">
                  <w:marLeft w:val="640"/>
                  <w:marRight w:val="0"/>
                  <w:marTop w:val="0"/>
                  <w:marBottom w:val="0"/>
                  <w:divBdr>
                    <w:top w:val="none" w:sz="0" w:space="0" w:color="auto"/>
                    <w:left w:val="none" w:sz="0" w:space="0" w:color="auto"/>
                    <w:bottom w:val="none" w:sz="0" w:space="0" w:color="auto"/>
                    <w:right w:val="none" w:sz="0" w:space="0" w:color="auto"/>
                  </w:divBdr>
                </w:div>
                <w:div w:id="1062602208">
                  <w:marLeft w:val="640"/>
                  <w:marRight w:val="0"/>
                  <w:marTop w:val="0"/>
                  <w:marBottom w:val="0"/>
                  <w:divBdr>
                    <w:top w:val="none" w:sz="0" w:space="0" w:color="auto"/>
                    <w:left w:val="none" w:sz="0" w:space="0" w:color="auto"/>
                    <w:bottom w:val="none" w:sz="0" w:space="0" w:color="auto"/>
                    <w:right w:val="none" w:sz="0" w:space="0" w:color="auto"/>
                  </w:divBdr>
                </w:div>
                <w:div w:id="1109004390">
                  <w:marLeft w:val="640"/>
                  <w:marRight w:val="0"/>
                  <w:marTop w:val="0"/>
                  <w:marBottom w:val="0"/>
                  <w:divBdr>
                    <w:top w:val="none" w:sz="0" w:space="0" w:color="auto"/>
                    <w:left w:val="none" w:sz="0" w:space="0" w:color="auto"/>
                    <w:bottom w:val="none" w:sz="0" w:space="0" w:color="auto"/>
                    <w:right w:val="none" w:sz="0" w:space="0" w:color="auto"/>
                  </w:divBdr>
                </w:div>
                <w:div w:id="1123234983">
                  <w:marLeft w:val="640"/>
                  <w:marRight w:val="0"/>
                  <w:marTop w:val="0"/>
                  <w:marBottom w:val="0"/>
                  <w:divBdr>
                    <w:top w:val="none" w:sz="0" w:space="0" w:color="auto"/>
                    <w:left w:val="none" w:sz="0" w:space="0" w:color="auto"/>
                    <w:bottom w:val="none" w:sz="0" w:space="0" w:color="auto"/>
                    <w:right w:val="none" w:sz="0" w:space="0" w:color="auto"/>
                  </w:divBdr>
                </w:div>
                <w:div w:id="1220554918">
                  <w:marLeft w:val="640"/>
                  <w:marRight w:val="0"/>
                  <w:marTop w:val="0"/>
                  <w:marBottom w:val="0"/>
                  <w:divBdr>
                    <w:top w:val="none" w:sz="0" w:space="0" w:color="auto"/>
                    <w:left w:val="none" w:sz="0" w:space="0" w:color="auto"/>
                    <w:bottom w:val="none" w:sz="0" w:space="0" w:color="auto"/>
                    <w:right w:val="none" w:sz="0" w:space="0" w:color="auto"/>
                  </w:divBdr>
                </w:div>
                <w:div w:id="1239748869">
                  <w:marLeft w:val="640"/>
                  <w:marRight w:val="0"/>
                  <w:marTop w:val="0"/>
                  <w:marBottom w:val="0"/>
                  <w:divBdr>
                    <w:top w:val="none" w:sz="0" w:space="0" w:color="auto"/>
                    <w:left w:val="none" w:sz="0" w:space="0" w:color="auto"/>
                    <w:bottom w:val="none" w:sz="0" w:space="0" w:color="auto"/>
                    <w:right w:val="none" w:sz="0" w:space="0" w:color="auto"/>
                  </w:divBdr>
                </w:div>
                <w:div w:id="1256285919">
                  <w:marLeft w:val="640"/>
                  <w:marRight w:val="0"/>
                  <w:marTop w:val="0"/>
                  <w:marBottom w:val="0"/>
                  <w:divBdr>
                    <w:top w:val="none" w:sz="0" w:space="0" w:color="auto"/>
                    <w:left w:val="none" w:sz="0" w:space="0" w:color="auto"/>
                    <w:bottom w:val="none" w:sz="0" w:space="0" w:color="auto"/>
                    <w:right w:val="none" w:sz="0" w:space="0" w:color="auto"/>
                  </w:divBdr>
                </w:div>
                <w:div w:id="1334380031">
                  <w:marLeft w:val="640"/>
                  <w:marRight w:val="0"/>
                  <w:marTop w:val="0"/>
                  <w:marBottom w:val="0"/>
                  <w:divBdr>
                    <w:top w:val="none" w:sz="0" w:space="0" w:color="auto"/>
                    <w:left w:val="none" w:sz="0" w:space="0" w:color="auto"/>
                    <w:bottom w:val="none" w:sz="0" w:space="0" w:color="auto"/>
                    <w:right w:val="none" w:sz="0" w:space="0" w:color="auto"/>
                  </w:divBdr>
                </w:div>
                <w:div w:id="1414202302">
                  <w:marLeft w:val="640"/>
                  <w:marRight w:val="0"/>
                  <w:marTop w:val="0"/>
                  <w:marBottom w:val="0"/>
                  <w:divBdr>
                    <w:top w:val="none" w:sz="0" w:space="0" w:color="auto"/>
                    <w:left w:val="none" w:sz="0" w:space="0" w:color="auto"/>
                    <w:bottom w:val="none" w:sz="0" w:space="0" w:color="auto"/>
                    <w:right w:val="none" w:sz="0" w:space="0" w:color="auto"/>
                  </w:divBdr>
                </w:div>
                <w:div w:id="1426800638">
                  <w:marLeft w:val="640"/>
                  <w:marRight w:val="0"/>
                  <w:marTop w:val="0"/>
                  <w:marBottom w:val="0"/>
                  <w:divBdr>
                    <w:top w:val="none" w:sz="0" w:space="0" w:color="auto"/>
                    <w:left w:val="none" w:sz="0" w:space="0" w:color="auto"/>
                    <w:bottom w:val="none" w:sz="0" w:space="0" w:color="auto"/>
                    <w:right w:val="none" w:sz="0" w:space="0" w:color="auto"/>
                  </w:divBdr>
                </w:div>
                <w:div w:id="1444107654">
                  <w:marLeft w:val="640"/>
                  <w:marRight w:val="0"/>
                  <w:marTop w:val="0"/>
                  <w:marBottom w:val="0"/>
                  <w:divBdr>
                    <w:top w:val="none" w:sz="0" w:space="0" w:color="auto"/>
                    <w:left w:val="none" w:sz="0" w:space="0" w:color="auto"/>
                    <w:bottom w:val="none" w:sz="0" w:space="0" w:color="auto"/>
                    <w:right w:val="none" w:sz="0" w:space="0" w:color="auto"/>
                  </w:divBdr>
                </w:div>
                <w:div w:id="1447893322">
                  <w:marLeft w:val="640"/>
                  <w:marRight w:val="0"/>
                  <w:marTop w:val="0"/>
                  <w:marBottom w:val="0"/>
                  <w:divBdr>
                    <w:top w:val="none" w:sz="0" w:space="0" w:color="auto"/>
                    <w:left w:val="none" w:sz="0" w:space="0" w:color="auto"/>
                    <w:bottom w:val="none" w:sz="0" w:space="0" w:color="auto"/>
                    <w:right w:val="none" w:sz="0" w:space="0" w:color="auto"/>
                  </w:divBdr>
                </w:div>
                <w:div w:id="1489250963">
                  <w:marLeft w:val="640"/>
                  <w:marRight w:val="0"/>
                  <w:marTop w:val="0"/>
                  <w:marBottom w:val="0"/>
                  <w:divBdr>
                    <w:top w:val="none" w:sz="0" w:space="0" w:color="auto"/>
                    <w:left w:val="none" w:sz="0" w:space="0" w:color="auto"/>
                    <w:bottom w:val="none" w:sz="0" w:space="0" w:color="auto"/>
                    <w:right w:val="none" w:sz="0" w:space="0" w:color="auto"/>
                  </w:divBdr>
                </w:div>
                <w:div w:id="1538734558">
                  <w:marLeft w:val="640"/>
                  <w:marRight w:val="0"/>
                  <w:marTop w:val="0"/>
                  <w:marBottom w:val="0"/>
                  <w:divBdr>
                    <w:top w:val="none" w:sz="0" w:space="0" w:color="auto"/>
                    <w:left w:val="none" w:sz="0" w:space="0" w:color="auto"/>
                    <w:bottom w:val="none" w:sz="0" w:space="0" w:color="auto"/>
                    <w:right w:val="none" w:sz="0" w:space="0" w:color="auto"/>
                  </w:divBdr>
                </w:div>
                <w:div w:id="1599828063">
                  <w:marLeft w:val="640"/>
                  <w:marRight w:val="0"/>
                  <w:marTop w:val="0"/>
                  <w:marBottom w:val="0"/>
                  <w:divBdr>
                    <w:top w:val="none" w:sz="0" w:space="0" w:color="auto"/>
                    <w:left w:val="none" w:sz="0" w:space="0" w:color="auto"/>
                    <w:bottom w:val="none" w:sz="0" w:space="0" w:color="auto"/>
                    <w:right w:val="none" w:sz="0" w:space="0" w:color="auto"/>
                  </w:divBdr>
                </w:div>
                <w:div w:id="1625965466">
                  <w:marLeft w:val="640"/>
                  <w:marRight w:val="0"/>
                  <w:marTop w:val="0"/>
                  <w:marBottom w:val="0"/>
                  <w:divBdr>
                    <w:top w:val="none" w:sz="0" w:space="0" w:color="auto"/>
                    <w:left w:val="none" w:sz="0" w:space="0" w:color="auto"/>
                    <w:bottom w:val="none" w:sz="0" w:space="0" w:color="auto"/>
                    <w:right w:val="none" w:sz="0" w:space="0" w:color="auto"/>
                  </w:divBdr>
                </w:div>
                <w:div w:id="1626890127">
                  <w:marLeft w:val="640"/>
                  <w:marRight w:val="0"/>
                  <w:marTop w:val="0"/>
                  <w:marBottom w:val="0"/>
                  <w:divBdr>
                    <w:top w:val="none" w:sz="0" w:space="0" w:color="auto"/>
                    <w:left w:val="none" w:sz="0" w:space="0" w:color="auto"/>
                    <w:bottom w:val="none" w:sz="0" w:space="0" w:color="auto"/>
                    <w:right w:val="none" w:sz="0" w:space="0" w:color="auto"/>
                  </w:divBdr>
                </w:div>
                <w:div w:id="1717319138">
                  <w:marLeft w:val="640"/>
                  <w:marRight w:val="0"/>
                  <w:marTop w:val="0"/>
                  <w:marBottom w:val="0"/>
                  <w:divBdr>
                    <w:top w:val="none" w:sz="0" w:space="0" w:color="auto"/>
                    <w:left w:val="none" w:sz="0" w:space="0" w:color="auto"/>
                    <w:bottom w:val="none" w:sz="0" w:space="0" w:color="auto"/>
                    <w:right w:val="none" w:sz="0" w:space="0" w:color="auto"/>
                  </w:divBdr>
                </w:div>
                <w:div w:id="1747873319">
                  <w:marLeft w:val="640"/>
                  <w:marRight w:val="0"/>
                  <w:marTop w:val="0"/>
                  <w:marBottom w:val="0"/>
                  <w:divBdr>
                    <w:top w:val="none" w:sz="0" w:space="0" w:color="auto"/>
                    <w:left w:val="none" w:sz="0" w:space="0" w:color="auto"/>
                    <w:bottom w:val="none" w:sz="0" w:space="0" w:color="auto"/>
                    <w:right w:val="none" w:sz="0" w:space="0" w:color="auto"/>
                  </w:divBdr>
                </w:div>
                <w:div w:id="1806508480">
                  <w:marLeft w:val="640"/>
                  <w:marRight w:val="0"/>
                  <w:marTop w:val="0"/>
                  <w:marBottom w:val="0"/>
                  <w:divBdr>
                    <w:top w:val="none" w:sz="0" w:space="0" w:color="auto"/>
                    <w:left w:val="none" w:sz="0" w:space="0" w:color="auto"/>
                    <w:bottom w:val="none" w:sz="0" w:space="0" w:color="auto"/>
                    <w:right w:val="none" w:sz="0" w:space="0" w:color="auto"/>
                  </w:divBdr>
                </w:div>
                <w:div w:id="1814640986">
                  <w:marLeft w:val="640"/>
                  <w:marRight w:val="0"/>
                  <w:marTop w:val="0"/>
                  <w:marBottom w:val="0"/>
                  <w:divBdr>
                    <w:top w:val="none" w:sz="0" w:space="0" w:color="auto"/>
                    <w:left w:val="none" w:sz="0" w:space="0" w:color="auto"/>
                    <w:bottom w:val="none" w:sz="0" w:space="0" w:color="auto"/>
                    <w:right w:val="none" w:sz="0" w:space="0" w:color="auto"/>
                  </w:divBdr>
                </w:div>
                <w:div w:id="1823815239">
                  <w:marLeft w:val="640"/>
                  <w:marRight w:val="0"/>
                  <w:marTop w:val="0"/>
                  <w:marBottom w:val="0"/>
                  <w:divBdr>
                    <w:top w:val="none" w:sz="0" w:space="0" w:color="auto"/>
                    <w:left w:val="none" w:sz="0" w:space="0" w:color="auto"/>
                    <w:bottom w:val="none" w:sz="0" w:space="0" w:color="auto"/>
                    <w:right w:val="none" w:sz="0" w:space="0" w:color="auto"/>
                  </w:divBdr>
                </w:div>
                <w:div w:id="1833598898">
                  <w:marLeft w:val="640"/>
                  <w:marRight w:val="0"/>
                  <w:marTop w:val="0"/>
                  <w:marBottom w:val="0"/>
                  <w:divBdr>
                    <w:top w:val="none" w:sz="0" w:space="0" w:color="auto"/>
                    <w:left w:val="none" w:sz="0" w:space="0" w:color="auto"/>
                    <w:bottom w:val="none" w:sz="0" w:space="0" w:color="auto"/>
                    <w:right w:val="none" w:sz="0" w:space="0" w:color="auto"/>
                  </w:divBdr>
                </w:div>
                <w:div w:id="1852992532">
                  <w:marLeft w:val="640"/>
                  <w:marRight w:val="0"/>
                  <w:marTop w:val="0"/>
                  <w:marBottom w:val="0"/>
                  <w:divBdr>
                    <w:top w:val="none" w:sz="0" w:space="0" w:color="auto"/>
                    <w:left w:val="none" w:sz="0" w:space="0" w:color="auto"/>
                    <w:bottom w:val="none" w:sz="0" w:space="0" w:color="auto"/>
                    <w:right w:val="none" w:sz="0" w:space="0" w:color="auto"/>
                  </w:divBdr>
                </w:div>
                <w:div w:id="1860124780">
                  <w:marLeft w:val="640"/>
                  <w:marRight w:val="0"/>
                  <w:marTop w:val="0"/>
                  <w:marBottom w:val="0"/>
                  <w:divBdr>
                    <w:top w:val="none" w:sz="0" w:space="0" w:color="auto"/>
                    <w:left w:val="none" w:sz="0" w:space="0" w:color="auto"/>
                    <w:bottom w:val="none" w:sz="0" w:space="0" w:color="auto"/>
                    <w:right w:val="none" w:sz="0" w:space="0" w:color="auto"/>
                  </w:divBdr>
                </w:div>
                <w:div w:id="1889294628">
                  <w:marLeft w:val="640"/>
                  <w:marRight w:val="0"/>
                  <w:marTop w:val="0"/>
                  <w:marBottom w:val="0"/>
                  <w:divBdr>
                    <w:top w:val="none" w:sz="0" w:space="0" w:color="auto"/>
                    <w:left w:val="none" w:sz="0" w:space="0" w:color="auto"/>
                    <w:bottom w:val="none" w:sz="0" w:space="0" w:color="auto"/>
                    <w:right w:val="none" w:sz="0" w:space="0" w:color="auto"/>
                  </w:divBdr>
                </w:div>
                <w:div w:id="1904634584">
                  <w:marLeft w:val="640"/>
                  <w:marRight w:val="0"/>
                  <w:marTop w:val="0"/>
                  <w:marBottom w:val="0"/>
                  <w:divBdr>
                    <w:top w:val="none" w:sz="0" w:space="0" w:color="auto"/>
                    <w:left w:val="none" w:sz="0" w:space="0" w:color="auto"/>
                    <w:bottom w:val="none" w:sz="0" w:space="0" w:color="auto"/>
                    <w:right w:val="none" w:sz="0" w:space="0" w:color="auto"/>
                  </w:divBdr>
                </w:div>
                <w:div w:id="1907570550">
                  <w:marLeft w:val="640"/>
                  <w:marRight w:val="0"/>
                  <w:marTop w:val="0"/>
                  <w:marBottom w:val="0"/>
                  <w:divBdr>
                    <w:top w:val="none" w:sz="0" w:space="0" w:color="auto"/>
                    <w:left w:val="none" w:sz="0" w:space="0" w:color="auto"/>
                    <w:bottom w:val="none" w:sz="0" w:space="0" w:color="auto"/>
                    <w:right w:val="none" w:sz="0" w:space="0" w:color="auto"/>
                  </w:divBdr>
                </w:div>
                <w:div w:id="1941571322">
                  <w:marLeft w:val="640"/>
                  <w:marRight w:val="0"/>
                  <w:marTop w:val="0"/>
                  <w:marBottom w:val="0"/>
                  <w:divBdr>
                    <w:top w:val="none" w:sz="0" w:space="0" w:color="auto"/>
                    <w:left w:val="none" w:sz="0" w:space="0" w:color="auto"/>
                    <w:bottom w:val="none" w:sz="0" w:space="0" w:color="auto"/>
                    <w:right w:val="none" w:sz="0" w:space="0" w:color="auto"/>
                  </w:divBdr>
                </w:div>
                <w:div w:id="1973822093">
                  <w:marLeft w:val="640"/>
                  <w:marRight w:val="0"/>
                  <w:marTop w:val="0"/>
                  <w:marBottom w:val="0"/>
                  <w:divBdr>
                    <w:top w:val="none" w:sz="0" w:space="0" w:color="auto"/>
                    <w:left w:val="none" w:sz="0" w:space="0" w:color="auto"/>
                    <w:bottom w:val="none" w:sz="0" w:space="0" w:color="auto"/>
                    <w:right w:val="none" w:sz="0" w:space="0" w:color="auto"/>
                  </w:divBdr>
                </w:div>
                <w:div w:id="1991782346">
                  <w:marLeft w:val="640"/>
                  <w:marRight w:val="0"/>
                  <w:marTop w:val="0"/>
                  <w:marBottom w:val="0"/>
                  <w:divBdr>
                    <w:top w:val="none" w:sz="0" w:space="0" w:color="auto"/>
                    <w:left w:val="none" w:sz="0" w:space="0" w:color="auto"/>
                    <w:bottom w:val="none" w:sz="0" w:space="0" w:color="auto"/>
                    <w:right w:val="none" w:sz="0" w:space="0" w:color="auto"/>
                  </w:divBdr>
                </w:div>
                <w:div w:id="2048795268">
                  <w:marLeft w:val="640"/>
                  <w:marRight w:val="0"/>
                  <w:marTop w:val="0"/>
                  <w:marBottom w:val="0"/>
                  <w:divBdr>
                    <w:top w:val="none" w:sz="0" w:space="0" w:color="auto"/>
                    <w:left w:val="none" w:sz="0" w:space="0" w:color="auto"/>
                    <w:bottom w:val="none" w:sz="0" w:space="0" w:color="auto"/>
                    <w:right w:val="none" w:sz="0" w:space="0" w:color="auto"/>
                  </w:divBdr>
                </w:div>
                <w:div w:id="2089959421">
                  <w:marLeft w:val="640"/>
                  <w:marRight w:val="0"/>
                  <w:marTop w:val="0"/>
                  <w:marBottom w:val="0"/>
                  <w:divBdr>
                    <w:top w:val="none" w:sz="0" w:space="0" w:color="auto"/>
                    <w:left w:val="none" w:sz="0" w:space="0" w:color="auto"/>
                    <w:bottom w:val="none" w:sz="0" w:space="0" w:color="auto"/>
                    <w:right w:val="none" w:sz="0" w:space="0" w:color="auto"/>
                  </w:divBdr>
                </w:div>
              </w:divsChild>
            </w:div>
            <w:div w:id="309291176">
              <w:marLeft w:val="0"/>
              <w:marRight w:val="0"/>
              <w:marTop w:val="0"/>
              <w:marBottom w:val="0"/>
              <w:divBdr>
                <w:top w:val="none" w:sz="0" w:space="0" w:color="auto"/>
                <w:left w:val="none" w:sz="0" w:space="0" w:color="auto"/>
                <w:bottom w:val="none" w:sz="0" w:space="0" w:color="auto"/>
                <w:right w:val="none" w:sz="0" w:space="0" w:color="auto"/>
              </w:divBdr>
              <w:divsChild>
                <w:div w:id="33237926">
                  <w:marLeft w:val="640"/>
                  <w:marRight w:val="0"/>
                  <w:marTop w:val="0"/>
                  <w:marBottom w:val="0"/>
                  <w:divBdr>
                    <w:top w:val="none" w:sz="0" w:space="0" w:color="auto"/>
                    <w:left w:val="none" w:sz="0" w:space="0" w:color="auto"/>
                    <w:bottom w:val="none" w:sz="0" w:space="0" w:color="auto"/>
                    <w:right w:val="none" w:sz="0" w:space="0" w:color="auto"/>
                  </w:divBdr>
                </w:div>
                <w:div w:id="97256696">
                  <w:marLeft w:val="640"/>
                  <w:marRight w:val="0"/>
                  <w:marTop w:val="0"/>
                  <w:marBottom w:val="0"/>
                  <w:divBdr>
                    <w:top w:val="none" w:sz="0" w:space="0" w:color="auto"/>
                    <w:left w:val="none" w:sz="0" w:space="0" w:color="auto"/>
                    <w:bottom w:val="none" w:sz="0" w:space="0" w:color="auto"/>
                    <w:right w:val="none" w:sz="0" w:space="0" w:color="auto"/>
                  </w:divBdr>
                </w:div>
                <w:div w:id="116878234">
                  <w:marLeft w:val="640"/>
                  <w:marRight w:val="0"/>
                  <w:marTop w:val="0"/>
                  <w:marBottom w:val="0"/>
                  <w:divBdr>
                    <w:top w:val="none" w:sz="0" w:space="0" w:color="auto"/>
                    <w:left w:val="none" w:sz="0" w:space="0" w:color="auto"/>
                    <w:bottom w:val="none" w:sz="0" w:space="0" w:color="auto"/>
                    <w:right w:val="none" w:sz="0" w:space="0" w:color="auto"/>
                  </w:divBdr>
                </w:div>
                <w:div w:id="140271172">
                  <w:marLeft w:val="640"/>
                  <w:marRight w:val="0"/>
                  <w:marTop w:val="0"/>
                  <w:marBottom w:val="0"/>
                  <w:divBdr>
                    <w:top w:val="none" w:sz="0" w:space="0" w:color="auto"/>
                    <w:left w:val="none" w:sz="0" w:space="0" w:color="auto"/>
                    <w:bottom w:val="none" w:sz="0" w:space="0" w:color="auto"/>
                    <w:right w:val="none" w:sz="0" w:space="0" w:color="auto"/>
                  </w:divBdr>
                </w:div>
                <w:div w:id="166362664">
                  <w:marLeft w:val="640"/>
                  <w:marRight w:val="0"/>
                  <w:marTop w:val="0"/>
                  <w:marBottom w:val="0"/>
                  <w:divBdr>
                    <w:top w:val="none" w:sz="0" w:space="0" w:color="auto"/>
                    <w:left w:val="none" w:sz="0" w:space="0" w:color="auto"/>
                    <w:bottom w:val="none" w:sz="0" w:space="0" w:color="auto"/>
                    <w:right w:val="none" w:sz="0" w:space="0" w:color="auto"/>
                  </w:divBdr>
                </w:div>
                <w:div w:id="174468877">
                  <w:marLeft w:val="640"/>
                  <w:marRight w:val="0"/>
                  <w:marTop w:val="0"/>
                  <w:marBottom w:val="0"/>
                  <w:divBdr>
                    <w:top w:val="none" w:sz="0" w:space="0" w:color="auto"/>
                    <w:left w:val="none" w:sz="0" w:space="0" w:color="auto"/>
                    <w:bottom w:val="none" w:sz="0" w:space="0" w:color="auto"/>
                    <w:right w:val="none" w:sz="0" w:space="0" w:color="auto"/>
                  </w:divBdr>
                </w:div>
                <w:div w:id="203367021">
                  <w:marLeft w:val="640"/>
                  <w:marRight w:val="0"/>
                  <w:marTop w:val="0"/>
                  <w:marBottom w:val="0"/>
                  <w:divBdr>
                    <w:top w:val="none" w:sz="0" w:space="0" w:color="auto"/>
                    <w:left w:val="none" w:sz="0" w:space="0" w:color="auto"/>
                    <w:bottom w:val="none" w:sz="0" w:space="0" w:color="auto"/>
                    <w:right w:val="none" w:sz="0" w:space="0" w:color="auto"/>
                  </w:divBdr>
                </w:div>
                <w:div w:id="250508646">
                  <w:marLeft w:val="640"/>
                  <w:marRight w:val="0"/>
                  <w:marTop w:val="0"/>
                  <w:marBottom w:val="0"/>
                  <w:divBdr>
                    <w:top w:val="none" w:sz="0" w:space="0" w:color="auto"/>
                    <w:left w:val="none" w:sz="0" w:space="0" w:color="auto"/>
                    <w:bottom w:val="none" w:sz="0" w:space="0" w:color="auto"/>
                    <w:right w:val="none" w:sz="0" w:space="0" w:color="auto"/>
                  </w:divBdr>
                </w:div>
                <w:div w:id="250511355">
                  <w:marLeft w:val="640"/>
                  <w:marRight w:val="0"/>
                  <w:marTop w:val="0"/>
                  <w:marBottom w:val="0"/>
                  <w:divBdr>
                    <w:top w:val="none" w:sz="0" w:space="0" w:color="auto"/>
                    <w:left w:val="none" w:sz="0" w:space="0" w:color="auto"/>
                    <w:bottom w:val="none" w:sz="0" w:space="0" w:color="auto"/>
                    <w:right w:val="none" w:sz="0" w:space="0" w:color="auto"/>
                  </w:divBdr>
                </w:div>
                <w:div w:id="264267748">
                  <w:marLeft w:val="640"/>
                  <w:marRight w:val="0"/>
                  <w:marTop w:val="0"/>
                  <w:marBottom w:val="0"/>
                  <w:divBdr>
                    <w:top w:val="none" w:sz="0" w:space="0" w:color="auto"/>
                    <w:left w:val="none" w:sz="0" w:space="0" w:color="auto"/>
                    <w:bottom w:val="none" w:sz="0" w:space="0" w:color="auto"/>
                    <w:right w:val="none" w:sz="0" w:space="0" w:color="auto"/>
                  </w:divBdr>
                </w:div>
                <w:div w:id="311063359">
                  <w:marLeft w:val="640"/>
                  <w:marRight w:val="0"/>
                  <w:marTop w:val="0"/>
                  <w:marBottom w:val="0"/>
                  <w:divBdr>
                    <w:top w:val="none" w:sz="0" w:space="0" w:color="auto"/>
                    <w:left w:val="none" w:sz="0" w:space="0" w:color="auto"/>
                    <w:bottom w:val="none" w:sz="0" w:space="0" w:color="auto"/>
                    <w:right w:val="none" w:sz="0" w:space="0" w:color="auto"/>
                  </w:divBdr>
                </w:div>
                <w:div w:id="531454930">
                  <w:marLeft w:val="640"/>
                  <w:marRight w:val="0"/>
                  <w:marTop w:val="0"/>
                  <w:marBottom w:val="0"/>
                  <w:divBdr>
                    <w:top w:val="none" w:sz="0" w:space="0" w:color="auto"/>
                    <w:left w:val="none" w:sz="0" w:space="0" w:color="auto"/>
                    <w:bottom w:val="none" w:sz="0" w:space="0" w:color="auto"/>
                    <w:right w:val="none" w:sz="0" w:space="0" w:color="auto"/>
                  </w:divBdr>
                </w:div>
                <w:div w:id="538476344">
                  <w:marLeft w:val="640"/>
                  <w:marRight w:val="0"/>
                  <w:marTop w:val="0"/>
                  <w:marBottom w:val="0"/>
                  <w:divBdr>
                    <w:top w:val="none" w:sz="0" w:space="0" w:color="auto"/>
                    <w:left w:val="none" w:sz="0" w:space="0" w:color="auto"/>
                    <w:bottom w:val="none" w:sz="0" w:space="0" w:color="auto"/>
                    <w:right w:val="none" w:sz="0" w:space="0" w:color="auto"/>
                  </w:divBdr>
                </w:div>
                <w:div w:id="577785748">
                  <w:marLeft w:val="640"/>
                  <w:marRight w:val="0"/>
                  <w:marTop w:val="0"/>
                  <w:marBottom w:val="0"/>
                  <w:divBdr>
                    <w:top w:val="none" w:sz="0" w:space="0" w:color="auto"/>
                    <w:left w:val="none" w:sz="0" w:space="0" w:color="auto"/>
                    <w:bottom w:val="none" w:sz="0" w:space="0" w:color="auto"/>
                    <w:right w:val="none" w:sz="0" w:space="0" w:color="auto"/>
                  </w:divBdr>
                </w:div>
                <w:div w:id="586235333">
                  <w:marLeft w:val="640"/>
                  <w:marRight w:val="0"/>
                  <w:marTop w:val="0"/>
                  <w:marBottom w:val="0"/>
                  <w:divBdr>
                    <w:top w:val="none" w:sz="0" w:space="0" w:color="auto"/>
                    <w:left w:val="none" w:sz="0" w:space="0" w:color="auto"/>
                    <w:bottom w:val="none" w:sz="0" w:space="0" w:color="auto"/>
                    <w:right w:val="none" w:sz="0" w:space="0" w:color="auto"/>
                  </w:divBdr>
                </w:div>
                <w:div w:id="615019475">
                  <w:marLeft w:val="640"/>
                  <w:marRight w:val="0"/>
                  <w:marTop w:val="0"/>
                  <w:marBottom w:val="0"/>
                  <w:divBdr>
                    <w:top w:val="none" w:sz="0" w:space="0" w:color="auto"/>
                    <w:left w:val="none" w:sz="0" w:space="0" w:color="auto"/>
                    <w:bottom w:val="none" w:sz="0" w:space="0" w:color="auto"/>
                    <w:right w:val="none" w:sz="0" w:space="0" w:color="auto"/>
                  </w:divBdr>
                </w:div>
                <w:div w:id="632951541">
                  <w:marLeft w:val="640"/>
                  <w:marRight w:val="0"/>
                  <w:marTop w:val="0"/>
                  <w:marBottom w:val="0"/>
                  <w:divBdr>
                    <w:top w:val="none" w:sz="0" w:space="0" w:color="auto"/>
                    <w:left w:val="none" w:sz="0" w:space="0" w:color="auto"/>
                    <w:bottom w:val="none" w:sz="0" w:space="0" w:color="auto"/>
                    <w:right w:val="none" w:sz="0" w:space="0" w:color="auto"/>
                  </w:divBdr>
                </w:div>
                <w:div w:id="656417463">
                  <w:marLeft w:val="640"/>
                  <w:marRight w:val="0"/>
                  <w:marTop w:val="0"/>
                  <w:marBottom w:val="0"/>
                  <w:divBdr>
                    <w:top w:val="none" w:sz="0" w:space="0" w:color="auto"/>
                    <w:left w:val="none" w:sz="0" w:space="0" w:color="auto"/>
                    <w:bottom w:val="none" w:sz="0" w:space="0" w:color="auto"/>
                    <w:right w:val="none" w:sz="0" w:space="0" w:color="auto"/>
                  </w:divBdr>
                </w:div>
                <w:div w:id="679236392">
                  <w:marLeft w:val="640"/>
                  <w:marRight w:val="0"/>
                  <w:marTop w:val="0"/>
                  <w:marBottom w:val="0"/>
                  <w:divBdr>
                    <w:top w:val="none" w:sz="0" w:space="0" w:color="auto"/>
                    <w:left w:val="none" w:sz="0" w:space="0" w:color="auto"/>
                    <w:bottom w:val="none" w:sz="0" w:space="0" w:color="auto"/>
                    <w:right w:val="none" w:sz="0" w:space="0" w:color="auto"/>
                  </w:divBdr>
                </w:div>
                <w:div w:id="690839905">
                  <w:marLeft w:val="640"/>
                  <w:marRight w:val="0"/>
                  <w:marTop w:val="0"/>
                  <w:marBottom w:val="0"/>
                  <w:divBdr>
                    <w:top w:val="none" w:sz="0" w:space="0" w:color="auto"/>
                    <w:left w:val="none" w:sz="0" w:space="0" w:color="auto"/>
                    <w:bottom w:val="none" w:sz="0" w:space="0" w:color="auto"/>
                    <w:right w:val="none" w:sz="0" w:space="0" w:color="auto"/>
                  </w:divBdr>
                </w:div>
                <w:div w:id="709377350">
                  <w:marLeft w:val="640"/>
                  <w:marRight w:val="0"/>
                  <w:marTop w:val="0"/>
                  <w:marBottom w:val="0"/>
                  <w:divBdr>
                    <w:top w:val="none" w:sz="0" w:space="0" w:color="auto"/>
                    <w:left w:val="none" w:sz="0" w:space="0" w:color="auto"/>
                    <w:bottom w:val="none" w:sz="0" w:space="0" w:color="auto"/>
                    <w:right w:val="none" w:sz="0" w:space="0" w:color="auto"/>
                  </w:divBdr>
                </w:div>
                <w:div w:id="740837390">
                  <w:marLeft w:val="640"/>
                  <w:marRight w:val="0"/>
                  <w:marTop w:val="0"/>
                  <w:marBottom w:val="0"/>
                  <w:divBdr>
                    <w:top w:val="none" w:sz="0" w:space="0" w:color="auto"/>
                    <w:left w:val="none" w:sz="0" w:space="0" w:color="auto"/>
                    <w:bottom w:val="none" w:sz="0" w:space="0" w:color="auto"/>
                    <w:right w:val="none" w:sz="0" w:space="0" w:color="auto"/>
                  </w:divBdr>
                </w:div>
                <w:div w:id="781458851">
                  <w:marLeft w:val="640"/>
                  <w:marRight w:val="0"/>
                  <w:marTop w:val="0"/>
                  <w:marBottom w:val="0"/>
                  <w:divBdr>
                    <w:top w:val="none" w:sz="0" w:space="0" w:color="auto"/>
                    <w:left w:val="none" w:sz="0" w:space="0" w:color="auto"/>
                    <w:bottom w:val="none" w:sz="0" w:space="0" w:color="auto"/>
                    <w:right w:val="none" w:sz="0" w:space="0" w:color="auto"/>
                  </w:divBdr>
                </w:div>
                <w:div w:id="893467943">
                  <w:marLeft w:val="640"/>
                  <w:marRight w:val="0"/>
                  <w:marTop w:val="0"/>
                  <w:marBottom w:val="0"/>
                  <w:divBdr>
                    <w:top w:val="none" w:sz="0" w:space="0" w:color="auto"/>
                    <w:left w:val="none" w:sz="0" w:space="0" w:color="auto"/>
                    <w:bottom w:val="none" w:sz="0" w:space="0" w:color="auto"/>
                    <w:right w:val="none" w:sz="0" w:space="0" w:color="auto"/>
                  </w:divBdr>
                </w:div>
                <w:div w:id="918488539">
                  <w:marLeft w:val="640"/>
                  <w:marRight w:val="0"/>
                  <w:marTop w:val="0"/>
                  <w:marBottom w:val="0"/>
                  <w:divBdr>
                    <w:top w:val="none" w:sz="0" w:space="0" w:color="auto"/>
                    <w:left w:val="none" w:sz="0" w:space="0" w:color="auto"/>
                    <w:bottom w:val="none" w:sz="0" w:space="0" w:color="auto"/>
                    <w:right w:val="none" w:sz="0" w:space="0" w:color="auto"/>
                  </w:divBdr>
                </w:div>
                <w:div w:id="922765185">
                  <w:marLeft w:val="640"/>
                  <w:marRight w:val="0"/>
                  <w:marTop w:val="0"/>
                  <w:marBottom w:val="0"/>
                  <w:divBdr>
                    <w:top w:val="none" w:sz="0" w:space="0" w:color="auto"/>
                    <w:left w:val="none" w:sz="0" w:space="0" w:color="auto"/>
                    <w:bottom w:val="none" w:sz="0" w:space="0" w:color="auto"/>
                    <w:right w:val="none" w:sz="0" w:space="0" w:color="auto"/>
                  </w:divBdr>
                </w:div>
                <w:div w:id="950939726">
                  <w:marLeft w:val="640"/>
                  <w:marRight w:val="0"/>
                  <w:marTop w:val="0"/>
                  <w:marBottom w:val="0"/>
                  <w:divBdr>
                    <w:top w:val="none" w:sz="0" w:space="0" w:color="auto"/>
                    <w:left w:val="none" w:sz="0" w:space="0" w:color="auto"/>
                    <w:bottom w:val="none" w:sz="0" w:space="0" w:color="auto"/>
                    <w:right w:val="none" w:sz="0" w:space="0" w:color="auto"/>
                  </w:divBdr>
                </w:div>
                <w:div w:id="970096481">
                  <w:marLeft w:val="640"/>
                  <w:marRight w:val="0"/>
                  <w:marTop w:val="0"/>
                  <w:marBottom w:val="0"/>
                  <w:divBdr>
                    <w:top w:val="none" w:sz="0" w:space="0" w:color="auto"/>
                    <w:left w:val="none" w:sz="0" w:space="0" w:color="auto"/>
                    <w:bottom w:val="none" w:sz="0" w:space="0" w:color="auto"/>
                    <w:right w:val="none" w:sz="0" w:space="0" w:color="auto"/>
                  </w:divBdr>
                </w:div>
                <w:div w:id="986587796">
                  <w:marLeft w:val="640"/>
                  <w:marRight w:val="0"/>
                  <w:marTop w:val="0"/>
                  <w:marBottom w:val="0"/>
                  <w:divBdr>
                    <w:top w:val="none" w:sz="0" w:space="0" w:color="auto"/>
                    <w:left w:val="none" w:sz="0" w:space="0" w:color="auto"/>
                    <w:bottom w:val="none" w:sz="0" w:space="0" w:color="auto"/>
                    <w:right w:val="none" w:sz="0" w:space="0" w:color="auto"/>
                  </w:divBdr>
                </w:div>
                <w:div w:id="1071661278">
                  <w:marLeft w:val="640"/>
                  <w:marRight w:val="0"/>
                  <w:marTop w:val="0"/>
                  <w:marBottom w:val="0"/>
                  <w:divBdr>
                    <w:top w:val="none" w:sz="0" w:space="0" w:color="auto"/>
                    <w:left w:val="none" w:sz="0" w:space="0" w:color="auto"/>
                    <w:bottom w:val="none" w:sz="0" w:space="0" w:color="auto"/>
                    <w:right w:val="none" w:sz="0" w:space="0" w:color="auto"/>
                  </w:divBdr>
                </w:div>
                <w:div w:id="1103115689">
                  <w:marLeft w:val="640"/>
                  <w:marRight w:val="0"/>
                  <w:marTop w:val="0"/>
                  <w:marBottom w:val="0"/>
                  <w:divBdr>
                    <w:top w:val="none" w:sz="0" w:space="0" w:color="auto"/>
                    <w:left w:val="none" w:sz="0" w:space="0" w:color="auto"/>
                    <w:bottom w:val="none" w:sz="0" w:space="0" w:color="auto"/>
                    <w:right w:val="none" w:sz="0" w:space="0" w:color="auto"/>
                  </w:divBdr>
                </w:div>
                <w:div w:id="1124150769">
                  <w:marLeft w:val="640"/>
                  <w:marRight w:val="0"/>
                  <w:marTop w:val="0"/>
                  <w:marBottom w:val="0"/>
                  <w:divBdr>
                    <w:top w:val="none" w:sz="0" w:space="0" w:color="auto"/>
                    <w:left w:val="none" w:sz="0" w:space="0" w:color="auto"/>
                    <w:bottom w:val="none" w:sz="0" w:space="0" w:color="auto"/>
                    <w:right w:val="none" w:sz="0" w:space="0" w:color="auto"/>
                  </w:divBdr>
                </w:div>
                <w:div w:id="1220745032">
                  <w:marLeft w:val="640"/>
                  <w:marRight w:val="0"/>
                  <w:marTop w:val="0"/>
                  <w:marBottom w:val="0"/>
                  <w:divBdr>
                    <w:top w:val="none" w:sz="0" w:space="0" w:color="auto"/>
                    <w:left w:val="none" w:sz="0" w:space="0" w:color="auto"/>
                    <w:bottom w:val="none" w:sz="0" w:space="0" w:color="auto"/>
                    <w:right w:val="none" w:sz="0" w:space="0" w:color="auto"/>
                  </w:divBdr>
                </w:div>
                <w:div w:id="1274750517">
                  <w:marLeft w:val="640"/>
                  <w:marRight w:val="0"/>
                  <w:marTop w:val="0"/>
                  <w:marBottom w:val="0"/>
                  <w:divBdr>
                    <w:top w:val="none" w:sz="0" w:space="0" w:color="auto"/>
                    <w:left w:val="none" w:sz="0" w:space="0" w:color="auto"/>
                    <w:bottom w:val="none" w:sz="0" w:space="0" w:color="auto"/>
                    <w:right w:val="none" w:sz="0" w:space="0" w:color="auto"/>
                  </w:divBdr>
                </w:div>
                <w:div w:id="1295983536">
                  <w:marLeft w:val="640"/>
                  <w:marRight w:val="0"/>
                  <w:marTop w:val="0"/>
                  <w:marBottom w:val="0"/>
                  <w:divBdr>
                    <w:top w:val="none" w:sz="0" w:space="0" w:color="auto"/>
                    <w:left w:val="none" w:sz="0" w:space="0" w:color="auto"/>
                    <w:bottom w:val="none" w:sz="0" w:space="0" w:color="auto"/>
                    <w:right w:val="none" w:sz="0" w:space="0" w:color="auto"/>
                  </w:divBdr>
                </w:div>
                <w:div w:id="1326587132">
                  <w:marLeft w:val="640"/>
                  <w:marRight w:val="0"/>
                  <w:marTop w:val="0"/>
                  <w:marBottom w:val="0"/>
                  <w:divBdr>
                    <w:top w:val="none" w:sz="0" w:space="0" w:color="auto"/>
                    <w:left w:val="none" w:sz="0" w:space="0" w:color="auto"/>
                    <w:bottom w:val="none" w:sz="0" w:space="0" w:color="auto"/>
                    <w:right w:val="none" w:sz="0" w:space="0" w:color="auto"/>
                  </w:divBdr>
                </w:div>
                <w:div w:id="1380855974">
                  <w:marLeft w:val="640"/>
                  <w:marRight w:val="0"/>
                  <w:marTop w:val="0"/>
                  <w:marBottom w:val="0"/>
                  <w:divBdr>
                    <w:top w:val="none" w:sz="0" w:space="0" w:color="auto"/>
                    <w:left w:val="none" w:sz="0" w:space="0" w:color="auto"/>
                    <w:bottom w:val="none" w:sz="0" w:space="0" w:color="auto"/>
                    <w:right w:val="none" w:sz="0" w:space="0" w:color="auto"/>
                  </w:divBdr>
                </w:div>
                <w:div w:id="1408185196">
                  <w:marLeft w:val="640"/>
                  <w:marRight w:val="0"/>
                  <w:marTop w:val="0"/>
                  <w:marBottom w:val="0"/>
                  <w:divBdr>
                    <w:top w:val="none" w:sz="0" w:space="0" w:color="auto"/>
                    <w:left w:val="none" w:sz="0" w:space="0" w:color="auto"/>
                    <w:bottom w:val="none" w:sz="0" w:space="0" w:color="auto"/>
                    <w:right w:val="none" w:sz="0" w:space="0" w:color="auto"/>
                  </w:divBdr>
                </w:div>
                <w:div w:id="1408264316">
                  <w:marLeft w:val="640"/>
                  <w:marRight w:val="0"/>
                  <w:marTop w:val="0"/>
                  <w:marBottom w:val="0"/>
                  <w:divBdr>
                    <w:top w:val="none" w:sz="0" w:space="0" w:color="auto"/>
                    <w:left w:val="none" w:sz="0" w:space="0" w:color="auto"/>
                    <w:bottom w:val="none" w:sz="0" w:space="0" w:color="auto"/>
                    <w:right w:val="none" w:sz="0" w:space="0" w:color="auto"/>
                  </w:divBdr>
                </w:div>
                <w:div w:id="1422683210">
                  <w:marLeft w:val="640"/>
                  <w:marRight w:val="0"/>
                  <w:marTop w:val="0"/>
                  <w:marBottom w:val="0"/>
                  <w:divBdr>
                    <w:top w:val="none" w:sz="0" w:space="0" w:color="auto"/>
                    <w:left w:val="none" w:sz="0" w:space="0" w:color="auto"/>
                    <w:bottom w:val="none" w:sz="0" w:space="0" w:color="auto"/>
                    <w:right w:val="none" w:sz="0" w:space="0" w:color="auto"/>
                  </w:divBdr>
                </w:div>
                <w:div w:id="1469276126">
                  <w:marLeft w:val="640"/>
                  <w:marRight w:val="0"/>
                  <w:marTop w:val="0"/>
                  <w:marBottom w:val="0"/>
                  <w:divBdr>
                    <w:top w:val="none" w:sz="0" w:space="0" w:color="auto"/>
                    <w:left w:val="none" w:sz="0" w:space="0" w:color="auto"/>
                    <w:bottom w:val="none" w:sz="0" w:space="0" w:color="auto"/>
                    <w:right w:val="none" w:sz="0" w:space="0" w:color="auto"/>
                  </w:divBdr>
                </w:div>
                <w:div w:id="1519351415">
                  <w:marLeft w:val="640"/>
                  <w:marRight w:val="0"/>
                  <w:marTop w:val="0"/>
                  <w:marBottom w:val="0"/>
                  <w:divBdr>
                    <w:top w:val="none" w:sz="0" w:space="0" w:color="auto"/>
                    <w:left w:val="none" w:sz="0" w:space="0" w:color="auto"/>
                    <w:bottom w:val="none" w:sz="0" w:space="0" w:color="auto"/>
                    <w:right w:val="none" w:sz="0" w:space="0" w:color="auto"/>
                  </w:divBdr>
                </w:div>
                <w:div w:id="1523784758">
                  <w:marLeft w:val="640"/>
                  <w:marRight w:val="0"/>
                  <w:marTop w:val="0"/>
                  <w:marBottom w:val="0"/>
                  <w:divBdr>
                    <w:top w:val="none" w:sz="0" w:space="0" w:color="auto"/>
                    <w:left w:val="none" w:sz="0" w:space="0" w:color="auto"/>
                    <w:bottom w:val="none" w:sz="0" w:space="0" w:color="auto"/>
                    <w:right w:val="none" w:sz="0" w:space="0" w:color="auto"/>
                  </w:divBdr>
                </w:div>
                <w:div w:id="1558584078">
                  <w:marLeft w:val="640"/>
                  <w:marRight w:val="0"/>
                  <w:marTop w:val="0"/>
                  <w:marBottom w:val="0"/>
                  <w:divBdr>
                    <w:top w:val="none" w:sz="0" w:space="0" w:color="auto"/>
                    <w:left w:val="none" w:sz="0" w:space="0" w:color="auto"/>
                    <w:bottom w:val="none" w:sz="0" w:space="0" w:color="auto"/>
                    <w:right w:val="none" w:sz="0" w:space="0" w:color="auto"/>
                  </w:divBdr>
                </w:div>
                <w:div w:id="1637904285">
                  <w:marLeft w:val="640"/>
                  <w:marRight w:val="0"/>
                  <w:marTop w:val="0"/>
                  <w:marBottom w:val="0"/>
                  <w:divBdr>
                    <w:top w:val="none" w:sz="0" w:space="0" w:color="auto"/>
                    <w:left w:val="none" w:sz="0" w:space="0" w:color="auto"/>
                    <w:bottom w:val="none" w:sz="0" w:space="0" w:color="auto"/>
                    <w:right w:val="none" w:sz="0" w:space="0" w:color="auto"/>
                  </w:divBdr>
                </w:div>
                <w:div w:id="1638072667">
                  <w:marLeft w:val="640"/>
                  <w:marRight w:val="0"/>
                  <w:marTop w:val="0"/>
                  <w:marBottom w:val="0"/>
                  <w:divBdr>
                    <w:top w:val="none" w:sz="0" w:space="0" w:color="auto"/>
                    <w:left w:val="none" w:sz="0" w:space="0" w:color="auto"/>
                    <w:bottom w:val="none" w:sz="0" w:space="0" w:color="auto"/>
                    <w:right w:val="none" w:sz="0" w:space="0" w:color="auto"/>
                  </w:divBdr>
                </w:div>
                <w:div w:id="1652635277">
                  <w:marLeft w:val="640"/>
                  <w:marRight w:val="0"/>
                  <w:marTop w:val="0"/>
                  <w:marBottom w:val="0"/>
                  <w:divBdr>
                    <w:top w:val="none" w:sz="0" w:space="0" w:color="auto"/>
                    <w:left w:val="none" w:sz="0" w:space="0" w:color="auto"/>
                    <w:bottom w:val="none" w:sz="0" w:space="0" w:color="auto"/>
                    <w:right w:val="none" w:sz="0" w:space="0" w:color="auto"/>
                  </w:divBdr>
                </w:div>
                <w:div w:id="1670478112">
                  <w:marLeft w:val="640"/>
                  <w:marRight w:val="0"/>
                  <w:marTop w:val="0"/>
                  <w:marBottom w:val="0"/>
                  <w:divBdr>
                    <w:top w:val="none" w:sz="0" w:space="0" w:color="auto"/>
                    <w:left w:val="none" w:sz="0" w:space="0" w:color="auto"/>
                    <w:bottom w:val="none" w:sz="0" w:space="0" w:color="auto"/>
                    <w:right w:val="none" w:sz="0" w:space="0" w:color="auto"/>
                  </w:divBdr>
                </w:div>
                <w:div w:id="1704210181">
                  <w:marLeft w:val="640"/>
                  <w:marRight w:val="0"/>
                  <w:marTop w:val="0"/>
                  <w:marBottom w:val="0"/>
                  <w:divBdr>
                    <w:top w:val="none" w:sz="0" w:space="0" w:color="auto"/>
                    <w:left w:val="none" w:sz="0" w:space="0" w:color="auto"/>
                    <w:bottom w:val="none" w:sz="0" w:space="0" w:color="auto"/>
                    <w:right w:val="none" w:sz="0" w:space="0" w:color="auto"/>
                  </w:divBdr>
                </w:div>
                <w:div w:id="1734038603">
                  <w:marLeft w:val="640"/>
                  <w:marRight w:val="0"/>
                  <w:marTop w:val="0"/>
                  <w:marBottom w:val="0"/>
                  <w:divBdr>
                    <w:top w:val="none" w:sz="0" w:space="0" w:color="auto"/>
                    <w:left w:val="none" w:sz="0" w:space="0" w:color="auto"/>
                    <w:bottom w:val="none" w:sz="0" w:space="0" w:color="auto"/>
                    <w:right w:val="none" w:sz="0" w:space="0" w:color="auto"/>
                  </w:divBdr>
                </w:div>
                <w:div w:id="1781103965">
                  <w:marLeft w:val="640"/>
                  <w:marRight w:val="0"/>
                  <w:marTop w:val="0"/>
                  <w:marBottom w:val="0"/>
                  <w:divBdr>
                    <w:top w:val="none" w:sz="0" w:space="0" w:color="auto"/>
                    <w:left w:val="none" w:sz="0" w:space="0" w:color="auto"/>
                    <w:bottom w:val="none" w:sz="0" w:space="0" w:color="auto"/>
                    <w:right w:val="none" w:sz="0" w:space="0" w:color="auto"/>
                  </w:divBdr>
                </w:div>
                <w:div w:id="1816754654">
                  <w:marLeft w:val="640"/>
                  <w:marRight w:val="0"/>
                  <w:marTop w:val="0"/>
                  <w:marBottom w:val="0"/>
                  <w:divBdr>
                    <w:top w:val="none" w:sz="0" w:space="0" w:color="auto"/>
                    <w:left w:val="none" w:sz="0" w:space="0" w:color="auto"/>
                    <w:bottom w:val="none" w:sz="0" w:space="0" w:color="auto"/>
                    <w:right w:val="none" w:sz="0" w:space="0" w:color="auto"/>
                  </w:divBdr>
                </w:div>
                <w:div w:id="1834250802">
                  <w:marLeft w:val="640"/>
                  <w:marRight w:val="0"/>
                  <w:marTop w:val="0"/>
                  <w:marBottom w:val="0"/>
                  <w:divBdr>
                    <w:top w:val="none" w:sz="0" w:space="0" w:color="auto"/>
                    <w:left w:val="none" w:sz="0" w:space="0" w:color="auto"/>
                    <w:bottom w:val="none" w:sz="0" w:space="0" w:color="auto"/>
                    <w:right w:val="none" w:sz="0" w:space="0" w:color="auto"/>
                  </w:divBdr>
                </w:div>
                <w:div w:id="1842041709">
                  <w:marLeft w:val="640"/>
                  <w:marRight w:val="0"/>
                  <w:marTop w:val="0"/>
                  <w:marBottom w:val="0"/>
                  <w:divBdr>
                    <w:top w:val="none" w:sz="0" w:space="0" w:color="auto"/>
                    <w:left w:val="none" w:sz="0" w:space="0" w:color="auto"/>
                    <w:bottom w:val="none" w:sz="0" w:space="0" w:color="auto"/>
                    <w:right w:val="none" w:sz="0" w:space="0" w:color="auto"/>
                  </w:divBdr>
                </w:div>
                <w:div w:id="1920476404">
                  <w:marLeft w:val="640"/>
                  <w:marRight w:val="0"/>
                  <w:marTop w:val="0"/>
                  <w:marBottom w:val="0"/>
                  <w:divBdr>
                    <w:top w:val="none" w:sz="0" w:space="0" w:color="auto"/>
                    <w:left w:val="none" w:sz="0" w:space="0" w:color="auto"/>
                    <w:bottom w:val="none" w:sz="0" w:space="0" w:color="auto"/>
                    <w:right w:val="none" w:sz="0" w:space="0" w:color="auto"/>
                  </w:divBdr>
                </w:div>
                <w:div w:id="1960069725">
                  <w:marLeft w:val="640"/>
                  <w:marRight w:val="0"/>
                  <w:marTop w:val="0"/>
                  <w:marBottom w:val="0"/>
                  <w:divBdr>
                    <w:top w:val="none" w:sz="0" w:space="0" w:color="auto"/>
                    <w:left w:val="none" w:sz="0" w:space="0" w:color="auto"/>
                    <w:bottom w:val="none" w:sz="0" w:space="0" w:color="auto"/>
                    <w:right w:val="none" w:sz="0" w:space="0" w:color="auto"/>
                  </w:divBdr>
                </w:div>
                <w:div w:id="1967198383">
                  <w:marLeft w:val="640"/>
                  <w:marRight w:val="0"/>
                  <w:marTop w:val="0"/>
                  <w:marBottom w:val="0"/>
                  <w:divBdr>
                    <w:top w:val="none" w:sz="0" w:space="0" w:color="auto"/>
                    <w:left w:val="none" w:sz="0" w:space="0" w:color="auto"/>
                    <w:bottom w:val="none" w:sz="0" w:space="0" w:color="auto"/>
                    <w:right w:val="none" w:sz="0" w:space="0" w:color="auto"/>
                  </w:divBdr>
                </w:div>
                <w:div w:id="1982464471">
                  <w:marLeft w:val="640"/>
                  <w:marRight w:val="0"/>
                  <w:marTop w:val="0"/>
                  <w:marBottom w:val="0"/>
                  <w:divBdr>
                    <w:top w:val="none" w:sz="0" w:space="0" w:color="auto"/>
                    <w:left w:val="none" w:sz="0" w:space="0" w:color="auto"/>
                    <w:bottom w:val="none" w:sz="0" w:space="0" w:color="auto"/>
                    <w:right w:val="none" w:sz="0" w:space="0" w:color="auto"/>
                  </w:divBdr>
                </w:div>
                <w:div w:id="2051295238">
                  <w:marLeft w:val="640"/>
                  <w:marRight w:val="0"/>
                  <w:marTop w:val="0"/>
                  <w:marBottom w:val="0"/>
                  <w:divBdr>
                    <w:top w:val="none" w:sz="0" w:space="0" w:color="auto"/>
                    <w:left w:val="none" w:sz="0" w:space="0" w:color="auto"/>
                    <w:bottom w:val="none" w:sz="0" w:space="0" w:color="auto"/>
                    <w:right w:val="none" w:sz="0" w:space="0" w:color="auto"/>
                  </w:divBdr>
                </w:div>
                <w:div w:id="2070766177">
                  <w:marLeft w:val="640"/>
                  <w:marRight w:val="0"/>
                  <w:marTop w:val="0"/>
                  <w:marBottom w:val="0"/>
                  <w:divBdr>
                    <w:top w:val="none" w:sz="0" w:space="0" w:color="auto"/>
                    <w:left w:val="none" w:sz="0" w:space="0" w:color="auto"/>
                    <w:bottom w:val="none" w:sz="0" w:space="0" w:color="auto"/>
                    <w:right w:val="none" w:sz="0" w:space="0" w:color="auto"/>
                  </w:divBdr>
                </w:div>
                <w:div w:id="2076974854">
                  <w:marLeft w:val="640"/>
                  <w:marRight w:val="0"/>
                  <w:marTop w:val="0"/>
                  <w:marBottom w:val="0"/>
                  <w:divBdr>
                    <w:top w:val="none" w:sz="0" w:space="0" w:color="auto"/>
                    <w:left w:val="none" w:sz="0" w:space="0" w:color="auto"/>
                    <w:bottom w:val="none" w:sz="0" w:space="0" w:color="auto"/>
                    <w:right w:val="none" w:sz="0" w:space="0" w:color="auto"/>
                  </w:divBdr>
                </w:div>
                <w:div w:id="2080712412">
                  <w:marLeft w:val="640"/>
                  <w:marRight w:val="0"/>
                  <w:marTop w:val="0"/>
                  <w:marBottom w:val="0"/>
                  <w:divBdr>
                    <w:top w:val="none" w:sz="0" w:space="0" w:color="auto"/>
                    <w:left w:val="none" w:sz="0" w:space="0" w:color="auto"/>
                    <w:bottom w:val="none" w:sz="0" w:space="0" w:color="auto"/>
                    <w:right w:val="none" w:sz="0" w:space="0" w:color="auto"/>
                  </w:divBdr>
                </w:div>
                <w:div w:id="2084788791">
                  <w:marLeft w:val="640"/>
                  <w:marRight w:val="0"/>
                  <w:marTop w:val="0"/>
                  <w:marBottom w:val="0"/>
                  <w:divBdr>
                    <w:top w:val="none" w:sz="0" w:space="0" w:color="auto"/>
                    <w:left w:val="none" w:sz="0" w:space="0" w:color="auto"/>
                    <w:bottom w:val="none" w:sz="0" w:space="0" w:color="auto"/>
                    <w:right w:val="none" w:sz="0" w:space="0" w:color="auto"/>
                  </w:divBdr>
                </w:div>
                <w:div w:id="2123768775">
                  <w:marLeft w:val="640"/>
                  <w:marRight w:val="0"/>
                  <w:marTop w:val="0"/>
                  <w:marBottom w:val="0"/>
                  <w:divBdr>
                    <w:top w:val="none" w:sz="0" w:space="0" w:color="auto"/>
                    <w:left w:val="none" w:sz="0" w:space="0" w:color="auto"/>
                    <w:bottom w:val="none" w:sz="0" w:space="0" w:color="auto"/>
                    <w:right w:val="none" w:sz="0" w:space="0" w:color="auto"/>
                  </w:divBdr>
                </w:div>
                <w:div w:id="2125541187">
                  <w:marLeft w:val="640"/>
                  <w:marRight w:val="0"/>
                  <w:marTop w:val="0"/>
                  <w:marBottom w:val="0"/>
                  <w:divBdr>
                    <w:top w:val="none" w:sz="0" w:space="0" w:color="auto"/>
                    <w:left w:val="none" w:sz="0" w:space="0" w:color="auto"/>
                    <w:bottom w:val="none" w:sz="0" w:space="0" w:color="auto"/>
                    <w:right w:val="none" w:sz="0" w:space="0" w:color="auto"/>
                  </w:divBdr>
                </w:div>
              </w:divsChild>
            </w:div>
            <w:div w:id="324743026">
              <w:marLeft w:val="0"/>
              <w:marRight w:val="0"/>
              <w:marTop w:val="0"/>
              <w:marBottom w:val="0"/>
              <w:divBdr>
                <w:top w:val="none" w:sz="0" w:space="0" w:color="auto"/>
                <w:left w:val="none" w:sz="0" w:space="0" w:color="auto"/>
                <w:bottom w:val="none" w:sz="0" w:space="0" w:color="auto"/>
                <w:right w:val="none" w:sz="0" w:space="0" w:color="auto"/>
              </w:divBdr>
              <w:divsChild>
                <w:div w:id="5403014">
                  <w:marLeft w:val="640"/>
                  <w:marRight w:val="0"/>
                  <w:marTop w:val="0"/>
                  <w:marBottom w:val="0"/>
                  <w:divBdr>
                    <w:top w:val="none" w:sz="0" w:space="0" w:color="auto"/>
                    <w:left w:val="none" w:sz="0" w:space="0" w:color="auto"/>
                    <w:bottom w:val="none" w:sz="0" w:space="0" w:color="auto"/>
                    <w:right w:val="none" w:sz="0" w:space="0" w:color="auto"/>
                  </w:divBdr>
                </w:div>
                <w:div w:id="24598564">
                  <w:marLeft w:val="640"/>
                  <w:marRight w:val="0"/>
                  <w:marTop w:val="0"/>
                  <w:marBottom w:val="0"/>
                  <w:divBdr>
                    <w:top w:val="none" w:sz="0" w:space="0" w:color="auto"/>
                    <w:left w:val="none" w:sz="0" w:space="0" w:color="auto"/>
                    <w:bottom w:val="none" w:sz="0" w:space="0" w:color="auto"/>
                    <w:right w:val="none" w:sz="0" w:space="0" w:color="auto"/>
                  </w:divBdr>
                </w:div>
                <w:div w:id="33819789">
                  <w:marLeft w:val="640"/>
                  <w:marRight w:val="0"/>
                  <w:marTop w:val="0"/>
                  <w:marBottom w:val="0"/>
                  <w:divBdr>
                    <w:top w:val="none" w:sz="0" w:space="0" w:color="auto"/>
                    <w:left w:val="none" w:sz="0" w:space="0" w:color="auto"/>
                    <w:bottom w:val="none" w:sz="0" w:space="0" w:color="auto"/>
                    <w:right w:val="none" w:sz="0" w:space="0" w:color="auto"/>
                  </w:divBdr>
                </w:div>
                <w:div w:id="55324744">
                  <w:marLeft w:val="640"/>
                  <w:marRight w:val="0"/>
                  <w:marTop w:val="0"/>
                  <w:marBottom w:val="0"/>
                  <w:divBdr>
                    <w:top w:val="none" w:sz="0" w:space="0" w:color="auto"/>
                    <w:left w:val="none" w:sz="0" w:space="0" w:color="auto"/>
                    <w:bottom w:val="none" w:sz="0" w:space="0" w:color="auto"/>
                    <w:right w:val="none" w:sz="0" w:space="0" w:color="auto"/>
                  </w:divBdr>
                </w:div>
                <w:div w:id="77290409">
                  <w:marLeft w:val="640"/>
                  <w:marRight w:val="0"/>
                  <w:marTop w:val="0"/>
                  <w:marBottom w:val="0"/>
                  <w:divBdr>
                    <w:top w:val="none" w:sz="0" w:space="0" w:color="auto"/>
                    <w:left w:val="none" w:sz="0" w:space="0" w:color="auto"/>
                    <w:bottom w:val="none" w:sz="0" w:space="0" w:color="auto"/>
                    <w:right w:val="none" w:sz="0" w:space="0" w:color="auto"/>
                  </w:divBdr>
                </w:div>
                <w:div w:id="85156912">
                  <w:marLeft w:val="640"/>
                  <w:marRight w:val="0"/>
                  <w:marTop w:val="0"/>
                  <w:marBottom w:val="0"/>
                  <w:divBdr>
                    <w:top w:val="none" w:sz="0" w:space="0" w:color="auto"/>
                    <w:left w:val="none" w:sz="0" w:space="0" w:color="auto"/>
                    <w:bottom w:val="none" w:sz="0" w:space="0" w:color="auto"/>
                    <w:right w:val="none" w:sz="0" w:space="0" w:color="auto"/>
                  </w:divBdr>
                </w:div>
                <w:div w:id="149517599">
                  <w:marLeft w:val="640"/>
                  <w:marRight w:val="0"/>
                  <w:marTop w:val="0"/>
                  <w:marBottom w:val="0"/>
                  <w:divBdr>
                    <w:top w:val="none" w:sz="0" w:space="0" w:color="auto"/>
                    <w:left w:val="none" w:sz="0" w:space="0" w:color="auto"/>
                    <w:bottom w:val="none" w:sz="0" w:space="0" w:color="auto"/>
                    <w:right w:val="none" w:sz="0" w:space="0" w:color="auto"/>
                  </w:divBdr>
                </w:div>
                <w:div w:id="197207032">
                  <w:marLeft w:val="640"/>
                  <w:marRight w:val="0"/>
                  <w:marTop w:val="0"/>
                  <w:marBottom w:val="0"/>
                  <w:divBdr>
                    <w:top w:val="none" w:sz="0" w:space="0" w:color="auto"/>
                    <w:left w:val="none" w:sz="0" w:space="0" w:color="auto"/>
                    <w:bottom w:val="none" w:sz="0" w:space="0" w:color="auto"/>
                    <w:right w:val="none" w:sz="0" w:space="0" w:color="auto"/>
                  </w:divBdr>
                </w:div>
                <w:div w:id="205026095">
                  <w:marLeft w:val="640"/>
                  <w:marRight w:val="0"/>
                  <w:marTop w:val="0"/>
                  <w:marBottom w:val="0"/>
                  <w:divBdr>
                    <w:top w:val="none" w:sz="0" w:space="0" w:color="auto"/>
                    <w:left w:val="none" w:sz="0" w:space="0" w:color="auto"/>
                    <w:bottom w:val="none" w:sz="0" w:space="0" w:color="auto"/>
                    <w:right w:val="none" w:sz="0" w:space="0" w:color="auto"/>
                  </w:divBdr>
                </w:div>
                <w:div w:id="237372966">
                  <w:marLeft w:val="640"/>
                  <w:marRight w:val="0"/>
                  <w:marTop w:val="0"/>
                  <w:marBottom w:val="0"/>
                  <w:divBdr>
                    <w:top w:val="none" w:sz="0" w:space="0" w:color="auto"/>
                    <w:left w:val="none" w:sz="0" w:space="0" w:color="auto"/>
                    <w:bottom w:val="none" w:sz="0" w:space="0" w:color="auto"/>
                    <w:right w:val="none" w:sz="0" w:space="0" w:color="auto"/>
                  </w:divBdr>
                </w:div>
                <w:div w:id="262148613">
                  <w:marLeft w:val="640"/>
                  <w:marRight w:val="0"/>
                  <w:marTop w:val="0"/>
                  <w:marBottom w:val="0"/>
                  <w:divBdr>
                    <w:top w:val="none" w:sz="0" w:space="0" w:color="auto"/>
                    <w:left w:val="none" w:sz="0" w:space="0" w:color="auto"/>
                    <w:bottom w:val="none" w:sz="0" w:space="0" w:color="auto"/>
                    <w:right w:val="none" w:sz="0" w:space="0" w:color="auto"/>
                  </w:divBdr>
                </w:div>
                <w:div w:id="381255324">
                  <w:marLeft w:val="640"/>
                  <w:marRight w:val="0"/>
                  <w:marTop w:val="0"/>
                  <w:marBottom w:val="0"/>
                  <w:divBdr>
                    <w:top w:val="none" w:sz="0" w:space="0" w:color="auto"/>
                    <w:left w:val="none" w:sz="0" w:space="0" w:color="auto"/>
                    <w:bottom w:val="none" w:sz="0" w:space="0" w:color="auto"/>
                    <w:right w:val="none" w:sz="0" w:space="0" w:color="auto"/>
                  </w:divBdr>
                </w:div>
                <w:div w:id="432743346">
                  <w:marLeft w:val="640"/>
                  <w:marRight w:val="0"/>
                  <w:marTop w:val="0"/>
                  <w:marBottom w:val="0"/>
                  <w:divBdr>
                    <w:top w:val="none" w:sz="0" w:space="0" w:color="auto"/>
                    <w:left w:val="none" w:sz="0" w:space="0" w:color="auto"/>
                    <w:bottom w:val="none" w:sz="0" w:space="0" w:color="auto"/>
                    <w:right w:val="none" w:sz="0" w:space="0" w:color="auto"/>
                  </w:divBdr>
                </w:div>
                <w:div w:id="520895297">
                  <w:marLeft w:val="640"/>
                  <w:marRight w:val="0"/>
                  <w:marTop w:val="0"/>
                  <w:marBottom w:val="0"/>
                  <w:divBdr>
                    <w:top w:val="none" w:sz="0" w:space="0" w:color="auto"/>
                    <w:left w:val="none" w:sz="0" w:space="0" w:color="auto"/>
                    <w:bottom w:val="none" w:sz="0" w:space="0" w:color="auto"/>
                    <w:right w:val="none" w:sz="0" w:space="0" w:color="auto"/>
                  </w:divBdr>
                </w:div>
                <w:div w:id="531769527">
                  <w:marLeft w:val="640"/>
                  <w:marRight w:val="0"/>
                  <w:marTop w:val="0"/>
                  <w:marBottom w:val="0"/>
                  <w:divBdr>
                    <w:top w:val="none" w:sz="0" w:space="0" w:color="auto"/>
                    <w:left w:val="none" w:sz="0" w:space="0" w:color="auto"/>
                    <w:bottom w:val="none" w:sz="0" w:space="0" w:color="auto"/>
                    <w:right w:val="none" w:sz="0" w:space="0" w:color="auto"/>
                  </w:divBdr>
                </w:div>
                <w:div w:id="576866181">
                  <w:marLeft w:val="640"/>
                  <w:marRight w:val="0"/>
                  <w:marTop w:val="0"/>
                  <w:marBottom w:val="0"/>
                  <w:divBdr>
                    <w:top w:val="none" w:sz="0" w:space="0" w:color="auto"/>
                    <w:left w:val="none" w:sz="0" w:space="0" w:color="auto"/>
                    <w:bottom w:val="none" w:sz="0" w:space="0" w:color="auto"/>
                    <w:right w:val="none" w:sz="0" w:space="0" w:color="auto"/>
                  </w:divBdr>
                </w:div>
                <w:div w:id="578367765">
                  <w:marLeft w:val="640"/>
                  <w:marRight w:val="0"/>
                  <w:marTop w:val="0"/>
                  <w:marBottom w:val="0"/>
                  <w:divBdr>
                    <w:top w:val="none" w:sz="0" w:space="0" w:color="auto"/>
                    <w:left w:val="none" w:sz="0" w:space="0" w:color="auto"/>
                    <w:bottom w:val="none" w:sz="0" w:space="0" w:color="auto"/>
                    <w:right w:val="none" w:sz="0" w:space="0" w:color="auto"/>
                  </w:divBdr>
                </w:div>
                <w:div w:id="671906924">
                  <w:marLeft w:val="640"/>
                  <w:marRight w:val="0"/>
                  <w:marTop w:val="0"/>
                  <w:marBottom w:val="0"/>
                  <w:divBdr>
                    <w:top w:val="none" w:sz="0" w:space="0" w:color="auto"/>
                    <w:left w:val="none" w:sz="0" w:space="0" w:color="auto"/>
                    <w:bottom w:val="none" w:sz="0" w:space="0" w:color="auto"/>
                    <w:right w:val="none" w:sz="0" w:space="0" w:color="auto"/>
                  </w:divBdr>
                </w:div>
                <w:div w:id="677123646">
                  <w:marLeft w:val="640"/>
                  <w:marRight w:val="0"/>
                  <w:marTop w:val="0"/>
                  <w:marBottom w:val="0"/>
                  <w:divBdr>
                    <w:top w:val="none" w:sz="0" w:space="0" w:color="auto"/>
                    <w:left w:val="none" w:sz="0" w:space="0" w:color="auto"/>
                    <w:bottom w:val="none" w:sz="0" w:space="0" w:color="auto"/>
                    <w:right w:val="none" w:sz="0" w:space="0" w:color="auto"/>
                  </w:divBdr>
                </w:div>
                <w:div w:id="691150448">
                  <w:marLeft w:val="640"/>
                  <w:marRight w:val="0"/>
                  <w:marTop w:val="0"/>
                  <w:marBottom w:val="0"/>
                  <w:divBdr>
                    <w:top w:val="none" w:sz="0" w:space="0" w:color="auto"/>
                    <w:left w:val="none" w:sz="0" w:space="0" w:color="auto"/>
                    <w:bottom w:val="none" w:sz="0" w:space="0" w:color="auto"/>
                    <w:right w:val="none" w:sz="0" w:space="0" w:color="auto"/>
                  </w:divBdr>
                </w:div>
                <w:div w:id="861744501">
                  <w:marLeft w:val="640"/>
                  <w:marRight w:val="0"/>
                  <w:marTop w:val="0"/>
                  <w:marBottom w:val="0"/>
                  <w:divBdr>
                    <w:top w:val="none" w:sz="0" w:space="0" w:color="auto"/>
                    <w:left w:val="none" w:sz="0" w:space="0" w:color="auto"/>
                    <w:bottom w:val="none" w:sz="0" w:space="0" w:color="auto"/>
                    <w:right w:val="none" w:sz="0" w:space="0" w:color="auto"/>
                  </w:divBdr>
                </w:div>
                <w:div w:id="922490323">
                  <w:marLeft w:val="640"/>
                  <w:marRight w:val="0"/>
                  <w:marTop w:val="0"/>
                  <w:marBottom w:val="0"/>
                  <w:divBdr>
                    <w:top w:val="none" w:sz="0" w:space="0" w:color="auto"/>
                    <w:left w:val="none" w:sz="0" w:space="0" w:color="auto"/>
                    <w:bottom w:val="none" w:sz="0" w:space="0" w:color="auto"/>
                    <w:right w:val="none" w:sz="0" w:space="0" w:color="auto"/>
                  </w:divBdr>
                </w:div>
                <w:div w:id="973289938">
                  <w:marLeft w:val="640"/>
                  <w:marRight w:val="0"/>
                  <w:marTop w:val="0"/>
                  <w:marBottom w:val="0"/>
                  <w:divBdr>
                    <w:top w:val="none" w:sz="0" w:space="0" w:color="auto"/>
                    <w:left w:val="none" w:sz="0" w:space="0" w:color="auto"/>
                    <w:bottom w:val="none" w:sz="0" w:space="0" w:color="auto"/>
                    <w:right w:val="none" w:sz="0" w:space="0" w:color="auto"/>
                  </w:divBdr>
                </w:div>
                <w:div w:id="995035537">
                  <w:marLeft w:val="640"/>
                  <w:marRight w:val="0"/>
                  <w:marTop w:val="0"/>
                  <w:marBottom w:val="0"/>
                  <w:divBdr>
                    <w:top w:val="none" w:sz="0" w:space="0" w:color="auto"/>
                    <w:left w:val="none" w:sz="0" w:space="0" w:color="auto"/>
                    <w:bottom w:val="none" w:sz="0" w:space="0" w:color="auto"/>
                    <w:right w:val="none" w:sz="0" w:space="0" w:color="auto"/>
                  </w:divBdr>
                </w:div>
                <w:div w:id="1118454617">
                  <w:marLeft w:val="640"/>
                  <w:marRight w:val="0"/>
                  <w:marTop w:val="0"/>
                  <w:marBottom w:val="0"/>
                  <w:divBdr>
                    <w:top w:val="none" w:sz="0" w:space="0" w:color="auto"/>
                    <w:left w:val="none" w:sz="0" w:space="0" w:color="auto"/>
                    <w:bottom w:val="none" w:sz="0" w:space="0" w:color="auto"/>
                    <w:right w:val="none" w:sz="0" w:space="0" w:color="auto"/>
                  </w:divBdr>
                </w:div>
                <w:div w:id="1133445407">
                  <w:marLeft w:val="640"/>
                  <w:marRight w:val="0"/>
                  <w:marTop w:val="0"/>
                  <w:marBottom w:val="0"/>
                  <w:divBdr>
                    <w:top w:val="none" w:sz="0" w:space="0" w:color="auto"/>
                    <w:left w:val="none" w:sz="0" w:space="0" w:color="auto"/>
                    <w:bottom w:val="none" w:sz="0" w:space="0" w:color="auto"/>
                    <w:right w:val="none" w:sz="0" w:space="0" w:color="auto"/>
                  </w:divBdr>
                </w:div>
                <w:div w:id="1183982693">
                  <w:marLeft w:val="640"/>
                  <w:marRight w:val="0"/>
                  <w:marTop w:val="0"/>
                  <w:marBottom w:val="0"/>
                  <w:divBdr>
                    <w:top w:val="none" w:sz="0" w:space="0" w:color="auto"/>
                    <w:left w:val="none" w:sz="0" w:space="0" w:color="auto"/>
                    <w:bottom w:val="none" w:sz="0" w:space="0" w:color="auto"/>
                    <w:right w:val="none" w:sz="0" w:space="0" w:color="auto"/>
                  </w:divBdr>
                </w:div>
                <w:div w:id="1188444540">
                  <w:marLeft w:val="640"/>
                  <w:marRight w:val="0"/>
                  <w:marTop w:val="0"/>
                  <w:marBottom w:val="0"/>
                  <w:divBdr>
                    <w:top w:val="none" w:sz="0" w:space="0" w:color="auto"/>
                    <w:left w:val="none" w:sz="0" w:space="0" w:color="auto"/>
                    <w:bottom w:val="none" w:sz="0" w:space="0" w:color="auto"/>
                    <w:right w:val="none" w:sz="0" w:space="0" w:color="auto"/>
                  </w:divBdr>
                </w:div>
                <w:div w:id="1245413337">
                  <w:marLeft w:val="640"/>
                  <w:marRight w:val="0"/>
                  <w:marTop w:val="0"/>
                  <w:marBottom w:val="0"/>
                  <w:divBdr>
                    <w:top w:val="none" w:sz="0" w:space="0" w:color="auto"/>
                    <w:left w:val="none" w:sz="0" w:space="0" w:color="auto"/>
                    <w:bottom w:val="none" w:sz="0" w:space="0" w:color="auto"/>
                    <w:right w:val="none" w:sz="0" w:space="0" w:color="auto"/>
                  </w:divBdr>
                </w:div>
                <w:div w:id="1265501747">
                  <w:marLeft w:val="640"/>
                  <w:marRight w:val="0"/>
                  <w:marTop w:val="0"/>
                  <w:marBottom w:val="0"/>
                  <w:divBdr>
                    <w:top w:val="none" w:sz="0" w:space="0" w:color="auto"/>
                    <w:left w:val="none" w:sz="0" w:space="0" w:color="auto"/>
                    <w:bottom w:val="none" w:sz="0" w:space="0" w:color="auto"/>
                    <w:right w:val="none" w:sz="0" w:space="0" w:color="auto"/>
                  </w:divBdr>
                </w:div>
                <w:div w:id="1305039639">
                  <w:marLeft w:val="640"/>
                  <w:marRight w:val="0"/>
                  <w:marTop w:val="0"/>
                  <w:marBottom w:val="0"/>
                  <w:divBdr>
                    <w:top w:val="none" w:sz="0" w:space="0" w:color="auto"/>
                    <w:left w:val="none" w:sz="0" w:space="0" w:color="auto"/>
                    <w:bottom w:val="none" w:sz="0" w:space="0" w:color="auto"/>
                    <w:right w:val="none" w:sz="0" w:space="0" w:color="auto"/>
                  </w:divBdr>
                </w:div>
                <w:div w:id="1373381386">
                  <w:marLeft w:val="640"/>
                  <w:marRight w:val="0"/>
                  <w:marTop w:val="0"/>
                  <w:marBottom w:val="0"/>
                  <w:divBdr>
                    <w:top w:val="none" w:sz="0" w:space="0" w:color="auto"/>
                    <w:left w:val="none" w:sz="0" w:space="0" w:color="auto"/>
                    <w:bottom w:val="none" w:sz="0" w:space="0" w:color="auto"/>
                    <w:right w:val="none" w:sz="0" w:space="0" w:color="auto"/>
                  </w:divBdr>
                </w:div>
                <w:div w:id="1406805021">
                  <w:marLeft w:val="640"/>
                  <w:marRight w:val="0"/>
                  <w:marTop w:val="0"/>
                  <w:marBottom w:val="0"/>
                  <w:divBdr>
                    <w:top w:val="none" w:sz="0" w:space="0" w:color="auto"/>
                    <w:left w:val="none" w:sz="0" w:space="0" w:color="auto"/>
                    <w:bottom w:val="none" w:sz="0" w:space="0" w:color="auto"/>
                    <w:right w:val="none" w:sz="0" w:space="0" w:color="auto"/>
                  </w:divBdr>
                </w:div>
                <w:div w:id="1445879771">
                  <w:marLeft w:val="640"/>
                  <w:marRight w:val="0"/>
                  <w:marTop w:val="0"/>
                  <w:marBottom w:val="0"/>
                  <w:divBdr>
                    <w:top w:val="none" w:sz="0" w:space="0" w:color="auto"/>
                    <w:left w:val="none" w:sz="0" w:space="0" w:color="auto"/>
                    <w:bottom w:val="none" w:sz="0" w:space="0" w:color="auto"/>
                    <w:right w:val="none" w:sz="0" w:space="0" w:color="auto"/>
                  </w:divBdr>
                </w:div>
                <w:div w:id="1446266692">
                  <w:marLeft w:val="640"/>
                  <w:marRight w:val="0"/>
                  <w:marTop w:val="0"/>
                  <w:marBottom w:val="0"/>
                  <w:divBdr>
                    <w:top w:val="none" w:sz="0" w:space="0" w:color="auto"/>
                    <w:left w:val="none" w:sz="0" w:space="0" w:color="auto"/>
                    <w:bottom w:val="none" w:sz="0" w:space="0" w:color="auto"/>
                    <w:right w:val="none" w:sz="0" w:space="0" w:color="auto"/>
                  </w:divBdr>
                </w:div>
                <w:div w:id="1465192954">
                  <w:marLeft w:val="640"/>
                  <w:marRight w:val="0"/>
                  <w:marTop w:val="0"/>
                  <w:marBottom w:val="0"/>
                  <w:divBdr>
                    <w:top w:val="none" w:sz="0" w:space="0" w:color="auto"/>
                    <w:left w:val="none" w:sz="0" w:space="0" w:color="auto"/>
                    <w:bottom w:val="none" w:sz="0" w:space="0" w:color="auto"/>
                    <w:right w:val="none" w:sz="0" w:space="0" w:color="auto"/>
                  </w:divBdr>
                </w:div>
                <w:div w:id="1495999024">
                  <w:marLeft w:val="640"/>
                  <w:marRight w:val="0"/>
                  <w:marTop w:val="0"/>
                  <w:marBottom w:val="0"/>
                  <w:divBdr>
                    <w:top w:val="none" w:sz="0" w:space="0" w:color="auto"/>
                    <w:left w:val="none" w:sz="0" w:space="0" w:color="auto"/>
                    <w:bottom w:val="none" w:sz="0" w:space="0" w:color="auto"/>
                    <w:right w:val="none" w:sz="0" w:space="0" w:color="auto"/>
                  </w:divBdr>
                </w:div>
                <w:div w:id="1500734698">
                  <w:marLeft w:val="640"/>
                  <w:marRight w:val="0"/>
                  <w:marTop w:val="0"/>
                  <w:marBottom w:val="0"/>
                  <w:divBdr>
                    <w:top w:val="none" w:sz="0" w:space="0" w:color="auto"/>
                    <w:left w:val="none" w:sz="0" w:space="0" w:color="auto"/>
                    <w:bottom w:val="none" w:sz="0" w:space="0" w:color="auto"/>
                    <w:right w:val="none" w:sz="0" w:space="0" w:color="auto"/>
                  </w:divBdr>
                </w:div>
                <w:div w:id="1502811814">
                  <w:marLeft w:val="640"/>
                  <w:marRight w:val="0"/>
                  <w:marTop w:val="0"/>
                  <w:marBottom w:val="0"/>
                  <w:divBdr>
                    <w:top w:val="none" w:sz="0" w:space="0" w:color="auto"/>
                    <w:left w:val="none" w:sz="0" w:space="0" w:color="auto"/>
                    <w:bottom w:val="none" w:sz="0" w:space="0" w:color="auto"/>
                    <w:right w:val="none" w:sz="0" w:space="0" w:color="auto"/>
                  </w:divBdr>
                </w:div>
                <w:div w:id="1502967411">
                  <w:marLeft w:val="640"/>
                  <w:marRight w:val="0"/>
                  <w:marTop w:val="0"/>
                  <w:marBottom w:val="0"/>
                  <w:divBdr>
                    <w:top w:val="none" w:sz="0" w:space="0" w:color="auto"/>
                    <w:left w:val="none" w:sz="0" w:space="0" w:color="auto"/>
                    <w:bottom w:val="none" w:sz="0" w:space="0" w:color="auto"/>
                    <w:right w:val="none" w:sz="0" w:space="0" w:color="auto"/>
                  </w:divBdr>
                </w:div>
                <w:div w:id="1551839443">
                  <w:marLeft w:val="640"/>
                  <w:marRight w:val="0"/>
                  <w:marTop w:val="0"/>
                  <w:marBottom w:val="0"/>
                  <w:divBdr>
                    <w:top w:val="none" w:sz="0" w:space="0" w:color="auto"/>
                    <w:left w:val="none" w:sz="0" w:space="0" w:color="auto"/>
                    <w:bottom w:val="none" w:sz="0" w:space="0" w:color="auto"/>
                    <w:right w:val="none" w:sz="0" w:space="0" w:color="auto"/>
                  </w:divBdr>
                </w:div>
                <w:div w:id="1553693457">
                  <w:marLeft w:val="640"/>
                  <w:marRight w:val="0"/>
                  <w:marTop w:val="0"/>
                  <w:marBottom w:val="0"/>
                  <w:divBdr>
                    <w:top w:val="none" w:sz="0" w:space="0" w:color="auto"/>
                    <w:left w:val="none" w:sz="0" w:space="0" w:color="auto"/>
                    <w:bottom w:val="none" w:sz="0" w:space="0" w:color="auto"/>
                    <w:right w:val="none" w:sz="0" w:space="0" w:color="auto"/>
                  </w:divBdr>
                </w:div>
                <w:div w:id="1562903329">
                  <w:marLeft w:val="640"/>
                  <w:marRight w:val="0"/>
                  <w:marTop w:val="0"/>
                  <w:marBottom w:val="0"/>
                  <w:divBdr>
                    <w:top w:val="none" w:sz="0" w:space="0" w:color="auto"/>
                    <w:left w:val="none" w:sz="0" w:space="0" w:color="auto"/>
                    <w:bottom w:val="none" w:sz="0" w:space="0" w:color="auto"/>
                    <w:right w:val="none" w:sz="0" w:space="0" w:color="auto"/>
                  </w:divBdr>
                </w:div>
                <w:div w:id="1618676483">
                  <w:marLeft w:val="640"/>
                  <w:marRight w:val="0"/>
                  <w:marTop w:val="0"/>
                  <w:marBottom w:val="0"/>
                  <w:divBdr>
                    <w:top w:val="none" w:sz="0" w:space="0" w:color="auto"/>
                    <w:left w:val="none" w:sz="0" w:space="0" w:color="auto"/>
                    <w:bottom w:val="none" w:sz="0" w:space="0" w:color="auto"/>
                    <w:right w:val="none" w:sz="0" w:space="0" w:color="auto"/>
                  </w:divBdr>
                </w:div>
                <w:div w:id="1631132110">
                  <w:marLeft w:val="640"/>
                  <w:marRight w:val="0"/>
                  <w:marTop w:val="0"/>
                  <w:marBottom w:val="0"/>
                  <w:divBdr>
                    <w:top w:val="none" w:sz="0" w:space="0" w:color="auto"/>
                    <w:left w:val="none" w:sz="0" w:space="0" w:color="auto"/>
                    <w:bottom w:val="none" w:sz="0" w:space="0" w:color="auto"/>
                    <w:right w:val="none" w:sz="0" w:space="0" w:color="auto"/>
                  </w:divBdr>
                </w:div>
                <w:div w:id="1634753887">
                  <w:marLeft w:val="640"/>
                  <w:marRight w:val="0"/>
                  <w:marTop w:val="0"/>
                  <w:marBottom w:val="0"/>
                  <w:divBdr>
                    <w:top w:val="none" w:sz="0" w:space="0" w:color="auto"/>
                    <w:left w:val="none" w:sz="0" w:space="0" w:color="auto"/>
                    <w:bottom w:val="none" w:sz="0" w:space="0" w:color="auto"/>
                    <w:right w:val="none" w:sz="0" w:space="0" w:color="auto"/>
                  </w:divBdr>
                </w:div>
                <w:div w:id="1648973213">
                  <w:marLeft w:val="640"/>
                  <w:marRight w:val="0"/>
                  <w:marTop w:val="0"/>
                  <w:marBottom w:val="0"/>
                  <w:divBdr>
                    <w:top w:val="none" w:sz="0" w:space="0" w:color="auto"/>
                    <w:left w:val="none" w:sz="0" w:space="0" w:color="auto"/>
                    <w:bottom w:val="none" w:sz="0" w:space="0" w:color="auto"/>
                    <w:right w:val="none" w:sz="0" w:space="0" w:color="auto"/>
                  </w:divBdr>
                </w:div>
                <w:div w:id="1680615632">
                  <w:marLeft w:val="640"/>
                  <w:marRight w:val="0"/>
                  <w:marTop w:val="0"/>
                  <w:marBottom w:val="0"/>
                  <w:divBdr>
                    <w:top w:val="none" w:sz="0" w:space="0" w:color="auto"/>
                    <w:left w:val="none" w:sz="0" w:space="0" w:color="auto"/>
                    <w:bottom w:val="none" w:sz="0" w:space="0" w:color="auto"/>
                    <w:right w:val="none" w:sz="0" w:space="0" w:color="auto"/>
                  </w:divBdr>
                </w:div>
                <w:div w:id="1691762278">
                  <w:marLeft w:val="640"/>
                  <w:marRight w:val="0"/>
                  <w:marTop w:val="0"/>
                  <w:marBottom w:val="0"/>
                  <w:divBdr>
                    <w:top w:val="none" w:sz="0" w:space="0" w:color="auto"/>
                    <w:left w:val="none" w:sz="0" w:space="0" w:color="auto"/>
                    <w:bottom w:val="none" w:sz="0" w:space="0" w:color="auto"/>
                    <w:right w:val="none" w:sz="0" w:space="0" w:color="auto"/>
                  </w:divBdr>
                </w:div>
                <w:div w:id="1696466710">
                  <w:marLeft w:val="640"/>
                  <w:marRight w:val="0"/>
                  <w:marTop w:val="0"/>
                  <w:marBottom w:val="0"/>
                  <w:divBdr>
                    <w:top w:val="none" w:sz="0" w:space="0" w:color="auto"/>
                    <w:left w:val="none" w:sz="0" w:space="0" w:color="auto"/>
                    <w:bottom w:val="none" w:sz="0" w:space="0" w:color="auto"/>
                    <w:right w:val="none" w:sz="0" w:space="0" w:color="auto"/>
                  </w:divBdr>
                </w:div>
                <w:div w:id="1722441813">
                  <w:marLeft w:val="640"/>
                  <w:marRight w:val="0"/>
                  <w:marTop w:val="0"/>
                  <w:marBottom w:val="0"/>
                  <w:divBdr>
                    <w:top w:val="none" w:sz="0" w:space="0" w:color="auto"/>
                    <w:left w:val="none" w:sz="0" w:space="0" w:color="auto"/>
                    <w:bottom w:val="none" w:sz="0" w:space="0" w:color="auto"/>
                    <w:right w:val="none" w:sz="0" w:space="0" w:color="auto"/>
                  </w:divBdr>
                </w:div>
                <w:div w:id="1754203585">
                  <w:marLeft w:val="640"/>
                  <w:marRight w:val="0"/>
                  <w:marTop w:val="0"/>
                  <w:marBottom w:val="0"/>
                  <w:divBdr>
                    <w:top w:val="none" w:sz="0" w:space="0" w:color="auto"/>
                    <w:left w:val="none" w:sz="0" w:space="0" w:color="auto"/>
                    <w:bottom w:val="none" w:sz="0" w:space="0" w:color="auto"/>
                    <w:right w:val="none" w:sz="0" w:space="0" w:color="auto"/>
                  </w:divBdr>
                </w:div>
                <w:div w:id="1756978429">
                  <w:marLeft w:val="640"/>
                  <w:marRight w:val="0"/>
                  <w:marTop w:val="0"/>
                  <w:marBottom w:val="0"/>
                  <w:divBdr>
                    <w:top w:val="none" w:sz="0" w:space="0" w:color="auto"/>
                    <w:left w:val="none" w:sz="0" w:space="0" w:color="auto"/>
                    <w:bottom w:val="none" w:sz="0" w:space="0" w:color="auto"/>
                    <w:right w:val="none" w:sz="0" w:space="0" w:color="auto"/>
                  </w:divBdr>
                </w:div>
                <w:div w:id="1838957868">
                  <w:marLeft w:val="640"/>
                  <w:marRight w:val="0"/>
                  <w:marTop w:val="0"/>
                  <w:marBottom w:val="0"/>
                  <w:divBdr>
                    <w:top w:val="none" w:sz="0" w:space="0" w:color="auto"/>
                    <w:left w:val="none" w:sz="0" w:space="0" w:color="auto"/>
                    <w:bottom w:val="none" w:sz="0" w:space="0" w:color="auto"/>
                    <w:right w:val="none" w:sz="0" w:space="0" w:color="auto"/>
                  </w:divBdr>
                </w:div>
                <w:div w:id="1844275304">
                  <w:marLeft w:val="640"/>
                  <w:marRight w:val="0"/>
                  <w:marTop w:val="0"/>
                  <w:marBottom w:val="0"/>
                  <w:divBdr>
                    <w:top w:val="none" w:sz="0" w:space="0" w:color="auto"/>
                    <w:left w:val="none" w:sz="0" w:space="0" w:color="auto"/>
                    <w:bottom w:val="none" w:sz="0" w:space="0" w:color="auto"/>
                    <w:right w:val="none" w:sz="0" w:space="0" w:color="auto"/>
                  </w:divBdr>
                </w:div>
                <w:div w:id="1891768808">
                  <w:marLeft w:val="640"/>
                  <w:marRight w:val="0"/>
                  <w:marTop w:val="0"/>
                  <w:marBottom w:val="0"/>
                  <w:divBdr>
                    <w:top w:val="none" w:sz="0" w:space="0" w:color="auto"/>
                    <w:left w:val="none" w:sz="0" w:space="0" w:color="auto"/>
                    <w:bottom w:val="none" w:sz="0" w:space="0" w:color="auto"/>
                    <w:right w:val="none" w:sz="0" w:space="0" w:color="auto"/>
                  </w:divBdr>
                </w:div>
                <w:div w:id="1967618301">
                  <w:marLeft w:val="640"/>
                  <w:marRight w:val="0"/>
                  <w:marTop w:val="0"/>
                  <w:marBottom w:val="0"/>
                  <w:divBdr>
                    <w:top w:val="none" w:sz="0" w:space="0" w:color="auto"/>
                    <w:left w:val="none" w:sz="0" w:space="0" w:color="auto"/>
                    <w:bottom w:val="none" w:sz="0" w:space="0" w:color="auto"/>
                    <w:right w:val="none" w:sz="0" w:space="0" w:color="auto"/>
                  </w:divBdr>
                </w:div>
                <w:div w:id="1973051196">
                  <w:marLeft w:val="640"/>
                  <w:marRight w:val="0"/>
                  <w:marTop w:val="0"/>
                  <w:marBottom w:val="0"/>
                  <w:divBdr>
                    <w:top w:val="none" w:sz="0" w:space="0" w:color="auto"/>
                    <w:left w:val="none" w:sz="0" w:space="0" w:color="auto"/>
                    <w:bottom w:val="none" w:sz="0" w:space="0" w:color="auto"/>
                    <w:right w:val="none" w:sz="0" w:space="0" w:color="auto"/>
                  </w:divBdr>
                </w:div>
                <w:div w:id="1992824575">
                  <w:marLeft w:val="640"/>
                  <w:marRight w:val="0"/>
                  <w:marTop w:val="0"/>
                  <w:marBottom w:val="0"/>
                  <w:divBdr>
                    <w:top w:val="none" w:sz="0" w:space="0" w:color="auto"/>
                    <w:left w:val="none" w:sz="0" w:space="0" w:color="auto"/>
                    <w:bottom w:val="none" w:sz="0" w:space="0" w:color="auto"/>
                    <w:right w:val="none" w:sz="0" w:space="0" w:color="auto"/>
                  </w:divBdr>
                </w:div>
                <w:div w:id="2048679141">
                  <w:marLeft w:val="640"/>
                  <w:marRight w:val="0"/>
                  <w:marTop w:val="0"/>
                  <w:marBottom w:val="0"/>
                  <w:divBdr>
                    <w:top w:val="none" w:sz="0" w:space="0" w:color="auto"/>
                    <w:left w:val="none" w:sz="0" w:space="0" w:color="auto"/>
                    <w:bottom w:val="none" w:sz="0" w:space="0" w:color="auto"/>
                    <w:right w:val="none" w:sz="0" w:space="0" w:color="auto"/>
                  </w:divBdr>
                </w:div>
                <w:div w:id="2082293729">
                  <w:marLeft w:val="640"/>
                  <w:marRight w:val="0"/>
                  <w:marTop w:val="0"/>
                  <w:marBottom w:val="0"/>
                  <w:divBdr>
                    <w:top w:val="none" w:sz="0" w:space="0" w:color="auto"/>
                    <w:left w:val="none" w:sz="0" w:space="0" w:color="auto"/>
                    <w:bottom w:val="none" w:sz="0" w:space="0" w:color="auto"/>
                    <w:right w:val="none" w:sz="0" w:space="0" w:color="auto"/>
                  </w:divBdr>
                </w:div>
                <w:div w:id="2084374888">
                  <w:marLeft w:val="640"/>
                  <w:marRight w:val="0"/>
                  <w:marTop w:val="0"/>
                  <w:marBottom w:val="0"/>
                  <w:divBdr>
                    <w:top w:val="none" w:sz="0" w:space="0" w:color="auto"/>
                    <w:left w:val="none" w:sz="0" w:space="0" w:color="auto"/>
                    <w:bottom w:val="none" w:sz="0" w:space="0" w:color="auto"/>
                    <w:right w:val="none" w:sz="0" w:space="0" w:color="auto"/>
                  </w:divBdr>
                </w:div>
                <w:div w:id="2105950924">
                  <w:marLeft w:val="640"/>
                  <w:marRight w:val="0"/>
                  <w:marTop w:val="0"/>
                  <w:marBottom w:val="0"/>
                  <w:divBdr>
                    <w:top w:val="none" w:sz="0" w:space="0" w:color="auto"/>
                    <w:left w:val="none" w:sz="0" w:space="0" w:color="auto"/>
                    <w:bottom w:val="none" w:sz="0" w:space="0" w:color="auto"/>
                    <w:right w:val="none" w:sz="0" w:space="0" w:color="auto"/>
                  </w:divBdr>
                </w:div>
                <w:div w:id="2120710673">
                  <w:marLeft w:val="640"/>
                  <w:marRight w:val="0"/>
                  <w:marTop w:val="0"/>
                  <w:marBottom w:val="0"/>
                  <w:divBdr>
                    <w:top w:val="none" w:sz="0" w:space="0" w:color="auto"/>
                    <w:left w:val="none" w:sz="0" w:space="0" w:color="auto"/>
                    <w:bottom w:val="none" w:sz="0" w:space="0" w:color="auto"/>
                    <w:right w:val="none" w:sz="0" w:space="0" w:color="auto"/>
                  </w:divBdr>
                </w:div>
              </w:divsChild>
            </w:div>
            <w:div w:id="338240101">
              <w:marLeft w:val="0"/>
              <w:marRight w:val="0"/>
              <w:marTop w:val="0"/>
              <w:marBottom w:val="0"/>
              <w:divBdr>
                <w:top w:val="none" w:sz="0" w:space="0" w:color="auto"/>
                <w:left w:val="none" w:sz="0" w:space="0" w:color="auto"/>
                <w:bottom w:val="none" w:sz="0" w:space="0" w:color="auto"/>
                <w:right w:val="none" w:sz="0" w:space="0" w:color="auto"/>
              </w:divBdr>
              <w:divsChild>
                <w:div w:id="12343957">
                  <w:marLeft w:val="640"/>
                  <w:marRight w:val="0"/>
                  <w:marTop w:val="0"/>
                  <w:marBottom w:val="0"/>
                  <w:divBdr>
                    <w:top w:val="none" w:sz="0" w:space="0" w:color="auto"/>
                    <w:left w:val="none" w:sz="0" w:space="0" w:color="auto"/>
                    <w:bottom w:val="none" w:sz="0" w:space="0" w:color="auto"/>
                    <w:right w:val="none" w:sz="0" w:space="0" w:color="auto"/>
                  </w:divBdr>
                </w:div>
                <w:div w:id="61146387">
                  <w:marLeft w:val="640"/>
                  <w:marRight w:val="0"/>
                  <w:marTop w:val="0"/>
                  <w:marBottom w:val="0"/>
                  <w:divBdr>
                    <w:top w:val="none" w:sz="0" w:space="0" w:color="auto"/>
                    <w:left w:val="none" w:sz="0" w:space="0" w:color="auto"/>
                    <w:bottom w:val="none" w:sz="0" w:space="0" w:color="auto"/>
                    <w:right w:val="none" w:sz="0" w:space="0" w:color="auto"/>
                  </w:divBdr>
                </w:div>
                <w:div w:id="64190140">
                  <w:marLeft w:val="640"/>
                  <w:marRight w:val="0"/>
                  <w:marTop w:val="0"/>
                  <w:marBottom w:val="0"/>
                  <w:divBdr>
                    <w:top w:val="none" w:sz="0" w:space="0" w:color="auto"/>
                    <w:left w:val="none" w:sz="0" w:space="0" w:color="auto"/>
                    <w:bottom w:val="none" w:sz="0" w:space="0" w:color="auto"/>
                    <w:right w:val="none" w:sz="0" w:space="0" w:color="auto"/>
                  </w:divBdr>
                </w:div>
                <w:div w:id="83646462">
                  <w:marLeft w:val="640"/>
                  <w:marRight w:val="0"/>
                  <w:marTop w:val="0"/>
                  <w:marBottom w:val="0"/>
                  <w:divBdr>
                    <w:top w:val="none" w:sz="0" w:space="0" w:color="auto"/>
                    <w:left w:val="none" w:sz="0" w:space="0" w:color="auto"/>
                    <w:bottom w:val="none" w:sz="0" w:space="0" w:color="auto"/>
                    <w:right w:val="none" w:sz="0" w:space="0" w:color="auto"/>
                  </w:divBdr>
                </w:div>
                <w:div w:id="85732680">
                  <w:marLeft w:val="640"/>
                  <w:marRight w:val="0"/>
                  <w:marTop w:val="0"/>
                  <w:marBottom w:val="0"/>
                  <w:divBdr>
                    <w:top w:val="none" w:sz="0" w:space="0" w:color="auto"/>
                    <w:left w:val="none" w:sz="0" w:space="0" w:color="auto"/>
                    <w:bottom w:val="none" w:sz="0" w:space="0" w:color="auto"/>
                    <w:right w:val="none" w:sz="0" w:space="0" w:color="auto"/>
                  </w:divBdr>
                </w:div>
                <w:div w:id="94132190">
                  <w:marLeft w:val="640"/>
                  <w:marRight w:val="0"/>
                  <w:marTop w:val="0"/>
                  <w:marBottom w:val="0"/>
                  <w:divBdr>
                    <w:top w:val="none" w:sz="0" w:space="0" w:color="auto"/>
                    <w:left w:val="none" w:sz="0" w:space="0" w:color="auto"/>
                    <w:bottom w:val="none" w:sz="0" w:space="0" w:color="auto"/>
                    <w:right w:val="none" w:sz="0" w:space="0" w:color="auto"/>
                  </w:divBdr>
                </w:div>
                <w:div w:id="118380939">
                  <w:marLeft w:val="640"/>
                  <w:marRight w:val="0"/>
                  <w:marTop w:val="0"/>
                  <w:marBottom w:val="0"/>
                  <w:divBdr>
                    <w:top w:val="none" w:sz="0" w:space="0" w:color="auto"/>
                    <w:left w:val="none" w:sz="0" w:space="0" w:color="auto"/>
                    <w:bottom w:val="none" w:sz="0" w:space="0" w:color="auto"/>
                    <w:right w:val="none" w:sz="0" w:space="0" w:color="auto"/>
                  </w:divBdr>
                </w:div>
                <w:div w:id="129519052">
                  <w:marLeft w:val="640"/>
                  <w:marRight w:val="0"/>
                  <w:marTop w:val="0"/>
                  <w:marBottom w:val="0"/>
                  <w:divBdr>
                    <w:top w:val="none" w:sz="0" w:space="0" w:color="auto"/>
                    <w:left w:val="none" w:sz="0" w:space="0" w:color="auto"/>
                    <w:bottom w:val="none" w:sz="0" w:space="0" w:color="auto"/>
                    <w:right w:val="none" w:sz="0" w:space="0" w:color="auto"/>
                  </w:divBdr>
                </w:div>
                <w:div w:id="190264786">
                  <w:marLeft w:val="640"/>
                  <w:marRight w:val="0"/>
                  <w:marTop w:val="0"/>
                  <w:marBottom w:val="0"/>
                  <w:divBdr>
                    <w:top w:val="none" w:sz="0" w:space="0" w:color="auto"/>
                    <w:left w:val="none" w:sz="0" w:space="0" w:color="auto"/>
                    <w:bottom w:val="none" w:sz="0" w:space="0" w:color="auto"/>
                    <w:right w:val="none" w:sz="0" w:space="0" w:color="auto"/>
                  </w:divBdr>
                </w:div>
                <w:div w:id="231670390">
                  <w:marLeft w:val="640"/>
                  <w:marRight w:val="0"/>
                  <w:marTop w:val="0"/>
                  <w:marBottom w:val="0"/>
                  <w:divBdr>
                    <w:top w:val="none" w:sz="0" w:space="0" w:color="auto"/>
                    <w:left w:val="none" w:sz="0" w:space="0" w:color="auto"/>
                    <w:bottom w:val="none" w:sz="0" w:space="0" w:color="auto"/>
                    <w:right w:val="none" w:sz="0" w:space="0" w:color="auto"/>
                  </w:divBdr>
                </w:div>
                <w:div w:id="288975244">
                  <w:marLeft w:val="640"/>
                  <w:marRight w:val="0"/>
                  <w:marTop w:val="0"/>
                  <w:marBottom w:val="0"/>
                  <w:divBdr>
                    <w:top w:val="none" w:sz="0" w:space="0" w:color="auto"/>
                    <w:left w:val="none" w:sz="0" w:space="0" w:color="auto"/>
                    <w:bottom w:val="none" w:sz="0" w:space="0" w:color="auto"/>
                    <w:right w:val="none" w:sz="0" w:space="0" w:color="auto"/>
                  </w:divBdr>
                </w:div>
                <w:div w:id="304118389">
                  <w:marLeft w:val="640"/>
                  <w:marRight w:val="0"/>
                  <w:marTop w:val="0"/>
                  <w:marBottom w:val="0"/>
                  <w:divBdr>
                    <w:top w:val="none" w:sz="0" w:space="0" w:color="auto"/>
                    <w:left w:val="none" w:sz="0" w:space="0" w:color="auto"/>
                    <w:bottom w:val="none" w:sz="0" w:space="0" w:color="auto"/>
                    <w:right w:val="none" w:sz="0" w:space="0" w:color="auto"/>
                  </w:divBdr>
                </w:div>
                <w:div w:id="333262657">
                  <w:marLeft w:val="640"/>
                  <w:marRight w:val="0"/>
                  <w:marTop w:val="0"/>
                  <w:marBottom w:val="0"/>
                  <w:divBdr>
                    <w:top w:val="none" w:sz="0" w:space="0" w:color="auto"/>
                    <w:left w:val="none" w:sz="0" w:space="0" w:color="auto"/>
                    <w:bottom w:val="none" w:sz="0" w:space="0" w:color="auto"/>
                    <w:right w:val="none" w:sz="0" w:space="0" w:color="auto"/>
                  </w:divBdr>
                </w:div>
                <w:div w:id="376778641">
                  <w:marLeft w:val="640"/>
                  <w:marRight w:val="0"/>
                  <w:marTop w:val="0"/>
                  <w:marBottom w:val="0"/>
                  <w:divBdr>
                    <w:top w:val="none" w:sz="0" w:space="0" w:color="auto"/>
                    <w:left w:val="none" w:sz="0" w:space="0" w:color="auto"/>
                    <w:bottom w:val="none" w:sz="0" w:space="0" w:color="auto"/>
                    <w:right w:val="none" w:sz="0" w:space="0" w:color="auto"/>
                  </w:divBdr>
                </w:div>
                <w:div w:id="402803188">
                  <w:marLeft w:val="640"/>
                  <w:marRight w:val="0"/>
                  <w:marTop w:val="0"/>
                  <w:marBottom w:val="0"/>
                  <w:divBdr>
                    <w:top w:val="none" w:sz="0" w:space="0" w:color="auto"/>
                    <w:left w:val="none" w:sz="0" w:space="0" w:color="auto"/>
                    <w:bottom w:val="none" w:sz="0" w:space="0" w:color="auto"/>
                    <w:right w:val="none" w:sz="0" w:space="0" w:color="auto"/>
                  </w:divBdr>
                </w:div>
                <w:div w:id="410277209">
                  <w:marLeft w:val="640"/>
                  <w:marRight w:val="0"/>
                  <w:marTop w:val="0"/>
                  <w:marBottom w:val="0"/>
                  <w:divBdr>
                    <w:top w:val="none" w:sz="0" w:space="0" w:color="auto"/>
                    <w:left w:val="none" w:sz="0" w:space="0" w:color="auto"/>
                    <w:bottom w:val="none" w:sz="0" w:space="0" w:color="auto"/>
                    <w:right w:val="none" w:sz="0" w:space="0" w:color="auto"/>
                  </w:divBdr>
                </w:div>
                <w:div w:id="492332464">
                  <w:marLeft w:val="640"/>
                  <w:marRight w:val="0"/>
                  <w:marTop w:val="0"/>
                  <w:marBottom w:val="0"/>
                  <w:divBdr>
                    <w:top w:val="none" w:sz="0" w:space="0" w:color="auto"/>
                    <w:left w:val="none" w:sz="0" w:space="0" w:color="auto"/>
                    <w:bottom w:val="none" w:sz="0" w:space="0" w:color="auto"/>
                    <w:right w:val="none" w:sz="0" w:space="0" w:color="auto"/>
                  </w:divBdr>
                </w:div>
                <w:div w:id="494952477">
                  <w:marLeft w:val="640"/>
                  <w:marRight w:val="0"/>
                  <w:marTop w:val="0"/>
                  <w:marBottom w:val="0"/>
                  <w:divBdr>
                    <w:top w:val="none" w:sz="0" w:space="0" w:color="auto"/>
                    <w:left w:val="none" w:sz="0" w:space="0" w:color="auto"/>
                    <w:bottom w:val="none" w:sz="0" w:space="0" w:color="auto"/>
                    <w:right w:val="none" w:sz="0" w:space="0" w:color="auto"/>
                  </w:divBdr>
                </w:div>
                <w:div w:id="541863309">
                  <w:marLeft w:val="640"/>
                  <w:marRight w:val="0"/>
                  <w:marTop w:val="0"/>
                  <w:marBottom w:val="0"/>
                  <w:divBdr>
                    <w:top w:val="none" w:sz="0" w:space="0" w:color="auto"/>
                    <w:left w:val="none" w:sz="0" w:space="0" w:color="auto"/>
                    <w:bottom w:val="none" w:sz="0" w:space="0" w:color="auto"/>
                    <w:right w:val="none" w:sz="0" w:space="0" w:color="auto"/>
                  </w:divBdr>
                </w:div>
                <w:div w:id="629941383">
                  <w:marLeft w:val="640"/>
                  <w:marRight w:val="0"/>
                  <w:marTop w:val="0"/>
                  <w:marBottom w:val="0"/>
                  <w:divBdr>
                    <w:top w:val="none" w:sz="0" w:space="0" w:color="auto"/>
                    <w:left w:val="none" w:sz="0" w:space="0" w:color="auto"/>
                    <w:bottom w:val="none" w:sz="0" w:space="0" w:color="auto"/>
                    <w:right w:val="none" w:sz="0" w:space="0" w:color="auto"/>
                  </w:divBdr>
                </w:div>
                <w:div w:id="633606112">
                  <w:marLeft w:val="640"/>
                  <w:marRight w:val="0"/>
                  <w:marTop w:val="0"/>
                  <w:marBottom w:val="0"/>
                  <w:divBdr>
                    <w:top w:val="none" w:sz="0" w:space="0" w:color="auto"/>
                    <w:left w:val="none" w:sz="0" w:space="0" w:color="auto"/>
                    <w:bottom w:val="none" w:sz="0" w:space="0" w:color="auto"/>
                    <w:right w:val="none" w:sz="0" w:space="0" w:color="auto"/>
                  </w:divBdr>
                </w:div>
                <w:div w:id="646322797">
                  <w:marLeft w:val="640"/>
                  <w:marRight w:val="0"/>
                  <w:marTop w:val="0"/>
                  <w:marBottom w:val="0"/>
                  <w:divBdr>
                    <w:top w:val="none" w:sz="0" w:space="0" w:color="auto"/>
                    <w:left w:val="none" w:sz="0" w:space="0" w:color="auto"/>
                    <w:bottom w:val="none" w:sz="0" w:space="0" w:color="auto"/>
                    <w:right w:val="none" w:sz="0" w:space="0" w:color="auto"/>
                  </w:divBdr>
                </w:div>
                <w:div w:id="650796731">
                  <w:marLeft w:val="640"/>
                  <w:marRight w:val="0"/>
                  <w:marTop w:val="0"/>
                  <w:marBottom w:val="0"/>
                  <w:divBdr>
                    <w:top w:val="none" w:sz="0" w:space="0" w:color="auto"/>
                    <w:left w:val="none" w:sz="0" w:space="0" w:color="auto"/>
                    <w:bottom w:val="none" w:sz="0" w:space="0" w:color="auto"/>
                    <w:right w:val="none" w:sz="0" w:space="0" w:color="auto"/>
                  </w:divBdr>
                </w:div>
                <w:div w:id="675304318">
                  <w:marLeft w:val="640"/>
                  <w:marRight w:val="0"/>
                  <w:marTop w:val="0"/>
                  <w:marBottom w:val="0"/>
                  <w:divBdr>
                    <w:top w:val="none" w:sz="0" w:space="0" w:color="auto"/>
                    <w:left w:val="none" w:sz="0" w:space="0" w:color="auto"/>
                    <w:bottom w:val="none" w:sz="0" w:space="0" w:color="auto"/>
                    <w:right w:val="none" w:sz="0" w:space="0" w:color="auto"/>
                  </w:divBdr>
                </w:div>
                <w:div w:id="780682179">
                  <w:marLeft w:val="640"/>
                  <w:marRight w:val="0"/>
                  <w:marTop w:val="0"/>
                  <w:marBottom w:val="0"/>
                  <w:divBdr>
                    <w:top w:val="none" w:sz="0" w:space="0" w:color="auto"/>
                    <w:left w:val="none" w:sz="0" w:space="0" w:color="auto"/>
                    <w:bottom w:val="none" w:sz="0" w:space="0" w:color="auto"/>
                    <w:right w:val="none" w:sz="0" w:space="0" w:color="auto"/>
                  </w:divBdr>
                </w:div>
                <w:div w:id="805272938">
                  <w:marLeft w:val="640"/>
                  <w:marRight w:val="0"/>
                  <w:marTop w:val="0"/>
                  <w:marBottom w:val="0"/>
                  <w:divBdr>
                    <w:top w:val="none" w:sz="0" w:space="0" w:color="auto"/>
                    <w:left w:val="none" w:sz="0" w:space="0" w:color="auto"/>
                    <w:bottom w:val="none" w:sz="0" w:space="0" w:color="auto"/>
                    <w:right w:val="none" w:sz="0" w:space="0" w:color="auto"/>
                  </w:divBdr>
                </w:div>
                <w:div w:id="857738083">
                  <w:marLeft w:val="640"/>
                  <w:marRight w:val="0"/>
                  <w:marTop w:val="0"/>
                  <w:marBottom w:val="0"/>
                  <w:divBdr>
                    <w:top w:val="none" w:sz="0" w:space="0" w:color="auto"/>
                    <w:left w:val="none" w:sz="0" w:space="0" w:color="auto"/>
                    <w:bottom w:val="none" w:sz="0" w:space="0" w:color="auto"/>
                    <w:right w:val="none" w:sz="0" w:space="0" w:color="auto"/>
                  </w:divBdr>
                </w:div>
                <w:div w:id="870268634">
                  <w:marLeft w:val="640"/>
                  <w:marRight w:val="0"/>
                  <w:marTop w:val="0"/>
                  <w:marBottom w:val="0"/>
                  <w:divBdr>
                    <w:top w:val="none" w:sz="0" w:space="0" w:color="auto"/>
                    <w:left w:val="none" w:sz="0" w:space="0" w:color="auto"/>
                    <w:bottom w:val="none" w:sz="0" w:space="0" w:color="auto"/>
                    <w:right w:val="none" w:sz="0" w:space="0" w:color="auto"/>
                  </w:divBdr>
                </w:div>
                <w:div w:id="891576149">
                  <w:marLeft w:val="640"/>
                  <w:marRight w:val="0"/>
                  <w:marTop w:val="0"/>
                  <w:marBottom w:val="0"/>
                  <w:divBdr>
                    <w:top w:val="none" w:sz="0" w:space="0" w:color="auto"/>
                    <w:left w:val="none" w:sz="0" w:space="0" w:color="auto"/>
                    <w:bottom w:val="none" w:sz="0" w:space="0" w:color="auto"/>
                    <w:right w:val="none" w:sz="0" w:space="0" w:color="auto"/>
                  </w:divBdr>
                </w:div>
                <w:div w:id="892272791">
                  <w:marLeft w:val="640"/>
                  <w:marRight w:val="0"/>
                  <w:marTop w:val="0"/>
                  <w:marBottom w:val="0"/>
                  <w:divBdr>
                    <w:top w:val="none" w:sz="0" w:space="0" w:color="auto"/>
                    <w:left w:val="none" w:sz="0" w:space="0" w:color="auto"/>
                    <w:bottom w:val="none" w:sz="0" w:space="0" w:color="auto"/>
                    <w:right w:val="none" w:sz="0" w:space="0" w:color="auto"/>
                  </w:divBdr>
                </w:div>
                <w:div w:id="928465261">
                  <w:marLeft w:val="640"/>
                  <w:marRight w:val="0"/>
                  <w:marTop w:val="0"/>
                  <w:marBottom w:val="0"/>
                  <w:divBdr>
                    <w:top w:val="none" w:sz="0" w:space="0" w:color="auto"/>
                    <w:left w:val="none" w:sz="0" w:space="0" w:color="auto"/>
                    <w:bottom w:val="none" w:sz="0" w:space="0" w:color="auto"/>
                    <w:right w:val="none" w:sz="0" w:space="0" w:color="auto"/>
                  </w:divBdr>
                </w:div>
                <w:div w:id="945625000">
                  <w:marLeft w:val="640"/>
                  <w:marRight w:val="0"/>
                  <w:marTop w:val="0"/>
                  <w:marBottom w:val="0"/>
                  <w:divBdr>
                    <w:top w:val="none" w:sz="0" w:space="0" w:color="auto"/>
                    <w:left w:val="none" w:sz="0" w:space="0" w:color="auto"/>
                    <w:bottom w:val="none" w:sz="0" w:space="0" w:color="auto"/>
                    <w:right w:val="none" w:sz="0" w:space="0" w:color="auto"/>
                  </w:divBdr>
                </w:div>
                <w:div w:id="954487616">
                  <w:marLeft w:val="640"/>
                  <w:marRight w:val="0"/>
                  <w:marTop w:val="0"/>
                  <w:marBottom w:val="0"/>
                  <w:divBdr>
                    <w:top w:val="none" w:sz="0" w:space="0" w:color="auto"/>
                    <w:left w:val="none" w:sz="0" w:space="0" w:color="auto"/>
                    <w:bottom w:val="none" w:sz="0" w:space="0" w:color="auto"/>
                    <w:right w:val="none" w:sz="0" w:space="0" w:color="auto"/>
                  </w:divBdr>
                </w:div>
                <w:div w:id="975598569">
                  <w:marLeft w:val="640"/>
                  <w:marRight w:val="0"/>
                  <w:marTop w:val="0"/>
                  <w:marBottom w:val="0"/>
                  <w:divBdr>
                    <w:top w:val="none" w:sz="0" w:space="0" w:color="auto"/>
                    <w:left w:val="none" w:sz="0" w:space="0" w:color="auto"/>
                    <w:bottom w:val="none" w:sz="0" w:space="0" w:color="auto"/>
                    <w:right w:val="none" w:sz="0" w:space="0" w:color="auto"/>
                  </w:divBdr>
                </w:div>
                <w:div w:id="1034309021">
                  <w:marLeft w:val="640"/>
                  <w:marRight w:val="0"/>
                  <w:marTop w:val="0"/>
                  <w:marBottom w:val="0"/>
                  <w:divBdr>
                    <w:top w:val="none" w:sz="0" w:space="0" w:color="auto"/>
                    <w:left w:val="none" w:sz="0" w:space="0" w:color="auto"/>
                    <w:bottom w:val="none" w:sz="0" w:space="0" w:color="auto"/>
                    <w:right w:val="none" w:sz="0" w:space="0" w:color="auto"/>
                  </w:divBdr>
                </w:div>
                <w:div w:id="1072463008">
                  <w:marLeft w:val="640"/>
                  <w:marRight w:val="0"/>
                  <w:marTop w:val="0"/>
                  <w:marBottom w:val="0"/>
                  <w:divBdr>
                    <w:top w:val="none" w:sz="0" w:space="0" w:color="auto"/>
                    <w:left w:val="none" w:sz="0" w:space="0" w:color="auto"/>
                    <w:bottom w:val="none" w:sz="0" w:space="0" w:color="auto"/>
                    <w:right w:val="none" w:sz="0" w:space="0" w:color="auto"/>
                  </w:divBdr>
                </w:div>
                <w:div w:id="1076515292">
                  <w:marLeft w:val="640"/>
                  <w:marRight w:val="0"/>
                  <w:marTop w:val="0"/>
                  <w:marBottom w:val="0"/>
                  <w:divBdr>
                    <w:top w:val="none" w:sz="0" w:space="0" w:color="auto"/>
                    <w:left w:val="none" w:sz="0" w:space="0" w:color="auto"/>
                    <w:bottom w:val="none" w:sz="0" w:space="0" w:color="auto"/>
                    <w:right w:val="none" w:sz="0" w:space="0" w:color="auto"/>
                  </w:divBdr>
                </w:div>
                <w:div w:id="1121461565">
                  <w:marLeft w:val="640"/>
                  <w:marRight w:val="0"/>
                  <w:marTop w:val="0"/>
                  <w:marBottom w:val="0"/>
                  <w:divBdr>
                    <w:top w:val="none" w:sz="0" w:space="0" w:color="auto"/>
                    <w:left w:val="none" w:sz="0" w:space="0" w:color="auto"/>
                    <w:bottom w:val="none" w:sz="0" w:space="0" w:color="auto"/>
                    <w:right w:val="none" w:sz="0" w:space="0" w:color="auto"/>
                  </w:divBdr>
                </w:div>
                <w:div w:id="1127160584">
                  <w:marLeft w:val="640"/>
                  <w:marRight w:val="0"/>
                  <w:marTop w:val="0"/>
                  <w:marBottom w:val="0"/>
                  <w:divBdr>
                    <w:top w:val="none" w:sz="0" w:space="0" w:color="auto"/>
                    <w:left w:val="none" w:sz="0" w:space="0" w:color="auto"/>
                    <w:bottom w:val="none" w:sz="0" w:space="0" w:color="auto"/>
                    <w:right w:val="none" w:sz="0" w:space="0" w:color="auto"/>
                  </w:divBdr>
                </w:div>
                <w:div w:id="1128158047">
                  <w:marLeft w:val="640"/>
                  <w:marRight w:val="0"/>
                  <w:marTop w:val="0"/>
                  <w:marBottom w:val="0"/>
                  <w:divBdr>
                    <w:top w:val="none" w:sz="0" w:space="0" w:color="auto"/>
                    <w:left w:val="none" w:sz="0" w:space="0" w:color="auto"/>
                    <w:bottom w:val="none" w:sz="0" w:space="0" w:color="auto"/>
                    <w:right w:val="none" w:sz="0" w:space="0" w:color="auto"/>
                  </w:divBdr>
                </w:div>
                <w:div w:id="1239556810">
                  <w:marLeft w:val="640"/>
                  <w:marRight w:val="0"/>
                  <w:marTop w:val="0"/>
                  <w:marBottom w:val="0"/>
                  <w:divBdr>
                    <w:top w:val="none" w:sz="0" w:space="0" w:color="auto"/>
                    <w:left w:val="none" w:sz="0" w:space="0" w:color="auto"/>
                    <w:bottom w:val="none" w:sz="0" w:space="0" w:color="auto"/>
                    <w:right w:val="none" w:sz="0" w:space="0" w:color="auto"/>
                  </w:divBdr>
                </w:div>
                <w:div w:id="1253196635">
                  <w:marLeft w:val="640"/>
                  <w:marRight w:val="0"/>
                  <w:marTop w:val="0"/>
                  <w:marBottom w:val="0"/>
                  <w:divBdr>
                    <w:top w:val="none" w:sz="0" w:space="0" w:color="auto"/>
                    <w:left w:val="none" w:sz="0" w:space="0" w:color="auto"/>
                    <w:bottom w:val="none" w:sz="0" w:space="0" w:color="auto"/>
                    <w:right w:val="none" w:sz="0" w:space="0" w:color="auto"/>
                  </w:divBdr>
                </w:div>
                <w:div w:id="1295676501">
                  <w:marLeft w:val="640"/>
                  <w:marRight w:val="0"/>
                  <w:marTop w:val="0"/>
                  <w:marBottom w:val="0"/>
                  <w:divBdr>
                    <w:top w:val="none" w:sz="0" w:space="0" w:color="auto"/>
                    <w:left w:val="none" w:sz="0" w:space="0" w:color="auto"/>
                    <w:bottom w:val="none" w:sz="0" w:space="0" w:color="auto"/>
                    <w:right w:val="none" w:sz="0" w:space="0" w:color="auto"/>
                  </w:divBdr>
                </w:div>
                <w:div w:id="1308246754">
                  <w:marLeft w:val="640"/>
                  <w:marRight w:val="0"/>
                  <w:marTop w:val="0"/>
                  <w:marBottom w:val="0"/>
                  <w:divBdr>
                    <w:top w:val="none" w:sz="0" w:space="0" w:color="auto"/>
                    <w:left w:val="none" w:sz="0" w:space="0" w:color="auto"/>
                    <w:bottom w:val="none" w:sz="0" w:space="0" w:color="auto"/>
                    <w:right w:val="none" w:sz="0" w:space="0" w:color="auto"/>
                  </w:divBdr>
                </w:div>
                <w:div w:id="1388529032">
                  <w:marLeft w:val="640"/>
                  <w:marRight w:val="0"/>
                  <w:marTop w:val="0"/>
                  <w:marBottom w:val="0"/>
                  <w:divBdr>
                    <w:top w:val="none" w:sz="0" w:space="0" w:color="auto"/>
                    <w:left w:val="none" w:sz="0" w:space="0" w:color="auto"/>
                    <w:bottom w:val="none" w:sz="0" w:space="0" w:color="auto"/>
                    <w:right w:val="none" w:sz="0" w:space="0" w:color="auto"/>
                  </w:divBdr>
                </w:div>
                <w:div w:id="1464426155">
                  <w:marLeft w:val="640"/>
                  <w:marRight w:val="0"/>
                  <w:marTop w:val="0"/>
                  <w:marBottom w:val="0"/>
                  <w:divBdr>
                    <w:top w:val="none" w:sz="0" w:space="0" w:color="auto"/>
                    <w:left w:val="none" w:sz="0" w:space="0" w:color="auto"/>
                    <w:bottom w:val="none" w:sz="0" w:space="0" w:color="auto"/>
                    <w:right w:val="none" w:sz="0" w:space="0" w:color="auto"/>
                  </w:divBdr>
                </w:div>
                <w:div w:id="1480227907">
                  <w:marLeft w:val="640"/>
                  <w:marRight w:val="0"/>
                  <w:marTop w:val="0"/>
                  <w:marBottom w:val="0"/>
                  <w:divBdr>
                    <w:top w:val="none" w:sz="0" w:space="0" w:color="auto"/>
                    <w:left w:val="none" w:sz="0" w:space="0" w:color="auto"/>
                    <w:bottom w:val="none" w:sz="0" w:space="0" w:color="auto"/>
                    <w:right w:val="none" w:sz="0" w:space="0" w:color="auto"/>
                  </w:divBdr>
                </w:div>
                <w:div w:id="1484587994">
                  <w:marLeft w:val="640"/>
                  <w:marRight w:val="0"/>
                  <w:marTop w:val="0"/>
                  <w:marBottom w:val="0"/>
                  <w:divBdr>
                    <w:top w:val="none" w:sz="0" w:space="0" w:color="auto"/>
                    <w:left w:val="none" w:sz="0" w:space="0" w:color="auto"/>
                    <w:bottom w:val="none" w:sz="0" w:space="0" w:color="auto"/>
                    <w:right w:val="none" w:sz="0" w:space="0" w:color="auto"/>
                  </w:divBdr>
                </w:div>
                <w:div w:id="1509171140">
                  <w:marLeft w:val="640"/>
                  <w:marRight w:val="0"/>
                  <w:marTop w:val="0"/>
                  <w:marBottom w:val="0"/>
                  <w:divBdr>
                    <w:top w:val="none" w:sz="0" w:space="0" w:color="auto"/>
                    <w:left w:val="none" w:sz="0" w:space="0" w:color="auto"/>
                    <w:bottom w:val="none" w:sz="0" w:space="0" w:color="auto"/>
                    <w:right w:val="none" w:sz="0" w:space="0" w:color="auto"/>
                  </w:divBdr>
                </w:div>
                <w:div w:id="1567449306">
                  <w:marLeft w:val="640"/>
                  <w:marRight w:val="0"/>
                  <w:marTop w:val="0"/>
                  <w:marBottom w:val="0"/>
                  <w:divBdr>
                    <w:top w:val="none" w:sz="0" w:space="0" w:color="auto"/>
                    <w:left w:val="none" w:sz="0" w:space="0" w:color="auto"/>
                    <w:bottom w:val="none" w:sz="0" w:space="0" w:color="auto"/>
                    <w:right w:val="none" w:sz="0" w:space="0" w:color="auto"/>
                  </w:divBdr>
                </w:div>
                <w:div w:id="1593666681">
                  <w:marLeft w:val="640"/>
                  <w:marRight w:val="0"/>
                  <w:marTop w:val="0"/>
                  <w:marBottom w:val="0"/>
                  <w:divBdr>
                    <w:top w:val="none" w:sz="0" w:space="0" w:color="auto"/>
                    <w:left w:val="none" w:sz="0" w:space="0" w:color="auto"/>
                    <w:bottom w:val="none" w:sz="0" w:space="0" w:color="auto"/>
                    <w:right w:val="none" w:sz="0" w:space="0" w:color="auto"/>
                  </w:divBdr>
                </w:div>
                <w:div w:id="1612202359">
                  <w:marLeft w:val="640"/>
                  <w:marRight w:val="0"/>
                  <w:marTop w:val="0"/>
                  <w:marBottom w:val="0"/>
                  <w:divBdr>
                    <w:top w:val="none" w:sz="0" w:space="0" w:color="auto"/>
                    <w:left w:val="none" w:sz="0" w:space="0" w:color="auto"/>
                    <w:bottom w:val="none" w:sz="0" w:space="0" w:color="auto"/>
                    <w:right w:val="none" w:sz="0" w:space="0" w:color="auto"/>
                  </w:divBdr>
                </w:div>
                <w:div w:id="1652170434">
                  <w:marLeft w:val="640"/>
                  <w:marRight w:val="0"/>
                  <w:marTop w:val="0"/>
                  <w:marBottom w:val="0"/>
                  <w:divBdr>
                    <w:top w:val="none" w:sz="0" w:space="0" w:color="auto"/>
                    <w:left w:val="none" w:sz="0" w:space="0" w:color="auto"/>
                    <w:bottom w:val="none" w:sz="0" w:space="0" w:color="auto"/>
                    <w:right w:val="none" w:sz="0" w:space="0" w:color="auto"/>
                  </w:divBdr>
                </w:div>
                <w:div w:id="1708021497">
                  <w:marLeft w:val="640"/>
                  <w:marRight w:val="0"/>
                  <w:marTop w:val="0"/>
                  <w:marBottom w:val="0"/>
                  <w:divBdr>
                    <w:top w:val="none" w:sz="0" w:space="0" w:color="auto"/>
                    <w:left w:val="none" w:sz="0" w:space="0" w:color="auto"/>
                    <w:bottom w:val="none" w:sz="0" w:space="0" w:color="auto"/>
                    <w:right w:val="none" w:sz="0" w:space="0" w:color="auto"/>
                  </w:divBdr>
                </w:div>
                <w:div w:id="1716662449">
                  <w:marLeft w:val="640"/>
                  <w:marRight w:val="0"/>
                  <w:marTop w:val="0"/>
                  <w:marBottom w:val="0"/>
                  <w:divBdr>
                    <w:top w:val="none" w:sz="0" w:space="0" w:color="auto"/>
                    <w:left w:val="none" w:sz="0" w:space="0" w:color="auto"/>
                    <w:bottom w:val="none" w:sz="0" w:space="0" w:color="auto"/>
                    <w:right w:val="none" w:sz="0" w:space="0" w:color="auto"/>
                  </w:divBdr>
                </w:div>
                <w:div w:id="1785271514">
                  <w:marLeft w:val="640"/>
                  <w:marRight w:val="0"/>
                  <w:marTop w:val="0"/>
                  <w:marBottom w:val="0"/>
                  <w:divBdr>
                    <w:top w:val="none" w:sz="0" w:space="0" w:color="auto"/>
                    <w:left w:val="none" w:sz="0" w:space="0" w:color="auto"/>
                    <w:bottom w:val="none" w:sz="0" w:space="0" w:color="auto"/>
                    <w:right w:val="none" w:sz="0" w:space="0" w:color="auto"/>
                  </w:divBdr>
                </w:div>
                <w:div w:id="1806386315">
                  <w:marLeft w:val="640"/>
                  <w:marRight w:val="0"/>
                  <w:marTop w:val="0"/>
                  <w:marBottom w:val="0"/>
                  <w:divBdr>
                    <w:top w:val="none" w:sz="0" w:space="0" w:color="auto"/>
                    <w:left w:val="none" w:sz="0" w:space="0" w:color="auto"/>
                    <w:bottom w:val="none" w:sz="0" w:space="0" w:color="auto"/>
                    <w:right w:val="none" w:sz="0" w:space="0" w:color="auto"/>
                  </w:divBdr>
                </w:div>
                <w:div w:id="1834837360">
                  <w:marLeft w:val="640"/>
                  <w:marRight w:val="0"/>
                  <w:marTop w:val="0"/>
                  <w:marBottom w:val="0"/>
                  <w:divBdr>
                    <w:top w:val="none" w:sz="0" w:space="0" w:color="auto"/>
                    <w:left w:val="none" w:sz="0" w:space="0" w:color="auto"/>
                    <w:bottom w:val="none" w:sz="0" w:space="0" w:color="auto"/>
                    <w:right w:val="none" w:sz="0" w:space="0" w:color="auto"/>
                  </w:divBdr>
                </w:div>
                <w:div w:id="1869096707">
                  <w:marLeft w:val="640"/>
                  <w:marRight w:val="0"/>
                  <w:marTop w:val="0"/>
                  <w:marBottom w:val="0"/>
                  <w:divBdr>
                    <w:top w:val="none" w:sz="0" w:space="0" w:color="auto"/>
                    <w:left w:val="none" w:sz="0" w:space="0" w:color="auto"/>
                    <w:bottom w:val="none" w:sz="0" w:space="0" w:color="auto"/>
                    <w:right w:val="none" w:sz="0" w:space="0" w:color="auto"/>
                  </w:divBdr>
                </w:div>
                <w:div w:id="2010212929">
                  <w:marLeft w:val="640"/>
                  <w:marRight w:val="0"/>
                  <w:marTop w:val="0"/>
                  <w:marBottom w:val="0"/>
                  <w:divBdr>
                    <w:top w:val="none" w:sz="0" w:space="0" w:color="auto"/>
                    <w:left w:val="none" w:sz="0" w:space="0" w:color="auto"/>
                    <w:bottom w:val="none" w:sz="0" w:space="0" w:color="auto"/>
                    <w:right w:val="none" w:sz="0" w:space="0" w:color="auto"/>
                  </w:divBdr>
                </w:div>
                <w:div w:id="2038189222">
                  <w:marLeft w:val="640"/>
                  <w:marRight w:val="0"/>
                  <w:marTop w:val="0"/>
                  <w:marBottom w:val="0"/>
                  <w:divBdr>
                    <w:top w:val="none" w:sz="0" w:space="0" w:color="auto"/>
                    <w:left w:val="none" w:sz="0" w:space="0" w:color="auto"/>
                    <w:bottom w:val="none" w:sz="0" w:space="0" w:color="auto"/>
                    <w:right w:val="none" w:sz="0" w:space="0" w:color="auto"/>
                  </w:divBdr>
                </w:div>
                <w:div w:id="2054041051">
                  <w:marLeft w:val="640"/>
                  <w:marRight w:val="0"/>
                  <w:marTop w:val="0"/>
                  <w:marBottom w:val="0"/>
                  <w:divBdr>
                    <w:top w:val="none" w:sz="0" w:space="0" w:color="auto"/>
                    <w:left w:val="none" w:sz="0" w:space="0" w:color="auto"/>
                    <w:bottom w:val="none" w:sz="0" w:space="0" w:color="auto"/>
                    <w:right w:val="none" w:sz="0" w:space="0" w:color="auto"/>
                  </w:divBdr>
                </w:div>
                <w:div w:id="2109039418">
                  <w:marLeft w:val="640"/>
                  <w:marRight w:val="0"/>
                  <w:marTop w:val="0"/>
                  <w:marBottom w:val="0"/>
                  <w:divBdr>
                    <w:top w:val="none" w:sz="0" w:space="0" w:color="auto"/>
                    <w:left w:val="none" w:sz="0" w:space="0" w:color="auto"/>
                    <w:bottom w:val="none" w:sz="0" w:space="0" w:color="auto"/>
                    <w:right w:val="none" w:sz="0" w:space="0" w:color="auto"/>
                  </w:divBdr>
                </w:div>
                <w:div w:id="2118745278">
                  <w:marLeft w:val="640"/>
                  <w:marRight w:val="0"/>
                  <w:marTop w:val="0"/>
                  <w:marBottom w:val="0"/>
                  <w:divBdr>
                    <w:top w:val="none" w:sz="0" w:space="0" w:color="auto"/>
                    <w:left w:val="none" w:sz="0" w:space="0" w:color="auto"/>
                    <w:bottom w:val="none" w:sz="0" w:space="0" w:color="auto"/>
                    <w:right w:val="none" w:sz="0" w:space="0" w:color="auto"/>
                  </w:divBdr>
                </w:div>
                <w:div w:id="2138721013">
                  <w:marLeft w:val="640"/>
                  <w:marRight w:val="0"/>
                  <w:marTop w:val="0"/>
                  <w:marBottom w:val="0"/>
                  <w:divBdr>
                    <w:top w:val="none" w:sz="0" w:space="0" w:color="auto"/>
                    <w:left w:val="none" w:sz="0" w:space="0" w:color="auto"/>
                    <w:bottom w:val="none" w:sz="0" w:space="0" w:color="auto"/>
                    <w:right w:val="none" w:sz="0" w:space="0" w:color="auto"/>
                  </w:divBdr>
                </w:div>
              </w:divsChild>
            </w:div>
            <w:div w:id="381171225">
              <w:marLeft w:val="0"/>
              <w:marRight w:val="0"/>
              <w:marTop w:val="0"/>
              <w:marBottom w:val="0"/>
              <w:divBdr>
                <w:top w:val="none" w:sz="0" w:space="0" w:color="auto"/>
                <w:left w:val="none" w:sz="0" w:space="0" w:color="auto"/>
                <w:bottom w:val="none" w:sz="0" w:space="0" w:color="auto"/>
                <w:right w:val="none" w:sz="0" w:space="0" w:color="auto"/>
              </w:divBdr>
              <w:divsChild>
                <w:div w:id="10452064">
                  <w:marLeft w:val="640"/>
                  <w:marRight w:val="0"/>
                  <w:marTop w:val="0"/>
                  <w:marBottom w:val="0"/>
                  <w:divBdr>
                    <w:top w:val="none" w:sz="0" w:space="0" w:color="auto"/>
                    <w:left w:val="none" w:sz="0" w:space="0" w:color="auto"/>
                    <w:bottom w:val="none" w:sz="0" w:space="0" w:color="auto"/>
                    <w:right w:val="none" w:sz="0" w:space="0" w:color="auto"/>
                  </w:divBdr>
                </w:div>
                <w:div w:id="85657995">
                  <w:marLeft w:val="640"/>
                  <w:marRight w:val="0"/>
                  <w:marTop w:val="0"/>
                  <w:marBottom w:val="0"/>
                  <w:divBdr>
                    <w:top w:val="none" w:sz="0" w:space="0" w:color="auto"/>
                    <w:left w:val="none" w:sz="0" w:space="0" w:color="auto"/>
                    <w:bottom w:val="none" w:sz="0" w:space="0" w:color="auto"/>
                    <w:right w:val="none" w:sz="0" w:space="0" w:color="auto"/>
                  </w:divBdr>
                </w:div>
                <w:div w:id="127358053">
                  <w:marLeft w:val="640"/>
                  <w:marRight w:val="0"/>
                  <w:marTop w:val="0"/>
                  <w:marBottom w:val="0"/>
                  <w:divBdr>
                    <w:top w:val="none" w:sz="0" w:space="0" w:color="auto"/>
                    <w:left w:val="none" w:sz="0" w:space="0" w:color="auto"/>
                    <w:bottom w:val="none" w:sz="0" w:space="0" w:color="auto"/>
                    <w:right w:val="none" w:sz="0" w:space="0" w:color="auto"/>
                  </w:divBdr>
                </w:div>
                <w:div w:id="159128153">
                  <w:marLeft w:val="640"/>
                  <w:marRight w:val="0"/>
                  <w:marTop w:val="0"/>
                  <w:marBottom w:val="0"/>
                  <w:divBdr>
                    <w:top w:val="none" w:sz="0" w:space="0" w:color="auto"/>
                    <w:left w:val="none" w:sz="0" w:space="0" w:color="auto"/>
                    <w:bottom w:val="none" w:sz="0" w:space="0" w:color="auto"/>
                    <w:right w:val="none" w:sz="0" w:space="0" w:color="auto"/>
                  </w:divBdr>
                </w:div>
                <w:div w:id="166288163">
                  <w:marLeft w:val="640"/>
                  <w:marRight w:val="0"/>
                  <w:marTop w:val="0"/>
                  <w:marBottom w:val="0"/>
                  <w:divBdr>
                    <w:top w:val="none" w:sz="0" w:space="0" w:color="auto"/>
                    <w:left w:val="none" w:sz="0" w:space="0" w:color="auto"/>
                    <w:bottom w:val="none" w:sz="0" w:space="0" w:color="auto"/>
                    <w:right w:val="none" w:sz="0" w:space="0" w:color="auto"/>
                  </w:divBdr>
                </w:div>
                <w:div w:id="174270605">
                  <w:marLeft w:val="640"/>
                  <w:marRight w:val="0"/>
                  <w:marTop w:val="0"/>
                  <w:marBottom w:val="0"/>
                  <w:divBdr>
                    <w:top w:val="none" w:sz="0" w:space="0" w:color="auto"/>
                    <w:left w:val="none" w:sz="0" w:space="0" w:color="auto"/>
                    <w:bottom w:val="none" w:sz="0" w:space="0" w:color="auto"/>
                    <w:right w:val="none" w:sz="0" w:space="0" w:color="auto"/>
                  </w:divBdr>
                </w:div>
                <w:div w:id="208886539">
                  <w:marLeft w:val="640"/>
                  <w:marRight w:val="0"/>
                  <w:marTop w:val="0"/>
                  <w:marBottom w:val="0"/>
                  <w:divBdr>
                    <w:top w:val="none" w:sz="0" w:space="0" w:color="auto"/>
                    <w:left w:val="none" w:sz="0" w:space="0" w:color="auto"/>
                    <w:bottom w:val="none" w:sz="0" w:space="0" w:color="auto"/>
                    <w:right w:val="none" w:sz="0" w:space="0" w:color="auto"/>
                  </w:divBdr>
                </w:div>
                <w:div w:id="236132888">
                  <w:marLeft w:val="640"/>
                  <w:marRight w:val="0"/>
                  <w:marTop w:val="0"/>
                  <w:marBottom w:val="0"/>
                  <w:divBdr>
                    <w:top w:val="none" w:sz="0" w:space="0" w:color="auto"/>
                    <w:left w:val="none" w:sz="0" w:space="0" w:color="auto"/>
                    <w:bottom w:val="none" w:sz="0" w:space="0" w:color="auto"/>
                    <w:right w:val="none" w:sz="0" w:space="0" w:color="auto"/>
                  </w:divBdr>
                </w:div>
                <w:div w:id="256259544">
                  <w:marLeft w:val="640"/>
                  <w:marRight w:val="0"/>
                  <w:marTop w:val="0"/>
                  <w:marBottom w:val="0"/>
                  <w:divBdr>
                    <w:top w:val="none" w:sz="0" w:space="0" w:color="auto"/>
                    <w:left w:val="none" w:sz="0" w:space="0" w:color="auto"/>
                    <w:bottom w:val="none" w:sz="0" w:space="0" w:color="auto"/>
                    <w:right w:val="none" w:sz="0" w:space="0" w:color="auto"/>
                  </w:divBdr>
                </w:div>
                <w:div w:id="283077491">
                  <w:marLeft w:val="640"/>
                  <w:marRight w:val="0"/>
                  <w:marTop w:val="0"/>
                  <w:marBottom w:val="0"/>
                  <w:divBdr>
                    <w:top w:val="none" w:sz="0" w:space="0" w:color="auto"/>
                    <w:left w:val="none" w:sz="0" w:space="0" w:color="auto"/>
                    <w:bottom w:val="none" w:sz="0" w:space="0" w:color="auto"/>
                    <w:right w:val="none" w:sz="0" w:space="0" w:color="auto"/>
                  </w:divBdr>
                </w:div>
                <w:div w:id="287051412">
                  <w:marLeft w:val="640"/>
                  <w:marRight w:val="0"/>
                  <w:marTop w:val="0"/>
                  <w:marBottom w:val="0"/>
                  <w:divBdr>
                    <w:top w:val="none" w:sz="0" w:space="0" w:color="auto"/>
                    <w:left w:val="none" w:sz="0" w:space="0" w:color="auto"/>
                    <w:bottom w:val="none" w:sz="0" w:space="0" w:color="auto"/>
                    <w:right w:val="none" w:sz="0" w:space="0" w:color="auto"/>
                  </w:divBdr>
                </w:div>
                <w:div w:id="324748697">
                  <w:marLeft w:val="640"/>
                  <w:marRight w:val="0"/>
                  <w:marTop w:val="0"/>
                  <w:marBottom w:val="0"/>
                  <w:divBdr>
                    <w:top w:val="none" w:sz="0" w:space="0" w:color="auto"/>
                    <w:left w:val="none" w:sz="0" w:space="0" w:color="auto"/>
                    <w:bottom w:val="none" w:sz="0" w:space="0" w:color="auto"/>
                    <w:right w:val="none" w:sz="0" w:space="0" w:color="auto"/>
                  </w:divBdr>
                </w:div>
                <w:div w:id="362174418">
                  <w:marLeft w:val="640"/>
                  <w:marRight w:val="0"/>
                  <w:marTop w:val="0"/>
                  <w:marBottom w:val="0"/>
                  <w:divBdr>
                    <w:top w:val="none" w:sz="0" w:space="0" w:color="auto"/>
                    <w:left w:val="none" w:sz="0" w:space="0" w:color="auto"/>
                    <w:bottom w:val="none" w:sz="0" w:space="0" w:color="auto"/>
                    <w:right w:val="none" w:sz="0" w:space="0" w:color="auto"/>
                  </w:divBdr>
                </w:div>
                <w:div w:id="375590100">
                  <w:marLeft w:val="640"/>
                  <w:marRight w:val="0"/>
                  <w:marTop w:val="0"/>
                  <w:marBottom w:val="0"/>
                  <w:divBdr>
                    <w:top w:val="none" w:sz="0" w:space="0" w:color="auto"/>
                    <w:left w:val="none" w:sz="0" w:space="0" w:color="auto"/>
                    <w:bottom w:val="none" w:sz="0" w:space="0" w:color="auto"/>
                    <w:right w:val="none" w:sz="0" w:space="0" w:color="auto"/>
                  </w:divBdr>
                </w:div>
                <w:div w:id="380062403">
                  <w:marLeft w:val="640"/>
                  <w:marRight w:val="0"/>
                  <w:marTop w:val="0"/>
                  <w:marBottom w:val="0"/>
                  <w:divBdr>
                    <w:top w:val="none" w:sz="0" w:space="0" w:color="auto"/>
                    <w:left w:val="none" w:sz="0" w:space="0" w:color="auto"/>
                    <w:bottom w:val="none" w:sz="0" w:space="0" w:color="auto"/>
                    <w:right w:val="none" w:sz="0" w:space="0" w:color="auto"/>
                  </w:divBdr>
                </w:div>
                <w:div w:id="382215171">
                  <w:marLeft w:val="640"/>
                  <w:marRight w:val="0"/>
                  <w:marTop w:val="0"/>
                  <w:marBottom w:val="0"/>
                  <w:divBdr>
                    <w:top w:val="none" w:sz="0" w:space="0" w:color="auto"/>
                    <w:left w:val="none" w:sz="0" w:space="0" w:color="auto"/>
                    <w:bottom w:val="none" w:sz="0" w:space="0" w:color="auto"/>
                    <w:right w:val="none" w:sz="0" w:space="0" w:color="auto"/>
                  </w:divBdr>
                </w:div>
                <w:div w:id="383023309">
                  <w:marLeft w:val="640"/>
                  <w:marRight w:val="0"/>
                  <w:marTop w:val="0"/>
                  <w:marBottom w:val="0"/>
                  <w:divBdr>
                    <w:top w:val="none" w:sz="0" w:space="0" w:color="auto"/>
                    <w:left w:val="none" w:sz="0" w:space="0" w:color="auto"/>
                    <w:bottom w:val="none" w:sz="0" w:space="0" w:color="auto"/>
                    <w:right w:val="none" w:sz="0" w:space="0" w:color="auto"/>
                  </w:divBdr>
                </w:div>
                <w:div w:id="531308830">
                  <w:marLeft w:val="640"/>
                  <w:marRight w:val="0"/>
                  <w:marTop w:val="0"/>
                  <w:marBottom w:val="0"/>
                  <w:divBdr>
                    <w:top w:val="none" w:sz="0" w:space="0" w:color="auto"/>
                    <w:left w:val="none" w:sz="0" w:space="0" w:color="auto"/>
                    <w:bottom w:val="none" w:sz="0" w:space="0" w:color="auto"/>
                    <w:right w:val="none" w:sz="0" w:space="0" w:color="auto"/>
                  </w:divBdr>
                </w:div>
                <w:div w:id="538788256">
                  <w:marLeft w:val="640"/>
                  <w:marRight w:val="0"/>
                  <w:marTop w:val="0"/>
                  <w:marBottom w:val="0"/>
                  <w:divBdr>
                    <w:top w:val="none" w:sz="0" w:space="0" w:color="auto"/>
                    <w:left w:val="none" w:sz="0" w:space="0" w:color="auto"/>
                    <w:bottom w:val="none" w:sz="0" w:space="0" w:color="auto"/>
                    <w:right w:val="none" w:sz="0" w:space="0" w:color="auto"/>
                  </w:divBdr>
                </w:div>
                <w:div w:id="544608557">
                  <w:marLeft w:val="640"/>
                  <w:marRight w:val="0"/>
                  <w:marTop w:val="0"/>
                  <w:marBottom w:val="0"/>
                  <w:divBdr>
                    <w:top w:val="none" w:sz="0" w:space="0" w:color="auto"/>
                    <w:left w:val="none" w:sz="0" w:space="0" w:color="auto"/>
                    <w:bottom w:val="none" w:sz="0" w:space="0" w:color="auto"/>
                    <w:right w:val="none" w:sz="0" w:space="0" w:color="auto"/>
                  </w:divBdr>
                </w:div>
                <w:div w:id="575091807">
                  <w:marLeft w:val="640"/>
                  <w:marRight w:val="0"/>
                  <w:marTop w:val="0"/>
                  <w:marBottom w:val="0"/>
                  <w:divBdr>
                    <w:top w:val="none" w:sz="0" w:space="0" w:color="auto"/>
                    <w:left w:val="none" w:sz="0" w:space="0" w:color="auto"/>
                    <w:bottom w:val="none" w:sz="0" w:space="0" w:color="auto"/>
                    <w:right w:val="none" w:sz="0" w:space="0" w:color="auto"/>
                  </w:divBdr>
                </w:div>
                <w:div w:id="656962788">
                  <w:marLeft w:val="640"/>
                  <w:marRight w:val="0"/>
                  <w:marTop w:val="0"/>
                  <w:marBottom w:val="0"/>
                  <w:divBdr>
                    <w:top w:val="none" w:sz="0" w:space="0" w:color="auto"/>
                    <w:left w:val="none" w:sz="0" w:space="0" w:color="auto"/>
                    <w:bottom w:val="none" w:sz="0" w:space="0" w:color="auto"/>
                    <w:right w:val="none" w:sz="0" w:space="0" w:color="auto"/>
                  </w:divBdr>
                </w:div>
                <w:div w:id="661396588">
                  <w:marLeft w:val="640"/>
                  <w:marRight w:val="0"/>
                  <w:marTop w:val="0"/>
                  <w:marBottom w:val="0"/>
                  <w:divBdr>
                    <w:top w:val="none" w:sz="0" w:space="0" w:color="auto"/>
                    <w:left w:val="none" w:sz="0" w:space="0" w:color="auto"/>
                    <w:bottom w:val="none" w:sz="0" w:space="0" w:color="auto"/>
                    <w:right w:val="none" w:sz="0" w:space="0" w:color="auto"/>
                  </w:divBdr>
                </w:div>
                <w:div w:id="670179741">
                  <w:marLeft w:val="640"/>
                  <w:marRight w:val="0"/>
                  <w:marTop w:val="0"/>
                  <w:marBottom w:val="0"/>
                  <w:divBdr>
                    <w:top w:val="none" w:sz="0" w:space="0" w:color="auto"/>
                    <w:left w:val="none" w:sz="0" w:space="0" w:color="auto"/>
                    <w:bottom w:val="none" w:sz="0" w:space="0" w:color="auto"/>
                    <w:right w:val="none" w:sz="0" w:space="0" w:color="auto"/>
                  </w:divBdr>
                </w:div>
                <w:div w:id="671684317">
                  <w:marLeft w:val="640"/>
                  <w:marRight w:val="0"/>
                  <w:marTop w:val="0"/>
                  <w:marBottom w:val="0"/>
                  <w:divBdr>
                    <w:top w:val="none" w:sz="0" w:space="0" w:color="auto"/>
                    <w:left w:val="none" w:sz="0" w:space="0" w:color="auto"/>
                    <w:bottom w:val="none" w:sz="0" w:space="0" w:color="auto"/>
                    <w:right w:val="none" w:sz="0" w:space="0" w:color="auto"/>
                  </w:divBdr>
                </w:div>
                <w:div w:id="701638572">
                  <w:marLeft w:val="640"/>
                  <w:marRight w:val="0"/>
                  <w:marTop w:val="0"/>
                  <w:marBottom w:val="0"/>
                  <w:divBdr>
                    <w:top w:val="none" w:sz="0" w:space="0" w:color="auto"/>
                    <w:left w:val="none" w:sz="0" w:space="0" w:color="auto"/>
                    <w:bottom w:val="none" w:sz="0" w:space="0" w:color="auto"/>
                    <w:right w:val="none" w:sz="0" w:space="0" w:color="auto"/>
                  </w:divBdr>
                </w:div>
                <w:div w:id="728453127">
                  <w:marLeft w:val="640"/>
                  <w:marRight w:val="0"/>
                  <w:marTop w:val="0"/>
                  <w:marBottom w:val="0"/>
                  <w:divBdr>
                    <w:top w:val="none" w:sz="0" w:space="0" w:color="auto"/>
                    <w:left w:val="none" w:sz="0" w:space="0" w:color="auto"/>
                    <w:bottom w:val="none" w:sz="0" w:space="0" w:color="auto"/>
                    <w:right w:val="none" w:sz="0" w:space="0" w:color="auto"/>
                  </w:divBdr>
                </w:div>
                <w:div w:id="837230268">
                  <w:marLeft w:val="640"/>
                  <w:marRight w:val="0"/>
                  <w:marTop w:val="0"/>
                  <w:marBottom w:val="0"/>
                  <w:divBdr>
                    <w:top w:val="none" w:sz="0" w:space="0" w:color="auto"/>
                    <w:left w:val="none" w:sz="0" w:space="0" w:color="auto"/>
                    <w:bottom w:val="none" w:sz="0" w:space="0" w:color="auto"/>
                    <w:right w:val="none" w:sz="0" w:space="0" w:color="auto"/>
                  </w:divBdr>
                </w:div>
                <w:div w:id="923338330">
                  <w:marLeft w:val="640"/>
                  <w:marRight w:val="0"/>
                  <w:marTop w:val="0"/>
                  <w:marBottom w:val="0"/>
                  <w:divBdr>
                    <w:top w:val="none" w:sz="0" w:space="0" w:color="auto"/>
                    <w:left w:val="none" w:sz="0" w:space="0" w:color="auto"/>
                    <w:bottom w:val="none" w:sz="0" w:space="0" w:color="auto"/>
                    <w:right w:val="none" w:sz="0" w:space="0" w:color="auto"/>
                  </w:divBdr>
                </w:div>
                <w:div w:id="937831467">
                  <w:marLeft w:val="640"/>
                  <w:marRight w:val="0"/>
                  <w:marTop w:val="0"/>
                  <w:marBottom w:val="0"/>
                  <w:divBdr>
                    <w:top w:val="none" w:sz="0" w:space="0" w:color="auto"/>
                    <w:left w:val="none" w:sz="0" w:space="0" w:color="auto"/>
                    <w:bottom w:val="none" w:sz="0" w:space="0" w:color="auto"/>
                    <w:right w:val="none" w:sz="0" w:space="0" w:color="auto"/>
                  </w:divBdr>
                </w:div>
                <w:div w:id="959528441">
                  <w:marLeft w:val="640"/>
                  <w:marRight w:val="0"/>
                  <w:marTop w:val="0"/>
                  <w:marBottom w:val="0"/>
                  <w:divBdr>
                    <w:top w:val="none" w:sz="0" w:space="0" w:color="auto"/>
                    <w:left w:val="none" w:sz="0" w:space="0" w:color="auto"/>
                    <w:bottom w:val="none" w:sz="0" w:space="0" w:color="auto"/>
                    <w:right w:val="none" w:sz="0" w:space="0" w:color="auto"/>
                  </w:divBdr>
                </w:div>
                <w:div w:id="997028474">
                  <w:marLeft w:val="640"/>
                  <w:marRight w:val="0"/>
                  <w:marTop w:val="0"/>
                  <w:marBottom w:val="0"/>
                  <w:divBdr>
                    <w:top w:val="none" w:sz="0" w:space="0" w:color="auto"/>
                    <w:left w:val="none" w:sz="0" w:space="0" w:color="auto"/>
                    <w:bottom w:val="none" w:sz="0" w:space="0" w:color="auto"/>
                    <w:right w:val="none" w:sz="0" w:space="0" w:color="auto"/>
                  </w:divBdr>
                </w:div>
                <w:div w:id="998651272">
                  <w:marLeft w:val="640"/>
                  <w:marRight w:val="0"/>
                  <w:marTop w:val="0"/>
                  <w:marBottom w:val="0"/>
                  <w:divBdr>
                    <w:top w:val="none" w:sz="0" w:space="0" w:color="auto"/>
                    <w:left w:val="none" w:sz="0" w:space="0" w:color="auto"/>
                    <w:bottom w:val="none" w:sz="0" w:space="0" w:color="auto"/>
                    <w:right w:val="none" w:sz="0" w:space="0" w:color="auto"/>
                  </w:divBdr>
                </w:div>
                <w:div w:id="1006712512">
                  <w:marLeft w:val="640"/>
                  <w:marRight w:val="0"/>
                  <w:marTop w:val="0"/>
                  <w:marBottom w:val="0"/>
                  <w:divBdr>
                    <w:top w:val="none" w:sz="0" w:space="0" w:color="auto"/>
                    <w:left w:val="none" w:sz="0" w:space="0" w:color="auto"/>
                    <w:bottom w:val="none" w:sz="0" w:space="0" w:color="auto"/>
                    <w:right w:val="none" w:sz="0" w:space="0" w:color="auto"/>
                  </w:divBdr>
                </w:div>
                <w:div w:id="1026173603">
                  <w:marLeft w:val="640"/>
                  <w:marRight w:val="0"/>
                  <w:marTop w:val="0"/>
                  <w:marBottom w:val="0"/>
                  <w:divBdr>
                    <w:top w:val="none" w:sz="0" w:space="0" w:color="auto"/>
                    <w:left w:val="none" w:sz="0" w:space="0" w:color="auto"/>
                    <w:bottom w:val="none" w:sz="0" w:space="0" w:color="auto"/>
                    <w:right w:val="none" w:sz="0" w:space="0" w:color="auto"/>
                  </w:divBdr>
                </w:div>
                <w:div w:id="1040738519">
                  <w:marLeft w:val="640"/>
                  <w:marRight w:val="0"/>
                  <w:marTop w:val="0"/>
                  <w:marBottom w:val="0"/>
                  <w:divBdr>
                    <w:top w:val="none" w:sz="0" w:space="0" w:color="auto"/>
                    <w:left w:val="none" w:sz="0" w:space="0" w:color="auto"/>
                    <w:bottom w:val="none" w:sz="0" w:space="0" w:color="auto"/>
                    <w:right w:val="none" w:sz="0" w:space="0" w:color="auto"/>
                  </w:divBdr>
                </w:div>
                <w:div w:id="1090194480">
                  <w:marLeft w:val="640"/>
                  <w:marRight w:val="0"/>
                  <w:marTop w:val="0"/>
                  <w:marBottom w:val="0"/>
                  <w:divBdr>
                    <w:top w:val="none" w:sz="0" w:space="0" w:color="auto"/>
                    <w:left w:val="none" w:sz="0" w:space="0" w:color="auto"/>
                    <w:bottom w:val="none" w:sz="0" w:space="0" w:color="auto"/>
                    <w:right w:val="none" w:sz="0" w:space="0" w:color="auto"/>
                  </w:divBdr>
                </w:div>
                <w:div w:id="1104763266">
                  <w:marLeft w:val="640"/>
                  <w:marRight w:val="0"/>
                  <w:marTop w:val="0"/>
                  <w:marBottom w:val="0"/>
                  <w:divBdr>
                    <w:top w:val="none" w:sz="0" w:space="0" w:color="auto"/>
                    <w:left w:val="none" w:sz="0" w:space="0" w:color="auto"/>
                    <w:bottom w:val="none" w:sz="0" w:space="0" w:color="auto"/>
                    <w:right w:val="none" w:sz="0" w:space="0" w:color="auto"/>
                  </w:divBdr>
                </w:div>
                <w:div w:id="1137336037">
                  <w:marLeft w:val="640"/>
                  <w:marRight w:val="0"/>
                  <w:marTop w:val="0"/>
                  <w:marBottom w:val="0"/>
                  <w:divBdr>
                    <w:top w:val="none" w:sz="0" w:space="0" w:color="auto"/>
                    <w:left w:val="none" w:sz="0" w:space="0" w:color="auto"/>
                    <w:bottom w:val="none" w:sz="0" w:space="0" w:color="auto"/>
                    <w:right w:val="none" w:sz="0" w:space="0" w:color="auto"/>
                  </w:divBdr>
                </w:div>
                <w:div w:id="1157963065">
                  <w:marLeft w:val="640"/>
                  <w:marRight w:val="0"/>
                  <w:marTop w:val="0"/>
                  <w:marBottom w:val="0"/>
                  <w:divBdr>
                    <w:top w:val="none" w:sz="0" w:space="0" w:color="auto"/>
                    <w:left w:val="none" w:sz="0" w:space="0" w:color="auto"/>
                    <w:bottom w:val="none" w:sz="0" w:space="0" w:color="auto"/>
                    <w:right w:val="none" w:sz="0" w:space="0" w:color="auto"/>
                  </w:divBdr>
                </w:div>
                <w:div w:id="1165509880">
                  <w:marLeft w:val="640"/>
                  <w:marRight w:val="0"/>
                  <w:marTop w:val="0"/>
                  <w:marBottom w:val="0"/>
                  <w:divBdr>
                    <w:top w:val="none" w:sz="0" w:space="0" w:color="auto"/>
                    <w:left w:val="none" w:sz="0" w:space="0" w:color="auto"/>
                    <w:bottom w:val="none" w:sz="0" w:space="0" w:color="auto"/>
                    <w:right w:val="none" w:sz="0" w:space="0" w:color="auto"/>
                  </w:divBdr>
                </w:div>
                <w:div w:id="1195537233">
                  <w:marLeft w:val="640"/>
                  <w:marRight w:val="0"/>
                  <w:marTop w:val="0"/>
                  <w:marBottom w:val="0"/>
                  <w:divBdr>
                    <w:top w:val="none" w:sz="0" w:space="0" w:color="auto"/>
                    <w:left w:val="none" w:sz="0" w:space="0" w:color="auto"/>
                    <w:bottom w:val="none" w:sz="0" w:space="0" w:color="auto"/>
                    <w:right w:val="none" w:sz="0" w:space="0" w:color="auto"/>
                  </w:divBdr>
                </w:div>
                <w:div w:id="1306423919">
                  <w:marLeft w:val="640"/>
                  <w:marRight w:val="0"/>
                  <w:marTop w:val="0"/>
                  <w:marBottom w:val="0"/>
                  <w:divBdr>
                    <w:top w:val="none" w:sz="0" w:space="0" w:color="auto"/>
                    <w:left w:val="none" w:sz="0" w:space="0" w:color="auto"/>
                    <w:bottom w:val="none" w:sz="0" w:space="0" w:color="auto"/>
                    <w:right w:val="none" w:sz="0" w:space="0" w:color="auto"/>
                  </w:divBdr>
                </w:div>
                <w:div w:id="1368065220">
                  <w:marLeft w:val="640"/>
                  <w:marRight w:val="0"/>
                  <w:marTop w:val="0"/>
                  <w:marBottom w:val="0"/>
                  <w:divBdr>
                    <w:top w:val="none" w:sz="0" w:space="0" w:color="auto"/>
                    <w:left w:val="none" w:sz="0" w:space="0" w:color="auto"/>
                    <w:bottom w:val="none" w:sz="0" w:space="0" w:color="auto"/>
                    <w:right w:val="none" w:sz="0" w:space="0" w:color="auto"/>
                  </w:divBdr>
                </w:div>
                <w:div w:id="1438141694">
                  <w:marLeft w:val="640"/>
                  <w:marRight w:val="0"/>
                  <w:marTop w:val="0"/>
                  <w:marBottom w:val="0"/>
                  <w:divBdr>
                    <w:top w:val="none" w:sz="0" w:space="0" w:color="auto"/>
                    <w:left w:val="none" w:sz="0" w:space="0" w:color="auto"/>
                    <w:bottom w:val="none" w:sz="0" w:space="0" w:color="auto"/>
                    <w:right w:val="none" w:sz="0" w:space="0" w:color="auto"/>
                  </w:divBdr>
                </w:div>
                <w:div w:id="1453982322">
                  <w:marLeft w:val="640"/>
                  <w:marRight w:val="0"/>
                  <w:marTop w:val="0"/>
                  <w:marBottom w:val="0"/>
                  <w:divBdr>
                    <w:top w:val="none" w:sz="0" w:space="0" w:color="auto"/>
                    <w:left w:val="none" w:sz="0" w:space="0" w:color="auto"/>
                    <w:bottom w:val="none" w:sz="0" w:space="0" w:color="auto"/>
                    <w:right w:val="none" w:sz="0" w:space="0" w:color="auto"/>
                  </w:divBdr>
                </w:div>
                <w:div w:id="1500805927">
                  <w:marLeft w:val="640"/>
                  <w:marRight w:val="0"/>
                  <w:marTop w:val="0"/>
                  <w:marBottom w:val="0"/>
                  <w:divBdr>
                    <w:top w:val="none" w:sz="0" w:space="0" w:color="auto"/>
                    <w:left w:val="none" w:sz="0" w:space="0" w:color="auto"/>
                    <w:bottom w:val="none" w:sz="0" w:space="0" w:color="auto"/>
                    <w:right w:val="none" w:sz="0" w:space="0" w:color="auto"/>
                  </w:divBdr>
                </w:div>
                <w:div w:id="1522937606">
                  <w:marLeft w:val="640"/>
                  <w:marRight w:val="0"/>
                  <w:marTop w:val="0"/>
                  <w:marBottom w:val="0"/>
                  <w:divBdr>
                    <w:top w:val="none" w:sz="0" w:space="0" w:color="auto"/>
                    <w:left w:val="none" w:sz="0" w:space="0" w:color="auto"/>
                    <w:bottom w:val="none" w:sz="0" w:space="0" w:color="auto"/>
                    <w:right w:val="none" w:sz="0" w:space="0" w:color="auto"/>
                  </w:divBdr>
                </w:div>
                <w:div w:id="1561481339">
                  <w:marLeft w:val="640"/>
                  <w:marRight w:val="0"/>
                  <w:marTop w:val="0"/>
                  <w:marBottom w:val="0"/>
                  <w:divBdr>
                    <w:top w:val="none" w:sz="0" w:space="0" w:color="auto"/>
                    <w:left w:val="none" w:sz="0" w:space="0" w:color="auto"/>
                    <w:bottom w:val="none" w:sz="0" w:space="0" w:color="auto"/>
                    <w:right w:val="none" w:sz="0" w:space="0" w:color="auto"/>
                  </w:divBdr>
                </w:div>
                <w:div w:id="1689864804">
                  <w:marLeft w:val="640"/>
                  <w:marRight w:val="0"/>
                  <w:marTop w:val="0"/>
                  <w:marBottom w:val="0"/>
                  <w:divBdr>
                    <w:top w:val="none" w:sz="0" w:space="0" w:color="auto"/>
                    <w:left w:val="none" w:sz="0" w:space="0" w:color="auto"/>
                    <w:bottom w:val="none" w:sz="0" w:space="0" w:color="auto"/>
                    <w:right w:val="none" w:sz="0" w:space="0" w:color="auto"/>
                  </w:divBdr>
                </w:div>
                <w:div w:id="1712149302">
                  <w:marLeft w:val="640"/>
                  <w:marRight w:val="0"/>
                  <w:marTop w:val="0"/>
                  <w:marBottom w:val="0"/>
                  <w:divBdr>
                    <w:top w:val="none" w:sz="0" w:space="0" w:color="auto"/>
                    <w:left w:val="none" w:sz="0" w:space="0" w:color="auto"/>
                    <w:bottom w:val="none" w:sz="0" w:space="0" w:color="auto"/>
                    <w:right w:val="none" w:sz="0" w:space="0" w:color="auto"/>
                  </w:divBdr>
                </w:div>
                <w:div w:id="1868105381">
                  <w:marLeft w:val="640"/>
                  <w:marRight w:val="0"/>
                  <w:marTop w:val="0"/>
                  <w:marBottom w:val="0"/>
                  <w:divBdr>
                    <w:top w:val="none" w:sz="0" w:space="0" w:color="auto"/>
                    <w:left w:val="none" w:sz="0" w:space="0" w:color="auto"/>
                    <w:bottom w:val="none" w:sz="0" w:space="0" w:color="auto"/>
                    <w:right w:val="none" w:sz="0" w:space="0" w:color="auto"/>
                  </w:divBdr>
                </w:div>
                <w:div w:id="1899390656">
                  <w:marLeft w:val="640"/>
                  <w:marRight w:val="0"/>
                  <w:marTop w:val="0"/>
                  <w:marBottom w:val="0"/>
                  <w:divBdr>
                    <w:top w:val="none" w:sz="0" w:space="0" w:color="auto"/>
                    <w:left w:val="none" w:sz="0" w:space="0" w:color="auto"/>
                    <w:bottom w:val="none" w:sz="0" w:space="0" w:color="auto"/>
                    <w:right w:val="none" w:sz="0" w:space="0" w:color="auto"/>
                  </w:divBdr>
                </w:div>
                <w:div w:id="1900020236">
                  <w:marLeft w:val="640"/>
                  <w:marRight w:val="0"/>
                  <w:marTop w:val="0"/>
                  <w:marBottom w:val="0"/>
                  <w:divBdr>
                    <w:top w:val="none" w:sz="0" w:space="0" w:color="auto"/>
                    <w:left w:val="none" w:sz="0" w:space="0" w:color="auto"/>
                    <w:bottom w:val="none" w:sz="0" w:space="0" w:color="auto"/>
                    <w:right w:val="none" w:sz="0" w:space="0" w:color="auto"/>
                  </w:divBdr>
                </w:div>
                <w:div w:id="1916670314">
                  <w:marLeft w:val="640"/>
                  <w:marRight w:val="0"/>
                  <w:marTop w:val="0"/>
                  <w:marBottom w:val="0"/>
                  <w:divBdr>
                    <w:top w:val="none" w:sz="0" w:space="0" w:color="auto"/>
                    <w:left w:val="none" w:sz="0" w:space="0" w:color="auto"/>
                    <w:bottom w:val="none" w:sz="0" w:space="0" w:color="auto"/>
                    <w:right w:val="none" w:sz="0" w:space="0" w:color="auto"/>
                  </w:divBdr>
                </w:div>
                <w:div w:id="1925336513">
                  <w:marLeft w:val="640"/>
                  <w:marRight w:val="0"/>
                  <w:marTop w:val="0"/>
                  <w:marBottom w:val="0"/>
                  <w:divBdr>
                    <w:top w:val="none" w:sz="0" w:space="0" w:color="auto"/>
                    <w:left w:val="none" w:sz="0" w:space="0" w:color="auto"/>
                    <w:bottom w:val="none" w:sz="0" w:space="0" w:color="auto"/>
                    <w:right w:val="none" w:sz="0" w:space="0" w:color="auto"/>
                  </w:divBdr>
                </w:div>
                <w:div w:id="1927106467">
                  <w:marLeft w:val="640"/>
                  <w:marRight w:val="0"/>
                  <w:marTop w:val="0"/>
                  <w:marBottom w:val="0"/>
                  <w:divBdr>
                    <w:top w:val="none" w:sz="0" w:space="0" w:color="auto"/>
                    <w:left w:val="none" w:sz="0" w:space="0" w:color="auto"/>
                    <w:bottom w:val="none" w:sz="0" w:space="0" w:color="auto"/>
                    <w:right w:val="none" w:sz="0" w:space="0" w:color="auto"/>
                  </w:divBdr>
                </w:div>
                <w:div w:id="1992981886">
                  <w:marLeft w:val="640"/>
                  <w:marRight w:val="0"/>
                  <w:marTop w:val="0"/>
                  <w:marBottom w:val="0"/>
                  <w:divBdr>
                    <w:top w:val="none" w:sz="0" w:space="0" w:color="auto"/>
                    <w:left w:val="none" w:sz="0" w:space="0" w:color="auto"/>
                    <w:bottom w:val="none" w:sz="0" w:space="0" w:color="auto"/>
                    <w:right w:val="none" w:sz="0" w:space="0" w:color="auto"/>
                  </w:divBdr>
                </w:div>
                <w:div w:id="2023779630">
                  <w:marLeft w:val="640"/>
                  <w:marRight w:val="0"/>
                  <w:marTop w:val="0"/>
                  <w:marBottom w:val="0"/>
                  <w:divBdr>
                    <w:top w:val="none" w:sz="0" w:space="0" w:color="auto"/>
                    <w:left w:val="none" w:sz="0" w:space="0" w:color="auto"/>
                    <w:bottom w:val="none" w:sz="0" w:space="0" w:color="auto"/>
                    <w:right w:val="none" w:sz="0" w:space="0" w:color="auto"/>
                  </w:divBdr>
                </w:div>
                <w:div w:id="2100757831">
                  <w:marLeft w:val="640"/>
                  <w:marRight w:val="0"/>
                  <w:marTop w:val="0"/>
                  <w:marBottom w:val="0"/>
                  <w:divBdr>
                    <w:top w:val="none" w:sz="0" w:space="0" w:color="auto"/>
                    <w:left w:val="none" w:sz="0" w:space="0" w:color="auto"/>
                    <w:bottom w:val="none" w:sz="0" w:space="0" w:color="auto"/>
                    <w:right w:val="none" w:sz="0" w:space="0" w:color="auto"/>
                  </w:divBdr>
                </w:div>
                <w:div w:id="2107991470">
                  <w:marLeft w:val="640"/>
                  <w:marRight w:val="0"/>
                  <w:marTop w:val="0"/>
                  <w:marBottom w:val="0"/>
                  <w:divBdr>
                    <w:top w:val="none" w:sz="0" w:space="0" w:color="auto"/>
                    <w:left w:val="none" w:sz="0" w:space="0" w:color="auto"/>
                    <w:bottom w:val="none" w:sz="0" w:space="0" w:color="auto"/>
                    <w:right w:val="none" w:sz="0" w:space="0" w:color="auto"/>
                  </w:divBdr>
                </w:div>
              </w:divsChild>
            </w:div>
            <w:div w:id="473988609">
              <w:marLeft w:val="0"/>
              <w:marRight w:val="0"/>
              <w:marTop w:val="0"/>
              <w:marBottom w:val="0"/>
              <w:divBdr>
                <w:top w:val="none" w:sz="0" w:space="0" w:color="auto"/>
                <w:left w:val="none" w:sz="0" w:space="0" w:color="auto"/>
                <w:bottom w:val="none" w:sz="0" w:space="0" w:color="auto"/>
                <w:right w:val="none" w:sz="0" w:space="0" w:color="auto"/>
              </w:divBdr>
              <w:divsChild>
                <w:div w:id="50201106">
                  <w:marLeft w:val="640"/>
                  <w:marRight w:val="0"/>
                  <w:marTop w:val="0"/>
                  <w:marBottom w:val="0"/>
                  <w:divBdr>
                    <w:top w:val="none" w:sz="0" w:space="0" w:color="auto"/>
                    <w:left w:val="none" w:sz="0" w:space="0" w:color="auto"/>
                    <w:bottom w:val="none" w:sz="0" w:space="0" w:color="auto"/>
                    <w:right w:val="none" w:sz="0" w:space="0" w:color="auto"/>
                  </w:divBdr>
                </w:div>
                <w:div w:id="78210158">
                  <w:marLeft w:val="640"/>
                  <w:marRight w:val="0"/>
                  <w:marTop w:val="0"/>
                  <w:marBottom w:val="0"/>
                  <w:divBdr>
                    <w:top w:val="none" w:sz="0" w:space="0" w:color="auto"/>
                    <w:left w:val="none" w:sz="0" w:space="0" w:color="auto"/>
                    <w:bottom w:val="none" w:sz="0" w:space="0" w:color="auto"/>
                    <w:right w:val="none" w:sz="0" w:space="0" w:color="auto"/>
                  </w:divBdr>
                </w:div>
                <w:div w:id="96950495">
                  <w:marLeft w:val="640"/>
                  <w:marRight w:val="0"/>
                  <w:marTop w:val="0"/>
                  <w:marBottom w:val="0"/>
                  <w:divBdr>
                    <w:top w:val="none" w:sz="0" w:space="0" w:color="auto"/>
                    <w:left w:val="none" w:sz="0" w:space="0" w:color="auto"/>
                    <w:bottom w:val="none" w:sz="0" w:space="0" w:color="auto"/>
                    <w:right w:val="none" w:sz="0" w:space="0" w:color="auto"/>
                  </w:divBdr>
                </w:div>
                <w:div w:id="114761473">
                  <w:marLeft w:val="640"/>
                  <w:marRight w:val="0"/>
                  <w:marTop w:val="0"/>
                  <w:marBottom w:val="0"/>
                  <w:divBdr>
                    <w:top w:val="none" w:sz="0" w:space="0" w:color="auto"/>
                    <w:left w:val="none" w:sz="0" w:space="0" w:color="auto"/>
                    <w:bottom w:val="none" w:sz="0" w:space="0" w:color="auto"/>
                    <w:right w:val="none" w:sz="0" w:space="0" w:color="auto"/>
                  </w:divBdr>
                </w:div>
                <w:div w:id="120000888">
                  <w:marLeft w:val="640"/>
                  <w:marRight w:val="0"/>
                  <w:marTop w:val="0"/>
                  <w:marBottom w:val="0"/>
                  <w:divBdr>
                    <w:top w:val="none" w:sz="0" w:space="0" w:color="auto"/>
                    <w:left w:val="none" w:sz="0" w:space="0" w:color="auto"/>
                    <w:bottom w:val="none" w:sz="0" w:space="0" w:color="auto"/>
                    <w:right w:val="none" w:sz="0" w:space="0" w:color="auto"/>
                  </w:divBdr>
                </w:div>
                <w:div w:id="139883230">
                  <w:marLeft w:val="640"/>
                  <w:marRight w:val="0"/>
                  <w:marTop w:val="0"/>
                  <w:marBottom w:val="0"/>
                  <w:divBdr>
                    <w:top w:val="none" w:sz="0" w:space="0" w:color="auto"/>
                    <w:left w:val="none" w:sz="0" w:space="0" w:color="auto"/>
                    <w:bottom w:val="none" w:sz="0" w:space="0" w:color="auto"/>
                    <w:right w:val="none" w:sz="0" w:space="0" w:color="auto"/>
                  </w:divBdr>
                </w:div>
                <w:div w:id="173033734">
                  <w:marLeft w:val="640"/>
                  <w:marRight w:val="0"/>
                  <w:marTop w:val="0"/>
                  <w:marBottom w:val="0"/>
                  <w:divBdr>
                    <w:top w:val="none" w:sz="0" w:space="0" w:color="auto"/>
                    <w:left w:val="none" w:sz="0" w:space="0" w:color="auto"/>
                    <w:bottom w:val="none" w:sz="0" w:space="0" w:color="auto"/>
                    <w:right w:val="none" w:sz="0" w:space="0" w:color="auto"/>
                  </w:divBdr>
                </w:div>
                <w:div w:id="233199781">
                  <w:marLeft w:val="640"/>
                  <w:marRight w:val="0"/>
                  <w:marTop w:val="0"/>
                  <w:marBottom w:val="0"/>
                  <w:divBdr>
                    <w:top w:val="none" w:sz="0" w:space="0" w:color="auto"/>
                    <w:left w:val="none" w:sz="0" w:space="0" w:color="auto"/>
                    <w:bottom w:val="none" w:sz="0" w:space="0" w:color="auto"/>
                    <w:right w:val="none" w:sz="0" w:space="0" w:color="auto"/>
                  </w:divBdr>
                </w:div>
                <w:div w:id="235020892">
                  <w:marLeft w:val="640"/>
                  <w:marRight w:val="0"/>
                  <w:marTop w:val="0"/>
                  <w:marBottom w:val="0"/>
                  <w:divBdr>
                    <w:top w:val="none" w:sz="0" w:space="0" w:color="auto"/>
                    <w:left w:val="none" w:sz="0" w:space="0" w:color="auto"/>
                    <w:bottom w:val="none" w:sz="0" w:space="0" w:color="auto"/>
                    <w:right w:val="none" w:sz="0" w:space="0" w:color="auto"/>
                  </w:divBdr>
                </w:div>
                <w:div w:id="310719042">
                  <w:marLeft w:val="640"/>
                  <w:marRight w:val="0"/>
                  <w:marTop w:val="0"/>
                  <w:marBottom w:val="0"/>
                  <w:divBdr>
                    <w:top w:val="none" w:sz="0" w:space="0" w:color="auto"/>
                    <w:left w:val="none" w:sz="0" w:space="0" w:color="auto"/>
                    <w:bottom w:val="none" w:sz="0" w:space="0" w:color="auto"/>
                    <w:right w:val="none" w:sz="0" w:space="0" w:color="auto"/>
                  </w:divBdr>
                </w:div>
                <w:div w:id="383523595">
                  <w:marLeft w:val="640"/>
                  <w:marRight w:val="0"/>
                  <w:marTop w:val="0"/>
                  <w:marBottom w:val="0"/>
                  <w:divBdr>
                    <w:top w:val="none" w:sz="0" w:space="0" w:color="auto"/>
                    <w:left w:val="none" w:sz="0" w:space="0" w:color="auto"/>
                    <w:bottom w:val="none" w:sz="0" w:space="0" w:color="auto"/>
                    <w:right w:val="none" w:sz="0" w:space="0" w:color="auto"/>
                  </w:divBdr>
                </w:div>
                <w:div w:id="402416301">
                  <w:marLeft w:val="640"/>
                  <w:marRight w:val="0"/>
                  <w:marTop w:val="0"/>
                  <w:marBottom w:val="0"/>
                  <w:divBdr>
                    <w:top w:val="none" w:sz="0" w:space="0" w:color="auto"/>
                    <w:left w:val="none" w:sz="0" w:space="0" w:color="auto"/>
                    <w:bottom w:val="none" w:sz="0" w:space="0" w:color="auto"/>
                    <w:right w:val="none" w:sz="0" w:space="0" w:color="auto"/>
                  </w:divBdr>
                </w:div>
                <w:div w:id="472256697">
                  <w:marLeft w:val="640"/>
                  <w:marRight w:val="0"/>
                  <w:marTop w:val="0"/>
                  <w:marBottom w:val="0"/>
                  <w:divBdr>
                    <w:top w:val="none" w:sz="0" w:space="0" w:color="auto"/>
                    <w:left w:val="none" w:sz="0" w:space="0" w:color="auto"/>
                    <w:bottom w:val="none" w:sz="0" w:space="0" w:color="auto"/>
                    <w:right w:val="none" w:sz="0" w:space="0" w:color="auto"/>
                  </w:divBdr>
                </w:div>
                <w:div w:id="476722964">
                  <w:marLeft w:val="640"/>
                  <w:marRight w:val="0"/>
                  <w:marTop w:val="0"/>
                  <w:marBottom w:val="0"/>
                  <w:divBdr>
                    <w:top w:val="none" w:sz="0" w:space="0" w:color="auto"/>
                    <w:left w:val="none" w:sz="0" w:space="0" w:color="auto"/>
                    <w:bottom w:val="none" w:sz="0" w:space="0" w:color="auto"/>
                    <w:right w:val="none" w:sz="0" w:space="0" w:color="auto"/>
                  </w:divBdr>
                </w:div>
                <w:div w:id="505367295">
                  <w:marLeft w:val="640"/>
                  <w:marRight w:val="0"/>
                  <w:marTop w:val="0"/>
                  <w:marBottom w:val="0"/>
                  <w:divBdr>
                    <w:top w:val="none" w:sz="0" w:space="0" w:color="auto"/>
                    <w:left w:val="none" w:sz="0" w:space="0" w:color="auto"/>
                    <w:bottom w:val="none" w:sz="0" w:space="0" w:color="auto"/>
                    <w:right w:val="none" w:sz="0" w:space="0" w:color="auto"/>
                  </w:divBdr>
                </w:div>
                <w:div w:id="506020317">
                  <w:marLeft w:val="640"/>
                  <w:marRight w:val="0"/>
                  <w:marTop w:val="0"/>
                  <w:marBottom w:val="0"/>
                  <w:divBdr>
                    <w:top w:val="none" w:sz="0" w:space="0" w:color="auto"/>
                    <w:left w:val="none" w:sz="0" w:space="0" w:color="auto"/>
                    <w:bottom w:val="none" w:sz="0" w:space="0" w:color="auto"/>
                    <w:right w:val="none" w:sz="0" w:space="0" w:color="auto"/>
                  </w:divBdr>
                </w:div>
                <w:div w:id="598149332">
                  <w:marLeft w:val="640"/>
                  <w:marRight w:val="0"/>
                  <w:marTop w:val="0"/>
                  <w:marBottom w:val="0"/>
                  <w:divBdr>
                    <w:top w:val="none" w:sz="0" w:space="0" w:color="auto"/>
                    <w:left w:val="none" w:sz="0" w:space="0" w:color="auto"/>
                    <w:bottom w:val="none" w:sz="0" w:space="0" w:color="auto"/>
                    <w:right w:val="none" w:sz="0" w:space="0" w:color="auto"/>
                  </w:divBdr>
                </w:div>
                <w:div w:id="693460949">
                  <w:marLeft w:val="640"/>
                  <w:marRight w:val="0"/>
                  <w:marTop w:val="0"/>
                  <w:marBottom w:val="0"/>
                  <w:divBdr>
                    <w:top w:val="none" w:sz="0" w:space="0" w:color="auto"/>
                    <w:left w:val="none" w:sz="0" w:space="0" w:color="auto"/>
                    <w:bottom w:val="none" w:sz="0" w:space="0" w:color="auto"/>
                    <w:right w:val="none" w:sz="0" w:space="0" w:color="auto"/>
                  </w:divBdr>
                </w:div>
                <w:div w:id="698356959">
                  <w:marLeft w:val="640"/>
                  <w:marRight w:val="0"/>
                  <w:marTop w:val="0"/>
                  <w:marBottom w:val="0"/>
                  <w:divBdr>
                    <w:top w:val="none" w:sz="0" w:space="0" w:color="auto"/>
                    <w:left w:val="none" w:sz="0" w:space="0" w:color="auto"/>
                    <w:bottom w:val="none" w:sz="0" w:space="0" w:color="auto"/>
                    <w:right w:val="none" w:sz="0" w:space="0" w:color="auto"/>
                  </w:divBdr>
                </w:div>
                <w:div w:id="720446635">
                  <w:marLeft w:val="640"/>
                  <w:marRight w:val="0"/>
                  <w:marTop w:val="0"/>
                  <w:marBottom w:val="0"/>
                  <w:divBdr>
                    <w:top w:val="none" w:sz="0" w:space="0" w:color="auto"/>
                    <w:left w:val="none" w:sz="0" w:space="0" w:color="auto"/>
                    <w:bottom w:val="none" w:sz="0" w:space="0" w:color="auto"/>
                    <w:right w:val="none" w:sz="0" w:space="0" w:color="auto"/>
                  </w:divBdr>
                </w:div>
                <w:div w:id="728265455">
                  <w:marLeft w:val="640"/>
                  <w:marRight w:val="0"/>
                  <w:marTop w:val="0"/>
                  <w:marBottom w:val="0"/>
                  <w:divBdr>
                    <w:top w:val="none" w:sz="0" w:space="0" w:color="auto"/>
                    <w:left w:val="none" w:sz="0" w:space="0" w:color="auto"/>
                    <w:bottom w:val="none" w:sz="0" w:space="0" w:color="auto"/>
                    <w:right w:val="none" w:sz="0" w:space="0" w:color="auto"/>
                  </w:divBdr>
                </w:div>
                <w:div w:id="737749158">
                  <w:marLeft w:val="640"/>
                  <w:marRight w:val="0"/>
                  <w:marTop w:val="0"/>
                  <w:marBottom w:val="0"/>
                  <w:divBdr>
                    <w:top w:val="none" w:sz="0" w:space="0" w:color="auto"/>
                    <w:left w:val="none" w:sz="0" w:space="0" w:color="auto"/>
                    <w:bottom w:val="none" w:sz="0" w:space="0" w:color="auto"/>
                    <w:right w:val="none" w:sz="0" w:space="0" w:color="auto"/>
                  </w:divBdr>
                </w:div>
                <w:div w:id="764963078">
                  <w:marLeft w:val="640"/>
                  <w:marRight w:val="0"/>
                  <w:marTop w:val="0"/>
                  <w:marBottom w:val="0"/>
                  <w:divBdr>
                    <w:top w:val="none" w:sz="0" w:space="0" w:color="auto"/>
                    <w:left w:val="none" w:sz="0" w:space="0" w:color="auto"/>
                    <w:bottom w:val="none" w:sz="0" w:space="0" w:color="auto"/>
                    <w:right w:val="none" w:sz="0" w:space="0" w:color="auto"/>
                  </w:divBdr>
                </w:div>
                <w:div w:id="825820398">
                  <w:marLeft w:val="640"/>
                  <w:marRight w:val="0"/>
                  <w:marTop w:val="0"/>
                  <w:marBottom w:val="0"/>
                  <w:divBdr>
                    <w:top w:val="none" w:sz="0" w:space="0" w:color="auto"/>
                    <w:left w:val="none" w:sz="0" w:space="0" w:color="auto"/>
                    <w:bottom w:val="none" w:sz="0" w:space="0" w:color="auto"/>
                    <w:right w:val="none" w:sz="0" w:space="0" w:color="auto"/>
                  </w:divBdr>
                </w:div>
                <w:div w:id="908687725">
                  <w:marLeft w:val="640"/>
                  <w:marRight w:val="0"/>
                  <w:marTop w:val="0"/>
                  <w:marBottom w:val="0"/>
                  <w:divBdr>
                    <w:top w:val="none" w:sz="0" w:space="0" w:color="auto"/>
                    <w:left w:val="none" w:sz="0" w:space="0" w:color="auto"/>
                    <w:bottom w:val="none" w:sz="0" w:space="0" w:color="auto"/>
                    <w:right w:val="none" w:sz="0" w:space="0" w:color="auto"/>
                  </w:divBdr>
                </w:div>
                <w:div w:id="919369754">
                  <w:marLeft w:val="640"/>
                  <w:marRight w:val="0"/>
                  <w:marTop w:val="0"/>
                  <w:marBottom w:val="0"/>
                  <w:divBdr>
                    <w:top w:val="none" w:sz="0" w:space="0" w:color="auto"/>
                    <w:left w:val="none" w:sz="0" w:space="0" w:color="auto"/>
                    <w:bottom w:val="none" w:sz="0" w:space="0" w:color="auto"/>
                    <w:right w:val="none" w:sz="0" w:space="0" w:color="auto"/>
                  </w:divBdr>
                </w:div>
                <w:div w:id="955527343">
                  <w:marLeft w:val="640"/>
                  <w:marRight w:val="0"/>
                  <w:marTop w:val="0"/>
                  <w:marBottom w:val="0"/>
                  <w:divBdr>
                    <w:top w:val="none" w:sz="0" w:space="0" w:color="auto"/>
                    <w:left w:val="none" w:sz="0" w:space="0" w:color="auto"/>
                    <w:bottom w:val="none" w:sz="0" w:space="0" w:color="auto"/>
                    <w:right w:val="none" w:sz="0" w:space="0" w:color="auto"/>
                  </w:divBdr>
                </w:div>
                <w:div w:id="1017197166">
                  <w:marLeft w:val="640"/>
                  <w:marRight w:val="0"/>
                  <w:marTop w:val="0"/>
                  <w:marBottom w:val="0"/>
                  <w:divBdr>
                    <w:top w:val="none" w:sz="0" w:space="0" w:color="auto"/>
                    <w:left w:val="none" w:sz="0" w:space="0" w:color="auto"/>
                    <w:bottom w:val="none" w:sz="0" w:space="0" w:color="auto"/>
                    <w:right w:val="none" w:sz="0" w:space="0" w:color="auto"/>
                  </w:divBdr>
                </w:div>
                <w:div w:id="1017929886">
                  <w:marLeft w:val="640"/>
                  <w:marRight w:val="0"/>
                  <w:marTop w:val="0"/>
                  <w:marBottom w:val="0"/>
                  <w:divBdr>
                    <w:top w:val="none" w:sz="0" w:space="0" w:color="auto"/>
                    <w:left w:val="none" w:sz="0" w:space="0" w:color="auto"/>
                    <w:bottom w:val="none" w:sz="0" w:space="0" w:color="auto"/>
                    <w:right w:val="none" w:sz="0" w:space="0" w:color="auto"/>
                  </w:divBdr>
                </w:div>
                <w:div w:id="1035350362">
                  <w:marLeft w:val="640"/>
                  <w:marRight w:val="0"/>
                  <w:marTop w:val="0"/>
                  <w:marBottom w:val="0"/>
                  <w:divBdr>
                    <w:top w:val="none" w:sz="0" w:space="0" w:color="auto"/>
                    <w:left w:val="none" w:sz="0" w:space="0" w:color="auto"/>
                    <w:bottom w:val="none" w:sz="0" w:space="0" w:color="auto"/>
                    <w:right w:val="none" w:sz="0" w:space="0" w:color="auto"/>
                  </w:divBdr>
                </w:div>
                <w:div w:id="1069383604">
                  <w:marLeft w:val="640"/>
                  <w:marRight w:val="0"/>
                  <w:marTop w:val="0"/>
                  <w:marBottom w:val="0"/>
                  <w:divBdr>
                    <w:top w:val="none" w:sz="0" w:space="0" w:color="auto"/>
                    <w:left w:val="none" w:sz="0" w:space="0" w:color="auto"/>
                    <w:bottom w:val="none" w:sz="0" w:space="0" w:color="auto"/>
                    <w:right w:val="none" w:sz="0" w:space="0" w:color="auto"/>
                  </w:divBdr>
                </w:div>
                <w:div w:id="1076129213">
                  <w:marLeft w:val="640"/>
                  <w:marRight w:val="0"/>
                  <w:marTop w:val="0"/>
                  <w:marBottom w:val="0"/>
                  <w:divBdr>
                    <w:top w:val="none" w:sz="0" w:space="0" w:color="auto"/>
                    <w:left w:val="none" w:sz="0" w:space="0" w:color="auto"/>
                    <w:bottom w:val="none" w:sz="0" w:space="0" w:color="auto"/>
                    <w:right w:val="none" w:sz="0" w:space="0" w:color="auto"/>
                  </w:divBdr>
                </w:div>
                <w:div w:id="1086220928">
                  <w:marLeft w:val="640"/>
                  <w:marRight w:val="0"/>
                  <w:marTop w:val="0"/>
                  <w:marBottom w:val="0"/>
                  <w:divBdr>
                    <w:top w:val="none" w:sz="0" w:space="0" w:color="auto"/>
                    <w:left w:val="none" w:sz="0" w:space="0" w:color="auto"/>
                    <w:bottom w:val="none" w:sz="0" w:space="0" w:color="auto"/>
                    <w:right w:val="none" w:sz="0" w:space="0" w:color="auto"/>
                  </w:divBdr>
                </w:div>
                <w:div w:id="1119836527">
                  <w:marLeft w:val="640"/>
                  <w:marRight w:val="0"/>
                  <w:marTop w:val="0"/>
                  <w:marBottom w:val="0"/>
                  <w:divBdr>
                    <w:top w:val="none" w:sz="0" w:space="0" w:color="auto"/>
                    <w:left w:val="none" w:sz="0" w:space="0" w:color="auto"/>
                    <w:bottom w:val="none" w:sz="0" w:space="0" w:color="auto"/>
                    <w:right w:val="none" w:sz="0" w:space="0" w:color="auto"/>
                  </w:divBdr>
                </w:div>
                <w:div w:id="1131552684">
                  <w:marLeft w:val="640"/>
                  <w:marRight w:val="0"/>
                  <w:marTop w:val="0"/>
                  <w:marBottom w:val="0"/>
                  <w:divBdr>
                    <w:top w:val="none" w:sz="0" w:space="0" w:color="auto"/>
                    <w:left w:val="none" w:sz="0" w:space="0" w:color="auto"/>
                    <w:bottom w:val="none" w:sz="0" w:space="0" w:color="auto"/>
                    <w:right w:val="none" w:sz="0" w:space="0" w:color="auto"/>
                  </w:divBdr>
                </w:div>
                <w:div w:id="1167867101">
                  <w:marLeft w:val="640"/>
                  <w:marRight w:val="0"/>
                  <w:marTop w:val="0"/>
                  <w:marBottom w:val="0"/>
                  <w:divBdr>
                    <w:top w:val="none" w:sz="0" w:space="0" w:color="auto"/>
                    <w:left w:val="none" w:sz="0" w:space="0" w:color="auto"/>
                    <w:bottom w:val="none" w:sz="0" w:space="0" w:color="auto"/>
                    <w:right w:val="none" w:sz="0" w:space="0" w:color="auto"/>
                  </w:divBdr>
                </w:div>
                <w:div w:id="1183396867">
                  <w:marLeft w:val="640"/>
                  <w:marRight w:val="0"/>
                  <w:marTop w:val="0"/>
                  <w:marBottom w:val="0"/>
                  <w:divBdr>
                    <w:top w:val="none" w:sz="0" w:space="0" w:color="auto"/>
                    <w:left w:val="none" w:sz="0" w:space="0" w:color="auto"/>
                    <w:bottom w:val="none" w:sz="0" w:space="0" w:color="auto"/>
                    <w:right w:val="none" w:sz="0" w:space="0" w:color="auto"/>
                  </w:divBdr>
                </w:div>
                <w:div w:id="1193492356">
                  <w:marLeft w:val="640"/>
                  <w:marRight w:val="0"/>
                  <w:marTop w:val="0"/>
                  <w:marBottom w:val="0"/>
                  <w:divBdr>
                    <w:top w:val="none" w:sz="0" w:space="0" w:color="auto"/>
                    <w:left w:val="none" w:sz="0" w:space="0" w:color="auto"/>
                    <w:bottom w:val="none" w:sz="0" w:space="0" w:color="auto"/>
                    <w:right w:val="none" w:sz="0" w:space="0" w:color="auto"/>
                  </w:divBdr>
                </w:div>
                <w:div w:id="1232886780">
                  <w:marLeft w:val="640"/>
                  <w:marRight w:val="0"/>
                  <w:marTop w:val="0"/>
                  <w:marBottom w:val="0"/>
                  <w:divBdr>
                    <w:top w:val="none" w:sz="0" w:space="0" w:color="auto"/>
                    <w:left w:val="none" w:sz="0" w:space="0" w:color="auto"/>
                    <w:bottom w:val="none" w:sz="0" w:space="0" w:color="auto"/>
                    <w:right w:val="none" w:sz="0" w:space="0" w:color="auto"/>
                  </w:divBdr>
                </w:div>
                <w:div w:id="1233808188">
                  <w:marLeft w:val="640"/>
                  <w:marRight w:val="0"/>
                  <w:marTop w:val="0"/>
                  <w:marBottom w:val="0"/>
                  <w:divBdr>
                    <w:top w:val="none" w:sz="0" w:space="0" w:color="auto"/>
                    <w:left w:val="none" w:sz="0" w:space="0" w:color="auto"/>
                    <w:bottom w:val="none" w:sz="0" w:space="0" w:color="auto"/>
                    <w:right w:val="none" w:sz="0" w:space="0" w:color="auto"/>
                  </w:divBdr>
                </w:div>
                <w:div w:id="1242908099">
                  <w:marLeft w:val="640"/>
                  <w:marRight w:val="0"/>
                  <w:marTop w:val="0"/>
                  <w:marBottom w:val="0"/>
                  <w:divBdr>
                    <w:top w:val="none" w:sz="0" w:space="0" w:color="auto"/>
                    <w:left w:val="none" w:sz="0" w:space="0" w:color="auto"/>
                    <w:bottom w:val="none" w:sz="0" w:space="0" w:color="auto"/>
                    <w:right w:val="none" w:sz="0" w:space="0" w:color="auto"/>
                  </w:divBdr>
                </w:div>
                <w:div w:id="1260986254">
                  <w:marLeft w:val="640"/>
                  <w:marRight w:val="0"/>
                  <w:marTop w:val="0"/>
                  <w:marBottom w:val="0"/>
                  <w:divBdr>
                    <w:top w:val="none" w:sz="0" w:space="0" w:color="auto"/>
                    <w:left w:val="none" w:sz="0" w:space="0" w:color="auto"/>
                    <w:bottom w:val="none" w:sz="0" w:space="0" w:color="auto"/>
                    <w:right w:val="none" w:sz="0" w:space="0" w:color="auto"/>
                  </w:divBdr>
                </w:div>
                <w:div w:id="1263683972">
                  <w:marLeft w:val="640"/>
                  <w:marRight w:val="0"/>
                  <w:marTop w:val="0"/>
                  <w:marBottom w:val="0"/>
                  <w:divBdr>
                    <w:top w:val="none" w:sz="0" w:space="0" w:color="auto"/>
                    <w:left w:val="none" w:sz="0" w:space="0" w:color="auto"/>
                    <w:bottom w:val="none" w:sz="0" w:space="0" w:color="auto"/>
                    <w:right w:val="none" w:sz="0" w:space="0" w:color="auto"/>
                  </w:divBdr>
                </w:div>
                <w:div w:id="1265378745">
                  <w:marLeft w:val="640"/>
                  <w:marRight w:val="0"/>
                  <w:marTop w:val="0"/>
                  <w:marBottom w:val="0"/>
                  <w:divBdr>
                    <w:top w:val="none" w:sz="0" w:space="0" w:color="auto"/>
                    <w:left w:val="none" w:sz="0" w:space="0" w:color="auto"/>
                    <w:bottom w:val="none" w:sz="0" w:space="0" w:color="auto"/>
                    <w:right w:val="none" w:sz="0" w:space="0" w:color="auto"/>
                  </w:divBdr>
                </w:div>
                <w:div w:id="1292400422">
                  <w:marLeft w:val="640"/>
                  <w:marRight w:val="0"/>
                  <w:marTop w:val="0"/>
                  <w:marBottom w:val="0"/>
                  <w:divBdr>
                    <w:top w:val="none" w:sz="0" w:space="0" w:color="auto"/>
                    <w:left w:val="none" w:sz="0" w:space="0" w:color="auto"/>
                    <w:bottom w:val="none" w:sz="0" w:space="0" w:color="auto"/>
                    <w:right w:val="none" w:sz="0" w:space="0" w:color="auto"/>
                  </w:divBdr>
                </w:div>
                <w:div w:id="1421681882">
                  <w:marLeft w:val="640"/>
                  <w:marRight w:val="0"/>
                  <w:marTop w:val="0"/>
                  <w:marBottom w:val="0"/>
                  <w:divBdr>
                    <w:top w:val="none" w:sz="0" w:space="0" w:color="auto"/>
                    <w:left w:val="none" w:sz="0" w:space="0" w:color="auto"/>
                    <w:bottom w:val="none" w:sz="0" w:space="0" w:color="auto"/>
                    <w:right w:val="none" w:sz="0" w:space="0" w:color="auto"/>
                  </w:divBdr>
                </w:div>
                <w:div w:id="1438406779">
                  <w:marLeft w:val="640"/>
                  <w:marRight w:val="0"/>
                  <w:marTop w:val="0"/>
                  <w:marBottom w:val="0"/>
                  <w:divBdr>
                    <w:top w:val="none" w:sz="0" w:space="0" w:color="auto"/>
                    <w:left w:val="none" w:sz="0" w:space="0" w:color="auto"/>
                    <w:bottom w:val="none" w:sz="0" w:space="0" w:color="auto"/>
                    <w:right w:val="none" w:sz="0" w:space="0" w:color="auto"/>
                  </w:divBdr>
                </w:div>
                <w:div w:id="1440028126">
                  <w:marLeft w:val="640"/>
                  <w:marRight w:val="0"/>
                  <w:marTop w:val="0"/>
                  <w:marBottom w:val="0"/>
                  <w:divBdr>
                    <w:top w:val="none" w:sz="0" w:space="0" w:color="auto"/>
                    <w:left w:val="none" w:sz="0" w:space="0" w:color="auto"/>
                    <w:bottom w:val="none" w:sz="0" w:space="0" w:color="auto"/>
                    <w:right w:val="none" w:sz="0" w:space="0" w:color="auto"/>
                  </w:divBdr>
                </w:div>
                <w:div w:id="1441678221">
                  <w:marLeft w:val="640"/>
                  <w:marRight w:val="0"/>
                  <w:marTop w:val="0"/>
                  <w:marBottom w:val="0"/>
                  <w:divBdr>
                    <w:top w:val="none" w:sz="0" w:space="0" w:color="auto"/>
                    <w:left w:val="none" w:sz="0" w:space="0" w:color="auto"/>
                    <w:bottom w:val="none" w:sz="0" w:space="0" w:color="auto"/>
                    <w:right w:val="none" w:sz="0" w:space="0" w:color="auto"/>
                  </w:divBdr>
                </w:div>
                <w:div w:id="1443955041">
                  <w:marLeft w:val="640"/>
                  <w:marRight w:val="0"/>
                  <w:marTop w:val="0"/>
                  <w:marBottom w:val="0"/>
                  <w:divBdr>
                    <w:top w:val="none" w:sz="0" w:space="0" w:color="auto"/>
                    <w:left w:val="none" w:sz="0" w:space="0" w:color="auto"/>
                    <w:bottom w:val="none" w:sz="0" w:space="0" w:color="auto"/>
                    <w:right w:val="none" w:sz="0" w:space="0" w:color="auto"/>
                  </w:divBdr>
                </w:div>
                <w:div w:id="1470324142">
                  <w:marLeft w:val="640"/>
                  <w:marRight w:val="0"/>
                  <w:marTop w:val="0"/>
                  <w:marBottom w:val="0"/>
                  <w:divBdr>
                    <w:top w:val="none" w:sz="0" w:space="0" w:color="auto"/>
                    <w:left w:val="none" w:sz="0" w:space="0" w:color="auto"/>
                    <w:bottom w:val="none" w:sz="0" w:space="0" w:color="auto"/>
                    <w:right w:val="none" w:sz="0" w:space="0" w:color="auto"/>
                  </w:divBdr>
                </w:div>
                <w:div w:id="1566381240">
                  <w:marLeft w:val="640"/>
                  <w:marRight w:val="0"/>
                  <w:marTop w:val="0"/>
                  <w:marBottom w:val="0"/>
                  <w:divBdr>
                    <w:top w:val="none" w:sz="0" w:space="0" w:color="auto"/>
                    <w:left w:val="none" w:sz="0" w:space="0" w:color="auto"/>
                    <w:bottom w:val="none" w:sz="0" w:space="0" w:color="auto"/>
                    <w:right w:val="none" w:sz="0" w:space="0" w:color="auto"/>
                  </w:divBdr>
                </w:div>
                <w:div w:id="1624458322">
                  <w:marLeft w:val="640"/>
                  <w:marRight w:val="0"/>
                  <w:marTop w:val="0"/>
                  <w:marBottom w:val="0"/>
                  <w:divBdr>
                    <w:top w:val="none" w:sz="0" w:space="0" w:color="auto"/>
                    <w:left w:val="none" w:sz="0" w:space="0" w:color="auto"/>
                    <w:bottom w:val="none" w:sz="0" w:space="0" w:color="auto"/>
                    <w:right w:val="none" w:sz="0" w:space="0" w:color="auto"/>
                  </w:divBdr>
                </w:div>
                <w:div w:id="1670327045">
                  <w:marLeft w:val="640"/>
                  <w:marRight w:val="0"/>
                  <w:marTop w:val="0"/>
                  <w:marBottom w:val="0"/>
                  <w:divBdr>
                    <w:top w:val="none" w:sz="0" w:space="0" w:color="auto"/>
                    <w:left w:val="none" w:sz="0" w:space="0" w:color="auto"/>
                    <w:bottom w:val="none" w:sz="0" w:space="0" w:color="auto"/>
                    <w:right w:val="none" w:sz="0" w:space="0" w:color="auto"/>
                  </w:divBdr>
                </w:div>
                <w:div w:id="1700429422">
                  <w:marLeft w:val="640"/>
                  <w:marRight w:val="0"/>
                  <w:marTop w:val="0"/>
                  <w:marBottom w:val="0"/>
                  <w:divBdr>
                    <w:top w:val="none" w:sz="0" w:space="0" w:color="auto"/>
                    <w:left w:val="none" w:sz="0" w:space="0" w:color="auto"/>
                    <w:bottom w:val="none" w:sz="0" w:space="0" w:color="auto"/>
                    <w:right w:val="none" w:sz="0" w:space="0" w:color="auto"/>
                  </w:divBdr>
                </w:div>
                <w:div w:id="1713268903">
                  <w:marLeft w:val="640"/>
                  <w:marRight w:val="0"/>
                  <w:marTop w:val="0"/>
                  <w:marBottom w:val="0"/>
                  <w:divBdr>
                    <w:top w:val="none" w:sz="0" w:space="0" w:color="auto"/>
                    <w:left w:val="none" w:sz="0" w:space="0" w:color="auto"/>
                    <w:bottom w:val="none" w:sz="0" w:space="0" w:color="auto"/>
                    <w:right w:val="none" w:sz="0" w:space="0" w:color="auto"/>
                  </w:divBdr>
                </w:div>
                <w:div w:id="1732970542">
                  <w:marLeft w:val="640"/>
                  <w:marRight w:val="0"/>
                  <w:marTop w:val="0"/>
                  <w:marBottom w:val="0"/>
                  <w:divBdr>
                    <w:top w:val="none" w:sz="0" w:space="0" w:color="auto"/>
                    <w:left w:val="none" w:sz="0" w:space="0" w:color="auto"/>
                    <w:bottom w:val="none" w:sz="0" w:space="0" w:color="auto"/>
                    <w:right w:val="none" w:sz="0" w:space="0" w:color="auto"/>
                  </w:divBdr>
                </w:div>
                <w:div w:id="1791051805">
                  <w:marLeft w:val="640"/>
                  <w:marRight w:val="0"/>
                  <w:marTop w:val="0"/>
                  <w:marBottom w:val="0"/>
                  <w:divBdr>
                    <w:top w:val="none" w:sz="0" w:space="0" w:color="auto"/>
                    <w:left w:val="none" w:sz="0" w:space="0" w:color="auto"/>
                    <w:bottom w:val="none" w:sz="0" w:space="0" w:color="auto"/>
                    <w:right w:val="none" w:sz="0" w:space="0" w:color="auto"/>
                  </w:divBdr>
                </w:div>
                <w:div w:id="1850482106">
                  <w:marLeft w:val="640"/>
                  <w:marRight w:val="0"/>
                  <w:marTop w:val="0"/>
                  <w:marBottom w:val="0"/>
                  <w:divBdr>
                    <w:top w:val="none" w:sz="0" w:space="0" w:color="auto"/>
                    <w:left w:val="none" w:sz="0" w:space="0" w:color="auto"/>
                    <w:bottom w:val="none" w:sz="0" w:space="0" w:color="auto"/>
                    <w:right w:val="none" w:sz="0" w:space="0" w:color="auto"/>
                  </w:divBdr>
                </w:div>
                <w:div w:id="1883858170">
                  <w:marLeft w:val="640"/>
                  <w:marRight w:val="0"/>
                  <w:marTop w:val="0"/>
                  <w:marBottom w:val="0"/>
                  <w:divBdr>
                    <w:top w:val="none" w:sz="0" w:space="0" w:color="auto"/>
                    <w:left w:val="none" w:sz="0" w:space="0" w:color="auto"/>
                    <w:bottom w:val="none" w:sz="0" w:space="0" w:color="auto"/>
                    <w:right w:val="none" w:sz="0" w:space="0" w:color="auto"/>
                  </w:divBdr>
                </w:div>
                <w:div w:id="1904022617">
                  <w:marLeft w:val="640"/>
                  <w:marRight w:val="0"/>
                  <w:marTop w:val="0"/>
                  <w:marBottom w:val="0"/>
                  <w:divBdr>
                    <w:top w:val="none" w:sz="0" w:space="0" w:color="auto"/>
                    <w:left w:val="none" w:sz="0" w:space="0" w:color="auto"/>
                    <w:bottom w:val="none" w:sz="0" w:space="0" w:color="auto"/>
                    <w:right w:val="none" w:sz="0" w:space="0" w:color="auto"/>
                  </w:divBdr>
                </w:div>
                <w:div w:id="2055813002">
                  <w:marLeft w:val="640"/>
                  <w:marRight w:val="0"/>
                  <w:marTop w:val="0"/>
                  <w:marBottom w:val="0"/>
                  <w:divBdr>
                    <w:top w:val="none" w:sz="0" w:space="0" w:color="auto"/>
                    <w:left w:val="none" w:sz="0" w:space="0" w:color="auto"/>
                    <w:bottom w:val="none" w:sz="0" w:space="0" w:color="auto"/>
                    <w:right w:val="none" w:sz="0" w:space="0" w:color="auto"/>
                  </w:divBdr>
                </w:div>
                <w:div w:id="2062442573">
                  <w:marLeft w:val="640"/>
                  <w:marRight w:val="0"/>
                  <w:marTop w:val="0"/>
                  <w:marBottom w:val="0"/>
                  <w:divBdr>
                    <w:top w:val="none" w:sz="0" w:space="0" w:color="auto"/>
                    <w:left w:val="none" w:sz="0" w:space="0" w:color="auto"/>
                    <w:bottom w:val="none" w:sz="0" w:space="0" w:color="auto"/>
                    <w:right w:val="none" w:sz="0" w:space="0" w:color="auto"/>
                  </w:divBdr>
                </w:div>
              </w:divsChild>
            </w:div>
            <w:div w:id="494299856">
              <w:marLeft w:val="0"/>
              <w:marRight w:val="0"/>
              <w:marTop w:val="0"/>
              <w:marBottom w:val="0"/>
              <w:divBdr>
                <w:top w:val="none" w:sz="0" w:space="0" w:color="auto"/>
                <w:left w:val="none" w:sz="0" w:space="0" w:color="auto"/>
                <w:bottom w:val="none" w:sz="0" w:space="0" w:color="auto"/>
                <w:right w:val="none" w:sz="0" w:space="0" w:color="auto"/>
              </w:divBdr>
              <w:divsChild>
                <w:div w:id="24061924">
                  <w:marLeft w:val="640"/>
                  <w:marRight w:val="0"/>
                  <w:marTop w:val="0"/>
                  <w:marBottom w:val="0"/>
                  <w:divBdr>
                    <w:top w:val="none" w:sz="0" w:space="0" w:color="auto"/>
                    <w:left w:val="none" w:sz="0" w:space="0" w:color="auto"/>
                    <w:bottom w:val="none" w:sz="0" w:space="0" w:color="auto"/>
                    <w:right w:val="none" w:sz="0" w:space="0" w:color="auto"/>
                  </w:divBdr>
                </w:div>
                <w:div w:id="39599738">
                  <w:marLeft w:val="640"/>
                  <w:marRight w:val="0"/>
                  <w:marTop w:val="0"/>
                  <w:marBottom w:val="0"/>
                  <w:divBdr>
                    <w:top w:val="none" w:sz="0" w:space="0" w:color="auto"/>
                    <w:left w:val="none" w:sz="0" w:space="0" w:color="auto"/>
                    <w:bottom w:val="none" w:sz="0" w:space="0" w:color="auto"/>
                    <w:right w:val="none" w:sz="0" w:space="0" w:color="auto"/>
                  </w:divBdr>
                </w:div>
                <w:div w:id="148833234">
                  <w:marLeft w:val="640"/>
                  <w:marRight w:val="0"/>
                  <w:marTop w:val="0"/>
                  <w:marBottom w:val="0"/>
                  <w:divBdr>
                    <w:top w:val="none" w:sz="0" w:space="0" w:color="auto"/>
                    <w:left w:val="none" w:sz="0" w:space="0" w:color="auto"/>
                    <w:bottom w:val="none" w:sz="0" w:space="0" w:color="auto"/>
                    <w:right w:val="none" w:sz="0" w:space="0" w:color="auto"/>
                  </w:divBdr>
                </w:div>
                <w:div w:id="255136531">
                  <w:marLeft w:val="640"/>
                  <w:marRight w:val="0"/>
                  <w:marTop w:val="0"/>
                  <w:marBottom w:val="0"/>
                  <w:divBdr>
                    <w:top w:val="none" w:sz="0" w:space="0" w:color="auto"/>
                    <w:left w:val="none" w:sz="0" w:space="0" w:color="auto"/>
                    <w:bottom w:val="none" w:sz="0" w:space="0" w:color="auto"/>
                    <w:right w:val="none" w:sz="0" w:space="0" w:color="auto"/>
                  </w:divBdr>
                </w:div>
                <w:div w:id="316227539">
                  <w:marLeft w:val="640"/>
                  <w:marRight w:val="0"/>
                  <w:marTop w:val="0"/>
                  <w:marBottom w:val="0"/>
                  <w:divBdr>
                    <w:top w:val="none" w:sz="0" w:space="0" w:color="auto"/>
                    <w:left w:val="none" w:sz="0" w:space="0" w:color="auto"/>
                    <w:bottom w:val="none" w:sz="0" w:space="0" w:color="auto"/>
                    <w:right w:val="none" w:sz="0" w:space="0" w:color="auto"/>
                  </w:divBdr>
                </w:div>
                <w:div w:id="354573467">
                  <w:marLeft w:val="640"/>
                  <w:marRight w:val="0"/>
                  <w:marTop w:val="0"/>
                  <w:marBottom w:val="0"/>
                  <w:divBdr>
                    <w:top w:val="none" w:sz="0" w:space="0" w:color="auto"/>
                    <w:left w:val="none" w:sz="0" w:space="0" w:color="auto"/>
                    <w:bottom w:val="none" w:sz="0" w:space="0" w:color="auto"/>
                    <w:right w:val="none" w:sz="0" w:space="0" w:color="auto"/>
                  </w:divBdr>
                </w:div>
                <w:div w:id="371228114">
                  <w:marLeft w:val="640"/>
                  <w:marRight w:val="0"/>
                  <w:marTop w:val="0"/>
                  <w:marBottom w:val="0"/>
                  <w:divBdr>
                    <w:top w:val="none" w:sz="0" w:space="0" w:color="auto"/>
                    <w:left w:val="none" w:sz="0" w:space="0" w:color="auto"/>
                    <w:bottom w:val="none" w:sz="0" w:space="0" w:color="auto"/>
                    <w:right w:val="none" w:sz="0" w:space="0" w:color="auto"/>
                  </w:divBdr>
                </w:div>
                <w:div w:id="459416915">
                  <w:marLeft w:val="640"/>
                  <w:marRight w:val="0"/>
                  <w:marTop w:val="0"/>
                  <w:marBottom w:val="0"/>
                  <w:divBdr>
                    <w:top w:val="none" w:sz="0" w:space="0" w:color="auto"/>
                    <w:left w:val="none" w:sz="0" w:space="0" w:color="auto"/>
                    <w:bottom w:val="none" w:sz="0" w:space="0" w:color="auto"/>
                    <w:right w:val="none" w:sz="0" w:space="0" w:color="auto"/>
                  </w:divBdr>
                </w:div>
                <w:div w:id="465009104">
                  <w:marLeft w:val="640"/>
                  <w:marRight w:val="0"/>
                  <w:marTop w:val="0"/>
                  <w:marBottom w:val="0"/>
                  <w:divBdr>
                    <w:top w:val="none" w:sz="0" w:space="0" w:color="auto"/>
                    <w:left w:val="none" w:sz="0" w:space="0" w:color="auto"/>
                    <w:bottom w:val="none" w:sz="0" w:space="0" w:color="auto"/>
                    <w:right w:val="none" w:sz="0" w:space="0" w:color="auto"/>
                  </w:divBdr>
                </w:div>
                <w:div w:id="540172433">
                  <w:marLeft w:val="640"/>
                  <w:marRight w:val="0"/>
                  <w:marTop w:val="0"/>
                  <w:marBottom w:val="0"/>
                  <w:divBdr>
                    <w:top w:val="none" w:sz="0" w:space="0" w:color="auto"/>
                    <w:left w:val="none" w:sz="0" w:space="0" w:color="auto"/>
                    <w:bottom w:val="none" w:sz="0" w:space="0" w:color="auto"/>
                    <w:right w:val="none" w:sz="0" w:space="0" w:color="auto"/>
                  </w:divBdr>
                </w:div>
                <w:div w:id="631332216">
                  <w:marLeft w:val="640"/>
                  <w:marRight w:val="0"/>
                  <w:marTop w:val="0"/>
                  <w:marBottom w:val="0"/>
                  <w:divBdr>
                    <w:top w:val="none" w:sz="0" w:space="0" w:color="auto"/>
                    <w:left w:val="none" w:sz="0" w:space="0" w:color="auto"/>
                    <w:bottom w:val="none" w:sz="0" w:space="0" w:color="auto"/>
                    <w:right w:val="none" w:sz="0" w:space="0" w:color="auto"/>
                  </w:divBdr>
                </w:div>
                <w:div w:id="677076778">
                  <w:marLeft w:val="640"/>
                  <w:marRight w:val="0"/>
                  <w:marTop w:val="0"/>
                  <w:marBottom w:val="0"/>
                  <w:divBdr>
                    <w:top w:val="none" w:sz="0" w:space="0" w:color="auto"/>
                    <w:left w:val="none" w:sz="0" w:space="0" w:color="auto"/>
                    <w:bottom w:val="none" w:sz="0" w:space="0" w:color="auto"/>
                    <w:right w:val="none" w:sz="0" w:space="0" w:color="auto"/>
                  </w:divBdr>
                </w:div>
                <w:div w:id="677316540">
                  <w:marLeft w:val="640"/>
                  <w:marRight w:val="0"/>
                  <w:marTop w:val="0"/>
                  <w:marBottom w:val="0"/>
                  <w:divBdr>
                    <w:top w:val="none" w:sz="0" w:space="0" w:color="auto"/>
                    <w:left w:val="none" w:sz="0" w:space="0" w:color="auto"/>
                    <w:bottom w:val="none" w:sz="0" w:space="0" w:color="auto"/>
                    <w:right w:val="none" w:sz="0" w:space="0" w:color="auto"/>
                  </w:divBdr>
                </w:div>
                <w:div w:id="679506464">
                  <w:marLeft w:val="640"/>
                  <w:marRight w:val="0"/>
                  <w:marTop w:val="0"/>
                  <w:marBottom w:val="0"/>
                  <w:divBdr>
                    <w:top w:val="none" w:sz="0" w:space="0" w:color="auto"/>
                    <w:left w:val="none" w:sz="0" w:space="0" w:color="auto"/>
                    <w:bottom w:val="none" w:sz="0" w:space="0" w:color="auto"/>
                    <w:right w:val="none" w:sz="0" w:space="0" w:color="auto"/>
                  </w:divBdr>
                </w:div>
                <w:div w:id="699477808">
                  <w:marLeft w:val="640"/>
                  <w:marRight w:val="0"/>
                  <w:marTop w:val="0"/>
                  <w:marBottom w:val="0"/>
                  <w:divBdr>
                    <w:top w:val="none" w:sz="0" w:space="0" w:color="auto"/>
                    <w:left w:val="none" w:sz="0" w:space="0" w:color="auto"/>
                    <w:bottom w:val="none" w:sz="0" w:space="0" w:color="auto"/>
                    <w:right w:val="none" w:sz="0" w:space="0" w:color="auto"/>
                  </w:divBdr>
                </w:div>
                <w:div w:id="720599262">
                  <w:marLeft w:val="640"/>
                  <w:marRight w:val="0"/>
                  <w:marTop w:val="0"/>
                  <w:marBottom w:val="0"/>
                  <w:divBdr>
                    <w:top w:val="none" w:sz="0" w:space="0" w:color="auto"/>
                    <w:left w:val="none" w:sz="0" w:space="0" w:color="auto"/>
                    <w:bottom w:val="none" w:sz="0" w:space="0" w:color="auto"/>
                    <w:right w:val="none" w:sz="0" w:space="0" w:color="auto"/>
                  </w:divBdr>
                </w:div>
                <w:div w:id="728109754">
                  <w:marLeft w:val="640"/>
                  <w:marRight w:val="0"/>
                  <w:marTop w:val="0"/>
                  <w:marBottom w:val="0"/>
                  <w:divBdr>
                    <w:top w:val="none" w:sz="0" w:space="0" w:color="auto"/>
                    <w:left w:val="none" w:sz="0" w:space="0" w:color="auto"/>
                    <w:bottom w:val="none" w:sz="0" w:space="0" w:color="auto"/>
                    <w:right w:val="none" w:sz="0" w:space="0" w:color="auto"/>
                  </w:divBdr>
                </w:div>
                <w:div w:id="769737921">
                  <w:marLeft w:val="640"/>
                  <w:marRight w:val="0"/>
                  <w:marTop w:val="0"/>
                  <w:marBottom w:val="0"/>
                  <w:divBdr>
                    <w:top w:val="none" w:sz="0" w:space="0" w:color="auto"/>
                    <w:left w:val="none" w:sz="0" w:space="0" w:color="auto"/>
                    <w:bottom w:val="none" w:sz="0" w:space="0" w:color="auto"/>
                    <w:right w:val="none" w:sz="0" w:space="0" w:color="auto"/>
                  </w:divBdr>
                </w:div>
                <w:div w:id="847600846">
                  <w:marLeft w:val="640"/>
                  <w:marRight w:val="0"/>
                  <w:marTop w:val="0"/>
                  <w:marBottom w:val="0"/>
                  <w:divBdr>
                    <w:top w:val="none" w:sz="0" w:space="0" w:color="auto"/>
                    <w:left w:val="none" w:sz="0" w:space="0" w:color="auto"/>
                    <w:bottom w:val="none" w:sz="0" w:space="0" w:color="auto"/>
                    <w:right w:val="none" w:sz="0" w:space="0" w:color="auto"/>
                  </w:divBdr>
                </w:div>
                <w:div w:id="856625963">
                  <w:marLeft w:val="640"/>
                  <w:marRight w:val="0"/>
                  <w:marTop w:val="0"/>
                  <w:marBottom w:val="0"/>
                  <w:divBdr>
                    <w:top w:val="none" w:sz="0" w:space="0" w:color="auto"/>
                    <w:left w:val="none" w:sz="0" w:space="0" w:color="auto"/>
                    <w:bottom w:val="none" w:sz="0" w:space="0" w:color="auto"/>
                    <w:right w:val="none" w:sz="0" w:space="0" w:color="auto"/>
                  </w:divBdr>
                </w:div>
                <w:div w:id="903688040">
                  <w:marLeft w:val="640"/>
                  <w:marRight w:val="0"/>
                  <w:marTop w:val="0"/>
                  <w:marBottom w:val="0"/>
                  <w:divBdr>
                    <w:top w:val="none" w:sz="0" w:space="0" w:color="auto"/>
                    <w:left w:val="none" w:sz="0" w:space="0" w:color="auto"/>
                    <w:bottom w:val="none" w:sz="0" w:space="0" w:color="auto"/>
                    <w:right w:val="none" w:sz="0" w:space="0" w:color="auto"/>
                  </w:divBdr>
                </w:div>
                <w:div w:id="939411864">
                  <w:marLeft w:val="640"/>
                  <w:marRight w:val="0"/>
                  <w:marTop w:val="0"/>
                  <w:marBottom w:val="0"/>
                  <w:divBdr>
                    <w:top w:val="none" w:sz="0" w:space="0" w:color="auto"/>
                    <w:left w:val="none" w:sz="0" w:space="0" w:color="auto"/>
                    <w:bottom w:val="none" w:sz="0" w:space="0" w:color="auto"/>
                    <w:right w:val="none" w:sz="0" w:space="0" w:color="auto"/>
                  </w:divBdr>
                </w:div>
                <w:div w:id="956640735">
                  <w:marLeft w:val="640"/>
                  <w:marRight w:val="0"/>
                  <w:marTop w:val="0"/>
                  <w:marBottom w:val="0"/>
                  <w:divBdr>
                    <w:top w:val="none" w:sz="0" w:space="0" w:color="auto"/>
                    <w:left w:val="none" w:sz="0" w:space="0" w:color="auto"/>
                    <w:bottom w:val="none" w:sz="0" w:space="0" w:color="auto"/>
                    <w:right w:val="none" w:sz="0" w:space="0" w:color="auto"/>
                  </w:divBdr>
                </w:div>
                <w:div w:id="957682043">
                  <w:marLeft w:val="640"/>
                  <w:marRight w:val="0"/>
                  <w:marTop w:val="0"/>
                  <w:marBottom w:val="0"/>
                  <w:divBdr>
                    <w:top w:val="none" w:sz="0" w:space="0" w:color="auto"/>
                    <w:left w:val="none" w:sz="0" w:space="0" w:color="auto"/>
                    <w:bottom w:val="none" w:sz="0" w:space="0" w:color="auto"/>
                    <w:right w:val="none" w:sz="0" w:space="0" w:color="auto"/>
                  </w:divBdr>
                </w:div>
                <w:div w:id="967587542">
                  <w:marLeft w:val="640"/>
                  <w:marRight w:val="0"/>
                  <w:marTop w:val="0"/>
                  <w:marBottom w:val="0"/>
                  <w:divBdr>
                    <w:top w:val="none" w:sz="0" w:space="0" w:color="auto"/>
                    <w:left w:val="none" w:sz="0" w:space="0" w:color="auto"/>
                    <w:bottom w:val="none" w:sz="0" w:space="0" w:color="auto"/>
                    <w:right w:val="none" w:sz="0" w:space="0" w:color="auto"/>
                  </w:divBdr>
                </w:div>
                <w:div w:id="1011488038">
                  <w:marLeft w:val="640"/>
                  <w:marRight w:val="0"/>
                  <w:marTop w:val="0"/>
                  <w:marBottom w:val="0"/>
                  <w:divBdr>
                    <w:top w:val="none" w:sz="0" w:space="0" w:color="auto"/>
                    <w:left w:val="none" w:sz="0" w:space="0" w:color="auto"/>
                    <w:bottom w:val="none" w:sz="0" w:space="0" w:color="auto"/>
                    <w:right w:val="none" w:sz="0" w:space="0" w:color="auto"/>
                  </w:divBdr>
                </w:div>
                <w:div w:id="1094934127">
                  <w:marLeft w:val="640"/>
                  <w:marRight w:val="0"/>
                  <w:marTop w:val="0"/>
                  <w:marBottom w:val="0"/>
                  <w:divBdr>
                    <w:top w:val="none" w:sz="0" w:space="0" w:color="auto"/>
                    <w:left w:val="none" w:sz="0" w:space="0" w:color="auto"/>
                    <w:bottom w:val="none" w:sz="0" w:space="0" w:color="auto"/>
                    <w:right w:val="none" w:sz="0" w:space="0" w:color="auto"/>
                  </w:divBdr>
                </w:div>
                <w:div w:id="1159006907">
                  <w:marLeft w:val="640"/>
                  <w:marRight w:val="0"/>
                  <w:marTop w:val="0"/>
                  <w:marBottom w:val="0"/>
                  <w:divBdr>
                    <w:top w:val="none" w:sz="0" w:space="0" w:color="auto"/>
                    <w:left w:val="none" w:sz="0" w:space="0" w:color="auto"/>
                    <w:bottom w:val="none" w:sz="0" w:space="0" w:color="auto"/>
                    <w:right w:val="none" w:sz="0" w:space="0" w:color="auto"/>
                  </w:divBdr>
                </w:div>
                <w:div w:id="1231817424">
                  <w:marLeft w:val="640"/>
                  <w:marRight w:val="0"/>
                  <w:marTop w:val="0"/>
                  <w:marBottom w:val="0"/>
                  <w:divBdr>
                    <w:top w:val="none" w:sz="0" w:space="0" w:color="auto"/>
                    <w:left w:val="none" w:sz="0" w:space="0" w:color="auto"/>
                    <w:bottom w:val="none" w:sz="0" w:space="0" w:color="auto"/>
                    <w:right w:val="none" w:sz="0" w:space="0" w:color="auto"/>
                  </w:divBdr>
                </w:div>
                <w:div w:id="1255480940">
                  <w:marLeft w:val="640"/>
                  <w:marRight w:val="0"/>
                  <w:marTop w:val="0"/>
                  <w:marBottom w:val="0"/>
                  <w:divBdr>
                    <w:top w:val="none" w:sz="0" w:space="0" w:color="auto"/>
                    <w:left w:val="none" w:sz="0" w:space="0" w:color="auto"/>
                    <w:bottom w:val="none" w:sz="0" w:space="0" w:color="auto"/>
                    <w:right w:val="none" w:sz="0" w:space="0" w:color="auto"/>
                  </w:divBdr>
                </w:div>
                <w:div w:id="1300920445">
                  <w:marLeft w:val="640"/>
                  <w:marRight w:val="0"/>
                  <w:marTop w:val="0"/>
                  <w:marBottom w:val="0"/>
                  <w:divBdr>
                    <w:top w:val="none" w:sz="0" w:space="0" w:color="auto"/>
                    <w:left w:val="none" w:sz="0" w:space="0" w:color="auto"/>
                    <w:bottom w:val="none" w:sz="0" w:space="0" w:color="auto"/>
                    <w:right w:val="none" w:sz="0" w:space="0" w:color="auto"/>
                  </w:divBdr>
                </w:div>
                <w:div w:id="1348363904">
                  <w:marLeft w:val="640"/>
                  <w:marRight w:val="0"/>
                  <w:marTop w:val="0"/>
                  <w:marBottom w:val="0"/>
                  <w:divBdr>
                    <w:top w:val="none" w:sz="0" w:space="0" w:color="auto"/>
                    <w:left w:val="none" w:sz="0" w:space="0" w:color="auto"/>
                    <w:bottom w:val="none" w:sz="0" w:space="0" w:color="auto"/>
                    <w:right w:val="none" w:sz="0" w:space="0" w:color="auto"/>
                  </w:divBdr>
                </w:div>
                <w:div w:id="1357468095">
                  <w:marLeft w:val="640"/>
                  <w:marRight w:val="0"/>
                  <w:marTop w:val="0"/>
                  <w:marBottom w:val="0"/>
                  <w:divBdr>
                    <w:top w:val="none" w:sz="0" w:space="0" w:color="auto"/>
                    <w:left w:val="none" w:sz="0" w:space="0" w:color="auto"/>
                    <w:bottom w:val="none" w:sz="0" w:space="0" w:color="auto"/>
                    <w:right w:val="none" w:sz="0" w:space="0" w:color="auto"/>
                  </w:divBdr>
                </w:div>
                <w:div w:id="1403873195">
                  <w:marLeft w:val="640"/>
                  <w:marRight w:val="0"/>
                  <w:marTop w:val="0"/>
                  <w:marBottom w:val="0"/>
                  <w:divBdr>
                    <w:top w:val="none" w:sz="0" w:space="0" w:color="auto"/>
                    <w:left w:val="none" w:sz="0" w:space="0" w:color="auto"/>
                    <w:bottom w:val="none" w:sz="0" w:space="0" w:color="auto"/>
                    <w:right w:val="none" w:sz="0" w:space="0" w:color="auto"/>
                  </w:divBdr>
                </w:div>
                <w:div w:id="1438014725">
                  <w:marLeft w:val="640"/>
                  <w:marRight w:val="0"/>
                  <w:marTop w:val="0"/>
                  <w:marBottom w:val="0"/>
                  <w:divBdr>
                    <w:top w:val="none" w:sz="0" w:space="0" w:color="auto"/>
                    <w:left w:val="none" w:sz="0" w:space="0" w:color="auto"/>
                    <w:bottom w:val="none" w:sz="0" w:space="0" w:color="auto"/>
                    <w:right w:val="none" w:sz="0" w:space="0" w:color="auto"/>
                  </w:divBdr>
                </w:div>
                <w:div w:id="1459713757">
                  <w:marLeft w:val="640"/>
                  <w:marRight w:val="0"/>
                  <w:marTop w:val="0"/>
                  <w:marBottom w:val="0"/>
                  <w:divBdr>
                    <w:top w:val="none" w:sz="0" w:space="0" w:color="auto"/>
                    <w:left w:val="none" w:sz="0" w:space="0" w:color="auto"/>
                    <w:bottom w:val="none" w:sz="0" w:space="0" w:color="auto"/>
                    <w:right w:val="none" w:sz="0" w:space="0" w:color="auto"/>
                  </w:divBdr>
                </w:div>
                <w:div w:id="1562055170">
                  <w:marLeft w:val="640"/>
                  <w:marRight w:val="0"/>
                  <w:marTop w:val="0"/>
                  <w:marBottom w:val="0"/>
                  <w:divBdr>
                    <w:top w:val="none" w:sz="0" w:space="0" w:color="auto"/>
                    <w:left w:val="none" w:sz="0" w:space="0" w:color="auto"/>
                    <w:bottom w:val="none" w:sz="0" w:space="0" w:color="auto"/>
                    <w:right w:val="none" w:sz="0" w:space="0" w:color="auto"/>
                  </w:divBdr>
                </w:div>
                <w:div w:id="1605961854">
                  <w:marLeft w:val="640"/>
                  <w:marRight w:val="0"/>
                  <w:marTop w:val="0"/>
                  <w:marBottom w:val="0"/>
                  <w:divBdr>
                    <w:top w:val="none" w:sz="0" w:space="0" w:color="auto"/>
                    <w:left w:val="none" w:sz="0" w:space="0" w:color="auto"/>
                    <w:bottom w:val="none" w:sz="0" w:space="0" w:color="auto"/>
                    <w:right w:val="none" w:sz="0" w:space="0" w:color="auto"/>
                  </w:divBdr>
                </w:div>
                <w:div w:id="1689522628">
                  <w:marLeft w:val="640"/>
                  <w:marRight w:val="0"/>
                  <w:marTop w:val="0"/>
                  <w:marBottom w:val="0"/>
                  <w:divBdr>
                    <w:top w:val="none" w:sz="0" w:space="0" w:color="auto"/>
                    <w:left w:val="none" w:sz="0" w:space="0" w:color="auto"/>
                    <w:bottom w:val="none" w:sz="0" w:space="0" w:color="auto"/>
                    <w:right w:val="none" w:sz="0" w:space="0" w:color="auto"/>
                  </w:divBdr>
                </w:div>
                <w:div w:id="1700351986">
                  <w:marLeft w:val="640"/>
                  <w:marRight w:val="0"/>
                  <w:marTop w:val="0"/>
                  <w:marBottom w:val="0"/>
                  <w:divBdr>
                    <w:top w:val="none" w:sz="0" w:space="0" w:color="auto"/>
                    <w:left w:val="none" w:sz="0" w:space="0" w:color="auto"/>
                    <w:bottom w:val="none" w:sz="0" w:space="0" w:color="auto"/>
                    <w:right w:val="none" w:sz="0" w:space="0" w:color="auto"/>
                  </w:divBdr>
                </w:div>
                <w:div w:id="1701196893">
                  <w:marLeft w:val="640"/>
                  <w:marRight w:val="0"/>
                  <w:marTop w:val="0"/>
                  <w:marBottom w:val="0"/>
                  <w:divBdr>
                    <w:top w:val="none" w:sz="0" w:space="0" w:color="auto"/>
                    <w:left w:val="none" w:sz="0" w:space="0" w:color="auto"/>
                    <w:bottom w:val="none" w:sz="0" w:space="0" w:color="auto"/>
                    <w:right w:val="none" w:sz="0" w:space="0" w:color="auto"/>
                  </w:divBdr>
                </w:div>
                <w:div w:id="1733045451">
                  <w:marLeft w:val="640"/>
                  <w:marRight w:val="0"/>
                  <w:marTop w:val="0"/>
                  <w:marBottom w:val="0"/>
                  <w:divBdr>
                    <w:top w:val="none" w:sz="0" w:space="0" w:color="auto"/>
                    <w:left w:val="none" w:sz="0" w:space="0" w:color="auto"/>
                    <w:bottom w:val="none" w:sz="0" w:space="0" w:color="auto"/>
                    <w:right w:val="none" w:sz="0" w:space="0" w:color="auto"/>
                  </w:divBdr>
                </w:div>
                <w:div w:id="1747267992">
                  <w:marLeft w:val="640"/>
                  <w:marRight w:val="0"/>
                  <w:marTop w:val="0"/>
                  <w:marBottom w:val="0"/>
                  <w:divBdr>
                    <w:top w:val="none" w:sz="0" w:space="0" w:color="auto"/>
                    <w:left w:val="none" w:sz="0" w:space="0" w:color="auto"/>
                    <w:bottom w:val="none" w:sz="0" w:space="0" w:color="auto"/>
                    <w:right w:val="none" w:sz="0" w:space="0" w:color="auto"/>
                  </w:divBdr>
                </w:div>
                <w:div w:id="1767925859">
                  <w:marLeft w:val="640"/>
                  <w:marRight w:val="0"/>
                  <w:marTop w:val="0"/>
                  <w:marBottom w:val="0"/>
                  <w:divBdr>
                    <w:top w:val="none" w:sz="0" w:space="0" w:color="auto"/>
                    <w:left w:val="none" w:sz="0" w:space="0" w:color="auto"/>
                    <w:bottom w:val="none" w:sz="0" w:space="0" w:color="auto"/>
                    <w:right w:val="none" w:sz="0" w:space="0" w:color="auto"/>
                  </w:divBdr>
                </w:div>
                <w:div w:id="1782528178">
                  <w:marLeft w:val="640"/>
                  <w:marRight w:val="0"/>
                  <w:marTop w:val="0"/>
                  <w:marBottom w:val="0"/>
                  <w:divBdr>
                    <w:top w:val="none" w:sz="0" w:space="0" w:color="auto"/>
                    <w:left w:val="none" w:sz="0" w:space="0" w:color="auto"/>
                    <w:bottom w:val="none" w:sz="0" w:space="0" w:color="auto"/>
                    <w:right w:val="none" w:sz="0" w:space="0" w:color="auto"/>
                  </w:divBdr>
                </w:div>
                <w:div w:id="1783381675">
                  <w:marLeft w:val="640"/>
                  <w:marRight w:val="0"/>
                  <w:marTop w:val="0"/>
                  <w:marBottom w:val="0"/>
                  <w:divBdr>
                    <w:top w:val="none" w:sz="0" w:space="0" w:color="auto"/>
                    <w:left w:val="none" w:sz="0" w:space="0" w:color="auto"/>
                    <w:bottom w:val="none" w:sz="0" w:space="0" w:color="auto"/>
                    <w:right w:val="none" w:sz="0" w:space="0" w:color="auto"/>
                  </w:divBdr>
                </w:div>
                <w:div w:id="1791898640">
                  <w:marLeft w:val="640"/>
                  <w:marRight w:val="0"/>
                  <w:marTop w:val="0"/>
                  <w:marBottom w:val="0"/>
                  <w:divBdr>
                    <w:top w:val="none" w:sz="0" w:space="0" w:color="auto"/>
                    <w:left w:val="none" w:sz="0" w:space="0" w:color="auto"/>
                    <w:bottom w:val="none" w:sz="0" w:space="0" w:color="auto"/>
                    <w:right w:val="none" w:sz="0" w:space="0" w:color="auto"/>
                  </w:divBdr>
                </w:div>
                <w:div w:id="1804039745">
                  <w:marLeft w:val="640"/>
                  <w:marRight w:val="0"/>
                  <w:marTop w:val="0"/>
                  <w:marBottom w:val="0"/>
                  <w:divBdr>
                    <w:top w:val="none" w:sz="0" w:space="0" w:color="auto"/>
                    <w:left w:val="none" w:sz="0" w:space="0" w:color="auto"/>
                    <w:bottom w:val="none" w:sz="0" w:space="0" w:color="auto"/>
                    <w:right w:val="none" w:sz="0" w:space="0" w:color="auto"/>
                  </w:divBdr>
                </w:div>
                <w:div w:id="1835024439">
                  <w:marLeft w:val="640"/>
                  <w:marRight w:val="0"/>
                  <w:marTop w:val="0"/>
                  <w:marBottom w:val="0"/>
                  <w:divBdr>
                    <w:top w:val="none" w:sz="0" w:space="0" w:color="auto"/>
                    <w:left w:val="none" w:sz="0" w:space="0" w:color="auto"/>
                    <w:bottom w:val="none" w:sz="0" w:space="0" w:color="auto"/>
                    <w:right w:val="none" w:sz="0" w:space="0" w:color="auto"/>
                  </w:divBdr>
                </w:div>
                <w:div w:id="1846243832">
                  <w:marLeft w:val="640"/>
                  <w:marRight w:val="0"/>
                  <w:marTop w:val="0"/>
                  <w:marBottom w:val="0"/>
                  <w:divBdr>
                    <w:top w:val="none" w:sz="0" w:space="0" w:color="auto"/>
                    <w:left w:val="none" w:sz="0" w:space="0" w:color="auto"/>
                    <w:bottom w:val="none" w:sz="0" w:space="0" w:color="auto"/>
                    <w:right w:val="none" w:sz="0" w:space="0" w:color="auto"/>
                  </w:divBdr>
                </w:div>
                <w:div w:id="1861166843">
                  <w:marLeft w:val="640"/>
                  <w:marRight w:val="0"/>
                  <w:marTop w:val="0"/>
                  <w:marBottom w:val="0"/>
                  <w:divBdr>
                    <w:top w:val="none" w:sz="0" w:space="0" w:color="auto"/>
                    <w:left w:val="none" w:sz="0" w:space="0" w:color="auto"/>
                    <w:bottom w:val="none" w:sz="0" w:space="0" w:color="auto"/>
                    <w:right w:val="none" w:sz="0" w:space="0" w:color="auto"/>
                  </w:divBdr>
                </w:div>
                <w:div w:id="1886940795">
                  <w:marLeft w:val="640"/>
                  <w:marRight w:val="0"/>
                  <w:marTop w:val="0"/>
                  <w:marBottom w:val="0"/>
                  <w:divBdr>
                    <w:top w:val="none" w:sz="0" w:space="0" w:color="auto"/>
                    <w:left w:val="none" w:sz="0" w:space="0" w:color="auto"/>
                    <w:bottom w:val="none" w:sz="0" w:space="0" w:color="auto"/>
                    <w:right w:val="none" w:sz="0" w:space="0" w:color="auto"/>
                  </w:divBdr>
                </w:div>
                <w:div w:id="1934045611">
                  <w:marLeft w:val="640"/>
                  <w:marRight w:val="0"/>
                  <w:marTop w:val="0"/>
                  <w:marBottom w:val="0"/>
                  <w:divBdr>
                    <w:top w:val="none" w:sz="0" w:space="0" w:color="auto"/>
                    <w:left w:val="none" w:sz="0" w:space="0" w:color="auto"/>
                    <w:bottom w:val="none" w:sz="0" w:space="0" w:color="auto"/>
                    <w:right w:val="none" w:sz="0" w:space="0" w:color="auto"/>
                  </w:divBdr>
                </w:div>
                <w:div w:id="1939831701">
                  <w:marLeft w:val="640"/>
                  <w:marRight w:val="0"/>
                  <w:marTop w:val="0"/>
                  <w:marBottom w:val="0"/>
                  <w:divBdr>
                    <w:top w:val="none" w:sz="0" w:space="0" w:color="auto"/>
                    <w:left w:val="none" w:sz="0" w:space="0" w:color="auto"/>
                    <w:bottom w:val="none" w:sz="0" w:space="0" w:color="auto"/>
                    <w:right w:val="none" w:sz="0" w:space="0" w:color="auto"/>
                  </w:divBdr>
                </w:div>
                <w:div w:id="1940408120">
                  <w:marLeft w:val="640"/>
                  <w:marRight w:val="0"/>
                  <w:marTop w:val="0"/>
                  <w:marBottom w:val="0"/>
                  <w:divBdr>
                    <w:top w:val="none" w:sz="0" w:space="0" w:color="auto"/>
                    <w:left w:val="none" w:sz="0" w:space="0" w:color="auto"/>
                    <w:bottom w:val="none" w:sz="0" w:space="0" w:color="auto"/>
                    <w:right w:val="none" w:sz="0" w:space="0" w:color="auto"/>
                  </w:divBdr>
                </w:div>
                <w:div w:id="1976832626">
                  <w:marLeft w:val="640"/>
                  <w:marRight w:val="0"/>
                  <w:marTop w:val="0"/>
                  <w:marBottom w:val="0"/>
                  <w:divBdr>
                    <w:top w:val="none" w:sz="0" w:space="0" w:color="auto"/>
                    <w:left w:val="none" w:sz="0" w:space="0" w:color="auto"/>
                    <w:bottom w:val="none" w:sz="0" w:space="0" w:color="auto"/>
                    <w:right w:val="none" w:sz="0" w:space="0" w:color="auto"/>
                  </w:divBdr>
                </w:div>
                <w:div w:id="2025016665">
                  <w:marLeft w:val="640"/>
                  <w:marRight w:val="0"/>
                  <w:marTop w:val="0"/>
                  <w:marBottom w:val="0"/>
                  <w:divBdr>
                    <w:top w:val="none" w:sz="0" w:space="0" w:color="auto"/>
                    <w:left w:val="none" w:sz="0" w:space="0" w:color="auto"/>
                    <w:bottom w:val="none" w:sz="0" w:space="0" w:color="auto"/>
                    <w:right w:val="none" w:sz="0" w:space="0" w:color="auto"/>
                  </w:divBdr>
                </w:div>
                <w:div w:id="2028015943">
                  <w:marLeft w:val="640"/>
                  <w:marRight w:val="0"/>
                  <w:marTop w:val="0"/>
                  <w:marBottom w:val="0"/>
                  <w:divBdr>
                    <w:top w:val="none" w:sz="0" w:space="0" w:color="auto"/>
                    <w:left w:val="none" w:sz="0" w:space="0" w:color="auto"/>
                    <w:bottom w:val="none" w:sz="0" w:space="0" w:color="auto"/>
                    <w:right w:val="none" w:sz="0" w:space="0" w:color="auto"/>
                  </w:divBdr>
                </w:div>
                <w:div w:id="2039965833">
                  <w:marLeft w:val="640"/>
                  <w:marRight w:val="0"/>
                  <w:marTop w:val="0"/>
                  <w:marBottom w:val="0"/>
                  <w:divBdr>
                    <w:top w:val="none" w:sz="0" w:space="0" w:color="auto"/>
                    <w:left w:val="none" w:sz="0" w:space="0" w:color="auto"/>
                    <w:bottom w:val="none" w:sz="0" w:space="0" w:color="auto"/>
                    <w:right w:val="none" w:sz="0" w:space="0" w:color="auto"/>
                  </w:divBdr>
                </w:div>
                <w:div w:id="2055276354">
                  <w:marLeft w:val="640"/>
                  <w:marRight w:val="0"/>
                  <w:marTop w:val="0"/>
                  <w:marBottom w:val="0"/>
                  <w:divBdr>
                    <w:top w:val="none" w:sz="0" w:space="0" w:color="auto"/>
                    <w:left w:val="none" w:sz="0" w:space="0" w:color="auto"/>
                    <w:bottom w:val="none" w:sz="0" w:space="0" w:color="auto"/>
                    <w:right w:val="none" w:sz="0" w:space="0" w:color="auto"/>
                  </w:divBdr>
                </w:div>
                <w:div w:id="2072969742">
                  <w:marLeft w:val="640"/>
                  <w:marRight w:val="0"/>
                  <w:marTop w:val="0"/>
                  <w:marBottom w:val="0"/>
                  <w:divBdr>
                    <w:top w:val="none" w:sz="0" w:space="0" w:color="auto"/>
                    <w:left w:val="none" w:sz="0" w:space="0" w:color="auto"/>
                    <w:bottom w:val="none" w:sz="0" w:space="0" w:color="auto"/>
                    <w:right w:val="none" w:sz="0" w:space="0" w:color="auto"/>
                  </w:divBdr>
                </w:div>
              </w:divsChild>
            </w:div>
            <w:div w:id="536161171">
              <w:marLeft w:val="0"/>
              <w:marRight w:val="0"/>
              <w:marTop w:val="0"/>
              <w:marBottom w:val="0"/>
              <w:divBdr>
                <w:top w:val="none" w:sz="0" w:space="0" w:color="auto"/>
                <w:left w:val="none" w:sz="0" w:space="0" w:color="auto"/>
                <w:bottom w:val="none" w:sz="0" w:space="0" w:color="auto"/>
                <w:right w:val="none" w:sz="0" w:space="0" w:color="auto"/>
              </w:divBdr>
              <w:divsChild>
                <w:div w:id="121267683">
                  <w:marLeft w:val="640"/>
                  <w:marRight w:val="0"/>
                  <w:marTop w:val="0"/>
                  <w:marBottom w:val="0"/>
                  <w:divBdr>
                    <w:top w:val="none" w:sz="0" w:space="0" w:color="auto"/>
                    <w:left w:val="none" w:sz="0" w:space="0" w:color="auto"/>
                    <w:bottom w:val="none" w:sz="0" w:space="0" w:color="auto"/>
                    <w:right w:val="none" w:sz="0" w:space="0" w:color="auto"/>
                  </w:divBdr>
                </w:div>
                <w:div w:id="165678300">
                  <w:marLeft w:val="640"/>
                  <w:marRight w:val="0"/>
                  <w:marTop w:val="0"/>
                  <w:marBottom w:val="0"/>
                  <w:divBdr>
                    <w:top w:val="none" w:sz="0" w:space="0" w:color="auto"/>
                    <w:left w:val="none" w:sz="0" w:space="0" w:color="auto"/>
                    <w:bottom w:val="none" w:sz="0" w:space="0" w:color="auto"/>
                    <w:right w:val="none" w:sz="0" w:space="0" w:color="auto"/>
                  </w:divBdr>
                </w:div>
                <w:div w:id="186136228">
                  <w:marLeft w:val="640"/>
                  <w:marRight w:val="0"/>
                  <w:marTop w:val="0"/>
                  <w:marBottom w:val="0"/>
                  <w:divBdr>
                    <w:top w:val="none" w:sz="0" w:space="0" w:color="auto"/>
                    <w:left w:val="none" w:sz="0" w:space="0" w:color="auto"/>
                    <w:bottom w:val="none" w:sz="0" w:space="0" w:color="auto"/>
                    <w:right w:val="none" w:sz="0" w:space="0" w:color="auto"/>
                  </w:divBdr>
                </w:div>
                <w:div w:id="216863929">
                  <w:marLeft w:val="640"/>
                  <w:marRight w:val="0"/>
                  <w:marTop w:val="0"/>
                  <w:marBottom w:val="0"/>
                  <w:divBdr>
                    <w:top w:val="none" w:sz="0" w:space="0" w:color="auto"/>
                    <w:left w:val="none" w:sz="0" w:space="0" w:color="auto"/>
                    <w:bottom w:val="none" w:sz="0" w:space="0" w:color="auto"/>
                    <w:right w:val="none" w:sz="0" w:space="0" w:color="auto"/>
                  </w:divBdr>
                </w:div>
                <w:div w:id="235437823">
                  <w:marLeft w:val="640"/>
                  <w:marRight w:val="0"/>
                  <w:marTop w:val="0"/>
                  <w:marBottom w:val="0"/>
                  <w:divBdr>
                    <w:top w:val="none" w:sz="0" w:space="0" w:color="auto"/>
                    <w:left w:val="none" w:sz="0" w:space="0" w:color="auto"/>
                    <w:bottom w:val="none" w:sz="0" w:space="0" w:color="auto"/>
                    <w:right w:val="none" w:sz="0" w:space="0" w:color="auto"/>
                  </w:divBdr>
                </w:div>
                <w:div w:id="353043227">
                  <w:marLeft w:val="640"/>
                  <w:marRight w:val="0"/>
                  <w:marTop w:val="0"/>
                  <w:marBottom w:val="0"/>
                  <w:divBdr>
                    <w:top w:val="none" w:sz="0" w:space="0" w:color="auto"/>
                    <w:left w:val="none" w:sz="0" w:space="0" w:color="auto"/>
                    <w:bottom w:val="none" w:sz="0" w:space="0" w:color="auto"/>
                    <w:right w:val="none" w:sz="0" w:space="0" w:color="auto"/>
                  </w:divBdr>
                </w:div>
                <w:div w:id="367948752">
                  <w:marLeft w:val="640"/>
                  <w:marRight w:val="0"/>
                  <w:marTop w:val="0"/>
                  <w:marBottom w:val="0"/>
                  <w:divBdr>
                    <w:top w:val="none" w:sz="0" w:space="0" w:color="auto"/>
                    <w:left w:val="none" w:sz="0" w:space="0" w:color="auto"/>
                    <w:bottom w:val="none" w:sz="0" w:space="0" w:color="auto"/>
                    <w:right w:val="none" w:sz="0" w:space="0" w:color="auto"/>
                  </w:divBdr>
                </w:div>
                <w:div w:id="442458068">
                  <w:marLeft w:val="640"/>
                  <w:marRight w:val="0"/>
                  <w:marTop w:val="0"/>
                  <w:marBottom w:val="0"/>
                  <w:divBdr>
                    <w:top w:val="none" w:sz="0" w:space="0" w:color="auto"/>
                    <w:left w:val="none" w:sz="0" w:space="0" w:color="auto"/>
                    <w:bottom w:val="none" w:sz="0" w:space="0" w:color="auto"/>
                    <w:right w:val="none" w:sz="0" w:space="0" w:color="auto"/>
                  </w:divBdr>
                </w:div>
                <w:div w:id="452403845">
                  <w:marLeft w:val="640"/>
                  <w:marRight w:val="0"/>
                  <w:marTop w:val="0"/>
                  <w:marBottom w:val="0"/>
                  <w:divBdr>
                    <w:top w:val="none" w:sz="0" w:space="0" w:color="auto"/>
                    <w:left w:val="none" w:sz="0" w:space="0" w:color="auto"/>
                    <w:bottom w:val="none" w:sz="0" w:space="0" w:color="auto"/>
                    <w:right w:val="none" w:sz="0" w:space="0" w:color="auto"/>
                  </w:divBdr>
                </w:div>
                <w:div w:id="487017200">
                  <w:marLeft w:val="640"/>
                  <w:marRight w:val="0"/>
                  <w:marTop w:val="0"/>
                  <w:marBottom w:val="0"/>
                  <w:divBdr>
                    <w:top w:val="none" w:sz="0" w:space="0" w:color="auto"/>
                    <w:left w:val="none" w:sz="0" w:space="0" w:color="auto"/>
                    <w:bottom w:val="none" w:sz="0" w:space="0" w:color="auto"/>
                    <w:right w:val="none" w:sz="0" w:space="0" w:color="auto"/>
                  </w:divBdr>
                </w:div>
                <w:div w:id="495458405">
                  <w:marLeft w:val="640"/>
                  <w:marRight w:val="0"/>
                  <w:marTop w:val="0"/>
                  <w:marBottom w:val="0"/>
                  <w:divBdr>
                    <w:top w:val="none" w:sz="0" w:space="0" w:color="auto"/>
                    <w:left w:val="none" w:sz="0" w:space="0" w:color="auto"/>
                    <w:bottom w:val="none" w:sz="0" w:space="0" w:color="auto"/>
                    <w:right w:val="none" w:sz="0" w:space="0" w:color="auto"/>
                  </w:divBdr>
                </w:div>
                <w:div w:id="510411605">
                  <w:marLeft w:val="640"/>
                  <w:marRight w:val="0"/>
                  <w:marTop w:val="0"/>
                  <w:marBottom w:val="0"/>
                  <w:divBdr>
                    <w:top w:val="none" w:sz="0" w:space="0" w:color="auto"/>
                    <w:left w:val="none" w:sz="0" w:space="0" w:color="auto"/>
                    <w:bottom w:val="none" w:sz="0" w:space="0" w:color="auto"/>
                    <w:right w:val="none" w:sz="0" w:space="0" w:color="auto"/>
                  </w:divBdr>
                </w:div>
                <w:div w:id="526912612">
                  <w:marLeft w:val="640"/>
                  <w:marRight w:val="0"/>
                  <w:marTop w:val="0"/>
                  <w:marBottom w:val="0"/>
                  <w:divBdr>
                    <w:top w:val="none" w:sz="0" w:space="0" w:color="auto"/>
                    <w:left w:val="none" w:sz="0" w:space="0" w:color="auto"/>
                    <w:bottom w:val="none" w:sz="0" w:space="0" w:color="auto"/>
                    <w:right w:val="none" w:sz="0" w:space="0" w:color="auto"/>
                  </w:divBdr>
                </w:div>
                <w:div w:id="533614815">
                  <w:marLeft w:val="640"/>
                  <w:marRight w:val="0"/>
                  <w:marTop w:val="0"/>
                  <w:marBottom w:val="0"/>
                  <w:divBdr>
                    <w:top w:val="none" w:sz="0" w:space="0" w:color="auto"/>
                    <w:left w:val="none" w:sz="0" w:space="0" w:color="auto"/>
                    <w:bottom w:val="none" w:sz="0" w:space="0" w:color="auto"/>
                    <w:right w:val="none" w:sz="0" w:space="0" w:color="auto"/>
                  </w:divBdr>
                </w:div>
                <w:div w:id="553201272">
                  <w:marLeft w:val="640"/>
                  <w:marRight w:val="0"/>
                  <w:marTop w:val="0"/>
                  <w:marBottom w:val="0"/>
                  <w:divBdr>
                    <w:top w:val="none" w:sz="0" w:space="0" w:color="auto"/>
                    <w:left w:val="none" w:sz="0" w:space="0" w:color="auto"/>
                    <w:bottom w:val="none" w:sz="0" w:space="0" w:color="auto"/>
                    <w:right w:val="none" w:sz="0" w:space="0" w:color="auto"/>
                  </w:divBdr>
                </w:div>
                <w:div w:id="561520555">
                  <w:marLeft w:val="640"/>
                  <w:marRight w:val="0"/>
                  <w:marTop w:val="0"/>
                  <w:marBottom w:val="0"/>
                  <w:divBdr>
                    <w:top w:val="none" w:sz="0" w:space="0" w:color="auto"/>
                    <w:left w:val="none" w:sz="0" w:space="0" w:color="auto"/>
                    <w:bottom w:val="none" w:sz="0" w:space="0" w:color="auto"/>
                    <w:right w:val="none" w:sz="0" w:space="0" w:color="auto"/>
                  </w:divBdr>
                </w:div>
                <w:div w:id="572854629">
                  <w:marLeft w:val="640"/>
                  <w:marRight w:val="0"/>
                  <w:marTop w:val="0"/>
                  <w:marBottom w:val="0"/>
                  <w:divBdr>
                    <w:top w:val="none" w:sz="0" w:space="0" w:color="auto"/>
                    <w:left w:val="none" w:sz="0" w:space="0" w:color="auto"/>
                    <w:bottom w:val="none" w:sz="0" w:space="0" w:color="auto"/>
                    <w:right w:val="none" w:sz="0" w:space="0" w:color="auto"/>
                  </w:divBdr>
                </w:div>
                <w:div w:id="577524295">
                  <w:marLeft w:val="640"/>
                  <w:marRight w:val="0"/>
                  <w:marTop w:val="0"/>
                  <w:marBottom w:val="0"/>
                  <w:divBdr>
                    <w:top w:val="none" w:sz="0" w:space="0" w:color="auto"/>
                    <w:left w:val="none" w:sz="0" w:space="0" w:color="auto"/>
                    <w:bottom w:val="none" w:sz="0" w:space="0" w:color="auto"/>
                    <w:right w:val="none" w:sz="0" w:space="0" w:color="auto"/>
                  </w:divBdr>
                </w:div>
                <w:div w:id="617377135">
                  <w:marLeft w:val="640"/>
                  <w:marRight w:val="0"/>
                  <w:marTop w:val="0"/>
                  <w:marBottom w:val="0"/>
                  <w:divBdr>
                    <w:top w:val="none" w:sz="0" w:space="0" w:color="auto"/>
                    <w:left w:val="none" w:sz="0" w:space="0" w:color="auto"/>
                    <w:bottom w:val="none" w:sz="0" w:space="0" w:color="auto"/>
                    <w:right w:val="none" w:sz="0" w:space="0" w:color="auto"/>
                  </w:divBdr>
                </w:div>
                <w:div w:id="696783329">
                  <w:marLeft w:val="640"/>
                  <w:marRight w:val="0"/>
                  <w:marTop w:val="0"/>
                  <w:marBottom w:val="0"/>
                  <w:divBdr>
                    <w:top w:val="none" w:sz="0" w:space="0" w:color="auto"/>
                    <w:left w:val="none" w:sz="0" w:space="0" w:color="auto"/>
                    <w:bottom w:val="none" w:sz="0" w:space="0" w:color="auto"/>
                    <w:right w:val="none" w:sz="0" w:space="0" w:color="auto"/>
                  </w:divBdr>
                </w:div>
                <w:div w:id="725878423">
                  <w:marLeft w:val="640"/>
                  <w:marRight w:val="0"/>
                  <w:marTop w:val="0"/>
                  <w:marBottom w:val="0"/>
                  <w:divBdr>
                    <w:top w:val="none" w:sz="0" w:space="0" w:color="auto"/>
                    <w:left w:val="none" w:sz="0" w:space="0" w:color="auto"/>
                    <w:bottom w:val="none" w:sz="0" w:space="0" w:color="auto"/>
                    <w:right w:val="none" w:sz="0" w:space="0" w:color="auto"/>
                  </w:divBdr>
                </w:div>
                <w:div w:id="735401801">
                  <w:marLeft w:val="640"/>
                  <w:marRight w:val="0"/>
                  <w:marTop w:val="0"/>
                  <w:marBottom w:val="0"/>
                  <w:divBdr>
                    <w:top w:val="none" w:sz="0" w:space="0" w:color="auto"/>
                    <w:left w:val="none" w:sz="0" w:space="0" w:color="auto"/>
                    <w:bottom w:val="none" w:sz="0" w:space="0" w:color="auto"/>
                    <w:right w:val="none" w:sz="0" w:space="0" w:color="auto"/>
                  </w:divBdr>
                </w:div>
                <w:div w:id="747848204">
                  <w:marLeft w:val="640"/>
                  <w:marRight w:val="0"/>
                  <w:marTop w:val="0"/>
                  <w:marBottom w:val="0"/>
                  <w:divBdr>
                    <w:top w:val="none" w:sz="0" w:space="0" w:color="auto"/>
                    <w:left w:val="none" w:sz="0" w:space="0" w:color="auto"/>
                    <w:bottom w:val="none" w:sz="0" w:space="0" w:color="auto"/>
                    <w:right w:val="none" w:sz="0" w:space="0" w:color="auto"/>
                  </w:divBdr>
                </w:div>
                <w:div w:id="760952479">
                  <w:marLeft w:val="640"/>
                  <w:marRight w:val="0"/>
                  <w:marTop w:val="0"/>
                  <w:marBottom w:val="0"/>
                  <w:divBdr>
                    <w:top w:val="none" w:sz="0" w:space="0" w:color="auto"/>
                    <w:left w:val="none" w:sz="0" w:space="0" w:color="auto"/>
                    <w:bottom w:val="none" w:sz="0" w:space="0" w:color="auto"/>
                    <w:right w:val="none" w:sz="0" w:space="0" w:color="auto"/>
                  </w:divBdr>
                </w:div>
                <w:div w:id="853573138">
                  <w:marLeft w:val="640"/>
                  <w:marRight w:val="0"/>
                  <w:marTop w:val="0"/>
                  <w:marBottom w:val="0"/>
                  <w:divBdr>
                    <w:top w:val="none" w:sz="0" w:space="0" w:color="auto"/>
                    <w:left w:val="none" w:sz="0" w:space="0" w:color="auto"/>
                    <w:bottom w:val="none" w:sz="0" w:space="0" w:color="auto"/>
                    <w:right w:val="none" w:sz="0" w:space="0" w:color="auto"/>
                  </w:divBdr>
                </w:div>
                <w:div w:id="932662238">
                  <w:marLeft w:val="640"/>
                  <w:marRight w:val="0"/>
                  <w:marTop w:val="0"/>
                  <w:marBottom w:val="0"/>
                  <w:divBdr>
                    <w:top w:val="none" w:sz="0" w:space="0" w:color="auto"/>
                    <w:left w:val="none" w:sz="0" w:space="0" w:color="auto"/>
                    <w:bottom w:val="none" w:sz="0" w:space="0" w:color="auto"/>
                    <w:right w:val="none" w:sz="0" w:space="0" w:color="auto"/>
                  </w:divBdr>
                </w:div>
                <w:div w:id="975796850">
                  <w:marLeft w:val="640"/>
                  <w:marRight w:val="0"/>
                  <w:marTop w:val="0"/>
                  <w:marBottom w:val="0"/>
                  <w:divBdr>
                    <w:top w:val="none" w:sz="0" w:space="0" w:color="auto"/>
                    <w:left w:val="none" w:sz="0" w:space="0" w:color="auto"/>
                    <w:bottom w:val="none" w:sz="0" w:space="0" w:color="auto"/>
                    <w:right w:val="none" w:sz="0" w:space="0" w:color="auto"/>
                  </w:divBdr>
                </w:div>
                <w:div w:id="1018434695">
                  <w:marLeft w:val="640"/>
                  <w:marRight w:val="0"/>
                  <w:marTop w:val="0"/>
                  <w:marBottom w:val="0"/>
                  <w:divBdr>
                    <w:top w:val="none" w:sz="0" w:space="0" w:color="auto"/>
                    <w:left w:val="none" w:sz="0" w:space="0" w:color="auto"/>
                    <w:bottom w:val="none" w:sz="0" w:space="0" w:color="auto"/>
                    <w:right w:val="none" w:sz="0" w:space="0" w:color="auto"/>
                  </w:divBdr>
                </w:div>
                <w:div w:id="1046682432">
                  <w:marLeft w:val="640"/>
                  <w:marRight w:val="0"/>
                  <w:marTop w:val="0"/>
                  <w:marBottom w:val="0"/>
                  <w:divBdr>
                    <w:top w:val="none" w:sz="0" w:space="0" w:color="auto"/>
                    <w:left w:val="none" w:sz="0" w:space="0" w:color="auto"/>
                    <w:bottom w:val="none" w:sz="0" w:space="0" w:color="auto"/>
                    <w:right w:val="none" w:sz="0" w:space="0" w:color="auto"/>
                  </w:divBdr>
                </w:div>
                <w:div w:id="1055666030">
                  <w:marLeft w:val="640"/>
                  <w:marRight w:val="0"/>
                  <w:marTop w:val="0"/>
                  <w:marBottom w:val="0"/>
                  <w:divBdr>
                    <w:top w:val="none" w:sz="0" w:space="0" w:color="auto"/>
                    <w:left w:val="none" w:sz="0" w:space="0" w:color="auto"/>
                    <w:bottom w:val="none" w:sz="0" w:space="0" w:color="auto"/>
                    <w:right w:val="none" w:sz="0" w:space="0" w:color="auto"/>
                  </w:divBdr>
                </w:div>
                <w:div w:id="1094980189">
                  <w:marLeft w:val="640"/>
                  <w:marRight w:val="0"/>
                  <w:marTop w:val="0"/>
                  <w:marBottom w:val="0"/>
                  <w:divBdr>
                    <w:top w:val="none" w:sz="0" w:space="0" w:color="auto"/>
                    <w:left w:val="none" w:sz="0" w:space="0" w:color="auto"/>
                    <w:bottom w:val="none" w:sz="0" w:space="0" w:color="auto"/>
                    <w:right w:val="none" w:sz="0" w:space="0" w:color="auto"/>
                  </w:divBdr>
                </w:div>
                <w:div w:id="1109161944">
                  <w:marLeft w:val="640"/>
                  <w:marRight w:val="0"/>
                  <w:marTop w:val="0"/>
                  <w:marBottom w:val="0"/>
                  <w:divBdr>
                    <w:top w:val="none" w:sz="0" w:space="0" w:color="auto"/>
                    <w:left w:val="none" w:sz="0" w:space="0" w:color="auto"/>
                    <w:bottom w:val="none" w:sz="0" w:space="0" w:color="auto"/>
                    <w:right w:val="none" w:sz="0" w:space="0" w:color="auto"/>
                  </w:divBdr>
                </w:div>
                <w:div w:id="1150757070">
                  <w:marLeft w:val="640"/>
                  <w:marRight w:val="0"/>
                  <w:marTop w:val="0"/>
                  <w:marBottom w:val="0"/>
                  <w:divBdr>
                    <w:top w:val="none" w:sz="0" w:space="0" w:color="auto"/>
                    <w:left w:val="none" w:sz="0" w:space="0" w:color="auto"/>
                    <w:bottom w:val="none" w:sz="0" w:space="0" w:color="auto"/>
                    <w:right w:val="none" w:sz="0" w:space="0" w:color="auto"/>
                  </w:divBdr>
                </w:div>
                <w:div w:id="1203401144">
                  <w:marLeft w:val="640"/>
                  <w:marRight w:val="0"/>
                  <w:marTop w:val="0"/>
                  <w:marBottom w:val="0"/>
                  <w:divBdr>
                    <w:top w:val="none" w:sz="0" w:space="0" w:color="auto"/>
                    <w:left w:val="none" w:sz="0" w:space="0" w:color="auto"/>
                    <w:bottom w:val="none" w:sz="0" w:space="0" w:color="auto"/>
                    <w:right w:val="none" w:sz="0" w:space="0" w:color="auto"/>
                  </w:divBdr>
                </w:div>
                <w:div w:id="1222670997">
                  <w:marLeft w:val="640"/>
                  <w:marRight w:val="0"/>
                  <w:marTop w:val="0"/>
                  <w:marBottom w:val="0"/>
                  <w:divBdr>
                    <w:top w:val="none" w:sz="0" w:space="0" w:color="auto"/>
                    <w:left w:val="none" w:sz="0" w:space="0" w:color="auto"/>
                    <w:bottom w:val="none" w:sz="0" w:space="0" w:color="auto"/>
                    <w:right w:val="none" w:sz="0" w:space="0" w:color="auto"/>
                  </w:divBdr>
                </w:div>
                <w:div w:id="1229419282">
                  <w:marLeft w:val="640"/>
                  <w:marRight w:val="0"/>
                  <w:marTop w:val="0"/>
                  <w:marBottom w:val="0"/>
                  <w:divBdr>
                    <w:top w:val="none" w:sz="0" w:space="0" w:color="auto"/>
                    <w:left w:val="none" w:sz="0" w:space="0" w:color="auto"/>
                    <w:bottom w:val="none" w:sz="0" w:space="0" w:color="auto"/>
                    <w:right w:val="none" w:sz="0" w:space="0" w:color="auto"/>
                  </w:divBdr>
                </w:div>
                <w:div w:id="1346595743">
                  <w:marLeft w:val="640"/>
                  <w:marRight w:val="0"/>
                  <w:marTop w:val="0"/>
                  <w:marBottom w:val="0"/>
                  <w:divBdr>
                    <w:top w:val="none" w:sz="0" w:space="0" w:color="auto"/>
                    <w:left w:val="none" w:sz="0" w:space="0" w:color="auto"/>
                    <w:bottom w:val="none" w:sz="0" w:space="0" w:color="auto"/>
                    <w:right w:val="none" w:sz="0" w:space="0" w:color="auto"/>
                  </w:divBdr>
                </w:div>
                <w:div w:id="1398432815">
                  <w:marLeft w:val="640"/>
                  <w:marRight w:val="0"/>
                  <w:marTop w:val="0"/>
                  <w:marBottom w:val="0"/>
                  <w:divBdr>
                    <w:top w:val="none" w:sz="0" w:space="0" w:color="auto"/>
                    <w:left w:val="none" w:sz="0" w:space="0" w:color="auto"/>
                    <w:bottom w:val="none" w:sz="0" w:space="0" w:color="auto"/>
                    <w:right w:val="none" w:sz="0" w:space="0" w:color="auto"/>
                  </w:divBdr>
                </w:div>
                <w:div w:id="1437946300">
                  <w:marLeft w:val="640"/>
                  <w:marRight w:val="0"/>
                  <w:marTop w:val="0"/>
                  <w:marBottom w:val="0"/>
                  <w:divBdr>
                    <w:top w:val="none" w:sz="0" w:space="0" w:color="auto"/>
                    <w:left w:val="none" w:sz="0" w:space="0" w:color="auto"/>
                    <w:bottom w:val="none" w:sz="0" w:space="0" w:color="auto"/>
                    <w:right w:val="none" w:sz="0" w:space="0" w:color="auto"/>
                  </w:divBdr>
                </w:div>
                <w:div w:id="1469585425">
                  <w:marLeft w:val="640"/>
                  <w:marRight w:val="0"/>
                  <w:marTop w:val="0"/>
                  <w:marBottom w:val="0"/>
                  <w:divBdr>
                    <w:top w:val="none" w:sz="0" w:space="0" w:color="auto"/>
                    <w:left w:val="none" w:sz="0" w:space="0" w:color="auto"/>
                    <w:bottom w:val="none" w:sz="0" w:space="0" w:color="auto"/>
                    <w:right w:val="none" w:sz="0" w:space="0" w:color="auto"/>
                  </w:divBdr>
                </w:div>
                <w:div w:id="1501040497">
                  <w:marLeft w:val="640"/>
                  <w:marRight w:val="0"/>
                  <w:marTop w:val="0"/>
                  <w:marBottom w:val="0"/>
                  <w:divBdr>
                    <w:top w:val="none" w:sz="0" w:space="0" w:color="auto"/>
                    <w:left w:val="none" w:sz="0" w:space="0" w:color="auto"/>
                    <w:bottom w:val="none" w:sz="0" w:space="0" w:color="auto"/>
                    <w:right w:val="none" w:sz="0" w:space="0" w:color="auto"/>
                  </w:divBdr>
                </w:div>
                <w:div w:id="1546288503">
                  <w:marLeft w:val="640"/>
                  <w:marRight w:val="0"/>
                  <w:marTop w:val="0"/>
                  <w:marBottom w:val="0"/>
                  <w:divBdr>
                    <w:top w:val="none" w:sz="0" w:space="0" w:color="auto"/>
                    <w:left w:val="none" w:sz="0" w:space="0" w:color="auto"/>
                    <w:bottom w:val="none" w:sz="0" w:space="0" w:color="auto"/>
                    <w:right w:val="none" w:sz="0" w:space="0" w:color="auto"/>
                  </w:divBdr>
                </w:div>
                <w:div w:id="1546521138">
                  <w:marLeft w:val="640"/>
                  <w:marRight w:val="0"/>
                  <w:marTop w:val="0"/>
                  <w:marBottom w:val="0"/>
                  <w:divBdr>
                    <w:top w:val="none" w:sz="0" w:space="0" w:color="auto"/>
                    <w:left w:val="none" w:sz="0" w:space="0" w:color="auto"/>
                    <w:bottom w:val="none" w:sz="0" w:space="0" w:color="auto"/>
                    <w:right w:val="none" w:sz="0" w:space="0" w:color="auto"/>
                  </w:divBdr>
                </w:div>
                <w:div w:id="1566065566">
                  <w:marLeft w:val="640"/>
                  <w:marRight w:val="0"/>
                  <w:marTop w:val="0"/>
                  <w:marBottom w:val="0"/>
                  <w:divBdr>
                    <w:top w:val="none" w:sz="0" w:space="0" w:color="auto"/>
                    <w:left w:val="none" w:sz="0" w:space="0" w:color="auto"/>
                    <w:bottom w:val="none" w:sz="0" w:space="0" w:color="auto"/>
                    <w:right w:val="none" w:sz="0" w:space="0" w:color="auto"/>
                  </w:divBdr>
                </w:div>
                <w:div w:id="1570117326">
                  <w:marLeft w:val="640"/>
                  <w:marRight w:val="0"/>
                  <w:marTop w:val="0"/>
                  <w:marBottom w:val="0"/>
                  <w:divBdr>
                    <w:top w:val="none" w:sz="0" w:space="0" w:color="auto"/>
                    <w:left w:val="none" w:sz="0" w:space="0" w:color="auto"/>
                    <w:bottom w:val="none" w:sz="0" w:space="0" w:color="auto"/>
                    <w:right w:val="none" w:sz="0" w:space="0" w:color="auto"/>
                  </w:divBdr>
                </w:div>
                <w:div w:id="1590045118">
                  <w:marLeft w:val="640"/>
                  <w:marRight w:val="0"/>
                  <w:marTop w:val="0"/>
                  <w:marBottom w:val="0"/>
                  <w:divBdr>
                    <w:top w:val="none" w:sz="0" w:space="0" w:color="auto"/>
                    <w:left w:val="none" w:sz="0" w:space="0" w:color="auto"/>
                    <w:bottom w:val="none" w:sz="0" w:space="0" w:color="auto"/>
                    <w:right w:val="none" w:sz="0" w:space="0" w:color="auto"/>
                  </w:divBdr>
                </w:div>
                <w:div w:id="1599606407">
                  <w:marLeft w:val="640"/>
                  <w:marRight w:val="0"/>
                  <w:marTop w:val="0"/>
                  <w:marBottom w:val="0"/>
                  <w:divBdr>
                    <w:top w:val="none" w:sz="0" w:space="0" w:color="auto"/>
                    <w:left w:val="none" w:sz="0" w:space="0" w:color="auto"/>
                    <w:bottom w:val="none" w:sz="0" w:space="0" w:color="auto"/>
                    <w:right w:val="none" w:sz="0" w:space="0" w:color="auto"/>
                  </w:divBdr>
                </w:div>
                <w:div w:id="1622566127">
                  <w:marLeft w:val="640"/>
                  <w:marRight w:val="0"/>
                  <w:marTop w:val="0"/>
                  <w:marBottom w:val="0"/>
                  <w:divBdr>
                    <w:top w:val="none" w:sz="0" w:space="0" w:color="auto"/>
                    <w:left w:val="none" w:sz="0" w:space="0" w:color="auto"/>
                    <w:bottom w:val="none" w:sz="0" w:space="0" w:color="auto"/>
                    <w:right w:val="none" w:sz="0" w:space="0" w:color="auto"/>
                  </w:divBdr>
                </w:div>
                <w:div w:id="1626276361">
                  <w:marLeft w:val="640"/>
                  <w:marRight w:val="0"/>
                  <w:marTop w:val="0"/>
                  <w:marBottom w:val="0"/>
                  <w:divBdr>
                    <w:top w:val="none" w:sz="0" w:space="0" w:color="auto"/>
                    <w:left w:val="none" w:sz="0" w:space="0" w:color="auto"/>
                    <w:bottom w:val="none" w:sz="0" w:space="0" w:color="auto"/>
                    <w:right w:val="none" w:sz="0" w:space="0" w:color="auto"/>
                  </w:divBdr>
                </w:div>
                <w:div w:id="1680084300">
                  <w:marLeft w:val="640"/>
                  <w:marRight w:val="0"/>
                  <w:marTop w:val="0"/>
                  <w:marBottom w:val="0"/>
                  <w:divBdr>
                    <w:top w:val="none" w:sz="0" w:space="0" w:color="auto"/>
                    <w:left w:val="none" w:sz="0" w:space="0" w:color="auto"/>
                    <w:bottom w:val="none" w:sz="0" w:space="0" w:color="auto"/>
                    <w:right w:val="none" w:sz="0" w:space="0" w:color="auto"/>
                  </w:divBdr>
                </w:div>
                <w:div w:id="1715811489">
                  <w:marLeft w:val="640"/>
                  <w:marRight w:val="0"/>
                  <w:marTop w:val="0"/>
                  <w:marBottom w:val="0"/>
                  <w:divBdr>
                    <w:top w:val="none" w:sz="0" w:space="0" w:color="auto"/>
                    <w:left w:val="none" w:sz="0" w:space="0" w:color="auto"/>
                    <w:bottom w:val="none" w:sz="0" w:space="0" w:color="auto"/>
                    <w:right w:val="none" w:sz="0" w:space="0" w:color="auto"/>
                  </w:divBdr>
                </w:div>
                <w:div w:id="1732339672">
                  <w:marLeft w:val="640"/>
                  <w:marRight w:val="0"/>
                  <w:marTop w:val="0"/>
                  <w:marBottom w:val="0"/>
                  <w:divBdr>
                    <w:top w:val="none" w:sz="0" w:space="0" w:color="auto"/>
                    <w:left w:val="none" w:sz="0" w:space="0" w:color="auto"/>
                    <w:bottom w:val="none" w:sz="0" w:space="0" w:color="auto"/>
                    <w:right w:val="none" w:sz="0" w:space="0" w:color="auto"/>
                  </w:divBdr>
                </w:div>
                <w:div w:id="1740833343">
                  <w:marLeft w:val="640"/>
                  <w:marRight w:val="0"/>
                  <w:marTop w:val="0"/>
                  <w:marBottom w:val="0"/>
                  <w:divBdr>
                    <w:top w:val="none" w:sz="0" w:space="0" w:color="auto"/>
                    <w:left w:val="none" w:sz="0" w:space="0" w:color="auto"/>
                    <w:bottom w:val="none" w:sz="0" w:space="0" w:color="auto"/>
                    <w:right w:val="none" w:sz="0" w:space="0" w:color="auto"/>
                  </w:divBdr>
                </w:div>
                <w:div w:id="1816486619">
                  <w:marLeft w:val="640"/>
                  <w:marRight w:val="0"/>
                  <w:marTop w:val="0"/>
                  <w:marBottom w:val="0"/>
                  <w:divBdr>
                    <w:top w:val="none" w:sz="0" w:space="0" w:color="auto"/>
                    <w:left w:val="none" w:sz="0" w:space="0" w:color="auto"/>
                    <w:bottom w:val="none" w:sz="0" w:space="0" w:color="auto"/>
                    <w:right w:val="none" w:sz="0" w:space="0" w:color="auto"/>
                  </w:divBdr>
                </w:div>
                <w:div w:id="1829200470">
                  <w:marLeft w:val="640"/>
                  <w:marRight w:val="0"/>
                  <w:marTop w:val="0"/>
                  <w:marBottom w:val="0"/>
                  <w:divBdr>
                    <w:top w:val="none" w:sz="0" w:space="0" w:color="auto"/>
                    <w:left w:val="none" w:sz="0" w:space="0" w:color="auto"/>
                    <w:bottom w:val="none" w:sz="0" w:space="0" w:color="auto"/>
                    <w:right w:val="none" w:sz="0" w:space="0" w:color="auto"/>
                  </w:divBdr>
                </w:div>
                <w:div w:id="1914268871">
                  <w:marLeft w:val="640"/>
                  <w:marRight w:val="0"/>
                  <w:marTop w:val="0"/>
                  <w:marBottom w:val="0"/>
                  <w:divBdr>
                    <w:top w:val="none" w:sz="0" w:space="0" w:color="auto"/>
                    <w:left w:val="none" w:sz="0" w:space="0" w:color="auto"/>
                    <w:bottom w:val="none" w:sz="0" w:space="0" w:color="auto"/>
                    <w:right w:val="none" w:sz="0" w:space="0" w:color="auto"/>
                  </w:divBdr>
                </w:div>
                <w:div w:id="1937905155">
                  <w:marLeft w:val="640"/>
                  <w:marRight w:val="0"/>
                  <w:marTop w:val="0"/>
                  <w:marBottom w:val="0"/>
                  <w:divBdr>
                    <w:top w:val="none" w:sz="0" w:space="0" w:color="auto"/>
                    <w:left w:val="none" w:sz="0" w:space="0" w:color="auto"/>
                    <w:bottom w:val="none" w:sz="0" w:space="0" w:color="auto"/>
                    <w:right w:val="none" w:sz="0" w:space="0" w:color="auto"/>
                  </w:divBdr>
                </w:div>
                <w:div w:id="2004776150">
                  <w:marLeft w:val="640"/>
                  <w:marRight w:val="0"/>
                  <w:marTop w:val="0"/>
                  <w:marBottom w:val="0"/>
                  <w:divBdr>
                    <w:top w:val="none" w:sz="0" w:space="0" w:color="auto"/>
                    <w:left w:val="none" w:sz="0" w:space="0" w:color="auto"/>
                    <w:bottom w:val="none" w:sz="0" w:space="0" w:color="auto"/>
                    <w:right w:val="none" w:sz="0" w:space="0" w:color="auto"/>
                  </w:divBdr>
                </w:div>
                <w:div w:id="2028825693">
                  <w:marLeft w:val="640"/>
                  <w:marRight w:val="0"/>
                  <w:marTop w:val="0"/>
                  <w:marBottom w:val="0"/>
                  <w:divBdr>
                    <w:top w:val="none" w:sz="0" w:space="0" w:color="auto"/>
                    <w:left w:val="none" w:sz="0" w:space="0" w:color="auto"/>
                    <w:bottom w:val="none" w:sz="0" w:space="0" w:color="auto"/>
                    <w:right w:val="none" w:sz="0" w:space="0" w:color="auto"/>
                  </w:divBdr>
                </w:div>
                <w:div w:id="2038193183">
                  <w:marLeft w:val="640"/>
                  <w:marRight w:val="0"/>
                  <w:marTop w:val="0"/>
                  <w:marBottom w:val="0"/>
                  <w:divBdr>
                    <w:top w:val="none" w:sz="0" w:space="0" w:color="auto"/>
                    <w:left w:val="none" w:sz="0" w:space="0" w:color="auto"/>
                    <w:bottom w:val="none" w:sz="0" w:space="0" w:color="auto"/>
                    <w:right w:val="none" w:sz="0" w:space="0" w:color="auto"/>
                  </w:divBdr>
                </w:div>
                <w:div w:id="2051997934">
                  <w:marLeft w:val="640"/>
                  <w:marRight w:val="0"/>
                  <w:marTop w:val="0"/>
                  <w:marBottom w:val="0"/>
                  <w:divBdr>
                    <w:top w:val="none" w:sz="0" w:space="0" w:color="auto"/>
                    <w:left w:val="none" w:sz="0" w:space="0" w:color="auto"/>
                    <w:bottom w:val="none" w:sz="0" w:space="0" w:color="auto"/>
                    <w:right w:val="none" w:sz="0" w:space="0" w:color="auto"/>
                  </w:divBdr>
                </w:div>
                <w:div w:id="2057466225">
                  <w:marLeft w:val="640"/>
                  <w:marRight w:val="0"/>
                  <w:marTop w:val="0"/>
                  <w:marBottom w:val="0"/>
                  <w:divBdr>
                    <w:top w:val="none" w:sz="0" w:space="0" w:color="auto"/>
                    <w:left w:val="none" w:sz="0" w:space="0" w:color="auto"/>
                    <w:bottom w:val="none" w:sz="0" w:space="0" w:color="auto"/>
                    <w:right w:val="none" w:sz="0" w:space="0" w:color="auto"/>
                  </w:divBdr>
                </w:div>
                <w:div w:id="2061589625">
                  <w:marLeft w:val="640"/>
                  <w:marRight w:val="0"/>
                  <w:marTop w:val="0"/>
                  <w:marBottom w:val="0"/>
                  <w:divBdr>
                    <w:top w:val="none" w:sz="0" w:space="0" w:color="auto"/>
                    <w:left w:val="none" w:sz="0" w:space="0" w:color="auto"/>
                    <w:bottom w:val="none" w:sz="0" w:space="0" w:color="auto"/>
                    <w:right w:val="none" w:sz="0" w:space="0" w:color="auto"/>
                  </w:divBdr>
                </w:div>
                <w:div w:id="2127504356">
                  <w:marLeft w:val="640"/>
                  <w:marRight w:val="0"/>
                  <w:marTop w:val="0"/>
                  <w:marBottom w:val="0"/>
                  <w:divBdr>
                    <w:top w:val="none" w:sz="0" w:space="0" w:color="auto"/>
                    <w:left w:val="none" w:sz="0" w:space="0" w:color="auto"/>
                    <w:bottom w:val="none" w:sz="0" w:space="0" w:color="auto"/>
                    <w:right w:val="none" w:sz="0" w:space="0" w:color="auto"/>
                  </w:divBdr>
                </w:div>
              </w:divsChild>
            </w:div>
            <w:div w:id="536967689">
              <w:marLeft w:val="0"/>
              <w:marRight w:val="0"/>
              <w:marTop w:val="0"/>
              <w:marBottom w:val="0"/>
              <w:divBdr>
                <w:top w:val="none" w:sz="0" w:space="0" w:color="auto"/>
                <w:left w:val="none" w:sz="0" w:space="0" w:color="auto"/>
                <w:bottom w:val="none" w:sz="0" w:space="0" w:color="auto"/>
                <w:right w:val="none" w:sz="0" w:space="0" w:color="auto"/>
              </w:divBdr>
              <w:divsChild>
                <w:div w:id="42143095">
                  <w:marLeft w:val="640"/>
                  <w:marRight w:val="0"/>
                  <w:marTop w:val="0"/>
                  <w:marBottom w:val="0"/>
                  <w:divBdr>
                    <w:top w:val="none" w:sz="0" w:space="0" w:color="auto"/>
                    <w:left w:val="none" w:sz="0" w:space="0" w:color="auto"/>
                    <w:bottom w:val="none" w:sz="0" w:space="0" w:color="auto"/>
                    <w:right w:val="none" w:sz="0" w:space="0" w:color="auto"/>
                  </w:divBdr>
                </w:div>
                <w:div w:id="170533806">
                  <w:marLeft w:val="640"/>
                  <w:marRight w:val="0"/>
                  <w:marTop w:val="0"/>
                  <w:marBottom w:val="0"/>
                  <w:divBdr>
                    <w:top w:val="none" w:sz="0" w:space="0" w:color="auto"/>
                    <w:left w:val="none" w:sz="0" w:space="0" w:color="auto"/>
                    <w:bottom w:val="none" w:sz="0" w:space="0" w:color="auto"/>
                    <w:right w:val="none" w:sz="0" w:space="0" w:color="auto"/>
                  </w:divBdr>
                </w:div>
                <w:div w:id="180434556">
                  <w:marLeft w:val="640"/>
                  <w:marRight w:val="0"/>
                  <w:marTop w:val="0"/>
                  <w:marBottom w:val="0"/>
                  <w:divBdr>
                    <w:top w:val="none" w:sz="0" w:space="0" w:color="auto"/>
                    <w:left w:val="none" w:sz="0" w:space="0" w:color="auto"/>
                    <w:bottom w:val="none" w:sz="0" w:space="0" w:color="auto"/>
                    <w:right w:val="none" w:sz="0" w:space="0" w:color="auto"/>
                  </w:divBdr>
                </w:div>
                <w:div w:id="196895042">
                  <w:marLeft w:val="640"/>
                  <w:marRight w:val="0"/>
                  <w:marTop w:val="0"/>
                  <w:marBottom w:val="0"/>
                  <w:divBdr>
                    <w:top w:val="none" w:sz="0" w:space="0" w:color="auto"/>
                    <w:left w:val="none" w:sz="0" w:space="0" w:color="auto"/>
                    <w:bottom w:val="none" w:sz="0" w:space="0" w:color="auto"/>
                    <w:right w:val="none" w:sz="0" w:space="0" w:color="auto"/>
                  </w:divBdr>
                </w:div>
                <w:div w:id="270823611">
                  <w:marLeft w:val="640"/>
                  <w:marRight w:val="0"/>
                  <w:marTop w:val="0"/>
                  <w:marBottom w:val="0"/>
                  <w:divBdr>
                    <w:top w:val="none" w:sz="0" w:space="0" w:color="auto"/>
                    <w:left w:val="none" w:sz="0" w:space="0" w:color="auto"/>
                    <w:bottom w:val="none" w:sz="0" w:space="0" w:color="auto"/>
                    <w:right w:val="none" w:sz="0" w:space="0" w:color="auto"/>
                  </w:divBdr>
                </w:div>
                <w:div w:id="292248326">
                  <w:marLeft w:val="640"/>
                  <w:marRight w:val="0"/>
                  <w:marTop w:val="0"/>
                  <w:marBottom w:val="0"/>
                  <w:divBdr>
                    <w:top w:val="none" w:sz="0" w:space="0" w:color="auto"/>
                    <w:left w:val="none" w:sz="0" w:space="0" w:color="auto"/>
                    <w:bottom w:val="none" w:sz="0" w:space="0" w:color="auto"/>
                    <w:right w:val="none" w:sz="0" w:space="0" w:color="auto"/>
                  </w:divBdr>
                </w:div>
                <w:div w:id="293564790">
                  <w:marLeft w:val="640"/>
                  <w:marRight w:val="0"/>
                  <w:marTop w:val="0"/>
                  <w:marBottom w:val="0"/>
                  <w:divBdr>
                    <w:top w:val="none" w:sz="0" w:space="0" w:color="auto"/>
                    <w:left w:val="none" w:sz="0" w:space="0" w:color="auto"/>
                    <w:bottom w:val="none" w:sz="0" w:space="0" w:color="auto"/>
                    <w:right w:val="none" w:sz="0" w:space="0" w:color="auto"/>
                  </w:divBdr>
                </w:div>
                <w:div w:id="308831407">
                  <w:marLeft w:val="640"/>
                  <w:marRight w:val="0"/>
                  <w:marTop w:val="0"/>
                  <w:marBottom w:val="0"/>
                  <w:divBdr>
                    <w:top w:val="none" w:sz="0" w:space="0" w:color="auto"/>
                    <w:left w:val="none" w:sz="0" w:space="0" w:color="auto"/>
                    <w:bottom w:val="none" w:sz="0" w:space="0" w:color="auto"/>
                    <w:right w:val="none" w:sz="0" w:space="0" w:color="auto"/>
                  </w:divBdr>
                </w:div>
                <w:div w:id="313872749">
                  <w:marLeft w:val="640"/>
                  <w:marRight w:val="0"/>
                  <w:marTop w:val="0"/>
                  <w:marBottom w:val="0"/>
                  <w:divBdr>
                    <w:top w:val="none" w:sz="0" w:space="0" w:color="auto"/>
                    <w:left w:val="none" w:sz="0" w:space="0" w:color="auto"/>
                    <w:bottom w:val="none" w:sz="0" w:space="0" w:color="auto"/>
                    <w:right w:val="none" w:sz="0" w:space="0" w:color="auto"/>
                  </w:divBdr>
                </w:div>
                <w:div w:id="524253156">
                  <w:marLeft w:val="640"/>
                  <w:marRight w:val="0"/>
                  <w:marTop w:val="0"/>
                  <w:marBottom w:val="0"/>
                  <w:divBdr>
                    <w:top w:val="none" w:sz="0" w:space="0" w:color="auto"/>
                    <w:left w:val="none" w:sz="0" w:space="0" w:color="auto"/>
                    <w:bottom w:val="none" w:sz="0" w:space="0" w:color="auto"/>
                    <w:right w:val="none" w:sz="0" w:space="0" w:color="auto"/>
                  </w:divBdr>
                </w:div>
                <w:div w:id="565147955">
                  <w:marLeft w:val="640"/>
                  <w:marRight w:val="0"/>
                  <w:marTop w:val="0"/>
                  <w:marBottom w:val="0"/>
                  <w:divBdr>
                    <w:top w:val="none" w:sz="0" w:space="0" w:color="auto"/>
                    <w:left w:val="none" w:sz="0" w:space="0" w:color="auto"/>
                    <w:bottom w:val="none" w:sz="0" w:space="0" w:color="auto"/>
                    <w:right w:val="none" w:sz="0" w:space="0" w:color="auto"/>
                  </w:divBdr>
                </w:div>
                <w:div w:id="574898425">
                  <w:marLeft w:val="640"/>
                  <w:marRight w:val="0"/>
                  <w:marTop w:val="0"/>
                  <w:marBottom w:val="0"/>
                  <w:divBdr>
                    <w:top w:val="none" w:sz="0" w:space="0" w:color="auto"/>
                    <w:left w:val="none" w:sz="0" w:space="0" w:color="auto"/>
                    <w:bottom w:val="none" w:sz="0" w:space="0" w:color="auto"/>
                    <w:right w:val="none" w:sz="0" w:space="0" w:color="auto"/>
                  </w:divBdr>
                </w:div>
                <w:div w:id="576211387">
                  <w:marLeft w:val="640"/>
                  <w:marRight w:val="0"/>
                  <w:marTop w:val="0"/>
                  <w:marBottom w:val="0"/>
                  <w:divBdr>
                    <w:top w:val="none" w:sz="0" w:space="0" w:color="auto"/>
                    <w:left w:val="none" w:sz="0" w:space="0" w:color="auto"/>
                    <w:bottom w:val="none" w:sz="0" w:space="0" w:color="auto"/>
                    <w:right w:val="none" w:sz="0" w:space="0" w:color="auto"/>
                  </w:divBdr>
                </w:div>
                <w:div w:id="581454382">
                  <w:marLeft w:val="640"/>
                  <w:marRight w:val="0"/>
                  <w:marTop w:val="0"/>
                  <w:marBottom w:val="0"/>
                  <w:divBdr>
                    <w:top w:val="none" w:sz="0" w:space="0" w:color="auto"/>
                    <w:left w:val="none" w:sz="0" w:space="0" w:color="auto"/>
                    <w:bottom w:val="none" w:sz="0" w:space="0" w:color="auto"/>
                    <w:right w:val="none" w:sz="0" w:space="0" w:color="auto"/>
                  </w:divBdr>
                </w:div>
                <w:div w:id="608705752">
                  <w:marLeft w:val="640"/>
                  <w:marRight w:val="0"/>
                  <w:marTop w:val="0"/>
                  <w:marBottom w:val="0"/>
                  <w:divBdr>
                    <w:top w:val="none" w:sz="0" w:space="0" w:color="auto"/>
                    <w:left w:val="none" w:sz="0" w:space="0" w:color="auto"/>
                    <w:bottom w:val="none" w:sz="0" w:space="0" w:color="auto"/>
                    <w:right w:val="none" w:sz="0" w:space="0" w:color="auto"/>
                  </w:divBdr>
                </w:div>
                <w:div w:id="610403761">
                  <w:marLeft w:val="640"/>
                  <w:marRight w:val="0"/>
                  <w:marTop w:val="0"/>
                  <w:marBottom w:val="0"/>
                  <w:divBdr>
                    <w:top w:val="none" w:sz="0" w:space="0" w:color="auto"/>
                    <w:left w:val="none" w:sz="0" w:space="0" w:color="auto"/>
                    <w:bottom w:val="none" w:sz="0" w:space="0" w:color="auto"/>
                    <w:right w:val="none" w:sz="0" w:space="0" w:color="auto"/>
                  </w:divBdr>
                </w:div>
                <w:div w:id="621346945">
                  <w:marLeft w:val="640"/>
                  <w:marRight w:val="0"/>
                  <w:marTop w:val="0"/>
                  <w:marBottom w:val="0"/>
                  <w:divBdr>
                    <w:top w:val="none" w:sz="0" w:space="0" w:color="auto"/>
                    <w:left w:val="none" w:sz="0" w:space="0" w:color="auto"/>
                    <w:bottom w:val="none" w:sz="0" w:space="0" w:color="auto"/>
                    <w:right w:val="none" w:sz="0" w:space="0" w:color="auto"/>
                  </w:divBdr>
                </w:div>
                <w:div w:id="630480400">
                  <w:marLeft w:val="640"/>
                  <w:marRight w:val="0"/>
                  <w:marTop w:val="0"/>
                  <w:marBottom w:val="0"/>
                  <w:divBdr>
                    <w:top w:val="none" w:sz="0" w:space="0" w:color="auto"/>
                    <w:left w:val="none" w:sz="0" w:space="0" w:color="auto"/>
                    <w:bottom w:val="none" w:sz="0" w:space="0" w:color="auto"/>
                    <w:right w:val="none" w:sz="0" w:space="0" w:color="auto"/>
                  </w:divBdr>
                </w:div>
                <w:div w:id="665790845">
                  <w:marLeft w:val="640"/>
                  <w:marRight w:val="0"/>
                  <w:marTop w:val="0"/>
                  <w:marBottom w:val="0"/>
                  <w:divBdr>
                    <w:top w:val="none" w:sz="0" w:space="0" w:color="auto"/>
                    <w:left w:val="none" w:sz="0" w:space="0" w:color="auto"/>
                    <w:bottom w:val="none" w:sz="0" w:space="0" w:color="auto"/>
                    <w:right w:val="none" w:sz="0" w:space="0" w:color="auto"/>
                  </w:divBdr>
                </w:div>
                <w:div w:id="688066102">
                  <w:marLeft w:val="640"/>
                  <w:marRight w:val="0"/>
                  <w:marTop w:val="0"/>
                  <w:marBottom w:val="0"/>
                  <w:divBdr>
                    <w:top w:val="none" w:sz="0" w:space="0" w:color="auto"/>
                    <w:left w:val="none" w:sz="0" w:space="0" w:color="auto"/>
                    <w:bottom w:val="none" w:sz="0" w:space="0" w:color="auto"/>
                    <w:right w:val="none" w:sz="0" w:space="0" w:color="auto"/>
                  </w:divBdr>
                </w:div>
                <w:div w:id="778647003">
                  <w:marLeft w:val="640"/>
                  <w:marRight w:val="0"/>
                  <w:marTop w:val="0"/>
                  <w:marBottom w:val="0"/>
                  <w:divBdr>
                    <w:top w:val="none" w:sz="0" w:space="0" w:color="auto"/>
                    <w:left w:val="none" w:sz="0" w:space="0" w:color="auto"/>
                    <w:bottom w:val="none" w:sz="0" w:space="0" w:color="auto"/>
                    <w:right w:val="none" w:sz="0" w:space="0" w:color="auto"/>
                  </w:divBdr>
                </w:div>
                <w:div w:id="796028618">
                  <w:marLeft w:val="640"/>
                  <w:marRight w:val="0"/>
                  <w:marTop w:val="0"/>
                  <w:marBottom w:val="0"/>
                  <w:divBdr>
                    <w:top w:val="none" w:sz="0" w:space="0" w:color="auto"/>
                    <w:left w:val="none" w:sz="0" w:space="0" w:color="auto"/>
                    <w:bottom w:val="none" w:sz="0" w:space="0" w:color="auto"/>
                    <w:right w:val="none" w:sz="0" w:space="0" w:color="auto"/>
                  </w:divBdr>
                </w:div>
                <w:div w:id="807941890">
                  <w:marLeft w:val="640"/>
                  <w:marRight w:val="0"/>
                  <w:marTop w:val="0"/>
                  <w:marBottom w:val="0"/>
                  <w:divBdr>
                    <w:top w:val="none" w:sz="0" w:space="0" w:color="auto"/>
                    <w:left w:val="none" w:sz="0" w:space="0" w:color="auto"/>
                    <w:bottom w:val="none" w:sz="0" w:space="0" w:color="auto"/>
                    <w:right w:val="none" w:sz="0" w:space="0" w:color="auto"/>
                  </w:divBdr>
                </w:div>
                <w:div w:id="845630254">
                  <w:marLeft w:val="640"/>
                  <w:marRight w:val="0"/>
                  <w:marTop w:val="0"/>
                  <w:marBottom w:val="0"/>
                  <w:divBdr>
                    <w:top w:val="none" w:sz="0" w:space="0" w:color="auto"/>
                    <w:left w:val="none" w:sz="0" w:space="0" w:color="auto"/>
                    <w:bottom w:val="none" w:sz="0" w:space="0" w:color="auto"/>
                    <w:right w:val="none" w:sz="0" w:space="0" w:color="auto"/>
                  </w:divBdr>
                </w:div>
                <w:div w:id="918909746">
                  <w:marLeft w:val="640"/>
                  <w:marRight w:val="0"/>
                  <w:marTop w:val="0"/>
                  <w:marBottom w:val="0"/>
                  <w:divBdr>
                    <w:top w:val="none" w:sz="0" w:space="0" w:color="auto"/>
                    <w:left w:val="none" w:sz="0" w:space="0" w:color="auto"/>
                    <w:bottom w:val="none" w:sz="0" w:space="0" w:color="auto"/>
                    <w:right w:val="none" w:sz="0" w:space="0" w:color="auto"/>
                  </w:divBdr>
                </w:div>
                <w:div w:id="941641714">
                  <w:marLeft w:val="640"/>
                  <w:marRight w:val="0"/>
                  <w:marTop w:val="0"/>
                  <w:marBottom w:val="0"/>
                  <w:divBdr>
                    <w:top w:val="none" w:sz="0" w:space="0" w:color="auto"/>
                    <w:left w:val="none" w:sz="0" w:space="0" w:color="auto"/>
                    <w:bottom w:val="none" w:sz="0" w:space="0" w:color="auto"/>
                    <w:right w:val="none" w:sz="0" w:space="0" w:color="auto"/>
                  </w:divBdr>
                </w:div>
                <w:div w:id="946427794">
                  <w:marLeft w:val="640"/>
                  <w:marRight w:val="0"/>
                  <w:marTop w:val="0"/>
                  <w:marBottom w:val="0"/>
                  <w:divBdr>
                    <w:top w:val="none" w:sz="0" w:space="0" w:color="auto"/>
                    <w:left w:val="none" w:sz="0" w:space="0" w:color="auto"/>
                    <w:bottom w:val="none" w:sz="0" w:space="0" w:color="auto"/>
                    <w:right w:val="none" w:sz="0" w:space="0" w:color="auto"/>
                  </w:divBdr>
                </w:div>
                <w:div w:id="962882672">
                  <w:marLeft w:val="640"/>
                  <w:marRight w:val="0"/>
                  <w:marTop w:val="0"/>
                  <w:marBottom w:val="0"/>
                  <w:divBdr>
                    <w:top w:val="none" w:sz="0" w:space="0" w:color="auto"/>
                    <w:left w:val="none" w:sz="0" w:space="0" w:color="auto"/>
                    <w:bottom w:val="none" w:sz="0" w:space="0" w:color="auto"/>
                    <w:right w:val="none" w:sz="0" w:space="0" w:color="auto"/>
                  </w:divBdr>
                </w:div>
                <w:div w:id="1042166576">
                  <w:marLeft w:val="640"/>
                  <w:marRight w:val="0"/>
                  <w:marTop w:val="0"/>
                  <w:marBottom w:val="0"/>
                  <w:divBdr>
                    <w:top w:val="none" w:sz="0" w:space="0" w:color="auto"/>
                    <w:left w:val="none" w:sz="0" w:space="0" w:color="auto"/>
                    <w:bottom w:val="none" w:sz="0" w:space="0" w:color="auto"/>
                    <w:right w:val="none" w:sz="0" w:space="0" w:color="auto"/>
                  </w:divBdr>
                </w:div>
                <w:div w:id="1057512664">
                  <w:marLeft w:val="640"/>
                  <w:marRight w:val="0"/>
                  <w:marTop w:val="0"/>
                  <w:marBottom w:val="0"/>
                  <w:divBdr>
                    <w:top w:val="none" w:sz="0" w:space="0" w:color="auto"/>
                    <w:left w:val="none" w:sz="0" w:space="0" w:color="auto"/>
                    <w:bottom w:val="none" w:sz="0" w:space="0" w:color="auto"/>
                    <w:right w:val="none" w:sz="0" w:space="0" w:color="auto"/>
                  </w:divBdr>
                </w:div>
                <w:div w:id="1059087085">
                  <w:marLeft w:val="640"/>
                  <w:marRight w:val="0"/>
                  <w:marTop w:val="0"/>
                  <w:marBottom w:val="0"/>
                  <w:divBdr>
                    <w:top w:val="none" w:sz="0" w:space="0" w:color="auto"/>
                    <w:left w:val="none" w:sz="0" w:space="0" w:color="auto"/>
                    <w:bottom w:val="none" w:sz="0" w:space="0" w:color="auto"/>
                    <w:right w:val="none" w:sz="0" w:space="0" w:color="auto"/>
                  </w:divBdr>
                </w:div>
                <w:div w:id="1062211406">
                  <w:marLeft w:val="640"/>
                  <w:marRight w:val="0"/>
                  <w:marTop w:val="0"/>
                  <w:marBottom w:val="0"/>
                  <w:divBdr>
                    <w:top w:val="none" w:sz="0" w:space="0" w:color="auto"/>
                    <w:left w:val="none" w:sz="0" w:space="0" w:color="auto"/>
                    <w:bottom w:val="none" w:sz="0" w:space="0" w:color="auto"/>
                    <w:right w:val="none" w:sz="0" w:space="0" w:color="auto"/>
                  </w:divBdr>
                </w:div>
                <w:div w:id="1197307466">
                  <w:marLeft w:val="640"/>
                  <w:marRight w:val="0"/>
                  <w:marTop w:val="0"/>
                  <w:marBottom w:val="0"/>
                  <w:divBdr>
                    <w:top w:val="none" w:sz="0" w:space="0" w:color="auto"/>
                    <w:left w:val="none" w:sz="0" w:space="0" w:color="auto"/>
                    <w:bottom w:val="none" w:sz="0" w:space="0" w:color="auto"/>
                    <w:right w:val="none" w:sz="0" w:space="0" w:color="auto"/>
                  </w:divBdr>
                </w:div>
                <w:div w:id="1237589378">
                  <w:marLeft w:val="640"/>
                  <w:marRight w:val="0"/>
                  <w:marTop w:val="0"/>
                  <w:marBottom w:val="0"/>
                  <w:divBdr>
                    <w:top w:val="none" w:sz="0" w:space="0" w:color="auto"/>
                    <w:left w:val="none" w:sz="0" w:space="0" w:color="auto"/>
                    <w:bottom w:val="none" w:sz="0" w:space="0" w:color="auto"/>
                    <w:right w:val="none" w:sz="0" w:space="0" w:color="auto"/>
                  </w:divBdr>
                </w:div>
                <w:div w:id="1244296121">
                  <w:marLeft w:val="640"/>
                  <w:marRight w:val="0"/>
                  <w:marTop w:val="0"/>
                  <w:marBottom w:val="0"/>
                  <w:divBdr>
                    <w:top w:val="none" w:sz="0" w:space="0" w:color="auto"/>
                    <w:left w:val="none" w:sz="0" w:space="0" w:color="auto"/>
                    <w:bottom w:val="none" w:sz="0" w:space="0" w:color="auto"/>
                    <w:right w:val="none" w:sz="0" w:space="0" w:color="auto"/>
                  </w:divBdr>
                </w:div>
                <w:div w:id="1300765220">
                  <w:marLeft w:val="640"/>
                  <w:marRight w:val="0"/>
                  <w:marTop w:val="0"/>
                  <w:marBottom w:val="0"/>
                  <w:divBdr>
                    <w:top w:val="none" w:sz="0" w:space="0" w:color="auto"/>
                    <w:left w:val="none" w:sz="0" w:space="0" w:color="auto"/>
                    <w:bottom w:val="none" w:sz="0" w:space="0" w:color="auto"/>
                    <w:right w:val="none" w:sz="0" w:space="0" w:color="auto"/>
                  </w:divBdr>
                </w:div>
                <w:div w:id="1307930126">
                  <w:marLeft w:val="640"/>
                  <w:marRight w:val="0"/>
                  <w:marTop w:val="0"/>
                  <w:marBottom w:val="0"/>
                  <w:divBdr>
                    <w:top w:val="none" w:sz="0" w:space="0" w:color="auto"/>
                    <w:left w:val="none" w:sz="0" w:space="0" w:color="auto"/>
                    <w:bottom w:val="none" w:sz="0" w:space="0" w:color="auto"/>
                    <w:right w:val="none" w:sz="0" w:space="0" w:color="auto"/>
                  </w:divBdr>
                </w:div>
                <w:div w:id="1368409132">
                  <w:marLeft w:val="640"/>
                  <w:marRight w:val="0"/>
                  <w:marTop w:val="0"/>
                  <w:marBottom w:val="0"/>
                  <w:divBdr>
                    <w:top w:val="none" w:sz="0" w:space="0" w:color="auto"/>
                    <w:left w:val="none" w:sz="0" w:space="0" w:color="auto"/>
                    <w:bottom w:val="none" w:sz="0" w:space="0" w:color="auto"/>
                    <w:right w:val="none" w:sz="0" w:space="0" w:color="auto"/>
                  </w:divBdr>
                </w:div>
                <w:div w:id="1370646506">
                  <w:marLeft w:val="640"/>
                  <w:marRight w:val="0"/>
                  <w:marTop w:val="0"/>
                  <w:marBottom w:val="0"/>
                  <w:divBdr>
                    <w:top w:val="none" w:sz="0" w:space="0" w:color="auto"/>
                    <w:left w:val="none" w:sz="0" w:space="0" w:color="auto"/>
                    <w:bottom w:val="none" w:sz="0" w:space="0" w:color="auto"/>
                    <w:right w:val="none" w:sz="0" w:space="0" w:color="auto"/>
                  </w:divBdr>
                </w:div>
                <w:div w:id="1376466114">
                  <w:marLeft w:val="640"/>
                  <w:marRight w:val="0"/>
                  <w:marTop w:val="0"/>
                  <w:marBottom w:val="0"/>
                  <w:divBdr>
                    <w:top w:val="none" w:sz="0" w:space="0" w:color="auto"/>
                    <w:left w:val="none" w:sz="0" w:space="0" w:color="auto"/>
                    <w:bottom w:val="none" w:sz="0" w:space="0" w:color="auto"/>
                    <w:right w:val="none" w:sz="0" w:space="0" w:color="auto"/>
                  </w:divBdr>
                </w:div>
                <w:div w:id="1396734617">
                  <w:marLeft w:val="640"/>
                  <w:marRight w:val="0"/>
                  <w:marTop w:val="0"/>
                  <w:marBottom w:val="0"/>
                  <w:divBdr>
                    <w:top w:val="none" w:sz="0" w:space="0" w:color="auto"/>
                    <w:left w:val="none" w:sz="0" w:space="0" w:color="auto"/>
                    <w:bottom w:val="none" w:sz="0" w:space="0" w:color="auto"/>
                    <w:right w:val="none" w:sz="0" w:space="0" w:color="auto"/>
                  </w:divBdr>
                </w:div>
                <w:div w:id="1501967207">
                  <w:marLeft w:val="640"/>
                  <w:marRight w:val="0"/>
                  <w:marTop w:val="0"/>
                  <w:marBottom w:val="0"/>
                  <w:divBdr>
                    <w:top w:val="none" w:sz="0" w:space="0" w:color="auto"/>
                    <w:left w:val="none" w:sz="0" w:space="0" w:color="auto"/>
                    <w:bottom w:val="none" w:sz="0" w:space="0" w:color="auto"/>
                    <w:right w:val="none" w:sz="0" w:space="0" w:color="auto"/>
                  </w:divBdr>
                </w:div>
                <w:div w:id="1504588583">
                  <w:marLeft w:val="640"/>
                  <w:marRight w:val="0"/>
                  <w:marTop w:val="0"/>
                  <w:marBottom w:val="0"/>
                  <w:divBdr>
                    <w:top w:val="none" w:sz="0" w:space="0" w:color="auto"/>
                    <w:left w:val="none" w:sz="0" w:space="0" w:color="auto"/>
                    <w:bottom w:val="none" w:sz="0" w:space="0" w:color="auto"/>
                    <w:right w:val="none" w:sz="0" w:space="0" w:color="auto"/>
                  </w:divBdr>
                </w:div>
                <w:div w:id="1523712530">
                  <w:marLeft w:val="640"/>
                  <w:marRight w:val="0"/>
                  <w:marTop w:val="0"/>
                  <w:marBottom w:val="0"/>
                  <w:divBdr>
                    <w:top w:val="none" w:sz="0" w:space="0" w:color="auto"/>
                    <w:left w:val="none" w:sz="0" w:space="0" w:color="auto"/>
                    <w:bottom w:val="none" w:sz="0" w:space="0" w:color="auto"/>
                    <w:right w:val="none" w:sz="0" w:space="0" w:color="auto"/>
                  </w:divBdr>
                </w:div>
                <w:div w:id="1526478568">
                  <w:marLeft w:val="640"/>
                  <w:marRight w:val="0"/>
                  <w:marTop w:val="0"/>
                  <w:marBottom w:val="0"/>
                  <w:divBdr>
                    <w:top w:val="none" w:sz="0" w:space="0" w:color="auto"/>
                    <w:left w:val="none" w:sz="0" w:space="0" w:color="auto"/>
                    <w:bottom w:val="none" w:sz="0" w:space="0" w:color="auto"/>
                    <w:right w:val="none" w:sz="0" w:space="0" w:color="auto"/>
                  </w:divBdr>
                </w:div>
                <w:div w:id="1583835554">
                  <w:marLeft w:val="640"/>
                  <w:marRight w:val="0"/>
                  <w:marTop w:val="0"/>
                  <w:marBottom w:val="0"/>
                  <w:divBdr>
                    <w:top w:val="none" w:sz="0" w:space="0" w:color="auto"/>
                    <w:left w:val="none" w:sz="0" w:space="0" w:color="auto"/>
                    <w:bottom w:val="none" w:sz="0" w:space="0" w:color="auto"/>
                    <w:right w:val="none" w:sz="0" w:space="0" w:color="auto"/>
                  </w:divBdr>
                </w:div>
                <w:div w:id="1612349223">
                  <w:marLeft w:val="640"/>
                  <w:marRight w:val="0"/>
                  <w:marTop w:val="0"/>
                  <w:marBottom w:val="0"/>
                  <w:divBdr>
                    <w:top w:val="none" w:sz="0" w:space="0" w:color="auto"/>
                    <w:left w:val="none" w:sz="0" w:space="0" w:color="auto"/>
                    <w:bottom w:val="none" w:sz="0" w:space="0" w:color="auto"/>
                    <w:right w:val="none" w:sz="0" w:space="0" w:color="auto"/>
                  </w:divBdr>
                </w:div>
                <w:div w:id="1634292740">
                  <w:marLeft w:val="640"/>
                  <w:marRight w:val="0"/>
                  <w:marTop w:val="0"/>
                  <w:marBottom w:val="0"/>
                  <w:divBdr>
                    <w:top w:val="none" w:sz="0" w:space="0" w:color="auto"/>
                    <w:left w:val="none" w:sz="0" w:space="0" w:color="auto"/>
                    <w:bottom w:val="none" w:sz="0" w:space="0" w:color="auto"/>
                    <w:right w:val="none" w:sz="0" w:space="0" w:color="auto"/>
                  </w:divBdr>
                </w:div>
                <w:div w:id="1672680602">
                  <w:marLeft w:val="640"/>
                  <w:marRight w:val="0"/>
                  <w:marTop w:val="0"/>
                  <w:marBottom w:val="0"/>
                  <w:divBdr>
                    <w:top w:val="none" w:sz="0" w:space="0" w:color="auto"/>
                    <w:left w:val="none" w:sz="0" w:space="0" w:color="auto"/>
                    <w:bottom w:val="none" w:sz="0" w:space="0" w:color="auto"/>
                    <w:right w:val="none" w:sz="0" w:space="0" w:color="auto"/>
                  </w:divBdr>
                </w:div>
                <w:div w:id="1698000016">
                  <w:marLeft w:val="640"/>
                  <w:marRight w:val="0"/>
                  <w:marTop w:val="0"/>
                  <w:marBottom w:val="0"/>
                  <w:divBdr>
                    <w:top w:val="none" w:sz="0" w:space="0" w:color="auto"/>
                    <w:left w:val="none" w:sz="0" w:space="0" w:color="auto"/>
                    <w:bottom w:val="none" w:sz="0" w:space="0" w:color="auto"/>
                    <w:right w:val="none" w:sz="0" w:space="0" w:color="auto"/>
                  </w:divBdr>
                </w:div>
                <w:div w:id="1755276415">
                  <w:marLeft w:val="640"/>
                  <w:marRight w:val="0"/>
                  <w:marTop w:val="0"/>
                  <w:marBottom w:val="0"/>
                  <w:divBdr>
                    <w:top w:val="none" w:sz="0" w:space="0" w:color="auto"/>
                    <w:left w:val="none" w:sz="0" w:space="0" w:color="auto"/>
                    <w:bottom w:val="none" w:sz="0" w:space="0" w:color="auto"/>
                    <w:right w:val="none" w:sz="0" w:space="0" w:color="auto"/>
                  </w:divBdr>
                </w:div>
                <w:div w:id="1780679656">
                  <w:marLeft w:val="640"/>
                  <w:marRight w:val="0"/>
                  <w:marTop w:val="0"/>
                  <w:marBottom w:val="0"/>
                  <w:divBdr>
                    <w:top w:val="none" w:sz="0" w:space="0" w:color="auto"/>
                    <w:left w:val="none" w:sz="0" w:space="0" w:color="auto"/>
                    <w:bottom w:val="none" w:sz="0" w:space="0" w:color="auto"/>
                    <w:right w:val="none" w:sz="0" w:space="0" w:color="auto"/>
                  </w:divBdr>
                </w:div>
                <w:div w:id="1813134550">
                  <w:marLeft w:val="640"/>
                  <w:marRight w:val="0"/>
                  <w:marTop w:val="0"/>
                  <w:marBottom w:val="0"/>
                  <w:divBdr>
                    <w:top w:val="none" w:sz="0" w:space="0" w:color="auto"/>
                    <w:left w:val="none" w:sz="0" w:space="0" w:color="auto"/>
                    <w:bottom w:val="none" w:sz="0" w:space="0" w:color="auto"/>
                    <w:right w:val="none" w:sz="0" w:space="0" w:color="auto"/>
                  </w:divBdr>
                </w:div>
                <w:div w:id="1830368558">
                  <w:marLeft w:val="640"/>
                  <w:marRight w:val="0"/>
                  <w:marTop w:val="0"/>
                  <w:marBottom w:val="0"/>
                  <w:divBdr>
                    <w:top w:val="none" w:sz="0" w:space="0" w:color="auto"/>
                    <w:left w:val="none" w:sz="0" w:space="0" w:color="auto"/>
                    <w:bottom w:val="none" w:sz="0" w:space="0" w:color="auto"/>
                    <w:right w:val="none" w:sz="0" w:space="0" w:color="auto"/>
                  </w:divBdr>
                </w:div>
                <w:div w:id="1831486141">
                  <w:marLeft w:val="640"/>
                  <w:marRight w:val="0"/>
                  <w:marTop w:val="0"/>
                  <w:marBottom w:val="0"/>
                  <w:divBdr>
                    <w:top w:val="none" w:sz="0" w:space="0" w:color="auto"/>
                    <w:left w:val="none" w:sz="0" w:space="0" w:color="auto"/>
                    <w:bottom w:val="none" w:sz="0" w:space="0" w:color="auto"/>
                    <w:right w:val="none" w:sz="0" w:space="0" w:color="auto"/>
                  </w:divBdr>
                </w:div>
                <w:div w:id="1831945600">
                  <w:marLeft w:val="640"/>
                  <w:marRight w:val="0"/>
                  <w:marTop w:val="0"/>
                  <w:marBottom w:val="0"/>
                  <w:divBdr>
                    <w:top w:val="none" w:sz="0" w:space="0" w:color="auto"/>
                    <w:left w:val="none" w:sz="0" w:space="0" w:color="auto"/>
                    <w:bottom w:val="none" w:sz="0" w:space="0" w:color="auto"/>
                    <w:right w:val="none" w:sz="0" w:space="0" w:color="auto"/>
                  </w:divBdr>
                </w:div>
                <w:div w:id="1886405472">
                  <w:marLeft w:val="640"/>
                  <w:marRight w:val="0"/>
                  <w:marTop w:val="0"/>
                  <w:marBottom w:val="0"/>
                  <w:divBdr>
                    <w:top w:val="none" w:sz="0" w:space="0" w:color="auto"/>
                    <w:left w:val="none" w:sz="0" w:space="0" w:color="auto"/>
                    <w:bottom w:val="none" w:sz="0" w:space="0" w:color="auto"/>
                    <w:right w:val="none" w:sz="0" w:space="0" w:color="auto"/>
                  </w:divBdr>
                </w:div>
                <w:div w:id="1892422946">
                  <w:marLeft w:val="640"/>
                  <w:marRight w:val="0"/>
                  <w:marTop w:val="0"/>
                  <w:marBottom w:val="0"/>
                  <w:divBdr>
                    <w:top w:val="none" w:sz="0" w:space="0" w:color="auto"/>
                    <w:left w:val="none" w:sz="0" w:space="0" w:color="auto"/>
                    <w:bottom w:val="none" w:sz="0" w:space="0" w:color="auto"/>
                    <w:right w:val="none" w:sz="0" w:space="0" w:color="auto"/>
                  </w:divBdr>
                </w:div>
                <w:div w:id="1897818947">
                  <w:marLeft w:val="640"/>
                  <w:marRight w:val="0"/>
                  <w:marTop w:val="0"/>
                  <w:marBottom w:val="0"/>
                  <w:divBdr>
                    <w:top w:val="none" w:sz="0" w:space="0" w:color="auto"/>
                    <w:left w:val="none" w:sz="0" w:space="0" w:color="auto"/>
                    <w:bottom w:val="none" w:sz="0" w:space="0" w:color="auto"/>
                    <w:right w:val="none" w:sz="0" w:space="0" w:color="auto"/>
                  </w:divBdr>
                </w:div>
                <w:div w:id="1912352963">
                  <w:marLeft w:val="640"/>
                  <w:marRight w:val="0"/>
                  <w:marTop w:val="0"/>
                  <w:marBottom w:val="0"/>
                  <w:divBdr>
                    <w:top w:val="none" w:sz="0" w:space="0" w:color="auto"/>
                    <w:left w:val="none" w:sz="0" w:space="0" w:color="auto"/>
                    <w:bottom w:val="none" w:sz="0" w:space="0" w:color="auto"/>
                    <w:right w:val="none" w:sz="0" w:space="0" w:color="auto"/>
                  </w:divBdr>
                </w:div>
                <w:div w:id="1917322826">
                  <w:marLeft w:val="640"/>
                  <w:marRight w:val="0"/>
                  <w:marTop w:val="0"/>
                  <w:marBottom w:val="0"/>
                  <w:divBdr>
                    <w:top w:val="none" w:sz="0" w:space="0" w:color="auto"/>
                    <w:left w:val="none" w:sz="0" w:space="0" w:color="auto"/>
                    <w:bottom w:val="none" w:sz="0" w:space="0" w:color="auto"/>
                    <w:right w:val="none" w:sz="0" w:space="0" w:color="auto"/>
                  </w:divBdr>
                </w:div>
                <w:div w:id="1936939166">
                  <w:marLeft w:val="640"/>
                  <w:marRight w:val="0"/>
                  <w:marTop w:val="0"/>
                  <w:marBottom w:val="0"/>
                  <w:divBdr>
                    <w:top w:val="none" w:sz="0" w:space="0" w:color="auto"/>
                    <w:left w:val="none" w:sz="0" w:space="0" w:color="auto"/>
                    <w:bottom w:val="none" w:sz="0" w:space="0" w:color="auto"/>
                    <w:right w:val="none" w:sz="0" w:space="0" w:color="auto"/>
                  </w:divBdr>
                </w:div>
                <w:div w:id="2087142449">
                  <w:marLeft w:val="640"/>
                  <w:marRight w:val="0"/>
                  <w:marTop w:val="0"/>
                  <w:marBottom w:val="0"/>
                  <w:divBdr>
                    <w:top w:val="none" w:sz="0" w:space="0" w:color="auto"/>
                    <w:left w:val="none" w:sz="0" w:space="0" w:color="auto"/>
                    <w:bottom w:val="none" w:sz="0" w:space="0" w:color="auto"/>
                    <w:right w:val="none" w:sz="0" w:space="0" w:color="auto"/>
                  </w:divBdr>
                </w:div>
                <w:div w:id="2129887149">
                  <w:marLeft w:val="640"/>
                  <w:marRight w:val="0"/>
                  <w:marTop w:val="0"/>
                  <w:marBottom w:val="0"/>
                  <w:divBdr>
                    <w:top w:val="none" w:sz="0" w:space="0" w:color="auto"/>
                    <w:left w:val="none" w:sz="0" w:space="0" w:color="auto"/>
                    <w:bottom w:val="none" w:sz="0" w:space="0" w:color="auto"/>
                    <w:right w:val="none" w:sz="0" w:space="0" w:color="auto"/>
                  </w:divBdr>
                </w:div>
                <w:div w:id="2146920851">
                  <w:marLeft w:val="640"/>
                  <w:marRight w:val="0"/>
                  <w:marTop w:val="0"/>
                  <w:marBottom w:val="0"/>
                  <w:divBdr>
                    <w:top w:val="none" w:sz="0" w:space="0" w:color="auto"/>
                    <w:left w:val="none" w:sz="0" w:space="0" w:color="auto"/>
                    <w:bottom w:val="none" w:sz="0" w:space="0" w:color="auto"/>
                    <w:right w:val="none" w:sz="0" w:space="0" w:color="auto"/>
                  </w:divBdr>
                </w:div>
              </w:divsChild>
            </w:div>
            <w:div w:id="541788706">
              <w:marLeft w:val="0"/>
              <w:marRight w:val="0"/>
              <w:marTop w:val="0"/>
              <w:marBottom w:val="0"/>
              <w:divBdr>
                <w:top w:val="none" w:sz="0" w:space="0" w:color="auto"/>
                <w:left w:val="none" w:sz="0" w:space="0" w:color="auto"/>
                <w:bottom w:val="none" w:sz="0" w:space="0" w:color="auto"/>
                <w:right w:val="none" w:sz="0" w:space="0" w:color="auto"/>
              </w:divBdr>
              <w:divsChild>
                <w:div w:id="55590639">
                  <w:marLeft w:val="640"/>
                  <w:marRight w:val="0"/>
                  <w:marTop w:val="0"/>
                  <w:marBottom w:val="0"/>
                  <w:divBdr>
                    <w:top w:val="none" w:sz="0" w:space="0" w:color="auto"/>
                    <w:left w:val="none" w:sz="0" w:space="0" w:color="auto"/>
                    <w:bottom w:val="none" w:sz="0" w:space="0" w:color="auto"/>
                    <w:right w:val="none" w:sz="0" w:space="0" w:color="auto"/>
                  </w:divBdr>
                </w:div>
                <w:div w:id="117575025">
                  <w:marLeft w:val="640"/>
                  <w:marRight w:val="0"/>
                  <w:marTop w:val="0"/>
                  <w:marBottom w:val="0"/>
                  <w:divBdr>
                    <w:top w:val="none" w:sz="0" w:space="0" w:color="auto"/>
                    <w:left w:val="none" w:sz="0" w:space="0" w:color="auto"/>
                    <w:bottom w:val="none" w:sz="0" w:space="0" w:color="auto"/>
                    <w:right w:val="none" w:sz="0" w:space="0" w:color="auto"/>
                  </w:divBdr>
                </w:div>
                <w:div w:id="162625297">
                  <w:marLeft w:val="640"/>
                  <w:marRight w:val="0"/>
                  <w:marTop w:val="0"/>
                  <w:marBottom w:val="0"/>
                  <w:divBdr>
                    <w:top w:val="none" w:sz="0" w:space="0" w:color="auto"/>
                    <w:left w:val="none" w:sz="0" w:space="0" w:color="auto"/>
                    <w:bottom w:val="none" w:sz="0" w:space="0" w:color="auto"/>
                    <w:right w:val="none" w:sz="0" w:space="0" w:color="auto"/>
                  </w:divBdr>
                </w:div>
                <w:div w:id="163979948">
                  <w:marLeft w:val="640"/>
                  <w:marRight w:val="0"/>
                  <w:marTop w:val="0"/>
                  <w:marBottom w:val="0"/>
                  <w:divBdr>
                    <w:top w:val="none" w:sz="0" w:space="0" w:color="auto"/>
                    <w:left w:val="none" w:sz="0" w:space="0" w:color="auto"/>
                    <w:bottom w:val="none" w:sz="0" w:space="0" w:color="auto"/>
                    <w:right w:val="none" w:sz="0" w:space="0" w:color="auto"/>
                  </w:divBdr>
                </w:div>
                <w:div w:id="180976169">
                  <w:marLeft w:val="640"/>
                  <w:marRight w:val="0"/>
                  <w:marTop w:val="0"/>
                  <w:marBottom w:val="0"/>
                  <w:divBdr>
                    <w:top w:val="none" w:sz="0" w:space="0" w:color="auto"/>
                    <w:left w:val="none" w:sz="0" w:space="0" w:color="auto"/>
                    <w:bottom w:val="none" w:sz="0" w:space="0" w:color="auto"/>
                    <w:right w:val="none" w:sz="0" w:space="0" w:color="auto"/>
                  </w:divBdr>
                </w:div>
                <w:div w:id="202637798">
                  <w:marLeft w:val="640"/>
                  <w:marRight w:val="0"/>
                  <w:marTop w:val="0"/>
                  <w:marBottom w:val="0"/>
                  <w:divBdr>
                    <w:top w:val="none" w:sz="0" w:space="0" w:color="auto"/>
                    <w:left w:val="none" w:sz="0" w:space="0" w:color="auto"/>
                    <w:bottom w:val="none" w:sz="0" w:space="0" w:color="auto"/>
                    <w:right w:val="none" w:sz="0" w:space="0" w:color="auto"/>
                  </w:divBdr>
                </w:div>
                <w:div w:id="281765476">
                  <w:marLeft w:val="640"/>
                  <w:marRight w:val="0"/>
                  <w:marTop w:val="0"/>
                  <w:marBottom w:val="0"/>
                  <w:divBdr>
                    <w:top w:val="none" w:sz="0" w:space="0" w:color="auto"/>
                    <w:left w:val="none" w:sz="0" w:space="0" w:color="auto"/>
                    <w:bottom w:val="none" w:sz="0" w:space="0" w:color="auto"/>
                    <w:right w:val="none" w:sz="0" w:space="0" w:color="auto"/>
                  </w:divBdr>
                </w:div>
                <w:div w:id="437678816">
                  <w:marLeft w:val="640"/>
                  <w:marRight w:val="0"/>
                  <w:marTop w:val="0"/>
                  <w:marBottom w:val="0"/>
                  <w:divBdr>
                    <w:top w:val="none" w:sz="0" w:space="0" w:color="auto"/>
                    <w:left w:val="none" w:sz="0" w:space="0" w:color="auto"/>
                    <w:bottom w:val="none" w:sz="0" w:space="0" w:color="auto"/>
                    <w:right w:val="none" w:sz="0" w:space="0" w:color="auto"/>
                  </w:divBdr>
                </w:div>
                <w:div w:id="439032284">
                  <w:marLeft w:val="640"/>
                  <w:marRight w:val="0"/>
                  <w:marTop w:val="0"/>
                  <w:marBottom w:val="0"/>
                  <w:divBdr>
                    <w:top w:val="none" w:sz="0" w:space="0" w:color="auto"/>
                    <w:left w:val="none" w:sz="0" w:space="0" w:color="auto"/>
                    <w:bottom w:val="none" w:sz="0" w:space="0" w:color="auto"/>
                    <w:right w:val="none" w:sz="0" w:space="0" w:color="auto"/>
                  </w:divBdr>
                </w:div>
                <w:div w:id="448476133">
                  <w:marLeft w:val="640"/>
                  <w:marRight w:val="0"/>
                  <w:marTop w:val="0"/>
                  <w:marBottom w:val="0"/>
                  <w:divBdr>
                    <w:top w:val="none" w:sz="0" w:space="0" w:color="auto"/>
                    <w:left w:val="none" w:sz="0" w:space="0" w:color="auto"/>
                    <w:bottom w:val="none" w:sz="0" w:space="0" w:color="auto"/>
                    <w:right w:val="none" w:sz="0" w:space="0" w:color="auto"/>
                  </w:divBdr>
                </w:div>
                <w:div w:id="510216702">
                  <w:marLeft w:val="640"/>
                  <w:marRight w:val="0"/>
                  <w:marTop w:val="0"/>
                  <w:marBottom w:val="0"/>
                  <w:divBdr>
                    <w:top w:val="none" w:sz="0" w:space="0" w:color="auto"/>
                    <w:left w:val="none" w:sz="0" w:space="0" w:color="auto"/>
                    <w:bottom w:val="none" w:sz="0" w:space="0" w:color="auto"/>
                    <w:right w:val="none" w:sz="0" w:space="0" w:color="auto"/>
                  </w:divBdr>
                </w:div>
                <w:div w:id="533032493">
                  <w:marLeft w:val="640"/>
                  <w:marRight w:val="0"/>
                  <w:marTop w:val="0"/>
                  <w:marBottom w:val="0"/>
                  <w:divBdr>
                    <w:top w:val="none" w:sz="0" w:space="0" w:color="auto"/>
                    <w:left w:val="none" w:sz="0" w:space="0" w:color="auto"/>
                    <w:bottom w:val="none" w:sz="0" w:space="0" w:color="auto"/>
                    <w:right w:val="none" w:sz="0" w:space="0" w:color="auto"/>
                  </w:divBdr>
                </w:div>
                <w:div w:id="541406793">
                  <w:marLeft w:val="640"/>
                  <w:marRight w:val="0"/>
                  <w:marTop w:val="0"/>
                  <w:marBottom w:val="0"/>
                  <w:divBdr>
                    <w:top w:val="none" w:sz="0" w:space="0" w:color="auto"/>
                    <w:left w:val="none" w:sz="0" w:space="0" w:color="auto"/>
                    <w:bottom w:val="none" w:sz="0" w:space="0" w:color="auto"/>
                    <w:right w:val="none" w:sz="0" w:space="0" w:color="auto"/>
                  </w:divBdr>
                </w:div>
                <w:div w:id="566188494">
                  <w:marLeft w:val="640"/>
                  <w:marRight w:val="0"/>
                  <w:marTop w:val="0"/>
                  <w:marBottom w:val="0"/>
                  <w:divBdr>
                    <w:top w:val="none" w:sz="0" w:space="0" w:color="auto"/>
                    <w:left w:val="none" w:sz="0" w:space="0" w:color="auto"/>
                    <w:bottom w:val="none" w:sz="0" w:space="0" w:color="auto"/>
                    <w:right w:val="none" w:sz="0" w:space="0" w:color="auto"/>
                  </w:divBdr>
                </w:div>
                <w:div w:id="567689542">
                  <w:marLeft w:val="640"/>
                  <w:marRight w:val="0"/>
                  <w:marTop w:val="0"/>
                  <w:marBottom w:val="0"/>
                  <w:divBdr>
                    <w:top w:val="none" w:sz="0" w:space="0" w:color="auto"/>
                    <w:left w:val="none" w:sz="0" w:space="0" w:color="auto"/>
                    <w:bottom w:val="none" w:sz="0" w:space="0" w:color="auto"/>
                    <w:right w:val="none" w:sz="0" w:space="0" w:color="auto"/>
                  </w:divBdr>
                </w:div>
                <w:div w:id="571235628">
                  <w:marLeft w:val="640"/>
                  <w:marRight w:val="0"/>
                  <w:marTop w:val="0"/>
                  <w:marBottom w:val="0"/>
                  <w:divBdr>
                    <w:top w:val="none" w:sz="0" w:space="0" w:color="auto"/>
                    <w:left w:val="none" w:sz="0" w:space="0" w:color="auto"/>
                    <w:bottom w:val="none" w:sz="0" w:space="0" w:color="auto"/>
                    <w:right w:val="none" w:sz="0" w:space="0" w:color="auto"/>
                  </w:divBdr>
                </w:div>
                <w:div w:id="641695578">
                  <w:marLeft w:val="640"/>
                  <w:marRight w:val="0"/>
                  <w:marTop w:val="0"/>
                  <w:marBottom w:val="0"/>
                  <w:divBdr>
                    <w:top w:val="none" w:sz="0" w:space="0" w:color="auto"/>
                    <w:left w:val="none" w:sz="0" w:space="0" w:color="auto"/>
                    <w:bottom w:val="none" w:sz="0" w:space="0" w:color="auto"/>
                    <w:right w:val="none" w:sz="0" w:space="0" w:color="auto"/>
                  </w:divBdr>
                </w:div>
                <w:div w:id="665329870">
                  <w:marLeft w:val="640"/>
                  <w:marRight w:val="0"/>
                  <w:marTop w:val="0"/>
                  <w:marBottom w:val="0"/>
                  <w:divBdr>
                    <w:top w:val="none" w:sz="0" w:space="0" w:color="auto"/>
                    <w:left w:val="none" w:sz="0" w:space="0" w:color="auto"/>
                    <w:bottom w:val="none" w:sz="0" w:space="0" w:color="auto"/>
                    <w:right w:val="none" w:sz="0" w:space="0" w:color="auto"/>
                  </w:divBdr>
                </w:div>
                <w:div w:id="699938529">
                  <w:marLeft w:val="640"/>
                  <w:marRight w:val="0"/>
                  <w:marTop w:val="0"/>
                  <w:marBottom w:val="0"/>
                  <w:divBdr>
                    <w:top w:val="none" w:sz="0" w:space="0" w:color="auto"/>
                    <w:left w:val="none" w:sz="0" w:space="0" w:color="auto"/>
                    <w:bottom w:val="none" w:sz="0" w:space="0" w:color="auto"/>
                    <w:right w:val="none" w:sz="0" w:space="0" w:color="auto"/>
                  </w:divBdr>
                </w:div>
                <w:div w:id="717583554">
                  <w:marLeft w:val="640"/>
                  <w:marRight w:val="0"/>
                  <w:marTop w:val="0"/>
                  <w:marBottom w:val="0"/>
                  <w:divBdr>
                    <w:top w:val="none" w:sz="0" w:space="0" w:color="auto"/>
                    <w:left w:val="none" w:sz="0" w:space="0" w:color="auto"/>
                    <w:bottom w:val="none" w:sz="0" w:space="0" w:color="auto"/>
                    <w:right w:val="none" w:sz="0" w:space="0" w:color="auto"/>
                  </w:divBdr>
                </w:div>
                <w:div w:id="724909738">
                  <w:marLeft w:val="640"/>
                  <w:marRight w:val="0"/>
                  <w:marTop w:val="0"/>
                  <w:marBottom w:val="0"/>
                  <w:divBdr>
                    <w:top w:val="none" w:sz="0" w:space="0" w:color="auto"/>
                    <w:left w:val="none" w:sz="0" w:space="0" w:color="auto"/>
                    <w:bottom w:val="none" w:sz="0" w:space="0" w:color="auto"/>
                    <w:right w:val="none" w:sz="0" w:space="0" w:color="auto"/>
                  </w:divBdr>
                </w:div>
                <w:div w:id="746535561">
                  <w:marLeft w:val="640"/>
                  <w:marRight w:val="0"/>
                  <w:marTop w:val="0"/>
                  <w:marBottom w:val="0"/>
                  <w:divBdr>
                    <w:top w:val="none" w:sz="0" w:space="0" w:color="auto"/>
                    <w:left w:val="none" w:sz="0" w:space="0" w:color="auto"/>
                    <w:bottom w:val="none" w:sz="0" w:space="0" w:color="auto"/>
                    <w:right w:val="none" w:sz="0" w:space="0" w:color="auto"/>
                  </w:divBdr>
                </w:div>
                <w:div w:id="861550394">
                  <w:marLeft w:val="640"/>
                  <w:marRight w:val="0"/>
                  <w:marTop w:val="0"/>
                  <w:marBottom w:val="0"/>
                  <w:divBdr>
                    <w:top w:val="none" w:sz="0" w:space="0" w:color="auto"/>
                    <w:left w:val="none" w:sz="0" w:space="0" w:color="auto"/>
                    <w:bottom w:val="none" w:sz="0" w:space="0" w:color="auto"/>
                    <w:right w:val="none" w:sz="0" w:space="0" w:color="auto"/>
                  </w:divBdr>
                </w:div>
                <w:div w:id="897980908">
                  <w:marLeft w:val="640"/>
                  <w:marRight w:val="0"/>
                  <w:marTop w:val="0"/>
                  <w:marBottom w:val="0"/>
                  <w:divBdr>
                    <w:top w:val="none" w:sz="0" w:space="0" w:color="auto"/>
                    <w:left w:val="none" w:sz="0" w:space="0" w:color="auto"/>
                    <w:bottom w:val="none" w:sz="0" w:space="0" w:color="auto"/>
                    <w:right w:val="none" w:sz="0" w:space="0" w:color="auto"/>
                  </w:divBdr>
                </w:div>
                <w:div w:id="936794262">
                  <w:marLeft w:val="640"/>
                  <w:marRight w:val="0"/>
                  <w:marTop w:val="0"/>
                  <w:marBottom w:val="0"/>
                  <w:divBdr>
                    <w:top w:val="none" w:sz="0" w:space="0" w:color="auto"/>
                    <w:left w:val="none" w:sz="0" w:space="0" w:color="auto"/>
                    <w:bottom w:val="none" w:sz="0" w:space="0" w:color="auto"/>
                    <w:right w:val="none" w:sz="0" w:space="0" w:color="auto"/>
                  </w:divBdr>
                </w:div>
                <w:div w:id="952400754">
                  <w:marLeft w:val="640"/>
                  <w:marRight w:val="0"/>
                  <w:marTop w:val="0"/>
                  <w:marBottom w:val="0"/>
                  <w:divBdr>
                    <w:top w:val="none" w:sz="0" w:space="0" w:color="auto"/>
                    <w:left w:val="none" w:sz="0" w:space="0" w:color="auto"/>
                    <w:bottom w:val="none" w:sz="0" w:space="0" w:color="auto"/>
                    <w:right w:val="none" w:sz="0" w:space="0" w:color="auto"/>
                  </w:divBdr>
                </w:div>
                <w:div w:id="998076177">
                  <w:marLeft w:val="640"/>
                  <w:marRight w:val="0"/>
                  <w:marTop w:val="0"/>
                  <w:marBottom w:val="0"/>
                  <w:divBdr>
                    <w:top w:val="none" w:sz="0" w:space="0" w:color="auto"/>
                    <w:left w:val="none" w:sz="0" w:space="0" w:color="auto"/>
                    <w:bottom w:val="none" w:sz="0" w:space="0" w:color="auto"/>
                    <w:right w:val="none" w:sz="0" w:space="0" w:color="auto"/>
                  </w:divBdr>
                </w:div>
                <w:div w:id="1062368676">
                  <w:marLeft w:val="640"/>
                  <w:marRight w:val="0"/>
                  <w:marTop w:val="0"/>
                  <w:marBottom w:val="0"/>
                  <w:divBdr>
                    <w:top w:val="none" w:sz="0" w:space="0" w:color="auto"/>
                    <w:left w:val="none" w:sz="0" w:space="0" w:color="auto"/>
                    <w:bottom w:val="none" w:sz="0" w:space="0" w:color="auto"/>
                    <w:right w:val="none" w:sz="0" w:space="0" w:color="auto"/>
                  </w:divBdr>
                </w:div>
                <w:div w:id="1067529282">
                  <w:marLeft w:val="640"/>
                  <w:marRight w:val="0"/>
                  <w:marTop w:val="0"/>
                  <w:marBottom w:val="0"/>
                  <w:divBdr>
                    <w:top w:val="none" w:sz="0" w:space="0" w:color="auto"/>
                    <w:left w:val="none" w:sz="0" w:space="0" w:color="auto"/>
                    <w:bottom w:val="none" w:sz="0" w:space="0" w:color="auto"/>
                    <w:right w:val="none" w:sz="0" w:space="0" w:color="auto"/>
                  </w:divBdr>
                </w:div>
                <w:div w:id="1078283566">
                  <w:marLeft w:val="640"/>
                  <w:marRight w:val="0"/>
                  <w:marTop w:val="0"/>
                  <w:marBottom w:val="0"/>
                  <w:divBdr>
                    <w:top w:val="none" w:sz="0" w:space="0" w:color="auto"/>
                    <w:left w:val="none" w:sz="0" w:space="0" w:color="auto"/>
                    <w:bottom w:val="none" w:sz="0" w:space="0" w:color="auto"/>
                    <w:right w:val="none" w:sz="0" w:space="0" w:color="auto"/>
                  </w:divBdr>
                </w:div>
                <w:div w:id="1099371941">
                  <w:marLeft w:val="640"/>
                  <w:marRight w:val="0"/>
                  <w:marTop w:val="0"/>
                  <w:marBottom w:val="0"/>
                  <w:divBdr>
                    <w:top w:val="none" w:sz="0" w:space="0" w:color="auto"/>
                    <w:left w:val="none" w:sz="0" w:space="0" w:color="auto"/>
                    <w:bottom w:val="none" w:sz="0" w:space="0" w:color="auto"/>
                    <w:right w:val="none" w:sz="0" w:space="0" w:color="auto"/>
                  </w:divBdr>
                </w:div>
                <w:div w:id="1108159045">
                  <w:marLeft w:val="640"/>
                  <w:marRight w:val="0"/>
                  <w:marTop w:val="0"/>
                  <w:marBottom w:val="0"/>
                  <w:divBdr>
                    <w:top w:val="none" w:sz="0" w:space="0" w:color="auto"/>
                    <w:left w:val="none" w:sz="0" w:space="0" w:color="auto"/>
                    <w:bottom w:val="none" w:sz="0" w:space="0" w:color="auto"/>
                    <w:right w:val="none" w:sz="0" w:space="0" w:color="auto"/>
                  </w:divBdr>
                </w:div>
                <w:div w:id="1122532467">
                  <w:marLeft w:val="640"/>
                  <w:marRight w:val="0"/>
                  <w:marTop w:val="0"/>
                  <w:marBottom w:val="0"/>
                  <w:divBdr>
                    <w:top w:val="none" w:sz="0" w:space="0" w:color="auto"/>
                    <w:left w:val="none" w:sz="0" w:space="0" w:color="auto"/>
                    <w:bottom w:val="none" w:sz="0" w:space="0" w:color="auto"/>
                    <w:right w:val="none" w:sz="0" w:space="0" w:color="auto"/>
                  </w:divBdr>
                </w:div>
                <w:div w:id="1249384019">
                  <w:marLeft w:val="640"/>
                  <w:marRight w:val="0"/>
                  <w:marTop w:val="0"/>
                  <w:marBottom w:val="0"/>
                  <w:divBdr>
                    <w:top w:val="none" w:sz="0" w:space="0" w:color="auto"/>
                    <w:left w:val="none" w:sz="0" w:space="0" w:color="auto"/>
                    <w:bottom w:val="none" w:sz="0" w:space="0" w:color="auto"/>
                    <w:right w:val="none" w:sz="0" w:space="0" w:color="auto"/>
                  </w:divBdr>
                </w:div>
                <w:div w:id="1298491411">
                  <w:marLeft w:val="640"/>
                  <w:marRight w:val="0"/>
                  <w:marTop w:val="0"/>
                  <w:marBottom w:val="0"/>
                  <w:divBdr>
                    <w:top w:val="none" w:sz="0" w:space="0" w:color="auto"/>
                    <w:left w:val="none" w:sz="0" w:space="0" w:color="auto"/>
                    <w:bottom w:val="none" w:sz="0" w:space="0" w:color="auto"/>
                    <w:right w:val="none" w:sz="0" w:space="0" w:color="auto"/>
                  </w:divBdr>
                </w:div>
                <w:div w:id="1312444503">
                  <w:marLeft w:val="640"/>
                  <w:marRight w:val="0"/>
                  <w:marTop w:val="0"/>
                  <w:marBottom w:val="0"/>
                  <w:divBdr>
                    <w:top w:val="none" w:sz="0" w:space="0" w:color="auto"/>
                    <w:left w:val="none" w:sz="0" w:space="0" w:color="auto"/>
                    <w:bottom w:val="none" w:sz="0" w:space="0" w:color="auto"/>
                    <w:right w:val="none" w:sz="0" w:space="0" w:color="auto"/>
                  </w:divBdr>
                </w:div>
                <w:div w:id="1325474778">
                  <w:marLeft w:val="640"/>
                  <w:marRight w:val="0"/>
                  <w:marTop w:val="0"/>
                  <w:marBottom w:val="0"/>
                  <w:divBdr>
                    <w:top w:val="none" w:sz="0" w:space="0" w:color="auto"/>
                    <w:left w:val="none" w:sz="0" w:space="0" w:color="auto"/>
                    <w:bottom w:val="none" w:sz="0" w:space="0" w:color="auto"/>
                    <w:right w:val="none" w:sz="0" w:space="0" w:color="auto"/>
                  </w:divBdr>
                </w:div>
                <w:div w:id="1361861839">
                  <w:marLeft w:val="640"/>
                  <w:marRight w:val="0"/>
                  <w:marTop w:val="0"/>
                  <w:marBottom w:val="0"/>
                  <w:divBdr>
                    <w:top w:val="none" w:sz="0" w:space="0" w:color="auto"/>
                    <w:left w:val="none" w:sz="0" w:space="0" w:color="auto"/>
                    <w:bottom w:val="none" w:sz="0" w:space="0" w:color="auto"/>
                    <w:right w:val="none" w:sz="0" w:space="0" w:color="auto"/>
                  </w:divBdr>
                </w:div>
                <w:div w:id="1377857066">
                  <w:marLeft w:val="640"/>
                  <w:marRight w:val="0"/>
                  <w:marTop w:val="0"/>
                  <w:marBottom w:val="0"/>
                  <w:divBdr>
                    <w:top w:val="none" w:sz="0" w:space="0" w:color="auto"/>
                    <w:left w:val="none" w:sz="0" w:space="0" w:color="auto"/>
                    <w:bottom w:val="none" w:sz="0" w:space="0" w:color="auto"/>
                    <w:right w:val="none" w:sz="0" w:space="0" w:color="auto"/>
                  </w:divBdr>
                </w:div>
                <w:div w:id="1402291003">
                  <w:marLeft w:val="640"/>
                  <w:marRight w:val="0"/>
                  <w:marTop w:val="0"/>
                  <w:marBottom w:val="0"/>
                  <w:divBdr>
                    <w:top w:val="none" w:sz="0" w:space="0" w:color="auto"/>
                    <w:left w:val="none" w:sz="0" w:space="0" w:color="auto"/>
                    <w:bottom w:val="none" w:sz="0" w:space="0" w:color="auto"/>
                    <w:right w:val="none" w:sz="0" w:space="0" w:color="auto"/>
                  </w:divBdr>
                </w:div>
                <w:div w:id="1438136219">
                  <w:marLeft w:val="640"/>
                  <w:marRight w:val="0"/>
                  <w:marTop w:val="0"/>
                  <w:marBottom w:val="0"/>
                  <w:divBdr>
                    <w:top w:val="none" w:sz="0" w:space="0" w:color="auto"/>
                    <w:left w:val="none" w:sz="0" w:space="0" w:color="auto"/>
                    <w:bottom w:val="none" w:sz="0" w:space="0" w:color="auto"/>
                    <w:right w:val="none" w:sz="0" w:space="0" w:color="auto"/>
                  </w:divBdr>
                </w:div>
                <w:div w:id="1450205505">
                  <w:marLeft w:val="640"/>
                  <w:marRight w:val="0"/>
                  <w:marTop w:val="0"/>
                  <w:marBottom w:val="0"/>
                  <w:divBdr>
                    <w:top w:val="none" w:sz="0" w:space="0" w:color="auto"/>
                    <w:left w:val="none" w:sz="0" w:space="0" w:color="auto"/>
                    <w:bottom w:val="none" w:sz="0" w:space="0" w:color="auto"/>
                    <w:right w:val="none" w:sz="0" w:space="0" w:color="auto"/>
                  </w:divBdr>
                </w:div>
                <w:div w:id="1478719809">
                  <w:marLeft w:val="640"/>
                  <w:marRight w:val="0"/>
                  <w:marTop w:val="0"/>
                  <w:marBottom w:val="0"/>
                  <w:divBdr>
                    <w:top w:val="none" w:sz="0" w:space="0" w:color="auto"/>
                    <w:left w:val="none" w:sz="0" w:space="0" w:color="auto"/>
                    <w:bottom w:val="none" w:sz="0" w:space="0" w:color="auto"/>
                    <w:right w:val="none" w:sz="0" w:space="0" w:color="auto"/>
                  </w:divBdr>
                </w:div>
                <w:div w:id="1532767394">
                  <w:marLeft w:val="640"/>
                  <w:marRight w:val="0"/>
                  <w:marTop w:val="0"/>
                  <w:marBottom w:val="0"/>
                  <w:divBdr>
                    <w:top w:val="none" w:sz="0" w:space="0" w:color="auto"/>
                    <w:left w:val="none" w:sz="0" w:space="0" w:color="auto"/>
                    <w:bottom w:val="none" w:sz="0" w:space="0" w:color="auto"/>
                    <w:right w:val="none" w:sz="0" w:space="0" w:color="auto"/>
                  </w:divBdr>
                </w:div>
                <w:div w:id="1625425099">
                  <w:marLeft w:val="640"/>
                  <w:marRight w:val="0"/>
                  <w:marTop w:val="0"/>
                  <w:marBottom w:val="0"/>
                  <w:divBdr>
                    <w:top w:val="none" w:sz="0" w:space="0" w:color="auto"/>
                    <w:left w:val="none" w:sz="0" w:space="0" w:color="auto"/>
                    <w:bottom w:val="none" w:sz="0" w:space="0" w:color="auto"/>
                    <w:right w:val="none" w:sz="0" w:space="0" w:color="auto"/>
                  </w:divBdr>
                </w:div>
                <w:div w:id="1647509622">
                  <w:marLeft w:val="640"/>
                  <w:marRight w:val="0"/>
                  <w:marTop w:val="0"/>
                  <w:marBottom w:val="0"/>
                  <w:divBdr>
                    <w:top w:val="none" w:sz="0" w:space="0" w:color="auto"/>
                    <w:left w:val="none" w:sz="0" w:space="0" w:color="auto"/>
                    <w:bottom w:val="none" w:sz="0" w:space="0" w:color="auto"/>
                    <w:right w:val="none" w:sz="0" w:space="0" w:color="auto"/>
                  </w:divBdr>
                </w:div>
                <w:div w:id="1774009259">
                  <w:marLeft w:val="640"/>
                  <w:marRight w:val="0"/>
                  <w:marTop w:val="0"/>
                  <w:marBottom w:val="0"/>
                  <w:divBdr>
                    <w:top w:val="none" w:sz="0" w:space="0" w:color="auto"/>
                    <w:left w:val="none" w:sz="0" w:space="0" w:color="auto"/>
                    <w:bottom w:val="none" w:sz="0" w:space="0" w:color="auto"/>
                    <w:right w:val="none" w:sz="0" w:space="0" w:color="auto"/>
                  </w:divBdr>
                </w:div>
                <w:div w:id="1796173243">
                  <w:marLeft w:val="640"/>
                  <w:marRight w:val="0"/>
                  <w:marTop w:val="0"/>
                  <w:marBottom w:val="0"/>
                  <w:divBdr>
                    <w:top w:val="none" w:sz="0" w:space="0" w:color="auto"/>
                    <w:left w:val="none" w:sz="0" w:space="0" w:color="auto"/>
                    <w:bottom w:val="none" w:sz="0" w:space="0" w:color="auto"/>
                    <w:right w:val="none" w:sz="0" w:space="0" w:color="auto"/>
                  </w:divBdr>
                </w:div>
                <w:div w:id="1805267470">
                  <w:marLeft w:val="640"/>
                  <w:marRight w:val="0"/>
                  <w:marTop w:val="0"/>
                  <w:marBottom w:val="0"/>
                  <w:divBdr>
                    <w:top w:val="none" w:sz="0" w:space="0" w:color="auto"/>
                    <w:left w:val="none" w:sz="0" w:space="0" w:color="auto"/>
                    <w:bottom w:val="none" w:sz="0" w:space="0" w:color="auto"/>
                    <w:right w:val="none" w:sz="0" w:space="0" w:color="auto"/>
                  </w:divBdr>
                </w:div>
                <w:div w:id="1826167620">
                  <w:marLeft w:val="640"/>
                  <w:marRight w:val="0"/>
                  <w:marTop w:val="0"/>
                  <w:marBottom w:val="0"/>
                  <w:divBdr>
                    <w:top w:val="none" w:sz="0" w:space="0" w:color="auto"/>
                    <w:left w:val="none" w:sz="0" w:space="0" w:color="auto"/>
                    <w:bottom w:val="none" w:sz="0" w:space="0" w:color="auto"/>
                    <w:right w:val="none" w:sz="0" w:space="0" w:color="auto"/>
                  </w:divBdr>
                </w:div>
                <w:div w:id="1882088195">
                  <w:marLeft w:val="640"/>
                  <w:marRight w:val="0"/>
                  <w:marTop w:val="0"/>
                  <w:marBottom w:val="0"/>
                  <w:divBdr>
                    <w:top w:val="none" w:sz="0" w:space="0" w:color="auto"/>
                    <w:left w:val="none" w:sz="0" w:space="0" w:color="auto"/>
                    <w:bottom w:val="none" w:sz="0" w:space="0" w:color="auto"/>
                    <w:right w:val="none" w:sz="0" w:space="0" w:color="auto"/>
                  </w:divBdr>
                </w:div>
                <w:div w:id="1895267664">
                  <w:marLeft w:val="640"/>
                  <w:marRight w:val="0"/>
                  <w:marTop w:val="0"/>
                  <w:marBottom w:val="0"/>
                  <w:divBdr>
                    <w:top w:val="none" w:sz="0" w:space="0" w:color="auto"/>
                    <w:left w:val="none" w:sz="0" w:space="0" w:color="auto"/>
                    <w:bottom w:val="none" w:sz="0" w:space="0" w:color="auto"/>
                    <w:right w:val="none" w:sz="0" w:space="0" w:color="auto"/>
                  </w:divBdr>
                </w:div>
                <w:div w:id="1897810323">
                  <w:marLeft w:val="640"/>
                  <w:marRight w:val="0"/>
                  <w:marTop w:val="0"/>
                  <w:marBottom w:val="0"/>
                  <w:divBdr>
                    <w:top w:val="none" w:sz="0" w:space="0" w:color="auto"/>
                    <w:left w:val="none" w:sz="0" w:space="0" w:color="auto"/>
                    <w:bottom w:val="none" w:sz="0" w:space="0" w:color="auto"/>
                    <w:right w:val="none" w:sz="0" w:space="0" w:color="auto"/>
                  </w:divBdr>
                </w:div>
                <w:div w:id="1917473410">
                  <w:marLeft w:val="640"/>
                  <w:marRight w:val="0"/>
                  <w:marTop w:val="0"/>
                  <w:marBottom w:val="0"/>
                  <w:divBdr>
                    <w:top w:val="none" w:sz="0" w:space="0" w:color="auto"/>
                    <w:left w:val="none" w:sz="0" w:space="0" w:color="auto"/>
                    <w:bottom w:val="none" w:sz="0" w:space="0" w:color="auto"/>
                    <w:right w:val="none" w:sz="0" w:space="0" w:color="auto"/>
                  </w:divBdr>
                </w:div>
                <w:div w:id="1924027723">
                  <w:marLeft w:val="640"/>
                  <w:marRight w:val="0"/>
                  <w:marTop w:val="0"/>
                  <w:marBottom w:val="0"/>
                  <w:divBdr>
                    <w:top w:val="none" w:sz="0" w:space="0" w:color="auto"/>
                    <w:left w:val="none" w:sz="0" w:space="0" w:color="auto"/>
                    <w:bottom w:val="none" w:sz="0" w:space="0" w:color="auto"/>
                    <w:right w:val="none" w:sz="0" w:space="0" w:color="auto"/>
                  </w:divBdr>
                </w:div>
                <w:div w:id="1933587791">
                  <w:marLeft w:val="640"/>
                  <w:marRight w:val="0"/>
                  <w:marTop w:val="0"/>
                  <w:marBottom w:val="0"/>
                  <w:divBdr>
                    <w:top w:val="none" w:sz="0" w:space="0" w:color="auto"/>
                    <w:left w:val="none" w:sz="0" w:space="0" w:color="auto"/>
                    <w:bottom w:val="none" w:sz="0" w:space="0" w:color="auto"/>
                    <w:right w:val="none" w:sz="0" w:space="0" w:color="auto"/>
                  </w:divBdr>
                </w:div>
                <w:div w:id="1958902835">
                  <w:marLeft w:val="640"/>
                  <w:marRight w:val="0"/>
                  <w:marTop w:val="0"/>
                  <w:marBottom w:val="0"/>
                  <w:divBdr>
                    <w:top w:val="none" w:sz="0" w:space="0" w:color="auto"/>
                    <w:left w:val="none" w:sz="0" w:space="0" w:color="auto"/>
                    <w:bottom w:val="none" w:sz="0" w:space="0" w:color="auto"/>
                    <w:right w:val="none" w:sz="0" w:space="0" w:color="auto"/>
                  </w:divBdr>
                </w:div>
                <w:div w:id="1990399027">
                  <w:marLeft w:val="640"/>
                  <w:marRight w:val="0"/>
                  <w:marTop w:val="0"/>
                  <w:marBottom w:val="0"/>
                  <w:divBdr>
                    <w:top w:val="none" w:sz="0" w:space="0" w:color="auto"/>
                    <w:left w:val="none" w:sz="0" w:space="0" w:color="auto"/>
                    <w:bottom w:val="none" w:sz="0" w:space="0" w:color="auto"/>
                    <w:right w:val="none" w:sz="0" w:space="0" w:color="auto"/>
                  </w:divBdr>
                </w:div>
                <w:div w:id="2012370243">
                  <w:marLeft w:val="640"/>
                  <w:marRight w:val="0"/>
                  <w:marTop w:val="0"/>
                  <w:marBottom w:val="0"/>
                  <w:divBdr>
                    <w:top w:val="none" w:sz="0" w:space="0" w:color="auto"/>
                    <w:left w:val="none" w:sz="0" w:space="0" w:color="auto"/>
                    <w:bottom w:val="none" w:sz="0" w:space="0" w:color="auto"/>
                    <w:right w:val="none" w:sz="0" w:space="0" w:color="auto"/>
                  </w:divBdr>
                </w:div>
                <w:div w:id="2013557433">
                  <w:marLeft w:val="640"/>
                  <w:marRight w:val="0"/>
                  <w:marTop w:val="0"/>
                  <w:marBottom w:val="0"/>
                  <w:divBdr>
                    <w:top w:val="none" w:sz="0" w:space="0" w:color="auto"/>
                    <w:left w:val="none" w:sz="0" w:space="0" w:color="auto"/>
                    <w:bottom w:val="none" w:sz="0" w:space="0" w:color="auto"/>
                    <w:right w:val="none" w:sz="0" w:space="0" w:color="auto"/>
                  </w:divBdr>
                </w:div>
                <w:div w:id="2051491106">
                  <w:marLeft w:val="640"/>
                  <w:marRight w:val="0"/>
                  <w:marTop w:val="0"/>
                  <w:marBottom w:val="0"/>
                  <w:divBdr>
                    <w:top w:val="none" w:sz="0" w:space="0" w:color="auto"/>
                    <w:left w:val="none" w:sz="0" w:space="0" w:color="auto"/>
                    <w:bottom w:val="none" w:sz="0" w:space="0" w:color="auto"/>
                    <w:right w:val="none" w:sz="0" w:space="0" w:color="auto"/>
                  </w:divBdr>
                </w:div>
                <w:div w:id="2064060602">
                  <w:marLeft w:val="640"/>
                  <w:marRight w:val="0"/>
                  <w:marTop w:val="0"/>
                  <w:marBottom w:val="0"/>
                  <w:divBdr>
                    <w:top w:val="none" w:sz="0" w:space="0" w:color="auto"/>
                    <w:left w:val="none" w:sz="0" w:space="0" w:color="auto"/>
                    <w:bottom w:val="none" w:sz="0" w:space="0" w:color="auto"/>
                    <w:right w:val="none" w:sz="0" w:space="0" w:color="auto"/>
                  </w:divBdr>
                </w:div>
                <w:div w:id="2105565669">
                  <w:marLeft w:val="640"/>
                  <w:marRight w:val="0"/>
                  <w:marTop w:val="0"/>
                  <w:marBottom w:val="0"/>
                  <w:divBdr>
                    <w:top w:val="none" w:sz="0" w:space="0" w:color="auto"/>
                    <w:left w:val="none" w:sz="0" w:space="0" w:color="auto"/>
                    <w:bottom w:val="none" w:sz="0" w:space="0" w:color="auto"/>
                    <w:right w:val="none" w:sz="0" w:space="0" w:color="auto"/>
                  </w:divBdr>
                </w:div>
                <w:div w:id="2112164100">
                  <w:marLeft w:val="640"/>
                  <w:marRight w:val="0"/>
                  <w:marTop w:val="0"/>
                  <w:marBottom w:val="0"/>
                  <w:divBdr>
                    <w:top w:val="none" w:sz="0" w:space="0" w:color="auto"/>
                    <w:left w:val="none" w:sz="0" w:space="0" w:color="auto"/>
                    <w:bottom w:val="none" w:sz="0" w:space="0" w:color="auto"/>
                    <w:right w:val="none" w:sz="0" w:space="0" w:color="auto"/>
                  </w:divBdr>
                </w:div>
              </w:divsChild>
            </w:div>
            <w:div w:id="548343978">
              <w:marLeft w:val="0"/>
              <w:marRight w:val="0"/>
              <w:marTop w:val="0"/>
              <w:marBottom w:val="0"/>
              <w:divBdr>
                <w:top w:val="none" w:sz="0" w:space="0" w:color="auto"/>
                <w:left w:val="none" w:sz="0" w:space="0" w:color="auto"/>
                <w:bottom w:val="none" w:sz="0" w:space="0" w:color="auto"/>
                <w:right w:val="none" w:sz="0" w:space="0" w:color="auto"/>
              </w:divBdr>
              <w:divsChild>
                <w:div w:id="65685873">
                  <w:marLeft w:val="640"/>
                  <w:marRight w:val="0"/>
                  <w:marTop w:val="0"/>
                  <w:marBottom w:val="0"/>
                  <w:divBdr>
                    <w:top w:val="none" w:sz="0" w:space="0" w:color="auto"/>
                    <w:left w:val="none" w:sz="0" w:space="0" w:color="auto"/>
                    <w:bottom w:val="none" w:sz="0" w:space="0" w:color="auto"/>
                    <w:right w:val="none" w:sz="0" w:space="0" w:color="auto"/>
                  </w:divBdr>
                </w:div>
                <w:div w:id="73861550">
                  <w:marLeft w:val="640"/>
                  <w:marRight w:val="0"/>
                  <w:marTop w:val="0"/>
                  <w:marBottom w:val="0"/>
                  <w:divBdr>
                    <w:top w:val="none" w:sz="0" w:space="0" w:color="auto"/>
                    <w:left w:val="none" w:sz="0" w:space="0" w:color="auto"/>
                    <w:bottom w:val="none" w:sz="0" w:space="0" w:color="auto"/>
                    <w:right w:val="none" w:sz="0" w:space="0" w:color="auto"/>
                  </w:divBdr>
                </w:div>
                <w:div w:id="81069169">
                  <w:marLeft w:val="640"/>
                  <w:marRight w:val="0"/>
                  <w:marTop w:val="0"/>
                  <w:marBottom w:val="0"/>
                  <w:divBdr>
                    <w:top w:val="none" w:sz="0" w:space="0" w:color="auto"/>
                    <w:left w:val="none" w:sz="0" w:space="0" w:color="auto"/>
                    <w:bottom w:val="none" w:sz="0" w:space="0" w:color="auto"/>
                    <w:right w:val="none" w:sz="0" w:space="0" w:color="auto"/>
                  </w:divBdr>
                </w:div>
                <w:div w:id="136608486">
                  <w:marLeft w:val="640"/>
                  <w:marRight w:val="0"/>
                  <w:marTop w:val="0"/>
                  <w:marBottom w:val="0"/>
                  <w:divBdr>
                    <w:top w:val="none" w:sz="0" w:space="0" w:color="auto"/>
                    <w:left w:val="none" w:sz="0" w:space="0" w:color="auto"/>
                    <w:bottom w:val="none" w:sz="0" w:space="0" w:color="auto"/>
                    <w:right w:val="none" w:sz="0" w:space="0" w:color="auto"/>
                  </w:divBdr>
                </w:div>
                <w:div w:id="139344838">
                  <w:marLeft w:val="640"/>
                  <w:marRight w:val="0"/>
                  <w:marTop w:val="0"/>
                  <w:marBottom w:val="0"/>
                  <w:divBdr>
                    <w:top w:val="none" w:sz="0" w:space="0" w:color="auto"/>
                    <w:left w:val="none" w:sz="0" w:space="0" w:color="auto"/>
                    <w:bottom w:val="none" w:sz="0" w:space="0" w:color="auto"/>
                    <w:right w:val="none" w:sz="0" w:space="0" w:color="auto"/>
                  </w:divBdr>
                </w:div>
                <w:div w:id="172915900">
                  <w:marLeft w:val="640"/>
                  <w:marRight w:val="0"/>
                  <w:marTop w:val="0"/>
                  <w:marBottom w:val="0"/>
                  <w:divBdr>
                    <w:top w:val="none" w:sz="0" w:space="0" w:color="auto"/>
                    <w:left w:val="none" w:sz="0" w:space="0" w:color="auto"/>
                    <w:bottom w:val="none" w:sz="0" w:space="0" w:color="auto"/>
                    <w:right w:val="none" w:sz="0" w:space="0" w:color="auto"/>
                  </w:divBdr>
                </w:div>
                <w:div w:id="198054057">
                  <w:marLeft w:val="640"/>
                  <w:marRight w:val="0"/>
                  <w:marTop w:val="0"/>
                  <w:marBottom w:val="0"/>
                  <w:divBdr>
                    <w:top w:val="none" w:sz="0" w:space="0" w:color="auto"/>
                    <w:left w:val="none" w:sz="0" w:space="0" w:color="auto"/>
                    <w:bottom w:val="none" w:sz="0" w:space="0" w:color="auto"/>
                    <w:right w:val="none" w:sz="0" w:space="0" w:color="auto"/>
                  </w:divBdr>
                </w:div>
                <w:div w:id="201333527">
                  <w:marLeft w:val="640"/>
                  <w:marRight w:val="0"/>
                  <w:marTop w:val="0"/>
                  <w:marBottom w:val="0"/>
                  <w:divBdr>
                    <w:top w:val="none" w:sz="0" w:space="0" w:color="auto"/>
                    <w:left w:val="none" w:sz="0" w:space="0" w:color="auto"/>
                    <w:bottom w:val="none" w:sz="0" w:space="0" w:color="auto"/>
                    <w:right w:val="none" w:sz="0" w:space="0" w:color="auto"/>
                  </w:divBdr>
                </w:div>
                <w:div w:id="221718548">
                  <w:marLeft w:val="640"/>
                  <w:marRight w:val="0"/>
                  <w:marTop w:val="0"/>
                  <w:marBottom w:val="0"/>
                  <w:divBdr>
                    <w:top w:val="none" w:sz="0" w:space="0" w:color="auto"/>
                    <w:left w:val="none" w:sz="0" w:space="0" w:color="auto"/>
                    <w:bottom w:val="none" w:sz="0" w:space="0" w:color="auto"/>
                    <w:right w:val="none" w:sz="0" w:space="0" w:color="auto"/>
                  </w:divBdr>
                </w:div>
                <w:div w:id="246966649">
                  <w:marLeft w:val="640"/>
                  <w:marRight w:val="0"/>
                  <w:marTop w:val="0"/>
                  <w:marBottom w:val="0"/>
                  <w:divBdr>
                    <w:top w:val="none" w:sz="0" w:space="0" w:color="auto"/>
                    <w:left w:val="none" w:sz="0" w:space="0" w:color="auto"/>
                    <w:bottom w:val="none" w:sz="0" w:space="0" w:color="auto"/>
                    <w:right w:val="none" w:sz="0" w:space="0" w:color="auto"/>
                  </w:divBdr>
                </w:div>
                <w:div w:id="325868003">
                  <w:marLeft w:val="640"/>
                  <w:marRight w:val="0"/>
                  <w:marTop w:val="0"/>
                  <w:marBottom w:val="0"/>
                  <w:divBdr>
                    <w:top w:val="none" w:sz="0" w:space="0" w:color="auto"/>
                    <w:left w:val="none" w:sz="0" w:space="0" w:color="auto"/>
                    <w:bottom w:val="none" w:sz="0" w:space="0" w:color="auto"/>
                    <w:right w:val="none" w:sz="0" w:space="0" w:color="auto"/>
                  </w:divBdr>
                </w:div>
                <w:div w:id="358429665">
                  <w:marLeft w:val="640"/>
                  <w:marRight w:val="0"/>
                  <w:marTop w:val="0"/>
                  <w:marBottom w:val="0"/>
                  <w:divBdr>
                    <w:top w:val="none" w:sz="0" w:space="0" w:color="auto"/>
                    <w:left w:val="none" w:sz="0" w:space="0" w:color="auto"/>
                    <w:bottom w:val="none" w:sz="0" w:space="0" w:color="auto"/>
                    <w:right w:val="none" w:sz="0" w:space="0" w:color="auto"/>
                  </w:divBdr>
                </w:div>
                <w:div w:id="406080377">
                  <w:marLeft w:val="640"/>
                  <w:marRight w:val="0"/>
                  <w:marTop w:val="0"/>
                  <w:marBottom w:val="0"/>
                  <w:divBdr>
                    <w:top w:val="none" w:sz="0" w:space="0" w:color="auto"/>
                    <w:left w:val="none" w:sz="0" w:space="0" w:color="auto"/>
                    <w:bottom w:val="none" w:sz="0" w:space="0" w:color="auto"/>
                    <w:right w:val="none" w:sz="0" w:space="0" w:color="auto"/>
                  </w:divBdr>
                </w:div>
                <w:div w:id="431051030">
                  <w:marLeft w:val="640"/>
                  <w:marRight w:val="0"/>
                  <w:marTop w:val="0"/>
                  <w:marBottom w:val="0"/>
                  <w:divBdr>
                    <w:top w:val="none" w:sz="0" w:space="0" w:color="auto"/>
                    <w:left w:val="none" w:sz="0" w:space="0" w:color="auto"/>
                    <w:bottom w:val="none" w:sz="0" w:space="0" w:color="auto"/>
                    <w:right w:val="none" w:sz="0" w:space="0" w:color="auto"/>
                  </w:divBdr>
                </w:div>
                <w:div w:id="455559817">
                  <w:marLeft w:val="640"/>
                  <w:marRight w:val="0"/>
                  <w:marTop w:val="0"/>
                  <w:marBottom w:val="0"/>
                  <w:divBdr>
                    <w:top w:val="none" w:sz="0" w:space="0" w:color="auto"/>
                    <w:left w:val="none" w:sz="0" w:space="0" w:color="auto"/>
                    <w:bottom w:val="none" w:sz="0" w:space="0" w:color="auto"/>
                    <w:right w:val="none" w:sz="0" w:space="0" w:color="auto"/>
                  </w:divBdr>
                </w:div>
                <w:div w:id="468864999">
                  <w:marLeft w:val="640"/>
                  <w:marRight w:val="0"/>
                  <w:marTop w:val="0"/>
                  <w:marBottom w:val="0"/>
                  <w:divBdr>
                    <w:top w:val="none" w:sz="0" w:space="0" w:color="auto"/>
                    <w:left w:val="none" w:sz="0" w:space="0" w:color="auto"/>
                    <w:bottom w:val="none" w:sz="0" w:space="0" w:color="auto"/>
                    <w:right w:val="none" w:sz="0" w:space="0" w:color="auto"/>
                  </w:divBdr>
                </w:div>
                <w:div w:id="508259409">
                  <w:marLeft w:val="640"/>
                  <w:marRight w:val="0"/>
                  <w:marTop w:val="0"/>
                  <w:marBottom w:val="0"/>
                  <w:divBdr>
                    <w:top w:val="none" w:sz="0" w:space="0" w:color="auto"/>
                    <w:left w:val="none" w:sz="0" w:space="0" w:color="auto"/>
                    <w:bottom w:val="none" w:sz="0" w:space="0" w:color="auto"/>
                    <w:right w:val="none" w:sz="0" w:space="0" w:color="auto"/>
                  </w:divBdr>
                </w:div>
                <w:div w:id="523328869">
                  <w:marLeft w:val="640"/>
                  <w:marRight w:val="0"/>
                  <w:marTop w:val="0"/>
                  <w:marBottom w:val="0"/>
                  <w:divBdr>
                    <w:top w:val="none" w:sz="0" w:space="0" w:color="auto"/>
                    <w:left w:val="none" w:sz="0" w:space="0" w:color="auto"/>
                    <w:bottom w:val="none" w:sz="0" w:space="0" w:color="auto"/>
                    <w:right w:val="none" w:sz="0" w:space="0" w:color="auto"/>
                  </w:divBdr>
                </w:div>
                <w:div w:id="528493983">
                  <w:marLeft w:val="640"/>
                  <w:marRight w:val="0"/>
                  <w:marTop w:val="0"/>
                  <w:marBottom w:val="0"/>
                  <w:divBdr>
                    <w:top w:val="none" w:sz="0" w:space="0" w:color="auto"/>
                    <w:left w:val="none" w:sz="0" w:space="0" w:color="auto"/>
                    <w:bottom w:val="none" w:sz="0" w:space="0" w:color="auto"/>
                    <w:right w:val="none" w:sz="0" w:space="0" w:color="auto"/>
                  </w:divBdr>
                </w:div>
                <w:div w:id="540677128">
                  <w:marLeft w:val="640"/>
                  <w:marRight w:val="0"/>
                  <w:marTop w:val="0"/>
                  <w:marBottom w:val="0"/>
                  <w:divBdr>
                    <w:top w:val="none" w:sz="0" w:space="0" w:color="auto"/>
                    <w:left w:val="none" w:sz="0" w:space="0" w:color="auto"/>
                    <w:bottom w:val="none" w:sz="0" w:space="0" w:color="auto"/>
                    <w:right w:val="none" w:sz="0" w:space="0" w:color="auto"/>
                  </w:divBdr>
                </w:div>
                <w:div w:id="578901957">
                  <w:marLeft w:val="640"/>
                  <w:marRight w:val="0"/>
                  <w:marTop w:val="0"/>
                  <w:marBottom w:val="0"/>
                  <w:divBdr>
                    <w:top w:val="none" w:sz="0" w:space="0" w:color="auto"/>
                    <w:left w:val="none" w:sz="0" w:space="0" w:color="auto"/>
                    <w:bottom w:val="none" w:sz="0" w:space="0" w:color="auto"/>
                    <w:right w:val="none" w:sz="0" w:space="0" w:color="auto"/>
                  </w:divBdr>
                </w:div>
                <w:div w:id="612056157">
                  <w:marLeft w:val="640"/>
                  <w:marRight w:val="0"/>
                  <w:marTop w:val="0"/>
                  <w:marBottom w:val="0"/>
                  <w:divBdr>
                    <w:top w:val="none" w:sz="0" w:space="0" w:color="auto"/>
                    <w:left w:val="none" w:sz="0" w:space="0" w:color="auto"/>
                    <w:bottom w:val="none" w:sz="0" w:space="0" w:color="auto"/>
                    <w:right w:val="none" w:sz="0" w:space="0" w:color="auto"/>
                  </w:divBdr>
                </w:div>
                <w:div w:id="624967194">
                  <w:marLeft w:val="640"/>
                  <w:marRight w:val="0"/>
                  <w:marTop w:val="0"/>
                  <w:marBottom w:val="0"/>
                  <w:divBdr>
                    <w:top w:val="none" w:sz="0" w:space="0" w:color="auto"/>
                    <w:left w:val="none" w:sz="0" w:space="0" w:color="auto"/>
                    <w:bottom w:val="none" w:sz="0" w:space="0" w:color="auto"/>
                    <w:right w:val="none" w:sz="0" w:space="0" w:color="auto"/>
                  </w:divBdr>
                </w:div>
                <w:div w:id="632178566">
                  <w:marLeft w:val="640"/>
                  <w:marRight w:val="0"/>
                  <w:marTop w:val="0"/>
                  <w:marBottom w:val="0"/>
                  <w:divBdr>
                    <w:top w:val="none" w:sz="0" w:space="0" w:color="auto"/>
                    <w:left w:val="none" w:sz="0" w:space="0" w:color="auto"/>
                    <w:bottom w:val="none" w:sz="0" w:space="0" w:color="auto"/>
                    <w:right w:val="none" w:sz="0" w:space="0" w:color="auto"/>
                  </w:divBdr>
                </w:div>
                <w:div w:id="689453521">
                  <w:marLeft w:val="640"/>
                  <w:marRight w:val="0"/>
                  <w:marTop w:val="0"/>
                  <w:marBottom w:val="0"/>
                  <w:divBdr>
                    <w:top w:val="none" w:sz="0" w:space="0" w:color="auto"/>
                    <w:left w:val="none" w:sz="0" w:space="0" w:color="auto"/>
                    <w:bottom w:val="none" w:sz="0" w:space="0" w:color="auto"/>
                    <w:right w:val="none" w:sz="0" w:space="0" w:color="auto"/>
                  </w:divBdr>
                </w:div>
                <w:div w:id="819231181">
                  <w:marLeft w:val="640"/>
                  <w:marRight w:val="0"/>
                  <w:marTop w:val="0"/>
                  <w:marBottom w:val="0"/>
                  <w:divBdr>
                    <w:top w:val="none" w:sz="0" w:space="0" w:color="auto"/>
                    <w:left w:val="none" w:sz="0" w:space="0" w:color="auto"/>
                    <w:bottom w:val="none" w:sz="0" w:space="0" w:color="auto"/>
                    <w:right w:val="none" w:sz="0" w:space="0" w:color="auto"/>
                  </w:divBdr>
                </w:div>
                <w:div w:id="882793415">
                  <w:marLeft w:val="640"/>
                  <w:marRight w:val="0"/>
                  <w:marTop w:val="0"/>
                  <w:marBottom w:val="0"/>
                  <w:divBdr>
                    <w:top w:val="none" w:sz="0" w:space="0" w:color="auto"/>
                    <w:left w:val="none" w:sz="0" w:space="0" w:color="auto"/>
                    <w:bottom w:val="none" w:sz="0" w:space="0" w:color="auto"/>
                    <w:right w:val="none" w:sz="0" w:space="0" w:color="auto"/>
                  </w:divBdr>
                </w:div>
                <w:div w:id="908922743">
                  <w:marLeft w:val="640"/>
                  <w:marRight w:val="0"/>
                  <w:marTop w:val="0"/>
                  <w:marBottom w:val="0"/>
                  <w:divBdr>
                    <w:top w:val="none" w:sz="0" w:space="0" w:color="auto"/>
                    <w:left w:val="none" w:sz="0" w:space="0" w:color="auto"/>
                    <w:bottom w:val="none" w:sz="0" w:space="0" w:color="auto"/>
                    <w:right w:val="none" w:sz="0" w:space="0" w:color="auto"/>
                  </w:divBdr>
                </w:div>
                <w:div w:id="915867257">
                  <w:marLeft w:val="640"/>
                  <w:marRight w:val="0"/>
                  <w:marTop w:val="0"/>
                  <w:marBottom w:val="0"/>
                  <w:divBdr>
                    <w:top w:val="none" w:sz="0" w:space="0" w:color="auto"/>
                    <w:left w:val="none" w:sz="0" w:space="0" w:color="auto"/>
                    <w:bottom w:val="none" w:sz="0" w:space="0" w:color="auto"/>
                    <w:right w:val="none" w:sz="0" w:space="0" w:color="auto"/>
                  </w:divBdr>
                </w:div>
                <w:div w:id="958336142">
                  <w:marLeft w:val="640"/>
                  <w:marRight w:val="0"/>
                  <w:marTop w:val="0"/>
                  <w:marBottom w:val="0"/>
                  <w:divBdr>
                    <w:top w:val="none" w:sz="0" w:space="0" w:color="auto"/>
                    <w:left w:val="none" w:sz="0" w:space="0" w:color="auto"/>
                    <w:bottom w:val="none" w:sz="0" w:space="0" w:color="auto"/>
                    <w:right w:val="none" w:sz="0" w:space="0" w:color="auto"/>
                  </w:divBdr>
                </w:div>
                <w:div w:id="961882230">
                  <w:marLeft w:val="640"/>
                  <w:marRight w:val="0"/>
                  <w:marTop w:val="0"/>
                  <w:marBottom w:val="0"/>
                  <w:divBdr>
                    <w:top w:val="none" w:sz="0" w:space="0" w:color="auto"/>
                    <w:left w:val="none" w:sz="0" w:space="0" w:color="auto"/>
                    <w:bottom w:val="none" w:sz="0" w:space="0" w:color="auto"/>
                    <w:right w:val="none" w:sz="0" w:space="0" w:color="auto"/>
                  </w:divBdr>
                </w:div>
                <w:div w:id="969628019">
                  <w:marLeft w:val="640"/>
                  <w:marRight w:val="0"/>
                  <w:marTop w:val="0"/>
                  <w:marBottom w:val="0"/>
                  <w:divBdr>
                    <w:top w:val="none" w:sz="0" w:space="0" w:color="auto"/>
                    <w:left w:val="none" w:sz="0" w:space="0" w:color="auto"/>
                    <w:bottom w:val="none" w:sz="0" w:space="0" w:color="auto"/>
                    <w:right w:val="none" w:sz="0" w:space="0" w:color="auto"/>
                  </w:divBdr>
                </w:div>
                <w:div w:id="1059279871">
                  <w:marLeft w:val="640"/>
                  <w:marRight w:val="0"/>
                  <w:marTop w:val="0"/>
                  <w:marBottom w:val="0"/>
                  <w:divBdr>
                    <w:top w:val="none" w:sz="0" w:space="0" w:color="auto"/>
                    <w:left w:val="none" w:sz="0" w:space="0" w:color="auto"/>
                    <w:bottom w:val="none" w:sz="0" w:space="0" w:color="auto"/>
                    <w:right w:val="none" w:sz="0" w:space="0" w:color="auto"/>
                  </w:divBdr>
                </w:div>
                <w:div w:id="1074008569">
                  <w:marLeft w:val="640"/>
                  <w:marRight w:val="0"/>
                  <w:marTop w:val="0"/>
                  <w:marBottom w:val="0"/>
                  <w:divBdr>
                    <w:top w:val="none" w:sz="0" w:space="0" w:color="auto"/>
                    <w:left w:val="none" w:sz="0" w:space="0" w:color="auto"/>
                    <w:bottom w:val="none" w:sz="0" w:space="0" w:color="auto"/>
                    <w:right w:val="none" w:sz="0" w:space="0" w:color="auto"/>
                  </w:divBdr>
                </w:div>
                <w:div w:id="1077046622">
                  <w:marLeft w:val="640"/>
                  <w:marRight w:val="0"/>
                  <w:marTop w:val="0"/>
                  <w:marBottom w:val="0"/>
                  <w:divBdr>
                    <w:top w:val="none" w:sz="0" w:space="0" w:color="auto"/>
                    <w:left w:val="none" w:sz="0" w:space="0" w:color="auto"/>
                    <w:bottom w:val="none" w:sz="0" w:space="0" w:color="auto"/>
                    <w:right w:val="none" w:sz="0" w:space="0" w:color="auto"/>
                  </w:divBdr>
                </w:div>
                <w:div w:id="1078164856">
                  <w:marLeft w:val="640"/>
                  <w:marRight w:val="0"/>
                  <w:marTop w:val="0"/>
                  <w:marBottom w:val="0"/>
                  <w:divBdr>
                    <w:top w:val="none" w:sz="0" w:space="0" w:color="auto"/>
                    <w:left w:val="none" w:sz="0" w:space="0" w:color="auto"/>
                    <w:bottom w:val="none" w:sz="0" w:space="0" w:color="auto"/>
                    <w:right w:val="none" w:sz="0" w:space="0" w:color="auto"/>
                  </w:divBdr>
                </w:div>
                <w:div w:id="1079672405">
                  <w:marLeft w:val="640"/>
                  <w:marRight w:val="0"/>
                  <w:marTop w:val="0"/>
                  <w:marBottom w:val="0"/>
                  <w:divBdr>
                    <w:top w:val="none" w:sz="0" w:space="0" w:color="auto"/>
                    <w:left w:val="none" w:sz="0" w:space="0" w:color="auto"/>
                    <w:bottom w:val="none" w:sz="0" w:space="0" w:color="auto"/>
                    <w:right w:val="none" w:sz="0" w:space="0" w:color="auto"/>
                  </w:divBdr>
                </w:div>
                <w:div w:id="1083071176">
                  <w:marLeft w:val="640"/>
                  <w:marRight w:val="0"/>
                  <w:marTop w:val="0"/>
                  <w:marBottom w:val="0"/>
                  <w:divBdr>
                    <w:top w:val="none" w:sz="0" w:space="0" w:color="auto"/>
                    <w:left w:val="none" w:sz="0" w:space="0" w:color="auto"/>
                    <w:bottom w:val="none" w:sz="0" w:space="0" w:color="auto"/>
                    <w:right w:val="none" w:sz="0" w:space="0" w:color="auto"/>
                  </w:divBdr>
                </w:div>
                <w:div w:id="1106122270">
                  <w:marLeft w:val="640"/>
                  <w:marRight w:val="0"/>
                  <w:marTop w:val="0"/>
                  <w:marBottom w:val="0"/>
                  <w:divBdr>
                    <w:top w:val="none" w:sz="0" w:space="0" w:color="auto"/>
                    <w:left w:val="none" w:sz="0" w:space="0" w:color="auto"/>
                    <w:bottom w:val="none" w:sz="0" w:space="0" w:color="auto"/>
                    <w:right w:val="none" w:sz="0" w:space="0" w:color="auto"/>
                  </w:divBdr>
                </w:div>
                <w:div w:id="1106341379">
                  <w:marLeft w:val="640"/>
                  <w:marRight w:val="0"/>
                  <w:marTop w:val="0"/>
                  <w:marBottom w:val="0"/>
                  <w:divBdr>
                    <w:top w:val="none" w:sz="0" w:space="0" w:color="auto"/>
                    <w:left w:val="none" w:sz="0" w:space="0" w:color="auto"/>
                    <w:bottom w:val="none" w:sz="0" w:space="0" w:color="auto"/>
                    <w:right w:val="none" w:sz="0" w:space="0" w:color="auto"/>
                  </w:divBdr>
                </w:div>
                <w:div w:id="1127620962">
                  <w:marLeft w:val="640"/>
                  <w:marRight w:val="0"/>
                  <w:marTop w:val="0"/>
                  <w:marBottom w:val="0"/>
                  <w:divBdr>
                    <w:top w:val="none" w:sz="0" w:space="0" w:color="auto"/>
                    <w:left w:val="none" w:sz="0" w:space="0" w:color="auto"/>
                    <w:bottom w:val="none" w:sz="0" w:space="0" w:color="auto"/>
                    <w:right w:val="none" w:sz="0" w:space="0" w:color="auto"/>
                  </w:divBdr>
                </w:div>
                <w:div w:id="1139227175">
                  <w:marLeft w:val="640"/>
                  <w:marRight w:val="0"/>
                  <w:marTop w:val="0"/>
                  <w:marBottom w:val="0"/>
                  <w:divBdr>
                    <w:top w:val="none" w:sz="0" w:space="0" w:color="auto"/>
                    <w:left w:val="none" w:sz="0" w:space="0" w:color="auto"/>
                    <w:bottom w:val="none" w:sz="0" w:space="0" w:color="auto"/>
                    <w:right w:val="none" w:sz="0" w:space="0" w:color="auto"/>
                  </w:divBdr>
                </w:div>
                <w:div w:id="1154762494">
                  <w:marLeft w:val="640"/>
                  <w:marRight w:val="0"/>
                  <w:marTop w:val="0"/>
                  <w:marBottom w:val="0"/>
                  <w:divBdr>
                    <w:top w:val="none" w:sz="0" w:space="0" w:color="auto"/>
                    <w:left w:val="none" w:sz="0" w:space="0" w:color="auto"/>
                    <w:bottom w:val="none" w:sz="0" w:space="0" w:color="auto"/>
                    <w:right w:val="none" w:sz="0" w:space="0" w:color="auto"/>
                  </w:divBdr>
                </w:div>
                <w:div w:id="1160927595">
                  <w:marLeft w:val="640"/>
                  <w:marRight w:val="0"/>
                  <w:marTop w:val="0"/>
                  <w:marBottom w:val="0"/>
                  <w:divBdr>
                    <w:top w:val="none" w:sz="0" w:space="0" w:color="auto"/>
                    <w:left w:val="none" w:sz="0" w:space="0" w:color="auto"/>
                    <w:bottom w:val="none" w:sz="0" w:space="0" w:color="auto"/>
                    <w:right w:val="none" w:sz="0" w:space="0" w:color="auto"/>
                  </w:divBdr>
                </w:div>
                <w:div w:id="1165317479">
                  <w:marLeft w:val="640"/>
                  <w:marRight w:val="0"/>
                  <w:marTop w:val="0"/>
                  <w:marBottom w:val="0"/>
                  <w:divBdr>
                    <w:top w:val="none" w:sz="0" w:space="0" w:color="auto"/>
                    <w:left w:val="none" w:sz="0" w:space="0" w:color="auto"/>
                    <w:bottom w:val="none" w:sz="0" w:space="0" w:color="auto"/>
                    <w:right w:val="none" w:sz="0" w:space="0" w:color="auto"/>
                  </w:divBdr>
                </w:div>
                <w:div w:id="1181166434">
                  <w:marLeft w:val="640"/>
                  <w:marRight w:val="0"/>
                  <w:marTop w:val="0"/>
                  <w:marBottom w:val="0"/>
                  <w:divBdr>
                    <w:top w:val="none" w:sz="0" w:space="0" w:color="auto"/>
                    <w:left w:val="none" w:sz="0" w:space="0" w:color="auto"/>
                    <w:bottom w:val="none" w:sz="0" w:space="0" w:color="auto"/>
                    <w:right w:val="none" w:sz="0" w:space="0" w:color="auto"/>
                  </w:divBdr>
                </w:div>
                <w:div w:id="1208419172">
                  <w:marLeft w:val="640"/>
                  <w:marRight w:val="0"/>
                  <w:marTop w:val="0"/>
                  <w:marBottom w:val="0"/>
                  <w:divBdr>
                    <w:top w:val="none" w:sz="0" w:space="0" w:color="auto"/>
                    <w:left w:val="none" w:sz="0" w:space="0" w:color="auto"/>
                    <w:bottom w:val="none" w:sz="0" w:space="0" w:color="auto"/>
                    <w:right w:val="none" w:sz="0" w:space="0" w:color="auto"/>
                  </w:divBdr>
                </w:div>
                <w:div w:id="1229683686">
                  <w:marLeft w:val="640"/>
                  <w:marRight w:val="0"/>
                  <w:marTop w:val="0"/>
                  <w:marBottom w:val="0"/>
                  <w:divBdr>
                    <w:top w:val="none" w:sz="0" w:space="0" w:color="auto"/>
                    <w:left w:val="none" w:sz="0" w:space="0" w:color="auto"/>
                    <w:bottom w:val="none" w:sz="0" w:space="0" w:color="auto"/>
                    <w:right w:val="none" w:sz="0" w:space="0" w:color="auto"/>
                  </w:divBdr>
                </w:div>
                <w:div w:id="1244295272">
                  <w:marLeft w:val="640"/>
                  <w:marRight w:val="0"/>
                  <w:marTop w:val="0"/>
                  <w:marBottom w:val="0"/>
                  <w:divBdr>
                    <w:top w:val="none" w:sz="0" w:space="0" w:color="auto"/>
                    <w:left w:val="none" w:sz="0" w:space="0" w:color="auto"/>
                    <w:bottom w:val="none" w:sz="0" w:space="0" w:color="auto"/>
                    <w:right w:val="none" w:sz="0" w:space="0" w:color="auto"/>
                  </w:divBdr>
                </w:div>
                <w:div w:id="1282221800">
                  <w:marLeft w:val="640"/>
                  <w:marRight w:val="0"/>
                  <w:marTop w:val="0"/>
                  <w:marBottom w:val="0"/>
                  <w:divBdr>
                    <w:top w:val="none" w:sz="0" w:space="0" w:color="auto"/>
                    <w:left w:val="none" w:sz="0" w:space="0" w:color="auto"/>
                    <w:bottom w:val="none" w:sz="0" w:space="0" w:color="auto"/>
                    <w:right w:val="none" w:sz="0" w:space="0" w:color="auto"/>
                  </w:divBdr>
                </w:div>
                <w:div w:id="1402019971">
                  <w:marLeft w:val="640"/>
                  <w:marRight w:val="0"/>
                  <w:marTop w:val="0"/>
                  <w:marBottom w:val="0"/>
                  <w:divBdr>
                    <w:top w:val="none" w:sz="0" w:space="0" w:color="auto"/>
                    <w:left w:val="none" w:sz="0" w:space="0" w:color="auto"/>
                    <w:bottom w:val="none" w:sz="0" w:space="0" w:color="auto"/>
                    <w:right w:val="none" w:sz="0" w:space="0" w:color="auto"/>
                  </w:divBdr>
                </w:div>
                <w:div w:id="1452046552">
                  <w:marLeft w:val="640"/>
                  <w:marRight w:val="0"/>
                  <w:marTop w:val="0"/>
                  <w:marBottom w:val="0"/>
                  <w:divBdr>
                    <w:top w:val="none" w:sz="0" w:space="0" w:color="auto"/>
                    <w:left w:val="none" w:sz="0" w:space="0" w:color="auto"/>
                    <w:bottom w:val="none" w:sz="0" w:space="0" w:color="auto"/>
                    <w:right w:val="none" w:sz="0" w:space="0" w:color="auto"/>
                  </w:divBdr>
                </w:div>
                <w:div w:id="1492791062">
                  <w:marLeft w:val="640"/>
                  <w:marRight w:val="0"/>
                  <w:marTop w:val="0"/>
                  <w:marBottom w:val="0"/>
                  <w:divBdr>
                    <w:top w:val="none" w:sz="0" w:space="0" w:color="auto"/>
                    <w:left w:val="none" w:sz="0" w:space="0" w:color="auto"/>
                    <w:bottom w:val="none" w:sz="0" w:space="0" w:color="auto"/>
                    <w:right w:val="none" w:sz="0" w:space="0" w:color="auto"/>
                  </w:divBdr>
                </w:div>
                <w:div w:id="1501118391">
                  <w:marLeft w:val="640"/>
                  <w:marRight w:val="0"/>
                  <w:marTop w:val="0"/>
                  <w:marBottom w:val="0"/>
                  <w:divBdr>
                    <w:top w:val="none" w:sz="0" w:space="0" w:color="auto"/>
                    <w:left w:val="none" w:sz="0" w:space="0" w:color="auto"/>
                    <w:bottom w:val="none" w:sz="0" w:space="0" w:color="auto"/>
                    <w:right w:val="none" w:sz="0" w:space="0" w:color="auto"/>
                  </w:divBdr>
                </w:div>
                <w:div w:id="1620449983">
                  <w:marLeft w:val="640"/>
                  <w:marRight w:val="0"/>
                  <w:marTop w:val="0"/>
                  <w:marBottom w:val="0"/>
                  <w:divBdr>
                    <w:top w:val="none" w:sz="0" w:space="0" w:color="auto"/>
                    <w:left w:val="none" w:sz="0" w:space="0" w:color="auto"/>
                    <w:bottom w:val="none" w:sz="0" w:space="0" w:color="auto"/>
                    <w:right w:val="none" w:sz="0" w:space="0" w:color="auto"/>
                  </w:divBdr>
                </w:div>
                <w:div w:id="1625427461">
                  <w:marLeft w:val="640"/>
                  <w:marRight w:val="0"/>
                  <w:marTop w:val="0"/>
                  <w:marBottom w:val="0"/>
                  <w:divBdr>
                    <w:top w:val="none" w:sz="0" w:space="0" w:color="auto"/>
                    <w:left w:val="none" w:sz="0" w:space="0" w:color="auto"/>
                    <w:bottom w:val="none" w:sz="0" w:space="0" w:color="auto"/>
                    <w:right w:val="none" w:sz="0" w:space="0" w:color="auto"/>
                  </w:divBdr>
                </w:div>
                <w:div w:id="1660617682">
                  <w:marLeft w:val="640"/>
                  <w:marRight w:val="0"/>
                  <w:marTop w:val="0"/>
                  <w:marBottom w:val="0"/>
                  <w:divBdr>
                    <w:top w:val="none" w:sz="0" w:space="0" w:color="auto"/>
                    <w:left w:val="none" w:sz="0" w:space="0" w:color="auto"/>
                    <w:bottom w:val="none" w:sz="0" w:space="0" w:color="auto"/>
                    <w:right w:val="none" w:sz="0" w:space="0" w:color="auto"/>
                  </w:divBdr>
                </w:div>
                <w:div w:id="1766225994">
                  <w:marLeft w:val="640"/>
                  <w:marRight w:val="0"/>
                  <w:marTop w:val="0"/>
                  <w:marBottom w:val="0"/>
                  <w:divBdr>
                    <w:top w:val="none" w:sz="0" w:space="0" w:color="auto"/>
                    <w:left w:val="none" w:sz="0" w:space="0" w:color="auto"/>
                    <w:bottom w:val="none" w:sz="0" w:space="0" w:color="auto"/>
                    <w:right w:val="none" w:sz="0" w:space="0" w:color="auto"/>
                  </w:divBdr>
                </w:div>
                <w:div w:id="1916042539">
                  <w:marLeft w:val="640"/>
                  <w:marRight w:val="0"/>
                  <w:marTop w:val="0"/>
                  <w:marBottom w:val="0"/>
                  <w:divBdr>
                    <w:top w:val="none" w:sz="0" w:space="0" w:color="auto"/>
                    <w:left w:val="none" w:sz="0" w:space="0" w:color="auto"/>
                    <w:bottom w:val="none" w:sz="0" w:space="0" w:color="auto"/>
                    <w:right w:val="none" w:sz="0" w:space="0" w:color="auto"/>
                  </w:divBdr>
                </w:div>
                <w:div w:id="1918706003">
                  <w:marLeft w:val="640"/>
                  <w:marRight w:val="0"/>
                  <w:marTop w:val="0"/>
                  <w:marBottom w:val="0"/>
                  <w:divBdr>
                    <w:top w:val="none" w:sz="0" w:space="0" w:color="auto"/>
                    <w:left w:val="none" w:sz="0" w:space="0" w:color="auto"/>
                    <w:bottom w:val="none" w:sz="0" w:space="0" w:color="auto"/>
                    <w:right w:val="none" w:sz="0" w:space="0" w:color="auto"/>
                  </w:divBdr>
                </w:div>
                <w:div w:id="1979845672">
                  <w:marLeft w:val="640"/>
                  <w:marRight w:val="0"/>
                  <w:marTop w:val="0"/>
                  <w:marBottom w:val="0"/>
                  <w:divBdr>
                    <w:top w:val="none" w:sz="0" w:space="0" w:color="auto"/>
                    <w:left w:val="none" w:sz="0" w:space="0" w:color="auto"/>
                    <w:bottom w:val="none" w:sz="0" w:space="0" w:color="auto"/>
                    <w:right w:val="none" w:sz="0" w:space="0" w:color="auto"/>
                  </w:divBdr>
                </w:div>
                <w:div w:id="2042051310">
                  <w:marLeft w:val="640"/>
                  <w:marRight w:val="0"/>
                  <w:marTop w:val="0"/>
                  <w:marBottom w:val="0"/>
                  <w:divBdr>
                    <w:top w:val="none" w:sz="0" w:space="0" w:color="auto"/>
                    <w:left w:val="none" w:sz="0" w:space="0" w:color="auto"/>
                    <w:bottom w:val="none" w:sz="0" w:space="0" w:color="auto"/>
                    <w:right w:val="none" w:sz="0" w:space="0" w:color="auto"/>
                  </w:divBdr>
                </w:div>
              </w:divsChild>
            </w:div>
            <w:div w:id="556206049">
              <w:marLeft w:val="0"/>
              <w:marRight w:val="0"/>
              <w:marTop w:val="0"/>
              <w:marBottom w:val="0"/>
              <w:divBdr>
                <w:top w:val="none" w:sz="0" w:space="0" w:color="auto"/>
                <w:left w:val="none" w:sz="0" w:space="0" w:color="auto"/>
                <w:bottom w:val="none" w:sz="0" w:space="0" w:color="auto"/>
                <w:right w:val="none" w:sz="0" w:space="0" w:color="auto"/>
              </w:divBdr>
              <w:divsChild>
                <w:div w:id="33123576">
                  <w:marLeft w:val="640"/>
                  <w:marRight w:val="0"/>
                  <w:marTop w:val="0"/>
                  <w:marBottom w:val="0"/>
                  <w:divBdr>
                    <w:top w:val="none" w:sz="0" w:space="0" w:color="auto"/>
                    <w:left w:val="none" w:sz="0" w:space="0" w:color="auto"/>
                    <w:bottom w:val="none" w:sz="0" w:space="0" w:color="auto"/>
                    <w:right w:val="none" w:sz="0" w:space="0" w:color="auto"/>
                  </w:divBdr>
                </w:div>
                <w:div w:id="97528666">
                  <w:marLeft w:val="640"/>
                  <w:marRight w:val="0"/>
                  <w:marTop w:val="0"/>
                  <w:marBottom w:val="0"/>
                  <w:divBdr>
                    <w:top w:val="none" w:sz="0" w:space="0" w:color="auto"/>
                    <w:left w:val="none" w:sz="0" w:space="0" w:color="auto"/>
                    <w:bottom w:val="none" w:sz="0" w:space="0" w:color="auto"/>
                    <w:right w:val="none" w:sz="0" w:space="0" w:color="auto"/>
                  </w:divBdr>
                </w:div>
                <w:div w:id="131752006">
                  <w:marLeft w:val="640"/>
                  <w:marRight w:val="0"/>
                  <w:marTop w:val="0"/>
                  <w:marBottom w:val="0"/>
                  <w:divBdr>
                    <w:top w:val="none" w:sz="0" w:space="0" w:color="auto"/>
                    <w:left w:val="none" w:sz="0" w:space="0" w:color="auto"/>
                    <w:bottom w:val="none" w:sz="0" w:space="0" w:color="auto"/>
                    <w:right w:val="none" w:sz="0" w:space="0" w:color="auto"/>
                  </w:divBdr>
                </w:div>
                <w:div w:id="187525303">
                  <w:marLeft w:val="640"/>
                  <w:marRight w:val="0"/>
                  <w:marTop w:val="0"/>
                  <w:marBottom w:val="0"/>
                  <w:divBdr>
                    <w:top w:val="none" w:sz="0" w:space="0" w:color="auto"/>
                    <w:left w:val="none" w:sz="0" w:space="0" w:color="auto"/>
                    <w:bottom w:val="none" w:sz="0" w:space="0" w:color="auto"/>
                    <w:right w:val="none" w:sz="0" w:space="0" w:color="auto"/>
                  </w:divBdr>
                </w:div>
                <w:div w:id="292177526">
                  <w:marLeft w:val="640"/>
                  <w:marRight w:val="0"/>
                  <w:marTop w:val="0"/>
                  <w:marBottom w:val="0"/>
                  <w:divBdr>
                    <w:top w:val="none" w:sz="0" w:space="0" w:color="auto"/>
                    <w:left w:val="none" w:sz="0" w:space="0" w:color="auto"/>
                    <w:bottom w:val="none" w:sz="0" w:space="0" w:color="auto"/>
                    <w:right w:val="none" w:sz="0" w:space="0" w:color="auto"/>
                  </w:divBdr>
                </w:div>
                <w:div w:id="399406074">
                  <w:marLeft w:val="640"/>
                  <w:marRight w:val="0"/>
                  <w:marTop w:val="0"/>
                  <w:marBottom w:val="0"/>
                  <w:divBdr>
                    <w:top w:val="none" w:sz="0" w:space="0" w:color="auto"/>
                    <w:left w:val="none" w:sz="0" w:space="0" w:color="auto"/>
                    <w:bottom w:val="none" w:sz="0" w:space="0" w:color="auto"/>
                    <w:right w:val="none" w:sz="0" w:space="0" w:color="auto"/>
                  </w:divBdr>
                </w:div>
                <w:div w:id="399594170">
                  <w:marLeft w:val="640"/>
                  <w:marRight w:val="0"/>
                  <w:marTop w:val="0"/>
                  <w:marBottom w:val="0"/>
                  <w:divBdr>
                    <w:top w:val="none" w:sz="0" w:space="0" w:color="auto"/>
                    <w:left w:val="none" w:sz="0" w:space="0" w:color="auto"/>
                    <w:bottom w:val="none" w:sz="0" w:space="0" w:color="auto"/>
                    <w:right w:val="none" w:sz="0" w:space="0" w:color="auto"/>
                  </w:divBdr>
                </w:div>
                <w:div w:id="404568098">
                  <w:marLeft w:val="640"/>
                  <w:marRight w:val="0"/>
                  <w:marTop w:val="0"/>
                  <w:marBottom w:val="0"/>
                  <w:divBdr>
                    <w:top w:val="none" w:sz="0" w:space="0" w:color="auto"/>
                    <w:left w:val="none" w:sz="0" w:space="0" w:color="auto"/>
                    <w:bottom w:val="none" w:sz="0" w:space="0" w:color="auto"/>
                    <w:right w:val="none" w:sz="0" w:space="0" w:color="auto"/>
                  </w:divBdr>
                </w:div>
                <w:div w:id="416247700">
                  <w:marLeft w:val="640"/>
                  <w:marRight w:val="0"/>
                  <w:marTop w:val="0"/>
                  <w:marBottom w:val="0"/>
                  <w:divBdr>
                    <w:top w:val="none" w:sz="0" w:space="0" w:color="auto"/>
                    <w:left w:val="none" w:sz="0" w:space="0" w:color="auto"/>
                    <w:bottom w:val="none" w:sz="0" w:space="0" w:color="auto"/>
                    <w:right w:val="none" w:sz="0" w:space="0" w:color="auto"/>
                  </w:divBdr>
                </w:div>
                <w:div w:id="440536235">
                  <w:marLeft w:val="640"/>
                  <w:marRight w:val="0"/>
                  <w:marTop w:val="0"/>
                  <w:marBottom w:val="0"/>
                  <w:divBdr>
                    <w:top w:val="none" w:sz="0" w:space="0" w:color="auto"/>
                    <w:left w:val="none" w:sz="0" w:space="0" w:color="auto"/>
                    <w:bottom w:val="none" w:sz="0" w:space="0" w:color="auto"/>
                    <w:right w:val="none" w:sz="0" w:space="0" w:color="auto"/>
                  </w:divBdr>
                </w:div>
                <w:div w:id="445929611">
                  <w:marLeft w:val="640"/>
                  <w:marRight w:val="0"/>
                  <w:marTop w:val="0"/>
                  <w:marBottom w:val="0"/>
                  <w:divBdr>
                    <w:top w:val="none" w:sz="0" w:space="0" w:color="auto"/>
                    <w:left w:val="none" w:sz="0" w:space="0" w:color="auto"/>
                    <w:bottom w:val="none" w:sz="0" w:space="0" w:color="auto"/>
                    <w:right w:val="none" w:sz="0" w:space="0" w:color="auto"/>
                  </w:divBdr>
                </w:div>
                <w:div w:id="465125188">
                  <w:marLeft w:val="640"/>
                  <w:marRight w:val="0"/>
                  <w:marTop w:val="0"/>
                  <w:marBottom w:val="0"/>
                  <w:divBdr>
                    <w:top w:val="none" w:sz="0" w:space="0" w:color="auto"/>
                    <w:left w:val="none" w:sz="0" w:space="0" w:color="auto"/>
                    <w:bottom w:val="none" w:sz="0" w:space="0" w:color="auto"/>
                    <w:right w:val="none" w:sz="0" w:space="0" w:color="auto"/>
                  </w:divBdr>
                </w:div>
                <w:div w:id="466240638">
                  <w:marLeft w:val="640"/>
                  <w:marRight w:val="0"/>
                  <w:marTop w:val="0"/>
                  <w:marBottom w:val="0"/>
                  <w:divBdr>
                    <w:top w:val="none" w:sz="0" w:space="0" w:color="auto"/>
                    <w:left w:val="none" w:sz="0" w:space="0" w:color="auto"/>
                    <w:bottom w:val="none" w:sz="0" w:space="0" w:color="auto"/>
                    <w:right w:val="none" w:sz="0" w:space="0" w:color="auto"/>
                  </w:divBdr>
                </w:div>
                <w:div w:id="528838623">
                  <w:marLeft w:val="640"/>
                  <w:marRight w:val="0"/>
                  <w:marTop w:val="0"/>
                  <w:marBottom w:val="0"/>
                  <w:divBdr>
                    <w:top w:val="none" w:sz="0" w:space="0" w:color="auto"/>
                    <w:left w:val="none" w:sz="0" w:space="0" w:color="auto"/>
                    <w:bottom w:val="none" w:sz="0" w:space="0" w:color="auto"/>
                    <w:right w:val="none" w:sz="0" w:space="0" w:color="auto"/>
                  </w:divBdr>
                </w:div>
                <w:div w:id="768240303">
                  <w:marLeft w:val="640"/>
                  <w:marRight w:val="0"/>
                  <w:marTop w:val="0"/>
                  <w:marBottom w:val="0"/>
                  <w:divBdr>
                    <w:top w:val="none" w:sz="0" w:space="0" w:color="auto"/>
                    <w:left w:val="none" w:sz="0" w:space="0" w:color="auto"/>
                    <w:bottom w:val="none" w:sz="0" w:space="0" w:color="auto"/>
                    <w:right w:val="none" w:sz="0" w:space="0" w:color="auto"/>
                  </w:divBdr>
                </w:div>
                <w:div w:id="798496258">
                  <w:marLeft w:val="640"/>
                  <w:marRight w:val="0"/>
                  <w:marTop w:val="0"/>
                  <w:marBottom w:val="0"/>
                  <w:divBdr>
                    <w:top w:val="none" w:sz="0" w:space="0" w:color="auto"/>
                    <w:left w:val="none" w:sz="0" w:space="0" w:color="auto"/>
                    <w:bottom w:val="none" w:sz="0" w:space="0" w:color="auto"/>
                    <w:right w:val="none" w:sz="0" w:space="0" w:color="auto"/>
                  </w:divBdr>
                </w:div>
                <w:div w:id="830826081">
                  <w:marLeft w:val="640"/>
                  <w:marRight w:val="0"/>
                  <w:marTop w:val="0"/>
                  <w:marBottom w:val="0"/>
                  <w:divBdr>
                    <w:top w:val="none" w:sz="0" w:space="0" w:color="auto"/>
                    <w:left w:val="none" w:sz="0" w:space="0" w:color="auto"/>
                    <w:bottom w:val="none" w:sz="0" w:space="0" w:color="auto"/>
                    <w:right w:val="none" w:sz="0" w:space="0" w:color="auto"/>
                  </w:divBdr>
                </w:div>
                <w:div w:id="844591217">
                  <w:marLeft w:val="640"/>
                  <w:marRight w:val="0"/>
                  <w:marTop w:val="0"/>
                  <w:marBottom w:val="0"/>
                  <w:divBdr>
                    <w:top w:val="none" w:sz="0" w:space="0" w:color="auto"/>
                    <w:left w:val="none" w:sz="0" w:space="0" w:color="auto"/>
                    <w:bottom w:val="none" w:sz="0" w:space="0" w:color="auto"/>
                    <w:right w:val="none" w:sz="0" w:space="0" w:color="auto"/>
                  </w:divBdr>
                </w:div>
                <w:div w:id="865748557">
                  <w:marLeft w:val="640"/>
                  <w:marRight w:val="0"/>
                  <w:marTop w:val="0"/>
                  <w:marBottom w:val="0"/>
                  <w:divBdr>
                    <w:top w:val="none" w:sz="0" w:space="0" w:color="auto"/>
                    <w:left w:val="none" w:sz="0" w:space="0" w:color="auto"/>
                    <w:bottom w:val="none" w:sz="0" w:space="0" w:color="auto"/>
                    <w:right w:val="none" w:sz="0" w:space="0" w:color="auto"/>
                  </w:divBdr>
                </w:div>
                <w:div w:id="913583893">
                  <w:marLeft w:val="640"/>
                  <w:marRight w:val="0"/>
                  <w:marTop w:val="0"/>
                  <w:marBottom w:val="0"/>
                  <w:divBdr>
                    <w:top w:val="none" w:sz="0" w:space="0" w:color="auto"/>
                    <w:left w:val="none" w:sz="0" w:space="0" w:color="auto"/>
                    <w:bottom w:val="none" w:sz="0" w:space="0" w:color="auto"/>
                    <w:right w:val="none" w:sz="0" w:space="0" w:color="auto"/>
                  </w:divBdr>
                </w:div>
                <w:div w:id="914972458">
                  <w:marLeft w:val="640"/>
                  <w:marRight w:val="0"/>
                  <w:marTop w:val="0"/>
                  <w:marBottom w:val="0"/>
                  <w:divBdr>
                    <w:top w:val="none" w:sz="0" w:space="0" w:color="auto"/>
                    <w:left w:val="none" w:sz="0" w:space="0" w:color="auto"/>
                    <w:bottom w:val="none" w:sz="0" w:space="0" w:color="auto"/>
                    <w:right w:val="none" w:sz="0" w:space="0" w:color="auto"/>
                  </w:divBdr>
                </w:div>
                <w:div w:id="922564788">
                  <w:marLeft w:val="640"/>
                  <w:marRight w:val="0"/>
                  <w:marTop w:val="0"/>
                  <w:marBottom w:val="0"/>
                  <w:divBdr>
                    <w:top w:val="none" w:sz="0" w:space="0" w:color="auto"/>
                    <w:left w:val="none" w:sz="0" w:space="0" w:color="auto"/>
                    <w:bottom w:val="none" w:sz="0" w:space="0" w:color="auto"/>
                    <w:right w:val="none" w:sz="0" w:space="0" w:color="auto"/>
                  </w:divBdr>
                </w:div>
                <w:div w:id="922764758">
                  <w:marLeft w:val="640"/>
                  <w:marRight w:val="0"/>
                  <w:marTop w:val="0"/>
                  <w:marBottom w:val="0"/>
                  <w:divBdr>
                    <w:top w:val="none" w:sz="0" w:space="0" w:color="auto"/>
                    <w:left w:val="none" w:sz="0" w:space="0" w:color="auto"/>
                    <w:bottom w:val="none" w:sz="0" w:space="0" w:color="auto"/>
                    <w:right w:val="none" w:sz="0" w:space="0" w:color="auto"/>
                  </w:divBdr>
                </w:div>
                <w:div w:id="964852464">
                  <w:marLeft w:val="640"/>
                  <w:marRight w:val="0"/>
                  <w:marTop w:val="0"/>
                  <w:marBottom w:val="0"/>
                  <w:divBdr>
                    <w:top w:val="none" w:sz="0" w:space="0" w:color="auto"/>
                    <w:left w:val="none" w:sz="0" w:space="0" w:color="auto"/>
                    <w:bottom w:val="none" w:sz="0" w:space="0" w:color="auto"/>
                    <w:right w:val="none" w:sz="0" w:space="0" w:color="auto"/>
                  </w:divBdr>
                </w:div>
                <w:div w:id="987246099">
                  <w:marLeft w:val="640"/>
                  <w:marRight w:val="0"/>
                  <w:marTop w:val="0"/>
                  <w:marBottom w:val="0"/>
                  <w:divBdr>
                    <w:top w:val="none" w:sz="0" w:space="0" w:color="auto"/>
                    <w:left w:val="none" w:sz="0" w:space="0" w:color="auto"/>
                    <w:bottom w:val="none" w:sz="0" w:space="0" w:color="auto"/>
                    <w:right w:val="none" w:sz="0" w:space="0" w:color="auto"/>
                  </w:divBdr>
                </w:div>
                <w:div w:id="1023870507">
                  <w:marLeft w:val="640"/>
                  <w:marRight w:val="0"/>
                  <w:marTop w:val="0"/>
                  <w:marBottom w:val="0"/>
                  <w:divBdr>
                    <w:top w:val="none" w:sz="0" w:space="0" w:color="auto"/>
                    <w:left w:val="none" w:sz="0" w:space="0" w:color="auto"/>
                    <w:bottom w:val="none" w:sz="0" w:space="0" w:color="auto"/>
                    <w:right w:val="none" w:sz="0" w:space="0" w:color="auto"/>
                  </w:divBdr>
                </w:div>
                <w:div w:id="1073164466">
                  <w:marLeft w:val="640"/>
                  <w:marRight w:val="0"/>
                  <w:marTop w:val="0"/>
                  <w:marBottom w:val="0"/>
                  <w:divBdr>
                    <w:top w:val="none" w:sz="0" w:space="0" w:color="auto"/>
                    <w:left w:val="none" w:sz="0" w:space="0" w:color="auto"/>
                    <w:bottom w:val="none" w:sz="0" w:space="0" w:color="auto"/>
                    <w:right w:val="none" w:sz="0" w:space="0" w:color="auto"/>
                  </w:divBdr>
                </w:div>
                <w:div w:id="1110779409">
                  <w:marLeft w:val="640"/>
                  <w:marRight w:val="0"/>
                  <w:marTop w:val="0"/>
                  <w:marBottom w:val="0"/>
                  <w:divBdr>
                    <w:top w:val="none" w:sz="0" w:space="0" w:color="auto"/>
                    <w:left w:val="none" w:sz="0" w:space="0" w:color="auto"/>
                    <w:bottom w:val="none" w:sz="0" w:space="0" w:color="auto"/>
                    <w:right w:val="none" w:sz="0" w:space="0" w:color="auto"/>
                  </w:divBdr>
                </w:div>
                <w:div w:id="1127894781">
                  <w:marLeft w:val="640"/>
                  <w:marRight w:val="0"/>
                  <w:marTop w:val="0"/>
                  <w:marBottom w:val="0"/>
                  <w:divBdr>
                    <w:top w:val="none" w:sz="0" w:space="0" w:color="auto"/>
                    <w:left w:val="none" w:sz="0" w:space="0" w:color="auto"/>
                    <w:bottom w:val="none" w:sz="0" w:space="0" w:color="auto"/>
                    <w:right w:val="none" w:sz="0" w:space="0" w:color="auto"/>
                  </w:divBdr>
                </w:div>
                <w:div w:id="1152677333">
                  <w:marLeft w:val="640"/>
                  <w:marRight w:val="0"/>
                  <w:marTop w:val="0"/>
                  <w:marBottom w:val="0"/>
                  <w:divBdr>
                    <w:top w:val="none" w:sz="0" w:space="0" w:color="auto"/>
                    <w:left w:val="none" w:sz="0" w:space="0" w:color="auto"/>
                    <w:bottom w:val="none" w:sz="0" w:space="0" w:color="auto"/>
                    <w:right w:val="none" w:sz="0" w:space="0" w:color="auto"/>
                  </w:divBdr>
                </w:div>
                <w:div w:id="1181353203">
                  <w:marLeft w:val="640"/>
                  <w:marRight w:val="0"/>
                  <w:marTop w:val="0"/>
                  <w:marBottom w:val="0"/>
                  <w:divBdr>
                    <w:top w:val="none" w:sz="0" w:space="0" w:color="auto"/>
                    <w:left w:val="none" w:sz="0" w:space="0" w:color="auto"/>
                    <w:bottom w:val="none" w:sz="0" w:space="0" w:color="auto"/>
                    <w:right w:val="none" w:sz="0" w:space="0" w:color="auto"/>
                  </w:divBdr>
                </w:div>
                <w:div w:id="1273854144">
                  <w:marLeft w:val="640"/>
                  <w:marRight w:val="0"/>
                  <w:marTop w:val="0"/>
                  <w:marBottom w:val="0"/>
                  <w:divBdr>
                    <w:top w:val="none" w:sz="0" w:space="0" w:color="auto"/>
                    <w:left w:val="none" w:sz="0" w:space="0" w:color="auto"/>
                    <w:bottom w:val="none" w:sz="0" w:space="0" w:color="auto"/>
                    <w:right w:val="none" w:sz="0" w:space="0" w:color="auto"/>
                  </w:divBdr>
                </w:div>
                <w:div w:id="1285843714">
                  <w:marLeft w:val="640"/>
                  <w:marRight w:val="0"/>
                  <w:marTop w:val="0"/>
                  <w:marBottom w:val="0"/>
                  <w:divBdr>
                    <w:top w:val="none" w:sz="0" w:space="0" w:color="auto"/>
                    <w:left w:val="none" w:sz="0" w:space="0" w:color="auto"/>
                    <w:bottom w:val="none" w:sz="0" w:space="0" w:color="auto"/>
                    <w:right w:val="none" w:sz="0" w:space="0" w:color="auto"/>
                  </w:divBdr>
                </w:div>
                <w:div w:id="1328512279">
                  <w:marLeft w:val="640"/>
                  <w:marRight w:val="0"/>
                  <w:marTop w:val="0"/>
                  <w:marBottom w:val="0"/>
                  <w:divBdr>
                    <w:top w:val="none" w:sz="0" w:space="0" w:color="auto"/>
                    <w:left w:val="none" w:sz="0" w:space="0" w:color="auto"/>
                    <w:bottom w:val="none" w:sz="0" w:space="0" w:color="auto"/>
                    <w:right w:val="none" w:sz="0" w:space="0" w:color="auto"/>
                  </w:divBdr>
                </w:div>
                <w:div w:id="1344744287">
                  <w:marLeft w:val="640"/>
                  <w:marRight w:val="0"/>
                  <w:marTop w:val="0"/>
                  <w:marBottom w:val="0"/>
                  <w:divBdr>
                    <w:top w:val="none" w:sz="0" w:space="0" w:color="auto"/>
                    <w:left w:val="none" w:sz="0" w:space="0" w:color="auto"/>
                    <w:bottom w:val="none" w:sz="0" w:space="0" w:color="auto"/>
                    <w:right w:val="none" w:sz="0" w:space="0" w:color="auto"/>
                  </w:divBdr>
                </w:div>
                <w:div w:id="1363049834">
                  <w:marLeft w:val="640"/>
                  <w:marRight w:val="0"/>
                  <w:marTop w:val="0"/>
                  <w:marBottom w:val="0"/>
                  <w:divBdr>
                    <w:top w:val="none" w:sz="0" w:space="0" w:color="auto"/>
                    <w:left w:val="none" w:sz="0" w:space="0" w:color="auto"/>
                    <w:bottom w:val="none" w:sz="0" w:space="0" w:color="auto"/>
                    <w:right w:val="none" w:sz="0" w:space="0" w:color="auto"/>
                  </w:divBdr>
                </w:div>
                <w:div w:id="1417290235">
                  <w:marLeft w:val="640"/>
                  <w:marRight w:val="0"/>
                  <w:marTop w:val="0"/>
                  <w:marBottom w:val="0"/>
                  <w:divBdr>
                    <w:top w:val="none" w:sz="0" w:space="0" w:color="auto"/>
                    <w:left w:val="none" w:sz="0" w:space="0" w:color="auto"/>
                    <w:bottom w:val="none" w:sz="0" w:space="0" w:color="auto"/>
                    <w:right w:val="none" w:sz="0" w:space="0" w:color="auto"/>
                  </w:divBdr>
                </w:div>
                <w:div w:id="1431463021">
                  <w:marLeft w:val="640"/>
                  <w:marRight w:val="0"/>
                  <w:marTop w:val="0"/>
                  <w:marBottom w:val="0"/>
                  <w:divBdr>
                    <w:top w:val="none" w:sz="0" w:space="0" w:color="auto"/>
                    <w:left w:val="none" w:sz="0" w:space="0" w:color="auto"/>
                    <w:bottom w:val="none" w:sz="0" w:space="0" w:color="auto"/>
                    <w:right w:val="none" w:sz="0" w:space="0" w:color="auto"/>
                  </w:divBdr>
                </w:div>
                <w:div w:id="1465736103">
                  <w:marLeft w:val="640"/>
                  <w:marRight w:val="0"/>
                  <w:marTop w:val="0"/>
                  <w:marBottom w:val="0"/>
                  <w:divBdr>
                    <w:top w:val="none" w:sz="0" w:space="0" w:color="auto"/>
                    <w:left w:val="none" w:sz="0" w:space="0" w:color="auto"/>
                    <w:bottom w:val="none" w:sz="0" w:space="0" w:color="auto"/>
                    <w:right w:val="none" w:sz="0" w:space="0" w:color="auto"/>
                  </w:divBdr>
                </w:div>
                <w:div w:id="1473987332">
                  <w:marLeft w:val="640"/>
                  <w:marRight w:val="0"/>
                  <w:marTop w:val="0"/>
                  <w:marBottom w:val="0"/>
                  <w:divBdr>
                    <w:top w:val="none" w:sz="0" w:space="0" w:color="auto"/>
                    <w:left w:val="none" w:sz="0" w:space="0" w:color="auto"/>
                    <w:bottom w:val="none" w:sz="0" w:space="0" w:color="auto"/>
                    <w:right w:val="none" w:sz="0" w:space="0" w:color="auto"/>
                  </w:divBdr>
                </w:div>
                <w:div w:id="1478569329">
                  <w:marLeft w:val="640"/>
                  <w:marRight w:val="0"/>
                  <w:marTop w:val="0"/>
                  <w:marBottom w:val="0"/>
                  <w:divBdr>
                    <w:top w:val="none" w:sz="0" w:space="0" w:color="auto"/>
                    <w:left w:val="none" w:sz="0" w:space="0" w:color="auto"/>
                    <w:bottom w:val="none" w:sz="0" w:space="0" w:color="auto"/>
                    <w:right w:val="none" w:sz="0" w:space="0" w:color="auto"/>
                  </w:divBdr>
                </w:div>
                <w:div w:id="1491628856">
                  <w:marLeft w:val="640"/>
                  <w:marRight w:val="0"/>
                  <w:marTop w:val="0"/>
                  <w:marBottom w:val="0"/>
                  <w:divBdr>
                    <w:top w:val="none" w:sz="0" w:space="0" w:color="auto"/>
                    <w:left w:val="none" w:sz="0" w:space="0" w:color="auto"/>
                    <w:bottom w:val="none" w:sz="0" w:space="0" w:color="auto"/>
                    <w:right w:val="none" w:sz="0" w:space="0" w:color="auto"/>
                  </w:divBdr>
                </w:div>
                <w:div w:id="1528174207">
                  <w:marLeft w:val="640"/>
                  <w:marRight w:val="0"/>
                  <w:marTop w:val="0"/>
                  <w:marBottom w:val="0"/>
                  <w:divBdr>
                    <w:top w:val="none" w:sz="0" w:space="0" w:color="auto"/>
                    <w:left w:val="none" w:sz="0" w:space="0" w:color="auto"/>
                    <w:bottom w:val="none" w:sz="0" w:space="0" w:color="auto"/>
                    <w:right w:val="none" w:sz="0" w:space="0" w:color="auto"/>
                  </w:divBdr>
                </w:div>
                <w:div w:id="1542135967">
                  <w:marLeft w:val="640"/>
                  <w:marRight w:val="0"/>
                  <w:marTop w:val="0"/>
                  <w:marBottom w:val="0"/>
                  <w:divBdr>
                    <w:top w:val="none" w:sz="0" w:space="0" w:color="auto"/>
                    <w:left w:val="none" w:sz="0" w:space="0" w:color="auto"/>
                    <w:bottom w:val="none" w:sz="0" w:space="0" w:color="auto"/>
                    <w:right w:val="none" w:sz="0" w:space="0" w:color="auto"/>
                  </w:divBdr>
                </w:div>
                <w:div w:id="1754472108">
                  <w:marLeft w:val="640"/>
                  <w:marRight w:val="0"/>
                  <w:marTop w:val="0"/>
                  <w:marBottom w:val="0"/>
                  <w:divBdr>
                    <w:top w:val="none" w:sz="0" w:space="0" w:color="auto"/>
                    <w:left w:val="none" w:sz="0" w:space="0" w:color="auto"/>
                    <w:bottom w:val="none" w:sz="0" w:space="0" w:color="auto"/>
                    <w:right w:val="none" w:sz="0" w:space="0" w:color="auto"/>
                  </w:divBdr>
                </w:div>
                <w:div w:id="1767656469">
                  <w:marLeft w:val="640"/>
                  <w:marRight w:val="0"/>
                  <w:marTop w:val="0"/>
                  <w:marBottom w:val="0"/>
                  <w:divBdr>
                    <w:top w:val="none" w:sz="0" w:space="0" w:color="auto"/>
                    <w:left w:val="none" w:sz="0" w:space="0" w:color="auto"/>
                    <w:bottom w:val="none" w:sz="0" w:space="0" w:color="auto"/>
                    <w:right w:val="none" w:sz="0" w:space="0" w:color="auto"/>
                  </w:divBdr>
                </w:div>
                <w:div w:id="1780680859">
                  <w:marLeft w:val="640"/>
                  <w:marRight w:val="0"/>
                  <w:marTop w:val="0"/>
                  <w:marBottom w:val="0"/>
                  <w:divBdr>
                    <w:top w:val="none" w:sz="0" w:space="0" w:color="auto"/>
                    <w:left w:val="none" w:sz="0" w:space="0" w:color="auto"/>
                    <w:bottom w:val="none" w:sz="0" w:space="0" w:color="auto"/>
                    <w:right w:val="none" w:sz="0" w:space="0" w:color="auto"/>
                  </w:divBdr>
                </w:div>
                <w:div w:id="1791701854">
                  <w:marLeft w:val="640"/>
                  <w:marRight w:val="0"/>
                  <w:marTop w:val="0"/>
                  <w:marBottom w:val="0"/>
                  <w:divBdr>
                    <w:top w:val="none" w:sz="0" w:space="0" w:color="auto"/>
                    <w:left w:val="none" w:sz="0" w:space="0" w:color="auto"/>
                    <w:bottom w:val="none" w:sz="0" w:space="0" w:color="auto"/>
                    <w:right w:val="none" w:sz="0" w:space="0" w:color="auto"/>
                  </w:divBdr>
                </w:div>
                <w:div w:id="1793012319">
                  <w:marLeft w:val="640"/>
                  <w:marRight w:val="0"/>
                  <w:marTop w:val="0"/>
                  <w:marBottom w:val="0"/>
                  <w:divBdr>
                    <w:top w:val="none" w:sz="0" w:space="0" w:color="auto"/>
                    <w:left w:val="none" w:sz="0" w:space="0" w:color="auto"/>
                    <w:bottom w:val="none" w:sz="0" w:space="0" w:color="auto"/>
                    <w:right w:val="none" w:sz="0" w:space="0" w:color="auto"/>
                  </w:divBdr>
                </w:div>
                <w:div w:id="1797210748">
                  <w:marLeft w:val="640"/>
                  <w:marRight w:val="0"/>
                  <w:marTop w:val="0"/>
                  <w:marBottom w:val="0"/>
                  <w:divBdr>
                    <w:top w:val="none" w:sz="0" w:space="0" w:color="auto"/>
                    <w:left w:val="none" w:sz="0" w:space="0" w:color="auto"/>
                    <w:bottom w:val="none" w:sz="0" w:space="0" w:color="auto"/>
                    <w:right w:val="none" w:sz="0" w:space="0" w:color="auto"/>
                  </w:divBdr>
                </w:div>
                <w:div w:id="1820611222">
                  <w:marLeft w:val="640"/>
                  <w:marRight w:val="0"/>
                  <w:marTop w:val="0"/>
                  <w:marBottom w:val="0"/>
                  <w:divBdr>
                    <w:top w:val="none" w:sz="0" w:space="0" w:color="auto"/>
                    <w:left w:val="none" w:sz="0" w:space="0" w:color="auto"/>
                    <w:bottom w:val="none" w:sz="0" w:space="0" w:color="auto"/>
                    <w:right w:val="none" w:sz="0" w:space="0" w:color="auto"/>
                  </w:divBdr>
                </w:div>
                <w:div w:id="1829177036">
                  <w:marLeft w:val="640"/>
                  <w:marRight w:val="0"/>
                  <w:marTop w:val="0"/>
                  <w:marBottom w:val="0"/>
                  <w:divBdr>
                    <w:top w:val="none" w:sz="0" w:space="0" w:color="auto"/>
                    <w:left w:val="none" w:sz="0" w:space="0" w:color="auto"/>
                    <w:bottom w:val="none" w:sz="0" w:space="0" w:color="auto"/>
                    <w:right w:val="none" w:sz="0" w:space="0" w:color="auto"/>
                  </w:divBdr>
                </w:div>
                <w:div w:id="1928415498">
                  <w:marLeft w:val="640"/>
                  <w:marRight w:val="0"/>
                  <w:marTop w:val="0"/>
                  <w:marBottom w:val="0"/>
                  <w:divBdr>
                    <w:top w:val="none" w:sz="0" w:space="0" w:color="auto"/>
                    <w:left w:val="none" w:sz="0" w:space="0" w:color="auto"/>
                    <w:bottom w:val="none" w:sz="0" w:space="0" w:color="auto"/>
                    <w:right w:val="none" w:sz="0" w:space="0" w:color="auto"/>
                  </w:divBdr>
                </w:div>
                <w:div w:id="1944340200">
                  <w:marLeft w:val="640"/>
                  <w:marRight w:val="0"/>
                  <w:marTop w:val="0"/>
                  <w:marBottom w:val="0"/>
                  <w:divBdr>
                    <w:top w:val="none" w:sz="0" w:space="0" w:color="auto"/>
                    <w:left w:val="none" w:sz="0" w:space="0" w:color="auto"/>
                    <w:bottom w:val="none" w:sz="0" w:space="0" w:color="auto"/>
                    <w:right w:val="none" w:sz="0" w:space="0" w:color="auto"/>
                  </w:divBdr>
                </w:div>
                <w:div w:id="1964925517">
                  <w:marLeft w:val="640"/>
                  <w:marRight w:val="0"/>
                  <w:marTop w:val="0"/>
                  <w:marBottom w:val="0"/>
                  <w:divBdr>
                    <w:top w:val="none" w:sz="0" w:space="0" w:color="auto"/>
                    <w:left w:val="none" w:sz="0" w:space="0" w:color="auto"/>
                    <w:bottom w:val="none" w:sz="0" w:space="0" w:color="auto"/>
                    <w:right w:val="none" w:sz="0" w:space="0" w:color="auto"/>
                  </w:divBdr>
                </w:div>
                <w:div w:id="2039812099">
                  <w:marLeft w:val="640"/>
                  <w:marRight w:val="0"/>
                  <w:marTop w:val="0"/>
                  <w:marBottom w:val="0"/>
                  <w:divBdr>
                    <w:top w:val="none" w:sz="0" w:space="0" w:color="auto"/>
                    <w:left w:val="none" w:sz="0" w:space="0" w:color="auto"/>
                    <w:bottom w:val="none" w:sz="0" w:space="0" w:color="auto"/>
                    <w:right w:val="none" w:sz="0" w:space="0" w:color="auto"/>
                  </w:divBdr>
                </w:div>
                <w:div w:id="2069263399">
                  <w:marLeft w:val="640"/>
                  <w:marRight w:val="0"/>
                  <w:marTop w:val="0"/>
                  <w:marBottom w:val="0"/>
                  <w:divBdr>
                    <w:top w:val="none" w:sz="0" w:space="0" w:color="auto"/>
                    <w:left w:val="none" w:sz="0" w:space="0" w:color="auto"/>
                    <w:bottom w:val="none" w:sz="0" w:space="0" w:color="auto"/>
                    <w:right w:val="none" w:sz="0" w:space="0" w:color="auto"/>
                  </w:divBdr>
                </w:div>
                <w:div w:id="2084064778">
                  <w:marLeft w:val="640"/>
                  <w:marRight w:val="0"/>
                  <w:marTop w:val="0"/>
                  <w:marBottom w:val="0"/>
                  <w:divBdr>
                    <w:top w:val="none" w:sz="0" w:space="0" w:color="auto"/>
                    <w:left w:val="none" w:sz="0" w:space="0" w:color="auto"/>
                    <w:bottom w:val="none" w:sz="0" w:space="0" w:color="auto"/>
                    <w:right w:val="none" w:sz="0" w:space="0" w:color="auto"/>
                  </w:divBdr>
                </w:div>
                <w:div w:id="2086605469">
                  <w:marLeft w:val="640"/>
                  <w:marRight w:val="0"/>
                  <w:marTop w:val="0"/>
                  <w:marBottom w:val="0"/>
                  <w:divBdr>
                    <w:top w:val="none" w:sz="0" w:space="0" w:color="auto"/>
                    <w:left w:val="none" w:sz="0" w:space="0" w:color="auto"/>
                    <w:bottom w:val="none" w:sz="0" w:space="0" w:color="auto"/>
                    <w:right w:val="none" w:sz="0" w:space="0" w:color="auto"/>
                  </w:divBdr>
                </w:div>
                <w:div w:id="2103719798">
                  <w:marLeft w:val="640"/>
                  <w:marRight w:val="0"/>
                  <w:marTop w:val="0"/>
                  <w:marBottom w:val="0"/>
                  <w:divBdr>
                    <w:top w:val="none" w:sz="0" w:space="0" w:color="auto"/>
                    <w:left w:val="none" w:sz="0" w:space="0" w:color="auto"/>
                    <w:bottom w:val="none" w:sz="0" w:space="0" w:color="auto"/>
                    <w:right w:val="none" w:sz="0" w:space="0" w:color="auto"/>
                  </w:divBdr>
                </w:div>
                <w:div w:id="2129279708">
                  <w:marLeft w:val="640"/>
                  <w:marRight w:val="0"/>
                  <w:marTop w:val="0"/>
                  <w:marBottom w:val="0"/>
                  <w:divBdr>
                    <w:top w:val="none" w:sz="0" w:space="0" w:color="auto"/>
                    <w:left w:val="none" w:sz="0" w:space="0" w:color="auto"/>
                    <w:bottom w:val="none" w:sz="0" w:space="0" w:color="auto"/>
                    <w:right w:val="none" w:sz="0" w:space="0" w:color="auto"/>
                  </w:divBdr>
                </w:div>
              </w:divsChild>
            </w:div>
            <w:div w:id="557471253">
              <w:marLeft w:val="0"/>
              <w:marRight w:val="0"/>
              <w:marTop w:val="0"/>
              <w:marBottom w:val="0"/>
              <w:divBdr>
                <w:top w:val="none" w:sz="0" w:space="0" w:color="auto"/>
                <w:left w:val="none" w:sz="0" w:space="0" w:color="auto"/>
                <w:bottom w:val="none" w:sz="0" w:space="0" w:color="auto"/>
                <w:right w:val="none" w:sz="0" w:space="0" w:color="auto"/>
              </w:divBdr>
              <w:divsChild>
                <w:div w:id="3216947">
                  <w:marLeft w:val="640"/>
                  <w:marRight w:val="0"/>
                  <w:marTop w:val="0"/>
                  <w:marBottom w:val="0"/>
                  <w:divBdr>
                    <w:top w:val="none" w:sz="0" w:space="0" w:color="auto"/>
                    <w:left w:val="none" w:sz="0" w:space="0" w:color="auto"/>
                    <w:bottom w:val="none" w:sz="0" w:space="0" w:color="auto"/>
                    <w:right w:val="none" w:sz="0" w:space="0" w:color="auto"/>
                  </w:divBdr>
                </w:div>
                <w:div w:id="25524132">
                  <w:marLeft w:val="640"/>
                  <w:marRight w:val="0"/>
                  <w:marTop w:val="0"/>
                  <w:marBottom w:val="0"/>
                  <w:divBdr>
                    <w:top w:val="none" w:sz="0" w:space="0" w:color="auto"/>
                    <w:left w:val="none" w:sz="0" w:space="0" w:color="auto"/>
                    <w:bottom w:val="none" w:sz="0" w:space="0" w:color="auto"/>
                    <w:right w:val="none" w:sz="0" w:space="0" w:color="auto"/>
                  </w:divBdr>
                </w:div>
                <w:div w:id="32198847">
                  <w:marLeft w:val="640"/>
                  <w:marRight w:val="0"/>
                  <w:marTop w:val="0"/>
                  <w:marBottom w:val="0"/>
                  <w:divBdr>
                    <w:top w:val="none" w:sz="0" w:space="0" w:color="auto"/>
                    <w:left w:val="none" w:sz="0" w:space="0" w:color="auto"/>
                    <w:bottom w:val="none" w:sz="0" w:space="0" w:color="auto"/>
                    <w:right w:val="none" w:sz="0" w:space="0" w:color="auto"/>
                  </w:divBdr>
                </w:div>
                <w:div w:id="37974818">
                  <w:marLeft w:val="640"/>
                  <w:marRight w:val="0"/>
                  <w:marTop w:val="0"/>
                  <w:marBottom w:val="0"/>
                  <w:divBdr>
                    <w:top w:val="none" w:sz="0" w:space="0" w:color="auto"/>
                    <w:left w:val="none" w:sz="0" w:space="0" w:color="auto"/>
                    <w:bottom w:val="none" w:sz="0" w:space="0" w:color="auto"/>
                    <w:right w:val="none" w:sz="0" w:space="0" w:color="auto"/>
                  </w:divBdr>
                </w:div>
                <w:div w:id="74325486">
                  <w:marLeft w:val="640"/>
                  <w:marRight w:val="0"/>
                  <w:marTop w:val="0"/>
                  <w:marBottom w:val="0"/>
                  <w:divBdr>
                    <w:top w:val="none" w:sz="0" w:space="0" w:color="auto"/>
                    <w:left w:val="none" w:sz="0" w:space="0" w:color="auto"/>
                    <w:bottom w:val="none" w:sz="0" w:space="0" w:color="auto"/>
                    <w:right w:val="none" w:sz="0" w:space="0" w:color="auto"/>
                  </w:divBdr>
                </w:div>
                <w:div w:id="131949461">
                  <w:marLeft w:val="640"/>
                  <w:marRight w:val="0"/>
                  <w:marTop w:val="0"/>
                  <w:marBottom w:val="0"/>
                  <w:divBdr>
                    <w:top w:val="none" w:sz="0" w:space="0" w:color="auto"/>
                    <w:left w:val="none" w:sz="0" w:space="0" w:color="auto"/>
                    <w:bottom w:val="none" w:sz="0" w:space="0" w:color="auto"/>
                    <w:right w:val="none" w:sz="0" w:space="0" w:color="auto"/>
                  </w:divBdr>
                </w:div>
                <w:div w:id="139885335">
                  <w:marLeft w:val="640"/>
                  <w:marRight w:val="0"/>
                  <w:marTop w:val="0"/>
                  <w:marBottom w:val="0"/>
                  <w:divBdr>
                    <w:top w:val="none" w:sz="0" w:space="0" w:color="auto"/>
                    <w:left w:val="none" w:sz="0" w:space="0" w:color="auto"/>
                    <w:bottom w:val="none" w:sz="0" w:space="0" w:color="auto"/>
                    <w:right w:val="none" w:sz="0" w:space="0" w:color="auto"/>
                  </w:divBdr>
                </w:div>
                <w:div w:id="185598935">
                  <w:marLeft w:val="640"/>
                  <w:marRight w:val="0"/>
                  <w:marTop w:val="0"/>
                  <w:marBottom w:val="0"/>
                  <w:divBdr>
                    <w:top w:val="none" w:sz="0" w:space="0" w:color="auto"/>
                    <w:left w:val="none" w:sz="0" w:space="0" w:color="auto"/>
                    <w:bottom w:val="none" w:sz="0" w:space="0" w:color="auto"/>
                    <w:right w:val="none" w:sz="0" w:space="0" w:color="auto"/>
                  </w:divBdr>
                </w:div>
                <w:div w:id="244267786">
                  <w:marLeft w:val="640"/>
                  <w:marRight w:val="0"/>
                  <w:marTop w:val="0"/>
                  <w:marBottom w:val="0"/>
                  <w:divBdr>
                    <w:top w:val="none" w:sz="0" w:space="0" w:color="auto"/>
                    <w:left w:val="none" w:sz="0" w:space="0" w:color="auto"/>
                    <w:bottom w:val="none" w:sz="0" w:space="0" w:color="auto"/>
                    <w:right w:val="none" w:sz="0" w:space="0" w:color="auto"/>
                  </w:divBdr>
                </w:div>
                <w:div w:id="282659916">
                  <w:marLeft w:val="640"/>
                  <w:marRight w:val="0"/>
                  <w:marTop w:val="0"/>
                  <w:marBottom w:val="0"/>
                  <w:divBdr>
                    <w:top w:val="none" w:sz="0" w:space="0" w:color="auto"/>
                    <w:left w:val="none" w:sz="0" w:space="0" w:color="auto"/>
                    <w:bottom w:val="none" w:sz="0" w:space="0" w:color="auto"/>
                    <w:right w:val="none" w:sz="0" w:space="0" w:color="auto"/>
                  </w:divBdr>
                </w:div>
                <w:div w:id="294917380">
                  <w:marLeft w:val="640"/>
                  <w:marRight w:val="0"/>
                  <w:marTop w:val="0"/>
                  <w:marBottom w:val="0"/>
                  <w:divBdr>
                    <w:top w:val="none" w:sz="0" w:space="0" w:color="auto"/>
                    <w:left w:val="none" w:sz="0" w:space="0" w:color="auto"/>
                    <w:bottom w:val="none" w:sz="0" w:space="0" w:color="auto"/>
                    <w:right w:val="none" w:sz="0" w:space="0" w:color="auto"/>
                  </w:divBdr>
                </w:div>
                <w:div w:id="457724719">
                  <w:marLeft w:val="640"/>
                  <w:marRight w:val="0"/>
                  <w:marTop w:val="0"/>
                  <w:marBottom w:val="0"/>
                  <w:divBdr>
                    <w:top w:val="none" w:sz="0" w:space="0" w:color="auto"/>
                    <w:left w:val="none" w:sz="0" w:space="0" w:color="auto"/>
                    <w:bottom w:val="none" w:sz="0" w:space="0" w:color="auto"/>
                    <w:right w:val="none" w:sz="0" w:space="0" w:color="auto"/>
                  </w:divBdr>
                </w:div>
                <w:div w:id="462388548">
                  <w:marLeft w:val="640"/>
                  <w:marRight w:val="0"/>
                  <w:marTop w:val="0"/>
                  <w:marBottom w:val="0"/>
                  <w:divBdr>
                    <w:top w:val="none" w:sz="0" w:space="0" w:color="auto"/>
                    <w:left w:val="none" w:sz="0" w:space="0" w:color="auto"/>
                    <w:bottom w:val="none" w:sz="0" w:space="0" w:color="auto"/>
                    <w:right w:val="none" w:sz="0" w:space="0" w:color="auto"/>
                  </w:divBdr>
                </w:div>
                <w:div w:id="528372167">
                  <w:marLeft w:val="640"/>
                  <w:marRight w:val="0"/>
                  <w:marTop w:val="0"/>
                  <w:marBottom w:val="0"/>
                  <w:divBdr>
                    <w:top w:val="none" w:sz="0" w:space="0" w:color="auto"/>
                    <w:left w:val="none" w:sz="0" w:space="0" w:color="auto"/>
                    <w:bottom w:val="none" w:sz="0" w:space="0" w:color="auto"/>
                    <w:right w:val="none" w:sz="0" w:space="0" w:color="auto"/>
                  </w:divBdr>
                </w:div>
                <w:div w:id="543102236">
                  <w:marLeft w:val="640"/>
                  <w:marRight w:val="0"/>
                  <w:marTop w:val="0"/>
                  <w:marBottom w:val="0"/>
                  <w:divBdr>
                    <w:top w:val="none" w:sz="0" w:space="0" w:color="auto"/>
                    <w:left w:val="none" w:sz="0" w:space="0" w:color="auto"/>
                    <w:bottom w:val="none" w:sz="0" w:space="0" w:color="auto"/>
                    <w:right w:val="none" w:sz="0" w:space="0" w:color="auto"/>
                  </w:divBdr>
                </w:div>
                <w:div w:id="589972906">
                  <w:marLeft w:val="640"/>
                  <w:marRight w:val="0"/>
                  <w:marTop w:val="0"/>
                  <w:marBottom w:val="0"/>
                  <w:divBdr>
                    <w:top w:val="none" w:sz="0" w:space="0" w:color="auto"/>
                    <w:left w:val="none" w:sz="0" w:space="0" w:color="auto"/>
                    <w:bottom w:val="none" w:sz="0" w:space="0" w:color="auto"/>
                    <w:right w:val="none" w:sz="0" w:space="0" w:color="auto"/>
                  </w:divBdr>
                </w:div>
                <w:div w:id="608314257">
                  <w:marLeft w:val="640"/>
                  <w:marRight w:val="0"/>
                  <w:marTop w:val="0"/>
                  <w:marBottom w:val="0"/>
                  <w:divBdr>
                    <w:top w:val="none" w:sz="0" w:space="0" w:color="auto"/>
                    <w:left w:val="none" w:sz="0" w:space="0" w:color="auto"/>
                    <w:bottom w:val="none" w:sz="0" w:space="0" w:color="auto"/>
                    <w:right w:val="none" w:sz="0" w:space="0" w:color="auto"/>
                  </w:divBdr>
                </w:div>
                <w:div w:id="619724632">
                  <w:marLeft w:val="640"/>
                  <w:marRight w:val="0"/>
                  <w:marTop w:val="0"/>
                  <w:marBottom w:val="0"/>
                  <w:divBdr>
                    <w:top w:val="none" w:sz="0" w:space="0" w:color="auto"/>
                    <w:left w:val="none" w:sz="0" w:space="0" w:color="auto"/>
                    <w:bottom w:val="none" w:sz="0" w:space="0" w:color="auto"/>
                    <w:right w:val="none" w:sz="0" w:space="0" w:color="auto"/>
                  </w:divBdr>
                </w:div>
                <w:div w:id="635185265">
                  <w:marLeft w:val="640"/>
                  <w:marRight w:val="0"/>
                  <w:marTop w:val="0"/>
                  <w:marBottom w:val="0"/>
                  <w:divBdr>
                    <w:top w:val="none" w:sz="0" w:space="0" w:color="auto"/>
                    <w:left w:val="none" w:sz="0" w:space="0" w:color="auto"/>
                    <w:bottom w:val="none" w:sz="0" w:space="0" w:color="auto"/>
                    <w:right w:val="none" w:sz="0" w:space="0" w:color="auto"/>
                  </w:divBdr>
                </w:div>
                <w:div w:id="718092170">
                  <w:marLeft w:val="640"/>
                  <w:marRight w:val="0"/>
                  <w:marTop w:val="0"/>
                  <w:marBottom w:val="0"/>
                  <w:divBdr>
                    <w:top w:val="none" w:sz="0" w:space="0" w:color="auto"/>
                    <w:left w:val="none" w:sz="0" w:space="0" w:color="auto"/>
                    <w:bottom w:val="none" w:sz="0" w:space="0" w:color="auto"/>
                    <w:right w:val="none" w:sz="0" w:space="0" w:color="auto"/>
                  </w:divBdr>
                </w:div>
                <w:div w:id="727261910">
                  <w:marLeft w:val="640"/>
                  <w:marRight w:val="0"/>
                  <w:marTop w:val="0"/>
                  <w:marBottom w:val="0"/>
                  <w:divBdr>
                    <w:top w:val="none" w:sz="0" w:space="0" w:color="auto"/>
                    <w:left w:val="none" w:sz="0" w:space="0" w:color="auto"/>
                    <w:bottom w:val="none" w:sz="0" w:space="0" w:color="auto"/>
                    <w:right w:val="none" w:sz="0" w:space="0" w:color="auto"/>
                  </w:divBdr>
                </w:div>
                <w:div w:id="760881290">
                  <w:marLeft w:val="640"/>
                  <w:marRight w:val="0"/>
                  <w:marTop w:val="0"/>
                  <w:marBottom w:val="0"/>
                  <w:divBdr>
                    <w:top w:val="none" w:sz="0" w:space="0" w:color="auto"/>
                    <w:left w:val="none" w:sz="0" w:space="0" w:color="auto"/>
                    <w:bottom w:val="none" w:sz="0" w:space="0" w:color="auto"/>
                    <w:right w:val="none" w:sz="0" w:space="0" w:color="auto"/>
                  </w:divBdr>
                </w:div>
                <w:div w:id="832837537">
                  <w:marLeft w:val="640"/>
                  <w:marRight w:val="0"/>
                  <w:marTop w:val="0"/>
                  <w:marBottom w:val="0"/>
                  <w:divBdr>
                    <w:top w:val="none" w:sz="0" w:space="0" w:color="auto"/>
                    <w:left w:val="none" w:sz="0" w:space="0" w:color="auto"/>
                    <w:bottom w:val="none" w:sz="0" w:space="0" w:color="auto"/>
                    <w:right w:val="none" w:sz="0" w:space="0" w:color="auto"/>
                  </w:divBdr>
                </w:div>
                <w:div w:id="842086008">
                  <w:marLeft w:val="640"/>
                  <w:marRight w:val="0"/>
                  <w:marTop w:val="0"/>
                  <w:marBottom w:val="0"/>
                  <w:divBdr>
                    <w:top w:val="none" w:sz="0" w:space="0" w:color="auto"/>
                    <w:left w:val="none" w:sz="0" w:space="0" w:color="auto"/>
                    <w:bottom w:val="none" w:sz="0" w:space="0" w:color="auto"/>
                    <w:right w:val="none" w:sz="0" w:space="0" w:color="auto"/>
                  </w:divBdr>
                </w:div>
                <w:div w:id="917403640">
                  <w:marLeft w:val="640"/>
                  <w:marRight w:val="0"/>
                  <w:marTop w:val="0"/>
                  <w:marBottom w:val="0"/>
                  <w:divBdr>
                    <w:top w:val="none" w:sz="0" w:space="0" w:color="auto"/>
                    <w:left w:val="none" w:sz="0" w:space="0" w:color="auto"/>
                    <w:bottom w:val="none" w:sz="0" w:space="0" w:color="auto"/>
                    <w:right w:val="none" w:sz="0" w:space="0" w:color="auto"/>
                  </w:divBdr>
                </w:div>
                <w:div w:id="924345280">
                  <w:marLeft w:val="640"/>
                  <w:marRight w:val="0"/>
                  <w:marTop w:val="0"/>
                  <w:marBottom w:val="0"/>
                  <w:divBdr>
                    <w:top w:val="none" w:sz="0" w:space="0" w:color="auto"/>
                    <w:left w:val="none" w:sz="0" w:space="0" w:color="auto"/>
                    <w:bottom w:val="none" w:sz="0" w:space="0" w:color="auto"/>
                    <w:right w:val="none" w:sz="0" w:space="0" w:color="auto"/>
                  </w:divBdr>
                </w:div>
                <w:div w:id="956450241">
                  <w:marLeft w:val="640"/>
                  <w:marRight w:val="0"/>
                  <w:marTop w:val="0"/>
                  <w:marBottom w:val="0"/>
                  <w:divBdr>
                    <w:top w:val="none" w:sz="0" w:space="0" w:color="auto"/>
                    <w:left w:val="none" w:sz="0" w:space="0" w:color="auto"/>
                    <w:bottom w:val="none" w:sz="0" w:space="0" w:color="auto"/>
                    <w:right w:val="none" w:sz="0" w:space="0" w:color="auto"/>
                  </w:divBdr>
                </w:div>
                <w:div w:id="959142741">
                  <w:marLeft w:val="640"/>
                  <w:marRight w:val="0"/>
                  <w:marTop w:val="0"/>
                  <w:marBottom w:val="0"/>
                  <w:divBdr>
                    <w:top w:val="none" w:sz="0" w:space="0" w:color="auto"/>
                    <w:left w:val="none" w:sz="0" w:space="0" w:color="auto"/>
                    <w:bottom w:val="none" w:sz="0" w:space="0" w:color="auto"/>
                    <w:right w:val="none" w:sz="0" w:space="0" w:color="auto"/>
                  </w:divBdr>
                </w:div>
                <w:div w:id="961570292">
                  <w:marLeft w:val="640"/>
                  <w:marRight w:val="0"/>
                  <w:marTop w:val="0"/>
                  <w:marBottom w:val="0"/>
                  <w:divBdr>
                    <w:top w:val="none" w:sz="0" w:space="0" w:color="auto"/>
                    <w:left w:val="none" w:sz="0" w:space="0" w:color="auto"/>
                    <w:bottom w:val="none" w:sz="0" w:space="0" w:color="auto"/>
                    <w:right w:val="none" w:sz="0" w:space="0" w:color="auto"/>
                  </w:divBdr>
                </w:div>
                <w:div w:id="1014722848">
                  <w:marLeft w:val="640"/>
                  <w:marRight w:val="0"/>
                  <w:marTop w:val="0"/>
                  <w:marBottom w:val="0"/>
                  <w:divBdr>
                    <w:top w:val="none" w:sz="0" w:space="0" w:color="auto"/>
                    <w:left w:val="none" w:sz="0" w:space="0" w:color="auto"/>
                    <w:bottom w:val="none" w:sz="0" w:space="0" w:color="auto"/>
                    <w:right w:val="none" w:sz="0" w:space="0" w:color="auto"/>
                  </w:divBdr>
                </w:div>
                <w:div w:id="1031035444">
                  <w:marLeft w:val="640"/>
                  <w:marRight w:val="0"/>
                  <w:marTop w:val="0"/>
                  <w:marBottom w:val="0"/>
                  <w:divBdr>
                    <w:top w:val="none" w:sz="0" w:space="0" w:color="auto"/>
                    <w:left w:val="none" w:sz="0" w:space="0" w:color="auto"/>
                    <w:bottom w:val="none" w:sz="0" w:space="0" w:color="auto"/>
                    <w:right w:val="none" w:sz="0" w:space="0" w:color="auto"/>
                  </w:divBdr>
                </w:div>
                <w:div w:id="1050110089">
                  <w:marLeft w:val="640"/>
                  <w:marRight w:val="0"/>
                  <w:marTop w:val="0"/>
                  <w:marBottom w:val="0"/>
                  <w:divBdr>
                    <w:top w:val="none" w:sz="0" w:space="0" w:color="auto"/>
                    <w:left w:val="none" w:sz="0" w:space="0" w:color="auto"/>
                    <w:bottom w:val="none" w:sz="0" w:space="0" w:color="auto"/>
                    <w:right w:val="none" w:sz="0" w:space="0" w:color="auto"/>
                  </w:divBdr>
                </w:div>
                <w:div w:id="1055276231">
                  <w:marLeft w:val="640"/>
                  <w:marRight w:val="0"/>
                  <w:marTop w:val="0"/>
                  <w:marBottom w:val="0"/>
                  <w:divBdr>
                    <w:top w:val="none" w:sz="0" w:space="0" w:color="auto"/>
                    <w:left w:val="none" w:sz="0" w:space="0" w:color="auto"/>
                    <w:bottom w:val="none" w:sz="0" w:space="0" w:color="auto"/>
                    <w:right w:val="none" w:sz="0" w:space="0" w:color="auto"/>
                  </w:divBdr>
                </w:div>
                <w:div w:id="1071349665">
                  <w:marLeft w:val="640"/>
                  <w:marRight w:val="0"/>
                  <w:marTop w:val="0"/>
                  <w:marBottom w:val="0"/>
                  <w:divBdr>
                    <w:top w:val="none" w:sz="0" w:space="0" w:color="auto"/>
                    <w:left w:val="none" w:sz="0" w:space="0" w:color="auto"/>
                    <w:bottom w:val="none" w:sz="0" w:space="0" w:color="auto"/>
                    <w:right w:val="none" w:sz="0" w:space="0" w:color="auto"/>
                  </w:divBdr>
                </w:div>
                <w:div w:id="1112289293">
                  <w:marLeft w:val="640"/>
                  <w:marRight w:val="0"/>
                  <w:marTop w:val="0"/>
                  <w:marBottom w:val="0"/>
                  <w:divBdr>
                    <w:top w:val="none" w:sz="0" w:space="0" w:color="auto"/>
                    <w:left w:val="none" w:sz="0" w:space="0" w:color="auto"/>
                    <w:bottom w:val="none" w:sz="0" w:space="0" w:color="auto"/>
                    <w:right w:val="none" w:sz="0" w:space="0" w:color="auto"/>
                  </w:divBdr>
                </w:div>
                <w:div w:id="1267270769">
                  <w:marLeft w:val="640"/>
                  <w:marRight w:val="0"/>
                  <w:marTop w:val="0"/>
                  <w:marBottom w:val="0"/>
                  <w:divBdr>
                    <w:top w:val="none" w:sz="0" w:space="0" w:color="auto"/>
                    <w:left w:val="none" w:sz="0" w:space="0" w:color="auto"/>
                    <w:bottom w:val="none" w:sz="0" w:space="0" w:color="auto"/>
                    <w:right w:val="none" w:sz="0" w:space="0" w:color="auto"/>
                  </w:divBdr>
                </w:div>
                <w:div w:id="1279950077">
                  <w:marLeft w:val="640"/>
                  <w:marRight w:val="0"/>
                  <w:marTop w:val="0"/>
                  <w:marBottom w:val="0"/>
                  <w:divBdr>
                    <w:top w:val="none" w:sz="0" w:space="0" w:color="auto"/>
                    <w:left w:val="none" w:sz="0" w:space="0" w:color="auto"/>
                    <w:bottom w:val="none" w:sz="0" w:space="0" w:color="auto"/>
                    <w:right w:val="none" w:sz="0" w:space="0" w:color="auto"/>
                  </w:divBdr>
                </w:div>
                <w:div w:id="1334408422">
                  <w:marLeft w:val="640"/>
                  <w:marRight w:val="0"/>
                  <w:marTop w:val="0"/>
                  <w:marBottom w:val="0"/>
                  <w:divBdr>
                    <w:top w:val="none" w:sz="0" w:space="0" w:color="auto"/>
                    <w:left w:val="none" w:sz="0" w:space="0" w:color="auto"/>
                    <w:bottom w:val="none" w:sz="0" w:space="0" w:color="auto"/>
                    <w:right w:val="none" w:sz="0" w:space="0" w:color="auto"/>
                  </w:divBdr>
                </w:div>
                <w:div w:id="1338848032">
                  <w:marLeft w:val="640"/>
                  <w:marRight w:val="0"/>
                  <w:marTop w:val="0"/>
                  <w:marBottom w:val="0"/>
                  <w:divBdr>
                    <w:top w:val="none" w:sz="0" w:space="0" w:color="auto"/>
                    <w:left w:val="none" w:sz="0" w:space="0" w:color="auto"/>
                    <w:bottom w:val="none" w:sz="0" w:space="0" w:color="auto"/>
                    <w:right w:val="none" w:sz="0" w:space="0" w:color="auto"/>
                  </w:divBdr>
                </w:div>
                <w:div w:id="1360014287">
                  <w:marLeft w:val="640"/>
                  <w:marRight w:val="0"/>
                  <w:marTop w:val="0"/>
                  <w:marBottom w:val="0"/>
                  <w:divBdr>
                    <w:top w:val="none" w:sz="0" w:space="0" w:color="auto"/>
                    <w:left w:val="none" w:sz="0" w:space="0" w:color="auto"/>
                    <w:bottom w:val="none" w:sz="0" w:space="0" w:color="auto"/>
                    <w:right w:val="none" w:sz="0" w:space="0" w:color="auto"/>
                  </w:divBdr>
                </w:div>
                <w:div w:id="1362823068">
                  <w:marLeft w:val="640"/>
                  <w:marRight w:val="0"/>
                  <w:marTop w:val="0"/>
                  <w:marBottom w:val="0"/>
                  <w:divBdr>
                    <w:top w:val="none" w:sz="0" w:space="0" w:color="auto"/>
                    <w:left w:val="none" w:sz="0" w:space="0" w:color="auto"/>
                    <w:bottom w:val="none" w:sz="0" w:space="0" w:color="auto"/>
                    <w:right w:val="none" w:sz="0" w:space="0" w:color="auto"/>
                  </w:divBdr>
                </w:div>
                <w:div w:id="1382171245">
                  <w:marLeft w:val="640"/>
                  <w:marRight w:val="0"/>
                  <w:marTop w:val="0"/>
                  <w:marBottom w:val="0"/>
                  <w:divBdr>
                    <w:top w:val="none" w:sz="0" w:space="0" w:color="auto"/>
                    <w:left w:val="none" w:sz="0" w:space="0" w:color="auto"/>
                    <w:bottom w:val="none" w:sz="0" w:space="0" w:color="auto"/>
                    <w:right w:val="none" w:sz="0" w:space="0" w:color="auto"/>
                  </w:divBdr>
                </w:div>
                <w:div w:id="1394740296">
                  <w:marLeft w:val="640"/>
                  <w:marRight w:val="0"/>
                  <w:marTop w:val="0"/>
                  <w:marBottom w:val="0"/>
                  <w:divBdr>
                    <w:top w:val="none" w:sz="0" w:space="0" w:color="auto"/>
                    <w:left w:val="none" w:sz="0" w:space="0" w:color="auto"/>
                    <w:bottom w:val="none" w:sz="0" w:space="0" w:color="auto"/>
                    <w:right w:val="none" w:sz="0" w:space="0" w:color="auto"/>
                  </w:divBdr>
                </w:div>
                <w:div w:id="1407216819">
                  <w:marLeft w:val="640"/>
                  <w:marRight w:val="0"/>
                  <w:marTop w:val="0"/>
                  <w:marBottom w:val="0"/>
                  <w:divBdr>
                    <w:top w:val="none" w:sz="0" w:space="0" w:color="auto"/>
                    <w:left w:val="none" w:sz="0" w:space="0" w:color="auto"/>
                    <w:bottom w:val="none" w:sz="0" w:space="0" w:color="auto"/>
                    <w:right w:val="none" w:sz="0" w:space="0" w:color="auto"/>
                  </w:divBdr>
                </w:div>
                <w:div w:id="1424302690">
                  <w:marLeft w:val="640"/>
                  <w:marRight w:val="0"/>
                  <w:marTop w:val="0"/>
                  <w:marBottom w:val="0"/>
                  <w:divBdr>
                    <w:top w:val="none" w:sz="0" w:space="0" w:color="auto"/>
                    <w:left w:val="none" w:sz="0" w:space="0" w:color="auto"/>
                    <w:bottom w:val="none" w:sz="0" w:space="0" w:color="auto"/>
                    <w:right w:val="none" w:sz="0" w:space="0" w:color="auto"/>
                  </w:divBdr>
                </w:div>
                <w:div w:id="1458140360">
                  <w:marLeft w:val="640"/>
                  <w:marRight w:val="0"/>
                  <w:marTop w:val="0"/>
                  <w:marBottom w:val="0"/>
                  <w:divBdr>
                    <w:top w:val="none" w:sz="0" w:space="0" w:color="auto"/>
                    <w:left w:val="none" w:sz="0" w:space="0" w:color="auto"/>
                    <w:bottom w:val="none" w:sz="0" w:space="0" w:color="auto"/>
                    <w:right w:val="none" w:sz="0" w:space="0" w:color="auto"/>
                  </w:divBdr>
                </w:div>
                <w:div w:id="1481271712">
                  <w:marLeft w:val="640"/>
                  <w:marRight w:val="0"/>
                  <w:marTop w:val="0"/>
                  <w:marBottom w:val="0"/>
                  <w:divBdr>
                    <w:top w:val="none" w:sz="0" w:space="0" w:color="auto"/>
                    <w:left w:val="none" w:sz="0" w:space="0" w:color="auto"/>
                    <w:bottom w:val="none" w:sz="0" w:space="0" w:color="auto"/>
                    <w:right w:val="none" w:sz="0" w:space="0" w:color="auto"/>
                  </w:divBdr>
                </w:div>
                <w:div w:id="1502575403">
                  <w:marLeft w:val="640"/>
                  <w:marRight w:val="0"/>
                  <w:marTop w:val="0"/>
                  <w:marBottom w:val="0"/>
                  <w:divBdr>
                    <w:top w:val="none" w:sz="0" w:space="0" w:color="auto"/>
                    <w:left w:val="none" w:sz="0" w:space="0" w:color="auto"/>
                    <w:bottom w:val="none" w:sz="0" w:space="0" w:color="auto"/>
                    <w:right w:val="none" w:sz="0" w:space="0" w:color="auto"/>
                  </w:divBdr>
                </w:div>
                <w:div w:id="1532455230">
                  <w:marLeft w:val="640"/>
                  <w:marRight w:val="0"/>
                  <w:marTop w:val="0"/>
                  <w:marBottom w:val="0"/>
                  <w:divBdr>
                    <w:top w:val="none" w:sz="0" w:space="0" w:color="auto"/>
                    <w:left w:val="none" w:sz="0" w:space="0" w:color="auto"/>
                    <w:bottom w:val="none" w:sz="0" w:space="0" w:color="auto"/>
                    <w:right w:val="none" w:sz="0" w:space="0" w:color="auto"/>
                  </w:divBdr>
                </w:div>
                <w:div w:id="1599168445">
                  <w:marLeft w:val="640"/>
                  <w:marRight w:val="0"/>
                  <w:marTop w:val="0"/>
                  <w:marBottom w:val="0"/>
                  <w:divBdr>
                    <w:top w:val="none" w:sz="0" w:space="0" w:color="auto"/>
                    <w:left w:val="none" w:sz="0" w:space="0" w:color="auto"/>
                    <w:bottom w:val="none" w:sz="0" w:space="0" w:color="auto"/>
                    <w:right w:val="none" w:sz="0" w:space="0" w:color="auto"/>
                  </w:divBdr>
                </w:div>
                <w:div w:id="1617057176">
                  <w:marLeft w:val="640"/>
                  <w:marRight w:val="0"/>
                  <w:marTop w:val="0"/>
                  <w:marBottom w:val="0"/>
                  <w:divBdr>
                    <w:top w:val="none" w:sz="0" w:space="0" w:color="auto"/>
                    <w:left w:val="none" w:sz="0" w:space="0" w:color="auto"/>
                    <w:bottom w:val="none" w:sz="0" w:space="0" w:color="auto"/>
                    <w:right w:val="none" w:sz="0" w:space="0" w:color="auto"/>
                  </w:divBdr>
                </w:div>
                <w:div w:id="1638297094">
                  <w:marLeft w:val="640"/>
                  <w:marRight w:val="0"/>
                  <w:marTop w:val="0"/>
                  <w:marBottom w:val="0"/>
                  <w:divBdr>
                    <w:top w:val="none" w:sz="0" w:space="0" w:color="auto"/>
                    <w:left w:val="none" w:sz="0" w:space="0" w:color="auto"/>
                    <w:bottom w:val="none" w:sz="0" w:space="0" w:color="auto"/>
                    <w:right w:val="none" w:sz="0" w:space="0" w:color="auto"/>
                  </w:divBdr>
                </w:div>
                <w:div w:id="1700205527">
                  <w:marLeft w:val="640"/>
                  <w:marRight w:val="0"/>
                  <w:marTop w:val="0"/>
                  <w:marBottom w:val="0"/>
                  <w:divBdr>
                    <w:top w:val="none" w:sz="0" w:space="0" w:color="auto"/>
                    <w:left w:val="none" w:sz="0" w:space="0" w:color="auto"/>
                    <w:bottom w:val="none" w:sz="0" w:space="0" w:color="auto"/>
                    <w:right w:val="none" w:sz="0" w:space="0" w:color="auto"/>
                  </w:divBdr>
                </w:div>
                <w:div w:id="1732918831">
                  <w:marLeft w:val="640"/>
                  <w:marRight w:val="0"/>
                  <w:marTop w:val="0"/>
                  <w:marBottom w:val="0"/>
                  <w:divBdr>
                    <w:top w:val="none" w:sz="0" w:space="0" w:color="auto"/>
                    <w:left w:val="none" w:sz="0" w:space="0" w:color="auto"/>
                    <w:bottom w:val="none" w:sz="0" w:space="0" w:color="auto"/>
                    <w:right w:val="none" w:sz="0" w:space="0" w:color="auto"/>
                  </w:divBdr>
                </w:div>
                <w:div w:id="1847164712">
                  <w:marLeft w:val="640"/>
                  <w:marRight w:val="0"/>
                  <w:marTop w:val="0"/>
                  <w:marBottom w:val="0"/>
                  <w:divBdr>
                    <w:top w:val="none" w:sz="0" w:space="0" w:color="auto"/>
                    <w:left w:val="none" w:sz="0" w:space="0" w:color="auto"/>
                    <w:bottom w:val="none" w:sz="0" w:space="0" w:color="auto"/>
                    <w:right w:val="none" w:sz="0" w:space="0" w:color="auto"/>
                  </w:divBdr>
                </w:div>
                <w:div w:id="1858807685">
                  <w:marLeft w:val="640"/>
                  <w:marRight w:val="0"/>
                  <w:marTop w:val="0"/>
                  <w:marBottom w:val="0"/>
                  <w:divBdr>
                    <w:top w:val="none" w:sz="0" w:space="0" w:color="auto"/>
                    <w:left w:val="none" w:sz="0" w:space="0" w:color="auto"/>
                    <w:bottom w:val="none" w:sz="0" w:space="0" w:color="auto"/>
                    <w:right w:val="none" w:sz="0" w:space="0" w:color="auto"/>
                  </w:divBdr>
                </w:div>
                <w:div w:id="1917784502">
                  <w:marLeft w:val="640"/>
                  <w:marRight w:val="0"/>
                  <w:marTop w:val="0"/>
                  <w:marBottom w:val="0"/>
                  <w:divBdr>
                    <w:top w:val="none" w:sz="0" w:space="0" w:color="auto"/>
                    <w:left w:val="none" w:sz="0" w:space="0" w:color="auto"/>
                    <w:bottom w:val="none" w:sz="0" w:space="0" w:color="auto"/>
                    <w:right w:val="none" w:sz="0" w:space="0" w:color="auto"/>
                  </w:divBdr>
                </w:div>
                <w:div w:id="1991517639">
                  <w:marLeft w:val="640"/>
                  <w:marRight w:val="0"/>
                  <w:marTop w:val="0"/>
                  <w:marBottom w:val="0"/>
                  <w:divBdr>
                    <w:top w:val="none" w:sz="0" w:space="0" w:color="auto"/>
                    <w:left w:val="none" w:sz="0" w:space="0" w:color="auto"/>
                    <w:bottom w:val="none" w:sz="0" w:space="0" w:color="auto"/>
                    <w:right w:val="none" w:sz="0" w:space="0" w:color="auto"/>
                  </w:divBdr>
                </w:div>
                <w:div w:id="1994484127">
                  <w:marLeft w:val="640"/>
                  <w:marRight w:val="0"/>
                  <w:marTop w:val="0"/>
                  <w:marBottom w:val="0"/>
                  <w:divBdr>
                    <w:top w:val="none" w:sz="0" w:space="0" w:color="auto"/>
                    <w:left w:val="none" w:sz="0" w:space="0" w:color="auto"/>
                    <w:bottom w:val="none" w:sz="0" w:space="0" w:color="auto"/>
                    <w:right w:val="none" w:sz="0" w:space="0" w:color="auto"/>
                  </w:divBdr>
                </w:div>
                <w:div w:id="2037998637">
                  <w:marLeft w:val="640"/>
                  <w:marRight w:val="0"/>
                  <w:marTop w:val="0"/>
                  <w:marBottom w:val="0"/>
                  <w:divBdr>
                    <w:top w:val="none" w:sz="0" w:space="0" w:color="auto"/>
                    <w:left w:val="none" w:sz="0" w:space="0" w:color="auto"/>
                    <w:bottom w:val="none" w:sz="0" w:space="0" w:color="auto"/>
                    <w:right w:val="none" w:sz="0" w:space="0" w:color="auto"/>
                  </w:divBdr>
                </w:div>
                <w:div w:id="2048023217">
                  <w:marLeft w:val="640"/>
                  <w:marRight w:val="0"/>
                  <w:marTop w:val="0"/>
                  <w:marBottom w:val="0"/>
                  <w:divBdr>
                    <w:top w:val="none" w:sz="0" w:space="0" w:color="auto"/>
                    <w:left w:val="none" w:sz="0" w:space="0" w:color="auto"/>
                    <w:bottom w:val="none" w:sz="0" w:space="0" w:color="auto"/>
                    <w:right w:val="none" w:sz="0" w:space="0" w:color="auto"/>
                  </w:divBdr>
                </w:div>
                <w:div w:id="2089618616">
                  <w:marLeft w:val="640"/>
                  <w:marRight w:val="0"/>
                  <w:marTop w:val="0"/>
                  <w:marBottom w:val="0"/>
                  <w:divBdr>
                    <w:top w:val="none" w:sz="0" w:space="0" w:color="auto"/>
                    <w:left w:val="none" w:sz="0" w:space="0" w:color="auto"/>
                    <w:bottom w:val="none" w:sz="0" w:space="0" w:color="auto"/>
                    <w:right w:val="none" w:sz="0" w:space="0" w:color="auto"/>
                  </w:divBdr>
                </w:div>
                <w:div w:id="2089837905">
                  <w:marLeft w:val="640"/>
                  <w:marRight w:val="0"/>
                  <w:marTop w:val="0"/>
                  <w:marBottom w:val="0"/>
                  <w:divBdr>
                    <w:top w:val="none" w:sz="0" w:space="0" w:color="auto"/>
                    <w:left w:val="none" w:sz="0" w:space="0" w:color="auto"/>
                    <w:bottom w:val="none" w:sz="0" w:space="0" w:color="auto"/>
                    <w:right w:val="none" w:sz="0" w:space="0" w:color="auto"/>
                  </w:divBdr>
                </w:div>
                <w:div w:id="2092964584">
                  <w:marLeft w:val="640"/>
                  <w:marRight w:val="0"/>
                  <w:marTop w:val="0"/>
                  <w:marBottom w:val="0"/>
                  <w:divBdr>
                    <w:top w:val="none" w:sz="0" w:space="0" w:color="auto"/>
                    <w:left w:val="none" w:sz="0" w:space="0" w:color="auto"/>
                    <w:bottom w:val="none" w:sz="0" w:space="0" w:color="auto"/>
                    <w:right w:val="none" w:sz="0" w:space="0" w:color="auto"/>
                  </w:divBdr>
                </w:div>
                <w:div w:id="2146387529">
                  <w:marLeft w:val="640"/>
                  <w:marRight w:val="0"/>
                  <w:marTop w:val="0"/>
                  <w:marBottom w:val="0"/>
                  <w:divBdr>
                    <w:top w:val="none" w:sz="0" w:space="0" w:color="auto"/>
                    <w:left w:val="none" w:sz="0" w:space="0" w:color="auto"/>
                    <w:bottom w:val="none" w:sz="0" w:space="0" w:color="auto"/>
                    <w:right w:val="none" w:sz="0" w:space="0" w:color="auto"/>
                  </w:divBdr>
                </w:div>
              </w:divsChild>
            </w:div>
            <w:div w:id="567351297">
              <w:marLeft w:val="0"/>
              <w:marRight w:val="0"/>
              <w:marTop w:val="0"/>
              <w:marBottom w:val="0"/>
              <w:divBdr>
                <w:top w:val="none" w:sz="0" w:space="0" w:color="auto"/>
                <w:left w:val="none" w:sz="0" w:space="0" w:color="auto"/>
                <w:bottom w:val="none" w:sz="0" w:space="0" w:color="auto"/>
                <w:right w:val="none" w:sz="0" w:space="0" w:color="auto"/>
              </w:divBdr>
              <w:divsChild>
                <w:div w:id="26418314">
                  <w:marLeft w:val="640"/>
                  <w:marRight w:val="0"/>
                  <w:marTop w:val="0"/>
                  <w:marBottom w:val="0"/>
                  <w:divBdr>
                    <w:top w:val="none" w:sz="0" w:space="0" w:color="auto"/>
                    <w:left w:val="none" w:sz="0" w:space="0" w:color="auto"/>
                    <w:bottom w:val="none" w:sz="0" w:space="0" w:color="auto"/>
                    <w:right w:val="none" w:sz="0" w:space="0" w:color="auto"/>
                  </w:divBdr>
                </w:div>
                <w:div w:id="44106907">
                  <w:marLeft w:val="640"/>
                  <w:marRight w:val="0"/>
                  <w:marTop w:val="0"/>
                  <w:marBottom w:val="0"/>
                  <w:divBdr>
                    <w:top w:val="none" w:sz="0" w:space="0" w:color="auto"/>
                    <w:left w:val="none" w:sz="0" w:space="0" w:color="auto"/>
                    <w:bottom w:val="none" w:sz="0" w:space="0" w:color="auto"/>
                    <w:right w:val="none" w:sz="0" w:space="0" w:color="auto"/>
                  </w:divBdr>
                </w:div>
                <w:div w:id="110518446">
                  <w:marLeft w:val="640"/>
                  <w:marRight w:val="0"/>
                  <w:marTop w:val="0"/>
                  <w:marBottom w:val="0"/>
                  <w:divBdr>
                    <w:top w:val="none" w:sz="0" w:space="0" w:color="auto"/>
                    <w:left w:val="none" w:sz="0" w:space="0" w:color="auto"/>
                    <w:bottom w:val="none" w:sz="0" w:space="0" w:color="auto"/>
                    <w:right w:val="none" w:sz="0" w:space="0" w:color="auto"/>
                  </w:divBdr>
                </w:div>
                <w:div w:id="132911211">
                  <w:marLeft w:val="640"/>
                  <w:marRight w:val="0"/>
                  <w:marTop w:val="0"/>
                  <w:marBottom w:val="0"/>
                  <w:divBdr>
                    <w:top w:val="none" w:sz="0" w:space="0" w:color="auto"/>
                    <w:left w:val="none" w:sz="0" w:space="0" w:color="auto"/>
                    <w:bottom w:val="none" w:sz="0" w:space="0" w:color="auto"/>
                    <w:right w:val="none" w:sz="0" w:space="0" w:color="auto"/>
                  </w:divBdr>
                </w:div>
                <w:div w:id="165245790">
                  <w:marLeft w:val="640"/>
                  <w:marRight w:val="0"/>
                  <w:marTop w:val="0"/>
                  <w:marBottom w:val="0"/>
                  <w:divBdr>
                    <w:top w:val="none" w:sz="0" w:space="0" w:color="auto"/>
                    <w:left w:val="none" w:sz="0" w:space="0" w:color="auto"/>
                    <w:bottom w:val="none" w:sz="0" w:space="0" w:color="auto"/>
                    <w:right w:val="none" w:sz="0" w:space="0" w:color="auto"/>
                  </w:divBdr>
                </w:div>
                <w:div w:id="182403079">
                  <w:marLeft w:val="640"/>
                  <w:marRight w:val="0"/>
                  <w:marTop w:val="0"/>
                  <w:marBottom w:val="0"/>
                  <w:divBdr>
                    <w:top w:val="none" w:sz="0" w:space="0" w:color="auto"/>
                    <w:left w:val="none" w:sz="0" w:space="0" w:color="auto"/>
                    <w:bottom w:val="none" w:sz="0" w:space="0" w:color="auto"/>
                    <w:right w:val="none" w:sz="0" w:space="0" w:color="auto"/>
                  </w:divBdr>
                </w:div>
                <w:div w:id="183445238">
                  <w:marLeft w:val="640"/>
                  <w:marRight w:val="0"/>
                  <w:marTop w:val="0"/>
                  <w:marBottom w:val="0"/>
                  <w:divBdr>
                    <w:top w:val="none" w:sz="0" w:space="0" w:color="auto"/>
                    <w:left w:val="none" w:sz="0" w:space="0" w:color="auto"/>
                    <w:bottom w:val="none" w:sz="0" w:space="0" w:color="auto"/>
                    <w:right w:val="none" w:sz="0" w:space="0" w:color="auto"/>
                  </w:divBdr>
                </w:div>
                <w:div w:id="296567557">
                  <w:marLeft w:val="640"/>
                  <w:marRight w:val="0"/>
                  <w:marTop w:val="0"/>
                  <w:marBottom w:val="0"/>
                  <w:divBdr>
                    <w:top w:val="none" w:sz="0" w:space="0" w:color="auto"/>
                    <w:left w:val="none" w:sz="0" w:space="0" w:color="auto"/>
                    <w:bottom w:val="none" w:sz="0" w:space="0" w:color="auto"/>
                    <w:right w:val="none" w:sz="0" w:space="0" w:color="auto"/>
                  </w:divBdr>
                </w:div>
                <w:div w:id="424309743">
                  <w:marLeft w:val="640"/>
                  <w:marRight w:val="0"/>
                  <w:marTop w:val="0"/>
                  <w:marBottom w:val="0"/>
                  <w:divBdr>
                    <w:top w:val="none" w:sz="0" w:space="0" w:color="auto"/>
                    <w:left w:val="none" w:sz="0" w:space="0" w:color="auto"/>
                    <w:bottom w:val="none" w:sz="0" w:space="0" w:color="auto"/>
                    <w:right w:val="none" w:sz="0" w:space="0" w:color="auto"/>
                  </w:divBdr>
                </w:div>
                <w:div w:id="445658399">
                  <w:marLeft w:val="640"/>
                  <w:marRight w:val="0"/>
                  <w:marTop w:val="0"/>
                  <w:marBottom w:val="0"/>
                  <w:divBdr>
                    <w:top w:val="none" w:sz="0" w:space="0" w:color="auto"/>
                    <w:left w:val="none" w:sz="0" w:space="0" w:color="auto"/>
                    <w:bottom w:val="none" w:sz="0" w:space="0" w:color="auto"/>
                    <w:right w:val="none" w:sz="0" w:space="0" w:color="auto"/>
                  </w:divBdr>
                </w:div>
                <w:div w:id="450128998">
                  <w:marLeft w:val="640"/>
                  <w:marRight w:val="0"/>
                  <w:marTop w:val="0"/>
                  <w:marBottom w:val="0"/>
                  <w:divBdr>
                    <w:top w:val="none" w:sz="0" w:space="0" w:color="auto"/>
                    <w:left w:val="none" w:sz="0" w:space="0" w:color="auto"/>
                    <w:bottom w:val="none" w:sz="0" w:space="0" w:color="auto"/>
                    <w:right w:val="none" w:sz="0" w:space="0" w:color="auto"/>
                  </w:divBdr>
                </w:div>
                <w:div w:id="451898127">
                  <w:marLeft w:val="640"/>
                  <w:marRight w:val="0"/>
                  <w:marTop w:val="0"/>
                  <w:marBottom w:val="0"/>
                  <w:divBdr>
                    <w:top w:val="none" w:sz="0" w:space="0" w:color="auto"/>
                    <w:left w:val="none" w:sz="0" w:space="0" w:color="auto"/>
                    <w:bottom w:val="none" w:sz="0" w:space="0" w:color="auto"/>
                    <w:right w:val="none" w:sz="0" w:space="0" w:color="auto"/>
                  </w:divBdr>
                </w:div>
                <w:div w:id="464396967">
                  <w:marLeft w:val="640"/>
                  <w:marRight w:val="0"/>
                  <w:marTop w:val="0"/>
                  <w:marBottom w:val="0"/>
                  <w:divBdr>
                    <w:top w:val="none" w:sz="0" w:space="0" w:color="auto"/>
                    <w:left w:val="none" w:sz="0" w:space="0" w:color="auto"/>
                    <w:bottom w:val="none" w:sz="0" w:space="0" w:color="auto"/>
                    <w:right w:val="none" w:sz="0" w:space="0" w:color="auto"/>
                  </w:divBdr>
                </w:div>
                <w:div w:id="681932458">
                  <w:marLeft w:val="640"/>
                  <w:marRight w:val="0"/>
                  <w:marTop w:val="0"/>
                  <w:marBottom w:val="0"/>
                  <w:divBdr>
                    <w:top w:val="none" w:sz="0" w:space="0" w:color="auto"/>
                    <w:left w:val="none" w:sz="0" w:space="0" w:color="auto"/>
                    <w:bottom w:val="none" w:sz="0" w:space="0" w:color="auto"/>
                    <w:right w:val="none" w:sz="0" w:space="0" w:color="auto"/>
                  </w:divBdr>
                </w:div>
                <w:div w:id="743262745">
                  <w:marLeft w:val="640"/>
                  <w:marRight w:val="0"/>
                  <w:marTop w:val="0"/>
                  <w:marBottom w:val="0"/>
                  <w:divBdr>
                    <w:top w:val="none" w:sz="0" w:space="0" w:color="auto"/>
                    <w:left w:val="none" w:sz="0" w:space="0" w:color="auto"/>
                    <w:bottom w:val="none" w:sz="0" w:space="0" w:color="auto"/>
                    <w:right w:val="none" w:sz="0" w:space="0" w:color="auto"/>
                  </w:divBdr>
                </w:div>
                <w:div w:id="750463808">
                  <w:marLeft w:val="640"/>
                  <w:marRight w:val="0"/>
                  <w:marTop w:val="0"/>
                  <w:marBottom w:val="0"/>
                  <w:divBdr>
                    <w:top w:val="none" w:sz="0" w:space="0" w:color="auto"/>
                    <w:left w:val="none" w:sz="0" w:space="0" w:color="auto"/>
                    <w:bottom w:val="none" w:sz="0" w:space="0" w:color="auto"/>
                    <w:right w:val="none" w:sz="0" w:space="0" w:color="auto"/>
                  </w:divBdr>
                </w:div>
                <w:div w:id="754128010">
                  <w:marLeft w:val="640"/>
                  <w:marRight w:val="0"/>
                  <w:marTop w:val="0"/>
                  <w:marBottom w:val="0"/>
                  <w:divBdr>
                    <w:top w:val="none" w:sz="0" w:space="0" w:color="auto"/>
                    <w:left w:val="none" w:sz="0" w:space="0" w:color="auto"/>
                    <w:bottom w:val="none" w:sz="0" w:space="0" w:color="auto"/>
                    <w:right w:val="none" w:sz="0" w:space="0" w:color="auto"/>
                  </w:divBdr>
                </w:div>
                <w:div w:id="758600927">
                  <w:marLeft w:val="640"/>
                  <w:marRight w:val="0"/>
                  <w:marTop w:val="0"/>
                  <w:marBottom w:val="0"/>
                  <w:divBdr>
                    <w:top w:val="none" w:sz="0" w:space="0" w:color="auto"/>
                    <w:left w:val="none" w:sz="0" w:space="0" w:color="auto"/>
                    <w:bottom w:val="none" w:sz="0" w:space="0" w:color="auto"/>
                    <w:right w:val="none" w:sz="0" w:space="0" w:color="auto"/>
                  </w:divBdr>
                </w:div>
                <w:div w:id="764309196">
                  <w:marLeft w:val="640"/>
                  <w:marRight w:val="0"/>
                  <w:marTop w:val="0"/>
                  <w:marBottom w:val="0"/>
                  <w:divBdr>
                    <w:top w:val="none" w:sz="0" w:space="0" w:color="auto"/>
                    <w:left w:val="none" w:sz="0" w:space="0" w:color="auto"/>
                    <w:bottom w:val="none" w:sz="0" w:space="0" w:color="auto"/>
                    <w:right w:val="none" w:sz="0" w:space="0" w:color="auto"/>
                  </w:divBdr>
                </w:div>
                <w:div w:id="868686051">
                  <w:marLeft w:val="640"/>
                  <w:marRight w:val="0"/>
                  <w:marTop w:val="0"/>
                  <w:marBottom w:val="0"/>
                  <w:divBdr>
                    <w:top w:val="none" w:sz="0" w:space="0" w:color="auto"/>
                    <w:left w:val="none" w:sz="0" w:space="0" w:color="auto"/>
                    <w:bottom w:val="none" w:sz="0" w:space="0" w:color="auto"/>
                    <w:right w:val="none" w:sz="0" w:space="0" w:color="auto"/>
                  </w:divBdr>
                </w:div>
                <w:div w:id="869730860">
                  <w:marLeft w:val="640"/>
                  <w:marRight w:val="0"/>
                  <w:marTop w:val="0"/>
                  <w:marBottom w:val="0"/>
                  <w:divBdr>
                    <w:top w:val="none" w:sz="0" w:space="0" w:color="auto"/>
                    <w:left w:val="none" w:sz="0" w:space="0" w:color="auto"/>
                    <w:bottom w:val="none" w:sz="0" w:space="0" w:color="auto"/>
                    <w:right w:val="none" w:sz="0" w:space="0" w:color="auto"/>
                  </w:divBdr>
                </w:div>
                <w:div w:id="879172517">
                  <w:marLeft w:val="640"/>
                  <w:marRight w:val="0"/>
                  <w:marTop w:val="0"/>
                  <w:marBottom w:val="0"/>
                  <w:divBdr>
                    <w:top w:val="none" w:sz="0" w:space="0" w:color="auto"/>
                    <w:left w:val="none" w:sz="0" w:space="0" w:color="auto"/>
                    <w:bottom w:val="none" w:sz="0" w:space="0" w:color="auto"/>
                    <w:right w:val="none" w:sz="0" w:space="0" w:color="auto"/>
                  </w:divBdr>
                </w:div>
                <w:div w:id="884173111">
                  <w:marLeft w:val="640"/>
                  <w:marRight w:val="0"/>
                  <w:marTop w:val="0"/>
                  <w:marBottom w:val="0"/>
                  <w:divBdr>
                    <w:top w:val="none" w:sz="0" w:space="0" w:color="auto"/>
                    <w:left w:val="none" w:sz="0" w:space="0" w:color="auto"/>
                    <w:bottom w:val="none" w:sz="0" w:space="0" w:color="auto"/>
                    <w:right w:val="none" w:sz="0" w:space="0" w:color="auto"/>
                  </w:divBdr>
                </w:div>
                <w:div w:id="928543626">
                  <w:marLeft w:val="640"/>
                  <w:marRight w:val="0"/>
                  <w:marTop w:val="0"/>
                  <w:marBottom w:val="0"/>
                  <w:divBdr>
                    <w:top w:val="none" w:sz="0" w:space="0" w:color="auto"/>
                    <w:left w:val="none" w:sz="0" w:space="0" w:color="auto"/>
                    <w:bottom w:val="none" w:sz="0" w:space="0" w:color="auto"/>
                    <w:right w:val="none" w:sz="0" w:space="0" w:color="auto"/>
                  </w:divBdr>
                </w:div>
                <w:div w:id="974943817">
                  <w:marLeft w:val="640"/>
                  <w:marRight w:val="0"/>
                  <w:marTop w:val="0"/>
                  <w:marBottom w:val="0"/>
                  <w:divBdr>
                    <w:top w:val="none" w:sz="0" w:space="0" w:color="auto"/>
                    <w:left w:val="none" w:sz="0" w:space="0" w:color="auto"/>
                    <w:bottom w:val="none" w:sz="0" w:space="0" w:color="auto"/>
                    <w:right w:val="none" w:sz="0" w:space="0" w:color="auto"/>
                  </w:divBdr>
                </w:div>
                <w:div w:id="994526041">
                  <w:marLeft w:val="640"/>
                  <w:marRight w:val="0"/>
                  <w:marTop w:val="0"/>
                  <w:marBottom w:val="0"/>
                  <w:divBdr>
                    <w:top w:val="none" w:sz="0" w:space="0" w:color="auto"/>
                    <w:left w:val="none" w:sz="0" w:space="0" w:color="auto"/>
                    <w:bottom w:val="none" w:sz="0" w:space="0" w:color="auto"/>
                    <w:right w:val="none" w:sz="0" w:space="0" w:color="auto"/>
                  </w:divBdr>
                </w:div>
                <w:div w:id="1018503636">
                  <w:marLeft w:val="640"/>
                  <w:marRight w:val="0"/>
                  <w:marTop w:val="0"/>
                  <w:marBottom w:val="0"/>
                  <w:divBdr>
                    <w:top w:val="none" w:sz="0" w:space="0" w:color="auto"/>
                    <w:left w:val="none" w:sz="0" w:space="0" w:color="auto"/>
                    <w:bottom w:val="none" w:sz="0" w:space="0" w:color="auto"/>
                    <w:right w:val="none" w:sz="0" w:space="0" w:color="auto"/>
                  </w:divBdr>
                </w:div>
                <w:div w:id="1080100622">
                  <w:marLeft w:val="640"/>
                  <w:marRight w:val="0"/>
                  <w:marTop w:val="0"/>
                  <w:marBottom w:val="0"/>
                  <w:divBdr>
                    <w:top w:val="none" w:sz="0" w:space="0" w:color="auto"/>
                    <w:left w:val="none" w:sz="0" w:space="0" w:color="auto"/>
                    <w:bottom w:val="none" w:sz="0" w:space="0" w:color="auto"/>
                    <w:right w:val="none" w:sz="0" w:space="0" w:color="auto"/>
                  </w:divBdr>
                </w:div>
                <w:div w:id="1084762796">
                  <w:marLeft w:val="640"/>
                  <w:marRight w:val="0"/>
                  <w:marTop w:val="0"/>
                  <w:marBottom w:val="0"/>
                  <w:divBdr>
                    <w:top w:val="none" w:sz="0" w:space="0" w:color="auto"/>
                    <w:left w:val="none" w:sz="0" w:space="0" w:color="auto"/>
                    <w:bottom w:val="none" w:sz="0" w:space="0" w:color="auto"/>
                    <w:right w:val="none" w:sz="0" w:space="0" w:color="auto"/>
                  </w:divBdr>
                </w:div>
                <w:div w:id="1132554434">
                  <w:marLeft w:val="640"/>
                  <w:marRight w:val="0"/>
                  <w:marTop w:val="0"/>
                  <w:marBottom w:val="0"/>
                  <w:divBdr>
                    <w:top w:val="none" w:sz="0" w:space="0" w:color="auto"/>
                    <w:left w:val="none" w:sz="0" w:space="0" w:color="auto"/>
                    <w:bottom w:val="none" w:sz="0" w:space="0" w:color="auto"/>
                    <w:right w:val="none" w:sz="0" w:space="0" w:color="auto"/>
                  </w:divBdr>
                </w:div>
                <w:div w:id="1198157904">
                  <w:marLeft w:val="640"/>
                  <w:marRight w:val="0"/>
                  <w:marTop w:val="0"/>
                  <w:marBottom w:val="0"/>
                  <w:divBdr>
                    <w:top w:val="none" w:sz="0" w:space="0" w:color="auto"/>
                    <w:left w:val="none" w:sz="0" w:space="0" w:color="auto"/>
                    <w:bottom w:val="none" w:sz="0" w:space="0" w:color="auto"/>
                    <w:right w:val="none" w:sz="0" w:space="0" w:color="auto"/>
                  </w:divBdr>
                </w:div>
                <w:div w:id="1222911711">
                  <w:marLeft w:val="640"/>
                  <w:marRight w:val="0"/>
                  <w:marTop w:val="0"/>
                  <w:marBottom w:val="0"/>
                  <w:divBdr>
                    <w:top w:val="none" w:sz="0" w:space="0" w:color="auto"/>
                    <w:left w:val="none" w:sz="0" w:space="0" w:color="auto"/>
                    <w:bottom w:val="none" w:sz="0" w:space="0" w:color="auto"/>
                    <w:right w:val="none" w:sz="0" w:space="0" w:color="auto"/>
                  </w:divBdr>
                </w:div>
                <w:div w:id="1277831532">
                  <w:marLeft w:val="640"/>
                  <w:marRight w:val="0"/>
                  <w:marTop w:val="0"/>
                  <w:marBottom w:val="0"/>
                  <w:divBdr>
                    <w:top w:val="none" w:sz="0" w:space="0" w:color="auto"/>
                    <w:left w:val="none" w:sz="0" w:space="0" w:color="auto"/>
                    <w:bottom w:val="none" w:sz="0" w:space="0" w:color="auto"/>
                    <w:right w:val="none" w:sz="0" w:space="0" w:color="auto"/>
                  </w:divBdr>
                </w:div>
                <w:div w:id="1277981524">
                  <w:marLeft w:val="640"/>
                  <w:marRight w:val="0"/>
                  <w:marTop w:val="0"/>
                  <w:marBottom w:val="0"/>
                  <w:divBdr>
                    <w:top w:val="none" w:sz="0" w:space="0" w:color="auto"/>
                    <w:left w:val="none" w:sz="0" w:space="0" w:color="auto"/>
                    <w:bottom w:val="none" w:sz="0" w:space="0" w:color="auto"/>
                    <w:right w:val="none" w:sz="0" w:space="0" w:color="auto"/>
                  </w:divBdr>
                </w:div>
                <w:div w:id="1288778619">
                  <w:marLeft w:val="640"/>
                  <w:marRight w:val="0"/>
                  <w:marTop w:val="0"/>
                  <w:marBottom w:val="0"/>
                  <w:divBdr>
                    <w:top w:val="none" w:sz="0" w:space="0" w:color="auto"/>
                    <w:left w:val="none" w:sz="0" w:space="0" w:color="auto"/>
                    <w:bottom w:val="none" w:sz="0" w:space="0" w:color="auto"/>
                    <w:right w:val="none" w:sz="0" w:space="0" w:color="auto"/>
                  </w:divBdr>
                </w:div>
                <w:div w:id="1315648139">
                  <w:marLeft w:val="640"/>
                  <w:marRight w:val="0"/>
                  <w:marTop w:val="0"/>
                  <w:marBottom w:val="0"/>
                  <w:divBdr>
                    <w:top w:val="none" w:sz="0" w:space="0" w:color="auto"/>
                    <w:left w:val="none" w:sz="0" w:space="0" w:color="auto"/>
                    <w:bottom w:val="none" w:sz="0" w:space="0" w:color="auto"/>
                    <w:right w:val="none" w:sz="0" w:space="0" w:color="auto"/>
                  </w:divBdr>
                </w:div>
                <w:div w:id="1325469076">
                  <w:marLeft w:val="640"/>
                  <w:marRight w:val="0"/>
                  <w:marTop w:val="0"/>
                  <w:marBottom w:val="0"/>
                  <w:divBdr>
                    <w:top w:val="none" w:sz="0" w:space="0" w:color="auto"/>
                    <w:left w:val="none" w:sz="0" w:space="0" w:color="auto"/>
                    <w:bottom w:val="none" w:sz="0" w:space="0" w:color="auto"/>
                    <w:right w:val="none" w:sz="0" w:space="0" w:color="auto"/>
                  </w:divBdr>
                </w:div>
                <w:div w:id="1369183862">
                  <w:marLeft w:val="640"/>
                  <w:marRight w:val="0"/>
                  <w:marTop w:val="0"/>
                  <w:marBottom w:val="0"/>
                  <w:divBdr>
                    <w:top w:val="none" w:sz="0" w:space="0" w:color="auto"/>
                    <w:left w:val="none" w:sz="0" w:space="0" w:color="auto"/>
                    <w:bottom w:val="none" w:sz="0" w:space="0" w:color="auto"/>
                    <w:right w:val="none" w:sz="0" w:space="0" w:color="auto"/>
                  </w:divBdr>
                </w:div>
                <w:div w:id="1424181460">
                  <w:marLeft w:val="640"/>
                  <w:marRight w:val="0"/>
                  <w:marTop w:val="0"/>
                  <w:marBottom w:val="0"/>
                  <w:divBdr>
                    <w:top w:val="none" w:sz="0" w:space="0" w:color="auto"/>
                    <w:left w:val="none" w:sz="0" w:space="0" w:color="auto"/>
                    <w:bottom w:val="none" w:sz="0" w:space="0" w:color="auto"/>
                    <w:right w:val="none" w:sz="0" w:space="0" w:color="auto"/>
                  </w:divBdr>
                </w:div>
                <w:div w:id="1524174495">
                  <w:marLeft w:val="640"/>
                  <w:marRight w:val="0"/>
                  <w:marTop w:val="0"/>
                  <w:marBottom w:val="0"/>
                  <w:divBdr>
                    <w:top w:val="none" w:sz="0" w:space="0" w:color="auto"/>
                    <w:left w:val="none" w:sz="0" w:space="0" w:color="auto"/>
                    <w:bottom w:val="none" w:sz="0" w:space="0" w:color="auto"/>
                    <w:right w:val="none" w:sz="0" w:space="0" w:color="auto"/>
                  </w:divBdr>
                </w:div>
                <w:div w:id="1532570644">
                  <w:marLeft w:val="640"/>
                  <w:marRight w:val="0"/>
                  <w:marTop w:val="0"/>
                  <w:marBottom w:val="0"/>
                  <w:divBdr>
                    <w:top w:val="none" w:sz="0" w:space="0" w:color="auto"/>
                    <w:left w:val="none" w:sz="0" w:space="0" w:color="auto"/>
                    <w:bottom w:val="none" w:sz="0" w:space="0" w:color="auto"/>
                    <w:right w:val="none" w:sz="0" w:space="0" w:color="auto"/>
                  </w:divBdr>
                </w:div>
                <w:div w:id="1541629772">
                  <w:marLeft w:val="640"/>
                  <w:marRight w:val="0"/>
                  <w:marTop w:val="0"/>
                  <w:marBottom w:val="0"/>
                  <w:divBdr>
                    <w:top w:val="none" w:sz="0" w:space="0" w:color="auto"/>
                    <w:left w:val="none" w:sz="0" w:space="0" w:color="auto"/>
                    <w:bottom w:val="none" w:sz="0" w:space="0" w:color="auto"/>
                    <w:right w:val="none" w:sz="0" w:space="0" w:color="auto"/>
                  </w:divBdr>
                </w:div>
                <w:div w:id="1576939763">
                  <w:marLeft w:val="640"/>
                  <w:marRight w:val="0"/>
                  <w:marTop w:val="0"/>
                  <w:marBottom w:val="0"/>
                  <w:divBdr>
                    <w:top w:val="none" w:sz="0" w:space="0" w:color="auto"/>
                    <w:left w:val="none" w:sz="0" w:space="0" w:color="auto"/>
                    <w:bottom w:val="none" w:sz="0" w:space="0" w:color="auto"/>
                    <w:right w:val="none" w:sz="0" w:space="0" w:color="auto"/>
                  </w:divBdr>
                </w:div>
                <w:div w:id="1580482069">
                  <w:marLeft w:val="640"/>
                  <w:marRight w:val="0"/>
                  <w:marTop w:val="0"/>
                  <w:marBottom w:val="0"/>
                  <w:divBdr>
                    <w:top w:val="none" w:sz="0" w:space="0" w:color="auto"/>
                    <w:left w:val="none" w:sz="0" w:space="0" w:color="auto"/>
                    <w:bottom w:val="none" w:sz="0" w:space="0" w:color="auto"/>
                    <w:right w:val="none" w:sz="0" w:space="0" w:color="auto"/>
                  </w:divBdr>
                </w:div>
                <w:div w:id="1586114317">
                  <w:marLeft w:val="640"/>
                  <w:marRight w:val="0"/>
                  <w:marTop w:val="0"/>
                  <w:marBottom w:val="0"/>
                  <w:divBdr>
                    <w:top w:val="none" w:sz="0" w:space="0" w:color="auto"/>
                    <w:left w:val="none" w:sz="0" w:space="0" w:color="auto"/>
                    <w:bottom w:val="none" w:sz="0" w:space="0" w:color="auto"/>
                    <w:right w:val="none" w:sz="0" w:space="0" w:color="auto"/>
                  </w:divBdr>
                </w:div>
                <w:div w:id="1633831013">
                  <w:marLeft w:val="640"/>
                  <w:marRight w:val="0"/>
                  <w:marTop w:val="0"/>
                  <w:marBottom w:val="0"/>
                  <w:divBdr>
                    <w:top w:val="none" w:sz="0" w:space="0" w:color="auto"/>
                    <w:left w:val="none" w:sz="0" w:space="0" w:color="auto"/>
                    <w:bottom w:val="none" w:sz="0" w:space="0" w:color="auto"/>
                    <w:right w:val="none" w:sz="0" w:space="0" w:color="auto"/>
                  </w:divBdr>
                </w:div>
                <w:div w:id="1639411230">
                  <w:marLeft w:val="640"/>
                  <w:marRight w:val="0"/>
                  <w:marTop w:val="0"/>
                  <w:marBottom w:val="0"/>
                  <w:divBdr>
                    <w:top w:val="none" w:sz="0" w:space="0" w:color="auto"/>
                    <w:left w:val="none" w:sz="0" w:space="0" w:color="auto"/>
                    <w:bottom w:val="none" w:sz="0" w:space="0" w:color="auto"/>
                    <w:right w:val="none" w:sz="0" w:space="0" w:color="auto"/>
                  </w:divBdr>
                </w:div>
                <w:div w:id="1665351907">
                  <w:marLeft w:val="640"/>
                  <w:marRight w:val="0"/>
                  <w:marTop w:val="0"/>
                  <w:marBottom w:val="0"/>
                  <w:divBdr>
                    <w:top w:val="none" w:sz="0" w:space="0" w:color="auto"/>
                    <w:left w:val="none" w:sz="0" w:space="0" w:color="auto"/>
                    <w:bottom w:val="none" w:sz="0" w:space="0" w:color="auto"/>
                    <w:right w:val="none" w:sz="0" w:space="0" w:color="auto"/>
                  </w:divBdr>
                </w:div>
                <w:div w:id="1707490101">
                  <w:marLeft w:val="640"/>
                  <w:marRight w:val="0"/>
                  <w:marTop w:val="0"/>
                  <w:marBottom w:val="0"/>
                  <w:divBdr>
                    <w:top w:val="none" w:sz="0" w:space="0" w:color="auto"/>
                    <w:left w:val="none" w:sz="0" w:space="0" w:color="auto"/>
                    <w:bottom w:val="none" w:sz="0" w:space="0" w:color="auto"/>
                    <w:right w:val="none" w:sz="0" w:space="0" w:color="auto"/>
                  </w:divBdr>
                </w:div>
                <w:div w:id="1827503632">
                  <w:marLeft w:val="640"/>
                  <w:marRight w:val="0"/>
                  <w:marTop w:val="0"/>
                  <w:marBottom w:val="0"/>
                  <w:divBdr>
                    <w:top w:val="none" w:sz="0" w:space="0" w:color="auto"/>
                    <w:left w:val="none" w:sz="0" w:space="0" w:color="auto"/>
                    <w:bottom w:val="none" w:sz="0" w:space="0" w:color="auto"/>
                    <w:right w:val="none" w:sz="0" w:space="0" w:color="auto"/>
                  </w:divBdr>
                </w:div>
                <w:div w:id="1868714507">
                  <w:marLeft w:val="640"/>
                  <w:marRight w:val="0"/>
                  <w:marTop w:val="0"/>
                  <w:marBottom w:val="0"/>
                  <w:divBdr>
                    <w:top w:val="none" w:sz="0" w:space="0" w:color="auto"/>
                    <w:left w:val="none" w:sz="0" w:space="0" w:color="auto"/>
                    <w:bottom w:val="none" w:sz="0" w:space="0" w:color="auto"/>
                    <w:right w:val="none" w:sz="0" w:space="0" w:color="auto"/>
                  </w:divBdr>
                </w:div>
                <w:div w:id="1873958533">
                  <w:marLeft w:val="640"/>
                  <w:marRight w:val="0"/>
                  <w:marTop w:val="0"/>
                  <w:marBottom w:val="0"/>
                  <w:divBdr>
                    <w:top w:val="none" w:sz="0" w:space="0" w:color="auto"/>
                    <w:left w:val="none" w:sz="0" w:space="0" w:color="auto"/>
                    <w:bottom w:val="none" w:sz="0" w:space="0" w:color="auto"/>
                    <w:right w:val="none" w:sz="0" w:space="0" w:color="auto"/>
                  </w:divBdr>
                </w:div>
                <w:div w:id="1882594244">
                  <w:marLeft w:val="640"/>
                  <w:marRight w:val="0"/>
                  <w:marTop w:val="0"/>
                  <w:marBottom w:val="0"/>
                  <w:divBdr>
                    <w:top w:val="none" w:sz="0" w:space="0" w:color="auto"/>
                    <w:left w:val="none" w:sz="0" w:space="0" w:color="auto"/>
                    <w:bottom w:val="none" w:sz="0" w:space="0" w:color="auto"/>
                    <w:right w:val="none" w:sz="0" w:space="0" w:color="auto"/>
                  </w:divBdr>
                </w:div>
                <w:div w:id="1890916840">
                  <w:marLeft w:val="640"/>
                  <w:marRight w:val="0"/>
                  <w:marTop w:val="0"/>
                  <w:marBottom w:val="0"/>
                  <w:divBdr>
                    <w:top w:val="none" w:sz="0" w:space="0" w:color="auto"/>
                    <w:left w:val="none" w:sz="0" w:space="0" w:color="auto"/>
                    <w:bottom w:val="none" w:sz="0" w:space="0" w:color="auto"/>
                    <w:right w:val="none" w:sz="0" w:space="0" w:color="auto"/>
                  </w:divBdr>
                </w:div>
                <w:div w:id="1896618694">
                  <w:marLeft w:val="640"/>
                  <w:marRight w:val="0"/>
                  <w:marTop w:val="0"/>
                  <w:marBottom w:val="0"/>
                  <w:divBdr>
                    <w:top w:val="none" w:sz="0" w:space="0" w:color="auto"/>
                    <w:left w:val="none" w:sz="0" w:space="0" w:color="auto"/>
                    <w:bottom w:val="none" w:sz="0" w:space="0" w:color="auto"/>
                    <w:right w:val="none" w:sz="0" w:space="0" w:color="auto"/>
                  </w:divBdr>
                </w:div>
                <w:div w:id="1952784965">
                  <w:marLeft w:val="640"/>
                  <w:marRight w:val="0"/>
                  <w:marTop w:val="0"/>
                  <w:marBottom w:val="0"/>
                  <w:divBdr>
                    <w:top w:val="none" w:sz="0" w:space="0" w:color="auto"/>
                    <w:left w:val="none" w:sz="0" w:space="0" w:color="auto"/>
                    <w:bottom w:val="none" w:sz="0" w:space="0" w:color="auto"/>
                    <w:right w:val="none" w:sz="0" w:space="0" w:color="auto"/>
                  </w:divBdr>
                </w:div>
                <w:div w:id="1959024225">
                  <w:marLeft w:val="640"/>
                  <w:marRight w:val="0"/>
                  <w:marTop w:val="0"/>
                  <w:marBottom w:val="0"/>
                  <w:divBdr>
                    <w:top w:val="none" w:sz="0" w:space="0" w:color="auto"/>
                    <w:left w:val="none" w:sz="0" w:space="0" w:color="auto"/>
                    <w:bottom w:val="none" w:sz="0" w:space="0" w:color="auto"/>
                    <w:right w:val="none" w:sz="0" w:space="0" w:color="auto"/>
                  </w:divBdr>
                </w:div>
                <w:div w:id="1992904485">
                  <w:marLeft w:val="640"/>
                  <w:marRight w:val="0"/>
                  <w:marTop w:val="0"/>
                  <w:marBottom w:val="0"/>
                  <w:divBdr>
                    <w:top w:val="none" w:sz="0" w:space="0" w:color="auto"/>
                    <w:left w:val="none" w:sz="0" w:space="0" w:color="auto"/>
                    <w:bottom w:val="none" w:sz="0" w:space="0" w:color="auto"/>
                    <w:right w:val="none" w:sz="0" w:space="0" w:color="auto"/>
                  </w:divBdr>
                </w:div>
                <w:div w:id="2040664075">
                  <w:marLeft w:val="640"/>
                  <w:marRight w:val="0"/>
                  <w:marTop w:val="0"/>
                  <w:marBottom w:val="0"/>
                  <w:divBdr>
                    <w:top w:val="none" w:sz="0" w:space="0" w:color="auto"/>
                    <w:left w:val="none" w:sz="0" w:space="0" w:color="auto"/>
                    <w:bottom w:val="none" w:sz="0" w:space="0" w:color="auto"/>
                    <w:right w:val="none" w:sz="0" w:space="0" w:color="auto"/>
                  </w:divBdr>
                </w:div>
                <w:div w:id="2066566559">
                  <w:marLeft w:val="640"/>
                  <w:marRight w:val="0"/>
                  <w:marTop w:val="0"/>
                  <w:marBottom w:val="0"/>
                  <w:divBdr>
                    <w:top w:val="none" w:sz="0" w:space="0" w:color="auto"/>
                    <w:left w:val="none" w:sz="0" w:space="0" w:color="auto"/>
                    <w:bottom w:val="none" w:sz="0" w:space="0" w:color="auto"/>
                    <w:right w:val="none" w:sz="0" w:space="0" w:color="auto"/>
                  </w:divBdr>
                </w:div>
                <w:div w:id="2101440351">
                  <w:marLeft w:val="640"/>
                  <w:marRight w:val="0"/>
                  <w:marTop w:val="0"/>
                  <w:marBottom w:val="0"/>
                  <w:divBdr>
                    <w:top w:val="none" w:sz="0" w:space="0" w:color="auto"/>
                    <w:left w:val="none" w:sz="0" w:space="0" w:color="auto"/>
                    <w:bottom w:val="none" w:sz="0" w:space="0" w:color="auto"/>
                    <w:right w:val="none" w:sz="0" w:space="0" w:color="auto"/>
                  </w:divBdr>
                </w:div>
                <w:div w:id="2106612672">
                  <w:marLeft w:val="640"/>
                  <w:marRight w:val="0"/>
                  <w:marTop w:val="0"/>
                  <w:marBottom w:val="0"/>
                  <w:divBdr>
                    <w:top w:val="none" w:sz="0" w:space="0" w:color="auto"/>
                    <w:left w:val="none" w:sz="0" w:space="0" w:color="auto"/>
                    <w:bottom w:val="none" w:sz="0" w:space="0" w:color="auto"/>
                    <w:right w:val="none" w:sz="0" w:space="0" w:color="auto"/>
                  </w:divBdr>
                </w:div>
              </w:divsChild>
            </w:div>
            <w:div w:id="654604866">
              <w:marLeft w:val="0"/>
              <w:marRight w:val="0"/>
              <w:marTop w:val="0"/>
              <w:marBottom w:val="0"/>
              <w:divBdr>
                <w:top w:val="none" w:sz="0" w:space="0" w:color="auto"/>
                <w:left w:val="none" w:sz="0" w:space="0" w:color="auto"/>
                <w:bottom w:val="none" w:sz="0" w:space="0" w:color="auto"/>
                <w:right w:val="none" w:sz="0" w:space="0" w:color="auto"/>
              </w:divBdr>
              <w:divsChild>
                <w:div w:id="49814880">
                  <w:marLeft w:val="640"/>
                  <w:marRight w:val="0"/>
                  <w:marTop w:val="0"/>
                  <w:marBottom w:val="0"/>
                  <w:divBdr>
                    <w:top w:val="none" w:sz="0" w:space="0" w:color="auto"/>
                    <w:left w:val="none" w:sz="0" w:space="0" w:color="auto"/>
                    <w:bottom w:val="none" w:sz="0" w:space="0" w:color="auto"/>
                    <w:right w:val="none" w:sz="0" w:space="0" w:color="auto"/>
                  </w:divBdr>
                </w:div>
                <w:div w:id="91173067">
                  <w:marLeft w:val="640"/>
                  <w:marRight w:val="0"/>
                  <w:marTop w:val="0"/>
                  <w:marBottom w:val="0"/>
                  <w:divBdr>
                    <w:top w:val="none" w:sz="0" w:space="0" w:color="auto"/>
                    <w:left w:val="none" w:sz="0" w:space="0" w:color="auto"/>
                    <w:bottom w:val="none" w:sz="0" w:space="0" w:color="auto"/>
                    <w:right w:val="none" w:sz="0" w:space="0" w:color="auto"/>
                  </w:divBdr>
                </w:div>
                <w:div w:id="263614691">
                  <w:marLeft w:val="640"/>
                  <w:marRight w:val="0"/>
                  <w:marTop w:val="0"/>
                  <w:marBottom w:val="0"/>
                  <w:divBdr>
                    <w:top w:val="none" w:sz="0" w:space="0" w:color="auto"/>
                    <w:left w:val="none" w:sz="0" w:space="0" w:color="auto"/>
                    <w:bottom w:val="none" w:sz="0" w:space="0" w:color="auto"/>
                    <w:right w:val="none" w:sz="0" w:space="0" w:color="auto"/>
                  </w:divBdr>
                </w:div>
                <w:div w:id="279839849">
                  <w:marLeft w:val="640"/>
                  <w:marRight w:val="0"/>
                  <w:marTop w:val="0"/>
                  <w:marBottom w:val="0"/>
                  <w:divBdr>
                    <w:top w:val="none" w:sz="0" w:space="0" w:color="auto"/>
                    <w:left w:val="none" w:sz="0" w:space="0" w:color="auto"/>
                    <w:bottom w:val="none" w:sz="0" w:space="0" w:color="auto"/>
                    <w:right w:val="none" w:sz="0" w:space="0" w:color="auto"/>
                  </w:divBdr>
                </w:div>
                <w:div w:id="302007891">
                  <w:marLeft w:val="640"/>
                  <w:marRight w:val="0"/>
                  <w:marTop w:val="0"/>
                  <w:marBottom w:val="0"/>
                  <w:divBdr>
                    <w:top w:val="none" w:sz="0" w:space="0" w:color="auto"/>
                    <w:left w:val="none" w:sz="0" w:space="0" w:color="auto"/>
                    <w:bottom w:val="none" w:sz="0" w:space="0" w:color="auto"/>
                    <w:right w:val="none" w:sz="0" w:space="0" w:color="auto"/>
                  </w:divBdr>
                </w:div>
                <w:div w:id="334496896">
                  <w:marLeft w:val="640"/>
                  <w:marRight w:val="0"/>
                  <w:marTop w:val="0"/>
                  <w:marBottom w:val="0"/>
                  <w:divBdr>
                    <w:top w:val="none" w:sz="0" w:space="0" w:color="auto"/>
                    <w:left w:val="none" w:sz="0" w:space="0" w:color="auto"/>
                    <w:bottom w:val="none" w:sz="0" w:space="0" w:color="auto"/>
                    <w:right w:val="none" w:sz="0" w:space="0" w:color="auto"/>
                  </w:divBdr>
                </w:div>
                <w:div w:id="489372714">
                  <w:marLeft w:val="640"/>
                  <w:marRight w:val="0"/>
                  <w:marTop w:val="0"/>
                  <w:marBottom w:val="0"/>
                  <w:divBdr>
                    <w:top w:val="none" w:sz="0" w:space="0" w:color="auto"/>
                    <w:left w:val="none" w:sz="0" w:space="0" w:color="auto"/>
                    <w:bottom w:val="none" w:sz="0" w:space="0" w:color="auto"/>
                    <w:right w:val="none" w:sz="0" w:space="0" w:color="auto"/>
                  </w:divBdr>
                </w:div>
                <w:div w:id="500589697">
                  <w:marLeft w:val="640"/>
                  <w:marRight w:val="0"/>
                  <w:marTop w:val="0"/>
                  <w:marBottom w:val="0"/>
                  <w:divBdr>
                    <w:top w:val="none" w:sz="0" w:space="0" w:color="auto"/>
                    <w:left w:val="none" w:sz="0" w:space="0" w:color="auto"/>
                    <w:bottom w:val="none" w:sz="0" w:space="0" w:color="auto"/>
                    <w:right w:val="none" w:sz="0" w:space="0" w:color="auto"/>
                  </w:divBdr>
                </w:div>
                <w:div w:id="515075451">
                  <w:marLeft w:val="640"/>
                  <w:marRight w:val="0"/>
                  <w:marTop w:val="0"/>
                  <w:marBottom w:val="0"/>
                  <w:divBdr>
                    <w:top w:val="none" w:sz="0" w:space="0" w:color="auto"/>
                    <w:left w:val="none" w:sz="0" w:space="0" w:color="auto"/>
                    <w:bottom w:val="none" w:sz="0" w:space="0" w:color="auto"/>
                    <w:right w:val="none" w:sz="0" w:space="0" w:color="auto"/>
                  </w:divBdr>
                </w:div>
                <w:div w:id="561143204">
                  <w:marLeft w:val="640"/>
                  <w:marRight w:val="0"/>
                  <w:marTop w:val="0"/>
                  <w:marBottom w:val="0"/>
                  <w:divBdr>
                    <w:top w:val="none" w:sz="0" w:space="0" w:color="auto"/>
                    <w:left w:val="none" w:sz="0" w:space="0" w:color="auto"/>
                    <w:bottom w:val="none" w:sz="0" w:space="0" w:color="auto"/>
                    <w:right w:val="none" w:sz="0" w:space="0" w:color="auto"/>
                  </w:divBdr>
                </w:div>
                <w:div w:id="584531769">
                  <w:marLeft w:val="640"/>
                  <w:marRight w:val="0"/>
                  <w:marTop w:val="0"/>
                  <w:marBottom w:val="0"/>
                  <w:divBdr>
                    <w:top w:val="none" w:sz="0" w:space="0" w:color="auto"/>
                    <w:left w:val="none" w:sz="0" w:space="0" w:color="auto"/>
                    <w:bottom w:val="none" w:sz="0" w:space="0" w:color="auto"/>
                    <w:right w:val="none" w:sz="0" w:space="0" w:color="auto"/>
                  </w:divBdr>
                </w:div>
                <w:div w:id="591937573">
                  <w:marLeft w:val="640"/>
                  <w:marRight w:val="0"/>
                  <w:marTop w:val="0"/>
                  <w:marBottom w:val="0"/>
                  <w:divBdr>
                    <w:top w:val="none" w:sz="0" w:space="0" w:color="auto"/>
                    <w:left w:val="none" w:sz="0" w:space="0" w:color="auto"/>
                    <w:bottom w:val="none" w:sz="0" w:space="0" w:color="auto"/>
                    <w:right w:val="none" w:sz="0" w:space="0" w:color="auto"/>
                  </w:divBdr>
                </w:div>
                <w:div w:id="616378368">
                  <w:marLeft w:val="640"/>
                  <w:marRight w:val="0"/>
                  <w:marTop w:val="0"/>
                  <w:marBottom w:val="0"/>
                  <w:divBdr>
                    <w:top w:val="none" w:sz="0" w:space="0" w:color="auto"/>
                    <w:left w:val="none" w:sz="0" w:space="0" w:color="auto"/>
                    <w:bottom w:val="none" w:sz="0" w:space="0" w:color="auto"/>
                    <w:right w:val="none" w:sz="0" w:space="0" w:color="auto"/>
                  </w:divBdr>
                </w:div>
                <w:div w:id="673537519">
                  <w:marLeft w:val="640"/>
                  <w:marRight w:val="0"/>
                  <w:marTop w:val="0"/>
                  <w:marBottom w:val="0"/>
                  <w:divBdr>
                    <w:top w:val="none" w:sz="0" w:space="0" w:color="auto"/>
                    <w:left w:val="none" w:sz="0" w:space="0" w:color="auto"/>
                    <w:bottom w:val="none" w:sz="0" w:space="0" w:color="auto"/>
                    <w:right w:val="none" w:sz="0" w:space="0" w:color="auto"/>
                  </w:divBdr>
                </w:div>
                <w:div w:id="676225961">
                  <w:marLeft w:val="640"/>
                  <w:marRight w:val="0"/>
                  <w:marTop w:val="0"/>
                  <w:marBottom w:val="0"/>
                  <w:divBdr>
                    <w:top w:val="none" w:sz="0" w:space="0" w:color="auto"/>
                    <w:left w:val="none" w:sz="0" w:space="0" w:color="auto"/>
                    <w:bottom w:val="none" w:sz="0" w:space="0" w:color="auto"/>
                    <w:right w:val="none" w:sz="0" w:space="0" w:color="auto"/>
                  </w:divBdr>
                </w:div>
                <w:div w:id="677194711">
                  <w:marLeft w:val="640"/>
                  <w:marRight w:val="0"/>
                  <w:marTop w:val="0"/>
                  <w:marBottom w:val="0"/>
                  <w:divBdr>
                    <w:top w:val="none" w:sz="0" w:space="0" w:color="auto"/>
                    <w:left w:val="none" w:sz="0" w:space="0" w:color="auto"/>
                    <w:bottom w:val="none" w:sz="0" w:space="0" w:color="auto"/>
                    <w:right w:val="none" w:sz="0" w:space="0" w:color="auto"/>
                  </w:divBdr>
                </w:div>
                <w:div w:id="722024552">
                  <w:marLeft w:val="640"/>
                  <w:marRight w:val="0"/>
                  <w:marTop w:val="0"/>
                  <w:marBottom w:val="0"/>
                  <w:divBdr>
                    <w:top w:val="none" w:sz="0" w:space="0" w:color="auto"/>
                    <w:left w:val="none" w:sz="0" w:space="0" w:color="auto"/>
                    <w:bottom w:val="none" w:sz="0" w:space="0" w:color="auto"/>
                    <w:right w:val="none" w:sz="0" w:space="0" w:color="auto"/>
                  </w:divBdr>
                </w:div>
                <w:div w:id="759565824">
                  <w:marLeft w:val="640"/>
                  <w:marRight w:val="0"/>
                  <w:marTop w:val="0"/>
                  <w:marBottom w:val="0"/>
                  <w:divBdr>
                    <w:top w:val="none" w:sz="0" w:space="0" w:color="auto"/>
                    <w:left w:val="none" w:sz="0" w:space="0" w:color="auto"/>
                    <w:bottom w:val="none" w:sz="0" w:space="0" w:color="auto"/>
                    <w:right w:val="none" w:sz="0" w:space="0" w:color="auto"/>
                  </w:divBdr>
                </w:div>
                <w:div w:id="850413758">
                  <w:marLeft w:val="640"/>
                  <w:marRight w:val="0"/>
                  <w:marTop w:val="0"/>
                  <w:marBottom w:val="0"/>
                  <w:divBdr>
                    <w:top w:val="none" w:sz="0" w:space="0" w:color="auto"/>
                    <w:left w:val="none" w:sz="0" w:space="0" w:color="auto"/>
                    <w:bottom w:val="none" w:sz="0" w:space="0" w:color="auto"/>
                    <w:right w:val="none" w:sz="0" w:space="0" w:color="auto"/>
                  </w:divBdr>
                </w:div>
                <w:div w:id="858204191">
                  <w:marLeft w:val="640"/>
                  <w:marRight w:val="0"/>
                  <w:marTop w:val="0"/>
                  <w:marBottom w:val="0"/>
                  <w:divBdr>
                    <w:top w:val="none" w:sz="0" w:space="0" w:color="auto"/>
                    <w:left w:val="none" w:sz="0" w:space="0" w:color="auto"/>
                    <w:bottom w:val="none" w:sz="0" w:space="0" w:color="auto"/>
                    <w:right w:val="none" w:sz="0" w:space="0" w:color="auto"/>
                  </w:divBdr>
                </w:div>
                <w:div w:id="900672723">
                  <w:marLeft w:val="640"/>
                  <w:marRight w:val="0"/>
                  <w:marTop w:val="0"/>
                  <w:marBottom w:val="0"/>
                  <w:divBdr>
                    <w:top w:val="none" w:sz="0" w:space="0" w:color="auto"/>
                    <w:left w:val="none" w:sz="0" w:space="0" w:color="auto"/>
                    <w:bottom w:val="none" w:sz="0" w:space="0" w:color="auto"/>
                    <w:right w:val="none" w:sz="0" w:space="0" w:color="auto"/>
                  </w:divBdr>
                </w:div>
                <w:div w:id="928853002">
                  <w:marLeft w:val="640"/>
                  <w:marRight w:val="0"/>
                  <w:marTop w:val="0"/>
                  <w:marBottom w:val="0"/>
                  <w:divBdr>
                    <w:top w:val="none" w:sz="0" w:space="0" w:color="auto"/>
                    <w:left w:val="none" w:sz="0" w:space="0" w:color="auto"/>
                    <w:bottom w:val="none" w:sz="0" w:space="0" w:color="auto"/>
                    <w:right w:val="none" w:sz="0" w:space="0" w:color="auto"/>
                  </w:divBdr>
                </w:div>
                <w:div w:id="940915657">
                  <w:marLeft w:val="640"/>
                  <w:marRight w:val="0"/>
                  <w:marTop w:val="0"/>
                  <w:marBottom w:val="0"/>
                  <w:divBdr>
                    <w:top w:val="none" w:sz="0" w:space="0" w:color="auto"/>
                    <w:left w:val="none" w:sz="0" w:space="0" w:color="auto"/>
                    <w:bottom w:val="none" w:sz="0" w:space="0" w:color="auto"/>
                    <w:right w:val="none" w:sz="0" w:space="0" w:color="auto"/>
                  </w:divBdr>
                </w:div>
                <w:div w:id="1006058523">
                  <w:marLeft w:val="640"/>
                  <w:marRight w:val="0"/>
                  <w:marTop w:val="0"/>
                  <w:marBottom w:val="0"/>
                  <w:divBdr>
                    <w:top w:val="none" w:sz="0" w:space="0" w:color="auto"/>
                    <w:left w:val="none" w:sz="0" w:space="0" w:color="auto"/>
                    <w:bottom w:val="none" w:sz="0" w:space="0" w:color="auto"/>
                    <w:right w:val="none" w:sz="0" w:space="0" w:color="auto"/>
                  </w:divBdr>
                </w:div>
                <w:div w:id="1011761041">
                  <w:marLeft w:val="640"/>
                  <w:marRight w:val="0"/>
                  <w:marTop w:val="0"/>
                  <w:marBottom w:val="0"/>
                  <w:divBdr>
                    <w:top w:val="none" w:sz="0" w:space="0" w:color="auto"/>
                    <w:left w:val="none" w:sz="0" w:space="0" w:color="auto"/>
                    <w:bottom w:val="none" w:sz="0" w:space="0" w:color="auto"/>
                    <w:right w:val="none" w:sz="0" w:space="0" w:color="auto"/>
                  </w:divBdr>
                </w:div>
                <w:div w:id="1015615377">
                  <w:marLeft w:val="640"/>
                  <w:marRight w:val="0"/>
                  <w:marTop w:val="0"/>
                  <w:marBottom w:val="0"/>
                  <w:divBdr>
                    <w:top w:val="none" w:sz="0" w:space="0" w:color="auto"/>
                    <w:left w:val="none" w:sz="0" w:space="0" w:color="auto"/>
                    <w:bottom w:val="none" w:sz="0" w:space="0" w:color="auto"/>
                    <w:right w:val="none" w:sz="0" w:space="0" w:color="auto"/>
                  </w:divBdr>
                </w:div>
                <w:div w:id="1038161410">
                  <w:marLeft w:val="640"/>
                  <w:marRight w:val="0"/>
                  <w:marTop w:val="0"/>
                  <w:marBottom w:val="0"/>
                  <w:divBdr>
                    <w:top w:val="none" w:sz="0" w:space="0" w:color="auto"/>
                    <w:left w:val="none" w:sz="0" w:space="0" w:color="auto"/>
                    <w:bottom w:val="none" w:sz="0" w:space="0" w:color="auto"/>
                    <w:right w:val="none" w:sz="0" w:space="0" w:color="auto"/>
                  </w:divBdr>
                </w:div>
                <w:div w:id="1049107198">
                  <w:marLeft w:val="640"/>
                  <w:marRight w:val="0"/>
                  <w:marTop w:val="0"/>
                  <w:marBottom w:val="0"/>
                  <w:divBdr>
                    <w:top w:val="none" w:sz="0" w:space="0" w:color="auto"/>
                    <w:left w:val="none" w:sz="0" w:space="0" w:color="auto"/>
                    <w:bottom w:val="none" w:sz="0" w:space="0" w:color="auto"/>
                    <w:right w:val="none" w:sz="0" w:space="0" w:color="auto"/>
                  </w:divBdr>
                </w:div>
                <w:div w:id="1128015480">
                  <w:marLeft w:val="640"/>
                  <w:marRight w:val="0"/>
                  <w:marTop w:val="0"/>
                  <w:marBottom w:val="0"/>
                  <w:divBdr>
                    <w:top w:val="none" w:sz="0" w:space="0" w:color="auto"/>
                    <w:left w:val="none" w:sz="0" w:space="0" w:color="auto"/>
                    <w:bottom w:val="none" w:sz="0" w:space="0" w:color="auto"/>
                    <w:right w:val="none" w:sz="0" w:space="0" w:color="auto"/>
                  </w:divBdr>
                </w:div>
                <w:div w:id="1153788483">
                  <w:marLeft w:val="640"/>
                  <w:marRight w:val="0"/>
                  <w:marTop w:val="0"/>
                  <w:marBottom w:val="0"/>
                  <w:divBdr>
                    <w:top w:val="none" w:sz="0" w:space="0" w:color="auto"/>
                    <w:left w:val="none" w:sz="0" w:space="0" w:color="auto"/>
                    <w:bottom w:val="none" w:sz="0" w:space="0" w:color="auto"/>
                    <w:right w:val="none" w:sz="0" w:space="0" w:color="auto"/>
                  </w:divBdr>
                </w:div>
                <w:div w:id="1168062651">
                  <w:marLeft w:val="640"/>
                  <w:marRight w:val="0"/>
                  <w:marTop w:val="0"/>
                  <w:marBottom w:val="0"/>
                  <w:divBdr>
                    <w:top w:val="none" w:sz="0" w:space="0" w:color="auto"/>
                    <w:left w:val="none" w:sz="0" w:space="0" w:color="auto"/>
                    <w:bottom w:val="none" w:sz="0" w:space="0" w:color="auto"/>
                    <w:right w:val="none" w:sz="0" w:space="0" w:color="auto"/>
                  </w:divBdr>
                </w:div>
                <w:div w:id="1177890932">
                  <w:marLeft w:val="640"/>
                  <w:marRight w:val="0"/>
                  <w:marTop w:val="0"/>
                  <w:marBottom w:val="0"/>
                  <w:divBdr>
                    <w:top w:val="none" w:sz="0" w:space="0" w:color="auto"/>
                    <w:left w:val="none" w:sz="0" w:space="0" w:color="auto"/>
                    <w:bottom w:val="none" w:sz="0" w:space="0" w:color="auto"/>
                    <w:right w:val="none" w:sz="0" w:space="0" w:color="auto"/>
                  </w:divBdr>
                </w:div>
                <w:div w:id="1187790927">
                  <w:marLeft w:val="640"/>
                  <w:marRight w:val="0"/>
                  <w:marTop w:val="0"/>
                  <w:marBottom w:val="0"/>
                  <w:divBdr>
                    <w:top w:val="none" w:sz="0" w:space="0" w:color="auto"/>
                    <w:left w:val="none" w:sz="0" w:space="0" w:color="auto"/>
                    <w:bottom w:val="none" w:sz="0" w:space="0" w:color="auto"/>
                    <w:right w:val="none" w:sz="0" w:space="0" w:color="auto"/>
                  </w:divBdr>
                </w:div>
                <w:div w:id="1203979856">
                  <w:marLeft w:val="640"/>
                  <w:marRight w:val="0"/>
                  <w:marTop w:val="0"/>
                  <w:marBottom w:val="0"/>
                  <w:divBdr>
                    <w:top w:val="none" w:sz="0" w:space="0" w:color="auto"/>
                    <w:left w:val="none" w:sz="0" w:space="0" w:color="auto"/>
                    <w:bottom w:val="none" w:sz="0" w:space="0" w:color="auto"/>
                    <w:right w:val="none" w:sz="0" w:space="0" w:color="auto"/>
                  </w:divBdr>
                </w:div>
                <w:div w:id="1220750351">
                  <w:marLeft w:val="640"/>
                  <w:marRight w:val="0"/>
                  <w:marTop w:val="0"/>
                  <w:marBottom w:val="0"/>
                  <w:divBdr>
                    <w:top w:val="none" w:sz="0" w:space="0" w:color="auto"/>
                    <w:left w:val="none" w:sz="0" w:space="0" w:color="auto"/>
                    <w:bottom w:val="none" w:sz="0" w:space="0" w:color="auto"/>
                    <w:right w:val="none" w:sz="0" w:space="0" w:color="auto"/>
                  </w:divBdr>
                </w:div>
                <w:div w:id="1230504407">
                  <w:marLeft w:val="640"/>
                  <w:marRight w:val="0"/>
                  <w:marTop w:val="0"/>
                  <w:marBottom w:val="0"/>
                  <w:divBdr>
                    <w:top w:val="none" w:sz="0" w:space="0" w:color="auto"/>
                    <w:left w:val="none" w:sz="0" w:space="0" w:color="auto"/>
                    <w:bottom w:val="none" w:sz="0" w:space="0" w:color="auto"/>
                    <w:right w:val="none" w:sz="0" w:space="0" w:color="auto"/>
                  </w:divBdr>
                </w:div>
                <w:div w:id="1245991549">
                  <w:marLeft w:val="640"/>
                  <w:marRight w:val="0"/>
                  <w:marTop w:val="0"/>
                  <w:marBottom w:val="0"/>
                  <w:divBdr>
                    <w:top w:val="none" w:sz="0" w:space="0" w:color="auto"/>
                    <w:left w:val="none" w:sz="0" w:space="0" w:color="auto"/>
                    <w:bottom w:val="none" w:sz="0" w:space="0" w:color="auto"/>
                    <w:right w:val="none" w:sz="0" w:space="0" w:color="auto"/>
                  </w:divBdr>
                </w:div>
                <w:div w:id="1248078115">
                  <w:marLeft w:val="640"/>
                  <w:marRight w:val="0"/>
                  <w:marTop w:val="0"/>
                  <w:marBottom w:val="0"/>
                  <w:divBdr>
                    <w:top w:val="none" w:sz="0" w:space="0" w:color="auto"/>
                    <w:left w:val="none" w:sz="0" w:space="0" w:color="auto"/>
                    <w:bottom w:val="none" w:sz="0" w:space="0" w:color="auto"/>
                    <w:right w:val="none" w:sz="0" w:space="0" w:color="auto"/>
                  </w:divBdr>
                </w:div>
                <w:div w:id="1248609333">
                  <w:marLeft w:val="640"/>
                  <w:marRight w:val="0"/>
                  <w:marTop w:val="0"/>
                  <w:marBottom w:val="0"/>
                  <w:divBdr>
                    <w:top w:val="none" w:sz="0" w:space="0" w:color="auto"/>
                    <w:left w:val="none" w:sz="0" w:space="0" w:color="auto"/>
                    <w:bottom w:val="none" w:sz="0" w:space="0" w:color="auto"/>
                    <w:right w:val="none" w:sz="0" w:space="0" w:color="auto"/>
                  </w:divBdr>
                </w:div>
                <w:div w:id="1273365339">
                  <w:marLeft w:val="640"/>
                  <w:marRight w:val="0"/>
                  <w:marTop w:val="0"/>
                  <w:marBottom w:val="0"/>
                  <w:divBdr>
                    <w:top w:val="none" w:sz="0" w:space="0" w:color="auto"/>
                    <w:left w:val="none" w:sz="0" w:space="0" w:color="auto"/>
                    <w:bottom w:val="none" w:sz="0" w:space="0" w:color="auto"/>
                    <w:right w:val="none" w:sz="0" w:space="0" w:color="auto"/>
                  </w:divBdr>
                </w:div>
                <w:div w:id="1326782892">
                  <w:marLeft w:val="640"/>
                  <w:marRight w:val="0"/>
                  <w:marTop w:val="0"/>
                  <w:marBottom w:val="0"/>
                  <w:divBdr>
                    <w:top w:val="none" w:sz="0" w:space="0" w:color="auto"/>
                    <w:left w:val="none" w:sz="0" w:space="0" w:color="auto"/>
                    <w:bottom w:val="none" w:sz="0" w:space="0" w:color="auto"/>
                    <w:right w:val="none" w:sz="0" w:space="0" w:color="auto"/>
                  </w:divBdr>
                </w:div>
                <w:div w:id="1385374667">
                  <w:marLeft w:val="640"/>
                  <w:marRight w:val="0"/>
                  <w:marTop w:val="0"/>
                  <w:marBottom w:val="0"/>
                  <w:divBdr>
                    <w:top w:val="none" w:sz="0" w:space="0" w:color="auto"/>
                    <w:left w:val="none" w:sz="0" w:space="0" w:color="auto"/>
                    <w:bottom w:val="none" w:sz="0" w:space="0" w:color="auto"/>
                    <w:right w:val="none" w:sz="0" w:space="0" w:color="auto"/>
                  </w:divBdr>
                </w:div>
                <w:div w:id="1416441315">
                  <w:marLeft w:val="640"/>
                  <w:marRight w:val="0"/>
                  <w:marTop w:val="0"/>
                  <w:marBottom w:val="0"/>
                  <w:divBdr>
                    <w:top w:val="none" w:sz="0" w:space="0" w:color="auto"/>
                    <w:left w:val="none" w:sz="0" w:space="0" w:color="auto"/>
                    <w:bottom w:val="none" w:sz="0" w:space="0" w:color="auto"/>
                    <w:right w:val="none" w:sz="0" w:space="0" w:color="auto"/>
                  </w:divBdr>
                </w:div>
                <w:div w:id="1502506073">
                  <w:marLeft w:val="640"/>
                  <w:marRight w:val="0"/>
                  <w:marTop w:val="0"/>
                  <w:marBottom w:val="0"/>
                  <w:divBdr>
                    <w:top w:val="none" w:sz="0" w:space="0" w:color="auto"/>
                    <w:left w:val="none" w:sz="0" w:space="0" w:color="auto"/>
                    <w:bottom w:val="none" w:sz="0" w:space="0" w:color="auto"/>
                    <w:right w:val="none" w:sz="0" w:space="0" w:color="auto"/>
                  </w:divBdr>
                </w:div>
                <w:div w:id="1576547000">
                  <w:marLeft w:val="640"/>
                  <w:marRight w:val="0"/>
                  <w:marTop w:val="0"/>
                  <w:marBottom w:val="0"/>
                  <w:divBdr>
                    <w:top w:val="none" w:sz="0" w:space="0" w:color="auto"/>
                    <w:left w:val="none" w:sz="0" w:space="0" w:color="auto"/>
                    <w:bottom w:val="none" w:sz="0" w:space="0" w:color="auto"/>
                    <w:right w:val="none" w:sz="0" w:space="0" w:color="auto"/>
                  </w:divBdr>
                </w:div>
                <w:div w:id="1605577546">
                  <w:marLeft w:val="640"/>
                  <w:marRight w:val="0"/>
                  <w:marTop w:val="0"/>
                  <w:marBottom w:val="0"/>
                  <w:divBdr>
                    <w:top w:val="none" w:sz="0" w:space="0" w:color="auto"/>
                    <w:left w:val="none" w:sz="0" w:space="0" w:color="auto"/>
                    <w:bottom w:val="none" w:sz="0" w:space="0" w:color="auto"/>
                    <w:right w:val="none" w:sz="0" w:space="0" w:color="auto"/>
                  </w:divBdr>
                </w:div>
                <w:div w:id="1662274114">
                  <w:marLeft w:val="640"/>
                  <w:marRight w:val="0"/>
                  <w:marTop w:val="0"/>
                  <w:marBottom w:val="0"/>
                  <w:divBdr>
                    <w:top w:val="none" w:sz="0" w:space="0" w:color="auto"/>
                    <w:left w:val="none" w:sz="0" w:space="0" w:color="auto"/>
                    <w:bottom w:val="none" w:sz="0" w:space="0" w:color="auto"/>
                    <w:right w:val="none" w:sz="0" w:space="0" w:color="auto"/>
                  </w:divBdr>
                </w:div>
                <w:div w:id="1673796354">
                  <w:marLeft w:val="640"/>
                  <w:marRight w:val="0"/>
                  <w:marTop w:val="0"/>
                  <w:marBottom w:val="0"/>
                  <w:divBdr>
                    <w:top w:val="none" w:sz="0" w:space="0" w:color="auto"/>
                    <w:left w:val="none" w:sz="0" w:space="0" w:color="auto"/>
                    <w:bottom w:val="none" w:sz="0" w:space="0" w:color="auto"/>
                    <w:right w:val="none" w:sz="0" w:space="0" w:color="auto"/>
                  </w:divBdr>
                </w:div>
                <w:div w:id="1681158195">
                  <w:marLeft w:val="640"/>
                  <w:marRight w:val="0"/>
                  <w:marTop w:val="0"/>
                  <w:marBottom w:val="0"/>
                  <w:divBdr>
                    <w:top w:val="none" w:sz="0" w:space="0" w:color="auto"/>
                    <w:left w:val="none" w:sz="0" w:space="0" w:color="auto"/>
                    <w:bottom w:val="none" w:sz="0" w:space="0" w:color="auto"/>
                    <w:right w:val="none" w:sz="0" w:space="0" w:color="auto"/>
                  </w:divBdr>
                </w:div>
                <w:div w:id="1699696166">
                  <w:marLeft w:val="640"/>
                  <w:marRight w:val="0"/>
                  <w:marTop w:val="0"/>
                  <w:marBottom w:val="0"/>
                  <w:divBdr>
                    <w:top w:val="none" w:sz="0" w:space="0" w:color="auto"/>
                    <w:left w:val="none" w:sz="0" w:space="0" w:color="auto"/>
                    <w:bottom w:val="none" w:sz="0" w:space="0" w:color="auto"/>
                    <w:right w:val="none" w:sz="0" w:space="0" w:color="auto"/>
                  </w:divBdr>
                </w:div>
                <w:div w:id="1747610787">
                  <w:marLeft w:val="640"/>
                  <w:marRight w:val="0"/>
                  <w:marTop w:val="0"/>
                  <w:marBottom w:val="0"/>
                  <w:divBdr>
                    <w:top w:val="none" w:sz="0" w:space="0" w:color="auto"/>
                    <w:left w:val="none" w:sz="0" w:space="0" w:color="auto"/>
                    <w:bottom w:val="none" w:sz="0" w:space="0" w:color="auto"/>
                    <w:right w:val="none" w:sz="0" w:space="0" w:color="auto"/>
                  </w:divBdr>
                </w:div>
                <w:div w:id="1768039152">
                  <w:marLeft w:val="640"/>
                  <w:marRight w:val="0"/>
                  <w:marTop w:val="0"/>
                  <w:marBottom w:val="0"/>
                  <w:divBdr>
                    <w:top w:val="none" w:sz="0" w:space="0" w:color="auto"/>
                    <w:left w:val="none" w:sz="0" w:space="0" w:color="auto"/>
                    <w:bottom w:val="none" w:sz="0" w:space="0" w:color="auto"/>
                    <w:right w:val="none" w:sz="0" w:space="0" w:color="auto"/>
                  </w:divBdr>
                </w:div>
                <w:div w:id="1807770816">
                  <w:marLeft w:val="640"/>
                  <w:marRight w:val="0"/>
                  <w:marTop w:val="0"/>
                  <w:marBottom w:val="0"/>
                  <w:divBdr>
                    <w:top w:val="none" w:sz="0" w:space="0" w:color="auto"/>
                    <w:left w:val="none" w:sz="0" w:space="0" w:color="auto"/>
                    <w:bottom w:val="none" w:sz="0" w:space="0" w:color="auto"/>
                    <w:right w:val="none" w:sz="0" w:space="0" w:color="auto"/>
                  </w:divBdr>
                </w:div>
                <w:div w:id="1851793656">
                  <w:marLeft w:val="640"/>
                  <w:marRight w:val="0"/>
                  <w:marTop w:val="0"/>
                  <w:marBottom w:val="0"/>
                  <w:divBdr>
                    <w:top w:val="none" w:sz="0" w:space="0" w:color="auto"/>
                    <w:left w:val="none" w:sz="0" w:space="0" w:color="auto"/>
                    <w:bottom w:val="none" w:sz="0" w:space="0" w:color="auto"/>
                    <w:right w:val="none" w:sz="0" w:space="0" w:color="auto"/>
                  </w:divBdr>
                </w:div>
                <w:div w:id="1879929598">
                  <w:marLeft w:val="640"/>
                  <w:marRight w:val="0"/>
                  <w:marTop w:val="0"/>
                  <w:marBottom w:val="0"/>
                  <w:divBdr>
                    <w:top w:val="none" w:sz="0" w:space="0" w:color="auto"/>
                    <w:left w:val="none" w:sz="0" w:space="0" w:color="auto"/>
                    <w:bottom w:val="none" w:sz="0" w:space="0" w:color="auto"/>
                    <w:right w:val="none" w:sz="0" w:space="0" w:color="auto"/>
                  </w:divBdr>
                </w:div>
                <w:div w:id="1922832980">
                  <w:marLeft w:val="640"/>
                  <w:marRight w:val="0"/>
                  <w:marTop w:val="0"/>
                  <w:marBottom w:val="0"/>
                  <w:divBdr>
                    <w:top w:val="none" w:sz="0" w:space="0" w:color="auto"/>
                    <w:left w:val="none" w:sz="0" w:space="0" w:color="auto"/>
                    <w:bottom w:val="none" w:sz="0" w:space="0" w:color="auto"/>
                    <w:right w:val="none" w:sz="0" w:space="0" w:color="auto"/>
                  </w:divBdr>
                </w:div>
                <w:div w:id="1984921376">
                  <w:marLeft w:val="640"/>
                  <w:marRight w:val="0"/>
                  <w:marTop w:val="0"/>
                  <w:marBottom w:val="0"/>
                  <w:divBdr>
                    <w:top w:val="none" w:sz="0" w:space="0" w:color="auto"/>
                    <w:left w:val="none" w:sz="0" w:space="0" w:color="auto"/>
                    <w:bottom w:val="none" w:sz="0" w:space="0" w:color="auto"/>
                    <w:right w:val="none" w:sz="0" w:space="0" w:color="auto"/>
                  </w:divBdr>
                </w:div>
                <w:div w:id="1991981882">
                  <w:marLeft w:val="640"/>
                  <w:marRight w:val="0"/>
                  <w:marTop w:val="0"/>
                  <w:marBottom w:val="0"/>
                  <w:divBdr>
                    <w:top w:val="none" w:sz="0" w:space="0" w:color="auto"/>
                    <w:left w:val="none" w:sz="0" w:space="0" w:color="auto"/>
                    <w:bottom w:val="none" w:sz="0" w:space="0" w:color="auto"/>
                    <w:right w:val="none" w:sz="0" w:space="0" w:color="auto"/>
                  </w:divBdr>
                </w:div>
                <w:div w:id="1995181368">
                  <w:marLeft w:val="640"/>
                  <w:marRight w:val="0"/>
                  <w:marTop w:val="0"/>
                  <w:marBottom w:val="0"/>
                  <w:divBdr>
                    <w:top w:val="none" w:sz="0" w:space="0" w:color="auto"/>
                    <w:left w:val="none" w:sz="0" w:space="0" w:color="auto"/>
                    <w:bottom w:val="none" w:sz="0" w:space="0" w:color="auto"/>
                    <w:right w:val="none" w:sz="0" w:space="0" w:color="auto"/>
                  </w:divBdr>
                </w:div>
                <w:div w:id="2003269396">
                  <w:marLeft w:val="640"/>
                  <w:marRight w:val="0"/>
                  <w:marTop w:val="0"/>
                  <w:marBottom w:val="0"/>
                  <w:divBdr>
                    <w:top w:val="none" w:sz="0" w:space="0" w:color="auto"/>
                    <w:left w:val="none" w:sz="0" w:space="0" w:color="auto"/>
                    <w:bottom w:val="none" w:sz="0" w:space="0" w:color="auto"/>
                    <w:right w:val="none" w:sz="0" w:space="0" w:color="auto"/>
                  </w:divBdr>
                </w:div>
                <w:div w:id="2006861834">
                  <w:marLeft w:val="640"/>
                  <w:marRight w:val="0"/>
                  <w:marTop w:val="0"/>
                  <w:marBottom w:val="0"/>
                  <w:divBdr>
                    <w:top w:val="none" w:sz="0" w:space="0" w:color="auto"/>
                    <w:left w:val="none" w:sz="0" w:space="0" w:color="auto"/>
                    <w:bottom w:val="none" w:sz="0" w:space="0" w:color="auto"/>
                    <w:right w:val="none" w:sz="0" w:space="0" w:color="auto"/>
                  </w:divBdr>
                </w:div>
                <w:div w:id="2021272221">
                  <w:marLeft w:val="640"/>
                  <w:marRight w:val="0"/>
                  <w:marTop w:val="0"/>
                  <w:marBottom w:val="0"/>
                  <w:divBdr>
                    <w:top w:val="none" w:sz="0" w:space="0" w:color="auto"/>
                    <w:left w:val="none" w:sz="0" w:space="0" w:color="auto"/>
                    <w:bottom w:val="none" w:sz="0" w:space="0" w:color="auto"/>
                    <w:right w:val="none" w:sz="0" w:space="0" w:color="auto"/>
                  </w:divBdr>
                </w:div>
                <w:div w:id="2046363850">
                  <w:marLeft w:val="640"/>
                  <w:marRight w:val="0"/>
                  <w:marTop w:val="0"/>
                  <w:marBottom w:val="0"/>
                  <w:divBdr>
                    <w:top w:val="none" w:sz="0" w:space="0" w:color="auto"/>
                    <w:left w:val="none" w:sz="0" w:space="0" w:color="auto"/>
                    <w:bottom w:val="none" w:sz="0" w:space="0" w:color="auto"/>
                    <w:right w:val="none" w:sz="0" w:space="0" w:color="auto"/>
                  </w:divBdr>
                </w:div>
                <w:div w:id="2120367318">
                  <w:marLeft w:val="640"/>
                  <w:marRight w:val="0"/>
                  <w:marTop w:val="0"/>
                  <w:marBottom w:val="0"/>
                  <w:divBdr>
                    <w:top w:val="none" w:sz="0" w:space="0" w:color="auto"/>
                    <w:left w:val="none" w:sz="0" w:space="0" w:color="auto"/>
                    <w:bottom w:val="none" w:sz="0" w:space="0" w:color="auto"/>
                    <w:right w:val="none" w:sz="0" w:space="0" w:color="auto"/>
                  </w:divBdr>
                </w:div>
                <w:div w:id="2138253487">
                  <w:marLeft w:val="640"/>
                  <w:marRight w:val="0"/>
                  <w:marTop w:val="0"/>
                  <w:marBottom w:val="0"/>
                  <w:divBdr>
                    <w:top w:val="none" w:sz="0" w:space="0" w:color="auto"/>
                    <w:left w:val="none" w:sz="0" w:space="0" w:color="auto"/>
                    <w:bottom w:val="none" w:sz="0" w:space="0" w:color="auto"/>
                    <w:right w:val="none" w:sz="0" w:space="0" w:color="auto"/>
                  </w:divBdr>
                </w:div>
              </w:divsChild>
            </w:div>
            <w:div w:id="671448727">
              <w:marLeft w:val="0"/>
              <w:marRight w:val="0"/>
              <w:marTop w:val="0"/>
              <w:marBottom w:val="0"/>
              <w:divBdr>
                <w:top w:val="none" w:sz="0" w:space="0" w:color="auto"/>
                <w:left w:val="none" w:sz="0" w:space="0" w:color="auto"/>
                <w:bottom w:val="none" w:sz="0" w:space="0" w:color="auto"/>
                <w:right w:val="none" w:sz="0" w:space="0" w:color="auto"/>
              </w:divBdr>
              <w:divsChild>
                <w:div w:id="10298741">
                  <w:marLeft w:val="640"/>
                  <w:marRight w:val="0"/>
                  <w:marTop w:val="0"/>
                  <w:marBottom w:val="0"/>
                  <w:divBdr>
                    <w:top w:val="none" w:sz="0" w:space="0" w:color="auto"/>
                    <w:left w:val="none" w:sz="0" w:space="0" w:color="auto"/>
                    <w:bottom w:val="none" w:sz="0" w:space="0" w:color="auto"/>
                    <w:right w:val="none" w:sz="0" w:space="0" w:color="auto"/>
                  </w:divBdr>
                </w:div>
                <w:div w:id="16391143">
                  <w:marLeft w:val="640"/>
                  <w:marRight w:val="0"/>
                  <w:marTop w:val="0"/>
                  <w:marBottom w:val="0"/>
                  <w:divBdr>
                    <w:top w:val="none" w:sz="0" w:space="0" w:color="auto"/>
                    <w:left w:val="none" w:sz="0" w:space="0" w:color="auto"/>
                    <w:bottom w:val="none" w:sz="0" w:space="0" w:color="auto"/>
                    <w:right w:val="none" w:sz="0" w:space="0" w:color="auto"/>
                  </w:divBdr>
                </w:div>
                <w:div w:id="31225870">
                  <w:marLeft w:val="640"/>
                  <w:marRight w:val="0"/>
                  <w:marTop w:val="0"/>
                  <w:marBottom w:val="0"/>
                  <w:divBdr>
                    <w:top w:val="none" w:sz="0" w:space="0" w:color="auto"/>
                    <w:left w:val="none" w:sz="0" w:space="0" w:color="auto"/>
                    <w:bottom w:val="none" w:sz="0" w:space="0" w:color="auto"/>
                    <w:right w:val="none" w:sz="0" w:space="0" w:color="auto"/>
                  </w:divBdr>
                </w:div>
                <w:div w:id="70976568">
                  <w:marLeft w:val="640"/>
                  <w:marRight w:val="0"/>
                  <w:marTop w:val="0"/>
                  <w:marBottom w:val="0"/>
                  <w:divBdr>
                    <w:top w:val="none" w:sz="0" w:space="0" w:color="auto"/>
                    <w:left w:val="none" w:sz="0" w:space="0" w:color="auto"/>
                    <w:bottom w:val="none" w:sz="0" w:space="0" w:color="auto"/>
                    <w:right w:val="none" w:sz="0" w:space="0" w:color="auto"/>
                  </w:divBdr>
                </w:div>
                <w:div w:id="92361585">
                  <w:marLeft w:val="640"/>
                  <w:marRight w:val="0"/>
                  <w:marTop w:val="0"/>
                  <w:marBottom w:val="0"/>
                  <w:divBdr>
                    <w:top w:val="none" w:sz="0" w:space="0" w:color="auto"/>
                    <w:left w:val="none" w:sz="0" w:space="0" w:color="auto"/>
                    <w:bottom w:val="none" w:sz="0" w:space="0" w:color="auto"/>
                    <w:right w:val="none" w:sz="0" w:space="0" w:color="auto"/>
                  </w:divBdr>
                </w:div>
                <w:div w:id="139151284">
                  <w:marLeft w:val="640"/>
                  <w:marRight w:val="0"/>
                  <w:marTop w:val="0"/>
                  <w:marBottom w:val="0"/>
                  <w:divBdr>
                    <w:top w:val="none" w:sz="0" w:space="0" w:color="auto"/>
                    <w:left w:val="none" w:sz="0" w:space="0" w:color="auto"/>
                    <w:bottom w:val="none" w:sz="0" w:space="0" w:color="auto"/>
                    <w:right w:val="none" w:sz="0" w:space="0" w:color="auto"/>
                  </w:divBdr>
                </w:div>
                <w:div w:id="152062873">
                  <w:marLeft w:val="640"/>
                  <w:marRight w:val="0"/>
                  <w:marTop w:val="0"/>
                  <w:marBottom w:val="0"/>
                  <w:divBdr>
                    <w:top w:val="none" w:sz="0" w:space="0" w:color="auto"/>
                    <w:left w:val="none" w:sz="0" w:space="0" w:color="auto"/>
                    <w:bottom w:val="none" w:sz="0" w:space="0" w:color="auto"/>
                    <w:right w:val="none" w:sz="0" w:space="0" w:color="auto"/>
                  </w:divBdr>
                </w:div>
                <w:div w:id="154302722">
                  <w:marLeft w:val="640"/>
                  <w:marRight w:val="0"/>
                  <w:marTop w:val="0"/>
                  <w:marBottom w:val="0"/>
                  <w:divBdr>
                    <w:top w:val="none" w:sz="0" w:space="0" w:color="auto"/>
                    <w:left w:val="none" w:sz="0" w:space="0" w:color="auto"/>
                    <w:bottom w:val="none" w:sz="0" w:space="0" w:color="auto"/>
                    <w:right w:val="none" w:sz="0" w:space="0" w:color="auto"/>
                  </w:divBdr>
                </w:div>
                <w:div w:id="224531494">
                  <w:marLeft w:val="640"/>
                  <w:marRight w:val="0"/>
                  <w:marTop w:val="0"/>
                  <w:marBottom w:val="0"/>
                  <w:divBdr>
                    <w:top w:val="none" w:sz="0" w:space="0" w:color="auto"/>
                    <w:left w:val="none" w:sz="0" w:space="0" w:color="auto"/>
                    <w:bottom w:val="none" w:sz="0" w:space="0" w:color="auto"/>
                    <w:right w:val="none" w:sz="0" w:space="0" w:color="auto"/>
                  </w:divBdr>
                </w:div>
                <w:div w:id="246963070">
                  <w:marLeft w:val="640"/>
                  <w:marRight w:val="0"/>
                  <w:marTop w:val="0"/>
                  <w:marBottom w:val="0"/>
                  <w:divBdr>
                    <w:top w:val="none" w:sz="0" w:space="0" w:color="auto"/>
                    <w:left w:val="none" w:sz="0" w:space="0" w:color="auto"/>
                    <w:bottom w:val="none" w:sz="0" w:space="0" w:color="auto"/>
                    <w:right w:val="none" w:sz="0" w:space="0" w:color="auto"/>
                  </w:divBdr>
                </w:div>
                <w:div w:id="249697988">
                  <w:marLeft w:val="640"/>
                  <w:marRight w:val="0"/>
                  <w:marTop w:val="0"/>
                  <w:marBottom w:val="0"/>
                  <w:divBdr>
                    <w:top w:val="none" w:sz="0" w:space="0" w:color="auto"/>
                    <w:left w:val="none" w:sz="0" w:space="0" w:color="auto"/>
                    <w:bottom w:val="none" w:sz="0" w:space="0" w:color="auto"/>
                    <w:right w:val="none" w:sz="0" w:space="0" w:color="auto"/>
                  </w:divBdr>
                </w:div>
                <w:div w:id="250899509">
                  <w:marLeft w:val="640"/>
                  <w:marRight w:val="0"/>
                  <w:marTop w:val="0"/>
                  <w:marBottom w:val="0"/>
                  <w:divBdr>
                    <w:top w:val="none" w:sz="0" w:space="0" w:color="auto"/>
                    <w:left w:val="none" w:sz="0" w:space="0" w:color="auto"/>
                    <w:bottom w:val="none" w:sz="0" w:space="0" w:color="auto"/>
                    <w:right w:val="none" w:sz="0" w:space="0" w:color="auto"/>
                  </w:divBdr>
                </w:div>
                <w:div w:id="273102729">
                  <w:marLeft w:val="640"/>
                  <w:marRight w:val="0"/>
                  <w:marTop w:val="0"/>
                  <w:marBottom w:val="0"/>
                  <w:divBdr>
                    <w:top w:val="none" w:sz="0" w:space="0" w:color="auto"/>
                    <w:left w:val="none" w:sz="0" w:space="0" w:color="auto"/>
                    <w:bottom w:val="none" w:sz="0" w:space="0" w:color="auto"/>
                    <w:right w:val="none" w:sz="0" w:space="0" w:color="auto"/>
                  </w:divBdr>
                </w:div>
                <w:div w:id="318654905">
                  <w:marLeft w:val="640"/>
                  <w:marRight w:val="0"/>
                  <w:marTop w:val="0"/>
                  <w:marBottom w:val="0"/>
                  <w:divBdr>
                    <w:top w:val="none" w:sz="0" w:space="0" w:color="auto"/>
                    <w:left w:val="none" w:sz="0" w:space="0" w:color="auto"/>
                    <w:bottom w:val="none" w:sz="0" w:space="0" w:color="auto"/>
                    <w:right w:val="none" w:sz="0" w:space="0" w:color="auto"/>
                  </w:divBdr>
                </w:div>
                <w:div w:id="356929664">
                  <w:marLeft w:val="640"/>
                  <w:marRight w:val="0"/>
                  <w:marTop w:val="0"/>
                  <w:marBottom w:val="0"/>
                  <w:divBdr>
                    <w:top w:val="none" w:sz="0" w:space="0" w:color="auto"/>
                    <w:left w:val="none" w:sz="0" w:space="0" w:color="auto"/>
                    <w:bottom w:val="none" w:sz="0" w:space="0" w:color="auto"/>
                    <w:right w:val="none" w:sz="0" w:space="0" w:color="auto"/>
                  </w:divBdr>
                </w:div>
                <w:div w:id="378089278">
                  <w:marLeft w:val="640"/>
                  <w:marRight w:val="0"/>
                  <w:marTop w:val="0"/>
                  <w:marBottom w:val="0"/>
                  <w:divBdr>
                    <w:top w:val="none" w:sz="0" w:space="0" w:color="auto"/>
                    <w:left w:val="none" w:sz="0" w:space="0" w:color="auto"/>
                    <w:bottom w:val="none" w:sz="0" w:space="0" w:color="auto"/>
                    <w:right w:val="none" w:sz="0" w:space="0" w:color="auto"/>
                  </w:divBdr>
                </w:div>
                <w:div w:id="410586115">
                  <w:marLeft w:val="640"/>
                  <w:marRight w:val="0"/>
                  <w:marTop w:val="0"/>
                  <w:marBottom w:val="0"/>
                  <w:divBdr>
                    <w:top w:val="none" w:sz="0" w:space="0" w:color="auto"/>
                    <w:left w:val="none" w:sz="0" w:space="0" w:color="auto"/>
                    <w:bottom w:val="none" w:sz="0" w:space="0" w:color="auto"/>
                    <w:right w:val="none" w:sz="0" w:space="0" w:color="auto"/>
                  </w:divBdr>
                </w:div>
                <w:div w:id="528763675">
                  <w:marLeft w:val="640"/>
                  <w:marRight w:val="0"/>
                  <w:marTop w:val="0"/>
                  <w:marBottom w:val="0"/>
                  <w:divBdr>
                    <w:top w:val="none" w:sz="0" w:space="0" w:color="auto"/>
                    <w:left w:val="none" w:sz="0" w:space="0" w:color="auto"/>
                    <w:bottom w:val="none" w:sz="0" w:space="0" w:color="auto"/>
                    <w:right w:val="none" w:sz="0" w:space="0" w:color="auto"/>
                  </w:divBdr>
                </w:div>
                <w:div w:id="574166516">
                  <w:marLeft w:val="640"/>
                  <w:marRight w:val="0"/>
                  <w:marTop w:val="0"/>
                  <w:marBottom w:val="0"/>
                  <w:divBdr>
                    <w:top w:val="none" w:sz="0" w:space="0" w:color="auto"/>
                    <w:left w:val="none" w:sz="0" w:space="0" w:color="auto"/>
                    <w:bottom w:val="none" w:sz="0" w:space="0" w:color="auto"/>
                    <w:right w:val="none" w:sz="0" w:space="0" w:color="auto"/>
                  </w:divBdr>
                </w:div>
                <w:div w:id="581835484">
                  <w:marLeft w:val="640"/>
                  <w:marRight w:val="0"/>
                  <w:marTop w:val="0"/>
                  <w:marBottom w:val="0"/>
                  <w:divBdr>
                    <w:top w:val="none" w:sz="0" w:space="0" w:color="auto"/>
                    <w:left w:val="none" w:sz="0" w:space="0" w:color="auto"/>
                    <w:bottom w:val="none" w:sz="0" w:space="0" w:color="auto"/>
                    <w:right w:val="none" w:sz="0" w:space="0" w:color="auto"/>
                  </w:divBdr>
                </w:div>
                <w:div w:id="637300711">
                  <w:marLeft w:val="640"/>
                  <w:marRight w:val="0"/>
                  <w:marTop w:val="0"/>
                  <w:marBottom w:val="0"/>
                  <w:divBdr>
                    <w:top w:val="none" w:sz="0" w:space="0" w:color="auto"/>
                    <w:left w:val="none" w:sz="0" w:space="0" w:color="auto"/>
                    <w:bottom w:val="none" w:sz="0" w:space="0" w:color="auto"/>
                    <w:right w:val="none" w:sz="0" w:space="0" w:color="auto"/>
                  </w:divBdr>
                </w:div>
                <w:div w:id="722680012">
                  <w:marLeft w:val="640"/>
                  <w:marRight w:val="0"/>
                  <w:marTop w:val="0"/>
                  <w:marBottom w:val="0"/>
                  <w:divBdr>
                    <w:top w:val="none" w:sz="0" w:space="0" w:color="auto"/>
                    <w:left w:val="none" w:sz="0" w:space="0" w:color="auto"/>
                    <w:bottom w:val="none" w:sz="0" w:space="0" w:color="auto"/>
                    <w:right w:val="none" w:sz="0" w:space="0" w:color="auto"/>
                  </w:divBdr>
                </w:div>
                <w:div w:id="790443799">
                  <w:marLeft w:val="640"/>
                  <w:marRight w:val="0"/>
                  <w:marTop w:val="0"/>
                  <w:marBottom w:val="0"/>
                  <w:divBdr>
                    <w:top w:val="none" w:sz="0" w:space="0" w:color="auto"/>
                    <w:left w:val="none" w:sz="0" w:space="0" w:color="auto"/>
                    <w:bottom w:val="none" w:sz="0" w:space="0" w:color="auto"/>
                    <w:right w:val="none" w:sz="0" w:space="0" w:color="auto"/>
                  </w:divBdr>
                </w:div>
                <w:div w:id="869955067">
                  <w:marLeft w:val="640"/>
                  <w:marRight w:val="0"/>
                  <w:marTop w:val="0"/>
                  <w:marBottom w:val="0"/>
                  <w:divBdr>
                    <w:top w:val="none" w:sz="0" w:space="0" w:color="auto"/>
                    <w:left w:val="none" w:sz="0" w:space="0" w:color="auto"/>
                    <w:bottom w:val="none" w:sz="0" w:space="0" w:color="auto"/>
                    <w:right w:val="none" w:sz="0" w:space="0" w:color="auto"/>
                  </w:divBdr>
                </w:div>
                <w:div w:id="878979782">
                  <w:marLeft w:val="640"/>
                  <w:marRight w:val="0"/>
                  <w:marTop w:val="0"/>
                  <w:marBottom w:val="0"/>
                  <w:divBdr>
                    <w:top w:val="none" w:sz="0" w:space="0" w:color="auto"/>
                    <w:left w:val="none" w:sz="0" w:space="0" w:color="auto"/>
                    <w:bottom w:val="none" w:sz="0" w:space="0" w:color="auto"/>
                    <w:right w:val="none" w:sz="0" w:space="0" w:color="auto"/>
                  </w:divBdr>
                </w:div>
                <w:div w:id="912618527">
                  <w:marLeft w:val="640"/>
                  <w:marRight w:val="0"/>
                  <w:marTop w:val="0"/>
                  <w:marBottom w:val="0"/>
                  <w:divBdr>
                    <w:top w:val="none" w:sz="0" w:space="0" w:color="auto"/>
                    <w:left w:val="none" w:sz="0" w:space="0" w:color="auto"/>
                    <w:bottom w:val="none" w:sz="0" w:space="0" w:color="auto"/>
                    <w:right w:val="none" w:sz="0" w:space="0" w:color="auto"/>
                  </w:divBdr>
                </w:div>
                <w:div w:id="915167036">
                  <w:marLeft w:val="640"/>
                  <w:marRight w:val="0"/>
                  <w:marTop w:val="0"/>
                  <w:marBottom w:val="0"/>
                  <w:divBdr>
                    <w:top w:val="none" w:sz="0" w:space="0" w:color="auto"/>
                    <w:left w:val="none" w:sz="0" w:space="0" w:color="auto"/>
                    <w:bottom w:val="none" w:sz="0" w:space="0" w:color="auto"/>
                    <w:right w:val="none" w:sz="0" w:space="0" w:color="auto"/>
                  </w:divBdr>
                </w:div>
                <w:div w:id="959268265">
                  <w:marLeft w:val="640"/>
                  <w:marRight w:val="0"/>
                  <w:marTop w:val="0"/>
                  <w:marBottom w:val="0"/>
                  <w:divBdr>
                    <w:top w:val="none" w:sz="0" w:space="0" w:color="auto"/>
                    <w:left w:val="none" w:sz="0" w:space="0" w:color="auto"/>
                    <w:bottom w:val="none" w:sz="0" w:space="0" w:color="auto"/>
                    <w:right w:val="none" w:sz="0" w:space="0" w:color="auto"/>
                  </w:divBdr>
                </w:div>
                <w:div w:id="1011564688">
                  <w:marLeft w:val="640"/>
                  <w:marRight w:val="0"/>
                  <w:marTop w:val="0"/>
                  <w:marBottom w:val="0"/>
                  <w:divBdr>
                    <w:top w:val="none" w:sz="0" w:space="0" w:color="auto"/>
                    <w:left w:val="none" w:sz="0" w:space="0" w:color="auto"/>
                    <w:bottom w:val="none" w:sz="0" w:space="0" w:color="auto"/>
                    <w:right w:val="none" w:sz="0" w:space="0" w:color="auto"/>
                  </w:divBdr>
                </w:div>
                <w:div w:id="1123310543">
                  <w:marLeft w:val="640"/>
                  <w:marRight w:val="0"/>
                  <w:marTop w:val="0"/>
                  <w:marBottom w:val="0"/>
                  <w:divBdr>
                    <w:top w:val="none" w:sz="0" w:space="0" w:color="auto"/>
                    <w:left w:val="none" w:sz="0" w:space="0" w:color="auto"/>
                    <w:bottom w:val="none" w:sz="0" w:space="0" w:color="auto"/>
                    <w:right w:val="none" w:sz="0" w:space="0" w:color="auto"/>
                  </w:divBdr>
                </w:div>
                <w:div w:id="1263225761">
                  <w:marLeft w:val="640"/>
                  <w:marRight w:val="0"/>
                  <w:marTop w:val="0"/>
                  <w:marBottom w:val="0"/>
                  <w:divBdr>
                    <w:top w:val="none" w:sz="0" w:space="0" w:color="auto"/>
                    <w:left w:val="none" w:sz="0" w:space="0" w:color="auto"/>
                    <w:bottom w:val="none" w:sz="0" w:space="0" w:color="auto"/>
                    <w:right w:val="none" w:sz="0" w:space="0" w:color="auto"/>
                  </w:divBdr>
                </w:div>
                <w:div w:id="1276912090">
                  <w:marLeft w:val="640"/>
                  <w:marRight w:val="0"/>
                  <w:marTop w:val="0"/>
                  <w:marBottom w:val="0"/>
                  <w:divBdr>
                    <w:top w:val="none" w:sz="0" w:space="0" w:color="auto"/>
                    <w:left w:val="none" w:sz="0" w:space="0" w:color="auto"/>
                    <w:bottom w:val="none" w:sz="0" w:space="0" w:color="auto"/>
                    <w:right w:val="none" w:sz="0" w:space="0" w:color="auto"/>
                  </w:divBdr>
                </w:div>
                <w:div w:id="1314410107">
                  <w:marLeft w:val="640"/>
                  <w:marRight w:val="0"/>
                  <w:marTop w:val="0"/>
                  <w:marBottom w:val="0"/>
                  <w:divBdr>
                    <w:top w:val="none" w:sz="0" w:space="0" w:color="auto"/>
                    <w:left w:val="none" w:sz="0" w:space="0" w:color="auto"/>
                    <w:bottom w:val="none" w:sz="0" w:space="0" w:color="auto"/>
                    <w:right w:val="none" w:sz="0" w:space="0" w:color="auto"/>
                  </w:divBdr>
                </w:div>
                <w:div w:id="1355225199">
                  <w:marLeft w:val="640"/>
                  <w:marRight w:val="0"/>
                  <w:marTop w:val="0"/>
                  <w:marBottom w:val="0"/>
                  <w:divBdr>
                    <w:top w:val="none" w:sz="0" w:space="0" w:color="auto"/>
                    <w:left w:val="none" w:sz="0" w:space="0" w:color="auto"/>
                    <w:bottom w:val="none" w:sz="0" w:space="0" w:color="auto"/>
                    <w:right w:val="none" w:sz="0" w:space="0" w:color="auto"/>
                  </w:divBdr>
                </w:div>
                <w:div w:id="1426418679">
                  <w:marLeft w:val="640"/>
                  <w:marRight w:val="0"/>
                  <w:marTop w:val="0"/>
                  <w:marBottom w:val="0"/>
                  <w:divBdr>
                    <w:top w:val="none" w:sz="0" w:space="0" w:color="auto"/>
                    <w:left w:val="none" w:sz="0" w:space="0" w:color="auto"/>
                    <w:bottom w:val="none" w:sz="0" w:space="0" w:color="auto"/>
                    <w:right w:val="none" w:sz="0" w:space="0" w:color="auto"/>
                  </w:divBdr>
                </w:div>
                <w:div w:id="1472482623">
                  <w:marLeft w:val="640"/>
                  <w:marRight w:val="0"/>
                  <w:marTop w:val="0"/>
                  <w:marBottom w:val="0"/>
                  <w:divBdr>
                    <w:top w:val="none" w:sz="0" w:space="0" w:color="auto"/>
                    <w:left w:val="none" w:sz="0" w:space="0" w:color="auto"/>
                    <w:bottom w:val="none" w:sz="0" w:space="0" w:color="auto"/>
                    <w:right w:val="none" w:sz="0" w:space="0" w:color="auto"/>
                  </w:divBdr>
                </w:div>
                <w:div w:id="1477719461">
                  <w:marLeft w:val="640"/>
                  <w:marRight w:val="0"/>
                  <w:marTop w:val="0"/>
                  <w:marBottom w:val="0"/>
                  <w:divBdr>
                    <w:top w:val="none" w:sz="0" w:space="0" w:color="auto"/>
                    <w:left w:val="none" w:sz="0" w:space="0" w:color="auto"/>
                    <w:bottom w:val="none" w:sz="0" w:space="0" w:color="auto"/>
                    <w:right w:val="none" w:sz="0" w:space="0" w:color="auto"/>
                  </w:divBdr>
                </w:div>
                <w:div w:id="1510095603">
                  <w:marLeft w:val="640"/>
                  <w:marRight w:val="0"/>
                  <w:marTop w:val="0"/>
                  <w:marBottom w:val="0"/>
                  <w:divBdr>
                    <w:top w:val="none" w:sz="0" w:space="0" w:color="auto"/>
                    <w:left w:val="none" w:sz="0" w:space="0" w:color="auto"/>
                    <w:bottom w:val="none" w:sz="0" w:space="0" w:color="auto"/>
                    <w:right w:val="none" w:sz="0" w:space="0" w:color="auto"/>
                  </w:divBdr>
                </w:div>
                <w:div w:id="1517576284">
                  <w:marLeft w:val="640"/>
                  <w:marRight w:val="0"/>
                  <w:marTop w:val="0"/>
                  <w:marBottom w:val="0"/>
                  <w:divBdr>
                    <w:top w:val="none" w:sz="0" w:space="0" w:color="auto"/>
                    <w:left w:val="none" w:sz="0" w:space="0" w:color="auto"/>
                    <w:bottom w:val="none" w:sz="0" w:space="0" w:color="auto"/>
                    <w:right w:val="none" w:sz="0" w:space="0" w:color="auto"/>
                  </w:divBdr>
                </w:div>
                <w:div w:id="1567690378">
                  <w:marLeft w:val="640"/>
                  <w:marRight w:val="0"/>
                  <w:marTop w:val="0"/>
                  <w:marBottom w:val="0"/>
                  <w:divBdr>
                    <w:top w:val="none" w:sz="0" w:space="0" w:color="auto"/>
                    <w:left w:val="none" w:sz="0" w:space="0" w:color="auto"/>
                    <w:bottom w:val="none" w:sz="0" w:space="0" w:color="auto"/>
                    <w:right w:val="none" w:sz="0" w:space="0" w:color="auto"/>
                  </w:divBdr>
                </w:div>
                <w:div w:id="1630084120">
                  <w:marLeft w:val="640"/>
                  <w:marRight w:val="0"/>
                  <w:marTop w:val="0"/>
                  <w:marBottom w:val="0"/>
                  <w:divBdr>
                    <w:top w:val="none" w:sz="0" w:space="0" w:color="auto"/>
                    <w:left w:val="none" w:sz="0" w:space="0" w:color="auto"/>
                    <w:bottom w:val="none" w:sz="0" w:space="0" w:color="auto"/>
                    <w:right w:val="none" w:sz="0" w:space="0" w:color="auto"/>
                  </w:divBdr>
                </w:div>
                <w:div w:id="1640455470">
                  <w:marLeft w:val="640"/>
                  <w:marRight w:val="0"/>
                  <w:marTop w:val="0"/>
                  <w:marBottom w:val="0"/>
                  <w:divBdr>
                    <w:top w:val="none" w:sz="0" w:space="0" w:color="auto"/>
                    <w:left w:val="none" w:sz="0" w:space="0" w:color="auto"/>
                    <w:bottom w:val="none" w:sz="0" w:space="0" w:color="auto"/>
                    <w:right w:val="none" w:sz="0" w:space="0" w:color="auto"/>
                  </w:divBdr>
                </w:div>
                <w:div w:id="1676494679">
                  <w:marLeft w:val="640"/>
                  <w:marRight w:val="0"/>
                  <w:marTop w:val="0"/>
                  <w:marBottom w:val="0"/>
                  <w:divBdr>
                    <w:top w:val="none" w:sz="0" w:space="0" w:color="auto"/>
                    <w:left w:val="none" w:sz="0" w:space="0" w:color="auto"/>
                    <w:bottom w:val="none" w:sz="0" w:space="0" w:color="auto"/>
                    <w:right w:val="none" w:sz="0" w:space="0" w:color="auto"/>
                  </w:divBdr>
                </w:div>
                <w:div w:id="1685548651">
                  <w:marLeft w:val="640"/>
                  <w:marRight w:val="0"/>
                  <w:marTop w:val="0"/>
                  <w:marBottom w:val="0"/>
                  <w:divBdr>
                    <w:top w:val="none" w:sz="0" w:space="0" w:color="auto"/>
                    <w:left w:val="none" w:sz="0" w:space="0" w:color="auto"/>
                    <w:bottom w:val="none" w:sz="0" w:space="0" w:color="auto"/>
                    <w:right w:val="none" w:sz="0" w:space="0" w:color="auto"/>
                  </w:divBdr>
                </w:div>
                <w:div w:id="1700273050">
                  <w:marLeft w:val="640"/>
                  <w:marRight w:val="0"/>
                  <w:marTop w:val="0"/>
                  <w:marBottom w:val="0"/>
                  <w:divBdr>
                    <w:top w:val="none" w:sz="0" w:space="0" w:color="auto"/>
                    <w:left w:val="none" w:sz="0" w:space="0" w:color="auto"/>
                    <w:bottom w:val="none" w:sz="0" w:space="0" w:color="auto"/>
                    <w:right w:val="none" w:sz="0" w:space="0" w:color="auto"/>
                  </w:divBdr>
                </w:div>
                <w:div w:id="1705054679">
                  <w:marLeft w:val="640"/>
                  <w:marRight w:val="0"/>
                  <w:marTop w:val="0"/>
                  <w:marBottom w:val="0"/>
                  <w:divBdr>
                    <w:top w:val="none" w:sz="0" w:space="0" w:color="auto"/>
                    <w:left w:val="none" w:sz="0" w:space="0" w:color="auto"/>
                    <w:bottom w:val="none" w:sz="0" w:space="0" w:color="auto"/>
                    <w:right w:val="none" w:sz="0" w:space="0" w:color="auto"/>
                  </w:divBdr>
                </w:div>
                <w:div w:id="1755785996">
                  <w:marLeft w:val="640"/>
                  <w:marRight w:val="0"/>
                  <w:marTop w:val="0"/>
                  <w:marBottom w:val="0"/>
                  <w:divBdr>
                    <w:top w:val="none" w:sz="0" w:space="0" w:color="auto"/>
                    <w:left w:val="none" w:sz="0" w:space="0" w:color="auto"/>
                    <w:bottom w:val="none" w:sz="0" w:space="0" w:color="auto"/>
                    <w:right w:val="none" w:sz="0" w:space="0" w:color="auto"/>
                  </w:divBdr>
                </w:div>
                <w:div w:id="1757482545">
                  <w:marLeft w:val="640"/>
                  <w:marRight w:val="0"/>
                  <w:marTop w:val="0"/>
                  <w:marBottom w:val="0"/>
                  <w:divBdr>
                    <w:top w:val="none" w:sz="0" w:space="0" w:color="auto"/>
                    <w:left w:val="none" w:sz="0" w:space="0" w:color="auto"/>
                    <w:bottom w:val="none" w:sz="0" w:space="0" w:color="auto"/>
                    <w:right w:val="none" w:sz="0" w:space="0" w:color="auto"/>
                  </w:divBdr>
                </w:div>
                <w:div w:id="1874535802">
                  <w:marLeft w:val="640"/>
                  <w:marRight w:val="0"/>
                  <w:marTop w:val="0"/>
                  <w:marBottom w:val="0"/>
                  <w:divBdr>
                    <w:top w:val="none" w:sz="0" w:space="0" w:color="auto"/>
                    <w:left w:val="none" w:sz="0" w:space="0" w:color="auto"/>
                    <w:bottom w:val="none" w:sz="0" w:space="0" w:color="auto"/>
                    <w:right w:val="none" w:sz="0" w:space="0" w:color="auto"/>
                  </w:divBdr>
                </w:div>
                <w:div w:id="1884438592">
                  <w:marLeft w:val="640"/>
                  <w:marRight w:val="0"/>
                  <w:marTop w:val="0"/>
                  <w:marBottom w:val="0"/>
                  <w:divBdr>
                    <w:top w:val="none" w:sz="0" w:space="0" w:color="auto"/>
                    <w:left w:val="none" w:sz="0" w:space="0" w:color="auto"/>
                    <w:bottom w:val="none" w:sz="0" w:space="0" w:color="auto"/>
                    <w:right w:val="none" w:sz="0" w:space="0" w:color="auto"/>
                  </w:divBdr>
                </w:div>
                <w:div w:id="1894389498">
                  <w:marLeft w:val="640"/>
                  <w:marRight w:val="0"/>
                  <w:marTop w:val="0"/>
                  <w:marBottom w:val="0"/>
                  <w:divBdr>
                    <w:top w:val="none" w:sz="0" w:space="0" w:color="auto"/>
                    <w:left w:val="none" w:sz="0" w:space="0" w:color="auto"/>
                    <w:bottom w:val="none" w:sz="0" w:space="0" w:color="auto"/>
                    <w:right w:val="none" w:sz="0" w:space="0" w:color="auto"/>
                  </w:divBdr>
                </w:div>
                <w:div w:id="1903363874">
                  <w:marLeft w:val="640"/>
                  <w:marRight w:val="0"/>
                  <w:marTop w:val="0"/>
                  <w:marBottom w:val="0"/>
                  <w:divBdr>
                    <w:top w:val="none" w:sz="0" w:space="0" w:color="auto"/>
                    <w:left w:val="none" w:sz="0" w:space="0" w:color="auto"/>
                    <w:bottom w:val="none" w:sz="0" w:space="0" w:color="auto"/>
                    <w:right w:val="none" w:sz="0" w:space="0" w:color="auto"/>
                  </w:divBdr>
                </w:div>
                <w:div w:id="1938977713">
                  <w:marLeft w:val="640"/>
                  <w:marRight w:val="0"/>
                  <w:marTop w:val="0"/>
                  <w:marBottom w:val="0"/>
                  <w:divBdr>
                    <w:top w:val="none" w:sz="0" w:space="0" w:color="auto"/>
                    <w:left w:val="none" w:sz="0" w:space="0" w:color="auto"/>
                    <w:bottom w:val="none" w:sz="0" w:space="0" w:color="auto"/>
                    <w:right w:val="none" w:sz="0" w:space="0" w:color="auto"/>
                  </w:divBdr>
                </w:div>
                <w:div w:id="2001738767">
                  <w:marLeft w:val="640"/>
                  <w:marRight w:val="0"/>
                  <w:marTop w:val="0"/>
                  <w:marBottom w:val="0"/>
                  <w:divBdr>
                    <w:top w:val="none" w:sz="0" w:space="0" w:color="auto"/>
                    <w:left w:val="none" w:sz="0" w:space="0" w:color="auto"/>
                    <w:bottom w:val="none" w:sz="0" w:space="0" w:color="auto"/>
                    <w:right w:val="none" w:sz="0" w:space="0" w:color="auto"/>
                  </w:divBdr>
                </w:div>
                <w:div w:id="2012297195">
                  <w:marLeft w:val="640"/>
                  <w:marRight w:val="0"/>
                  <w:marTop w:val="0"/>
                  <w:marBottom w:val="0"/>
                  <w:divBdr>
                    <w:top w:val="none" w:sz="0" w:space="0" w:color="auto"/>
                    <w:left w:val="none" w:sz="0" w:space="0" w:color="auto"/>
                    <w:bottom w:val="none" w:sz="0" w:space="0" w:color="auto"/>
                    <w:right w:val="none" w:sz="0" w:space="0" w:color="auto"/>
                  </w:divBdr>
                </w:div>
                <w:div w:id="2030058514">
                  <w:marLeft w:val="640"/>
                  <w:marRight w:val="0"/>
                  <w:marTop w:val="0"/>
                  <w:marBottom w:val="0"/>
                  <w:divBdr>
                    <w:top w:val="none" w:sz="0" w:space="0" w:color="auto"/>
                    <w:left w:val="none" w:sz="0" w:space="0" w:color="auto"/>
                    <w:bottom w:val="none" w:sz="0" w:space="0" w:color="auto"/>
                    <w:right w:val="none" w:sz="0" w:space="0" w:color="auto"/>
                  </w:divBdr>
                </w:div>
                <w:div w:id="2037074369">
                  <w:marLeft w:val="640"/>
                  <w:marRight w:val="0"/>
                  <w:marTop w:val="0"/>
                  <w:marBottom w:val="0"/>
                  <w:divBdr>
                    <w:top w:val="none" w:sz="0" w:space="0" w:color="auto"/>
                    <w:left w:val="none" w:sz="0" w:space="0" w:color="auto"/>
                    <w:bottom w:val="none" w:sz="0" w:space="0" w:color="auto"/>
                    <w:right w:val="none" w:sz="0" w:space="0" w:color="auto"/>
                  </w:divBdr>
                </w:div>
                <w:div w:id="2053770013">
                  <w:marLeft w:val="640"/>
                  <w:marRight w:val="0"/>
                  <w:marTop w:val="0"/>
                  <w:marBottom w:val="0"/>
                  <w:divBdr>
                    <w:top w:val="none" w:sz="0" w:space="0" w:color="auto"/>
                    <w:left w:val="none" w:sz="0" w:space="0" w:color="auto"/>
                    <w:bottom w:val="none" w:sz="0" w:space="0" w:color="auto"/>
                    <w:right w:val="none" w:sz="0" w:space="0" w:color="auto"/>
                  </w:divBdr>
                </w:div>
                <w:div w:id="2125230287">
                  <w:marLeft w:val="640"/>
                  <w:marRight w:val="0"/>
                  <w:marTop w:val="0"/>
                  <w:marBottom w:val="0"/>
                  <w:divBdr>
                    <w:top w:val="none" w:sz="0" w:space="0" w:color="auto"/>
                    <w:left w:val="none" w:sz="0" w:space="0" w:color="auto"/>
                    <w:bottom w:val="none" w:sz="0" w:space="0" w:color="auto"/>
                    <w:right w:val="none" w:sz="0" w:space="0" w:color="auto"/>
                  </w:divBdr>
                </w:div>
                <w:div w:id="2127658203">
                  <w:marLeft w:val="640"/>
                  <w:marRight w:val="0"/>
                  <w:marTop w:val="0"/>
                  <w:marBottom w:val="0"/>
                  <w:divBdr>
                    <w:top w:val="none" w:sz="0" w:space="0" w:color="auto"/>
                    <w:left w:val="none" w:sz="0" w:space="0" w:color="auto"/>
                    <w:bottom w:val="none" w:sz="0" w:space="0" w:color="auto"/>
                    <w:right w:val="none" w:sz="0" w:space="0" w:color="auto"/>
                  </w:divBdr>
                </w:div>
                <w:div w:id="2129278119">
                  <w:marLeft w:val="640"/>
                  <w:marRight w:val="0"/>
                  <w:marTop w:val="0"/>
                  <w:marBottom w:val="0"/>
                  <w:divBdr>
                    <w:top w:val="none" w:sz="0" w:space="0" w:color="auto"/>
                    <w:left w:val="none" w:sz="0" w:space="0" w:color="auto"/>
                    <w:bottom w:val="none" w:sz="0" w:space="0" w:color="auto"/>
                    <w:right w:val="none" w:sz="0" w:space="0" w:color="auto"/>
                  </w:divBdr>
                </w:div>
                <w:div w:id="2129660707">
                  <w:marLeft w:val="640"/>
                  <w:marRight w:val="0"/>
                  <w:marTop w:val="0"/>
                  <w:marBottom w:val="0"/>
                  <w:divBdr>
                    <w:top w:val="none" w:sz="0" w:space="0" w:color="auto"/>
                    <w:left w:val="none" w:sz="0" w:space="0" w:color="auto"/>
                    <w:bottom w:val="none" w:sz="0" w:space="0" w:color="auto"/>
                    <w:right w:val="none" w:sz="0" w:space="0" w:color="auto"/>
                  </w:divBdr>
                </w:div>
                <w:div w:id="2137485253">
                  <w:marLeft w:val="640"/>
                  <w:marRight w:val="0"/>
                  <w:marTop w:val="0"/>
                  <w:marBottom w:val="0"/>
                  <w:divBdr>
                    <w:top w:val="none" w:sz="0" w:space="0" w:color="auto"/>
                    <w:left w:val="none" w:sz="0" w:space="0" w:color="auto"/>
                    <w:bottom w:val="none" w:sz="0" w:space="0" w:color="auto"/>
                    <w:right w:val="none" w:sz="0" w:space="0" w:color="auto"/>
                  </w:divBdr>
                </w:div>
              </w:divsChild>
            </w:div>
            <w:div w:id="671958945">
              <w:marLeft w:val="0"/>
              <w:marRight w:val="0"/>
              <w:marTop w:val="0"/>
              <w:marBottom w:val="0"/>
              <w:divBdr>
                <w:top w:val="none" w:sz="0" w:space="0" w:color="auto"/>
                <w:left w:val="none" w:sz="0" w:space="0" w:color="auto"/>
                <w:bottom w:val="none" w:sz="0" w:space="0" w:color="auto"/>
                <w:right w:val="none" w:sz="0" w:space="0" w:color="auto"/>
              </w:divBdr>
              <w:divsChild>
                <w:div w:id="7634455">
                  <w:marLeft w:val="640"/>
                  <w:marRight w:val="0"/>
                  <w:marTop w:val="0"/>
                  <w:marBottom w:val="0"/>
                  <w:divBdr>
                    <w:top w:val="none" w:sz="0" w:space="0" w:color="auto"/>
                    <w:left w:val="none" w:sz="0" w:space="0" w:color="auto"/>
                    <w:bottom w:val="none" w:sz="0" w:space="0" w:color="auto"/>
                    <w:right w:val="none" w:sz="0" w:space="0" w:color="auto"/>
                  </w:divBdr>
                </w:div>
                <w:div w:id="44455082">
                  <w:marLeft w:val="640"/>
                  <w:marRight w:val="0"/>
                  <w:marTop w:val="0"/>
                  <w:marBottom w:val="0"/>
                  <w:divBdr>
                    <w:top w:val="none" w:sz="0" w:space="0" w:color="auto"/>
                    <w:left w:val="none" w:sz="0" w:space="0" w:color="auto"/>
                    <w:bottom w:val="none" w:sz="0" w:space="0" w:color="auto"/>
                    <w:right w:val="none" w:sz="0" w:space="0" w:color="auto"/>
                  </w:divBdr>
                </w:div>
                <w:div w:id="116527489">
                  <w:marLeft w:val="640"/>
                  <w:marRight w:val="0"/>
                  <w:marTop w:val="0"/>
                  <w:marBottom w:val="0"/>
                  <w:divBdr>
                    <w:top w:val="none" w:sz="0" w:space="0" w:color="auto"/>
                    <w:left w:val="none" w:sz="0" w:space="0" w:color="auto"/>
                    <w:bottom w:val="none" w:sz="0" w:space="0" w:color="auto"/>
                    <w:right w:val="none" w:sz="0" w:space="0" w:color="auto"/>
                  </w:divBdr>
                </w:div>
                <w:div w:id="162161226">
                  <w:marLeft w:val="640"/>
                  <w:marRight w:val="0"/>
                  <w:marTop w:val="0"/>
                  <w:marBottom w:val="0"/>
                  <w:divBdr>
                    <w:top w:val="none" w:sz="0" w:space="0" w:color="auto"/>
                    <w:left w:val="none" w:sz="0" w:space="0" w:color="auto"/>
                    <w:bottom w:val="none" w:sz="0" w:space="0" w:color="auto"/>
                    <w:right w:val="none" w:sz="0" w:space="0" w:color="auto"/>
                  </w:divBdr>
                </w:div>
                <w:div w:id="185169871">
                  <w:marLeft w:val="640"/>
                  <w:marRight w:val="0"/>
                  <w:marTop w:val="0"/>
                  <w:marBottom w:val="0"/>
                  <w:divBdr>
                    <w:top w:val="none" w:sz="0" w:space="0" w:color="auto"/>
                    <w:left w:val="none" w:sz="0" w:space="0" w:color="auto"/>
                    <w:bottom w:val="none" w:sz="0" w:space="0" w:color="auto"/>
                    <w:right w:val="none" w:sz="0" w:space="0" w:color="auto"/>
                  </w:divBdr>
                </w:div>
                <w:div w:id="288820784">
                  <w:marLeft w:val="640"/>
                  <w:marRight w:val="0"/>
                  <w:marTop w:val="0"/>
                  <w:marBottom w:val="0"/>
                  <w:divBdr>
                    <w:top w:val="none" w:sz="0" w:space="0" w:color="auto"/>
                    <w:left w:val="none" w:sz="0" w:space="0" w:color="auto"/>
                    <w:bottom w:val="none" w:sz="0" w:space="0" w:color="auto"/>
                    <w:right w:val="none" w:sz="0" w:space="0" w:color="auto"/>
                  </w:divBdr>
                </w:div>
                <w:div w:id="295919248">
                  <w:marLeft w:val="640"/>
                  <w:marRight w:val="0"/>
                  <w:marTop w:val="0"/>
                  <w:marBottom w:val="0"/>
                  <w:divBdr>
                    <w:top w:val="none" w:sz="0" w:space="0" w:color="auto"/>
                    <w:left w:val="none" w:sz="0" w:space="0" w:color="auto"/>
                    <w:bottom w:val="none" w:sz="0" w:space="0" w:color="auto"/>
                    <w:right w:val="none" w:sz="0" w:space="0" w:color="auto"/>
                  </w:divBdr>
                </w:div>
                <w:div w:id="357777664">
                  <w:marLeft w:val="640"/>
                  <w:marRight w:val="0"/>
                  <w:marTop w:val="0"/>
                  <w:marBottom w:val="0"/>
                  <w:divBdr>
                    <w:top w:val="none" w:sz="0" w:space="0" w:color="auto"/>
                    <w:left w:val="none" w:sz="0" w:space="0" w:color="auto"/>
                    <w:bottom w:val="none" w:sz="0" w:space="0" w:color="auto"/>
                    <w:right w:val="none" w:sz="0" w:space="0" w:color="auto"/>
                  </w:divBdr>
                </w:div>
                <w:div w:id="417093222">
                  <w:marLeft w:val="640"/>
                  <w:marRight w:val="0"/>
                  <w:marTop w:val="0"/>
                  <w:marBottom w:val="0"/>
                  <w:divBdr>
                    <w:top w:val="none" w:sz="0" w:space="0" w:color="auto"/>
                    <w:left w:val="none" w:sz="0" w:space="0" w:color="auto"/>
                    <w:bottom w:val="none" w:sz="0" w:space="0" w:color="auto"/>
                    <w:right w:val="none" w:sz="0" w:space="0" w:color="auto"/>
                  </w:divBdr>
                </w:div>
                <w:div w:id="465243881">
                  <w:marLeft w:val="640"/>
                  <w:marRight w:val="0"/>
                  <w:marTop w:val="0"/>
                  <w:marBottom w:val="0"/>
                  <w:divBdr>
                    <w:top w:val="none" w:sz="0" w:space="0" w:color="auto"/>
                    <w:left w:val="none" w:sz="0" w:space="0" w:color="auto"/>
                    <w:bottom w:val="none" w:sz="0" w:space="0" w:color="auto"/>
                    <w:right w:val="none" w:sz="0" w:space="0" w:color="auto"/>
                  </w:divBdr>
                </w:div>
                <w:div w:id="494106887">
                  <w:marLeft w:val="640"/>
                  <w:marRight w:val="0"/>
                  <w:marTop w:val="0"/>
                  <w:marBottom w:val="0"/>
                  <w:divBdr>
                    <w:top w:val="none" w:sz="0" w:space="0" w:color="auto"/>
                    <w:left w:val="none" w:sz="0" w:space="0" w:color="auto"/>
                    <w:bottom w:val="none" w:sz="0" w:space="0" w:color="auto"/>
                    <w:right w:val="none" w:sz="0" w:space="0" w:color="auto"/>
                  </w:divBdr>
                </w:div>
                <w:div w:id="499855119">
                  <w:marLeft w:val="640"/>
                  <w:marRight w:val="0"/>
                  <w:marTop w:val="0"/>
                  <w:marBottom w:val="0"/>
                  <w:divBdr>
                    <w:top w:val="none" w:sz="0" w:space="0" w:color="auto"/>
                    <w:left w:val="none" w:sz="0" w:space="0" w:color="auto"/>
                    <w:bottom w:val="none" w:sz="0" w:space="0" w:color="auto"/>
                    <w:right w:val="none" w:sz="0" w:space="0" w:color="auto"/>
                  </w:divBdr>
                </w:div>
                <w:div w:id="523709374">
                  <w:marLeft w:val="640"/>
                  <w:marRight w:val="0"/>
                  <w:marTop w:val="0"/>
                  <w:marBottom w:val="0"/>
                  <w:divBdr>
                    <w:top w:val="none" w:sz="0" w:space="0" w:color="auto"/>
                    <w:left w:val="none" w:sz="0" w:space="0" w:color="auto"/>
                    <w:bottom w:val="none" w:sz="0" w:space="0" w:color="auto"/>
                    <w:right w:val="none" w:sz="0" w:space="0" w:color="auto"/>
                  </w:divBdr>
                </w:div>
                <w:div w:id="525868965">
                  <w:marLeft w:val="640"/>
                  <w:marRight w:val="0"/>
                  <w:marTop w:val="0"/>
                  <w:marBottom w:val="0"/>
                  <w:divBdr>
                    <w:top w:val="none" w:sz="0" w:space="0" w:color="auto"/>
                    <w:left w:val="none" w:sz="0" w:space="0" w:color="auto"/>
                    <w:bottom w:val="none" w:sz="0" w:space="0" w:color="auto"/>
                    <w:right w:val="none" w:sz="0" w:space="0" w:color="auto"/>
                  </w:divBdr>
                </w:div>
                <w:div w:id="577591384">
                  <w:marLeft w:val="640"/>
                  <w:marRight w:val="0"/>
                  <w:marTop w:val="0"/>
                  <w:marBottom w:val="0"/>
                  <w:divBdr>
                    <w:top w:val="none" w:sz="0" w:space="0" w:color="auto"/>
                    <w:left w:val="none" w:sz="0" w:space="0" w:color="auto"/>
                    <w:bottom w:val="none" w:sz="0" w:space="0" w:color="auto"/>
                    <w:right w:val="none" w:sz="0" w:space="0" w:color="auto"/>
                  </w:divBdr>
                </w:div>
                <w:div w:id="595404217">
                  <w:marLeft w:val="640"/>
                  <w:marRight w:val="0"/>
                  <w:marTop w:val="0"/>
                  <w:marBottom w:val="0"/>
                  <w:divBdr>
                    <w:top w:val="none" w:sz="0" w:space="0" w:color="auto"/>
                    <w:left w:val="none" w:sz="0" w:space="0" w:color="auto"/>
                    <w:bottom w:val="none" w:sz="0" w:space="0" w:color="auto"/>
                    <w:right w:val="none" w:sz="0" w:space="0" w:color="auto"/>
                  </w:divBdr>
                </w:div>
                <w:div w:id="629091531">
                  <w:marLeft w:val="640"/>
                  <w:marRight w:val="0"/>
                  <w:marTop w:val="0"/>
                  <w:marBottom w:val="0"/>
                  <w:divBdr>
                    <w:top w:val="none" w:sz="0" w:space="0" w:color="auto"/>
                    <w:left w:val="none" w:sz="0" w:space="0" w:color="auto"/>
                    <w:bottom w:val="none" w:sz="0" w:space="0" w:color="auto"/>
                    <w:right w:val="none" w:sz="0" w:space="0" w:color="auto"/>
                  </w:divBdr>
                </w:div>
                <w:div w:id="630404765">
                  <w:marLeft w:val="640"/>
                  <w:marRight w:val="0"/>
                  <w:marTop w:val="0"/>
                  <w:marBottom w:val="0"/>
                  <w:divBdr>
                    <w:top w:val="none" w:sz="0" w:space="0" w:color="auto"/>
                    <w:left w:val="none" w:sz="0" w:space="0" w:color="auto"/>
                    <w:bottom w:val="none" w:sz="0" w:space="0" w:color="auto"/>
                    <w:right w:val="none" w:sz="0" w:space="0" w:color="auto"/>
                  </w:divBdr>
                </w:div>
                <w:div w:id="645626406">
                  <w:marLeft w:val="640"/>
                  <w:marRight w:val="0"/>
                  <w:marTop w:val="0"/>
                  <w:marBottom w:val="0"/>
                  <w:divBdr>
                    <w:top w:val="none" w:sz="0" w:space="0" w:color="auto"/>
                    <w:left w:val="none" w:sz="0" w:space="0" w:color="auto"/>
                    <w:bottom w:val="none" w:sz="0" w:space="0" w:color="auto"/>
                    <w:right w:val="none" w:sz="0" w:space="0" w:color="auto"/>
                  </w:divBdr>
                </w:div>
                <w:div w:id="681904818">
                  <w:marLeft w:val="640"/>
                  <w:marRight w:val="0"/>
                  <w:marTop w:val="0"/>
                  <w:marBottom w:val="0"/>
                  <w:divBdr>
                    <w:top w:val="none" w:sz="0" w:space="0" w:color="auto"/>
                    <w:left w:val="none" w:sz="0" w:space="0" w:color="auto"/>
                    <w:bottom w:val="none" w:sz="0" w:space="0" w:color="auto"/>
                    <w:right w:val="none" w:sz="0" w:space="0" w:color="auto"/>
                  </w:divBdr>
                </w:div>
                <w:div w:id="723411968">
                  <w:marLeft w:val="640"/>
                  <w:marRight w:val="0"/>
                  <w:marTop w:val="0"/>
                  <w:marBottom w:val="0"/>
                  <w:divBdr>
                    <w:top w:val="none" w:sz="0" w:space="0" w:color="auto"/>
                    <w:left w:val="none" w:sz="0" w:space="0" w:color="auto"/>
                    <w:bottom w:val="none" w:sz="0" w:space="0" w:color="auto"/>
                    <w:right w:val="none" w:sz="0" w:space="0" w:color="auto"/>
                  </w:divBdr>
                </w:div>
                <w:div w:id="732239878">
                  <w:marLeft w:val="640"/>
                  <w:marRight w:val="0"/>
                  <w:marTop w:val="0"/>
                  <w:marBottom w:val="0"/>
                  <w:divBdr>
                    <w:top w:val="none" w:sz="0" w:space="0" w:color="auto"/>
                    <w:left w:val="none" w:sz="0" w:space="0" w:color="auto"/>
                    <w:bottom w:val="none" w:sz="0" w:space="0" w:color="auto"/>
                    <w:right w:val="none" w:sz="0" w:space="0" w:color="auto"/>
                  </w:divBdr>
                </w:div>
                <w:div w:id="739518833">
                  <w:marLeft w:val="640"/>
                  <w:marRight w:val="0"/>
                  <w:marTop w:val="0"/>
                  <w:marBottom w:val="0"/>
                  <w:divBdr>
                    <w:top w:val="none" w:sz="0" w:space="0" w:color="auto"/>
                    <w:left w:val="none" w:sz="0" w:space="0" w:color="auto"/>
                    <w:bottom w:val="none" w:sz="0" w:space="0" w:color="auto"/>
                    <w:right w:val="none" w:sz="0" w:space="0" w:color="auto"/>
                  </w:divBdr>
                </w:div>
                <w:div w:id="820118959">
                  <w:marLeft w:val="640"/>
                  <w:marRight w:val="0"/>
                  <w:marTop w:val="0"/>
                  <w:marBottom w:val="0"/>
                  <w:divBdr>
                    <w:top w:val="none" w:sz="0" w:space="0" w:color="auto"/>
                    <w:left w:val="none" w:sz="0" w:space="0" w:color="auto"/>
                    <w:bottom w:val="none" w:sz="0" w:space="0" w:color="auto"/>
                    <w:right w:val="none" w:sz="0" w:space="0" w:color="auto"/>
                  </w:divBdr>
                </w:div>
                <w:div w:id="825168391">
                  <w:marLeft w:val="640"/>
                  <w:marRight w:val="0"/>
                  <w:marTop w:val="0"/>
                  <w:marBottom w:val="0"/>
                  <w:divBdr>
                    <w:top w:val="none" w:sz="0" w:space="0" w:color="auto"/>
                    <w:left w:val="none" w:sz="0" w:space="0" w:color="auto"/>
                    <w:bottom w:val="none" w:sz="0" w:space="0" w:color="auto"/>
                    <w:right w:val="none" w:sz="0" w:space="0" w:color="auto"/>
                  </w:divBdr>
                </w:div>
                <w:div w:id="843596228">
                  <w:marLeft w:val="640"/>
                  <w:marRight w:val="0"/>
                  <w:marTop w:val="0"/>
                  <w:marBottom w:val="0"/>
                  <w:divBdr>
                    <w:top w:val="none" w:sz="0" w:space="0" w:color="auto"/>
                    <w:left w:val="none" w:sz="0" w:space="0" w:color="auto"/>
                    <w:bottom w:val="none" w:sz="0" w:space="0" w:color="auto"/>
                    <w:right w:val="none" w:sz="0" w:space="0" w:color="auto"/>
                  </w:divBdr>
                </w:div>
                <w:div w:id="876620795">
                  <w:marLeft w:val="640"/>
                  <w:marRight w:val="0"/>
                  <w:marTop w:val="0"/>
                  <w:marBottom w:val="0"/>
                  <w:divBdr>
                    <w:top w:val="none" w:sz="0" w:space="0" w:color="auto"/>
                    <w:left w:val="none" w:sz="0" w:space="0" w:color="auto"/>
                    <w:bottom w:val="none" w:sz="0" w:space="0" w:color="auto"/>
                    <w:right w:val="none" w:sz="0" w:space="0" w:color="auto"/>
                  </w:divBdr>
                </w:div>
                <w:div w:id="941425223">
                  <w:marLeft w:val="640"/>
                  <w:marRight w:val="0"/>
                  <w:marTop w:val="0"/>
                  <w:marBottom w:val="0"/>
                  <w:divBdr>
                    <w:top w:val="none" w:sz="0" w:space="0" w:color="auto"/>
                    <w:left w:val="none" w:sz="0" w:space="0" w:color="auto"/>
                    <w:bottom w:val="none" w:sz="0" w:space="0" w:color="auto"/>
                    <w:right w:val="none" w:sz="0" w:space="0" w:color="auto"/>
                  </w:divBdr>
                </w:div>
                <w:div w:id="969289038">
                  <w:marLeft w:val="640"/>
                  <w:marRight w:val="0"/>
                  <w:marTop w:val="0"/>
                  <w:marBottom w:val="0"/>
                  <w:divBdr>
                    <w:top w:val="none" w:sz="0" w:space="0" w:color="auto"/>
                    <w:left w:val="none" w:sz="0" w:space="0" w:color="auto"/>
                    <w:bottom w:val="none" w:sz="0" w:space="0" w:color="auto"/>
                    <w:right w:val="none" w:sz="0" w:space="0" w:color="auto"/>
                  </w:divBdr>
                </w:div>
                <w:div w:id="1001742068">
                  <w:marLeft w:val="640"/>
                  <w:marRight w:val="0"/>
                  <w:marTop w:val="0"/>
                  <w:marBottom w:val="0"/>
                  <w:divBdr>
                    <w:top w:val="none" w:sz="0" w:space="0" w:color="auto"/>
                    <w:left w:val="none" w:sz="0" w:space="0" w:color="auto"/>
                    <w:bottom w:val="none" w:sz="0" w:space="0" w:color="auto"/>
                    <w:right w:val="none" w:sz="0" w:space="0" w:color="auto"/>
                  </w:divBdr>
                </w:div>
                <w:div w:id="1007831266">
                  <w:marLeft w:val="640"/>
                  <w:marRight w:val="0"/>
                  <w:marTop w:val="0"/>
                  <w:marBottom w:val="0"/>
                  <w:divBdr>
                    <w:top w:val="none" w:sz="0" w:space="0" w:color="auto"/>
                    <w:left w:val="none" w:sz="0" w:space="0" w:color="auto"/>
                    <w:bottom w:val="none" w:sz="0" w:space="0" w:color="auto"/>
                    <w:right w:val="none" w:sz="0" w:space="0" w:color="auto"/>
                  </w:divBdr>
                </w:div>
                <w:div w:id="1045758343">
                  <w:marLeft w:val="640"/>
                  <w:marRight w:val="0"/>
                  <w:marTop w:val="0"/>
                  <w:marBottom w:val="0"/>
                  <w:divBdr>
                    <w:top w:val="none" w:sz="0" w:space="0" w:color="auto"/>
                    <w:left w:val="none" w:sz="0" w:space="0" w:color="auto"/>
                    <w:bottom w:val="none" w:sz="0" w:space="0" w:color="auto"/>
                    <w:right w:val="none" w:sz="0" w:space="0" w:color="auto"/>
                  </w:divBdr>
                </w:div>
                <w:div w:id="1126968512">
                  <w:marLeft w:val="640"/>
                  <w:marRight w:val="0"/>
                  <w:marTop w:val="0"/>
                  <w:marBottom w:val="0"/>
                  <w:divBdr>
                    <w:top w:val="none" w:sz="0" w:space="0" w:color="auto"/>
                    <w:left w:val="none" w:sz="0" w:space="0" w:color="auto"/>
                    <w:bottom w:val="none" w:sz="0" w:space="0" w:color="auto"/>
                    <w:right w:val="none" w:sz="0" w:space="0" w:color="auto"/>
                  </w:divBdr>
                </w:div>
                <w:div w:id="1133598157">
                  <w:marLeft w:val="640"/>
                  <w:marRight w:val="0"/>
                  <w:marTop w:val="0"/>
                  <w:marBottom w:val="0"/>
                  <w:divBdr>
                    <w:top w:val="none" w:sz="0" w:space="0" w:color="auto"/>
                    <w:left w:val="none" w:sz="0" w:space="0" w:color="auto"/>
                    <w:bottom w:val="none" w:sz="0" w:space="0" w:color="auto"/>
                    <w:right w:val="none" w:sz="0" w:space="0" w:color="auto"/>
                  </w:divBdr>
                </w:div>
                <w:div w:id="1165902246">
                  <w:marLeft w:val="640"/>
                  <w:marRight w:val="0"/>
                  <w:marTop w:val="0"/>
                  <w:marBottom w:val="0"/>
                  <w:divBdr>
                    <w:top w:val="none" w:sz="0" w:space="0" w:color="auto"/>
                    <w:left w:val="none" w:sz="0" w:space="0" w:color="auto"/>
                    <w:bottom w:val="none" w:sz="0" w:space="0" w:color="auto"/>
                    <w:right w:val="none" w:sz="0" w:space="0" w:color="auto"/>
                  </w:divBdr>
                </w:div>
                <w:div w:id="1249968259">
                  <w:marLeft w:val="640"/>
                  <w:marRight w:val="0"/>
                  <w:marTop w:val="0"/>
                  <w:marBottom w:val="0"/>
                  <w:divBdr>
                    <w:top w:val="none" w:sz="0" w:space="0" w:color="auto"/>
                    <w:left w:val="none" w:sz="0" w:space="0" w:color="auto"/>
                    <w:bottom w:val="none" w:sz="0" w:space="0" w:color="auto"/>
                    <w:right w:val="none" w:sz="0" w:space="0" w:color="auto"/>
                  </w:divBdr>
                </w:div>
                <w:div w:id="1306475134">
                  <w:marLeft w:val="640"/>
                  <w:marRight w:val="0"/>
                  <w:marTop w:val="0"/>
                  <w:marBottom w:val="0"/>
                  <w:divBdr>
                    <w:top w:val="none" w:sz="0" w:space="0" w:color="auto"/>
                    <w:left w:val="none" w:sz="0" w:space="0" w:color="auto"/>
                    <w:bottom w:val="none" w:sz="0" w:space="0" w:color="auto"/>
                    <w:right w:val="none" w:sz="0" w:space="0" w:color="auto"/>
                  </w:divBdr>
                </w:div>
                <w:div w:id="1370301569">
                  <w:marLeft w:val="640"/>
                  <w:marRight w:val="0"/>
                  <w:marTop w:val="0"/>
                  <w:marBottom w:val="0"/>
                  <w:divBdr>
                    <w:top w:val="none" w:sz="0" w:space="0" w:color="auto"/>
                    <w:left w:val="none" w:sz="0" w:space="0" w:color="auto"/>
                    <w:bottom w:val="none" w:sz="0" w:space="0" w:color="auto"/>
                    <w:right w:val="none" w:sz="0" w:space="0" w:color="auto"/>
                  </w:divBdr>
                </w:div>
                <w:div w:id="1388526866">
                  <w:marLeft w:val="640"/>
                  <w:marRight w:val="0"/>
                  <w:marTop w:val="0"/>
                  <w:marBottom w:val="0"/>
                  <w:divBdr>
                    <w:top w:val="none" w:sz="0" w:space="0" w:color="auto"/>
                    <w:left w:val="none" w:sz="0" w:space="0" w:color="auto"/>
                    <w:bottom w:val="none" w:sz="0" w:space="0" w:color="auto"/>
                    <w:right w:val="none" w:sz="0" w:space="0" w:color="auto"/>
                  </w:divBdr>
                </w:div>
                <w:div w:id="1406996575">
                  <w:marLeft w:val="640"/>
                  <w:marRight w:val="0"/>
                  <w:marTop w:val="0"/>
                  <w:marBottom w:val="0"/>
                  <w:divBdr>
                    <w:top w:val="none" w:sz="0" w:space="0" w:color="auto"/>
                    <w:left w:val="none" w:sz="0" w:space="0" w:color="auto"/>
                    <w:bottom w:val="none" w:sz="0" w:space="0" w:color="auto"/>
                    <w:right w:val="none" w:sz="0" w:space="0" w:color="auto"/>
                  </w:divBdr>
                </w:div>
                <w:div w:id="1446147172">
                  <w:marLeft w:val="640"/>
                  <w:marRight w:val="0"/>
                  <w:marTop w:val="0"/>
                  <w:marBottom w:val="0"/>
                  <w:divBdr>
                    <w:top w:val="none" w:sz="0" w:space="0" w:color="auto"/>
                    <w:left w:val="none" w:sz="0" w:space="0" w:color="auto"/>
                    <w:bottom w:val="none" w:sz="0" w:space="0" w:color="auto"/>
                    <w:right w:val="none" w:sz="0" w:space="0" w:color="auto"/>
                  </w:divBdr>
                </w:div>
                <w:div w:id="1465654569">
                  <w:marLeft w:val="640"/>
                  <w:marRight w:val="0"/>
                  <w:marTop w:val="0"/>
                  <w:marBottom w:val="0"/>
                  <w:divBdr>
                    <w:top w:val="none" w:sz="0" w:space="0" w:color="auto"/>
                    <w:left w:val="none" w:sz="0" w:space="0" w:color="auto"/>
                    <w:bottom w:val="none" w:sz="0" w:space="0" w:color="auto"/>
                    <w:right w:val="none" w:sz="0" w:space="0" w:color="auto"/>
                  </w:divBdr>
                </w:div>
                <w:div w:id="1485195693">
                  <w:marLeft w:val="640"/>
                  <w:marRight w:val="0"/>
                  <w:marTop w:val="0"/>
                  <w:marBottom w:val="0"/>
                  <w:divBdr>
                    <w:top w:val="none" w:sz="0" w:space="0" w:color="auto"/>
                    <w:left w:val="none" w:sz="0" w:space="0" w:color="auto"/>
                    <w:bottom w:val="none" w:sz="0" w:space="0" w:color="auto"/>
                    <w:right w:val="none" w:sz="0" w:space="0" w:color="auto"/>
                  </w:divBdr>
                </w:div>
                <w:div w:id="1511916997">
                  <w:marLeft w:val="640"/>
                  <w:marRight w:val="0"/>
                  <w:marTop w:val="0"/>
                  <w:marBottom w:val="0"/>
                  <w:divBdr>
                    <w:top w:val="none" w:sz="0" w:space="0" w:color="auto"/>
                    <w:left w:val="none" w:sz="0" w:space="0" w:color="auto"/>
                    <w:bottom w:val="none" w:sz="0" w:space="0" w:color="auto"/>
                    <w:right w:val="none" w:sz="0" w:space="0" w:color="auto"/>
                  </w:divBdr>
                </w:div>
                <w:div w:id="1513763378">
                  <w:marLeft w:val="640"/>
                  <w:marRight w:val="0"/>
                  <w:marTop w:val="0"/>
                  <w:marBottom w:val="0"/>
                  <w:divBdr>
                    <w:top w:val="none" w:sz="0" w:space="0" w:color="auto"/>
                    <w:left w:val="none" w:sz="0" w:space="0" w:color="auto"/>
                    <w:bottom w:val="none" w:sz="0" w:space="0" w:color="auto"/>
                    <w:right w:val="none" w:sz="0" w:space="0" w:color="auto"/>
                  </w:divBdr>
                </w:div>
                <w:div w:id="1544243885">
                  <w:marLeft w:val="640"/>
                  <w:marRight w:val="0"/>
                  <w:marTop w:val="0"/>
                  <w:marBottom w:val="0"/>
                  <w:divBdr>
                    <w:top w:val="none" w:sz="0" w:space="0" w:color="auto"/>
                    <w:left w:val="none" w:sz="0" w:space="0" w:color="auto"/>
                    <w:bottom w:val="none" w:sz="0" w:space="0" w:color="auto"/>
                    <w:right w:val="none" w:sz="0" w:space="0" w:color="auto"/>
                  </w:divBdr>
                </w:div>
                <w:div w:id="1599211642">
                  <w:marLeft w:val="640"/>
                  <w:marRight w:val="0"/>
                  <w:marTop w:val="0"/>
                  <w:marBottom w:val="0"/>
                  <w:divBdr>
                    <w:top w:val="none" w:sz="0" w:space="0" w:color="auto"/>
                    <w:left w:val="none" w:sz="0" w:space="0" w:color="auto"/>
                    <w:bottom w:val="none" w:sz="0" w:space="0" w:color="auto"/>
                    <w:right w:val="none" w:sz="0" w:space="0" w:color="auto"/>
                  </w:divBdr>
                </w:div>
                <w:div w:id="1631281217">
                  <w:marLeft w:val="640"/>
                  <w:marRight w:val="0"/>
                  <w:marTop w:val="0"/>
                  <w:marBottom w:val="0"/>
                  <w:divBdr>
                    <w:top w:val="none" w:sz="0" w:space="0" w:color="auto"/>
                    <w:left w:val="none" w:sz="0" w:space="0" w:color="auto"/>
                    <w:bottom w:val="none" w:sz="0" w:space="0" w:color="auto"/>
                    <w:right w:val="none" w:sz="0" w:space="0" w:color="auto"/>
                  </w:divBdr>
                </w:div>
                <w:div w:id="1692337268">
                  <w:marLeft w:val="640"/>
                  <w:marRight w:val="0"/>
                  <w:marTop w:val="0"/>
                  <w:marBottom w:val="0"/>
                  <w:divBdr>
                    <w:top w:val="none" w:sz="0" w:space="0" w:color="auto"/>
                    <w:left w:val="none" w:sz="0" w:space="0" w:color="auto"/>
                    <w:bottom w:val="none" w:sz="0" w:space="0" w:color="auto"/>
                    <w:right w:val="none" w:sz="0" w:space="0" w:color="auto"/>
                  </w:divBdr>
                </w:div>
                <w:div w:id="1762943909">
                  <w:marLeft w:val="640"/>
                  <w:marRight w:val="0"/>
                  <w:marTop w:val="0"/>
                  <w:marBottom w:val="0"/>
                  <w:divBdr>
                    <w:top w:val="none" w:sz="0" w:space="0" w:color="auto"/>
                    <w:left w:val="none" w:sz="0" w:space="0" w:color="auto"/>
                    <w:bottom w:val="none" w:sz="0" w:space="0" w:color="auto"/>
                    <w:right w:val="none" w:sz="0" w:space="0" w:color="auto"/>
                  </w:divBdr>
                </w:div>
                <w:div w:id="1832718206">
                  <w:marLeft w:val="640"/>
                  <w:marRight w:val="0"/>
                  <w:marTop w:val="0"/>
                  <w:marBottom w:val="0"/>
                  <w:divBdr>
                    <w:top w:val="none" w:sz="0" w:space="0" w:color="auto"/>
                    <w:left w:val="none" w:sz="0" w:space="0" w:color="auto"/>
                    <w:bottom w:val="none" w:sz="0" w:space="0" w:color="auto"/>
                    <w:right w:val="none" w:sz="0" w:space="0" w:color="auto"/>
                  </w:divBdr>
                </w:div>
                <w:div w:id="1839689864">
                  <w:marLeft w:val="640"/>
                  <w:marRight w:val="0"/>
                  <w:marTop w:val="0"/>
                  <w:marBottom w:val="0"/>
                  <w:divBdr>
                    <w:top w:val="none" w:sz="0" w:space="0" w:color="auto"/>
                    <w:left w:val="none" w:sz="0" w:space="0" w:color="auto"/>
                    <w:bottom w:val="none" w:sz="0" w:space="0" w:color="auto"/>
                    <w:right w:val="none" w:sz="0" w:space="0" w:color="auto"/>
                  </w:divBdr>
                </w:div>
                <w:div w:id="1877891782">
                  <w:marLeft w:val="640"/>
                  <w:marRight w:val="0"/>
                  <w:marTop w:val="0"/>
                  <w:marBottom w:val="0"/>
                  <w:divBdr>
                    <w:top w:val="none" w:sz="0" w:space="0" w:color="auto"/>
                    <w:left w:val="none" w:sz="0" w:space="0" w:color="auto"/>
                    <w:bottom w:val="none" w:sz="0" w:space="0" w:color="auto"/>
                    <w:right w:val="none" w:sz="0" w:space="0" w:color="auto"/>
                  </w:divBdr>
                </w:div>
                <w:div w:id="1890458008">
                  <w:marLeft w:val="640"/>
                  <w:marRight w:val="0"/>
                  <w:marTop w:val="0"/>
                  <w:marBottom w:val="0"/>
                  <w:divBdr>
                    <w:top w:val="none" w:sz="0" w:space="0" w:color="auto"/>
                    <w:left w:val="none" w:sz="0" w:space="0" w:color="auto"/>
                    <w:bottom w:val="none" w:sz="0" w:space="0" w:color="auto"/>
                    <w:right w:val="none" w:sz="0" w:space="0" w:color="auto"/>
                  </w:divBdr>
                </w:div>
                <w:div w:id="1910574736">
                  <w:marLeft w:val="640"/>
                  <w:marRight w:val="0"/>
                  <w:marTop w:val="0"/>
                  <w:marBottom w:val="0"/>
                  <w:divBdr>
                    <w:top w:val="none" w:sz="0" w:space="0" w:color="auto"/>
                    <w:left w:val="none" w:sz="0" w:space="0" w:color="auto"/>
                    <w:bottom w:val="none" w:sz="0" w:space="0" w:color="auto"/>
                    <w:right w:val="none" w:sz="0" w:space="0" w:color="auto"/>
                  </w:divBdr>
                </w:div>
                <w:div w:id="1935505879">
                  <w:marLeft w:val="640"/>
                  <w:marRight w:val="0"/>
                  <w:marTop w:val="0"/>
                  <w:marBottom w:val="0"/>
                  <w:divBdr>
                    <w:top w:val="none" w:sz="0" w:space="0" w:color="auto"/>
                    <w:left w:val="none" w:sz="0" w:space="0" w:color="auto"/>
                    <w:bottom w:val="none" w:sz="0" w:space="0" w:color="auto"/>
                    <w:right w:val="none" w:sz="0" w:space="0" w:color="auto"/>
                  </w:divBdr>
                </w:div>
                <w:div w:id="1972132747">
                  <w:marLeft w:val="640"/>
                  <w:marRight w:val="0"/>
                  <w:marTop w:val="0"/>
                  <w:marBottom w:val="0"/>
                  <w:divBdr>
                    <w:top w:val="none" w:sz="0" w:space="0" w:color="auto"/>
                    <w:left w:val="none" w:sz="0" w:space="0" w:color="auto"/>
                    <w:bottom w:val="none" w:sz="0" w:space="0" w:color="auto"/>
                    <w:right w:val="none" w:sz="0" w:space="0" w:color="auto"/>
                  </w:divBdr>
                </w:div>
                <w:div w:id="1989938726">
                  <w:marLeft w:val="640"/>
                  <w:marRight w:val="0"/>
                  <w:marTop w:val="0"/>
                  <w:marBottom w:val="0"/>
                  <w:divBdr>
                    <w:top w:val="none" w:sz="0" w:space="0" w:color="auto"/>
                    <w:left w:val="none" w:sz="0" w:space="0" w:color="auto"/>
                    <w:bottom w:val="none" w:sz="0" w:space="0" w:color="auto"/>
                    <w:right w:val="none" w:sz="0" w:space="0" w:color="auto"/>
                  </w:divBdr>
                </w:div>
                <w:div w:id="2006780136">
                  <w:marLeft w:val="640"/>
                  <w:marRight w:val="0"/>
                  <w:marTop w:val="0"/>
                  <w:marBottom w:val="0"/>
                  <w:divBdr>
                    <w:top w:val="none" w:sz="0" w:space="0" w:color="auto"/>
                    <w:left w:val="none" w:sz="0" w:space="0" w:color="auto"/>
                    <w:bottom w:val="none" w:sz="0" w:space="0" w:color="auto"/>
                    <w:right w:val="none" w:sz="0" w:space="0" w:color="auto"/>
                  </w:divBdr>
                </w:div>
                <w:div w:id="2022509666">
                  <w:marLeft w:val="640"/>
                  <w:marRight w:val="0"/>
                  <w:marTop w:val="0"/>
                  <w:marBottom w:val="0"/>
                  <w:divBdr>
                    <w:top w:val="none" w:sz="0" w:space="0" w:color="auto"/>
                    <w:left w:val="none" w:sz="0" w:space="0" w:color="auto"/>
                    <w:bottom w:val="none" w:sz="0" w:space="0" w:color="auto"/>
                    <w:right w:val="none" w:sz="0" w:space="0" w:color="auto"/>
                  </w:divBdr>
                </w:div>
                <w:div w:id="2104716211">
                  <w:marLeft w:val="640"/>
                  <w:marRight w:val="0"/>
                  <w:marTop w:val="0"/>
                  <w:marBottom w:val="0"/>
                  <w:divBdr>
                    <w:top w:val="none" w:sz="0" w:space="0" w:color="auto"/>
                    <w:left w:val="none" w:sz="0" w:space="0" w:color="auto"/>
                    <w:bottom w:val="none" w:sz="0" w:space="0" w:color="auto"/>
                    <w:right w:val="none" w:sz="0" w:space="0" w:color="auto"/>
                  </w:divBdr>
                </w:div>
              </w:divsChild>
            </w:div>
            <w:div w:id="735974647">
              <w:marLeft w:val="0"/>
              <w:marRight w:val="0"/>
              <w:marTop w:val="0"/>
              <w:marBottom w:val="0"/>
              <w:divBdr>
                <w:top w:val="none" w:sz="0" w:space="0" w:color="auto"/>
                <w:left w:val="none" w:sz="0" w:space="0" w:color="auto"/>
                <w:bottom w:val="none" w:sz="0" w:space="0" w:color="auto"/>
                <w:right w:val="none" w:sz="0" w:space="0" w:color="auto"/>
              </w:divBdr>
              <w:divsChild>
                <w:div w:id="6565816">
                  <w:marLeft w:val="640"/>
                  <w:marRight w:val="0"/>
                  <w:marTop w:val="0"/>
                  <w:marBottom w:val="0"/>
                  <w:divBdr>
                    <w:top w:val="none" w:sz="0" w:space="0" w:color="auto"/>
                    <w:left w:val="none" w:sz="0" w:space="0" w:color="auto"/>
                    <w:bottom w:val="none" w:sz="0" w:space="0" w:color="auto"/>
                    <w:right w:val="none" w:sz="0" w:space="0" w:color="auto"/>
                  </w:divBdr>
                </w:div>
                <w:div w:id="12000272">
                  <w:marLeft w:val="640"/>
                  <w:marRight w:val="0"/>
                  <w:marTop w:val="0"/>
                  <w:marBottom w:val="0"/>
                  <w:divBdr>
                    <w:top w:val="none" w:sz="0" w:space="0" w:color="auto"/>
                    <w:left w:val="none" w:sz="0" w:space="0" w:color="auto"/>
                    <w:bottom w:val="none" w:sz="0" w:space="0" w:color="auto"/>
                    <w:right w:val="none" w:sz="0" w:space="0" w:color="auto"/>
                  </w:divBdr>
                </w:div>
                <w:div w:id="12194859">
                  <w:marLeft w:val="640"/>
                  <w:marRight w:val="0"/>
                  <w:marTop w:val="0"/>
                  <w:marBottom w:val="0"/>
                  <w:divBdr>
                    <w:top w:val="none" w:sz="0" w:space="0" w:color="auto"/>
                    <w:left w:val="none" w:sz="0" w:space="0" w:color="auto"/>
                    <w:bottom w:val="none" w:sz="0" w:space="0" w:color="auto"/>
                    <w:right w:val="none" w:sz="0" w:space="0" w:color="auto"/>
                  </w:divBdr>
                </w:div>
                <w:div w:id="14187069">
                  <w:marLeft w:val="640"/>
                  <w:marRight w:val="0"/>
                  <w:marTop w:val="0"/>
                  <w:marBottom w:val="0"/>
                  <w:divBdr>
                    <w:top w:val="none" w:sz="0" w:space="0" w:color="auto"/>
                    <w:left w:val="none" w:sz="0" w:space="0" w:color="auto"/>
                    <w:bottom w:val="none" w:sz="0" w:space="0" w:color="auto"/>
                    <w:right w:val="none" w:sz="0" w:space="0" w:color="auto"/>
                  </w:divBdr>
                </w:div>
                <w:div w:id="45565978">
                  <w:marLeft w:val="640"/>
                  <w:marRight w:val="0"/>
                  <w:marTop w:val="0"/>
                  <w:marBottom w:val="0"/>
                  <w:divBdr>
                    <w:top w:val="none" w:sz="0" w:space="0" w:color="auto"/>
                    <w:left w:val="none" w:sz="0" w:space="0" w:color="auto"/>
                    <w:bottom w:val="none" w:sz="0" w:space="0" w:color="auto"/>
                    <w:right w:val="none" w:sz="0" w:space="0" w:color="auto"/>
                  </w:divBdr>
                </w:div>
                <w:div w:id="90855529">
                  <w:marLeft w:val="640"/>
                  <w:marRight w:val="0"/>
                  <w:marTop w:val="0"/>
                  <w:marBottom w:val="0"/>
                  <w:divBdr>
                    <w:top w:val="none" w:sz="0" w:space="0" w:color="auto"/>
                    <w:left w:val="none" w:sz="0" w:space="0" w:color="auto"/>
                    <w:bottom w:val="none" w:sz="0" w:space="0" w:color="auto"/>
                    <w:right w:val="none" w:sz="0" w:space="0" w:color="auto"/>
                  </w:divBdr>
                </w:div>
                <w:div w:id="163935254">
                  <w:marLeft w:val="640"/>
                  <w:marRight w:val="0"/>
                  <w:marTop w:val="0"/>
                  <w:marBottom w:val="0"/>
                  <w:divBdr>
                    <w:top w:val="none" w:sz="0" w:space="0" w:color="auto"/>
                    <w:left w:val="none" w:sz="0" w:space="0" w:color="auto"/>
                    <w:bottom w:val="none" w:sz="0" w:space="0" w:color="auto"/>
                    <w:right w:val="none" w:sz="0" w:space="0" w:color="auto"/>
                  </w:divBdr>
                </w:div>
                <w:div w:id="212427613">
                  <w:marLeft w:val="640"/>
                  <w:marRight w:val="0"/>
                  <w:marTop w:val="0"/>
                  <w:marBottom w:val="0"/>
                  <w:divBdr>
                    <w:top w:val="none" w:sz="0" w:space="0" w:color="auto"/>
                    <w:left w:val="none" w:sz="0" w:space="0" w:color="auto"/>
                    <w:bottom w:val="none" w:sz="0" w:space="0" w:color="auto"/>
                    <w:right w:val="none" w:sz="0" w:space="0" w:color="auto"/>
                  </w:divBdr>
                </w:div>
                <w:div w:id="296761458">
                  <w:marLeft w:val="640"/>
                  <w:marRight w:val="0"/>
                  <w:marTop w:val="0"/>
                  <w:marBottom w:val="0"/>
                  <w:divBdr>
                    <w:top w:val="none" w:sz="0" w:space="0" w:color="auto"/>
                    <w:left w:val="none" w:sz="0" w:space="0" w:color="auto"/>
                    <w:bottom w:val="none" w:sz="0" w:space="0" w:color="auto"/>
                    <w:right w:val="none" w:sz="0" w:space="0" w:color="auto"/>
                  </w:divBdr>
                </w:div>
                <w:div w:id="340397631">
                  <w:marLeft w:val="640"/>
                  <w:marRight w:val="0"/>
                  <w:marTop w:val="0"/>
                  <w:marBottom w:val="0"/>
                  <w:divBdr>
                    <w:top w:val="none" w:sz="0" w:space="0" w:color="auto"/>
                    <w:left w:val="none" w:sz="0" w:space="0" w:color="auto"/>
                    <w:bottom w:val="none" w:sz="0" w:space="0" w:color="auto"/>
                    <w:right w:val="none" w:sz="0" w:space="0" w:color="auto"/>
                  </w:divBdr>
                </w:div>
                <w:div w:id="385027244">
                  <w:marLeft w:val="640"/>
                  <w:marRight w:val="0"/>
                  <w:marTop w:val="0"/>
                  <w:marBottom w:val="0"/>
                  <w:divBdr>
                    <w:top w:val="none" w:sz="0" w:space="0" w:color="auto"/>
                    <w:left w:val="none" w:sz="0" w:space="0" w:color="auto"/>
                    <w:bottom w:val="none" w:sz="0" w:space="0" w:color="auto"/>
                    <w:right w:val="none" w:sz="0" w:space="0" w:color="auto"/>
                  </w:divBdr>
                </w:div>
                <w:div w:id="405149243">
                  <w:marLeft w:val="640"/>
                  <w:marRight w:val="0"/>
                  <w:marTop w:val="0"/>
                  <w:marBottom w:val="0"/>
                  <w:divBdr>
                    <w:top w:val="none" w:sz="0" w:space="0" w:color="auto"/>
                    <w:left w:val="none" w:sz="0" w:space="0" w:color="auto"/>
                    <w:bottom w:val="none" w:sz="0" w:space="0" w:color="auto"/>
                    <w:right w:val="none" w:sz="0" w:space="0" w:color="auto"/>
                  </w:divBdr>
                </w:div>
                <w:div w:id="427314721">
                  <w:marLeft w:val="640"/>
                  <w:marRight w:val="0"/>
                  <w:marTop w:val="0"/>
                  <w:marBottom w:val="0"/>
                  <w:divBdr>
                    <w:top w:val="none" w:sz="0" w:space="0" w:color="auto"/>
                    <w:left w:val="none" w:sz="0" w:space="0" w:color="auto"/>
                    <w:bottom w:val="none" w:sz="0" w:space="0" w:color="auto"/>
                    <w:right w:val="none" w:sz="0" w:space="0" w:color="auto"/>
                  </w:divBdr>
                </w:div>
                <w:div w:id="471023349">
                  <w:marLeft w:val="640"/>
                  <w:marRight w:val="0"/>
                  <w:marTop w:val="0"/>
                  <w:marBottom w:val="0"/>
                  <w:divBdr>
                    <w:top w:val="none" w:sz="0" w:space="0" w:color="auto"/>
                    <w:left w:val="none" w:sz="0" w:space="0" w:color="auto"/>
                    <w:bottom w:val="none" w:sz="0" w:space="0" w:color="auto"/>
                    <w:right w:val="none" w:sz="0" w:space="0" w:color="auto"/>
                  </w:divBdr>
                </w:div>
                <w:div w:id="504177081">
                  <w:marLeft w:val="640"/>
                  <w:marRight w:val="0"/>
                  <w:marTop w:val="0"/>
                  <w:marBottom w:val="0"/>
                  <w:divBdr>
                    <w:top w:val="none" w:sz="0" w:space="0" w:color="auto"/>
                    <w:left w:val="none" w:sz="0" w:space="0" w:color="auto"/>
                    <w:bottom w:val="none" w:sz="0" w:space="0" w:color="auto"/>
                    <w:right w:val="none" w:sz="0" w:space="0" w:color="auto"/>
                  </w:divBdr>
                </w:div>
                <w:div w:id="516040067">
                  <w:marLeft w:val="640"/>
                  <w:marRight w:val="0"/>
                  <w:marTop w:val="0"/>
                  <w:marBottom w:val="0"/>
                  <w:divBdr>
                    <w:top w:val="none" w:sz="0" w:space="0" w:color="auto"/>
                    <w:left w:val="none" w:sz="0" w:space="0" w:color="auto"/>
                    <w:bottom w:val="none" w:sz="0" w:space="0" w:color="auto"/>
                    <w:right w:val="none" w:sz="0" w:space="0" w:color="auto"/>
                  </w:divBdr>
                </w:div>
                <w:div w:id="530917060">
                  <w:marLeft w:val="640"/>
                  <w:marRight w:val="0"/>
                  <w:marTop w:val="0"/>
                  <w:marBottom w:val="0"/>
                  <w:divBdr>
                    <w:top w:val="none" w:sz="0" w:space="0" w:color="auto"/>
                    <w:left w:val="none" w:sz="0" w:space="0" w:color="auto"/>
                    <w:bottom w:val="none" w:sz="0" w:space="0" w:color="auto"/>
                    <w:right w:val="none" w:sz="0" w:space="0" w:color="auto"/>
                  </w:divBdr>
                </w:div>
                <w:div w:id="648827543">
                  <w:marLeft w:val="640"/>
                  <w:marRight w:val="0"/>
                  <w:marTop w:val="0"/>
                  <w:marBottom w:val="0"/>
                  <w:divBdr>
                    <w:top w:val="none" w:sz="0" w:space="0" w:color="auto"/>
                    <w:left w:val="none" w:sz="0" w:space="0" w:color="auto"/>
                    <w:bottom w:val="none" w:sz="0" w:space="0" w:color="auto"/>
                    <w:right w:val="none" w:sz="0" w:space="0" w:color="auto"/>
                  </w:divBdr>
                </w:div>
                <w:div w:id="679963276">
                  <w:marLeft w:val="640"/>
                  <w:marRight w:val="0"/>
                  <w:marTop w:val="0"/>
                  <w:marBottom w:val="0"/>
                  <w:divBdr>
                    <w:top w:val="none" w:sz="0" w:space="0" w:color="auto"/>
                    <w:left w:val="none" w:sz="0" w:space="0" w:color="auto"/>
                    <w:bottom w:val="none" w:sz="0" w:space="0" w:color="auto"/>
                    <w:right w:val="none" w:sz="0" w:space="0" w:color="auto"/>
                  </w:divBdr>
                </w:div>
                <w:div w:id="716510996">
                  <w:marLeft w:val="640"/>
                  <w:marRight w:val="0"/>
                  <w:marTop w:val="0"/>
                  <w:marBottom w:val="0"/>
                  <w:divBdr>
                    <w:top w:val="none" w:sz="0" w:space="0" w:color="auto"/>
                    <w:left w:val="none" w:sz="0" w:space="0" w:color="auto"/>
                    <w:bottom w:val="none" w:sz="0" w:space="0" w:color="auto"/>
                    <w:right w:val="none" w:sz="0" w:space="0" w:color="auto"/>
                  </w:divBdr>
                </w:div>
                <w:div w:id="716589878">
                  <w:marLeft w:val="640"/>
                  <w:marRight w:val="0"/>
                  <w:marTop w:val="0"/>
                  <w:marBottom w:val="0"/>
                  <w:divBdr>
                    <w:top w:val="none" w:sz="0" w:space="0" w:color="auto"/>
                    <w:left w:val="none" w:sz="0" w:space="0" w:color="auto"/>
                    <w:bottom w:val="none" w:sz="0" w:space="0" w:color="auto"/>
                    <w:right w:val="none" w:sz="0" w:space="0" w:color="auto"/>
                  </w:divBdr>
                </w:div>
                <w:div w:id="749623002">
                  <w:marLeft w:val="640"/>
                  <w:marRight w:val="0"/>
                  <w:marTop w:val="0"/>
                  <w:marBottom w:val="0"/>
                  <w:divBdr>
                    <w:top w:val="none" w:sz="0" w:space="0" w:color="auto"/>
                    <w:left w:val="none" w:sz="0" w:space="0" w:color="auto"/>
                    <w:bottom w:val="none" w:sz="0" w:space="0" w:color="auto"/>
                    <w:right w:val="none" w:sz="0" w:space="0" w:color="auto"/>
                  </w:divBdr>
                </w:div>
                <w:div w:id="775444058">
                  <w:marLeft w:val="640"/>
                  <w:marRight w:val="0"/>
                  <w:marTop w:val="0"/>
                  <w:marBottom w:val="0"/>
                  <w:divBdr>
                    <w:top w:val="none" w:sz="0" w:space="0" w:color="auto"/>
                    <w:left w:val="none" w:sz="0" w:space="0" w:color="auto"/>
                    <w:bottom w:val="none" w:sz="0" w:space="0" w:color="auto"/>
                    <w:right w:val="none" w:sz="0" w:space="0" w:color="auto"/>
                  </w:divBdr>
                </w:div>
                <w:div w:id="855195225">
                  <w:marLeft w:val="640"/>
                  <w:marRight w:val="0"/>
                  <w:marTop w:val="0"/>
                  <w:marBottom w:val="0"/>
                  <w:divBdr>
                    <w:top w:val="none" w:sz="0" w:space="0" w:color="auto"/>
                    <w:left w:val="none" w:sz="0" w:space="0" w:color="auto"/>
                    <w:bottom w:val="none" w:sz="0" w:space="0" w:color="auto"/>
                    <w:right w:val="none" w:sz="0" w:space="0" w:color="auto"/>
                  </w:divBdr>
                </w:div>
                <w:div w:id="892888861">
                  <w:marLeft w:val="640"/>
                  <w:marRight w:val="0"/>
                  <w:marTop w:val="0"/>
                  <w:marBottom w:val="0"/>
                  <w:divBdr>
                    <w:top w:val="none" w:sz="0" w:space="0" w:color="auto"/>
                    <w:left w:val="none" w:sz="0" w:space="0" w:color="auto"/>
                    <w:bottom w:val="none" w:sz="0" w:space="0" w:color="auto"/>
                    <w:right w:val="none" w:sz="0" w:space="0" w:color="auto"/>
                  </w:divBdr>
                </w:div>
                <w:div w:id="898709731">
                  <w:marLeft w:val="640"/>
                  <w:marRight w:val="0"/>
                  <w:marTop w:val="0"/>
                  <w:marBottom w:val="0"/>
                  <w:divBdr>
                    <w:top w:val="none" w:sz="0" w:space="0" w:color="auto"/>
                    <w:left w:val="none" w:sz="0" w:space="0" w:color="auto"/>
                    <w:bottom w:val="none" w:sz="0" w:space="0" w:color="auto"/>
                    <w:right w:val="none" w:sz="0" w:space="0" w:color="auto"/>
                  </w:divBdr>
                </w:div>
                <w:div w:id="939677336">
                  <w:marLeft w:val="640"/>
                  <w:marRight w:val="0"/>
                  <w:marTop w:val="0"/>
                  <w:marBottom w:val="0"/>
                  <w:divBdr>
                    <w:top w:val="none" w:sz="0" w:space="0" w:color="auto"/>
                    <w:left w:val="none" w:sz="0" w:space="0" w:color="auto"/>
                    <w:bottom w:val="none" w:sz="0" w:space="0" w:color="auto"/>
                    <w:right w:val="none" w:sz="0" w:space="0" w:color="auto"/>
                  </w:divBdr>
                </w:div>
                <w:div w:id="953441939">
                  <w:marLeft w:val="640"/>
                  <w:marRight w:val="0"/>
                  <w:marTop w:val="0"/>
                  <w:marBottom w:val="0"/>
                  <w:divBdr>
                    <w:top w:val="none" w:sz="0" w:space="0" w:color="auto"/>
                    <w:left w:val="none" w:sz="0" w:space="0" w:color="auto"/>
                    <w:bottom w:val="none" w:sz="0" w:space="0" w:color="auto"/>
                    <w:right w:val="none" w:sz="0" w:space="0" w:color="auto"/>
                  </w:divBdr>
                </w:div>
                <w:div w:id="1004867623">
                  <w:marLeft w:val="640"/>
                  <w:marRight w:val="0"/>
                  <w:marTop w:val="0"/>
                  <w:marBottom w:val="0"/>
                  <w:divBdr>
                    <w:top w:val="none" w:sz="0" w:space="0" w:color="auto"/>
                    <w:left w:val="none" w:sz="0" w:space="0" w:color="auto"/>
                    <w:bottom w:val="none" w:sz="0" w:space="0" w:color="auto"/>
                    <w:right w:val="none" w:sz="0" w:space="0" w:color="auto"/>
                  </w:divBdr>
                </w:div>
                <w:div w:id="1044599767">
                  <w:marLeft w:val="640"/>
                  <w:marRight w:val="0"/>
                  <w:marTop w:val="0"/>
                  <w:marBottom w:val="0"/>
                  <w:divBdr>
                    <w:top w:val="none" w:sz="0" w:space="0" w:color="auto"/>
                    <w:left w:val="none" w:sz="0" w:space="0" w:color="auto"/>
                    <w:bottom w:val="none" w:sz="0" w:space="0" w:color="auto"/>
                    <w:right w:val="none" w:sz="0" w:space="0" w:color="auto"/>
                  </w:divBdr>
                </w:div>
                <w:div w:id="1088309851">
                  <w:marLeft w:val="640"/>
                  <w:marRight w:val="0"/>
                  <w:marTop w:val="0"/>
                  <w:marBottom w:val="0"/>
                  <w:divBdr>
                    <w:top w:val="none" w:sz="0" w:space="0" w:color="auto"/>
                    <w:left w:val="none" w:sz="0" w:space="0" w:color="auto"/>
                    <w:bottom w:val="none" w:sz="0" w:space="0" w:color="auto"/>
                    <w:right w:val="none" w:sz="0" w:space="0" w:color="auto"/>
                  </w:divBdr>
                </w:div>
                <w:div w:id="1173185796">
                  <w:marLeft w:val="640"/>
                  <w:marRight w:val="0"/>
                  <w:marTop w:val="0"/>
                  <w:marBottom w:val="0"/>
                  <w:divBdr>
                    <w:top w:val="none" w:sz="0" w:space="0" w:color="auto"/>
                    <w:left w:val="none" w:sz="0" w:space="0" w:color="auto"/>
                    <w:bottom w:val="none" w:sz="0" w:space="0" w:color="auto"/>
                    <w:right w:val="none" w:sz="0" w:space="0" w:color="auto"/>
                  </w:divBdr>
                </w:div>
                <w:div w:id="1188301167">
                  <w:marLeft w:val="640"/>
                  <w:marRight w:val="0"/>
                  <w:marTop w:val="0"/>
                  <w:marBottom w:val="0"/>
                  <w:divBdr>
                    <w:top w:val="none" w:sz="0" w:space="0" w:color="auto"/>
                    <w:left w:val="none" w:sz="0" w:space="0" w:color="auto"/>
                    <w:bottom w:val="none" w:sz="0" w:space="0" w:color="auto"/>
                    <w:right w:val="none" w:sz="0" w:space="0" w:color="auto"/>
                  </w:divBdr>
                </w:div>
                <w:div w:id="1248034003">
                  <w:marLeft w:val="640"/>
                  <w:marRight w:val="0"/>
                  <w:marTop w:val="0"/>
                  <w:marBottom w:val="0"/>
                  <w:divBdr>
                    <w:top w:val="none" w:sz="0" w:space="0" w:color="auto"/>
                    <w:left w:val="none" w:sz="0" w:space="0" w:color="auto"/>
                    <w:bottom w:val="none" w:sz="0" w:space="0" w:color="auto"/>
                    <w:right w:val="none" w:sz="0" w:space="0" w:color="auto"/>
                  </w:divBdr>
                </w:div>
                <w:div w:id="1279725985">
                  <w:marLeft w:val="640"/>
                  <w:marRight w:val="0"/>
                  <w:marTop w:val="0"/>
                  <w:marBottom w:val="0"/>
                  <w:divBdr>
                    <w:top w:val="none" w:sz="0" w:space="0" w:color="auto"/>
                    <w:left w:val="none" w:sz="0" w:space="0" w:color="auto"/>
                    <w:bottom w:val="none" w:sz="0" w:space="0" w:color="auto"/>
                    <w:right w:val="none" w:sz="0" w:space="0" w:color="auto"/>
                  </w:divBdr>
                </w:div>
                <w:div w:id="1324502467">
                  <w:marLeft w:val="640"/>
                  <w:marRight w:val="0"/>
                  <w:marTop w:val="0"/>
                  <w:marBottom w:val="0"/>
                  <w:divBdr>
                    <w:top w:val="none" w:sz="0" w:space="0" w:color="auto"/>
                    <w:left w:val="none" w:sz="0" w:space="0" w:color="auto"/>
                    <w:bottom w:val="none" w:sz="0" w:space="0" w:color="auto"/>
                    <w:right w:val="none" w:sz="0" w:space="0" w:color="auto"/>
                  </w:divBdr>
                </w:div>
                <w:div w:id="1369449919">
                  <w:marLeft w:val="640"/>
                  <w:marRight w:val="0"/>
                  <w:marTop w:val="0"/>
                  <w:marBottom w:val="0"/>
                  <w:divBdr>
                    <w:top w:val="none" w:sz="0" w:space="0" w:color="auto"/>
                    <w:left w:val="none" w:sz="0" w:space="0" w:color="auto"/>
                    <w:bottom w:val="none" w:sz="0" w:space="0" w:color="auto"/>
                    <w:right w:val="none" w:sz="0" w:space="0" w:color="auto"/>
                  </w:divBdr>
                </w:div>
                <w:div w:id="1452936901">
                  <w:marLeft w:val="640"/>
                  <w:marRight w:val="0"/>
                  <w:marTop w:val="0"/>
                  <w:marBottom w:val="0"/>
                  <w:divBdr>
                    <w:top w:val="none" w:sz="0" w:space="0" w:color="auto"/>
                    <w:left w:val="none" w:sz="0" w:space="0" w:color="auto"/>
                    <w:bottom w:val="none" w:sz="0" w:space="0" w:color="auto"/>
                    <w:right w:val="none" w:sz="0" w:space="0" w:color="auto"/>
                  </w:divBdr>
                </w:div>
                <w:div w:id="1474562022">
                  <w:marLeft w:val="640"/>
                  <w:marRight w:val="0"/>
                  <w:marTop w:val="0"/>
                  <w:marBottom w:val="0"/>
                  <w:divBdr>
                    <w:top w:val="none" w:sz="0" w:space="0" w:color="auto"/>
                    <w:left w:val="none" w:sz="0" w:space="0" w:color="auto"/>
                    <w:bottom w:val="none" w:sz="0" w:space="0" w:color="auto"/>
                    <w:right w:val="none" w:sz="0" w:space="0" w:color="auto"/>
                  </w:divBdr>
                </w:div>
                <w:div w:id="1510757936">
                  <w:marLeft w:val="640"/>
                  <w:marRight w:val="0"/>
                  <w:marTop w:val="0"/>
                  <w:marBottom w:val="0"/>
                  <w:divBdr>
                    <w:top w:val="none" w:sz="0" w:space="0" w:color="auto"/>
                    <w:left w:val="none" w:sz="0" w:space="0" w:color="auto"/>
                    <w:bottom w:val="none" w:sz="0" w:space="0" w:color="auto"/>
                    <w:right w:val="none" w:sz="0" w:space="0" w:color="auto"/>
                  </w:divBdr>
                </w:div>
                <w:div w:id="1573662919">
                  <w:marLeft w:val="640"/>
                  <w:marRight w:val="0"/>
                  <w:marTop w:val="0"/>
                  <w:marBottom w:val="0"/>
                  <w:divBdr>
                    <w:top w:val="none" w:sz="0" w:space="0" w:color="auto"/>
                    <w:left w:val="none" w:sz="0" w:space="0" w:color="auto"/>
                    <w:bottom w:val="none" w:sz="0" w:space="0" w:color="auto"/>
                    <w:right w:val="none" w:sz="0" w:space="0" w:color="auto"/>
                  </w:divBdr>
                </w:div>
                <w:div w:id="1594972613">
                  <w:marLeft w:val="640"/>
                  <w:marRight w:val="0"/>
                  <w:marTop w:val="0"/>
                  <w:marBottom w:val="0"/>
                  <w:divBdr>
                    <w:top w:val="none" w:sz="0" w:space="0" w:color="auto"/>
                    <w:left w:val="none" w:sz="0" w:space="0" w:color="auto"/>
                    <w:bottom w:val="none" w:sz="0" w:space="0" w:color="auto"/>
                    <w:right w:val="none" w:sz="0" w:space="0" w:color="auto"/>
                  </w:divBdr>
                </w:div>
                <w:div w:id="1600210421">
                  <w:marLeft w:val="640"/>
                  <w:marRight w:val="0"/>
                  <w:marTop w:val="0"/>
                  <w:marBottom w:val="0"/>
                  <w:divBdr>
                    <w:top w:val="none" w:sz="0" w:space="0" w:color="auto"/>
                    <w:left w:val="none" w:sz="0" w:space="0" w:color="auto"/>
                    <w:bottom w:val="none" w:sz="0" w:space="0" w:color="auto"/>
                    <w:right w:val="none" w:sz="0" w:space="0" w:color="auto"/>
                  </w:divBdr>
                </w:div>
                <w:div w:id="1675567337">
                  <w:marLeft w:val="640"/>
                  <w:marRight w:val="0"/>
                  <w:marTop w:val="0"/>
                  <w:marBottom w:val="0"/>
                  <w:divBdr>
                    <w:top w:val="none" w:sz="0" w:space="0" w:color="auto"/>
                    <w:left w:val="none" w:sz="0" w:space="0" w:color="auto"/>
                    <w:bottom w:val="none" w:sz="0" w:space="0" w:color="auto"/>
                    <w:right w:val="none" w:sz="0" w:space="0" w:color="auto"/>
                  </w:divBdr>
                </w:div>
                <w:div w:id="1738283989">
                  <w:marLeft w:val="640"/>
                  <w:marRight w:val="0"/>
                  <w:marTop w:val="0"/>
                  <w:marBottom w:val="0"/>
                  <w:divBdr>
                    <w:top w:val="none" w:sz="0" w:space="0" w:color="auto"/>
                    <w:left w:val="none" w:sz="0" w:space="0" w:color="auto"/>
                    <w:bottom w:val="none" w:sz="0" w:space="0" w:color="auto"/>
                    <w:right w:val="none" w:sz="0" w:space="0" w:color="auto"/>
                  </w:divBdr>
                </w:div>
                <w:div w:id="1749422587">
                  <w:marLeft w:val="640"/>
                  <w:marRight w:val="0"/>
                  <w:marTop w:val="0"/>
                  <w:marBottom w:val="0"/>
                  <w:divBdr>
                    <w:top w:val="none" w:sz="0" w:space="0" w:color="auto"/>
                    <w:left w:val="none" w:sz="0" w:space="0" w:color="auto"/>
                    <w:bottom w:val="none" w:sz="0" w:space="0" w:color="auto"/>
                    <w:right w:val="none" w:sz="0" w:space="0" w:color="auto"/>
                  </w:divBdr>
                </w:div>
                <w:div w:id="1754355793">
                  <w:marLeft w:val="640"/>
                  <w:marRight w:val="0"/>
                  <w:marTop w:val="0"/>
                  <w:marBottom w:val="0"/>
                  <w:divBdr>
                    <w:top w:val="none" w:sz="0" w:space="0" w:color="auto"/>
                    <w:left w:val="none" w:sz="0" w:space="0" w:color="auto"/>
                    <w:bottom w:val="none" w:sz="0" w:space="0" w:color="auto"/>
                    <w:right w:val="none" w:sz="0" w:space="0" w:color="auto"/>
                  </w:divBdr>
                </w:div>
                <w:div w:id="1780491805">
                  <w:marLeft w:val="640"/>
                  <w:marRight w:val="0"/>
                  <w:marTop w:val="0"/>
                  <w:marBottom w:val="0"/>
                  <w:divBdr>
                    <w:top w:val="none" w:sz="0" w:space="0" w:color="auto"/>
                    <w:left w:val="none" w:sz="0" w:space="0" w:color="auto"/>
                    <w:bottom w:val="none" w:sz="0" w:space="0" w:color="auto"/>
                    <w:right w:val="none" w:sz="0" w:space="0" w:color="auto"/>
                  </w:divBdr>
                </w:div>
                <w:div w:id="1781099345">
                  <w:marLeft w:val="640"/>
                  <w:marRight w:val="0"/>
                  <w:marTop w:val="0"/>
                  <w:marBottom w:val="0"/>
                  <w:divBdr>
                    <w:top w:val="none" w:sz="0" w:space="0" w:color="auto"/>
                    <w:left w:val="none" w:sz="0" w:space="0" w:color="auto"/>
                    <w:bottom w:val="none" w:sz="0" w:space="0" w:color="auto"/>
                    <w:right w:val="none" w:sz="0" w:space="0" w:color="auto"/>
                  </w:divBdr>
                </w:div>
                <w:div w:id="1805153411">
                  <w:marLeft w:val="640"/>
                  <w:marRight w:val="0"/>
                  <w:marTop w:val="0"/>
                  <w:marBottom w:val="0"/>
                  <w:divBdr>
                    <w:top w:val="none" w:sz="0" w:space="0" w:color="auto"/>
                    <w:left w:val="none" w:sz="0" w:space="0" w:color="auto"/>
                    <w:bottom w:val="none" w:sz="0" w:space="0" w:color="auto"/>
                    <w:right w:val="none" w:sz="0" w:space="0" w:color="auto"/>
                  </w:divBdr>
                </w:div>
                <w:div w:id="1808207880">
                  <w:marLeft w:val="640"/>
                  <w:marRight w:val="0"/>
                  <w:marTop w:val="0"/>
                  <w:marBottom w:val="0"/>
                  <w:divBdr>
                    <w:top w:val="none" w:sz="0" w:space="0" w:color="auto"/>
                    <w:left w:val="none" w:sz="0" w:space="0" w:color="auto"/>
                    <w:bottom w:val="none" w:sz="0" w:space="0" w:color="auto"/>
                    <w:right w:val="none" w:sz="0" w:space="0" w:color="auto"/>
                  </w:divBdr>
                </w:div>
                <w:div w:id="1813868819">
                  <w:marLeft w:val="640"/>
                  <w:marRight w:val="0"/>
                  <w:marTop w:val="0"/>
                  <w:marBottom w:val="0"/>
                  <w:divBdr>
                    <w:top w:val="none" w:sz="0" w:space="0" w:color="auto"/>
                    <w:left w:val="none" w:sz="0" w:space="0" w:color="auto"/>
                    <w:bottom w:val="none" w:sz="0" w:space="0" w:color="auto"/>
                    <w:right w:val="none" w:sz="0" w:space="0" w:color="auto"/>
                  </w:divBdr>
                </w:div>
                <w:div w:id="1871335421">
                  <w:marLeft w:val="640"/>
                  <w:marRight w:val="0"/>
                  <w:marTop w:val="0"/>
                  <w:marBottom w:val="0"/>
                  <w:divBdr>
                    <w:top w:val="none" w:sz="0" w:space="0" w:color="auto"/>
                    <w:left w:val="none" w:sz="0" w:space="0" w:color="auto"/>
                    <w:bottom w:val="none" w:sz="0" w:space="0" w:color="auto"/>
                    <w:right w:val="none" w:sz="0" w:space="0" w:color="auto"/>
                  </w:divBdr>
                </w:div>
                <w:div w:id="1882329062">
                  <w:marLeft w:val="640"/>
                  <w:marRight w:val="0"/>
                  <w:marTop w:val="0"/>
                  <w:marBottom w:val="0"/>
                  <w:divBdr>
                    <w:top w:val="none" w:sz="0" w:space="0" w:color="auto"/>
                    <w:left w:val="none" w:sz="0" w:space="0" w:color="auto"/>
                    <w:bottom w:val="none" w:sz="0" w:space="0" w:color="auto"/>
                    <w:right w:val="none" w:sz="0" w:space="0" w:color="auto"/>
                  </w:divBdr>
                </w:div>
                <w:div w:id="1888250804">
                  <w:marLeft w:val="640"/>
                  <w:marRight w:val="0"/>
                  <w:marTop w:val="0"/>
                  <w:marBottom w:val="0"/>
                  <w:divBdr>
                    <w:top w:val="none" w:sz="0" w:space="0" w:color="auto"/>
                    <w:left w:val="none" w:sz="0" w:space="0" w:color="auto"/>
                    <w:bottom w:val="none" w:sz="0" w:space="0" w:color="auto"/>
                    <w:right w:val="none" w:sz="0" w:space="0" w:color="auto"/>
                  </w:divBdr>
                </w:div>
                <w:div w:id="1917544960">
                  <w:marLeft w:val="640"/>
                  <w:marRight w:val="0"/>
                  <w:marTop w:val="0"/>
                  <w:marBottom w:val="0"/>
                  <w:divBdr>
                    <w:top w:val="none" w:sz="0" w:space="0" w:color="auto"/>
                    <w:left w:val="none" w:sz="0" w:space="0" w:color="auto"/>
                    <w:bottom w:val="none" w:sz="0" w:space="0" w:color="auto"/>
                    <w:right w:val="none" w:sz="0" w:space="0" w:color="auto"/>
                  </w:divBdr>
                </w:div>
                <w:div w:id="1941376948">
                  <w:marLeft w:val="640"/>
                  <w:marRight w:val="0"/>
                  <w:marTop w:val="0"/>
                  <w:marBottom w:val="0"/>
                  <w:divBdr>
                    <w:top w:val="none" w:sz="0" w:space="0" w:color="auto"/>
                    <w:left w:val="none" w:sz="0" w:space="0" w:color="auto"/>
                    <w:bottom w:val="none" w:sz="0" w:space="0" w:color="auto"/>
                    <w:right w:val="none" w:sz="0" w:space="0" w:color="auto"/>
                  </w:divBdr>
                </w:div>
                <w:div w:id="1978026118">
                  <w:marLeft w:val="640"/>
                  <w:marRight w:val="0"/>
                  <w:marTop w:val="0"/>
                  <w:marBottom w:val="0"/>
                  <w:divBdr>
                    <w:top w:val="none" w:sz="0" w:space="0" w:color="auto"/>
                    <w:left w:val="none" w:sz="0" w:space="0" w:color="auto"/>
                    <w:bottom w:val="none" w:sz="0" w:space="0" w:color="auto"/>
                    <w:right w:val="none" w:sz="0" w:space="0" w:color="auto"/>
                  </w:divBdr>
                </w:div>
                <w:div w:id="1985231422">
                  <w:marLeft w:val="640"/>
                  <w:marRight w:val="0"/>
                  <w:marTop w:val="0"/>
                  <w:marBottom w:val="0"/>
                  <w:divBdr>
                    <w:top w:val="none" w:sz="0" w:space="0" w:color="auto"/>
                    <w:left w:val="none" w:sz="0" w:space="0" w:color="auto"/>
                    <w:bottom w:val="none" w:sz="0" w:space="0" w:color="auto"/>
                    <w:right w:val="none" w:sz="0" w:space="0" w:color="auto"/>
                  </w:divBdr>
                </w:div>
                <w:div w:id="2143887221">
                  <w:marLeft w:val="640"/>
                  <w:marRight w:val="0"/>
                  <w:marTop w:val="0"/>
                  <w:marBottom w:val="0"/>
                  <w:divBdr>
                    <w:top w:val="none" w:sz="0" w:space="0" w:color="auto"/>
                    <w:left w:val="none" w:sz="0" w:space="0" w:color="auto"/>
                    <w:bottom w:val="none" w:sz="0" w:space="0" w:color="auto"/>
                    <w:right w:val="none" w:sz="0" w:space="0" w:color="auto"/>
                  </w:divBdr>
                </w:div>
              </w:divsChild>
            </w:div>
            <w:div w:id="836188430">
              <w:marLeft w:val="0"/>
              <w:marRight w:val="0"/>
              <w:marTop w:val="0"/>
              <w:marBottom w:val="0"/>
              <w:divBdr>
                <w:top w:val="none" w:sz="0" w:space="0" w:color="auto"/>
                <w:left w:val="none" w:sz="0" w:space="0" w:color="auto"/>
                <w:bottom w:val="none" w:sz="0" w:space="0" w:color="auto"/>
                <w:right w:val="none" w:sz="0" w:space="0" w:color="auto"/>
              </w:divBdr>
              <w:divsChild>
                <w:div w:id="126508857">
                  <w:marLeft w:val="640"/>
                  <w:marRight w:val="0"/>
                  <w:marTop w:val="0"/>
                  <w:marBottom w:val="0"/>
                  <w:divBdr>
                    <w:top w:val="none" w:sz="0" w:space="0" w:color="auto"/>
                    <w:left w:val="none" w:sz="0" w:space="0" w:color="auto"/>
                    <w:bottom w:val="none" w:sz="0" w:space="0" w:color="auto"/>
                    <w:right w:val="none" w:sz="0" w:space="0" w:color="auto"/>
                  </w:divBdr>
                </w:div>
                <w:div w:id="145980015">
                  <w:marLeft w:val="640"/>
                  <w:marRight w:val="0"/>
                  <w:marTop w:val="0"/>
                  <w:marBottom w:val="0"/>
                  <w:divBdr>
                    <w:top w:val="none" w:sz="0" w:space="0" w:color="auto"/>
                    <w:left w:val="none" w:sz="0" w:space="0" w:color="auto"/>
                    <w:bottom w:val="none" w:sz="0" w:space="0" w:color="auto"/>
                    <w:right w:val="none" w:sz="0" w:space="0" w:color="auto"/>
                  </w:divBdr>
                </w:div>
                <w:div w:id="243881100">
                  <w:marLeft w:val="640"/>
                  <w:marRight w:val="0"/>
                  <w:marTop w:val="0"/>
                  <w:marBottom w:val="0"/>
                  <w:divBdr>
                    <w:top w:val="none" w:sz="0" w:space="0" w:color="auto"/>
                    <w:left w:val="none" w:sz="0" w:space="0" w:color="auto"/>
                    <w:bottom w:val="none" w:sz="0" w:space="0" w:color="auto"/>
                    <w:right w:val="none" w:sz="0" w:space="0" w:color="auto"/>
                  </w:divBdr>
                </w:div>
                <w:div w:id="257905815">
                  <w:marLeft w:val="640"/>
                  <w:marRight w:val="0"/>
                  <w:marTop w:val="0"/>
                  <w:marBottom w:val="0"/>
                  <w:divBdr>
                    <w:top w:val="none" w:sz="0" w:space="0" w:color="auto"/>
                    <w:left w:val="none" w:sz="0" w:space="0" w:color="auto"/>
                    <w:bottom w:val="none" w:sz="0" w:space="0" w:color="auto"/>
                    <w:right w:val="none" w:sz="0" w:space="0" w:color="auto"/>
                  </w:divBdr>
                </w:div>
                <w:div w:id="265769852">
                  <w:marLeft w:val="640"/>
                  <w:marRight w:val="0"/>
                  <w:marTop w:val="0"/>
                  <w:marBottom w:val="0"/>
                  <w:divBdr>
                    <w:top w:val="none" w:sz="0" w:space="0" w:color="auto"/>
                    <w:left w:val="none" w:sz="0" w:space="0" w:color="auto"/>
                    <w:bottom w:val="none" w:sz="0" w:space="0" w:color="auto"/>
                    <w:right w:val="none" w:sz="0" w:space="0" w:color="auto"/>
                  </w:divBdr>
                </w:div>
                <w:div w:id="277877415">
                  <w:marLeft w:val="640"/>
                  <w:marRight w:val="0"/>
                  <w:marTop w:val="0"/>
                  <w:marBottom w:val="0"/>
                  <w:divBdr>
                    <w:top w:val="none" w:sz="0" w:space="0" w:color="auto"/>
                    <w:left w:val="none" w:sz="0" w:space="0" w:color="auto"/>
                    <w:bottom w:val="none" w:sz="0" w:space="0" w:color="auto"/>
                    <w:right w:val="none" w:sz="0" w:space="0" w:color="auto"/>
                  </w:divBdr>
                </w:div>
                <w:div w:id="317196237">
                  <w:marLeft w:val="640"/>
                  <w:marRight w:val="0"/>
                  <w:marTop w:val="0"/>
                  <w:marBottom w:val="0"/>
                  <w:divBdr>
                    <w:top w:val="none" w:sz="0" w:space="0" w:color="auto"/>
                    <w:left w:val="none" w:sz="0" w:space="0" w:color="auto"/>
                    <w:bottom w:val="none" w:sz="0" w:space="0" w:color="auto"/>
                    <w:right w:val="none" w:sz="0" w:space="0" w:color="auto"/>
                  </w:divBdr>
                </w:div>
                <w:div w:id="333579944">
                  <w:marLeft w:val="640"/>
                  <w:marRight w:val="0"/>
                  <w:marTop w:val="0"/>
                  <w:marBottom w:val="0"/>
                  <w:divBdr>
                    <w:top w:val="none" w:sz="0" w:space="0" w:color="auto"/>
                    <w:left w:val="none" w:sz="0" w:space="0" w:color="auto"/>
                    <w:bottom w:val="none" w:sz="0" w:space="0" w:color="auto"/>
                    <w:right w:val="none" w:sz="0" w:space="0" w:color="auto"/>
                  </w:divBdr>
                </w:div>
                <w:div w:id="343552373">
                  <w:marLeft w:val="640"/>
                  <w:marRight w:val="0"/>
                  <w:marTop w:val="0"/>
                  <w:marBottom w:val="0"/>
                  <w:divBdr>
                    <w:top w:val="none" w:sz="0" w:space="0" w:color="auto"/>
                    <w:left w:val="none" w:sz="0" w:space="0" w:color="auto"/>
                    <w:bottom w:val="none" w:sz="0" w:space="0" w:color="auto"/>
                    <w:right w:val="none" w:sz="0" w:space="0" w:color="auto"/>
                  </w:divBdr>
                </w:div>
                <w:div w:id="432827193">
                  <w:marLeft w:val="640"/>
                  <w:marRight w:val="0"/>
                  <w:marTop w:val="0"/>
                  <w:marBottom w:val="0"/>
                  <w:divBdr>
                    <w:top w:val="none" w:sz="0" w:space="0" w:color="auto"/>
                    <w:left w:val="none" w:sz="0" w:space="0" w:color="auto"/>
                    <w:bottom w:val="none" w:sz="0" w:space="0" w:color="auto"/>
                    <w:right w:val="none" w:sz="0" w:space="0" w:color="auto"/>
                  </w:divBdr>
                </w:div>
                <w:div w:id="455948155">
                  <w:marLeft w:val="640"/>
                  <w:marRight w:val="0"/>
                  <w:marTop w:val="0"/>
                  <w:marBottom w:val="0"/>
                  <w:divBdr>
                    <w:top w:val="none" w:sz="0" w:space="0" w:color="auto"/>
                    <w:left w:val="none" w:sz="0" w:space="0" w:color="auto"/>
                    <w:bottom w:val="none" w:sz="0" w:space="0" w:color="auto"/>
                    <w:right w:val="none" w:sz="0" w:space="0" w:color="auto"/>
                  </w:divBdr>
                </w:div>
                <w:div w:id="496111239">
                  <w:marLeft w:val="640"/>
                  <w:marRight w:val="0"/>
                  <w:marTop w:val="0"/>
                  <w:marBottom w:val="0"/>
                  <w:divBdr>
                    <w:top w:val="none" w:sz="0" w:space="0" w:color="auto"/>
                    <w:left w:val="none" w:sz="0" w:space="0" w:color="auto"/>
                    <w:bottom w:val="none" w:sz="0" w:space="0" w:color="auto"/>
                    <w:right w:val="none" w:sz="0" w:space="0" w:color="auto"/>
                  </w:divBdr>
                </w:div>
                <w:div w:id="521821169">
                  <w:marLeft w:val="640"/>
                  <w:marRight w:val="0"/>
                  <w:marTop w:val="0"/>
                  <w:marBottom w:val="0"/>
                  <w:divBdr>
                    <w:top w:val="none" w:sz="0" w:space="0" w:color="auto"/>
                    <w:left w:val="none" w:sz="0" w:space="0" w:color="auto"/>
                    <w:bottom w:val="none" w:sz="0" w:space="0" w:color="auto"/>
                    <w:right w:val="none" w:sz="0" w:space="0" w:color="auto"/>
                  </w:divBdr>
                </w:div>
                <w:div w:id="534121838">
                  <w:marLeft w:val="640"/>
                  <w:marRight w:val="0"/>
                  <w:marTop w:val="0"/>
                  <w:marBottom w:val="0"/>
                  <w:divBdr>
                    <w:top w:val="none" w:sz="0" w:space="0" w:color="auto"/>
                    <w:left w:val="none" w:sz="0" w:space="0" w:color="auto"/>
                    <w:bottom w:val="none" w:sz="0" w:space="0" w:color="auto"/>
                    <w:right w:val="none" w:sz="0" w:space="0" w:color="auto"/>
                  </w:divBdr>
                </w:div>
                <w:div w:id="549197273">
                  <w:marLeft w:val="640"/>
                  <w:marRight w:val="0"/>
                  <w:marTop w:val="0"/>
                  <w:marBottom w:val="0"/>
                  <w:divBdr>
                    <w:top w:val="none" w:sz="0" w:space="0" w:color="auto"/>
                    <w:left w:val="none" w:sz="0" w:space="0" w:color="auto"/>
                    <w:bottom w:val="none" w:sz="0" w:space="0" w:color="auto"/>
                    <w:right w:val="none" w:sz="0" w:space="0" w:color="auto"/>
                  </w:divBdr>
                </w:div>
                <w:div w:id="622885176">
                  <w:marLeft w:val="640"/>
                  <w:marRight w:val="0"/>
                  <w:marTop w:val="0"/>
                  <w:marBottom w:val="0"/>
                  <w:divBdr>
                    <w:top w:val="none" w:sz="0" w:space="0" w:color="auto"/>
                    <w:left w:val="none" w:sz="0" w:space="0" w:color="auto"/>
                    <w:bottom w:val="none" w:sz="0" w:space="0" w:color="auto"/>
                    <w:right w:val="none" w:sz="0" w:space="0" w:color="auto"/>
                  </w:divBdr>
                </w:div>
                <w:div w:id="642808642">
                  <w:marLeft w:val="640"/>
                  <w:marRight w:val="0"/>
                  <w:marTop w:val="0"/>
                  <w:marBottom w:val="0"/>
                  <w:divBdr>
                    <w:top w:val="none" w:sz="0" w:space="0" w:color="auto"/>
                    <w:left w:val="none" w:sz="0" w:space="0" w:color="auto"/>
                    <w:bottom w:val="none" w:sz="0" w:space="0" w:color="auto"/>
                    <w:right w:val="none" w:sz="0" w:space="0" w:color="auto"/>
                  </w:divBdr>
                </w:div>
                <w:div w:id="693307247">
                  <w:marLeft w:val="640"/>
                  <w:marRight w:val="0"/>
                  <w:marTop w:val="0"/>
                  <w:marBottom w:val="0"/>
                  <w:divBdr>
                    <w:top w:val="none" w:sz="0" w:space="0" w:color="auto"/>
                    <w:left w:val="none" w:sz="0" w:space="0" w:color="auto"/>
                    <w:bottom w:val="none" w:sz="0" w:space="0" w:color="auto"/>
                    <w:right w:val="none" w:sz="0" w:space="0" w:color="auto"/>
                  </w:divBdr>
                </w:div>
                <w:div w:id="727651045">
                  <w:marLeft w:val="640"/>
                  <w:marRight w:val="0"/>
                  <w:marTop w:val="0"/>
                  <w:marBottom w:val="0"/>
                  <w:divBdr>
                    <w:top w:val="none" w:sz="0" w:space="0" w:color="auto"/>
                    <w:left w:val="none" w:sz="0" w:space="0" w:color="auto"/>
                    <w:bottom w:val="none" w:sz="0" w:space="0" w:color="auto"/>
                    <w:right w:val="none" w:sz="0" w:space="0" w:color="auto"/>
                  </w:divBdr>
                </w:div>
                <w:div w:id="735056950">
                  <w:marLeft w:val="640"/>
                  <w:marRight w:val="0"/>
                  <w:marTop w:val="0"/>
                  <w:marBottom w:val="0"/>
                  <w:divBdr>
                    <w:top w:val="none" w:sz="0" w:space="0" w:color="auto"/>
                    <w:left w:val="none" w:sz="0" w:space="0" w:color="auto"/>
                    <w:bottom w:val="none" w:sz="0" w:space="0" w:color="auto"/>
                    <w:right w:val="none" w:sz="0" w:space="0" w:color="auto"/>
                  </w:divBdr>
                </w:div>
                <w:div w:id="762648035">
                  <w:marLeft w:val="640"/>
                  <w:marRight w:val="0"/>
                  <w:marTop w:val="0"/>
                  <w:marBottom w:val="0"/>
                  <w:divBdr>
                    <w:top w:val="none" w:sz="0" w:space="0" w:color="auto"/>
                    <w:left w:val="none" w:sz="0" w:space="0" w:color="auto"/>
                    <w:bottom w:val="none" w:sz="0" w:space="0" w:color="auto"/>
                    <w:right w:val="none" w:sz="0" w:space="0" w:color="auto"/>
                  </w:divBdr>
                </w:div>
                <w:div w:id="931624645">
                  <w:marLeft w:val="640"/>
                  <w:marRight w:val="0"/>
                  <w:marTop w:val="0"/>
                  <w:marBottom w:val="0"/>
                  <w:divBdr>
                    <w:top w:val="none" w:sz="0" w:space="0" w:color="auto"/>
                    <w:left w:val="none" w:sz="0" w:space="0" w:color="auto"/>
                    <w:bottom w:val="none" w:sz="0" w:space="0" w:color="auto"/>
                    <w:right w:val="none" w:sz="0" w:space="0" w:color="auto"/>
                  </w:divBdr>
                </w:div>
                <w:div w:id="941453482">
                  <w:marLeft w:val="640"/>
                  <w:marRight w:val="0"/>
                  <w:marTop w:val="0"/>
                  <w:marBottom w:val="0"/>
                  <w:divBdr>
                    <w:top w:val="none" w:sz="0" w:space="0" w:color="auto"/>
                    <w:left w:val="none" w:sz="0" w:space="0" w:color="auto"/>
                    <w:bottom w:val="none" w:sz="0" w:space="0" w:color="auto"/>
                    <w:right w:val="none" w:sz="0" w:space="0" w:color="auto"/>
                  </w:divBdr>
                </w:div>
                <w:div w:id="998114571">
                  <w:marLeft w:val="640"/>
                  <w:marRight w:val="0"/>
                  <w:marTop w:val="0"/>
                  <w:marBottom w:val="0"/>
                  <w:divBdr>
                    <w:top w:val="none" w:sz="0" w:space="0" w:color="auto"/>
                    <w:left w:val="none" w:sz="0" w:space="0" w:color="auto"/>
                    <w:bottom w:val="none" w:sz="0" w:space="0" w:color="auto"/>
                    <w:right w:val="none" w:sz="0" w:space="0" w:color="auto"/>
                  </w:divBdr>
                </w:div>
                <w:div w:id="1032997398">
                  <w:marLeft w:val="640"/>
                  <w:marRight w:val="0"/>
                  <w:marTop w:val="0"/>
                  <w:marBottom w:val="0"/>
                  <w:divBdr>
                    <w:top w:val="none" w:sz="0" w:space="0" w:color="auto"/>
                    <w:left w:val="none" w:sz="0" w:space="0" w:color="auto"/>
                    <w:bottom w:val="none" w:sz="0" w:space="0" w:color="auto"/>
                    <w:right w:val="none" w:sz="0" w:space="0" w:color="auto"/>
                  </w:divBdr>
                </w:div>
                <w:div w:id="1080177359">
                  <w:marLeft w:val="640"/>
                  <w:marRight w:val="0"/>
                  <w:marTop w:val="0"/>
                  <w:marBottom w:val="0"/>
                  <w:divBdr>
                    <w:top w:val="none" w:sz="0" w:space="0" w:color="auto"/>
                    <w:left w:val="none" w:sz="0" w:space="0" w:color="auto"/>
                    <w:bottom w:val="none" w:sz="0" w:space="0" w:color="auto"/>
                    <w:right w:val="none" w:sz="0" w:space="0" w:color="auto"/>
                  </w:divBdr>
                </w:div>
                <w:div w:id="1162235023">
                  <w:marLeft w:val="640"/>
                  <w:marRight w:val="0"/>
                  <w:marTop w:val="0"/>
                  <w:marBottom w:val="0"/>
                  <w:divBdr>
                    <w:top w:val="none" w:sz="0" w:space="0" w:color="auto"/>
                    <w:left w:val="none" w:sz="0" w:space="0" w:color="auto"/>
                    <w:bottom w:val="none" w:sz="0" w:space="0" w:color="auto"/>
                    <w:right w:val="none" w:sz="0" w:space="0" w:color="auto"/>
                  </w:divBdr>
                </w:div>
                <w:div w:id="1244877619">
                  <w:marLeft w:val="640"/>
                  <w:marRight w:val="0"/>
                  <w:marTop w:val="0"/>
                  <w:marBottom w:val="0"/>
                  <w:divBdr>
                    <w:top w:val="none" w:sz="0" w:space="0" w:color="auto"/>
                    <w:left w:val="none" w:sz="0" w:space="0" w:color="auto"/>
                    <w:bottom w:val="none" w:sz="0" w:space="0" w:color="auto"/>
                    <w:right w:val="none" w:sz="0" w:space="0" w:color="auto"/>
                  </w:divBdr>
                </w:div>
                <w:div w:id="1252738032">
                  <w:marLeft w:val="640"/>
                  <w:marRight w:val="0"/>
                  <w:marTop w:val="0"/>
                  <w:marBottom w:val="0"/>
                  <w:divBdr>
                    <w:top w:val="none" w:sz="0" w:space="0" w:color="auto"/>
                    <w:left w:val="none" w:sz="0" w:space="0" w:color="auto"/>
                    <w:bottom w:val="none" w:sz="0" w:space="0" w:color="auto"/>
                    <w:right w:val="none" w:sz="0" w:space="0" w:color="auto"/>
                  </w:divBdr>
                </w:div>
                <w:div w:id="1283732836">
                  <w:marLeft w:val="640"/>
                  <w:marRight w:val="0"/>
                  <w:marTop w:val="0"/>
                  <w:marBottom w:val="0"/>
                  <w:divBdr>
                    <w:top w:val="none" w:sz="0" w:space="0" w:color="auto"/>
                    <w:left w:val="none" w:sz="0" w:space="0" w:color="auto"/>
                    <w:bottom w:val="none" w:sz="0" w:space="0" w:color="auto"/>
                    <w:right w:val="none" w:sz="0" w:space="0" w:color="auto"/>
                  </w:divBdr>
                </w:div>
                <w:div w:id="1323587801">
                  <w:marLeft w:val="640"/>
                  <w:marRight w:val="0"/>
                  <w:marTop w:val="0"/>
                  <w:marBottom w:val="0"/>
                  <w:divBdr>
                    <w:top w:val="none" w:sz="0" w:space="0" w:color="auto"/>
                    <w:left w:val="none" w:sz="0" w:space="0" w:color="auto"/>
                    <w:bottom w:val="none" w:sz="0" w:space="0" w:color="auto"/>
                    <w:right w:val="none" w:sz="0" w:space="0" w:color="auto"/>
                  </w:divBdr>
                </w:div>
                <w:div w:id="1351447630">
                  <w:marLeft w:val="640"/>
                  <w:marRight w:val="0"/>
                  <w:marTop w:val="0"/>
                  <w:marBottom w:val="0"/>
                  <w:divBdr>
                    <w:top w:val="none" w:sz="0" w:space="0" w:color="auto"/>
                    <w:left w:val="none" w:sz="0" w:space="0" w:color="auto"/>
                    <w:bottom w:val="none" w:sz="0" w:space="0" w:color="auto"/>
                    <w:right w:val="none" w:sz="0" w:space="0" w:color="auto"/>
                  </w:divBdr>
                </w:div>
                <w:div w:id="1371102555">
                  <w:marLeft w:val="640"/>
                  <w:marRight w:val="0"/>
                  <w:marTop w:val="0"/>
                  <w:marBottom w:val="0"/>
                  <w:divBdr>
                    <w:top w:val="none" w:sz="0" w:space="0" w:color="auto"/>
                    <w:left w:val="none" w:sz="0" w:space="0" w:color="auto"/>
                    <w:bottom w:val="none" w:sz="0" w:space="0" w:color="auto"/>
                    <w:right w:val="none" w:sz="0" w:space="0" w:color="auto"/>
                  </w:divBdr>
                </w:div>
                <w:div w:id="1383284561">
                  <w:marLeft w:val="640"/>
                  <w:marRight w:val="0"/>
                  <w:marTop w:val="0"/>
                  <w:marBottom w:val="0"/>
                  <w:divBdr>
                    <w:top w:val="none" w:sz="0" w:space="0" w:color="auto"/>
                    <w:left w:val="none" w:sz="0" w:space="0" w:color="auto"/>
                    <w:bottom w:val="none" w:sz="0" w:space="0" w:color="auto"/>
                    <w:right w:val="none" w:sz="0" w:space="0" w:color="auto"/>
                  </w:divBdr>
                </w:div>
                <w:div w:id="1467553449">
                  <w:marLeft w:val="640"/>
                  <w:marRight w:val="0"/>
                  <w:marTop w:val="0"/>
                  <w:marBottom w:val="0"/>
                  <w:divBdr>
                    <w:top w:val="none" w:sz="0" w:space="0" w:color="auto"/>
                    <w:left w:val="none" w:sz="0" w:space="0" w:color="auto"/>
                    <w:bottom w:val="none" w:sz="0" w:space="0" w:color="auto"/>
                    <w:right w:val="none" w:sz="0" w:space="0" w:color="auto"/>
                  </w:divBdr>
                </w:div>
                <w:div w:id="1496723432">
                  <w:marLeft w:val="640"/>
                  <w:marRight w:val="0"/>
                  <w:marTop w:val="0"/>
                  <w:marBottom w:val="0"/>
                  <w:divBdr>
                    <w:top w:val="none" w:sz="0" w:space="0" w:color="auto"/>
                    <w:left w:val="none" w:sz="0" w:space="0" w:color="auto"/>
                    <w:bottom w:val="none" w:sz="0" w:space="0" w:color="auto"/>
                    <w:right w:val="none" w:sz="0" w:space="0" w:color="auto"/>
                  </w:divBdr>
                </w:div>
                <w:div w:id="1499537158">
                  <w:marLeft w:val="640"/>
                  <w:marRight w:val="0"/>
                  <w:marTop w:val="0"/>
                  <w:marBottom w:val="0"/>
                  <w:divBdr>
                    <w:top w:val="none" w:sz="0" w:space="0" w:color="auto"/>
                    <w:left w:val="none" w:sz="0" w:space="0" w:color="auto"/>
                    <w:bottom w:val="none" w:sz="0" w:space="0" w:color="auto"/>
                    <w:right w:val="none" w:sz="0" w:space="0" w:color="auto"/>
                  </w:divBdr>
                </w:div>
                <w:div w:id="1523127774">
                  <w:marLeft w:val="640"/>
                  <w:marRight w:val="0"/>
                  <w:marTop w:val="0"/>
                  <w:marBottom w:val="0"/>
                  <w:divBdr>
                    <w:top w:val="none" w:sz="0" w:space="0" w:color="auto"/>
                    <w:left w:val="none" w:sz="0" w:space="0" w:color="auto"/>
                    <w:bottom w:val="none" w:sz="0" w:space="0" w:color="auto"/>
                    <w:right w:val="none" w:sz="0" w:space="0" w:color="auto"/>
                  </w:divBdr>
                </w:div>
                <w:div w:id="1550992911">
                  <w:marLeft w:val="640"/>
                  <w:marRight w:val="0"/>
                  <w:marTop w:val="0"/>
                  <w:marBottom w:val="0"/>
                  <w:divBdr>
                    <w:top w:val="none" w:sz="0" w:space="0" w:color="auto"/>
                    <w:left w:val="none" w:sz="0" w:space="0" w:color="auto"/>
                    <w:bottom w:val="none" w:sz="0" w:space="0" w:color="auto"/>
                    <w:right w:val="none" w:sz="0" w:space="0" w:color="auto"/>
                  </w:divBdr>
                </w:div>
                <w:div w:id="1559710104">
                  <w:marLeft w:val="640"/>
                  <w:marRight w:val="0"/>
                  <w:marTop w:val="0"/>
                  <w:marBottom w:val="0"/>
                  <w:divBdr>
                    <w:top w:val="none" w:sz="0" w:space="0" w:color="auto"/>
                    <w:left w:val="none" w:sz="0" w:space="0" w:color="auto"/>
                    <w:bottom w:val="none" w:sz="0" w:space="0" w:color="auto"/>
                    <w:right w:val="none" w:sz="0" w:space="0" w:color="auto"/>
                  </w:divBdr>
                </w:div>
                <w:div w:id="1599674456">
                  <w:marLeft w:val="640"/>
                  <w:marRight w:val="0"/>
                  <w:marTop w:val="0"/>
                  <w:marBottom w:val="0"/>
                  <w:divBdr>
                    <w:top w:val="none" w:sz="0" w:space="0" w:color="auto"/>
                    <w:left w:val="none" w:sz="0" w:space="0" w:color="auto"/>
                    <w:bottom w:val="none" w:sz="0" w:space="0" w:color="auto"/>
                    <w:right w:val="none" w:sz="0" w:space="0" w:color="auto"/>
                  </w:divBdr>
                </w:div>
                <w:div w:id="1612930245">
                  <w:marLeft w:val="640"/>
                  <w:marRight w:val="0"/>
                  <w:marTop w:val="0"/>
                  <w:marBottom w:val="0"/>
                  <w:divBdr>
                    <w:top w:val="none" w:sz="0" w:space="0" w:color="auto"/>
                    <w:left w:val="none" w:sz="0" w:space="0" w:color="auto"/>
                    <w:bottom w:val="none" w:sz="0" w:space="0" w:color="auto"/>
                    <w:right w:val="none" w:sz="0" w:space="0" w:color="auto"/>
                  </w:divBdr>
                </w:div>
                <w:div w:id="1659577370">
                  <w:marLeft w:val="640"/>
                  <w:marRight w:val="0"/>
                  <w:marTop w:val="0"/>
                  <w:marBottom w:val="0"/>
                  <w:divBdr>
                    <w:top w:val="none" w:sz="0" w:space="0" w:color="auto"/>
                    <w:left w:val="none" w:sz="0" w:space="0" w:color="auto"/>
                    <w:bottom w:val="none" w:sz="0" w:space="0" w:color="auto"/>
                    <w:right w:val="none" w:sz="0" w:space="0" w:color="auto"/>
                  </w:divBdr>
                </w:div>
                <w:div w:id="1663003111">
                  <w:marLeft w:val="640"/>
                  <w:marRight w:val="0"/>
                  <w:marTop w:val="0"/>
                  <w:marBottom w:val="0"/>
                  <w:divBdr>
                    <w:top w:val="none" w:sz="0" w:space="0" w:color="auto"/>
                    <w:left w:val="none" w:sz="0" w:space="0" w:color="auto"/>
                    <w:bottom w:val="none" w:sz="0" w:space="0" w:color="auto"/>
                    <w:right w:val="none" w:sz="0" w:space="0" w:color="auto"/>
                  </w:divBdr>
                </w:div>
                <w:div w:id="1678195341">
                  <w:marLeft w:val="640"/>
                  <w:marRight w:val="0"/>
                  <w:marTop w:val="0"/>
                  <w:marBottom w:val="0"/>
                  <w:divBdr>
                    <w:top w:val="none" w:sz="0" w:space="0" w:color="auto"/>
                    <w:left w:val="none" w:sz="0" w:space="0" w:color="auto"/>
                    <w:bottom w:val="none" w:sz="0" w:space="0" w:color="auto"/>
                    <w:right w:val="none" w:sz="0" w:space="0" w:color="auto"/>
                  </w:divBdr>
                </w:div>
                <w:div w:id="1709910530">
                  <w:marLeft w:val="640"/>
                  <w:marRight w:val="0"/>
                  <w:marTop w:val="0"/>
                  <w:marBottom w:val="0"/>
                  <w:divBdr>
                    <w:top w:val="none" w:sz="0" w:space="0" w:color="auto"/>
                    <w:left w:val="none" w:sz="0" w:space="0" w:color="auto"/>
                    <w:bottom w:val="none" w:sz="0" w:space="0" w:color="auto"/>
                    <w:right w:val="none" w:sz="0" w:space="0" w:color="auto"/>
                  </w:divBdr>
                </w:div>
                <w:div w:id="1724408293">
                  <w:marLeft w:val="640"/>
                  <w:marRight w:val="0"/>
                  <w:marTop w:val="0"/>
                  <w:marBottom w:val="0"/>
                  <w:divBdr>
                    <w:top w:val="none" w:sz="0" w:space="0" w:color="auto"/>
                    <w:left w:val="none" w:sz="0" w:space="0" w:color="auto"/>
                    <w:bottom w:val="none" w:sz="0" w:space="0" w:color="auto"/>
                    <w:right w:val="none" w:sz="0" w:space="0" w:color="auto"/>
                  </w:divBdr>
                </w:div>
                <w:div w:id="1738622890">
                  <w:marLeft w:val="640"/>
                  <w:marRight w:val="0"/>
                  <w:marTop w:val="0"/>
                  <w:marBottom w:val="0"/>
                  <w:divBdr>
                    <w:top w:val="none" w:sz="0" w:space="0" w:color="auto"/>
                    <w:left w:val="none" w:sz="0" w:space="0" w:color="auto"/>
                    <w:bottom w:val="none" w:sz="0" w:space="0" w:color="auto"/>
                    <w:right w:val="none" w:sz="0" w:space="0" w:color="auto"/>
                  </w:divBdr>
                </w:div>
                <w:div w:id="1748839775">
                  <w:marLeft w:val="640"/>
                  <w:marRight w:val="0"/>
                  <w:marTop w:val="0"/>
                  <w:marBottom w:val="0"/>
                  <w:divBdr>
                    <w:top w:val="none" w:sz="0" w:space="0" w:color="auto"/>
                    <w:left w:val="none" w:sz="0" w:space="0" w:color="auto"/>
                    <w:bottom w:val="none" w:sz="0" w:space="0" w:color="auto"/>
                    <w:right w:val="none" w:sz="0" w:space="0" w:color="auto"/>
                  </w:divBdr>
                </w:div>
                <w:div w:id="1753308257">
                  <w:marLeft w:val="640"/>
                  <w:marRight w:val="0"/>
                  <w:marTop w:val="0"/>
                  <w:marBottom w:val="0"/>
                  <w:divBdr>
                    <w:top w:val="none" w:sz="0" w:space="0" w:color="auto"/>
                    <w:left w:val="none" w:sz="0" w:space="0" w:color="auto"/>
                    <w:bottom w:val="none" w:sz="0" w:space="0" w:color="auto"/>
                    <w:right w:val="none" w:sz="0" w:space="0" w:color="auto"/>
                  </w:divBdr>
                </w:div>
                <w:div w:id="1800608555">
                  <w:marLeft w:val="640"/>
                  <w:marRight w:val="0"/>
                  <w:marTop w:val="0"/>
                  <w:marBottom w:val="0"/>
                  <w:divBdr>
                    <w:top w:val="none" w:sz="0" w:space="0" w:color="auto"/>
                    <w:left w:val="none" w:sz="0" w:space="0" w:color="auto"/>
                    <w:bottom w:val="none" w:sz="0" w:space="0" w:color="auto"/>
                    <w:right w:val="none" w:sz="0" w:space="0" w:color="auto"/>
                  </w:divBdr>
                </w:div>
                <w:div w:id="1824277122">
                  <w:marLeft w:val="640"/>
                  <w:marRight w:val="0"/>
                  <w:marTop w:val="0"/>
                  <w:marBottom w:val="0"/>
                  <w:divBdr>
                    <w:top w:val="none" w:sz="0" w:space="0" w:color="auto"/>
                    <w:left w:val="none" w:sz="0" w:space="0" w:color="auto"/>
                    <w:bottom w:val="none" w:sz="0" w:space="0" w:color="auto"/>
                    <w:right w:val="none" w:sz="0" w:space="0" w:color="auto"/>
                  </w:divBdr>
                </w:div>
                <w:div w:id="1861552350">
                  <w:marLeft w:val="640"/>
                  <w:marRight w:val="0"/>
                  <w:marTop w:val="0"/>
                  <w:marBottom w:val="0"/>
                  <w:divBdr>
                    <w:top w:val="none" w:sz="0" w:space="0" w:color="auto"/>
                    <w:left w:val="none" w:sz="0" w:space="0" w:color="auto"/>
                    <w:bottom w:val="none" w:sz="0" w:space="0" w:color="auto"/>
                    <w:right w:val="none" w:sz="0" w:space="0" w:color="auto"/>
                  </w:divBdr>
                </w:div>
                <w:div w:id="1887139749">
                  <w:marLeft w:val="640"/>
                  <w:marRight w:val="0"/>
                  <w:marTop w:val="0"/>
                  <w:marBottom w:val="0"/>
                  <w:divBdr>
                    <w:top w:val="none" w:sz="0" w:space="0" w:color="auto"/>
                    <w:left w:val="none" w:sz="0" w:space="0" w:color="auto"/>
                    <w:bottom w:val="none" w:sz="0" w:space="0" w:color="auto"/>
                    <w:right w:val="none" w:sz="0" w:space="0" w:color="auto"/>
                  </w:divBdr>
                </w:div>
                <w:div w:id="1934510395">
                  <w:marLeft w:val="640"/>
                  <w:marRight w:val="0"/>
                  <w:marTop w:val="0"/>
                  <w:marBottom w:val="0"/>
                  <w:divBdr>
                    <w:top w:val="none" w:sz="0" w:space="0" w:color="auto"/>
                    <w:left w:val="none" w:sz="0" w:space="0" w:color="auto"/>
                    <w:bottom w:val="none" w:sz="0" w:space="0" w:color="auto"/>
                    <w:right w:val="none" w:sz="0" w:space="0" w:color="auto"/>
                  </w:divBdr>
                </w:div>
                <w:div w:id="1951083785">
                  <w:marLeft w:val="640"/>
                  <w:marRight w:val="0"/>
                  <w:marTop w:val="0"/>
                  <w:marBottom w:val="0"/>
                  <w:divBdr>
                    <w:top w:val="none" w:sz="0" w:space="0" w:color="auto"/>
                    <w:left w:val="none" w:sz="0" w:space="0" w:color="auto"/>
                    <w:bottom w:val="none" w:sz="0" w:space="0" w:color="auto"/>
                    <w:right w:val="none" w:sz="0" w:space="0" w:color="auto"/>
                  </w:divBdr>
                </w:div>
                <w:div w:id="1986205603">
                  <w:marLeft w:val="640"/>
                  <w:marRight w:val="0"/>
                  <w:marTop w:val="0"/>
                  <w:marBottom w:val="0"/>
                  <w:divBdr>
                    <w:top w:val="none" w:sz="0" w:space="0" w:color="auto"/>
                    <w:left w:val="none" w:sz="0" w:space="0" w:color="auto"/>
                    <w:bottom w:val="none" w:sz="0" w:space="0" w:color="auto"/>
                    <w:right w:val="none" w:sz="0" w:space="0" w:color="auto"/>
                  </w:divBdr>
                </w:div>
                <w:div w:id="2015373256">
                  <w:marLeft w:val="640"/>
                  <w:marRight w:val="0"/>
                  <w:marTop w:val="0"/>
                  <w:marBottom w:val="0"/>
                  <w:divBdr>
                    <w:top w:val="none" w:sz="0" w:space="0" w:color="auto"/>
                    <w:left w:val="none" w:sz="0" w:space="0" w:color="auto"/>
                    <w:bottom w:val="none" w:sz="0" w:space="0" w:color="auto"/>
                    <w:right w:val="none" w:sz="0" w:space="0" w:color="auto"/>
                  </w:divBdr>
                </w:div>
                <w:div w:id="2051613690">
                  <w:marLeft w:val="640"/>
                  <w:marRight w:val="0"/>
                  <w:marTop w:val="0"/>
                  <w:marBottom w:val="0"/>
                  <w:divBdr>
                    <w:top w:val="none" w:sz="0" w:space="0" w:color="auto"/>
                    <w:left w:val="none" w:sz="0" w:space="0" w:color="auto"/>
                    <w:bottom w:val="none" w:sz="0" w:space="0" w:color="auto"/>
                    <w:right w:val="none" w:sz="0" w:space="0" w:color="auto"/>
                  </w:divBdr>
                </w:div>
                <w:div w:id="2091534479">
                  <w:marLeft w:val="640"/>
                  <w:marRight w:val="0"/>
                  <w:marTop w:val="0"/>
                  <w:marBottom w:val="0"/>
                  <w:divBdr>
                    <w:top w:val="none" w:sz="0" w:space="0" w:color="auto"/>
                    <w:left w:val="none" w:sz="0" w:space="0" w:color="auto"/>
                    <w:bottom w:val="none" w:sz="0" w:space="0" w:color="auto"/>
                    <w:right w:val="none" w:sz="0" w:space="0" w:color="auto"/>
                  </w:divBdr>
                </w:div>
                <w:div w:id="2143111134">
                  <w:marLeft w:val="640"/>
                  <w:marRight w:val="0"/>
                  <w:marTop w:val="0"/>
                  <w:marBottom w:val="0"/>
                  <w:divBdr>
                    <w:top w:val="none" w:sz="0" w:space="0" w:color="auto"/>
                    <w:left w:val="none" w:sz="0" w:space="0" w:color="auto"/>
                    <w:bottom w:val="none" w:sz="0" w:space="0" w:color="auto"/>
                    <w:right w:val="none" w:sz="0" w:space="0" w:color="auto"/>
                  </w:divBdr>
                </w:div>
                <w:div w:id="2145656065">
                  <w:marLeft w:val="640"/>
                  <w:marRight w:val="0"/>
                  <w:marTop w:val="0"/>
                  <w:marBottom w:val="0"/>
                  <w:divBdr>
                    <w:top w:val="none" w:sz="0" w:space="0" w:color="auto"/>
                    <w:left w:val="none" w:sz="0" w:space="0" w:color="auto"/>
                    <w:bottom w:val="none" w:sz="0" w:space="0" w:color="auto"/>
                    <w:right w:val="none" w:sz="0" w:space="0" w:color="auto"/>
                  </w:divBdr>
                </w:div>
              </w:divsChild>
            </w:div>
            <w:div w:id="850685743">
              <w:marLeft w:val="0"/>
              <w:marRight w:val="0"/>
              <w:marTop w:val="0"/>
              <w:marBottom w:val="0"/>
              <w:divBdr>
                <w:top w:val="none" w:sz="0" w:space="0" w:color="auto"/>
                <w:left w:val="none" w:sz="0" w:space="0" w:color="auto"/>
                <w:bottom w:val="none" w:sz="0" w:space="0" w:color="auto"/>
                <w:right w:val="none" w:sz="0" w:space="0" w:color="auto"/>
              </w:divBdr>
              <w:divsChild>
                <w:div w:id="8874157">
                  <w:marLeft w:val="640"/>
                  <w:marRight w:val="0"/>
                  <w:marTop w:val="0"/>
                  <w:marBottom w:val="0"/>
                  <w:divBdr>
                    <w:top w:val="none" w:sz="0" w:space="0" w:color="auto"/>
                    <w:left w:val="none" w:sz="0" w:space="0" w:color="auto"/>
                    <w:bottom w:val="none" w:sz="0" w:space="0" w:color="auto"/>
                    <w:right w:val="none" w:sz="0" w:space="0" w:color="auto"/>
                  </w:divBdr>
                </w:div>
                <w:div w:id="43844211">
                  <w:marLeft w:val="640"/>
                  <w:marRight w:val="0"/>
                  <w:marTop w:val="0"/>
                  <w:marBottom w:val="0"/>
                  <w:divBdr>
                    <w:top w:val="none" w:sz="0" w:space="0" w:color="auto"/>
                    <w:left w:val="none" w:sz="0" w:space="0" w:color="auto"/>
                    <w:bottom w:val="none" w:sz="0" w:space="0" w:color="auto"/>
                    <w:right w:val="none" w:sz="0" w:space="0" w:color="auto"/>
                  </w:divBdr>
                </w:div>
                <w:div w:id="60451239">
                  <w:marLeft w:val="640"/>
                  <w:marRight w:val="0"/>
                  <w:marTop w:val="0"/>
                  <w:marBottom w:val="0"/>
                  <w:divBdr>
                    <w:top w:val="none" w:sz="0" w:space="0" w:color="auto"/>
                    <w:left w:val="none" w:sz="0" w:space="0" w:color="auto"/>
                    <w:bottom w:val="none" w:sz="0" w:space="0" w:color="auto"/>
                    <w:right w:val="none" w:sz="0" w:space="0" w:color="auto"/>
                  </w:divBdr>
                </w:div>
                <w:div w:id="65151760">
                  <w:marLeft w:val="640"/>
                  <w:marRight w:val="0"/>
                  <w:marTop w:val="0"/>
                  <w:marBottom w:val="0"/>
                  <w:divBdr>
                    <w:top w:val="none" w:sz="0" w:space="0" w:color="auto"/>
                    <w:left w:val="none" w:sz="0" w:space="0" w:color="auto"/>
                    <w:bottom w:val="none" w:sz="0" w:space="0" w:color="auto"/>
                    <w:right w:val="none" w:sz="0" w:space="0" w:color="auto"/>
                  </w:divBdr>
                </w:div>
                <w:div w:id="78068747">
                  <w:marLeft w:val="640"/>
                  <w:marRight w:val="0"/>
                  <w:marTop w:val="0"/>
                  <w:marBottom w:val="0"/>
                  <w:divBdr>
                    <w:top w:val="none" w:sz="0" w:space="0" w:color="auto"/>
                    <w:left w:val="none" w:sz="0" w:space="0" w:color="auto"/>
                    <w:bottom w:val="none" w:sz="0" w:space="0" w:color="auto"/>
                    <w:right w:val="none" w:sz="0" w:space="0" w:color="auto"/>
                  </w:divBdr>
                </w:div>
                <w:div w:id="256640968">
                  <w:marLeft w:val="640"/>
                  <w:marRight w:val="0"/>
                  <w:marTop w:val="0"/>
                  <w:marBottom w:val="0"/>
                  <w:divBdr>
                    <w:top w:val="none" w:sz="0" w:space="0" w:color="auto"/>
                    <w:left w:val="none" w:sz="0" w:space="0" w:color="auto"/>
                    <w:bottom w:val="none" w:sz="0" w:space="0" w:color="auto"/>
                    <w:right w:val="none" w:sz="0" w:space="0" w:color="auto"/>
                  </w:divBdr>
                </w:div>
                <w:div w:id="310597275">
                  <w:marLeft w:val="640"/>
                  <w:marRight w:val="0"/>
                  <w:marTop w:val="0"/>
                  <w:marBottom w:val="0"/>
                  <w:divBdr>
                    <w:top w:val="none" w:sz="0" w:space="0" w:color="auto"/>
                    <w:left w:val="none" w:sz="0" w:space="0" w:color="auto"/>
                    <w:bottom w:val="none" w:sz="0" w:space="0" w:color="auto"/>
                    <w:right w:val="none" w:sz="0" w:space="0" w:color="auto"/>
                  </w:divBdr>
                </w:div>
                <w:div w:id="321855380">
                  <w:marLeft w:val="640"/>
                  <w:marRight w:val="0"/>
                  <w:marTop w:val="0"/>
                  <w:marBottom w:val="0"/>
                  <w:divBdr>
                    <w:top w:val="none" w:sz="0" w:space="0" w:color="auto"/>
                    <w:left w:val="none" w:sz="0" w:space="0" w:color="auto"/>
                    <w:bottom w:val="none" w:sz="0" w:space="0" w:color="auto"/>
                    <w:right w:val="none" w:sz="0" w:space="0" w:color="auto"/>
                  </w:divBdr>
                </w:div>
                <w:div w:id="413666403">
                  <w:marLeft w:val="640"/>
                  <w:marRight w:val="0"/>
                  <w:marTop w:val="0"/>
                  <w:marBottom w:val="0"/>
                  <w:divBdr>
                    <w:top w:val="none" w:sz="0" w:space="0" w:color="auto"/>
                    <w:left w:val="none" w:sz="0" w:space="0" w:color="auto"/>
                    <w:bottom w:val="none" w:sz="0" w:space="0" w:color="auto"/>
                    <w:right w:val="none" w:sz="0" w:space="0" w:color="auto"/>
                  </w:divBdr>
                </w:div>
                <w:div w:id="445278464">
                  <w:marLeft w:val="640"/>
                  <w:marRight w:val="0"/>
                  <w:marTop w:val="0"/>
                  <w:marBottom w:val="0"/>
                  <w:divBdr>
                    <w:top w:val="none" w:sz="0" w:space="0" w:color="auto"/>
                    <w:left w:val="none" w:sz="0" w:space="0" w:color="auto"/>
                    <w:bottom w:val="none" w:sz="0" w:space="0" w:color="auto"/>
                    <w:right w:val="none" w:sz="0" w:space="0" w:color="auto"/>
                  </w:divBdr>
                </w:div>
                <w:div w:id="453132538">
                  <w:marLeft w:val="640"/>
                  <w:marRight w:val="0"/>
                  <w:marTop w:val="0"/>
                  <w:marBottom w:val="0"/>
                  <w:divBdr>
                    <w:top w:val="none" w:sz="0" w:space="0" w:color="auto"/>
                    <w:left w:val="none" w:sz="0" w:space="0" w:color="auto"/>
                    <w:bottom w:val="none" w:sz="0" w:space="0" w:color="auto"/>
                    <w:right w:val="none" w:sz="0" w:space="0" w:color="auto"/>
                  </w:divBdr>
                </w:div>
                <w:div w:id="456606989">
                  <w:marLeft w:val="640"/>
                  <w:marRight w:val="0"/>
                  <w:marTop w:val="0"/>
                  <w:marBottom w:val="0"/>
                  <w:divBdr>
                    <w:top w:val="none" w:sz="0" w:space="0" w:color="auto"/>
                    <w:left w:val="none" w:sz="0" w:space="0" w:color="auto"/>
                    <w:bottom w:val="none" w:sz="0" w:space="0" w:color="auto"/>
                    <w:right w:val="none" w:sz="0" w:space="0" w:color="auto"/>
                  </w:divBdr>
                </w:div>
                <w:div w:id="497615117">
                  <w:marLeft w:val="640"/>
                  <w:marRight w:val="0"/>
                  <w:marTop w:val="0"/>
                  <w:marBottom w:val="0"/>
                  <w:divBdr>
                    <w:top w:val="none" w:sz="0" w:space="0" w:color="auto"/>
                    <w:left w:val="none" w:sz="0" w:space="0" w:color="auto"/>
                    <w:bottom w:val="none" w:sz="0" w:space="0" w:color="auto"/>
                    <w:right w:val="none" w:sz="0" w:space="0" w:color="auto"/>
                  </w:divBdr>
                </w:div>
                <w:div w:id="516426451">
                  <w:marLeft w:val="640"/>
                  <w:marRight w:val="0"/>
                  <w:marTop w:val="0"/>
                  <w:marBottom w:val="0"/>
                  <w:divBdr>
                    <w:top w:val="none" w:sz="0" w:space="0" w:color="auto"/>
                    <w:left w:val="none" w:sz="0" w:space="0" w:color="auto"/>
                    <w:bottom w:val="none" w:sz="0" w:space="0" w:color="auto"/>
                    <w:right w:val="none" w:sz="0" w:space="0" w:color="auto"/>
                  </w:divBdr>
                </w:div>
                <w:div w:id="579028571">
                  <w:marLeft w:val="640"/>
                  <w:marRight w:val="0"/>
                  <w:marTop w:val="0"/>
                  <w:marBottom w:val="0"/>
                  <w:divBdr>
                    <w:top w:val="none" w:sz="0" w:space="0" w:color="auto"/>
                    <w:left w:val="none" w:sz="0" w:space="0" w:color="auto"/>
                    <w:bottom w:val="none" w:sz="0" w:space="0" w:color="auto"/>
                    <w:right w:val="none" w:sz="0" w:space="0" w:color="auto"/>
                  </w:divBdr>
                </w:div>
                <w:div w:id="584537194">
                  <w:marLeft w:val="640"/>
                  <w:marRight w:val="0"/>
                  <w:marTop w:val="0"/>
                  <w:marBottom w:val="0"/>
                  <w:divBdr>
                    <w:top w:val="none" w:sz="0" w:space="0" w:color="auto"/>
                    <w:left w:val="none" w:sz="0" w:space="0" w:color="auto"/>
                    <w:bottom w:val="none" w:sz="0" w:space="0" w:color="auto"/>
                    <w:right w:val="none" w:sz="0" w:space="0" w:color="auto"/>
                  </w:divBdr>
                </w:div>
                <w:div w:id="591164191">
                  <w:marLeft w:val="640"/>
                  <w:marRight w:val="0"/>
                  <w:marTop w:val="0"/>
                  <w:marBottom w:val="0"/>
                  <w:divBdr>
                    <w:top w:val="none" w:sz="0" w:space="0" w:color="auto"/>
                    <w:left w:val="none" w:sz="0" w:space="0" w:color="auto"/>
                    <w:bottom w:val="none" w:sz="0" w:space="0" w:color="auto"/>
                    <w:right w:val="none" w:sz="0" w:space="0" w:color="auto"/>
                  </w:divBdr>
                </w:div>
                <w:div w:id="608973955">
                  <w:marLeft w:val="640"/>
                  <w:marRight w:val="0"/>
                  <w:marTop w:val="0"/>
                  <w:marBottom w:val="0"/>
                  <w:divBdr>
                    <w:top w:val="none" w:sz="0" w:space="0" w:color="auto"/>
                    <w:left w:val="none" w:sz="0" w:space="0" w:color="auto"/>
                    <w:bottom w:val="none" w:sz="0" w:space="0" w:color="auto"/>
                    <w:right w:val="none" w:sz="0" w:space="0" w:color="auto"/>
                  </w:divBdr>
                </w:div>
                <w:div w:id="616834512">
                  <w:marLeft w:val="640"/>
                  <w:marRight w:val="0"/>
                  <w:marTop w:val="0"/>
                  <w:marBottom w:val="0"/>
                  <w:divBdr>
                    <w:top w:val="none" w:sz="0" w:space="0" w:color="auto"/>
                    <w:left w:val="none" w:sz="0" w:space="0" w:color="auto"/>
                    <w:bottom w:val="none" w:sz="0" w:space="0" w:color="auto"/>
                    <w:right w:val="none" w:sz="0" w:space="0" w:color="auto"/>
                  </w:divBdr>
                </w:div>
                <w:div w:id="620961164">
                  <w:marLeft w:val="640"/>
                  <w:marRight w:val="0"/>
                  <w:marTop w:val="0"/>
                  <w:marBottom w:val="0"/>
                  <w:divBdr>
                    <w:top w:val="none" w:sz="0" w:space="0" w:color="auto"/>
                    <w:left w:val="none" w:sz="0" w:space="0" w:color="auto"/>
                    <w:bottom w:val="none" w:sz="0" w:space="0" w:color="auto"/>
                    <w:right w:val="none" w:sz="0" w:space="0" w:color="auto"/>
                  </w:divBdr>
                </w:div>
                <w:div w:id="622153539">
                  <w:marLeft w:val="640"/>
                  <w:marRight w:val="0"/>
                  <w:marTop w:val="0"/>
                  <w:marBottom w:val="0"/>
                  <w:divBdr>
                    <w:top w:val="none" w:sz="0" w:space="0" w:color="auto"/>
                    <w:left w:val="none" w:sz="0" w:space="0" w:color="auto"/>
                    <w:bottom w:val="none" w:sz="0" w:space="0" w:color="auto"/>
                    <w:right w:val="none" w:sz="0" w:space="0" w:color="auto"/>
                  </w:divBdr>
                </w:div>
                <w:div w:id="629282475">
                  <w:marLeft w:val="640"/>
                  <w:marRight w:val="0"/>
                  <w:marTop w:val="0"/>
                  <w:marBottom w:val="0"/>
                  <w:divBdr>
                    <w:top w:val="none" w:sz="0" w:space="0" w:color="auto"/>
                    <w:left w:val="none" w:sz="0" w:space="0" w:color="auto"/>
                    <w:bottom w:val="none" w:sz="0" w:space="0" w:color="auto"/>
                    <w:right w:val="none" w:sz="0" w:space="0" w:color="auto"/>
                  </w:divBdr>
                </w:div>
                <w:div w:id="654456614">
                  <w:marLeft w:val="640"/>
                  <w:marRight w:val="0"/>
                  <w:marTop w:val="0"/>
                  <w:marBottom w:val="0"/>
                  <w:divBdr>
                    <w:top w:val="none" w:sz="0" w:space="0" w:color="auto"/>
                    <w:left w:val="none" w:sz="0" w:space="0" w:color="auto"/>
                    <w:bottom w:val="none" w:sz="0" w:space="0" w:color="auto"/>
                    <w:right w:val="none" w:sz="0" w:space="0" w:color="auto"/>
                  </w:divBdr>
                </w:div>
                <w:div w:id="667370486">
                  <w:marLeft w:val="640"/>
                  <w:marRight w:val="0"/>
                  <w:marTop w:val="0"/>
                  <w:marBottom w:val="0"/>
                  <w:divBdr>
                    <w:top w:val="none" w:sz="0" w:space="0" w:color="auto"/>
                    <w:left w:val="none" w:sz="0" w:space="0" w:color="auto"/>
                    <w:bottom w:val="none" w:sz="0" w:space="0" w:color="auto"/>
                    <w:right w:val="none" w:sz="0" w:space="0" w:color="auto"/>
                  </w:divBdr>
                </w:div>
                <w:div w:id="681318710">
                  <w:marLeft w:val="640"/>
                  <w:marRight w:val="0"/>
                  <w:marTop w:val="0"/>
                  <w:marBottom w:val="0"/>
                  <w:divBdr>
                    <w:top w:val="none" w:sz="0" w:space="0" w:color="auto"/>
                    <w:left w:val="none" w:sz="0" w:space="0" w:color="auto"/>
                    <w:bottom w:val="none" w:sz="0" w:space="0" w:color="auto"/>
                    <w:right w:val="none" w:sz="0" w:space="0" w:color="auto"/>
                  </w:divBdr>
                </w:div>
                <w:div w:id="717558816">
                  <w:marLeft w:val="640"/>
                  <w:marRight w:val="0"/>
                  <w:marTop w:val="0"/>
                  <w:marBottom w:val="0"/>
                  <w:divBdr>
                    <w:top w:val="none" w:sz="0" w:space="0" w:color="auto"/>
                    <w:left w:val="none" w:sz="0" w:space="0" w:color="auto"/>
                    <w:bottom w:val="none" w:sz="0" w:space="0" w:color="auto"/>
                    <w:right w:val="none" w:sz="0" w:space="0" w:color="auto"/>
                  </w:divBdr>
                </w:div>
                <w:div w:id="748042323">
                  <w:marLeft w:val="640"/>
                  <w:marRight w:val="0"/>
                  <w:marTop w:val="0"/>
                  <w:marBottom w:val="0"/>
                  <w:divBdr>
                    <w:top w:val="none" w:sz="0" w:space="0" w:color="auto"/>
                    <w:left w:val="none" w:sz="0" w:space="0" w:color="auto"/>
                    <w:bottom w:val="none" w:sz="0" w:space="0" w:color="auto"/>
                    <w:right w:val="none" w:sz="0" w:space="0" w:color="auto"/>
                  </w:divBdr>
                </w:div>
                <w:div w:id="753018706">
                  <w:marLeft w:val="640"/>
                  <w:marRight w:val="0"/>
                  <w:marTop w:val="0"/>
                  <w:marBottom w:val="0"/>
                  <w:divBdr>
                    <w:top w:val="none" w:sz="0" w:space="0" w:color="auto"/>
                    <w:left w:val="none" w:sz="0" w:space="0" w:color="auto"/>
                    <w:bottom w:val="none" w:sz="0" w:space="0" w:color="auto"/>
                    <w:right w:val="none" w:sz="0" w:space="0" w:color="auto"/>
                  </w:divBdr>
                </w:div>
                <w:div w:id="795368951">
                  <w:marLeft w:val="640"/>
                  <w:marRight w:val="0"/>
                  <w:marTop w:val="0"/>
                  <w:marBottom w:val="0"/>
                  <w:divBdr>
                    <w:top w:val="none" w:sz="0" w:space="0" w:color="auto"/>
                    <w:left w:val="none" w:sz="0" w:space="0" w:color="auto"/>
                    <w:bottom w:val="none" w:sz="0" w:space="0" w:color="auto"/>
                    <w:right w:val="none" w:sz="0" w:space="0" w:color="auto"/>
                  </w:divBdr>
                </w:div>
                <w:div w:id="853616958">
                  <w:marLeft w:val="640"/>
                  <w:marRight w:val="0"/>
                  <w:marTop w:val="0"/>
                  <w:marBottom w:val="0"/>
                  <w:divBdr>
                    <w:top w:val="none" w:sz="0" w:space="0" w:color="auto"/>
                    <w:left w:val="none" w:sz="0" w:space="0" w:color="auto"/>
                    <w:bottom w:val="none" w:sz="0" w:space="0" w:color="auto"/>
                    <w:right w:val="none" w:sz="0" w:space="0" w:color="auto"/>
                  </w:divBdr>
                </w:div>
                <w:div w:id="925040928">
                  <w:marLeft w:val="640"/>
                  <w:marRight w:val="0"/>
                  <w:marTop w:val="0"/>
                  <w:marBottom w:val="0"/>
                  <w:divBdr>
                    <w:top w:val="none" w:sz="0" w:space="0" w:color="auto"/>
                    <w:left w:val="none" w:sz="0" w:space="0" w:color="auto"/>
                    <w:bottom w:val="none" w:sz="0" w:space="0" w:color="auto"/>
                    <w:right w:val="none" w:sz="0" w:space="0" w:color="auto"/>
                  </w:divBdr>
                </w:div>
                <w:div w:id="1015620753">
                  <w:marLeft w:val="640"/>
                  <w:marRight w:val="0"/>
                  <w:marTop w:val="0"/>
                  <w:marBottom w:val="0"/>
                  <w:divBdr>
                    <w:top w:val="none" w:sz="0" w:space="0" w:color="auto"/>
                    <w:left w:val="none" w:sz="0" w:space="0" w:color="auto"/>
                    <w:bottom w:val="none" w:sz="0" w:space="0" w:color="auto"/>
                    <w:right w:val="none" w:sz="0" w:space="0" w:color="auto"/>
                  </w:divBdr>
                </w:div>
                <w:div w:id="1043676270">
                  <w:marLeft w:val="640"/>
                  <w:marRight w:val="0"/>
                  <w:marTop w:val="0"/>
                  <w:marBottom w:val="0"/>
                  <w:divBdr>
                    <w:top w:val="none" w:sz="0" w:space="0" w:color="auto"/>
                    <w:left w:val="none" w:sz="0" w:space="0" w:color="auto"/>
                    <w:bottom w:val="none" w:sz="0" w:space="0" w:color="auto"/>
                    <w:right w:val="none" w:sz="0" w:space="0" w:color="auto"/>
                  </w:divBdr>
                </w:div>
                <w:div w:id="1063916944">
                  <w:marLeft w:val="640"/>
                  <w:marRight w:val="0"/>
                  <w:marTop w:val="0"/>
                  <w:marBottom w:val="0"/>
                  <w:divBdr>
                    <w:top w:val="none" w:sz="0" w:space="0" w:color="auto"/>
                    <w:left w:val="none" w:sz="0" w:space="0" w:color="auto"/>
                    <w:bottom w:val="none" w:sz="0" w:space="0" w:color="auto"/>
                    <w:right w:val="none" w:sz="0" w:space="0" w:color="auto"/>
                  </w:divBdr>
                </w:div>
                <w:div w:id="1095055124">
                  <w:marLeft w:val="640"/>
                  <w:marRight w:val="0"/>
                  <w:marTop w:val="0"/>
                  <w:marBottom w:val="0"/>
                  <w:divBdr>
                    <w:top w:val="none" w:sz="0" w:space="0" w:color="auto"/>
                    <w:left w:val="none" w:sz="0" w:space="0" w:color="auto"/>
                    <w:bottom w:val="none" w:sz="0" w:space="0" w:color="auto"/>
                    <w:right w:val="none" w:sz="0" w:space="0" w:color="auto"/>
                  </w:divBdr>
                </w:div>
                <w:div w:id="1142191135">
                  <w:marLeft w:val="640"/>
                  <w:marRight w:val="0"/>
                  <w:marTop w:val="0"/>
                  <w:marBottom w:val="0"/>
                  <w:divBdr>
                    <w:top w:val="none" w:sz="0" w:space="0" w:color="auto"/>
                    <w:left w:val="none" w:sz="0" w:space="0" w:color="auto"/>
                    <w:bottom w:val="none" w:sz="0" w:space="0" w:color="auto"/>
                    <w:right w:val="none" w:sz="0" w:space="0" w:color="auto"/>
                  </w:divBdr>
                </w:div>
                <w:div w:id="1159466116">
                  <w:marLeft w:val="640"/>
                  <w:marRight w:val="0"/>
                  <w:marTop w:val="0"/>
                  <w:marBottom w:val="0"/>
                  <w:divBdr>
                    <w:top w:val="none" w:sz="0" w:space="0" w:color="auto"/>
                    <w:left w:val="none" w:sz="0" w:space="0" w:color="auto"/>
                    <w:bottom w:val="none" w:sz="0" w:space="0" w:color="auto"/>
                    <w:right w:val="none" w:sz="0" w:space="0" w:color="auto"/>
                  </w:divBdr>
                </w:div>
                <w:div w:id="1202017457">
                  <w:marLeft w:val="640"/>
                  <w:marRight w:val="0"/>
                  <w:marTop w:val="0"/>
                  <w:marBottom w:val="0"/>
                  <w:divBdr>
                    <w:top w:val="none" w:sz="0" w:space="0" w:color="auto"/>
                    <w:left w:val="none" w:sz="0" w:space="0" w:color="auto"/>
                    <w:bottom w:val="none" w:sz="0" w:space="0" w:color="auto"/>
                    <w:right w:val="none" w:sz="0" w:space="0" w:color="auto"/>
                  </w:divBdr>
                </w:div>
                <w:div w:id="1210991214">
                  <w:marLeft w:val="640"/>
                  <w:marRight w:val="0"/>
                  <w:marTop w:val="0"/>
                  <w:marBottom w:val="0"/>
                  <w:divBdr>
                    <w:top w:val="none" w:sz="0" w:space="0" w:color="auto"/>
                    <w:left w:val="none" w:sz="0" w:space="0" w:color="auto"/>
                    <w:bottom w:val="none" w:sz="0" w:space="0" w:color="auto"/>
                    <w:right w:val="none" w:sz="0" w:space="0" w:color="auto"/>
                  </w:divBdr>
                </w:div>
                <w:div w:id="1219970921">
                  <w:marLeft w:val="640"/>
                  <w:marRight w:val="0"/>
                  <w:marTop w:val="0"/>
                  <w:marBottom w:val="0"/>
                  <w:divBdr>
                    <w:top w:val="none" w:sz="0" w:space="0" w:color="auto"/>
                    <w:left w:val="none" w:sz="0" w:space="0" w:color="auto"/>
                    <w:bottom w:val="none" w:sz="0" w:space="0" w:color="auto"/>
                    <w:right w:val="none" w:sz="0" w:space="0" w:color="auto"/>
                  </w:divBdr>
                </w:div>
                <w:div w:id="1220046867">
                  <w:marLeft w:val="640"/>
                  <w:marRight w:val="0"/>
                  <w:marTop w:val="0"/>
                  <w:marBottom w:val="0"/>
                  <w:divBdr>
                    <w:top w:val="none" w:sz="0" w:space="0" w:color="auto"/>
                    <w:left w:val="none" w:sz="0" w:space="0" w:color="auto"/>
                    <w:bottom w:val="none" w:sz="0" w:space="0" w:color="auto"/>
                    <w:right w:val="none" w:sz="0" w:space="0" w:color="auto"/>
                  </w:divBdr>
                </w:div>
                <w:div w:id="1243222155">
                  <w:marLeft w:val="640"/>
                  <w:marRight w:val="0"/>
                  <w:marTop w:val="0"/>
                  <w:marBottom w:val="0"/>
                  <w:divBdr>
                    <w:top w:val="none" w:sz="0" w:space="0" w:color="auto"/>
                    <w:left w:val="none" w:sz="0" w:space="0" w:color="auto"/>
                    <w:bottom w:val="none" w:sz="0" w:space="0" w:color="auto"/>
                    <w:right w:val="none" w:sz="0" w:space="0" w:color="auto"/>
                  </w:divBdr>
                </w:div>
                <w:div w:id="1432891800">
                  <w:marLeft w:val="640"/>
                  <w:marRight w:val="0"/>
                  <w:marTop w:val="0"/>
                  <w:marBottom w:val="0"/>
                  <w:divBdr>
                    <w:top w:val="none" w:sz="0" w:space="0" w:color="auto"/>
                    <w:left w:val="none" w:sz="0" w:space="0" w:color="auto"/>
                    <w:bottom w:val="none" w:sz="0" w:space="0" w:color="auto"/>
                    <w:right w:val="none" w:sz="0" w:space="0" w:color="auto"/>
                  </w:divBdr>
                </w:div>
                <w:div w:id="1444497602">
                  <w:marLeft w:val="640"/>
                  <w:marRight w:val="0"/>
                  <w:marTop w:val="0"/>
                  <w:marBottom w:val="0"/>
                  <w:divBdr>
                    <w:top w:val="none" w:sz="0" w:space="0" w:color="auto"/>
                    <w:left w:val="none" w:sz="0" w:space="0" w:color="auto"/>
                    <w:bottom w:val="none" w:sz="0" w:space="0" w:color="auto"/>
                    <w:right w:val="none" w:sz="0" w:space="0" w:color="auto"/>
                  </w:divBdr>
                </w:div>
                <w:div w:id="1480416650">
                  <w:marLeft w:val="640"/>
                  <w:marRight w:val="0"/>
                  <w:marTop w:val="0"/>
                  <w:marBottom w:val="0"/>
                  <w:divBdr>
                    <w:top w:val="none" w:sz="0" w:space="0" w:color="auto"/>
                    <w:left w:val="none" w:sz="0" w:space="0" w:color="auto"/>
                    <w:bottom w:val="none" w:sz="0" w:space="0" w:color="auto"/>
                    <w:right w:val="none" w:sz="0" w:space="0" w:color="auto"/>
                  </w:divBdr>
                </w:div>
                <w:div w:id="1484466581">
                  <w:marLeft w:val="640"/>
                  <w:marRight w:val="0"/>
                  <w:marTop w:val="0"/>
                  <w:marBottom w:val="0"/>
                  <w:divBdr>
                    <w:top w:val="none" w:sz="0" w:space="0" w:color="auto"/>
                    <w:left w:val="none" w:sz="0" w:space="0" w:color="auto"/>
                    <w:bottom w:val="none" w:sz="0" w:space="0" w:color="auto"/>
                    <w:right w:val="none" w:sz="0" w:space="0" w:color="auto"/>
                  </w:divBdr>
                </w:div>
                <w:div w:id="1485047240">
                  <w:marLeft w:val="640"/>
                  <w:marRight w:val="0"/>
                  <w:marTop w:val="0"/>
                  <w:marBottom w:val="0"/>
                  <w:divBdr>
                    <w:top w:val="none" w:sz="0" w:space="0" w:color="auto"/>
                    <w:left w:val="none" w:sz="0" w:space="0" w:color="auto"/>
                    <w:bottom w:val="none" w:sz="0" w:space="0" w:color="auto"/>
                    <w:right w:val="none" w:sz="0" w:space="0" w:color="auto"/>
                  </w:divBdr>
                </w:div>
                <w:div w:id="1509635006">
                  <w:marLeft w:val="640"/>
                  <w:marRight w:val="0"/>
                  <w:marTop w:val="0"/>
                  <w:marBottom w:val="0"/>
                  <w:divBdr>
                    <w:top w:val="none" w:sz="0" w:space="0" w:color="auto"/>
                    <w:left w:val="none" w:sz="0" w:space="0" w:color="auto"/>
                    <w:bottom w:val="none" w:sz="0" w:space="0" w:color="auto"/>
                    <w:right w:val="none" w:sz="0" w:space="0" w:color="auto"/>
                  </w:divBdr>
                </w:div>
                <w:div w:id="1557283049">
                  <w:marLeft w:val="640"/>
                  <w:marRight w:val="0"/>
                  <w:marTop w:val="0"/>
                  <w:marBottom w:val="0"/>
                  <w:divBdr>
                    <w:top w:val="none" w:sz="0" w:space="0" w:color="auto"/>
                    <w:left w:val="none" w:sz="0" w:space="0" w:color="auto"/>
                    <w:bottom w:val="none" w:sz="0" w:space="0" w:color="auto"/>
                    <w:right w:val="none" w:sz="0" w:space="0" w:color="auto"/>
                  </w:divBdr>
                </w:div>
                <w:div w:id="1567565282">
                  <w:marLeft w:val="640"/>
                  <w:marRight w:val="0"/>
                  <w:marTop w:val="0"/>
                  <w:marBottom w:val="0"/>
                  <w:divBdr>
                    <w:top w:val="none" w:sz="0" w:space="0" w:color="auto"/>
                    <w:left w:val="none" w:sz="0" w:space="0" w:color="auto"/>
                    <w:bottom w:val="none" w:sz="0" w:space="0" w:color="auto"/>
                    <w:right w:val="none" w:sz="0" w:space="0" w:color="auto"/>
                  </w:divBdr>
                </w:div>
                <w:div w:id="1580095011">
                  <w:marLeft w:val="640"/>
                  <w:marRight w:val="0"/>
                  <w:marTop w:val="0"/>
                  <w:marBottom w:val="0"/>
                  <w:divBdr>
                    <w:top w:val="none" w:sz="0" w:space="0" w:color="auto"/>
                    <w:left w:val="none" w:sz="0" w:space="0" w:color="auto"/>
                    <w:bottom w:val="none" w:sz="0" w:space="0" w:color="auto"/>
                    <w:right w:val="none" w:sz="0" w:space="0" w:color="auto"/>
                  </w:divBdr>
                </w:div>
                <w:div w:id="1623271578">
                  <w:marLeft w:val="640"/>
                  <w:marRight w:val="0"/>
                  <w:marTop w:val="0"/>
                  <w:marBottom w:val="0"/>
                  <w:divBdr>
                    <w:top w:val="none" w:sz="0" w:space="0" w:color="auto"/>
                    <w:left w:val="none" w:sz="0" w:space="0" w:color="auto"/>
                    <w:bottom w:val="none" w:sz="0" w:space="0" w:color="auto"/>
                    <w:right w:val="none" w:sz="0" w:space="0" w:color="auto"/>
                  </w:divBdr>
                </w:div>
                <w:div w:id="1644970242">
                  <w:marLeft w:val="640"/>
                  <w:marRight w:val="0"/>
                  <w:marTop w:val="0"/>
                  <w:marBottom w:val="0"/>
                  <w:divBdr>
                    <w:top w:val="none" w:sz="0" w:space="0" w:color="auto"/>
                    <w:left w:val="none" w:sz="0" w:space="0" w:color="auto"/>
                    <w:bottom w:val="none" w:sz="0" w:space="0" w:color="auto"/>
                    <w:right w:val="none" w:sz="0" w:space="0" w:color="auto"/>
                  </w:divBdr>
                </w:div>
                <w:div w:id="1652170088">
                  <w:marLeft w:val="640"/>
                  <w:marRight w:val="0"/>
                  <w:marTop w:val="0"/>
                  <w:marBottom w:val="0"/>
                  <w:divBdr>
                    <w:top w:val="none" w:sz="0" w:space="0" w:color="auto"/>
                    <w:left w:val="none" w:sz="0" w:space="0" w:color="auto"/>
                    <w:bottom w:val="none" w:sz="0" w:space="0" w:color="auto"/>
                    <w:right w:val="none" w:sz="0" w:space="0" w:color="auto"/>
                  </w:divBdr>
                </w:div>
                <w:div w:id="1669096030">
                  <w:marLeft w:val="640"/>
                  <w:marRight w:val="0"/>
                  <w:marTop w:val="0"/>
                  <w:marBottom w:val="0"/>
                  <w:divBdr>
                    <w:top w:val="none" w:sz="0" w:space="0" w:color="auto"/>
                    <w:left w:val="none" w:sz="0" w:space="0" w:color="auto"/>
                    <w:bottom w:val="none" w:sz="0" w:space="0" w:color="auto"/>
                    <w:right w:val="none" w:sz="0" w:space="0" w:color="auto"/>
                  </w:divBdr>
                </w:div>
                <w:div w:id="1706522832">
                  <w:marLeft w:val="640"/>
                  <w:marRight w:val="0"/>
                  <w:marTop w:val="0"/>
                  <w:marBottom w:val="0"/>
                  <w:divBdr>
                    <w:top w:val="none" w:sz="0" w:space="0" w:color="auto"/>
                    <w:left w:val="none" w:sz="0" w:space="0" w:color="auto"/>
                    <w:bottom w:val="none" w:sz="0" w:space="0" w:color="auto"/>
                    <w:right w:val="none" w:sz="0" w:space="0" w:color="auto"/>
                  </w:divBdr>
                </w:div>
                <w:div w:id="1727873909">
                  <w:marLeft w:val="640"/>
                  <w:marRight w:val="0"/>
                  <w:marTop w:val="0"/>
                  <w:marBottom w:val="0"/>
                  <w:divBdr>
                    <w:top w:val="none" w:sz="0" w:space="0" w:color="auto"/>
                    <w:left w:val="none" w:sz="0" w:space="0" w:color="auto"/>
                    <w:bottom w:val="none" w:sz="0" w:space="0" w:color="auto"/>
                    <w:right w:val="none" w:sz="0" w:space="0" w:color="auto"/>
                  </w:divBdr>
                </w:div>
                <w:div w:id="1814910947">
                  <w:marLeft w:val="640"/>
                  <w:marRight w:val="0"/>
                  <w:marTop w:val="0"/>
                  <w:marBottom w:val="0"/>
                  <w:divBdr>
                    <w:top w:val="none" w:sz="0" w:space="0" w:color="auto"/>
                    <w:left w:val="none" w:sz="0" w:space="0" w:color="auto"/>
                    <w:bottom w:val="none" w:sz="0" w:space="0" w:color="auto"/>
                    <w:right w:val="none" w:sz="0" w:space="0" w:color="auto"/>
                  </w:divBdr>
                </w:div>
                <w:div w:id="1986347546">
                  <w:marLeft w:val="640"/>
                  <w:marRight w:val="0"/>
                  <w:marTop w:val="0"/>
                  <w:marBottom w:val="0"/>
                  <w:divBdr>
                    <w:top w:val="none" w:sz="0" w:space="0" w:color="auto"/>
                    <w:left w:val="none" w:sz="0" w:space="0" w:color="auto"/>
                    <w:bottom w:val="none" w:sz="0" w:space="0" w:color="auto"/>
                    <w:right w:val="none" w:sz="0" w:space="0" w:color="auto"/>
                  </w:divBdr>
                </w:div>
                <w:div w:id="1997297491">
                  <w:marLeft w:val="640"/>
                  <w:marRight w:val="0"/>
                  <w:marTop w:val="0"/>
                  <w:marBottom w:val="0"/>
                  <w:divBdr>
                    <w:top w:val="none" w:sz="0" w:space="0" w:color="auto"/>
                    <w:left w:val="none" w:sz="0" w:space="0" w:color="auto"/>
                    <w:bottom w:val="none" w:sz="0" w:space="0" w:color="auto"/>
                    <w:right w:val="none" w:sz="0" w:space="0" w:color="auto"/>
                  </w:divBdr>
                </w:div>
                <w:div w:id="2014530179">
                  <w:marLeft w:val="640"/>
                  <w:marRight w:val="0"/>
                  <w:marTop w:val="0"/>
                  <w:marBottom w:val="0"/>
                  <w:divBdr>
                    <w:top w:val="none" w:sz="0" w:space="0" w:color="auto"/>
                    <w:left w:val="none" w:sz="0" w:space="0" w:color="auto"/>
                    <w:bottom w:val="none" w:sz="0" w:space="0" w:color="auto"/>
                    <w:right w:val="none" w:sz="0" w:space="0" w:color="auto"/>
                  </w:divBdr>
                </w:div>
                <w:div w:id="2051221523">
                  <w:marLeft w:val="640"/>
                  <w:marRight w:val="0"/>
                  <w:marTop w:val="0"/>
                  <w:marBottom w:val="0"/>
                  <w:divBdr>
                    <w:top w:val="none" w:sz="0" w:space="0" w:color="auto"/>
                    <w:left w:val="none" w:sz="0" w:space="0" w:color="auto"/>
                    <w:bottom w:val="none" w:sz="0" w:space="0" w:color="auto"/>
                    <w:right w:val="none" w:sz="0" w:space="0" w:color="auto"/>
                  </w:divBdr>
                </w:div>
                <w:div w:id="2096432302">
                  <w:marLeft w:val="640"/>
                  <w:marRight w:val="0"/>
                  <w:marTop w:val="0"/>
                  <w:marBottom w:val="0"/>
                  <w:divBdr>
                    <w:top w:val="none" w:sz="0" w:space="0" w:color="auto"/>
                    <w:left w:val="none" w:sz="0" w:space="0" w:color="auto"/>
                    <w:bottom w:val="none" w:sz="0" w:space="0" w:color="auto"/>
                    <w:right w:val="none" w:sz="0" w:space="0" w:color="auto"/>
                  </w:divBdr>
                </w:div>
                <w:div w:id="2100440995">
                  <w:marLeft w:val="640"/>
                  <w:marRight w:val="0"/>
                  <w:marTop w:val="0"/>
                  <w:marBottom w:val="0"/>
                  <w:divBdr>
                    <w:top w:val="none" w:sz="0" w:space="0" w:color="auto"/>
                    <w:left w:val="none" w:sz="0" w:space="0" w:color="auto"/>
                    <w:bottom w:val="none" w:sz="0" w:space="0" w:color="auto"/>
                    <w:right w:val="none" w:sz="0" w:space="0" w:color="auto"/>
                  </w:divBdr>
                </w:div>
              </w:divsChild>
            </w:div>
            <w:div w:id="881401802">
              <w:marLeft w:val="0"/>
              <w:marRight w:val="0"/>
              <w:marTop w:val="0"/>
              <w:marBottom w:val="0"/>
              <w:divBdr>
                <w:top w:val="none" w:sz="0" w:space="0" w:color="auto"/>
                <w:left w:val="none" w:sz="0" w:space="0" w:color="auto"/>
                <w:bottom w:val="none" w:sz="0" w:space="0" w:color="auto"/>
                <w:right w:val="none" w:sz="0" w:space="0" w:color="auto"/>
              </w:divBdr>
              <w:divsChild>
                <w:div w:id="22100819">
                  <w:marLeft w:val="640"/>
                  <w:marRight w:val="0"/>
                  <w:marTop w:val="0"/>
                  <w:marBottom w:val="0"/>
                  <w:divBdr>
                    <w:top w:val="none" w:sz="0" w:space="0" w:color="auto"/>
                    <w:left w:val="none" w:sz="0" w:space="0" w:color="auto"/>
                    <w:bottom w:val="none" w:sz="0" w:space="0" w:color="auto"/>
                    <w:right w:val="none" w:sz="0" w:space="0" w:color="auto"/>
                  </w:divBdr>
                </w:div>
                <w:div w:id="59597225">
                  <w:marLeft w:val="640"/>
                  <w:marRight w:val="0"/>
                  <w:marTop w:val="0"/>
                  <w:marBottom w:val="0"/>
                  <w:divBdr>
                    <w:top w:val="none" w:sz="0" w:space="0" w:color="auto"/>
                    <w:left w:val="none" w:sz="0" w:space="0" w:color="auto"/>
                    <w:bottom w:val="none" w:sz="0" w:space="0" w:color="auto"/>
                    <w:right w:val="none" w:sz="0" w:space="0" w:color="auto"/>
                  </w:divBdr>
                </w:div>
                <w:div w:id="77678429">
                  <w:marLeft w:val="640"/>
                  <w:marRight w:val="0"/>
                  <w:marTop w:val="0"/>
                  <w:marBottom w:val="0"/>
                  <w:divBdr>
                    <w:top w:val="none" w:sz="0" w:space="0" w:color="auto"/>
                    <w:left w:val="none" w:sz="0" w:space="0" w:color="auto"/>
                    <w:bottom w:val="none" w:sz="0" w:space="0" w:color="auto"/>
                    <w:right w:val="none" w:sz="0" w:space="0" w:color="auto"/>
                  </w:divBdr>
                </w:div>
                <w:div w:id="96874755">
                  <w:marLeft w:val="640"/>
                  <w:marRight w:val="0"/>
                  <w:marTop w:val="0"/>
                  <w:marBottom w:val="0"/>
                  <w:divBdr>
                    <w:top w:val="none" w:sz="0" w:space="0" w:color="auto"/>
                    <w:left w:val="none" w:sz="0" w:space="0" w:color="auto"/>
                    <w:bottom w:val="none" w:sz="0" w:space="0" w:color="auto"/>
                    <w:right w:val="none" w:sz="0" w:space="0" w:color="auto"/>
                  </w:divBdr>
                </w:div>
                <w:div w:id="118191088">
                  <w:marLeft w:val="640"/>
                  <w:marRight w:val="0"/>
                  <w:marTop w:val="0"/>
                  <w:marBottom w:val="0"/>
                  <w:divBdr>
                    <w:top w:val="none" w:sz="0" w:space="0" w:color="auto"/>
                    <w:left w:val="none" w:sz="0" w:space="0" w:color="auto"/>
                    <w:bottom w:val="none" w:sz="0" w:space="0" w:color="auto"/>
                    <w:right w:val="none" w:sz="0" w:space="0" w:color="auto"/>
                  </w:divBdr>
                </w:div>
                <w:div w:id="124780926">
                  <w:marLeft w:val="640"/>
                  <w:marRight w:val="0"/>
                  <w:marTop w:val="0"/>
                  <w:marBottom w:val="0"/>
                  <w:divBdr>
                    <w:top w:val="none" w:sz="0" w:space="0" w:color="auto"/>
                    <w:left w:val="none" w:sz="0" w:space="0" w:color="auto"/>
                    <w:bottom w:val="none" w:sz="0" w:space="0" w:color="auto"/>
                    <w:right w:val="none" w:sz="0" w:space="0" w:color="auto"/>
                  </w:divBdr>
                </w:div>
                <w:div w:id="125901806">
                  <w:marLeft w:val="640"/>
                  <w:marRight w:val="0"/>
                  <w:marTop w:val="0"/>
                  <w:marBottom w:val="0"/>
                  <w:divBdr>
                    <w:top w:val="none" w:sz="0" w:space="0" w:color="auto"/>
                    <w:left w:val="none" w:sz="0" w:space="0" w:color="auto"/>
                    <w:bottom w:val="none" w:sz="0" w:space="0" w:color="auto"/>
                    <w:right w:val="none" w:sz="0" w:space="0" w:color="auto"/>
                  </w:divBdr>
                </w:div>
                <w:div w:id="132913826">
                  <w:marLeft w:val="640"/>
                  <w:marRight w:val="0"/>
                  <w:marTop w:val="0"/>
                  <w:marBottom w:val="0"/>
                  <w:divBdr>
                    <w:top w:val="none" w:sz="0" w:space="0" w:color="auto"/>
                    <w:left w:val="none" w:sz="0" w:space="0" w:color="auto"/>
                    <w:bottom w:val="none" w:sz="0" w:space="0" w:color="auto"/>
                    <w:right w:val="none" w:sz="0" w:space="0" w:color="auto"/>
                  </w:divBdr>
                </w:div>
                <w:div w:id="143083412">
                  <w:marLeft w:val="640"/>
                  <w:marRight w:val="0"/>
                  <w:marTop w:val="0"/>
                  <w:marBottom w:val="0"/>
                  <w:divBdr>
                    <w:top w:val="none" w:sz="0" w:space="0" w:color="auto"/>
                    <w:left w:val="none" w:sz="0" w:space="0" w:color="auto"/>
                    <w:bottom w:val="none" w:sz="0" w:space="0" w:color="auto"/>
                    <w:right w:val="none" w:sz="0" w:space="0" w:color="auto"/>
                  </w:divBdr>
                </w:div>
                <w:div w:id="167527043">
                  <w:marLeft w:val="640"/>
                  <w:marRight w:val="0"/>
                  <w:marTop w:val="0"/>
                  <w:marBottom w:val="0"/>
                  <w:divBdr>
                    <w:top w:val="none" w:sz="0" w:space="0" w:color="auto"/>
                    <w:left w:val="none" w:sz="0" w:space="0" w:color="auto"/>
                    <w:bottom w:val="none" w:sz="0" w:space="0" w:color="auto"/>
                    <w:right w:val="none" w:sz="0" w:space="0" w:color="auto"/>
                  </w:divBdr>
                </w:div>
                <w:div w:id="179320272">
                  <w:marLeft w:val="640"/>
                  <w:marRight w:val="0"/>
                  <w:marTop w:val="0"/>
                  <w:marBottom w:val="0"/>
                  <w:divBdr>
                    <w:top w:val="none" w:sz="0" w:space="0" w:color="auto"/>
                    <w:left w:val="none" w:sz="0" w:space="0" w:color="auto"/>
                    <w:bottom w:val="none" w:sz="0" w:space="0" w:color="auto"/>
                    <w:right w:val="none" w:sz="0" w:space="0" w:color="auto"/>
                  </w:divBdr>
                </w:div>
                <w:div w:id="234704450">
                  <w:marLeft w:val="640"/>
                  <w:marRight w:val="0"/>
                  <w:marTop w:val="0"/>
                  <w:marBottom w:val="0"/>
                  <w:divBdr>
                    <w:top w:val="none" w:sz="0" w:space="0" w:color="auto"/>
                    <w:left w:val="none" w:sz="0" w:space="0" w:color="auto"/>
                    <w:bottom w:val="none" w:sz="0" w:space="0" w:color="auto"/>
                    <w:right w:val="none" w:sz="0" w:space="0" w:color="auto"/>
                  </w:divBdr>
                </w:div>
                <w:div w:id="336077725">
                  <w:marLeft w:val="640"/>
                  <w:marRight w:val="0"/>
                  <w:marTop w:val="0"/>
                  <w:marBottom w:val="0"/>
                  <w:divBdr>
                    <w:top w:val="none" w:sz="0" w:space="0" w:color="auto"/>
                    <w:left w:val="none" w:sz="0" w:space="0" w:color="auto"/>
                    <w:bottom w:val="none" w:sz="0" w:space="0" w:color="auto"/>
                    <w:right w:val="none" w:sz="0" w:space="0" w:color="auto"/>
                  </w:divBdr>
                </w:div>
                <w:div w:id="378406022">
                  <w:marLeft w:val="640"/>
                  <w:marRight w:val="0"/>
                  <w:marTop w:val="0"/>
                  <w:marBottom w:val="0"/>
                  <w:divBdr>
                    <w:top w:val="none" w:sz="0" w:space="0" w:color="auto"/>
                    <w:left w:val="none" w:sz="0" w:space="0" w:color="auto"/>
                    <w:bottom w:val="none" w:sz="0" w:space="0" w:color="auto"/>
                    <w:right w:val="none" w:sz="0" w:space="0" w:color="auto"/>
                  </w:divBdr>
                </w:div>
                <w:div w:id="408045626">
                  <w:marLeft w:val="640"/>
                  <w:marRight w:val="0"/>
                  <w:marTop w:val="0"/>
                  <w:marBottom w:val="0"/>
                  <w:divBdr>
                    <w:top w:val="none" w:sz="0" w:space="0" w:color="auto"/>
                    <w:left w:val="none" w:sz="0" w:space="0" w:color="auto"/>
                    <w:bottom w:val="none" w:sz="0" w:space="0" w:color="auto"/>
                    <w:right w:val="none" w:sz="0" w:space="0" w:color="auto"/>
                  </w:divBdr>
                </w:div>
                <w:div w:id="410856763">
                  <w:marLeft w:val="640"/>
                  <w:marRight w:val="0"/>
                  <w:marTop w:val="0"/>
                  <w:marBottom w:val="0"/>
                  <w:divBdr>
                    <w:top w:val="none" w:sz="0" w:space="0" w:color="auto"/>
                    <w:left w:val="none" w:sz="0" w:space="0" w:color="auto"/>
                    <w:bottom w:val="none" w:sz="0" w:space="0" w:color="auto"/>
                    <w:right w:val="none" w:sz="0" w:space="0" w:color="auto"/>
                  </w:divBdr>
                </w:div>
                <w:div w:id="451243234">
                  <w:marLeft w:val="640"/>
                  <w:marRight w:val="0"/>
                  <w:marTop w:val="0"/>
                  <w:marBottom w:val="0"/>
                  <w:divBdr>
                    <w:top w:val="none" w:sz="0" w:space="0" w:color="auto"/>
                    <w:left w:val="none" w:sz="0" w:space="0" w:color="auto"/>
                    <w:bottom w:val="none" w:sz="0" w:space="0" w:color="auto"/>
                    <w:right w:val="none" w:sz="0" w:space="0" w:color="auto"/>
                  </w:divBdr>
                </w:div>
                <w:div w:id="462887803">
                  <w:marLeft w:val="640"/>
                  <w:marRight w:val="0"/>
                  <w:marTop w:val="0"/>
                  <w:marBottom w:val="0"/>
                  <w:divBdr>
                    <w:top w:val="none" w:sz="0" w:space="0" w:color="auto"/>
                    <w:left w:val="none" w:sz="0" w:space="0" w:color="auto"/>
                    <w:bottom w:val="none" w:sz="0" w:space="0" w:color="auto"/>
                    <w:right w:val="none" w:sz="0" w:space="0" w:color="auto"/>
                  </w:divBdr>
                </w:div>
                <w:div w:id="503516299">
                  <w:marLeft w:val="640"/>
                  <w:marRight w:val="0"/>
                  <w:marTop w:val="0"/>
                  <w:marBottom w:val="0"/>
                  <w:divBdr>
                    <w:top w:val="none" w:sz="0" w:space="0" w:color="auto"/>
                    <w:left w:val="none" w:sz="0" w:space="0" w:color="auto"/>
                    <w:bottom w:val="none" w:sz="0" w:space="0" w:color="auto"/>
                    <w:right w:val="none" w:sz="0" w:space="0" w:color="auto"/>
                  </w:divBdr>
                </w:div>
                <w:div w:id="535237040">
                  <w:marLeft w:val="640"/>
                  <w:marRight w:val="0"/>
                  <w:marTop w:val="0"/>
                  <w:marBottom w:val="0"/>
                  <w:divBdr>
                    <w:top w:val="none" w:sz="0" w:space="0" w:color="auto"/>
                    <w:left w:val="none" w:sz="0" w:space="0" w:color="auto"/>
                    <w:bottom w:val="none" w:sz="0" w:space="0" w:color="auto"/>
                    <w:right w:val="none" w:sz="0" w:space="0" w:color="auto"/>
                  </w:divBdr>
                </w:div>
                <w:div w:id="632906875">
                  <w:marLeft w:val="640"/>
                  <w:marRight w:val="0"/>
                  <w:marTop w:val="0"/>
                  <w:marBottom w:val="0"/>
                  <w:divBdr>
                    <w:top w:val="none" w:sz="0" w:space="0" w:color="auto"/>
                    <w:left w:val="none" w:sz="0" w:space="0" w:color="auto"/>
                    <w:bottom w:val="none" w:sz="0" w:space="0" w:color="auto"/>
                    <w:right w:val="none" w:sz="0" w:space="0" w:color="auto"/>
                  </w:divBdr>
                </w:div>
                <w:div w:id="652412375">
                  <w:marLeft w:val="640"/>
                  <w:marRight w:val="0"/>
                  <w:marTop w:val="0"/>
                  <w:marBottom w:val="0"/>
                  <w:divBdr>
                    <w:top w:val="none" w:sz="0" w:space="0" w:color="auto"/>
                    <w:left w:val="none" w:sz="0" w:space="0" w:color="auto"/>
                    <w:bottom w:val="none" w:sz="0" w:space="0" w:color="auto"/>
                    <w:right w:val="none" w:sz="0" w:space="0" w:color="auto"/>
                  </w:divBdr>
                </w:div>
                <w:div w:id="655495685">
                  <w:marLeft w:val="640"/>
                  <w:marRight w:val="0"/>
                  <w:marTop w:val="0"/>
                  <w:marBottom w:val="0"/>
                  <w:divBdr>
                    <w:top w:val="none" w:sz="0" w:space="0" w:color="auto"/>
                    <w:left w:val="none" w:sz="0" w:space="0" w:color="auto"/>
                    <w:bottom w:val="none" w:sz="0" w:space="0" w:color="auto"/>
                    <w:right w:val="none" w:sz="0" w:space="0" w:color="auto"/>
                  </w:divBdr>
                </w:div>
                <w:div w:id="659695497">
                  <w:marLeft w:val="640"/>
                  <w:marRight w:val="0"/>
                  <w:marTop w:val="0"/>
                  <w:marBottom w:val="0"/>
                  <w:divBdr>
                    <w:top w:val="none" w:sz="0" w:space="0" w:color="auto"/>
                    <w:left w:val="none" w:sz="0" w:space="0" w:color="auto"/>
                    <w:bottom w:val="none" w:sz="0" w:space="0" w:color="auto"/>
                    <w:right w:val="none" w:sz="0" w:space="0" w:color="auto"/>
                  </w:divBdr>
                </w:div>
                <w:div w:id="669791191">
                  <w:marLeft w:val="640"/>
                  <w:marRight w:val="0"/>
                  <w:marTop w:val="0"/>
                  <w:marBottom w:val="0"/>
                  <w:divBdr>
                    <w:top w:val="none" w:sz="0" w:space="0" w:color="auto"/>
                    <w:left w:val="none" w:sz="0" w:space="0" w:color="auto"/>
                    <w:bottom w:val="none" w:sz="0" w:space="0" w:color="auto"/>
                    <w:right w:val="none" w:sz="0" w:space="0" w:color="auto"/>
                  </w:divBdr>
                </w:div>
                <w:div w:id="765925892">
                  <w:marLeft w:val="640"/>
                  <w:marRight w:val="0"/>
                  <w:marTop w:val="0"/>
                  <w:marBottom w:val="0"/>
                  <w:divBdr>
                    <w:top w:val="none" w:sz="0" w:space="0" w:color="auto"/>
                    <w:left w:val="none" w:sz="0" w:space="0" w:color="auto"/>
                    <w:bottom w:val="none" w:sz="0" w:space="0" w:color="auto"/>
                    <w:right w:val="none" w:sz="0" w:space="0" w:color="auto"/>
                  </w:divBdr>
                </w:div>
                <w:div w:id="877277121">
                  <w:marLeft w:val="640"/>
                  <w:marRight w:val="0"/>
                  <w:marTop w:val="0"/>
                  <w:marBottom w:val="0"/>
                  <w:divBdr>
                    <w:top w:val="none" w:sz="0" w:space="0" w:color="auto"/>
                    <w:left w:val="none" w:sz="0" w:space="0" w:color="auto"/>
                    <w:bottom w:val="none" w:sz="0" w:space="0" w:color="auto"/>
                    <w:right w:val="none" w:sz="0" w:space="0" w:color="auto"/>
                  </w:divBdr>
                </w:div>
                <w:div w:id="907496436">
                  <w:marLeft w:val="640"/>
                  <w:marRight w:val="0"/>
                  <w:marTop w:val="0"/>
                  <w:marBottom w:val="0"/>
                  <w:divBdr>
                    <w:top w:val="none" w:sz="0" w:space="0" w:color="auto"/>
                    <w:left w:val="none" w:sz="0" w:space="0" w:color="auto"/>
                    <w:bottom w:val="none" w:sz="0" w:space="0" w:color="auto"/>
                    <w:right w:val="none" w:sz="0" w:space="0" w:color="auto"/>
                  </w:divBdr>
                </w:div>
                <w:div w:id="973096659">
                  <w:marLeft w:val="640"/>
                  <w:marRight w:val="0"/>
                  <w:marTop w:val="0"/>
                  <w:marBottom w:val="0"/>
                  <w:divBdr>
                    <w:top w:val="none" w:sz="0" w:space="0" w:color="auto"/>
                    <w:left w:val="none" w:sz="0" w:space="0" w:color="auto"/>
                    <w:bottom w:val="none" w:sz="0" w:space="0" w:color="auto"/>
                    <w:right w:val="none" w:sz="0" w:space="0" w:color="auto"/>
                  </w:divBdr>
                </w:div>
                <w:div w:id="996106411">
                  <w:marLeft w:val="640"/>
                  <w:marRight w:val="0"/>
                  <w:marTop w:val="0"/>
                  <w:marBottom w:val="0"/>
                  <w:divBdr>
                    <w:top w:val="none" w:sz="0" w:space="0" w:color="auto"/>
                    <w:left w:val="none" w:sz="0" w:space="0" w:color="auto"/>
                    <w:bottom w:val="none" w:sz="0" w:space="0" w:color="auto"/>
                    <w:right w:val="none" w:sz="0" w:space="0" w:color="auto"/>
                  </w:divBdr>
                </w:div>
                <w:div w:id="998801339">
                  <w:marLeft w:val="640"/>
                  <w:marRight w:val="0"/>
                  <w:marTop w:val="0"/>
                  <w:marBottom w:val="0"/>
                  <w:divBdr>
                    <w:top w:val="none" w:sz="0" w:space="0" w:color="auto"/>
                    <w:left w:val="none" w:sz="0" w:space="0" w:color="auto"/>
                    <w:bottom w:val="none" w:sz="0" w:space="0" w:color="auto"/>
                    <w:right w:val="none" w:sz="0" w:space="0" w:color="auto"/>
                  </w:divBdr>
                </w:div>
                <w:div w:id="1018194478">
                  <w:marLeft w:val="640"/>
                  <w:marRight w:val="0"/>
                  <w:marTop w:val="0"/>
                  <w:marBottom w:val="0"/>
                  <w:divBdr>
                    <w:top w:val="none" w:sz="0" w:space="0" w:color="auto"/>
                    <w:left w:val="none" w:sz="0" w:space="0" w:color="auto"/>
                    <w:bottom w:val="none" w:sz="0" w:space="0" w:color="auto"/>
                    <w:right w:val="none" w:sz="0" w:space="0" w:color="auto"/>
                  </w:divBdr>
                </w:div>
                <w:div w:id="1024743493">
                  <w:marLeft w:val="640"/>
                  <w:marRight w:val="0"/>
                  <w:marTop w:val="0"/>
                  <w:marBottom w:val="0"/>
                  <w:divBdr>
                    <w:top w:val="none" w:sz="0" w:space="0" w:color="auto"/>
                    <w:left w:val="none" w:sz="0" w:space="0" w:color="auto"/>
                    <w:bottom w:val="none" w:sz="0" w:space="0" w:color="auto"/>
                    <w:right w:val="none" w:sz="0" w:space="0" w:color="auto"/>
                  </w:divBdr>
                </w:div>
                <w:div w:id="1143816201">
                  <w:marLeft w:val="640"/>
                  <w:marRight w:val="0"/>
                  <w:marTop w:val="0"/>
                  <w:marBottom w:val="0"/>
                  <w:divBdr>
                    <w:top w:val="none" w:sz="0" w:space="0" w:color="auto"/>
                    <w:left w:val="none" w:sz="0" w:space="0" w:color="auto"/>
                    <w:bottom w:val="none" w:sz="0" w:space="0" w:color="auto"/>
                    <w:right w:val="none" w:sz="0" w:space="0" w:color="auto"/>
                  </w:divBdr>
                </w:div>
                <w:div w:id="1176115107">
                  <w:marLeft w:val="640"/>
                  <w:marRight w:val="0"/>
                  <w:marTop w:val="0"/>
                  <w:marBottom w:val="0"/>
                  <w:divBdr>
                    <w:top w:val="none" w:sz="0" w:space="0" w:color="auto"/>
                    <w:left w:val="none" w:sz="0" w:space="0" w:color="auto"/>
                    <w:bottom w:val="none" w:sz="0" w:space="0" w:color="auto"/>
                    <w:right w:val="none" w:sz="0" w:space="0" w:color="auto"/>
                  </w:divBdr>
                </w:div>
                <w:div w:id="1207256050">
                  <w:marLeft w:val="640"/>
                  <w:marRight w:val="0"/>
                  <w:marTop w:val="0"/>
                  <w:marBottom w:val="0"/>
                  <w:divBdr>
                    <w:top w:val="none" w:sz="0" w:space="0" w:color="auto"/>
                    <w:left w:val="none" w:sz="0" w:space="0" w:color="auto"/>
                    <w:bottom w:val="none" w:sz="0" w:space="0" w:color="auto"/>
                    <w:right w:val="none" w:sz="0" w:space="0" w:color="auto"/>
                  </w:divBdr>
                </w:div>
                <w:div w:id="1207789799">
                  <w:marLeft w:val="640"/>
                  <w:marRight w:val="0"/>
                  <w:marTop w:val="0"/>
                  <w:marBottom w:val="0"/>
                  <w:divBdr>
                    <w:top w:val="none" w:sz="0" w:space="0" w:color="auto"/>
                    <w:left w:val="none" w:sz="0" w:space="0" w:color="auto"/>
                    <w:bottom w:val="none" w:sz="0" w:space="0" w:color="auto"/>
                    <w:right w:val="none" w:sz="0" w:space="0" w:color="auto"/>
                  </w:divBdr>
                </w:div>
                <w:div w:id="1219366359">
                  <w:marLeft w:val="640"/>
                  <w:marRight w:val="0"/>
                  <w:marTop w:val="0"/>
                  <w:marBottom w:val="0"/>
                  <w:divBdr>
                    <w:top w:val="none" w:sz="0" w:space="0" w:color="auto"/>
                    <w:left w:val="none" w:sz="0" w:space="0" w:color="auto"/>
                    <w:bottom w:val="none" w:sz="0" w:space="0" w:color="auto"/>
                    <w:right w:val="none" w:sz="0" w:space="0" w:color="auto"/>
                  </w:divBdr>
                </w:div>
                <w:div w:id="1238595914">
                  <w:marLeft w:val="640"/>
                  <w:marRight w:val="0"/>
                  <w:marTop w:val="0"/>
                  <w:marBottom w:val="0"/>
                  <w:divBdr>
                    <w:top w:val="none" w:sz="0" w:space="0" w:color="auto"/>
                    <w:left w:val="none" w:sz="0" w:space="0" w:color="auto"/>
                    <w:bottom w:val="none" w:sz="0" w:space="0" w:color="auto"/>
                    <w:right w:val="none" w:sz="0" w:space="0" w:color="auto"/>
                  </w:divBdr>
                </w:div>
                <w:div w:id="1282374681">
                  <w:marLeft w:val="640"/>
                  <w:marRight w:val="0"/>
                  <w:marTop w:val="0"/>
                  <w:marBottom w:val="0"/>
                  <w:divBdr>
                    <w:top w:val="none" w:sz="0" w:space="0" w:color="auto"/>
                    <w:left w:val="none" w:sz="0" w:space="0" w:color="auto"/>
                    <w:bottom w:val="none" w:sz="0" w:space="0" w:color="auto"/>
                    <w:right w:val="none" w:sz="0" w:space="0" w:color="auto"/>
                  </w:divBdr>
                </w:div>
                <w:div w:id="1418332991">
                  <w:marLeft w:val="640"/>
                  <w:marRight w:val="0"/>
                  <w:marTop w:val="0"/>
                  <w:marBottom w:val="0"/>
                  <w:divBdr>
                    <w:top w:val="none" w:sz="0" w:space="0" w:color="auto"/>
                    <w:left w:val="none" w:sz="0" w:space="0" w:color="auto"/>
                    <w:bottom w:val="none" w:sz="0" w:space="0" w:color="auto"/>
                    <w:right w:val="none" w:sz="0" w:space="0" w:color="auto"/>
                  </w:divBdr>
                </w:div>
                <w:div w:id="1476870639">
                  <w:marLeft w:val="640"/>
                  <w:marRight w:val="0"/>
                  <w:marTop w:val="0"/>
                  <w:marBottom w:val="0"/>
                  <w:divBdr>
                    <w:top w:val="none" w:sz="0" w:space="0" w:color="auto"/>
                    <w:left w:val="none" w:sz="0" w:space="0" w:color="auto"/>
                    <w:bottom w:val="none" w:sz="0" w:space="0" w:color="auto"/>
                    <w:right w:val="none" w:sz="0" w:space="0" w:color="auto"/>
                  </w:divBdr>
                </w:div>
                <w:div w:id="1499542077">
                  <w:marLeft w:val="640"/>
                  <w:marRight w:val="0"/>
                  <w:marTop w:val="0"/>
                  <w:marBottom w:val="0"/>
                  <w:divBdr>
                    <w:top w:val="none" w:sz="0" w:space="0" w:color="auto"/>
                    <w:left w:val="none" w:sz="0" w:space="0" w:color="auto"/>
                    <w:bottom w:val="none" w:sz="0" w:space="0" w:color="auto"/>
                    <w:right w:val="none" w:sz="0" w:space="0" w:color="auto"/>
                  </w:divBdr>
                </w:div>
                <w:div w:id="1519000088">
                  <w:marLeft w:val="640"/>
                  <w:marRight w:val="0"/>
                  <w:marTop w:val="0"/>
                  <w:marBottom w:val="0"/>
                  <w:divBdr>
                    <w:top w:val="none" w:sz="0" w:space="0" w:color="auto"/>
                    <w:left w:val="none" w:sz="0" w:space="0" w:color="auto"/>
                    <w:bottom w:val="none" w:sz="0" w:space="0" w:color="auto"/>
                    <w:right w:val="none" w:sz="0" w:space="0" w:color="auto"/>
                  </w:divBdr>
                </w:div>
                <w:div w:id="1572735325">
                  <w:marLeft w:val="640"/>
                  <w:marRight w:val="0"/>
                  <w:marTop w:val="0"/>
                  <w:marBottom w:val="0"/>
                  <w:divBdr>
                    <w:top w:val="none" w:sz="0" w:space="0" w:color="auto"/>
                    <w:left w:val="none" w:sz="0" w:space="0" w:color="auto"/>
                    <w:bottom w:val="none" w:sz="0" w:space="0" w:color="auto"/>
                    <w:right w:val="none" w:sz="0" w:space="0" w:color="auto"/>
                  </w:divBdr>
                </w:div>
                <w:div w:id="1598828129">
                  <w:marLeft w:val="640"/>
                  <w:marRight w:val="0"/>
                  <w:marTop w:val="0"/>
                  <w:marBottom w:val="0"/>
                  <w:divBdr>
                    <w:top w:val="none" w:sz="0" w:space="0" w:color="auto"/>
                    <w:left w:val="none" w:sz="0" w:space="0" w:color="auto"/>
                    <w:bottom w:val="none" w:sz="0" w:space="0" w:color="auto"/>
                    <w:right w:val="none" w:sz="0" w:space="0" w:color="auto"/>
                  </w:divBdr>
                </w:div>
                <w:div w:id="1635523953">
                  <w:marLeft w:val="640"/>
                  <w:marRight w:val="0"/>
                  <w:marTop w:val="0"/>
                  <w:marBottom w:val="0"/>
                  <w:divBdr>
                    <w:top w:val="none" w:sz="0" w:space="0" w:color="auto"/>
                    <w:left w:val="none" w:sz="0" w:space="0" w:color="auto"/>
                    <w:bottom w:val="none" w:sz="0" w:space="0" w:color="auto"/>
                    <w:right w:val="none" w:sz="0" w:space="0" w:color="auto"/>
                  </w:divBdr>
                </w:div>
                <w:div w:id="1640456564">
                  <w:marLeft w:val="640"/>
                  <w:marRight w:val="0"/>
                  <w:marTop w:val="0"/>
                  <w:marBottom w:val="0"/>
                  <w:divBdr>
                    <w:top w:val="none" w:sz="0" w:space="0" w:color="auto"/>
                    <w:left w:val="none" w:sz="0" w:space="0" w:color="auto"/>
                    <w:bottom w:val="none" w:sz="0" w:space="0" w:color="auto"/>
                    <w:right w:val="none" w:sz="0" w:space="0" w:color="auto"/>
                  </w:divBdr>
                </w:div>
                <w:div w:id="1642922671">
                  <w:marLeft w:val="640"/>
                  <w:marRight w:val="0"/>
                  <w:marTop w:val="0"/>
                  <w:marBottom w:val="0"/>
                  <w:divBdr>
                    <w:top w:val="none" w:sz="0" w:space="0" w:color="auto"/>
                    <w:left w:val="none" w:sz="0" w:space="0" w:color="auto"/>
                    <w:bottom w:val="none" w:sz="0" w:space="0" w:color="auto"/>
                    <w:right w:val="none" w:sz="0" w:space="0" w:color="auto"/>
                  </w:divBdr>
                </w:div>
                <w:div w:id="1698308511">
                  <w:marLeft w:val="640"/>
                  <w:marRight w:val="0"/>
                  <w:marTop w:val="0"/>
                  <w:marBottom w:val="0"/>
                  <w:divBdr>
                    <w:top w:val="none" w:sz="0" w:space="0" w:color="auto"/>
                    <w:left w:val="none" w:sz="0" w:space="0" w:color="auto"/>
                    <w:bottom w:val="none" w:sz="0" w:space="0" w:color="auto"/>
                    <w:right w:val="none" w:sz="0" w:space="0" w:color="auto"/>
                  </w:divBdr>
                </w:div>
                <w:div w:id="1703699878">
                  <w:marLeft w:val="640"/>
                  <w:marRight w:val="0"/>
                  <w:marTop w:val="0"/>
                  <w:marBottom w:val="0"/>
                  <w:divBdr>
                    <w:top w:val="none" w:sz="0" w:space="0" w:color="auto"/>
                    <w:left w:val="none" w:sz="0" w:space="0" w:color="auto"/>
                    <w:bottom w:val="none" w:sz="0" w:space="0" w:color="auto"/>
                    <w:right w:val="none" w:sz="0" w:space="0" w:color="auto"/>
                  </w:divBdr>
                </w:div>
                <w:div w:id="1713268209">
                  <w:marLeft w:val="640"/>
                  <w:marRight w:val="0"/>
                  <w:marTop w:val="0"/>
                  <w:marBottom w:val="0"/>
                  <w:divBdr>
                    <w:top w:val="none" w:sz="0" w:space="0" w:color="auto"/>
                    <w:left w:val="none" w:sz="0" w:space="0" w:color="auto"/>
                    <w:bottom w:val="none" w:sz="0" w:space="0" w:color="auto"/>
                    <w:right w:val="none" w:sz="0" w:space="0" w:color="auto"/>
                  </w:divBdr>
                </w:div>
                <w:div w:id="1718892555">
                  <w:marLeft w:val="640"/>
                  <w:marRight w:val="0"/>
                  <w:marTop w:val="0"/>
                  <w:marBottom w:val="0"/>
                  <w:divBdr>
                    <w:top w:val="none" w:sz="0" w:space="0" w:color="auto"/>
                    <w:left w:val="none" w:sz="0" w:space="0" w:color="auto"/>
                    <w:bottom w:val="none" w:sz="0" w:space="0" w:color="auto"/>
                    <w:right w:val="none" w:sz="0" w:space="0" w:color="auto"/>
                  </w:divBdr>
                </w:div>
                <w:div w:id="1746342255">
                  <w:marLeft w:val="640"/>
                  <w:marRight w:val="0"/>
                  <w:marTop w:val="0"/>
                  <w:marBottom w:val="0"/>
                  <w:divBdr>
                    <w:top w:val="none" w:sz="0" w:space="0" w:color="auto"/>
                    <w:left w:val="none" w:sz="0" w:space="0" w:color="auto"/>
                    <w:bottom w:val="none" w:sz="0" w:space="0" w:color="auto"/>
                    <w:right w:val="none" w:sz="0" w:space="0" w:color="auto"/>
                  </w:divBdr>
                </w:div>
                <w:div w:id="1746685497">
                  <w:marLeft w:val="640"/>
                  <w:marRight w:val="0"/>
                  <w:marTop w:val="0"/>
                  <w:marBottom w:val="0"/>
                  <w:divBdr>
                    <w:top w:val="none" w:sz="0" w:space="0" w:color="auto"/>
                    <w:left w:val="none" w:sz="0" w:space="0" w:color="auto"/>
                    <w:bottom w:val="none" w:sz="0" w:space="0" w:color="auto"/>
                    <w:right w:val="none" w:sz="0" w:space="0" w:color="auto"/>
                  </w:divBdr>
                </w:div>
                <w:div w:id="1804886176">
                  <w:marLeft w:val="640"/>
                  <w:marRight w:val="0"/>
                  <w:marTop w:val="0"/>
                  <w:marBottom w:val="0"/>
                  <w:divBdr>
                    <w:top w:val="none" w:sz="0" w:space="0" w:color="auto"/>
                    <w:left w:val="none" w:sz="0" w:space="0" w:color="auto"/>
                    <w:bottom w:val="none" w:sz="0" w:space="0" w:color="auto"/>
                    <w:right w:val="none" w:sz="0" w:space="0" w:color="auto"/>
                  </w:divBdr>
                </w:div>
                <w:div w:id="1860851635">
                  <w:marLeft w:val="640"/>
                  <w:marRight w:val="0"/>
                  <w:marTop w:val="0"/>
                  <w:marBottom w:val="0"/>
                  <w:divBdr>
                    <w:top w:val="none" w:sz="0" w:space="0" w:color="auto"/>
                    <w:left w:val="none" w:sz="0" w:space="0" w:color="auto"/>
                    <w:bottom w:val="none" w:sz="0" w:space="0" w:color="auto"/>
                    <w:right w:val="none" w:sz="0" w:space="0" w:color="auto"/>
                  </w:divBdr>
                </w:div>
                <w:div w:id="1884364682">
                  <w:marLeft w:val="640"/>
                  <w:marRight w:val="0"/>
                  <w:marTop w:val="0"/>
                  <w:marBottom w:val="0"/>
                  <w:divBdr>
                    <w:top w:val="none" w:sz="0" w:space="0" w:color="auto"/>
                    <w:left w:val="none" w:sz="0" w:space="0" w:color="auto"/>
                    <w:bottom w:val="none" w:sz="0" w:space="0" w:color="auto"/>
                    <w:right w:val="none" w:sz="0" w:space="0" w:color="auto"/>
                  </w:divBdr>
                </w:div>
                <w:div w:id="1889563406">
                  <w:marLeft w:val="640"/>
                  <w:marRight w:val="0"/>
                  <w:marTop w:val="0"/>
                  <w:marBottom w:val="0"/>
                  <w:divBdr>
                    <w:top w:val="none" w:sz="0" w:space="0" w:color="auto"/>
                    <w:left w:val="none" w:sz="0" w:space="0" w:color="auto"/>
                    <w:bottom w:val="none" w:sz="0" w:space="0" w:color="auto"/>
                    <w:right w:val="none" w:sz="0" w:space="0" w:color="auto"/>
                  </w:divBdr>
                </w:div>
                <w:div w:id="1918399801">
                  <w:marLeft w:val="640"/>
                  <w:marRight w:val="0"/>
                  <w:marTop w:val="0"/>
                  <w:marBottom w:val="0"/>
                  <w:divBdr>
                    <w:top w:val="none" w:sz="0" w:space="0" w:color="auto"/>
                    <w:left w:val="none" w:sz="0" w:space="0" w:color="auto"/>
                    <w:bottom w:val="none" w:sz="0" w:space="0" w:color="auto"/>
                    <w:right w:val="none" w:sz="0" w:space="0" w:color="auto"/>
                  </w:divBdr>
                </w:div>
                <w:div w:id="1923296617">
                  <w:marLeft w:val="640"/>
                  <w:marRight w:val="0"/>
                  <w:marTop w:val="0"/>
                  <w:marBottom w:val="0"/>
                  <w:divBdr>
                    <w:top w:val="none" w:sz="0" w:space="0" w:color="auto"/>
                    <w:left w:val="none" w:sz="0" w:space="0" w:color="auto"/>
                    <w:bottom w:val="none" w:sz="0" w:space="0" w:color="auto"/>
                    <w:right w:val="none" w:sz="0" w:space="0" w:color="auto"/>
                  </w:divBdr>
                </w:div>
                <w:div w:id="1997495366">
                  <w:marLeft w:val="640"/>
                  <w:marRight w:val="0"/>
                  <w:marTop w:val="0"/>
                  <w:marBottom w:val="0"/>
                  <w:divBdr>
                    <w:top w:val="none" w:sz="0" w:space="0" w:color="auto"/>
                    <w:left w:val="none" w:sz="0" w:space="0" w:color="auto"/>
                    <w:bottom w:val="none" w:sz="0" w:space="0" w:color="auto"/>
                    <w:right w:val="none" w:sz="0" w:space="0" w:color="auto"/>
                  </w:divBdr>
                </w:div>
                <w:div w:id="2032293093">
                  <w:marLeft w:val="640"/>
                  <w:marRight w:val="0"/>
                  <w:marTop w:val="0"/>
                  <w:marBottom w:val="0"/>
                  <w:divBdr>
                    <w:top w:val="none" w:sz="0" w:space="0" w:color="auto"/>
                    <w:left w:val="none" w:sz="0" w:space="0" w:color="auto"/>
                    <w:bottom w:val="none" w:sz="0" w:space="0" w:color="auto"/>
                    <w:right w:val="none" w:sz="0" w:space="0" w:color="auto"/>
                  </w:divBdr>
                </w:div>
                <w:div w:id="2077363289">
                  <w:marLeft w:val="640"/>
                  <w:marRight w:val="0"/>
                  <w:marTop w:val="0"/>
                  <w:marBottom w:val="0"/>
                  <w:divBdr>
                    <w:top w:val="none" w:sz="0" w:space="0" w:color="auto"/>
                    <w:left w:val="none" w:sz="0" w:space="0" w:color="auto"/>
                    <w:bottom w:val="none" w:sz="0" w:space="0" w:color="auto"/>
                    <w:right w:val="none" w:sz="0" w:space="0" w:color="auto"/>
                  </w:divBdr>
                </w:div>
                <w:div w:id="2099515801">
                  <w:marLeft w:val="640"/>
                  <w:marRight w:val="0"/>
                  <w:marTop w:val="0"/>
                  <w:marBottom w:val="0"/>
                  <w:divBdr>
                    <w:top w:val="none" w:sz="0" w:space="0" w:color="auto"/>
                    <w:left w:val="none" w:sz="0" w:space="0" w:color="auto"/>
                    <w:bottom w:val="none" w:sz="0" w:space="0" w:color="auto"/>
                    <w:right w:val="none" w:sz="0" w:space="0" w:color="auto"/>
                  </w:divBdr>
                </w:div>
              </w:divsChild>
            </w:div>
            <w:div w:id="892236575">
              <w:marLeft w:val="0"/>
              <w:marRight w:val="0"/>
              <w:marTop w:val="0"/>
              <w:marBottom w:val="0"/>
              <w:divBdr>
                <w:top w:val="none" w:sz="0" w:space="0" w:color="auto"/>
                <w:left w:val="none" w:sz="0" w:space="0" w:color="auto"/>
                <w:bottom w:val="none" w:sz="0" w:space="0" w:color="auto"/>
                <w:right w:val="none" w:sz="0" w:space="0" w:color="auto"/>
              </w:divBdr>
              <w:divsChild>
                <w:div w:id="10958685">
                  <w:marLeft w:val="640"/>
                  <w:marRight w:val="0"/>
                  <w:marTop w:val="0"/>
                  <w:marBottom w:val="0"/>
                  <w:divBdr>
                    <w:top w:val="none" w:sz="0" w:space="0" w:color="auto"/>
                    <w:left w:val="none" w:sz="0" w:space="0" w:color="auto"/>
                    <w:bottom w:val="none" w:sz="0" w:space="0" w:color="auto"/>
                    <w:right w:val="none" w:sz="0" w:space="0" w:color="auto"/>
                  </w:divBdr>
                </w:div>
                <w:div w:id="39405715">
                  <w:marLeft w:val="640"/>
                  <w:marRight w:val="0"/>
                  <w:marTop w:val="0"/>
                  <w:marBottom w:val="0"/>
                  <w:divBdr>
                    <w:top w:val="none" w:sz="0" w:space="0" w:color="auto"/>
                    <w:left w:val="none" w:sz="0" w:space="0" w:color="auto"/>
                    <w:bottom w:val="none" w:sz="0" w:space="0" w:color="auto"/>
                    <w:right w:val="none" w:sz="0" w:space="0" w:color="auto"/>
                  </w:divBdr>
                </w:div>
                <w:div w:id="81026258">
                  <w:marLeft w:val="640"/>
                  <w:marRight w:val="0"/>
                  <w:marTop w:val="0"/>
                  <w:marBottom w:val="0"/>
                  <w:divBdr>
                    <w:top w:val="none" w:sz="0" w:space="0" w:color="auto"/>
                    <w:left w:val="none" w:sz="0" w:space="0" w:color="auto"/>
                    <w:bottom w:val="none" w:sz="0" w:space="0" w:color="auto"/>
                    <w:right w:val="none" w:sz="0" w:space="0" w:color="auto"/>
                  </w:divBdr>
                </w:div>
                <w:div w:id="84765654">
                  <w:marLeft w:val="640"/>
                  <w:marRight w:val="0"/>
                  <w:marTop w:val="0"/>
                  <w:marBottom w:val="0"/>
                  <w:divBdr>
                    <w:top w:val="none" w:sz="0" w:space="0" w:color="auto"/>
                    <w:left w:val="none" w:sz="0" w:space="0" w:color="auto"/>
                    <w:bottom w:val="none" w:sz="0" w:space="0" w:color="auto"/>
                    <w:right w:val="none" w:sz="0" w:space="0" w:color="auto"/>
                  </w:divBdr>
                </w:div>
                <w:div w:id="88738202">
                  <w:marLeft w:val="640"/>
                  <w:marRight w:val="0"/>
                  <w:marTop w:val="0"/>
                  <w:marBottom w:val="0"/>
                  <w:divBdr>
                    <w:top w:val="none" w:sz="0" w:space="0" w:color="auto"/>
                    <w:left w:val="none" w:sz="0" w:space="0" w:color="auto"/>
                    <w:bottom w:val="none" w:sz="0" w:space="0" w:color="auto"/>
                    <w:right w:val="none" w:sz="0" w:space="0" w:color="auto"/>
                  </w:divBdr>
                </w:div>
                <w:div w:id="99499103">
                  <w:marLeft w:val="640"/>
                  <w:marRight w:val="0"/>
                  <w:marTop w:val="0"/>
                  <w:marBottom w:val="0"/>
                  <w:divBdr>
                    <w:top w:val="none" w:sz="0" w:space="0" w:color="auto"/>
                    <w:left w:val="none" w:sz="0" w:space="0" w:color="auto"/>
                    <w:bottom w:val="none" w:sz="0" w:space="0" w:color="auto"/>
                    <w:right w:val="none" w:sz="0" w:space="0" w:color="auto"/>
                  </w:divBdr>
                </w:div>
                <w:div w:id="104428614">
                  <w:marLeft w:val="640"/>
                  <w:marRight w:val="0"/>
                  <w:marTop w:val="0"/>
                  <w:marBottom w:val="0"/>
                  <w:divBdr>
                    <w:top w:val="none" w:sz="0" w:space="0" w:color="auto"/>
                    <w:left w:val="none" w:sz="0" w:space="0" w:color="auto"/>
                    <w:bottom w:val="none" w:sz="0" w:space="0" w:color="auto"/>
                    <w:right w:val="none" w:sz="0" w:space="0" w:color="auto"/>
                  </w:divBdr>
                </w:div>
                <w:div w:id="104888241">
                  <w:marLeft w:val="640"/>
                  <w:marRight w:val="0"/>
                  <w:marTop w:val="0"/>
                  <w:marBottom w:val="0"/>
                  <w:divBdr>
                    <w:top w:val="none" w:sz="0" w:space="0" w:color="auto"/>
                    <w:left w:val="none" w:sz="0" w:space="0" w:color="auto"/>
                    <w:bottom w:val="none" w:sz="0" w:space="0" w:color="auto"/>
                    <w:right w:val="none" w:sz="0" w:space="0" w:color="auto"/>
                  </w:divBdr>
                </w:div>
                <w:div w:id="183134072">
                  <w:marLeft w:val="640"/>
                  <w:marRight w:val="0"/>
                  <w:marTop w:val="0"/>
                  <w:marBottom w:val="0"/>
                  <w:divBdr>
                    <w:top w:val="none" w:sz="0" w:space="0" w:color="auto"/>
                    <w:left w:val="none" w:sz="0" w:space="0" w:color="auto"/>
                    <w:bottom w:val="none" w:sz="0" w:space="0" w:color="auto"/>
                    <w:right w:val="none" w:sz="0" w:space="0" w:color="auto"/>
                  </w:divBdr>
                </w:div>
                <w:div w:id="245502914">
                  <w:marLeft w:val="640"/>
                  <w:marRight w:val="0"/>
                  <w:marTop w:val="0"/>
                  <w:marBottom w:val="0"/>
                  <w:divBdr>
                    <w:top w:val="none" w:sz="0" w:space="0" w:color="auto"/>
                    <w:left w:val="none" w:sz="0" w:space="0" w:color="auto"/>
                    <w:bottom w:val="none" w:sz="0" w:space="0" w:color="auto"/>
                    <w:right w:val="none" w:sz="0" w:space="0" w:color="auto"/>
                  </w:divBdr>
                </w:div>
                <w:div w:id="246765923">
                  <w:marLeft w:val="640"/>
                  <w:marRight w:val="0"/>
                  <w:marTop w:val="0"/>
                  <w:marBottom w:val="0"/>
                  <w:divBdr>
                    <w:top w:val="none" w:sz="0" w:space="0" w:color="auto"/>
                    <w:left w:val="none" w:sz="0" w:space="0" w:color="auto"/>
                    <w:bottom w:val="none" w:sz="0" w:space="0" w:color="auto"/>
                    <w:right w:val="none" w:sz="0" w:space="0" w:color="auto"/>
                  </w:divBdr>
                </w:div>
                <w:div w:id="249240521">
                  <w:marLeft w:val="640"/>
                  <w:marRight w:val="0"/>
                  <w:marTop w:val="0"/>
                  <w:marBottom w:val="0"/>
                  <w:divBdr>
                    <w:top w:val="none" w:sz="0" w:space="0" w:color="auto"/>
                    <w:left w:val="none" w:sz="0" w:space="0" w:color="auto"/>
                    <w:bottom w:val="none" w:sz="0" w:space="0" w:color="auto"/>
                    <w:right w:val="none" w:sz="0" w:space="0" w:color="auto"/>
                  </w:divBdr>
                </w:div>
                <w:div w:id="256983417">
                  <w:marLeft w:val="640"/>
                  <w:marRight w:val="0"/>
                  <w:marTop w:val="0"/>
                  <w:marBottom w:val="0"/>
                  <w:divBdr>
                    <w:top w:val="none" w:sz="0" w:space="0" w:color="auto"/>
                    <w:left w:val="none" w:sz="0" w:space="0" w:color="auto"/>
                    <w:bottom w:val="none" w:sz="0" w:space="0" w:color="auto"/>
                    <w:right w:val="none" w:sz="0" w:space="0" w:color="auto"/>
                  </w:divBdr>
                </w:div>
                <w:div w:id="277958470">
                  <w:marLeft w:val="640"/>
                  <w:marRight w:val="0"/>
                  <w:marTop w:val="0"/>
                  <w:marBottom w:val="0"/>
                  <w:divBdr>
                    <w:top w:val="none" w:sz="0" w:space="0" w:color="auto"/>
                    <w:left w:val="none" w:sz="0" w:space="0" w:color="auto"/>
                    <w:bottom w:val="none" w:sz="0" w:space="0" w:color="auto"/>
                    <w:right w:val="none" w:sz="0" w:space="0" w:color="auto"/>
                  </w:divBdr>
                </w:div>
                <w:div w:id="329915559">
                  <w:marLeft w:val="640"/>
                  <w:marRight w:val="0"/>
                  <w:marTop w:val="0"/>
                  <w:marBottom w:val="0"/>
                  <w:divBdr>
                    <w:top w:val="none" w:sz="0" w:space="0" w:color="auto"/>
                    <w:left w:val="none" w:sz="0" w:space="0" w:color="auto"/>
                    <w:bottom w:val="none" w:sz="0" w:space="0" w:color="auto"/>
                    <w:right w:val="none" w:sz="0" w:space="0" w:color="auto"/>
                  </w:divBdr>
                </w:div>
                <w:div w:id="332798451">
                  <w:marLeft w:val="640"/>
                  <w:marRight w:val="0"/>
                  <w:marTop w:val="0"/>
                  <w:marBottom w:val="0"/>
                  <w:divBdr>
                    <w:top w:val="none" w:sz="0" w:space="0" w:color="auto"/>
                    <w:left w:val="none" w:sz="0" w:space="0" w:color="auto"/>
                    <w:bottom w:val="none" w:sz="0" w:space="0" w:color="auto"/>
                    <w:right w:val="none" w:sz="0" w:space="0" w:color="auto"/>
                  </w:divBdr>
                </w:div>
                <w:div w:id="371613975">
                  <w:marLeft w:val="640"/>
                  <w:marRight w:val="0"/>
                  <w:marTop w:val="0"/>
                  <w:marBottom w:val="0"/>
                  <w:divBdr>
                    <w:top w:val="none" w:sz="0" w:space="0" w:color="auto"/>
                    <w:left w:val="none" w:sz="0" w:space="0" w:color="auto"/>
                    <w:bottom w:val="none" w:sz="0" w:space="0" w:color="auto"/>
                    <w:right w:val="none" w:sz="0" w:space="0" w:color="auto"/>
                  </w:divBdr>
                </w:div>
                <w:div w:id="374624163">
                  <w:marLeft w:val="640"/>
                  <w:marRight w:val="0"/>
                  <w:marTop w:val="0"/>
                  <w:marBottom w:val="0"/>
                  <w:divBdr>
                    <w:top w:val="none" w:sz="0" w:space="0" w:color="auto"/>
                    <w:left w:val="none" w:sz="0" w:space="0" w:color="auto"/>
                    <w:bottom w:val="none" w:sz="0" w:space="0" w:color="auto"/>
                    <w:right w:val="none" w:sz="0" w:space="0" w:color="auto"/>
                  </w:divBdr>
                </w:div>
                <w:div w:id="408043328">
                  <w:marLeft w:val="640"/>
                  <w:marRight w:val="0"/>
                  <w:marTop w:val="0"/>
                  <w:marBottom w:val="0"/>
                  <w:divBdr>
                    <w:top w:val="none" w:sz="0" w:space="0" w:color="auto"/>
                    <w:left w:val="none" w:sz="0" w:space="0" w:color="auto"/>
                    <w:bottom w:val="none" w:sz="0" w:space="0" w:color="auto"/>
                    <w:right w:val="none" w:sz="0" w:space="0" w:color="auto"/>
                  </w:divBdr>
                </w:div>
                <w:div w:id="418062154">
                  <w:marLeft w:val="640"/>
                  <w:marRight w:val="0"/>
                  <w:marTop w:val="0"/>
                  <w:marBottom w:val="0"/>
                  <w:divBdr>
                    <w:top w:val="none" w:sz="0" w:space="0" w:color="auto"/>
                    <w:left w:val="none" w:sz="0" w:space="0" w:color="auto"/>
                    <w:bottom w:val="none" w:sz="0" w:space="0" w:color="auto"/>
                    <w:right w:val="none" w:sz="0" w:space="0" w:color="auto"/>
                  </w:divBdr>
                </w:div>
                <w:div w:id="515117959">
                  <w:marLeft w:val="640"/>
                  <w:marRight w:val="0"/>
                  <w:marTop w:val="0"/>
                  <w:marBottom w:val="0"/>
                  <w:divBdr>
                    <w:top w:val="none" w:sz="0" w:space="0" w:color="auto"/>
                    <w:left w:val="none" w:sz="0" w:space="0" w:color="auto"/>
                    <w:bottom w:val="none" w:sz="0" w:space="0" w:color="auto"/>
                    <w:right w:val="none" w:sz="0" w:space="0" w:color="auto"/>
                  </w:divBdr>
                </w:div>
                <w:div w:id="566108037">
                  <w:marLeft w:val="640"/>
                  <w:marRight w:val="0"/>
                  <w:marTop w:val="0"/>
                  <w:marBottom w:val="0"/>
                  <w:divBdr>
                    <w:top w:val="none" w:sz="0" w:space="0" w:color="auto"/>
                    <w:left w:val="none" w:sz="0" w:space="0" w:color="auto"/>
                    <w:bottom w:val="none" w:sz="0" w:space="0" w:color="auto"/>
                    <w:right w:val="none" w:sz="0" w:space="0" w:color="auto"/>
                  </w:divBdr>
                </w:div>
                <w:div w:id="611132348">
                  <w:marLeft w:val="640"/>
                  <w:marRight w:val="0"/>
                  <w:marTop w:val="0"/>
                  <w:marBottom w:val="0"/>
                  <w:divBdr>
                    <w:top w:val="none" w:sz="0" w:space="0" w:color="auto"/>
                    <w:left w:val="none" w:sz="0" w:space="0" w:color="auto"/>
                    <w:bottom w:val="none" w:sz="0" w:space="0" w:color="auto"/>
                    <w:right w:val="none" w:sz="0" w:space="0" w:color="auto"/>
                  </w:divBdr>
                </w:div>
                <w:div w:id="626205258">
                  <w:marLeft w:val="640"/>
                  <w:marRight w:val="0"/>
                  <w:marTop w:val="0"/>
                  <w:marBottom w:val="0"/>
                  <w:divBdr>
                    <w:top w:val="none" w:sz="0" w:space="0" w:color="auto"/>
                    <w:left w:val="none" w:sz="0" w:space="0" w:color="auto"/>
                    <w:bottom w:val="none" w:sz="0" w:space="0" w:color="auto"/>
                    <w:right w:val="none" w:sz="0" w:space="0" w:color="auto"/>
                  </w:divBdr>
                </w:div>
                <w:div w:id="693384878">
                  <w:marLeft w:val="640"/>
                  <w:marRight w:val="0"/>
                  <w:marTop w:val="0"/>
                  <w:marBottom w:val="0"/>
                  <w:divBdr>
                    <w:top w:val="none" w:sz="0" w:space="0" w:color="auto"/>
                    <w:left w:val="none" w:sz="0" w:space="0" w:color="auto"/>
                    <w:bottom w:val="none" w:sz="0" w:space="0" w:color="auto"/>
                    <w:right w:val="none" w:sz="0" w:space="0" w:color="auto"/>
                  </w:divBdr>
                </w:div>
                <w:div w:id="745886363">
                  <w:marLeft w:val="640"/>
                  <w:marRight w:val="0"/>
                  <w:marTop w:val="0"/>
                  <w:marBottom w:val="0"/>
                  <w:divBdr>
                    <w:top w:val="none" w:sz="0" w:space="0" w:color="auto"/>
                    <w:left w:val="none" w:sz="0" w:space="0" w:color="auto"/>
                    <w:bottom w:val="none" w:sz="0" w:space="0" w:color="auto"/>
                    <w:right w:val="none" w:sz="0" w:space="0" w:color="auto"/>
                  </w:divBdr>
                </w:div>
                <w:div w:id="796531979">
                  <w:marLeft w:val="640"/>
                  <w:marRight w:val="0"/>
                  <w:marTop w:val="0"/>
                  <w:marBottom w:val="0"/>
                  <w:divBdr>
                    <w:top w:val="none" w:sz="0" w:space="0" w:color="auto"/>
                    <w:left w:val="none" w:sz="0" w:space="0" w:color="auto"/>
                    <w:bottom w:val="none" w:sz="0" w:space="0" w:color="auto"/>
                    <w:right w:val="none" w:sz="0" w:space="0" w:color="auto"/>
                  </w:divBdr>
                </w:div>
                <w:div w:id="814101916">
                  <w:marLeft w:val="640"/>
                  <w:marRight w:val="0"/>
                  <w:marTop w:val="0"/>
                  <w:marBottom w:val="0"/>
                  <w:divBdr>
                    <w:top w:val="none" w:sz="0" w:space="0" w:color="auto"/>
                    <w:left w:val="none" w:sz="0" w:space="0" w:color="auto"/>
                    <w:bottom w:val="none" w:sz="0" w:space="0" w:color="auto"/>
                    <w:right w:val="none" w:sz="0" w:space="0" w:color="auto"/>
                  </w:divBdr>
                </w:div>
                <w:div w:id="844322430">
                  <w:marLeft w:val="640"/>
                  <w:marRight w:val="0"/>
                  <w:marTop w:val="0"/>
                  <w:marBottom w:val="0"/>
                  <w:divBdr>
                    <w:top w:val="none" w:sz="0" w:space="0" w:color="auto"/>
                    <w:left w:val="none" w:sz="0" w:space="0" w:color="auto"/>
                    <w:bottom w:val="none" w:sz="0" w:space="0" w:color="auto"/>
                    <w:right w:val="none" w:sz="0" w:space="0" w:color="auto"/>
                  </w:divBdr>
                </w:div>
                <w:div w:id="878131216">
                  <w:marLeft w:val="640"/>
                  <w:marRight w:val="0"/>
                  <w:marTop w:val="0"/>
                  <w:marBottom w:val="0"/>
                  <w:divBdr>
                    <w:top w:val="none" w:sz="0" w:space="0" w:color="auto"/>
                    <w:left w:val="none" w:sz="0" w:space="0" w:color="auto"/>
                    <w:bottom w:val="none" w:sz="0" w:space="0" w:color="auto"/>
                    <w:right w:val="none" w:sz="0" w:space="0" w:color="auto"/>
                  </w:divBdr>
                </w:div>
                <w:div w:id="883635499">
                  <w:marLeft w:val="640"/>
                  <w:marRight w:val="0"/>
                  <w:marTop w:val="0"/>
                  <w:marBottom w:val="0"/>
                  <w:divBdr>
                    <w:top w:val="none" w:sz="0" w:space="0" w:color="auto"/>
                    <w:left w:val="none" w:sz="0" w:space="0" w:color="auto"/>
                    <w:bottom w:val="none" w:sz="0" w:space="0" w:color="auto"/>
                    <w:right w:val="none" w:sz="0" w:space="0" w:color="auto"/>
                  </w:divBdr>
                </w:div>
                <w:div w:id="1060514549">
                  <w:marLeft w:val="640"/>
                  <w:marRight w:val="0"/>
                  <w:marTop w:val="0"/>
                  <w:marBottom w:val="0"/>
                  <w:divBdr>
                    <w:top w:val="none" w:sz="0" w:space="0" w:color="auto"/>
                    <w:left w:val="none" w:sz="0" w:space="0" w:color="auto"/>
                    <w:bottom w:val="none" w:sz="0" w:space="0" w:color="auto"/>
                    <w:right w:val="none" w:sz="0" w:space="0" w:color="auto"/>
                  </w:divBdr>
                </w:div>
                <w:div w:id="1077288279">
                  <w:marLeft w:val="640"/>
                  <w:marRight w:val="0"/>
                  <w:marTop w:val="0"/>
                  <w:marBottom w:val="0"/>
                  <w:divBdr>
                    <w:top w:val="none" w:sz="0" w:space="0" w:color="auto"/>
                    <w:left w:val="none" w:sz="0" w:space="0" w:color="auto"/>
                    <w:bottom w:val="none" w:sz="0" w:space="0" w:color="auto"/>
                    <w:right w:val="none" w:sz="0" w:space="0" w:color="auto"/>
                  </w:divBdr>
                </w:div>
                <w:div w:id="1112166427">
                  <w:marLeft w:val="640"/>
                  <w:marRight w:val="0"/>
                  <w:marTop w:val="0"/>
                  <w:marBottom w:val="0"/>
                  <w:divBdr>
                    <w:top w:val="none" w:sz="0" w:space="0" w:color="auto"/>
                    <w:left w:val="none" w:sz="0" w:space="0" w:color="auto"/>
                    <w:bottom w:val="none" w:sz="0" w:space="0" w:color="auto"/>
                    <w:right w:val="none" w:sz="0" w:space="0" w:color="auto"/>
                  </w:divBdr>
                </w:div>
                <w:div w:id="1117485743">
                  <w:marLeft w:val="640"/>
                  <w:marRight w:val="0"/>
                  <w:marTop w:val="0"/>
                  <w:marBottom w:val="0"/>
                  <w:divBdr>
                    <w:top w:val="none" w:sz="0" w:space="0" w:color="auto"/>
                    <w:left w:val="none" w:sz="0" w:space="0" w:color="auto"/>
                    <w:bottom w:val="none" w:sz="0" w:space="0" w:color="auto"/>
                    <w:right w:val="none" w:sz="0" w:space="0" w:color="auto"/>
                  </w:divBdr>
                </w:div>
                <w:div w:id="1124038661">
                  <w:marLeft w:val="640"/>
                  <w:marRight w:val="0"/>
                  <w:marTop w:val="0"/>
                  <w:marBottom w:val="0"/>
                  <w:divBdr>
                    <w:top w:val="none" w:sz="0" w:space="0" w:color="auto"/>
                    <w:left w:val="none" w:sz="0" w:space="0" w:color="auto"/>
                    <w:bottom w:val="none" w:sz="0" w:space="0" w:color="auto"/>
                    <w:right w:val="none" w:sz="0" w:space="0" w:color="auto"/>
                  </w:divBdr>
                </w:div>
                <w:div w:id="1133209174">
                  <w:marLeft w:val="640"/>
                  <w:marRight w:val="0"/>
                  <w:marTop w:val="0"/>
                  <w:marBottom w:val="0"/>
                  <w:divBdr>
                    <w:top w:val="none" w:sz="0" w:space="0" w:color="auto"/>
                    <w:left w:val="none" w:sz="0" w:space="0" w:color="auto"/>
                    <w:bottom w:val="none" w:sz="0" w:space="0" w:color="auto"/>
                    <w:right w:val="none" w:sz="0" w:space="0" w:color="auto"/>
                  </w:divBdr>
                </w:div>
                <w:div w:id="1137839335">
                  <w:marLeft w:val="640"/>
                  <w:marRight w:val="0"/>
                  <w:marTop w:val="0"/>
                  <w:marBottom w:val="0"/>
                  <w:divBdr>
                    <w:top w:val="none" w:sz="0" w:space="0" w:color="auto"/>
                    <w:left w:val="none" w:sz="0" w:space="0" w:color="auto"/>
                    <w:bottom w:val="none" w:sz="0" w:space="0" w:color="auto"/>
                    <w:right w:val="none" w:sz="0" w:space="0" w:color="auto"/>
                  </w:divBdr>
                </w:div>
                <w:div w:id="1143617205">
                  <w:marLeft w:val="640"/>
                  <w:marRight w:val="0"/>
                  <w:marTop w:val="0"/>
                  <w:marBottom w:val="0"/>
                  <w:divBdr>
                    <w:top w:val="none" w:sz="0" w:space="0" w:color="auto"/>
                    <w:left w:val="none" w:sz="0" w:space="0" w:color="auto"/>
                    <w:bottom w:val="none" w:sz="0" w:space="0" w:color="auto"/>
                    <w:right w:val="none" w:sz="0" w:space="0" w:color="auto"/>
                  </w:divBdr>
                </w:div>
                <w:div w:id="1144002570">
                  <w:marLeft w:val="640"/>
                  <w:marRight w:val="0"/>
                  <w:marTop w:val="0"/>
                  <w:marBottom w:val="0"/>
                  <w:divBdr>
                    <w:top w:val="none" w:sz="0" w:space="0" w:color="auto"/>
                    <w:left w:val="none" w:sz="0" w:space="0" w:color="auto"/>
                    <w:bottom w:val="none" w:sz="0" w:space="0" w:color="auto"/>
                    <w:right w:val="none" w:sz="0" w:space="0" w:color="auto"/>
                  </w:divBdr>
                </w:div>
                <w:div w:id="1149832384">
                  <w:marLeft w:val="640"/>
                  <w:marRight w:val="0"/>
                  <w:marTop w:val="0"/>
                  <w:marBottom w:val="0"/>
                  <w:divBdr>
                    <w:top w:val="none" w:sz="0" w:space="0" w:color="auto"/>
                    <w:left w:val="none" w:sz="0" w:space="0" w:color="auto"/>
                    <w:bottom w:val="none" w:sz="0" w:space="0" w:color="auto"/>
                    <w:right w:val="none" w:sz="0" w:space="0" w:color="auto"/>
                  </w:divBdr>
                </w:div>
                <w:div w:id="1165248275">
                  <w:marLeft w:val="640"/>
                  <w:marRight w:val="0"/>
                  <w:marTop w:val="0"/>
                  <w:marBottom w:val="0"/>
                  <w:divBdr>
                    <w:top w:val="none" w:sz="0" w:space="0" w:color="auto"/>
                    <w:left w:val="none" w:sz="0" w:space="0" w:color="auto"/>
                    <w:bottom w:val="none" w:sz="0" w:space="0" w:color="auto"/>
                    <w:right w:val="none" w:sz="0" w:space="0" w:color="auto"/>
                  </w:divBdr>
                </w:div>
                <w:div w:id="1264222168">
                  <w:marLeft w:val="640"/>
                  <w:marRight w:val="0"/>
                  <w:marTop w:val="0"/>
                  <w:marBottom w:val="0"/>
                  <w:divBdr>
                    <w:top w:val="none" w:sz="0" w:space="0" w:color="auto"/>
                    <w:left w:val="none" w:sz="0" w:space="0" w:color="auto"/>
                    <w:bottom w:val="none" w:sz="0" w:space="0" w:color="auto"/>
                    <w:right w:val="none" w:sz="0" w:space="0" w:color="auto"/>
                  </w:divBdr>
                </w:div>
                <w:div w:id="1294598918">
                  <w:marLeft w:val="640"/>
                  <w:marRight w:val="0"/>
                  <w:marTop w:val="0"/>
                  <w:marBottom w:val="0"/>
                  <w:divBdr>
                    <w:top w:val="none" w:sz="0" w:space="0" w:color="auto"/>
                    <w:left w:val="none" w:sz="0" w:space="0" w:color="auto"/>
                    <w:bottom w:val="none" w:sz="0" w:space="0" w:color="auto"/>
                    <w:right w:val="none" w:sz="0" w:space="0" w:color="auto"/>
                  </w:divBdr>
                </w:div>
                <w:div w:id="1311445610">
                  <w:marLeft w:val="640"/>
                  <w:marRight w:val="0"/>
                  <w:marTop w:val="0"/>
                  <w:marBottom w:val="0"/>
                  <w:divBdr>
                    <w:top w:val="none" w:sz="0" w:space="0" w:color="auto"/>
                    <w:left w:val="none" w:sz="0" w:space="0" w:color="auto"/>
                    <w:bottom w:val="none" w:sz="0" w:space="0" w:color="auto"/>
                    <w:right w:val="none" w:sz="0" w:space="0" w:color="auto"/>
                  </w:divBdr>
                </w:div>
                <w:div w:id="1394111926">
                  <w:marLeft w:val="640"/>
                  <w:marRight w:val="0"/>
                  <w:marTop w:val="0"/>
                  <w:marBottom w:val="0"/>
                  <w:divBdr>
                    <w:top w:val="none" w:sz="0" w:space="0" w:color="auto"/>
                    <w:left w:val="none" w:sz="0" w:space="0" w:color="auto"/>
                    <w:bottom w:val="none" w:sz="0" w:space="0" w:color="auto"/>
                    <w:right w:val="none" w:sz="0" w:space="0" w:color="auto"/>
                  </w:divBdr>
                </w:div>
                <w:div w:id="1394353689">
                  <w:marLeft w:val="640"/>
                  <w:marRight w:val="0"/>
                  <w:marTop w:val="0"/>
                  <w:marBottom w:val="0"/>
                  <w:divBdr>
                    <w:top w:val="none" w:sz="0" w:space="0" w:color="auto"/>
                    <w:left w:val="none" w:sz="0" w:space="0" w:color="auto"/>
                    <w:bottom w:val="none" w:sz="0" w:space="0" w:color="auto"/>
                    <w:right w:val="none" w:sz="0" w:space="0" w:color="auto"/>
                  </w:divBdr>
                </w:div>
                <w:div w:id="1453481059">
                  <w:marLeft w:val="640"/>
                  <w:marRight w:val="0"/>
                  <w:marTop w:val="0"/>
                  <w:marBottom w:val="0"/>
                  <w:divBdr>
                    <w:top w:val="none" w:sz="0" w:space="0" w:color="auto"/>
                    <w:left w:val="none" w:sz="0" w:space="0" w:color="auto"/>
                    <w:bottom w:val="none" w:sz="0" w:space="0" w:color="auto"/>
                    <w:right w:val="none" w:sz="0" w:space="0" w:color="auto"/>
                  </w:divBdr>
                </w:div>
                <w:div w:id="1480071691">
                  <w:marLeft w:val="640"/>
                  <w:marRight w:val="0"/>
                  <w:marTop w:val="0"/>
                  <w:marBottom w:val="0"/>
                  <w:divBdr>
                    <w:top w:val="none" w:sz="0" w:space="0" w:color="auto"/>
                    <w:left w:val="none" w:sz="0" w:space="0" w:color="auto"/>
                    <w:bottom w:val="none" w:sz="0" w:space="0" w:color="auto"/>
                    <w:right w:val="none" w:sz="0" w:space="0" w:color="auto"/>
                  </w:divBdr>
                </w:div>
                <w:div w:id="1520581358">
                  <w:marLeft w:val="640"/>
                  <w:marRight w:val="0"/>
                  <w:marTop w:val="0"/>
                  <w:marBottom w:val="0"/>
                  <w:divBdr>
                    <w:top w:val="none" w:sz="0" w:space="0" w:color="auto"/>
                    <w:left w:val="none" w:sz="0" w:space="0" w:color="auto"/>
                    <w:bottom w:val="none" w:sz="0" w:space="0" w:color="auto"/>
                    <w:right w:val="none" w:sz="0" w:space="0" w:color="auto"/>
                  </w:divBdr>
                </w:div>
                <w:div w:id="1595239933">
                  <w:marLeft w:val="640"/>
                  <w:marRight w:val="0"/>
                  <w:marTop w:val="0"/>
                  <w:marBottom w:val="0"/>
                  <w:divBdr>
                    <w:top w:val="none" w:sz="0" w:space="0" w:color="auto"/>
                    <w:left w:val="none" w:sz="0" w:space="0" w:color="auto"/>
                    <w:bottom w:val="none" w:sz="0" w:space="0" w:color="auto"/>
                    <w:right w:val="none" w:sz="0" w:space="0" w:color="auto"/>
                  </w:divBdr>
                </w:div>
                <w:div w:id="1688093977">
                  <w:marLeft w:val="640"/>
                  <w:marRight w:val="0"/>
                  <w:marTop w:val="0"/>
                  <w:marBottom w:val="0"/>
                  <w:divBdr>
                    <w:top w:val="none" w:sz="0" w:space="0" w:color="auto"/>
                    <w:left w:val="none" w:sz="0" w:space="0" w:color="auto"/>
                    <w:bottom w:val="none" w:sz="0" w:space="0" w:color="auto"/>
                    <w:right w:val="none" w:sz="0" w:space="0" w:color="auto"/>
                  </w:divBdr>
                </w:div>
                <w:div w:id="1708523720">
                  <w:marLeft w:val="640"/>
                  <w:marRight w:val="0"/>
                  <w:marTop w:val="0"/>
                  <w:marBottom w:val="0"/>
                  <w:divBdr>
                    <w:top w:val="none" w:sz="0" w:space="0" w:color="auto"/>
                    <w:left w:val="none" w:sz="0" w:space="0" w:color="auto"/>
                    <w:bottom w:val="none" w:sz="0" w:space="0" w:color="auto"/>
                    <w:right w:val="none" w:sz="0" w:space="0" w:color="auto"/>
                  </w:divBdr>
                </w:div>
                <w:div w:id="1735931393">
                  <w:marLeft w:val="640"/>
                  <w:marRight w:val="0"/>
                  <w:marTop w:val="0"/>
                  <w:marBottom w:val="0"/>
                  <w:divBdr>
                    <w:top w:val="none" w:sz="0" w:space="0" w:color="auto"/>
                    <w:left w:val="none" w:sz="0" w:space="0" w:color="auto"/>
                    <w:bottom w:val="none" w:sz="0" w:space="0" w:color="auto"/>
                    <w:right w:val="none" w:sz="0" w:space="0" w:color="auto"/>
                  </w:divBdr>
                </w:div>
                <w:div w:id="1771656045">
                  <w:marLeft w:val="640"/>
                  <w:marRight w:val="0"/>
                  <w:marTop w:val="0"/>
                  <w:marBottom w:val="0"/>
                  <w:divBdr>
                    <w:top w:val="none" w:sz="0" w:space="0" w:color="auto"/>
                    <w:left w:val="none" w:sz="0" w:space="0" w:color="auto"/>
                    <w:bottom w:val="none" w:sz="0" w:space="0" w:color="auto"/>
                    <w:right w:val="none" w:sz="0" w:space="0" w:color="auto"/>
                  </w:divBdr>
                </w:div>
                <w:div w:id="1784960350">
                  <w:marLeft w:val="640"/>
                  <w:marRight w:val="0"/>
                  <w:marTop w:val="0"/>
                  <w:marBottom w:val="0"/>
                  <w:divBdr>
                    <w:top w:val="none" w:sz="0" w:space="0" w:color="auto"/>
                    <w:left w:val="none" w:sz="0" w:space="0" w:color="auto"/>
                    <w:bottom w:val="none" w:sz="0" w:space="0" w:color="auto"/>
                    <w:right w:val="none" w:sz="0" w:space="0" w:color="auto"/>
                  </w:divBdr>
                </w:div>
                <w:div w:id="1789591712">
                  <w:marLeft w:val="640"/>
                  <w:marRight w:val="0"/>
                  <w:marTop w:val="0"/>
                  <w:marBottom w:val="0"/>
                  <w:divBdr>
                    <w:top w:val="none" w:sz="0" w:space="0" w:color="auto"/>
                    <w:left w:val="none" w:sz="0" w:space="0" w:color="auto"/>
                    <w:bottom w:val="none" w:sz="0" w:space="0" w:color="auto"/>
                    <w:right w:val="none" w:sz="0" w:space="0" w:color="auto"/>
                  </w:divBdr>
                </w:div>
                <w:div w:id="1828863661">
                  <w:marLeft w:val="640"/>
                  <w:marRight w:val="0"/>
                  <w:marTop w:val="0"/>
                  <w:marBottom w:val="0"/>
                  <w:divBdr>
                    <w:top w:val="none" w:sz="0" w:space="0" w:color="auto"/>
                    <w:left w:val="none" w:sz="0" w:space="0" w:color="auto"/>
                    <w:bottom w:val="none" w:sz="0" w:space="0" w:color="auto"/>
                    <w:right w:val="none" w:sz="0" w:space="0" w:color="auto"/>
                  </w:divBdr>
                </w:div>
                <w:div w:id="1906913164">
                  <w:marLeft w:val="640"/>
                  <w:marRight w:val="0"/>
                  <w:marTop w:val="0"/>
                  <w:marBottom w:val="0"/>
                  <w:divBdr>
                    <w:top w:val="none" w:sz="0" w:space="0" w:color="auto"/>
                    <w:left w:val="none" w:sz="0" w:space="0" w:color="auto"/>
                    <w:bottom w:val="none" w:sz="0" w:space="0" w:color="auto"/>
                    <w:right w:val="none" w:sz="0" w:space="0" w:color="auto"/>
                  </w:divBdr>
                </w:div>
                <w:div w:id="1962568395">
                  <w:marLeft w:val="640"/>
                  <w:marRight w:val="0"/>
                  <w:marTop w:val="0"/>
                  <w:marBottom w:val="0"/>
                  <w:divBdr>
                    <w:top w:val="none" w:sz="0" w:space="0" w:color="auto"/>
                    <w:left w:val="none" w:sz="0" w:space="0" w:color="auto"/>
                    <w:bottom w:val="none" w:sz="0" w:space="0" w:color="auto"/>
                    <w:right w:val="none" w:sz="0" w:space="0" w:color="auto"/>
                  </w:divBdr>
                </w:div>
                <w:div w:id="1983852410">
                  <w:marLeft w:val="640"/>
                  <w:marRight w:val="0"/>
                  <w:marTop w:val="0"/>
                  <w:marBottom w:val="0"/>
                  <w:divBdr>
                    <w:top w:val="none" w:sz="0" w:space="0" w:color="auto"/>
                    <w:left w:val="none" w:sz="0" w:space="0" w:color="auto"/>
                    <w:bottom w:val="none" w:sz="0" w:space="0" w:color="auto"/>
                    <w:right w:val="none" w:sz="0" w:space="0" w:color="auto"/>
                  </w:divBdr>
                </w:div>
                <w:div w:id="2004819947">
                  <w:marLeft w:val="640"/>
                  <w:marRight w:val="0"/>
                  <w:marTop w:val="0"/>
                  <w:marBottom w:val="0"/>
                  <w:divBdr>
                    <w:top w:val="none" w:sz="0" w:space="0" w:color="auto"/>
                    <w:left w:val="none" w:sz="0" w:space="0" w:color="auto"/>
                    <w:bottom w:val="none" w:sz="0" w:space="0" w:color="auto"/>
                    <w:right w:val="none" w:sz="0" w:space="0" w:color="auto"/>
                  </w:divBdr>
                </w:div>
                <w:div w:id="2093575205">
                  <w:marLeft w:val="640"/>
                  <w:marRight w:val="0"/>
                  <w:marTop w:val="0"/>
                  <w:marBottom w:val="0"/>
                  <w:divBdr>
                    <w:top w:val="none" w:sz="0" w:space="0" w:color="auto"/>
                    <w:left w:val="none" w:sz="0" w:space="0" w:color="auto"/>
                    <w:bottom w:val="none" w:sz="0" w:space="0" w:color="auto"/>
                    <w:right w:val="none" w:sz="0" w:space="0" w:color="auto"/>
                  </w:divBdr>
                </w:div>
                <w:div w:id="2104958806">
                  <w:marLeft w:val="640"/>
                  <w:marRight w:val="0"/>
                  <w:marTop w:val="0"/>
                  <w:marBottom w:val="0"/>
                  <w:divBdr>
                    <w:top w:val="none" w:sz="0" w:space="0" w:color="auto"/>
                    <w:left w:val="none" w:sz="0" w:space="0" w:color="auto"/>
                    <w:bottom w:val="none" w:sz="0" w:space="0" w:color="auto"/>
                    <w:right w:val="none" w:sz="0" w:space="0" w:color="auto"/>
                  </w:divBdr>
                </w:div>
              </w:divsChild>
            </w:div>
            <w:div w:id="930429815">
              <w:marLeft w:val="0"/>
              <w:marRight w:val="0"/>
              <w:marTop w:val="0"/>
              <w:marBottom w:val="0"/>
              <w:divBdr>
                <w:top w:val="none" w:sz="0" w:space="0" w:color="auto"/>
                <w:left w:val="none" w:sz="0" w:space="0" w:color="auto"/>
                <w:bottom w:val="none" w:sz="0" w:space="0" w:color="auto"/>
                <w:right w:val="none" w:sz="0" w:space="0" w:color="auto"/>
              </w:divBdr>
              <w:divsChild>
                <w:div w:id="9378125">
                  <w:marLeft w:val="640"/>
                  <w:marRight w:val="0"/>
                  <w:marTop w:val="0"/>
                  <w:marBottom w:val="0"/>
                  <w:divBdr>
                    <w:top w:val="none" w:sz="0" w:space="0" w:color="auto"/>
                    <w:left w:val="none" w:sz="0" w:space="0" w:color="auto"/>
                    <w:bottom w:val="none" w:sz="0" w:space="0" w:color="auto"/>
                    <w:right w:val="none" w:sz="0" w:space="0" w:color="auto"/>
                  </w:divBdr>
                </w:div>
                <w:div w:id="22942096">
                  <w:marLeft w:val="640"/>
                  <w:marRight w:val="0"/>
                  <w:marTop w:val="0"/>
                  <w:marBottom w:val="0"/>
                  <w:divBdr>
                    <w:top w:val="none" w:sz="0" w:space="0" w:color="auto"/>
                    <w:left w:val="none" w:sz="0" w:space="0" w:color="auto"/>
                    <w:bottom w:val="none" w:sz="0" w:space="0" w:color="auto"/>
                    <w:right w:val="none" w:sz="0" w:space="0" w:color="auto"/>
                  </w:divBdr>
                </w:div>
                <w:div w:id="132992559">
                  <w:marLeft w:val="640"/>
                  <w:marRight w:val="0"/>
                  <w:marTop w:val="0"/>
                  <w:marBottom w:val="0"/>
                  <w:divBdr>
                    <w:top w:val="none" w:sz="0" w:space="0" w:color="auto"/>
                    <w:left w:val="none" w:sz="0" w:space="0" w:color="auto"/>
                    <w:bottom w:val="none" w:sz="0" w:space="0" w:color="auto"/>
                    <w:right w:val="none" w:sz="0" w:space="0" w:color="auto"/>
                  </w:divBdr>
                </w:div>
                <w:div w:id="202526623">
                  <w:marLeft w:val="640"/>
                  <w:marRight w:val="0"/>
                  <w:marTop w:val="0"/>
                  <w:marBottom w:val="0"/>
                  <w:divBdr>
                    <w:top w:val="none" w:sz="0" w:space="0" w:color="auto"/>
                    <w:left w:val="none" w:sz="0" w:space="0" w:color="auto"/>
                    <w:bottom w:val="none" w:sz="0" w:space="0" w:color="auto"/>
                    <w:right w:val="none" w:sz="0" w:space="0" w:color="auto"/>
                  </w:divBdr>
                </w:div>
                <w:div w:id="275409206">
                  <w:marLeft w:val="640"/>
                  <w:marRight w:val="0"/>
                  <w:marTop w:val="0"/>
                  <w:marBottom w:val="0"/>
                  <w:divBdr>
                    <w:top w:val="none" w:sz="0" w:space="0" w:color="auto"/>
                    <w:left w:val="none" w:sz="0" w:space="0" w:color="auto"/>
                    <w:bottom w:val="none" w:sz="0" w:space="0" w:color="auto"/>
                    <w:right w:val="none" w:sz="0" w:space="0" w:color="auto"/>
                  </w:divBdr>
                </w:div>
                <w:div w:id="293830349">
                  <w:marLeft w:val="640"/>
                  <w:marRight w:val="0"/>
                  <w:marTop w:val="0"/>
                  <w:marBottom w:val="0"/>
                  <w:divBdr>
                    <w:top w:val="none" w:sz="0" w:space="0" w:color="auto"/>
                    <w:left w:val="none" w:sz="0" w:space="0" w:color="auto"/>
                    <w:bottom w:val="none" w:sz="0" w:space="0" w:color="auto"/>
                    <w:right w:val="none" w:sz="0" w:space="0" w:color="auto"/>
                  </w:divBdr>
                </w:div>
                <w:div w:id="302076342">
                  <w:marLeft w:val="640"/>
                  <w:marRight w:val="0"/>
                  <w:marTop w:val="0"/>
                  <w:marBottom w:val="0"/>
                  <w:divBdr>
                    <w:top w:val="none" w:sz="0" w:space="0" w:color="auto"/>
                    <w:left w:val="none" w:sz="0" w:space="0" w:color="auto"/>
                    <w:bottom w:val="none" w:sz="0" w:space="0" w:color="auto"/>
                    <w:right w:val="none" w:sz="0" w:space="0" w:color="auto"/>
                  </w:divBdr>
                </w:div>
                <w:div w:id="337932341">
                  <w:marLeft w:val="640"/>
                  <w:marRight w:val="0"/>
                  <w:marTop w:val="0"/>
                  <w:marBottom w:val="0"/>
                  <w:divBdr>
                    <w:top w:val="none" w:sz="0" w:space="0" w:color="auto"/>
                    <w:left w:val="none" w:sz="0" w:space="0" w:color="auto"/>
                    <w:bottom w:val="none" w:sz="0" w:space="0" w:color="auto"/>
                    <w:right w:val="none" w:sz="0" w:space="0" w:color="auto"/>
                  </w:divBdr>
                </w:div>
                <w:div w:id="388576130">
                  <w:marLeft w:val="640"/>
                  <w:marRight w:val="0"/>
                  <w:marTop w:val="0"/>
                  <w:marBottom w:val="0"/>
                  <w:divBdr>
                    <w:top w:val="none" w:sz="0" w:space="0" w:color="auto"/>
                    <w:left w:val="none" w:sz="0" w:space="0" w:color="auto"/>
                    <w:bottom w:val="none" w:sz="0" w:space="0" w:color="auto"/>
                    <w:right w:val="none" w:sz="0" w:space="0" w:color="auto"/>
                  </w:divBdr>
                </w:div>
                <w:div w:id="404228699">
                  <w:marLeft w:val="640"/>
                  <w:marRight w:val="0"/>
                  <w:marTop w:val="0"/>
                  <w:marBottom w:val="0"/>
                  <w:divBdr>
                    <w:top w:val="none" w:sz="0" w:space="0" w:color="auto"/>
                    <w:left w:val="none" w:sz="0" w:space="0" w:color="auto"/>
                    <w:bottom w:val="none" w:sz="0" w:space="0" w:color="auto"/>
                    <w:right w:val="none" w:sz="0" w:space="0" w:color="auto"/>
                  </w:divBdr>
                </w:div>
                <w:div w:id="433942560">
                  <w:marLeft w:val="640"/>
                  <w:marRight w:val="0"/>
                  <w:marTop w:val="0"/>
                  <w:marBottom w:val="0"/>
                  <w:divBdr>
                    <w:top w:val="none" w:sz="0" w:space="0" w:color="auto"/>
                    <w:left w:val="none" w:sz="0" w:space="0" w:color="auto"/>
                    <w:bottom w:val="none" w:sz="0" w:space="0" w:color="auto"/>
                    <w:right w:val="none" w:sz="0" w:space="0" w:color="auto"/>
                  </w:divBdr>
                </w:div>
                <w:div w:id="490683486">
                  <w:marLeft w:val="640"/>
                  <w:marRight w:val="0"/>
                  <w:marTop w:val="0"/>
                  <w:marBottom w:val="0"/>
                  <w:divBdr>
                    <w:top w:val="none" w:sz="0" w:space="0" w:color="auto"/>
                    <w:left w:val="none" w:sz="0" w:space="0" w:color="auto"/>
                    <w:bottom w:val="none" w:sz="0" w:space="0" w:color="auto"/>
                    <w:right w:val="none" w:sz="0" w:space="0" w:color="auto"/>
                  </w:divBdr>
                </w:div>
                <w:div w:id="546841853">
                  <w:marLeft w:val="640"/>
                  <w:marRight w:val="0"/>
                  <w:marTop w:val="0"/>
                  <w:marBottom w:val="0"/>
                  <w:divBdr>
                    <w:top w:val="none" w:sz="0" w:space="0" w:color="auto"/>
                    <w:left w:val="none" w:sz="0" w:space="0" w:color="auto"/>
                    <w:bottom w:val="none" w:sz="0" w:space="0" w:color="auto"/>
                    <w:right w:val="none" w:sz="0" w:space="0" w:color="auto"/>
                  </w:divBdr>
                </w:div>
                <w:div w:id="553926902">
                  <w:marLeft w:val="640"/>
                  <w:marRight w:val="0"/>
                  <w:marTop w:val="0"/>
                  <w:marBottom w:val="0"/>
                  <w:divBdr>
                    <w:top w:val="none" w:sz="0" w:space="0" w:color="auto"/>
                    <w:left w:val="none" w:sz="0" w:space="0" w:color="auto"/>
                    <w:bottom w:val="none" w:sz="0" w:space="0" w:color="auto"/>
                    <w:right w:val="none" w:sz="0" w:space="0" w:color="auto"/>
                  </w:divBdr>
                </w:div>
                <w:div w:id="554707056">
                  <w:marLeft w:val="640"/>
                  <w:marRight w:val="0"/>
                  <w:marTop w:val="0"/>
                  <w:marBottom w:val="0"/>
                  <w:divBdr>
                    <w:top w:val="none" w:sz="0" w:space="0" w:color="auto"/>
                    <w:left w:val="none" w:sz="0" w:space="0" w:color="auto"/>
                    <w:bottom w:val="none" w:sz="0" w:space="0" w:color="auto"/>
                    <w:right w:val="none" w:sz="0" w:space="0" w:color="auto"/>
                  </w:divBdr>
                </w:div>
                <w:div w:id="575016252">
                  <w:marLeft w:val="640"/>
                  <w:marRight w:val="0"/>
                  <w:marTop w:val="0"/>
                  <w:marBottom w:val="0"/>
                  <w:divBdr>
                    <w:top w:val="none" w:sz="0" w:space="0" w:color="auto"/>
                    <w:left w:val="none" w:sz="0" w:space="0" w:color="auto"/>
                    <w:bottom w:val="none" w:sz="0" w:space="0" w:color="auto"/>
                    <w:right w:val="none" w:sz="0" w:space="0" w:color="auto"/>
                  </w:divBdr>
                </w:div>
                <w:div w:id="578248762">
                  <w:marLeft w:val="640"/>
                  <w:marRight w:val="0"/>
                  <w:marTop w:val="0"/>
                  <w:marBottom w:val="0"/>
                  <w:divBdr>
                    <w:top w:val="none" w:sz="0" w:space="0" w:color="auto"/>
                    <w:left w:val="none" w:sz="0" w:space="0" w:color="auto"/>
                    <w:bottom w:val="none" w:sz="0" w:space="0" w:color="auto"/>
                    <w:right w:val="none" w:sz="0" w:space="0" w:color="auto"/>
                  </w:divBdr>
                </w:div>
                <w:div w:id="631054248">
                  <w:marLeft w:val="640"/>
                  <w:marRight w:val="0"/>
                  <w:marTop w:val="0"/>
                  <w:marBottom w:val="0"/>
                  <w:divBdr>
                    <w:top w:val="none" w:sz="0" w:space="0" w:color="auto"/>
                    <w:left w:val="none" w:sz="0" w:space="0" w:color="auto"/>
                    <w:bottom w:val="none" w:sz="0" w:space="0" w:color="auto"/>
                    <w:right w:val="none" w:sz="0" w:space="0" w:color="auto"/>
                  </w:divBdr>
                </w:div>
                <w:div w:id="631786983">
                  <w:marLeft w:val="640"/>
                  <w:marRight w:val="0"/>
                  <w:marTop w:val="0"/>
                  <w:marBottom w:val="0"/>
                  <w:divBdr>
                    <w:top w:val="none" w:sz="0" w:space="0" w:color="auto"/>
                    <w:left w:val="none" w:sz="0" w:space="0" w:color="auto"/>
                    <w:bottom w:val="none" w:sz="0" w:space="0" w:color="auto"/>
                    <w:right w:val="none" w:sz="0" w:space="0" w:color="auto"/>
                  </w:divBdr>
                </w:div>
                <w:div w:id="636380398">
                  <w:marLeft w:val="640"/>
                  <w:marRight w:val="0"/>
                  <w:marTop w:val="0"/>
                  <w:marBottom w:val="0"/>
                  <w:divBdr>
                    <w:top w:val="none" w:sz="0" w:space="0" w:color="auto"/>
                    <w:left w:val="none" w:sz="0" w:space="0" w:color="auto"/>
                    <w:bottom w:val="none" w:sz="0" w:space="0" w:color="auto"/>
                    <w:right w:val="none" w:sz="0" w:space="0" w:color="auto"/>
                  </w:divBdr>
                </w:div>
                <w:div w:id="738602707">
                  <w:marLeft w:val="640"/>
                  <w:marRight w:val="0"/>
                  <w:marTop w:val="0"/>
                  <w:marBottom w:val="0"/>
                  <w:divBdr>
                    <w:top w:val="none" w:sz="0" w:space="0" w:color="auto"/>
                    <w:left w:val="none" w:sz="0" w:space="0" w:color="auto"/>
                    <w:bottom w:val="none" w:sz="0" w:space="0" w:color="auto"/>
                    <w:right w:val="none" w:sz="0" w:space="0" w:color="auto"/>
                  </w:divBdr>
                </w:div>
                <w:div w:id="754741710">
                  <w:marLeft w:val="640"/>
                  <w:marRight w:val="0"/>
                  <w:marTop w:val="0"/>
                  <w:marBottom w:val="0"/>
                  <w:divBdr>
                    <w:top w:val="none" w:sz="0" w:space="0" w:color="auto"/>
                    <w:left w:val="none" w:sz="0" w:space="0" w:color="auto"/>
                    <w:bottom w:val="none" w:sz="0" w:space="0" w:color="auto"/>
                    <w:right w:val="none" w:sz="0" w:space="0" w:color="auto"/>
                  </w:divBdr>
                </w:div>
                <w:div w:id="762070953">
                  <w:marLeft w:val="640"/>
                  <w:marRight w:val="0"/>
                  <w:marTop w:val="0"/>
                  <w:marBottom w:val="0"/>
                  <w:divBdr>
                    <w:top w:val="none" w:sz="0" w:space="0" w:color="auto"/>
                    <w:left w:val="none" w:sz="0" w:space="0" w:color="auto"/>
                    <w:bottom w:val="none" w:sz="0" w:space="0" w:color="auto"/>
                    <w:right w:val="none" w:sz="0" w:space="0" w:color="auto"/>
                  </w:divBdr>
                </w:div>
                <w:div w:id="808983782">
                  <w:marLeft w:val="640"/>
                  <w:marRight w:val="0"/>
                  <w:marTop w:val="0"/>
                  <w:marBottom w:val="0"/>
                  <w:divBdr>
                    <w:top w:val="none" w:sz="0" w:space="0" w:color="auto"/>
                    <w:left w:val="none" w:sz="0" w:space="0" w:color="auto"/>
                    <w:bottom w:val="none" w:sz="0" w:space="0" w:color="auto"/>
                    <w:right w:val="none" w:sz="0" w:space="0" w:color="auto"/>
                  </w:divBdr>
                </w:div>
                <w:div w:id="809832472">
                  <w:marLeft w:val="640"/>
                  <w:marRight w:val="0"/>
                  <w:marTop w:val="0"/>
                  <w:marBottom w:val="0"/>
                  <w:divBdr>
                    <w:top w:val="none" w:sz="0" w:space="0" w:color="auto"/>
                    <w:left w:val="none" w:sz="0" w:space="0" w:color="auto"/>
                    <w:bottom w:val="none" w:sz="0" w:space="0" w:color="auto"/>
                    <w:right w:val="none" w:sz="0" w:space="0" w:color="auto"/>
                  </w:divBdr>
                </w:div>
                <w:div w:id="865749899">
                  <w:marLeft w:val="640"/>
                  <w:marRight w:val="0"/>
                  <w:marTop w:val="0"/>
                  <w:marBottom w:val="0"/>
                  <w:divBdr>
                    <w:top w:val="none" w:sz="0" w:space="0" w:color="auto"/>
                    <w:left w:val="none" w:sz="0" w:space="0" w:color="auto"/>
                    <w:bottom w:val="none" w:sz="0" w:space="0" w:color="auto"/>
                    <w:right w:val="none" w:sz="0" w:space="0" w:color="auto"/>
                  </w:divBdr>
                </w:div>
                <w:div w:id="892236871">
                  <w:marLeft w:val="640"/>
                  <w:marRight w:val="0"/>
                  <w:marTop w:val="0"/>
                  <w:marBottom w:val="0"/>
                  <w:divBdr>
                    <w:top w:val="none" w:sz="0" w:space="0" w:color="auto"/>
                    <w:left w:val="none" w:sz="0" w:space="0" w:color="auto"/>
                    <w:bottom w:val="none" w:sz="0" w:space="0" w:color="auto"/>
                    <w:right w:val="none" w:sz="0" w:space="0" w:color="auto"/>
                  </w:divBdr>
                </w:div>
                <w:div w:id="908685118">
                  <w:marLeft w:val="640"/>
                  <w:marRight w:val="0"/>
                  <w:marTop w:val="0"/>
                  <w:marBottom w:val="0"/>
                  <w:divBdr>
                    <w:top w:val="none" w:sz="0" w:space="0" w:color="auto"/>
                    <w:left w:val="none" w:sz="0" w:space="0" w:color="auto"/>
                    <w:bottom w:val="none" w:sz="0" w:space="0" w:color="auto"/>
                    <w:right w:val="none" w:sz="0" w:space="0" w:color="auto"/>
                  </w:divBdr>
                </w:div>
                <w:div w:id="937300242">
                  <w:marLeft w:val="640"/>
                  <w:marRight w:val="0"/>
                  <w:marTop w:val="0"/>
                  <w:marBottom w:val="0"/>
                  <w:divBdr>
                    <w:top w:val="none" w:sz="0" w:space="0" w:color="auto"/>
                    <w:left w:val="none" w:sz="0" w:space="0" w:color="auto"/>
                    <w:bottom w:val="none" w:sz="0" w:space="0" w:color="auto"/>
                    <w:right w:val="none" w:sz="0" w:space="0" w:color="auto"/>
                  </w:divBdr>
                </w:div>
                <w:div w:id="1000232232">
                  <w:marLeft w:val="640"/>
                  <w:marRight w:val="0"/>
                  <w:marTop w:val="0"/>
                  <w:marBottom w:val="0"/>
                  <w:divBdr>
                    <w:top w:val="none" w:sz="0" w:space="0" w:color="auto"/>
                    <w:left w:val="none" w:sz="0" w:space="0" w:color="auto"/>
                    <w:bottom w:val="none" w:sz="0" w:space="0" w:color="auto"/>
                    <w:right w:val="none" w:sz="0" w:space="0" w:color="auto"/>
                  </w:divBdr>
                </w:div>
                <w:div w:id="1004280659">
                  <w:marLeft w:val="640"/>
                  <w:marRight w:val="0"/>
                  <w:marTop w:val="0"/>
                  <w:marBottom w:val="0"/>
                  <w:divBdr>
                    <w:top w:val="none" w:sz="0" w:space="0" w:color="auto"/>
                    <w:left w:val="none" w:sz="0" w:space="0" w:color="auto"/>
                    <w:bottom w:val="none" w:sz="0" w:space="0" w:color="auto"/>
                    <w:right w:val="none" w:sz="0" w:space="0" w:color="auto"/>
                  </w:divBdr>
                </w:div>
                <w:div w:id="1015768581">
                  <w:marLeft w:val="640"/>
                  <w:marRight w:val="0"/>
                  <w:marTop w:val="0"/>
                  <w:marBottom w:val="0"/>
                  <w:divBdr>
                    <w:top w:val="none" w:sz="0" w:space="0" w:color="auto"/>
                    <w:left w:val="none" w:sz="0" w:space="0" w:color="auto"/>
                    <w:bottom w:val="none" w:sz="0" w:space="0" w:color="auto"/>
                    <w:right w:val="none" w:sz="0" w:space="0" w:color="auto"/>
                  </w:divBdr>
                </w:div>
                <w:div w:id="1031690271">
                  <w:marLeft w:val="640"/>
                  <w:marRight w:val="0"/>
                  <w:marTop w:val="0"/>
                  <w:marBottom w:val="0"/>
                  <w:divBdr>
                    <w:top w:val="none" w:sz="0" w:space="0" w:color="auto"/>
                    <w:left w:val="none" w:sz="0" w:space="0" w:color="auto"/>
                    <w:bottom w:val="none" w:sz="0" w:space="0" w:color="auto"/>
                    <w:right w:val="none" w:sz="0" w:space="0" w:color="auto"/>
                  </w:divBdr>
                </w:div>
                <w:div w:id="1073628177">
                  <w:marLeft w:val="640"/>
                  <w:marRight w:val="0"/>
                  <w:marTop w:val="0"/>
                  <w:marBottom w:val="0"/>
                  <w:divBdr>
                    <w:top w:val="none" w:sz="0" w:space="0" w:color="auto"/>
                    <w:left w:val="none" w:sz="0" w:space="0" w:color="auto"/>
                    <w:bottom w:val="none" w:sz="0" w:space="0" w:color="auto"/>
                    <w:right w:val="none" w:sz="0" w:space="0" w:color="auto"/>
                  </w:divBdr>
                </w:div>
                <w:div w:id="1100417087">
                  <w:marLeft w:val="640"/>
                  <w:marRight w:val="0"/>
                  <w:marTop w:val="0"/>
                  <w:marBottom w:val="0"/>
                  <w:divBdr>
                    <w:top w:val="none" w:sz="0" w:space="0" w:color="auto"/>
                    <w:left w:val="none" w:sz="0" w:space="0" w:color="auto"/>
                    <w:bottom w:val="none" w:sz="0" w:space="0" w:color="auto"/>
                    <w:right w:val="none" w:sz="0" w:space="0" w:color="auto"/>
                  </w:divBdr>
                </w:div>
                <w:div w:id="1119302681">
                  <w:marLeft w:val="640"/>
                  <w:marRight w:val="0"/>
                  <w:marTop w:val="0"/>
                  <w:marBottom w:val="0"/>
                  <w:divBdr>
                    <w:top w:val="none" w:sz="0" w:space="0" w:color="auto"/>
                    <w:left w:val="none" w:sz="0" w:space="0" w:color="auto"/>
                    <w:bottom w:val="none" w:sz="0" w:space="0" w:color="auto"/>
                    <w:right w:val="none" w:sz="0" w:space="0" w:color="auto"/>
                  </w:divBdr>
                </w:div>
                <w:div w:id="1152403043">
                  <w:marLeft w:val="640"/>
                  <w:marRight w:val="0"/>
                  <w:marTop w:val="0"/>
                  <w:marBottom w:val="0"/>
                  <w:divBdr>
                    <w:top w:val="none" w:sz="0" w:space="0" w:color="auto"/>
                    <w:left w:val="none" w:sz="0" w:space="0" w:color="auto"/>
                    <w:bottom w:val="none" w:sz="0" w:space="0" w:color="auto"/>
                    <w:right w:val="none" w:sz="0" w:space="0" w:color="auto"/>
                  </w:divBdr>
                </w:div>
                <w:div w:id="1190293932">
                  <w:marLeft w:val="640"/>
                  <w:marRight w:val="0"/>
                  <w:marTop w:val="0"/>
                  <w:marBottom w:val="0"/>
                  <w:divBdr>
                    <w:top w:val="none" w:sz="0" w:space="0" w:color="auto"/>
                    <w:left w:val="none" w:sz="0" w:space="0" w:color="auto"/>
                    <w:bottom w:val="none" w:sz="0" w:space="0" w:color="auto"/>
                    <w:right w:val="none" w:sz="0" w:space="0" w:color="auto"/>
                  </w:divBdr>
                </w:div>
                <w:div w:id="1228342790">
                  <w:marLeft w:val="640"/>
                  <w:marRight w:val="0"/>
                  <w:marTop w:val="0"/>
                  <w:marBottom w:val="0"/>
                  <w:divBdr>
                    <w:top w:val="none" w:sz="0" w:space="0" w:color="auto"/>
                    <w:left w:val="none" w:sz="0" w:space="0" w:color="auto"/>
                    <w:bottom w:val="none" w:sz="0" w:space="0" w:color="auto"/>
                    <w:right w:val="none" w:sz="0" w:space="0" w:color="auto"/>
                  </w:divBdr>
                </w:div>
                <w:div w:id="1268778349">
                  <w:marLeft w:val="640"/>
                  <w:marRight w:val="0"/>
                  <w:marTop w:val="0"/>
                  <w:marBottom w:val="0"/>
                  <w:divBdr>
                    <w:top w:val="none" w:sz="0" w:space="0" w:color="auto"/>
                    <w:left w:val="none" w:sz="0" w:space="0" w:color="auto"/>
                    <w:bottom w:val="none" w:sz="0" w:space="0" w:color="auto"/>
                    <w:right w:val="none" w:sz="0" w:space="0" w:color="auto"/>
                  </w:divBdr>
                </w:div>
                <w:div w:id="1304968863">
                  <w:marLeft w:val="640"/>
                  <w:marRight w:val="0"/>
                  <w:marTop w:val="0"/>
                  <w:marBottom w:val="0"/>
                  <w:divBdr>
                    <w:top w:val="none" w:sz="0" w:space="0" w:color="auto"/>
                    <w:left w:val="none" w:sz="0" w:space="0" w:color="auto"/>
                    <w:bottom w:val="none" w:sz="0" w:space="0" w:color="auto"/>
                    <w:right w:val="none" w:sz="0" w:space="0" w:color="auto"/>
                  </w:divBdr>
                </w:div>
                <w:div w:id="1308583427">
                  <w:marLeft w:val="640"/>
                  <w:marRight w:val="0"/>
                  <w:marTop w:val="0"/>
                  <w:marBottom w:val="0"/>
                  <w:divBdr>
                    <w:top w:val="none" w:sz="0" w:space="0" w:color="auto"/>
                    <w:left w:val="none" w:sz="0" w:space="0" w:color="auto"/>
                    <w:bottom w:val="none" w:sz="0" w:space="0" w:color="auto"/>
                    <w:right w:val="none" w:sz="0" w:space="0" w:color="auto"/>
                  </w:divBdr>
                </w:div>
                <w:div w:id="1325549247">
                  <w:marLeft w:val="640"/>
                  <w:marRight w:val="0"/>
                  <w:marTop w:val="0"/>
                  <w:marBottom w:val="0"/>
                  <w:divBdr>
                    <w:top w:val="none" w:sz="0" w:space="0" w:color="auto"/>
                    <w:left w:val="none" w:sz="0" w:space="0" w:color="auto"/>
                    <w:bottom w:val="none" w:sz="0" w:space="0" w:color="auto"/>
                    <w:right w:val="none" w:sz="0" w:space="0" w:color="auto"/>
                  </w:divBdr>
                </w:div>
                <w:div w:id="1384789083">
                  <w:marLeft w:val="640"/>
                  <w:marRight w:val="0"/>
                  <w:marTop w:val="0"/>
                  <w:marBottom w:val="0"/>
                  <w:divBdr>
                    <w:top w:val="none" w:sz="0" w:space="0" w:color="auto"/>
                    <w:left w:val="none" w:sz="0" w:space="0" w:color="auto"/>
                    <w:bottom w:val="none" w:sz="0" w:space="0" w:color="auto"/>
                    <w:right w:val="none" w:sz="0" w:space="0" w:color="auto"/>
                  </w:divBdr>
                </w:div>
                <w:div w:id="1437752035">
                  <w:marLeft w:val="640"/>
                  <w:marRight w:val="0"/>
                  <w:marTop w:val="0"/>
                  <w:marBottom w:val="0"/>
                  <w:divBdr>
                    <w:top w:val="none" w:sz="0" w:space="0" w:color="auto"/>
                    <w:left w:val="none" w:sz="0" w:space="0" w:color="auto"/>
                    <w:bottom w:val="none" w:sz="0" w:space="0" w:color="auto"/>
                    <w:right w:val="none" w:sz="0" w:space="0" w:color="auto"/>
                  </w:divBdr>
                </w:div>
                <w:div w:id="1460957439">
                  <w:marLeft w:val="640"/>
                  <w:marRight w:val="0"/>
                  <w:marTop w:val="0"/>
                  <w:marBottom w:val="0"/>
                  <w:divBdr>
                    <w:top w:val="none" w:sz="0" w:space="0" w:color="auto"/>
                    <w:left w:val="none" w:sz="0" w:space="0" w:color="auto"/>
                    <w:bottom w:val="none" w:sz="0" w:space="0" w:color="auto"/>
                    <w:right w:val="none" w:sz="0" w:space="0" w:color="auto"/>
                  </w:divBdr>
                </w:div>
                <w:div w:id="1533037697">
                  <w:marLeft w:val="640"/>
                  <w:marRight w:val="0"/>
                  <w:marTop w:val="0"/>
                  <w:marBottom w:val="0"/>
                  <w:divBdr>
                    <w:top w:val="none" w:sz="0" w:space="0" w:color="auto"/>
                    <w:left w:val="none" w:sz="0" w:space="0" w:color="auto"/>
                    <w:bottom w:val="none" w:sz="0" w:space="0" w:color="auto"/>
                    <w:right w:val="none" w:sz="0" w:space="0" w:color="auto"/>
                  </w:divBdr>
                </w:div>
                <w:div w:id="1584336890">
                  <w:marLeft w:val="640"/>
                  <w:marRight w:val="0"/>
                  <w:marTop w:val="0"/>
                  <w:marBottom w:val="0"/>
                  <w:divBdr>
                    <w:top w:val="none" w:sz="0" w:space="0" w:color="auto"/>
                    <w:left w:val="none" w:sz="0" w:space="0" w:color="auto"/>
                    <w:bottom w:val="none" w:sz="0" w:space="0" w:color="auto"/>
                    <w:right w:val="none" w:sz="0" w:space="0" w:color="auto"/>
                  </w:divBdr>
                </w:div>
                <w:div w:id="1660646672">
                  <w:marLeft w:val="640"/>
                  <w:marRight w:val="0"/>
                  <w:marTop w:val="0"/>
                  <w:marBottom w:val="0"/>
                  <w:divBdr>
                    <w:top w:val="none" w:sz="0" w:space="0" w:color="auto"/>
                    <w:left w:val="none" w:sz="0" w:space="0" w:color="auto"/>
                    <w:bottom w:val="none" w:sz="0" w:space="0" w:color="auto"/>
                    <w:right w:val="none" w:sz="0" w:space="0" w:color="auto"/>
                  </w:divBdr>
                </w:div>
                <w:div w:id="1767530913">
                  <w:marLeft w:val="640"/>
                  <w:marRight w:val="0"/>
                  <w:marTop w:val="0"/>
                  <w:marBottom w:val="0"/>
                  <w:divBdr>
                    <w:top w:val="none" w:sz="0" w:space="0" w:color="auto"/>
                    <w:left w:val="none" w:sz="0" w:space="0" w:color="auto"/>
                    <w:bottom w:val="none" w:sz="0" w:space="0" w:color="auto"/>
                    <w:right w:val="none" w:sz="0" w:space="0" w:color="auto"/>
                  </w:divBdr>
                </w:div>
                <w:div w:id="1830900822">
                  <w:marLeft w:val="640"/>
                  <w:marRight w:val="0"/>
                  <w:marTop w:val="0"/>
                  <w:marBottom w:val="0"/>
                  <w:divBdr>
                    <w:top w:val="none" w:sz="0" w:space="0" w:color="auto"/>
                    <w:left w:val="none" w:sz="0" w:space="0" w:color="auto"/>
                    <w:bottom w:val="none" w:sz="0" w:space="0" w:color="auto"/>
                    <w:right w:val="none" w:sz="0" w:space="0" w:color="auto"/>
                  </w:divBdr>
                </w:div>
                <w:div w:id="1837187456">
                  <w:marLeft w:val="640"/>
                  <w:marRight w:val="0"/>
                  <w:marTop w:val="0"/>
                  <w:marBottom w:val="0"/>
                  <w:divBdr>
                    <w:top w:val="none" w:sz="0" w:space="0" w:color="auto"/>
                    <w:left w:val="none" w:sz="0" w:space="0" w:color="auto"/>
                    <w:bottom w:val="none" w:sz="0" w:space="0" w:color="auto"/>
                    <w:right w:val="none" w:sz="0" w:space="0" w:color="auto"/>
                  </w:divBdr>
                </w:div>
                <w:div w:id="1840270133">
                  <w:marLeft w:val="640"/>
                  <w:marRight w:val="0"/>
                  <w:marTop w:val="0"/>
                  <w:marBottom w:val="0"/>
                  <w:divBdr>
                    <w:top w:val="none" w:sz="0" w:space="0" w:color="auto"/>
                    <w:left w:val="none" w:sz="0" w:space="0" w:color="auto"/>
                    <w:bottom w:val="none" w:sz="0" w:space="0" w:color="auto"/>
                    <w:right w:val="none" w:sz="0" w:space="0" w:color="auto"/>
                  </w:divBdr>
                </w:div>
                <w:div w:id="1876770023">
                  <w:marLeft w:val="640"/>
                  <w:marRight w:val="0"/>
                  <w:marTop w:val="0"/>
                  <w:marBottom w:val="0"/>
                  <w:divBdr>
                    <w:top w:val="none" w:sz="0" w:space="0" w:color="auto"/>
                    <w:left w:val="none" w:sz="0" w:space="0" w:color="auto"/>
                    <w:bottom w:val="none" w:sz="0" w:space="0" w:color="auto"/>
                    <w:right w:val="none" w:sz="0" w:space="0" w:color="auto"/>
                  </w:divBdr>
                </w:div>
                <w:div w:id="1918899616">
                  <w:marLeft w:val="640"/>
                  <w:marRight w:val="0"/>
                  <w:marTop w:val="0"/>
                  <w:marBottom w:val="0"/>
                  <w:divBdr>
                    <w:top w:val="none" w:sz="0" w:space="0" w:color="auto"/>
                    <w:left w:val="none" w:sz="0" w:space="0" w:color="auto"/>
                    <w:bottom w:val="none" w:sz="0" w:space="0" w:color="auto"/>
                    <w:right w:val="none" w:sz="0" w:space="0" w:color="auto"/>
                  </w:divBdr>
                </w:div>
                <w:div w:id="1975135239">
                  <w:marLeft w:val="640"/>
                  <w:marRight w:val="0"/>
                  <w:marTop w:val="0"/>
                  <w:marBottom w:val="0"/>
                  <w:divBdr>
                    <w:top w:val="none" w:sz="0" w:space="0" w:color="auto"/>
                    <w:left w:val="none" w:sz="0" w:space="0" w:color="auto"/>
                    <w:bottom w:val="none" w:sz="0" w:space="0" w:color="auto"/>
                    <w:right w:val="none" w:sz="0" w:space="0" w:color="auto"/>
                  </w:divBdr>
                </w:div>
                <w:div w:id="1986272453">
                  <w:marLeft w:val="640"/>
                  <w:marRight w:val="0"/>
                  <w:marTop w:val="0"/>
                  <w:marBottom w:val="0"/>
                  <w:divBdr>
                    <w:top w:val="none" w:sz="0" w:space="0" w:color="auto"/>
                    <w:left w:val="none" w:sz="0" w:space="0" w:color="auto"/>
                    <w:bottom w:val="none" w:sz="0" w:space="0" w:color="auto"/>
                    <w:right w:val="none" w:sz="0" w:space="0" w:color="auto"/>
                  </w:divBdr>
                </w:div>
                <w:div w:id="1995454335">
                  <w:marLeft w:val="640"/>
                  <w:marRight w:val="0"/>
                  <w:marTop w:val="0"/>
                  <w:marBottom w:val="0"/>
                  <w:divBdr>
                    <w:top w:val="none" w:sz="0" w:space="0" w:color="auto"/>
                    <w:left w:val="none" w:sz="0" w:space="0" w:color="auto"/>
                    <w:bottom w:val="none" w:sz="0" w:space="0" w:color="auto"/>
                    <w:right w:val="none" w:sz="0" w:space="0" w:color="auto"/>
                  </w:divBdr>
                </w:div>
                <w:div w:id="2010401466">
                  <w:marLeft w:val="640"/>
                  <w:marRight w:val="0"/>
                  <w:marTop w:val="0"/>
                  <w:marBottom w:val="0"/>
                  <w:divBdr>
                    <w:top w:val="none" w:sz="0" w:space="0" w:color="auto"/>
                    <w:left w:val="none" w:sz="0" w:space="0" w:color="auto"/>
                    <w:bottom w:val="none" w:sz="0" w:space="0" w:color="auto"/>
                    <w:right w:val="none" w:sz="0" w:space="0" w:color="auto"/>
                  </w:divBdr>
                </w:div>
                <w:div w:id="2023430540">
                  <w:marLeft w:val="640"/>
                  <w:marRight w:val="0"/>
                  <w:marTop w:val="0"/>
                  <w:marBottom w:val="0"/>
                  <w:divBdr>
                    <w:top w:val="none" w:sz="0" w:space="0" w:color="auto"/>
                    <w:left w:val="none" w:sz="0" w:space="0" w:color="auto"/>
                    <w:bottom w:val="none" w:sz="0" w:space="0" w:color="auto"/>
                    <w:right w:val="none" w:sz="0" w:space="0" w:color="auto"/>
                  </w:divBdr>
                </w:div>
                <w:div w:id="2064670815">
                  <w:marLeft w:val="640"/>
                  <w:marRight w:val="0"/>
                  <w:marTop w:val="0"/>
                  <w:marBottom w:val="0"/>
                  <w:divBdr>
                    <w:top w:val="none" w:sz="0" w:space="0" w:color="auto"/>
                    <w:left w:val="none" w:sz="0" w:space="0" w:color="auto"/>
                    <w:bottom w:val="none" w:sz="0" w:space="0" w:color="auto"/>
                    <w:right w:val="none" w:sz="0" w:space="0" w:color="auto"/>
                  </w:divBdr>
                </w:div>
                <w:div w:id="2092924438">
                  <w:marLeft w:val="640"/>
                  <w:marRight w:val="0"/>
                  <w:marTop w:val="0"/>
                  <w:marBottom w:val="0"/>
                  <w:divBdr>
                    <w:top w:val="none" w:sz="0" w:space="0" w:color="auto"/>
                    <w:left w:val="none" w:sz="0" w:space="0" w:color="auto"/>
                    <w:bottom w:val="none" w:sz="0" w:space="0" w:color="auto"/>
                    <w:right w:val="none" w:sz="0" w:space="0" w:color="auto"/>
                  </w:divBdr>
                </w:div>
                <w:div w:id="2093894972">
                  <w:marLeft w:val="640"/>
                  <w:marRight w:val="0"/>
                  <w:marTop w:val="0"/>
                  <w:marBottom w:val="0"/>
                  <w:divBdr>
                    <w:top w:val="none" w:sz="0" w:space="0" w:color="auto"/>
                    <w:left w:val="none" w:sz="0" w:space="0" w:color="auto"/>
                    <w:bottom w:val="none" w:sz="0" w:space="0" w:color="auto"/>
                    <w:right w:val="none" w:sz="0" w:space="0" w:color="auto"/>
                  </w:divBdr>
                </w:div>
                <w:div w:id="2134787286">
                  <w:marLeft w:val="640"/>
                  <w:marRight w:val="0"/>
                  <w:marTop w:val="0"/>
                  <w:marBottom w:val="0"/>
                  <w:divBdr>
                    <w:top w:val="none" w:sz="0" w:space="0" w:color="auto"/>
                    <w:left w:val="none" w:sz="0" w:space="0" w:color="auto"/>
                    <w:bottom w:val="none" w:sz="0" w:space="0" w:color="auto"/>
                    <w:right w:val="none" w:sz="0" w:space="0" w:color="auto"/>
                  </w:divBdr>
                </w:div>
              </w:divsChild>
            </w:div>
            <w:div w:id="988901190">
              <w:marLeft w:val="0"/>
              <w:marRight w:val="0"/>
              <w:marTop w:val="0"/>
              <w:marBottom w:val="0"/>
              <w:divBdr>
                <w:top w:val="none" w:sz="0" w:space="0" w:color="auto"/>
                <w:left w:val="none" w:sz="0" w:space="0" w:color="auto"/>
                <w:bottom w:val="none" w:sz="0" w:space="0" w:color="auto"/>
                <w:right w:val="none" w:sz="0" w:space="0" w:color="auto"/>
              </w:divBdr>
              <w:divsChild>
                <w:div w:id="9457786">
                  <w:marLeft w:val="640"/>
                  <w:marRight w:val="0"/>
                  <w:marTop w:val="0"/>
                  <w:marBottom w:val="0"/>
                  <w:divBdr>
                    <w:top w:val="none" w:sz="0" w:space="0" w:color="auto"/>
                    <w:left w:val="none" w:sz="0" w:space="0" w:color="auto"/>
                    <w:bottom w:val="none" w:sz="0" w:space="0" w:color="auto"/>
                    <w:right w:val="none" w:sz="0" w:space="0" w:color="auto"/>
                  </w:divBdr>
                </w:div>
                <w:div w:id="16469653">
                  <w:marLeft w:val="640"/>
                  <w:marRight w:val="0"/>
                  <w:marTop w:val="0"/>
                  <w:marBottom w:val="0"/>
                  <w:divBdr>
                    <w:top w:val="none" w:sz="0" w:space="0" w:color="auto"/>
                    <w:left w:val="none" w:sz="0" w:space="0" w:color="auto"/>
                    <w:bottom w:val="none" w:sz="0" w:space="0" w:color="auto"/>
                    <w:right w:val="none" w:sz="0" w:space="0" w:color="auto"/>
                  </w:divBdr>
                </w:div>
                <w:div w:id="56322331">
                  <w:marLeft w:val="640"/>
                  <w:marRight w:val="0"/>
                  <w:marTop w:val="0"/>
                  <w:marBottom w:val="0"/>
                  <w:divBdr>
                    <w:top w:val="none" w:sz="0" w:space="0" w:color="auto"/>
                    <w:left w:val="none" w:sz="0" w:space="0" w:color="auto"/>
                    <w:bottom w:val="none" w:sz="0" w:space="0" w:color="auto"/>
                    <w:right w:val="none" w:sz="0" w:space="0" w:color="auto"/>
                  </w:divBdr>
                </w:div>
                <w:div w:id="79252115">
                  <w:marLeft w:val="640"/>
                  <w:marRight w:val="0"/>
                  <w:marTop w:val="0"/>
                  <w:marBottom w:val="0"/>
                  <w:divBdr>
                    <w:top w:val="none" w:sz="0" w:space="0" w:color="auto"/>
                    <w:left w:val="none" w:sz="0" w:space="0" w:color="auto"/>
                    <w:bottom w:val="none" w:sz="0" w:space="0" w:color="auto"/>
                    <w:right w:val="none" w:sz="0" w:space="0" w:color="auto"/>
                  </w:divBdr>
                </w:div>
                <w:div w:id="84351335">
                  <w:marLeft w:val="640"/>
                  <w:marRight w:val="0"/>
                  <w:marTop w:val="0"/>
                  <w:marBottom w:val="0"/>
                  <w:divBdr>
                    <w:top w:val="none" w:sz="0" w:space="0" w:color="auto"/>
                    <w:left w:val="none" w:sz="0" w:space="0" w:color="auto"/>
                    <w:bottom w:val="none" w:sz="0" w:space="0" w:color="auto"/>
                    <w:right w:val="none" w:sz="0" w:space="0" w:color="auto"/>
                  </w:divBdr>
                </w:div>
                <w:div w:id="90592353">
                  <w:marLeft w:val="640"/>
                  <w:marRight w:val="0"/>
                  <w:marTop w:val="0"/>
                  <w:marBottom w:val="0"/>
                  <w:divBdr>
                    <w:top w:val="none" w:sz="0" w:space="0" w:color="auto"/>
                    <w:left w:val="none" w:sz="0" w:space="0" w:color="auto"/>
                    <w:bottom w:val="none" w:sz="0" w:space="0" w:color="auto"/>
                    <w:right w:val="none" w:sz="0" w:space="0" w:color="auto"/>
                  </w:divBdr>
                </w:div>
                <w:div w:id="94131014">
                  <w:marLeft w:val="640"/>
                  <w:marRight w:val="0"/>
                  <w:marTop w:val="0"/>
                  <w:marBottom w:val="0"/>
                  <w:divBdr>
                    <w:top w:val="none" w:sz="0" w:space="0" w:color="auto"/>
                    <w:left w:val="none" w:sz="0" w:space="0" w:color="auto"/>
                    <w:bottom w:val="none" w:sz="0" w:space="0" w:color="auto"/>
                    <w:right w:val="none" w:sz="0" w:space="0" w:color="auto"/>
                  </w:divBdr>
                </w:div>
                <w:div w:id="110561188">
                  <w:marLeft w:val="640"/>
                  <w:marRight w:val="0"/>
                  <w:marTop w:val="0"/>
                  <w:marBottom w:val="0"/>
                  <w:divBdr>
                    <w:top w:val="none" w:sz="0" w:space="0" w:color="auto"/>
                    <w:left w:val="none" w:sz="0" w:space="0" w:color="auto"/>
                    <w:bottom w:val="none" w:sz="0" w:space="0" w:color="auto"/>
                    <w:right w:val="none" w:sz="0" w:space="0" w:color="auto"/>
                  </w:divBdr>
                </w:div>
                <w:div w:id="170411604">
                  <w:marLeft w:val="640"/>
                  <w:marRight w:val="0"/>
                  <w:marTop w:val="0"/>
                  <w:marBottom w:val="0"/>
                  <w:divBdr>
                    <w:top w:val="none" w:sz="0" w:space="0" w:color="auto"/>
                    <w:left w:val="none" w:sz="0" w:space="0" w:color="auto"/>
                    <w:bottom w:val="none" w:sz="0" w:space="0" w:color="auto"/>
                    <w:right w:val="none" w:sz="0" w:space="0" w:color="auto"/>
                  </w:divBdr>
                </w:div>
                <w:div w:id="232399260">
                  <w:marLeft w:val="640"/>
                  <w:marRight w:val="0"/>
                  <w:marTop w:val="0"/>
                  <w:marBottom w:val="0"/>
                  <w:divBdr>
                    <w:top w:val="none" w:sz="0" w:space="0" w:color="auto"/>
                    <w:left w:val="none" w:sz="0" w:space="0" w:color="auto"/>
                    <w:bottom w:val="none" w:sz="0" w:space="0" w:color="auto"/>
                    <w:right w:val="none" w:sz="0" w:space="0" w:color="auto"/>
                  </w:divBdr>
                </w:div>
                <w:div w:id="248733481">
                  <w:marLeft w:val="640"/>
                  <w:marRight w:val="0"/>
                  <w:marTop w:val="0"/>
                  <w:marBottom w:val="0"/>
                  <w:divBdr>
                    <w:top w:val="none" w:sz="0" w:space="0" w:color="auto"/>
                    <w:left w:val="none" w:sz="0" w:space="0" w:color="auto"/>
                    <w:bottom w:val="none" w:sz="0" w:space="0" w:color="auto"/>
                    <w:right w:val="none" w:sz="0" w:space="0" w:color="auto"/>
                  </w:divBdr>
                </w:div>
                <w:div w:id="281694645">
                  <w:marLeft w:val="640"/>
                  <w:marRight w:val="0"/>
                  <w:marTop w:val="0"/>
                  <w:marBottom w:val="0"/>
                  <w:divBdr>
                    <w:top w:val="none" w:sz="0" w:space="0" w:color="auto"/>
                    <w:left w:val="none" w:sz="0" w:space="0" w:color="auto"/>
                    <w:bottom w:val="none" w:sz="0" w:space="0" w:color="auto"/>
                    <w:right w:val="none" w:sz="0" w:space="0" w:color="auto"/>
                  </w:divBdr>
                </w:div>
                <w:div w:id="318270704">
                  <w:marLeft w:val="640"/>
                  <w:marRight w:val="0"/>
                  <w:marTop w:val="0"/>
                  <w:marBottom w:val="0"/>
                  <w:divBdr>
                    <w:top w:val="none" w:sz="0" w:space="0" w:color="auto"/>
                    <w:left w:val="none" w:sz="0" w:space="0" w:color="auto"/>
                    <w:bottom w:val="none" w:sz="0" w:space="0" w:color="auto"/>
                    <w:right w:val="none" w:sz="0" w:space="0" w:color="auto"/>
                  </w:divBdr>
                </w:div>
                <w:div w:id="356782545">
                  <w:marLeft w:val="640"/>
                  <w:marRight w:val="0"/>
                  <w:marTop w:val="0"/>
                  <w:marBottom w:val="0"/>
                  <w:divBdr>
                    <w:top w:val="none" w:sz="0" w:space="0" w:color="auto"/>
                    <w:left w:val="none" w:sz="0" w:space="0" w:color="auto"/>
                    <w:bottom w:val="none" w:sz="0" w:space="0" w:color="auto"/>
                    <w:right w:val="none" w:sz="0" w:space="0" w:color="auto"/>
                  </w:divBdr>
                </w:div>
                <w:div w:id="374085873">
                  <w:marLeft w:val="640"/>
                  <w:marRight w:val="0"/>
                  <w:marTop w:val="0"/>
                  <w:marBottom w:val="0"/>
                  <w:divBdr>
                    <w:top w:val="none" w:sz="0" w:space="0" w:color="auto"/>
                    <w:left w:val="none" w:sz="0" w:space="0" w:color="auto"/>
                    <w:bottom w:val="none" w:sz="0" w:space="0" w:color="auto"/>
                    <w:right w:val="none" w:sz="0" w:space="0" w:color="auto"/>
                  </w:divBdr>
                </w:div>
                <w:div w:id="394547603">
                  <w:marLeft w:val="640"/>
                  <w:marRight w:val="0"/>
                  <w:marTop w:val="0"/>
                  <w:marBottom w:val="0"/>
                  <w:divBdr>
                    <w:top w:val="none" w:sz="0" w:space="0" w:color="auto"/>
                    <w:left w:val="none" w:sz="0" w:space="0" w:color="auto"/>
                    <w:bottom w:val="none" w:sz="0" w:space="0" w:color="auto"/>
                    <w:right w:val="none" w:sz="0" w:space="0" w:color="auto"/>
                  </w:divBdr>
                </w:div>
                <w:div w:id="412748407">
                  <w:marLeft w:val="640"/>
                  <w:marRight w:val="0"/>
                  <w:marTop w:val="0"/>
                  <w:marBottom w:val="0"/>
                  <w:divBdr>
                    <w:top w:val="none" w:sz="0" w:space="0" w:color="auto"/>
                    <w:left w:val="none" w:sz="0" w:space="0" w:color="auto"/>
                    <w:bottom w:val="none" w:sz="0" w:space="0" w:color="auto"/>
                    <w:right w:val="none" w:sz="0" w:space="0" w:color="auto"/>
                  </w:divBdr>
                </w:div>
                <w:div w:id="414059714">
                  <w:marLeft w:val="640"/>
                  <w:marRight w:val="0"/>
                  <w:marTop w:val="0"/>
                  <w:marBottom w:val="0"/>
                  <w:divBdr>
                    <w:top w:val="none" w:sz="0" w:space="0" w:color="auto"/>
                    <w:left w:val="none" w:sz="0" w:space="0" w:color="auto"/>
                    <w:bottom w:val="none" w:sz="0" w:space="0" w:color="auto"/>
                    <w:right w:val="none" w:sz="0" w:space="0" w:color="auto"/>
                  </w:divBdr>
                </w:div>
                <w:div w:id="426079256">
                  <w:marLeft w:val="640"/>
                  <w:marRight w:val="0"/>
                  <w:marTop w:val="0"/>
                  <w:marBottom w:val="0"/>
                  <w:divBdr>
                    <w:top w:val="none" w:sz="0" w:space="0" w:color="auto"/>
                    <w:left w:val="none" w:sz="0" w:space="0" w:color="auto"/>
                    <w:bottom w:val="none" w:sz="0" w:space="0" w:color="auto"/>
                    <w:right w:val="none" w:sz="0" w:space="0" w:color="auto"/>
                  </w:divBdr>
                </w:div>
                <w:div w:id="441415363">
                  <w:marLeft w:val="640"/>
                  <w:marRight w:val="0"/>
                  <w:marTop w:val="0"/>
                  <w:marBottom w:val="0"/>
                  <w:divBdr>
                    <w:top w:val="none" w:sz="0" w:space="0" w:color="auto"/>
                    <w:left w:val="none" w:sz="0" w:space="0" w:color="auto"/>
                    <w:bottom w:val="none" w:sz="0" w:space="0" w:color="auto"/>
                    <w:right w:val="none" w:sz="0" w:space="0" w:color="auto"/>
                  </w:divBdr>
                </w:div>
                <w:div w:id="443232694">
                  <w:marLeft w:val="640"/>
                  <w:marRight w:val="0"/>
                  <w:marTop w:val="0"/>
                  <w:marBottom w:val="0"/>
                  <w:divBdr>
                    <w:top w:val="none" w:sz="0" w:space="0" w:color="auto"/>
                    <w:left w:val="none" w:sz="0" w:space="0" w:color="auto"/>
                    <w:bottom w:val="none" w:sz="0" w:space="0" w:color="auto"/>
                    <w:right w:val="none" w:sz="0" w:space="0" w:color="auto"/>
                  </w:divBdr>
                </w:div>
                <w:div w:id="456139817">
                  <w:marLeft w:val="640"/>
                  <w:marRight w:val="0"/>
                  <w:marTop w:val="0"/>
                  <w:marBottom w:val="0"/>
                  <w:divBdr>
                    <w:top w:val="none" w:sz="0" w:space="0" w:color="auto"/>
                    <w:left w:val="none" w:sz="0" w:space="0" w:color="auto"/>
                    <w:bottom w:val="none" w:sz="0" w:space="0" w:color="auto"/>
                    <w:right w:val="none" w:sz="0" w:space="0" w:color="auto"/>
                  </w:divBdr>
                </w:div>
                <w:div w:id="459424273">
                  <w:marLeft w:val="640"/>
                  <w:marRight w:val="0"/>
                  <w:marTop w:val="0"/>
                  <w:marBottom w:val="0"/>
                  <w:divBdr>
                    <w:top w:val="none" w:sz="0" w:space="0" w:color="auto"/>
                    <w:left w:val="none" w:sz="0" w:space="0" w:color="auto"/>
                    <w:bottom w:val="none" w:sz="0" w:space="0" w:color="auto"/>
                    <w:right w:val="none" w:sz="0" w:space="0" w:color="auto"/>
                  </w:divBdr>
                </w:div>
                <w:div w:id="517277096">
                  <w:marLeft w:val="640"/>
                  <w:marRight w:val="0"/>
                  <w:marTop w:val="0"/>
                  <w:marBottom w:val="0"/>
                  <w:divBdr>
                    <w:top w:val="none" w:sz="0" w:space="0" w:color="auto"/>
                    <w:left w:val="none" w:sz="0" w:space="0" w:color="auto"/>
                    <w:bottom w:val="none" w:sz="0" w:space="0" w:color="auto"/>
                    <w:right w:val="none" w:sz="0" w:space="0" w:color="auto"/>
                  </w:divBdr>
                </w:div>
                <w:div w:id="534586285">
                  <w:marLeft w:val="640"/>
                  <w:marRight w:val="0"/>
                  <w:marTop w:val="0"/>
                  <w:marBottom w:val="0"/>
                  <w:divBdr>
                    <w:top w:val="none" w:sz="0" w:space="0" w:color="auto"/>
                    <w:left w:val="none" w:sz="0" w:space="0" w:color="auto"/>
                    <w:bottom w:val="none" w:sz="0" w:space="0" w:color="auto"/>
                    <w:right w:val="none" w:sz="0" w:space="0" w:color="auto"/>
                  </w:divBdr>
                </w:div>
                <w:div w:id="536896150">
                  <w:marLeft w:val="640"/>
                  <w:marRight w:val="0"/>
                  <w:marTop w:val="0"/>
                  <w:marBottom w:val="0"/>
                  <w:divBdr>
                    <w:top w:val="none" w:sz="0" w:space="0" w:color="auto"/>
                    <w:left w:val="none" w:sz="0" w:space="0" w:color="auto"/>
                    <w:bottom w:val="none" w:sz="0" w:space="0" w:color="auto"/>
                    <w:right w:val="none" w:sz="0" w:space="0" w:color="auto"/>
                  </w:divBdr>
                </w:div>
                <w:div w:id="549154739">
                  <w:marLeft w:val="640"/>
                  <w:marRight w:val="0"/>
                  <w:marTop w:val="0"/>
                  <w:marBottom w:val="0"/>
                  <w:divBdr>
                    <w:top w:val="none" w:sz="0" w:space="0" w:color="auto"/>
                    <w:left w:val="none" w:sz="0" w:space="0" w:color="auto"/>
                    <w:bottom w:val="none" w:sz="0" w:space="0" w:color="auto"/>
                    <w:right w:val="none" w:sz="0" w:space="0" w:color="auto"/>
                  </w:divBdr>
                </w:div>
                <w:div w:id="571962735">
                  <w:marLeft w:val="640"/>
                  <w:marRight w:val="0"/>
                  <w:marTop w:val="0"/>
                  <w:marBottom w:val="0"/>
                  <w:divBdr>
                    <w:top w:val="none" w:sz="0" w:space="0" w:color="auto"/>
                    <w:left w:val="none" w:sz="0" w:space="0" w:color="auto"/>
                    <w:bottom w:val="none" w:sz="0" w:space="0" w:color="auto"/>
                    <w:right w:val="none" w:sz="0" w:space="0" w:color="auto"/>
                  </w:divBdr>
                </w:div>
                <w:div w:id="595598953">
                  <w:marLeft w:val="640"/>
                  <w:marRight w:val="0"/>
                  <w:marTop w:val="0"/>
                  <w:marBottom w:val="0"/>
                  <w:divBdr>
                    <w:top w:val="none" w:sz="0" w:space="0" w:color="auto"/>
                    <w:left w:val="none" w:sz="0" w:space="0" w:color="auto"/>
                    <w:bottom w:val="none" w:sz="0" w:space="0" w:color="auto"/>
                    <w:right w:val="none" w:sz="0" w:space="0" w:color="auto"/>
                  </w:divBdr>
                </w:div>
                <w:div w:id="597759042">
                  <w:marLeft w:val="640"/>
                  <w:marRight w:val="0"/>
                  <w:marTop w:val="0"/>
                  <w:marBottom w:val="0"/>
                  <w:divBdr>
                    <w:top w:val="none" w:sz="0" w:space="0" w:color="auto"/>
                    <w:left w:val="none" w:sz="0" w:space="0" w:color="auto"/>
                    <w:bottom w:val="none" w:sz="0" w:space="0" w:color="auto"/>
                    <w:right w:val="none" w:sz="0" w:space="0" w:color="auto"/>
                  </w:divBdr>
                </w:div>
                <w:div w:id="662044869">
                  <w:marLeft w:val="640"/>
                  <w:marRight w:val="0"/>
                  <w:marTop w:val="0"/>
                  <w:marBottom w:val="0"/>
                  <w:divBdr>
                    <w:top w:val="none" w:sz="0" w:space="0" w:color="auto"/>
                    <w:left w:val="none" w:sz="0" w:space="0" w:color="auto"/>
                    <w:bottom w:val="none" w:sz="0" w:space="0" w:color="auto"/>
                    <w:right w:val="none" w:sz="0" w:space="0" w:color="auto"/>
                  </w:divBdr>
                </w:div>
                <w:div w:id="686521288">
                  <w:marLeft w:val="640"/>
                  <w:marRight w:val="0"/>
                  <w:marTop w:val="0"/>
                  <w:marBottom w:val="0"/>
                  <w:divBdr>
                    <w:top w:val="none" w:sz="0" w:space="0" w:color="auto"/>
                    <w:left w:val="none" w:sz="0" w:space="0" w:color="auto"/>
                    <w:bottom w:val="none" w:sz="0" w:space="0" w:color="auto"/>
                    <w:right w:val="none" w:sz="0" w:space="0" w:color="auto"/>
                  </w:divBdr>
                </w:div>
                <w:div w:id="777259146">
                  <w:marLeft w:val="640"/>
                  <w:marRight w:val="0"/>
                  <w:marTop w:val="0"/>
                  <w:marBottom w:val="0"/>
                  <w:divBdr>
                    <w:top w:val="none" w:sz="0" w:space="0" w:color="auto"/>
                    <w:left w:val="none" w:sz="0" w:space="0" w:color="auto"/>
                    <w:bottom w:val="none" w:sz="0" w:space="0" w:color="auto"/>
                    <w:right w:val="none" w:sz="0" w:space="0" w:color="auto"/>
                  </w:divBdr>
                </w:div>
                <w:div w:id="845704732">
                  <w:marLeft w:val="640"/>
                  <w:marRight w:val="0"/>
                  <w:marTop w:val="0"/>
                  <w:marBottom w:val="0"/>
                  <w:divBdr>
                    <w:top w:val="none" w:sz="0" w:space="0" w:color="auto"/>
                    <w:left w:val="none" w:sz="0" w:space="0" w:color="auto"/>
                    <w:bottom w:val="none" w:sz="0" w:space="0" w:color="auto"/>
                    <w:right w:val="none" w:sz="0" w:space="0" w:color="auto"/>
                  </w:divBdr>
                </w:div>
                <w:div w:id="936786188">
                  <w:marLeft w:val="640"/>
                  <w:marRight w:val="0"/>
                  <w:marTop w:val="0"/>
                  <w:marBottom w:val="0"/>
                  <w:divBdr>
                    <w:top w:val="none" w:sz="0" w:space="0" w:color="auto"/>
                    <w:left w:val="none" w:sz="0" w:space="0" w:color="auto"/>
                    <w:bottom w:val="none" w:sz="0" w:space="0" w:color="auto"/>
                    <w:right w:val="none" w:sz="0" w:space="0" w:color="auto"/>
                  </w:divBdr>
                </w:div>
                <w:div w:id="941844467">
                  <w:marLeft w:val="640"/>
                  <w:marRight w:val="0"/>
                  <w:marTop w:val="0"/>
                  <w:marBottom w:val="0"/>
                  <w:divBdr>
                    <w:top w:val="none" w:sz="0" w:space="0" w:color="auto"/>
                    <w:left w:val="none" w:sz="0" w:space="0" w:color="auto"/>
                    <w:bottom w:val="none" w:sz="0" w:space="0" w:color="auto"/>
                    <w:right w:val="none" w:sz="0" w:space="0" w:color="auto"/>
                  </w:divBdr>
                </w:div>
                <w:div w:id="945429027">
                  <w:marLeft w:val="640"/>
                  <w:marRight w:val="0"/>
                  <w:marTop w:val="0"/>
                  <w:marBottom w:val="0"/>
                  <w:divBdr>
                    <w:top w:val="none" w:sz="0" w:space="0" w:color="auto"/>
                    <w:left w:val="none" w:sz="0" w:space="0" w:color="auto"/>
                    <w:bottom w:val="none" w:sz="0" w:space="0" w:color="auto"/>
                    <w:right w:val="none" w:sz="0" w:space="0" w:color="auto"/>
                  </w:divBdr>
                </w:div>
                <w:div w:id="955988189">
                  <w:marLeft w:val="640"/>
                  <w:marRight w:val="0"/>
                  <w:marTop w:val="0"/>
                  <w:marBottom w:val="0"/>
                  <w:divBdr>
                    <w:top w:val="none" w:sz="0" w:space="0" w:color="auto"/>
                    <w:left w:val="none" w:sz="0" w:space="0" w:color="auto"/>
                    <w:bottom w:val="none" w:sz="0" w:space="0" w:color="auto"/>
                    <w:right w:val="none" w:sz="0" w:space="0" w:color="auto"/>
                  </w:divBdr>
                </w:div>
                <w:div w:id="1028138424">
                  <w:marLeft w:val="640"/>
                  <w:marRight w:val="0"/>
                  <w:marTop w:val="0"/>
                  <w:marBottom w:val="0"/>
                  <w:divBdr>
                    <w:top w:val="none" w:sz="0" w:space="0" w:color="auto"/>
                    <w:left w:val="none" w:sz="0" w:space="0" w:color="auto"/>
                    <w:bottom w:val="none" w:sz="0" w:space="0" w:color="auto"/>
                    <w:right w:val="none" w:sz="0" w:space="0" w:color="auto"/>
                  </w:divBdr>
                </w:div>
                <w:div w:id="1090271157">
                  <w:marLeft w:val="640"/>
                  <w:marRight w:val="0"/>
                  <w:marTop w:val="0"/>
                  <w:marBottom w:val="0"/>
                  <w:divBdr>
                    <w:top w:val="none" w:sz="0" w:space="0" w:color="auto"/>
                    <w:left w:val="none" w:sz="0" w:space="0" w:color="auto"/>
                    <w:bottom w:val="none" w:sz="0" w:space="0" w:color="auto"/>
                    <w:right w:val="none" w:sz="0" w:space="0" w:color="auto"/>
                  </w:divBdr>
                </w:div>
                <w:div w:id="1096171801">
                  <w:marLeft w:val="640"/>
                  <w:marRight w:val="0"/>
                  <w:marTop w:val="0"/>
                  <w:marBottom w:val="0"/>
                  <w:divBdr>
                    <w:top w:val="none" w:sz="0" w:space="0" w:color="auto"/>
                    <w:left w:val="none" w:sz="0" w:space="0" w:color="auto"/>
                    <w:bottom w:val="none" w:sz="0" w:space="0" w:color="auto"/>
                    <w:right w:val="none" w:sz="0" w:space="0" w:color="auto"/>
                  </w:divBdr>
                </w:div>
                <w:div w:id="1145006773">
                  <w:marLeft w:val="640"/>
                  <w:marRight w:val="0"/>
                  <w:marTop w:val="0"/>
                  <w:marBottom w:val="0"/>
                  <w:divBdr>
                    <w:top w:val="none" w:sz="0" w:space="0" w:color="auto"/>
                    <w:left w:val="none" w:sz="0" w:space="0" w:color="auto"/>
                    <w:bottom w:val="none" w:sz="0" w:space="0" w:color="auto"/>
                    <w:right w:val="none" w:sz="0" w:space="0" w:color="auto"/>
                  </w:divBdr>
                </w:div>
                <w:div w:id="1200702863">
                  <w:marLeft w:val="640"/>
                  <w:marRight w:val="0"/>
                  <w:marTop w:val="0"/>
                  <w:marBottom w:val="0"/>
                  <w:divBdr>
                    <w:top w:val="none" w:sz="0" w:space="0" w:color="auto"/>
                    <w:left w:val="none" w:sz="0" w:space="0" w:color="auto"/>
                    <w:bottom w:val="none" w:sz="0" w:space="0" w:color="auto"/>
                    <w:right w:val="none" w:sz="0" w:space="0" w:color="auto"/>
                  </w:divBdr>
                </w:div>
                <w:div w:id="1213931680">
                  <w:marLeft w:val="640"/>
                  <w:marRight w:val="0"/>
                  <w:marTop w:val="0"/>
                  <w:marBottom w:val="0"/>
                  <w:divBdr>
                    <w:top w:val="none" w:sz="0" w:space="0" w:color="auto"/>
                    <w:left w:val="none" w:sz="0" w:space="0" w:color="auto"/>
                    <w:bottom w:val="none" w:sz="0" w:space="0" w:color="auto"/>
                    <w:right w:val="none" w:sz="0" w:space="0" w:color="auto"/>
                  </w:divBdr>
                </w:div>
                <w:div w:id="1304774177">
                  <w:marLeft w:val="640"/>
                  <w:marRight w:val="0"/>
                  <w:marTop w:val="0"/>
                  <w:marBottom w:val="0"/>
                  <w:divBdr>
                    <w:top w:val="none" w:sz="0" w:space="0" w:color="auto"/>
                    <w:left w:val="none" w:sz="0" w:space="0" w:color="auto"/>
                    <w:bottom w:val="none" w:sz="0" w:space="0" w:color="auto"/>
                    <w:right w:val="none" w:sz="0" w:space="0" w:color="auto"/>
                  </w:divBdr>
                </w:div>
                <w:div w:id="1343511808">
                  <w:marLeft w:val="640"/>
                  <w:marRight w:val="0"/>
                  <w:marTop w:val="0"/>
                  <w:marBottom w:val="0"/>
                  <w:divBdr>
                    <w:top w:val="none" w:sz="0" w:space="0" w:color="auto"/>
                    <w:left w:val="none" w:sz="0" w:space="0" w:color="auto"/>
                    <w:bottom w:val="none" w:sz="0" w:space="0" w:color="auto"/>
                    <w:right w:val="none" w:sz="0" w:space="0" w:color="auto"/>
                  </w:divBdr>
                </w:div>
                <w:div w:id="1351295025">
                  <w:marLeft w:val="640"/>
                  <w:marRight w:val="0"/>
                  <w:marTop w:val="0"/>
                  <w:marBottom w:val="0"/>
                  <w:divBdr>
                    <w:top w:val="none" w:sz="0" w:space="0" w:color="auto"/>
                    <w:left w:val="none" w:sz="0" w:space="0" w:color="auto"/>
                    <w:bottom w:val="none" w:sz="0" w:space="0" w:color="auto"/>
                    <w:right w:val="none" w:sz="0" w:space="0" w:color="auto"/>
                  </w:divBdr>
                </w:div>
                <w:div w:id="1362901913">
                  <w:marLeft w:val="640"/>
                  <w:marRight w:val="0"/>
                  <w:marTop w:val="0"/>
                  <w:marBottom w:val="0"/>
                  <w:divBdr>
                    <w:top w:val="none" w:sz="0" w:space="0" w:color="auto"/>
                    <w:left w:val="none" w:sz="0" w:space="0" w:color="auto"/>
                    <w:bottom w:val="none" w:sz="0" w:space="0" w:color="auto"/>
                    <w:right w:val="none" w:sz="0" w:space="0" w:color="auto"/>
                  </w:divBdr>
                </w:div>
                <w:div w:id="1385909062">
                  <w:marLeft w:val="640"/>
                  <w:marRight w:val="0"/>
                  <w:marTop w:val="0"/>
                  <w:marBottom w:val="0"/>
                  <w:divBdr>
                    <w:top w:val="none" w:sz="0" w:space="0" w:color="auto"/>
                    <w:left w:val="none" w:sz="0" w:space="0" w:color="auto"/>
                    <w:bottom w:val="none" w:sz="0" w:space="0" w:color="auto"/>
                    <w:right w:val="none" w:sz="0" w:space="0" w:color="auto"/>
                  </w:divBdr>
                </w:div>
                <w:div w:id="1387876668">
                  <w:marLeft w:val="640"/>
                  <w:marRight w:val="0"/>
                  <w:marTop w:val="0"/>
                  <w:marBottom w:val="0"/>
                  <w:divBdr>
                    <w:top w:val="none" w:sz="0" w:space="0" w:color="auto"/>
                    <w:left w:val="none" w:sz="0" w:space="0" w:color="auto"/>
                    <w:bottom w:val="none" w:sz="0" w:space="0" w:color="auto"/>
                    <w:right w:val="none" w:sz="0" w:space="0" w:color="auto"/>
                  </w:divBdr>
                </w:div>
                <w:div w:id="1392077455">
                  <w:marLeft w:val="640"/>
                  <w:marRight w:val="0"/>
                  <w:marTop w:val="0"/>
                  <w:marBottom w:val="0"/>
                  <w:divBdr>
                    <w:top w:val="none" w:sz="0" w:space="0" w:color="auto"/>
                    <w:left w:val="none" w:sz="0" w:space="0" w:color="auto"/>
                    <w:bottom w:val="none" w:sz="0" w:space="0" w:color="auto"/>
                    <w:right w:val="none" w:sz="0" w:space="0" w:color="auto"/>
                  </w:divBdr>
                </w:div>
                <w:div w:id="1414232880">
                  <w:marLeft w:val="640"/>
                  <w:marRight w:val="0"/>
                  <w:marTop w:val="0"/>
                  <w:marBottom w:val="0"/>
                  <w:divBdr>
                    <w:top w:val="none" w:sz="0" w:space="0" w:color="auto"/>
                    <w:left w:val="none" w:sz="0" w:space="0" w:color="auto"/>
                    <w:bottom w:val="none" w:sz="0" w:space="0" w:color="auto"/>
                    <w:right w:val="none" w:sz="0" w:space="0" w:color="auto"/>
                  </w:divBdr>
                </w:div>
                <w:div w:id="1452894950">
                  <w:marLeft w:val="640"/>
                  <w:marRight w:val="0"/>
                  <w:marTop w:val="0"/>
                  <w:marBottom w:val="0"/>
                  <w:divBdr>
                    <w:top w:val="none" w:sz="0" w:space="0" w:color="auto"/>
                    <w:left w:val="none" w:sz="0" w:space="0" w:color="auto"/>
                    <w:bottom w:val="none" w:sz="0" w:space="0" w:color="auto"/>
                    <w:right w:val="none" w:sz="0" w:space="0" w:color="auto"/>
                  </w:divBdr>
                </w:div>
                <w:div w:id="1550611181">
                  <w:marLeft w:val="640"/>
                  <w:marRight w:val="0"/>
                  <w:marTop w:val="0"/>
                  <w:marBottom w:val="0"/>
                  <w:divBdr>
                    <w:top w:val="none" w:sz="0" w:space="0" w:color="auto"/>
                    <w:left w:val="none" w:sz="0" w:space="0" w:color="auto"/>
                    <w:bottom w:val="none" w:sz="0" w:space="0" w:color="auto"/>
                    <w:right w:val="none" w:sz="0" w:space="0" w:color="auto"/>
                  </w:divBdr>
                </w:div>
                <w:div w:id="1631089926">
                  <w:marLeft w:val="640"/>
                  <w:marRight w:val="0"/>
                  <w:marTop w:val="0"/>
                  <w:marBottom w:val="0"/>
                  <w:divBdr>
                    <w:top w:val="none" w:sz="0" w:space="0" w:color="auto"/>
                    <w:left w:val="none" w:sz="0" w:space="0" w:color="auto"/>
                    <w:bottom w:val="none" w:sz="0" w:space="0" w:color="auto"/>
                    <w:right w:val="none" w:sz="0" w:space="0" w:color="auto"/>
                  </w:divBdr>
                </w:div>
                <w:div w:id="1647510173">
                  <w:marLeft w:val="640"/>
                  <w:marRight w:val="0"/>
                  <w:marTop w:val="0"/>
                  <w:marBottom w:val="0"/>
                  <w:divBdr>
                    <w:top w:val="none" w:sz="0" w:space="0" w:color="auto"/>
                    <w:left w:val="none" w:sz="0" w:space="0" w:color="auto"/>
                    <w:bottom w:val="none" w:sz="0" w:space="0" w:color="auto"/>
                    <w:right w:val="none" w:sz="0" w:space="0" w:color="auto"/>
                  </w:divBdr>
                </w:div>
                <w:div w:id="1663122147">
                  <w:marLeft w:val="640"/>
                  <w:marRight w:val="0"/>
                  <w:marTop w:val="0"/>
                  <w:marBottom w:val="0"/>
                  <w:divBdr>
                    <w:top w:val="none" w:sz="0" w:space="0" w:color="auto"/>
                    <w:left w:val="none" w:sz="0" w:space="0" w:color="auto"/>
                    <w:bottom w:val="none" w:sz="0" w:space="0" w:color="auto"/>
                    <w:right w:val="none" w:sz="0" w:space="0" w:color="auto"/>
                  </w:divBdr>
                </w:div>
                <w:div w:id="1739404060">
                  <w:marLeft w:val="640"/>
                  <w:marRight w:val="0"/>
                  <w:marTop w:val="0"/>
                  <w:marBottom w:val="0"/>
                  <w:divBdr>
                    <w:top w:val="none" w:sz="0" w:space="0" w:color="auto"/>
                    <w:left w:val="none" w:sz="0" w:space="0" w:color="auto"/>
                    <w:bottom w:val="none" w:sz="0" w:space="0" w:color="auto"/>
                    <w:right w:val="none" w:sz="0" w:space="0" w:color="auto"/>
                  </w:divBdr>
                </w:div>
                <w:div w:id="1774208694">
                  <w:marLeft w:val="640"/>
                  <w:marRight w:val="0"/>
                  <w:marTop w:val="0"/>
                  <w:marBottom w:val="0"/>
                  <w:divBdr>
                    <w:top w:val="none" w:sz="0" w:space="0" w:color="auto"/>
                    <w:left w:val="none" w:sz="0" w:space="0" w:color="auto"/>
                    <w:bottom w:val="none" w:sz="0" w:space="0" w:color="auto"/>
                    <w:right w:val="none" w:sz="0" w:space="0" w:color="auto"/>
                  </w:divBdr>
                </w:div>
                <w:div w:id="1900558336">
                  <w:marLeft w:val="640"/>
                  <w:marRight w:val="0"/>
                  <w:marTop w:val="0"/>
                  <w:marBottom w:val="0"/>
                  <w:divBdr>
                    <w:top w:val="none" w:sz="0" w:space="0" w:color="auto"/>
                    <w:left w:val="none" w:sz="0" w:space="0" w:color="auto"/>
                    <w:bottom w:val="none" w:sz="0" w:space="0" w:color="auto"/>
                    <w:right w:val="none" w:sz="0" w:space="0" w:color="auto"/>
                  </w:divBdr>
                </w:div>
                <w:div w:id="1936205156">
                  <w:marLeft w:val="640"/>
                  <w:marRight w:val="0"/>
                  <w:marTop w:val="0"/>
                  <w:marBottom w:val="0"/>
                  <w:divBdr>
                    <w:top w:val="none" w:sz="0" w:space="0" w:color="auto"/>
                    <w:left w:val="none" w:sz="0" w:space="0" w:color="auto"/>
                    <w:bottom w:val="none" w:sz="0" w:space="0" w:color="auto"/>
                    <w:right w:val="none" w:sz="0" w:space="0" w:color="auto"/>
                  </w:divBdr>
                </w:div>
                <w:div w:id="1941645863">
                  <w:marLeft w:val="640"/>
                  <w:marRight w:val="0"/>
                  <w:marTop w:val="0"/>
                  <w:marBottom w:val="0"/>
                  <w:divBdr>
                    <w:top w:val="none" w:sz="0" w:space="0" w:color="auto"/>
                    <w:left w:val="none" w:sz="0" w:space="0" w:color="auto"/>
                    <w:bottom w:val="none" w:sz="0" w:space="0" w:color="auto"/>
                    <w:right w:val="none" w:sz="0" w:space="0" w:color="auto"/>
                  </w:divBdr>
                </w:div>
                <w:div w:id="1943410523">
                  <w:marLeft w:val="640"/>
                  <w:marRight w:val="0"/>
                  <w:marTop w:val="0"/>
                  <w:marBottom w:val="0"/>
                  <w:divBdr>
                    <w:top w:val="none" w:sz="0" w:space="0" w:color="auto"/>
                    <w:left w:val="none" w:sz="0" w:space="0" w:color="auto"/>
                    <w:bottom w:val="none" w:sz="0" w:space="0" w:color="auto"/>
                    <w:right w:val="none" w:sz="0" w:space="0" w:color="auto"/>
                  </w:divBdr>
                </w:div>
                <w:div w:id="1997220967">
                  <w:marLeft w:val="640"/>
                  <w:marRight w:val="0"/>
                  <w:marTop w:val="0"/>
                  <w:marBottom w:val="0"/>
                  <w:divBdr>
                    <w:top w:val="none" w:sz="0" w:space="0" w:color="auto"/>
                    <w:left w:val="none" w:sz="0" w:space="0" w:color="auto"/>
                    <w:bottom w:val="none" w:sz="0" w:space="0" w:color="auto"/>
                    <w:right w:val="none" w:sz="0" w:space="0" w:color="auto"/>
                  </w:divBdr>
                </w:div>
                <w:div w:id="2131128167">
                  <w:marLeft w:val="640"/>
                  <w:marRight w:val="0"/>
                  <w:marTop w:val="0"/>
                  <w:marBottom w:val="0"/>
                  <w:divBdr>
                    <w:top w:val="none" w:sz="0" w:space="0" w:color="auto"/>
                    <w:left w:val="none" w:sz="0" w:space="0" w:color="auto"/>
                    <w:bottom w:val="none" w:sz="0" w:space="0" w:color="auto"/>
                    <w:right w:val="none" w:sz="0" w:space="0" w:color="auto"/>
                  </w:divBdr>
                </w:div>
              </w:divsChild>
            </w:div>
            <w:div w:id="1018506566">
              <w:marLeft w:val="0"/>
              <w:marRight w:val="0"/>
              <w:marTop w:val="0"/>
              <w:marBottom w:val="0"/>
              <w:divBdr>
                <w:top w:val="none" w:sz="0" w:space="0" w:color="auto"/>
                <w:left w:val="none" w:sz="0" w:space="0" w:color="auto"/>
                <w:bottom w:val="none" w:sz="0" w:space="0" w:color="auto"/>
                <w:right w:val="none" w:sz="0" w:space="0" w:color="auto"/>
              </w:divBdr>
              <w:divsChild>
                <w:div w:id="16319577">
                  <w:marLeft w:val="640"/>
                  <w:marRight w:val="0"/>
                  <w:marTop w:val="0"/>
                  <w:marBottom w:val="0"/>
                  <w:divBdr>
                    <w:top w:val="none" w:sz="0" w:space="0" w:color="auto"/>
                    <w:left w:val="none" w:sz="0" w:space="0" w:color="auto"/>
                    <w:bottom w:val="none" w:sz="0" w:space="0" w:color="auto"/>
                    <w:right w:val="none" w:sz="0" w:space="0" w:color="auto"/>
                  </w:divBdr>
                </w:div>
                <w:div w:id="105466069">
                  <w:marLeft w:val="640"/>
                  <w:marRight w:val="0"/>
                  <w:marTop w:val="0"/>
                  <w:marBottom w:val="0"/>
                  <w:divBdr>
                    <w:top w:val="none" w:sz="0" w:space="0" w:color="auto"/>
                    <w:left w:val="none" w:sz="0" w:space="0" w:color="auto"/>
                    <w:bottom w:val="none" w:sz="0" w:space="0" w:color="auto"/>
                    <w:right w:val="none" w:sz="0" w:space="0" w:color="auto"/>
                  </w:divBdr>
                </w:div>
                <w:div w:id="118644991">
                  <w:marLeft w:val="640"/>
                  <w:marRight w:val="0"/>
                  <w:marTop w:val="0"/>
                  <w:marBottom w:val="0"/>
                  <w:divBdr>
                    <w:top w:val="none" w:sz="0" w:space="0" w:color="auto"/>
                    <w:left w:val="none" w:sz="0" w:space="0" w:color="auto"/>
                    <w:bottom w:val="none" w:sz="0" w:space="0" w:color="auto"/>
                    <w:right w:val="none" w:sz="0" w:space="0" w:color="auto"/>
                  </w:divBdr>
                </w:div>
                <w:div w:id="148132935">
                  <w:marLeft w:val="640"/>
                  <w:marRight w:val="0"/>
                  <w:marTop w:val="0"/>
                  <w:marBottom w:val="0"/>
                  <w:divBdr>
                    <w:top w:val="none" w:sz="0" w:space="0" w:color="auto"/>
                    <w:left w:val="none" w:sz="0" w:space="0" w:color="auto"/>
                    <w:bottom w:val="none" w:sz="0" w:space="0" w:color="auto"/>
                    <w:right w:val="none" w:sz="0" w:space="0" w:color="auto"/>
                  </w:divBdr>
                </w:div>
                <w:div w:id="178736838">
                  <w:marLeft w:val="640"/>
                  <w:marRight w:val="0"/>
                  <w:marTop w:val="0"/>
                  <w:marBottom w:val="0"/>
                  <w:divBdr>
                    <w:top w:val="none" w:sz="0" w:space="0" w:color="auto"/>
                    <w:left w:val="none" w:sz="0" w:space="0" w:color="auto"/>
                    <w:bottom w:val="none" w:sz="0" w:space="0" w:color="auto"/>
                    <w:right w:val="none" w:sz="0" w:space="0" w:color="auto"/>
                  </w:divBdr>
                </w:div>
                <w:div w:id="254631332">
                  <w:marLeft w:val="640"/>
                  <w:marRight w:val="0"/>
                  <w:marTop w:val="0"/>
                  <w:marBottom w:val="0"/>
                  <w:divBdr>
                    <w:top w:val="none" w:sz="0" w:space="0" w:color="auto"/>
                    <w:left w:val="none" w:sz="0" w:space="0" w:color="auto"/>
                    <w:bottom w:val="none" w:sz="0" w:space="0" w:color="auto"/>
                    <w:right w:val="none" w:sz="0" w:space="0" w:color="auto"/>
                  </w:divBdr>
                </w:div>
                <w:div w:id="312833886">
                  <w:marLeft w:val="640"/>
                  <w:marRight w:val="0"/>
                  <w:marTop w:val="0"/>
                  <w:marBottom w:val="0"/>
                  <w:divBdr>
                    <w:top w:val="none" w:sz="0" w:space="0" w:color="auto"/>
                    <w:left w:val="none" w:sz="0" w:space="0" w:color="auto"/>
                    <w:bottom w:val="none" w:sz="0" w:space="0" w:color="auto"/>
                    <w:right w:val="none" w:sz="0" w:space="0" w:color="auto"/>
                  </w:divBdr>
                </w:div>
                <w:div w:id="343434573">
                  <w:marLeft w:val="640"/>
                  <w:marRight w:val="0"/>
                  <w:marTop w:val="0"/>
                  <w:marBottom w:val="0"/>
                  <w:divBdr>
                    <w:top w:val="none" w:sz="0" w:space="0" w:color="auto"/>
                    <w:left w:val="none" w:sz="0" w:space="0" w:color="auto"/>
                    <w:bottom w:val="none" w:sz="0" w:space="0" w:color="auto"/>
                    <w:right w:val="none" w:sz="0" w:space="0" w:color="auto"/>
                  </w:divBdr>
                </w:div>
                <w:div w:id="436680657">
                  <w:marLeft w:val="640"/>
                  <w:marRight w:val="0"/>
                  <w:marTop w:val="0"/>
                  <w:marBottom w:val="0"/>
                  <w:divBdr>
                    <w:top w:val="none" w:sz="0" w:space="0" w:color="auto"/>
                    <w:left w:val="none" w:sz="0" w:space="0" w:color="auto"/>
                    <w:bottom w:val="none" w:sz="0" w:space="0" w:color="auto"/>
                    <w:right w:val="none" w:sz="0" w:space="0" w:color="auto"/>
                  </w:divBdr>
                </w:div>
                <w:div w:id="454296012">
                  <w:marLeft w:val="640"/>
                  <w:marRight w:val="0"/>
                  <w:marTop w:val="0"/>
                  <w:marBottom w:val="0"/>
                  <w:divBdr>
                    <w:top w:val="none" w:sz="0" w:space="0" w:color="auto"/>
                    <w:left w:val="none" w:sz="0" w:space="0" w:color="auto"/>
                    <w:bottom w:val="none" w:sz="0" w:space="0" w:color="auto"/>
                    <w:right w:val="none" w:sz="0" w:space="0" w:color="auto"/>
                  </w:divBdr>
                </w:div>
                <w:div w:id="503981269">
                  <w:marLeft w:val="640"/>
                  <w:marRight w:val="0"/>
                  <w:marTop w:val="0"/>
                  <w:marBottom w:val="0"/>
                  <w:divBdr>
                    <w:top w:val="none" w:sz="0" w:space="0" w:color="auto"/>
                    <w:left w:val="none" w:sz="0" w:space="0" w:color="auto"/>
                    <w:bottom w:val="none" w:sz="0" w:space="0" w:color="auto"/>
                    <w:right w:val="none" w:sz="0" w:space="0" w:color="auto"/>
                  </w:divBdr>
                </w:div>
                <w:div w:id="527835874">
                  <w:marLeft w:val="640"/>
                  <w:marRight w:val="0"/>
                  <w:marTop w:val="0"/>
                  <w:marBottom w:val="0"/>
                  <w:divBdr>
                    <w:top w:val="none" w:sz="0" w:space="0" w:color="auto"/>
                    <w:left w:val="none" w:sz="0" w:space="0" w:color="auto"/>
                    <w:bottom w:val="none" w:sz="0" w:space="0" w:color="auto"/>
                    <w:right w:val="none" w:sz="0" w:space="0" w:color="auto"/>
                  </w:divBdr>
                </w:div>
                <w:div w:id="547688346">
                  <w:marLeft w:val="640"/>
                  <w:marRight w:val="0"/>
                  <w:marTop w:val="0"/>
                  <w:marBottom w:val="0"/>
                  <w:divBdr>
                    <w:top w:val="none" w:sz="0" w:space="0" w:color="auto"/>
                    <w:left w:val="none" w:sz="0" w:space="0" w:color="auto"/>
                    <w:bottom w:val="none" w:sz="0" w:space="0" w:color="auto"/>
                    <w:right w:val="none" w:sz="0" w:space="0" w:color="auto"/>
                  </w:divBdr>
                </w:div>
                <w:div w:id="565339365">
                  <w:marLeft w:val="640"/>
                  <w:marRight w:val="0"/>
                  <w:marTop w:val="0"/>
                  <w:marBottom w:val="0"/>
                  <w:divBdr>
                    <w:top w:val="none" w:sz="0" w:space="0" w:color="auto"/>
                    <w:left w:val="none" w:sz="0" w:space="0" w:color="auto"/>
                    <w:bottom w:val="none" w:sz="0" w:space="0" w:color="auto"/>
                    <w:right w:val="none" w:sz="0" w:space="0" w:color="auto"/>
                  </w:divBdr>
                </w:div>
                <w:div w:id="591429570">
                  <w:marLeft w:val="640"/>
                  <w:marRight w:val="0"/>
                  <w:marTop w:val="0"/>
                  <w:marBottom w:val="0"/>
                  <w:divBdr>
                    <w:top w:val="none" w:sz="0" w:space="0" w:color="auto"/>
                    <w:left w:val="none" w:sz="0" w:space="0" w:color="auto"/>
                    <w:bottom w:val="none" w:sz="0" w:space="0" w:color="auto"/>
                    <w:right w:val="none" w:sz="0" w:space="0" w:color="auto"/>
                  </w:divBdr>
                </w:div>
                <w:div w:id="631716420">
                  <w:marLeft w:val="640"/>
                  <w:marRight w:val="0"/>
                  <w:marTop w:val="0"/>
                  <w:marBottom w:val="0"/>
                  <w:divBdr>
                    <w:top w:val="none" w:sz="0" w:space="0" w:color="auto"/>
                    <w:left w:val="none" w:sz="0" w:space="0" w:color="auto"/>
                    <w:bottom w:val="none" w:sz="0" w:space="0" w:color="auto"/>
                    <w:right w:val="none" w:sz="0" w:space="0" w:color="auto"/>
                  </w:divBdr>
                </w:div>
                <w:div w:id="649481377">
                  <w:marLeft w:val="640"/>
                  <w:marRight w:val="0"/>
                  <w:marTop w:val="0"/>
                  <w:marBottom w:val="0"/>
                  <w:divBdr>
                    <w:top w:val="none" w:sz="0" w:space="0" w:color="auto"/>
                    <w:left w:val="none" w:sz="0" w:space="0" w:color="auto"/>
                    <w:bottom w:val="none" w:sz="0" w:space="0" w:color="auto"/>
                    <w:right w:val="none" w:sz="0" w:space="0" w:color="auto"/>
                  </w:divBdr>
                </w:div>
                <w:div w:id="682824432">
                  <w:marLeft w:val="640"/>
                  <w:marRight w:val="0"/>
                  <w:marTop w:val="0"/>
                  <w:marBottom w:val="0"/>
                  <w:divBdr>
                    <w:top w:val="none" w:sz="0" w:space="0" w:color="auto"/>
                    <w:left w:val="none" w:sz="0" w:space="0" w:color="auto"/>
                    <w:bottom w:val="none" w:sz="0" w:space="0" w:color="auto"/>
                    <w:right w:val="none" w:sz="0" w:space="0" w:color="auto"/>
                  </w:divBdr>
                </w:div>
                <w:div w:id="800341154">
                  <w:marLeft w:val="640"/>
                  <w:marRight w:val="0"/>
                  <w:marTop w:val="0"/>
                  <w:marBottom w:val="0"/>
                  <w:divBdr>
                    <w:top w:val="none" w:sz="0" w:space="0" w:color="auto"/>
                    <w:left w:val="none" w:sz="0" w:space="0" w:color="auto"/>
                    <w:bottom w:val="none" w:sz="0" w:space="0" w:color="auto"/>
                    <w:right w:val="none" w:sz="0" w:space="0" w:color="auto"/>
                  </w:divBdr>
                </w:div>
                <w:div w:id="823205868">
                  <w:marLeft w:val="640"/>
                  <w:marRight w:val="0"/>
                  <w:marTop w:val="0"/>
                  <w:marBottom w:val="0"/>
                  <w:divBdr>
                    <w:top w:val="none" w:sz="0" w:space="0" w:color="auto"/>
                    <w:left w:val="none" w:sz="0" w:space="0" w:color="auto"/>
                    <w:bottom w:val="none" w:sz="0" w:space="0" w:color="auto"/>
                    <w:right w:val="none" w:sz="0" w:space="0" w:color="auto"/>
                  </w:divBdr>
                </w:div>
                <w:div w:id="888298558">
                  <w:marLeft w:val="640"/>
                  <w:marRight w:val="0"/>
                  <w:marTop w:val="0"/>
                  <w:marBottom w:val="0"/>
                  <w:divBdr>
                    <w:top w:val="none" w:sz="0" w:space="0" w:color="auto"/>
                    <w:left w:val="none" w:sz="0" w:space="0" w:color="auto"/>
                    <w:bottom w:val="none" w:sz="0" w:space="0" w:color="auto"/>
                    <w:right w:val="none" w:sz="0" w:space="0" w:color="auto"/>
                  </w:divBdr>
                </w:div>
                <w:div w:id="943535082">
                  <w:marLeft w:val="640"/>
                  <w:marRight w:val="0"/>
                  <w:marTop w:val="0"/>
                  <w:marBottom w:val="0"/>
                  <w:divBdr>
                    <w:top w:val="none" w:sz="0" w:space="0" w:color="auto"/>
                    <w:left w:val="none" w:sz="0" w:space="0" w:color="auto"/>
                    <w:bottom w:val="none" w:sz="0" w:space="0" w:color="auto"/>
                    <w:right w:val="none" w:sz="0" w:space="0" w:color="auto"/>
                  </w:divBdr>
                </w:div>
                <w:div w:id="986402046">
                  <w:marLeft w:val="640"/>
                  <w:marRight w:val="0"/>
                  <w:marTop w:val="0"/>
                  <w:marBottom w:val="0"/>
                  <w:divBdr>
                    <w:top w:val="none" w:sz="0" w:space="0" w:color="auto"/>
                    <w:left w:val="none" w:sz="0" w:space="0" w:color="auto"/>
                    <w:bottom w:val="none" w:sz="0" w:space="0" w:color="auto"/>
                    <w:right w:val="none" w:sz="0" w:space="0" w:color="auto"/>
                  </w:divBdr>
                </w:div>
                <w:div w:id="991373581">
                  <w:marLeft w:val="640"/>
                  <w:marRight w:val="0"/>
                  <w:marTop w:val="0"/>
                  <w:marBottom w:val="0"/>
                  <w:divBdr>
                    <w:top w:val="none" w:sz="0" w:space="0" w:color="auto"/>
                    <w:left w:val="none" w:sz="0" w:space="0" w:color="auto"/>
                    <w:bottom w:val="none" w:sz="0" w:space="0" w:color="auto"/>
                    <w:right w:val="none" w:sz="0" w:space="0" w:color="auto"/>
                  </w:divBdr>
                </w:div>
                <w:div w:id="1027439741">
                  <w:marLeft w:val="640"/>
                  <w:marRight w:val="0"/>
                  <w:marTop w:val="0"/>
                  <w:marBottom w:val="0"/>
                  <w:divBdr>
                    <w:top w:val="none" w:sz="0" w:space="0" w:color="auto"/>
                    <w:left w:val="none" w:sz="0" w:space="0" w:color="auto"/>
                    <w:bottom w:val="none" w:sz="0" w:space="0" w:color="auto"/>
                    <w:right w:val="none" w:sz="0" w:space="0" w:color="auto"/>
                  </w:divBdr>
                </w:div>
                <w:div w:id="1061246823">
                  <w:marLeft w:val="640"/>
                  <w:marRight w:val="0"/>
                  <w:marTop w:val="0"/>
                  <w:marBottom w:val="0"/>
                  <w:divBdr>
                    <w:top w:val="none" w:sz="0" w:space="0" w:color="auto"/>
                    <w:left w:val="none" w:sz="0" w:space="0" w:color="auto"/>
                    <w:bottom w:val="none" w:sz="0" w:space="0" w:color="auto"/>
                    <w:right w:val="none" w:sz="0" w:space="0" w:color="auto"/>
                  </w:divBdr>
                </w:div>
                <w:div w:id="1107314391">
                  <w:marLeft w:val="640"/>
                  <w:marRight w:val="0"/>
                  <w:marTop w:val="0"/>
                  <w:marBottom w:val="0"/>
                  <w:divBdr>
                    <w:top w:val="none" w:sz="0" w:space="0" w:color="auto"/>
                    <w:left w:val="none" w:sz="0" w:space="0" w:color="auto"/>
                    <w:bottom w:val="none" w:sz="0" w:space="0" w:color="auto"/>
                    <w:right w:val="none" w:sz="0" w:space="0" w:color="auto"/>
                  </w:divBdr>
                </w:div>
                <w:div w:id="1168444487">
                  <w:marLeft w:val="640"/>
                  <w:marRight w:val="0"/>
                  <w:marTop w:val="0"/>
                  <w:marBottom w:val="0"/>
                  <w:divBdr>
                    <w:top w:val="none" w:sz="0" w:space="0" w:color="auto"/>
                    <w:left w:val="none" w:sz="0" w:space="0" w:color="auto"/>
                    <w:bottom w:val="none" w:sz="0" w:space="0" w:color="auto"/>
                    <w:right w:val="none" w:sz="0" w:space="0" w:color="auto"/>
                  </w:divBdr>
                </w:div>
                <w:div w:id="1206217912">
                  <w:marLeft w:val="640"/>
                  <w:marRight w:val="0"/>
                  <w:marTop w:val="0"/>
                  <w:marBottom w:val="0"/>
                  <w:divBdr>
                    <w:top w:val="none" w:sz="0" w:space="0" w:color="auto"/>
                    <w:left w:val="none" w:sz="0" w:space="0" w:color="auto"/>
                    <w:bottom w:val="none" w:sz="0" w:space="0" w:color="auto"/>
                    <w:right w:val="none" w:sz="0" w:space="0" w:color="auto"/>
                  </w:divBdr>
                </w:div>
                <w:div w:id="1240947235">
                  <w:marLeft w:val="640"/>
                  <w:marRight w:val="0"/>
                  <w:marTop w:val="0"/>
                  <w:marBottom w:val="0"/>
                  <w:divBdr>
                    <w:top w:val="none" w:sz="0" w:space="0" w:color="auto"/>
                    <w:left w:val="none" w:sz="0" w:space="0" w:color="auto"/>
                    <w:bottom w:val="none" w:sz="0" w:space="0" w:color="auto"/>
                    <w:right w:val="none" w:sz="0" w:space="0" w:color="auto"/>
                  </w:divBdr>
                </w:div>
                <w:div w:id="1250232178">
                  <w:marLeft w:val="640"/>
                  <w:marRight w:val="0"/>
                  <w:marTop w:val="0"/>
                  <w:marBottom w:val="0"/>
                  <w:divBdr>
                    <w:top w:val="none" w:sz="0" w:space="0" w:color="auto"/>
                    <w:left w:val="none" w:sz="0" w:space="0" w:color="auto"/>
                    <w:bottom w:val="none" w:sz="0" w:space="0" w:color="auto"/>
                    <w:right w:val="none" w:sz="0" w:space="0" w:color="auto"/>
                  </w:divBdr>
                </w:div>
                <w:div w:id="1256207483">
                  <w:marLeft w:val="640"/>
                  <w:marRight w:val="0"/>
                  <w:marTop w:val="0"/>
                  <w:marBottom w:val="0"/>
                  <w:divBdr>
                    <w:top w:val="none" w:sz="0" w:space="0" w:color="auto"/>
                    <w:left w:val="none" w:sz="0" w:space="0" w:color="auto"/>
                    <w:bottom w:val="none" w:sz="0" w:space="0" w:color="auto"/>
                    <w:right w:val="none" w:sz="0" w:space="0" w:color="auto"/>
                  </w:divBdr>
                </w:div>
                <w:div w:id="1301376207">
                  <w:marLeft w:val="640"/>
                  <w:marRight w:val="0"/>
                  <w:marTop w:val="0"/>
                  <w:marBottom w:val="0"/>
                  <w:divBdr>
                    <w:top w:val="none" w:sz="0" w:space="0" w:color="auto"/>
                    <w:left w:val="none" w:sz="0" w:space="0" w:color="auto"/>
                    <w:bottom w:val="none" w:sz="0" w:space="0" w:color="auto"/>
                    <w:right w:val="none" w:sz="0" w:space="0" w:color="auto"/>
                  </w:divBdr>
                </w:div>
                <w:div w:id="1330911914">
                  <w:marLeft w:val="640"/>
                  <w:marRight w:val="0"/>
                  <w:marTop w:val="0"/>
                  <w:marBottom w:val="0"/>
                  <w:divBdr>
                    <w:top w:val="none" w:sz="0" w:space="0" w:color="auto"/>
                    <w:left w:val="none" w:sz="0" w:space="0" w:color="auto"/>
                    <w:bottom w:val="none" w:sz="0" w:space="0" w:color="auto"/>
                    <w:right w:val="none" w:sz="0" w:space="0" w:color="auto"/>
                  </w:divBdr>
                </w:div>
                <w:div w:id="1335109896">
                  <w:marLeft w:val="640"/>
                  <w:marRight w:val="0"/>
                  <w:marTop w:val="0"/>
                  <w:marBottom w:val="0"/>
                  <w:divBdr>
                    <w:top w:val="none" w:sz="0" w:space="0" w:color="auto"/>
                    <w:left w:val="none" w:sz="0" w:space="0" w:color="auto"/>
                    <w:bottom w:val="none" w:sz="0" w:space="0" w:color="auto"/>
                    <w:right w:val="none" w:sz="0" w:space="0" w:color="auto"/>
                  </w:divBdr>
                </w:div>
                <w:div w:id="1366324319">
                  <w:marLeft w:val="640"/>
                  <w:marRight w:val="0"/>
                  <w:marTop w:val="0"/>
                  <w:marBottom w:val="0"/>
                  <w:divBdr>
                    <w:top w:val="none" w:sz="0" w:space="0" w:color="auto"/>
                    <w:left w:val="none" w:sz="0" w:space="0" w:color="auto"/>
                    <w:bottom w:val="none" w:sz="0" w:space="0" w:color="auto"/>
                    <w:right w:val="none" w:sz="0" w:space="0" w:color="auto"/>
                  </w:divBdr>
                </w:div>
                <w:div w:id="1380284371">
                  <w:marLeft w:val="640"/>
                  <w:marRight w:val="0"/>
                  <w:marTop w:val="0"/>
                  <w:marBottom w:val="0"/>
                  <w:divBdr>
                    <w:top w:val="none" w:sz="0" w:space="0" w:color="auto"/>
                    <w:left w:val="none" w:sz="0" w:space="0" w:color="auto"/>
                    <w:bottom w:val="none" w:sz="0" w:space="0" w:color="auto"/>
                    <w:right w:val="none" w:sz="0" w:space="0" w:color="auto"/>
                  </w:divBdr>
                </w:div>
                <w:div w:id="1385451527">
                  <w:marLeft w:val="640"/>
                  <w:marRight w:val="0"/>
                  <w:marTop w:val="0"/>
                  <w:marBottom w:val="0"/>
                  <w:divBdr>
                    <w:top w:val="none" w:sz="0" w:space="0" w:color="auto"/>
                    <w:left w:val="none" w:sz="0" w:space="0" w:color="auto"/>
                    <w:bottom w:val="none" w:sz="0" w:space="0" w:color="auto"/>
                    <w:right w:val="none" w:sz="0" w:space="0" w:color="auto"/>
                  </w:divBdr>
                </w:div>
                <w:div w:id="1403866691">
                  <w:marLeft w:val="640"/>
                  <w:marRight w:val="0"/>
                  <w:marTop w:val="0"/>
                  <w:marBottom w:val="0"/>
                  <w:divBdr>
                    <w:top w:val="none" w:sz="0" w:space="0" w:color="auto"/>
                    <w:left w:val="none" w:sz="0" w:space="0" w:color="auto"/>
                    <w:bottom w:val="none" w:sz="0" w:space="0" w:color="auto"/>
                    <w:right w:val="none" w:sz="0" w:space="0" w:color="auto"/>
                  </w:divBdr>
                </w:div>
                <w:div w:id="1409229200">
                  <w:marLeft w:val="640"/>
                  <w:marRight w:val="0"/>
                  <w:marTop w:val="0"/>
                  <w:marBottom w:val="0"/>
                  <w:divBdr>
                    <w:top w:val="none" w:sz="0" w:space="0" w:color="auto"/>
                    <w:left w:val="none" w:sz="0" w:space="0" w:color="auto"/>
                    <w:bottom w:val="none" w:sz="0" w:space="0" w:color="auto"/>
                    <w:right w:val="none" w:sz="0" w:space="0" w:color="auto"/>
                  </w:divBdr>
                </w:div>
                <w:div w:id="1423181954">
                  <w:marLeft w:val="640"/>
                  <w:marRight w:val="0"/>
                  <w:marTop w:val="0"/>
                  <w:marBottom w:val="0"/>
                  <w:divBdr>
                    <w:top w:val="none" w:sz="0" w:space="0" w:color="auto"/>
                    <w:left w:val="none" w:sz="0" w:space="0" w:color="auto"/>
                    <w:bottom w:val="none" w:sz="0" w:space="0" w:color="auto"/>
                    <w:right w:val="none" w:sz="0" w:space="0" w:color="auto"/>
                  </w:divBdr>
                </w:div>
                <w:div w:id="1493763003">
                  <w:marLeft w:val="640"/>
                  <w:marRight w:val="0"/>
                  <w:marTop w:val="0"/>
                  <w:marBottom w:val="0"/>
                  <w:divBdr>
                    <w:top w:val="none" w:sz="0" w:space="0" w:color="auto"/>
                    <w:left w:val="none" w:sz="0" w:space="0" w:color="auto"/>
                    <w:bottom w:val="none" w:sz="0" w:space="0" w:color="auto"/>
                    <w:right w:val="none" w:sz="0" w:space="0" w:color="auto"/>
                  </w:divBdr>
                </w:div>
                <w:div w:id="1496073164">
                  <w:marLeft w:val="640"/>
                  <w:marRight w:val="0"/>
                  <w:marTop w:val="0"/>
                  <w:marBottom w:val="0"/>
                  <w:divBdr>
                    <w:top w:val="none" w:sz="0" w:space="0" w:color="auto"/>
                    <w:left w:val="none" w:sz="0" w:space="0" w:color="auto"/>
                    <w:bottom w:val="none" w:sz="0" w:space="0" w:color="auto"/>
                    <w:right w:val="none" w:sz="0" w:space="0" w:color="auto"/>
                  </w:divBdr>
                </w:div>
                <w:div w:id="1591504911">
                  <w:marLeft w:val="640"/>
                  <w:marRight w:val="0"/>
                  <w:marTop w:val="0"/>
                  <w:marBottom w:val="0"/>
                  <w:divBdr>
                    <w:top w:val="none" w:sz="0" w:space="0" w:color="auto"/>
                    <w:left w:val="none" w:sz="0" w:space="0" w:color="auto"/>
                    <w:bottom w:val="none" w:sz="0" w:space="0" w:color="auto"/>
                    <w:right w:val="none" w:sz="0" w:space="0" w:color="auto"/>
                  </w:divBdr>
                </w:div>
                <w:div w:id="1636064024">
                  <w:marLeft w:val="640"/>
                  <w:marRight w:val="0"/>
                  <w:marTop w:val="0"/>
                  <w:marBottom w:val="0"/>
                  <w:divBdr>
                    <w:top w:val="none" w:sz="0" w:space="0" w:color="auto"/>
                    <w:left w:val="none" w:sz="0" w:space="0" w:color="auto"/>
                    <w:bottom w:val="none" w:sz="0" w:space="0" w:color="auto"/>
                    <w:right w:val="none" w:sz="0" w:space="0" w:color="auto"/>
                  </w:divBdr>
                </w:div>
                <w:div w:id="1671566032">
                  <w:marLeft w:val="640"/>
                  <w:marRight w:val="0"/>
                  <w:marTop w:val="0"/>
                  <w:marBottom w:val="0"/>
                  <w:divBdr>
                    <w:top w:val="none" w:sz="0" w:space="0" w:color="auto"/>
                    <w:left w:val="none" w:sz="0" w:space="0" w:color="auto"/>
                    <w:bottom w:val="none" w:sz="0" w:space="0" w:color="auto"/>
                    <w:right w:val="none" w:sz="0" w:space="0" w:color="auto"/>
                  </w:divBdr>
                </w:div>
                <w:div w:id="1698309189">
                  <w:marLeft w:val="640"/>
                  <w:marRight w:val="0"/>
                  <w:marTop w:val="0"/>
                  <w:marBottom w:val="0"/>
                  <w:divBdr>
                    <w:top w:val="none" w:sz="0" w:space="0" w:color="auto"/>
                    <w:left w:val="none" w:sz="0" w:space="0" w:color="auto"/>
                    <w:bottom w:val="none" w:sz="0" w:space="0" w:color="auto"/>
                    <w:right w:val="none" w:sz="0" w:space="0" w:color="auto"/>
                  </w:divBdr>
                </w:div>
                <w:div w:id="1744526950">
                  <w:marLeft w:val="640"/>
                  <w:marRight w:val="0"/>
                  <w:marTop w:val="0"/>
                  <w:marBottom w:val="0"/>
                  <w:divBdr>
                    <w:top w:val="none" w:sz="0" w:space="0" w:color="auto"/>
                    <w:left w:val="none" w:sz="0" w:space="0" w:color="auto"/>
                    <w:bottom w:val="none" w:sz="0" w:space="0" w:color="auto"/>
                    <w:right w:val="none" w:sz="0" w:space="0" w:color="auto"/>
                  </w:divBdr>
                </w:div>
                <w:div w:id="1759210284">
                  <w:marLeft w:val="640"/>
                  <w:marRight w:val="0"/>
                  <w:marTop w:val="0"/>
                  <w:marBottom w:val="0"/>
                  <w:divBdr>
                    <w:top w:val="none" w:sz="0" w:space="0" w:color="auto"/>
                    <w:left w:val="none" w:sz="0" w:space="0" w:color="auto"/>
                    <w:bottom w:val="none" w:sz="0" w:space="0" w:color="auto"/>
                    <w:right w:val="none" w:sz="0" w:space="0" w:color="auto"/>
                  </w:divBdr>
                </w:div>
                <w:div w:id="1764565001">
                  <w:marLeft w:val="640"/>
                  <w:marRight w:val="0"/>
                  <w:marTop w:val="0"/>
                  <w:marBottom w:val="0"/>
                  <w:divBdr>
                    <w:top w:val="none" w:sz="0" w:space="0" w:color="auto"/>
                    <w:left w:val="none" w:sz="0" w:space="0" w:color="auto"/>
                    <w:bottom w:val="none" w:sz="0" w:space="0" w:color="auto"/>
                    <w:right w:val="none" w:sz="0" w:space="0" w:color="auto"/>
                  </w:divBdr>
                </w:div>
                <w:div w:id="1765032032">
                  <w:marLeft w:val="640"/>
                  <w:marRight w:val="0"/>
                  <w:marTop w:val="0"/>
                  <w:marBottom w:val="0"/>
                  <w:divBdr>
                    <w:top w:val="none" w:sz="0" w:space="0" w:color="auto"/>
                    <w:left w:val="none" w:sz="0" w:space="0" w:color="auto"/>
                    <w:bottom w:val="none" w:sz="0" w:space="0" w:color="auto"/>
                    <w:right w:val="none" w:sz="0" w:space="0" w:color="auto"/>
                  </w:divBdr>
                </w:div>
                <w:div w:id="1770545633">
                  <w:marLeft w:val="640"/>
                  <w:marRight w:val="0"/>
                  <w:marTop w:val="0"/>
                  <w:marBottom w:val="0"/>
                  <w:divBdr>
                    <w:top w:val="none" w:sz="0" w:space="0" w:color="auto"/>
                    <w:left w:val="none" w:sz="0" w:space="0" w:color="auto"/>
                    <w:bottom w:val="none" w:sz="0" w:space="0" w:color="auto"/>
                    <w:right w:val="none" w:sz="0" w:space="0" w:color="auto"/>
                  </w:divBdr>
                </w:div>
                <w:div w:id="1794666480">
                  <w:marLeft w:val="640"/>
                  <w:marRight w:val="0"/>
                  <w:marTop w:val="0"/>
                  <w:marBottom w:val="0"/>
                  <w:divBdr>
                    <w:top w:val="none" w:sz="0" w:space="0" w:color="auto"/>
                    <w:left w:val="none" w:sz="0" w:space="0" w:color="auto"/>
                    <w:bottom w:val="none" w:sz="0" w:space="0" w:color="auto"/>
                    <w:right w:val="none" w:sz="0" w:space="0" w:color="auto"/>
                  </w:divBdr>
                </w:div>
                <w:div w:id="1805002083">
                  <w:marLeft w:val="640"/>
                  <w:marRight w:val="0"/>
                  <w:marTop w:val="0"/>
                  <w:marBottom w:val="0"/>
                  <w:divBdr>
                    <w:top w:val="none" w:sz="0" w:space="0" w:color="auto"/>
                    <w:left w:val="none" w:sz="0" w:space="0" w:color="auto"/>
                    <w:bottom w:val="none" w:sz="0" w:space="0" w:color="auto"/>
                    <w:right w:val="none" w:sz="0" w:space="0" w:color="auto"/>
                  </w:divBdr>
                </w:div>
                <w:div w:id="1854026663">
                  <w:marLeft w:val="640"/>
                  <w:marRight w:val="0"/>
                  <w:marTop w:val="0"/>
                  <w:marBottom w:val="0"/>
                  <w:divBdr>
                    <w:top w:val="none" w:sz="0" w:space="0" w:color="auto"/>
                    <w:left w:val="none" w:sz="0" w:space="0" w:color="auto"/>
                    <w:bottom w:val="none" w:sz="0" w:space="0" w:color="auto"/>
                    <w:right w:val="none" w:sz="0" w:space="0" w:color="auto"/>
                  </w:divBdr>
                </w:div>
                <w:div w:id="1905870091">
                  <w:marLeft w:val="640"/>
                  <w:marRight w:val="0"/>
                  <w:marTop w:val="0"/>
                  <w:marBottom w:val="0"/>
                  <w:divBdr>
                    <w:top w:val="none" w:sz="0" w:space="0" w:color="auto"/>
                    <w:left w:val="none" w:sz="0" w:space="0" w:color="auto"/>
                    <w:bottom w:val="none" w:sz="0" w:space="0" w:color="auto"/>
                    <w:right w:val="none" w:sz="0" w:space="0" w:color="auto"/>
                  </w:divBdr>
                </w:div>
                <w:div w:id="1954359528">
                  <w:marLeft w:val="640"/>
                  <w:marRight w:val="0"/>
                  <w:marTop w:val="0"/>
                  <w:marBottom w:val="0"/>
                  <w:divBdr>
                    <w:top w:val="none" w:sz="0" w:space="0" w:color="auto"/>
                    <w:left w:val="none" w:sz="0" w:space="0" w:color="auto"/>
                    <w:bottom w:val="none" w:sz="0" w:space="0" w:color="auto"/>
                    <w:right w:val="none" w:sz="0" w:space="0" w:color="auto"/>
                  </w:divBdr>
                </w:div>
                <w:div w:id="1959019583">
                  <w:marLeft w:val="640"/>
                  <w:marRight w:val="0"/>
                  <w:marTop w:val="0"/>
                  <w:marBottom w:val="0"/>
                  <w:divBdr>
                    <w:top w:val="none" w:sz="0" w:space="0" w:color="auto"/>
                    <w:left w:val="none" w:sz="0" w:space="0" w:color="auto"/>
                    <w:bottom w:val="none" w:sz="0" w:space="0" w:color="auto"/>
                    <w:right w:val="none" w:sz="0" w:space="0" w:color="auto"/>
                  </w:divBdr>
                </w:div>
                <w:div w:id="1982345826">
                  <w:marLeft w:val="640"/>
                  <w:marRight w:val="0"/>
                  <w:marTop w:val="0"/>
                  <w:marBottom w:val="0"/>
                  <w:divBdr>
                    <w:top w:val="none" w:sz="0" w:space="0" w:color="auto"/>
                    <w:left w:val="none" w:sz="0" w:space="0" w:color="auto"/>
                    <w:bottom w:val="none" w:sz="0" w:space="0" w:color="auto"/>
                    <w:right w:val="none" w:sz="0" w:space="0" w:color="auto"/>
                  </w:divBdr>
                </w:div>
                <w:div w:id="2018732650">
                  <w:marLeft w:val="640"/>
                  <w:marRight w:val="0"/>
                  <w:marTop w:val="0"/>
                  <w:marBottom w:val="0"/>
                  <w:divBdr>
                    <w:top w:val="none" w:sz="0" w:space="0" w:color="auto"/>
                    <w:left w:val="none" w:sz="0" w:space="0" w:color="auto"/>
                    <w:bottom w:val="none" w:sz="0" w:space="0" w:color="auto"/>
                    <w:right w:val="none" w:sz="0" w:space="0" w:color="auto"/>
                  </w:divBdr>
                </w:div>
                <w:div w:id="2021616123">
                  <w:marLeft w:val="640"/>
                  <w:marRight w:val="0"/>
                  <w:marTop w:val="0"/>
                  <w:marBottom w:val="0"/>
                  <w:divBdr>
                    <w:top w:val="none" w:sz="0" w:space="0" w:color="auto"/>
                    <w:left w:val="none" w:sz="0" w:space="0" w:color="auto"/>
                    <w:bottom w:val="none" w:sz="0" w:space="0" w:color="auto"/>
                    <w:right w:val="none" w:sz="0" w:space="0" w:color="auto"/>
                  </w:divBdr>
                </w:div>
                <w:div w:id="2096973498">
                  <w:marLeft w:val="640"/>
                  <w:marRight w:val="0"/>
                  <w:marTop w:val="0"/>
                  <w:marBottom w:val="0"/>
                  <w:divBdr>
                    <w:top w:val="none" w:sz="0" w:space="0" w:color="auto"/>
                    <w:left w:val="none" w:sz="0" w:space="0" w:color="auto"/>
                    <w:bottom w:val="none" w:sz="0" w:space="0" w:color="auto"/>
                    <w:right w:val="none" w:sz="0" w:space="0" w:color="auto"/>
                  </w:divBdr>
                </w:div>
                <w:div w:id="2098019004">
                  <w:marLeft w:val="640"/>
                  <w:marRight w:val="0"/>
                  <w:marTop w:val="0"/>
                  <w:marBottom w:val="0"/>
                  <w:divBdr>
                    <w:top w:val="none" w:sz="0" w:space="0" w:color="auto"/>
                    <w:left w:val="none" w:sz="0" w:space="0" w:color="auto"/>
                    <w:bottom w:val="none" w:sz="0" w:space="0" w:color="auto"/>
                    <w:right w:val="none" w:sz="0" w:space="0" w:color="auto"/>
                  </w:divBdr>
                </w:div>
                <w:div w:id="2123301319">
                  <w:marLeft w:val="640"/>
                  <w:marRight w:val="0"/>
                  <w:marTop w:val="0"/>
                  <w:marBottom w:val="0"/>
                  <w:divBdr>
                    <w:top w:val="none" w:sz="0" w:space="0" w:color="auto"/>
                    <w:left w:val="none" w:sz="0" w:space="0" w:color="auto"/>
                    <w:bottom w:val="none" w:sz="0" w:space="0" w:color="auto"/>
                    <w:right w:val="none" w:sz="0" w:space="0" w:color="auto"/>
                  </w:divBdr>
                </w:div>
                <w:div w:id="2136946136">
                  <w:marLeft w:val="640"/>
                  <w:marRight w:val="0"/>
                  <w:marTop w:val="0"/>
                  <w:marBottom w:val="0"/>
                  <w:divBdr>
                    <w:top w:val="none" w:sz="0" w:space="0" w:color="auto"/>
                    <w:left w:val="none" w:sz="0" w:space="0" w:color="auto"/>
                    <w:bottom w:val="none" w:sz="0" w:space="0" w:color="auto"/>
                    <w:right w:val="none" w:sz="0" w:space="0" w:color="auto"/>
                  </w:divBdr>
                </w:div>
              </w:divsChild>
            </w:div>
            <w:div w:id="1126237428">
              <w:marLeft w:val="0"/>
              <w:marRight w:val="0"/>
              <w:marTop w:val="0"/>
              <w:marBottom w:val="0"/>
              <w:divBdr>
                <w:top w:val="none" w:sz="0" w:space="0" w:color="auto"/>
                <w:left w:val="none" w:sz="0" w:space="0" w:color="auto"/>
                <w:bottom w:val="none" w:sz="0" w:space="0" w:color="auto"/>
                <w:right w:val="none" w:sz="0" w:space="0" w:color="auto"/>
              </w:divBdr>
              <w:divsChild>
                <w:div w:id="546194">
                  <w:marLeft w:val="640"/>
                  <w:marRight w:val="0"/>
                  <w:marTop w:val="0"/>
                  <w:marBottom w:val="0"/>
                  <w:divBdr>
                    <w:top w:val="none" w:sz="0" w:space="0" w:color="auto"/>
                    <w:left w:val="none" w:sz="0" w:space="0" w:color="auto"/>
                    <w:bottom w:val="none" w:sz="0" w:space="0" w:color="auto"/>
                    <w:right w:val="none" w:sz="0" w:space="0" w:color="auto"/>
                  </w:divBdr>
                </w:div>
                <w:div w:id="5256235">
                  <w:marLeft w:val="640"/>
                  <w:marRight w:val="0"/>
                  <w:marTop w:val="0"/>
                  <w:marBottom w:val="0"/>
                  <w:divBdr>
                    <w:top w:val="none" w:sz="0" w:space="0" w:color="auto"/>
                    <w:left w:val="none" w:sz="0" w:space="0" w:color="auto"/>
                    <w:bottom w:val="none" w:sz="0" w:space="0" w:color="auto"/>
                    <w:right w:val="none" w:sz="0" w:space="0" w:color="auto"/>
                  </w:divBdr>
                </w:div>
                <w:div w:id="26608713">
                  <w:marLeft w:val="640"/>
                  <w:marRight w:val="0"/>
                  <w:marTop w:val="0"/>
                  <w:marBottom w:val="0"/>
                  <w:divBdr>
                    <w:top w:val="none" w:sz="0" w:space="0" w:color="auto"/>
                    <w:left w:val="none" w:sz="0" w:space="0" w:color="auto"/>
                    <w:bottom w:val="none" w:sz="0" w:space="0" w:color="auto"/>
                    <w:right w:val="none" w:sz="0" w:space="0" w:color="auto"/>
                  </w:divBdr>
                </w:div>
                <w:div w:id="35662716">
                  <w:marLeft w:val="640"/>
                  <w:marRight w:val="0"/>
                  <w:marTop w:val="0"/>
                  <w:marBottom w:val="0"/>
                  <w:divBdr>
                    <w:top w:val="none" w:sz="0" w:space="0" w:color="auto"/>
                    <w:left w:val="none" w:sz="0" w:space="0" w:color="auto"/>
                    <w:bottom w:val="none" w:sz="0" w:space="0" w:color="auto"/>
                    <w:right w:val="none" w:sz="0" w:space="0" w:color="auto"/>
                  </w:divBdr>
                </w:div>
                <w:div w:id="59717562">
                  <w:marLeft w:val="640"/>
                  <w:marRight w:val="0"/>
                  <w:marTop w:val="0"/>
                  <w:marBottom w:val="0"/>
                  <w:divBdr>
                    <w:top w:val="none" w:sz="0" w:space="0" w:color="auto"/>
                    <w:left w:val="none" w:sz="0" w:space="0" w:color="auto"/>
                    <w:bottom w:val="none" w:sz="0" w:space="0" w:color="auto"/>
                    <w:right w:val="none" w:sz="0" w:space="0" w:color="auto"/>
                  </w:divBdr>
                </w:div>
                <w:div w:id="95905068">
                  <w:marLeft w:val="640"/>
                  <w:marRight w:val="0"/>
                  <w:marTop w:val="0"/>
                  <w:marBottom w:val="0"/>
                  <w:divBdr>
                    <w:top w:val="none" w:sz="0" w:space="0" w:color="auto"/>
                    <w:left w:val="none" w:sz="0" w:space="0" w:color="auto"/>
                    <w:bottom w:val="none" w:sz="0" w:space="0" w:color="auto"/>
                    <w:right w:val="none" w:sz="0" w:space="0" w:color="auto"/>
                  </w:divBdr>
                </w:div>
                <w:div w:id="141435468">
                  <w:marLeft w:val="640"/>
                  <w:marRight w:val="0"/>
                  <w:marTop w:val="0"/>
                  <w:marBottom w:val="0"/>
                  <w:divBdr>
                    <w:top w:val="none" w:sz="0" w:space="0" w:color="auto"/>
                    <w:left w:val="none" w:sz="0" w:space="0" w:color="auto"/>
                    <w:bottom w:val="none" w:sz="0" w:space="0" w:color="auto"/>
                    <w:right w:val="none" w:sz="0" w:space="0" w:color="auto"/>
                  </w:divBdr>
                </w:div>
                <w:div w:id="254363961">
                  <w:marLeft w:val="640"/>
                  <w:marRight w:val="0"/>
                  <w:marTop w:val="0"/>
                  <w:marBottom w:val="0"/>
                  <w:divBdr>
                    <w:top w:val="none" w:sz="0" w:space="0" w:color="auto"/>
                    <w:left w:val="none" w:sz="0" w:space="0" w:color="auto"/>
                    <w:bottom w:val="none" w:sz="0" w:space="0" w:color="auto"/>
                    <w:right w:val="none" w:sz="0" w:space="0" w:color="auto"/>
                  </w:divBdr>
                </w:div>
                <w:div w:id="281695873">
                  <w:marLeft w:val="640"/>
                  <w:marRight w:val="0"/>
                  <w:marTop w:val="0"/>
                  <w:marBottom w:val="0"/>
                  <w:divBdr>
                    <w:top w:val="none" w:sz="0" w:space="0" w:color="auto"/>
                    <w:left w:val="none" w:sz="0" w:space="0" w:color="auto"/>
                    <w:bottom w:val="none" w:sz="0" w:space="0" w:color="auto"/>
                    <w:right w:val="none" w:sz="0" w:space="0" w:color="auto"/>
                  </w:divBdr>
                </w:div>
                <w:div w:id="294221020">
                  <w:marLeft w:val="640"/>
                  <w:marRight w:val="0"/>
                  <w:marTop w:val="0"/>
                  <w:marBottom w:val="0"/>
                  <w:divBdr>
                    <w:top w:val="none" w:sz="0" w:space="0" w:color="auto"/>
                    <w:left w:val="none" w:sz="0" w:space="0" w:color="auto"/>
                    <w:bottom w:val="none" w:sz="0" w:space="0" w:color="auto"/>
                    <w:right w:val="none" w:sz="0" w:space="0" w:color="auto"/>
                  </w:divBdr>
                </w:div>
                <w:div w:id="367141443">
                  <w:marLeft w:val="640"/>
                  <w:marRight w:val="0"/>
                  <w:marTop w:val="0"/>
                  <w:marBottom w:val="0"/>
                  <w:divBdr>
                    <w:top w:val="none" w:sz="0" w:space="0" w:color="auto"/>
                    <w:left w:val="none" w:sz="0" w:space="0" w:color="auto"/>
                    <w:bottom w:val="none" w:sz="0" w:space="0" w:color="auto"/>
                    <w:right w:val="none" w:sz="0" w:space="0" w:color="auto"/>
                  </w:divBdr>
                </w:div>
                <w:div w:id="384262620">
                  <w:marLeft w:val="640"/>
                  <w:marRight w:val="0"/>
                  <w:marTop w:val="0"/>
                  <w:marBottom w:val="0"/>
                  <w:divBdr>
                    <w:top w:val="none" w:sz="0" w:space="0" w:color="auto"/>
                    <w:left w:val="none" w:sz="0" w:space="0" w:color="auto"/>
                    <w:bottom w:val="none" w:sz="0" w:space="0" w:color="auto"/>
                    <w:right w:val="none" w:sz="0" w:space="0" w:color="auto"/>
                  </w:divBdr>
                </w:div>
                <w:div w:id="421604983">
                  <w:marLeft w:val="640"/>
                  <w:marRight w:val="0"/>
                  <w:marTop w:val="0"/>
                  <w:marBottom w:val="0"/>
                  <w:divBdr>
                    <w:top w:val="none" w:sz="0" w:space="0" w:color="auto"/>
                    <w:left w:val="none" w:sz="0" w:space="0" w:color="auto"/>
                    <w:bottom w:val="none" w:sz="0" w:space="0" w:color="auto"/>
                    <w:right w:val="none" w:sz="0" w:space="0" w:color="auto"/>
                  </w:divBdr>
                </w:div>
                <w:div w:id="453641611">
                  <w:marLeft w:val="640"/>
                  <w:marRight w:val="0"/>
                  <w:marTop w:val="0"/>
                  <w:marBottom w:val="0"/>
                  <w:divBdr>
                    <w:top w:val="none" w:sz="0" w:space="0" w:color="auto"/>
                    <w:left w:val="none" w:sz="0" w:space="0" w:color="auto"/>
                    <w:bottom w:val="none" w:sz="0" w:space="0" w:color="auto"/>
                    <w:right w:val="none" w:sz="0" w:space="0" w:color="auto"/>
                  </w:divBdr>
                </w:div>
                <w:div w:id="453713930">
                  <w:marLeft w:val="640"/>
                  <w:marRight w:val="0"/>
                  <w:marTop w:val="0"/>
                  <w:marBottom w:val="0"/>
                  <w:divBdr>
                    <w:top w:val="none" w:sz="0" w:space="0" w:color="auto"/>
                    <w:left w:val="none" w:sz="0" w:space="0" w:color="auto"/>
                    <w:bottom w:val="none" w:sz="0" w:space="0" w:color="auto"/>
                    <w:right w:val="none" w:sz="0" w:space="0" w:color="auto"/>
                  </w:divBdr>
                </w:div>
                <w:div w:id="529680897">
                  <w:marLeft w:val="640"/>
                  <w:marRight w:val="0"/>
                  <w:marTop w:val="0"/>
                  <w:marBottom w:val="0"/>
                  <w:divBdr>
                    <w:top w:val="none" w:sz="0" w:space="0" w:color="auto"/>
                    <w:left w:val="none" w:sz="0" w:space="0" w:color="auto"/>
                    <w:bottom w:val="none" w:sz="0" w:space="0" w:color="auto"/>
                    <w:right w:val="none" w:sz="0" w:space="0" w:color="auto"/>
                  </w:divBdr>
                </w:div>
                <w:div w:id="544022649">
                  <w:marLeft w:val="640"/>
                  <w:marRight w:val="0"/>
                  <w:marTop w:val="0"/>
                  <w:marBottom w:val="0"/>
                  <w:divBdr>
                    <w:top w:val="none" w:sz="0" w:space="0" w:color="auto"/>
                    <w:left w:val="none" w:sz="0" w:space="0" w:color="auto"/>
                    <w:bottom w:val="none" w:sz="0" w:space="0" w:color="auto"/>
                    <w:right w:val="none" w:sz="0" w:space="0" w:color="auto"/>
                  </w:divBdr>
                </w:div>
                <w:div w:id="578828115">
                  <w:marLeft w:val="640"/>
                  <w:marRight w:val="0"/>
                  <w:marTop w:val="0"/>
                  <w:marBottom w:val="0"/>
                  <w:divBdr>
                    <w:top w:val="none" w:sz="0" w:space="0" w:color="auto"/>
                    <w:left w:val="none" w:sz="0" w:space="0" w:color="auto"/>
                    <w:bottom w:val="none" w:sz="0" w:space="0" w:color="auto"/>
                    <w:right w:val="none" w:sz="0" w:space="0" w:color="auto"/>
                  </w:divBdr>
                </w:div>
                <w:div w:id="610891699">
                  <w:marLeft w:val="640"/>
                  <w:marRight w:val="0"/>
                  <w:marTop w:val="0"/>
                  <w:marBottom w:val="0"/>
                  <w:divBdr>
                    <w:top w:val="none" w:sz="0" w:space="0" w:color="auto"/>
                    <w:left w:val="none" w:sz="0" w:space="0" w:color="auto"/>
                    <w:bottom w:val="none" w:sz="0" w:space="0" w:color="auto"/>
                    <w:right w:val="none" w:sz="0" w:space="0" w:color="auto"/>
                  </w:divBdr>
                </w:div>
                <w:div w:id="666329930">
                  <w:marLeft w:val="640"/>
                  <w:marRight w:val="0"/>
                  <w:marTop w:val="0"/>
                  <w:marBottom w:val="0"/>
                  <w:divBdr>
                    <w:top w:val="none" w:sz="0" w:space="0" w:color="auto"/>
                    <w:left w:val="none" w:sz="0" w:space="0" w:color="auto"/>
                    <w:bottom w:val="none" w:sz="0" w:space="0" w:color="auto"/>
                    <w:right w:val="none" w:sz="0" w:space="0" w:color="auto"/>
                  </w:divBdr>
                </w:div>
                <w:div w:id="688337758">
                  <w:marLeft w:val="640"/>
                  <w:marRight w:val="0"/>
                  <w:marTop w:val="0"/>
                  <w:marBottom w:val="0"/>
                  <w:divBdr>
                    <w:top w:val="none" w:sz="0" w:space="0" w:color="auto"/>
                    <w:left w:val="none" w:sz="0" w:space="0" w:color="auto"/>
                    <w:bottom w:val="none" w:sz="0" w:space="0" w:color="auto"/>
                    <w:right w:val="none" w:sz="0" w:space="0" w:color="auto"/>
                  </w:divBdr>
                </w:div>
                <w:div w:id="696005553">
                  <w:marLeft w:val="640"/>
                  <w:marRight w:val="0"/>
                  <w:marTop w:val="0"/>
                  <w:marBottom w:val="0"/>
                  <w:divBdr>
                    <w:top w:val="none" w:sz="0" w:space="0" w:color="auto"/>
                    <w:left w:val="none" w:sz="0" w:space="0" w:color="auto"/>
                    <w:bottom w:val="none" w:sz="0" w:space="0" w:color="auto"/>
                    <w:right w:val="none" w:sz="0" w:space="0" w:color="auto"/>
                  </w:divBdr>
                </w:div>
                <w:div w:id="746805475">
                  <w:marLeft w:val="640"/>
                  <w:marRight w:val="0"/>
                  <w:marTop w:val="0"/>
                  <w:marBottom w:val="0"/>
                  <w:divBdr>
                    <w:top w:val="none" w:sz="0" w:space="0" w:color="auto"/>
                    <w:left w:val="none" w:sz="0" w:space="0" w:color="auto"/>
                    <w:bottom w:val="none" w:sz="0" w:space="0" w:color="auto"/>
                    <w:right w:val="none" w:sz="0" w:space="0" w:color="auto"/>
                  </w:divBdr>
                </w:div>
                <w:div w:id="756442808">
                  <w:marLeft w:val="640"/>
                  <w:marRight w:val="0"/>
                  <w:marTop w:val="0"/>
                  <w:marBottom w:val="0"/>
                  <w:divBdr>
                    <w:top w:val="none" w:sz="0" w:space="0" w:color="auto"/>
                    <w:left w:val="none" w:sz="0" w:space="0" w:color="auto"/>
                    <w:bottom w:val="none" w:sz="0" w:space="0" w:color="auto"/>
                    <w:right w:val="none" w:sz="0" w:space="0" w:color="auto"/>
                  </w:divBdr>
                </w:div>
                <w:div w:id="782379513">
                  <w:marLeft w:val="640"/>
                  <w:marRight w:val="0"/>
                  <w:marTop w:val="0"/>
                  <w:marBottom w:val="0"/>
                  <w:divBdr>
                    <w:top w:val="none" w:sz="0" w:space="0" w:color="auto"/>
                    <w:left w:val="none" w:sz="0" w:space="0" w:color="auto"/>
                    <w:bottom w:val="none" w:sz="0" w:space="0" w:color="auto"/>
                    <w:right w:val="none" w:sz="0" w:space="0" w:color="auto"/>
                  </w:divBdr>
                </w:div>
                <w:div w:id="810757883">
                  <w:marLeft w:val="640"/>
                  <w:marRight w:val="0"/>
                  <w:marTop w:val="0"/>
                  <w:marBottom w:val="0"/>
                  <w:divBdr>
                    <w:top w:val="none" w:sz="0" w:space="0" w:color="auto"/>
                    <w:left w:val="none" w:sz="0" w:space="0" w:color="auto"/>
                    <w:bottom w:val="none" w:sz="0" w:space="0" w:color="auto"/>
                    <w:right w:val="none" w:sz="0" w:space="0" w:color="auto"/>
                  </w:divBdr>
                </w:div>
                <w:div w:id="838085045">
                  <w:marLeft w:val="640"/>
                  <w:marRight w:val="0"/>
                  <w:marTop w:val="0"/>
                  <w:marBottom w:val="0"/>
                  <w:divBdr>
                    <w:top w:val="none" w:sz="0" w:space="0" w:color="auto"/>
                    <w:left w:val="none" w:sz="0" w:space="0" w:color="auto"/>
                    <w:bottom w:val="none" w:sz="0" w:space="0" w:color="auto"/>
                    <w:right w:val="none" w:sz="0" w:space="0" w:color="auto"/>
                  </w:divBdr>
                </w:div>
                <w:div w:id="846136762">
                  <w:marLeft w:val="640"/>
                  <w:marRight w:val="0"/>
                  <w:marTop w:val="0"/>
                  <w:marBottom w:val="0"/>
                  <w:divBdr>
                    <w:top w:val="none" w:sz="0" w:space="0" w:color="auto"/>
                    <w:left w:val="none" w:sz="0" w:space="0" w:color="auto"/>
                    <w:bottom w:val="none" w:sz="0" w:space="0" w:color="auto"/>
                    <w:right w:val="none" w:sz="0" w:space="0" w:color="auto"/>
                  </w:divBdr>
                </w:div>
                <w:div w:id="888612341">
                  <w:marLeft w:val="640"/>
                  <w:marRight w:val="0"/>
                  <w:marTop w:val="0"/>
                  <w:marBottom w:val="0"/>
                  <w:divBdr>
                    <w:top w:val="none" w:sz="0" w:space="0" w:color="auto"/>
                    <w:left w:val="none" w:sz="0" w:space="0" w:color="auto"/>
                    <w:bottom w:val="none" w:sz="0" w:space="0" w:color="auto"/>
                    <w:right w:val="none" w:sz="0" w:space="0" w:color="auto"/>
                  </w:divBdr>
                </w:div>
                <w:div w:id="946498879">
                  <w:marLeft w:val="640"/>
                  <w:marRight w:val="0"/>
                  <w:marTop w:val="0"/>
                  <w:marBottom w:val="0"/>
                  <w:divBdr>
                    <w:top w:val="none" w:sz="0" w:space="0" w:color="auto"/>
                    <w:left w:val="none" w:sz="0" w:space="0" w:color="auto"/>
                    <w:bottom w:val="none" w:sz="0" w:space="0" w:color="auto"/>
                    <w:right w:val="none" w:sz="0" w:space="0" w:color="auto"/>
                  </w:divBdr>
                </w:div>
                <w:div w:id="950546826">
                  <w:marLeft w:val="640"/>
                  <w:marRight w:val="0"/>
                  <w:marTop w:val="0"/>
                  <w:marBottom w:val="0"/>
                  <w:divBdr>
                    <w:top w:val="none" w:sz="0" w:space="0" w:color="auto"/>
                    <w:left w:val="none" w:sz="0" w:space="0" w:color="auto"/>
                    <w:bottom w:val="none" w:sz="0" w:space="0" w:color="auto"/>
                    <w:right w:val="none" w:sz="0" w:space="0" w:color="auto"/>
                  </w:divBdr>
                </w:div>
                <w:div w:id="993144208">
                  <w:marLeft w:val="640"/>
                  <w:marRight w:val="0"/>
                  <w:marTop w:val="0"/>
                  <w:marBottom w:val="0"/>
                  <w:divBdr>
                    <w:top w:val="none" w:sz="0" w:space="0" w:color="auto"/>
                    <w:left w:val="none" w:sz="0" w:space="0" w:color="auto"/>
                    <w:bottom w:val="none" w:sz="0" w:space="0" w:color="auto"/>
                    <w:right w:val="none" w:sz="0" w:space="0" w:color="auto"/>
                  </w:divBdr>
                </w:div>
                <w:div w:id="1007439888">
                  <w:marLeft w:val="640"/>
                  <w:marRight w:val="0"/>
                  <w:marTop w:val="0"/>
                  <w:marBottom w:val="0"/>
                  <w:divBdr>
                    <w:top w:val="none" w:sz="0" w:space="0" w:color="auto"/>
                    <w:left w:val="none" w:sz="0" w:space="0" w:color="auto"/>
                    <w:bottom w:val="none" w:sz="0" w:space="0" w:color="auto"/>
                    <w:right w:val="none" w:sz="0" w:space="0" w:color="auto"/>
                  </w:divBdr>
                </w:div>
                <w:div w:id="1012611505">
                  <w:marLeft w:val="640"/>
                  <w:marRight w:val="0"/>
                  <w:marTop w:val="0"/>
                  <w:marBottom w:val="0"/>
                  <w:divBdr>
                    <w:top w:val="none" w:sz="0" w:space="0" w:color="auto"/>
                    <w:left w:val="none" w:sz="0" w:space="0" w:color="auto"/>
                    <w:bottom w:val="none" w:sz="0" w:space="0" w:color="auto"/>
                    <w:right w:val="none" w:sz="0" w:space="0" w:color="auto"/>
                  </w:divBdr>
                </w:div>
                <w:div w:id="1054082534">
                  <w:marLeft w:val="640"/>
                  <w:marRight w:val="0"/>
                  <w:marTop w:val="0"/>
                  <w:marBottom w:val="0"/>
                  <w:divBdr>
                    <w:top w:val="none" w:sz="0" w:space="0" w:color="auto"/>
                    <w:left w:val="none" w:sz="0" w:space="0" w:color="auto"/>
                    <w:bottom w:val="none" w:sz="0" w:space="0" w:color="auto"/>
                    <w:right w:val="none" w:sz="0" w:space="0" w:color="auto"/>
                  </w:divBdr>
                </w:div>
                <w:div w:id="1085037267">
                  <w:marLeft w:val="640"/>
                  <w:marRight w:val="0"/>
                  <w:marTop w:val="0"/>
                  <w:marBottom w:val="0"/>
                  <w:divBdr>
                    <w:top w:val="none" w:sz="0" w:space="0" w:color="auto"/>
                    <w:left w:val="none" w:sz="0" w:space="0" w:color="auto"/>
                    <w:bottom w:val="none" w:sz="0" w:space="0" w:color="auto"/>
                    <w:right w:val="none" w:sz="0" w:space="0" w:color="auto"/>
                  </w:divBdr>
                </w:div>
                <w:div w:id="1154486852">
                  <w:marLeft w:val="640"/>
                  <w:marRight w:val="0"/>
                  <w:marTop w:val="0"/>
                  <w:marBottom w:val="0"/>
                  <w:divBdr>
                    <w:top w:val="none" w:sz="0" w:space="0" w:color="auto"/>
                    <w:left w:val="none" w:sz="0" w:space="0" w:color="auto"/>
                    <w:bottom w:val="none" w:sz="0" w:space="0" w:color="auto"/>
                    <w:right w:val="none" w:sz="0" w:space="0" w:color="auto"/>
                  </w:divBdr>
                </w:div>
                <w:div w:id="1185367230">
                  <w:marLeft w:val="640"/>
                  <w:marRight w:val="0"/>
                  <w:marTop w:val="0"/>
                  <w:marBottom w:val="0"/>
                  <w:divBdr>
                    <w:top w:val="none" w:sz="0" w:space="0" w:color="auto"/>
                    <w:left w:val="none" w:sz="0" w:space="0" w:color="auto"/>
                    <w:bottom w:val="none" w:sz="0" w:space="0" w:color="auto"/>
                    <w:right w:val="none" w:sz="0" w:space="0" w:color="auto"/>
                  </w:divBdr>
                </w:div>
                <w:div w:id="1197698999">
                  <w:marLeft w:val="640"/>
                  <w:marRight w:val="0"/>
                  <w:marTop w:val="0"/>
                  <w:marBottom w:val="0"/>
                  <w:divBdr>
                    <w:top w:val="none" w:sz="0" w:space="0" w:color="auto"/>
                    <w:left w:val="none" w:sz="0" w:space="0" w:color="auto"/>
                    <w:bottom w:val="none" w:sz="0" w:space="0" w:color="auto"/>
                    <w:right w:val="none" w:sz="0" w:space="0" w:color="auto"/>
                  </w:divBdr>
                </w:div>
                <w:div w:id="1223832177">
                  <w:marLeft w:val="640"/>
                  <w:marRight w:val="0"/>
                  <w:marTop w:val="0"/>
                  <w:marBottom w:val="0"/>
                  <w:divBdr>
                    <w:top w:val="none" w:sz="0" w:space="0" w:color="auto"/>
                    <w:left w:val="none" w:sz="0" w:space="0" w:color="auto"/>
                    <w:bottom w:val="none" w:sz="0" w:space="0" w:color="auto"/>
                    <w:right w:val="none" w:sz="0" w:space="0" w:color="auto"/>
                  </w:divBdr>
                </w:div>
                <w:div w:id="1251431954">
                  <w:marLeft w:val="640"/>
                  <w:marRight w:val="0"/>
                  <w:marTop w:val="0"/>
                  <w:marBottom w:val="0"/>
                  <w:divBdr>
                    <w:top w:val="none" w:sz="0" w:space="0" w:color="auto"/>
                    <w:left w:val="none" w:sz="0" w:space="0" w:color="auto"/>
                    <w:bottom w:val="none" w:sz="0" w:space="0" w:color="auto"/>
                    <w:right w:val="none" w:sz="0" w:space="0" w:color="auto"/>
                  </w:divBdr>
                </w:div>
                <w:div w:id="1254630111">
                  <w:marLeft w:val="640"/>
                  <w:marRight w:val="0"/>
                  <w:marTop w:val="0"/>
                  <w:marBottom w:val="0"/>
                  <w:divBdr>
                    <w:top w:val="none" w:sz="0" w:space="0" w:color="auto"/>
                    <w:left w:val="none" w:sz="0" w:space="0" w:color="auto"/>
                    <w:bottom w:val="none" w:sz="0" w:space="0" w:color="auto"/>
                    <w:right w:val="none" w:sz="0" w:space="0" w:color="auto"/>
                  </w:divBdr>
                </w:div>
                <w:div w:id="1277524303">
                  <w:marLeft w:val="640"/>
                  <w:marRight w:val="0"/>
                  <w:marTop w:val="0"/>
                  <w:marBottom w:val="0"/>
                  <w:divBdr>
                    <w:top w:val="none" w:sz="0" w:space="0" w:color="auto"/>
                    <w:left w:val="none" w:sz="0" w:space="0" w:color="auto"/>
                    <w:bottom w:val="none" w:sz="0" w:space="0" w:color="auto"/>
                    <w:right w:val="none" w:sz="0" w:space="0" w:color="auto"/>
                  </w:divBdr>
                </w:div>
                <w:div w:id="1351569318">
                  <w:marLeft w:val="640"/>
                  <w:marRight w:val="0"/>
                  <w:marTop w:val="0"/>
                  <w:marBottom w:val="0"/>
                  <w:divBdr>
                    <w:top w:val="none" w:sz="0" w:space="0" w:color="auto"/>
                    <w:left w:val="none" w:sz="0" w:space="0" w:color="auto"/>
                    <w:bottom w:val="none" w:sz="0" w:space="0" w:color="auto"/>
                    <w:right w:val="none" w:sz="0" w:space="0" w:color="auto"/>
                  </w:divBdr>
                </w:div>
                <w:div w:id="1377704441">
                  <w:marLeft w:val="640"/>
                  <w:marRight w:val="0"/>
                  <w:marTop w:val="0"/>
                  <w:marBottom w:val="0"/>
                  <w:divBdr>
                    <w:top w:val="none" w:sz="0" w:space="0" w:color="auto"/>
                    <w:left w:val="none" w:sz="0" w:space="0" w:color="auto"/>
                    <w:bottom w:val="none" w:sz="0" w:space="0" w:color="auto"/>
                    <w:right w:val="none" w:sz="0" w:space="0" w:color="auto"/>
                  </w:divBdr>
                </w:div>
                <w:div w:id="1382174222">
                  <w:marLeft w:val="640"/>
                  <w:marRight w:val="0"/>
                  <w:marTop w:val="0"/>
                  <w:marBottom w:val="0"/>
                  <w:divBdr>
                    <w:top w:val="none" w:sz="0" w:space="0" w:color="auto"/>
                    <w:left w:val="none" w:sz="0" w:space="0" w:color="auto"/>
                    <w:bottom w:val="none" w:sz="0" w:space="0" w:color="auto"/>
                    <w:right w:val="none" w:sz="0" w:space="0" w:color="auto"/>
                  </w:divBdr>
                </w:div>
                <w:div w:id="1391348985">
                  <w:marLeft w:val="640"/>
                  <w:marRight w:val="0"/>
                  <w:marTop w:val="0"/>
                  <w:marBottom w:val="0"/>
                  <w:divBdr>
                    <w:top w:val="none" w:sz="0" w:space="0" w:color="auto"/>
                    <w:left w:val="none" w:sz="0" w:space="0" w:color="auto"/>
                    <w:bottom w:val="none" w:sz="0" w:space="0" w:color="auto"/>
                    <w:right w:val="none" w:sz="0" w:space="0" w:color="auto"/>
                  </w:divBdr>
                </w:div>
                <w:div w:id="1410274798">
                  <w:marLeft w:val="640"/>
                  <w:marRight w:val="0"/>
                  <w:marTop w:val="0"/>
                  <w:marBottom w:val="0"/>
                  <w:divBdr>
                    <w:top w:val="none" w:sz="0" w:space="0" w:color="auto"/>
                    <w:left w:val="none" w:sz="0" w:space="0" w:color="auto"/>
                    <w:bottom w:val="none" w:sz="0" w:space="0" w:color="auto"/>
                    <w:right w:val="none" w:sz="0" w:space="0" w:color="auto"/>
                  </w:divBdr>
                </w:div>
                <w:div w:id="1432166567">
                  <w:marLeft w:val="640"/>
                  <w:marRight w:val="0"/>
                  <w:marTop w:val="0"/>
                  <w:marBottom w:val="0"/>
                  <w:divBdr>
                    <w:top w:val="none" w:sz="0" w:space="0" w:color="auto"/>
                    <w:left w:val="none" w:sz="0" w:space="0" w:color="auto"/>
                    <w:bottom w:val="none" w:sz="0" w:space="0" w:color="auto"/>
                    <w:right w:val="none" w:sz="0" w:space="0" w:color="auto"/>
                  </w:divBdr>
                </w:div>
                <w:div w:id="1481732574">
                  <w:marLeft w:val="640"/>
                  <w:marRight w:val="0"/>
                  <w:marTop w:val="0"/>
                  <w:marBottom w:val="0"/>
                  <w:divBdr>
                    <w:top w:val="none" w:sz="0" w:space="0" w:color="auto"/>
                    <w:left w:val="none" w:sz="0" w:space="0" w:color="auto"/>
                    <w:bottom w:val="none" w:sz="0" w:space="0" w:color="auto"/>
                    <w:right w:val="none" w:sz="0" w:space="0" w:color="auto"/>
                  </w:divBdr>
                </w:div>
                <w:div w:id="1514875937">
                  <w:marLeft w:val="640"/>
                  <w:marRight w:val="0"/>
                  <w:marTop w:val="0"/>
                  <w:marBottom w:val="0"/>
                  <w:divBdr>
                    <w:top w:val="none" w:sz="0" w:space="0" w:color="auto"/>
                    <w:left w:val="none" w:sz="0" w:space="0" w:color="auto"/>
                    <w:bottom w:val="none" w:sz="0" w:space="0" w:color="auto"/>
                    <w:right w:val="none" w:sz="0" w:space="0" w:color="auto"/>
                  </w:divBdr>
                </w:div>
                <w:div w:id="1531920359">
                  <w:marLeft w:val="640"/>
                  <w:marRight w:val="0"/>
                  <w:marTop w:val="0"/>
                  <w:marBottom w:val="0"/>
                  <w:divBdr>
                    <w:top w:val="none" w:sz="0" w:space="0" w:color="auto"/>
                    <w:left w:val="none" w:sz="0" w:space="0" w:color="auto"/>
                    <w:bottom w:val="none" w:sz="0" w:space="0" w:color="auto"/>
                    <w:right w:val="none" w:sz="0" w:space="0" w:color="auto"/>
                  </w:divBdr>
                </w:div>
                <w:div w:id="1629820837">
                  <w:marLeft w:val="640"/>
                  <w:marRight w:val="0"/>
                  <w:marTop w:val="0"/>
                  <w:marBottom w:val="0"/>
                  <w:divBdr>
                    <w:top w:val="none" w:sz="0" w:space="0" w:color="auto"/>
                    <w:left w:val="none" w:sz="0" w:space="0" w:color="auto"/>
                    <w:bottom w:val="none" w:sz="0" w:space="0" w:color="auto"/>
                    <w:right w:val="none" w:sz="0" w:space="0" w:color="auto"/>
                  </w:divBdr>
                </w:div>
                <w:div w:id="1647466526">
                  <w:marLeft w:val="640"/>
                  <w:marRight w:val="0"/>
                  <w:marTop w:val="0"/>
                  <w:marBottom w:val="0"/>
                  <w:divBdr>
                    <w:top w:val="none" w:sz="0" w:space="0" w:color="auto"/>
                    <w:left w:val="none" w:sz="0" w:space="0" w:color="auto"/>
                    <w:bottom w:val="none" w:sz="0" w:space="0" w:color="auto"/>
                    <w:right w:val="none" w:sz="0" w:space="0" w:color="auto"/>
                  </w:divBdr>
                </w:div>
                <w:div w:id="1656832265">
                  <w:marLeft w:val="640"/>
                  <w:marRight w:val="0"/>
                  <w:marTop w:val="0"/>
                  <w:marBottom w:val="0"/>
                  <w:divBdr>
                    <w:top w:val="none" w:sz="0" w:space="0" w:color="auto"/>
                    <w:left w:val="none" w:sz="0" w:space="0" w:color="auto"/>
                    <w:bottom w:val="none" w:sz="0" w:space="0" w:color="auto"/>
                    <w:right w:val="none" w:sz="0" w:space="0" w:color="auto"/>
                  </w:divBdr>
                </w:div>
                <w:div w:id="1698774933">
                  <w:marLeft w:val="640"/>
                  <w:marRight w:val="0"/>
                  <w:marTop w:val="0"/>
                  <w:marBottom w:val="0"/>
                  <w:divBdr>
                    <w:top w:val="none" w:sz="0" w:space="0" w:color="auto"/>
                    <w:left w:val="none" w:sz="0" w:space="0" w:color="auto"/>
                    <w:bottom w:val="none" w:sz="0" w:space="0" w:color="auto"/>
                    <w:right w:val="none" w:sz="0" w:space="0" w:color="auto"/>
                  </w:divBdr>
                </w:div>
                <w:div w:id="1705406607">
                  <w:marLeft w:val="640"/>
                  <w:marRight w:val="0"/>
                  <w:marTop w:val="0"/>
                  <w:marBottom w:val="0"/>
                  <w:divBdr>
                    <w:top w:val="none" w:sz="0" w:space="0" w:color="auto"/>
                    <w:left w:val="none" w:sz="0" w:space="0" w:color="auto"/>
                    <w:bottom w:val="none" w:sz="0" w:space="0" w:color="auto"/>
                    <w:right w:val="none" w:sz="0" w:space="0" w:color="auto"/>
                  </w:divBdr>
                </w:div>
                <w:div w:id="1792625685">
                  <w:marLeft w:val="640"/>
                  <w:marRight w:val="0"/>
                  <w:marTop w:val="0"/>
                  <w:marBottom w:val="0"/>
                  <w:divBdr>
                    <w:top w:val="none" w:sz="0" w:space="0" w:color="auto"/>
                    <w:left w:val="none" w:sz="0" w:space="0" w:color="auto"/>
                    <w:bottom w:val="none" w:sz="0" w:space="0" w:color="auto"/>
                    <w:right w:val="none" w:sz="0" w:space="0" w:color="auto"/>
                  </w:divBdr>
                </w:div>
                <w:div w:id="2001734491">
                  <w:marLeft w:val="640"/>
                  <w:marRight w:val="0"/>
                  <w:marTop w:val="0"/>
                  <w:marBottom w:val="0"/>
                  <w:divBdr>
                    <w:top w:val="none" w:sz="0" w:space="0" w:color="auto"/>
                    <w:left w:val="none" w:sz="0" w:space="0" w:color="auto"/>
                    <w:bottom w:val="none" w:sz="0" w:space="0" w:color="auto"/>
                    <w:right w:val="none" w:sz="0" w:space="0" w:color="auto"/>
                  </w:divBdr>
                </w:div>
                <w:div w:id="2001888122">
                  <w:marLeft w:val="640"/>
                  <w:marRight w:val="0"/>
                  <w:marTop w:val="0"/>
                  <w:marBottom w:val="0"/>
                  <w:divBdr>
                    <w:top w:val="none" w:sz="0" w:space="0" w:color="auto"/>
                    <w:left w:val="none" w:sz="0" w:space="0" w:color="auto"/>
                    <w:bottom w:val="none" w:sz="0" w:space="0" w:color="auto"/>
                    <w:right w:val="none" w:sz="0" w:space="0" w:color="auto"/>
                  </w:divBdr>
                </w:div>
                <w:div w:id="2029944819">
                  <w:marLeft w:val="640"/>
                  <w:marRight w:val="0"/>
                  <w:marTop w:val="0"/>
                  <w:marBottom w:val="0"/>
                  <w:divBdr>
                    <w:top w:val="none" w:sz="0" w:space="0" w:color="auto"/>
                    <w:left w:val="none" w:sz="0" w:space="0" w:color="auto"/>
                    <w:bottom w:val="none" w:sz="0" w:space="0" w:color="auto"/>
                    <w:right w:val="none" w:sz="0" w:space="0" w:color="auto"/>
                  </w:divBdr>
                </w:div>
                <w:div w:id="2037998537">
                  <w:marLeft w:val="640"/>
                  <w:marRight w:val="0"/>
                  <w:marTop w:val="0"/>
                  <w:marBottom w:val="0"/>
                  <w:divBdr>
                    <w:top w:val="none" w:sz="0" w:space="0" w:color="auto"/>
                    <w:left w:val="none" w:sz="0" w:space="0" w:color="auto"/>
                    <w:bottom w:val="none" w:sz="0" w:space="0" w:color="auto"/>
                    <w:right w:val="none" w:sz="0" w:space="0" w:color="auto"/>
                  </w:divBdr>
                </w:div>
                <w:div w:id="2042897309">
                  <w:marLeft w:val="640"/>
                  <w:marRight w:val="0"/>
                  <w:marTop w:val="0"/>
                  <w:marBottom w:val="0"/>
                  <w:divBdr>
                    <w:top w:val="none" w:sz="0" w:space="0" w:color="auto"/>
                    <w:left w:val="none" w:sz="0" w:space="0" w:color="auto"/>
                    <w:bottom w:val="none" w:sz="0" w:space="0" w:color="auto"/>
                    <w:right w:val="none" w:sz="0" w:space="0" w:color="auto"/>
                  </w:divBdr>
                </w:div>
                <w:div w:id="2117285256">
                  <w:marLeft w:val="640"/>
                  <w:marRight w:val="0"/>
                  <w:marTop w:val="0"/>
                  <w:marBottom w:val="0"/>
                  <w:divBdr>
                    <w:top w:val="none" w:sz="0" w:space="0" w:color="auto"/>
                    <w:left w:val="none" w:sz="0" w:space="0" w:color="auto"/>
                    <w:bottom w:val="none" w:sz="0" w:space="0" w:color="auto"/>
                    <w:right w:val="none" w:sz="0" w:space="0" w:color="auto"/>
                  </w:divBdr>
                </w:div>
              </w:divsChild>
            </w:div>
            <w:div w:id="1129519701">
              <w:marLeft w:val="0"/>
              <w:marRight w:val="0"/>
              <w:marTop w:val="0"/>
              <w:marBottom w:val="0"/>
              <w:divBdr>
                <w:top w:val="none" w:sz="0" w:space="0" w:color="auto"/>
                <w:left w:val="none" w:sz="0" w:space="0" w:color="auto"/>
                <w:bottom w:val="none" w:sz="0" w:space="0" w:color="auto"/>
                <w:right w:val="none" w:sz="0" w:space="0" w:color="auto"/>
              </w:divBdr>
              <w:divsChild>
                <w:div w:id="3478541">
                  <w:marLeft w:val="640"/>
                  <w:marRight w:val="0"/>
                  <w:marTop w:val="0"/>
                  <w:marBottom w:val="0"/>
                  <w:divBdr>
                    <w:top w:val="none" w:sz="0" w:space="0" w:color="auto"/>
                    <w:left w:val="none" w:sz="0" w:space="0" w:color="auto"/>
                    <w:bottom w:val="none" w:sz="0" w:space="0" w:color="auto"/>
                    <w:right w:val="none" w:sz="0" w:space="0" w:color="auto"/>
                  </w:divBdr>
                </w:div>
                <w:div w:id="10496250">
                  <w:marLeft w:val="640"/>
                  <w:marRight w:val="0"/>
                  <w:marTop w:val="0"/>
                  <w:marBottom w:val="0"/>
                  <w:divBdr>
                    <w:top w:val="none" w:sz="0" w:space="0" w:color="auto"/>
                    <w:left w:val="none" w:sz="0" w:space="0" w:color="auto"/>
                    <w:bottom w:val="none" w:sz="0" w:space="0" w:color="auto"/>
                    <w:right w:val="none" w:sz="0" w:space="0" w:color="auto"/>
                  </w:divBdr>
                </w:div>
                <w:div w:id="13582662">
                  <w:marLeft w:val="640"/>
                  <w:marRight w:val="0"/>
                  <w:marTop w:val="0"/>
                  <w:marBottom w:val="0"/>
                  <w:divBdr>
                    <w:top w:val="none" w:sz="0" w:space="0" w:color="auto"/>
                    <w:left w:val="none" w:sz="0" w:space="0" w:color="auto"/>
                    <w:bottom w:val="none" w:sz="0" w:space="0" w:color="auto"/>
                    <w:right w:val="none" w:sz="0" w:space="0" w:color="auto"/>
                  </w:divBdr>
                </w:div>
                <w:div w:id="17318870">
                  <w:marLeft w:val="640"/>
                  <w:marRight w:val="0"/>
                  <w:marTop w:val="0"/>
                  <w:marBottom w:val="0"/>
                  <w:divBdr>
                    <w:top w:val="none" w:sz="0" w:space="0" w:color="auto"/>
                    <w:left w:val="none" w:sz="0" w:space="0" w:color="auto"/>
                    <w:bottom w:val="none" w:sz="0" w:space="0" w:color="auto"/>
                    <w:right w:val="none" w:sz="0" w:space="0" w:color="auto"/>
                  </w:divBdr>
                </w:div>
                <w:div w:id="23216595">
                  <w:marLeft w:val="640"/>
                  <w:marRight w:val="0"/>
                  <w:marTop w:val="0"/>
                  <w:marBottom w:val="0"/>
                  <w:divBdr>
                    <w:top w:val="none" w:sz="0" w:space="0" w:color="auto"/>
                    <w:left w:val="none" w:sz="0" w:space="0" w:color="auto"/>
                    <w:bottom w:val="none" w:sz="0" w:space="0" w:color="auto"/>
                    <w:right w:val="none" w:sz="0" w:space="0" w:color="auto"/>
                  </w:divBdr>
                </w:div>
                <w:div w:id="49622846">
                  <w:marLeft w:val="640"/>
                  <w:marRight w:val="0"/>
                  <w:marTop w:val="0"/>
                  <w:marBottom w:val="0"/>
                  <w:divBdr>
                    <w:top w:val="none" w:sz="0" w:space="0" w:color="auto"/>
                    <w:left w:val="none" w:sz="0" w:space="0" w:color="auto"/>
                    <w:bottom w:val="none" w:sz="0" w:space="0" w:color="auto"/>
                    <w:right w:val="none" w:sz="0" w:space="0" w:color="auto"/>
                  </w:divBdr>
                </w:div>
                <w:div w:id="77099649">
                  <w:marLeft w:val="640"/>
                  <w:marRight w:val="0"/>
                  <w:marTop w:val="0"/>
                  <w:marBottom w:val="0"/>
                  <w:divBdr>
                    <w:top w:val="none" w:sz="0" w:space="0" w:color="auto"/>
                    <w:left w:val="none" w:sz="0" w:space="0" w:color="auto"/>
                    <w:bottom w:val="none" w:sz="0" w:space="0" w:color="auto"/>
                    <w:right w:val="none" w:sz="0" w:space="0" w:color="auto"/>
                  </w:divBdr>
                </w:div>
                <w:div w:id="88045037">
                  <w:marLeft w:val="640"/>
                  <w:marRight w:val="0"/>
                  <w:marTop w:val="0"/>
                  <w:marBottom w:val="0"/>
                  <w:divBdr>
                    <w:top w:val="none" w:sz="0" w:space="0" w:color="auto"/>
                    <w:left w:val="none" w:sz="0" w:space="0" w:color="auto"/>
                    <w:bottom w:val="none" w:sz="0" w:space="0" w:color="auto"/>
                    <w:right w:val="none" w:sz="0" w:space="0" w:color="auto"/>
                  </w:divBdr>
                </w:div>
                <w:div w:id="98835499">
                  <w:marLeft w:val="640"/>
                  <w:marRight w:val="0"/>
                  <w:marTop w:val="0"/>
                  <w:marBottom w:val="0"/>
                  <w:divBdr>
                    <w:top w:val="none" w:sz="0" w:space="0" w:color="auto"/>
                    <w:left w:val="none" w:sz="0" w:space="0" w:color="auto"/>
                    <w:bottom w:val="none" w:sz="0" w:space="0" w:color="auto"/>
                    <w:right w:val="none" w:sz="0" w:space="0" w:color="auto"/>
                  </w:divBdr>
                </w:div>
                <w:div w:id="131022328">
                  <w:marLeft w:val="640"/>
                  <w:marRight w:val="0"/>
                  <w:marTop w:val="0"/>
                  <w:marBottom w:val="0"/>
                  <w:divBdr>
                    <w:top w:val="none" w:sz="0" w:space="0" w:color="auto"/>
                    <w:left w:val="none" w:sz="0" w:space="0" w:color="auto"/>
                    <w:bottom w:val="none" w:sz="0" w:space="0" w:color="auto"/>
                    <w:right w:val="none" w:sz="0" w:space="0" w:color="auto"/>
                  </w:divBdr>
                </w:div>
                <w:div w:id="202521476">
                  <w:marLeft w:val="640"/>
                  <w:marRight w:val="0"/>
                  <w:marTop w:val="0"/>
                  <w:marBottom w:val="0"/>
                  <w:divBdr>
                    <w:top w:val="none" w:sz="0" w:space="0" w:color="auto"/>
                    <w:left w:val="none" w:sz="0" w:space="0" w:color="auto"/>
                    <w:bottom w:val="none" w:sz="0" w:space="0" w:color="auto"/>
                    <w:right w:val="none" w:sz="0" w:space="0" w:color="auto"/>
                  </w:divBdr>
                </w:div>
                <w:div w:id="210725432">
                  <w:marLeft w:val="640"/>
                  <w:marRight w:val="0"/>
                  <w:marTop w:val="0"/>
                  <w:marBottom w:val="0"/>
                  <w:divBdr>
                    <w:top w:val="none" w:sz="0" w:space="0" w:color="auto"/>
                    <w:left w:val="none" w:sz="0" w:space="0" w:color="auto"/>
                    <w:bottom w:val="none" w:sz="0" w:space="0" w:color="auto"/>
                    <w:right w:val="none" w:sz="0" w:space="0" w:color="auto"/>
                  </w:divBdr>
                </w:div>
                <w:div w:id="301347358">
                  <w:marLeft w:val="640"/>
                  <w:marRight w:val="0"/>
                  <w:marTop w:val="0"/>
                  <w:marBottom w:val="0"/>
                  <w:divBdr>
                    <w:top w:val="none" w:sz="0" w:space="0" w:color="auto"/>
                    <w:left w:val="none" w:sz="0" w:space="0" w:color="auto"/>
                    <w:bottom w:val="none" w:sz="0" w:space="0" w:color="auto"/>
                    <w:right w:val="none" w:sz="0" w:space="0" w:color="auto"/>
                  </w:divBdr>
                </w:div>
                <w:div w:id="346102322">
                  <w:marLeft w:val="640"/>
                  <w:marRight w:val="0"/>
                  <w:marTop w:val="0"/>
                  <w:marBottom w:val="0"/>
                  <w:divBdr>
                    <w:top w:val="none" w:sz="0" w:space="0" w:color="auto"/>
                    <w:left w:val="none" w:sz="0" w:space="0" w:color="auto"/>
                    <w:bottom w:val="none" w:sz="0" w:space="0" w:color="auto"/>
                    <w:right w:val="none" w:sz="0" w:space="0" w:color="auto"/>
                  </w:divBdr>
                </w:div>
                <w:div w:id="353969589">
                  <w:marLeft w:val="640"/>
                  <w:marRight w:val="0"/>
                  <w:marTop w:val="0"/>
                  <w:marBottom w:val="0"/>
                  <w:divBdr>
                    <w:top w:val="none" w:sz="0" w:space="0" w:color="auto"/>
                    <w:left w:val="none" w:sz="0" w:space="0" w:color="auto"/>
                    <w:bottom w:val="none" w:sz="0" w:space="0" w:color="auto"/>
                    <w:right w:val="none" w:sz="0" w:space="0" w:color="auto"/>
                  </w:divBdr>
                </w:div>
                <w:div w:id="407310365">
                  <w:marLeft w:val="640"/>
                  <w:marRight w:val="0"/>
                  <w:marTop w:val="0"/>
                  <w:marBottom w:val="0"/>
                  <w:divBdr>
                    <w:top w:val="none" w:sz="0" w:space="0" w:color="auto"/>
                    <w:left w:val="none" w:sz="0" w:space="0" w:color="auto"/>
                    <w:bottom w:val="none" w:sz="0" w:space="0" w:color="auto"/>
                    <w:right w:val="none" w:sz="0" w:space="0" w:color="auto"/>
                  </w:divBdr>
                </w:div>
                <w:div w:id="546257043">
                  <w:marLeft w:val="640"/>
                  <w:marRight w:val="0"/>
                  <w:marTop w:val="0"/>
                  <w:marBottom w:val="0"/>
                  <w:divBdr>
                    <w:top w:val="none" w:sz="0" w:space="0" w:color="auto"/>
                    <w:left w:val="none" w:sz="0" w:space="0" w:color="auto"/>
                    <w:bottom w:val="none" w:sz="0" w:space="0" w:color="auto"/>
                    <w:right w:val="none" w:sz="0" w:space="0" w:color="auto"/>
                  </w:divBdr>
                </w:div>
                <w:div w:id="546452788">
                  <w:marLeft w:val="640"/>
                  <w:marRight w:val="0"/>
                  <w:marTop w:val="0"/>
                  <w:marBottom w:val="0"/>
                  <w:divBdr>
                    <w:top w:val="none" w:sz="0" w:space="0" w:color="auto"/>
                    <w:left w:val="none" w:sz="0" w:space="0" w:color="auto"/>
                    <w:bottom w:val="none" w:sz="0" w:space="0" w:color="auto"/>
                    <w:right w:val="none" w:sz="0" w:space="0" w:color="auto"/>
                  </w:divBdr>
                </w:div>
                <w:div w:id="549001504">
                  <w:marLeft w:val="640"/>
                  <w:marRight w:val="0"/>
                  <w:marTop w:val="0"/>
                  <w:marBottom w:val="0"/>
                  <w:divBdr>
                    <w:top w:val="none" w:sz="0" w:space="0" w:color="auto"/>
                    <w:left w:val="none" w:sz="0" w:space="0" w:color="auto"/>
                    <w:bottom w:val="none" w:sz="0" w:space="0" w:color="auto"/>
                    <w:right w:val="none" w:sz="0" w:space="0" w:color="auto"/>
                  </w:divBdr>
                </w:div>
                <w:div w:id="626401349">
                  <w:marLeft w:val="640"/>
                  <w:marRight w:val="0"/>
                  <w:marTop w:val="0"/>
                  <w:marBottom w:val="0"/>
                  <w:divBdr>
                    <w:top w:val="none" w:sz="0" w:space="0" w:color="auto"/>
                    <w:left w:val="none" w:sz="0" w:space="0" w:color="auto"/>
                    <w:bottom w:val="none" w:sz="0" w:space="0" w:color="auto"/>
                    <w:right w:val="none" w:sz="0" w:space="0" w:color="auto"/>
                  </w:divBdr>
                </w:div>
                <w:div w:id="631909578">
                  <w:marLeft w:val="640"/>
                  <w:marRight w:val="0"/>
                  <w:marTop w:val="0"/>
                  <w:marBottom w:val="0"/>
                  <w:divBdr>
                    <w:top w:val="none" w:sz="0" w:space="0" w:color="auto"/>
                    <w:left w:val="none" w:sz="0" w:space="0" w:color="auto"/>
                    <w:bottom w:val="none" w:sz="0" w:space="0" w:color="auto"/>
                    <w:right w:val="none" w:sz="0" w:space="0" w:color="auto"/>
                  </w:divBdr>
                </w:div>
                <w:div w:id="638996712">
                  <w:marLeft w:val="640"/>
                  <w:marRight w:val="0"/>
                  <w:marTop w:val="0"/>
                  <w:marBottom w:val="0"/>
                  <w:divBdr>
                    <w:top w:val="none" w:sz="0" w:space="0" w:color="auto"/>
                    <w:left w:val="none" w:sz="0" w:space="0" w:color="auto"/>
                    <w:bottom w:val="none" w:sz="0" w:space="0" w:color="auto"/>
                    <w:right w:val="none" w:sz="0" w:space="0" w:color="auto"/>
                  </w:divBdr>
                </w:div>
                <w:div w:id="728264867">
                  <w:marLeft w:val="640"/>
                  <w:marRight w:val="0"/>
                  <w:marTop w:val="0"/>
                  <w:marBottom w:val="0"/>
                  <w:divBdr>
                    <w:top w:val="none" w:sz="0" w:space="0" w:color="auto"/>
                    <w:left w:val="none" w:sz="0" w:space="0" w:color="auto"/>
                    <w:bottom w:val="none" w:sz="0" w:space="0" w:color="auto"/>
                    <w:right w:val="none" w:sz="0" w:space="0" w:color="auto"/>
                  </w:divBdr>
                </w:div>
                <w:div w:id="774786122">
                  <w:marLeft w:val="640"/>
                  <w:marRight w:val="0"/>
                  <w:marTop w:val="0"/>
                  <w:marBottom w:val="0"/>
                  <w:divBdr>
                    <w:top w:val="none" w:sz="0" w:space="0" w:color="auto"/>
                    <w:left w:val="none" w:sz="0" w:space="0" w:color="auto"/>
                    <w:bottom w:val="none" w:sz="0" w:space="0" w:color="auto"/>
                    <w:right w:val="none" w:sz="0" w:space="0" w:color="auto"/>
                  </w:divBdr>
                </w:div>
                <w:div w:id="836844344">
                  <w:marLeft w:val="640"/>
                  <w:marRight w:val="0"/>
                  <w:marTop w:val="0"/>
                  <w:marBottom w:val="0"/>
                  <w:divBdr>
                    <w:top w:val="none" w:sz="0" w:space="0" w:color="auto"/>
                    <w:left w:val="none" w:sz="0" w:space="0" w:color="auto"/>
                    <w:bottom w:val="none" w:sz="0" w:space="0" w:color="auto"/>
                    <w:right w:val="none" w:sz="0" w:space="0" w:color="auto"/>
                  </w:divBdr>
                </w:div>
                <w:div w:id="883710834">
                  <w:marLeft w:val="640"/>
                  <w:marRight w:val="0"/>
                  <w:marTop w:val="0"/>
                  <w:marBottom w:val="0"/>
                  <w:divBdr>
                    <w:top w:val="none" w:sz="0" w:space="0" w:color="auto"/>
                    <w:left w:val="none" w:sz="0" w:space="0" w:color="auto"/>
                    <w:bottom w:val="none" w:sz="0" w:space="0" w:color="auto"/>
                    <w:right w:val="none" w:sz="0" w:space="0" w:color="auto"/>
                  </w:divBdr>
                </w:div>
                <w:div w:id="890575207">
                  <w:marLeft w:val="640"/>
                  <w:marRight w:val="0"/>
                  <w:marTop w:val="0"/>
                  <w:marBottom w:val="0"/>
                  <w:divBdr>
                    <w:top w:val="none" w:sz="0" w:space="0" w:color="auto"/>
                    <w:left w:val="none" w:sz="0" w:space="0" w:color="auto"/>
                    <w:bottom w:val="none" w:sz="0" w:space="0" w:color="auto"/>
                    <w:right w:val="none" w:sz="0" w:space="0" w:color="auto"/>
                  </w:divBdr>
                </w:div>
                <w:div w:id="919872965">
                  <w:marLeft w:val="640"/>
                  <w:marRight w:val="0"/>
                  <w:marTop w:val="0"/>
                  <w:marBottom w:val="0"/>
                  <w:divBdr>
                    <w:top w:val="none" w:sz="0" w:space="0" w:color="auto"/>
                    <w:left w:val="none" w:sz="0" w:space="0" w:color="auto"/>
                    <w:bottom w:val="none" w:sz="0" w:space="0" w:color="auto"/>
                    <w:right w:val="none" w:sz="0" w:space="0" w:color="auto"/>
                  </w:divBdr>
                </w:div>
                <w:div w:id="924150103">
                  <w:marLeft w:val="640"/>
                  <w:marRight w:val="0"/>
                  <w:marTop w:val="0"/>
                  <w:marBottom w:val="0"/>
                  <w:divBdr>
                    <w:top w:val="none" w:sz="0" w:space="0" w:color="auto"/>
                    <w:left w:val="none" w:sz="0" w:space="0" w:color="auto"/>
                    <w:bottom w:val="none" w:sz="0" w:space="0" w:color="auto"/>
                    <w:right w:val="none" w:sz="0" w:space="0" w:color="auto"/>
                  </w:divBdr>
                </w:div>
                <w:div w:id="946039243">
                  <w:marLeft w:val="640"/>
                  <w:marRight w:val="0"/>
                  <w:marTop w:val="0"/>
                  <w:marBottom w:val="0"/>
                  <w:divBdr>
                    <w:top w:val="none" w:sz="0" w:space="0" w:color="auto"/>
                    <w:left w:val="none" w:sz="0" w:space="0" w:color="auto"/>
                    <w:bottom w:val="none" w:sz="0" w:space="0" w:color="auto"/>
                    <w:right w:val="none" w:sz="0" w:space="0" w:color="auto"/>
                  </w:divBdr>
                </w:div>
                <w:div w:id="996569779">
                  <w:marLeft w:val="640"/>
                  <w:marRight w:val="0"/>
                  <w:marTop w:val="0"/>
                  <w:marBottom w:val="0"/>
                  <w:divBdr>
                    <w:top w:val="none" w:sz="0" w:space="0" w:color="auto"/>
                    <w:left w:val="none" w:sz="0" w:space="0" w:color="auto"/>
                    <w:bottom w:val="none" w:sz="0" w:space="0" w:color="auto"/>
                    <w:right w:val="none" w:sz="0" w:space="0" w:color="auto"/>
                  </w:divBdr>
                </w:div>
                <w:div w:id="1044017959">
                  <w:marLeft w:val="640"/>
                  <w:marRight w:val="0"/>
                  <w:marTop w:val="0"/>
                  <w:marBottom w:val="0"/>
                  <w:divBdr>
                    <w:top w:val="none" w:sz="0" w:space="0" w:color="auto"/>
                    <w:left w:val="none" w:sz="0" w:space="0" w:color="auto"/>
                    <w:bottom w:val="none" w:sz="0" w:space="0" w:color="auto"/>
                    <w:right w:val="none" w:sz="0" w:space="0" w:color="auto"/>
                  </w:divBdr>
                </w:div>
                <w:div w:id="1106460963">
                  <w:marLeft w:val="640"/>
                  <w:marRight w:val="0"/>
                  <w:marTop w:val="0"/>
                  <w:marBottom w:val="0"/>
                  <w:divBdr>
                    <w:top w:val="none" w:sz="0" w:space="0" w:color="auto"/>
                    <w:left w:val="none" w:sz="0" w:space="0" w:color="auto"/>
                    <w:bottom w:val="none" w:sz="0" w:space="0" w:color="auto"/>
                    <w:right w:val="none" w:sz="0" w:space="0" w:color="auto"/>
                  </w:divBdr>
                </w:div>
                <w:div w:id="1118062725">
                  <w:marLeft w:val="640"/>
                  <w:marRight w:val="0"/>
                  <w:marTop w:val="0"/>
                  <w:marBottom w:val="0"/>
                  <w:divBdr>
                    <w:top w:val="none" w:sz="0" w:space="0" w:color="auto"/>
                    <w:left w:val="none" w:sz="0" w:space="0" w:color="auto"/>
                    <w:bottom w:val="none" w:sz="0" w:space="0" w:color="auto"/>
                    <w:right w:val="none" w:sz="0" w:space="0" w:color="auto"/>
                  </w:divBdr>
                </w:div>
                <w:div w:id="1140462818">
                  <w:marLeft w:val="640"/>
                  <w:marRight w:val="0"/>
                  <w:marTop w:val="0"/>
                  <w:marBottom w:val="0"/>
                  <w:divBdr>
                    <w:top w:val="none" w:sz="0" w:space="0" w:color="auto"/>
                    <w:left w:val="none" w:sz="0" w:space="0" w:color="auto"/>
                    <w:bottom w:val="none" w:sz="0" w:space="0" w:color="auto"/>
                    <w:right w:val="none" w:sz="0" w:space="0" w:color="auto"/>
                  </w:divBdr>
                </w:div>
                <w:div w:id="1145128336">
                  <w:marLeft w:val="640"/>
                  <w:marRight w:val="0"/>
                  <w:marTop w:val="0"/>
                  <w:marBottom w:val="0"/>
                  <w:divBdr>
                    <w:top w:val="none" w:sz="0" w:space="0" w:color="auto"/>
                    <w:left w:val="none" w:sz="0" w:space="0" w:color="auto"/>
                    <w:bottom w:val="none" w:sz="0" w:space="0" w:color="auto"/>
                    <w:right w:val="none" w:sz="0" w:space="0" w:color="auto"/>
                  </w:divBdr>
                </w:div>
                <w:div w:id="1171338829">
                  <w:marLeft w:val="640"/>
                  <w:marRight w:val="0"/>
                  <w:marTop w:val="0"/>
                  <w:marBottom w:val="0"/>
                  <w:divBdr>
                    <w:top w:val="none" w:sz="0" w:space="0" w:color="auto"/>
                    <w:left w:val="none" w:sz="0" w:space="0" w:color="auto"/>
                    <w:bottom w:val="none" w:sz="0" w:space="0" w:color="auto"/>
                    <w:right w:val="none" w:sz="0" w:space="0" w:color="auto"/>
                  </w:divBdr>
                </w:div>
                <w:div w:id="1173646937">
                  <w:marLeft w:val="640"/>
                  <w:marRight w:val="0"/>
                  <w:marTop w:val="0"/>
                  <w:marBottom w:val="0"/>
                  <w:divBdr>
                    <w:top w:val="none" w:sz="0" w:space="0" w:color="auto"/>
                    <w:left w:val="none" w:sz="0" w:space="0" w:color="auto"/>
                    <w:bottom w:val="none" w:sz="0" w:space="0" w:color="auto"/>
                    <w:right w:val="none" w:sz="0" w:space="0" w:color="auto"/>
                  </w:divBdr>
                </w:div>
                <w:div w:id="1191459263">
                  <w:marLeft w:val="640"/>
                  <w:marRight w:val="0"/>
                  <w:marTop w:val="0"/>
                  <w:marBottom w:val="0"/>
                  <w:divBdr>
                    <w:top w:val="none" w:sz="0" w:space="0" w:color="auto"/>
                    <w:left w:val="none" w:sz="0" w:space="0" w:color="auto"/>
                    <w:bottom w:val="none" w:sz="0" w:space="0" w:color="auto"/>
                    <w:right w:val="none" w:sz="0" w:space="0" w:color="auto"/>
                  </w:divBdr>
                </w:div>
                <w:div w:id="1228151728">
                  <w:marLeft w:val="640"/>
                  <w:marRight w:val="0"/>
                  <w:marTop w:val="0"/>
                  <w:marBottom w:val="0"/>
                  <w:divBdr>
                    <w:top w:val="none" w:sz="0" w:space="0" w:color="auto"/>
                    <w:left w:val="none" w:sz="0" w:space="0" w:color="auto"/>
                    <w:bottom w:val="none" w:sz="0" w:space="0" w:color="auto"/>
                    <w:right w:val="none" w:sz="0" w:space="0" w:color="auto"/>
                  </w:divBdr>
                </w:div>
                <w:div w:id="1228998849">
                  <w:marLeft w:val="640"/>
                  <w:marRight w:val="0"/>
                  <w:marTop w:val="0"/>
                  <w:marBottom w:val="0"/>
                  <w:divBdr>
                    <w:top w:val="none" w:sz="0" w:space="0" w:color="auto"/>
                    <w:left w:val="none" w:sz="0" w:space="0" w:color="auto"/>
                    <w:bottom w:val="none" w:sz="0" w:space="0" w:color="auto"/>
                    <w:right w:val="none" w:sz="0" w:space="0" w:color="auto"/>
                  </w:divBdr>
                </w:div>
                <w:div w:id="1265456600">
                  <w:marLeft w:val="640"/>
                  <w:marRight w:val="0"/>
                  <w:marTop w:val="0"/>
                  <w:marBottom w:val="0"/>
                  <w:divBdr>
                    <w:top w:val="none" w:sz="0" w:space="0" w:color="auto"/>
                    <w:left w:val="none" w:sz="0" w:space="0" w:color="auto"/>
                    <w:bottom w:val="none" w:sz="0" w:space="0" w:color="auto"/>
                    <w:right w:val="none" w:sz="0" w:space="0" w:color="auto"/>
                  </w:divBdr>
                </w:div>
                <w:div w:id="1308323503">
                  <w:marLeft w:val="640"/>
                  <w:marRight w:val="0"/>
                  <w:marTop w:val="0"/>
                  <w:marBottom w:val="0"/>
                  <w:divBdr>
                    <w:top w:val="none" w:sz="0" w:space="0" w:color="auto"/>
                    <w:left w:val="none" w:sz="0" w:space="0" w:color="auto"/>
                    <w:bottom w:val="none" w:sz="0" w:space="0" w:color="auto"/>
                    <w:right w:val="none" w:sz="0" w:space="0" w:color="auto"/>
                  </w:divBdr>
                </w:div>
                <w:div w:id="1339237784">
                  <w:marLeft w:val="640"/>
                  <w:marRight w:val="0"/>
                  <w:marTop w:val="0"/>
                  <w:marBottom w:val="0"/>
                  <w:divBdr>
                    <w:top w:val="none" w:sz="0" w:space="0" w:color="auto"/>
                    <w:left w:val="none" w:sz="0" w:space="0" w:color="auto"/>
                    <w:bottom w:val="none" w:sz="0" w:space="0" w:color="auto"/>
                    <w:right w:val="none" w:sz="0" w:space="0" w:color="auto"/>
                  </w:divBdr>
                </w:div>
                <w:div w:id="1343630983">
                  <w:marLeft w:val="640"/>
                  <w:marRight w:val="0"/>
                  <w:marTop w:val="0"/>
                  <w:marBottom w:val="0"/>
                  <w:divBdr>
                    <w:top w:val="none" w:sz="0" w:space="0" w:color="auto"/>
                    <w:left w:val="none" w:sz="0" w:space="0" w:color="auto"/>
                    <w:bottom w:val="none" w:sz="0" w:space="0" w:color="auto"/>
                    <w:right w:val="none" w:sz="0" w:space="0" w:color="auto"/>
                  </w:divBdr>
                </w:div>
                <w:div w:id="1349871601">
                  <w:marLeft w:val="640"/>
                  <w:marRight w:val="0"/>
                  <w:marTop w:val="0"/>
                  <w:marBottom w:val="0"/>
                  <w:divBdr>
                    <w:top w:val="none" w:sz="0" w:space="0" w:color="auto"/>
                    <w:left w:val="none" w:sz="0" w:space="0" w:color="auto"/>
                    <w:bottom w:val="none" w:sz="0" w:space="0" w:color="auto"/>
                    <w:right w:val="none" w:sz="0" w:space="0" w:color="auto"/>
                  </w:divBdr>
                </w:div>
                <w:div w:id="1350370444">
                  <w:marLeft w:val="640"/>
                  <w:marRight w:val="0"/>
                  <w:marTop w:val="0"/>
                  <w:marBottom w:val="0"/>
                  <w:divBdr>
                    <w:top w:val="none" w:sz="0" w:space="0" w:color="auto"/>
                    <w:left w:val="none" w:sz="0" w:space="0" w:color="auto"/>
                    <w:bottom w:val="none" w:sz="0" w:space="0" w:color="auto"/>
                    <w:right w:val="none" w:sz="0" w:space="0" w:color="auto"/>
                  </w:divBdr>
                </w:div>
                <w:div w:id="1367410000">
                  <w:marLeft w:val="640"/>
                  <w:marRight w:val="0"/>
                  <w:marTop w:val="0"/>
                  <w:marBottom w:val="0"/>
                  <w:divBdr>
                    <w:top w:val="none" w:sz="0" w:space="0" w:color="auto"/>
                    <w:left w:val="none" w:sz="0" w:space="0" w:color="auto"/>
                    <w:bottom w:val="none" w:sz="0" w:space="0" w:color="auto"/>
                    <w:right w:val="none" w:sz="0" w:space="0" w:color="auto"/>
                  </w:divBdr>
                </w:div>
                <w:div w:id="1401946749">
                  <w:marLeft w:val="640"/>
                  <w:marRight w:val="0"/>
                  <w:marTop w:val="0"/>
                  <w:marBottom w:val="0"/>
                  <w:divBdr>
                    <w:top w:val="none" w:sz="0" w:space="0" w:color="auto"/>
                    <w:left w:val="none" w:sz="0" w:space="0" w:color="auto"/>
                    <w:bottom w:val="none" w:sz="0" w:space="0" w:color="auto"/>
                    <w:right w:val="none" w:sz="0" w:space="0" w:color="auto"/>
                  </w:divBdr>
                </w:div>
                <w:div w:id="1446539461">
                  <w:marLeft w:val="640"/>
                  <w:marRight w:val="0"/>
                  <w:marTop w:val="0"/>
                  <w:marBottom w:val="0"/>
                  <w:divBdr>
                    <w:top w:val="none" w:sz="0" w:space="0" w:color="auto"/>
                    <w:left w:val="none" w:sz="0" w:space="0" w:color="auto"/>
                    <w:bottom w:val="none" w:sz="0" w:space="0" w:color="auto"/>
                    <w:right w:val="none" w:sz="0" w:space="0" w:color="auto"/>
                  </w:divBdr>
                </w:div>
                <w:div w:id="1480422034">
                  <w:marLeft w:val="640"/>
                  <w:marRight w:val="0"/>
                  <w:marTop w:val="0"/>
                  <w:marBottom w:val="0"/>
                  <w:divBdr>
                    <w:top w:val="none" w:sz="0" w:space="0" w:color="auto"/>
                    <w:left w:val="none" w:sz="0" w:space="0" w:color="auto"/>
                    <w:bottom w:val="none" w:sz="0" w:space="0" w:color="auto"/>
                    <w:right w:val="none" w:sz="0" w:space="0" w:color="auto"/>
                  </w:divBdr>
                </w:div>
                <w:div w:id="1525240930">
                  <w:marLeft w:val="640"/>
                  <w:marRight w:val="0"/>
                  <w:marTop w:val="0"/>
                  <w:marBottom w:val="0"/>
                  <w:divBdr>
                    <w:top w:val="none" w:sz="0" w:space="0" w:color="auto"/>
                    <w:left w:val="none" w:sz="0" w:space="0" w:color="auto"/>
                    <w:bottom w:val="none" w:sz="0" w:space="0" w:color="auto"/>
                    <w:right w:val="none" w:sz="0" w:space="0" w:color="auto"/>
                  </w:divBdr>
                </w:div>
                <w:div w:id="1531720619">
                  <w:marLeft w:val="640"/>
                  <w:marRight w:val="0"/>
                  <w:marTop w:val="0"/>
                  <w:marBottom w:val="0"/>
                  <w:divBdr>
                    <w:top w:val="none" w:sz="0" w:space="0" w:color="auto"/>
                    <w:left w:val="none" w:sz="0" w:space="0" w:color="auto"/>
                    <w:bottom w:val="none" w:sz="0" w:space="0" w:color="auto"/>
                    <w:right w:val="none" w:sz="0" w:space="0" w:color="auto"/>
                  </w:divBdr>
                </w:div>
                <w:div w:id="1537347903">
                  <w:marLeft w:val="640"/>
                  <w:marRight w:val="0"/>
                  <w:marTop w:val="0"/>
                  <w:marBottom w:val="0"/>
                  <w:divBdr>
                    <w:top w:val="none" w:sz="0" w:space="0" w:color="auto"/>
                    <w:left w:val="none" w:sz="0" w:space="0" w:color="auto"/>
                    <w:bottom w:val="none" w:sz="0" w:space="0" w:color="auto"/>
                    <w:right w:val="none" w:sz="0" w:space="0" w:color="auto"/>
                  </w:divBdr>
                </w:div>
                <w:div w:id="1637031541">
                  <w:marLeft w:val="640"/>
                  <w:marRight w:val="0"/>
                  <w:marTop w:val="0"/>
                  <w:marBottom w:val="0"/>
                  <w:divBdr>
                    <w:top w:val="none" w:sz="0" w:space="0" w:color="auto"/>
                    <w:left w:val="none" w:sz="0" w:space="0" w:color="auto"/>
                    <w:bottom w:val="none" w:sz="0" w:space="0" w:color="auto"/>
                    <w:right w:val="none" w:sz="0" w:space="0" w:color="auto"/>
                  </w:divBdr>
                </w:div>
                <w:div w:id="1713112720">
                  <w:marLeft w:val="640"/>
                  <w:marRight w:val="0"/>
                  <w:marTop w:val="0"/>
                  <w:marBottom w:val="0"/>
                  <w:divBdr>
                    <w:top w:val="none" w:sz="0" w:space="0" w:color="auto"/>
                    <w:left w:val="none" w:sz="0" w:space="0" w:color="auto"/>
                    <w:bottom w:val="none" w:sz="0" w:space="0" w:color="auto"/>
                    <w:right w:val="none" w:sz="0" w:space="0" w:color="auto"/>
                  </w:divBdr>
                </w:div>
                <w:div w:id="1750417470">
                  <w:marLeft w:val="640"/>
                  <w:marRight w:val="0"/>
                  <w:marTop w:val="0"/>
                  <w:marBottom w:val="0"/>
                  <w:divBdr>
                    <w:top w:val="none" w:sz="0" w:space="0" w:color="auto"/>
                    <w:left w:val="none" w:sz="0" w:space="0" w:color="auto"/>
                    <w:bottom w:val="none" w:sz="0" w:space="0" w:color="auto"/>
                    <w:right w:val="none" w:sz="0" w:space="0" w:color="auto"/>
                  </w:divBdr>
                </w:div>
                <w:div w:id="1765489338">
                  <w:marLeft w:val="640"/>
                  <w:marRight w:val="0"/>
                  <w:marTop w:val="0"/>
                  <w:marBottom w:val="0"/>
                  <w:divBdr>
                    <w:top w:val="none" w:sz="0" w:space="0" w:color="auto"/>
                    <w:left w:val="none" w:sz="0" w:space="0" w:color="auto"/>
                    <w:bottom w:val="none" w:sz="0" w:space="0" w:color="auto"/>
                    <w:right w:val="none" w:sz="0" w:space="0" w:color="auto"/>
                  </w:divBdr>
                </w:div>
                <w:div w:id="1768623023">
                  <w:marLeft w:val="640"/>
                  <w:marRight w:val="0"/>
                  <w:marTop w:val="0"/>
                  <w:marBottom w:val="0"/>
                  <w:divBdr>
                    <w:top w:val="none" w:sz="0" w:space="0" w:color="auto"/>
                    <w:left w:val="none" w:sz="0" w:space="0" w:color="auto"/>
                    <w:bottom w:val="none" w:sz="0" w:space="0" w:color="auto"/>
                    <w:right w:val="none" w:sz="0" w:space="0" w:color="auto"/>
                  </w:divBdr>
                </w:div>
                <w:div w:id="1825119304">
                  <w:marLeft w:val="640"/>
                  <w:marRight w:val="0"/>
                  <w:marTop w:val="0"/>
                  <w:marBottom w:val="0"/>
                  <w:divBdr>
                    <w:top w:val="none" w:sz="0" w:space="0" w:color="auto"/>
                    <w:left w:val="none" w:sz="0" w:space="0" w:color="auto"/>
                    <w:bottom w:val="none" w:sz="0" w:space="0" w:color="auto"/>
                    <w:right w:val="none" w:sz="0" w:space="0" w:color="auto"/>
                  </w:divBdr>
                </w:div>
                <w:div w:id="1826435601">
                  <w:marLeft w:val="640"/>
                  <w:marRight w:val="0"/>
                  <w:marTop w:val="0"/>
                  <w:marBottom w:val="0"/>
                  <w:divBdr>
                    <w:top w:val="none" w:sz="0" w:space="0" w:color="auto"/>
                    <w:left w:val="none" w:sz="0" w:space="0" w:color="auto"/>
                    <w:bottom w:val="none" w:sz="0" w:space="0" w:color="auto"/>
                    <w:right w:val="none" w:sz="0" w:space="0" w:color="auto"/>
                  </w:divBdr>
                </w:div>
                <w:div w:id="1836217974">
                  <w:marLeft w:val="640"/>
                  <w:marRight w:val="0"/>
                  <w:marTop w:val="0"/>
                  <w:marBottom w:val="0"/>
                  <w:divBdr>
                    <w:top w:val="none" w:sz="0" w:space="0" w:color="auto"/>
                    <w:left w:val="none" w:sz="0" w:space="0" w:color="auto"/>
                    <w:bottom w:val="none" w:sz="0" w:space="0" w:color="auto"/>
                    <w:right w:val="none" w:sz="0" w:space="0" w:color="auto"/>
                  </w:divBdr>
                </w:div>
                <w:div w:id="1860583232">
                  <w:marLeft w:val="640"/>
                  <w:marRight w:val="0"/>
                  <w:marTop w:val="0"/>
                  <w:marBottom w:val="0"/>
                  <w:divBdr>
                    <w:top w:val="none" w:sz="0" w:space="0" w:color="auto"/>
                    <w:left w:val="none" w:sz="0" w:space="0" w:color="auto"/>
                    <w:bottom w:val="none" w:sz="0" w:space="0" w:color="auto"/>
                    <w:right w:val="none" w:sz="0" w:space="0" w:color="auto"/>
                  </w:divBdr>
                </w:div>
                <w:div w:id="1901673663">
                  <w:marLeft w:val="640"/>
                  <w:marRight w:val="0"/>
                  <w:marTop w:val="0"/>
                  <w:marBottom w:val="0"/>
                  <w:divBdr>
                    <w:top w:val="none" w:sz="0" w:space="0" w:color="auto"/>
                    <w:left w:val="none" w:sz="0" w:space="0" w:color="auto"/>
                    <w:bottom w:val="none" w:sz="0" w:space="0" w:color="auto"/>
                    <w:right w:val="none" w:sz="0" w:space="0" w:color="auto"/>
                  </w:divBdr>
                </w:div>
                <w:div w:id="2044597382">
                  <w:marLeft w:val="640"/>
                  <w:marRight w:val="0"/>
                  <w:marTop w:val="0"/>
                  <w:marBottom w:val="0"/>
                  <w:divBdr>
                    <w:top w:val="none" w:sz="0" w:space="0" w:color="auto"/>
                    <w:left w:val="none" w:sz="0" w:space="0" w:color="auto"/>
                    <w:bottom w:val="none" w:sz="0" w:space="0" w:color="auto"/>
                    <w:right w:val="none" w:sz="0" w:space="0" w:color="auto"/>
                  </w:divBdr>
                </w:div>
              </w:divsChild>
            </w:div>
            <w:div w:id="1134837513">
              <w:marLeft w:val="0"/>
              <w:marRight w:val="0"/>
              <w:marTop w:val="0"/>
              <w:marBottom w:val="0"/>
              <w:divBdr>
                <w:top w:val="none" w:sz="0" w:space="0" w:color="auto"/>
                <w:left w:val="none" w:sz="0" w:space="0" w:color="auto"/>
                <w:bottom w:val="none" w:sz="0" w:space="0" w:color="auto"/>
                <w:right w:val="none" w:sz="0" w:space="0" w:color="auto"/>
              </w:divBdr>
              <w:divsChild>
                <w:div w:id="22093607">
                  <w:marLeft w:val="640"/>
                  <w:marRight w:val="0"/>
                  <w:marTop w:val="0"/>
                  <w:marBottom w:val="0"/>
                  <w:divBdr>
                    <w:top w:val="none" w:sz="0" w:space="0" w:color="auto"/>
                    <w:left w:val="none" w:sz="0" w:space="0" w:color="auto"/>
                    <w:bottom w:val="none" w:sz="0" w:space="0" w:color="auto"/>
                    <w:right w:val="none" w:sz="0" w:space="0" w:color="auto"/>
                  </w:divBdr>
                </w:div>
                <w:div w:id="30737492">
                  <w:marLeft w:val="640"/>
                  <w:marRight w:val="0"/>
                  <w:marTop w:val="0"/>
                  <w:marBottom w:val="0"/>
                  <w:divBdr>
                    <w:top w:val="none" w:sz="0" w:space="0" w:color="auto"/>
                    <w:left w:val="none" w:sz="0" w:space="0" w:color="auto"/>
                    <w:bottom w:val="none" w:sz="0" w:space="0" w:color="auto"/>
                    <w:right w:val="none" w:sz="0" w:space="0" w:color="auto"/>
                  </w:divBdr>
                </w:div>
                <w:div w:id="66803703">
                  <w:marLeft w:val="640"/>
                  <w:marRight w:val="0"/>
                  <w:marTop w:val="0"/>
                  <w:marBottom w:val="0"/>
                  <w:divBdr>
                    <w:top w:val="none" w:sz="0" w:space="0" w:color="auto"/>
                    <w:left w:val="none" w:sz="0" w:space="0" w:color="auto"/>
                    <w:bottom w:val="none" w:sz="0" w:space="0" w:color="auto"/>
                    <w:right w:val="none" w:sz="0" w:space="0" w:color="auto"/>
                  </w:divBdr>
                </w:div>
                <w:div w:id="67267582">
                  <w:marLeft w:val="640"/>
                  <w:marRight w:val="0"/>
                  <w:marTop w:val="0"/>
                  <w:marBottom w:val="0"/>
                  <w:divBdr>
                    <w:top w:val="none" w:sz="0" w:space="0" w:color="auto"/>
                    <w:left w:val="none" w:sz="0" w:space="0" w:color="auto"/>
                    <w:bottom w:val="none" w:sz="0" w:space="0" w:color="auto"/>
                    <w:right w:val="none" w:sz="0" w:space="0" w:color="auto"/>
                  </w:divBdr>
                </w:div>
                <w:div w:id="127406135">
                  <w:marLeft w:val="640"/>
                  <w:marRight w:val="0"/>
                  <w:marTop w:val="0"/>
                  <w:marBottom w:val="0"/>
                  <w:divBdr>
                    <w:top w:val="none" w:sz="0" w:space="0" w:color="auto"/>
                    <w:left w:val="none" w:sz="0" w:space="0" w:color="auto"/>
                    <w:bottom w:val="none" w:sz="0" w:space="0" w:color="auto"/>
                    <w:right w:val="none" w:sz="0" w:space="0" w:color="auto"/>
                  </w:divBdr>
                </w:div>
                <w:div w:id="145366077">
                  <w:marLeft w:val="640"/>
                  <w:marRight w:val="0"/>
                  <w:marTop w:val="0"/>
                  <w:marBottom w:val="0"/>
                  <w:divBdr>
                    <w:top w:val="none" w:sz="0" w:space="0" w:color="auto"/>
                    <w:left w:val="none" w:sz="0" w:space="0" w:color="auto"/>
                    <w:bottom w:val="none" w:sz="0" w:space="0" w:color="auto"/>
                    <w:right w:val="none" w:sz="0" w:space="0" w:color="auto"/>
                  </w:divBdr>
                </w:div>
                <w:div w:id="181012611">
                  <w:marLeft w:val="640"/>
                  <w:marRight w:val="0"/>
                  <w:marTop w:val="0"/>
                  <w:marBottom w:val="0"/>
                  <w:divBdr>
                    <w:top w:val="none" w:sz="0" w:space="0" w:color="auto"/>
                    <w:left w:val="none" w:sz="0" w:space="0" w:color="auto"/>
                    <w:bottom w:val="none" w:sz="0" w:space="0" w:color="auto"/>
                    <w:right w:val="none" w:sz="0" w:space="0" w:color="auto"/>
                  </w:divBdr>
                </w:div>
                <w:div w:id="183986390">
                  <w:marLeft w:val="640"/>
                  <w:marRight w:val="0"/>
                  <w:marTop w:val="0"/>
                  <w:marBottom w:val="0"/>
                  <w:divBdr>
                    <w:top w:val="none" w:sz="0" w:space="0" w:color="auto"/>
                    <w:left w:val="none" w:sz="0" w:space="0" w:color="auto"/>
                    <w:bottom w:val="none" w:sz="0" w:space="0" w:color="auto"/>
                    <w:right w:val="none" w:sz="0" w:space="0" w:color="auto"/>
                  </w:divBdr>
                </w:div>
                <w:div w:id="223957128">
                  <w:marLeft w:val="640"/>
                  <w:marRight w:val="0"/>
                  <w:marTop w:val="0"/>
                  <w:marBottom w:val="0"/>
                  <w:divBdr>
                    <w:top w:val="none" w:sz="0" w:space="0" w:color="auto"/>
                    <w:left w:val="none" w:sz="0" w:space="0" w:color="auto"/>
                    <w:bottom w:val="none" w:sz="0" w:space="0" w:color="auto"/>
                    <w:right w:val="none" w:sz="0" w:space="0" w:color="auto"/>
                  </w:divBdr>
                </w:div>
                <w:div w:id="230970929">
                  <w:marLeft w:val="640"/>
                  <w:marRight w:val="0"/>
                  <w:marTop w:val="0"/>
                  <w:marBottom w:val="0"/>
                  <w:divBdr>
                    <w:top w:val="none" w:sz="0" w:space="0" w:color="auto"/>
                    <w:left w:val="none" w:sz="0" w:space="0" w:color="auto"/>
                    <w:bottom w:val="none" w:sz="0" w:space="0" w:color="auto"/>
                    <w:right w:val="none" w:sz="0" w:space="0" w:color="auto"/>
                  </w:divBdr>
                </w:div>
                <w:div w:id="264268680">
                  <w:marLeft w:val="640"/>
                  <w:marRight w:val="0"/>
                  <w:marTop w:val="0"/>
                  <w:marBottom w:val="0"/>
                  <w:divBdr>
                    <w:top w:val="none" w:sz="0" w:space="0" w:color="auto"/>
                    <w:left w:val="none" w:sz="0" w:space="0" w:color="auto"/>
                    <w:bottom w:val="none" w:sz="0" w:space="0" w:color="auto"/>
                    <w:right w:val="none" w:sz="0" w:space="0" w:color="auto"/>
                  </w:divBdr>
                </w:div>
                <w:div w:id="329136030">
                  <w:marLeft w:val="640"/>
                  <w:marRight w:val="0"/>
                  <w:marTop w:val="0"/>
                  <w:marBottom w:val="0"/>
                  <w:divBdr>
                    <w:top w:val="none" w:sz="0" w:space="0" w:color="auto"/>
                    <w:left w:val="none" w:sz="0" w:space="0" w:color="auto"/>
                    <w:bottom w:val="none" w:sz="0" w:space="0" w:color="auto"/>
                    <w:right w:val="none" w:sz="0" w:space="0" w:color="auto"/>
                  </w:divBdr>
                </w:div>
                <w:div w:id="387727278">
                  <w:marLeft w:val="640"/>
                  <w:marRight w:val="0"/>
                  <w:marTop w:val="0"/>
                  <w:marBottom w:val="0"/>
                  <w:divBdr>
                    <w:top w:val="none" w:sz="0" w:space="0" w:color="auto"/>
                    <w:left w:val="none" w:sz="0" w:space="0" w:color="auto"/>
                    <w:bottom w:val="none" w:sz="0" w:space="0" w:color="auto"/>
                    <w:right w:val="none" w:sz="0" w:space="0" w:color="auto"/>
                  </w:divBdr>
                </w:div>
                <w:div w:id="389575764">
                  <w:marLeft w:val="640"/>
                  <w:marRight w:val="0"/>
                  <w:marTop w:val="0"/>
                  <w:marBottom w:val="0"/>
                  <w:divBdr>
                    <w:top w:val="none" w:sz="0" w:space="0" w:color="auto"/>
                    <w:left w:val="none" w:sz="0" w:space="0" w:color="auto"/>
                    <w:bottom w:val="none" w:sz="0" w:space="0" w:color="auto"/>
                    <w:right w:val="none" w:sz="0" w:space="0" w:color="auto"/>
                  </w:divBdr>
                </w:div>
                <w:div w:id="418647670">
                  <w:marLeft w:val="640"/>
                  <w:marRight w:val="0"/>
                  <w:marTop w:val="0"/>
                  <w:marBottom w:val="0"/>
                  <w:divBdr>
                    <w:top w:val="none" w:sz="0" w:space="0" w:color="auto"/>
                    <w:left w:val="none" w:sz="0" w:space="0" w:color="auto"/>
                    <w:bottom w:val="none" w:sz="0" w:space="0" w:color="auto"/>
                    <w:right w:val="none" w:sz="0" w:space="0" w:color="auto"/>
                  </w:divBdr>
                </w:div>
                <w:div w:id="605308147">
                  <w:marLeft w:val="640"/>
                  <w:marRight w:val="0"/>
                  <w:marTop w:val="0"/>
                  <w:marBottom w:val="0"/>
                  <w:divBdr>
                    <w:top w:val="none" w:sz="0" w:space="0" w:color="auto"/>
                    <w:left w:val="none" w:sz="0" w:space="0" w:color="auto"/>
                    <w:bottom w:val="none" w:sz="0" w:space="0" w:color="auto"/>
                    <w:right w:val="none" w:sz="0" w:space="0" w:color="auto"/>
                  </w:divBdr>
                </w:div>
                <w:div w:id="615448791">
                  <w:marLeft w:val="640"/>
                  <w:marRight w:val="0"/>
                  <w:marTop w:val="0"/>
                  <w:marBottom w:val="0"/>
                  <w:divBdr>
                    <w:top w:val="none" w:sz="0" w:space="0" w:color="auto"/>
                    <w:left w:val="none" w:sz="0" w:space="0" w:color="auto"/>
                    <w:bottom w:val="none" w:sz="0" w:space="0" w:color="auto"/>
                    <w:right w:val="none" w:sz="0" w:space="0" w:color="auto"/>
                  </w:divBdr>
                </w:div>
                <w:div w:id="628706889">
                  <w:marLeft w:val="640"/>
                  <w:marRight w:val="0"/>
                  <w:marTop w:val="0"/>
                  <w:marBottom w:val="0"/>
                  <w:divBdr>
                    <w:top w:val="none" w:sz="0" w:space="0" w:color="auto"/>
                    <w:left w:val="none" w:sz="0" w:space="0" w:color="auto"/>
                    <w:bottom w:val="none" w:sz="0" w:space="0" w:color="auto"/>
                    <w:right w:val="none" w:sz="0" w:space="0" w:color="auto"/>
                  </w:divBdr>
                </w:div>
                <w:div w:id="656306888">
                  <w:marLeft w:val="640"/>
                  <w:marRight w:val="0"/>
                  <w:marTop w:val="0"/>
                  <w:marBottom w:val="0"/>
                  <w:divBdr>
                    <w:top w:val="none" w:sz="0" w:space="0" w:color="auto"/>
                    <w:left w:val="none" w:sz="0" w:space="0" w:color="auto"/>
                    <w:bottom w:val="none" w:sz="0" w:space="0" w:color="auto"/>
                    <w:right w:val="none" w:sz="0" w:space="0" w:color="auto"/>
                  </w:divBdr>
                </w:div>
                <w:div w:id="672610278">
                  <w:marLeft w:val="640"/>
                  <w:marRight w:val="0"/>
                  <w:marTop w:val="0"/>
                  <w:marBottom w:val="0"/>
                  <w:divBdr>
                    <w:top w:val="none" w:sz="0" w:space="0" w:color="auto"/>
                    <w:left w:val="none" w:sz="0" w:space="0" w:color="auto"/>
                    <w:bottom w:val="none" w:sz="0" w:space="0" w:color="auto"/>
                    <w:right w:val="none" w:sz="0" w:space="0" w:color="auto"/>
                  </w:divBdr>
                </w:div>
                <w:div w:id="673344917">
                  <w:marLeft w:val="640"/>
                  <w:marRight w:val="0"/>
                  <w:marTop w:val="0"/>
                  <w:marBottom w:val="0"/>
                  <w:divBdr>
                    <w:top w:val="none" w:sz="0" w:space="0" w:color="auto"/>
                    <w:left w:val="none" w:sz="0" w:space="0" w:color="auto"/>
                    <w:bottom w:val="none" w:sz="0" w:space="0" w:color="auto"/>
                    <w:right w:val="none" w:sz="0" w:space="0" w:color="auto"/>
                  </w:divBdr>
                </w:div>
                <w:div w:id="694233313">
                  <w:marLeft w:val="640"/>
                  <w:marRight w:val="0"/>
                  <w:marTop w:val="0"/>
                  <w:marBottom w:val="0"/>
                  <w:divBdr>
                    <w:top w:val="none" w:sz="0" w:space="0" w:color="auto"/>
                    <w:left w:val="none" w:sz="0" w:space="0" w:color="auto"/>
                    <w:bottom w:val="none" w:sz="0" w:space="0" w:color="auto"/>
                    <w:right w:val="none" w:sz="0" w:space="0" w:color="auto"/>
                  </w:divBdr>
                </w:div>
                <w:div w:id="747113870">
                  <w:marLeft w:val="640"/>
                  <w:marRight w:val="0"/>
                  <w:marTop w:val="0"/>
                  <w:marBottom w:val="0"/>
                  <w:divBdr>
                    <w:top w:val="none" w:sz="0" w:space="0" w:color="auto"/>
                    <w:left w:val="none" w:sz="0" w:space="0" w:color="auto"/>
                    <w:bottom w:val="none" w:sz="0" w:space="0" w:color="auto"/>
                    <w:right w:val="none" w:sz="0" w:space="0" w:color="auto"/>
                  </w:divBdr>
                </w:div>
                <w:div w:id="769009042">
                  <w:marLeft w:val="640"/>
                  <w:marRight w:val="0"/>
                  <w:marTop w:val="0"/>
                  <w:marBottom w:val="0"/>
                  <w:divBdr>
                    <w:top w:val="none" w:sz="0" w:space="0" w:color="auto"/>
                    <w:left w:val="none" w:sz="0" w:space="0" w:color="auto"/>
                    <w:bottom w:val="none" w:sz="0" w:space="0" w:color="auto"/>
                    <w:right w:val="none" w:sz="0" w:space="0" w:color="auto"/>
                  </w:divBdr>
                </w:div>
                <w:div w:id="823738790">
                  <w:marLeft w:val="640"/>
                  <w:marRight w:val="0"/>
                  <w:marTop w:val="0"/>
                  <w:marBottom w:val="0"/>
                  <w:divBdr>
                    <w:top w:val="none" w:sz="0" w:space="0" w:color="auto"/>
                    <w:left w:val="none" w:sz="0" w:space="0" w:color="auto"/>
                    <w:bottom w:val="none" w:sz="0" w:space="0" w:color="auto"/>
                    <w:right w:val="none" w:sz="0" w:space="0" w:color="auto"/>
                  </w:divBdr>
                </w:div>
                <w:div w:id="831524768">
                  <w:marLeft w:val="640"/>
                  <w:marRight w:val="0"/>
                  <w:marTop w:val="0"/>
                  <w:marBottom w:val="0"/>
                  <w:divBdr>
                    <w:top w:val="none" w:sz="0" w:space="0" w:color="auto"/>
                    <w:left w:val="none" w:sz="0" w:space="0" w:color="auto"/>
                    <w:bottom w:val="none" w:sz="0" w:space="0" w:color="auto"/>
                    <w:right w:val="none" w:sz="0" w:space="0" w:color="auto"/>
                  </w:divBdr>
                </w:div>
                <w:div w:id="831916088">
                  <w:marLeft w:val="640"/>
                  <w:marRight w:val="0"/>
                  <w:marTop w:val="0"/>
                  <w:marBottom w:val="0"/>
                  <w:divBdr>
                    <w:top w:val="none" w:sz="0" w:space="0" w:color="auto"/>
                    <w:left w:val="none" w:sz="0" w:space="0" w:color="auto"/>
                    <w:bottom w:val="none" w:sz="0" w:space="0" w:color="auto"/>
                    <w:right w:val="none" w:sz="0" w:space="0" w:color="auto"/>
                  </w:divBdr>
                </w:div>
                <w:div w:id="850607436">
                  <w:marLeft w:val="640"/>
                  <w:marRight w:val="0"/>
                  <w:marTop w:val="0"/>
                  <w:marBottom w:val="0"/>
                  <w:divBdr>
                    <w:top w:val="none" w:sz="0" w:space="0" w:color="auto"/>
                    <w:left w:val="none" w:sz="0" w:space="0" w:color="auto"/>
                    <w:bottom w:val="none" w:sz="0" w:space="0" w:color="auto"/>
                    <w:right w:val="none" w:sz="0" w:space="0" w:color="auto"/>
                  </w:divBdr>
                </w:div>
                <w:div w:id="873662019">
                  <w:marLeft w:val="640"/>
                  <w:marRight w:val="0"/>
                  <w:marTop w:val="0"/>
                  <w:marBottom w:val="0"/>
                  <w:divBdr>
                    <w:top w:val="none" w:sz="0" w:space="0" w:color="auto"/>
                    <w:left w:val="none" w:sz="0" w:space="0" w:color="auto"/>
                    <w:bottom w:val="none" w:sz="0" w:space="0" w:color="auto"/>
                    <w:right w:val="none" w:sz="0" w:space="0" w:color="auto"/>
                  </w:divBdr>
                </w:div>
                <w:div w:id="900406663">
                  <w:marLeft w:val="640"/>
                  <w:marRight w:val="0"/>
                  <w:marTop w:val="0"/>
                  <w:marBottom w:val="0"/>
                  <w:divBdr>
                    <w:top w:val="none" w:sz="0" w:space="0" w:color="auto"/>
                    <w:left w:val="none" w:sz="0" w:space="0" w:color="auto"/>
                    <w:bottom w:val="none" w:sz="0" w:space="0" w:color="auto"/>
                    <w:right w:val="none" w:sz="0" w:space="0" w:color="auto"/>
                  </w:divBdr>
                </w:div>
                <w:div w:id="903219275">
                  <w:marLeft w:val="640"/>
                  <w:marRight w:val="0"/>
                  <w:marTop w:val="0"/>
                  <w:marBottom w:val="0"/>
                  <w:divBdr>
                    <w:top w:val="none" w:sz="0" w:space="0" w:color="auto"/>
                    <w:left w:val="none" w:sz="0" w:space="0" w:color="auto"/>
                    <w:bottom w:val="none" w:sz="0" w:space="0" w:color="auto"/>
                    <w:right w:val="none" w:sz="0" w:space="0" w:color="auto"/>
                  </w:divBdr>
                </w:div>
                <w:div w:id="950552711">
                  <w:marLeft w:val="640"/>
                  <w:marRight w:val="0"/>
                  <w:marTop w:val="0"/>
                  <w:marBottom w:val="0"/>
                  <w:divBdr>
                    <w:top w:val="none" w:sz="0" w:space="0" w:color="auto"/>
                    <w:left w:val="none" w:sz="0" w:space="0" w:color="auto"/>
                    <w:bottom w:val="none" w:sz="0" w:space="0" w:color="auto"/>
                    <w:right w:val="none" w:sz="0" w:space="0" w:color="auto"/>
                  </w:divBdr>
                </w:div>
                <w:div w:id="967126498">
                  <w:marLeft w:val="640"/>
                  <w:marRight w:val="0"/>
                  <w:marTop w:val="0"/>
                  <w:marBottom w:val="0"/>
                  <w:divBdr>
                    <w:top w:val="none" w:sz="0" w:space="0" w:color="auto"/>
                    <w:left w:val="none" w:sz="0" w:space="0" w:color="auto"/>
                    <w:bottom w:val="none" w:sz="0" w:space="0" w:color="auto"/>
                    <w:right w:val="none" w:sz="0" w:space="0" w:color="auto"/>
                  </w:divBdr>
                </w:div>
                <w:div w:id="984700990">
                  <w:marLeft w:val="640"/>
                  <w:marRight w:val="0"/>
                  <w:marTop w:val="0"/>
                  <w:marBottom w:val="0"/>
                  <w:divBdr>
                    <w:top w:val="none" w:sz="0" w:space="0" w:color="auto"/>
                    <w:left w:val="none" w:sz="0" w:space="0" w:color="auto"/>
                    <w:bottom w:val="none" w:sz="0" w:space="0" w:color="auto"/>
                    <w:right w:val="none" w:sz="0" w:space="0" w:color="auto"/>
                  </w:divBdr>
                </w:div>
                <w:div w:id="1044719018">
                  <w:marLeft w:val="640"/>
                  <w:marRight w:val="0"/>
                  <w:marTop w:val="0"/>
                  <w:marBottom w:val="0"/>
                  <w:divBdr>
                    <w:top w:val="none" w:sz="0" w:space="0" w:color="auto"/>
                    <w:left w:val="none" w:sz="0" w:space="0" w:color="auto"/>
                    <w:bottom w:val="none" w:sz="0" w:space="0" w:color="auto"/>
                    <w:right w:val="none" w:sz="0" w:space="0" w:color="auto"/>
                  </w:divBdr>
                </w:div>
                <w:div w:id="1104570739">
                  <w:marLeft w:val="640"/>
                  <w:marRight w:val="0"/>
                  <w:marTop w:val="0"/>
                  <w:marBottom w:val="0"/>
                  <w:divBdr>
                    <w:top w:val="none" w:sz="0" w:space="0" w:color="auto"/>
                    <w:left w:val="none" w:sz="0" w:space="0" w:color="auto"/>
                    <w:bottom w:val="none" w:sz="0" w:space="0" w:color="auto"/>
                    <w:right w:val="none" w:sz="0" w:space="0" w:color="auto"/>
                  </w:divBdr>
                </w:div>
                <w:div w:id="1110585009">
                  <w:marLeft w:val="640"/>
                  <w:marRight w:val="0"/>
                  <w:marTop w:val="0"/>
                  <w:marBottom w:val="0"/>
                  <w:divBdr>
                    <w:top w:val="none" w:sz="0" w:space="0" w:color="auto"/>
                    <w:left w:val="none" w:sz="0" w:space="0" w:color="auto"/>
                    <w:bottom w:val="none" w:sz="0" w:space="0" w:color="auto"/>
                    <w:right w:val="none" w:sz="0" w:space="0" w:color="auto"/>
                  </w:divBdr>
                </w:div>
                <w:div w:id="1115296460">
                  <w:marLeft w:val="640"/>
                  <w:marRight w:val="0"/>
                  <w:marTop w:val="0"/>
                  <w:marBottom w:val="0"/>
                  <w:divBdr>
                    <w:top w:val="none" w:sz="0" w:space="0" w:color="auto"/>
                    <w:left w:val="none" w:sz="0" w:space="0" w:color="auto"/>
                    <w:bottom w:val="none" w:sz="0" w:space="0" w:color="auto"/>
                    <w:right w:val="none" w:sz="0" w:space="0" w:color="auto"/>
                  </w:divBdr>
                </w:div>
                <w:div w:id="1145897441">
                  <w:marLeft w:val="640"/>
                  <w:marRight w:val="0"/>
                  <w:marTop w:val="0"/>
                  <w:marBottom w:val="0"/>
                  <w:divBdr>
                    <w:top w:val="none" w:sz="0" w:space="0" w:color="auto"/>
                    <w:left w:val="none" w:sz="0" w:space="0" w:color="auto"/>
                    <w:bottom w:val="none" w:sz="0" w:space="0" w:color="auto"/>
                    <w:right w:val="none" w:sz="0" w:space="0" w:color="auto"/>
                  </w:divBdr>
                </w:div>
                <w:div w:id="1174303163">
                  <w:marLeft w:val="640"/>
                  <w:marRight w:val="0"/>
                  <w:marTop w:val="0"/>
                  <w:marBottom w:val="0"/>
                  <w:divBdr>
                    <w:top w:val="none" w:sz="0" w:space="0" w:color="auto"/>
                    <w:left w:val="none" w:sz="0" w:space="0" w:color="auto"/>
                    <w:bottom w:val="none" w:sz="0" w:space="0" w:color="auto"/>
                    <w:right w:val="none" w:sz="0" w:space="0" w:color="auto"/>
                  </w:divBdr>
                </w:div>
                <w:div w:id="1268737026">
                  <w:marLeft w:val="640"/>
                  <w:marRight w:val="0"/>
                  <w:marTop w:val="0"/>
                  <w:marBottom w:val="0"/>
                  <w:divBdr>
                    <w:top w:val="none" w:sz="0" w:space="0" w:color="auto"/>
                    <w:left w:val="none" w:sz="0" w:space="0" w:color="auto"/>
                    <w:bottom w:val="none" w:sz="0" w:space="0" w:color="auto"/>
                    <w:right w:val="none" w:sz="0" w:space="0" w:color="auto"/>
                  </w:divBdr>
                </w:div>
                <w:div w:id="1279069344">
                  <w:marLeft w:val="640"/>
                  <w:marRight w:val="0"/>
                  <w:marTop w:val="0"/>
                  <w:marBottom w:val="0"/>
                  <w:divBdr>
                    <w:top w:val="none" w:sz="0" w:space="0" w:color="auto"/>
                    <w:left w:val="none" w:sz="0" w:space="0" w:color="auto"/>
                    <w:bottom w:val="none" w:sz="0" w:space="0" w:color="auto"/>
                    <w:right w:val="none" w:sz="0" w:space="0" w:color="auto"/>
                  </w:divBdr>
                </w:div>
                <w:div w:id="1330869517">
                  <w:marLeft w:val="640"/>
                  <w:marRight w:val="0"/>
                  <w:marTop w:val="0"/>
                  <w:marBottom w:val="0"/>
                  <w:divBdr>
                    <w:top w:val="none" w:sz="0" w:space="0" w:color="auto"/>
                    <w:left w:val="none" w:sz="0" w:space="0" w:color="auto"/>
                    <w:bottom w:val="none" w:sz="0" w:space="0" w:color="auto"/>
                    <w:right w:val="none" w:sz="0" w:space="0" w:color="auto"/>
                  </w:divBdr>
                </w:div>
                <w:div w:id="1362508684">
                  <w:marLeft w:val="640"/>
                  <w:marRight w:val="0"/>
                  <w:marTop w:val="0"/>
                  <w:marBottom w:val="0"/>
                  <w:divBdr>
                    <w:top w:val="none" w:sz="0" w:space="0" w:color="auto"/>
                    <w:left w:val="none" w:sz="0" w:space="0" w:color="auto"/>
                    <w:bottom w:val="none" w:sz="0" w:space="0" w:color="auto"/>
                    <w:right w:val="none" w:sz="0" w:space="0" w:color="auto"/>
                  </w:divBdr>
                </w:div>
                <w:div w:id="1396852923">
                  <w:marLeft w:val="640"/>
                  <w:marRight w:val="0"/>
                  <w:marTop w:val="0"/>
                  <w:marBottom w:val="0"/>
                  <w:divBdr>
                    <w:top w:val="none" w:sz="0" w:space="0" w:color="auto"/>
                    <w:left w:val="none" w:sz="0" w:space="0" w:color="auto"/>
                    <w:bottom w:val="none" w:sz="0" w:space="0" w:color="auto"/>
                    <w:right w:val="none" w:sz="0" w:space="0" w:color="auto"/>
                  </w:divBdr>
                </w:div>
                <w:div w:id="1409494634">
                  <w:marLeft w:val="640"/>
                  <w:marRight w:val="0"/>
                  <w:marTop w:val="0"/>
                  <w:marBottom w:val="0"/>
                  <w:divBdr>
                    <w:top w:val="none" w:sz="0" w:space="0" w:color="auto"/>
                    <w:left w:val="none" w:sz="0" w:space="0" w:color="auto"/>
                    <w:bottom w:val="none" w:sz="0" w:space="0" w:color="auto"/>
                    <w:right w:val="none" w:sz="0" w:space="0" w:color="auto"/>
                  </w:divBdr>
                </w:div>
                <w:div w:id="1438334232">
                  <w:marLeft w:val="640"/>
                  <w:marRight w:val="0"/>
                  <w:marTop w:val="0"/>
                  <w:marBottom w:val="0"/>
                  <w:divBdr>
                    <w:top w:val="none" w:sz="0" w:space="0" w:color="auto"/>
                    <w:left w:val="none" w:sz="0" w:space="0" w:color="auto"/>
                    <w:bottom w:val="none" w:sz="0" w:space="0" w:color="auto"/>
                    <w:right w:val="none" w:sz="0" w:space="0" w:color="auto"/>
                  </w:divBdr>
                </w:div>
                <w:div w:id="1446773968">
                  <w:marLeft w:val="640"/>
                  <w:marRight w:val="0"/>
                  <w:marTop w:val="0"/>
                  <w:marBottom w:val="0"/>
                  <w:divBdr>
                    <w:top w:val="none" w:sz="0" w:space="0" w:color="auto"/>
                    <w:left w:val="none" w:sz="0" w:space="0" w:color="auto"/>
                    <w:bottom w:val="none" w:sz="0" w:space="0" w:color="auto"/>
                    <w:right w:val="none" w:sz="0" w:space="0" w:color="auto"/>
                  </w:divBdr>
                </w:div>
                <w:div w:id="1574119472">
                  <w:marLeft w:val="640"/>
                  <w:marRight w:val="0"/>
                  <w:marTop w:val="0"/>
                  <w:marBottom w:val="0"/>
                  <w:divBdr>
                    <w:top w:val="none" w:sz="0" w:space="0" w:color="auto"/>
                    <w:left w:val="none" w:sz="0" w:space="0" w:color="auto"/>
                    <w:bottom w:val="none" w:sz="0" w:space="0" w:color="auto"/>
                    <w:right w:val="none" w:sz="0" w:space="0" w:color="auto"/>
                  </w:divBdr>
                </w:div>
                <w:div w:id="1625379395">
                  <w:marLeft w:val="640"/>
                  <w:marRight w:val="0"/>
                  <w:marTop w:val="0"/>
                  <w:marBottom w:val="0"/>
                  <w:divBdr>
                    <w:top w:val="none" w:sz="0" w:space="0" w:color="auto"/>
                    <w:left w:val="none" w:sz="0" w:space="0" w:color="auto"/>
                    <w:bottom w:val="none" w:sz="0" w:space="0" w:color="auto"/>
                    <w:right w:val="none" w:sz="0" w:space="0" w:color="auto"/>
                  </w:divBdr>
                </w:div>
                <w:div w:id="1679427804">
                  <w:marLeft w:val="640"/>
                  <w:marRight w:val="0"/>
                  <w:marTop w:val="0"/>
                  <w:marBottom w:val="0"/>
                  <w:divBdr>
                    <w:top w:val="none" w:sz="0" w:space="0" w:color="auto"/>
                    <w:left w:val="none" w:sz="0" w:space="0" w:color="auto"/>
                    <w:bottom w:val="none" w:sz="0" w:space="0" w:color="auto"/>
                    <w:right w:val="none" w:sz="0" w:space="0" w:color="auto"/>
                  </w:divBdr>
                </w:div>
                <w:div w:id="1692414033">
                  <w:marLeft w:val="640"/>
                  <w:marRight w:val="0"/>
                  <w:marTop w:val="0"/>
                  <w:marBottom w:val="0"/>
                  <w:divBdr>
                    <w:top w:val="none" w:sz="0" w:space="0" w:color="auto"/>
                    <w:left w:val="none" w:sz="0" w:space="0" w:color="auto"/>
                    <w:bottom w:val="none" w:sz="0" w:space="0" w:color="auto"/>
                    <w:right w:val="none" w:sz="0" w:space="0" w:color="auto"/>
                  </w:divBdr>
                </w:div>
                <w:div w:id="1726635955">
                  <w:marLeft w:val="640"/>
                  <w:marRight w:val="0"/>
                  <w:marTop w:val="0"/>
                  <w:marBottom w:val="0"/>
                  <w:divBdr>
                    <w:top w:val="none" w:sz="0" w:space="0" w:color="auto"/>
                    <w:left w:val="none" w:sz="0" w:space="0" w:color="auto"/>
                    <w:bottom w:val="none" w:sz="0" w:space="0" w:color="auto"/>
                    <w:right w:val="none" w:sz="0" w:space="0" w:color="auto"/>
                  </w:divBdr>
                </w:div>
                <w:div w:id="1732147777">
                  <w:marLeft w:val="640"/>
                  <w:marRight w:val="0"/>
                  <w:marTop w:val="0"/>
                  <w:marBottom w:val="0"/>
                  <w:divBdr>
                    <w:top w:val="none" w:sz="0" w:space="0" w:color="auto"/>
                    <w:left w:val="none" w:sz="0" w:space="0" w:color="auto"/>
                    <w:bottom w:val="none" w:sz="0" w:space="0" w:color="auto"/>
                    <w:right w:val="none" w:sz="0" w:space="0" w:color="auto"/>
                  </w:divBdr>
                </w:div>
                <w:div w:id="1805536368">
                  <w:marLeft w:val="640"/>
                  <w:marRight w:val="0"/>
                  <w:marTop w:val="0"/>
                  <w:marBottom w:val="0"/>
                  <w:divBdr>
                    <w:top w:val="none" w:sz="0" w:space="0" w:color="auto"/>
                    <w:left w:val="none" w:sz="0" w:space="0" w:color="auto"/>
                    <w:bottom w:val="none" w:sz="0" w:space="0" w:color="auto"/>
                    <w:right w:val="none" w:sz="0" w:space="0" w:color="auto"/>
                  </w:divBdr>
                </w:div>
                <w:div w:id="1809660395">
                  <w:marLeft w:val="640"/>
                  <w:marRight w:val="0"/>
                  <w:marTop w:val="0"/>
                  <w:marBottom w:val="0"/>
                  <w:divBdr>
                    <w:top w:val="none" w:sz="0" w:space="0" w:color="auto"/>
                    <w:left w:val="none" w:sz="0" w:space="0" w:color="auto"/>
                    <w:bottom w:val="none" w:sz="0" w:space="0" w:color="auto"/>
                    <w:right w:val="none" w:sz="0" w:space="0" w:color="auto"/>
                  </w:divBdr>
                </w:div>
                <w:div w:id="1905993569">
                  <w:marLeft w:val="640"/>
                  <w:marRight w:val="0"/>
                  <w:marTop w:val="0"/>
                  <w:marBottom w:val="0"/>
                  <w:divBdr>
                    <w:top w:val="none" w:sz="0" w:space="0" w:color="auto"/>
                    <w:left w:val="none" w:sz="0" w:space="0" w:color="auto"/>
                    <w:bottom w:val="none" w:sz="0" w:space="0" w:color="auto"/>
                    <w:right w:val="none" w:sz="0" w:space="0" w:color="auto"/>
                  </w:divBdr>
                </w:div>
                <w:div w:id="1927956646">
                  <w:marLeft w:val="640"/>
                  <w:marRight w:val="0"/>
                  <w:marTop w:val="0"/>
                  <w:marBottom w:val="0"/>
                  <w:divBdr>
                    <w:top w:val="none" w:sz="0" w:space="0" w:color="auto"/>
                    <w:left w:val="none" w:sz="0" w:space="0" w:color="auto"/>
                    <w:bottom w:val="none" w:sz="0" w:space="0" w:color="auto"/>
                    <w:right w:val="none" w:sz="0" w:space="0" w:color="auto"/>
                  </w:divBdr>
                </w:div>
                <w:div w:id="1930580332">
                  <w:marLeft w:val="640"/>
                  <w:marRight w:val="0"/>
                  <w:marTop w:val="0"/>
                  <w:marBottom w:val="0"/>
                  <w:divBdr>
                    <w:top w:val="none" w:sz="0" w:space="0" w:color="auto"/>
                    <w:left w:val="none" w:sz="0" w:space="0" w:color="auto"/>
                    <w:bottom w:val="none" w:sz="0" w:space="0" w:color="auto"/>
                    <w:right w:val="none" w:sz="0" w:space="0" w:color="auto"/>
                  </w:divBdr>
                </w:div>
                <w:div w:id="1932079879">
                  <w:marLeft w:val="640"/>
                  <w:marRight w:val="0"/>
                  <w:marTop w:val="0"/>
                  <w:marBottom w:val="0"/>
                  <w:divBdr>
                    <w:top w:val="none" w:sz="0" w:space="0" w:color="auto"/>
                    <w:left w:val="none" w:sz="0" w:space="0" w:color="auto"/>
                    <w:bottom w:val="none" w:sz="0" w:space="0" w:color="auto"/>
                    <w:right w:val="none" w:sz="0" w:space="0" w:color="auto"/>
                  </w:divBdr>
                </w:div>
                <w:div w:id="1937248476">
                  <w:marLeft w:val="640"/>
                  <w:marRight w:val="0"/>
                  <w:marTop w:val="0"/>
                  <w:marBottom w:val="0"/>
                  <w:divBdr>
                    <w:top w:val="none" w:sz="0" w:space="0" w:color="auto"/>
                    <w:left w:val="none" w:sz="0" w:space="0" w:color="auto"/>
                    <w:bottom w:val="none" w:sz="0" w:space="0" w:color="auto"/>
                    <w:right w:val="none" w:sz="0" w:space="0" w:color="auto"/>
                  </w:divBdr>
                </w:div>
                <w:div w:id="1957132489">
                  <w:marLeft w:val="640"/>
                  <w:marRight w:val="0"/>
                  <w:marTop w:val="0"/>
                  <w:marBottom w:val="0"/>
                  <w:divBdr>
                    <w:top w:val="none" w:sz="0" w:space="0" w:color="auto"/>
                    <w:left w:val="none" w:sz="0" w:space="0" w:color="auto"/>
                    <w:bottom w:val="none" w:sz="0" w:space="0" w:color="auto"/>
                    <w:right w:val="none" w:sz="0" w:space="0" w:color="auto"/>
                  </w:divBdr>
                </w:div>
                <w:div w:id="1997175489">
                  <w:marLeft w:val="640"/>
                  <w:marRight w:val="0"/>
                  <w:marTop w:val="0"/>
                  <w:marBottom w:val="0"/>
                  <w:divBdr>
                    <w:top w:val="none" w:sz="0" w:space="0" w:color="auto"/>
                    <w:left w:val="none" w:sz="0" w:space="0" w:color="auto"/>
                    <w:bottom w:val="none" w:sz="0" w:space="0" w:color="auto"/>
                    <w:right w:val="none" w:sz="0" w:space="0" w:color="auto"/>
                  </w:divBdr>
                </w:div>
                <w:div w:id="2103597936">
                  <w:marLeft w:val="640"/>
                  <w:marRight w:val="0"/>
                  <w:marTop w:val="0"/>
                  <w:marBottom w:val="0"/>
                  <w:divBdr>
                    <w:top w:val="none" w:sz="0" w:space="0" w:color="auto"/>
                    <w:left w:val="none" w:sz="0" w:space="0" w:color="auto"/>
                    <w:bottom w:val="none" w:sz="0" w:space="0" w:color="auto"/>
                    <w:right w:val="none" w:sz="0" w:space="0" w:color="auto"/>
                  </w:divBdr>
                </w:div>
                <w:div w:id="2115057842">
                  <w:marLeft w:val="640"/>
                  <w:marRight w:val="0"/>
                  <w:marTop w:val="0"/>
                  <w:marBottom w:val="0"/>
                  <w:divBdr>
                    <w:top w:val="none" w:sz="0" w:space="0" w:color="auto"/>
                    <w:left w:val="none" w:sz="0" w:space="0" w:color="auto"/>
                    <w:bottom w:val="none" w:sz="0" w:space="0" w:color="auto"/>
                    <w:right w:val="none" w:sz="0" w:space="0" w:color="auto"/>
                  </w:divBdr>
                </w:div>
              </w:divsChild>
            </w:div>
            <w:div w:id="1157890064">
              <w:marLeft w:val="0"/>
              <w:marRight w:val="0"/>
              <w:marTop w:val="0"/>
              <w:marBottom w:val="0"/>
              <w:divBdr>
                <w:top w:val="none" w:sz="0" w:space="0" w:color="auto"/>
                <w:left w:val="none" w:sz="0" w:space="0" w:color="auto"/>
                <w:bottom w:val="none" w:sz="0" w:space="0" w:color="auto"/>
                <w:right w:val="none" w:sz="0" w:space="0" w:color="auto"/>
              </w:divBdr>
              <w:divsChild>
                <w:div w:id="48043485">
                  <w:marLeft w:val="640"/>
                  <w:marRight w:val="0"/>
                  <w:marTop w:val="0"/>
                  <w:marBottom w:val="0"/>
                  <w:divBdr>
                    <w:top w:val="none" w:sz="0" w:space="0" w:color="auto"/>
                    <w:left w:val="none" w:sz="0" w:space="0" w:color="auto"/>
                    <w:bottom w:val="none" w:sz="0" w:space="0" w:color="auto"/>
                    <w:right w:val="none" w:sz="0" w:space="0" w:color="auto"/>
                  </w:divBdr>
                </w:div>
                <w:div w:id="139080876">
                  <w:marLeft w:val="640"/>
                  <w:marRight w:val="0"/>
                  <w:marTop w:val="0"/>
                  <w:marBottom w:val="0"/>
                  <w:divBdr>
                    <w:top w:val="none" w:sz="0" w:space="0" w:color="auto"/>
                    <w:left w:val="none" w:sz="0" w:space="0" w:color="auto"/>
                    <w:bottom w:val="none" w:sz="0" w:space="0" w:color="auto"/>
                    <w:right w:val="none" w:sz="0" w:space="0" w:color="auto"/>
                  </w:divBdr>
                </w:div>
                <w:div w:id="151337339">
                  <w:marLeft w:val="640"/>
                  <w:marRight w:val="0"/>
                  <w:marTop w:val="0"/>
                  <w:marBottom w:val="0"/>
                  <w:divBdr>
                    <w:top w:val="none" w:sz="0" w:space="0" w:color="auto"/>
                    <w:left w:val="none" w:sz="0" w:space="0" w:color="auto"/>
                    <w:bottom w:val="none" w:sz="0" w:space="0" w:color="auto"/>
                    <w:right w:val="none" w:sz="0" w:space="0" w:color="auto"/>
                  </w:divBdr>
                </w:div>
                <w:div w:id="178352296">
                  <w:marLeft w:val="640"/>
                  <w:marRight w:val="0"/>
                  <w:marTop w:val="0"/>
                  <w:marBottom w:val="0"/>
                  <w:divBdr>
                    <w:top w:val="none" w:sz="0" w:space="0" w:color="auto"/>
                    <w:left w:val="none" w:sz="0" w:space="0" w:color="auto"/>
                    <w:bottom w:val="none" w:sz="0" w:space="0" w:color="auto"/>
                    <w:right w:val="none" w:sz="0" w:space="0" w:color="auto"/>
                  </w:divBdr>
                </w:div>
                <w:div w:id="185992224">
                  <w:marLeft w:val="640"/>
                  <w:marRight w:val="0"/>
                  <w:marTop w:val="0"/>
                  <w:marBottom w:val="0"/>
                  <w:divBdr>
                    <w:top w:val="none" w:sz="0" w:space="0" w:color="auto"/>
                    <w:left w:val="none" w:sz="0" w:space="0" w:color="auto"/>
                    <w:bottom w:val="none" w:sz="0" w:space="0" w:color="auto"/>
                    <w:right w:val="none" w:sz="0" w:space="0" w:color="auto"/>
                  </w:divBdr>
                </w:div>
                <w:div w:id="318769425">
                  <w:marLeft w:val="640"/>
                  <w:marRight w:val="0"/>
                  <w:marTop w:val="0"/>
                  <w:marBottom w:val="0"/>
                  <w:divBdr>
                    <w:top w:val="none" w:sz="0" w:space="0" w:color="auto"/>
                    <w:left w:val="none" w:sz="0" w:space="0" w:color="auto"/>
                    <w:bottom w:val="none" w:sz="0" w:space="0" w:color="auto"/>
                    <w:right w:val="none" w:sz="0" w:space="0" w:color="auto"/>
                  </w:divBdr>
                </w:div>
                <w:div w:id="346100972">
                  <w:marLeft w:val="640"/>
                  <w:marRight w:val="0"/>
                  <w:marTop w:val="0"/>
                  <w:marBottom w:val="0"/>
                  <w:divBdr>
                    <w:top w:val="none" w:sz="0" w:space="0" w:color="auto"/>
                    <w:left w:val="none" w:sz="0" w:space="0" w:color="auto"/>
                    <w:bottom w:val="none" w:sz="0" w:space="0" w:color="auto"/>
                    <w:right w:val="none" w:sz="0" w:space="0" w:color="auto"/>
                  </w:divBdr>
                </w:div>
                <w:div w:id="482040826">
                  <w:marLeft w:val="640"/>
                  <w:marRight w:val="0"/>
                  <w:marTop w:val="0"/>
                  <w:marBottom w:val="0"/>
                  <w:divBdr>
                    <w:top w:val="none" w:sz="0" w:space="0" w:color="auto"/>
                    <w:left w:val="none" w:sz="0" w:space="0" w:color="auto"/>
                    <w:bottom w:val="none" w:sz="0" w:space="0" w:color="auto"/>
                    <w:right w:val="none" w:sz="0" w:space="0" w:color="auto"/>
                  </w:divBdr>
                </w:div>
                <w:div w:id="494760859">
                  <w:marLeft w:val="640"/>
                  <w:marRight w:val="0"/>
                  <w:marTop w:val="0"/>
                  <w:marBottom w:val="0"/>
                  <w:divBdr>
                    <w:top w:val="none" w:sz="0" w:space="0" w:color="auto"/>
                    <w:left w:val="none" w:sz="0" w:space="0" w:color="auto"/>
                    <w:bottom w:val="none" w:sz="0" w:space="0" w:color="auto"/>
                    <w:right w:val="none" w:sz="0" w:space="0" w:color="auto"/>
                  </w:divBdr>
                </w:div>
                <w:div w:id="495263331">
                  <w:marLeft w:val="640"/>
                  <w:marRight w:val="0"/>
                  <w:marTop w:val="0"/>
                  <w:marBottom w:val="0"/>
                  <w:divBdr>
                    <w:top w:val="none" w:sz="0" w:space="0" w:color="auto"/>
                    <w:left w:val="none" w:sz="0" w:space="0" w:color="auto"/>
                    <w:bottom w:val="none" w:sz="0" w:space="0" w:color="auto"/>
                    <w:right w:val="none" w:sz="0" w:space="0" w:color="auto"/>
                  </w:divBdr>
                </w:div>
                <w:div w:id="556012199">
                  <w:marLeft w:val="640"/>
                  <w:marRight w:val="0"/>
                  <w:marTop w:val="0"/>
                  <w:marBottom w:val="0"/>
                  <w:divBdr>
                    <w:top w:val="none" w:sz="0" w:space="0" w:color="auto"/>
                    <w:left w:val="none" w:sz="0" w:space="0" w:color="auto"/>
                    <w:bottom w:val="none" w:sz="0" w:space="0" w:color="auto"/>
                    <w:right w:val="none" w:sz="0" w:space="0" w:color="auto"/>
                  </w:divBdr>
                </w:div>
                <w:div w:id="559636699">
                  <w:marLeft w:val="640"/>
                  <w:marRight w:val="0"/>
                  <w:marTop w:val="0"/>
                  <w:marBottom w:val="0"/>
                  <w:divBdr>
                    <w:top w:val="none" w:sz="0" w:space="0" w:color="auto"/>
                    <w:left w:val="none" w:sz="0" w:space="0" w:color="auto"/>
                    <w:bottom w:val="none" w:sz="0" w:space="0" w:color="auto"/>
                    <w:right w:val="none" w:sz="0" w:space="0" w:color="auto"/>
                  </w:divBdr>
                </w:div>
                <w:div w:id="581108666">
                  <w:marLeft w:val="640"/>
                  <w:marRight w:val="0"/>
                  <w:marTop w:val="0"/>
                  <w:marBottom w:val="0"/>
                  <w:divBdr>
                    <w:top w:val="none" w:sz="0" w:space="0" w:color="auto"/>
                    <w:left w:val="none" w:sz="0" w:space="0" w:color="auto"/>
                    <w:bottom w:val="none" w:sz="0" w:space="0" w:color="auto"/>
                    <w:right w:val="none" w:sz="0" w:space="0" w:color="auto"/>
                  </w:divBdr>
                </w:div>
                <w:div w:id="623269114">
                  <w:marLeft w:val="640"/>
                  <w:marRight w:val="0"/>
                  <w:marTop w:val="0"/>
                  <w:marBottom w:val="0"/>
                  <w:divBdr>
                    <w:top w:val="none" w:sz="0" w:space="0" w:color="auto"/>
                    <w:left w:val="none" w:sz="0" w:space="0" w:color="auto"/>
                    <w:bottom w:val="none" w:sz="0" w:space="0" w:color="auto"/>
                    <w:right w:val="none" w:sz="0" w:space="0" w:color="auto"/>
                  </w:divBdr>
                </w:div>
                <w:div w:id="629823475">
                  <w:marLeft w:val="640"/>
                  <w:marRight w:val="0"/>
                  <w:marTop w:val="0"/>
                  <w:marBottom w:val="0"/>
                  <w:divBdr>
                    <w:top w:val="none" w:sz="0" w:space="0" w:color="auto"/>
                    <w:left w:val="none" w:sz="0" w:space="0" w:color="auto"/>
                    <w:bottom w:val="none" w:sz="0" w:space="0" w:color="auto"/>
                    <w:right w:val="none" w:sz="0" w:space="0" w:color="auto"/>
                  </w:divBdr>
                </w:div>
                <w:div w:id="645624856">
                  <w:marLeft w:val="640"/>
                  <w:marRight w:val="0"/>
                  <w:marTop w:val="0"/>
                  <w:marBottom w:val="0"/>
                  <w:divBdr>
                    <w:top w:val="none" w:sz="0" w:space="0" w:color="auto"/>
                    <w:left w:val="none" w:sz="0" w:space="0" w:color="auto"/>
                    <w:bottom w:val="none" w:sz="0" w:space="0" w:color="auto"/>
                    <w:right w:val="none" w:sz="0" w:space="0" w:color="auto"/>
                  </w:divBdr>
                </w:div>
                <w:div w:id="718089922">
                  <w:marLeft w:val="640"/>
                  <w:marRight w:val="0"/>
                  <w:marTop w:val="0"/>
                  <w:marBottom w:val="0"/>
                  <w:divBdr>
                    <w:top w:val="none" w:sz="0" w:space="0" w:color="auto"/>
                    <w:left w:val="none" w:sz="0" w:space="0" w:color="auto"/>
                    <w:bottom w:val="none" w:sz="0" w:space="0" w:color="auto"/>
                    <w:right w:val="none" w:sz="0" w:space="0" w:color="auto"/>
                  </w:divBdr>
                </w:div>
                <w:div w:id="765615251">
                  <w:marLeft w:val="640"/>
                  <w:marRight w:val="0"/>
                  <w:marTop w:val="0"/>
                  <w:marBottom w:val="0"/>
                  <w:divBdr>
                    <w:top w:val="none" w:sz="0" w:space="0" w:color="auto"/>
                    <w:left w:val="none" w:sz="0" w:space="0" w:color="auto"/>
                    <w:bottom w:val="none" w:sz="0" w:space="0" w:color="auto"/>
                    <w:right w:val="none" w:sz="0" w:space="0" w:color="auto"/>
                  </w:divBdr>
                </w:div>
                <w:div w:id="766969106">
                  <w:marLeft w:val="640"/>
                  <w:marRight w:val="0"/>
                  <w:marTop w:val="0"/>
                  <w:marBottom w:val="0"/>
                  <w:divBdr>
                    <w:top w:val="none" w:sz="0" w:space="0" w:color="auto"/>
                    <w:left w:val="none" w:sz="0" w:space="0" w:color="auto"/>
                    <w:bottom w:val="none" w:sz="0" w:space="0" w:color="auto"/>
                    <w:right w:val="none" w:sz="0" w:space="0" w:color="auto"/>
                  </w:divBdr>
                </w:div>
                <w:div w:id="778792410">
                  <w:marLeft w:val="640"/>
                  <w:marRight w:val="0"/>
                  <w:marTop w:val="0"/>
                  <w:marBottom w:val="0"/>
                  <w:divBdr>
                    <w:top w:val="none" w:sz="0" w:space="0" w:color="auto"/>
                    <w:left w:val="none" w:sz="0" w:space="0" w:color="auto"/>
                    <w:bottom w:val="none" w:sz="0" w:space="0" w:color="auto"/>
                    <w:right w:val="none" w:sz="0" w:space="0" w:color="auto"/>
                  </w:divBdr>
                </w:div>
                <w:div w:id="836925448">
                  <w:marLeft w:val="640"/>
                  <w:marRight w:val="0"/>
                  <w:marTop w:val="0"/>
                  <w:marBottom w:val="0"/>
                  <w:divBdr>
                    <w:top w:val="none" w:sz="0" w:space="0" w:color="auto"/>
                    <w:left w:val="none" w:sz="0" w:space="0" w:color="auto"/>
                    <w:bottom w:val="none" w:sz="0" w:space="0" w:color="auto"/>
                    <w:right w:val="none" w:sz="0" w:space="0" w:color="auto"/>
                  </w:divBdr>
                </w:div>
                <w:div w:id="880869781">
                  <w:marLeft w:val="640"/>
                  <w:marRight w:val="0"/>
                  <w:marTop w:val="0"/>
                  <w:marBottom w:val="0"/>
                  <w:divBdr>
                    <w:top w:val="none" w:sz="0" w:space="0" w:color="auto"/>
                    <w:left w:val="none" w:sz="0" w:space="0" w:color="auto"/>
                    <w:bottom w:val="none" w:sz="0" w:space="0" w:color="auto"/>
                    <w:right w:val="none" w:sz="0" w:space="0" w:color="auto"/>
                  </w:divBdr>
                </w:div>
                <w:div w:id="905720941">
                  <w:marLeft w:val="640"/>
                  <w:marRight w:val="0"/>
                  <w:marTop w:val="0"/>
                  <w:marBottom w:val="0"/>
                  <w:divBdr>
                    <w:top w:val="none" w:sz="0" w:space="0" w:color="auto"/>
                    <w:left w:val="none" w:sz="0" w:space="0" w:color="auto"/>
                    <w:bottom w:val="none" w:sz="0" w:space="0" w:color="auto"/>
                    <w:right w:val="none" w:sz="0" w:space="0" w:color="auto"/>
                  </w:divBdr>
                </w:div>
                <w:div w:id="915171076">
                  <w:marLeft w:val="640"/>
                  <w:marRight w:val="0"/>
                  <w:marTop w:val="0"/>
                  <w:marBottom w:val="0"/>
                  <w:divBdr>
                    <w:top w:val="none" w:sz="0" w:space="0" w:color="auto"/>
                    <w:left w:val="none" w:sz="0" w:space="0" w:color="auto"/>
                    <w:bottom w:val="none" w:sz="0" w:space="0" w:color="auto"/>
                    <w:right w:val="none" w:sz="0" w:space="0" w:color="auto"/>
                  </w:divBdr>
                </w:div>
                <w:div w:id="928198413">
                  <w:marLeft w:val="640"/>
                  <w:marRight w:val="0"/>
                  <w:marTop w:val="0"/>
                  <w:marBottom w:val="0"/>
                  <w:divBdr>
                    <w:top w:val="none" w:sz="0" w:space="0" w:color="auto"/>
                    <w:left w:val="none" w:sz="0" w:space="0" w:color="auto"/>
                    <w:bottom w:val="none" w:sz="0" w:space="0" w:color="auto"/>
                    <w:right w:val="none" w:sz="0" w:space="0" w:color="auto"/>
                  </w:divBdr>
                </w:div>
                <w:div w:id="950287713">
                  <w:marLeft w:val="640"/>
                  <w:marRight w:val="0"/>
                  <w:marTop w:val="0"/>
                  <w:marBottom w:val="0"/>
                  <w:divBdr>
                    <w:top w:val="none" w:sz="0" w:space="0" w:color="auto"/>
                    <w:left w:val="none" w:sz="0" w:space="0" w:color="auto"/>
                    <w:bottom w:val="none" w:sz="0" w:space="0" w:color="auto"/>
                    <w:right w:val="none" w:sz="0" w:space="0" w:color="auto"/>
                  </w:divBdr>
                </w:div>
                <w:div w:id="951787505">
                  <w:marLeft w:val="640"/>
                  <w:marRight w:val="0"/>
                  <w:marTop w:val="0"/>
                  <w:marBottom w:val="0"/>
                  <w:divBdr>
                    <w:top w:val="none" w:sz="0" w:space="0" w:color="auto"/>
                    <w:left w:val="none" w:sz="0" w:space="0" w:color="auto"/>
                    <w:bottom w:val="none" w:sz="0" w:space="0" w:color="auto"/>
                    <w:right w:val="none" w:sz="0" w:space="0" w:color="auto"/>
                  </w:divBdr>
                </w:div>
                <w:div w:id="964583260">
                  <w:marLeft w:val="640"/>
                  <w:marRight w:val="0"/>
                  <w:marTop w:val="0"/>
                  <w:marBottom w:val="0"/>
                  <w:divBdr>
                    <w:top w:val="none" w:sz="0" w:space="0" w:color="auto"/>
                    <w:left w:val="none" w:sz="0" w:space="0" w:color="auto"/>
                    <w:bottom w:val="none" w:sz="0" w:space="0" w:color="auto"/>
                    <w:right w:val="none" w:sz="0" w:space="0" w:color="auto"/>
                  </w:divBdr>
                </w:div>
                <w:div w:id="988940257">
                  <w:marLeft w:val="640"/>
                  <w:marRight w:val="0"/>
                  <w:marTop w:val="0"/>
                  <w:marBottom w:val="0"/>
                  <w:divBdr>
                    <w:top w:val="none" w:sz="0" w:space="0" w:color="auto"/>
                    <w:left w:val="none" w:sz="0" w:space="0" w:color="auto"/>
                    <w:bottom w:val="none" w:sz="0" w:space="0" w:color="auto"/>
                    <w:right w:val="none" w:sz="0" w:space="0" w:color="auto"/>
                  </w:divBdr>
                </w:div>
                <w:div w:id="1026951014">
                  <w:marLeft w:val="640"/>
                  <w:marRight w:val="0"/>
                  <w:marTop w:val="0"/>
                  <w:marBottom w:val="0"/>
                  <w:divBdr>
                    <w:top w:val="none" w:sz="0" w:space="0" w:color="auto"/>
                    <w:left w:val="none" w:sz="0" w:space="0" w:color="auto"/>
                    <w:bottom w:val="none" w:sz="0" w:space="0" w:color="auto"/>
                    <w:right w:val="none" w:sz="0" w:space="0" w:color="auto"/>
                  </w:divBdr>
                </w:div>
                <w:div w:id="1028681934">
                  <w:marLeft w:val="640"/>
                  <w:marRight w:val="0"/>
                  <w:marTop w:val="0"/>
                  <w:marBottom w:val="0"/>
                  <w:divBdr>
                    <w:top w:val="none" w:sz="0" w:space="0" w:color="auto"/>
                    <w:left w:val="none" w:sz="0" w:space="0" w:color="auto"/>
                    <w:bottom w:val="none" w:sz="0" w:space="0" w:color="auto"/>
                    <w:right w:val="none" w:sz="0" w:space="0" w:color="auto"/>
                  </w:divBdr>
                </w:div>
                <w:div w:id="1059866821">
                  <w:marLeft w:val="640"/>
                  <w:marRight w:val="0"/>
                  <w:marTop w:val="0"/>
                  <w:marBottom w:val="0"/>
                  <w:divBdr>
                    <w:top w:val="none" w:sz="0" w:space="0" w:color="auto"/>
                    <w:left w:val="none" w:sz="0" w:space="0" w:color="auto"/>
                    <w:bottom w:val="none" w:sz="0" w:space="0" w:color="auto"/>
                    <w:right w:val="none" w:sz="0" w:space="0" w:color="auto"/>
                  </w:divBdr>
                </w:div>
                <w:div w:id="1073159942">
                  <w:marLeft w:val="640"/>
                  <w:marRight w:val="0"/>
                  <w:marTop w:val="0"/>
                  <w:marBottom w:val="0"/>
                  <w:divBdr>
                    <w:top w:val="none" w:sz="0" w:space="0" w:color="auto"/>
                    <w:left w:val="none" w:sz="0" w:space="0" w:color="auto"/>
                    <w:bottom w:val="none" w:sz="0" w:space="0" w:color="auto"/>
                    <w:right w:val="none" w:sz="0" w:space="0" w:color="auto"/>
                  </w:divBdr>
                </w:div>
                <w:div w:id="1078942315">
                  <w:marLeft w:val="640"/>
                  <w:marRight w:val="0"/>
                  <w:marTop w:val="0"/>
                  <w:marBottom w:val="0"/>
                  <w:divBdr>
                    <w:top w:val="none" w:sz="0" w:space="0" w:color="auto"/>
                    <w:left w:val="none" w:sz="0" w:space="0" w:color="auto"/>
                    <w:bottom w:val="none" w:sz="0" w:space="0" w:color="auto"/>
                    <w:right w:val="none" w:sz="0" w:space="0" w:color="auto"/>
                  </w:divBdr>
                </w:div>
                <w:div w:id="1107194095">
                  <w:marLeft w:val="640"/>
                  <w:marRight w:val="0"/>
                  <w:marTop w:val="0"/>
                  <w:marBottom w:val="0"/>
                  <w:divBdr>
                    <w:top w:val="none" w:sz="0" w:space="0" w:color="auto"/>
                    <w:left w:val="none" w:sz="0" w:space="0" w:color="auto"/>
                    <w:bottom w:val="none" w:sz="0" w:space="0" w:color="auto"/>
                    <w:right w:val="none" w:sz="0" w:space="0" w:color="auto"/>
                  </w:divBdr>
                </w:div>
                <w:div w:id="1128015140">
                  <w:marLeft w:val="640"/>
                  <w:marRight w:val="0"/>
                  <w:marTop w:val="0"/>
                  <w:marBottom w:val="0"/>
                  <w:divBdr>
                    <w:top w:val="none" w:sz="0" w:space="0" w:color="auto"/>
                    <w:left w:val="none" w:sz="0" w:space="0" w:color="auto"/>
                    <w:bottom w:val="none" w:sz="0" w:space="0" w:color="auto"/>
                    <w:right w:val="none" w:sz="0" w:space="0" w:color="auto"/>
                  </w:divBdr>
                </w:div>
                <w:div w:id="1218782386">
                  <w:marLeft w:val="640"/>
                  <w:marRight w:val="0"/>
                  <w:marTop w:val="0"/>
                  <w:marBottom w:val="0"/>
                  <w:divBdr>
                    <w:top w:val="none" w:sz="0" w:space="0" w:color="auto"/>
                    <w:left w:val="none" w:sz="0" w:space="0" w:color="auto"/>
                    <w:bottom w:val="none" w:sz="0" w:space="0" w:color="auto"/>
                    <w:right w:val="none" w:sz="0" w:space="0" w:color="auto"/>
                  </w:divBdr>
                </w:div>
                <w:div w:id="1224485968">
                  <w:marLeft w:val="640"/>
                  <w:marRight w:val="0"/>
                  <w:marTop w:val="0"/>
                  <w:marBottom w:val="0"/>
                  <w:divBdr>
                    <w:top w:val="none" w:sz="0" w:space="0" w:color="auto"/>
                    <w:left w:val="none" w:sz="0" w:space="0" w:color="auto"/>
                    <w:bottom w:val="none" w:sz="0" w:space="0" w:color="auto"/>
                    <w:right w:val="none" w:sz="0" w:space="0" w:color="auto"/>
                  </w:divBdr>
                </w:div>
                <w:div w:id="1249801629">
                  <w:marLeft w:val="640"/>
                  <w:marRight w:val="0"/>
                  <w:marTop w:val="0"/>
                  <w:marBottom w:val="0"/>
                  <w:divBdr>
                    <w:top w:val="none" w:sz="0" w:space="0" w:color="auto"/>
                    <w:left w:val="none" w:sz="0" w:space="0" w:color="auto"/>
                    <w:bottom w:val="none" w:sz="0" w:space="0" w:color="auto"/>
                    <w:right w:val="none" w:sz="0" w:space="0" w:color="auto"/>
                  </w:divBdr>
                </w:div>
                <w:div w:id="1255091383">
                  <w:marLeft w:val="640"/>
                  <w:marRight w:val="0"/>
                  <w:marTop w:val="0"/>
                  <w:marBottom w:val="0"/>
                  <w:divBdr>
                    <w:top w:val="none" w:sz="0" w:space="0" w:color="auto"/>
                    <w:left w:val="none" w:sz="0" w:space="0" w:color="auto"/>
                    <w:bottom w:val="none" w:sz="0" w:space="0" w:color="auto"/>
                    <w:right w:val="none" w:sz="0" w:space="0" w:color="auto"/>
                  </w:divBdr>
                </w:div>
                <w:div w:id="1306622468">
                  <w:marLeft w:val="640"/>
                  <w:marRight w:val="0"/>
                  <w:marTop w:val="0"/>
                  <w:marBottom w:val="0"/>
                  <w:divBdr>
                    <w:top w:val="none" w:sz="0" w:space="0" w:color="auto"/>
                    <w:left w:val="none" w:sz="0" w:space="0" w:color="auto"/>
                    <w:bottom w:val="none" w:sz="0" w:space="0" w:color="auto"/>
                    <w:right w:val="none" w:sz="0" w:space="0" w:color="auto"/>
                  </w:divBdr>
                </w:div>
                <w:div w:id="1386300501">
                  <w:marLeft w:val="640"/>
                  <w:marRight w:val="0"/>
                  <w:marTop w:val="0"/>
                  <w:marBottom w:val="0"/>
                  <w:divBdr>
                    <w:top w:val="none" w:sz="0" w:space="0" w:color="auto"/>
                    <w:left w:val="none" w:sz="0" w:space="0" w:color="auto"/>
                    <w:bottom w:val="none" w:sz="0" w:space="0" w:color="auto"/>
                    <w:right w:val="none" w:sz="0" w:space="0" w:color="auto"/>
                  </w:divBdr>
                </w:div>
                <w:div w:id="1433547529">
                  <w:marLeft w:val="640"/>
                  <w:marRight w:val="0"/>
                  <w:marTop w:val="0"/>
                  <w:marBottom w:val="0"/>
                  <w:divBdr>
                    <w:top w:val="none" w:sz="0" w:space="0" w:color="auto"/>
                    <w:left w:val="none" w:sz="0" w:space="0" w:color="auto"/>
                    <w:bottom w:val="none" w:sz="0" w:space="0" w:color="auto"/>
                    <w:right w:val="none" w:sz="0" w:space="0" w:color="auto"/>
                  </w:divBdr>
                </w:div>
                <w:div w:id="1447694599">
                  <w:marLeft w:val="640"/>
                  <w:marRight w:val="0"/>
                  <w:marTop w:val="0"/>
                  <w:marBottom w:val="0"/>
                  <w:divBdr>
                    <w:top w:val="none" w:sz="0" w:space="0" w:color="auto"/>
                    <w:left w:val="none" w:sz="0" w:space="0" w:color="auto"/>
                    <w:bottom w:val="none" w:sz="0" w:space="0" w:color="auto"/>
                    <w:right w:val="none" w:sz="0" w:space="0" w:color="auto"/>
                  </w:divBdr>
                </w:div>
                <w:div w:id="1463109893">
                  <w:marLeft w:val="640"/>
                  <w:marRight w:val="0"/>
                  <w:marTop w:val="0"/>
                  <w:marBottom w:val="0"/>
                  <w:divBdr>
                    <w:top w:val="none" w:sz="0" w:space="0" w:color="auto"/>
                    <w:left w:val="none" w:sz="0" w:space="0" w:color="auto"/>
                    <w:bottom w:val="none" w:sz="0" w:space="0" w:color="auto"/>
                    <w:right w:val="none" w:sz="0" w:space="0" w:color="auto"/>
                  </w:divBdr>
                </w:div>
                <w:div w:id="1465074619">
                  <w:marLeft w:val="640"/>
                  <w:marRight w:val="0"/>
                  <w:marTop w:val="0"/>
                  <w:marBottom w:val="0"/>
                  <w:divBdr>
                    <w:top w:val="none" w:sz="0" w:space="0" w:color="auto"/>
                    <w:left w:val="none" w:sz="0" w:space="0" w:color="auto"/>
                    <w:bottom w:val="none" w:sz="0" w:space="0" w:color="auto"/>
                    <w:right w:val="none" w:sz="0" w:space="0" w:color="auto"/>
                  </w:divBdr>
                </w:div>
                <w:div w:id="1566841411">
                  <w:marLeft w:val="640"/>
                  <w:marRight w:val="0"/>
                  <w:marTop w:val="0"/>
                  <w:marBottom w:val="0"/>
                  <w:divBdr>
                    <w:top w:val="none" w:sz="0" w:space="0" w:color="auto"/>
                    <w:left w:val="none" w:sz="0" w:space="0" w:color="auto"/>
                    <w:bottom w:val="none" w:sz="0" w:space="0" w:color="auto"/>
                    <w:right w:val="none" w:sz="0" w:space="0" w:color="auto"/>
                  </w:divBdr>
                </w:div>
                <w:div w:id="1594896759">
                  <w:marLeft w:val="640"/>
                  <w:marRight w:val="0"/>
                  <w:marTop w:val="0"/>
                  <w:marBottom w:val="0"/>
                  <w:divBdr>
                    <w:top w:val="none" w:sz="0" w:space="0" w:color="auto"/>
                    <w:left w:val="none" w:sz="0" w:space="0" w:color="auto"/>
                    <w:bottom w:val="none" w:sz="0" w:space="0" w:color="auto"/>
                    <w:right w:val="none" w:sz="0" w:space="0" w:color="auto"/>
                  </w:divBdr>
                </w:div>
                <w:div w:id="1622957463">
                  <w:marLeft w:val="640"/>
                  <w:marRight w:val="0"/>
                  <w:marTop w:val="0"/>
                  <w:marBottom w:val="0"/>
                  <w:divBdr>
                    <w:top w:val="none" w:sz="0" w:space="0" w:color="auto"/>
                    <w:left w:val="none" w:sz="0" w:space="0" w:color="auto"/>
                    <w:bottom w:val="none" w:sz="0" w:space="0" w:color="auto"/>
                    <w:right w:val="none" w:sz="0" w:space="0" w:color="auto"/>
                  </w:divBdr>
                </w:div>
                <w:div w:id="1709182814">
                  <w:marLeft w:val="640"/>
                  <w:marRight w:val="0"/>
                  <w:marTop w:val="0"/>
                  <w:marBottom w:val="0"/>
                  <w:divBdr>
                    <w:top w:val="none" w:sz="0" w:space="0" w:color="auto"/>
                    <w:left w:val="none" w:sz="0" w:space="0" w:color="auto"/>
                    <w:bottom w:val="none" w:sz="0" w:space="0" w:color="auto"/>
                    <w:right w:val="none" w:sz="0" w:space="0" w:color="auto"/>
                  </w:divBdr>
                </w:div>
                <w:div w:id="1745563805">
                  <w:marLeft w:val="640"/>
                  <w:marRight w:val="0"/>
                  <w:marTop w:val="0"/>
                  <w:marBottom w:val="0"/>
                  <w:divBdr>
                    <w:top w:val="none" w:sz="0" w:space="0" w:color="auto"/>
                    <w:left w:val="none" w:sz="0" w:space="0" w:color="auto"/>
                    <w:bottom w:val="none" w:sz="0" w:space="0" w:color="auto"/>
                    <w:right w:val="none" w:sz="0" w:space="0" w:color="auto"/>
                  </w:divBdr>
                </w:div>
                <w:div w:id="1749032184">
                  <w:marLeft w:val="640"/>
                  <w:marRight w:val="0"/>
                  <w:marTop w:val="0"/>
                  <w:marBottom w:val="0"/>
                  <w:divBdr>
                    <w:top w:val="none" w:sz="0" w:space="0" w:color="auto"/>
                    <w:left w:val="none" w:sz="0" w:space="0" w:color="auto"/>
                    <w:bottom w:val="none" w:sz="0" w:space="0" w:color="auto"/>
                    <w:right w:val="none" w:sz="0" w:space="0" w:color="auto"/>
                  </w:divBdr>
                </w:div>
                <w:div w:id="1765765312">
                  <w:marLeft w:val="640"/>
                  <w:marRight w:val="0"/>
                  <w:marTop w:val="0"/>
                  <w:marBottom w:val="0"/>
                  <w:divBdr>
                    <w:top w:val="none" w:sz="0" w:space="0" w:color="auto"/>
                    <w:left w:val="none" w:sz="0" w:space="0" w:color="auto"/>
                    <w:bottom w:val="none" w:sz="0" w:space="0" w:color="auto"/>
                    <w:right w:val="none" w:sz="0" w:space="0" w:color="auto"/>
                  </w:divBdr>
                </w:div>
                <w:div w:id="1787239462">
                  <w:marLeft w:val="640"/>
                  <w:marRight w:val="0"/>
                  <w:marTop w:val="0"/>
                  <w:marBottom w:val="0"/>
                  <w:divBdr>
                    <w:top w:val="none" w:sz="0" w:space="0" w:color="auto"/>
                    <w:left w:val="none" w:sz="0" w:space="0" w:color="auto"/>
                    <w:bottom w:val="none" w:sz="0" w:space="0" w:color="auto"/>
                    <w:right w:val="none" w:sz="0" w:space="0" w:color="auto"/>
                  </w:divBdr>
                </w:div>
                <w:div w:id="1794132330">
                  <w:marLeft w:val="640"/>
                  <w:marRight w:val="0"/>
                  <w:marTop w:val="0"/>
                  <w:marBottom w:val="0"/>
                  <w:divBdr>
                    <w:top w:val="none" w:sz="0" w:space="0" w:color="auto"/>
                    <w:left w:val="none" w:sz="0" w:space="0" w:color="auto"/>
                    <w:bottom w:val="none" w:sz="0" w:space="0" w:color="auto"/>
                    <w:right w:val="none" w:sz="0" w:space="0" w:color="auto"/>
                  </w:divBdr>
                </w:div>
                <w:div w:id="1846094829">
                  <w:marLeft w:val="640"/>
                  <w:marRight w:val="0"/>
                  <w:marTop w:val="0"/>
                  <w:marBottom w:val="0"/>
                  <w:divBdr>
                    <w:top w:val="none" w:sz="0" w:space="0" w:color="auto"/>
                    <w:left w:val="none" w:sz="0" w:space="0" w:color="auto"/>
                    <w:bottom w:val="none" w:sz="0" w:space="0" w:color="auto"/>
                    <w:right w:val="none" w:sz="0" w:space="0" w:color="auto"/>
                  </w:divBdr>
                </w:div>
                <w:div w:id="1868834741">
                  <w:marLeft w:val="640"/>
                  <w:marRight w:val="0"/>
                  <w:marTop w:val="0"/>
                  <w:marBottom w:val="0"/>
                  <w:divBdr>
                    <w:top w:val="none" w:sz="0" w:space="0" w:color="auto"/>
                    <w:left w:val="none" w:sz="0" w:space="0" w:color="auto"/>
                    <w:bottom w:val="none" w:sz="0" w:space="0" w:color="auto"/>
                    <w:right w:val="none" w:sz="0" w:space="0" w:color="auto"/>
                  </w:divBdr>
                </w:div>
                <w:div w:id="1913464796">
                  <w:marLeft w:val="640"/>
                  <w:marRight w:val="0"/>
                  <w:marTop w:val="0"/>
                  <w:marBottom w:val="0"/>
                  <w:divBdr>
                    <w:top w:val="none" w:sz="0" w:space="0" w:color="auto"/>
                    <w:left w:val="none" w:sz="0" w:space="0" w:color="auto"/>
                    <w:bottom w:val="none" w:sz="0" w:space="0" w:color="auto"/>
                    <w:right w:val="none" w:sz="0" w:space="0" w:color="auto"/>
                  </w:divBdr>
                </w:div>
                <w:div w:id="1915233845">
                  <w:marLeft w:val="640"/>
                  <w:marRight w:val="0"/>
                  <w:marTop w:val="0"/>
                  <w:marBottom w:val="0"/>
                  <w:divBdr>
                    <w:top w:val="none" w:sz="0" w:space="0" w:color="auto"/>
                    <w:left w:val="none" w:sz="0" w:space="0" w:color="auto"/>
                    <w:bottom w:val="none" w:sz="0" w:space="0" w:color="auto"/>
                    <w:right w:val="none" w:sz="0" w:space="0" w:color="auto"/>
                  </w:divBdr>
                </w:div>
                <w:div w:id="1943104949">
                  <w:marLeft w:val="640"/>
                  <w:marRight w:val="0"/>
                  <w:marTop w:val="0"/>
                  <w:marBottom w:val="0"/>
                  <w:divBdr>
                    <w:top w:val="none" w:sz="0" w:space="0" w:color="auto"/>
                    <w:left w:val="none" w:sz="0" w:space="0" w:color="auto"/>
                    <w:bottom w:val="none" w:sz="0" w:space="0" w:color="auto"/>
                    <w:right w:val="none" w:sz="0" w:space="0" w:color="auto"/>
                  </w:divBdr>
                </w:div>
                <w:div w:id="2072263545">
                  <w:marLeft w:val="640"/>
                  <w:marRight w:val="0"/>
                  <w:marTop w:val="0"/>
                  <w:marBottom w:val="0"/>
                  <w:divBdr>
                    <w:top w:val="none" w:sz="0" w:space="0" w:color="auto"/>
                    <w:left w:val="none" w:sz="0" w:space="0" w:color="auto"/>
                    <w:bottom w:val="none" w:sz="0" w:space="0" w:color="auto"/>
                    <w:right w:val="none" w:sz="0" w:space="0" w:color="auto"/>
                  </w:divBdr>
                </w:div>
                <w:div w:id="2090497352">
                  <w:marLeft w:val="640"/>
                  <w:marRight w:val="0"/>
                  <w:marTop w:val="0"/>
                  <w:marBottom w:val="0"/>
                  <w:divBdr>
                    <w:top w:val="none" w:sz="0" w:space="0" w:color="auto"/>
                    <w:left w:val="none" w:sz="0" w:space="0" w:color="auto"/>
                    <w:bottom w:val="none" w:sz="0" w:space="0" w:color="auto"/>
                    <w:right w:val="none" w:sz="0" w:space="0" w:color="auto"/>
                  </w:divBdr>
                </w:div>
                <w:div w:id="2113432231">
                  <w:marLeft w:val="640"/>
                  <w:marRight w:val="0"/>
                  <w:marTop w:val="0"/>
                  <w:marBottom w:val="0"/>
                  <w:divBdr>
                    <w:top w:val="none" w:sz="0" w:space="0" w:color="auto"/>
                    <w:left w:val="none" w:sz="0" w:space="0" w:color="auto"/>
                    <w:bottom w:val="none" w:sz="0" w:space="0" w:color="auto"/>
                    <w:right w:val="none" w:sz="0" w:space="0" w:color="auto"/>
                  </w:divBdr>
                </w:div>
                <w:div w:id="2116755125">
                  <w:marLeft w:val="640"/>
                  <w:marRight w:val="0"/>
                  <w:marTop w:val="0"/>
                  <w:marBottom w:val="0"/>
                  <w:divBdr>
                    <w:top w:val="none" w:sz="0" w:space="0" w:color="auto"/>
                    <w:left w:val="none" w:sz="0" w:space="0" w:color="auto"/>
                    <w:bottom w:val="none" w:sz="0" w:space="0" w:color="auto"/>
                    <w:right w:val="none" w:sz="0" w:space="0" w:color="auto"/>
                  </w:divBdr>
                </w:div>
                <w:div w:id="2126075531">
                  <w:marLeft w:val="640"/>
                  <w:marRight w:val="0"/>
                  <w:marTop w:val="0"/>
                  <w:marBottom w:val="0"/>
                  <w:divBdr>
                    <w:top w:val="none" w:sz="0" w:space="0" w:color="auto"/>
                    <w:left w:val="none" w:sz="0" w:space="0" w:color="auto"/>
                    <w:bottom w:val="none" w:sz="0" w:space="0" w:color="auto"/>
                    <w:right w:val="none" w:sz="0" w:space="0" w:color="auto"/>
                  </w:divBdr>
                </w:div>
              </w:divsChild>
            </w:div>
            <w:div w:id="1200167234">
              <w:marLeft w:val="0"/>
              <w:marRight w:val="0"/>
              <w:marTop w:val="0"/>
              <w:marBottom w:val="0"/>
              <w:divBdr>
                <w:top w:val="none" w:sz="0" w:space="0" w:color="auto"/>
                <w:left w:val="none" w:sz="0" w:space="0" w:color="auto"/>
                <w:bottom w:val="none" w:sz="0" w:space="0" w:color="auto"/>
                <w:right w:val="none" w:sz="0" w:space="0" w:color="auto"/>
              </w:divBdr>
              <w:divsChild>
                <w:div w:id="11033160">
                  <w:marLeft w:val="640"/>
                  <w:marRight w:val="0"/>
                  <w:marTop w:val="0"/>
                  <w:marBottom w:val="0"/>
                  <w:divBdr>
                    <w:top w:val="none" w:sz="0" w:space="0" w:color="auto"/>
                    <w:left w:val="none" w:sz="0" w:space="0" w:color="auto"/>
                    <w:bottom w:val="none" w:sz="0" w:space="0" w:color="auto"/>
                    <w:right w:val="none" w:sz="0" w:space="0" w:color="auto"/>
                  </w:divBdr>
                </w:div>
                <w:div w:id="26413058">
                  <w:marLeft w:val="640"/>
                  <w:marRight w:val="0"/>
                  <w:marTop w:val="0"/>
                  <w:marBottom w:val="0"/>
                  <w:divBdr>
                    <w:top w:val="none" w:sz="0" w:space="0" w:color="auto"/>
                    <w:left w:val="none" w:sz="0" w:space="0" w:color="auto"/>
                    <w:bottom w:val="none" w:sz="0" w:space="0" w:color="auto"/>
                    <w:right w:val="none" w:sz="0" w:space="0" w:color="auto"/>
                  </w:divBdr>
                </w:div>
                <w:div w:id="75518105">
                  <w:marLeft w:val="640"/>
                  <w:marRight w:val="0"/>
                  <w:marTop w:val="0"/>
                  <w:marBottom w:val="0"/>
                  <w:divBdr>
                    <w:top w:val="none" w:sz="0" w:space="0" w:color="auto"/>
                    <w:left w:val="none" w:sz="0" w:space="0" w:color="auto"/>
                    <w:bottom w:val="none" w:sz="0" w:space="0" w:color="auto"/>
                    <w:right w:val="none" w:sz="0" w:space="0" w:color="auto"/>
                  </w:divBdr>
                </w:div>
                <w:div w:id="90784132">
                  <w:marLeft w:val="640"/>
                  <w:marRight w:val="0"/>
                  <w:marTop w:val="0"/>
                  <w:marBottom w:val="0"/>
                  <w:divBdr>
                    <w:top w:val="none" w:sz="0" w:space="0" w:color="auto"/>
                    <w:left w:val="none" w:sz="0" w:space="0" w:color="auto"/>
                    <w:bottom w:val="none" w:sz="0" w:space="0" w:color="auto"/>
                    <w:right w:val="none" w:sz="0" w:space="0" w:color="auto"/>
                  </w:divBdr>
                </w:div>
                <w:div w:id="98574785">
                  <w:marLeft w:val="640"/>
                  <w:marRight w:val="0"/>
                  <w:marTop w:val="0"/>
                  <w:marBottom w:val="0"/>
                  <w:divBdr>
                    <w:top w:val="none" w:sz="0" w:space="0" w:color="auto"/>
                    <w:left w:val="none" w:sz="0" w:space="0" w:color="auto"/>
                    <w:bottom w:val="none" w:sz="0" w:space="0" w:color="auto"/>
                    <w:right w:val="none" w:sz="0" w:space="0" w:color="auto"/>
                  </w:divBdr>
                </w:div>
                <w:div w:id="129448513">
                  <w:marLeft w:val="640"/>
                  <w:marRight w:val="0"/>
                  <w:marTop w:val="0"/>
                  <w:marBottom w:val="0"/>
                  <w:divBdr>
                    <w:top w:val="none" w:sz="0" w:space="0" w:color="auto"/>
                    <w:left w:val="none" w:sz="0" w:space="0" w:color="auto"/>
                    <w:bottom w:val="none" w:sz="0" w:space="0" w:color="auto"/>
                    <w:right w:val="none" w:sz="0" w:space="0" w:color="auto"/>
                  </w:divBdr>
                </w:div>
                <w:div w:id="177627008">
                  <w:marLeft w:val="640"/>
                  <w:marRight w:val="0"/>
                  <w:marTop w:val="0"/>
                  <w:marBottom w:val="0"/>
                  <w:divBdr>
                    <w:top w:val="none" w:sz="0" w:space="0" w:color="auto"/>
                    <w:left w:val="none" w:sz="0" w:space="0" w:color="auto"/>
                    <w:bottom w:val="none" w:sz="0" w:space="0" w:color="auto"/>
                    <w:right w:val="none" w:sz="0" w:space="0" w:color="auto"/>
                  </w:divBdr>
                </w:div>
                <w:div w:id="257103615">
                  <w:marLeft w:val="640"/>
                  <w:marRight w:val="0"/>
                  <w:marTop w:val="0"/>
                  <w:marBottom w:val="0"/>
                  <w:divBdr>
                    <w:top w:val="none" w:sz="0" w:space="0" w:color="auto"/>
                    <w:left w:val="none" w:sz="0" w:space="0" w:color="auto"/>
                    <w:bottom w:val="none" w:sz="0" w:space="0" w:color="auto"/>
                    <w:right w:val="none" w:sz="0" w:space="0" w:color="auto"/>
                  </w:divBdr>
                </w:div>
                <w:div w:id="279259764">
                  <w:marLeft w:val="640"/>
                  <w:marRight w:val="0"/>
                  <w:marTop w:val="0"/>
                  <w:marBottom w:val="0"/>
                  <w:divBdr>
                    <w:top w:val="none" w:sz="0" w:space="0" w:color="auto"/>
                    <w:left w:val="none" w:sz="0" w:space="0" w:color="auto"/>
                    <w:bottom w:val="none" w:sz="0" w:space="0" w:color="auto"/>
                    <w:right w:val="none" w:sz="0" w:space="0" w:color="auto"/>
                  </w:divBdr>
                </w:div>
                <w:div w:id="284892304">
                  <w:marLeft w:val="640"/>
                  <w:marRight w:val="0"/>
                  <w:marTop w:val="0"/>
                  <w:marBottom w:val="0"/>
                  <w:divBdr>
                    <w:top w:val="none" w:sz="0" w:space="0" w:color="auto"/>
                    <w:left w:val="none" w:sz="0" w:space="0" w:color="auto"/>
                    <w:bottom w:val="none" w:sz="0" w:space="0" w:color="auto"/>
                    <w:right w:val="none" w:sz="0" w:space="0" w:color="auto"/>
                  </w:divBdr>
                </w:div>
                <w:div w:id="298849927">
                  <w:marLeft w:val="640"/>
                  <w:marRight w:val="0"/>
                  <w:marTop w:val="0"/>
                  <w:marBottom w:val="0"/>
                  <w:divBdr>
                    <w:top w:val="none" w:sz="0" w:space="0" w:color="auto"/>
                    <w:left w:val="none" w:sz="0" w:space="0" w:color="auto"/>
                    <w:bottom w:val="none" w:sz="0" w:space="0" w:color="auto"/>
                    <w:right w:val="none" w:sz="0" w:space="0" w:color="auto"/>
                  </w:divBdr>
                </w:div>
                <w:div w:id="347101019">
                  <w:marLeft w:val="640"/>
                  <w:marRight w:val="0"/>
                  <w:marTop w:val="0"/>
                  <w:marBottom w:val="0"/>
                  <w:divBdr>
                    <w:top w:val="none" w:sz="0" w:space="0" w:color="auto"/>
                    <w:left w:val="none" w:sz="0" w:space="0" w:color="auto"/>
                    <w:bottom w:val="none" w:sz="0" w:space="0" w:color="auto"/>
                    <w:right w:val="none" w:sz="0" w:space="0" w:color="auto"/>
                  </w:divBdr>
                </w:div>
                <w:div w:id="416826967">
                  <w:marLeft w:val="640"/>
                  <w:marRight w:val="0"/>
                  <w:marTop w:val="0"/>
                  <w:marBottom w:val="0"/>
                  <w:divBdr>
                    <w:top w:val="none" w:sz="0" w:space="0" w:color="auto"/>
                    <w:left w:val="none" w:sz="0" w:space="0" w:color="auto"/>
                    <w:bottom w:val="none" w:sz="0" w:space="0" w:color="auto"/>
                    <w:right w:val="none" w:sz="0" w:space="0" w:color="auto"/>
                  </w:divBdr>
                </w:div>
                <w:div w:id="477307982">
                  <w:marLeft w:val="640"/>
                  <w:marRight w:val="0"/>
                  <w:marTop w:val="0"/>
                  <w:marBottom w:val="0"/>
                  <w:divBdr>
                    <w:top w:val="none" w:sz="0" w:space="0" w:color="auto"/>
                    <w:left w:val="none" w:sz="0" w:space="0" w:color="auto"/>
                    <w:bottom w:val="none" w:sz="0" w:space="0" w:color="auto"/>
                    <w:right w:val="none" w:sz="0" w:space="0" w:color="auto"/>
                  </w:divBdr>
                </w:div>
                <w:div w:id="498889799">
                  <w:marLeft w:val="640"/>
                  <w:marRight w:val="0"/>
                  <w:marTop w:val="0"/>
                  <w:marBottom w:val="0"/>
                  <w:divBdr>
                    <w:top w:val="none" w:sz="0" w:space="0" w:color="auto"/>
                    <w:left w:val="none" w:sz="0" w:space="0" w:color="auto"/>
                    <w:bottom w:val="none" w:sz="0" w:space="0" w:color="auto"/>
                    <w:right w:val="none" w:sz="0" w:space="0" w:color="auto"/>
                  </w:divBdr>
                </w:div>
                <w:div w:id="504592008">
                  <w:marLeft w:val="640"/>
                  <w:marRight w:val="0"/>
                  <w:marTop w:val="0"/>
                  <w:marBottom w:val="0"/>
                  <w:divBdr>
                    <w:top w:val="none" w:sz="0" w:space="0" w:color="auto"/>
                    <w:left w:val="none" w:sz="0" w:space="0" w:color="auto"/>
                    <w:bottom w:val="none" w:sz="0" w:space="0" w:color="auto"/>
                    <w:right w:val="none" w:sz="0" w:space="0" w:color="auto"/>
                  </w:divBdr>
                </w:div>
                <w:div w:id="540477416">
                  <w:marLeft w:val="640"/>
                  <w:marRight w:val="0"/>
                  <w:marTop w:val="0"/>
                  <w:marBottom w:val="0"/>
                  <w:divBdr>
                    <w:top w:val="none" w:sz="0" w:space="0" w:color="auto"/>
                    <w:left w:val="none" w:sz="0" w:space="0" w:color="auto"/>
                    <w:bottom w:val="none" w:sz="0" w:space="0" w:color="auto"/>
                    <w:right w:val="none" w:sz="0" w:space="0" w:color="auto"/>
                  </w:divBdr>
                </w:div>
                <w:div w:id="567762157">
                  <w:marLeft w:val="640"/>
                  <w:marRight w:val="0"/>
                  <w:marTop w:val="0"/>
                  <w:marBottom w:val="0"/>
                  <w:divBdr>
                    <w:top w:val="none" w:sz="0" w:space="0" w:color="auto"/>
                    <w:left w:val="none" w:sz="0" w:space="0" w:color="auto"/>
                    <w:bottom w:val="none" w:sz="0" w:space="0" w:color="auto"/>
                    <w:right w:val="none" w:sz="0" w:space="0" w:color="auto"/>
                  </w:divBdr>
                </w:div>
                <w:div w:id="575818212">
                  <w:marLeft w:val="640"/>
                  <w:marRight w:val="0"/>
                  <w:marTop w:val="0"/>
                  <w:marBottom w:val="0"/>
                  <w:divBdr>
                    <w:top w:val="none" w:sz="0" w:space="0" w:color="auto"/>
                    <w:left w:val="none" w:sz="0" w:space="0" w:color="auto"/>
                    <w:bottom w:val="none" w:sz="0" w:space="0" w:color="auto"/>
                    <w:right w:val="none" w:sz="0" w:space="0" w:color="auto"/>
                  </w:divBdr>
                </w:div>
                <w:div w:id="588734209">
                  <w:marLeft w:val="640"/>
                  <w:marRight w:val="0"/>
                  <w:marTop w:val="0"/>
                  <w:marBottom w:val="0"/>
                  <w:divBdr>
                    <w:top w:val="none" w:sz="0" w:space="0" w:color="auto"/>
                    <w:left w:val="none" w:sz="0" w:space="0" w:color="auto"/>
                    <w:bottom w:val="none" w:sz="0" w:space="0" w:color="auto"/>
                    <w:right w:val="none" w:sz="0" w:space="0" w:color="auto"/>
                  </w:divBdr>
                </w:div>
                <w:div w:id="666250998">
                  <w:marLeft w:val="640"/>
                  <w:marRight w:val="0"/>
                  <w:marTop w:val="0"/>
                  <w:marBottom w:val="0"/>
                  <w:divBdr>
                    <w:top w:val="none" w:sz="0" w:space="0" w:color="auto"/>
                    <w:left w:val="none" w:sz="0" w:space="0" w:color="auto"/>
                    <w:bottom w:val="none" w:sz="0" w:space="0" w:color="auto"/>
                    <w:right w:val="none" w:sz="0" w:space="0" w:color="auto"/>
                  </w:divBdr>
                </w:div>
                <w:div w:id="715351341">
                  <w:marLeft w:val="640"/>
                  <w:marRight w:val="0"/>
                  <w:marTop w:val="0"/>
                  <w:marBottom w:val="0"/>
                  <w:divBdr>
                    <w:top w:val="none" w:sz="0" w:space="0" w:color="auto"/>
                    <w:left w:val="none" w:sz="0" w:space="0" w:color="auto"/>
                    <w:bottom w:val="none" w:sz="0" w:space="0" w:color="auto"/>
                    <w:right w:val="none" w:sz="0" w:space="0" w:color="auto"/>
                  </w:divBdr>
                </w:div>
                <w:div w:id="727805812">
                  <w:marLeft w:val="640"/>
                  <w:marRight w:val="0"/>
                  <w:marTop w:val="0"/>
                  <w:marBottom w:val="0"/>
                  <w:divBdr>
                    <w:top w:val="none" w:sz="0" w:space="0" w:color="auto"/>
                    <w:left w:val="none" w:sz="0" w:space="0" w:color="auto"/>
                    <w:bottom w:val="none" w:sz="0" w:space="0" w:color="auto"/>
                    <w:right w:val="none" w:sz="0" w:space="0" w:color="auto"/>
                  </w:divBdr>
                </w:div>
                <w:div w:id="742948280">
                  <w:marLeft w:val="640"/>
                  <w:marRight w:val="0"/>
                  <w:marTop w:val="0"/>
                  <w:marBottom w:val="0"/>
                  <w:divBdr>
                    <w:top w:val="none" w:sz="0" w:space="0" w:color="auto"/>
                    <w:left w:val="none" w:sz="0" w:space="0" w:color="auto"/>
                    <w:bottom w:val="none" w:sz="0" w:space="0" w:color="auto"/>
                    <w:right w:val="none" w:sz="0" w:space="0" w:color="auto"/>
                  </w:divBdr>
                </w:div>
                <w:div w:id="773749284">
                  <w:marLeft w:val="640"/>
                  <w:marRight w:val="0"/>
                  <w:marTop w:val="0"/>
                  <w:marBottom w:val="0"/>
                  <w:divBdr>
                    <w:top w:val="none" w:sz="0" w:space="0" w:color="auto"/>
                    <w:left w:val="none" w:sz="0" w:space="0" w:color="auto"/>
                    <w:bottom w:val="none" w:sz="0" w:space="0" w:color="auto"/>
                    <w:right w:val="none" w:sz="0" w:space="0" w:color="auto"/>
                  </w:divBdr>
                </w:div>
                <w:div w:id="817647483">
                  <w:marLeft w:val="640"/>
                  <w:marRight w:val="0"/>
                  <w:marTop w:val="0"/>
                  <w:marBottom w:val="0"/>
                  <w:divBdr>
                    <w:top w:val="none" w:sz="0" w:space="0" w:color="auto"/>
                    <w:left w:val="none" w:sz="0" w:space="0" w:color="auto"/>
                    <w:bottom w:val="none" w:sz="0" w:space="0" w:color="auto"/>
                    <w:right w:val="none" w:sz="0" w:space="0" w:color="auto"/>
                  </w:divBdr>
                </w:div>
                <w:div w:id="831139718">
                  <w:marLeft w:val="640"/>
                  <w:marRight w:val="0"/>
                  <w:marTop w:val="0"/>
                  <w:marBottom w:val="0"/>
                  <w:divBdr>
                    <w:top w:val="none" w:sz="0" w:space="0" w:color="auto"/>
                    <w:left w:val="none" w:sz="0" w:space="0" w:color="auto"/>
                    <w:bottom w:val="none" w:sz="0" w:space="0" w:color="auto"/>
                    <w:right w:val="none" w:sz="0" w:space="0" w:color="auto"/>
                  </w:divBdr>
                </w:div>
                <w:div w:id="848367444">
                  <w:marLeft w:val="640"/>
                  <w:marRight w:val="0"/>
                  <w:marTop w:val="0"/>
                  <w:marBottom w:val="0"/>
                  <w:divBdr>
                    <w:top w:val="none" w:sz="0" w:space="0" w:color="auto"/>
                    <w:left w:val="none" w:sz="0" w:space="0" w:color="auto"/>
                    <w:bottom w:val="none" w:sz="0" w:space="0" w:color="auto"/>
                    <w:right w:val="none" w:sz="0" w:space="0" w:color="auto"/>
                  </w:divBdr>
                </w:div>
                <w:div w:id="851728264">
                  <w:marLeft w:val="640"/>
                  <w:marRight w:val="0"/>
                  <w:marTop w:val="0"/>
                  <w:marBottom w:val="0"/>
                  <w:divBdr>
                    <w:top w:val="none" w:sz="0" w:space="0" w:color="auto"/>
                    <w:left w:val="none" w:sz="0" w:space="0" w:color="auto"/>
                    <w:bottom w:val="none" w:sz="0" w:space="0" w:color="auto"/>
                    <w:right w:val="none" w:sz="0" w:space="0" w:color="auto"/>
                  </w:divBdr>
                </w:div>
                <w:div w:id="877544418">
                  <w:marLeft w:val="640"/>
                  <w:marRight w:val="0"/>
                  <w:marTop w:val="0"/>
                  <w:marBottom w:val="0"/>
                  <w:divBdr>
                    <w:top w:val="none" w:sz="0" w:space="0" w:color="auto"/>
                    <w:left w:val="none" w:sz="0" w:space="0" w:color="auto"/>
                    <w:bottom w:val="none" w:sz="0" w:space="0" w:color="auto"/>
                    <w:right w:val="none" w:sz="0" w:space="0" w:color="auto"/>
                  </w:divBdr>
                </w:div>
                <w:div w:id="897667498">
                  <w:marLeft w:val="640"/>
                  <w:marRight w:val="0"/>
                  <w:marTop w:val="0"/>
                  <w:marBottom w:val="0"/>
                  <w:divBdr>
                    <w:top w:val="none" w:sz="0" w:space="0" w:color="auto"/>
                    <w:left w:val="none" w:sz="0" w:space="0" w:color="auto"/>
                    <w:bottom w:val="none" w:sz="0" w:space="0" w:color="auto"/>
                    <w:right w:val="none" w:sz="0" w:space="0" w:color="auto"/>
                  </w:divBdr>
                </w:div>
                <w:div w:id="910194124">
                  <w:marLeft w:val="640"/>
                  <w:marRight w:val="0"/>
                  <w:marTop w:val="0"/>
                  <w:marBottom w:val="0"/>
                  <w:divBdr>
                    <w:top w:val="none" w:sz="0" w:space="0" w:color="auto"/>
                    <w:left w:val="none" w:sz="0" w:space="0" w:color="auto"/>
                    <w:bottom w:val="none" w:sz="0" w:space="0" w:color="auto"/>
                    <w:right w:val="none" w:sz="0" w:space="0" w:color="auto"/>
                  </w:divBdr>
                </w:div>
                <w:div w:id="925263915">
                  <w:marLeft w:val="640"/>
                  <w:marRight w:val="0"/>
                  <w:marTop w:val="0"/>
                  <w:marBottom w:val="0"/>
                  <w:divBdr>
                    <w:top w:val="none" w:sz="0" w:space="0" w:color="auto"/>
                    <w:left w:val="none" w:sz="0" w:space="0" w:color="auto"/>
                    <w:bottom w:val="none" w:sz="0" w:space="0" w:color="auto"/>
                    <w:right w:val="none" w:sz="0" w:space="0" w:color="auto"/>
                  </w:divBdr>
                </w:div>
                <w:div w:id="976684055">
                  <w:marLeft w:val="640"/>
                  <w:marRight w:val="0"/>
                  <w:marTop w:val="0"/>
                  <w:marBottom w:val="0"/>
                  <w:divBdr>
                    <w:top w:val="none" w:sz="0" w:space="0" w:color="auto"/>
                    <w:left w:val="none" w:sz="0" w:space="0" w:color="auto"/>
                    <w:bottom w:val="none" w:sz="0" w:space="0" w:color="auto"/>
                    <w:right w:val="none" w:sz="0" w:space="0" w:color="auto"/>
                  </w:divBdr>
                </w:div>
                <w:div w:id="1010449950">
                  <w:marLeft w:val="640"/>
                  <w:marRight w:val="0"/>
                  <w:marTop w:val="0"/>
                  <w:marBottom w:val="0"/>
                  <w:divBdr>
                    <w:top w:val="none" w:sz="0" w:space="0" w:color="auto"/>
                    <w:left w:val="none" w:sz="0" w:space="0" w:color="auto"/>
                    <w:bottom w:val="none" w:sz="0" w:space="0" w:color="auto"/>
                    <w:right w:val="none" w:sz="0" w:space="0" w:color="auto"/>
                  </w:divBdr>
                </w:div>
                <w:div w:id="1036658482">
                  <w:marLeft w:val="640"/>
                  <w:marRight w:val="0"/>
                  <w:marTop w:val="0"/>
                  <w:marBottom w:val="0"/>
                  <w:divBdr>
                    <w:top w:val="none" w:sz="0" w:space="0" w:color="auto"/>
                    <w:left w:val="none" w:sz="0" w:space="0" w:color="auto"/>
                    <w:bottom w:val="none" w:sz="0" w:space="0" w:color="auto"/>
                    <w:right w:val="none" w:sz="0" w:space="0" w:color="auto"/>
                  </w:divBdr>
                </w:div>
                <w:div w:id="1075976443">
                  <w:marLeft w:val="640"/>
                  <w:marRight w:val="0"/>
                  <w:marTop w:val="0"/>
                  <w:marBottom w:val="0"/>
                  <w:divBdr>
                    <w:top w:val="none" w:sz="0" w:space="0" w:color="auto"/>
                    <w:left w:val="none" w:sz="0" w:space="0" w:color="auto"/>
                    <w:bottom w:val="none" w:sz="0" w:space="0" w:color="auto"/>
                    <w:right w:val="none" w:sz="0" w:space="0" w:color="auto"/>
                  </w:divBdr>
                </w:div>
                <w:div w:id="1101415106">
                  <w:marLeft w:val="640"/>
                  <w:marRight w:val="0"/>
                  <w:marTop w:val="0"/>
                  <w:marBottom w:val="0"/>
                  <w:divBdr>
                    <w:top w:val="none" w:sz="0" w:space="0" w:color="auto"/>
                    <w:left w:val="none" w:sz="0" w:space="0" w:color="auto"/>
                    <w:bottom w:val="none" w:sz="0" w:space="0" w:color="auto"/>
                    <w:right w:val="none" w:sz="0" w:space="0" w:color="auto"/>
                  </w:divBdr>
                </w:div>
                <w:div w:id="1106316375">
                  <w:marLeft w:val="640"/>
                  <w:marRight w:val="0"/>
                  <w:marTop w:val="0"/>
                  <w:marBottom w:val="0"/>
                  <w:divBdr>
                    <w:top w:val="none" w:sz="0" w:space="0" w:color="auto"/>
                    <w:left w:val="none" w:sz="0" w:space="0" w:color="auto"/>
                    <w:bottom w:val="none" w:sz="0" w:space="0" w:color="auto"/>
                    <w:right w:val="none" w:sz="0" w:space="0" w:color="auto"/>
                  </w:divBdr>
                </w:div>
                <w:div w:id="1107235355">
                  <w:marLeft w:val="640"/>
                  <w:marRight w:val="0"/>
                  <w:marTop w:val="0"/>
                  <w:marBottom w:val="0"/>
                  <w:divBdr>
                    <w:top w:val="none" w:sz="0" w:space="0" w:color="auto"/>
                    <w:left w:val="none" w:sz="0" w:space="0" w:color="auto"/>
                    <w:bottom w:val="none" w:sz="0" w:space="0" w:color="auto"/>
                    <w:right w:val="none" w:sz="0" w:space="0" w:color="auto"/>
                  </w:divBdr>
                </w:div>
                <w:div w:id="1224414327">
                  <w:marLeft w:val="640"/>
                  <w:marRight w:val="0"/>
                  <w:marTop w:val="0"/>
                  <w:marBottom w:val="0"/>
                  <w:divBdr>
                    <w:top w:val="none" w:sz="0" w:space="0" w:color="auto"/>
                    <w:left w:val="none" w:sz="0" w:space="0" w:color="auto"/>
                    <w:bottom w:val="none" w:sz="0" w:space="0" w:color="auto"/>
                    <w:right w:val="none" w:sz="0" w:space="0" w:color="auto"/>
                  </w:divBdr>
                </w:div>
                <w:div w:id="1305698298">
                  <w:marLeft w:val="640"/>
                  <w:marRight w:val="0"/>
                  <w:marTop w:val="0"/>
                  <w:marBottom w:val="0"/>
                  <w:divBdr>
                    <w:top w:val="none" w:sz="0" w:space="0" w:color="auto"/>
                    <w:left w:val="none" w:sz="0" w:space="0" w:color="auto"/>
                    <w:bottom w:val="none" w:sz="0" w:space="0" w:color="auto"/>
                    <w:right w:val="none" w:sz="0" w:space="0" w:color="auto"/>
                  </w:divBdr>
                </w:div>
                <w:div w:id="1329626614">
                  <w:marLeft w:val="640"/>
                  <w:marRight w:val="0"/>
                  <w:marTop w:val="0"/>
                  <w:marBottom w:val="0"/>
                  <w:divBdr>
                    <w:top w:val="none" w:sz="0" w:space="0" w:color="auto"/>
                    <w:left w:val="none" w:sz="0" w:space="0" w:color="auto"/>
                    <w:bottom w:val="none" w:sz="0" w:space="0" w:color="auto"/>
                    <w:right w:val="none" w:sz="0" w:space="0" w:color="auto"/>
                  </w:divBdr>
                </w:div>
                <w:div w:id="1368871385">
                  <w:marLeft w:val="640"/>
                  <w:marRight w:val="0"/>
                  <w:marTop w:val="0"/>
                  <w:marBottom w:val="0"/>
                  <w:divBdr>
                    <w:top w:val="none" w:sz="0" w:space="0" w:color="auto"/>
                    <w:left w:val="none" w:sz="0" w:space="0" w:color="auto"/>
                    <w:bottom w:val="none" w:sz="0" w:space="0" w:color="auto"/>
                    <w:right w:val="none" w:sz="0" w:space="0" w:color="auto"/>
                  </w:divBdr>
                </w:div>
                <w:div w:id="1381125684">
                  <w:marLeft w:val="640"/>
                  <w:marRight w:val="0"/>
                  <w:marTop w:val="0"/>
                  <w:marBottom w:val="0"/>
                  <w:divBdr>
                    <w:top w:val="none" w:sz="0" w:space="0" w:color="auto"/>
                    <w:left w:val="none" w:sz="0" w:space="0" w:color="auto"/>
                    <w:bottom w:val="none" w:sz="0" w:space="0" w:color="auto"/>
                    <w:right w:val="none" w:sz="0" w:space="0" w:color="auto"/>
                  </w:divBdr>
                </w:div>
                <w:div w:id="1544639151">
                  <w:marLeft w:val="640"/>
                  <w:marRight w:val="0"/>
                  <w:marTop w:val="0"/>
                  <w:marBottom w:val="0"/>
                  <w:divBdr>
                    <w:top w:val="none" w:sz="0" w:space="0" w:color="auto"/>
                    <w:left w:val="none" w:sz="0" w:space="0" w:color="auto"/>
                    <w:bottom w:val="none" w:sz="0" w:space="0" w:color="auto"/>
                    <w:right w:val="none" w:sz="0" w:space="0" w:color="auto"/>
                  </w:divBdr>
                </w:div>
                <w:div w:id="1568569337">
                  <w:marLeft w:val="640"/>
                  <w:marRight w:val="0"/>
                  <w:marTop w:val="0"/>
                  <w:marBottom w:val="0"/>
                  <w:divBdr>
                    <w:top w:val="none" w:sz="0" w:space="0" w:color="auto"/>
                    <w:left w:val="none" w:sz="0" w:space="0" w:color="auto"/>
                    <w:bottom w:val="none" w:sz="0" w:space="0" w:color="auto"/>
                    <w:right w:val="none" w:sz="0" w:space="0" w:color="auto"/>
                  </w:divBdr>
                </w:div>
                <w:div w:id="1573931482">
                  <w:marLeft w:val="640"/>
                  <w:marRight w:val="0"/>
                  <w:marTop w:val="0"/>
                  <w:marBottom w:val="0"/>
                  <w:divBdr>
                    <w:top w:val="none" w:sz="0" w:space="0" w:color="auto"/>
                    <w:left w:val="none" w:sz="0" w:space="0" w:color="auto"/>
                    <w:bottom w:val="none" w:sz="0" w:space="0" w:color="auto"/>
                    <w:right w:val="none" w:sz="0" w:space="0" w:color="auto"/>
                  </w:divBdr>
                </w:div>
                <w:div w:id="1584604115">
                  <w:marLeft w:val="640"/>
                  <w:marRight w:val="0"/>
                  <w:marTop w:val="0"/>
                  <w:marBottom w:val="0"/>
                  <w:divBdr>
                    <w:top w:val="none" w:sz="0" w:space="0" w:color="auto"/>
                    <w:left w:val="none" w:sz="0" w:space="0" w:color="auto"/>
                    <w:bottom w:val="none" w:sz="0" w:space="0" w:color="auto"/>
                    <w:right w:val="none" w:sz="0" w:space="0" w:color="auto"/>
                  </w:divBdr>
                </w:div>
                <w:div w:id="1609002643">
                  <w:marLeft w:val="640"/>
                  <w:marRight w:val="0"/>
                  <w:marTop w:val="0"/>
                  <w:marBottom w:val="0"/>
                  <w:divBdr>
                    <w:top w:val="none" w:sz="0" w:space="0" w:color="auto"/>
                    <w:left w:val="none" w:sz="0" w:space="0" w:color="auto"/>
                    <w:bottom w:val="none" w:sz="0" w:space="0" w:color="auto"/>
                    <w:right w:val="none" w:sz="0" w:space="0" w:color="auto"/>
                  </w:divBdr>
                </w:div>
                <w:div w:id="1622610836">
                  <w:marLeft w:val="640"/>
                  <w:marRight w:val="0"/>
                  <w:marTop w:val="0"/>
                  <w:marBottom w:val="0"/>
                  <w:divBdr>
                    <w:top w:val="none" w:sz="0" w:space="0" w:color="auto"/>
                    <w:left w:val="none" w:sz="0" w:space="0" w:color="auto"/>
                    <w:bottom w:val="none" w:sz="0" w:space="0" w:color="auto"/>
                    <w:right w:val="none" w:sz="0" w:space="0" w:color="auto"/>
                  </w:divBdr>
                </w:div>
                <w:div w:id="1698696081">
                  <w:marLeft w:val="640"/>
                  <w:marRight w:val="0"/>
                  <w:marTop w:val="0"/>
                  <w:marBottom w:val="0"/>
                  <w:divBdr>
                    <w:top w:val="none" w:sz="0" w:space="0" w:color="auto"/>
                    <w:left w:val="none" w:sz="0" w:space="0" w:color="auto"/>
                    <w:bottom w:val="none" w:sz="0" w:space="0" w:color="auto"/>
                    <w:right w:val="none" w:sz="0" w:space="0" w:color="auto"/>
                  </w:divBdr>
                </w:div>
                <w:div w:id="1709716619">
                  <w:marLeft w:val="640"/>
                  <w:marRight w:val="0"/>
                  <w:marTop w:val="0"/>
                  <w:marBottom w:val="0"/>
                  <w:divBdr>
                    <w:top w:val="none" w:sz="0" w:space="0" w:color="auto"/>
                    <w:left w:val="none" w:sz="0" w:space="0" w:color="auto"/>
                    <w:bottom w:val="none" w:sz="0" w:space="0" w:color="auto"/>
                    <w:right w:val="none" w:sz="0" w:space="0" w:color="auto"/>
                  </w:divBdr>
                </w:div>
                <w:div w:id="1752044916">
                  <w:marLeft w:val="640"/>
                  <w:marRight w:val="0"/>
                  <w:marTop w:val="0"/>
                  <w:marBottom w:val="0"/>
                  <w:divBdr>
                    <w:top w:val="none" w:sz="0" w:space="0" w:color="auto"/>
                    <w:left w:val="none" w:sz="0" w:space="0" w:color="auto"/>
                    <w:bottom w:val="none" w:sz="0" w:space="0" w:color="auto"/>
                    <w:right w:val="none" w:sz="0" w:space="0" w:color="auto"/>
                  </w:divBdr>
                </w:div>
                <w:div w:id="1798909702">
                  <w:marLeft w:val="640"/>
                  <w:marRight w:val="0"/>
                  <w:marTop w:val="0"/>
                  <w:marBottom w:val="0"/>
                  <w:divBdr>
                    <w:top w:val="none" w:sz="0" w:space="0" w:color="auto"/>
                    <w:left w:val="none" w:sz="0" w:space="0" w:color="auto"/>
                    <w:bottom w:val="none" w:sz="0" w:space="0" w:color="auto"/>
                    <w:right w:val="none" w:sz="0" w:space="0" w:color="auto"/>
                  </w:divBdr>
                </w:div>
                <w:div w:id="1808352047">
                  <w:marLeft w:val="640"/>
                  <w:marRight w:val="0"/>
                  <w:marTop w:val="0"/>
                  <w:marBottom w:val="0"/>
                  <w:divBdr>
                    <w:top w:val="none" w:sz="0" w:space="0" w:color="auto"/>
                    <w:left w:val="none" w:sz="0" w:space="0" w:color="auto"/>
                    <w:bottom w:val="none" w:sz="0" w:space="0" w:color="auto"/>
                    <w:right w:val="none" w:sz="0" w:space="0" w:color="auto"/>
                  </w:divBdr>
                </w:div>
                <w:div w:id="1850288465">
                  <w:marLeft w:val="640"/>
                  <w:marRight w:val="0"/>
                  <w:marTop w:val="0"/>
                  <w:marBottom w:val="0"/>
                  <w:divBdr>
                    <w:top w:val="none" w:sz="0" w:space="0" w:color="auto"/>
                    <w:left w:val="none" w:sz="0" w:space="0" w:color="auto"/>
                    <w:bottom w:val="none" w:sz="0" w:space="0" w:color="auto"/>
                    <w:right w:val="none" w:sz="0" w:space="0" w:color="auto"/>
                  </w:divBdr>
                </w:div>
                <w:div w:id="1876186776">
                  <w:marLeft w:val="640"/>
                  <w:marRight w:val="0"/>
                  <w:marTop w:val="0"/>
                  <w:marBottom w:val="0"/>
                  <w:divBdr>
                    <w:top w:val="none" w:sz="0" w:space="0" w:color="auto"/>
                    <w:left w:val="none" w:sz="0" w:space="0" w:color="auto"/>
                    <w:bottom w:val="none" w:sz="0" w:space="0" w:color="auto"/>
                    <w:right w:val="none" w:sz="0" w:space="0" w:color="auto"/>
                  </w:divBdr>
                </w:div>
                <w:div w:id="1879391396">
                  <w:marLeft w:val="640"/>
                  <w:marRight w:val="0"/>
                  <w:marTop w:val="0"/>
                  <w:marBottom w:val="0"/>
                  <w:divBdr>
                    <w:top w:val="none" w:sz="0" w:space="0" w:color="auto"/>
                    <w:left w:val="none" w:sz="0" w:space="0" w:color="auto"/>
                    <w:bottom w:val="none" w:sz="0" w:space="0" w:color="auto"/>
                    <w:right w:val="none" w:sz="0" w:space="0" w:color="auto"/>
                  </w:divBdr>
                </w:div>
                <w:div w:id="1928881711">
                  <w:marLeft w:val="640"/>
                  <w:marRight w:val="0"/>
                  <w:marTop w:val="0"/>
                  <w:marBottom w:val="0"/>
                  <w:divBdr>
                    <w:top w:val="none" w:sz="0" w:space="0" w:color="auto"/>
                    <w:left w:val="none" w:sz="0" w:space="0" w:color="auto"/>
                    <w:bottom w:val="none" w:sz="0" w:space="0" w:color="auto"/>
                    <w:right w:val="none" w:sz="0" w:space="0" w:color="auto"/>
                  </w:divBdr>
                </w:div>
                <w:div w:id="1935899144">
                  <w:marLeft w:val="640"/>
                  <w:marRight w:val="0"/>
                  <w:marTop w:val="0"/>
                  <w:marBottom w:val="0"/>
                  <w:divBdr>
                    <w:top w:val="none" w:sz="0" w:space="0" w:color="auto"/>
                    <w:left w:val="none" w:sz="0" w:space="0" w:color="auto"/>
                    <w:bottom w:val="none" w:sz="0" w:space="0" w:color="auto"/>
                    <w:right w:val="none" w:sz="0" w:space="0" w:color="auto"/>
                  </w:divBdr>
                </w:div>
                <w:div w:id="1945527951">
                  <w:marLeft w:val="640"/>
                  <w:marRight w:val="0"/>
                  <w:marTop w:val="0"/>
                  <w:marBottom w:val="0"/>
                  <w:divBdr>
                    <w:top w:val="none" w:sz="0" w:space="0" w:color="auto"/>
                    <w:left w:val="none" w:sz="0" w:space="0" w:color="auto"/>
                    <w:bottom w:val="none" w:sz="0" w:space="0" w:color="auto"/>
                    <w:right w:val="none" w:sz="0" w:space="0" w:color="auto"/>
                  </w:divBdr>
                </w:div>
                <w:div w:id="2048218798">
                  <w:marLeft w:val="640"/>
                  <w:marRight w:val="0"/>
                  <w:marTop w:val="0"/>
                  <w:marBottom w:val="0"/>
                  <w:divBdr>
                    <w:top w:val="none" w:sz="0" w:space="0" w:color="auto"/>
                    <w:left w:val="none" w:sz="0" w:space="0" w:color="auto"/>
                    <w:bottom w:val="none" w:sz="0" w:space="0" w:color="auto"/>
                    <w:right w:val="none" w:sz="0" w:space="0" w:color="auto"/>
                  </w:divBdr>
                </w:div>
                <w:div w:id="2054773180">
                  <w:marLeft w:val="640"/>
                  <w:marRight w:val="0"/>
                  <w:marTop w:val="0"/>
                  <w:marBottom w:val="0"/>
                  <w:divBdr>
                    <w:top w:val="none" w:sz="0" w:space="0" w:color="auto"/>
                    <w:left w:val="none" w:sz="0" w:space="0" w:color="auto"/>
                    <w:bottom w:val="none" w:sz="0" w:space="0" w:color="auto"/>
                    <w:right w:val="none" w:sz="0" w:space="0" w:color="auto"/>
                  </w:divBdr>
                </w:div>
              </w:divsChild>
            </w:div>
            <w:div w:id="1250115084">
              <w:marLeft w:val="0"/>
              <w:marRight w:val="0"/>
              <w:marTop w:val="0"/>
              <w:marBottom w:val="0"/>
              <w:divBdr>
                <w:top w:val="none" w:sz="0" w:space="0" w:color="auto"/>
                <w:left w:val="none" w:sz="0" w:space="0" w:color="auto"/>
                <w:bottom w:val="none" w:sz="0" w:space="0" w:color="auto"/>
                <w:right w:val="none" w:sz="0" w:space="0" w:color="auto"/>
              </w:divBdr>
              <w:divsChild>
                <w:div w:id="2361986">
                  <w:marLeft w:val="640"/>
                  <w:marRight w:val="0"/>
                  <w:marTop w:val="0"/>
                  <w:marBottom w:val="0"/>
                  <w:divBdr>
                    <w:top w:val="none" w:sz="0" w:space="0" w:color="auto"/>
                    <w:left w:val="none" w:sz="0" w:space="0" w:color="auto"/>
                    <w:bottom w:val="none" w:sz="0" w:space="0" w:color="auto"/>
                    <w:right w:val="none" w:sz="0" w:space="0" w:color="auto"/>
                  </w:divBdr>
                </w:div>
                <w:div w:id="2586567">
                  <w:marLeft w:val="640"/>
                  <w:marRight w:val="0"/>
                  <w:marTop w:val="0"/>
                  <w:marBottom w:val="0"/>
                  <w:divBdr>
                    <w:top w:val="none" w:sz="0" w:space="0" w:color="auto"/>
                    <w:left w:val="none" w:sz="0" w:space="0" w:color="auto"/>
                    <w:bottom w:val="none" w:sz="0" w:space="0" w:color="auto"/>
                    <w:right w:val="none" w:sz="0" w:space="0" w:color="auto"/>
                  </w:divBdr>
                </w:div>
                <w:div w:id="44331646">
                  <w:marLeft w:val="640"/>
                  <w:marRight w:val="0"/>
                  <w:marTop w:val="0"/>
                  <w:marBottom w:val="0"/>
                  <w:divBdr>
                    <w:top w:val="none" w:sz="0" w:space="0" w:color="auto"/>
                    <w:left w:val="none" w:sz="0" w:space="0" w:color="auto"/>
                    <w:bottom w:val="none" w:sz="0" w:space="0" w:color="auto"/>
                    <w:right w:val="none" w:sz="0" w:space="0" w:color="auto"/>
                  </w:divBdr>
                </w:div>
                <w:div w:id="55714501">
                  <w:marLeft w:val="640"/>
                  <w:marRight w:val="0"/>
                  <w:marTop w:val="0"/>
                  <w:marBottom w:val="0"/>
                  <w:divBdr>
                    <w:top w:val="none" w:sz="0" w:space="0" w:color="auto"/>
                    <w:left w:val="none" w:sz="0" w:space="0" w:color="auto"/>
                    <w:bottom w:val="none" w:sz="0" w:space="0" w:color="auto"/>
                    <w:right w:val="none" w:sz="0" w:space="0" w:color="auto"/>
                  </w:divBdr>
                </w:div>
                <w:div w:id="105856525">
                  <w:marLeft w:val="640"/>
                  <w:marRight w:val="0"/>
                  <w:marTop w:val="0"/>
                  <w:marBottom w:val="0"/>
                  <w:divBdr>
                    <w:top w:val="none" w:sz="0" w:space="0" w:color="auto"/>
                    <w:left w:val="none" w:sz="0" w:space="0" w:color="auto"/>
                    <w:bottom w:val="none" w:sz="0" w:space="0" w:color="auto"/>
                    <w:right w:val="none" w:sz="0" w:space="0" w:color="auto"/>
                  </w:divBdr>
                </w:div>
                <w:div w:id="107896403">
                  <w:marLeft w:val="640"/>
                  <w:marRight w:val="0"/>
                  <w:marTop w:val="0"/>
                  <w:marBottom w:val="0"/>
                  <w:divBdr>
                    <w:top w:val="none" w:sz="0" w:space="0" w:color="auto"/>
                    <w:left w:val="none" w:sz="0" w:space="0" w:color="auto"/>
                    <w:bottom w:val="none" w:sz="0" w:space="0" w:color="auto"/>
                    <w:right w:val="none" w:sz="0" w:space="0" w:color="auto"/>
                  </w:divBdr>
                </w:div>
                <w:div w:id="127480460">
                  <w:marLeft w:val="640"/>
                  <w:marRight w:val="0"/>
                  <w:marTop w:val="0"/>
                  <w:marBottom w:val="0"/>
                  <w:divBdr>
                    <w:top w:val="none" w:sz="0" w:space="0" w:color="auto"/>
                    <w:left w:val="none" w:sz="0" w:space="0" w:color="auto"/>
                    <w:bottom w:val="none" w:sz="0" w:space="0" w:color="auto"/>
                    <w:right w:val="none" w:sz="0" w:space="0" w:color="auto"/>
                  </w:divBdr>
                </w:div>
                <w:div w:id="219050269">
                  <w:marLeft w:val="640"/>
                  <w:marRight w:val="0"/>
                  <w:marTop w:val="0"/>
                  <w:marBottom w:val="0"/>
                  <w:divBdr>
                    <w:top w:val="none" w:sz="0" w:space="0" w:color="auto"/>
                    <w:left w:val="none" w:sz="0" w:space="0" w:color="auto"/>
                    <w:bottom w:val="none" w:sz="0" w:space="0" w:color="auto"/>
                    <w:right w:val="none" w:sz="0" w:space="0" w:color="auto"/>
                  </w:divBdr>
                </w:div>
                <w:div w:id="255290600">
                  <w:marLeft w:val="640"/>
                  <w:marRight w:val="0"/>
                  <w:marTop w:val="0"/>
                  <w:marBottom w:val="0"/>
                  <w:divBdr>
                    <w:top w:val="none" w:sz="0" w:space="0" w:color="auto"/>
                    <w:left w:val="none" w:sz="0" w:space="0" w:color="auto"/>
                    <w:bottom w:val="none" w:sz="0" w:space="0" w:color="auto"/>
                    <w:right w:val="none" w:sz="0" w:space="0" w:color="auto"/>
                  </w:divBdr>
                </w:div>
                <w:div w:id="266928295">
                  <w:marLeft w:val="640"/>
                  <w:marRight w:val="0"/>
                  <w:marTop w:val="0"/>
                  <w:marBottom w:val="0"/>
                  <w:divBdr>
                    <w:top w:val="none" w:sz="0" w:space="0" w:color="auto"/>
                    <w:left w:val="none" w:sz="0" w:space="0" w:color="auto"/>
                    <w:bottom w:val="none" w:sz="0" w:space="0" w:color="auto"/>
                    <w:right w:val="none" w:sz="0" w:space="0" w:color="auto"/>
                  </w:divBdr>
                </w:div>
                <w:div w:id="305622492">
                  <w:marLeft w:val="640"/>
                  <w:marRight w:val="0"/>
                  <w:marTop w:val="0"/>
                  <w:marBottom w:val="0"/>
                  <w:divBdr>
                    <w:top w:val="none" w:sz="0" w:space="0" w:color="auto"/>
                    <w:left w:val="none" w:sz="0" w:space="0" w:color="auto"/>
                    <w:bottom w:val="none" w:sz="0" w:space="0" w:color="auto"/>
                    <w:right w:val="none" w:sz="0" w:space="0" w:color="auto"/>
                  </w:divBdr>
                </w:div>
                <w:div w:id="312372565">
                  <w:marLeft w:val="640"/>
                  <w:marRight w:val="0"/>
                  <w:marTop w:val="0"/>
                  <w:marBottom w:val="0"/>
                  <w:divBdr>
                    <w:top w:val="none" w:sz="0" w:space="0" w:color="auto"/>
                    <w:left w:val="none" w:sz="0" w:space="0" w:color="auto"/>
                    <w:bottom w:val="none" w:sz="0" w:space="0" w:color="auto"/>
                    <w:right w:val="none" w:sz="0" w:space="0" w:color="auto"/>
                  </w:divBdr>
                </w:div>
                <w:div w:id="349456738">
                  <w:marLeft w:val="640"/>
                  <w:marRight w:val="0"/>
                  <w:marTop w:val="0"/>
                  <w:marBottom w:val="0"/>
                  <w:divBdr>
                    <w:top w:val="none" w:sz="0" w:space="0" w:color="auto"/>
                    <w:left w:val="none" w:sz="0" w:space="0" w:color="auto"/>
                    <w:bottom w:val="none" w:sz="0" w:space="0" w:color="auto"/>
                    <w:right w:val="none" w:sz="0" w:space="0" w:color="auto"/>
                  </w:divBdr>
                </w:div>
                <w:div w:id="386874604">
                  <w:marLeft w:val="640"/>
                  <w:marRight w:val="0"/>
                  <w:marTop w:val="0"/>
                  <w:marBottom w:val="0"/>
                  <w:divBdr>
                    <w:top w:val="none" w:sz="0" w:space="0" w:color="auto"/>
                    <w:left w:val="none" w:sz="0" w:space="0" w:color="auto"/>
                    <w:bottom w:val="none" w:sz="0" w:space="0" w:color="auto"/>
                    <w:right w:val="none" w:sz="0" w:space="0" w:color="auto"/>
                  </w:divBdr>
                </w:div>
                <w:div w:id="387652655">
                  <w:marLeft w:val="640"/>
                  <w:marRight w:val="0"/>
                  <w:marTop w:val="0"/>
                  <w:marBottom w:val="0"/>
                  <w:divBdr>
                    <w:top w:val="none" w:sz="0" w:space="0" w:color="auto"/>
                    <w:left w:val="none" w:sz="0" w:space="0" w:color="auto"/>
                    <w:bottom w:val="none" w:sz="0" w:space="0" w:color="auto"/>
                    <w:right w:val="none" w:sz="0" w:space="0" w:color="auto"/>
                  </w:divBdr>
                </w:div>
                <w:div w:id="444228460">
                  <w:marLeft w:val="640"/>
                  <w:marRight w:val="0"/>
                  <w:marTop w:val="0"/>
                  <w:marBottom w:val="0"/>
                  <w:divBdr>
                    <w:top w:val="none" w:sz="0" w:space="0" w:color="auto"/>
                    <w:left w:val="none" w:sz="0" w:space="0" w:color="auto"/>
                    <w:bottom w:val="none" w:sz="0" w:space="0" w:color="auto"/>
                    <w:right w:val="none" w:sz="0" w:space="0" w:color="auto"/>
                  </w:divBdr>
                </w:div>
                <w:div w:id="446658382">
                  <w:marLeft w:val="640"/>
                  <w:marRight w:val="0"/>
                  <w:marTop w:val="0"/>
                  <w:marBottom w:val="0"/>
                  <w:divBdr>
                    <w:top w:val="none" w:sz="0" w:space="0" w:color="auto"/>
                    <w:left w:val="none" w:sz="0" w:space="0" w:color="auto"/>
                    <w:bottom w:val="none" w:sz="0" w:space="0" w:color="auto"/>
                    <w:right w:val="none" w:sz="0" w:space="0" w:color="auto"/>
                  </w:divBdr>
                </w:div>
                <w:div w:id="449132941">
                  <w:marLeft w:val="640"/>
                  <w:marRight w:val="0"/>
                  <w:marTop w:val="0"/>
                  <w:marBottom w:val="0"/>
                  <w:divBdr>
                    <w:top w:val="none" w:sz="0" w:space="0" w:color="auto"/>
                    <w:left w:val="none" w:sz="0" w:space="0" w:color="auto"/>
                    <w:bottom w:val="none" w:sz="0" w:space="0" w:color="auto"/>
                    <w:right w:val="none" w:sz="0" w:space="0" w:color="auto"/>
                  </w:divBdr>
                </w:div>
                <w:div w:id="462426458">
                  <w:marLeft w:val="640"/>
                  <w:marRight w:val="0"/>
                  <w:marTop w:val="0"/>
                  <w:marBottom w:val="0"/>
                  <w:divBdr>
                    <w:top w:val="none" w:sz="0" w:space="0" w:color="auto"/>
                    <w:left w:val="none" w:sz="0" w:space="0" w:color="auto"/>
                    <w:bottom w:val="none" w:sz="0" w:space="0" w:color="auto"/>
                    <w:right w:val="none" w:sz="0" w:space="0" w:color="auto"/>
                  </w:divBdr>
                </w:div>
                <w:div w:id="485123861">
                  <w:marLeft w:val="640"/>
                  <w:marRight w:val="0"/>
                  <w:marTop w:val="0"/>
                  <w:marBottom w:val="0"/>
                  <w:divBdr>
                    <w:top w:val="none" w:sz="0" w:space="0" w:color="auto"/>
                    <w:left w:val="none" w:sz="0" w:space="0" w:color="auto"/>
                    <w:bottom w:val="none" w:sz="0" w:space="0" w:color="auto"/>
                    <w:right w:val="none" w:sz="0" w:space="0" w:color="auto"/>
                  </w:divBdr>
                </w:div>
                <w:div w:id="486239635">
                  <w:marLeft w:val="640"/>
                  <w:marRight w:val="0"/>
                  <w:marTop w:val="0"/>
                  <w:marBottom w:val="0"/>
                  <w:divBdr>
                    <w:top w:val="none" w:sz="0" w:space="0" w:color="auto"/>
                    <w:left w:val="none" w:sz="0" w:space="0" w:color="auto"/>
                    <w:bottom w:val="none" w:sz="0" w:space="0" w:color="auto"/>
                    <w:right w:val="none" w:sz="0" w:space="0" w:color="auto"/>
                  </w:divBdr>
                </w:div>
                <w:div w:id="522519578">
                  <w:marLeft w:val="640"/>
                  <w:marRight w:val="0"/>
                  <w:marTop w:val="0"/>
                  <w:marBottom w:val="0"/>
                  <w:divBdr>
                    <w:top w:val="none" w:sz="0" w:space="0" w:color="auto"/>
                    <w:left w:val="none" w:sz="0" w:space="0" w:color="auto"/>
                    <w:bottom w:val="none" w:sz="0" w:space="0" w:color="auto"/>
                    <w:right w:val="none" w:sz="0" w:space="0" w:color="auto"/>
                  </w:divBdr>
                </w:div>
                <w:div w:id="594438876">
                  <w:marLeft w:val="640"/>
                  <w:marRight w:val="0"/>
                  <w:marTop w:val="0"/>
                  <w:marBottom w:val="0"/>
                  <w:divBdr>
                    <w:top w:val="none" w:sz="0" w:space="0" w:color="auto"/>
                    <w:left w:val="none" w:sz="0" w:space="0" w:color="auto"/>
                    <w:bottom w:val="none" w:sz="0" w:space="0" w:color="auto"/>
                    <w:right w:val="none" w:sz="0" w:space="0" w:color="auto"/>
                  </w:divBdr>
                </w:div>
                <w:div w:id="678048793">
                  <w:marLeft w:val="640"/>
                  <w:marRight w:val="0"/>
                  <w:marTop w:val="0"/>
                  <w:marBottom w:val="0"/>
                  <w:divBdr>
                    <w:top w:val="none" w:sz="0" w:space="0" w:color="auto"/>
                    <w:left w:val="none" w:sz="0" w:space="0" w:color="auto"/>
                    <w:bottom w:val="none" w:sz="0" w:space="0" w:color="auto"/>
                    <w:right w:val="none" w:sz="0" w:space="0" w:color="auto"/>
                  </w:divBdr>
                </w:div>
                <w:div w:id="691079187">
                  <w:marLeft w:val="640"/>
                  <w:marRight w:val="0"/>
                  <w:marTop w:val="0"/>
                  <w:marBottom w:val="0"/>
                  <w:divBdr>
                    <w:top w:val="none" w:sz="0" w:space="0" w:color="auto"/>
                    <w:left w:val="none" w:sz="0" w:space="0" w:color="auto"/>
                    <w:bottom w:val="none" w:sz="0" w:space="0" w:color="auto"/>
                    <w:right w:val="none" w:sz="0" w:space="0" w:color="auto"/>
                  </w:divBdr>
                </w:div>
                <w:div w:id="732432274">
                  <w:marLeft w:val="640"/>
                  <w:marRight w:val="0"/>
                  <w:marTop w:val="0"/>
                  <w:marBottom w:val="0"/>
                  <w:divBdr>
                    <w:top w:val="none" w:sz="0" w:space="0" w:color="auto"/>
                    <w:left w:val="none" w:sz="0" w:space="0" w:color="auto"/>
                    <w:bottom w:val="none" w:sz="0" w:space="0" w:color="auto"/>
                    <w:right w:val="none" w:sz="0" w:space="0" w:color="auto"/>
                  </w:divBdr>
                </w:div>
                <w:div w:id="733964561">
                  <w:marLeft w:val="640"/>
                  <w:marRight w:val="0"/>
                  <w:marTop w:val="0"/>
                  <w:marBottom w:val="0"/>
                  <w:divBdr>
                    <w:top w:val="none" w:sz="0" w:space="0" w:color="auto"/>
                    <w:left w:val="none" w:sz="0" w:space="0" w:color="auto"/>
                    <w:bottom w:val="none" w:sz="0" w:space="0" w:color="auto"/>
                    <w:right w:val="none" w:sz="0" w:space="0" w:color="auto"/>
                  </w:divBdr>
                </w:div>
                <w:div w:id="907805102">
                  <w:marLeft w:val="640"/>
                  <w:marRight w:val="0"/>
                  <w:marTop w:val="0"/>
                  <w:marBottom w:val="0"/>
                  <w:divBdr>
                    <w:top w:val="none" w:sz="0" w:space="0" w:color="auto"/>
                    <w:left w:val="none" w:sz="0" w:space="0" w:color="auto"/>
                    <w:bottom w:val="none" w:sz="0" w:space="0" w:color="auto"/>
                    <w:right w:val="none" w:sz="0" w:space="0" w:color="auto"/>
                  </w:divBdr>
                </w:div>
                <w:div w:id="927497491">
                  <w:marLeft w:val="640"/>
                  <w:marRight w:val="0"/>
                  <w:marTop w:val="0"/>
                  <w:marBottom w:val="0"/>
                  <w:divBdr>
                    <w:top w:val="none" w:sz="0" w:space="0" w:color="auto"/>
                    <w:left w:val="none" w:sz="0" w:space="0" w:color="auto"/>
                    <w:bottom w:val="none" w:sz="0" w:space="0" w:color="auto"/>
                    <w:right w:val="none" w:sz="0" w:space="0" w:color="auto"/>
                  </w:divBdr>
                </w:div>
                <w:div w:id="1101996165">
                  <w:marLeft w:val="640"/>
                  <w:marRight w:val="0"/>
                  <w:marTop w:val="0"/>
                  <w:marBottom w:val="0"/>
                  <w:divBdr>
                    <w:top w:val="none" w:sz="0" w:space="0" w:color="auto"/>
                    <w:left w:val="none" w:sz="0" w:space="0" w:color="auto"/>
                    <w:bottom w:val="none" w:sz="0" w:space="0" w:color="auto"/>
                    <w:right w:val="none" w:sz="0" w:space="0" w:color="auto"/>
                  </w:divBdr>
                </w:div>
                <w:div w:id="1160855240">
                  <w:marLeft w:val="640"/>
                  <w:marRight w:val="0"/>
                  <w:marTop w:val="0"/>
                  <w:marBottom w:val="0"/>
                  <w:divBdr>
                    <w:top w:val="none" w:sz="0" w:space="0" w:color="auto"/>
                    <w:left w:val="none" w:sz="0" w:space="0" w:color="auto"/>
                    <w:bottom w:val="none" w:sz="0" w:space="0" w:color="auto"/>
                    <w:right w:val="none" w:sz="0" w:space="0" w:color="auto"/>
                  </w:divBdr>
                </w:div>
                <w:div w:id="1203059707">
                  <w:marLeft w:val="640"/>
                  <w:marRight w:val="0"/>
                  <w:marTop w:val="0"/>
                  <w:marBottom w:val="0"/>
                  <w:divBdr>
                    <w:top w:val="none" w:sz="0" w:space="0" w:color="auto"/>
                    <w:left w:val="none" w:sz="0" w:space="0" w:color="auto"/>
                    <w:bottom w:val="none" w:sz="0" w:space="0" w:color="auto"/>
                    <w:right w:val="none" w:sz="0" w:space="0" w:color="auto"/>
                  </w:divBdr>
                </w:div>
                <w:div w:id="1212381397">
                  <w:marLeft w:val="640"/>
                  <w:marRight w:val="0"/>
                  <w:marTop w:val="0"/>
                  <w:marBottom w:val="0"/>
                  <w:divBdr>
                    <w:top w:val="none" w:sz="0" w:space="0" w:color="auto"/>
                    <w:left w:val="none" w:sz="0" w:space="0" w:color="auto"/>
                    <w:bottom w:val="none" w:sz="0" w:space="0" w:color="auto"/>
                    <w:right w:val="none" w:sz="0" w:space="0" w:color="auto"/>
                  </w:divBdr>
                </w:div>
                <w:div w:id="1254823342">
                  <w:marLeft w:val="640"/>
                  <w:marRight w:val="0"/>
                  <w:marTop w:val="0"/>
                  <w:marBottom w:val="0"/>
                  <w:divBdr>
                    <w:top w:val="none" w:sz="0" w:space="0" w:color="auto"/>
                    <w:left w:val="none" w:sz="0" w:space="0" w:color="auto"/>
                    <w:bottom w:val="none" w:sz="0" w:space="0" w:color="auto"/>
                    <w:right w:val="none" w:sz="0" w:space="0" w:color="auto"/>
                  </w:divBdr>
                </w:div>
                <w:div w:id="1256791955">
                  <w:marLeft w:val="640"/>
                  <w:marRight w:val="0"/>
                  <w:marTop w:val="0"/>
                  <w:marBottom w:val="0"/>
                  <w:divBdr>
                    <w:top w:val="none" w:sz="0" w:space="0" w:color="auto"/>
                    <w:left w:val="none" w:sz="0" w:space="0" w:color="auto"/>
                    <w:bottom w:val="none" w:sz="0" w:space="0" w:color="auto"/>
                    <w:right w:val="none" w:sz="0" w:space="0" w:color="auto"/>
                  </w:divBdr>
                </w:div>
                <w:div w:id="1263997418">
                  <w:marLeft w:val="640"/>
                  <w:marRight w:val="0"/>
                  <w:marTop w:val="0"/>
                  <w:marBottom w:val="0"/>
                  <w:divBdr>
                    <w:top w:val="none" w:sz="0" w:space="0" w:color="auto"/>
                    <w:left w:val="none" w:sz="0" w:space="0" w:color="auto"/>
                    <w:bottom w:val="none" w:sz="0" w:space="0" w:color="auto"/>
                    <w:right w:val="none" w:sz="0" w:space="0" w:color="auto"/>
                  </w:divBdr>
                </w:div>
                <w:div w:id="1302492604">
                  <w:marLeft w:val="640"/>
                  <w:marRight w:val="0"/>
                  <w:marTop w:val="0"/>
                  <w:marBottom w:val="0"/>
                  <w:divBdr>
                    <w:top w:val="none" w:sz="0" w:space="0" w:color="auto"/>
                    <w:left w:val="none" w:sz="0" w:space="0" w:color="auto"/>
                    <w:bottom w:val="none" w:sz="0" w:space="0" w:color="auto"/>
                    <w:right w:val="none" w:sz="0" w:space="0" w:color="auto"/>
                  </w:divBdr>
                </w:div>
                <w:div w:id="1311907057">
                  <w:marLeft w:val="640"/>
                  <w:marRight w:val="0"/>
                  <w:marTop w:val="0"/>
                  <w:marBottom w:val="0"/>
                  <w:divBdr>
                    <w:top w:val="none" w:sz="0" w:space="0" w:color="auto"/>
                    <w:left w:val="none" w:sz="0" w:space="0" w:color="auto"/>
                    <w:bottom w:val="none" w:sz="0" w:space="0" w:color="auto"/>
                    <w:right w:val="none" w:sz="0" w:space="0" w:color="auto"/>
                  </w:divBdr>
                </w:div>
                <w:div w:id="1326469549">
                  <w:marLeft w:val="640"/>
                  <w:marRight w:val="0"/>
                  <w:marTop w:val="0"/>
                  <w:marBottom w:val="0"/>
                  <w:divBdr>
                    <w:top w:val="none" w:sz="0" w:space="0" w:color="auto"/>
                    <w:left w:val="none" w:sz="0" w:space="0" w:color="auto"/>
                    <w:bottom w:val="none" w:sz="0" w:space="0" w:color="auto"/>
                    <w:right w:val="none" w:sz="0" w:space="0" w:color="auto"/>
                  </w:divBdr>
                </w:div>
                <w:div w:id="1345942087">
                  <w:marLeft w:val="640"/>
                  <w:marRight w:val="0"/>
                  <w:marTop w:val="0"/>
                  <w:marBottom w:val="0"/>
                  <w:divBdr>
                    <w:top w:val="none" w:sz="0" w:space="0" w:color="auto"/>
                    <w:left w:val="none" w:sz="0" w:space="0" w:color="auto"/>
                    <w:bottom w:val="none" w:sz="0" w:space="0" w:color="auto"/>
                    <w:right w:val="none" w:sz="0" w:space="0" w:color="auto"/>
                  </w:divBdr>
                </w:div>
                <w:div w:id="1356152662">
                  <w:marLeft w:val="640"/>
                  <w:marRight w:val="0"/>
                  <w:marTop w:val="0"/>
                  <w:marBottom w:val="0"/>
                  <w:divBdr>
                    <w:top w:val="none" w:sz="0" w:space="0" w:color="auto"/>
                    <w:left w:val="none" w:sz="0" w:space="0" w:color="auto"/>
                    <w:bottom w:val="none" w:sz="0" w:space="0" w:color="auto"/>
                    <w:right w:val="none" w:sz="0" w:space="0" w:color="auto"/>
                  </w:divBdr>
                </w:div>
                <w:div w:id="1366130226">
                  <w:marLeft w:val="640"/>
                  <w:marRight w:val="0"/>
                  <w:marTop w:val="0"/>
                  <w:marBottom w:val="0"/>
                  <w:divBdr>
                    <w:top w:val="none" w:sz="0" w:space="0" w:color="auto"/>
                    <w:left w:val="none" w:sz="0" w:space="0" w:color="auto"/>
                    <w:bottom w:val="none" w:sz="0" w:space="0" w:color="auto"/>
                    <w:right w:val="none" w:sz="0" w:space="0" w:color="auto"/>
                  </w:divBdr>
                </w:div>
                <w:div w:id="1368792387">
                  <w:marLeft w:val="640"/>
                  <w:marRight w:val="0"/>
                  <w:marTop w:val="0"/>
                  <w:marBottom w:val="0"/>
                  <w:divBdr>
                    <w:top w:val="none" w:sz="0" w:space="0" w:color="auto"/>
                    <w:left w:val="none" w:sz="0" w:space="0" w:color="auto"/>
                    <w:bottom w:val="none" w:sz="0" w:space="0" w:color="auto"/>
                    <w:right w:val="none" w:sz="0" w:space="0" w:color="auto"/>
                  </w:divBdr>
                </w:div>
                <w:div w:id="1414359058">
                  <w:marLeft w:val="640"/>
                  <w:marRight w:val="0"/>
                  <w:marTop w:val="0"/>
                  <w:marBottom w:val="0"/>
                  <w:divBdr>
                    <w:top w:val="none" w:sz="0" w:space="0" w:color="auto"/>
                    <w:left w:val="none" w:sz="0" w:space="0" w:color="auto"/>
                    <w:bottom w:val="none" w:sz="0" w:space="0" w:color="auto"/>
                    <w:right w:val="none" w:sz="0" w:space="0" w:color="auto"/>
                  </w:divBdr>
                </w:div>
                <w:div w:id="1492020725">
                  <w:marLeft w:val="640"/>
                  <w:marRight w:val="0"/>
                  <w:marTop w:val="0"/>
                  <w:marBottom w:val="0"/>
                  <w:divBdr>
                    <w:top w:val="none" w:sz="0" w:space="0" w:color="auto"/>
                    <w:left w:val="none" w:sz="0" w:space="0" w:color="auto"/>
                    <w:bottom w:val="none" w:sz="0" w:space="0" w:color="auto"/>
                    <w:right w:val="none" w:sz="0" w:space="0" w:color="auto"/>
                  </w:divBdr>
                </w:div>
                <w:div w:id="1565406935">
                  <w:marLeft w:val="640"/>
                  <w:marRight w:val="0"/>
                  <w:marTop w:val="0"/>
                  <w:marBottom w:val="0"/>
                  <w:divBdr>
                    <w:top w:val="none" w:sz="0" w:space="0" w:color="auto"/>
                    <w:left w:val="none" w:sz="0" w:space="0" w:color="auto"/>
                    <w:bottom w:val="none" w:sz="0" w:space="0" w:color="auto"/>
                    <w:right w:val="none" w:sz="0" w:space="0" w:color="auto"/>
                  </w:divBdr>
                </w:div>
                <w:div w:id="1565606489">
                  <w:marLeft w:val="640"/>
                  <w:marRight w:val="0"/>
                  <w:marTop w:val="0"/>
                  <w:marBottom w:val="0"/>
                  <w:divBdr>
                    <w:top w:val="none" w:sz="0" w:space="0" w:color="auto"/>
                    <w:left w:val="none" w:sz="0" w:space="0" w:color="auto"/>
                    <w:bottom w:val="none" w:sz="0" w:space="0" w:color="auto"/>
                    <w:right w:val="none" w:sz="0" w:space="0" w:color="auto"/>
                  </w:divBdr>
                </w:div>
                <w:div w:id="1643266436">
                  <w:marLeft w:val="640"/>
                  <w:marRight w:val="0"/>
                  <w:marTop w:val="0"/>
                  <w:marBottom w:val="0"/>
                  <w:divBdr>
                    <w:top w:val="none" w:sz="0" w:space="0" w:color="auto"/>
                    <w:left w:val="none" w:sz="0" w:space="0" w:color="auto"/>
                    <w:bottom w:val="none" w:sz="0" w:space="0" w:color="auto"/>
                    <w:right w:val="none" w:sz="0" w:space="0" w:color="auto"/>
                  </w:divBdr>
                </w:div>
                <w:div w:id="1647081825">
                  <w:marLeft w:val="640"/>
                  <w:marRight w:val="0"/>
                  <w:marTop w:val="0"/>
                  <w:marBottom w:val="0"/>
                  <w:divBdr>
                    <w:top w:val="none" w:sz="0" w:space="0" w:color="auto"/>
                    <w:left w:val="none" w:sz="0" w:space="0" w:color="auto"/>
                    <w:bottom w:val="none" w:sz="0" w:space="0" w:color="auto"/>
                    <w:right w:val="none" w:sz="0" w:space="0" w:color="auto"/>
                  </w:divBdr>
                </w:div>
                <w:div w:id="1676617151">
                  <w:marLeft w:val="640"/>
                  <w:marRight w:val="0"/>
                  <w:marTop w:val="0"/>
                  <w:marBottom w:val="0"/>
                  <w:divBdr>
                    <w:top w:val="none" w:sz="0" w:space="0" w:color="auto"/>
                    <w:left w:val="none" w:sz="0" w:space="0" w:color="auto"/>
                    <w:bottom w:val="none" w:sz="0" w:space="0" w:color="auto"/>
                    <w:right w:val="none" w:sz="0" w:space="0" w:color="auto"/>
                  </w:divBdr>
                </w:div>
                <w:div w:id="1686401396">
                  <w:marLeft w:val="640"/>
                  <w:marRight w:val="0"/>
                  <w:marTop w:val="0"/>
                  <w:marBottom w:val="0"/>
                  <w:divBdr>
                    <w:top w:val="none" w:sz="0" w:space="0" w:color="auto"/>
                    <w:left w:val="none" w:sz="0" w:space="0" w:color="auto"/>
                    <w:bottom w:val="none" w:sz="0" w:space="0" w:color="auto"/>
                    <w:right w:val="none" w:sz="0" w:space="0" w:color="auto"/>
                  </w:divBdr>
                </w:div>
                <w:div w:id="1689020160">
                  <w:marLeft w:val="640"/>
                  <w:marRight w:val="0"/>
                  <w:marTop w:val="0"/>
                  <w:marBottom w:val="0"/>
                  <w:divBdr>
                    <w:top w:val="none" w:sz="0" w:space="0" w:color="auto"/>
                    <w:left w:val="none" w:sz="0" w:space="0" w:color="auto"/>
                    <w:bottom w:val="none" w:sz="0" w:space="0" w:color="auto"/>
                    <w:right w:val="none" w:sz="0" w:space="0" w:color="auto"/>
                  </w:divBdr>
                </w:div>
                <w:div w:id="1706447274">
                  <w:marLeft w:val="640"/>
                  <w:marRight w:val="0"/>
                  <w:marTop w:val="0"/>
                  <w:marBottom w:val="0"/>
                  <w:divBdr>
                    <w:top w:val="none" w:sz="0" w:space="0" w:color="auto"/>
                    <w:left w:val="none" w:sz="0" w:space="0" w:color="auto"/>
                    <w:bottom w:val="none" w:sz="0" w:space="0" w:color="auto"/>
                    <w:right w:val="none" w:sz="0" w:space="0" w:color="auto"/>
                  </w:divBdr>
                </w:div>
                <w:div w:id="1736077663">
                  <w:marLeft w:val="640"/>
                  <w:marRight w:val="0"/>
                  <w:marTop w:val="0"/>
                  <w:marBottom w:val="0"/>
                  <w:divBdr>
                    <w:top w:val="none" w:sz="0" w:space="0" w:color="auto"/>
                    <w:left w:val="none" w:sz="0" w:space="0" w:color="auto"/>
                    <w:bottom w:val="none" w:sz="0" w:space="0" w:color="auto"/>
                    <w:right w:val="none" w:sz="0" w:space="0" w:color="auto"/>
                  </w:divBdr>
                </w:div>
                <w:div w:id="1762676717">
                  <w:marLeft w:val="640"/>
                  <w:marRight w:val="0"/>
                  <w:marTop w:val="0"/>
                  <w:marBottom w:val="0"/>
                  <w:divBdr>
                    <w:top w:val="none" w:sz="0" w:space="0" w:color="auto"/>
                    <w:left w:val="none" w:sz="0" w:space="0" w:color="auto"/>
                    <w:bottom w:val="none" w:sz="0" w:space="0" w:color="auto"/>
                    <w:right w:val="none" w:sz="0" w:space="0" w:color="auto"/>
                  </w:divBdr>
                </w:div>
                <w:div w:id="1769277481">
                  <w:marLeft w:val="640"/>
                  <w:marRight w:val="0"/>
                  <w:marTop w:val="0"/>
                  <w:marBottom w:val="0"/>
                  <w:divBdr>
                    <w:top w:val="none" w:sz="0" w:space="0" w:color="auto"/>
                    <w:left w:val="none" w:sz="0" w:space="0" w:color="auto"/>
                    <w:bottom w:val="none" w:sz="0" w:space="0" w:color="auto"/>
                    <w:right w:val="none" w:sz="0" w:space="0" w:color="auto"/>
                  </w:divBdr>
                </w:div>
                <w:div w:id="1804494318">
                  <w:marLeft w:val="640"/>
                  <w:marRight w:val="0"/>
                  <w:marTop w:val="0"/>
                  <w:marBottom w:val="0"/>
                  <w:divBdr>
                    <w:top w:val="none" w:sz="0" w:space="0" w:color="auto"/>
                    <w:left w:val="none" w:sz="0" w:space="0" w:color="auto"/>
                    <w:bottom w:val="none" w:sz="0" w:space="0" w:color="auto"/>
                    <w:right w:val="none" w:sz="0" w:space="0" w:color="auto"/>
                  </w:divBdr>
                </w:div>
                <w:div w:id="1841582331">
                  <w:marLeft w:val="640"/>
                  <w:marRight w:val="0"/>
                  <w:marTop w:val="0"/>
                  <w:marBottom w:val="0"/>
                  <w:divBdr>
                    <w:top w:val="none" w:sz="0" w:space="0" w:color="auto"/>
                    <w:left w:val="none" w:sz="0" w:space="0" w:color="auto"/>
                    <w:bottom w:val="none" w:sz="0" w:space="0" w:color="auto"/>
                    <w:right w:val="none" w:sz="0" w:space="0" w:color="auto"/>
                  </w:divBdr>
                </w:div>
                <w:div w:id="1900362703">
                  <w:marLeft w:val="640"/>
                  <w:marRight w:val="0"/>
                  <w:marTop w:val="0"/>
                  <w:marBottom w:val="0"/>
                  <w:divBdr>
                    <w:top w:val="none" w:sz="0" w:space="0" w:color="auto"/>
                    <w:left w:val="none" w:sz="0" w:space="0" w:color="auto"/>
                    <w:bottom w:val="none" w:sz="0" w:space="0" w:color="auto"/>
                    <w:right w:val="none" w:sz="0" w:space="0" w:color="auto"/>
                  </w:divBdr>
                </w:div>
                <w:div w:id="1906989037">
                  <w:marLeft w:val="640"/>
                  <w:marRight w:val="0"/>
                  <w:marTop w:val="0"/>
                  <w:marBottom w:val="0"/>
                  <w:divBdr>
                    <w:top w:val="none" w:sz="0" w:space="0" w:color="auto"/>
                    <w:left w:val="none" w:sz="0" w:space="0" w:color="auto"/>
                    <w:bottom w:val="none" w:sz="0" w:space="0" w:color="auto"/>
                    <w:right w:val="none" w:sz="0" w:space="0" w:color="auto"/>
                  </w:divBdr>
                </w:div>
                <w:div w:id="1939294915">
                  <w:marLeft w:val="640"/>
                  <w:marRight w:val="0"/>
                  <w:marTop w:val="0"/>
                  <w:marBottom w:val="0"/>
                  <w:divBdr>
                    <w:top w:val="none" w:sz="0" w:space="0" w:color="auto"/>
                    <w:left w:val="none" w:sz="0" w:space="0" w:color="auto"/>
                    <w:bottom w:val="none" w:sz="0" w:space="0" w:color="auto"/>
                    <w:right w:val="none" w:sz="0" w:space="0" w:color="auto"/>
                  </w:divBdr>
                </w:div>
                <w:div w:id="1994017799">
                  <w:marLeft w:val="640"/>
                  <w:marRight w:val="0"/>
                  <w:marTop w:val="0"/>
                  <w:marBottom w:val="0"/>
                  <w:divBdr>
                    <w:top w:val="none" w:sz="0" w:space="0" w:color="auto"/>
                    <w:left w:val="none" w:sz="0" w:space="0" w:color="auto"/>
                    <w:bottom w:val="none" w:sz="0" w:space="0" w:color="auto"/>
                    <w:right w:val="none" w:sz="0" w:space="0" w:color="auto"/>
                  </w:divBdr>
                </w:div>
                <w:div w:id="2044477826">
                  <w:marLeft w:val="640"/>
                  <w:marRight w:val="0"/>
                  <w:marTop w:val="0"/>
                  <w:marBottom w:val="0"/>
                  <w:divBdr>
                    <w:top w:val="none" w:sz="0" w:space="0" w:color="auto"/>
                    <w:left w:val="none" w:sz="0" w:space="0" w:color="auto"/>
                    <w:bottom w:val="none" w:sz="0" w:space="0" w:color="auto"/>
                    <w:right w:val="none" w:sz="0" w:space="0" w:color="auto"/>
                  </w:divBdr>
                </w:div>
              </w:divsChild>
            </w:div>
            <w:div w:id="1290085607">
              <w:marLeft w:val="0"/>
              <w:marRight w:val="0"/>
              <w:marTop w:val="0"/>
              <w:marBottom w:val="0"/>
              <w:divBdr>
                <w:top w:val="none" w:sz="0" w:space="0" w:color="auto"/>
                <w:left w:val="none" w:sz="0" w:space="0" w:color="auto"/>
                <w:bottom w:val="none" w:sz="0" w:space="0" w:color="auto"/>
                <w:right w:val="none" w:sz="0" w:space="0" w:color="auto"/>
              </w:divBdr>
              <w:divsChild>
                <w:div w:id="14889428">
                  <w:marLeft w:val="640"/>
                  <w:marRight w:val="0"/>
                  <w:marTop w:val="0"/>
                  <w:marBottom w:val="0"/>
                  <w:divBdr>
                    <w:top w:val="none" w:sz="0" w:space="0" w:color="auto"/>
                    <w:left w:val="none" w:sz="0" w:space="0" w:color="auto"/>
                    <w:bottom w:val="none" w:sz="0" w:space="0" w:color="auto"/>
                    <w:right w:val="none" w:sz="0" w:space="0" w:color="auto"/>
                  </w:divBdr>
                </w:div>
                <w:div w:id="62920851">
                  <w:marLeft w:val="640"/>
                  <w:marRight w:val="0"/>
                  <w:marTop w:val="0"/>
                  <w:marBottom w:val="0"/>
                  <w:divBdr>
                    <w:top w:val="none" w:sz="0" w:space="0" w:color="auto"/>
                    <w:left w:val="none" w:sz="0" w:space="0" w:color="auto"/>
                    <w:bottom w:val="none" w:sz="0" w:space="0" w:color="auto"/>
                    <w:right w:val="none" w:sz="0" w:space="0" w:color="auto"/>
                  </w:divBdr>
                </w:div>
                <w:div w:id="132676158">
                  <w:marLeft w:val="640"/>
                  <w:marRight w:val="0"/>
                  <w:marTop w:val="0"/>
                  <w:marBottom w:val="0"/>
                  <w:divBdr>
                    <w:top w:val="none" w:sz="0" w:space="0" w:color="auto"/>
                    <w:left w:val="none" w:sz="0" w:space="0" w:color="auto"/>
                    <w:bottom w:val="none" w:sz="0" w:space="0" w:color="auto"/>
                    <w:right w:val="none" w:sz="0" w:space="0" w:color="auto"/>
                  </w:divBdr>
                </w:div>
                <w:div w:id="134153372">
                  <w:marLeft w:val="640"/>
                  <w:marRight w:val="0"/>
                  <w:marTop w:val="0"/>
                  <w:marBottom w:val="0"/>
                  <w:divBdr>
                    <w:top w:val="none" w:sz="0" w:space="0" w:color="auto"/>
                    <w:left w:val="none" w:sz="0" w:space="0" w:color="auto"/>
                    <w:bottom w:val="none" w:sz="0" w:space="0" w:color="auto"/>
                    <w:right w:val="none" w:sz="0" w:space="0" w:color="auto"/>
                  </w:divBdr>
                </w:div>
                <w:div w:id="169873908">
                  <w:marLeft w:val="640"/>
                  <w:marRight w:val="0"/>
                  <w:marTop w:val="0"/>
                  <w:marBottom w:val="0"/>
                  <w:divBdr>
                    <w:top w:val="none" w:sz="0" w:space="0" w:color="auto"/>
                    <w:left w:val="none" w:sz="0" w:space="0" w:color="auto"/>
                    <w:bottom w:val="none" w:sz="0" w:space="0" w:color="auto"/>
                    <w:right w:val="none" w:sz="0" w:space="0" w:color="auto"/>
                  </w:divBdr>
                </w:div>
                <w:div w:id="268436627">
                  <w:marLeft w:val="640"/>
                  <w:marRight w:val="0"/>
                  <w:marTop w:val="0"/>
                  <w:marBottom w:val="0"/>
                  <w:divBdr>
                    <w:top w:val="none" w:sz="0" w:space="0" w:color="auto"/>
                    <w:left w:val="none" w:sz="0" w:space="0" w:color="auto"/>
                    <w:bottom w:val="none" w:sz="0" w:space="0" w:color="auto"/>
                    <w:right w:val="none" w:sz="0" w:space="0" w:color="auto"/>
                  </w:divBdr>
                </w:div>
                <w:div w:id="278144813">
                  <w:marLeft w:val="640"/>
                  <w:marRight w:val="0"/>
                  <w:marTop w:val="0"/>
                  <w:marBottom w:val="0"/>
                  <w:divBdr>
                    <w:top w:val="none" w:sz="0" w:space="0" w:color="auto"/>
                    <w:left w:val="none" w:sz="0" w:space="0" w:color="auto"/>
                    <w:bottom w:val="none" w:sz="0" w:space="0" w:color="auto"/>
                    <w:right w:val="none" w:sz="0" w:space="0" w:color="auto"/>
                  </w:divBdr>
                </w:div>
                <w:div w:id="279075201">
                  <w:marLeft w:val="640"/>
                  <w:marRight w:val="0"/>
                  <w:marTop w:val="0"/>
                  <w:marBottom w:val="0"/>
                  <w:divBdr>
                    <w:top w:val="none" w:sz="0" w:space="0" w:color="auto"/>
                    <w:left w:val="none" w:sz="0" w:space="0" w:color="auto"/>
                    <w:bottom w:val="none" w:sz="0" w:space="0" w:color="auto"/>
                    <w:right w:val="none" w:sz="0" w:space="0" w:color="auto"/>
                  </w:divBdr>
                </w:div>
                <w:div w:id="322785763">
                  <w:marLeft w:val="640"/>
                  <w:marRight w:val="0"/>
                  <w:marTop w:val="0"/>
                  <w:marBottom w:val="0"/>
                  <w:divBdr>
                    <w:top w:val="none" w:sz="0" w:space="0" w:color="auto"/>
                    <w:left w:val="none" w:sz="0" w:space="0" w:color="auto"/>
                    <w:bottom w:val="none" w:sz="0" w:space="0" w:color="auto"/>
                    <w:right w:val="none" w:sz="0" w:space="0" w:color="auto"/>
                  </w:divBdr>
                </w:div>
                <w:div w:id="344550948">
                  <w:marLeft w:val="640"/>
                  <w:marRight w:val="0"/>
                  <w:marTop w:val="0"/>
                  <w:marBottom w:val="0"/>
                  <w:divBdr>
                    <w:top w:val="none" w:sz="0" w:space="0" w:color="auto"/>
                    <w:left w:val="none" w:sz="0" w:space="0" w:color="auto"/>
                    <w:bottom w:val="none" w:sz="0" w:space="0" w:color="auto"/>
                    <w:right w:val="none" w:sz="0" w:space="0" w:color="auto"/>
                  </w:divBdr>
                </w:div>
                <w:div w:id="353771107">
                  <w:marLeft w:val="640"/>
                  <w:marRight w:val="0"/>
                  <w:marTop w:val="0"/>
                  <w:marBottom w:val="0"/>
                  <w:divBdr>
                    <w:top w:val="none" w:sz="0" w:space="0" w:color="auto"/>
                    <w:left w:val="none" w:sz="0" w:space="0" w:color="auto"/>
                    <w:bottom w:val="none" w:sz="0" w:space="0" w:color="auto"/>
                    <w:right w:val="none" w:sz="0" w:space="0" w:color="auto"/>
                  </w:divBdr>
                </w:div>
                <w:div w:id="413163269">
                  <w:marLeft w:val="640"/>
                  <w:marRight w:val="0"/>
                  <w:marTop w:val="0"/>
                  <w:marBottom w:val="0"/>
                  <w:divBdr>
                    <w:top w:val="none" w:sz="0" w:space="0" w:color="auto"/>
                    <w:left w:val="none" w:sz="0" w:space="0" w:color="auto"/>
                    <w:bottom w:val="none" w:sz="0" w:space="0" w:color="auto"/>
                    <w:right w:val="none" w:sz="0" w:space="0" w:color="auto"/>
                  </w:divBdr>
                </w:div>
                <w:div w:id="421921620">
                  <w:marLeft w:val="640"/>
                  <w:marRight w:val="0"/>
                  <w:marTop w:val="0"/>
                  <w:marBottom w:val="0"/>
                  <w:divBdr>
                    <w:top w:val="none" w:sz="0" w:space="0" w:color="auto"/>
                    <w:left w:val="none" w:sz="0" w:space="0" w:color="auto"/>
                    <w:bottom w:val="none" w:sz="0" w:space="0" w:color="auto"/>
                    <w:right w:val="none" w:sz="0" w:space="0" w:color="auto"/>
                  </w:divBdr>
                </w:div>
                <w:div w:id="440342982">
                  <w:marLeft w:val="640"/>
                  <w:marRight w:val="0"/>
                  <w:marTop w:val="0"/>
                  <w:marBottom w:val="0"/>
                  <w:divBdr>
                    <w:top w:val="none" w:sz="0" w:space="0" w:color="auto"/>
                    <w:left w:val="none" w:sz="0" w:space="0" w:color="auto"/>
                    <w:bottom w:val="none" w:sz="0" w:space="0" w:color="auto"/>
                    <w:right w:val="none" w:sz="0" w:space="0" w:color="auto"/>
                  </w:divBdr>
                </w:div>
                <w:div w:id="453327852">
                  <w:marLeft w:val="640"/>
                  <w:marRight w:val="0"/>
                  <w:marTop w:val="0"/>
                  <w:marBottom w:val="0"/>
                  <w:divBdr>
                    <w:top w:val="none" w:sz="0" w:space="0" w:color="auto"/>
                    <w:left w:val="none" w:sz="0" w:space="0" w:color="auto"/>
                    <w:bottom w:val="none" w:sz="0" w:space="0" w:color="auto"/>
                    <w:right w:val="none" w:sz="0" w:space="0" w:color="auto"/>
                  </w:divBdr>
                </w:div>
                <w:div w:id="455562984">
                  <w:marLeft w:val="640"/>
                  <w:marRight w:val="0"/>
                  <w:marTop w:val="0"/>
                  <w:marBottom w:val="0"/>
                  <w:divBdr>
                    <w:top w:val="none" w:sz="0" w:space="0" w:color="auto"/>
                    <w:left w:val="none" w:sz="0" w:space="0" w:color="auto"/>
                    <w:bottom w:val="none" w:sz="0" w:space="0" w:color="auto"/>
                    <w:right w:val="none" w:sz="0" w:space="0" w:color="auto"/>
                  </w:divBdr>
                </w:div>
                <w:div w:id="560672940">
                  <w:marLeft w:val="640"/>
                  <w:marRight w:val="0"/>
                  <w:marTop w:val="0"/>
                  <w:marBottom w:val="0"/>
                  <w:divBdr>
                    <w:top w:val="none" w:sz="0" w:space="0" w:color="auto"/>
                    <w:left w:val="none" w:sz="0" w:space="0" w:color="auto"/>
                    <w:bottom w:val="none" w:sz="0" w:space="0" w:color="auto"/>
                    <w:right w:val="none" w:sz="0" w:space="0" w:color="auto"/>
                  </w:divBdr>
                </w:div>
                <w:div w:id="630208614">
                  <w:marLeft w:val="640"/>
                  <w:marRight w:val="0"/>
                  <w:marTop w:val="0"/>
                  <w:marBottom w:val="0"/>
                  <w:divBdr>
                    <w:top w:val="none" w:sz="0" w:space="0" w:color="auto"/>
                    <w:left w:val="none" w:sz="0" w:space="0" w:color="auto"/>
                    <w:bottom w:val="none" w:sz="0" w:space="0" w:color="auto"/>
                    <w:right w:val="none" w:sz="0" w:space="0" w:color="auto"/>
                  </w:divBdr>
                </w:div>
                <w:div w:id="651834203">
                  <w:marLeft w:val="640"/>
                  <w:marRight w:val="0"/>
                  <w:marTop w:val="0"/>
                  <w:marBottom w:val="0"/>
                  <w:divBdr>
                    <w:top w:val="none" w:sz="0" w:space="0" w:color="auto"/>
                    <w:left w:val="none" w:sz="0" w:space="0" w:color="auto"/>
                    <w:bottom w:val="none" w:sz="0" w:space="0" w:color="auto"/>
                    <w:right w:val="none" w:sz="0" w:space="0" w:color="auto"/>
                  </w:divBdr>
                </w:div>
                <w:div w:id="680081595">
                  <w:marLeft w:val="640"/>
                  <w:marRight w:val="0"/>
                  <w:marTop w:val="0"/>
                  <w:marBottom w:val="0"/>
                  <w:divBdr>
                    <w:top w:val="none" w:sz="0" w:space="0" w:color="auto"/>
                    <w:left w:val="none" w:sz="0" w:space="0" w:color="auto"/>
                    <w:bottom w:val="none" w:sz="0" w:space="0" w:color="auto"/>
                    <w:right w:val="none" w:sz="0" w:space="0" w:color="auto"/>
                  </w:divBdr>
                </w:div>
                <w:div w:id="689532236">
                  <w:marLeft w:val="640"/>
                  <w:marRight w:val="0"/>
                  <w:marTop w:val="0"/>
                  <w:marBottom w:val="0"/>
                  <w:divBdr>
                    <w:top w:val="none" w:sz="0" w:space="0" w:color="auto"/>
                    <w:left w:val="none" w:sz="0" w:space="0" w:color="auto"/>
                    <w:bottom w:val="none" w:sz="0" w:space="0" w:color="auto"/>
                    <w:right w:val="none" w:sz="0" w:space="0" w:color="auto"/>
                  </w:divBdr>
                </w:div>
                <w:div w:id="722023774">
                  <w:marLeft w:val="640"/>
                  <w:marRight w:val="0"/>
                  <w:marTop w:val="0"/>
                  <w:marBottom w:val="0"/>
                  <w:divBdr>
                    <w:top w:val="none" w:sz="0" w:space="0" w:color="auto"/>
                    <w:left w:val="none" w:sz="0" w:space="0" w:color="auto"/>
                    <w:bottom w:val="none" w:sz="0" w:space="0" w:color="auto"/>
                    <w:right w:val="none" w:sz="0" w:space="0" w:color="auto"/>
                  </w:divBdr>
                </w:div>
                <w:div w:id="751321004">
                  <w:marLeft w:val="640"/>
                  <w:marRight w:val="0"/>
                  <w:marTop w:val="0"/>
                  <w:marBottom w:val="0"/>
                  <w:divBdr>
                    <w:top w:val="none" w:sz="0" w:space="0" w:color="auto"/>
                    <w:left w:val="none" w:sz="0" w:space="0" w:color="auto"/>
                    <w:bottom w:val="none" w:sz="0" w:space="0" w:color="auto"/>
                    <w:right w:val="none" w:sz="0" w:space="0" w:color="auto"/>
                  </w:divBdr>
                </w:div>
                <w:div w:id="770205610">
                  <w:marLeft w:val="640"/>
                  <w:marRight w:val="0"/>
                  <w:marTop w:val="0"/>
                  <w:marBottom w:val="0"/>
                  <w:divBdr>
                    <w:top w:val="none" w:sz="0" w:space="0" w:color="auto"/>
                    <w:left w:val="none" w:sz="0" w:space="0" w:color="auto"/>
                    <w:bottom w:val="none" w:sz="0" w:space="0" w:color="auto"/>
                    <w:right w:val="none" w:sz="0" w:space="0" w:color="auto"/>
                  </w:divBdr>
                </w:div>
                <w:div w:id="773671170">
                  <w:marLeft w:val="640"/>
                  <w:marRight w:val="0"/>
                  <w:marTop w:val="0"/>
                  <w:marBottom w:val="0"/>
                  <w:divBdr>
                    <w:top w:val="none" w:sz="0" w:space="0" w:color="auto"/>
                    <w:left w:val="none" w:sz="0" w:space="0" w:color="auto"/>
                    <w:bottom w:val="none" w:sz="0" w:space="0" w:color="auto"/>
                    <w:right w:val="none" w:sz="0" w:space="0" w:color="auto"/>
                  </w:divBdr>
                </w:div>
                <w:div w:id="787048310">
                  <w:marLeft w:val="640"/>
                  <w:marRight w:val="0"/>
                  <w:marTop w:val="0"/>
                  <w:marBottom w:val="0"/>
                  <w:divBdr>
                    <w:top w:val="none" w:sz="0" w:space="0" w:color="auto"/>
                    <w:left w:val="none" w:sz="0" w:space="0" w:color="auto"/>
                    <w:bottom w:val="none" w:sz="0" w:space="0" w:color="auto"/>
                    <w:right w:val="none" w:sz="0" w:space="0" w:color="auto"/>
                  </w:divBdr>
                </w:div>
                <w:div w:id="804277297">
                  <w:marLeft w:val="640"/>
                  <w:marRight w:val="0"/>
                  <w:marTop w:val="0"/>
                  <w:marBottom w:val="0"/>
                  <w:divBdr>
                    <w:top w:val="none" w:sz="0" w:space="0" w:color="auto"/>
                    <w:left w:val="none" w:sz="0" w:space="0" w:color="auto"/>
                    <w:bottom w:val="none" w:sz="0" w:space="0" w:color="auto"/>
                    <w:right w:val="none" w:sz="0" w:space="0" w:color="auto"/>
                  </w:divBdr>
                </w:div>
                <w:div w:id="820777127">
                  <w:marLeft w:val="640"/>
                  <w:marRight w:val="0"/>
                  <w:marTop w:val="0"/>
                  <w:marBottom w:val="0"/>
                  <w:divBdr>
                    <w:top w:val="none" w:sz="0" w:space="0" w:color="auto"/>
                    <w:left w:val="none" w:sz="0" w:space="0" w:color="auto"/>
                    <w:bottom w:val="none" w:sz="0" w:space="0" w:color="auto"/>
                    <w:right w:val="none" w:sz="0" w:space="0" w:color="auto"/>
                  </w:divBdr>
                </w:div>
                <w:div w:id="1012536784">
                  <w:marLeft w:val="640"/>
                  <w:marRight w:val="0"/>
                  <w:marTop w:val="0"/>
                  <w:marBottom w:val="0"/>
                  <w:divBdr>
                    <w:top w:val="none" w:sz="0" w:space="0" w:color="auto"/>
                    <w:left w:val="none" w:sz="0" w:space="0" w:color="auto"/>
                    <w:bottom w:val="none" w:sz="0" w:space="0" w:color="auto"/>
                    <w:right w:val="none" w:sz="0" w:space="0" w:color="auto"/>
                  </w:divBdr>
                </w:div>
                <w:div w:id="1051615921">
                  <w:marLeft w:val="640"/>
                  <w:marRight w:val="0"/>
                  <w:marTop w:val="0"/>
                  <w:marBottom w:val="0"/>
                  <w:divBdr>
                    <w:top w:val="none" w:sz="0" w:space="0" w:color="auto"/>
                    <w:left w:val="none" w:sz="0" w:space="0" w:color="auto"/>
                    <w:bottom w:val="none" w:sz="0" w:space="0" w:color="auto"/>
                    <w:right w:val="none" w:sz="0" w:space="0" w:color="auto"/>
                  </w:divBdr>
                </w:div>
                <w:div w:id="1078601647">
                  <w:marLeft w:val="640"/>
                  <w:marRight w:val="0"/>
                  <w:marTop w:val="0"/>
                  <w:marBottom w:val="0"/>
                  <w:divBdr>
                    <w:top w:val="none" w:sz="0" w:space="0" w:color="auto"/>
                    <w:left w:val="none" w:sz="0" w:space="0" w:color="auto"/>
                    <w:bottom w:val="none" w:sz="0" w:space="0" w:color="auto"/>
                    <w:right w:val="none" w:sz="0" w:space="0" w:color="auto"/>
                  </w:divBdr>
                </w:div>
                <w:div w:id="1093630086">
                  <w:marLeft w:val="640"/>
                  <w:marRight w:val="0"/>
                  <w:marTop w:val="0"/>
                  <w:marBottom w:val="0"/>
                  <w:divBdr>
                    <w:top w:val="none" w:sz="0" w:space="0" w:color="auto"/>
                    <w:left w:val="none" w:sz="0" w:space="0" w:color="auto"/>
                    <w:bottom w:val="none" w:sz="0" w:space="0" w:color="auto"/>
                    <w:right w:val="none" w:sz="0" w:space="0" w:color="auto"/>
                  </w:divBdr>
                </w:div>
                <w:div w:id="1107772664">
                  <w:marLeft w:val="640"/>
                  <w:marRight w:val="0"/>
                  <w:marTop w:val="0"/>
                  <w:marBottom w:val="0"/>
                  <w:divBdr>
                    <w:top w:val="none" w:sz="0" w:space="0" w:color="auto"/>
                    <w:left w:val="none" w:sz="0" w:space="0" w:color="auto"/>
                    <w:bottom w:val="none" w:sz="0" w:space="0" w:color="auto"/>
                    <w:right w:val="none" w:sz="0" w:space="0" w:color="auto"/>
                  </w:divBdr>
                </w:div>
                <w:div w:id="1130518018">
                  <w:marLeft w:val="640"/>
                  <w:marRight w:val="0"/>
                  <w:marTop w:val="0"/>
                  <w:marBottom w:val="0"/>
                  <w:divBdr>
                    <w:top w:val="none" w:sz="0" w:space="0" w:color="auto"/>
                    <w:left w:val="none" w:sz="0" w:space="0" w:color="auto"/>
                    <w:bottom w:val="none" w:sz="0" w:space="0" w:color="auto"/>
                    <w:right w:val="none" w:sz="0" w:space="0" w:color="auto"/>
                  </w:divBdr>
                </w:div>
                <w:div w:id="1139614797">
                  <w:marLeft w:val="640"/>
                  <w:marRight w:val="0"/>
                  <w:marTop w:val="0"/>
                  <w:marBottom w:val="0"/>
                  <w:divBdr>
                    <w:top w:val="none" w:sz="0" w:space="0" w:color="auto"/>
                    <w:left w:val="none" w:sz="0" w:space="0" w:color="auto"/>
                    <w:bottom w:val="none" w:sz="0" w:space="0" w:color="auto"/>
                    <w:right w:val="none" w:sz="0" w:space="0" w:color="auto"/>
                  </w:divBdr>
                </w:div>
                <w:div w:id="1142965398">
                  <w:marLeft w:val="640"/>
                  <w:marRight w:val="0"/>
                  <w:marTop w:val="0"/>
                  <w:marBottom w:val="0"/>
                  <w:divBdr>
                    <w:top w:val="none" w:sz="0" w:space="0" w:color="auto"/>
                    <w:left w:val="none" w:sz="0" w:space="0" w:color="auto"/>
                    <w:bottom w:val="none" w:sz="0" w:space="0" w:color="auto"/>
                    <w:right w:val="none" w:sz="0" w:space="0" w:color="auto"/>
                  </w:divBdr>
                </w:div>
                <w:div w:id="1169173695">
                  <w:marLeft w:val="640"/>
                  <w:marRight w:val="0"/>
                  <w:marTop w:val="0"/>
                  <w:marBottom w:val="0"/>
                  <w:divBdr>
                    <w:top w:val="none" w:sz="0" w:space="0" w:color="auto"/>
                    <w:left w:val="none" w:sz="0" w:space="0" w:color="auto"/>
                    <w:bottom w:val="none" w:sz="0" w:space="0" w:color="auto"/>
                    <w:right w:val="none" w:sz="0" w:space="0" w:color="auto"/>
                  </w:divBdr>
                </w:div>
                <w:div w:id="1173689584">
                  <w:marLeft w:val="640"/>
                  <w:marRight w:val="0"/>
                  <w:marTop w:val="0"/>
                  <w:marBottom w:val="0"/>
                  <w:divBdr>
                    <w:top w:val="none" w:sz="0" w:space="0" w:color="auto"/>
                    <w:left w:val="none" w:sz="0" w:space="0" w:color="auto"/>
                    <w:bottom w:val="none" w:sz="0" w:space="0" w:color="auto"/>
                    <w:right w:val="none" w:sz="0" w:space="0" w:color="auto"/>
                  </w:divBdr>
                </w:div>
                <w:div w:id="1180775892">
                  <w:marLeft w:val="640"/>
                  <w:marRight w:val="0"/>
                  <w:marTop w:val="0"/>
                  <w:marBottom w:val="0"/>
                  <w:divBdr>
                    <w:top w:val="none" w:sz="0" w:space="0" w:color="auto"/>
                    <w:left w:val="none" w:sz="0" w:space="0" w:color="auto"/>
                    <w:bottom w:val="none" w:sz="0" w:space="0" w:color="auto"/>
                    <w:right w:val="none" w:sz="0" w:space="0" w:color="auto"/>
                  </w:divBdr>
                </w:div>
                <w:div w:id="1274751000">
                  <w:marLeft w:val="640"/>
                  <w:marRight w:val="0"/>
                  <w:marTop w:val="0"/>
                  <w:marBottom w:val="0"/>
                  <w:divBdr>
                    <w:top w:val="none" w:sz="0" w:space="0" w:color="auto"/>
                    <w:left w:val="none" w:sz="0" w:space="0" w:color="auto"/>
                    <w:bottom w:val="none" w:sz="0" w:space="0" w:color="auto"/>
                    <w:right w:val="none" w:sz="0" w:space="0" w:color="auto"/>
                  </w:divBdr>
                </w:div>
                <w:div w:id="1282607852">
                  <w:marLeft w:val="640"/>
                  <w:marRight w:val="0"/>
                  <w:marTop w:val="0"/>
                  <w:marBottom w:val="0"/>
                  <w:divBdr>
                    <w:top w:val="none" w:sz="0" w:space="0" w:color="auto"/>
                    <w:left w:val="none" w:sz="0" w:space="0" w:color="auto"/>
                    <w:bottom w:val="none" w:sz="0" w:space="0" w:color="auto"/>
                    <w:right w:val="none" w:sz="0" w:space="0" w:color="auto"/>
                  </w:divBdr>
                </w:div>
                <w:div w:id="1308046183">
                  <w:marLeft w:val="640"/>
                  <w:marRight w:val="0"/>
                  <w:marTop w:val="0"/>
                  <w:marBottom w:val="0"/>
                  <w:divBdr>
                    <w:top w:val="none" w:sz="0" w:space="0" w:color="auto"/>
                    <w:left w:val="none" w:sz="0" w:space="0" w:color="auto"/>
                    <w:bottom w:val="none" w:sz="0" w:space="0" w:color="auto"/>
                    <w:right w:val="none" w:sz="0" w:space="0" w:color="auto"/>
                  </w:divBdr>
                </w:div>
                <w:div w:id="1316950909">
                  <w:marLeft w:val="640"/>
                  <w:marRight w:val="0"/>
                  <w:marTop w:val="0"/>
                  <w:marBottom w:val="0"/>
                  <w:divBdr>
                    <w:top w:val="none" w:sz="0" w:space="0" w:color="auto"/>
                    <w:left w:val="none" w:sz="0" w:space="0" w:color="auto"/>
                    <w:bottom w:val="none" w:sz="0" w:space="0" w:color="auto"/>
                    <w:right w:val="none" w:sz="0" w:space="0" w:color="auto"/>
                  </w:divBdr>
                </w:div>
                <w:div w:id="1374840016">
                  <w:marLeft w:val="640"/>
                  <w:marRight w:val="0"/>
                  <w:marTop w:val="0"/>
                  <w:marBottom w:val="0"/>
                  <w:divBdr>
                    <w:top w:val="none" w:sz="0" w:space="0" w:color="auto"/>
                    <w:left w:val="none" w:sz="0" w:space="0" w:color="auto"/>
                    <w:bottom w:val="none" w:sz="0" w:space="0" w:color="auto"/>
                    <w:right w:val="none" w:sz="0" w:space="0" w:color="auto"/>
                  </w:divBdr>
                </w:div>
                <w:div w:id="1437871898">
                  <w:marLeft w:val="640"/>
                  <w:marRight w:val="0"/>
                  <w:marTop w:val="0"/>
                  <w:marBottom w:val="0"/>
                  <w:divBdr>
                    <w:top w:val="none" w:sz="0" w:space="0" w:color="auto"/>
                    <w:left w:val="none" w:sz="0" w:space="0" w:color="auto"/>
                    <w:bottom w:val="none" w:sz="0" w:space="0" w:color="auto"/>
                    <w:right w:val="none" w:sz="0" w:space="0" w:color="auto"/>
                  </w:divBdr>
                </w:div>
                <w:div w:id="1470321371">
                  <w:marLeft w:val="640"/>
                  <w:marRight w:val="0"/>
                  <w:marTop w:val="0"/>
                  <w:marBottom w:val="0"/>
                  <w:divBdr>
                    <w:top w:val="none" w:sz="0" w:space="0" w:color="auto"/>
                    <w:left w:val="none" w:sz="0" w:space="0" w:color="auto"/>
                    <w:bottom w:val="none" w:sz="0" w:space="0" w:color="auto"/>
                    <w:right w:val="none" w:sz="0" w:space="0" w:color="auto"/>
                  </w:divBdr>
                </w:div>
                <w:div w:id="1537544934">
                  <w:marLeft w:val="640"/>
                  <w:marRight w:val="0"/>
                  <w:marTop w:val="0"/>
                  <w:marBottom w:val="0"/>
                  <w:divBdr>
                    <w:top w:val="none" w:sz="0" w:space="0" w:color="auto"/>
                    <w:left w:val="none" w:sz="0" w:space="0" w:color="auto"/>
                    <w:bottom w:val="none" w:sz="0" w:space="0" w:color="auto"/>
                    <w:right w:val="none" w:sz="0" w:space="0" w:color="auto"/>
                  </w:divBdr>
                </w:div>
                <w:div w:id="1549609071">
                  <w:marLeft w:val="640"/>
                  <w:marRight w:val="0"/>
                  <w:marTop w:val="0"/>
                  <w:marBottom w:val="0"/>
                  <w:divBdr>
                    <w:top w:val="none" w:sz="0" w:space="0" w:color="auto"/>
                    <w:left w:val="none" w:sz="0" w:space="0" w:color="auto"/>
                    <w:bottom w:val="none" w:sz="0" w:space="0" w:color="auto"/>
                    <w:right w:val="none" w:sz="0" w:space="0" w:color="auto"/>
                  </w:divBdr>
                </w:div>
                <w:div w:id="1601836847">
                  <w:marLeft w:val="640"/>
                  <w:marRight w:val="0"/>
                  <w:marTop w:val="0"/>
                  <w:marBottom w:val="0"/>
                  <w:divBdr>
                    <w:top w:val="none" w:sz="0" w:space="0" w:color="auto"/>
                    <w:left w:val="none" w:sz="0" w:space="0" w:color="auto"/>
                    <w:bottom w:val="none" w:sz="0" w:space="0" w:color="auto"/>
                    <w:right w:val="none" w:sz="0" w:space="0" w:color="auto"/>
                  </w:divBdr>
                </w:div>
                <w:div w:id="1698310051">
                  <w:marLeft w:val="640"/>
                  <w:marRight w:val="0"/>
                  <w:marTop w:val="0"/>
                  <w:marBottom w:val="0"/>
                  <w:divBdr>
                    <w:top w:val="none" w:sz="0" w:space="0" w:color="auto"/>
                    <w:left w:val="none" w:sz="0" w:space="0" w:color="auto"/>
                    <w:bottom w:val="none" w:sz="0" w:space="0" w:color="auto"/>
                    <w:right w:val="none" w:sz="0" w:space="0" w:color="auto"/>
                  </w:divBdr>
                </w:div>
                <w:div w:id="1817869815">
                  <w:marLeft w:val="640"/>
                  <w:marRight w:val="0"/>
                  <w:marTop w:val="0"/>
                  <w:marBottom w:val="0"/>
                  <w:divBdr>
                    <w:top w:val="none" w:sz="0" w:space="0" w:color="auto"/>
                    <w:left w:val="none" w:sz="0" w:space="0" w:color="auto"/>
                    <w:bottom w:val="none" w:sz="0" w:space="0" w:color="auto"/>
                    <w:right w:val="none" w:sz="0" w:space="0" w:color="auto"/>
                  </w:divBdr>
                </w:div>
                <w:div w:id="1821657071">
                  <w:marLeft w:val="640"/>
                  <w:marRight w:val="0"/>
                  <w:marTop w:val="0"/>
                  <w:marBottom w:val="0"/>
                  <w:divBdr>
                    <w:top w:val="none" w:sz="0" w:space="0" w:color="auto"/>
                    <w:left w:val="none" w:sz="0" w:space="0" w:color="auto"/>
                    <w:bottom w:val="none" w:sz="0" w:space="0" w:color="auto"/>
                    <w:right w:val="none" w:sz="0" w:space="0" w:color="auto"/>
                  </w:divBdr>
                </w:div>
                <w:div w:id="1870727493">
                  <w:marLeft w:val="640"/>
                  <w:marRight w:val="0"/>
                  <w:marTop w:val="0"/>
                  <w:marBottom w:val="0"/>
                  <w:divBdr>
                    <w:top w:val="none" w:sz="0" w:space="0" w:color="auto"/>
                    <w:left w:val="none" w:sz="0" w:space="0" w:color="auto"/>
                    <w:bottom w:val="none" w:sz="0" w:space="0" w:color="auto"/>
                    <w:right w:val="none" w:sz="0" w:space="0" w:color="auto"/>
                  </w:divBdr>
                </w:div>
                <w:div w:id="1936018221">
                  <w:marLeft w:val="640"/>
                  <w:marRight w:val="0"/>
                  <w:marTop w:val="0"/>
                  <w:marBottom w:val="0"/>
                  <w:divBdr>
                    <w:top w:val="none" w:sz="0" w:space="0" w:color="auto"/>
                    <w:left w:val="none" w:sz="0" w:space="0" w:color="auto"/>
                    <w:bottom w:val="none" w:sz="0" w:space="0" w:color="auto"/>
                    <w:right w:val="none" w:sz="0" w:space="0" w:color="auto"/>
                  </w:divBdr>
                </w:div>
                <w:div w:id="1952737403">
                  <w:marLeft w:val="640"/>
                  <w:marRight w:val="0"/>
                  <w:marTop w:val="0"/>
                  <w:marBottom w:val="0"/>
                  <w:divBdr>
                    <w:top w:val="none" w:sz="0" w:space="0" w:color="auto"/>
                    <w:left w:val="none" w:sz="0" w:space="0" w:color="auto"/>
                    <w:bottom w:val="none" w:sz="0" w:space="0" w:color="auto"/>
                    <w:right w:val="none" w:sz="0" w:space="0" w:color="auto"/>
                  </w:divBdr>
                </w:div>
                <w:div w:id="1959801249">
                  <w:marLeft w:val="640"/>
                  <w:marRight w:val="0"/>
                  <w:marTop w:val="0"/>
                  <w:marBottom w:val="0"/>
                  <w:divBdr>
                    <w:top w:val="none" w:sz="0" w:space="0" w:color="auto"/>
                    <w:left w:val="none" w:sz="0" w:space="0" w:color="auto"/>
                    <w:bottom w:val="none" w:sz="0" w:space="0" w:color="auto"/>
                    <w:right w:val="none" w:sz="0" w:space="0" w:color="auto"/>
                  </w:divBdr>
                </w:div>
                <w:div w:id="1978991162">
                  <w:marLeft w:val="640"/>
                  <w:marRight w:val="0"/>
                  <w:marTop w:val="0"/>
                  <w:marBottom w:val="0"/>
                  <w:divBdr>
                    <w:top w:val="none" w:sz="0" w:space="0" w:color="auto"/>
                    <w:left w:val="none" w:sz="0" w:space="0" w:color="auto"/>
                    <w:bottom w:val="none" w:sz="0" w:space="0" w:color="auto"/>
                    <w:right w:val="none" w:sz="0" w:space="0" w:color="auto"/>
                  </w:divBdr>
                </w:div>
                <w:div w:id="1991517707">
                  <w:marLeft w:val="640"/>
                  <w:marRight w:val="0"/>
                  <w:marTop w:val="0"/>
                  <w:marBottom w:val="0"/>
                  <w:divBdr>
                    <w:top w:val="none" w:sz="0" w:space="0" w:color="auto"/>
                    <w:left w:val="none" w:sz="0" w:space="0" w:color="auto"/>
                    <w:bottom w:val="none" w:sz="0" w:space="0" w:color="auto"/>
                    <w:right w:val="none" w:sz="0" w:space="0" w:color="auto"/>
                  </w:divBdr>
                </w:div>
                <w:div w:id="2017808676">
                  <w:marLeft w:val="640"/>
                  <w:marRight w:val="0"/>
                  <w:marTop w:val="0"/>
                  <w:marBottom w:val="0"/>
                  <w:divBdr>
                    <w:top w:val="none" w:sz="0" w:space="0" w:color="auto"/>
                    <w:left w:val="none" w:sz="0" w:space="0" w:color="auto"/>
                    <w:bottom w:val="none" w:sz="0" w:space="0" w:color="auto"/>
                    <w:right w:val="none" w:sz="0" w:space="0" w:color="auto"/>
                  </w:divBdr>
                </w:div>
                <w:div w:id="2027321029">
                  <w:marLeft w:val="640"/>
                  <w:marRight w:val="0"/>
                  <w:marTop w:val="0"/>
                  <w:marBottom w:val="0"/>
                  <w:divBdr>
                    <w:top w:val="none" w:sz="0" w:space="0" w:color="auto"/>
                    <w:left w:val="none" w:sz="0" w:space="0" w:color="auto"/>
                    <w:bottom w:val="none" w:sz="0" w:space="0" w:color="auto"/>
                    <w:right w:val="none" w:sz="0" w:space="0" w:color="auto"/>
                  </w:divBdr>
                </w:div>
                <w:div w:id="2064326946">
                  <w:marLeft w:val="640"/>
                  <w:marRight w:val="0"/>
                  <w:marTop w:val="0"/>
                  <w:marBottom w:val="0"/>
                  <w:divBdr>
                    <w:top w:val="none" w:sz="0" w:space="0" w:color="auto"/>
                    <w:left w:val="none" w:sz="0" w:space="0" w:color="auto"/>
                    <w:bottom w:val="none" w:sz="0" w:space="0" w:color="auto"/>
                    <w:right w:val="none" w:sz="0" w:space="0" w:color="auto"/>
                  </w:divBdr>
                </w:div>
                <w:div w:id="2103449655">
                  <w:marLeft w:val="640"/>
                  <w:marRight w:val="0"/>
                  <w:marTop w:val="0"/>
                  <w:marBottom w:val="0"/>
                  <w:divBdr>
                    <w:top w:val="none" w:sz="0" w:space="0" w:color="auto"/>
                    <w:left w:val="none" w:sz="0" w:space="0" w:color="auto"/>
                    <w:bottom w:val="none" w:sz="0" w:space="0" w:color="auto"/>
                    <w:right w:val="none" w:sz="0" w:space="0" w:color="auto"/>
                  </w:divBdr>
                </w:div>
                <w:div w:id="2112702036">
                  <w:marLeft w:val="640"/>
                  <w:marRight w:val="0"/>
                  <w:marTop w:val="0"/>
                  <w:marBottom w:val="0"/>
                  <w:divBdr>
                    <w:top w:val="none" w:sz="0" w:space="0" w:color="auto"/>
                    <w:left w:val="none" w:sz="0" w:space="0" w:color="auto"/>
                    <w:bottom w:val="none" w:sz="0" w:space="0" w:color="auto"/>
                    <w:right w:val="none" w:sz="0" w:space="0" w:color="auto"/>
                  </w:divBdr>
                </w:div>
                <w:div w:id="2136941704">
                  <w:marLeft w:val="640"/>
                  <w:marRight w:val="0"/>
                  <w:marTop w:val="0"/>
                  <w:marBottom w:val="0"/>
                  <w:divBdr>
                    <w:top w:val="none" w:sz="0" w:space="0" w:color="auto"/>
                    <w:left w:val="none" w:sz="0" w:space="0" w:color="auto"/>
                    <w:bottom w:val="none" w:sz="0" w:space="0" w:color="auto"/>
                    <w:right w:val="none" w:sz="0" w:space="0" w:color="auto"/>
                  </w:divBdr>
                </w:div>
                <w:div w:id="2141877646">
                  <w:marLeft w:val="640"/>
                  <w:marRight w:val="0"/>
                  <w:marTop w:val="0"/>
                  <w:marBottom w:val="0"/>
                  <w:divBdr>
                    <w:top w:val="none" w:sz="0" w:space="0" w:color="auto"/>
                    <w:left w:val="none" w:sz="0" w:space="0" w:color="auto"/>
                    <w:bottom w:val="none" w:sz="0" w:space="0" w:color="auto"/>
                    <w:right w:val="none" w:sz="0" w:space="0" w:color="auto"/>
                  </w:divBdr>
                </w:div>
              </w:divsChild>
            </w:div>
            <w:div w:id="1297376969">
              <w:marLeft w:val="0"/>
              <w:marRight w:val="0"/>
              <w:marTop w:val="0"/>
              <w:marBottom w:val="0"/>
              <w:divBdr>
                <w:top w:val="none" w:sz="0" w:space="0" w:color="auto"/>
                <w:left w:val="none" w:sz="0" w:space="0" w:color="auto"/>
                <w:bottom w:val="none" w:sz="0" w:space="0" w:color="auto"/>
                <w:right w:val="none" w:sz="0" w:space="0" w:color="auto"/>
              </w:divBdr>
              <w:divsChild>
                <w:div w:id="31422418">
                  <w:marLeft w:val="640"/>
                  <w:marRight w:val="0"/>
                  <w:marTop w:val="0"/>
                  <w:marBottom w:val="0"/>
                  <w:divBdr>
                    <w:top w:val="none" w:sz="0" w:space="0" w:color="auto"/>
                    <w:left w:val="none" w:sz="0" w:space="0" w:color="auto"/>
                    <w:bottom w:val="none" w:sz="0" w:space="0" w:color="auto"/>
                    <w:right w:val="none" w:sz="0" w:space="0" w:color="auto"/>
                  </w:divBdr>
                </w:div>
                <w:div w:id="100564840">
                  <w:marLeft w:val="640"/>
                  <w:marRight w:val="0"/>
                  <w:marTop w:val="0"/>
                  <w:marBottom w:val="0"/>
                  <w:divBdr>
                    <w:top w:val="none" w:sz="0" w:space="0" w:color="auto"/>
                    <w:left w:val="none" w:sz="0" w:space="0" w:color="auto"/>
                    <w:bottom w:val="none" w:sz="0" w:space="0" w:color="auto"/>
                    <w:right w:val="none" w:sz="0" w:space="0" w:color="auto"/>
                  </w:divBdr>
                </w:div>
                <w:div w:id="124859797">
                  <w:marLeft w:val="640"/>
                  <w:marRight w:val="0"/>
                  <w:marTop w:val="0"/>
                  <w:marBottom w:val="0"/>
                  <w:divBdr>
                    <w:top w:val="none" w:sz="0" w:space="0" w:color="auto"/>
                    <w:left w:val="none" w:sz="0" w:space="0" w:color="auto"/>
                    <w:bottom w:val="none" w:sz="0" w:space="0" w:color="auto"/>
                    <w:right w:val="none" w:sz="0" w:space="0" w:color="auto"/>
                  </w:divBdr>
                </w:div>
                <w:div w:id="130444193">
                  <w:marLeft w:val="640"/>
                  <w:marRight w:val="0"/>
                  <w:marTop w:val="0"/>
                  <w:marBottom w:val="0"/>
                  <w:divBdr>
                    <w:top w:val="none" w:sz="0" w:space="0" w:color="auto"/>
                    <w:left w:val="none" w:sz="0" w:space="0" w:color="auto"/>
                    <w:bottom w:val="none" w:sz="0" w:space="0" w:color="auto"/>
                    <w:right w:val="none" w:sz="0" w:space="0" w:color="auto"/>
                  </w:divBdr>
                </w:div>
                <w:div w:id="192622316">
                  <w:marLeft w:val="640"/>
                  <w:marRight w:val="0"/>
                  <w:marTop w:val="0"/>
                  <w:marBottom w:val="0"/>
                  <w:divBdr>
                    <w:top w:val="none" w:sz="0" w:space="0" w:color="auto"/>
                    <w:left w:val="none" w:sz="0" w:space="0" w:color="auto"/>
                    <w:bottom w:val="none" w:sz="0" w:space="0" w:color="auto"/>
                    <w:right w:val="none" w:sz="0" w:space="0" w:color="auto"/>
                  </w:divBdr>
                </w:div>
                <w:div w:id="219248627">
                  <w:marLeft w:val="640"/>
                  <w:marRight w:val="0"/>
                  <w:marTop w:val="0"/>
                  <w:marBottom w:val="0"/>
                  <w:divBdr>
                    <w:top w:val="none" w:sz="0" w:space="0" w:color="auto"/>
                    <w:left w:val="none" w:sz="0" w:space="0" w:color="auto"/>
                    <w:bottom w:val="none" w:sz="0" w:space="0" w:color="auto"/>
                    <w:right w:val="none" w:sz="0" w:space="0" w:color="auto"/>
                  </w:divBdr>
                </w:div>
                <w:div w:id="263348037">
                  <w:marLeft w:val="640"/>
                  <w:marRight w:val="0"/>
                  <w:marTop w:val="0"/>
                  <w:marBottom w:val="0"/>
                  <w:divBdr>
                    <w:top w:val="none" w:sz="0" w:space="0" w:color="auto"/>
                    <w:left w:val="none" w:sz="0" w:space="0" w:color="auto"/>
                    <w:bottom w:val="none" w:sz="0" w:space="0" w:color="auto"/>
                    <w:right w:val="none" w:sz="0" w:space="0" w:color="auto"/>
                  </w:divBdr>
                </w:div>
                <w:div w:id="283124503">
                  <w:marLeft w:val="640"/>
                  <w:marRight w:val="0"/>
                  <w:marTop w:val="0"/>
                  <w:marBottom w:val="0"/>
                  <w:divBdr>
                    <w:top w:val="none" w:sz="0" w:space="0" w:color="auto"/>
                    <w:left w:val="none" w:sz="0" w:space="0" w:color="auto"/>
                    <w:bottom w:val="none" w:sz="0" w:space="0" w:color="auto"/>
                    <w:right w:val="none" w:sz="0" w:space="0" w:color="auto"/>
                  </w:divBdr>
                </w:div>
                <w:div w:id="337126432">
                  <w:marLeft w:val="640"/>
                  <w:marRight w:val="0"/>
                  <w:marTop w:val="0"/>
                  <w:marBottom w:val="0"/>
                  <w:divBdr>
                    <w:top w:val="none" w:sz="0" w:space="0" w:color="auto"/>
                    <w:left w:val="none" w:sz="0" w:space="0" w:color="auto"/>
                    <w:bottom w:val="none" w:sz="0" w:space="0" w:color="auto"/>
                    <w:right w:val="none" w:sz="0" w:space="0" w:color="auto"/>
                  </w:divBdr>
                </w:div>
                <w:div w:id="396779301">
                  <w:marLeft w:val="640"/>
                  <w:marRight w:val="0"/>
                  <w:marTop w:val="0"/>
                  <w:marBottom w:val="0"/>
                  <w:divBdr>
                    <w:top w:val="none" w:sz="0" w:space="0" w:color="auto"/>
                    <w:left w:val="none" w:sz="0" w:space="0" w:color="auto"/>
                    <w:bottom w:val="none" w:sz="0" w:space="0" w:color="auto"/>
                    <w:right w:val="none" w:sz="0" w:space="0" w:color="auto"/>
                  </w:divBdr>
                </w:div>
                <w:div w:id="406077307">
                  <w:marLeft w:val="640"/>
                  <w:marRight w:val="0"/>
                  <w:marTop w:val="0"/>
                  <w:marBottom w:val="0"/>
                  <w:divBdr>
                    <w:top w:val="none" w:sz="0" w:space="0" w:color="auto"/>
                    <w:left w:val="none" w:sz="0" w:space="0" w:color="auto"/>
                    <w:bottom w:val="none" w:sz="0" w:space="0" w:color="auto"/>
                    <w:right w:val="none" w:sz="0" w:space="0" w:color="auto"/>
                  </w:divBdr>
                </w:div>
                <w:div w:id="460271752">
                  <w:marLeft w:val="640"/>
                  <w:marRight w:val="0"/>
                  <w:marTop w:val="0"/>
                  <w:marBottom w:val="0"/>
                  <w:divBdr>
                    <w:top w:val="none" w:sz="0" w:space="0" w:color="auto"/>
                    <w:left w:val="none" w:sz="0" w:space="0" w:color="auto"/>
                    <w:bottom w:val="none" w:sz="0" w:space="0" w:color="auto"/>
                    <w:right w:val="none" w:sz="0" w:space="0" w:color="auto"/>
                  </w:divBdr>
                </w:div>
                <w:div w:id="493224025">
                  <w:marLeft w:val="640"/>
                  <w:marRight w:val="0"/>
                  <w:marTop w:val="0"/>
                  <w:marBottom w:val="0"/>
                  <w:divBdr>
                    <w:top w:val="none" w:sz="0" w:space="0" w:color="auto"/>
                    <w:left w:val="none" w:sz="0" w:space="0" w:color="auto"/>
                    <w:bottom w:val="none" w:sz="0" w:space="0" w:color="auto"/>
                    <w:right w:val="none" w:sz="0" w:space="0" w:color="auto"/>
                  </w:divBdr>
                </w:div>
                <w:div w:id="546181062">
                  <w:marLeft w:val="640"/>
                  <w:marRight w:val="0"/>
                  <w:marTop w:val="0"/>
                  <w:marBottom w:val="0"/>
                  <w:divBdr>
                    <w:top w:val="none" w:sz="0" w:space="0" w:color="auto"/>
                    <w:left w:val="none" w:sz="0" w:space="0" w:color="auto"/>
                    <w:bottom w:val="none" w:sz="0" w:space="0" w:color="auto"/>
                    <w:right w:val="none" w:sz="0" w:space="0" w:color="auto"/>
                  </w:divBdr>
                </w:div>
                <w:div w:id="560286600">
                  <w:marLeft w:val="640"/>
                  <w:marRight w:val="0"/>
                  <w:marTop w:val="0"/>
                  <w:marBottom w:val="0"/>
                  <w:divBdr>
                    <w:top w:val="none" w:sz="0" w:space="0" w:color="auto"/>
                    <w:left w:val="none" w:sz="0" w:space="0" w:color="auto"/>
                    <w:bottom w:val="none" w:sz="0" w:space="0" w:color="auto"/>
                    <w:right w:val="none" w:sz="0" w:space="0" w:color="auto"/>
                  </w:divBdr>
                </w:div>
                <w:div w:id="618070261">
                  <w:marLeft w:val="640"/>
                  <w:marRight w:val="0"/>
                  <w:marTop w:val="0"/>
                  <w:marBottom w:val="0"/>
                  <w:divBdr>
                    <w:top w:val="none" w:sz="0" w:space="0" w:color="auto"/>
                    <w:left w:val="none" w:sz="0" w:space="0" w:color="auto"/>
                    <w:bottom w:val="none" w:sz="0" w:space="0" w:color="auto"/>
                    <w:right w:val="none" w:sz="0" w:space="0" w:color="auto"/>
                  </w:divBdr>
                </w:div>
                <w:div w:id="644546667">
                  <w:marLeft w:val="640"/>
                  <w:marRight w:val="0"/>
                  <w:marTop w:val="0"/>
                  <w:marBottom w:val="0"/>
                  <w:divBdr>
                    <w:top w:val="none" w:sz="0" w:space="0" w:color="auto"/>
                    <w:left w:val="none" w:sz="0" w:space="0" w:color="auto"/>
                    <w:bottom w:val="none" w:sz="0" w:space="0" w:color="auto"/>
                    <w:right w:val="none" w:sz="0" w:space="0" w:color="auto"/>
                  </w:divBdr>
                </w:div>
                <w:div w:id="662199784">
                  <w:marLeft w:val="640"/>
                  <w:marRight w:val="0"/>
                  <w:marTop w:val="0"/>
                  <w:marBottom w:val="0"/>
                  <w:divBdr>
                    <w:top w:val="none" w:sz="0" w:space="0" w:color="auto"/>
                    <w:left w:val="none" w:sz="0" w:space="0" w:color="auto"/>
                    <w:bottom w:val="none" w:sz="0" w:space="0" w:color="auto"/>
                    <w:right w:val="none" w:sz="0" w:space="0" w:color="auto"/>
                  </w:divBdr>
                </w:div>
                <w:div w:id="690686980">
                  <w:marLeft w:val="640"/>
                  <w:marRight w:val="0"/>
                  <w:marTop w:val="0"/>
                  <w:marBottom w:val="0"/>
                  <w:divBdr>
                    <w:top w:val="none" w:sz="0" w:space="0" w:color="auto"/>
                    <w:left w:val="none" w:sz="0" w:space="0" w:color="auto"/>
                    <w:bottom w:val="none" w:sz="0" w:space="0" w:color="auto"/>
                    <w:right w:val="none" w:sz="0" w:space="0" w:color="auto"/>
                  </w:divBdr>
                </w:div>
                <w:div w:id="779643545">
                  <w:marLeft w:val="640"/>
                  <w:marRight w:val="0"/>
                  <w:marTop w:val="0"/>
                  <w:marBottom w:val="0"/>
                  <w:divBdr>
                    <w:top w:val="none" w:sz="0" w:space="0" w:color="auto"/>
                    <w:left w:val="none" w:sz="0" w:space="0" w:color="auto"/>
                    <w:bottom w:val="none" w:sz="0" w:space="0" w:color="auto"/>
                    <w:right w:val="none" w:sz="0" w:space="0" w:color="auto"/>
                  </w:divBdr>
                </w:div>
                <w:div w:id="812409956">
                  <w:marLeft w:val="640"/>
                  <w:marRight w:val="0"/>
                  <w:marTop w:val="0"/>
                  <w:marBottom w:val="0"/>
                  <w:divBdr>
                    <w:top w:val="none" w:sz="0" w:space="0" w:color="auto"/>
                    <w:left w:val="none" w:sz="0" w:space="0" w:color="auto"/>
                    <w:bottom w:val="none" w:sz="0" w:space="0" w:color="auto"/>
                    <w:right w:val="none" w:sz="0" w:space="0" w:color="auto"/>
                  </w:divBdr>
                </w:div>
                <w:div w:id="837619399">
                  <w:marLeft w:val="640"/>
                  <w:marRight w:val="0"/>
                  <w:marTop w:val="0"/>
                  <w:marBottom w:val="0"/>
                  <w:divBdr>
                    <w:top w:val="none" w:sz="0" w:space="0" w:color="auto"/>
                    <w:left w:val="none" w:sz="0" w:space="0" w:color="auto"/>
                    <w:bottom w:val="none" w:sz="0" w:space="0" w:color="auto"/>
                    <w:right w:val="none" w:sz="0" w:space="0" w:color="auto"/>
                  </w:divBdr>
                </w:div>
                <w:div w:id="841968347">
                  <w:marLeft w:val="640"/>
                  <w:marRight w:val="0"/>
                  <w:marTop w:val="0"/>
                  <w:marBottom w:val="0"/>
                  <w:divBdr>
                    <w:top w:val="none" w:sz="0" w:space="0" w:color="auto"/>
                    <w:left w:val="none" w:sz="0" w:space="0" w:color="auto"/>
                    <w:bottom w:val="none" w:sz="0" w:space="0" w:color="auto"/>
                    <w:right w:val="none" w:sz="0" w:space="0" w:color="auto"/>
                  </w:divBdr>
                </w:div>
                <w:div w:id="850489648">
                  <w:marLeft w:val="640"/>
                  <w:marRight w:val="0"/>
                  <w:marTop w:val="0"/>
                  <w:marBottom w:val="0"/>
                  <w:divBdr>
                    <w:top w:val="none" w:sz="0" w:space="0" w:color="auto"/>
                    <w:left w:val="none" w:sz="0" w:space="0" w:color="auto"/>
                    <w:bottom w:val="none" w:sz="0" w:space="0" w:color="auto"/>
                    <w:right w:val="none" w:sz="0" w:space="0" w:color="auto"/>
                  </w:divBdr>
                </w:div>
                <w:div w:id="870145324">
                  <w:marLeft w:val="640"/>
                  <w:marRight w:val="0"/>
                  <w:marTop w:val="0"/>
                  <w:marBottom w:val="0"/>
                  <w:divBdr>
                    <w:top w:val="none" w:sz="0" w:space="0" w:color="auto"/>
                    <w:left w:val="none" w:sz="0" w:space="0" w:color="auto"/>
                    <w:bottom w:val="none" w:sz="0" w:space="0" w:color="auto"/>
                    <w:right w:val="none" w:sz="0" w:space="0" w:color="auto"/>
                  </w:divBdr>
                </w:div>
                <w:div w:id="871772247">
                  <w:marLeft w:val="640"/>
                  <w:marRight w:val="0"/>
                  <w:marTop w:val="0"/>
                  <w:marBottom w:val="0"/>
                  <w:divBdr>
                    <w:top w:val="none" w:sz="0" w:space="0" w:color="auto"/>
                    <w:left w:val="none" w:sz="0" w:space="0" w:color="auto"/>
                    <w:bottom w:val="none" w:sz="0" w:space="0" w:color="auto"/>
                    <w:right w:val="none" w:sz="0" w:space="0" w:color="auto"/>
                  </w:divBdr>
                </w:div>
                <w:div w:id="899243693">
                  <w:marLeft w:val="640"/>
                  <w:marRight w:val="0"/>
                  <w:marTop w:val="0"/>
                  <w:marBottom w:val="0"/>
                  <w:divBdr>
                    <w:top w:val="none" w:sz="0" w:space="0" w:color="auto"/>
                    <w:left w:val="none" w:sz="0" w:space="0" w:color="auto"/>
                    <w:bottom w:val="none" w:sz="0" w:space="0" w:color="auto"/>
                    <w:right w:val="none" w:sz="0" w:space="0" w:color="auto"/>
                  </w:divBdr>
                </w:div>
                <w:div w:id="908419253">
                  <w:marLeft w:val="640"/>
                  <w:marRight w:val="0"/>
                  <w:marTop w:val="0"/>
                  <w:marBottom w:val="0"/>
                  <w:divBdr>
                    <w:top w:val="none" w:sz="0" w:space="0" w:color="auto"/>
                    <w:left w:val="none" w:sz="0" w:space="0" w:color="auto"/>
                    <w:bottom w:val="none" w:sz="0" w:space="0" w:color="auto"/>
                    <w:right w:val="none" w:sz="0" w:space="0" w:color="auto"/>
                  </w:divBdr>
                </w:div>
                <w:div w:id="921529675">
                  <w:marLeft w:val="640"/>
                  <w:marRight w:val="0"/>
                  <w:marTop w:val="0"/>
                  <w:marBottom w:val="0"/>
                  <w:divBdr>
                    <w:top w:val="none" w:sz="0" w:space="0" w:color="auto"/>
                    <w:left w:val="none" w:sz="0" w:space="0" w:color="auto"/>
                    <w:bottom w:val="none" w:sz="0" w:space="0" w:color="auto"/>
                    <w:right w:val="none" w:sz="0" w:space="0" w:color="auto"/>
                  </w:divBdr>
                </w:div>
                <w:div w:id="952828595">
                  <w:marLeft w:val="640"/>
                  <w:marRight w:val="0"/>
                  <w:marTop w:val="0"/>
                  <w:marBottom w:val="0"/>
                  <w:divBdr>
                    <w:top w:val="none" w:sz="0" w:space="0" w:color="auto"/>
                    <w:left w:val="none" w:sz="0" w:space="0" w:color="auto"/>
                    <w:bottom w:val="none" w:sz="0" w:space="0" w:color="auto"/>
                    <w:right w:val="none" w:sz="0" w:space="0" w:color="auto"/>
                  </w:divBdr>
                </w:div>
                <w:div w:id="953831665">
                  <w:marLeft w:val="640"/>
                  <w:marRight w:val="0"/>
                  <w:marTop w:val="0"/>
                  <w:marBottom w:val="0"/>
                  <w:divBdr>
                    <w:top w:val="none" w:sz="0" w:space="0" w:color="auto"/>
                    <w:left w:val="none" w:sz="0" w:space="0" w:color="auto"/>
                    <w:bottom w:val="none" w:sz="0" w:space="0" w:color="auto"/>
                    <w:right w:val="none" w:sz="0" w:space="0" w:color="auto"/>
                  </w:divBdr>
                </w:div>
                <w:div w:id="1014764301">
                  <w:marLeft w:val="640"/>
                  <w:marRight w:val="0"/>
                  <w:marTop w:val="0"/>
                  <w:marBottom w:val="0"/>
                  <w:divBdr>
                    <w:top w:val="none" w:sz="0" w:space="0" w:color="auto"/>
                    <w:left w:val="none" w:sz="0" w:space="0" w:color="auto"/>
                    <w:bottom w:val="none" w:sz="0" w:space="0" w:color="auto"/>
                    <w:right w:val="none" w:sz="0" w:space="0" w:color="auto"/>
                  </w:divBdr>
                </w:div>
                <w:div w:id="1036269724">
                  <w:marLeft w:val="640"/>
                  <w:marRight w:val="0"/>
                  <w:marTop w:val="0"/>
                  <w:marBottom w:val="0"/>
                  <w:divBdr>
                    <w:top w:val="none" w:sz="0" w:space="0" w:color="auto"/>
                    <w:left w:val="none" w:sz="0" w:space="0" w:color="auto"/>
                    <w:bottom w:val="none" w:sz="0" w:space="0" w:color="auto"/>
                    <w:right w:val="none" w:sz="0" w:space="0" w:color="auto"/>
                  </w:divBdr>
                </w:div>
                <w:div w:id="1105928796">
                  <w:marLeft w:val="640"/>
                  <w:marRight w:val="0"/>
                  <w:marTop w:val="0"/>
                  <w:marBottom w:val="0"/>
                  <w:divBdr>
                    <w:top w:val="none" w:sz="0" w:space="0" w:color="auto"/>
                    <w:left w:val="none" w:sz="0" w:space="0" w:color="auto"/>
                    <w:bottom w:val="none" w:sz="0" w:space="0" w:color="auto"/>
                    <w:right w:val="none" w:sz="0" w:space="0" w:color="auto"/>
                  </w:divBdr>
                </w:div>
                <w:div w:id="1119452171">
                  <w:marLeft w:val="640"/>
                  <w:marRight w:val="0"/>
                  <w:marTop w:val="0"/>
                  <w:marBottom w:val="0"/>
                  <w:divBdr>
                    <w:top w:val="none" w:sz="0" w:space="0" w:color="auto"/>
                    <w:left w:val="none" w:sz="0" w:space="0" w:color="auto"/>
                    <w:bottom w:val="none" w:sz="0" w:space="0" w:color="auto"/>
                    <w:right w:val="none" w:sz="0" w:space="0" w:color="auto"/>
                  </w:divBdr>
                </w:div>
                <w:div w:id="1127240144">
                  <w:marLeft w:val="640"/>
                  <w:marRight w:val="0"/>
                  <w:marTop w:val="0"/>
                  <w:marBottom w:val="0"/>
                  <w:divBdr>
                    <w:top w:val="none" w:sz="0" w:space="0" w:color="auto"/>
                    <w:left w:val="none" w:sz="0" w:space="0" w:color="auto"/>
                    <w:bottom w:val="none" w:sz="0" w:space="0" w:color="auto"/>
                    <w:right w:val="none" w:sz="0" w:space="0" w:color="auto"/>
                  </w:divBdr>
                </w:div>
                <w:div w:id="1179660663">
                  <w:marLeft w:val="640"/>
                  <w:marRight w:val="0"/>
                  <w:marTop w:val="0"/>
                  <w:marBottom w:val="0"/>
                  <w:divBdr>
                    <w:top w:val="none" w:sz="0" w:space="0" w:color="auto"/>
                    <w:left w:val="none" w:sz="0" w:space="0" w:color="auto"/>
                    <w:bottom w:val="none" w:sz="0" w:space="0" w:color="auto"/>
                    <w:right w:val="none" w:sz="0" w:space="0" w:color="auto"/>
                  </w:divBdr>
                </w:div>
                <w:div w:id="1209955470">
                  <w:marLeft w:val="640"/>
                  <w:marRight w:val="0"/>
                  <w:marTop w:val="0"/>
                  <w:marBottom w:val="0"/>
                  <w:divBdr>
                    <w:top w:val="none" w:sz="0" w:space="0" w:color="auto"/>
                    <w:left w:val="none" w:sz="0" w:space="0" w:color="auto"/>
                    <w:bottom w:val="none" w:sz="0" w:space="0" w:color="auto"/>
                    <w:right w:val="none" w:sz="0" w:space="0" w:color="auto"/>
                  </w:divBdr>
                </w:div>
                <w:div w:id="1216355756">
                  <w:marLeft w:val="640"/>
                  <w:marRight w:val="0"/>
                  <w:marTop w:val="0"/>
                  <w:marBottom w:val="0"/>
                  <w:divBdr>
                    <w:top w:val="none" w:sz="0" w:space="0" w:color="auto"/>
                    <w:left w:val="none" w:sz="0" w:space="0" w:color="auto"/>
                    <w:bottom w:val="none" w:sz="0" w:space="0" w:color="auto"/>
                    <w:right w:val="none" w:sz="0" w:space="0" w:color="auto"/>
                  </w:divBdr>
                </w:div>
                <w:div w:id="1219588675">
                  <w:marLeft w:val="640"/>
                  <w:marRight w:val="0"/>
                  <w:marTop w:val="0"/>
                  <w:marBottom w:val="0"/>
                  <w:divBdr>
                    <w:top w:val="none" w:sz="0" w:space="0" w:color="auto"/>
                    <w:left w:val="none" w:sz="0" w:space="0" w:color="auto"/>
                    <w:bottom w:val="none" w:sz="0" w:space="0" w:color="auto"/>
                    <w:right w:val="none" w:sz="0" w:space="0" w:color="auto"/>
                  </w:divBdr>
                </w:div>
                <w:div w:id="1326200914">
                  <w:marLeft w:val="640"/>
                  <w:marRight w:val="0"/>
                  <w:marTop w:val="0"/>
                  <w:marBottom w:val="0"/>
                  <w:divBdr>
                    <w:top w:val="none" w:sz="0" w:space="0" w:color="auto"/>
                    <w:left w:val="none" w:sz="0" w:space="0" w:color="auto"/>
                    <w:bottom w:val="none" w:sz="0" w:space="0" w:color="auto"/>
                    <w:right w:val="none" w:sz="0" w:space="0" w:color="auto"/>
                  </w:divBdr>
                </w:div>
                <w:div w:id="1328748531">
                  <w:marLeft w:val="640"/>
                  <w:marRight w:val="0"/>
                  <w:marTop w:val="0"/>
                  <w:marBottom w:val="0"/>
                  <w:divBdr>
                    <w:top w:val="none" w:sz="0" w:space="0" w:color="auto"/>
                    <w:left w:val="none" w:sz="0" w:space="0" w:color="auto"/>
                    <w:bottom w:val="none" w:sz="0" w:space="0" w:color="auto"/>
                    <w:right w:val="none" w:sz="0" w:space="0" w:color="auto"/>
                  </w:divBdr>
                </w:div>
                <w:div w:id="1418478086">
                  <w:marLeft w:val="640"/>
                  <w:marRight w:val="0"/>
                  <w:marTop w:val="0"/>
                  <w:marBottom w:val="0"/>
                  <w:divBdr>
                    <w:top w:val="none" w:sz="0" w:space="0" w:color="auto"/>
                    <w:left w:val="none" w:sz="0" w:space="0" w:color="auto"/>
                    <w:bottom w:val="none" w:sz="0" w:space="0" w:color="auto"/>
                    <w:right w:val="none" w:sz="0" w:space="0" w:color="auto"/>
                  </w:divBdr>
                </w:div>
                <w:div w:id="1474902857">
                  <w:marLeft w:val="640"/>
                  <w:marRight w:val="0"/>
                  <w:marTop w:val="0"/>
                  <w:marBottom w:val="0"/>
                  <w:divBdr>
                    <w:top w:val="none" w:sz="0" w:space="0" w:color="auto"/>
                    <w:left w:val="none" w:sz="0" w:space="0" w:color="auto"/>
                    <w:bottom w:val="none" w:sz="0" w:space="0" w:color="auto"/>
                    <w:right w:val="none" w:sz="0" w:space="0" w:color="auto"/>
                  </w:divBdr>
                </w:div>
                <w:div w:id="1491366067">
                  <w:marLeft w:val="640"/>
                  <w:marRight w:val="0"/>
                  <w:marTop w:val="0"/>
                  <w:marBottom w:val="0"/>
                  <w:divBdr>
                    <w:top w:val="none" w:sz="0" w:space="0" w:color="auto"/>
                    <w:left w:val="none" w:sz="0" w:space="0" w:color="auto"/>
                    <w:bottom w:val="none" w:sz="0" w:space="0" w:color="auto"/>
                    <w:right w:val="none" w:sz="0" w:space="0" w:color="auto"/>
                  </w:divBdr>
                </w:div>
                <w:div w:id="1514683806">
                  <w:marLeft w:val="640"/>
                  <w:marRight w:val="0"/>
                  <w:marTop w:val="0"/>
                  <w:marBottom w:val="0"/>
                  <w:divBdr>
                    <w:top w:val="none" w:sz="0" w:space="0" w:color="auto"/>
                    <w:left w:val="none" w:sz="0" w:space="0" w:color="auto"/>
                    <w:bottom w:val="none" w:sz="0" w:space="0" w:color="auto"/>
                    <w:right w:val="none" w:sz="0" w:space="0" w:color="auto"/>
                  </w:divBdr>
                </w:div>
                <w:div w:id="1548374816">
                  <w:marLeft w:val="640"/>
                  <w:marRight w:val="0"/>
                  <w:marTop w:val="0"/>
                  <w:marBottom w:val="0"/>
                  <w:divBdr>
                    <w:top w:val="none" w:sz="0" w:space="0" w:color="auto"/>
                    <w:left w:val="none" w:sz="0" w:space="0" w:color="auto"/>
                    <w:bottom w:val="none" w:sz="0" w:space="0" w:color="auto"/>
                    <w:right w:val="none" w:sz="0" w:space="0" w:color="auto"/>
                  </w:divBdr>
                </w:div>
                <w:div w:id="1555504081">
                  <w:marLeft w:val="640"/>
                  <w:marRight w:val="0"/>
                  <w:marTop w:val="0"/>
                  <w:marBottom w:val="0"/>
                  <w:divBdr>
                    <w:top w:val="none" w:sz="0" w:space="0" w:color="auto"/>
                    <w:left w:val="none" w:sz="0" w:space="0" w:color="auto"/>
                    <w:bottom w:val="none" w:sz="0" w:space="0" w:color="auto"/>
                    <w:right w:val="none" w:sz="0" w:space="0" w:color="auto"/>
                  </w:divBdr>
                </w:div>
                <w:div w:id="1572697999">
                  <w:marLeft w:val="640"/>
                  <w:marRight w:val="0"/>
                  <w:marTop w:val="0"/>
                  <w:marBottom w:val="0"/>
                  <w:divBdr>
                    <w:top w:val="none" w:sz="0" w:space="0" w:color="auto"/>
                    <w:left w:val="none" w:sz="0" w:space="0" w:color="auto"/>
                    <w:bottom w:val="none" w:sz="0" w:space="0" w:color="auto"/>
                    <w:right w:val="none" w:sz="0" w:space="0" w:color="auto"/>
                  </w:divBdr>
                </w:div>
                <w:div w:id="1636642892">
                  <w:marLeft w:val="640"/>
                  <w:marRight w:val="0"/>
                  <w:marTop w:val="0"/>
                  <w:marBottom w:val="0"/>
                  <w:divBdr>
                    <w:top w:val="none" w:sz="0" w:space="0" w:color="auto"/>
                    <w:left w:val="none" w:sz="0" w:space="0" w:color="auto"/>
                    <w:bottom w:val="none" w:sz="0" w:space="0" w:color="auto"/>
                    <w:right w:val="none" w:sz="0" w:space="0" w:color="auto"/>
                  </w:divBdr>
                </w:div>
                <w:div w:id="1666543275">
                  <w:marLeft w:val="640"/>
                  <w:marRight w:val="0"/>
                  <w:marTop w:val="0"/>
                  <w:marBottom w:val="0"/>
                  <w:divBdr>
                    <w:top w:val="none" w:sz="0" w:space="0" w:color="auto"/>
                    <w:left w:val="none" w:sz="0" w:space="0" w:color="auto"/>
                    <w:bottom w:val="none" w:sz="0" w:space="0" w:color="auto"/>
                    <w:right w:val="none" w:sz="0" w:space="0" w:color="auto"/>
                  </w:divBdr>
                </w:div>
                <w:div w:id="1718550770">
                  <w:marLeft w:val="640"/>
                  <w:marRight w:val="0"/>
                  <w:marTop w:val="0"/>
                  <w:marBottom w:val="0"/>
                  <w:divBdr>
                    <w:top w:val="none" w:sz="0" w:space="0" w:color="auto"/>
                    <w:left w:val="none" w:sz="0" w:space="0" w:color="auto"/>
                    <w:bottom w:val="none" w:sz="0" w:space="0" w:color="auto"/>
                    <w:right w:val="none" w:sz="0" w:space="0" w:color="auto"/>
                  </w:divBdr>
                </w:div>
                <w:div w:id="1768190676">
                  <w:marLeft w:val="640"/>
                  <w:marRight w:val="0"/>
                  <w:marTop w:val="0"/>
                  <w:marBottom w:val="0"/>
                  <w:divBdr>
                    <w:top w:val="none" w:sz="0" w:space="0" w:color="auto"/>
                    <w:left w:val="none" w:sz="0" w:space="0" w:color="auto"/>
                    <w:bottom w:val="none" w:sz="0" w:space="0" w:color="auto"/>
                    <w:right w:val="none" w:sz="0" w:space="0" w:color="auto"/>
                  </w:divBdr>
                </w:div>
                <w:div w:id="1772778134">
                  <w:marLeft w:val="640"/>
                  <w:marRight w:val="0"/>
                  <w:marTop w:val="0"/>
                  <w:marBottom w:val="0"/>
                  <w:divBdr>
                    <w:top w:val="none" w:sz="0" w:space="0" w:color="auto"/>
                    <w:left w:val="none" w:sz="0" w:space="0" w:color="auto"/>
                    <w:bottom w:val="none" w:sz="0" w:space="0" w:color="auto"/>
                    <w:right w:val="none" w:sz="0" w:space="0" w:color="auto"/>
                  </w:divBdr>
                </w:div>
                <w:div w:id="1825511195">
                  <w:marLeft w:val="640"/>
                  <w:marRight w:val="0"/>
                  <w:marTop w:val="0"/>
                  <w:marBottom w:val="0"/>
                  <w:divBdr>
                    <w:top w:val="none" w:sz="0" w:space="0" w:color="auto"/>
                    <w:left w:val="none" w:sz="0" w:space="0" w:color="auto"/>
                    <w:bottom w:val="none" w:sz="0" w:space="0" w:color="auto"/>
                    <w:right w:val="none" w:sz="0" w:space="0" w:color="auto"/>
                  </w:divBdr>
                </w:div>
                <w:div w:id="1825585799">
                  <w:marLeft w:val="640"/>
                  <w:marRight w:val="0"/>
                  <w:marTop w:val="0"/>
                  <w:marBottom w:val="0"/>
                  <w:divBdr>
                    <w:top w:val="none" w:sz="0" w:space="0" w:color="auto"/>
                    <w:left w:val="none" w:sz="0" w:space="0" w:color="auto"/>
                    <w:bottom w:val="none" w:sz="0" w:space="0" w:color="auto"/>
                    <w:right w:val="none" w:sz="0" w:space="0" w:color="auto"/>
                  </w:divBdr>
                </w:div>
                <w:div w:id="1888910500">
                  <w:marLeft w:val="640"/>
                  <w:marRight w:val="0"/>
                  <w:marTop w:val="0"/>
                  <w:marBottom w:val="0"/>
                  <w:divBdr>
                    <w:top w:val="none" w:sz="0" w:space="0" w:color="auto"/>
                    <w:left w:val="none" w:sz="0" w:space="0" w:color="auto"/>
                    <w:bottom w:val="none" w:sz="0" w:space="0" w:color="auto"/>
                    <w:right w:val="none" w:sz="0" w:space="0" w:color="auto"/>
                  </w:divBdr>
                </w:div>
                <w:div w:id="1896770508">
                  <w:marLeft w:val="640"/>
                  <w:marRight w:val="0"/>
                  <w:marTop w:val="0"/>
                  <w:marBottom w:val="0"/>
                  <w:divBdr>
                    <w:top w:val="none" w:sz="0" w:space="0" w:color="auto"/>
                    <w:left w:val="none" w:sz="0" w:space="0" w:color="auto"/>
                    <w:bottom w:val="none" w:sz="0" w:space="0" w:color="auto"/>
                    <w:right w:val="none" w:sz="0" w:space="0" w:color="auto"/>
                  </w:divBdr>
                </w:div>
                <w:div w:id="1983341096">
                  <w:marLeft w:val="640"/>
                  <w:marRight w:val="0"/>
                  <w:marTop w:val="0"/>
                  <w:marBottom w:val="0"/>
                  <w:divBdr>
                    <w:top w:val="none" w:sz="0" w:space="0" w:color="auto"/>
                    <w:left w:val="none" w:sz="0" w:space="0" w:color="auto"/>
                    <w:bottom w:val="none" w:sz="0" w:space="0" w:color="auto"/>
                    <w:right w:val="none" w:sz="0" w:space="0" w:color="auto"/>
                  </w:divBdr>
                </w:div>
                <w:div w:id="2007440194">
                  <w:marLeft w:val="640"/>
                  <w:marRight w:val="0"/>
                  <w:marTop w:val="0"/>
                  <w:marBottom w:val="0"/>
                  <w:divBdr>
                    <w:top w:val="none" w:sz="0" w:space="0" w:color="auto"/>
                    <w:left w:val="none" w:sz="0" w:space="0" w:color="auto"/>
                    <w:bottom w:val="none" w:sz="0" w:space="0" w:color="auto"/>
                    <w:right w:val="none" w:sz="0" w:space="0" w:color="auto"/>
                  </w:divBdr>
                </w:div>
                <w:div w:id="2023122455">
                  <w:marLeft w:val="640"/>
                  <w:marRight w:val="0"/>
                  <w:marTop w:val="0"/>
                  <w:marBottom w:val="0"/>
                  <w:divBdr>
                    <w:top w:val="none" w:sz="0" w:space="0" w:color="auto"/>
                    <w:left w:val="none" w:sz="0" w:space="0" w:color="auto"/>
                    <w:bottom w:val="none" w:sz="0" w:space="0" w:color="auto"/>
                    <w:right w:val="none" w:sz="0" w:space="0" w:color="auto"/>
                  </w:divBdr>
                </w:div>
                <w:div w:id="2031057296">
                  <w:marLeft w:val="640"/>
                  <w:marRight w:val="0"/>
                  <w:marTop w:val="0"/>
                  <w:marBottom w:val="0"/>
                  <w:divBdr>
                    <w:top w:val="none" w:sz="0" w:space="0" w:color="auto"/>
                    <w:left w:val="none" w:sz="0" w:space="0" w:color="auto"/>
                    <w:bottom w:val="none" w:sz="0" w:space="0" w:color="auto"/>
                    <w:right w:val="none" w:sz="0" w:space="0" w:color="auto"/>
                  </w:divBdr>
                </w:div>
                <w:div w:id="2042170701">
                  <w:marLeft w:val="640"/>
                  <w:marRight w:val="0"/>
                  <w:marTop w:val="0"/>
                  <w:marBottom w:val="0"/>
                  <w:divBdr>
                    <w:top w:val="none" w:sz="0" w:space="0" w:color="auto"/>
                    <w:left w:val="none" w:sz="0" w:space="0" w:color="auto"/>
                    <w:bottom w:val="none" w:sz="0" w:space="0" w:color="auto"/>
                    <w:right w:val="none" w:sz="0" w:space="0" w:color="auto"/>
                  </w:divBdr>
                </w:div>
                <w:div w:id="2095665385">
                  <w:marLeft w:val="640"/>
                  <w:marRight w:val="0"/>
                  <w:marTop w:val="0"/>
                  <w:marBottom w:val="0"/>
                  <w:divBdr>
                    <w:top w:val="none" w:sz="0" w:space="0" w:color="auto"/>
                    <w:left w:val="none" w:sz="0" w:space="0" w:color="auto"/>
                    <w:bottom w:val="none" w:sz="0" w:space="0" w:color="auto"/>
                    <w:right w:val="none" w:sz="0" w:space="0" w:color="auto"/>
                  </w:divBdr>
                </w:div>
                <w:div w:id="2101634211">
                  <w:marLeft w:val="640"/>
                  <w:marRight w:val="0"/>
                  <w:marTop w:val="0"/>
                  <w:marBottom w:val="0"/>
                  <w:divBdr>
                    <w:top w:val="none" w:sz="0" w:space="0" w:color="auto"/>
                    <w:left w:val="none" w:sz="0" w:space="0" w:color="auto"/>
                    <w:bottom w:val="none" w:sz="0" w:space="0" w:color="auto"/>
                    <w:right w:val="none" w:sz="0" w:space="0" w:color="auto"/>
                  </w:divBdr>
                </w:div>
              </w:divsChild>
            </w:div>
            <w:div w:id="1307664589">
              <w:marLeft w:val="0"/>
              <w:marRight w:val="0"/>
              <w:marTop w:val="0"/>
              <w:marBottom w:val="0"/>
              <w:divBdr>
                <w:top w:val="none" w:sz="0" w:space="0" w:color="auto"/>
                <w:left w:val="none" w:sz="0" w:space="0" w:color="auto"/>
                <w:bottom w:val="none" w:sz="0" w:space="0" w:color="auto"/>
                <w:right w:val="none" w:sz="0" w:space="0" w:color="auto"/>
              </w:divBdr>
              <w:divsChild>
                <w:div w:id="22294246">
                  <w:marLeft w:val="640"/>
                  <w:marRight w:val="0"/>
                  <w:marTop w:val="0"/>
                  <w:marBottom w:val="0"/>
                  <w:divBdr>
                    <w:top w:val="none" w:sz="0" w:space="0" w:color="auto"/>
                    <w:left w:val="none" w:sz="0" w:space="0" w:color="auto"/>
                    <w:bottom w:val="none" w:sz="0" w:space="0" w:color="auto"/>
                    <w:right w:val="none" w:sz="0" w:space="0" w:color="auto"/>
                  </w:divBdr>
                </w:div>
                <w:div w:id="52894529">
                  <w:marLeft w:val="640"/>
                  <w:marRight w:val="0"/>
                  <w:marTop w:val="0"/>
                  <w:marBottom w:val="0"/>
                  <w:divBdr>
                    <w:top w:val="none" w:sz="0" w:space="0" w:color="auto"/>
                    <w:left w:val="none" w:sz="0" w:space="0" w:color="auto"/>
                    <w:bottom w:val="none" w:sz="0" w:space="0" w:color="auto"/>
                    <w:right w:val="none" w:sz="0" w:space="0" w:color="auto"/>
                  </w:divBdr>
                </w:div>
                <w:div w:id="105274904">
                  <w:marLeft w:val="640"/>
                  <w:marRight w:val="0"/>
                  <w:marTop w:val="0"/>
                  <w:marBottom w:val="0"/>
                  <w:divBdr>
                    <w:top w:val="none" w:sz="0" w:space="0" w:color="auto"/>
                    <w:left w:val="none" w:sz="0" w:space="0" w:color="auto"/>
                    <w:bottom w:val="none" w:sz="0" w:space="0" w:color="auto"/>
                    <w:right w:val="none" w:sz="0" w:space="0" w:color="auto"/>
                  </w:divBdr>
                </w:div>
                <w:div w:id="142813869">
                  <w:marLeft w:val="640"/>
                  <w:marRight w:val="0"/>
                  <w:marTop w:val="0"/>
                  <w:marBottom w:val="0"/>
                  <w:divBdr>
                    <w:top w:val="none" w:sz="0" w:space="0" w:color="auto"/>
                    <w:left w:val="none" w:sz="0" w:space="0" w:color="auto"/>
                    <w:bottom w:val="none" w:sz="0" w:space="0" w:color="auto"/>
                    <w:right w:val="none" w:sz="0" w:space="0" w:color="auto"/>
                  </w:divBdr>
                </w:div>
                <w:div w:id="149560159">
                  <w:marLeft w:val="640"/>
                  <w:marRight w:val="0"/>
                  <w:marTop w:val="0"/>
                  <w:marBottom w:val="0"/>
                  <w:divBdr>
                    <w:top w:val="none" w:sz="0" w:space="0" w:color="auto"/>
                    <w:left w:val="none" w:sz="0" w:space="0" w:color="auto"/>
                    <w:bottom w:val="none" w:sz="0" w:space="0" w:color="auto"/>
                    <w:right w:val="none" w:sz="0" w:space="0" w:color="auto"/>
                  </w:divBdr>
                </w:div>
                <w:div w:id="166479815">
                  <w:marLeft w:val="640"/>
                  <w:marRight w:val="0"/>
                  <w:marTop w:val="0"/>
                  <w:marBottom w:val="0"/>
                  <w:divBdr>
                    <w:top w:val="none" w:sz="0" w:space="0" w:color="auto"/>
                    <w:left w:val="none" w:sz="0" w:space="0" w:color="auto"/>
                    <w:bottom w:val="none" w:sz="0" w:space="0" w:color="auto"/>
                    <w:right w:val="none" w:sz="0" w:space="0" w:color="auto"/>
                  </w:divBdr>
                </w:div>
                <w:div w:id="167913469">
                  <w:marLeft w:val="640"/>
                  <w:marRight w:val="0"/>
                  <w:marTop w:val="0"/>
                  <w:marBottom w:val="0"/>
                  <w:divBdr>
                    <w:top w:val="none" w:sz="0" w:space="0" w:color="auto"/>
                    <w:left w:val="none" w:sz="0" w:space="0" w:color="auto"/>
                    <w:bottom w:val="none" w:sz="0" w:space="0" w:color="auto"/>
                    <w:right w:val="none" w:sz="0" w:space="0" w:color="auto"/>
                  </w:divBdr>
                </w:div>
                <w:div w:id="290599772">
                  <w:marLeft w:val="640"/>
                  <w:marRight w:val="0"/>
                  <w:marTop w:val="0"/>
                  <w:marBottom w:val="0"/>
                  <w:divBdr>
                    <w:top w:val="none" w:sz="0" w:space="0" w:color="auto"/>
                    <w:left w:val="none" w:sz="0" w:space="0" w:color="auto"/>
                    <w:bottom w:val="none" w:sz="0" w:space="0" w:color="auto"/>
                    <w:right w:val="none" w:sz="0" w:space="0" w:color="auto"/>
                  </w:divBdr>
                </w:div>
                <w:div w:id="306326661">
                  <w:marLeft w:val="640"/>
                  <w:marRight w:val="0"/>
                  <w:marTop w:val="0"/>
                  <w:marBottom w:val="0"/>
                  <w:divBdr>
                    <w:top w:val="none" w:sz="0" w:space="0" w:color="auto"/>
                    <w:left w:val="none" w:sz="0" w:space="0" w:color="auto"/>
                    <w:bottom w:val="none" w:sz="0" w:space="0" w:color="auto"/>
                    <w:right w:val="none" w:sz="0" w:space="0" w:color="auto"/>
                  </w:divBdr>
                </w:div>
                <w:div w:id="317147529">
                  <w:marLeft w:val="640"/>
                  <w:marRight w:val="0"/>
                  <w:marTop w:val="0"/>
                  <w:marBottom w:val="0"/>
                  <w:divBdr>
                    <w:top w:val="none" w:sz="0" w:space="0" w:color="auto"/>
                    <w:left w:val="none" w:sz="0" w:space="0" w:color="auto"/>
                    <w:bottom w:val="none" w:sz="0" w:space="0" w:color="auto"/>
                    <w:right w:val="none" w:sz="0" w:space="0" w:color="auto"/>
                  </w:divBdr>
                </w:div>
                <w:div w:id="318507865">
                  <w:marLeft w:val="640"/>
                  <w:marRight w:val="0"/>
                  <w:marTop w:val="0"/>
                  <w:marBottom w:val="0"/>
                  <w:divBdr>
                    <w:top w:val="none" w:sz="0" w:space="0" w:color="auto"/>
                    <w:left w:val="none" w:sz="0" w:space="0" w:color="auto"/>
                    <w:bottom w:val="none" w:sz="0" w:space="0" w:color="auto"/>
                    <w:right w:val="none" w:sz="0" w:space="0" w:color="auto"/>
                  </w:divBdr>
                </w:div>
                <w:div w:id="338509576">
                  <w:marLeft w:val="640"/>
                  <w:marRight w:val="0"/>
                  <w:marTop w:val="0"/>
                  <w:marBottom w:val="0"/>
                  <w:divBdr>
                    <w:top w:val="none" w:sz="0" w:space="0" w:color="auto"/>
                    <w:left w:val="none" w:sz="0" w:space="0" w:color="auto"/>
                    <w:bottom w:val="none" w:sz="0" w:space="0" w:color="auto"/>
                    <w:right w:val="none" w:sz="0" w:space="0" w:color="auto"/>
                  </w:divBdr>
                </w:div>
                <w:div w:id="368116345">
                  <w:marLeft w:val="640"/>
                  <w:marRight w:val="0"/>
                  <w:marTop w:val="0"/>
                  <w:marBottom w:val="0"/>
                  <w:divBdr>
                    <w:top w:val="none" w:sz="0" w:space="0" w:color="auto"/>
                    <w:left w:val="none" w:sz="0" w:space="0" w:color="auto"/>
                    <w:bottom w:val="none" w:sz="0" w:space="0" w:color="auto"/>
                    <w:right w:val="none" w:sz="0" w:space="0" w:color="auto"/>
                  </w:divBdr>
                </w:div>
                <w:div w:id="490678945">
                  <w:marLeft w:val="640"/>
                  <w:marRight w:val="0"/>
                  <w:marTop w:val="0"/>
                  <w:marBottom w:val="0"/>
                  <w:divBdr>
                    <w:top w:val="none" w:sz="0" w:space="0" w:color="auto"/>
                    <w:left w:val="none" w:sz="0" w:space="0" w:color="auto"/>
                    <w:bottom w:val="none" w:sz="0" w:space="0" w:color="auto"/>
                    <w:right w:val="none" w:sz="0" w:space="0" w:color="auto"/>
                  </w:divBdr>
                </w:div>
                <w:div w:id="495386826">
                  <w:marLeft w:val="640"/>
                  <w:marRight w:val="0"/>
                  <w:marTop w:val="0"/>
                  <w:marBottom w:val="0"/>
                  <w:divBdr>
                    <w:top w:val="none" w:sz="0" w:space="0" w:color="auto"/>
                    <w:left w:val="none" w:sz="0" w:space="0" w:color="auto"/>
                    <w:bottom w:val="none" w:sz="0" w:space="0" w:color="auto"/>
                    <w:right w:val="none" w:sz="0" w:space="0" w:color="auto"/>
                  </w:divBdr>
                </w:div>
                <w:div w:id="571935320">
                  <w:marLeft w:val="640"/>
                  <w:marRight w:val="0"/>
                  <w:marTop w:val="0"/>
                  <w:marBottom w:val="0"/>
                  <w:divBdr>
                    <w:top w:val="none" w:sz="0" w:space="0" w:color="auto"/>
                    <w:left w:val="none" w:sz="0" w:space="0" w:color="auto"/>
                    <w:bottom w:val="none" w:sz="0" w:space="0" w:color="auto"/>
                    <w:right w:val="none" w:sz="0" w:space="0" w:color="auto"/>
                  </w:divBdr>
                </w:div>
                <w:div w:id="596989560">
                  <w:marLeft w:val="640"/>
                  <w:marRight w:val="0"/>
                  <w:marTop w:val="0"/>
                  <w:marBottom w:val="0"/>
                  <w:divBdr>
                    <w:top w:val="none" w:sz="0" w:space="0" w:color="auto"/>
                    <w:left w:val="none" w:sz="0" w:space="0" w:color="auto"/>
                    <w:bottom w:val="none" w:sz="0" w:space="0" w:color="auto"/>
                    <w:right w:val="none" w:sz="0" w:space="0" w:color="auto"/>
                  </w:divBdr>
                </w:div>
                <w:div w:id="609436256">
                  <w:marLeft w:val="640"/>
                  <w:marRight w:val="0"/>
                  <w:marTop w:val="0"/>
                  <w:marBottom w:val="0"/>
                  <w:divBdr>
                    <w:top w:val="none" w:sz="0" w:space="0" w:color="auto"/>
                    <w:left w:val="none" w:sz="0" w:space="0" w:color="auto"/>
                    <w:bottom w:val="none" w:sz="0" w:space="0" w:color="auto"/>
                    <w:right w:val="none" w:sz="0" w:space="0" w:color="auto"/>
                  </w:divBdr>
                </w:div>
                <w:div w:id="614362115">
                  <w:marLeft w:val="640"/>
                  <w:marRight w:val="0"/>
                  <w:marTop w:val="0"/>
                  <w:marBottom w:val="0"/>
                  <w:divBdr>
                    <w:top w:val="none" w:sz="0" w:space="0" w:color="auto"/>
                    <w:left w:val="none" w:sz="0" w:space="0" w:color="auto"/>
                    <w:bottom w:val="none" w:sz="0" w:space="0" w:color="auto"/>
                    <w:right w:val="none" w:sz="0" w:space="0" w:color="auto"/>
                  </w:divBdr>
                </w:div>
                <w:div w:id="622418512">
                  <w:marLeft w:val="640"/>
                  <w:marRight w:val="0"/>
                  <w:marTop w:val="0"/>
                  <w:marBottom w:val="0"/>
                  <w:divBdr>
                    <w:top w:val="none" w:sz="0" w:space="0" w:color="auto"/>
                    <w:left w:val="none" w:sz="0" w:space="0" w:color="auto"/>
                    <w:bottom w:val="none" w:sz="0" w:space="0" w:color="auto"/>
                    <w:right w:val="none" w:sz="0" w:space="0" w:color="auto"/>
                  </w:divBdr>
                </w:div>
                <w:div w:id="651720456">
                  <w:marLeft w:val="640"/>
                  <w:marRight w:val="0"/>
                  <w:marTop w:val="0"/>
                  <w:marBottom w:val="0"/>
                  <w:divBdr>
                    <w:top w:val="none" w:sz="0" w:space="0" w:color="auto"/>
                    <w:left w:val="none" w:sz="0" w:space="0" w:color="auto"/>
                    <w:bottom w:val="none" w:sz="0" w:space="0" w:color="auto"/>
                    <w:right w:val="none" w:sz="0" w:space="0" w:color="auto"/>
                  </w:divBdr>
                </w:div>
                <w:div w:id="652760661">
                  <w:marLeft w:val="640"/>
                  <w:marRight w:val="0"/>
                  <w:marTop w:val="0"/>
                  <w:marBottom w:val="0"/>
                  <w:divBdr>
                    <w:top w:val="none" w:sz="0" w:space="0" w:color="auto"/>
                    <w:left w:val="none" w:sz="0" w:space="0" w:color="auto"/>
                    <w:bottom w:val="none" w:sz="0" w:space="0" w:color="auto"/>
                    <w:right w:val="none" w:sz="0" w:space="0" w:color="auto"/>
                  </w:divBdr>
                </w:div>
                <w:div w:id="667370448">
                  <w:marLeft w:val="640"/>
                  <w:marRight w:val="0"/>
                  <w:marTop w:val="0"/>
                  <w:marBottom w:val="0"/>
                  <w:divBdr>
                    <w:top w:val="none" w:sz="0" w:space="0" w:color="auto"/>
                    <w:left w:val="none" w:sz="0" w:space="0" w:color="auto"/>
                    <w:bottom w:val="none" w:sz="0" w:space="0" w:color="auto"/>
                    <w:right w:val="none" w:sz="0" w:space="0" w:color="auto"/>
                  </w:divBdr>
                </w:div>
                <w:div w:id="709039238">
                  <w:marLeft w:val="640"/>
                  <w:marRight w:val="0"/>
                  <w:marTop w:val="0"/>
                  <w:marBottom w:val="0"/>
                  <w:divBdr>
                    <w:top w:val="none" w:sz="0" w:space="0" w:color="auto"/>
                    <w:left w:val="none" w:sz="0" w:space="0" w:color="auto"/>
                    <w:bottom w:val="none" w:sz="0" w:space="0" w:color="auto"/>
                    <w:right w:val="none" w:sz="0" w:space="0" w:color="auto"/>
                  </w:divBdr>
                </w:div>
                <w:div w:id="838423318">
                  <w:marLeft w:val="640"/>
                  <w:marRight w:val="0"/>
                  <w:marTop w:val="0"/>
                  <w:marBottom w:val="0"/>
                  <w:divBdr>
                    <w:top w:val="none" w:sz="0" w:space="0" w:color="auto"/>
                    <w:left w:val="none" w:sz="0" w:space="0" w:color="auto"/>
                    <w:bottom w:val="none" w:sz="0" w:space="0" w:color="auto"/>
                    <w:right w:val="none" w:sz="0" w:space="0" w:color="auto"/>
                  </w:divBdr>
                </w:div>
                <w:div w:id="940530175">
                  <w:marLeft w:val="640"/>
                  <w:marRight w:val="0"/>
                  <w:marTop w:val="0"/>
                  <w:marBottom w:val="0"/>
                  <w:divBdr>
                    <w:top w:val="none" w:sz="0" w:space="0" w:color="auto"/>
                    <w:left w:val="none" w:sz="0" w:space="0" w:color="auto"/>
                    <w:bottom w:val="none" w:sz="0" w:space="0" w:color="auto"/>
                    <w:right w:val="none" w:sz="0" w:space="0" w:color="auto"/>
                  </w:divBdr>
                </w:div>
                <w:div w:id="942499339">
                  <w:marLeft w:val="640"/>
                  <w:marRight w:val="0"/>
                  <w:marTop w:val="0"/>
                  <w:marBottom w:val="0"/>
                  <w:divBdr>
                    <w:top w:val="none" w:sz="0" w:space="0" w:color="auto"/>
                    <w:left w:val="none" w:sz="0" w:space="0" w:color="auto"/>
                    <w:bottom w:val="none" w:sz="0" w:space="0" w:color="auto"/>
                    <w:right w:val="none" w:sz="0" w:space="0" w:color="auto"/>
                  </w:divBdr>
                </w:div>
                <w:div w:id="1067414648">
                  <w:marLeft w:val="640"/>
                  <w:marRight w:val="0"/>
                  <w:marTop w:val="0"/>
                  <w:marBottom w:val="0"/>
                  <w:divBdr>
                    <w:top w:val="none" w:sz="0" w:space="0" w:color="auto"/>
                    <w:left w:val="none" w:sz="0" w:space="0" w:color="auto"/>
                    <w:bottom w:val="none" w:sz="0" w:space="0" w:color="auto"/>
                    <w:right w:val="none" w:sz="0" w:space="0" w:color="auto"/>
                  </w:divBdr>
                </w:div>
                <w:div w:id="1088774254">
                  <w:marLeft w:val="640"/>
                  <w:marRight w:val="0"/>
                  <w:marTop w:val="0"/>
                  <w:marBottom w:val="0"/>
                  <w:divBdr>
                    <w:top w:val="none" w:sz="0" w:space="0" w:color="auto"/>
                    <w:left w:val="none" w:sz="0" w:space="0" w:color="auto"/>
                    <w:bottom w:val="none" w:sz="0" w:space="0" w:color="auto"/>
                    <w:right w:val="none" w:sz="0" w:space="0" w:color="auto"/>
                  </w:divBdr>
                </w:div>
                <w:div w:id="1114908727">
                  <w:marLeft w:val="640"/>
                  <w:marRight w:val="0"/>
                  <w:marTop w:val="0"/>
                  <w:marBottom w:val="0"/>
                  <w:divBdr>
                    <w:top w:val="none" w:sz="0" w:space="0" w:color="auto"/>
                    <w:left w:val="none" w:sz="0" w:space="0" w:color="auto"/>
                    <w:bottom w:val="none" w:sz="0" w:space="0" w:color="auto"/>
                    <w:right w:val="none" w:sz="0" w:space="0" w:color="auto"/>
                  </w:divBdr>
                </w:div>
                <w:div w:id="1133212888">
                  <w:marLeft w:val="640"/>
                  <w:marRight w:val="0"/>
                  <w:marTop w:val="0"/>
                  <w:marBottom w:val="0"/>
                  <w:divBdr>
                    <w:top w:val="none" w:sz="0" w:space="0" w:color="auto"/>
                    <w:left w:val="none" w:sz="0" w:space="0" w:color="auto"/>
                    <w:bottom w:val="none" w:sz="0" w:space="0" w:color="auto"/>
                    <w:right w:val="none" w:sz="0" w:space="0" w:color="auto"/>
                  </w:divBdr>
                </w:div>
                <w:div w:id="1170024956">
                  <w:marLeft w:val="640"/>
                  <w:marRight w:val="0"/>
                  <w:marTop w:val="0"/>
                  <w:marBottom w:val="0"/>
                  <w:divBdr>
                    <w:top w:val="none" w:sz="0" w:space="0" w:color="auto"/>
                    <w:left w:val="none" w:sz="0" w:space="0" w:color="auto"/>
                    <w:bottom w:val="none" w:sz="0" w:space="0" w:color="auto"/>
                    <w:right w:val="none" w:sz="0" w:space="0" w:color="auto"/>
                  </w:divBdr>
                </w:div>
                <w:div w:id="1178469747">
                  <w:marLeft w:val="640"/>
                  <w:marRight w:val="0"/>
                  <w:marTop w:val="0"/>
                  <w:marBottom w:val="0"/>
                  <w:divBdr>
                    <w:top w:val="none" w:sz="0" w:space="0" w:color="auto"/>
                    <w:left w:val="none" w:sz="0" w:space="0" w:color="auto"/>
                    <w:bottom w:val="none" w:sz="0" w:space="0" w:color="auto"/>
                    <w:right w:val="none" w:sz="0" w:space="0" w:color="auto"/>
                  </w:divBdr>
                </w:div>
                <w:div w:id="1220050315">
                  <w:marLeft w:val="640"/>
                  <w:marRight w:val="0"/>
                  <w:marTop w:val="0"/>
                  <w:marBottom w:val="0"/>
                  <w:divBdr>
                    <w:top w:val="none" w:sz="0" w:space="0" w:color="auto"/>
                    <w:left w:val="none" w:sz="0" w:space="0" w:color="auto"/>
                    <w:bottom w:val="none" w:sz="0" w:space="0" w:color="auto"/>
                    <w:right w:val="none" w:sz="0" w:space="0" w:color="auto"/>
                  </w:divBdr>
                </w:div>
                <w:div w:id="1303387007">
                  <w:marLeft w:val="640"/>
                  <w:marRight w:val="0"/>
                  <w:marTop w:val="0"/>
                  <w:marBottom w:val="0"/>
                  <w:divBdr>
                    <w:top w:val="none" w:sz="0" w:space="0" w:color="auto"/>
                    <w:left w:val="none" w:sz="0" w:space="0" w:color="auto"/>
                    <w:bottom w:val="none" w:sz="0" w:space="0" w:color="auto"/>
                    <w:right w:val="none" w:sz="0" w:space="0" w:color="auto"/>
                  </w:divBdr>
                </w:div>
                <w:div w:id="1347709906">
                  <w:marLeft w:val="640"/>
                  <w:marRight w:val="0"/>
                  <w:marTop w:val="0"/>
                  <w:marBottom w:val="0"/>
                  <w:divBdr>
                    <w:top w:val="none" w:sz="0" w:space="0" w:color="auto"/>
                    <w:left w:val="none" w:sz="0" w:space="0" w:color="auto"/>
                    <w:bottom w:val="none" w:sz="0" w:space="0" w:color="auto"/>
                    <w:right w:val="none" w:sz="0" w:space="0" w:color="auto"/>
                  </w:divBdr>
                </w:div>
                <w:div w:id="1426801842">
                  <w:marLeft w:val="640"/>
                  <w:marRight w:val="0"/>
                  <w:marTop w:val="0"/>
                  <w:marBottom w:val="0"/>
                  <w:divBdr>
                    <w:top w:val="none" w:sz="0" w:space="0" w:color="auto"/>
                    <w:left w:val="none" w:sz="0" w:space="0" w:color="auto"/>
                    <w:bottom w:val="none" w:sz="0" w:space="0" w:color="auto"/>
                    <w:right w:val="none" w:sz="0" w:space="0" w:color="auto"/>
                  </w:divBdr>
                </w:div>
                <w:div w:id="1437168476">
                  <w:marLeft w:val="640"/>
                  <w:marRight w:val="0"/>
                  <w:marTop w:val="0"/>
                  <w:marBottom w:val="0"/>
                  <w:divBdr>
                    <w:top w:val="none" w:sz="0" w:space="0" w:color="auto"/>
                    <w:left w:val="none" w:sz="0" w:space="0" w:color="auto"/>
                    <w:bottom w:val="none" w:sz="0" w:space="0" w:color="auto"/>
                    <w:right w:val="none" w:sz="0" w:space="0" w:color="auto"/>
                  </w:divBdr>
                </w:div>
                <w:div w:id="1496920298">
                  <w:marLeft w:val="640"/>
                  <w:marRight w:val="0"/>
                  <w:marTop w:val="0"/>
                  <w:marBottom w:val="0"/>
                  <w:divBdr>
                    <w:top w:val="none" w:sz="0" w:space="0" w:color="auto"/>
                    <w:left w:val="none" w:sz="0" w:space="0" w:color="auto"/>
                    <w:bottom w:val="none" w:sz="0" w:space="0" w:color="auto"/>
                    <w:right w:val="none" w:sz="0" w:space="0" w:color="auto"/>
                  </w:divBdr>
                </w:div>
                <w:div w:id="1519395014">
                  <w:marLeft w:val="640"/>
                  <w:marRight w:val="0"/>
                  <w:marTop w:val="0"/>
                  <w:marBottom w:val="0"/>
                  <w:divBdr>
                    <w:top w:val="none" w:sz="0" w:space="0" w:color="auto"/>
                    <w:left w:val="none" w:sz="0" w:space="0" w:color="auto"/>
                    <w:bottom w:val="none" w:sz="0" w:space="0" w:color="auto"/>
                    <w:right w:val="none" w:sz="0" w:space="0" w:color="auto"/>
                  </w:divBdr>
                </w:div>
                <w:div w:id="1617325447">
                  <w:marLeft w:val="640"/>
                  <w:marRight w:val="0"/>
                  <w:marTop w:val="0"/>
                  <w:marBottom w:val="0"/>
                  <w:divBdr>
                    <w:top w:val="none" w:sz="0" w:space="0" w:color="auto"/>
                    <w:left w:val="none" w:sz="0" w:space="0" w:color="auto"/>
                    <w:bottom w:val="none" w:sz="0" w:space="0" w:color="auto"/>
                    <w:right w:val="none" w:sz="0" w:space="0" w:color="auto"/>
                  </w:divBdr>
                </w:div>
                <w:div w:id="1684164880">
                  <w:marLeft w:val="640"/>
                  <w:marRight w:val="0"/>
                  <w:marTop w:val="0"/>
                  <w:marBottom w:val="0"/>
                  <w:divBdr>
                    <w:top w:val="none" w:sz="0" w:space="0" w:color="auto"/>
                    <w:left w:val="none" w:sz="0" w:space="0" w:color="auto"/>
                    <w:bottom w:val="none" w:sz="0" w:space="0" w:color="auto"/>
                    <w:right w:val="none" w:sz="0" w:space="0" w:color="auto"/>
                  </w:divBdr>
                </w:div>
                <w:div w:id="1693915341">
                  <w:marLeft w:val="640"/>
                  <w:marRight w:val="0"/>
                  <w:marTop w:val="0"/>
                  <w:marBottom w:val="0"/>
                  <w:divBdr>
                    <w:top w:val="none" w:sz="0" w:space="0" w:color="auto"/>
                    <w:left w:val="none" w:sz="0" w:space="0" w:color="auto"/>
                    <w:bottom w:val="none" w:sz="0" w:space="0" w:color="auto"/>
                    <w:right w:val="none" w:sz="0" w:space="0" w:color="auto"/>
                  </w:divBdr>
                </w:div>
                <w:div w:id="1706980415">
                  <w:marLeft w:val="640"/>
                  <w:marRight w:val="0"/>
                  <w:marTop w:val="0"/>
                  <w:marBottom w:val="0"/>
                  <w:divBdr>
                    <w:top w:val="none" w:sz="0" w:space="0" w:color="auto"/>
                    <w:left w:val="none" w:sz="0" w:space="0" w:color="auto"/>
                    <w:bottom w:val="none" w:sz="0" w:space="0" w:color="auto"/>
                    <w:right w:val="none" w:sz="0" w:space="0" w:color="auto"/>
                  </w:divBdr>
                </w:div>
                <w:div w:id="1710377375">
                  <w:marLeft w:val="640"/>
                  <w:marRight w:val="0"/>
                  <w:marTop w:val="0"/>
                  <w:marBottom w:val="0"/>
                  <w:divBdr>
                    <w:top w:val="none" w:sz="0" w:space="0" w:color="auto"/>
                    <w:left w:val="none" w:sz="0" w:space="0" w:color="auto"/>
                    <w:bottom w:val="none" w:sz="0" w:space="0" w:color="auto"/>
                    <w:right w:val="none" w:sz="0" w:space="0" w:color="auto"/>
                  </w:divBdr>
                </w:div>
                <w:div w:id="1714572546">
                  <w:marLeft w:val="640"/>
                  <w:marRight w:val="0"/>
                  <w:marTop w:val="0"/>
                  <w:marBottom w:val="0"/>
                  <w:divBdr>
                    <w:top w:val="none" w:sz="0" w:space="0" w:color="auto"/>
                    <w:left w:val="none" w:sz="0" w:space="0" w:color="auto"/>
                    <w:bottom w:val="none" w:sz="0" w:space="0" w:color="auto"/>
                    <w:right w:val="none" w:sz="0" w:space="0" w:color="auto"/>
                  </w:divBdr>
                </w:div>
                <w:div w:id="1769616250">
                  <w:marLeft w:val="640"/>
                  <w:marRight w:val="0"/>
                  <w:marTop w:val="0"/>
                  <w:marBottom w:val="0"/>
                  <w:divBdr>
                    <w:top w:val="none" w:sz="0" w:space="0" w:color="auto"/>
                    <w:left w:val="none" w:sz="0" w:space="0" w:color="auto"/>
                    <w:bottom w:val="none" w:sz="0" w:space="0" w:color="auto"/>
                    <w:right w:val="none" w:sz="0" w:space="0" w:color="auto"/>
                  </w:divBdr>
                </w:div>
                <w:div w:id="1804275563">
                  <w:marLeft w:val="640"/>
                  <w:marRight w:val="0"/>
                  <w:marTop w:val="0"/>
                  <w:marBottom w:val="0"/>
                  <w:divBdr>
                    <w:top w:val="none" w:sz="0" w:space="0" w:color="auto"/>
                    <w:left w:val="none" w:sz="0" w:space="0" w:color="auto"/>
                    <w:bottom w:val="none" w:sz="0" w:space="0" w:color="auto"/>
                    <w:right w:val="none" w:sz="0" w:space="0" w:color="auto"/>
                  </w:divBdr>
                </w:div>
                <w:div w:id="1810398066">
                  <w:marLeft w:val="640"/>
                  <w:marRight w:val="0"/>
                  <w:marTop w:val="0"/>
                  <w:marBottom w:val="0"/>
                  <w:divBdr>
                    <w:top w:val="none" w:sz="0" w:space="0" w:color="auto"/>
                    <w:left w:val="none" w:sz="0" w:space="0" w:color="auto"/>
                    <w:bottom w:val="none" w:sz="0" w:space="0" w:color="auto"/>
                    <w:right w:val="none" w:sz="0" w:space="0" w:color="auto"/>
                  </w:divBdr>
                </w:div>
                <w:div w:id="1817065355">
                  <w:marLeft w:val="640"/>
                  <w:marRight w:val="0"/>
                  <w:marTop w:val="0"/>
                  <w:marBottom w:val="0"/>
                  <w:divBdr>
                    <w:top w:val="none" w:sz="0" w:space="0" w:color="auto"/>
                    <w:left w:val="none" w:sz="0" w:space="0" w:color="auto"/>
                    <w:bottom w:val="none" w:sz="0" w:space="0" w:color="auto"/>
                    <w:right w:val="none" w:sz="0" w:space="0" w:color="auto"/>
                  </w:divBdr>
                </w:div>
                <w:div w:id="1842619181">
                  <w:marLeft w:val="640"/>
                  <w:marRight w:val="0"/>
                  <w:marTop w:val="0"/>
                  <w:marBottom w:val="0"/>
                  <w:divBdr>
                    <w:top w:val="none" w:sz="0" w:space="0" w:color="auto"/>
                    <w:left w:val="none" w:sz="0" w:space="0" w:color="auto"/>
                    <w:bottom w:val="none" w:sz="0" w:space="0" w:color="auto"/>
                    <w:right w:val="none" w:sz="0" w:space="0" w:color="auto"/>
                  </w:divBdr>
                </w:div>
                <w:div w:id="1864636040">
                  <w:marLeft w:val="640"/>
                  <w:marRight w:val="0"/>
                  <w:marTop w:val="0"/>
                  <w:marBottom w:val="0"/>
                  <w:divBdr>
                    <w:top w:val="none" w:sz="0" w:space="0" w:color="auto"/>
                    <w:left w:val="none" w:sz="0" w:space="0" w:color="auto"/>
                    <w:bottom w:val="none" w:sz="0" w:space="0" w:color="auto"/>
                    <w:right w:val="none" w:sz="0" w:space="0" w:color="auto"/>
                  </w:divBdr>
                </w:div>
                <w:div w:id="1896358227">
                  <w:marLeft w:val="640"/>
                  <w:marRight w:val="0"/>
                  <w:marTop w:val="0"/>
                  <w:marBottom w:val="0"/>
                  <w:divBdr>
                    <w:top w:val="none" w:sz="0" w:space="0" w:color="auto"/>
                    <w:left w:val="none" w:sz="0" w:space="0" w:color="auto"/>
                    <w:bottom w:val="none" w:sz="0" w:space="0" w:color="auto"/>
                    <w:right w:val="none" w:sz="0" w:space="0" w:color="auto"/>
                  </w:divBdr>
                </w:div>
                <w:div w:id="1898935178">
                  <w:marLeft w:val="640"/>
                  <w:marRight w:val="0"/>
                  <w:marTop w:val="0"/>
                  <w:marBottom w:val="0"/>
                  <w:divBdr>
                    <w:top w:val="none" w:sz="0" w:space="0" w:color="auto"/>
                    <w:left w:val="none" w:sz="0" w:space="0" w:color="auto"/>
                    <w:bottom w:val="none" w:sz="0" w:space="0" w:color="auto"/>
                    <w:right w:val="none" w:sz="0" w:space="0" w:color="auto"/>
                  </w:divBdr>
                </w:div>
                <w:div w:id="1904942882">
                  <w:marLeft w:val="640"/>
                  <w:marRight w:val="0"/>
                  <w:marTop w:val="0"/>
                  <w:marBottom w:val="0"/>
                  <w:divBdr>
                    <w:top w:val="none" w:sz="0" w:space="0" w:color="auto"/>
                    <w:left w:val="none" w:sz="0" w:space="0" w:color="auto"/>
                    <w:bottom w:val="none" w:sz="0" w:space="0" w:color="auto"/>
                    <w:right w:val="none" w:sz="0" w:space="0" w:color="auto"/>
                  </w:divBdr>
                </w:div>
                <w:div w:id="1906601828">
                  <w:marLeft w:val="640"/>
                  <w:marRight w:val="0"/>
                  <w:marTop w:val="0"/>
                  <w:marBottom w:val="0"/>
                  <w:divBdr>
                    <w:top w:val="none" w:sz="0" w:space="0" w:color="auto"/>
                    <w:left w:val="none" w:sz="0" w:space="0" w:color="auto"/>
                    <w:bottom w:val="none" w:sz="0" w:space="0" w:color="auto"/>
                    <w:right w:val="none" w:sz="0" w:space="0" w:color="auto"/>
                  </w:divBdr>
                </w:div>
                <w:div w:id="1939023928">
                  <w:marLeft w:val="640"/>
                  <w:marRight w:val="0"/>
                  <w:marTop w:val="0"/>
                  <w:marBottom w:val="0"/>
                  <w:divBdr>
                    <w:top w:val="none" w:sz="0" w:space="0" w:color="auto"/>
                    <w:left w:val="none" w:sz="0" w:space="0" w:color="auto"/>
                    <w:bottom w:val="none" w:sz="0" w:space="0" w:color="auto"/>
                    <w:right w:val="none" w:sz="0" w:space="0" w:color="auto"/>
                  </w:divBdr>
                </w:div>
                <w:div w:id="1949923183">
                  <w:marLeft w:val="640"/>
                  <w:marRight w:val="0"/>
                  <w:marTop w:val="0"/>
                  <w:marBottom w:val="0"/>
                  <w:divBdr>
                    <w:top w:val="none" w:sz="0" w:space="0" w:color="auto"/>
                    <w:left w:val="none" w:sz="0" w:space="0" w:color="auto"/>
                    <w:bottom w:val="none" w:sz="0" w:space="0" w:color="auto"/>
                    <w:right w:val="none" w:sz="0" w:space="0" w:color="auto"/>
                  </w:divBdr>
                </w:div>
                <w:div w:id="1969581289">
                  <w:marLeft w:val="640"/>
                  <w:marRight w:val="0"/>
                  <w:marTop w:val="0"/>
                  <w:marBottom w:val="0"/>
                  <w:divBdr>
                    <w:top w:val="none" w:sz="0" w:space="0" w:color="auto"/>
                    <w:left w:val="none" w:sz="0" w:space="0" w:color="auto"/>
                    <w:bottom w:val="none" w:sz="0" w:space="0" w:color="auto"/>
                    <w:right w:val="none" w:sz="0" w:space="0" w:color="auto"/>
                  </w:divBdr>
                </w:div>
                <w:div w:id="2032801735">
                  <w:marLeft w:val="640"/>
                  <w:marRight w:val="0"/>
                  <w:marTop w:val="0"/>
                  <w:marBottom w:val="0"/>
                  <w:divBdr>
                    <w:top w:val="none" w:sz="0" w:space="0" w:color="auto"/>
                    <w:left w:val="none" w:sz="0" w:space="0" w:color="auto"/>
                    <w:bottom w:val="none" w:sz="0" w:space="0" w:color="auto"/>
                    <w:right w:val="none" w:sz="0" w:space="0" w:color="auto"/>
                  </w:divBdr>
                </w:div>
                <w:div w:id="2045792756">
                  <w:marLeft w:val="640"/>
                  <w:marRight w:val="0"/>
                  <w:marTop w:val="0"/>
                  <w:marBottom w:val="0"/>
                  <w:divBdr>
                    <w:top w:val="none" w:sz="0" w:space="0" w:color="auto"/>
                    <w:left w:val="none" w:sz="0" w:space="0" w:color="auto"/>
                    <w:bottom w:val="none" w:sz="0" w:space="0" w:color="auto"/>
                    <w:right w:val="none" w:sz="0" w:space="0" w:color="auto"/>
                  </w:divBdr>
                </w:div>
                <w:div w:id="2049407144">
                  <w:marLeft w:val="640"/>
                  <w:marRight w:val="0"/>
                  <w:marTop w:val="0"/>
                  <w:marBottom w:val="0"/>
                  <w:divBdr>
                    <w:top w:val="none" w:sz="0" w:space="0" w:color="auto"/>
                    <w:left w:val="none" w:sz="0" w:space="0" w:color="auto"/>
                    <w:bottom w:val="none" w:sz="0" w:space="0" w:color="auto"/>
                    <w:right w:val="none" w:sz="0" w:space="0" w:color="auto"/>
                  </w:divBdr>
                </w:div>
                <w:div w:id="2093578238">
                  <w:marLeft w:val="640"/>
                  <w:marRight w:val="0"/>
                  <w:marTop w:val="0"/>
                  <w:marBottom w:val="0"/>
                  <w:divBdr>
                    <w:top w:val="none" w:sz="0" w:space="0" w:color="auto"/>
                    <w:left w:val="none" w:sz="0" w:space="0" w:color="auto"/>
                    <w:bottom w:val="none" w:sz="0" w:space="0" w:color="auto"/>
                    <w:right w:val="none" w:sz="0" w:space="0" w:color="auto"/>
                  </w:divBdr>
                </w:div>
              </w:divsChild>
            </w:div>
            <w:div w:id="1325939339">
              <w:marLeft w:val="0"/>
              <w:marRight w:val="0"/>
              <w:marTop w:val="0"/>
              <w:marBottom w:val="0"/>
              <w:divBdr>
                <w:top w:val="none" w:sz="0" w:space="0" w:color="auto"/>
                <w:left w:val="none" w:sz="0" w:space="0" w:color="auto"/>
                <w:bottom w:val="none" w:sz="0" w:space="0" w:color="auto"/>
                <w:right w:val="none" w:sz="0" w:space="0" w:color="auto"/>
              </w:divBdr>
              <w:divsChild>
                <w:div w:id="12660029">
                  <w:marLeft w:val="640"/>
                  <w:marRight w:val="0"/>
                  <w:marTop w:val="0"/>
                  <w:marBottom w:val="0"/>
                  <w:divBdr>
                    <w:top w:val="none" w:sz="0" w:space="0" w:color="auto"/>
                    <w:left w:val="none" w:sz="0" w:space="0" w:color="auto"/>
                    <w:bottom w:val="none" w:sz="0" w:space="0" w:color="auto"/>
                    <w:right w:val="none" w:sz="0" w:space="0" w:color="auto"/>
                  </w:divBdr>
                </w:div>
                <w:div w:id="25177659">
                  <w:marLeft w:val="640"/>
                  <w:marRight w:val="0"/>
                  <w:marTop w:val="0"/>
                  <w:marBottom w:val="0"/>
                  <w:divBdr>
                    <w:top w:val="none" w:sz="0" w:space="0" w:color="auto"/>
                    <w:left w:val="none" w:sz="0" w:space="0" w:color="auto"/>
                    <w:bottom w:val="none" w:sz="0" w:space="0" w:color="auto"/>
                    <w:right w:val="none" w:sz="0" w:space="0" w:color="auto"/>
                  </w:divBdr>
                </w:div>
                <w:div w:id="26488196">
                  <w:marLeft w:val="640"/>
                  <w:marRight w:val="0"/>
                  <w:marTop w:val="0"/>
                  <w:marBottom w:val="0"/>
                  <w:divBdr>
                    <w:top w:val="none" w:sz="0" w:space="0" w:color="auto"/>
                    <w:left w:val="none" w:sz="0" w:space="0" w:color="auto"/>
                    <w:bottom w:val="none" w:sz="0" w:space="0" w:color="auto"/>
                    <w:right w:val="none" w:sz="0" w:space="0" w:color="auto"/>
                  </w:divBdr>
                </w:div>
                <w:div w:id="66417743">
                  <w:marLeft w:val="640"/>
                  <w:marRight w:val="0"/>
                  <w:marTop w:val="0"/>
                  <w:marBottom w:val="0"/>
                  <w:divBdr>
                    <w:top w:val="none" w:sz="0" w:space="0" w:color="auto"/>
                    <w:left w:val="none" w:sz="0" w:space="0" w:color="auto"/>
                    <w:bottom w:val="none" w:sz="0" w:space="0" w:color="auto"/>
                    <w:right w:val="none" w:sz="0" w:space="0" w:color="auto"/>
                  </w:divBdr>
                </w:div>
                <w:div w:id="88544582">
                  <w:marLeft w:val="640"/>
                  <w:marRight w:val="0"/>
                  <w:marTop w:val="0"/>
                  <w:marBottom w:val="0"/>
                  <w:divBdr>
                    <w:top w:val="none" w:sz="0" w:space="0" w:color="auto"/>
                    <w:left w:val="none" w:sz="0" w:space="0" w:color="auto"/>
                    <w:bottom w:val="none" w:sz="0" w:space="0" w:color="auto"/>
                    <w:right w:val="none" w:sz="0" w:space="0" w:color="auto"/>
                  </w:divBdr>
                </w:div>
                <w:div w:id="131335635">
                  <w:marLeft w:val="640"/>
                  <w:marRight w:val="0"/>
                  <w:marTop w:val="0"/>
                  <w:marBottom w:val="0"/>
                  <w:divBdr>
                    <w:top w:val="none" w:sz="0" w:space="0" w:color="auto"/>
                    <w:left w:val="none" w:sz="0" w:space="0" w:color="auto"/>
                    <w:bottom w:val="none" w:sz="0" w:space="0" w:color="auto"/>
                    <w:right w:val="none" w:sz="0" w:space="0" w:color="auto"/>
                  </w:divBdr>
                </w:div>
                <w:div w:id="143082098">
                  <w:marLeft w:val="640"/>
                  <w:marRight w:val="0"/>
                  <w:marTop w:val="0"/>
                  <w:marBottom w:val="0"/>
                  <w:divBdr>
                    <w:top w:val="none" w:sz="0" w:space="0" w:color="auto"/>
                    <w:left w:val="none" w:sz="0" w:space="0" w:color="auto"/>
                    <w:bottom w:val="none" w:sz="0" w:space="0" w:color="auto"/>
                    <w:right w:val="none" w:sz="0" w:space="0" w:color="auto"/>
                  </w:divBdr>
                </w:div>
                <w:div w:id="163513847">
                  <w:marLeft w:val="640"/>
                  <w:marRight w:val="0"/>
                  <w:marTop w:val="0"/>
                  <w:marBottom w:val="0"/>
                  <w:divBdr>
                    <w:top w:val="none" w:sz="0" w:space="0" w:color="auto"/>
                    <w:left w:val="none" w:sz="0" w:space="0" w:color="auto"/>
                    <w:bottom w:val="none" w:sz="0" w:space="0" w:color="auto"/>
                    <w:right w:val="none" w:sz="0" w:space="0" w:color="auto"/>
                  </w:divBdr>
                </w:div>
                <w:div w:id="171264458">
                  <w:marLeft w:val="640"/>
                  <w:marRight w:val="0"/>
                  <w:marTop w:val="0"/>
                  <w:marBottom w:val="0"/>
                  <w:divBdr>
                    <w:top w:val="none" w:sz="0" w:space="0" w:color="auto"/>
                    <w:left w:val="none" w:sz="0" w:space="0" w:color="auto"/>
                    <w:bottom w:val="none" w:sz="0" w:space="0" w:color="auto"/>
                    <w:right w:val="none" w:sz="0" w:space="0" w:color="auto"/>
                  </w:divBdr>
                </w:div>
                <w:div w:id="205795179">
                  <w:marLeft w:val="640"/>
                  <w:marRight w:val="0"/>
                  <w:marTop w:val="0"/>
                  <w:marBottom w:val="0"/>
                  <w:divBdr>
                    <w:top w:val="none" w:sz="0" w:space="0" w:color="auto"/>
                    <w:left w:val="none" w:sz="0" w:space="0" w:color="auto"/>
                    <w:bottom w:val="none" w:sz="0" w:space="0" w:color="auto"/>
                    <w:right w:val="none" w:sz="0" w:space="0" w:color="auto"/>
                  </w:divBdr>
                </w:div>
                <w:div w:id="211308294">
                  <w:marLeft w:val="640"/>
                  <w:marRight w:val="0"/>
                  <w:marTop w:val="0"/>
                  <w:marBottom w:val="0"/>
                  <w:divBdr>
                    <w:top w:val="none" w:sz="0" w:space="0" w:color="auto"/>
                    <w:left w:val="none" w:sz="0" w:space="0" w:color="auto"/>
                    <w:bottom w:val="none" w:sz="0" w:space="0" w:color="auto"/>
                    <w:right w:val="none" w:sz="0" w:space="0" w:color="auto"/>
                  </w:divBdr>
                </w:div>
                <w:div w:id="239683964">
                  <w:marLeft w:val="640"/>
                  <w:marRight w:val="0"/>
                  <w:marTop w:val="0"/>
                  <w:marBottom w:val="0"/>
                  <w:divBdr>
                    <w:top w:val="none" w:sz="0" w:space="0" w:color="auto"/>
                    <w:left w:val="none" w:sz="0" w:space="0" w:color="auto"/>
                    <w:bottom w:val="none" w:sz="0" w:space="0" w:color="auto"/>
                    <w:right w:val="none" w:sz="0" w:space="0" w:color="auto"/>
                  </w:divBdr>
                </w:div>
                <w:div w:id="246158396">
                  <w:marLeft w:val="640"/>
                  <w:marRight w:val="0"/>
                  <w:marTop w:val="0"/>
                  <w:marBottom w:val="0"/>
                  <w:divBdr>
                    <w:top w:val="none" w:sz="0" w:space="0" w:color="auto"/>
                    <w:left w:val="none" w:sz="0" w:space="0" w:color="auto"/>
                    <w:bottom w:val="none" w:sz="0" w:space="0" w:color="auto"/>
                    <w:right w:val="none" w:sz="0" w:space="0" w:color="auto"/>
                  </w:divBdr>
                </w:div>
                <w:div w:id="262416860">
                  <w:marLeft w:val="640"/>
                  <w:marRight w:val="0"/>
                  <w:marTop w:val="0"/>
                  <w:marBottom w:val="0"/>
                  <w:divBdr>
                    <w:top w:val="none" w:sz="0" w:space="0" w:color="auto"/>
                    <w:left w:val="none" w:sz="0" w:space="0" w:color="auto"/>
                    <w:bottom w:val="none" w:sz="0" w:space="0" w:color="auto"/>
                    <w:right w:val="none" w:sz="0" w:space="0" w:color="auto"/>
                  </w:divBdr>
                </w:div>
                <w:div w:id="309677000">
                  <w:marLeft w:val="640"/>
                  <w:marRight w:val="0"/>
                  <w:marTop w:val="0"/>
                  <w:marBottom w:val="0"/>
                  <w:divBdr>
                    <w:top w:val="none" w:sz="0" w:space="0" w:color="auto"/>
                    <w:left w:val="none" w:sz="0" w:space="0" w:color="auto"/>
                    <w:bottom w:val="none" w:sz="0" w:space="0" w:color="auto"/>
                    <w:right w:val="none" w:sz="0" w:space="0" w:color="auto"/>
                  </w:divBdr>
                </w:div>
                <w:div w:id="325522080">
                  <w:marLeft w:val="640"/>
                  <w:marRight w:val="0"/>
                  <w:marTop w:val="0"/>
                  <w:marBottom w:val="0"/>
                  <w:divBdr>
                    <w:top w:val="none" w:sz="0" w:space="0" w:color="auto"/>
                    <w:left w:val="none" w:sz="0" w:space="0" w:color="auto"/>
                    <w:bottom w:val="none" w:sz="0" w:space="0" w:color="auto"/>
                    <w:right w:val="none" w:sz="0" w:space="0" w:color="auto"/>
                  </w:divBdr>
                </w:div>
                <w:div w:id="389226982">
                  <w:marLeft w:val="640"/>
                  <w:marRight w:val="0"/>
                  <w:marTop w:val="0"/>
                  <w:marBottom w:val="0"/>
                  <w:divBdr>
                    <w:top w:val="none" w:sz="0" w:space="0" w:color="auto"/>
                    <w:left w:val="none" w:sz="0" w:space="0" w:color="auto"/>
                    <w:bottom w:val="none" w:sz="0" w:space="0" w:color="auto"/>
                    <w:right w:val="none" w:sz="0" w:space="0" w:color="auto"/>
                  </w:divBdr>
                </w:div>
                <w:div w:id="395515841">
                  <w:marLeft w:val="640"/>
                  <w:marRight w:val="0"/>
                  <w:marTop w:val="0"/>
                  <w:marBottom w:val="0"/>
                  <w:divBdr>
                    <w:top w:val="none" w:sz="0" w:space="0" w:color="auto"/>
                    <w:left w:val="none" w:sz="0" w:space="0" w:color="auto"/>
                    <w:bottom w:val="none" w:sz="0" w:space="0" w:color="auto"/>
                    <w:right w:val="none" w:sz="0" w:space="0" w:color="auto"/>
                  </w:divBdr>
                </w:div>
                <w:div w:id="406539430">
                  <w:marLeft w:val="640"/>
                  <w:marRight w:val="0"/>
                  <w:marTop w:val="0"/>
                  <w:marBottom w:val="0"/>
                  <w:divBdr>
                    <w:top w:val="none" w:sz="0" w:space="0" w:color="auto"/>
                    <w:left w:val="none" w:sz="0" w:space="0" w:color="auto"/>
                    <w:bottom w:val="none" w:sz="0" w:space="0" w:color="auto"/>
                    <w:right w:val="none" w:sz="0" w:space="0" w:color="auto"/>
                  </w:divBdr>
                </w:div>
                <w:div w:id="449979358">
                  <w:marLeft w:val="640"/>
                  <w:marRight w:val="0"/>
                  <w:marTop w:val="0"/>
                  <w:marBottom w:val="0"/>
                  <w:divBdr>
                    <w:top w:val="none" w:sz="0" w:space="0" w:color="auto"/>
                    <w:left w:val="none" w:sz="0" w:space="0" w:color="auto"/>
                    <w:bottom w:val="none" w:sz="0" w:space="0" w:color="auto"/>
                    <w:right w:val="none" w:sz="0" w:space="0" w:color="auto"/>
                  </w:divBdr>
                </w:div>
                <w:div w:id="483006195">
                  <w:marLeft w:val="640"/>
                  <w:marRight w:val="0"/>
                  <w:marTop w:val="0"/>
                  <w:marBottom w:val="0"/>
                  <w:divBdr>
                    <w:top w:val="none" w:sz="0" w:space="0" w:color="auto"/>
                    <w:left w:val="none" w:sz="0" w:space="0" w:color="auto"/>
                    <w:bottom w:val="none" w:sz="0" w:space="0" w:color="auto"/>
                    <w:right w:val="none" w:sz="0" w:space="0" w:color="auto"/>
                  </w:divBdr>
                </w:div>
                <w:div w:id="533157188">
                  <w:marLeft w:val="640"/>
                  <w:marRight w:val="0"/>
                  <w:marTop w:val="0"/>
                  <w:marBottom w:val="0"/>
                  <w:divBdr>
                    <w:top w:val="none" w:sz="0" w:space="0" w:color="auto"/>
                    <w:left w:val="none" w:sz="0" w:space="0" w:color="auto"/>
                    <w:bottom w:val="none" w:sz="0" w:space="0" w:color="auto"/>
                    <w:right w:val="none" w:sz="0" w:space="0" w:color="auto"/>
                  </w:divBdr>
                </w:div>
                <w:div w:id="657224966">
                  <w:marLeft w:val="640"/>
                  <w:marRight w:val="0"/>
                  <w:marTop w:val="0"/>
                  <w:marBottom w:val="0"/>
                  <w:divBdr>
                    <w:top w:val="none" w:sz="0" w:space="0" w:color="auto"/>
                    <w:left w:val="none" w:sz="0" w:space="0" w:color="auto"/>
                    <w:bottom w:val="none" w:sz="0" w:space="0" w:color="auto"/>
                    <w:right w:val="none" w:sz="0" w:space="0" w:color="auto"/>
                  </w:divBdr>
                </w:div>
                <w:div w:id="670765942">
                  <w:marLeft w:val="640"/>
                  <w:marRight w:val="0"/>
                  <w:marTop w:val="0"/>
                  <w:marBottom w:val="0"/>
                  <w:divBdr>
                    <w:top w:val="none" w:sz="0" w:space="0" w:color="auto"/>
                    <w:left w:val="none" w:sz="0" w:space="0" w:color="auto"/>
                    <w:bottom w:val="none" w:sz="0" w:space="0" w:color="auto"/>
                    <w:right w:val="none" w:sz="0" w:space="0" w:color="auto"/>
                  </w:divBdr>
                </w:div>
                <w:div w:id="680855842">
                  <w:marLeft w:val="640"/>
                  <w:marRight w:val="0"/>
                  <w:marTop w:val="0"/>
                  <w:marBottom w:val="0"/>
                  <w:divBdr>
                    <w:top w:val="none" w:sz="0" w:space="0" w:color="auto"/>
                    <w:left w:val="none" w:sz="0" w:space="0" w:color="auto"/>
                    <w:bottom w:val="none" w:sz="0" w:space="0" w:color="auto"/>
                    <w:right w:val="none" w:sz="0" w:space="0" w:color="auto"/>
                  </w:divBdr>
                </w:div>
                <w:div w:id="685448473">
                  <w:marLeft w:val="640"/>
                  <w:marRight w:val="0"/>
                  <w:marTop w:val="0"/>
                  <w:marBottom w:val="0"/>
                  <w:divBdr>
                    <w:top w:val="none" w:sz="0" w:space="0" w:color="auto"/>
                    <w:left w:val="none" w:sz="0" w:space="0" w:color="auto"/>
                    <w:bottom w:val="none" w:sz="0" w:space="0" w:color="auto"/>
                    <w:right w:val="none" w:sz="0" w:space="0" w:color="auto"/>
                  </w:divBdr>
                </w:div>
                <w:div w:id="689143214">
                  <w:marLeft w:val="640"/>
                  <w:marRight w:val="0"/>
                  <w:marTop w:val="0"/>
                  <w:marBottom w:val="0"/>
                  <w:divBdr>
                    <w:top w:val="none" w:sz="0" w:space="0" w:color="auto"/>
                    <w:left w:val="none" w:sz="0" w:space="0" w:color="auto"/>
                    <w:bottom w:val="none" w:sz="0" w:space="0" w:color="auto"/>
                    <w:right w:val="none" w:sz="0" w:space="0" w:color="auto"/>
                  </w:divBdr>
                </w:div>
                <w:div w:id="690230772">
                  <w:marLeft w:val="640"/>
                  <w:marRight w:val="0"/>
                  <w:marTop w:val="0"/>
                  <w:marBottom w:val="0"/>
                  <w:divBdr>
                    <w:top w:val="none" w:sz="0" w:space="0" w:color="auto"/>
                    <w:left w:val="none" w:sz="0" w:space="0" w:color="auto"/>
                    <w:bottom w:val="none" w:sz="0" w:space="0" w:color="auto"/>
                    <w:right w:val="none" w:sz="0" w:space="0" w:color="auto"/>
                  </w:divBdr>
                </w:div>
                <w:div w:id="693267467">
                  <w:marLeft w:val="640"/>
                  <w:marRight w:val="0"/>
                  <w:marTop w:val="0"/>
                  <w:marBottom w:val="0"/>
                  <w:divBdr>
                    <w:top w:val="none" w:sz="0" w:space="0" w:color="auto"/>
                    <w:left w:val="none" w:sz="0" w:space="0" w:color="auto"/>
                    <w:bottom w:val="none" w:sz="0" w:space="0" w:color="auto"/>
                    <w:right w:val="none" w:sz="0" w:space="0" w:color="auto"/>
                  </w:divBdr>
                </w:div>
                <w:div w:id="696582378">
                  <w:marLeft w:val="640"/>
                  <w:marRight w:val="0"/>
                  <w:marTop w:val="0"/>
                  <w:marBottom w:val="0"/>
                  <w:divBdr>
                    <w:top w:val="none" w:sz="0" w:space="0" w:color="auto"/>
                    <w:left w:val="none" w:sz="0" w:space="0" w:color="auto"/>
                    <w:bottom w:val="none" w:sz="0" w:space="0" w:color="auto"/>
                    <w:right w:val="none" w:sz="0" w:space="0" w:color="auto"/>
                  </w:divBdr>
                </w:div>
                <w:div w:id="740370511">
                  <w:marLeft w:val="640"/>
                  <w:marRight w:val="0"/>
                  <w:marTop w:val="0"/>
                  <w:marBottom w:val="0"/>
                  <w:divBdr>
                    <w:top w:val="none" w:sz="0" w:space="0" w:color="auto"/>
                    <w:left w:val="none" w:sz="0" w:space="0" w:color="auto"/>
                    <w:bottom w:val="none" w:sz="0" w:space="0" w:color="auto"/>
                    <w:right w:val="none" w:sz="0" w:space="0" w:color="auto"/>
                  </w:divBdr>
                </w:div>
                <w:div w:id="768039934">
                  <w:marLeft w:val="640"/>
                  <w:marRight w:val="0"/>
                  <w:marTop w:val="0"/>
                  <w:marBottom w:val="0"/>
                  <w:divBdr>
                    <w:top w:val="none" w:sz="0" w:space="0" w:color="auto"/>
                    <w:left w:val="none" w:sz="0" w:space="0" w:color="auto"/>
                    <w:bottom w:val="none" w:sz="0" w:space="0" w:color="auto"/>
                    <w:right w:val="none" w:sz="0" w:space="0" w:color="auto"/>
                  </w:divBdr>
                </w:div>
                <w:div w:id="843976541">
                  <w:marLeft w:val="640"/>
                  <w:marRight w:val="0"/>
                  <w:marTop w:val="0"/>
                  <w:marBottom w:val="0"/>
                  <w:divBdr>
                    <w:top w:val="none" w:sz="0" w:space="0" w:color="auto"/>
                    <w:left w:val="none" w:sz="0" w:space="0" w:color="auto"/>
                    <w:bottom w:val="none" w:sz="0" w:space="0" w:color="auto"/>
                    <w:right w:val="none" w:sz="0" w:space="0" w:color="auto"/>
                  </w:divBdr>
                </w:div>
                <w:div w:id="844632580">
                  <w:marLeft w:val="640"/>
                  <w:marRight w:val="0"/>
                  <w:marTop w:val="0"/>
                  <w:marBottom w:val="0"/>
                  <w:divBdr>
                    <w:top w:val="none" w:sz="0" w:space="0" w:color="auto"/>
                    <w:left w:val="none" w:sz="0" w:space="0" w:color="auto"/>
                    <w:bottom w:val="none" w:sz="0" w:space="0" w:color="auto"/>
                    <w:right w:val="none" w:sz="0" w:space="0" w:color="auto"/>
                  </w:divBdr>
                </w:div>
                <w:div w:id="880437237">
                  <w:marLeft w:val="640"/>
                  <w:marRight w:val="0"/>
                  <w:marTop w:val="0"/>
                  <w:marBottom w:val="0"/>
                  <w:divBdr>
                    <w:top w:val="none" w:sz="0" w:space="0" w:color="auto"/>
                    <w:left w:val="none" w:sz="0" w:space="0" w:color="auto"/>
                    <w:bottom w:val="none" w:sz="0" w:space="0" w:color="auto"/>
                    <w:right w:val="none" w:sz="0" w:space="0" w:color="auto"/>
                  </w:divBdr>
                </w:div>
                <w:div w:id="905146784">
                  <w:marLeft w:val="640"/>
                  <w:marRight w:val="0"/>
                  <w:marTop w:val="0"/>
                  <w:marBottom w:val="0"/>
                  <w:divBdr>
                    <w:top w:val="none" w:sz="0" w:space="0" w:color="auto"/>
                    <w:left w:val="none" w:sz="0" w:space="0" w:color="auto"/>
                    <w:bottom w:val="none" w:sz="0" w:space="0" w:color="auto"/>
                    <w:right w:val="none" w:sz="0" w:space="0" w:color="auto"/>
                  </w:divBdr>
                </w:div>
                <w:div w:id="975068476">
                  <w:marLeft w:val="640"/>
                  <w:marRight w:val="0"/>
                  <w:marTop w:val="0"/>
                  <w:marBottom w:val="0"/>
                  <w:divBdr>
                    <w:top w:val="none" w:sz="0" w:space="0" w:color="auto"/>
                    <w:left w:val="none" w:sz="0" w:space="0" w:color="auto"/>
                    <w:bottom w:val="none" w:sz="0" w:space="0" w:color="auto"/>
                    <w:right w:val="none" w:sz="0" w:space="0" w:color="auto"/>
                  </w:divBdr>
                </w:div>
                <w:div w:id="975530328">
                  <w:marLeft w:val="640"/>
                  <w:marRight w:val="0"/>
                  <w:marTop w:val="0"/>
                  <w:marBottom w:val="0"/>
                  <w:divBdr>
                    <w:top w:val="none" w:sz="0" w:space="0" w:color="auto"/>
                    <w:left w:val="none" w:sz="0" w:space="0" w:color="auto"/>
                    <w:bottom w:val="none" w:sz="0" w:space="0" w:color="auto"/>
                    <w:right w:val="none" w:sz="0" w:space="0" w:color="auto"/>
                  </w:divBdr>
                </w:div>
                <w:div w:id="1092362359">
                  <w:marLeft w:val="640"/>
                  <w:marRight w:val="0"/>
                  <w:marTop w:val="0"/>
                  <w:marBottom w:val="0"/>
                  <w:divBdr>
                    <w:top w:val="none" w:sz="0" w:space="0" w:color="auto"/>
                    <w:left w:val="none" w:sz="0" w:space="0" w:color="auto"/>
                    <w:bottom w:val="none" w:sz="0" w:space="0" w:color="auto"/>
                    <w:right w:val="none" w:sz="0" w:space="0" w:color="auto"/>
                  </w:divBdr>
                </w:div>
                <w:div w:id="1100492163">
                  <w:marLeft w:val="640"/>
                  <w:marRight w:val="0"/>
                  <w:marTop w:val="0"/>
                  <w:marBottom w:val="0"/>
                  <w:divBdr>
                    <w:top w:val="none" w:sz="0" w:space="0" w:color="auto"/>
                    <w:left w:val="none" w:sz="0" w:space="0" w:color="auto"/>
                    <w:bottom w:val="none" w:sz="0" w:space="0" w:color="auto"/>
                    <w:right w:val="none" w:sz="0" w:space="0" w:color="auto"/>
                  </w:divBdr>
                </w:div>
                <w:div w:id="1112630816">
                  <w:marLeft w:val="640"/>
                  <w:marRight w:val="0"/>
                  <w:marTop w:val="0"/>
                  <w:marBottom w:val="0"/>
                  <w:divBdr>
                    <w:top w:val="none" w:sz="0" w:space="0" w:color="auto"/>
                    <w:left w:val="none" w:sz="0" w:space="0" w:color="auto"/>
                    <w:bottom w:val="none" w:sz="0" w:space="0" w:color="auto"/>
                    <w:right w:val="none" w:sz="0" w:space="0" w:color="auto"/>
                  </w:divBdr>
                </w:div>
                <w:div w:id="1190141916">
                  <w:marLeft w:val="640"/>
                  <w:marRight w:val="0"/>
                  <w:marTop w:val="0"/>
                  <w:marBottom w:val="0"/>
                  <w:divBdr>
                    <w:top w:val="none" w:sz="0" w:space="0" w:color="auto"/>
                    <w:left w:val="none" w:sz="0" w:space="0" w:color="auto"/>
                    <w:bottom w:val="none" w:sz="0" w:space="0" w:color="auto"/>
                    <w:right w:val="none" w:sz="0" w:space="0" w:color="auto"/>
                  </w:divBdr>
                </w:div>
                <w:div w:id="1264997035">
                  <w:marLeft w:val="640"/>
                  <w:marRight w:val="0"/>
                  <w:marTop w:val="0"/>
                  <w:marBottom w:val="0"/>
                  <w:divBdr>
                    <w:top w:val="none" w:sz="0" w:space="0" w:color="auto"/>
                    <w:left w:val="none" w:sz="0" w:space="0" w:color="auto"/>
                    <w:bottom w:val="none" w:sz="0" w:space="0" w:color="auto"/>
                    <w:right w:val="none" w:sz="0" w:space="0" w:color="auto"/>
                  </w:divBdr>
                </w:div>
                <w:div w:id="1282808899">
                  <w:marLeft w:val="640"/>
                  <w:marRight w:val="0"/>
                  <w:marTop w:val="0"/>
                  <w:marBottom w:val="0"/>
                  <w:divBdr>
                    <w:top w:val="none" w:sz="0" w:space="0" w:color="auto"/>
                    <w:left w:val="none" w:sz="0" w:space="0" w:color="auto"/>
                    <w:bottom w:val="none" w:sz="0" w:space="0" w:color="auto"/>
                    <w:right w:val="none" w:sz="0" w:space="0" w:color="auto"/>
                  </w:divBdr>
                </w:div>
                <w:div w:id="1344749193">
                  <w:marLeft w:val="640"/>
                  <w:marRight w:val="0"/>
                  <w:marTop w:val="0"/>
                  <w:marBottom w:val="0"/>
                  <w:divBdr>
                    <w:top w:val="none" w:sz="0" w:space="0" w:color="auto"/>
                    <w:left w:val="none" w:sz="0" w:space="0" w:color="auto"/>
                    <w:bottom w:val="none" w:sz="0" w:space="0" w:color="auto"/>
                    <w:right w:val="none" w:sz="0" w:space="0" w:color="auto"/>
                  </w:divBdr>
                </w:div>
                <w:div w:id="1367022744">
                  <w:marLeft w:val="640"/>
                  <w:marRight w:val="0"/>
                  <w:marTop w:val="0"/>
                  <w:marBottom w:val="0"/>
                  <w:divBdr>
                    <w:top w:val="none" w:sz="0" w:space="0" w:color="auto"/>
                    <w:left w:val="none" w:sz="0" w:space="0" w:color="auto"/>
                    <w:bottom w:val="none" w:sz="0" w:space="0" w:color="auto"/>
                    <w:right w:val="none" w:sz="0" w:space="0" w:color="auto"/>
                  </w:divBdr>
                </w:div>
                <w:div w:id="1396079213">
                  <w:marLeft w:val="640"/>
                  <w:marRight w:val="0"/>
                  <w:marTop w:val="0"/>
                  <w:marBottom w:val="0"/>
                  <w:divBdr>
                    <w:top w:val="none" w:sz="0" w:space="0" w:color="auto"/>
                    <w:left w:val="none" w:sz="0" w:space="0" w:color="auto"/>
                    <w:bottom w:val="none" w:sz="0" w:space="0" w:color="auto"/>
                    <w:right w:val="none" w:sz="0" w:space="0" w:color="auto"/>
                  </w:divBdr>
                </w:div>
                <w:div w:id="1400708788">
                  <w:marLeft w:val="640"/>
                  <w:marRight w:val="0"/>
                  <w:marTop w:val="0"/>
                  <w:marBottom w:val="0"/>
                  <w:divBdr>
                    <w:top w:val="none" w:sz="0" w:space="0" w:color="auto"/>
                    <w:left w:val="none" w:sz="0" w:space="0" w:color="auto"/>
                    <w:bottom w:val="none" w:sz="0" w:space="0" w:color="auto"/>
                    <w:right w:val="none" w:sz="0" w:space="0" w:color="auto"/>
                  </w:divBdr>
                </w:div>
                <w:div w:id="1505323552">
                  <w:marLeft w:val="640"/>
                  <w:marRight w:val="0"/>
                  <w:marTop w:val="0"/>
                  <w:marBottom w:val="0"/>
                  <w:divBdr>
                    <w:top w:val="none" w:sz="0" w:space="0" w:color="auto"/>
                    <w:left w:val="none" w:sz="0" w:space="0" w:color="auto"/>
                    <w:bottom w:val="none" w:sz="0" w:space="0" w:color="auto"/>
                    <w:right w:val="none" w:sz="0" w:space="0" w:color="auto"/>
                  </w:divBdr>
                </w:div>
                <w:div w:id="1556696979">
                  <w:marLeft w:val="640"/>
                  <w:marRight w:val="0"/>
                  <w:marTop w:val="0"/>
                  <w:marBottom w:val="0"/>
                  <w:divBdr>
                    <w:top w:val="none" w:sz="0" w:space="0" w:color="auto"/>
                    <w:left w:val="none" w:sz="0" w:space="0" w:color="auto"/>
                    <w:bottom w:val="none" w:sz="0" w:space="0" w:color="auto"/>
                    <w:right w:val="none" w:sz="0" w:space="0" w:color="auto"/>
                  </w:divBdr>
                </w:div>
                <w:div w:id="1648121305">
                  <w:marLeft w:val="640"/>
                  <w:marRight w:val="0"/>
                  <w:marTop w:val="0"/>
                  <w:marBottom w:val="0"/>
                  <w:divBdr>
                    <w:top w:val="none" w:sz="0" w:space="0" w:color="auto"/>
                    <w:left w:val="none" w:sz="0" w:space="0" w:color="auto"/>
                    <w:bottom w:val="none" w:sz="0" w:space="0" w:color="auto"/>
                    <w:right w:val="none" w:sz="0" w:space="0" w:color="auto"/>
                  </w:divBdr>
                </w:div>
                <w:div w:id="1650865963">
                  <w:marLeft w:val="640"/>
                  <w:marRight w:val="0"/>
                  <w:marTop w:val="0"/>
                  <w:marBottom w:val="0"/>
                  <w:divBdr>
                    <w:top w:val="none" w:sz="0" w:space="0" w:color="auto"/>
                    <w:left w:val="none" w:sz="0" w:space="0" w:color="auto"/>
                    <w:bottom w:val="none" w:sz="0" w:space="0" w:color="auto"/>
                    <w:right w:val="none" w:sz="0" w:space="0" w:color="auto"/>
                  </w:divBdr>
                </w:div>
                <w:div w:id="1737707306">
                  <w:marLeft w:val="640"/>
                  <w:marRight w:val="0"/>
                  <w:marTop w:val="0"/>
                  <w:marBottom w:val="0"/>
                  <w:divBdr>
                    <w:top w:val="none" w:sz="0" w:space="0" w:color="auto"/>
                    <w:left w:val="none" w:sz="0" w:space="0" w:color="auto"/>
                    <w:bottom w:val="none" w:sz="0" w:space="0" w:color="auto"/>
                    <w:right w:val="none" w:sz="0" w:space="0" w:color="auto"/>
                  </w:divBdr>
                </w:div>
                <w:div w:id="1754275743">
                  <w:marLeft w:val="640"/>
                  <w:marRight w:val="0"/>
                  <w:marTop w:val="0"/>
                  <w:marBottom w:val="0"/>
                  <w:divBdr>
                    <w:top w:val="none" w:sz="0" w:space="0" w:color="auto"/>
                    <w:left w:val="none" w:sz="0" w:space="0" w:color="auto"/>
                    <w:bottom w:val="none" w:sz="0" w:space="0" w:color="auto"/>
                    <w:right w:val="none" w:sz="0" w:space="0" w:color="auto"/>
                  </w:divBdr>
                </w:div>
                <w:div w:id="1854875162">
                  <w:marLeft w:val="640"/>
                  <w:marRight w:val="0"/>
                  <w:marTop w:val="0"/>
                  <w:marBottom w:val="0"/>
                  <w:divBdr>
                    <w:top w:val="none" w:sz="0" w:space="0" w:color="auto"/>
                    <w:left w:val="none" w:sz="0" w:space="0" w:color="auto"/>
                    <w:bottom w:val="none" w:sz="0" w:space="0" w:color="auto"/>
                    <w:right w:val="none" w:sz="0" w:space="0" w:color="auto"/>
                  </w:divBdr>
                </w:div>
                <w:div w:id="1930772953">
                  <w:marLeft w:val="640"/>
                  <w:marRight w:val="0"/>
                  <w:marTop w:val="0"/>
                  <w:marBottom w:val="0"/>
                  <w:divBdr>
                    <w:top w:val="none" w:sz="0" w:space="0" w:color="auto"/>
                    <w:left w:val="none" w:sz="0" w:space="0" w:color="auto"/>
                    <w:bottom w:val="none" w:sz="0" w:space="0" w:color="auto"/>
                    <w:right w:val="none" w:sz="0" w:space="0" w:color="auto"/>
                  </w:divBdr>
                </w:div>
                <w:div w:id="1948153321">
                  <w:marLeft w:val="640"/>
                  <w:marRight w:val="0"/>
                  <w:marTop w:val="0"/>
                  <w:marBottom w:val="0"/>
                  <w:divBdr>
                    <w:top w:val="none" w:sz="0" w:space="0" w:color="auto"/>
                    <w:left w:val="none" w:sz="0" w:space="0" w:color="auto"/>
                    <w:bottom w:val="none" w:sz="0" w:space="0" w:color="auto"/>
                    <w:right w:val="none" w:sz="0" w:space="0" w:color="auto"/>
                  </w:divBdr>
                </w:div>
                <w:div w:id="1966809982">
                  <w:marLeft w:val="640"/>
                  <w:marRight w:val="0"/>
                  <w:marTop w:val="0"/>
                  <w:marBottom w:val="0"/>
                  <w:divBdr>
                    <w:top w:val="none" w:sz="0" w:space="0" w:color="auto"/>
                    <w:left w:val="none" w:sz="0" w:space="0" w:color="auto"/>
                    <w:bottom w:val="none" w:sz="0" w:space="0" w:color="auto"/>
                    <w:right w:val="none" w:sz="0" w:space="0" w:color="auto"/>
                  </w:divBdr>
                </w:div>
                <w:div w:id="1997610710">
                  <w:marLeft w:val="640"/>
                  <w:marRight w:val="0"/>
                  <w:marTop w:val="0"/>
                  <w:marBottom w:val="0"/>
                  <w:divBdr>
                    <w:top w:val="none" w:sz="0" w:space="0" w:color="auto"/>
                    <w:left w:val="none" w:sz="0" w:space="0" w:color="auto"/>
                    <w:bottom w:val="none" w:sz="0" w:space="0" w:color="auto"/>
                    <w:right w:val="none" w:sz="0" w:space="0" w:color="auto"/>
                  </w:divBdr>
                </w:div>
                <w:div w:id="2002662283">
                  <w:marLeft w:val="640"/>
                  <w:marRight w:val="0"/>
                  <w:marTop w:val="0"/>
                  <w:marBottom w:val="0"/>
                  <w:divBdr>
                    <w:top w:val="none" w:sz="0" w:space="0" w:color="auto"/>
                    <w:left w:val="none" w:sz="0" w:space="0" w:color="auto"/>
                    <w:bottom w:val="none" w:sz="0" w:space="0" w:color="auto"/>
                    <w:right w:val="none" w:sz="0" w:space="0" w:color="auto"/>
                  </w:divBdr>
                </w:div>
                <w:div w:id="2006468731">
                  <w:marLeft w:val="640"/>
                  <w:marRight w:val="0"/>
                  <w:marTop w:val="0"/>
                  <w:marBottom w:val="0"/>
                  <w:divBdr>
                    <w:top w:val="none" w:sz="0" w:space="0" w:color="auto"/>
                    <w:left w:val="none" w:sz="0" w:space="0" w:color="auto"/>
                    <w:bottom w:val="none" w:sz="0" w:space="0" w:color="auto"/>
                    <w:right w:val="none" w:sz="0" w:space="0" w:color="auto"/>
                  </w:divBdr>
                </w:div>
                <w:div w:id="2016687777">
                  <w:marLeft w:val="640"/>
                  <w:marRight w:val="0"/>
                  <w:marTop w:val="0"/>
                  <w:marBottom w:val="0"/>
                  <w:divBdr>
                    <w:top w:val="none" w:sz="0" w:space="0" w:color="auto"/>
                    <w:left w:val="none" w:sz="0" w:space="0" w:color="auto"/>
                    <w:bottom w:val="none" w:sz="0" w:space="0" w:color="auto"/>
                    <w:right w:val="none" w:sz="0" w:space="0" w:color="auto"/>
                  </w:divBdr>
                </w:div>
                <w:div w:id="2123454180">
                  <w:marLeft w:val="640"/>
                  <w:marRight w:val="0"/>
                  <w:marTop w:val="0"/>
                  <w:marBottom w:val="0"/>
                  <w:divBdr>
                    <w:top w:val="none" w:sz="0" w:space="0" w:color="auto"/>
                    <w:left w:val="none" w:sz="0" w:space="0" w:color="auto"/>
                    <w:bottom w:val="none" w:sz="0" w:space="0" w:color="auto"/>
                    <w:right w:val="none" w:sz="0" w:space="0" w:color="auto"/>
                  </w:divBdr>
                </w:div>
                <w:div w:id="2133010572">
                  <w:marLeft w:val="640"/>
                  <w:marRight w:val="0"/>
                  <w:marTop w:val="0"/>
                  <w:marBottom w:val="0"/>
                  <w:divBdr>
                    <w:top w:val="none" w:sz="0" w:space="0" w:color="auto"/>
                    <w:left w:val="none" w:sz="0" w:space="0" w:color="auto"/>
                    <w:bottom w:val="none" w:sz="0" w:space="0" w:color="auto"/>
                    <w:right w:val="none" w:sz="0" w:space="0" w:color="auto"/>
                  </w:divBdr>
                </w:div>
              </w:divsChild>
            </w:div>
            <w:div w:id="1365256398">
              <w:marLeft w:val="0"/>
              <w:marRight w:val="0"/>
              <w:marTop w:val="0"/>
              <w:marBottom w:val="0"/>
              <w:divBdr>
                <w:top w:val="none" w:sz="0" w:space="0" w:color="auto"/>
                <w:left w:val="none" w:sz="0" w:space="0" w:color="auto"/>
                <w:bottom w:val="none" w:sz="0" w:space="0" w:color="auto"/>
                <w:right w:val="none" w:sz="0" w:space="0" w:color="auto"/>
              </w:divBdr>
              <w:divsChild>
                <w:div w:id="43599370">
                  <w:marLeft w:val="640"/>
                  <w:marRight w:val="0"/>
                  <w:marTop w:val="0"/>
                  <w:marBottom w:val="0"/>
                  <w:divBdr>
                    <w:top w:val="none" w:sz="0" w:space="0" w:color="auto"/>
                    <w:left w:val="none" w:sz="0" w:space="0" w:color="auto"/>
                    <w:bottom w:val="none" w:sz="0" w:space="0" w:color="auto"/>
                    <w:right w:val="none" w:sz="0" w:space="0" w:color="auto"/>
                  </w:divBdr>
                </w:div>
                <w:div w:id="86079488">
                  <w:marLeft w:val="640"/>
                  <w:marRight w:val="0"/>
                  <w:marTop w:val="0"/>
                  <w:marBottom w:val="0"/>
                  <w:divBdr>
                    <w:top w:val="none" w:sz="0" w:space="0" w:color="auto"/>
                    <w:left w:val="none" w:sz="0" w:space="0" w:color="auto"/>
                    <w:bottom w:val="none" w:sz="0" w:space="0" w:color="auto"/>
                    <w:right w:val="none" w:sz="0" w:space="0" w:color="auto"/>
                  </w:divBdr>
                </w:div>
                <w:div w:id="106509190">
                  <w:marLeft w:val="640"/>
                  <w:marRight w:val="0"/>
                  <w:marTop w:val="0"/>
                  <w:marBottom w:val="0"/>
                  <w:divBdr>
                    <w:top w:val="none" w:sz="0" w:space="0" w:color="auto"/>
                    <w:left w:val="none" w:sz="0" w:space="0" w:color="auto"/>
                    <w:bottom w:val="none" w:sz="0" w:space="0" w:color="auto"/>
                    <w:right w:val="none" w:sz="0" w:space="0" w:color="auto"/>
                  </w:divBdr>
                </w:div>
                <w:div w:id="163937500">
                  <w:marLeft w:val="640"/>
                  <w:marRight w:val="0"/>
                  <w:marTop w:val="0"/>
                  <w:marBottom w:val="0"/>
                  <w:divBdr>
                    <w:top w:val="none" w:sz="0" w:space="0" w:color="auto"/>
                    <w:left w:val="none" w:sz="0" w:space="0" w:color="auto"/>
                    <w:bottom w:val="none" w:sz="0" w:space="0" w:color="auto"/>
                    <w:right w:val="none" w:sz="0" w:space="0" w:color="auto"/>
                  </w:divBdr>
                </w:div>
                <w:div w:id="178783578">
                  <w:marLeft w:val="640"/>
                  <w:marRight w:val="0"/>
                  <w:marTop w:val="0"/>
                  <w:marBottom w:val="0"/>
                  <w:divBdr>
                    <w:top w:val="none" w:sz="0" w:space="0" w:color="auto"/>
                    <w:left w:val="none" w:sz="0" w:space="0" w:color="auto"/>
                    <w:bottom w:val="none" w:sz="0" w:space="0" w:color="auto"/>
                    <w:right w:val="none" w:sz="0" w:space="0" w:color="auto"/>
                  </w:divBdr>
                </w:div>
                <w:div w:id="197085459">
                  <w:marLeft w:val="640"/>
                  <w:marRight w:val="0"/>
                  <w:marTop w:val="0"/>
                  <w:marBottom w:val="0"/>
                  <w:divBdr>
                    <w:top w:val="none" w:sz="0" w:space="0" w:color="auto"/>
                    <w:left w:val="none" w:sz="0" w:space="0" w:color="auto"/>
                    <w:bottom w:val="none" w:sz="0" w:space="0" w:color="auto"/>
                    <w:right w:val="none" w:sz="0" w:space="0" w:color="auto"/>
                  </w:divBdr>
                </w:div>
                <w:div w:id="250816242">
                  <w:marLeft w:val="640"/>
                  <w:marRight w:val="0"/>
                  <w:marTop w:val="0"/>
                  <w:marBottom w:val="0"/>
                  <w:divBdr>
                    <w:top w:val="none" w:sz="0" w:space="0" w:color="auto"/>
                    <w:left w:val="none" w:sz="0" w:space="0" w:color="auto"/>
                    <w:bottom w:val="none" w:sz="0" w:space="0" w:color="auto"/>
                    <w:right w:val="none" w:sz="0" w:space="0" w:color="auto"/>
                  </w:divBdr>
                </w:div>
                <w:div w:id="303050098">
                  <w:marLeft w:val="640"/>
                  <w:marRight w:val="0"/>
                  <w:marTop w:val="0"/>
                  <w:marBottom w:val="0"/>
                  <w:divBdr>
                    <w:top w:val="none" w:sz="0" w:space="0" w:color="auto"/>
                    <w:left w:val="none" w:sz="0" w:space="0" w:color="auto"/>
                    <w:bottom w:val="none" w:sz="0" w:space="0" w:color="auto"/>
                    <w:right w:val="none" w:sz="0" w:space="0" w:color="auto"/>
                  </w:divBdr>
                </w:div>
                <w:div w:id="307513042">
                  <w:marLeft w:val="640"/>
                  <w:marRight w:val="0"/>
                  <w:marTop w:val="0"/>
                  <w:marBottom w:val="0"/>
                  <w:divBdr>
                    <w:top w:val="none" w:sz="0" w:space="0" w:color="auto"/>
                    <w:left w:val="none" w:sz="0" w:space="0" w:color="auto"/>
                    <w:bottom w:val="none" w:sz="0" w:space="0" w:color="auto"/>
                    <w:right w:val="none" w:sz="0" w:space="0" w:color="auto"/>
                  </w:divBdr>
                </w:div>
                <w:div w:id="322241564">
                  <w:marLeft w:val="640"/>
                  <w:marRight w:val="0"/>
                  <w:marTop w:val="0"/>
                  <w:marBottom w:val="0"/>
                  <w:divBdr>
                    <w:top w:val="none" w:sz="0" w:space="0" w:color="auto"/>
                    <w:left w:val="none" w:sz="0" w:space="0" w:color="auto"/>
                    <w:bottom w:val="none" w:sz="0" w:space="0" w:color="auto"/>
                    <w:right w:val="none" w:sz="0" w:space="0" w:color="auto"/>
                  </w:divBdr>
                </w:div>
                <w:div w:id="391003119">
                  <w:marLeft w:val="640"/>
                  <w:marRight w:val="0"/>
                  <w:marTop w:val="0"/>
                  <w:marBottom w:val="0"/>
                  <w:divBdr>
                    <w:top w:val="none" w:sz="0" w:space="0" w:color="auto"/>
                    <w:left w:val="none" w:sz="0" w:space="0" w:color="auto"/>
                    <w:bottom w:val="none" w:sz="0" w:space="0" w:color="auto"/>
                    <w:right w:val="none" w:sz="0" w:space="0" w:color="auto"/>
                  </w:divBdr>
                </w:div>
                <w:div w:id="435756488">
                  <w:marLeft w:val="640"/>
                  <w:marRight w:val="0"/>
                  <w:marTop w:val="0"/>
                  <w:marBottom w:val="0"/>
                  <w:divBdr>
                    <w:top w:val="none" w:sz="0" w:space="0" w:color="auto"/>
                    <w:left w:val="none" w:sz="0" w:space="0" w:color="auto"/>
                    <w:bottom w:val="none" w:sz="0" w:space="0" w:color="auto"/>
                    <w:right w:val="none" w:sz="0" w:space="0" w:color="auto"/>
                  </w:divBdr>
                </w:div>
                <w:div w:id="442765948">
                  <w:marLeft w:val="640"/>
                  <w:marRight w:val="0"/>
                  <w:marTop w:val="0"/>
                  <w:marBottom w:val="0"/>
                  <w:divBdr>
                    <w:top w:val="none" w:sz="0" w:space="0" w:color="auto"/>
                    <w:left w:val="none" w:sz="0" w:space="0" w:color="auto"/>
                    <w:bottom w:val="none" w:sz="0" w:space="0" w:color="auto"/>
                    <w:right w:val="none" w:sz="0" w:space="0" w:color="auto"/>
                  </w:divBdr>
                </w:div>
                <w:div w:id="504710800">
                  <w:marLeft w:val="640"/>
                  <w:marRight w:val="0"/>
                  <w:marTop w:val="0"/>
                  <w:marBottom w:val="0"/>
                  <w:divBdr>
                    <w:top w:val="none" w:sz="0" w:space="0" w:color="auto"/>
                    <w:left w:val="none" w:sz="0" w:space="0" w:color="auto"/>
                    <w:bottom w:val="none" w:sz="0" w:space="0" w:color="auto"/>
                    <w:right w:val="none" w:sz="0" w:space="0" w:color="auto"/>
                  </w:divBdr>
                </w:div>
                <w:div w:id="525872953">
                  <w:marLeft w:val="640"/>
                  <w:marRight w:val="0"/>
                  <w:marTop w:val="0"/>
                  <w:marBottom w:val="0"/>
                  <w:divBdr>
                    <w:top w:val="none" w:sz="0" w:space="0" w:color="auto"/>
                    <w:left w:val="none" w:sz="0" w:space="0" w:color="auto"/>
                    <w:bottom w:val="none" w:sz="0" w:space="0" w:color="auto"/>
                    <w:right w:val="none" w:sz="0" w:space="0" w:color="auto"/>
                  </w:divBdr>
                </w:div>
                <w:div w:id="550457303">
                  <w:marLeft w:val="640"/>
                  <w:marRight w:val="0"/>
                  <w:marTop w:val="0"/>
                  <w:marBottom w:val="0"/>
                  <w:divBdr>
                    <w:top w:val="none" w:sz="0" w:space="0" w:color="auto"/>
                    <w:left w:val="none" w:sz="0" w:space="0" w:color="auto"/>
                    <w:bottom w:val="none" w:sz="0" w:space="0" w:color="auto"/>
                    <w:right w:val="none" w:sz="0" w:space="0" w:color="auto"/>
                  </w:divBdr>
                </w:div>
                <w:div w:id="604309131">
                  <w:marLeft w:val="640"/>
                  <w:marRight w:val="0"/>
                  <w:marTop w:val="0"/>
                  <w:marBottom w:val="0"/>
                  <w:divBdr>
                    <w:top w:val="none" w:sz="0" w:space="0" w:color="auto"/>
                    <w:left w:val="none" w:sz="0" w:space="0" w:color="auto"/>
                    <w:bottom w:val="none" w:sz="0" w:space="0" w:color="auto"/>
                    <w:right w:val="none" w:sz="0" w:space="0" w:color="auto"/>
                  </w:divBdr>
                </w:div>
                <w:div w:id="675616519">
                  <w:marLeft w:val="640"/>
                  <w:marRight w:val="0"/>
                  <w:marTop w:val="0"/>
                  <w:marBottom w:val="0"/>
                  <w:divBdr>
                    <w:top w:val="none" w:sz="0" w:space="0" w:color="auto"/>
                    <w:left w:val="none" w:sz="0" w:space="0" w:color="auto"/>
                    <w:bottom w:val="none" w:sz="0" w:space="0" w:color="auto"/>
                    <w:right w:val="none" w:sz="0" w:space="0" w:color="auto"/>
                  </w:divBdr>
                </w:div>
                <w:div w:id="694232003">
                  <w:marLeft w:val="640"/>
                  <w:marRight w:val="0"/>
                  <w:marTop w:val="0"/>
                  <w:marBottom w:val="0"/>
                  <w:divBdr>
                    <w:top w:val="none" w:sz="0" w:space="0" w:color="auto"/>
                    <w:left w:val="none" w:sz="0" w:space="0" w:color="auto"/>
                    <w:bottom w:val="none" w:sz="0" w:space="0" w:color="auto"/>
                    <w:right w:val="none" w:sz="0" w:space="0" w:color="auto"/>
                  </w:divBdr>
                </w:div>
                <w:div w:id="765806562">
                  <w:marLeft w:val="640"/>
                  <w:marRight w:val="0"/>
                  <w:marTop w:val="0"/>
                  <w:marBottom w:val="0"/>
                  <w:divBdr>
                    <w:top w:val="none" w:sz="0" w:space="0" w:color="auto"/>
                    <w:left w:val="none" w:sz="0" w:space="0" w:color="auto"/>
                    <w:bottom w:val="none" w:sz="0" w:space="0" w:color="auto"/>
                    <w:right w:val="none" w:sz="0" w:space="0" w:color="auto"/>
                  </w:divBdr>
                </w:div>
                <w:div w:id="789133259">
                  <w:marLeft w:val="640"/>
                  <w:marRight w:val="0"/>
                  <w:marTop w:val="0"/>
                  <w:marBottom w:val="0"/>
                  <w:divBdr>
                    <w:top w:val="none" w:sz="0" w:space="0" w:color="auto"/>
                    <w:left w:val="none" w:sz="0" w:space="0" w:color="auto"/>
                    <w:bottom w:val="none" w:sz="0" w:space="0" w:color="auto"/>
                    <w:right w:val="none" w:sz="0" w:space="0" w:color="auto"/>
                  </w:divBdr>
                </w:div>
                <w:div w:id="880747328">
                  <w:marLeft w:val="640"/>
                  <w:marRight w:val="0"/>
                  <w:marTop w:val="0"/>
                  <w:marBottom w:val="0"/>
                  <w:divBdr>
                    <w:top w:val="none" w:sz="0" w:space="0" w:color="auto"/>
                    <w:left w:val="none" w:sz="0" w:space="0" w:color="auto"/>
                    <w:bottom w:val="none" w:sz="0" w:space="0" w:color="auto"/>
                    <w:right w:val="none" w:sz="0" w:space="0" w:color="auto"/>
                  </w:divBdr>
                </w:div>
                <w:div w:id="884826985">
                  <w:marLeft w:val="640"/>
                  <w:marRight w:val="0"/>
                  <w:marTop w:val="0"/>
                  <w:marBottom w:val="0"/>
                  <w:divBdr>
                    <w:top w:val="none" w:sz="0" w:space="0" w:color="auto"/>
                    <w:left w:val="none" w:sz="0" w:space="0" w:color="auto"/>
                    <w:bottom w:val="none" w:sz="0" w:space="0" w:color="auto"/>
                    <w:right w:val="none" w:sz="0" w:space="0" w:color="auto"/>
                  </w:divBdr>
                </w:div>
                <w:div w:id="898326361">
                  <w:marLeft w:val="640"/>
                  <w:marRight w:val="0"/>
                  <w:marTop w:val="0"/>
                  <w:marBottom w:val="0"/>
                  <w:divBdr>
                    <w:top w:val="none" w:sz="0" w:space="0" w:color="auto"/>
                    <w:left w:val="none" w:sz="0" w:space="0" w:color="auto"/>
                    <w:bottom w:val="none" w:sz="0" w:space="0" w:color="auto"/>
                    <w:right w:val="none" w:sz="0" w:space="0" w:color="auto"/>
                  </w:divBdr>
                </w:div>
                <w:div w:id="905527193">
                  <w:marLeft w:val="640"/>
                  <w:marRight w:val="0"/>
                  <w:marTop w:val="0"/>
                  <w:marBottom w:val="0"/>
                  <w:divBdr>
                    <w:top w:val="none" w:sz="0" w:space="0" w:color="auto"/>
                    <w:left w:val="none" w:sz="0" w:space="0" w:color="auto"/>
                    <w:bottom w:val="none" w:sz="0" w:space="0" w:color="auto"/>
                    <w:right w:val="none" w:sz="0" w:space="0" w:color="auto"/>
                  </w:divBdr>
                </w:div>
                <w:div w:id="915744282">
                  <w:marLeft w:val="640"/>
                  <w:marRight w:val="0"/>
                  <w:marTop w:val="0"/>
                  <w:marBottom w:val="0"/>
                  <w:divBdr>
                    <w:top w:val="none" w:sz="0" w:space="0" w:color="auto"/>
                    <w:left w:val="none" w:sz="0" w:space="0" w:color="auto"/>
                    <w:bottom w:val="none" w:sz="0" w:space="0" w:color="auto"/>
                    <w:right w:val="none" w:sz="0" w:space="0" w:color="auto"/>
                  </w:divBdr>
                </w:div>
                <w:div w:id="936790971">
                  <w:marLeft w:val="640"/>
                  <w:marRight w:val="0"/>
                  <w:marTop w:val="0"/>
                  <w:marBottom w:val="0"/>
                  <w:divBdr>
                    <w:top w:val="none" w:sz="0" w:space="0" w:color="auto"/>
                    <w:left w:val="none" w:sz="0" w:space="0" w:color="auto"/>
                    <w:bottom w:val="none" w:sz="0" w:space="0" w:color="auto"/>
                    <w:right w:val="none" w:sz="0" w:space="0" w:color="auto"/>
                  </w:divBdr>
                </w:div>
                <w:div w:id="960186658">
                  <w:marLeft w:val="640"/>
                  <w:marRight w:val="0"/>
                  <w:marTop w:val="0"/>
                  <w:marBottom w:val="0"/>
                  <w:divBdr>
                    <w:top w:val="none" w:sz="0" w:space="0" w:color="auto"/>
                    <w:left w:val="none" w:sz="0" w:space="0" w:color="auto"/>
                    <w:bottom w:val="none" w:sz="0" w:space="0" w:color="auto"/>
                    <w:right w:val="none" w:sz="0" w:space="0" w:color="auto"/>
                  </w:divBdr>
                </w:div>
                <w:div w:id="965425265">
                  <w:marLeft w:val="640"/>
                  <w:marRight w:val="0"/>
                  <w:marTop w:val="0"/>
                  <w:marBottom w:val="0"/>
                  <w:divBdr>
                    <w:top w:val="none" w:sz="0" w:space="0" w:color="auto"/>
                    <w:left w:val="none" w:sz="0" w:space="0" w:color="auto"/>
                    <w:bottom w:val="none" w:sz="0" w:space="0" w:color="auto"/>
                    <w:right w:val="none" w:sz="0" w:space="0" w:color="auto"/>
                  </w:divBdr>
                </w:div>
                <w:div w:id="977762927">
                  <w:marLeft w:val="640"/>
                  <w:marRight w:val="0"/>
                  <w:marTop w:val="0"/>
                  <w:marBottom w:val="0"/>
                  <w:divBdr>
                    <w:top w:val="none" w:sz="0" w:space="0" w:color="auto"/>
                    <w:left w:val="none" w:sz="0" w:space="0" w:color="auto"/>
                    <w:bottom w:val="none" w:sz="0" w:space="0" w:color="auto"/>
                    <w:right w:val="none" w:sz="0" w:space="0" w:color="auto"/>
                  </w:divBdr>
                </w:div>
                <w:div w:id="989944865">
                  <w:marLeft w:val="640"/>
                  <w:marRight w:val="0"/>
                  <w:marTop w:val="0"/>
                  <w:marBottom w:val="0"/>
                  <w:divBdr>
                    <w:top w:val="none" w:sz="0" w:space="0" w:color="auto"/>
                    <w:left w:val="none" w:sz="0" w:space="0" w:color="auto"/>
                    <w:bottom w:val="none" w:sz="0" w:space="0" w:color="auto"/>
                    <w:right w:val="none" w:sz="0" w:space="0" w:color="auto"/>
                  </w:divBdr>
                </w:div>
                <w:div w:id="1041782666">
                  <w:marLeft w:val="640"/>
                  <w:marRight w:val="0"/>
                  <w:marTop w:val="0"/>
                  <w:marBottom w:val="0"/>
                  <w:divBdr>
                    <w:top w:val="none" w:sz="0" w:space="0" w:color="auto"/>
                    <w:left w:val="none" w:sz="0" w:space="0" w:color="auto"/>
                    <w:bottom w:val="none" w:sz="0" w:space="0" w:color="auto"/>
                    <w:right w:val="none" w:sz="0" w:space="0" w:color="auto"/>
                  </w:divBdr>
                </w:div>
                <w:div w:id="1119101590">
                  <w:marLeft w:val="640"/>
                  <w:marRight w:val="0"/>
                  <w:marTop w:val="0"/>
                  <w:marBottom w:val="0"/>
                  <w:divBdr>
                    <w:top w:val="none" w:sz="0" w:space="0" w:color="auto"/>
                    <w:left w:val="none" w:sz="0" w:space="0" w:color="auto"/>
                    <w:bottom w:val="none" w:sz="0" w:space="0" w:color="auto"/>
                    <w:right w:val="none" w:sz="0" w:space="0" w:color="auto"/>
                  </w:divBdr>
                </w:div>
                <w:div w:id="1222402429">
                  <w:marLeft w:val="640"/>
                  <w:marRight w:val="0"/>
                  <w:marTop w:val="0"/>
                  <w:marBottom w:val="0"/>
                  <w:divBdr>
                    <w:top w:val="none" w:sz="0" w:space="0" w:color="auto"/>
                    <w:left w:val="none" w:sz="0" w:space="0" w:color="auto"/>
                    <w:bottom w:val="none" w:sz="0" w:space="0" w:color="auto"/>
                    <w:right w:val="none" w:sz="0" w:space="0" w:color="auto"/>
                  </w:divBdr>
                </w:div>
                <w:div w:id="1226794194">
                  <w:marLeft w:val="640"/>
                  <w:marRight w:val="0"/>
                  <w:marTop w:val="0"/>
                  <w:marBottom w:val="0"/>
                  <w:divBdr>
                    <w:top w:val="none" w:sz="0" w:space="0" w:color="auto"/>
                    <w:left w:val="none" w:sz="0" w:space="0" w:color="auto"/>
                    <w:bottom w:val="none" w:sz="0" w:space="0" w:color="auto"/>
                    <w:right w:val="none" w:sz="0" w:space="0" w:color="auto"/>
                  </w:divBdr>
                </w:div>
                <w:div w:id="1337461998">
                  <w:marLeft w:val="640"/>
                  <w:marRight w:val="0"/>
                  <w:marTop w:val="0"/>
                  <w:marBottom w:val="0"/>
                  <w:divBdr>
                    <w:top w:val="none" w:sz="0" w:space="0" w:color="auto"/>
                    <w:left w:val="none" w:sz="0" w:space="0" w:color="auto"/>
                    <w:bottom w:val="none" w:sz="0" w:space="0" w:color="auto"/>
                    <w:right w:val="none" w:sz="0" w:space="0" w:color="auto"/>
                  </w:divBdr>
                </w:div>
                <w:div w:id="1352295704">
                  <w:marLeft w:val="640"/>
                  <w:marRight w:val="0"/>
                  <w:marTop w:val="0"/>
                  <w:marBottom w:val="0"/>
                  <w:divBdr>
                    <w:top w:val="none" w:sz="0" w:space="0" w:color="auto"/>
                    <w:left w:val="none" w:sz="0" w:space="0" w:color="auto"/>
                    <w:bottom w:val="none" w:sz="0" w:space="0" w:color="auto"/>
                    <w:right w:val="none" w:sz="0" w:space="0" w:color="auto"/>
                  </w:divBdr>
                </w:div>
                <w:div w:id="1356888357">
                  <w:marLeft w:val="640"/>
                  <w:marRight w:val="0"/>
                  <w:marTop w:val="0"/>
                  <w:marBottom w:val="0"/>
                  <w:divBdr>
                    <w:top w:val="none" w:sz="0" w:space="0" w:color="auto"/>
                    <w:left w:val="none" w:sz="0" w:space="0" w:color="auto"/>
                    <w:bottom w:val="none" w:sz="0" w:space="0" w:color="auto"/>
                    <w:right w:val="none" w:sz="0" w:space="0" w:color="auto"/>
                  </w:divBdr>
                </w:div>
                <w:div w:id="1373534756">
                  <w:marLeft w:val="640"/>
                  <w:marRight w:val="0"/>
                  <w:marTop w:val="0"/>
                  <w:marBottom w:val="0"/>
                  <w:divBdr>
                    <w:top w:val="none" w:sz="0" w:space="0" w:color="auto"/>
                    <w:left w:val="none" w:sz="0" w:space="0" w:color="auto"/>
                    <w:bottom w:val="none" w:sz="0" w:space="0" w:color="auto"/>
                    <w:right w:val="none" w:sz="0" w:space="0" w:color="auto"/>
                  </w:divBdr>
                </w:div>
                <w:div w:id="1435057963">
                  <w:marLeft w:val="640"/>
                  <w:marRight w:val="0"/>
                  <w:marTop w:val="0"/>
                  <w:marBottom w:val="0"/>
                  <w:divBdr>
                    <w:top w:val="none" w:sz="0" w:space="0" w:color="auto"/>
                    <w:left w:val="none" w:sz="0" w:space="0" w:color="auto"/>
                    <w:bottom w:val="none" w:sz="0" w:space="0" w:color="auto"/>
                    <w:right w:val="none" w:sz="0" w:space="0" w:color="auto"/>
                  </w:divBdr>
                </w:div>
                <w:div w:id="1441411306">
                  <w:marLeft w:val="640"/>
                  <w:marRight w:val="0"/>
                  <w:marTop w:val="0"/>
                  <w:marBottom w:val="0"/>
                  <w:divBdr>
                    <w:top w:val="none" w:sz="0" w:space="0" w:color="auto"/>
                    <w:left w:val="none" w:sz="0" w:space="0" w:color="auto"/>
                    <w:bottom w:val="none" w:sz="0" w:space="0" w:color="auto"/>
                    <w:right w:val="none" w:sz="0" w:space="0" w:color="auto"/>
                  </w:divBdr>
                </w:div>
                <w:div w:id="1515073781">
                  <w:marLeft w:val="640"/>
                  <w:marRight w:val="0"/>
                  <w:marTop w:val="0"/>
                  <w:marBottom w:val="0"/>
                  <w:divBdr>
                    <w:top w:val="none" w:sz="0" w:space="0" w:color="auto"/>
                    <w:left w:val="none" w:sz="0" w:space="0" w:color="auto"/>
                    <w:bottom w:val="none" w:sz="0" w:space="0" w:color="auto"/>
                    <w:right w:val="none" w:sz="0" w:space="0" w:color="auto"/>
                  </w:divBdr>
                </w:div>
                <w:div w:id="1522891673">
                  <w:marLeft w:val="640"/>
                  <w:marRight w:val="0"/>
                  <w:marTop w:val="0"/>
                  <w:marBottom w:val="0"/>
                  <w:divBdr>
                    <w:top w:val="none" w:sz="0" w:space="0" w:color="auto"/>
                    <w:left w:val="none" w:sz="0" w:space="0" w:color="auto"/>
                    <w:bottom w:val="none" w:sz="0" w:space="0" w:color="auto"/>
                    <w:right w:val="none" w:sz="0" w:space="0" w:color="auto"/>
                  </w:divBdr>
                </w:div>
                <w:div w:id="1635020909">
                  <w:marLeft w:val="640"/>
                  <w:marRight w:val="0"/>
                  <w:marTop w:val="0"/>
                  <w:marBottom w:val="0"/>
                  <w:divBdr>
                    <w:top w:val="none" w:sz="0" w:space="0" w:color="auto"/>
                    <w:left w:val="none" w:sz="0" w:space="0" w:color="auto"/>
                    <w:bottom w:val="none" w:sz="0" w:space="0" w:color="auto"/>
                    <w:right w:val="none" w:sz="0" w:space="0" w:color="auto"/>
                  </w:divBdr>
                </w:div>
                <w:div w:id="1684479235">
                  <w:marLeft w:val="640"/>
                  <w:marRight w:val="0"/>
                  <w:marTop w:val="0"/>
                  <w:marBottom w:val="0"/>
                  <w:divBdr>
                    <w:top w:val="none" w:sz="0" w:space="0" w:color="auto"/>
                    <w:left w:val="none" w:sz="0" w:space="0" w:color="auto"/>
                    <w:bottom w:val="none" w:sz="0" w:space="0" w:color="auto"/>
                    <w:right w:val="none" w:sz="0" w:space="0" w:color="auto"/>
                  </w:divBdr>
                </w:div>
                <w:div w:id="1717776440">
                  <w:marLeft w:val="640"/>
                  <w:marRight w:val="0"/>
                  <w:marTop w:val="0"/>
                  <w:marBottom w:val="0"/>
                  <w:divBdr>
                    <w:top w:val="none" w:sz="0" w:space="0" w:color="auto"/>
                    <w:left w:val="none" w:sz="0" w:space="0" w:color="auto"/>
                    <w:bottom w:val="none" w:sz="0" w:space="0" w:color="auto"/>
                    <w:right w:val="none" w:sz="0" w:space="0" w:color="auto"/>
                  </w:divBdr>
                </w:div>
                <w:div w:id="1732313348">
                  <w:marLeft w:val="640"/>
                  <w:marRight w:val="0"/>
                  <w:marTop w:val="0"/>
                  <w:marBottom w:val="0"/>
                  <w:divBdr>
                    <w:top w:val="none" w:sz="0" w:space="0" w:color="auto"/>
                    <w:left w:val="none" w:sz="0" w:space="0" w:color="auto"/>
                    <w:bottom w:val="none" w:sz="0" w:space="0" w:color="auto"/>
                    <w:right w:val="none" w:sz="0" w:space="0" w:color="auto"/>
                  </w:divBdr>
                </w:div>
                <w:div w:id="1759936038">
                  <w:marLeft w:val="640"/>
                  <w:marRight w:val="0"/>
                  <w:marTop w:val="0"/>
                  <w:marBottom w:val="0"/>
                  <w:divBdr>
                    <w:top w:val="none" w:sz="0" w:space="0" w:color="auto"/>
                    <w:left w:val="none" w:sz="0" w:space="0" w:color="auto"/>
                    <w:bottom w:val="none" w:sz="0" w:space="0" w:color="auto"/>
                    <w:right w:val="none" w:sz="0" w:space="0" w:color="auto"/>
                  </w:divBdr>
                </w:div>
                <w:div w:id="1781531341">
                  <w:marLeft w:val="640"/>
                  <w:marRight w:val="0"/>
                  <w:marTop w:val="0"/>
                  <w:marBottom w:val="0"/>
                  <w:divBdr>
                    <w:top w:val="none" w:sz="0" w:space="0" w:color="auto"/>
                    <w:left w:val="none" w:sz="0" w:space="0" w:color="auto"/>
                    <w:bottom w:val="none" w:sz="0" w:space="0" w:color="auto"/>
                    <w:right w:val="none" w:sz="0" w:space="0" w:color="auto"/>
                  </w:divBdr>
                </w:div>
                <w:div w:id="1819497187">
                  <w:marLeft w:val="640"/>
                  <w:marRight w:val="0"/>
                  <w:marTop w:val="0"/>
                  <w:marBottom w:val="0"/>
                  <w:divBdr>
                    <w:top w:val="none" w:sz="0" w:space="0" w:color="auto"/>
                    <w:left w:val="none" w:sz="0" w:space="0" w:color="auto"/>
                    <w:bottom w:val="none" w:sz="0" w:space="0" w:color="auto"/>
                    <w:right w:val="none" w:sz="0" w:space="0" w:color="auto"/>
                  </w:divBdr>
                </w:div>
                <w:div w:id="1840922457">
                  <w:marLeft w:val="640"/>
                  <w:marRight w:val="0"/>
                  <w:marTop w:val="0"/>
                  <w:marBottom w:val="0"/>
                  <w:divBdr>
                    <w:top w:val="none" w:sz="0" w:space="0" w:color="auto"/>
                    <w:left w:val="none" w:sz="0" w:space="0" w:color="auto"/>
                    <w:bottom w:val="none" w:sz="0" w:space="0" w:color="auto"/>
                    <w:right w:val="none" w:sz="0" w:space="0" w:color="auto"/>
                  </w:divBdr>
                </w:div>
                <w:div w:id="1845129722">
                  <w:marLeft w:val="640"/>
                  <w:marRight w:val="0"/>
                  <w:marTop w:val="0"/>
                  <w:marBottom w:val="0"/>
                  <w:divBdr>
                    <w:top w:val="none" w:sz="0" w:space="0" w:color="auto"/>
                    <w:left w:val="none" w:sz="0" w:space="0" w:color="auto"/>
                    <w:bottom w:val="none" w:sz="0" w:space="0" w:color="auto"/>
                    <w:right w:val="none" w:sz="0" w:space="0" w:color="auto"/>
                  </w:divBdr>
                </w:div>
                <w:div w:id="1848784065">
                  <w:marLeft w:val="640"/>
                  <w:marRight w:val="0"/>
                  <w:marTop w:val="0"/>
                  <w:marBottom w:val="0"/>
                  <w:divBdr>
                    <w:top w:val="none" w:sz="0" w:space="0" w:color="auto"/>
                    <w:left w:val="none" w:sz="0" w:space="0" w:color="auto"/>
                    <w:bottom w:val="none" w:sz="0" w:space="0" w:color="auto"/>
                    <w:right w:val="none" w:sz="0" w:space="0" w:color="auto"/>
                  </w:divBdr>
                </w:div>
                <w:div w:id="1930918609">
                  <w:marLeft w:val="640"/>
                  <w:marRight w:val="0"/>
                  <w:marTop w:val="0"/>
                  <w:marBottom w:val="0"/>
                  <w:divBdr>
                    <w:top w:val="none" w:sz="0" w:space="0" w:color="auto"/>
                    <w:left w:val="none" w:sz="0" w:space="0" w:color="auto"/>
                    <w:bottom w:val="none" w:sz="0" w:space="0" w:color="auto"/>
                    <w:right w:val="none" w:sz="0" w:space="0" w:color="auto"/>
                  </w:divBdr>
                </w:div>
                <w:div w:id="1980915314">
                  <w:marLeft w:val="640"/>
                  <w:marRight w:val="0"/>
                  <w:marTop w:val="0"/>
                  <w:marBottom w:val="0"/>
                  <w:divBdr>
                    <w:top w:val="none" w:sz="0" w:space="0" w:color="auto"/>
                    <w:left w:val="none" w:sz="0" w:space="0" w:color="auto"/>
                    <w:bottom w:val="none" w:sz="0" w:space="0" w:color="auto"/>
                    <w:right w:val="none" w:sz="0" w:space="0" w:color="auto"/>
                  </w:divBdr>
                </w:div>
                <w:div w:id="2012680508">
                  <w:marLeft w:val="640"/>
                  <w:marRight w:val="0"/>
                  <w:marTop w:val="0"/>
                  <w:marBottom w:val="0"/>
                  <w:divBdr>
                    <w:top w:val="none" w:sz="0" w:space="0" w:color="auto"/>
                    <w:left w:val="none" w:sz="0" w:space="0" w:color="auto"/>
                    <w:bottom w:val="none" w:sz="0" w:space="0" w:color="auto"/>
                    <w:right w:val="none" w:sz="0" w:space="0" w:color="auto"/>
                  </w:divBdr>
                </w:div>
                <w:div w:id="2021272842">
                  <w:marLeft w:val="640"/>
                  <w:marRight w:val="0"/>
                  <w:marTop w:val="0"/>
                  <w:marBottom w:val="0"/>
                  <w:divBdr>
                    <w:top w:val="none" w:sz="0" w:space="0" w:color="auto"/>
                    <w:left w:val="none" w:sz="0" w:space="0" w:color="auto"/>
                    <w:bottom w:val="none" w:sz="0" w:space="0" w:color="auto"/>
                    <w:right w:val="none" w:sz="0" w:space="0" w:color="auto"/>
                  </w:divBdr>
                </w:div>
                <w:div w:id="2024550855">
                  <w:marLeft w:val="640"/>
                  <w:marRight w:val="0"/>
                  <w:marTop w:val="0"/>
                  <w:marBottom w:val="0"/>
                  <w:divBdr>
                    <w:top w:val="none" w:sz="0" w:space="0" w:color="auto"/>
                    <w:left w:val="none" w:sz="0" w:space="0" w:color="auto"/>
                    <w:bottom w:val="none" w:sz="0" w:space="0" w:color="auto"/>
                    <w:right w:val="none" w:sz="0" w:space="0" w:color="auto"/>
                  </w:divBdr>
                </w:div>
                <w:div w:id="2035499129">
                  <w:marLeft w:val="640"/>
                  <w:marRight w:val="0"/>
                  <w:marTop w:val="0"/>
                  <w:marBottom w:val="0"/>
                  <w:divBdr>
                    <w:top w:val="none" w:sz="0" w:space="0" w:color="auto"/>
                    <w:left w:val="none" w:sz="0" w:space="0" w:color="auto"/>
                    <w:bottom w:val="none" w:sz="0" w:space="0" w:color="auto"/>
                    <w:right w:val="none" w:sz="0" w:space="0" w:color="auto"/>
                  </w:divBdr>
                </w:div>
                <w:div w:id="2037927487">
                  <w:marLeft w:val="640"/>
                  <w:marRight w:val="0"/>
                  <w:marTop w:val="0"/>
                  <w:marBottom w:val="0"/>
                  <w:divBdr>
                    <w:top w:val="none" w:sz="0" w:space="0" w:color="auto"/>
                    <w:left w:val="none" w:sz="0" w:space="0" w:color="auto"/>
                    <w:bottom w:val="none" w:sz="0" w:space="0" w:color="auto"/>
                    <w:right w:val="none" w:sz="0" w:space="0" w:color="auto"/>
                  </w:divBdr>
                </w:div>
                <w:div w:id="2085759774">
                  <w:marLeft w:val="640"/>
                  <w:marRight w:val="0"/>
                  <w:marTop w:val="0"/>
                  <w:marBottom w:val="0"/>
                  <w:divBdr>
                    <w:top w:val="none" w:sz="0" w:space="0" w:color="auto"/>
                    <w:left w:val="none" w:sz="0" w:space="0" w:color="auto"/>
                    <w:bottom w:val="none" w:sz="0" w:space="0" w:color="auto"/>
                    <w:right w:val="none" w:sz="0" w:space="0" w:color="auto"/>
                  </w:divBdr>
                </w:div>
                <w:div w:id="2089384418">
                  <w:marLeft w:val="640"/>
                  <w:marRight w:val="0"/>
                  <w:marTop w:val="0"/>
                  <w:marBottom w:val="0"/>
                  <w:divBdr>
                    <w:top w:val="none" w:sz="0" w:space="0" w:color="auto"/>
                    <w:left w:val="none" w:sz="0" w:space="0" w:color="auto"/>
                    <w:bottom w:val="none" w:sz="0" w:space="0" w:color="auto"/>
                    <w:right w:val="none" w:sz="0" w:space="0" w:color="auto"/>
                  </w:divBdr>
                </w:div>
                <w:div w:id="2091348565">
                  <w:marLeft w:val="640"/>
                  <w:marRight w:val="0"/>
                  <w:marTop w:val="0"/>
                  <w:marBottom w:val="0"/>
                  <w:divBdr>
                    <w:top w:val="none" w:sz="0" w:space="0" w:color="auto"/>
                    <w:left w:val="none" w:sz="0" w:space="0" w:color="auto"/>
                    <w:bottom w:val="none" w:sz="0" w:space="0" w:color="auto"/>
                    <w:right w:val="none" w:sz="0" w:space="0" w:color="auto"/>
                  </w:divBdr>
                </w:div>
                <w:div w:id="2091921243">
                  <w:marLeft w:val="640"/>
                  <w:marRight w:val="0"/>
                  <w:marTop w:val="0"/>
                  <w:marBottom w:val="0"/>
                  <w:divBdr>
                    <w:top w:val="none" w:sz="0" w:space="0" w:color="auto"/>
                    <w:left w:val="none" w:sz="0" w:space="0" w:color="auto"/>
                    <w:bottom w:val="none" w:sz="0" w:space="0" w:color="auto"/>
                    <w:right w:val="none" w:sz="0" w:space="0" w:color="auto"/>
                  </w:divBdr>
                </w:div>
                <w:div w:id="2134664729">
                  <w:marLeft w:val="640"/>
                  <w:marRight w:val="0"/>
                  <w:marTop w:val="0"/>
                  <w:marBottom w:val="0"/>
                  <w:divBdr>
                    <w:top w:val="none" w:sz="0" w:space="0" w:color="auto"/>
                    <w:left w:val="none" w:sz="0" w:space="0" w:color="auto"/>
                    <w:bottom w:val="none" w:sz="0" w:space="0" w:color="auto"/>
                    <w:right w:val="none" w:sz="0" w:space="0" w:color="auto"/>
                  </w:divBdr>
                </w:div>
              </w:divsChild>
            </w:div>
            <w:div w:id="1380327365">
              <w:marLeft w:val="0"/>
              <w:marRight w:val="0"/>
              <w:marTop w:val="0"/>
              <w:marBottom w:val="0"/>
              <w:divBdr>
                <w:top w:val="none" w:sz="0" w:space="0" w:color="auto"/>
                <w:left w:val="none" w:sz="0" w:space="0" w:color="auto"/>
                <w:bottom w:val="none" w:sz="0" w:space="0" w:color="auto"/>
                <w:right w:val="none" w:sz="0" w:space="0" w:color="auto"/>
              </w:divBdr>
              <w:divsChild>
                <w:div w:id="78410671">
                  <w:marLeft w:val="640"/>
                  <w:marRight w:val="0"/>
                  <w:marTop w:val="0"/>
                  <w:marBottom w:val="0"/>
                  <w:divBdr>
                    <w:top w:val="none" w:sz="0" w:space="0" w:color="auto"/>
                    <w:left w:val="none" w:sz="0" w:space="0" w:color="auto"/>
                    <w:bottom w:val="none" w:sz="0" w:space="0" w:color="auto"/>
                    <w:right w:val="none" w:sz="0" w:space="0" w:color="auto"/>
                  </w:divBdr>
                </w:div>
                <w:div w:id="82185904">
                  <w:marLeft w:val="640"/>
                  <w:marRight w:val="0"/>
                  <w:marTop w:val="0"/>
                  <w:marBottom w:val="0"/>
                  <w:divBdr>
                    <w:top w:val="none" w:sz="0" w:space="0" w:color="auto"/>
                    <w:left w:val="none" w:sz="0" w:space="0" w:color="auto"/>
                    <w:bottom w:val="none" w:sz="0" w:space="0" w:color="auto"/>
                    <w:right w:val="none" w:sz="0" w:space="0" w:color="auto"/>
                  </w:divBdr>
                </w:div>
                <w:div w:id="84545434">
                  <w:marLeft w:val="640"/>
                  <w:marRight w:val="0"/>
                  <w:marTop w:val="0"/>
                  <w:marBottom w:val="0"/>
                  <w:divBdr>
                    <w:top w:val="none" w:sz="0" w:space="0" w:color="auto"/>
                    <w:left w:val="none" w:sz="0" w:space="0" w:color="auto"/>
                    <w:bottom w:val="none" w:sz="0" w:space="0" w:color="auto"/>
                    <w:right w:val="none" w:sz="0" w:space="0" w:color="auto"/>
                  </w:divBdr>
                </w:div>
                <w:div w:id="90972155">
                  <w:marLeft w:val="640"/>
                  <w:marRight w:val="0"/>
                  <w:marTop w:val="0"/>
                  <w:marBottom w:val="0"/>
                  <w:divBdr>
                    <w:top w:val="none" w:sz="0" w:space="0" w:color="auto"/>
                    <w:left w:val="none" w:sz="0" w:space="0" w:color="auto"/>
                    <w:bottom w:val="none" w:sz="0" w:space="0" w:color="auto"/>
                    <w:right w:val="none" w:sz="0" w:space="0" w:color="auto"/>
                  </w:divBdr>
                </w:div>
                <w:div w:id="95752481">
                  <w:marLeft w:val="640"/>
                  <w:marRight w:val="0"/>
                  <w:marTop w:val="0"/>
                  <w:marBottom w:val="0"/>
                  <w:divBdr>
                    <w:top w:val="none" w:sz="0" w:space="0" w:color="auto"/>
                    <w:left w:val="none" w:sz="0" w:space="0" w:color="auto"/>
                    <w:bottom w:val="none" w:sz="0" w:space="0" w:color="auto"/>
                    <w:right w:val="none" w:sz="0" w:space="0" w:color="auto"/>
                  </w:divBdr>
                </w:div>
                <w:div w:id="129445886">
                  <w:marLeft w:val="640"/>
                  <w:marRight w:val="0"/>
                  <w:marTop w:val="0"/>
                  <w:marBottom w:val="0"/>
                  <w:divBdr>
                    <w:top w:val="none" w:sz="0" w:space="0" w:color="auto"/>
                    <w:left w:val="none" w:sz="0" w:space="0" w:color="auto"/>
                    <w:bottom w:val="none" w:sz="0" w:space="0" w:color="auto"/>
                    <w:right w:val="none" w:sz="0" w:space="0" w:color="auto"/>
                  </w:divBdr>
                </w:div>
                <w:div w:id="129832468">
                  <w:marLeft w:val="640"/>
                  <w:marRight w:val="0"/>
                  <w:marTop w:val="0"/>
                  <w:marBottom w:val="0"/>
                  <w:divBdr>
                    <w:top w:val="none" w:sz="0" w:space="0" w:color="auto"/>
                    <w:left w:val="none" w:sz="0" w:space="0" w:color="auto"/>
                    <w:bottom w:val="none" w:sz="0" w:space="0" w:color="auto"/>
                    <w:right w:val="none" w:sz="0" w:space="0" w:color="auto"/>
                  </w:divBdr>
                </w:div>
                <w:div w:id="150801746">
                  <w:marLeft w:val="640"/>
                  <w:marRight w:val="0"/>
                  <w:marTop w:val="0"/>
                  <w:marBottom w:val="0"/>
                  <w:divBdr>
                    <w:top w:val="none" w:sz="0" w:space="0" w:color="auto"/>
                    <w:left w:val="none" w:sz="0" w:space="0" w:color="auto"/>
                    <w:bottom w:val="none" w:sz="0" w:space="0" w:color="auto"/>
                    <w:right w:val="none" w:sz="0" w:space="0" w:color="auto"/>
                  </w:divBdr>
                </w:div>
                <w:div w:id="156121331">
                  <w:marLeft w:val="640"/>
                  <w:marRight w:val="0"/>
                  <w:marTop w:val="0"/>
                  <w:marBottom w:val="0"/>
                  <w:divBdr>
                    <w:top w:val="none" w:sz="0" w:space="0" w:color="auto"/>
                    <w:left w:val="none" w:sz="0" w:space="0" w:color="auto"/>
                    <w:bottom w:val="none" w:sz="0" w:space="0" w:color="auto"/>
                    <w:right w:val="none" w:sz="0" w:space="0" w:color="auto"/>
                  </w:divBdr>
                </w:div>
                <w:div w:id="180094611">
                  <w:marLeft w:val="640"/>
                  <w:marRight w:val="0"/>
                  <w:marTop w:val="0"/>
                  <w:marBottom w:val="0"/>
                  <w:divBdr>
                    <w:top w:val="none" w:sz="0" w:space="0" w:color="auto"/>
                    <w:left w:val="none" w:sz="0" w:space="0" w:color="auto"/>
                    <w:bottom w:val="none" w:sz="0" w:space="0" w:color="auto"/>
                    <w:right w:val="none" w:sz="0" w:space="0" w:color="auto"/>
                  </w:divBdr>
                </w:div>
                <w:div w:id="182060265">
                  <w:marLeft w:val="640"/>
                  <w:marRight w:val="0"/>
                  <w:marTop w:val="0"/>
                  <w:marBottom w:val="0"/>
                  <w:divBdr>
                    <w:top w:val="none" w:sz="0" w:space="0" w:color="auto"/>
                    <w:left w:val="none" w:sz="0" w:space="0" w:color="auto"/>
                    <w:bottom w:val="none" w:sz="0" w:space="0" w:color="auto"/>
                    <w:right w:val="none" w:sz="0" w:space="0" w:color="auto"/>
                  </w:divBdr>
                </w:div>
                <w:div w:id="325791045">
                  <w:marLeft w:val="640"/>
                  <w:marRight w:val="0"/>
                  <w:marTop w:val="0"/>
                  <w:marBottom w:val="0"/>
                  <w:divBdr>
                    <w:top w:val="none" w:sz="0" w:space="0" w:color="auto"/>
                    <w:left w:val="none" w:sz="0" w:space="0" w:color="auto"/>
                    <w:bottom w:val="none" w:sz="0" w:space="0" w:color="auto"/>
                    <w:right w:val="none" w:sz="0" w:space="0" w:color="auto"/>
                  </w:divBdr>
                </w:div>
                <w:div w:id="332073191">
                  <w:marLeft w:val="640"/>
                  <w:marRight w:val="0"/>
                  <w:marTop w:val="0"/>
                  <w:marBottom w:val="0"/>
                  <w:divBdr>
                    <w:top w:val="none" w:sz="0" w:space="0" w:color="auto"/>
                    <w:left w:val="none" w:sz="0" w:space="0" w:color="auto"/>
                    <w:bottom w:val="none" w:sz="0" w:space="0" w:color="auto"/>
                    <w:right w:val="none" w:sz="0" w:space="0" w:color="auto"/>
                  </w:divBdr>
                </w:div>
                <w:div w:id="341857281">
                  <w:marLeft w:val="640"/>
                  <w:marRight w:val="0"/>
                  <w:marTop w:val="0"/>
                  <w:marBottom w:val="0"/>
                  <w:divBdr>
                    <w:top w:val="none" w:sz="0" w:space="0" w:color="auto"/>
                    <w:left w:val="none" w:sz="0" w:space="0" w:color="auto"/>
                    <w:bottom w:val="none" w:sz="0" w:space="0" w:color="auto"/>
                    <w:right w:val="none" w:sz="0" w:space="0" w:color="auto"/>
                  </w:divBdr>
                </w:div>
                <w:div w:id="351152421">
                  <w:marLeft w:val="640"/>
                  <w:marRight w:val="0"/>
                  <w:marTop w:val="0"/>
                  <w:marBottom w:val="0"/>
                  <w:divBdr>
                    <w:top w:val="none" w:sz="0" w:space="0" w:color="auto"/>
                    <w:left w:val="none" w:sz="0" w:space="0" w:color="auto"/>
                    <w:bottom w:val="none" w:sz="0" w:space="0" w:color="auto"/>
                    <w:right w:val="none" w:sz="0" w:space="0" w:color="auto"/>
                  </w:divBdr>
                </w:div>
                <w:div w:id="374619400">
                  <w:marLeft w:val="640"/>
                  <w:marRight w:val="0"/>
                  <w:marTop w:val="0"/>
                  <w:marBottom w:val="0"/>
                  <w:divBdr>
                    <w:top w:val="none" w:sz="0" w:space="0" w:color="auto"/>
                    <w:left w:val="none" w:sz="0" w:space="0" w:color="auto"/>
                    <w:bottom w:val="none" w:sz="0" w:space="0" w:color="auto"/>
                    <w:right w:val="none" w:sz="0" w:space="0" w:color="auto"/>
                  </w:divBdr>
                </w:div>
                <w:div w:id="378357275">
                  <w:marLeft w:val="640"/>
                  <w:marRight w:val="0"/>
                  <w:marTop w:val="0"/>
                  <w:marBottom w:val="0"/>
                  <w:divBdr>
                    <w:top w:val="none" w:sz="0" w:space="0" w:color="auto"/>
                    <w:left w:val="none" w:sz="0" w:space="0" w:color="auto"/>
                    <w:bottom w:val="none" w:sz="0" w:space="0" w:color="auto"/>
                    <w:right w:val="none" w:sz="0" w:space="0" w:color="auto"/>
                  </w:divBdr>
                </w:div>
                <w:div w:id="412090516">
                  <w:marLeft w:val="640"/>
                  <w:marRight w:val="0"/>
                  <w:marTop w:val="0"/>
                  <w:marBottom w:val="0"/>
                  <w:divBdr>
                    <w:top w:val="none" w:sz="0" w:space="0" w:color="auto"/>
                    <w:left w:val="none" w:sz="0" w:space="0" w:color="auto"/>
                    <w:bottom w:val="none" w:sz="0" w:space="0" w:color="auto"/>
                    <w:right w:val="none" w:sz="0" w:space="0" w:color="auto"/>
                  </w:divBdr>
                </w:div>
                <w:div w:id="436410053">
                  <w:marLeft w:val="640"/>
                  <w:marRight w:val="0"/>
                  <w:marTop w:val="0"/>
                  <w:marBottom w:val="0"/>
                  <w:divBdr>
                    <w:top w:val="none" w:sz="0" w:space="0" w:color="auto"/>
                    <w:left w:val="none" w:sz="0" w:space="0" w:color="auto"/>
                    <w:bottom w:val="none" w:sz="0" w:space="0" w:color="auto"/>
                    <w:right w:val="none" w:sz="0" w:space="0" w:color="auto"/>
                  </w:divBdr>
                </w:div>
                <w:div w:id="453716075">
                  <w:marLeft w:val="640"/>
                  <w:marRight w:val="0"/>
                  <w:marTop w:val="0"/>
                  <w:marBottom w:val="0"/>
                  <w:divBdr>
                    <w:top w:val="none" w:sz="0" w:space="0" w:color="auto"/>
                    <w:left w:val="none" w:sz="0" w:space="0" w:color="auto"/>
                    <w:bottom w:val="none" w:sz="0" w:space="0" w:color="auto"/>
                    <w:right w:val="none" w:sz="0" w:space="0" w:color="auto"/>
                  </w:divBdr>
                </w:div>
                <w:div w:id="516042621">
                  <w:marLeft w:val="640"/>
                  <w:marRight w:val="0"/>
                  <w:marTop w:val="0"/>
                  <w:marBottom w:val="0"/>
                  <w:divBdr>
                    <w:top w:val="none" w:sz="0" w:space="0" w:color="auto"/>
                    <w:left w:val="none" w:sz="0" w:space="0" w:color="auto"/>
                    <w:bottom w:val="none" w:sz="0" w:space="0" w:color="auto"/>
                    <w:right w:val="none" w:sz="0" w:space="0" w:color="auto"/>
                  </w:divBdr>
                </w:div>
                <w:div w:id="521552073">
                  <w:marLeft w:val="640"/>
                  <w:marRight w:val="0"/>
                  <w:marTop w:val="0"/>
                  <w:marBottom w:val="0"/>
                  <w:divBdr>
                    <w:top w:val="none" w:sz="0" w:space="0" w:color="auto"/>
                    <w:left w:val="none" w:sz="0" w:space="0" w:color="auto"/>
                    <w:bottom w:val="none" w:sz="0" w:space="0" w:color="auto"/>
                    <w:right w:val="none" w:sz="0" w:space="0" w:color="auto"/>
                  </w:divBdr>
                </w:div>
                <w:div w:id="554585921">
                  <w:marLeft w:val="640"/>
                  <w:marRight w:val="0"/>
                  <w:marTop w:val="0"/>
                  <w:marBottom w:val="0"/>
                  <w:divBdr>
                    <w:top w:val="none" w:sz="0" w:space="0" w:color="auto"/>
                    <w:left w:val="none" w:sz="0" w:space="0" w:color="auto"/>
                    <w:bottom w:val="none" w:sz="0" w:space="0" w:color="auto"/>
                    <w:right w:val="none" w:sz="0" w:space="0" w:color="auto"/>
                  </w:divBdr>
                </w:div>
                <w:div w:id="608852338">
                  <w:marLeft w:val="640"/>
                  <w:marRight w:val="0"/>
                  <w:marTop w:val="0"/>
                  <w:marBottom w:val="0"/>
                  <w:divBdr>
                    <w:top w:val="none" w:sz="0" w:space="0" w:color="auto"/>
                    <w:left w:val="none" w:sz="0" w:space="0" w:color="auto"/>
                    <w:bottom w:val="none" w:sz="0" w:space="0" w:color="auto"/>
                    <w:right w:val="none" w:sz="0" w:space="0" w:color="auto"/>
                  </w:divBdr>
                </w:div>
                <w:div w:id="664014557">
                  <w:marLeft w:val="640"/>
                  <w:marRight w:val="0"/>
                  <w:marTop w:val="0"/>
                  <w:marBottom w:val="0"/>
                  <w:divBdr>
                    <w:top w:val="none" w:sz="0" w:space="0" w:color="auto"/>
                    <w:left w:val="none" w:sz="0" w:space="0" w:color="auto"/>
                    <w:bottom w:val="none" w:sz="0" w:space="0" w:color="auto"/>
                    <w:right w:val="none" w:sz="0" w:space="0" w:color="auto"/>
                  </w:divBdr>
                </w:div>
                <w:div w:id="761756140">
                  <w:marLeft w:val="640"/>
                  <w:marRight w:val="0"/>
                  <w:marTop w:val="0"/>
                  <w:marBottom w:val="0"/>
                  <w:divBdr>
                    <w:top w:val="none" w:sz="0" w:space="0" w:color="auto"/>
                    <w:left w:val="none" w:sz="0" w:space="0" w:color="auto"/>
                    <w:bottom w:val="none" w:sz="0" w:space="0" w:color="auto"/>
                    <w:right w:val="none" w:sz="0" w:space="0" w:color="auto"/>
                  </w:divBdr>
                </w:div>
                <w:div w:id="813982638">
                  <w:marLeft w:val="640"/>
                  <w:marRight w:val="0"/>
                  <w:marTop w:val="0"/>
                  <w:marBottom w:val="0"/>
                  <w:divBdr>
                    <w:top w:val="none" w:sz="0" w:space="0" w:color="auto"/>
                    <w:left w:val="none" w:sz="0" w:space="0" w:color="auto"/>
                    <w:bottom w:val="none" w:sz="0" w:space="0" w:color="auto"/>
                    <w:right w:val="none" w:sz="0" w:space="0" w:color="auto"/>
                  </w:divBdr>
                </w:div>
                <w:div w:id="832338060">
                  <w:marLeft w:val="640"/>
                  <w:marRight w:val="0"/>
                  <w:marTop w:val="0"/>
                  <w:marBottom w:val="0"/>
                  <w:divBdr>
                    <w:top w:val="none" w:sz="0" w:space="0" w:color="auto"/>
                    <w:left w:val="none" w:sz="0" w:space="0" w:color="auto"/>
                    <w:bottom w:val="none" w:sz="0" w:space="0" w:color="auto"/>
                    <w:right w:val="none" w:sz="0" w:space="0" w:color="auto"/>
                  </w:divBdr>
                </w:div>
                <w:div w:id="843321709">
                  <w:marLeft w:val="640"/>
                  <w:marRight w:val="0"/>
                  <w:marTop w:val="0"/>
                  <w:marBottom w:val="0"/>
                  <w:divBdr>
                    <w:top w:val="none" w:sz="0" w:space="0" w:color="auto"/>
                    <w:left w:val="none" w:sz="0" w:space="0" w:color="auto"/>
                    <w:bottom w:val="none" w:sz="0" w:space="0" w:color="auto"/>
                    <w:right w:val="none" w:sz="0" w:space="0" w:color="auto"/>
                  </w:divBdr>
                </w:div>
                <w:div w:id="950160960">
                  <w:marLeft w:val="640"/>
                  <w:marRight w:val="0"/>
                  <w:marTop w:val="0"/>
                  <w:marBottom w:val="0"/>
                  <w:divBdr>
                    <w:top w:val="none" w:sz="0" w:space="0" w:color="auto"/>
                    <w:left w:val="none" w:sz="0" w:space="0" w:color="auto"/>
                    <w:bottom w:val="none" w:sz="0" w:space="0" w:color="auto"/>
                    <w:right w:val="none" w:sz="0" w:space="0" w:color="auto"/>
                  </w:divBdr>
                </w:div>
                <w:div w:id="1035232073">
                  <w:marLeft w:val="640"/>
                  <w:marRight w:val="0"/>
                  <w:marTop w:val="0"/>
                  <w:marBottom w:val="0"/>
                  <w:divBdr>
                    <w:top w:val="none" w:sz="0" w:space="0" w:color="auto"/>
                    <w:left w:val="none" w:sz="0" w:space="0" w:color="auto"/>
                    <w:bottom w:val="none" w:sz="0" w:space="0" w:color="auto"/>
                    <w:right w:val="none" w:sz="0" w:space="0" w:color="auto"/>
                  </w:divBdr>
                </w:div>
                <w:div w:id="1041784748">
                  <w:marLeft w:val="640"/>
                  <w:marRight w:val="0"/>
                  <w:marTop w:val="0"/>
                  <w:marBottom w:val="0"/>
                  <w:divBdr>
                    <w:top w:val="none" w:sz="0" w:space="0" w:color="auto"/>
                    <w:left w:val="none" w:sz="0" w:space="0" w:color="auto"/>
                    <w:bottom w:val="none" w:sz="0" w:space="0" w:color="auto"/>
                    <w:right w:val="none" w:sz="0" w:space="0" w:color="auto"/>
                  </w:divBdr>
                </w:div>
                <w:div w:id="1062171818">
                  <w:marLeft w:val="640"/>
                  <w:marRight w:val="0"/>
                  <w:marTop w:val="0"/>
                  <w:marBottom w:val="0"/>
                  <w:divBdr>
                    <w:top w:val="none" w:sz="0" w:space="0" w:color="auto"/>
                    <w:left w:val="none" w:sz="0" w:space="0" w:color="auto"/>
                    <w:bottom w:val="none" w:sz="0" w:space="0" w:color="auto"/>
                    <w:right w:val="none" w:sz="0" w:space="0" w:color="auto"/>
                  </w:divBdr>
                </w:div>
                <w:div w:id="1087652799">
                  <w:marLeft w:val="640"/>
                  <w:marRight w:val="0"/>
                  <w:marTop w:val="0"/>
                  <w:marBottom w:val="0"/>
                  <w:divBdr>
                    <w:top w:val="none" w:sz="0" w:space="0" w:color="auto"/>
                    <w:left w:val="none" w:sz="0" w:space="0" w:color="auto"/>
                    <w:bottom w:val="none" w:sz="0" w:space="0" w:color="auto"/>
                    <w:right w:val="none" w:sz="0" w:space="0" w:color="auto"/>
                  </w:divBdr>
                </w:div>
                <w:div w:id="1100877565">
                  <w:marLeft w:val="640"/>
                  <w:marRight w:val="0"/>
                  <w:marTop w:val="0"/>
                  <w:marBottom w:val="0"/>
                  <w:divBdr>
                    <w:top w:val="none" w:sz="0" w:space="0" w:color="auto"/>
                    <w:left w:val="none" w:sz="0" w:space="0" w:color="auto"/>
                    <w:bottom w:val="none" w:sz="0" w:space="0" w:color="auto"/>
                    <w:right w:val="none" w:sz="0" w:space="0" w:color="auto"/>
                  </w:divBdr>
                </w:div>
                <w:div w:id="1137527887">
                  <w:marLeft w:val="640"/>
                  <w:marRight w:val="0"/>
                  <w:marTop w:val="0"/>
                  <w:marBottom w:val="0"/>
                  <w:divBdr>
                    <w:top w:val="none" w:sz="0" w:space="0" w:color="auto"/>
                    <w:left w:val="none" w:sz="0" w:space="0" w:color="auto"/>
                    <w:bottom w:val="none" w:sz="0" w:space="0" w:color="auto"/>
                    <w:right w:val="none" w:sz="0" w:space="0" w:color="auto"/>
                  </w:divBdr>
                </w:div>
                <w:div w:id="1153524642">
                  <w:marLeft w:val="640"/>
                  <w:marRight w:val="0"/>
                  <w:marTop w:val="0"/>
                  <w:marBottom w:val="0"/>
                  <w:divBdr>
                    <w:top w:val="none" w:sz="0" w:space="0" w:color="auto"/>
                    <w:left w:val="none" w:sz="0" w:space="0" w:color="auto"/>
                    <w:bottom w:val="none" w:sz="0" w:space="0" w:color="auto"/>
                    <w:right w:val="none" w:sz="0" w:space="0" w:color="auto"/>
                  </w:divBdr>
                </w:div>
                <w:div w:id="1168209009">
                  <w:marLeft w:val="640"/>
                  <w:marRight w:val="0"/>
                  <w:marTop w:val="0"/>
                  <w:marBottom w:val="0"/>
                  <w:divBdr>
                    <w:top w:val="none" w:sz="0" w:space="0" w:color="auto"/>
                    <w:left w:val="none" w:sz="0" w:space="0" w:color="auto"/>
                    <w:bottom w:val="none" w:sz="0" w:space="0" w:color="auto"/>
                    <w:right w:val="none" w:sz="0" w:space="0" w:color="auto"/>
                  </w:divBdr>
                </w:div>
                <w:div w:id="1187403672">
                  <w:marLeft w:val="640"/>
                  <w:marRight w:val="0"/>
                  <w:marTop w:val="0"/>
                  <w:marBottom w:val="0"/>
                  <w:divBdr>
                    <w:top w:val="none" w:sz="0" w:space="0" w:color="auto"/>
                    <w:left w:val="none" w:sz="0" w:space="0" w:color="auto"/>
                    <w:bottom w:val="none" w:sz="0" w:space="0" w:color="auto"/>
                    <w:right w:val="none" w:sz="0" w:space="0" w:color="auto"/>
                  </w:divBdr>
                </w:div>
                <w:div w:id="1188450911">
                  <w:marLeft w:val="640"/>
                  <w:marRight w:val="0"/>
                  <w:marTop w:val="0"/>
                  <w:marBottom w:val="0"/>
                  <w:divBdr>
                    <w:top w:val="none" w:sz="0" w:space="0" w:color="auto"/>
                    <w:left w:val="none" w:sz="0" w:space="0" w:color="auto"/>
                    <w:bottom w:val="none" w:sz="0" w:space="0" w:color="auto"/>
                    <w:right w:val="none" w:sz="0" w:space="0" w:color="auto"/>
                  </w:divBdr>
                </w:div>
                <w:div w:id="1195341674">
                  <w:marLeft w:val="640"/>
                  <w:marRight w:val="0"/>
                  <w:marTop w:val="0"/>
                  <w:marBottom w:val="0"/>
                  <w:divBdr>
                    <w:top w:val="none" w:sz="0" w:space="0" w:color="auto"/>
                    <w:left w:val="none" w:sz="0" w:space="0" w:color="auto"/>
                    <w:bottom w:val="none" w:sz="0" w:space="0" w:color="auto"/>
                    <w:right w:val="none" w:sz="0" w:space="0" w:color="auto"/>
                  </w:divBdr>
                </w:div>
                <w:div w:id="1249575714">
                  <w:marLeft w:val="640"/>
                  <w:marRight w:val="0"/>
                  <w:marTop w:val="0"/>
                  <w:marBottom w:val="0"/>
                  <w:divBdr>
                    <w:top w:val="none" w:sz="0" w:space="0" w:color="auto"/>
                    <w:left w:val="none" w:sz="0" w:space="0" w:color="auto"/>
                    <w:bottom w:val="none" w:sz="0" w:space="0" w:color="auto"/>
                    <w:right w:val="none" w:sz="0" w:space="0" w:color="auto"/>
                  </w:divBdr>
                </w:div>
                <w:div w:id="1286546696">
                  <w:marLeft w:val="640"/>
                  <w:marRight w:val="0"/>
                  <w:marTop w:val="0"/>
                  <w:marBottom w:val="0"/>
                  <w:divBdr>
                    <w:top w:val="none" w:sz="0" w:space="0" w:color="auto"/>
                    <w:left w:val="none" w:sz="0" w:space="0" w:color="auto"/>
                    <w:bottom w:val="none" w:sz="0" w:space="0" w:color="auto"/>
                    <w:right w:val="none" w:sz="0" w:space="0" w:color="auto"/>
                  </w:divBdr>
                </w:div>
                <w:div w:id="1338851788">
                  <w:marLeft w:val="640"/>
                  <w:marRight w:val="0"/>
                  <w:marTop w:val="0"/>
                  <w:marBottom w:val="0"/>
                  <w:divBdr>
                    <w:top w:val="none" w:sz="0" w:space="0" w:color="auto"/>
                    <w:left w:val="none" w:sz="0" w:space="0" w:color="auto"/>
                    <w:bottom w:val="none" w:sz="0" w:space="0" w:color="auto"/>
                    <w:right w:val="none" w:sz="0" w:space="0" w:color="auto"/>
                  </w:divBdr>
                </w:div>
                <w:div w:id="1449204123">
                  <w:marLeft w:val="640"/>
                  <w:marRight w:val="0"/>
                  <w:marTop w:val="0"/>
                  <w:marBottom w:val="0"/>
                  <w:divBdr>
                    <w:top w:val="none" w:sz="0" w:space="0" w:color="auto"/>
                    <w:left w:val="none" w:sz="0" w:space="0" w:color="auto"/>
                    <w:bottom w:val="none" w:sz="0" w:space="0" w:color="auto"/>
                    <w:right w:val="none" w:sz="0" w:space="0" w:color="auto"/>
                  </w:divBdr>
                </w:div>
                <w:div w:id="1521117830">
                  <w:marLeft w:val="640"/>
                  <w:marRight w:val="0"/>
                  <w:marTop w:val="0"/>
                  <w:marBottom w:val="0"/>
                  <w:divBdr>
                    <w:top w:val="none" w:sz="0" w:space="0" w:color="auto"/>
                    <w:left w:val="none" w:sz="0" w:space="0" w:color="auto"/>
                    <w:bottom w:val="none" w:sz="0" w:space="0" w:color="auto"/>
                    <w:right w:val="none" w:sz="0" w:space="0" w:color="auto"/>
                  </w:divBdr>
                </w:div>
                <w:div w:id="1566063579">
                  <w:marLeft w:val="640"/>
                  <w:marRight w:val="0"/>
                  <w:marTop w:val="0"/>
                  <w:marBottom w:val="0"/>
                  <w:divBdr>
                    <w:top w:val="none" w:sz="0" w:space="0" w:color="auto"/>
                    <w:left w:val="none" w:sz="0" w:space="0" w:color="auto"/>
                    <w:bottom w:val="none" w:sz="0" w:space="0" w:color="auto"/>
                    <w:right w:val="none" w:sz="0" w:space="0" w:color="auto"/>
                  </w:divBdr>
                </w:div>
                <w:div w:id="1589657370">
                  <w:marLeft w:val="640"/>
                  <w:marRight w:val="0"/>
                  <w:marTop w:val="0"/>
                  <w:marBottom w:val="0"/>
                  <w:divBdr>
                    <w:top w:val="none" w:sz="0" w:space="0" w:color="auto"/>
                    <w:left w:val="none" w:sz="0" w:space="0" w:color="auto"/>
                    <w:bottom w:val="none" w:sz="0" w:space="0" w:color="auto"/>
                    <w:right w:val="none" w:sz="0" w:space="0" w:color="auto"/>
                  </w:divBdr>
                </w:div>
                <w:div w:id="1644190303">
                  <w:marLeft w:val="640"/>
                  <w:marRight w:val="0"/>
                  <w:marTop w:val="0"/>
                  <w:marBottom w:val="0"/>
                  <w:divBdr>
                    <w:top w:val="none" w:sz="0" w:space="0" w:color="auto"/>
                    <w:left w:val="none" w:sz="0" w:space="0" w:color="auto"/>
                    <w:bottom w:val="none" w:sz="0" w:space="0" w:color="auto"/>
                    <w:right w:val="none" w:sz="0" w:space="0" w:color="auto"/>
                  </w:divBdr>
                </w:div>
                <w:div w:id="1723753328">
                  <w:marLeft w:val="640"/>
                  <w:marRight w:val="0"/>
                  <w:marTop w:val="0"/>
                  <w:marBottom w:val="0"/>
                  <w:divBdr>
                    <w:top w:val="none" w:sz="0" w:space="0" w:color="auto"/>
                    <w:left w:val="none" w:sz="0" w:space="0" w:color="auto"/>
                    <w:bottom w:val="none" w:sz="0" w:space="0" w:color="auto"/>
                    <w:right w:val="none" w:sz="0" w:space="0" w:color="auto"/>
                  </w:divBdr>
                </w:div>
                <w:div w:id="1730685770">
                  <w:marLeft w:val="640"/>
                  <w:marRight w:val="0"/>
                  <w:marTop w:val="0"/>
                  <w:marBottom w:val="0"/>
                  <w:divBdr>
                    <w:top w:val="none" w:sz="0" w:space="0" w:color="auto"/>
                    <w:left w:val="none" w:sz="0" w:space="0" w:color="auto"/>
                    <w:bottom w:val="none" w:sz="0" w:space="0" w:color="auto"/>
                    <w:right w:val="none" w:sz="0" w:space="0" w:color="auto"/>
                  </w:divBdr>
                </w:div>
                <w:div w:id="1791392512">
                  <w:marLeft w:val="640"/>
                  <w:marRight w:val="0"/>
                  <w:marTop w:val="0"/>
                  <w:marBottom w:val="0"/>
                  <w:divBdr>
                    <w:top w:val="none" w:sz="0" w:space="0" w:color="auto"/>
                    <w:left w:val="none" w:sz="0" w:space="0" w:color="auto"/>
                    <w:bottom w:val="none" w:sz="0" w:space="0" w:color="auto"/>
                    <w:right w:val="none" w:sz="0" w:space="0" w:color="auto"/>
                  </w:divBdr>
                </w:div>
                <w:div w:id="1872956231">
                  <w:marLeft w:val="640"/>
                  <w:marRight w:val="0"/>
                  <w:marTop w:val="0"/>
                  <w:marBottom w:val="0"/>
                  <w:divBdr>
                    <w:top w:val="none" w:sz="0" w:space="0" w:color="auto"/>
                    <w:left w:val="none" w:sz="0" w:space="0" w:color="auto"/>
                    <w:bottom w:val="none" w:sz="0" w:space="0" w:color="auto"/>
                    <w:right w:val="none" w:sz="0" w:space="0" w:color="auto"/>
                  </w:divBdr>
                </w:div>
                <w:div w:id="1927962213">
                  <w:marLeft w:val="640"/>
                  <w:marRight w:val="0"/>
                  <w:marTop w:val="0"/>
                  <w:marBottom w:val="0"/>
                  <w:divBdr>
                    <w:top w:val="none" w:sz="0" w:space="0" w:color="auto"/>
                    <w:left w:val="none" w:sz="0" w:space="0" w:color="auto"/>
                    <w:bottom w:val="none" w:sz="0" w:space="0" w:color="auto"/>
                    <w:right w:val="none" w:sz="0" w:space="0" w:color="auto"/>
                  </w:divBdr>
                </w:div>
                <w:div w:id="1928466219">
                  <w:marLeft w:val="640"/>
                  <w:marRight w:val="0"/>
                  <w:marTop w:val="0"/>
                  <w:marBottom w:val="0"/>
                  <w:divBdr>
                    <w:top w:val="none" w:sz="0" w:space="0" w:color="auto"/>
                    <w:left w:val="none" w:sz="0" w:space="0" w:color="auto"/>
                    <w:bottom w:val="none" w:sz="0" w:space="0" w:color="auto"/>
                    <w:right w:val="none" w:sz="0" w:space="0" w:color="auto"/>
                  </w:divBdr>
                </w:div>
                <w:div w:id="2033607625">
                  <w:marLeft w:val="640"/>
                  <w:marRight w:val="0"/>
                  <w:marTop w:val="0"/>
                  <w:marBottom w:val="0"/>
                  <w:divBdr>
                    <w:top w:val="none" w:sz="0" w:space="0" w:color="auto"/>
                    <w:left w:val="none" w:sz="0" w:space="0" w:color="auto"/>
                    <w:bottom w:val="none" w:sz="0" w:space="0" w:color="auto"/>
                    <w:right w:val="none" w:sz="0" w:space="0" w:color="auto"/>
                  </w:divBdr>
                </w:div>
                <w:div w:id="2043166614">
                  <w:marLeft w:val="640"/>
                  <w:marRight w:val="0"/>
                  <w:marTop w:val="0"/>
                  <w:marBottom w:val="0"/>
                  <w:divBdr>
                    <w:top w:val="none" w:sz="0" w:space="0" w:color="auto"/>
                    <w:left w:val="none" w:sz="0" w:space="0" w:color="auto"/>
                    <w:bottom w:val="none" w:sz="0" w:space="0" w:color="auto"/>
                    <w:right w:val="none" w:sz="0" w:space="0" w:color="auto"/>
                  </w:divBdr>
                </w:div>
                <w:div w:id="2055425545">
                  <w:marLeft w:val="640"/>
                  <w:marRight w:val="0"/>
                  <w:marTop w:val="0"/>
                  <w:marBottom w:val="0"/>
                  <w:divBdr>
                    <w:top w:val="none" w:sz="0" w:space="0" w:color="auto"/>
                    <w:left w:val="none" w:sz="0" w:space="0" w:color="auto"/>
                    <w:bottom w:val="none" w:sz="0" w:space="0" w:color="auto"/>
                    <w:right w:val="none" w:sz="0" w:space="0" w:color="auto"/>
                  </w:divBdr>
                </w:div>
                <w:div w:id="2064670194">
                  <w:marLeft w:val="640"/>
                  <w:marRight w:val="0"/>
                  <w:marTop w:val="0"/>
                  <w:marBottom w:val="0"/>
                  <w:divBdr>
                    <w:top w:val="none" w:sz="0" w:space="0" w:color="auto"/>
                    <w:left w:val="none" w:sz="0" w:space="0" w:color="auto"/>
                    <w:bottom w:val="none" w:sz="0" w:space="0" w:color="auto"/>
                    <w:right w:val="none" w:sz="0" w:space="0" w:color="auto"/>
                  </w:divBdr>
                </w:div>
                <w:div w:id="2141919177">
                  <w:marLeft w:val="640"/>
                  <w:marRight w:val="0"/>
                  <w:marTop w:val="0"/>
                  <w:marBottom w:val="0"/>
                  <w:divBdr>
                    <w:top w:val="none" w:sz="0" w:space="0" w:color="auto"/>
                    <w:left w:val="none" w:sz="0" w:space="0" w:color="auto"/>
                    <w:bottom w:val="none" w:sz="0" w:space="0" w:color="auto"/>
                    <w:right w:val="none" w:sz="0" w:space="0" w:color="auto"/>
                  </w:divBdr>
                </w:div>
                <w:div w:id="2147046759">
                  <w:marLeft w:val="640"/>
                  <w:marRight w:val="0"/>
                  <w:marTop w:val="0"/>
                  <w:marBottom w:val="0"/>
                  <w:divBdr>
                    <w:top w:val="none" w:sz="0" w:space="0" w:color="auto"/>
                    <w:left w:val="none" w:sz="0" w:space="0" w:color="auto"/>
                    <w:bottom w:val="none" w:sz="0" w:space="0" w:color="auto"/>
                    <w:right w:val="none" w:sz="0" w:space="0" w:color="auto"/>
                  </w:divBdr>
                </w:div>
              </w:divsChild>
            </w:div>
            <w:div w:id="1386952174">
              <w:marLeft w:val="0"/>
              <w:marRight w:val="0"/>
              <w:marTop w:val="0"/>
              <w:marBottom w:val="0"/>
              <w:divBdr>
                <w:top w:val="none" w:sz="0" w:space="0" w:color="auto"/>
                <w:left w:val="none" w:sz="0" w:space="0" w:color="auto"/>
                <w:bottom w:val="none" w:sz="0" w:space="0" w:color="auto"/>
                <w:right w:val="none" w:sz="0" w:space="0" w:color="auto"/>
              </w:divBdr>
              <w:divsChild>
                <w:div w:id="11542429">
                  <w:marLeft w:val="640"/>
                  <w:marRight w:val="0"/>
                  <w:marTop w:val="0"/>
                  <w:marBottom w:val="0"/>
                  <w:divBdr>
                    <w:top w:val="none" w:sz="0" w:space="0" w:color="auto"/>
                    <w:left w:val="none" w:sz="0" w:space="0" w:color="auto"/>
                    <w:bottom w:val="none" w:sz="0" w:space="0" w:color="auto"/>
                    <w:right w:val="none" w:sz="0" w:space="0" w:color="auto"/>
                  </w:divBdr>
                </w:div>
                <w:div w:id="26488739">
                  <w:marLeft w:val="640"/>
                  <w:marRight w:val="0"/>
                  <w:marTop w:val="0"/>
                  <w:marBottom w:val="0"/>
                  <w:divBdr>
                    <w:top w:val="none" w:sz="0" w:space="0" w:color="auto"/>
                    <w:left w:val="none" w:sz="0" w:space="0" w:color="auto"/>
                    <w:bottom w:val="none" w:sz="0" w:space="0" w:color="auto"/>
                    <w:right w:val="none" w:sz="0" w:space="0" w:color="auto"/>
                  </w:divBdr>
                </w:div>
                <w:div w:id="64962473">
                  <w:marLeft w:val="640"/>
                  <w:marRight w:val="0"/>
                  <w:marTop w:val="0"/>
                  <w:marBottom w:val="0"/>
                  <w:divBdr>
                    <w:top w:val="none" w:sz="0" w:space="0" w:color="auto"/>
                    <w:left w:val="none" w:sz="0" w:space="0" w:color="auto"/>
                    <w:bottom w:val="none" w:sz="0" w:space="0" w:color="auto"/>
                    <w:right w:val="none" w:sz="0" w:space="0" w:color="auto"/>
                  </w:divBdr>
                </w:div>
                <w:div w:id="65961893">
                  <w:marLeft w:val="640"/>
                  <w:marRight w:val="0"/>
                  <w:marTop w:val="0"/>
                  <w:marBottom w:val="0"/>
                  <w:divBdr>
                    <w:top w:val="none" w:sz="0" w:space="0" w:color="auto"/>
                    <w:left w:val="none" w:sz="0" w:space="0" w:color="auto"/>
                    <w:bottom w:val="none" w:sz="0" w:space="0" w:color="auto"/>
                    <w:right w:val="none" w:sz="0" w:space="0" w:color="auto"/>
                  </w:divBdr>
                </w:div>
                <w:div w:id="79327954">
                  <w:marLeft w:val="640"/>
                  <w:marRight w:val="0"/>
                  <w:marTop w:val="0"/>
                  <w:marBottom w:val="0"/>
                  <w:divBdr>
                    <w:top w:val="none" w:sz="0" w:space="0" w:color="auto"/>
                    <w:left w:val="none" w:sz="0" w:space="0" w:color="auto"/>
                    <w:bottom w:val="none" w:sz="0" w:space="0" w:color="auto"/>
                    <w:right w:val="none" w:sz="0" w:space="0" w:color="auto"/>
                  </w:divBdr>
                </w:div>
                <w:div w:id="120998918">
                  <w:marLeft w:val="640"/>
                  <w:marRight w:val="0"/>
                  <w:marTop w:val="0"/>
                  <w:marBottom w:val="0"/>
                  <w:divBdr>
                    <w:top w:val="none" w:sz="0" w:space="0" w:color="auto"/>
                    <w:left w:val="none" w:sz="0" w:space="0" w:color="auto"/>
                    <w:bottom w:val="none" w:sz="0" w:space="0" w:color="auto"/>
                    <w:right w:val="none" w:sz="0" w:space="0" w:color="auto"/>
                  </w:divBdr>
                </w:div>
                <w:div w:id="205413446">
                  <w:marLeft w:val="640"/>
                  <w:marRight w:val="0"/>
                  <w:marTop w:val="0"/>
                  <w:marBottom w:val="0"/>
                  <w:divBdr>
                    <w:top w:val="none" w:sz="0" w:space="0" w:color="auto"/>
                    <w:left w:val="none" w:sz="0" w:space="0" w:color="auto"/>
                    <w:bottom w:val="none" w:sz="0" w:space="0" w:color="auto"/>
                    <w:right w:val="none" w:sz="0" w:space="0" w:color="auto"/>
                  </w:divBdr>
                </w:div>
                <w:div w:id="273637969">
                  <w:marLeft w:val="640"/>
                  <w:marRight w:val="0"/>
                  <w:marTop w:val="0"/>
                  <w:marBottom w:val="0"/>
                  <w:divBdr>
                    <w:top w:val="none" w:sz="0" w:space="0" w:color="auto"/>
                    <w:left w:val="none" w:sz="0" w:space="0" w:color="auto"/>
                    <w:bottom w:val="none" w:sz="0" w:space="0" w:color="auto"/>
                    <w:right w:val="none" w:sz="0" w:space="0" w:color="auto"/>
                  </w:divBdr>
                </w:div>
                <w:div w:id="289434659">
                  <w:marLeft w:val="640"/>
                  <w:marRight w:val="0"/>
                  <w:marTop w:val="0"/>
                  <w:marBottom w:val="0"/>
                  <w:divBdr>
                    <w:top w:val="none" w:sz="0" w:space="0" w:color="auto"/>
                    <w:left w:val="none" w:sz="0" w:space="0" w:color="auto"/>
                    <w:bottom w:val="none" w:sz="0" w:space="0" w:color="auto"/>
                    <w:right w:val="none" w:sz="0" w:space="0" w:color="auto"/>
                  </w:divBdr>
                </w:div>
                <w:div w:id="468325768">
                  <w:marLeft w:val="640"/>
                  <w:marRight w:val="0"/>
                  <w:marTop w:val="0"/>
                  <w:marBottom w:val="0"/>
                  <w:divBdr>
                    <w:top w:val="none" w:sz="0" w:space="0" w:color="auto"/>
                    <w:left w:val="none" w:sz="0" w:space="0" w:color="auto"/>
                    <w:bottom w:val="none" w:sz="0" w:space="0" w:color="auto"/>
                    <w:right w:val="none" w:sz="0" w:space="0" w:color="auto"/>
                  </w:divBdr>
                </w:div>
                <w:div w:id="486435624">
                  <w:marLeft w:val="640"/>
                  <w:marRight w:val="0"/>
                  <w:marTop w:val="0"/>
                  <w:marBottom w:val="0"/>
                  <w:divBdr>
                    <w:top w:val="none" w:sz="0" w:space="0" w:color="auto"/>
                    <w:left w:val="none" w:sz="0" w:space="0" w:color="auto"/>
                    <w:bottom w:val="none" w:sz="0" w:space="0" w:color="auto"/>
                    <w:right w:val="none" w:sz="0" w:space="0" w:color="auto"/>
                  </w:divBdr>
                </w:div>
                <w:div w:id="488449458">
                  <w:marLeft w:val="640"/>
                  <w:marRight w:val="0"/>
                  <w:marTop w:val="0"/>
                  <w:marBottom w:val="0"/>
                  <w:divBdr>
                    <w:top w:val="none" w:sz="0" w:space="0" w:color="auto"/>
                    <w:left w:val="none" w:sz="0" w:space="0" w:color="auto"/>
                    <w:bottom w:val="none" w:sz="0" w:space="0" w:color="auto"/>
                    <w:right w:val="none" w:sz="0" w:space="0" w:color="auto"/>
                  </w:divBdr>
                </w:div>
                <w:div w:id="514461041">
                  <w:marLeft w:val="640"/>
                  <w:marRight w:val="0"/>
                  <w:marTop w:val="0"/>
                  <w:marBottom w:val="0"/>
                  <w:divBdr>
                    <w:top w:val="none" w:sz="0" w:space="0" w:color="auto"/>
                    <w:left w:val="none" w:sz="0" w:space="0" w:color="auto"/>
                    <w:bottom w:val="none" w:sz="0" w:space="0" w:color="auto"/>
                    <w:right w:val="none" w:sz="0" w:space="0" w:color="auto"/>
                  </w:divBdr>
                </w:div>
                <w:div w:id="524100057">
                  <w:marLeft w:val="640"/>
                  <w:marRight w:val="0"/>
                  <w:marTop w:val="0"/>
                  <w:marBottom w:val="0"/>
                  <w:divBdr>
                    <w:top w:val="none" w:sz="0" w:space="0" w:color="auto"/>
                    <w:left w:val="none" w:sz="0" w:space="0" w:color="auto"/>
                    <w:bottom w:val="none" w:sz="0" w:space="0" w:color="auto"/>
                    <w:right w:val="none" w:sz="0" w:space="0" w:color="auto"/>
                  </w:divBdr>
                </w:div>
                <w:div w:id="543058425">
                  <w:marLeft w:val="640"/>
                  <w:marRight w:val="0"/>
                  <w:marTop w:val="0"/>
                  <w:marBottom w:val="0"/>
                  <w:divBdr>
                    <w:top w:val="none" w:sz="0" w:space="0" w:color="auto"/>
                    <w:left w:val="none" w:sz="0" w:space="0" w:color="auto"/>
                    <w:bottom w:val="none" w:sz="0" w:space="0" w:color="auto"/>
                    <w:right w:val="none" w:sz="0" w:space="0" w:color="auto"/>
                  </w:divBdr>
                </w:div>
                <w:div w:id="543828085">
                  <w:marLeft w:val="640"/>
                  <w:marRight w:val="0"/>
                  <w:marTop w:val="0"/>
                  <w:marBottom w:val="0"/>
                  <w:divBdr>
                    <w:top w:val="none" w:sz="0" w:space="0" w:color="auto"/>
                    <w:left w:val="none" w:sz="0" w:space="0" w:color="auto"/>
                    <w:bottom w:val="none" w:sz="0" w:space="0" w:color="auto"/>
                    <w:right w:val="none" w:sz="0" w:space="0" w:color="auto"/>
                  </w:divBdr>
                </w:div>
                <w:div w:id="546526772">
                  <w:marLeft w:val="640"/>
                  <w:marRight w:val="0"/>
                  <w:marTop w:val="0"/>
                  <w:marBottom w:val="0"/>
                  <w:divBdr>
                    <w:top w:val="none" w:sz="0" w:space="0" w:color="auto"/>
                    <w:left w:val="none" w:sz="0" w:space="0" w:color="auto"/>
                    <w:bottom w:val="none" w:sz="0" w:space="0" w:color="auto"/>
                    <w:right w:val="none" w:sz="0" w:space="0" w:color="auto"/>
                  </w:divBdr>
                </w:div>
                <w:div w:id="595677008">
                  <w:marLeft w:val="640"/>
                  <w:marRight w:val="0"/>
                  <w:marTop w:val="0"/>
                  <w:marBottom w:val="0"/>
                  <w:divBdr>
                    <w:top w:val="none" w:sz="0" w:space="0" w:color="auto"/>
                    <w:left w:val="none" w:sz="0" w:space="0" w:color="auto"/>
                    <w:bottom w:val="none" w:sz="0" w:space="0" w:color="auto"/>
                    <w:right w:val="none" w:sz="0" w:space="0" w:color="auto"/>
                  </w:divBdr>
                </w:div>
                <w:div w:id="614018591">
                  <w:marLeft w:val="640"/>
                  <w:marRight w:val="0"/>
                  <w:marTop w:val="0"/>
                  <w:marBottom w:val="0"/>
                  <w:divBdr>
                    <w:top w:val="none" w:sz="0" w:space="0" w:color="auto"/>
                    <w:left w:val="none" w:sz="0" w:space="0" w:color="auto"/>
                    <w:bottom w:val="none" w:sz="0" w:space="0" w:color="auto"/>
                    <w:right w:val="none" w:sz="0" w:space="0" w:color="auto"/>
                  </w:divBdr>
                </w:div>
                <w:div w:id="673723810">
                  <w:marLeft w:val="640"/>
                  <w:marRight w:val="0"/>
                  <w:marTop w:val="0"/>
                  <w:marBottom w:val="0"/>
                  <w:divBdr>
                    <w:top w:val="none" w:sz="0" w:space="0" w:color="auto"/>
                    <w:left w:val="none" w:sz="0" w:space="0" w:color="auto"/>
                    <w:bottom w:val="none" w:sz="0" w:space="0" w:color="auto"/>
                    <w:right w:val="none" w:sz="0" w:space="0" w:color="auto"/>
                  </w:divBdr>
                </w:div>
                <w:div w:id="674380708">
                  <w:marLeft w:val="640"/>
                  <w:marRight w:val="0"/>
                  <w:marTop w:val="0"/>
                  <w:marBottom w:val="0"/>
                  <w:divBdr>
                    <w:top w:val="none" w:sz="0" w:space="0" w:color="auto"/>
                    <w:left w:val="none" w:sz="0" w:space="0" w:color="auto"/>
                    <w:bottom w:val="none" w:sz="0" w:space="0" w:color="auto"/>
                    <w:right w:val="none" w:sz="0" w:space="0" w:color="auto"/>
                  </w:divBdr>
                </w:div>
                <w:div w:id="715005314">
                  <w:marLeft w:val="640"/>
                  <w:marRight w:val="0"/>
                  <w:marTop w:val="0"/>
                  <w:marBottom w:val="0"/>
                  <w:divBdr>
                    <w:top w:val="none" w:sz="0" w:space="0" w:color="auto"/>
                    <w:left w:val="none" w:sz="0" w:space="0" w:color="auto"/>
                    <w:bottom w:val="none" w:sz="0" w:space="0" w:color="auto"/>
                    <w:right w:val="none" w:sz="0" w:space="0" w:color="auto"/>
                  </w:divBdr>
                </w:div>
                <w:div w:id="743916028">
                  <w:marLeft w:val="640"/>
                  <w:marRight w:val="0"/>
                  <w:marTop w:val="0"/>
                  <w:marBottom w:val="0"/>
                  <w:divBdr>
                    <w:top w:val="none" w:sz="0" w:space="0" w:color="auto"/>
                    <w:left w:val="none" w:sz="0" w:space="0" w:color="auto"/>
                    <w:bottom w:val="none" w:sz="0" w:space="0" w:color="auto"/>
                    <w:right w:val="none" w:sz="0" w:space="0" w:color="auto"/>
                  </w:divBdr>
                </w:div>
                <w:div w:id="756249132">
                  <w:marLeft w:val="640"/>
                  <w:marRight w:val="0"/>
                  <w:marTop w:val="0"/>
                  <w:marBottom w:val="0"/>
                  <w:divBdr>
                    <w:top w:val="none" w:sz="0" w:space="0" w:color="auto"/>
                    <w:left w:val="none" w:sz="0" w:space="0" w:color="auto"/>
                    <w:bottom w:val="none" w:sz="0" w:space="0" w:color="auto"/>
                    <w:right w:val="none" w:sz="0" w:space="0" w:color="auto"/>
                  </w:divBdr>
                </w:div>
                <w:div w:id="758990531">
                  <w:marLeft w:val="640"/>
                  <w:marRight w:val="0"/>
                  <w:marTop w:val="0"/>
                  <w:marBottom w:val="0"/>
                  <w:divBdr>
                    <w:top w:val="none" w:sz="0" w:space="0" w:color="auto"/>
                    <w:left w:val="none" w:sz="0" w:space="0" w:color="auto"/>
                    <w:bottom w:val="none" w:sz="0" w:space="0" w:color="auto"/>
                    <w:right w:val="none" w:sz="0" w:space="0" w:color="auto"/>
                  </w:divBdr>
                </w:div>
                <w:div w:id="860439877">
                  <w:marLeft w:val="640"/>
                  <w:marRight w:val="0"/>
                  <w:marTop w:val="0"/>
                  <w:marBottom w:val="0"/>
                  <w:divBdr>
                    <w:top w:val="none" w:sz="0" w:space="0" w:color="auto"/>
                    <w:left w:val="none" w:sz="0" w:space="0" w:color="auto"/>
                    <w:bottom w:val="none" w:sz="0" w:space="0" w:color="auto"/>
                    <w:right w:val="none" w:sz="0" w:space="0" w:color="auto"/>
                  </w:divBdr>
                </w:div>
                <w:div w:id="889077399">
                  <w:marLeft w:val="640"/>
                  <w:marRight w:val="0"/>
                  <w:marTop w:val="0"/>
                  <w:marBottom w:val="0"/>
                  <w:divBdr>
                    <w:top w:val="none" w:sz="0" w:space="0" w:color="auto"/>
                    <w:left w:val="none" w:sz="0" w:space="0" w:color="auto"/>
                    <w:bottom w:val="none" w:sz="0" w:space="0" w:color="auto"/>
                    <w:right w:val="none" w:sz="0" w:space="0" w:color="auto"/>
                  </w:divBdr>
                </w:div>
                <w:div w:id="910892414">
                  <w:marLeft w:val="640"/>
                  <w:marRight w:val="0"/>
                  <w:marTop w:val="0"/>
                  <w:marBottom w:val="0"/>
                  <w:divBdr>
                    <w:top w:val="none" w:sz="0" w:space="0" w:color="auto"/>
                    <w:left w:val="none" w:sz="0" w:space="0" w:color="auto"/>
                    <w:bottom w:val="none" w:sz="0" w:space="0" w:color="auto"/>
                    <w:right w:val="none" w:sz="0" w:space="0" w:color="auto"/>
                  </w:divBdr>
                </w:div>
                <w:div w:id="926496035">
                  <w:marLeft w:val="640"/>
                  <w:marRight w:val="0"/>
                  <w:marTop w:val="0"/>
                  <w:marBottom w:val="0"/>
                  <w:divBdr>
                    <w:top w:val="none" w:sz="0" w:space="0" w:color="auto"/>
                    <w:left w:val="none" w:sz="0" w:space="0" w:color="auto"/>
                    <w:bottom w:val="none" w:sz="0" w:space="0" w:color="auto"/>
                    <w:right w:val="none" w:sz="0" w:space="0" w:color="auto"/>
                  </w:divBdr>
                </w:div>
                <w:div w:id="958610488">
                  <w:marLeft w:val="640"/>
                  <w:marRight w:val="0"/>
                  <w:marTop w:val="0"/>
                  <w:marBottom w:val="0"/>
                  <w:divBdr>
                    <w:top w:val="none" w:sz="0" w:space="0" w:color="auto"/>
                    <w:left w:val="none" w:sz="0" w:space="0" w:color="auto"/>
                    <w:bottom w:val="none" w:sz="0" w:space="0" w:color="auto"/>
                    <w:right w:val="none" w:sz="0" w:space="0" w:color="auto"/>
                  </w:divBdr>
                </w:div>
                <w:div w:id="965701212">
                  <w:marLeft w:val="640"/>
                  <w:marRight w:val="0"/>
                  <w:marTop w:val="0"/>
                  <w:marBottom w:val="0"/>
                  <w:divBdr>
                    <w:top w:val="none" w:sz="0" w:space="0" w:color="auto"/>
                    <w:left w:val="none" w:sz="0" w:space="0" w:color="auto"/>
                    <w:bottom w:val="none" w:sz="0" w:space="0" w:color="auto"/>
                    <w:right w:val="none" w:sz="0" w:space="0" w:color="auto"/>
                  </w:divBdr>
                </w:div>
                <w:div w:id="986976092">
                  <w:marLeft w:val="640"/>
                  <w:marRight w:val="0"/>
                  <w:marTop w:val="0"/>
                  <w:marBottom w:val="0"/>
                  <w:divBdr>
                    <w:top w:val="none" w:sz="0" w:space="0" w:color="auto"/>
                    <w:left w:val="none" w:sz="0" w:space="0" w:color="auto"/>
                    <w:bottom w:val="none" w:sz="0" w:space="0" w:color="auto"/>
                    <w:right w:val="none" w:sz="0" w:space="0" w:color="auto"/>
                  </w:divBdr>
                </w:div>
                <w:div w:id="1049259256">
                  <w:marLeft w:val="640"/>
                  <w:marRight w:val="0"/>
                  <w:marTop w:val="0"/>
                  <w:marBottom w:val="0"/>
                  <w:divBdr>
                    <w:top w:val="none" w:sz="0" w:space="0" w:color="auto"/>
                    <w:left w:val="none" w:sz="0" w:space="0" w:color="auto"/>
                    <w:bottom w:val="none" w:sz="0" w:space="0" w:color="auto"/>
                    <w:right w:val="none" w:sz="0" w:space="0" w:color="auto"/>
                  </w:divBdr>
                </w:div>
                <w:div w:id="1088968060">
                  <w:marLeft w:val="640"/>
                  <w:marRight w:val="0"/>
                  <w:marTop w:val="0"/>
                  <w:marBottom w:val="0"/>
                  <w:divBdr>
                    <w:top w:val="none" w:sz="0" w:space="0" w:color="auto"/>
                    <w:left w:val="none" w:sz="0" w:space="0" w:color="auto"/>
                    <w:bottom w:val="none" w:sz="0" w:space="0" w:color="auto"/>
                    <w:right w:val="none" w:sz="0" w:space="0" w:color="auto"/>
                  </w:divBdr>
                </w:div>
                <w:div w:id="1089161013">
                  <w:marLeft w:val="640"/>
                  <w:marRight w:val="0"/>
                  <w:marTop w:val="0"/>
                  <w:marBottom w:val="0"/>
                  <w:divBdr>
                    <w:top w:val="none" w:sz="0" w:space="0" w:color="auto"/>
                    <w:left w:val="none" w:sz="0" w:space="0" w:color="auto"/>
                    <w:bottom w:val="none" w:sz="0" w:space="0" w:color="auto"/>
                    <w:right w:val="none" w:sz="0" w:space="0" w:color="auto"/>
                  </w:divBdr>
                </w:div>
                <w:div w:id="1094781682">
                  <w:marLeft w:val="640"/>
                  <w:marRight w:val="0"/>
                  <w:marTop w:val="0"/>
                  <w:marBottom w:val="0"/>
                  <w:divBdr>
                    <w:top w:val="none" w:sz="0" w:space="0" w:color="auto"/>
                    <w:left w:val="none" w:sz="0" w:space="0" w:color="auto"/>
                    <w:bottom w:val="none" w:sz="0" w:space="0" w:color="auto"/>
                    <w:right w:val="none" w:sz="0" w:space="0" w:color="auto"/>
                  </w:divBdr>
                </w:div>
                <w:div w:id="1103696070">
                  <w:marLeft w:val="640"/>
                  <w:marRight w:val="0"/>
                  <w:marTop w:val="0"/>
                  <w:marBottom w:val="0"/>
                  <w:divBdr>
                    <w:top w:val="none" w:sz="0" w:space="0" w:color="auto"/>
                    <w:left w:val="none" w:sz="0" w:space="0" w:color="auto"/>
                    <w:bottom w:val="none" w:sz="0" w:space="0" w:color="auto"/>
                    <w:right w:val="none" w:sz="0" w:space="0" w:color="auto"/>
                  </w:divBdr>
                </w:div>
                <w:div w:id="1184366856">
                  <w:marLeft w:val="640"/>
                  <w:marRight w:val="0"/>
                  <w:marTop w:val="0"/>
                  <w:marBottom w:val="0"/>
                  <w:divBdr>
                    <w:top w:val="none" w:sz="0" w:space="0" w:color="auto"/>
                    <w:left w:val="none" w:sz="0" w:space="0" w:color="auto"/>
                    <w:bottom w:val="none" w:sz="0" w:space="0" w:color="auto"/>
                    <w:right w:val="none" w:sz="0" w:space="0" w:color="auto"/>
                  </w:divBdr>
                </w:div>
                <w:div w:id="1225721417">
                  <w:marLeft w:val="640"/>
                  <w:marRight w:val="0"/>
                  <w:marTop w:val="0"/>
                  <w:marBottom w:val="0"/>
                  <w:divBdr>
                    <w:top w:val="none" w:sz="0" w:space="0" w:color="auto"/>
                    <w:left w:val="none" w:sz="0" w:space="0" w:color="auto"/>
                    <w:bottom w:val="none" w:sz="0" w:space="0" w:color="auto"/>
                    <w:right w:val="none" w:sz="0" w:space="0" w:color="auto"/>
                  </w:divBdr>
                </w:div>
                <w:div w:id="1233083552">
                  <w:marLeft w:val="640"/>
                  <w:marRight w:val="0"/>
                  <w:marTop w:val="0"/>
                  <w:marBottom w:val="0"/>
                  <w:divBdr>
                    <w:top w:val="none" w:sz="0" w:space="0" w:color="auto"/>
                    <w:left w:val="none" w:sz="0" w:space="0" w:color="auto"/>
                    <w:bottom w:val="none" w:sz="0" w:space="0" w:color="auto"/>
                    <w:right w:val="none" w:sz="0" w:space="0" w:color="auto"/>
                  </w:divBdr>
                </w:div>
                <w:div w:id="1258904980">
                  <w:marLeft w:val="640"/>
                  <w:marRight w:val="0"/>
                  <w:marTop w:val="0"/>
                  <w:marBottom w:val="0"/>
                  <w:divBdr>
                    <w:top w:val="none" w:sz="0" w:space="0" w:color="auto"/>
                    <w:left w:val="none" w:sz="0" w:space="0" w:color="auto"/>
                    <w:bottom w:val="none" w:sz="0" w:space="0" w:color="auto"/>
                    <w:right w:val="none" w:sz="0" w:space="0" w:color="auto"/>
                  </w:divBdr>
                </w:div>
                <w:div w:id="1268851981">
                  <w:marLeft w:val="640"/>
                  <w:marRight w:val="0"/>
                  <w:marTop w:val="0"/>
                  <w:marBottom w:val="0"/>
                  <w:divBdr>
                    <w:top w:val="none" w:sz="0" w:space="0" w:color="auto"/>
                    <w:left w:val="none" w:sz="0" w:space="0" w:color="auto"/>
                    <w:bottom w:val="none" w:sz="0" w:space="0" w:color="auto"/>
                    <w:right w:val="none" w:sz="0" w:space="0" w:color="auto"/>
                  </w:divBdr>
                </w:div>
                <w:div w:id="1302006720">
                  <w:marLeft w:val="640"/>
                  <w:marRight w:val="0"/>
                  <w:marTop w:val="0"/>
                  <w:marBottom w:val="0"/>
                  <w:divBdr>
                    <w:top w:val="none" w:sz="0" w:space="0" w:color="auto"/>
                    <w:left w:val="none" w:sz="0" w:space="0" w:color="auto"/>
                    <w:bottom w:val="none" w:sz="0" w:space="0" w:color="auto"/>
                    <w:right w:val="none" w:sz="0" w:space="0" w:color="auto"/>
                  </w:divBdr>
                </w:div>
                <w:div w:id="1316959844">
                  <w:marLeft w:val="640"/>
                  <w:marRight w:val="0"/>
                  <w:marTop w:val="0"/>
                  <w:marBottom w:val="0"/>
                  <w:divBdr>
                    <w:top w:val="none" w:sz="0" w:space="0" w:color="auto"/>
                    <w:left w:val="none" w:sz="0" w:space="0" w:color="auto"/>
                    <w:bottom w:val="none" w:sz="0" w:space="0" w:color="auto"/>
                    <w:right w:val="none" w:sz="0" w:space="0" w:color="auto"/>
                  </w:divBdr>
                </w:div>
                <w:div w:id="1407457247">
                  <w:marLeft w:val="640"/>
                  <w:marRight w:val="0"/>
                  <w:marTop w:val="0"/>
                  <w:marBottom w:val="0"/>
                  <w:divBdr>
                    <w:top w:val="none" w:sz="0" w:space="0" w:color="auto"/>
                    <w:left w:val="none" w:sz="0" w:space="0" w:color="auto"/>
                    <w:bottom w:val="none" w:sz="0" w:space="0" w:color="auto"/>
                    <w:right w:val="none" w:sz="0" w:space="0" w:color="auto"/>
                  </w:divBdr>
                </w:div>
                <w:div w:id="1408187515">
                  <w:marLeft w:val="640"/>
                  <w:marRight w:val="0"/>
                  <w:marTop w:val="0"/>
                  <w:marBottom w:val="0"/>
                  <w:divBdr>
                    <w:top w:val="none" w:sz="0" w:space="0" w:color="auto"/>
                    <w:left w:val="none" w:sz="0" w:space="0" w:color="auto"/>
                    <w:bottom w:val="none" w:sz="0" w:space="0" w:color="auto"/>
                    <w:right w:val="none" w:sz="0" w:space="0" w:color="auto"/>
                  </w:divBdr>
                </w:div>
                <w:div w:id="1418597902">
                  <w:marLeft w:val="640"/>
                  <w:marRight w:val="0"/>
                  <w:marTop w:val="0"/>
                  <w:marBottom w:val="0"/>
                  <w:divBdr>
                    <w:top w:val="none" w:sz="0" w:space="0" w:color="auto"/>
                    <w:left w:val="none" w:sz="0" w:space="0" w:color="auto"/>
                    <w:bottom w:val="none" w:sz="0" w:space="0" w:color="auto"/>
                    <w:right w:val="none" w:sz="0" w:space="0" w:color="auto"/>
                  </w:divBdr>
                </w:div>
                <w:div w:id="1493401303">
                  <w:marLeft w:val="640"/>
                  <w:marRight w:val="0"/>
                  <w:marTop w:val="0"/>
                  <w:marBottom w:val="0"/>
                  <w:divBdr>
                    <w:top w:val="none" w:sz="0" w:space="0" w:color="auto"/>
                    <w:left w:val="none" w:sz="0" w:space="0" w:color="auto"/>
                    <w:bottom w:val="none" w:sz="0" w:space="0" w:color="auto"/>
                    <w:right w:val="none" w:sz="0" w:space="0" w:color="auto"/>
                  </w:divBdr>
                </w:div>
                <w:div w:id="1517960382">
                  <w:marLeft w:val="640"/>
                  <w:marRight w:val="0"/>
                  <w:marTop w:val="0"/>
                  <w:marBottom w:val="0"/>
                  <w:divBdr>
                    <w:top w:val="none" w:sz="0" w:space="0" w:color="auto"/>
                    <w:left w:val="none" w:sz="0" w:space="0" w:color="auto"/>
                    <w:bottom w:val="none" w:sz="0" w:space="0" w:color="auto"/>
                    <w:right w:val="none" w:sz="0" w:space="0" w:color="auto"/>
                  </w:divBdr>
                </w:div>
                <w:div w:id="1531064939">
                  <w:marLeft w:val="640"/>
                  <w:marRight w:val="0"/>
                  <w:marTop w:val="0"/>
                  <w:marBottom w:val="0"/>
                  <w:divBdr>
                    <w:top w:val="none" w:sz="0" w:space="0" w:color="auto"/>
                    <w:left w:val="none" w:sz="0" w:space="0" w:color="auto"/>
                    <w:bottom w:val="none" w:sz="0" w:space="0" w:color="auto"/>
                    <w:right w:val="none" w:sz="0" w:space="0" w:color="auto"/>
                  </w:divBdr>
                </w:div>
                <w:div w:id="1555310092">
                  <w:marLeft w:val="640"/>
                  <w:marRight w:val="0"/>
                  <w:marTop w:val="0"/>
                  <w:marBottom w:val="0"/>
                  <w:divBdr>
                    <w:top w:val="none" w:sz="0" w:space="0" w:color="auto"/>
                    <w:left w:val="none" w:sz="0" w:space="0" w:color="auto"/>
                    <w:bottom w:val="none" w:sz="0" w:space="0" w:color="auto"/>
                    <w:right w:val="none" w:sz="0" w:space="0" w:color="auto"/>
                  </w:divBdr>
                </w:div>
                <w:div w:id="1577015386">
                  <w:marLeft w:val="640"/>
                  <w:marRight w:val="0"/>
                  <w:marTop w:val="0"/>
                  <w:marBottom w:val="0"/>
                  <w:divBdr>
                    <w:top w:val="none" w:sz="0" w:space="0" w:color="auto"/>
                    <w:left w:val="none" w:sz="0" w:space="0" w:color="auto"/>
                    <w:bottom w:val="none" w:sz="0" w:space="0" w:color="auto"/>
                    <w:right w:val="none" w:sz="0" w:space="0" w:color="auto"/>
                  </w:divBdr>
                </w:div>
                <w:div w:id="1589388075">
                  <w:marLeft w:val="640"/>
                  <w:marRight w:val="0"/>
                  <w:marTop w:val="0"/>
                  <w:marBottom w:val="0"/>
                  <w:divBdr>
                    <w:top w:val="none" w:sz="0" w:space="0" w:color="auto"/>
                    <w:left w:val="none" w:sz="0" w:space="0" w:color="auto"/>
                    <w:bottom w:val="none" w:sz="0" w:space="0" w:color="auto"/>
                    <w:right w:val="none" w:sz="0" w:space="0" w:color="auto"/>
                  </w:divBdr>
                </w:div>
                <w:div w:id="1592661255">
                  <w:marLeft w:val="640"/>
                  <w:marRight w:val="0"/>
                  <w:marTop w:val="0"/>
                  <w:marBottom w:val="0"/>
                  <w:divBdr>
                    <w:top w:val="none" w:sz="0" w:space="0" w:color="auto"/>
                    <w:left w:val="none" w:sz="0" w:space="0" w:color="auto"/>
                    <w:bottom w:val="none" w:sz="0" w:space="0" w:color="auto"/>
                    <w:right w:val="none" w:sz="0" w:space="0" w:color="auto"/>
                  </w:divBdr>
                </w:div>
                <w:div w:id="1603608585">
                  <w:marLeft w:val="640"/>
                  <w:marRight w:val="0"/>
                  <w:marTop w:val="0"/>
                  <w:marBottom w:val="0"/>
                  <w:divBdr>
                    <w:top w:val="none" w:sz="0" w:space="0" w:color="auto"/>
                    <w:left w:val="none" w:sz="0" w:space="0" w:color="auto"/>
                    <w:bottom w:val="none" w:sz="0" w:space="0" w:color="auto"/>
                    <w:right w:val="none" w:sz="0" w:space="0" w:color="auto"/>
                  </w:divBdr>
                </w:div>
                <w:div w:id="1669214964">
                  <w:marLeft w:val="640"/>
                  <w:marRight w:val="0"/>
                  <w:marTop w:val="0"/>
                  <w:marBottom w:val="0"/>
                  <w:divBdr>
                    <w:top w:val="none" w:sz="0" w:space="0" w:color="auto"/>
                    <w:left w:val="none" w:sz="0" w:space="0" w:color="auto"/>
                    <w:bottom w:val="none" w:sz="0" w:space="0" w:color="auto"/>
                    <w:right w:val="none" w:sz="0" w:space="0" w:color="auto"/>
                  </w:divBdr>
                </w:div>
                <w:div w:id="1696495178">
                  <w:marLeft w:val="640"/>
                  <w:marRight w:val="0"/>
                  <w:marTop w:val="0"/>
                  <w:marBottom w:val="0"/>
                  <w:divBdr>
                    <w:top w:val="none" w:sz="0" w:space="0" w:color="auto"/>
                    <w:left w:val="none" w:sz="0" w:space="0" w:color="auto"/>
                    <w:bottom w:val="none" w:sz="0" w:space="0" w:color="auto"/>
                    <w:right w:val="none" w:sz="0" w:space="0" w:color="auto"/>
                  </w:divBdr>
                </w:div>
                <w:div w:id="1791318121">
                  <w:marLeft w:val="640"/>
                  <w:marRight w:val="0"/>
                  <w:marTop w:val="0"/>
                  <w:marBottom w:val="0"/>
                  <w:divBdr>
                    <w:top w:val="none" w:sz="0" w:space="0" w:color="auto"/>
                    <w:left w:val="none" w:sz="0" w:space="0" w:color="auto"/>
                    <w:bottom w:val="none" w:sz="0" w:space="0" w:color="auto"/>
                    <w:right w:val="none" w:sz="0" w:space="0" w:color="auto"/>
                  </w:divBdr>
                </w:div>
                <w:div w:id="1806853148">
                  <w:marLeft w:val="640"/>
                  <w:marRight w:val="0"/>
                  <w:marTop w:val="0"/>
                  <w:marBottom w:val="0"/>
                  <w:divBdr>
                    <w:top w:val="none" w:sz="0" w:space="0" w:color="auto"/>
                    <w:left w:val="none" w:sz="0" w:space="0" w:color="auto"/>
                    <w:bottom w:val="none" w:sz="0" w:space="0" w:color="auto"/>
                    <w:right w:val="none" w:sz="0" w:space="0" w:color="auto"/>
                  </w:divBdr>
                </w:div>
                <w:div w:id="1808204525">
                  <w:marLeft w:val="640"/>
                  <w:marRight w:val="0"/>
                  <w:marTop w:val="0"/>
                  <w:marBottom w:val="0"/>
                  <w:divBdr>
                    <w:top w:val="none" w:sz="0" w:space="0" w:color="auto"/>
                    <w:left w:val="none" w:sz="0" w:space="0" w:color="auto"/>
                    <w:bottom w:val="none" w:sz="0" w:space="0" w:color="auto"/>
                    <w:right w:val="none" w:sz="0" w:space="0" w:color="auto"/>
                  </w:divBdr>
                </w:div>
                <w:div w:id="1856729637">
                  <w:marLeft w:val="640"/>
                  <w:marRight w:val="0"/>
                  <w:marTop w:val="0"/>
                  <w:marBottom w:val="0"/>
                  <w:divBdr>
                    <w:top w:val="none" w:sz="0" w:space="0" w:color="auto"/>
                    <w:left w:val="none" w:sz="0" w:space="0" w:color="auto"/>
                    <w:bottom w:val="none" w:sz="0" w:space="0" w:color="auto"/>
                    <w:right w:val="none" w:sz="0" w:space="0" w:color="auto"/>
                  </w:divBdr>
                </w:div>
                <w:div w:id="1935895252">
                  <w:marLeft w:val="640"/>
                  <w:marRight w:val="0"/>
                  <w:marTop w:val="0"/>
                  <w:marBottom w:val="0"/>
                  <w:divBdr>
                    <w:top w:val="none" w:sz="0" w:space="0" w:color="auto"/>
                    <w:left w:val="none" w:sz="0" w:space="0" w:color="auto"/>
                    <w:bottom w:val="none" w:sz="0" w:space="0" w:color="auto"/>
                    <w:right w:val="none" w:sz="0" w:space="0" w:color="auto"/>
                  </w:divBdr>
                </w:div>
                <w:div w:id="1963025984">
                  <w:marLeft w:val="640"/>
                  <w:marRight w:val="0"/>
                  <w:marTop w:val="0"/>
                  <w:marBottom w:val="0"/>
                  <w:divBdr>
                    <w:top w:val="none" w:sz="0" w:space="0" w:color="auto"/>
                    <w:left w:val="none" w:sz="0" w:space="0" w:color="auto"/>
                    <w:bottom w:val="none" w:sz="0" w:space="0" w:color="auto"/>
                    <w:right w:val="none" w:sz="0" w:space="0" w:color="auto"/>
                  </w:divBdr>
                </w:div>
                <w:div w:id="2076203668">
                  <w:marLeft w:val="640"/>
                  <w:marRight w:val="0"/>
                  <w:marTop w:val="0"/>
                  <w:marBottom w:val="0"/>
                  <w:divBdr>
                    <w:top w:val="none" w:sz="0" w:space="0" w:color="auto"/>
                    <w:left w:val="none" w:sz="0" w:space="0" w:color="auto"/>
                    <w:bottom w:val="none" w:sz="0" w:space="0" w:color="auto"/>
                    <w:right w:val="none" w:sz="0" w:space="0" w:color="auto"/>
                  </w:divBdr>
                </w:div>
                <w:div w:id="2112971500">
                  <w:marLeft w:val="640"/>
                  <w:marRight w:val="0"/>
                  <w:marTop w:val="0"/>
                  <w:marBottom w:val="0"/>
                  <w:divBdr>
                    <w:top w:val="none" w:sz="0" w:space="0" w:color="auto"/>
                    <w:left w:val="none" w:sz="0" w:space="0" w:color="auto"/>
                    <w:bottom w:val="none" w:sz="0" w:space="0" w:color="auto"/>
                    <w:right w:val="none" w:sz="0" w:space="0" w:color="auto"/>
                  </w:divBdr>
                </w:div>
              </w:divsChild>
            </w:div>
            <w:div w:id="1387606025">
              <w:marLeft w:val="0"/>
              <w:marRight w:val="0"/>
              <w:marTop w:val="0"/>
              <w:marBottom w:val="0"/>
              <w:divBdr>
                <w:top w:val="none" w:sz="0" w:space="0" w:color="auto"/>
                <w:left w:val="none" w:sz="0" w:space="0" w:color="auto"/>
                <w:bottom w:val="none" w:sz="0" w:space="0" w:color="auto"/>
                <w:right w:val="none" w:sz="0" w:space="0" w:color="auto"/>
              </w:divBdr>
              <w:divsChild>
                <w:div w:id="31611076">
                  <w:marLeft w:val="640"/>
                  <w:marRight w:val="0"/>
                  <w:marTop w:val="0"/>
                  <w:marBottom w:val="0"/>
                  <w:divBdr>
                    <w:top w:val="none" w:sz="0" w:space="0" w:color="auto"/>
                    <w:left w:val="none" w:sz="0" w:space="0" w:color="auto"/>
                    <w:bottom w:val="none" w:sz="0" w:space="0" w:color="auto"/>
                    <w:right w:val="none" w:sz="0" w:space="0" w:color="auto"/>
                  </w:divBdr>
                </w:div>
                <w:div w:id="59250085">
                  <w:marLeft w:val="640"/>
                  <w:marRight w:val="0"/>
                  <w:marTop w:val="0"/>
                  <w:marBottom w:val="0"/>
                  <w:divBdr>
                    <w:top w:val="none" w:sz="0" w:space="0" w:color="auto"/>
                    <w:left w:val="none" w:sz="0" w:space="0" w:color="auto"/>
                    <w:bottom w:val="none" w:sz="0" w:space="0" w:color="auto"/>
                    <w:right w:val="none" w:sz="0" w:space="0" w:color="auto"/>
                  </w:divBdr>
                </w:div>
                <w:div w:id="67655293">
                  <w:marLeft w:val="640"/>
                  <w:marRight w:val="0"/>
                  <w:marTop w:val="0"/>
                  <w:marBottom w:val="0"/>
                  <w:divBdr>
                    <w:top w:val="none" w:sz="0" w:space="0" w:color="auto"/>
                    <w:left w:val="none" w:sz="0" w:space="0" w:color="auto"/>
                    <w:bottom w:val="none" w:sz="0" w:space="0" w:color="auto"/>
                    <w:right w:val="none" w:sz="0" w:space="0" w:color="auto"/>
                  </w:divBdr>
                </w:div>
                <w:div w:id="74284934">
                  <w:marLeft w:val="640"/>
                  <w:marRight w:val="0"/>
                  <w:marTop w:val="0"/>
                  <w:marBottom w:val="0"/>
                  <w:divBdr>
                    <w:top w:val="none" w:sz="0" w:space="0" w:color="auto"/>
                    <w:left w:val="none" w:sz="0" w:space="0" w:color="auto"/>
                    <w:bottom w:val="none" w:sz="0" w:space="0" w:color="auto"/>
                    <w:right w:val="none" w:sz="0" w:space="0" w:color="auto"/>
                  </w:divBdr>
                </w:div>
                <w:div w:id="75443577">
                  <w:marLeft w:val="640"/>
                  <w:marRight w:val="0"/>
                  <w:marTop w:val="0"/>
                  <w:marBottom w:val="0"/>
                  <w:divBdr>
                    <w:top w:val="none" w:sz="0" w:space="0" w:color="auto"/>
                    <w:left w:val="none" w:sz="0" w:space="0" w:color="auto"/>
                    <w:bottom w:val="none" w:sz="0" w:space="0" w:color="auto"/>
                    <w:right w:val="none" w:sz="0" w:space="0" w:color="auto"/>
                  </w:divBdr>
                </w:div>
                <w:div w:id="84813421">
                  <w:marLeft w:val="640"/>
                  <w:marRight w:val="0"/>
                  <w:marTop w:val="0"/>
                  <w:marBottom w:val="0"/>
                  <w:divBdr>
                    <w:top w:val="none" w:sz="0" w:space="0" w:color="auto"/>
                    <w:left w:val="none" w:sz="0" w:space="0" w:color="auto"/>
                    <w:bottom w:val="none" w:sz="0" w:space="0" w:color="auto"/>
                    <w:right w:val="none" w:sz="0" w:space="0" w:color="auto"/>
                  </w:divBdr>
                </w:div>
                <w:div w:id="93521520">
                  <w:marLeft w:val="640"/>
                  <w:marRight w:val="0"/>
                  <w:marTop w:val="0"/>
                  <w:marBottom w:val="0"/>
                  <w:divBdr>
                    <w:top w:val="none" w:sz="0" w:space="0" w:color="auto"/>
                    <w:left w:val="none" w:sz="0" w:space="0" w:color="auto"/>
                    <w:bottom w:val="none" w:sz="0" w:space="0" w:color="auto"/>
                    <w:right w:val="none" w:sz="0" w:space="0" w:color="auto"/>
                  </w:divBdr>
                </w:div>
                <w:div w:id="135880070">
                  <w:marLeft w:val="640"/>
                  <w:marRight w:val="0"/>
                  <w:marTop w:val="0"/>
                  <w:marBottom w:val="0"/>
                  <w:divBdr>
                    <w:top w:val="none" w:sz="0" w:space="0" w:color="auto"/>
                    <w:left w:val="none" w:sz="0" w:space="0" w:color="auto"/>
                    <w:bottom w:val="none" w:sz="0" w:space="0" w:color="auto"/>
                    <w:right w:val="none" w:sz="0" w:space="0" w:color="auto"/>
                  </w:divBdr>
                </w:div>
                <w:div w:id="139736939">
                  <w:marLeft w:val="640"/>
                  <w:marRight w:val="0"/>
                  <w:marTop w:val="0"/>
                  <w:marBottom w:val="0"/>
                  <w:divBdr>
                    <w:top w:val="none" w:sz="0" w:space="0" w:color="auto"/>
                    <w:left w:val="none" w:sz="0" w:space="0" w:color="auto"/>
                    <w:bottom w:val="none" w:sz="0" w:space="0" w:color="auto"/>
                    <w:right w:val="none" w:sz="0" w:space="0" w:color="auto"/>
                  </w:divBdr>
                </w:div>
                <w:div w:id="158930248">
                  <w:marLeft w:val="640"/>
                  <w:marRight w:val="0"/>
                  <w:marTop w:val="0"/>
                  <w:marBottom w:val="0"/>
                  <w:divBdr>
                    <w:top w:val="none" w:sz="0" w:space="0" w:color="auto"/>
                    <w:left w:val="none" w:sz="0" w:space="0" w:color="auto"/>
                    <w:bottom w:val="none" w:sz="0" w:space="0" w:color="auto"/>
                    <w:right w:val="none" w:sz="0" w:space="0" w:color="auto"/>
                  </w:divBdr>
                </w:div>
                <w:div w:id="193036139">
                  <w:marLeft w:val="640"/>
                  <w:marRight w:val="0"/>
                  <w:marTop w:val="0"/>
                  <w:marBottom w:val="0"/>
                  <w:divBdr>
                    <w:top w:val="none" w:sz="0" w:space="0" w:color="auto"/>
                    <w:left w:val="none" w:sz="0" w:space="0" w:color="auto"/>
                    <w:bottom w:val="none" w:sz="0" w:space="0" w:color="auto"/>
                    <w:right w:val="none" w:sz="0" w:space="0" w:color="auto"/>
                  </w:divBdr>
                </w:div>
                <w:div w:id="203299004">
                  <w:marLeft w:val="640"/>
                  <w:marRight w:val="0"/>
                  <w:marTop w:val="0"/>
                  <w:marBottom w:val="0"/>
                  <w:divBdr>
                    <w:top w:val="none" w:sz="0" w:space="0" w:color="auto"/>
                    <w:left w:val="none" w:sz="0" w:space="0" w:color="auto"/>
                    <w:bottom w:val="none" w:sz="0" w:space="0" w:color="auto"/>
                    <w:right w:val="none" w:sz="0" w:space="0" w:color="auto"/>
                  </w:divBdr>
                </w:div>
                <w:div w:id="212739445">
                  <w:marLeft w:val="640"/>
                  <w:marRight w:val="0"/>
                  <w:marTop w:val="0"/>
                  <w:marBottom w:val="0"/>
                  <w:divBdr>
                    <w:top w:val="none" w:sz="0" w:space="0" w:color="auto"/>
                    <w:left w:val="none" w:sz="0" w:space="0" w:color="auto"/>
                    <w:bottom w:val="none" w:sz="0" w:space="0" w:color="auto"/>
                    <w:right w:val="none" w:sz="0" w:space="0" w:color="auto"/>
                  </w:divBdr>
                </w:div>
                <w:div w:id="212930976">
                  <w:marLeft w:val="640"/>
                  <w:marRight w:val="0"/>
                  <w:marTop w:val="0"/>
                  <w:marBottom w:val="0"/>
                  <w:divBdr>
                    <w:top w:val="none" w:sz="0" w:space="0" w:color="auto"/>
                    <w:left w:val="none" w:sz="0" w:space="0" w:color="auto"/>
                    <w:bottom w:val="none" w:sz="0" w:space="0" w:color="auto"/>
                    <w:right w:val="none" w:sz="0" w:space="0" w:color="auto"/>
                  </w:divBdr>
                </w:div>
                <w:div w:id="322273080">
                  <w:marLeft w:val="640"/>
                  <w:marRight w:val="0"/>
                  <w:marTop w:val="0"/>
                  <w:marBottom w:val="0"/>
                  <w:divBdr>
                    <w:top w:val="none" w:sz="0" w:space="0" w:color="auto"/>
                    <w:left w:val="none" w:sz="0" w:space="0" w:color="auto"/>
                    <w:bottom w:val="none" w:sz="0" w:space="0" w:color="auto"/>
                    <w:right w:val="none" w:sz="0" w:space="0" w:color="auto"/>
                  </w:divBdr>
                </w:div>
                <w:div w:id="365328092">
                  <w:marLeft w:val="640"/>
                  <w:marRight w:val="0"/>
                  <w:marTop w:val="0"/>
                  <w:marBottom w:val="0"/>
                  <w:divBdr>
                    <w:top w:val="none" w:sz="0" w:space="0" w:color="auto"/>
                    <w:left w:val="none" w:sz="0" w:space="0" w:color="auto"/>
                    <w:bottom w:val="none" w:sz="0" w:space="0" w:color="auto"/>
                    <w:right w:val="none" w:sz="0" w:space="0" w:color="auto"/>
                  </w:divBdr>
                </w:div>
                <w:div w:id="393428787">
                  <w:marLeft w:val="640"/>
                  <w:marRight w:val="0"/>
                  <w:marTop w:val="0"/>
                  <w:marBottom w:val="0"/>
                  <w:divBdr>
                    <w:top w:val="none" w:sz="0" w:space="0" w:color="auto"/>
                    <w:left w:val="none" w:sz="0" w:space="0" w:color="auto"/>
                    <w:bottom w:val="none" w:sz="0" w:space="0" w:color="auto"/>
                    <w:right w:val="none" w:sz="0" w:space="0" w:color="auto"/>
                  </w:divBdr>
                </w:div>
                <w:div w:id="395395152">
                  <w:marLeft w:val="640"/>
                  <w:marRight w:val="0"/>
                  <w:marTop w:val="0"/>
                  <w:marBottom w:val="0"/>
                  <w:divBdr>
                    <w:top w:val="none" w:sz="0" w:space="0" w:color="auto"/>
                    <w:left w:val="none" w:sz="0" w:space="0" w:color="auto"/>
                    <w:bottom w:val="none" w:sz="0" w:space="0" w:color="auto"/>
                    <w:right w:val="none" w:sz="0" w:space="0" w:color="auto"/>
                  </w:divBdr>
                </w:div>
                <w:div w:id="401491102">
                  <w:marLeft w:val="640"/>
                  <w:marRight w:val="0"/>
                  <w:marTop w:val="0"/>
                  <w:marBottom w:val="0"/>
                  <w:divBdr>
                    <w:top w:val="none" w:sz="0" w:space="0" w:color="auto"/>
                    <w:left w:val="none" w:sz="0" w:space="0" w:color="auto"/>
                    <w:bottom w:val="none" w:sz="0" w:space="0" w:color="auto"/>
                    <w:right w:val="none" w:sz="0" w:space="0" w:color="auto"/>
                  </w:divBdr>
                </w:div>
                <w:div w:id="505555981">
                  <w:marLeft w:val="640"/>
                  <w:marRight w:val="0"/>
                  <w:marTop w:val="0"/>
                  <w:marBottom w:val="0"/>
                  <w:divBdr>
                    <w:top w:val="none" w:sz="0" w:space="0" w:color="auto"/>
                    <w:left w:val="none" w:sz="0" w:space="0" w:color="auto"/>
                    <w:bottom w:val="none" w:sz="0" w:space="0" w:color="auto"/>
                    <w:right w:val="none" w:sz="0" w:space="0" w:color="auto"/>
                  </w:divBdr>
                </w:div>
                <w:div w:id="639849565">
                  <w:marLeft w:val="640"/>
                  <w:marRight w:val="0"/>
                  <w:marTop w:val="0"/>
                  <w:marBottom w:val="0"/>
                  <w:divBdr>
                    <w:top w:val="none" w:sz="0" w:space="0" w:color="auto"/>
                    <w:left w:val="none" w:sz="0" w:space="0" w:color="auto"/>
                    <w:bottom w:val="none" w:sz="0" w:space="0" w:color="auto"/>
                    <w:right w:val="none" w:sz="0" w:space="0" w:color="auto"/>
                  </w:divBdr>
                </w:div>
                <w:div w:id="651301224">
                  <w:marLeft w:val="640"/>
                  <w:marRight w:val="0"/>
                  <w:marTop w:val="0"/>
                  <w:marBottom w:val="0"/>
                  <w:divBdr>
                    <w:top w:val="none" w:sz="0" w:space="0" w:color="auto"/>
                    <w:left w:val="none" w:sz="0" w:space="0" w:color="auto"/>
                    <w:bottom w:val="none" w:sz="0" w:space="0" w:color="auto"/>
                    <w:right w:val="none" w:sz="0" w:space="0" w:color="auto"/>
                  </w:divBdr>
                </w:div>
                <w:div w:id="670258021">
                  <w:marLeft w:val="640"/>
                  <w:marRight w:val="0"/>
                  <w:marTop w:val="0"/>
                  <w:marBottom w:val="0"/>
                  <w:divBdr>
                    <w:top w:val="none" w:sz="0" w:space="0" w:color="auto"/>
                    <w:left w:val="none" w:sz="0" w:space="0" w:color="auto"/>
                    <w:bottom w:val="none" w:sz="0" w:space="0" w:color="auto"/>
                    <w:right w:val="none" w:sz="0" w:space="0" w:color="auto"/>
                  </w:divBdr>
                </w:div>
                <w:div w:id="750737691">
                  <w:marLeft w:val="640"/>
                  <w:marRight w:val="0"/>
                  <w:marTop w:val="0"/>
                  <w:marBottom w:val="0"/>
                  <w:divBdr>
                    <w:top w:val="none" w:sz="0" w:space="0" w:color="auto"/>
                    <w:left w:val="none" w:sz="0" w:space="0" w:color="auto"/>
                    <w:bottom w:val="none" w:sz="0" w:space="0" w:color="auto"/>
                    <w:right w:val="none" w:sz="0" w:space="0" w:color="auto"/>
                  </w:divBdr>
                </w:div>
                <w:div w:id="767890897">
                  <w:marLeft w:val="640"/>
                  <w:marRight w:val="0"/>
                  <w:marTop w:val="0"/>
                  <w:marBottom w:val="0"/>
                  <w:divBdr>
                    <w:top w:val="none" w:sz="0" w:space="0" w:color="auto"/>
                    <w:left w:val="none" w:sz="0" w:space="0" w:color="auto"/>
                    <w:bottom w:val="none" w:sz="0" w:space="0" w:color="auto"/>
                    <w:right w:val="none" w:sz="0" w:space="0" w:color="auto"/>
                  </w:divBdr>
                </w:div>
                <w:div w:id="768545704">
                  <w:marLeft w:val="640"/>
                  <w:marRight w:val="0"/>
                  <w:marTop w:val="0"/>
                  <w:marBottom w:val="0"/>
                  <w:divBdr>
                    <w:top w:val="none" w:sz="0" w:space="0" w:color="auto"/>
                    <w:left w:val="none" w:sz="0" w:space="0" w:color="auto"/>
                    <w:bottom w:val="none" w:sz="0" w:space="0" w:color="auto"/>
                    <w:right w:val="none" w:sz="0" w:space="0" w:color="auto"/>
                  </w:divBdr>
                </w:div>
                <w:div w:id="832140088">
                  <w:marLeft w:val="640"/>
                  <w:marRight w:val="0"/>
                  <w:marTop w:val="0"/>
                  <w:marBottom w:val="0"/>
                  <w:divBdr>
                    <w:top w:val="none" w:sz="0" w:space="0" w:color="auto"/>
                    <w:left w:val="none" w:sz="0" w:space="0" w:color="auto"/>
                    <w:bottom w:val="none" w:sz="0" w:space="0" w:color="auto"/>
                    <w:right w:val="none" w:sz="0" w:space="0" w:color="auto"/>
                  </w:divBdr>
                </w:div>
                <w:div w:id="835532278">
                  <w:marLeft w:val="640"/>
                  <w:marRight w:val="0"/>
                  <w:marTop w:val="0"/>
                  <w:marBottom w:val="0"/>
                  <w:divBdr>
                    <w:top w:val="none" w:sz="0" w:space="0" w:color="auto"/>
                    <w:left w:val="none" w:sz="0" w:space="0" w:color="auto"/>
                    <w:bottom w:val="none" w:sz="0" w:space="0" w:color="auto"/>
                    <w:right w:val="none" w:sz="0" w:space="0" w:color="auto"/>
                  </w:divBdr>
                </w:div>
                <w:div w:id="870000138">
                  <w:marLeft w:val="640"/>
                  <w:marRight w:val="0"/>
                  <w:marTop w:val="0"/>
                  <w:marBottom w:val="0"/>
                  <w:divBdr>
                    <w:top w:val="none" w:sz="0" w:space="0" w:color="auto"/>
                    <w:left w:val="none" w:sz="0" w:space="0" w:color="auto"/>
                    <w:bottom w:val="none" w:sz="0" w:space="0" w:color="auto"/>
                    <w:right w:val="none" w:sz="0" w:space="0" w:color="auto"/>
                  </w:divBdr>
                </w:div>
                <w:div w:id="935987264">
                  <w:marLeft w:val="640"/>
                  <w:marRight w:val="0"/>
                  <w:marTop w:val="0"/>
                  <w:marBottom w:val="0"/>
                  <w:divBdr>
                    <w:top w:val="none" w:sz="0" w:space="0" w:color="auto"/>
                    <w:left w:val="none" w:sz="0" w:space="0" w:color="auto"/>
                    <w:bottom w:val="none" w:sz="0" w:space="0" w:color="auto"/>
                    <w:right w:val="none" w:sz="0" w:space="0" w:color="auto"/>
                  </w:divBdr>
                </w:div>
                <w:div w:id="1025836938">
                  <w:marLeft w:val="640"/>
                  <w:marRight w:val="0"/>
                  <w:marTop w:val="0"/>
                  <w:marBottom w:val="0"/>
                  <w:divBdr>
                    <w:top w:val="none" w:sz="0" w:space="0" w:color="auto"/>
                    <w:left w:val="none" w:sz="0" w:space="0" w:color="auto"/>
                    <w:bottom w:val="none" w:sz="0" w:space="0" w:color="auto"/>
                    <w:right w:val="none" w:sz="0" w:space="0" w:color="auto"/>
                  </w:divBdr>
                </w:div>
                <w:div w:id="1043871308">
                  <w:marLeft w:val="640"/>
                  <w:marRight w:val="0"/>
                  <w:marTop w:val="0"/>
                  <w:marBottom w:val="0"/>
                  <w:divBdr>
                    <w:top w:val="none" w:sz="0" w:space="0" w:color="auto"/>
                    <w:left w:val="none" w:sz="0" w:space="0" w:color="auto"/>
                    <w:bottom w:val="none" w:sz="0" w:space="0" w:color="auto"/>
                    <w:right w:val="none" w:sz="0" w:space="0" w:color="auto"/>
                  </w:divBdr>
                </w:div>
                <w:div w:id="1137526686">
                  <w:marLeft w:val="640"/>
                  <w:marRight w:val="0"/>
                  <w:marTop w:val="0"/>
                  <w:marBottom w:val="0"/>
                  <w:divBdr>
                    <w:top w:val="none" w:sz="0" w:space="0" w:color="auto"/>
                    <w:left w:val="none" w:sz="0" w:space="0" w:color="auto"/>
                    <w:bottom w:val="none" w:sz="0" w:space="0" w:color="auto"/>
                    <w:right w:val="none" w:sz="0" w:space="0" w:color="auto"/>
                  </w:divBdr>
                </w:div>
                <w:div w:id="1149132601">
                  <w:marLeft w:val="640"/>
                  <w:marRight w:val="0"/>
                  <w:marTop w:val="0"/>
                  <w:marBottom w:val="0"/>
                  <w:divBdr>
                    <w:top w:val="none" w:sz="0" w:space="0" w:color="auto"/>
                    <w:left w:val="none" w:sz="0" w:space="0" w:color="auto"/>
                    <w:bottom w:val="none" w:sz="0" w:space="0" w:color="auto"/>
                    <w:right w:val="none" w:sz="0" w:space="0" w:color="auto"/>
                  </w:divBdr>
                </w:div>
                <w:div w:id="1151753875">
                  <w:marLeft w:val="640"/>
                  <w:marRight w:val="0"/>
                  <w:marTop w:val="0"/>
                  <w:marBottom w:val="0"/>
                  <w:divBdr>
                    <w:top w:val="none" w:sz="0" w:space="0" w:color="auto"/>
                    <w:left w:val="none" w:sz="0" w:space="0" w:color="auto"/>
                    <w:bottom w:val="none" w:sz="0" w:space="0" w:color="auto"/>
                    <w:right w:val="none" w:sz="0" w:space="0" w:color="auto"/>
                  </w:divBdr>
                </w:div>
                <w:div w:id="1240796861">
                  <w:marLeft w:val="640"/>
                  <w:marRight w:val="0"/>
                  <w:marTop w:val="0"/>
                  <w:marBottom w:val="0"/>
                  <w:divBdr>
                    <w:top w:val="none" w:sz="0" w:space="0" w:color="auto"/>
                    <w:left w:val="none" w:sz="0" w:space="0" w:color="auto"/>
                    <w:bottom w:val="none" w:sz="0" w:space="0" w:color="auto"/>
                    <w:right w:val="none" w:sz="0" w:space="0" w:color="auto"/>
                  </w:divBdr>
                </w:div>
                <w:div w:id="1268268510">
                  <w:marLeft w:val="640"/>
                  <w:marRight w:val="0"/>
                  <w:marTop w:val="0"/>
                  <w:marBottom w:val="0"/>
                  <w:divBdr>
                    <w:top w:val="none" w:sz="0" w:space="0" w:color="auto"/>
                    <w:left w:val="none" w:sz="0" w:space="0" w:color="auto"/>
                    <w:bottom w:val="none" w:sz="0" w:space="0" w:color="auto"/>
                    <w:right w:val="none" w:sz="0" w:space="0" w:color="auto"/>
                  </w:divBdr>
                </w:div>
                <w:div w:id="1284581256">
                  <w:marLeft w:val="640"/>
                  <w:marRight w:val="0"/>
                  <w:marTop w:val="0"/>
                  <w:marBottom w:val="0"/>
                  <w:divBdr>
                    <w:top w:val="none" w:sz="0" w:space="0" w:color="auto"/>
                    <w:left w:val="none" w:sz="0" w:space="0" w:color="auto"/>
                    <w:bottom w:val="none" w:sz="0" w:space="0" w:color="auto"/>
                    <w:right w:val="none" w:sz="0" w:space="0" w:color="auto"/>
                  </w:divBdr>
                </w:div>
                <w:div w:id="1322151672">
                  <w:marLeft w:val="640"/>
                  <w:marRight w:val="0"/>
                  <w:marTop w:val="0"/>
                  <w:marBottom w:val="0"/>
                  <w:divBdr>
                    <w:top w:val="none" w:sz="0" w:space="0" w:color="auto"/>
                    <w:left w:val="none" w:sz="0" w:space="0" w:color="auto"/>
                    <w:bottom w:val="none" w:sz="0" w:space="0" w:color="auto"/>
                    <w:right w:val="none" w:sz="0" w:space="0" w:color="auto"/>
                  </w:divBdr>
                </w:div>
                <w:div w:id="1399550551">
                  <w:marLeft w:val="640"/>
                  <w:marRight w:val="0"/>
                  <w:marTop w:val="0"/>
                  <w:marBottom w:val="0"/>
                  <w:divBdr>
                    <w:top w:val="none" w:sz="0" w:space="0" w:color="auto"/>
                    <w:left w:val="none" w:sz="0" w:space="0" w:color="auto"/>
                    <w:bottom w:val="none" w:sz="0" w:space="0" w:color="auto"/>
                    <w:right w:val="none" w:sz="0" w:space="0" w:color="auto"/>
                  </w:divBdr>
                </w:div>
                <w:div w:id="1416394317">
                  <w:marLeft w:val="640"/>
                  <w:marRight w:val="0"/>
                  <w:marTop w:val="0"/>
                  <w:marBottom w:val="0"/>
                  <w:divBdr>
                    <w:top w:val="none" w:sz="0" w:space="0" w:color="auto"/>
                    <w:left w:val="none" w:sz="0" w:space="0" w:color="auto"/>
                    <w:bottom w:val="none" w:sz="0" w:space="0" w:color="auto"/>
                    <w:right w:val="none" w:sz="0" w:space="0" w:color="auto"/>
                  </w:divBdr>
                </w:div>
                <w:div w:id="1434746300">
                  <w:marLeft w:val="640"/>
                  <w:marRight w:val="0"/>
                  <w:marTop w:val="0"/>
                  <w:marBottom w:val="0"/>
                  <w:divBdr>
                    <w:top w:val="none" w:sz="0" w:space="0" w:color="auto"/>
                    <w:left w:val="none" w:sz="0" w:space="0" w:color="auto"/>
                    <w:bottom w:val="none" w:sz="0" w:space="0" w:color="auto"/>
                    <w:right w:val="none" w:sz="0" w:space="0" w:color="auto"/>
                  </w:divBdr>
                </w:div>
                <w:div w:id="1434783311">
                  <w:marLeft w:val="640"/>
                  <w:marRight w:val="0"/>
                  <w:marTop w:val="0"/>
                  <w:marBottom w:val="0"/>
                  <w:divBdr>
                    <w:top w:val="none" w:sz="0" w:space="0" w:color="auto"/>
                    <w:left w:val="none" w:sz="0" w:space="0" w:color="auto"/>
                    <w:bottom w:val="none" w:sz="0" w:space="0" w:color="auto"/>
                    <w:right w:val="none" w:sz="0" w:space="0" w:color="auto"/>
                  </w:divBdr>
                </w:div>
                <w:div w:id="1458838527">
                  <w:marLeft w:val="640"/>
                  <w:marRight w:val="0"/>
                  <w:marTop w:val="0"/>
                  <w:marBottom w:val="0"/>
                  <w:divBdr>
                    <w:top w:val="none" w:sz="0" w:space="0" w:color="auto"/>
                    <w:left w:val="none" w:sz="0" w:space="0" w:color="auto"/>
                    <w:bottom w:val="none" w:sz="0" w:space="0" w:color="auto"/>
                    <w:right w:val="none" w:sz="0" w:space="0" w:color="auto"/>
                  </w:divBdr>
                </w:div>
                <w:div w:id="1601377784">
                  <w:marLeft w:val="640"/>
                  <w:marRight w:val="0"/>
                  <w:marTop w:val="0"/>
                  <w:marBottom w:val="0"/>
                  <w:divBdr>
                    <w:top w:val="none" w:sz="0" w:space="0" w:color="auto"/>
                    <w:left w:val="none" w:sz="0" w:space="0" w:color="auto"/>
                    <w:bottom w:val="none" w:sz="0" w:space="0" w:color="auto"/>
                    <w:right w:val="none" w:sz="0" w:space="0" w:color="auto"/>
                  </w:divBdr>
                </w:div>
                <w:div w:id="1623263711">
                  <w:marLeft w:val="640"/>
                  <w:marRight w:val="0"/>
                  <w:marTop w:val="0"/>
                  <w:marBottom w:val="0"/>
                  <w:divBdr>
                    <w:top w:val="none" w:sz="0" w:space="0" w:color="auto"/>
                    <w:left w:val="none" w:sz="0" w:space="0" w:color="auto"/>
                    <w:bottom w:val="none" w:sz="0" w:space="0" w:color="auto"/>
                    <w:right w:val="none" w:sz="0" w:space="0" w:color="auto"/>
                  </w:divBdr>
                </w:div>
                <w:div w:id="1637489383">
                  <w:marLeft w:val="640"/>
                  <w:marRight w:val="0"/>
                  <w:marTop w:val="0"/>
                  <w:marBottom w:val="0"/>
                  <w:divBdr>
                    <w:top w:val="none" w:sz="0" w:space="0" w:color="auto"/>
                    <w:left w:val="none" w:sz="0" w:space="0" w:color="auto"/>
                    <w:bottom w:val="none" w:sz="0" w:space="0" w:color="auto"/>
                    <w:right w:val="none" w:sz="0" w:space="0" w:color="auto"/>
                  </w:divBdr>
                </w:div>
                <w:div w:id="1781417805">
                  <w:marLeft w:val="640"/>
                  <w:marRight w:val="0"/>
                  <w:marTop w:val="0"/>
                  <w:marBottom w:val="0"/>
                  <w:divBdr>
                    <w:top w:val="none" w:sz="0" w:space="0" w:color="auto"/>
                    <w:left w:val="none" w:sz="0" w:space="0" w:color="auto"/>
                    <w:bottom w:val="none" w:sz="0" w:space="0" w:color="auto"/>
                    <w:right w:val="none" w:sz="0" w:space="0" w:color="auto"/>
                  </w:divBdr>
                </w:div>
                <w:div w:id="1872110711">
                  <w:marLeft w:val="640"/>
                  <w:marRight w:val="0"/>
                  <w:marTop w:val="0"/>
                  <w:marBottom w:val="0"/>
                  <w:divBdr>
                    <w:top w:val="none" w:sz="0" w:space="0" w:color="auto"/>
                    <w:left w:val="none" w:sz="0" w:space="0" w:color="auto"/>
                    <w:bottom w:val="none" w:sz="0" w:space="0" w:color="auto"/>
                    <w:right w:val="none" w:sz="0" w:space="0" w:color="auto"/>
                  </w:divBdr>
                </w:div>
                <w:div w:id="1896430579">
                  <w:marLeft w:val="640"/>
                  <w:marRight w:val="0"/>
                  <w:marTop w:val="0"/>
                  <w:marBottom w:val="0"/>
                  <w:divBdr>
                    <w:top w:val="none" w:sz="0" w:space="0" w:color="auto"/>
                    <w:left w:val="none" w:sz="0" w:space="0" w:color="auto"/>
                    <w:bottom w:val="none" w:sz="0" w:space="0" w:color="auto"/>
                    <w:right w:val="none" w:sz="0" w:space="0" w:color="auto"/>
                  </w:divBdr>
                </w:div>
                <w:div w:id="1927957613">
                  <w:marLeft w:val="640"/>
                  <w:marRight w:val="0"/>
                  <w:marTop w:val="0"/>
                  <w:marBottom w:val="0"/>
                  <w:divBdr>
                    <w:top w:val="none" w:sz="0" w:space="0" w:color="auto"/>
                    <w:left w:val="none" w:sz="0" w:space="0" w:color="auto"/>
                    <w:bottom w:val="none" w:sz="0" w:space="0" w:color="auto"/>
                    <w:right w:val="none" w:sz="0" w:space="0" w:color="auto"/>
                  </w:divBdr>
                </w:div>
                <w:div w:id="1936012811">
                  <w:marLeft w:val="640"/>
                  <w:marRight w:val="0"/>
                  <w:marTop w:val="0"/>
                  <w:marBottom w:val="0"/>
                  <w:divBdr>
                    <w:top w:val="none" w:sz="0" w:space="0" w:color="auto"/>
                    <w:left w:val="none" w:sz="0" w:space="0" w:color="auto"/>
                    <w:bottom w:val="none" w:sz="0" w:space="0" w:color="auto"/>
                    <w:right w:val="none" w:sz="0" w:space="0" w:color="auto"/>
                  </w:divBdr>
                </w:div>
                <w:div w:id="1960254631">
                  <w:marLeft w:val="640"/>
                  <w:marRight w:val="0"/>
                  <w:marTop w:val="0"/>
                  <w:marBottom w:val="0"/>
                  <w:divBdr>
                    <w:top w:val="none" w:sz="0" w:space="0" w:color="auto"/>
                    <w:left w:val="none" w:sz="0" w:space="0" w:color="auto"/>
                    <w:bottom w:val="none" w:sz="0" w:space="0" w:color="auto"/>
                    <w:right w:val="none" w:sz="0" w:space="0" w:color="auto"/>
                  </w:divBdr>
                </w:div>
                <w:div w:id="1993875203">
                  <w:marLeft w:val="640"/>
                  <w:marRight w:val="0"/>
                  <w:marTop w:val="0"/>
                  <w:marBottom w:val="0"/>
                  <w:divBdr>
                    <w:top w:val="none" w:sz="0" w:space="0" w:color="auto"/>
                    <w:left w:val="none" w:sz="0" w:space="0" w:color="auto"/>
                    <w:bottom w:val="none" w:sz="0" w:space="0" w:color="auto"/>
                    <w:right w:val="none" w:sz="0" w:space="0" w:color="auto"/>
                  </w:divBdr>
                </w:div>
                <w:div w:id="2006207828">
                  <w:marLeft w:val="640"/>
                  <w:marRight w:val="0"/>
                  <w:marTop w:val="0"/>
                  <w:marBottom w:val="0"/>
                  <w:divBdr>
                    <w:top w:val="none" w:sz="0" w:space="0" w:color="auto"/>
                    <w:left w:val="none" w:sz="0" w:space="0" w:color="auto"/>
                    <w:bottom w:val="none" w:sz="0" w:space="0" w:color="auto"/>
                    <w:right w:val="none" w:sz="0" w:space="0" w:color="auto"/>
                  </w:divBdr>
                </w:div>
                <w:div w:id="2015451696">
                  <w:marLeft w:val="640"/>
                  <w:marRight w:val="0"/>
                  <w:marTop w:val="0"/>
                  <w:marBottom w:val="0"/>
                  <w:divBdr>
                    <w:top w:val="none" w:sz="0" w:space="0" w:color="auto"/>
                    <w:left w:val="none" w:sz="0" w:space="0" w:color="auto"/>
                    <w:bottom w:val="none" w:sz="0" w:space="0" w:color="auto"/>
                    <w:right w:val="none" w:sz="0" w:space="0" w:color="auto"/>
                  </w:divBdr>
                </w:div>
                <w:div w:id="2038658670">
                  <w:marLeft w:val="640"/>
                  <w:marRight w:val="0"/>
                  <w:marTop w:val="0"/>
                  <w:marBottom w:val="0"/>
                  <w:divBdr>
                    <w:top w:val="none" w:sz="0" w:space="0" w:color="auto"/>
                    <w:left w:val="none" w:sz="0" w:space="0" w:color="auto"/>
                    <w:bottom w:val="none" w:sz="0" w:space="0" w:color="auto"/>
                    <w:right w:val="none" w:sz="0" w:space="0" w:color="auto"/>
                  </w:divBdr>
                </w:div>
                <w:div w:id="2081752955">
                  <w:marLeft w:val="640"/>
                  <w:marRight w:val="0"/>
                  <w:marTop w:val="0"/>
                  <w:marBottom w:val="0"/>
                  <w:divBdr>
                    <w:top w:val="none" w:sz="0" w:space="0" w:color="auto"/>
                    <w:left w:val="none" w:sz="0" w:space="0" w:color="auto"/>
                    <w:bottom w:val="none" w:sz="0" w:space="0" w:color="auto"/>
                    <w:right w:val="none" w:sz="0" w:space="0" w:color="auto"/>
                  </w:divBdr>
                </w:div>
                <w:div w:id="2086950337">
                  <w:marLeft w:val="640"/>
                  <w:marRight w:val="0"/>
                  <w:marTop w:val="0"/>
                  <w:marBottom w:val="0"/>
                  <w:divBdr>
                    <w:top w:val="none" w:sz="0" w:space="0" w:color="auto"/>
                    <w:left w:val="none" w:sz="0" w:space="0" w:color="auto"/>
                    <w:bottom w:val="none" w:sz="0" w:space="0" w:color="auto"/>
                    <w:right w:val="none" w:sz="0" w:space="0" w:color="auto"/>
                  </w:divBdr>
                </w:div>
                <w:div w:id="2133864381">
                  <w:marLeft w:val="640"/>
                  <w:marRight w:val="0"/>
                  <w:marTop w:val="0"/>
                  <w:marBottom w:val="0"/>
                  <w:divBdr>
                    <w:top w:val="none" w:sz="0" w:space="0" w:color="auto"/>
                    <w:left w:val="none" w:sz="0" w:space="0" w:color="auto"/>
                    <w:bottom w:val="none" w:sz="0" w:space="0" w:color="auto"/>
                    <w:right w:val="none" w:sz="0" w:space="0" w:color="auto"/>
                  </w:divBdr>
                </w:div>
              </w:divsChild>
            </w:div>
            <w:div w:id="1411931131">
              <w:marLeft w:val="0"/>
              <w:marRight w:val="0"/>
              <w:marTop w:val="0"/>
              <w:marBottom w:val="0"/>
              <w:divBdr>
                <w:top w:val="none" w:sz="0" w:space="0" w:color="auto"/>
                <w:left w:val="none" w:sz="0" w:space="0" w:color="auto"/>
                <w:bottom w:val="none" w:sz="0" w:space="0" w:color="auto"/>
                <w:right w:val="none" w:sz="0" w:space="0" w:color="auto"/>
              </w:divBdr>
              <w:divsChild>
                <w:div w:id="11684846">
                  <w:marLeft w:val="640"/>
                  <w:marRight w:val="0"/>
                  <w:marTop w:val="0"/>
                  <w:marBottom w:val="0"/>
                  <w:divBdr>
                    <w:top w:val="none" w:sz="0" w:space="0" w:color="auto"/>
                    <w:left w:val="none" w:sz="0" w:space="0" w:color="auto"/>
                    <w:bottom w:val="none" w:sz="0" w:space="0" w:color="auto"/>
                    <w:right w:val="none" w:sz="0" w:space="0" w:color="auto"/>
                  </w:divBdr>
                </w:div>
                <w:div w:id="25563603">
                  <w:marLeft w:val="640"/>
                  <w:marRight w:val="0"/>
                  <w:marTop w:val="0"/>
                  <w:marBottom w:val="0"/>
                  <w:divBdr>
                    <w:top w:val="none" w:sz="0" w:space="0" w:color="auto"/>
                    <w:left w:val="none" w:sz="0" w:space="0" w:color="auto"/>
                    <w:bottom w:val="none" w:sz="0" w:space="0" w:color="auto"/>
                    <w:right w:val="none" w:sz="0" w:space="0" w:color="auto"/>
                  </w:divBdr>
                </w:div>
                <w:div w:id="27339213">
                  <w:marLeft w:val="640"/>
                  <w:marRight w:val="0"/>
                  <w:marTop w:val="0"/>
                  <w:marBottom w:val="0"/>
                  <w:divBdr>
                    <w:top w:val="none" w:sz="0" w:space="0" w:color="auto"/>
                    <w:left w:val="none" w:sz="0" w:space="0" w:color="auto"/>
                    <w:bottom w:val="none" w:sz="0" w:space="0" w:color="auto"/>
                    <w:right w:val="none" w:sz="0" w:space="0" w:color="auto"/>
                  </w:divBdr>
                </w:div>
                <w:div w:id="46492522">
                  <w:marLeft w:val="640"/>
                  <w:marRight w:val="0"/>
                  <w:marTop w:val="0"/>
                  <w:marBottom w:val="0"/>
                  <w:divBdr>
                    <w:top w:val="none" w:sz="0" w:space="0" w:color="auto"/>
                    <w:left w:val="none" w:sz="0" w:space="0" w:color="auto"/>
                    <w:bottom w:val="none" w:sz="0" w:space="0" w:color="auto"/>
                    <w:right w:val="none" w:sz="0" w:space="0" w:color="auto"/>
                  </w:divBdr>
                </w:div>
                <w:div w:id="123431845">
                  <w:marLeft w:val="640"/>
                  <w:marRight w:val="0"/>
                  <w:marTop w:val="0"/>
                  <w:marBottom w:val="0"/>
                  <w:divBdr>
                    <w:top w:val="none" w:sz="0" w:space="0" w:color="auto"/>
                    <w:left w:val="none" w:sz="0" w:space="0" w:color="auto"/>
                    <w:bottom w:val="none" w:sz="0" w:space="0" w:color="auto"/>
                    <w:right w:val="none" w:sz="0" w:space="0" w:color="auto"/>
                  </w:divBdr>
                </w:div>
                <w:div w:id="197355800">
                  <w:marLeft w:val="640"/>
                  <w:marRight w:val="0"/>
                  <w:marTop w:val="0"/>
                  <w:marBottom w:val="0"/>
                  <w:divBdr>
                    <w:top w:val="none" w:sz="0" w:space="0" w:color="auto"/>
                    <w:left w:val="none" w:sz="0" w:space="0" w:color="auto"/>
                    <w:bottom w:val="none" w:sz="0" w:space="0" w:color="auto"/>
                    <w:right w:val="none" w:sz="0" w:space="0" w:color="auto"/>
                  </w:divBdr>
                </w:div>
                <w:div w:id="203097970">
                  <w:marLeft w:val="640"/>
                  <w:marRight w:val="0"/>
                  <w:marTop w:val="0"/>
                  <w:marBottom w:val="0"/>
                  <w:divBdr>
                    <w:top w:val="none" w:sz="0" w:space="0" w:color="auto"/>
                    <w:left w:val="none" w:sz="0" w:space="0" w:color="auto"/>
                    <w:bottom w:val="none" w:sz="0" w:space="0" w:color="auto"/>
                    <w:right w:val="none" w:sz="0" w:space="0" w:color="auto"/>
                  </w:divBdr>
                </w:div>
                <w:div w:id="219171975">
                  <w:marLeft w:val="640"/>
                  <w:marRight w:val="0"/>
                  <w:marTop w:val="0"/>
                  <w:marBottom w:val="0"/>
                  <w:divBdr>
                    <w:top w:val="none" w:sz="0" w:space="0" w:color="auto"/>
                    <w:left w:val="none" w:sz="0" w:space="0" w:color="auto"/>
                    <w:bottom w:val="none" w:sz="0" w:space="0" w:color="auto"/>
                    <w:right w:val="none" w:sz="0" w:space="0" w:color="auto"/>
                  </w:divBdr>
                </w:div>
                <w:div w:id="246153471">
                  <w:marLeft w:val="640"/>
                  <w:marRight w:val="0"/>
                  <w:marTop w:val="0"/>
                  <w:marBottom w:val="0"/>
                  <w:divBdr>
                    <w:top w:val="none" w:sz="0" w:space="0" w:color="auto"/>
                    <w:left w:val="none" w:sz="0" w:space="0" w:color="auto"/>
                    <w:bottom w:val="none" w:sz="0" w:space="0" w:color="auto"/>
                    <w:right w:val="none" w:sz="0" w:space="0" w:color="auto"/>
                  </w:divBdr>
                </w:div>
                <w:div w:id="261693265">
                  <w:marLeft w:val="640"/>
                  <w:marRight w:val="0"/>
                  <w:marTop w:val="0"/>
                  <w:marBottom w:val="0"/>
                  <w:divBdr>
                    <w:top w:val="none" w:sz="0" w:space="0" w:color="auto"/>
                    <w:left w:val="none" w:sz="0" w:space="0" w:color="auto"/>
                    <w:bottom w:val="none" w:sz="0" w:space="0" w:color="auto"/>
                    <w:right w:val="none" w:sz="0" w:space="0" w:color="auto"/>
                  </w:divBdr>
                </w:div>
                <w:div w:id="280037432">
                  <w:marLeft w:val="640"/>
                  <w:marRight w:val="0"/>
                  <w:marTop w:val="0"/>
                  <w:marBottom w:val="0"/>
                  <w:divBdr>
                    <w:top w:val="none" w:sz="0" w:space="0" w:color="auto"/>
                    <w:left w:val="none" w:sz="0" w:space="0" w:color="auto"/>
                    <w:bottom w:val="none" w:sz="0" w:space="0" w:color="auto"/>
                    <w:right w:val="none" w:sz="0" w:space="0" w:color="auto"/>
                  </w:divBdr>
                </w:div>
                <w:div w:id="367799295">
                  <w:marLeft w:val="640"/>
                  <w:marRight w:val="0"/>
                  <w:marTop w:val="0"/>
                  <w:marBottom w:val="0"/>
                  <w:divBdr>
                    <w:top w:val="none" w:sz="0" w:space="0" w:color="auto"/>
                    <w:left w:val="none" w:sz="0" w:space="0" w:color="auto"/>
                    <w:bottom w:val="none" w:sz="0" w:space="0" w:color="auto"/>
                    <w:right w:val="none" w:sz="0" w:space="0" w:color="auto"/>
                  </w:divBdr>
                </w:div>
                <w:div w:id="377045608">
                  <w:marLeft w:val="640"/>
                  <w:marRight w:val="0"/>
                  <w:marTop w:val="0"/>
                  <w:marBottom w:val="0"/>
                  <w:divBdr>
                    <w:top w:val="none" w:sz="0" w:space="0" w:color="auto"/>
                    <w:left w:val="none" w:sz="0" w:space="0" w:color="auto"/>
                    <w:bottom w:val="none" w:sz="0" w:space="0" w:color="auto"/>
                    <w:right w:val="none" w:sz="0" w:space="0" w:color="auto"/>
                  </w:divBdr>
                </w:div>
                <w:div w:id="443958949">
                  <w:marLeft w:val="640"/>
                  <w:marRight w:val="0"/>
                  <w:marTop w:val="0"/>
                  <w:marBottom w:val="0"/>
                  <w:divBdr>
                    <w:top w:val="none" w:sz="0" w:space="0" w:color="auto"/>
                    <w:left w:val="none" w:sz="0" w:space="0" w:color="auto"/>
                    <w:bottom w:val="none" w:sz="0" w:space="0" w:color="auto"/>
                    <w:right w:val="none" w:sz="0" w:space="0" w:color="auto"/>
                  </w:divBdr>
                </w:div>
                <w:div w:id="449589958">
                  <w:marLeft w:val="640"/>
                  <w:marRight w:val="0"/>
                  <w:marTop w:val="0"/>
                  <w:marBottom w:val="0"/>
                  <w:divBdr>
                    <w:top w:val="none" w:sz="0" w:space="0" w:color="auto"/>
                    <w:left w:val="none" w:sz="0" w:space="0" w:color="auto"/>
                    <w:bottom w:val="none" w:sz="0" w:space="0" w:color="auto"/>
                    <w:right w:val="none" w:sz="0" w:space="0" w:color="auto"/>
                  </w:divBdr>
                </w:div>
                <w:div w:id="497497305">
                  <w:marLeft w:val="640"/>
                  <w:marRight w:val="0"/>
                  <w:marTop w:val="0"/>
                  <w:marBottom w:val="0"/>
                  <w:divBdr>
                    <w:top w:val="none" w:sz="0" w:space="0" w:color="auto"/>
                    <w:left w:val="none" w:sz="0" w:space="0" w:color="auto"/>
                    <w:bottom w:val="none" w:sz="0" w:space="0" w:color="auto"/>
                    <w:right w:val="none" w:sz="0" w:space="0" w:color="auto"/>
                  </w:divBdr>
                </w:div>
                <w:div w:id="586693562">
                  <w:marLeft w:val="640"/>
                  <w:marRight w:val="0"/>
                  <w:marTop w:val="0"/>
                  <w:marBottom w:val="0"/>
                  <w:divBdr>
                    <w:top w:val="none" w:sz="0" w:space="0" w:color="auto"/>
                    <w:left w:val="none" w:sz="0" w:space="0" w:color="auto"/>
                    <w:bottom w:val="none" w:sz="0" w:space="0" w:color="auto"/>
                    <w:right w:val="none" w:sz="0" w:space="0" w:color="auto"/>
                  </w:divBdr>
                </w:div>
                <w:div w:id="601380601">
                  <w:marLeft w:val="640"/>
                  <w:marRight w:val="0"/>
                  <w:marTop w:val="0"/>
                  <w:marBottom w:val="0"/>
                  <w:divBdr>
                    <w:top w:val="none" w:sz="0" w:space="0" w:color="auto"/>
                    <w:left w:val="none" w:sz="0" w:space="0" w:color="auto"/>
                    <w:bottom w:val="none" w:sz="0" w:space="0" w:color="auto"/>
                    <w:right w:val="none" w:sz="0" w:space="0" w:color="auto"/>
                  </w:divBdr>
                </w:div>
                <w:div w:id="612783288">
                  <w:marLeft w:val="640"/>
                  <w:marRight w:val="0"/>
                  <w:marTop w:val="0"/>
                  <w:marBottom w:val="0"/>
                  <w:divBdr>
                    <w:top w:val="none" w:sz="0" w:space="0" w:color="auto"/>
                    <w:left w:val="none" w:sz="0" w:space="0" w:color="auto"/>
                    <w:bottom w:val="none" w:sz="0" w:space="0" w:color="auto"/>
                    <w:right w:val="none" w:sz="0" w:space="0" w:color="auto"/>
                  </w:divBdr>
                </w:div>
                <w:div w:id="641077356">
                  <w:marLeft w:val="640"/>
                  <w:marRight w:val="0"/>
                  <w:marTop w:val="0"/>
                  <w:marBottom w:val="0"/>
                  <w:divBdr>
                    <w:top w:val="none" w:sz="0" w:space="0" w:color="auto"/>
                    <w:left w:val="none" w:sz="0" w:space="0" w:color="auto"/>
                    <w:bottom w:val="none" w:sz="0" w:space="0" w:color="auto"/>
                    <w:right w:val="none" w:sz="0" w:space="0" w:color="auto"/>
                  </w:divBdr>
                </w:div>
                <w:div w:id="739326645">
                  <w:marLeft w:val="640"/>
                  <w:marRight w:val="0"/>
                  <w:marTop w:val="0"/>
                  <w:marBottom w:val="0"/>
                  <w:divBdr>
                    <w:top w:val="none" w:sz="0" w:space="0" w:color="auto"/>
                    <w:left w:val="none" w:sz="0" w:space="0" w:color="auto"/>
                    <w:bottom w:val="none" w:sz="0" w:space="0" w:color="auto"/>
                    <w:right w:val="none" w:sz="0" w:space="0" w:color="auto"/>
                  </w:divBdr>
                </w:div>
                <w:div w:id="760298004">
                  <w:marLeft w:val="640"/>
                  <w:marRight w:val="0"/>
                  <w:marTop w:val="0"/>
                  <w:marBottom w:val="0"/>
                  <w:divBdr>
                    <w:top w:val="none" w:sz="0" w:space="0" w:color="auto"/>
                    <w:left w:val="none" w:sz="0" w:space="0" w:color="auto"/>
                    <w:bottom w:val="none" w:sz="0" w:space="0" w:color="auto"/>
                    <w:right w:val="none" w:sz="0" w:space="0" w:color="auto"/>
                  </w:divBdr>
                </w:div>
                <w:div w:id="888035678">
                  <w:marLeft w:val="640"/>
                  <w:marRight w:val="0"/>
                  <w:marTop w:val="0"/>
                  <w:marBottom w:val="0"/>
                  <w:divBdr>
                    <w:top w:val="none" w:sz="0" w:space="0" w:color="auto"/>
                    <w:left w:val="none" w:sz="0" w:space="0" w:color="auto"/>
                    <w:bottom w:val="none" w:sz="0" w:space="0" w:color="auto"/>
                    <w:right w:val="none" w:sz="0" w:space="0" w:color="auto"/>
                  </w:divBdr>
                </w:div>
                <w:div w:id="897126487">
                  <w:marLeft w:val="640"/>
                  <w:marRight w:val="0"/>
                  <w:marTop w:val="0"/>
                  <w:marBottom w:val="0"/>
                  <w:divBdr>
                    <w:top w:val="none" w:sz="0" w:space="0" w:color="auto"/>
                    <w:left w:val="none" w:sz="0" w:space="0" w:color="auto"/>
                    <w:bottom w:val="none" w:sz="0" w:space="0" w:color="auto"/>
                    <w:right w:val="none" w:sz="0" w:space="0" w:color="auto"/>
                  </w:divBdr>
                </w:div>
                <w:div w:id="915407522">
                  <w:marLeft w:val="640"/>
                  <w:marRight w:val="0"/>
                  <w:marTop w:val="0"/>
                  <w:marBottom w:val="0"/>
                  <w:divBdr>
                    <w:top w:val="none" w:sz="0" w:space="0" w:color="auto"/>
                    <w:left w:val="none" w:sz="0" w:space="0" w:color="auto"/>
                    <w:bottom w:val="none" w:sz="0" w:space="0" w:color="auto"/>
                    <w:right w:val="none" w:sz="0" w:space="0" w:color="auto"/>
                  </w:divBdr>
                </w:div>
                <w:div w:id="975527559">
                  <w:marLeft w:val="640"/>
                  <w:marRight w:val="0"/>
                  <w:marTop w:val="0"/>
                  <w:marBottom w:val="0"/>
                  <w:divBdr>
                    <w:top w:val="none" w:sz="0" w:space="0" w:color="auto"/>
                    <w:left w:val="none" w:sz="0" w:space="0" w:color="auto"/>
                    <w:bottom w:val="none" w:sz="0" w:space="0" w:color="auto"/>
                    <w:right w:val="none" w:sz="0" w:space="0" w:color="auto"/>
                  </w:divBdr>
                </w:div>
                <w:div w:id="1061051939">
                  <w:marLeft w:val="640"/>
                  <w:marRight w:val="0"/>
                  <w:marTop w:val="0"/>
                  <w:marBottom w:val="0"/>
                  <w:divBdr>
                    <w:top w:val="none" w:sz="0" w:space="0" w:color="auto"/>
                    <w:left w:val="none" w:sz="0" w:space="0" w:color="auto"/>
                    <w:bottom w:val="none" w:sz="0" w:space="0" w:color="auto"/>
                    <w:right w:val="none" w:sz="0" w:space="0" w:color="auto"/>
                  </w:divBdr>
                </w:div>
                <w:div w:id="1091513395">
                  <w:marLeft w:val="640"/>
                  <w:marRight w:val="0"/>
                  <w:marTop w:val="0"/>
                  <w:marBottom w:val="0"/>
                  <w:divBdr>
                    <w:top w:val="none" w:sz="0" w:space="0" w:color="auto"/>
                    <w:left w:val="none" w:sz="0" w:space="0" w:color="auto"/>
                    <w:bottom w:val="none" w:sz="0" w:space="0" w:color="auto"/>
                    <w:right w:val="none" w:sz="0" w:space="0" w:color="auto"/>
                  </w:divBdr>
                </w:div>
                <w:div w:id="1146896305">
                  <w:marLeft w:val="640"/>
                  <w:marRight w:val="0"/>
                  <w:marTop w:val="0"/>
                  <w:marBottom w:val="0"/>
                  <w:divBdr>
                    <w:top w:val="none" w:sz="0" w:space="0" w:color="auto"/>
                    <w:left w:val="none" w:sz="0" w:space="0" w:color="auto"/>
                    <w:bottom w:val="none" w:sz="0" w:space="0" w:color="auto"/>
                    <w:right w:val="none" w:sz="0" w:space="0" w:color="auto"/>
                  </w:divBdr>
                </w:div>
                <w:div w:id="1165633313">
                  <w:marLeft w:val="640"/>
                  <w:marRight w:val="0"/>
                  <w:marTop w:val="0"/>
                  <w:marBottom w:val="0"/>
                  <w:divBdr>
                    <w:top w:val="none" w:sz="0" w:space="0" w:color="auto"/>
                    <w:left w:val="none" w:sz="0" w:space="0" w:color="auto"/>
                    <w:bottom w:val="none" w:sz="0" w:space="0" w:color="auto"/>
                    <w:right w:val="none" w:sz="0" w:space="0" w:color="auto"/>
                  </w:divBdr>
                </w:div>
                <w:div w:id="1188523856">
                  <w:marLeft w:val="640"/>
                  <w:marRight w:val="0"/>
                  <w:marTop w:val="0"/>
                  <w:marBottom w:val="0"/>
                  <w:divBdr>
                    <w:top w:val="none" w:sz="0" w:space="0" w:color="auto"/>
                    <w:left w:val="none" w:sz="0" w:space="0" w:color="auto"/>
                    <w:bottom w:val="none" w:sz="0" w:space="0" w:color="auto"/>
                    <w:right w:val="none" w:sz="0" w:space="0" w:color="auto"/>
                  </w:divBdr>
                </w:div>
                <w:div w:id="1188907204">
                  <w:marLeft w:val="640"/>
                  <w:marRight w:val="0"/>
                  <w:marTop w:val="0"/>
                  <w:marBottom w:val="0"/>
                  <w:divBdr>
                    <w:top w:val="none" w:sz="0" w:space="0" w:color="auto"/>
                    <w:left w:val="none" w:sz="0" w:space="0" w:color="auto"/>
                    <w:bottom w:val="none" w:sz="0" w:space="0" w:color="auto"/>
                    <w:right w:val="none" w:sz="0" w:space="0" w:color="auto"/>
                  </w:divBdr>
                </w:div>
                <w:div w:id="1201939207">
                  <w:marLeft w:val="640"/>
                  <w:marRight w:val="0"/>
                  <w:marTop w:val="0"/>
                  <w:marBottom w:val="0"/>
                  <w:divBdr>
                    <w:top w:val="none" w:sz="0" w:space="0" w:color="auto"/>
                    <w:left w:val="none" w:sz="0" w:space="0" w:color="auto"/>
                    <w:bottom w:val="none" w:sz="0" w:space="0" w:color="auto"/>
                    <w:right w:val="none" w:sz="0" w:space="0" w:color="auto"/>
                  </w:divBdr>
                </w:div>
                <w:div w:id="1271821199">
                  <w:marLeft w:val="640"/>
                  <w:marRight w:val="0"/>
                  <w:marTop w:val="0"/>
                  <w:marBottom w:val="0"/>
                  <w:divBdr>
                    <w:top w:val="none" w:sz="0" w:space="0" w:color="auto"/>
                    <w:left w:val="none" w:sz="0" w:space="0" w:color="auto"/>
                    <w:bottom w:val="none" w:sz="0" w:space="0" w:color="auto"/>
                    <w:right w:val="none" w:sz="0" w:space="0" w:color="auto"/>
                  </w:divBdr>
                </w:div>
                <w:div w:id="1343583513">
                  <w:marLeft w:val="640"/>
                  <w:marRight w:val="0"/>
                  <w:marTop w:val="0"/>
                  <w:marBottom w:val="0"/>
                  <w:divBdr>
                    <w:top w:val="none" w:sz="0" w:space="0" w:color="auto"/>
                    <w:left w:val="none" w:sz="0" w:space="0" w:color="auto"/>
                    <w:bottom w:val="none" w:sz="0" w:space="0" w:color="auto"/>
                    <w:right w:val="none" w:sz="0" w:space="0" w:color="auto"/>
                  </w:divBdr>
                </w:div>
                <w:div w:id="1404403047">
                  <w:marLeft w:val="640"/>
                  <w:marRight w:val="0"/>
                  <w:marTop w:val="0"/>
                  <w:marBottom w:val="0"/>
                  <w:divBdr>
                    <w:top w:val="none" w:sz="0" w:space="0" w:color="auto"/>
                    <w:left w:val="none" w:sz="0" w:space="0" w:color="auto"/>
                    <w:bottom w:val="none" w:sz="0" w:space="0" w:color="auto"/>
                    <w:right w:val="none" w:sz="0" w:space="0" w:color="auto"/>
                  </w:divBdr>
                </w:div>
                <w:div w:id="1429425616">
                  <w:marLeft w:val="640"/>
                  <w:marRight w:val="0"/>
                  <w:marTop w:val="0"/>
                  <w:marBottom w:val="0"/>
                  <w:divBdr>
                    <w:top w:val="none" w:sz="0" w:space="0" w:color="auto"/>
                    <w:left w:val="none" w:sz="0" w:space="0" w:color="auto"/>
                    <w:bottom w:val="none" w:sz="0" w:space="0" w:color="auto"/>
                    <w:right w:val="none" w:sz="0" w:space="0" w:color="auto"/>
                  </w:divBdr>
                </w:div>
                <w:div w:id="1520511969">
                  <w:marLeft w:val="640"/>
                  <w:marRight w:val="0"/>
                  <w:marTop w:val="0"/>
                  <w:marBottom w:val="0"/>
                  <w:divBdr>
                    <w:top w:val="none" w:sz="0" w:space="0" w:color="auto"/>
                    <w:left w:val="none" w:sz="0" w:space="0" w:color="auto"/>
                    <w:bottom w:val="none" w:sz="0" w:space="0" w:color="auto"/>
                    <w:right w:val="none" w:sz="0" w:space="0" w:color="auto"/>
                  </w:divBdr>
                </w:div>
                <w:div w:id="1574197875">
                  <w:marLeft w:val="640"/>
                  <w:marRight w:val="0"/>
                  <w:marTop w:val="0"/>
                  <w:marBottom w:val="0"/>
                  <w:divBdr>
                    <w:top w:val="none" w:sz="0" w:space="0" w:color="auto"/>
                    <w:left w:val="none" w:sz="0" w:space="0" w:color="auto"/>
                    <w:bottom w:val="none" w:sz="0" w:space="0" w:color="auto"/>
                    <w:right w:val="none" w:sz="0" w:space="0" w:color="auto"/>
                  </w:divBdr>
                </w:div>
                <w:div w:id="1579828319">
                  <w:marLeft w:val="640"/>
                  <w:marRight w:val="0"/>
                  <w:marTop w:val="0"/>
                  <w:marBottom w:val="0"/>
                  <w:divBdr>
                    <w:top w:val="none" w:sz="0" w:space="0" w:color="auto"/>
                    <w:left w:val="none" w:sz="0" w:space="0" w:color="auto"/>
                    <w:bottom w:val="none" w:sz="0" w:space="0" w:color="auto"/>
                    <w:right w:val="none" w:sz="0" w:space="0" w:color="auto"/>
                  </w:divBdr>
                </w:div>
                <w:div w:id="1608269646">
                  <w:marLeft w:val="640"/>
                  <w:marRight w:val="0"/>
                  <w:marTop w:val="0"/>
                  <w:marBottom w:val="0"/>
                  <w:divBdr>
                    <w:top w:val="none" w:sz="0" w:space="0" w:color="auto"/>
                    <w:left w:val="none" w:sz="0" w:space="0" w:color="auto"/>
                    <w:bottom w:val="none" w:sz="0" w:space="0" w:color="auto"/>
                    <w:right w:val="none" w:sz="0" w:space="0" w:color="auto"/>
                  </w:divBdr>
                </w:div>
                <w:div w:id="1620070083">
                  <w:marLeft w:val="640"/>
                  <w:marRight w:val="0"/>
                  <w:marTop w:val="0"/>
                  <w:marBottom w:val="0"/>
                  <w:divBdr>
                    <w:top w:val="none" w:sz="0" w:space="0" w:color="auto"/>
                    <w:left w:val="none" w:sz="0" w:space="0" w:color="auto"/>
                    <w:bottom w:val="none" w:sz="0" w:space="0" w:color="auto"/>
                    <w:right w:val="none" w:sz="0" w:space="0" w:color="auto"/>
                  </w:divBdr>
                </w:div>
                <w:div w:id="1714816277">
                  <w:marLeft w:val="640"/>
                  <w:marRight w:val="0"/>
                  <w:marTop w:val="0"/>
                  <w:marBottom w:val="0"/>
                  <w:divBdr>
                    <w:top w:val="none" w:sz="0" w:space="0" w:color="auto"/>
                    <w:left w:val="none" w:sz="0" w:space="0" w:color="auto"/>
                    <w:bottom w:val="none" w:sz="0" w:space="0" w:color="auto"/>
                    <w:right w:val="none" w:sz="0" w:space="0" w:color="auto"/>
                  </w:divBdr>
                </w:div>
                <w:div w:id="1787579481">
                  <w:marLeft w:val="640"/>
                  <w:marRight w:val="0"/>
                  <w:marTop w:val="0"/>
                  <w:marBottom w:val="0"/>
                  <w:divBdr>
                    <w:top w:val="none" w:sz="0" w:space="0" w:color="auto"/>
                    <w:left w:val="none" w:sz="0" w:space="0" w:color="auto"/>
                    <w:bottom w:val="none" w:sz="0" w:space="0" w:color="auto"/>
                    <w:right w:val="none" w:sz="0" w:space="0" w:color="auto"/>
                  </w:divBdr>
                </w:div>
                <w:div w:id="1796948105">
                  <w:marLeft w:val="640"/>
                  <w:marRight w:val="0"/>
                  <w:marTop w:val="0"/>
                  <w:marBottom w:val="0"/>
                  <w:divBdr>
                    <w:top w:val="none" w:sz="0" w:space="0" w:color="auto"/>
                    <w:left w:val="none" w:sz="0" w:space="0" w:color="auto"/>
                    <w:bottom w:val="none" w:sz="0" w:space="0" w:color="auto"/>
                    <w:right w:val="none" w:sz="0" w:space="0" w:color="auto"/>
                  </w:divBdr>
                </w:div>
                <w:div w:id="1807890392">
                  <w:marLeft w:val="640"/>
                  <w:marRight w:val="0"/>
                  <w:marTop w:val="0"/>
                  <w:marBottom w:val="0"/>
                  <w:divBdr>
                    <w:top w:val="none" w:sz="0" w:space="0" w:color="auto"/>
                    <w:left w:val="none" w:sz="0" w:space="0" w:color="auto"/>
                    <w:bottom w:val="none" w:sz="0" w:space="0" w:color="auto"/>
                    <w:right w:val="none" w:sz="0" w:space="0" w:color="auto"/>
                  </w:divBdr>
                </w:div>
                <w:div w:id="1850680416">
                  <w:marLeft w:val="640"/>
                  <w:marRight w:val="0"/>
                  <w:marTop w:val="0"/>
                  <w:marBottom w:val="0"/>
                  <w:divBdr>
                    <w:top w:val="none" w:sz="0" w:space="0" w:color="auto"/>
                    <w:left w:val="none" w:sz="0" w:space="0" w:color="auto"/>
                    <w:bottom w:val="none" w:sz="0" w:space="0" w:color="auto"/>
                    <w:right w:val="none" w:sz="0" w:space="0" w:color="auto"/>
                  </w:divBdr>
                </w:div>
                <w:div w:id="1858035844">
                  <w:marLeft w:val="640"/>
                  <w:marRight w:val="0"/>
                  <w:marTop w:val="0"/>
                  <w:marBottom w:val="0"/>
                  <w:divBdr>
                    <w:top w:val="none" w:sz="0" w:space="0" w:color="auto"/>
                    <w:left w:val="none" w:sz="0" w:space="0" w:color="auto"/>
                    <w:bottom w:val="none" w:sz="0" w:space="0" w:color="auto"/>
                    <w:right w:val="none" w:sz="0" w:space="0" w:color="auto"/>
                  </w:divBdr>
                </w:div>
                <w:div w:id="1859344666">
                  <w:marLeft w:val="640"/>
                  <w:marRight w:val="0"/>
                  <w:marTop w:val="0"/>
                  <w:marBottom w:val="0"/>
                  <w:divBdr>
                    <w:top w:val="none" w:sz="0" w:space="0" w:color="auto"/>
                    <w:left w:val="none" w:sz="0" w:space="0" w:color="auto"/>
                    <w:bottom w:val="none" w:sz="0" w:space="0" w:color="auto"/>
                    <w:right w:val="none" w:sz="0" w:space="0" w:color="auto"/>
                  </w:divBdr>
                </w:div>
                <w:div w:id="1910076735">
                  <w:marLeft w:val="640"/>
                  <w:marRight w:val="0"/>
                  <w:marTop w:val="0"/>
                  <w:marBottom w:val="0"/>
                  <w:divBdr>
                    <w:top w:val="none" w:sz="0" w:space="0" w:color="auto"/>
                    <w:left w:val="none" w:sz="0" w:space="0" w:color="auto"/>
                    <w:bottom w:val="none" w:sz="0" w:space="0" w:color="auto"/>
                    <w:right w:val="none" w:sz="0" w:space="0" w:color="auto"/>
                  </w:divBdr>
                </w:div>
                <w:div w:id="1917939349">
                  <w:marLeft w:val="640"/>
                  <w:marRight w:val="0"/>
                  <w:marTop w:val="0"/>
                  <w:marBottom w:val="0"/>
                  <w:divBdr>
                    <w:top w:val="none" w:sz="0" w:space="0" w:color="auto"/>
                    <w:left w:val="none" w:sz="0" w:space="0" w:color="auto"/>
                    <w:bottom w:val="none" w:sz="0" w:space="0" w:color="auto"/>
                    <w:right w:val="none" w:sz="0" w:space="0" w:color="auto"/>
                  </w:divBdr>
                </w:div>
                <w:div w:id="1927034015">
                  <w:marLeft w:val="640"/>
                  <w:marRight w:val="0"/>
                  <w:marTop w:val="0"/>
                  <w:marBottom w:val="0"/>
                  <w:divBdr>
                    <w:top w:val="none" w:sz="0" w:space="0" w:color="auto"/>
                    <w:left w:val="none" w:sz="0" w:space="0" w:color="auto"/>
                    <w:bottom w:val="none" w:sz="0" w:space="0" w:color="auto"/>
                    <w:right w:val="none" w:sz="0" w:space="0" w:color="auto"/>
                  </w:divBdr>
                </w:div>
                <w:div w:id="1961301795">
                  <w:marLeft w:val="640"/>
                  <w:marRight w:val="0"/>
                  <w:marTop w:val="0"/>
                  <w:marBottom w:val="0"/>
                  <w:divBdr>
                    <w:top w:val="none" w:sz="0" w:space="0" w:color="auto"/>
                    <w:left w:val="none" w:sz="0" w:space="0" w:color="auto"/>
                    <w:bottom w:val="none" w:sz="0" w:space="0" w:color="auto"/>
                    <w:right w:val="none" w:sz="0" w:space="0" w:color="auto"/>
                  </w:divBdr>
                </w:div>
                <w:div w:id="1965383246">
                  <w:marLeft w:val="640"/>
                  <w:marRight w:val="0"/>
                  <w:marTop w:val="0"/>
                  <w:marBottom w:val="0"/>
                  <w:divBdr>
                    <w:top w:val="none" w:sz="0" w:space="0" w:color="auto"/>
                    <w:left w:val="none" w:sz="0" w:space="0" w:color="auto"/>
                    <w:bottom w:val="none" w:sz="0" w:space="0" w:color="auto"/>
                    <w:right w:val="none" w:sz="0" w:space="0" w:color="auto"/>
                  </w:divBdr>
                </w:div>
                <w:div w:id="1985885326">
                  <w:marLeft w:val="640"/>
                  <w:marRight w:val="0"/>
                  <w:marTop w:val="0"/>
                  <w:marBottom w:val="0"/>
                  <w:divBdr>
                    <w:top w:val="none" w:sz="0" w:space="0" w:color="auto"/>
                    <w:left w:val="none" w:sz="0" w:space="0" w:color="auto"/>
                    <w:bottom w:val="none" w:sz="0" w:space="0" w:color="auto"/>
                    <w:right w:val="none" w:sz="0" w:space="0" w:color="auto"/>
                  </w:divBdr>
                </w:div>
                <w:div w:id="1986473124">
                  <w:marLeft w:val="640"/>
                  <w:marRight w:val="0"/>
                  <w:marTop w:val="0"/>
                  <w:marBottom w:val="0"/>
                  <w:divBdr>
                    <w:top w:val="none" w:sz="0" w:space="0" w:color="auto"/>
                    <w:left w:val="none" w:sz="0" w:space="0" w:color="auto"/>
                    <w:bottom w:val="none" w:sz="0" w:space="0" w:color="auto"/>
                    <w:right w:val="none" w:sz="0" w:space="0" w:color="auto"/>
                  </w:divBdr>
                </w:div>
                <w:div w:id="2058315713">
                  <w:marLeft w:val="640"/>
                  <w:marRight w:val="0"/>
                  <w:marTop w:val="0"/>
                  <w:marBottom w:val="0"/>
                  <w:divBdr>
                    <w:top w:val="none" w:sz="0" w:space="0" w:color="auto"/>
                    <w:left w:val="none" w:sz="0" w:space="0" w:color="auto"/>
                    <w:bottom w:val="none" w:sz="0" w:space="0" w:color="auto"/>
                    <w:right w:val="none" w:sz="0" w:space="0" w:color="auto"/>
                  </w:divBdr>
                </w:div>
                <w:div w:id="2110925410">
                  <w:marLeft w:val="640"/>
                  <w:marRight w:val="0"/>
                  <w:marTop w:val="0"/>
                  <w:marBottom w:val="0"/>
                  <w:divBdr>
                    <w:top w:val="none" w:sz="0" w:space="0" w:color="auto"/>
                    <w:left w:val="none" w:sz="0" w:space="0" w:color="auto"/>
                    <w:bottom w:val="none" w:sz="0" w:space="0" w:color="auto"/>
                    <w:right w:val="none" w:sz="0" w:space="0" w:color="auto"/>
                  </w:divBdr>
                </w:div>
                <w:div w:id="2114398692">
                  <w:marLeft w:val="640"/>
                  <w:marRight w:val="0"/>
                  <w:marTop w:val="0"/>
                  <w:marBottom w:val="0"/>
                  <w:divBdr>
                    <w:top w:val="none" w:sz="0" w:space="0" w:color="auto"/>
                    <w:left w:val="none" w:sz="0" w:space="0" w:color="auto"/>
                    <w:bottom w:val="none" w:sz="0" w:space="0" w:color="auto"/>
                    <w:right w:val="none" w:sz="0" w:space="0" w:color="auto"/>
                  </w:divBdr>
                </w:div>
                <w:div w:id="2131975088">
                  <w:marLeft w:val="640"/>
                  <w:marRight w:val="0"/>
                  <w:marTop w:val="0"/>
                  <w:marBottom w:val="0"/>
                  <w:divBdr>
                    <w:top w:val="none" w:sz="0" w:space="0" w:color="auto"/>
                    <w:left w:val="none" w:sz="0" w:space="0" w:color="auto"/>
                    <w:bottom w:val="none" w:sz="0" w:space="0" w:color="auto"/>
                    <w:right w:val="none" w:sz="0" w:space="0" w:color="auto"/>
                  </w:divBdr>
                </w:div>
              </w:divsChild>
            </w:div>
            <w:div w:id="1458915885">
              <w:marLeft w:val="0"/>
              <w:marRight w:val="0"/>
              <w:marTop w:val="0"/>
              <w:marBottom w:val="0"/>
              <w:divBdr>
                <w:top w:val="none" w:sz="0" w:space="0" w:color="auto"/>
                <w:left w:val="none" w:sz="0" w:space="0" w:color="auto"/>
                <w:bottom w:val="none" w:sz="0" w:space="0" w:color="auto"/>
                <w:right w:val="none" w:sz="0" w:space="0" w:color="auto"/>
              </w:divBdr>
              <w:divsChild>
                <w:div w:id="46034044">
                  <w:marLeft w:val="640"/>
                  <w:marRight w:val="0"/>
                  <w:marTop w:val="0"/>
                  <w:marBottom w:val="0"/>
                  <w:divBdr>
                    <w:top w:val="none" w:sz="0" w:space="0" w:color="auto"/>
                    <w:left w:val="none" w:sz="0" w:space="0" w:color="auto"/>
                    <w:bottom w:val="none" w:sz="0" w:space="0" w:color="auto"/>
                    <w:right w:val="none" w:sz="0" w:space="0" w:color="auto"/>
                  </w:divBdr>
                </w:div>
                <w:div w:id="47414674">
                  <w:marLeft w:val="640"/>
                  <w:marRight w:val="0"/>
                  <w:marTop w:val="0"/>
                  <w:marBottom w:val="0"/>
                  <w:divBdr>
                    <w:top w:val="none" w:sz="0" w:space="0" w:color="auto"/>
                    <w:left w:val="none" w:sz="0" w:space="0" w:color="auto"/>
                    <w:bottom w:val="none" w:sz="0" w:space="0" w:color="auto"/>
                    <w:right w:val="none" w:sz="0" w:space="0" w:color="auto"/>
                  </w:divBdr>
                </w:div>
                <w:div w:id="61760674">
                  <w:marLeft w:val="640"/>
                  <w:marRight w:val="0"/>
                  <w:marTop w:val="0"/>
                  <w:marBottom w:val="0"/>
                  <w:divBdr>
                    <w:top w:val="none" w:sz="0" w:space="0" w:color="auto"/>
                    <w:left w:val="none" w:sz="0" w:space="0" w:color="auto"/>
                    <w:bottom w:val="none" w:sz="0" w:space="0" w:color="auto"/>
                    <w:right w:val="none" w:sz="0" w:space="0" w:color="auto"/>
                  </w:divBdr>
                </w:div>
                <w:div w:id="150606821">
                  <w:marLeft w:val="640"/>
                  <w:marRight w:val="0"/>
                  <w:marTop w:val="0"/>
                  <w:marBottom w:val="0"/>
                  <w:divBdr>
                    <w:top w:val="none" w:sz="0" w:space="0" w:color="auto"/>
                    <w:left w:val="none" w:sz="0" w:space="0" w:color="auto"/>
                    <w:bottom w:val="none" w:sz="0" w:space="0" w:color="auto"/>
                    <w:right w:val="none" w:sz="0" w:space="0" w:color="auto"/>
                  </w:divBdr>
                </w:div>
                <w:div w:id="156502514">
                  <w:marLeft w:val="640"/>
                  <w:marRight w:val="0"/>
                  <w:marTop w:val="0"/>
                  <w:marBottom w:val="0"/>
                  <w:divBdr>
                    <w:top w:val="none" w:sz="0" w:space="0" w:color="auto"/>
                    <w:left w:val="none" w:sz="0" w:space="0" w:color="auto"/>
                    <w:bottom w:val="none" w:sz="0" w:space="0" w:color="auto"/>
                    <w:right w:val="none" w:sz="0" w:space="0" w:color="auto"/>
                  </w:divBdr>
                </w:div>
                <w:div w:id="170727534">
                  <w:marLeft w:val="640"/>
                  <w:marRight w:val="0"/>
                  <w:marTop w:val="0"/>
                  <w:marBottom w:val="0"/>
                  <w:divBdr>
                    <w:top w:val="none" w:sz="0" w:space="0" w:color="auto"/>
                    <w:left w:val="none" w:sz="0" w:space="0" w:color="auto"/>
                    <w:bottom w:val="none" w:sz="0" w:space="0" w:color="auto"/>
                    <w:right w:val="none" w:sz="0" w:space="0" w:color="auto"/>
                  </w:divBdr>
                </w:div>
                <w:div w:id="175965814">
                  <w:marLeft w:val="640"/>
                  <w:marRight w:val="0"/>
                  <w:marTop w:val="0"/>
                  <w:marBottom w:val="0"/>
                  <w:divBdr>
                    <w:top w:val="none" w:sz="0" w:space="0" w:color="auto"/>
                    <w:left w:val="none" w:sz="0" w:space="0" w:color="auto"/>
                    <w:bottom w:val="none" w:sz="0" w:space="0" w:color="auto"/>
                    <w:right w:val="none" w:sz="0" w:space="0" w:color="auto"/>
                  </w:divBdr>
                </w:div>
                <w:div w:id="215093359">
                  <w:marLeft w:val="640"/>
                  <w:marRight w:val="0"/>
                  <w:marTop w:val="0"/>
                  <w:marBottom w:val="0"/>
                  <w:divBdr>
                    <w:top w:val="none" w:sz="0" w:space="0" w:color="auto"/>
                    <w:left w:val="none" w:sz="0" w:space="0" w:color="auto"/>
                    <w:bottom w:val="none" w:sz="0" w:space="0" w:color="auto"/>
                    <w:right w:val="none" w:sz="0" w:space="0" w:color="auto"/>
                  </w:divBdr>
                </w:div>
                <w:div w:id="232475298">
                  <w:marLeft w:val="640"/>
                  <w:marRight w:val="0"/>
                  <w:marTop w:val="0"/>
                  <w:marBottom w:val="0"/>
                  <w:divBdr>
                    <w:top w:val="none" w:sz="0" w:space="0" w:color="auto"/>
                    <w:left w:val="none" w:sz="0" w:space="0" w:color="auto"/>
                    <w:bottom w:val="none" w:sz="0" w:space="0" w:color="auto"/>
                    <w:right w:val="none" w:sz="0" w:space="0" w:color="auto"/>
                  </w:divBdr>
                </w:div>
                <w:div w:id="234819748">
                  <w:marLeft w:val="640"/>
                  <w:marRight w:val="0"/>
                  <w:marTop w:val="0"/>
                  <w:marBottom w:val="0"/>
                  <w:divBdr>
                    <w:top w:val="none" w:sz="0" w:space="0" w:color="auto"/>
                    <w:left w:val="none" w:sz="0" w:space="0" w:color="auto"/>
                    <w:bottom w:val="none" w:sz="0" w:space="0" w:color="auto"/>
                    <w:right w:val="none" w:sz="0" w:space="0" w:color="auto"/>
                  </w:divBdr>
                </w:div>
                <w:div w:id="242761742">
                  <w:marLeft w:val="640"/>
                  <w:marRight w:val="0"/>
                  <w:marTop w:val="0"/>
                  <w:marBottom w:val="0"/>
                  <w:divBdr>
                    <w:top w:val="none" w:sz="0" w:space="0" w:color="auto"/>
                    <w:left w:val="none" w:sz="0" w:space="0" w:color="auto"/>
                    <w:bottom w:val="none" w:sz="0" w:space="0" w:color="auto"/>
                    <w:right w:val="none" w:sz="0" w:space="0" w:color="auto"/>
                  </w:divBdr>
                </w:div>
                <w:div w:id="268002829">
                  <w:marLeft w:val="640"/>
                  <w:marRight w:val="0"/>
                  <w:marTop w:val="0"/>
                  <w:marBottom w:val="0"/>
                  <w:divBdr>
                    <w:top w:val="none" w:sz="0" w:space="0" w:color="auto"/>
                    <w:left w:val="none" w:sz="0" w:space="0" w:color="auto"/>
                    <w:bottom w:val="none" w:sz="0" w:space="0" w:color="auto"/>
                    <w:right w:val="none" w:sz="0" w:space="0" w:color="auto"/>
                  </w:divBdr>
                </w:div>
                <w:div w:id="281308324">
                  <w:marLeft w:val="640"/>
                  <w:marRight w:val="0"/>
                  <w:marTop w:val="0"/>
                  <w:marBottom w:val="0"/>
                  <w:divBdr>
                    <w:top w:val="none" w:sz="0" w:space="0" w:color="auto"/>
                    <w:left w:val="none" w:sz="0" w:space="0" w:color="auto"/>
                    <w:bottom w:val="none" w:sz="0" w:space="0" w:color="auto"/>
                    <w:right w:val="none" w:sz="0" w:space="0" w:color="auto"/>
                  </w:divBdr>
                </w:div>
                <w:div w:id="306206019">
                  <w:marLeft w:val="640"/>
                  <w:marRight w:val="0"/>
                  <w:marTop w:val="0"/>
                  <w:marBottom w:val="0"/>
                  <w:divBdr>
                    <w:top w:val="none" w:sz="0" w:space="0" w:color="auto"/>
                    <w:left w:val="none" w:sz="0" w:space="0" w:color="auto"/>
                    <w:bottom w:val="none" w:sz="0" w:space="0" w:color="auto"/>
                    <w:right w:val="none" w:sz="0" w:space="0" w:color="auto"/>
                  </w:divBdr>
                </w:div>
                <w:div w:id="327749988">
                  <w:marLeft w:val="640"/>
                  <w:marRight w:val="0"/>
                  <w:marTop w:val="0"/>
                  <w:marBottom w:val="0"/>
                  <w:divBdr>
                    <w:top w:val="none" w:sz="0" w:space="0" w:color="auto"/>
                    <w:left w:val="none" w:sz="0" w:space="0" w:color="auto"/>
                    <w:bottom w:val="none" w:sz="0" w:space="0" w:color="auto"/>
                    <w:right w:val="none" w:sz="0" w:space="0" w:color="auto"/>
                  </w:divBdr>
                </w:div>
                <w:div w:id="334960646">
                  <w:marLeft w:val="640"/>
                  <w:marRight w:val="0"/>
                  <w:marTop w:val="0"/>
                  <w:marBottom w:val="0"/>
                  <w:divBdr>
                    <w:top w:val="none" w:sz="0" w:space="0" w:color="auto"/>
                    <w:left w:val="none" w:sz="0" w:space="0" w:color="auto"/>
                    <w:bottom w:val="none" w:sz="0" w:space="0" w:color="auto"/>
                    <w:right w:val="none" w:sz="0" w:space="0" w:color="auto"/>
                  </w:divBdr>
                </w:div>
                <w:div w:id="343283809">
                  <w:marLeft w:val="640"/>
                  <w:marRight w:val="0"/>
                  <w:marTop w:val="0"/>
                  <w:marBottom w:val="0"/>
                  <w:divBdr>
                    <w:top w:val="none" w:sz="0" w:space="0" w:color="auto"/>
                    <w:left w:val="none" w:sz="0" w:space="0" w:color="auto"/>
                    <w:bottom w:val="none" w:sz="0" w:space="0" w:color="auto"/>
                    <w:right w:val="none" w:sz="0" w:space="0" w:color="auto"/>
                  </w:divBdr>
                </w:div>
                <w:div w:id="395935065">
                  <w:marLeft w:val="640"/>
                  <w:marRight w:val="0"/>
                  <w:marTop w:val="0"/>
                  <w:marBottom w:val="0"/>
                  <w:divBdr>
                    <w:top w:val="none" w:sz="0" w:space="0" w:color="auto"/>
                    <w:left w:val="none" w:sz="0" w:space="0" w:color="auto"/>
                    <w:bottom w:val="none" w:sz="0" w:space="0" w:color="auto"/>
                    <w:right w:val="none" w:sz="0" w:space="0" w:color="auto"/>
                  </w:divBdr>
                </w:div>
                <w:div w:id="467940323">
                  <w:marLeft w:val="640"/>
                  <w:marRight w:val="0"/>
                  <w:marTop w:val="0"/>
                  <w:marBottom w:val="0"/>
                  <w:divBdr>
                    <w:top w:val="none" w:sz="0" w:space="0" w:color="auto"/>
                    <w:left w:val="none" w:sz="0" w:space="0" w:color="auto"/>
                    <w:bottom w:val="none" w:sz="0" w:space="0" w:color="auto"/>
                    <w:right w:val="none" w:sz="0" w:space="0" w:color="auto"/>
                  </w:divBdr>
                </w:div>
                <w:div w:id="595134175">
                  <w:marLeft w:val="640"/>
                  <w:marRight w:val="0"/>
                  <w:marTop w:val="0"/>
                  <w:marBottom w:val="0"/>
                  <w:divBdr>
                    <w:top w:val="none" w:sz="0" w:space="0" w:color="auto"/>
                    <w:left w:val="none" w:sz="0" w:space="0" w:color="auto"/>
                    <w:bottom w:val="none" w:sz="0" w:space="0" w:color="auto"/>
                    <w:right w:val="none" w:sz="0" w:space="0" w:color="auto"/>
                  </w:divBdr>
                </w:div>
                <w:div w:id="649409782">
                  <w:marLeft w:val="640"/>
                  <w:marRight w:val="0"/>
                  <w:marTop w:val="0"/>
                  <w:marBottom w:val="0"/>
                  <w:divBdr>
                    <w:top w:val="none" w:sz="0" w:space="0" w:color="auto"/>
                    <w:left w:val="none" w:sz="0" w:space="0" w:color="auto"/>
                    <w:bottom w:val="none" w:sz="0" w:space="0" w:color="auto"/>
                    <w:right w:val="none" w:sz="0" w:space="0" w:color="auto"/>
                  </w:divBdr>
                </w:div>
                <w:div w:id="649752401">
                  <w:marLeft w:val="640"/>
                  <w:marRight w:val="0"/>
                  <w:marTop w:val="0"/>
                  <w:marBottom w:val="0"/>
                  <w:divBdr>
                    <w:top w:val="none" w:sz="0" w:space="0" w:color="auto"/>
                    <w:left w:val="none" w:sz="0" w:space="0" w:color="auto"/>
                    <w:bottom w:val="none" w:sz="0" w:space="0" w:color="auto"/>
                    <w:right w:val="none" w:sz="0" w:space="0" w:color="auto"/>
                  </w:divBdr>
                </w:div>
                <w:div w:id="778987187">
                  <w:marLeft w:val="640"/>
                  <w:marRight w:val="0"/>
                  <w:marTop w:val="0"/>
                  <w:marBottom w:val="0"/>
                  <w:divBdr>
                    <w:top w:val="none" w:sz="0" w:space="0" w:color="auto"/>
                    <w:left w:val="none" w:sz="0" w:space="0" w:color="auto"/>
                    <w:bottom w:val="none" w:sz="0" w:space="0" w:color="auto"/>
                    <w:right w:val="none" w:sz="0" w:space="0" w:color="auto"/>
                  </w:divBdr>
                </w:div>
                <w:div w:id="780609679">
                  <w:marLeft w:val="640"/>
                  <w:marRight w:val="0"/>
                  <w:marTop w:val="0"/>
                  <w:marBottom w:val="0"/>
                  <w:divBdr>
                    <w:top w:val="none" w:sz="0" w:space="0" w:color="auto"/>
                    <w:left w:val="none" w:sz="0" w:space="0" w:color="auto"/>
                    <w:bottom w:val="none" w:sz="0" w:space="0" w:color="auto"/>
                    <w:right w:val="none" w:sz="0" w:space="0" w:color="auto"/>
                  </w:divBdr>
                </w:div>
                <w:div w:id="803498927">
                  <w:marLeft w:val="640"/>
                  <w:marRight w:val="0"/>
                  <w:marTop w:val="0"/>
                  <w:marBottom w:val="0"/>
                  <w:divBdr>
                    <w:top w:val="none" w:sz="0" w:space="0" w:color="auto"/>
                    <w:left w:val="none" w:sz="0" w:space="0" w:color="auto"/>
                    <w:bottom w:val="none" w:sz="0" w:space="0" w:color="auto"/>
                    <w:right w:val="none" w:sz="0" w:space="0" w:color="auto"/>
                  </w:divBdr>
                </w:div>
                <w:div w:id="833567287">
                  <w:marLeft w:val="640"/>
                  <w:marRight w:val="0"/>
                  <w:marTop w:val="0"/>
                  <w:marBottom w:val="0"/>
                  <w:divBdr>
                    <w:top w:val="none" w:sz="0" w:space="0" w:color="auto"/>
                    <w:left w:val="none" w:sz="0" w:space="0" w:color="auto"/>
                    <w:bottom w:val="none" w:sz="0" w:space="0" w:color="auto"/>
                    <w:right w:val="none" w:sz="0" w:space="0" w:color="auto"/>
                  </w:divBdr>
                </w:div>
                <w:div w:id="839807446">
                  <w:marLeft w:val="640"/>
                  <w:marRight w:val="0"/>
                  <w:marTop w:val="0"/>
                  <w:marBottom w:val="0"/>
                  <w:divBdr>
                    <w:top w:val="none" w:sz="0" w:space="0" w:color="auto"/>
                    <w:left w:val="none" w:sz="0" w:space="0" w:color="auto"/>
                    <w:bottom w:val="none" w:sz="0" w:space="0" w:color="auto"/>
                    <w:right w:val="none" w:sz="0" w:space="0" w:color="auto"/>
                  </w:divBdr>
                </w:div>
                <w:div w:id="844130727">
                  <w:marLeft w:val="640"/>
                  <w:marRight w:val="0"/>
                  <w:marTop w:val="0"/>
                  <w:marBottom w:val="0"/>
                  <w:divBdr>
                    <w:top w:val="none" w:sz="0" w:space="0" w:color="auto"/>
                    <w:left w:val="none" w:sz="0" w:space="0" w:color="auto"/>
                    <w:bottom w:val="none" w:sz="0" w:space="0" w:color="auto"/>
                    <w:right w:val="none" w:sz="0" w:space="0" w:color="auto"/>
                  </w:divBdr>
                </w:div>
                <w:div w:id="871309877">
                  <w:marLeft w:val="640"/>
                  <w:marRight w:val="0"/>
                  <w:marTop w:val="0"/>
                  <w:marBottom w:val="0"/>
                  <w:divBdr>
                    <w:top w:val="none" w:sz="0" w:space="0" w:color="auto"/>
                    <w:left w:val="none" w:sz="0" w:space="0" w:color="auto"/>
                    <w:bottom w:val="none" w:sz="0" w:space="0" w:color="auto"/>
                    <w:right w:val="none" w:sz="0" w:space="0" w:color="auto"/>
                  </w:divBdr>
                </w:div>
                <w:div w:id="882450324">
                  <w:marLeft w:val="640"/>
                  <w:marRight w:val="0"/>
                  <w:marTop w:val="0"/>
                  <w:marBottom w:val="0"/>
                  <w:divBdr>
                    <w:top w:val="none" w:sz="0" w:space="0" w:color="auto"/>
                    <w:left w:val="none" w:sz="0" w:space="0" w:color="auto"/>
                    <w:bottom w:val="none" w:sz="0" w:space="0" w:color="auto"/>
                    <w:right w:val="none" w:sz="0" w:space="0" w:color="auto"/>
                  </w:divBdr>
                </w:div>
                <w:div w:id="888758539">
                  <w:marLeft w:val="640"/>
                  <w:marRight w:val="0"/>
                  <w:marTop w:val="0"/>
                  <w:marBottom w:val="0"/>
                  <w:divBdr>
                    <w:top w:val="none" w:sz="0" w:space="0" w:color="auto"/>
                    <w:left w:val="none" w:sz="0" w:space="0" w:color="auto"/>
                    <w:bottom w:val="none" w:sz="0" w:space="0" w:color="auto"/>
                    <w:right w:val="none" w:sz="0" w:space="0" w:color="auto"/>
                  </w:divBdr>
                </w:div>
                <w:div w:id="912474551">
                  <w:marLeft w:val="640"/>
                  <w:marRight w:val="0"/>
                  <w:marTop w:val="0"/>
                  <w:marBottom w:val="0"/>
                  <w:divBdr>
                    <w:top w:val="none" w:sz="0" w:space="0" w:color="auto"/>
                    <w:left w:val="none" w:sz="0" w:space="0" w:color="auto"/>
                    <w:bottom w:val="none" w:sz="0" w:space="0" w:color="auto"/>
                    <w:right w:val="none" w:sz="0" w:space="0" w:color="auto"/>
                  </w:divBdr>
                </w:div>
                <w:div w:id="1028917743">
                  <w:marLeft w:val="640"/>
                  <w:marRight w:val="0"/>
                  <w:marTop w:val="0"/>
                  <w:marBottom w:val="0"/>
                  <w:divBdr>
                    <w:top w:val="none" w:sz="0" w:space="0" w:color="auto"/>
                    <w:left w:val="none" w:sz="0" w:space="0" w:color="auto"/>
                    <w:bottom w:val="none" w:sz="0" w:space="0" w:color="auto"/>
                    <w:right w:val="none" w:sz="0" w:space="0" w:color="auto"/>
                  </w:divBdr>
                </w:div>
                <w:div w:id="1069767387">
                  <w:marLeft w:val="640"/>
                  <w:marRight w:val="0"/>
                  <w:marTop w:val="0"/>
                  <w:marBottom w:val="0"/>
                  <w:divBdr>
                    <w:top w:val="none" w:sz="0" w:space="0" w:color="auto"/>
                    <w:left w:val="none" w:sz="0" w:space="0" w:color="auto"/>
                    <w:bottom w:val="none" w:sz="0" w:space="0" w:color="auto"/>
                    <w:right w:val="none" w:sz="0" w:space="0" w:color="auto"/>
                  </w:divBdr>
                </w:div>
                <w:div w:id="1069960521">
                  <w:marLeft w:val="640"/>
                  <w:marRight w:val="0"/>
                  <w:marTop w:val="0"/>
                  <w:marBottom w:val="0"/>
                  <w:divBdr>
                    <w:top w:val="none" w:sz="0" w:space="0" w:color="auto"/>
                    <w:left w:val="none" w:sz="0" w:space="0" w:color="auto"/>
                    <w:bottom w:val="none" w:sz="0" w:space="0" w:color="auto"/>
                    <w:right w:val="none" w:sz="0" w:space="0" w:color="auto"/>
                  </w:divBdr>
                </w:div>
                <w:div w:id="1113982369">
                  <w:marLeft w:val="640"/>
                  <w:marRight w:val="0"/>
                  <w:marTop w:val="0"/>
                  <w:marBottom w:val="0"/>
                  <w:divBdr>
                    <w:top w:val="none" w:sz="0" w:space="0" w:color="auto"/>
                    <w:left w:val="none" w:sz="0" w:space="0" w:color="auto"/>
                    <w:bottom w:val="none" w:sz="0" w:space="0" w:color="auto"/>
                    <w:right w:val="none" w:sz="0" w:space="0" w:color="auto"/>
                  </w:divBdr>
                </w:div>
                <w:div w:id="1124737865">
                  <w:marLeft w:val="640"/>
                  <w:marRight w:val="0"/>
                  <w:marTop w:val="0"/>
                  <w:marBottom w:val="0"/>
                  <w:divBdr>
                    <w:top w:val="none" w:sz="0" w:space="0" w:color="auto"/>
                    <w:left w:val="none" w:sz="0" w:space="0" w:color="auto"/>
                    <w:bottom w:val="none" w:sz="0" w:space="0" w:color="auto"/>
                    <w:right w:val="none" w:sz="0" w:space="0" w:color="auto"/>
                  </w:divBdr>
                </w:div>
                <w:div w:id="1139111591">
                  <w:marLeft w:val="640"/>
                  <w:marRight w:val="0"/>
                  <w:marTop w:val="0"/>
                  <w:marBottom w:val="0"/>
                  <w:divBdr>
                    <w:top w:val="none" w:sz="0" w:space="0" w:color="auto"/>
                    <w:left w:val="none" w:sz="0" w:space="0" w:color="auto"/>
                    <w:bottom w:val="none" w:sz="0" w:space="0" w:color="auto"/>
                    <w:right w:val="none" w:sz="0" w:space="0" w:color="auto"/>
                  </w:divBdr>
                </w:div>
                <w:div w:id="1141383959">
                  <w:marLeft w:val="640"/>
                  <w:marRight w:val="0"/>
                  <w:marTop w:val="0"/>
                  <w:marBottom w:val="0"/>
                  <w:divBdr>
                    <w:top w:val="none" w:sz="0" w:space="0" w:color="auto"/>
                    <w:left w:val="none" w:sz="0" w:space="0" w:color="auto"/>
                    <w:bottom w:val="none" w:sz="0" w:space="0" w:color="auto"/>
                    <w:right w:val="none" w:sz="0" w:space="0" w:color="auto"/>
                  </w:divBdr>
                </w:div>
                <w:div w:id="1167283708">
                  <w:marLeft w:val="640"/>
                  <w:marRight w:val="0"/>
                  <w:marTop w:val="0"/>
                  <w:marBottom w:val="0"/>
                  <w:divBdr>
                    <w:top w:val="none" w:sz="0" w:space="0" w:color="auto"/>
                    <w:left w:val="none" w:sz="0" w:space="0" w:color="auto"/>
                    <w:bottom w:val="none" w:sz="0" w:space="0" w:color="auto"/>
                    <w:right w:val="none" w:sz="0" w:space="0" w:color="auto"/>
                  </w:divBdr>
                </w:div>
                <w:div w:id="1172723119">
                  <w:marLeft w:val="640"/>
                  <w:marRight w:val="0"/>
                  <w:marTop w:val="0"/>
                  <w:marBottom w:val="0"/>
                  <w:divBdr>
                    <w:top w:val="none" w:sz="0" w:space="0" w:color="auto"/>
                    <w:left w:val="none" w:sz="0" w:space="0" w:color="auto"/>
                    <w:bottom w:val="none" w:sz="0" w:space="0" w:color="auto"/>
                    <w:right w:val="none" w:sz="0" w:space="0" w:color="auto"/>
                  </w:divBdr>
                </w:div>
                <w:div w:id="1174495846">
                  <w:marLeft w:val="640"/>
                  <w:marRight w:val="0"/>
                  <w:marTop w:val="0"/>
                  <w:marBottom w:val="0"/>
                  <w:divBdr>
                    <w:top w:val="none" w:sz="0" w:space="0" w:color="auto"/>
                    <w:left w:val="none" w:sz="0" w:space="0" w:color="auto"/>
                    <w:bottom w:val="none" w:sz="0" w:space="0" w:color="auto"/>
                    <w:right w:val="none" w:sz="0" w:space="0" w:color="auto"/>
                  </w:divBdr>
                </w:div>
                <w:div w:id="1181816071">
                  <w:marLeft w:val="640"/>
                  <w:marRight w:val="0"/>
                  <w:marTop w:val="0"/>
                  <w:marBottom w:val="0"/>
                  <w:divBdr>
                    <w:top w:val="none" w:sz="0" w:space="0" w:color="auto"/>
                    <w:left w:val="none" w:sz="0" w:space="0" w:color="auto"/>
                    <w:bottom w:val="none" w:sz="0" w:space="0" w:color="auto"/>
                    <w:right w:val="none" w:sz="0" w:space="0" w:color="auto"/>
                  </w:divBdr>
                </w:div>
                <w:div w:id="1213077463">
                  <w:marLeft w:val="640"/>
                  <w:marRight w:val="0"/>
                  <w:marTop w:val="0"/>
                  <w:marBottom w:val="0"/>
                  <w:divBdr>
                    <w:top w:val="none" w:sz="0" w:space="0" w:color="auto"/>
                    <w:left w:val="none" w:sz="0" w:space="0" w:color="auto"/>
                    <w:bottom w:val="none" w:sz="0" w:space="0" w:color="auto"/>
                    <w:right w:val="none" w:sz="0" w:space="0" w:color="auto"/>
                  </w:divBdr>
                </w:div>
                <w:div w:id="1239708410">
                  <w:marLeft w:val="640"/>
                  <w:marRight w:val="0"/>
                  <w:marTop w:val="0"/>
                  <w:marBottom w:val="0"/>
                  <w:divBdr>
                    <w:top w:val="none" w:sz="0" w:space="0" w:color="auto"/>
                    <w:left w:val="none" w:sz="0" w:space="0" w:color="auto"/>
                    <w:bottom w:val="none" w:sz="0" w:space="0" w:color="auto"/>
                    <w:right w:val="none" w:sz="0" w:space="0" w:color="auto"/>
                  </w:divBdr>
                </w:div>
                <w:div w:id="1334602027">
                  <w:marLeft w:val="640"/>
                  <w:marRight w:val="0"/>
                  <w:marTop w:val="0"/>
                  <w:marBottom w:val="0"/>
                  <w:divBdr>
                    <w:top w:val="none" w:sz="0" w:space="0" w:color="auto"/>
                    <w:left w:val="none" w:sz="0" w:space="0" w:color="auto"/>
                    <w:bottom w:val="none" w:sz="0" w:space="0" w:color="auto"/>
                    <w:right w:val="none" w:sz="0" w:space="0" w:color="auto"/>
                  </w:divBdr>
                </w:div>
                <w:div w:id="1346593314">
                  <w:marLeft w:val="640"/>
                  <w:marRight w:val="0"/>
                  <w:marTop w:val="0"/>
                  <w:marBottom w:val="0"/>
                  <w:divBdr>
                    <w:top w:val="none" w:sz="0" w:space="0" w:color="auto"/>
                    <w:left w:val="none" w:sz="0" w:space="0" w:color="auto"/>
                    <w:bottom w:val="none" w:sz="0" w:space="0" w:color="auto"/>
                    <w:right w:val="none" w:sz="0" w:space="0" w:color="auto"/>
                  </w:divBdr>
                </w:div>
                <w:div w:id="1381979791">
                  <w:marLeft w:val="640"/>
                  <w:marRight w:val="0"/>
                  <w:marTop w:val="0"/>
                  <w:marBottom w:val="0"/>
                  <w:divBdr>
                    <w:top w:val="none" w:sz="0" w:space="0" w:color="auto"/>
                    <w:left w:val="none" w:sz="0" w:space="0" w:color="auto"/>
                    <w:bottom w:val="none" w:sz="0" w:space="0" w:color="auto"/>
                    <w:right w:val="none" w:sz="0" w:space="0" w:color="auto"/>
                  </w:divBdr>
                </w:div>
                <w:div w:id="1407679929">
                  <w:marLeft w:val="640"/>
                  <w:marRight w:val="0"/>
                  <w:marTop w:val="0"/>
                  <w:marBottom w:val="0"/>
                  <w:divBdr>
                    <w:top w:val="none" w:sz="0" w:space="0" w:color="auto"/>
                    <w:left w:val="none" w:sz="0" w:space="0" w:color="auto"/>
                    <w:bottom w:val="none" w:sz="0" w:space="0" w:color="auto"/>
                    <w:right w:val="none" w:sz="0" w:space="0" w:color="auto"/>
                  </w:divBdr>
                </w:div>
                <w:div w:id="1420832172">
                  <w:marLeft w:val="640"/>
                  <w:marRight w:val="0"/>
                  <w:marTop w:val="0"/>
                  <w:marBottom w:val="0"/>
                  <w:divBdr>
                    <w:top w:val="none" w:sz="0" w:space="0" w:color="auto"/>
                    <w:left w:val="none" w:sz="0" w:space="0" w:color="auto"/>
                    <w:bottom w:val="none" w:sz="0" w:space="0" w:color="auto"/>
                    <w:right w:val="none" w:sz="0" w:space="0" w:color="auto"/>
                  </w:divBdr>
                </w:div>
                <w:div w:id="1498879807">
                  <w:marLeft w:val="640"/>
                  <w:marRight w:val="0"/>
                  <w:marTop w:val="0"/>
                  <w:marBottom w:val="0"/>
                  <w:divBdr>
                    <w:top w:val="none" w:sz="0" w:space="0" w:color="auto"/>
                    <w:left w:val="none" w:sz="0" w:space="0" w:color="auto"/>
                    <w:bottom w:val="none" w:sz="0" w:space="0" w:color="auto"/>
                    <w:right w:val="none" w:sz="0" w:space="0" w:color="auto"/>
                  </w:divBdr>
                </w:div>
                <w:div w:id="1528368844">
                  <w:marLeft w:val="640"/>
                  <w:marRight w:val="0"/>
                  <w:marTop w:val="0"/>
                  <w:marBottom w:val="0"/>
                  <w:divBdr>
                    <w:top w:val="none" w:sz="0" w:space="0" w:color="auto"/>
                    <w:left w:val="none" w:sz="0" w:space="0" w:color="auto"/>
                    <w:bottom w:val="none" w:sz="0" w:space="0" w:color="auto"/>
                    <w:right w:val="none" w:sz="0" w:space="0" w:color="auto"/>
                  </w:divBdr>
                </w:div>
                <w:div w:id="1564753979">
                  <w:marLeft w:val="640"/>
                  <w:marRight w:val="0"/>
                  <w:marTop w:val="0"/>
                  <w:marBottom w:val="0"/>
                  <w:divBdr>
                    <w:top w:val="none" w:sz="0" w:space="0" w:color="auto"/>
                    <w:left w:val="none" w:sz="0" w:space="0" w:color="auto"/>
                    <w:bottom w:val="none" w:sz="0" w:space="0" w:color="auto"/>
                    <w:right w:val="none" w:sz="0" w:space="0" w:color="auto"/>
                  </w:divBdr>
                </w:div>
                <w:div w:id="1601600998">
                  <w:marLeft w:val="640"/>
                  <w:marRight w:val="0"/>
                  <w:marTop w:val="0"/>
                  <w:marBottom w:val="0"/>
                  <w:divBdr>
                    <w:top w:val="none" w:sz="0" w:space="0" w:color="auto"/>
                    <w:left w:val="none" w:sz="0" w:space="0" w:color="auto"/>
                    <w:bottom w:val="none" w:sz="0" w:space="0" w:color="auto"/>
                    <w:right w:val="none" w:sz="0" w:space="0" w:color="auto"/>
                  </w:divBdr>
                </w:div>
                <w:div w:id="1695299286">
                  <w:marLeft w:val="640"/>
                  <w:marRight w:val="0"/>
                  <w:marTop w:val="0"/>
                  <w:marBottom w:val="0"/>
                  <w:divBdr>
                    <w:top w:val="none" w:sz="0" w:space="0" w:color="auto"/>
                    <w:left w:val="none" w:sz="0" w:space="0" w:color="auto"/>
                    <w:bottom w:val="none" w:sz="0" w:space="0" w:color="auto"/>
                    <w:right w:val="none" w:sz="0" w:space="0" w:color="auto"/>
                  </w:divBdr>
                </w:div>
                <w:div w:id="1786268667">
                  <w:marLeft w:val="640"/>
                  <w:marRight w:val="0"/>
                  <w:marTop w:val="0"/>
                  <w:marBottom w:val="0"/>
                  <w:divBdr>
                    <w:top w:val="none" w:sz="0" w:space="0" w:color="auto"/>
                    <w:left w:val="none" w:sz="0" w:space="0" w:color="auto"/>
                    <w:bottom w:val="none" w:sz="0" w:space="0" w:color="auto"/>
                    <w:right w:val="none" w:sz="0" w:space="0" w:color="auto"/>
                  </w:divBdr>
                </w:div>
                <w:div w:id="1804881779">
                  <w:marLeft w:val="640"/>
                  <w:marRight w:val="0"/>
                  <w:marTop w:val="0"/>
                  <w:marBottom w:val="0"/>
                  <w:divBdr>
                    <w:top w:val="none" w:sz="0" w:space="0" w:color="auto"/>
                    <w:left w:val="none" w:sz="0" w:space="0" w:color="auto"/>
                    <w:bottom w:val="none" w:sz="0" w:space="0" w:color="auto"/>
                    <w:right w:val="none" w:sz="0" w:space="0" w:color="auto"/>
                  </w:divBdr>
                </w:div>
                <w:div w:id="1905096408">
                  <w:marLeft w:val="640"/>
                  <w:marRight w:val="0"/>
                  <w:marTop w:val="0"/>
                  <w:marBottom w:val="0"/>
                  <w:divBdr>
                    <w:top w:val="none" w:sz="0" w:space="0" w:color="auto"/>
                    <w:left w:val="none" w:sz="0" w:space="0" w:color="auto"/>
                    <w:bottom w:val="none" w:sz="0" w:space="0" w:color="auto"/>
                    <w:right w:val="none" w:sz="0" w:space="0" w:color="auto"/>
                  </w:divBdr>
                </w:div>
                <w:div w:id="1948081448">
                  <w:marLeft w:val="640"/>
                  <w:marRight w:val="0"/>
                  <w:marTop w:val="0"/>
                  <w:marBottom w:val="0"/>
                  <w:divBdr>
                    <w:top w:val="none" w:sz="0" w:space="0" w:color="auto"/>
                    <w:left w:val="none" w:sz="0" w:space="0" w:color="auto"/>
                    <w:bottom w:val="none" w:sz="0" w:space="0" w:color="auto"/>
                    <w:right w:val="none" w:sz="0" w:space="0" w:color="auto"/>
                  </w:divBdr>
                </w:div>
                <w:div w:id="1971399235">
                  <w:marLeft w:val="640"/>
                  <w:marRight w:val="0"/>
                  <w:marTop w:val="0"/>
                  <w:marBottom w:val="0"/>
                  <w:divBdr>
                    <w:top w:val="none" w:sz="0" w:space="0" w:color="auto"/>
                    <w:left w:val="none" w:sz="0" w:space="0" w:color="auto"/>
                    <w:bottom w:val="none" w:sz="0" w:space="0" w:color="auto"/>
                    <w:right w:val="none" w:sz="0" w:space="0" w:color="auto"/>
                  </w:divBdr>
                </w:div>
                <w:div w:id="2017069997">
                  <w:marLeft w:val="640"/>
                  <w:marRight w:val="0"/>
                  <w:marTop w:val="0"/>
                  <w:marBottom w:val="0"/>
                  <w:divBdr>
                    <w:top w:val="none" w:sz="0" w:space="0" w:color="auto"/>
                    <w:left w:val="none" w:sz="0" w:space="0" w:color="auto"/>
                    <w:bottom w:val="none" w:sz="0" w:space="0" w:color="auto"/>
                    <w:right w:val="none" w:sz="0" w:space="0" w:color="auto"/>
                  </w:divBdr>
                </w:div>
                <w:div w:id="2045591045">
                  <w:marLeft w:val="640"/>
                  <w:marRight w:val="0"/>
                  <w:marTop w:val="0"/>
                  <w:marBottom w:val="0"/>
                  <w:divBdr>
                    <w:top w:val="none" w:sz="0" w:space="0" w:color="auto"/>
                    <w:left w:val="none" w:sz="0" w:space="0" w:color="auto"/>
                    <w:bottom w:val="none" w:sz="0" w:space="0" w:color="auto"/>
                    <w:right w:val="none" w:sz="0" w:space="0" w:color="auto"/>
                  </w:divBdr>
                </w:div>
                <w:div w:id="2062896114">
                  <w:marLeft w:val="640"/>
                  <w:marRight w:val="0"/>
                  <w:marTop w:val="0"/>
                  <w:marBottom w:val="0"/>
                  <w:divBdr>
                    <w:top w:val="none" w:sz="0" w:space="0" w:color="auto"/>
                    <w:left w:val="none" w:sz="0" w:space="0" w:color="auto"/>
                    <w:bottom w:val="none" w:sz="0" w:space="0" w:color="auto"/>
                    <w:right w:val="none" w:sz="0" w:space="0" w:color="auto"/>
                  </w:divBdr>
                </w:div>
                <w:div w:id="2100979881">
                  <w:marLeft w:val="640"/>
                  <w:marRight w:val="0"/>
                  <w:marTop w:val="0"/>
                  <w:marBottom w:val="0"/>
                  <w:divBdr>
                    <w:top w:val="none" w:sz="0" w:space="0" w:color="auto"/>
                    <w:left w:val="none" w:sz="0" w:space="0" w:color="auto"/>
                    <w:bottom w:val="none" w:sz="0" w:space="0" w:color="auto"/>
                    <w:right w:val="none" w:sz="0" w:space="0" w:color="auto"/>
                  </w:divBdr>
                </w:div>
                <w:div w:id="2128044070">
                  <w:marLeft w:val="640"/>
                  <w:marRight w:val="0"/>
                  <w:marTop w:val="0"/>
                  <w:marBottom w:val="0"/>
                  <w:divBdr>
                    <w:top w:val="none" w:sz="0" w:space="0" w:color="auto"/>
                    <w:left w:val="none" w:sz="0" w:space="0" w:color="auto"/>
                    <w:bottom w:val="none" w:sz="0" w:space="0" w:color="auto"/>
                    <w:right w:val="none" w:sz="0" w:space="0" w:color="auto"/>
                  </w:divBdr>
                </w:div>
                <w:div w:id="2129422917">
                  <w:marLeft w:val="640"/>
                  <w:marRight w:val="0"/>
                  <w:marTop w:val="0"/>
                  <w:marBottom w:val="0"/>
                  <w:divBdr>
                    <w:top w:val="none" w:sz="0" w:space="0" w:color="auto"/>
                    <w:left w:val="none" w:sz="0" w:space="0" w:color="auto"/>
                    <w:bottom w:val="none" w:sz="0" w:space="0" w:color="auto"/>
                    <w:right w:val="none" w:sz="0" w:space="0" w:color="auto"/>
                  </w:divBdr>
                </w:div>
              </w:divsChild>
            </w:div>
            <w:div w:id="1463618043">
              <w:marLeft w:val="0"/>
              <w:marRight w:val="0"/>
              <w:marTop w:val="0"/>
              <w:marBottom w:val="0"/>
              <w:divBdr>
                <w:top w:val="none" w:sz="0" w:space="0" w:color="auto"/>
                <w:left w:val="none" w:sz="0" w:space="0" w:color="auto"/>
                <w:bottom w:val="none" w:sz="0" w:space="0" w:color="auto"/>
                <w:right w:val="none" w:sz="0" w:space="0" w:color="auto"/>
              </w:divBdr>
              <w:divsChild>
                <w:div w:id="11610357">
                  <w:marLeft w:val="640"/>
                  <w:marRight w:val="0"/>
                  <w:marTop w:val="0"/>
                  <w:marBottom w:val="0"/>
                  <w:divBdr>
                    <w:top w:val="none" w:sz="0" w:space="0" w:color="auto"/>
                    <w:left w:val="none" w:sz="0" w:space="0" w:color="auto"/>
                    <w:bottom w:val="none" w:sz="0" w:space="0" w:color="auto"/>
                    <w:right w:val="none" w:sz="0" w:space="0" w:color="auto"/>
                  </w:divBdr>
                </w:div>
                <w:div w:id="58478802">
                  <w:marLeft w:val="640"/>
                  <w:marRight w:val="0"/>
                  <w:marTop w:val="0"/>
                  <w:marBottom w:val="0"/>
                  <w:divBdr>
                    <w:top w:val="none" w:sz="0" w:space="0" w:color="auto"/>
                    <w:left w:val="none" w:sz="0" w:space="0" w:color="auto"/>
                    <w:bottom w:val="none" w:sz="0" w:space="0" w:color="auto"/>
                    <w:right w:val="none" w:sz="0" w:space="0" w:color="auto"/>
                  </w:divBdr>
                </w:div>
                <w:div w:id="62484840">
                  <w:marLeft w:val="640"/>
                  <w:marRight w:val="0"/>
                  <w:marTop w:val="0"/>
                  <w:marBottom w:val="0"/>
                  <w:divBdr>
                    <w:top w:val="none" w:sz="0" w:space="0" w:color="auto"/>
                    <w:left w:val="none" w:sz="0" w:space="0" w:color="auto"/>
                    <w:bottom w:val="none" w:sz="0" w:space="0" w:color="auto"/>
                    <w:right w:val="none" w:sz="0" w:space="0" w:color="auto"/>
                  </w:divBdr>
                </w:div>
                <w:div w:id="94057694">
                  <w:marLeft w:val="640"/>
                  <w:marRight w:val="0"/>
                  <w:marTop w:val="0"/>
                  <w:marBottom w:val="0"/>
                  <w:divBdr>
                    <w:top w:val="none" w:sz="0" w:space="0" w:color="auto"/>
                    <w:left w:val="none" w:sz="0" w:space="0" w:color="auto"/>
                    <w:bottom w:val="none" w:sz="0" w:space="0" w:color="auto"/>
                    <w:right w:val="none" w:sz="0" w:space="0" w:color="auto"/>
                  </w:divBdr>
                </w:div>
                <w:div w:id="207107528">
                  <w:marLeft w:val="640"/>
                  <w:marRight w:val="0"/>
                  <w:marTop w:val="0"/>
                  <w:marBottom w:val="0"/>
                  <w:divBdr>
                    <w:top w:val="none" w:sz="0" w:space="0" w:color="auto"/>
                    <w:left w:val="none" w:sz="0" w:space="0" w:color="auto"/>
                    <w:bottom w:val="none" w:sz="0" w:space="0" w:color="auto"/>
                    <w:right w:val="none" w:sz="0" w:space="0" w:color="auto"/>
                  </w:divBdr>
                </w:div>
                <w:div w:id="246575669">
                  <w:marLeft w:val="640"/>
                  <w:marRight w:val="0"/>
                  <w:marTop w:val="0"/>
                  <w:marBottom w:val="0"/>
                  <w:divBdr>
                    <w:top w:val="none" w:sz="0" w:space="0" w:color="auto"/>
                    <w:left w:val="none" w:sz="0" w:space="0" w:color="auto"/>
                    <w:bottom w:val="none" w:sz="0" w:space="0" w:color="auto"/>
                    <w:right w:val="none" w:sz="0" w:space="0" w:color="auto"/>
                  </w:divBdr>
                </w:div>
                <w:div w:id="255208574">
                  <w:marLeft w:val="640"/>
                  <w:marRight w:val="0"/>
                  <w:marTop w:val="0"/>
                  <w:marBottom w:val="0"/>
                  <w:divBdr>
                    <w:top w:val="none" w:sz="0" w:space="0" w:color="auto"/>
                    <w:left w:val="none" w:sz="0" w:space="0" w:color="auto"/>
                    <w:bottom w:val="none" w:sz="0" w:space="0" w:color="auto"/>
                    <w:right w:val="none" w:sz="0" w:space="0" w:color="auto"/>
                  </w:divBdr>
                </w:div>
                <w:div w:id="256329690">
                  <w:marLeft w:val="640"/>
                  <w:marRight w:val="0"/>
                  <w:marTop w:val="0"/>
                  <w:marBottom w:val="0"/>
                  <w:divBdr>
                    <w:top w:val="none" w:sz="0" w:space="0" w:color="auto"/>
                    <w:left w:val="none" w:sz="0" w:space="0" w:color="auto"/>
                    <w:bottom w:val="none" w:sz="0" w:space="0" w:color="auto"/>
                    <w:right w:val="none" w:sz="0" w:space="0" w:color="auto"/>
                  </w:divBdr>
                </w:div>
                <w:div w:id="276525260">
                  <w:marLeft w:val="640"/>
                  <w:marRight w:val="0"/>
                  <w:marTop w:val="0"/>
                  <w:marBottom w:val="0"/>
                  <w:divBdr>
                    <w:top w:val="none" w:sz="0" w:space="0" w:color="auto"/>
                    <w:left w:val="none" w:sz="0" w:space="0" w:color="auto"/>
                    <w:bottom w:val="none" w:sz="0" w:space="0" w:color="auto"/>
                    <w:right w:val="none" w:sz="0" w:space="0" w:color="auto"/>
                  </w:divBdr>
                </w:div>
                <w:div w:id="299503659">
                  <w:marLeft w:val="640"/>
                  <w:marRight w:val="0"/>
                  <w:marTop w:val="0"/>
                  <w:marBottom w:val="0"/>
                  <w:divBdr>
                    <w:top w:val="none" w:sz="0" w:space="0" w:color="auto"/>
                    <w:left w:val="none" w:sz="0" w:space="0" w:color="auto"/>
                    <w:bottom w:val="none" w:sz="0" w:space="0" w:color="auto"/>
                    <w:right w:val="none" w:sz="0" w:space="0" w:color="auto"/>
                  </w:divBdr>
                </w:div>
                <w:div w:id="305092989">
                  <w:marLeft w:val="640"/>
                  <w:marRight w:val="0"/>
                  <w:marTop w:val="0"/>
                  <w:marBottom w:val="0"/>
                  <w:divBdr>
                    <w:top w:val="none" w:sz="0" w:space="0" w:color="auto"/>
                    <w:left w:val="none" w:sz="0" w:space="0" w:color="auto"/>
                    <w:bottom w:val="none" w:sz="0" w:space="0" w:color="auto"/>
                    <w:right w:val="none" w:sz="0" w:space="0" w:color="auto"/>
                  </w:divBdr>
                </w:div>
                <w:div w:id="334259681">
                  <w:marLeft w:val="640"/>
                  <w:marRight w:val="0"/>
                  <w:marTop w:val="0"/>
                  <w:marBottom w:val="0"/>
                  <w:divBdr>
                    <w:top w:val="none" w:sz="0" w:space="0" w:color="auto"/>
                    <w:left w:val="none" w:sz="0" w:space="0" w:color="auto"/>
                    <w:bottom w:val="none" w:sz="0" w:space="0" w:color="auto"/>
                    <w:right w:val="none" w:sz="0" w:space="0" w:color="auto"/>
                  </w:divBdr>
                </w:div>
                <w:div w:id="516113947">
                  <w:marLeft w:val="640"/>
                  <w:marRight w:val="0"/>
                  <w:marTop w:val="0"/>
                  <w:marBottom w:val="0"/>
                  <w:divBdr>
                    <w:top w:val="none" w:sz="0" w:space="0" w:color="auto"/>
                    <w:left w:val="none" w:sz="0" w:space="0" w:color="auto"/>
                    <w:bottom w:val="none" w:sz="0" w:space="0" w:color="auto"/>
                    <w:right w:val="none" w:sz="0" w:space="0" w:color="auto"/>
                  </w:divBdr>
                </w:div>
                <w:div w:id="575239176">
                  <w:marLeft w:val="640"/>
                  <w:marRight w:val="0"/>
                  <w:marTop w:val="0"/>
                  <w:marBottom w:val="0"/>
                  <w:divBdr>
                    <w:top w:val="none" w:sz="0" w:space="0" w:color="auto"/>
                    <w:left w:val="none" w:sz="0" w:space="0" w:color="auto"/>
                    <w:bottom w:val="none" w:sz="0" w:space="0" w:color="auto"/>
                    <w:right w:val="none" w:sz="0" w:space="0" w:color="auto"/>
                  </w:divBdr>
                </w:div>
                <w:div w:id="592081995">
                  <w:marLeft w:val="640"/>
                  <w:marRight w:val="0"/>
                  <w:marTop w:val="0"/>
                  <w:marBottom w:val="0"/>
                  <w:divBdr>
                    <w:top w:val="none" w:sz="0" w:space="0" w:color="auto"/>
                    <w:left w:val="none" w:sz="0" w:space="0" w:color="auto"/>
                    <w:bottom w:val="none" w:sz="0" w:space="0" w:color="auto"/>
                    <w:right w:val="none" w:sz="0" w:space="0" w:color="auto"/>
                  </w:divBdr>
                </w:div>
                <w:div w:id="607273723">
                  <w:marLeft w:val="640"/>
                  <w:marRight w:val="0"/>
                  <w:marTop w:val="0"/>
                  <w:marBottom w:val="0"/>
                  <w:divBdr>
                    <w:top w:val="none" w:sz="0" w:space="0" w:color="auto"/>
                    <w:left w:val="none" w:sz="0" w:space="0" w:color="auto"/>
                    <w:bottom w:val="none" w:sz="0" w:space="0" w:color="auto"/>
                    <w:right w:val="none" w:sz="0" w:space="0" w:color="auto"/>
                  </w:divBdr>
                </w:div>
                <w:div w:id="658194676">
                  <w:marLeft w:val="640"/>
                  <w:marRight w:val="0"/>
                  <w:marTop w:val="0"/>
                  <w:marBottom w:val="0"/>
                  <w:divBdr>
                    <w:top w:val="none" w:sz="0" w:space="0" w:color="auto"/>
                    <w:left w:val="none" w:sz="0" w:space="0" w:color="auto"/>
                    <w:bottom w:val="none" w:sz="0" w:space="0" w:color="auto"/>
                    <w:right w:val="none" w:sz="0" w:space="0" w:color="auto"/>
                  </w:divBdr>
                </w:div>
                <w:div w:id="685206254">
                  <w:marLeft w:val="640"/>
                  <w:marRight w:val="0"/>
                  <w:marTop w:val="0"/>
                  <w:marBottom w:val="0"/>
                  <w:divBdr>
                    <w:top w:val="none" w:sz="0" w:space="0" w:color="auto"/>
                    <w:left w:val="none" w:sz="0" w:space="0" w:color="auto"/>
                    <w:bottom w:val="none" w:sz="0" w:space="0" w:color="auto"/>
                    <w:right w:val="none" w:sz="0" w:space="0" w:color="auto"/>
                  </w:divBdr>
                </w:div>
                <w:div w:id="709845892">
                  <w:marLeft w:val="640"/>
                  <w:marRight w:val="0"/>
                  <w:marTop w:val="0"/>
                  <w:marBottom w:val="0"/>
                  <w:divBdr>
                    <w:top w:val="none" w:sz="0" w:space="0" w:color="auto"/>
                    <w:left w:val="none" w:sz="0" w:space="0" w:color="auto"/>
                    <w:bottom w:val="none" w:sz="0" w:space="0" w:color="auto"/>
                    <w:right w:val="none" w:sz="0" w:space="0" w:color="auto"/>
                  </w:divBdr>
                </w:div>
                <w:div w:id="738746412">
                  <w:marLeft w:val="640"/>
                  <w:marRight w:val="0"/>
                  <w:marTop w:val="0"/>
                  <w:marBottom w:val="0"/>
                  <w:divBdr>
                    <w:top w:val="none" w:sz="0" w:space="0" w:color="auto"/>
                    <w:left w:val="none" w:sz="0" w:space="0" w:color="auto"/>
                    <w:bottom w:val="none" w:sz="0" w:space="0" w:color="auto"/>
                    <w:right w:val="none" w:sz="0" w:space="0" w:color="auto"/>
                  </w:divBdr>
                </w:div>
                <w:div w:id="740491982">
                  <w:marLeft w:val="640"/>
                  <w:marRight w:val="0"/>
                  <w:marTop w:val="0"/>
                  <w:marBottom w:val="0"/>
                  <w:divBdr>
                    <w:top w:val="none" w:sz="0" w:space="0" w:color="auto"/>
                    <w:left w:val="none" w:sz="0" w:space="0" w:color="auto"/>
                    <w:bottom w:val="none" w:sz="0" w:space="0" w:color="auto"/>
                    <w:right w:val="none" w:sz="0" w:space="0" w:color="auto"/>
                  </w:divBdr>
                </w:div>
                <w:div w:id="755708984">
                  <w:marLeft w:val="640"/>
                  <w:marRight w:val="0"/>
                  <w:marTop w:val="0"/>
                  <w:marBottom w:val="0"/>
                  <w:divBdr>
                    <w:top w:val="none" w:sz="0" w:space="0" w:color="auto"/>
                    <w:left w:val="none" w:sz="0" w:space="0" w:color="auto"/>
                    <w:bottom w:val="none" w:sz="0" w:space="0" w:color="auto"/>
                    <w:right w:val="none" w:sz="0" w:space="0" w:color="auto"/>
                  </w:divBdr>
                </w:div>
                <w:div w:id="765425722">
                  <w:marLeft w:val="640"/>
                  <w:marRight w:val="0"/>
                  <w:marTop w:val="0"/>
                  <w:marBottom w:val="0"/>
                  <w:divBdr>
                    <w:top w:val="none" w:sz="0" w:space="0" w:color="auto"/>
                    <w:left w:val="none" w:sz="0" w:space="0" w:color="auto"/>
                    <w:bottom w:val="none" w:sz="0" w:space="0" w:color="auto"/>
                    <w:right w:val="none" w:sz="0" w:space="0" w:color="auto"/>
                  </w:divBdr>
                </w:div>
                <w:div w:id="785469870">
                  <w:marLeft w:val="640"/>
                  <w:marRight w:val="0"/>
                  <w:marTop w:val="0"/>
                  <w:marBottom w:val="0"/>
                  <w:divBdr>
                    <w:top w:val="none" w:sz="0" w:space="0" w:color="auto"/>
                    <w:left w:val="none" w:sz="0" w:space="0" w:color="auto"/>
                    <w:bottom w:val="none" w:sz="0" w:space="0" w:color="auto"/>
                    <w:right w:val="none" w:sz="0" w:space="0" w:color="auto"/>
                  </w:divBdr>
                </w:div>
                <w:div w:id="854152805">
                  <w:marLeft w:val="640"/>
                  <w:marRight w:val="0"/>
                  <w:marTop w:val="0"/>
                  <w:marBottom w:val="0"/>
                  <w:divBdr>
                    <w:top w:val="none" w:sz="0" w:space="0" w:color="auto"/>
                    <w:left w:val="none" w:sz="0" w:space="0" w:color="auto"/>
                    <w:bottom w:val="none" w:sz="0" w:space="0" w:color="auto"/>
                    <w:right w:val="none" w:sz="0" w:space="0" w:color="auto"/>
                  </w:divBdr>
                </w:div>
                <w:div w:id="884951205">
                  <w:marLeft w:val="640"/>
                  <w:marRight w:val="0"/>
                  <w:marTop w:val="0"/>
                  <w:marBottom w:val="0"/>
                  <w:divBdr>
                    <w:top w:val="none" w:sz="0" w:space="0" w:color="auto"/>
                    <w:left w:val="none" w:sz="0" w:space="0" w:color="auto"/>
                    <w:bottom w:val="none" w:sz="0" w:space="0" w:color="auto"/>
                    <w:right w:val="none" w:sz="0" w:space="0" w:color="auto"/>
                  </w:divBdr>
                </w:div>
                <w:div w:id="892277543">
                  <w:marLeft w:val="640"/>
                  <w:marRight w:val="0"/>
                  <w:marTop w:val="0"/>
                  <w:marBottom w:val="0"/>
                  <w:divBdr>
                    <w:top w:val="none" w:sz="0" w:space="0" w:color="auto"/>
                    <w:left w:val="none" w:sz="0" w:space="0" w:color="auto"/>
                    <w:bottom w:val="none" w:sz="0" w:space="0" w:color="auto"/>
                    <w:right w:val="none" w:sz="0" w:space="0" w:color="auto"/>
                  </w:divBdr>
                </w:div>
                <w:div w:id="962659510">
                  <w:marLeft w:val="640"/>
                  <w:marRight w:val="0"/>
                  <w:marTop w:val="0"/>
                  <w:marBottom w:val="0"/>
                  <w:divBdr>
                    <w:top w:val="none" w:sz="0" w:space="0" w:color="auto"/>
                    <w:left w:val="none" w:sz="0" w:space="0" w:color="auto"/>
                    <w:bottom w:val="none" w:sz="0" w:space="0" w:color="auto"/>
                    <w:right w:val="none" w:sz="0" w:space="0" w:color="auto"/>
                  </w:divBdr>
                </w:div>
                <w:div w:id="982396037">
                  <w:marLeft w:val="640"/>
                  <w:marRight w:val="0"/>
                  <w:marTop w:val="0"/>
                  <w:marBottom w:val="0"/>
                  <w:divBdr>
                    <w:top w:val="none" w:sz="0" w:space="0" w:color="auto"/>
                    <w:left w:val="none" w:sz="0" w:space="0" w:color="auto"/>
                    <w:bottom w:val="none" w:sz="0" w:space="0" w:color="auto"/>
                    <w:right w:val="none" w:sz="0" w:space="0" w:color="auto"/>
                  </w:divBdr>
                </w:div>
                <w:div w:id="997924785">
                  <w:marLeft w:val="640"/>
                  <w:marRight w:val="0"/>
                  <w:marTop w:val="0"/>
                  <w:marBottom w:val="0"/>
                  <w:divBdr>
                    <w:top w:val="none" w:sz="0" w:space="0" w:color="auto"/>
                    <w:left w:val="none" w:sz="0" w:space="0" w:color="auto"/>
                    <w:bottom w:val="none" w:sz="0" w:space="0" w:color="auto"/>
                    <w:right w:val="none" w:sz="0" w:space="0" w:color="auto"/>
                  </w:divBdr>
                </w:div>
                <w:div w:id="1076367605">
                  <w:marLeft w:val="640"/>
                  <w:marRight w:val="0"/>
                  <w:marTop w:val="0"/>
                  <w:marBottom w:val="0"/>
                  <w:divBdr>
                    <w:top w:val="none" w:sz="0" w:space="0" w:color="auto"/>
                    <w:left w:val="none" w:sz="0" w:space="0" w:color="auto"/>
                    <w:bottom w:val="none" w:sz="0" w:space="0" w:color="auto"/>
                    <w:right w:val="none" w:sz="0" w:space="0" w:color="auto"/>
                  </w:divBdr>
                </w:div>
                <w:div w:id="1086465816">
                  <w:marLeft w:val="640"/>
                  <w:marRight w:val="0"/>
                  <w:marTop w:val="0"/>
                  <w:marBottom w:val="0"/>
                  <w:divBdr>
                    <w:top w:val="none" w:sz="0" w:space="0" w:color="auto"/>
                    <w:left w:val="none" w:sz="0" w:space="0" w:color="auto"/>
                    <w:bottom w:val="none" w:sz="0" w:space="0" w:color="auto"/>
                    <w:right w:val="none" w:sz="0" w:space="0" w:color="auto"/>
                  </w:divBdr>
                </w:div>
                <w:div w:id="1117069276">
                  <w:marLeft w:val="640"/>
                  <w:marRight w:val="0"/>
                  <w:marTop w:val="0"/>
                  <w:marBottom w:val="0"/>
                  <w:divBdr>
                    <w:top w:val="none" w:sz="0" w:space="0" w:color="auto"/>
                    <w:left w:val="none" w:sz="0" w:space="0" w:color="auto"/>
                    <w:bottom w:val="none" w:sz="0" w:space="0" w:color="auto"/>
                    <w:right w:val="none" w:sz="0" w:space="0" w:color="auto"/>
                  </w:divBdr>
                </w:div>
                <w:div w:id="1140615828">
                  <w:marLeft w:val="640"/>
                  <w:marRight w:val="0"/>
                  <w:marTop w:val="0"/>
                  <w:marBottom w:val="0"/>
                  <w:divBdr>
                    <w:top w:val="none" w:sz="0" w:space="0" w:color="auto"/>
                    <w:left w:val="none" w:sz="0" w:space="0" w:color="auto"/>
                    <w:bottom w:val="none" w:sz="0" w:space="0" w:color="auto"/>
                    <w:right w:val="none" w:sz="0" w:space="0" w:color="auto"/>
                  </w:divBdr>
                </w:div>
                <w:div w:id="1157838557">
                  <w:marLeft w:val="640"/>
                  <w:marRight w:val="0"/>
                  <w:marTop w:val="0"/>
                  <w:marBottom w:val="0"/>
                  <w:divBdr>
                    <w:top w:val="none" w:sz="0" w:space="0" w:color="auto"/>
                    <w:left w:val="none" w:sz="0" w:space="0" w:color="auto"/>
                    <w:bottom w:val="none" w:sz="0" w:space="0" w:color="auto"/>
                    <w:right w:val="none" w:sz="0" w:space="0" w:color="auto"/>
                  </w:divBdr>
                </w:div>
                <w:div w:id="1206529399">
                  <w:marLeft w:val="640"/>
                  <w:marRight w:val="0"/>
                  <w:marTop w:val="0"/>
                  <w:marBottom w:val="0"/>
                  <w:divBdr>
                    <w:top w:val="none" w:sz="0" w:space="0" w:color="auto"/>
                    <w:left w:val="none" w:sz="0" w:space="0" w:color="auto"/>
                    <w:bottom w:val="none" w:sz="0" w:space="0" w:color="auto"/>
                    <w:right w:val="none" w:sz="0" w:space="0" w:color="auto"/>
                  </w:divBdr>
                </w:div>
                <w:div w:id="1207137346">
                  <w:marLeft w:val="640"/>
                  <w:marRight w:val="0"/>
                  <w:marTop w:val="0"/>
                  <w:marBottom w:val="0"/>
                  <w:divBdr>
                    <w:top w:val="none" w:sz="0" w:space="0" w:color="auto"/>
                    <w:left w:val="none" w:sz="0" w:space="0" w:color="auto"/>
                    <w:bottom w:val="none" w:sz="0" w:space="0" w:color="auto"/>
                    <w:right w:val="none" w:sz="0" w:space="0" w:color="auto"/>
                  </w:divBdr>
                </w:div>
                <w:div w:id="1235555465">
                  <w:marLeft w:val="640"/>
                  <w:marRight w:val="0"/>
                  <w:marTop w:val="0"/>
                  <w:marBottom w:val="0"/>
                  <w:divBdr>
                    <w:top w:val="none" w:sz="0" w:space="0" w:color="auto"/>
                    <w:left w:val="none" w:sz="0" w:space="0" w:color="auto"/>
                    <w:bottom w:val="none" w:sz="0" w:space="0" w:color="auto"/>
                    <w:right w:val="none" w:sz="0" w:space="0" w:color="auto"/>
                  </w:divBdr>
                </w:div>
                <w:div w:id="1249728150">
                  <w:marLeft w:val="640"/>
                  <w:marRight w:val="0"/>
                  <w:marTop w:val="0"/>
                  <w:marBottom w:val="0"/>
                  <w:divBdr>
                    <w:top w:val="none" w:sz="0" w:space="0" w:color="auto"/>
                    <w:left w:val="none" w:sz="0" w:space="0" w:color="auto"/>
                    <w:bottom w:val="none" w:sz="0" w:space="0" w:color="auto"/>
                    <w:right w:val="none" w:sz="0" w:space="0" w:color="auto"/>
                  </w:divBdr>
                </w:div>
                <w:div w:id="1260597827">
                  <w:marLeft w:val="640"/>
                  <w:marRight w:val="0"/>
                  <w:marTop w:val="0"/>
                  <w:marBottom w:val="0"/>
                  <w:divBdr>
                    <w:top w:val="none" w:sz="0" w:space="0" w:color="auto"/>
                    <w:left w:val="none" w:sz="0" w:space="0" w:color="auto"/>
                    <w:bottom w:val="none" w:sz="0" w:space="0" w:color="auto"/>
                    <w:right w:val="none" w:sz="0" w:space="0" w:color="auto"/>
                  </w:divBdr>
                </w:div>
                <w:div w:id="1267081486">
                  <w:marLeft w:val="640"/>
                  <w:marRight w:val="0"/>
                  <w:marTop w:val="0"/>
                  <w:marBottom w:val="0"/>
                  <w:divBdr>
                    <w:top w:val="none" w:sz="0" w:space="0" w:color="auto"/>
                    <w:left w:val="none" w:sz="0" w:space="0" w:color="auto"/>
                    <w:bottom w:val="none" w:sz="0" w:space="0" w:color="auto"/>
                    <w:right w:val="none" w:sz="0" w:space="0" w:color="auto"/>
                  </w:divBdr>
                </w:div>
                <w:div w:id="1289432832">
                  <w:marLeft w:val="640"/>
                  <w:marRight w:val="0"/>
                  <w:marTop w:val="0"/>
                  <w:marBottom w:val="0"/>
                  <w:divBdr>
                    <w:top w:val="none" w:sz="0" w:space="0" w:color="auto"/>
                    <w:left w:val="none" w:sz="0" w:space="0" w:color="auto"/>
                    <w:bottom w:val="none" w:sz="0" w:space="0" w:color="auto"/>
                    <w:right w:val="none" w:sz="0" w:space="0" w:color="auto"/>
                  </w:divBdr>
                </w:div>
                <w:div w:id="1359314750">
                  <w:marLeft w:val="640"/>
                  <w:marRight w:val="0"/>
                  <w:marTop w:val="0"/>
                  <w:marBottom w:val="0"/>
                  <w:divBdr>
                    <w:top w:val="none" w:sz="0" w:space="0" w:color="auto"/>
                    <w:left w:val="none" w:sz="0" w:space="0" w:color="auto"/>
                    <w:bottom w:val="none" w:sz="0" w:space="0" w:color="auto"/>
                    <w:right w:val="none" w:sz="0" w:space="0" w:color="auto"/>
                  </w:divBdr>
                </w:div>
                <w:div w:id="1362895907">
                  <w:marLeft w:val="640"/>
                  <w:marRight w:val="0"/>
                  <w:marTop w:val="0"/>
                  <w:marBottom w:val="0"/>
                  <w:divBdr>
                    <w:top w:val="none" w:sz="0" w:space="0" w:color="auto"/>
                    <w:left w:val="none" w:sz="0" w:space="0" w:color="auto"/>
                    <w:bottom w:val="none" w:sz="0" w:space="0" w:color="auto"/>
                    <w:right w:val="none" w:sz="0" w:space="0" w:color="auto"/>
                  </w:divBdr>
                </w:div>
                <w:div w:id="1367022511">
                  <w:marLeft w:val="640"/>
                  <w:marRight w:val="0"/>
                  <w:marTop w:val="0"/>
                  <w:marBottom w:val="0"/>
                  <w:divBdr>
                    <w:top w:val="none" w:sz="0" w:space="0" w:color="auto"/>
                    <w:left w:val="none" w:sz="0" w:space="0" w:color="auto"/>
                    <w:bottom w:val="none" w:sz="0" w:space="0" w:color="auto"/>
                    <w:right w:val="none" w:sz="0" w:space="0" w:color="auto"/>
                  </w:divBdr>
                </w:div>
                <w:div w:id="1417437286">
                  <w:marLeft w:val="640"/>
                  <w:marRight w:val="0"/>
                  <w:marTop w:val="0"/>
                  <w:marBottom w:val="0"/>
                  <w:divBdr>
                    <w:top w:val="none" w:sz="0" w:space="0" w:color="auto"/>
                    <w:left w:val="none" w:sz="0" w:space="0" w:color="auto"/>
                    <w:bottom w:val="none" w:sz="0" w:space="0" w:color="auto"/>
                    <w:right w:val="none" w:sz="0" w:space="0" w:color="auto"/>
                  </w:divBdr>
                </w:div>
                <w:div w:id="1468355067">
                  <w:marLeft w:val="640"/>
                  <w:marRight w:val="0"/>
                  <w:marTop w:val="0"/>
                  <w:marBottom w:val="0"/>
                  <w:divBdr>
                    <w:top w:val="none" w:sz="0" w:space="0" w:color="auto"/>
                    <w:left w:val="none" w:sz="0" w:space="0" w:color="auto"/>
                    <w:bottom w:val="none" w:sz="0" w:space="0" w:color="auto"/>
                    <w:right w:val="none" w:sz="0" w:space="0" w:color="auto"/>
                  </w:divBdr>
                </w:div>
                <w:div w:id="1508864935">
                  <w:marLeft w:val="640"/>
                  <w:marRight w:val="0"/>
                  <w:marTop w:val="0"/>
                  <w:marBottom w:val="0"/>
                  <w:divBdr>
                    <w:top w:val="none" w:sz="0" w:space="0" w:color="auto"/>
                    <w:left w:val="none" w:sz="0" w:space="0" w:color="auto"/>
                    <w:bottom w:val="none" w:sz="0" w:space="0" w:color="auto"/>
                    <w:right w:val="none" w:sz="0" w:space="0" w:color="auto"/>
                  </w:divBdr>
                </w:div>
                <w:div w:id="1509249848">
                  <w:marLeft w:val="640"/>
                  <w:marRight w:val="0"/>
                  <w:marTop w:val="0"/>
                  <w:marBottom w:val="0"/>
                  <w:divBdr>
                    <w:top w:val="none" w:sz="0" w:space="0" w:color="auto"/>
                    <w:left w:val="none" w:sz="0" w:space="0" w:color="auto"/>
                    <w:bottom w:val="none" w:sz="0" w:space="0" w:color="auto"/>
                    <w:right w:val="none" w:sz="0" w:space="0" w:color="auto"/>
                  </w:divBdr>
                </w:div>
                <w:div w:id="1567569857">
                  <w:marLeft w:val="640"/>
                  <w:marRight w:val="0"/>
                  <w:marTop w:val="0"/>
                  <w:marBottom w:val="0"/>
                  <w:divBdr>
                    <w:top w:val="none" w:sz="0" w:space="0" w:color="auto"/>
                    <w:left w:val="none" w:sz="0" w:space="0" w:color="auto"/>
                    <w:bottom w:val="none" w:sz="0" w:space="0" w:color="auto"/>
                    <w:right w:val="none" w:sz="0" w:space="0" w:color="auto"/>
                  </w:divBdr>
                </w:div>
                <w:div w:id="1629698455">
                  <w:marLeft w:val="640"/>
                  <w:marRight w:val="0"/>
                  <w:marTop w:val="0"/>
                  <w:marBottom w:val="0"/>
                  <w:divBdr>
                    <w:top w:val="none" w:sz="0" w:space="0" w:color="auto"/>
                    <w:left w:val="none" w:sz="0" w:space="0" w:color="auto"/>
                    <w:bottom w:val="none" w:sz="0" w:space="0" w:color="auto"/>
                    <w:right w:val="none" w:sz="0" w:space="0" w:color="auto"/>
                  </w:divBdr>
                </w:div>
                <w:div w:id="1640837533">
                  <w:marLeft w:val="640"/>
                  <w:marRight w:val="0"/>
                  <w:marTop w:val="0"/>
                  <w:marBottom w:val="0"/>
                  <w:divBdr>
                    <w:top w:val="none" w:sz="0" w:space="0" w:color="auto"/>
                    <w:left w:val="none" w:sz="0" w:space="0" w:color="auto"/>
                    <w:bottom w:val="none" w:sz="0" w:space="0" w:color="auto"/>
                    <w:right w:val="none" w:sz="0" w:space="0" w:color="auto"/>
                  </w:divBdr>
                </w:div>
                <w:div w:id="1660420633">
                  <w:marLeft w:val="640"/>
                  <w:marRight w:val="0"/>
                  <w:marTop w:val="0"/>
                  <w:marBottom w:val="0"/>
                  <w:divBdr>
                    <w:top w:val="none" w:sz="0" w:space="0" w:color="auto"/>
                    <w:left w:val="none" w:sz="0" w:space="0" w:color="auto"/>
                    <w:bottom w:val="none" w:sz="0" w:space="0" w:color="auto"/>
                    <w:right w:val="none" w:sz="0" w:space="0" w:color="auto"/>
                  </w:divBdr>
                </w:div>
                <w:div w:id="1669745991">
                  <w:marLeft w:val="640"/>
                  <w:marRight w:val="0"/>
                  <w:marTop w:val="0"/>
                  <w:marBottom w:val="0"/>
                  <w:divBdr>
                    <w:top w:val="none" w:sz="0" w:space="0" w:color="auto"/>
                    <w:left w:val="none" w:sz="0" w:space="0" w:color="auto"/>
                    <w:bottom w:val="none" w:sz="0" w:space="0" w:color="auto"/>
                    <w:right w:val="none" w:sz="0" w:space="0" w:color="auto"/>
                  </w:divBdr>
                </w:div>
                <w:div w:id="1695379750">
                  <w:marLeft w:val="640"/>
                  <w:marRight w:val="0"/>
                  <w:marTop w:val="0"/>
                  <w:marBottom w:val="0"/>
                  <w:divBdr>
                    <w:top w:val="none" w:sz="0" w:space="0" w:color="auto"/>
                    <w:left w:val="none" w:sz="0" w:space="0" w:color="auto"/>
                    <w:bottom w:val="none" w:sz="0" w:space="0" w:color="auto"/>
                    <w:right w:val="none" w:sz="0" w:space="0" w:color="auto"/>
                  </w:divBdr>
                </w:div>
                <w:div w:id="1736469665">
                  <w:marLeft w:val="640"/>
                  <w:marRight w:val="0"/>
                  <w:marTop w:val="0"/>
                  <w:marBottom w:val="0"/>
                  <w:divBdr>
                    <w:top w:val="none" w:sz="0" w:space="0" w:color="auto"/>
                    <w:left w:val="none" w:sz="0" w:space="0" w:color="auto"/>
                    <w:bottom w:val="none" w:sz="0" w:space="0" w:color="auto"/>
                    <w:right w:val="none" w:sz="0" w:space="0" w:color="auto"/>
                  </w:divBdr>
                </w:div>
                <w:div w:id="1739816342">
                  <w:marLeft w:val="640"/>
                  <w:marRight w:val="0"/>
                  <w:marTop w:val="0"/>
                  <w:marBottom w:val="0"/>
                  <w:divBdr>
                    <w:top w:val="none" w:sz="0" w:space="0" w:color="auto"/>
                    <w:left w:val="none" w:sz="0" w:space="0" w:color="auto"/>
                    <w:bottom w:val="none" w:sz="0" w:space="0" w:color="auto"/>
                    <w:right w:val="none" w:sz="0" w:space="0" w:color="auto"/>
                  </w:divBdr>
                </w:div>
                <w:div w:id="1763141815">
                  <w:marLeft w:val="640"/>
                  <w:marRight w:val="0"/>
                  <w:marTop w:val="0"/>
                  <w:marBottom w:val="0"/>
                  <w:divBdr>
                    <w:top w:val="none" w:sz="0" w:space="0" w:color="auto"/>
                    <w:left w:val="none" w:sz="0" w:space="0" w:color="auto"/>
                    <w:bottom w:val="none" w:sz="0" w:space="0" w:color="auto"/>
                    <w:right w:val="none" w:sz="0" w:space="0" w:color="auto"/>
                  </w:divBdr>
                </w:div>
                <w:div w:id="1819302012">
                  <w:marLeft w:val="640"/>
                  <w:marRight w:val="0"/>
                  <w:marTop w:val="0"/>
                  <w:marBottom w:val="0"/>
                  <w:divBdr>
                    <w:top w:val="none" w:sz="0" w:space="0" w:color="auto"/>
                    <w:left w:val="none" w:sz="0" w:space="0" w:color="auto"/>
                    <w:bottom w:val="none" w:sz="0" w:space="0" w:color="auto"/>
                    <w:right w:val="none" w:sz="0" w:space="0" w:color="auto"/>
                  </w:divBdr>
                </w:div>
                <w:div w:id="1977252076">
                  <w:marLeft w:val="640"/>
                  <w:marRight w:val="0"/>
                  <w:marTop w:val="0"/>
                  <w:marBottom w:val="0"/>
                  <w:divBdr>
                    <w:top w:val="none" w:sz="0" w:space="0" w:color="auto"/>
                    <w:left w:val="none" w:sz="0" w:space="0" w:color="auto"/>
                    <w:bottom w:val="none" w:sz="0" w:space="0" w:color="auto"/>
                    <w:right w:val="none" w:sz="0" w:space="0" w:color="auto"/>
                  </w:divBdr>
                </w:div>
                <w:div w:id="1986347663">
                  <w:marLeft w:val="640"/>
                  <w:marRight w:val="0"/>
                  <w:marTop w:val="0"/>
                  <w:marBottom w:val="0"/>
                  <w:divBdr>
                    <w:top w:val="none" w:sz="0" w:space="0" w:color="auto"/>
                    <w:left w:val="none" w:sz="0" w:space="0" w:color="auto"/>
                    <w:bottom w:val="none" w:sz="0" w:space="0" w:color="auto"/>
                    <w:right w:val="none" w:sz="0" w:space="0" w:color="auto"/>
                  </w:divBdr>
                </w:div>
                <w:div w:id="2091581976">
                  <w:marLeft w:val="640"/>
                  <w:marRight w:val="0"/>
                  <w:marTop w:val="0"/>
                  <w:marBottom w:val="0"/>
                  <w:divBdr>
                    <w:top w:val="none" w:sz="0" w:space="0" w:color="auto"/>
                    <w:left w:val="none" w:sz="0" w:space="0" w:color="auto"/>
                    <w:bottom w:val="none" w:sz="0" w:space="0" w:color="auto"/>
                    <w:right w:val="none" w:sz="0" w:space="0" w:color="auto"/>
                  </w:divBdr>
                </w:div>
                <w:div w:id="2092846009">
                  <w:marLeft w:val="640"/>
                  <w:marRight w:val="0"/>
                  <w:marTop w:val="0"/>
                  <w:marBottom w:val="0"/>
                  <w:divBdr>
                    <w:top w:val="none" w:sz="0" w:space="0" w:color="auto"/>
                    <w:left w:val="none" w:sz="0" w:space="0" w:color="auto"/>
                    <w:bottom w:val="none" w:sz="0" w:space="0" w:color="auto"/>
                    <w:right w:val="none" w:sz="0" w:space="0" w:color="auto"/>
                  </w:divBdr>
                </w:div>
                <w:div w:id="2144762148">
                  <w:marLeft w:val="640"/>
                  <w:marRight w:val="0"/>
                  <w:marTop w:val="0"/>
                  <w:marBottom w:val="0"/>
                  <w:divBdr>
                    <w:top w:val="none" w:sz="0" w:space="0" w:color="auto"/>
                    <w:left w:val="none" w:sz="0" w:space="0" w:color="auto"/>
                    <w:bottom w:val="none" w:sz="0" w:space="0" w:color="auto"/>
                    <w:right w:val="none" w:sz="0" w:space="0" w:color="auto"/>
                  </w:divBdr>
                </w:div>
                <w:div w:id="2146004748">
                  <w:marLeft w:val="640"/>
                  <w:marRight w:val="0"/>
                  <w:marTop w:val="0"/>
                  <w:marBottom w:val="0"/>
                  <w:divBdr>
                    <w:top w:val="none" w:sz="0" w:space="0" w:color="auto"/>
                    <w:left w:val="none" w:sz="0" w:space="0" w:color="auto"/>
                    <w:bottom w:val="none" w:sz="0" w:space="0" w:color="auto"/>
                    <w:right w:val="none" w:sz="0" w:space="0" w:color="auto"/>
                  </w:divBdr>
                </w:div>
              </w:divsChild>
            </w:div>
            <w:div w:id="1467776548">
              <w:marLeft w:val="0"/>
              <w:marRight w:val="0"/>
              <w:marTop w:val="0"/>
              <w:marBottom w:val="0"/>
              <w:divBdr>
                <w:top w:val="none" w:sz="0" w:space="0" w:color="auto"/>
                <w:left w:val="none" w:sz="0" w:space="0" w:color="auto"/>
                <w:bottom w:val="none" w:sz="0" w:space="0" w:color="auto"/>
                <w:right w:val="none" w:sz="0" w:space="0" w:color="auto"/>
              </w:divBdr>
              <w:divsChild>
                <w:div w:id="11685815">
                  <w:marLeft w:val="640"/>
                  <w:marRight w:val="0"/>
                  <w:marTop w:val="0"/>
                  <w:marBottom w:val="0"/>
                  <w:divBdr>
                    <w:top w:val="none" w:sz="0" w:space="0" w:color="auto"/>
                    <w:left w:val="none" w:sz="0" w:space="0" w:color="auto"/>
                    <w:bottom w:val="none" w:sz="0" w:space="0" w:color="auto"/>
                    <w:right w:val="none" w:sz="0" w:space="0" w:color="auto"/>
                  </w:divBdr>
                </w:div>
                <w:div w:id="23288158">
                  <w:marLeft w:val="640"/>
                  <w:marRight w:val="0"/>
                  <w:marTop w:val="0"/>
                  <w:marBottom w:val="0"/>
                  <w:divBdr>
                    <w:top w:val="none" w:sz="0" w:space="0" w:color="auto"/>
                    <w:left w:val="none" w:sz="0" w:space="0" w:color="auto"/>
                    <w:bottom w:val="none" w:sz="0" w:space="0" w:color="auto"/>
                    <w:right w:val="none" w:sz="0" w:space="0" w:color="auto"/>
                  </w:divBdr>
                </w:div>
                <w:div w:id="40982524">
                  <w:marLeft w:val="640"/>
                  <w:marRight w:val="0"/>
                  <w:marTop w:val="0"/>
                  <w:marBottom w:val="0"/>
                  <w:divBdr>
                    <w:top w:val="none" w:sz="0" w:space="0" w:color="auto"/>
                    <w:left w:val="none" w:sz="0" w:space="0" w:color="auto"/>
                    <w:bottom w:val="none" w:sz="0" w:space="0" w:color="auto"/>
                    <w:right w:val="none" w:sz="0" w:space="0" w:color="auto"/>
                  </w:divBdr>
                </w:div>
                <w:div w:id="51584282">
                  <w:marLeft w:val="640"/>
                  <w:marRight w:val="0"/>
                  <w:marTop w:val="0"/>
                  <w:marBottom w:val="0"/>
                  <w:divBdr>
                    <w:top w:val="none" w:sz="0" w:space="0" w:color="auto"/>
                    <w:left w:val="none" w:sz="0" w:space="0" w:color="auto"/>
                    <w:bottom w:val="none" w:sz="0" w:space="0" w:color="auto"/>
                    <w:right w:val="none" w:sz="0" w:space="0" w:color="auto"/>
                  </w:divBdr>
                </w:div>
                <w:div w:id="74400970">
                  <w:marLeft w:val="640"/>
                  <w:marRight w:val="0"/>
                  <w:marTop w:val="0"/>
                  <w:marBottom w:val="0"/>
                  <w:divBdr>
                    <w:top w:val="none" w:sz="0" w:space="0" w:color="auto"/>
                    <w:left w:val="none" w:sz="0" w:space="0" w:color="auto"/>
                    <w:bottom w:val="none" w:sz="0" w:space="0" w:color="auto"/>
                    <w:right w:val="none" w:sz="0" w:space="0" w:color="auto"/>
                  </w:divBdr>
                </w:div>
                <w:div w:id="111872449">
                  <w:marLeft w:val="640"/>
                  <w:marRight w:val="0"/>
                  <w:marTop w:val="0"/>
                  <w:marBottom w:val="0"/>
                  <w:divBdr>
                    <w:top w:val="none" w:sz="0" w:space="0" w:color="auto"/>
                    <w:left w:val="none" w:sz="0" w:space="0" w:color="auto"/>
                    <w:bottom w:val="none" w:sz="0" w:space="0" w:color="auto"/>
                    <w:right w:val="none" w:sz="0" w:space="0" w:color="auto"/>
                  </w:divBdr>
                </w:div>
                <w:div w:id="115681203">
                  <w:marLeft w:val="640"/>
                  <w:marRight w:val="0"/>
                  <w:marTop w:val="0"/>
                  <w:marBottom w:val="0"/>
                  <w:divBdr>
                    <w:top w:val="none" w:sz="0" w:space="0" w:color="auto"/>
                    <w:left w:val="none" w:sz="0" w:space="0" w:color="auto"/>
                    <w:bottom w:val="none" w:sz="0" w:space="0" w:color="auto"/>
                    <w:right w:val="none" w:sz="0" w:space="0" w:color="auto"/>
                  </w:divBdr>
                </w:div>
                <w:div w:id="153104659">
                  <w:marLeft w:val="640"/>
                  <w:marRight w:val="0"/>
                  <w:marTop w:val="0"/>
                  <w:marBottom w:val="0"/>
                  <w:divBdr>
                    <w:top w:val="none" w:sz="0" w:space="0" w:color="auto"/>
                    <w:left w:val="none" w:sz="0" w:space="0" w:color="auto"/>
                    <w:bottom w:val="none" w:sz="0" w:space="0" w:color="auto"/>
                    <w:right w:val="none" w:sz="0" w:space="0" w:color="auto"/>
                  </w:divBdr>
                </w:div>
                <w:div w:id="161505956">
                  <w:marLeft w:val="640"/>
                  <w:marRight w:val="0"/>
                  <w:marTop w:val="0"/>
                  <w:marBottom w:val="0"/>
                  <w:divBdr>
                    <w:top w:val="none" w:sz="0" w:space="0" w:color="auto"/>
                    <w:left w:val="none" w:sz="0" w:space="0" w:color="auto"/>
                    <w:bottom w:val="none" w:sz="0" w:space="0" w:color="auto"/>
                    <w:right w:val="none" w:sz="0" w:space="0" w:color="auto"/>
                  </w:divBdr>
                </w:div>
                <w:div w:id="166405476">
                  <w:marLeft w:val="640"/>
                  <w:marRight w:val="0"/>
                  <w:marTop w:val="0"/>
                  <w:marBottom w:val="0"/>
                  <w:divBdr>
                    <w:top w:val="none" w:sz="0" w:space="0" w:color="auto"/>
                    <w:left w:val="none" w:sz="0" w:space="0" w:color="auto"/>
                    <w:bottom w:val="none" w:sz="0" w:space="0" w:color="auto"/>
                    <w:right w:val="none" w:sz="0" w:space="0" w:color="auto"/>
                  </w:divBdr>
                </w:div>
                <w:div w:id="213809470">
                  <w:marLeft w:val="640"/>
                  <w:marRight w:val="0"/>
                  <w:marTop w:val="0"/>
                  <w:marBottom w:val="0"/>
                  <w:divBdr>
                    <w:top w:val="none" w:sz="0" w:space="0" w:color="auto"/>
                    <w:left w:val="none" w:sz="0" w:space="0" w:color="auto"/>
                    <w:bottom w:val="none" w:sz="0" w:space="0" w:color="auto"/>
                    <w:right w:val="none" w:sz="0" w:space="0" w:color="auto"/>
                  </w:divBdr>
                </w:div>
                <w:div w:id="219023806">
                  <w:marLeft w:val="640"/>
                  <w:marRight w:val="0"/>
                  <w:marTop w:val="0"/>
                  <w:marBottom w:val="0"/>
                  <w:divBdr>
                    <w:top w:val="none" w:sz="0" w:space="0" w:color="auto"/>
                    <w:left w:val="none" w:sz="0" w:space="0" w:color="auto"/>
                    <w:bottom w:val="none" w:sz="0" w:space="0" w:color="auto"/>
                    <w:right w:val="none" w:sz="0" w:space="0" w:color="auto"/>
                  </w:divBdr>
                </w:div>
                <w:div w:id="327751109">
                  <w:marLeft w:val="640"/>
                  <w:marRight w:val="0"/>
                  <w:marTop w:val="0"/>
                  <w:marBottom w:val="0"/>
                  <w:divBdr>
                    <w:top w:val="none" w:sz="0" w:space="0" w:color="auto"/>
                    <w:left w:val="none" w:sz="0" w:space="0" w:color="auto"/>
                    <w:bottom w:val="none" w:sz="0" w:space="0" w:color="auto"/>
                    <w:right w:val="none" w:sz="0" w:space="0" w:color="auto"/>
                  </w:divBdr>
                </w:div>
                <w:div w:id="339359850">
                  <w:marLeft w:val="640"/>
                  <w:marRight w:val="0"/>
                  <w:marTop w:val="0"/>
                  <w:marBottom w:val="0"/>
                  <w:divBdr>
                    <w:top w:val="none" w:sz="0" w:space="0" w:color="auto"/>
                    <w:left w:val="none" w:sz="0" w:space="0" w:color="auto"/>
                    <w:bottom w:val="none" w:sz="0" w:space="0" w:color="auto"/>
                    <w:right w:val="none" w:sz="0" w:space="0" w:color="auto"/>
                  </w:divBdr>
                </w:div>
                <w:div w:id="372655757">
                  <w:marLeft w:val="640"/>
                  <w:marRight w:val="0"/>
                  <w:marTop w:val="0"/>
                  <w:marBottom w:val="0"/>
                  <w:divBdr>
                    <w:top w:val="none" w:sz="0" w:space="0" w:color="auto"/>
                    <w:left w:val="none" w:sz="0" w:space="0" w:color="auto"/>
                    <w:bottom w:val="none" w:sz="0" w:space="0" w:color="auto"/>
                    <w:right w:val="none" w:sz="0" w:space="0" w:color="auto"/>
                  </w:divBdr>
                </w:div>
                <w:div w:id="392509420">
                  <w:marLeft w:val="640"/>
                  <w:marRight w:val="0"/>
                  <w:marTop w:val="0"/>
                  <w:marBottom w:val="0"/>
                  <w:divBdr>
                    <w:top w:val="none" w:sz="0" w:space="0" w:color="auto"/>
                    <w:left w:val="none" w:sz="0" w:space="0" w:color="auto"/>
                    <w:bottom w:val="none" w:sz="0" w:space="0" w:color="auto"/>
                    <w:right w:val="none" w:sz="0" w:space="0" w:color="auto"/>
                  </w:divBdr>
                </w:div>
                <w:div w:id="413670916">
                  <w:marLeft w:val="640"/>
                  <w:marRight w:val="0"/>
                  <w:marTop w:val="0"/>
                  <w:marBottom w:val="0"/>
                  <w:divBdr>
                    <w:top w:val="none" w:sz="0" w:space="0" w:color="auto"/>
                    <w:left w:val="none" w:sz="0" w:space="0" w:color="auto"/>
                    <w:bottom w:val="none" w:sz="0" w:space="0" w:color="auto"/>
                    <w:right w:val="none" w:sz="0" w:space="0" w:color="auto"/>
                  </w:divBdr>
                </w:div>
                <w:div w:id="423458050">
                  <w:marLeft w:val="640"/>
                  <w:marRight w:val="0"/>
                  <w:marTop w:val="0"/>
                  <w:marBottom w:val="0"/>
                  <w:divBdr>
                    <w:top w:val="none" w:sz="0" w:space="0" w:color="auto"/>
                    <w:left w:val="none" w:sz="0" w:space="0" w:color="auto"/>
                    <w:bottom w:val="none" w:sz="0" w:space="0" w:color="auto"/>
                    <w:right w:val="none" w:sz="0" w:space="0" w:color="auto"/>
                  </w:divBdr>
                </w:div>
                <w:div w:id="441652195">
                  <w:marLeft w:val="640"/>
                  <w:marRight w:val="0"/>
                  <w:marTop w:val="0"/>
                  <w:marBottom w:val="0"/>
                  <w:divBdr>
                    <w:top w:val="none" w:sz="0" w:space="0" w:color="auto"/>
                    <w:left w:val="none" w:sz="0" w:space="0" w:color="auto"/>
                    <w:bottom w:val="none" w:sz="0" w:space="0" w:color="auto"/>
                    <w:right w:val="none" w:sz="0" w:space="0" w:color="auto"/>
                  </w:divBdr>
                </w:div>
                <w:div w:id="534928685">
                  <w:marLeft w:val="640"/>
                  <w:marRight w:val="0"/>
                  <w:marTop w:val="0"/>
                  <w:marBottom w:val="0"/>
                  <w:divBdr>
                    <w:top w:val="none" w:sz="0" w:space="0" w:color="auto"/>
                    <w:left w:val="none" w:sz="0" w:space="0" w:color="auto"/>
                    <w:bottom w:val="none" w:sz="0" w:space="0" w:color="auto"/>
                    <w:right w:val="none" w:sz="0" w:space="0" w:color="auto"/>
                  </w:divBdr>
                </w:div>
                <w:div w:id="566301755">
                  <w:marLeft w:val="640"/>
                  <w:marRight w:val="0"/>
                  <w:marTop w:val="0"/>
                  <w:marBottom w:val="0"/>
                  <w:divBdr>
                    <w:top w:val="none" w:sz="0" w:space="0" w:color="auto"/>
                    <w:left w:val="none" w:sz="0" w:space="0" w:color="auto"/>
                    <w:bottom w:val="none" w:sz="0" w:space="0" w:color="auto"/>
                    <w:right w:val="none" w:sz="0" w:space="0" w:color="auto"/>
                  </w:divBdr>
                </w:div>
                <w:div w:id="635910395">
                  <w:marLeft w:val="640"/>
                  <w:marRight w:val="0"/>
                  <w:marTop w:val="0"/>
                  <w:marBottom w:val="0"/>
                  <w:divBdr>
                    <w:top w:val="none" w:sz="0" w:space="0" w:color="auto"/>
                    <w:left w:val="none" w:sz="0" w:space="0" w:color="auto"/>
                    <w:bottom w:val="none" w:sz="0" w:space="0" w:color="auto"/>
                    <w:right w:val="none" w:sz="0" w:space="0" w:color="auto"/>
                  </w:divBdr>
                </w:div>
                <w:div w:id="645743042">
                  <w:marLeft w:val="640"/>
                  <w:marRight w:val="0"/>
                  <w:marTop w:val="0"/>
                  <w:marBottom w:val="0"/>
                  <w:divBdr>
                    <w:top w:val="none" w:sz="0" w:space="0" w:color="auto"/>
                    <w:left w:val="none" w:sz="0" w:space="0" w:color="auto"/>
                    <w:bottom w:val="none" w:sz="0" w:space="0" w:color="auto"/>
                    <w:right w:val="none" w:sz="0" w:space="0" w:color="auto"/>
                  </w:divBdr>
                </w:div>
                <w:div w:id="646670896">
                  <w:marLeft w:val="640"/>
                  <w:marRight w:val="0"/>
                  <w:marTop w:val="0"/>
                  <w:marBottom w:val="0"/>
                  <w:divBdr>
                    <w:top w:val="none" w:sz="0" w:space="0" w:color="auto"/>
                    <w:left w:val="none" w:sz="0" w:space="0" w:color="auto"/>
                    <w:bottom w:val="none" w:sz="0" w:space="0" w:color="auto"/>
                    <w:right w:val="none" w:sz="0" w:space="0" w:color="auto"/>
                  </w:divBdr>
                </w:div>
                <w:div w:id="787286239">
                  <w:marLeft w:val="640"/>
                  <w:marRight w:val="0"/>
                  <w:marTop w:val="0"/>
                  <w:marBottom w:val="0"/>
                  <w:divBdr>
                    <w:top w:val="none" w:sz="0" w:space="0" w:color="auto"/>
                    <w:left w:val="none" w:sz="0" w:space="0" w:color="auto"/>
                    <w:bottom w:val="none" w:sz="0" w:space="0" w:color="auto"/>
                    <w:right w:val="none" w:sz="0" w:space="0" w:color="auto"/>
                  </w:divBdr>
                </w:div>
                <w:div w:id="829906180">
                  <w:marLeft w:val="640"/>
                  <w:marRight w:val="0"/>
                  <w:marTop w:val="0"/>
                  <w:marBottom w:val="0"/>
                  <w:divBdr>
                    <w:top w:val="none" w:sz="0" w:space="0" w:color="auto"/>
                    <w:left w:val="none" w:sz="0" w:space="0" w:color="auto"/>
                    <w:bottom w:val="none" w:sz="0" w:space="0" w:color="auto"/>
                    <w:right w:val="none" w:sz="0" w:space="0" w:color="auto"/>
                  </w:divBdr>
                </w:div>
                <w:div w:id="941374550">
                  <w:marLeft w:val="640"/>
                  <w:marRight w:val="0"/>
                  <w:marTop w:val="0"/>
                  <w:marBottom w:val="0"/>
                  <w:divBdr>
                    <w:top w:val="none" w:sz="0" w:space="0" w:color="auto"/>
                    <w:left w:val="none" w:sz="0" w:space="0" w:color="auto"/>
                    <w:bottom w:val="none" w:sz="0" w:space="0" w:color="auto"/>
                    <w:right w:val="none" w:sz="0" w:space="0" w:color="auto"/>
                  </w:divBdr>
                </w:div>
                <w:div w:id="970285456">
                  <w:marLeft w:val="640"/>
                  <w:marRight w:val="0"/>
                  <w:marTop w:val="0"/>
                  <w:marBottom w:val="0"/>
                  <w:divBdr>
                    <w:top w:val="none" w:sz="0" w:space="0" w:color="auto"/>
                    <w:left w:val="none" w:sz="0" w:space="0" w:color="auto"/>
                    <w:bottom w:val="none" w:sz="0" w:space="0" w:color="auto"/>
                    <w:right w:val="none" w:sz="0" w:space="0" w:color="auto"/>
                  </w:divBdr>
                </w:div>
                <w:div w:id="971982746">
                  <w:marLeft w:val="640"/>
                  <w:marRight w:val="0"/>
                  <w:marTop w:val="0"/>
                  <w:marBottom w:val="0"/>
                  <w:divBdr>
                    <w:top w:val="none" w:sz="0" w:space="0" w:color="auto"/>
                    <w:left w:val="none" w:sz="0" w:space="0" w:color="auto"/>
                    <w:bottom w:val="none" w:sz="0" w:space="0" w:color="auto"/>
                    <w:right w:val="none" w:sz="0" w:space="0" w:color="auto"/>
                  </w:divBdr>
                </w:div>
                <w:div w:id="975646143">
                  <w:marLeft w:val="640"/>
                  <w:marRight w:val="0"/>
                  <w:marTop w:val="0"/>
                  <w:marBottom w:val="0"/>
                  <w:divBdr>
                    <w:top w:val="none" w:sz="0" w:space="0" w:color="auto"/>
                    <w:left w:val="none" w:sz="0" w:space="0" w:color="auto"/>
                    <w:bottom w:val="none" w:sz="0" w:space="0" w:color="auto"/>
                    <w:right w:val="none" w:sz="0" w:space="0" w:color="auto"/>
                  </w:divBdr>
                </w:div>
                <w:div w:id="988368192">
                  <w:marLeft w:val="640"/>
                  <w:marRight w:val="0"/>
                  <w:marTop w:val="0"/>
                  <w:marBottom w:val="0"/>
                  <w:divBdr>
                    <w:top w:val="none" w:sz="0" w:space="0" w:color="auto"/>
                    <w:left w:val="none" w:sz="0" w:space="0" w:color="auto"/>
                    <w:bottom w:val="none" w:sz="0" w:space="0" w:color="auto"/>
                    <w:right w:val="none" w:sz="0" w:space="0" w:color="auto"/>
                  </w:divBdr>
                </w:div>
                <w:div w:id="1013722130">
                  <w:marLeft w:val="640"/>
                  <w:marRight w:val="0"/>
                  <w:marTop w:val="0"/>
                  <w:marBottom w:val="0"/>
                  <w:divBdr>
                    <w:top w:val="none" w:sz="0" w:space="0" w:color="auto"/>
                    <w:left w:val="none" w:sz="0" w:space="0" w:color="auto"/>
                    <w:bottom w:val="none" w:sz="0" w:space="0" w:color="auto"/>
                    <w:right w:val="none" w:sz="0" w:space="0" w:color="auto"/>
                  </w:divBdr>
                </w:div>
                <w:div w:id="1023627409">
                  <w:marLeft w:val="640"/>
                  <w:marRight w:val="0"/>
                  <w:marTop w:val="0"/>
                  <w:marBottom w:val="0"/>
                  <w:divBdr>
                    <w:top w:val="none" w:sz="0" w:space="0" w:color="auto"/>
                    <w:left w:val="none" w:sz="0" w:space="0" w:color="auto"/>
                    <w:bottom w:val="none" w:sz="0" w:space="0" w:color="auto"/>
                    <w:right w:val="none" w:sz="0" w:space="0" w:color="auto"/>
                  </w:divBdr>
                </w:div>
                <w:div w:id="1032344647">
                  <w:marLeft w:val="640"/>
                  <w:marRight w:val="0"/>
                  <w:marTop w:val="0"/>
                  <w:marBottom w:val="0"/>
                  <w:divBdr>
                    <w:top w:val="none" w:sz="0" w:space="0" w:color="auto"/>
                    <w:left w:val="none" w:sz="0" w:space="0" w:color="auto"/>
                    <w:bottom w:val="none" w:sz="0" w:space="0" w:color="auto"/>
                    <w:right w:val="none" w:sz="0" w:space="0" w:color="auto"/>
                  </w:divBdr>
                </w:div>
                <w:div w:id="1061976759">
                  <w:marLeft w:val="640"/>
                  <w:marRight w:val="0"/>
                  <w:marTop w:val="0"/>
                  <w:marBottom w:val="0"/>
                  <w:divBdr>
                    <w:top w:val="none" w:sz="0" w:space="0" w:color="auto"/>
                    <w:left w:val="none" w:sz="0" w:space="0" w:color="auto"/>
                    <w:bottom w:val="none" w:sz="0" w:space="0" w:color="auto"/>
                    <w:right w:val="none" w:sz="0" w:space="0" w:color="auto"/>
                  </w:divBdr>
                </w:div>
                <w:div w:id="1082993558">
                  <w:marLeft w:val="640"/>
                  <w:marRight w:val="0"/>
                  <w:marTop w:val="0"/>
                  <w:marBottom w:val="0"/>
                  <w:divBdr>
                    <w:top w:val="none" w:sz="0" w:space="0" w:color="auto"/>
                    <w:left w:val="none" w:sz="0" w:space="0" w:color="auto"/>
                    <w:bottom w:val="none" w:sz="0" w:space="0" w:color="auto"/>
                    <w:right w:val="none" w:sz="0" w:space="0" w:color="auto"/>
                  </w:divBdr>
                </w:div>
                <w:div w:id="1114862677">
                  <w:marLeft w:val="640"/>
                  <w:marRight w:val="0"/>
                  <w:marTop w:val="0"/>
                  <w:marBottom w:val="0"/>
                  <w:divBdr>
                    <w:top w:val="none" w:sz="0" w:space="0" w:color="auto"/>
                    <w:left w:val="none" w:sz="0" w:space="0" w:color="auto"/>
                    <w:bottom w:val="none" w:sz="0" w:space="0" w:color="auto"/>
                    <w:right w:val="none" w:sz="0" w:space="0" w:color="auto"/>
                  </w:divBdr>
                </w:div>
                <w:div w:id="1379158812">
                  <w:marLeft w:val="640"/>
                  <w:marRight w:val="0"/>
                  <w:marTop w:val="0"/>
                  <w:marBottom w:val="0"/>
                  <w:divBdr>
                    <w:top w:val="none" w:sz="0" w:space="0" w:color="auto"/>
                    <w:left w:val="none" w:sz="0" w:space="0" w:color="auto"/>
                    <w:bottom w:val="none" w:sz="0" w:space="0" w:color="auto"/>
                    <w:right w:val="none" w:sz="0" w:space="0" w:color="auto"/>
                  </w:divBdr>
                </w:div>
                <w:div w:id="1381322708">
                  <w:marLeft w:val="640"/>
                  <w:marRight w:val="0"/>
                  <w:marTop w:val="0"/>
                  <w:marBottom w:val="0"/>
                  <w:divBdr>
                    <w:top w:val="none" w:sz="0" w:space="0" w:color="auto"/>
                    <w:left w:val="none" w:sz="0" w:space="0" w:color="auto"/>
                    <w:bottom w:val="none" w:sz="0" w:space="0" w:color="auto"/>
                    <w:right w:val="none" w:sz="0" w:space="0" w:color="auto"/>
                  </w:divBdr>
                </w:div>
                <w:div w:id="1414857114">
                  <w:marLeft w:val="640"/>
                  <w:marRight w:val="0"/>
                  <w:marTop w:val="0"/>
                  <w:marBottom w:val="0"/>
                  <w:divBdr>
                    <w:top w:val="none" w:sz="0" w:space="0" w:color="auto"/>
                    <w:left w:val="none" w:sz="0" w:space="0" w:color="auto"/>
                    <w:bottom w:val="none" w:sz="0" w:space="0" w:color="auto"/>
                    <w:right w:val="none" w:sz="0" w:space="0" w:color="auto"/>
                  </w:divBdr>
                </w:div>
                <w:div w:id="1426730031">
                  <w:marLeft w:val="640"/>
                  <w:marRight w:val="0"/>
                  <w:marTop w:val="0"/>
                  <w:marBottom w:val="0"/>
                  <w:divBdr>
                    <w:top w:val="none" w:sz="0" w:space="0" w:color="auto"/>
                    <w:left w:val="none" w:sz="0" w:space="0" w:color="auto"/>
                    <w:bottom w:val="none" w:sz="0" w:space="0" w:color="auto"/>
                    <w:right w:val="none" w:sz="0" w:space="0" w:color="auto"/>
                  </w:divBdr>
                </w:div>
                <w:div w:id="1453285021">
                  <w:marLeft w:val="640"/>
                  <w:marRight w:val="0"/>
                  <w:marTop w:val="0"/>
                  <w:marBottom w:val="0"/>
                  <w:divBdr>
                    <w:top w:val="none" w:sz="0" w:space="0" w:color="auto"/>
                    <w:left w:val="none" w:sz="0" w:space="0" w:color="auto"/>
                    <w:bottom w:val="none" w:sz="0" w:space="0" w:color="auto"/>
                    <w:right w:val="none" w:sz="0" w:space="0" w:color="auto"/>
                  </w:divBdr>
                </w:div>
                <w:div w:id="1559168909">
                  <w:marLeft w:val="640"/>
                  <w:marRight w:val="0"/>
                  <w:marTop w:val="0"/>
                  <w:marBottom w:val="0"/>
                  <w:divBdr>
                    <w:top w:val="none" w:sz="0" w:space="0" w:color="auto"/>
                    <w:left w:val="none" w:sz="0" w:space="0" w:color="auto"/>
                    <w:bottom w:val="none" w:sz="0" w:space="0" w:color="auto"/>
                    <w:right w:val="none" w:sz="0" w:space="0" w:color="auto"/>
                  </w:divBdr>
                </w:div>
                <w:div w:id="1563519956">
                  <w:marLeft w:val="640"/>
                  <w:marRight w:val="0"/>
                  <w:marTop w:val="0"/>
                  <w:marBottom w:val="0"/>
                  <w:divBdr>
                    <w:top w:val="none" w:sz="0" w:space="0" w:color="auto"/>
                    <w:left w:val="none" w:sz="0" w:space="0" w:color="auto"/>
                    <w:bottom w:val="none" w:sz="0" w:space="0" w:color="auto"/>
                    <w:right w:val="none" w:sz="0" w:space="0" w:color="auto"/>
                  </w:divBdr>
                </w:div>
                <w:div w:id="1586375645">
                  <w:marLeft w:val="640"/>
                  <w:marRight w:val="0"/>
                  <w:marTop w:val="0"/>
                  <w:marBottom w:val="0"/>
                  <w:divBdr>
                    <w:top w:val="none" w:sz="0" w:space="0" w:color="auto"/>
                    <w:left w:val="none" w:sz="0" w:space="0" w:color="auto"/>
                    <w:bottom w:val="none" w:sz="0" w:space="0" w:color="auto"/>
                    <w:right w:val="none" w:sz="0" w:space="0" w:color="auto"/>
                  </w:divBdr>
                </w:div>
                <w:div w:id="1601835432">
                  <w:marLeft w:val="640"/>
                  <w:marRight w:val="0"/>
                  <w:marTop w:val="0"/>
                  <w:marBottom w:val="0"/>
                  <w:divBdr>
                    <w:top w:val="none" w:sz="0" w:space="0" w:color="auto"/>
                    <w:left w:val="none" w:sz="0" w:space="0" w:color="auto"/>
                    <w:bottom w:val="none" w:sz="0" w:space="0" w:color="auto"/>
                    <w:right w:val="none" w:sz="0" w:space="0" w:color="auto"/>
                  </w:divBdr>
                </w:div>
                <w:div w:id="1605914888">
                  <w:marLeft w:val="640"/>
                  <w:marRight w:val="0"/>
                  <w:marTop w:val="0"/>
                  <w:marBottom w:val="0"/>
                  <w:divBdr>
                    <w:top w:val="none" w:sz="0" w:space="0" w:color="auto"/>
                    <w:left w:val="none" w:sz="0" w:space="0" w:color="auto"/>
                    <w:bottom w:val="none" w:sz="0" w:space="0" w:color="auto"/>
                    <w:right w:val="none" w:sz="0" w:space="0" w:color="auto"/>
                  </w:divBdr>
                </w:div>
                <w:div w:id="1607885705">
                  <w:marLeft w:val="640"/>
                  <w:marRight w:val="0"/>
                  <w:marTop w:val="0"/>
                  <w:marBottom w:val="0"/>
                  <w:divBdr>
                    <w:top w:val="none" w:sz="0" w:space="0" w:color="auto"/>
                    <w:left w:val="none" w:sz="0" w:space="0" w:color="auto"/>
                    <w:bottom w:val="none" w:sz="0" w:space="0" w:color="auto"/>
                    <w:right w:val="none" w:sz="0" w:space="0" w:color="auto"/>
                  </w:divBdr>
                </w:div>
                <w:div w:id="1611935054">
                  <w:marLeft w:val="640"/>
                  <w:marRight w:val="0"/>
                  <w:marTop w:val="0"/>
                  <w:marBottom w:val="0"/>
                  <w:divBdr>
                    <w:top w:val="none" w:sz="0" w:space="0" w:color="auto"/>
                    <w:left w:val="none" w:sz="0" w:space="0" w:color="auto"/>
                    <w:bottom w:val="none" w:sz="0" w:space="0" w:color="auto"/>
                    <w:right w:val="none" w:sz="0" w:space="0" w:color="auto"/>
                  </w:divBdr>
                </w:div>
                <w:div w:id="1613321158">
                  <w:marLeft w:val="640"/>
                  <w:marRight w:val="0"/>
                  <w:marTop w:val="0"/>
                  <w:marBottom w:val="0"/>
                  <w:divBdr>
                    <w:top w:val="none" w:sz="0" w:space="0" w:color="auto"/>
                    <w:left w:val="none" w:sz="0" w:space="0" w:color="auto"/>
                    <w:bottom w:val="none" w:sz="0" w:space="0" w:color="auto"/>
                    <w:right w:val="none" w:sz="0" w:space="0" w:color="auto"/>
                  </w:divBdr>
                </w:div>
                <w:div w:id="1698038396">
                  <w:marLeft w:val="640"/>
                  <w:marRight w:val="0"/>
                  <w:marTop w:val="0"/>
                  <w:marBottom w:val="0"/>
                  <w:divBdr>
                    <w:top w:val="none" w:sz="0" w:space="0" w:color="auto"/>
                    <w:left w:val="none" w:sz="0" w:space="0" w:color="auto"/>
                    <w:bottom w:val="none" w:sz="0" w:space="0" w:color="auto"/>
                    <w:right w:val="none" w:sz="0" w:space="0" w:color="auto"/>
                  </w:divBdr>
                </w:div>
                <w:div w:id="1715155007">
                  <w:marLeft w:val="640"/>
                  <w:marRight w:val="0"/>
                  <w:marTop w:val="0"/>
                  <w:marBottom w:val="0"/>
                  <w:divBdr>
                    <w:top w:val="none" w:sz="0" w:space="0" w:color="auto"/>
                    <w:left w:val="none" w:sz="0" w:space="0" w:color="auto"/>
                    <w:bottom w:val="none" w:sz="0" w:space="0" w:color="auto"/>
                    <w:right w:val="none" w:sz="0" w:space="0" w:color="auto"/>
                  </w:divBdr>
                </w:div>
                <w:div w:id="1734306748">
                  <w:marLeft w:val="640"/>
                  <w:marRight w:val="0"/>
                  <w:marTop w:val="0"/>
                  <w:marBottom w:val="0"/>
                  <w:divBdr>
                    <w:top w:val="none" w:sz="0" w:space="0" w:color="auto"/>
                    <w:left w:val="none" w:sz="0" w:space="0" w:color="auto"/>
                    <w:bottom w:val="none" w:sz="0" w:space="0" w:color="auto"/>
                    <w:right w:val="none" w:sz="0" w:space="0" w:color="auto"/>
                  </w:divBdr>
                </w:div>
                <w:div w:id="1791361740">
                  <w:marLeft w:val="640"/>
                  <w:marRight w:val="0"/>
                  <w:marTop w:val="0"/>
                  <w:marBottom w:val="0"/>
                  <w:divBdr>
                    <w:top w:val="none" w:sz="0" w:space="0" w:color="auto"/>
                    <w:left w:val="none" w:sz="0" w:space="0" w:color="auto"/>
                    <w:bottom w:val="none" w:sz="0" w:space="0" w:color="auto"/>
                    <w:right w:val="none" w:sz="0" w:space="0" w:color="auto"/>
                  </w:divBdr>
                </w:div>
                <w:div w:id="1805343786">
                  <w:marLeft w:val="640"/>
                  <w:marRight w:val="0"/>
                  <w:marTop w:val="0"/>
                  <w:marBottom w:val="0"/>
                  <w:divBdr>
                    <w:top w:val="none" w:sz="0" w:space="0" w:color="auto"/>
                    <w:left w:val="none" w:sz="0" w:space="0" w:color="auto"/>
                    <w:bottom w:val="none" w:sz="0" w:space="0" w:color="auto"/>
                    <w:right w:val="none" w:sz="0" w:space="0" w:color="auto"/>
                  </w:divBdr>
                </w:div>
                <w:div w:id="1822651766">
                  <w:marLeft w:val="640"/>
                  <w:marRight w:val="0"/>
                  <w:marTop w:val="0"/>
                  <w:marBottom w:val="0"/>
                  <w:divBdr>
                    <w:top w:val="none" w:sz="0" w:space="0" w:color="auto"/>
                    <w:left w:val="none" w:sz="0" w:space="0" w:color="auto"/>
                    <w:bottom w:val="none" w:sz="0" w:space="0" w:color="auto"/>
                    <w:right w:val="none" w:sz="0" w:space="0" w:color="auto"/>
                  </w:divBdr>
                </w:div>
                <w:div w:id="1858229293">
                  <w:marLeft w:val="640"/>
                  <w:marRight w:val="0"/>
                  <w:marTop w:val="0"/>
                  <w:marBottom w:val="0"/>
                  <w:divBdr>
                    <w:top w:val="none" w:sz="0" w:space="0" w:color="auto"/>
                    <w:left w:val="none" w:sz="0" w:space="0" w:color="auto"/>
                    <w:bottom w:val="none" w:sz="0" w:space="0" w:color="auto"/>
                    <w:right w:val="none" w:sz="0" w:space="0" w:color="auto"/>
                  </w:divBdr>
                </w:div>
                <w:div w:id="1881477222">
                  <w:marLeft w:val="640"/>
                  <w:marRight w:val="0"/>
                  <w:marTop w:val="0"/>
                  <w:marBottom w:val="0"/>
                  <w:divBdr>
                    <w:top w:val="none" w:sz="0" w:space="0" w:color="auto"/>
                    <w:left w:val="none" w:sz="0" w:space="0" w:color="auto"/>
                    <w:bottom w:val="none" w:sz="0" w:space="0" w:color="auto"/>
                    <w:right w:val="none" w:sz="0" w:space="0" w:color="auto"/>
                  </w:divBdr>
                </w:div>
                <w:div w:id="1943029527">
                  <w:marLeft w:val="640"/>
                  <w:marRight w:val="0"/>
                  <w:marTop w:val="0"/>
                  <w:marBottom w:val="0"/>
                  <w:divBdr>
                    <w:top w:val="none" w:sz="0" w:space="0" w:color="auto"/>
                    <w:left w:val="none" w:sz="0" w:space="0" w:color="auto"/>
                    <w:bottom w:val="none" w:sz="0" w:space="0" w:color="auto"/>
                    <w:right w:val="none" w:sz="0" w:space="0" w:color="auto"/>
                  </w:divBdr>
                </w:div>
                <w:div w:id="1995796999">
                  <w:marLeft w:val="640"/>
                  <w:marRight w:val="0"/>
                  <w:marTop w:val="0"/>
                  <w:marBottom w:val="0"/>
                  <w:divBdr>
                    <w:top w:val="none" w:sz="0" w:space="0" w:color="auto"/>
                    <w:left w:val="none" w:sz="0" w:space="0" w:color="auto"/>
                    <w:bottom w:val="none" w:sz="0" w:space="0" w:color="auto"/>
                    <w:right w:val="none" w:sz="0" w:space="0" w:color="auto"/>
                  </w:divBdr>
                </w:div>
                <w:div w:id="1998802162">
                  <w:marLeft w:val="640"/>
                  <w:marRight w:val="0"/>
                  <w:marTop w:val="0"/>
                  <w:marBottom w:val="0"/>
                  <w:divBdr>
                    <w:top w:val="none" w:sz="0" w:space="0" w:color="auto"/>
                    <w:left w:val="none" w:sz="0" w:space="0" w:color="auto"/>
                    <w:bottom w:val="none" w:sz="0" w:space="0" w:color="auto"/>
                    <w:right w:val="none" w:sz="0" w:space="0" w:color="auto"/>
                  </w:divBdr>
                </w:div>
                <w:div w:id="2047177853">
                  <w:marLeft w:val="640"/>
                  <w:marRight w:val="0"/>
                  <w:marTop w:val="0"/>
                  <w:marBottom w:val="0"/>
                  <w:divBdr>
                    <w:top w:val="none" w:sz="0" w:space="0" w:color="auto"/>
                    <w:left w:val="none" w:sz="0" w:space="0" w:color="auto"/>
                    <w:bottom w:val="none" w:sz="0" w:space="0" w:color="auto"/>
                    <w:right w:val="none" w:sz="0" w:space="0" w:color="auto"/>
                  </w:divBdr>
                </w:div>
                <w:div w:id="2048873950">
                  <w:marLeft w:val="640"/>
                  <w:marRight w:val="0"/>
                  <w:marTop w:val="0"/>
                  <w:marBottom w:val="0"/>
                  <w:divBdr>
                    <w:top w:val="none" w:sz="0" w:space="0" w:color="auto"/>
                    <w:left w:val="none" w:sz="0" w:space="0" w:color="auto"/>
                    <w:bottom w:val="none" w:sz="0" w:space="0" w:color="auto"/>
                    <w:right w:val="none" w:sz="0" w:space="0" w:color="auto"/>
                  </w:divBdr>
                </w:div>
                <w:div w:id="2077360608">
                  <w:marLeft w:val="640"/>
                  <w:marRight w:val="0"/>
                  <w:marTop w:val="0"/>
                  <w:marBottom w:val="0"/>
                  <w:divBdr>
                    <w:top w:val="none" w:sz="0" w:space="0" w:color="auto"/>
                    <w:left w:val="none" w:sz="0" w:space="0" w:color="auto"/>
                    <w:bottom w:val="none" w:sz="0" w:space="0" w:color="auto"/>
                    <w:right w:val="none" w:sz="0" w:space="0" w:color="auto"/>
                  </w:divBdr>
                </w:div>
                <w:div w:id="2104059535">
                  <w:marLeft w:val="640"/>
                  <w:marRight w:val="0"/>
                  <w:marTop w:val="0"/>
                  <w:marBottom w:val="0"/>
                  <w:divBdr>
                    <w:top w:val="none" w:sz="0" w:space="0" w:color="auto"/>
                    <w:left w:val="none" w:sz="0" w:space="0" w:color="auto"/>
                    <w:bottom w:val="none" w:sz="0" w:space="0" w:color="auto"/>
                    <w:right w:val="none" w:sz="0" w:space="0" w:color="auto"/>
                  </w:divBdr>
                </w:div>
              </w:divsChild>
            </w:div>
            <w:div w:id="1483497974">
              <w:marLeft w:val="0"/>
              <w:marRight w:val="0"/>
              <w:marTop w:val="0"/>
              <w:marBottom w:val="0"/>
              <w:divBdr>
                <w:top w:val="none" w:sz="0" w:space="0" w:color="auto"/>
                <w:left w:val="none" w:sz="0" w:space="0" w:color="auto"/>
                <w:bottom w:val="none" w:sz="0" w:space="0" w:color="auto"/>
                <w:right w:val="none" w:sz="0" w:space="0" w:color="auto"/>
              </w:divBdr>
              <w:divsChild>
                <w:div w:id="50231731">
                  <w:marLeft w:val="640"/>
                  <w:marRight w:val="0"/>
                  <w:marTop w:val="0"/>
                  <w:marBottom w:val="0"/>
                  <w:divBdr>
                    <w:top w:val="none" w:sz="0" w:space="0" w:color="auto"/>
                    <w:left w:val="none" w:sz="0" w:space="0" w:color="auto"/>
                    <w:bottom w:val="none" w:sz="0" w:space="0" w:color="auto"/>
                    <w:right w:val="none" w:sz="0" w:space="0" w:color="auto"/>
                  </w:divBdr>
                </w:div>
                <w:div w:id="78253216">
                  <w:marLeft w:val="640"/>
                  <w:marRight w:val="0"/>
                  <w:marTop w:val="0"/>
                  <w:marBottom w:val="0"/>
                  <w:divBdr>
                    <w:top w:val="none" w:sz="0" w:space="0" w:color="auto"/>
                    <w:left w:val="none" w:sz="0" w:space="0" w:color="auto"/>
                    <w:bottom w:val="none" w:sz="0" w:space="0" w:color="auto"/>
                    <w:right w:val="none" w:sz="0" w:space="0" w:color="auto"/>
                  </w:divBdr>
                </w:div>
                <w:div w:id="95487142">
                  <w:marLeft w:val="640"/>
                  <w:marRight w:val="0"/>
                  <w:marTop w:val="0"/>
                  <w:marBottom w:val="0"/>
                  <w:divBdr>
                    <w:top w:val="none" w:sz="0" w:space="0" w:color="auto"/>
                    <w:left w:val="none" w:sz="0" w:space="0" w:color="auto"/>
                    <w:bottom w:val="none" w:sz="0" w:space="0" w:color="auto"/>
                    <w:right w:val="none" w:sz="0" w:space="0" w:color="auto"/>
                  </w:divBdr>
                </w:div>
                <w:div w:id="163666882">
                  <w:marLeft w:val="640"/>
                  <w:marRight w:val="0"/>
                  <w:marTop w:val="0"/>
                  <w:marBottom w:val="0"/>
                  <w:divBdr>
                    <w:top w:val="none" w:sz="0" w:space="0" w:color="auto"/>
                    <w:left w:val="none" w:sz="0" w:space="0" w:color="auto"/>
                    <w:bottom w:val="none" w:sz="0" w:space="0" w:color="auto"/>
                    <w:right w:val="none" w:sz="0" w:space="0" w:color="auto"/>
                  </w:divBdr>
                </w:div>
                <w:div w:id="269899025">
                  <w:marLeft w:val="640"/>
                  <w:marRight w:val="0"/>
                  <w:marTop w:val="0"/>
                  <w:marBottom w:val="0"/>
                  <w:divBdr>
                    <w:top w:val="none" w:sz="0" w:space="0" w:color="auto"/>
                    <w:left w:val="none" w:sz="0" w:space="0" w:color="auto"/>
                    <w:bottom w:val="none" w:sz="0" w:space="0" w:color="auto"/>
                    <w:right w:val="none" w:sz="0" w:space="0" w:color="auto"/>
                  </w:divBdr>
                </w:div>
                <w:div w:id="304822677">
                  <w:marLeft w:val="640"/>
                  <w:marRight w:val="0"/>
                  <w:marTop w:val="0"/>
                  <w:marBottom w:val="0"/>
                  <w:divBdr>
                    <w:top w:val="none" w:sz="0" w:space="0" w:color="auto"/>
                    <w:left w:val="none" w:sz="0" w:space="0" w:color="auto"/>
                    <w:bottom w:val="none" w:sz="0" w:space="0" w:color="auto"/>
                    <w:right w:val="none" w:sz="0" w:space="0" w:color="auto"/>
                  </w:divBdr>
                </w:div>
                <w:div w:id="329018578">
                  <w:marLeft w:val="640"/>
                  <w:marRight w:val="0"/>
                  <w:marTop w:val="0"/>
                  <w:marBottom w:val="0"/>
                  <w:divBdr>
                    <w:top w:val="none" w:sz="0" w:space="0" w:color="auto"/>
                    <w:left w:val="none" w:sz="0" w:space="0" w:color="auto"/>
                    <w:bottom w:val="none" w:sz="0" w:space="0" w:color="auto"/>
                    <w:right w:val="none" w:sz="0" w:space="0" w:color="auto"/>
                  </w:divBdr>
                </w:div>
                <w:div w:id="360201830">
                  <w:marLeft w:val="640"/>
                  <w:marRight w:val="0"/>
                  <w:marTop w:val="0"/>
                  <w:marBottom w:val="0"/>
                  <w:divBdr>
                    <w:top w:val="none" w:sz="0" w:space="0" w:color="auto"/>
                    <w:left w:val="none" w:sz="0" w:space="0" w:color="auto"/>
                    <w:bottom w:val="none" w:sz="0" w:space="0" w:color="auto"/>
                    <w:right w:val="none" w:sz="0" w:space="0" w:color="auto"/>
                  </w:divBdr>
                </w:div>
                <w:div w:id="372774914">
                  <w:marLeft w:val="640"/>
                  <w:marRight w:val="0"/>
                  <w:marTop w:val="0"/>
                  <w:marBottom w:val="0"/>
                  <w:divBdr>
                    <w:top w:val="none" w:sz="0" w:space="0" w:color="auto"/>
                    <w:left w:val="none" w:sz="0" w:space="0" w:color="auto"/>
                    <w:bottom w:val="none" w:sz="0" w:space="0" w:color="auto"/>
                    <w:right w:val="none" w:sz="0" w:space="0" w:color="auto"/>
                  </w:divBdr>
                </w:div>
                <w:div w:id="394619867">
                  <w:marLeft w:val="640"/>
                  <w:marRight w:val="0"/>
                  <w:marTop w:val="0"/>
                  <w:marBottom w:val="0"/>
                  <w:divBdr>
                    <w:top w:val="none" w:sz="0" w:space="0" w:color="auto"/>
                    <w:left w:val="none" w:sz="0" w:space="0" w:color="auto"/>
                    <w:bottom w:val="none" w:sz="0" w:space="0" w:color="auto"/>
                    <w:right w:val="none" w:sz="0" w:space="0" w:color="auto"/>
                  </w:divBdr>
                </w:div>
                <w:div w:id="399331167">
                  <w:marLeft w:val="640"/>
                  <w:marRight w:val="0"/>
                  <w:marTop w:val="0"/>
                  <w:marBottom w:val="0"/>
                  <w:divBdr>
                    <w:top w:val="none" w:sz="0" w:space="0" w:color="auto"/>
                    <w:left w:val="none" w:sz="0" w:space="0" w:color="auto"/>
                    <w:bottom w:val="none" w:sz="0" w:space="0" w:color="auto"/>
                    <w:right w:val="none" w:sz="0" w:space="0" w:color="auto"/>
                  </w:divBdr>
                </w:div>
                <w:div w:id="414670373">
                  <w:marLeft w:val="640"/>
                  <w:marRight w:val="0"/>
                  <w:marTop w:val="0"/>
                  <w:marBottom w:val="0"/>
                  <w:divBdr>
                    <w:top w:val="none" w:sz="0" w:space="0" w:color="auto"/>
                    <w:left w:val="none" w:sz="0" w:space="0" w:color="auto"/>
                    <w:bottom w:val="none" w:sz="0" w:space="0" w:color="auto"/>
                    <w:right w:val="none" w:sz="0" w:space="0" w:color="auto"/>
                  </w:divBdr>
                </w:div>
                <w:div w:id="420684543">
                  <w:marLeft w:val="640"/>
                  <w:marRight w:val="0"/>
                  <w:marTop w:val="0"/>
                  <w:marBottom w:val="0"/>
                  <w:divBdr>
                    <w:top w:val="none" w:sz="0" w:space="0" w:color="auto"/>
                    <w:left w:val="none" w:sz="0" w:space="0" w:color="auto"/>
                    <w:bottom w:val="none" w:sz="0" w:space="0" w:color="auto"/>
                    <w:right w:val="none" w:sz="0" w:space="0" w:color="auto"/>
                  </w:divBdr>
                </w:div>
                <w:div w:id="438374859">
                  <w:marLeft w:val="640"/>
                  <w:marRight w:val="0"/>
                  <w:marTop w:val="0"/>
                  <w:marBottom w:val="0"/>
                  <w:divBdr>
                    <w:top w:val="none" w:sz="0" w:space="0" w:color="auto"/>
                    <w:left w:val="none" w:sz="0" w:space="0" w:color="auto"/>
                    <w:bottom w:val="none" w:sz="0" w:space="0" w:color="auto"/>
                    <w:right w:val="none" w:sz="0" w:space="0" w:color="auto"/>
                  </w:divBdr>
                </w:div>
                <w:div w:id="469834627">
                  <w:marLeft w:val="640"/>
                  <w:marRight w:val="0"/>
                  <w:marTop w:val="0"/>
                  <w:marBottom w:val="0"/>
                  <w:divBdr>
                    <w:top w:val="none" w:sz="0" w:space="0" w:color="auto"/>
                    <w:left w:val="none" w:sz="0" w:space="0" w:color="auto"/>
                    <w:bottom w:val="none" w:sz="0" w:space="0" w:color="auto"/>
                    <w:right w:val="none" w:sz="0" w:space="0" w:color="auto"/>
                  </w:divBdr>
                </w:div>
                <w:div w:id="481385639">
                  <w:marLeft w:val="640"/>
                  <w:marRight w:val="0"/>
                  <w:marTop w:val="0"/>
                  <w:marBottom w:val="0"/>
                  <w:divBdr>
                    <w:top w:val="none" w:sz="0" w:space="0" w:color="auto"/>
                    <w:left w:val="none" w:sz="0" w:space="0" w:color="auto"/>
                    <w:bottom w:val="none" w:sz="0" w:space="0" w:color="auto"/>
                    <w:right w:val="none" w:sz="0" w:space="0" w:color="auto"/>
                  </w:divBdr>
                </w:div>
                <w:div w:id="497188591">
                  <w:marLeft w:val="640"/>
                  <w:marRight w:val="0"/>
                  <w:marTop w:val="0"/>
                  <w:marBottom w:val="0"/>
                  <w:divBdr>
                    <w:top w:val="none" w:sz="0" w:space="0" w:color="auto"/>
                    <w:left w:val="none" w:sz="0" w:space="0" w:color="auto"/>
                    <w:bottom w:val="none" w:sz="0" w:space="0" w:color="auto"/>
                    <w:right w:val="none" w:sz="0" w:space="0" w:color="auto"/>
                  </w:divBdr>
                </w:div>
                <w:div w:id="551036870">
                  <w:marLeft w:val="640"/>
                  <w:marRight w:val="0"/>
                  <w:marTop w:val="0"/>
                  <w:marBottom w:val="0"/>
                  <w:divBdr>
                    <w:top w:val="none" w:sz="0" w:space="0" w:color="auto"/>
                    <w:left w:val="none" w:sz="0" w:space="0" w:color="auto"/>
                    <w:bottom w:val="none" w:sz="0" w:space="0" w:color="auto"/>
                    <w:right w:val="none" w:sz="0" w:space="0" w:color="auto"/>
                  </w:divBdr>
                </w:div>
                <w:div w:id="582253861">
                  <w:marLeft w:val="640"/>
                  <w:marRight w:val="0"/>
                  <w:marTop w:val="0"/>
                  <w:marBottom w:val="0"/>
                  <w:divBdr>
                    <w:top w:val="none" w:sz="0" w:space="0" w:color="auto"/>
                    <w:left w:val="none" w:sz="0" w:space="0" w:color="auto"/>
                    <w:bottom w:val="none" w:sz="0" w:space="0" w:color="auto"/>
                    <w:right w:val="none" w:sz="0" w:space="0" w:color="auto"/>
                  </w:divBdr>
                </w:div>
                <w:div w:id="603151846">
                  <w:marLeft w:val="640"/>
                  <w:marRight w:val="0"/>
                  <w:marTop w:val="0"/>
                  <w:marBottom w:val="0"/>
                  <w:divBdr>
                    <w:top w:val="none" w:sz="0" w:space="0" w:color="auto"/>
                    <w:left w:val="none" w:sz="0" w:space="0" w:color="auto"/>
                    <w:bottom w:val="none" w:sz="0" w:space="0" w:color="auto"/>
                    <w:right w:val="none" w:sz="0" w:space="0" w:color="auto"/>
                  </w:divBdr>
                </w:div>
                <w:div w:id="642003857">
                  <w:marLeft w:val="640"/>
                  <w:marRight w:val="0"/>
                  <w:marTop w:val="0"/>
                  <w:marBottom w:val="0"/>
                  <w:divBdr>
                    <w:top w:val="none" w:sz="0" w:space="0" w:color="auto"/>
                    <w:left w:val="none" w:sz="0" w:space="0" w:color="auto"/>
                    <w:bottom w:val="none" w:sz="0" w:space="0" w:color="auto"/>
                    <w:right w:val="none" w:sz="0" w:space="0" w:color="auto"/>
                  </w:divBdr>
                </w:div>
                <w:div w:id="642849379">
                  <w:marLeft w:val="640"/>
                  <w:marRight w:val="0"/>
                  <w:marTop w:val="0"/>
                  <w:marBottom w:val="0"/>
                  <w:divBdr>
                    <w:top w:val="none" w:sz="0" w:space="0" w:color="auto"/>
                    <w:left w:val="none" w:sz="0" w:space="0" w:color="auto"/>
                    <w:bottom w:val="none" w:sz="0" w:space="0" w:color="auto"/>
                    <w:right w:val="none" w:sz="0" w:space="0" w:color="auto"/>
                  </w:divBdr>
                </w:div>
                <w:div w:id="648483631">
                  <w:marLeft w:val="640"/>
                  <w:marRight w:val="0"/>
                  <w:marTop w:val="0"/>
                  <w:marBottom w:val="0"/>
                  <w:divBdr>
                    <w:top w:val="none" w:sz="0" w:space="0" w:color="auto"/>
                    <w:left w:val="none" w:sz="0" w:space="0" w:color="auto"/>
                    <w:bottom w:val="none" w:sz="0" w:space="0" w:color="auto"/>
                    <w:right w:val="none" w:sz="0" w:space="0" w:color="auto"/>
                  </w:divBdr>
                </w:div>
                <w:div w:id="658116517">
                  <w:marLeft w:val="640"/>
                  <w:marRight w:val="0"/>
                  <w:marTop w:val="0"/>
                  <w:marBottom w:val="0"/>
                  <w:divBdr>
                    <w:top w:val="none" w:sz="0" w:space="0" w:color="auto"/>
                    <w:left w:val="none" w:sz="0" w:space="0" w:color="auto"/>
                    <w:bottom w:val="none" w:sz="0" w:space="0" w:color="auto"/>
                    <w:right w:val="none" w:sz="0" w:space="0" w:color="auto"/>
                  </w:divBdr>
                </w:div>
                <w:div w:id="762412922">
                  <w:marLeft w:val="640"/>
                  <w:marRight w:val="0"/>
                  <w:marTop w:val="0"/>
                  <w:marBottom w:val="0"/>
                  <w:divBdr>
                    <w:top w:val="none" w:sz="0" w:space="0" w:color="auto"/>
                    <w:left w:val="none" w:sz="0" w:space="0" w:color="auto"/>
                    <w:bottom w:val="none" w:sz="0" w:space="0" w:color="auto"/>
                    <w:right w:val="none" w:sz="0" w:space="0" w:color="auto"/>
                  </w:divBdr>
                </w:div>
                <w:div w:id="791552640">
                  <w:marLeft w:val="640"/>
                  <w:marRight w:val="0"/>
                  <w:marTop w:val="0"/>
                  <w:marBottom w:val="0"/>
                  <w:divBdr>
                    <w:top w:val="none" w:sz="0" w:space="0" w:color="auto"/>
                    <w:left w:val="none" w:sz="0" w:space="0" w:color="auto"/>
                    <w:bottom w:val="none" w:sz="0" w:space="0" w:color="auto"/>
                    <w:right w:val="none" w:sz="0" w:space="0" w:color="auto"/>
                  </w:divBdr>
                </w:div>
                <w:div w:id="831144395">
                  <w:marLeft w:val="640"/>
                  <w:marRight w:val="0"/>
                  <w:marTop w:val="0"/>
                  <w:marBottom w:val="0"/>
                  <w:divBdr>
                    <w:top w:val="none" w:sz="0" w:space="0" w:color="auto"/>
                    <w:left w:val="none" w:sz="0" w:space="0" w:color="auto"/>
                    <w:bottom w:val="none" w:sz="0" w:space="0" w:color="auto"/>
                    <w:right w:val="none" w:sz="0" w:space="0" w:color="auto"/>
                  </w:divBdr>
                </w:div>
                <w:div w:id="872965945">
                  <w:marLeft w:val="640"/>
                  <w:marRight w:val="0"/>
                  <w:marTop w:val="0"/>
                  <w:marBottom w:val="0"/>
                  <w:divBdr>
                    <w:top w:val="none" w:sz="0" w:space="0" w:color="auto"/>
                    <w:left w:val="none" w:sz="0" w:space="0" w:color="auto"/>
                    <w:bottom w:val="none" w:sz="0" w:space="0" w:color="auto"/>
                    <w:right w:val="none" w:sz="0" w:space="0" w:color="auto"/>
                  </w:divBdr>
                </w:div>
                <w:div w:id="904875176">
                  <w:marLeft w:val="640"/>
                  <w:marRight w:val="0"/>
                  <w:marTop w:val="0"/>
                  <w:marBottom w:val="0"/>
                  <w:divBdr>
                    <w:top w:val="none" w:sz="0" w:space="0" w:color="auto"/>
                    <w:left w:val="none" w:sz="0" w:space="0" w:color="auto"/>
                    <w:bottom w:val="none" w:sz="0" w:space="0" w:color="auto"/>
                    <w:right w:val="none" w:sz="0" w:space="0" w:color="auto"/>
                  </w:divBdr>
                </w:div>
                <w:div w:id="906837954">
                  <w:marLeft w:val="640"/>
                  <w:marRight w:val="0"/>
                  <w:marTop w:val="0"/>
                  <w:marBottom w:val="0"/>
                  <w:divBdr>
                    <w:top w:val="none" w:sz="0" w:space="0" w:color="auto"/>
                    <w:left w:val="none" w:sz="0" w:space="0" w:color="auto"/>
                    <w:bottom w:val="none" w:sz="0" w:space="0" w:color="auto"/>
                    <w:right w:val="none" w:sz="0" w:space="0" w:color="auto"/>
                  </w:divBdr>
                </w:div>
                <w:div w:id="1022046867">
                  <w:marLeft w:val="640"/>
                  <w:marRight w:val="0"/>
                  <w:marTop w:val="0"/>
                  <w:marBottom w:val="0"/>
                  <w:divBdr>
                    <w:top w:val="none" w:sz="0" w:space="0" w:color="auto"/>
                    <w:left w:val="none" w:sz="0" w:space="0" w:color="auto"/>
                    <w:bottom w:val="none" w:sz="0" w:space="0" w:color="auto"/>
                    <w:right w:val="none" w:sz="0" w:space="0" w:color="auto"/>
                  </w:divBdr>
                </w:div>
                <w:div w:id="1069571999">
                  <w:marLeft w:val="640"/>
                  <w:marRight w:val="0"/>
                  <w:marTop w:val="0"/>
                  <w:marBottom w:val="0"/>
                  <w:divBdr>
                    <w:top w:val="none" w:sz="0" w:space="0" w:color="auto"/>
                    <w:left w:val="none" w:sz="0" w:space="0" w:color="auto"/>
                    <w:bottom w:val="none" w:sz="0" w:space="0" w:color="auto"/>
                    <w:right w:val="none" w:sz="0" w:space="0" w:color="auto"/>
                  </w:divBdr>
                </w:div>
                <w:div w:id="1117026251">
                  <w:marLeft w:val="640"/>
                  <w:marRight w:val="0"/>
                  <w:marTop w:val="0"/>
                  <w:marBottom w:val="0"/>
                  <w:divBdr>
                    <w:top w:val="none" w:sz="0" w:space="0" w:color="auto"/>
                    <w:left w:val="none" w:sz="0" w:space="0" w:color="auto"/>
                    <w:bottom w:val="none" w:sz="0" w:space="0" w:color="auto"/>
                    <w:right w:val="none" w:sz="0" w:space="0" w:color="auto"/>
                  </w:divBdr>
                </w:div>
                <w:div w:id="1163662092">
                  <w:marLeft w:val="640"/>
                  <w:marRight w:val="0"/>
                  <w:marTop w:val="0"/>
                  <w:marBottom w:val="0"/>
                  <w:divBdr>
                    <w:top w:val="none" w:sz="0" w:space="0" w:color="auto"/>
                    <w:left w:val="none" w:sz="0" w:space="0" w:color="auto"/>
                    <w:bottom w:val="none" w:sz="0" w:space="0" w:color="auto"/>
                    <w:right w:val="none" w:sz="0" w:space="0" w:color="auto"/>
                  </w:divBdr>
                </w:div>
                <w:div w:id="1203985074">
                  <w:marLeft w:val="640"/>
                  <w:marRight w:val="0"/>
                  <w:marTop w:val="0"/>
                  <w:marBottom w:val="0"/>
                  <w:divBdr>
                    <w:top w:val="none" w:sz="0" w:space="0" w:color="auto"/>
                    <w:left w:val="none" w:sz="0" w:space="0" w:color="auto"/>
                    <w:bottom w:val="none" w:sz="0" w:space="0" w:color="auto"/>
                    <w:right w:val="none" w:sz="0" w:space="0" w:color="auto"/>
                  </w:divBdr>
                </w:div>
                <w:div w:id="1213157481">
                  <w:marLeft w:val="640"/>
                  <w:marRight w:val="0"/>
                  <w:marTop w:val="0"/>
                  <w:marBottom w:val="0"/>
                  <w:divBdr>
                    <w:top w:val="none" w:sz="0" w:space="0" w:color="auto"/>
                    <w:left w:val="none" w:sz="0" w:space="0" w:color="auto"/>
                    <w:bottom w:val="none" w:sz="0" w:space="0" w:color="auto"/>
                    <w:right w:val="none" w:sz="0" w:space="0" w:color="auto"/>
                  </w:divBdr>
                </w:div>
                <w:div w:id="1231383894">
                  <w:marLeft w:val="640"/>
                  <w:marRight w:val="0"/>
                  <w:marTop w:val="0"/>
                  <w:marBottom w:val="0"/>
                  <w:divBdr>
                    <w:top w:val="none" w:sz="0" w:space="0" w:color="auto"/>
                    <w:left w:val="none" w:sz="0" w:space="0" w:color="auto"/>
                    <w:bottom w:val="none" w:sz="0" w:space="0" w:color="auto"/>
                    <w:right w:val="none" w:sz="0" w:space="0" w:color="auto"/>
                  </w:divBdr>
                </w:div>
                <w:div w:id="1244486179">
                  <w:marLeft w:val="640"/>
                  <w:marRight w:val="0"/>
                  <w:marTop w:val="0"/>
                  <w:marBottom w:val="0"/>
                  <w:divBdr>
                    <w:top w:val="none" w:sz="0" w:space="0" w:color="auto"/>
                    <w:left w:val="none" w:sz="0" w:space="0" w:color="auto"/>
                    <w:bottom w:val="none" w:sz="0" w:space="0" w:color="auto"/>
                    <w:right w:val="none" w:sz="0" w:space="0" w:color="auto"/>
                  </w:divBdr>
                </w:div>
                <w:div w:id="1293244347">
                  <w:marLeft w:val="640"/>
                  <w:marRight w:val="0"/>
                  <w:marTop w:val="0"/>
                  <w:marBottom w:val="0"/>
                  <w:divBdr>
                    <w:top w:val="none" w:sz="0" w:space="0" w:color="auto"/>
                    <w:left w:val="none" w:sz="0" w:space="0" w:color="auto"/>
                    <w:bottom w:val="none" w:sz="0" w:space="0" w:color="auto"/>
                    <w:right w:val="none" w:sz="0" w:space="0" w:color="auto"/>
                  </w:divBdr>
                </w:div>
                <w:div w:id="1330525695">
                  <w:marLeft w:val="640"/>
                  <w:marRight w:val="0"/>
                  <w:marTop w:val="0"/>
                  <w:marBottom w:val="0"/>
                  <w:divBdr>
                    <w:top w:val="none" w:sz="0" w:space="0" w:color="auto"/>
                    <w:left w:val="none" w:sz="0" w:space="0" w:color="auto"/>
                    <w:bottom w:val="none" w:sz="0" w:space="0" w:color="auto"/>
                    <w:right w:val="none" w:sz="0" w:space="0" w:color="auto"/>
                  </w:divBdr>
                </w:div>
                <w:div w:id="1368947331">
                  <w:marLeft w:val="640"/>
                  <w:marRight w:val="0"/>
                  <w:marTop w:val="0"/>
                  <w:marBottom w:val="0"/>
                  <w:divBdr>
                    <w:top w:val="none" w:sz="0" w:space="0" w:color="auto"/>
                    <w:left w:val="none" w:sz="0" w:space="0" w:color="auto"/>
                    <w:bottom w:val="none" w:sz="0" w:space="0" w:color="auto"/>
                    <w:right w:val="none" w:sz="0" w:space="0" w:color="auto"/>
                  </w:divBdr>
                </w:div>
                <w:div w:id="1383014487">
                  <w:marLeft w:val="640"/>
                  <w:marRight w:val="0"/>
                  <w:marTop w:val="0"/>
                  <w:marBottom w:val="0"/>
                  <w:divBdr>
                    <w:top w:val="none" w:sz="0" w:space="0" w:color="auto"/>
                    <w:left w:val="none" w:sz="0" w:space="0" w:color="auto"/>
                    <w:bottom w:val="none" w:sz="0" w:space="0" w:color="auto"/>
                    <w:right w:val="none" w:sz="0" w:space="0" w:color="auto"/>
                  </w:divBdr>
                </w:div>
                <w:div w:id="1397626869">
                  <w:marLeft w:val="640"/>
                  <w:marRight w:val="0"/>
                  <w:marTop w:val="0"/>
                  <w:marBottom w:val="0"/>
                  <w:divBdr>
                    <w:top w:val="none" w:sz="0" w:space="0" w:color="auto"/>
                    <w:left w:val="none" w:sz="0" w:space="0" w:color="auto"/>
                    <w:bottom w:val="none" w:sz="0" w:space="0" w:color="auto"/>
                    <w:right w:val="none" w:sz="0" w:space="0" w:color="auto"/>
                  </w:divBdr>
                </w:div>
                <w:div w:id="1440678352">
                  <w:marLeft w:val="640"/>
                  <w:marRight w:val="0"/>
                  <w:marTop w:val="0"/>
                  <w:marBottom w:val="0"/>
                  <w:divBdr>
                    <w:top w:val="none" w:sz="0" w:space="0" w:color="auto"/>
                    <w:left w:val="none" w:sz="0" w:space="0" w:color="auto"/>
                    <w:bottom w:val="none" w:sz="0" w:space="0" w:color="auto"/>
                    <w:right w:val="none" w:sz="0" w:space="0" w:color="auto"/>
                  </w:divBdr>
                </w:div>
                <w:div w:id="1498694934">
                  <w:marLeft w:val="640"/>
                  <w:marRight w:val="0"/>
                  <w:marTop w:val="0"/>
                  <w:marBottom w:val="0"/>
                  <w:divBdr>
                    <w:top w:val="none" w:sz="0" w:space="0" w:color="auto"/>
                    <w:left w:val="none" w:sz="0" w:space="0" w:color="auto"/>
                    <w:bottom w:val="none" w:sz="0" w:space="0" w:color="auto"/>
                    <w:right w:val="none" w:sz="0" w:space="0" w:color="auto"/>
                  </w:divBdr>
                </w:div>
                <w:div w:id="1504322735">
                  <w:marLeft w:val="640"/>
                  <w:marRight w:val="0"/>
                  <w:marTop w:val="0"/>
                  <w:marBottom w:val="0"/>
                  <w:divBdr>
                    <w:top w:val="none" w:sz="0" w:space="0" w:color="auto"/>
                    <w:left w:val="none" w:sz="0" w:space="0" w:color="auto"/>
                    <w:bottom w:val="none" w:sz="0" w:space="0" w:color="auto"/>
                    <w:right w:val="none" w:sz="0" w:space="0" w:color="auto"/>
                  </w:divBdr>
                </w:div>
                <w:div w:id="1523546975">
                  <w:marLeft w:val="640"/>
                  <w:marRight w:val="0"/>
                  <w:marTop w:val="0"/>
                  <w:marBottom w:val="0"/>
                  <w:divBdr>
                    <w:top w:val="none" w:sz="0" w:space="0" w:color="auto"/>
                    <w:left w:val="none" w:sz="0" w:space="0" w:color="auto"/>
                    <w:bottom w:val="none" w:sz="0" w:space="0" w:color="auto"/>
                    <w:right w:val="none" w:sz="0" w:space="0" w:color="auto"/>
                  </w:divBdr>
                </w:div>
                <w:div w:id="1541555745">
                  <w:marLeft w:val="640"/>
                  <w:marRight w:val="0"/>
                  <w:marTop w:val="0"/>
                  <w:marBottom w:val="0"/>
                  <w:divBdr>
                    <w:top w:val="none" w:sz="0" w:space="0" w:color="auto"/>
                    <w:left w:val="none" w:sz="0" w:space="0" w:color="auto"/>
                    <w:bottom w:val="none" w:sz="0" w:space="0" w:color="auto"/>
                    <w:right w:val="none" w:sz="0" w:space="0" w:color="auto"/>
                  </w:divBdr>
                </w:div>
                <w:div w:id="1566799519">
                  <w:marLeft w:val="640"/>
                  <w:marRight w:val="0"/>
                  <w:marTop w:val="0"/>
                  <w:marBottom w:val="0"/>
                  <w:divBdr>
                    <w:top w:val="none" w:sz="0" w:space="0" w:color="auto"/>
                    <w:left w:val="none" w:sz="0" w:space="0" w:color="auto"/>
                    <w:bottom w:val="none" w:sz="0" w:space="0" w:color="auto"/>
                    <w:right w:val="none" w:sz="0" w:space="0" w:color="auto"/>
                  </w:divBdr>
                </w:div>
                <w:div w:id="1640186321">
                  <w:marLeft w:val="640"/>
                  <w:marRight w:val="0"/>
                  <w:marTop w:val="0"/>
                  <w:marBottom w:val="0"/>
                  <w:divBdr>
                    <w:top w:val="none" w:sz="0" w:space="0" w:color="auto"/>
                    <w:left w:val="none" w:sz="0" w:space="0" w:color="auto"/>
                    <w:bottom w:val="none" w:sz="0" w:space="0" w:color="auto"/>
                    <w:right w:val="none" w:sz="0" w:space="0" w:color="auto"/>
                  </w:divBdr>
                </w:div>
                <w:div w:id="1691683486">
                  <w:marLeft w:val="640"/>
                  <w:marRight w:val="0"/>
                  <w:marTop w:val="0"/>
                  <w:marBottom w:val="0"/>
                  <w:divBdr>
                    <w:top w:val="none" w:sz="0" w:space="0" w:color="auto"/>
                    <w:left w:val="none" w:sz="0" w:space="0" w:color="auto"/>
                    <w:bottom w:val="none" w:sz="0" w:space="0" w:color="auto"/>
                    <w:right w:val="none" w:sz="0" w:space="0" w:color="auto"/>
                  </w:divBdr>
                </w:div>
                <w:div w:id="1794396866">
                  <w:marLeft w:val="640"/>
                  <w:marRight w:val="0"/>
                  <w:marTop w:val="0"/>
                  <w:marBottom w:val="0"/>
                  <w:divBdr>
                    <w:top w:val="none" w:sz="0" w:space="0" w:color="auto"/>
                    <w:left w:val="none" w:sz="0" w:space="0" w:color="auto"/>
                    <w:bottom w:val="none" w:sz="0" w:space="0" w:color="auto"/>
                    <w:right w:val="none" w:sz="0" w:space="0" w:color="auto"/>
                  </w:divBdr>
                </w:div>
                <w:div w:id="1809928987">
                  <w:marLeft w:val="640"/>
                  <w:marRight w:val="0"/>
                  <w:marTop w:val="0"/>
                  <w:marBottom w:val="0"/>
                  <w:divBdr>
                    <w:top w:val="none" w:sz="0" w:space="0" w:color="auto"/>
                    <w:left w:val="none" w:sz="0" w:space="0" w:color="auto"/>
                    <w:bottom w:val="none" w:sz="0" w:space="0" w:color="auto"/>
                    <w:right w:val="none" w:sz="0" w:space="0" w:color="auto"/>
                  </w:divBdr>
                </w:div>
                <w:div w:id="1855148549">
                  <w:marLeft w:val="640"/>
                  <w:marRight w:val="0"/>
                  <w:marTop w:val="0"/>
                  <w:marBottom w:val="0"/>
                  <w:divBdr>
                    <w:top w:val="none" w:sz="0" w:space="0" w:color="auto"/>
                    <w:left w:val="none" w:sz="0" w:space="0" w:color="auto"/>
                    <w:bottom w:val="none" w:sz="0" w:space="0" w:color="auto"/>
                    <w:right w:val="none" w:sz="0" w:space="0" w:color="auto"/>
                  </w:divBdr>
                </w:div>
                <w:div w:id="1856529886">
                  <w:marLeft w:val="640"/>
                  <w:marRight w:val="0"/>
                  <w:marTop w:val="0"/>
                  <w:marBottom w:val="0"/>
                  <w:divBdr>
                    <w:top w:val="none" w:sz="0" w:space="0" w:color="auto"/>
                    <w:left w:val="none" w:sz="0" w:space="0" w:color="auto"/>
                    <w:bottom w:val="none" w:sz="0" w:space="0" w:color="auto"/>
                    <w:right w:val="none" w:sz="0" w:space="0" w:color="auto"/>
                  </w:divBdr>
                </w:div>
                <w:div w:id="1863545649">
                  <w:marLeft w:val="640"/>
                  <w:marRight w:val="0"/>
                  <w:marTop w:val="0"/>
                  <w:marBottom w:val="0"/>
                  <w:divBdr>
                    <w:top w:val="none" w:sz="0" w:space="0" w:color="auto"/>
                    <w:left w:val="none" w:sz="0" w:space="0" w:color="auto"/>
                    <w:bottom w:val="none" w:sz="0" w:space="0" w:color="auto"/>
                    <w:right w:val="none" w:sz="0" w:space="0" w:color="auto"/>
                  </w:divBdr>
                </w:div>
                <w:div w:id="1889413731">
                  <w:marLeft w:val="640"/>
                  <w:marRight w:val="0"/>
                  <w:marTop w:val="0"/>
                  <w:marBottom w:val="0"/>
                  <w:divBdr>
                    <w:top w:val="none" w:sz="0" w:space="0" w:color="auto"/>
                    <w:left w:val="none" w:sz="0" w:space="0" w:color="auto"/>
                    <w:bottom w:val="none" w:sz="0" w:space="0" w:color="auto"/>
                    <w:right w:val="none" w:sz="0" w:space="0" w:color="auto"/>
                  </w:divBdr>
                </w:div>
                <w:div w:id="1890262640">
                  <w:marLeft w:val="640"/>
                  <w:marRight w:val="0"/>
                  <w:marTop w:val="0"/>
                  <w:marBottom w:val="0"/>
                  <w:divBdr>
                    <w:top w:val="none" w:sz="0" w:space="0" w:color="auto"/>
                    <w:left w:val="none" w:sz="0" w:space="0" w:color="auto"/>
                    <w:bottom w:val="none" w:sz="0" w:space="0" w:color="auto"/>
                    <w:right w:val="none" w:sz="0" w:space="0" w:color="auto"/>
                  </w:divBdr>
                </w:div>
                <w:div w:id="1907953146">
                  <w:marLeft w:val="640"/>
                  <w:marRight w:val="0"/>
                  <w:marTop w:val="0"/>
                  <w:marBottom w:val="0"/>
                  <w:divBdr>
                    <w:top w:val="none" w:sz="0" w:space="0" w:color="auto"/>
                    <w:left w:val="none" w:sz="0" w:space="0" w:color="auto"/>
                    <w:bottom w:val="none" w:sz="0" w:space="0" w:color="auto"/>
                    <w:right w:val="none" w:sz="0" w:space="0" w:color="auto"/>
                  </w:divBdr>
                </w:div>
                <w:div w:id="1943298585">
                  <w:marLeft w:val="640"/>
                  <w:marRight w:val="0"/>
                  <w:marTop w:val="0"/>
                  <w:marBottom w:val="0"/>
                  <w:divBdr>
                    <w:top w:val="none" w:sz="0" w:space="0" w:color="auto"/>
                    <w:left w:val="none" w:sz="0" w:space="0" w:color="auto"/>
                    <w:bottom w:val="none" w:sz="0" w:space="0" w:color="auto"/>
                    <w:right w:val="none" w:sz="0" w:space="0" w:color="auto"/>
                  </w:divBdr>
                </w:div>
                <w:div w:id="1985766966">
                  <w:marLeft w:val="640"/>
                  <w:marRight w:val="0"/>
                  <w:marTop w:val="0"/>
                  <w:marBottom w:val="0"/>
                  <w:divBdr>
                    <w:top w:val="none" w:sz="0" w:space="0" w:color="auto"/>
                    <w:left w:val="none" w:sz="0" w:space="0" w:color="auto"/>
                    <w:bottom w:val="none" w:sz="0" w:space="0" w:color="auto"/>
                    <w:right w:val="none" w:sz="0" w:space="0" w:color="auto"/>
                  </w:divBdr>
                </w:div>
                <w:div w:id="2029526658">
                  <w:marLeft w:val="640"/>
                  <w:marRight w:val="0"/>
                  <w:marTop w:val="0"/>
                  <w:marBottom w:val="0"/>
                  <w:divBdr>
                    <w:top w:val="none" w:sz="0" w:space="0" w:color="auto"/>
                    <w:left w:val="none" w:sz="0" w:space="0" w:color="auto"/>
                    <w:bottom w:val="none" w:sz="0" w:space="0" w:color="auto"/>
                    <w:right w:val="none" w:sz="0" w:space="0" w:color="auto"/>
                  </w:divBdr>
                </w:div>
                <w:div w:id="2058166006">
                  <w:marLeft w:val="640"/>
                  <w:marRight w:val="0"/>
                  <w:marTop w:val="0"/>
                  <w:marBottom w:val="0"/>
                  <w:divBdr>
                    <w:top w:val="none" w:sz="0" w:space="0" w:color="auto"/>
                    <w:left w:val="none" w:sz="0" w:space="0" w:color="auto"/>
                    <w:bottom w:val="none" w:sz="0" w:space="0" w:color="auto"/>
                    <w:right w:val="none" w:sz="0" w:space="0" w:color="auto"/>
                  </w:divBdr>
                </w:div>
                <w:div w:id="2070229273">
                  <w:marLeft w:val="640"/>
                  <w:marRight w:val="0"/>
                  <w:marTop w:val="0"/>
                  <w:marBottom w:val="0"/>
                  <w:divBdr>
                    <w:top w:val="none" w:sz="0" w:space="0" w:color="auto"/>
                    <w:left w:val="none" w:sz="0" w:space="0" w:color="auto"/>
                    <w:bottom w:val="none" w:sz="0" w:space="0" w:color="auto"/>
                    <w:right w:val="none" w:sz="0" w:space="0" w:color="auto"/>
                  </w:divBdr>
                </w:div>
                <w:div w:id="2096436230">
                  <w:marLeft w:val="640"/>
                  <w:marRight w:val="0"/>
                  <w:marTop w:val="0"/>
                  <w:marBottom w:val="0"/>
                  <w:divBdr>
                    <w:top w:val="none" w:sz="0" w:space="0" w:color="auto"/>
                    <w:left w:val="none" w:sz="0" w:space="0" w:color="auto"/>
                    <w:bottom w:val="none" w:sz="0" w:space="0" w:color="auto"/>
                    <w:right w:val="none" w:sz="0" w:space="0" w:color="auto"/>
                  </w:divBdr>
                </w:div>
              </w:divsChild>
            </w:div>
            <w:div w:id="1493981536">
              <w:marLeft w:val="0"/>
              <w:marRight w:val="0"/>
              <w:marTop w:val="0"/>
              <w:marBottom w:val="0"/>
              <w:divBdr>
                <w:top w:val="none" w:sz="0" w:space="0" w:color="auto"/>
                <w:left w:val="none" w:sz="0" w:space="0" w:color="auto"/>
                <w:bottom w:val="none" w:sz="0" w:space="0" w:color="auto"/>
                <w:right w:val="none" w:sz="0" w:space="0" w:color="auto"/>
              </w:divBdr>
              <w:divsChild>
                <w:div w:id="88895165">
                  <w:marLeft w:val="640"/>
                  <w:marRight w:val="0"/>
                  <w:marTop w:val="0"/>
                  <w:marBottom w:val="0"/>
                  <w:divBdr>
                    <w:top w:val="none" w:sz="0" w:space="0" w:color="auto"/>
                    <w:left w:val="none" w:sz="0" w:space="0" w:color="auto"/>
                    <w:bottom w:val="none" w:sz="0" w:space="0" w:color="auto"/>
                    <w:right w:val="none" w:sz="0" w:space="0" w:color="auto"/>
                  </w:divBdr>
                </w:div>
                <w:div w:id="104808561">
                  <w:marLeft w:val="640"/>
                  <w:marRight w:val="0"/>
                  <w:marTop w:val="0"/>
                  <w:marBottom w:val="0"/>
                  <w:divBdr>
                    <w:top w:val="none" w:sz="0" w:space="0" w:color="auto"/>
                    <w:left w:val="none" w:sz="0" w:space="0" w:color="auto"/>
                    <w:bottom w:val="none" w:sz="0" w:space="0" w:color="auto"/>
                    <w:right w:val="none" w:sz="0" w:space="0" w:color="auto"/>
                  </w:divBdr>
                </w:div>
                <w:div w:id="141117551">
                  <w:marLeft w:val="640"/>
                  <w:marRight w:val="0"/>
                  <w:marTop w:val="0"/>
                  <w:marBottom w:val="0"/>
                  <w:divBdr>
                    <w:top w:val="none" w:sz="0" w:space="0" w:color="auto"/>
                    <w:left w:val="none" w:sz="0" w:space="0" w:color="auto"/>
                    <w:bottom w:val="none" w:sz="0" w:space="0" w:color="auto"/>
                    <w:right w:val="none" w:sz="0" w:space="0" w:color="auto"/>
                  </w:divBdr>
                </w:div>
                <w:div w:id="159733161">
                  <w:marLeft w:val="640"/>
                  <w:marRight w:val="0"/>
                  <w:marTop w:val="0"/>
                  <w:marBottom w:val="0"/>
                  <w:divBdr>
                    <w:top w:val="none" w:sz="0" w:space="0" w:color="auto"/>
                    <w:left w:val="none" w:sz="0" w:space="0" w:color="auto"/>
                    <w:bottom w:val="none" w:sz="0" w:space="0" w:color="auto"/>
                    <w:right w:val="none" w:sz="0" w:space="0" w:color="auto"/>
                  </w:divBdr>
                </w:div>
                <w:div w:id="191189557">
                  <w:marLeft w:val="640"/>
                  <w:marRight w:val="0"/>
                  <w:marTop w:val="0"/>
                  <w:marBottom w:val="0"/>
                  <w:divBdr>
                    <w:top w:val="none" w:sz="0" w:space="0" w:color="auto"/>
                    <w:left w:val="none" w:sz="0" w:space="0" w:color="auto"/>
                    <w:bottom w:val="none" w:sz="0" w:space="0" w:color="auto"/>
                    <w:right w:val="none" w:sz="0" w:space="0" w:color="auto"/>
                  </w:divBdr>
                </w:div>
                <w:div w:id="239407483">
                  <w:marLeft w:val="640"/>
                  <w:marRight w:val="0"/>
                  <w:marTop w:val="0"/>
                  <w:marBottom w:val="0"/>
                  <w:divBdr>
                    <w:top w:val="none" w:sz="0" w:space="0" w:color="auto"/>
                    <w:left w:val="none" w:sz="0" w:space="0" w:color="auto"/>
                    <w:bottom w:val="none" w:sz="0" w:space="0" w:color="auto"/>
                    <w:right w:val="none" w:sz="0" w:space="0" w:color="auto"/>
                  </w:divBdr>
                </w:div>
                <w:div w:id="256212905">
                  <w:marLeft w:val="640"/>
                  <w:marRight w:val="0"/>
                  <w:marTop w:val="0"/>
                  <w:marBottom w:val="0"/>
                  <w:divBdr>
                    <w:top w:val="none" w:sz="0" w:space="0" w:color="auto"/>
                    <w:left w:val="none" w:sz="0" w:space="0" w:color="auto"/>
                    <w:bottom w:val="none" w:sz="0" w:space="0" w:color="auto"/>
                    <w:right w:val="none" w:sz="0" w:space="0" w:color="auto"/>
                  </w:divBdr>
                </w:div>
                <w:div w:id="271862220">
                  <w:marLeft w:val="640"/>
                  <w:marRight w:val="0"/>
                  <w:marTop w:val="0"/>
                  <w:marBottom w:val="0"/>
                  <w:divBdr>
                    <w:top w:val="none" w:sz="0" w:space="0" w:color="auto"/>
                    <w:left w:val="none" w:sz="0" w:space="0" w:color="auto"/>
                    <w:bottom w:val="none" w:sz="0" w:space="0" w:color="auto"/>
                    <w:right w:val="none" w:sz="0" w:space="0" w:color="auto"/>
                  </w:divBdr>
                </w:div>
                <w:div w:id="278149508">
                  <w:marLeft w:val="640"/>
                  <w:marRight w:val="0"/>
                  <w:marTop w:val="0"/>
                  <w:marBottom w:val="0"/>
                  <w:divBdr>
                    <w:top w:val="none" w:sz="0" w:space="0" w:color="auto"/>
                    <w:left w:val="none" w:sz="0" w:space="0" w:color="auto"/>
                    <w:bottom w:val="none" w:sz="0" w:space="0" w:color="auto"/>
                    <w:right w:val="none" w:sz="0" w:space="0" w:color="auto"/>
                  </w:divBdr>
                </w:div>
                <w:div w:id="308364908">
                  <w:marLeft w:val="640"/>
                  <w:marRight w:val="0"/>
                  <w:marTop w:val="0"/>
                  <w:marBottom w:val="0"/>
                  <w:divBdr>
                    <w:top w:val="none" w:sz="0" w:space="0" w:color="auto"/>
                    <w:left w:val="none" w:sz="0" w:space="0" w:color="auto"/>
                    <w:bottom w:val="none" w:sz="0" w:space="0" w:color="auto"/>
                    <w:right w:val="none" w:sz="0" w:space="0" w:color="auto"/>
                  </w:divBdr>
                </w:div>
                <w:div w:id="311957144">
                  <w:marLeft w:val="640"/>
                  <w:marRight w:val="0"/>
                  <w:marTop w:val="0"/>
                  <w:marBottom w:val="0"/>
                  <w:divBdr>
                    <w:top w:val="none" w:sz="0" w:space="0" w:color="auto"/>
                    <w:left w:val="none" w:sz="0" w:space="0" w:color="auto"/>
                    <w:bottom w:val="none" w:sz="0" w:space="0" w:color="auto"/>
                    <w:right w:val="none" w:sz="0" w:space="0" w:color="auto"/>
                  </w:divBdr>
                </w:div>
                <w:div w:id="316540178">
                  <w:marLeft w:val="640"/>
                  <w:marRight w:val="0"/>
                  <w:marTop w:val="0"/>
                  <w:marBottom w:val="0"/>
                  <w:divBdr>
                    <w:top w:val="none" w:sz="0" w:space="0" w:color="auto"/>
                    <w:left w:val="none" w:sz="0" w:space="0" w:color="auto"/>
                    <w:bottom w:val="none" w:sz="0" w:space="0" w:color="auto"/>
                    <w:right w:val="none" w:sz="0" w:space="0" w:color="auto"/>
                  </w:divBdr>
                </w:div>
                <w:div w:id="339894129">
                  <w:marLeft w:val="640"/>
                  <w:marRight w:val="0"/>
                  <w:marTop w:val="0"/>
                  <w:marBottom w:val="0"/>
                  <w:divBdr>
                    <w:top w:val="none" w:sz="0" w:space="0" w:color="auto"/>
                    <w:left w:val="none" w:sz="0" w:space="0" w:color="auto"/>
                    <w:bottom w:val="none" w:sz="0" w:space="0" w:color="auto"/>
                    <w:right w:val="none" w:sz="0" w:space="0" w:color="auto"/>
                  </w:divBdr>
                </w:div>
                <w:div w:id="347753670">
                  <w:marLeft w:val="640"/>
                  <w:marRight w:val="0"/>
                  <w:marTop w:val="0"/>
                  <w:marBottom w:val="0"/>
                  <w:divBdr>
                    <w:top w:val="none" w:sz="0" w:space="0" w:color="auto"/>
                    <w:left w:val="none" w:sz="0" w:space="0" w:color="auto"/>
                    <w:bottom w:val="none" w:sz="0" w:space="0" w:color="auto"/>
                    <w:right w:val="none" w:sz="0" w:space="0" w:color="auto"/>
                  </w:divBdr>
                </w:div>
                <w:div w:id="368529445">
                  <w:marLeft w:val="640"/>
                  <w:marRight w:val="0"/>
                  <w:marTop w:val="0"/>
                  <w:marBottom w:val="0"/>
                  <w:divBdr>
                    <w:top w:val="none" w:sz="0" w:space="0" w:color="auto"/>
                    <w:left w:val="none" w:sz="0" w:space="0" w:color="auto"/>
                    <w:bottom w:val="none" w:sz="0" w:space="0" w:color="auto"/>
                    <w:right w:val="none" w:sz="0" w:space="0" w:color="auto"/>
                  </w:divBdr>
                </w:div>
                <w:div w:id="402140395">
                  <w:marLeft w:val="640"/>
                  <w:marRight w:val="0"/>
                  <w:marTop w:val="0"/>
                  <w:marBottom w:val="0"/>
                  <w:divBdr>
                    <w:top w:val="none" w:sz="0" w:space="0" w:color="auto"/>
                    <w:left w:val="none" w:sz="0" w:space="0" w:color="auto"/>
                    <w:bottom w:val="none" w:sz="0" w:space="0" w:color="auto"/>
                    <w:right w:val="none" w:sz="0" w:space="0" w:color="auto"/>
                  </w:divBdr>
                </w:div>
                <w:div w:id="405345930">
                  <w:marLeft w:val="640"/>
                  <w:marRight w:val="0"/>
                  <w:marTop w:val="0"/>
                  <w:marBottom w:val="0"/>
                  <w:divBdr>
                    <w:top w:val="none" w:sz="0" w:space="0" w:color="auto"/>
                    <w:left w:val="none" w:sz="0" w:space="0" w:color="auto"/>
                    <w:bottom w:val="none" w:sz="0" w:space="0" w:color="auto"/>
                    <w:right w:val="none" w:sz="0" w:space="0" w:color="auto"/>
                  </w:divBdr>
                </w:div>
                <w:div w:id="450128151">
                  <w:marLeft w:val="640"/>
                  <w:marRight w:val="0"/>
                  <w:marTop w:val="0"/>
                  <w:marBottom w:val="0"/>
                  <w:divBdr>
                    <w:top w:val="none" w:sz="0" w:space="0" w:color="auto"/>
                    <w:left w:val="none" w:sz="0" w:space="0" w:color="auto"/>
                    <w:bottom w:val="none" w:sz="0" w:space="0" w:color="auto"/>
                    <w:right w:val="none" w:sz="0" w:space="0" w:color="auto"/>
                  </w:divBdr>
                </w:div>
                <w:div w:id="482888191">
                  <w:marLeft w:val="640"/>
                  <w:marRight w:val="0"/>
                  <w:marTop w:val="0"/>
                  <w:marBottom w:val="0"/>
                  <w:divBdr>
                    <w:top w:val="none" w:sz="0" w:space="0" w:color="auto"/>
                    <w:left w:val="none" w:sz="0" w:space="0" w:color="auto"/>
                    <w:bottom w:val="none" w:sz="0" w:space="0" w:color="auto"/>
                    <w:right w:val="none" w:sz="0" w:space="0" w:color="auto"/>
                  </w:divBdr>
                </w:div>
                <w:div w:id="503863980">
                  <w:marLeft w:val="640"/>
                  <w:marRight w:val="0"/>
                  <w:marTop w:val="0"/>
                  <w:marBottom w:val="0"/>
                  <w:divBdr>
                    <w:top w:val="none" w:sz="0" w:space="0" w:color="auto"/>
                    <w:left w:val="none" w:sz="0" w:space="0" w:color="auto"/>
                    <w:bottom w:val="none" w:sz="0" w:space="0" w:color="auto"/>
                    <w:right w:val="none" w:sz="0" w:space="0" w:color="auto"/>
                  </w:divBdr>
                </w:div>
                <w:div w:id="523986044">
                  <w:marLeft w:val="640"/>
                  <w:marRight w:val="0"/>
                  <w:marTop w:val="0"/>
                  <w:marBottom w:val="0"/>
                  <w:divBdr>
                    <w:top w:val="none" w:sz="0" w:space="0" w:color="auto"/>
                    <w:left w:val="none" w:sz="0" w:space="0" w:color="auto"/>
                    <w:bottom w:val="none" w:sz="0" w:space="0" w:color="auto"/>
                    <w:right w:val="none" w:sz="0" w:space="0" w:color="auto"/>
                  </w:divBdr>
                </w:div>
                <w:div w:id="549651687">
                  <w:marLeft w:val="640"/>
                  <w:marRight w:val="0"/>
                  <w:marTop w:val="0"/>
                  <w:marBottom w:val="0"/>
                  <w:divBdr>
                    <w:top w:val="none" w:sz="0" w:space="0" w:color="auto"/>
                    <w:left w:val="none" w:sz="0" w:space="0" w:color="auto"/>
                    <w:bottom w:val="none" w:sz="0" w:space="0" w:color="auto"/>
                    <w:right w:val="none" w:sz="0" w:space="0" w:color="auto"/>
                  </w:divBdr>
                </w:div>
                <w:div w:id="584535987">
                  <w:marLeft w:val="640"/>
                  <w:marRight w:val="0"/>
                  <w:marTop w:val="0"/>
                  <w:marBottom w:val="0"/>
                  <w:divBdr>
                    <w:top w:val="none" w:sz="0" w:space="0" w:color="auto"/>
                    <w:left w:val="none" w:sz="0" w:space="0" w:color="auto"/>
                    <w:bottom w:val="none" w:sz="0" w:space="0" w:color="auto"/>
                    <w:right w:val="none" w:sz="0" w:space="0" w:color="auto"/>
                  </w:divBdr>
                </w:div>
                <w:div w:id="590622030">
                  <w:marLeft w:val="640"/>
                  <w:marRight w:val="0"/>
                  <w:marTop w:val="0"/>
                  <w:marBottom w:val="0"/>
                  <w:divBdr>
                    <w:top w:val="none" w:sz="0" w:space="0" w:color="auto"/>
                    <w:left w:val="none" w:sz="0" w:space="0" w:color="auto"/>
                    <w:bottom w:val="none" w:sz="0" w:space="0" w:color="auto"/>
                    <w:right w:val="none" w:sz="0" w:space="0" w:color="auto"/>
                  </w:divBdr>
                </w:div>
                <w:div w:id="594554546">
                  <w:marLeft w:val="640"/>
                  <w:marRight w:val="0"/>
                  <w:marTop w:val="0"/>
                  <w:marBottom w:val="0"/>
                  <w:divBdr>
                    <w:top w:val="none" w:sz="0" w:space="0" w:color="auto"/>
                    <w:left w:val="none" w:sz="0" w:space="0" w:color="auto"/>
                    <w:bottom w:val="none" w:sz="0" w:space="0" w:color="auto"/>
                    <w:right w:val="none" w:sz="0" w:space="0" w:color="auto"/>
                  </w:divBdr>
                </w:div>
                <w:div w:id="645476884">
                  <w:marLeft w:val="640"/>
                  <w:marRight w:val="0"/>
                  <w:marTop w:val="0"/>
                  <w:marBottom w:val="0"/>
                  <w:divBdr>
                    <w:top w:val="none" w:sz="0" w:space="0" w:color="auto"/>
                    <w:left w:val="none" w:sz="0" w:space="0" w:color="auto"/>
                    <w:bottom w:val="none" w:sz="0" w:space="0" w:color="auto"/>
                    <w:right w:val="none" w:sz="0" w:space="0" w:color="auto"/>
                  </w:divBdr>
                </w:div>
                <w:div w:id="689449404">
                  <w:marLeft w:val="640"/>
                  <w:marRight w:val="0"/>
                  <w:marTop w:val="0"/>
                  <w:marBottom w:val="0"/>
                  <w:divBdr>
                    <w:top w:val="none" w:sz="0" w:space="0" w:color="auto"/>
                    <w:left w:val="none" w:sz="0" w:space="0" w:color="auto"/>
                    <w:bottom w:val="none" w:sz="0" w:space="0" w:color="auto"/>
                    <w:right w:val="none" w:sz="0" w:space="0" w:color="auto"/>
                  </w:divBdr>
                </w:div>
                <w:div w:id="702483530">
                  <w:marLeft w:val="640"/>
                  <w:marRight w:val="0"/>
                  <w:marTop w:val="0"/>
                  <w:marBottom w:val="0"/>
                  <w:divBdr>
                    <w:top w:val="none" w:sz="0" w:space="0" w:color="auto"/>
                    <w:left w:val="none" w:sz="0" w:space="0" w:color="auto"/>
                    <w:bottom w:val="none" w:sz="0" w:space="0" w:color="auto"/>
                    <w:right w:val="none" w:sz="0" w:space="0" w:color="auto"/>
                  </w:divBdr>
                </w:div>
                <w:div w:id="738555608">
                  <w:marLeft w:val="640"/>
                  <w:marRight w:val="0"/>
                  <w:marTop w:val="0"/>
                  <w:marBottom w:val="0"/>
                  <w:divBdr>
                    <w:top w:val="none" w:sz="0" w:space="0" w:color="auto"/>
                    <w:left w:val="none" w:sz="0" w:space="0" w:color="auto"/>
                    <w:bottom w:val="none" w:sz="0" w:space="0" w:color="auto"/>
                    <w:right w:val="none" w:sz="0" w:space="0" w:color="auto"/>
                  </w:divBdr>
                </w:div>
                <w:div w:id="747313325">
                  <w:marLeft w:val="640"/>
                  <w:marRight w:val="0"/>
                  <w:marTop w:val="0"/>
                  <w:marBottom w:val="0"/>
                  <w:divBdr>
                    <w:top w:val="none" w:sz="0" w:space="0" w:color="auto"/>
                    <w:left w:val="none" w:sz="0" w:space="0" w:color="auto"/>
                    <w:bottom w:val="none" w:sz="0" w:space="0" w:color="auto"/>
                    <w:right w:val="none" w:sz="0" w:space="0" w:color="auto"/>
                  </w:divBdr>
                </w:div>
                <w:div w:id="791677364">
                  <w:marLeft w:val="640"/>
                  <w:marRight w:val="0"/>
                  <w:marTop w:val="0"/>
                  <w:marBottom w:val="0"/>
                  <w:divBdr>
                    <w:top w:val="none" w:sz="0" w:space="0" w:color="auto"/>
                    <w:left w:val="none" w:sz="0" w:space="0" w:color="auto"/>
                    <w:bottom w:val="none" w:sz="0" w:space="0" w:color="auto"/>
                    <w:right w:val="none" w:sz="0" w:space="0" w:color="auto"/>
                  </w:divBdr>
                </w:div>
                <w:div w:id="811604547">
                  <w:marLeft w:val="640"/>
                  <w:marRight w:val="0"/>
                  <w:marTop w:val="0"/>
                  <w:marBottom w:val="0"/>
                  <w:divBdr>
                    <w:top w:val="none" w:sz="0" w:space="0" w:color="auto"/>
                    <w:left w:val="none" w:sz="0" w:space="0" w:color="auto"/>
                    <w:bottom w:val="none" w:sz="0" w:space="0" w:color="auto"/>
                    <w:right w:val="none" w:sz="0" w:space="0" w:color="auto"/>
                  </w:divBdr>
                </w:div>
                <w:div w:id="882134649">
                  <w:marLeft w:val="640"/>
                  <w:marRight w:val="0"/>
                  <w:marTop w:val="0"/>
                  <w:marBottom w:val="0"/>
                  <w:divBdr>
                    <w:top w:val="none" w:sz="0" w:space="0" w:color="auto"/>
                    <w:left w:val="none" w:sz="0" w:space="0" w:color="auto"/>
                    <w:bottom w:val="none" w:sz="0" w:space="0" w:color="auto"/>
                    <w:right w:val="none" w:sz="0" w:space="0" w:color="auto"/>
                  </w:divBdr>
                </w:div>
                <w:div w:id="1042559481">
                  <w:marLeft w:val="640"/>
                  <w:marRight w:val="0"/>
                  <w:marTop w:val="0"/>
                  <w:marBottom w:val="0"/>
                  <w:divBdr>
                    <w:top w:val="none" w:sz="0" w:space="0" w:color="auto"/>
                    <w:left w:val="none" w:sz="0" w:space="0" w:color="auto"/>
                    <w:bottom w:val="none" w:sz="0" w:space="0" w:color="auto"/>
                    <w:right w:val="none" w:sz="0" w:space="0" w:color="auto"/>
                  </w:divBdr>
                </w:div>
                <w:div w:id="1106849767">
                  <w:marLeft w:val="640"/>
                  <w:marRight w:val="0"/>
                  <w:marTop w:val="0"/>
                  <w:marBottom w:val="0"/>
                  <w:divBdr>
                    <w:top w:val="none" w:sz="0" w:space="0" w:color="auto"/>
                    <w:left w:val="none" w:sz="0" w:space="0" w:color="auto"/>
                    <w:bottom w:val="none" w:sz="0" w:space="0" w:color="auto"/>
                    <w:right w:val="none" w:sz="0" w:space="0" w:color="auto"/>
                  </w:divBdr>
                </w:div>
                <w:div w:id="1149706261">
                  <w:marLeft w:val="640"/>
                  <w:marRight w:val="0"/>
                  <w:marTop w:val="0"/>
                  <w:marBottom w:val="0"/>
                  <w:divBdr>
                    <w:top w:val="none" w:sz="0" w:space="0" w:color="auto"/>
                    <w:left w:val="none" w:sz="0" w:space="0" w:color="auto"/>
                    <w:bottom w:val="none" w:sz="0" w:space="0" w:color="auto"/>
                    <w:right w:val="none" w:sz="0" w:space="0" w:color="auto"/>
                  </w:divBdr>
                </w:div>
                <w:div w:id="1165630953">
                  <w:marLeft w:val="640"/>
                  <w:marRight w:val="0"/>
                  <w:marTop w:val="0"/>
                  <w:marBottom w:val="0"/>
                  <w:divBdr>
                    <w:top w:val="none" w:sz="0" w:space="0" w:color="auto"/>
                    <w:left w:val="none" w:sz="0" w:space="0" w:color="auto"/>
                    <w:bottom w:val="none" w:sz="0" w:space="0" w:color="auto"/>
                    <w:right w:val="none" w:sz="0" w:space="0" w:color="auto"/>
                  </w:divBdr>
                </w:div>
                <w:div w:id="1194729190">
                  <w:marLeft w:val="640"/>
                  <w:marRight w:val="0"/>
                  <w:marTop w:val="0"/>
                  <w:marBottom w:val="0"/>
                  <w:divBdr>
                    <w:top w:val="none" w:sz="0" w:space="0" w:color="auto"/>
                    <w:left w:val="none" w:sz="0" w:space="0" w:color="auto"/>
                    <w:bottom w:val="none" w:sz="0" w:space="0" w:color="auto"/>
                    <w:right w:val="none" w:sz="0" w:space="0" w:color="auto"/>
                  </w:divBdr>
                </w:div>
                <w:div w:id="1220943184">
                  <w:marLeft w:val="640"/>
                  <w:marRight w:val="0"/>
                  <w:marTop w:val="0"/>
                  <w:marBottom w:val="0"/>
                  <w:divBdr>
                    <w:top w:val="none" w:sz="0" w:space="0" w:color="auto"/>
                    <w:left w:val="none" w:sz="0" w:space="0" w:color="auto"/>
                    <w:bottom w:val="none" w:sz="0" w:space="0" w:color="auto"/>
                    <w:right w:val="none" w:sz="0" w:space="0" w:color="auto"/>
                  </w:divBdr>
                </w:div>
                <w:div w:id="1221480561">
                  <w:marLeft w:val="640"/>
                  <w:marRight w:val="0"/>
                  <w:marTop w:val="0"/>
                  <w:marBottom w:val="0"/>
                  <w:divBdr>
                    <w:top w:val="none" w:sz="0" w:space="0" w:color="auto"/>
                    <w:left w:val="none" w:sz="0" w:space="0" w:color="auto"/>
                    <w:bottom w:val="none" w:sz="0" w:space="0" w:color="auto"/>
                    <w:right w:val="none" w:sz="0" w:space="0" w:color="auto"/>
                  </w:divBdr>
                </w:div>
                <w:div w:id="1223754670">
                  <w:marLeft w:val="640"/>
                  <w:marRight w:val="0"/>
                  <w:marTop w:val="0"/>
                  <w:marBottom w:val="0"/>
                  <w:divBdr>
                    <w:top w:val="none" w:sz="0" w:space="0" w:color="auto"/>
                    <w:left w:val="none" w:sz="0" w:space="0" w:color="auto"/>
                    <w:bottom w:val="none" w:sz="0" w:space="0" w:color="auto"/>
                    <w:right w:val="none" w:sz="0" w:space="0" w:color="auto"/>
                  </w:divBdr>
                </w:div>
                <w:div w:id="1270241954">
                  <w:marLeft w:val="640"/>
                  <w:marRight w:val="0"/>
                  <w:marTop w:val="0"/>
                  <w:marBottom w:val="0"/>
                  <w:divBdr>
                    <w:top w:val="none" w:sz="0" w:space="0" w:color="auto"/>
                    <w:left w:val="none" w:sz="0" w:space="0" w:color="auto"/>
                    <w:bottom w:val="none" w:sz="0" w:space="0" w:color="auto"/>
                    <w:right w:val="none" w:sz="0" w:space="0" w:color="auto"/>
                  </w:divBdr>
                </w:div>
                <w:div w:id="1280797100">
                  <w:marLeft w:val="640"/>
                  <w:marRight w:val="0"/>
                  <w:marTop w:val="0"/>
                  <w:marBottom w:val="0"/>
                  <w:divBdr>
                    <w:top w:val="none" w:sz="0" w:space="0" w:color="auto"/>
                    <w:left w:val="none" w:sz="0" w:space="0" w:color="auto"/>
                    <w:bottom w:val="none" w:sz="0" w:space="0" w:color="auto"/>
                    <w:right w:val="none" w:sz="0" w:space="0" w:color="auto"/>
                  </w:divBdr>
                </w:div>
                <w:div w:id="1304852322">
                  <w:marLeft w:val="640"/>
                  <w:marRight w:val="0"/>
                  <w:marTop w:val="0"/>
                  <w:marBottom w:val="0"/>
                  <w:divBdr>
                    <w:top w:val="none" w:sz="0" w:space="0" w:color="auto"/>
                    <w:left w:val="none" w:sz="0" w:space="0" w:color="auto"/>
                    <w:bottom w:val="none" w:sz="0" w:space="0" w:color="auto"/>
                    <w:right w:val="none" w:sz="0" w:space="0" w:color="auto"/>
                  </w:divBdr>
                </w:div>
                <w:div w:id="1313674902">
                  <w:marLeft w:val="640"/>
                  <w:marRight w:val="0"/>
                  <w:marTop w:val="0"/>
                  <w:marBottom w:val="0"/>
                  <w:divBdr>
                    <w:top w:val="none" w:sz="0" w:space="0" w:color="auto"/>
                    <w:left w:val="none" w:sz="0" w:space="0" w:color="auto"/>
                    <w:bottom w:val="none" w:sz="0" w:space="0" w:color="auto"/>
                    <w:right w:val="none" w:sz="0" w:space="0" w:color="auto"/>
                  </w:divBdr>
                </w:div>
                <w:div w:id="1323123520">
                  <w:marLeft w:val="640"/>
                  <w:marRight w:val="0"/>
                  <w:marTop w:val="0"/>
                  <w:marBottom w:val="0"/>
                  <w:divBdr>
                    <w:top w:val="none" w:sz="0" w:space="0" w:color="auto"/>
                    <w:left w:val="none" w:sz="0" w:space="0" w:color="auto"/>
                    <w:bottom w:val="none" w:sz="0" w:space="0" w:color="auto"/>
                    <w:right w:val="none" w:sz="0" w:space="0" w:color="auto"/>
                  </w:divBdr>
                </w:div>
                <w:div w:id="1481262504">
                  <w:marLeft w:val="640"/>
                  <w:marRight w:val="0"/>
                  <w:marTop w:val="0"/>
                  <w:marBottom w:val="0"/>
                  <w:divBdr>
                    <w:top w:val="none" w:sz="0" w:space="0" w:color="auto"/>
                    <w:left w:val="none" w:sz="0" w:space="0" w:color="auto"/>
                    <w:bottom w:val="none" w:sz="0" w:space="0" w:color="auto"/>
                    <w:right w:val="none" w:sz="0" w:space="0" w:color="auto"/>
                  </w:divBdr>
                </w:div>
                <w:div w:id="1528373306">
                  <w:marLeft w:val="640"/>
                  <w:marRight w:val="0"/>
                  <w:marTop w:val="0"/>
                  <w:marBottom w:val="0"/>
                  <w:divBdr>
                    <w:top w:val="none" w:sz="0" w:space="0" w:color="auto"/>
                    <w:left w:val="none" w:sz="0" w:space="0" w:color="auto"/>
                    <w:bottom w:val="none" w:sz="0" w:space="0" w:color="auto"/>
                    <w:right w:val="none" w:sz="0" w:space="0" w:color="auto"/>
                  </w:divBdr>
                </w:div>
                <w:div w:id="1544437740">
                  <w:marLeft w:val="640"/>
                  <w:marRight w:val="0"/>
                  <w:marTop w:val="0"/>
                  <w:marBottom w:val="0"/>
                  <w:divBdr>
                    <w:top w:val="none" w:sz="0" w:space="0" w:color="auto"/>
                    <w:left w:val="none" w:sz="0" w:space="0" w:color="auto"/>
                    <w:bottom w:val="none" w:sz="0" w:space="0" w:color="auto"/>
                    <w:right w:val="none" w:sz="0" w:space="0" w:color="auto"/>
                  </w:divBdr>
                </w:div>
                <w:div w:id="1545170251">
                  <w:marLeft w:val="640"/>
                  <w:marRight w:val="0"/>
                  <w:marTop w:val="0"/>
                  <w:marBottom w:val="0"/>
                  <w:divBdr>
                    <w:top w:val="none" w:sz="0" w:space="0" w:color="auto"/>
                    <w:left w:val="none" w:sz="0" w:space="0" w:color="auto"/>
                    <w:bottom w:val="none" w:sz="0" w:space="0" w:color="auto"/>
                    <w:right w:val="none" w:sz="0" w:space="0" w:color="auto"/>
                  </w:divBdr>
                </w:div>
                <w:div w:id="1570383845">
                  <w:marLeft w:val="640"/>
                  <w:marRight w:val="0"/>
                  <w:marTop w:val="0"/>
                  <w:marBottom w:val="0"/>
                  <w:divBdr>
                    <w:top w:val="none" w:sz="0" w:space="0" w:color="auto"/>
                    <w:left w:val="none" w:sz="0" w:space="0" w:color="auto"/>
                    <w:bottom w:val="none" w:sz="0" w:space="0" w:color="auto"/>
                    <w:right w:val="none" w:sz="0" w:space="0" w:color="auto"/>
                  </w:divBdr>
                </w:div>
                <w:div w:id="1638219254">
                  <w:marLeft w:val="640"/>
                  <w:marRight w:val="0"/>
                  <w:marTop w:val="0"/>
                  <w:marBottom w:val="0"/>
                  <w:divBdr>
                    <w:top w:val="none" w:sz="0" w:space="0" w:color="auto"/>
                    <w:left w:val="none" w:sz="0" w:space="0" w:color="auto"/>
                    <w:bottom w:val="none" w:sz="0" w:space="0" w:color="auto"/>
                    <w:right w:val="none" w:sz="0" w:space="0" w:color="auto"/>
                  </w:divBdr>
                </w:div>
                <w:div w:id="1662542452">
                  <w:marLeft w:val="640"/>
                  <w:marRight w:val="0"/>
                  <w:marTop w:val="0"/>
                  <w:marBottom w:val="0"/>
                  <w:divBdr>
                    <w:top w:val="none" w:sz="0" w:space="0" w:color="auto"/>
                    <w:left w:val="none" w:sz="0" w:space="0" w:color="auto"/>
                    <w:bottom w:val="none" w:sz="0" w:space="0" w:color="auto"/>
                    <w:right w:val="none" w:sz="0" w:space="0" w:color="auto"/>
                  </w:divBdr>
                </w:div>
                <w:div w:id="1721901396">
                  <w:marLeft w:val="640"/>
                  <w:marRight w:val="0"/>
                  <w:marTop w:val="0"/>
                  <w:marBottom w:val="0"/>
                  <w:divBdr>
                    <w:top w:val="none" w:sz="0" w:space="0" w:color="auto"/>
                    <w:left w:val="none" w:sz="0" w:space="0" w:color="auto"/>
                    <w:bottom w:val="none" w:sz="0" w:space="0" w:color="auto"/>
                    <w:right w:val="none" w:sz="0" w:space="0" w:color="auto"/>
                  </w:divBdr>
                </w:div>
                <w:div w:id="1781141629">
                  <w:marLeft w:val="640"/>
                  <w:marRight w:val="0"/>
                  <w:marTop w:val="0"/>
                  <w:marBottom w:val="0"/>
                  <w:divBdr>
                    <w:top w:val="none" w:sz="0" w:space="0" w:color="auto"/>
                    <w:left w:val="none" w:sz="0" w:space="0" w:color="auto"/>
                    <w:bottom w:val="none" w:sz="0" w:space="0" w:color="auto"/>
                    <w:right w:val="none" w:sz="0" w:space="0" w:color="auto"/>
                  </w:divBdr>
                </w:div>
                <w:div w:id="1847329703">
                  <w:marLeft w:val="640"/>
                  <w:marRight w:val="0"/>
                  <w:marTop w:val="0"/>
                  <w:marBottom w:val="0"/>
                  <w:divBdr>
                    <w:top w:val="none" w:sz="0" w:space="0" w:color="auto"/>
                    <w:left w:val="none" w:sz="0" w:space="0" w:color="auto"/>
                    <w:bottom w:val="none" w:sz="0" w:space="0" w:color="auto"/>
                    <w:right w:val="none" w:sz="0" w:space="0" w:color="auto"/>
                  </w:divBdr>
                </w:div>
                <w:div w:id="1899435526">
                  <w:marLeft w:val="640"/>
                  <w:marRight w:val="0"/>
                  <w:marTop w:val="0"/>
                  <w:marBottom w:val="0"/>
                  <w:divBdr>
                    <w:top w:val="none" w:sz="0" w:space="0" w:color="auto"/>
                    <w:left w:val="none" w:sz="0" w:space="0" w:color="auto"/>
                    <w:bottom w:val="none" w:sz="0" w:space="0" w:color="auto"/>
                    <w:right w:val="none" w:sz="0" w:space="0" w:color="auto"/>
                  </w:divBdr>
                </w:div>
                <w:div w:id="1965842529">
                  <w:marLeft w:val="640"/>
                  <w:marRight w:val="0"/>
                  <w:marTop w:val="0"/>
                  <w:marBottom w:val="0"/>
                  <w:divBdr>
                    <w:top w:val="none" w:sz="0" w:space="0" w:color="auto"/>
                    <w:left w:val="none" w:sz="0" w:space="0" w:color="auto"/>
                    <w:bottom w:val="none" w:sz="0" w:space="0" w:color="auto"/>
                    <w:right w:val="none" w:sz="0" w:space="0" w:color="auto"/>
                  </w:divBdr>
                </w:div>
                <w:div w:id="1965966060">
                  <w:marLeft w:val="640"/>
                  <w:marRight w:val="0"/>
                  <w:marTop w:val="0"/>
                  <w:marBottom w:val="0"/>
                  <w:divBdr>
                    <w:top w:val="none" w:sz="0" w:space="0" w:color="auto"/>
                    <w:left w:val="none" w:sz="0" w:space="0" w:color="auto"/>
                    <w:bottom w:val="none" w:sz="0" w:space="0" w:color="auto"/>
                    <w:right w:val="none" w:sz="0" w:space="0" w:color="auto"/>
                  </w:divBdr>
                </w:div>
                <w:div w:id="2084834327">
                  <w:marLeft w:val="640"/>
                  <w:marRight w:val="0"/>
                  <w:marTop w:val="0"/>
                  <w:marBottom w:val="0"/>
                  <w:divBdr>
                    <w:top w:val="none" w:sz="0" w:space="0" w:color="auto"/>
                    <w:left w:val="none" w:sz="0" w:space="0" w:color="auto"/>
                    <w:bottom w:val="none" w:sz="0" w:space="0" w:color="auto"/>
                    <w:right w:val="none" w:sz="0" w:space="0" w:color="auto"/>
                  </w:divBdr>
                </w:div>
                <w:div w:id="2093233215">
                  <w:marLeft w:val="640"/>
                  <w:marRight w:val="0"/>
                  <w:marTop w:val="0"/>
                  <w:marBottom w:val="0"/>
                  <w:divBdr>
                    <w:top w:val="none" w:sz="0" w:space="0" w:color="auto"/>
                    <w:left w:val="none" w:sz="0" w:space="0" w:color="auto"/>
                    <w:bottom w:val="none" w:sz="0" w:space="0" w:color="auto"/>
                    <w:right w:val="none" w:sz="0" w:space="0" w:color="auto"/>
                  </w:divBdr>
                </w:div>
                <w:div w:id="2113473973">
                  <w:marLeft w:val="640"/>
                  <w:marRight w:val="0"/>
                  <w:marTop w:val="0"/>
                  <w:marBottom w:val="0"/>
                  <w:divBdr>
                    <w:top w:val="none" w:sz="0" w:space="0" w:color="auto"/>
                    <w:left w:val="none" w:sz="0" w:space="0" w:color="auto"/>
                    <w:bottom w:val="none" w:sz="0" w:space="0" w:color="auto"/>
                    <w:right w:val="none" w:sz="0" w:space="0" w:color="auto"/>
                  </w:divBdr>
                </w:div>
                <w:div w:id="2127383647">
                  <w:marLeft w:val="640"/>
                  <w:marRight w:val="0"/>
                  <w:marTop w:val="0"/>
                  <w:marBottom w:val="0"/>
                  <w:divBdr>
                    <w:top w:val="none" w:sz="0" w:space="0" w:color="auto"/>
                    <w:left w:val="none" w:sz="0" w:space="0" w:color="auto"/>
                    <w:bottom w:val="none" w:sz="0" w:space="0" w:color="auto"/>
                    <w:right w:val="none" w:sz="0" w:space="0" w:color="auto"/>
                  </w:divBdr>
                </w:div>
              </w:divsChild>
            </w:div>
            <w:div w:id="1522813601">
              <w:marLeft w:val="0"/>
              <w:marRight w:val="0"/>
              <w:marTop w:val="0"/>
              <w:marBottom w:val="0"/>
              <w:divBdr>
                <w:top w:val="none" w:sz="0" w:space="0" w:color="auto"/>
                <w:left w:val="none" w:sz="0" w:space="0" w:color="auto"/>
                <w:bottom w:val="none" w:sz="0" w:space="0" w:color="auto"/>
                <w:right w:val="none" w:sz="0" w:space="0" w:color="auto"/>
              </w:divBdr>
              <w:divsChild>
                <w:div w:id="149912329">
                  <w:marLeft w:val="640"/>
                  <w:marRight w:val="0"/>
                  <w:marTop w:val="0"/>
                  <w:marBottom w:val="0"/>
                  <w:divBdr>
                    <w:top w:val="none" w:sz="0" w:space="0" w:color="auto"/>
                    <w:left w:val="none" w:sz="0" w:space="0" w:color="auto"/>
                    <w:bottom w:val="none" w:sz="0" w:space="0" w:color="auto"/>
                    <w:right w:val="none" w:sz="0" w:space="0" w:color="auto"/>
                  </w:divBdr>
                </w:div>
                <w:div w:id="187570096">
                  <w:marLeft w:val="640"/>
                  <w:marRight w:val="0"/>
                  <w:marTop w:val="0"/>
                  <w:marBottom w:val="0"/>
                  <w:divBdr>
                    <w:top w:val="none" w:sz="0" w:space="0" w:color="auto"/>
                    <w:left w:val="none" w:sz="0" w:space="0" w:color="auto"/>
                    <w:bottom w:val="none" w:sz="0" w:space="0" w:color="auto"/>
                    <w:right w:val="none" w:sz="0" w:space="0" w:color="auto"/>
                  </w:divBdr>
                </w:div>
                <w:div w:id="207880237">
                  <w:marLeft w:val="640"/>
                  <w:marRight w:val="0"/>
                  <w:marTop w:val="0"/>
                  <w:marBottom w:val="0"/>
                  <w:divBdr>
                    <w:top w:val="none" w:sz="0" w:space="0" w:color="auto"/>
                    <w:left w:val="none" w:sz="0" w:space="0" w:color="auto"/>
                    <w:bottom w:val="none" w:sz="0" w:space="0" w:color="auto"/>
                    <w:right w:val="none" w:sz="0" w:space="0" w:color="auto"/>
                  </w:divBdr>
                </w:div>
                <w:div w:id="218831676">
                  <w:marLeft w:val="640"/>
                  <w:marRight w:val="0"/>
                  <w:marTop w:val="0"/>
                  <w:marBottom w:val="0"/>
                  <w:divBdr>
                    <w:top w:val="none" w:sz="0" w:space="0" w:color="auto"/>
                    <w:left w:val="none" w:sz="0" w:space="0" w:color="auto"/>
                    <w:bottom w:val="none" w:sz="0" w:space="0" w:color="auto"/>
                    <w:right w:val="none" w:sz="0" w:space="0" w:color="auto"/>
                  </w:divBdr>
                </w:div>
                <w:div w:id="272596550">
                  <w:marLeft w:val="640"/>
                  <w:marRight w:val="0"/>
                  <w:marTop w:val="0"/>
                  <w:marBottom w:val="0"/>
                  <w:divBdr>
                    <w:top w:val="none" w:sz="0" w:space="0" w:color="auto"/>
                    <w:left w:val="none" w:sz="0" w:space="0" w:color="auto"/>
                    <w:bottom w:val="none" w:sz="0" w:space="0" w:color="auto"/>
                    <w:right w:val="none" w:sz="0" w:space="0" w:color="auto"/>
                  </w:divBdr>
                </w:div>
                <w:div w:id="285237272">
                  <w:marLeft w:val="640"/>
                  <w:marRight w:val="0"/>
                  <w:marTop w:val="0"/>
                  <w:marBottom w:val="0"/>
                  <w:divBdr>
                    <w:top w:val="none" w:sz="0" w:space="0" w:color="auto"/>
                    <w:left w:val="none" w:sz="0" w:space="0" w:color="auto"/>
                    <w:bottom w:val="none" w:sz="0" w:space="0" w:color="auto"/>
                    <w:right w:val="none" w:sz="0" w:space="0" w:color="auto"/>
                  </w:divBdr>
                </w:div>
                <w:div w:id="344358263">
                  <w:marLeft w:val="640"/>
                  <w:marRight w:val="0"/>
                  <w:marTop w:val="0"/>
                  <w:marBottom w:val="0"/>
                  <w:divBdr>
                    <w:top w:val="none" w:sz="0" w:space="0" w:color="auto"/>
                    <w:left w:val="none" w:sz="0" w:space="0" w:color="auto"/>
                    <w:bottom w:val="none" w:sz="0" w:space="0" w:color="auto"/>
                    <w:right w:val="none" w:sz="0" w:space="0" w:color="auto"/>
                  </w:divBdr>
                </w:div>
                <w:div w:id="354156668">
                  <w:marLeft w:val="640"/>
                  <w:marRight w:val="0"/>
                  <w:marTop w:val="0"/>
                  <w:marBottom w:val="0"/>
                  <w:divBdr>
                    <w:top w:val="none" w:sz="0" w:space="0" w:color="auto"/>
                    <w:left w:val="none" w:sz="0" w:space="0" w:color="auto"/>
                    <w:bottom w:val="none" w:sz="0" w:space="0" w:color="auto"/>
                    <w:right w:val="none" w:sz="0" w:space="0" w:color="auto"/>
                  </w:divBdr>
                </w:div>
                <w:div w:id="380519103">
                  <w:marLeft w:val="640"/>
                  <w:marRight w:val="0"/>
                  <w:marTop w:val="0"/>
                  <w:marBottom w:val="0"/>
                  <w:divBdr>
                    <w:top w:val="none" w:sz="0" w:space="0" w:color="auto"/>
                    <w:left w:val="none" w:sz="0" w:space="0" w:color="auto"/>
                    <w:bottom w:val="none" w:sz="0" w:space="0" w:color="auto"/>
                    <w:right w:val="none" w:sz="0" w:space="0" w:color="auto"/>
                  </w:divBdr>
                </w:div>
                <w:div w:id="401414436">
                  <w:marLeft w:val="640"/>
                  <w:marRight w:val="0"/>
                  <w:marTop w:val="0"/>
                  <w:marBottom w:val="0"/>
                  <w:divBdr>
                    <w:top w:val="none" w:sz="0" w:space="0" w:color="auto"/>
                    <w:left w:val="none" w:sz="0" w:space="0" w:color="auto"/>
                    <w:bottom w:val="none" w:sz="0" w:space="0" w:color="auto"/>
                    <w:right w:val="none" w:sz="0" w:space="0" w:color="auto"/>
                  </w:divBdr>
                </w:div>
                <w:div w:id="493841214">
                  <w:marLeft w:val="640"/>
                  <w:marRight w:val="0"/>
                  <w:marTop w:val="0"/>
                  <w:marBottom w:val="0"/>
                  <w:divBdr>
                    <w:top w:val="none" w:sz="0" w:space="0" w:color="auto"/>
                    <w:left w:val="none" w:sz="0" w:space="0" w:color="auto"/>
                    <w:bottom w:val="none" w:sz="0" w:space="0" w:color="auto"/>
                    <w:right w:val="none" w:sz="0" w:space="0" w:color="auto"/>
                  </w:divBdr>
                </w:div>
                <w:div w:id="499083439">
                  <w:marLeft w:val="640"/>
                  <w:marRight w:val="0"/>
                  <w:marTop w:val="0"/>
                  <w:marBottom w:val="0"/>
                  <w:divBdr>
                    <w:top w:val="none" w:sz="0" w:space="0" w:color="auto"/>
                    <w:left w:val="none" w:sz="0" w:space="0" w:color="auto"/>
                    <w:bottom w:val="none" w:sz="0" w:space="0" w:color="auto"/>
                    <w:right w:val="none" w:sz="0" w:space="0" w:color="auto"/>
                  </w:divBdr>
                </w:div>
                <w:div w:id="525213496">
                  <w:marLeft w:val="640"/>
                  <w:marRight w:val="0"/>
                  <w:marTop w:val="0"/>
                  <w:marBottom w:val="0"/>
                  <w:divBdr>
                    <w:top w:val="none" w:sz="0" w:space="0" w:color="auto"/>
                    <w:left w:val="none" w:sz="0" w:space="0" w:color="auto"/>
                    <w:bottom w:val="none" w:sz="0" w:space="0" w:color="auto"/>
                    <w:right w:val="none" w:sz="0" w:space="0" w:color="auto"/>
                  </w:divBdr>
                </w:div>
                <w:div w:id="539509793">
                  <w:marLeft w:val="640"/>
                  <w:marRight w:val="0"/>
                  <w:marTop w:val="0"/>
                  <w:marBottom w:val="0"/>
                  <w:divBdr>
                    <w:top w:val="none" w:sz="0" w:space="0" w:color="auto"/>
                    <w:left w:val="none" w:sz="0" w:space="0" w:color="auto"/>
                    <w:bottom w:val="none" w:sz="0" w:space="0" w:color="auto"/>
                    <w:right w:val="none" w:sz="0" w:space="0" w:color="auto"/>
                  </w:divBdr>
                </w:div>
                <w:div w:id="558132677">
                  <w:marLeft w:val="640"/>
                  <w:marRight w:val="0"/>
                  <w:marTop w:val="0"/>
                  <w:marBottom w:val="0"/>
                  <w:divBdr>
                    <w:top w:val="none" w:sz="0" w:space="0" w:color="auto"/>
                    <w:left w:val="none" w:sz="0" w:space="0" w:color="auto"/>
                    <w:bottom w:val="none" w:sz="0" w:space="0" w:color="auto"/>
                    <w:right w:val="none" w:sz="0" w:space="0" w:color="auto"/>
                  </w:divBdr>
                </w:div>
                <w:div w:id="588851747">
                  <w:marLeft w:val="640"/>
                  <w:marRight w:val="0"/>
                  <w:marTop w:val="0"/>
                  <w:marBottom w:val="0"/>
                  <w:divBdr>
                    <w:top w:val="none" w:sz="0" w:space="0" w:color="auto"/>
                    <w:left w:val="none" w:sz="0" w:space="0" w:color="auto"/>
                    <w:bottom w:val="none" w:sz="0" w:space="0" w:color="auto"/>
                    <w:right w:val="none" w:sz="0" w:space="0" w:color="auto"/>
                  </w:divBdr>
                </w:div>
                <w:div w:id="600261031">
                  <w:marLeft w:val="640"/>
                  <w:marRight w:val="0"/>
                  <w:marTop w:val="0"/>
                  <w:marBottom w:val="0"/>
                  <w:divBdr>
                    <w:top w:val="none" w:sz="0" w:space="0" w:color="auto"/>
                    <w:left w:val="none" w:sz="0" w:space="0" w:color="auto"/>
                    <w:bottom w:val="none" w:sz="0" w:space="0" w:color="auto"/>
                    <w:right w:val="none" w:sz="0" w:space="0" w:color="auto"/>
                  </w:divBdr>
                </w:div>
                <w:div w:id="662778040">
                  <w:marLeft w:val="640"/>
                  <w:marRight w:val="0"/>
                  <w:marTop w:val="0"/>
                  <w:marBottom w:val="0"/>
                  <w:divBdr>
                    <w:top w:val="none" w:sz="0" w:space="0" w:color="auto"/>
                    <w:left w:val="none" w:sz="0" w:space="0" w:color="auto"/>
                    <w:bottom w:val="none" w:sz="0" w:space="0" w:color="auto"/>
                    <w:right w:val="none" w:sz="0" w:space="0" w:color="auto"/>
                  </w:divBdr>
                </w:div>
                <w:div w:id="671179426">
                  <w:marLeft w:val="640"/>
                  <w:marRight w:val="0"/>
                  <w:marTop w:val="0"/>
                  <w:marBottom w:val="0"/>
                  <w:divBdr>
                    <w:top w:val="none" w:sz="0" w:space="0" w:color="auto"/>
                    <w:left w:val="none" w:sz="0" w:space="0" w:color="auto"/>
                    <w:bottom w:val="none" w:sz="0" w:space="0" w:color="auto"/>
                    <w:right w:val="none" w:sz="0" w:space="0" w:color="auto"/>
                  </w:divBdr>
                </w:div>
                <w:div w:id="725376847">
                  <w:marLeft w:val="640"/>
                  <w:marRight w:val="0"/>
                  <w:marTop w:val="0"/>
                  <w:marBottom w:val="0"/>
                  <w:divBdr>
                    <w:top w:val="none" w:sz="0" w:space="0" w:color="auto"/>
                    <w:left w:val="none" w:sz="0" w:space="0" w:color="auto"/>
                    <w:bottom w:val="none" w:sz="0" w:space="0" w:color="auto"/>
                    <w:right w:val="none" w:sz="0" w:space="0" w:color="auto"/>
                  </w:divBdr>
                </w:div>
                <w:div w:id="795372147">
                  <w:marLeft w:val="640"/>
                  <w:marRight w:val="0"/>
                  <w:marTop w:val="0"/>
                  <w:marBottom w:val="0"/>
                  <w:divBdr>
                    <w:top w:val="none" w:sz="0" w:space="0" w:color="auto"/>
                    <w:left w:val="none" w:sz="0" w:space="0" w:color="auto"/>
                    <w:bottom w:val="none" w:sz="0" w:space="0" w:color="auto"/>
                    <w:right w:val="none" w:sz="0" w:space="0" w:color="auto"/>
                  </w:divBdr>
                </w:div>
                <w:div w:id="801115205">
                  <w:marLeft w:val="640"/>
                  <w:marRight w:val="0"/>
                  <w:marTop w:val="0"/>
                  <w:marBottom w:val="0"/>
                  <w:divBdr>
                    <w:top w:val="none" w:sz="0" w:space="0" w:color="auto"/>
                    <w:left w:val="none" w:sz="0" w:space="0" w:color="auto"/>
                    <w:bottom w:val="none" w:sz="0" w:space="0" w:color="auto"/>
                    <w:right w:val="none" w:sz="0" w:space="0" w:color="auto"/>
                  </w:divBdr>
                </w:div>
                <w:div w:id="813837617">
                  <w:marLeft w:val="640"/>
                  <w:marRight w:val="0"/>
                  <w:marTop w:val="0"/>
                  <w:marBottom w:val="0"/>
                  <w:divBdr>
                    <w:top w:val="none" w:sz="0" w:space="0" w:color="auto"/>
                    <w:left w:val="none" w:sz="0" w:space="0" w:color="auto"/>
                    <w:bottom w:val="none" w:sz="0" w:space="0" w:color="auto"/>
                    <w:right w:val="none" w:sz="0" w:space="0" w:color="auto"/>
                  </w:divBdr>
                </w:div>
                <w:div w:id="822358583">
                  <w:marLeft w:val="640"/>
                  <w:marRight w:val="0"/>
                  <w:marTop w:val="0"/>
                  <w:marBottom w:val="0"/>
                  <w:divBdr>
                    <w:top w:val="none" w:sz="0" w:space="0" w:color="auto"/>
                    <w:left w:val="none" w:sz="0" w:space="0" w:color="auto"/>
                    <w:bottom w:val="none" w:sz="0" w:space="0" w:color="auto"/>
                    <w:right w:val="none" w:sz="0" w:space="0" w:color="auto"/>
                  </w:divBdr>
                </w:div>
                <w:div w:id="846752401">
                  <w:marLeft w:val="640"/>
                  <w:marRight w:val="0"/>
                  <w:marTop w:val="0"/>
                  <w:marBottom w:val="0"/>
                  <w:divBdr>
                    <w:top w:val="none" w:sz="0" w:space="0" w:color="auto"/>
                    <w:left w:val="none" w:sz="0" w:space="0" w:color="auto"/>
                    <w:bottom w:val="none" w:sz="0" w:space="0" w:color="auto"/>
                    <w:right w:val="none" w:sz="0" w:space="0" w:color="auto"/>
                  </w:divBdr>
                </w:div>
                <w:div w:id="876233150">
                  <w:marLeft w:val="640"/>
                  <w:marRight w:val="0"/>
                  <w:marTop w:val="0"/>
                  <w:marBottom w:val="0"/>
                  <w:divBdr>
                    <w:top w:val="none" w:sz="0" w:space="0" w:color="auto"/>
                    <w:left w:val="none" w:sz="0" w:space="0" w:color="auto"/>
                    <w:bottom w:val="none" w:sz="0" w:space="0" w:color="auto"/>
                    <w:right w:val="none" w:sz="0" w:space="0" w:color="auto"/>
                  </w:divBdr>
                </w:div>
                <w:div w:id="936791243">
                  <w:marLeft w:val="640"/>
                  <w:marRight w:val="0"/>
                  <w:marTop w:val="0"/>
                  <w:marBottom w:val="0"/>
                  <w:divBdr>
                    <w:top w:val="none" w:sz="0" w:space="0" w:color="auto"/>
                    <w:left w:val="none" w:sz="0" w:space="0" w:color="auto"/>
                    <w:bottom w:val="none" w:sz="0" w:space="0" w:color="auto"/>
                    <w:right w:val="none" w:sz="0" w:space="0" w:color="auto"/>
                  </w:divBdr>
                </w:div>
                <w:div w:id="945043131">
                  <w:marLeft w:val="640"/>
                  <w:marRight w:val="0"/>
                  <w:marTop w:val="0"/>
                  <w:marBottom w:val="0"/>
                  <w:divBdr>
                    <w:top w:val="none" w:sz="0" w:space="0" w:color="auto"/>
                    <w:left w:val="none" w:sz="0" w:space="0" w:color="auto"/>
                    <w:bottom w:val="none" w:sz="0" w:space="0" w:color="auto"/>
                    <w:right w:val="none" w:sz="0" w:space="0" w:color="auto"/>
                  </w:divBdr>
                </w:div>
                <w:div w:id="950093826">
                  <w:marLeft w:val="640"/>
                  <w:marRight w:val="0"/>
                  <w:marTop w:val="0"/>
                  <w:marBottom w:val="0"/>
                  <w:divBdr>
                    <w:top w:val="none" w:sz="0" w:space="0" w:color="auto"/>
                    <w:left w:val="none" w:sz="0" w:space="0" w:color="auto"/>
                    <w:bottom w:val="none" w:sz="0" w:space="0" w:color="auto"/>
                    <w:right w:val="none" w:sz="0" w:space="0" w:color="auto"/>
                  </w:divBdr>
                </w:div>
                <w:div w:id="972373288">
                  <w:marLeft w:val="640"/>
                  <w:marRight w:val="0"/>
                  <w:marTop w:val="0"/>
                  <w:marBottom w:val="0"/>
                  <w:divBdr>
                    <w:top w:val="none" w:sz="0" w:space="0" w:color="auto"/>
                    <w:left w:val="none" w:sz="0" w:space="0" w:color="auto"/>
                    <w:bottom w:val="none" w:sz="0" w:space="0" w:color="auto"/>
                    <w:right w:val="none" w:sz="0" w:space="0" w:color="auto"/>
                  </w:divBdr>
                </w:div>
                <w:div w:id="1013872512">
                  <w:marLeft w:val="640"/>
                  <w:marRight w:val="0"/>
                  <w:marTop w:val="0"/>
                  <w:marBottom w:val="0"/>
                  <w:divBdr>
                    <w:top w:val="none" w:sz="0" w:space="0" w:color="auto"/>
                    <w:left w:val="none" w:sz="0" w:space="0" w:color="auto"/>
                    <w:bottom w:val="none" w:sz="0" w:space="0" w:color="auto"/>
                    <w:right w:val="none" w:sz="0" w:space="0" w:color="auto"/>
                  </w:divBdr>
                </w:div>
                <w:div w:id="1042485072">
                  <w:marLeft w:val="640"/>
                  <w:marRight w:val="0"/>
                  <w:marTop w:val="0"/>
                  <w:marBottom w:val="0"/>
                  <w:divBdr>
                    <w:top w:val="none" w:sz="0" w:space="0" w:color="auto"/>
                    <w:left w:val="none" w:sz="0" w:space="0" w:color="auto"/>
                    <w:bottom w:val="none" w:sz="0" w:space="0" w:color="auto"/>
                    <w:right w:val="none" w:sz="0" w:space="0" w:color="auto"/>
                  </w:divBdr>
                </w:div>
                <w:div w:id="1084688640">
                  <w:marLeft w:val="640"/>
                  <w:marRight w:val="0"/>
                  <w:marTop w:val="0"/>
                  <w:marBottom w:val="0"/>
                  <w:divBdr>
                    <w:top w:val="none" w:sz="0" w:space="0" w:color="auto"/>
                    <w:left w:val="none" w:sz="0" w:space="0" w:color="auto"/>
                    <w:bottom w:val="none" w:sz="0" w:space="0" w:color="auto"/>
                    <w:right w:val="none" w:sz="0" w:space="0" w:color="auto"/>
                  </w:divBdr>
                </w:div>
                <w:div w:id="1120034125">
                  <w:marLeft w:val="640"/>
                  <w:marRight w:val="0"/>
                  <w:marTop w:val="0"/>
                  <w:marBottom w:val="0"/>
                  <w:divBdr>
                    <w:top w:val="none" w:sz="0" w:space="0" w:color="auto"/>
                    <w:left w:val="none" w:sz="0" w:space="0" w:color="auto"/>
                    <w:bottom w:val="none" w:sz="0" w:space="0" w:color="auto"/>
                    <w:right w:val="none" w:sz="0" w:space="0" w:color="auto"/>
                  </w:divBdr>
                </w:div>
                <w:div w:id="1135101982">
                  <w:marLeft w:val="640"/>
                  <w:marRight w:val="0"/>
                  <w:marTop w:val="0"/>
                  <w:marBottom w:val="0"/>
                  <w:divBdr>
                    <w:top w:val="none" w:sz="0" w:space="0" w:color="auto"/>
                    <w:left w:val="none" w:sz="0" w:space="0" w:color="auto"/>
                    <w:bottom w:val="none" w:sz="0" w:space="0" w:color="auto"/>
                    <w:right w:val="none" w:sz="0" w:space="0" w:color="auto"/>
                  </w:divBdr>
                </w:div>
                <w:div w:id="1139230149">
                  <w:marLeft w:val="640"/>
                  <w:marRight w:val="0"/>
                  <w:marTop w:val="0"/>
                  <w:marBottom w:val="0"/>
                  <w:divBdr>
                    <w:top w:val="none" w:sz="0" w:space="0" w:color="auto"/>
                    <w:left w:val="none" w:sz="0" w:space="0" w:color="auto"/>
                    <w:bottom w:val="none" w:sz="0" w:space="0" w:color="auto"/>
                    <w:right w:val="none" w:sz="0" w:space="0" w:color="auto"/>
                  </w:divBdr>
                </w:div>
                <w:div w:id="1179002044">
                  <w:marLeft w:val="640"/>
                  <w:marRight w:val="0"/>
                  <w:marTop w:val="0"/>
                  <w:marBottom w:val="0"/>
                  <w:divBdr>
                    <w:top w:val="none" w:sz="0" w:space="0" w:color="auto"/>
                    <w:left w:val="none" w:sz="0" w:space="0" w:color="auto"/>
                    <w:bottom w:val="none" w:sz="0" w:space="0" w:color="auto"/>
                    <w:right w:val="none" w:sz="0" w:space="0" w:color="auto"/>
                  </w:divBdr>
                </w:div>
                <w:div w:id="1181432725">
                  <w:marLeft w:val="640"/>
                  <w:marRight w:val="0"/>
                  <w:marTop w:val="0"/>
                  <w:marBottom w:val="0"/>
                  <w:divBdr>
                    <w:top w:val="none" w:sz="0" w:space="0" w:color="auto"/>
                    <w:left w:val="none" w:sz="0" w:space="0" w:color="auto"/>
                    <w:bottom w:val="none" w:sz="0" w:space="0" w:color="auto"/>
                    <w:right w:val="none" w:sz="0" w:space="0" w:color="auto"/>
                  </w:divBdr>
                </w:div>
                <w:div w:id="1184708176">
                  <w:marLeft w:val="640"/>
                  <w:marRight w:val="0"/>
                  <w:marTop w:val="0"/>
                  <w:marBottom w:val="0"/>
                  <w:divBdr>
                    <w:top w:val="none" w:sz="0" w:space="0" w:color="auto"/>
                    <w:left w:val="none" w:sz="0" w:space="0" w:color="auto"/>
                    <w:bottom w:val="none" w:sz="0" w:space="0" w:color="auto"/>
                    <w:right w:val="none" w:sz="0" w:space="0" w:color="auto"/>
                  </w:divBdr>
                </w:div>
                <w:div w:id="1189955755">
                  <w:marLeft w:val="640"/>
                  <w:marRight w:val="0"/>
                  <w:marTop w:val="0"/>
                  <w:marBottom w:val="0"/>
                  <w:divBdr>
                    <w:top w:val="none" w:sz="0" w:space="0" w:color="auto"/>
                    <w:left w:val="none" w:sz="0" w:space="0" w:color="auto"/>
                    <w:bottom w:val="none" w:sz="0" w:space="0" w:color="auto"/>
                    <w:right w:val="none" w:sz="0" w:space="0" w:color="auto"/>
                  </w:divBdr>
                </w:div>
                <w:div w:id="1252007469">
                  <w:marLeft w:val="640"/>
                  <w:marRight w:val="0"/>
                  <w:marTop w:val="0"/>
                  <w:marBottom w:val="0"/>
                  <w:divBdr>
                    <w:top w:val="none" w:sz="0" w:space="0" w:color="auto"/>
                    <w:left w:val="none" w:sz="0" w:space="0" w:color="auto"/>
                    <w:bottom w:val="none" w:sz="0" w:space="0" w:color="auto"/>
                    <w:right w:val="none" w:sz="0" w:space="0" w:color="auto"/>
                  </w:divBdr>
                </w:div>
                <w:div w:id="1288664427">
                  <w:marLeft w:val="640"/>
                  <w:marRight w:val="0"/>
                  <w:marTop w:val="0"/>
                  <w:marBottom w:val="0"/>
                  <w:divBdr>
                    <w:top w:val="none" w:sz="0" w:space="0" w:color="auto"/>
                    <w:left w:val="none" w:sz="0" w:space="0" w:color="auto"/>
                    <w:bottom w:val="none" w:sz="0" w:space="0" w:color="auto"/>
                    <w:right w:val="none" w:sz="0" w:space="0" w:color="auto"/>
                  </w:divBdr>
                </w:div>
                <w:div w:id="1340549497">
                  <w:marLeft w:val="640"/>
                  <w:marRight w:val="0"/>
                  <w:marTop w:val="0"/>
                  <w:marBottom w:val="0"/>
                  <w:divBdr>
                    <w:top w:val="none" w:sz="0" w:space="0" w:color="auto"/>
                    <w:left w:val="none" w:sz="0" w:space="0" w:color="auto"/>
                    <w:bottom w:val="none" w:sz="0" w:space="0" w:color="auto"/>
                    <w:right w:val="none" w:sz="0" w:space="0" w:color="auto"/>
                  </w:divBdr>
                </w:div>
                <w:div w:id="1374117412">
                  <w:marLeft w:val="640"/>
                  <w:marRight w:val="0"/>
                  <w:marTop w:val="0"/>
                  <w:marBottom w:val="0"/>
                  <w:divBdr>
                    <w:top w:val="none" w:sz="0" w:space="0" w:color="auto"/>
                    <w:left w:val="none" w:sz="0" w:space="0" w:color="auto"/>
                    <w:bottom w:val="none" w:sz="0" w:space="0" w:color="auto"/>
                    <w:right w:val="none" w:sz="0" w:space="0" w:color="auto"/>
                  </w:divBdr>
                </w:div>
                <w:div w:id="1385761461">
                  <w:marLeft w:val="640"/>
                  <w:marRight w:val="0"/>
                  <w:marTop w:val="0"/>
                  <w:marBottom w:val="0"/>
                  <w:divBdr>
                    <w:top w:val="none" w:sz="0" w:space="0" w:color="auto"/>
                    <w:left w:val="none" w:sz="0" w:space="0" w:color="auto"/>
                    <w:bottom w:val="none" w:sz="0" w:space="0" w:color="auto"/>
                    <w:right w:val="none" w:sz="0" w:space="0" w:color="auto"/>
                  </w:divBdr>
                </w:div>
                <w:div w:id="1432628974">
                  <w:marLeft w:val="640"/>
                  <w:marRight w:val="0"/>
                  <w:marTop w:val="0"/>
                  <w:marBottom w:val="0"/>
                  <w:divBdr>
                    <w:top w:val="none" w:sz="0" w:space="0" w:color="auto"/>
                    <w:left w:val="none" w:sz="0" w:space="0" w:color="auto"/>
                    <w:bottom w:val="none" w:sz="0" w:space="0" w:color="auto"/>
                    <w:right w:val="none" w:sz="0" w:space="0" w:color="auto"/>
                  </w:divBdr>
                </w:div>
                <w:div w:id="1541816829">
                  <w:marLeft w:val="640"/>
                  <w:marRight w:val="0"/>
                  <w:marTop w:val="0"/>
                  <w:marBottom w:val="0"/>
                  <w:divBdr>
                    <w:top w:val="none" w:sz="0" w:space="0" w:color="auto"/>
                    <w:left w:val="none" w:sz="0" w:space="0" w:color="auto"/>
                    <w:bottom w:val="none" w:sz="0" w:space="0" w:color="auto"/>
                    <w:right w:val="none" w:sz="0" w:space="0" w:color="auto"/>
                  </w:divBdr>
                </w:div>
                <w:div w:id="1570385904">
                  <w:marLeft w:val="640"/>
                  <w:marRight w:val="0"/>
                  <w:marTop w:val="0"/>
                  <w:marBottom w:val="0"/>
                  <w:divBdr>
                    <w:top w:val="none" w:sz="0" w:space="0" w:color="auto"/>
                    <w:left w:val="none" w:sz="0" w:space="0" w:color="auto"/>
                    <w:bottom w:val="none" w:sz="0" w:space="0" w:color="auto"/>
                    <w:right w:val="none" w:sz="0" w:space="0" w:color="auto"/>
                  </w:divBdr>
                </w:div>
                <w:div w:id="1606107899">
                  <w:marLeft w:val="640"/>
                  <w:marRight w:val="0"/>
                  <w:marTop w:val="0"/>
                  <w:marBottom w:val="0"/>
                  <w:divBdr>
                    <w:top w:val="none" w:sz="0" w:space="0" w:color="auto"/>
                    <w:left w:val="none" w:sz="0" w:space="0" w:color="auto"/>
                    <w:bottom w:val="none" w:sz="0" w:space="0" w:color="auto"/>
                    <w:right w:val="none" w:sz="0" w:space="0" w:color="auto"/>
                  </w:divBdr>
                </w:div>
                <w:div w:id="1616668981">
                  <w:marLeft w:val="640"/>
                  <w:marRight w:val="0"/>
                  <w:marTop w:val="0"/>
                  <w:marBottom w:val="0"/>
                  <w:divBdr>
                    <w:top w:val="none" w:sz="0" w:space="0" w:color="auto"/>
                    <w:left w:val="none" w:sz="0" w:space="0" w:color="auto"/>
                    <w:bottom w:val="none" w:sz="0" w:space="0" w:color="auto"/>
                    <w:right w:val="none" w:sz="0" w:space="0" w:color="auto"/>
                  </w:divBdr>
                </w:div>
                <w:div w:id="1669139141">
                  <w:marLeft w:val="640"/>
                  <w:marRight w:val="0"/>
                  <w:marTop w:val="0"/>
                  <w:marBottom w:val="0"/>
                  <w:divBdr>
                    <w:top w:val="none" w:sz="0" w:space="0" w:color="auto"/>
                    <w:left w:val="none" w:sz="0" w:space="0" w:color="auto"/>
                    <w:bottom w:val="none" w:sz="0" w:space="0" w:color="auto"/>
                    <w:right w:val="none" w:sz="0" w:space="0" w:color="auto"/>
                  </w:divBdr>
                </w:div>
                <w:div w:id="1705060229">
                  <w:marLeft w:val="640"/>
                  <w:marRight w:val="0"/>
                  <w:marTop w:val="0"/>
                  <w:marBottom w:val="0"/>
                  <w:divBdr>
                    <w:top w:val="none" w:sz="0" w:space="0" w:color="auto"/>
                    <w:left w:val="none" w:sz="0" w:space="0" w:color="auto"/>
                    <w:bottom w:val="none" w:sz="0" w:space="0" w:color="auto"/>
                    <w:right w:val="none" w:sz="0" w:space="0" w:color="auto"/>
                  </w:divBdr>
                </w:div>
                <w:div w:id="1774207021">
                  <w:marLeft w:val="640"/>
                  <w:marRight w:val="0"/>
                  <w:marTop w:val="0"/>
                  <w:marBottom w:val="0"/>
                  <w:divBdr>
                    <w:top w:val="none" w:sz="0" w:space="0" w:color="auto"/>
                    <w:left w:val="none" w:sz="0" w:space="0" w:color="auto"/>
                    <w:bottom w:val="none" w:sz="0" w:space="0" w:color="auto"/>
                    <w:right w:val="none" w:sz="0" w:space="0" w:color="auto"/>
                  </w:divBdr>
                </w:div>
                <w:div w:id="1832676753">
                  <w:marLeft w:val="640"/>
                  <w:marRight w:val="0"/>
                  <w:marTop w:val="0"/>
                  <w:marBottom w:val="0"/>
                  <w:divBdr>
                    <w:top w:val="none" w:sz="0" w:space="0" w:color="auto"/>
                    <w:left w:val="none" w:sz="0" w:space="0" w:color="auto"/>
                    <w:bottom w:val="none" w:sz="0" w:space="0" w:color="auto"/>
                    <w:right w:val="none" w:sz="0" w:space="0" w:color="auto"/>
                  </w:divBdr>
                </w:div>
                <w:div w:id="1900238925">
                  <w:marLeft w:val="640"/>
                  <w:marRight w:val="0"/>
                  <w:marTop w:val="0"/>
                  <w:marBottom w:val="0"/>
                  <w:divBdr>
                    <w:top w:val="none" w:sz="0" w:space="0" w:color="auto"/>
                    <w:left w:val="none" w:sz="0" w:space="0" w:color="auto"/>
                    <w:bottom w:val="none" w:sz="0" w:space="0" w:color="auto"/>
                    <w:right w:val="none" w:sz="0" w:space="0" w:color="auto"/>
                  </w:divBdr>
                </w:div>
                <w:div w:id="1924291859">
                  <w:marLeft w:val="640"/>
                  <w:marRight w:val="0"/>
                  <w:marTop w:val="0"/>
                  <w:marBottom w:val="0"/>
                  <w:divBdr>
                    <w:top w:val="none" w:sz="0" w:space="0" w:color="auto"/>
                    <w:left w:val="none" w:sz="0" w:space="0" w:color="auto"/>
                    <w:bottom w:val="none" w:sz="0" w:space="0" w:color="auto"/>
                    <w:right w:val="none" w:sz="0" w:space="0" w:color="auto"/>
                  </w:divBdr>
                </w:div>
                <w:div w:id="1940211816">
                  <w:marLeft w:val="640"/>
                  <w:marRight w:val="0"/>
                  <w:marTop w:val="0"/>
                  <w:marBottom w:val="0"/>
                  <w:divBdr>
                    <w:top w:val="none" w:sz="0" w:space="0" w:color="auto"/>
                    <w:left w:val="none" w:sz="0" w:space="0" w:color="auto"/>
                    <w:bottom w:val="none" w:sz="0" w:space="0" w:color="auto"/>
                    <w:right w:val="none" w:sz="0" w:space="0" w:color="auto"/>
                  </w:divBdr>
                </w:div>
                <w:div w:id="1944340626">
                  <w:marLeft w:val="640"/>
                  <w:marRight w:val="0"/>
                  <w:marTop w:val="0"/>
                  <w:marBottom w:val="0"/>
                  <w:divBdr>
                    <w:top w:val="none" w:sz="0" w:space="0" w:color="auto"/>
                    <w:left w:val="none" w:sz="0" w:space="0" w:color="auto"/>
                    <w:bottom w:val="none" w:sz="0" w:space="0" w:color="auto"/>
                    <w:right w:val="none" w:sz="0" w:space="0" w:color="auto"/>
                  </w:divBdr>
                </w:div>
                <w:div w:id="1965385281">
                  <w:marLeft w:val="640"/>
                  <w:marRight w:val="0"/>
                  <w:marTop w:val="0"/>
                  <w:marBottom w:val="0"/>
                  <w:divBdr>
                    <w:top w:val="none" w:sz="0" w:space="0" w:color="auto"/>
                    <w:left w:val="none" w:sz="0" w:space="0" w:color="auto"/>
                    <w:bottom w:val="none" w:sz="0" w:space="0" w:color="auto"/>
                    <w:right w:val="none" w:sz="0" w:space="0" w:color="auto"/>
                  </w:divBdr>
                </w:div>
                <w:div w:id="2005619654">
                  <w:marLeft w:val="640"/>
                  <w:marRight w:val="0"/>
                  <w:marTop w:val="0"/>
                  <w:marBottom w:val="0"/>
                  <w:divBdr>
                    <w:top w:val="none" w:sz="0" w:space="0" w:color="auto"/>
                    <w:left w:val="none" w:sz="0" w:space="0" w:color="auto"/>
                    <w:bottom w:val="none" w:sz="0" w:space="0" w:color="auto"/>
                    <w:right w:val="none" w:sz="0" w:space="0" w:color="auto"/>
                  </w:divBdr>
                </w:div>
                <w:div w:id="2013560808">
                  <w:marLeft w:val="640"/>
                  <w:marRight w:val="0"/>
                  <w:marTop w:val="0"/>
                  <w:marBottom w:val="0"/>
                  <w:divBdr>
                    <w:top w:val="none" w:sz="0" w:space="0" w:color="auto"/>
                    <w:left w:val="none" w:sz="0" w:space="0" w:color="auto"/>
                    <w:bottom w:val="none" w:sz="0" w:space="0" w:color="auto"/>
                    <w:right w:val="none" w:sz="0" w:space="0" w:color="auto"/>
                  </w:divBdr>
                </w:div>
                <w:div w:id="2099054598">
                  <w:marLeft w:val="640"/>
                  <w:marRight w:val="0"/>
                  <w:marTop w:val="0"/>
                  <w:marBottom w:val="0"/>
                  <w:divBdr>
                    <w:top w:val="none" w:sz="0" w:space="0" w:color="auto"/>
                    <w:left w:val="none" w:sz="0" w:space="0" w:color="auto"/>
                    <w:bottom w:val="none" w:sz="0" w:space="0" w:color="auto"/>
                    <w:right w:val="none" w:sz="0" w:space="0" w:color="auto"/>
                  </w:divBdr>
                </w:div>
                <w:div w:id="2133087410">
                  <w:marLeft w:val="640"/>
                  <w:marRight w:val="0"/>
                  <w:marTop w:val="0"/>
                  <w:marBottom w:val="0"/>
                  <w:divBdr>
                    <w:top w:val="none" w:sz="0" w:space="0" w:color="auto"/>
                    <w:left w:val="none" w:sz="0" w:space="0" w:color="auto"/>
                    <w:bottom w:val="none" w:sz="0" w:space="0" w:color="auto"/>
                    <w:right w:val="none" w:sz="0" w:space="0" w:color="auto"/>
                  </w:divBdr>
                </w:div>
                <w:div w:id="2144078143">
                  <w:marLeft w:val="640"/>
                  <w:marRight w:val="0"/>
                  <w:marTop w:val="0"/>
                  <w:marBottom w:val="0"/>
                  <w:divBdr>
                    <w:top w:val="none" w:sz="0" w:space="0" w:color="auto"/>
                    <w:left w:val="none" w:sz="0" w:space="0" w:color="auto"/>
                    <w:bottom w:val="none" w:sz="0" w:space="0" w:color="auto"/>
                    <w:right w:val="none" w:sz="0" w:space="0" w:color="auto"/>
                  </w:divBdr>
                </w:div>
              </w:divsChild>
            </w:div>
            <w:div w:id="1630551672">
              <w:marLeft w:val="0"/>
              <w:marRight w:val="0"/>
              <w:marTop w:val="0"/>
              <w:marBottom w:val="0"/>
              <w:divBdr>
                <w:top w:val="none" w:sz="0" w:space="0" w:color="auto"/>
                <w:left w:val="none" w:sz="0" w:space="0" w:color="auto"/>
                <w:bottom w:val="none" w:sz="0" w:space="0" w:color="auto"/>
                <w:right w:val="none" w:sz="0" w:space="0" w:color="auto"/>
              </w:divBdr>
              <w:divsChild>
                <w:div w:id="36663349">
                  <w:marLeft w:val="640"/>
                  <w:marRight w:val="0"/>
                  <w:marTop w:val="0"/>
                  <w:marBottom w:val="0"/>
                  <w:divBdr>
                    <w:top w:val="none" w:sz="0" w:space="0" w:color="auto"/>
                    <w:left w:val="none" w:sz="0" w:space="0" w:color="auto"/>
                    <w:bottom w:val="none" w:sz="0" w:space="0" w:color="auto"/>
                    <w:right w:val="none" w:sz="0" w:space="0" w:color="auto"/>
                  </w:divBdr>
                </w:div>
                <w:div w:id="71202409">
                  <w:marLeft w:val="640"/>
                  <w:marRight w:val="0"/>
                  <w:marTop w:val="0"/>
                  <w:marBottom w:val="0"/>
                  <w:divBdr>
                    <w:top w:val="none" w:sz="0" w:space="0" w:color="auto"/>
                    <w:left w:val="none" w:sz="0" w:space="0" w:color="auto"/>
                    <w:bottom w:val="none" w:sz="0" w:space="0" w:color="auto"/>
                    <w:right w:val="none" w:sz="0" w:space="0" w:color="auto"/>
                  </w:divBdr>
                </w:div>
                <w:div w:id="107042748">
                  <w:marLeft w:val="640"/>
                  <w:marRight w:val="0"/>
                  <w:marTop w:val="0"/>
                  <w:marBottom w:val="0"/>
                  <w:divBdr>
                    <w:top w:val="none" w:sz="0" w:space="0" w:color="auto"/>
                    <w:left w:val="none" w:sz="0" w:space="0" w:color="auto"/>
                    <w:bottom w:val="none" w:sz="0" w:space="0" w:color="auto"/>
                    <w:right w:val="none" w:sz="0" w:space="0" w:color="auto"/>
                  </w:divBdr>
                </w:div>
                <w:div w:id="147983356">
                  <w:marLeft w:val="640"/>
                  <w:marRight w:val="0"/>
                  <w:marTop w:val="0"/>
                  <w:marBottom w:val="0"/>
                  <w:divBdr>
                    <w:top w:val="none" w:sz="0" w:space="0" w:color="auto"/>
                    <w:left w:val="none" w:sz="0" w:space="0" w:color="auto"/>
                    <w:bottom w:val="none" w:sz="0" w:space="0" w:color="auto"/>
                    <w:right w:val="none" w:sz="0" w:space="0" w:color="auto"/>
                  </w:divBdr>
                </w:div>
                <w:div w:id="156112963">
                  <w:marLeft w:val="640"/>
                  <w:marRight w:val="0"/>
                  <w:marTop w:val="0"/>
                  <w:marBottom w:val="0"/>
                  <w:divBdr>
                    <w:top w:val="none" w:sz="0" w:space="0" w:color="auto"/>
                    <w:left w:val="none" w:sz="0" w:space="0" w:color="auto"/>
                    <w:bottom w:val="none" w:sz="0" w:space="0" w:color="auto"/>
                    <w:right w:val="none" w:sz="0" w:space="0" w:color="auto"/>
                  </w:divBdr>
                </w:div>
                <w:div w:id="224801379">
                  <w:marLeft w:val="640"/>
                  <w:marRight w:val="0"/>
                  <w:marTop w:val="0"/>
                  <w:marBottom w:val="0"/>
                  <w:divBdr>
                    <w:top w:val="none" w:sz="0" w:space="0" w:color="auto"/>
                    <w:left w:val="none" w:sz="0" w:space="0" w:color="auto"/>
                    <w:bottom w:val="none" w:sz="0" w:space="0" w:color="auto"/>
                    <w:right w:val="none" w:sz="0" w:space="0" w:color="auto"/>
                  </w:divBdr>
                </w:div>
                <w:div w:id="296910843">
                  <w:marLeft w:val="640"/>
                  <w:marRight w:val="0"/>
                  <w:marTop w:val="0"/>
                  <w:marBottom w:val="0"/>
                  <w:divBdr>
                    <w:top w:val="none" w:sz="0" w:space="0" w:color="auto"/>
                    <w:left w:val="none" w:sz="0" w:space="0" w:color="auto"/>
                    <w:bottom w:val="none" w:sz="0" w:space="0" w:color="auto"/>
                    <w:right w:val="none" w:sz="0" w:space="0" w:color="auto"/>
                  </w:divBdr>
                </w:div>
                <w:div w:id="308092120">
                  <w:marLeft w:val="640"/>
                  <w:marRight w:val="0"/>
                  <w:marTop w:val="0"/>
                  <w:marBottom w:val="0"/>
                  <w:divBdr>
                    <w:top w:val="none" w:sz="0" w:space="0" w:color="auto"/>
                    <w:left w:val="none" w:sz="0" w:space="0" w:color="auto"/>
                    <w:bottom w:val="none" w:sz="0" w:space="0" w:color="auto"/>
                    <w:right w:val="none" w:sz="0" w:space="0" w:color="auto"/>
                  </w:divBdr>
                </w:div>
                <w:div w:id="338435309">
                  <w:marLeft w:val="640"/>
                  <w:marRight w:val="0"/>
                  <w:marTop w:val="0"/>
                  <w:marBottom w:val="0"/>
                  <w:divBdr>
                    <w:top w:val="none" w:sz="0" w:space="0" w:color="auto"/>
                    <w:left w:val="none" w:sz="0" w:space="0" w:color="auto"/>
                    <w:bottom w:val="none" w:sz="0" w:space="0" w:color="auto"/>
                    <w:right w:val="none" w:sz="0" w:space="0" w:color="auto"/>
                  </w:divBdr>
                </w:div>
                <w:div w:id="384454215">
                  <w:marLeft w:val="640"/>
                  <w:marRight w:val="0"/>
                  <w:marTop w:val="0"/>
                  <w:marBottom w:val="0"/>
                  <w:divBdr>
                    <w:top w:val="none" w:sz="0" w:space="0" w:color="auto"/>
                    <w:left w:val="none" w:sz="0" w:space="0" w:color="auto"/>
                    <w:bottom w:val="none" w:sz="0" w:space="0" w:color="auto"/>
                    <w:right w:val="none" w:sz="0" w:space="0" w:color="auto"/>
                  </w:divBdr>
                </w:div>
                <w:div w:id="413430404">
                  <w:marLeft w:val="640"/>
                  <w:marRight w:val="0"/>
                  <w:marTop w:val="0"/>
                  <w:marBottom w:val="0"/>
                  <w:divBdr>
                    <w:top w:val="none" w:sz="0" w:space="0" w:color="auto"/>
                    <w:left w:val="none" w:sz="0" w:space="0" w:color="auto"/>
                    <w:bottom w:val="none" w:sz="0" w:space="0" w:color="auto"/>
                    <w:right w:val="none" w:sz="0" w:space="0" w:color="auto"/>
                  </w:divBdr>
                </w:div>
                <w:div w:id="414519030">
                  <w:marLeft w:val="640"/>
                  <w:marRight w:val="0"/>
                  <w:marTop w:val="0"/>
                  <w:marBottom w:val="0"/>
                  <w:divBdr>
                    <w:top w:val="none" w:sz="0" w:space="0" w:color="auto"/>
                    <w:left w:val="none" w:sz="0" w:space="0" w:color="auto"/>
                    <w:bottom w:val="none" w:sz="0" w:space="0" w:color="auto"/>
                    <w:right w:val="none" w:sz="0" w:space="0" w:color="auto"/>
                  </w:divBdr>
                </w:div>
                <w:div w:id="439957456">
                  <w:marLeft w:val="640"/>
                  <w:marRight w:val="0"/>
                  <w:marTop w:val="0"/>
                  <w:marBottom w:val="0"/>
                  <w:divBdr>
                    <w:top w:val="none" w:sz="0" w:space="0" w:color="auto"/>
                    <w:left w:val="none" w:sz="0" w:space="0" w:color="auto"/>
                    <w:bottom w:val="none" w:sz="0" w:space="0" w:color="auto"/>
                    <w:right w:val="none" w:sz="0" w:space="0" w:color="auto"/>
                  </w:divBdr>
                </w:div>
                <w:div w:id="531919957">
                  <w:marLeft w:val="640"/>
                  <w:marRight w:val="0"/>
                  <w:marTop w:val="0"/>
                  <w:marBottom w:val="0"/>
                  <w:divBdr>
                    <w:top w:val="none" w:sz="0" w:space="0" w:color="auto"/>
                    <w:left w:val="none" w:sz="0" w:space="0" w:color="auto"/>
                    <w:bottom w:val="none" w:sz="0" w:space="0" w:color="auto"/>
                    <w:right w:val="none" w:sz="0" w:space="0" w:color="auto"/>
                  </w:divBdr>
                </w:div>
                <w:div w:id="567039565">
                  <w:marLeft w:val="640"/>
                  <w:marRight w:val="0"/>
                  <w:marTop w:val="0"/>
                  <w:marBottom w:val="0"/>
                  <w:divBdr>
                    <w:top w:val="none" w:sz="0" w:space="0" w:color="auto"/>
                    <w:left w:val="none" w:sz="0" w:space="0" w:color="auto"/>
                    <w:bottom w:val="none" w:sz="0" w:space="0" w:color="auto"/>
                    <w:right w:val="none" w:sz="0" w:space="0" w:color="auto"/>
                  </w:divBdr>
                </w:div>
                <w:div w:id="601373839">
                  <w:marLeft w:val="640"/>
                  <w:marRight w:val="0"/>
                  <w:marTop w:val="0"/>
                  <w:marBottom w:val="0"/>
                  <w:divBdr>
                    <w:top w:val="none" w:sz="0" w:space="0" w:color="auto"/>
                    <w:left w:val="none" w:sz="0" w:space="0" w:color="auto"/>
                    <w:bottom w:val="none" w:sz="0" w:space="0" w:color="auto"/>
                    <w:right w:val="none" w:sz="0" w:space="0" w:color="auto"/>
                  </w:divBdr>
                </w:div>
                <w:div w:id="611783959">
                  <w:marLeft w:val="640"/>
                  <w:marRight w:val="0"/>
                  <w:marTop w:val="0"/>
                  <w:marBottom w:val="0"/>
                  <w:divBdr>
                    <w:top w:val="none" w:sz="0" w:space="0" w:color="auto"/>
                    <w:left w:val="none" w:sz="0" w:space="0" w:color="auto"/>
                    <w:bottom w:val="none" w:sz="0" w:space="0" w:color="auto"/>
                    <w:right w:val="none" w:sz="0" w:space="0" w:color="auto"/>
                  </w:divBdr>
                </w:div>
                <w:div w:id="618224051">
                  <w:marLeft w:val="640"/>
                  <w:marRight w:val="0"/>
                  <w:marTop w:val="0"/>
                  <w:marBottom w:val="0"/>
                  <w:divBdr>
                    <w:top w:val="none" w:sz="0" w:space="0" w:color="auto"/>
                    <w:left w:val="none" w:sz="0" w:space="0" w:color="auto"/>
                    <w:bottom w:val="none" w:sz="0" w:space="0" w:color="auto"/>
                    <w:right w:val="none" w:sz="0" w:space="0" w:color="auto"/>
                  </w:divBdr>
                </w:div>
                <w:div w:id="631714331">
                  <w:marLeft w:val="640"/>
                  <w:marRight w:val="0"/>
                  <w:marTop w:val="0"/>
                  <w:marBottom w:val="0"/>
                  <w:divBdr>
                    <w:top w:val="none" w:sz="0" w:space="0" w:color="auto"/>
                    <w:left w:val="none" w:sz="0" w:space="0" w:color="auto"/>
                    <w:bottom w:val="none" w:sz="0" w:space="0" w:color="auto"/>
                    <w:right w:val="none" w:sz="0" w:space="0" w:color="auto"/>
                  </w:divBdr>
                </w:div>
                <w:div w:id="668294622">
                  <w:marLeft w:val="640"/>
                  <w:marRight w:val="0"/>
                  <w:marTop w:val="0"/>
                  <w:marBottom w:val="0"/>
                  <w:divBdr>
                    <w:top w:val="none" w:sz="0" w:space="0" w:color="auto"/>
                    <w:left w:val="none" w:sz="0" w:space="0" w:color="auto"/>
                    <w:bottom w:val="none" w:sz="0" w:space="0" w:color="auto"/>
                    <w:right w:val="none" w:sz="0" w:space="0" w:color="auto"/>
                  </w:divBdr>
                </w:div>
                <w:div w:id="695232267">
                  <w:marLeft w:val="640"/>
                  <w:marRight w:val="0"/>
                  <w:marTop w:val="0"/>
                  <w:marBottom w:val="0"/>
                  <w:divBdr>
                    <w:top w:val="none" w:sz="0" w:space="0" w:color="auto"/>
                    <w:left w:val="none" w:sz="0" w:space="0" w:color="auto"/>
                    <w:bottom w:val="none" w:sz="0" w:space="0" w:color="auto"/>
                    <w:right w:val="none" w:sz="0" w:space="0" w:color="auto"/>
                  </w:divBdr>
                </w:div>
                <w:div w:id="697239263">
                  <w:marLeft w:val="640"/>
                  <w:marRight w:val="0"/>
                  <w:marTop w:val="0"/>
                  <w:marBottom w:val="0"/>
                  <w:divBdr>
                    <w:top w:val="none" w:sz="0" w:space="0" w:color="auto"/>
                    <w:left w:val="none" w:sz="0" w:space="0" w:color="auto"/>
                    <w:bottom w:val="none" w:sz="0" w:space="0" w:color="auto"/>
                    <w:right w:val="none" w:sz="0" w:space="0" w:color="auto"/>
                  </w:divBdr>
                </w:div>
                <w:div w:id="745423383">
                  <w:marLeft w:val="640"/>
                  <w:marRight w:val="0"/>
                  <w:marTop w:val="0"/>
                  <w:marBottom w:val="0"/>
                  <w:divBdr>
                    <w:top w:val="none" w:sz="0" w:space="0" w:color="auto"/>
                    <w:left w:val="none" w:sz="0" w:space="0" w:color="auto"/>
                    <w:bottom w:val="none" w:sz="0" w:space="0" w:color="auto"/>
                    <w:right w:val="none" w:sz="0" w:space="0" w:color="auto"/>
                  </w:divBdr>
                </w:div>
                <w:div w:id="839975463">
                  <w:marLeft w:val="640"/>
                  <w:marRight w:val="0"/>
                  <w:marTop w:val="0"/>
                  <w:marBottom w:val="0"/>
                  <w:divBdr>
                    <w:top w:val="none" w:sz="0" w:space="0" w:color="auto"/>
                    <w:left w:val="none" w:sz="0" w:space="0" w:color="auto"/>
                    <w:bottom w:val="none" w:sz="0" w:space="0" w:color="auto"/>
                    <w:right w:val="none" w:sz="0" w:space="0" w:color="auto"/>
                  </w:divBdr>
                </w:div>
                <w:div w:id="900336660">
                  <w:marLeft w:val="640"/>
                  <w:marRight w:val="0"/>
                  <w:marTop w:val="0"/>
                  <w:marBottom w:val="0"/>
                  <w:divBdr>
                    <w:top w:val="none" w:sz="0" w:space="0" w:color="auto"/>
                    <w:left w:val="none" w:sz="0" w:space="0" w:color="auto"/>
                    <w:bottom w:val="none" w:sz="0" w:space="0" w:color="auto"/>
                    <w:right w:val="none" w:sz="0" w:space="0" w:color="auto"/>
                  </w:divBdr>
                </w:div>
                <w:div w:id="1065031727">
                  <w:marLeft w:val="640"/>
                  <w:marRight w:val="0"/>
                  <w:marTop w:val="0"/>
                  <w:marBottom w:val="0"/>
                  <w:divBdr>
                    <w:top w:val="none" w:sz="0" w:space="0" w:color="auto"/>
                    <w:left w:val="none" w:sz="0" w:space="0" w:color="auto"/>
                    <w:bottom w:val="none" w:sz="0" w:space="0" w:color="auto"/>
                    <w:right w:val="none" w:sz="0" w:space="0" w:color="auto"/>
                  </w:divBdr>
                </w:div>
                <w:div w:id="1065956270">
                  <w:marLeft w:val="640"/>
                  <w:marRight w:val="0"/>
                  <w:marTop w:val="0"/>
                  <w:marBottom w:val="0"/>
                  <w:divBdr>
                    <w:top w:val="none" w:sz="0" w:space="0" w:color="auto"/>
                    <w:left w:val="none" w:sz="0" w:space="0" w:color="auto"/>
                    <w:bottom w:val="none" w:sz="0" w:space="0" w:color="auto"/>
                    <w:right w:val="none" w:sz="0" w:space="0" w:color="auto"/>
                  </w:divBdr>
                </w:div>
                <w:div w:id="1083138875">
                  <w:marLeft w:val="640"/>
                  <w:marRight w:val="0"/>
                  <w:marTop w:val="0"/>
                  <w:marBottom w:val="0"/>
                  <w:divBdr>
                    <w:top w:val="none" w:sz="0" w:space="0" w:color="auto"/>
                    <w:left w:val="none" w:sz="0" w:space="0" w:color="auto"/>
                    <w:bottom w:val="none" w:sz="0" w:space="0" w:color="auto"/>
                    <w:right w:val="none" w:sz="0" w:space="0" w:color="auto"/>
                  </w:divBdr>
                </w:div>
                <w:div w:id="1088650995">
                  <w:marLeft w:val="640"/>
                  <w:marRight w:val="0"/>
                  <w:marTop w:val="0"/>
                  <w:marBottom w:val="0"/>
                  <w:divBdr>
                    <w:top w:val="none" w:sz="0" w:space="0" w:color="auto"/>
                    <w:left w:val="none" w:sz="0" w:space="0" w:color="auto"/>
                    <w:bottom w:val="none" w:sz="0" w:space="0" w:color="auto"/>
                    <w:right w:val="none" w:sz="0" w:space="0" w:color="auto"/>
                  </w:divBdr>
                </w:div>
                <w:div w:id="1097600571">
                  <w:marLeft w:val="640"/>
                  <w:marRight w:val="0"/>
                  <w:marTop w:val="0"/>
                  <w:marBottom w:val="0"/>
                  <w:divBdr>
                    <w:top w:val="none" w:sz="0" w:space="0" w:color="auto"/>
                    <w:left w:val="none" w:sz="0" w:space="0" w:color="auto"/>
                    <w:bottom w:val="none" w:sz="0" w:space="0" w:color="auto"/>
                    <w:right w:val="none" w:sz="0" w:space="0" w:color="auto"/>
                  </w:divBdr>
                </w:div>
                <w:div w:id="1142380321">
                  <w:marLeft w:val="640"/>
                  <w:marRight w:val="0"/>
                  <w:marTop w:val="0"/>
                  <w:marBottom w:val="0"/>
                  <w:divBdr>
                    <w:top w:val="none" w:sz="0" w:space="0" w:color="auto"/>
                    <w:left w:val="none" w:sz="0" w:space="0" w:color="auto"/>
                    <w:bottom w:val="none" w:sz="0" w:space="0" w:color="auto"/>
                    <w:right w:val="none" w:sz="0" w:space="0" w:color="auto"/>
                  </w:divBdr>
                </w:div>
                <w:div w:id="1169246169">
                  <w:marLeft w:val="640"/>
                  <w:marRight w:val="0"/>
                  <w:marTop w:val="0"/>
                  <w:marBottom w:val="0"/>
                  <w:divBdr>
                    <w:top w:val="none" w:sz="0" w:space="0" w:color="auto"/>
                    <w:left w:val="none" w:sz="0" w:space="0" w:color="auto"/>
                    <w:bottom w:val="none" w:sz="0" w:space="0" w:color="auto"/>
                    <w:right w:val="none" w:sz="0" w:space="0" w:color="auto"/>
                  </w:divBdr>
                </w:div>
                <w:div w:id="1172910316">
                  <w:marLeft w:val="640"/>
                  <w:marRight w:val="0"/>
                  <w:marTop w:val="0"/>
                  <w:marBottom w:val="0"/>
                  <w:divBdr>
                    <w:top w:val="none" w:sz="0" w:space="0" w:color="auto"/>
                    <w:left w:val="none" w:sz="0" w:space="0" w:color="auto"/>
                    <w:bottom w:val="none" w:sz="0" w:space="0" w:color="auto"/>
                    <w:right w:val="none" w:sz="0" w:space="0" w:color="auto"/>
                  </w:divBdr>
                </w:div>
                <w:div w:id="1252204054">
                  <w:marLeft w:val="640"/>
                  <w:marRight w:val="0"/>
                  <w:marTop w:val="0"/>
                  <w:marBottom w:val="0"/>
                  <w:divBdr>
                    <w:top w:val="none" w:sz="0" w:space="0" w:color="auto"/>
                    <w:left w:val="none" w:sz="0" w:space="0" w:color="auto"/>
                    <w:bottom w:val="none" w:sz="0" w:space="0" w:color="auto"/>
                    <w:right w:val="none" w:sz="0" w:space="0" w:color="auto"/>
                  </w:divBdr>
                </w:div>
                <w:div w:id="1305426489">
                  <w:marLeft w:val="640"/>
                  <w:marRight w:val="0"/>
                  <w:marTop w:val="0"/>
                  <w:marBottom w:val="0"/>
                  <w:divBdr>
                    <w:top w:val="none" w:sz="0" w:space="0" w:color="auto"/>
                    <w:left w:val="none" w:sz="0" w:space="0" w:color="auto"/>
                    <w:bottom w:val="none" w:sz="0" w:space="0" w:color="auto"/>
                    <w:right w:val="none" w:sz="0" w:space="0" w:color="auto"/>
                  </w:divBdr>
                </w:div>
                <w:div w:id="1350989138">
                  <w:marLeft w:val="640"/>
                  <w:marRight w:val="0"/>
                  <w:marTop w:val="0"/>
                  <w:marBottom w:val="0"/>
                  <w:divBdr>
                    <w:top w:val="none" w:sz="0" w:space="0" w:color="auto"/>
                    <w:left w:val="none" w:sz="0" w:space="0" w:color="auto"/>
                    <w:bottom w:val="none" w:sz="0" w:space="0" w:color="auto"/>
                    <w:right w:val="none" w:sz="0" w:space="0" w:color="auto"/>
                  </w:divBdr>
                </w:div>
                <w:div w:id="1362196780">
                  <w:marLeft w:val="640"/>
                  <w:marRight w:val="0"/>
                  <w:marTop w:val="0"/>
                  <w:marBottom w:val="0"/>
                  <w:divBdr>
                    <w:top w:val="none" w:sz="0" w:space="0" w:color="auto"/>
                    <w:left w:val="none" w:sz="0" w:space="0" w:color="auto"/>
                    <w:bottom w:val="none" w:sz="0" w:space="0" w:color="auto"/>
                    <w:right w:val="none" w:sz="0" w:space="0" w:color="auto"/>
                  </w:divBdr>
                </w:div>
                <w:div w:id="1438719123">
                  <w:marLeft w:val="640"/>
                  <w:marRight w:val="0"/>
                  <w:marTop w:val="0"/>
                  <w:marBottom w:val="0"/>
                  <w:divBdr>
                    <w:top w:val="none" w:sz="0" w:space="0" w:color="auto"/>
                    <w:left w:val="none" w:sz="0" w:space="0" w:color="auto"/>
                    <w:bottom w:val="none" w:sz="0" w:space="0" w:color="auto"/>
                    <w:right w:val="none" w:sz="0" w:space="0" w:color="auto"/>
                  </w:divBdr>
                </w:div>
                <w:div w:id="1444305530">
                  <w:marLeft w:val="640"/>
                  <w:marRight w:val="0"/>
                  <w:marTop w:val="0"/>
                  <w:marBottom w:val="0"/>
                  <w:divBdr>
                    <w:top w:val="none" w:sz="0" w:space="0" w:color="auto"/>
                    <w:left w:val="none" w:sz="0" w:space="0" w:color="auto"/>
                    <w:bottom w:val="none" w:sz="0" w:space="0" w:color="auto"/>
                    <w:right w:val="none" w:sz="0" w:space="0" w:color="auto"/>
                  </w:divBdr>
                </w:div>
                <w:div w:id="1478373776">
                  <w:marLeft w:val="640"/>
                  <w:marRight w:val="0"/>
                  <w:marTop w:val="0"/>
                  <w:marBottom w:val="0"/>
                  <w:divBdr>
                    <w:top w:val="none" w:sz="0" w:space="0" w:color="auto"/>
                    <w:left w:val="none" w:sz="0" w:space="0" w:color="auto"/>
                    <w:bottom w:val="none" w:sz="0" w:space="0" w:color="auto"/>
                    <w:right w:val="none" w:sz="0" w:space="0" w:color="auto"/>
                  </w:divBdr>
                </w:div>
                <w:div w:id="1492023716">
                  <w:marLeft w:val="640"/>
                  <w:marRight w:val="0"/>
                  <w:marTop w:val="0"/>
                  <w:marBottom w:val="0"/>
                  <w:divBdr>
                    <w:top w:val="none" w:sz="0" w:space="0" w:color="auto"/>
                    <w:left w:val="none" w:sz="0" w:space="0" w:color="auto"/>
                    <w:bottom w:val="none" w:sz="0" w:space="0" w:color="auto"/>
                    <w:right w:val="none" w:sz="0" w:space="0" w:color="auto"/>
                  </w:divBdr>
                </w:div>
                <w:div w:id="1507598161">
                  <w:marLeft w:val="640"/>
                  <w:marRight w:val="0"/>
                  <w:marTop w:val="0"/>
                  <w:marBottom w:val="0"/>
                  <w:divBdr>
                    <w:top w:val="none" w:sz="0" w:space="0" w:color="auto"/>
                    <w:left w:val="none" w:sz="0" w:space="0" w:color="auto"/>
                    <w:bottom w:val="none" w:sz="0" w:space="0" w:color="auto"/>
                    <w:right w:val="none" w:sz="0" w:space="0" w:color="auto"/>
                  </w:divBdr>
                </w:div>
                <w:div w:id="1570506500">
                  <w:marLeft w:val="640"/>
                  <w:marRight w:val="0"/>
                  <w:marTop w:val="0"/>
                  <w:marBottom w:val="0"/>
                  <w:divBdr>
                    <w:top w:val="none" w:sz="0" w:space="0" w:color="auto"/>
                    <w:left w:val="none" w:sz="0" w:space="0" w:color="auto"/>
                    <w:bottom w:val="none" w:sz="0" w:space="0" w:color="auto"/>
                    <w:right w:val="none" w:sz="0" w:space="0" w:color="auto"/>
                  </w:divBdr>
                </w:div>
                <w:div w:id="1581907988">
                  <w:marLeft w:val="640"/>
                  <w:marRight w:val="0"/>
                  <w:marTop w:val="0"/>
                  <w:marBottom w:val="0"/>
                  <w:divBdr>
                    <w:top w:val="none" w:sz="0" w:space="0" w:color="auto"/>
                    <w:left w:val="none" w:sz="0" w:space="0" w:color="auto"/>
                    <w:bottom w:val="none" w:sz="0" w:space="0" w:color="auto"/>
                    <w:right w:val="none" w:sz="0" w:space="0" w:color="auto"/>
                  </w:divBdr>
                </w:div>
                <w:div w:id="1630552747">
                  <w:marLeft w:val="640"/>
                  <w:marRight w:val="0"/>
                  <w:marTop w:val="0"/>
                  <w:marBottom w:val="0"/>
                  <w:divBdr>
                    <w:top w:val="none" w:sz="0" w:space="0" w:color="auto"/>
                    <w:left w:val="none" w:sz="0" w:space="0" w:color="auto"/>
                    <w:bottom w:val="none" w:sz="0" w:space="0" w:color="auto"/>
                    <w:right w:val="none" w:sz="0" w:space="0" w:color="auto"/>
                  </w:divBdr>
                </w:div>
                <w:div w:id="1634140333">
                  <w:marLeft w:val="640"/>
                  <w:marRight w:val="0"/>
                  <w:marTop w:val="0"/>
                  <w:marBottom w:val="0"/>
                  <w:divBdr>
                    <w:top w:val="none" w:sz="0" w:space="0" w:color="auto"/>
                    <w:left w:val="none" w:sz="0" w:space="0" w:color="auto"/>
                    <w:bottom w:val="none" w:sz="0" w:space="0" w:color="auto"/>
                    <w:right w:val="none" w:sz="0" w:space="0" w:color="auto"/>
                  </w:divBdr>
                </w:div>
                <w:div w:id="1658462478">
                  <w:marLeft w:val="640"/>
                  <w:marRight w:val="0"/>
                  <w:marTop w:val="0"/>
                  <w:marBottom w:val="0"/>
                  <w:divBdr>
                    <w:top w:val="none" w:sz="0" w:space="0" w:color="auto"/>
                    <w:left w:val="none" w:sz="0" w:space="0" w:color="auto"/>
                    <w:bottom w:val="none" w:sz="0" w:space="0" w:color="auto"/>
                    <w:right w:val="none" w:sz="0" w:space="0" w:color="auto"/>
                  </w:divBdr>
                </w:div>
                <w:div w:id="1674406591">
                  <w:marLeft w:val="640"/>
                  <w:marRight w:val="0"/>
                  <w:marTop w:val="0"/>
                  <w:marBottom w:val="0"/>
                  <w:divBdr>
                    <w:top w:val="none" w:sz="0" w:space="0" w:color="auto"/>
                    <w:left w:val="none" w:sz="0" w:space="0" w:color="auto"/>
                    <w:bottom w:val="none" w:sz="0" w:space="0" w:color="auto"/>
                    <w:right w:val="none" w:sz="0" w:space="0" w:color="auto"/>
                  </w:divBdr>
                </w:div>
                <w:div w:id="1687563281">
                  <w:marLeft w:val="640"/>
                  <w:marRight w:val="0"/>
                  <w:marTop w:val="0"/>
                  <w:marBottom w:val="0"/>
                  <w:divBdr>
                    <w:top w:val="none" w:sz="0" w:space="0" w:color="auto"/>
                    <w:left w:val="none" w:sz="0" w:space="0" w:color="auto"/>
                    <w:bottom w:val="none" w:sz="0" w:space="0" w:color="auto"/>
                    <w:right w:val="none" w:sz="0" w:space="0" w:color="auto"/>
                  </w:divBdr>
                </w:div>
                <w:div w:id="1709993628">
                  <w:marLeft w:val="640"/>
                  <w:marRight w:val="0"/>
                  <w:marTop w:val="0"/>
                  <w:marBottom w:val="0"/>
                  <w:divBdr>
                    <w:top w:val="none" w:sz="0" w:space="0" w:color="auto"/>
                    <w:left w:val="none" w:sz="0" w:space="0" w:color="auto"/>
                    <w:bottom w:val="none" w:sz="0" w:space="0" w:color="auto"/>
                    <w:right w:val="none" w:sz="0" w:space="0" w:color="auto"/>
                  </w:divBdr>
                </w:div>
                <w:div w:id="1726564896">
                  <w:marLeft w:val="640"/>
                  <w:marRight w:val="0"/>
                  <w:marTop w:val="0"/>
                  <w:marBottom w:val="0"/>
                  <w:divBdr>
                    <w:top w:val="none" w:sz="0" w:space="0" w:color="auto"/>
                    <w:left w:val="none" w:sz="0" w:space="0" w:color="auto"/>
                    <w:bottom w:val="none" w:sz="0" w:space="0" w:color="auto"/>
                    <w:right w:val="none" w:sz="0" w:space="0" w:color="auto"/>
                  </w:divBdr>
                </w:div>
                <w:div w:id="1791321088">
                  <w:marLeft w:val="640"/>
                  <w:marRight w:val="0"/>
                  <w:marTop w:val="0"/>
                  <w:marBottom w:val="0"/>
                  <w:divBdr>
                    <w:top w:val="none" w:sz="0" w:space="0" w:color="auto"/>
                    <w:left w:val="none" w:sz="0" w:space="0" w:color="auto"/>
                    <w:bottom w:val="none" w:sz="0" w:space="0" w:color="auto"/>
                    <w:right w:val="none" w:sz="0" w:space="0" w:color="auto"/>
                  </w:divBdr>
                </w:div>
                <w:div w:id="1821337072">
                  <w:marLeft w:val="640"/>
                  <w:marRight w:val="0"/>
                  <w:marTop w:val="0"/>
                  <w:marBottom w:val="0"/>
                  <w:divBdr>
                    <w:top w:val="none" w:sz="0" w:space="0" w:color="auto"/>
                    <w:left w:val="none" w:sz="0" w:space="0" w:color="auto"/>
                    <w:bottom w:val="none" w:sz="0" w:space="0" w:color="auto"/>
                    <w:right w:val="none" w:sz="0" w:space="0" w:color="auto"/>
                  </w:divBdr>
                </w:div>
                <w:div w:id="1833794903">
                  <w:marLeft w:val="640"/>
                  <w:marRight w:val="0"/>
                  <w:marTop w:val="0"/>
                  <w:marBottom w:val="0"/>
                  <w:divBdr>
                    <w:top w:val="none" w:sz="0" w:space="0" w:color="auto"/>
                    <w:left w:val="none" w:sz="0" w:space="0" w:color="auto"/>
                    <w:bottom w:val="none" w:sz="0" w:space="0" w:color="auto"/>
                    <w:right w:val="none" w:sz="0" w:space="0" w:color="auto"/>
                  </w:divBdr>
                </w:div>
                <w:div w:id="1860384872">
                  <w:marLeft w:val="640"/>
                  <w:marRight w:val="0"/>
                  <w:marTop w:val="0"/>
                  <w:marBottom w:val="0"/>
                  <w:divBdr>
                    <w:top w:val="none" w:sz="0" w:space="0" w:color="auto"/>
                    <w:left w:val="none" w:sz="0" w:space="0" w:color="auto"/>
                    <w:bottom w:val="none" w:sz="0" w:space="0" w:color="auto"/>
                    <w:right w:val="none" w:sz="0" w:space="0" w:color="auto"/>
                  </w:divBdr>
                </w:div>
                <w:div w:id="1864898478">
                  <w:marLeft w:val="640"/>
                  <w:marRight w:val="0"/>
                  <w:marTop w:val="0"/>
                  <w:marBottom w:val="0"/>
                  <w:divBdr>
                    <w:top w:val="none" w:sz="0" w:space="0" w:color="auto"/>
                    <w:left w:val="none" w:sz="0" w:space="0" w:color="auto"/>
                    <w:bottom w:val="none" w:sz="0" w:space="0" w:color="auto"/>
                    <w:right w:val="none" w:sz="0" w:space="0" w:color="auto"/>
                  </w:divBdr>
                </w:div>
                <w:div w:id="1918785791">
                  <w:marLeft w:val="640"/>
                  <w:marRight w:val="0"/>
                  <w:marTop w:val="0"/>
                  <w:marBottom w:val="0"/>
                  <w:divBdr>
                    <w:top w:val="none" w:sz="0" w:space="0" w:color="auto"/>
                    <w:left w:val="none" w:sz="0" w:space="0" w:color="auto"/>
                    <w:bottom w:val="none" w:sz="0" w:space="0" w:color="auto"/>
                    <w:right w:val="none" w:sz="0" w:space="0" w:color="auto"/>
                  </w:divBdr>
                </w:div>
                <w:div w:id="1925913902">
                  <w:marLeft w:val="640"/>
                  <w:marRight w:val="0"/>
                  <w:marTop w:val="0"/>
                  <w:marBottom w:val="0"/>
                  <w:divBdr>
                    <w:top w:val="none" w:sz="0" w:space="0" w:color="auto"/>
                    <w:left w:val="none" w:sz="0" w:space="0" w:color="auto"/>
                    <w:bottom w:val="none" w:sz="0" w:space="0" w:color="auto"/>
                    <w:right w:val="none" w:sz="0" w:space="0" w:color="auto"/>
                  </w:divBdr>
                </w:div>
                <w:div w:id="1973901539">
                  <w:marLeft w:val="640"/>
                  <w:marRight w:val="0"/>
                  <w:marTop w:val="0"/>
                  <w:marBottom w:val="0"/>
                  <w:divBdr>
                    <w:top w:val="none" w:sz="0" w:space="0" w:color="auto"/>
                    <w:left w:val="none" w:sz="0" w:space="0" w:color="auto"/>
                    <w:bottom w:val="none" w:sz="0" w:space="0" w:color="auto"/>
                    <w:right w:val="none" w:sz="0" w:space="0" w:color="auto"/>
                  </w:divBdr>
                </w:div>
                <w:div w:id="1982073130">
                  <w:marLeft w:val="640"/>
                  <w:marRight w:val="0"/>
                  <w:marTop w:val="0"/>
                  <w:marBottom w:val="0"/>
                  <w:divBdr>
                    <w:top w:val="none" w:sz="0" w:space="0" w:color="auto"/>
                    <w:left w:val="none" w:sz="0" w:space="0" w:color="auto"/>
                    <w:bottom w:val="none" w:sz="0" w:space="0" w:color="auto"/>
                    <w:right w:val="none" w:sz="0" w:space="0" w:color="auto"/>
                  </w:divBdr>
                </w:div>
                <w:div w:id="1989046097">
                  <w:marLeft w:val="640"/>
                  <w:marRight w:val="0"/>
                  <w:marTop w:val="0"/>
                  <w:marBottom w:val="0"/>
                  <w:divBdr>
                    <w:top w:val="none" w:sz="0" w:space="0" w:color="auto"/>
                    <w:left w:val="none" w:sz="0" w:space="0" w:color="auto"/>
                    <w:bottom w:val="none" w:sz="0" w:space="0" w:color="auto"/>
                    <w:right w:val="none" w:sz="0" w:space="0" w:color="auto"/>
                  </w:divBdr>
                </w:div>
                <w:div w:id="2019648379">
                  <w:marLeft w:val="640"/>
                  <w:marRight w:val="0"/>
                  <w:marTop w:val="0"/>
                  <w:marBottom w:val="0"/>
                  <w:divBdr>
                    <w:top w:val="none" w:sz="0" w:space="0" w:color="auto"/>
                    <w:left w:val="none" w:sz="0" w:space="0" w:color="auto"/>
                    <w:bottom w:val="none" w:sz="0" w:space="0" w:color="auto"/>
                    <w:right w:val="none" w:sz="0" w:space="0" w:color="auto"/>
                  </w:divBdr>
                </w:div>
              </w:divsChild>
            </w:div>
            <w:div w:id="1642492259">
              <w:marLeft w:val="0"/>
              <w:marRight w:val="0"/>
              <w:marTop w:val="0"/>
              <w:marBottom w:val="0"/>
              <w:divBdr>
                <w:top w:val="none" w:sz="0" w:space="0" w:color="auto"/>
                <w:left w:val="none" w:sz="0" w:space="0" w:color="auto"/>
                <w:bottom w:val="none" w:sz="0" w:space="0" w:color="auto"/>
                <w:right w:val="none" w:sz="0" w:space="0" w:color="auto"/>
              </w:divBdr>
              <w:divsChild>
                <w:div w:id="2631000">
                  <w:marLeft w:val="640"/>
                  <w:marRight w:val="0"/>
                  <w:marTop w:val="0"/>
                  <w:marBottom w:val="0"/>
                  <w:divBdr>
                    <w:top w:val="none" w:sz="0" w:space="0" w:color="auto"/>
                    <w:left w:val="none" w:sz="0" w:space="0" w:color="auto"/>
                    <w:bottom w:val="none" w:sz="0" w:space="0" w:color="auto"/>
                    <w:right w:val="none" w:sz="0" w:space="0" w:color="auto"/>
                  </w:divBdr>
                </w:div>
                <w:div w:id="52388748">
                  <w:marLeft w:val="640"/>
                  <w:marRight w:val="0"/>
                  <w:marTop w:val="0"/>
                  <w:marBottom w:val="0"/>
                  <w:divBdr>
                    <w:top w:val="none" w:sz="0" w:space="0" w:color="auto"/>
                    <w:left w:val="none" w:sz="0" w:space="0" w:color="auto"/>
                    <w:bottom w:val="none" w:sz="0" w:space="0" w:color="auto"/>
                    <w:right w:val="none" w:sz="0" w:space="0" w:color="auto"/>
                  </w:divBdr>
                </w:div>
                <w:div w:id="75178817">
                  <w:marLeft w:val="640"/>
                  <w:marRight w:val="0"/>
                  <w:marTop w:val="0"/>
                  <w:marBottom w:val="0"/>
                  <w:divBdr>
                    <w:top w:val="none" w:sz="0" w:space="0" w:color="auto"/>
                    <w:left w:val="none" w:sz="0" w:space="0" w:color="auto"/>
                    <w:bottom w:val="none" w:sz="0" w:space="0" w:color="auto"/>
                    <w:right w:val="none" w:sz="0" w:space="0" w:color="auto"/>
                  </w:divBdr>
                </w:div>
                <w:div w:id="147285795">
                  <w:marLeft w:val="640"/>
                  <w:marRight w:val="0"/>
                  <w:marTop w:val="0"/>
                  <w:marBottom w:val="0"/>
                  <w:divBdr>
                    <w:top w:val="none" w:sz="0" w:space="0" w:color="auto"/>
                    <w:left w:val="none" w:sz="0" w:space="0" w:color="auto"/>
                    <w:bottom w:val="none" w:sz="0" w:space="0" w:color="auto"/>
                    <w:right w:val="none" w:sz="0" w:space="0" w:color="auto"/>
                  </w:divBdr>
                </w:div>
                <w:div w:id="208079690">
                  <w:marLeft w:val="640"/>
                  <w:marRight w:val="0"/>
                  <w:marTop w:val="0"/>
                  <w:marBottom w:val="0"/>
                  <w:divBdr>
                    <w:top w:val="none" w:sz="0" w:space="0" w:color="auto"/>
                    <w:left w:val="none" w:sz="0" w:space="0" w:color="auto"/>
                    <w:bottom w:val="none" w:sz="0" w:space="0" w:color="auto"/>
                    <w:right w:val="none" w:sz="0" w:space="0" w:color="auto"/>
                  </w:divBdr>
                </w:div>
                <w:div w:id="216749253">
                  <w:marLeft w:val="640"/>
                  <w:marRight w:val="0"/>
                  <w:marTop w:val="0"/>
                  <w:marBottom w:val="0"/>
                  <w:divBdr>
                    <w:top w:val="none" w:sz="0" w:space="0" w:color="auto"/>
                    <w:left w:val="none" w:sz="0" w:space="0" w:color="auto"/>
                    <w:bottom w:val="none" w:sz="0" w:space="0" w:color="auto"/>
                    <w:right w:val="none" w:sz="0" w:space="0" w:color="auto"/>
                  </w:divBdr>
                </w:div>
                <w:div w:id="243302189">
                  <w:marLeft w:val="640"/>
                  <w:marRight w:val="0"/>
                  <w:marTop w:val="0"/>
                  <w:marBottom w:val="0"/>
                  <w:divBdr>
                    <w:top w:val="none" w:sz="0" w:space="0" w:color="auto"/>
                    <w:left w:val="none" w:sz="0" w:space="0" w:color="auto"/>
                    <w:bottom w:val="none" w:sz="0" w:space="0" w:color="auto"/>
                    <w:right w:val="none" w:sz="0" w:space="0" w:color="auto"/>
                  </w:divBdr>
                </w:div>
                <w:div w:id="243345598">
                  <w:marLeft w:val="640"/>
                  <w:marRight w:val="0"/>
                  <w:marTop w:val="0"/>
                  <w:marBottom w:val="0"/>
                  <w:divBdr>
                    <w:top w:val="none" w:sz="0" w:space="0" w:color="auto"/>
                    <w:left w:val="none" w:sz="0" w:space="0" w:color="auto"/>
                    <w:bottom w:val="none" w:sz="0" w:space="0" w:color="auto"/>
                    <w:right w:val="none" w:sz="0" w:space="0" w:color="auto"/>
                  </w:divBdr>
                </w:div>
                <w:div w:id="272254178">
                  <w:marLeft w:val="640"/>
                  <w:marRight w:val="0"/>
                  <w:marTop w:val="0"/>
                  <w:marBottom w:val="0"/>
                  <w:divBdr>
                    <w:top w:val="none" w:sz="0" w:space="0" w:color="auto"/>
                    <w:left w:val="none" w:sz="0" w:space="0" w:color="auto"/>
                    <w:bottom w:val="none" w:sz="0" w:space="0" w:color="auto"/>
                    <w:right w:val="none" w:sz="0" w:space="0" w:color="auto"/>
                  </w:divBdr>
                </w:div>
                <w:div w:id="311637969">
                  <w:marLeft w:val="640"/>
                  <w:marRight w:val="0"/>
                  <w:marTop w:val="0"/>
                  <w:marBottom w:val="0"/>
                  <w:divBdr>
                    <w:top w:val="none" w:sz="0" w:space="0" w:color="auto"/>
                    <w:left w:val="none" w:sz="0" w:space="0" w:color="auto"/>
                    <w:bottom w:val="none" w:sz="0" w:space="0" w:color="auto"/>
                    <w:right w:val="none" w:sz="0" w:space="0" w:color="auto"/>
                  </w:divBdr>
                </w:div>
                <w:div w:id="337776441">
                  <w:marLeft w:val="640"/>
                  <w:marRight w:val="0"/>
                  <w:marTop w:val="0"/>
                  <w:marBottom w:val="0"/>
                  <w:divBdr>
                    <w:top w:val="none" w:sz="0" w:space="0" w:color="auto"/>
                    <w:left w:val="none" w:sz="0" w:space="0" w:color="auto"/>
                    <w:bottom w:val="none" w:sz="0" w:space="0" w:color="auto"/>
                    <w:right w:val="none" w:sz="0" w:space="0" w:color="auto"/>
                  </w:divBdr>
                </w:div>
                <w:div w:id="439883350">
                  <w:marLeft w:val="640"/>
                  <w:marRight w:val="0"/>
                  <w:marTop w:val="0"/>
                  <w:marBottom w:val="0"/>
                  <w:divBdr>
                    <w:top w:val="none" w:sz="0" w:space="0" w:color="auto"/>
                    <w:left w:val="none" w:sz="0" w:space="0" w:color="auto"/>
                    <w:bottom w:val="none" w:sz="0" w:space="0" w:color="auto"/>
                    <w:right w:val="none" w:sz="0" w:space="0" w:color="auto"/>
                  </w:divBdr>
                </w:div>
                <w:div w:id="479735510">
                  <w:marLeft w:val="640"/>
                  <w:marRight w:val="0"/>
                  <w:marTop w:val="0"/>
                  <w:marBottom w:val="0"/>
                  <w:divBdr>
                    <w:top w:val="none" w:sz="0" w:space="0" w:color="auto"/>
                    <w:left w:val="none" w:sz="0" w:space="0" w:color="auto"/>
                    <w:bottom w:val="none" w:sz="0" w:space="0" w:color="auto"/>
                    <w:right w:val="none" w:sz="0" w:space="0" w:color="auto"/>
                  </w:divBdr>
                </w:div>
                <w:div w:id="486283338">
                  <w:marLeft w:val="640"/>
                  <w:marRight w:val="0"/>
                  <w:marTop w:val="0"/>
                  <w:marBottom w:val="0"/>
                  <w:divBdr>
                    <w:top w:val="none" w:sz="0" w:space="0" w:color="auto"/>
                    <w:left w:val="none" w:sz="0" w:space="0" w:color="auto"/>
                    <w:bottom w:val="none" w:sz="0" w:space="0" w:color="auto"/>
                    <w:right w:val="none" w:sz="0" w:space="0" w:color="auto"/>
                  </w:divBdr>
                </w:div>
                <w:div w:id="519972857">
                  <w:marLeft w:val="640"/>
                  <w:marRight w:val="0"/>
                  <w:marTop w:val="0"/>
                  <w:marBottom w:val="0"/>
                  <w:divBdr>
                    <w:top w:val="none" w:sz="0" w:space="0" w:color="auto"/>
                    <w:left w:val="none" w:sz="0" w:space="0" w:color="auto"/>
                    <w:bottom w:val="none" w:sz="0" w:space="0" w:color="auto"/>
                    <w:right w:val="none" w:sz="0" w:space="0" w:color="auto"/>
                  </w:divBdr>
                </w:div>
                <w:div w:id="555431263">
                  <w:marLeft w:val="640"/>
                  <w:marRight w:val="0"/>
                  <w:marTop w:val="0"/>
                  <w:marBottom w:val="0"/>
                  <w:divBdr>
                    <w:top w:val="none" w:sz="0" w:space="0" w:color="auto"/>
                    <w:left w:val="none" w:sz="0" w:space="0" w:color="auto"/>
                    <w:bottom w:val="none" w:sz="0" w:space="0" w:color="auto"/>
                    <w:right w:val="none" w:sz="0" w:space="0" w:color="auto"/>
                  </w:divBdr>
                </w:div>
                <w:div w:id="638151603">
                  <w:marLeft w:val="640"/>
                  <w:marRight w:val="0"/>
                  <w:marTop w:val="0"/>
                  <w:marBottom w:val="0"/>
                  <w:divBdr>
                    <w:top w:val="none" w:sz="0" w:space="0" w:color="auto"/>
                    <w:left w:val="none" w:sz="0" w:space="0" w:color="auto"/>
                    <w:bottom w:val="none" w:sz="0" w:space="0" w:color="auto"/>
                    <w:right w:val="none" w:sz="0" w:space="0" w:color="auto"/>
                  </w:divBdr>
                </w:div>
                <w:div w:id="657854386">
                  <w:marLeft w:val="640"/>
                  <w:marRight w:val="0"/>
                  <w:marTop w:val="0"/>
                  <w:marBottom w:val="0"/>
                  <w:divBdr>
                    <w:top w:val="none" w:sz="0" w:space="0" w:color="auto"/>
                    <w:left w:val="none" w:sz="0" w:space="0" w:color="auto"/>
                    <w:bottom w:val="none" w:sz="0" w:space="0" w:color="auto"/>
                    <w:right w:val="none" w:sz="0" w:space="0" w:color="auto"/>
                  </w:divBdr>
                </w:div>
                <w:div w:id="668336481">
                  <w:marLeft w:val="640"/>
                  <w:marRight w:val="0"/>
                  <w:marTop w:val="0"/>
                  <w:marBottom w:val="0"/>
                  <w:divBdr>
                    <w:top w:val="none" w:sz="0" w:space="0" w:color="auto"/>
                    <w:left w:val="none" w:sz="0" w:space="0" w:color="auto"/>
                    <w:bottom w:val="none" w:sz="0" w:space="0" w:color="auto"/>
                    <w:right w:val="none" w:sz="0" w:space="0" w:color="auto"/>
                  </w:divBdr>
                </w:div>
                <w:div w:id="746028071">
                  <w:marLeft w:val="640"/>
                  <w:marRight w:val="0"/>
                  <w:marTop w:val="0"/>
                  <w:marBottom w:val="0"/>
                  <w:divBdr>
                    <w:top w:val="none" w:sz="0" w:space="0" w:color="auto"/>
                    <w:left w:val="none" w:sz="0" w:space="0" w:color="auto"/>
                    <w:bottom w:val="none" w:sz="0" w:space="0" w:color="auto"/>
                    <w:right w:val="none" w:sz="0" w:space="0" w:color="auto"/>
                  </w:divBdr>
                </w:div>
                <w:div w:id="782572234">
                  <w:marLeft w:val="640"/>
                  <w:marRight w:val="0"/>
                  <w:marTop w:val="0"/>
                  <w:marBottom w:val="0"/>
                  <w:divBdr>
                    <w:top w:val="none" w:sz="0" w:space="0" w:color="auto"/>
                    <w:left w:val="none" w:sz="0" w:space="0" w:color="auto"/>
                    <w:bottom w:val="none" w:sz="0" w:space="0" w:color="auto"/>
                    <w:right w:val="none" w:sz="0" w:space="0" w:color="auto"/>
                  </w:divBdr>
                </w:div>
                <w:div w:id="789468587">
                  <w:marLeft w:val="640"/>
                  <w:marRight w:val="0"/>
                  <w:marTop w:val="0"/>
                  <w:marBottom w:val="0"/>
                  <w:divBdr>
                    <w:top w:val="none" w:sz="0" w:space="0" w:color="auto"/>
                    <w:left w:val="none" w:sz="0" w:space="0" w:color="auto"/>
                    <w:bottom w:val="none" w:sz="0" w:space="0" w:color="auto"/>
                    <w:right w:val="none" w:sz="0" w:space="0" w:color="auto"/>
                  </w:divBdr>
                </w:div>
                <w:div w:id="845174173">
                  <w:marLeft w:val="640"/>
                  <w:marRight w:val="0"/>
                  <w:marTop w:val="0"/>
                  <w:marBottom w:val="0"/>
                  <w:divBdr>
                    <w:top w:val="none" w:sz="0" w:space="0" w:color="auto"/>
                    <w:left w:val="none" w:sz="0" w:space="0" w:color="auto"/>
                    <w:bottom w:val="none" w:sz="0" w:space="0" w:color="auto"/>
                    <w:right w:val="none" w:sz="0" w:space="0" w:color="auto"/>
                  </w:divBdr>
                </w:div>
                <w:div w:id="856309323">
                  <w:marLeft w:val="640"/>
                  <w:marRight w:val="0"/>
                  <w:marTop w:val="0"/>
                  <w:marBottom w:val="0"/>
                  <w:divBdr>
                    <w:top w:val="none" w:sz="0" w:space="0" w:color="auto"/>
                    <w:left w:val="none" w:sz="0" w:space="0" w:color="auto"/>
                    <w:bottom w:val="none" w:sz="0" w:space="0" w:color="auto"/>
                    <w:right w:val="none" w:sz="0" w:space="0" w:color="auto"/>
                  </w:divBdr>
                </w:div>
                <w:div w:id="868104711">
                  <w:marLeft w:val="640"/>
                  <w:marRight w:val="0"/>
                  <w:marTop w:val="0"/>
                  <w:marBottom w:val="0"/>
                  <w:divBdr>
                    <w:top w:val="none" w:sz="0" w:space="0" w:color="auto"/>
                    <w:left w:val="none" w:sz="0" w:space="0" w:color="auto"/>
                    <w:bottom w:val="none" w:sz="0" w:space="0" w:color="auto"/>
                    <w:right w:val="none" w:sz="0" w:space="0" w:color="auto"/>
                  </w:divBdr>
                </w:div>
                <w:div w:id="895554285">
                  <w:marLeft w:val="640"/>
                  <w:marRight w:val="0"/>
                  <w:marTop w:val="0"/>
                  <w:marBottom w:val="0"/>
                  <w:divBdr>
                    <w:top w:val="none" w:sz="0" w:space="0" w:color="auto"/>
                    <w:left w:val="none" w:sz="0" w:space="0" w:color="auto"/>
                    <w:bottom w:val="none" w:sz="0" w:space="0" w:color="auto"/>
                    <w:right w:val="none" w:sz="0" w:space="0" w:color="auto"/>
                  </w:divBdr>
                </w:div>
                <w:div w:id="918712040">
                  <w:marLeft w:val="640"/>
                  <w:marRight w:val="0"/>
                  <w:marTop w:val="0"/>
                  <w:marBottom w:val="0"/>
                  <w:divBdr>
                    <w:top w:val="none" w:sz="0" w:space="0" w:color="auto"/>
                    <w:left w:val="none" w:sz="0" w:space="0" w:color="auto"/>
                    <w:bottom w:val="none" w:sz="0" w:space="0" w:color="auto"/>
                    <w:right w:val="none" w:sz="0" w:space="0" w:color="auto"/>
                  </w:divBdr>
                </w:div>
                <w:div w:id="919871800">
                  <w:marLeft w:val="640"/>
                  <w:marRight w:val="0"/>
                  <w:marTop w:val="0"/>
                  <w:marBottom w:val="0"/>
                  <w:divBdr>
                    <w:top w:val="none" w:sz="0" w:space="0" w:color="auto"/>
                    <w:left w:val="none" w:sz="0" w:space="0" w:color="auto"/>
                    <w:bottom w:val="none" w:sz="0" w:space="0" w:color="auto"/>
                    <w:right w:val="none" w:sz="0" w:space="0" w:color="auto"/>
                  </w:divBdr>
                </w:div>
                <w:div w:id="967318847">
                  <w:marLeft w:val="640"/>
                  <w:marRight w:val="0"/>
                  <w:marTop w:val="0"/>
                  <w:marBottom w:val="0"/>
                  <w:divBdr>
                    <w:top w:val="none" w:sz="0" w:space="0" w:color="auto"/>
                    <w:left w:val="none" w:sz="0" w:space="0" w:color="auto"/>
                    <w:bottom w:val="none" w:sz="0" w:space="0" w:color="auto"/>
                    <w:right w:val="none" w:sz="0" w:space="0" w:color="auto"/>
                  </w:divBdr>
                </w:div>
                <w:div w:id="1070080165">
                  <w:marLeft w:val="640"/>
                  <w:marRight w:val="0"/>
                  <w:marTop w:val="0"/>
                  <w:marBottom w:val="0"/>
                  <w:divBdr>
                    <w:top w:val="none" w:sz="0" w:space="0" w:color="auto"/>
                    <w:left w:val="none" w:sz="0" w:space="0" w:color="auto"/>
                    <w:bottom w:val="none" w:sz="0" w:space="0" w:color="auto"/>
                    <w:right w:val="none" w:sz="0" w:space="0" w:color="auto"/>
                  </w:divBdr>
                </w:div>
                <w:div w:id="1106928096">
                  <w:marLeft w:val="640"/>
                  <w:marRight w:val="0"/>
                  <w:marTop w:val="0"/>
                  <w:marBottom w:val="0"/>
                  <w:divBdr>
                    <w:top w:val="none" w:sz="0" w:space="0" w:color="auto"/>
                    <w:left w:val="none" w:sz="0" w:space="0" w:color="auto"/>
                    <w:bottom w:val="none" w:sz="0" w:space="0" w:color="auto"/>
                    <w:right w:val="none" w:sz="0" w:space="0" w:color="auto"/>
                  </w:divBdr>
                </w:div>
                <w:div w:id="1194272330">
                  <w:marLeft w:val="640"/>
                  <w:marRight w:val="0"/>
                  <w:marTop w:val="0"/>
                  <w:marBottom w:val="0"/>
                  <w:divBdr>
                    <w:top w:val="none" w:sz="0" w:space="0" w:color="auto"/>
                    <w:left w:val="none" w:sz="0" w:space="0" w:color="auto"/>
                    <w:bottom w:val="none" w:sz="0" w:space="0" w:color="auto"/>
                    <w:right w:val="none" w:sz="0" w:space="0" w:color="auto"/>
                  </w:divBdr>
                </w:div>
                <w:div w:id="1225331770">
                  <w:marLeft w:val="640"/>
                  <w:marRight w:val="0"/>
                  <w:marTop w:val="0"/>
                  <w:marBottom w:val="0"/>
                  <w:divBdr>
                    <w:top w:val="none" w:sz="0" w:space="0" w:color="auto"/>
                    <w:left w:val="none" w:sz="0" w:space="0" w:color="auto"/>
                    <w:bottom w:val="none" w:sz="0" w:space="0" w:color="auto"/>
                    <w:right w:val="none" w:sz="0" w:space="0" w:color="auto"/>
                  </w:divBdr>
                </w:div>
                <w:div w:id="1296132642">
                  <w:marLeft w:val="640"/>
                  <w:marRight w:val="0"/>
                  <w:marTop w:val="0"/>
                  <w:marBottom w:val="0"/>
                  <w:divBdr>
                    <w:top w:val="none" w:sz="0" w:space="0" w:color="auto"/>
                    <w:left w:val="none" w:sz="0" w:space="0" w:color="auto"/>
                    <w:bottom w:val="none" w:sz="0" w:space="0" w:color="auto"/>
                    <w:right w:val="none" w:sz="0" w:space="0" w:color="auto"/>
                  </w:divBdr>
                </w:div>
                <w:div w:id="1360159781">
                  <w:marLeft w:val="640"/>
                  <w:marRight w:val="0"/>
                  <w:marTop w:val="0"/>
                  <w:marBottom w:val="0"/>
                  <w:divBdr>
                    <w:top w:val="none" w:sz="0" w:space="0" w:color="auto"/>
                    <w:left w:val="none" w:sz="0" w:space="0" w:color="auto"/>
                    <w:bottom w:val="none" w:sz="0" w:space="0" w:color="auto"/>
                    <w:right w:val="none" w:sz="0" w:space="0" w:color="auto"/>
                  </w:divBdr>
                </w:div>
                <w:div w:id="1372682746">
                  <w:marLeft w:val="640"/>
                  <w:marRight w:val="0"/>
                  <w:marTop w:val="0"/>
                  <w:marBottom w:val="0"/>
                  <w:divBdr>
                    <w:top w:val="none" w:sz="0" w:space="0" w:color="auto"/>
                    <w:left w:val="none" w:sz="0" w:space="0" w:color="auto"/>
                    <w:bottom w:val="none" w:sz="0" w:space="0" w:color="auto"/>
                    <w:right w:val="none" w:sz="0" w:space="0" w:color="auto"/>
                  </w:divBdr>
                </w:div>
                <w:div w:id="1396856310">
                  <w:marLeft w:val="640"/>
                  <w:marRight w:val="0"/>
                  <w:marTop w:val="0"/>
                  <w:marBottom w:val="0"/>
                  <w:divBdr>
                    <w:top w:val="none" w:sz="0" w:space="0" w:color="auto"/>
                    <w:left w:val="none" w:sz="0" w:space="0" w:color="auto"/>
                    <w:bottom w:val="none" w:sz="0" w:space="0" w:color="auto"/>
                    <w:right w:val="none" w:sz="0" w:space="0" w:color="auto"/>
                  </w:divBdr>
                </w:div>
                <w:div w:id="1398943784">
                  <w:marLeft w:val="640"/>
                  <w:marRight w:val="0"/>
                  <w:marTop w:val="0"/>
                  <w:marBottom w:val="0"/>
                  <w:divBdr>
                    <w:top w:val="none" w:sz="0" w:space="0" w:color="auto"/>
                    <w:left w:val="none" w:sz="0" w:space="0" w:color="auto"/>
                    <w:bottom w:val="none" w:sz="0" w:space="0" w:color="auto"/>
                    <w:right w:val="none" w:sz="0" w:space="0" w:color="auto"/>
                  </w:divBdr>
                </w:div>
                <w:div w:id="1407024241">
                  <w:marLeft w:val="640"/>
                  <w:marRight w:val="0"/>
                  <w:marTop w:val="0"/>
                  <w:marBottom w:val="0"/>
                  <w:divBdr>
                    <w:top w:val="none" w:sz="0" w:space="0" w:color="auto"/>
                    <w:left w:val="none" w:sz="0" w:space="0" w:color="auto"/>
                    <w:bottom w:val="none" w:sz="0" w:space="0" w:color="auto"/>
                    <w:right w:val="none" w:sz="0" w:space="0" w:color="auto"/>
                  </w:divBdr>
                </w:div>
                <w:div w:id="1411543146">
                  <w:marLeft w:val="640"/>
                  <w:marRight w:val="0"/>
                  <w:marTop w:val="0"/>
                  <w:marBottom w:val="0"/>
                  <w:divBdr>
                    <w:top w:val="none" w:sz="0" w:space="0" w:color="auto"/>
                    <w:left w:val="none" w:sz="0" w:space="0" w:color="auto"/>
                    <w:bottom w:val="none" w:sz="0" w:space="0" w:color="auto"/>
                    <w:right w:val="none" w:sz="0" w:space="0" w:color="auto"/>
                  </w:divBdr>
                </w:div>
                <w:div w:id="1415473962">
                  <w:marLeft w:val="640"/>
                  <w:marRight w:val="0"/>
                  <w:marTop w:val="0"/>
                  <w:marBottom w:val="0"/>
                  <w:divBdr>
                    <w:top w:val="none" w:sz="0" w:space="0" w:color="auto"/>
                    <w:left w:val="none" w:sz="0" w:space="0" w:color="auto"/>
                    <w:bottom w:val="none" w:sz="0" w:space="0" w:color="auto"/>
                    <w:right w:val="none" w:sz="0" w:space="0" w:color="auto"/>
                  </w:divBdr>
                </w:div>
                <w:div w:id="1426421068">
                  <w:marLeft w:val="640"/>
                  <w:marRight w:val="0"/>
                  <w:marTop w:val="0"/>
                  <w:marBottom w:val="0"/>
                  <w:divBdr>
                    <w:top w:val="none" w:sz="0" w:space="0" w:color="auto"/>
                    <w:left w:val="none" w:sz="0" w:space="0" w:color="auto"/>
                    <w:bottom w:val="none" w:sz="0" w:space="0" w:color="auto"/>
                    <w:right w:val="none" w:sz="0" w:space="0" w:color="auto"/>
                  </w:divBdr>
                </w:div>
                <w:div w:id="1465349790">
                  <w:marLeft w:val="640"/>
                  <w:marRight w:val="0"/>
                  <w:marTop w:val="0"/>
                  <w:marBottom w:val="0"/>
                  <w:divBdr>
                    <w:top w:val="none" w:sz="0" w:space="0" w:color="auto"/>
                    <w:left w:val="none" w:sz="0" w:space="0" w:color="auto"/>
                    <w:bottom w:val="none" w:sz="0" w:space="0" w:color="auto"/>
                    <w:right w:val="none" w:sz="0" w:space="0" w:color="auto"/>
                  </w:divBdr>
                </w:div>
                <w:div w:id="1540700525">
                  <w:marLeft w:val="640"/>
                  <w:marRight w:val="0"/>
                  <w:marTop w:val="0"/>
                  <w:marBottom w:val="0"/>
                  <w:divBdr>
                    <w:top w:val="none" w:sz="0" w:space="0" w:color="auto"/>
                    <w:left w:val="none" w:sz="0" w:space="0" w:color="auto"/>
                    <w:bottom w:val="none" w:sz="0" w:space="0" w:color="auto"/>
                    <w:right w:val="none" w:sz="0" w:space="0" w:color="auto"/>
                  </w:divBdr>
                </w:div>
                <w:div w:id="1674601220">
                  <w:marLeft w:val="640"/>
                  <w:marRight w:val="0"/>
                  <w:marTop w:val="0"/>
                  <w:marBottom w:val="0"/>
                  <w:divBdr>
                    <w:top w:val="none" w:sz="0" w:space="0" w:color="auto"/>
                    <w:left w:val="none" w:sz="0" w:space="0" w:color="auto"/>
                    <w:bottom w:val="none" w:sz="0" w:space="0" w:color="auto"/>
                    <w:right w:val="none" w:sz="0" w:space="0" w:color="auto"/>
                  </w:divBdr>
                </w:div>
                <w:div w:id="1708599208">
                  <w:marLeft w:val="640"/>
                  <w:marRight w:val="0"/>
                  <w:marTop w:val="0"/>
                  <w:marBottom w:val="0"/>
                  <w:divBdr>
                    <w:top w:val="none" w:sz="0" w:space="0" w:color="auto"/>
                    <w:left w:val="none" w:sz="0" w:space="0" w:color="auto"/>
                    <w:bottom w:val="none" w:sz="0" w:space="0" w:color="auto"/>
                    <w:right w:val="none" w:sz="0" w:space="0" w:color="auto"/>
                  </w:divBdr>
                </w:div>
                <w:div w:id="1752847851">
                  <w:marLeft w:val="640"/>
                  <w:marRight w:val="0"/>
                  <w:marTop w:val="0"/>
                  <w:marBottom w:val="0"/>
                  <w:divBdr>
                    <w:top w:val="none" w:sz="0" w:space="0" w:color="auto"/>
                    <w:left w:val="none" w:sz="0" w:space="0" w:color="auto"/>
                    <w:bottom w:val="none" w:sz="0" w:space="0" w:color="auto"/>
                    <w:right w:val="none" w:sz="0" w:space="0" w:color="auto"/>
                  </w:divBdr>
                </w:div>
                <w:div w:id="1765763622">
                  <w:marLeft w:val="640"/>
                  <w:marRight w:val="0"/>
                  <w:marTop w:val="0"/>
                  <w:marBottom w:val="0"/>
                  <w:divBdr>
                    <w:top w:val="none" w:sz="0" w:space="0" w:color="auto"/>
                    <w:left w:val="none" w:sz="0" w:space="0" w:color="auto"/>
                    <w:bottom w:val="none" w:sz="0" w:space="0" w:color="auto"/>
                    <w:right w:val="none" w:sz="0" w:space="0" w:color="auto"/>
                  </w:divBdr>
                </w:div>
                <w:div w:id="1772356871">
                  <w:marLeft w:val="640"/>
                  <w:marRight w:val="0"/>
                  <w:marTop w:val="0"/>
                  <w:marBottom w:val="0"/>
                  <w:divBdr>
                    <w:top w:val="none" w:sz="0" w:space="0" w:color="auto"/>
                    <w:left w:val="none" w:sz="0" w:space="0" w:color="auto"/>
                    <w:bottom w:val="none" w:sz="0" w:space="0" w:color="auto"/>
                    <w:right w:val="none" w:sz="0" w:space="0" w:color="auto"/>
                  </w:divBdr>
                </w:div>
                <w:div w:id="1789158116">
                  <w:marLeft w:val="640"/>
                  <w:marRight w:val="0"/>
                  <w:marTop w:val="0"/>
                  <w:marBottom w:val="0"/>
                  <w:divBdr>
                    <w:top w:val="none" w:sz="0" w:space="0" w:color="auto"/>
                    <w:left w:val="none" w:sz="0" w:space="0" w:color="auto"/>
                    <w:bottom w:val="none" w:sz="0" w:space="0" w:color="auto"/>
                    <w:right w:val="none" w:sz="0" w:space="0" w:color="auto"/>
                  </w:divBdr>
                </w:div>
                <w:div w:id="1810782395">
                  <w:marLeft w:val="640"/>
                  <w:marRight w:val="0"/>
                  <w:marTop w:val="0"/>
                  <w:marBottom w:val="0"/>
                  <w:divBdr>
                    <w:top w:val="none" w:sz="0" w:space="0" w:color="auto"/>
                    <w:left w:val="none" w:sz="0" w:space="0" w:color="auto"/>
                    <w:bottom w:val="none" w:sz="0" w:space="0" w:color="auto"/>
                    <w:right w:val="none" w:sz="0" w:space="0" w:color="auto"/>
                  </w:divBdr>
                </w:div>
                <w:div w:id="1811245397">
                  <w:marLeft w:val="640"/>
                  <w:marRight w:val="0"/>
                  <w:marTop w:val="0"/>
                  <w:marBottom w:val="0"/>
                  <w:divBdr>
                    <w:top w:val="none" w:sz="0" w:space="0" w:color="auto"/>
                    <w:left w:val="none" w:sz="0" w:space="0" w:color="auto"/>
                    <w:bottom w:val="none" w:sz="0" w:space="0" w:color="auto"/>
                    <w:right w:val="none" w:sz="0" w:space="0" w:color="auto"/>
                  </w:divBdr>
                </w:div>
                <w:div w:id="1831749889">
                  <w:marLeft w:val="640"/>
                  <w:marRight w:val="0"/>
                  <w:marTop w:val="0"/>
                  <w:marBottom w:val="0"/>
                  <w:divBdr>
                    <w:top w:val="none" w:sz="0" w:space="0" w:color="auto"/>
                    <w:left w:val="none" w:sz="0" w:space="0" w:color="auto"/>
                    <w:bottom w:val="none" w:sz="0" w:space="0" w:color="auto"/>
                    <w:right w:val="none" w:sz="0" w:space="0" w:color="auto"/>
                  </w:divBdr>
                </w:div>
                <w:div w:id="1957366204">
                  <w:marLeft w:val="640"/>
                  <w:marRight w:val="0"/>
                  <w:marTop w:val="0"/>
                  <w:marBottom w:val="0"/>
                  <w:divBdr>
                    <w:top w:val="none" w:sz="0" w:space="0" w:color="auto"/>
                    <w:left w:val="none" w:sz="0" w:space="0" w:color="auto"/>
                    <w:bottom w:val="none" w:sz="0" w:space="0" w:color="auto"/>
                    <w:right w:val="none" w:sz="0" w:space="0" w:color="auto"/>
                  </w:divBdr>
                </w:div>
                <w:div w:id="1961262903">
                  <w:marLeft w:val="640"/>
                  <w:marRight w:val="0"/>
                  <w:marTop w:val="0"/>
                  <w:marBottom w:val="0"/>
                  <w:divBdr>
                    <w:top w:val="none" w:sz="0" w:space="0" w:color="auto"/>
                    <w:left w:val="none" w:sz="0" w:space="0" w:color="auto"/>
                    <w:bottom w:val="none" w:sz="0" w:space="0" w:color="auto"/>
                    <w:right w:val="none" w:sz="0" w:space="0" w:color="auto"/>
                  </w:divBdr>
                </w:div>
                <w:div w:id="1972437737">
                  <w:marLeft w:val="640"/>
                  <w:marRight w:val="0"/>
                  <w:marTop w:val="0"/>
                  <w:marBottom w:val="0"/>
                  <w:divBdr>
                    <w:top w:val="none" w:sz="0" w:space="0" w:color="auto"/>
                    <w:left w:val="none" w:sz="0" w:space="0" w:color="auto"/>
                    <w:bottom w:val="none" w:sz="0" w:space="0" w:color="auto"/>
                    <w:right w:val="none" w:sz="0" w:space="0" w:color="auto"/>
                  </w:divBdr>
                </w:div>
                <w:div w:id="2000621155">
                  <w:marLeft w:val="640"/>
                  <w:marRight w:val="0"/>
                  <w:marTop w:val="0"/>
                  <w:marBottom w:val="0"/>
                  <w:divBdr>
                    <w:top w:val="none" w:sz="0" w:space="0" w:color="auto"/>
                    <w:left w:val="none" w:sz="0" w:space="0" w:color="auto"/>
                    <w:bottom w:val="none" w:sz="0" w:space="0" w:color="auto"/>
                    <w:right w:val="none" w:sz="0" w:space="0" w:color="auto"/>
                  </w:divBdr>
                </w:div>
                <w:div w:id="2019767095">
                  <w:marLeft w:val="640"/>
                  <w:marRight w:val="0"/>
                  <w:marTop w:val="0"/>
                  <w:marBottom w:val="0"/>
                  <w:divBdr>
                    <w:top w:val="none" w:sz="0" w:space="0" w:color="auto"/>
                    <w:left w:val="none" w:sz="0" w:space="0" w:color="auto"/>
                    <w:bottom w:val="none" w:sz="0" w:space="0" w:color="auto"/>
                    <w:right w:val="none" w:sz="0" w:space="0" w:color="auto"/>
                  </w:divBdr>
                </w:div>
                <w:div w:id="2073499698">
                  <w:marLeft w:val="640"/>
                  <w:marRight w:val="0"/>
                  <w:marTop w:val="0"/>
                  <w:marBottom w:val="0"/>
                  <w:divBdr>
                    <w:top w:val="none" w:sz="0" w:space="0" w:color="auto"/>
                    <w:left w:val="none" w:sz="0" w:space="0" w:color="auto"/>
                    <w:bottom w:val="none" w:sz="0" w:space="0" w:color="auto"/>
                    <w:right w:val="none" w:sz="0" w:space="0" w:color="auto"/>
                  </w:divBdr>
                </w:div>
                <w:div w:id="2078244776">
                  <w:marLeft w:val="640"/>
                  <w:marRight w:val="0"/>
                  <w:marTop w:val="0"/>
                  <w:marBottom w:val="0"/>
                  <w:divBdr>
                    <w:top w:val="none" w:sz="0" w:space="0" w:color="auto"/>
                    <w:left w:val="none" w:sz="0" w:space="0" w:color="auto"/>
                    <w:bottom w:val="none" w:sz="0" w:space="0" w:color="auto"/>
                    <w:right w:val="none" w:sz="0" w:space="0" w:color="auto"/>
                  </w:divBdr>
                </w:div>
                <w:div w:id="2141604523">
                  <w:marLeft w:val="640"/>
                  <w:marRight w:val="0"/>
                  <w:marTop w:val="0"/>
                  <w:marBottom w:val="0"/>
                  <w:divBdr>
                    <w:top w:val="none" w:sz="0" w:space="0" w:color="auto"/>
                    <w:left w:val="none" w:sz="0" w:space="0" w:color="auto"/>
                    <w:bottom w:val="none" w:sz="0" w:space="0" w:color="auto"/>
                    <w:right w:val="none" w:sz="0" w:space="0" w:color="auto"/>
                  </w:divBdr>
                </w:div>
              </w:divsChild>
            </w:div>
            <w:div w:id="1666589419">
              <w:marLeft w:val="0"/>
              <w:marRight w:val="0"/>
              <w:marTop w:val="0"/>
              <w:marBottom w:val="0"/>
              <w:divBdr>
                <w:top w:val="none" w:sz="0" w:space="0" w:color="auto"/>
                <w:left w:val="none" w:sz="0" w:space="0" w:color="auto"/>
                <w:bottom w:val="none" w:sz="0" w:space="0" w:color="auto"/>
                <w:right w:val="none" w:sz="0" w:space="0" w:color="auto"/>
              </w:divBdr>
              <w:divsChild>
                <w:div w:id="53429335">
                  <w:marLeft w:val="640"/>
                  <w:marRight w:val="0"/>
                  <w:marTop w:val="0"/>
                  <w:marBottom w:val="0"/>
                  <w:divBdr>
                    <w:top w:val="none" w:sz="0" w:space="0" w:color="auto"/>
                    <w:left w:val="none" w:sz="0" w:space="0" w:color="auto"/>
                    <w:bottom w:val="none" w:sz="0" w:space="0" w:color="auto"/>
                    <w:right w:val="none" w:sz="0" w:space="0" w:color="auto"/>
                  </w:divBdr>
                </w:div>
                <w:div w:id="53625036">
                  <w:marLeft w:val="640"/>
                  <w:marRight w:val="0"/>
                  <w:marTop w:val="0"/>
                  <w:marBottom w:val="0"/>
                  <w:divBdr>
                    <w:top w:val="none" w:sz="0" w:space="0" w:color="auto"/>
                    <w:left w:val="none" w:sz="0" w:space="0" w:color="auto"/>
                    <w:bottom w:val="none" w:sz="0" w:space="0" w:color="auto"/>
                    <w:right w:val="none" w:sz="0" w:space="0" w:color="auto"/>
                  </w:divBdr>
                </w:div>
                <w:div w:id="64619112">
                  <w:marLeft w:val="640"/>
                  <w:marRight w:val="0"/>
                  <w:marTop w:val="0"/>
                  <w:marBottom w:val="0"/>
                  <w:divBdr>
                    <w:top w:val="none" w:sz="0" w:space="0" w:color="auto"/>
                    <w:left w:val="none" w:sz="0" w:space="0" w:color="auto"/>
                    <w:bottom w:val="none" w:sz="0" w:space="0" w:color="auto"/>
                    <w:right w:val="none" w:sz="0" w:space="0" w:color="auto"/>
                  </w:divBdr>
                </w:div>
                <w:div w:id="89595067">
                  <w:marLeft w:val="640"/>
                  <w:marRight w:val="0"/>
                  <w:marTop w:val="0"/>
                  <w:marBottom w:val="0"/>
                  <w:divBdr>
                    <w:top w:val="none" w:sz="0" w:space="0" w:color="auto"/>
                    <w:left w:val="none" w:sz="0" w:space="0" w:color="auto"/>
                    <w:bottom w:val="none" w:sz="0" w:space="0" w:color="auto"/>
                    <w:right w:val="none" w:sz="0" w:space="0" w:color="auto"/>
                  </w:divBdr>
                </w:div>
                <w:div w:id="153029979">
                  <w:marLeft w:val="640"/>
                  <w:marRight w:val="0"/>
                  <w:marTop w:val="0"/>
                  <w:marBottom w:val="0"/>
                  <w:divBdr>
                    <w:top w:val="none" w:sz="0" w:space="0" w:color="auto"/>
                    <w:left w:val="none" w:sz="0" w:space="0" w:color="auto"/>
                    <w:bottom w:val="none" w:sz="0" w:space="0" w:color="auto"/>
                    <w:right w:val="none" w:sz="0" w:space="0" w:color="auto"/>
                  </w:divBdr>
                </w:div>
                <w:div w:id="174808882">
                  <w:marLeft w:val="640"/>
                  <w:marRight w:val="0"/>
                  <w:marTop w:val="0"/>
                  <w:marBottom w:val="0"/>
                  <w:divBdr>
                    <w:top w:val="none" w:sz="0" w:space="0" w:color="auto"/>
                    <w:left w:val="none" w:sz="0" w:space="0" w:color="auto"/>
                    <w:bottom w:val="none" w:sz="0" w:space="0" w:color="auto"/>
                    <w:right w:val="none" w:sz="0" w:space="0" w:color="auto"/>
                  </w:divBdr>
                </w:div>
                <w:div w:id="201358958">
                  <w:marLeft w:val="640"/>
                  <w:marRight w:val="0"/>
                  <w:marTop w:val="0"/>
                  <w:marBottom w:val="0"/>
                  <w:divBdr>
                    <w:top w:val="none" w:sz="0" w:space="0" w:color="auto"/>
                    <w:left w:val="none" w:sz="0" w:space="0" w:color="auto"/>
                    <w:bottom w:val="none" w:sz="0" w:space="0" w:color="auto"/>
                    <w:right w:val="none" w:sz="0" w:space="0" w:color="auto"/>
                  </w:divBdr>
                </w:div>
                <w:div w:id="205025142">
                  <w:marLeft w:val="640"/>
                  <w:marRight w:val="0"/>
                  <w:marTop w:val="0"/>
                  <w:marBottom w:val="0"/>
                  <w:divBdr>
                    <w:top w:val="none" w:sz="0" w:space="0" w:color="auto"/>
                    <w:left w:val="none" w:sz="0" w:space="0" w:color="auto"/>
                    <w:bottom w:val="none" w:sz="0" w:space="0" w:color="auto"/>
                    <w:right w:val="none" w:sz="0" w:space="0" w:color="auto"/>
                  </w:divBdr>
                </w:div>
                <w:div w:id="212926873">
                  <w:marLeft w:val="640"/>
                  <w:marRight w:val="0"/>
                  <w:marTop w:val="0"/>
                  <w:marBottom w:val="0"/>
                  <w:divBdr>
                    <w:top w:val="none" w:sz="0" w:space="0" w:color="auto"/>
                    <w:left w:val="none" w:sz="0" w:space="0" w:color="auto"/>
                    <w:bottom w:val="none" w:sz="0" w:space="0" w:color="auto"/>
                    <w:right w:val="none" w:sz="0" w:space="0" w:color="auto"/>
                  </w:divBdr>
                </w:div>
                <w:div w:id="249898301">
                  <w:marLeft w:val="640"/>
                  <w:marRight w:val="0"/>
                  <w:marTop w:val="0"/>
                  <w:marBottom w:val="0"/>
                  <w:divBdr>
                    <w:top w:val="none" w:sz="0" w:space="0" w:color="auto"/>
                    <w:left w:val="none" w:sz="0" w:space="0" w:color="auto"/>
                    <w:bottom w:val="none" w:sz="0" w:space="0" w:color="auto"/>
                    <w:right w:val="none" w:sz="0" w:space="0" w:color="auto"/>
                  </w:divBdr>
                </w:div>
                <w:div w:id="257060490">
                  <w:marLeft w:val="640"/>
                  <w:marRight w:val="0"/>
                  <w:marTop w:val="0"/>
                  <w:marBottom w:val="0"/>
                  <w:divBdr>
                    <w:top w:val="none" w:sz="0" w:space="0" w:color="auto"/>
                    <w:left w:val="none" w:sz="0" w:space="0" w:color="auto"/>
                    <w:bottom w:val="none" w:sz="0" w:space="0" w:color="auto"/>
                    <w:right w:val="none" w:sz="0" w:space="0" w:color="auto"/>
                  </w:divBdr>
                </w:div>
                <w:div w:id="272248529">
                  <w:marLeft w:val="640"/>
                  <w:marRight w:val="0"/>
                  <w:marTop w:val="0"/>
                  <w:marBottom w:val="0"/>
                  <w:divBdr>
                    <w:top w:val="none" w:sz="0" w:space="0" w:color="auto"/>
                    <w:left w:val="none" w:sz="0" w:space="0" w:color="auto"/>
                    <w:bottom w:val="none" w:sz="0" w:space="0" w:color="auto"/>
                    <w:right w:val="none" w:sz="0" w:space="0" w:color="auto"/>
                  </w:divBdr>
                </w:div>
                <w:div w:id="291521956">
                  <w:marLeft w:val="640"/>
                  <w:marRight w:val="0"/>
                  <w:marTop w:val="0"/>
                  <w:marBottom w:val="0"/>
                  <w:divBdr>
                    <w:top w:val="none" w:sz="0" w:space="0" w:color="auto"/>
                    <w:left w:val="none" w:sz="0" w:space="0" w:color="auto"/>
                    <w:bottom w:val="none" w:sz="0" w:space="0" w:color="auto"/>
                    <w:right w:val="none" w:sz="0" w:space="0" w:color="auto"/>
                  </w:divBdr>
                </w:div>
                <w:div w:id="375004546">
                  <w:marLeft w:val="640"/>
                  <w:marRight w:val="0"/>
                  <w:marTop w:val="0"/>
                  <w:marBottom w:val="0"/>
                  <w:divBdr>
                    <w:top w:val="none" w:sz="0" w:space="0" w:color="auto"/>
                    <w:left w:val="none" w:sz="0" w:space="0" w:color="auto"/>
                    <w:bottom w:val="none" w:sz="0" w:space="0" w:color="auto"/>
                    <w:right w:val="none" w:sz="0" w:space="0" w:color="auto"/>
                  </w:divBdr>
                </w:div>
                <w:div w:id="420685075">
                  <w:marLeft w:val="640"/>
                  <w:marRight w:val="0"/>
                  <w:marTop w:val="0"/>
                  <w:marBottom w:val="0"/>
                  <w:divBdr>
                    <w:top w:val="none" w:sz="0" w:space="0" w:color="auto"/>
                    <w:left w:val="none" w:sz="0" w:space="0" w:color="auto"/>
                    <w:bottom w:val="none" w:sz="0" w:space="0" w:color="auto"/>
                    <w:right w:val="none" w:sz="0" w:space="0" w:color="auto"/>
                  </w:divBdr>
                </w:div>
                <w:div w:id="422799780">
                  <w:marLeft w:val="640"/>
                  <w:marRight w:val="0"/>
                  <w:marTop w:val="0"/>
                  <w:marBottom w:val="0"/>
                  <w:divBdr>
                    <w:top w:val="none" w:sz="0" w:space="0" w:color="auto"/>
                    <w:left w:val="none" w:sz="0" w:space="0" w:color="auto"/>
                    <w:bottom w:val="none" w:sz="0" w:space="0" w:color="auto"/>
                    <w:right w:val="none" w:sz="0" w:space="0" w:color="auto"/>
                  </w:divBdr>
                </w:div>
                <w:div w:id="465437996">
                  <w:marLeft w:val="640"/>
                  <w:marRight w:val="0"/>
                  <w:marTop w:val="0"/>
                  <w:marBottom w:val="0"/>
                  <w:divBdr>
                    <w:top w:val="none" w:sz="0" w:space="0" w:color="auto"/>
                    <w:left w:val="none" w:sz="0" w:space="0" w:color="auto"/>
                    <w:bottom w:val="none" w:sz="0" w:space="0" w:color="auto"/>
                    <w:right w:val="none" w:sz="0" w:space="0" w:color="auto"/>
                  </w:divBdr>
                </w:div>
                <w:div w:id="512960459">
                  <w:marLeft w:val="640"/>
                  <w:marRight w:val="0"/>
                  <w:marTop w:val="0"/>
                  <w:marBottom w:val="0"/>
                  <w:divBdr>
                    <w:top w:val="none" w:sz="0" w:space="0" w:color="auto"/>
                    <w:left w:val="none" w:sz="0" w:space="0" w:color="auto"/>
                    <w:bottom w:val="none" w:sz="0" w:space="0" w:color="auto"/>
                    <w:right w:val="none" w:sz="0" w:space="0" w:color="auto"/>
                  </w:divBdr>
                </w:div>
                <w:div w:id="629554290">
                  <w:marLeft w:val="640"/>
                  <w:marRight w:val="0"/>
                  <w:marTop w:val="0"/>
                  <w:marBottom w:val="0"/>
                  <w:divBdr>
                    <w:top w:val="none" w:sz="0" w:space="0" w:color="auto"/>
                    <w:left w:val="none" w:sz="0" w:space="0" w:color="auto"/>
                    <w:bottom w:val="none" w:sz="0" w:space="0" w:color="auto"/>
                    <w:right w:val="none" w:sz="0" w:space="0" w:color="auto"/>
                  </w:divBdr>
                </w:div>
                <w:div w:id="668603939">
                  <w:marLeft w:val="640"/>
                  <w:marRight w:val="0"/>
                  <w:marTop w:val="0"/>
                  <w:marBottom w:val="0"/>
                  <w:divBdr>
                    <w:top w:val="none" w:sz="0" w:space="0" w:color="auto"/>
                    <w:left w:val="none" w:sz="0" w:space="0" w:color="auto"/>
                    <w:bottom w:val="none" w:sz="0" w:space="0" w:color="auto"/>
                    <w:right w:val="none" w:sz="0" w:space="0" w:color="auto"/>
                  </w:divBdr>
                </w:div>
                <w:div w:id="674766364">
                  <w:marLeft w:val="640"/>
                  <w:marRight w:val="0"/>
                  <w:marTop w:val="0"/>
                  <w:marBottom w:val="0"/>
                  <w:divBdr>
                    <w:top w:val="none" w:sz="0" w:space="0" w:color="auto"/>
                    <w:left w:val="none" w:sz="0" w:space="0" w:color="auto"/>
                    <w:bottom w:val="none" w:sz="0" w:space="0" w:color="auto"/>
                    <w:right w:val="none" w:sz="0" w:space="0" w:color="auto"/>
                  </w:divBdr>
                </w:div>
                <w:div w:id="723943192">
                  <w:marLeft w:val="640"/>
                  <w:marRight w:val="0"/>
                  <w:marTop w:val="0"/>
                  <w:marBottom w:val="0"/>
                  <w:divBdr>
                    <w:top w:val="none" w:sz="0" w:space="0" w:color="auto"/>
                    <w:left w:val="none" w:sz="0" w:space="0" w:color="auto"/>
                    <w:bottom w:val="none" w:sz="0" w:space="0" w:color="auto"/>
                    <w:right w:val="none" w:sz="0" w:space="0" w:color="auto"/>
                  </w:divBdr>
                </w:div>
                <w:div w:id="761608693">
                  <w:marLeft w:val="640"/>
                  <w:marRight w:val="0"/>
                  <w:marTop w:val="0"/>
                  <w:marBottom w:val="0"/>
                  <w:divBdr>
                    <w:top w:val="none" w:sz="0" w:space="0" w:color="auto"/>
                    <w:left w:val="none" w:sz="0" w:space="0" w:color="auto"/>
                    <w:bottom w:val="none" w:sz="0" w:space="0" w:color="auto"/>
                    <w:right w:val="none" w:sz="0" w:space="0" w:color="auto"/>
                  </w:divBdr>
                </w:div>
                <w:div w:id="786855643">
                  <w:marLeft w:val="640"/>
                  <w:marRight w:val="0"/>
                  <w:marTop w:val="0"/>
                  <w:marBottom w:val="0"/>
                  <w:divBdr>
                    <w:top w:val="none" w:sz="0" w:space="0" w:color="auto"/>
                    <w:left w:val="none" w:sz="0" w:space="0" w:color="auto"/>
                    <w:bottom w:val="none" w:sz="0" w:space="0" w:color="auto"/>
                    <w:right w:val="none" w:sz="0" w:space="0" w:color="auto"/>
                  </w:divBdr>
                </w:div>
                <w:div w:id="796485285">
                  <w:marLeft w:val="640"/>
                  <w:marRight w:val="0"/>
                  <w:marTop w:val="0"/>
                  <w:marBottom w:val="0"/>
                  <w:divBdr>
                    <w:top w:val="none" w:sz="0" w:space="0" w:color="auto"/>
                    <w:left w:val="none" w:sz="0" w:space="0" w:color="auto"/>
                    <w:bottom w:val="none" w:sz="0" w:space="0" w:color="auto"/>
                    <w:right w:val="none" w:sz="0" w:space="0" w:color="auto"/>
                  </w:divBdr>
                </w:div>
                <w:div w:id="802386106">
                  <w:marLeft w:val="640"/>
                  <w:marRight w:val="0"/>
                  <w:marTop w:val="0"/>
                  <w:marBottom w:val="0"/>
                  <w:divBdr>
                    <w:top w:val="none" w:sz="0" w:space="0" w:color="auto"/>
                    <w:left w:val="none" w:sz="0" w:space="0" w:color="auto"/>
                    <w:bottom w:val="none" w:sz="0" w:space="0" w:color="auto"/>
                    <w:right w:val="none" w:sz="0" w:space="0" w:color="auto"/>
                  </w:divBdr>
                </w:div>
                <w:div w:id="805707235">
                  <w:marLeft w:val="640"/>
                  <w:marRight w:val="0"/>
                  <w:marTop w:val="0"/>
                  <w:marBottom w:val="0"/>
                  <w:divBdr>
                    <w:top w:val="none" w:sz="0" w:space="0" w:color="auto"/>
                    <w:left w:val="none" w:sz="0" w:space="0" w:color="auto"/>
                    <w:bottom w:val="none" w:sz="0" w:space="0" w:color="auto"/>
                    <w:right w:val="none" w:sz="0" w:space="0" w:color="auto"/>
                  </w:divBdr>
                </w:div>
                <w:div w:id="813527948">
                  <w:marLeft w:val="640"/>
                  <w:marRight w:val="0"/>
                  <w:marTop w:val="0"/>
                  <w:marBottom w:val="0"/>
                  <w:divBdr>
                    <w:top w:val="none" w:sz="0" w:space="0" w:color="auto"/>
                    <w:left w:val="none" w:sz="0" w:space="0" w:color="auto"/>
                    <w:bottom w:val="none" w:sz="0" w:space="0" w:color="auto"/>
                    <w:right w:val="none" w:sz="0" w:space="0" w:color="auto"/>
                  </w:divBdr>
                </w:div>
                <w:div w:id="830607871">
                  <w:marLeft w:val="640"/>
                  <w:marRight w:val="0"/>
                  <w:marTop w:val="0"/>
                  <w:marBottom w:val="0"/>
                  <w:divBdr>
                    <w:top w:val="none" w:sz="0" w:space="0" w:color="auto"/>
                    <w:left w:val="none" w:sz="0" w:space="0" w:color="auto"/>
                    <w:bottom w:val="none" w:sz="0" w:space="0" w:color="auto"/>
                    <w:right w:val="none" w:sz="0" w:space="0" w:color="auto"/>
                  </w:divBdr>
                </w:div>
                <w:div w:id="836849689">
                  <w:marLeft w:val="640"/>
                  <w:marRight w:val="0"/>
                  <w:marTop w:val="0"/>
                  <w:marBottom w:val="0"/>
                  <w:divBdr>
                    <w:top w:val="none" w:sz="0" w:space="0" w:color="auto"/>
                    <w:left w:val="none" w:sz="0" w:space="0" w:color="auto"/>
                    <w:bottom w:val="none" w:sz="0" w:space="0" w:color="auto"/>
                    <w:right w:val="none" w:sz="0" w:space="0" w:color="auto"/>
                  </w:divBdr>
                </w:div>
                <w:div w:id="837161182">
                  <w:marLeft w:val="640"/>
                  <w:marRight w:val="0"/>
                  <w:marTop w:val="0"/>
                  <w:marBottom w:val="0"/>
                  <w:divBdr>
                    <w:top w:val="none" w:sz="0" w:space="0" w:color="auto"/>
                    <w:left w:val="none" w:sz="0" w:space="0" w:color="auto"/>
                    <w:bottom w:val="none" w:sz="0" w:space="0" w:color="auto"/>
                    <w:right w:val="none" w:sz="0" w:space="0" w:color="auto"/>
                  </w:divBdr>
                </w:div>
                <w:div w:id="847018213">
                  <w:marLeft w:val="640"/>
                  <w:marRight w:val="0"/>
                  <w:marTop w:val="0"/>
                  <w:marBottom w:val="0"/>
                  <w:divBdr>
                    <w:top w:val="none" w:sz="0" w:space="0" w:color="auto"/>
                    <w:left w:val="none" w:sz="0" w:space="0" w:color="auto"/>
                    <w:bottom w:val="none" w:sz="0" w:space="0" w:color="auto"/>
                    <w:right w:val="none" w:sz="0" w:space="0" w:color="auto"/>
                  </w:divBdr>
                </w:div>
                <w:div w:id="867253268">
                  <w:marLeft w:val="640"/>
                  <w:marRight w:val="0"/>
                  <w:marTop w:val="0"/>
                  <w:marBottom w:val="0"/>
                  <w:divBdr>
                    <w:top w:val="none" w:sz="0" w:space="0" w:color="auto"/>
                    <w:left w:val="none" w:sz="0" w:space="0" w:color="auto"/>
                    <w:bottom w:val="none" w:sz="0" w:space="0" w:color="auto"/>
                    <w:right w:val="none" w:sz="0" w:space="0" w:color="auto"/>
                  </w:divBdr>
                </w:div>
                <w:div w:id="968167012">
                  <w:marLeft w:val="640"/>
                  <w:marRight w:val="0"/>
                  <w:marTop w:val="0"/>
                  <w:marBottom w:val="0"/>
                  <w:divBdr>
                    <w:top w:val="none" w:sz="0" w:space="0" w:color="auto"/>
                    <w:left w:val="none" w:sz="0" w:space="0" w:color="auto"/>
                    <w:bottom w:val="none" w:sz="0" w:space="0" w:color="auto"/>
                    <w:right w:val="none" w:sz="0" w:space="0" w:color="auto"/>
                  </w:divBdr>
                </w:div>
                <w:div w:id="999776503">
                  <w:marLeft w:val="640"/>
                  <w:marRight w:val="0"/>
                  <w:marTop w:val="0"/>
                  <w:marBottom w:val="0"/>
                  <w:divBdr>
                    <w:top w:val="none" w:sz="0" w:space="0" w:color="auto"/>
                    <w:left w:val="none" w:sz="0" w:space="0" w:color="auto"/>
                    <w:bottom w:val="none" w:sz="0" w:space="0" w:color="auto"/>
                    <w:right w:val="none" w:sz="0" w:space="0" w:color="auto"/>
                  </w:divBdr>
                </w:div>
                <w:div w:id="1078357231">
                  <w:marLeft w:val="640"/>
                  <w:marRight w:val="0"/>
                  <w:marTop w:val="0"/>
                  <w:marBottom w:val="0"/>
                  <w:divBdr>
                    <w:top w:val="none" w:sz="0" w:space="0" w:color="auto"/>
                    <w:left w:val="none" w:sz="0" w:space="0" w:color="auto"/>
                    <w:bottom w:val="none" w:sz="0" w:space="0" w:color="auto"/>
                    <w:right w:val="none" w:sz="0" w:space="0" w:color="auto"/>
                  </w:divBdr>
                </w:div>
                <w:div w:id="1107696203">
                  <w:marLeft w:val="640"/>
                  <w:marRight w:val="0"/>
                  <w:marTop w:val="0"/>
                  <w:marBottom w:val="0"/>
                  <w:divBdr>
                    <w:top w:val="none" w:sz="0" w:space="0" w:color="auto"/>
                    <w:left w:val="none" w:sz="0" w:space="0" w:color="auto"/>
                    <w:bottom w:val="none" w:sz="0" w:space="0" w:color="auto"/>
                    <w:right w:val="none" w:sz="0" w:space="0" w:color="auto"/>
                  </w:divBdr>
                </w:div>
                <w:div w:id="1118767260">
                  <w:marLeft w:val="640"/>
                  <w:marRight w:val="0"/>
                  <w:marTop w:val="0"/>
                  <w:marBottom w:val="0"/>
                  <w:divBdr>
                    <w:top w:val="none" w:sz="0" w:space="0" w:color="auto"/>
                    <w:left w:val="none" w:sz="0" w:space="0" w:color="auto"/>
                    <w:bottom w:val="none" w:sz="0" w:space="0" w:color="auto"/>
                    <w:right w:val="none" w:sz="0" w:space="0" w:color="auto"/>
                  </w:divBdr>
                </w:div>
                <w:div w:id="1135636653">
                  <w:marLeft w:val="640"/>
                  <w:marRight w:val="0"/>
                  <w:marTop w:val="0"/>
                  <w:marBottom w:val="0"/>
                  <w:divBdr>
                    <w:top w:val="none" w:sz="0" w:space="0" w:color="auto"/>
                    <w:left w:val="none" w:sz="0" w:space="0" w:color="auto"/>
                    <w:bottom w:val="none" w:sz="0" w:space="0" w:color="auto"/>
                    <w:right w:val="none" w:sz="0" w:space="0" w:color="auto"/>
                  </w:divBdr>
                </w:div>
                <w:div w:id="1189295745">
                  <w:marLeft w:val="640"/>
                  <w:marRight w:val="0"/>
                  <w:marTop w:val="0"/>
                  <w:marBottom w:val="0"/>
                  <w:divBdr>
                    <w:top w:val="none" w:sz="0" w:space="0" w:color="auto"/>
                    <w:left w:val="none" w:sz="0" w:space="0" w:color="auto"/>
                    <w:bottom w:val="none" w:sz="0" w:space="0" w:color="auto"/>
                    <w:right w:val="none" w:sz="0" w:space="0" w:color="auto"/>
                  </w:divBdr>
                </w:div>
                <w:div w:id="1189755008">
                  <w:marLeft w:val="640"/>
                  <w:marRight w:val="0"/>
                  <w:marTop w:val="0"/>
                  <w:marBottom w:val="0"/>
                  <w:divBdr>
                    <w:top w:val="none" w:sz="0" w:space="0" w:color="auto"/>
                    <w:left w:val="none" w:sz="0" w:space="0" w:color="auto"/>
                    <w:bottom w:val="none" w:sz="0" w:space="0" w:color="auto"/>
                    <w:right w:val="none" w:sz="0" w:space="0" w:color="auto"/>
                  </w:divBdr>
                </w:div>
                <w:div w:id="1272780505">
                  <w:marLeft w:val="640"/>
                  <w:marRight w:val="0"/>
                  <w:marTop w:val="0"/>
                  <w:marBottom w:val="0"/>
                  <w:divBdr>
                    <w:top w:val="none" w:sz="0" w:space="0" w:color="auto"/>
                    <w:left w:val="none" w:sz="0" w:space="0" w:color="auto"/>
                    <w:bottom w:val="none" w:sz="0" w:space="0" w:color="auto"/>
                    <w:right w:val="none" w:sz="0" w:space="0" w:color="auto"/>
                  </w:divBdr>
                </w:div>
                <w:div w:id="1274089305">
                  <w:marLeft w:val="640"/>
                  <w:marRight w:val="0"/>
                  <w:marTop w:val="0"/>
                  <w:marBottom w:val="0"/>
                  <w:divBdr>
                    <w:top w:val="none" w:sz="0" w:space="0" w:color="auto"/>
                    <w:left w:val="none" w:sz="0" w:space="0" w:color="auto"/>
                    <w:bottom w:val="none" w:sz="0" w:space="0" w:color="auto"/>
                    <w:right w:val="none" w:sz="0" w:space="0" w:color="auto"/>
                  </w:divBdr>
                </w:div>
                <w:div w:id="1337414304">
                  <w:marLeft w:val="640"/>
                  <w:marRight w:val="0"/>
                  <w:marTop w:val="0"/>
                  <w:marBottom w:val="0"/>
                  <w:divBdr>
                    <w:top w:val="none" w:sz="0" w:space="0" w:color="auto"/>
                    <w:left w:val="none" w:sz="0" w:space="0" w:color="auto"/>
                    <w:bottom w:val="none" w:sz="0" w:space="0" w:color="auto"/>
                    <w:right w:val="none" w:sz="0" w:space="0" w:color="auto"/>
                  </w:divBdr>
                </w:div>
                <w:div w:id="1442456962">
                  <w:marLeft w:val="640"/>
                  <w:marRight w:val="0"/>
                  <w:marTop w:val="0"/>
                  <w:marBottom w:val="0"/>
                  <w:divBdr>
                    <w:top w:val="none" w:sz="0" w:space="0" w:color="auto"/>
                    <w:left w:val="none" w:sz="0" w:space="0" w:color="auto"/>
                    <w:bottom w:val="none" w:sz="0" w:space="0" w:color="auto"/>
                    <w:right w:val="none" w:sz="0" w:space="0" w:color="auto"/>
                  </w:divBdr>
                </w:div>
                <w:div w:id="1496073182">
                  <w:marLeft w:val="640"/>
                  <w:marRight w:val="0"/>
                  <w:marTop w:val="0"/>
                  <w:marBottom w:val="0"/>
                  <w:divBdr>
                    <w:top w:val="none" w:sz="0" w:space="0" w:color="auto"/>
                    <w:left w:val="none" w:sz="0" w:space="0" w:color="auto"/>
                    <w:bottom w:val="none" w:sz="0" w:space="0" w:color="auto"/>
                    <w:right w:val="none" w:sz="0" w:space="0" w:color="auto"/>
                  </w:divBdr>
                </w:div>
                <w:div w:id="1499153314">
                  <w:marLeft w:val="640"/>
                  <w:marRight w:val="0"/>
                  <w:marTop w:val="0"/>
                  <w:marBottom w:val="0"/>
                  <w:divBdr>
                    <w:top w:val="none" w:sz="0" w:space="0" w:color="auto"/>
                    <w:left w:val="none" w:sz="0" w:space="0" w:color="auto"/>
                    <w:bottom w:val="none" w:sz="0" w:space="0" w:color="auto"/>
                    <w:right w:val="none" w:sz="0" w:space="0" w:color="auto"/>
                  </w:divBdr>
                </w:div>
                <w:div w:id="1504055328">
                  <w:marLeft w:val="640"/>
                  <w:marRight w:val="0"/>
                  <w:marTop w:val="0"/>
                  <w:marBottom w:val="0"/>
                  <w:divBdr>
                    <w:top w:val="none" w:sz="0" w:space="0" w:color="auto"/>
                    <w:left w:val="none" w:sz="0" w:space="0" w:color="auto"/>
                    <w:bottom w:val="none" w:sz="0" w:space="0" w:color="auto"/>
                    <w:right w:val="none" w:sz="0" w:space="0" w:color="auto"/>
                  </w:divBdr>
                </w:div>
                <w:div w:id="1526211031">
                  <w:marLeft w:val="640"/>
                  <w:marRight w:val="0"/>
                  <w:marTop w:val="0"/>
                  <w:marBottom w:val="0"/>
                  <w:divBdr>
                    <w:top w:val="none" w:sz="0" w:space="0" w:color="auto"/>
                    <w:left w:val="none" w:sz="0" w:space="0" w:color="auto"/>
                    <w:bottom w:val="none" w:sz="0" w:space="0" w:color="auto"/>
                    <w:right w:val="none" w:sz="0" w:space="0" w:color="auto"/>
                  </w:divBdr>
                </w:div>
                <w:div w:id="1548293579">
                  <w:marLeft w:val="640"/>
                  <w:marRight w:val="0"/>
                  <w:marTop w:val="0"/>
                  <w:marBottom w:val="0"/>
                  <w:divBdr>
                    <w:top w:val="none" w:sz="0" w:space="0" w:color="auto"/>
                    <w:left w:val="none" w:sz="0" w:space="0" w:color="auto"/>
                    <w:bottom w:val="none" w:sz="0" w:space="0" w:color="auto"/>
                    <w:right w:val="none" w:sz="0" w:space="0" w:color="auto"/>
                  </w:divBdr>
                </w:div>
                <w:div w:id="1590498913">
                  <w:marLeft w:val="640"/>
                  <w:marRight w:val="0"/>
                  <w:marTop w:val="0"/>
                  <w:marBottom w:val="0"/>
                  <w:divBdr>
                    <w:top w:val="none" w:sz="0" w:space="0" w:color="auto"/>
                    <w:left w:val="none" w:sz="0" w:space="0" w:color="auto"/>
                    <w:bottom w:val="none" w:sz="0" w:space="0" w:color="auto"/>
                    <w:right w:val="none" w:sz="0" w:space="0" w:color="auto"/>
                  </w:divBdr>
                </w:div>
                <w:div w:id="1604874361">
                  <w:marLeft w:val="640"/>
                  <w:marRight w:val="0"/>
                  <w:marTop w:val="0"/>
                  <w:marBottom w:val="0"/>
                  <w:divBdr>
                    <w:top w:val="none" w:sz="0" w:space="0" w:color="auto"/>
                    <w:left w:val="none" w:sz="0" w:space="0" w:color="auto"/>
                    <w:bottom w:val="none" w:sz="0" w:space="0" w:color="auto"/>
                    <w:right w:val="none" w:sz="0" w:space="0" w:color="auto"/>
                  </w:divBdr>
                </w:div>
                <w:div w:id="1627084448">
                  <w:marLeft w:val="640"/>
                  <w:marRight w:val="0"/>
                  <w:marTop w:val="0"/>
                  <w:marBottom w:val="0"/>
                  <w:divBdr>
                    <w:top w:val="none" w:sz="0" w:space="0" w:color="auto"/>
                    <w:left w:val="none" w:sz="0" w:space="0" w:color="auto"/>
                    <w:bottom w:val="none" w:sz="0" w:space="0" w:color="auto"/>
                    <w:right w:val="none" w:sz="0" w:space="0" w:color="auto"/>
                  </w:divBdr>
                </w:div>
                <w:div w:id="1647125405">
                  <w:marLeft w:val="640"/>
                  <w:marRight w:val="0"/>
                  <w:marTop w:val="0"/>
                  <w:marBottom w:val="0"/>
                  <w:divBdr>
                    <w:top w:val="none" w:sz="0" w:space="0" w:color="auto"/>
                    <w:left w:val="none" w:sz="0" w:space="0" w:color="auto"/>
                    <w:bottom w:val="none" w:sz="0" w:space="0" w:color="auto"/>
                    <w:right w:val="none" w:sz="0" w:space="0" w:color="auto"/>
                  </w:divBdr>
                </w:div>
                <w:div w:id="1655377438">
                  <w:marLeft w:val="640"/>
                  <w:marRight w:val="0"/>
                  <w:marTop w:val="0"/>
                  <w:marBottom w:val="0"/>
                  <w:divBdr>
                    <w:top w:val="none" w:sz="0" w:space="0" w:color="auto"/>
                    <w:left w:val="none" w:sz="0" w:space="0" w:color="auto"/>
                    <w:bottom w:val="none" w:sz="0" w:space="0" w:color="auto"/>
                    <w:right w:val="none" w:sz="0" w:space="0" w:color="auto"/>
                  </w:divBdr>
                </w:div>
                <w:div w:id="1662345417">
                  <w:marLeft w:val="640"/>
                  <w:marRight w:val="0"/>
                  <w:marTop w:val="0"/>
                  <w:marBottom w:val="0"/>
                  <w:divBdr>
                    <w:top w:val="none" w:sz="0" w:space="0" w:color="auto"/>
                    <w:left w:val="none" w:sz="0" w:space="0" w:color="auto"/>
                    <w:bottom w:val="none" w:sz="0" w:space="0" w:color="auto"/>
                    <w:right w:val="none" w:sz="0" w:space="0" w:color="auto"/>
                  </w:divBdr>
                </w:div>
                <w:div w:id="1676692413">
                  <w:marLeft w:val="640"/>
                  <w:marRight w:val="0"/>
                  <w:marTop w:val="0"/>
                  <w:marBottom w:val="0"/>
                  <w:divBdr>
                    <w:top w:val="none" w:sz="0" w:space="0" w:color="auto"/>
                    <w:left w:val="none" w:sz="0" w:space="0" w:color="auto"/>
                    <w:bottom w:val="none" w:sz="0" w:space="0" w:color="auto"/>
                    <w:right w:val="none" w:sz="0" w:space="0" w:color="auto"/>
                  </w:divBdr>
                </w:div>
                <w:div w:id="1685395804">
                  <w:marLeft w:val="640"/>
                  <w:marRight w:val="0"/>
                  <w:marTop w:val="0"/>
                  <w:marBottom w:val="0"/>
                  <w:divBdr>
                    <w:top w:val="none" w:sz="0" w:space="0" w:color="auto"/>
                    <w:left w:val="none" w:sz="0" w:space="0" w:color="auto"/>
                    <w:bottom w:val="none" w:sz="0" w:space="0" w:color="auto"/>
                    <w:right w:val="none" w:sz="0" w:space="0" w:color="auto"/>
                  </w:divBdr>
                </w:div>
                <w:div w:id="1696153619">
                  <w:marLeft w:val="640"/>
                  <w:marRight w:val="0"/>
                  <w:marTop w:val="0"/>
                  <w:marBottom w:val="0"/>
                  <w:divBdr>
                    <w:top w:val="none" w:sz="0" w:space="0" w:color="auto"/>
                    <w:left w:val="none" w:sz="0" w:space="0" w:color="auto"/>
                    <w:bottom w:val="none" w:sz="0" w:space="0" w:color="auto"/>
                    <w:right w:val="none" w:sz="0" w:space="0" w:color="auto"/>
                  </w:divBdr>
                </w:div>
                <w:div w:id="1770421628">
                  <w:marLeft w:val="640"/>
                  <w:marRight w:val="0"/>
                  <w:marTop w:val="0"/>
                  <w:marBottom w:val="0"/>
                  <w:divBdr>
                    <w:top w:val="none" w:sz="0" w:space="0" w:color="auto"/>
                    <w:left w:val="none" w:sz="0" w:space="0" w:color="auto"/>
                    <w:bottom w:val="none" w:sz="0" w:space="0" w:color="auto"/>
                    <w:right w:val="none" w:sz="0" w:space="0" w:color="auto"/>
                  </w:divBdr>
                </w:div>
                <w:div w:id="1830553788">
                  <w:marLeft w:val="640"/>
                  <w:marRight w:val="0"/>
                  <w:marTop w:val="0"/>
                  <w:marBottom w:val="0"/>
                  <w:divBdr>
                    <w:top w:val="none" w:sz="0" w:space="0" w:color="auto"/>
                    <w:left w:val="none" w:sz="0" w:space="0" w:color="auto"/>
                    <w:bottom w:val="none" w:sz="0" w:space="0" w:color="auto"/>
                    <w:right w:val="none" w:sz="0" w:space="0" w:color="auto"/>
                  </w:divBdr>
                </w:div>
                <w:div w:id="1948266002">
                  <w:marLeft w:val="640"/>
                  <w:marRight w:val="0"/>
                  <w:marTop w:val="0"/>
                  <w:marBottom w:val="0"/>
                  <w:divBdr>
                    <w:top w:val="none" w:sz="0" w:space="0" w:color="auto"/>
                    <w:left w:val="none" w:sz="0" w:space="0" w:color="auto"/>
                    <w:bottom w:val="none" w:sz="0" w:space="0" w:color="auto"/>
                    <w:right w:val="none" w:sz="0" w:space="0" w:color="auto"/>
                  </w:divBdr>
                </w:div>
                <w:div w:id="1952662430">
                  <w:marLeft w:val="640"/>
                  <w:marRight w:val="0"/>
                  <w:marTop w:val="0"/>
                  <w:marBottom w:val="0"/>
                  <w:divBdr>
                    <w:top w:val="none" w:sz="0" w:space="0" w:color="auto"/>
                    <w:left w:val="none" w:sz="0" w:space="0" w:color="auto"/>
                    <w:bottom w:val="none" w:sz="0" w:space="0" w:color="auto"/>
                    <w:right w:val="none" w:sz="0" w:space="0" w:color="auto"/>
                  </w:divBdr>
                </w:div>
                <w:div w:id="2000764689">
                  <w:marLeft w:val="640"/>
                  <w:marRight w:val="0"/>
                  <w:marTop w:val="0"/>
                  <w:marBottom w:val="0"/>
                  <w:divBdr>
                    <w:top w:val="none" w:sz="0" w:space="0" w:color="auto"/>
                    <w:left w:val="none" w:sz="0" w:space="0" w:color="auto"/>
                    <w:bottom w:val="none" w:sz="0" w:space="0" w:color="auto"/>
                    <w:right w:val="none" w:sz="0" w:space="0" w:color="auto"/>
                  </w:divBdr>
                </w:div>
                <w:div w:id="2065373094">
                  <w:marLeft w:val="640"/>
                  <w:marRight w:val="0"/>
                  <w:marTop w:val="0"/>
                  <w:marBottom w:val="0"/>
                  <w:divBdr>
                    <w:top w:val="none" w:sz="0" w:space="0" w:color="auto"/>
                    <w:left w:val="none" w:sz="0" w:space="0" w:color="auto"/>
                    <w:bottom w:val="none" w:sz="0" w:space="0" w:color="auto"/>
                    <w:right w:val="none" w:sz="0" w:space="0" w:color="auto"/>
                  </w:divBdr>
                </w:div>
                <w:div w:id="2121410002">
                  <w:marLeft w:val="640"/>
                  <w:marRight w:val="0"/>
                  <w:marTop w:val="0"/>
                  <w:marBottom w:val="0"/>
                  <w:divBdr>
                    <w:top w:val="none" w:sz="0" w:space="0" w:color="auto"/>
                    <w:left w:val="none" w:sz="0" w:space="0" w:color="auto"/>
                    <w:bottom w:val="none" w:sz="0" w:space="0" w:color="auto"/>
                    <w:right w:val="none" w:sz="0" w:space="0" w:color="auto"/>
                  </w:divBdr>
                </w:div>
              </w:divsChild>
            </w:div>
            <w:div w:id="1678195318">
              <w:marLeft w:val="0"/>
              <w:marRight w:val="0"/>
              <w:marTop w:val="0"/>
              <w:marBottom w:val="0"/>
              <w:divBdr>
                <w:top w:val="none" w:sz="0" w:space="0" w:color="auto"/>
                <w:left w:val="none" w:sz="0" w:space="0" w:color="auto"/>
                <w:bottom w:val="none" w:sz="0" w:space="0" w:color="auto"/>
                <w:right w:val="none" w:sz="0" w:space="0" w:color="auto"/>
              </w:divBdr>
              <w:divsChild>
                <w:div w:id="84108544">
                  <w:marLeft w:val="640"/>
                  <w:marRight w:val="0"/>
                  <w:marTop w:val="0"/>
                  <w:marBottom w:val="0"/>
                  <w:divBdr>
                    <w:top w:val="none" w:sz="0" w:space="0" w:color="auto"/>
                    <w:left w:val="none" w:sz="0" w:space="0" w:color="auto"/>
                    <w:bottom w:val="none" w:sz="0" w:space="0" w:color="auto"/>
                    <w:right w:val="none" w:sz="0" w:space="0" w:color="auto"/>
                  </w:divBdr>
                </w:div>
                <w:div w:id="93136830">
                  <w:marLeft w:val="640"/>
                  <w:marRight w:val="0"/>
                  <w:marTop w:val="0"/>
                  <w:marBottom w:val="0"/>
                  <w:divBdr>
                    <w:top w:val="none" w:sz="0" w:space="0" w:color="auto"/>
                    <w:left w:val="none" w:sz="0" w:space="0" w:color="auto"/>
                    <w:bottom w:val="none" w:sz="0" w:space="0" w:color="auto"/>
                    <w:right w:val="none" w:sz="0" w:space="0" w:color="auto"/>
                  </w:divBdr>
                </w:div>
                <w:div w:id="99303111">
                  <w:marLeft w:val="640"/>
                  <w:marRight w:val="0"/>
                  <w:marTop w:val="0"/>
                  <w:marBottom w:val="0"/>
                  <w:divBdr>
                    <w:top w:val="none" w:sz="0" w:space="0" w:color="auto"/>
                    <w:left w:val="none" w:sz="0" w:space="0" w:color="auto"/>
                    <w:bottom w:val="none" w:sz="0" w:space="0" w:color="auto"/>
                    <w:right w:val="none" w:sz="0" w:space="0" w:color="auto"/>
                  </w:divBdr>
                </w:div>
                <w:div w:id="105733577">
                  <w:marLeft w:val="640"/>
                  <w:marRight w:val="0"/>
                  <w:marTop w:val="0"/>
                  <w:marBottom w:val="0"/>
                  <w:divBdr>
                    <w:top w:val="none" w:sz="0" w:space="0" w:color="auto"/>
                    <w:left w:val="none" w:sz="0" w:space="0" w:color="auto"/>
                    <w:bottom w:val="none" w:sz="0" w:space="0" w:color="auto"/>
                    <w:right w:val="none" w:sz="0" w:space="0" w:color="auto"/>
                  </w:divBdr>
                </w:div>
                <w:div w:id="114183451">
                  <w:marLeft w:val="640"/>
                  <w:marRight w:val="0"/>
                  <w:marTop w:val="0"/>
                  <w:marBottom w:val="0"/>
                  <w:divBdr>
                    <w:top w:val="none" w:sz="0" w:space="0" w:color="auto"/>
                    <w:left w:val="none" w:sz="0" w:space="0" w:color="auto"/>
                    <w:bottom w:val="none" w:sz="0" w:space="0" w:color="auto"/>
                    <w:right w:val="none" w:sz="0" w:space="0" w:color="auto"/>
                  </w:divBdr>
                </w:div>
                <w:div w:id="151217657">
                  <w:marLeft w:val="640"/>
                  <w:marRight w:val="0"/>
                  <w:marTop w:val="0"/>
                  <w:marBottom w:val="0"/>
                  <w:divBdr>
                    <w:top w:val="none" w:sz="0" w:space="0" w:color="auto"/>
                    <w:left w:val="none" w:sz="0" w:space="0" w:color="auto"/>
                    <w:bottom w:val="none" w:sz="0" w:space="0" w:color="auto"/>
                    <w:right w:val="none" w:sz="0" w:space="0" w:color="auto"/>
                  </w:divBdr>
                </w:div>
                <w:div w:id="187985568">
                  <w:marLeft w:val="640"/>
                  <w:marRight w:val="0"/>
                  <w:marTop w:val="0"/>
                  <w:marBottom w:val="0"/>
                  <w:divBdr>
                    <w:top w:val="none" w:sz="0" w:space="0" w:color="auto"/>
                    <w:left w:val="none" w:sz="0" w:space="0" w:color="auto"/>
                    <w:bottom w:val="none" w:sz="0" w:space="0" w:color="auto"/>
                    <w:right w:val="none" w:sz="0" w:space="0" w:color="auto"/>
                  </w:divBdr>
                </w:div>
                <w:div w:id="194000334">
                  <w:marLeft w:val="640"/>
                  <w:marRight w:val="0"/>
                  <w:marTop w:val="0"/>
                  <w:marBottom w:val="0"/>
                  <w:divBdr>
                    <w:top w:val="none" w:sz="0" w:space="0" w:color="auto"/>
                    <w:left w:val="none" w:sz="0" w:space="0" w:color="auto"/>
                    <w:bottom w:val="none" w:sz="0" w:space="0" w:color="auto"/>
                    <w:right w:val="none" w:sz="0" w:space="0" w:color="auto"/>
                  </w:divBdr>
                </w:div>
                <w:div w:id="219708432">
                  <w:marLeft w:val="640"/>
                  <w:marRight w:val="0"/>
                  <w:marTop w:val="0"/>
                  <w:marBottom w:val="0"/>
                  <w:divBdr>
                    <w:top w:val="none" w:sz="0" w:space="0" w:color="auto"/>
                    <w:left w:val="none" w:sz="0" w:space="0" w:color="auto"/>
                    <w:bottom w:val="none" w:sz="0" w:space="0" w:color="auto"/>
                    <w:right w:val="none" w:sz="0" w:space="0" w:color="auto"/>
                  </w:divBdr>
                </w:div>
                <w:div w:id="297297871">
                  <w:marLeft w:val="640"/>
                  <w:marRight w:val="0"/>
                  <w:marTop w:val="0"/>
                  <w:marBottom w:val="0"/>
                  <w:divBdr>
                    <w:top w:val="none" w:sz="0" w:space="0" w:color="auto"/>
                    <w:left w:val="none" w:sz="0" w:space="0" w:color="auto"/>
                    <w:bottom w:val="none" w:sz="0" w:space="0" w:color="auto"/>
                    <w:right w:val="none" w:sz="0" w:space="0" w:color="auto"/>
                  </w:divBdr>
                </w:div>
                <w:div w:id="304623989">
                  <w:marLeft w:val="640"/>
                  <w:marRight w:val="0"/>
                  <w:marTop w:val="0"/>
                  <w:marBottom w:val="0"/>
                  <w:divBdr>
                    <w:top w:val="none" w:sz="0" w:space="0" w:color="auto"/>
                    <w:left w:val="none" w:sz="0" w:space="0" w:color="auto"/>
                    <w:bottom w:val="none" w:sz="0" w:space="0" w:color="auto"/>
                    <w:right w:val="none" w:sz="0" w:space="0" w:color="auto"/>
                  </w:divBdr>
                </w:div>
                <w:div w:id="319431795">
                  <w:marLeft w:val="640"/>
                  <w:marRight w:val="0"/>
                  <w:marTop w:val="0"/>
                  <w:marBottom w:val="0"/>
                  <w:divBdr>
                    <w:top w:val="none" w:sz="0" w:space="0" w:color="auto"/>
                    <w:left w:val="none" w:sz="0" w:space="0" w:color="auto"/>
                    <w:bottom w:val="none" w:sz="0" w:space="0" w:color="auto"/>
                    <w:right w:val="none" w:sz="0" w:space="0" w:color="auto"/>
                  </w:divBdr>
                </w:div>
                <w:div w:id="366298872">
                  <w:marLeft w:val="640"/>
                  <w:marRight w:val="0"/>
                  <w:marTop w:val="0"/>
                  <w:marBottom w:val="0"/>
                  <w:divBdr>
                    <w:top w:val="none" w:sz="0" w:space="0" w:color="auto"/>
                    <w:left w:val="none" w:sz="0" w:space="0" w:color="auto"/>
                    <w:bottom w:val="none" w:sz="0" w:space="0" w:color="auto"/>
                    <w:right w:val="none" w:sz="0" w:space="0" w:color="auto"/>
                  </w:divBdr>
                </w:div>
                <w:div w:id="374888197">
                  <w:marLeft w:val="640"/>
                  <w:marRight w:val="0"/>
                  <w:marTop w:val="0"/>
                  <w:marBottom w:val="0"/>
                  <w:divBdr>
                    <w:top w:val="none" w:sz="0" w:space="0" w:color="auto"/>
                    <w:left w:val="none" w:sz="0" w:space="0" w:color="auto"/>
                    <w:bottom w:val="none" w:sz="0" w:space="0" w:color="auto"/>
                    <w:right w:val="none" w:sz="0" w:space="0" w:color="auto"/>
                  </w:divBdr>
                </w:div>
                <w:div w:id="383994512">
                  <w:marLeft w:val="640"/>
                  <w:marRight w:val="0"/>
                  <w:marTop w:val="0"/>
                  <w:marBottom w:val="0"/>
                  <w:divBdr>
                    <w:top w:val="none" w:sz="0" w:space="0" w:color="auto"/>
                    <w:left w:val="none" w:sz="0" w:space="0" w:color="auto"/>
                    <w:bottom w:val="none" w:sz="0" w:space="0" w:color="auto"/>
                    <w:right w:val="none" w:sz="0" w:space="0" w:color="auto"/>
                  </w:divBdr>
                </w:div>
                <w:div w:id="413205078">
                  <w:marLeft w:val="640"/>
                  <w:marRight w:val="0"/>
                  <w:marTop w:val="0"/>
                  <w:marBottom w:val="0"/>
                  <w:divBdr>
                    <w:top w:val="none" w:sz="0" w:space="0" w:color="auto"/>
                    <w:left w:val="none" w:sz="0" w:space="0" w:color="auto"/>
                    <w:bottom w:val="none" w:sz="0" w:space="0" w:color="auto"/>
                    <w:right w:val="none" w:sz="0" w:space="0" w:color="auto"/>
                  </w:divBdr>
                </w:div>
                <w:div w:id="423648096">
                  <w:marLeft w:val="640"/>
                  <w:marRight w:val="0"/>
                  <w:marTop w:val="0"/>
                  <w:marBottom w:val="0"/>
                  <w:divBdr>
                    <w:top w:val="none" w:sz="0" w:space="0" w:color="auto"/>
                    <w:left w:val="none" w:sz="0" w:space="0" w:color="auto"/>
                    <w:bottom w:val="none" w:sz="0" w:space="0" w:color="auto"/>
                    <w:right w:val="none" w:sz="0" w:space="0" w:color="auto"/>
                  </w:divBdr>
                </w:div>
                <w:div w:id="436407481">
                  <w:marLeft w:val="640"/>
                  <w:marRight w:val="0"/>
                  <w:marTop w:val="0"/>
                  <w:marBottom w:val="0"/>
                  <w:divBdr>
                    <w:top w:val="none" w:sz="0" w:space="0" w:color="auto"/>
                    <w:left w:val="none" w:sz="0" w:space="0" w:color="auto"/>
                    <w:bottom w:val="none" w:sz="0" w:space="0" w:color="auto"/>
                    <w:right w:val="none" w:sz="0" w:space="0" w:color="auto"/>
                  </w:divBdr>
                </w:div>
                <w:div w:id="459961767">
                  <w:marLeft w:val="640"/>
                  <w:marRight w:val="0"/>
                  <w:marTop w:val="0"/>
                  <w:marBottom w:val="0"/>
                  <w:divBdr>
                    <w:top w:val="none" w:sz="0" w:space="0" w:color="auto"/>
                    <w:left w:val="none" w:sz="0" w:space="0" w:color="auto"/>
                    <w:bottom w:val="none" w:sz="0" w:space="0" w:color="auto"/>
                    <w:right w:val="none" w:sz="0" w:space="0" w:color="auto"/>
                  </w:divBdr>
                </w:div>
                <w:div w:id="464740317">
                  <w:marLeft w:val="640"/>
                  <w:marRight w:val="0"/>
                  <w:marTop w:val="0"/>
                  <w:marBottom w:val="0"/>
                  <w:divBdr>
                    <w:top w:val="none" w:sz="0" w:space="0" w:color="auto"/>
                    <w:left w:val="none" w:sz="0" w:space="0" w:color="auto"/>
                    <w:bottom w:val="none" w:sz="0" w:space="0" w:color="auto"/>
                    <w:right w:val="none" w:sz="0" w:space="0" w:color="auto"/>
                  </w:divBdr>
                </w:div>
                <w:div w:id="491065479">
                  <w:marLeft w:val="640"/>
                  <w:marRight w:val="0"/>
                  <w:marTop w:val="0"/>
                  <w:marBottom w:val="0"/>
                  <w:divBdr>
                    <w:top w:val="none" w:sz="0" w:space="0" w:color="auto"/>
                    <w:left w:val="none" w:sz="0" w:space="0" w:color="auto"/>
                    <w:bottom w:val="none" w:sz="0" w:space="0" w:color="auto"/>
                    <w:right w:val="none" w:sz="0" w:space="0" w:color="auto"/>
                  </w:divBdr>
                </w:div>
                <w:div w:id="549079554">
                  <w:marLeft w:val="640"/>
                  <w:marRight w:val="0"/>
                  <w:marTop w:val="0"/>
                  <w:marBottom w:val="0"/>
                  <w:divBdr>
                    <w:top w:val="none" w:sz="0" w:space="0" w:color="auto"/>
                    <w:left w:val="none" w:sz="0" w:space="0" w:color="auto"/>
                    <w:bottom w:val="none" w:sz="0" w:space="0" w:color="auto"/>
                    <w:right w:val="none" w:sz="0" w:space="0" w:color="auto"/>
                  </w:divBdr>
                </w:div>
                <w:div w:id="557009384">
                  <w:marLeft w:val="640"/>
                  <w:marRight w:val="0"/>
                  <w:marTop w:val="0"/>
                  <w:marBottom w:val="0"/>
                  <w:divBdr>
                    <w:top w:val="none" w:sz="0" w:space="0" w:color="auto"/>
                    <w:left w:val="none" w:sz="0" w:space="0" w:color="auto"/>
                    <w:bottom w:val="none" w:sz="0" w:space="0" w:color="auto"/>
                    <w:right w:val="none" w:sz="0" w:space="0" w:color="auto"/>
                  </w:divBdr>
                </w:div>
                <w:div w:id="591356185">
                  <w:marLeft w:val="640"/>
                  <w:marRight w:val="0"/>
                  <w:marTop w:val="0"/>
                  <w:marBottom w:val="0"/>
                  <w:divBdr>
                    <w:top w:val="none" w:sz="0" w:space="0" w:color="auto"/>
                    <w:left w:val="none" w:sz="0" w:space="0" w:color="auto"/>
                    <w:bottom w:val="none" w:sz="0" w:space="0" w:color="auto"/>
                    <w:right w:val="none" w:sz="0" w:space="0" w:color="auto"/>
                  </w:divBdr>
                </w:div>
                <w:div w:id="622731360">
                  <w:marLeft w:val="640"/>
                  <w:marRight w:val="0"/>
                  <w:marTop w:val="0"/>
                  <w:marBottom w:val="0"/>
                  <w:divBdr>
                    <w:top w:val="none" w:sz="0" w:space="0" w:color="auto"/>
                    <w:left w:val="none" w:sz="0" w:space="0" w:color="auto"/>
                    <w:bottom w:val="none" w:sz="0" w:space="0" w:color="auto"/>
                    <w:right w:val="none" w:sz="0" w:space="0" w:color="auto"/>
                  </w:divBdr>
                </w:div>
                <w:div w:id="631404638">
                  <w:marLeft w:val="640"/>
                  <w:marRight w:val="0"/>
                  <w:marTop w:val="0"/>
                  <w:marBottom w:val="0"/>
                  <w:divBdr>
                    <w:top w:val="none" w:sz="0" w:space="0" w:color="auto"/>
                    <w:left w:val="none" w:sz="0" w:space="0" w:color="auto"/>
                    <w:bottom w:val="none" w:sz="0" w:space="0" w:color="auto"/>
                    <w:right w:val="none" w:sz="0" w:space="0" w:color="auto"/>
                  </w:divBdr>
                </w:div>
                <w:div w:id="633800561">
                  <w:marLeft w:val="640"/>
                  <w:marRight w:val="0"/>
                  <w:marTop w:val="0"/>
                  <w:marBottom w:val="0"/>
                  <w:divBdr>
                    <w:top w:val="none" w:sz="0" w:space="0" w:color="auto"/>
                    <w:left w:val="none" w:sz="0" w:space="0" w:color="auto"/>
                    <w:bottom w:val="none" w:sz="0" w:space="0" w:color="auto"/>
                    <w:right w:val="none" w:sz="0" w:space="0" w:color="auto"/>
                  </w:divBdr>
                </w:div>
                <w:div w:id="696274927">
                  <w:marLeft w:val="640"/>
                  <w:marRight w:val="0"/>
                  <w:marTop w:val="0"/>
                  <w:marBottom w:val="0"/>
                  <w:divBdr>
                    <w:top w:val="none" w:sz="0" w:space="0" w:color="auto"/>
                    <w:left w:val="none" w:sz="0" w:space="0" w:color="auto"/>
                    <w:bottom w:val="none" w:sz="0" w:space="0" w:color="auto"/>
                    <w:right w:val="none" w:sz="0" w:space="0" w:color="auto"/>
                  </w:divBdr>
                </w:div>
                <w:div w:id="717437898">
                  <w:marLeft w:val="640"/>
                  <w:marRight w:val="0"/>
                  <w:marTop w:val="0"/>
                  <w:marBottom w:val="0"/>
                  <w:divBdr>
                    <w:top w:val="none" w:sz="0" w:space="0" w:color="auto"/>
                    <w:left w:val="none" w:sz="0" w:space="0" w:color="auto"/>
                    <w:bottom w:val="none" w:sz="0" w:space="0" w:color="auto"/>
                    <w:right w:val="none" w:sz="0" w:space="0" w:color="auto"/>
                  </w:divBdr>
                </w:div>
                <w:div w:id="747462984">
                  <w:marLeft w:val="640"/>
                  <w:marRight w:val="0"/>
                  <w:marTop w:val="0"/>
                  <w:marBottom w:val="0"/>
                  <w:divBdr>
                    <w:top w:val="none" w:sz="0" w:space="0" w:color="auto"/>
                    <w:left w:val="none" w:sz="0" w:space="0" w:color="auto"/>
                    <w:bottom w:val="none" w:sz="0" w:space="0" w:color="auto"/>
                    <w:right w:val="none" w:sz="0" w:space="0" w:color="auto"/>
                  </w:divBdr>
                </w:div>
                <w:div w:id="788281995">
                  <w:marLeft w:val="640"/>
                  <w:marRight w:val="0"/>
                  <w:marTop w:val="0"/>
                  <w:marBottom w:val="0"/>
                  <w:divBdr>
                    <w:top w:val="none" w:sz="0" w:space="0" w:color="auto"/>
                    <w:left w:val="none" w:sz="0" w:space="0" w:color="auto"/>
                    <w:bottom w:val="none" w:sz="0" w:space="0" w:color="auto"/>
                    <w:right w:val="none" w:sz="0" w:space="0" w:color="auto"/>
                  </w:divBdr>
                </w:div>
                <w:div w:id="793792365">
                  <w:marLeft w:val="640"/>
                  <w:marRight w:val="0"/>
                  <w:marTop w:val="0"/>
                  <w:marBottom w:val="0"/>
                  <w:divBdr>
                    <w:top w:val="none" w:sz="0" w:space="0" w:color="auto"/>
                    <w:left w:val="none" w:sz="0" w:space="0" w:color="auto"/>
                    <w:bottom w:val="none" w:sz="0" w:space="0" w:color="auto"/>
                    <w:right w:val="none" w:sz="0" w:space="0" w:color="auto"/>
                  </w:divBdr>
                </w:div>
                <w:div w:id="800805240">
                  <w:marLeft w:val="640"/>
                  <w:marRight w:val="0"/>
                  <w:marTop w:val="0"/>
                  <w:marBottom w:val="0"/>
                  <w:divBdr>
                    <w:top w:val="none" w:sz="0" w:space="0" w:color="auto"/>
                    <w:left w:val="none" w:sz="0" w:space="0" w:color="auto"/>
                    <w:bottom w:val="none" w:sz="0" w:space="0" w:color="auto"/>
                    <w:right w:val="none" w:sz="0" w:space="0" w:color="auto"/>
                  </w:divBdr>
                </w:div>
                <w:div w:id="889924584">
                  <w:marLeft w:val="640"/>
                  <w:marRight w:val="0"/>
                  <w:marTop w:val="0"/>
                  <w:marBottom w:val="0"/>
                  <w:divBdr>
                    <w:top w:val="none" w:sz="0" w:space="0" w:color="auto"/>
                    <w:left w:val="none" w:sz="0" w:space="0" w:color="auto"/>
                    <w:bottom w:val="none" w:sz="0" w:space="0" w:color="auto"/>
                    <w:right w:val="none" w:sz="0" w:space="0" w:color="auto"/>
                  </w:divBdr>
                </w:div>
                <w:div w:id="905916480">
                  <w:marLeft w:val="640"/>
                  <w:marRight w:val="0"/>
                  <w:marTop w:val="0"/>
                  <w:marBottom w:val="0"/>
                  <w:divBdr>
                    <w:top w:val="none" w:sz="0" w:space="0" w:color="auto"/>
                    <w:left w:val="none" w:sz="0" w:space="0" w:color="auto"/>
                    <w:bottom w:val="none" w:sz="0" w:space="0" w:color="auto"/>
                    <w:right w:val="none" w:sz="0" w:space="0" w:color="auto"/>
                  </w:divBdr>
                </w:div>
                <w:div w:id="911430741">
                  <w:marLeft w:val="640"/>
                  <w:marRight w:val="0"/>
                  <w:marTop w:val="0"/>
                  <w:marBottom w:val="0"/>
                  <w:divBdr>
                    <w:top w:val="none" w:sz="0" w:space="0" w:color="auto"/>
                    <w:left w:val="none" w:sz="0" w:space="0" w:color="auto"/>
                    <w:bottom w:val="none" w:sz="0" w:space="0" w:color="auto"/>
                    <w:right w:val="none" w:sz="0" w:space="0" w:color="auto"/>
                  </w:divBdr>
                </w:div>
                <w:div w:id="980039392">
                  <w:marLeft w:val="640"/>
                  <w:marRight w:val="0"/>
                  <w:marTop w:val="0"/>
                  <w:marBottom w:val="0"/>
                  <w:divBdr>
                    <w:top w:val="none" w:sz="0" w:space="0" w:color="auto"/>
                    <w:left w:val="none" w:sz="0" w:space="0" w:color="auto"/>
                    <w:bottom w:val="none" w:sz="0" w:space="0" w:color="auto"/>
                    <w:right w:val="none" w:sz="0" w:space="0" w:color="auto"/>
                  </w:divBdr>
                </w:div>
                <w:div w:id="1000541002">
                  <w:marLeft w:val="640"/>
                  <w:marRight w:val="0"/>
                  <w:marTop w:val="0"/>
                  <w:marBottom w:val="0"/>
                  <w:divBdr>
                    <w:top w:val="none" w:sz="0" w:space="0" w:color="auto"/>
                    <w:left w:val="none" w:sz="0" w:space="0" w:color="auto"/>
                    <w:bottom w:val="none" w:sz="0" w:space="0" w:color="auto"/>
                    <w:right w:val="none" w:sz="0" w:space="0" w:color="auto"/>
                  </w:divBdr>
                </w:div>
                <w:div w:id="1009329205">
                  <w:marLeft w:val="640"/>
                  <w:marRight w:val="0"/>
                  <w:marTop w:val="0"/>
                  <w:marBottom w:val="0"/>
                  <w:divBdr>
                    <w:top w:val="none" w:sz="0" w:space="0" w:color="auto"/>
                    <w:left w:val="none" w:sz="0" w:space="0" w:color="auto"/>
                    <w:bottom w:val="none" w:sz="0" w:space="0" w:color="auto"/>
                    <w:right w:val="none" w:sz="0" w:space="0" w:color="auto"/>
                  </w:divBdr>
                </w:div>
                <w:div w:id="1010449028">
                  <w:marLeft w:val="640"/>
                  <w:marRight w:val="0"/>
                  <w:marTop w:val="0"/>
                  <w:marBottom w:val="0"/>
                  <w:divBdr>
                    <w:top w:val="none" w:sz="0" w:space="0" w:color="auto"/>
                    <w:left w:val="none" w:sz="0" w:space="0" w:color="auto"/>
                    <w:bottom w:val="none" w:sz="0" w:space="0" w:color="auto"/>
                    <w:right w:val="none" w:sz="0" w:space="0" w:color="auto"/>
                  </w:divBdr>
                </w:div>
                <w:div w:id="1026906926">
                  <w:marLeft w:val="640"/>
                  <w:marRight w:val="0"/>
                  <w:marTop w:val="0"/>
                  <w:marBottom w:val="0"/>
                  <w:divBdr>
                    <w:top w:val="none" w:sz="0" w:space="0" w:color="auto"/>
                    <w:left w:val="none" w:sz="0" w:space="0" w:color="auto"/>
                    <w:bottom w:val="none" w:sz="0" w:space="0" w:color="auto"/>
                    <w:right w:val="none" w:sz="0" w:space="0" w:color="auto"/>
                  </w:divBdr>
                </w:div>
                <w:div w:id="1130321320">
                  <w:marLeft w:val="640"/>
                  <w:marRight w:val="0"/>
                  <w:marTop w:val="0"/>
                  <w:marBottom w:val="0"/>
                  <w:divBdr>
                    <w:top w:val="none" w:sz="0" w:space="0" w:color="auto"/>
                    <w:left w:val="none" w:sz="0" w:space="0" w:color="auto"/>
                    <w:bottom w:val="none" w:sz="0" w:space="0" w:color="auto"/>
                    <w:right w:val="none" w:sz="0" w:space="0" w:color="auto"/>
                  </w:divBdr>
                </w:div>
                <w:div w:id="1164707007">
                  <w:marLeft w:val="640"/>
                  <w:marRight w:val="0"/>
                  <w:marTop w:val="0"/>
                  <w:marBottom w:val="0"/>
                  <w:divBdr>
                    <w:top w:val="none" w:sz="0" w:space="0" w:color="auto"/>
                    <w:left w:val="none" w:sz="0" w:space="0" w:color="auto"/>
                    <w:bottom w:val="none" w:sz="0" w:space="0" w:color="auto"/>
                    <w:right w:val="none" w:sz="0" w:space="0" w:color="auto"/>
                  </w:divBdr>
                </w:div>
                <w:div w:id="1170486943">
                  <w:marLeft w:val="640"/>
                  <w:marRight w:val="0"/>
                  <w:marTop w:val="0"/>
                  <w:marBottom w:val="0"/>
                  <w:divBdr>
                    <w:top w:val="none" w:sz="0" w:space="0" w:color="auto"/>
                    <w:left w:val="none" w:sz="0" w:space="0" w:color="auto"/>
                    <w:bottom w:val="none" w:sz="0" w:space="0" w:color="auto"/>
                    <w:right w:val="none" w:sz="0" w:space="0" w:color="auto"/>
                  </w:divBdr>
                </w:div>
                <w:div w:id="1186018555">
                  <w:marLeft w:val="640"/>
                  <w:marRight w:val="0"/>
                  <w:marTop w:val="0"/>
                  <w:marBottom w:val="0"/>
                  <w:divBdr>
                    <w:top w:val="none" w:sz="0" w:space="0" w:color="auto"/>
                    <w:left w:val="none" w:sz="0" w:space="0" w:color="auto"/>
                    <w:bottom w:val="none" w:sz="0" w:space="0" w:color="auto"/>
                    <w:right w:val="none" w:sz="0" w:space="0" w:color="auto"/>
                  </w:divBdr>
                </w:div>
                <w:div w:id="1194421844">
                  <w:marLeft w:val="640"/>
                  <w:marRight w:val="0"/>
                  <w:marTop w:val="0"/>
                  <w:marBottom w:val="0"/>
                  <w:divBdr>
                    <w:top w:val="none" w:sz="0" w:space="0" w:color="auto"/>
                    <w:left w:val="none" w:sz="0" w:space="0" w:color="auto"/>
                    <w:bottom w:val="none" w:sz="0" w:space="0" w:color="auto"/>
                    <w:right w:val="none" w:sz="0" w:space="0" w:color="auto"/>
                  </w:divBdr>
                </w:div>
                <w:div w:id="1362823177">
                  <w:marLeft w:val="640"/>
                  <w:marRight w:val="0"/>
                  <w:marTop w:val="0"/>
                  <w:marBottom w:val="0"/>
                  <w:divBdr>
                    <w:top w:val="none" w:sz="0" w:space="0" w:color="auto"/>
                    <w:left w:val="none" w:sz="0" w:space="0" w:color="auto"/>
                    <w:bottom w:val="none" w:sz="0" w:space="0" w:color="auto"/>
                    <w:right w:val="none" w:sz="0" w:space="0" w:color="auto"/>
                  </w:divBdr>
                </w:div>
                <w:div w:id="1370449724">
                  <w:marLeft w:val="640"/>
                  <w:marRight w:val="0"/>
                  <w:marTop w:val="0"/>
                  <w:marBottom w:val="0"/>
                  <w:divBdr>
                    <w:top w:val="none" w:sz="0" w:space="0" w:color="auto"/>
                    <w:left w:val="none" w:sz="0" w:space="0" w:color="auto"/>
                    <w:bottom w:val="none" w:sz="0" w:space="0" w:color="auto"/>
                    <w:right w:val="none" w:sz="0" w:space="0" w:color="auto"/>
                  </w:divBdr>
                </w:div>
                <w:div w:id="1375933035">
                  <w:marLeft w:val="640"/>
                  <w:marRight w:val="0"/>
                  <w:marTop w:val="0"/>
                  <w:marBottom w:val="0"/>
                  <w:divBdr>
                    <w:top w:val="none" w:sz="0" w:space="0" w:color="auto"/>
                    <w:left w:val="none" w:sz="0" w:space="0" w:color="auto"/>
                    <w:bottom w:val="none" w:sz="0" w:space="0" w:color="auto"/>
                    <w:right w:val="none" w:sz="0" w:space="0" w:color="auto"/>
                  </w:divBdr>
                </w:div>
                <w:div w:id="1399937442">
                  <w:marLeft w:val="640"/>
                  <w:marRight w:val="0"/>
                  <w:marTop w:val="0"/>
                  <w:marBottom w:val="0"/>
                  <w:divBdr>
                    <w:top w:val="none" w:sz="0" w:space="0" w:color="auto"/>
                    <w:left w:val="none" w:sz="0" w:space="0" w:color="auto"/>
                    <w:bottom w:val="none" w:sz="0" w:space="0" w:color="auto"/>
                    <w:right w:val="none" w:sz="0" w:space="0" w:color="auto"/>
                  </w:divBdr>
                </w:div>
                <w:div w:id="1411780350">
                  <w:marLeft w:val="640"/>
                  <w:marRight w:val="0"/>
                  <w:marTop w:val="0"/>
                  <w:marBottom w:val="0"/>
                  <w:divBdr>
                    <w:top w:val="none" w:sz="0" w:space="0" w:color="auto"/>
                    <w:left w:val="none" w:sz="0" w:space="0" w:color="auto"/>
                    <w:bottom w:val="none" w:sz="0" w:space="0" w:color="auto"/>
                    <w:right w:val="none" w:sz="0" w:space="0" w:color="auto"/>
                  </w:divBdr>
                </w:div>
                <w:div w:id="1554733963">
                  <w:marLeft w:val="640"/>
                  <w:marRight w:val="0"/>
                  <w:marTop w:val="0"/>
                  <w:marBottom w:val="0"/>
                  <w:divBdr>
                    <w:top w:val="none" w:sz="0" w:space="0" w:color="auto"/>
                    <w:left w:val="none" w:sz="0" w:space="0" w:color="auto"/>
                    <w:bottom w:val="none" w:sz="0" w:space="0" w:color="auto"/>
                    <w:right w:val="none" w:sz="0" w:space="0" w:color="auto"/>
                  </w:divBdr>
                </w:div>
                <w:div w:id="1568108557">
                  <w:marLeft w:val="640"/>
                  <w:marRight w:val="0"/>
                  <w:marTop w:val="0"/>
                  <w:marBottom w:val="0"/>
                  <w:divBdr>
                    <w:top w:val="none" w:sz="0" w:space="0" w:color="auto"/>
                    <w:left w:val="none" w:sz="0" w:space="0" w:color="auto"/>
                    <w:bottom w:val="none" w:sz="0" w:space="0" w:color="auto"/>
                    <w:right w:val="none" w:sz="0" w:space="0" w:color="auto"/>
                  </w:divBdr>
                </w:div>
                <w:div w:id="1705667323">
                  <w:marLeft w:val="640"/>
                  <w:marRight w:val="0"/>
                  <w:marTop w:val="0"/>
                  <w:marBottom w:val="0"/>
                  <w:divBdr>
                    <w:top w:val="none" w:sz="0" w:space="0" w:color="auto"/>
                    <w:left w:val="none" w:sz="0" w:space="0" w:color="auto"/>
                    <w:bottom w:val="none" w:sz="0" w:space="0" w:color="auto"/>
                    <w:right w:val="none" w:sz="0" w:space="0" w:color="auto"/>
                  </w:divBdr>
                </w:div>
                <w:div w:id="1720939610">
                  <w:marLeft w:val="640"/>
                  <w:marRight w:val="0"/>
                  <w:marTop w:val="0"/>
                  <w:marBottom w:val="0"/>
                  <w:divBdr>
                    <w:top w:val="none" w:sz="0" w:space="0" w:color="auto"/>
                    <w:left w:val="none" w:sz="0" w:space="0" w:color="auto"/>
                    <w:bottom w:val="none" w:sz="0" w:space="0" w:color="auto"/>
                    <w:right w:val="none" w:sz="0" w:space="0" w:color="auto"/>
                  </w:divBdr>
                </w:div>
                <w:div w:id="1727606666">
                  <w:marLeft w:val="640"/>
                  <w:marRight w:val="0"/>
                  <w:marTop w:val="0"/>
                  <w:marBottom w:val="0"/>
                  <w:divBdr>
                    <w:top w:val="none" w:sz="0" w:space="0" w:color="auto"/>
                    <w:left w:val="none" w:sz="0" w:space="0" w:color="auto"/>
                    <w:bottom w:val="none" w:sz="0" w:space="0" w:color="auto"/>
                    <w:right w:val="none" w:sz="0" w:space="0" w:color="auto"/>
                  </w:divBdr>
                </w:div>
                <w:div w:id="1740396626">
                  <w:marLeft w:val="640"/>
                  <w:marRight w:val="0"/>
                  <w:marTop w:val="0"/>
                  <w:marBottom w:val="0"/>
                  <w:divBdr>
                    <w:top w:val="none" w:sz="0" w:space="0" w:color="auto"/>
                    <w:left w:val="none" w:sz="0" w:space="0" w:color="auto"/>
                    <w:bottom w:val="none" w:sz="0" w:space="0" w:color="auto"/>
                    <w:right w:val="none" w:sz="0" w:space="0" w:color="auto"/>
                  </w:divBdr>
                </w:div>
                <w:div w:id="1943755759">
                  <w:marLeft w:val="640"/>
                  <w:marRight w:val="0"/>
                  <w:marTop w:val="0"/>
                  <w:marBottom w:val="0"/>
                  <w:divBdr>
                    <w:top w:val="none" w:sz="0" w:space="0" w:color="auto"/>
                    <w:left w:val="none" w:sz="0" w:space="0" w:color="auto"/>
                    <w:bottom w:val="none" w:sz="0" w:space="0" w:color="auto"/>
                    <w:right w:val="none" w:sz="0" w:space="0" w:color="auto"/>
                  </w:divBdr>
                </w:div>
                <w:div w:id="1972009433">
                  <w:marLeft w:val="640"/>
                  <w:marRight w:val="0"/>
                  <w:marTop w:val="0"/>
                  <w:marBottom w:val="0"/>
                  <w:divBdr>
                    <w:top w:val="none" w:sz="0" w:space="0" w:color="auto"/>
                    <w:left w:val="none" w:sz="0" w:space="0" w:color="auto"/>
                    <w:bottom w:val="none" w:sz="0" w:space="0" w:color="auto"/>
                    <w:right w:val="none" w:sz="0" w:space="0" w:color="auto"/>
                  </w:divBdr>
                </w:div>
                <w:div w:id="1973829069">
                  <w:marLeft w:val="640"/>
                  <w:marRight w:val="0"/>
                  <w:marTop w:val="0"/>
                  <w:marBottom w:val="0"/>
                  <w:divBdr>
                    <w:top w:val="none" w:sz="0" w:space="0" w:color="auto"/>
                    <w:left w:val="none" w:sz="0" w:space="0" w:color="auto"/>
                    <w:bottom w:val="none" w:sz="0" w:space="0" w:color="auto"/>
                    <w:right w:val="none" w:sz="0" w:space="0" w:color="auto"/>
                  </w:divBdr>
                </w:div>
                <w:div w:id="1997608302">
                  <w:marLeft w:val="640"/>
                  <w:marRight w:val="0"/>
                  <w:marTop w:val="0"/>
                  <w:marBottom w:val="0"/>
                  <w:divBdr>
                    <w:top w:val="none" w:sz="0" w:space="0" w:color="auto"/>
                    <w:left w:val="none" w:sz="0" w:space="0" w:color="auto"/>
                    <w:bottom w:val="none" w:sz="0" w:space="0" w:color="auto"/>
                    <w:right w:val="none" w:sz="0" w:space="0" w:color="auto"/>
                  </w:divBdr>
                </w:div>
                <w:div w:id="2011713824">
                  <w:marLeft w:val="640"/>
                  <w:marRight w:val="0"/>
                  <w:marTop w:val="0"/>
                  <w:marBottom w:val="0"/>
                  <w:divBdr>
                    <w:top w:val="none" w:sz="0" w:space="0" w:color="auto"/>
                    <w:left w:val="none" w:sz="0" w:space="0" w:color="auto"/>
                    <w:bottom w:val="none" w:sz="0" w:space="0" w:color="auto"/>
                    <w:right w:val="none" w:sz="0" w:space="0" w:color="auto"/>
                  </w:divBdr>
                </w:div>
                <w:div w:id="2042590713">
                  <w:marLeft w:val="640"/>
                  <w:marRight w:val="0"/>
                  <w:marTop w:val="0"/>
                  <w:marBottom w:val="0"/>
                  <w:divBdr>
                    <w:top w:val="none" w:sz="0" w:space="0" w:color="auto"/>
                    <w:left w:val="none" w:sz="0" w:space="0" w:color="auto"/>
                    <w:bottom w:val="none" w:sz="0" w:space="0" w:color="auto"/>
                    <w:right w:val="none" w:sz="0" w:space="0" w:color="auto"/>
                  </w:divBdr>
                </w:div>
                <w:div w:id="2075741533">
                  <w:marLeft w:val="640"/>
                  <w:marRight w:val="0"/>
                  <w:marTop w:val="0"/>
                  <w:marBottom w:val="0"/>
                  <w:divBdr>
                    <w:top w:val="none" w:sz="0" w:space="0" w:color="auto"/>
                    <w:left w:val="none" w:sz="0" w:space="0" w:color="auto"/>
                    <w:bottom w:val="none" w:sz="0" w:space="0" w:color="auto"/>
                    <w:right w:val="none" w:sz="0" w:space="0" w:color="auto"/>
                  </w:divBdr>
                </w:div>
                <w:div w:id="2144501285">
                  <w:marLeft w:val="640"/>
                  <w:marRight w:val="0"/>
                  <w:marTop w:val="0"/>
                  <w:marBottom w:val="0"/>
                  <w:divBdr>
                    <w:top w:val="none" w:sz="0" w:space="0" w:color="auto"/>
                    <w:left w:val="none" w:sz="0" w:space="0" w:color="auto"/>
                    <w:bottom w:val="none" w:sz="0" w:space="0" w:color="auto"/>
                    <w:right w:val="none" w:sz="0" w:space="0" w:color="auto"/>
                  </w:divBdr>
                </w:div>
              </w:divsChild>
            </w:div>
            <w:div w:id="1679388399">
              <w:marLeft w:val="0"/>
              <w:marRight w:val="0"/>
              <w:marTop w:val="0"/>
              <w:marBottom w:val="0"/>
              <w:divBdr>
                <w:top w:val="none" w:sz="0" w:space="0" w:color="auto"/>
                <w:left w:val="none" w:sz="0" w:space="0" w:color="auto"/>
                <w:bottom w:val="none" w:sz="0" w:space="0" w:color="auto"/>
                <w:right w:val="none" w:sz="0" w:space="0" w:color="auto"/>
              </w:divBdr>
              <w:divsChild>
                <w:div w:id="9768633">
                  <w:marLeft w:val="640"/>
                  <w:marRight w:val="0"/>
                  <w:marTop w:val="0"/>
                  <w:marBottom w:val="0"/>
                  <w:divBdr>
                    <w:top w:val="none" w:sz="0" w:space="0" w:color="auto"/>
                    <w:left w:val="none" w:sz="0" w:space="0" w:color="auto"/>
                    <w:bottom w:val="none" w:sz="0" w:space="0" w:color="auto"/>
                    <w:right w:val="none" w:sz="0" w:space="0" w:color="auto"/>
                  </w:divBdr>
                </w:div>
                <w:div w:id="34473781">
                  <w:marLeft w:val="640"/>
                  <w:marRight w:val="0"/>
                  <w:marTop w:val="0"/>
                  <w:marBottom w:val="0"/>
                  <w:divBdr>
                    <w:top w:val="none" w:sz="0" w:space="0" w:color="auto"/>
                    <w:left w:val="none" w:sz="0" w:space="0" w:color="auto"/>
                    <w:bottom w:val="none" w:sz="0" w:space="0" w:color="auto"/>
                    <w:right w:val="none" w:sz="0" w:space="0" w:color="auto"/>
                  </w:divBdr>
                </w:div>
                <w:div w:id="68692389">
                  <w:marLeft w:val="640"/>
                  <w:marRight w:val="0"/>
                  <w:marTop w:val="0"/>
                  <w:marBottom w:val="0"/>
                  <w:divBdr>
                    <w:top w:val="none" w:sz="0" w:space="0" w:color="auto"/>
                    <w:left w:val="none" w:sz="0" w:space="0" w:color="auto"/>
                    <w:bottom w:val="none" w:sz="0" w:space="0" w:color="auto"/>
                    <w:right w:val="none" w:sz="0" w:space="0" w:color="auto"/>
                  </w:divBdr>
                </w:div>
                <w:div w:id="92865689">
                  <w:marLeft w:val="640"/>
                  <w:marRight w:val="0"/>
                  <w:marTop w:val="0"/>
                  <w:marBottom w:val="0"/>
                  <w:divBdr>
                    <w:top w:val="none" w:sz="0" w:space="0" w:color="auto"/>
                    <w:left w:val="none" w:sz="0" w:space="0" w:color="auto"/>
                    <w:bottom w:val="none" w:sz="0" w:space="0" w:color="auto"/>
                    <w:right w:val="none" w:sz="0" w:space="0" w:color="auto"/>
                  </w:divBdr>
                </w:div>
                <w:div w:id="166874386">
                  <w:marLeft w:val="640"/>
                  <w:marRight w:val="0"/>
                  <w:marTop w:val="0"/>
                  <w:marBottom w:val="0"/>
                  <w:divBdr>
                    <w:top w:val="none" w:sz="0" w:space="0" w:color="auto"/>
                    <w:left w:val="none" w:sz="0" w:space="0" w:color="auto"/>
                    <w:bottom w:val="none" w:sz="0" w:space="0" w:color="auto"/>
                    <w:right w:val="none" w:sz="0" w:space="0" w:color="auto"/>
                  </w:divBdr>
                </w:div>
                <w:div w:id="170336635">
                  <w:marLeft w:val="640"/>
                  <w:marRight w:val="0"/>
                  <w:marTop w:val="0"/>
                  <w:marBottom w:val="0"/>
                  <w:divBdr>
                    <w:top w:val="none" w:sz="0" w:space="0" w:color="auto"/>
                    <w:left w:val="none" w:sz="0" w:space="0" w:color="auto"/>
                    <w:bottom w:val="none" w:sz="0" w:space="0" w:color="auto"/>
                    <w:right w:val="none" w:sz="0" w:space="0" w:color="auto"/>
                  </w:divBdr>
                </w:div>
                <w:div w:id="256181265">
                  <w:marLeft w:val="640"/>
                  <w:marRight w:val="0"/>
                  <w:marTop w:val="0"/>
                  <w:marBottom w:val="0"/>
                  <w:divBdr>
                    <w:top w:val="none" w:sz="0" w:space="0" w:color="auto"/>
                    <w:left w:val="none" w:sz="0" w:space="0" w:color="auto"/>
                    <w:bottom w:val="none" w:sz="0" w:space="0" w:color="auto"/>
                    <w:right w:val="none" w:sz="0" w:space="0" w:color="auto"/>
                  </w:divBdr>
                </w:div>
                <w:div w:id="257519338">
                  <w:marLeft w:val="640"/>
                  <w:marRight w:val="0"/>
                  <w:marTop w:val="0"/>
                  <w:marBottom w:val="0"/>
                  <w:divBdr>
                    <w:top w:val="none" w:sz="0" w:space="0" w:color="auto"/>
                    <w:left w:val="none" w:sz="0" w:space="0" w:color="auto"/>
                    <w:bottom w:val="none" w:sz="0" w:space="0" w:color="auto"/>
                    <w:right w:val="none" w:sz="0" w:space="0" w:color="auto"/>
                  </w:divBdr>
                </w:div>
                <w:div w:id="306250787">
                  <w:marLeft w:val="640"/>
                  <w:marRight w:val="0"/>
                  <w:marTop w:val="0"/>
                  <w:marBottom w:val="0"/>
                  <w:divBdr>
                    <w:top w:val="none" w:sz="0" w:space="0" w:color="auto"/>
                    <w:left w:val="none" w:sz="0" w:space="0" w:color="auto"/>
                    <w:bottom w:val="none" w:sz="0" w:space="0" w:color="auto"/>
                    <w:right w:val="none" w:sz="0" w:space="0" w:color="auto"/>
                  </w:divBdr>
                </w:div>
                <w:div w:id="335814724">
                  <w:marLeft w:val="640"/>
                  <w:marRight w:val="0"/>
                  <w:marTop w:val="0"/>
                  <w:marBottom w:val="0"/>
                  <w:divBdr>
                    <w:top w:val="none" w:sz="0" w:space="0" w:color="auto"/>
                    <w:left w:val="none" w:sz="0" w:space="0" w:color="auto"/>
                    <w:bottom w:val="none" w:sz="0" w:space="0" w:color="auto"/>
                    <w:right w:val="none" w:sz="0" w:space="0" w:color="auto"/>
                  </w:divBdr>
                </w:div>
                <w:div w:id="359166885">
                  <w:marLeft w:val="640"/>
                  <w:marRight w:val="0"/>
                  <w:marTop w:val="0"/>
                  <w:marBottom w:val="0"/>
                  <w:divBdr>
                    <w:top w:val="none" w:sz="0" w:space="0" w:color="auto"/>
                    <w:left w:val="none" w:sz="0" w:space="0" w:color="auto"/>
                    <w:bottom w:val="none" w:sz="0" w:space="0" w:color="auto"/>
                    <w:right w:val="none" w:sz="0" w:space="0" w:color="auto"/>
                  </w:divBdr>
                </w:div>
                <w:div w:id="419108002">
                  <w:marLeft w:val="640"/>
                  <w:marRight w:val="0"/>
                  <w:marTop w:val="0"/>
                  <w:marBottom w:val="0"/>
                  <w:divBdr>
                    <w:top w:val="none" w:sz="0" w:space="0" w:color="auto"/>
                    <w:left w:val="none" w:sz="0" w:space="0" w:color="auto"/>
                    <w:bottom w:val="none" w:sz="0" w:space="0" w:color="auto"/>
                    <w:right w:val="none" w:sz="0" w:space="0" w:color="auto"/>
                  </w:divBdr>
                </w:div>
                <w:div w:id="582031458">
                  <w:marLeft w:val="640"/>
                  <w:marRight w:val="0"/>
                  <w:marTop w:val="0"/>
                  <w:marBottom w:val="0"/>
                  <w:divBdr>
                    <w:top w:val="none" w:sz="0" w:space="0" w:color="auto"/>
                    <w:left w:val="none" w:sz="0" w:space="0" w:color="auto"/>
                    <w:bottom w:val="none" w:sz="0" w:space="0" w:color="auto"/>
                    <w:right w:val="none" w:sz="0" w:space="0" w:color="auto"/>
                  </w:divBdr>
                </w:div>
                <w:div w:id="683409534">
                  <w:marLeft w:val="640"/>
                  <w:marRight w:val="0"/>
                  <w:marTop w:val="0"/>
                  <w:marBottom w:val="0"/>
                  <w:divBdr>
                    <w:top w:val="none" w:sz="0" w:space="0" w:color="auto"/>
                    <w:left w:val="none" w:sz="0" w:space="0" w:color="auto"/>
                    <w:bottom w:val="none" w:sz="0" w:space="0" w:color="auto"/>
                    <w:right w:val="none" w:sz="0" w:space="0" w:color="auto"/>
                  </w:divBdr>
                </w:div>
                <w:div w:id="725488423">
                  <w:marLeft w:val="640"/>
                  <w:marRight w:val="0"/>
                  <w:marTop w:val="0"/>
                  <w:marBottom w:val="0"/>
                  <w:divBdr>
                    <w:top w:val="none" w:sz="0" w:space="0" w:color="auto"/>
                    <w:left w:val="none" w:sz="0" w:space="0" w:color="auto"/>
                    <w:bottom w:val="none" w:sz="0" w:space="0" w:color="auto"/>
                    <w:right w:val="none" w:sz="0" w:space="0" w:color="auto"/>
                  </w:divBdr>
                </w:div>
                <w:div w:id="786313952">
                  <w:marLeft w:val="640"/>
                  <w:marRight w:val="0"/>
                  <w:marTop w:val="0"/>
                  <w:marBottom w:val="0"/>
                  <w:divBdr>
                    <w:top w:val="none" w:sz="0" w:space="0" w:color="auto"/>
                    <w:left w:val="none" w:sz="0" w:space="0" w:color="auto"/>
                    <w:bottom w:val="none" w:sz="0" w:space="0" w:color="auto"/>
                    <w:right w:val="none" w:sz="0" w:space="0" w:color="auto"/>
                  </w:divBdr>
                </w:div>
                <w:div w:id="790435684">
                  <w:marLeft w:val="640"/>
                  <w:marRight w:val="0"/>
                  <w:marTop w:val="0"/>
                  <w:marBottom w:val="0"/>
                  <w:divBdr>
                    <w:top w:val="none" w:sz="0" w:space="0" w:color="auto"/>
                    <w:left w:val="none" w:sz="0" w:space="0" w:color="auto"/>
                    <w:bottom w:val="none" w:sz="0" w:space="0" w:color="auto"/>
                    <w:right w:val="none" w:sz="0" w:space="0" w:color="auto"/>
                  </w:divBdr>
                </w:div>
                <w:div w:id="814956438">
                  <w:marLeft w:val="640"/>
                  <w:marRight w:val="0"/>
                  <w:marTop w:val="0"/>
                  <w:marBottom w:val="0"/>
                  <w:divBdr>
                    <w:top w:val="none" w:sz="0" w:space="0" w:color="auto"/>
                    <w:left w:val="none" w:sz="0" w:space="0" w:color="auto"/>
                    <w:bottom w:val="none" w:sz="0" w:space="0" w:color="auto"/>
                    <w:right w:val="none" w:sz="0" w:space="0" w:color="auto"/>
                  </w:divBdr>
                </w:div>
                <w:div w:id="817042163">
                  <w:marLeft w:val="640"/>
                  <w:marRight w:val="0"/>
                  <w:marTop w:val="0"/>
                  <w:marBottom w:val="0"/>
                  <w:divBdr>
                    <w:top w:val="none" w:sz="0" w:space="0" w:color="auto"/>
                    <w:left w:val="none" w:sz="0" w:space="0" w:color="auto"/>
                    <w:bottom w:val="none" w:sz="0" w:space="0" w:color="auto"/>
                    <w:right w:val="none" w:sz="0" w:space="0" w:color="auto"/>
                  </w:divBdr>
                </w:div>
                <w:div w:id="836456779">
                  <w:marLeft w:val="640"/>
                  <w:marRight w:val="0"/>
                  <w:marTop w:val="0"/>
                  <w:marBottom w:val="0"/>
                  <w:divBdr>
                    <w:top w:val="none" w:sz="0" w:space="0" w:color="auto"/>
                    <w:left w:val="none" w:sz="0" w:space="0" w:color="auto"/>
                    <w:bottom w:val="none" w:sz="0" w:space="0" w:color="auto"/>
                    <w:right w:val="none" w:sz="0" w:space="0" w:color="auto"/>
                  </w:divBdr>
                </w:div>
                <w:div w:id="871460800">
                  <w:marLeft w:val="640"/>
                  <w:marRight w:val="0"/>
                  <w:marTop w:val="0"/>
                  <w:marBottom w:val="0"/>
                  <w:divBdr>
                    <w:top w:val="none" w:sz="0" w:space="0" w:color="auto"/>
                    <w:left w:val="none" w:sz="0" w:space="0" w:color="auto"/>
                    <w:bottom w:val="none" w:sz="0" w:space="0" w:color="auto"/>
                    <w:right w:val="none" w:sz="0" w:space="0" w:color="auto"/>
                  </w:divBdr>
                </w:div>
                <w:div w:id="910115759">
                  <w:marLeft w:val="640"/>
                  <w:marRight w:val="0"/>
                  <w:marTop w:val="0"/>
                  <w:marBottom w:val="0"/>
                  <w:divBdr>
                    <w:top w:val="none" w:sz="0" w:space="0" w:color="auto"/>
                    <w:left w:val="none" w:sz="0" w:space="0" w:color="auto"/>
                    <w:bottom w:val="none" w:sz="0" w:space="0" w:color="auto"/>
                    <w:right w:val="none" w:sz="0" w:space="0" w:color="auto"/>
                  </w:divBdr>
                </w:div>
                <w:div w:id="912855253">
                  <w:marLeft w:val="640"/>
                  <w:marRight w:val="0"/>
                  <w:marTop w:val="0"/>
                  <w:marBottom w:val="0"/>
                  <w:divBdr>
                    <w:top w:val="none" w:sz="0" w:space="0" w:color="auto"/>
                    <w:left w:val="none" w:sz="0" w:space="0" w:color="auto"/>
                    <w:bottom w:val="none" w:sz="0" w:space="0" w:color="auto"/>
                    <w:right w:val="none" w:sz="0" w:space="0" w:color="auto"/>
                  </w:divBdr>
                </w:div>
                <w:div w:id="926303857">
                  <w:marLeft w:val="640"/>
                  <w:marRight w:val="0"/>
                  <w:marTop w:val="0"/>
                  <w:marBottom w:val="0"/>
                  <w:divBdr>
                    <w:top w:val="none" w:sz="0" w:space="0" w:color="auto"/>
                    <w:left w:val="none" w:sz="0" w:space="0" w:color="auto"/>
                    <w:bottom w:val="none" w:sz="0" w:space="0" w:color="auto"/>
                    <w:right w:val="none" w:sz="0" w:space="0" w:color="auto"/>
                  </w:divBdr>
                </w:div>
                <w:div w:id="976758701">
                  <w:marLeft w:val="640"/>
                  <w:marRight w:val="0"/>
                  <w:marTop w:val="0"/>
                  <w:marBottom w:val="0"/>
                  <w:divBdr>
                    <w:top w:val="none" w:sz="0" w:space="0" w:color="auto"/>
                    <w:left w:val="none" w:sz="0" w:space="0" w:color="auto"/>
                    <w:bottom w:val="none" w:sz="0" w:space="0" w:color="auto"/>
                    <w:right w:val="none" w:sz="0" w:space="0" w:color="auto"/>
                  </w:divBdr>
                </w:div>
                <w:div w:id="980113641">
                  <w:marLeft w:val="640"/>
                  <w:marRight w:val="0"/>
                  <w:marTop w:val="0"/>
                  <w:marBottom w:val="0"/>
                  <w:divBdr>
                    <w:top w:val="none" w:sz="0" w:space="0" w:color="auto"/>
                    <w:left w:val="none" w:sz="0" w:space="0" w:color="auto"/>
                    <w:bottom w:val="none" w:sz="0" w:space="0" w:color="auto"/>
                    <w:right w:val="none" w:sz="0" w:space="0" w:color="auto"/>
                  </w:divBdr>
                </w:div>
                <w:div w:id="988945485">
                  <w:marLeft w:val="640"/>
                  <w:marRight w:val="0"/>
                  <w:marTop w:val="0"/>
                  <w:marBottom w:val="0"/>
                  <w:divBdr>
                    <w:top w:val="none" w:sz="0" w:space="0" w:color="auto"/>
                    <w:left w:val="none" w:sz="0" w:space="0" w:color="auto"/>
                    <w:bottom w:val="none" w:sz="0" w:space="0" w:color="auto"/>
                    <w:right w:val="none" w:sz="0" w:space="0" w:color="auto"/>
                  </w:divBdr>
                </w:div>
                <w:div w:id="996884174">
                  <w:marLeft w:val="640"/>
                  <w:marRight w:val="0"/>
                  <w:marTop w:val="0"/>
                  <w:marBottom w:val="0"/>
                  <w:divBdr>
                    <w:top w:val="none" w:sz="0" w:space="0" w:color="auto"/>
                    <w:left w:val="none" w:sz="0" w:space="0" w:color="auto"/>
                    <w:bottom w:val="none" w:sz="0" w:space="0" w:color="auto"/>
                    <w:right w:val="none" w:sz="0" w:space="0" w:color="auto"/>
                  </w:divBdr>
                </w:div>
                <w:div w:id="1118834036">
                  <w:marLeft w:val="640"/>
                  <w:marRight w:val="0"/>
                  <w:marTop w:val="0"/>
                  <w:marBottom w:val="0"/>
                  <w:divBdr>
                    <w:top w:val="none" w:sz="0" w:space="0" w:color="auto"/>
                    <w:left w:val="none" w:sz="0" w:space="0" w:color="auto"/>
                    <w:bottom w:val="none" w:sz="0" w:space="0" w:color="auto"/>
                    <w:right w:val="none" w:sz="0" w:space="0" w:color="auto"/>
                  </w:divBdr>
                </w:div>
                <w:div w:id="1211041667">
                  <w:marLeft w:val="640"/>
                  <w:marRight w:val="0"/>
                  <w:marTop w:val="0"/>
                  <w:marBottom w:val="0"/>
                  <w:divBdr>
                    <w:top w:val="none" w:sz="0" w:space="0" w:color="auto"/>
                    <w:left w:val="none" w:sz="0" w:space="0" w:color="auto"/>
                    <w:bottom w:val="none" w:sz="0" w:space="0" w:color="auto"/>
                    <w:right w:val="none" w:sz="0" w:space="0" w:color="auto"/>
                  </w:divBdr>
                </w:div>
                <w:div w:id="1234586839">
                  <w:marLeft w:val="640"/>
                  <w:marRight w:val="0"/>
                  <w:marTop w:val="0"/>
                  <w:marBottom w:val="0"/>
                  <w:divBdr>
                    <w:top w:val="none" w:sz="0" w:space="0" w:color="auto"/>
                    <w:left w:val="none" w:sz="0" w:space="0" w:color="auto"/>
                    <w:bottom w:val="none" w:sz="0" w:space="0" w:color="auto"/>
                    <w:right w:val="none" w:sz="0" w:space="0" w:color="auto"/>
                  </w:divBdr>
                </w:div>
                <w:div w:id="1236891020">
                  <w:marLeft w:val="640"/>
                  <w:marRight w:val="0"/>
                  <w:marTop w:val="0"/>
                  <w:marBottom w:val="0"/>
                  <w:divBdr>
                    <w:top w:val="none" w:sz="0" w:space="0" w:color="auto"/>
                    <w:left w:val="none" w:sz="0" w:space="0" w:color="auto"/>
                    <w:bottom w:val="none" w:sz="0" w:space="0" w:color="auto"/>
                    <w:right w:val="none" w:sz="0" w:space="0" w:color="auto"/>
                  </w:divBdr>
                </w:div>
                <w:div w:id="1362899966">
                  <w:marLeft w:val="640"/>
                  <w:marRight w:val="0"/>
                  <w:marTop w:val="0"/>
                  <w:marBottom w:val="0"/>
                  <w:divBdr>
                    <w:top w:val="none" w:sz="0" w:space="0" w:color="auto"/>
                    <w:left w:val="none" w:sz="0" w:space="0" w:color="auto"/>
                    <w:bottom w:val="none" w:sz="0" w:space="0" w:color="auto"/>
                    <w:right w:val="none" w:sz="0" w:space="0" w:color="auto"/>
                  </w:divBdr>
                </w:div>
                <w:div w:id="1366372554">
                  <w:marLeft w:val="640"/>
                  <w:marRight w:val="0"/>
                  <w:marTop w:val="0"/>
                  <w:marBottom w:val="0"/>
                  <w:divBdr>
                    <w:top w:val="none" w:sz="0" w:space="0" w:color="auto"/>
                    <w:left w:val="none" w:sz="0" w:space="0" w:color="auto"/>
                    <w:bottom w:val="none" w:sz="0" w:space="0" w:color="auto"/>
                    <w:right w:val="none" w:sz="0" w:space="0" w:color="auto"/>
                  </w:divBdr>
                </w:div>
                <w:div w:id="1440756215">
                  <w:marLeft w:val="640"/>
                  <w:marRight w:val="0"/>
                  <w:marTop w:val="0"/>
                  <w:marBottom w:val="0"/>
                  <w:divBdr>
                    <w:top w:val="none" w:sz="0" w:space="0" w:color="auto"/>
                    <w:left w:val="none" w:sz="0" w:space="0" w:color="auto"/>
                    <w:bottom w:val="none" w:sz="0" w:space="0" w:color="auto"/>
                    <w:right w:val="none" w:sz="0" w:space="0" w:color="auto"/>
                  </w:divBdr>
                </w:div>
                <w:div w:id="1452742261">
                  <w:marLeft w:val="640"/>
                  <w:marRight w:val="0"/>
                  <w:marTop w:val="0"/>
                  <w:marBottom w:val="0"/>
                  <w:divBdr>
                    <w:top w:val="none" w:sz="0" w:space="0" w:color="auto"/>
                    <w:left w:val="none" w:sz="0" w:space="0" w:color="auto"/>
                    <w:bottom w:val="none" w:sz="0" w:space="0" w:color="auto"/>
                    <w:right w:val="none" w:sz="0" w:space="0" w:color="auto"/>
                  </w:divBdr>
                </w:div>
                <w:div w:id="1472408997">
                  <w:marLeft w:val="640"/>
                  <w:marRight w:val="0"/>
                  <w:marTop w:val="0"/>
                  <w:marBottom w:val="0"/>
                  <w:divBdr>
                    <w:top w:val="none" w:sz="0" w:space="0" w:color="auto"/>
                    <w:left w:val="none" w:sz="0" w:space="0" w:color="auto"/>
                    <w:bottom w:val="none" w:sz="0" w:space="0" w:color="auto"/>
                    <w:right w:val="none" w:sz="0" w:space="0" w:color="auto"/>
                  </w:divBdr>
                </w:div>
                <w:div w:id="1486119094">
                  <w:marLeft w:val="640"/>
                  <w:marRight w:val="0"/>
                  <w:marTop w:val="0"/>
                  <w:marBottom w:val="0"/>
                  <w:divBdr>
                    <w:top w:val="none" w:sz="0" w:space="0" w:color="auto"/>
                    <w:left w:val="none" w:sz="0" w:space="0" w:color="auto"/>
                    <w:bottom w:val="none" w:sz="0" w:space="0" w:color="auto"/>
                    <w:right w:val="none" w:sz="0" w:space="0" w:color="auto"/>
                  </w:divBdr>
                </w:div>
                <w:div w:id="1520580367">
                  <w:marLeft w:val="640"/>
                  <w:marRight w:val="0"/>
                  <w:marTop w:val="0"/>
                  <w:marBottom w:val="0"/>
                  <w:divBdr>
                    <w:top w:val="none" w:sz="0" w:space="0" w:color="auto"/>
                    <w:left w:val="none" w:sz="0" w:space="0" w:color="auto"/>
                    <w:bottom w:val="none" w:sz="0" w:space="0" w:color="auto"/>
                    <w:right w:val="none" w:sz="0" w:space="0" w:color="auto"/>
                  </w:divBdr>
                </w:div>
                <w:div w:id="1534656871">
                  <w:marLeft w:val="640"/>
                  <w:marRight w:val="0"/>
                  <w:marTop w:val="0"/>
                  <w:marBottom w:val="0"/>
                  <w:divBdr>
                    <w:top w:val="none" w:sz="0" w:space="0" w:color="auto"/>
                    <w:left w:val="none" w:sz="0" w:space="0" w:color="auto"/>
                    <w:bottom w:val="none" w:sz="0" w:space="0" w:color="auto"/>
                    <w:right w:val="none" w:sz="0" w:space="0" w:color="auto"/>
                  </w:divBdr>
                </w:div>
                <w:div w:id="1565986537">
                  <w:marLeft w:val="640"/>
                  <w:marRight w:val="0"/>
                  <w:marTop w:val="0"/>
                  <w:marBottom w:val="0"/>
                  <w:divBdr>
                    <w:top w:val="none" w:sz="0" w:space="0" w:color="auto"/>
                    <w:left w:val="none" w:sz="0" w:space="0" w:color="auto"/>
                    <w:bottom w:val="none" w:sz="0" w:space="0" w:color="auto"/>
                    <w:right w:val="none" w:sz="0" w:space="0" w:color="auto"/>
                  </w:divBdr>
                </w:div>
                <w:div w:id="1568884540">
                  <w:marLeft w:val="640"/>
                  <w:marRight w:val="0"/>
                  <w:marTop w:val="0"/>
                  <w:marBottom w:val="0"/>
                  <w:divBdr>
                    <w:top w:val="none" w:sz="0" w:space="0" w:color="auto"/>
                    <w:left w:val="none" w:sz="0" w:space="0" w:color="auto"/>
                    <w:bottom w:val="none" w:sz="0" w:space="0" w:color="auto"/>
                    <w:right w:val="none" w:sz="0" w:space="0" w:color="auto"/>
                  </w:divBdr>
                </w:div>
                <w:div w:id="1569224657">
                  <w:marLeft w:val="640"/>
                  <w:marRight w:val="0"/>
                  <w:marTop w:val="0"/>
                  <w:marBottom w:val="0"/>
                  <w:divBdr>
                    <w:top w:val="none" w:sz="0" w:space="0" w:color="auto"/>
                    <w:left w:val="none" w:sz="0" w:space="0" w:color="auto"/>
                    <w:bottom w:val="none" w:sz="0" w:space="0" w:color="auto"/>
                    <w:right w:val="none" w:sz="0" w:space="0" w:color="auto"/>
                  </w:divBdr>
                </w:div>
                <w:div w:id="1577474049">
                  <w:marLeft w:val="640"/>
                  <w:marRight w:val="0"/>
                  <w:marTop w:val="0"/>
                  <w:marBottom w:val="0"/>
                  <w:divBdr>
                    <w:top w:val="none" w:sz="0" w:space="0" w:color="auto"/>
                    <w:left w:val="none" w:sz="0" w:space="0" w:color="auto"/>
                    <w:bottom w:val="none" w:sz="0" w:space="0" w:color="auto"/>
                    <w:right w:val="none" w:sz="0" w:space="0" w:color="auto"/>
                  </w:divBdr>
                </w:div>
                <w:div w:id="1588028475">
                  <w:marLeft w:val="640"/>
                  <w:marRight w:val="0"/>
                  <w:marTop w:val="0"/>
                  <w:marBottom w:val="0"/>
                  <w:divBdr>
                    <w:top w:val="none" w:sz="0" w:space="0" w:color="auto"/>
                    <w:left w:val="none" w:sz="0" w:space="0" w:color="auto"/>
                    <w:bottom w:val="none" w:sz="0" w:space="0" w:color="auto"/>
                    <w:right w:val="none" w:sz="0" w:space="0" w:color="auto"/>
                  </w:divBdr>
                </w:div>
                <w:div w:id="1683581048">
                  <w:marLeft w:val="640"/>
                  <w:marRight w:val="0"/>
                  <w:marTop w:val="0"/>
                  <w:marBottom w:val="0"/>
                  <w:divBdr>
                    <w:top w:val="none" w:sz="0" w:space="0" w:color="auto"/>
                    <w:left w:val="none" w:sz="0" w:space="0" w:color="auto"/>
                    <w:bottom w:val="none" w:sz="0" w:space="0" w:color="auto"/>
                    <w:right w:val="none" w:sz="0" w:space="0" w:color="auto"/>
                  </w:divBdr>
                </w:div>
                <w:div w:id="1696732450">
                  <w:marLeft w:val="640"/>
                  <w:marRight w:val="0"/>
                  <w:marTop w:val="0"/>
                  <w:marBottom w:val="0"/>
                  <w:divBdr>
                    <w:top w:val="none" w:sz="0" w:space="0" w:color="auto"/>
                    <w:left w:val="none" w:sz="0" w:space="0" w:color="auto"/>
                    <w:bottom w:val="none" w:sz="0" w:space="0" w:color="auto"/>
                    <w:right w:val="none" w:sz="0" w:space="0" w:color="auto"/>
                  </w:divBdr>
                </w:div>
                <w:div w:id="1750810257">
                  <w:marLeft w:val="640"/>
                  <w:marRight w:val="0"/>
                  <w:marTop w:val="0"/>
                  <w:marBottom w:val="0"/>
                  <w:divBdr>
                    <w:top w:val="none" w:sz="0" w:space="0" w:color="auto"/>
                    <w:left w:val="none" w:sz="0" w:space="0" w:color="auto"/>
                    <w:bottom w:val="none" w:sz="0" w:space="0" w:color="auto"/>
                    <w:right w:val="none" w:sz="0" w:space="0" w:color="auto"/>
                  </w:divBdr>
                </w:div>
                <w:div w:id="1757437509">
                  <w:marLeft w:val="640"/>
                  <w:marRight w:val="0"/>
                  <w:marTop w:val="0"/>
                  <w:marBottom w:val="0"/>
                  <w:divBdr>
                    <w:top w:val="none" w:sz="0" w:space="0" w:color="auto"/>
                    <w:left w:val="none" w:sz="0" w:space="0" w:color="auto"/>
                    <w:bottom w:val="none" w:sz="0" w:space="0" w:color="auto"/>
                    <w:right w:val="none" w:sz="0" w:space="0" w:color="auto"/>
                  </w:divBdr>
                </w:div>
                <w:div w:id="1758475313">
                  <w:marLeft w:val="640"/>
                  <w:marRight w:val="0"/>
                  <w:marTop w:val="0"/>
                  <w:marBottom w:val="0"/>
                  <w:divBdr>
                    <w:top w:val="none" w:sz="0" w:space="0" w:color="auto"/>
                    <w:left w:val="none" w:sz="0" w:space="0" w:color="auto"/>
                    <w:bottom w:val="none" w:sz="0" w:space="0" w:color="auto"/>
                    <w:right w:val="none" w:sz="0" w:space="0" w:color="auto"/>
                  </w:divBdr>
                </w:div>
                <w:div w:id="1767650094">
                  <w:marLeft w:val="640"/>
                  <w:marRight w:val="0"/>
                  <w:marTop w:val="0"/>
                  <w:marBottom w:val="0"/>
                  <w:divBdr>
                    <w:top w:val="none" w:sz="0" w:space="0" w:color="auto"/>
                    <w:left w:val="none" w:sz="0" w:space="0" w:color="auto"/>
                    <w:bottom w:val="none" w:sz="0" w:space="0" w:color="auto"/>
                    <w:right w:val="none" w:sz="0" w:space="0" w:color="auto"/>
                  </w:divBdr>
                </w:div>
                <w:div w:id="1833400538">
                  <w:marLeft w:val="640"/>
                  <w:marRight w:val="0"/>
                  <w:marTop w:val="0"/>
                  <w:marBottom w:val="0"/>
                  <w:divBdr>
                    <w:top w:val="none" w:sz="0" w:space="0" w:color="auto"/>
                    <w:left w:val="none" w:sz="0" w:space="0" w:color="auto"/>
                    <w:bottom w:val="none" w:sz="0" w:space="0" w:color="auto"/>
                    <w:right w:val="none" w:sz="0" w:space="0" w:color="auto"/>
                  </w:divBdr>
                </w:div>
                <w:div w:id="1920822799">
                  <w:marLeft w:val="640"/>
                  <w:marRight w:val="0"/>
                  <w:marTop w:val="0"/>
                  <w:marBottom w:val="0"/>
                  <w:divBdr>
                    <w:top w:val="none" w:sz="0" w:space="0" w:color="auto"/>
                    <w:left w:val="none" w:sz="0" w:space="0" w:color="auto"/>
                    <w:bottom w:val="none" w:sz="0" w:space="0" w:color="auto"/>
                    <w:right w:val="none" w:sz="0" w:space="0" w:color="auto"/>
                  </w:divBdr>
                </w:div>
                <w:div w:id="1923371054">
                  <w:marLeft w:val="640"/>
                  <w:marRight w:val="0"/>
                  <w:marTop w:val="0"/>
                  <w:marBottom w:val="0"/>
                  <w:divBdr>
                    <w:top w:val="none" w:sz="0" w:space="0" w:color="auto"/>
                    <w:left w:val="none" w:sz="0" w:space="0" w:color="auto"/>
                    <w:bottom w:val="none" w:sz="0" w:space="0" w:color="auto"/>
                    <w:right w:val="none" w:sz="0" w:space="0" w:color="auto"/>
                  </w:divBdr>
                </w:div>
                <w:div w:id="1956019602">
                  <w:marLeft w:val="640"/>
                  <w:marRight w:val="0"/>
                  <w:marTop w:val="0"/>
                  <w:marBottom w:val="0"/>
                  <w:divBdr>
                    <w:top w:val="none" w:sz="0" w:space="0" w:color="auto"/>
                    <w:left w:val="none" w:sz="0" w:space="0" w:color="auto"/>
                    <w:bottom w:val="none" w:sz="0" w:space="0" w:color="auto"/>
                    <w:right w:val="none" w:sz="0" w:space="0" w:color="auto"/>
                  </w:divBdr>
                </w:div>
                <w:div w:id="2009478746">
                  <w:marLeft w:val="640"/>
                  <w:marRight w:val="0"/>
                  <w:marTop w:val="0"/>
                  <w:marBottom w:val="0"/>
                  <w:divBdr>
                    <w:top w:val="none" w:sz="0" w:space="0" w:color="auto"/>
                    <w:left w:val="none" w:sz="0" w:space="0" w:color="auto"/>
                    <w:bottom w:val="none" w:sz="0" w:space="0" w:color="auto"/>
                    <w:right w:val="none" w:sz="0" w:space="0" w:color="auto"/>
                  </w:divBdr>
                </w:div>
                <w:div w:id="2054573038">
                  <w:marLeft w:val="640"/>
                  <w:marRight w:val="0"/>
                  <w:marTop w:val="0"/>
                  <w:marBottom w:val="0"/>
                  <w:divBdr>
                    <w:top w:val="none" w:sz="0" w:space="0" w:color="auto"/>
                    <w:left w:val="none" w:sz="0" w:space="0" w:color="auto"/>
                    <w:bottom w:val="none" w:sz="0" w:space="0" w:color="auto"/>
                    <w:right w:val="none" w:sz="0" w:space="0" w:color="auto"/>
                  </w:divBdr>
                </w:div>
                <w:div w:id="2099399629">
                  <w:marLeft w:val="640"/>
                  <w:marRight w:val="0"/>
                  <w:marTop w:val="0"/>
                  <w:marBottom w:val="0"/>
                  <w:divBdr>
                    <w:top w:val="none" w:sz="0" w:space="0" w:color="auto"/>
                    <w:left w:val="none" w:sz="0" w:space="0" w:color="auto"/>
                    <w:bottom w:val="none" w:sz="0" w:space="0" w:color="auto"/>
                    <w:right w:val="none" w:sz="0" w:space="0" w:color="auto"/>
                  </w:divBdr>
                </w:div>
                <w:div w:id="2112704381">
                  <w:marLeft w:val="640"/>
                  <w:marRight w:val="0"/>
                  <w:marTop w:val="0"/>
                  <w:marBottom w:val="0"/>
                  <w:divBdr>
                    <w:top w:val="none" w:sz="0" w:space="0" w:color="auto"/>
                    <w:left w:val="none" w:sz="0" w:space="0" w:color="auto"/>
                    <w:bottom w:val="none" w:sz="0" w:space="0" w:color="auto"/>
                    <w:right w:val="none" w:sz="0" w:space="0" w:color="auto"/>
                  </w:divBdr>
                </w:div>
                <w:div w:id="2129469842">
                  <w:marLeft w:val="640"/>
                  <w:marRight w:val="0"/>
                  <w:marTop w:val="0"/>
                  <w:marBottom w:val="0"/>
                  <w:divBdr>
                    <w:top w:val="none" w:sz="0" w:space="0" w:color="auto"/>
                    <w:left w:val="none" w:sz="0" w:space="0" w:color="auto"/>
                    <w:bottom w:val="none" w:sz="0" w:space="0" w:color="auto"/>
                    <w:right w:val="none" w:sz="0" w:space="0" w:color="auto"/>
                  </w:divBdr>
                </w:div>
                <w:div w:id="2142574168">
                  <w:marLeft w:val="640"/>
                  <w:marRight w:val="0"/>
                  <w:marTop w:val="0"/>
                  <w:marBottom w:val="0"/>
                  <w:divBdr>
                    <w:top w:val="none" w:sz="0" w:space="0" w:color="auto"/>
                    <w:left w:val="none" w:sz="0" w:space="0" w:color="auto"/>
                    <w:bottom w:val="none" w:sz="0" w:space="0" w:color="auto"/>
                    <w:right w:val="none" w:sz="0" w:space="0" w:color="auto"/>
                  </w:divBdr>
                </w:div>
              </w:divsChild>
            </w:div>
            <w:div w:id="1685086297">
              <w:marLeft w:val="0"/>
              <w:marRight w:val="0"/>
              <w:marTop w:val="0"/>
              <w:marBottom w:val="0"/>
              <w:divBdr>
                <w:top w:val="none" w:sz="0" w:space="0" w:color="auto"/>
                <w:left w:val="none" w:sz="0" w:space="0" w:color="auto"/>
                <w:bottom w:val="none" w:sz="0" w:space="0" w:color="auto"/>
                <w:right w:val="none" w:sz="0" w:space="0" w:color="auto"/>
              </w:divBdr>
              <w:divsChild>
                <w:div w:id="18821713">
                  <w:marLeft w:val="640"/>
                  <w:marRight w:val="0"/>
                  <w:marTop w:val="0"/>
                  <w:marBottom w:val="0"/>
                  <w:divBdr>
                    <w:top w:val="none" w:sz="0" w:space="0" w:color="auto"/>
                    <w:left w:val="none" w:sz="0" w:space="0" w:color="auto"/>
                    <w:bottom w:val="none" w:sz="0" w:space="0" w:color="auto"/>
                    <w:right w:val="none" w:sz="0" w:space="0" w:color="auto"/>
                  </w:divBdr>
                </w:div>
                <w:div w:id="67457582">
                  <w:marLeft w:val="640"/>
                  <w:marRight w:val="0"/>
                  <w:marTop w:val="0"/>
                  <w:marBottom w:val="0"/>
                  <w:divBdr>
                    <w:top w:val="none" w:sz="0" w:space="0" w:color="auto"/>
                    <w:left w:val="none" w:sz="0" w:space="0" w:color="auto"/>
                    <w:bottom w:val="none" w:sz="0" w:space="0" w:color="auto"/>
                    <w:right w:val="none" w:sz="0" w:space="0" w:color="auto"/>
                  </w:divBdr>
                </w:div>
                <w:div w:id="83383913">
                  <w:marLeft w:val="640"/>
                  <w:marRight w:val="0"/>
                  <w:marTop w:val="0"/>
                  <w:marBottom w:val="0"/>
                  <w:divBdr>
                    <w:top w:val="none" w:sz="0" w:space="0" w:color="auto"/>
                    <w:left w:val="none" w:sz="0" w:space="0" w:color="auto"/>
                    <w:bottom w:val="none" w:sz="0" w:space="0" w:color="auto"/>
                    <w:right w:val="none" w:sz="0" w:space="0" w:color="auto"/>
                  </w:divBdr>
                </w:div>
                <w:div w:id="88087037">
                  <w:marLeft w:val="640"/>
                  <w:marRight w:val="0"/>
                  <w:marTop w:val="0"/>
                  <w:marBottom w:val="0"/>
                  <w:divBdr>
                    <w:top w:val="none" w:sz="0" w:space="0" w:color="auto"/>
                    <w:left w:val="none" w:sz="0" w:space="0" w:color="auto"/>
                    <w:bottom w:val="none" w:sz="0" w:space="0" w:color="auto"/>
                    <w:right w:val="none" w:sz="0" w:space="0" w:color="auto"/>
                  </w:divBdr>
                </w:div>
                <w:div w:id="100541218">
                  <w:marLeft w:val="640"/>
                  <w:marRight w:val="0"/>
                  <w:marTop w:val="0"/>
                  <w:marBottom w:val="0"/>
                  <w:divBdr>
                    <w:top w:val="none" w:sz="0" w:space="0" w:color="auto"/>
                    <w:left w:val="none" w:sz="0" w:space="0" w:color="auto"/>
                    <w:bottom w:val="none" w:sz="0" w:space="0" w:color="auto"/>
                    <w:right w:val="none" w:sz="0" w:space="0" w:color="auto"/>
                  </w:divBdr>
                </w:div>
                <w:div w:id="102267644">
                  <w:marLeft w:val="640"/>
                  <w:marRight w:val="0"/>
                  <w:marTop w:val="0"/>
                  <w:marBottom w:val="0"/>
                  <w:divBdr>
                    <w:top w:val="none" w:sz="0" w:space="0" w:color="auto"/>
                    <w:left w:val="none" w:sz="0" w:space="0" w:color="auto"/>
                    <w:bottom w:val="none" w:sz="0" w:space="0" w:color="auto"/>
                    <w:right w:val="none" w:sz="0" w:space="0" w:color="auto"/>
                  </w:divBdr>
                </w:div>
                <w:div w:id="182784747">
                  <w:marLeft w:val="640"/>
                  <w:marRight w:val="0"/>
                  <w:marTop w:val="0"/>
                  <w:marBottom w:val="0"/>
                  <w:divBdr>
                    <w:top w:val="none" w:sz="0" w:space="0" w:color="auto"/>
                    <w:left w:val="none" w:sz="0" w:space="0" w:color="auto"/>
                    <w:bottom w:val="none" w:sz="0" w:space="0" w:color="auto"/>
                    <w:right w:val="none" w:sz="0" w:space="0" w:color="auto"/>
                  </w:divBdr>
                </w:div>
                <w:div w:id="186528823">
                  <w:marLeft w:val="640"/>
                  <w:marRight w:val="0"/>
                  <w:marTop w:val="0"/>
                  <w:marBottom w:val="0"/>
                  <w:divBdr>
                    <w:top w:val="none" w:sz="0" w:space="0" w:color="auto"/>
                    <w:left w:val="none" w:sz="0" w:space="0" w:color="auto"/>
                    <w:bottom w:val="none" w:sz="0" w:space="0" w:color="auto"/>
                    <w:right w:val="none" w:sz="0" w:space="0" w:color="auto"/>
                  </w:divBdr>
                </w:div>
                <w:div w:id="191379201">
                  <w:marLeft w:val="640"/>
                  <w:marRight w:val="0"/>
                  <w:marTop w:val="0"/>
                  <w:marBottom w:val="0"/>
                  <w:divBdr>
                    <w:top w:val="none" w:sz="0" w:space="0" w:color="auto"/>
                    <w:left w:val="none" w:sz="0" w:space="0" w:color="auto"/>
                    <w:bottom w:val="none" w:sz="0" w:space="0" w:color="auto"/>
                    <w:right w:val="none" w:sz="0" w:space="0" w:color="auto"/>
                  </w:divBdr>
                </w:div>
                <w:div w:id="204148315">
                  <w:marLeft w:val="640"/>
                  <w:marRight w:val="0"/>
                  <w:marTop w:val="0"/>
                  <w:marBottom w:val="0"/>
                  <w:divBdr>
                    <w:top w:val="none" w:sz="0" w:space="0" w:color="auto"/>
                    <w:left w:val="none" w:sz="0" w:space="0" w:color="auto"/>
                    <w:bottom w:val="none" w:sz="0" w:space="0" w:color="auto"/>
                    <w:right w:val="none" w:sz="0" w:space="0" w:color="auto"/>
                  </w:divBdr>
                </w:div>
                <w:div w:id="251932503">
                  <w:marLeft w:val="640"/>
                  <w:marRight w:val="0"/>
                  <w:marTop w:val="0"/>
                  <w:marBottom w:val="0"/>
                  <w:divBdr>
                    <w:top w:val="none" w:sz="0" w:space="0" w:color="auto"/>
                    <w:left w:val="none" w:sz="0" w:space="0" w:color="auto"/>
                    <w:bottom w:val="none" w:sz="0" w:space="0" w:color="auto"/>
                    <w:right w:val="none" w:sz="0" w:space="0" w:color="auto"/>
                  </w:divBdr>
                </w:div>
                <w:div w:id="271087549">
                  <w:marLeft w:val="640"/>
                  <w:marRight w:val="0"/>
                  <w:marTop w:val="0"/>
                  <w:marBottom w:val="0"/>
                  <w:divBdr>
                    <w:top w:val="none" w:sz="0" w:space="0" w:color="auto"/>
                    <w:left w:val="none" w:sz="0" w:space="0" w:color="auto"/>
                    <w:bottom w:val="none" w:sz="0" w:space="0" w:color="auto"/>
                    <w:right w:val="none" w:sz="0" w:space="0" w:color="auto"/>
                  </w:divBdr>
                </w:div>
                <w:div w:id="332536982">
                  <w:marLeft w:val="640"/>
                  <w:marRight w:val="0"/>
                  <w:marTop w:val="0"/>
                  <w:marBottom w:val="0"/>
                  <w:divBdr>
                    <w:top w:val="none" w:sz="0" w:space="0" w:color="auto"/>
                    <w:left w:val="none" w:sz="0" w:space="0" w:color="auto"/>
                    <w:bottom w:val="none" w:sz="0" w:space="0" w:color="auto"/>
                    <w:right w:val="none" w:sz="0" w:space="0" w:color="auto"/>
                  </w:divBdr>
                </w:div>
                <w:div w:id="379018871">
                  <w:marLeft w:val="640"/>
                  <w:marRight w:val="0"/>
                  <w:marTop w:val="0"/>
                  <w:marBottom w:val="0"/>
                  <w:divBdr>
                    <w:top w:val="none" w:sz="0" w:space="0" w:color="auto"/>
                    <w:left w:val="none" w:sz="0" w:space="0" w:color="auto"/>
                    <w:bottom w:val="none" w:sz="0" w:space="0" w:color="auto"/>
                    <w:right w:val="none" w:sz="0" w:space="0" w:color="auto"/>
                  </w:divBdr>
                </w:div>
                <w:div w:id="467626805">
                  <w:marLeft w:val="640"/>
                  <w:marRight w:val="0"/>
                  <w:marTop w:val="0"/>
                  <w:marBottom w:val="0"/>
                  <w:divBdr>
                    <w:top w:val="none" w:sz="0" w:space="0" w:color="auto"/>
                    <w:left w:val="none" w:sz="0" w:space="0" w:color="auto"/>
                    <w:bottom w:val="none" w:sz="0" w:space="0" w:color="auto"/>
                    <w:right w:val="none" w:sz="0" w:space="0" w:color="auto"/>
                  </w:divBdr>
                </w:div>
                <w:div w:id="506097612">
                  <w:marLeft w:val="640"/>
                  <w:marRight w:val="0"/>
                  <w:marTop w:val="0"/>
                  <w:marBottom w:val="0"/>
                  <w:divBdr>
                    <w:top w:val="none" w:sz="0" w:space="0" w:color="auto"/>
                    <w:left w:val="none" w:sz="0" w:space="0" w:color="auto"/>
                    <w:bottom w:val="none" w:sz="0" w:space="0" w:color="auto"/>
                    <w:right w:val="none" w:sz="0" w:space="0" w:color="auto"/>
                  </w:divBdr>
                </w:div>
                <w:div w:id="586965424">
                  <w:marLeft w:val="640"/>
                  <w:marRight w:val="0"/>
                  <w:marTop w:val="0"/>
                  <w:marBottom w:val="0"/>
                  <w:divBdr>
                    <w:top w:val="none" w:sz="0" w:space="0" w:color="auto"/>
                    <w:left w:val="none" w:sz="0" w:space="0" w:color="auto"/>
                    <w:bottom w:val="none" w:sz="0" w:space="0" w:color="auto"/>
                    <w:right w:val="none" w:sz="0" w:space="0" w:color="auto"/>
                  </w:divBdr>
                </w:div>
                <w:div w:id="609702265">
                  <w:marLeft w:val="640"/>
                  <w:marRight w:val="0"/>
                  <w:marTop w:val="0"/>
                  <w:marBottom w:val="0"/>
                  <w:divBdr>
                    <w:top w:val="none" w:sz="0" w:space="0" w:color="auto"/>
                    <w:left w:val="none" w:sz="0" w:space="0" w:color="auto"/>
                    <w:bottom w:val="none" w:sz="0" w:space="0" w:color="auto"/>
                    <w:right w:val="none" w:sz="0" w:space="0" w:color="auto"/>
                  </w:divBdr>
                </w:div>
                <w:div w:id="674919548">
                  <w:marLeft w:val="640"/>
                  <w:marRight w:val="0"/>
                  <w:marTop w:val="0"/>
                  <w:marBottom w:val="0"/>
                  <w:divBdr>
                    <w:top w:val="none" w:sz="0" w:space="0" w:color="auto"/>
                    <w:left w:val="none" w:sz="0" w:space="0" w:color="auto"/>
                    <w:bottom w:val="none" w:sz="0" w:space="0" w:color="auto"/>
                    <w:right w:val="none" w:sz="0" w:space="0" w:color="auto"/>
                  </w:divBdr>
                </w:div>
                <w:div w:id="723331137">
                  <w:marLeft w:val="640"/>
                  <w:marRight w:val="0"/>
                  <w:marTop w:val="0"/>
                  <w:marBottom w:val="0"/>
                  <w:divBdr>
                    <w:top w:val="none" w:sz="0" w:space="0" w:color="auto"/>
                    <w:left w:val="none" w:sz="0" w:space="0" w:color="auto"/>
                    <w:bottom w:val="none" w:sz="0" w:space="0" w:color="auto"/>
                    <w:right w:val="none" w:sz="0" w:space="0" w:color="auto"/>
                  </w:divBdr>
                </w:div>
                <w:div w:id="733698250">
                  <w:marLeft w:val="640"/>
                  <w:marRight w:val="0"/>
                  <w:marTop w:val="0"/>
                  <w:marBottom w:val="0"/>
                  <w:divBdr>
                    <w:top w:val="none" w:sz="0" w:space="0" w:color="auto"/>
                    <w:left w:val="none" w:sz="0" w:space="0" w:color="auto"/>
                    <w:bottom w:val="none" w:sz="0" w:space="0" w:color="auto"/>
                    <w:right w:val="none" w:sz="0" w:space="0" w:color="auto"/>
                  </w:divBdr>
                </w:div>
                <w:div w:id="812798112">
                  <w:marLeft w:val="640"/>
                  <w:marRight w:val="0"/>
                  <w:marTop w:val="0"/>
                  <w:marBottom w:val="0"/>
                  <w:divBdr>
                    <w:top w:val="none" w:sz="0" w:space="0" w:color="auto"/>
                    <w:left w:val="none" w:sz="0" w:space="0" w:color="auto"/>
                    <w:bottom w:val="none" w:sz="0" w:space="0" w:color="auto"/>
                    <w:right w:val="none" w:sz="0" w:space="0" w:color="auto"/>
                  </w:divBdr>
                </w:div>
                <w:div w:id="825123084">
                  <w:marLeft w:val="640"/>
                  <w:marRight w:val="0"/>
                  <w:marTop w:val="0"/>
                  <w:marBottom w:val="0"/>
                  <w:divBdr>
                    <w:top w:val="none" w:sz="0" w:space="0" w:color="auto"/>
                    <w:left w:val="none" w:sz="0" w:space="0" w:color="auto"/>
                    <w:bottom w:val="none" w:sz="0" w:space="0" w:color="auto"/>
                    <w:right w:val="none" w:sz="0" w:space="0" w:color="auto"/>
                  </w:divBdr>
                </w:div>
                <w:div w:id="853418018">
                  <w:marLeft w:val="640"/>
                  <w:marRight w:val="0"/>
                  <w:marTop w:val="0"/>
                  <w:marBottom w:val="0"/>
                  <w:divBdr>
                    <w:top w:val="none" w:sz="0" w:space="0" w:color="auto"/>
                    <w:left w:val="none" w:sz="0" w:space="0" w:color="auto"/>
                    <w:bottom w:val="none" w:sz="0" w:space="0" w:color="auto"/>
                    <w:right w:val="none" w:sz="0" w:space="0" w:color="auto"/>
                  </w:divBdr>
                </w:div>
                <w:div w:id="933906015">
                  <w:marLeft w:val="640"/>
                  <w:marRight w:val="0"/>
                  <w:marTop w:val="0"/>
                  <w:marBottom w:val="0"/>
                  <w:divBdr>
                    <w:top w:val="none" w:sz="0" w:space="0" w:color="auto"/>
                    <w:left w:val="none" w:sz="0" w:space="0" w:color="auto"/>
                    <w:bottom w:val="none" w:sz="0" w:space="0" w:color="auto"/>
                    <w:right w:val="none" w:sz="0" w:space="0" w:color="auto"/>
                  </w:divBdr>
                </w:div>
                <w:div w:id="956914689">
                  <w:marLeft w:val="640"/>
                  <w:marRight w:val="0"/>
                  <w:marTop w:val="0"/>
                  <w:marBottom w:val="0"/>
                  <w:divBdr>
                    <w:top w:val="none" w:sz="0" w:space="0" w:color="auto"/>
                    <w:left w:val="none" w:sz="0" w:space="0" w:color="auto"/>
                    <w:bottom w:val="none" w:sz="0" w:space="0" w:color="auto"/>
                    <w:right w:val="none" w:sz="0" w:space="0" w:color="auto"/>
                  </w:divBdr>
                </w:div>
                <w:div w:id="972173384">
                  <w:marLeft w:val="640"/>
                  <w:marRight w:val="0"/>
                  <w:marTop w:val="0"/>
                  <w:marBottom w:val="0"/>
                  <w:divBdr>
                    <w:top w:val="none" w:sz="0" w:space="0" w:color="auto"/>
                    <w:left w:val="none" w:sz="0" w:space="0" w:color="auto"/>
                    <w:bottom w:val="none" w:sz="0" w:space="0" w:color="auto"/>
                    <w:right w:val="none" w:sz="0" w:space="0" w:color="auto"/>
                  </w:divBdr>
                </w:div>
                <w:div w:id="1045788824">
                  <w:marLeft w:val="640"/>
                  <w:marRight w:val="0"/>
                  <w:marTop w:val="0"/>
                  <w:marBottom w:val="0"/>
                  <w:divBdr>
                    <w:top w:val="none" w:sz="0" w:space="0" w:color="auto"/>
                    <w:left w:val="none" w:sz="0" w:space="0" w:color="auto"/>
                    <w:bottom w:val="none" w:sz="0" w:space="0" w:color="auto"/>
                    <w:right w:val="none" w:sz="0" w:space="0" w:color="auto"/>
                  </w:divBdr>
                </w:div>
                <w:div w:id="1178421516">
                  <w:marLeft w:val="640"/>
                  <w:marRight w:val="0"/>
                  <w:marTop w:val="0"/>
                  <w:marBottom w:val="0"/>
                  <w:divBdr>
                    <w:top w:val="none" w:sz="0" w:space="0" w:color="auto"/>
                    <w:left w:val="none" w:sz="0" w:space="0" w:color="auto"/>
                    <w:bottom w:val="none" w:sz="0" w:space="0" w:color="auto"/>
                    <w:right w:val="none" w:sz="0" w:space="0" w:color="auto"/>
                  </w:divBdr>
                </w:div>
                <w:div w:id="1190558962">
                  <w:marLeft w:val="640"/>
                  <w:marRight w:val="0"/>
                  <w:marTop w:val="0"/>
                  <w:marBottom w:val="0"/>
                  <w:divBdr>
                    <w:top w:val="none" w:sz="0" w:space="0" w:color="auto"/>
                    <w:left w:val="none" w:sz="0" w:space="0" w:color="auto"/>
                    <w:bottom w:val="none" w:sz="0" w:space="0" w:color="auto"/>
                    <w:right w:val="none" w:sz="0" w:space="0" w:color="auto"/>
                  </w:divBdr>
                </w:div>
                <w:div w:id="1213074596">
                  <w:marLeft w:val="640"/>
                  <w:marRight w:val="0"/>
                  <w:marTop w:val="0"/>
                  <w:marBottom w:val="0"/>
                  <w:divBdr>
                    <w:top w:val="none" w:sz="0" w:space="0" w:color="auto"/>
                    <w:left w:val="none" w:sz="0" w:space="0" w:color="auto"/>
                    <w:bottom w:val="none" w:sz="0" w:space="0" w:color="auto"/>
                    <w:right w:val="none" w:sz="0" w:space="0" w:color="auto"/>
                  </w:divBdr>
                </w:div>
                <w:div w:id="1221139033">
                  <w:marLeft w:val="640"/>
                  <w:marRight w:val="0"/>
                  <w:marTop w:val="0"/>
                  <w:marBottom w:val="0"/>
                  <w:divBdr>
                    <w:top w:val="none" w:sz="0" w:space="0" w:color="auto"/>
                    <w:left w:val="none" w:sz="0" w:space="0" w:color="auto"/>
                    <w:bottom w:val="none" w:sz="0" w:space="0" w:color="auto"/>
                    <w:right w:val="none" w:sz="0" w:space="0" w:color="auto"/>
                  </w:divBdr>
                </w:div>
                <w:div w:id="1265263775">
                  <w:marLeft w:val="640"/>
                  <w:marRight w:val="0"/>
                  <w:marTop w:val="0"/>
                  <w:marBottom w:val="0"/>
                  <w:divBdr>
                    <w:top w:val="none" w:sz="0" w:space="0" w:color="auto"/>
                    <w:left w:val="none" w:sz="0" w:space="0" w:color="auto"/>
                    <w:bottom w:val="none" w:sz="0" w:space="0" w:color="auto"/>
                    <w:right w:val="none" w:sz="0" w:space="0" w:color="auto"/>
                  </w:divBdr>
                </w:div>
                <w:div w:id="1274828288">
                  <w:marLeft w:val="640"/>
                  <w:marRight w:val="0"/>
                  <w:marTop w:val="0"/>
                  <w:marBottom w:val="0"/>
                  <w:divBdr>
                    <w:top w:val="none" w:sz="0" w:space="0" w:color="auto"/>
                    <w:left w:val="none" w:sz="0" w:space="0" w:color="auto"/>
                    <w:bottom w:val="none" w:sz="0" w:space="0" w:color="auto"/>
                    <w:right w:val="none" w:sz="0" w:space="0" w:color="auto"/>
                  </w:divBdr>
                </w:div>
                <w:div w:id="1304316370">
                  <w:marLeft w:val="640"/>
                  <w:marRight w:val="0"/>
                  <w:marTop w:val="0"/>
                  <w:marBottom w:val="0"/>
                  <w:divBdr>
                    <w:top w:val="none" w:sz="0" w:space="0" w:color="auto"/>
                    <w:left w:val="none" w:sz="0" w:space="0" w:color="auto"/>
                    <w:bottom w:val="none" w:sz="0" w:space="0" w:color="auto"/>
                    <w:right w:val="none" w:sz="0" w:space="0" w:color="auto"/>
                  </w:divBdr>
                </w:div>
                <w:div w:id="1344166320">
                  <w:marLeft w:val="640"/>
                  <w:marRight w:val="0"/>
                  <w:marTop w:val="0"/>
                  <w:marBottom w:val="0"/>
                  <w:divBdr>
                    <w:top w:val="none" w:sz="0" w:space="0" w:color="auto"/>
                    <w:left w:val="none" w:sz="0" w:space="0" w:color="auto"/>
                    <w:bottom w:val="none" w:sz="0" w:space="0" w:color="auto"/>
                    <w:right w:val="none" w:sz="0" w:space="0" w:color="auto"/>
                  </w:divBdr>
                </w:div>
                <w:div w:id="1357119565">
                  <w:marLeft w:val="640"/>
                  <w:marRight w:val="0"/>
                  <w:marTop w:val="0"/>
                  <w:marBottom w:val="0"/>
                  <w:divBdr>
                    <w:top w:val="none" w:sz="0" w:space="0" w:color="auto"/>
                    <w:left w:val="none" w:sz="0" w:space="0" w:color="auto"/>
                    <w:bottom w:val="none" w:sz="0" w:space="0" w:color="auto"/>
                    <w:right w:val="none" w:sz="0" w:space="0" w:color="auto"/>
                  </w:divBdr>
                </w:div>
                <w:div w:id="1359426399">
                  <w:marLeft w:val="640"/>
                  <w:marRight w:val="0"/>
                  <w:marTop w:val="0"/>
                  <w:marBottom w:val="0"/>
                  <w:divBdr>
                    <w:top w:val="none" w:sz="0" w:space="0" w:color="auto"/>
                    <w:left w:val="none" w:sz="0" w:space="0" w:color="auto"/>
                    <w:bottom w:val="none" w:sz="0" w:space="0" w:color="auto"/>
                    <w:right w:val="none" w:sz="0" w:space="0" w:color="auto"/>
                  </w:divBdr>
                </w:div>
                <w:div w:id="1395197188">
                  <w:marLeft w:val="640"/>
                  <w:marRight w:val="0"/>
                  <w:marTop w:val="0"/>
                  <w:marBottom w:val="0"/>
                  <w:divBdr>
                    <w:top w:val="none" w:sz="0" w:space="0" w:color="auto"/>
                    <w:left w:val="none" w:sz="0" w:space="0" w:color="auto"/>
                    <w:bottom w:val="none" w:sz="0" w:space="0" w:color="auto"/>
                    <w:right w:val="none" w:sz="0" w:space="0" w:color="auto"/>
                  </w:divBdr>
                </w:div>
                <w:div w:id="1395657954">
                  <w:marLeft w:val="640"/>
                  <w:marRight w:val="0"/>
                  <w:marTop w:val="0"/>
                  <w:marBottom w:val="0"/>
                  <w:divBdr>
                    <w:top w:val="none" w:sz="0" w:space="0" w:color="auto"/>
                    <w:left w:val="none" w:sz="0" w:space="0" w:color="auto"/>
                    <w:bottom w:val="none" w:sz="0" w:space="0" w:color="auto"/>
                    <w:right w:val="none" w:sz="0" w:space="0" w:color="auto"/>
                  </w:divBdr>
                </w:div>
                <w:div w:id="1409961448">
                  <w:marLeft w:val="640"/>
                  <w:marRight w:val="0"/>
                  <w:marTop w:val="0"/>
                  <w:marBottom w:val="0"/>
                  <w:divBdr>
                    <w:top w:val="none" w:sz="0" w:space="0" w:color="auto"/>
                    <w:left w:val="none" w:sz="0" w:space="0" w:color="auto"/>
                    <w:bottom w:val="none" w:sz="0" w:space="0" w:color="auto"/>
                    <w:right w:val="none" w:sz="0" w:space="0" w:color="auto"/>
                  </w:divBdr>
                </w:div>
                <w:div w:id="1411730814">
                  <w:marLeft w:val="640"/>
                  <w:marRight w:val="0"/>
                  <w:marTop w:val="0"/>
                  <w:marBottom w:val="0"/>
                  <w:divBdr>
                    <w:top w:val="none" w:sz="0" w:space="0" w:color="auto"/>
                    <w:left w:val="none" w:sz="0" w:space="0" w:color="auto"/>
                    <w:bottom w:val="none" w:sz="0" w:space="0" w:color="auto"/>
                    <w:right w:val="none" w:sz="0" w:space="0" w:color="auto"/>
                  </w:divBdr>
                </w:div>
                <w:div w:id="1447626392">
                  <w:marLeft w:val="640"/>
                  <w:marRight w:val="0"/>
                  <w:marTop w:val="0"/>
                  <w:marBottom w:val="0"/>
                  <w:divBdr>
                    <w:top w:val="none" w:sz="0" w:space="0" w:color="auto"/>
                    <w:left w:val="none" w:sz="0" w:space="0" w:color="auto"/>
                    <w:bottom w:val="none" w:sz="0" w:space="0" w:color="auto"/>
                    <w:right w:val="none" w:sz="0" w:space="0" w:color="auto"/>
                  </w:divBdr>
                </w:div>
                <w:div w:id="1475753674">
                  <w:marLeft w:val="640"/>
                  <w:marRight w:val="0"/>
                  <w:marTop w:val="0"/>
                  <w:marBottom w:val="0"/>
                  <w:divBdr>
                    <w:top w:val="none" w:sz="0" w:space="0" w:color="auto"/>
                    <w:left w:val="none" w:sz="0" w:space="0" w:color="auto"/>
                    <w:bottom w:val="none" w:sz="0" w:space="0" w:color="auto"/>
                    <w:right w:val="none" w:sz="0" w:space="0" w:color="auto"/>
                  </w:divBdr>
                </w:div>
                <w:div w:id="1476141845">
                  <w:marLeft w:val="640"/>
                  <w:marRight w:val="0"/>
                  <w:marTop w:val="0"/>
                  <w:marBottom w:val="0"/>
                  <w:divBdr>
                    <w:top w:val="none" w:sz="0" w:space="0" w:color="auto"/>
                    <w:left w:val="none" w:sz="0" w:space="0" w:color="auto"/>
                    <w:bottom w:val="none" w:sz="0" w:space="0" w:color="auto"/>
                    <w:right w:val="none" w:sz="0" w:space="0" w:color="auto"/>
                  </w:divBdr>
                </w:div>
                <w:div w:id="1498571849">
                  <w:marLeft w:val="640"/>
                  <w:marRight w:val="0"/>
                  <w:marTop w:val="0"/>
                  <w:marBottom w:val="0"/>
                  <w:divBdr>
                    <w:top w:val="none" w:sz="0" w:space="0" w:color="auto"/>
                    <w:left w:val="none" w:sz="0" w:space="0" w:color="auto"/>
                    <w:bottom w:val="none" w:sz="0" w:space="0" w:color="auto"/>
                    <w:right w:val="none" w:sz="0" w:space="0" w:color="auto"/>
                  </w:divBdr>
                </w:div>
                <w:div w:id="1567256847">
                  <w:marLeft w:val="640"/>
                  <w:marRight w:val="0"/>
                  <w:marTop w:val="0"/>
                  <w:marBottom w:val="0"/>
                  <w:divBdr>
                    <w:top w:val="none" w:sz="0" w:space="0" w:color="auto"/>
                    <w:left w:val="none" w:sz="0" w:space="0" w:color="auto"/>
                    <w:bottom w:val="none" w:sz="0" w:space="0" w:color="auto"/>
                    <w:right w:val="none" w:sz="0" w:space="0" w:color="auto"/>
                  </w:divBdr>
                </w:div>
                <w:div w:id="1649743832">
                  <w:marLeft w:val="640"/>
                  <w:marRight w:val="0"/>
                  <w:marTop w:val="0"/>
                  <w:marBottom w:val="0"/>
                  <w:divBdr>
                    <w:top w:val="none" w:sz="0" w:space="0" w:color="auto"/>
                    <w:left w:val="none" w:sz="0" w:space="0" w:color="auto"/>
                    <w:bottom w:val="none" w:sz="0" w:space="0" w:color="auto"/>
                    <w:right w:val="none" w:sz="0" w:space="0" w:color="auto"/>
                  </w:divBdr>
                </w:div>
                <w:div w:id="1657955277">
                  <w:marLeft w:val="640"/>
                  <w:marRight w:val="0"/>
                  <w:marTop w:val="0"/>
                  <w:marBottom w:val="0"/>
                  <w:divBdr>
                    <w:top w:val="none" w:sz="0" w:space="0" w:color="auto"/>
                    <w:left w:val="none" w:sz="0" w:space="0" w:color="auto"/>
                    <w:bottom w:val="none" w:sz="0" w:space="0" w:color="auto"/>
                    <w:right w:val="none" w:sz="0" w:space="0" w:color="auto"/>
                  </w:divBdr>
                </w:div>
                <w:div w:id="1676373095">
                  <w:marLeft w:val="640"/>
                  <w:marRight w:val="0"/>
                  <w:marTop w:val="0"/>
                  <w:marBottom w:val="0"/>
                  <w:divBdr>
                    <w:top w:val="none" w:sz="0" w:space="0" w:color="auto"/>
                    <w:left w:val="none" w:sz="0" w:space="0" w:color="auto"/>
                    <w:bottom w:val="none" w:sz="0" w:space="0" w:color="auto"/>
                    <w:right w:val="none" w:sz="0" w:space="0" w:color="auto"/>
                  </w:divBdr>
                </w:div>
                <w:div w:id="1687714334">
                  <w:marLeft w:val="640"/>
                  <w:marRight w:val="0"/>
                  <w:marTop w:val="0"/>
                  <w:marBottom w:val="0"/>
                  <w:divBdr>
                    <w:top w:val="none" w:sz="0" w:space="0" w:color="auto"/>
                    <w:left w:val="none" w:sz="0" w:space="0" w:color="auto"/>
                    <w:bottom w:val="none" w:sz="0" w:space="0" w:color="auto"/>
                    <w:right w:val="none" w:sz="0" w:space="0" w:color="auto"/>
                  </w:divBdr>
                </w:div>
                <w:div w:id="1696346503">
                  <w:marLeft w:val="640"/>
                  <w:marRight w:val="0"/>
                  <w:marTop w:val="0"/>
                  <w:marBottom w:val="0"/>
                  <w:divBdr>
                    <w:top w:val="none" w:sz="0" w:space="0" w:color="auto"/>
                    <w:left w:val="none" w:sz="0" w:space="0" w:color="auto"/>
                    <w:bottom w:val="none" w:sz="0" w:space="0" w:color="auto"/>
                    <w:right w:val="none" w:sz="0" w:space="0" w:color="auto"/>
                  </w:divBdr>
                </w:div>
                <w:div w:id="1736003379">
                  <w:marLeft w:val="640"/>
                  <w:marRight w:val="0"/>
                  <w:marTop w:val="0"/>
                  <w:marBottom w:val="0"/>
                  <w:divBdr>
                    <w:top w:val="none" w:sz="0" w:space="0" w:color="auto"/>
                    <w:left w:val="none" w:sz="0" w:space="0" w:color="auto"/>
                    <w:bottom w:val="none" w:sz="0" w:space="0" w:color="auto"/>
                    <w:right w:val="none" w:sz="0" w:space="0" w:color="auto"/>
                  </w:divBdr>
                </w:div>
                <w:div w:id="1770849376">
                  <w:marLeft w:val="640"/>
                  <w:marRight w:val="0"/>
                  <w:marTop w:val="0"/>
                  <w:marBottom w:val="0"/>
                  <w:divBdr>
                    <w:top w:val="none" w:sz="0" w:space="0" w:color="auto"/>
                    <w:left w:val="none" w:sz="0" w:space="0" w:color="auto"/>
                    <w:bottom w:val="none" w:sz="0" w:space="0" w:color="auto"/>
                    <w:right w:val="none" w:sz="0" w:space="0" w:color="auto"/>
                  </w:divBdr>
                </w:div>
                <w:div w:id="1783958992">
                  <w:marLeft w:val="640"/>
                  <w:marRight w:val="0"/>
                  <w:marTop w:val="0"/>
                  <w:marBottom w:val="0"/>
                  <w:divBdr>
                    <w:top w:val="none" w:sz="0" w:space="0" w:color="auto"/>
                    <w:left w:val="none" w:sz="0" w:space="0" w:color="auto"/>
                    <w:bottom w:val="none" w:sz="0" w:space="0" w:color="auto"/>
                    <w:right w:val="none" w:sz="0" w:space="0" w:color="auto"/>
                  </w:divBdr>
                </w:div>
                <w:div w:id="1795708782">
                  <w:marLeft w:val="640"/>
                  <w:marRight w:val="0"/>
                  <w:marTop w:val="0"/>
                  <w:marBottom w:val="0"/>
                  <w:divBdr>
                    <w:top w:val="none" w:sz="0" w:space="0" w:color="auto"/>
                    <w:left w:val="none" w:sz="0" w:space="0" w:color="auto"/>
                    <w:bottom w:val="none" w:sz="0" w:space="0" w:color="auto"/>
                    <w:right w:val="none" w:sz="0" w:space="0" w:color="auto"/>
                  </w:divBdr>
                </w:div>
                <w:div w:id="1800875533">
                  <w:marLeft w:val="640"/>
                  <w:marRight w:val="0"/>
                  <w:marTop w:val="0"/>
                  <w:marBottom w:val="0"/>
                  <w:divBdr>
                    <w:top w:val="none" w:sz="0" w:space="0" w:color="auto"/>
                    <w:left w:val="none" w:sz="0" w:space="0" w:color="auto"/>
                    <w:bottom w:val="none" w:sz="0" w:space="0" w:color="auto"/>
                    <w:right w:val="none" w:sz="0" w:space="0" w:color="auto"/>
                  </w:divBdr>
                </w:div>
                <w:div w:id="1813325358">
                  <w:marLeft w:val="640"/>
                  <w:marRight w:val="0"/>
                  <w:marTop w:val="0"/>
                  <w:marBottom w:val="0"/>
                  <w:divBdr>
                    <w:top w:val="none" w:sz="0" w:space="0" w:color="auto"/>
                    <w:left w:val="none" w:sz="0" w:space="0" w:color="auto"/>
                    <w:bottom w:val="none" w:sz="0" w:space="0" w:color="auto"/>
                    <w:right w:val="none" w:sz="0" w:space="0" w:color="auto"/>
                  </w:divBdr>
                </w:div>
                <w:div w:id="1821657432">
                  <w:marLeft w:val="640"/>
                  <w:marRight w:val="0"/>
                  <w:marTop w:val="0"/>
                  <w:marBottom w:val="0"/>
                  <w:divBdr>
                    <w:top w:val="none" w:sz="0" w:space="0" w:color="auto"/>
                    <w:left w:val="none" w:sz="0" w:space="0" w:color="auto"/>
                    <w:bottom w:val="none" w:sz="0" w:space="0" w:color="auto"/>
                    <w:right w:val="none" w:sz="0" w:space="0" w:color="auto"/>
                  </w:divBdr>
                </w:div>
                <w:div w:id="1822578631">
                  <w:marLeft w:val="640"/>
                  <w:marRight w:val="0"/>
                  <w:marTop w:val="0"/>
                  <w:marBottom w:val="0"/>
                  <w:divBdr>
                    <w:top w:val="none" w:sz="0" w:space="0" w:color="auto"/>
                    <w:left w:val="none" w:sz="0" w:space="0" w:color="auto"/>
                    <w:bottom w:val="none" w:sz="0" w:space="0" w:color="auto"/>
                    <w:right w:val="none" w:sz="0" w:space="0" w:color="auto"/>
                  </w:divBdr>
                </w:div>
                <w:div w:id="1918008828">
                  <w:marLeft w:val="640"/>
                  <w:marRight w:val="0"/>
                  <w:marTop w:val="0"/>
                  <w:marBottom w:val="0"/>
                  <w:divBdr>
                    <w:top w:val="none" w:sz="0" w:space="0" w:color="auto"/>
                    <w:left w:val="none" w:sz="0" w:space="0" w:color="auto"/>
                    <w:bottom w:val="none" w:sz="0" w:space="0" w:color="auto"/>
                    <w:right w:val="none" w:sz="0" w:space="0" w:color="auto"/>
                  </w:divBdr>
                </w:div>
                <w:div w:id="1973056198">
                  <w:marLeft w:val="640"/>
                  <w:marRight w:val="0"/>
                  <w:marTop w:val="0"/>
                  <w:marBottom w:val="0"/>
                  <w:divBdr>
                    <w:top w:val="none" w:sz="0" w:space="0" w:color="auto"/>
                    <w:left w:val="none" w:sz="0" w:space="0" w:color="auto"/>
                    <w:bottom w:val="none" w:sz="0" w:space="0" w:color="auto"/>
                    <w:right w:val="none" w:sz="0" w:space="0" w:color="auto"/>
                  </w:divBdr>
                </w:div>
                <w:div w:id="2040623315">
                  <w:marLeft w:val="640"/>
                  <w:marRight w:val="0"/>
                  <w:marTop w:val="0"/>
                  <w:marBottom w:val="0"/>
                  <w:divBdr>
                    <w:top w:val="none" w:sz="0" w:space="0" w:color="auto"/>
                    <w:left w:val="none" w:sz="0" w:space="0" w:color="auto"/>
                    <w:bottom w:val="none" w:sz="0" w:space="0" w:color="auto"/>
                    <w:right w:val="none" w:sz="0" w:space="0" w:color="auto"/>
                  </w:divBdr>
                </w:div>
                <w:div w:id="2134979990">
                  <w:marLeft w:val="640"/>
                  <w:marRight w:val="0"/>
                  <w:marTop w:val="0"/>
                  <w:marBottom w:val="0"/>
                  <w:divBdr>
                    <w:top w:val="none" w:sz="0" w:space="0" w:color="auto"/>
                    <w:left w:val="none" w:sz="0" w:space="0" w:color="auto"/>
                    <w:bottom w:val="none" w:sz="0" w:space="0" w:color="auto"/>
                    <w:right w:val="none" w:sz="0" w:space="0" w:color="auto"/>
                  </w:divBdr>
                </w:div>
              </w:divsChild>
            </w:div>
            <w:div w:id="1698848689">
              <w:marLeft w:val="0"/>
              <w:marRight w:val="0"/>
              <w:marTop w:val="0"/>
              <w:marBottom w:val="0"/>
              <w:divBdr>
                <w:top w:val="none" w:sz="0" w:space="0" w:color="auto"/>
                <w:left w:val="none" w:sz="0" w:space="0" w:color="auto"/>
                <w:bottom w:val="none" w:sz="0" w:space="0" w:color="auto"/>
                <w:right w:val="none" w:sz="0" w:space="0" w:color="auto"/>
              </w:divBdr>
              <w:divsChild>
                <w:div w:id="2973981">
                  <w:marLeft w:val="640"/>
                  <w:marRight w:val="0"/>
                  <w:marTop w:val="0"/>
                  <w:marBottom w:val="0"/>
                  <w:divBdr>
                    <w:top w:val="none" w:sz="0" w:space="0" w:color="auto"/>
                    <w:left w:val="none" w:sz="0" w:space="0" w:color="auto"/>
                    <w:bottom w:val="none" w:sz="0" w:space="0" w:color="auto"/>
                    <w:right w:val="none" w:sz="0" w:space="0" w:color="auto"/>
                  </w:divBdr>
                </w:div>
                <w:div w:id="5597025">
                  <w:marLeft w:val="640"/>
                  <w:marRight w:val="0"/>
                  <w:marTop w:val="0"/>
                  <w:marBottom w:val="0"/>
                  <w:divBdr>
                    <w:top w:val="none" w:sz="0" w:space="0" w:color="auto"/>
                    <w:left w:val="none" w:sz="0" w:space="0" w:color="auto"/>
                    <w:bottom w:val="none" w:sz="0" w:space="0" w:color="auto"/>
                    <w:right w:val="none" w:sz="0" w:space="0" w:color="auto"/>
                  </w:divBdr>
                </w:div>
                <w:div w:id="7875419">
                  <w:marLeft w:val="640"/>
                  <w:marRight w:val="0"/>
                  <w:marTop w:val="0"/>
                  <w:marBottom w:val="0"/>
                  <w:divBdr>
                    <w:top w:val="none" w:sz="0" w:space="0" w:color="auto"/>
                    <w:left w:val="none" w:sz="0" w:space="0" w:color="auto"/>
                    <w:bottom w:val="none" w:sz="0" w:space="0" w:color="auto"/>
                    <w:right w:val="none" w:sz="0" w:space="0" w:color="auto"/>
                  </w:divBdr>
                </w:div>
                <w:div w:id="8794409">
                  <w:marLeft w:val="640"/>
                  <w:marRight w:val="0"/>
                  <w:marTop w:val="0"/>
                  <w:marBottom w:val="0"/>
                  <w:divBdr>
                    <w:top w:val="none" w:sz="0" w:space="0" w:color="auto"/>
                    <w:left w:val="none" w:sz="0" w:space="0" w:color="auto"/>
                    <w:bottom w:val="none" w:sz="0" w:space="0" w:color="auto"/>
                    <w:right w:val="none" w:sz="0" w:space="0" w:color="auto"/>
                  </w:divBdr>
                </w:div>
                <w:div w:id="62411931">
                  <w:marLeft w:val="640"/>
                  <w:marRight w:val="0"/>
                  <w:marTop w:val="0"/>
                  <w:marBottom w:val="0"/>
                  <w:divBdr>
                    <w:top w:val="none" w:sz="0" w:space="0" w:color="auto"/>
                    <w:left w:val="none" w:sz="0" w:space="0" w:color="auto"/>
                    <w:bottom w:val="none" w:sz="0" w:space="0" w:color="auto"/>
                    <w:right w:val="none" w:sz="0" w:space="0" w:color="auto"/>
                  </w:divBdr>
                </w:div>
                <w:div w:id="94257168">
                  <w:marLeft w:val="640"/>
                  <w:marRight w:val="0"/>
                  <w:marTop w:val="0"/>
                  <w:marBottom w:val="0"/>
                  <w:divBdr>
                    <w:top w:val="none" w:sz="0" w:space="0" w:color="auto"/>
                    <w:left w:val="none" w:sz="0" w:space="0" w:color="auto"/>
                    <w:bottom w:val="none" w:sz="0" w:space="0" w:color="auto"/>
                    <w:right w:val="none" w:sz="0" w:space="0" w:color="auto"/>
                  </w:divBdr>
                </w:div>
                <w:div w:id="160581202">
                  <w:marLeft w:val="640"/>
                  <w:marRight w:val="0"/>
                  <w:marTop w:val="0"/>
                  <w:marBottom w:val="0"/>
                  <w:divBdr>
                    <w:top w:val="none" w:sz="0" w:space="0" w:color="auto"/>
                    <w:left w:val="none" w:sz="0" w:space="0" w:color="auto"/>
                    <w:bottom w:val="none" w:sz="0" w:space="0" w:color="auto"/>
                    <w:right w:val="none" w:sz="0" w:space="0" w:color="auto"/>
                  </w:divBdr>
                </w:div>
                <w:div w:id="208035984">
                  <w:marLeft w:val="640"/>
                  <w:marRight w:val="0"/>
                  <w:marTop w:val="0"/>
                  <w:marBottom w:val="0"/>
                  <w:divBdr>
                    <w:top w:val="none" w:sz="0" w:space="0" w:color="auto"/>
                    <w:left w:val="none" w:sz="0" w:space="0" w:color="auto"/>
                    <w:bottom w:val="none" w:sz="0" w:space="0" w:color="auto"/>
                    <w:right w:val="none" w:sz="0" w:space="0" w:color="auto"/>
                  </w:divBdr>
                </w:div>
                <w:div w:id="249579927">
                  <w:marLeft w:val="640"/>
                  <w:marRight w:val="0"/>
                  <w:marTop w:val="0"/>
                  <w:marBottom w:val="0"/>
                  <w:divBdr>
                    <w:top w:val="none" w:sz="0" w:space="0" w:color="auto"/>
                    <w:left w:val="none" w:sz="0" w:space="0" w:color="auto"/>
                    <w:bottom w:val="none" w:sz="0" w:space="0" w:color="auto"/>
                    <w:right w:val="none" w:sz="0" w:space="0" w:color="auto"/>
                  </w:divBdr>
                </w:div>
                <w:div w:id="284851616">
                  <w:marLeft w:val="640"/>
                  <w:marRight w:val="0"/>
                  <w:marTop w:val="0"/>
                  <w:marBottom w:val="0"/>
                  <w:divBdr>
                    <w:top w:val="none" w:sz="0" w:space="0" w:color="auto"/>
                    <w:left w:val="none" w:sz="0" w:space="0" w:color="auto"/>
                    <w:bottom w:val="none" w:sz="0" w:space="0" w:color="auto"/>
                    <w:right w:val="none" w:sz="0" w:space="0" w:color="auto"/>
                  </w:divBdr>
                </w:div>
                <w:div w:id="309477601">
                  <w:marLeft w:val="640"/>
                  <w:marRight w:val="0"/>
                  <w:marTop w:val="0"/>
                  <w:marBottom w:val="0"/>
                  <w:divBdr>
                    <w:top w:val="none" w:sz="0" w:space="0" w:color="auto"/>
                    <w:left w:val="none" w:sz="0" w:space="0" w:color="auto"/>
                    <w:bottom w:val="none" w:sz="0" w:space="0" w:color="auto"/>
                    <w:right w:val="none" w:sz="0" w:space="0" w:color="auto"/>
                  </w:divBdr>
                </w:div>
                <w:div w:id="328215560">
                  <w:marLeft w:val="640"/>
                  <w:marRight w:val="0"/>
                  <w:marTop w:val="0"/>
                  <w:marBottom w:val="0"/>
                  <w:divBdr>
                    <w:top w:val="none" w:sz="0" w:space="0" w:color="auto"/>
                    <w:left w:val="none" w:sz="0" w:space="0" w:color="auto"/>
                    <w:bottom w:val="none" w:sz="0" w:space="0" w:color="auto"/>
                    <w:right w:val="none" w:sz="0" w:space="0" w:color="auto"/>
                  </w:divBdr>
                </w:div>
                <w:div w:id="361783836">
                  <w:marLeft w:val="640"/>
                  <w:marRight w:val="0"/>
                  <w:marTop w:val="0"/>
                  <w:marBottom w:val="0"/>
                  <w:divBdr>
                    <w:top w:val="none" w:sz="0" w:space="0" w:color="auto"/>
                    <w:left w:val="none" w:sz="0" w:space="0" w:color="auto"/>
                    <w:bottom w:val="none" w:sz="0" w:space="0" w:color="auto"/>
                    <w:right w:val="none" w:sz="0" w:space="0" w:color="auto"/>
                  </w:divBdr>
                </w:div>
                <w:div w:id="431055318">
                  <w:marLeft w:val="640"/>
                  <w:marRight w:val="0"/>
                  <w:marTop w:val="0"/>
                  <w:marBottom w:val="0"/>
                  <w:divBdr>
                    <w:top w:val="none" w:sz="0" w:space="0" w:color="auto"/>
                    <w:left w:val="none" w:sz="0" w:space="0" w:color="auto"/>
                    <w:bottom w:val="none" w:sz="0" w:space="0" w:color="auto"/>
                    <w:right w:val="none" w:sz="0" w:space="0" w:color="auto"/>
                  </w:divBdr>
                </w:div>
                <w:div w:id="452528984">
                  <w:marLeft w:val="640"/>
                  <w:marRight w:val="0"/>
                  <w:marTop w:val="0"/>
                  <w:marBottom w:val="0"/>
                  <w:divBdr>
                    <w:top w:val="none" w:sz="0" w:space="0" w:color="auto"/>
                    <w:left w:val="none" w:sz="0" w:space="0" w:color="auto"/>
                    <w:bottom w:val="none" w:sz="0" w:space="0" w:color="auto"/>
                    <w:right w:val="none" w:sz="0" w:space="0" w:color="auto"/>
                  </w:divBdr>
                </w:div>
                <w:div w:id="473912675">
                  <w:marLeft w:val="640"/>
                  <w:marRight w:val="0"/>
                  <w:marTop w:val="0"/>
                  <w:marBottom w:val="0"/>
                  <w:divBdr>
                    <w:top w:val="none" w:sz="0" w:space="0" w:color="auto"/>
                    <w:left w:val="none" w:sz="0" w:space="0" w:color="auto"/>
                    <w:bottom w:val="none" w:sz="0" w:space="0" w:color="auto"/>
                    <w:right w:val="none" w:sz="0" w:space="0" w:color="auto"/>
                  </w:divBdr>
                </w:div>
                <w:div w:id="490482946">
                  <w:marLeft w:val="640"/>
                  <w:marRight w:val="0"/>
                  <w:marTop w:val="0"/>
                  <w:marBottom w:val="0"/>
                  <w:divBdr>
                    <w:top w:val="none" w:sz="0" w:space="0" w:color="auto"/>
                    <w:left w:val="none" w:sz="0" w:space="0" w:color="auto"/>
                    <w:bottom w:val="none" w:sz="0" w:space="0" w:color="auto"/>
                    <w:right w:val="none" w:sz="0" w:space="0" w:color="auto"/>
                  </w:divBdr>
                </w:div>
                <w:div w:id="568004132">
                  <w:marLeft w:val="640"/>
                  <w:marRight w:val="0"/>
                  <w:marTop w:val="0"/>
                  <w:marBottom w:val="0"/>
                  <w:divBdr>
                    <w:top w:val="none" w:sz="0" w:space="0" w:color="auto"/>
                    <w:left w:val="none" w:sz="0" w:space="0" w:color="auto"/>
                    <w:bottom w:val="none" w:sz="0" w:space="0" w:color="auto"/>
                    <w:right w:val="none" w:sz="0" w:space="0" w:color="auto"/>
                  </w:divBdr>
                </w:div>
                <w:div w:id="602424986">
                  <w:marLeft w:val="640"/>
                  <w:marRight w:val="0"/>
                  <w:marTop w:val="0"/>
                  <w:marBottom w:val="0"/>
                  <w:divBdr>
                    <w:top w:val="none" w:sz="0" w:space="0" w:color="auto"/>
                    <w:left w:val="none" w:sz="0" w:space="0" w:color="auto"/>
                    <w:bottom w:val="none" w:sz="0" w:space="0" w:color="auto"/>
                    <w:right w:val="none" w:sz="0" w:space="0" w:color="auto"/>
                  </w:divBdr>
                </w:div>
                <w:div w:id="605115414">
                  <w:marLeft w:val="640"/>
                  <w:marRight w:val="0"/>
                  <w:marTop w:val="0"/>
                  <w:marBottom w:val="0"/>
                  <w:divBdr>
                    <w:top w:val="none" w:sz="0" w:space="0" w:color="auto"/>
                    <w:left w:val="none" w:sz="0" w:space="0" w:color="auto"/>
                    <w:bottom w:val="none" w:sz="0" w:space="0" w:color="auto"/>
                    <w:right w:val="none" w:sz="0" w:space="0" w:color="auto"/>
                  </w:divBdr>
                </w:div>
                <w:div w:id="633996002">
                  <w:marLeft w:val="640"/>
                  <w:marRight w:val="0"/>
                  <w:marTop w:val="0"/>
                  <w:marBottom w:val="0"/>
                  <w:divBdr>
                    <w:top w:val="none" w:sz="0" w:space="0" w:color="auto"/>
                    <w:left w:val="none" w:sz="0" w:space="0" w:color="auto"/>
                    <w:bottom w:val="none" w:sz="0" w:space="0" w:color="auto"/>
                    <w:right w:val="none" w:sz="0" w:space="0" w:color="auto"/>
                  </w:divBdr>
                </w:div>
                <w:div w:id="637538637">
                  <w:marLeft w:val="640"/>
                  <w:marRight w:val="0"/>
                  <w:marTop w:val="0"/>
                  <w:marBottom w:val="0"/>
                  <w:divBdr>
                    <w:top w:val="none" w:sz="0" w:space="0" w:color="auto"/>
                    <w:left w:val="none" w:sz="0" w:space="0" w:color="auto"/>
                    <w:bottom w:val="none" w:sz="0" w:space="0" w:color="auto"/>
                    <w:right w:val="none" w:sz="0" w:space="0" w:color="auto"/>
                  </w:divBdr>
                </w:div>
                <w:div w:id="650335163">
                  <w:marLeft w:val="640"/>
                  <w:marRight w:val="0"/>
                  <w:marTop w:val="0"/>
                  <w:marBottom w:val="0"/>
                  <w:divBdr>
                    <w:top w:val="none" w:sz="0" w:space="0" w:color="auto"/>
                    <w:left w:val="none" w:sz="0" w:space="0" w:color="auto"/>
                    <w:bottom w:val="none" w:sz="0" w:space="0" w:color="auto"/>
                    <w:right w:val="none" w:sz="0" w:space="0" w:color="auto"/>
                  </w:divBdr>
                </w:div>
                <w:div w:id="742069716">
                  <w:marLeft w:val="640"/>
                  <w:marRight w:val="0"/>
                  <w:marTop w:val="0"/>
                  <w:marBottom w:val="0"/>
                  <w:divBdr>
                    <w:top w:val="none" w:sz="0" w:space="0" w:color="auto"/>
                    <w:left w:val="none" w:sz="0" w:space="0" w:color="auto"/>
                    <w:bottom w:val="none" w:sz="0" w:space="0" w:color="auto"/>
                    <w:right w:val="none" w:sz="0" w:space="0" w:color="auto"/>
                  </w:divBdr>
                </w:div>
                <w:div w:id="829061302">
                  <w:marLeft w:val="640"/>
                  <w:marRight w:val="0"/>
                  <w:marTop w:val="0"/>
                  <w:marBottom w:val="0"/>
                  <w:divBdr>
                    <w:top w:val="none" w:sz="0" w:space="0" w:color="auto"/>
                    <w:left w:val="none" w:sz="0" w:space="0" w:color="auto"/>
                    <w:bottom w:val="none" w:sz="0" w:space="0" w:color="auto"/>
                    <w:right w:val="none" w:sz="0" w:space="0" w:color="auto"/>
                  </w:divBdr>
                </w:div>
                <w:div w:id="848180417">
                  <w:marLeft w:val="640"/>
                  <w:marRight w:val="0"/>
                  <w:marTop w:val="0"/>
                  <w:marBottom w:val="0"/>
                  <w:divBdr>
                    <w:top w:val="none" w:sz="0" w:space="0" w:color="auto"/>
                    <w:left w:val="none" w:sz="0" w:space="0" w:color="auto"/>
                    <w:bottom w:val="none" w:sz="0" w:space="0" w:color="auto"/>
                    <w:right w:val="none" w:sz="0" w:space="0" w:color="auto"/>
                  </w:divBdr>
                </w:div>
                <w:div w:id="852256414">
                  <w:marLeft w:val="640"/>
                  <w:marRight w:val="0"/>
                  <w:marTop w:val="0"/>
                  <w:marBottom w:val="0"/>
                  <w:divBdr>
                    <w:top w:val="none" w:sz="0" w:space="0" w:color="auto"/>
                    <w:left w:val="none" w:sz="0" w:space="0" w:color="auto"/>
                    <w:bottom w:val="none" w:sz="0" w:space="0" w:color="auto"/>
                    <w:right w:val="none" w:sz="0" w:space="0" w:color="auto"/>
                  </w:divBdr>
                </w:div>
                <w:div w:id="862283981">
                  <w:marLeft w:val="640"/>
                  <w:marRight w:val="0"/>
                  <w:marTop w:val="0"/>
                  <w:marBottom w:val="0"/>
                  <w:divBdr>
                    <w:top w:val="none" w:sz="0" w:space="0" w:color="auto"/>
                    <w:left w:val="none" w:sz="0" w:space="0" w:color="auto"/>
                    <w:bottom w:val="none" w:sz="0" w:space="0" w:color="auto"/>
                    <w:right w:val="none" w:sz="0" w:space="0" w:color="auto"/>
                  </w:divBdr>
                </w:div>
                <w:div w:id="907805072">
                  <w:marLeft w:val="640"/>
                  <w:marRight w:val="0"/>
                  <w:marTop w:val="0"/>
                  <w:marBottom w:val="0"/>
                  <w:divBdr>
                    <w:top w:val="none" w:sz="0" w:space="0" w:color="auto"/>
                    <w:left w:val="none" w:sz="0" w:space="0" w:color="auto"/>
                    <w:bottom w:val="none" w:sz="0" w:space="0" w:color="auto"/>
                    <w:right w:val="none" w:sz="0" w:space="0" w:color="auto"/>
                  </w:divBdr>
                </w:div>
                <w:div w:id="1099332727">
                  <w:marLeft w:val="640"/>
                  <w:marRight w:val="0"/>
                  <w:marTop w:val="0"/>
                  <w:marBottom w:val="0"/>
                  <w:divBdr>
                    <w:top w:val="none" w:sz="0" w:space="0" w:color="auto"/>
                    <w:left w:val="none" w:sz="0" w:space="0" w:color="auto"/>
                    <w:bottom w:val="none" w:sz="0" w:space="0" w:color="auto"/>
                    <w:right w:val="none" w:sz="0" w:space="0" w:color="auto"/>
                  </w:divBdr>
                </w:div>
                <w:div w:id="1131708321">
                  <w:marLeft w:val="640"/>
                  <w:marRight w:val="0"/>
                  <w:marTop w:val="0"/>
                  <w:marBottom w:val="0"/>
                  <w:divBdr>
                    <w:top w:val="none" w:sz="0" w:space="0" w:color="auto"/>
                    <w:left w:val="none" w:sz="0" w:space="0" w:color="auto"/>
                    <w:bottom w:val="none" w:sz="0" w:space="0" w:color="auto"/>
                    <w:right w:val="none" w:sz="0" w:space="0" w:color="auto"/>
                  </w:divBdr>
                </w:div>
                <w:div w:id="1147474578">
                  <w:marLeft w:val="640"/>
                  <w:marRight w:val="0"/>
                  <w:marTop w:val="0"/>
                  <w:marBottom w:val="0"/>
                  <w:divBdr>
                    <w:top w:val="none" w:sz="0" w:space="0" w:color="auto"/>
                    <w:left w:val="none" w:sz="0" w:space="0" w:color="auto"/>
                    <w:bottom w:val="none" w:sz="0" w:space="0" w:color="auto"/>
                    <w:right w:val="none" w:sz="0" w:space="0" w:color="auto"/>
                  </w:divBdr>
                </w:div>
                <w:div w:id="1152019229">
                  <w:marLeft w:val="640"/>
                  <w:marRight w:val="0"/>
                  <w:marTop w:val="0"/>
                  <w:marBottom w:val="0"/>
                  <w:divBdr>
                    <w:top w:val="none" w:sz="0" w:space="0" w:color="auto"/>
                    <w:left w:val="none" w:sz="0" w:space="0" w:color="auto"/>
                    <w:bottom w:val="none" w:sz="0" w:space="0" w:color="auto"/>
                    <w:right w:val="none" w:sz="0" w:space="0" w:color="auto"/>
                  </w:divBdr>
                </w:div>
                <w:div w:id="1173185145">
                  <w:marLeft w:val="640"/>
                  <w:marRight w:val="0"/>
                  <w:marTop w:val="0"/>
                  <w:marBottom w:val="0"/>
                  <w:divBdr>
                    <w:top w:val="none" w:sz="0" w:space="0" w:color="auto"/>
                    <w:left w:val="none" w:sz="0" w:space="0" w:color="auto"/>
                    <w:bottom w:val="none" w:sz="0" w:space="0" w:color="auto"/>
                    <w:right w:val="none" w:sz="0" w:space="0" w:color="auto"/>
                  </w:divBdr>
                </w:div>
                <w:div w:id="1213617634">
                  <w:marLeft w:val="640"/>
                  <w:marRight w:val="0"/>
                  <w:marTop w:val="0"/>
                  <w:marBottom w:val="0"/>
                  <w:divBdr>
                    <w:top w:val="none" w:sz="0" w:space="0" w:color="auto"/>
                    <w:left w:val="none" w:sz="0" w:space="0" w:color="auto"/>
                    <w:bottom w:val="none" w:sz="0" w:space="0" w:color="auto"/>
                    <w:right w:val="none" w:sz="0" w:space="0" w:color="auto"/>
                  </w:divBdr>
                </w:div>
                <w:div w:id="1263299763">
                  <w:marLeft w:val="640"/>
                  <w:marRight w:val="0"/>
                  <w:marTop w:val="0"/>
                  <w:marBottom w:val="0"/>
                  <w:divBdr>
                    <w:top w:val="none" w:sz="0" w:space="0" w:color="auto"/>
                    <w:left w:val="none" w:sz="0" w:space="0" w:color="auto"/>
                    <w:bottom w:val="none" w:sz="0" w:space="0" w:color="auto"/>
                    <w:right w:val="none" w:sz="0" w:space="0" w:color="auto"/>
                  </w:divBdr>
                </w:div>
                <w:div w:id="1263687519">
                  <w:marLeft w:val="640"/>
                  <w:marRight w:val="0"/>
                  <w:marTop w:val="0"/>
                  <w:marBottom w:val="0"/>
                  <w:divBdr>
                    <w:top w:val="none" w:sz="0" w:space="0" w:color="auto"/>
                    <w:left w:val="none" w:sz="0" w:space="0" w:color="auto"/>
                    <w:bottom w:val="none" w:sz="0" w:space="0" w:color="auto"/>
                    <w:right w:val="none" w:sz="0" w:space="0" w:color="auto"/>
                  </w:divBdr>
                </w:div>
                <w:div w:id="1361980233">
                  <w:marLeft w:val="640"/>
                  <w:marRight w:val="0"/>
                  <w:marTop w:val="0"/>
                  <w:marBottom w:val="0"/>
                  <w:divBdr>
                    <w:top w:val="none" w:sz="0" w:space="0" w:color="auto"/>
                    <w:left w:val="none" w:sz="0" w:space="0" w:color="auto"/>
                    <w:bottom w:val="none" w:sz="0" w:space="0" w:color="auto"/>
                    <w:right w:val="none" w:sz="0" w:space="0" w:color="auto"/>
                  </w:divBdr>
                </w:div>
                <w:div w:id="1373190839">
                  <w:marLeft w:val="640"/>
                  <w:marRight w:val="0"/>
                  <w:marTop w:val="0"/>
                  <w:marBottom w:val="0"/>
                  <w:divBdr>
                    <w:top w:val="none" w:sz="0" w:space="0" w:color="auto"/>
                    <w:left w:val="none" w:sz="0" w:space="0" w:color="auto"/>
                    <w:bottom w:val="none" w:sz="0" w:space="0" w:color="auto"/>
                    <w:right w:val="none" w:sz="0" w:space="0" w:color="auto"/>
                  </w:divBdr>
                </w:div>
                <w:div w:id="1393776788">
                  <w:marLeft w:val="640"/>
                  <w:marRight w:val="0"/>
                  <w:marTop w:val="0"/>
                  <w:marBottom w:val="0"/>
                  <w:divBdr>
                    <w:top w:val="none" w:sz="0" w:space="0" w:color="auto"/>
                    <w:left w:val="none" w:sz="0" w:space="0" w:color="auto"/>
                    <w:bottom w:val="none" w:sz="0" w:space="0" w:color="auto"/>
                    <w:right w:val="none" w:sz="0" w:space="0" w:color="auto"/>
                  </w:divBdr>
                </w:div>
                <w:div w:id="1398017589">
                  <w:marLeft w:val="640"/>
                  <w:marRight w:val="0"/>
                  <w:marTop w:val="0"/>
                  <w:marBottom w:val="0"/>
                  <w:divBdr>
                    <w:top w:val="none" w:sz="0" w:space="0" w:color="auto"/>
                    <w:left w:val="none" w:sz="0" w:space="0" w:color="auto"/>
                    <w:bottom w:val="none" w:sz="0" w:space="0" w:color="auto"/>
                    <w:right w:val="none" w:sz="0" w:space="0" w:color="auto"/>
                  </w:divBdr>
                </w:div>
                <w:div w:id="1404176897">
                  <w:marLeft w:val="640"/>
                  <w:marRight w:val="0"/>
                  <w:marTop w:val="0"/>
                  <w:marBottom w:val="0"/>
                  <w:divBdr>
                    <w:top w:val="none" w:sz="0" w:space="0" w:color="auto"/>
                    <w:left w:val="none" w:sz="0" w:space="0" w:color="auto"/>
                    <w:bottom w:val="none" w:sz="0" w:space="0" w:color="auto"/>
                    <w:right w:val="none" w:sz="0" w:space="0" w:color="auto"/>
                  </w:divBdr>
                </w:div>
                <w:div w:id="1474712943">
                  <w:marLeft w:val="640"/>
                  <w:marRight w:val="0"/>
                  <w:marTop w:val="0"/>
                  <w:marBottom w:val="0"/>
                  <w:divBdr>
                    <w:top w:val="none" w:sz="0" w:space="0" w:color="auto"/>
                    <w:left w:val="none" w:sz="0" w:space="0" w:color="auto"/>
                    <w:bottom w:val="none" w:sz="0" w:space="0" w:color="auto"/>
                    <w:right w:val="none" w:sz="0" w:space="0" w:color="auto"/>
                  </w:divBdr>
                </w:div>
                <w:div w:id="1492866916">
                  <w:marLeft w:val="640"/>
                  <w:marRight w:val="0"/>
                  <w:marTop w:val="0"/>
                  <w:marBottom w:val="0"/>
                  <w:divBdr>
                    <w:top w:val="none" w:sz="0" w:space="0" w:color="auto"/>
                    <w:left w:val="none" w:sz="0" w:space="0" w:color="auto"/>
                    <w:bottom w:val="none" w:sz="0" w:space="0" w:color="auto"/>
                    <w:right w:val="none" w:sz="0" w:space="0" w:color="auto"/>
                  </w:divBdr>
                </w:div>
                <w:div w:id="1520847604">
                  <w:marLeft w:val="640"/>
                  <w:marRight w:val="0"/>
                  <w:marTop w:val="0"/>
                  <w:marBottom w:val="0"/>
                  <w:divBdr>
                    <w:top w:val="none" w:sz="0" w:space="0" w:color="auto"/>
                    <w:left w:val="none" w:sz="0" w:space="0" w:color="auto"/>
                    <w:bottom w:val="none" w:sz="0" w:space="0" w:color="auto"/>
                    <w:right w:val="none" w:sz="0" w:space="0" w:color="auto"/>
                  </w:divBdr>
                </w:div>
                <w:div w:id="1567451509">
                  <w:marLeft w:val="640"/>
                  <w:marRight w:val="0"/>
                  <w:marTop w:val="0"/>
                  <w:marBottom w:val="0"/>
                  <w:divBdr>
                    <w:top w:val="none" w:sz="0" w:space="0" w:color="auto"/>
                    <w:left w:val="none" w:sz="0" w:space="0" w:color="auto"/>
                    <w:bottom w:val="none" w:sz="0" w:space="0" w:color="auto"/>
                    <w:right w:val="none" w:sz="0" w:space="0" w:color="auto"/>
                  </w:divBdr>
                </w:div>
                <w:div w:id="1668509624">
                  <w:marLeft w:val="640"/>
                  <w:marRight w:val="0"/>
                  <w:marTop w:val="0"/>
                  <w:marBottom w:val="0"/>
                  <w:divBdr>
                    <w:top w:val="none" w:sz="0" w:space="0" w:color="auto"/>
                    <w:left w:val="none" w:sz="0" w:space="0" w:color="auto"/>
                    <w:bottom w:val="none" w:sz="0" w:space="0" w:color="auto"/>
                    <w:right w:val="none" w:sz="0" w:space="0" w:color="auto"/>
                  </w:divBdr>
                </w:div>
                <w:div w:id="1677732123">
                  <w:marLeft w:val="640"/>
                  <w:marRight w:val="0"/>
                  <w:marTop w:val="0"/>
                  <w:marBottom w:val="0"/>
                  <w:divBdr>
                    <w:top w:val="none" w:sz="0" w:space="0" w:color="auto"/>
                    <w:left w:val="none" w:sz="0" w:space="0" w:color="auto"/>
                    <w:bottom w:val="none" w:sz="0" w:space="0" w:color="auto"/>
                    <w:right w:val="none" w:sz="0" w:space="0" w:color="auto"/>
                  </w:divBdr>
                </w:div>
                <w:div w:id="1728410055">
                  <w:marLeft w:val="640"/>
                  <w:marRight w:val="0"/>
                  <w:marTop w:val="0"/>
                  <w:marBottom w:val="0"/>
                  <w:divBdr>
                    <w:top w:val="none" w:sz="0" w:space="0" w:color="auto"/>
                    <w:left w:val="none" w:sz="0" w:space="0" w:color="auto"/>
                    <w:bottom w:val="none" w:sz="0" w:space="0" w:color="auto"/>
                    <w:right w:val="none" w:sz="0" w:space="0" w:color="auto"/>
                  </w:divBdr>
                </w:div>
                <w:div w:id="1774470870">
                  <w:marLeft w:val="640"/>
                  <w:marRight w:val="0"/>
                  <w:marTop w:val="0"/>
                  <w:marBottom w:val="0"/>
                  <w:divBdr>
                    <w:top w:val="none" w:sz="0" w:space="0" w:color="auto"/>
                    <w:left w:val="none" w:sz="0" w:space="0" w:color="auto"/>
                    <w:bottom w:val="none" w:sz="0" w:space="0" w:color="auto"/>
                    <w:right w:val="none" w:sz="0" w:space="0" w:color="auto"/>
                  </w:divBdr>
                </w:div>
                <w:div w:id="1812208593">
                  <w:marLeft w:val="640"/>
                  <w:marRight w:val="0"/>
                  <w:marTop w:val="0"/>
                  <w:marBottom w:val="0"/>
                  <w:divBdr>
                    <w:top w:val="none" w:sz="0" w:space="0" w:color="auto"/>
                    <w:left w:val="none" w:sz="0" w:space="0" w:color="auto"/>
                    <w:bottom w:val="none" w:sz="0" w:space="0" w:color="auto"/>
                    <w:right w:val="none" w:sz="0" w:space="0" w:color="auto"/>
                  </w:divBdr>
                </w:div>
                <w:div w:id="1819224934">
                  <w:marLeft w:val="640"/>
                  <w:marRight w:val="0"/>
                  <w:marTop w:val="0"/>
                  <w:marBottom w:val="0"/>
                  <w:divBdr>
                    <w:top w:val="none" w:sz="0" w:space="0" w:color="auto"/>
                    <w:left w:val="none" w:sz="0" w:space="0" w:color="auto"/>
                    <w:bottom w:val="none" w:sz="0" w:space="0" w:color="auto"/>
                    <w:right w:val="none" w:sz="0" w:space="0" w:color="auto"/>
                  </w:divBdr>
                </w:div>
                <w:div w:id="1842575574">
                  <w:marLeft w:val="640"/>
                  <w:marRight w:val="0"/>
                  <w:marTop w:val="0"/>
                  <w:marBottom w:val="0"/>
                  <w:divBdr>
                    <w:top w:val="none" w:sz="0" w:space="0" w:color="auto"/>
                    <w:left w:val="none" w:sz="0" w:space="0" w:color="auto"/>
                    <w:bottom w:val="none" w:sz="0" w:space="0" w:color="auto"/>
                    <w:right w:val="none" w:sz="0" w:space="0" w:color="auto"/>
                  </w:divBdr>
                </w:div>
                <w:div w:id="1896506650">
                  <w:marLeft w:val="640"/>
                  <w:marRight w:val="0"/>
                  <w:marTop w:val="0"/>
                  <w:marBottom w:val="0"/>
                  <w:divBdr>
                    <w:top w:val="none" w:sz="0" w:space="0" w:color="auto"/>
                    <w:left w:val="none" w:sz="0" w:space="0" w:color="auto"/>
                    <w:bottom w:val="none" w:sz="0" w:space="0" w:color="auto"/>
                    <w:right w:val="none" w:sz="0" w:space="0" w:color="auto"/>
                  </w:divBdr>
                </w:div>
                <w:div w:id="1897082188">
                  <w:marLeft w:val="640"/>
                  <w:marRight w:val="0"/>
                  <w:marTop w:val="0"/>
                  <w:marBottom w:val="0"/>
                  <w:divBdr>
                    <w:top w:val="none" w:sz="0" w:space="0" w:color="auto"/>
                    <w:left w:val="none" w:sz="0" w:space="0" w:color="auto"/>
                    <w:bottom w:val="none" w:sz="0" w:space="0" w:color="auto"/>
                    <w:right w:val="none" w:sz="0" w:space="0" w:color="auto"/>
                  </w:divBdr>
                </w:div>
                <w:div w:id="1973630499">
                  <w:marLeft w:val="640"/>
                  <w:marRight w:val="0"/>
                  <w:marTop w:val="0"/>
                  <w:marBottom w:val="0"/>
                  <w:divBdr>
                    <w:top w:val="none" w:sz="0" w:space="0" w:color="auto"/>
                    <w:left w:val="none" w:sz="0" w:space="0" w:color="auto"/>
                    <w:bottom w:val="none" w:sz="0" w:space="0" w:color="auto"/>
                    <w:right w:val="none" w:sz="0" w:space="0" w:color="auto"/>
                  </w:divBdr>
                </w:div>
                <w:div w:id="2001232117">
                  <w:marLeft w:val="640"/>
                  <w:marRight w:val="0"/>
                  <w:marTop w:val="0"/>
                  <w:marBottom w:val="0"/>
                  <w:divBdr>
                    <w:top w:val="none" w:sz="0" w:space="0" w:color="auto"/>
                    <w:left w:val="none" w:sz="0" w:space="0" w:color="auto"/>
                    <w:bottom w:val="none" w:sz="0" w:space="0" w:color="auto"/>
                    <w:right w:val="none" w:sz="0" w:space="0" w:color="auto"/>
                  </w:divBdr>
                </w:div>
                <w:div w:id="2003852419">
                  <w:marLeft w:val="640"/>
                  <w:marRight w:val="0"/>
                  <w:marTop w:val="0"/>
                  <w:marBottom w:val="0"/>
                  <w:divBdr>
                    <w:top w:val="none" w:sz="0" w:space="0" w:color="auto"/>
                    <w:left w:val="none" w:sz="0" w:space="0" w:color="auto"/>
                    <w:bottom w:val="none" w:sz="0" w:space="0" w:color="auto"/>
                    <w:right w:val="none" w:sz="0" w:space="0" w:color="auto"/>
                  </w:divBdr>
                </w:div>
                <w:div w:id="2085372132">
                  <w:marLeft w:val="640"/>
                  <w:marRight w:val="0"/>
                  <w:marTop w:val="0"/>
                  <w:marBottom w:val="0"/>
                  <w:divBdr>
                    <w:top w:val="none" w:sz="0" w:space="0" w:color="auto"/>
                    <w:left w:val="none" w:sz="0" w:space="0" w:color="auto"/>
                    <w:bottom w:val="none" w:sz="0" w:space="0" w:color="auto"/>
                    <w:right w:val="none" w:sz="0" w:space="0" w:color="auto"/>
                  </w:divBdr>
                </w:div>
                <w:div w:id="2099211742">
                  <w:marLeft w:val="640"/>
                  <w:marRight w:val="0"/>
                  <w:marTop w:val="0"/>
                  <w:marBottom w:val="0"/>
                  <w:divBdr>
                    <w:top w:val="none" w:sz="0" w:space="0" w:color="auto"/>
                    <w:left w:val="none" w:sz="0" w:space="0" w:color="auto"/>
                    <w:bottom w:val="none" w:sz="0" w:space="0" w:color="auto"/>
                    <w:right w:val="none" w:sz="0" w:space="0" w:color="auto"/>
                  </w:divBdr>
                </w:div>
              </w:divsChild>
            </w:div>
            <w:div w:id="1701122937">
              <w:marLeft w:val="0"/>
              <w:marRight w:val="0"/>
              <w:marTop w:val="0"/>
              <w:marBottom w:val="0"/>
              <w:divBdr>
                <w:top w:val="none" w:sz="0" w:space="0" w:color="auto"/>
                <w:left w:val="none" w:sz="0" w:space="0" w:color="auto"/>
                <w:bottom w:val="none" w:sz="0" w:space="0" w:color="auto"/>
                <w:right w:val="none" w:sz="0" w:space="0" w:color="auto"/>
              </w:divBdr>
              <w:divsChild>
                <w:div w:id="20784020">
                  <w:marLeft w:val="640"/>
                  <w:marRight w:val="0"/>
                  <w:marTop w:val="0"/>
                  <w:marBottom w:val="0"/>
                  <w:divBdr>
                    <w:top w:val="none" w:sz="0" w:space="0" w:color="auto"/>
                    <w:left w:val="none" w:sz="0" w:space="0" w:color="auto"/>
                    <w:bottom w:val="none" w:sz="0" w:space="0" w:color="auto"/>
                    <w:right w:val="none" w:sz="0" w:space="0" w:color="auto"/>
                  </w:divBdr>
                </w:div>
                <w:div w:id="76633517">
                  <w:marLeft w:val="640"/>
                  <w:marRight w:val="0"/>
                  <w:marTop w:val="0"/>
                  <w:marBottom w:val="0"/>
                  <w:divBdr>
                    <w:top w:val="none" w:sz="0" w:space="0" w:color="auto"/>
                    <w:left w:val="none" w:sz="0" w:space="0" w:color="auto"/>
                    <w:bottom w:val="none" w:sz="0" w:space="0" w:color="auto"/>
                    <w:right w:val="none" w:sz="0" w:space="0" w:color="auto"/>
                  </w:divBdr>
                </w:div>
                <w:div w:id="89549204">
                  <w:marLeft w:val="640"/>
                  <w:marRight w:val="0"/>
                  <w:marTop w:val="0"/>
                  <w:marBottom w:val="0"/>
                  <w:divBdr>
                    <w:top w:val="none" w:sz="0" w:space="0" w:color="auto"/>
                    <w:left w:val="none" w:sz="0" w:space="0" w:color="auto"/>
                    <w:bottom w:val="none" w:sz="0" w:space="0" w:color="auto"/>
                    <w:right w:val="none" w:sz="0" w:space="0" w:color="auto"/>
                  </w:divBdr>
                </w:div>
                <w:div w:id="113601928">
                  <w:marLeft w:val="640"/>
                  <w:marRight w:val="0"/>
                  <w:marTop w:val="0"/>
                  <w:marBottom w:val="0"/>
                  <w:divBdr>
                    <w:top w:val="none" w:sz="0" w:space="0" w:color="auto"/>
                    <w:left w:val="none" w:sz="0" w:space="0" w:color="auto"/>
                    <w:bottom w:val="none" w:sz="0" w:space="0" w:color="auto"/>
                    <w:right w:val="none" w:sz="0" w:space="0" w:color="auto"/>
                  </w:divBdr>
                </w:div>
                <w:div w:id="152186415">
                  <w:marLeft w:val="640"/>
                  <w:marRight w:val="0"/>
                  <w:marTop w:val="0"/>
                  <w:marBottom w:val="0"/>
                  <w:divBdr>
                    <w:top w:val="none" w:sz="0" w:space="0" w:color="auto"/>
                    <w:left w:val="none" w:sz="0" w:space="0" w:color="auto"/>
                    <w:bottom w:val="none" w:sz="0" w:space="0" w:color="auto"/>
                    <w:right w:val="none" w:sz="0" w:space="0" w:color="auto"/>
                  </w:divBdr>
                </w:div>
                <w:div w:id="185682671">
                  <w:marLeft w:val="640"/>
                  <w:marRight w:val="0"/>
                  <w:marTop w:val="0"/>
                  <w:marBottom w:val="0"/>
                  <w:divBdr>
                    <w:top w:val="none" w:sz="0" w:space="0" w:color="auto"/>
                    <w:left w:val="none" w:sz="0" w:space="0" w:color="auto"/>
                    <w:bottom w:val="none" w:sz="0" w:space="0" w:color="auto"/>
                    <w:right w:val="none" w:sz="0" w:space="0" w:color="auto"/>
                  </w:divBdr>
                </w:div>
                <w:div w:id="204685188">
                  <w:marLeft w:val="640"/>
                  <w:marRight w:val="0"/>
                  <w:marTop w:val="0"/>
                  <w:marBottom w:val="0"/>
                  <w:divBdr>
                    <w:top w:val="none" w:sz="0" w:space="0" w:color="auto"/>
                    <w:left w:val="none" w:sz="0" w:space="0" w:color="auto"/>
                    <w:bottom w:val="none" w:sz="0" w:space="0" w:color="auto"/>
                    <w:right w:val="none" w:sz="0" w:space="0" w:color="auto"/>
                  </w:divBdr>
                </w:div>
                <w:div w:id="294677256">
                  <w:marLeft w:val="640"/>
                  <w:marRight w:val="0"/>
                  <w:marTop w:val="0"/>
                  <w:marBottom w:val="0"/>
                  <w:divBdr>
                    <w:top w:val="none" w:sz="0" w:space="0" w:color="auto"/>
                    <w:left w:val="none" w:sz="0" w:space="0" w:color="auto"/>
                    <w:bottom w:val="none" w:sz="0" w:space="0" w:color="auto"/>
                    <w:right w:val="none" w:sz="0" w:space="0" w:color="auto"/>
                  </w:divBdr>
                </w:div>
                <w:div w:id="332149597">
                  <w:marLeft w:val="640"/>
                  <w:marRight w:val="0"/>
                  <w:marTop w:val="0"/>
                  <w:marBottom w:val="0"/>
                  <w:divBdr>
                    <w:top w:val="none" w:sz="0" w:space="0" w:color="auto"/>
                    <w:left w:val="none" w:sz="0" w:space="0" w:color="auto"/>
                    <w:bottom w:val="none" w:sz="0" w:space="0" w:color="auto"/>
                    <w:right w:val="none" w:sz="0" w:space="0" w:color="auto"/>
                  </w:divBdr>
                </w:div>
                <w:div w:id="357584500">
                  <w:marLeft w:val="640"/>
                  <w:marRight w:val="0"/>
                  <w:marTop w:val="0"/>
                  <w:marBottom w:val="0"/>
                  <w:divBdr>
                    <w:top w:val="none" w:sz="0" w:space="0" w:color="auto"/>
                    <w:left w:val="none" w:sz="0" w:space="0" w:color="auto"/>
                    <w:bottom w:val="none" w:sz="0" w:space="0" w:color="auto"/>
                    <w:right w:val="none" w:sz="0" w:space="0" w:color="auto"/>
                  </w:divBdr>
                </w:div>
                <w:div w:id="419644900">
                  <w:marLeft w:val="640"/>
                  <w:marRight w:val="0"/>
                  <w:marTop w:val="0"/>
                  <w:marBottom w:val="0"/>
                  <w:divBdr>
                    <w:top w:val="none" w:sz="0" w:space="0" w:color="auto"/>
                    <w:left w:val="none" w:sz="0" w:space="0" w:color="auto"/>
                    <w:bottom w:val="none" w:sz="0" w:space="0" w:color="auto"/>
                    <w:right w:val="none" w:sz="0" w:space="0" w:color="auto"/>
                  </w:divBdr>
                </w:div>
                <w:div w:id="426849369">
                  <w:marLeft w:val="640"/>
                  <w:marRight w:val="0"/>
                  <w:marTop w:val="0"/>
                  <w:marBottom w:val="0"/>
                  <w:divBdr>
                    <w:top w:val="none" w:sz="0" w:space="0" w:color="auto"/>
                    <w:left w:val="none" w:sz="0" w:space="0" w:color="auto"/>
                    <w:bottom w:val="none" w:sz="0" w:space="0" w:color="auto"/>
                    <w:right w:val="none" w:sz="0" w:space="0" w:color="auto"/>
                  </w:divBdr>
                </w:div>
                <w:div w:id="445008841">
                  <w:marLeft w:val="640"/>
                  <w:marRight w:val="0"/>
                  <w:marTop w:val="0"/>
                  <w:marBottom w:val="0"/>
                  <w:divBdr>
                    <w:top w:val="none" w:sz="0" w:space="0" w:color="auto"/>
                    <w:left w:val="none" w:sz="0" w:space="0" w:color="auto"/>
                    <w:bottom w:val="none" w:sz="0" w:space="0" w:color="auto"/>
                    <w:right w:val="none" w:sz="0" w:space="0" w:color="auto"/>
                  </w:divBdr>
                </w:div>
                <w:div w:id="460653433">
                  <w:marLeft w:val="640"/>
                  <w:marRight w:val="0"/>
                  <w:marTop w:val="0"/>
                  <w:marBottom w:val="0"/>
                  <w:divBdr>
                    <w:top w:val="none" w:sz="0" w:space="0" w:color="auto"/>
                    <w:left w:val="none" w:sz="0" w:space="0" w:color="auto"/>
                    <w:bottom w:val="none" w:sz="0" w:space="0" w:color="auto"/>
                    <w:right w:val="none" w:sz="0" w:space="0" w:color="auto"/>
                  </w:divBdr>
                </w:div>
                <w:div w:id="470562083">
                  <w:marLeft w:val="640"/>
                  <w:marRight w:val="0"/>
                  <w:marTop w:val="0"/>
                  <w:marBottom w:val="0"/>
                  <w:divBdr>
                    <w:top w:val="none" w:sz="0" w:space="0" w:color="auto"/>
                    <w:left w:val="none" w:sz="0" w:space="0" w:color="auto"/>
                    <w:bottom w:val="none" w:sz="0" w:space="0" w:color="auto"/>
                    <w:right w:val="none" w:sz="0" w:space="0" w:color="auto"/>
                  </w:divBdr>
                </w:div>
                <w:div w:id="542599698">
                  <w:marLeft w:val="640"/>
                  <w:marRight w:val="0"/>
                  <w:marTop w:val="0"/>
                  <w:marBottom w:val="0"/>
                  <w:divBdr>
                    <w:top w:val="none" w:sz="0" w:space="0" w:color="auto"/>
                    <w:left w:val="none" w:sz="0" w:space="0" w:color="auto"/>
                    <w:bottom w:val="none" w:sz="0" w:space="0" w:color="auto"/>
                    <w:right w:val="none" w:sz="0" w:space="0" w:color="auto"/>
                  </w:divBdr>
                </w:div>
                <w:div w:id="552741813">
                  <w:marLeft w:val="640"/>
                  <w:marRight w:val="0"/>
                  <w:marTop w:val="0"/>
                  <w:marBottom w:val="0"/>
                  <w:divBdr>
                    <w:top w:val="none" w:sz="0" w:space="0" w:color="auto"/>
                    <w:left w:val="none" w:sz="0" w:space="0" w:color="auto"/>
                    <w:bottom w:val="none" w:sz="0" w:space="0" w:color="auto"/>
                    <w:right w:val="none" w:sz="0" w:space="0" w:color="auto"/>
                  </w:divBdr>
                </w:div>
                <w:div w:id="587230378">
                  <w:marLeft w:val="640"/>
                  <w:marRight w:val="0"/>
                  <w:marTop w:val="0"/>
                  <w:marBottom w:val="0"/>
                  <w:divBdr>
                    <w:top w:val="none" w:sz="0" w:space="0" w:color="auto"/>
                    <w:left w:val="none" w:sz="0" w:space="0" w:color="auto"/>
                    <w:bottom w:val="none" w:sz="0" w:space="0" w:color="auto"/>
                    <w:right w:val="none" w:sz="0" w:space="0" w:color="auto"/>
                  </w:divBdr>
                </w:div>
                <w:div w:id="656302543">
                  <w:marLeft w:val="640"/>
                  <w:marRight w:val="0"/>
                  <w:marTop w:val="0"/>
                  <w:marBottom w:val="0"/>
                  <w:divBdr>
                    <w:top w:val="none" w:sz="0" w:space="0" w:color="auto"/>
                    <w:left w:val="none" w:sz="0" w:space="0" w:color="auto"/>
                    <w:bottom w:val="none" w:sz="0" w:space="0" w:color="auto"/>
                    <w:right w:val="none" w:sz="0" w:space="0" w:color="auto"/>
                  </w:divBdr>
                </w:div>
                <w:div w:id="667486140">
                  <w:marLeft w:val="640"/>
                  <w:marRight w:val="0"/>
                  <w:marTop w:val="0"/>
                  <w:marBottom w:val="0"/>
                  <w:divBdr>
                    <w:top w:val="none" w:sz="0" w:space="0" w:color="auto"/>
                    <w:left w:val="none" w:sz="0" w:space="0" w:color="auto"/>
                    <w:bottom w:val="none" w:sz="0" w:space="0" w:color="auto"/>
                    <w:right w:val="none" w:sz="0" w:space="0" w:color="auto"/>
                  </w:divBdr>
                </w:div>
                <w:div w:id="680203360">
                  <w:marLeft w:val="640"/>
                  <w:marRight w:val="0"/>
                  <w:marTop w:val="0"/>
                  <w:marBottom w:val="0"/>
                  <w:divBdr>
                    <w:top w:val="none" w:sz="0" w:space="0" w:color="auto"/>
                    <w:left w:val="none" w:sz="0" w:space="0" w:color="auto"/>
                    <w:bottom w:val="none" w:sz="0" w:space="0" w:color="auto"/>
                    <w:right w:val="none" w:sz="0" w:space="0" w:color="auto"/>
                  </w:divBdr>
                </w:div>
                <w:div w:id="680743148">
                  <w:marLeft w:val="640"/>
                  <w:marRight w:val="0"/>
                  <w:marTop w:val="0"/>
                  <w:marBottom w:val="0"/>
                  <w:divBdr>
                    <w:top w:val="none" w:sz="0" w:space="0" w:color="auto"/>
                    <w:left w:val="none" w:sz="0" w:space="0" w:color="auto"/>
                    <w:bottom w:val="none" w:sz="0" w:space="0" w:color="auto"/>
                    <w:right w:val="none" w:sz="0" w:space="0" w:color="auto"/>
                  </w:divBdr>
                </w:div>
                <w:div w:id="708454007">
                  <w:marLeft w:val="640"/>
                  <w:marRight w:val="0"/>
                  <w:marTop w:val="0"/>
                  <w:marBottom w:val="0"/>
                  <w:divBdr>
                    <w:top w:val="none" w:sz="0" w:space="0" w:color="auto"/>
                    <w:left w:val="none" w:sz="0" w:space="0" w:color="auto"/>
                    <w:bottom w:val="none" w:sz="0" w:space="0" w:color="auto"/>
                    <w:right w:val="none" w:sz="0" w:space="0" w:color="auto"/>
                  </w:divBdr>
                </w:div>
                <w:div w:id="710153336">
                  <w:marLeft w:val="640"/>
                  <w:marRight w:val="0"/>
                  <w:marTop w:val="0"/>
                  <w:marBottom w:val="0"/>
                  <w:divBdr>
                    <w:top w:val="none" w:sz="0" w:space="0" w:color="auto"/>
                    <w:left w:val="none" w:sz="0" w:space="0" w:color="auto"/>
                    <w:bottom w:val="none" w:sz="0" w:space="0" w:color="auto"/>
                    <w:right w:val="none" w:sz="0" w:space="0" w:color="auto"/>
                  </w:divBdr>
                </w:div>
                <w:div w:id="751663818">
                  <w:marLeft w:val="640"/>
                  <w:marRight w:val="0"/>
                  <w:marTop w:val="0"/>
                  <w:marBottom w:val="0"/>
                  <w:divBdr>
                    <w:top w:val="none" w:sz="0" w:space="0" w:color="auto"/>
                    <w:left w:val="none" w:sz="0" w:space="0" w:color="auto"/>
                    <w:bottom w:val="none" w:sz="0" w:space="0" w:color="auto"/>
                    <w:right w:val="none" w:sz="0" w:space="0" w:color="auto"/>
                  </w:divBdr>
                </w:div>
                <w:div w:id="777021811">
                  <w:marLeft w:val="640"/>
                  <w:marRight w:val="0"/>
                  <w:marTop w:val="0"/>
                  <w:marBottom w:val="0"/>
                  <w:divBdr>
                    <w:top w:val="none" w:sz="0" w:space="0" w:color="auto"/>
                    <w:left w:val="none" w:sz="0" w:space="0" w:color="auto"/>
                    <w:bottom w:val="none" w:sz="0" w:space="0" w:color="auto"/>
                    <w:right w:val="none" w:sz="0" w:space="0" w:color="auto"/>
                  </w:divBdr>
                </w:div>
                <w:div w:id="779642093">
                  <w:marLeft w:val="640"/>
                  <w:marRight w:val="0"/>
                  <w:marTop w:val="0"/>
                  <w:marBottom w:val="0"/>
                  <w:divBdr>
                    <w:top w:val="none" w:sz="0" w:space="0" w:color="auto"/>
                    <w:left w:val="none" w:sz="0" w:space="0" w:color="auto"/>
                    <w:bottom w:val="none" w:sz="0" w:space="0" w:color="auto"/>
                    <w:right w:val="none" w:sz="0" w:space="0" w:color="auto"/>
                  </w:divBdr>
                </w:div>
                <w:div w:id="871765075">
                  <w:marLeft w:val="640"/>
                  <w:marRight w:val="0"/>
                  <w:marTop w:val="0"/>
                  <w:marBottom w:val="0"/>
                  <w:divBdr>
                    <w:top w:val="none" w:sz="0" w:space="0" w:color="auto"/>
                    <w:left w:val="none" w:sz="0" w:space="0" w:color="auto"/>
                    <w:bottom w:val="none" w:sz="0" w:space="0" w:color="auto"/>
                    <w:right w:val="none" w:sz="0" w:space="0" w:color="auto"/>
                  </w:divBdr>
                </w:div>
                <w:div w:id="919674440">
                  <w:marLeft w:val="640"/>
                  <w:marRight w:val="0"/>
                  <w:marTop w:val="0"/>
                  <w:marBottom w:val="0"/>
                  <w:divBdr>
                    <w:top w:val="none" w:sz="0" w:space="0" w:color="auto"/>
                    <w:left w:val="none" w:sz="0" w:space="0" w:color="auto"/>
                    <w:bottom w:val="none" w:sz="0" w:space="0" w:color="auto"/>
                    <w:right w:val="none" w:sz="0" w:space="0" w:color="auto"/>
                  </w:divBdr>
                </w:div>
                <w:div w:id="1000474462">
                  <w:marLeft w:val="640"/>
                  <w:marRight w:val="0"/>
                  <w:marTop w:val="0"/>
                  <w:marBottom w:val="0"/>
                  <w:divBdr>
                    <w:top w:val="none" w:sz="0" w:space="0" w:color="auto"/>
                    <w:left w:val="none" w:sz="0" w:space="0" w:color="auto"/>
                    <w:bottom w:val="none" w:sz="0" w:space="0" w:color="auto"/>
                    <w:right w:val="none" w:sz="0" w:space="0" w:color="auto"/>
                  </w:divBdr>
                </w:div>
                <w:div w:id="1017468049">
                  <w:marLeft w:val="640"/>
                  <w:marRight w:val="0"/>
                  <w:marTop w:val="0"/>
                  <w:marBottom w:val="0"/>
                  <w:divBdr>
                    <w:top w:val="none" w:sz="0" w:space="0" w:color="auto"/>
                    <w:left w:val="none" w:sz="0" w:space="0" w:color="auto"/>
                    <w:bottom w:val="none" w:sz="0" w:space="0" w:color="auto"/>
                    <w:right w:val="none" w:sz="0" w:space="0" w:color="auto"/>
                  </w:divBdr>
                </w:div>
                <w:div w:id="1049887015">
                  <w:marLeft w:val="640"/>
                  <w:marRight w:val="0"/>
                  <w:marTop w:val="0"/>
                  <w:marBottom w:val="0"/>
                  <w:divBdr>
                    <w:top w:val="none" w:sz="0" w:space="0" w:color="auto"/>
                    <w:left w:val="none" w:sz="0" w:space="0" w:color="auto"/>
                    <w:bottom w:val="none" w:sz="0" w:space="0" w:color="auto"/>
                    <w:right w:val="none" w:sz="0" w:space="0" w:color="auto"/>
                  </w:divBdr>
                </w:div>
                <w:div w:id="1070352685">
                  <w:marLeft w:val="640"/>
                  <w:marRight w:val="0"/>
                  <w:marTop w:val="0"/>
                  <w:marBottom w:val="0"/>
                  <w:divBdr>
                    <w:top w:val="none" w:sz="0" w:space="0" w:color="auto"/>
                    <w:left w:val="none" w:sz="0" w:space="0" w:color="auto"/>
                    <w:bottom w:val="none" w:sz="0" w:space="0" w:color="auto"/>
                    <w:right w:val="none" w:sz="0" w:space="0" w:color="auto"/>
                  </w:divBdr>
                </w:div>
                <w:div w:id="1078792899">
                  <w:marLeft w:val="640"/>
                  <w:marRight w:val="0"/>
                  <w:marTop w:val="0"/>
                  <w:marBottom w:val="0"/>
                  <w:divBdr>
                    <w:top w:val="none" w:sz="0" w:space="0" w:color="auto"/>
                    <w:left w:val="none" w:sz="0" w:space="0" w:color="auto"/>
                    <w:bottom w:val="none" w:sz="0" w:space="0" w:color="auto"/>
                    <w:right w:val="none" w:sz="0" w:space="0" w:color="auto"/>
                  </w:divBdr>
                </w:div>
                <w:div w:id="1107889848">
                  <w:marLeft w:val="640"/>
                  <w:marRight w:val="0"/>
                  <w:marTop w:val="0"/>
                  <w:marBottom w:val="0"/>
                  <w:divBdr>
                    <w:top w:val="none" w:sz="0" w:space="0" w:color="auto"/>
                    <w:left w:val="none" w:sz="0" w:space="0" w:color="auto"/>
                    <w:bottom w:val="none" w:sz="0" w:space="0" w:color="auto"/>
                    <w:right w:val="none" w:sz="0" w:space="0" w:color="auto"/>
                  </w:divBdr>
                </w:div>
                <w:div w:id="1141658467">
                  <w:marLeft w:val="640"/>
                  <w:marRight w:val="0"/>
                  <w:marTop w:val="0"/>
                  <w:marBottom w:val="0"/>
                  <w:divBdr>
                    <w:top w:val="none" w:sz="0" w:space="0" w:color="auto"/>
                    <w:left w:val="none" w:sz="0" w:space="0" w:color="auto"/>
                    <w:bottom w:val="none" w:sz="0" w:space="0" w:color="auto"/>
                    <w:right w:val="none" w:sz="0" w:space="0" w:color="auto"/>
                  </w:divBdr>
                </w:div>
                <w:div w:id="1147824874">
                  <w:marLeft w:val="640"/>
                  <w:marRight w:val="0"/>
                  <w:marTop w:val="0"/>
                  <w:marBottom w:val="0"/>
                  <w:divBdr>
                    <w:top w:val="none" w:sz="0" w:space="0" w:color="auto"/>
                    <w:left w:val="none" w:sz="0" w:space="0" w:color="auto"/>
                    <w:bottom w:val="none" w:sz="0" w:space="0" w:color="auto"/>
                    <w:right w:val="none" w:sz="0" w:space="0" w:color="auto"/>
                  </w:divBdr>
                </w:div>
                <w:div w:id="1174341101">
                  <w:marLeft w:val="640"/>
                  <w:marRight w:val="0"/>
                  <w:marTop w:val="0"/>
                  <w:marBottom w:val="0"/>
                  <w:divBdr>
                    <w:top w:val="none" w:sz="0" w:space="0" w:color="auto"/>
                    <w:left w:val="none" w:sz="0" w:space="0" w:color="auto"/>
                    <w:bottom w:val="none" w:sz="0" w:space="0" w:color="auto"/>
                    <w:right w:val="none" w:sz="0" w:space="0" w:color="auto"/>
                  </w:divBdr>
                </w:div>
                <w:div w:id="1186214177">
                  <w:marLeft w:val="640"/>
                  <w:marRight w:val="0"/>
                  <w:marTop w:val="0"/>
                  <w:marBottom w:val="0"/>
                  <w:divBdr>
                    <w:top w:val="none" w:sz="0" w:space="0" w:color="auto"/>
                    <w:left w:val="none" w:sz="0" w:space="0" w:color="auto"/>
                    <w:bottom w:val="none" w:sz="0" w:space="0" w:color="auto"/>
                    <w:right w:val="none" w:sz="0" w:space="0" w:color="auto"/>
                  </w:divBdr>
                </w:div>
                <w:div w:id="1258176834">
                  <w:marLeft w:val="640"/>
                  <w:marRight w:val="0"/>
                  <w:marTop w:val="0"/>
                  <w:marBottom w:val="0"/>
                  <w:divBdr>
                    <w:top w:val="none" w:sz="0" w:space="0" w:color="auto"/>
                    <w:left w:val="none" w:sz="0" w:space="0" w:color="auto"/>
                    <w:bottom w:val="none" w:sz="0" w:space="0" w:color="auto"/>
                    <w:right w:val="none" w:sz="0" w:space="0" w:color="auto"/>
                  </w:divBdr>
                </w:div>
                <w:div w:id="1271738163">
                  <w:marLeft w:val="640"/>
                  <w:marRight w:val="0"/>
                  <w:marTop w:val="0"/>
                  <w:marBottom w:val="0"/>
                  <w:divBdr>
                    <w:top w:val="none" w:sz="0" w:space="0" w:color="auto"/>
                    <w:left w:val="none" w:sz="0" w:space="0" w:color="auto"/>
                    <w:bottom w:val="none" w:sz="0" w:space="0" w:color="auto"/>
                    <w:right w:val="none" w:sz="0" w:space="0" w:color="auto"/>
                  </w:divBdr>
                </w:div>
                <w:div w:id="1275014843">
                  <w:marLeft w:val="640"/>
                  <w:marRight w:val="0"/>
                  <w:marTop w:val="0"/>
                  <w:marBottom w:val="0"/>
                  <w:divBdr>
                    <w:top w:val="none" w:sz="0" w:space="0" w:color="auto"/>
                    <w:left w:val="none" w:sz="0" w:space="0" w:color="auto"/>
                    <w:bottom w:val="none" w:sz="0" w:space="0" w:color="auto"/>
                    <w:right w:val="none" w:sz="0" w:space="0" w:color="auto"/>
                  </w:divBdr>
                </w:div>
                <w:div w:id="1282959799">
                  <w:marLeft w:val="640"/>
                  <w:marRight w:val="0"/>
                  <w:marTop w:val="0"/>
                  <w:marBottom w:val="0"/>
                  <w:divBdr>
                    <w:top w:val="none" w:sz="0" w:space="0" w:color="auto"/>
                    <w:left w:val="none" w:sz="0" w:space="0" w:color="auto"/>
                    <w:bottom w:val="none" w:sz="0" w:space="0" w:color="auto"/>
                    <w:right w:val="none" w:sz="0" w:space="0" w:color="auto"/>
                  </w:divBdr>
                </w:div>
                <w:div w:id="1366365006">
                  <w:marLeft w:val="640"/>
                  <w:marRight w:val="0"/>
                  <w:marTop w:val="0"/>
                  <w:marBottom w:val="0"/>
                  <w:divBdr>
                    <w:top w:val="none" w:sz="0" w:space="0" w:color="auto"/>
                    <w:left w:val="none" w:sz="0" w:space="0" w:color="auto"/>
                    <w:bottom w:val="none" w:sz="0" w:space="0" w:color="auto"/>
                    <w:right w:val="none" w:sz="0" w:space="0" w:color="auto"/>
                  </w:divBdr>
                </w:div>
                <w:div w:id="1388839760">
                  <w:marLeft w:val="640"/>
                  <w:marRight w:val="0"/>
                  <w:marTop w:val="0"/>
                  <w:marBottom w:val="0"/>
                  <w:divBdr>
                    <w:top w:val="none" w:sz="0" w:space="0" w:color="auto"/>
                    <w:left w:val="none" w:sz="0" w:space="0" w:color="auto"/>
                    <w:bottom w:val="none" w:sz="0" w:space="0" w:color="auto"/>
                    <w:right w:val="none" w:sz="0" w:space="0" w:color="auto"/>
                  </w:divBdr>
                </w:div>
                <w:div w:id="1406025384">
                  <w:marLeft w:val="640"/>
                  <w:marRight w:val="0"/>
                  <w:marTop w:val="0"/>
                  <w:marBottom w:val="0"/>
                  <w:divBdr>
                    <w:top w:val="none" w:sz="0" w:space="0" w:color="auto"/>
                    <w:left w:val="none" w:sz="0" w:space="0" w:color="auto"/>
                    <w:bottom w:val="none" w:sz="0" w:space="0" w:color="auto"/>
                    <w:right w:val="none" w:sz="0" w:space="0" w:color="auto"/>
                  </w:divBdr>
                </w:div>
                <w:div w:id="1414282908">
                  <w:marLeft w:val="640"/>
                  <w:marRight w:val="0"/>
                  <w:marTop w:val="0"/>
                  <w:marBottom w:val="0"/>
                  <w:divBdr>
                    <w:top w:val="none" w:sz="0" w:space="0" w:color="auto"/>
                    <w:left w:val="none" w:sz="0" w:space="0" w:color="auto"/>
                    <w:bottom w:val="none" w:sz="0" w:space="0" w:color="auto"/>
                    <w:right w:val="none" w:sz="0" w:space="0" w:color="auto"/>
                  </w:divBdr>
                </w:div>
                <w:div w:id="1444954638">
                  <w:marLeft w:val="640"/>
                  <w:marRight w:val="0"/>
                  <w:marTop w:val="0"/>
                  <w:marBottom w:val="0"/>
                  <w:divBdr>
                    <w:top w:val="none" w:sz="0" w:space="0" w:color="auto"/>
                    <w:left w:val="none" w:sz="0" w:space="0" w:color="auto"/>
                    <w:bottom w:val="none" w:sz="0" w:space="0" w:color="auto"/>
                    <w:right w:val="none" w:sz="0" w:space="0" w:color="auto"/>
                  </w:divBdr>
                </w:div>
                <w:div w:id="1450974648">
                  <w:marLeft w:val="640"/>
                  <w:marRight w:val="0"/>
                  <w:marTop w:val="0"/>
                  <w:marBottom w:val="0"/>
                  <w:divBdr>
                    <w:top w:val="none" w:sz="0" w:space="0" w:color="auto"/>
                    <w:left w:val="none" w:sz="0" w:space="0" w:color="auto"/>
                    <w:bottom w:val="none" w:sz="0" w:space="0" w:color="auto"/>
                    <w:right w:val="none" w:sz="0" w:space="0" w:color="auto"/>
                  </w:divBdr>
                </w:div>
                <w:div w:id="1467090256">
                  <w:marLeft w:val="640"/>
                  <w:marRight w:val="0"/>
                  <w:marTop w:val="0"/>
                  <w:marBottom w:val="0"/>
                  <w:divBdr>
                    <w:top w:val="none" w:sz="0" w:space="0" w:color="auto"/>
                    <w:left w:val="none" w:sz="0" w:space="0" w:color="auto"/>
                    <w:bottom w:val="none" w:sz="0" w:space="0" w:color="auto"/>
                    <w:right w:val="none" w:sz="0" w:space="0" w:color="auto"/>
                  </w:divBdr>
                </w:div>
                <w:div w:id="1486626799">
                  <w:marLeft w:val="640"/>
                  <w:marRight w:val="0"/>
                  <w:marTop w:val="0"/>
                  <w:marBottom w:val="0"/>
                  <w:divBdr>
                    <w:top w:val="none" w:sz="0" w:space="0" w:color="auto"/>
                    <w:left w:val="none" w:sz="0" w:space="0" w:color="auto"/>
                    <w:bottom w:val="none" w:sz="0" w:space="0" w:color="auto"/>
                    <w:right w:val="none" w:sz="0" w:space="0" w:color="auto"/>
                  </w:divBdr>
                </w:div>
                <w:div w:id="1493788750">
                  <w:marLeft w:val="640"/>
                  <w:marRight w:val="0"/>
                  <w:marTop w:val="0"/>
                  <w:marBottom w:val="0"/>
                  <w:divBdr>
                    <w:top w:val="none" w:sz="0" w:space="0" w:color="auto"/>
                    <w:left w:val="none" w:sz="0" w:space="0" w:color="auto"/>
                    <w:bottom w:val="none" w:sz="0" w:space="0" w:color="auto"/>
                    <w:right w:val="none" w:sz="0" w:space="0" w:color="auto"/>
                  </w:divBdr>
                </w:div>
                <w:div w:id="1511018101">
                  <w:marLeft w:val="640"/>
                  <w:marRight w:val="0"/>
                  <w:marTop w:val="0"/>
                  <w:marBottom w:val="0"/>
                  <w:divBdr>
                    <w:top w:val="none" w:sz="0" w:space="0" w:color="auto"/>
                    <w:left w:val="none" w:sz="0" w:space="0" w:color="auto"/>
                    <w:bottom w:val="none" w:sz="0" w:space="0" w:color="auto"/>
                    <w:right w:val="none" w:sz="0" w:space="0" w:color="auto"/>
                  </w:divBdr>
                </w:div>
                <w:div w:id="1512792349">
                  <w:marLeft w:val="640"/>
                  <w:marRight w:val="0"/>
                  <w:marTop w:val="0"/>
                  <w:marBottom w:val="0"/>
                  <w:divBdr>
                    <w:top w:val="none" w:sz="0" w:space="0" w:color="auto"/>
                    <w:left w:val="none" w:sz="0" w:space="0" w:color="auto"/>
                    <w:bottom w:val="none" w:sz="0" w:space="0" w:color="auto"/>
                    <w:right w:val="none" w:sz="0" w:space="0" w:color="auto"/>
                  </w:divBdr>
                </w:div>
                <w:div w:id="1658222562">
                  <w:marLeft w:val="640"/>
                  <w:marRight w:val="0"/>
                  <w:marTop w:val="0"/>
                  <w:marBottom w:val="0"/>
                  <w:divBdr>
                    <w:top w:val="none" w:sz="0" w:space="0" w:color="auto"/>
                    <w:left w:val="none" w:sz="0" w:space="0" w:color="auto"/>
                    <w:bottom w:val="none" w:sz="0" w:space="0" w:color="auto"/>
                    <w:right w:val="none" w:sz="0" w:space="0" w:color="auto"/>
                  </w:divBdr>
                </w:div>
                <w:div w:id="1709137603">
                  <w:marLeft w:val="640"/>
                  <w:marRight w:val="0"/>
                  <w:marTop w:val="0"/>
                  <w:marBottom w:val="0"/>
                  <w:divBdr>
                    <w:top w:val="none" w:sz="0" w:space="0" w:color="auto"/>
                    <w:left w:val="none" w:sz="0" w:space="0" w:color="auto"/>
                    <w:bottom w:val="none" w:sz="0" w:space="0" w:color="auto"/>
                    <w:right w:val="none" w:sz="0" w:space="0" w:color="auto"/>
                  </w:divBdr>
                </w:div>
                <w:div w:id="1726835348">
                  <w:marLeft w:val="640"/>
                  <w:marRight w:val="0"/>
                  <w:marTop w:val="0"/>
                  <w:marBottom w:val="0"/>
                  <w:divBdr>
                    <w:top w:val="none" w:sz="0" w:space="0" w:color="auto"/>
                    <w:left w:val="none" w:sz="0" w:space="0" w:color="auto"/>
                    <w:bottom w:val="none" w:sz="0" w:space="0" w:color="auto"/>
                    <w:right w:val="none" w:sz="0" w:space="0" w:color="auto"/>
                  </w:divBdr>
                </w:div>
                <w:div w:id="1743481804">
                  <w:marLeft w:val="640"/>
                  <w:marRight w:val="0"/>
                  <w:marTop w:val="0"/>
                  <w:marBottom w:val="0"/>
                  <w:divBdr>
                    <w:top w:val="none" w:sz="0" w:space="0" w:color="auto"/>
                    <w:left w:val="none" w:sz="0" w:space="0" w:color="auto"/>
                    <w:bottom w:val="none" w:sz="0" w:space="0" w:color="auto"/>
                    <w:right w:val="none" w:sz="0" w:space="0" w:color="auto"/>
                  </w:divBdr>
                </w:div>
                <w:div w:id="1791171382">
                  <w:marLeft w:val="640"/>
                  <w:marRight w:val="0"/>
                  <w:marTop w:val="0"/>
                  <w:marBottom w:val="0"/>
                  <w:divBdr>
                    <w:top w:val="none" w:sz="0" w:space="0" w:color="auto"/>
                    <w:left w:val="none" w:sz="0" w:space="0" w:color="auto"/>
                    <w:bottom w:val="none" w:sz="0" w:space="0" w:color="auto"/>
                    <w:right w:val="none" w:sz="0" w:space="0" w:color="auto"/>
                  </w:divBdr>
                </w:div>
                <w:div w:id="1823500665">
                  <w:marLeft w:val="640"/>
                  <w:marRight w:val="0"/>
                  <w:marTop w:val="0"/>
                  <w:marBottom w:val="0"/>
                  <w:divBdr>
                    <w:top w:val="none" w:sz="0" w:space="0" w:color="auto"/>
                    <w:left w:val="none" w:sz="0" w:space="0" w:color="auto"/>
                    <w:bottom w:val="none" w:sz="0" w:space="0" w:color="auto"/>
                    <w:right w:val="none" w:sz="0" w:space="0" w:color="auto"/>
                  </w:divBdr>
                </w:div>
                <w:div w:id="1851918004">
                  <w:marLeft w:val="640"/>
                  <w:marRight w:val="0"/>
                  <w:marTop w:val="0"/>
                  <w:marBottom w:val="0"/>
                  <w:divBdr>
                    <w:top w:val="none" w:sz="0" w:space="0" w:color="auto"/>
                    <w:left w:val="none" w:sz="0" w:space="0" w:color="auto"/>
                    <w:bottom w:val="none" w:sz="0" w:space="0" w:color="auto"/>
                    <w:right w:val="none" w:sz="0" w:space="0" w:color="auto"/>
                  </w:divBdr>
                </w:div>
                <w:div w:id="1917132573">
                  <w:marLeft w:val="640"/>
                  <w:marRight w:val="0"/>
                  <w:marTop w:val="0"/>
                  <w:marBottom w:val="0"/>
                  <w:divBdr>
                    <w:top w:val="none" w:sz="0" w:space="0" w:color="auto"/>
                    <w:left w:val="none" w:sz="0" w:space="0" w:color="auto"/>
                    <w:bottom w:val="none" w:sz="0" w:space="0" w:color="auto"/>
                    <w:right w:val="none" w:sz="0" w:space="0" w:color="auto"/>
                  </w:divBdr>
                </w:div>
                <w:div w:id="1920362015">
                  <w:marLeft w:val="640"/>
                  <w:marRight w:val="0"/>
                  <w:marTop w:val="0"/>
                  <w:marBottom w:val="0"/>
                  <w:divBdr>
                    <w:top w:val="none" w:sz="0" w:space="0" w:color="auto"/>
                    <w:left w:val="none" w:sz="0" w:space="0" w:color="auto"/>
                    <w:bottom w:val="none" w:sz="0" w:space="0" w:color="auto"/>
                    <w:right w:val="none" w:sz="0" w:space="0" w:color="auto"/>
                  </w:divBdr>
                </w:div>
                <w:div w:id="1948610084">
                  <w:marLeft w:val="640"/>
                  <w:marRight w:val="0"/>
                  <w:marTop w:val="0"/>
                  <w:marBottom w:val="0"/>
                  <w:divBdr>
                    <w:top w:val="none" w:sz="0" w:space="0" w:color="auto"/>
                    <w:left w:val="none" w:sz="0" w:space="0" w:color="auto"/>
                    <w:bottom w:val="none" w:sz="0" w:space="0" w:color="auto"/>
                    <w:right w:val="none" w:sz="0" w:space="0" w:color="auto"/>
                  </w:divBdr>
                </w:div>
                <w:div w:id="2095126422">
                  <w:marLeft w:val="640"/>
                  <w:marRight w:val="0"/>
                  <w:marTop w:val="0"/>
                  <w:marBottom w:val="0"/>
                  <w:divBdr>
                    <w:top w:val="none" w:sz="0" w:space="0" w:color="auto"/>
                    <w:left w:val="none" w:sz="0" w:space="0" w:color="auto"/>
                    <w:bottom w:val="none" w:sz="0" w:space="0" w:color="auto"/>
                    <w:right w:val="none" w:sz="0" w:space="0" w:color="auto"/>
                  </w:divBdr>
                </w:div>
              </w:divsChild>
            </w:div>
            <w:div w:id="1706170364">
              <w:marLeft w:val="0"/>
              <w:marRight w:val="0"/>
              <w:marTop w:val="0"/>
              <w:marBottom w:val="0"/>
              <w:divBdr>
                <w:top w:val="none" w:sz="0" w:space="0" w:color="auto"/>
                <w:left w:val="none" w:sz="0" w:space="0" w:color="auto"/>
                <w:bottom w:val="none" w:sz="0" w:space="0" w:color="auto"/>
                <w:right w:val="none" w:sz="0" w:space="0" w:color="auto"/>
              </w:divBdr>
              <w:divsChild>
                <w:div w:id="4986849">
                  <w:marLeft w:val="640"/>
                  <w:marRight w:val="0"/>
                  <w:marTop w:val="0"/>
                  <w:marBottom w:val="0"/>
                  <w:divBdr>
                    <w:top w:val="none" w:sz="0" w:space="0" w:color="auto"/>
                    <w:left w:val="none" w:sz="0" w:space="0" w:color="auto"/>
                    <w:bottom w:val="none" w:sz="0" w:space="0" w:color="auto"/>
                    <w:right w:val="none" w:sz="0" w:space="0" w:color="auto"/>
                  </w:divBdr>
                </w:div>
                <w:div w:id="12651952">
                  <w:marLeft w:val="640"/>
                  <w:marRight w:val="0"/>
                  <w:marTop w:val="0"/>
                  <w:marBottom w:val="0"/>
                  <w:divBdr>
                    <w:top w:val="none" w:sz="0" w:space="0" w:color="auto"/>
                    <w:left w:val="none" w:sz="0" w:space="0" w:color="auto"/>
                    <w:bottom w:val="none" w:sz="0" w:space="0" w:color="auto"/>
                    <w:right w:val="none" w:sz="0" w:space="0" w:color="auto"/>
                  </w:divBdr>
                </w:div>
                <w:div w:id="24259372">
                  <w:marLeft w:val="640"/>
                  <w:marRight w:val="0"/>
                  <w:marTop w:val="0"/>
                  <w:marBottom w:val="0"/>
                  <w:divBdr>
                    <w:top w:val="none" w:sz="0" w:space="0" w:color="auto"/>
                    <w:left w:val="none" w:sz="0" w:space="0" w:color="auto"/>
                    <w:bottom w:val="none" w:sz="0" w:space="0" w:color="auto"/>
                    <w:right w:val="none" w:sz="0" w:space="0" w:color="auto"/>
                  </w:divBdr>
                </w:div>
                <w:div w:id="25451002">
                  <w:marLeft w:val="640"/>
                  <w:marRight w:val="0"/>
                  <w:marTop w:val="0"/>
                  <w:marBottom w:val="0"/>
                  <w:divBdr>
                    <w:top w:val="none" w:sz="0" w:space="0" w:color="auto"/>
                    <w:left w:val="none" w:sz="0" w:space="0" w:color="auto"/>
                    <w:bottom w:val="none" w:sz="0" w:space="0" w:color="auto"/>
                    <w:right w:val="none" w:sz="0" w:space="0" w:color="auto"/>
                  </w:divBdr>
                </w:div>
                <w:div w:id="106194996">
                  <w:marLeft w:val="640"/>
                  <w:marRight w:val="0"/>
                  <w:marTop w:val="0"/>
                  <w:marBottom w:val="0"/>
                  <w:divBdr>
                    <w:top w:val="none" w:sz="0" w:space="0" w:color="auto"/>
                    <w:left w:val="none" w:sz="0" w:space="0" w:color="auto"/>
                    <w:bottom w:val="none" w:sz="0" w:space="0" w:color="auto"/>
                    <w:right w:val="none" w:sz="0" w:space="0" w:color="auto"/>
                  </w:divBdr>
                </w:div>
                <w:div w:id="170996350">
                  <w:marLeft w:val="640"/>
                  <w:marRight w:val="0"/>
                  <w:marTop w:val="0"/>
                  <w:marBottom w:val="0"/>
                  <w:divBdr>
                    <w:top w:val="none" w:sz="0" w:space="0" w:color="auto"/>
                    <w:left w:val="none" w:sz="0" w:space="0" w:color="auto"/>
                    <w:bottom w:val="none" w:sz="0" w:space="0" w:color="auto"/>
                    <w:right w:val="none" w:sz="0" w:space="0" w:color="auto"/>
                  </w:divBdr>
                </w:div>
                <w:div w:id="172844751">
                  <w:marLeft w:val="640"/>
                  <w:marRight w:val="0"/>
                  <w:marTop w:val="0"/>
                  <w:marBottom w:val="0"/>
                  <w:divBdr>
                    <w:top w:val="none" w:sz="0" w:space="0" w:color="auto"/>
                    <w:left w:val="none" w:sz="0" w:space="0" w:color="auto"/>
                    <w:bottom w:val="none" w:sz="0" w:space="0" w:color="auto"/>
                    <w:right w:val="none" w:sz="0" w:space="0" w:color="auto"/>
                  </w:divBdr>
                </w:div>
                <w:div w:id="244077683">
                  <w:marLeft w:val="640"/>
                  <w:marRight w:val="0"/>
                  <w:marTop w:val="0"/>
                  <w:marBottom w:val="0"/>
                  <w:divBdr>
                    <w:top w:val="none" w:sz="0" w:space="0" w:color="auto"/>
                    <w:left w:val="none" w:sz="0" w:space="0" w:color="auto"/>
                    <w:bottom w:val="none" w:sz="0" w:space="0" w:color="auto"/>
                    <w:right w:val="none" w:sz="0" w:space="0" w:color="auto"/>
                  </w:divBdr>
                </w:div>
                <w:div w:id="256139973">
                  <w:marLeft w:val="640"/>
                  <w:marRight w:val="0"/>
                  <w:marTop w:val="0"/>
                  <w:marBottom w:val="0"/>
                  <w:divBdr>
                    <w:top w:val="none" w:sz="0" w:space="0" w:color="auto"/>
                    <w:left w:val="none" w:sz="0" w:space="0" w:color="auto"/>
                    <w:bottom w:val="none" w:sz="0" w:space="0" w:color="auto"/>
                    <w:right w:val="none" w:sz="0" w:space="0" w:color="auto"/>
                  </w:divBdr>
                </w:div>
                <w:div w:id="328411689">
                  <w:marLeft w:val="640"/>
                  <w:marRight w:val="0"/>
                  <w:marTop w:val="0"/>
                  <w:marBottom w:val="0"/>
                  <w:divBdr>
                    <w:top w:val="none" w:sz="0" w:space="0" w:color="auto"/>
                    <w:left w:val="none" w:sz="0" w:space="0" w:color="auto"/>
                    <w:bottom w:val="none" w:sz="0" w:space="0" w:color="auto"/>
                    <w:right w:val="none" w:sz="0" w:space="0" w:color="auto"/>
                  </w:divBdr>
                </w:div>
                <w:div w:id="375933988">
                  <w:marLeft w:val="640"/>
                  <w:marRight w:val="0"/>
                  <w:marTop w:val="0"/>
                  <w:marBottom w:val="0"/>
                  <w:divBdr>
                    <w:top w:val="none" w:sz="0" w:space="0" w:color="auto"/>
                    <w:left w:val="none" w:sz="0" w:space="0" w:color="auto"/>
                    <w:bottom w:val="none" w:sz="0" w:space="0" w:color="auto"/>
                    <w:right w:val="none" w:sz="0" w:space="0" w:color="auto"/>
                  </w:divBdr>
                </w:div>
                <w:div w:id="422379842">
                  <w:marLeft w:val="640"/>
                  <w:marRight w:val="0"/>
                  <w:marTop w:val="0"/>
                  <w:marBottom w:val="0"/>
                  <w:divBdr>
                    <w:top w:val="none" w:sz="0" w:space="0" w:color="auto"/>
                    <w:left w:val="none" w:sz="0" w:space="0" w:color="auto"/>
                    <w:bottom w:val="none" w:sz="0" w:space="0" w:color="auto"/>
                    <w:right w:val="none" w:sz="0" w:space="0" w:color="auto"/>
                  </w:divBdr>
                </w:div>
                <w:div w:id="589891588">
                  <w:marLeft w:val="640"/>
                  <w:marRight w:val="0"/>
                  <w:marTop w:val="0"/>
                  <w:marBottom w:val="0"/>
                  <w:divBdr>
                    <w:top w:val="none" w:sz="0" w:space="0" w:color="auto"/>
                    <w:left w:val="none" w:sz="0" w:space="0" w:color="auto"/>
                    <w:bottom w:val="none" w:sz="0" w:space="0" w:color="auto"/>
                    <w:right w:val="none" w:sz="0" w:space="0" w:color="auto"/>
                  </w:divBdr>
                </w:div>
                <w:div w:id="596408080">
                  <w:marLeft w:val="640"/>
                  <w:marRight w:val="0"/>
                  <w:marTop w:val="0"/>
                  <w:marBottom w:val="0"/>
                  <w:divBdr>
                    <w:top w:val="none" w:sz="0" w:space="0" w:color="auto"/>
                    <w:left w:val="none" w:sz="0" w:space="0" w:color="auto"/>
                    <w:bottom w:val="none" w:sz="0" w:space="0" w:color="auto"/>
                    <w:right w:val="none" w:sz="0" w:space="0" w:color="auto"/>
                  </w:divBdr>
                </w:div>
                <w:div w:id="602110420">
                  <w:marLeft w:val="640"/>
                  <w:marRight w:val="0"/>
                  <w:marTop w:val="0"/>
                  <w:marBottom w:val="0"/>
                  <w:divBdr>
                    <w:top w:val="none" w:sz="0" w:space="0" w:color="auto"/>
                    <w:left w:val="none" w:sz="0" w:space="0" w:color="auto"/>
                    <w:bottom w:val="none" w:sz="0" w:space="0" w:color="auto"/>
                    <w:right w:val="none" w:sz="0" w:space="0" w:color="auto"/>
                  </w:divBdr>
                </w:div>
                <w:div w:id="668410038">
                  <w:marLeft w:val="640"/>
                  <w:marRight w:val="0"/>
                  <w:marTop w:val="0"/>
                  <w:marBottom w:val="0"/>
                  <w:divBdr>
                    <w:top w:val="none" w:sz="0" w:space="0" w:color="auto"/>
                    <w:left w:val="none" w:sz="0" w:space="0" w:color="auto"/>
                    <w:bottom w:val="none" w:sz="0" w:space="0" w:color="auto"/>
                    <w:right w:val="none" w:sz="0" w:space="0" w:color="auto"/>
                  </w:divBdr>
                </w:div>
                <w:div w:id="734667466">
                  <w:marLeft w:val="640"/>
                  <w:marRight w:val="0"/>
                  <w:marTop w:val="0"/>
                  <w:marBottom w:val="0"/>
                  <w:divBdr>
                    <w:top w:val="none" w:sz="0" w:space="0" w:color="auto"/>
                    <w:left w:val="none" w:sz="0" w:space="0" w:color="auto"/>
                    <w:bottom w:val="none" w:sz="0" w:space="0" w:color="auto"/>
                    <w:right w:val="none" w:sz="0" w:space="0" w:color="auto"/>
                  </w:divBdr>
                </w:div>
                <w:div w:id="751897261">
                  <w:marLeft w:val="640"/>
                  <w:marRight w:val="0"/>
                  <w:marTop w:val="0"/>
                  <w:marBottom w:val="0"/>
                  <w:divBdr>
                    <w:top w:val="none" w:sz="0" w:space="0" w:color="auto"/>
                    <w:left w:val="none" w:sz="0" w:space="0" w:color="auto"/>
                    <w:bottom w:val="none" w:sz="0" w:space="0" w:color="auto"/>
                    <w:right w:val="none" w:sz="0" w:space="0" w:color="auto"/>
                  </w:divBdr>
                </w:div>
                <w:div w:id="763651491">
                  <w:marLeft w:val="640"/>
                  <w:marRight w:val="0"/>
                  <w:marTop w:val="0"/>
                  <w:marBottom w:val="0"/>
                  <w:divBdr>
                    <w:top w:val="none" w:sz="0" w:space="0" w:color="auto"/>
                    <w:left w:val="none" w:sz="0" w:space="0" w:color="auto"/>
                    <w:bottom w:val="none" w:sz="0" w:space="0" w:color="auto"/>
                    <w:right w:val="none" w:sz="0" w:space="0" w:color="auto"/>
                  </w:divBdr>
                </w:div>
                <w:div w:id="789708862">
                  <w:marLeft w:val="640"/>
                  <w:marRight w:val="0"/>
                  <w:marTop w:val="0"/>
                  <w:marBottom w:val="0"/>
                  <w:divBdr>
                    <w:top w:val="none" w:sz="0" w:space="0" w:color="auto"/>
                    <w:left w:val="none" w:sz="0" w:space="0" w:color="auto"/>
                    <w:bottom w:val="none" w:sz="0" w:space="0" w:color="auto"/>
                    <w:right w:val="none" w:sz="0" w:space="0" w:color="auto"/>
                  </w:divBdr>
                </w:div>
                <w:div w:id="789981828">
                  <w:marLeft w:val="640"/>
                  <w:marRight w:val="0"/>
                  <w:marTop w:val="0"/>
                  <w:marBottom w:val="0"/>
                  <w:divBdr>
                    <w:top w:val="none" w:sz="0" w:space="0" w:color="auto"/>
                    <w:left w:val="none" w:sz="0" w:space="0" w:color="auto"/>
                    <w:bottom w:val="none" w:sz="0" w:space="0" w:color="auto"/>
                    <w:right w:val="none" w:sz="0" w:space="0" w:color="auto"/>
                  </w:divBdr>
                </w:div>
                <w:div w:id="796608019">
                  <w:marLeft w:val="640"/>
                  <w:marRight w:val="0"/>
                  <w:marTop w:val="0"/>
                  <w:marBottom w:val="0"/>
                  <w:divBdr>
                    <w:top w:val="none" w:sz="0" w:space="0" w:color="auto"/>
                    <w:left w:val="none" w:sz="0" w:space="0" w:color="auto"/>
                    <w:bottom w:val="none" w:sz="0" w:space="0" w:color="auto"/>
                    <w:right w:val="none" w:sz="0" w:space="0" w:color="auto"/>
                  </w:divBdr>
                </w:div>
                <w:div w:id="801732810">
                  <w:marLeft w:val="640"/>
                  <w:marRight w:val="0"/>
                  <w:marTop w:val="0"/>
                  <w:marBottom w:val="0"/>
                  <w:divBdr>
                    <w:top w:val="none" w:sz="0" w:space="0" w:color="auto"/>
                    <w:left w:val="none" w:sz="0" w:space="0" w:color="auto"/>
                    <w:bottom w:val="none" w:sz="0" w:space="0" w:color="auto"/>
                    <w:right w:val="none" w:sz="0" w:space="0" w:color="auto"/>
                  </w:divBdr>
                </w:div>
                <w:div w:id="803154185">
                  <w:marLeft w:val="640"/>
                  <w:marRight w:val="0"/>
                  <w:marTop w:val="0"/>
                  <w:marBottom w:val="0"/>
                  <w:divBdr>
                    <w:top w:val="none" w:sz="0" w:space="0" w:color="auto"/>
                    <w:left w:val="none" w:sz="0" w:space="0" w:color="auto"/>
                    <w:bottom w:val="none" w:sz="0" w:space="0" w:color="auto"/>
                    <w:right w:val="none" w:sz="0" w:space="0" w:color="auto"/>
                  </w:divBdr>
                </w:div>
                <w:div w:id="836699604">
                  <w:marLeft w:val="640"/>
                  <w:marRight w:val="0"/>
                  <w:marTop w:val="0"/>
                  <w:marBottom w:val="0"/>
                  <w:divBdr>
                    <w:top w:val="none" w:sz="0" w:space="0" w:color="auto"/>
                    <w:left w:val="none" w:sz="0" w:space="0" w:color="auto"/>
                    <w:bottom w:val="none" w:sz="0" w:space="0" w:color="auto"/>
                    <w:right w:val="none" w:sz="0" w:space="0" w:color="auto"/>
                  </w:divBdr>
                </w:div>
                <w:div w:id="850294037">
                  <w:marLeft w:val="640"/>
                  <w:marRight w:val="0"/>
                  <w:marTop w:val="0"/>
                  <w:marBottom w:val="0"/>
                  <w:divBdr>
                    <w:top w:val="none" w:sz="0" w:space="0" w:color="auto"/>
                    <w:left w:val="none" w:sz="0" w:space="0" w:color="auto"/>
                    <w:bottom w:val="none" w:sz="0" w:space="0" w:color="auto"/>
                    <w:right w:val="none" w:sz="0" w:space="0" w:color="auto"/>
                  </w:divBdr>
                </w:div>
                <w:div w:id="887032424">
                  <w:marLeft w:val="640"/>
                  <w:marRight w:val="0"/>
                  <w:marTop w:val="0"/>
                  <w:marBottom w:val="0"/>
                  <w:divBdr>
                    <w:top w:val="none" w:sz="0" w:space="0" w:color="auto"/>
                    <w:left w:val="none" w:sz="0" w:space="0" w:color="auto"/>
                    <w:bottom w:val="none" w:sz="0" w:space="0" w:color="auto"/>
                    <w:right w:val="none" w:sz="0" w:space="0" w:color="auto"/>
                  </w:divBdr>
                </w:div>
                <w:div w:id="887571274">
                  <w:marLeft w:val="640"/>
                  <w:marRight w:val="0"/>
                  <w:marTop w:val="0"/>
                  <w:marBottom w:val="0"/>
                  <w:divBdr>
                    <w:top w:val="none" w:sz="0" w:space="0" w:color="auto"/>
                    <w:left w:val="none" w:sz="0" w:space="0" w:color="auto"/>
                    <w:bottom w:val="none" w:sz="0" w:space="0" w:color="auto"/>
                    <w:right w:val="none" w:sz="0" w:space="0" w:color="auto"/>
                  </w:divBdr>
                </w:div>
                <w:div w:id="921715333">
                  <w:marLeft w:val="640"/>
                  <w:marRight w:val="0"/>
                  <w:marTop w:val="0"/>
                  <w:marBottom w:val="0"/>
                  <w:divBdr>
                    <w:top w:val="none" w:sz="0" w:space="0" w:color="auto"/>
                    <w:left w:val="none" w:sz="0" w:space="0" w:color="auto"/>
                    <w:bottom w:val="none" w:sz="0" w:space="0" w:color="auto"/>
                    <w:right w:val="none" w:sz="0" w:space="0" w:color="auto"/>
                  </w:divBdr>
                </w:div>
                <w:div w:id="1054474803">
                  <w:marLeft w:val="640"/>
                  <w:marRight w:val="0"/>
                  <w:marTop w:val="0"/>
                  <w:marBottom w:val="0"/>
                  <w:divBdr>
                    <w:top w:val="none" w:sz="0" w:space="0" w:color="auto"/>
                    <w:left w:val="none" w:sz="0" w:space="0" w:color="auto"/>
                    <w:bottom w:val="none" w:sz="0" w:space="0" w:color="auto"/>
                    <w:right w:val="none" w:sz="0" w:space="0" w:color="auto"/>
                  </w:divBdr>
                </w:div>
                <w:div w:id="1143278204">
                  <w:marLeft w:val="640"/>
                  <w:marRight w:val="0"/>
                  <w:marTop w:val="0"/>
                  <w:marBottom w:val="0"/>
                  <w:divBdr>
                    <w:top w:val="none" w:sz="0" w:space="0" w:color="auto"/>
                    <w:left w:val="none" w:sz="0" w:space="0" w:color="auto"/>
                    <w:bottom w:val="none" w:sz="0" w:space="0" w:color="auto"/>
                    <w:right w:val="none" w:sz="0" w:space="0" w:color="auto"/>
                  </w:divBdr>
                </w:div>
                <w:div w:id="1171867630">
                  <w:marLeft w:val="640"/>
                  <w:marRight w:val="0"/>
                  <w:marTop w:val="0"/>
                  <w:marBottom w:val="0"/>
                  <w:divBdr>
                    <w:top w:val="none" w:sz="0" w:space="0" w:color="auto"/>
                    <w:left w:val="none" w:sz="0" w:space="0" w:color="auto"/>
                    <w:bottom w:val="none" w:sz="0" w:space="0" w:color="auto"/>
                    <w:right w:val="none" w:sz="0" w:space="0" w:color="auto"/>
                  </w:divBdr>
                </w:div>
                <w:div w:id="1202090414">
                  <w:marLeft w:val="640"/>
                  <w:marRight w:val="0"/>
                  <w:marTop w:val="0"/>
                  <w:marBottom w:val="0"/>
                  <w:divBdr>
                    <w:top w:val="none" w:sz="0" w:space="0" w:color="auto"/>
                    <w:left w:val="none" w:sz="0" w:space="0" w:color="auto"/>
                    <w:bottom w:val="none" w:sz="0" w:space="0" w:color="auto"/>
                    <w:right w:val="none" w:sz="0" w:space="0" w:color="auto"/>
                  </w:divBdr>
                </w:div>
                <w:div w:id="1207763921">
                  <w:marLeft w:val="640"/>
                  <w:marRight w:val="0"/>
                  <w:marTop w:val="0"/>
                  <w:marBottom w:val="0"/>
                  <w:divBdr>
                    <w:top w:val="none" w:sz="0" w:space="0" w:color="auto"/>
                    <w:left w:val="none" w:sz="0" w:space="0" w:color="auto"/>
                    <w:bottom w:val="none" w:sz="0" w:space="0" w:color="auto"/>
                    <w:right w:val="none" w:sz="0" w:space="0" w:color="auto"/>
                  </w:divBdr>
                </w:div>
                <w:div w:id="1238707715">
                  <w:marLeft w:val="640"/>
                  <w:marRight w:val="0"/>
                  <w:marTop w:val="0"/>
                  <w:marBottom w:val="0"/>
                  <w:divBdr>
                    <w:top w:val="none" w:sz="0" w:space="0" w:color="auto"/>
                    <w:left w:val="none" w:sz="0" w:space="0" w:color="auto"/>
                    <w:bottom w:val="none" w:sz="0" w:space="0" w:color="auto"/>
                    <w:right w:val="none" w:sz="0" w:space="0" w:color="auto"/>
                  </w:divBdr>
                </w:div>
                <w:div w:id="1279213361">
                  <w:marLeft w:val="640"/>
                  <w:marRight w:val="0"/>
                  <w:marTop w:val="0"/>
                  <w:marBottom w:val="0"/>
                  <w:divBdr>
                    <w:top w:val="none" w:sz="0" w:space="0" w:color="auto"/>
                    <w:left w:val="none" w:sz="0" w:space="0" w:color="auto"/>
                    <w:bottom w:val="none" w:sz="0" w:space="0" w:color="auto"/>
                    <w:right w:val="none" w:sz="0" w:space="0" w:color="auto"/>
                  </w:divBdr>
                </w:div>
                <w:div w:id="1284536631">
                  <w:marLeft w:val="640"/>
                  <w:marRight w:val="0"/>
                  <w:marTop w:val="0"/>
                  <w:marBottom w:val="0"/>
                  <w:divBdr>
                    <w:top w:val="none" w:sz="0" w:space="0" w:color="auto"/>
                    <w:left w:val="none" w:sz="0" w:space="0" w:color="auto"/>
                    <w:bottom w:val="none" w:sz="0" w:space="0" w:color="auto"/>
                    <w:right w:val="none" w:sz="0" w:space="0" w:color="auto"/>
                  </w:divBdr>
                </w:div>
                <w:div w:id="1298876038">
                  <w:marLeft w:val="640"/>
                  <w:marRight w:val="0"/>
                  <w:marTop w:val="0"/>
                  <w:marBottom w:val="0"/>
                  <w:divBdr>
                    <w:top w:val="none" w:sz="0" w:space="0" w:color="auto"/>
                    <w:left w:val="none" w:sz="0" w:space="0" w:color="auto"/>
                    <w:bottom w:val="none" w:sz="0" w:space="0" w:color="auto"/>
                    <w:right w:val="none" w:sz="0" w:space="0" w:color="auto"/>
                  </w:divBdr>
                </w:div>
                <w:div w:id="1336030713">
                  <w:marLeft w:val="640"/>
                  <w:marRight w:val="0"/>
                  <w:marTop w:val="0"/>
                  <w:marBottom w:val="0"/>
                  <w:divBdr>
                    <w:top w:val="none" w:sz="0" w:space="0" w:color="auto"/>
                    <w:left w:val="none" w:sz="0" w:space="0" w:color="auto"/>
                    <w:bottom w:val="none" w:sz="0" w:space="0" w:color="auto"/>
                    <w:right w:val="none" w:sz="0" w:space="0" w:color="auto"/>
                  </w:divBdr>
                </w:div>
                <w:div w:id="1350839766">
                  <w:marLeft w:val="640"/>
                  <w:marRight w:val="0"/>
                  <w:marTop w:val="0"/>
                  <w:marBottom w:val="0"/>
                  <w:divBdr>
                    <w:top w:val="none" w:sz="0" w:space="0" w:color="auto"/>
                    <w:left w:val="none" w:sz="0" w:space="0" w:color="auto"/>
                    <w:bottom w:val="none" w:sz="0" w:space="0" w:color="auto"/>
                    <w:right w:val="none" w:sz="0" w:space="0" w:color="auto"/>
                  </w:divBdr>
                </w:div>
                <w:div w:id="1398898636">
                  <w:marLeft w:val="640"/>
                  <w:marRight w:val="0"/>
                  <w:marTop w:val="0"/>
                  <w:marBottom w:val="0"/>
                  <w:divBdr>
                    <w:top w:val="none" w:sz="0" w:space="0" w:color="auto"/>
                    <w:left w:val="none" w:sz="0" w:space="0" w:color="auto"/>
                    <w:bottom w:val="none" w:sz="0" w:space="0" w:color="auto"/>
                    <w:right w:val="none" w:sz="0" w:space="0" w:color="auto"/>
                  </w:divBdr>
                </w:div>
                <w:div w:id="1461142786">
                  <w:marLeft w:val="640"/>
                  <w:marRight w:val="0"/>
                  <w:marTop w:val="0"/>
                  <w:marBottom w:val="0"/>
                  <w:divBdr>
                    <w:top w:val="none" w:sz="0" w:space="0" w:color="auto"/>
                    <w:left w:val="none" w:sz="0" w:space="0" w:color="auto"/>
                    <w:bottom w:val="none" w:sz="0" w:space="0" w:color="auto"/>
                    <w:right w:val="none" w:sz="0" w:space="0" w:color="auto"/>
                  </w:divBdr>
                </w:div>
                <w:div w:id="1491408771">
                  <w:marLeft w:val="640"/>
                  <w:marRight w:val="0"/>
                  <w:marTop w:val="0"/>
                  <w:marBottom w:val="0"/>
                  <w:divBdr>
                    <w:top w:val="none" w:sz="0" w:space="0" w:color="auto"/>
                    <w:left w:val="none" w:sz="0" w:space="0" w:color="auto"/>
                    <w:bottom w:val="none" w:sz="0" w:space="0" w:color="auto"/>
                    <w:right w:val="none" w:sz="0" w:space="0" w:color="auto"/>
                  </w:divBdr>
                </w:div>
                <w:div w:id="1503354344">
                  <w:marLeft w:val="640"/>
                  <w:marRight w:val="0"/>
                  <w:marTop w:val="0"/>
                  <w:marBottom w:val="0"/>
                  <w:divBdr>
                    <w:top w:val="none" w:sz="0" w:space="0" w:color="auto"/>
                    <w:left w:val="none" w:sz="0" w:space="0" w:color="auto"/>
                    <w:bottom w:val="none" w:sz="0" w:space="0" w:color="auto"/>
                    <w:right w:val="none" w:sz="0" w:space="0" w:color="auto"/>
                  </w:divBdr>
                </w:div>
                <w:div w:id="1505319084">
                  <w:marLeft w:val="640"/>
                  <w:marRight w:val="0"/>
                  <w:marTop w:val="0"/>
                  <w:marBottom w:val="0"/>
                  <w:divBdr>
                    <w:top w:val="none" w:sz="0" w:space="0" w:color="auto"/>
                    <w:left w:val="none" w:sz="0" w:space="0" w:color="auto"/>
                    <w:bottom w:val="none" w:sz="0" w:space="0" w:color="auto"/>
                    <w:right w:val="none" w:sz="0" w:space="0" w:color="auto"/>
                  </w:divBdr>
                </w:div>
                <w:div w:id="1618832998">
                  <w:marLeft w:val="640"/>
                  <w:marRight w:val="0"/>
                  <w:marTop w:val="0"/>
                  <w:marBottom w:val="0"/>
                  <w:divBdr>
                    <w:top w:val="none" w:sz="0" w:space="0" w:color="auto"/>
                    <w:left w:val="none" w:sz="0" w:space="0" w:color="auto"/>
                    <w:bottom w:val="none" w:sz="0" w:space="0" w:color="auto"/>
                    <w:right w:val="none" w:sz="0" w:space="0" w:color="auto"/>
                  </w:divBdr>
                </w:div>
                <w:div w:id="1770662877">
                  <w:marLeft w:val="640"/>
                  <w:marRight w:val="0"/>
                  <w:marTop w:val="0"/>
                  <w:marBottom w:val="0"/>
                  <w:divBdr>
                    <w:top w:val="none" w:sz="0" w:space="0" w:color="auto"/>
                    <w:left w:val="none" w:sz="0" w:space="0" w:color="auto"/>
                    <w:bottom w:val="none" w:sz="0" w:space="0" w:color="auto"/>
                    <w:right w:val="none" w:sz="0" w:space="0" w:color="auto"/>
                  </w:divBdr>
                </w:div>
                <w:div w:id="1775783576">
                  <w:marLeft w:val="640"/>
                  <w:marRight w:val="0"/>
                  <w:marTop w:val="0"/>
                  <w:marBottom w:val="0"/>
                  <w:divBdr>
                    <w:top w:val="none" w:sz="0" w:space="0" w:color="auto"/>
                    <w:left w:val="none" w:sz="0" w:space="0" w:color="auto"/>
                    <w:bottom w:val="none" w:sz="0" w:space="0" w:color="auto"/>
                    <w:right w:val="none" w:sz="0" w:space="0" w:color="auto"/>
                  </w:divBdr>
                </w:div>
                <w:div w:id="1813522234">
                  <w:marLeft w:val="640"/>
                  <w:marRight w:val="0"/>
                  <w:marTop w:val="0"/>
                  <w:marBottom w:val="0"/>
                  <w:divBdr>
                    <w:top w:val="none" w:sz="0" w:space="0" w:color="auto"/>
                    <w:left w:val="none" w:sz="0" w:space="0" w:color="auto"/>
                    <w:bottom w:val="none" w:sz="0" w:space="0" w:color="auto"/>
                    <w:right w:val="none" w:sz="0" w:space="0" w:color="auto"/>
                  </w:divBdr>
                </w:div>
                <w:div w:id="1817379623">
                  <w:marLeft w:val="640"/>
                  <w:marRight w:val="0"/>
                  <w:marTop w:val="0"/>
                  <w:marBottom w:val="0"/>
                  <w:divBdr>
                    <w:top w:val="none" w:sz="0" w:space="0" w:color="auto"/>
                    <w:left w:val="none" w:sz="0" w:space="0" w:color="auto"/>
                    <w:bottom w:val="none" w:sz="0" w:space="0" w:color="auto"/>
                    <w:right w:val="none" w:sz="0" w:space="0" w:color="auto"/>
                  </w:divBdr>
                </w:div>
                <w:div w:id="1866937667">
                  <w:marLeft w:val="640"/>
                  <w:marRight w:val="0"/>
                  <w:marTop w:val="0"/>
                  <w:marBottom w:val="0"/>
                  <w:divBdr>
                    <w:top w:val="none" w:sz="0" w:space="0" w:color="auto"/>
                    <w:left w:val="none" w:sz="0" w:space="0" w:color="auto"/>
                    <w:bottom w:val="none" w:sz="0" w:space="0" w:color="auto"/>
                    <w:right w:val="none" w:sz="0" w:space="0" w:color="auto"/>
                  </w:divBdr>
                </w:div>
                <w:div w:id="1938905855">
                  <w:marLeft w:val="640"/>
                  <w:marRight w:val="0"/>
                  <w:marTop w:val="0"/>
                  <w:marBottom w:val="0"/>
                  <w:divBdr>
                    <w:top w:val="none" w:sz="0" w:space="0" w:color="auto"/>
                    <w:left w:val="none" w:sz="0" w:space="0" w:color="auto"/>
                    <w:bottom w:val="none" w:sz="0" w:space="0" w:color="auto"/>
                    <w:right w:val="none" w:sz="0" w:space="0" w:color="auto"/>
                  </w:divBdr>
                </w:div>
                <w:div w:id="1947345757">
                  <w:marLeft w:val="640"/>
                  <w:marRight w:val="0"/>
                  <w:marTop w:val="0"/>
                  <w:marBottom w:val="0"/>
                  <w:divBdr>
                    <w:top w:val="none" w:sz="0" w:space="0" w:color="auto"/>
                    <w:left w:val="none" w:sz="0" w:space="0" w:color="auto"/>
                    <w:bottom w:val="none" w:sz="0" w:space="0" w:color="auto"/>
                    <w:right w:val="none" w:sz="0" w:space="0" w:color="auto"/>
                  </w:divBdr>
                </w:div>
                <w:div w:id="1981958670">
                  <w:marLeft w:val="640"/>
                  <w:marRight w:val="0"/>
                  <w:marTop w:val="0"/>
                  <w:marBottom w:val="0"/>
                  <w:divBdr>
                    <w:top w:val="none" w:sz="0" w:space="0" w:color="auto"/>
                    <w:left w:val="none" w:sz="0" w:space="0" w:color="auto"/>
                    <w:bottom w:val="none" w:sz="0" w:space="0" w:color="auto"/>
                    <w:right w:val="none" w:sz="0" w:space="0" w:color="auto"/>
                  </w:divBdr>
                </w:div>
                <w:div w:id="1983924746">
                  <w:marLeft w:val="640"/>
                  <w:marRight w:val="0"/>
                  <w:marTop w:val="0"/>
                  <w:marBottom w:val="0"/>
                  <w:divBdr>
                    <w:top w:val="none" w:sz="0" w:space="0" w:color="auto"/>
                    <w:left w:val="none" w:sz="0" w:space="0" w:color="auto"/>
                    <w:bottom w:val="none" w:sz="0" w:space="0" w:color="auto"/>
                    <w:right w:val="none" w:sz="0" w:space="0" w:color="auto"/>
                  </w:divBdr>
                </w:div>
                <w:div w:id="2010984391">
                  <w:marLeft w:val="640"/>
                  <w:marRight w:val="0"/>
                  <w:marTop w:val="0"/>
                  <w:marBottom w:val="0"/>
                  <w:divBdr>
                    <w:top w:val="none" w:sz="0" w:space="0" w:color="auto"/>
                    <w:left w:val="none" w:sz="0" w:space="0" w:color="auto"/>
                    <w:bottom w:val="none" w:sz="0" w:space="0" w:color="auto"/>
                    <w:right w:val="none" w:sz="0" w:space="0" w:color="auto"/>
                  </w:divBdr>
                </w:div>
                <w:div w:id="2024284807">
                  <w:marLeft w:val="640"/>
                  <w:marRight w:val="0"/>
                  <w:marTop w:val="0"/>
                  <w:marBottom w:val="0"/>
                  <w:divBdr>
                    <w:top w:val="none" w:sz="0" w:space="0" w:color="auto"/>
                    <w:left w:val="none" w:sz="0" w:space="0" w:color="auto"/>
                    <w:bottom w:val="none" w:sz="0" w:space="0" w:color="auto"/>
                    <w:right w:val="none" w:sz="0" w:space="0" w:color="auto"/>
                  </w:divBdr>
                </w:div>
                <w:div w:id="2030371478">
                  <w:marLeft w:val="640"/>
                  <w:marRight w:val="0"/>
                  <w:marTop w:val="0"/>
                  <w:marBottom w:val="0"/>
                  <w:divBdr>
                    <w:top w:val="none" w:sz="0" w:space="0" w:color="auto"/>
                    <w:left w:val="none" w:sz="0" w:space="0" w:color="auto"/>
                    <w:bottom w:val="none" w:sz="0" w:space="0" w:color="auto"/>
                    <w:right w:val="none" w:sz="0" w:space="0" w:color="auto"/>
                  </w:divBdr>
                </w:div>
                <w:div w:id="2043943501">
                  <w:marLeft w:val="640"/>
                  <w:marRight w:val="0"/>
                  <w:marTop w:val="0"/>
                  <w:marBottom w:val="0"/>
                  <w:divBdr>
                    <w:top w:val="none" w:sz="0" w:space="0" w:color="auto"/>
                    <w:left w:val="none" w:sz="0" w:space="0" w:color="auto"/>
                    <w:bottom w:val="none" w:sz="0" w:space="0" w:color="auto"/>
                    <w:right w:val="none" w:sz="0" w:space="0" w:color="auto"/>
                  </w:divBdr>
                </w:div>
                <w:div w:id="2087454944">
                  <w:marLeft w:val="640"/>
                  <w:marRight w:val="0"/>
                  <w:marTop w:val="0"/>
                  <w:marBottom w:val="0"/>
                  <w:divBdr>
                    <w:top w:val="none" w:sz="0" w:space="0" w:color="auto"/>
                    <w:left w:val="none" w:sz="0" w:space="0" w:color="auto"/>
                    <w:bottom w:val="none" w:sz="0" w:space="0" w:color="auto"/>
                    <w:right w:val="none" w:sz="0" w:space="0" w:color="auto"/>
                  </w:divBdr>
                </w:div>
                <w:div w:id="2134706540">
                  <w:marLeft w:val="640"/>
                  <w:marRight w:val="0"/>
                  <w:marTop w:val="0"/>
                  <w:marBottom w:val="0"/>
                  <w:divBdr>
                    <w:top w:val="none" w:sz="0" w:space="0" w:color="auto"/>
                    <w:left w:val="none" w:sz="0" w:space="0" w:color="auto"/>
                    <w:bottom w:val="none" w:sz="0" w:space="0" w:color="auto"/>
                    <w:right w:val="none" w:sz="0" w:space="0" w:color="auto"/>
                  </w:divBdr>
                </w:div>
              </w:divsChild>
            </w:div>
            <w:div w:id="1757440181">
              <w:marLeft w:val="0"/>
              <w:marRight w:val="0"/>
              <w:marTop w:val="0"/>
              <w:marBottom w:val="0"/>
              <w:divBdr>
                <w:top w:val="none" w:sz="0" w:space="0" w:color="auto"/>
                <w:left w:val="none" w:sz="0" w:space="0" w:color="auto"/>
                <w:bottom w:val="none" w:sz="0" w:space="0" w:color="auto"/>
                <w:right w:val="none" w:sz="0" w:space="0" w:color="auto"/>
              </w:divBdr>
              <w:divsChild>
                <w:div w:id="9652234">
                  <w:marLeft w:val="640"/>
                  <w:marRight w:val="0"/>
                  <w:marTop w:val="0"/>
                  <w:marBottom w:val="0"/>
                  <w:divBdr>
                    <w:top w:val="none" w:sz="0" w:space="0" w:color="auto"/>
                    <w:left w:val="none" w:sz="0" w:space="0" w:color="auto"/>
                    <w:bottom w:val="none" w:sz="0" w:space="0" w:color="auto"/>
                    <w:right w:val="none" w:sz="0" w:space="0" w:color="auto"/>
                  </w:divBdr>
                </w:div>
                <w:div w:id="23143389">
                  <w:marLeft w:val="640"/>
                  <w:marRight w:val="0"/>
                  <w:marTop w:val="0"/>
                  <w:marBottom w:val="0"/>
                  <w:divBdr>
                    <w:top w:val="none" w:sz="0" w:space="0" w:color="auto"/>
                    <w:left w:val="none" w:sz="0" w:space="0" w:color="auto"/>
                    <w:bottom w:val="none" w:sz="0" w:space="0" w:color="auto"/>
                    <w:right w:val="none" w:sz="0" w:space="0" w:color="auto"/>
                  </w:divBdr>
                </w:div>
                <w:div w:id="45573686">
                  <w:marLeft w:val="640"/>
                  <w:marRight w:val="0"/>
                  <w:marTop w:val="0"/>
                  <w:marBottom w:val="0"/>
                  <w:divBdr>
                    <w:top w:val="none" w:sz="0" w:space="0" w:color="auto"/>
                    <w:left w:val="none" w:sz="0" w:space="0" w:color="auto"/>
                    <w:bottom w:val="none" w:sz="0" w:space="0" w:color="auto"/>
                    <w:right w:val="none" w:sz="0" w:space="0" w:color="auto"/>
                  </w:divBdr>
                </w:div>
                <w:div w:id="95827666">
                  <w:marLeft w:val="640"/>
                  <w:marRight w:val="0"/>
                  <w:marTop w:val="0"/>
                  <w:marBottom w:val="0"/>
                  <w:divBdr>
                    <w:top w:val="none" w:sz="0" w:space="0" w:color="auto"/>
                    <w:left w:val="none" w:sz="0" w:space="0" w:color="auto"/>
                    <w:bottom w:val="none" w:sz="0" w:space="0" w:color="auto"/>
                    <w:right w:val="none" w:sz="0" w:space="0" w:color="auto"/>
                  </w:divBdr>
                </w:div>
                <w:div w:id="104077571">
                  <w:marLeft w:val="640"/>
                  <w:marRight w:val="0"/>
                  <w:marTop w:val="0"/>
                  <w:marBottom w:val="0"/>
                  <w:divBdr>
                    <w:top w:val="none" w:sz="0" w:space="0" w:color="auto"/>
                    <w:left w:val="none" w:sz="0" w:space="0" w:color="auto"/>
                    <w:bottom w:val="none" w:sz="0" w:space="0" w:color="auto"/>
                    <w:right w:val="none" w:sz="0" w:space="0" w:color="auto"/>
                  </w:divBdr>
                </w:div>
                <w:div w:id="157116530">
                  <w:marLeft w:val="640"/>
                  <w:marRight w:val="0"/>
                  <w:marTop w:val="0"/>
                  <w:marBottom w:val="0"/>
                  <w:divBdr>
                    <w:top w:val="none" w:sz="0" w:space="0" w:color="auto"/>
                    <w:left w:val="none" w:sz="0" w:space="0" w:color="auto"/>
                    <w:bottom w:val="none" w:sz="0" w:space="0" w:color="auto"/>
                    <w:right w:val="none" w:sz="0" w:space="0" w:color="auto"/>
                  </w:divBdr>
                </w:div>
                <w:div w:id="200898441">
                  <w:marLeft w:val="640"/>
                  <w:marRight w:val="0"/>
                  <w:marTop w:val="0"/>
                  <w:marBottom w:val="0"/>
                  <w:divBdr>
                    <w:top w:val="none" w:sz="0" w:space="0" w:color="auto"/>
                    <w:left w:val="none" w:sz="0" w:space="0" w:color="auto"/>
                    <w:bottom w:val="none" w:sz="0" w:space="0" w:color="auto"/>
                    <w:right w:val="none" w:sz="0" w:space="0" w:color="auto"/>
                  </w:divBdr>
                </w:div>
                <w:div w:id="250353079">
                  <w:marLeft w:val="640"/>
                  <w:marRight w:val="0"/>
                  <w:marTop w:val="0"/>
                  <w:marBottom w:val="0"/>
                  <w:divBdr>
                    <w:top w:val="none" w:sz="0" w:space="0" w:color="auto"/>
                    <w:left w:val="none" w:sz="0" w:space="0" w:color="auto"/>
                    <w:bottom w:val="none" w:sz="0" w:space="0" w:color="auto"/>
                    <w:right w:val="none" w:sz="0" w:space="0" w:color="auto"/>
                  </w:divBdr>
                </w:div>
                <w:div w:id="278802191">
                  <w:marLeft w:val="640"/>
                  <w:marRight w:val="0"/>
                  <w:marTop w:val="0"/>
                  <w:marBottom w:val="0"/>
                  <w:divBdr>
                    <w:top w:val="none" w:sz="0" w:space="0" w:color="auto"/>
                    <w:left w:val="none" w:sz="0" w:space="0" w:color="auto"/>
                    <w:bottom w:val="none" w:sz="0" w:space="0" w:color="auto"/>
                    <w:right w:val="none" w:sz="0" w:space="0" w:color="auto"/>
                  </w:divBdr>
                </w:div>
                <w:div w:id="285963457">
                  <w:marLeft w:val="640"/>
                  <w:marRight w:val="0"/>
                  <w:marTop w:val="0"/>
                  <w:marBottom w:val="0"/>
                  <w:divBdr>
                    <w:top w:val="none" w:sz="0" w:space="0" w:color="auto"/>
                    <w:left w:val="none" w:sz="0" w:space="0" w:color="auto"/>
                    <w:bottom w:val="none" w:sz="0" w:space="0" w:color="auto"/>
                    <w:right w:val="none" w:sz="0" w:space="0" w:color="auto"/>
                  </w:divBdr>
                </w:div>
                <w:div w:id="307633589">
                  <w:marLeft w:val="640"/>
                  <w:marRight w:val="0"/>
                  <w:marTop w:val="0"/>
                  <w:marBottom w:val="0"/>
                  <w:divBdr>
                    <w:top w:val="none" w:sz="0" w:space="0" w:color="auto"/>
                    <w:left w:val="none" w:sz="0" w:space="0" w:color="auto"/>
                    <w:bottom w:val="none" w:sz="0" w:space="0" w:color="auto"/>
                    <w:right w:val="none" w:sz="0" w:space="0" w:color="auto"/>
                  </w:divBdr>
                </w:div>
                <w:div w:id="313873526">
                  <w:marLeft w:val="640"/>
                  <w:marRight w:val="0"/>
                  <w:marTop w:val="0"/>
                  <w:marBottom w:val="0"/>
                  <w:divBdr>
                    <w:top w:val="none" w:sz="0" w:space="0" w:color="auto"/>
                    <w:left w:val="none" w:sz="0" w:space="0" w:color="auto"/>
                    <w:bottom w:val="none" w:sz="0" w:space="0" w:color="auto"/>
                    <w:right w:val="none" w:sz="0" w:space="0" w:color="auto"/>
                  </w:divBdr>
                </w:div>
                <w:div w:id="325210641">
                  <w:marLeft w:val="640"/>
                  <w:marRight w:val="0"/>
                  <w:marTop w:val="0"/>
                  <w:marBottom w:val="0"/>
                  <w:divBdr>
                    <w:top w:val="none" w:sz="0" w:space="0" w:color="auto"/>
                    <w:left w:val="none" w:sz="0" w:space="0" w:color="auto"/>
                    <w:bottom w:val="none" w:sz="0" w:space="0" w:color="auto"/>
                    <w:right w:val="none" w:sz="0" w:space="0" w:color="auto"/>
                  </w:divBdr>
                </w:div>
                <w:div w:id="357241339">
                  <w:marLeft w:val="640"/>
                  <w:marRight w:val="0"/>
                  <w:marTop w:val="0"/>
                  <w:marBottom w:val="0"/>
                  <w:divBdr>
                    <w:top w:val="none" w:sz="0" w:space="0" w:color="auto"/>
                    <w:left w:val="none" w:sz="0" w:space="0" w:color="auto"/>
                    <w:bottom w:val="none" w:sz="0" w:space="0" w:color="auto"/>
                    <w:right w:val="none" w:sz="0" w:space="0" w:color="auto"/>
                  </w:divBdr>
                </w:div>
                <w:div w:id="377244283">
                  <w:marLeft w:val="640"/>
                  <w:marRight w:val="0"/>
                  <w:marTop w:val="0"/>
                  <w:marBottom w:val="0"/>
                  <w:divBdr>
                    <w:top w:val="none" w:sz="0" w:space="0" w:color="auto"/>
                    <w:left w:val="none" w:sz="0" w:space="0" w:color="auto"/>
                    <w:bottom w:val="none" w:sz="0" w:space="0" w:color="auto"/>
                    <w:right w:val="none" w:sz="0" w:space="0" w:color="auto"/>
                  </w:divBdr>
                </w:div>
                <w:div w:id="464471853">
                  <w:marLeft w:val="640"/>
                  <w:marRight w:val="0"/>
                  <w:marTop w:val="0"/>
                  <w:marBottom w:val="0"/>
                  <w:divBdr>
                    <w:top w:val="none" w:sz="0" w:space="0" w:color="auto"/>
                    <w:left w:val="none" w:sz="0" w:space="0" w:color="auto"/>
                    <w:bottom w:val="none" w:sz="0" w:space="0" w:color="auto"/>
                    <w:right w:val="none" w:sz="0" w:space="0" w:color="auto"/>
                  </w:divBdr>
                </w:div>
                <w:div w:id="472647045">
                  <w:marLeft w:val="640"/>
                  <w:marRight w:val="0"/>
                  <w:marTop w:val="0"/>
                  <w:marBottom w:val="0"/>
                  <w:divBdr>
                    <w:top w:val="none" w:sz="0" w:space="0" w:color="auto"/>
                    <w:left w:val="none" w:sz="0" w:space="0" w:color="auto"/>
                    <w:bottom w:val="none" w:sz="0" w:space="0" w:color="auto"/>
                    <w:right w:val="none" w:sz="0" w:space="0" w:color="auto"/>
                  </w:divBdr>
                </w:div>
                <w:div w:id="653485899">
                  <w:marLeft w:val="640"/>
                  <w:marRight w:val="0"/>
                  <w:marTop w:val="0"/>
                  <w:marBottom w:val="0"/>
                  <w:divBdr>
                    <w:top w:val="none" w:sz="0" w:space="0" w:color="auto"/>
                    <w:left w:val="none" w:sz="0" w:space="0" w:color="auto"/>
                    <w:bottom w:val="none" w:sz="0" w:space="0" w:color="auto"/>
                    <w:right w:val="none" w:sz="0" w:space="0" w:color="auto"/>
                  </w:divBdr>
                </w:div>
                <w:div w:id="693463026">
                  <w:marLeft w:val="640"/>
                  <w:marRight w:val="0"/>
                  <w:marTop w:val="0"/>
                  <w:marBottom w:val="0"/>
                  <w:divBdr>
                    <w:top w:val="none" w:sz="0" w:space="0" w:color="auto"/>
                    <w:left w:val="none" w:sz="0" w:space="0" w:color="auto"/>
                    <w:bottom w:val="none" w:sz="0" w:space="0" w:color="auto"/>
                    <w:right w:val="none" w:sz="0" w:space="0" w:color="auto"/>
                  </w:divBdr>
                </w:div>
                <w:div w:id="740325215">
                  <w:marLeft w:val="640"/>
                  <w:marRight w:val="0"/>
                  <w:marTop w:val="0"/>
                  <w:marBottom w:val="0"/>
                  <w:divBdr>
                    <w:top w:val="none" w:sz="0" w:space="0" w:color="auto"/>
                    <w:left w:val="none" w:sz="0" w:space="0" w:color="auto"/>
                    <w:bottom w:val="none" w:sz="0" w:space="0" w:color="auto"/>
                    <w:right w:val="none" w:sz="0" w:space="0" w:color="auto"/>
                  </w:divBdr>
                </w:div>
                <w:div w:id="756168767">
                  <w:marLeft w:val="640"/>
                  <w:marRight w:val="0"/>
                  <w:marTop w:val="0"/>
                  <w:marBottom w:val="0"/>
                  <w:divBdr>
                    <w:top w:val="none" w:sz="0" w:space="0" w:color="auto"/>
                    <w:left w:val="none" w:sz="0" w:space="0" w:color="auto"/>
                    <w:bottom w:val="none" w:sz="0" w:space="0" w:color="auto"/>
                    <w:right w:val="none" w:sz="0" w:space="0" w:color="auto"/>
                  </w:divBdr>
                </w:div>
                <w:div w:id="764616222">
                  <w:marLeft w:val="640"/>
                  <w:marRight w:val="0"/>
                  <w:marTop w:val="0"/>
                  <w:marBottom w:val="0"/>
                  <w:divBdr>
                    <w:top w:val="none" w:sz="0" w:space="0" w:color="auto"/>
                    <w:left w:val="none" w:sz="0" w:space="0" w:color="auto"/>
                    <w:bottom w:val="none" w:sz="0" w:space="0" w:color="auto"/>
                    <w:right w:val="none" w:sz="0" w:space="0" w:color="auto"/>
                  </w:divBdr>
                </w:div>
                <w:div w:id="764888608">
                  <w:marLeft w:val="640"/>
                  <w:marRight w:val="0"/>
                  <w:marTop w:val="0"/>
                  <w:marBottom w:val="0"/>
                  <w:divBdr>
                    <w:top w:val="none" w:sz="0" w:space="0" w:color="auto"/>
                    <w:left w:val="none" w:sz="0" w:space="0" w:color="auto"/>
                    <w:bottom w:val="none" w:sz="0" w:space="0" w:color="auto"/>
                    <w:right w:val="none" w:sz="0" w:space="0" w:color="auto"/>
                  </w:divBdr>
                </w:div>
                <w:div w:id="795830529">
                  <w:marLeft w:val="640"/>
                  <w:marRight w:val="0"/>
                  <w:marTop w:val="0"/>
                  <w:marBottom w:val="0"/>
                  <w:divBdr>
                    <w:top w:val="none" w:sz="0" w:space="0" w:color="auto"/>
                    <w:left w:val="none" w:sz="0" w:space="0" w:color="auto"/>
                    <w:bottom w:val="none" w:sz="0" w:space="0" w:color="auto"/>
                    <w:right w:val="none" w:sz="0" w:space="0" w:color="auto"/>
                  </w:divBdr>
                </w:div>
                <w:div w:id="800805086">
                  <w:marLeft w:val="640"/>
                  <w:marRight w:val="0"/>
                  <w:marTop w:val="0"/>
                  <w:marBottom w:val="0"/>
                  <w:divBdr>
                    <w:top w:val="none" w:sz="0" w:space="0" w:color="auto"/>
                    <w:left w:val="none" w:sz="0" w:space="0" w:color="auto"/>
                    <w:bottom w:val="none" w:sz="0" w:space="0" w:color="auto"/>
                    <w:right w:val="none" w:sz="0" w:space="0" w:color="auto"/>
                  </w:divBdr>
                </w:div>
                <w:div w:id="842668761">
                  <w:marLeft w:val="640"/>
                  <w:marRight w:val="0"/>
                  <w:marTop w:val="0"/>
                  <w:marBottom w:val="0"/>
                  <w:divBdr>
                    <w:top w:val="none" w:sz="0" w:space="0" w:color="auto"/>
                    <w:left w:val="none" w:sz="0" w:space="0" w:color="auto"/>
                    <w:bottom w:val="none" w:sz="0" w:space="0" w:color="auto"/>
                    <w:right w:val="none" w:sz="0" w:space="0" w:color="auto"/>
                  </w:divBdr>
                </w:div>
                <w:div w:id="895239414">
                  <w:marLeft w:val="640"/>
                  <w:marRight w:val="0"/>
                  <w:marTop w:val="0"/>
                  <w:marBottom w:val="0"/>
                  <w:divBdr>
                    <w:top w:val="none" w:sz="0" w:space="0" w:color="auto"/>
                    <w:left w:val="none" w:sz="0" w:space="0" w:color="auto"/>
                    <w:bottom w:val="none" w:sz="0" w:space="0" w:color="auto"/>
                    <w:right w:val="none" w:sz="0" w:space="0" w:color="auto"/>
                  </w:divBdr>
                </w:div>
                <w:div w:id="959264574">
                  <w:marLeft w:val="640"/>
                  <w:marRight w:val="0"/>
                  <w:marTop w:val="0"/>
                  <w:marBottom w:val="0"/>
                  <w:divBdr>
                    <w:top w:val="none" w:sz="0" w:space="0" w:color="auto"/>
                    <w:left w:val="none" w:sz="0" w:space="0" w:color="auto"/>
                    <w:bottom w:val="none" w:sz="0" w:space="0" w:color="auto"/>
                    <w:right w:val="none" w:sz="0" w:space="0" w:color="auto"/>
                  </w:divBdr>
                </w:div>
                <w:div w:id="1016036424">
                  <w:marLeft w:val="640"/>
                  <w:marRight w:val="0"/>
                  <w:marTop w:val="0"/>
                  <w:marBottom w:val="0"/>
                  <w:divBdr>
                    <w:top w:val="none" w:sz="0" w:space="0" w:color="auto"/>
                    <w:left w:val="none" w:sz="0" w:space="0" w:color="auto"/>
                    <w:bottom w:val="none" w:sz="0" w:space="0" w:color="auto"/>
                    <w:right w:val="none" w:sz="0" w:space="0" w:color="auto"/>
                  </w:divBdr>
                </w:div>
                <w:div w:id="1045836531">
                  <w:marLeft w:val="640"/>
                  <w:marRight w:val="0"/>
                  <w:marTop w:val="0"/>
                  <w:marBottom w:val="0"/>
                  <w:divBdr>
                    <w:top w:val="none" w:sz="0" w:space="0" w:color="auto"/>
                    <w:left w:val="none" w:sz="0" w:space="0" w:color="auto"/>
                    <w:bottom w:val="none" w:sz="0" w:space="0" w:color="auto"/>
                    <w:right w:val="none" w:sz="0" w:space="0" w:color="auto"/>
                  </w:divBdr>
                </w:div>
                <w:div w:id="1069228769">
                  <w:marLeft w:val="640"/>
                  <w:marRight w:val="0"/>
                  <w:marTop w:val="0"/>
                  <w:marBottom w:val="0"/>
                  <w:divBdr>
                    <w:top w:val="none" w:sz="0" w:space="0" w:color="auto"/>
                    <w:left w:val="none" w:sz="0" w:space="0" w:color="auto"/>
                    <w:bottom w:val="none" w:sz="0" w:space="0" w:color="auto"/>
                    <w:right w:val="none" w:sz="0" w:space="0" w:color="auto"/>
                  </w:divBdr>
                </w:div>
                <w:div w:id="1108429801">
                  <w:marLeft w:val="640"/>
                  <w:marRight w:val="0"/>
                  <w:marTop w:val="0"/>
                  <w:marBottom w:val="0"/>
                  <w:divBdr>
                    <w:top w:val="none" w:sz="0" w:space="0" w:color="auto"/>
                    <w:left w:val="none" w:sz="0" w:space="0" w:color="auto"/>
                    <w:bottom w:val="none" w:sz="0" w:space="0" w:color="auto"/>
                    <w:right w:val="none" w:sz="0" w:space="0" w:color="auto"/>
                  </w:divBdr>
                </w:div>
                <w:div w:id="1113476047">
                  <w:marLeft w:val="640"/>
                  <w:marRight w:val="0"/>
                  <w:marTop w:val="0"/>
                  <w:marBottom w:val="0"/>
                  <w:divBdr>
                    <w:top w:val="none" w:sz="0" w:space="0" w:color="auto"/>
                    <w:left w:val="none" w:sz="0" w:space="0" w:color="auto"/>
                    <w:bottom w:val="none" w:sz="0" w:space="0" w:color="auto"/>
                    <w:right w:val="none" w:sz="0" w:space="0" w:color="auto"/>
                  </w:divBdr>
                </w:div>
                <w:div w:id="1116683525">
                  <w:marLeft w:val="640"/>
                  <w:marRight w:val="0"/>
                  <w:marTop w:val="0"/>
                  <w:marBottom w:val="0"/>
                  <w:divBdr>
                    <w:top w:val="none" w:sz="0" w:space="0" w:color="auto"/>
                    <w:left w:val="none" w:sz="0" w:space="0" w:color="auto"/>
                    <w:bottom w:val="none" w:sz="0" w:space="0" w:color="auto"/>
                    <w:right w:val="none" w:sz="0" w:space="0" w:color="auto"/>
                  </w:divBdr>
                </w:div>
                <w:div w:id="1248345001">
                  <w:marLeft w:val="640"/>
                  <w:marRight w:val="0"/>
                  <w:marTop w:val="0"/>
                  <w:marBottom w:val="0"/>
                  <w:divBdr>
                    <w:top w:val="none" w:sz="0" w:space="0" w:color="auto"/>
                    <w:left w:val="none" w:sz="0" w:space="0" w:color="auto"/>
                    <w:bottom w:val="none" w:sz="0" w:space="0" w:color="auto"/>
                    <w:right w:val="none" w:sz="0" w:space="0" w:color="auto"/>
                  </w:divBdr>
                </w:div>
                <w:div w:id="1249776037">
                  <w:marLeft w:val="640"/>
                  <w:marRight w:val="0"/>
                  <w:marTop w:val="0"/>
                  <w:marBottom w:val="0"/>
                  <w:divBdr>
                    <w:top w:val="none" w:sz="0" w:space="0" w:color="auto"/>
                    <w:left w:val="none" w:sz="0" w:space="0" w:color="auto"/>
                    <w:bottom w:val="none" w:sz="0" w:space="0" w:color="auto"/>
                    <w:right w:val="none" w:sz="0" w:space="0" w:color="auto"/>
                  </w:divBdr>
                </w:div>
                <w:div w:id="1252163282">
                  <w:marLeft w:val="640"/>
                  <w:marRight w:val="0"/>
                  <w:marTop w:val="0"/>
                  <w:marBottom w:val="0"/>
                  <w:divBdr>
                    <w:top w:val="none" w:sz="0" w:space="0" w:color="auto"/>
                    <w:left w:val="none" w:sz="0" w:space="0" w:color="auto"/>
                    <w:bottom w:val="none" w:sz="0" w:space="0" w:color="auto"/>
                    <w:right w:val="none" w:sz="0" w:space="0" w:color="auto"/>
                  </w:divBdr>
                </w:div>
                <w:div w:id="1278485149">
                  <w:marLeft w:val="640"/>
                  <w:marRight w:val="0"/>
                  <w:marTop w:val="0"/>
                  <w:marBottom w:val="0"/>
                  <w:divBdr>
                    <w:top w:val="none" w:sz="0" w:space="0" w:color="auto"/>
                    <w:left w:val="none" w:sz="0" w:space="0" w:color="auto"/>
                    <w:bottom w:val="none" w:sz="0" w:space="0" w:color="auto"/>
                    <w:right w:val="none" w:sz="0" w:space="0" w:color="auto"/>
                  </w:divBdr>
                </w:div>
                <w:div w:id="1284920271">
                  <w:marLeft w:val="640"/>
                  <w:marRight w:val="0"/>
                  <w:marTop w:val="0"/>
                  <w:marBottom w:val="0"/>
                  <w:divBdr>
                    <w:top w:val="none" w:sz="0" w:space="0" w:color="auto"/>
                    <w:left w:val="none" w:sz="0" w:space="0" w:color="auto"/>
                    <w:bottom w:val="none" w:sz="0" w:space="0" w:color="auto"/>
                    <w:right w:val="none" w:sz="0" w:space="0" w:color="auto"/>
                  </w:divBdr>
                </w:div>
                <w:div w:id="1332828655">
                  <w:marLeft w:val="640"/>
                  <w:marRight w:val="0"/>
                  <w:marTop w:val="0"/>
                  <w:marBottom w:val="0"/>
                  <w:divBdr>
                    <w:top w:val="none" w:sz="0" w:space="0" w:color="auto"/>
                    <w:left w:val="none" w:sz="0" w:space="0" w:color="auto"/>
                    <w:bottom w:val="none" w:sz="0" w:space="0" w:color="auto"/>
                    <w:right w:val="none" w:sz="0" w:space="0" w:color="auto"/>
                  </w:divBdr>
                </w:div>
                <w:div w:id="1334991987">
                  <w:marLeft w:val="640"/>
                  <w:marRight w:val="0"/>
                  <w:marTop w:val="0"/>
                  <w:marBottom w:val="0"/>
                  <w:divBdr>
                    <w:top w:val="none" w:sz="0" w:space="0" w:color="auto"/>
                    <w:left w:val="none" w:sz="0" w:space="0" w:color="auto"/>
                    <w:bottom w:val="none" w:sz="0" w:space="0" w:color="auto"/>
                    <w:right w:val="none" w:sz="0" w:space="0" w:color="auto"/>
                  </w:divBdr>
                </w:div>
                <w:div w:id="1440376398">
                  <w:marLeft w:val="640"/>
                  <w:marRight w:val="0"/>
                  <w:marTop w:val="0"/>
                  <w:marBottom w:val="0"/>
                  <w:divBdr>
                    <w:top w:val="none" w:sz="0" w:space="0" w:color="auto"/>
                    <w:left w:val="none" w:sz="0" w:space="0" w:color="auto"/>
                    <w:bottom w:val="none" w:sz="0" w:space="0" w:color="auto"/>
                    <w:right w:val="none" w:sz="0" w:space="0" w:color="auto"/>
                  </w:divBdr>
                </w:div>
                <w:div w:id="1447457079">
                  <w:marLeft w:val="640"/>
                  <w:marRight w:val="0"/>
                  <w:marTop w:val="0"/>
                  <w:marBottom w:val="0"/>
                  <w:divBdr>
                    <w:top w:val="none" w:sz="0" w:space="0" w:color="auto"/>
                    <w:left w:val="none" w:sz="0" w:space="0" w:color="auto"/>
                    <w:bottom w:val="none" w:sz="0" w:space="0" w:color="auto"/>
                    <w:right w:val="none" w:sz="0" w:space="0" w:color="auto"/>
                  </w:divBdr>
                </w:div>
                <w:div w:id="1483162054">
                  <w:marLeft w:val="640"/>
                  <w:marRight w:val="0"/>
                  <w:marTop w:val="0"/>
                  <w:marBottom w:val="0"/>
                  <w:divBdr>
                    <w:top w:val="none" w:sz="0" w:space="0" w:color="auto"/>
                    <w:left w:val="none" w:sz="0" w:space="0" w:color="auto"/>
                    <w:bottom w:val="none" w:sz="0" w:space="0" w:color="auto"/>
                    <w:right w:val="none" w:sz="0" w:space="0" w:color="auto"/>
                  </w:divBdr>
                </w:div>
                <w:div w:id="1498302745">
                  <w:marLeft w:val="640"/>
                  <w:marRight w:val="0"/>
                  <w:marTop w:val="0"/>
                  <w:marBottom w:val="0"/>
                  <w:divBdr>
                    <w:top w:val="none" w:sz="0" w:space="0" w:color="auto"/>
                    <w:left w:val="none" w:sz="0" w:space="0" w:color="auto"/>
                    <w:bottom w:val="none" w:sz="0" w:space="0" w:color="auto"/>
                    <w:right w:val="none" w:sz="0" w:space="0" w:color="auto"/>
                  </w:divBdr>
                </w:div>
                <w:div w:id="1500388278">
                  <w:marLeft w:val="640"/>
                  <w:marRight w:val="0"/>
                  <w:marTop w:val="0"/>
                  <w:marBottom w:val="0"/>
                  <w:divBdr>
                    <w:top w:val="none" w:sz="0" w:space="0" w:color="auto"/>
                    <w:left w:val="none" w:sz="0" w:space="0" w:color="auto"/>
                    <w:bottom w:val="none" w:sz="0" w:space="0" w:color="auto"/>
                    <w:right w:val="none" w:sz="0" w:space="0" w:color="auto"/>
                  </w:divBdr>
                </w:div>
                <w:div w:id="1518733306">
                  <w:marLeft w:val="640"/>
                  <w:marRight w:val="0"/>
                  <w:marTop w:val="0"/>
                  <w:marBottom w:val="0"/>
                  <w:divBdr>
                    <w:top w:val="none" w:sz="0" w:space="0" w:color="auto"/>
                    <w:left w:val="none" w:sz="0" w:space="0" w:color="auto"/>
                    <w:bottom w:val="none" w:sz="0" w:space="0" w:color="auto"/>
                    <w:right w:val="none" w:sz="0" w:space="0" w:color="auto"/>
                  </w:divBdr>
                </w:div>
                <w:div w:id="1519851283">
                  <w:marLeft w:val="640"/>
                  <w:marRight w:val="0"/>
                  <w:marTop w:val="0"/>
                  <w:marBottom w:val="0"/>
                  <w:divBdr>
                    <w:top w:val="none" w:sz="0" w:space="0" w:color="auto"/>
                    <w:left w:val="none" w:sz="0" w:space="0" w:color="auto"/>
                    <w:bottom w:val="none" w:sz="0" w:space="0" w:color="auto"/>
                    <w:right w:val="none" w:sz="0" w:space="0" w:color="auto"/>
                  </w:divBdr>
                </w:div>
                <w:div w:id="1526215834">
                  <w:marLeft w:val="640"/>
                  <w:marRight w:val="0"/>
                  <w:marTop w:val="0"/>
                  <w:marBottom w:val="0"/>
                  <w:divBdr>
                    <w:top w:val="none" w:sz="0" w:space="0" w:color="auto"/>
                    <w:left w:val="none" w:sz="0" w:space="0" w:color="auto"/>
                    <w:bottom w:val="none" w:sz="0" w:space="0" w:color="auto"/>
                    <w:right w:val="none" w:sz="0" w:space="0" w:color="auto"/>
                  </w:divBdr>
                </w:div>
                <w:div w:id="1545946350">
                  <w:marLeft w:val="640"/>
                  <w:marRight w:val="0"/>
                  <w:marTop w:val="0"/>
                  <w:marBottom w:val="0"/>
                  <w:divBdr>
                    <w:top w:val="none" w:sz="0" w:space="0" w:color="auto"/>
                    <w:left w:val="none" w:sz="0" w:space="0" w:color="auto"/>
                    <w:bottom w:val="none" w:sz="0" w:space="0" w:color="auto"/>
                    <w:right w:val="none" w:sz="0" w:space="0" w:color="auto"/>
                  </w:divBdr>
                </w:div>
                <w:div w:id="1565486112">
                  <w:marLeft w:val="640"/>
                  <w:marRight w:val="0"/>
                  <w:marTop w:val="0"/>
                  <w:marBottom w:val="0"/>
                  <w:divBdr>
                    <w:top w:val="none" w:sz="0" w:space="0" w:color="auto"/>
                    <w:left w:val="none" w:sz="0" w:space="0" w:color="auto"/>
                    <w:bottom w:val="none" w:sz="0" w:space="0" w:color="auto"/>
                    <w:right w:val="none" w:sz="0" w:space="0" w:color="auto"/>
                  </w:divBdr>
                </w:div>
                <w:div w:id="1572929750">
                  <w:marLeft w:val="640"/>
                  <w:marRight w:val="0"/>
                  <w:marTop w:val="0"/>
                  <w:marBottom w:val="0"/>
                  <w:divBdr>
                    <w:top w:val="none" w:sz="0" w:space="0" w:color="auto"/>
                    <w:left w:val="none" w:sz="0" w:space="0" w:color="auto"/>
                    <w:bottom w:val="none" w:sz="0" w:space="0" w:color="auto"/>
                    <w:right w:val="none" w:sz="0" w:space="0" w:color="auto"/>
                  </w:divBdr>
                </w:div>
                <w:div w:id="1753507481">
                  <w:marLeft w:val="640"/>
                  <w:marRight w:val="0"/>
                  <w:marTop w:val="0"/>
                  <w:marBottom w:val="0"/>
                  <w:divBdr>
                    <w:top w:val="none" w:sz="0" w:space="0" w:color="auto"/>
                    <w:left w:val="none" w:sz="0" w:space="0" w:color="auto"/>
                    <w:bottom w:val="none" w:sz="0" w:space="0" w:color="auto"/>
                    <w:right w:val="none" w:sz="0" w:space="0" w:color="auto"/>
                  </w:divBdr>
                </w:div>
                <w:div w:id="1756397297">
                  <w:marLeft w:val="640"/>
                  <w:marRight w:val="0"/>
                  <w:marTop w:val="0"/>
                  <w:marBottom w:val="0"/>
                  <w:divBdr>
                    <w:top w:val="none" w:sz="0" w:space="0" w:color="auto"/>
                    <w:left w:val="none" w:sz="0" w:space="0" w:color="auto"/>
                    <w:bottom w:val="none" w:sz="0" w:space="0" w:color="auto"/>
                    <w:right w:val="none" w:sz="0" w:space="0" w:color="auto"/>
                  </w:divBdr>
                </w:div>
                <w:div w:id="1803184823">
                  <w:marLeft w:val="640"/>
                  <w:marRight w:val="0"/>
                  <w:marTop w:val="0"/>
                  <w:marBottom w:val="0"/>
                  <w:divBdr>
                    <w:top w:val="none" w:sz="0" w:space="0" w:color="auto"/>
                    <w:left w:val="none" w:sz="0" w:space="0" w:color="auto"/>
                    <w:bottom w:val="none" w:sz="0" w:space="0" w:color="auto"/>
                    <w:right w:val="none" w:sz="0" w:space="0" w:color="auto"/>
                  </w:divBdr>
                </w:div>
                <w:div w:id="1836803437">
                  <w:marLeft w:val="640"/>
                  <w:marRight w:val="0"/>
                  <w:marTop w:val="0"/>
                  <w:marBottom w:val="0"/>
                  <w:divBdr>
                    <w:top w:val="none" w:sz="0" w:space="0" w:color="auto"/>
                    <w:left w:val="none" w:sz="0" w:space="0" w:color="auto"/>
                    <w:bottom w:val="none" w:sz="0" w:space="0" w:color="auto"/>
                    <w:right w:val="none" w:sz="0" w:space="0" w:color="auto"/>
                  </w:divBdr>
                </w:div>
                <w:div w:id="1859536124">
                  <w:marLeft w:val="640"/>
                  <w:marRight w:val="0"/>
                  <w:marTop w:val="0"/>
                  <w:marBottom w:val="0"/>
                  <w:divBdr>
                    <w:top w:val="none" w:sz="0" w:space="0" w:color="auto"/>
                    <w:left w:val="none" w:sz="0" w:space="0" w:color="auto"/>
                    <w:bottom w:val="none" w:sz="0" w:space="0" w:color="auto"/>
                    <w:right w:val="none" w:sz="0" w:space="0" w:color="auto"/>
                  </w:divBdr>
                </w:div>
                <w:div w:id="1873808910">
                  <w:marLeft w:val="640"/>
                  <w:marRight w:val="0"/>
                  <w:marTop w:val="0"/>
                  <w:marBottom w:val="0"/>
                  <w:divBdr>
                    <w:top w:val="none" w:sz="0" w:space="0" w:color="auto"/>
                    <w:left w:val="none" w:sz="0" w:space="0" w:color="auto"/>
                    <w:bottom w:val="none" w:sz="0" w:space="0" w:color="auto"/>
                    <w:right w:val="none" w:sz="0" w:space="0" w:color="auto"/>
                  </w:divBdr>
                </w:div>
                <w:div w:id="1877087145">
                  <w:marLeft w:val="640"/>
                  <w:marRight w:val="0"/>
                  <w:marTop w:val="0"/>
                  <w:marBottom w:val="0"/>
                  <w:divBdr>
                    <w:top w:val="none" w:sz="0" w:space="0" w:color="auto"/>
                    <w:left w:val="none" w:sz="0" w:space="0" w:color="auto"/>
                    <w:bottom w:val="none" w:sz="0" w:space="0" w:color="auto"/>
                    <w:right w:val="none" w:sz="0" w:space="0" w:color="auto"/>
                  </w:divBdr>
                </w:div>
                <w:div w:id="1927227166">
                  <w:marLeft w:val="640"/>
                  <w:marRight w:val="0"/>
                  <w:marTop w:val="0"/>
                  <w:marBottom w:val="0"/>
                  <w:divBdr>
                    <w:top w:val="none" w:sz="0" w:space="0" w:color="auto"/>
                    <w:left w:val="none" w:sz="0" w:space="0" w:color="auto"/>
                    <w:bottom w:val="none" w:sz="0" w:space="0" w:color="auto"/>
                    <w:right w:val="none" w:sz="0" w:space="0" w:color="auto"/>
                  </w:divBdr>
                </w:div>
                <w:div w:id="1935435311">
                  <w:marLeft w:val="640"/>
                  <w:marRight w:val="0"/>
                  <w:marTop w:val="0"/>
                  <w:marBottom w:val="0"/>
                  <w:divBdr>
                    <w:top w:val="none" w:sz="0" w:space="0" w:color="auto"/>
                    <w:left w:val="none" w:sz="0" w:space="0" w:color="auto"/>
                    <w:bottom w:val="none" w:sz="0" w:space="0" w:color="auto"/>
                    <w:right w:val="none" w:sz="0" w:space="0" w:color="auto"/>
                  </w:divBdr>
                </w:div>
                <w:div w:id="2004971075">
                  <w:marLeft w:val="640"/>
                  <w:marRight w:val="0"/>
                  <w:marTop w:val="0"/>
                  <w:marBottom w:val="0"/>
                  <w:divBdr>
                    <w:top w:val="none" w:sz="0" w:space="0" w:color="auto"/>
                    <w:left w:val="none" w:sz="0" w:space="0" w:color="auto"/>
                    <w:bottom w:val="none" w:sz="0" w:space="0" w:color="auto"/>
                    <w:right w:val="none" w:sz="0" w:space="0" w:color="auto"/>
                  </w:divBdr>
                </w:div>
                <w:div w:id="2041933862">
                  <w:marLeft w:val="640"/>
                  <w:marRight w:val="0"/>
                  <w:marTop w:val="0"/>
                  <w:marBottom w:val="0"/>
                  <w:divBdr>
                    <w:top w:val="none" w:sz="0" w:space="0" w:color="auto"/>
                    <w:left w:val="none" w:sz="0" w:space="0" w:color="auto"/>
                    <w:bottom w:val="none" w:sz="0" w:space="0" w:color="auto"/>
                    <w:right w:val="none" w:sz="0" w:space="0" w:color="auto"/>
                  </w:divBdr>
                </w:div>
                <w:div w:id="2129926448">
                  <w:marLeft w:val="640"/>
                  <w:marRight w:val="0"/>
                  <w:marTop w:val="0"/>
                  <w:marBottom w:val="0"/>
                  <w:divBdr>
                    <w:top w:val="none" w:sz="0" w:space="0" w:color="auto"/>
                    <w:left w:val="none" w:sz="0" w:space="0" w:color="auto"/>
                    <w:bottom w:val="none" w:sz="0" w:space="0" w:color="auto"/>
                    <w:right w:val="none" w:sz="0" w:space="0" w:color="auto"/>
                  </w:divBdr>
                </w:div>
                <w:div w:id="2140763046">
                  <w:marLeft w:val="640"/>
                  <w:marRight w:val="0"/>
                  <w:marTop w:val="0"/>
                  <w:marBottom w:val="0"/>
                  <w:divBdr>
                    <w:top w:val="none" w:sz="0" w:space="0" w:color="auto"/>
                    <w:left w:val="none" w:sz="0" w:space="0" w:color="auto"/>
                    <w:bottom w:val="none" w:sz="0" w:space="0" w:color="auto"/>
                    <w:right w:val="none" w:sz="0" w:space="0" w:color="auto"/>
                  </w:divBdr>
                </w:div>
              </w:divsChild>
            </w:div>
            <w:div w:id="1778518413">
              <w:marLeft w:val="0"/>
              <w:marRight w:val="0"/>
              <w:marTop w:val="0"/>
              <w:marBottom w:val="0"/>
              <w:divBdr>
                <w:top w:val="none" w:sz="0" w:space="0" w:color="auto"/>
                <w:left w:val="none" w:sz="0" w:space="0" w:color="auto"/>
                <w:bottom w:val="none" w:sz="0" w:space="0" w:color="auto"/>
                <w:right w:val="none" w:sz="0" w:space="0" w:color="auto"/>
              </w:divBdr>
              <w:divsChild>
                <w:div w:id="81267609">
                  <w:marLeft w:val="640"/>
                  <w:marRight w:val="0"/>
                  <w:marTop w:val="0"/>
                  <w:marBottom w:val="0"/>
                  <w:divBdr>
                    <w:top w:val="none" w:sz="0" w:space="0" w:color="auto"/>
                    <w:left w:val="none" w:sz="0" w:space="0" w:color="auto"/>
                    <w:bottom w:val="none" w:sz="0" w:space="0" w:color="auto"/>
                    <w:right w:val="none" w:sz="0" w:space="0" w:color="auto"/>
                  </w:divBdr>
                </w:div>
                <w:div w:id="98990191">
                  <w:marLeft w:val="640"/>
                  <w:marRight w:val="0"/>
                  <w:marTop w:val="0"/>
                  <w:marBottom w:val="0"/>
                  <w:divBdr>
                    <w:top w:val="none" w:sz="0" w:space="0" w:color="auto"/>
                    <w:left w:val="none" w:sz="0" w:space="0" w:color="auto"/>
                    <w:bottom w:val="none" w:sz="0" w:space="0" w:color="auto"/>
                    <w:right w:val="none" w:sz="0" w:space="0" w:color="auto"/>
                  </w:divBdr>
                </w:div>
                <w:div w:id="122116000">
                  <w:marLeft w:val="640"/>
                  <w:marRight w:val="0"/>
                  <w:marTop w:val="0"/>
                  <w:marBottom w:val="0"/>
                  <w:divBdr>
                    <w:top w:val="none" w:sz="0" w:space="0" w:color="auto"/>
                    <w:left w:val="none" w:sz="0" w:space="0" w:color="auto"/>
                    <w:bottom w:val="none" w:sz="0" w:space="0" w:color="auto"/>
                    <w:right w:val="none" w:sz="0" w:space="0" w:color="auto"/>
                  </w:divBdr>
                </w:div>
                <w:div w:id="154421425">
                  <w:marLeft w:val="640"/>
                  <w:marRight w:val="0"/>
                  <w:marTop w:val="0"/>
                  <w:marBottom w:val="0"/>
                  <w:divBdr>
                    <w:top w:val="none" w:sz="0" w:space="0" w:color="auto"/>
                    <w:left w:val="none" w:sz="0" w:space="0" w:color="auto"/>
                    <w:bottom w:val="none" w:sz="0" w:space="0" w:color="auto"/>
                    <w:right w:val="none" w:sz="0" w:space="0" w:color="auto"/>
                  </w:divBdr>
                </w:div>
                <w:div w:id="250312488">
                  <w:marLeft w:val="640"/>
                  <w:marRight w:val="0"/>
                  <w:marTop w:val="0"/>
                  <w:marBottom w:val="0"/>
                  <w:divBdr>
                    <w:top w:val="none" w:sz="0" w:space="0" w:color="auto"/>
                    <w:left w:val="none" w:sz="0" w:space="0" w:color="auto"/>
                    <w:bottom w:val="none" w:sz="0" w:space="0" w:color="auto"/>
                    <w:right w:val="none" w:sz="0" w:space="0" w:color="auto"/>
                  </w:divBdr>
                </w:div>
                <w:div w:id="259141078">
                  <w:marLeft w:val="640"/>
                  <w:marRight w:val="0"/>
                  <w:marTop w:val="0"/>
                  <w:marBottom w:val="0"/>
                  <w:divBdr>
                    <w:top w:val="none" w:sz="0" w:space="0" w:color="auto"/>
                    <w:left w:val="none" w:sz="0" w:space="0" w:color="auto"/>
                    <w:bottom w:val="none" w:sz="0" w:space="0" w:color="auto"/>
                    <w:right w:val="none" w:sz="0" w:space="0" w:color="auto"/>
                  </w:divBdr>
                </w:div>
                <w:div w:id="283925100">
                  <w:marLeft w:val="640"/>
                  <w:marRight w:val="0"/>
                  <w:marTop w:val="0"/>
                  <w:marBottom w:val="0"/>
                  <w:divBdr>
                    <w:top w:val="none" w:sz="0" w:space="0" w:color="auto"/>
                    <w:left w:val="none" w:sz="0" w:space="0" w:color="auto"/>
                    <w:bottom w:val="none" w:sz="0" w:space="0" w:color="auto"/>
                    <w:right w:val="none" w:sz="0" w:space="0" w:color="auto"/>
                  </w:divBdr>
                </w:div>
                <w:div w:id="286592958">
                  <w:marLeft w:val="640"/>
                  <w:marRight w:val="0"/>
                  <w:marTop w:val="0"/>
                  <w:marBottom w:val="0"/>
                  <w:divBdr>
                    <w:top w:val="none" w:sz="0" w:space="0" w:color="auto"/>
                    <w:left w:val="none" w:sz="0" w:space="0" w:color="auto"/>
                    <w:bottom w:val="none" w:sz="0" w:space="0" w:color="auto"/>
                    <w:right w:val="none" w:sz="0" w:space="0" w:color="auto"/>
                  </w:divBdr>
                </w:div>
                <w:div w:id="338313562">
                  <w:marLeft w:val="640"/>
                  <w:marRight w:val="0"/>
                  <w:marTop w:val="0"/>
                  <w:marBottom w:val="0"/>
                  <w:divBdr>
                    <w:top w:val="none" w:sz="0" w:space="0" w:color="auto"/>
                    <w:left w:val="none" w:sz="0" w:space="0" w:color="auto"/>
                    <w:bottom w:val="none" w:sz="0" w:space="0" w:color="auto"/>
                    <w:right w:val="none" w:sz="0" w:space="0" w:color="auto"/>
                  </w:divBdr>
                </w:div>
                <w:div w:id="338389121">
                  <w:marLeft w:val="640"/>
                  <w:marRight w:val="0"/>
                  <w:marTop w:val="0"/>
                  <w:marBottom w:val="0"/>
                  <w:divBdr>
                    <w:top w:val="none" w:sz="0" w:space="0" w:color="auto"/>
                    <w:left w:val="none" w:sz="0" w:space="0" w:color="auto"/>
                    <w:bottom w:val="none" w:sz="0" w:space="0" w:color="auto"/>
                    <w:right w:val="none" w:sz="0" w:space="0" w:color="auto"/>
                  </w:divBdr>
                </w:div>
                <w:div w:id="352809120">
                  <w:marLeft w:val="640"/>
                  <w:marRight w:val="0"/>
                  <w:marTop w:val="0"/>
                  <w:marBottom w:val="0"/>
                  <w:divBdr>
                    <w:top w:val="none" w:sz="0" w:space="0" w:color="auto"/>
                    <w:left w:val="none" w:sz="0" w:space="0" w:color="auto"/>
                    <w:bottom w:val="none" w:sz="0" w:space="0" w:color="auto"/>
                    <w:right w:val="none" w:sz="0" w:space="0" w:color="auto"/>
                  </w:divBdr>
                </w:div>
                <w:div w:id="362945490">
                  <w:marLeft w:val="640"/>
                  <w:marRight w:val="0"/>
                  <w:marTop w:val="0"/>
                  <w:marBottom w:val="0"/>
                  <w:divBdr>
                    <w:top w:val="none" w:sz="0" w:space="0" w:color="auto"/>
                    <w:left w:val="none" w:sz="0" w:space="0" w:color="auto"/>
                    <w:bottom w:val="none" w:sz="0" w:space="0" w:color="auto"/>
                    <w:right w:val="none" w:sz="0" w:space="0" w:color="auto"/>
                  </w:divBdr>
                </w:div>
                <w:div w:id="424770970">
                  <w:marLeft w:val="640"/>
                  <w:marRight w:val="0"/>
                  <w:marTop w:val="0"/>
                  <w:marBottom w:val="0"/>
                  <w:divBdr>
                    <w:top w:val="none" w:sz="0" w:space="0" w:color="auto"/>
                    <w:left w:val="none" w:sz="0" w:space="0" w:color="auto"/>
                    <w:bottom w:val="none" w:sz="0" w:space="0" w:color="auto"/>
                    <w:right w:val="none" w:sz="0" w:space="0" w:color="auto"/>
                  </w:divBdr>
                </w:div>
                <w:div w:id="488979116">
                  <w:marLeft w:val="640"/>
                  <w:marRight w:val="0"/>
                  <w:marTop w:val="0"/>
                  <w:marBottom w:val="0"/>
                  <w:divBdr>
                    <w:top w:val="none" w:sz="0" w:space="0" w:color="auto"/>
                    <w:left w:val="none" w:sz="0" w:space="0" w:color="auto"/>
                    <w:bottom w:val="none" w:sz="0" w:space="0" w:color="auto"/>
                    <w:right w:val="none" w:sz="0" w:space="0" w:color="auto"/>
                  </w:divBdr>
                </w:div>
                <w:div w:id="503713635">
                  <w:marLeft w:val="640"/>
                  <w:marRight w:val="0"/>
                  <w:marTop w:val="0"/>
                  <w:marBottom w:val="0"/>
                  <w:divBdr>
                    <w:top w:val="none" w:sz="0" w:space="0" w:color="auto"/>
                    <w:left w:val="none" w:sz="0" w:space="0" w:color="auto"/>
                    <w:bottom w:val="none" w:sz="0" w:space="0" w:color="auto"/>
                    <w:right w:val="none" w:sz="0" w:space="0" w:color="auto"/>
                  </w:divBdr>
                </w:div>
                <w:div w:id="510025619">
                  <w:marLeft w:val="640"/>
                  <w:marRight w:val="0"/>
                  <w:marTop w:val="0"/>
                  <w:marBottom w:val="0"/>
                  <w:divBdr>
                    <w:top w:val="none" w:sz="0" w:space="0" w:color="auto"/>
                    <w:left w:val="none" w:sz="0" w:space="0" w:color="auto"/>
                    <w:bottom w:val="none" w:sz="0" w:space="0" w:color="auto"/>
                    <w:right w:val="none" w:sz="0" w:space="0" w:color="auto"/>
                  </w:divBdr>
                </w:div>
                <w:div w:id="619528840">
                  <w:marLeft w:val="640"/>
                  <w:marRight w:val="0"/>
                  <w:marTop w:val="0"/>
                  <w:marBottom w:val="0"/>
                  <w:divBdr>
                    <w:top w:val="none" w:sz="0" w:space="0" w:color="auto"/>
                    <w:left w:val="none" w:sz="0" w:space="0" w:color="auto"/>
                    <w:bottom w:val="none" w:sz="0" w:space="0" w:color="auto"/>
                    <w:right w:val="none" w:sz="0" w:space="0" w:color="auto"/>
                  </w:divBdr>
                </w:div>
                <w:div w:id="628048705">
                  <w:marLeft w:val="640"/>
                  <w:marRight w:val="0"/>
                  <w:marTop w:val="0"/>
                  <w:marBottom w:val="0"/>
                  <w:divBdr>
                    <w:top w:val="none" w:sz="0" w:space="0" w:color="auto"/>
                    <w:left w:val="none" w:sz="0" w:space="0" w:color="auto"/>
                    <w:bottom w:val="none" w:sz="0" w:space="0" w:color="auto"/>
                    <w:right w:val="none" w:sz="0" w:space="0" w:color="auto"/>
                  </w:divBdr>
                </w:div>
                <w:div w:id="635915957">
                  <w:marLeft w:val="640"/>
                  <w:marRight w:val="0"/>
                  <w:marTop w:val="0"/>
                  <w:marBottom w:val="0"/>
                  <w:divBdr>
                    <w:top w:val="none" w:sz="0" w:space="0" w:color="auto"/>
                    <w:left w:val="none" w:sz="0" w:space="0" w:color="auto"/>
                    <w:bottom w:val="none" w:sz="0" w:space="0" w:color="auto"/>
                    <w:right w:val="none" w:sz="0" w:space="0" w:color="auto"/>
                  </w:divBdr>
                </w:div>
                <w:div w:id="680084859">
                  <w:marLeft w:val="640"/>
                  <w:marRight w:val="0"/>
                  <w:marTop w:val="0"/>
                  <w:marBottom w:val="0"/>
                  <w:divBdr>
                    <w:top w:val="none" w:sz="0" w:space="0" w:color="auto"/>
                    <w:left w:val="none" w:sz="0" w:space="0" w:color="auto"/>
                    <w:bottom w:val="none" w:sz="0" w:space="0" w:color="auto"/>
                    <w:right w:val="none" w:sz="0" w:space="0" w:color="auto"/>
                  </w:divBdr>
                </w:div>
                <w:div w:id="707338724">
                  <w:marLeft w:val="640"/>
                  <w:marRight w:val="0"/>
                  <w:marTop w:val="0"/>
                  <w:marBottom w:val="0"/>
                  <w:divBdr>
                    <w:top w:val="none" w:sz="0" w:space="0" w:color="auto"/>
                    <w:left w:val="none" w:sz="0" w:space="0" w:color="auto"/>
                    <w:bottom w:val="none" w:sz="0" w:space="0" w:color="auto"/>
                    <w:right w:val="none" w:sz="0" w:space="0" w:color="auto"/>
                  </w:divBdr>
                </w:div>
                <w:div w:id="740640493">
                  <w:marLeft w:val="640"/>
                  <w:marRight w:val="0"/>
                  <w:marTop w:val="0"/>
                  <w:marBottom w:val="0"/>
                  <w:divBdr>
                    <w:top w:val="none" w:sz="0" w:space="0" w:color="auto"/>
                    <w:left w:val="none" w:sz="0" w:space="0" w:color="auto"/>
                    <w:bottom w:val="none" w:sz="0" w:space="0" w:color="auto"/>
                    <w:right w:val="none" w:sz="0" w:space="0" w:color="auto"/>
                  </w:divBdr>
                </w:div>
                <w:div w:id="758721374">
                  <w:marLeft w:val="640"/>
                  <w:marRight w:val="0"/>
                  <w:marTop w:val="0"/>
                  <w:marBottom w:val="0"/>
                  <w:divBdr>
                    <w:top w:val="none" w:sz="0" w:space="0" w:color="auto"/>
                    <w:left w:val="none" w:sz="0" w:space="0" w:color="auto"/>
                    <w:bottom w:val="none" w:sz="0" w:space="0" w:color="auto"/>
                    <w:right w:val="none" w:sz="0" w:space="0" w:color="auto"/>
                  </w:divBdr>
                </w:div>
                <w:div w:id="790975936">
                  <w:marLeft w:val="640"/>
                  <w:marRight w:val="0"/>
                  <w:marTop w:val="0"/>
                  <w:marBottom w:val="0"/>
                  <w:divBdr>
                    <w:top w:val="none" w:sz="0" w:space="0" w:color="auto"/>
                    <w:left w:val="none" w:sz="0" w:space="0" w:color="auto"/>
                    <w:bottom w:val="none" w:sz="0" w:space="0" w:color="auto"/>
                    <w:right w:val="none" w:sz="0" w:space="0" w:color="auto"/>
                  </w:divBdr>
                </w:div>
                <w:div w:id="878012995">
                  <w:marLeft w:val="640"/>
                  <w:marRight w:val="0"/>
                  <w:marTop w:val="0"/>
                  <w:marBottom w:val="0"/>
                  <w:divBdr>
                    <w:top w:val="none" w:sz="0" w:space="0" w:color="auto"/>
                    <w:left w:val="none" w:sz="0" w:space="0" w:color="auto"/>
                    <w:bottom w:val="none" w:sz="0" w:space="0" w:color="auto"/>
                    <w:right w:val="none" w:sz="0" w:space="0" w:color="auto"/>
                  </w:divBdr>
                </w:div>
                <w:div w:id="903101145">
                  <w:marLeft w:val="640"/>
                  <w:marRight w:val="0"/>
                  <w:marTop w:val="0"/>
                  <w:marBottom w:val="0"/>
                  <w:divBdr>
                    <w:top w:val="none" w:sz="0" w:space="0" w:color="auto"/>
                    <w:left w:val="none" w:sz="0" w:space="0" w:color="auto"/>
                    <w:bottom w:val="none" w:sz="0" w:space="0" w:color="auto"/>
                    <w:right w:val="none" w:sz="0" w:space="0" w:color="auto"/>
                  </w:divBdr>
                </w:div>
                <w:div w:id="958341536">
                  <w:marLeft w:val="640"/>
                  <w:marRight w:val="0"/>
                  <w:marTop w:val="0"/>
                  <w:marBottom w:val="0"/>
                  <w:divBdr>
                    <w:top w:val="none" w:sz="0" w:space="0" w:color="auto"/>
                    <w:left w:val="none" w:sz="0" w:space="0" w:color="auto"/>
                    <w:bottom w:val="none" w:sz="0" w:space="0" w:color="auto"/>
                    <w:right w:val="none" w:sz="0" w:space="0" w:color="auto"/>
                  </w:divBdr>
                </w:div>
                <w:div w:id="966470315">
                  <w:marLeft w:val="640"/>
                  <w:marRight w:val="0"/>
                  <w:marTop w:val="0"/>
                  <w:marBottom w:val="0"/>
                  <w:divBdr>
                    <w:top w:val="none" w:sz="0" w:space="0" w:color="auto"/>
                    <w:left w:val="none" w:sz="0" w:space="0" w:color="auto"/>
                    <w:bottom w:val="none" w:sz="0" w:space="0" w:color="auto"/>
                    <w:right w:val="none" w:sz="0" w:space="0" w:color="auto"/>
                  </w:divBdr>
                </w:div>
                <w:div w:id="988706778">
                  <w:marLeft w:val="640"/>
                  <w:marRight w:val="0"/>
                  <w:marTop w:val="0"/>
                  <w:marBottom w:val="0"/>
                  <w:divBdr>
                    <w:top w:val="none" w:sz="0" w:space="0" w:color="auto"/>
                    <w:left w:val="none" w:sz="0" w:space="0" w:color="auto"/>
                    <w:bottom w:val="none" w:sz="0" w:space="0" w:color="auto"/>
                    <w:right w:val="none" w:sz="0" w:space="0" w:color="auto"/>
                  </w:divBdr>
                </w:div>
                <w:div w:id="1086608109">
                  <w:marLeft w:val="640"/>
                  <w:marRight w:val="0"/>
                  <w:marTop w:val="0"/>
                  <w:marBottom w:val="0"/>
                  <w:divBdr>
                    <w:top w:val="none" w:sz="0" w:space="0" w:color="auto"/>
                    <w:left w:val="none" w:sz="0" w:space="0" w:color="auto"/>
                    <w:bottom w:val="none" w:sz="0" w:space="0" w:color="auto"/>
                    <w:right w:val="none" w:sz="0" w:space="0" w:color="auto"/>
                  </w:divBdr>
                </w:div>
                <w:div w:id="1143735383">
                  <w:marLeft w:val="640"/>
                  <w:marRight w:val="0"/>
                  <w:marTop w:val="0"/>
                  <w:marBottom w:val="0"/>
                  <w:divBdr>
                    <w:top w:val="none" w:sz="0" w:space="0" w:color="auto"/>
                    <w:left w:val="none" w:sz="0" w:space="0" w:color="auto"/>
                    <w:bottom w:val="none" w:sz="0" w:space="0" w:color="auto"/>
                    <w:right w:val="none" w:sz="0" w:space="0" w:color="auto"/>
                  </w:divBdr>
                </w:div>
                <w:div w:id="1187447517">
                  <w:marLeft w:val="640"/>
                  <w:marRight w:val="0"/>
                  <w:marTop w:val="0"/>
                  <w:marBottom w:val="0"/>
                  <w:divBdr>
                    <w:top w:val="none" w:sz="0" w:space="0" w:color="auto"/>
                    <w:left w:val="none" w:sz="0" w:space="0" w:color="auto"/>
                    <w:bottom w:val="none" w:sz="0" w:space="0" w:color="auto"/>
                    <w:right w:val="none" w:sz="0" w:space="0" w:color="auto"/>
                  </w:divBdr>
                </w:div>
                <w:div w:id="1189561081">
                  <w:marLeft w:val="640"/>
                  <w:marRight w:val="0"/>
                  <w:marTop w:val="0"/>
                  <w:marBottom w:val="0"/>
                  <w:divBdr>
                    <w:top w:val="none" w:sz="0" w:space="0" w:color="auto"/>
                    <w:left w:val="none" w:sz="0" w:space="0" w:color="auto"/>
                    <w:bottom w:val="none" w:sz="0" w:space="0" w:color="auto"/>
                    <w:right w:val="none" w:sz="0" w:space="0" w:color="auto"/>
                  </w:divBdr>
                </w:div>
                <w:div w:id="1212696742">
                  <w:marLeft w:val="640"/>
                  <w:marRight w:val="0"/>
                  <w:marTop w:val="0"/>
                  <w:marBottom w:val="0"/>
                  <w:divBdr>
                    <w:top w:val="none" w:sz="0" w:space="0" w:color="auto"/>
                    <w:left w:val="none" w:sz="0" w:space="0" w:color="auto"/>
                    <w:bottom w:val="none" w:sz="0" w:space="0" w:color="auto"/>
                    <w:right w:val="none" w:sz="0" w:space="0" w:color="auto"/>
                  </w:divBdr>
                </w:div>
                <w:div w:id="1232351095">
                  <w:marLeft w:val="640"/>
                  <w:marRight w:val="0"/>
                  <w:marTop w:val="0"/>
                  <w:marBottom w:val="0"/>
                  <w:divBdr>
                    <w:top w:val="none" w:sz="0" w:space="0" w:color="auto"/>
                    <w:left w:val="none" w:sz="0" w:space="0" w:color="auto"/>
                    <w:bottom w:val="none" w:sz="0" w:space="0" w:color="auto"/>
                    <w:right w:val="none" w:sz="0" w:space="0" w:color="auto"/>
                  </w:divBdr>
                </w:div>
                <w:div w:id="1253396046">
                  <w:marLeft w:val="640"/>
                  <w:marRight w:val="0"/>
                  <w:marTop w:val="0"/>
                  <w:marBottom w:val="0"/>
                  <w:divBdr>
                    <w:top w:val="none" w:sz="0" w:space="0" w:color="auto"/>
                    <w:left w:val="none" w:sz="0" w:space="0" w:color="auto"/>
                    <w:bottom w:val="none" w:sz="0" w:space="0" w:color="auto"/>
                    <w:right w:val="none" w:sz="0" w:space="0" w:color="auto"/>
                  </w:divBdr>
                </w:div>
                <w:div w:id="1256668176">
                  <w:marLeft w:val="640"/>
                  <w:marRight w:val="0"/>
                  <w:marTop w:val="0"/>
                  <w:marBottom w:val="0"/>
                  <w:divBdr>
                    <w:top w:val="none" w:sz="0" w:space="0" w:color="auto"/>
                    <w:left w:val="none" w:sz="0" w:space="0" w:color="auto"/>
                    <w:bottom w:val="none" w:sz="0" w:space="0" w:color="auto"/>
                    <w:right w:val="none" w:sz="0" w:space="0" w:color="auto"/>
                  </w:divBdr>
                </w:div>
                <w:div w:id="1258634452">
                  <w:marLeft w:val="640"/>
                  <w:marRight w:val="0"/>
                  <w:marTop w:val="0"/>
                  <w:marBottom w:val="0"/>
                  <w:divBdr>
                    <w:top w:val="none" w:sz="0" w:space="0" w:color="auto"/>
                    <w:left w:val="none" w:sz="0" w:space="0" w:color="auto"/>
                    <w:bottom w:val="none" w:sz="0" w:space="0" w:color="auto"/>
                    <w:right w:val="none" w:sz="0" w:space="0" w:color="auto"/>
                  </w:divBdr>
                </w:div>
                <w:div w:id="1308050709">
                  <w:marLeft w:val="640"/>
                  <w:marRight w:val="0"/>
                  <w:marTop w:val="0"/>
                  <w:marBottom w:val="0"/>
                  <w:divBdr>
                    <w:top w:val="none" w:sz="0" w:space="0" w:color="auto"/>
                    <w:left w:val="none" w:sz="0" w:space="0" w:color="auto"/>
                    <w:bottom w:val="none" w:sz="0" w:space="0" w:color="auto"/>
                    <w:right w:val="none" w:sz="0" w:space="0" w:color="auto"/>
                  </w:divBdr>
                </w:div>
                <w:div w:id="1397171077">
                  <w:marLeft w:val="640"/>
                  <w:marRight w:val="0"/>
                  <w:marTop w:val="0"/>
                  <w:marBottom w:val="0"/>
                  <w:divBdr>
                    <w:top w:val="none" w:sz="0" w:space="0" w:color="auto"/>
                    <w:left w:val="none" w:sz="0" w:space="0" w:color="auto"/>
                    <w:bottom w:val="none" w:sz="0" w:space="0" w:color="auto"/>
                    <w:right w:val="none" w:sz="0" w:space="0" w:color="auto"/>
                  </w:divBdr>
                </w:div>
                <w:div w:id="1433742729">
                  <w:marLeft w:val="640"/>
                  <w:marRight w:val="0"/>
                  <w:marTop w:val="0"/>
                  <w:marBottom w:val="0"/>
                  <w:divBdr>
                    <w:top w:val="none" w:sz="0" w:space="0" w:color="auto"/>
                    <w:left w:val="none" w:sz="0" w:space="0" w:color="auto"/>
                    <w:bottom w:val="none" w:sz="0" w:space="0" w:color="auto"/>
                    <w:right w:val="none" w:sz="0" w:space="0" w:color="auto"/>
                  </w:divBdr>
                </w:div>
                <w:div w:id="1448311049">
                  <w:marLeft w:val="640"/>
                  <w:marRight w:val="0"/>
                  <w:marTop w:val="0"/>
                  <w:marBottom w:val="0"/>
                  <w:divBdr>
                    <w:top w:val="none" w:sz="0" w:space="0" w:color="auto"/>
                    <w:left w:val="none" w:sz="0" w:space="0" w:color="auto"/>
                    <w:bottom w:val="none" w:sz="0" w:space="0" w:color="auto"/>
                    <w:right w:val="none" w:sz="0" w:space="0" w:color="auto"/>
                  </w:divBdr>
                </w:div>
                <w:div w:id="1449927557">
                  <w:marLeft w:val="640"/>
                  <w:marRight w:val="0"/>
                  <w:marTop w:val="0"/>
                  <w:marBottom w:val="0"/>
                  <w:divBdr>
                    <w:top w:val="none" w:sz="0" w:space="0" w:color="auto"/>
                    <w:left w:val="none" w:sz="0" w:space="0" w:color="auto"/>
                    <w:bottom w:val="none" w:sz="0" w:space="0" w:color="auto"/>
                    <w:right w:val="none" w:sz="0" w:space="0" w:color="auto"/>
                  </w:divBdr>
                </w:div>
                <w:div w:id="1502089717">
                  <w:marLeft w:val="640"/>
                  <w:marRight w:val="0"/>
                  <w:marTop w:val="0"/>
                  <w:marBottom w:val="0"/>
                  <w:divBdr>
                    <w:top w:val="none" w:sz="0" w:space="0" w:color="auto"/>
                    <w:left w:val="none" w:sz="0" w:space="0" w:color="auto"/>
                    <w:bottom w:val="none" w:sz="0" w:space="0" w:color="auto"/>
                    <w:right w:val="none" w:sz="0" w:space="0" w:color="auto"/>
                  </w:divBdr>
                </w:div>
                <w:div w:id="1567838244">
                  <w:marLeft w:val="640"/>
                  <w:marRight w:val="0"/>
                  <w:marTop w:val="0"/>
                  <w:marBottom w:val="0"/>
                  <w:divBdr>
                    <w:top w:val="none" w:sz="0" w:space="0" w:color="auto"/>
                    <w:left w:val="none" w:sz="0" w:space="0" w:color="auto"/>
                    <w:bottom w:val="none" w:sz="0" w:space="0" w:color="auto"/>
                    <w:right w:val="none" w:sz="0" w:space="0" w:color="auto"/>
                  </w:divBdr>
                </w:div>
                <w:div w:id="1609853034">
                  <w:marLeft w:val="640"/>
                  <w:marRight w:val="0"/>
                  <w:marTop w:val="0"/>
                  <w:marBottom w:val="0"/>
                  <w:divBdr>
                    <w:top w:val="none" w:sz="0" w:space="0" w:color="auto"/>
                    <w:left w:val="none" w:sz="0" w:space="0" w:color="auto"/>
                    <w:bottom w:val="none" w:sz="0" w:space="0" w:color="auto"/>
                    <w:right w:val="none" w:sz="0" w:space="0" w:color="auto"/>
                  </w:divBdr>
                </w:div>
                <w:div w:id="1617564359">
                  <w:marLeft w:val="640"/>
                  <w:marRight w:val="0"/>
                  <w:marTop w:val="0"/>
                  <w:marBottom w:val="0"/>
                  <w:divBdr>
                    <w:top w:val="none" w:sz="0" w:space="0" w:color="auto"/>
                    <w:left w:val="none" w:sz="0" w:space="0" w:color="auto"/>
                    <w:bottom w:val="none" w:sz="0" w:space="0" w:color="auto"/>
                    <w:right w:val="none" w:sz="0" w:space="0" w:color="auto"/>
                  </w:divBdr>
                </w:div>
                <w:div w:id="1666467641">
                  <w:marLeft w:val="640"/>
                  <w:marRight w:val="0"/>
                  <w:marTop w:val="0"/>
                  <w:marBottom w:val="0"/>
                  <w:divBdr>
                    <w:top w:val="none" w:sz="0" w:space="0" w:color="auto"/>
                    <w:left w:val="none" w:sz="0" w:space="0" w:color="auto"/>
                    <w:bottom w:val="none" w:sz="0" w:space="0" w:color="auto"/>
                    <w:right w:val="none" w:sz="0" w:space="0" w:color="auto"/>
                  </w:divBdr>
                </w:div>
                <w:div w:id="1666781376">
                  <w:marLeft w:val="640"/>
                  <w:marRight w:val="0"/>
                  <w:marTop w:val="0"/>
                  <w:marBottom w:val="0"/>
                  <w:divBdr>
                    <w:top w:val="none" w:sz="0" w:space="0" w:color="auto"/>
                    <w:left w:val="none" w:sz="0" w:space="0" w:color="auto"/>
                    <w:bottom w:val="none" w:sz="0" w:space="0" w:color="auto"/>
                    <w:right w:val="none" w:sz="0" w:space="0" w:color="auto"/>
                  </w:divBdr>
                </w:div>
                <w:div w:id="1695224963">
                  <w:marLeft w:val="640"/>
                  <w:marRight w:val="0"/>
                  <w:marTop w:val="0"/>
                  <w:marBottom w:val="0"/>
                  <w:divBdr>
                    <w:top w:val="none" w:sz="0" w:space="0" w:color="auto"/>
                    <w:left w:val="none" w:sz="0" w:space="0" w:color="auto"/>
                    <w:bottom w:val="none" w:sz="0" w:space="0" w:color="auto"/>
                    <w:right w:val="none" w:sz="0" w:space="0" w:color="auto"/>
                  </w:divBdr>
                </w:div>
                <w:div w:id="1702322856">
                  <w:marLeft w:val="640"/>
                  <w:marRight w:val="0"/>
                  <w:marTop w:val="0"/>
                  <w:marBottom w:val="0"/>
                  <w:divBdr>
                    <w:top w:val="none" w:sz="0" w:space="0" w:color="auto"/>
                    <w:left w:val="none" w:sz="0" w:space="0" w:color="auto"/>
                    <w:bottom w:val="none" w:sz="0" w:space="0" w:color="auto"/>
                    <w:right w:val="none" w:sz="0" w:space="0" w:color="auto"/>
                  </w:divBdr>
                </w:div>
                <w:div w:id="1703626116">
                  <w:marLeft w:val="640"/>
                  <w:marRight w:val="0"/>
                  <w:marTop w:val="0"/>
                  <w:marBottom w:val="0"/>
                  <w:divBdr>
                    <w:top w:val="none" w:sz="0" w:space="0" w:color="auto"/>
                    <w:left w:val="none" w:sz="0" w:space="0" w:color="auto"/>
                    <w:bottom w:val="none" w:sz="0" w:space="0" w:color="auto"/>
                    <w:right w:val="none" w:sz="0" w:space="0" w:color="auto"/>
                  </w:divBdr>
                </w:div>
                <w:div w:id="1734422870">
                  <w:marLeft w:val="640"/>
                  <w:marRight w:val="0"/>
                  <w:marTop w:val="0"/>
                  <w:marBottom w:val="0"/>
                  <w:divBdr>
                    <w:top w:val="none" w:sz="0" w:space="0" w:color="auto"/>
                    <w:left w:val="none" w:sz="0" w:space="0" w:color="auto"/>
                    <w:bottom w:val="none" w:sz="0" w:space="0" w:color="auto"/>
                    <w:right w:val="none" w:sz="0" w:space="0" w:color="auto"/>
                  </w:divBdr>
                </w:div>
                <w:div w:id="1741176373">
                  <w:marLeft w:val="640"/>
                  <w:marRight w:val="0"/>
                  <w:marTop w:val="0"/>
                  <w:marBottom w:val="0"/>
                  <w:divBdr>
                    <w:top w:val="none" w:sz="0" w:space="0" w:color="auto"/>
                    <w:left w:val="none" w:sz="0" w:space="0" w:color="auto"/>
                    <w:bottom w:val="none" w:sz="0" w:space="0" w:color="auto"/>
                    <w:right w:val="none" w:sz="0" w:space="0" w:color="auto"/>
                  </w:divBdr>
                </w:div>
                <w:div w:id="1746491032">
                  <w:marLeft w:val="640"/>
                  <w:marRight w:val="0"/>
                  <w:marTop w:val="0"/>
                  <w:marBottom w:val="0"/>
                  <w:divBdr>
                    <w:top w:val="none" w:sz="0" w:space="0" w:color="auto"/>
                    <w:left w:val="none" w:sz="0" w:space="0" w:color="auto"/>
                    <w:bottom w:val="none" w:sz="0" w:space="0" w:color="auto"/>
                    <w:right w:val="none" w:sz="0" w:space="0" w:color="auto"/>
                  </w:divBdr>
                </w:div>
                <w:div w:id="1810856965">
                  <w:marLeft w:val="640"/>
                  <w:marRight w:val="0"/>
                  <w:marTop w:val="0"/>
                  <w:marBottom w:val="0"/>
                  <w:divBdr>
                    <w:top w:val="none" w:sz="0" w:space="0" w:color="auto"/>
                    <w:left w:val="none" w:sz="0" w:space="0" w:color="auto"/>
                    <w:bottom w:val="none" w:sz="0" w:space="0" w:color="auto"/>
                    <w:right w:val="none" w:sz="0" w:space="0" w:color="auto"/>
                  </w:divBdr>
                </w:div>
                <w:div w:id="1901402961">
                  <w:marLeft w:val="640"/>
                  <w:marRight w:val="0"/>
                  <w:marTop w:val="0"/>
                  <w:marBottom w:val="0"/>
                  <w:divBdr>
                    <w:top w:val="none" w:sz="0" w:space="0" w:color="auto"/>
                    <w:left w:val="none" w:sz="0" w:space="0" w:color="auto"/>
                    <w:bottom w:val="none" w:sz="0" w:space="0" w:color="auto"/>
                    <w:right w:val="none" w:sz="0" w:space="0" w:color="auto"/>
                  </w:divBdr>
                </w:div>
                <w:div w:id="1904287900">
                  <w:marLeft w:val="640"/>
                  <w:marRight w:val="0"/>
                  <w:marTop w:val="0"/>
                  <w:marBottom w:val="0"/>
                  <w:divBdr>
                    <w:top w:val="none" w:sz="0" w:space="0" w:color="auto"/>
                    <w:left w:val="none" w:sz="0" w:space="0" w:color="auto"/>
                    <w:bottom w:val="none" w:sz="0" w:space="0" w:color="auto"/>
                    <w:right w:val="none" w:sz="0" w:space="0" w:color="auto"/>
                  </w:divBdr>
                </w:div>
                <w:div w:id="2008089112">
                  <w:marLeft w:val="640"/>
                  <w:marRight w:val="0"/>
                  <w:marTop w:val="0"/>
                  <w:marBottom w:val="0"/>
                  <w:divBdr>
                    <w:top w:val="none" w:sz="0" w:space="0" w:color="auto"/>
                    <w:left w:val="none" w:sz="0" w:space="0" w:color="auto"/>
                    <w:bottom w:val="none" w:sz="0" w:space="0" w:color="auto"/>
                    <w:right w:val="none" w:sz="0" w:space="0" w:color="auto"/>
                  </w:divBdr>
                </w:div>
                <w:div w:id="2023966812">
                  <w:marLeft w:val="640"/>
                  <w:marRight w:val="0"/>
                  <w:marTop w:val="0"/>
                  <w:marBottom w:val="0"/>
                  <w:divBdr>
                    <w:top w:val="none" w:sz="0" w:space="0" w:color="auto"/>
                    <w:left w:val="none" w:sz="0" w:space="0" w:color="auto"/>
                    <w:bottom w:val="none" w:sz="0" w:space="0" w:color="auto"/>
                    <w:right w:val="none" w:sz="0" w:space="0" w:color="auto"/>
                  </w:divBdr>
                </w:div>
                <w:div w:id="2051294128">
                  <w:marLeft w:val="640"/>
                  <w:marRight w:val="0"/>
                  <w:marTop w:val="0"/>
                  <w:marBottom w:val="0"/>
                  <w:divBdr>
                    <w:top w:val="none" w:sz="0" w:space="0" w:color="auto"/>
                    <w:left w:val="none" w:sz="0" w:space="0" w:color="auto"/>
                    <w:bottom w:val="none" w:sz="0" w:space="0" w:color="auto"/>
                    <w:right w:val="none" w:sz="0" w:space="0" w:color="auto"/>
                  </w:divBdr>
                </w:div>
                <w:div w:id="2055234988">
                  <w:marLeft w:val="640"/>
                  <w:marRight w:val="0"/>
                  <w:marTop w:val="0"/>
                  <w:marBottom w:val="0"/>
                  <w:divBdr>
                    <w:top w:val="none" w:sz="0" w:space="0" w:color="auto"/>
                    <w:left w:val="none" w:sz="0" w:space="0" w:color="auto"/>
                    <w:bottom w:val="none" w:sz="0" w:space="0" w:color="auto"/>
                    <w:right w:val="none" w:sz="0" w:space="0" w:color="auto"/>
                  </w:divBdr>
                </w:div>
                <w:div w:id="2067802985">
                  <w:marLeft w:val="640"/>
                  <w:marRight w:val="0"/>
                  <w:marTop w:val="0"/>
                  <w:marBottom w:val="0"/>
                  <w:divBdr>
                    <w:top w:val="none" w:sz="0" w:space="0" w:color="auto"/>
                    <w:left w:val="none" w:sz="0" w:space="0" w:color="auto"/>
                    <w:bottom w:val="none" w:sz="0" w:space="0" w:color="auto"/>
                    <w:right w:val="none" w:sz="0" w:space="0" w:color="auto"/>
                  </w:divBdr>
                </w:div>
                <w:div w:id="2090156635">
                  <w:marLeft w:val="640"/>
                  <w:marRight w:val="0"/>
                  <w:marTop w:val="0"/>
                  <w:marBottom w:val="0"/>
                  <w:divBdr>
                    <w:top w:val="none" w:sz="0" w:space="0" w:color="auto"/>
                    <w:left w:val="none" w:sz="0" w:space="0" w:color="auto"/>
                    <w:bottom w:val="none" w:sz="0" w:space="0" w:color="auto"/>
                    <w:right w:val="none" w:sz="0" w:space="0" w:color="auto"/>
                  </w:divBdr>
                </w:div>
                <w:div w:id="2096316355">
                  <w:marLeft w:val="640"/>
                  <w:marRight w:val="0"/>
                  <w:marTop w:val="0"/>
                  <w:marBottom w:val="0"/>
                  <w:divBdr>
                    <w:top w:val="none" w:sz="0" w:space="0" w:color="auto"/>
                    <w:left w:val="none" w:sz="0" w:space="0" w:color="auto"/>
                    <w:bottom w:val="none" w:sz="0" w:space="0" w:color="auto"/>
                    <w:right w:val="none" w:sz="0" w:space="0" w:color="auto"/>
                  </w:divBdr>
                </w:div>
              </w:divsChild>
            </w:div>
            <w:div w:id="1869639065">
              <w:marLeft w:val="0"/>
              <w:marRight w:val="0"/>
              <w:marTop w:val="0"/>
              <w:marBottom w:val="0"/>
              <w:divBdr>
                <w:top w:val="none" w:sz="0" w:space="0" w:color="auto"/>
                <w:left w:val="none" w:sz="0" w:space="0" w:color="auto"/>
                <w:bottom w:val="none" w:sz="0" w:space="0" w:color="auto"/>
                <w:right w:val="none" w:sz="0" w:space="0" w:color="auto"/>
              </w:divBdr>
              <w:divsChild>
                <w:div w:id="3168528">
                  <w:marLeft w:val="640"/>
                  <w:marRight w:val="0"/>
                  <w:marTop w:val="0"/>
                  <w:marBottom w:val="0"/>
                  <w:divBdr>
                    <w:top w:val="none" w:sz="0" w:space="0" w:color="auto"/>
                    <w:left w:val="none" w:sz="0" w:space="0" w:color="auto"/>
                    <w:bottom w:val="none" w:sz="0" w:space="0" w:color="auto"/>
                    <w:right w:val="none" w:sz="0" w:space="0" w:color="auto"/>
                  </w:divBdr>
                </w:div>
                <w:div w:id="37702155">
                  <w:marLeft w:val="640"/>
                  <w:marRight w:val="0"/>
                  <w:marTop w:val="0"/>
                  <w:marBottom w:val="0"/>
                  <w:divBdr>
                    <w:top w:val="none" w:sz="0" w:space="0" w:color="auto"/>
                    <w:left w:val="none" w:sz="0" w:space="0" w:color="auto"/>
                    <w:bottom w:val="none" w:sz="0" w:space="0" w:color="auto"/>
                    <w:right w:val="none" w:sz="0" w:space="0" w:color="auto"/>
                  </w:divBdr>
                </w:div>
                <w:div w:id="48693359">
                  <w:marLeft w:val="640"/>
                  <w:marRight w:val="0"/>
                  <w:marTop w:val="0"/>
                  <w:marBottom w:val="0"/>
                  <w:divBdr>
                    <w:top w:val="none" w:sz="0" w:space="0" w:color="auto"/>
                    <w:left w:val="none" w:sz="0" w:space="0" w:color="auto"/>
                    <w:bottom w:val="none" w:sz="0" w:space="0" w:color="auto"/>
                    <w:right w:val="none" w:sz="0" w:space="0" w:color="auto"/>
                  </w:divBdr>
                </w:div>
                <w:div w:id="68158079">
                  <w:marLeft w:val="640"/>
                  <w:marRight w:val="0"/>
                  <w:marTop w:val="0"/>
                  <w:marBottom w:val="0"/>
                  <w:divBdr>
                    <w:top w:val="none" w:sz="0" w:space="0" w:color="auto"/>
                    <w:left w:val="none" w:sz="0" w:space="0" w:color="auto"/>
                    <w:bottom w:val="none" w:sz="0" w:space="0" w:color="auto"/>
                    <w:right w:val="none" w:sz="0" w:space="0" w:color="auto"/>
                  </w:divBdr>
                </w:div>
                <w:div w:id="83262822">
                  <w:marLeft w:val="640"/>
                  <w:marRight w:val="0"/>
                  <w:marTop w:val="0"/>
                  <w:marBottom w:val="0"/>
                  <w:divBdr>
                    <w:top w:val="none" w:sz="0" w:space="0" w:color="auto"/>
                    <w:left w:val="none" w:sz="0" w:space="0" w:color="auto"/>
                    <w:bottom w:val="none" w:sz="0" w:space="0" w:color="auto"/>
                    <w:right w:val="none" w:sz="0" w:space="0" w:color="auto"/>
                  </w:divBdr>
                </w:div>
                <w:div w:id="109863772">
                  <w:marLeft w:val="640"/>
                  <w:marRight w:val="0"/>
                  <w:marTop w:val="0"/>
                  <w:marBottom w:val="0"/>
                  <w:divBdr>
                    <w:top w:val="none" w:sz="0" w:space="0" w:color="auto"/>
                    <w:left w:val="none" w:sz="0" w:space="0" w:color="auto"/>
                    <w:bottom w:val="none" w:sz="0" w:space="0" w:color="auto"/>
                    <w:right w:val="none" w:sz="0" w:space="0" w:color="auto"/>
                  </w:divBdr>
                </w:div>
                <w:div w:id="160855995">
                  <w:marLeft w:val="640"/>
                  <w:marRight w:val="0"/>
                  <w:marTop w:val="0"/>
                  <w:marBottom w:val="0"/>
                  <w:divBdr>
                    <w:top w:val="none" w:sz="0" w:space="0" w:color="auto"/>
                    <w:left w:val="none" w:sz="0" w:space="0" w:color="auto"/>
                    <w:bottom w:val="none" w:sz="0" w:space="0" w:color="auto"/>
                    <w:right w:val="none" w:sz="0" w:space="0" w:color="auto"/>
                  </w:divBdr>
                </w:div>
                <w:div w:id="169836240">
                  <w:marLeft w:val="640"/>
                  <w:marRight w:val="0"/>
                  <w:marTop w:val="0"/>
                  <w:marBottom w:val="0"/>
                  <w:divBdr>
                    <w:top w:val="none" w:sz="0" w:space="0" w:color="auto"/>
                    <w:left w:val="none" w:sz="0" w:space="0" w:color="auto"/>
                    <w:bottom w:val="none" w:sz="0" w:space="0" w:color="auto"/>
                    <w:right w:val="none" w:sz="0" w:space="0" w:color="auto"/>
                  </w:divBdr>
                </w:div>
                <w:div w:id="192576404">
                  <w:marLeft w:val="640"/>
                  <w:marRight w:val="0"/>
                  <w:marTop w:val="0"/>
                  <w:marBottom w:val="0"/>
                  <w:divBdr>
                    <w:top w:val="none" w:sz="0" w:space="0" w:color="auto"/>
                    <w:left w:val="none" w:sz="0" w:space="0" w:color="auto"/>
                    <w:bottom w:val="none" w:sz="0" w:space="0" w:color="auto"/>
                    <w:right w:val="none" w:sz="0" w:space="0" w:color="auto"/>
                  </w:divBdr>
                </w:div>
                <w:div w:id="247858535">
                  <w:marLeft w:val="640"/>
                  <w:marRight w:val="0"/>
                  <w:marTop w:val="0"/>
                  <w:marBottom w:val="0"/>
                  <w:divBdr>
                    <w:top w:val="none" w:sz="0" w:space="0" w:color="auto"/>
                    <w:left w:val="none" w:sz="0" w:space="0" w:color="auto"/>
                    <w:bottom w:val="none" w:sz="0" w:space="0" w:color="auto"/>
                    <w:right w:val="none" w:sz="0" w:space="0" w:color="auto"/>
                  </w:divBdr>
                </w:div>
                <w:div w:id="250506685">
                  <w:marLeft w:val="640"/>
                  <w:marRight w:val="0"/>
                  <w:marTop w:val="0"/>
                  <w:marBottom w:val="0"/>
                  <w:divBdr>
                    <w:top w:val="none" w:sz="0" w:space="0" w:color="auto"/>
                    <w:left w:val="none" w:sz="0" w:space="0" w:color="auto"/>
                    <w:bottom w:val="none" w:sz="0" w:space="0" w:color="auto"/>
                    <w:right w:val="none" w:sz="0" w:space="0" w:color="auto"/>
                  </w:divBdr>
                </w:div>
                <w:div w:id="285893455">
                  <w:marLeft w:val="640"/>
                  <w:marRight w:val="0"/>
                  <w:marTop w:val="0"/>
                  <w:marBottom w:val="0"/>
                  <w:divBdr>
                    <w:top w:val="none" w:sz="0" w:space="0" w:color="auto"/>
                    <w:left w:val="none" w:sz="0" w:space="0" w:color="auto"/>
                    <w:bottom w:val="none" w:sz="0" w:space="0" w:color="auto"/>
                    <w:right w:val="none" w:sz="0" w:space="0" w:color="auto"/>
                  </w:divBdr>
                </w:div>
                <w:div w:id="295720534">
                  <w:marLeft w:val="640"/>
                  <w:marRight w:val="0"/>
                  <w:marTop w:val="0"/>
                  <w:marBottom w:val="0"/>
                  <w:divBdr>
                    <w:top w:val="none" w:sz="0" w:space="0" w:color="auto"/>
                    <w:left w:val="none" w:sz="0" w:space="0" w:color="auto"/>
                    <w:bottom w:val="none" w:sz="0" w:space="0" w:color="auto"/>
                    <w:right w:val="none" w:sz="0" w:space="0" w:color="auto"/>
                  </w:divBdr>
                </w:div>
                <w:div w:id="309553986">
                  <w:marLeft w:val="640"/>
                  <w:marRight w:val="0"/>
                  <w:marTop w:val="0"/>
                  <w:marBottom w:val="0"/>
                  <w:divBdr>
                    <w:top w:val="none" w:sz="0" w:space="0" w:color="auto"/>
                    <w:left w:val="none" w:sz="0" w:space="0" w:color="auto"/>
                    <w:bottom w:val="none" w:sz="0" w:space="0" w:color="auto"/>
                    <w:right w:val="none" w:sz="0" w:space="0" w:color="auto"/>
                  </w:divBdr>
                </w:div>
                <w:div w:id="324287521">
                  <w:marLeft w:val="640"/>
                  <w:marRight w:val="0"/>
                  <w:marTop w:val="0"/>
                  <w:marBottom w:val="0"/>
                  <w:divBdr>
                    <w:top w:val="none" w:sz="0" w:space="0" w:color="auto"/>
                    <w:left w:val="none" w:sz="0" w:space="0" w:color="auto"/>
                    <w:bottom w:val="none" w:sz="0" w:space="0" w:color="auto"/>
                    <w:right w:val="none" w:sz="0" w:space="0" w:color="auto"/>
                  </w:divBdr>
                </w:div>
                <w:div w:id="325406125">
                  <w:marLeft w:val="640"/>
                  <w:marRight w:val="0"/>
                  <w:marTop w:val="0"/>
                  <w:marBottom w:val="0"/>
                  <w:divBdr>
                    <w:top w:val="none" w:sz="0" w:space="0" w:color="auto"/>
                    <w:left w:val="none" w:sz="0" w:space="0" w:color="auto"/>
                    <w:bottom w:val="none" w:sz="0" w:space="0" w:color="auto"/>
                    <w:right w:val="none" w:sz="0" w:space="0" w:color="auto"/>
                  </w:divBdr>
                </w:div>
                <w:div w:id="404455150">
                  <w:marLeft w:val="640"/>
                  <w:marRight w:val="0"/>
                  <w:marTop w:val="0"/>
                  <w:marBottom w:val="0"/>
                  <w:divBdr>
                    <w:top w:val="none" w:sz="0" w:space="0" w:color="auto"/>
                    <w:left w:val="none" w:sz="0" w:space="0" w:color="auto"/>
                    <w:bottom w:val="none" w:sz="0" w:space="0" w:color="auto"/>
                    <w:right w:val="none" w:sz="0" w:space="0" w:color="auto"/>
                  </w:divBdr>
                </w:div>
                <w:div w:id="436101678">
                  <w:marLeft w:val="640"/>
                  <w:marRight w:val="0"/>
                  <w:marTop w:val="0"/>
                  <w:marBottom w:val="0"/>
                  <w:divBdr>
                    <w:top w:val="none" w:sz="0" w:space="0" w:color="auto"/>
                    <w:left w:val="none" w:sz="0" w:space="0" w:color="auto"/>
                    <w:bottom w:val="none" w:sz="0" w:space="0" w:color="auto"/>
                    <w:right w:val="none" w:sz="0" w:space="0" w:color="auto"/>
                  </w:divBdr>
                </w:div>
                <w:div w:id="439181199">
                  <w:marLeft w:val="640"/>
                  <w:marRight w:val="0"/>
                  <w:marTop w:val="0"/>
                  <w:marBottom w:val="0"/>
                  <w:divBdr>
                    <w:top w:val="none" w:sz="0" w:space="0" w:color="auto"/>
                    <w:left w:val="none" w:sz="0" w:space="0" w:color="auto"/>
                    <w:bottom w:val="none" w:sz="0" w:space="0" w:color="auto"/>
                    <w:right w:val="none" w:sz="0" w:space="0" w:color="auto"/>
                  </w:divBdr>
                </w:div>
                <w:div w:id="475295294">
                  <w:marLeft w:val="640"/>
                  <w:marRight w:val="0"/>
                  <w:marTop w:val="0"/>
                  <w:marBottom w:val="0"/>
                  <w:divBdr>
                    <w:top w:val="none" w:sz="0" w:space="0" w:color="auto"/>
                    <w:left w:val="none" w:sz="0" w:space="0" w:color="auto"/>
                    <w:bottom w:val="none" w:sz="0" w:space="0" w:color="auto"/>
                    <w:right w:val="none" w:sz="0" w:space="0" w:color="auto"/>
                  </w:divBdr>
                </w:div>
                <w:div w:id="486357805">
                  <w:marLeft w:val="640"/>
                  <w:marRight w:val="0"/>
                  <w:marTop w:val="0"/>
                  <w:marBottom w:val="0"/>
                  <w:divBdr>
                    <w:top w:val="none" w:sz="0" w:space="0" w:color="auto"/>
                    <w:left w:val="none" w:sz="0" w:space="0" w:color="auto"/>
                    <w:bottom w:val="none" w:sz="0" w:space="0" w:color="auto"/>
                    <w:right w:val="none" w:sz="0" w:space="0" w:color="auto"/>
                  </w:divBdr>
                </w:div>
                <w:div w:id="496120147">
                  <w:marLeft w:val="640"/>
                  <w:marRight w:val="0"/>
                  <w:marTop w:val="0"/>
                  <w:marBottom w:val="0"/>
                  <w:divBdr>
                    <w:top w:val="none" w:sz="0" w:space="0" w:color="auto"/>
                    <w:left w:val="none" w:sz="0" w:space="0" w:color="auto"/>
                    <w:bottom w:val="none" w:sz="0" w:space="0" w:color="auto"/>
                    <w:right w:val="none" w:sz="0" w:space="0" w:color="auto"/>
                  </w:divBdr>
                </w:div>
                <w:div w:id="578832496">
                  <w:marLeft w:val="640"/>
                  <w:marRight w:val="0"/>
                  <w:marTop w:val="0"/>
                  <w:marBottom w:val="0"/>
                  <w:divBdr>
                    <w:top w:val="none" w:sz="0" w:space="0" w:color="auto"/>
                    <w:left w:val="none" w:sz="0" w:space="0" w:color="auto"/>
                    <w:bottom w:val="none" w:sz="0" w:space="0" w:color="auto"/>
                    <w:right w:val="none" w:sz="0" w:space="0" w:color="auto"/>
                  </w:divBdr>
                </w:div>
                <w:div w:id="610552780">
                  <w:marLeft w:val="640"/>
                  <w:marRight w:val="0"/>
                  <w:marTop w:val="0"/>
                  <w:marBottom w:val="0"/>
                  <w:divBdr>
                    <w:top w:val="none" w:sz="0" w:space="0" w:color="auto"/>
                    <w:left w:val="none" w:sz="0" w:space="0" w:color="auto"/>
                    <w:bottom w:val="none" w:sz="0" w:space="0" w:color="auto"/>
                    <w:right w:val="none" w:sz="0" w:space="0" w:color="auto"/>
                  </w:divBdr>
                </w:div>
                <w:div w:id="632439975">
                  <w:marLeft w:val="640"/>
                  <w:marRight w:val="0"/>
                  <w:marTop w:val="0"/>
                  <w:marBottom w:val="0"/>
                  <w:divBdr>
                    <w:top w:val="none" w:sz="0" w:space="0" w:color="auto"/>
                    <w:left w:val="none" w:sz="0" w:space="0" w:color="auto"/>
                    <w:bottom w:val="none" w:sz="0" w:space="0" w:color="auto"/>
                    <w:right w:val="none" w:sz="0" w:space="0" w:color="auto"/>
                  </w:divBdr>
                </w:div>
                <w:div w:id="746734048">
                  <w:marLeft w:val="640"/>
                  <w:marRight w:val="0"/>
                  <w:marTop w:val="0"/>
                  <w:marBottom w:val="0"/>
                  <w:divBdr>
                    <w:top w:val="none" w:sz="0" w:space="0" w:color="auto"/>
                    <w:left w:val="none" w:sz="0" w:space="0" w:color="auto"/>
                    <w:bottom w:val="none" w:sz="0" w:space="0" w:color="auto"/>
                    <w:right w:val="none" w:sz="0" w:space="0" w:color="auto"/>
                  </w:divBdr>
                </w:div>
                <w:div w:id="818111151">
                  <w:marLeft w:val="640"/>
                  <w:marRight w:val="0"/>
                  <w:marTop w:val="0"/>
                  <w:marBottom w:val="0"/>
                  <w:divBdr>
                    <w:top w:val="none" w:sz="0" w:space="0" w:color="auto"/>
                    <w:left w:val="none" w:sz="0" w:space="0" w:color="auto"/>
                    <w:bottom w:val="none" w:sz="0" w:space="0" w:color="auto"/>
                    <w:right w:val="none" w:sz="0" w:space="0" w:color="auto"/>
                  </w:divBdr>
                </w:div>
                <w:div w:id="876313262">
                  <w:marLeft w:val="640"/>
                  <w:marRight w:val="0"/>
                  <w:marTop w:val="0"/>
                  <w:marBottom w:val="0"/>
                  <w:divBdr>
                    <w:top w:val="none" w:sz="0" w:space="0" w:color="auto"/>
                    <w:left w:val="none" w:sz="0" w:space="0" w:color="auto"/>
                    <w:bottom w:val="none" w:sz="0" w:space="0" w:color="auto"/>
                    <w:right w:val="none" w:sz="0" w:space="0" w:color="auto"/>
                  </w:divBdr>
                </w:div>
                <w:div w:id="927277568">
                  <w:marLeft w:val="640"/>
                  <w:marRight w:val="0"/>
                  <w:marTop w:val="0"/>
                  <w:marBottom w:val="0"/>
                  <w:divBdr>
                    <w:top w:val="none" w:sz="0" w:space="0" w:color="auto"/>
                    <w:left w:val="none" w:sz="0" w:space="0" w:color="auto"/>
                    <w:bottom w:val="none" w:sz="0" w:space="0" w:color="auto"/>
                    <w:right w:val="none" w:sz="0" w:space="0" w:color="auto"/>
                  </w:divBdr>
                </w:div>
                <w:div w:id="933971912">
                  <w:marLeft w:val="640"/>
                  <w:marRight w:val="0"/>
                  <w:marTop w:val="0"/>
                  <w:marBottom w:val="0"/>
                  <w:divBdr>
                    <w:top w:val="none" w:sz="0" w:space="0" w:color="auto"/>
                    <w:left w:val="none" w:sz="0" w:space="0" w:color="auto"/>
                    <w:bottom w:val="none" w:sz="0" w:space="0" w:color="auto"/>
                    <w:right w:val="none" w:sz="0" w:space="0" w:color="auto"/>
                  </w:divBdr>
                </w:div>
                <w:div w:id="979965804">
                  <w:marLeft w:val="640"/>
                  <w:marRight w:val="0"/>
                  <w:marTop w:val="0"/>
                  <w:marBottom w:val="0"/>
                  <w:divBdr>
                    <w:top w:val="none" w:sz="0" w:space="0" w:color="auto"/>
                    <w:left w:val="none" w:sz="0" w:space="0" w:color="auto"/>
                    <w:bottom w:val="none" w:sz="0" w:space="0" w:color="auto"/>
                    <w:right w:val="none" w:sz="0" w:space="0" w:color="auto"/>
                  </w:divBdr>
                </w:div>
                <w:div w:id="999773196">
                  <w:marLeft w:val="640"/>
                  <w:marRight w:val="0"/>
                  <w:marTop w:val="0"/>
                  <w:marBottom w:val="0"/>
                  <w:divBdr>
                    <w:top w:val="none" w:sz="0" w:space="0" w:color="auto"/>
                    <w:left w:val="none" w:sz="0" w:space="0" w:color="auto"/>
                    <w:bottom w:val="none" w:sz="0" w:space="0" w:color="auto"/>
                    <w:right w:val="none" w:sz="0" w:space="0" w:color="auto"/>
                  </w:divBdr>
                </w:div>
                <w:div w:id="1133792538">
                  <w:marLeft w:val="640"/>
                  <w:marRight w:val="0"/>
                  <w:marTop w:val="0"/>
                  <w:marBottom w:val="0"/>
                  <w:divBdr>
                    <w:top w:val="none" w:sz="0" w:space="0" w:color="auto"/>
                    <w:left w:val="none" w:sz="0" w:space="0" w:color="auto"/>
                    <w:bottom w:val="none" w:sz="0" w:space="0" w:color="auto"/>
                    <w:right w:val="none" w:sz="0" w:space="0" w:color="auto"/>
                  </w:divBdr>
                </w:div>
                <w:div w:id="1156535261">
                  <w:marLeft w:val="640"/>
                  <w:marRight w:val="0"/>
                  <w:marTop w:val="0"/>
                  <w:marBottom w:val="0"/>
                  <w:divBdr>
                    <w:top w:val="none" w:sz="0" w:space="0" w:color="auto"/>
                    <w:left w:val="none" w:sz="0" w:space="0" w:color="auto"/>
                    <w:bottom w:val="none" w:sz="0" w:space="0" w:color="auto"/>
                    <w:right w:val="none" w:sz="0" w:space="0" w:color="auto"/>
                  </w:divBdr>
                </w:div>
                <w:div w:id="1173300444">
                  <w:marLeft w:val="640"/>
                  <w:marRight w:val="0"/>
                  <w:marTop w:val="0"/>
                  <w:marBottom w:val="0"/>
                  <w:divBdr>
                    <w:top w:val="none" w:sz="0" w:space="0" w:color="auto"/>
                    <w:left w:val="none" w:sz="0" w:space="0" w:color="auto"/>
                    <w:bottom w:val="none" w:sz="0" w:space="0" w:color="auto"/>
                    <w:right w:val="none" w:sz="0" w:space="0" w:color="auto"/>
                  </w:divBdr>
                </w:div>
                <w:div w:id="1184132581">
                  <w:marLeft w:val="640"/>
                  <w:marRight w:val="0"/>
                  <w:marTop w:val="0"/>
                  <w:marBottom w:val="0"/>
                  <w:divBdr>
                    <w:top w:val="none" w:sz="0" w:space="0" w:color="auto"/>
                    <w:left w:val="none" w:sz="0" w:space="0" w:color="auto"/>
                    <w:bottom w:val="none" w:sz="0" w:space="0" w:color="auto"/>
                    <w:right w:val="none" w:sz="0" w:space="0" w:color="auto"/>
                  </w:divBdr>
                </w:div>
                <w:div w:id="1201166295">
                  <w:marLeft w:val="640"/>
                  <w:marRight w:val="0"/>
                  <w:marTop w:val="0"/>
                  <w:marBottom w:val="0"/>
                  <w:divBdr>
                    <w:top w:val="none" w:sz="0" w:space="0" w:color="auto"/>
                    <w:left w:val="none" w:sz="0" w:space="0" w:color="auto"/>
                    <w:bottom w:val="none" w:sz="0" w:space="0" w:color="auto"/>
                    <w:right w:val="none" w:sz="0" w:space="0" w:color="auto"/>
                  </w:divBdr>
                </w:div>
                <w:div w:id="1273780487">
                  <w:marLeft w:val="640"/>
                  <w:marRight w:val="0"/>
                  <w:marTop w:val="0"/>
                  <w:marBottom w:val="0"/>
                  <w:divBdr>
                    <w:top w:val="none" w:sz="0" w:space="0" w:color="auto"/>
                    <w:left w:val="none" w:sz="0" w:space="0" w:color="auto"/>
                    <w:bottom w:val="none" w:sz="0" w:space="0" w:color="auto"/>
                    <w:right w:val="none" w:sz="0" w:space="0" w:color="auto"/>
                  </w:divBdr>
                </w:div>
                <w:div w:id="1282952594">
                  <w:marLeft w:val="640"/>
                  <w:marRight w:val="0"/>
                  <w:marTop w:val="0"/>
                  <w:marBottom w:val="0"/>
                  <w:divBdr>
                    <w:top w:val="none" w:sz="0" w:space="0" w:color="auto"/>
                    <w:left w:val="none" w:sz="0" w:space="0" w:color="auto"/>
                    <w:bottom w:val="none" w:sz="0" w:space="0" w:color="auto"/>
                    <w:right w:val="none" w:sz="0" w:space="0" w:color="auto"/>
                  </w:divBdr>
                </w:div>
                <w:div w:id="1336417550">
                  <w:marLeft w:val="640"/>
                  <w:marRight w:val="0"/>
                  <w:marTop w:val="0"/>
                  <w:marBottom w:val="0"/>
                  <w:divBdr>
                    <w:top w:val="none" w:sz="0" w:space="0" w:color="auto"/>
                    <w:left w:val="none" w:sz="0" w:space="0" w:color="auto"/>
                    <w:bottom w:val="none" w:sz="0" w:space="0" w:color="auto"/>
                    <w:right w:val="none" w:sz="0" w:space="0" w:color="auto"/>
                  </w:divBdr>
                </w:div>
                <w:div w:id="1342465986">
                  <w:marLeft w:val="640"/>
                  <w:marRight w:val="0"/>
                  <w:marTop w:val="0"/>
                  <w:marBottom w:val="0"/>
                  <w:divBdr>
                    <w:top w:val="none" w:sz="0" w:space="0" w:color="auto"/>
                    <w:left w:val="none" w:sz="0" w:space="0" w:color="auto"/>
                    <w:bottom w:val="none" w:sz="0" w:space="0" w:color="auto"/>
                    <w:right w:val="none" w:sz="0" w:space="0" w:color="auto"/>
                  </w:divBdr>
                </w:div>
                <w:div w:id="1585841354">
                  <w:marLeft w:val="640"/>
                  <w:marRight w:val="0"/>
                  <w:marTop w:val="0"/>
                  <w:marBottom w:val="0"/>
                  <w:divBdr>
                    <w:top w:val="none" w:sz="0" w:space="0" w:color="auto"/>
                    <w:left w:val="none" w:sz="0" w:space="0" w:color="auto"/>
                    <w:bottom w:val="none" w:sz="0" w:space="0" w:color="auto"/>
                    <w:right w:val="none" w:sz="0" w:space="0" w:color="auto"/>
                  </w:divBdr>
                </w:div>
                <w:div w:id="1586694608">
                  <w:marLeft w:val="640"/>
                  <w:marRight w:val="0"/>
                  <w:marTop w:val="0"/>
                  <w:marBottom w:val="0"/>
                  <w:divBdr>
                    <w:top w:val="none" w:sz="0" w:space="0" w:color="auto"/>
                    <w:left w:val="none" w:sz="0" w:space="0" w:color="auto"/>
                    <w:bottom w:val="none" w:sz="0" w:space="0" w:color="auto"/>
                    <w:right w:val="none" w:sz="0" w:space="0" w:color="auto"/>
                  </w:divBdr>
                </w:div>
                <w:div w:id="1590234894">
                  <w:marLeft w:val="640"/>
                  <w:marRight w:val="0"/>
                  <w:marTop w:val="0"/>
                  <w:marBottom w:val="0"/>
                  <w:divBdr>
                    <w:top w:val="none" w:sz="0" w:space="0" w:color="auto"/>
                    <w:left w:val="none" w:sz="0" w:space="0" w:color="auto"/>
                    <w:bottom w:val="none" w:sz="0" w:space="0" w:color="auto"/>
                    <w:right w:val="none" w:sz="0" w:space="0" w:color="auto"/>
                  </w:divBdr>
                </w:div>
                <w:div w:id="1591499959">
                  <w:marLeft w:val="640"/>
                  <w:marRight w:val="0"/>
                  <w:marTop w:val="0"/>
                  <w:marBottom w:val="0"/>
                  <w:divBdr>
                    <w:top w:val="none" w:sz="0" w:space="0" w:color="auto"/>
                    <w:left w:val="none" w:sz="0" w:space="0" w:color="auto"/>
                    <w:bottom w:val="none" w:sz="0" w:space="0" w:color="auto"/>
                    <w:right w:val="none" w:sz="0" w:space="0" w:color="auto"/>
                  </w:divBdr>
                </w:div>
                <w:div w:id="1623609827">
                  <w:marLeft w:val="640"/>
                  <w:marRight w:val="0"/>
                  <w:marTop w:val="0"/>
                  <w:marBottom w:val="0"/>
                  <w:divBdr>
                    <w:top w:val="none" w:sz="0" w:space="0" w:color="auto"/>
                    <w:left w:val="none" w:sz="0" w:space="0" w:color="auto"/>
                    <w:bottom w:val="none" w:sz="0" w:space="0" w:color="auto"/>
                    <w:right w:val="none" w:sz="0" w:space="0" w:color="auto"/>
                  </w:divBdr>
                </w:div>
                <w:div w:id="1674868297">
                  <w:marLeft w:val="640"/>
                  <w:marRight w:val="0"/>
                  <w:marTop w:val="0"/>
                  <w:marBottom w:val="0"/>
                  <w:divBdr>
                    <w:top w:val="none" w:sz="0" w:space="0" w:color="auto"/>
                    <w:left w:val="none" w:sz="0" w:space="0" w:color="auto"/>
                    <w:bottom w:val="none" w:sz="0" w:space="0" w:color="auto"/>
                    <w:right w:val="none" w:sz="0" w:space="0" w:color="auto"/>
                  </w:divBdr>
                </w:div>
                <w:div w:id="1713191133">
                  <w:marLeft w:val="640"/>
                  <w:marRight w:val="0"/>
                  <w:marTop w:val="0"/>
                  <w:marBottom w:val="0"/>
                  <w:divBdr>
                    <w:top w:val="none" w:sz="0" w:space="0" w:color="auto"/>
                    <w:left w:val="none" w:sz="0" w:space="0" w:color="auto"/>
                    <w:bottom w:val="none" w:sz="0" w:space="0" w:color="auto"/>
                    <w:right w:val="none" w:sz="0" w:space="0" w:color="auto"/>
                  </w:divBdr>
                </w:div>
                <w:div w:id="1727600974">
                  <w:marLeft w:val="640"/>
                  <w:marRight w:val="0"/>
                  <w:marTop w:val="0"/>
                  <w:marBottom w:val="0"/>
                  <w:divBdr>
                    <w:top w:val="none" w:sz="0" w:space="0" w:color="auto"/>
                    <w:left w:val="none" w:sz="0" w:space="0" w:color="auto"/>
                    <w:bottom w:val="none" w:sz="0" w:space="0" w:color="auto"/>
                    <w:right w:val="none" w:sz="0" w:space="0" w:color="auto"/>
                  </w:divBdr>
                </w:div>
                <w:div w:id="1767462074">
                  <w:marLeft w:val="640"/>
                  <w:marRight w:val="0"/>
                  <w:marTop w:val="0"/>
                  <w:marBottom w:val="0"/>
                  <w:divBdr>
                    <w:top w:val="none" w:sz="0" w:space="0" w:color="auto"/>
                    <w:left w:val="none" w:sz="0" w:space="0" w:color="auto"/>
                    <w:bottom w:val="none" w:sz="0" w:space="0" w:color="auto"/>
                    <w:right w:val="none" w:sz="0" w:space="0" w:color="auto"/>
                  </w:divBdr>
                </w:div>
                <w:div w:id="1775054812">
                  <w:marLeft w:val="640"/>
                  <w:marRight w:val="0"/>
                  <w:marTop w:val="0"/>
                  <w:marBottom w:val="0"/>
                  <w:divBdr>
                    <w:top w:val="none" w:sz="0" w:space="0" w:color="auto"/>
                    <w:left w:val="none" w:sz="0" w:space="0" w:color="auto"/>
                    <w:bottom w:val="none" w:sz="0" w:space="0" w:color="auto"/>
                    <w:right w:val="none" w:sz="0" w:space="0" w:color="auto"/>
                  </w:divBdr>
                </w:div>
                <w:div w:id="1813981922">
                  <w:marLeft w:val="640"/>
                  <w:marRight w:val="0"/>
                  <w:marTop w:val="0"/>
                  <w:marBottom w:val="0"/>
                  <w:divBdr>
                    <w:top w:val="none" w:sz="0" w:space="0" w:color="auto"/>
                    <w:left w:val="none" w:sz="0" w:space="0" w:color="auto"/>
                    <w:bottom w:val="none" w:sz="0" w:space="0" w:color="auto"/>
                    <w:right w:val="none" w:sz="0" w:space="0" w:color="auto"/>
                  </w:divBdr>
                </w:div>
                <w:div w:id="1839081236">
                  <w:marLeft w:val="640"/>
                  <w:marRight w:val="0"/>
                  <w:marTop w:val="0"/>
                  <w:marBottom w:val="0"/>
                  <w:divBdr>
                    <w:top w:val="none" w:sz="0" w:space="0" w:color="auto"/>
                    <w:left w:val="none" w:sz="0" w:space="0" w:color="auto"/>
                    <w:bottom w:val="none" w:sz="0" w:space="0" w:color="auto"/>
                    <w:right w:val="none" w:sz="0" w:space="0" w:color="auto"/>
                  </w:divBdr>
                </w:div>
                <w:div w:id="1848983295">
                  <w:marLeft w:val="640"/>
                  <w:marRight w:val="0"/>
                  <w:marTop w:val="0"/>
                  <w:marBottom w:val="0"/>
                  <w:divBdr>
                    <w:top w:val="none" w:sz="0" w:space="0" w:color="auto"/>
                    <w:left w:val="none" w:sz="0" w:space="0" w:color="auto"/>
                    <w:bottom w:val="none" w:sz="0" w:space="0" w:color="auto"/>
                    <w:right w:val="none" w:sz="0" w:space="0" w:color="auto"/>
                  </w:divBdr>
                </w:div>
                <w:div w:id="1924297747">
                  <w:marLeft w:val="640"/>
                  <w:marRight w:val="0"/>
                  <w:marTop w:val="0"/>
                  <w:marBottom w:val="0"/>
                  <w:divBdr>
                    <w:top w:val="none" w:sz="0" w:space="0" w:color="auto"/>
                    <w:left w:val="none" w:sz="0" w:space="0" w:color="auto"/>
                    <w:bottom w:val="none" w:sz="0" w:space="0" w:color="auto"/>
                    <w:right w:val="none" w:sz="0" w:space="0" w:color="auto"/>
                  </w:divBdr>
                </w:div>
                <w:div w:id="1926107350">
                  <w:marLeft w:val="640"/>
                  <w:marRight w:val="0"/>
                  <w:marTop w:val="0"/>
                  <w:marBottom w:val="0"/>
                  <w:divBdr>
                    <w:top w:val="none" w:sz="0" w:space="0" w:color="auto"/>
                    <w:left w:val="none" w:sz="0" w:space="0" w:color="auto"/>
                    <w:bottom w:val="none" w:sz="0" w:space="0" w:color="auto"/>
                    <w:right w:val="none" w:sz="0" w:space="0" w:color="auto"/>
                  </w:divBdr>
                </w:div>
                <w:div w:id="1989170274">
                  <w:marLeft w:val="640"/>
                  <w:marRight w:val="0"/>
                  <w:marTop w:val="0"/>
                  <w:marBottom w:val="0"/>
                  <w:divBdr>
                    <w:top w:val="none" w:sz="0" w:space="0" w:color="auto"/>
                    <w:left w:val="none" w:sz="0" w:space="0" w:color="auto"/>
                    <w:bottom w:val="none" w:sz="0" w:space="0" w:color="auto"/>
                    <w:right w:val="none" w:sz="0" w:space="0" w:color="auto"/>
                  </w:divBdr>
                </w:div>
                <w:div w:id="1992368926">
                  <w:marLeft w:val="640"/>
                  <w:marRight w:val="0"/>
                  <w:marTop w:val="0"/>
                  <w:marBottom w:val="0"/>
                  <w:divBdr>
                    <w:top w:val="none" w:sz="0" w:space="0" w:color="auto"/>
                    <w:left w:val="none" w:sz="0" w:space="0" w:color="auto"/>
                    <w:bottom w:val="none" w:sz="0" w:space="0" w:color="auto"/>
                    <w:right w:val="none" w:sz="0" w:space="0" w:color="auto"/>
                  </w:divBdr>
                </w:div>
                <w:div w:id="2010134440">
                  <w:marLeft w:val="640"/>
                  <w:marRight w:val="0"/>
                  <w:marTop w:val="0"/>
                  <w:marBottom w:val="0"/>
                  <w:divBdr>
                    <w:top w:val="none" w:sz="0" w:space="0" w:color="auto"/>
                    <w:left w:val="none" w:sz="0" w:space="0" w:color="auto"/>
                    <w:bottom w:val="none" w:sz="0" w:space="0" w:color="auto"/>
                    <w:right w:val="none" w:sz="0" w:space="0" w:color="auto"/>
                  </w:divBdr>
                </w:div>
                <w:div w:id="2033453154">
                  <w:marLeft w:val="640"/>
                  <w:marRight w:val="0"/>
                  <w:marTop w:val="0"/>
                  <w:marBottom w:val="0"/>
                  <w:divBdr>
                    <w:top w:val="none" w:sz="0" w:space="0" w:color="auto"/>
                    <w:left w:val="none" w:sz="0" w:space="0" w:color="auto"/>
                    <w:bottom w:val="none" w:sz="0" w:space="0" w:color="auto"/>
                    <w:right w:val="none" w:sz="0" w:space="0" w:color="auto"/>
                  </w:divBdr>
                </w:div>
                <w:div w:id="2035105757">
                  <w:marLeft w:val="640"/>
                  <w:marRight w:val="0"/>
                  <w:marTop w:val="0"/>
                  <w:marBottom w:val="0"/>
                  <w:divBdr>
                    <w:top w:val="none" w:sz="0" w:space="0" w:color="auto"/>
                    <w:left w:val="none" w:sz="0" w:space="0" w:color="auto"/>
                    <w:bottom w:val="none" w:sz="0" w:space="0" w:color="auto"/>
                    <w:right w:val="none" w:sz="0" w:space="0" w:color="auto"/>
                  </w:divBdr>
                </w:div>
              </w:divsChild>
            </w:div>
            <w:div w:id="1882083733">
              <w:marLeft w:val="0"/>
              <w:marRight w:val="0"/>
              <w:marTop w:val="0"/>
              <w:marBottom w:val="0"/>
              <w:divBdr>
                <w:top w:val="none" w:sz="0" w:space="0" w:color="auto"/>
                <w:left w:val="none" w:sz="0" w:space="0" w:color="auto"/>
                <w:bottom w:val="none" w:sz="0" w:space="0" w:color="auto"/>
                <w:right w:val="none" w:sz="0" w:space="0" w:color="auto"/>
              </w:divBdr>
              <w:divsChild>
                <w:div w:id="16858181">
                  <w:marLeft w:val="640"/>
                  <w:marRight w:val="0"/>
                  <w:marTop w:val="0"/>
                  <w:marBottom w:val="0"/>
                  <w:divBdr>
                    <w:top w:val="none" w:sz="0" w:space="0" w:color="auto"/>
                    <w:left w:val="none" w:sz="0" w:space="0" w:color="auto"/>
                    <w:bottom w:val="none" w:sz="0" w:space="0" w:color="auto"/>
                    <w:right w:val="none" w:sz="0" w:space="0" w:color="auto"/>
                  </w:divBdr>
                </w:div>
                <w:div w:id="114905249">
                  <w:marLeft w:val="640"/>
                  <w:marRight w:val="0"/>
                  <w:marTop w:val="0"/>
                  <w:marBottom w:val="0"/>
                  <w:divBdr>
                    <w:top w:val="none" w:sz="0" w:space="0" w:color="auto"/>
                    <w:left w:val="none" w:sz="0" w:space="0" w:color="auto"/>
                    <w:bottom w:val="none" w:sz="0" w:space="0" w:color="auto"/>
                    <w:right w:val="none" w:sz="0" w:space="0" w:color="auto"/>
                  </w:divBdr>
                </w:div>
                <w:div w:id="140273844">
                  <w:marLeft w:val="640"/>
                  <w:marRight w:val="0"/>
                  <w:marTop w:val="0"/>
                  <w:marBottom w:val="0"/>
                  <w:divBdr>
                    <w:top w:val="none" w:sz="0" w:space="0" w:color="auto"/>
                    <w:left w:val="none" w:sz="0" w:space="0" w:color="auto"/>
                    <w:bottom w:val="none" w:sz="0" w:space="0" w:color="auto"/>
                    <w:right w:val="none" w:sz="0" w:space="0" w:color="auto"/>
                  </w:divBdr>
                </w:div>
                <w:div w:id="142084245">
                  <w:marLeft w:val="640"/>
                  <w:marRight w:val="0"/>
                  <w:marTop w:val="0"/>
                  <w:marBottom w:val="0"/>
                  <w:divBdr>
                    <w:top w:val="none" w:sz="0" w:space="0" w:color="auto"/>
                    <w:left w:val="none" w:sz="0" w:space="0" w:color="auto"/>
                    <w:bottom w:val="none" w:sz="0" w:space="0" w:color="auto"/>
                    <w:right w:val="none" w:sz="0" w:space="0" w:color="auto"/>
                  </w:divBdr>
                </w:div>
                <w:div w:id="233274436">
                  <w:marLeft w:val="640"/>
                  <w:marRight w:val="0"/>
                  <w:marTop w:val="0"/>
                  <w:marBottom w:val="0"/>
                  <w:divBdr>
                    <w:top w:val="none" w:sz="0" w:space="0" w:color="auto"/>
                    <w:left w:val="none" w:sz="0" w:space="0" w:color="auto"/>
                    <w:bottom w:val="none" w:sz="0" w:space="0" w:color="auto"/>
                    <w:right w:val="none" w:sz="0" w:space="0" w:color="auto"/>
                  </w:divBdr>
                </w:div>
                <w:div w:id="274484606">
                  <w:marLeft w:val="640"/>
                  <w:marRight w:val="0"/>
                  <w:marTop w:val="0"/>
                  <w:marBottom w:val="0"/>
                  <w:divBdr>
                    <w:top w:val="none" w:sz="0" w:space="0" w:color="auto"/>
                    <w:left w:val="none" w:sz="0" w:space="0" w:color="auto"/>
                    <w:bottom w:val="none" w:sz="0" w:space="0" w:color="auto"/>
                    <w:right w:val="none" w:sz="0" w:space="0" w:color="auto"/>
                  </w:divBdr>
                </w:div>
                <w:div w:id="281157348">
                  <w:marLeft w:val="640"/>
                  <w:marRight w:val="0"/>
                  <w:marTop w:val="0"/>
                  <w:marBottom w:val="0"/>
                  <w:divBdr>
                    <w:top w:val="none" w:sz="0" w:space="0" w:color="auto"/>
                    <w:left w:val="none" w:sz="0" w:space="0" w:color="auto"/>
                    <w:bottom w:val="none" w:sz="0" w:space="0" w:color="auto"/>
                    <w:right w:val="none" w:sz="0" w:space="0" w:color="auto"/>
                  </w:divBdr>
                </w:div>
                <w:div w:id="335306088">
                  <w:marLeft w:val="640"/>
                  <w:marRight w:val="0"/>
                  <w:marTop w:val="0"/>
                  <w:marBottom w:val="0"/>
                  <w:divBdr>
                    <w:top w:val="none" w:sz="0" w:space="0" w:color="auto"/>
                    <w:left w:val="none" w:sz="0" w:space="0" w:color="auto"/>
                    <w:bottom w:val="none" w:sz="0" w:space="0" w:color="auto"/>
                    <w:right w:val="none" w:sz="0" w:space="0" w:color="auto"/>
                  </w:divBdr>
                </w:div>
                <w:div w:id="414979120">
                  <w:marLeft w:val="640"/>
                  <w:marRight w:val="0"/>
                  <w:marTop w:val="0"/>
                  <w:marBottom w:val="0"/>
                  <w:divBdr>
                    <w:top w:val="none" w:sz="0" w:space="0" w:color="auto"/>
                    <w:left w:val="none" w:sz="0" w:space="0" w:color="auto"/>
                    <w:bottom w:val="none" w:sz="0" w:space="0" w:color="auto"/>
                    <w:right w:val="none" w:sz="0" w:space="0" w:color="auto"/>
                  </w:divBdr>
                </w:div>
                <w:div w:id="427165888">
                  <w:marLeft w:val="640"/>
                  <w:marRight w:val="0"/>
                  <w:marTop w:val="0"/>
                  <w:marBottom w:val="0"/>
                  <w:divBdr>
                    <w:top w:val="none" w:sz="0" w:space="0" w:color="auto"/>
                    <w:left w:val="none" w:sz="0" w:space="0" w:color="auto"/>
                    <w:bottom w:val="none" w:sz="0" w:space="0" w:color="auto"/>
                    <w:right w:val="none" w:sz="0" w:space="0" w:color="auto"/>
                  </w:divBdr>
                </w:div>
                <w:div w:id="476725794">
                  <w:marLeft w:val="640"/>
                  <w:marRight w:val="0"/>
                  <w:marTop w:val="0"/>
                  <w:marBottom w:val="0"/>
                  <w:divBdr>
                    <w:top w:val="none" w:sz="0" w:space="0" w:color="auto"/>
                    <w:left w:val="none" w:sz="0" w:space="0" w:color="auto"/>
                    <w:bottom w:val="none" w:sz="0" w:space="0" w:color="auto"/>
                    <w:right w:val="none" w:sz="0" w:space="0" w:color="auto"/>
                  </w:divBdr>
                </w:div>
                <w:div w:id="536894312">
                  <w:marLeft w:val="640"/>
                  <w:marRight w:val="0"/>
                  <w:marTop w:val="0"/>
                  <w:marBottom w:val="0"/>
                  <w:divBdr>
                    <w:top w:val="none" w:sz="0" w:space="0" w:color="auto"/>
                    <w:left w:val="none" w:sz="0" w:space="0" w:color="auto"/>
                    <w:bottom w:val="none" w:sz="0" w:space="0" w:color="auto"/>
                    <w:right w:val="none" w:sz="0" w:space="0" w:color="auto"/>
                  </w:divBdr>
                </w:div>
                <w:div w:id="549879131">
                  <w:marLeft w:val="640"/>
                  <w:marRight w:val="0"/>
                  <w:marTop w:val="0"/>
                  <w:marBottom w:val="0"/>
                  <w:divBdr>
                    <w:top w:val="none" w:sz="0" w:space="0" w:color="auto"/>
                    <w:left w:val="none" w:sz="0" w:space="0" w:color="auto"/>
                    <w:bottom w:val="none" w:sz="0" w:space="0" w:color="auto"/>
                    <w:right w:val="none" w:sz="0" w:space="0" w:color="auto"/>
                  </w:divBdr>
                </w:div>
                <w:div w:id="569658451">
                  <w:marLeft w:val="640"/>
                  <w:marRight w:val="0"/>
                  <w:marTop w:val="0"/>
                  <w:marBottom w:val="0"/>
                  <w:divBdr>
                    <w:top w:val="none" w:sz="0" w:space="0" w:color="auto"/>
                    <w:left w:val="none" w:sz="0" w:space="0" w:color="auto"/>
                    <w:bottom w:val="none" w:sz="0" w:space="0" w:color="auto"/>
                    <w:right w:val="none" w:sz="0" w:space="0" w:color="auto"/>
                  </w:divBdr>
                </w:div>
                <w:div w:id="592669690">
                  <w:marLeft w:val="640"/>
                  <w:marRight w:val="0"/>
                  <w:marTop w:val="0"/>
                  <w:marBottom w:val="0"/>
                  <w:divBdr>
                    <w:top w:val="none" w:sz="0" w:space="0" w:color="auto"/>
                    <w:left w:val="none" w:sz="0" w:space="0" w:color="auto"/>
                    <w:bottom w:val="none" w:sz="0" w:space="0" w:color="auto"/>
                    <w:right w:val="none" w:sz="0" w:space="0" w:color="auto"/>
                  </w:divBdr>
                </w:div>
                <w:div w:id="597442330">
                  <w:marLeft w:val="640"/>
                  <w:marRight w:val="0"/>
                  <w:marTop w:val="0"/>
                  <w:marBottom w:val="0"/>
                  <w:divBdr>
                    <w:top w:val="none" w:sz="0" w:space="0" w:color="auto"/>
                    <w:left w:val="none" w:sz="0" w:space="0" w:color="auto"/>
                    <w:bottom w:val="none" w:sz="0" w:space="0" w:color="auto"/>
                    <w:right w:val="none" w:sz="0" w:space="0" w:color="auto"/>
                  </w:divBdr>
                </w:div>
                <w:div w:id="649870780">
                  <w:marLeft w:val="640"/>
                  <w:marRight w:val="0"/>
                  <w:marTop w:val="0"/>
                  <w:marBottom w:val="0"/>
                  <w:divBdr>
                    <w:top w:val="none" w:sz="0" w:space="0" w:color="auto"/>
                    <w:left w:val="none" w:sz="0" w:space="0" w:color="auto"/>
                    <w:bottom w:val="none" w:sz="0" w:space="0" w:color="auto"/>
                    <w:right w:val="none" w:sz="0" w:space="0" w:color="auto"/>
                  </w:divBdr>
                </w:div>
                <w:div w:id="655258555">
                  <w:marLeft w:val="640"/>
                  <w:marRight w:val="0"/>
                  <w:marTop w:val="0"/>
                  <w:marBottom w:val="0"/>
                  <w:divBdr>
                    <w:top w:val="none" w:sz="0" w:space="0" w:color="auto"/>
                    <w:left w:val="none" w:sz="0" w:space="0" w:color="auto"/>
                    <w:bottom w:val="none" w:sz="0" w:space="0" w:color="auto"/>
                    <w:right w:val="none" w:sz="0" w:space="0" w:color="auto"/>
                  </w:divBdr>
                </w:div>
                <w:div w:id="665136982">
                  <w:marLeft w:val="640"/>
                  <w:marRight w:val="0"/>
                  <w:marTop w:val="0"/>
                  <w:marBottom w:val="0"/>
                  <w:divBdr>
                    <w:top w:val="none" w:sz="0" w:space="0" w:color="auto"/>
                    <w:left w:val="none" w:sz="0" w:space="0" w:color="auto"/>
                    <w:bottom w:val="none" w:sz="0" w:space="0" w:color="auto"/>
                    <w:right w:val="none" w:sz="0" w:space="0" w:color="auto"/>
                  </w:divBdr>
                </w:div>
                <w:div w:id="692920977">
                  <w:marLeft w:val="640"/>
                  <w:marRight w:val="0"/>
                  <w:marTop w:val="0"/>
                  <w:marBottom w:val="0"/>
                  <w:divBdr>
                    <w:top w:val="none" w:sz="0" w:space="0" w:color="auto"/>
                    <w:left w:val="none" w:sz="0" w:space="0" w:color="auto"/>
                    <w:bottom w:val="none" w:sz="0" w:space="0" w:color="auto"/>
                    <w:right w:val="none" w:sz="0" w:space="0" w:color="auto"/>
                  </w:divBdr>
                </w:div>
                <w:div w:id="734397149">
                  <w:marLeft w:val="640"/>
                  <w:marRight w:val="0"/>
                  <w:marTop w:val="0"/>
                  <w:marBottom w:val="0"/>
                  <w:divBdr>
                    <w:top w:val="none" w:sz="0" w:space="0" w:color="auto"/>
                    <w:left w:val="none" w:sz="0" w:space="0" w:color="auto"/>
                    <w:bottom w:val="none" w:sz="0" w:space="0" w:color="auto"/>
                    <w:right w:val="none" w:sz="0" w:space="0" w:color="auto"/>
                  </w:divBdr>
                </w:div>
                <w:div w:id="770055195">
                  <w:marLeft w:val="640"/>
                  <w:marRight w:val="0"/>
                  <w:marTop w:val="0"/>
                  <w:marBottom w:val="0"/>
                  <w:divBdr>
                    <w:top w:val="none" w:sz="0" w:space="0" w:color="auto"/>
                    <w:left w:val="none" w:sz="0" w:space="0" w:color="auto"/>
                    <w:bottom w:val="none" w:sz="0" w:space="0" w:color="auto"/>
                    <w:right w:val="none" w:sz="0" w:space="0" w:color="auto"/>
                  </w:divBdr>
                </w:div>
                <w:div w:id="792016192">
                  <w:marLeft w:val="640"/>
                  <w:marRight w:val="0"/>
                  <w:marTop w:val="0"/>
                  <w:marBottom w:val="0"/>
                  <w:divBdr>
                    <w:top w:val="none" w:sz="0" w:space="0" w:color="auto"/>
                    <w:left w:val="none" w:sz="0" w:space="0" w:color="auto"/>
                    <w:bottom w:val="none" w:sz="0" w:space="0" w:color="auto"/>
                    <w:right w:val="none" w:sz="0" w:space="0" w:color="auto"/>
                  </w:divBdr>
                </w:div>
                <w:div w:id="828181513">
                  <w:marLeft w:val="640"/>
                  <w:marRight w:val="0"/>
                  <w:marTop w:val="0"/>
                  <w:marBottom w:val="0"/>
                  <w:divBdr>
                    <w:top w:val="none" w:sz="0" w:space="0" w:color="auto"/>
                    <w:left w:val="none" w:sz="0" w:space="0" w:color="auto"/>
                    <w:bottom w:val="none" w:sz="0" w:space="0" w:color="auto"/>
                    <w:right w:val="none" w:sz="0" w:space="0" w:color="auto"/>
                  </w:divBdr>
                </w:div>
                <w:div w:id="868686463">
                  <w:marLeft w:val="640"/>
                  <w:marRight w:val="0"/>
                  <w:marTop w:val="0"/>
                  <w:marBottom w:val="0"/>
                  <w:divBdr>
                    <w:top w:val="none" w:sz="0" w:space="0" w:color="auto"/>
                    <w:left w:val="none" w:sz="0" w:space="0" w:color="auto"/>
                    <w:bottom w:val="none" w:sz="0" w:space="0" w:color="auto"/>
                    <w:right w:val="none" w:sz="0" w:space="0" w:color="auto"/>
                  </w:divBdr>
                </w:div>
                <w:div w:id="887112976">
                  <w:marLeft w:val="640"/>
                  <w:marRight w:val="0"/>
                  <w:marTop w:val="0"/>
                  <w:marBottom w:val="0"/>
                  <w:divBdr>
                    <w:top w:val="none" w:sz="0" w:space="0" w:color="auto"/>
                    <w:left w:val="none" w:sz="0" w:space="0" w:color="auto"/>
                    <w:bottom w:val="none" w:sz="0" w:space="0" w:color="auto"/>
                    <w:right w:val="none" w:sz="0" w:space="0" w:color="auto"/>
                  </w:divBdr>
                </w:div>
                <w:div w:id="923303368">
                  <w:marLeft w:val="640"/>
                  <w:marRight w:val="0"/>
                  <w:marTop w:val="0"/>
                  <w:marBottom w:val="0"/>
                  <w:divBdr>
                    <w:top w:val="none" w:sz="0" w:space="0" w:color="auto"/>
                    <w:left w:val="none" w:sz="0" w:space="0" w:color="auto"/>
                    <w:bottom w:val="none" w:sz="0" w:space="0" w:color="auto"/>
                    <w:right w:val="none" w:sz="0" w:space="0" w:color="auto"/>
                  </w:divBdr>
                </w:div>
                <w:div w:id="942303345">
                  <w:marLeft w:val="640"/>
                  <w:marRight w:val="0"/>
                  <w:marTop w:val="0"/>
                  <w:marBottom w:val="0"/>
                  <w:divBdr>
                    <w:top w:val="none" w:sz="0" w:space="0" w:color="auto"/>
                    <w:left w:val="none" w:sz="0" w:space="0" w:color="auto"/>
                    <w:bottom w:val="none" w:sz="0" w:space="0" w:color="auto"/>
                    <w:right w:val="none" w:sz="0" w:space="0" w:color="auto"/>
                  </w:divBdr>
                </w:div>
                <w:div w:id="972635758">
                  <w:marLeft w:val="640"/>
                  <w:marRight w:val="0"/>
                  <w:marTop w:val="0"/>
                  <w:marBottom w:val="0"/>
                  <w:divBdr>
                    <w:top w:val="none" w:sz="0" w:space="0" w:color="auto"/>
                    <w:left w:val="none" w:sz="0" w:space="0" w:color="auto"/>
                    <w:bottom w:val="none" w:sz="0" w:space="0" w:color="auto"/>
                    <w:right w:val="none" w:sz="0" w:space="0" w:color="auto"/>
                  </w:divBdr>
                </w:div>
                <w:div w:id="1002271690">
                  <w:marLeft w:val="640"/>
                  <w:marRight w:val="0"/>
                  <w:marTop w:val="0"/>
                  <w:marBottom w:val="0"/>
                  <w:divBdr>
                    <w:top w:val="none" w:sz="0" w:space="0" w:color="auto"/>
                    <w:left w:val="none" w:sz="0" w:space="0" w:color="auto"/>
                    <w:bottom w:val="none" w:sz="0" w:space="0" w:color="auto"/>
                    <w:right w:val="none" w:sz="0" w:space="0" w:color="auto"/>
                  </w:divBdr>
                </w:div>
                <w:div w:id="1139496841">
                  <w:marLeft w:val="640"/>
                  <w:marRight w:val="0"/>
                  <w:marTop w:val="0"/>
                  <w:marBottom w:val="0"/>
                  <w:divBdr>
                    <w:top w:val="none" w:sz="0" w:space="0" w:color="auto"/>
                    <w:left w:val="none" w:sz="0" w:space="0" w:color="auto"/>
                    <w:bottom w:val="none" w:sz="0" w:space="0" w:color="auto"/>
                    <w:right w:val="none" w:sz="0" w:space="0" w:color="auto"/>
                  </w:divBdr>
                </w:div>
                <w:div w:id="1154492773">
                  <w:marLeft w:val="640"/>
                  <w:marRight w:val="0"/>
                  <w:marTop w:val="0"/>
                  <w:marBottom w:val="0"/>
                  <w:divBdr>
                    <w:top w:val="none" w:sz="0" w:space="0" w:color="auto"/>
                    <w:left w:val="none" w:sz="0" w:space="0" w:color="auto"/>
                    <w:bottom w:val="none" w:sz="0" w:space="0" w:color="auto"/>
                    <w:right w:val="none" w:sz="0" w:space="0" w:color="auto"/>
                  </w:divBdr>
                </w:div>
                <w:div w:id="1200167728">
                  <w:marLeft w:val="640"/>
                  <w:marRight w:val="0"/>
                  <w:marTop w:val="0"/>
                  <w:marBottom w:val="0"/>
                  <w:divBdr>
                    <w:top w:val="none" w:sz="0" w:space="0" w:color="auto"/>
                    <w:left w:val="none" w:sz="0" w:space="0" w:color="auto"/>
                    <w:bottom w:val="none" w:sz="0" w:space="0" w:color="auto"/>
                    <w:right w:val="none" w:sz="0" w:space="0" w:color="auto"/>
                  </w:divBdr>
                </w:div>
                <w:div w:id="1222522474">
                  <w:marLeft w:val="640"/>
                  <w:marRight w:val="0"/>
                  <w:marTop w:val="0"/>
                  <w:marBottom w:val="0"/>
                  <w:divBdr>
                    <w:top w:val="none" w:sz="0" w:space="0" w:color="auto"/>
                    <w:left w:val="none" w:sz="0" w:space="0" w:color="auto"/>
                    <w:bottom w:val="none" w:sz="0" w:space="0" w:color="auto"/>
                    <w:right w:val="none" w:sz="0" w:space="0" w:color="auto"/>
                  </w:divBdr>
                </w:div>
                <w:div w:id="1223566111">
                  <w:marLeft w:val="640"/>
                  <w:marRight w:val="0"/>
                  <w:marTop w:val="0"/>
                  <w:marBottom w:val="0"/>
                  <w:divBdr>
                    <w:top w:val="none" w:sz="0" w:space="0" w:color="auto"/>
                    <w:left w:val="none" w:sz="0" w:space="0" w:color="auto"/>
                    <w:bottom w:val="none" w:sz="0" w:space="0" w:color="auto"/>
                    <w:right w:val="none" w:sz="0" w:space="0" w:color="auto"/>
                  </w:divBdr>
                </w:div>
                <w:div w:id="1244560760">
                  <w:marLeft w:val="640"/>
                  <w:marRight w:val="0"/>
                  <w:marTop w:val="0"/>
                  <w:marBottom w:val="0"/>
                  <w:divBdr>
                    <w:top w:val="none" w:sz="0" w:space="0" w:color="auto"/>
                    <w:left w:val="none" w:sz="0" w:space="0" w:color="auto"/>
                    <w:bottom w:val="none" w:sz="0" w:space="0" w:color="auto"/>
                    <w:right w:val="none" w:sz="0" w:space="0" w:color="auto"/>
                  </w:divBdr>
                </w:div>
                <w:div w:id="1252544518">
                  <w:marLeft w:val="640"/>
                  <w:marRight w:val="0"/>
                  <w:marTop w:val="0"/>
                  <w:marBottom w:val="0"/>
                  <w:divBdr>
                    <w:top w:val="none" w:sz="0" w:space="0" w:color="auto"/>
                    <w:left w:val="none" w:sz="0" w:space="0" w:color="auto"/>
                    <w:bottom w:val="none" w:sz="0" w:space="0" w:color="auto"/>
                    <w:right w:val="none" w:sz="0" w:space="0" w:color="auto"/>
                  </w:divBdr>
                </w:div>
                <w:div w:id="1339770868">
                  <w:marLeft w:val="640"/>
                  <w:marRight w:val="0"/>
                  <w:marTop w:val="0"/>
                  <w:marBottom w:val="0"/>
                  <w:divBdr>
                    <w:top w:val="none" w:sz="0" w:space="0" w:color="auto"/>
                    <w:left w:val="none" w:sz="0" w:space="0" w:color="auto"/>
                    <w:bottom w:val="none" w:sz="0" w:space="0" w:color="auto"/>
                    <w:right w:val="none" w:sz="0" w:space="0" w:color="auto"/>
                  </w:divBdr>
                </w:div>
                <w:div w:id="1377393532">
                  <w:marLeft w:val="640"/>
                  <w:marRight w:val="0"/>
                  <w:marTop w:val="0"/>
                  <w:marBottom w:val="0"/>
                  <w:divBdr>
                    <w:top w:val="none" w:sz="0" w:space="0" w:color="auto"/>
                    <w:left w:val="none" w:sz="0" w:space="0" w:color="auto"/>
                    <w:bottom w:val="none" w:sz="0" w:space="0" w:color="auto"/>
                    <w:right w:val="none" w:sz="0" w:space="0" w:color="auto"/>
                  </w:divBdr>
                </w:div>
                <w:div w:id="1382709734">
                  <w:marLeft w:val="640"/>
                  <w:marRight w:val="0"/>
                  <w:marTop w:val="0"/>
                  <w:marBottom w:val="0"/>
                  <w:divBdr>
                    <w:top w:val="none" w:sz="0" w:space="0" w:color="auto"/>
                    <w:left w:val="none" w:sz="0" w:space="0" w:color="auto"/>
                    <w:bottom w:val="none" w:sz="0" w:space="0" w:color="auto"/>
                    <w:right w:val="none" w:sz="0" w:space="0" w:color="auto"/>
                  </w:divBdr>
                </w:div>
                <w:div w:id="1397776845">
                  <w:marLeft w:val="640"/>
                  <w:marRight w:val="0"/>
                  <w:marTop w:val="0"/>
                  <w:marBottom w:val="0"/>
                  <w:divBdr>
                    <w:top w:val="none" w:sz="0" w:space="0" w:color="auto"/>
                    <w:left w:val="none" w:sz="0" w:space="0" w:color="auto"/>
                    <w:bottom w:val="none" w:sz="0" w:space="0" w:color="auto"/>
                    <w:right w:val="none" w:sz="0" w:space="0" w:color="auto"/>
                  </w:divBdr>
                </w:div>
                <w:div w:id="1398240051">
                  <w:marLeft w:val="640"/>
                  <w:marRight w:val="0"/>
                  <w:marTop w:val="0"/>
                  <w:marBottom w:val="0"/>
                  <w:divBdr>
                    <w:top w:val="none" w:sz="0" w:space="0" w:color="auto"/>
                    <w:left w:val="none" w:sz="0" w:space="0" w:color="auto"/>
                    <w:bottom w:val="none" w:sz="0" w:space="0" w:color="auto"/>
                    <w:right w:val="none" w:sz="0" w:space="0" w:color="auto"/>
                  </w:divBdr>
                </w:div>
                <w:div w:id="1446927939">
                  <w:marLeft w:val="640"/>
                  <w:marRight w:val="0"/>
                  <w:marTop w:val="0"/>
                  <w:marBottom w:val="0"/>
                  <w:divBdr>
                    <w:top w:val="none" w:sz="0" w:space="0" w:color="auto"/>
                    <w:left w:val="none" w:sz="0" w:space="0" w:color="auto"/>
                    <w:bottom w:val="none" w:sz="0" w:space="0" w:color="auto"/>
                    <w:right w:val="none" w:sz="0" w:space="0" w:color="auto"/>
                  </w:divBdr>
                </w:div>
                <w:div w:id="1469325341">
                  <w:marLeft w:val="640"/>
                  <w:marRight w:val="0"/>
                  <w:marTop w:val="0"/>
                  <w:marBottom w:val="0"/>
                  <w:divBdr>
                    <w:top w:val="none" w:sz="0" w:space="0" w:color="auto"/>
                    <w:left w:val="none" w:sz="0" w:space="0" w:color="auto"/>
                    <w:bottom w:val="none" w:sz="0" w:space="0" w:color="auto"/>
                    <w:right w:val="none" w:sz="0" w:space="0" w:color="auto"/>
                  </w:divBdr>
                </w:div>
                <w:div w:id="1543439633">
                  <w:marLeft w:val="640"/>
                  <w:marRight w:val="0"/>
                  <w:marTop w:val="0"/>
                  <w:marBottom w:val="0"/>
                  <w:divBdr>
                    <w:top w:val="none" w:sz="0" w:space="0" w:color="auto"/>
                    <w:left w:val="none" w:sz="0" w:space="0" w:color="auto"/>
                    <w:bottom w:val="none" w:sz="0" w:space="0" w:color="auto"/>
                    <w:right w:val="none" w:sz="0" w:space="0" w:color="auto"/>
                  </w:divBdr>
                </w:div>
                <w:div w:id="1563590583">
                  <w:marLeft w:val="640"/>
                  <w:marRight w:val="0"/>
                  <w:marTop w:val="0"/>
                  <w:marBottom w:val="0"/>
                  <w:divBdr>
                    <w:top w:val="none" w:sz="0" w:space="0" w:color="auto"/>
                    <w:left w:val="none" w:sz="0" w:space="0" w:color="auto"/>
                    <w:bottom w:val="none" w:sz="0" w:space="0" w:color="auto"/>
                    <w:right w:val="none" w:sz="0" w:space="0" w:color="auto"/>
                  </w:divBdr>
                </w:div>
                <w:div w:id="1643926024">
                  <w:marLeft w:val="640"/>
                  <w:marRight w:val="0"/>
                  <w:marTop w:val="0"/>
                  <w:marBottom w:val="0"/>
                  <w:divBdr>
                    <w:top w:val="none" w:sz="0" w:space="0" w:color="auto"/>
                    <w:left w:val="none" w:sz="0" w:space="0" w:color="auto"/>
                    <w:bottom w:val="none" w:sz="0" w:space="0" w:color="auto"/>
                    <w:right w:val="none" w:sz="0" w:space="0" w:color="auto"/>
                  </w:divBdr>
                </w:div>
                <w:div w:id="1702626474">
                  <w:marLeft w:val="640"/>
                  <w:marRight w:val="0"/>
                  <w:marTop w:val="0"/>
                  <w:marBottom w:val="0"/>
                  <w:divBdr>
                    <w:top w:val="none" w:sz="0" w:space="0" w:color="auto"/>
                    <w:left w:val="none" w:sz="0" w:space="0" w:color="auto"/>
                    <w:bottom w:val="none" w:sz="0" w:space="0" w:color="auto"/>
                    <w:right w:val="none" w:sz="0" w:space="0" w:color="auto"/>
                  </w:divBdr>
                </w:div>
                <w:div w:id="1726441599">
                  <w:marLeft w:val="640"/>
                  <w:marRight w:val="0"/>
                  <w:marTop w:val="0"/>
                  <w:marBottom w:val="0"/>
                  <w:divBdr>
                    <w:top w:val="none" w:sz="0" w:space="0" w:color="auto"/>
                    <w:left w:val="none" w:sz="0" w:space="0" w:color="auto"/>
                    <w:bottom w:val="none" w:sz="0" w:space="0" w:color="auto"/>
                    <w:right w:val="none" w:sz="0" w:space="0" w:color="auto"/>
                  </w:divBdr>
                </w:div>
                <w:div w:id="1751466305">
                  <w:marLeft w:val="640"/>
                  <w:marRight w:val="0"/>
                  <w:marTop w:val="0"/>
                  <w:marBottom w:val="0"/>
                  <w:divBdr>
                    <w:top w:val="none" w:sz="0" w:space="0" w:color="auto"/>
                    <w:left w:val="none" w:sz="0" w:space="0" w:color="auto"/>
                    <w:bottom w:val="none" w:sz="0" w:space="0" w:color="auto"/>
                    <w:right w:val="none" w:sz="0" w:space="0" w:color="auto"/>
                  </w:divBdr>
                </w:div>
                <w:div w:id="1766806696">
                  <w:marLeft w:val="640"/>
                  <w:marRight w:val="0"/>
                  <w:marTop w:val="0"/>
                  <w:marBottom w:val="0"/>
                  <w:divBdr>
                    <w:top w:val="none" w:sz="0" w:space="0" w:color="auto"/>
                    <w:left w:val="none" w:sz="0" w:space="0" w:color="auto"/>
                    <w:bottom w:val="none" w:sz="0" w:space="0" w:color="auto"/>
                    <w:right w:val="none" w:sz="0" w:space="0" w:color="auto"/>
                  </w:divBdr>
                </w:div>
                <w:div w:id="1807239956">
                  <w:marLeft w:val="640"/>
                  <w:marRight w:val="0"/>
                  <w:marTop w:val="0"/>
                  <w:marBottom w:val="0"/>
                  <w:divBdr>
                    <w:top w:val="none" w:sz="0" w:space="0" w:color="auto"/>
                    <w:left w:val="none" w:sz="0" w:space="0" w:color="auto"/>
                    <w:bottom w:val="none" w:sz="0" w:space="0" w:color="auto"/>
                    <w:right w:val="none" w:sz="0" w:space="0" w:color="auto"/>
                  </w:divBdr>
                </w:div>
                <w:div w:id="1854806338">
                  <w:marLeft w:val="640"/>
                  <w:marRight w:val="0"/>
                  <w:marTop w:val="0"/>
                  <w:marBottom w:val="0"/>
                  <w:divBdr>
                    <w:top w:val="none" w:sz="0" w:space="0" w:color="auto"/>
                    <w:left w:val="none" w:sz="0" w:space="0" w:color="auto"/>
                    <w:bottom w:val="none" w:sz="0" w:space="0" w:color="auto"/>
                    <w:right w:val="none" w:sz="0" w:space="0" w:color="auto"/>
                  </w:divBdr>
                </w:div>
                <w:div w:id="1867480136">
                  <w:marLeft w:val="640"/>
                  <w:marRight w:val="0"/>
                  <w:marTop w:val="0"/>
                  <w:marBottom w:val="0"/>
                  <w:divBdr>
                    <w:top w:val="none" w:sz="0" w:space="0" w:color="auto"/>
                    <w:left w:val="none" w:sz="0" w:space="0" w:color="auto"/>
                    <w:bottom w:val="none" w:sz="0" w:space="0" w:color="auto"/>
                    <w:right w:val="none" w:sz="0" w:space="0" w:color="auto"/>
                  </w:divBdr>
                </w:div>
                <w:div w:id="1869874692">
                  <w:marLeft w:val="640"/>
                  <w:marRight w:val="0"/>
                  <w:marTop w:val="0"/>
                  <w:marBottom w:val="0"/>
                  <w:divBdr>
                    <w:top w:val="none" w:sz="0" w:space="0" w:color="auto"/>
                    <w:left w:val="none" w:sz="0" w:space="0" w:color="auto"/>
                    <w:bottom w:val="none" w:sz="0" w:space="0" w:color="auto"/>
                    <w:right w:val="none" w:sz="0" w:space="0" w:color="auto"/>
                  </w:divBdr>
                </w:div>
                <w:div w:id="1894730856">
                  <w:marLeft w:val="640"/>
                  <w:marRight w:val="0"/>
                  <w:marTop w:val="0"/>
                  <w:marBottom w:val="0"/>
                  <w:divBdr>
                    <w:top w:val="none" w:sz="0" w:space="0" w:color="auto"/>
                    <w:left w:val="none" w:sz="0" w:space="0" w:color="auto"/>
                    <w:bottom w:val="none" w:sz="0" w:space="0" w:color="auto"/>
                    <w:right w:val="none" w:sz="0" w:space="0" w:color="auto"/>
                  </w:divBdr>
                </w:div>
                <w:div w:id="1898861482">
                  <w:marLeft w:val="640"/>
                  <w:marRight w:val="0"/>
                  <w:marTop w:val="0"/>
                  <w:marBottom w:val="0"/>
                  <w:divBdr>
                    <w:top w:val="none" w:sz="0" w:space="0" w:color="auto"/>
                    <w:left w:val="none" w:sz="0" w:space="0" w:color="auto"/>
                    <w:bottom w:val="none" w:sz="0" w:space="0" w:color="auto"/>
                    <w:right w:val="none" w:sz="0" w:space="0" w:color="auto"/>
                  </w:divBdr>
                </w:div>
                <w:div w:id="1973750564">
                  <w:marLeft w:val="640"/>
                  <w:marRight w:val="0"/>
                  <w:marTop w:val="0"/>
                  <w:marBottom w:val="0"/>
                  <w:divBdr>
                    <w:top w:val="none" w:sz="0" w:space="0" w:color="auto"/>
                    <w:left w:val="none" w:sz="0" w:space="0" w:color="auto"/>
                    <w:bottom w:val="none" w:sz="0" w:space="0" w:color="auto"/>
                    <w:right w:val="none" w:sz="0" w:space="0" w:color="auto"/>
                  </w:divBdr>
                </w:div>
                <w:div w:id="1982536151">
                  <w:marLeft w:val="640"/>
                  <w:marRight w:val="0"/>
                  <w:marTop w:val="0"/>
                  <w:marBottom w:val="0"/>
                  <w:divBdr>
                    <w:top w:val="none" w:sz="0" w:space="0" w:color="auto"/>
                    <w:left w:val="none" w:sz="0" w:space="0" w:color="auto"/>
                    <w:bottom w:val="none" w:sz="0" w:space="0" w:color="auto"/>
                    <w:right w:val="none" w:sz="0" w:space="0" w:color="auto"/>
                  </w:divBdr>
                </w:div>
                <w:div w:id="2020421877">
                  <w:marLeft w:val="640"/>
                  <w:marRight w:val="0"/>
                  <w:marTop w:val="0"/>
                  <w:marBottom w:val="0"/>
                  <w:divBdr>
                    <w:top w:val="none" w:sz="0" w:space="0" w:color="auto"/>
                    <w:left w:val="none" w:sz="0" w:space="0" w:color="auto"/>
                    <w:bottom w:val="none" w:sz="0" w:space="0" w:color="auto"/>
                    <w:right w:val="none" w:sz="0" w:space="0" w:color="auto"/>
                  </w:divBdr>
                </w:div>
                <w:div w:id="2050063150">
                  <w:marLeft w:val="640"/>
                  <w:marRight w:val="0"/>
                  <w:marTop w:val="0"/>
                  <w:marBottom w:val="0"/>
                  <w:divBdr>
                    <w:top w:val="none" w:sz="0" w:space="0" w:color="auto"/>
                    <w:left w:val="none" w:sz="0" w:space="0" w:color="auto"/>
                    <w:bottom w:val="none" w:sz="0" w:space="0" w:color="auto"/>
                    <w:right w:val="none" w:sz="0" w:space="0" w:color="auto"/>
                  </w:divBdr>
                </w:div>
                <w:div w:id="2078167640">
                  <w:marLeft w:val="640"/>
                  <w:marRight w:val="0"/>
                  <w:marTop w:val="0"/>
                  <w:marBottom w:val="0"/>
                  <w:divBdr>
                    <w:top w:val="none" w:sz="0" w:space="0" w:color="auto"/>
                    <w:left w:val="none" w:sz="0" w:space="0" w:color="auto"/>
                    <w:bottom w:val="none" w:sz="0" w:space="0" w:color="auto"/>
                    <w:right w:val="none" w:sz="0" w:space="0" w:color="auto"/>
                  </w:divBdr>
                </w:div>
                <w:div w:id="2126078632">
                  <w:marLeft w:val="640"/>
                  <w:marRight w:val="0"/>
                  <w:marTop w:val="0"/>
                  <w:marBottom w:val="0"/>
                  <w:divBdr>
                    <w:top w:val="none" w:sz="0" w:space="0" w:color="auto"/>
                    <w:left w:val="none" w:sz="0" w:space="0" w:color="auto"/>
                    <w:bottom w:val="none" w:sz="0" w:space="0" w:color="auto"/>
                    <w:right w:val="none" w:sz="0" w:space="0" w:color="auto"/>
                  </w:divBdr>
                </w:div>
                <w:div w:id="2133666339">
                  <w:marLeft w:val="640"/>
                  <w:marRight w:val="0"/>
                  <w:marTop w:val="0"/>
                  <w:marBottom w:val="0"/>
                  <w:divBdr>
                    <w:top w:val="none" w:sz="0" w:space="0" w:color="auto"/>
                    <w:left w:val="none" w:sz="0" w:space="0" w:color="auto"/>
                    <w:bottom w:val="none" w:sz="0" w:space="0" w:color="auto"/>
                    <w:right w:val="none" w:sz="0" w:space="0" w:color="auto"/>
                  </w:divBdr>
                </w:div>
              </w:divsChild>
            </w:div>
            <w:div w:id="1911042759">
              <w:marLeft w:val="0"/>
              <w:marRight w:val="0"/>
              <w:marTop w:val="0"/>
              <w:marBottom w:val="0"/>
              <w:divBdr>
                <w:top w:val="none" w:sz="0" w:space="0" w:color="auto"/>
                <w:left w:val="none" w:sz="0" w:space="0" w:color="auto"/>
                <w:bottom w:val="none" w:sz="0" w:space="0" w:color="auto"/>
                <w:right w:val="none" w:sz="0" w:space="0" w:color="auto"/>
              </w:divBdr>
              <w:divsChild>
                <w:div w:id="70084604">
                  <w:marLeft w:val="640"/>
                  <w:marRight w:val="0"/>
                  <w:marTop w:val="0"/>
                  <w:marBottom w:val="0"/>
                  <w:divBdr>
                    <w:top w:val="none" w:sz="0" w:space="0" w:color="auto"/>
                    <w:left w:val="none" w:sz="0" w:space="0" w:color="auto"/>
                    <w:bottom w:val="none" w:sz="0" w:space="0" w:color="auto"/>
                    <w:right w:val="none" w:sz="0" w:space="0" w:color="auto"/>
                  </w:divBdr>
                </w:div>
                <w:div w:id="78256988">
                  <w:marLeft w:val="640"/>
                  <w:marRight w:val="0"/>
                  <w:marTop w:val="0"/>
                  <w:marBottom w:val="0"/>
                  <w:divBdr>
                    <w:top w:val="none" w:sz="0" w:space="0" w:color="auto"/>
                    <w:left w:val="none" w:sz="0" w:space="0" w:color="auto"/>
                    <w:bottom w:val="none" w:sz="0" w:space="0" w:color="auto"/>
                    <w:right w:val="none" w:sz="0" w:space="0" w:color="auto"/>
                  </w:divBdr>
                </w:div>
                <w:div w:id="78407786">
                  <w:marLeft w:val="640"/>
                  <w:marRight w:val="0"/>
                  <w:marTop w:val="0"/>
                  <w:marBottom w:val="0"/>
                  <w:divBdr>
                    <w:top w:val="none" w:sz="0" w:space="0" w:color="auto"/>
                    <w:left w:val="none" w:sz="0" w:space="0" w:color="auto"/>
                    <w:bottom w:val="none" w:sz="0" w:space="0" w:color="auto"/>
                    <w:right w:val="none" w:sz="0" w:space="0" w:color="auto"/>
                  </w:divBdr>
                </w:div>
                <w:div w:id="90594483">
                  <w:marLeft w:val="640"/>
                  <w:marRight w:val="0"/>
                  <w:marTop w:val="0"/>
                  <w:marBottom w:val="0"/>
                  <w:divBdr>
                    <w:top w:val="none" w:sz="0" w:space="0" w:color="auto"/>
                    <w:left w:val="none" w:sz="0" w:space="0" w:color="auto"/>
                    <w:bottom w:val="none" w:sz="0" w:space="0" w:color="auto"/>
                    <w:right w:val="none" w:sz="0" w:space="0" w:color="auto"/>
                  </w:divBdr>
                </w:div>
                <w:div w:id="179469880">
                  <w:marLeft w:val="640"/>
                  <w:marRight w:val="0"/>
                  <w:marTop w:val="0"/>
                  <w:marBottom w:val="0"/>
                  <w:divBdr>
                    <w:top w:val="none" w:sz="0" w:space="0" w:color="auto"/>
                    <w:left w:val="none" w:sz="0" w:space="0" w:color="auto"/>
                    <w:bottom w:val="none" w:sz="0" w:space="0" w:color="auto"/>
                    <w:right w:val="none" w:sz="0" w:space="0" w:color="auto"/>
                  </w:divBdr>
                </w:div>
                <w:div w:id="292952012">
                  <w:marLeft w:val="640"/>
                  <w:marRight w:val="0"/>
                  <w:marTop w:val="0"/>
                  <w:marBottom w:val="0"/>
                  <w:divBdr>
                    <w:top w:val="none" w:sz="0" w:space="0" w:color="auto"/>
                    <w:left w:val="none" w:sz="0" w:space="0" w:color="auto"/>
                    <w:bottom w:val="none" w:sz="0" w:space="0" w:color="auto"/>
                    <w:right w:val="none" w:sz="0" w:space="0" w:color="auto"/>
                  </w:divBdr>
                </w:div>
                <w:div w:id="377049892">
                  <w:marLeft w:val="640"/>
                  <w:marRight w:val="0"/>
                  <w:marTop w:val="0"/>
                  <w:marBottom w:val="0"/>
                  <w:divBdr>
                    <w:top w:val="none" w:sz="0" w:space="0" w:color="auto"/>
                    <w:left w:val="none" w:sz="0" w:space="0" w:color="auto"/>
                    <w:bottom w:val="none" w:sz="0" w:space="0" w:color="auto"/>
                    <w:right w:val="none" w:sz="0" w:space="0" w:color="auto"/>
                  </w:divBdr>
                </w:div>
                <w:div w:id="382026983">
                  <w:marLeft w:val="640"/>
                  <w:marRight w:val="0"/>
                  <w:marTop w:val="0"/>
                  <w:marBottom w:val="0"/>
                  <w:divBdr>
                    <w:top w:val="none" w:sz="0" w:space="0" w:color="auto"/>
                    <w:left w:val="none" w:sz="0" w:space="0" w:color="auto"/>
                    <w:bottom w:val="none" w:sz="0" w:space="0" w:color="auto"/>
                    <w:right w:val="none" w:sz="0" w:space="0" w:color="auto"/>
                  </w:divBdr>
                </w:div>
                <w:div w:id="384254470">
                  <w:marLeft w:val="640"/>
                  <w:marRight w:val="0"/>
                  <w:marTop w:val="0"/>
                  <w:marBottom w:val="0"/>
                  <w:divBdr>
                    <w:top w:val="none" w:sz="0" w:space="0" w:color="auto"/>
                    <w:left w:val="none" w:sz="0" w:space="0" w:color="auto"/>
                    <w:bottom w:val="none" w:sz="0" w:space="0" w:color="auto"/>
                    <w:right w:val="none" w:sz="0" w:space="0" w:color="auto"/>
                  </w:divBdr>
                </w:div>
                <w:div w:id="425856087">
                  <w:marLeft w:val="640"/>
                  <w:marRight w:val="0"/>
                  <w:marTop w:val="0"/>
                  <w:marBottom w:val="0"/>
                  <w:divBdr>
                    <w:top w:val="none" w:sz="0" w:space="0" w:color="auto"/>
                    <w:left w:val="none" w:sz="0" w:space="0" w:color="auto"/>
                    <w:bottom w:val="none" w:sz="0" w:space="0" w:color="auto"/>
                    <w:right w:val="none" w:sz="0" w:space="0" w:color="auto"/>
                  </w:divBdr>
                </w:div>
                <w:div w:id="433863986">
                  <w:marLeft w:val="640"/>
                  <w:marRight w:val="0"/>
                  <w:marTop w:val="0"/>
                  <w:marBottom w:val="0"/>
                  <w:divBdr>
                    <w:top w:val="none" w:sz="0" w:space="0" w:color="auto"/>
                    <w:left w:val="none" w:sz="0" w:space="0" w:color="auto"/>
                    <w:bottom w:val="none" w:sz="0" w:space="0" w:color="auto"/>
                    <w:right w:val="none" w:sz="0" w:space="0" w:color="auto"/>
                  </w:divBdr>
                </w:div>
                <w:div w:id="530724892">
                  <w:marLeft w:val="640"/>
                  <w:marRight w:val="0"/>
                  <w:marTop w:val="0"/>
                  <w:marBottom w:val="0"/>
                  <w:divBdr>
                    <w:top w:val="none" w:sz="0" w:space="0" w:color="auto"/>
                    <w:left w:val="none" w:sz="0" w:space="0" w:color="auto"/>
                    <w:bottom w:val="none" w:sz="0" w:space="0" w:color="auto"/>
                    <w:right w:val="none" w:sz="0" w:space="0" w:color="auto"/>
                  </w:divBdr>
                </w:div>
                <w:div w:id="594247587">
                  <w:marLeft w:val="640"/>
                  <w:marRight w:val="0"/>
                  <w:marTop w:val="0"/>
                  <w:marBottom w:val="0"/>
                  <w:divBdr>
                    <w:top w:val="none" w:sz="0" w:space="0" w:color="auto"/>
                    <w:left w:val="none" w:sz="0" w:space="0" w:color="auto"/>
                    <w:bottom w:val="none" w:sz="0" w:space="0" w:color="auto"/>
                    <w:right w:val="none" w:sz="0" w:space="0" w:color="auto"/>
                  </w:divBdr>
                </w:div>
                <w:div w:id="624891458">
                  <w:marLeft w:val="640"/>
                  <w:marRight w:val="0"/>
                  <w:marTop w:val="0"/>
                  <w:marBottom w:val="0"/>
                  <w:divBdr>
                    <w:top w:val="none" w:sz="0" w:space="0" w:color="auto"/>
                    <w:left w:val="none" w:sz="0" w:space="0" w:color="auto"/>
                    <w:bottom w:val="none" w:sz="0" w:space="0" w:color="auto"/>
                    <w:right w:val="none" w:sz="0" w:space="0" w:color="auto"/>
                  </w:divBdr>
                </w:div>
                <w:div w:id="699091030">
                  <w:marLeft w:val="640"/>
                  <w:marRight w:val="0"/>
                  <w:marTop w:val="0"/>
                  <w:marBottom w:val="0"/>
                  <w:divBdr>
                    <w:top w:val="none" w:sz="0" w:space="0" w:color="auto"/>
                    <w:left w:val="none" w:sz="0" w:space="0" w:color="auto"/>
                    <w:bottom w:val="none" w:sz="0" w:space="0" w:color="auto"/>
                    <w:right w:val="none" w:sz="0" w:space="0" w:color="auto"/>
                  </w:divBdr>
                </w:div>
                <w:div w:id="714352399">
                  <w:marLeft w:val="640"/>
                  <w:marRight w:val="0"/>
                  <w:marTop w:val="0"/>
                  <w:marBottom w:val="0"/>
                  <w:divBdr>
                    <w:top w:val="none" w:sz="0" w:space="0" w:color="auto"/>
                    <w:left w:val="none" w:sz="0" w:space="0" w:color="auto"/>
                    <w:bottom w:val="none" w:sz="0" w:space="0" w:color="auto"/>
                    <w:right w:val="none" w:sz="0" w:space="0" w:color="auto"/>
                  </w:divBdr>
                </w:div>
                <w:div w:id="804278248">
                  <w:marLeft w:val="640"/>
                  <w:marRight w:val="0"/>
                  <w:marTop w:val="0"/>
                  <w:marBottom w:val="0"/>
                  <w:divBdr>
                    <w:top w:val="none" w:sz="0" w:space="0" w:color="auto"/>
                    <w:left w:val="none" w:sz="0" w:space="0" w:color="auto"/>
                    <w:bottom w:val="none" w:sz="0" w:space="0" w:color="auto"/>
                    <w:right w:val="none" w:sz="0" w:space="0" w:color="auto"/>
                  </w:divBdr>
                </w:div>
                <w:div w:id="805780870">
                  <w:marLeft w:val="640"/>
                  <w:marRight w:val="0"/>
                  <w:marTop w:val="0"/>
                  <w:marBottom w:val="0"/>
                  <w:divBdr>
                    <w:top w:val="none" w:sz="0" w:space="0" w:color="auto"/>
                    <w:left w:val="none" w:sz="0" w:space="0" w:color="auto"/>
                    <w:bottom w:val="none" w:sz="0" w:space="0" w:color="auto"/>
                    <w:right w:val="none" w:sz="0" w:space="0" w:color="auto"/>
                  </w:divBdr>
                </w:div>
                <w:div w:id="858541337">
                  <w:marLeft w:val="640"/>
                  <w:marRight w:val="0"/>
                  <w:marTop w:val="0"/>
                  <w:marBottom w:val="0"/>
                  <w:divBdr>
                    <w:top w:val="none" w:sz="0" w:space="0" w:color="auto"/>
                    <w:left w:val="none" w:sz="0" w:space="0" w:color="auto"/>
                    <w:bottom w:val="none" w:sz="0" w:space="0" w:color="auto"/>
                    <w:right w:val="none" w:sz="0" w:space="0" w:color="auto"/>
                  </w:divBdr>
                </w:div>
                <w:div w:id="889265896">
                  <w:marLeft w:val="640"/>
                  <w:marRight w:val="0"/>
                  <w:marTop w:val="0"/>
                  <w:marBottom w:val="0"/>
                  <w:divBdr>
                    <w:top w:val="none" w:sz="0" w:space="0" w:color="auto"/>
                    <w:left w:val="none" w:sz="0" w:space="0" w:color="auto"/>
                    <w:bottom w:val="none" w:sz="0" w:space="0" w:color="auto"/>
                    <w:right w:val="none" w:sz="0" w:space="0" w:color="auto"/>
                  </w:divBdr>
                </w:div>
                <w:div w:id="900482610">
                  <w:marLeft w:val="640"/>
                  <w:marRight w:val="0"/>
                  <w:marTop w:val="0"/>
                  <w:marBottom w:val="0"/>
                  <w:divBdr>
                    <w:top w:val="none" w:sz="0" w:space="0" w:color="auto"/>
                    <w:left w:val="none" w:sz="0" w:space="0" w:color="auto"/>
                    <w:bottom w:val="none" w:sz="0" w:space="0" w:color="auto"/>
                    <w:right w:val="none" w:sz="0" w:space="0" w:color="auto"/>
                  </w:divBdr>
                </w:div>
                <w:div w:id="972713947">
                  <w:marLeft w:val="640"/>
                  <w:marRight w:val="0"/>
                  <w:marTop w:val="0"/>
                  <w:marBottom w:val="0"/>
                  <w:divBdr>
                    <w:top w:val="none" w:sz="0" w:space="0" w:color="auto"/>
                    <w:left w:val="none" w:sz="0" w:space="0" w:color="auto"/>
                    <w:bottom w:val="none" w:sz="0" w:space="0" w:color="auto"/>
                    <w:right w:val="none" w:sz="0" w:space="0" w:color="auto"/>
                  </w:divBdr>
                </w:div>
                <w:div w:id="1105461764">
                  <w:marLeft w:val="640"/>
                  <w:marRight w:val="0"/>
                  <w:marTop w:val="0"/>
                  <w:marBottom w:val="0"/>
                  <w:divBdr>
                    <w:top w:val="none" w:sz="0" w:space="0" w:color="auto"/>
                    <w:left w:val="none" w:sz="0" w:space="0" w:color="auto"/>
                    <w:bottom w:val="none" w:sz="0" w:space="0" w:color="auto"/>
                    <w:right w:val="none" w:sz="0" w:space="0" w:color="auto"/>
                  </w:divBdr>
                </w:div>
                <w:div w:id="1139038071">
                  <w:marLeft w:val="640"/>
                  <w:marRight w:val="0"/>
                  <w:marTop w:val="0"/>
                  <w:marBottom w:val="0"/>
                  <w:divBdr>
                    <w:top w:val="none" w:sz="0" w:space="0" w:color="auto"/>
                    <w:left w:val="none" w:sz="0" w:space="0" w:color="auto"/>
                    <w:bottom w:val="none" w:sz="0" w:space="0" w:color="auto"/>
                    <w:right w:val="none" w:sz="0" w:space="0" w:color="auto"/>
                  </w:divBdr>
                </w:div>
                <w:div w:id="1162893096">
                  <w:marLeft w:val="640"/>
                  <w:marRight w:val="0"/>
                  <w:marTop w:val="0"/>
                  <w:marBottom w:val="0"/>
                  <w:divBdr>
                    <w:top w:val="none" w:sz="0" w:space="0" w:color="auto"/>
                    <w:left w:val="none" w:sz="0" w:space="0" w:color="auto"/>
                    <w:bottom w:val="none" w:sz="0" w:space="0" w:color="auto"/>
                    <w:right w:val="none" w:sz="0" w:space="0" w:color="auto"/>
                  </w:divBdr>
                </w:div>
                <w:div w:id="1211334227">
                  <w:marLeft w:val="640"/>
                  <w:marRight w:val="0"/>
                  <w:marTop w:val="0"/>
                  <w:marBottom w:val="0"/>
                  <w:divBdr>
                    <w:top w:val="none" w:sz="0" w:space="0" w:color="auto"/>
                    <w:left w:val="none" w:sz="0" w:space="0" w:color="auto"/>
                    <w:bottom w:val="none" w:sz="0" w:space="0" w:color="auto"/>
                    <w:right w:val="none" w:sz="0" w:space="0" w:color="auto"/>
                  </w:divBdr>
                </w:div>
                <w:div w:id="1220558634">
                  <w:marLeft w:val="640"/>
                  <w:marRight w:val="0"/>
                  <w:marTop w:val="0"/>
                  <w:marBottom w:val="0"/>
                  <w:divBdr>
                    <w:top w:val="none" w:sz="0" w:space="0" w:color="auto"/>
                    <w:left w:val="none" w:sz="0" w:space="0" w:color="auto"/>
                    <w:bottom w:val="none" w:sz="0" w:space="0" w:color="auto"/>
                    <w:right w:val="none" w:sz="0" w:space="0" w:color="auto"/>
                  </w:divBdr>
                </w:div>
                <w:div w:id="1243873919">
                  <w:marLeft w:val="640"/>
                  <w:marRight w:val="0"/>
                  <w:marTop w:val="0"/>
                  <w:marBottom w:val="0"/>
                  <w:divBdr>
                    <w:top w:val="none" w:sz="0" w:space="0" w:color="auto"/>
                    <w:left w:val="none" w:sz="0" w:space="0" w:color="auto"/>
                    <w:bottom w:val="none" w:sz="0" w:space="0" w:color="auto"/>
                    <w:right w:val="none" w:sz="0" w:space="0" w:color="auto"/>
                  </w:divBdr>
                </w:div>
                <w:div w:id="1263682048">
                  <w:marLeft w:val="640"/>
                  <w:marRight w:val="0"/>
                  <w:marTop w:val="0"/>
                  <w:marBottom w:val="0"/>
                  <w:divBdr>
                    <w:top w:val="none" w:sz="0" w:space="0" w:color="auto"/>
                    <w:left w:val="none" w:sz="0" w:space="0" w:color="auto"/>
                    <w:bottom w:val="none" w:sz="0" w:space="0" w:color="auto"/>
                    <w:right w:val="none" w:sz="0" w:space="0" w:color="auto"/>
                  </w:divBdr>
                </w:div>
                <w:div w:id="1274049599">
                  <w:marLeft w:val="640"/>
                  <w:marRight w:val="0"/>
                  <w:marTop w:val="0"/>
                  <w:marBottom w:val="0"/>
                  <w:divBdr>
                    <w:top w:val="none" w:sz="0" w:space="0" w:color="auto"/>
                    <w:left w:val="none" w:sz="0" w:space="0" w:color="auto"/>
                    <w:bottom w:val="none" w:sz="0" w:space="0" w:color="auto"/>
                    <w:right w:val="none" w:sz="0" w:space="0" w:color="auto"/>
                  </w:divBdr>
                </w:div>
                <w:div w:id="1276909884">
                  <w:marLeft w:val="640"/>
                  <w:marRight w:val="0"/>
                  <w:marTop w:val="0"/>
                  <w:marBottom w:val="0"/>
                  <w:divBdr>
                    <w:top w:val="none" w:sz="0" w:space="0" w:color="auto"/>
                    <w:left w:val="none" w:sz="0" w:space="0" w:color="auto"/>
                    <w:bottom w:val="none" w:sz="0" w:space="0" w:color="auto"/>
                    <w:right w:val="none" w:sz="0" w:space="0" w:color="auto"/>
                  </w:divBdr>
                </w:div>
                <w:div w:id="1277444946">
                  <w:marLeft w:val="640"/>
                  <w:marRight w:val="0"/>
                  <w:marTop w:val="0"/>
                  <w:marBottom w:val="0"/>
                  <w:divBdr>
                    <w:top w:val="none" w:sz="0" w:space="0" w:color="auto"/>
                    <w:left w:val="none" w:sz="0" w:space="0" w:color="auto"/>
                    <w:bottom w:val="none" w:sz="0" w:space="0" w:color="auto"/>
                    <w:right w:val="none" w:sz="0" w:space="0" w:color="auto"/>
                  </w:divBdr>
                </w:div>
                <w:div w:id="1277785778">
                  <w:marLeft w:val="640"/>
                  <w:marRight w:val="0"/>
                  <w:marTop w:val="0"/>
                  <w:marBottom w:val="0"/>
                  <w:divBdr>
                    <w:top w:val="none" w:sz="0" w:space="0" w:color="auto"/>
                    <w:left w:val="none" w:sz="0" w:space="0" w:color="auto"/>
                    <w:bottom w:val="none" w:sz="0" w:space="0" w:color="auto"/>
                    <w:right w:val="none" w:sz="0" w:space="0" w:color="auto"/>
                  </w:divBdr>
                </w:div>
                <w:div w:id="1283801062">
                  <w:marLeft w:val="640"/>
                  <w:marRight w:val="0"/>
                  <w:marTop w:val="0"/>
                  <w:marBottom w:val="0"/>
                  <w:divBdr>
                    <w:top w:val="none" w:sz="0" w:space="0" w:color="auto"/>
                    <w:left w:val="none" w:sz="0" w:space="0" w:color="auto"/>
                    <w:bottom w:val="none" w:sz="0" w:space="0" w:color="auto"/>
                    <w:right w:val="none" w:sz="0" w:space="0" w:color="auto"/>
                  </w:divBdr>
                </w:div>
                <w:div w:id="1296716821">
                  <w:marLeft w:val="640"/>
                  <w:marRight w:val="0"/>
                  <w:marTop w:val="0"/>
                  <w:marBottom w:val="0"/>
                  <w:divBdr>
                    <w:top w:val="none" w:sz="0" w:space="0" w:color="auto"/>
                    <w:left w:val="none" w:sz="0" w:space="0" w:color="auto"/>
                    <w:bottom w:val="none" w:sz="0" w:space="0" w:color="auto"/>
                    <w:right w:val="none" w:sz="0" w:space="0" w:color="auto"/>
                  </w:divBdr>
                </w:div>
                <w:div w:id="1299452254">
                  <w:marLeft w:val="640"/>
                  <w:marRight w:val="0"/>
                  <w:marTop w:val="0"/>
                  <w:marBottom w:val="0"/>
                  <w:divBdr>
                    <w:top w:val="none" w:sz="0" w:space="0" w:color="auto"/>
                    <w:left w:val="none" w:sz="0" w:space="0" w:color="auto"/>
                    <w:bottom w:val="none" w:sz="0" w:space="0" w:color="auto"/>
                    <w:right w:val="none" w:sz="0" w:space="0" w:color="auto"/>
                  </w:divBdr>
                </w:div>
                <w:div w:id="1343319129">
                  <w:marLeft w:val="640"/>
                  <w:marRight w:val="0"/>
                  <w:marTop w:val="0"/>
                  <w:marBottom w:val="0"/>
                  <w:divBdr>
                    <w:top w:val="none" w:sz="0" w:space="0" w:color="auto"/>
                    <w:left w:val="none" w:sz="0" w:space="0" w:color="auto"/>
                    <w:bottom w:val="none" w:sz="0" w:space="0" w:color="auto"/>
                    <w:right w:val="none" w:sz="0" w:space="0" w:color="auto"/>
                  </w:divBdr>
                </w:div>
                <w:div w:id="1405102322">
                  <w:marLeft w:val="640"/>
                  <w:marRight w:val="0"/>
                  <w:marTop w:val="0"/>
                  <w:marBottom w:val="0"/>
                  <w:divBdr>
                    <w:top w:val="none" w:sz="0" w:space="0" w:color="auto"/>
                    <w:left w:val="none" w:sz="0" w:space="0" w:color="auto"/>
                    <w:bottom w:val="none" w:sz="0" w:space="0" w:color="auto"/>
                    <w:right w:val="none" w:sz="0" w:space="0" w:color="auto"/>
                  </w:divBdr>
                </w:div>
                <w:div w:id="1411929120">
                  <w:marLeft w:val="640"/>
                  <w:marRight w:val="0"/>
                  <w:marTop w:val="0"/>
                  <w:marBottom w:val="0"/>
                  <w:divBdr>
                    <w:top w:val="none" w:sz="0" w:space="0" w:color="auto"/>
                    <w:left w:val="none" w:sz="0" w:space="0" w:color="auto"/>
                    <w:bottom w:val="none" w:sz="0" w:space="0" w:color="auto"/>
                    <w:right w:val="none" w:sz="0" w:space="0" w:color="auto"/>
                  </w:divBdr>
                </w:div>
                <w:div w:id="1418093538">
                  <w:marLeft w:val="640"/>
                  <w:marRight w:val="0"/>
                  <w:marTop w:val="0"/>
                  <w:marBottom w:val="0"/>
                  <w:divBdr>
                    <w:top w:val="none" w:sz="0" w:space="0" w:color="auto"/>
                    <w:left w:val="none" w:sz="0" w:space="0" w:color="auto"/>
                    <w:bottom w:val="none" w:sz="0" w:space="0" w:color="auto"/>
                    <w:right w:val="none" w:sz="0" w:space="0" w:color="auto"/>
                  </w:divBdr>
                </w:div>
                <w:div w:id="1447895156">
                  <w:marLeft w:val="640"/>
                  <w:marRight w:val="0"/>
                  <w:marTop w:val="0"/>
                  <w:marBottom w:val="0"/>
                  <w:divBdr>
                    <w:top w:val="none" w:sz="0" w:space="0" w:color="auto"/>
                    <w:left w:val="none" w:sz="0" w:space="0" w:color="auto"/>
                    <w:bottom w:val="none" w:sz="0" w:space="0" w:color="auto"/>
                    <w:right w:val="none" w:sz="0" w:space="0" w:color="auto"/>
                  </w:divBdr>
                </w:div>
                <w:div w:id="1563062201">
                  <w:marLeft w:val="640"/>
                  <w:marRight w:val="0"/>
                  <w:marTop w:val="0"/>
                  <w:marBottom w:val="0"/>
                  <w:divBdr>
                    <w:top w:val="none" w:sz="0" w:space="0" w:color="auto"/>
                    <w:left w:val="none" w:sz="0" w:space="0" w:color="auto"/>
                    <w:bottom w:val="none" w:sz="0" w:space="0" w:color="auto"/>
                    <w:right w:val="none" w:sz="0" w:space="0" w:color="auto"/>
                  </w:divBdr>
                </w:div>
                <w:div w:id="1584754034">
                  <w:marLeft w:val="640"/>
                  <w:marRight w:val="0"/>
                  <w:marTop w:val="0"/>
                  <w:marBottom w:val="0"/>
                  <w:divBdr>
                    <w:top w:val="none" w:sz="0" w:space="0" w:color="auto"/>
                    <w:left w:val="none" w:sz="0" w:space="0" w:color="auto"/>
                    <w:bottom w:val="none" w:sz="0" w:space="0" w:color="auto"/>
                    <w:right w:val="none" w:sz="0" w:space="0" w:color="auto"/>
                  </w:divBdr>
                </w:div>
                <w:div w:id="1604342687">
                  <w:marLeft w:val="640"/>
                  <w:marRight w:val="0"/>
                  <w:marTop w:val="0"/>
                  <w:marBottom w:val="0"/>
                  <w:divBdr>
                    <w:top w:val="none" w:sz="0" w:space="0" w:color="auto"/>
                    <w:left w:val="none" w:sz="0" w:space="0" w:color="auto"/>
                    <w:bottom w:val="none" w:sz="0" w:space="0" w:color="auto"/>
                    <w:right w:val="none" w:sz="0" w:space="0" w:color="auto"/>
                  </w:divBdr>
                </w:div>
                <w:div w:id="1615558493">
                  <w:marLeft w:val="640"/>
                  <w:marRight w:val="0"/>
                  <w:marTop w:val="0"/>
                  <w:marBottom w:val="0"/>
                  <w:divBdr>
                    <w:top w:val="none" w:sz="0" w:space="0" w:color="auto"/>
                    <w:left w:val="none" w:sz="0" w:space="0" w:color="auto"/>
                    <w:bottom w:val="none" w:sz="0" w:space="0" w:color="auto"/>
                    <w:right w:val="none" w:sz="0" w:space="0" w:color="auto"/>
                  </w:divBdr>
                </w:div>
                <w:div w:id="1654094178">
                  <w:marLeft w:val="640"/>
                  <w:marRight w:val="0"/>
                  <w:marTop w:val="0"/>
                  <w:marBottom w:val="0"/>
                  <w:divBdr>
                    <w:top w:val="none" w:sz="0" w:space="0" w:color="auto"/>
                    <w:left w:val="none" w:sz="0" w:space="0" w:color="auto"/>
                    <w:bottom w:val="none" w:sz="0" w:space="0" w:color="auto"/>
                    <w:right w:val="none" w:sz="0" w:space="0" w:color="auto"/>
                  </w:divBdr>
                </w:div>
                <w:div w:id="1681153163">
                  <w:marLeft w:val="640"/>
                  <w:marRight w:val="0"/>
                  <w:marTop w:val="0"/>
                  <w:marBottom w:val="0"/>
                  <w:divBdr>
                    <w:top w:val="none" w:sz="0" w:space="0" w:color="auto"/>
                    <w:left w:val="none" w:sz="0" w:space="0" w:color="auto"/>
                    <w:bottom w:val="none" w:sz="0" w:space="0" w:color="auto"/>
                    <w:right w:val="none" w:sz="0" w:space="0" w:color="auto"/>
                  </w:divBdr>
                </w:div>
                <w:div w:id="1697804362">
                  <w:marLeft w:val="640"/>
                  <w:marRight w:val="0"/>
                  <w:marTop w:val="0"/>
                  <w:marBottom w:val="0"/>
                  <w:divBdr>
                    <w:top w:val="none" w:sz="0" w:space="0" w:color="auto"/>
                    <w:left w:val="none" w:sz="0" w:space="0" w:color="auto"/>
                    <w:bottom w:val="none" w:sz="0" w:space="0" w:color="auto"/>
                    <w:right w:val="none" w:sz="0" w:space="0" w:color="auto"/>
                  </w:divBdr>
                </w:div>
                <w:div w:id="1747261003">
                  <w:marLeft w:val="640"/>
                  <w:marRight w:val="0"/>
                  <w:marTop w:val="0"/>
                  <w:marBottom w:val="0"/>
                  <w:divBdr>
                    <w:top w:val="none" w:sz="0" w:space="0" w:color="auto"/>
                    <w:left w:val="none" w:sz="0" w:space="0" w:color="auto"/>
                    <w:bottom w:val="none" w:sz="0" w:space="0" w:color="auto"/>
                    <w:right w:val="none" w:sz="0" w:space="0" w:color="auto"/>
                  </w:divBdr>
                </w:div>
                <w:div w:id="1791431942">
                  <w:marLeft w:val="640"/>
                  <w:marRight w:val="0"/>
                  <w:marTop w:val="0"/>
                  <w:marBottom w:val="0"/>
                  <w:divBdr>
                    <w:top w:val="none" w:sz="0" w:space="0" w:color="auto"/>
                    <w:left w:val="none" w:sz="0" w:space="0" w:color="auto"/>
                    <w:bottom w:val="none" w:sz="0" w:space="0" w:color="auto"/>
                    <w:right w:val="none" w:sz="0" w:space="0" w:color="auto"/>
                  </w:divBdr>
                </w:div>
                <w:div w:id="1837570127">
                  <w:marLeft w:val="640"/>
                  <w:marRight w:val="0"/>
                  <w:marTop w:val="0"/>
                  <w:marBottom w:val="0"/>
                  <w:divBdr>
                    <w:top w:val="none" w:sz="0" w:space="0" w:color="auto"/>
                    <w:left w:val="none" w:sz="0" w:space="0" w:color="auto"/>
                    <w:bottom w:val="none" w:sz="0" w:space="0" w:color="auto"/>
                    <w:right w:val="none" w:sz="0" w:space="0" w:color="auto"/>
                  </w:divBdr>
                </w:div>
                <w:div w:id="1950352398">
                  <w:marLeft w:val="640"/>
                  <w:marRight w:val="0"/>
                  <w:marTop w:val="0"/>
                  <w:marBottom w:val="0"/>
                  <w:divBdr>
                    <w:top w:val="none" w:sz="0" w:space="0" w:color="auto"/>
                    <w:left w:val="none" w:sz="0" w:space="0" w:color="auto"/>
                    <w:bottom w:val="none" w:sz="0" w:space="0" w:color="auto"/>
                    <w:right w:val="none" w:sz="0" w:space="0" w:color="auto"/>
                  </w:divBdr>
                </w:div>
                <w:div w:id="1957062722">
                  <w:marLeft w:val="640"/>
                  <w:marRight w:val="0"/>
                  <w:marTop w:val="0"/>
                  <w:marBottom w:val="0"/>
                  <w:divBdr>
                    <w:top w:val="none" w:sz="0" w:space="0" w:color="auto"/>
                    <w:left w:val="none" w:sz="0" w:space="0" w:color="auto"/>
                    <w:bottom w:val="none" w:sz="0" w:space="0" w:color="auto"/>
                    <w:right w:val="none" w:sz="0" w:space="0" w:color="auto"/>
                  </w:divBdr>
                </w:div>
                <w:div w:id="1966889398">
                  <w:marLeft w:val="640"/>
                  <w:marRight w:val="0"/>
                  <w:marTop w:val="0"/>
                  <w:marBottom w:val="0"/>
                  <w:divBdr>
                    <w:top w:val="none" w:sz="0" w:space="0" w:color="auto"/>
                    <w:left w:val="none" w:sz="0" w:space="0" w:color="auto"/>
                    <w:bottom w:val="none" w:sz="0" w:space="0" w:color="auto"/>
                    <w:right w:val="none" w:sz="0" w:space="0" w:color="auto"/>
                  </w:divBdr>
                </w:div>
                <w:div w:id="1973100235">
                  <w:marLeft w:val="640"/>
                  <w:marRight w:val="0"/>
                  <w:marTop w:val="0"/>
                  <w:marBottom w:val="0"/>
                  <w:divBdr>
                    <w:top w:val="none" w:sz="0" w:space="0" w:color="auto"/>
                    <w:left w:val="none" w:sz="0" w:space="0" w:color="auto"/>
                    <w:bottom w:val="none" w:sz="0" w:space="0" w:color="auto"/>
                    <w:right w:val="none" w:sz="0" w:space="0" w:color="auto"/>
                  </w:divBdr>
                </w:div>
                <w:div w:id="1979608275">
                  <w:marLeft w:val="640"/>
                  <w:marRight w:val="0"/>
                  <w:marTop w:val="0"/>
                  <w:marBottom w:val="0"/>
                  <w:divBdr>
                    <w:top w:val="none" w:sz="0" w:space="0" w:color="auto"/>
                    <w:left w:val="none" w:sz="0" w:space="0" w:color="auto"/>
                    <w:bottom w:val="none" w:sz="0" w:space="0" w:color="auto"/>
                    <w:right w:val="none" w:sz="0" w:space="0" w:color="auto"/>
                  </w:divBdr>
                </w:div>
                <w:div w:id="1993025423">
                  <w:marLeft w:val="640"/>
                  <w:marRight w:val="0"/>
                  <w:marTop w:val="0"/>
                  <w:marBottom w:val="0"/>
                  <w:divBdr>
                    <w:top w:val="none" w:sz="0" w:space="0" w:color="auto"/>
                    <w:left w:val="none" w:sz="0" w:space="0" w:color="auto"/>
                    <w:bottom w:val="none" w:sz="0" w:space="0" w:color="auto"/>
                    <w:right w:val="none" w:sz="0" w:space="0" w:color="auto"/>
                  </w:divBdr>
                </w:div>
                <w:div w:id="2048949178">
                  <w:marLeft w:val="640"/>
                  <w:marRight w:val="0"/>
                  <w:marTop w:val="0"/>
                  <w:marBottom w:val="0"/>
                  <w:divBdr>
                    <w:top w:val="none" w:sz="0" w:space="0" w:color="auto"/>
                    <w:left w:val="none" w:sz="0" w:space="0" w:color="auto"/>
                    <w:bottom w:val="none" w:sz="0" w:space="0" w:color="auto"/>
                    <w:right w:val="none" w:sz="0" w:space="0" w:color="auto"/>
                  </w:divBdr>
                </w:div>
                <w:div w:id="2060548863">
                  <w:marLeft w:val="640"/>
                  <w:marRight w:val="0"/>
                  <w:marTop w:val="0"/>
                  <w:marBottom w:val="0"/>
                  <w:divBdr>
                    <w:top w:val="none" w:sz="0" w:space="0" w:color="auto"/>
                    <w:left w:val="none" w:sz="0" w:space="0" w:color="auto"/>
                    <w:bottom w:val="none" w:sz="0" w:space="0" w:color="auto"/>
                    <w:right w:val="none" w:sz="0" w:space="0" w:color="auto"/>
                  </w:divBdr>
                </w:div>
                <w:div w:id="2125533174">
                  <w:marLeft w:val="640"/>
                  <w:marRight w:val="0"/>
                  <w:marTop w:val="0"/>
                  <w:marBottom w:val="0"/>
                  <w:divBdr>
                    <w:top w:val="none" w:sz="0" w:space="0" w:color="auto"/>
                    <w:left w:val="none" w:sz="0" w:space="0" w:color="auto"/>
                    <w:bottom w:val="none" w:sz="0" w:space="0" w:color="auto"/>
                    <w:right w:val="none" w:sz="0" w:space="0" w:color="auto"/>
                  </w:divBdr>
                </w:div>
                <w:div w:id="2129741275">
                  <w:marLeft w:val="640"/>
                  <w:marRight w:val="0"/>
                  <w:marTop w:val="0"/>
                  <w:marBottom w:val="0"/>
                  <w:divBdr>
                    <w:top w:val="none" w:sz="0" w:space="0" w:color="auto"/>
                    <w:left w:val="none" w:sz="0" w:space="0" w:color="auto"/>
                    <w:bottom w:val="none" w:sz="0" w:space="0" w:color="auto"/>
                    <w:right w:val="none" w:sz="0" w:space="0" w:color="auto"/>
                  </w:divBdr>
                </w:div>
              </w:divsChild>
            </w:div>
            <w:div w:id="1914775096">
              <w:marLeft w:val="0"/>
              <w:marRight w:val="0"/>
              <w:marTop w:val="0"/>
              <w:marBottom w:val="0"/>
              <w:divBdr>
                <w:top w:val="none" w:sz="0" w:space="0" w:color="auto"/>
                <w:left w:val="none" w:sz="0" w:space="0" w:color="auto"/>
                <w:bottom w:val="none" w:sz="0" w:space="0" w:color="auto"/>
                <w:right w:val="none" w:sz="0" w:space="0" w:color="auto"/>
              </w:divBdr>
              <w:divsChild>
                <w:div w:id="57410281">
                  <w:marLeft w:val="640"/>
                  <w:marRight w:val="0"/>
                  <w:marTop w:val="0"/>
                  <w:marBottom w:val="0"/>
                  <w:divBdr>
                    <w:top w:val="none" w:sz="0" w:space="0" w:color="auto"/>
                    <w:left w:val="none" w:sz="0" w:space="0" w:color="auto"/>
                    <w:bottom w:val="none" w:sz="0" w:space="0" w:color="auto"/>
                    <w:right w:val="none" w:sz="0" w:space="0" w:color="auto"/>
                  </w:divBdr>
                </w:div>
                <w:div w:id="68119248">
                  <w:marLeft w:val="640"/>
                  <w:marRight w:val="0"/>
                  <w:marTop w:val="0"/>
                  <w:marBottom w:val="0"/>
                  <w:divBdr>
                    <w:top w:val="none" w:sz="0" w:space="0" w:color="auto"/>
                    <w:left w:val="none" w:sz="0" w:space="0" w:color="auto"/>
                    <w:bottom w:val="none" w:sz="0" w:space="0" w:color="auto"/>
                    <w:right w:val="none" w:sz="0" w:space="0" w:color="auto"/>
                  </w:divBdr>
                </w:div>
                <w:div w:id="69348823">
                  <w:marLeft w:val="640"/>
                  <w:marRight w:val="0"/>
                  <w:marTop w:val="0"/>
                  <w:marBottom w:val="0"/>
                  <w:divBdr>
                    <w:top w:val="none" w:sz="0" w:space="0" w:color="auto"/>
                    <w:left w:val="none" w:sz="0" w:space="0" w:color="auto"/>
                    <w:bottom w:val="none" w:sz="0" w:space="0" w:color="auto"/>
                    <w:right w:val="none" w:sz="0" w:space="0" w:color="auto"/>
                  </w:divBdr>
                </w:div>
                <w:div w:id="70662203">
                  <w:marLeft w:val="640"/>
                  <w:marRight w:val="0"/>
                  <w:marTop w:val="0"/>
                  <w:marBottom w:val="0"/>
                  <w:divBdr>
                    <w:top w:val="none" w:sz="0" w:space="0" w:color="auto"/>
                    <w:left w:val="none" w:sz="0" w:space="0" w:color="auto"/>
                    <w:bottom w:val="none" w:sz="0" w:space="0" w:color="auto"/>
                    <w:right w:val="none" w:sz="0" w:space="0" w:color="auto"/>
                  </w:divBdr>
                </w:div>
                <w:div w:id="87973474">
                  <w:marLeft w:val="640"/>
                  <w:marRight w:val="0"/>
                  <w:marTop w:val="0"/>
                  <w:marBottom w:val="0"/>
                  <w:divBdr>
                    <w:top w:val="none" w:sz="0" w:space="0" w:color="auto"/>
                    <w:left w:val="none" w:sz="0" w:space="0" w:color="auto"/>
                    <w:bottom w:val="none" w:sz="0" w:space="0" w:color="auto"/>
                    <w:right w:val="none" w:sz="0" w:space="0" w:color="auto"/>
                  </w:divBdr>
                </w:div>
                <w:div w:id="130248735">
                  <w:marLeft w:val="640"/>
                  <w:marRight w:val="0"/>
                  <w:marTop w:val="0"/>
                  <w:marBottom w:val="0"/>
                  <w:divBdr>
                    <w:top w:val="none" w:sz="0" w:space="0" w:color="auto"/>
                    <w:left w:val="none" w:sz="0" w:space="0" w:color="auto"/>
                    <w:bottom w:val="none" w:sz="0" w:space="0" w:color="auto"/>
                    <w:right w:val="none" w:sz="0" w:space="0" w:color="auto"/>
                  </w:divBdr>
                </w:div>
                <w:div w:id="135613654">
                  <w:marLeft w:val="640"/>
                  <w:marRight w:val="0"/>
                  <w:marTop w:val="0"/>
                  <w:marBottom w:val="0"/>
                  <w:divBdr>
                    <w:top w:val="none" w:sz="0" w:space="0" w:color="auto"/>
                    <w:left w:val="none" w:sz="0" w:space="0" w:color="auto"/>
                    <w:bottom w:val="none" w:sz="0" w:space="0" w:color="auto"/>
                    <w:right w:val="none" w:sz="0" w:space="0" w:color="auto"/>
                  </w:divBdr>
                </w:div>
                <w:div w:id="151609863">
                  <w:marLeft w:val="640"/>
                  <w:marRight w:val="0"/>
                  <w:marTop w:val="0"/>
                  <w:marBottom w:val="0"/>
                  <w:divBdr>
                    <w:top w:val="none" w:sz="0" w:space="0" w:color="auto"/>
                    <w:left w:val="none" w:sz="0" w:space="0" w:color="auto"/>
                    <w:bottom w:val="none" w:sz="0" w:space="0" w:color="auto"/>
                    <w:right w:val="none" w:sz="0" w:space="0" w:color="auto"/>
                  </w:divBdr>
                </w:div>
                <w:div w:id="294145595">
                  <w:marLeft w:val="640"/>
                  <w:marRight w:val="0"/>
                  <w:marTop w:val="0"/>
                  <w:marBottom w:val="0"/>
                  <w:divBdr>
                    <w:top w:val="none" w:sz="0" w:space="0" w:color="auto"/>
                    <w:left w:val="none" w:sz="0" w:space="0" w:color="auto"/>
                    <w:bottom w:val="none" w:sz="0" w:space="0" w:color="auto"/>
                    <w:right w:val="none" w:sz="0" w:space="0" w:color="auto"/>
                  </w:divBdr>
                </w:div>
                <w:div w:id="295179574">
                  <w:marLeft w:val="640"/>
                  <w:marRight w:val="0"/>
                  <w:marTop w:val="0"/>
                  <w:marBottom w:val="0"/>
                  <w:divBdr>
                    <w:top w:val="none" w:sz="0" w:space="0" w:color="auto"/>
                    <w:left w:val="none" w:sz="0" w:space="0" w:color="auto"/>
                    <w:bottom w:val="none" w:sz="0" w:space="0" w:color="auto"/>
                    <w:right w:val="none" w:sz="0" w:space="0" w:color="auto"/>
                  </w:divBdr>
                </w:div>
                <w:div w:id="311176583">
                  <w:marLeft w:val="640"/>
                  <w:marRight w:val="0"/>
                  <w:marTop w:val="0"/>
                  <w:marBottom w:val="0"/>
                  <w:divBdr>
                    <w:top w:val="none" w:sz="0" w:space="0" w:color="auto"/>
                    <w:left w:val="none" w:sz="0" w:space="0" w:color="auto"/>
                    <w:bottom w:val="none" w:sz="0" w:space="0" w:color="auto"/>
                    <w:right w:val="none" w:sz="0" w:space="0" w:color="auto"/>
                  </w:divBdr>
                </w:div>
                <w:div w:id="333995358">
                  <w:marLeft w:val="640"/>
                  <w:marRight w:val="0"/>
                  <w:marTop w:val="0"/>
                  <w:marBottom w:val="0"/>
                  <w:divBdr>
                    <w:top w:val="none" w:sz="0" w:space="0" w:color="auto"/>
                    <w:left w:val="none" w:sz="0" w:space="0" w:color="auto"/>
                    <w:bottom w:val="none" w:sz="0" w:space="0" w:color="auto"/>
                    <w:right w:val="none" w:sz="0" w:space="0" w:color="auto"/>
                  </w:divBdr>
                </w:div>
                <w:div w:id="373190087">
                  <w:marLeft w:val="640"/>
                  <w:marRight w:val="0"/>
                  <w:marTop w:val="0"/>
                  <w:marBottom w:val="0"/>
                  <w:divBdr>
                    <w:top w:val="none" w:sz="0" w:space="0" w:color="auto"/>
                    <w:left w:val="none" w:sz="0" w:space="0" w:color="auto"/>
                    <w:bottom w:val="none" w:sz="0" w:space="0" w:color="auto"/>
                    <w:right w:val="none" w:sz="0" w:space="0" w:color="auto"/>
                  </w:divBdr>
                </w:div>
                <w:div w:id="382412383">
                  <w:marLeft w:val="640"/>
                  <w:marRight w:val="0"/>
                  <w:marTop w:val="0"/>
                  <w:marBottom w:val="0"/>
                  <w:divBdr>
                    <w:top w:val="none" w:sz="0" w:space="0" w:color="auto"/>
                    <w:left w:val="none" w:sz="0" w:space="0" w:color="auto"/>
                    <w:bottom w:val="none" w:sz="0" w:space="0" w:color="auto"/>
                    <w:right w:val="none" w:sz="0" w:space="0" w:color="auto"/>
                  </w:divBdr>
                </w:div>
                <w:div w:id="469639746">
                  <w:marLeft w:val="640"/>
                  <w:marRight w:val="0"/>
                  <w:marTop w:val="0"/>
                  <w:marBottom w:val="0"/>
                  <w:divBdr>
                    <w:top w:val="none" w:sz="0" w:space="0" w:color="auto"/>
                    <w:left w:val="none" w:sz="0" w:space="0" w:color="auto"/>
                    <w:bottom w:val="none" w:sz="0" w:space="0" w:color="auto"/>
                    <w:right w:val="none" w:sz="0" w:space="0" w:color="auto"/>
                  </w:divBdr>
                </w:div>
                <w:div w:id="486170527">
                  <w:marLeft w:val="640"/>
                  <w:marRight w:val="0"/>
                  <w:marTop w:val="0"/>
                  <w:marBottom w:val="0"/>
                  <w:divBdr>
                    <w:top w:val="none" w:sz="0" w:space="0" w:color="auto"/>
                    <w:left w:val="none" w:sz="0" w:space="0" w:color="auto"/>
                    <w:bottom w:val="none" w:sz="0" w:space="0" w:color="auto"/>
                    <w:right w:val="none" w:sz="0" w:space="0" w:color="auto"/>
                  </w:divBdr>
                </w:div>
                <w:div w:id="501436589">
                  <w:marLeft w:val="640"/>
                  <w:marRight w:val="0"/>
                  <w:marTop w:val="0"/>
                  <w:marBottom w:val="0"/>
                  <w:divBdr>
                    <w:top w:val="none" w:sz="0" w:space="0" w:color="auto"/>
                    <w:left w:val="none" w:sz="0" w:space="0" w:color="auto"/>
                    <w:bottom w:val="none" w:sz="0" w:space="0" w:color="auto"/>
                    <w:right w:val="none" w:sz="0" w:space="0" w:color="auto"/>
                  </w:divBdr>
                </w:div>
                <w:div w:id="510295648">
                  <w:marLeft w:val="640"/>
                  <w:marRight w:val="0"/>
                  <w:marTop w:val="0"/>
                  <w:marBottom w:val="0"/>
                  <w:divBdr>
                    <w:top w:val="none" w:sz="0" w:space="0" w:color="auto"/>
                    <w:left w:val="none" w:sz="0" w:space="0" w:color="auto"/>
                    <w:bottom w:val="none" w:sz="0" w:space="0" w:color="auto"/>
                    <w:right w:val="none" w:sz="0" w:space="0" w:color="auto"/>
                  </w:divBdr>
                </w:div>
                <w:div w:id="577177733">
                  <w:marLeft w:val="640"/>
                  <w:marRight w:val="0"/>
                  <w:marTop w:val="0"/>
                  <w:marBottom w:val="0"/>
                  <w:divBdr>
                    <w:top w:val="none" w:sz="0" w:space="0" w:color="auto"/>
                    <w:left w:val="none" w:sz="0" w:space="0" w:color="auto"/>
                    <w:bottom w:val="none" w:sz="0" w:space="0" w:color="auto"/>
                    <w:right w:val="none" w:sz="0" w:space="0" w:color="auto"/>
                  </w:divBdr>
                </w:div>
                <w:div w:id="584265719">
                  <w:marLeft w:val="640"/>
                  <w:marRight w:val="0"/>
                  <w:marTop w:val="0"/>
                  <w:marBottom w:val="0"/>
                  <w:divBdr>
                    <w:top w:val="none" w:sz="0" w:space="0" w:color="auto"/>
                    <w:left w:val="none" w:sz="0" w:space="0" w:color="auto"/>
                    <w:bottom w:val="none" w:sz="0" w:space="0" w:color="auto"/>
                    <w:right w:val="none" w:sz="0" w:space="0" w:color="auto"/>
                  </w:divBdr>
                </w:div>
                <w:div w:id="598148476">
                  <w:marLeft w:val="640"/>
                  <w:marRight w:val="0"/>
                  <w:marTop w:val="0"/>
                  <w:marBottom w:val="0"/>
                  <w:divBdr>
                    <w:top w:val="none" w:sz="0" w:space="0" w:color="auto"/>
                    <w:left w:val="none" w:sz="0" w:space="0" w:color="auto"/>
                    <w:bottom w:val="none" w:sz="0" w:space="0" w:color="auto"/>
                    <w:right w:val="none" w:sz="0" w:space="0" w:color="auto"/>
                  </w:divBdr>
                </w:div>
                <w:div w:id="690836682">
                  <w:marLeft w:val="640"/>
                  <w:marRight w:val="0"/>
                  <w:marTop w:val="0"/>
                  <w:marBottom w:val="0"/>
                  <w:divBdr>
                    <w:top w:val="none" w:sz="0" w:space="0" w:color="auto"/>
                    <w:left w:val="none" w:sz="0" w:space="0" w:color="auto"/>
                    <w:bottom w:val="none" w:sz="0" w:space="0" w:color="auto"/>
                    <w:right w:val="none" w:sz="0" w:space="0" w:color="auto"/>
                  </w:divBdr>
                </w:div>
                <w:div w:id="789666983">
                  <w:marLeft w:val="640"/>
                  <w:marRight w:val="0"/>
                  <w:marTop w:val="0"/>
                  <w:marBottom w:val="0"/>
                  <w:divBdr>
                    <w:top w:val="none" w:sz="0" w:space="0" w:color="auto"/>
                    <w:left w:val="none" w:sz="0" w:space="0" w:color="auto"/>
                    <w:bottom w:val="none" w:sz="0" w:space="0" w:color="auto"/>
                    <w:right w:val="none" w:sz="0" w:space="0" w:color="auto"/>
                  </w:divBdr>
                </w:div>
                <w:div w:id="805393932">
                  <w:marLeft w:val="640"/>
                  <w:marRight w:val="0"/>
                  <w:marTop w:val="0"/>
                  <w:marBottom w:val="0"/>
                  <w:divBdr>
                    <w:top w:val="none" w:sz="0" w:space="0" w:color="auto"/>
                    <w:left w:val="none" w:sz="0" w:space="0" w:color="auto"/>
                    <w:bottom w:val="none" w:sz="0" w:space="0" w:color="auto"/>
                    <w:right w:val="none" w:sz="0" w:space="0" w:color="auto"/>
                  </w:divBdr>
                </w:div>
                <w:div w:id="854272744">
                  <w:marLeft w:val="640"/>
                  <w:marRight w:val="0"/>
                  <w:marTop w:val="0"/>
                  <w:marBottom w:val="0"/>
                  <w:divBdr>
                    <w:top w:val="none" w:sz="0" w:space="0" w:color="auto"/>
                    <w:left w:val="none" w:sz="0" w:space="0" w:color="auto"/>
                    <w:bottom w:val="none" w:sz="0" w:space="0" w:color="auto"/>
                    <w:right w:val="none" w:sz="0" w:space="0" w:color="auto"/>
                  </w:divBdr>
                </w:div>
                <w:div w:id="901019125">
                  <w:marLeft w:val="640"/>
                  <w:marRight w:val="0"/>
                  <w:marTop w:val="0"/>
                  <w:marBottom w:val="0"/>
                  <w:divBdr>
                    <w:top w:val="none" w:sz="0" w:space="0" w:color="auto"/>
                    <w:left w:val="none" w:sz="0" w:space="0" w:color="auto"/>
                    <w:bottom w:val="none" w:sz="0" w:space="0" w:color="auto"/>
                    <w:right w:val="none" w:sz="0" w:space="0" w:color="auto"/>
                  </w:divBdr>
                </w:div>
                <w:div w:id="920942838">
                  <w:marLeft w:val="640"/>
                  <w:marRight w:val="0"/>
                  <w:marTop w:val="0"/>
                  <w:marBottom w:val="0"/>
                  <w:divBdr>
                    <w:top w:val="none" w:sz="0" w:space="0" w:color="auto"/>
                    <w:left w:val="none" w:sz="0" w:space="0" w:color="auto"/>
                    <w:bottom w:val="none" w:sz="0" w:space="0" w:color="auto"/>
                    <w:right w:val="none" w:sz="0" w:space="0" w:color="auto"/>
                  </w:divBdr>
                </w:div>
                <w:div w:id="954873933">
                  <w:marLeft w:val="640"/>
                  <w:marRight w:val="0"/>
                  <w:marTop w:val="0"/>
                  <w:marBottom w:val="0"/>
                  <w:divBdr>
                    <w:top w:val="none" w:sz="0" w:space="0" w:color="auto"/>
                    <w:left w:val="none" w:sz="0" w:space="0" w:color="auto"/>
                    <w:bottom w:val="none" w:sz="0" w:space="0" w:color="auto"/>
                    <w:right w:val="none" w:sz="0" w:space="0" w:color="auto"/>
                  </w:divBdr>
                </w:div>
                <w:div w:id="978338149">
                  <w:marLeft w:val="640"/>
                  <w:marRight w:val="0"/>
                  <w:marTop w:val="0"/>
                  <w:marBottom w:val="0"/>
                  <w:divBdr>
                    <w:top w:val="none" w:sz="0" w:space="0" w:color="auto"/>
                    <w:left w:val="none" w:sz="0" w:space="0" w:color="auto"/>
                    <w:bottom w:val="none" w:sz="0" w:space="0" w:color="auto"/>
                    <w:right w:val="none" w:sz="0" w:space="0" w:color="auto"/>
                  </w:divBdr>
                </w:div>
                <w:div w:id="989867865">
                  <w:marLeft w:val="640"/>
                  <w:marRight w:val="0"/>
                  <w:marTop w:val="0"/>
                  <w:marBottom w:val="0"/>
                  <w:divBdr>
                    <w:top w:val="none" w:sz="0" w:space="0" w:color="auto"/>
                    <w:left w:val="none" w:sz="0" w:space="0" w:color="auto"/>
                    <w:bottom w:val="none" w:sz="0" w:space="0" w:color="auto"/>
                    <w:right w:val="none" w:sz="0" w:space="0" w:color="auto"/>
                  </w:divBdr>
                </w:div>
                <w:div w:id="1017269434">
                  <w:marLeft w:val="640"/>
                  <w:marRight w:val="0"/>
                  <w:marTop w:val="0"/>
                  <w:marBottom w:val="0"/>
                  <w:divBdr>
                    <w:top w:val="none" w:sz="0" w:space="0" w:color="auto"/>
                    <w:left w:val="none" w:sz="0" w:space="0" w:color="auto"/>
                    <w:bottom w:val="none" w:sz="0" w:space="0" w:color="auto"/>
                    <w:right w:val="none" w:sz="0" w:space="0" w:color="auto"/>
                  </w:divBdr>
                </w:div>
                <w:div w:id="1032920990">
                  <w:marLeft w:val="640"/>
                  <w:marRight w:val="0"/>
                  <w:marTop w:val="0"/>
                  <w:marBottom w:val="0"/>
                  <w:divBdr>
                    <w:top w:val="none" w:sz="0" w:space="0" w:color="auto"/>
                    <w:left w:val="none" w:sz="0" w:space="0" w:color="auto"/>
                    <w:bottom w:val="none" w:sz="0" w:space="0" w:color="auto"/>
                    <w:right w:val="none" w:sz="0" w:space="0" w:color="auto"/>
                  </w:divBdr>
                </w:div>
                <w:div w:id="1053626051">
                  <w:marLeft w:val="640"/>
                  <w:marRight w:val="0"/>
                  <w:marTop w:val="0"/>
                  <w:marBottom w:val="0"/>
                  <w:divBdr>
                    <w:top w:val="none" w:sz="0" w:space="0" w:color="auto"/>
                    <w:left w:val="none" w:sz="0" w:space="0" w:color="auto"/>
                    <w:bottom w:val="none" w:sz="0" w:space="0" w:color="auto"/>
                    <w:right w:val="none" w:sz="0" w:space="0" w:color="auto"/>
                  </w:divBdr>
                </w:div>
                <w:div w:id="1092705123">
                  <w:marLeft w:val="640"/>
                  <w:marRight w:val="0"/>
                  <w:marTop w:val="0"/>
                  <w:marBottom w:val="0"/>
                  <w:divBdr>
                    <w:top w:val="none" w:sz="0" w:space="0" w:color="auto"/>
                    <w:left w:val="none" w:sz="0" w:space="0" w:color="auto"/>
                    <w:bottom w:val="none" w:sz="0" w:space="0" w:color="auto"/>
                    <w:right w:val="none" w:sz="0" w:space="0" w:color="auto"/>
                  </w:divBdr>
                </w:div>
                <w:div w:id="1132091055">
                  <w:marLeft w:val="640"/>
                  <w:marRight w:val="0"/>
                  <w:marTop w:val="0"/>
                  <w:marBottom w:val="0"/>
                  <w:divBdr>
                    <w:top w:val="none" w:sz="0" w:space="0" w:color="auto"/>
                    <w:left w:val="none" w:sz="0" w:space="0" w:color="auto"/>
                    <w:bottom w:val="none" w:sz="0" w:space="0" w:color="auto"/>
                    <w:right w:val="none" w:sz="0" w:space="0" w:color="auto"/>
                  </w:divBdr>
                </w:div>
                <w:div w:id="1199703218">
                  <w:marLeft w:val="640"/>
                  <w:marRight w:val="0"/>
                  <w:marTop w:val="0"/>
                  <w:marBottom w:val="0"/>
                  <w:divBdr>
                    <w:top w:val="none" w:sz="0" w:space="0" w:color="auto"/>
                    <w:left w:val="none" w:sz="0" w:space="0" w:color="auto"/>
                    <w:bottom w:val="none" w:sz="0" w:space="0" w:color="auto"/>
                    <w:right w:val="none" w:sz="0" w:space="0" w:color="auto"/>
                  </w:divBdr>
                </w:div>
                <w:div w:id="1206142841">
                  <w:marLeft w:val="640"/>
                  <w:marRight w:val="0"/>
                  <w:marTop w:val="0"/>
                  <w:marBottom w:val="0"/>
                  <w:divBdr>
                    <w:top w:val="none" w:sz="0" w:space="0" w:color="auto"/>
                    <w:left w:val="none" w:sz="0" w:space="0" w:color="auto"/>
                    <w:bottom w:val="none" w:sz="0" w:space="0" w:color="auto"/>
                    <w:right w:val="none" w:sz="0" w:space="0" w:color="auto"/>
                  </w:divBdr>
                </w:div>
                <w:div w:id="1291126207">
                  <w:marLeft w:val="640"/>
                  <w:marRight w:val="0"/>
                  <w:marTop w:val="0"/>
                  <w:marBottom w:val="0"/>
                  <w:divBdr>
                    <w:top w:val="none" w:sz="0" w:space="0" w:color="auto"/>
                    <w:left w:val="none" w:sz="0" w:space="0" w:color="auto"/>
                    <w:bottom w:val="none" w:sz="0" w:space="0" w:color="auto"/>
                    <w:right w:val="none" w:sz="0" w:space="0" w:color="auto"/>
                  </w:divBdr>
                </w:div>
                <w:div w:id="1353874016">
                  <w:marLeft w:val="640"/>
                  <w:marRight w:val="0"/>
                  <w:marTop w:val="0"/>
                  <w:marBottom w:val="0"/>
                  <w:divBdr>
                    <w:top w:val="none" w:sz="0" w:space="0" w:color="auto"/>
                    <w:left w:val="none" w:sz="0" w:space="0" w:color="auto"/>
                    <w:bottom w:val="none" w:sz="0" w:space="0" w:color="auto"/>
                    <w:right w:val="none" w:sz="0" w:space="0" w:color="auto"/>
                  </w:divBdr>
                </w:div>
                <w:div w:id="1375620134">
                  <w:marLeft w:val="640"/>
                  <w:marRight w:val="0"/>
                  <w:marTop w:val="0"/>
                  <w:marBottom w:val="0"/>
                  <w:divBdr>
                    <w:top w:val="none" w:sz="0" w:space="0" w:color="auto"/>
                    <w:left w:val="none" w:sz="0" w:space="0" w:color="auto"/>
                    <w:bottom w:val="none" w:sz="0" w:space="0" w:color="auto"/>
                    <w:right w:val="none" w:sz="0" w:space="0" w:color="auto"/>
                  </w:divBdr>
                </w:div>
                <w:div w:id="1400131327">
                  <w:marLeft w:val="640"/>
                  <w:marRight w:val="0"/>
                  <w:marTop w:val="0"/>
                  <w:marBottom w:val="0"/>
                  <w:divBdr>
                    <w:top w:val="none" w:sz="0" w:space="0" w:color="auto"/>
                    <w:left w:val="none" w:sz="0" w:space="0" w:color="auto"/>
                    <w:bottom w:val="none" w:sz="0" w:space="0" w:color="auto"/>
                    <w:right w:val="none" w:sz="0" w:space="0" w:color="auto"/>
                  </w:divBdr>
                </w:div>
                <w:div w:id="1400859979">
                  <w:marLeft w:val="640"/>
                  <w:marRight w:val="0"/>
                  <w:marTop w:val="0"/>
                  <w:marBottom w:val="0"/>
                  <w:divBdr>
                    <w:top w:val="none" w:sz="0" w:space="0" w:color="auto"/>
                    <w:left w:val="none" w:sz="0" w:space="0" w:color="auto"/>
                    <w:bottom w:val="none" w:sz="0" w:space="0" w:color="auto"/>
                    <w:right w:val="none" w:sz="0" w:space="0" w:color="auto"/>
                  </w:divBdr>
                </w:div>
                <w:div w:id="1402017523">
                  <w:marLeft w:val="640"/>
                  <w:marRight w:val="0"/>
                  <w:marTop w:val="0"/>
                  <w:marBottom w:val="0"/>
                  <w:divBdr>
                    <w:top w:val="none" w:sz="0" w:space="0" w:color="auto"/>
                    <w:left w:val="none" w:sz="0" w:space="0" w:color="auto"/>
                    <w:bottom w:val="none" w:sz="0" w:space="0" w:color="auto"/>
                    <w:right w:val="none" w:sz="0" w:space="0" w:color="auto"/>
                  </w:divBdr>
                </w:div>
                <w:div w:id="1405182935">
                  <w:marLeft w:val="640"/>
                  <w:marRight w:val="0"/>
                  <w:marTop w:val="0"/>
                  <w:marBottom w:val="0"/>
                  <w:divBdr>
                    <w:top w:val="none" w:sz="0" w:space="0" w:color="auto"/>
                    <w:left w:val="none" w:sz="0" w:space="0" w:color="auto"/>
                    <w:bottom w:val="none" w:sz="0" w:space="0" w:color="auto"/>
                    <w:right w:val="none" w:sz="0" w:space="0" w:color="auto"/>
                  </w:divBdr>
                </w:div>
                <w:div w:id="1427926357">
                  <w:marLeft w:val="640"/>
                  <w:marRight w:val="0"/>
                  <w:marTop w:val="0"/>
                  <w:marBottom w:val="0"/>
                  <w:divBdr>
                    <w:top w:val="none" w:sz="0" w:space="0" w:color="auto"/>
                    <w:left w:val="none" w:sz="0" w:space="0" w:color="auto"/>
                    <w:bottom w:val="none" w:sz="0" w:space="0" w:color="auto"/>
                    <w:right w:val="none" w:sz="0" w:space="0" w:color="auto"/>
                  </w:divBdr>
                </w:div>
                <w:div w:id="1549487265">
                  <w:marLeft w:val="640"/>
                  <w:marRight w:val="0"/>
                  <w:marTop w:val="0"/>
                  <w:marBottom w:val="0"/>
                  <w:divBdr>
                    <w:top w:val="none" w:sz="0" w:space="0" w:color="auto"/>
                    <w:left w:val="none" w:sz="0" w:space="0" w:color="auto"/>
                    <w:bottom w:val="none" w:sz="0" w:space="0" w:color="auto"/>
                    <w:right w:val="none" w:sz="0" w:space="0" w:color="auto"/>
                  </w:divBdr>
                </w:div>
                <w:div w:id="1591963740">
                  <w:marLeft w:val="640"/>
                  <w:marRight w:val="0"/>
                  <w:marTop w:val="0"/>
                  <w:marBottom w:val="0"/>
                  <w:divBdr>
                    <w:top w:val="none" w:sz="0" w:space="0" w:color="auto"/>
                    <w:left w:val="none" w:sz="0" w:space="0" w:color="auto"/>
                    <w:bottom w:val="none" w:sz="0" w:space="0" w:color="auto"/>
                    <w:right w:val="none" w:sz="0" w:space="0" w:color="auto"/>
                  </w:divBdr>
                </w:div>
                <w:div w:id="1661345075">
                  <w:marLeft w:val="640"/>
                  <w:marRight w:val="0"/>
                  <w:marTop w:val="0"/>
                  <w:marBottom w:val="0"/>
                  <w:divBdr>
                    <w:top w:val="none" w:sz="0" w:space="0" w:color="auto"/>
                    <w:left w:val="none" w:sz="0" w:space="0" w:color="auto"/>
                    <w:bottom w:val="none" w:sz="0" w:space="0" w:color="auto"/>
                    <w:right w:val="none" w:sz="0" w:space="0" w:color="auto"/>
                  </w:divBdr>
                </w:div>
                <w:div w:id="1701396065">
                  <w:marLeft w:val="640"/>
                  <w:marRight w:val="0"/>
                  <w:marTop w:val="0"/>
                  <w:marBottom w:val="0"/>
                  <w:divBdr>
                    <w:top w:val="none" w:sz="0" w:space="0" w:color="auto"/>
                    <w:left w:val="none" w:sz="0" w:space="0" w:color="auto"/>
                    <w:bottom w:val="none" w:sz="0" w:space="0" w:color="auto"/>
                    <w:right w:val="none" w:sz="0" w:space="0" w:color="auto"/>
                  </w:divBdr>
                </w:div>
                <w:div w:id="1705903013">
                  <w:marLeft w:val="640"/>
                  <w:marRight w:val="0"/>
                  <w:marTop w:val="0"/>
                  <w:marBottom w:val="0"/>
                  <w:divBdr>
                    <w:top w:val="none" w:sz="0" w:space="0" w:color="auto"/>
                    <w:left w:val="none" w:sz="0" w:space="0" w:color="auto"/>
                    <w:bottom w:val="none" w:sz="0" w:space="0" w:color="auto"/>
                    <w:right w:val="none" w:sz="0" w:space="0" w:color="auto"/>
                  </w:divBdr>
                </w:div>
                <w:div w:id="1770656337">
                  <w:marLeft w:val="640"/>
                  <w:marRight w:val="0"/>
                  <w:marTop w:val="0"/>
                  <w:marBottom w:val="0"/>
                  <w:divBdr>
                    <w:top w:val="none" w:sz="0" w:space="0" w:color="auto"/>
                    <w:left w:val="none" w:sz="0" w:space="0" w:color="auto"/>
                    <w:bottom w:val="none" w:sz="0" w:space="0" w:color="auto"/>
                    <w:right w:val="none" w:sz="0" w:space="0" w:color="auto"/>
                  </w:divBdr>
                </w:div>
                <w:div w:id="1793741758">
                  <w:marLeft w:val="640"/>
                  <w:marRight w:val="0"/>
                  <w:marTop w:val="0"/>
                  <w:marBottom w:val="0"/>
                  <w:divBdr>
                    <w:top w:val="none" w:sz="0" w:space="0" w:color="auto"/>
                    <w:left w:val="none" w:sz="0" w:space="0" w:color="auto"/>
                    <w:bottom w:val="none" w:sz="0" w:space="0" w:color="auto"/>
                    <w:right w:val="none" w:sz="0" w:space="0" w:color="auto"/>
                  </w:divBdr>
                </w:div>
                <w:div w:id="1837453995">
                  <w:marLeft w:val="640"/>
                  <w:marRight w:val="0"/>
                  <w:marTop w:val="0"/>
                  <w:marBottom w:val="0"/>
                  <w:divBdr>
                    <w:top w:val="none" w:sz="0" w:space="0" w:color="auto"/>
                    <w:left w:val="none" w:sz="0" w:space="0" w:color="auto"/>
                    <w:bottom w:val="none" w:sz="0" w:space="0" w:color="auto"/>
                    <w:right w:val="none" w:sz="0" w:space="0" w:color="auto"/>
                  </w:divBdr>
                </w:div>
                <w:div w:id="1871724920">
                  <w:marLeft w:val="640"/>
                  <w:marRight w:val="0"/>
                  <w:marTop w:val="0"/>
                  <w:marBottom w:val="0"/>
                  <w:divBdr>
                    <w:top w:val="none" w:sz="0" w:space="0" w:color="auto"/>
                    <w:left w:val="none" w:sz="0" w:space="0" w:color="auto"/>
                    <w:bottom w:val="none" w:sz="0" w:space="0" w:color="auto"/>
                    <w:right w:val="none" w:sz="0" w:space="0" w:color="auto"/>
                  </w:divBdr>
                </w:div>
                <w:div w:id="1911847886">
                  <w:marLeft w:val="640"/>
                  <w:marRight w:val="0"/>
                  <w:marTop w:val="0"/>
                  <w:marBottom w:val="0"/>
                  <w:divBdr>
                    <w:top w:val="none" w:sz="0" w:space="0" w:color="auto"/>
                    <w:left w:val="none" w:sz="0" w:space="0" w:color="auto"/>
                    <w:bottom w:val="none" w:sz="0" w:space="0" w:color="auto"/>
                    <w:right w:val="none" w:sz="0" w:space="0" w:color="auto"/>
                  </w:divBdr>
                </w:div>
                <w:div w:id="1957366841">
                  <w:marLeft w:val="640"/>
                  <w:marRight w:val="0"/>
                  <w:marTop w:val="0"/>
                  <w:marBottom w:val="0"/>
                  <w:divBdr>
                    <w:top w:val="none" w:sz="0" w:space="0" w:color="auto"/>
                    <w:left w:val="none" w:sz="0" w:space="0" w:color="auto"/>
                    <w:bottom w:val="none" w:sz="0" w:space="0" w:color="auto"/>
                    <w:right w:val="none" w:sz="0" w:space="0" w:color="auto"/>
                  </w:divBdr>
                </w:div>
                <w:div w:id="2012369805">
                  <w:marLeft w:val="640"/>
                  <w:marRight w:val="0"/>
                  <w:marTop w:val="0"/>
                  <w:marBottom w:val="0"/>
                  <w:divBdr>
                    <w:top w:val="none" w:sz="0" w:space="0" w:color="auto"/>
                    <w:left w:val="none" w:sz="0" w:space="0" w:color="auto"/>
                    <w:bottom w:val="none" w:sz="0" w:space="0" w:color="auto"/>
                    <w:right w:val="none" w:sz="0" w:space="0" w:color="auto"/>
                  </w:divBdr>
                </w:div>
                <w:div w:id="2028172987">
                  <w:marLeft w:val="640"/>
                  <w:marRight w:val="0"/>
                  <w:marTop w:val="0"/>
                  <w:marBottom w:val="0"/>
                  <w:divBdr>
                    <w:top w:val="none" w:sz="0" w:space="0" w:color="auto"/>
                    <w:left w:val="none" w:sz="0" w:space="0" w:color="auto"/>
                    <w:bottom w:val="none" w:sz="0" w:space="0" w:color="auto"/>
                    <w:right w:val="none" w:sz="0" w:space="0" w:color="auto"/>
                  </w:divBdr>
                </w:div>
                <w:div w:id="2035418302">
                  <w:marLeft w:val="640"/>
                  <w:marRight w:val="0"/>
                  <w:marTop w:val="0"/>
                  <w:marBottom w:val="0"/>
                  <w:divBdr>
                    <w:top w:val="none" w:sz="0" w:space="0" w:color="auto"/>
                    <w:left w:val="none" w:sz="0" w:space="0" w:color="auto"/>
                    <w:bottom w:val="none" w:sz="0" w:space="0" w:color="auto"/>
                    <w:right w:val="none" w:sz="0" w:space="0" w:color="auto"/>
                  </w:divBdr>
                </w:div>
                <w:div w:id="2053069434">
                  <w:marLeft w:val="640"/>
                  <w:marRight w:val="0"/>
                  <w:marTop w:val="0"/>
                  <w:marBottom w:val="0"/>
                  <w:divBdr>
                    <w:top w:val="none" w:sz="0" w:space="0" w:color="auto"/>
                    <w:left w:val="none" w:sz="0" w:space="0" w:color="auto"/>
                    <w:bottom w:val="none" w:sz="0" w:space="0" w:color="auto"/>
                    <w:right w:val="none" w:sz="0" w:space="0" w:color="auto"/>
                  </w:divBdr>
                </w:div>
                <w:div w:id="2064600040">
                  <w:marLeft w:val="640"/>
                  <w:marRight w:val="0"/>
                  <w:marTop w:val="0"/>
                  <w:marBottom w:val="0"/>
                  <w:divBdr>
                    <w:top w:val="none" w:sz="0" w:space="0" w:color="auto"/>
                    <w:left w:val="none" w:sz="0" w:space="0" w:color="auto"/>
                    <w:bottom w:val="none" w:sz="0" w:space="0" w:color="auto"/>
                    <w:right w:val="none" w:sz="0" w:space="0" w:color="auto"/>
                  </w:divBdr>
                </w:div>
                <w:div w:id="2145081881">
                  <w:marLeft w:val="640"/>
                  <w:marRight w:val="0"/>
                  <w:marTop w:val="0"/>
                  <w:marBottom w:val="0"/>
                  <w:divBdr>
                    <w:top w:val="none" w:sz="0" w:space="0" w:color="auto"/>
                    <w:left w:val="none" w:sz="0" w:space="0" w:color="auto"/>
                    <w:bottom w:val="none" w:sz="0" w:space="0" w:color="auto"/>
                    <w:right w:val="none" w:sz="0" w:space="0" w:color="auto"/>
                  </w:divBdr>
                </w:div>
              </w:divsChild>
            </w:div>
            <w:div w:id="1932276454">
              <w:marLeft w:val="0"/>
              <w:marRight w:val="0"/>
              <w:marTop w:val="0"/>
              <w:marBottom w:val="0"/>
              <w:divBdr>
                <w:top w:val="none" w:sz="0" w:space="0" w:color="auto"/>
                <w:left w:val="none" w:sz="0" w:space="0" w:color="auto"/>
                <w:bottom w:val="none" w:sz="0" w:space="0" w:color="auto"/>
                <w:right w:val="none" w:sz="0" w:space="0" w:color="auto"/>
              </w:divBdr>
              <w:divsChild>
                <w:div w:id="36055159">
                  <w:marLeft w:val="640"/>
                  <w:marRight w:val="0"/>
                  <w:marTop w:val="0"/>
                  <w:marBottom w:val="0"/>
                  <w:divBdr>
                    <w:top w:val="none" w:sz="0" w:space="0" w:color="auto"/>
                    <w:left w:val="none" w:sz="0" w:space="0" w:color="auto"/>
                    <w:bottom w:val="none" w:sz="0" w:space="0" w:color="auto"/>
                    <w:right w:val="none" w:sz="0" w:space="0" w:color="auto"/>
                  </w:divBdr>
                </w:div>
                <w:div w:id="88476316">
                  <w:marLeft w:val="640"/>
                  <w:marRight w:val="0"/>
                  <w:marTop w:val="0"/>
                  <w:marBottom w:val="0"/>
                  <w:divBdr>
                    <w:top w:val="none" w:sz="0" w:space="0" w:color="auto"/>
                    <w:left w:val="none" w:sz="0" w:space="0" w:color="auto"/>
                    <w:bottom w:val="none" w:sz="0" w:space="0" w:color="auto"/>
                    <w:right w:val="none" w:sz="0" w:space="0" w:color="auto"/>
                  </w:divBdr>
                </w:div>
                <w:div w:id="105125225">
                  <w:marLeft w:val="640"/>
                  <w:marRight w:val="0"/>
                  <w:marTop w:val="0"/>
                  <w:marBottom w:val="0"/>
                  <w:divBdr>
                    <w:top w:val="none" w:sz="0" w:space="0" w:color="auto"/>
                    <w:left w:val="none" w:sz="0" w:space="0" w:color="auto"/>
                    <w:bottom w:val="none" w:sz="0" w:space="0" w:color="auto"/>
                    <w:right w:val="none" w:sz="0" w:space="0" w:color="auto"/>
                  </w:divBdr>
                </w:div>
                <w:div w:id="111945034">
                  <w:marLeft w:val="640"/>
                  <w:marRight w:val="0"/>
                  <w:marTop w:val="0"/>
                  <w:marBottom w:val="0"/>
                  <w:divBdr>
                    <w:top w:val="none" w:sz="0" w:space="0" w:color="auto"/>
                    <w:left w:val="none" w:sz="0" w:space="0" w:color="auto"/>
                    <w:bottom w:val="none" w:sz="0" w:space="0" w:color="auto"/>
                    <w:right w:val="none" w:sz="0" w:space="0" w:color="auto"/>
                  </w:divBdr>
                </w:div>
                <w:div w:id="120346101">
                  <w:marLeft w:val="640"/>
                  <w:marRight w:val="0"/>
                  <w:marTop w:val="0"/>
                  <w:marBottom w:val="0"/>
                  <w:divBdr>
                    <w:top w:val="none" w:sz="0" w:space="0" w:color="auto"/>
                    <w:left w:val="none" w:sz="0" w:space="0" w:color="auto"/>
                    <w:bottom w:val="none" w:sz="0" w:space="0" w:color="auto"/>
                    <w:right w:val="none" w:sz="0" w:space="0" w:color="auto"/>
                  </w:divBdr>
                </w:div>
                <w:div w:id="144973541">
                  <w:marLeft w:val="640"/>
                  <w:marRight w:val="0"/>
                  <w:marTop w:val="0"/>
                  <w:marBottom w:val="0"/>
                  <w:divBdr>
                    <w:top w:val="none" w:sz="0" w:space="0" w:color="auto"/>
                    <w:left w:val="none" w:sz="0" w:space="0" w:color="auto"/>
                    <w:bottom w:val="none" w:sz="0" w:space="0" w:color="auto"/>
                    <w:right w:val="none" w:sz="0" w:space="0" w:color="auto"/>
                  </w:divBdr>
                </w:div>
                <w:div w:id="176621043">
                  <w:marLeft w:val="640"/>
                  <w:marRight w:val="0"/>
                  <w:marTop w:val="0"/>
                  <w:marBottom w:val="0"/>
                  <w:divBdr>
                    <w:top w:val="none" w:sz="0" w:space="0" w:color="auto"/>
                    <w:left w:val="none" w:sz="0" w:space="0" w:color="auto"/>
                    <w:bottom w:val="none" w:sz="0" w:space="0" w:color="auto"/>
                    <w:right w:val="none" w:sz="0" w:space="0" w:color="auto"/>
                  </w:divBdr>
                </w:div>
                <w:div w:id="183523729">
                  <w:marLeft w:val="640"/>
                  <w:marRight w:val="0"/>
                  <w:marTop w:val="0"/>
                  <w:marBottom w:val="0"/>
                  <w:divBdr>
                    <w:top w:val="none" w:sz="0" w:space="0" w:color="auto"/>
                    <w:left w:val="none" w:sz="0" w:space="0" w:color="auto"/>
                    <w:bottom w:val="none" w:sz="0" w:space="0" w:color="auto"/>
                    <w:right w:val="none" w:sz="0" w:space="0" w:color="auto"/>
                  </w:divBdr>
                </w:div>
                <w:div w:id="206570863">
                  <w:marLeft w:val="640"/>
                  <w:marRight w:val="0"/>
                  <w:marTop w:val="0"/>
                  <w:marBottom w:val="0"/>
                  <w:divBdr>
                    <w:top w:val="none" w:sz="0" w:space="0" w:color="auto"/>
                    <w:left w:val="none" w:sz="0" w:space="0" w:color="auto"/>
                    <w:bottom w:val="none" w:sz="0" w:space="0" w:color="auto"/>
                    <w:right w:val="none" w:sz="0" w:space="0" w:color="auto"/>
                  </w:divBdr>
                </w:div>
                <w:div w:id="210003085">
                  <w:marLeft w:val="640"/>
                  <w:marRight w:val="0"/>
                  <w:marTop w:val="0"/>
                  <w:marBottom w:val="0"/>
                  <w:divBdr>
                    <w:top w:val="none" w:sz="0" w:space="0" w:color="auto"/>
                    <w:left w:val="none" w:sz="0" w:space="0" w:color="auto"/>
                    <w:bottom w:val="none" w:sz="0" w:space="0" w:color="auto"/>
                    <w:right w:val="none" w:sz="0" w:space="0" w:color="auto"/>
                  </w:divBdr>
                </w:div>
                <w:div w:id="223567079">
                  <w:marLeft w:val="640"/>
                  <w:marRight w:val="0"/>
                  <w:marTop w:val="0"/>
                  <w:marBottom w:val="0"/>
                  <w:divBdr>
                    <w:top w:val="none" w:sz="0" w:space="0" w:color="auto"/>
                    <w:left w:val="none" w:sz="0" w:space="0" w:color="auto"/>
                    <w:bottom w:val="none" w:sz="0" w:space="0" w:color="auto"/>
                    <w:right w:val="none" w:sz="0" w:space="0" w:color="auto"/>
                  </w:divBdr>
                </w:div>
                <w:div w:id="315379640">
                  <w:marLeft w:val="640"/>
                  <w:marRight w:val="0"/>
                  <w:marTop w:val="0"/>
                  <w:marBottom w:val="0"/>
                  <w:divBdr>
                    <w:top w:val="none" w:sz="0" w:space="0" w:color="auto"/>
                    <w:left w:val="none" w:sz="0" w:space="0" w:color="auto"/>
                    <w:bottom w:val="none" w:sz="0" w:space="0" w:color="auto"/>
                    <w:right w:val="none" w:sz="0" w:space="0" w:color="auto"/>
                  </w:divBdr>
                </w:div>
                <w:div w:id="339504360">
                  <w:marLeft w:val="640"/>
                  <w:marRight w:val="0"/>
                  <w:marTop w:val="0"/>
                  <w:marBottom w:val="0"/>
                  <w:divBdr>
                    <w:top w:val="none" w:sz="0" w:space="0" w:color="auto"/>
                    <w:left w:val="none" w:sz="0" w:space="0" w:color="auto"/>
                    <w:bottom w:val="none" w:sz="0" w:space="0" w:color="auto"/>
                    <w:right w:val="none" w:sz="0" w:space="0" w:color="auto"/>
                  </w:divBdr>
                </w:div>
                <w:div w:id="458492529">
                  <w:marLeft w:val="640"/>
                  <w:marRight w:val="0"/>
                  <w:marTop w:val="0"/>
                  <w:marBottom w:val="0"/>
                  <w:divBdr>
                    <w:top w:val="none" w:sz="0" w:space="0" w:color="auto"/>
                    <w:left w:val="none" w:sz="0" w:space="0" w:color="auto"/>
                    <w:bottom w:val="none" w:sz="0" w:space="0" w:color="auto"/>
                    <w:right w:val="none" w:sz="0" w:space="0" w:color="auto"/>
                  </w:divBdr>
                </w:div>
                <w:div w:id="464617001">
                  <w:marLeft w:val="640"/>
                  <w:marRight w:val="0"/>
                  <w:marTop w:val="0"/>
                  <w:marBottom w:val="0"/>
                  <w:divBdr>
                    <w:top w:val="none" w:sz="0" w:space="0" w:color="auto"/>
                    <w:left w:val="none" w:sz="0" w:space="0" w:color="auto"/>
                    <w:bottom w:val="none" w:sz="0" w:space="0" w:color="auto"/>
                    <w:right w:val="none" w:sz="0" w:space="0" w:color="auto"/>
                  </w:divBdr>
                </w:div>
                <w:div w:id="477962778">
                  <w:marLeft w:val="640"/>
                  <w:marRight w:val="0"/>
                  <w:marTop w:val="0"/>
                  <w:marBottom w:val="0"/>
                  <w:divBdr>
                    <w:top w:val="none" w:sz="0" w:space="0" w:color="auto"/>
                    <w:left w:val="none" w:sz="0" w:space="0" w:color="auto"/>
                    <w:bottom w:val="none" w:sz="0" w:space="0" w:color="auto"/>
                    <w:right w:val="none" w:sz="0" w:space="0" w:color="auto"/>
                  </w:divBdr>
                </w:div>
                <w:div w:id="484978654">
                  <w:marLeft w:val="640"/>
                  <w:marRight w:val="0"/>
                  <w:marTop w:val="0"/>
                  <w:marBottom w:val="0"/>
                  <w:divBdr>
                    <w:top w:val="none" w:sz="0" w:space="0" w:color="auto"/>
                    <w:left w:val="none" w:sz="0" w:space="0" w:color="auto"/>
                    <w:bottom w:val="none" w:sz="0" w:space="0" w:color="auto"/>
                    <w:right w:val="none" w:sz="0" w:space="0" w:color="auto"/>
                  </w:divBdr>
                </w:div>
                <w:div w:id="497505265">
                  <w:marLeft w:val="640"/>
                  <w:marRight w:val="0"/>
                  <w:marTop w:val="0"/>
                  <w:marBottom w:val="0"/>
                  <w:divBdr>
                    <w:top w:val="none" w:sz="0" w:space="0" w:color="auto"/>
                    <w:left w:val="none" w:sz="0" w:space="0" w:color="auto"/>
                    <w:bottom w:val="none" w:sz="0" w:space="0" w:color="auto"/>
                    <w:right w:val="none" w:sz="0" w:space="0" w:color="auto"/>
                  </w:divBdr>
                </w:div>
                <w:div w:id="513812313">
                  <w:marLeft w:val="640"/>
                  <w:marRight w:val="0"/>
                  <w:marTop w:val="0"/>
                  <w:marBottom w:val="0"/>
                  <w:divBdr>
                    <w:top w:val="none" w:sz="0" w:space="0" w:color="auto"/>
                    <w:left w:val="none" w:sz="0" w:space="0" w:color="auto"/>
                    <w:bottom w:val="none" w:sz="0" w:space="0" w:color="auto"/>
                    <w:right w:val="none" w:sz="0" w:space="0" w:color="auto"/>
                  </w:divBdr>
                </w:div>
                <w:div w:id="522790520">
                  <w:marLeft w:val="640"/>
                  <w:marRight w:val="0"/>
                  <w:marTop w:val="0"/>
                  <w:marBottom w:val="0"/>
                  <w:divBdr>
                    <w:top w:val="none" w:sz="0" w:space="0" w:color="auto"/>
                    <w:left w:val="none" w:sz="0" w:space="0" w:color="auto"/>
                    <w:bottom w:val="none" w:sz="0" w:space="0" w:color="auto"/>
                    <w:right w:val="none" w:sz="0" w:space="0" w:color="auto"/>
                  </w:divBdr>
                </w:div>
                <w:div w:id="536816985">
                  <w:marLeft w:val="640"/>
                  <w:marRight w:val="0"/>
                  <w:marTop w:val="0"/>
                  <w:marBottom w:val="0"/>
                  <w:divBdr>
                    <w:top w:val="none" w:sz="0" w:space="0" w:color="auto"/>
                    <w:left w:val="none" w:sz="0" w:space="0" w:color="auto"/>
                    <w:bottom w:val="none" w:sz="0" w:space="0" w:color="auto"/>
                    <w:right w:val="none" w:sz="0" w:space="0" w:color="auto"/>
                  </w:divBdr>
                </w:div>
                <w:div w:id="544172470">
                  <w:marLeft w:val="640"/>
                  <w:marRight w:val="0"/>
                  <w:marTop w:val="0"/>
                  <w:marBottom w:val="0"/>
                  <w:divBdr>
                    <w:top w:val="none" w:sz="0" w:space="0" w:color="auto"/>
                    <w:left w:val="none" w:sz="0" w:space="0" w:color="auto"/>
                    <w:bottom w:val="none" w:sz="0" w:space="0" w:color="auto"/>
                    <w:right w:val="none" w:sz="0" w:space="0" w:color="auto"/>
                  </w:divBdr>
                </w:div>
                <w:div w:id="573783149">
                  <w:marLeft w:val="640"/>
                  <w:marRight w:val="0"/>
                  <w:marTop w:val="0"/>
                  <w:marBottom w:val="0"/>
                  <w:divBdr>
                    <w:top w:val="none" w:sz="0" w:space="0" w:color="auto"/>
                    <w:left w:val="none" w:sz="0" w:space="0" w:color="auto"/>
                    <w:bottom w:val="none" w:sz="0" w:space="0" w:color="auto"/>
                    <w:right w:val="none" w:sz="0" w:space="0" w:color="auto"/>
                  </w:divBdr>
                </w:div>
                <w:div w:id="607468928">
                  <w:marLeft w:val="640"/>
                  <w:marRight w:val="0"/>
                  <w:marTop w:val="0"/>
                  <w:marBottom w:val="0"/>
                  <w:divBdr>
                    <w:top w:val="none" w:sz="0" w:space="0" w:color="auto"/>
                    <w:left w:val="none" w:sz="0" w:space="0" w:color="auto"/>
                    <w:bottom w:val="none" w:sz="0" w:space="0" w:color="auto"/>
                    <w:right w:val="none" w:sz="0" w:space="0" w:color="auto"/>
                  </w:divBdr>
                </w:div>
                <w:div w:id="627584429">
                  <w:marLeft w:val="640"/>
                  <w:marRight w:val="0"/>
                  <w:marTop w:val="0"/>
                  <w:marBottom w:val="0"/>
                  <w:divBdr>
                    <w:top w:val="none" w:sz="0" w:space="0" w:color="auto"/>
                    <w:left w:val="none" w:sz="0" w:space="0" w:color="auto"/>
                    <w:bottom w:val="none" w:sz="0" w:space="0" w:color="auto"/>
                    <w:right w:val="none" w:sz="0" w:space="0" w:color="auto"/>
                  </w:divBdr>
                </w:div>
                <w:div w:id="657732458">
                  <w:marLeft w:val="640"/>
                  <w:marRight w:val="0"/>
                  <w:marTop w:val="0"/>
                  <w:marBottom w:val="0"/>
                  <w:divBdr>
                    <w:top w:val="none" w:sz="0" w:space="0" w:color="auto"/>
                    <w:left w:val="none" w:sz="0" w:space="0" w:color="auto"/>
                    <w:bottom w:val="none" w:sz="0" w:space="0" w:color="auto"/>
                    <w:right w:val="none" w:sz="0" w:space="0" w:color="auto"/>
                  </w:divBdr>
                </w:div>
                <w:div w:id="677999098">
                  <w:marLeft w:val="640"/>
                  <w:marRight w:val="0"/>
                  <w:marTop w:val="0"/>
                  <w:marBottom w:val="0"/>
                  <w:divBdr>
                    <w:top w:val="none" w:sz="0" w:space="0" w:color="auto"/>
                    <w:left w:val="none" w:sz="0" w:space="0" w:color="auto"/>
                    <w:bottom w:val="none" w:sz="0" w:space="0" w:color="auto"/>
                    <w:right w:val="none" w:sz="0" w:space="0" w:color="auto"/>
                  </w:divBdr>
                </w:div>
                <w:div w:id="705179058">
                  <w:marLeft w:val="640"/>
                  <w:marRight w:val="0"/>
                  <w:marTop w:val="0"/>
                  <w:marBottom w:val="0"/>
                  <w:divBdr>
                    <w:top w:val="none" w:sz="0" w:space="0" w:color="auto"/>
                    <w:left w:val="none" w:sz="0" w:space="0" w:color="auto"/>
                    <w:bottom w:val="none" w:sz="0" w:space="0" w:color="auto"/>
                    <w:right w:val="none" w:sz="0" w:space="0" w:color="auto"/>
                  </w:divBdr>
                </w:div>
                <w:div w:id="747849489">
                  <w:marLeft w:val="640"/>
                  <w:marRight w:val="0"/>
                  <w:marTop w:val="0"/>
                  <w:marBottom w:val="0"/>
                  <w:divBdr>
                    <w:top w:val="none" w:sz="0" w:space="0" w:color="auto"/>
                    <w:left w:val="none" w:sz="0" w:space="0" w:color="auto"/>
                    <w:bottom w:val="none" w:sz="0" w:space="0" w:color="auto"/>
                    <w:right w:val="none" w:sz="0" w:space="0" w:color="auto"/>
                  </w:divBdr>
                </w:div>
                <w:div w:id="754284388">
                  <w:marLeft w:val="640"/>
                  <w:marRight w:val="0"/>
                  <w:marTop w:val="0"/>
                  <w:marBottom w:val="0"/>
                  <w:divBdr>
                    <w:top w:val="none" w:sz="0" w:space="0" w:color="auto"/>
                    <w:left w:val="none" w:sz="0" w:space="0" w:color="auto"/>
                    <w:bottom w:val="none" w:sz="0" w:space="0" w:color="auto"/>
                    <w:right w:val="none" w:sz="0" w:space="0" w:color="auto"/>
                  </w:divBdr>
                </w:div>
                <w:div w:id="799227167">
                  <w:marLeft w:val="640"/>
                  <w:marRight w:val="0"/>
                  <w:marTop w:val="0"/>
                  <w:marBottom w:val="0"/>
                  <w:divBdr>
                    <w:top w:val="none" w:sz="0" w:space="0" w:color="auto"/>
                    <w:left w:val="none" w:sz="0" w:space="0" w:color="auto"/>
                    <w:bottom w:val="none" w:sz="0" w:space="0" w:color="auto"/>
                    <w:right w:val="none" w:sz="0" w:space="0" w:color="auto"/>
                  </w:divBdr>
                </w:div>
                <w:div w:id="822698129">
                  <w:marLeft w:val="640"/>
                  <w:marRight w:val="0"/>
                  <w:marTop w:val="0"/>
                  <w:marBottom w:val="0"/>
                  <w:divBdr>
                    <w:top w:val="none" w:sz="0" w:space="0" w:color="auto"/>
                    <w:left w:val="none" w:sz="0" w:space="0" w:color="auto"/>
                    <w:bottom w:val="none" w:sz="0" w:space="0" w:color="auto"/>
                    <w:right w:val="none" w:sz="0" w:space="0" w:color="auto"/>
                  </w:divBdr>
                </w:div>
                <w:div w:id="958533530">
                  <w:marLeft w:val="640"/>
                  <w:marRight w:val="0"/>
                  <w:marTop w:val="0"/>
                  <w:marBottom w:val="0"/>
                  <w:divBdr>
                    <w:top w:val="none" w:sz="0" w:space="0" w:color="auto"/>
                    <w:left w:val="none" w:sz="0" w:space="0" w:color="auto"/>
                    <w:bottom w:val="none" w:sz="0" w:space="0" w:color="auto"/>
                    <w:right w:val="none" w:sz="0" w:space="0" w:color="auto"/>
                  </w:divBdr>
                </w:div>
                <w:div w:id="961809347">
                  <w:marLeft w:val="640"/>
                  <w:marRight w:val="0"/>
                  <w:marTop w:val="0"/>
                  <w:marBottom w:val="0"/>
                  <w:divBdr>
                    <w:top w:val="none" w:sz="0" w:space="0" w:color="auto"/>
                    <w:left w:val="none" w:sz="0" w:space="0" w:color="auto"/>
                    <w:bottom w:val="none" w:sz="0" w:space="0" w:color="auto"/>
                    <w:right w:val="none" w:sz="0" w:space="0" w:color="auto"/>
                  </w:divBdr>
                </w:div>
                <w:div w:id="1033337075">
                  <w:marLeft w:val="640"/>
                  <w:marRight w:val="0"/>
                  <w:marTop w:val="0"/>
                  <w:marBottom w:val="0"/>
                  <w:divBdr>
                    <w:top w:val="none" w:sz="0" w:space="0" w:color="auto"/>
                    <w:left w:val="none" w:sz="0" w:space="0" w:color="auto"/>
                    <w:bottom w:val="none" w:sz="0" w:space="0" w:color="auto"/>
                    <w:right w:val="none" w:sz="0" w:space="0" w:color="auto"/>
                  </w:divBdr>
                </w:div>
                <w:div w:id="1062288000">
                  <w:marLeft w:val="640"/>
                  <w:marRight w:val="0"/>
                  <w:marTop w:val="0"/>
                  <w:marBottom w:val="0"/>
                  <w:divBdr>
                    <w:top w:val="none" w:sz="0" w:space="0" w:color="auto"/>
                    <w:left w:val="none" w:sz="0" w:space="0" w:color="auto"/>
                    <w:bottom w:val="none" w:sz="0" w:space="0" w:color="auto"/>
                    <w:right w:val="none" w:sz="0" w:space="0" w:color="auto"/>
                  </w:divBdr>
                </w:div>
                <w:div w:id="1104030457">
                  <w:marLeft w:val="640"/>
                  <w:marRight w:val="0"/>
                  <w:marTop w:val="0"/>
                  <w:marBottom w:val="0"/>
                  <w:divBdr>
                    <w:top w:val="none" w:sz="0" w:space="0" w:color="auto"/>
                    <w:left w:val="none" w:sz="0" w:space="0" w:color="auto"/>
                    <w:bottom w:val="none" w:sz="0" w:space="0" w:color="auto"/>
                    <w:right w:val="none" w:sz="0" w:space="0" w:color="auto"/>
                  </w:divBdr>
                </w:div>
                <w:div w:id="1131822042">
                  <w:marLeft w:val="640"/>
                  <w:marRight w:val="0"/>
                  <w:marTop w:val="0"/>
                  <w:marBottom w:val="0"/>
                  <w:divBdr>
                    <w:top w:val="none" w:sz="0" w:space="0" w:color="auto"/>
                    <w:left w:val="none" w:sz="0" w:space="0" w:color="auto"/>
                    <w:bottom w:val="none" w:sz="0" w:space="0" w:color="auto"/>
                    <w:right w:val="none" w:sz="0" w:space="0" w:color="auto"/>
                  </w:divBdr>
                </w:div>
                <w:div w:id="1216046767">
                  <w:marLeft w:val="640"/>
                  <w:marRight w:val="0"/>
                  <w:marTop w:val="0"/>
                  <w:marBottom w:val="0"/>
                  <w:divBdr>
                    <w:top w:val="none" w:sz="0" w:space="0" w:color="auto"/>
                    <w:left w:val="none" w:sz="0" w:space="0" w:color="auto"/>
                    <w:bottom w:val="none" w:sz="0" w:space="0" w:color="auto"/>
                    <w:right w:val="none" w:sz="0" w:space="0" w:color="auto"/>
                  </w:divBdr>
                </w:div>
                <w:div w:id="1272857882">
                  <w:marLeft w:val="640"/>
                  <w:marRight w:val="0"/>
                  <w:marTop w:val="0"/>
                  <w:marBottom w:val="0"/>
                  <w:divBdr>
                    <w:top w:val="none" w:sz="0" w:space="0" w:color="auto"/>
                    <w:left w:val="none" w:sz="0" w:space="0" w:color="auto"/>
                    <w:bottom w:val="none" w:sz="0" w:space="0" w:color="auto"/>
                    <w:right w:val="none" w:sz="0" w:space="0" w:color="auto"/>
                  </w:divBdr>
                </w:div>
                <w:div w:id="1282880808">
                  <w:marLeft w:val="640"/>
                  <w:marRight w:val="0"/>
                  <w:marTop w:val="0"/>
                  <w:marBottom w:val="0"/>
                  <w:divBdr>
                    <w:top w:val="none" w:sz="0" w:space="0" w:color="auto"/>
                    <w:left w:val="none" w:sz="0" w:space="0" w:color="auto"/>
                    <w:bottom w:val="none" w:sz="0" w:space="0" w:color="auto"/>
                    <w:right w:val="none" w:sz="0" w:space="0" w:color="auto"/>
                  </w:divBdr>
                </w:div>
                <w:div w:id="1319992861">
                  <w:marLeft w:val="640"/>
                  <w:marRight w:val="0"/>
                  <w:marTop w:val="0"/>
                  <w:marBottom w:val="0"/>
                  <w:divBdr>
                    <w:top w:val="none" w:sz="0" w:space="0" w:color="auto"/>
                    <w:left w:val="none" w:sz="0" w:space="0" w:color="auto"/>
                    <w:bottom w:val="none" w:sz="0" w:space="0" w:color="auto"/>
                    <w:right w:val="none" w:sz="0" w:space="0" w:color="auto"/>
                  </w:divBdr>
                </w:div>
                <w:div w:id="1321933142">
                  <w:marLeft w:val="640"/>
                  <w:marRight w:val="0"/>
                  <w:marTop w:val="0"/>
                  <w:marBottom w:val="0"/>
                  <w:divBdr>
                    <w:top w:val="none" w:sz="0" w:space="0" w:color="auto"/>
                    <w:left w:val="none" w:sz="0" w:space="0" w:color="auto"/>
                    <w:bottom w:val="none" w:sz="0" w:space="0" w:color="auto"/>
                    <w:right w:val="none" w:sz="0" w:space="0" w:color="auto"/>
                  </w:divBdr>
                </w:div>
                <w:div w:id="1338461797">
                  <w:marLeft w:val="640"/>
                  <w:marRight w:val="0"/>
                  <w:marTop w:val="0"/>
                  <w:marBottom w:val="0"/>
                  <w:divBdr>
                    <w:top w:val="none" w:sz="0" w:space="0" w:color="auto"/>
                    <w:left w:val="none" w:sz="0" w:space="0" w:color="auto"/>
                    <w:bottom w:val="none" w:sz="0" w:space="0" w:color="auto"/>
                    <w:right w:val="none" w:sz="0" w:space="0" w:color="auto"/>
                  </w:divBdr>
                </w:div>
                <w:div w:id="1368988190">
                  <w:marLeft w:val="640"/>
                  <w:marRight w:val="0"/>
                  <w:marTop w:val="0"/>
                  <w:marBottom w:val="0"/>
                  <w:divBdr>
                    <w:top w:val="none" w:sz="0" w:space="0" w:color="auto"/>
                    <w:left w:val="none" w:sz="0" w:space="0" w:color="auto"/>
                    <w:bottom w:val="none" w:sz="0" w:space="0" w:color="auto"/>
                    <w:right w:val="none" w:sz="0" w:space="0" w:color="auto"/>
                  </w:divBdr>
                </w:div>
                <w:div w:id="1401637443">
                  <w:marLeft w:val="640"/>
                  <w:marRight w:val="0"/>
                  <w:marTop w:val="0"/>
                  <w:marBottom w:val="0"/>
                  <w:divBdr>
                    <w:top w:val="none" w:sz="0" w:space="0" w:color="auto"/>
                    <w:left w:val="none" w:sz="0" w:space="0" w:color="auto"/>
                    <w:bottom w:val="none" w:sz="0" w:space="0" w:color="auto"/>
                    <w:right w:val="none" w:sz="0" w:space="0" w:color="auto"/>
                  </w:divBdr>
                </w:div>
                <w:div w:id="1404722239">
                  <w:marLeft w:val="640"/>
                  <w:marRight w:val="0"/>
                  <w:marTop w:val="0"/>
                  <w:marBottom w:val="0"/>
                  <w:divBdr>
                    <w:top w:val="none" w:sz="0" w:space="0" w:color="auto"/>
                    <w:left w:val="none" w:sz="0" w:space="0" w:color="auto"/>
                    <w:bottom w:val="none" w:sz="0" w:space="0" w:color="auto"/>
                    <w:right w:val="none" w:sz="0" w:space="0" w:color="auto"/>
                  </w:divBdr>
                </w:div>
                <w:div w:id="1441149670">
                  <w:marLeft w:val="640"/>
                  <w:marRight w:val="0"/>
                  <w:marTop w:val="0"/>
                  <w:marBottom w:val="0"/>
                  <w:divBdr>
                    <w:top w:val="none" w:sz="0" w:space="0" w:color="auto"/>
                    <w:left w:val="none" w:sz="0" w:space="0" w:color="auto"/>
                    <w:bottom w:val="none" w:sz="0" w:space="0" w:color="auto"/>
                    <w:right w:val="none" w:sz="0" w:space="0" w:color="auto"/>
                  </w:divBdr>
                </w:div>
                <w:div w:id="1600140553">
                  <w:marLeft w:val="640"/>
                  <w:marRight w:val="0"/>
                  <w:marTop w:val="0"/>
                  <w:marBottom w:val="0"/>
                  <w:divBdr>
                    <w:top w:val="none" w:sz="0" w:space="0" w:color="auto"/>
                    <w:left w:val="none" w:sz="0" w:space="0" w:color="auto"/>
                    <w:bottom w:val="none" w:sz="0" w:space="0" w:color="auto"/>
                    <w:right w:val="none" w:sz="0" w:space="0" w:color="auto"/>
                  </w:divBdr>
                </w:div>
                <w:div w:id="1607346563">
                  <w:marLeft w:val="640"/>
                  <w:marRight w:val="0"/>
                  <w:marTop w:val="0"/>
                  <w:marBottom w:val="0"/>
                  <w:divBdr>
                    <w:top w:val="none" w:sz="0" w:space="0" w:color="auto"/>
                    <w:left w:val="none" w:sz="0" w:space="0" w:color="auto"/>
                    <w:bottom w:val="none" w:sz="0" w:space="0" w:color="auto"/>
                    <w:right w:val="none" w:sz="0" w:space="0" w:color="auto"/>
                  </w:divBdr>
                </w:div>
                <w:div w:id="1695182466">
                  <w:marLeft w:val="640"/>
                  <w:marRight w:val="0"/>
                  <w:marTop w:val="0"/>
                  <w:marBottom w:val="0"/>
                  <w:divBdr>
                    <w:top w:val="none" w:sz="0" w:space="0" w:color="auto"/>
                    <w:left w:val="none" w:sz="0" w:space="0" w:color="auto"/>
                    <w:bottom w:val="none" w:sz="0" w:space="0" w:color="auto"/>
                    <w:right w:val="none" w:sz="0" w:space="0" w:color="auto"/>
                  </w:divBdr>
                </w:div>
                <w:div w:id="1700931193">
                  <w:marLeft w:val="640"/>
                  <w:marRight w:val="0"/>
                  <w:marTop w:val="0"/>
                  <w:marBottom w:val="0"/>
                  <w:divBdr>
                    <w:top w:val="none" w:sz="0" w:space="0" w:color="auto"/>
                    <w:left w:val="none" w:sz="0" w:space="0" w:color="auto"/>
                    <w:bottom w:val="none" w:sz="0" w:space="0" w:color="auto"/>
                    <w:right w:val="none" w:sz="0" w:space="0" w:color="auto"/>
                  </w:divBdr>
                </w:div>
                <w:div w:id="1766684704">
                  <w:marLeft w:val="640"/>
                  <w:marRight w:val="0"/>
                  <w:marTop w:val="0"/>
                  <w:marBottom w:val="0"/>
                  <w:divBdr>
                    <w:top w:val="none" w:sz="0" w:space="0" w:color="auto"/>
                    <w:left w:val="none" w:sz="0" w:space="0" w:color="auto"/>
                    <w:bottom w:val="none" w:sz="0" w:space="0" w:color="auto"/>
                    <w:right w:val="none" w:sz="0" w:space="0" w:color="auto"/>
                  </w:divBdr>
                </w:div>
                <w:div w:id="1928004675">
                  <w:marLeft w:val="640"/>
                  <w:marRight w:val="0"/>
                  <w:marTop w:val="0"/>
                  <w:marBottom w:val="0"/>
                  <w:divBdr>
                    <w:top w:val="none" w:sz="0" w:space="0" w:color="auto"/>
                    <w:left w:val="none" w:sz="0" w:space="0" w:color="auto"/>
                    <w:bottom w:val="none" w:sz="0" w:space="0" w:color="auto"/>
                    <w:right w:val="none" w:sz="0" w:space="0" w:color="auto"/>
                  </w:divBdr>
                </w:div>
                <w:div w:id="1974600664">
                  <w:marLeft w:val="640"/>
                  <w:marRight w:val="0"/>
                  <w:marTop w:val="0"/>
                  <w:marBottom w:val="0"/>
                  <w:divBdr>
                    <w:top w:val="none" w:sz="0" w:space="0" w:color="auto"/>
                    <w:left w:val="none" w:sz="0" w:space="0" w:color="auto"/>
                    <w:bottom w:val="none" w:sz="0" w:space="0" w:color="auto"/>
                    <w:right w:val="none" w:sz="0" w:space="0" w:color="auto"/>
                  </w:divBdr>
                </w:div>
                <w:div w:id="1974600898">
                  <w:marLeft w:val="640"/>
                  <w:marRight w:val="0"/>
                  <w:marTop w:val="0"/>
                  <w:marBottom w:val="0"/>
                  <w:divBdr>
                    <w:top w:val="none" w:sz="0" w:space="0" w:color="auto"/>
                    <w:left w:val="none" w:sz="0" w:space="0" w:color="auto"/>
                    <w:bottom w:val="none" w:sz="0" w:space="0" w:color="auto"/>
                    <w:right w:val="none" w:sz="0" w:space="0" w:color="auto"/>
                  </w:divBdr>
                </w:div>
                <w:div w:id="2031492789">
                  <w:marLeft w:val="640"/>
                  <w:marRight w:val="0"/>
                  <w:marTop w:val="0"/>
                  <w:marBottom w:val="0"/>
                  <w:divBdr>
                    <w:top w:val="none" w:sz="0" w:space="0" w:color="auto"/>
                    <w:left w:val="none" w:sz="0" w:space="0" w:color="auto"/>
                    <w:bottom w:val="none" w:sz="0" w:space="0" w:color="auto"/>
                    <w:right w:val="none" w:sz="0" w:space="0" w:color="auto"/>
                  </w:divBdr>
                </w:div>
                <w:div w:id="2086105340">
                  <w:marLeft w:val="640"/>
                  <w:marRight w:val="0"/>
                  <w:marTop w:val="0"/>
                  <w:marBottom w:val="0"/>
                  <w:divBdr>
                    <w:top w:val="none" w:sz="0" w:space="0" w:color="auto"/>
                    <w:left w:val="none" w:sz="0" w:space="0" w:color="auto"/>
                    <w:bottom w:val="none" w:sz="0" w:space="0" w:color="auto"/>
                    <w:right w:val="none" w:sz="0" w:space="0" w:color="auto"/>
                  </w:divBdr>
                </w:div>
                <w:div w:id="2101444567">
                  <w:marLeft w:val="640"/>
                  <w:marRight w:val="0"/>
                  <w:marTop w:val="0"/>
                  <w:marBottom w:val="0"/>
                  <w:divBdr>
                    <w:top w:val="none" w:sz="0" w:space="0" w:color="auto"/>
                    <w:left w:val="none" w:sz="0" w:space="0" w:color="auto"/>
                    <w:bottom w:val="none" w:sz="0" w:space="0" w:color="auto"/>
                    <w:right w:val="none" w:sz="0" w:space="0" w:color="auto"/>
                  </w:divBdr>
                </w:div>
                <w:div w:id="2143035765">
                  <w:marLeft w:val="640"/>
                  <w:marRight w:val="0"/>
                  <w:marTop w:val="0"/>
                  <w:marBottom w:val="0"/>
                  <w:divBdr>
                    <w:top w:val="none" w:sz="0" w:space="0" w:color="auto"/>
                    <w:left w:val="none" w:sz="0" w:space="0" w:color="auto"/>
                    <w:bottom w:val="none" w:sz="0" w:space="0" w:color="auto"/>
                    <w:right w:val="none" w:sz="0" w:space="0" w:color="auto"/>
                  </w:divBdr>
                </w:div>
              </w:divsChild>
            </w:div>
            <w:div w:id="1935554571">
              <w:marLeft w:val="0"/>
              <w:marRight w:val="0"/>
              <w:marTop w:val="0"/>
              <w:marBottom w:val="0"/>
              <w:divBdr>
                <w:top w:val="none" w:sz="0" w:space="0" w:color="auto"/>
                <w:left w:val="none" w:sz="0" w:space="0" w:color="auto"/>
                <w:bottom w:val="none" w:sz="0" w:space="0" w:color="auto"/>
                <w:right w:val="none" w:sz="0" w:space="0" w:color="auto"/>
              </w:divBdr>
              <w:divsChild>
                <w:div w:id="22636266">
                  <w:marLeft w:val="640"/>
                  <w:marRight w:val="0"/>
                  <w:marTop w:val="0"/>
                  <w:marBottom w:val="0"/>
                  <w:divBdr>
                    <w:top w:val="none" w:sz="0" w:space="0" w:color="auto"/>
                    <w:left w:val="none" w:sz="0" w:space="0" w:color="auto"/>
                    <w:bottom w:val="none" w:sz="0" w:space="0" w:color="auto"/>
                    <w:right w:val="none" w:sz="0" w:space="0" w:color="auto"/>
                  </w:divBdr>
                </w:div>
                <w:div w:id="51269453">
                  <w:marLeft w:val="640"/>
                  <w:marRight w:val="0"/>
                  <w:marTop w:val="0"/>
                  <w:marBottom w:val="0"/>
                  <w:divBdr>
                    <w:top w:val="none" w:sz="0" w:space="0" w:color="auto"/>
                    <w:left w:val="none" w:sz="0" w:space="0" w:color="auto"/>
                    <w:bottom w:val="none" w:sz="0" w:space="0" w:color="auto"/>
                    <w:right w:val="none" w:sz="0" w:space="0" w:color="auto"/>
                  </w:divBdr>
                </w:div>
                <w:div w:id="73742523">
                  <w:marLeft w:val="640"/>
                  <w:marRight w:val="0"/>
                  <w:marTop w:val="0"/>
                  <w:marBottom w:val="0"/>
                  <w:divBdr>
                    <w:top w:val="none" w:sz="0" w:space="0" w:color="auto"/>
                    <w:left w:val="none" w:sz="0" w:space="0" w:color="auto"/>
                    <w:bottom w:val="none" w:sz="0" w:space="0" w:color="auto"/>
                    <w:right w:val="none" w:sz="0" w:space="0" w:color="auto"/>
                  </w:divBdr>
                </w:div>
                <w:div w:id="98069717">
                  <w:marLeft w:val="640"/>
                  <w:marRight w:val="0"/>
                  <w:marTop w:val="0"/>
                  <w:marBottom w:val="0"/>
                  <w:divBdr>
                    <w:top w:val="none" w:sz="0" w:space="0" w:color="auto"/>
                    <w:left w:val="none" w:sz="0" w:space="0" w:color="auto"/>
                    <w:bottom w:val="none" w:sz="0" w:space="0" w:color="auto"/>
                    <w:right w:val="none" w:sz="0" w:space="0" w:color="auto"/>
                  </w:divBdr>
                </w:div>
                <w:div w:id="151262100">
                  <w:marLeft w:val="640"/>
                  <w:marRight w:val="0"/>
                  <w:marTop w:val="0"/>
                  <w:marBottom w:val="0"/>
                  <w:divBdr>
                    <w:top w:val="none" w:sz="0" w:space="0" w:color="auto"/>
                    <w:left w:val="none" w:sz="0" w:space="0" w:color="auto"/>
                    <w:bottom w:val="none" w:sz="0" w:space="0" w:color="auto"/>
                    <w:right w:val="none" w:sz="0" w:space="0" w:color="auto"/>
                  </w:divBdr>
                </w:div>
                <w:div w:id="164438873">
                  <w:marLeft w:val="640"/>
                  <w:marRight w:val="0"/>
                  <w:marTop w:val="0"/>
                  <w:marBottom w:val="0"/>
                  <w:divBdr>
                    <w:top w:val="none" w:sz="0" w:space="0" w:color="auto"/>
                    <w:left w:val="none" w:sz="0" w:space="0" w:color="auto"/>
                    <w:bottom w:val="none" w:sz="0" w:space="0" w:color="auto"/>
                    <w:right w:val="none" w:sz="0" w:space="0" w:color="auto"/>
                  </w:divBdr>
                </w:div>
                <w:div w:id="164782356">
                  <w:marLeft w:val="640"/>
                  <w:marRight w:val="0"/>
                  <w:marTop w:val="0"/>
                  <w:marBottom w:val="0"/>
                  <w:divBdr>
                    <w:top w:val="none" w:sz="0" w:space="0" w:color="auto"/>
                    <w:left w:val="none" w:sz="0" w:space="0" w:color="auto"/>
                    <w:bottom w:val="none" w:sz="0" w:space="0" w:color="auto"/>
                    <w:right w:val="none" w:sz="0" w:space="0" w:color="auto"/>
                  </w:divBdr>
                </w:div>
                <w:div w:id="197932266">
                  <w:marLeft w:val="640"/>
                  <w:marRight w:val="0"/>
                  <w:marTop w:val="0"/>
                  <w:marBottom w:val="0"/>
                  <w:divBdr>
                    <w:top w:val="none" w:sz="0" w:space="0" w:color="auto"/>
                    <w:left w:val="none" w:sz="0" w:space="0" w:color="auto"/>
                    <w:bottom w:val="none" w:sz="0" w:space="0" w:color="auto"/>
                    <w:right w:val="none" w:sz="0" w:space="0" w:color="auto"/>
                  </w:divBdr>
                </w:div>
                <w:div w:id="279193622">
                  <w:marLeft w:val="640"/>
                  <w:marRight w:val="0"/>
                  <w:marTop w:val="0"/>
                  <w:marBottom w:val="0"/>
                  <w:divBdr>
                    <w:top w:val="none" w:sz="0" w:space="0" w:color="auto"/>
                    <w:left w:val="none" w:sz="0" w:space="0" w:color="auto"/>
                    <w:bottom w:val="none" w:sz="0" w:space="0" w:color="auto"/>
                    <w:right w:val="none" w:sz="0" w:space="0" w:color="auto"/>
                  </w:divBdr>
                </w:div>
                <w:div w:id="497615743">
                  <w:marLeft w:val="640"/>
                  <w:marRight w:val="0"/>
                  <w:marTop w:val="0"/>
                  <w:marBottom w:val="0"/>
                  <w:divBdr>
                    <w:top w:val="none" w:sz="0" w:space="0" w:color="auto"/>
                    <w:left w:val="none" w:sz="0" w:space="0" w:color="auto"/>
                    <w:bottom w:val="none" w:sz="0" w:space="0" w:color="auto"/>
                    <w:right w:val="none" w:sz="0" w:space="0" w:color="auto"/>
                  </w:divBdr>
                </w:div>
                <w:div w:id="518394576">
                  <w:marLeft w:val="640"/>
                  <w:marRight w:val="0"/>
                  <w:marTop w:val="0"/>
                  <w:marBottom w:val="0"/>
                  <w:divBdr>
                    <w:top w:val="none" w:sz="0" w:space="0" w:color="auto"/>
                    <w:left w:val="none" w:sz="0" w:space="0" w:color="auto"/>
                    <w:bottom w:val="none" w:sz="0" w:space="0" w:color="auto"/>
                    <w:right w:val="none" w:sz="0" w:space="0" w:color="auto"/>
                  </w:divBdr>
                </w:div>
                <w:div w:id="526017744">
                  <w:marLeft w:val="640"/>
                  <w:marRight w:val="0"/>
                  <w:marTop w:val="0"/>
                  <w:marBottom w:val="0"/>
                  <w:divBdr>
                    <w:top w:val="none" w:sz="0" w:space="0" w:color="auto"/>
                    <w:left w:val="none" w:sz="0" w:space="0" w:color="auto"/>
                    <w:bottom w:val="none" w:sz="0" w:space="0" w:color="auto"/>
                    <w:right w:val="none" w:sz="0" w:space="0" w:color="auto"/>
                  </w:divBdr>
                </w:div>
                <w:div w:id="528614316">
                  <w:marLeft w:val="640"/>
                  <w:marRight w:val="0"/>
                  <w:marTop w:val="0"/>
                  <w:marBottom w:val="0"/>
                  <w:divBdr>
                    <w:top w:val="none" w:sz="0" w:space="0" w:color="auto"/>
                    <w:left w:val="none" w:sz="0" w:space="0" w:color="auto"/>
                    <w:bottom w:val="none" w:sz="0" w:space="0" w:color="auto"/>
                    <w:right w:val="none" w:sz="0" w:space="0" w:color="auto"/>
                  </w:divBdr>
                </w:div>
                <w:div w:id="562956026">
                  <w:marLeft w:val="640"/>
                  <w:marRight w:val="0"/>
                  <w:marTop w:val="0"/>
                  <w:marBottom w:val="0"/>
                  <w:divBdr>
                    <w:top w:val="none" w:sz="0" w:space="0" w:color="auto"/>
                    <w:left w:val="none" w:sz="0" w:space="0" w:color="auto"/>
                    <w:bottom w:val="none" w:sz="0" w:space="0" w:color="auto"/>
                    <w:right w:val="none" w:sz="0" w:space="0" w:color="auto"/>
                  </w:divBdr>
                </w:div>
                <w:div w:id="617182797">
                  <w:marLeft w:val="640"/>
                  <w:marRight w:val="0"/>
                  <w:marTop w:val="0"/>
                  <w:marBottom w:val="0"/>
                  <w:divBdr>
                    <w:top w:val="none" w:sz="0" w:space="0" w:color="auto"/>
                    <w:left w:val="none" w:sz="0" w:space="0" w:color="auto"/>
                    <w:bottom w:val="none" w:sz="0" w:space="0" w:color="auto"/>
                    <w:right w:val="none" w:sz="0" w:space="0" w:color="auto"/>
                  </w:divBdr>
                </w:div>
                <w:div w:id="657810648">
                  <w:marLeft w:val="640"/>
                  <w:marRight w:val="0"/>
                  <w:marTop w:val="0"/>
                  <w:marBottom w:val="0"/>
                  <w:divBdr>
                    <w:top w:val="none" w:sz="0" w:space="0" w:color="auto"/>
                    <w:left w:val="none" w:sz="0" w:space="0" w:color="auto"/>
                    <w:bottom w:val="none" w:sz="0" w:space="0" w:color="auto"/>
                    <w:right w:val="none" w:sz="0" w:space="0" w:color="auto"/>
                  </w:divBdr>
                </w:div>
                <w:div w:id="662200030">
                  <w:marLeft w:val="640"/>
                  <w:marRight w:val="0"/>
                  <w:marTop w:val="0"/>
                  <w:marBottom w:val="0"/>
                  <w:divBdr>
                    <w:top w:val="none" w:sz="0" w:space="0" w:color="auto"/>
                    <w:left w:val="none" w:sz="0" w:space="0" w:color="auto"/>
                    <w:bottom w:val="none" w:sz="0" w:space="0" w:color="auto"/>
                    <w:right w:val="none" w:sz="0" w:space="0" w:color="auto"/>
                  </w:divBdr>
                </w:div>
                <w:div w:id="729694409">
                  <w:marLeft w:val="640"/>
                  <w:marRight w:val="0"/>
                  <w:marTop w:val="0"/>
                  <w:marBottom w:val="0"/>
                  <w:divBdr>
                    <w:top w:val="none" w:sz="0" w:space="0" w:color="auto"/>
                    <w:left w:val="none" w:sz="0" w:space="0" w:color="auto"/>
                    <w:bottom w:val="none" w:sz="0" w:space="0" w:color="auto"/>
                    <w:right w:val="none" w:sz="0" w:space="0" w:color="auto"/>
                  </w:divBdr>
                </w:div>
                <w:div w:id="773749499">
                  <w:marLeft w:val="640"/>
                  <w:marRight w:val="0"/>
                  <w:marTop w:val="0"/>
                  <w:marBottom w:val="0"/>
                  <w:divBdr>
                    <w:top w:val="none" w:sz="0" w:space="0" w:color="auto"/>
                    <w:left w:val="none" w:sz="0" w:space="0" w:color="auto"/>
                    <w:bottom w:val="none" w:sz="0" w:space="0" w:color="auto"/>
                    <w:right w:val="none" w:sz="0" w:space="0" w:color="auto"/>
                  </w:divBdr>
                </w:div>
                <w:div w:id="798499063">
                  <w:marLeft w:val="640"/>
                  <w:marRight w:val="0"/>
                  <w:marTop w:val="0"/>
                  <w:marBottom w:val="0"/>
                  <w:divBdr>
                    <w:top w:val="none" w:sz="0" w:space="0" w:color="auto"/>
                    <w:left w:val="none" w:sz="0" w:space="0" w:color="auto"/>
                    <w:bottom w:val="none" w:sz="0" w:space="0" w:color="auto"/>
                    <w:right w:val="none" w:sz="0" w:space="0" w:color="auto"/>
                  </w:divBdr>
                </w:div>
                <w:div w:id="802043616">
                  <w:marLeft w:val="640"/>
                  <w:marRight w:val="0"/>
                  <w:marTop w:val="0"/>
                  <w:marBottom w:val="0"/>
                  <w:divBdr>
                    <w:top w:val="none" w:sz="0" w:space="0" w:color="auto"/>
                    <w:left w:val="none" w:sz="0" w:space="0" w:color="auto"/>
                    <w:bottom w:val="none" w:sz="0" w:space="0" w:color="auto"/>
                    <w:right w:val="none" w:sz="0" w:space="0" w:color="auto"/>
                  </w:divBdr>
                </w:div>
                <w:div w:id="810556864">
                  <w:marLeft w:val="640"/>
                  <w:marRight w:val="0"/>
                  <w:marTop w:val="0"/>
                  <w:marBottom w:val="0"/>
                  <w:divBdr>
                    <w:top w:val="none" w:sz="0" w:space="0" w:color="auto"/>
                    <w:left w:val="none" w:sz="0" w:space="0" w:color="auto"/>
                    <w:bottom w:val="none" w:sz="0" w:space="0" w:color="auto"/>
                    <w:right w:val="none" w:sz="0" w:space="0" w:color="auto"/>
                  </w:divBdr>
                </w:div>
                <w:div w:id="858547503">
                  <w:marLeft w:val="640"/>
                  <w:marRight w:val="0"/>
                  <w:marTop w:val="0"/>
                  <w:marBottom w:val="0"/>
                  <w:divBdr>
                    <w:top w:val="none" w:sz="0" w:space="0" w:color="auto"/>
                    <w:left w:val="none" w:sz="0" w:space="0" w:color="auto"/>
                    <w:bottom w:val="none" w:sz="0" w:space="0" w:color="auto"/>
                    <w:right w:val="none" w:sz="0" w:space="0" w:color="auto"/>
                  </w:divBdr>
                </w:div>
                <w:div w:id="859318945">
                  <w:marLeft w:val="640"/>
                  <w:marRight w:val="0"/>
                  <w:marTop w:val="0"/>
                  <w:marBottom w:val="0"/>
                  <w:divBdr>
                    <w:top w:val="none" w:sz="0" w:space="0" w:color="auto"/>
                    <w:left w:val="none" w:sz="0" w:space="0" w:color="auto"/>
                    <w:bottom w:val="none" w:sz="0" w:space="0" w:color="auto"/>
                    <w:right w:val="none" w:sz="0" w:space="0" w:color="auto"/>
                  </w:divBdr>
                </w:div>
                <w:div w:id="893277377">
                  <w:marLeft w:val="640"/>
                  <w:marRight w:val="0"/>
                  <w:marTop w:val="0"/>
                  <w:marBottom w:val="0"/>
                  <w:divBdr>
                    <w:top w:val="none" w:sz="0" w:space="0" w:color="auto"/>
                    <w:left w:val="none" w:sz="0" w:space="0" w:color="auto"/>
                    <w:bottom w:val="none" w:sz="0" w:space="0" w:color="auto"/>
                    <w:right w:val="none" w:sz="0" w:space="0" w:color="auto"/>
                  </w:divBdr>
                </w:div>
                <w:div w:id="902712671">
                  <w:marLeft w:val="640"/>
                  <w:marRight w:val="0"/>
                  <w:marTop w:val="0"/>
                  <w:marBottom w:val="0"/>
                  <w:divBdr>
                    <w:top w:val="none" w:sz="0" w:space="0" w:color="auto"/>
                    <w:left w:val="none" w:sz="0" w:space="0" w:color="auto"/>
                    <w:bottom w:val="none" w:sz="0" w:space="0" w:color="auto"/>
                    <w:right w:val="none" w:sz="0" w:space="0" w:color="auto"/>
                  </w:divBdr>
                </w:div>
                <w:div w:id="1000157536">
                  <w:marLeft w:val="640"/>
                  <w:marRight w:val="0"/>
                  <w:marTop w:val="0"/>
                  <w:marBottom w:val="0"/>
                  <w:divBdr>
                    <w:top w:val="none" w:sz="0" w:space="0" w:color="auto"/>
                    <w:left w:val="none" w:sz="0" w:space="0" w:color="auto"/>
                    <w:bottom w:val="none" w:sz="0" w:space="0" w:color="auto"/>
                    <w:right w:val="none" w:sz="0" w:space="0" w:color="auto"/>
                  </w:divBdr>
                </w:div>
                <w:div w:id="1055157201">
                  <w:marLeft w:val="640"/>
                  <w:marRight w:val="0"/>
                  <w:marTop w:val="0"/>
                  <w:marBottom w:val="0"/>
                  <w:divBdr>
                    <w:top w:val="none" w:sz="0" w:space="0" w:color="auto"/>
                    <w:left w:val="none" w:sz="0" w:space="0" w:color="auto"/>
                    <w:bottom w:val="none" w:sz="0" w:space="0" w:color="auto"/>
                    <w:right w:val="none" w:sz="0" w:space="0" w:color="auto"/>
                  </w:divBdr>
                </w:div>
                <w:div w:id="1060444141">
                  <w:marLeft w:val="640"/>
                  <w:marRight w:val="0"/>
                  <w:marTop w:val="0"/>
                  <w:marBottom w:val="0"/>
                  <w:divBdr>
                    <w:top w:val="none" w:sz="0" w:space="0" w:color="auto"/>
                    <w:left w:val="none" w:sz="0" w:space="0" w:color="auto"/>
                    <w:bottom w:val="none" w:sz="0" w:space="0" w:color="auto"/>
                    <w:right w:val="none" w:sz="0" w:space="0" w:color="auto"/>
                  </w:divBdr>
                </w:div>
                <w:div w:id="1096024663">
                  <w:marLeft w:val="640"/>
                  <w:marRight w:val="0"/>
                  <w:marTop w:val="0"/>
                  <w:marBottom w:val="0"/>
                  <w:divBdr>
                    <w:top w:val="none" w:sz="0" w:space="0" w:color="auto"/>
                    <w:left w:val="none" w:sz="0" w:space="0" w:color="auto"/>
                    <w:bottom w:val="none" w:sz="0" w:space="0" w:color="auto"/>
                    <w:right w:val="none" w:sz="0" w:space="0" w:color="auto"/>
                  </w:divBdr>
                </w:div>
                <w:div w:id="1098910193">
                  <w:marLeft w:val="640"/>
                  <w:marRight w:val="0"/>
                  <w:marTop w:val="0"/>
                  <w:marBottom w:val="0"/>
                  <w:divBdr>
                    <w:top w:val="none" w:sz="0" w:space="0" w:color="auto"/>
                    <w:left w:val="none" w:sz="0" w:space="0" w:color="auto"/>
                    <w:bottom w:val="none" w:sz="0" w:space="0" w:color="auto"/>
                    <w:right w:val="none" w:sz="0" w:space="0" w:color="auto"/>
                  </w:divBdr>
                </w:div>
                <w:div w:id="1107699183">
                  <w:marLeft w:val="640"/>
                  <w:marRight w:val="0"/>
                  <w:marTop w:val="0"/>
                  <w:marBottom w:val="0"/>
                  <w:divBdr>
                    <w:top w:val="none" w:sz="0" w:space="0" w:color="auto"/>
                    <w:left w:val="none" w:sz="0" w:space="0" w:color="auto"/>
                    <w:bottom w:val="none" w:sz="0" w:space="0" w:color="auto"/>
                    <w:right w:val="none" w:sz="0" w:space="0" w:color="auto"/>
                  </w:divBdr>
                </w:div>
                <w:div w:id="1147012368">
                  <w:marLeft w:val="640"/>
                  <w:marRight w:val="0"/>
                  <w:marTop w:val="0"/>
                  <w:marBottom w:val="0"/>
                  <w:divBdr>
                    <w:top w:val="none" w:sz="0" w:space="0" w:color="auto"/>
                    <w:left w:val="none" w:sz="0" w:space="0" w:color="auto"/>
                    <w:bottom w:val="none" w:sz="0" w:space="0" w:color="auto"/>
                    <w:right w:val="none" w:sz="0" w:space="0" w:color="auto"/>
                  </w:divBdr>
                </w:div>
                <w:div w:id="1185170084">
                  <w:marLeft w:val="640"/>
                  <w:marRight w:val="0"/>
                  <w:marTop w:val="0"/>
                  <w:marBottom w:val="0"/>
                  <w:divBdr>
                    <w:top w:val="none" w:sz="0" w:space="0" w:color="auto"/>
                    <w:left w:val="none" w:sz="0" w:space="0" w:color="auto"/>
                    <w:bottom w:val="none" w:sz="0" w:space="0" w:color="auto"/>
                    <w:right w:val="none" w:sz="0" w:space="0" w:color="auto"/>
                  </w:divBdr>
                </w:div>
                <w:div w:id="1196768401">
                  <w:marLeft w:val="640"/>
                  <w:marRight w:val="0"/>
                  <w:marTop w:val="0"/>
                  <w:marBottom w:val="0"/>
                  <w:divBdr>
                    <w:top w:val="none" w:sz="0" w:space="0" w:color="auto"/>
                    <w:left w:val="none" w:sz="0" w:space="0" w:color="auto"/>
                    <w:bottom w:val="none" w:sz="0" w:space="0" w:color="auto"/>
                    <w:right w:val="none" w:sz="0" w:space="0" w:color="auto"/>
                  </w:divBdr>
                </w:div>
                <w:div w:id="1212840583">
                  <w:marLeft w:val="640"/>
                  <w:marRight w:val="0"/>
                  <w:marTop w:val="0"/>
                  <w:marBottom w:val="0"/>
                  <w:divBdr>
                    <w:top w:val="none" w:sz="0" w:space="0" w:color="auto"/>
                    <w:left w:val="none" w:sz="0" w:space="0" w:color="auto"/>
                    <w:bottom w:val="none" w:sz="0" w:space="0" w:color="auto"/>
                    <w:right w:val="none" w:sz="0" w:space="0" w:color="auto"/>
                  </w:divBdr>
                </w:div>
                <w:div w:id="1265844162">
                  <w:marLeft w:val="640"/>
                  <w:marRight w:val="0"/>
                  <w:marTop w:val="0"/>
                  <w:marBottom w:val="0"/>
                  <w:divBdr>
                    <w:top w:val="none" w:sz="0" w:space="0" w:color="auto"/>
                    <w:left w:val="none" w:sz="0" w:space="0" w:color="auto"/>
                    <w:bottom w:val="none" w:sz="0" w:space="0" w:color="auto"/>
                    <w:right w:val="none" w:sz="0" w:space="0" w:color="auto"/>
                  </w:divBdr>
                </w:div>
                <w:div w:id="1274939581">
                  <w:marLeft w:val="640"/>
                  <w:marRight w:val="0"/>
                  <w:marTop w:val="0"/>
                  <w:marBottom w:val="0"/>
                  <w:divBdr>
                    <w:top w:val="none" w:sz="0" w:space="0" w:color="auto"/>
                    <w:left w:val="none" w:sz="0" w:space="0" w:color="auto"/>
                    <w:bottom w:val="none" w:sz="0" w:space="0" w:color="auto"/>
                    <w:right w:val="none" w:sz="0" w:space="0" w:color="auto"/>
                  </w:divBdr>
                </w:div>
                <w:div w:id="1283223896">
                  <w:marLeft w:val="640"/>
                  <w:marRight w:val="0"/>
                  <w:marTop w:val="0"/>
                  <w:marBottom w:val="0"/>
                  <w:divBdr>
                    <w:top w:val="none" w:sz="0" w:space="0" w:color="auto"/>
                    <w:left w:val="none" w:sz="0" w:space="0" w:color="auto"/>
                    <w:bottom w:val="none" w:sz="0" w:space="0" w:color="auto"/>
                    <w:right w:val="none" w:sz="0" w:space="0" w:color="auto"/>
                  </w:divBdr>
                </w:div>
                <w:div w:id="1330249794">
                  <w:marLeft w:val="640"/>
                  <w:marRight w:val="0"/>
                  <w:marTop w:val="0"/>
                  <w:marBottom w:val="0"/>
                  <w:divBdr>
                    <w:top w:val="none" w:sz="0" w:space="0" w:color="auto"/>
                    <w:left w:val="none" w:sz="0" w:space="0" w:color="auto"/>
                    <w:bottom w:val="none" w:sz="0" w:space="0" w:color="auto"/>
                    <w:right w:val="none" w:sz="0" w:space="0" w:color="auto"/>
                  </w:divBdr>
                </w:div>
                <w:div w:id="1346130993">
                  <w:marLeft w:val="640"/>
                  <w:marRight w:val="0"/>
                  <w:marTop w:val="0"/>
                  <w:marBottom w:val="0"/>
                  <w:divBdr>
                    <w:top w:val="none" w:sz="0" w:space="0" w:color="auto"/>
                    <w:left w:val="none" w:sz="0" w:space="0" w:color="auto"/>
                    <w:bottom w:val="none" w:sz="0" w:space="0" w:color="auto"/>
                    <w:right w:val="none" w:sz="0" w:space="0" w:color="auto"/>
                  </w:divBdr>
                </w:div>
                <w:div w:id="1359618377">
                  <w:marLeft w:val="640"/>
                  <w:marRight w:val="0"/>
                  <w:marTop w:val="0"/>
                  <w:marBottom w:val="0"/>
                  <w:divBdr>
                    <w:top w:val="none" w:sz="0" w:space="0" w:color="auto"/>
                    <w:left w:val="none" w:sz="0" w:space="0" w:color="auto"/>
                    <w:bottom w:val="none" w:sz="0" w:space="0" w:color="auto"/>
                    <w:right w:val="none" w:sz="0" w:space="0" w:color="auto"/>
                  </w:divBdr>
                </w:div>
                <w:div w:id="1363283888">
                  <w:marLeft w:val="640"/>
                  <w:marRight w:val="0"/>
                  <w:marTop w:val="0"/>
                  <w:marBottom w:val="0"/>
                  <w:divBdr>
                    <w:top w:val="none" w:sz="0" w:space="0" w:color="auto"/>
                    <w:left w:val="none" w:sz="0" w:space="0" w:color="auto"/>
                    <w:bottom w:val="none" w:sz="0" w:space="0" w:color="auto"/>
                    <w:right w:val="none" w:sz="0" w:space="0" w:color="auto"/>
                  </w:divBdr>
                </w:div>
                <w:div w:id="1395080359">
                  <w:marLeft w:val="640"/>
                  <w:marRight w:val="0"/>
                  <w:marTop w:val="0"/>
                  <w:marBottom w:val="0"/>
                  <w:divBdr>
                    <w:top w:val="none" w:sz="0" w:space="0" w:color="auto"/>
                    <w:left w:val="none" w:sz="0" w:space="0" w:color="auto"/>
                    <w:bottom w:val="none" w:sz="0" w:space="0" w:color="auto"/>
                    <w:right w:val="none" w:sz="0" w:space="0" w:color="auto"/>
                  </w:divBdr>
                </w:div>
                <w:div w:id="1421216303">
                  <w:marLeft w:val="640"/>
                  <w:marRight w:val="0"/>
                  <w:marTop w:val="0"/>
                  <w:marBottom w:val="0"/>
                  <w:divBdr>
                    <w:top w:val="none" w:sz="0" w:space="0" w:color="auto"/>
                    <w:left w:val="none" w:sz="0" w:space="0" w:color="auto"/>
                    <w:bottom w:val="none" w:sz="0" w:space="0" w:color="auto"/>
                    <w:right w:val="none" w:sz="0" w:space="0" w:color="auto"/>
                  </w:divBdr>
                </w:div>
                <w:div w:id="1443960539">
                  <w:marLeft w:val="640"/>
                  <w:marRight w:val="0"/>
                  <w:marTop w:val="0"/>
                  <w:marBottom w:val="0"/>
                  <w:divBdr>
                    <w:top w:val="none" w:sz="0" w:space="0" w:color="auto"/>
                    <w:left w:val="none" w:sz="0" w:space="0" w:color="auto"/>
                    <w:bottom w:val="none" w:sz="0" w:space="0" w:color="auto"/>
                    <w:right w:val="none" w:sz="0" w:space="0" w:color="auto"/>
                  </w:divBdr>
                </w:div>
                <w:div w:id="1446270317">
                  <w:marLeft w:val="640"/>
                  <w:marRight w:val="0"/>
                  <w:marTop w:val="0"/>
                  <w:marBottom w:val="0"/>
                  <w:divBdr>
                    <w:top w:val="none" w:sz="0" w:space="0" w:color="auto"/>
                    <w:left w:val="none" w:sz="0" w:space="0" w:color="auto"/>
                    <w:bottom w:val="none" w:sz="0" w:space="0" w:color="auto"/>
                    <w:right w:val="none" w:sz="0" w:space="0" w:color="auto"/>
                  </w:divBdr>
                </w:div>
                <w:div w:id="1467746647">
                  <w:marLeft w:val="640"/>
                  <w:marRight w:val="0"/>
                  <w:marTop w:val="0"/>
                  <w:marBottom w:val="0"/>
                  <w:divBdr>
                    <w:top w:val="none" w:sz="0" w:space="0" w:color="auto"/>
                    <w:left w:val="none" w:sz="0" w:space="0" w:color="auto"/>
                    <w:bottom w:val="none" w:sz="0" w:space="0" w:color="auto"/>
                    <w:right w:val="none" w:sz="0" w:space="0" w:color="auto"/>
                  </w:divBdr>
                </w:div>
                <w:div w:id="1471633332">
                  <w:marLeft w:val="640"/>
                  <w:marRight w:val="0"/>
                  <w:marTop w:val="0"/>
                  <w:marBottom w:val="0"/>
                  <w:divBdr>
                    <w:top w:val="none" w:sz="0" w:space="0" w:color="auto"/>
                    <w:left w:val="none" w:sz="0" w:space="0" w:color="auto"/>
                    <w:bottom w:val="none" w:sz="0" w:space="0" w:color="auto"/>
                    <w:right w:val="none" w:sz="0" w:space="0" w:color="auto"/>
                  </w:divBdr>
                </w:div>
                <w:div w:id="1478524815">
                  <w:marLeft w:val="640"/>
                  <w:marRight w:val="0"/>
                  <w:marTop w:val="0"/>
                  <w:marBottom w:val="0"/>
                  <w:divBdr>
                    <w:top w:val="none" w:sz="0" w:space="0" w:color="auto"/>
                    <w:left w:val="none" w:sz="0" w:space="0" w:color="auto"/>
                    <w:bottom w:val="none" w:sz="0" w:space="0" w:color="auto"/>
                    <w:right w:val="none" w:sz="0" w:space="0" w:color="auto"/>
                  </w:divBdr>
                </w:div>
                <w:div w:id="1516652153">
                  <w:marLeft w:val="640"/>
                  <w:marRight w:val="0"/>
                  <w:marTop w:val="0"/>
                  <w:marBottom w:val="0"/>
                  <w:divBdr>
                    <w:top w:val="none" w:sz="0" w:space="0" w:color="auto"/>
                    <w:left w:val="none" w:sz="0" w:space="0" w:color="auto"/>
                    <w:bottom w:val="none" w:sz="0" w:space="0" w:color="auto"/>
                    <w:right w:val="none" w:sz="0" w:space="0" w:color="auto"/>
                  </w:divBdr>
                </w:div>
                <w:div w:id="1523012644">
                  <w:marLeft w:val="640"/>
                  <w:marRight w:val="0"/>
                  <w:marTop w:val="0"/>
                  <w:marBottom w:val="0"/>
                  <w:divBdr>
                    <w:top w:val="none" w:sz="0" w:space="0" w:color="auto"/>
                    <w:left w:val="none" w:sz="0" w:space="0" w:color="auto"/>
                    <w:bottom w:val="none" w:sz="0" w:space="0" w:color="auto"/>
                    <w:right w:val="none" w:sz="0" w:space="0" w:color="auto"/>
                  </w:divBdr>
                </w:div>
                <w:div w:id="1552156050">
                  <w:marLeft w:val="640"/>
                  <w:marRight w:val="0"/>
                  <w:marTop w:val="0"/>
                  <w:marBottom w:val="0"/>
                  <w:divBdr>
                    <w:top w:val="none" w:sz="0" w:space="0" w:color="auto"/>
                    <w:left w:val="none" w:sz="0" w:space="0" w:color="auto"/>
                    <w:bottom w:val="none" w:sz="0" w:space="0" w:color="auto"/>
                    <w:right w:val="none" w:sz="0" w:space="0" w:color="auto"/>
                  </w:divBdr>
                </w:div>
                <w:div w:id="1553812939">
                  <w:marLeft w:val="640"/>
                  <w:marRight w:val="0"/>
                  <w:marTop w:val="0"/>
                  <w:marBottom w:val="0"/>
                  <w:divBdr>
                    <w:top w:val="none" w:sz="0" w:space="0" w:color="auto"/>
                    <w:left w:val="none" w:sz="0" w:space="0" w:color="auto"/>
                    <w:bottom w:val="none" w:sz="0" w:space="0" w:color="auto"/>
                    <w:right w:val="none" w:sz="0" w:space="0" w:color="auto"/>
                  </w:divBdr>
                </w:div>
                <w:div w:id="1599950206">
                  <w:marLeft w:val="640"/>
                  <w:marRight w:val="0"/>
                  <w:marTop w:val="0"/>
                  <w:marBottom w:val="0"/>
                  <w:divBdr>
                    <w:top w:val="none" w:sz="0" w:space="0" w:color="auto"/>
                    <w:left w:val="none" w:sz="0" w:space="0" w:color="auto"/>
                    <w:bottom w:val="none" w:sz="0" w:space="0" w:color="auto"/>
                    <w:right w:val="none" w:sz="0" w:space="0" w:color="auto"/>
                  </w:divBdr>
                </w:div>
                <w:div w:id="1665667466">
                  <w:marLeft w:val="640"/>
                  <w:marRight w:val="0"/>
                  <w:marTop w:val="0"/>
                  <w:marBottom w:val="0"/>
                  <w:divBdr>
                    <w:top w:val="none" w:sz="0" w:space="0" w:color="auto"/>
                    <w:left w:val="none" w:sz="0" w:space="0" w:color="auto"/>
                    <w:bottom w:val="none" w:sz="0" w:space="0" w:color="auto"/>
                    <w:right w:val="none" w:sz="0" w:space="0" w:color="auto"/>
                  </w:divBdr>
                </w:div>
                <w:div w:id="1757827840">
                  <w:marLeft w:val="640"/>
                  <w:marRight w:val="0"/>
                  <w:marTop w:val="0"/>
                  <w:marBottom w:val="0"/>
                  <w:divBdr>
                    <w:top w:val="none" w:sz="0" w:space="0" w:color="auto"/>
                    <w:left w:val="none" w:sz="0" w:space="0" w:color="auto"/>
                    <w:bottom w:val="none" w:sz="0" w:space="0" w:color="auto"/>
                    <w:right w:val="none" w:sz="0" w:space="0" w:color="auto"/>
                  </w:divBdr>
                </w:div>
                <w:div w:id="1820268502">
                  <w:marLeft w:val="640"/>
                  <w:marRight w:val="0"/>
                  <w:marTop w:val="0"/>
                  <w:marBottom w:val="0"/>
                  <w:divBdr>
                    <w:top w:val="none" w:sz="0" w:space="0" w:color="auto"/>
                    <w:left w:val="none" w:sz="0" w:space="0" w:color="auto"/>
                    <w:bottom w:val="none" w:sz="0" w:space="0" w:color="auto"/>
                    <w:right w:val="none" w:sz="0" w:space="0" w:color="auto"/>
                  </w:divBdr>
                </w:div>
                <w:div w:id="1844201051">
                  <w:marLeft w:val="640"/>
                  <w:marRight w:val="0"/>
                  <w:marTop w:val="0"/>
                  <w:marBottom w:val="0"/>
                  <w:divBdr>
                    <w:top w:val="none" w:sz="0" w:space="0" w:color="auto"/>
                    <w:left w:val="none" w:sz="0" w:space="0" w:color="auto"/>
                    <w:bottom w:val="none" w:sz="0" w:space="0" w:color="auto"/>
                    <w:right w:val="none" w:sz="0" w:space="0" w:color="auto"/>
                  </w:divBdr>
                </w:div>
                <w:div w:id="1865971871">
                  <w:marLeft w:val="640"/>
                  <w:marRight w:val="0"/>
                  <w:marTop w:val="0"/>
                  <w:marBottom w:val="0"/>
                  <w:divBdr>
                    <w:top w:val="none" w:sz="0" w:space="0" w:color="auto"/>
                    <w:left w:val="none" w:sz="0" w:space="0" w:color="auto"/>
                    <w:bottom w:val="none" w:sz="0" w:space="0" w:color="auto"/>
                    <w:right w:val="none" w:sz="0" w:space="0" w:color="auto"/>
                  </w:divBdr>
                </w:div>
                <w:div w:id="1903523807">
                  <w:marLeft w:val="640"/>
                  <w:marRight w:val="0"/>
                  <w:marTop w:val="0"/>
                  <w:marBottom w:val="0"/>
                  <w:divBdr>
                    <w:top w:val="none" w:sz="0" w:space="0" w:color="auto"/>
                    <w:left w:val="none" w:sz="0" w:space="0" w:color="auto"/>
                    <w:bottom w:val="none" w:sz="0" w:space="0" w:color="auto"/>
                    <w:right w:val="none" w:sz="0" w:space="0" w:color="auto"/>
                  </w:divBdr>
                </w:div>
                <w:div w:id="1955407939">
                  <w:marLeft w:val="640"/>
                  <w:marRight w:val="0"/>
                  <w:marTop w:val="0"/>
                  <w:marBottom w:val="0"/>
                  <w:divBdr>
                    <w:top w:val="none" w:sz="0" w:space="0" w:color="auto"/>
                    <w:left w:val="none" w:sz="0" w:space="0" w:color="auto"/>
                    <w:bottom w:val="none" w:sz="0" w:space="0" w:color="auto"/>
                    <w:right w:val="none" w:sz="0" w:space="0" w:color="auto"/>
                  </w:divBdr>
                </w:div>
                <w:div w:id="2017919921">
                  <w:marLeft w:val="640"/>
                  <w:marRight w:val="0"/>
                  <w:marTop w:val="0"/>
                  <w:marBottom w:val="0"/>
                  <w:divBdr>
                    <w:top w:val="none" w:sz="0" w:space="0" w:color="auto"/>
                    <w:left w:val="none" w:sz="0" w:space="0" w:color="auto"/>
                    <w:bottom w:val="none" w:sz="0" w:space="0" w:color="auto"/>
                    <w:right w:val="none" w:sz="0" w:space="0" w:color="auto"/>
                  </w:divBdr>
                </w:div>
                <w:div w:id="2027706751">
                  <w:marLeft w:val="640"/>
                  <w:marRight w:val="0"/>
                  <w:marTop w:val="0"/>
                  <w:marBottom w:val="0"/>
                  <w:divBdr>
                    <w:top w:val="none" w:sz="0" w:space="0" w:color="auto"/>
                    <w:left w:val="none" w:sz="0" w:space="0" w:color="auto"/>
                    <w:bottom w:val="none" w:sz="0" w:space="0" w:color="auto"/>
                    <w:right w:val="none" w:sz="0" w:space="0" w:color="auto"/>
                  </w:divBdr>
                </w:div>
                <w:div w:id="2072003317">
                  <w:marLeft w:val="640"/>
                  <w:marRight w:val="0"/>
                  <w:marTop w:val="0"/>
                  <w:marBottom w:val="0"/>
                  <w:divBdr>
                    <w:top w:val="none" w:sz="0" w:space="0" w:color="auto"/>
                    <w:left w:val="none" w:sz="0" w:space="0" w:color="auto"/>
                    <w:bottom w:val="none" w:sz="0" w:space="0" w:color="auto"/>
                    <w:right w:val="none" w:sz="0" w:space="0" w:color="auto"/>
                  </w:divBdr>
                </w:div>
              </w:divsChild>
            </w:div>
            <w:div w:id="1939285458">
              <w:marLeft w:val="0"/>
              <w:marRight w:val="0"/>
              <w:marTop w:val="0"/>
              <w:marBottom w:val="0"/>
              <w:divBdr>
                <w:top w:val="none" w:sz="0" w:space="0" w:color="auto"/>
                <w:left w:val="none" w:sz="0" w:space="0" w:color="auto"/>
                <w:bottom w:val="none" w:sz="0" w:space="0" w:color="auto"/>
                <w:right w:val="none" w:sz="0" w:space="0" w:color="auto"/>
              </w:divBdr>
              <w:divsChild>
                <w:div w:id="63064658">
                  <w:marLeft w:val="640"/>
                  <w:marRight w:val="0"/>
                  <w:marTop w:val="0"/>
                  <w:marBottom w:val="0"/>
                  <w:divBdr>
                    <w:top w:val="none" w:sz="0" w:space="0" w:color="auto"/>
                    <w:left w:val="none" w:sz="0" w:space="0" w:color="auto"/>
                    <w:bottom w:val="none" w:sz="0" w:space="0" w:color="auto"/>
                    <w:right w:val="none" w:sz="0" w:space="0" w:color="auto"/>
                  </w:divBdr>
                </w:div>
                <w:div w:id="118844161">
                  <w:marLeft w:val="640"/>
                  <w:marRight w:val="0"/>
                  <w:marTop w:val="0"/>
                  <w:marBottom w:val="0"/>
                  <w:divBdr>
                    <w:top w:val="none" w:sz="0" w:space="0" w:color="auto"/>
                    <w:left w:val="none" w:sz="0" w:space="0" w:color="auto"/>
                    <w:bottom w:val="none" w:sz="0" w:space="0" w:color="auto"/>
                    <w:right w:val="none" w:sz="0" w:space="0" w:color="auto"/>
                  </w:divBdr>
                </w:div>
                <w:div w:id="127095221">
                  <w:marLeft w:val="640"/>
                  <w:marRight w:val="0"/>
                  <w:marTop w:val="0"/>
                  <w:marBottom w:val="0"/>
                  <w:divBdr>
                    <w:top w:val="none" w:sz="0" w:space="0" w:color="auto"/>
                    <w:left w:val="none" w:sz="0" w:space="0" w:color="auto"/>
                    <w:bottom w:val="none" w:sz="0" w:space="0" w:color="auto"/>
                    <w:right w:val="none" w:sz="0" w:space="0" w:color="auto"/>
                  </w:divBdr>
                </w:div>
                <w:div w:id="128402049">
                  <w:marLeft w:val="640"/>
                  <w:marRight w:val="0"/>
                  <w:marTop w:val="0"/>
                  <w:marBottom w:val="0"/>
                  <w:divBdr>
                    <w:top w:val="none" w:sz="0" w:space="0" w:color="auto"/>
                    <w:left w:val="none" w:sz="0" w:space="0" w:color="auto"/>
                    <w:bottom w:val="none" w:sz="0" w:space="0" w:color="auto"/>
                    <w:right w:val="none" w:sz="0" w:space="0" w:color="auto"/>
                  </w:divBdr>
                </w:div>
                <w:div w:id="189757262">
                  <w:marLeft w:val="640"/>
                  <w:marRight w:val="0"/>
                  <w:marTop w:val="0"/>
                  <w:marBottom w:val="0"/>
                  <w:divBdr>
                    <w:top w:val="none" w:sz="0" w:space="0" w:color="auto"/>
                    <w:left w:val="none" w:sz="0" w:space="0" w:color="auto"/>
                    <w:bottom w:val="none" w:sz="0" w:space="0" w:color="auto"/>
                    <w:right w:val="none" w:sz="0" w:space="0" w:color="auto"/>
                  </w:divBdr>
                </w:div>
                <w:div w:id="212541385">
                  <w:marLeft w:val="640"/>
                  <w:marRight w:val="0"/>
                  <w:marTop w:val="0"/>
                  <w:marBottom w:val="0"/>
                  <w:divBdr>
                    <w:top w:val="none" w:sz="0" w:space="0" w:color="auto"/>
                    <w:left w:val="none" w:sz="0" w:space="0" w:color="auto"/>
                    <w:bottom w:val="none" w:sz="0" w:space="0" w:color="auto"/>
                    <w:right w:val="none" w:sz="0" w:space="0" w:color="auto"/>
                  </w:divBdr>
                </w:div>
                <w:div w:id="229852901">
                  <w:marLeft w:val="640"/>
                  <w:marRight w:val="0"/>
                  <w:marTop w:val="0"/>
                  <w:marBottom w:val="0"/>
                  <w:divBdr>
                    <w:top w:val="none" w:sz="0" w:space="0" w:color="auto"/>
                    <w:left w:val="none" w:sz="0" w:space="0" w:color="auto"/>
                    <w:bottom w:val="none" w:sz="0" w:space="0" w:color="auto"/>
                    <w:right w:val="none" w:sz="0" w:space="0" w:color="auto"/>
                  </w:divBdr>
                </w:div>
                <w:div w:id="257829387">
                  <w:marLeft w:val="640"/>
                  <w:marRight w:val="0"/>
                  <w:marTop w:val="0"/>
                  <w:marBottom w:val="0"/>
                  <w:divBdr>
                    <w:top w:val="none" w:sz="0" w:space="0" w:color="auto"/>
                    <w:left w:val="none" w:sz="0" w:space="0" w:color="auto"/>
                    <w:bottom w:val="none" w:sz="0" w:space="0" w:color="auto"/>
                    <w:right w:val="none" w:sz="0" w:space="0" w:color="auto"/>
                  </w:divBdr>
                </w:div>
                <w:div w:id="289676909">
                  <w:marLeft w:val="640"/>
                  <w:marRight w:val="0"/>
                  <w:marTop w:val="0"/>
                  <w:marBottom w:val="0"/>
                  <w:divBdr>
                    <w:top w:val="none" w:sz="0" w:space="0" w:color="auto"/>
                    <w:left w:val="none" w:sz="0" w:space="0" w:color="auto"/>
                    <w:bottom w:val="none" w:sz="0" w:space="0" w:color="auto"/>
                    <w:right w:val="none" w:sz="0" w:space="0" w:color="auto"/>
                  </w:divBdr>
                </w:div>
                <w:div w:id="292949142">
                  <w:marLeft w:val="640"/>
                  <w:marRight w:val="0"/>
                  <w:marTop w:val="0"/>
                  <w:marBottom w:val="0"/>
                  <w:divBdr>
                    <w:top w:val="none" w:sz="0" w:space="0" w:color="auto"/>
                    <w:left w:val="none" w:sz="0" w:space="0" w:color="auto"/>
                    <w:bottom w:val="none" w:sz="0" w:space="0" w:color="auto"/>
                    <w:right w:val="none" w:sz="0" w:space="0" w:color="auto"/>
                  </w:divBdr>
                </w:div>
                <w:div w:id="480927275">
                  <w:marLeft w:val="640"/>
                  <w:marRight w:val="0"/>
                  <w:marTop w:val="0"/>
                  <w:marBottom w:val="0"/>
                  <w:divBdr>
                    <w:top w:val="none" w:sz="0" w:space="0" w:color="auto"/>
                    <w:left w:val="none" w:sz="0" w:space="0" w:color="auto"/>
                    <w:bottom w:val="none" w:sz="0" w:space="0" w:color="auto"/>
                    <w:right w:val="none" w:sz="0" w:space="0" w:color="auto"/>
                  </w:divBdr>
                </w:div>
                <w:div w:id="514535560">
                  <w:marLeft w:val="640"/>
                  <w:marRight w:val="0"/>
                  <w:marTop w:val="0"/>
                  <w:marBottom w:val="0"/>
                  <w:divBdr>
                    <w:top w:val="none" w:sz="0" w:space="0" w:color="auto"/>
                    <w:left w:val="none" w:sz="0" w:space="0" w:color="auto"/>
                    <w:bottom w:val="none" w:sz="0" w:space="0" w:color="auto"/>
                    <w:right w:val="none" w:sz="0" w:space="0" w:color="auto"/>
                  </w:divBdr>
                </w:div>
                <w:div w:id="564727555">
                  <w:marLeft w:val="640"/>
                  <w:marRight w:val="0"/>
                  <w:marTop w:val="0"/>
                  <w:marBottom w:val="0"/>
                  <w:divBdr>
                    <w:top w:val="none" w:sz="0" w:space="0" w:color="auto"/>
                    <w:left w:val="none" w:sz="0" w:space="0" w:color="auto"/>
                    <w:bottom w:val="none" w:sz="0" w:space="0" w:color="auto"/>
                    <w:right w:val="none" w:sz="0" w:space="0" w:color="auto"/>
                  </w:divBdr>
                </w:div>
                <w:div w:id="595207898">
                  <w:marLeft w:val="640"/>
                  <w:marRight w:val="0"/>
                  <w:marTop w:val="0"/>
                  <w:marBottom w:val="0"/>
                  <w:divBdr>
                    <w:top w:val="none" w:sz="0" w:space="0" w:color="auto"/>
                    <w:left w:val="none" w:sz="0" w:space="0" w:color="auto"/>
                    <w:bottom w:val="none" w:sz="0" w:space="0" w:color="auto"/>
                    <w:right w:val="none" w:sz="0" w:space="0" w:color="auto"/>
                  </w:divBdr>
                </w:div>
                <w:div w:id="653526444">
                  <w:marLeft w:val="640"/>
                  <w:marRight w:val="0"/>
                  <w:marTop w:val="0"/>
                  <w:marBottom w:val="0"/>
                  <w:divBdr>
                    <w:top w:val="none" w:sz="0" w:space="0" w:color="auto"/>
                    <w:left w:val="none" w:sz="0" w:space="0" w:color="auto"/>
                    <w:bottom w:val="none" w:sz="0" w:space="0" w:color="auto"/>
                    <w:right w:val="none" w:sz="0" w:space="0" w:color="auto"/>
                  </w:divBdr>
                </w:div>
                <w:div w:id="727605878">
                  <w:marLeft w:val="640"/>
                  <w:marRight w:val="0"/>
                  <w:marTop w:val="0"/>
                  <w:marBottom w:val="0"/>
                  <w:divBdr>
                    <w:top w:val="none" w:sz="0" w:space="0" w:color="auto"/>
                    <w:left w:val="none" w:sz="0" w:space="0" w:color="auto"/>
                    <w:bottom w:val="none" w:sz="0" w:space="0" w:color="auto"/>
                    <w:right w:val="none" w:sz="0" w:space="0" w:color="auto"/>
                  </w:divBdr>
                </w:div>
                <w:div w:id="771898115">
                  <w:marLeft w:val="640"/>
                  <w:marRight w:val="0"/>
                  <w:marTop w:val="0"/>
                  <w:marBottom w:val="0"/>
                  <w:divBdr>
                    <w:top w:val="none" w:sz="0" w:space="0" w:color="auto"/>
                    <w:left w:val="none" w:sz="0" w:space="0" w:color="auto"/>
                    <w:bottom w:val="none" w:sz="0" w:space="0" w:color="auto"/>
                    <w:right w:val="none" w:sz="0" w:space="0" w:color="auto"/>
                  </w:divBdr>
                </w:div>
                <w:div w:id="862934947">
                  <w:marLeft w:val="640"/>
                  <w:marRight w:val="0"/>
                  <w:marTop w:val="0"/>
                  <w:marBottom w:val="0"/>
                  <w:divBdr>
                    <w:top w:val="none" w:sz="0" w:space="0" w:color="auto"/>
                    <w:left w:val="none" w:sz="0" w:space="0" w:color="auto"/>
                    <w:bottom w:val="none" w:sz="0" w:space="0" w:color="auto"/>
                    <w:right w:val="none" w:sz="0" w:space="0" w:color="auto"/>
                  </w:divBdr>
                </w:div>
                <w:div w:id="894656465">
                  <w:marLeft w:val="640"/>
                  <w:marRight w:val="0"/>
                  <w:marTop w:val="0"/>
                  <w:marBottom w:val="0"/>
                  <w:divBdr>
                    <w:top w:val="none" w:sz="0" w:space="0" w:color="auto"/>
                    <w:left w:val="none" w:sz="0" w:space="0" w:color="auto"/>
                    <w:bottom w:val="none" w:sz="0" w:space="0" w:color="auto"/>
                    <w:right w:val="none" w:sz="0" w:space="0" w:color="auto"/>
                  </w:divBdr>
                </w:div>
                <w:div w:id="941228511">
                  <w:marLeft w:val="640"/>
                  <w:marRight w:val="0"/>
                  <w:marTop w:val="0"/>
                  <w:marBottom w:val="0"/>
                  <w:divBdr>
                    <w:top w:val="none" w:sz="0" w:space="0" w:color="auto"/>
                    <w:left w:val="none" w:sz="0" w:space="0" w:color="auto"/>
                    <w:bottom w:val="none" w:sz="0" w:space="0" w:color="auto"/>
                    <w:right w:val="none" w:sz="0" w:space="0" w:color="auto"/>
                  </w:divBdr>
                </w:div>
                <w:div w:id="989014751">
                  <w:marLeft w:val="640"/>
                  <w:marRight w:val="0"/>
                  <w:marTop w:val="0"/>
                  <w:marBottom w:val="0"/>
                  <w:divBdr>
                    <w:top w:val="none" w:sz="0" w:space="0" w:color="auto"/>
                    <w:left w:val="none" w:sz="0" w:space="0" w:color="auto"/>
                    <w:bottom w:val="none" w:sz="0" w:space="0" w:color="auto"/>
                    <w:right w:val="none" w:sz="0" w:space="0" w:color="auto"/>
                  </w:divBdr>
                </w:div>
                <w:div w:id="1032262158">
                  <w:marLeft w:val="640"/>
                  <w:marRight w:val="0"/>
                  <w:marTop w:val="0"/>
                  <w:marBottom w:val="0"/>
                  <w:divBdr>
                    <w:top w:val="none" w:sz="0" w:space="0" w:color="auto"/>
                    <w:left w:val="none" w:sz="0" w:space="0" w:color="auto"/>
                    <w:bottom w:val="none" w:sz="0" w:space="0" w:color="auto"/>
                    <w:right w:val="none" w:sz="0" w:space="0" w:color="auto"/>
                  </w:divBdr>
                </w:div>
                <w:div w:id="1086457058">
                  <w:marLeft w:val="640"/>
                  <w:marRight w:val="0"/>
                  <w:marTop w:val="0"/>
                  <w:marBottom w:val="0"/>
                  <w:divBdr>
                    <w:top w:val="none" w:sz="0" w:space="0" w:color="auto"/>
                    <w:left w:val="none" w:sz="0" w:space="0" w:color="auto"/>
                    <w:bottom w:val="none" w:sz="0" w:space="0" w:color="auto"/>
                    <w:right w:val="none" w:sz="0" w:space="0" w:color="auto"/>
                  </w:divBdr>
                </w:div>
                <w:div w:id="1088231255">
                  <w:marLeft w:val="640"/>
                  <w:marRight w:val="0"/>
                  <w:marTop w:val="0"/>
                  <w:marBottom w:val="0"/>
                  <w:divBdr>
                    <w:top w:val="none" w:sz="0" w:space="0" w:color="auto"/>
                    <w:left w:val="none" w:sz="0" w:space="0" w:color="auto"/>
                    <w:bottom w:val="none" w:sz="0" w:space="0" w:color="auto"/>
                    <w:right w:val="none" w:sz="0" w:space="0" w:color="auto"/>
                  </w:divBdr>
                </w:div>
                <w:div w:id="1133868785">
                  <w:marLeft w:val="640"/>
                  <w:marRight w:val="0"/>
                  <w:marTop w:val="0"/>
                  <w:marBottom w:val="0"/>
                  <w:divBdr>
                    <w:top w:val="none" w:sz="0" w:space="0" w:color="auto"/>
                    <w:left w:val="none" w:sz="0" w:space="0" w:color="auto"/>
                    <w:bottom w:val="none" w:sz="0" w:space="0" w:color="auto"/>
                    <w:right w:val="none" w:sz="0" w:space="0" w:color="auto"/>
                  </w:divBdr>
                </w:div>
                <w:div w:id="1160269303">
                  <w:marLeft w:val="640"/>
                  <w:marRight w:val="0"/>
                  <w:marTop w:val="0"/>
                  <w:marBottom w:val="0"/>
                  <w:divBdr>
                    <w:top w:val="none" w:sz="0" w:space="0" w:color="auto"/>
                    <w:left w:val="none" w:sz="0" w:space="0" w:color="auto"/>
                    <w:bottom w:val="none" w:sz="0" w:space="0" w:color="auto"/>
                    <w:right w:val="none" w:sz="0" w:space="0" w:color="auto"/>
                  </w:divBdr>
                </w:div>
                <w:div w:id="1163156606">
                  <w:marLeft w:val="640"/>
                  <w:marRight w:val="0"/>
                  <w:marTop w:val="0"/>
                  <w:marBottom w:val="0"/>
                  <w:divBdr>
                    <w:top w:val="none" w:sz="0" w:space="0" w:color="auto"/>
                    <w:left w:val="none" w:sz="0" w:space="0" w:color="auto"/>
                    <w:bottom w:val="none" w:sz="0" w:space="0" w:color="auto"/>
                    <w:right w:val="none" w:sz="0" w:space="0" w:color="auto"/>
                  </w:divBdr>
                </w:div>
                <w:div w:id="1168402011">
                  <w:marLeft w:val="640"/>
                  <w:marRight w:val="0"/>
                  <w:marTop w:val="0"/>
                  <w:marBottom w:val="0"/>
                  <w:divBdr>
                    <w:top w:val="none" w:sz="0" w:space="0" w:color="auto"/>
                    <w:left w:val="none" w:sz="0" w:space="0" w:color="auto"/>
                    <w:bottom w:val="none" w:sz="0" w:space="0" w:color="auto"/>
                    <w:right w:val="none" w:sz="0" w:space="0" w:color="auto"/>
                  </w:divBdr>
                </w:div>
                <w:div w:id="1182822920">
                  <w:marLeft w:val="640"/>
                  <w:marRight w:val="0"/>
                  <w:marTop w:val="0"/>
                  <w:marBottom w:val="0"/>
                  <w:divBdr>
                    <w:top w:val="none" w:sz="0" w:space="0" w:color="auto"/>
                    <w:left w:val="none" w:sz="0" w:space="0" w:color="auto"/>
                    <w:bottom w:val="none" w:sz="0" w:space="0" w:color="auto"/>
                    <w:right w:val="none" w:sz="0" w:space="0" w:color="auto"/>
                  </w:divBdr>
                </w:div>
                <w:div w:id="1195270249">
                  <w:marLeft w:val="640"/>
                  <w:marRight w:val="0"/>
                  <w:marTop w:val="0"/>
                  <w:marBottom w:val="0"/>
                  <w:divBdr>
                    <w:top w:val="none" w:sz="0" w:space="0" w:color="auto"/>
                    <w:left w:val="none" w:sz="0" w:space="0" w:color="auto"/>
                    <w:bottom w:val="none" w:sz="0" w:space="0" w:color="auto"/>
                    <w:right w:val="none" w:sz="0" w:space="0" w:color="auto"/>
                  </w:divBdr>
                </w:div>
                <w:div w:id="1199702762">
                  <w:marLeft w:val="640"/>
                  <w:marRight w:val="0"/>
                  <w:marTop w:val="0"/>
                  <w:marBottom w:val="0"/>
                  <w:divBdr>
                    <w:top w:val="none" w:sz="0" w:space="0" w:color="auto"/>
                    <w:left w:val="none" w:sz="0" w:space="0" w:color="auto"/>
                    <w:bottom w:val="none" w:sz="0" w:space="0" w:color="auto"/>
                    <w:right w:val="none" w:sz="0" w:space="0" w:color="auto"/>
                  </w:divBdr>
                </w:div>
                <w:div w:id="1232931379">
                  <w:marLeft w:val="640"/>
                  <w:marRight w:val="0"/>
                  <w:marTop w:val="0"/>
                  <w:marBottom w:val="0"/>
                  <w:divBdr>
                    <w:top w:val="none" w:sz="0" w:space="0" w:color="auto"/>
                    <w:left w:val="none" w:sz="0" w:space="0" w:color="auto"/>
                    <w:bottom w:val="none" w:sz="0" w:space="0" w:color="auto"/>
                    <w:right w:val="none" w:sz="0" w:space="0" w:color="auto"/>
                  </w:divBdr>
                </w:div>
                <w:div w:id="1262643842">
                  <w:marLeft w:val="640"/>
                  <w:marRight w:val="0"/>
                  <w:marTop w:val="0"/>
                  <w:marBottom w:val="0"/>
                  <w:divBdr>
                    <w:top w:val="none" w:sz="0" w:space="0" w:color="auto"/>
                    <w:left w:val="none" w:sz="0" w:space="0" w:color="auto"/>
                    <w:bottom w:val="none" w:sz="0" w:space="0" w:color="auto"/>
                    <w:right w:val="none" w:sz="0" w:space="0" w:color="auto"/>
                  </w:divBdr>
                </w:div>
                <w:div w:id="1315573904">
                  <w:marLeft w:val="640"/>
                  <w:marRight w:val="0"/>
                  <w:marTop w:val="0"/>
                  <w:marBottom w:val="0"/>
                  <w:divBdr>
                    <w:top w:val="none" w:sz="0" w:space="0" w:color="auto"/>
                    <w:left w:val="none" w:sz="0" w:space="0" w:color="auto"/>
                    <w:bottom w:val="none" w:sz="0" w:space="0" w:color="auto"/>
                    <w:right w:val="none" w:sz="0" w:space="0" w:color="auto"/>
                  </w:divBdr>
                </w:div>
                <w:div w:id="1324746874">
                  <w:marLeft w:val="640"/>
                  <w:marRight w:val="0"/>
                  <w:marTop w:val="0"/>
                  <w:marBottom w:val="0"/>
                  <w:divBdr>
                    <w:top w:val="none" w:sz="0" w:space="0" w:color="auto"/>
                    <w:left w:val="none" w:sz="0" w:space="0" w:color="auto"/>
                    <w:bottom w:val="none" w:sz="0" w:space="0" w:color="auto"/>
                    <w:right w:val="none" w:sz="0" w:space="0" w:color="auto"/>
                  </w:divBdr>
                </w:div>
                <w:div w:id="1329792274">
                  <w:marLeft w:val="640"/>
                  <w:marRight w:val="0"/>
                  <w:marTop w:val="0"/>
                  <w:marBottom w:val="0"/>
                  <w:divBdr>
                    <w:top w:val="none" w:sz="0" w:space="0" w:color="auto"/>
                    <w:left w:val="none" w:sz="0" w:space="0" w:color="auto"/>
                    <w:bottom w:val="none" w:sz="0" w:space="0" w:color="auto"/>
                    <w:right w:val="none" w:sz="0" w:space="0" w:color="auto"/>
                  </w:divBdr>
                </w:div>
                <w:div w:id="1362319281">
                  <w:marLeft w:val="640"/>
                  <w:marRight w:val="0"/>
                  <w:marTop w:val="0"/>
                  <w:marBottom w:val="0"/>
                  <w:divBdr>
                    <w:top w:val="none" w:sz="0" w:space="0" w:color="auto"/>
                    <w:left w:val="none" w:sz="0" w:space="0" w:color="auto"/>
                    <w:bottom w:val="none" w:sz="0" w:space="0" w:color="auto"/>
                    <w:right w:val="none" w:sz="0" w:space="0" w:color="auto"/>
                  </w:divBdr>
                </w:div>
                <w:div w:id="1388648733">
                  <w:marLeft w:val="640"/>
                  <w:marRight w:val="0"/>
                  <w:marTop w:val="0"/>
                  <w:marBottom w:val="0"/>
                  <w:divBdr>
                    <w:top w:val="none" w:sz="0" w:space="0" w:color="auto"/>
                    <w:left w:val="none" w:sz="0" w:space="0" w:color="auto"/>
                    <w:bottom w:val="none" w:sz="0" w:space="0" w:color="auto"/>
                    <w:right w:val="none" w:sz="0" w:space="0" w:color="auto"/>
                  </w:divBdr>
                </w:div>
                <w:div w:id="1407919192">
                  <w:marLeft w:val="640"/>
                  <w:marRight w:val="0"/>
                  <w:marTop w:val="0"/>
                  <w:marBottom w:val="0"/>
                  <w:divBdr>
                    <w:top w:val="none" w:sz="0" w:space="0" w:color="auto"/>
                    <w:left w:val="none" w:sz="0" w:space="0" w:color="auto"/>
                    <w:bottom w:val="none" w:sz="0" w:space="0" w:color="auto"/>
                    <w:right w:val="none" w:sz="0" w:space="0" w:color="auto"/>
                  </w:divBdr>
                </w:div>
                <w:div w:id="1444498905">
                  <w:marLeft w:val="640"/>
                  <w:marRight w:val="0"/>
                  <w:marTop w:val="0"/>
                  <w:marBottom w:val="0"/>
                  <w:divBdr>
                    <w:top w:val="none" w:sz="0" w:space="0" w:color="auto"/>
                    <w:left w:val="none" w:sz="0" w:space="0" w:color="auto"/>
                    <w:bottom w:val="none" w:sz="0" w:space="0" w:color="auto"/>
                    <w:right w:val="none" w:sz="0" w:space="0" w:color="auto"/>
                  </w:divBdr>
                </w:div>
                <w:div w:id="1495953351">
                  <w:marLeft w:val="640"/>
                  <w:marRight w:val="0"/>
                  <w:marTop w:val="0"/>
                  <w:marBottom w:val="0"/>
                  <w:divBdr>
                    <w:top w:val="none" w:sz="0" w:space="0" w:color="auto"/>
                    <w:left w:val="none" w:sz="0" w:space="0" w:color="auto"/>
                    <w:bottom w:val="none" w:sz="0" w:space="0" w:color="auto"/>
                    <w:right w:val="none" w:sz="0" w:space="0" w:color="auto"/>
                  </w:divBdr>
                </w:div>
                <w:div w:id="1506743621">
                  <w:marLeft w:val="640"/>
                  <w:marRight w:val="0"/>
                  <w:marTop w:val="0"/>
                  <w:marBottom w:val="0"/>
                  <w:divBdr>
                    <w:top w:val="none" w:sz="0" w:space="0" w:color="auto"/>
                    <w:left w:val="none" w:sz="0" w:space="0" w:color="auto"/>
                    <w:bottom w:val="none" w:sz="0" w:space="0" w:color="auto"/>
                    <w:right w:val="none" w:sz="0" w:space="0" w:color="auto"/>
                  </w:divBdr>
                </w:div>
                <w:div w:id="1540782815">
                  <w:marLeft w:val="640"/>
                  <w:marRight w:val="0"/>
                  <w:marTop w:val="0"/>
                  <w:marBottom w:val="0"/>
                  <w:divBdr>
                    <w:top w:val="none" w:sz="0" w:space="0" w:color="auto"/>
                    <w:left w:val="none" w:sz="0" w:space="0" w:color="auto"/>
                    <w:bottom w:val="none" w:sz="0" w:space="0" w:color="auto"/>
                    <w:right w:val="none" w:sz="0" w:space="0" w:color="auto"/>
                  </w:divBdr>
                </w:div>
                <w:div w:id="1562868503">
                  <w:marLeft w:val="640"/>
                  <w:marRight w:val="0"/>
                  <w:marTop w:val="0"/>
                  <w:marBottom w:val="0"/>
                  <w:divBdr>
                    <w:top w:val="none" w:sz="0" w:space="0" w:color="auto"/>
                    <w:left w:val="none" w:sz="0" w:space="0" w:color="auto"/>
                    <w:bottom w:val="none" w:sz="0" w:space="0" w:color="auto"/>
                    <w:right w:val="none" w:sz="0" w:space="0" w:color="auto"/>
                  </w:divBdr>
                </w:div>
                <w:div w:id="1604803034">
                  <w:marLeft w:val="640"/>
                  <w:marRight w:val="0"/>
                  <w:marTop w:val="0"/>
                  <w:marBottom w:val="0"/>
                  <w:divBdr>
                    <w:top w:val="none" w:sz="0" w:space="0" w:color="auto"/>
                    <w:left w:val="none" w:sz="0" w:space="0" w:color="auto"/>
                    <w:bottom w:val="none" w:sz="0" w:space="0" w:color="auto"/>
                    <w:right w:val="none" w:sz="0" w:space="0" w:color="auto"/>
                  </w:divBdr>
                </w:div>
                <w:div w:id="1640838563">
                  <w:marLeft w:val="640"/>
                  <w:marRight w:val="0"/>
                  <w:marTop w:val="0"/>
                  <w:marBottom w:val="0"/>
                  <w:divBdr>
                    <w:top w:val="none" w:sz="0" w:space="0" w:color="auto"/>
                    <w:left w:val="none" w:sz="0" w:space="0" w:color="auto"/>
                    <w:bottom w:val="none" w:sz="0" w:space="0" w:color="auto"/>
                    <w:right w:val="none" w:sz="0" w:space="0" w:color="auto"/>
                  </w:divBdr>
                </w:div>
                <w:div w:id="1650474460">
                  <w:marLeft w:val="640"/>
                  <w:marRight w:val="0"/>
                  <w:marTop w:val="0"/>
                  <w:marBottom w:val="0"/>
                  <w:divBdr>
                    <w:top w:val="none" w:sz="0" w:space="0" w:color="auto"/>
                    <w:left w:val="none" w:sz="0" w:space="0" w:color="auto"/>
                    <w:bottom w:val="none" w:sz="0" w:space="0" w:color="auto"/>
                    <w:right w:val="none" w:sz="0" w:space="0" w:color="auto"/>
                  </w:divBdr>
                </w:div>
                <w:div w:id="1673484890">
                  <w:marLeft w:val="640"/>
                  <w:marRight w:val="0"/>
                  <w:marTop w:val="0"/>
                  <w:marBottom w:val="0"/>
                  <w:divBdr>
                    <w:top w:val="none" w:sz="0" w:space="0" w:color="auto"/>
                    <w:left w:val="none" w:sz="0" w:space="0" w:color="auto"/>
                    <w:bottom w:val="none" w:sz="0" w:space="0" w:color="auto"/>
                    <w:right w:val="none" w:sz="0" w:space="0" w:color="auto"/>
                  </w:divBdr>
                </w:div>
                <w:div w:id="1711101280">
                  <w:marLeft w:val="640"/>
                  <w:marRight w:val="0"/>
                  <w:marTop w:val="0"/>
                  <w:marBottom w:val="0"/>
                  <w:divBdr>
                    <w:top w:val="none" w:sz="0" w:space="0" w:color="auto"/>
                    <w:left w:val="none" w:sz="0" w:space="0" w:color="auto"/>
                    <w:bottom w:val="none" w:sz="0" w:space="0" w:color="auto"/>
                    <w:right w:val="none" w:sz="0" w:space="0" w:color="auto"/>
                  </w:divBdr>
                </w:div>
                <w:div w:id="1735277401">
                  <w:marLeft w:val="640"/>
                  <w:marRight w:val="0"/>
                  <w:marTop w:val="0"/>
                  <w:marBottom w:val="0"/>
                  <w:divBdr>
                    <w:top w:val="none" w:sz="0" w:space="0" w:color="auto"/>
                    <w:left w:val="none" w:sz="0" w:space="0" w:color="auto"/>
                    <w:bottom w:val="none" w:sz="0" w:space="0" w:color="auto"/>
                    <w:right w:val="none" w:sz="0" w:space="0" w:color="auto"/>
                  </w:divBdr>
                </w:div>
                <w:div w:id="1756051857">
                  <w:marLeft w:val="640"/>
                  <w:marRight w:val="0"/>
                  <w:marTop w:val="0"/>
                  <w:marBottom w:val="0"/>
                  <w:divBdr>
                    <w:top w:val="none" w:sz="0" w:space="0" w:color="auto"/>
                    <w:left w:val="none" w:sz="0" w:space="0" w:color="auto"/>
                    <w:bottom w:val="none" w:sz="0" w:space="0" w:color="auto"/>
                    <w:right w:val="none" w:sz="0" w:space="0" w:color="auto"/>
                  </w:divBdr>
                </w:div>
                <w:div w:id="1760716970">
                  <w:marLeft w:val="640"/>
                  <w:marRight w:val="0"/>
                  <w:marTop w:val="0"/>
                  <w:marBottom w:val="0"/>
                  <w:divBdr>
                    <w:top w:val="none" w:sz="0" w:space="0" w:color="auto"/>
                    <w:left w:val="none" w:sz="0" w:space="0" w:color="auto"/>
                    <w:bottom w:val="none" w:sz="0" w:space="0" w:color="auto"/>
                    <w:right w:val="none" w:sz="0" w:space="0" w:color="auto"/>
                  </w:divBdr>
                </w:div>
                <w:div w:id="1799377758">
                  <w:marLeft w:val="640"/>
                  <w:marRight w:val="0"/>
                  <w:marTop w:val="0"/>
                  <w:marBottom w:val="0"/>
                  <w:divBdr>
                    <w:top w:val="none" w:sz="0" w:space="0" w:color="auto"/>
                    <w:left w:val="none" w:sz="0" w:space="0" w:color="auto"/>
                    <w:bottom w:val="none" w:sz="0" w:space="0" w:color="auto"/>
                    <w:right w:val="none" w:sz="0" w:space="0" w:color="auto"/>
                  </w:divBdr>
                </w:div>
                <w:div w:id="1849829701">
                  <w:marLeft w:val="640"/>
                  <w:marRight w:val="0"/>
                  <w:marTop w:val="0"/>
                  <w:marBottom w:val="0"/>
                  <w:divBdr>
                    <w:top w:val="none" w:sz="0" w:space="0" w:color="auto"/>
                    <w:left w:val="none" w:sz="0" w:space="0" w:color="auto"/>
                    <w:bottom w:val="none" w:sz="0" w:space="0" w:color="auto"/>
                    <w:right w:val="none" w:sz="0" w:space="0" w:color="auto"/>
                  </w:divBdr>
                </w:div>
                <w:div w:id="1856070095">
                  <w:marLeft w:val="640"/>
                  <w:marRight w:val="0"/>
                  <w:marTop w:val="0"/>
                  <w:marBottom w:val="0"/>
                  <w:divBdr>
                    <w:top w:val="none" w:sz="0" w:space="0" w:color="auto"/>
                    <w:left w:val="none" w:sz="0" w:space="0" w:color="auto"/>
                    <w:bottom w:val="none" w:sz="0" w:space="0" w:color="auto"/>
                    <w:right w:val="none" w:sz="0" w:space="0" w:color="auto"/>
                  </w:divBdr>
                </w:div>
                <w:div w:id="1892186953">
                  <w:marLeft w:val="640"/>
                  <w:marRight w:val="0"/>
                  <w:marTop w:val="0"/>
                  <w:marBottom w:val="0"/>
                  <w:divBdr>
                    <w:top w:val="none" w:sz="0" w:space="0" w:color="auto"/>
                    <w:left w:val="none" w:sz="0" w:space="0" w:color="auto"/>
                    <w:bottom w:val="none" w:sz="0" w:space="0" w:color="auto"/>
                    <w:right w:val="none" w:sz="0" w:space="0" w:color="auto"/>
                  </w:divBdr>
                </w:div>
                <w:div w:id="1894537878">
                  <w:marLeft w:val="640"/>
                  <w:marRight w:val="0"/>
                  <w:marTop w:val="0"/>
                  <w:marBottom w:val="0"/>
                  <w:divBdr>
                    <w:top w:val="none" w:sz="0" w:space="0" w:color="auto"/>
                    <w:left w:val="none" w:sz="0" w:space="0" w:color="auto"/>
                    <w:bottom w:val="none" w:sz="0" w:space="0" w:color="auto"/>
                    <w:right w:val="none" w:sz="0" w:space="0" w:color="auto"/>
                  </w:divBdr>
                </w:div>
                <w:div w:id="1914847844">
                  <w:marLeft w:val="640"/>
                  <w:marRight w:val="0"/>
                  <w:marTop w:val="0"/>
                  <w:marBottom w:val="0"/>
                  <w:divBdr>
                    <w:top w:val="none" w:sz="0" w:space="0" w:color="auto"/>
                    <w:left w:val="none" w:sz="0" w:space="0" w:color="auto"/>
                    <w:bottom w:val="none" w:sz="0" w:space="0" w:color="auto"/>
                    <w:right w:val="none" w:sz="0" w:space="0" w:color="auto"/>
                  </w:divBdr>
                </w:div>
                <w:div w:id="1934976863">
                  <w:marLeft w:val="640"/>
                  <w:marRight w:val="0"/>
                  <w:marTop w:val="0"/>
                  <w:marBottom w:val="0"/>
                  <w:divBdr>
                    <w:top w:val="none" w:sz="0" w:space="0" w:color="auto"/>
                    <w:left w:val="none" w:sz="0" w:space="0" w:color="auto"/>
                    <w:bottom w:val="none" w:sz="0" w:space="0" w:color="auto"/>
                    <w:right w:val="none" w:sz="0" w:space="0" w:color="auto"/>
                  </w:divBdr>
                </w:div>
                <w:div w:id="1950039441">
                  <w:marLeft w:val="640"/>
                  <w:marRight w:val="0"/>
                  <w:marTop w:val="0"/>
                  <w:marBottom w:val="0"/>
                  <w:divBdr>
                    <w:top w:val="none" w:sz="0" w:space="0" w:color="auto"/>
                    <w:left w:val="none" w:sz="0" w:space="0" w:color="auto"/>
                    <w:bottom w:val="none" w:sz="0" w:space="0" w:color="auto"/>
                    <w:right w:val="none" w:sz="0" w:space="0" w:color="auto"/>
                  </w:divBdr>
                </w:div>
                <w:div w:id="2010864505">
                  <w:marLeft w:val="640"/>
                  <w:marRight w:val="0"/>
                  <w:marTop w:val="0"/>
                  <w:marBottom w:val="0"/>
                  <w:divBdr>
                    <w:top w:val="none" w:sz="0" w:space="0" w:color="auto"/>
                    <w:left w:val="none" w:sz="0" w:space="0" w:color="auto"/>
                    <w:bottom w:val="none" w:sz="0" w:space="0" w:color="auto"/>
                    <w:right w:val="none" w:sz="0" w:space="0" w:color="auto"/>
                  </w:divBdr>
                </w:div>
                <w:div w:id="2075616106">
                  <w:marLeft w:val="640"/>
                  <w:marRight w:val="0"/>
                  <w:marTop w:val="0"/>
                  <w:marBottom w:val="0"/>
                  <w:divBdr>
                    <w:top w:val="none" w:sz="0" w:space="0" w:color="auto"/>
                    <w:left w:val="none" w:sz="0" w:space="0" w:color="auto"/>
                    <w:bottom w:val="none" w:sz="0" w:space="0" w:color="auto"/>
                    <w:right w:val="none" w:sz="0" w:space="0" w:color="auto"/>
                  </w:divBdr>
                </w:div>
                <w:div w:id="2077438461">
                  <w:marLeft w:val="640"/>
                  <w:marRight w:val="0"/>
                  <w:marTop w:val="0"/>
                  <w:marBottom w:val="0"/>
                  <w:divBdr>
                    <w:top w:val="none" w:sz="0" w:space="0" w:color="auto"/>
                    <w:left w:val="none" w:sz="0" w:space="0" w:color="auto"/>
                    <w:bottom w:val="none" w:sz="0" w:space="0" w:color="auto"/>
                    <w:right w:val="none" w:sz="0" w:space="0" w:color="auto"/>
                  </w:divBdr>
                </w:div>
                <w:div w:id="2123841349">
                  <w:marLeft w:val="640"/>
                  <w:marRight w:val="0"/>
                  <w:marTop w:val="0"/>
                  <w:marBottom w:val="0"/>
                  <w:divBdr>
                    <w:top w:val="none" w:sz="0" w:space="0" w:color="auto"/>
                    <w:left w:val="none" w:sz="0" w:space="0" w:color="auto"/>
                    <w:bottom w:val="none" w:sz="0" w:space="0" w:color="auto"/>
                    <w:right w:val="none" w:sz="0" w:space="0" w:color="auto"/>
                  </w:divBdr>
                </w:div>
              </w:divsChild>
            </w:div>
            <w:div w:id="1971593660">
              <w:marLeft w:val="0"/>
              <w:marRight w:val="0"/>
              <w:marTop w:val="0"/>
              <w:marBottom w:val="0"/>
              <w:divBdr>
                <w:top w:val="none" w:sz="0" w:space="0" w:color="auto"/>
                <w:left w:val="none" w:sz="0" w:space="0" w:color="auto"/>
                <w:bottom w:val="none" w:sz="0" w:space="0" w:color="auto"/>
                <w:right w:val="none" w:sz="0" w:space="0" w:color="auto"/>
              </w:divBdr>
              <w:divsChild>
                <w:div w:id="80371782">
                  <w:marLeft w:val="640"/>
                  <w:marRight w:val="0"/>
                  <w:marTop w:val="0"/>
                  <w:marBottom w:val="0"/>
                  <w:divBdr>
                    <w:top w:val="none" w:sz="0" w:space="0" w:color="auto"/>
                    <w:left w:val="none" w:sz="0" w:space="0" w:color="auto"/>
                    <w:bottom w:val="none" w:sz="0" w:space="0" w:color="auto"/>
                    <w:right w:val="none" w:sz="0" w:space="0" w:color="auto"/>
                  </w:divBdr>
                </w:div>
                <w:div w:id="81877699">
                  <w:marLeft w:val="640"/>
                  <w:marRight w:val="0"/>
                  <w:marTop w:val="0"/>
                  <w:marBottom w:val="0"/>
                  <w:divBdr>
                    <w:top w:val="none" w:sz="0" w:space="0" w:color="auto"/>
                    <w:left w:val="none" w:sz="0" w:space="0" w:color="auto"/>
                    <w:bottom w:val="none" w:sz="0" w:space="0" w:color="auto"/>
                    <w:right w:val="none" w:sz="0" w:space="0" w:color="auto"/>
                  </w:divBdr>
                </w:div>
                <w:div w:id="111366765">
                  <w:marLeft w:val="640"/>
                  <w:marRight w:val="0"/>
                  <w:marTop w:val="0"/>
                  <w:marBottom w:val="0"/>
                  <w:divBdr>
                    <w:top w:val="none" w:sz="0" w:space="0" w:color="auto"/>
                    <w:left w:val="none" w:sz="0" w:space="0" w:color="auto"/>
                    <w:bottom w:val="none" w:sz="0" w:space="0" w:color="auto"/>
                    <w:right w:val="none" w:sz="0" w:space="0" w:color="auto"/>
                  </w:divBdr>
                </w:div>
                <w:div w:id="277764070">
                  <w:marLeft w:val="640"/>
                  <w:marRight w:val="0"/>
                  <w:marTop w:val="0"/>
                  <w:marBottom w:val="0"/>
                  <w:divBdr>
                    <w:top w:val="none" w:sz="0" w:space="0" w:color="auto"/>
                    <w:left w:val="none" w:sz="0" w:space="0" w:color="auto"/>
                    <w:bottom w:val="none" w:sz="0" w:space="0" w:color="auto"/>
                    <w:right w:val="none" w:sz="0" w:space="0" w:color="auto"/>
                  </w:divBdr>
                </w:div>
                <w:div w:id="325940875">
                  <w:marLeft w:val="640"/>
                  <w:marRight w:val="0"/>
                  <w:marTop w:val="0"/>
                  <w:marBottom w:val="0"/>
                  <w:divBdr>
                    <w:top w:val="none" w:sz="0" w:space="0" w:color="auto"/>
                    <w:left w:val="none" w:sz="0" w:space="0" w:color="auto"/>
                    <w:bottom w:val="none" w:sz="0" w:space="0" w:color="auto"/>
                    <w:right w:val="none" w:sz="0" w:space="0" w:color="auto"/>
                  </w:divBdr>
                </w:div>
                <w:div w:id="353502413">
                  <w:marLeft w:val="640"/>
                  <w:marRight w:val="0"/>
                  <w:marTop w:val="0"/>
                  <w:marBottom w:val="0"/>
                  <w:divBdr>
                    <w:top w:val="none" w:sz="0" w:space="0" w:color="auto"/>
                    <w:left w:val="none" w:sz="0" w:space="0" w:color="auto"/>
                    <w:bottom w:val="none" w:sz="0" w:space="0" w:color="auto"/>
                    <w:right w:val="none" w:sz="0" w:space="0" w:color="auto"/>
                  </w:divBdr>
                </w:div>
                <w:div w:id="366879713">
                  <w:marLeft w:val="640"/>
                  <w:marRight w:val="0"/>
                  <w:marTop w:val="0"/>
                  <w:marBottom w:val="0"/>
                  <w:divBdr>
                    <w:top w:val="none" w:sz="0" w:space="0" w:color="auto"/>
                    <w:left w:val="none" w:sz="0" w:space="0" w:color="auto"/>
                    <w:bottom w:val="none" w:sz="0" w:space="0" w:color="auto"/>
                    <w:right w:val="none" w:sz="0" w:space="0" w:color="auto"/>
                  </w:divBdr>
                </w:div>
                <w:div w:id="449204049">
                  <w:marLeft w:val="640"/>
                  <w:marRight w:val="0"/>
                  <w:marTop w:val="0"/>
                  <w:marBottom w:val="0"/>
                  <w:divBdr>
                    <w:top w:val="none" w:sz="0" w:space="0" w:color="auto"/>
                    <w:left w:val="none" w:sz="0" w:space="0" w:color="auto"/>
                    <w:bottom w:val="none" w:sz="0" w:space="0" w:color="auto"/>
                    <w:right w:val="none" w:sz="0" w:space="0" w:color="auto"/>
                  </w:divBdr>
                </w:div>
                <w:div w:id="538318634">
                  <w:marLeft w:val="640"/>
                  <w:marRight w:val="0"/>
                  <w:marTop w:val="0"/>
                  <w:marBottom w:val="0"/>
                  <w:divBdr>
                    <w:top w:val="none" w:sz="0" w:space="0" w:color="auto"/>
                    <w:left w:val="none" w:sz="0" w:space="0" w:color="auto"/>
                    <w:bottom w:val="none" w:sz="0" w:space="0" w:color="auto"/>
                    <w:right w:val="none" w:sz="0" w:space="0" w:color="auto"/>
                  </w:divBdr>
                </w:div>
                <w:div w:id="559513093">
                  <w:marLeft w:val="640"/>
                  <w:marRight w:val="0"/>
                  <w:marTop w:val="0"/>
                  <w:marBottom w:val="0"/>
                  <w:divBdr>
                    <w:top w:val="none" w:sz="0" w:space="0" w:color="auto"/>
                    <w:left w:val="none" w:sz="0" w:space="0" w:color="auto"/>
                    <w:bottom w:val="none" w:sz="0" w:space="0" w:color="auto"/>
                    <w:right w:val="none" w:sz="0" w:space="0" w:color="auto"/>
                  </w:divBdr>
                </w:div>
                <w:div w:id="563489488">
                  <w:marLeft w:val="640"/>
                  <w:marRight w:val="0"/>
                  <w:marTop w:val="0"/>
                  <w:marBottom w:val="0"/>
                  <w:divBdr>
                    <w:top w:val="none" w:sz="0" w:space="0" w:color="auto"/>
                    <w:left w:val="none" w:sz="0" w:space="0" w:color="auto"/>
                    <w:bottom w:val="none" w:sz="0" w:space="0" w:color="auto"/>
                    <w:right w:val="none" w:sz="0" w:space="0" w:color="auto"/>
                  </w:divBdr>
                </w:div>
                <w:div w:id="573012434">
                  <w:marLeft w:val="640"/>
                  <w:marRight w:val="0"/>
                  <w:marTop w:val="0"/>
                  <w:marBottom w:val="0"/>
                  <w:divBdr>
                    <w:top w:val="none" w:sz="0" w:space="0" w:color="auto"/>
                    <w:left w:val="none" w:sz="0" w:space="0" w:color="auto"/>
                    <w:bottom w:val="none" w:sz="0" w:space="0" w:color="auto"/>
                    <w:right w:val="none" w:sz="0" w:space="0" w:color="auto"/>
                  </w:divBdr>
                </w:div>
                <w:div w:id="643042391">
                  <w:marLeft w:val="640"/>
                  <w:marRight w:val="0"/>
                  <w:marTop w:val="0"/>
                  <w:marBottom w:val="0"/>
                  <w:divBdr>
                    <w:top w:val="none" w:sz="0" w:space="0" w:color="auto"/>
                    <w:left w:val="none" w:sz="0" w:space="0" w:color="auto"/>
                    <w:bottom w:val="none" w:sz="0" w:space="0" w:color="auto"/>
                    <w:right w:val="none" w:sz="0" w:space="0" w:color="auto"/>
                  </w:divBdr>
                </w:div>
                <w:div w:id="681468766">
                  <w:marLeft w:val="640"/>
                  <w:marRight w:val="0"/>
                  <w:marTop w:val="0"/>
                  <w:marBottom w:val="0"/>
                  <w:divBdr>
                    <w:top w:val="none" w:sz="0" w:space="0" w:color="auto"/>
                    <w:left w:val="none" w:sz="0" w:space="0" w:color="auto"/>
                    <w:bottom w:val="none" w:sz="0" w:space="0" w:color="auto"/>
                    <w:right w:val="none" w:sz="0" w:space="0" w:color="auto"/>
                  </w:divBdr>
                </w:div>
                <w:div w:id="714237369">
                  <w:marLeft w:val="640"/>
                  <w:marRight w:val="0"/>
                  <w:marTop w:val="0"/>
                  <w:marBottom w:val="0"/>
                  <w:divBdr>
                    <w:top w:val="none" w:sz="0" w:space="0" w:color="auto"/>
                    <w:left w:val="none" w:sz="0" w:space="0" w:color="auto"/>
                    <w:bottom w:val="none" w:sz="0" w:space="0" w:color="auto"/>
                    <w:right w:val="none" w:sz="0" w:space="0" w:color="auto"/>
                  </w:divBdr>
                </w:div>
                <w:div w:id="737480637">
                  <w:marLeft w:val="640"/>
                  <w:marRight w:val="0"/>
                  <w:marTop w:val="0"/>
                  <w:marBottom w:val="0"/>
                  <w:divBdr>
                    <w:top w:val="none" w:sz="0" w:space="0" w:color="auto"/>
                    <w:left w:val="none" w:sz="0" w:space="0" w:color="auto"/>
                    <w:bottom w:val="none" w:sz="0" w:space="0" w:color="auto"/>
                    <w:right w:val="none" w:sz="0" w:space="0" w:color="auto"/>
                  </w:divBdr>
                </w:div>
                <w:div w:id="737871637">
                  <w:marLeft w:val="640"/>
                  <w:marRight w:val="0"/>
                  <w:marTop w:val="0"/>
                  <w:marBottom w:val="0"/>
                  <w:divBdr>
                    <w:top w:val="none" w:sz="0" w:space="0" w:color="auto"/>
                    <w:left w:val="none" w:sz="0" w:space="0" w:color="auto"/>
                    <w:bottom w:val="none" w:sz="0" w:space="0" w:color="auto"/>
                    <w:right w:val="none" w:sz="0" w:space="0" w:color="auto"/>
                  </w:divBdr>
                </w:div>
                <w:div w:id="750277057">
                  <w:marLeft w:val="640"/>
                  <w:marRight w:val="0"/>
                  <w:marTop w:val="0"/>
                  <w:marBottom w:val="0"/>
                  <w:divBdr>
                    <w:top w:val="none" w:sz="0" w:space="0" w:color="auto"/>
                    <w:left w:val="none" w:sz="0" w:space="0" w:color="auto"/>
                    <w:bottom w:val="none" w:sz="0" w:space="0" w:color="auto"/>
                    <w:right w:val="none" w:sz="0" w:space="0" w:color="auto"/>
                  </w:divBdr>
                </w:div>
                <w:div w:id="759105504">
                  <w:marLeft w:val="640"/>
                  <w:marRight w:val="0"/>
                  <w:marTop w:val="0"/>
                  <w:marBottom w:val="0"/>
                  <w:divBdr>
                    <w:top w:val="none" w:sz="0" w:space="0" w:color="auto"/>
                    <w:left w:val="none" w:sz="0" w:space="0" w:color="auto"/>
                    <w:bottom w:val="none" w:sz="0" w:space="0" w:color="auto"/>
                    <w:right w:val="none" w:sz="0" w:space="0" w:color="auto"/>
                  </w:divBdr>
                </w:div>
                <w:div w:id="777414224">
                  <w:marLeft w:val="640"/>
                  <w:marRight w:val="0"/>
                  <w:marTop w:val="0"/>
                  <w:marBottom w:val="0"/>
                  <w:divBdr>
                    <w:top w:val="none" w:sz="0" w:space="0" w:color="auto"/>
                    <w:left w:val="none" w:sz="0" w:space="0" w:color="auto"/>
                    <w:bottom w:val="none" w:sz="0" w:space="0" w:color="auto"/>
                    <w:right w:val="none" w:sz="0" w:space="0" w:color="auto"/>
                  </w:divBdr>
                </w:div>
                <w:div w:id="781612883">
                  <w:marLeft w:val="640"/>
                  <w:marRight w:val="0"/>
                  <w:marTop w:val="0"/>
                  <w:marBottom w:val="0"/>
                  <w:divBdr>
                    <w:top w:val="none" w:sz="0" w:space="0" w:color="auto"/>
                    <w:left w:val="none" w:sz="0" w:space="0" w:color="auto"/>
                    <w:bottom w:val="none" w:sz="0" w:space="0" w:color="auto"/>
                    <w:right w:val="none" w:sz="0" w:space="0" w:color="auto"/>
                  </w:divBdr>
                </w:div>
                <w:div w:id="793257729">
                  <w:marLeft w:val="640"/>
                  <w:marRight w:val="0"/>
                  <w:marTop w:val="0"/>
                  <w:marBottom w:val="0"/>
                  <w:divBdr>
                    <w:top w:val="none" w:sz="0" w:space="0" w:color="auto"/>
                    <w:left w:val="none" w:sz="0" w:space="0" w:color="auto"/>
                    <w:bottom w:val="none" w:sz="0" w:space="0" w:color="auto"/>
                    <w:right w:val="none" w:sz="0" w:space="0" w:color="auto"/>
                  </w:divBdr>
                </w:div>
                <w:div w:id="796798552">
                  <w:marLeft w:val="640"/>
                  <w:marRight w:val="0"/>
                  <w:marTop w:val="0"/>
                  <w:marBottom w:val="0"/>
                  <w:divBdr>
                    <w:top w:val="none" w:sz="0" w:space="0" w:color="auto"/>
                    <w:left w:val="none" w:sz="0" w:space="0" w:color="auto"/>
                    <w:bottom w:val="none" w:sz="0" w:space="0" w:color="auto"/>
                    <w:right w:val="none" w:sz="0" w:space="0" w:color="auto"/>
                  </w:divBdr>
                </w:div>
                <w:div w:id="798304127">
                  <w:marLeft w:val="640"/>
                  <w:marRight w:val="0"/>
                  <w:marTop w:val="0"/>
                  <w:marBottom w:val="0"/>
                  <w:divBdr>
                    <w:top w:val="none" w:sz="0" w:space="0" w:color="auto"/>
                    <w:left w:val="none" w:sz="0" w:space="0" w:color="auto"/>
                    <w:bottom w:val="none" w:sz="0" w:space="0" w:color="auto"/>
                    <w:right w:val="none" w:sz="0" w:space="0" w:color="auto"/>
                  </w:divBdr>
                </w:div>
                <w:div w:id="805196172">
                  <w:marLeft w:val="640"/>
                  <w:marRight w:val="0"/>
                  <w:marTop w:val="0"/>
                  <w:marBottom w:val="0"/>
                  <w:divBdr>
                    <w:top w:val="none" w:sz="0" w:space="0" w:color="auto"/>
                    <w:left w:val="none" w:sz="0" w:space="0" w:color="auto"/>
                    <w:bottom w:val="none" w:sz="0" w:space="0" w:color="auto"/>
                    <w:right w:val="none" w:sz="0" w:space="0" w:color="auto"/>
                  </w:divBdr>
                </w:div>
                <w:div w:id="851264877">
                  <w:marLeft w:val="640"/>
                  <w:marRight w:val="0"/>
                  <w:marTop w:val="0"/>
                  <w:marBottom w:val="0"/>
                  <w:divBdr>
                    <w:top w:val="none" w:sz="0" w:space="0" w:color="auto"/>
                    <w:left w:val="none" w:sz="0" w:space="0" w:color="auto"/>
                    <w:bottom w:val="none" w:sz="0" w:space="0" w:color="auto"/>
                    <w:right w:val="none" w:sz="0" w:space="0" w:color="auto"/>
                  </w:divBdr>
                </w:div>
                <w:div w:id="958102299">
                  <w:marLeft w:val="640"/>
                  <w:marRight w:val="0"/>
                  <w:marTop w:val="0"/>
                  <w:marBottom w:val="0"/>
                  <w:divBdr>
                    <w:top w:val="none" w:sz="0" w:space="0" w:color="auto"/>
                    <w:left w:val="none" w:sz="0" w:space="0" w:color="auto"/>
                    <w:bottom w:val="none" w:sz="0" w:space="0" w:color="auto"/>
                    <w:right w:val="none" w:sz="0" w:space="0" w:color="auto"/>
                  </w:divBdr>
                </w:div>
                <w:div w:id="967204833">
                  <w:marLeft w:val="640"/>
                  <w:marRight w:val="0"/>
                  <w:marTop w:val="0"/>
                  <w:marBottom w:val="0"/>
                  <w:divBdr>
                    <w:top w:val="none" w:sz="0" w:space="0" w:color="auto"/>
                    <w:left w:val="none" w:sz="0" w:space="0" w:color="auto"/>
                    <w:bottom w:val="none" w:sz="0" w:space="0" w:color="auto"/>
                    <w:right w:val="none" w:sz="0" w:space="0" w:color="auto"/>
                  </w:divBdr>
                </w:div>
                <w:div w:id="1073235650">
                  <w:marLeft w:val="640"/>
                  <w:marRight w:val="0"/>
                  <w:marTop w:val="0"/>
                  <w:marBottom w:val="0"/>
                  <w:divBdr>
                    <w:top w:val="none" w:sz="0" w:space="0" w:color="auto"/>
                    <w:left w:val="none" w:sz="0" w:space="0" w:color="auto"/>
                    <w:bottom w:val="none" w:sz="0" w:space="0" w:color="auto"/>
                    <w:right w:val="none" w:sz="0" w:space="0" w:color="auto"/>
                  </w:divBdr>
                </w:div>
                <w:div w:id="1075711972">
                  <w:marLeft w:val="640"/>
                  <w:marRight w:val="0"/>
                  <w:marTop w:val="0"/>
                  <w:marBottom w:val="0"/>
                  <w:divBdr>
                    <w:top w:val="none" w:sz="0" w:space="0" w:color="auto"/>
                    <w:left w:val="none" w:sz="0" w:space="0" w:color="auto"/>
                    <w:bottom w:val="none" w:sz="0" w:space="0" w:color="auto"/>
                    <w:right w:val="none" w:sz="0" w:space="0" w:color="auto"/>
                  </w:divBdr>
                </w:div>
                <w:div w:id="1087924119">
                  <w:marLeft w:val="640"/>
                  <w:marRight w:val="0"/>
                  <w:marTop w:val="0"/>
                  <w:marBottom w:val="0"/>
                  <w:divBdr>
                    <w:top w:val="none" w:sz="0" w:space="0" w:color="auto"/>
                    <w:left w:val="none" w:sz="0" w:space="0" w:color="auto"/>
                    <w:bottom w:val="none" w:sz="0" w:space="0" w:color="auto"/>
                    <w:right w:val="none" w:sz="0" w:space="0" w:color="auto"/>
                  </w:divBdr>
                </w:div>
                <w:div w:id="1121604889">
                  <w:marLeft w:val="640"/>
                  <w:marRight w:val="0"/>
                  <w:marTop w:val="0"/>
                  <w:marBottom w:val="0"/>
                  <w:divBdr>
                    <w:top w:val="none" w:sz="0" w:space="0" w:color="auto"/>
                    <w:left w:val="none" w:sz="0" w:space="0" w:color="auto"/>
                    <w:bottom w:val="none" w:sz="0" w:space="0" w:color="auto"/>
                    <w:right w:val="none" w:sz="0" w:space="0" w:color="auto"/>
                  </w:divBdr>
                </w:div>
                <w:div w:id="1123302129">
                  <w:marLeft w:val="640"/>
                  <w:marRight w:val="0"/>
                  <w:marTop w:val="0"/>
                  <w:marBottom w:val="0"/>
                  <w:divBdr>
                    <w:top w:val="none" w:sz="0" w:space="0" w:color="auto"/>
                    <w:left w:val="none" w:sz="0" w:space="0" w:color="auto"/>
                    <w:bottom w:val="none" w:sz="0" w:space="0" w:color="auto"/>
                    <w:right w:val="none" w:sz="0" w:space="0" w:color="auto"/>
                  </w:divBdr>
                </w:div>
                <w:div w:id="1132598455">
                  <w:marLeft w:val="640"/>
                  <w:marRight w:val="0"/>
                  <w:marTop w:val="0"/>
                  <w:marBottom w:val="0"/>
                  <w:divBdr>
                    <w:top w:val="none" w:sz="0" w:space="0" w:color="auto"/>
                    <w:left w:val="none" w:sz="0" w:space="0" w:color="auto"/>
                    <w:bottom w:val="none" w:sz="0" w:space="0" w:color="auto"/>
                    <w:right w:val="none" w:sz="0" w:space="0" w:color="auto"/>
                  </w:divBdr>
                </w:div>
                <w:div w:id="1156461126">
                  <w:marLeft w:val="640"/>
                  <w:marRight w:val="0"/>
                  <w:marTop w:val="0"/>
                  <w:marBottom w:val="0"/>
                  <w:divBdr>
                    <w:top w:val="none" w:sz="0" w:space="0" w:color="auto"/>
                    <w:left w:val="none" w:sz="0" w:space="0" w:color="auto"/>
                    <w:bottom w:val="none" w:sz="0" w:space="0" w:color="auto"/>
                    <w:right w:val="none" w:sz="0" w:space="0" w:color="auto"/>
                  </w:divBdr>
                </w:div>
                <w:div w:id="1261141537">
                  <w:marLeft w:val="640"/>
                  <w:marRight w:val="0"/>
                  <w:marTop w:val="0"/>
                  <w:marBottom w:val="0"/>
                  <w:divBdr>
                    <w:top w:val="none" w:sz="0" w:space="0" w:color="auto"/>
                    <w:left w:val="none" w:sz="0" w:space="0" w:color="auto"/>
                    <w:bottom w:val="none" w:sz="0" w:space="0" w:color="auto"/>
                    <w:right w:val="none" w:sz="0" w:space="0" w:color="auto"/>
                  </w:divBdr>
                </w:div>
                <w:div w:id="1292635488">
                  <w:marLeft w:val="640"/>
                  <w:marRight w:val="0"/>
                  <w:marTop w:val="0"/>
                  <w:marBottom w:val="0"/>
                  <w:divBdr>
                    <w:top w:val="none" w:sz="0" w:space="0" w:color="auto"/>
                    <w:left w:val="none" w:sz="0" w:space="0" w:color="auto"/>
                    <w:bottom w:val="none" w:sz="0" w:space="0" w:color="auto"/>
                    <w:right w:val="none" w:sz="0" w:space="0" w:color="auto"/>
                  </w:divBdr>
                </w:div>
                <w:div w:id="1298223363">
                  <w:marLeft w:val="640"/>
                  <w:marRight w:val="0"/>
                  <w:marTop w:val="0"/>
                  <w:marBottom w:val="0"/>
                  <w:divBdr>
                    <w:top w:val="none" w:sz="0" w:space="0" w:color="auto"/>
                    <w:left w:val="none" w:sz="0" w:space="0" w:color="auto"/>
                    <w:bottom w:val="none" w:sz="0" w:space="0" w:color="auto"/>
                    <w:right w:val="none" w:sz="0" w:space="0" w:color="auto"/>
                  </w:divBdr>
                </w:div>
                <w:div w:id="1350521501">
                  <w:marLeft w:val="640"/>
                  <w:marRight w:val="0"/>
                  <w:marTop w:val="0"/>
                  <w:marBottom w:val="0"/>
                  <w:divBdr>
                    <w:top w:val="none" w:sz="0" w:space="0" w:color="auto"/>
                    <w:left w:val="none" w:sz="0" w:space="0" w:color="auto"/>
                    <w:bottom w:val="none" w:sz="0" w:space="0" w:color="auto"/>
                    <w:right w:val="none" w:sz="0" w:space="0" w:color="auto"/>
                  </w:divBdr>
                </w:div>
                <w:div w:id="1353993388">
                  <w:marLeft w:val="640"/>
                  <w:marRight w:val="0"/>
                  <w:marTop w:val="0"/>
                  <w:marBottom w:val="0"/>
                  <w:divBdr>
                    <w:top w:val="none" w:sz="0" w:space="0" w:color="auto"/>
                    <w:left w:val="none" w:sz="0" w:space="0" w:color="auto"/>
                    <w:bottom w:val="none" w:sz="0" w:space="0" w:color="auto"/>
                    <w:right w:val="none" w:sz="0" w:space="0" w:color="auto"/>
                  </w:divBdr>
                </w:div>
                <w:div w:id="1457328999">
                  <w:marLeft w:val="640"/>
                  <w:marRight w:val="0"/>
                  <w:marTop w:val="0"/>
                  <w:marBottom w:val="0"/>
                  <w:divBdr>
                    <w:top w:val="none" w:sz="0" w:space="0" w:color="auto"/>
                    <w:left w:val="none" w:sz="0" w:space="0" w:color="auto"/>
                    <w:bottom w:val="none" w:sz="0" w:space="0" w:color="auto"/>
                    <w:right w:val="none" w:sz="0" w:space="0" w:color="auto"/>
                  </w:divBdr>
                </w:div>
                <w:div w:id="1472558892">
                  <w:marLeft w:val="640"/>
                  <w:marRight w:val="0"/>
                  <w:marTop w:val="0"/>
                  <w:marBottom w:val="0"/>
                  <w:divBdr>
                    <w:top w:val="none" w:sz="0" w:space="0" w:color="auto"/>
                    <w:left w:val="none" w:sz="0" w:space="0" w:color="auto"/>
                    <w:bottom w:val="none" w:sz="0" w:space="0" w:color="auto"/>
                    <w:right w:val="none" w:sz="0" w:space="0" w:color="auto"/>
                  </w:divBdr>
                </w:div>
                <w:div w:id="1497457518">
                  <w:marLeft w:val="640"/>
                  <w:marRight w:val="0"/>
                  <w:marTop w:val="0"/>
                  <w:marBottom w:val="0"/>
                  <w:divBdr>
                    <w:top w:val="none" w:sz="0" w:space="0" w:color="auto"/>
                    <w:left w:val="none" w:sz="0" w:space="0" w:color="auto"/>
                    <w:bottom w:val="none" w:sz="0" w:space="0" w:color="auto"/>
                    <w:right w:val="none" w:sz="0" w:space="0" w:color="auto"/>
                  </w:divBdr>
                </w:div>
                <w:div w:id="1509826768">
                  <w:marLeft w:val="640"/>
                  <w:marRight w:val="0"/>
                  <w:marTop w:val="0"/>
                  <w:marBottom w:val="0"/>
                  <w:divBdr>
                    <w:top w:val="none" w:sz="0" w:space="0" w:color="auto"/>
                    <w:left w:val="none" w:sz="0" w:space="0" w:color="auto"/>
                    <w:bottom w:val="none" w:sz="0" w:space="0" w:color="auto"/>
                    <w:right w:val="none" w:sz="0" w:space="0" w:color="auto"/>
                  </w:divBdr>
                </w:div>
                <w:div w:id="1524512651">
                  <w:marLeft w:val="640"/>
                  <w:marRight w:val="0"/>
                  <w:marTop w:val="0"/>
                  <w:marBottom w:val="0"/>
                  <w:divBdr>
                    <w:top w:val="none" w:sz="0" w:space="0" w:color="auto"/>
                    <w:left w:val="none" w:sz="0" w:space="0" w:color="auto"/>
                    <w:bottom w:val="none" w:sz="0" w:space="0" w:color="auto"/>
                    <w:right w:val="none" w:sz="0" w:space="0" w:color="auto"/>
                  </w:divBdr>
                </w:div>
                <w:div w:id="1567297505">
                  <w:marLeft w:val="640"/>
                  <w:marRight w:val="0"/>
                  <w:marTop w:val="0"/>
                  <w:marBottom w:val="0"/>
                  <w:divBdr>
                    <w:top w:val="none" w:sz="0" w:space="0" w:color="auto"/>
                    <w:left w:val="none" w:sz="0" w:space="0" w:color="auto"/>
                    <w:bottom w:val="none" w:sz="0" w:space="0" w:color="auto"/>
                    <w:right w:val="none" w:sz="0" w:space="0" w:color="auto"/>
                  </w:divBdr>
                </w:div>
                <w:div w:id="1646471775">
                  <w:marLeft w:val="640"/>
                  <w:marRight w:val="0"/>
                  <w:marTop w:val="0"/>
                  <w:marBottom w:val="0"/>
                  <w:divBdr>
                    <w:top w:val="none" w:sz="0" w:space="0" w:color="auto"/>
                    <w:left w:val="none" w:sz="0" w:space="0" w:color="auto"/>
                    <w:bottom w:val="none" w:sz="0" w:space="0" w:color="auto"/>
                    <w:right w:val="none" w:sz="0" w:space="0" w:color="auto"/>
                  </w:divBdr>
                </w:div>
                <w:div w:id="1738242388">
                  <w:marLeft w:val="640"/>
                  <w:marRight w:val="0"/>
                  <w:marTop w:val="0"/>
                  <w:marBottom w:val="0"/>
                  <w:divBdr>
                    <w:top w:val="none" w:sz="0" w:space="0" w:color="auto"/>
                    <w:left w:val="none" w:sz="0" w:space="0" w:color="auto"/>
                    <w:bottom w:val="none" w:sz="0" w:space="0" w:color="auto"/>
                    <w:right w:val="none" w:sz="0" w:space="0" w:color="auto"/>
                  </w:divBdr>
                </w:div>
                <w:div w:id="1782186120">
                  <w:marLeft w:val="640"/>
                  <w:marRight w:val="0"/>
                  <w:marTop w:val="0"/>
                  <w:marBottom w:val="0"/>
                  <w:divBdr>
                    <w:top w:val="none" w:sz="0" w:space="0" w:color="auto"/>
                    <w:left w:val="none" w:sz="0" w:space="0" w:color="auto"/>
                    <w:bottom w:val="none" w:sz="0" w:space="0" w:color="auto"/>
                    <w:right w:val="none" w:sz="0" w:space="0" w:color="auto"/>
                  </w:divBdr>
                </w:div>
                <w:div w:id="1787429074">
                  <w:marLeft w:val="640"/>
                  <w:marRight w:val="0"/>
                  <w:marTop w:val="0"/>
                  <w:marBottom w:val="0"/>
                  <w:divBdr>
                    <w:top w:val="none" w:sz="0" w:space="0" w:color="auto"/>
                    <w:left w:val="none" w:sz="0" w:space="0" w:color="auto"/>
                    <w:bottom w:val="none" w:sz="0" w:space="0" w:color="auto"/>
                    <w:right w:val="none" w:sz="0" w:space="0" w:color="auto"/>
                  </w:divBdr>
                </w:div>
                <w:div w:id="1820922356">
                  <w:marLeft w:val="640"/>
                  <w:marRight w:val="0"/>
                  <w:marTop w:val="0"/>
                  <w:marBottom w:val="0"/>
                  <w:divBdr>
                    <w:top w:val="none" w:sz="0" w:space="0" w:color="auto"/>
                    <w:left w:val="none" w:sz="0" w:space="0" w:color="auto"/>
                    <w:bottom w:val="none" w:sz="0" w:space="0" w:color="auto"/>
                    <w:right w:val="none" w:sz="0" w:space="0" w:color="auto"/>
                  </w:divBdr>
                </w:div>
                <w:div w:id="1846902065">
                  <w:marLeft w:val="640"/>
                  <w:marRight w:val="0"/>
                  <w:marTop w:val="0"/>
                  <w:marBottom w:val="0"/>
                  <w:divBdr>
                    <w:top w:val="none" w:sz="0" w:space="0" w:color="auto"/>
                    <w:left w:val="none" w:sz="0" w:space="0" w:color="auto"/>
                    <w:bottom w:val="none" w:sz="0" w:space="0" w:color="auto"/>
                    <w:right w:val="none" w:sz="0" w:space="0" w:color="auto"/>
                  </w:divBdr>
                </w:div>
                <w:div w:id="1870794064">
                  <w:marLeft w:val="640"/>
                  <w:marRight w:val="0"/>
                  <w:marTop w:val="0"/>
                  <w:marBottom w:val="0"/>
                  <w:divBdr>
                    <w:top w:val="none" w:sz="0" w:space="0" w:color="auto"/>
                    <w:left w:val="none" w:sz="0" w:space="0" w:color="auto"/>
                    <w:bottom w:val="none" w:sz="0" w:space="0" w:color="auto"/>
                    <w:right w:val="none" w:sz="0" w:space="0" w:color="auto"/>
                  </w:divBdr>
                </w:div>
                <w:div w:id="1890609499">
                  <w:marLeft w:val="640"/>
                  <w:marRight w:val="0"/>
                  <w:marTop w:val="0"/>
                  <w:marBottom w:val="0"/>
                  <w:divBdr>
                    <w:top w:val="none" w:sz="0" w:space="0" w:color="auto"/>
                    <w:left w:val="none" w:sz="0" w:space="0" w:color="auto"/>
                    <w:bottom w:val="none" w:sz="0" w:space="0" w:color="auto"/>
                    <w:right w:val="none" w:sz="0" w:space="0" w:color="auto"/>
                  </w:divBdr>
                </w:div>
                <w:div w:id="1918005824">
                  <w:marLeft w:val="640"/>
                  <w:marRight w:val="0"/>
                  <w:marTop w:val="0"/>
                  <w:marBottom w:val="0"/>
                  <w:divBdr>
                    <w:top w:val="none" w:sz="0" w:space="0" w:color="auto"/>
                    <w:left w:val="none" w:sz="0" w:space="0" w:color="auto"/>
                    <w:bottom w:val="none" w:sz="0" w:space="0" w:color="auto"/>
                    <w:right w:val="none" w:sz="0" w:space="0" w:color="auto"/>
                  </w:divBdr>
                </w:div>
                <w:div w:id="1944261368">
                  <w:marLeft w:val="640"/>
                  <w:marRight w:val="0"/>
                  <w:marTop w:val="0"/>
                  <w:marBottom w:val="0"/>
                  <w:divBdr>
                    <w:top w:val="none" w:sz="0" w:space="0" w:color="auto"/>
                    <w:left w:val="none" w:sz="0" w:space="0" w:color="auto"/>
                    <w:bottom w:val="none" w:sz="0" w:space="0" w:color="auto"/>
                    <w:right w:val="none" w:sz="0" w:space="0" w:color="auto"/>
                  </w:divBdr>
                </w:div>
                <w:div w:id="1951935292">
                  <w:marLeft w:val="640"/>
                  <w:marRight w:val="0"/>
                  <w:marTop w:val="0"/>
                  <w:marBottom w:val="0"/>
                  <w:divBdr>
                    <w:top w:val="none" w:sz="0" w:space="0" w:color="auto"/>
                    <w:left w:val="none" w:sz="0" w:space="0" w:color="auto"/>
                    <w:bottom w:val="none" w:sz="0" w:space="0" w:color="auto"/>
                    <w:right w:val="none" w:sz="0" w:space="0" w:color="auto"/>
                  </w:divBdr>
                </w:div>
                <w:div w:id="1955206022">
                  <w:marLeft w:val="640"/>
                  <w:marRight w:val="0"/>
                  <w:marTop w:val="0"/>
                  <w:marBottom w:val="0"/>
                  <w:divBdr>
                    <w:top w:val="none" w:sz="0" w:space="0" w:color="auto"/>
                    <w:left w:val="none" w:sz="0" w:space="0" w:color="auto"/>
                    <w:bottom w:val="none" w:sz="0" w:space="0" w:color="auto"/>
                    <w:right w:val="none" w:sz="0" w:space="0" w:color="auto"/>
                  </w:divBdr>
                </w:div>
                <w:div w:id="1978560436">
                  <w:marLeft w:val="640"/>
                  <w:marRight w:val="0"/>
                  <w:marTop w:val="0"/>
                  <w:marBottom w:val="0"/>
                  <w:divBdr>
                    <w:top w:val="none" w:sz="0" w:space="0" w:color="auto"/>
                    <w:left w:val="none" w:sz="0" w:space="0" w:color="auto"/>
                    <w:bottom w:val="none" w:sz="0" w:space="0" w:color="auto"/>
                    <w:right w:val="none" w:sz="0" w:space="0" w:color="auto"/>
                  </w:divBdr>
                </w:div>
                <w:div w:id="1984776615">
                  <w:marLeft w:val="640"/>
                  <w:marRight w:val="0"/>
                  <w:marTop w:val="0"/>
                  <w:marBottom w:val="0"/>
                  <w:divBdr>
                    <w:top w:val="none" w:sz="0" w:space="0" w:color="auto"/>
                    <w:left w:val="none" w:sz="0" w:space="0" w:color="auto"/>
                    <w:bottom w:val="none" w:sz="0" w:space="0" w:color="auto"/>
                    <w:right w:val="none" w:sz="0" w:space="0" w:color="auto"/>
                  </w:divBdr>
                </w:div>
                <w:div w:id="2034263672">
                  <w:marLeft w:val="640"/>
                  <w:marRight w:val="0"/>
                  <w:marTop w:val="0"/>
                  <w:marBottom w:val="0"/>
                  <w:divBdr>
                    <w:top w:val="none" w:sz="0" w:space="0" w:color="auto"/>
                    <w:left w:val="none" w:sz="0" w:space="0" w:color="auto"/>
                    <w:bottom w:val="none" w:sz="0" w:space="0" w:color="auto"/>
                    <w:right w:val="none" w:sz="0" w:space="0" w:color="auto"/>
                  </w:divBdr>
                </w:div>
                <w:div w:id="2088190296">
                  <w:marLeft w:val="640"/>
                  <w:marRight w:val="0"/>
                  <w:marTop w:val="0"/>
                  <w:marBottom w:val="0"/>
                  <w:divBdr>
                    <w:top w:val="none" w:sz="0" w:space="0" w:color="auto"/>
                    <w:left w:val="none" w:sz="0" w:space="0" w:color="auto"/>
                    <w:bottom w:val="none" w:sz="0" w:space="0" w:color="auto"/>
                    <w:right w:val="none" w:sz="0" w:space="0" w:color="auto"/>
                  </w:divBdr>
                </w:div>
                <w:div w:id="2106460655">
                  <w:marLeft w:val="640"/>
                  <w:marRight w:val="0"/>
                  <w:marTop w:val="0"/>
                  <w:marBottom w:val="0"/>
                  <w:divBdr>
                    <w:top w:val="none" w:sz="0" w:space="0" w:color="auto"/>
                    <w:left w:val="none" w:sz="0" w:space="0" w:color="auto"/>
                    <w:bottom w:val="none" w:sz="0" w:space="0" w:color="auto"/>
                    <w:right w:val="none" w:sz="0" w:space="0" w:color="auto"/>
                  </w:divBdr>
                </w:div>
                <w:div w:id="2133400967">
                  <w:marLeft w:val="640"/>
                  <w:marRight w:val="0"/>
                  <w:marTop w:val="0"/>
                  <w:marBottom w:val="0"/>
                  <w:divBdr>
                    <w:top w:val="none" w:sz="0" w:space="0" w:color="auto"/>
                    <w:left w:val="none" w:sz="0" w:space="0" w:color="auto"/>
                    <w:bottom w:val="none" w:sz="0" w:space="0" w:color="auto"/>
                    <w:right w:val="none" w:sz="0" w:space="0" w:color="auto"/>
                  </w:divBdr>
                </w:div>
                <w:div w:id="2137095216">
                  <w:marLeft w:val="640"/>
                  <w:marRight w:val="0"/>
                  <w:marTop w:val="0"/>
                  <w:marBottom w:val="0"/>
                  <w:divBdr>
                    <w:top w:val="none" w:sz="0" w:space="0" w:color="auto"/>
                    <w:left w:val="none" w:sz="0" w:space="0" w:color="auto"/>
                    <w:bottom w:val="none" w:sz="0" w:space="0" w:color="auto"/>
                    <w:right w:val="none" w:sz="0" w:space="0" w:color="auto"/>
                  </w:divBdr>
                </w:div>
              </w:divsChild>
            </w:div>
            <w:div w:id="1988826685">
              <w:marLeft w:val="0"/>
              <w:marRight w:val="0"/>
              <w:marTop w:val="0"/>
              <w:marBottom w:val="0"/>
              <w:divBdr>
                <w:top w:val="none" w:sz="0" w:space="0" w:color="auto"/>
                <w:left w:val="none" w:sz="0" w:space="0" w:color="auto"/>
                <w:bottom w:val="none" w:sz="0" w:space="0" w:color="auto"/>
                <w:right w:val="none" w:sz="0" w:space="0" w:color="auto"/>
              </w:divBdr>
              <w:divsChild>
                <w:div w:id="58602546">
                  <w:marLeft w:val="640"/>
                  <w:marRight w:val="0"/>
                  <w:marTop w:val="0"/>
                  <w:marBottom w:val="0"/>
                  <w:divBdr>
                    <w:top w:val="none" w:sz="0" w:space="0" w:color="auto"/>
                    <w:left w:val="none" w:sz="0" w:space="0" w:color="auto"/>
                    <w:bottom w:val="none" w:sz="0" w:space="0" w:color="auto"/>
                    <w:right w:val="none" w:sz="0" w:space="0" w:color="auto"/>
                  </w:divBdr>
                </w:div>
                <w:div w:id="72170311">
                  <w:marLeft w:val="640"/>
                  <w:marRight w:val="0"/>
                  <w:marTop w:val="0"/>
                  <w:marBottom w:val="0"/>
                  <w:divBdr>
                    <w:top w:val="none" w:sz="0" w:space="0" w:color="auto"/>
                    <w:left w:val="none" w:sz="0" w:space="0" w:color="auto"/>
                    <w:bottom w:val="none" w:sz="0" w:space="0" w:color="auto"/>
                    <w:right w:val="none" w:sz="0" w:space="0" w:color="auto"/>
                  </w:divBdr>
                </w:div>
                <w:div w:id="169566533">
                  <w:marLeft w:val="640"/>
                  <w:marRight w:val="0"/>
                  <w:marTop w:val="0"/>
                  <w:marBottom w:val="0"/>
                  <w:divBdr>
                    <w:top w:val="none" w:sz="0" w:space="0" w:color="auto"/>
                    <w:left w:val="none" w:sz="0" w:space="0" w:color="auto"/>
                    <w:bottom w:val="none" w:sz="0" w:space="0" w:color="auto"/>
                    <w:right w:val="none" w:sz="0" w:space="0" w:color="auto"/>
                  </w:divBdr>
                </w:div>
                <w:div w:id="199822788">
                  <w:marLeft w:val="640"/>
                  <w:marRight w:val="0"/>
                  <w:marTop w:val="0"/>
                  <w:marBottom w:val="0"/>
                  <w:divBdr>
                    <w:top w:val="none" w:sz="0" w:space="0" w:color="auto"/>
                    <w:left w:val="none" w:sz="0" w:space="0" w:color="auto"/>
                    <w:bottom w:val="none" w:sz="0" w:space="0" w:color="auto"/>
                    <w:right w:val="none" w:sz="0" w:space="0" w:color="auto"/>
                  </w:divBdr>
                </w:div>
                <w:div w:id="290669425">
                  <w:marLeft w:val="640"/>
                  <w:marRight w:val="0"/>
                  <w:marTop w:val="0"/>
                  <w:marBottom w:val="0"/>
                  <w:divBdr>
                    <w:top w:val="none" w:sz="0" w:space="0" w:color="auto"/>
                    <w:left w:val="none" w:sz="0" w:space="0" w:color="auto"/>
                    <w:bottom w:val="none" w:sz="0" w:space="0" w:color="auto"/>
                    <w:right w:val="none" w:sz="0" w:space="0" w:color="auto"/>
                  </w:divBdr>
                </w:div>
                <w:div w:id="311909821">
                  <w:marLeft w:val="640"/>
                  <w:marRight w:val="0"/>
                  <w:marTop w:val="0"/>
                  <w:marBottom w:val="0"/>
                  <w:divBdr>
                    <w:top w:val="none" w:sz="0" w:space="0" w:color="auto"/>
                    <w:left w:val="none" w:sz="0" w:space="0" w:color="auto"/>
                    <w:bottom w:val="none" w:sz="0" w:space="0" w:color="auto"/>
                    <w:right w:val="none" w:sz="0" w:space="0" w:color="auto"/>
                  </w:divBdr>
                </w:div>
                <w:div w:id="379598158">
                  <w:marLeft w:val="640"/>
                  <w:marRight w:val="0"/>
                  <w:marTop w:val="0"/>
                  <w:marBottom w:val="0"/>
                  <w:divBdr>
                    <w:top w:val="none" w:sz="0" w:space="0" w:color="auto"/>
                    <w:left w:val="none" w:sz="0" w:space="0" w:color="auto"/>
                    <w:bottom w:val="none" w:sz="0" w:space="0" w:color="auto"/>
                    <w:right w:val="none" w:sz="0" w:space="0" w:color="auto"/>
                  </w:divBdr>
                </w:div>
                <w:div w:id="382871863">
                  <w:marLeft w:val="640"/>
                  <w:marRight w:val="0"/>
                  <w:marTop w:val="0"/>
                  <w:marBottom w:val="0"/>
                  <w:divBdr>
                    <w:top w:val="none" w:sz="0" w:space="0" w:color="auto"/>
                    <w:left w:val="none" w:sz="0" w:space="0" w:color="auto"/>
                    <w:bottom w:val="none" w:sz="0" w:space="0" w:color="auto"/>
                    <w:right w:val="none" w:sz="0" w:space="0" w:color="auto"/>
                  </w:divBdr>
                </w:div>
                <w:div w:id="416825568">
                  <w:marLeft w:val="640"/>
                  <w:marRight w:val="0"/>
                  <w:marTop w:val="0"/>
                  <w:marBottom w:val="0"/>
                  <w:divBdr>
                    <w:top w:val="none" w:sz="0" w:space="0" w:color="auto"/>
                    <w:left w:val="none" w:sz="0" w:space="0" w:color="auto"/>
                    <w:bottom w:val="none" w:sz="0" w:space="0" w:color="auto"/>
                    <w:right w:val="none" w:sz="0" w:space="0" w:color="auto"/>
                  </w:divBdr>
                </w:div>
                <w:div w:id="533080902">
                  <w:marLeft w:val="640"/>
                  <w:marRight w:val="0"/>
                  <w:marTop w:val="0"/>
                  <w:marBottom w:val="0"/>
                  <w:divBdr>
                    <w:top w:val="none" w:sz="0" w:space="0" w:color="auto"/>
                    <w:left w:val="none" w:sz="0" w:space="0" w:color="auto"/>
                    <w:bottom w:val="none" w:sz="0" w:space="0" w:color="auto"/>
                    <w:right w:val="none" w:sz="0" w:space="0" w:color="auto"/>
                  </w:divBdr>
                </w:div>
                <w:div w:id="683898591">
                  <w:marLeft w:val="640"/>
                  <w:marRight w:val="0"/>
                  <w:marTop w:val="0"/>
                  <w:marBottom w:val="0"/>
                  <w:divBdr>
                    <w:top w:val="none" w:sz="0" w:space="0" w:color="auto"/>
                    <w:left w:val="none" w:sz="0" w:space="0" w:color="auto"/>
                    <w:bottom w:val="none" w:sz="0" w:space="0" w:color="auto"/>
                    <w:right w:val="none" w:sz="0" w:space="0" w:color="auto"/>
                  </w:divBdr>
                </w:div>
                <w:div w:id="703599321">
                  <w:marLeft w:val="640"/>
                  <w:marRight w:val="0"/>
                  <w:marTop w:val="0"/>
                  <w:marBottom w:val="0"/>
                  <w:divBdr>
                    <w:top w:val="none" w:sz="0" w:space="0" w:color="auto"/>
                    <w:left w:val="none" w:sz="0" w:space="0" w:color="auto"/>
                    <w:bottom w:val="none" w:sz="0" w:space="0" w:color="auto"/>
                    <w:right w:val="none" w:sz="0" w:space="0" w:color="auto"/>
                  </w:divBdr>
                </w:div>
                <w:div w:id="738400540">
                  <w:marLeft w:val="640"/>
                  <w:marRight w:val="0"/>
                  <w:marTop w:val="0"/>
                  <w:marBottom w:val="0"/>
                  <w:divBdr>
                    <w:top w:val="none" w:sz="0" w:space="0" w:color="auto"/>
                    <w:left w:val="none" w:sz="0" w:space="0" w:color="auto"/>
                    <w:bottom w:val="none" w:sz="0" w:space="0" w:color="auto"/>
                    <w:right w:val="none" w:sz="0" w:space="0" w:color="auto"/>
                  </w:divBdr>
                </w:div>
                <w:div w:id="763263263">
                  <w:marLeft w:val="640"/>
                  <w:marRight w:val="0"/>
                  <w:marTop w:val="0"/>
                  <w:marBottom w:val="0"/>
                  <w:divBdr>
                    <w:top w:val="none" w:sz="0" w:space="0" w:color="auto"/>
                    <w:left w:val="none" w:sz="0" w:space="0" w:color="auto"/>
                    <w:bottom w:val="none" w:sz="0" w:space="0" w:color="auto"/>
                    <w:right w:val="none" w:sz="0" w:space="0" w:color="auto"/>
                  </w:divBdr>
                </w:div>
                <w:div w:id="827017123">
                  <w:marLeft w:val="640"/>
                  <w:marRight w:val="0"/>
                  <w:marTop w:val="0"/>
                  <w:marBottom w:val="0"/>
                  <w:divBdr>
                    <w:top w:val="none" w:sz="0" w:space="0" w:color="auto"/>
                    <w:left w:val="none" w:sz="0" w:space="0" w:color="auto"/>
                    <w:bottom w:val="none" w:sz="0" w:space="0" w:color="auto"/>
                    <w:right w:val="none" w:sz="0" w:space="0" w:color="auto"/>
                  </w:divBdr>
                </w:div>
                <w:div w:id="863903657">
                  <w:marLeft w:val="640"/>
                  <w:marRight w:val="0"/>
                  <w:marTop w:val="0"/>
                  <w:marBottom w:val="0"/>
                  <w:divBdr>
                    <w:top w:val="none" w:sz="0" w:space="0" w:color="auto"/>
                    <w:left w:val="none" w:sz="0" w:space="0" w:color="auto"/>
                    <w:bottom w:val="none" w:sz="0" w:space="0" w:color="auto"/>
                    <w:right w:val="none" w:sz="0" w:space="0" w:color="auto"/>
                  </w:divBdr>
                </w:div>
                <w:div w:id="871383641">
                  <w:marLeft w:val="640"/>
                  <w:marRight w:val="0"/>
                  <w:marTop w:val="0"/>
                  <w:marBottom w:val="0"/>
                  <w:divBdr>
                    <w:top w:val="none" w:sz="0" w:space="0" w:color="auto"/>
                    <w:left w:val="none" w:sz="0" w:space="0" w:color="auto"/>
                    <w:bottom w:val="none" w:sz="0" w:space="0" w:color="auto"/>
                    <w:right w:val="none" w:sz="0" w:space="0" w:color="auto"/>
                  </w:divBdr>
                </w:div>
                <w:div w:id="891767671">
                  <w:marLeft w:val="640"/>
                  <w:marRight w:val="0"/>
                  <w:marTop w:val="0"/>
                  <w:marBottom w:val="0"/>
                  <w:divBdr>
                    <w:top w:val="none" w:sz="0" w:space="0" w:color="auto"/>
                    <w:left w:val="none" w:sz="0" w:space="0" w:color="auto"/>
                    <w:bottom w:val="none" w:sz="0" w:space="0" w:color="auto"/>
                    <w:right w:val="none" w:sz="0" w:space="0" w:color="auto"/>
                  </w:divBdr>
                </w:div>
                <w:div w:id="928347560">
                  <w:marLeft w:val="640"/>
                  <w:marRight w:val="0"/>
                  <w:marTop w:val="0"/>
                  <w:marBottom w:val="0"/>
                  <w:divBdr>
                    <w:top w:val="none" w:sz="0" w:space="0" w:color="auto"/>
                    <w:left w:val="none" w:sz="0" w:space="0" w:color="auto"/>
                    <w:bottom w:val="none" w:sz="0" w:space="0" w:color="auto"/>
                    <w:right w:val="none" w:sz="0" w:space="0" w:color="auto"/>
                  </w:divBdr>
                </w:div>
                <w:div w:id="929660922">
                  <w:marLeft w:val="640"/>
                  <w:marRight w:val="0"/>
                  <w:marTop w:val="0"/>
                  <w:marBottom w:val="0"/>
                  <w:divBdr>
                    <w:top w:val="none" w:sz="0" w:space="0" w:color="auto"/>
                    <w:left w:val="none" w:sz="0" w:space="0" w:color="auto"/>
                    <w:bottom w:val="none" w:sz="0" w:space="0" w:color="auto"/>
                    <w:right w:val="none" w:sz="0" w:space="0" w:color="auto"/>
                  </w:divBdr>
                </w:div>
                <w:div w:id="942758987">
                  <w:marLeft w:val="640"/>
                  <w:marRight w:val="0"/>
                  <w:marTop w:val="0"/>
                  <w:marBottom w:val="0"/>
                  <w:divBdr>
                    <w:top w:val="none" w:sz="0" w:space="0" w:color="auto"/>
                    <w:left w:val="none" w:sz="0" w:space="0" w:color="auto"/>
                    <w:bottom w:val="none" w:sz="0" w:space="0" w:color="auto"/>
                    <w:right w:val="none" w:sz="0" w:space="0" w:color="auto"/>
                  </w:divBdr>
                </w:div>
                <w:div w:id="948123034">
                  <w:marLeft w:val="640"/>
                  <w:marRight w:val="0"/>
                  <w:marTop w:val="0"/>
                  <w:marBottom w:val="0"/>
                  <w:divBdr>
                    <w:top w:val="none" w:sz="0" w:space="0" w:color="auto"/>
                    <w:left w:val="none" w:sz="0" w:space="0" w:color="auto"/>
                    <w:bottom w:val="none" w:sz="0" w:space="0" w:color="auto"/>
                    <w:right w:val="none" w:sz="0" w:space="0" w:color="auto"/>
                  </w:divBdr>
                </w:div>
                <w:div w:id="981274665">
                  <w:marLeft w:val="640"/>
                  <w:marRight w:val="0"/>
                  <w:marTop w:val="0"/>
                  <w:marBottom w:val="0"/>
                  <w:divBdr>
                    <w:top w:val="none" w:sz="0" w:space="0" w:color="auto"/>
                    <w:left w:val="none" w:sz="0" w:space="0" w:color="auto"/>
                    <w:bottom w:val="none" w:sz="0" w:space="0" w:color="auto"/>
                    <w:right w:val="none" w:sz="0" w:space="0" w:color="auto"/>
                  </w:divBdr>
                </w:div>
                <w:div w:id="986976009">
                  <w:marLeft w:val="640"/>
                  <w:marRight w:val="0"/>
                  <w:marTop w:val="0"/>
                  <w:marBottom w:val="0"/>
                  <w:divBdr>
                    <w:top w:val="none" w:sz="0" w:space="0" w:color="auto"/>
                    <w:left w:val="none" w:sz="0" w:space="0" w:color="auto"/>
                    <w:bottom w:val="none" w:sz="0" w:space="0" w:color="auto"/>
                    <w:right w:val="none" w:sz="0" w:space="0" w:color="auto"/>
                  </w:divBdr>
                </w:div>
                <w:div w:id="1027372163">
                  <w:marLeft w:val="640"/>
                  <w:marRight w:val="0"/>
                  <w:marTop w:val="0"/>
                  <w:marBottom w:val="0"/>
                  <w:divBdr>
                    <w:top w:val="none" w:sz="0" w:space="0" w:color="auto"/>
                    <w:left w:val="none" w:sz="0" w:space="0" w:color="auto"/>
                    <w:bottom w:val="none" w:sz="0" w:space="0" w:color="auto"/>
                    <w:right w:val="none" w:sz="0" w:space="0" w:color="auto"/>
                  </w:divBdr>
                </w:div>
                <w:div w:id="1075014153">
                  <w:marLeft w:val="640"/>
                  <w:marRight w:val="0"/>
                  <w:marTop w:val="0"/>
                  <w:marBottom w:val="0"/>
                  <w:divBdr>
                    <w:top w:val="none" w:sz="0" w:space="0" w:color="auto"/>
                    <w:left w:val="none" w:sz="0" w:space="0" w:color="auto"/>
                    <w:bottom w:val="none" w:sz="0" w:space="0" w:color="auto"/>
                    <w:right w:val="none" w:sz="0" w:space="0" w:color="auto"/>
                  </w:divBdr>
                </w:div>
                <w:div w:id="1193617355">
                  <w:marLeft w:val="640"/>
                  <w:marRight w:val="0"/>
                  <w:marTop w:val="0"/>
                  <w:marBottom w:val="0"/>
                  <w:divBdr>
                    <w:top w:val="none" w:sz="0" w:space="0" w:color="auto"/>
                    <w:left w:val="none" w:sz="0" w:space="0" w:color="auto"/>
                    <w:bottom w:val="none" w:sz="0" w:space="0" w:color="auto"/>
                    <w:right w:val="none" w:sz="0" w:space="0" w:color="auto"/>
                  </w:divBdr>
                </w:div>
                <w:div w:id="1326671088">
                  <w:marLeft w:val="640"/>
                  <w:marRight w:val="0"/>
                  <w:marTop w:val="0"/>
                  <w:marBottom w:val="0"/>
                  <w:divBdr>
                    <w:top w:val="none" w:sz="0" w:space="0" w:color="auto"/>
                    <w:left w:val="none" w:sz="0" w:space="0" w:color="auto"/>
                    <w:bottom w:val="none" w:sz="0" w:space="0" w:color="auto"/>
                    <w:right w:val="none" w:sz="0" w:space="0" w:color="auto"/>
                  </w:divBdr>
                </w:div>
                <w:div w:id="1357348222">
                  <w:marLeft w:val="640"/>
                  <w:marRight w:val="0"/>
                  <w:marTop w:val="0"/>
                  <w:marBottom w:val="0"/>
                  <w:divBdr>
                    <w:top w:val="none" w:sz="0" w:space="0" w:color="auto"/>
                    <w:left w:val="none" w:sz="0" w:space="0" w:color="auto"/>
                    <w:bottom w:val="none" w:sz="0" w:space="0" w:color="auto"/>
                    <w:right w:val="none" w:sz="0" w:space="0" w:color="auto"/>
                  </w:divBdr>
                </w:div>
                <w:div w:id="1360006334">
                  <w:marLeft w:val="640"/>
                  <w:marRight w:val="0"/>
                  <w:marTop w:val="0"/>
                  <w:marBottom w:val="0"/>
                  <w:divBdr>
                    <w:top w:val="none" w:sz="0" w:space="0" w:color="auto"/>
                    <w:left w:val="none" w:sz="0" w:space="0" w:color="auto"/>
                    <w:bottom w:val="none" w:sz="0" w:space="0" w:color="auto"/>
                    <w:right w:val="none" w:sz="0" w:space="0" w:color="auto"/>
                  </w:divBdr>
                </w:div>
                <w:div w:id="1423525832">
                  <w:marLeft w:val="640"/>
                  <w:marRight w:val="0"/>
                  <w:marTop w:val="0"/>
                  <w:marBottom w:val="0"/>
                  <w:divBdr>
                    <w:top w:val="none" w:sz="0" w:space="0" w:color="auto"/>
                    <w:left w:val="none" w:sz="0" w:space="0" w:color="auto"/>
                    <w:bottom w:val="none" w:sz="0" w:space="0" w:color="auto"/>
                    <w:right w:val="none" w:sz="0" w:space="0" w:color="auto"/>
                  </w:divBdr>
                </w:div>
                <w:div w:id="1497964518">
                  <w:marLeft w:val="640"/>
                  <w:marRight w:val="0"/>
                  <w:marTop w:val="0"/>
                  <w:marBottom w:val="0"/>
                  <w:divBdr>
                    <w:top w:val="none" w:sz="0" w:space="0" w:color="auto"/>
                    <w:left w:val="none" w:sz="0" w:space="0" w:color="auto"/>
                    <w:bottom w:val="none" w:sz="0" w:space="0" w:color="auto"/>
                    <w:right w:val="none" w:sz="0" w:space="0" w:color="auto"/>
                  </w:divBdr>
                </w:div>
                <w:div w:id="1518155476">
                  <w:marLeft w:val="640"/>
                  <w:marRight w:val="0"/>
                  <w:marTop w:val="0"/>
                  <w:marBottom w:val="0"/>
                  <w:divBdr>
                    <w:top w:val="none" w:sz="0" w:space="0" w:color="auto"/>
                    <w:left w:val="none" w:sz="0" w:space="0" w:color="auto"/>
                    <w:bottom w:val="none" w:sz="0" w:space="0" w:color="auto"/>
                    <w:right w:val="none" w:sz="0" w:space="0" w:color="auto"/>
                  </w:divBdr>
                </w:div>
                <w:div w:id="1521579729">
                  <w:marLeft w:val="640"/>
                  <w:marRight w:val="0"/>
                  <w:marTop w:val="0"/>
                  <w:marBottom w:val="0"/>
                  <w:divBdr>
                    <w:top w:val="none" w:sz="0" w:space="0" w:color="auto"/>
                    <w:left w:val="none" w:sz="0" w:space="0" w:color="auto"/>
                    <w:bottom w:val="none" w:sz="0" w:space="0" w:color="auto"/>
                    <w:right w:val="none" w:sz="0" w:space="0" w:color="auto"/>
                  </w:divBdr>
                </w:div>
                <w:div w:id="1527527237">
                  <w:marLeft w:val="640"/>
                  <w:marRight w:val="0"/>
                  <w:marTop w:val="0"/>
                  <w:marBottom w:val="0"/>
                  <w:divBdr>
                    <w:top w:val="none" w:sz="0" w:space="0" w:color="auto"/>
                    <w:left w:val="none" w:sz="0" w:space="0" w:color="auto"/>
                    <w:bottom w:val="none" w:sz="0" w:space="0" w:color="auto"/>
                    <w:right w:val="none" w:sz="0" w:space="0" w:color="auto"/>
                  </w:divBdr>
                </w:div>
                <w:div w:id="1539002920">
                  <w:marLeft w:val="640"/>
                  <w:marRight w:val="0"/>
                  <w:marTop w:val="0"/>
                  <w:marBottom w:val="0"/>
                  <w:divBdr>
                    <w:top w:val="none" w:sz="0" w:space="0" w:color="auto"/>
                    <w:left w:val="none" w:sz="0" w:space="0" w:color="auto"/>
                    <w:bottom w:val="none" w:sz="0" w:space="0" w:color="auto"/>
                    <w:right w:val="none" w:sz="0" w:space="0" w:color="auto"/>
                  </w:divBdr>
                </w:div>
                <w:div w:id="1554658544">
                  <w:marLeft w:val="640"/>
                  <w:marRight w:val="0"/>
                  <w:marTop w:val="0"/>
                  <w:marBottom w:val="0"/>
                  <w:divBdr>
                    <w:top w:val="none" w:sz="0" w:space="0" w:color="auto"/>
                    <w:left w:val="none" w:sz="0" w:space="0" w:color="auto"/>
                    <w:bottom w:val="none" w:sz="0" w:space="0" w:color="auto"/>
                    <w:right w:val="none" w:sz="0" w:space="0" w:color="auto"/>
                  </w:divBdr>
                </w:div>
                <w:div w:id="1575973459">
                  <w:marLeft w:val="640"/>
                  <w:marRight w:val="0"/>
                  <w:marTop w:val="0"/>
                  <w:marBottom w:val="0"/>
                  <w:divBdr>
                    <w:top w:val="none" w:sz="0" w:space="0" w:color="auto"/>
                    <w:left w:val="none" w:sz="0" w:space="0" w:color="auto"/>
                    <w:bottom w:val="none" w:sz="0" w:space="0" w:color="auto"/>
                    <w:right w:val="none" w:sz="0" w:space="0" w:color="auto"/>
                  </w:divBdr>
                </w:div>
                <w:div w:id="1612513972">
                  <w:marLeft w:val="640"/>
                  <w:marRight w:val="0"/>
                  <w:marTop w:val="0"/>
                  <w:marBottom w:val="0"/>
                  <w:divBdr>
                    <w:top w:val="none" w:sz="0" w:space="0" w:color="auto"/>
                    <w:left w:val="none" w:sz="0" w:space="0" w:color="auto"/>
                    <w:bottom w:val="none" w:sz="0" w:space="0" w:color="auto"/>
                    <w:right w:val="none" w:sz="0" w:space="0" w:color="auto"/>
                  </w:divBdr>
                </w:div>
                <w:div w:id="1634365831">
                  <w:marLeft w:val="640"/>
                  <w:marRight w:val="0"/>
                  <w:marTop w:val="0"/>
                  <w:marBottom w:val="0"/>
                  <w:divBdr>
                    <w:top w:val="none" w:sz="0" w:space="0" w:color="auto"/>
                    <w:left w:val="none" w:sz="0" w:space="0" w:color="auto"/>
                    <w:bottom w:val="none" w:sz="0" w:space="0" w:color="auto"/>
                    <w:right w:val="none" w:sz="0" w:space="0" w:color="auto"/>
                  </w:divBdr>
                </w:div>
                <w:div w:id="1643580323">
                  <w:marLeft w:val="640"/>
                  <w:marRight w:val="0"/>
                  <w:marTop w:val="0"/>
                  <w:marBottom w:val="0"/>
                  <w:divBdr>
                    <w:top w:val="none" w:sz="0" w:space="0" w:color="auto"/>
                    <w:left w:val="none" w:sz="0" w:space="0" w:color="auto"/>
                    <w:bottom w:val="none" w:sz="0" w:space="0" w:color="auto"/>
                    <w:right w:val="none" w:sz="0" w:space="0" w:color="auto"/>
                  </w:divBdr>
                </w:div>
                <w:div w:id="1647320450">
                  <w:marLeft w:val="640"/>
                  <w:marRight w:val="0"/>
                  <w:marTop w:val="0"/>
                  <w:marBottom w:val="0"/>
                  <w:divBdr>
                    <w:top w:val="none" w:sz="0" w:space="0" w:color="auto"/>
                    <w:left w:val="none" w:sz="0" w:space="0" w:color="auto"/>
                    <w:bottom w:val="none" w:sz="0" w:space="0" w:color="auto"/>
                    <w:right w:val="none" w:sz="0" w:space="0" w:color="auto"/>
                  </w:divBdr>
                </w:div>
                <w:div w:id="1678119349">
                  <w:marLeft w:val="640"/>
                  <w:marRight w:val="0"/>
                  <w:marTop w:val="0"/>
                  <w:marBottom w:val="0"/>
                  <w:divBdr>
                    <w:top w:val="none" w:sz="0" w:space="0" w:color="auto"/>
                    <w:left w:val="none" w:sz="0" w:space="0" w:color="auto"/>
                    <w:bottom w:val="none" w:sz="0" w:space="0" w:color="auto"/>
                    <w:right w:val="none" w:sz="0" w:space="0" w:color="auto"/>
                  </w:divBdr>
                </w:div>
                <w:div w:id="1703047126">
                  <w:marLeft w:val="640"/>
                  <w:marRight w:val="0"/>
                  <w:marTop w:val="0"/>
                  <w:marBottom w:val="0"/>
                  <w:divBdr>
                    <w:top w:val="none" w:sz="0" w:space="0" w:color="auto"/>
                    <w:left w:val="none" w:sz="0" w:space="0" w:color="auto"/>
                    <w:bottom w:val="none" w:sz="0" w:space="0" w:color="auto"/>
                    <w:right w:val="none" w:sz="0" w:space="0" w:color="auto"/>
                  </w:divBdr>
                </w:div>
                <w:div w:id="1703674769">
                  <w:marLeft w:val="640"/>
                  <w:marRight w:val="0"/>
                  <w:marTop w:val="0"/>
                  <w:marBottom w:val="0"/>
                  <w:divBdr>
                    <w:top w:val="none" w:sz="0" w:space="0" w:color="auto"/>
                    <w:left w:val="none" w:sz="0" w:space="0" w:color="auto"/>
                    <w:bottom w:val="none" w:sz="0" w:space="0" w:color="auto"/>
                    <w:right w:val="none" w:sz="0" w:space="0" w:color="auto"/>
                  </w:divBdr>
                </w:div>
                <w:div w:id="1816215264">
                  <w:marLeft w:val="640"/>
                  <w:marRight w:val="0"/>
                  <w:marTop w:val="0"/>
                  <w:marBottom w:val="0"/>
                  <w:divBdr>
                    <w:top w:val="none" w:sz="0" w:space="0" w:color="auto"/>
                    <w:left w:val="none" w:sz="0" w:space="0" w:color="auto"/>
                    <w:bottom w:val="none" w:sz="0" w:space="0" w:color="auto"/>
                    <w:right w:val="none" w:sz="0" w:space="0" w:color="auto"/>
                  </w:divBdr>
                </w:div>
                <w:div w:id="1818456380">
                  <w:marLeft w:val="640"/>
                  <w:marRight w:val="0"/>
                  <w:marTop w:val="0"/>
                  <w:marBottom w:val="0"/>
                  <w:divBdr>
                    <w:top w:val="none" w:sz="0" w:space="0" w:color="auto"/>
                    <w:left w:val="none" w:sz="0" w:space="0" w:color="auto"/>
                    <w:bottom w:val="none" w:sz="0" w:space="0" w:color="auto"/>
                    <w:right w:val="none" w:sz="0" w:space="0" w:color="auto"/>
                  </w:divBdr>
                </w:div>
                <w:div w:id="1821538934">
                  <w:marLeft w:val="640"/>
                  <w:marRight w:val="0"/>
                  <w:marTop w:val="0"/>
                  <w:marBottom w:val="0"/>
                  <w:divBdr>
                    <w:top w:val="none" w:sz="0" w:space="0" w:color="auto"/>
                    <w:left w:val="none" w:sz="0" w:space="0" w:color="auto"/>
                    <w:bottom w:val="none" w:sz="0" w:space="0" w:color="auto"/>
                    <w:right w:val="none" w:sz="0" w:space="0" w:color="auto"/>
                  </w:divBdr>
                </w:div>
                <w:div w:id="1845784856">
                  <w:marLeft w:val="640"/>
                  <w:marRight w:val="0"/>
                  <w:marTop w:val="0"/>
                  <w:marBottom w:val="0"/>
                  <w:divBdr>
                    <w:top w:val="none" w:sz="0" w:space="0" w:color="auto"/>
                    <w:left w:val="none" w:sz="0" w:space="0" w:color="auto"/>
                    <w:bottom w:val="none" w:sz="0" w:space="0" w:color="auto"/>
                    <w:right w:val="none" w:sz="0" w:space="0" w:color="auto"/>
                  </w:divBdr>
                </w:div>
                <w:div w:id="1854103404">
                  <w:marLeft w:val="640"/>
                  <w:marRight w:val="0"/>
                  <w:marTop w:val="0"/>
                  <w:marBottom w:val="0"/>
                  <w:divBdr>
                    <w:top w:val="none" w:sz="0" w:space="0" w:color="auto"/>
                    <w:left w:val="none" w:sz="0" w:space="0" w:color="auto"/>
                    <w:bottom w:val="none" w:sz="0" w:space="0" w:color="auto"/>
                    <w:right w:val="none" w:sz="0" w:space="0" w:color="auto"/>
                  </w:divBdr>
                </w:div>
                <w:div w:id="1864902846">
                  <w:marLeft w:val="640"/>
                  <w:marRight w:val="0"/>
                  <w:marTop w:val="0"/>
                  <w:marBottom w:val="0"/>
                  <w:divBdr>
                    <w:top w:val="none" w:sz="0" w:space="0" w:color="auto"/>
                    <w:left w:val="none" w:sz="0" w:space="0" w:color="auto"/>
                    <w:bottom w:val="none" w:sz="0" w:space="0" w:color="auto"/>
                    <w:right w:val="none" w:sz="0" w:space="0" w:color="auto"/>
                  </w:divBdr>
                </w:div>
                <w:div w:id="1866677913">
                  <w:marLeft w:val="640"/>
                  <w:marRight w:val="0"/>
                  <w:marTop w:val="0"/>
                  <w:marBottom w:val="0"/>
                  <w:divBdr>
                    <w:top w:val="none" w:sz="0" w:space="0" w:color="auto"/>
                    <w:left w:val="none" w:sz="0" w:space="0" w:color="auto"/>
                    <w:bottom w:val="none" w:sz="0" w:space="0" w:color="auto"/>
                    <w:right w:val="none" w:sz="0" w:space="0" w:color="auto"/>
                  </w:divBdr>
                </w:div>
                <w:div w:id="1958557360">
                  <w:marLeft w:val="640"/>
                  <w:marRight w:val="0"/>
                  <w:marTop w:val="0"/>
                  <w:marBottom w:val="0"/>
                  <w:divBdr>
                    <w:top w:val="none" w:sz="0" w:space="0" w:color="auto"/>
                    <w:left w:val="none" w:sz="0" w:space="0" w:color="auto"/>
                    <w:bottom w:val="none" w:sz="0" w:space="0" w:color="auto"/>
                    <w:right w:val="none" w:sz="0" w:space="0" w:color="auto"/>
                  </w:divBdr>
                </w:div>
                <w:div w:id="1993946512">
                  <w:marLeft w:val="640"/>
                  <w:marRight w:val="0"/>
                  <w:marTop w:val="0"/>
                  <w:marBottom w:val="0"/>
                  <w:divBdr>
                    <w:top w:val="none" w:sz="0" w:space="0" w:color="auto"/>
                    <w:left w:val="none" w:sz="0" w:space="0" w:color="auto"/>
                    <w:bottom w:val="none" w:sz="0" w:space="0" w:color="auto"/>
                    <w:right w:val="none" w:sz="0" w:space="0" w:color="auto"/>
                  </w:divBdr>
                </w:div>
                <w:div w:id="2015185946">
                  <w:marLeft w:val="640"/>
                  <w:marRight w:val="0"/>
                  <w:marTop w:val="0"/>
                  <w:marBottom w:val="0"/>
                  <w:divBdr>
                    <w:top w:val="none" w:sz="0" w:space="0" w:color="auto"/>
                    <w:left w:val="none" w:sz="0" w:space="0" w:color="auto"/>
                    <w:bottom w:val="none" w:sz="0" w:space="0" w:color="auto"/>
                    <w:right w:val="none" w:sz="0" w:space="0" w:color="auto"/>
                  </w:divBdr>
                </w:div>
                <w:div w:id="2021196542">
                  <w:marLeft w:val="640"/>
                  <w:marRight w:val="0"/>
                  <w:marTop w:val="0"/>
                  <w:marBottom w:val="0"/>
                  <w:divBdr>
                    <w:top w:val="none" w:sz="0" w:space="0" w:color="auto"/>
                    <w:left w:val="none" w:sz="0" w:space="0" w:color="auto"/>
                    <w:bottom w:val="none" w:sz="0" w:space="0" w:color="auto"/>
                    <w:right w:val="none" w:sz="0" w:space="0" w:color="auto"/>
                  </w:divBdr>
                </w:div>
                <w:div w:id="2030987690">
                  <w:marLeft w:val="640"/>
                  <w:marRight w:val="0"/>
                  <w:marTop w:val="0"/>
                  <w:marBottom w:val="0"/>
                  <w:divBdr>
                    <w:top w:val="none" w:sz="0" w:space="0" w:color="auto"/>
                    <w:left w:val="none" w:sz="0" w:space="0" w:color="auto"/>
                    <w:bottom w:val="none" w:sz="0" w:space="0" w:color="auto"/>
                    <w:right w:val="none" w:sz="0" w:space="0" w:color="auto"/>
                  </w:divBdr>
                </w:div>
                <w:div w:id="2043481669">
                  <w:marLeft w:val="640"/>
                  <w:marRight w:val="0"/>
                  <w:marTop w:val="0"/>
                  <w:marBottom w:val="0"/>
                  <w:divBdr>
                    <w:top w:val="none" w:sz="0" w:space="0" w:color="auto"/>
                    <w:left w:val="none" w:sz="0" w:space="0" w:color="auto"/>
                    <w:bottom w:val="none" w:sz="0" w:space="0" w:color="auto"/>
                    <w:right w:val="none" w:sz="0" w:space="0" w:color="auto"/>
                  </w:divBdr>
                </w:div>
                <w:div w:id="2047679684">
                  <w:marLeft w:val="640"/>
                  <w:marRight w:val="0"/>
                  <w:marTop w:val="0"/>
                  <w:marBottom w:val="0"/>
                  <w:divBdr>
                    <w:top w:val="none" w:sz="0" w:space="0" w:color="auto"/>
                    <w:left w:val="none" w:sz="0" w:space="0" w:color="auto"/>
                    <w:bottom w:val="none" w:sz="0" w:space="0" w:color="auto"/>
                    <w:right w:val="none" w:sz="0" w:space="0" w:color="auto"/>
                  </w:divBdr>
                </w:div>
                <w:div w:id="2066833543">
                  <w:marLeft w:val="640"/>
                  <w:marRight w:val="0"/>
                  <w:marTop w:val="0"/>
                  <w:marBottom w:val="0"/>
                  <w:divBdr>
                    <w:top w:val="none" w:sz="0" w:space="0" w:color="auto"/>
                    <w:left w:val="none" w:sz="0" w:space="0" w:color="auto"/>
                    <w:bottom w:val="none" w:sz="0" w:space="0" w:color="auto"/>
                    <w:right w:val="none" w:sz="0" w:space="0" w:color="auto"/>
                  </w:divBdr>
                </w:div>
                <w:div w:id="2097246599">
                  <w:marLeft w:val="640"/>
                  <w:marRight w:val="0"/>
                  <w:marTop w:val="0"/>
                  <w:marBottom w:val="0"/>
                  <w:divBdr>
                    <w:top w:val="none" w:sz="0" w:space="0" w:color="auto"/>
                    <w:left w:val="none" w:sz="0" w:space="0" w:color="auto"/>
                    <w:bottom w:val="none" w:sz="0" w:space="0" w:color="auto"/>
                    <w:right w:val="none" w:sz="0" w:space="0" w:color="auto"/>
                  </w:divBdr>
                </w:div>
              </w:divsChild>
            </w:div>
            <w:div w:id="1993559574">
              <w:marLeft w:val="0"/>
              <w:marRight w:val="0"/>
              <w:marTop w:val="0"/>
              <w:marBottom w:val="0"/>
              <w:divBdr>
                <w:top w:val="none" w:sz="0" w:space="0" w:color="auto"/>
                <w:left w:val="none" w:sz="0" w:space="0" w:color="auto"/>
                <w:bottom w:val="none" w:sz="0" w:space="0" w:color="auto"/>
                <w:right w:val="none" w:sz="0" w:space="0" w:color="auto"/>
              </w:divBdr>
              <w:divsChild>
                <w:div w:id="75248975">
                  <w:marLeft w:val="640"/>
                  <w:marRight w:val="0"/>
                  <w:marTop w:val="0"/>
                  <w:marBottom w:val="0"/>
                  <w:divBdr>
                    <w:top w:val="none" w:sz="0" w:space="0" w:color="auto"/>
                    <w:left w:val="none" w:sz="0" w:space="0" w:color="auto"/>
                    <w:bottom w:val="none" w:sz="0" w:space="0" w:color="auto"/>
                    <w:right w:val="none" w:sz="0" w:space="0" w:color="auto"/>
                  </w:divBdr>
                </w:div>
                <w:div w:id="134295234">
                  <w:marLeft w:val="640"/>
                  <w:marRight w:val="0"/>
                  <w:marTop w:val="0"/>
                  <w:marBottom w:val="0"/>
                  <w:divBdr>
                    <w:top w:val="none" w:sz="0" w:space="0" w:color="auto"/>
                    <w:left w:val="none" w:sz="0" w:space="0" w:color="auto"/>
                    <w:bottom w:val="none" w:sz="0" w:space="0" w:color="auto"/>
                    <w:right w:val="none" w:sz="0" w:space="0" w:color="auto"/>
                  </w:divBdr>
                </w:div>
                <w:div w:id="151675687">
                  <w:marLeft w:val="640"/>
                  <w:marRight w:val="0"/>
                  <w:marTop w:val="0"/>
                  <w:marBottom w:val="0"/>
                  <w:divBdr>
                    <w:top w:val="none" w:sz="0" w:space="0" w:color="auto"/>
                    <w:left w:val="none" w:sz="0" w:space="0" w:color="auto"/>
                    <w:bottom w:val="none" w:sz="0" w:space="0" w:color="auto"/>
                    <w:right w:val="none" w:sz="0" w:space="0" w:color="auto"/>
                  </w:divBdr>
                </w:div>
                <w:div w:id="218827871">
                  <w:marLeft w:val="640"/>
                  <w:marRight w:val="0"/>
                  <w:marTop w:val="0"/>
                  <w:marBottom w:val="0"/>
                  <w:divBdr>
                    <w:top w:val="none" w:sz="0" w:space="0" w:color="auto"/>
                    <w:left w:val="none" w:sz="0" w:space="0" w:color="auto"/>
                    <w:bottom w:val="none" w:sz="0" w:space="0" w:color="auto"/>
                    <w:right w:val="none" w:sz="0" w:space="0" w:color="auto"/>
                  </w:divBdr>
                </w:div>
                <w:div w:id="296103632">
                  <w:marLeft w:val="640"/>
                  <w:marRight w:val="0"/>
                  <w:marTop w:val="0"/>
                  <w:marBottom w:val="0"/>
                  <w:divBdr>
                    <w:top w:val="none" w:sz="0" w:space="0" w:color="auto"/>
                    <w:left w:val="none" w:sz="0" w:space="0" w:color="auto"/>
                    <w:bottom w:val="none" w:sz="0" w:space="0" w:color="auto"/>
                    <w:right w:val="none" w:sz="0" w:space="0" w:color="auto"/>
                  </w:divBdr>
                </w:div>
                <w:div w:id="448934569">
                  <w:marLeft w:val="640"/>
                  <w:marRight w:val="0"/>
                  <w:marTop w:val="0"/>
                  <w:marBottom w:val="0"/>
                  <w:divBdr>
                    <w:top w:val="none" w:sz="0" w:space="0" w:color="auto"/>
                    <w:left w:val="none" w:sz="0" w:space="0" w:color="auto"/>
                    <w:bottom w:val="none" w:sz="0" w:space="0" w:color="auto"/>
                    <w:right w:val="none" w:sz="0" w:space="0" w:color="auto"/>
                  </w:divBdr>
                </w:div>
                <w:div w:id="464549567">
                  <w:marLeft w:val="640"/>
                  <w:marRight w:val="0"/>
                  <w:marTop w:val="0"/>
                  <w:marBottom w:val="0"/>
                  <w:divBdr>
                    <w:top w:val="none" w:sz="0" w:space="0" w:color="auto"/>
                    <w:left w:val="none" w:sz="0" w:space="0" w:color="auto"/>
                    <w:bottom w:val="none" w:sz="0" w:space="0" w:color="auto"/>
                    <w:right w:val="none" w:sz="0" w:space="0" w:color="auto"/>
                  </w:divBdr>
                </w:div>
                <w:div w:id="533348008">
                  <w:marLeft w:val="640"/>
                  <w:marRight w:val="0"/>
                  <w:marTop w:val="0"/>
                  <w:marBottom w:val="0"/>
                  <w:divBdr>
                    <w:top w:val="none" w:sz="0" w:space="0" w:color="auto"/>
                    <w:left w:val="none" w:sz="0" w:space="0" w:color="auto"/>
                    <w:bottom w:val="none" w:sz="0" w:space="0" w:color="auto"/>
                    <w:right w:val="none" w:sz="0" w:space="0" w:color="auto"/>
                  </w:divBdr>
                </w:div>
                <w:div w:id="547644598">
                  <w:marLeft w:val="640"/>
                  <w:marRight w:val="0"/>
                  <w:marTop w:val="0"/>
                  <w:marBottom w:val="0"/>
                  <w:divBdr>
                    <w:top w:val="none" w:sz="0" w:space="0" w:color="auto"/>
                    <w:left w:val="none" w:sz="0" w:space="0" w:color="auto"/>
                    <w:bottom w:val="none" w:sz="0" w:space="0" w:color="auto"/>
                    <w:right w:val="none" w:sz="0" w:space="0" w:color="auto"/>
                  </w:divBdr>
                </w:div>
                <w:div w:id="563685964">
                  <w:marLeft w:val="640"/>
                  <w:marRight w:val="0"/>
                  <w:marTop w:val="0"/>
                  <w:marBottom w:val="0"/>
                  <w:divBdr>
                    <w:top w:val="none" w:sz="0" w:space="0" w:color="auto"/>
                    <w:left w:val="none" w:sz="0" w:space="0" w:color="auto"/>
                    <w:bottom w:val="none" w:sz="0" w:space="0" w:color="auto"/>
                    <w:right w:val="none" w:sz="0" w:space="0" w:color="auto"/>
                  </w:divBdr>
                </w:div>
                <w:div w:id="605887631">
                  <w:marLeft w:val="640"/>
                  <w:marRight w:val="0"/>
                  <w:marTop w:val="0"/>
                  <w:marBottom w:val="0"/>
                  <w:divBdr>
                    <w:top w:val="none" w:sz="0" w:space="0" w:color="auto"/>
                    <w:left w:val="none" w:sz="0" w:space="0" w:color="auto"/>
                    <w:bottom w:val="none" w:sz="0" w:space="0" w:color="auto"/>
                    <w:right w:val="none" w:sz="0" w:space="0" w:color="auto"/>
                  </w:divBdr>
                </w:div>
                <w:div w:id="615138846">
                  <w:marLeft w:val="640"/>
                  <w:marRight w:val="0"/>
                  <w:marTop w:val="0"/>
                  <w:marBottom w:val="0"/>
                  <w:divBdr>
                    <w:top w:val="none" w:sz="0" w:space="0" w:color="auto"/>
                    <w:left w:val="none" w:sz="0" w:space="0" w:color="auto"/>
                    <w:bottom w:val="none" w:sz="0" w:space="0" w:color="auto"/>
                    <w:right w:val="none" w:sz="0" w:space="0" w:color="auto"/>
                  </w:divBdr>
                </w:div>
                <w:div w:id="697781534">
                  <w:marLeft w:val="640"/>
                  <w:marRight w:val="0"/>
                  <w:marTop w:val="0"/>
                  <w:marBottom w:val="0"/>
                  <w:divBdr>
                    <w:top w:val="none" w:sz="0" w:space="0" w:color="auto"/>
                    <w:left w:val="none" w:sz="0" w:space="0" w:color="auto"/>
                    <w:bottom w:val="none" w:sz="0" w:space="0" w:color="auto"/>
                    <w:right w:val="none" w:sz="0" w:space="0" w:color="auto"/>
                  </w:divBdr>
                </w:div>
                <w:div w:id="701370047">
                  <w:marLeft w:val="640"/>
                  <w:marRight w:val="0"/>
                  <w:marTop w:val="0"/>
                  <w:marBottom w:val="0"/>
                  <w:divBdr>
                    <w:top w:val="none" w:sz="0" w:space="0" w:color="auto"/>
                    <w:left w:val="none" w:sz="0" w:space="0" w:color="auto"/>
                    <w:bottom w:val="none" w:sz="0" w:space="0" w:color="auto"/>
                    <w:right w:val="none" w:sz="0" w:space="0" w:color="auto"/>
                  </w:divBdr>
                </w:div>
                <w:div w:id="708529958">
                  <w:marLeft w:val="640"/>
                  <w:marRight w:val="0"/>
                  <w:marTop w:val="0"/>
                  <w:marBottom w:val="0"/>
                  <w:divBdr>
                    <w:top w:val="none" w:sz="0" w:space="0" w:color="auto"/>
                    <w:left w:val="none" w:sz="0" w:space="0" w:color="auto"/>
                    <w:bottom w:val="none" w:sz="0" w:space="0" w:color="auto"/>
                    <w:right w:val="none" w:sz="0" w:space="0" w:color="auto"/>
                  </w:divBdr>
                </w:div>
                <w:div w:id="711227031">
                  <w:marLeft w:val="640"/>
                  <w:marRight w:val="0"/>
                  <w:marTop w:val="0"/>
                  <w:marBottom w:val="0"/>
                  <w:divBdr>
                    <w:top w:val="none" w:sz="0" w:space="0" w:color="auto"/>
                    <w:left w:val="none" w:sz="0" w:space="0" w:color="auto"/>
                    <w:bottom w:val="none" w:sz="0" w:space="0" w:color="auto"/>
                    <w:right w:val="none" w:sz="0" w:space="0" w:color="auto"/>
                  </w:divBdr>
                </w:div>
                <w:div w:id="711609488">
                  <w:marLeft w:val="640"/>
                  <w:marRight w:val="0"/>
                  <w:marTop w:val="0"/>
                  <w:marBottom w:val="0"/>
                  <w:divBdr>
                    <w:top w:val="none" w:sz="0" w:space="0" w:color="auto"/>
                    <w:left w:val="none" w:sz="0" w:space="0" w:color="auto"/>
                    <w:bottom w:val="none" w:sz="0" w:space="0" w:color="auto"/>
                    <w:right w:val="none" w:sz="0" w:space="0" w:color="auto"/>
                  </w:divBdr>
                </w:div>
                <w:div w:id="716246556">
                  <w:marLeft w:val="640"/>
                  <w:marRight w:val="0"/>
                  <w:marTop w:val="0"/>
                  <w:marBottom w:val="0"/>
                  <w:divBdr>
                    <w:top w:val="none" w:sz="0" w:space="0" w:color="auto"/>
                    <w:left w:val="none" w:sz="0" w:space="0" w:color="auto"/>
                    <w:bottom w:val="none" w:sz="0" w:space="0" w:color="auto"/>
                    <w:right w:val="none" w:sz="0" w:space="0" w:color="auto"/>
                  </w:divBdr>
                </w:div>
                <w:div w:id="716702142">
                  <w:marLeft w:val="640"/>
                  <w:marRight w:val="0"/>
                  <w:marTop w:val="0"/>
                  <w:marBottom w:val="0"/>
                  <w:divBdr>
                    <w:top w:val="none" w:sz="0" w:space="0" w:color="auto"/>
                    <w:left w:val="none" w:sz="0" w:space="0" w:color="auto"/>
                    <w:bottom w:val="none" w:sz="0" w:space="0" w:color="auto"/>
                    <w:right w:val="none" w:sz="0" w:space="0" w:color="auto"/>
                  </w:divBdr>
                </w:div>
                <w:div w:id="717050405">
                  <w:marLeft w:val="640"/>
                  <w:marRight w:val="0"/>
                  <w:marTop w:val="0"/>
                  <w:marBottom w:val="0"/>
                  <w:divBdr>
                    <w:top w:val="none" w:sz="0" w:space="0" w:color="auto"/>
                    <w:left w:val="none" w:sz="0" w:space="0" w:color="auto"/>
                    <w:bottom w:val="none" w:sz="0" w:space="0" w:color="auto"/>
                    <w:right w:val="none" w:sz="0" w:space="0" w:color="auto"/>
                  </w:divBdr>
                </w:div>
                <w:div w:id="738287904">
                  <w:marLeft w:val="640"/>
                  <w:marRight w:val="0"/>
                  <w:marTop w:val="0"/>
                  <w:marBottom w:val="0"/>
                  <w:divBdr>
                    <w:top w:val="none" w:sz="0" w:space="0" w:color="auto"/>
                    <w:left w:val="none" w:sz="0" w:space="0" w:color="auto"/>
                    <w:bottom w:val="none" w:sz="0" w:space="0" w:color="auto"/>
                    <w:right w:val="none" w:sz="0" w:space="0" w:color="auto"/>
                  </w:divBdr>
                </w:div>
                <w:div w:id="775709631">
                  <w:marLeft w:val="640"/>
                  <w:marRight w:val="0"/>
                  <w:marTop w:val="0"/>
                  <w:marBottom w:val="0"/>
                  <w:divBdr>
                    <w:top w:val="none" w:sz="0" w:space="0" w:color="auto"/>
                    <w:left w:val="none" w:sz="0" w:space="0" w:color="auto"/>
                    <w:bottom w:val="none" w:sz="0" w:space="0" w:color="auto"/>
                    <w:right w:val="none" w:sz="0" w:space="0" w:color="auto"/>
                  </w:divBdr>
                </w:div>
                <w:div w:id="806775143">
                  <w:marLeft w:val="640"/>
                  <w:marRight w:val="0"/>
                  <w:marTop w:val="0"/>
                  <w:marBottom w:val="0"/>
                  <w:divBdr>
                    <w:top w:val="none" w:sz="0" w:space="0" w:color="auto"/>
                    <w:left w:val="none" w:sz="0" w:space="0" w:color="auto"/>
                    <w:bottom w:val="none" w:sz="0" w:space="0" w:color="auto"/>
                    <w:right w:val="none" w:sz="0" w:space="0" w:color="auto"/>
                  </w:divBdr>
                </w:div>
                <w:div w:id="860777680">
                  <w:marLeft w:val="640"/>
                  <w:marRight w:val="0"/>
                  <w:marTop w:val="0"/>
                  <w:marBottom w:val="0"/>
                  <w:divBdr>
                    <w:top w:val="none" w:sz="0" w:space="0" w:color="auto"/>
                    <w:left w:val="none" w:sz="0" w:space="0" w:color="auto"/>
                    <w:bottom w:val="none" w:sz="0" w:space="0" w:color="auto"/>
                    <w:right w:val="none" w:sz="0" w:space="0" w:color="auto"/>
                  </w:divBdr>
                </w:div>
                <w:div w:id="891769694">
                  <w:marLeft w:val="640"/>
                  <w:marRight w:val="0"/>
                  <w:marTop w:val="0"/>
                  <w:marBottom w:val="0"/>
                  <w:divBdr>
                    <w:top w:val="none" w:sz="0" w:space="0" w:color="auto"/>
                    <w:left w:val="none" w:sz="0" w:space="0" w:color="auto"/>
                    <w:bottom w:val="none" w:sz="0" w:space="0" w:color="auto"/>
                    <w:right w:val="none" w:sz="0" w:space="0" w:color="auto"/>
                  </w:divBdr>
                </w:div>
                <w:div w:id="894199823">
                  <w:marLeft w:val="640"/>
                  <w:marRight w:val="0"/>
                  <w:marTop w:val="0"/>
                  <w:marBottom w:val="0"/>
                  <w:divBdr>
                    <w:top w:val="none" w:sz="0" w:space="0" w:color="auto"/>
                    <w:left w:val="none" w:sz="0" w:space="0" w:color="auto"/>
                    <w:bottom w:val="none" w:sz="0" w:space="0" w:color="auto"/>
                    <w:right w:val="none" w:sz="0" w:space="0" w:color="auto"/>
                  </w:divBdr>
                </w:div>
                <w:div w:id="907424527">
                  <w:marLeft w:val="640"/>
                  <w:marRight w:val="0"/>
                  <w:marTop w:val="0"/>
                  <w:marBottom w:val="0"/>
                  <w:divBdr>
                    <w:top w:val="none" w:sz="0" w:space="0" w:color="auto"/>
                    <w:left w:val="none" w:sz="0" w:space="0" w:color="auto"/>
                    <w:bottom w:val="none" w:sz="0" w:space="0" w:color="auto"/>
                    <w:right w:val="none" w:sz="0" w:space="0" w:color="auto"/>
                  </w:divBdr>
                </w:div>
                <w:div w:id="909845238">
                  <w:marLeft w:val="640"/>
                  <w:marRight w:val="0"/>
                  <w:marTop w:val="0"/>
                  <w:marBottom w:val="0"/>
                  <w:divBdr>
                    <w:top w:val="none" w:sz="0" w:space="0" w:color="auto"/>
                    <w:left w:val="none" w:sz="0" w:space="0" w:color="auto"/>
                    <w:bottom w:val="none" w:sz="0" w:space="0" w:color="auto"/>
                    <w:right w:val="none" w:sz="0" w:space="0" w:color="auto"/>
                  </w:divBdr>
                </w:div>
                <w:div w:id="912201210">
                  <w:marLeft w:val="640"/>
                  <w:marRight w:val="0"/>
                  <w:marTop w:val="0"/>
                  <w:marBottom w:val="0"/>
                  <w:divBdr>
                    <w:top w:val="none" w:sz="0" w:space="0" w:color="auto"/>
                    <w:left w:val="none" w:sz="0" w:space="0" w:color="auto"/>
                    <w:bottom w:val="none" w:sz="0" w:space="0" w:color="auto"/>
                    <w:right w:val="none" w:sz="0" w:space="0" w:color="auto"/>
                  </w:divBdr>
                </w:div>
                <w:div w:id="1015814442">
                  <w:marLeft w:val="640"/>
                  <w:marRight w:val="0"/>
                  <w:marTop w:val="0"/>
                  <w:marBottom w:val="0"/>
                  <w:divBdr>
                    <w:top w:val="none" w:sz="0" w:space="0" w:color="auto"/>
                    <w:left w:val="none" w:sz="0" w:space="0" w:color="auto"/>
                    <w:bottom w:val="none" w:sz="0" w:space="0" w:color="auto"/>
                    <w:right w:val="none" w:sz="0" w:space="0" w:color="auto"/>
                  </w:divBdr>
                </w:div>
                <w:div w:id="1033649725">
                  <w:marLeft w:val="640"/>
                  <w:marRight w:val="0"/>
                  <w:marTop w:val="0"/>
                  <w:marBottom w:val="0"/>
                  <w:divBdr>
                    <w:top w:val="none" w:sz="0" w:space="0" w:color="auto"/>
                    <w:left w:val="none" w:sz="0" w:space="0" w:color="auto"/>
                    <w:bottom w:val="none" w:sz="0" w:space="0" w:color="auto"/>
                    <w:right w:val="none" w:sz="0" w:space="0" w:color="auto"/>
                  </w:divBdr>
                </w:div>
                <w:div w:id="1053430777">
                  <w:marLeft w:val="640"/>
                  <w:marRight w:val="0"/>
                  <w:marTop w:val="0"/>
                  <w:marBottom w:val="0"/>
                  <w:divBdr>
                    <w:top w:val="none" w:sz="0" w:space="0" w:color="auto"/>
                    <w:left w:val="none" w:sz="0" w:space="0" w:color="auto"/>
                    <w:bottom w:val="none" w:sz="0" w:space="0" w:color="auto"/>
                    <w:right w:val="none" w:sz="0" w:space="0" w:color="auto"/>
                  </w:divBdr>
                </w:div>
                <w:div w:id="1054230928">
                  <w:marLeft w:val="640"/>
                  <w:marRight w:val="0"/>
                  <w:marTop w:val="0"/>
                  <w:marBottom w:val="0"/>
                  <w:divBdr>
                    <w:top w:val="none" w:sz="0" w:space="0" w:color="auto"/>
                    <w:left w:val="none" w:sz="0" w:space="0" w:color="auto"/>
                    <w:bottom w:val="none" w:sz="0" w:space="0" w:color="auto"/>
                    <w:right w:val="none" w:sz="0" w:space="0" w:color="auto"/>
                  </w:divBdr>
                </w:div>
                <w:div w:id="1061100594">
                  <w:marLeft w:val="640"/>
                  <w:marRight w:val="0"/>
                  <w:marTop w:val="0"/>
                  <w:marBottom w:val="0"/>
                  <w:divBdr>
                    <w:top w:val="none" w:sz="0" w:space="0" w:color="auto"/>
                    <w:left w:val="none" w:sz="0" w:space="0" w:color="auto"/>
                    <w:bottom w:val="none" w:sz="0" w:space="0" w:color="auto"/>
                    <w:right w:val="none" w:sz="0" w:space="0" w:color="auto"/>
                  </w:divBdr>
                </w:div>
                <w:div w:id="1197348268">
                  <w:marLeft w:val="640"/>
                  <w:marRight w:val="0"/>
                  <w:marTop w:val="0"/>
                  <w:marBottom w:val="0"/>
                  <w:divBdr>
                    <w:top w:val="none" w:sz="0" w:space="0" w:color="auto"/>
                    <w:left w:val="none" w:sz="0" w:space="0" w:color="auto"/>
                    <w:bottom w:val="none" w:sz="0" w:space="0" w:color="auto"/>
                    <w:right w:val="none" w:sz="0" w:space="0" w:color="auto"/>
                  </w:divBdr>
                </w:div>
                <w:div w:id="1212571784">
                  <w:marLeft w:val="640"/>
                  <w:marRight w:val="0"/>
                  <w:marTop w:val="0"/>
                  <w:marBottom w:val="0"/>
                  <w:divBdr>
                    <w:top w:val="none" w:sz="0" w:space="0" w:color="auto"/>
                    <w:left w:val="none" w:sz="0" w:space="0" w:color="auto"/>
                    <w:bottom w:val="none" w:sz="0" w:space="0" w:color="auto"/>
                    <w:right w:val="none" w:sz="0" w:space="0" w:color="auto"/>
                  </w:divBdr>
                </w:div>
                <w:div w:id="1230387439">
                  <w:marLeft w:val="640"/>
                  <w:marRight w:val="0"/>
                  <w:marTop w:val="0"/>
                  <w:marBottom w:val="0"/>
                  <w:divBdr>
                    <w:top w:val="none" w:sz="0" w:space="0" w:color="auto"/>
                    <w:left w:val="none" w:sz="0" w:space="0" w:color="auto"/>
                    <w:bottom w:val="none" w:sz="0" w:space="0" w:color="auto"/>
                    <w:right w:val="none" w:sz="0" w:space="0" w:color="auto"/>
                  </w:divBdr>
                </w:div>
                <w:div w:id="1243955526">
                  <w:marLeft w:val="640"/>
                  <w:marRight w:val="0"/>
                  <w:marTop w:val="0"/>
                  <w:marBottom w:val="0"/>
                  <w:divBdr>
                    <w:top w:val="none" w:sz="0" w:space="0" w:color="auto"/>
                    <w:left w:val="none" w:sz="0" w:space="0" w:color="auto"/>
                    <w:bottom w:val="none" w:sz="0" w:space="0" w:color="auto"/>
                    <w:right w:val="none" w:sz="0" w:space="0" w:color="auto"/>
                  </w:divBdr>
                </w:div>
                <w:div w:id="1281298615">
                  <w:marLeft w:val="640"/>
                  <w:marRight w:val="0"/>
                  <w:marTop w:val="0"/>
                  <w:marBottom w:val="0"/>
                  <w:divBdr>
                    <w:top w:val="none" w:sz="0" w:space="0" w:color="auto"/>
                    <w:left w:val="none" w:sz="0" w:space="0" w:color="auto"/>
                    <w:bottom w:val="none" w:sz="0" w:space="0" w:color="auto"/>
                    <w:right w:val="none" w:sz="0" w:space="0" w:color="auto"/>
                  </w:divBdr>
                </w:div>
                <w:div w:id="1287203306">
                  <w:marLeft w:val="640"/>
                  <w:marRight w:val="0"/>
                  <w:marTop w:val="0"/>
                  <w:marBottom w:val="0"/>
                  <w:divBdr>
                    <w:top w:val="none" w:sz="0" w:space="0" w:color="auto"/>
                    <w:left w:val="none" w:sz="0" w:space="0" w:color="auto"/>
                    <w:bottom w:val="none" w:sz="0" w:space="0" w:color="auto"/>
                    <w:right w:val="none" w:sz="0" w:space="0" w:color="auto"/>
                  </w:divBdr>
                </w:div>
                <w:div w:id="1300301442">
                  <w:marLeft w:val="640"/>
                  <w:marRight w:val="0"/>
                  <w:marTop w:val="0"/>
                  <w:marBottom w:val="0"/>
                  <w:divBdr>
                    <w:top w:val="none" w:sz="0" w:space="0" w:color="auto"/>
                    <w:left w:val="none" w:sz="0" w:space="0" w:color="auto"/>
                    <w:bottom w:val="none" w:sz="0" w:space="0" w:color="auto"/>
                    <w:right w:val="none" w:sz="0" w:space="0" w:color="auto"/>
                  </w:divBdr>
                </w:div>
                <w:div w:id="1358501035">
                  <w:marLeft w:val="640"/>
                  <w:marRight w:val="0"/>
                  <w:marTop w:val="0"/>
                  <w:marBottom w:val="0"/>
                  <w:divBdr>
                    <w:top w:val="none" w:sz="0" w:space="0" w:color="auto"/>
                    <w:left w:val="none" w:sz="0" w:space="0" w:color="auto"/>
                    <w:bottom w:val="none" w:sz="0" w:space="0" w:color="auto"/>
                    <w:right w:val="none" w:sz="0" w:space="0" w:color="auto"/>
                  </w:divBdr>
                </w:div>
                <w:div w:id="1393651011">
                  <w:marLeft w:val="640"/>
                  <w:marRight w:val="0"/>
                  <w:marTop w:val="0"/>
                  <w:marBottom w:val="0"/>
                  <w:divBdr>
                    <w:top w:val="none" w:sz="0" w:space="0" w:color="auto"/>
                    <w:left w:val="none" w:sz="0" w:space="0" w:color="auto"/>
                    <w:bottom w:val="none" w:sz="0" w:space="0" w:color="auto"/>
                    <w:right w:val="none" w:sz="0" w:space="0" w:color="auto"/>
                  </w:divBdr>
                </w:div>
                <w:div w:id="1419401403">
                  <w:marLeft w:val="640"/>
                  <w:marRight w:val="0"/>
                  <w:marTop w:val="0"/>
                  <w:marBottom w:val="0"/>
                  <w:divBdr>
                    <w:top w:val="none" w:sz="0" w:space="0" w:color="auto"/>
                    <w:left w:val="none" w:sz="0" w:space="0" w:color="auto"/>
                    <w:bottom w:val="none" w:sz="0" w:space="0" w:color="auto"/>
                    <w:right w:val="none" w:sz="0" w:space="0" w:color="auto"/>
                  </w:divBdr>
                </w:div>
                <w:div w:id="1419673222">
                  <w:marLeft w:val="640"/>
                  <w:marRight w:val="0"/>
                  <w:marTop w:val="0"/>
                  <w:marBottom w:val="0"/>
                  <w:divBdr>
                    <w:top w:val="none" w:sz="0" w:space="0" w:color="auto"/>
                    <w:left w:val="none" w:sz="0" w:space="0" w:color="auto"/>
                    <w:bottom w:val="none" w:sz="0" w:space="0" w:color="auto"/>
                    <w:right w:val="none" w:sz="0" w:space="0" w:color="auto"/>
                  </w:divBdr>
                </w:div>
                <w:div w:id="1428426262">
                  <w:marLeft w:val="640"/>
                  <w:marRight w:val="0"/>
                  <w:marTop w:val="0"/>
                  <w:marBottom w:val="0"/>
                  <w:divBdr>
                    <w:top w:val="none" w:sz="0" w:space="0" w:color="auto"/>
                    <w:left w:val="none" w:sz="0" w:space="0" w:color="auto"/>
                    <w:bottom w:val="none" w:sz="0" w:space="0" w:color="auto"/>
                    <w:right w:val="none" w:sz="0" w:space="0" w:color="auto"/>
                  </w:divBdr>
                </w:div>
                <w:div w:id="1428692242">
                  <w:marLeft w:val="640"/>
                  <w:marRight w:val="0"/>
                  <w:marTop w:val="0"/>
                  <w:marBottom w:val="0"/>
                  <w:divBdr>
                    <w:top w:val="none" w:sz="0" w:space="0" w:color="auto"/>
                    <w:left w:val="none" w:sz="0" w:space="0" w:color="auto"/>
                    <w:bottom w:val="none" w:sz="0" w:space="0" w:color="auto"/>
                    <w:right w:val="none" w:sz="0" w:space="0" w:color="auto"/>
                  </w:divBdr>
                </w:div>
                <w:div w:id="1467427708">
                  <w:marLeft w:val="640"/>
                  <w:marRight w:val="0"/>
                  <w:marTop w:val="0"/>
                  <w:marBottom w:val="0"/>
                  <w:divBdr>
                    <w:top w:val="none" w:sz="0" w:space="0" w:color="auto"/>
                    <w:left w:val="none" w:sz="0" w:space="0" w:color="auto"/>
                    <w:bottom w:val="none" w:sz="0" w:space="0" w:color="auto"/>
                    <w:right w:val="none" w:sz="0" w:space="0" w:color="auto"/>
                  </w:divBdr>
                </w:div>
                <w:div w:id="1470634375">
                  <w:marLeft w:val="640"/>
                  <w:marRight w:val="0"/>
                  <w:marTop w:val="0"/>
                  <w:marBottom w:val="0"/>
                  <w:divBdr>
                    <w:top w:val="none" w:sz="0" w:space="0" w:color="auto"/>
                    <w:left w:val="none" w:sz="0" w:space="0" w:color="auto"/>
                    <w:bottom w:val="none" w:sz="0" w:space="0" w:color="auto"/>
                    <w:right w:val="none" w:sz="0" w:space="0" w:color="auto"/>
                  </w:divBdr>
                </w:div>
                <w:div w:id="1471366136">
                  <w:marLeft w:val="640"/>
                  <w:marRight w:val="0"/>
                  <w:marTop w:val="0"/>
                  <w:marBottom w:val="0"/>
                  <w:divBdr>
                    <w:top w:val="none" w:sz="0" w:space="0" w:color="auto"/>
                    <w:left w:val="none" w:sz="0" w:space="0" w:color="auto"/>
                    <w:bottom w:val="none" w:sz="0" w:space="0" w:color="auto"/>
                    <w:right w:val="none" w:sz="0" w:space="0" w:color="auto"/>
                  </w:divBdr>
                </w:div>
                <w:div w:id="1473525312">
                  <w:marLeft w:val="640"/>
                  <w:marRight w:val="0"/>
                  <w:marTop w:val="0"/>
                  <w:marBottom w:val="0"/>
                  <w:divBdr>
                    <w:top w:val="none" w:sz="0" w:space="0" w:color="auto"/>
                    <w:left w:val="none" w:sz="0" w:space="0" w:color="auto"/>
                    <w:bottom w:val="none" w:sz="0" w:space="0" w:color="auto"/>
                    <w:right w:val="none" w:sz="0" w:space="0" w:color="auto"/>
                  </w:divBdr>
                </w:div>
                <w:div w:id="1582831086">
                  <w:marLeft w:val="640"/>
                  <w:marRight w:val="0"/>
                  <w:marTop w:val="0"/>
                  <w:marBottom w:val="0"/>
                  <w:divBdr>
                    <w:top w:val="none" w:sz="0" w:space="0" w:color="auto"/>
                    <w:left w:val="none" w:sz="0" w:space="0" w:color="auto"/>
                    <w:bottom w:val="none" w:sz="0" w:space="0" w:color="auto"/>
                    <w:right w:val="none" w:sz="0" w:space="0" w:color="auto"/>
                  </w:divBdr>
                </w:div>
                <w:div w:id="1640376264">
                  <w:marLeft w:val="640"/>
                  <w:marRight w:val="0"/>
                  <w:marTop w:val="0"/>
                  <w:marBottom w:val="0"/>
                  <w:divBdr>
                    <w:top w:val="none" w:sz="0" w:space="0" w:color="auto"/>
                    <w:left w:val="none" w:sz="0" w:space="0" w:color="auto"/>
                    <w:bottom w:val="none" w:sz="0" w:space="0" w:color="auto"/>
                    <w:right w:val="none" w:sz="0" w:space="0" w:color="auto"/>
                  </w:divBdr>
                </w:div>
                <w:div w:id="1740789243">
                  <w:marLeft w:val="640"/>
                  <w:marRight w:val="0"/>
                  <w:marTop w:val="0"/>
                  <w:marBottom w:val="0"/>
                  <w:divBdr>
                    <w:top w:val="none" w:sz="0" w:space="0" w:color="auto"/>
                    <w:left w:val="none" w:sz="0" w:space="0" w:color="auto"/>
                    <w:bottom w:val="none" w:sz="0" w:space="0" w:color="auto"/>
                    <w:right w:val="none" w:sz="0" w:space="0" w:color="auto"/>
                  </w:divBdr>
                </w:div>
                <w:div w:id="1757941530">
                  <w:marLeft w:val="640"/>
                  <w:marRight w:val="0"/>
                  <w:marTop w:val="0"/>
                  <w:marBottom w:val="0"/>
                  <w:divBdr>
                    <w:top w:val="none" w:sz="0" w:space="0" w:color="auto"/>
                    <w:left w:val="none" w:sz="0" w:space="0" w:color="auto"/>
                    <w:bottom w:val="none" w:sz="0" w:space="0" w:color="auto"/>
                    <w:right w:val="none" w:sz="0" w:space="0" w:color="auto"/>
                  </w:divBdr>
                </w:div>
                <w:div w:id="1772896676">
                  <w:marLeft w:val="640"/>
                  <w:marRight w:val="0"/>
                  <w:marTop w:val="0"/>
                  <w:marBottom w:val="0"/>
                  <w:divBdr>
                    <w:top w:val="none" w:sz="0" w:space="0" w:color="auto"/>
                    <w:left w:val="none" w:sz="0" w:space="0" w:color="auto"/>
                    <w:bottom w:val="none" w:sz="0" w:space="0" w:color="auto"/>
                    <w:right w:val="none" w:sz="0" w:space="0" w:color="auto"/>
                  </w:divBdr>
                </w:div>
                <w:div w:id="1878815841">
                  <w:marLeft w:val="640"/>
                  <w:marRight w:val="0"/>
                  <w:marTop w:val="0"/>
                  <w:marBottom w:val="0"/>
                  <w:divBdr>
                    <w:top w:val="none" w:sz="0" w:space="0" w:color="auto"/>
                    <w:left w:val="none" w:sz="0" w:space="0" w:color="auto"/>
                    <w:bottom w:val="none" w:sz="0" w:space="0" w:color="auto"/>
                    <w:right w:val="none" w:sz="0" w:space="0" w:color="auto"/>
                  </w:divBdr>
                </w:div>
                <w:div w:id="1893685351">
                  <w:marLeft w:val="640"/>
                  <w:marRight w:val="0"/>
                  <w:marTop w:val="0"/>
                  <w:marBottom w:val="0"/>
                  <w:divBdr>
                    <w:top w:val="none" w:sz="0" w:space="0" w:color="auto"/>
                    <w:left w:val="none" w:sz="0" w:space="0" w:color="auto"/>
                    <w:bottom w:val="none" w:sz="0" w:space="0" w:color="auto"/>
                    <w:right w:val="none" w:sz="0" w:space="0" w:color="auto"/>
                  </w:divBdr>
                </w:div>
                <w:div w:id="1963807295">
                  <w:marLeft w:val="640"/>
                  <w:marRight w:val="0"/>
                  <w:marTop w:val="0"/>
                  <w:marBottom w:val="0"/>
                  <w:divBdr>
                    <w:top w:val="none" w:sz="0" w:space="0" w:color="auto"/>
                    <w:left w:val="none" w:sz="0" w:space="0" w:color="auto"/>
                    <w:bottom w:val="none" w:sz="0" w:space="0" w:color="auto"/>
                    <w:right w:val="none" w:sz="0" w:space="0" w:color="auto"/>
                  </w:divBdr>
                </w:div>
                <w:div w:id="1972855229">
                  <w:marLeft w:val="640"/>
                  <w:marRight w:val="0"/>
                  <w:marTop w:val="0"/>
                  <w:marBottom w:val="0"/>
                  <w:divBdr>
                    <w:top w:val="none" w:sz="0" w:space="0" w:color="auto"/>
                    <w:left w:val="none" w:sz="0" w:space="0" w:color="auto"/>
                    <w:bottom w:val="none" w:sz="0" w:space="0" w:color="auto"/>
                    <w:right w:val="none" w:sz="0" w:space="0" w:color="auto"/>
                  </w:divBdr>
                </w:div>
                <w:div w:id="2032876313">
                  <w:marLeft w:val="640"/>
                  <w:marRight w:val="0"/>
                  <w:marTop w:val="0"/>
                  <w:marBottom w:val="0"/>
                  <w:divBdr>
                    <w:top w:val="none" w:sz="0" w:space="0" w:color="auto"/>
                    <w:left w:val="none" w:sz="0" w:space="0" w:color="auto"/>
                    <w:bottom w:val="none" w:sz="0" w:space="0" w:color="auto"/>
                    <w:right w:val="none" w:sz="0" w:space="0" w:color="auto"/>
                  </w:divBdr>
                </w:div>
                <w:div w:id="2068189391">
                  <w:marLeft w:val="640"/>
                  <w:marRight w:val="0"/>
                  <w:marTop w:val="0"/>
                  <w:marBottom w:val="0"/>
                  <w:divBdr>
                    <w:top w:val="none" w:sz="0" w:space="0" w:color="auto"/>
                    <w:left w:val="none" w:sz="0" w:space="0" w:color="auto"/>
                    <w:bottom w:val="none" w:sz="0" w:space="0" w:color="auto"/>
                    <w:right w:val="none" w:sz="0" w:space="0" w:color="auto"/>
                  </w:divBdr>
                </w:div>
                <w:div w:id="2115512524">
                  <w:marLeft w:val="640"/>
                  <w:marRight w:val="0"/>
                  <w:marTop w:val="0"/>
                  <w:marBottom w:val="0"/>
                  <w:divBdr>
                    <w:top w:val="none" w:sz="0" w:space="0" w:color="auto"/>
                    <w:left w:val="none" w:sz="0" w:space="0" w:color="auto"/>
                    <w:bottom w:val="none" w:sz="0" w:space="0" w:color="auto"/>
                    <w:right w:val="none" w:sz="0" w:space="0" w:color="auto"/>
                  </w:divBdr>
                </w:div>
              </w:divsChild>
            </w:div>
            <w:div w:id="2015380574">
              <w:marLeft w:val="0"/>
              <w:marRight w:val="0"/>
              <w:marTop w:val="0"/>
              <w:marBottom w:val="0"/>
              <w:divBdr>
                <w:top w:val="none" w:sz="0" w:space="0" w:color="auto"/>
                <w:left w:val="none" w:sz="0" w:space="0" w:color="auto"/>
                <w:bottom w:val="none" w:sz="0" w:space="0" w:color="auto"/>
                <w:right w:val="none" w:sz="0" w:space="0" w:color="auto"/>
              </w:divBdr>
              <w:divsChild>
                <w:div w:id="122894694">
                  <w:marLeft w:val="640"/>
                  <w:marRight w:val="0"/>
                  <w:marTop w:val="0"/>
                  <w:marBottom w:val="0"/>
                  <w:divBdr>
                    <w:top w:val="none" w:sz="0" w:space="0" w:color="auto"/>
                    <w:left w:val="none" w:sz="0" w:space="0" w:color="auto"/>
                    <w:bottom w:val="none" w:sz="0" w:space="0" w:color="auto"/>
                    <w:right w:val="none" w:sz="0" w:space="0" w:color="auto"/>
                  </w:divBdr>
                </w:div>
                <w:div w:id="195394144">
                  <w:marLeft w:val="640"/>
                  <w:marRight w:val="0"/>
                  <w:marTop w:val="0"/>
                  <w:marBottom w:val="0"/>
                  <w:divBdr>
                    <w:top w:val="none" w:sz="0" w:space="0" w:color="auto"/>
                    <w:left w:val="none" w:sz="0" w:space="0" w:color="auto"/>
                    <w:bottom w:val="none" w:sz="0" w:space="0" w:color="auto"/>
                    <w:right w:val="none" w:sz="0" w:space="0" w:color="auto"/>
                  </w:divBdr>
                </w:div>
                <w:div w:id="248471574">
                  <w:marLeft w:val="640"/>
                  <w:marRight w:val="0"/>
                  <w:marTop w:val="0"/>
                  <w:marBottom w:val="0"/>
                  <w:divBdr>
                    <w:top w:val="none" w:sz="0" w:space="0" w:color="auto"/>
                    <w:left w:val="none" w:sz="0" w:space="0" w:color="auto"/>
                    <w:bottom w:val="none" w:sz="0" w:space="0" w:color="auto"/>
                    <w:right w:val="none" w:sz="0" w:space="0" w:color="auto"/>
                  </w:divBdr>
                </w:div>
                <w:div w:id="294796528">
                  <w:marLeft w:val="640"/>
                  <w:marRight w:val="0"/>
                  <w:marTop w:val="0"/>
                  <w:marBottom w:val="0"/>
                  <w:divBdr>
                    <w:top w:val="none" w:sz="0" w:space="0" w:color="auto"/>
                    <w:left w:val="none" w:sz="0" w:space="0" w:color="auto"/>
                    <w:bottom w:val="none" w:sz="0" w:space="0" w:color="auto"/>
                    <w:right w:val="none" w:sz="0" w:space="0" w:color="auto"/>
                  </w:divBdr>
                </w:div>
                <w:div w:id="295642702">
                  <w:marLeft w:val="640"/>
                  <w:marRight w:val="0"/>
                  <w:marTop w:val="0"/>
                  <w:marBottom w:val="0"/>
                  <w:divBdr>
                    <w:top w:val="none" w:sz="0" w:space="0" w:color="auto"/>
                    <w:left w:val="none" w:sz="0" w:space="0" w:color="auto"/>
                    <w:bottom w:val="none" w:sz="0" w:space="0" w:color="auto"/>
                    <w:right w:val="none" w:sz="0" w:space="0" w:color="auto"/>
                  </w:divBdr>
                </w:div>
                <w:div w:id="297876735">
                  <w:marLeft w:val="640"/>
                  <w:marRight w:val="0"/>
                  <w:marTop w:val="0"/>
                  <w:marBottom w:val="0"/>
                  <w:divBdr>
                    <w:top w:val="none" w:sz="0" w:space="0" w:color="auto"/>
                    <w:left w:val="none" w:sz="0" w:space="0" w:color="auto"/>
                    <w:bottom w:val="none" w:sz="0" w:space="0" w:color="auto"/>
                    <w:right w:val="none" w:sz="0" w:space="0" w:color="auto"/>
                  </w:divBdr>
                </w:div>
                <w:div w:id="363337171">
                  <w:marLeft w:val="640"/>
                  <w:marRight w:val="0"/>
                  <w:marTop w:val="0"/>
                  <w:marBottom w:val="0"/>
                  <w:divBdr>
                    <w:top w:val="none" w:sz="0" w:space="0" w:color="auto"/>
                    <w:left w:val="none" w:sz="0" w:space="0" w:color="auto"/>
                    <w:bottom w:val="none" w:sz="0" w:space="0" w:color="auto"/>
                    <w:right w:val="none" w:sz="0" w:space="0" w:color="auto"/>
                  </w:divBdr>
                </w:div>
                <w:div w:id="390464345">
                  <w:marLeft w:val="640"/>
                  <w:marRight w:val="0"/>
                  <w:marTop w:val="0"/>
                  <w:marBottom w:val="0"/>
                  <w:divBdr>
                    <w:top w:val="none" w:sz="0" w:space="0" w:color="auto"/>
                    <w:left w:val="none" w:sz="0" w:space="0" w:color="auto"/>
                    <w:bottom w:val="none" w:sz="0" w:space="0" w:color="auto"/>
                    <w:right w:val="none" w:sz="0" w:space="0" w:color="auto"/>
                  </w:divBdr>
                </w:div>
                <w:div w:id="405498350">
                  <w:marLeft w:val="640"/>
                  <w:marRight w:val="0"/>
                  <w:marTop w:val="0"/>
                  <w:marBottom w:val="0"/>
                  <w:divBdr>
                    <w:top w:val="none" w:sz="0" w:space="0" w:color="auto"/>
                    <w:left w:val="none" w:sz="0" w:space="0" w:color="auto"/>
                    <w:bottom w:val="none" w:sz="0" w:space="0" w:color="auto"/>
                    <w:right w:val="none" w:sz="0" w:space="0" w:color="auto"/>
                  </w:divBdr>
                </w:div>
                <w:div w:id="489949326">
                  <w:marLeft w:val="640"/>
                  <w:marRight w:val="0"/>
                  <w:marTop w:val="0"/>
                  <w:marBottom w:val="0"/>
                  <w:divBdr>
                    <w:top w:val="none" w:sz="0" w:space="0" w:color="auto"/>
                    <w:left w:val="none" w:sz="0" w:space="0" w:color="auto"/>
                    <w:bottom w:val="none" w:sz="0" w:space="0" w:color="auto"/>
                    <w:right w:val="none" w:sz="0" w:space="0" w:color="auto"/>
                  </w:divBdr>
                </w:div>
                <w:div w:id="498430606">
                  <w:marLeft w:val="640"/>
                  <w:marRight w:val="0"/>
                  <w:marTop w:val="0"/>
                  <w:marBottom w:val="0"/>
                  <w:divBdr>
                    <w:top w:val="none" w:sz="0" w:space="0" w:color="auto"/>
                    <w:left w:val="none" w:sz="0" w:space="0" w:color="auto"/>
                    <w:bottom w:val="none" w:sz="0" w:space="0" w:color="auto"/>
                    <w:right w:val="none" w:sz="0" w:space="0" w:color="auto"/>
                  </w:divBdr>
                </w:div>
                <w:div w:id="576129930">
                  <w:marLeft w:val="640"/>
                  <w:marRight w:val="0"/>
                  <w:marTop w:val="0"/>
                  <w:marBottom w:val="0"/>
                  <w:divBdr>
                    <w:top w:val="none" w:sz="0" w:space="0" w:color="auto"/>
                    <w:left w:val="none" w:sz="0" w:space="0" w:color="auto"/>
                    <w:bottom w:val="none" w:sz="0" w:space="0" w:color="auto"/>
                    <w:right w:val="none" w:sz="0" w:space="0" w:color="auto"/>
                  </w:divBdr>
                </w:div>
                <w:div w:id="595092458">
                  <w:marLeft w:val="640"/>
                  <w:marRight w:val="0"/>
                  <w:marTop w:val="0"/>
                  <w:marBottom w:val="0"/>
                  <w:divBdr>
                    <w:top w:val="none" w:sz="0" w:space="0" w:color="auto"/>
                    <w:left w:val="none" w:sz="0" w:space="0" w:color="auto"/>
                    <w:bottom w:val="none" w:sz="0" w:space="0" w:color="auto"/>
                    <w:right w:val="none" w:sz="0" w:space="0" w:color="auto"/>
                  </w:divBdr>
                </w:div>
                <w:div w:id="614601181">
                  <w:marLeft w:val="640"/>
                  <w:marRight w:val="0"/>
                  <w:marTop w:val="0"/>
                  <w:marBottom w:val="0"/>
                  <w:divBdr>
                    <w:top w:val="none" w:sz="0" w:space="0" w:color="auto"/>
                    <w:left w:val="none" w:sz="0" w:space="0" w:color="auto"/>
                    <w:bottom w:val="none" w:sz="0" w:space="0" w:color="auto"/>
                    <w:right w:val="none" w:sz="0" w:space="0" w:color="auto"/>
                  </w:divBdr>
                </w:div>
                <w:div w:id="655690189">
                  <w:marLeft w:val="640"/>
                  <w:marRight w:val="0"/>
                  <w:marTop w:val="0"/>
                  <w:marBottom w:val="0"/>
                  <w:divBdr>
                    <w:top w:val="none" w:sz="0" w:space="0" w:color="auto"/>
                    <w:left w:val="none" w:sz="0" w:space="0" w:color="auto"/>
                    <w:bottom w:val="none" w:sz="0" w:space="0" w:color="auto"/>
                    <w:right w:val="none" w:sz="0" w:space="0" w:color="auto"/>
                  </w:divBdr>
                </w:div>
                <w:div w:id="687105134">
                  <w:marLeft w:val="640"/>
                  <w:marRight w:val="0"/>
                  <w:marTop w:val="0"/>
                  <w:marBottom w:val="0"/>
                  <w:divBdr>
                    <w:top w:val="none" w:sz="0" w:space="0" w:color="auto"/>
                    <w:left w:val="none" w:sz="0" w:space="0" w:color="auto"/>
                    <w:bottom w:val="none" w:sz="0" w:space="0" w:color="auto"/>
                    <w:right w:val="none" w:sz="0" w:space="0" w:color="auto"/>
                  </w:divBdr>
                </w:div>
                <w:div w:id="755244719">
                  <w:marLeft w:val="640"/>
                  <w:marRight w:val="0"/>
                  <w:marTop w:val="0"/>
                  <w:marBottom w:val="0"/>
                  <w:divBdr>
                    <w:top w:val="none" w:sz="0" w:space="0" w:color="auto"/>
                    <w:left w:val="none" w:sz="0" w:space="0" w:color="auto"/>
                    <w:bottom w:val="none" w:sz="0" w:space="0" w:color="auto"/>
                    <w:right w:val="none" w:sz="0" w:space="0" w:color="auto"/>
                  </w:divBdr>
                </w:div>
                <w:div w:id="764306149">
                  <w:marLeft w:val="640"/>
                  <w:marRight w:val="0"/>
                  <w:marTop w:val="0"/>
                  <w:marBottom w:val="0"/>
                  <w:divBdr>
                    <w:top w:val="none" w:sz="0" w:space="0" w:color="auto"/>
                    <w:left w:val="none" w:sz="0" w:space="0" w:color="auto"/>
                    <w:bottom w:val="none" w:sz="0" w:space="0" w:color="auto"/>
                    <w:right w:val="none" w:sz="0" w:space="0" w:color="auto"/>
                  </w:divBdr>
                </w:div>
                <w:div w:id="803275395">
                  <w:marLeft w:val="640"/>
                  <w:marRight w:val="0"/>
                  <w:marTop w:val="0"/>
                  <w:marBottom w:val="0"/>
                  <w:divBdr>
                    <w:top w:val="none" w:sz="0" w:space="0" w:color="auto"/>
                    <w:left w:val="none" w:sz="0" w:space="0" w:color="auto"/>
                    <w:bottom w:val="none" w:sz="0" w:space="0" w:color="auto"/>
                    <w:right w:val="none" w:sz="0" w:space="0" w:color="auto"/>
                  </w:divBdr>
                </w:div>
                <w:div w:id="828138183">
                  <w:marLeft w:val="640"/>
                  <w:marRight w:val="0"/>
                  <w:marTop w:val="0"/>
                  <w:marBottom w:val="0"/>
                  <w:divBdr>
                    <w:top w:val="none" w:sz="0" w:space="0" w:color="auto"/>
                    <w:left w:val="none" w:sz="0" w:space="0" w:color="auto"/>
                    <w:bottom w:val="none" w:sz="0" w:space="0" w:color="auto"/>
                    <w:right w:val="none" w:sz="0" w:space="0" w:color="auto"/>
                  </w:divBdr>
                </w:div>
                <w:div w:id="932325815">
                  <w:marLeft w:val="640"/>
                  <w:marRight w:val="0"/>
                  <w:marTop w:val="0"/>
                  <w:marBottom w:val="0"/>
                  <w:divBdr>
                    <w:top w:val="none" w:sz="0" w:space="0" w:color="auto"/>
                    <w:left w:val="none" w:sz="0" w:space="0" w:color="auto"/>
                    <w:bottom w:val="none" w:sz="0" w:space="0" w:color="auto"/>
                    <w:right w:val="none" w:sz="0" w:space="0" w:color="auto"/>
                  </w:divBdr>
                </w:div>
                <w:div w:id="952134412">
                  <w:marLeft w:val="640"/>
                  <w:marRight w:val="0"/>
                  <w:marTop w:val="0"/>
                  <w:marBottom w:val="0"/>
                  <w:divBdr>
                    <w:top w:val="none" w:sz="0" w:space="0" w:color="auto"/>
                    <w:left w:val="none" w:sz="0" w:space="0" w:color="auto"/>
                    <w:bottom w:val="none" w:sz="0" w:space="0" w:color="auto"/>
                    <w:right w:val="none" w:sz="0" w:space="0" w:color="auto"/>
                  </w:divBdr>
                </w:div>
                <w:div w:id="1036471014">
                  <w:marLeft w:val="640"/>
                  <w:marRight w:val="0"/>
                  <w:marTop w:val="0"/>
                  <w:marBottom w:val="0"/>
                  <w:divBdr>
                    <w:top w:val="none" w:sz="0" w:space="0" w:color="auto"/>
                    <w:left w:val="none" w:sz="0" w:space="0" w:color="auto"/>
                    <w:bottom w:val="none" w:sz="0" w:space="0" w:color="auto"/>
                    <w:right w:val="none" w:sz="0" w:space="0" w:color="auto"/>
                  </w:divBdr>
                </w:div>
                <w:div w:id="1093092419">
                  <w:marLeft w:val="640"/>
                  <w:marRight w:val="0"/>
                  <w:marTop w:val="0"/>
                  <w:marBottom w:val="0"/>
                  <w:divBdr>
                    <w:top w:val="none" w:sz="0" w:space="0" w:color="auto"/>
                    <w:left w:val="none" w:sz="0" w:space="0" w:color="auto"/>
                    <w:bottom w:val="none" w:sz="0" w:space="0" w:color="auto"/>
                    <w:right w:val="none" w:sz="0" w:space="0" w:color="auto"/>
                  </w:divBdr>
                </w:div>
                <w:div w:id="1129591874">
                  <w:marLeft w:val="640"/>
                  <w:marRight w:val="0"/>
                  <w:marTop w:val="0"/>
                  <w:marBottom w:val="0"/>
                  <w:divBdr>
                    <w:top w:val="none" w:sz="0" w:space="0" w:color="auto"/>
                    <w:left w:val="none" w:sz="0" w:space="0" w:color="auto"/>
                    <w:bottom w:val="none" w:sz="0" w:space="0" w:color="auto"/>
                    <w:right w:val="none" w:sz="0" w:space="0" w:color="auto"/>
                  </w:divBdr>
                </w:div>
                <w:div w:id="1136676572">
                  <w:marLeft w:val="640"/>
                  <w:marRight w:val="0"/>
                  <w:marTop w:val="0"/>
                  <w:marBottom w:val="0"/>
                  <w:divBdr>
                    <w:top w:val="none" w:sz="0" w:space="0" w:color="auto"/>
                    <w:left w:val="none" w:sz="0" w:space="0" w:color="auto"/>
                    <w:bottom w:val="none" w:sz="0" w:space="0" w:color="auto"/>
                    <w:right w:val="none" w:sz="0" w:space="0" w:color="auto"/>
                  </w:divBdr>
                </w:div>
                <w:div w:id="1167020083">
                  <w:marLeft w:val="640"/>
                  <w:marRight w:val="0"/>
                  <w:marTop w:val="0"/>
                  <w:marBottom w:val="0"/>
                  <w:divBdr>
                    <w:top w:val="none" w:sz="0" w:space="0" w:color="auto"/>
                    <w:left w:val="none" w:sz="0" w:space="0" w:color="auto"/>
                    <w:bottom w:val="none" w:sz="0" w:space="0" w:color="auto"/>
                    <w:right w:val="none" w:sz="0" w:space="0" w:color="auto"/>
                  </w:divBdr>
                </w:div>
                <w:div w:id="1187912154">
                  <w:marLeft w:val="640"/>
                  <w:marRight w:val="0"/>
                  <w:marTop w:val="0"/>
                  <w:marBottom w:val="0"/>
                  <w:divBdr>
                    <w:top w:val="none" w:sz="0" w:space="0" w:color="auto"/>
                    <w:left w:val="none" w:sz="0" w:space="0" w:color="auto"/>
                    <w:bottom w:val="none" w:sz="0" w:space="0" w:color="auto"/>
                    <w:right w:val="none" w:sz="0" w:space="0" w:color="auto"/>
                  </w:divBdr>
                </w:div>
                <w:div w:id="1190951233">
                  <w:marLeft w:val="640"/>
                  <w:marRight w:val="0"/>
                  <w:marTop w:val="0"/>
                  <w:marBottom w:val="0"/>
                  <w:divBdr>
                    <w:top w:val="none" w:sz="0" w:space="0" w:color="auto"/>
                    <w:left w:val="none" w:sz="0" w:space="0" w:color="auto"/>
                    <w:bottom w:val="none" w:sz="0" w:space="0" w:color="auto"/>
                    <w:right w:val="none" w:sz="0" w:space="0" w:color="auto"/>
                  </w:divBdr>
                </w:div>
                <w:div w:id="1242986574">
                  <w:marLeft w:val="640"/>
                  <w:marRight w:val="0"/>
                  <w:marTop w:val="0"/>
                  <w:marBottom w:val="0"/>
                  <w:divBdr>
                    <w:top w:val="none" w:sz="0" w:space="0" w:color="auto"/>
                    <w:left w:val="none" w:sz="0" w:space="0" w:color="auto"/>
                    <w:bottom w:val="none" w:sz="0" w:space="0" w:color="auto"/>
                    <w:right w:val="none" w:sz="0" w:space="0" w:color="auto"/>
                  </w:divBdr>
                </w:div>
                <w:div w:id="1251551015">
                  <w:marLeft w:val="640"/>
                  <w:marRight w:val="0"/>
                  <w:marTop w:val="0"/>
                  <w:marBottom w:val="0"/>
                  <w:divBdr>
                    <w:top w:val="none" w:sz="0" w:space="0" w:color="auto"/>
                    <w:left w:val="none" w:sz="0" w:space="0" w:color="auto"/>
                    <w:bottom w:val="none" w:sz="0" w:space="0" w:color="auto"/>
                    <w:right w:val="none" w:sz="0" w:space="0" w:color="auto"/>
                  </w:divBdr>
                </w:div>
                <w:div w:id="1261135679">
                  <w:marLeft w:val="640"/>
                  <w:marRight w:val="0"/>
                  <w:marTop w:val="0"/>
                  <w:marBottom w:val="0"/>
                  <w:divBdr>
                    <w:top w:val="none" w:sz="0" w:space="0" w:color="auto"/>
                    <w:left w:val="none" w:sz="0" w:space="0" w:color="auto"/>
                    <w:bottom w:val="none" w:sz="0" w:space="0" w:color="auto"/>
                    <w:right w:val="none" w:sz="0" w:space="0" w:color="auto"/>
                  </w:divBdr>
                </w:div>
                <w:div w:id="1274363037">
                  <w:marLeft w:val="640"/>
                  <w:marRight w:val="0"/>
                  <w:marTop w:val="0"/>
                  <w:marBottom w:val="0"/>
                  <w:divBdr>
                    <w:top w:val="none" w:sz="0" w:space="0" w:color="auto"/>
                    <w:left w:val="none" w:sz="0" w:space="0" w:color="auto"/>
                    <w:bottom w:val="none" w:sz="0" w:space="0" w:color="auto"/>
                    <w:right w:val="none" w:sz="0" w:space="0" w:color="auto"/>
                  </w:divBdr>
                </w:div>
                <w:div w:id="1276673445">
                  <w:marLeft w:val="640"/>
                  <w:marRight w:val="0"/>
                  <w:marTop w:val="0"/>
                  <w:marBottom w:val="0"/>
                  <w:divBdr>
                    <w:top w:val="none" w:sz="0" w:space="0" w:color="auto"/>
                    <w:left w:val="none" w:sz="0" w:space="0" w:color="auto"/>
                    <w:bottom w:val="none" w:sz="0" w:space="0" w:color="auto"/>
                    <w:right w:val="none" w:sz="0" w:space="0" w:color="auto"/>
                  </w:divBdr>
                </w:div>
                <w:div w:id="1283069757">
                  <w:marLeft w:val="640"/>
                  <w:marRight w:val="0"/>
                  <w:marTop w:val="0"/>
                  <w:marBottom w:val="0"/>
                  <w:divBdr>
                    <w:top w:val="none" w:sz="0" w:space="0" w:color="auto"/>
                    <w:left w:val="none" w:sz="0" w:space="0" w:color="auto"/>
                    <w:bottom w:val="none" w:sz="0" w:space="0" w:color="auto"/>
                    <w:right w:val="none" w:sz="0" w:space="0" w:color="auto"/>
                  </w:divBdr>
                </w:div>
                <w:div w:id="1315598251">
                  <w:marLeft w:val="640"/>
                  <w:marRight w:val="0"/>
                  <w:marTop w:val="0"/>
                  <w:marBottom w:val="0"/>
                  <w:divBdr>
                    <w:top w:val="none" w:sz="0" w:space="0" w:color="auto"/>
                    <w:left w:val="none" w:sz="0" w:space="0" w:color="auto"/>
                    <w:bottom w:val="none" w:sz="0" w:space="0" w:color="auto"/>
                    <w:right w:val="none" w:sz="0" w:space="0" w:color="auto"/>
                  </w:divBdr>
                </w:div>
                <w:div w:id="1317758033">
                  <w:marLeft w:val="640"/>
                  <w:marRight w:val="0"/>
                  <w:marTop w:val="0"/>
                  <w:marBottom w:val="0"/>
                  <w:divBdr>
                    <w:top w:val="none" w:sz="0" w:space="0" w:color="auto"/>
                    <w:left w:val="none" w:sz="0" w:space="0" w:color="auto"/>
                    <w:bottom w:val="none" w:sz="0" w:space="0" w:color="auto"/>
                    <w:right w:val="none" w:sz="0" w:space="0" w:color="auto"/>
                  </w:divBdr>
                </w:div>
                <w:div w:id="1367870537">
                  <w:marLeft w:val="640"/>
                  <w:marRight w:val="0"/>
                  <w:marTop w:val="0"/>
                  <w:marBottom w:val="0"/>
                  <w:divBdr>
                    <w:top w:val="none" w:sz="0" w:space="0" w:color="auto"/>
                    <w:left w:val="none" w:sz="0" w:space="0" w:color="auto"/>
                    <w:bottom w:val="none" w:sz="0" w:space="0" w:color="auto"/>
                    <w:right w:val="none" w:sz="0" w:space="0" w:color="auto"/>
                  </w:divBdr>
                </w:div>
                <w:div w:id="1390956779">
                  <w:marLeft w:val="640"/>
                  <w:marRight w:val="0"/>
                  <w:marTop w:val="0"/>
                  <w:marBottom w:val="0"/>
                  <w:divBdr>
                    <w:top w:val="none" w:sz="0" w:space="0" w:color="auto"/>
                    <w:left w:val="none" w:sz="0" w:space="0" w:color="auto"/>
                    <w:bottom w:val="none" w:sz="0" w:space="0" w:color="auto"/>
                    <w:right w:val="none" w:sz="0" w:space="0" w:color="auto"/>
                  </w:divBdr>
                </w:div>
                <w:div w:id="1434285165">
                  <w:marLeft w:val="640"/>
                  <w:marRight w:val="0"/>
                  <w:marTop w:val="0"/>
                  <w:marBottom w:val="0"/>
                  <w:divBdr>
                    <w:top w:val="none" w:sz="0" w:space="0" w:color="auto"/>
                    <w:left w:val="none" w:sz="0" w:space="0" w:color="auto"/>
                    <w:bottom w:val="none" w:sz="0" w:space="0" w:color="auto"/>
                    <w:right w:val="none" w:sz="0" w:space="0" w:color="auto"/>
                  </w:divBdr>
                </w:div>
                <w:div w:id="1462572606">
                  <w:marLeft w:val="640"/>
                  <w:marRight w:val="0"/>
                  <w:marTop w:val="0"/>
                  <w:marBottom w:val="0"/>
                  <w:divBdr>
                    <w:top w:val="none" w:sz="0" w:space="0" w:color="auto"/>
                    <w:left w:val="none" w:sz="0" w:space="0" w:color="auto"/>
                    <w:bottom w:val="none" w:sz="0" w:space="0" w:color="auto"/>
                    <w:right w:val="none" w:sz="0" w:space="0" w:color="auto"/>
                  </w:divBdr>
                </w:div>
                <w:div w:id="1487821849">
                  <w:marLeft w:val="640"/>
                  <w:marRight w:val="0"/>
                  <w:marTop w:val="0"/>
                  <w:marBottom w:val="0"/>
                  <w:divBdr>
                    <w:top w:val="none" w:sz="0" w:space="0" w:color="auto"/>
                    <w:left w:val="none" w:sz="0" w:space="0" w:color="auto"/>
                    <w:bottom w:val="none" w:sz="0" w:space="0" w:color="auto"/>
                    <w:right w:val="none" w:sz="0" w:space="0" w:color="auto"/>
                  </w:divBdr>
                </w:div>
                <w:div w:id="1526554392">
                  <w:marLeft w:val="640"/>
                  <w:marRight w:val="0"/>
                  <w:marTop w:val="0"/>
                  <w:marBottom w:val="0"/>
                  <w:divBdr>
                    <w:top w:val="none" w:sz="0" w:space="0" w:color="auto"/>
                    <w:left w:val="none" w:sz="0" w:space="0" w:color="auto"/>
                    <w:bottom w:val="none" w:sz="0" w:space="0" w:color="auto"/>
                    <w:right w:val="none" w:sz="0" w:space="0" w:color="auto"/>
                  </w:divBdr>
                </w:div>
                <w:div w:id="1528060042">
                  <w:marLeft w:val="640"/>
                  <w:marRight w:val="0"/>
                  <w:marTop w:val="0"/>
                  <w:marBottom w:val="0"/>
                  <w:divBdr>
                    <w:top w:val="none" w:sz="0" w:space="0" w:color="auto"/>
                    <w:left w:val="none" w:sz="0" w:space="0" w:color="auto"/>
                    <w:bottom w:val="none" w:sz="0" w:space="0" w:color="auto"/>
                    <w:right w:val="none" w:sz="0" w:space="0" w:color="auto"/>
                  </w:divBdr>
                </w:div>
                <w:div w:id="1566525390">
                  <w:marLeft w:val="640"/>
                  <w:marRight w:val="0"/>
                  <w:marTop w:val="0"/>
                  <w:marBottom w:val="0"/>
                  <w:divBdr>
                    <w:top w:val="none" w:sz="0" w:space="0" w:color="auto"/>
                    <w:left w:val="none" w:sz="0" w:space="0" w:color="auto"/>
                    <w:bottom w:val="none" w:sz="0" w:space="0" w:color="auto"/>
                    <w:right w:val="none" w:sz="0" w:space="0" w:color="auto"/>
                  </w:divBdr>
                </w:div>
                <w:div w:id="1577670466">
                  <w:marLeft w:val="640"/>
                  <w:marRight w:val="0"/>
                  <w:marTop w:val="0"/>
                  <w:marBottom w:val="0"/>
                  <w:divBdr>
                    <w:top w:val="none" w:sz="0" w:space="0" w:color="auto"/>
                    <w:left w:val="none" w:sz="0" w:space="0" w:color="auto"/>
                    <w:bottom w:val="none" w:sz="0" w:space="0" w:color="auto"/>
                    <w:right w:val="none" w:sz="0" w:space="0" w:color="auto"/>
                  </w:divBdr>
                </w:div>
                <w:div w:id="1577977818">
                  <w:marLeft w:val="640"/>
                  <w:marRight w:val="0"/>
                  <w:marTop w:val="0"/>
                  <w:marBottom w:val="0"/>
                  <w:divBdr>
                    <w:top w:val="none" w:sz="0" w:space="0" w:color="auto"/>
                    <w:left w:val="none" w:sz="0" w:space="0" w:color="auto"/>
                    <w:bottom w:val="none" w:sz="0" w:space="0" w:color="auto"/>
                    <w:right w:val="none" w:sz="0" w:space="0" w:color="auto"/>
                  </w:divBdr>
                </w:div>
                <w:div w:id="1598951361">
                  <w:marLeft w:val="640"/>
                  <w:marRight w:val="0"/>
                  <w:marTop w:val="0"/>
                  <w:marBottom w:val="0"/>
                  <w:divBdr>
                    <w:top w:val="none" w:sz="0" w:space="0" w:color="auto"/>
                    <w:left w:val="none" w:sz="0" w:space="0" w:color="auto"/>
                    <w:bottom w:val="none" w:sz="0" w:space="0" w:color="auto"/>
                    <w:right w:val="none" w:sz="0" w:space="0" w:color="auto"/>
                  </w:divBdr>
                </w:div>
                <w:div w:id="1696955649">
                  <w:marLeft w:val="640"/>
                  <w:marRight w:val="0"/>
                  <w:marTop w:val="0"/>
                  <w:marBottom w:val="0"/>
                  <w:divBdr>
                    <w:top w:val="none" w:sz="0" w:space="0" w:color="auto"/>
                    <w:left w:val="none" w:sz="0" w:space="0" w:color="auto"/>
                    <w:bottom w:val="none" w:sz="0" w:space="0" w:color="auto"/>
                    <w:right w:val="none" w:sz="0" w:space="0" w:color="auto"/>
                  </w:divBdr>
                </w:div>
                <w:div w:id="1704093185">
                  <w:marLeft w:val="640"/>
                  <w:marRight w:val="0"/>
                  <w:marTop w:val="0"/>
                  <w:marBottom w:val="0"/>
                  <w:divBdr>
                    <w:top w:val="none" w:sz="0" w:space="0" w:color="auto"/>
                    <w:left w:val="none" w:sz="0" w:space="0" w:color="auto"/>
                    <w:bottom w:val="none" w:sz="0" w:space="0" w:color="auto"/>
                    <w:right w:val="none" w:sz="0" w:space="0" w:color="auto"/>
                  </w:divBdr>
                </w:div>
                <w:div w:id="1737969921">
                  <w:marLeft w:val="640"/>
                  <w:marRight w:val="0"/>
                  <w:marTop w:val="0"/>
                  <w:marBottom w:val="0"/>
                  <w:divBdr>
                    <w:top w:val="none" w:sz="0" w:space="0" w:color="auto"/>
                    <w:left w:val="none" w:sz="0" w:space="0" w:color="auto"/>
                    <w:bottom w:val="none" w:sz="0" w:space="0" w:color="auto"/>
                    <w:right w:val="none" w:sz="0" w:space="0" w:color="auto"/>
                  </w:divBdr>
                </w:div>
                <w:div w:id="1743065530">
                  <w:marLeft w:val="640"/>
                  <w:marRight w:val="0"/>
                  <w:marTop w:val="0"/>
                  <w:marBottom w:val="0"/>
                  <w:divBdr>
                    <w:top w:val="none" w:sz="0" w:space="0" w:color="auto"/>
                    <w:left w:val="none" w:sz="0" w:space="0" w:color="auto"/>
                    <w:bottom w:val="none" w:sz="0" w:space="0" w:color="auto"/>
                    <w:right w:val="none" w:sz="0" w:space="0" w:color="auto"/>
                  </w:divBdr>
                </w:div>
                <w:div w:id="1776943905">
                  <w:marLeft w:val="640"/>
                  <w:marRight w:val="0"/>
                  <w:marTop w:val="0"/>
                  <w:marBottom w:val="0"/>
                  <w:divBdr>
                    <w:top w:val="none" w:sz="0" w:space="0" w:color="auto"/>
                    <w:left w:val="none" w:sz="0" w:space="0" w:color="auto"/>
                    <w:bottom w:val="none" w:sz="0" w:space="0" w:color="auto"/>
                    <w:right w:val="none" w:sz="0" w:space="0" w:color="auto"/>
                  </w:divBdr>
                </w:div>
                <w:div w:id="1781027742">
                  <w:marLeft w:val="640"/>
                  <w:marRight w:val="0"/>
                  <w:marTop w:val="0"/>
                  <w:marBottom w:val="0"/>
                  <w:divBdr>
                    <w:top w:val="none" w:sz="0" w:space="0" w:color="auto"/>
                    <w:left w:val="none" w:sz="0" w:space="0" w:color="auto"/>
                    <w:bottom w:val="none" w:sz="0" w:space="0" w:color="auto"/>
                    <w:right w:val="none" w:sz="0" w:space="0" w:color="auto"/>
                  </w:divBdr>
                </w:div>
                <w:div w:id="1785423254">
                  <w:marLeft w:val="640"/>
                  <w:marRight w:val="0"/>
                  <w:marTop w:val="0"/>
                  <w:marBottom w:val="0"/>
                  <w:divBdr>
                    <w:top w:val="none" w:sz="0" w:space="0" w:color="auto"/>
                    <w:left w:val="none" w:sz="0" w:space="0" w:color="auto"/>
                    <w:bottom w:val="none" w:sz="0" w:space="0" w:color="auto"/>
                    <w:right w:val="none" w:sz="0" w:space="0" w:color="auto"/>
                  </w:divBdr>
                </w:div>
                <w:div w:id="1796632382">
                  <w:marLeft w:val="640"/>
                  <w:marRight w:val="0"/>
                  <w:marTop w:val="0"/>
                  <w:marBottom w:val="0"/>
                  <w:divBdr>
                    <w:top w:val="none" w:sz="0" w:space="0" w:color="auto"/>
                    <w:left w:val="none" w:sz="0" w:space="0" w:color="auto"/>
                    <w:bottom w:val="none" w:sz="0" w:space="0" w:color="auto"/>
                    <w:right w:val="none" w:sz="0" w:space="0" w:color="auto"/>
                  </w:divBdr>
                </w:div>
                <w:div w:id="1911118362">
                  <w:marLeft w:val="640"/>
                  <w:marRight w:val="0"/>
                  <w:marTop w:val="0"/>
                  <w:marBottom w:val="0"/>
                  <w:divBdr>
                    <w:top w:val="none" w:sz="0" w:space="0" w:color="auto"/>
                    <w:left w:val="none" w:sz="0" w:space="0" w:color="auto"/>
                    <w:bottom w:val="none" w:sz="0" w:space="0" w:color="auto"/>
                    <w:right w:val="none" w:sz="0" w:space="0" w:color="auto"/>
                  </w:divBdr>
                </w:div>
                <w:div w:id="1922442176">
                  <w:marLeft w:val="640"/>
                  <w:marRight w:val="0"/>
                  <w:marTop w:val="0"/>
                  <w:marBottom w:val="0"/>
                  <w:divBdr>
                    <w:top w:val="none" w:sz="0" w:space="0" w:color="auto"/>
                    <w:left w:val="none" w:sz="0" w:space="0" w:color="auto"/>
                    <w:bottom w:val="none" w:sz="0" w:space="0" w:color="auto"/>
                    <w:right w:val="none" w:sz="0" w:space="0" w:color="auto"/>
                  </w:divBdr>
                </w:div>
                <w:div w:id="1953902311">
                  <w:marLeft w:val="640"/>
                  <w:marRight w:val="0"/>
                  <w:marTop w:val="0"/>
                  <w:marBottom w:val="0"/>
                  <w:divBdr>
                    <w:top w:val="none" w:sz="0" w:space="0" w:color="auto"/>
                    <w:left w:val="none" w:sz="0" w:space="0" w:color="auto"/>
                    <w:bottom w:val="none" w:sz="0" w:space="0" w:color="auto"/>
                    <w:right w:val="none" w:sz="0" w:space="0" w:color="auto"/>
                  </w:divBdr>
                </w:div>
                <w:div w:id="1966888343">
                  <w:marLeft w:val="640"/>
                  <w:marRight w:val="0"/>
                  <w:marTop w:val="0"/>
                  <w:marBottom w:val="0"/>
                  <w:divBdr>
                    <w:top w:val="none" w:sz="0" w:space="0" w:color="auto"/>
                    <w:left w:val="none" w:sz="0" w:space="0" w:color="auto"/>
                    <w:bottom w:val="none" w:sz="0" w:space="0" w:color="auto"/>
                    <w:right w:val="none" w:sz="0" w:space="0" w:color="auto"/>
                  </w:divBdr>
                </w:div>
                <w:div w:id="1978024980">
                  <w:marLeft w:val="640"/>
                  <w:marRight w:val="0"/>
                  <w:marTop w:val="0"/>
                  <w:marBottom w:val="0"/>
                  <w:divBdr>
                    <w:top w:val="none" w:sz="0" w:space="0" w:color="auto"/>
                    <w:left w:val="none" w:sz="0" w:space="0" w:color="auto"/>
                    <w:bottom w:val="none" w:sz="0" w:space="0" w:color="auto"/>
                    <w:right w:val="none" w:sz="0" w:space="0" w:color="auto"/>
                  </w:divBdr>
                </w:div>
                <w:div w:id="2060008562">
                  <w:marLeft w:val="640"/>
                  <w:marRight w:val="0"/>
                  <w:marTop w:val="0"/>
                  <w:marBottom w:val="0"/>
                  <w:divBdr>
                    <w:top w:val="none" w:sz="0" w:space="0" w:color="auto"/>
                    <w:left w:val="none" w:sz="0" w:space="0" w:color="auto"/>
                    <w:bottom w:val="none" w:sz="0" w:space="0" w:color="auto"/>
                    <w:right w:val="none" w:sz="0" w:space="0" w:color="auto"/>
                  </w:divBdr>
                </w:div>
                <w:div w:id="2117209754">
                  <w:marLeft w:val="640"/>
                  <w:marRight w:val="0"/>
                  <w:marTop w:val="0"/>
                  <w:marBottom w:val="0"/>
                  <w:divBdr>
                    <w:top w:val="none" w:sz="0" w:space="0" w:color="auto"/>
                    <w:left w:val="none" w:sz="0" w:space="0" w:color="auto"/>
                    <w:bottom w:val="none" w:sz="0" w:space="0" w:color="auto"/>
                    <w:right w:val="none" w:sz="0" w:space="0" w:color="auto"/>
                  </w:divBdr>
                </w:div>
              </w:divsChild>
            </w:div>
            <w:div w:id="2027825369">
              <w:marLeft w:val="0"/>
              <w:marRight w:val="0"/>
              <w:marTop w:val="0"/>
              <w:marBottom w:val="0"/>
              <w:divBdr>
                <w:top w:val="none" w:sz="0" w:space="0" w:color="auto"/>
                <w:left w:val="none" w:sz="0" w:space="0" w:color="auto"/>
                <w:bottom w:val="none" w:sz="0" w:space="0" w:color="auto"/>
                <w:right w:val="none" w:sz="0" w:space="0" w:color="auto"/>
              </w:divBdr>
              <w:divsChild>
                <w:div w:id="16346564">
                  <w:marLeft w:val="640"/>
                  <w:marRight w:val="0"/>
                  <w:marTop w:val="0"/>
                  <w:marBottom w:val="0"/>
                  <w:divBdr>
                    <w:top w:val="none" w:sz="0" w:space="0" w:color="auto"/>
                    <w:left w:val="none" w:sz="0" w:space="0" w:color="auto"/>
                    <w:bottom w:val="none" w:sz="0" w:space="0" w:color="auto"/>
                    <w:right w:val="none" w:sz="0" w:space="0" w:color="auto"/>
                  </w:divBdr>
                </w:div>
                <w:div w:id="34164854">
                  <w:marLeft w:val="640"/>
                  <w:marRight w:val="0"/>
                  <w:marTop w:val="0"/>
                  <w:marBottom w:val="0"/>
                  <w:divBdr>
                    <w:top w:val="none" w:sz="0" w:space="0" w:color="auto"/>
                    <w:left w:val="none" w:sz="0" w:space="0" w:color="auto"/>
                    <w:bottom w:val="none" w:sz="0" w:space="0" w:color="auto"/>
                    <w:right w:val="none" w:sz="0" w:space="0" w:color="auto"/>
                  </w:divBdr>
                </w:div>
                <w:div w:id="41759998">
                  <w:marLeft w:val="640"/>
                  <w:marRight w:val="0"/>
                  <w:marTop w:val="0"/>
                  <w:marBottom w:val="0"/>
                  <w:divBdr>
                    <w:top w:val="none" w:sz="0" w:space="0" w:color="auto"/>
                    <w:left w:val="none" w:sz="0" w:space="0" w:color="auto"/>
                    <w:bottom w:val="none" w:sz="0" w:space="0" w:color="auto"/>
                    <w:right w:val="none" w:sz="0" w:space="0" w:color="auto"/>
                  </w:divBdr>
                </w:div>
                <w:div w:id="46151189">
                  <w:marLeft w:val="640"/>
                  <w:marRight w:val="0"/>
                  <w:marTop w:val="0"/>
                  <w:marBottom w:val="0"/>
                  <w:divBdr>
                    <w:top w:val="none" w:sz="0" w:space="0" w:color="auto"/>
                    <w:left w:val="none" w:sz="0" w:space="0" w:color="auto"/>
                    <w:bottom w:val="none" w:sz="0" w:space="0" w:color="auto"/>
                    <w:right w:val="none" w:sz="0" w:space="0" w:color="auto"/>
                  </w:divBdr>
                </w:div>
                <w:div w:id="173809043">
                  <w:marLeft w:val="640"/>
                  <w:marRight w:val="0"/>
                  <w:marTop w:val="0"/>
                  <w:marBottom w:val="0"/>
                  <w:divBdr>
                    <w:top w:val="none" w:sz="0" w:space="0" w:color="auto"/>
                    <w:left w:val="none" w:sz="0" w:space="0" w:color="auto"/>
                    <w:bottom w:val="none" w:sz="0" w:space="0" w:color="auto"/>
                    <w:right w:val="none" w:sz="0" w:space="0" w:color="auto"/>
                  </w:divBdr>
                </w:div>
                <w:div w:id="182594795">
                  <w:marLeft w:val="640"/>
                  <w:marRight w:val="0"/>
                  <w:marTop w:val="0"/>
                  <w:marBottom w:val="0"/>
                  <w:divBdr>
                    <w:top w:val="none" w:sz="0" w:space="0" w:color="auto"/>
                    <w:left w:val="none" w:sz="0" w:space="0" w:color="auto"/>
                    <w:bottom w:val="none" w:sz="0" w:space="0" w:color="auto"/>
                    <w:right w:val="none" w:sz="0" w:space="0" w:color="auto"/>
                  </w:divBdr>
                </w:div>
                <w:div w:id="207568757">
                  <w:marLeft w:val="640"/>
                  <w:marRight w:val="0"/>
                  <w:marTop w:val="0"/>
                  <w:marBottom w:val="0"/>
                  <w:divBdr>
                    <w:top w:val="none" w:sz="0" w:space="0" w:color="auto"/>
                    <w:left w:val="none" w:sz="0" w:space="0" w:color="auto"/>
                    <w:bottom w:val="none" w:sz="0" w:space="0" w:color="auto"/>
                    <w:right w:val="none" w:sz="0" w:space="0" w:color="auto"/>
                  </w:divBdr>
                </w:div>
                <w:div w:id="212818626">
                  <w:marLeft w:val="640"/>
                  <w:marRight w:val="0"/>
                  <w:marTop w:val="0"/>
                  <w:marBottom w:val="0"/>
                  <w:divBdr>
                    <w:top w:val="none" w:sz="0" w:space="0" w:color="auto"/>
                    <w:left w:val="none" w:sz="0" w:space="0" w:color="auto"/>
                    <w:bottom w:val="none" w:sz="0" w:space="0" w:color="auto"/>
                    <w:right w:val="none" w:sz="0" w:space="0" w:color="auto"/>
                  </w:divBdr>
                </w:div>
                <w:div w:id="273562262">
                  <w:marLeft w:val="640"/>
                  <w:marRight w:val="0"/>
                  <w:marTop w:val="0"/>
                  <w:marBottom w:val="0"/>
                  <w:divBdr>
                    <w:top w:val="none" w:sz="0" w:space="0" w:color="auto"/>
                    <w:left w:val="none" w:sz="0" w:space="0" w:color="auto"/>
                    <w:bottom w:val="none" w:sz="0" w:space="0" w:color="auto"/>
                    <w:right w:val="none" w:sz="0" w:space="0" w:color="auto"/>
                  </w:divBdr>
                </w:div>
                <w:div w:id="279462240">
                  <w:marLeft w:val="640"/>
                  <w:marRight w:val="0"/>
                  <w:marTop w:val="0"/>
                  <w:marBottom w:val="0"/>
                  <w:divBdr>
                    <w:top w:val="none" w:sz="0" w:space="0" w:color="auto"/>
                    <w:left w:val="none" w:sz="0" w:space="0" w:color="auto"/>
                    <w:bottom w:val="none" w:sz="0" w:space="0" w:color="auto"/>
                    <w:right w:val="none" w:sz="0" w:space="0" w:color="auto"/>
                  </w:divBdr>
                </w:div>
                <w:div w:id="335618053">
                  <w:marLeft w:val="640"/>
                  <w:marRight w:val="0"/>
                  <w:marTop w:val="0"/>
                  <w:marBottom w:val="0"/>
                  <w:divBdr>
                    <w:top w:val="none" w:sz="0" w:space="0" w:color="auto"/>
                    <w:left w:val="none" w:sz="0" w:space="0" w:color="auto"/>
                    <w:bottom w:val="none" w:sz="0" w:space="0" w:color="auto"/>
                    <w:right w:val="none" w:sz="0" w:space="0" w:color="auto"/>
                  </w:divBdr>
                </w:div>
                <w:div w:id="424496358">
                  <w:marLeft w:val="640"/>
                  <w:marRight w:val="0"/>
                  <w:marTop w:val="0"/>
                  <w:marBottom w:val="0"/>
                  <w:divBdr>
                    <w:top w:val="none" w:sz="0" w:space="0" w:color="auto"/>
                    <w:left w:val="none" w:sz="0" w:space="0" w:color="auto"/>
                    <w:bottom w:val="none" w:sz="0" w:space="0" w:color="auto"/>
                    <w:right w:val="none" w:sz="0" w:space="0" w:color="auto"/>
                  </w:divBdr>
                </w:div>
                <w:div w:id="525027473">
                  <w:marLeft w:val="640"/>
                  <w:marRight w:val="0"/>
                  <w:marTop w:val="0"/>
                  <w:marBottom w:val="0"/>
                  <w:divBdr>
                    <w:top w:val="none" w:sz="0" w:space="0" w:color="auto"/>
                    <w:left w:val="none" w:sz="0" w:space="0" w:color="auto"/>
                    <w:bottom w:val="none" w:sz="0" w:space="0" w:color="auto"/>
                    <w:right w:val="none" w:sz="0" w:space="0" w:color="auto"/>
                  </w:divBdr>
                </w:div>
                <w:div w:id="554702154">
                  <w:marLeft w:val="640"/>
                  <w:marRight w:val="0"/>
                  <w:marTop w:val="0"/>
                  <w:marBottom w:val="0"/>
                  <w:divBdr>
                    <w:top w:val="none" w:sz="0" w:space="0" w:color="auto"/>
                    <w:left w:val="none" w:sz="0" w:space="0" w:color="auto"/>
                    <w:bottom w:val="none" w:sz="0" w:space="0" w:color="auto"/>
                    <w:right w:val="none" w:sz="0" w:space="0" w:color="auto"/>
                  </w:divBdr>
                </w:div>
                <w:div w:id="624624996">
                  <w:marLeft w:val="640"/>
                  <w:marRight w:val="0"/>
                  <w:marTop w:val="0"/>
                  <w:marBottom w:val="0"/>
                  <w:divBdr>
                    <w:top w:val="none" w:sz="0" w:space="0" w:color="auto"/>
                    <w:left w:val="none" w:sz="0" w:space="0" w:color="auto"/>
                    <w:bottom w:val="none" w:sz="0" w:space="0" w:color="auto"/>
                    <w:right w:val="none" w:sz="0" w:space="0" w:color="auto"/>
                  </w:divBdr>
                </w:div>
                <w:div w:id="639966334">
                  <w:marLeft w:val="640"/>
                  <w:marRight w:val="0"/>
                  <w:marTop w:val="0"/>
                  <w:marBottom w:val="0"/>
                  <w:divBdr>
                    <w:top w:val="none" w:sz="0" w:space="0" w:color="auto"/>
                    <w:left w:val="none" w:sz="0" w:space="0" w:color="auto"/>
                    <w:bottom w:val="none" w:sz="0" w:space="0" w:color="auto"/>
                    <w:right w:val="none" w:sz="0" w:space="0" w:color="auto"/>
                  </w:divBdr>
                </w:div>
                <w:div w:id="751897528">
                  <w:marLeft w:val="640"/>
                  <w:marRight w:val="0"/>
                  <w:marTop w:val="0"/>
                  <w:marBottom w:val="0"/>
                  <w:divBdr>
                    <w:top w:val="none" w:sz="0" w:space="0" w:color="auto"/>
                    <w:left w:val="none" w:sz="0" w:space="0" w:color="auto"/>
                    <w:bottom w:val="none" w:sz="0" w:space="0" w:color="auto"/>
                    <w:right w:val="none" w:sz="0" w:space="0" w:color="auto"/>
                  </w:divBdr>
                </w:div>
                <w:div w:id="758017989">
                  <w:marLeft w:val="640"/>
                  <w:marRight w:val="0"/>
                  <w:marTop w:val="0"/>
                  <w:marBottom w:val="0"/>
                  <w:divBdr>
                    <w:top w:val="none" w:sz="0" w:space="0" w:color="auto"/>
                    <w:left w:val="none" w:sz="0" w:space="0" w:color="auto"/>
                    <w:bottom w:val="none" w:sz="0" w:space="0" w:color="auto"/>
                    <w:right w:val="none" w:sz="0" w:space="0" w:color="auto"/>
                  </w:divBdr>
                </w:div>
                <w:div w:id="769810677">
                  <w:marLeft w:val="640"/>
                  <w:marRight w:val="0"/>
                  <w:marTop w:val="0"/>
                  <w:marBottom w:val="0"/>
                  <w:divBdr>
                    <w:top w:val="none" w:sz="0" w:space="0" w:color="auto"/>
                    <w:left w:val="none" w:sz="0" w:space="0" w:color="auto"/>
                    <w:bottom w:val="none" w:sz="0" w:space="0" w:color="auto"/>
                    <w:right w:val="none" w:sz="0" w:space="0" w:color="auto"/>
                  </w:divBdr>
                </w:div>
                <w:div w:id="779878547">
                  <w:marLeft w:val="640"/>
                  <w:marRight w:val="0"/>
                  <w:marTop w:val="0"/>
                  <w:marBottom w:val="0"/>
                  <w:divBdr>
                    <w:top w:val="none" w:sz="0" w:space="0" w:color="auto"/>
                    <w:left w:val="none" w:sz="0" w:space="0" w:color="auto"/>
                    <w:bottom w:val="none" w:sz="0" w:space="0" w:color="auto"/>
                    <w:right w:val="none" w:sz="0" w:space="0" w:color="auto"/>
                  </w:divBdr>
                </w:div>
                <w:div w:id="797838398">
                  <w:marLeft w:val="640"/>
                  <w:marRight w:val="0"/>
                  <w:marTop w:val="0"/>
                  <w:marBottom w:val="0"/>
                  <w:divBdr>
                    <w:top w:val="none" w:sz="0" w:space="0" w:color="auto"/>
                    <w:left w:val="none" w:sz="0" w:space="0" w:color="auto"/>
                    <w:bottom w:val="none" w:sz="0" w:space="0" w:color="auto"/>
                    <w:right w:val="none" w:sz="0" w:space="0" w:color="auto"/>
                  </w:divBdr>
                </w:div>
                <w:div w:id="813913797">
                  <w:marLeft w:val="640"/>
                  <w:marRight w:val="0"/>
                  <w:marTop w:val="0"/>
                  <w:marBottom w:val="0"/>
                  <w:divBdr>
                    <w:top w:val="none" w:sz="0" w:space="0" w:color="auto"/>
                    <w:left w:val="none" w:sz="0" w:space="0" w:color="auto"/>
                    <w:bottom w:val="none" w:sz="0" w:space="0" w:color="auto"/>
                    <w:right w:val="none" w:sz="0" w:space="0" w:color="auto"/>
                  </w:divBdr>
                </w:div>
                <w:div w:id="834608630">
                  <w:marLeft w:val="640"/>
                  <w:marRight w:val="0"/>
                  <w:marTop w:val="0"/>
                  <w:marBottom w:val="0"/>
                  <w:divBdr>
                    <w:top w:val="none" w:sz="0" w:space="0" w:color="auto"/>
                    <w:left w:val="none" w:sz="0" w:space="0" w:color="auto"/>
                    <w:bottom w:val="none" w:sz="0" w:space="0" w:color="auto"/>
                    <w:right w:val="none" w:sz="0" w:space="0" w:color="auto"/>
                  </w:divBdr>
                </w:div>
                <w:div w:id="864294671">
                  <w:marLeft w:val="640"/>
                  <w:marRight w:val="0"/>
                  <w:marTop w:val="0"/>
                  <w:marBottom w:val="0"/>
                  <w:divBdr>
                    <w:top w:val="none" w:sz="0" w:space="0" w:color="auto"/>
                    <w:left w:val="none" w:sz="0" w:space="0" w:color="auto"/>
                    <w:bottom w:val="none" w:sz="0" w:space="0" w:color="auto"/>
                    <w:right w:val="none" w:sz="0" w:space="0" w:color="auto"/>
                  </w:divBdr>
                </w:div>
                <w:div w:id="927076806">
                  <w:marLeft w:val="640"/>
                  <w:marRight w:val="0"/>
                  <w:marTop w:val="0"/>
                  <w:marBottom w:val="0"/>
                  <w:divBdr>
                    <w:top w:val="none" w:sz="0" w:space="0" w:color="auto"/>
                    <w:left w:val="none" w:sz="0" w:space="0" w:color="auto"/>
                    <w:bottom w:val="none" w:sz="0" w:space="0" w:color="auto"/>
                    <w:right w:val="none" w:sz="0" w:space="0" w:color="auto"/>
                  </w:divBdr>
                </w:div>
                <w:div w:id="974720330">
                  <w:marLeft w:val="640"/>
                  <w:marRight w:val="0"/>
                  <w:marTop w:val="0"/>
                  <w:marBottom w:val="0"/>
                  <w:divBdr>
                    <w:top w:val="none" w:sz="0" w:space="0" w:color="auto"/>
                    <w:left w:val="none" w:sz="0" w:space="0" w:color="auto"/>
                    <w:bottom w:val="none" w:sz="0" w:space="0" w:color="auto"/>
                    <w:right w:val="none" w:sz="0" w:space="0" w:color="auto"/>
                  </w:divBdr>
                </w:div>
                <w:div w:id="1000621854">
                  <w:marLeft w:val="640"/>
                  <w:marRight w:val="0"/>
                  <w:marTop w:val="0"/>
                  <w:marBottom w:val="0"/>
                  <w:divBdr>
                    <w:top w:val="none" w:sz="0" w:space="0" w:color="auto"/>
                    <w:left w:val="none" w:sz="0" w:space="0" w:color="auto"/>
                    <w:bottom w:val="none" w:sz="0" w:space="0" w:color="auto"/>
                    <w:right w:val="none" w:sz="0" w:space="0" w:color="auto"/>
                  </w:divBdr>
                </w:div>
                <w:div w:id="1111558333">
                  <w:marLeft w:val="640"/>
                  <w:marRight w:val="0"/>
                  <w:marTop w:val="0"/>
                  <w:marBottom w:val="0"/>
                  <w:divBdr>
                    <w:top w:val="none" w:sz="0" w:space="0" w:color="auto"/>
                    <w:left w:val="none" w:sz="0" w:space="0" w:color="auto"/>
                    <w:bottom w:val="none" w:sz="0" w:space="0" w:color="auto"/>
                    <w:right w:val="none" w:sz="0" w:space="0" w:color="auto"/>
                  </w:divBdr>
                </w:div>
                <w:div w:id="1114136335">
                  <w:marLeft w:val="640"/>
                  <w:marRight w:val="0"/>
                  <w:marTop w:val="0"/>
                  <w:marBottom w:val="0"/>
                  <w:divBdr>
                    <w:top w:val="none" w:sz="0" w:space="0" w:color="auto"/>
                    <w:left w:val="none" w:sz="0" w:space="0" w:color="auto"/>
                    <w:bottom w:val="none" w:sz="0" w:space="0" w:color="auto"/>
                    <w:right w:val="none" w:sz="0" w:space="0" w:color="auto"/>
                  </w:divBdr>
                </w:div>
                <w:div w:id="1130634219">
                  <w:marLeft w:val="640"/>
                  <w:marRight w:val="0"/>
                  <w:marTop w:val="0"/>
                  <w:marBottom w:val="0"/>
                  <w:divBdr>
                    <w:top w:val="none" w:sz="0" w:space="0" w:color="auto"/>
                    <w:left w:val="none" w:sz="0" w:space="0" w:color="auto"/>
                    <w:bottom w:val="none" w:sz="0" w:space="0" w:color="auto"/>
                    <w:right w:val="none" w:sz="0" w:space="0" w:color="auto"/>
                  </w:divBdr>
                </w:div>
                <w:div w:id="1146628905">
                  <w:marLeft w:val="640"/>
                  <w:marRight w:val="0"/>
                  <w:marTop w:val="0"/>
                  <w:marBottom w:val="0"/>
                  <w:divBdr>
                    <w:top w:val="none" w:sz="0" w:space="0" w:color="auto"/>
                    <w:left w:val="none" w:sz="0" w:space="0" w:color="auto"/>
                    <w:bottom w:val="none" w:sz="0" w:space="0" w:color="auto"/>
                    <w:right w:val="none" w:sz="0" w:space="0" w:color="auto"/>
                  </w:divBdr>
                </w:div>
                <w:div w:id="1152911908">
                  <w:marLeft w:val="640"/>
                  <w:marRight w:val="0"/>
                  <w:marTop w:val="0"/>
                  <w:marBottom w:val="0"/>
                  <w:divBdr>
                    <w:top w:val="none" w:sz="0" w:space="0" w:color="auto"/>
                    <w:left w:val="none" w:sz="0" w:space="0" w:color="auto"/>
                    <w:bottom w:val="none" w:sz="0" w:space="0" w:color="auto"/>
                    <w:right w:val="none" w:sz="0" w:space="0" w:color="auto"/>
                  </w:divBdr>
                </w:div>
                <w:div w:id="1163475207">
                  <w:marLeft w:val="640"/>
                  <w:marRight w:val="0"/>
                  <w:marTop w:val="0"/>
                  <w:marBottom w:val="0"/>
                  <w:divBdr>
                    <w:top w:val="none" w:sz="0" w:space="0" w:color="auto"/>
                    <w:left w:val="none" w:sz="0" w:space="0" w:color="auto"/>
                    <w:bottom w:val="none" w:sz="0" w:space="0" w:color="auto"/>
                    <w:right w:val="none" w:sz="0" w:space="0" w:color="auto"/>
                  </w:divBdr>
                </w:div>
                <w:div w:id="1213346185">
                  <w:marLeft w:val="640"/>
                  <w:marRight w:val="0"/>
                  <w:marTop w:val="0"/>
                  <w:marBottom w:val="0"/>
                  <w:divBdr>
                    <w:top w:val="none" w:sz="0" w:space="0" w:color="auto"/>
                    <w:left w:val="none" w:sz="0" w:space="0" w:color="auto"/>
                    <w:bottom w:val="none" w:sz="0" w:space="0" w:color="auto"/>
                    <w:right w:val="none" w:sz="0" w:space="0" w:color="auto"/>
                  </w:divBdr>
                </w:div>
                <w:div w:id="1240292735">
                  <w:marLeft w:val="640"/>
                  <w:marRight w:val="0"/>
                  <w:marTop w:val="0"/>
                  <w:marBottom w:val="0"/>
                  <w:divBdr>
                    <w:top w:val="none" w:sz="0" w:space="0" w:color="auto"/>
                    <w:left w:val="none" w:sz="0" w:space="0" w:color="auto"/>
                    <w:bottom w:val="none" w:sz="0" w:space="0" w:color="auto"/>
                    <w:right w:val="none" w:sz="0" w:space="0" w:color="auto"/>
                  </w:divBdr>
                </w:div>
                <w:div w:id="1245728234">
                  <w:marLeft w:val="640"/>
                  <w:marRight w:val="0"/>
                  <w:marTop w:val="0"/>
                  <w:marBottom w:val="0"/>
                  <w:divBdr>
                    <w:top w:val="none" w:sz="0" w:space="0" w:color="auto"/>
                    <w:left w:val="none" w:sz="0" w:space="0" w:color="auto"/>
                    <w:bottom w:val="none" w:sz="0" w:space="0" w:color="auto"/>
                    <w:right w:val="none" w:sz="0" w:space="0" w:color="auto"/>
                  </w:divBdr>
                </w:div>
                <w:div w:id="1286503579">
                  <w:marLeft w:val="640"/>
                  <w:marRight w:val="0"/>
                  <w:marTop w:val="0"/>
                  <w:marBottom w:val="0"/>
                  <w:divBdr>
                    <w:top w:val="none" w:sz="0" w:space="0" w:color="auto"/>
                    <w:left w:val="none" w:sz="0" w:space="0" w:color="auto"/>
                    <w:bottom w:val="none" w:sz="0" w:space="0" w:color="auto"/>
                    <w:right w:val="none" w:sz="0" w:space="0" w:color="auto"/>
                  </w:divBdr>
                </w:div>
                <w:div w:id="1368220427">
                  <w:marLeft w:val="640"/>
                  <w:marRight w:val="0"/>
                  <w:marTop w:val="0"/>
                  <w:marBottom w:val="0"/>
                  <w:divBdr>
                    <w:top w:val="none" w:sz="0" w:space="0" w:color="auto"/>
                    <w:left w:val="none" w:sz="0" w:space="0" w:color="auto"/>
                    <w:bottom w:val="none" w:sz="0" w:space="0" w:color="auto"/>
                    <w:right w:val="none" w:sz="0" w:space="0" w:color="auto"/>
                  </w:divBdr>
                </w:div>
                <w:div w:id="1385565289">
                  <w:marLeft w:val="640"/>
                  <w:marRight w:val="0"/>
                  <w:marTop w:val="0"/>
                  <w:marBottom w:val="0"/>
                  <w:divBdr>
                    <w:top w:val="none" w:sz="0" w:space="0" w:color="auto"/>
                    <w:left w:val="none" w:sz="0" w:space="0" w:color="auto"/>
                    <w:bottom w:val="none" w:sz="0" w:space="0" w:color="auto"/>
                    <w:right w:val="none" w:sz="0" w:space="0" w:color="auto"/>
                  </w:divBdr>
                </w:div>
                <w:div w:id="1396277066">
                  <w:marLeft w:val="640"/>
                  <w:marRight w:val="0"/>
                  <w:marTop w:val="0"/>
                  <w:marBottom w:val="0"/>
                  <w:divBdr>
                    <w:top w:val="none" w:sz="0" w:space="0" w:color="auto"/>
                    <w:left w:val="none" w:sz="0" w:space="0" w:color="auto"/>
                    <w:bottom w:val="none" w:sz="0" w:space="0" w:color="auto"/>
                    <w:right w:val="none" w:sz="0" w:space="0" w:color="auto"/>
                  </w:divBdr>
                </w:div>
                <w:div w:id="1433279321">
                  <w:marLeft w:val="640"/>
                  <w:marRight w:val="0"/>
                  <w:marTop w:val="0"/>
                  <w:marBottom w:val="0"/>
                  <w:divBdr>
                    <w:top w:val="none" w:sz="0" w:space="0" w:color="auto"/>
                    <w:left w:val="none" w:sz="0" w:space="0" w:color="auto"/>
                    <w:bottom w:val="none" w:sz="0" w:space="0" w:color="auto"/>
                    <w:right w:val="none" w:sz="0" w:space="0" w:color="auto"/>
                  </w:divBdr>
                </w:div>
                <w:div w:id="1461336335">
                  <w:marLeft w:val="640"/>
                  <w:marRight w:val="0"/>
                  <w:marTop w:val="0"/>
                  <w:marBottom w:val="0"/>
                  <w:divBdr>
                    <w:top w:val="none" w:sz="0" w:space="0" w:color="auto"/>
                    <w:left w:val="none" w:sz="0" w:space="0" w:color="auto"/>
                    <w:bottom w:val="none" w:sz="0" w:space="0" w:color="auto"/>
                    <w:right w:val="none" w:sz="0" w:space="0" w:color="auto"/>
                  </w:divBdr>
                </w:div>
                <w:div w:id="1476414575">
                  <w:marLeft w:val="640"/>
                  <w:marRight w:val="0"/>
                  <w:marTop w:val="0"/>
                  <w:marBottom w:val="0"/>
                  <w:divBdr>
                    <w:top w:val="none" w:sz="0" w:space="0" w:color="auto"/>
                    <w:left w:val="none" w:sz="0" w:space="0" w:color="auto"/>
                    <w:bottom w:val="none" w:sz="0" w:space="0" w:color="auto"/>
                    <w:right w:val="none" w:sz="0" w:space="0" w:color="auto"/>
                  </w:divBdr>
                </w:div>
                <w:div w:id="1498568284">
                  <w:marLeft w:val="640"/>
                  <w:marRight w:val="0"/>
                  <w:marTop w:val="0"/>
                  <w:marBottom w:val="0"/>
                  <w:divBdr>
                    <w:top w:val="none" w:sz="0" w:space="0" w:color="auto"/>
                    <w:left w:val="none" w:sz="0" w:space="0" w:color="auto"/>
                    <w:bottom w:val="none" w:sz="0" w:space="0" w:color="auto"/>
                    <w:right w:val="none" w:sz="0" w:space="0" w:color="auto"/>
                  </w:divBdr>
                </w:div>
                <w:div w:id="1505167420">
                  <w:marLeft w:val="640"/>
                  <w:marRight w:val="0"/>
                  <w:marTop w:val="0"/>
                  <w:marBottom w:val="0"/>
                  <w:divBdr>
                    <w:top w:val="none" w:sz="0" w:space="0" w:color="auto"/>
                    <w:left w:val="none" w:sz="0" w:space="0" w:color="auto"/>
                    <w:bottom w:val="none" w:sz="0" w:space="0" w:color="auto"/>
                    <w:right w:val="none" w:sz="0" w:space="0" w:color="auto"/>
                  </w:divBdr>
                </w:div>
                <w:div w:id="1540901391">
                  <w:marLeft w:val="640"/>
                  <w:marRight w:val="0"/>
                  <w:marTop w:val="0"/>
                  <w:marBottom w:val="0"/>
                  <w:divBdr>
                    <w:top w:val="none" w:sz="0" w:space="0" w:color="auto"/>
                    <w:left w:val="none" w:sz="0" w:space="0" w:color="auto"/>
                    <w:bottom w:val="none" w:sz="0" w:space="0" w:color="auto"/>
                    <w:right w:val="none" w:sz="0" w:space="0" w:color="auto"/>
                  </w:divBdr>
                </w:div>
                <w:div w:id="1573084480">
                  <w:marLeft w:val="640"/>
                  <w:marRight w:val="0"/>
                  <w:marTop w:val="0"/>
                  <w:marBottom w:val="0"/>
                  <w:divBdr>
                    <w:top w:val="none" w:sz="0" w:space="0" w:color="auto"/>
                    <w:left w:val="none" w:sz="0" w:space="0" w:color="auto"/>
                    <w:bottom w:val="none" w:sz="0" w:space="0" w:color="auto"/>
                    <w:right w:val="none" w:sz="0" w:space="0" w:color="auto"/>
                  </w:divBdr>
                </w:div>
                <w:div w:id="1618416426">
                  <w:marLeft w:val="640"/>
                  <w:marRight w:val="0"/>
                  <w:marTop w:val="0"/>
                  <w:marBottom w:val="0"/>
                  <w:divBdr>
                    <w:top w:val="none" w:sz="0" w:space="0" w:color="auto"/>
                    <w:left w:val="none" w:sz="0" w:space="0" w:color="auto"/>
                    <w:bottom w:val="none" w:sz="0" w:space="0" w:color="auto"/>
                    <w:right w:val="none" w:sz="0" w:space="0" w:color="auto"/>
                  </w:divBdr>
                </w:div>
                <w:div w:id="1681809129">
                  <w:marLeft w:val="640"/>
                  <w:marRight w:val="0"/>
                  <w:marTop w:val="0"/>
                  <w:marBottom w:val="0"/>
                  <w:divBdr>
                    <w:top w:val="none" w:sz="0" w:space="0" w:color="auto"/>
                    <w:left w:val="none" w:sz="0" w:space="0" w:color="auto"/>
                    <w:bottom w:val="none" w:sz="0" w:space="0" w:color="auto"/>
                    <w:right w:val="none" w:sz="0" w:space="0" w:color="auto"/>
                  </w:divBdr>
                </w:div>
                <w:div w:id="1730491172">
                  <w:marLeft w:val="640"/>
                  <w:marRight w:val="0"/>
                  <w:marTop w:val="0"/>
                  <w:marBottom w:val="0"/>
                  <w:divBdr>
                    <w:top w:val="none" w:sz="0" w:space="0" w:color="auto"/>
                    <w:left w:val="none" w:sz="0" w:space="0" w:color="auto"/>
                    <w:bottom w:val="none" w:sz="0" w:space="0" w:color="auto"/>
                    <w:right w:val="none" w:sz="0" w:space="0" w:color="auto"/>
                  </w:divBdr>
                </w:div>
                <w:div w:id="1779521804">
                  <w:marLeft w:val="640"/>
                  <w:marRight w:val="0"/>
                  <w:marTop w:val="0"/>
                  <w:marBottom w:val="0"/>
                  <w:divBdr>
                    <w:top w:val="none" w:sz="0" w:space="0" w:color="auto"/>
                    <w:left w:val="none" w:sz="0" w:space="0" w:color="auto"/>
                    <w:bottom w:val="none" w:sz="0" w:space="0" w:color="auto"/>
                    <w:right w:val="none" w:sz="0" w:space="0" w:color="auto"/>
                  </w:divBdr>
                </w:div>
                <w:div w:id="1811943452">
                  <w:marLeft w:val="640"/>
                  <w:marRight w:val="0"/>
                  <w:marTop w:val="0"/>
                  <w:marBottom w:val="0"/>
                  <w:divBdr>
                    <w:top w:val="none" w:sz="0" w:space="0" w:color="auto"/>
                    <w:left w:val="none" w:sz="0" w:space="0" w:color="auto"/>
                    <w:bottom w:val="none" w:sz="0" w:space="0" w:color="auto"/>
                    <w:right w:val="none" w:sz="0" w:space="0" w:color="auto"/>
                  </w:divBdr>
                </w:div>
                <w:div w:id="1813516492">
                  <w:marLeft w:val="640"/>
                  <w:marRight w:val="0"/>
                  <w:marTop w:val="0"/>
                  <w:marBottom w:val="0"/>
                  <w:divBdr>
                    <w:top w:val="none" w:sz="0" w:space="0" w:color="auto"/>
                    <w:left w:val="none" w:sz="0" w:space="0" w:color="auto"/>
                    <w:bottom w:val="none" w:sz="0" w:space="0" w:color="auto"/>
                    <w:right w:val="none" w:sz="0" w:space="0" w:color="auto"/>
                  </w:divBdr>
                </w:div>
                <w:div w:id="1836147458">
                  <w:marLeft w:val="640"/>
                  <w:marRight w:val="0"/>
                  <w:marTop w:val="0"/>
                  <w:marBottom w:val="0"/>
                  <w:divBdr>
                    <w:top w:val="none" w:sz="0" w:space="0" w:color="auto"/>
                    <w:left w:val="none" w:sz="0" w:space="0" w:color="auto"/>
                    <w:bottom w:val="none" w:sz="0" w:space="0" w:color="auto"/>
                    <w:right w:val="none" w:sz="0" w:space="0" w:color="auto"/>
                  </w:divBdr>
                </w:div>
                <w:div w:id="1854414627">
                  <w:marLeft w:val="640"/>
                  <w:marRight w:val="0"/>
                  <w:marTop w:val="0"/>
                  <w:marBottom w:val="0"/>
                  <w:divBdr>
                    <w:top w:val="none" w:sz="0" w:space="0" w:color="auto"/>
                    <w:left w:val="none" w:sz="0" w:space="0" w:color="auto"/>
                    <w:bottom w:val="none" w:sz="0" w:space="0" w:color="auto"/>
                    <w:right w:val="none" w:sz="0" w:space="0" w:color="auto"/>
                  </w:divBdr>
                </w:div>
                <w:div w:id="1903640479">
                  <w:marLeft w:val="640"/>
                  <w:marRight w:val="0"/>
                  <w:marTop w:val="0"/>
                  <w:marBottom w:val="0"/>
                  <w:divBdr>
                    <w:top w:val="none" w:sz="0" w:space="0" w:color="auto"/>
                    <w:left w:val="none" w:sz="0" w:space="0" w:color="auto"/>
                    <w:bottom w:val="none" w:sz="0" w:space="0" w:color="auto"/>
                    <w:right w:val="none" w:sz="0" w:space="0" w:color="auto"/>
                  </w:divBdr>
                </w:div>
                <w:div w:id="1911575136">
                  <w:marLeft w:val="640"/>
                  <w:marRight w:val="0"/>
                  <w:marTop w:val="0"/>
                  <w:marBottom w:val="0"/>
                  <w:divBdr>
                    <w:top w:val="none" w:sz="0" w:space="0" w:color="auto"/>
                    <w:left w:val="none" w:sz="0" w:space="0" w:color="auto"/>
                    <w:bottom w:val="none" w:sz="0" w:space="0" w:color="auto"/>
                    <w:right w:val="none" w:sz="0" w:space="0" w:color="auto"/>
                  </w:divBdr>
                </w:div>
                <w:div w:id="1916430476">
                  <w:marLeft w:val="640"/>
                  <w:marRight w:val="0"/>
                  <w:marTop w:val="0"/>
                  <w:marBottom w:val="0"/>
                  <w:divBdr>
                    <w:top w:val="none" w:sz="0" w:space="0" w:color="auto"/>
                    <w:left w:val="none" w:sz="0" w:space="0" w:color="auto"/>
                    <w:bottom w:val="none" w:sz="0" w:space="0" w:color="auto"/>
                    <w:right w:val="none" w:sz="0" w:space="0" w:color="auto"/>
                  </w:divBdr>
                </w:div>
                <w:div w:id="1920938687">
                  <w:marLeft w:val="640"/>
                  <w:marRight w:val="0"/>
                  <w:marTop w:val="0"/>
                  <w:marBottom w:val="0"/>
                  <w:divBdr>
                    <w:top w:val="none" w:sz="0" w:space="0" w:color="auto"/>
                    <w:left w:val="none" w:sz="0" w:space="0" w:color="auto"/>
                    <w:bottom w:val="none" w:sz="0" w:space="0" w:color="auto"/>
                    <w:right w:val="none" w:sz="0" w:space="0" w:color="auto"/>
                  </w:divBdr>
                </w:div>
                <w:div w:id="1975866006">
                  <w:marLeft w:val="640"/>
                  <w:marRight w:val="0"/>
                  <w:marTop w:val="0"/>
                  <w:marBottom w:val="0"/>
                  <w:divBdr>
                    <w:top w:val="none" w:sz="0" w:space="0" w:color="auto"/>
                    <w:left w:val="none" w:sz="0" w:space="0" w:color="auto"/>
                    <w:bottom w:val="none" w:sz="0" w:space="0" w:color="auto"/>
                    <w:right w:val="none" w:sz="0" w:space="0" w:color="auto"/>
                  </w:divBdr>
                </w:div>
                <w:div w:id="2014599429">
                  <w:marLeft w:val="640"/>
                  <w:marRight w:val="0"/>
                  <w:marTop w:val="0"/>
                  <w:marBottom w:val="0"/>
                  <w:divBdr>
                    <w:top w:val="none" w:sz="0" w:space="0" w:color="auto"/>
                    <w:left w:val="none" w:sz="0" w:space="0" w:color="auto"/>
                    <w:bottom w:val="none" w:sz="0" w:space="0" w:color="auto"/>
                    <w:right w:val="none" w:sz="0" w:space="0" w:color="auto"/>
                  </w:divBdr>
                </w:div>
                <w:div w:id="2033145648">
                  <w:marLeft w:val="640"/>
                  <w:marRight w:val="0"/>
                  <w:marTop w:val="0"/>
                  <w:marBottom w:val="0"/>
                  <w:divBdr>
                    <w:top w:val="none" w:sz="0" w:space="0" w:color="auto"/>
                    <w:left w:val="none" w:sz="0" w:space="0" w:color="auto"/>
                    <w:bottom w:val="none" w:sz="0" w:space="0" w:color="auto"/>
                    <w:right w:val="none" w:sz="0" w:space="0" w:color="auto"/>
                  </w:divBdr>
                </w:div>
                <w:div w:id="2073502147">
                  <w:marLeft w:val="640"/>
                  <w:marRight w:val="0"/>
                  <w:marTop w:val="0"/>
                  <w:marBottom w:val="0"/>
                  <w:divBdr>
                    <w:top w:val="none" w:sz="0" w:space="0" w:color="auto"/>
                    <w:left w:val="none" w:sz="0" w:space="0" w:color="auto"/>
                    <w:bottom w:val="none" w:sz="0" w:space="0" w:color="auto"/>
                    <w:right w:val="none" w:sz="0" w:space="0" w:color="auto"/>
                  </w:divBdr>
                </w:div>
                <w:div w:id="2135251356">
                  <w:marLeft w:val="640"/>
                  <w:marRight w:val="0"/>
                  <w:marTop w:val="0"/>
                  <w:marBottom w:val="0"/>
                  <w:divBdr>
                    <w:top w:val="none" w:sz="0" w:space="0" w:color="auto"/>
                    <w:left w:val="none" w:sz="0" w:space="0" w:color="auto"/>
                    <w:bottom w:val="none" w:sz="0" w:space="0" w:color="auto"/>
                    <w:right w:val="none" w:sz="0" w:space="0" w:color="auto"/>
                  </w:divBdr>
                </w:div>
              </w:divsChild>
            </w:div>
            <w:div w:id="2035884813">
              <w:marLeft w:val="0"/>
              <w:marRight w:val="0"/>
              <w:marTop w:val="0"/>
              <w:marBottom w:val="0"/>
              <w:divBdr>
                <w:top w:val="none" w:sz="0" w:space="0" w:color="auto"/>
                <w:left w:val="none" w:sz="0" w:space="0" w:color="auto"/>
                <w:bottom w:val="none" w:sz="0" w:space="0" w:color="auto"/>
                <w:right w:val="none" w:sz="0" w:space="0" w:color="auto"/>
              </w:divBdr>
              <w:divsChild>
                <w:div w:id="112602747">
                  <w:marLeft w:val="640"/>
                  <w:marRight w:val="0"/>
                  <w:marTop w:val="0"/>
                  <w:marBottom w:val="0"/>
                  <w:divBdr>
                    <w:top w:val="none" w:sz="0" w:space="0" w:color="auto"/>
                    <w:left w:val="none" w:sz="0" w:space="0" w:color="auto"/>
                    <w:bottom w:val="none" w:sz="0" w:space="0" w:color="auto"/>
                    <w:right w:val="none" w:sz="0" w:space="0" w:color="auto"/>
                  </w:divBdr>
                </w:div>
                <w:div w:id="138962406">
                  <w:marLeft w:val="640"/>
                  <w:marRight w:val="0"/>
                  <w:marTop w:val="0"/>
                  <w:marBottom w:val="0"/>
                  <w:divBdr>
                    <w:top w:val="none" w:sz="0" w:space="0" w:color="auto"/>
                    <w:left w:val="none" w:sz="0" w:space="0" w:color="auto"/>
                    <w:bottom w:val="none" w:sz="0" w:space="0" w:color="auto"/>
                    <w:right w:val="none" w:sz="0" w:space="0" w:color="auto"/>
                  </w:divBdr>
                </w:div>
                <w:div w:id="215749633">
                  <w:marLeft w:val="640"/>
                  <w:marRight w:val="0"/>
                  <w:marTop w:val="0"/>
                  <w:marBottom w:val="0"/>
                  <w:divBdr>
                    <w:top w:val="none" w:sz="0" w:space="0" w:color="auto"/>
                    <w:left w:val="none" w:sz="0" w:space="0" w:color="auto"/>
                    <w:bottom w:val="none" w:sz="0" w:space="0" w:color="auto"/>
                    <w:right w:val="none" w:sz="0" w:space="0" w:color="auto"/>
                  </w:divBdr>
                </w:div>
                <w:div w:id="221061115">
                  <w:marLeft w:val="640"/>
                  <w:marRight w:val="0"/>
                  <w:marTop w:val="0"/>
                  <w:marBottom w:val="0"/>
                  <w:divBdr>
                    <w:top w:val="none" w:sz="0" w:space="0" w:color="auto"/>
                    <w:left w:val="none" w:sz="0" w:space="0" w:color="auto"/>
                    <w:bottom w:val="none" w:sz="0" w:space="0" w:color="auto"/>
                    <w:right w:val="none" w:sz="0" w:space="0" w:color="auto"/>
                  </w:divBdr>
                </w:div>
                <w:div w:id="229267522">
                  <w:marLeft w:val="640"/>
                  <w:marRight w:val="0"/>
                  <w:marTop w:val="0"/>
                  <w:marBottom w:val="0"/>
                  <w:divBdr>
                    <w:top w:val="none" w:sz="0" w:space="0" w:color="auto"/>
                    <w:left w:val="none" w:sz="0" w:space="0" w:color="auto"/>
                    <w:bottom w:val="none" w:sz="0" w:space="0" w:color="auto"/>
                    <w:right w:val="none" w:sz="0" w:space="0" w:color="auto"/>
                  </w:divBdr>
                </w:div>
                <w:div w:id="257715452">
                  <w:marLeft w:val="640"/>
                  <w:marRight w:val="0"/>
                  <w:marTop w:val="0"/>
                  <w:marBottom w:val="0"/>
                  <w:divBdr>
                    <w:top w:val="none" w:sz="0" w:space="0" w:color="auto"/>
                    <w:left w:val="none" w:sz="0" w:space="0" w:color="auto"/>
                    <w:bottom w:val="none" w:sz="0" w:space="0" w:color="auto"/>
                    <w:right w:val="none" w:sz="0" w:space="0" w:color="auto"/>
                  </w:divBdr>
                </w:div>
                <w:div w:id="294334758">
                  <w:marLeft w:val="640"/>
                  <w:marRight w:val="0"/>
                  <w:marTop w:val="0"/>
                  <w:marBottom w:val="0"/>
                  <w:divBdr>
                    <w:top w:val="none" w:sz="0" w:space="0" w:color="auto"/>
                    <w:left w:val="none" w:sz="0" w:space="0" w:color="auto"/>
                    <w:bottom w:val="none" w:sz="0" w:space="0" w:color="auto"/>
                    <w:right w:val="none" w:sz="0" w:space="0" w:color="auto"/>
                  </w:divBdr>
                </w:div>
                <w:div w:id="371197753">
                  <w:marLeft w:val="640"/>
                  <w:marRight w:val="0"/>
                  <w:marTop w:val="0"/>
                  <w:marBottom w:val="0"/>
                  <w:divBdr>
                    <w:top w:val="none" w:sz="0" w:space="0" w:color="auto"/>
                    <w:left w:val="none" w:sz="0" w:space="0" w:color="auto"/>
                    <w:bottom w:val="none" w:sz="0" w:space="0" w:color="auto"/>
                    <w:right w:val="none" w:sz="0" w:space="0" w:color="auto"/>
                  </w:divBdr>
                </w:div>
                <w:div w:id="378287372">
                  <w:marLeft w:val="640"/>
                  <w:marRight w:val="0"/>
                  <w:marTop w:val="0"/>
                  <w:marBottom w:val="0"/>
                  <w:divBdr>
                    <w:top w:val="none" w:sz="0" w:space="0" w:color="auto"/>
                    <w:left w:val="none" w:sz="0" w:space="0" w:color="auto"/>
                    <w:bottom w:val="none" w:sz="0" w:space="0" w:color="auto"/>
                    <w:right w:val="none" w:sz="0" w:space="0" w:color="auto"/>
                  </w:divBdr>
                </w:div>
                <w:div w:id="396169430">
                  <w:marLeft w:val="640"/>
                  <w:marRight w:val="0"/>
                  <w:marTop w:val="0"/>
                  <w:marBottom w:val="0"/>
                  <w:divBdr>
                    <w:top w:val="none" w:sz="0" w:space="0" w:color="auto"/>
                    <w:left w:val="none" w:sz="0" w:space="0" w:color="auto"/>
                    <w:bottom w:val="none" w:sz="0" w:space="0" w:color="auto"/>
                    <w:right w:val="none" w:sz="0" w:space="0" w:color="auto"/>
                  </w:divBdr>
                </w:div>
                <w:div w:id="400560844">
                  <w:marLeft w:val="640"/>
                  <w:marRight w:val="0"/>
                  <w:marTop w:val="0"/>
                  <w:marBottom w:val="0"/>
                  <w:divBdr>
                    <w:top w:val="none" w:sz="0" w:space="0" w:color="auto"/>
                    <w:left w:val="none" w:sz="0" w:space="0" w:color="auto"/>
                    <w:bottom w:val="none" w:sz="0" w:space="0" w:color="auto"/>
                    <w:right w:val="none" w:sz="0" w:space="0" w:color="auto"/>
                  </w:divBdr>
                </w:div>
                <w:div w:id="413748682">
                  <w:marLeft w:val="640"/>
                  <w:marRight w:val="0"/>
                  <w:marTop w:val="0"/>
                  <w:marBottom w:val="0"/>
                  <w:divBdr>
                    <w:top w:val="none" w:sz="0" w:space="0" w:color="auto"/>
                    <w:left w:val="none" w:sz="0" w:space="0" w:color="auto"/>
                    <w:bottom w:val="none" w:sz="0" w:space="0" w:color="auto"/>
                    <w:right w:val="none" w:sz="0" w:space="0" w:color="auto"/>
                  </w:divBdr>
                </w:div>
                <w:div w:id="431172338">
                  <w:marLeft w:val="640"/>
                  <w:marRight w:val="0"/>
                  <w:marTop w:val="0"/>
                  <w:marBottom w:val="0"/>
                  <w:divBdr>
                    <w:top w:val="none" w:sz="0" w:space="0" w:color="auto"/>
                    <w:left w:val="none" w:sz="0" w:space="0" w:color="auto"/>
                    <w:bottom w:val="none" w:sz="0" w:space="0" w:color="auto"/>
                    <w:right w:val="none" w:sz="0" w:space="0" w:color="auto"/>
                  </w:divBdr>
                </w:div>
                <w:div w:id="432480562">
                  <w:marLeft w:val="640"/>
                  <w:marRight w:val="0"/>
                  <w:marTop w:val="0"/>
                  <w:marBottom w:val="0"/>
                  <w:divBdr>
                    <w:top w:val="none" w:sz="0" w:space="0" w:color="auto"/>
                    <w:left w:val="none" w:sz="0" w:space="0" w:color="auto"/>
                    <w:bottom w:val="none" w:sz="0" w:space="0" w:color="auto"/>
                    <w:right w:val="none" w:sz="0" w:space="0" w:color="auto"/>
                  </w:divBdr>
                </w:div>
                <w:div w:id="452209568">
                  <w:marLeft w:val="640"/>
                  <w:marRight w:val="0"/>
                  <w:marTop w:val="0"/>
                  <w:marBottom w:val="0"/>
                  <w:divBdr>
                    <w:top w:val="none" w:sz="0" w:space="0" w:color="auto"/>
                    <w:left w:val="none" w:sz="0" w:space="0" w:color="auto"/>
                    <w:bottom w:val="none" w:sz="0" w:space="0" w:color="auto"/>
                    <w:right w:val="none" w:sz="0" w:space="0" w:color="auto"/>
                  </w:divBdr>
                </w:div>
                <w:div w:id="462624310">
                  <w:marLeft w:val="640"/>
                  <w:marRight w:val="0"/>
                  <w:marTop w:val="0"/>
                  <w:marBottom w:val="0"/>
                  <w:divBdr>
                    <w:top w:val="none" w:sz="0" w:space="0" w:color="auto"/>
                    <w:left w:val="none" w:sz="0" w:space="0" w:color="auto"/>
                    <w:bottom w:val="none" w:sz="0" w:space="0" w:color="auto"/>
                    <w:right w:val="none" w:sz="0" w:space="0" w:color="auto"/>
                  </w:divBdr>
                </w:div>
                <w:div w:id="497382095">
                  <w:marLeft w:val="640"/>
                  <w:marRight w:val="0"/>
                  <w:marTop w:val="0"/>
                  <w:marBottom w:val="0"/>
                  <w:divBdr>
                    <w:top w:val="none" w:sz="0" w:space="0" w:color="auto"/>
                    <w:left w:val="none" w:sz="0" w:space="0" w:color="auto"/>
                    <w:bottom w:val="none" w:sz="0" w:space="0" w:color="auto"/>
                    <w:right w:val="none" w:sz="0" w:space="0" w:color="auto"/>
                  </w:divBdr>
                </w:div>
                <w:div w:id="529806842">
                  <w:marLeft w:val="640"/>
                  <w:marRight w:val="0"/>
                  <w:marTop w:val="0"/>
                  <w:marBottom w:val="0"/>
                  <w:divBdr>
                    <w:top w:val="none" w:sz="0" w:space="0" w:color="auto"/>
                    <w:left w:val="none" w:sz="0" w:space="0" w:color="auto"/>
                    <w:bottom w:val="none" w:sz="0" w:space="0" w:color="auto"/>
                    <w:right w:val="none" w:sz="0" w:space="0" w:color="auto"/>
                  </w:divBdr>
                </w:div>
                <w:div w:id="555043364">
                  <w:marLeft w:val="640"/>
                  <w:marRight w:val="0"/>
                  <w:marTop w:val="0"/>
                  <w:marBottom w:val="0"/>
                  <w:divBdr>
                    <w:top w:val="none" w:sz="0" w:space="0" w:color="auto"/>
                    <w:left w:val="none" w:sz="0" w:space="0" w:color="auto"/>
                    <w:bottom w:val="none" w:sz="0" w:space="0" w:color="auto"/>
                    <w:right w:val="none" w:sz="0" w:space="0" w:color="auto"/>
                  </w:divBdr>
                </w:div>
                <w:div w:id="556667505">
                  <w:marLeft w:val="640"/>
                  <w:marRight w:val="0"/>
                  <w:marTop w:val="0"/>
                  <w:marBottom w:val="0"/>
                  <w:divBdr>
                    <w:top w:val="none" w:sz="0" w:space="0" w:color="auto"/>
                    <w:left w:val="none" w:sz="0" w:space="0" w:color="auto"/>
                    <w:bottom w:val="none" w:sz="0" w:space="0" w:color="auto"/>
                    <w:right w:val="none" w:sz="0" w:space="0" w:color="auto"/>
                  </w:divBdr>
                </w:div>
                <w:div w:id="561447930">
                  <w:marLeft w:val="640"/>
                  <w:marRight w:val="0"/>
                  <w:marTop w:val="0"/>
                  <w:marBottom w:val="0"/>
                  <w:divBdr>
                    <w:top w:val="none" w:sz="0" w:space="0" w:color="auto"/>
                    <w:left w:val="none" w:sz="0" w:space="0" w:color="auto"/>
                    <w:bottom w:val="none" w:sz="0" w:space="0" w:color="auto"/>
                    <w:right w:val="none" w:sz="0" w:space="0" w:color="auto"/>
                  </w:divBdr>
                </w:div>
                <w:div w:id="562179899">
                  <w:marLeft w:val="640"/>
                  <w:marRight w:val="0"/>
                  <w:marTop w:val="0"/>
                  <w:marBottom w:val="0"/>
                  <w:divBdr>
                    <w:top w:val="none" w:sz="0" w:space="0" w:color="auto"/>
                    <w:left w:val="none" w:sz="0" w:space="0" w:color="auto"/>
                    <w:bottom w:val="none" w:sz="0" w:space="0" w:color="auto"/>
                    <w:right w:val="none" w:sz="0" w:space="0" w:color="auto"/>
                  </w:divBdr>
                </w:div>
                <w:div w:id="616571451">
                  <w:marLeft w:val="640"/>
                  <w:marRight w:val="0"/>
                  <w:marTop w:val="0"/>
                  <w:marBottom w:val="0"/>
                  <w:divBdr>
                    <w:top w:val="none" w:sz="0" w:space="0" w:color="auto"/>
                    <w:left w:val="none" w:sz="0" w:space="0" w:color="auto"/>
                    <w:bottom w:val="none" w:sz="0" w:space="0" w:color="auto"/>
                    <w:right w:val="none" w:sz="0" w:space="0" w:color="auto"/>
                  </w:divBdr>
                </w:div>
                <w:div w:id="638999707">
                  <w:marLeft w:val="640"/>
                  <w:marRight w:val="0"/>
                  <w:marTop w:val="0"/>
                  <w:marBottom w:val="0"/>
                  <w:divBdr>
                    <w:top w:val="none" w:sz="0" w:space="0" w:color="auto"/>
                    <w:left w:val="none" w:sz="0" w:space="0" w:color="auto"/>
                    <w:bottom w:val="none" w:sz="0" w:space="0" w:color="auto"/>
                    <w:right w:val="none" w:sz="0" w:space="0" w:color="auto"/>
                  </w:divBdr>
                </w:div>
                <w:div w:id="689180141">
                  <w:marLeft w:val="640"/>
                  <w:marRight w:val="0"/>
                  <w:marTop w:val="0"/>
                  <w:marBottom w:val="0"/>
                  <w:divBdr>
                    <w:top w:val="none" w:sz="0" w:space="0" w:color="auto"/>
                    <w:left w:val="none" w:sz="0" w:space="0" w:color="auto"/>
                    <w:bottom w:val="none" w:sz="0" w:space="0" w:color="auto"/>
                    <w:right w:val="none" w:sz="0" w:space="0" w:color="auto"/>
                  </w:divBdr>
                </w:div>
                <w:div w:id="725374577">
                  <w:marLeft w:val="640"/>
                  <w:marRight w:val="0"/>
                  <w:marTop w:val="0"/>
                  <w:marBottom w:val="0"/>
                  <w:divBdr>
                    <w:top w:val="none" w:sz="0" w:space="0" w:color="auto"/>
                    <w:left w:val="none" w:sz="0" w:space="0" w:color="auto"/>
                    <w:bottom w:val="none" w:sz="0" w:space="0" w:color="auto"/>
                    <w:right w:val="none" w:sz="0" w:space="0" w:color="auto"/>
                  </w:divBdr>
                </w:div>
                <w:div w:id="767896606">
                  <w:marLeft w:val="640"/>
                  <w:marRight w:val="0"/>
                  <w:marTop w:val="0"/>
                  <w:marBottom w:val="0"/>
                  <w:divBdr>
                    <w:top w:val="none" w:sz="0" w:space="0" w:color="auto"/>
                    <w:left w:val="none" w:sz="0" w:space="0" w:color="auto"/>
                    <w:bottom w:val="none" w:sz="0" w:space="0" w:color="auto"/>
                    <w:right w:val="none" w:sz="0" w:space="0" w:color="auto"/>
                  </w:divBdr>
                </w:div>
                <w:div w:id="825560331">
                  <w:marLeft w:val="640"/>
                  <w:marRight w:val="0"/>
                  <w:marTop w:val="0"/>
                  <w:marBottom w:val="0"/>
                  <w:divBdr>
                    <w:top w:val="none" w:sz="0" w:space="0" w:color="auto"/>
                    <w:left w:val="none" w:sz="0" w:space="0" w:color="auto"/>
                    <w:bottom w:val="none" w:sz="0" w:space="0" w:color="auto"/>
                    <w:right w:val="none" w:sz="0" w:space="0" w:color="auto"/>
                  </w:divBdr>
                </w:div>
                <w:div w:id="891696628">
                  <w:marLeft w:val="640"/>
                  <w:marRight w:val="0"/>
                  <w:marTop w:val="0"/>
                  <w:marBottom w:val="0"/>
                  <w:divBdr>
                    <w:top w:val="none" w:sz="0" w:space="0" w:color="auto"/>
                    <w:left w:val="none" w:sz="0" w:space="0" w:color="auto"/>
                    <w:bottom w:val="none" w:sz="0" w:space="0" w:color="auto"/>
                    <w:right w:val="none" w:sz="0" w:space="0" w:color="auto"/>
                  </w:divBdr>
                </w:div>
                <w:div w:id="926812405">
                  <w:marLeft w:val="640"/>
                  <w:marRight w:val="0"/>
                  <w:marTop w:val="0"/>
                  <w:marBottom w:val="0"/>
                  <w:divBdr>
                    <w:top w:val="none" w:sz="0" w:space="0" w:color="auto"/>
                    <w:left w:val="none" w:sz="0" w:space="0" w:color="auto"/>
                    <w:bottom w:val="none" w:sz="0" w:space="0" w:color="auto"/>
                    <w:right w:val="none" w:sz="0" w:space="0" w:color="auto"/>
                  </w:divBdr>
                </w:div>
                <w:div w:id="1004209059">
                  <w:marLeft w:val="640"/>
                  <w:marRight w:val="0"/>
                  <w:marTop w:val="0"/>
                  <w:marBottom w:val="0"/>
                  <w:divBdr>
                    <w:top w:val="none" w:sz="0" w:space="0" w:color="auto"/>
                    <w:left w:val="none" w:sz="0" w:space="0" w:color="auto"/>
                    <w:bottom w:val="none" w:sz="0" w:space="0" w:color="auto"/>
                    <w:right w:val="none" w:sz="0" w:space="0" w:color="auto"/>
                  </w:divBdr>
                </w:div>
                <w:div w:id="1015228287">
                  <w:marLeft w:val="640"/>
                  <w:marRight w:val="0"/>
                  <w:marTop w:val="0"/>
                  <w:marBottom w:val="0"/>
                  <w:divBdr>
                    <w:top w:val="none" w:sz="0" w:space="0" w:color="auto"/>
                    <w:left w:val="none" w:sz="0" w:space="0" w:color="auto"/>
                    <w:bottom w:val="none" w:sz="0" w:space="0" w:color="auto"/>
                    <w:right w:val="none" w:sz="0" w:space="0" w:color="auto"/>
                  </w:divBdr>
                </w:div>
                <w:div w:id="1028332605">
                  <w:marLeft w:val="640"/>
                  <w:marRight w:val="0"/>
                  <w:marTop w:val="0"/>
                  <w:marBottom w:val="0"/>
                  <w:divBdr>
                    <w:top w:val="none" w:sz="0" w:space="0" w:color="auto"/>
                    <w:left w:val="none" w:sz="0" w:space="0" w:color="auto"/>
                    <w:bottom w:val="none" w:sz="0" w:space="0" w:color="auto"/>
                    <w:right w:val="none" w:sz="0" w:space="0" w:color="auto"/>
                  </w:divBdr>
                </w:div>
                <w:div w:id="1140423394">
                  <w:marLeft w:val="640"/>
                  <w:marRight w:val="0"/>
                  <w:marTop w:val="0"/>
                  <w:marBottom w:val="0"/>
                  <w:divBdr>
                    <w:top w:val="none" w:sz="0" w:space="0" w:color="auto"/>
                    <w:left w:val="none" w:sz="0" w:space="0" w:color="auto"/>
                    <w:bottom w:val="none" w:sz="0" w:space="0" w:color="auto"/>
                    <w:right w:val="none" w:sz="0" w:space="0" w:color="auto"/>
                  </w:divBdr>
                </w:div>
                <w:div w:id="1165051280">
                  <w:marLeft w:val="640"/>
                  <w:marRight w:val="0"/>
                  <w:marTop w:val="0"/>
                  <w:marBottom w:val="0"/>
                  <w:divBdr>
                    <w:top w:val="none" w:sz="0" w:space="0" w:color="auto"/>
                    <w:left w:val="none" w:sz="0" w:space="0" w:color="auto"/>
                    <w:bottom w:val="none" w:sz="0" w:space="0" w:color="auto"/>
                    <w:right w:val="none" w:sz="0" w:space="0" w:color="auto"/>
                  </w:divBdr>
                </w:div>
                <w:div w:id="1233349006">
                  <w:marLeft w:val="640"/>
                  <w:marRight w:val="0"/>
                  <w:marTop w:val="0"/>
                  <w:marBottom w:val="0"/>
                  <w:divBdr>
                    <w:top w:val="none" w:sz="0" w:space="0" w:color="auto"/>
                    <w:left w:val="none" w:sz="0" w:space="0" w:color="auto"/>
                    <w:bottom w:val="none" w:sz="0" w:space="0" w:color="auto"/>
                    <w:right w:val="none" w:sz="0" w:space="0" w:color="auto"/>
                  </w:divBdr>
                </w:div>
                <w:div w:id="1253858751">
                  <w:marLeft w:val="640"/>
                  <w:marRight w:val="0"/>
                  <w:marTop w:val="0"/>
                  <w:marBottom w:val="0"/>
                  <w:divBdr>
                    <w:top w:val="none" w:sz="0" w:space="0" w:color="auto"/>
                    <w:left w:val="none" w:sz="0" w:space="0" w:color="auto"/>
                    <w:bottom w:val="none" w:sz="0" w:space="0" w:color="auto"/>
                    <w:right w:val="none" w:sz="0" w:space="0" w:color="auto"/>
                  </w:divBdr>
                </w:div>
                <w:div w:id="1256521753">
                  <w:marLeft w:val="640"/>
                  <w:marRight w:val="0"/>
                  <w:marTop w:val="0"/>
                  <w:marBottom w:val="0"/>
                  <w:divBdr>
                    <w:top w:val="none" w:sz="0" w:space="0" w:color="auto"/>
                    <w:left w:val="none" w:sz="0" w:space="0" w:color="auto"/>
                    <w:bottom w:val="none" w:sz="0" w:space="0" w:color="auto"/>
                    <w:right w:val="none" w:sz="0" w:space="0" w:color="auto"/>
                  </w:divBdr>
                </w:div>
                <w:div w:id="1260723855">
                  <w:marLeft w:val="640"/>
                  <w:marRight w:val="0"/>
                  <w:marTop w:val="0"/>
                  <w:marBottom w:val="0"/>
                  <w:divBdr>
                    <w:top w:val="none" w:sz="0" w:space="0" w:color="auto"/>
                    <w:left w:val="none" w:sz="0" w:space="0" w:color="auto"/>
                    <w:bottom w:val="none" w:sz="0" w:space="0" w:color="auto"/>
                    <w:right w:val="none" w:sz="0" w:space="0" w:color="auto"/>
                  </w:divBdr>
                </w:div>
                <w:div w:id="1308585325">
                  <w:marLeft w:val="640"/>
                  <w:marRight w:val="0"/>
                  <w:marTop w:val="0"/>
                  <w:marBottom w:val="0"/>
                  <w:divBdr>
                    <w:top w:val="none" w:sz="0" w:space="0" w:color="auto"/>
                    <w:left w:val="none" w:sz="0" w:space="0" w:color="auto"/>
                    <w:bottom w:val="none" w:sz="0" w:space="0" w:color="auto"/>
                    <w:right w:val="none" w:sz="0" w:space="0" w:color="auto"/>
                  </w:divBdr>
                </w:div>
                <w:div w:id="1318918684">
                  <w:marLeft w:val="640"/>
                  <w:marRight w:val="0"/>
                  <w:marTop w:val="0"/>
                  <w:marBottom w:val="0"/>
                  <w:divBdr>
                    <w:top w:val="none" w:sz="0" w:space="0" w:color="auto"/>
                    <w:left w:val="none" w:sz="0" w:space="0" w:color="auto"/>
                    <w:bottom w:val="none" w:sz="0" w:space="0" w:color="auto"/>
                    <w:right w:val="none" w:sz="0" w:space="0" w:color="auto"/>
                  </w:divBdr>
                </w:div>
                <w:div w:id="1397775980">
                  <w:marLeft w:val="640"/>
                  <w:marRight w:val="0"/>
                  <w:marTop w:val="0"/>
                  <w:marBottom w:val="0"/>
                  <w:divBdr>
                    <w:top w:val="none" w:sz="0" w:space="0" w:color="auto"/>
                    <w:left w:val="none" w:sz="0" w:space="0" w:color="auto"/>
                    <w:bottom w:val="none" w:sz="0" w:space="0" w:color="auto"/>
                    <w:right w:val="none" w:sz="0" w:space="0" w:color="auto"/>
                  </w:divBdr>
                </w:div>
                <w:div w:id="1428498380">
                  <w:marLeft w:val="640"/>
                  <w:marRight w:val="0"/>
                  <w:marTop w:val="0"/>
                  <w:marBottom w:val="0"/>
                  <w:divBdr>
                    <w:top w:val="none" w:sz="0" w:space="0" w:color="auto"/>
                    <w:left w:val="none" w:sz="0" w:space="0" w:color="auto"/>
                    <w:bottom w:val="none" w:sz="0" w:space="0" w:color="auto"/>
                    <w:right w:val="none" w:sz="0" w:space="0" w:color="auto"/>
                  </w:divBdr>
                </w:div>
                <w:div w:id="1547833575">
                  <w:marLeft w:val="640"/>
                  <w:marRight w:val="0"/>
                  <w:marTop w:val="0"/>
                  <w:marBottom w:val="0"/>
                  <w:divBdr>
                    <w:top w:val="none" w:sz="0" w:space="0" w:color="auto"/>
                    <w:left w:val="none" w:sz="0" w:space="0" w:color="auto"/>
                    <w:bottom w:val="none" w:sz="0" w:space="0" w:color="auto"/>
                    <w:right w:val="none" w:sz="0" w:space="0" w:color="auto"/>
                  </w:divBdr>
                </w:div>
                <w:div w:id="1599101201">
                  <w:marLeft w:val="640"/>
                  <w:marRight w:val="0"/>
                  <w:marTop w:val="0"/>
                  <w:marBottom w:val="0"/>
                  <w:divBdr>
                    <w:top w:val="none" w:sz="0" w:space="0" w:color="auto"/>
                    <w:left w:val="none" w:sz="0" w:space="0" w:color="auto"/>
                    <w:bottom w:val="none" w:sz="0" w:space="0" w:color="auto"/>
                    <w:right w:val="none" w:sz="0" w:space="0" w:color="auto"/>
                  </w:divBdr>
                </w:div>
                <w:div w:id="1620067361">
                  <w:marLeft w:val="640"/>
                  <w:marRight w:val="0"/>
                  <w:marTop w:val="0"/>
                  <w:marBottom w:val="0"/>
                  <w:divBdr>
                    <w:top w:val="none" w:sz="0" w:space="0" w:color="auto"/>
                    <w:left w:val="none" w:sz="0" w:space="0" w:color="auto"/>
                    <w:bottom w:val="none" w:sz="0" w:space="0" w:color="auto"/>
                    <w:right w:val="none" w:sz="0" w:space="0" w:color="auto"/>
                  </w:divBdr>
                </w:div>
                <w:div w:id="1662386849">
                  <w:marLeft w:val="640"/>
                  <w:marRight w:val="0"/>
                  <w:marTop w:val="0"/>
                  <w:marBottom w:val="0"/>
                  <w:divBdr>
                    <w:top w:val="none" w:sz="0" w:space="0" w:color="auto"/>
                    <w:left w:val="none" w:sz="0" w:space="0" w:color="auto"/>
                    <w:bottom w:val="none" w:sz="0" w:space="0" w:color="auto"/>
                    <w:right w:val="none" w:sz="0" w:space="0" w:color="auto"/>
                  </w:divBdr>
                </w:div>
                <w:div w:id="1727684873">
                  <w:marLeft w:val="640"/>
                  <w:marRight w:val="0"/>
                  <w:marTop w:val="0"/>
                  <w:marBottom w:val="0"/>
                  <w:divBdr>
                    <w:top w:val="none" w:sz="0" w:space="0" w:color="auto"/>
                    <w:left w:val="none" w:sz="0" w:space="0" w:color="auto"/>
                    <w:bottom w:val="none" w:sz="0" w:space="0" w:color="auto"/>
                    <w:right w:val="none" w:sz="0" w:space="0" w:color="auto"/>
                  </w:divBdr>
                </w:div>
                <w:div w:id="1736050766">
                  <w:marLeft w:val="640"/>
                  <w:marRight w:val="0"/>
                  <w:marTop w:val="0"/>
                  <w:marBottom w:val="0"/>
                  <w:divBdr>
                    <w:top w:val="none" w:sz="0" w:space="0" w:color="auto"/>
                    <w:left w:val="none" w:sz="0" w:space="0" w:color="auto"/>
                    <w:bottom w:val="none" w:sz="0" w:space="0" w:color="auto"/>
                    <w:right w:val="none" w:sz="0" w:space="0" w:color="auto"/>
                  </w:divBdr>
                </w:div>
                <w:div w:id="1751463660">
                  <w:marLeft w:val="640"/>
                  <w:marRight w:val="0"/>
                  <w:marTop w:val="0"/>
                  <w:marBottom w:val="0"/>
                  <w:divBdr>
                    <w:top w:val="none" w:sz="0" w:space="0" w:color="auto"/>
                    <w:left w:val="none" w:sz="0" w:space="0" w:color="auto"/>
                    <w:bottom w:val="none" w:sz="0" w:space="0" w:color="auto"/>
                    <w:right w:val="none" w:sz="0" w:space="0" w:color="auto"/>
                  </w:divBdr>
                </w:div>
                <w:div w:id="1790971399">
                  <w:marLeft w:val="640"/>
                  <w:marRight w:val="0"/>
                  <w:marTop w:val="0"/>
                  <w:marBottom w:val="0"/>
                  <w:divBdr>
                    <w:top w:val="none" w:sz="0" w:space="0" w:color="auto"/>
                    <w:left w:val="none" w:sz="0" w:space="0" w:color="auto"/>
                    <w:bottom w:val="none" w:sz="0" w:space="0" w:color="auto"/>
                    <w:right w:val="none" w:sz="0" w:space="0" w:color="auto"/>
                  </w:divBdr>
                </w:div>
                <w:div w:id="1793744331">
                  <w:marLeft w:val="640"/>
                  <w:marRight w:val="0"/>
                  <w:marTop w:val="0"/>
                  <w:marBottom w:val="0"/>
                  <w:divBdr>
                    <w:top w:val="none" w:sz="0" w:space="0" w:color="auto"/>
                    <w:left w:val="none" w:sz="0" w:space="0" w:color="auto"/>
                    <w:bottom w:val="none" w:sz="0" w:space="0" w:color="auto"/>
                    <w:right w:val="none" w:sz="0" w:space="0" w:color="auto"/>
                  </w:divBdr>
                </w:div>
                <w:div w:id="1802381553">
                  <w:marLeft w:val="640"/>
                  <w:marRight w:val="0"/>
                  <w:marTop w:val="0"/>
                  <w:marBottom w:val="0"/>
                  <w:divBdr>
                    <w:top w:val="none" w:sz="0" w:space="0" w:color="auto"/>
                    <w:left w:val="none" w:sz="0" w:space="0" w:color="auto"/>
                    <w:bottom w:val="none" w:sz="0" w:space="0" w:color="auto"/>
                    <w:right w:val="none" w:sz="0" w:space="0" w:color="auto"/>
                  </w:divBdr>
                </w:div>
                <w:div w:id="1832938563">
                  <w:marLeft w:val="640"/>
                  <w:marRight w:val="0"/>
                  <w:marTop w:val="0"/>
                  <w:marBottom w:val="0"/>
                  <w:divBdr>
                    <w:top w:val="none" w:sz="0" w:space="0" w:color="auto"/>
                    <w:left w:val="none" w:sz="0" w:space="0" w:color="auto"/>
                    <w:bottom w:val="none" w:sz="0" w:space="0" w:color="auto"/>
                    <w:right w:val="none" w:sz="0" w:space="0" w:color="auto"/>
                  </w:divBdr>
                </w:div>
                <w:div w:id="1849826315">
                  <w:marLeft w:val="640"/>
                  <w:marRight w:val="0"/>
                  <w:marTop w:val="0"/>
                  <w:marBottom w:val="0"/>
                  <w:divBdr>
                    <w:top w:val="none" w:sz="0" w:space="0" w:color="auto"/>
                    <w:left w:val="none" w:sz="0" w:space="0" w:color="auto"/>
                    <w:bottom w:val="none" w:sz="0" w:space="0" w:color="auto"/>
                    <w:right w:val="none" w:sz="0" w:space="0" w:color="auto"/>
                  </w:divBdr>
                </w:div>
                <w:div w:id="1857646249">
                  <w:marLeft w:val="640"/>
                  <w:marRight w:val="0"/>
                  <w:marTop w:val="0"/>
                  <w:marBottom w:val="0"/>
                  <w:divBdr>
                    <w:top w:val="none" w:sz="0" w:space="0" w:color="auto"/>
                    <w:left w:val="none" w:sz="0" w:space="0" w:color="auto"/>
                    <w:bottom w:val="none" w:sz="0" w:space="0" w:color="auto"/>
                    <w:right w:val="none" w:sz="0" w:space="0" w:color="auto"/>
                  </w:divBdr>
                </w:div>
                <w:div w:id="1863201816">
                  <w:marLeft w:val="640"/>
                  <w:marRight w:val="0"/>
                  <w:marTop w:val="0"/>
                  <w:marBottom w:val="0"/>
                  <w:divBdr>
                    <w:top w:val="none" w:sz="0" w:space="0" w:color="auto"/>
                    <w:left w:val="none" w:sz="0" w:space="0" w:color="auto"/>
                    <w:bottom w:val="none" w:sz="0" w:space="0" w:color="auto"/>
                    <w:right w:val="none" w:sz="0" w:space="0" w:color="auto"/>
                  </w:divBdr>
                </w:div>
                <w:div w:id="1866484220">
                  <w:marLeft w:val="640"/>
                  <w:marRight w:val="0"/>
                  <w:marTop w:val="0"/>
                  <w:marBottom w:val="0"/>
                  <w:divBdr>
                    <w:top w:val="none" w:sz="0" w:space="0" w:color="auto"/>
                    <w:left w:val="none" w:sz="0" w:space="0" w:color="auto"/>
                    <w:bottom w:val="none" w:sz="0" w:space="0" w:color="auto"/>
                    <w:right w:val="none" w:sz="0" w:space="0" w:color="auto"/>
                  </w:divBdr>
                </w:div>
                <w:div w:id="1874610464">
                  <w:marLeft w:val="640"/>
                  <w:marRight w:val="0"/>
                  <w:marTop w:val="0"/>
                  <w:marBottom w:val="0"/>
                  <w:divBdr>
                    <w:top w:val="none" w:sz="0" w:space="0" w:color="auto"/>
                    <w:left w:val="none" w:sz="0" w:space="0" w:color="auto"/>
                    <w:bottom w:val="none" w:sz="0" w:space="0" w:color="auto"/>
                    <w:right w:val="none" w:sz="0" w:space="0" w:color="auto"/>
                  </w:divBdr>
                </w:div>
                <w:div w:id="1913000261">
                  <w:marLeft w:val="640"/>
                  <w:marRight w:val="0"/>
                  <w:marTop w:val="0"/>
                  <w:marBottom w:val="0"/>
                  <w:divBdr>
                    <w:top w:val="none" w:sz="0" w:space="0" w:color="auto"/>
                    <w:left w:val="none" w:sz="0" w:space="0" w:color="auto"/>
                    <w:bottom w:val="none" w:sz="0" w:space="0" w:color="auto"/>
                    <w:right w:val="none" w:sz="0" w:space="0" w:color="auto"/>
                  </w:divBdr>
                </w:div>
                <w:div w:id="1923833596">
                  <w:marLeft w:val="640"/>
                  <w:marRight w:val="0"/>
                  <w:marTop w:val="0"/>
                  <w:marBottom w:val="0"/>
                  <w:divBdr>
                    <w:top w:val="none" w:sz="0" w:space="0" w:color="auto"/>
                    <w:left w:val="none" w:sz="0" w:space="0" w:color="auto"/>
                    <w:bottom w:val="none" w:sz="0" w:space="0" w:color="auto"/>
                    <w:right w:val="none" w:sz="0" w:space="0" w:color="auto"/>
                  </w:divBdr>
                </w:div>
                <w:div w:id="1980920707">
                  <w:marLeft w:val="640"/>
                  <w:marRight w:val="0"/>
                  <w:marTop w:val="0"/>
                  <w:marBottom w:val="0"/>
                  <w:divBdr>
                    <w:top w:val="none" w:sz="0" w:space="0" w:color="auto"/>
                    <w:left w:val="none" w:sz="0" w:space="0" w:color="auto"/>
                    <w:bottom w:val="none" w:sz="0" w:space="0" w:color="auto"/>
                    <w:right w:val="none" w:sz="0" w:space="0" w:color="auto"/>
                  </w:divBdr>
                </w:div>
                <w:div w:id="2024281157">
                  <w:marLeft w:val="640"/>
                  <w:marRight w:val="0"/>
                  <w:marTop w:val="0"/>
                  <w:marBottom w:val="0"/>
                  <w:divBdr>
                    <w:top w:val="none" w:sz="0" w:space="0" w:color="auto"/>
                    <w:left w:val="none" w:sz="0" w:space="0" w:color="auto"/>
                    <w:bottom w:val="none" w:sz="0" w:space="0" w:color="auto"/>
                    <w:right w:val="none" w:sz="0" w:space="0" w:color="auto"/>
                  </w:divBdr>
                </w:div>
                <w:div w:id="2063556021">
                  <w:marLeft w:val="640"/>
                  <w:marRight w:val="0"/>
                  <w:marTop w:val="0"/>
                  <w:marBottom w:val="0"/>
                  <w:divBdr>
                    <w:top w:val="none" w:sz="0" w:space="0" w:color="auto"/>
                    <w:left w:val="none" w:sz="0" w:space="0" w:color="auto"/>
                    <w:bottom w:val="none" w:sz="0" w:space="0" w:color="auto"/>
                    <w:right w:val="none" w:sz="0" w:space="0" w:color="auto"/>
                  </w:divBdr>
                </w:div>
              </w:divsChild>
            </w:div>
            <w:div w:id="2074304015">
              <w:marLeft w:val="0"/>
              <w:marRight w:val="0"/>
              <w:marTop w:val="0"/>
              <w:marBottom w:val="0"/>
              <w:divBdr>
                <w:top w:val="none" w:sz="0" w:space="0" w:color="auto"/>
                <w:left w:val="none" w:sz="0" w:space="0" w:color="auto"/>
                <w:bottom w:val="none" w:sz="0" w:space="0" w:color="auto"/>
                <w:right w:val="none" w:sz="0" w:space="0" w:color="auto"/>
              </w:divBdr>
              <w:divsChild>
                <w:div w:id="11690965">
                  <w:marLeft w:val="640"/>
                  <w:marRight w:val="0"/>
                  <w:marTop w:val="0"/>
                  <w:marBottom w:val="0"/>
                  <w:divBdr>
                    <w:top w:val="none" w:sz="0" w:space="0" w:color="auto"/>
                    <w:left w:val="none" w:sz="0" w:space="0" w:color="auto"/>
                    <w:bottom w:val="none" w:sz="0" w:space="0" w:color="auto"/>
                    <w:right w:val="none" w:sz="0" w:space="0" w:color="auto"/>
                  </w:divBdr>
                </w:div>
                <w:div w:id="20935295">
                  <w:marLeft w:val="640"/>
                  <w:marRight w:val="0"/>
                  <w:marTop w:val="0"/>
                  <w:marBottom w:val="0"/>
                  <w:divBdr>
                    <w:top w:val="none" w:sz="0" w:space="0" w:color="auto"/>
                    <w:left w:val="none" w:sz="0" w:space="0" w:color="auto"/>
                    <w:bottom w:val="none" w:sz="0" w:space="0" w:color="auto"/>
                    <w:right w:val="none" w:sz="0" w:space="0" w:color="auto"/>
                  </w:divBdr>
                </w:div>
                <w:div w:id="24409443">
                  <w:marLeft w:val="640"/>
                  <w:marRight w:val="0"/>
                  <w:marTop w:val="0"/>
                  <w:marBottom w:val="0"/>
                  <w:divBdr>
                    <w:top w:val="none" w:sz="0" w:space="0" w:color="auto"/>
                    <w:left w:val="none" w:sz="0" w:space="0" w:color="auto"/>
                    <w:bottom w:val="none" w:sz="0" w:space="0" w:color="auto"/>
                    <w:right w:val="none" w:sz="0" w:space="0" w:color="auto"/>
                  </w:divBdr>
                </w:div>
                <w:div w:id="59908682">
                  <w:marLeft w:val="640"/>
                  <w:marRight w:val="0"/>
                  <w:marTop w:val="0"/>
                  <w:marBottom w:val="0"/>
                  <w:divBdr>
                    <w:top w:val="none" w:sz="0" w:space="0" w:color="auto"/>
                    <w:left w:val="none" w:sz="0" w:space="0" w:color="auto"/>
                    <w:bottom w:val="none" w:sz="0" w:space="0" w:color="auto"/>
                    <w:right w:val="none" w:sz="0" w:space="0" w:color="auto"/>
                  </w:divBdr>
                </w:div>
                <w:div w:id="112217172">
                  <w:marLeft w:val="640"/>
                  <w:marRight w:val="0"/>
                  <w:marTop w:val="0"/>
                  <w:marBottom w:val="0"/>
                  <w:divBdr>
                    <w:top w:val="none" w:sz="0" w:space="0" w:color="auto"/>
                    <w:left w:val="none" w:sz="0" w:space="0" w:color="auto"/>
                    <w:bottom w:val="none" w:sz="0" w:space="0" w:color="auto"/>
                    <w:right w:val="none" w:sz="0" w:space="0" w:color="auto"/>
                  </w:divBdr>
                </w:div>
                <w:div w:id="116065468">
                  <w:marLeft w:val="640"/>
                  <w:marRight w:val="0"/>
                  <w:marTop w:val="0"/>
                  <w:marBottom w:val="0"/>
                  <w:divBdr>
                    <w:top w:val="none" w:sz="0" w:space="0" w:color="auto"/>
                    <w:left w:val="none" w:sz="0" w:space="0" w:color="auto"/>
                    <w:bottom w:val="none" w:sz="0" w:space="0" w:color="auto"/>
                    <w:right w:val="none" w:sz="0" w:space="0" w:color="auto"/>
                  </w:divBdr>
                </w:div>
                <w:div w:id="141121412">
                  <w:marLeft w:val="640"/>
                  <w:marRight w:val="0"/>
                  <w:marTop w:val="0"/>
                  <w:marBottom w:val="0"/>
                  <w:divBdr>
                    <w:top w:val="none" w:sz="0" w:space="0" w:color="auto"/>
                    <w:left w:val="none" w:sz="0" w:space="0" w:color="auto"/>
                    <w:bottom w:val="none" w:sz="0" w:space="0" w:color="auto"/>
                    <w:right w:val="none" w:sz="0" w:space="0" w:color="auto"/>
                  </w:divBdr>
                </w:div>
                <w:div w:id="173155250">
                  <w:marLeft w:val="640"/>
                  <w:marRight w:val="0"/>
                  <w:marTop w:val="0"/>
                  <w:marBottom w:val="0"/>
                  <w:divBdr>
                    <w:top w:val="none" w:sz="0" w:space="0" w:color="auto"/>
                    <w:left w:val="none" w:sz="0" w:space="0" w:color="auto"/>
                    <w:bottom w:val="none" w:sz="0" w:space="0" w:color="auto"/>
                    <w:right w:val="none" w:sz="0" w:space="0" w:color="auto"/>
                  </w:divBdr>
                </w:div>
                <w:div w:id="239876005">
                  <w:marLeft w:val="640"/>
                  <w:marRight w:val="0"/>
                  <w:marTop w:val="0"/>
                  <w:marBottom w:val="0"/>
                  <w:divBdr>
                    <w:top w:val="none" w:sz="0" w:space="0" w:color="auto"/>
                    <w:left w:val="none" w:sz="0" w:space="0" w:color="auto"/>
                    <w:bottom w:val="none" w:sz="0" w:space="0" w:color="auto"/>
                    <w:right w:val="none" w:sz="0" w:space="0" w:color="auto"/>
                  </w:divBdr>
                </w:div>
                <w:div w:id="331758365">
                  <w:marLeft w:val="640"/>
                  <w:marRight w:val="0"/>
                  <w:marTop w:val="0"/>
                  <w:marBottom w:val="0"/>
                  <w:divBdr>
                    <w:top w:val="none" w:sz="0" w:space="0" w:color="auto"/>
                    <w:left w:val="none" w:sz="0" w:space="0" w:color="auto"/>
                    <w:bottom w:val="none" w:sz="0" w:space="0" w:color="auto"/>
                    <w:right w:val="none" w:sz="0" w:space="0" w:color="auto"/>
                  </w:divBdr>
                </w:div>
                <w:div w:id="354306419">
                  <w:marLeft w:val="640"/>
                  <w:marRight w:val="0"/>
                  <w:marTop w:val="0"/>
                  <w:marBottom w:val="0"/>
                  <w:divBdr>
                    <w:top w:val="none" w:sz="0" w:space="0" w:color="auto"/>
                    <w:left w:val="none" w:sz="0" w:space="0" w:color="auto"/>
                    <w:bottom w:val="none" w:sz="0" w:space="0" w:color="auto"/>
                    <w:right w:val="none" w:sz="0" w:space="0" w:color="auto"/>
                  </w:divBdr>
                </w:div>
                <w:div w:id="430398079">
                  <w:marLeft w:val="640"/>
                  <w:marRight w:val="0"/>
                  <w:marTop w:val="0"/>
                  <w:marBottom w:val="0"/>
                  <w:divBdr>
                    <w:top w:val="none" w:sz="0" w:space="0" w:color="auto"/>
                    <w:left w:val="none" w:sz="0" w:space="0" w:color="auto"/>
                    <w:bottom w:val="none" w:sz="0" w:space="0" w:color="auto"/>
                    <w:right w:val="none" w:sz="0" w:space="0" w:color="auto"/>
                  </w:divBdr>
                </w:div>
                <w:div w:id="448279453">
                  <w:marLeft w:val="640"/>
                  <w:marRight w:val="0"/>
                  <w:marTop w:val="0"/>
                  <w:marBottom w:val="0"/>
                  <w:divBdr>
                    <w:top w:val="none" w:sz="0" w:space="0" w:color="auto"/>
                    <w:left w:val="none" w:sz="0" w:space="0" w:color="auto"/>
                    <w:bottom w:val="none" w:sz="0" w:space="0" w:color="auto"/>
                    <w:right w:val="none" w:sz="0" w:space="0" w:color="auto"/>
                  </w:divBdr>
                </w:div>
                <w:div w:id="465393090">
                  <w:marLeft w:val="640"/>
                  <w:marRight w:val="0"/>
                  <w:marTop w:val="0"/>
                  <w:marBottom w:val="0"/>
                  <w:divBdr>
                    <w:top w:val="none" w:sz="0" w:space="0" w:color="auto"/>
                    <w:left w:val="none" w:sz="0" w:space="0" w:color="auto"/>
                    <w:bottom w:val="none" w:sz="0" w:space="0" w:color="auto"/>
                    <w:right w:val="none" w:sz="0" w:space="0" w:color="auto"/>
                  </w:divBdr>
                </w:div>
                <w:div w:id="466627236">
                  <w:marLeft w:val="640"/>
                  <w:marRight w:val="0"/>
                  <w:marTop w:val="0"/>
                  <w:marBottom w:val="0"/>
                  <w:divBdr>
                    <w:top w:val="none" w:sz="0" w:space="0" w:color="auto"/>
                    <w:left w:val="none" w:sz="0" w:space="0" w:color="auto"/>
                    <w:bottom w:val="none" w:sz="0" w:space="0" w:color="auto"/>
                    <w:right w:val="none" w:sz="0" w:space="0" w:color="auto"/>
                  </w:divBdr>
                </w:div>
                <w:div w:id="470251994">
                  <w:marLeft w:val="640"/>
                  <w:marRight w:val="0"/>
                  <w:marTop w:val="0"/>
                  <w:marBottom w:val="0"/>
                  <w:divBdr>
                    <w:top w:val="none" w:sz="0" w:space="0" w:color="auto"/>
                    <w:left w:val="none" w:sz="0" w:space="0" w:color="auto"/>
                    <w:bottom w:val="none" w:sz="0" w:space="0" w:color="auto"/>
                    <w:right w:val="none" w:sz="0" w:space="0" w:color="auto"/>
                  </w:divBdr>
                </w:div>
                <w:div w:id="523982758">
                  <w:marLeft w:val="640"/>
                  <w:marRight w:val="0"/>
                  <w:marTop w:val="0"/>
                  <w:marBottom w:val="0"/>
                  <w:divBdr>
                    <w:top w:val="none" w:sz="0" w:space="0" w:color="auto"/>
                    <w:left w:val="none" w:sz="0" w:space="0" w:color="auto"/>
                    <w:bottom w:val="none" w:sz="0" w:space="0" w:color="auto"/>
                    <w:right w:val="none" w:sz="0" w:space="0" w:color="auto"/>
                  </w:divBdr>
                </w:div>
                <w:div w:id="525600551">
                  <w:marLeft w:val="640"/>
                  <w:marRight w:val="0"/>
                  <w:marTop w:val="0"/>
                  <w:marBottom w:val="0"/>
                  <w:divBdr>
                    <w:top w:val="none" w:sz="0" w:space="0" w:color="auto"/>
                    <w:left w:val="none" w:sz="0" w:space="0" w:color="auto"/>
                    <w:bottom w:val="none" w:sz="0" w:space="0" w:color="auto"/>
                    <w:right w:val="none" w:sz="0" w:space="0" w:color="auto"/>
                  </w:divBdr>
                </w:div>
                <w:div w:id="527842397">
                  <w:marLeft w:val="640"/>
                  <w:marRight w:val="0"/>
                  <w:marTop w:val="0"/>
                  <w:marBottom w:val="0"/>
                  <w:divBdr>
                    <w:top w:val="none" w:sz="0" w:space="0" w:color="auto"/>
                    <w:left w:val="none" w:sz="0" w:space="0" w:color="auto"/>
                    <w:bottom w:val="none" w:sz="0" w:space="0" w:color="auto"/>
                    <w:right w:val="none" w:sz="0" w:space="0" w:color="auto"/>
                  </w:divBdr>
                </w:div>
                <w:div w:id="548415712">
                  <w:marLeft w:val="640"/>
                  <w:marRight w:val="0"/>
                  <w:marTop w:val="0"/>
                  <w:marBottom w:val="0"/>
                  <w:divBdr>
                    <w:top w:val="none" w:sz="0" w:space="0" w:color="auto"/>
                    <w:left w:val="none" w:sz="0" w:space="0" w:color="auto"/>
                    <w:bottom w:val="none" w:sz="0" w:space="0" w:color="auto"/>
                    <w:right w:val="none" w:sz="0" w:space="0" w:color="auto"/>
                  </w:divBdr>
                </w:div>
                <w:div w:id="651645373">
                  <w:marLeft w:val="640"/>
                  <w:marRight w:val="0"/>
                  <w:marTop w:val="0"/>
                  <w:marBottom w:val="0"/>
                  <w:divBdr>
                    <w:top w:val="none" w:sz="0" w:space="0" w:color="auto"/>
                    <w:left w:val="none" w:sz="0" w:space="0" w:color="auto"/>
                    <w:bottom w:val="none" w:sz="0" w:space="0" w:color="auto"/>
                    <w:right w:val="none" w:sz="0" w:space="0" w:color="auto"/>
                  </w:divBdr>
                </w:div>
                <w:div w:id="676152631">
                  <w:marLeft w:val="640"/>
                  <w:marRight w:val="0"/>
                  <w:marTop w:val="0"/>
                  <w:marBottom w:val="0"/>
                  <w:divBdr>
                    <w:top w:val="none" w:sz="0" w:space="0" w:color="auto"/>
                    <w:left w:val="none" w:sz="0" w:space="0" w:color="auto"/>
                    <w:bottom w:val="none" w:sz="0" w:space="0" w:color="auto"/>
                    <w:right w:val="none" w:sz="0" w:space="0" w:color="auto"/>
                  </w:divBdr>
                </w:div>
                <w:div w:id="726030135">
                  <w:marLeft w:val="640"/>
                  <w:marRight w:val="0"/>
                  <w:marTop w:val="0"/>
                  <w:marBottom w:val="0"/>
                  <w:divBdr>
                    <w:top w:val="none" w:sz="0" w:space="0" w:color="auto"/>
                    <w:left w:val="none" w:sz="0" w:space="0" w:color="auto"/>
                    <w:bottom w:val="none" w:sz="0" w:space="0" w:color="auto"/>
                    <w:right w:val="none" w:sz="0" w:space="0" w:color="auto"/>
                  </w:divBdr>
                </w:div>
                <w:div w:id="728457137">
                  <w:marLeft w:val="640"/>
                  <w:marRight w:val="0"/>
                  <w:marTop w:val="0"/>
                  <w:marBottom w:val="0"/>
                  <w:divBdr>
                    <w:top w:val="none" w:sz="0" w:space="0" w:color="auto"/>
                    <w:left w:val="none" w:sz="0" w:space="0" w:color="auto"/>
                    <w:bottom w:val="none" w:sz="0" w:space="0" w:color="auto"/>
                    <w:right w:val="none" w:sz="0" w:space="0" w:color="auto"/>
                  </w:divBdr>
                </w:div>
                <w:div w:id="776027525">
                  <w:marLeft w:val="640"/>
                  <w:marRight w:val="0"/>
                  <w:marTop w:val="0"/>
                  <w:marBottom w:val="0"/>
                  <w:divBdr>
                    <w:top w:val="none" w:sz="0" w:space="0" w:color="auto"/>
                    <w:left w:val="none" w:sz="0" w:space="0" w:color="auto"/>
                    <w:bottom w:val="none" w:sz="0" w:space="0" w:color="auto"/>
                    <w:right w:val="none" w:sz="0" w:space="0" w:color="auto"/>
                  </w:divBdr>
                </w:div>
                <w:div w:id="837158489">
                  <w:marLeft w:val="640"/>
                  <w:marRight w:val="0"/>
                  <w:marTop w:val="0"/>
                  <w:marBottom w:val="0"/>
                  <w:divBdr>
                    <w:top w:val="none" w:sz="0" w:space="0" w:color="auto"/>
                    <w:left w:val="none" w:sz="0" w:space="0" w:color="auto"/>
                    <w:bottom w:val="none" w:sz="0" w:space="0" w:color="auto"/>
                    <w:right w:val="none" w:sz="0" w:space="0" w:color="auto"/>
                  </w:divBdr>
                </w:div>
                <w:div w:id="863175086">
                  <w:marLeft w:val="640"/>
                  <w:marRight w:val="0"/>
                  <w:marTop w:val="0"/>
                  <w:marBottom w:val="0"/>
                  <w:divBdr>
                    <w:top w:val="none" w:sz="0" w:space="0" w:color="auto"/>
                    <w:left w:val="none" w:sz="0" w:space="0" w:color="auto"/>
                    <w:bottom w:val="none" w:sz="0" w:space="0" w:color="auto"/>
                    <w:right w:val="none" w:sz="0" w:space="0" w:color="auto"/>
                  </w:divBdr>
                </w:div>
                <w:div w:id="900487360">
                  <w:marLeft w:val="640"/>
                  <w:marRight w:val="0"/>
                  <w:marTop w:val="0"/>
                  <w:marBottom w:val="0"/>
                  <w:divBdr>
                    <w:top w:val="none" w:sz="0" w:space="0" w:color="auto"/>
                    <w:left w:val="none" w:sz="0" w:space="0" w:color="auto"/>
                    <w:bottom w:val="none" w:sz="0" w:space="0" w:color="auto"/>
                    <w:right w:val="none" w:sz="0" w:space="0" w:color="auto"/>
                  </w:divBdr>
                </w:div>
                <w:div w:id="951211687">
                  <w:marLeft w:val="640"/>
                  <w:marRight w:val="0"/>
                  <w:marTop w:val="0"/>
                  <w:marBottom w:val="0"/>
                  <w:divBdr>
                    <w:top w:val="none" w:sz="0" w:space="0" w:color="auto"/>
                    <w:left w:val="none" w:sz="0" w:space="0" w:color="auto"/>
                    <w:bottom w:val="none" w:sz="0" w:space="0" w:color="auto"/>
                    <w:right w:val="none" w:sz="0" w:space="0" w:color="auto"/>
                  </w:divBdr>
                </w:div>
                <w:div w:id="964123680">
                  <w:marLeft w:val="640"/>
                  <w:marRight w:val="0"/>
                  <w:marTop w:val="0"/>
                  <w:marBottom w:val="0"/>
                  <w:divBdr>
                    <w:top w:val="none" w:sz="0" w:space="0" w:color="auto"/>
                    <w:left w:val="none" w:sz="0" w:space="0" w:color="auto"/>
                    <w:bottom w:val="none" w:sz="0" w:space="0" w:color="auto"/>
                    <w:right w:val="none" w:sz="0" w:space="0" w:color="auto"/>
                  </w:divBdr>
                </w:div>
                <w:div w:id="965701955">
                  <w:marLeft w:val="640"/>
                  <w:marRight w:val="0"/>
                  <w:marTop w:val="0"/>
                  <w:marBottom w:val="0"/>
                  <w:divBdr>
                    <w:top w:val="none" w:sz="0" w:space="0" w:color="auto"/>
                    <w:left w:val="none" w:sz="0" w:space="0" w:color="auto"/>
                    <w:bottom w:val="none" w:sz="0" w:space="0" w:color="auto"/>
                    <w:right w:val="none" w:sz="0" w:space="0" w:color="auto"/>
                  </w:divBdr>
                </w:div>
                <w:div w:id="988168087">
                  <w:marLeft w:val="640"/>
                  <w:marRight w:val="0"/>
                  <w:marTop w:val="0"/>
                  <w:marBottom w:val="0"/>
                  <w:divBdr>
                    <w:top w:val="none" w:sz="0" w:space="0" w:color="auto"/>
                    <w:left w:val="none" w:sz="0" w:space="0" w:color="auto"/>
                    <w:bottom w:val="none" w:sz="0" w:space="0" w:color="auto"/>
                    <w:right w:val="none" w:sz="0" w:space="0" w:color="auto"/>
                  </w:divBdr>
                </w:div>
                <w:div w:id="1116489054">
                  <w:marLeft w:val="640"/>
                  <w:marRight w:val="0"/>
                  <w:marTop w:val="0"/>
                  <w:marBottom w:val="0"/>
                  <w:divBdr>
                    <w:top w:val="none" w:sz="0" w:space="0" w:color="auto"/>
                    <w:left w:val="none" w:sz="0" w:space="0" w:color="auto"/>
                    <w:bottom w:val="none" w:sz="0" w:space="0" w:color="auto"/>
                    <w:right w:val="none" w:sz="0" w:space="0" w:color="auto"/>
                  </w:divBdr>
                </w:div>
                <w:div w:id="1173716316">
                  <w:marLeft w:val="640"/>
                  <w:marRight w:val="0"/>
                  <w:marTop w:val="0"/>
                  <w:marBottom w:val="0"/>
                  <w:divBdr>
                    <w:top w:val="none" w:sz="0" w:space="0" w:color="auto"/>
                    <w:left w:val="none" w:sz="0" w:space="0" w:color="auto"/>
                    <w:bottom w:val="none" w:sz="0" w:space="0" w:color="auto"/>
                    <w:right w:val="none" w:sz="0" w:space="0" w:color="auto"/>
                  </w:divBdr>
                </w:div>
                <w:div w:id="1192106755">
                  <w:marLeft w:val="640"/>
                  <w:marRight w:val="0"/>
                  <w:marTop w:val="0"/>
                  <w:marBottom w:val="0"/>
                  <w:divBdr>
                    <w:top w:val="none" w:sz="0" w:space="0" w:color="auto"/>
                    <w:left w:val="none" w:sz="0" w:space="0" w:color="auto"/>
                    <w:bottom w:val="none" w:sz="0" w:space="0" w:color="auto"/>
                    <w:right w:val="none" w:sz="0" w:space="0" w:color="auto"/>
                  </w:divBdr>
                </w:div>
                <w:div w:id="1212771139">
                  <w:marLeft w:val="640"/>
                  <w:marRight w:val="0"/>
                  <w:marTop w:val="0"/>
                  <w:marBottom w:val="0"/>
                  <w:divBdr>
                    <w:top w:val="none" w:sz="0" w:space="0" w:color="auto"/>
                    <w:left w:val="none" w:sz="0" w:space="0" w:color="auto"/>
                    <w:bottom w:val="none" w:sz="0" w:space="0" w:color="auto"/>
                    <w:right w:val="none" w:sz="0" w:space="0" w:color="auto"/>
                  </w:divBdr>
                </w:div>
                <w:div w:id="1235244010">
                  <w:marLeft w:val="640"/>
                  <w:marRight w:val="0"/>
                  <w:marTop w:val="0"/>
                  <w:marBottom w:val="0"/>
                  <w:divBdr>
                    <w:top w:val="none" w:sz="0" w:space="0" w:color="auto"/>
                    <w:left w:val="none" w:sz="0" w:space="0" w:color="auto"/>
                    <w:bottom w:val="none" w:sz="0" w:space="0" w:color="auto"/>
                    <w:right w:val="none" w:sz="0" w:space="0" w:color="auto"/>
                  </w:divBdr>
                </w:div>
                <w:div w:id="1245797814">
                  <w:marLeft w:val="640"/>
                  <w:marRight w:val="0"/>
                  <w:marTop w:val="0"/>
                  <w:marBottom w:val="0"/>
                  <w:divBdr>
                    <w:top w:val="none" w:sz="0" w:space="0" w:color="auto"/>
                    <w:left w:val="none" w:sz="0" w:space="0" w:color="auto"/>
                    <w:bottom w:val="none" w:sz="0" w:space="0" w:color="auto"/>
                    <w:right w:val="none" w:sz="0" w:space="0" w:color="auto"/>
                  </w:divBdr>
                </w:div>
                <w:div w:id="1325859628">
                  <w:marLeft w:val="640"/>
                  <w:marRight w:val="0"/>
                  <w:marTop w:val="0"/>
                  <w:marBottom w:val="0"/>
                  <w:divBdr>
                    <w:top w:val="none" w:sz="0" w:space="0" w:color="auto"/>
                    <w:left w:val="none" w:sz="0" w:space="0" w:color="auto"/>
                    <w:bottom w:val="none" w:sz="0" w:space="0" w:color="auto"/>
                    <w:right w:val="none" w:sz="0" w:space="0" w:color="auto"/>
                  </w:divBdr>
                </w:div>
                <w:div w:id="1444761575">
                  <w:marLeft w:val="640"/>
                  <w:marRight w:val="0"/>
                  <w:marTop w:val="0"/>
                  <w:marBottom w:val="0"/>
                  <w:divBdr>
                    <w:top w:val="none" w:sz="0" w:space="0" w:color="auto"/>
                    <w:left w:val="none" w:sz="0" w:space="0" w:color="auto"/>
                    <w:bottom w:val="none" w:sz="0" w:space="0" w:color="auto"/>
                    <w:right w:val="none" w:sz="0" w:space="0" w:color="auto"/>
                  </w:divBdr>
                </w:div>
                <w:div w:id="1506435837">
                  <w:marLeft w:val="640"/>
                  <w:marRight w:val="0"/>
                  <w:marTop w:val="0"/>
                  <w:marBottom w:val="0"/>
                  <w:divBdr>
                    <w:top w:val="none" w:sz="0" w:space="0" w:color="auto"/>
                    <w:left w:val="none" w:sz="0" w:space="0" w:color="auto"/>
                    <w:bottom w:val="none" w:sz="0" w:space="0" w:color="auto"/>
                    <w:right w:val="none" w:sz="0" w:space="0" w:color="auto"/>
                  </w:divBdr>
                </w:div>
                <w:div w:id="1510488434">
                  <w:marLeft w:val="640"/>
                  <w:marRight w:val="0"/>
                  <w:marTop w:val="0"/>
                  <w:marBottom w:val="0"/>
                  <w:divBdr>
                    <w:top w:val="none" w:sz="0" w:space="0" w:color="auto"/>
                    <w:left w:val="none" w:sz="0" w:space="0" w:color="auto"/>
                    <w:bottom w:val="none" w:sz="0" w:space="0" w:color="auto"/>
                    <w:right w:val="none" w:sz="0" w:space="0" w:color="auto"/>
                  </w:divBdr>
                </w:div>
                <w:div w:id="1571695559">
                  <w:marLeft w:val="640"/>
                  <w:marRight w:val="0"/>
                  <w:marTop w:val="0"/>
                  <w:marBottom w:val="0"/>
                  <w:divBdr>
                    <w:top w:val="none" w:sz="0" w:space="0" w:color="auto"/>
                    <w:left w:val="none" w:sz="0" w:space="0" w:color="auto"/>
                    <w:bottom w:val="none" w:sz="0" w:space="0" w:color="auto"/>
                    <w:right w:val="none" w:sz="0" w:space="0" w:color="auto"/>
                  </w:divBdr>
                </w:div>
                <w:div w:id="1640112717">
                  <w:marLeft w:val="640"/>
                  <w:marRight w:val="0"/>
                  <w:marTop w:val="0"/>
                  <w:marBottom w:val="0"/>
                  <w:divBdr>
                    <w:top w:val="none" w:sz="0" w:space="0" w:color="auto"/>
                    <w:left w:val="none" w:sz="0" w:space="0" w:color="auto"/>
                    <w:bottom w:val="none" w:sz="0" w:space="0" w:color="auto"/>
                    <w:right w:val="none" w:sz="0" w:space="0" w:color="auto"/>
                  </w:divBdr>
                </w:div>
                <w:div w:id="1656912813">
                  <w:marLeft w:val="640"/>
                  <w:marRight w:val="0"/>
                  <w:marTop w:val="0"/>
                  <w:marBottom w:val="0"/>
                  <w:divBdr>
                    <w:top w:val="none" w:sz="0" w:space="0" w:color="auto"/>
                    <w:left w:val="none" w:sz="0" w:space="0" w:color="auto"/>
                    <w:bottom w:val="none" w:sz="0" w:space="0" w:color="auto"/>
                    <w:right w:val="none" w:sz="0" w:space="0" w:color="auto"/>
                  </w:divBdr>
                </w:div>
                <w:div w:id="1663242849">
                  <w:marLeft w:val="640"/>
                  <w:marRight w:val="0"/>
                  <w:marTop w:val="0"/>
                  <w:marBottom w:val="0"/>
                  <w:divBdr>
                    <w:top w:val="none" w:sz="0" w:space="0" w:color="auto"/>
                    <w:left w:val="none" w:sz="0" w:space="0" w:color="auto"/>
                    <w:bottom w:val="none" w:sz="0" w:space="0" w:color="auto"/>
                    <w:right w:val="none" w:sz="0" w:space="0" w:color="auto"/>
                  </w:divBdr>
                </w:div>
                <w:div w:id="1670057112">
                  <w:marLeft w:val="640"/>
                  <w:marRight w:val="0"/>
                  <w:marTop w:val="0"/>
                  <w:marBottom w:val="0"/>
                  <w:divBdr>
                    <w:top w:val="none" w:sz="0" w:space="0" w:color="auto"/>
                    <w:left w:val="none" w:sz="0" w:space="0" w:color="auto"/>
                    <w:bottom w:val="none" w:sz="0" w:space="0" w:color="auto"/>
                    <w:right w:val="none" w:sz="0" w:space="0" w:color="auto"/>
                  </w:divBdr>
                </w:div>
                <w:div w:id="1677882175">
                  <w:marLeft w:val="640"/>
                  <w:marRight w:val="0"/>
                  <w:marTop w:val="0"/>
                  <w:marBottom w:val="0"/>
                  <w:divBdr>
                    <w:top w:val="none" w:sz="0" w:space="0" w:color="auto"/>
                    <w:left w:val="none" w:sz="0" w:space="0" w:color="auto"/>
                    <w:bottom w:val="none" w:sz="0" w:space="0" w:color="auto"/>
                    <w:right w:val="none" w:sz="0" w:space="0" w:color="auto"/>
                  </w:divBdr>
                </w:div>
                <w:div w:id="1686905880">
                  <w:marLeft w:val="640"/>
                  <w:marRight w:val="0"/>
                  <w:marTop w:val="0"/>
                  <w:marBottom w:val="0"/>
                  <w:divBdr>
                    <w:top w:val="none" w:sz="0" w:space="0" w:color="auto"/>
                    <w:left w:val="none" w:sz="0" w:space="0" w:color="auto"/>
                    <w:bottom w:val="none" w:sz="0" w:space="0" w:color="auto"/>
                    <w:right w:val="none" w:sz="0" w:space="0" w:color="auto"/>
                  </w:divBdr>
                </w:div>
                <w:div w:id="1752464778">
                  <w:marLeft w:val="640"/>
                  <w:marRight w:val="0"/>
                  <w:marTop w:val="0"/>
                  <w:marBottom w:val="0"/>
                  <w:divBdr>
                    <w:top w:val="none" w:sz="0" w:space="0" w:color="auto"/>
                    <w:left w:val="none" w:sz="0" w:space="0" w:color="auto"/>
                    <w:bottom w:val="none" w:sz="0" w:space="0" w:color="auto"/>
                    <w:right w:val="none" w:sz="0" w:space="0" w:color="auto"/>
                  </w:divBdr>
                </w:div>
                <w:div w:id="1758021295">
                  <w:marLeft w:val="640"/>
                  <w:marRight w:val="0"/>
                  <w:marTop w:val="0"/>
                  <w:marBottom w:val="0"/>
                  <w:divBdr>
                    <w:top w:val="none" w:sz="0" w:space="0" w:color="auto"/>
                    <w:left w:val="none" w:sz="0" w:space="0" w:color="auto"/>
                    <w:bottom w:val="none" w:sz="0" w:space="0" w:color="auto"/>
                    <w:right w:val="none" w:sz="0" w:space="0" w:color="auto"/>
                  </w:divBdr>
                </w:div>
                <w:div w:id="1785421501">
                  <w:marLeft w:val="640"/>
                  <w:marRight w:val="0"/>
                  <w:marTop w:val="0"/>
                  <w:marBottom w:val="0"/>
                  <w:divBdr>
                    <w:top w:val="none" w:sz="0" w:space="0" w:color="auto"/>
                    <w:left w:val="none" w:sz="0" w:space="0" w:color="auto"/>
                    <w:bottom w:val="none" w:sz="0" w:space="0" w:color="auto"/>
                    <w:right w:val="none" w:sz="0" w:space="0" w:color="auto"/>
                  </w:divBdr>
                </w:div>
                <w:div w:id="1795711504">
                  <w:marLeft w:val="640"/>
                  <w:marRight w:val="0"/>
                  <w:marTop w:val="0"/>
                  <w:marBottom w:val="0"/>
                  <w:divBdr>
                    <w:top w:val="none" w:sz="0" w:space="0" w:color="auto"/>
                    <w:left w:val="none" w:sz="0" w:space="0" w:color="auto"/>
                    <w:bottom w:val="none" w:sz="0" w:space="0" w:color="auto"/>
                    <w:right w:val="none" w:sz="0" w:space="0" w:color="auto"/>
                  </w:divBdr>
                </w:div>
                <w:div w:id="1819300533">
                  <w:marLeft w:val="640"/>
                  <w:marRight w:val="0"/>
                  <w:marTop w:val="0"/>
                  <w:marBottom w:val="0"/>
                  <w:divBdr>
                    <w:top w:val="none" w:sz="0" w:space="0" w:color="auto"/>
                    <w:left w:val="none" w:sz="0" w:space="0" w:color="auto"/>
                    <w:bottom w:val="none" w:sz="0" w:space="0" w:color="auto"/>
                    <w:right w:val="none" w:sz="0" w:space="0" w:color="auto"/>
                  </w:divBdr>
                </w:div>
                <w:div w:id="1847554047">
                  <w:marLeft w:val="640"/>
                  <w:marRight w:val="0"/>
                  <w:marTop w:val="0"/>
                  <w:marBottom w:val="0"/>
                  <w:divBdr>
                    <w:top w:val="none" w:sz="0" w:space="0" w:color="auto"/>
                    <w:left w:val="none" w:sz="0" w:space="0" w:color="auto"/>
                    <w:bottom w:val="none" w:sz="0" w:space="0" w:color="auto"/>
                    <w:right w:val="none" w:sz="0" w:space="0" w:color="auto"/>
                  </w:divBdr>
                </w:div>
                <w:div w:id="1870801028">
                  <w:marLeft w:val="640"/>
                  <w:marRight w:val="0"/>
                  <w:marTop w:val="0"/>
                  <w:marBottom w:val="0"/>
                  <w:divBdr>
                    <w:top w:val="none" w:sz="0" w:space="0" w:color="auto"/>
                    <w:left w:val="none" w:sz="0" w:space="0" w:color="auto"/>
                    <w:bottom w:val="none" w:sz="0" w:space="0" w:color="auto"/>
                    <w:right w:val="none" w:sz="0" w:space="0" w:color="auto"/>
                  </w:divBdr>
                </w:div>
                <w:div w:id="1944918113">
                  <w:marLeft w:val="640"/>
                  <w:marRight w:val="0"/>
                  <w:marTop w:val="0"/>
                  <w:marBottom w:val="0"/>
                  <w:divBdr>
                    <w:top w:val="none" w:sz="0" w:space="0" w:color="auto"/>
                    <w:left w:val="none" w:sz="0" w:space="0" w:color="auto"/>
                    <w:bottom w:val="none" w:sz="0" w:space="0" w:color="auto"/>
                    <w:right w:val="none" w:sz="0" w:space="0" w:color="auto"/>
                  </w:divBdr>
                </w:div>
                <w:div w:id="1948779189">
                  <w:marLeft w:val="640"/>
                  <w:marRight w:val="0"/>
                  <w:marTop w:val="0"/>
                  <w:marBottom w:val="0"/>
                  <w:divBdr>
                    <w:top w:val="none" w:sz="0" w:space="0" w:color="auto"/>
                    <w:left w:val="none" w:sz="0" w:space="0" w:color="auto"/>
                    <w:bottom w:val="none" w:sz="0" w:space="0" w:color="auto"/>
                    <w:right w:val="none" w:sz="0" w:space="0" w:color="auto"/>
                  </w:divBdr>
                </w:div>
                <w:div w:id="2068990119">
                  <w:marLeft w:val="640"/>
                  <w:marRight w:val="0"/>
                  <w:marTop w:val="0"/>
                  <w:marBottom w:val="0"/>
                  <w:divBdr>
                    <w:top w:val="none" w:sz="0" w:space="0" w:color="auto"/>
                    <w:left w:val="none" w:sz="0" w:space="0" w:color="auto"/>
                    <w:bottom w:val="none" w:sz="0" w:space="0" w:color="auto"/>
                    <w:right w:val="none" w:sz="0" w:space="0" w:color="auto"/>
                  </w:divBdr>
                </w:div>
                <w:div w:id="2076007056">
                  <w:marLeft w:val="640"/>
                  <w:marRight w:val="0"/>
                  <w:marTop w:val="0"/>
                  <w:marBottom w:val="0"/>
                  <w:divBdr>
                    <w:top w:val="none" w:sz="0" w:space="0" w:color="auto"/>
                    <w:left w:val="none" w:sz="0" w:space="0" w:color="auto"/>
                    <w:bottom w:val="none" w:sz="0" w:space="0" w:color="auto"/>
                    <w:right w:val="none" w:sz="0" w:space="0" w:color="auto"/>
                  </w:divBdr>
                </w:div>
                <w:div w:id="2084528804">
                  <w:marLeft w:val="640"/>
                  <w:marRight w:val="0"/>
                  <w:marTop w:val="0"/>
                  <w:marBottom w:val="0"/>
                  <w:divBdr>
                    <w:top w:val="none" w:sz="0" w:space="0" w:color="auto"/>
                    <w:left w:val="none" w:sz="0" w:space="0" w:color="auto"/>
                    <w:bottom w:val="none" w:sz="0" w:space="0" w:color="auto"/>
                    <w:right w:val="none" w:sz="0" w:space="0" w:color="auto"/>
                  </w:divBdr>
                </w:div>
              </w:divsChild>
            </w:div>
            <w:div w:id="2082869949">
              <w:marLeft w:val="0"/>
              <w:marRight w:val="0"/>
              <w:marTop w:val="0"/>
              <w:marBottom w:val="0"/>
              <w:divBdr>
                <w:top w:val="none" w:sz="0" w:space="0" w:color="auto"/>
                <w:left w:val="none" w:sz="0" w:space="0" w:color="auto"/>
                <w:bottom w:val="none" w:sz="0" w:space="0" w:color="auto"/>
                <w:right w:val="none" w:sz="0" w:space="0" w:color="auto"/>
              </w:divBdr>
              <w:divsChild>
                <w:div w:id="73556062">
                  <w:marLeft w:val="640"/>
                  <w:marRight w:val="0"/>
                  <w:marTop w:val="0"/>
                  <w:marBottom w:val="0"/>
                  <w:divBdr>
                    <w:top w:val="none" w:sz="0" w:space="0" w:color="auto"/>
                    <w:left w:val="none" w:sz="0" w:space="0" w:color="auto"/>
                    <w:bottom w:val="none" w:sz="0" w:space="0" w:color="auto"/>
                    <w:right w:val="none" w:sz="0" w:space="0" w:color="auto"/>
                  </w:divBdr>
                </w:div>
                <w:div w:id="109402333">
                  <w:marLeft w:val="640"/>
                  <w:marRight w:val="0"/>
                  <w:marTop w:val="0"/>
                  <w:marBottom w:val="0"/>
                  <w:divBdr>
                    <w:top w:val="none" w:sz="0" w:space="0" w:color="auto"/>
                    <w:left w:val="none" w:sz="0" w:space="0" w:color="auto"/>
                    <w:bottom w:val="none" w:sz="0" w:space="0" w:color="auto"/>
                    <w:right w:val="none" w:sz="0" w:space="0" w:color="auto"/>
                  </w:divBdr>
                </w:div>
                <w:div w:id="197549404">
                  <w:marLeft w:val="640"/>
                  <w:marRight w:val="0"/>
                  <w:marTop w:val="0"/>
                  <w:marBottom w:val="0"/>
                  <w:divBdr>
                    <w:top w:val="none" w:sz="0" w:space="0" w:color="auto"/>
                    <w:left w:val="none" w:sz="0" w:space="0" w:color="auto"/>
                    <w:bottom w:val="none" w:sz="0" w:space="0" w:color="auto"/>
                    <w:right w:val="none" w:sz="0" w:space="0" w:color="auto"/>
                  </w:divBdr>
                </w:div>
                <w:div w:id="328755728">
                  <w:marLeft w:val="640"/>
                  <w:marRight w:val="0"/>
                  <w:marTop w:val="0"/>
                  <w:marBottom w:val="0"/>
                  <w:divBdr>
                    <w:top w:val="none" w:sz="0" w:space="0" w:color="auto"/>
                    <w:left w:val="none" w:sz="0" w:space="0" w:color="auto"/>
                    <w:bottom w:val="none" w:sz="0" w:space="0" w:color="auto"/>
                    <w:right w:val="none" w:sz="0" w:space="0" w:color="auto"/>
                  </w:divBdr>
                </w:div>
                <w:div w:id="339159382">
                  <w:marLeft w:val="640"/>
                  <w:marRight w:val="0"/>
                  <w:marTop w:val="0"/>
                  <w:marBottom w:val="0"/>
                  <w:divBdr>
                    <w:top w:val="none" w:sz="0" w:space="0" w:color="auto"/>
                    <w:left w:val="none" w:sz="0" w:space="0" w:color="auto"/>
                    <w:bottom w:val="none" w:sz="0" w:space="0" w:color="auto"/>
                    <w:right w:val="none" w:sz="0" w:space="0" w:color="auto"/>
                  </w:divBdr>
                </w:div>
                <w:div w:id="340667489">
                  <w:marLeft w:val="640"/>
                  <w:marRight w:val="0"/>
                  <w:marTop w:val="0"/>
                  <w:marBottom w:val="0"/>
                  <w:divBdr>
                    <w:top w:val="none" w:sz="0" w:space="0" w:color="auto"/>
                    <w:left w:val="none" w:sz="0" w:space="0" w:color="auto"/>
                    <w:bottom w:val="none" w:sz="0" w:space="0" w:color="auto"/>
                    <w:right w:val="none" w:sz="0" w:space="0" w:color="auto"/>
                  </w:divBdr>
                </w:div>
                <w:div w:id="344094558">
                  <w:marLeft w:val="640"/>
                  <w:marRight w:val="0"/>
                  <w:marTop w:val="0"/>
                  <w:marBottom w:val="0"/>
                  <w:divBdr>
                    <w:top w:val="none" w:sz="0" w:space="0" w:color="auto"/>
                    <w:left w:val="none" w:sz="0" w:space="0" w:color="auto"/>
                    <w:bottom w:val="none" w:sz="0" w:space="0" w:color="auto"/>
                    <w:right w:val="none" w:sz="0" w:space="0" w:color="auto"/>
                  </w:divBdr>
                </w:div>
                <w:div w:id="353456928">
                  <w:marLeft w:val="640"/>
                  <w:marRight w:val="0"/>
                  <w:marTop w:val="0"/>
                  <w:marBottom w:val="0"/>
                  <w:divBdr>
                    <w:top w:val="none" w:sz="0" w:space="0" w:color="auto"/>
                    <w:left w:val="none" w:sz="0" w:space="0" w:color="auto"/>
                    <w:bottom w:val="none" w:sz="0" w:space="0" w:color="auto"/>
                    <w:right w:val="none" w:sz="0" w:space="0" w:color="auto"/>
                  </w:divBdr>
                </w:div>
                <w:div w:id="407263827">
                  <w:marLeft w:val="640"/>
                  <w:marRight w:val="0"/>
                  <w:marTop w:val="0"/>
                  <w:marBottom w:val="0"/>
                  <w:divBdr>
                    <w:top w:val="none" w:sz="0" w:space="0" w:color="auto"/>
                    <w:left w:val="none" w:sz="0" w:space="0" w:color="auto"/>
                    <w:bottom w:val="none" w:sz="0" w:space="0" w:color="auto"/>
                    <w:right w:val="none" w:sz="0" w:space="0" w:color="auto"/>
                  </w:divBdr>
                </w:div>
                <w:div w:id="442959276">
                  <w:marLeft w:val="640"/>
                  <w:marRight w:val="0"/>
                  <w:marTop w:val="0"/>
                  <w:marBottom w:val="0"/>
                  <w:divBdr>
                    <w:top w:val="none" w:sz="0" w:space="0" w:color="auto"/>
                    <w:left w:val="none" w:sz="0" w:space="0" w:color="auto"/>
                    <w:bottom w:val="none" w:sz="0" w:space="0" w:color="auto"/>
                    <w:right w:val="none" w:sz="0" w:space="0" w:color="auto"/>
                  </w:divBdr>
                </w:div>
                <w:div w:id="458230250">
                  <w:marLeft w:val="640"/>
                  <w:marRight w:val="0"/>
                  <w:marTop w:val="0"/>
                  <w:marBottom w:val="0"/>
                  <w:divBdr>
                    <w:top w:val="none" w:sz="0" w:space="0" w:color="auto"/>
                    <w:left w:val="none" w:sz="0" w:space="0" w:color="auto"/>
                    <w:bottom w:val="none" w:sz="0" w:space="0" w:color="auto"/>
                    <w:right w:val="none" w:sz="0" w:space="0" w:color="auto"/>
                  </w:divBdr>
                </w:div>
                <w:div w:id="554202106">
                  <w:marLeft w:val="640"/>
                  <w:marRight w:val="0"/>
                  <w:marTop w:val="0"/>
                  <w:marBottom w:val="0"/>
                  <w:divBdr>
                    <w:top w:val="none" w:sz="0" w:space="0" w:color="auto"/>
                    <w:left w:val="none" w:sz="0" w:space="0" w:color="auto"/>
                    <w:bottom w:val="none" w:sz="0" w:space="0" w:color="auto"/>
                    <w:right w:val="none" w:sz="0" w:space="0" w:color="auto"/>
                  </w:divBdr>
                </w:div>
                <w:div w:id="579216800">
                  <w:marLeft w:val="640"/>
                  <w:marRight w:val="0"/>
                  <w:marTop w:val="0"/>
                  <w:marBottom w:val="0"/>
                  <w:divBdr>
                    <w:top w:val="none" w:sz="0" w:space="0" w:color="auto"/>
                    <w:left w:val="none" w:sz="0" w:space="0" w:color="auto"/>
                    <w:bottom w:val="none" w:sz="0" w:space="0" w:color="auto"/>
                    <w:right w:val="none" w:sz="0" w:space="0" w:color="auto"/>
                  </w:divBdr>
                </w:div>
                <w:div w:id="590625212">
                  <w:marLeft w:val="640"/>
                  <w:marRight w:val="0"/>
                  <w:marTop w:val="0"/>
                  <w:marBottom w:val="0"/>
                  <w:divBdr>
                    <w:top w:val="none" w:sz="0" w:space="0" w:color="auto"/>
                    <w:left w:val="none" w:sz="0" w:space="0" w:color="auto"/>
                    <w:bottom w:val="none" w:sz="0" w:space="0" w:color="auto"/>
                    <w:right w:val="none" w:sz="0" w:space="0" w:color="auto"/>
                  </w:divBdr>
                </w:div>
                <w:div w:id="599991228">
                  <w:marLeft w:val="640"/>
                  <w:marRight w:val="0"/>
                  <w:marTop w:val="0"/>
                  <w:marBottom w:val="0"/>
                  <w:divBdr>
                    <w:top w:val="none" w:sz="0" w:space="0" w:color="auto"/>
                    <w:left w:val="none" w:sz="0" w:space="0" w:color="auto"/>
                    <w:bottom w:val="none" w:sz="0" w:space="0" w:color="auto"/>
                    <w:right w:val="none" w:sz="0" w:space="0" w:color="auto"/>
                  </w:divBdr>
                </w:div>
                <w:div w:id="641663127">
                  <w:marLeft w:val="640"/>
                  <w:marRight w:val="0"/>
                  <w:marTop w:val="0"/>
                  <w:marBottom w:val="0"/>
                  <w:divBdr>
                    <w:top w:val="none" w:sz="0" w:space="0" w:color="auto"/>
                    <w:left w:val="none" w:sz="0" w:space="0" w:color="auto"/>
                    <w:bottom w:val="none" w:sz="0" w:space="0" w:color="auto"/>
                    <w:right w:val="none" w:sz="0" w:space="0" w:color="auto"/>
                  </w:divBdr>
                </w:div>
                <w:div w:id="706638100">
                  <w:marLeft w:val="640"/>
                  <w:marRight w:val="0"/>
                  <w:marTop w:val="0"/>
                  <w:marBottom w:val="0"/>
                  <w:divBdr>
                    <w:top w:val="none" w:sz="0" w:space="0" w:color="auto"/>
                    <w:left w:val="none" w:sz="0" w:space="0" w:color="auto"/>
                    <w:bottom w:val="none" w:sz="0" w:space="0" w:color="auto"/>
                    <w:right w:val="none" w:sz="0" w:space="0" w:color="auto"/>
                  </w:divBdr>
                </w:div>
                <w:div w:id="754208701">
                  <w:marLeft w:val="640"/>
                  <w:marRight w:val="0"/>
                  <w:marTop w:val="0"/>
                  <w:marBottom w:val="0"/>
                  <w:divBdr>
                    <w:top w:val="none" w:sz="0" w:space="0" w:color="auto"/>
                    <w:left w:val="none" w:sz="0" w:space="0" w:color="auto"/>
                    <w:bottom w:val="none" w:sz="0" w:space="0" w:color="auto"/>
                    <w:right w:val="none" w:sz="0" w:space="0" w:color="auto"/>
                  </w:divBdr>
                </w:div>
                <w:div w:id="764031340">
                  <w:marLeft w:val="640"/>
                  <w:marRight w:val="0"/>
                  <w:marTop w:val="0"/>
                  <w:marBottom w:val="0"/>
                  <w:divBdr>
                    <w:top w:val="none" w:sz="0" w:space="0" w:color="auto"/>
                    <w:left w:val="none" w:sz="0" w:space="0" w:color="auto"/>
                    <w:bottom w:val="none" w:sz="0" w:space="0" w:color="auto"/>
                    <w:right w:val="none" w:sz="0" w:space="0" w:color="auto"/>
                  </w:divBdr>
                </w:div>
                <w:div w:id="770204332">
                  <w:marLeft w:val="640"/>
                  <w:marRight w:val="0"/>
                  <w:marTop w:val="0"/>
                  <w:marBottom w:val="0"/>
                  <w:divBdr>
                    <w:top w:val="none" w:sz="0" w:space="0" w:color="auto"/>
                    <w:left w:val="none" w:sz="0" w:space="0" w:color="auto"/>
                    <w:bottom w:val="none" w:sz="0" w:space="0" w:color="auto"/>
                    <w:right w:val="none" w:sz="0" w:space="0" w:color="auto"/>
                  </w:divBdr>
                </w:div>
                <w:div w:id="813909757">
                  <w:marLeft w:val="640"/>
                  <w:marRight w:val="0"/>
                  <w:marTop w:val="0"/>
                  <w:marBottom w:val="0"/>
                  <w:divBdr>
                    <w:top w:val="none" w:sz="0" w:space="0" w:color="auto"/>
                    <w:left w:val="none" w:sz="0" w:space="0" w:color="auto"/>
                    <w:bottom w:val="none" w:sz="0" w:space="0" w:color="auto"/>
                    <w:right w:val="none" w:sz="0" w:space="0" w:color="auto"/>
                  </w:divBdr>
                </w:div>
                <w:div w:id="814876426">
                  <w:marLeft w:val="640"/>
                  <w:marRight w:val="0"/>
                  <w:marTop w:val="0"/>
                  <w:marBottom w:val="0"/>
                  <w:divBdr>
                    <w:top w:val="none" w:sz="0" w:space="0" w:color="auto"/>
                    <w:left w:val="none" w:sz="0" w:space="0" w:color="auto"/>
                    <w:bottom w:val="none" w:sz="0" w:space="0" w:color="auto"/>
                    <w:right w:val="none" w:sz="0" w:space="0" w:color="auto"/>
                  </w:divBdr>
                </w:div>
                <w:div w:id="847209081">
                  <w:marLeft w:val="640"/>
                  <w:marRight w:val="0"/>
                  <w:marTop w:val="0"/>
                  <w:marBottom w:val="0"/>
                  <w:divBdr>
                    <w:top w:val="none" w:sz="0" w:space="0" w:color="auto"/>
                    <w:left w:val="none" w:sz="0" w:space="0" w:color="auto"/>
                    <w:bottom w:val="none" w:sz="0" w:space="0" w:color="auto"/>
                    <w:right w:val="none" w:sz="0" w:space="0" w:color="auto"/>
                  </w:divBdr>
                </w:div>
                <w:div w:id="956175842">
                  <w:marLeft w:val="640"/>
                  <w:marRight w:val="0"/>
                  <w:marTop w:val="0"/>
                  <w:marBottom w:val="0"/>
                  <w:divBdr>
                    <w:top w:val="none" w:sz="0" w:space="0" w:color="auto"/>
                    <w:left w:val="none" w:sz="0" w:space="0" w:color="auto"/>
                    <w:bottom w:val="none" w:sz="0" w:space="0" w:color="auto"/>
                    <w:right w:val="none" w:sz="0" w:space="0" w:color="auto"/>
                  </w:divBdr>
                </w:div>
                <w:div w:id="970210853">
                  <w:marLeft w:val="640"/>
                  <w:marRight w:val="0"/>
                  <w:marTop w:val="0"/>
                  <w:marBottom w:val="0"/>
                  <w:divBdr>
                    <w:top w:val="none" w:sz="0" w:space="0" w:color="auto"/>
                    <w:left w:val="none" w:sz="0" w:space="0" w:color="auto"/>
                    <w:bottom w:val="none" w:sz="0" w:space="0" w:color="auto"/>
                    <w:right w:val="none" w:sz="0" w:space="0" w:color="auto"/>
                  </w:divBdr>
                </w:div>
                <w:div w:id="1020619231">
                  <w:marLeft w:val="640"/>
                  <w:marRight w:val="0"/>
                  <w:marTop w:val="0"/>
                  <w:marBottom w:val="0"/>
                  <w:divBdr>
                    <w:top w:val="none" w:sz="0" w:space="0" w:color="auto"/>
                    <w:left w:val="none" w:sz="0" w:space="0" w:color="auto"/>
                    <w:bottom w:val="none" w:sz="0" w:space="0" w:color="auto"/>
                    <w:right w:val="none" w:sz="0" w:space="0" w:color="auto"/>
                  </w:divBdr>
                </w:div>
                <w:div w:id="1049957797">
                  <w:marLeft w:val="640"/>
                  <w:marRight w:val="0"/>
                  <w:marTop w:val="0"/>
                  <w:marBottom w:val="0"/>
                  <w:divBdr>
                    <w:top w:val="none" w:sz="0" w:space="0" w:color="auto"/>
                    <w:left w:val="none" w:sz="0" w:space="0" w:color="auto"/>
                    <w:bottom w:val="none" w:sz="0" w:space="0" w:color="auto"/>
                    <w:right w:val="none" w:sz="0" w:space="0" w:color="auto"/>
                  </w:divBdr>
                </w:div>
                <w:div w:id="1089739284">
                  <w:marLeft w:val="640"/>
                  <w:marRight w:val="0"/>
                  <w:marTop w:val="0"/>
                  <w:marBottom w:val="0"/>
                  <w:divBdr>
                    <w:top w:val="none" w:sz="0" w:space="0" w:color="auto"/>
                    <w:left w:val="none" w:sz="0" w:space="0" w:color="auto"/>
                    <w:bottom w:val="none" w:sz="0" w:space="0" w:color="auto"/>
                    <w:right w:val="none" w:sz="0" w:space="0" w:color="auto"/>
                  </w:divBdr>
                </w:div>
                <w:div w:id="1139953505">
                  <w:marLeft w:val="640"/>
                  <w:marRight w:val="0"/>
                  <w:marTop w:val="0"/>
                  <w:marBottom w:val="0"/>
                  <w:divBdr>
                    <w:top w:val="none" w:sz="0" w:space="0" w:color="auto"/>
                    <w:left w:val="none" w:sz="0" w:space="0" w:color="auto"/>
                    <w:bottom w:val="none" w:sz="0" w:space="0" w:color="auto"/>
                    <w:right w:val="none" w:sz="0" w:space="0" w:color="auto"/>
                  </w:divBdr>
                </w:div>
                <w:div w:id="1146819506">
                  <w:marLeft w:val="640"/>
                  <w:marRight w:val="0"/>
                  <w:marTop w:val="0"/>
                  <w:marBottom w:val="0"/>
                  <w:divBdr>
                    <w:top w:val="none" w:sz="0" w:space="0" w:color="auto"/>
                    <w:left w:val="none" w:sz="0" w:space="0" w:color="auto"/>
                    <w:bottom w:val="none" w:sz="0" w:space="0" w:color="auto"/>
                    <w:right w:val="none" w:sz="0" w:space="0" w:color="auto"/>
                  </w:divBdr>
                </w:div>
                <w:div w:id="1222016523">
                  <w:marLeft w:val="640"/>
                  <w:marRight w:val="0"/>
                  <w:marTop w:val="0"/>
                  <w:marBottom w:val="0"/>
                  <w:divBdr>
                    <w:top w:val="none" w:sz="0" w:space="0" w:color="auto"/>
                    <w:left w:val="none" w:sz="0" w:space="0" w:color="auto"/>
                    <w:bottom w:val="none" w:sz="0" w:space="0" w:color="auto"/>
                    <w:right w:val="none" w:sz="0" w:space="0" w:color="auto"/>
                  </w:divBdr>
                </w:div>
                <w:div w:id="1241719462">
                  <w:marLeft w:val="640"/>
                  <w:marRight w:val="0"/>
                  <w:marTop w:val="0"/>
                  <w:marBottom w:val="0"/>
                  <w:divBdr>
                    <w:top w:val="none" w:sz="0" w:space="0" w:color="auto"/>
                    <w:left w:val="none" w:sz="0" w:space="0" w:color="auto"/>
                    <w:bottom w:val="none" w:sz="0" w:space="0" w:color="auto"/>
                    <w:right w:val="none" w:sz="0" w:space="0" w:color="auto"/>
                  </w:divBdr>
                </w:div>
                <w:div w:id="1251499101">
                  <w:marLeft w:val="640"/>
                  <w:marRight w:val="0"/>
                  <w:marTop w:val="0"/>
                  <w:marBottom w:val="0"/>
                  <w:divBdr>
                    <w:top w:val="none" w:sz="0" w:space="0" w:color="auto"/>
                    <w:left w:val="none" w:sz="0" w:space="0" w:color="auto"/>
                    <w:bottom w:val="none" w:sz="0" w:space="0" w:color="auto"/>
                    <w:right w:val="none" w:sz="0" w:space="0" w:color="auto"/>
                  </w:divBdr>
                </w:div>
                <w:div w:id="1257641659">
                  <w:marLeft w:val="640"/>
                  <w:marRight w:val="0"/>
                  <w:marTop w:val="0"/>
                  <w:marBottom w:val="0"/>
                  <w:divBdr>
                    <w:top w:val="none" w:sz="0" w:space="0" w:color="auto"/>
                    <w:left w:val="none" w:sz="0" w:space="0" w:color="auto"/>
                    <w:bottom w:val="none" w:sz="0" w:space="0" w:color="auto"/>
                    <w:right w:val="none" w:sz="0" w:space="0" w:color="auto"/>
                  </w:divBdr>
                </w:div>
                <w:div w:id="1335495205">
                  <w:marLeft w:val="640"/>
                  <w:marRight w:val="0"/>
                  <w:marTop w:val="0"/>
                  <w:marBottom w:val="0"/>
                  <w:divBdr>
                    <w:top w:val="none" w:sz="0" w:space="0" w:color="auto"/>
                    <w:left w:val="none" w:sz="0" w:space="0" w:color="auto"/>
                    <w:bottom w:val="none" w:sz="0" w:space="0" w:color="auto"/>
                    <w:right w:val="none" w:sz="0" w:space="0" w:color="auto"/>
                  </w:divBdr>
                </w:div>
                <w:div w:id="1367756790">
                  <w:marLeft w:val="640"/>
                  <w:marRight w:val="0"/>
                  <w:marTop w:val="0"/>
                  <w:marBottom w:val="0"/>
                  <w:divBdr>
                    <w:top w:val="none" w:sz="0" w:space="0" w:color="auto"/>
                    <w:left w:val="none" w:sz="0" w:space="0" w:color="auto"/>
                    <w:bottom w:val="none" w:sz="0" w:space="0" w:color="auto"/>
                    <w:right w:val="none" w:sz="0" w:space="0" w:color="auto"/>
                  </w:divBdr>
                </w:div>
                <w:div w:id="1395541722">
                  <w:marLeft w:val="640"/>
                  <w:marRight w:val="0"/>
                  <w:marTop w:val="0"/>
                  <w:marBottom w:val="0"/>
                  <w:divBdr>
                    <w:top w:val="none" w:sz="0" w:space="0" w:color="auto"/>
                    <w:left w:val="none" w:sz="0" w:space="0" w:color="auto"/>
                    <w:bottom w:val="none" w:sz="0" w:space="0" w:color="auto"/>
                    <w:right w:val="none" w:sz="0" w:space="0" w:color="auto"/>
                  </w:divBdr>
                </w:div>
                <w:div w:id="1441485503">
                  <w:marLeft w:val="640"/>
                  <w:marRight w:val="0"/>
                  <w:marTop w:val="0"/>
                  <w:marBottom w:val="0"/>
                  <w:divBdr>
                    <w:top w:val="none" w:sz="0" w:space="0" w:color="auto"/>
                    <w:left w:val="none" w:sz="0" w:space="0" w:color="auto"/>
                    <w:bottom w:val="none" w:sz="0" w:space="0" w:color="auto"/>
                    <w:right w:val="none" w:sz="0" w:space="0" w:color="auto"/>
                  </w:divBdr>
                </w:div>
                <w:div w:id="1443450523">
                  <w:marLeft w:val="640"/>
                  <w:marRight w:val="0"/>
                  <w:marTop w:val="0"/>
                  <w:marBottom w:val="0"/>
                  <w:divBdr>
                    <w:top w:val="none" w:sz="0" w:space="0" w:color="auto"/>
                    <w:left w:val="none" w:sz="0" w:space="0" w:color="auto"/>
                    <w:bottom w:val="none" w:sz="0" w:space="0" w:color="auto"/>
                    <w:right w:val="none" w:sz="0" w:space="0" w:color="auto"/>
                  </w:divBdr>
                </w:div>
                <w:div w:id="1444422216">
                  <w:marLeft w:val="640"/>
                  <w:marRight w:val="0"/>
                  <w:marTop w:val="0"/>
                  <w:marBottom w:val="0"/>
                  <w:divBdr>
                    <w:top w:val="none" w:sz="0" w:space="0" w:color="auto"/>
                    <w:left w:val="none" w:sz="0" w:space="0" w:color="auto"/>
                    <w:bottom w:val="none" w:sz="0" w:space="0" w:color="auto"/>
                    <w:right w:val="none" w:sz="0" w:space="0" w:color="auto"/>
                  </w:divBdr>
                </w:div>
                <w:div w:id="1500539073">
                  <w:marLeft w:val="640"/>
                  <w:marRight w:val="0"/>
                  <w:marTop w:val="0"/>
                  <w:marBottom w:val="0"/>
                  <w:divBdr>
                    <w:top w:val="none" w:sz="0" w:space="0" w:color="auto"/>
                    <w:left w:val="none" w:sz="0" w:space="0" w:color="auto"/>
                    <w:bottom w:val="none" w:sz="0" w:space="0" w:color="auto"/>
                    <w:right w:val="none" w:sz="0" w:space="0" w:color="auto"/>
                  </w:divBdr>
                </w:div>
                <w:div w:id="1643343793">
                  <w:marLeft w:val="640"/>
                  <w:marRight w:val="0"/>
                  <w:marTop w:val="0"/>
                  <w:marBottom w:val="0"/>
                  <w:divBdr>
                    <w:top w:val="none" w:sz="0" w:space="0" w:color="auto"/>
                    <w:left w:val="none" w:sz="0" w:space="0" w:color="auto"/>
                    <w:bottom w:val="none" w:sz="0" w:space="0" w:color="auto"/>
                    <w:right w:val="none" w:sz="0" w:space="0" w:color="auto"/>
                  </w:divBdr>
                </w:div>
                <w:div w:id="1666128213">
                  <w:marLeft w:val="640"/>
                  <w:marRight w:val="0"/>
                  <w:marTop w:val="0"/>
                  <w:marBottom w:val="0"/>
                  <w:divBdr>
                    <w:top w:val="none" w:sz="0" w:space="0" w:color="auto"/>
                    <w:left w:val="none" w:sz="0" w:space="0" w:color="auto"/>
                    <w:bottom w:val="none" w:sz="0" w:space="0" w:color="auto"/>
                    <w:right w:val="none" w:sz="0" w:space="0" w:color="auto"/>
                  </w:divBdr>
                </w:div>
                <w:div w:id="1685860440">
                  <w:marLeft w:val="640"/>
                  <w:marRight w:val="0"/>
                  <w:marTop w:val="0"/>
                  <w:marBottom w:val="0"/>
                  <w:divBdr>
                    <w:top w:val="none" w:sz="0" w:space="0" w:color="auto"/>
                    <w:left w:val="none" w:sz="0" w:space="0" w:color="auto"/>
                    <w:bottom w:val="none" w:sz="0" w:space="0" w:color="auto"/>
                    <w:right w:val="none" w:sz="0" w:space="0" w:color="auto"/>
                  </w:divBdr>
                </w:div>
                <w:div w:id="1721124085">
                  <w:marLeft w:val="640"/>
                  <w:marRight w:val="0"/>
                  <w:marTop w:val="0"/>
                  <w:marBottom w:val="0"/>
                  <w:divBdr>
                    <w:top w:val="none" w:sz="0" w:space="0" w:color="auto"/>
                    <w:left w:val="none" w:sz="0" w:space="0" w:color="auto"/>
                    <w:bottom w:val="none" w:sz="0" w:space="0" w:color="auto"/>
                    <w:right w:val="none" w:sz="0" w:space="0" w:color="auto"/>
                  </w:divBdr>
                </w:div>
                <w:div w:id="1793403372">
                  <w:marLeft w:val="640"/>
                  <w:marRight w:val="0"/>
                  <w:marTop w:val="0"/>
                  <w:marBottom w:val="0"/>
                  <w:divBdr>
                    <w:top w:val="none" w:sz="0" w:space="0" w:color="auto"/>
                    <w:left w:val="none" w:sz="0" w:space="0" w:color="auto"/>
                    <w:bottom w:val="none" w:sz="0" w:space="0" w:color="auto"/>
                    <w:right w:val="none" w:sz="0" w:space="0" w:color="auto"/>
                  </w:divBdr>
                </w:div>
                <w:div w:id="1804808630">
                  <w:marLeft w:val="640"/>
                  <w:marRight w:val="0"/>
                  <w:marTop w:val="0"/>
                  <w:marBottom w:val="0"/>
                  <w:divBdr>
                    <w:top w:val="none" w:sz="0" w:space="0" w:color="auto"/>
                    <w:left w:val="none" w:sz="0" w:space="0" w:color="auto"/>
                    <w:bottom w:val="none" w:sz="0" w:space="0" w:color="auto"/>
                    <w:right w:val="none" w:sz="0" w:space="0" w:color="auto"/>
                  </w:divBdr>
                </w:div>
                <w:div w:id="1809973665">
                  <w:marLeft w:val="640"/>
                  <w:marRight w:val="0"/>
                  <w:marTop w:val="0"/>
                  <w:marBottom w:val="0"/>
                  <w:divBdr>
                    <w:top w:val="none" w:sz="0" w:space="0" w:color="auto"/>
                    <w:left w:val="none" w:sz="0" w:space="0" w:color="auto"/>
                    <w:bottom w:val="none" w:sz="0" w:space="0" w:color="auto"/>
                    <w:right w:val="none" w:sz="0" w:space="0" w:color="auto"/>
                  </w:divBdr>
                </w:div>
                <w:div w:id="1819422052">
                  <w:marLeft w:val="640"/>
                  <w:marRight w:val="0"/>
                  <w:marTop w:val="0"/>
                  <w:marBottom w:val="0"/>
                  <w:divBdr>
                    <w:top w:val="none" w:sz="0" w:space="0" w:color="auto"/>
                    <w:left w:val="none" w:sz="0" w:space="0" w:color="auto"/>
                    <w:bottom w:val="none" w:sz="0" w:space="0" w:color="auto"/>
                    <w:right w:val="none" w:sz="0" w:space="0" w:color="auto"/>
                  </w:divBdr>
                </w:div>
                <w:div w:id="1822572501">
                  <w:marLeft w:val="640"/>
                  <w:marRight w:val="0"/>
                  <w:marTop w:val="0"/>
                  <w:marBottom w:val="0"/>
                  <w:divBdr>
                    <w:top w:val="none" w:sz="0" w:space="0" w:color="auto"/>
                    <w:left w:val="none" w:sz="0" w:space="0" w:color="auto"/>
                    <w:bottom w:val="none" w:sz="0" w:space="0" w:color="auto"/>
                    <w:right w:val="none" w:sz="0" w:space="0" w:color="auto"/>
                  </w:divBdr>
                </w:div>
                <w:div w:id="1883711985">
                  <w:marLeft w:val="640"/>
                  <w:marRight w:val="0"/>
                  <w:marTop w:val="0"/>
                  <w:marBottom w:val="0"/>
                  <w:divBdr>
                    <w:top w:val="none" w:sz="0" w:space="0" w:color="auto"/>
                    <w:left w:val="none" w:sz="0" w:space="0" w:color="auto"/>
                    <w:bottom w:val="none" w:sz="0" w:space="0" w:color="auto"/>
                    <w:right w:val="none" w:sz="0" w:space="0" w:color="auto"/>
                  </w:divBdr>
                </w:div>
                <w:div w:id="1924140729">
                  <w:marLeft w:val="640"/>
                  <w:marRight w:val="0"/>
                  <w:marTop w:val="0"/>
                  <w:marBottom w:val="0"/>
                  <w:divBdr>
                    <w:top w:val="none" w:sz="0" w:space="0" w:color="auto"/>
                    <w:left w:val="none" w:sz="0" w:space="0" w:color="auto"/>
                    <w:bottom w:val="none" w:sz="0" w:space="0" w:color="auto"/>
                    <w:right w:val="none" w:sz="0" w:space="0" w:color="auto"/>
                  </w:divBdr>
                </w:div>
                <w:div w:id="1934975920">
                  <w:marLeft w:val="640"/>
                  <w:marRight w:val="0"/>
                  <w:marTop w:val="0"/>
                  <w:marBottom w:val="0"/>
                  <w:divBdr>
                    <w:top w:val="none" w:sz="0" w:space="0" w:color="auto"/>
                    <w:left w:val="none" w:sz="0" w:space="0" w:color="auto"/>
                    <w:bottom w:val="none" w:sz="0" w:space="0" w:color="auto"/>
                    <w:right w:val="none" w:sz="0" w:space="0" w:color="auto"/>
                  </w:divBdr>
                </w:div>
                <w:div w:id="1956516419">
                  <w:marLeft w:val="640"/>
                  <w:marRight w:val="0"/>
                  <w:marTop w:val="0"/>
                  <w:marBottom w:val="0"/>
                  <w:divBdr>
                    <w:top w:val="none" w:sz="0" w:space="0" w:color="auto"/>
                    <w:left w:val="none" w:sz="0" w:space="0" w:color="auto"/>
                    <w:bottom w:val="none" w:sz="0" w:space="0" w:color="auto"/>
                    <w:right w:val="none" w:sz="0" w:space="0" w:color="auto"/>
                  </w:divBdr>
                </w:div>
                <w:div w:id="1964387524">
                  <w:marLeft w:val="640"/>
                  <w:marRight w:val="0"/>
                  <w:marTop w:val="0"/>
                  <w:marBottom w:val="0"/>
                  <w:divBdr>
                    <w:top w:val="none" w:sz="0" w:space="0" w:color="auto"/>
                    <w:left w:val="none" w:sz="0" w:space="0" w:color="auto"/>
                    <w:bottom w:val="none" w:sz="0" w:space="0" w:color="auto"/>
                    <w:right w:val="none" w:sz="0" w:space="0" w:color="auto"/>
                  </w:divBdr>
                </w:div>
                <w:div w:id="2007709955">
                  <w:marLeft w:val="640"/>
                  <w:marRight w:val="0"/>
                  <w:marTop w:val="0"/>
                  <w:marBottom w:val="0"/>
                  <w:divBdr>
                    <w:top w:val="none" w:sz="0" w:space="0" w:color="auto"/>
                    <w:left w:val="none" w:sz="0" w:space="0" w:color="auto"/>
                    <w:bottom w:val="none" w:sz="0" w:space="0" w:color="auto"/>
                    <w:right w:val="none" w:sz="0" w:space="0" w:color="auto"/>
                  </w:divBdr>
                </w:div>
                <w:div w:id="2013331808">
                  <w:marLeft w:val="640"/>
                  <w:marRight w:val="0"/>
                  <w:marTop w:val="0"/>
                  <w:marBottom w:val="0"/>
                  <w:divBdr>
                    <w:top w:val="none" w:sz="0" w:space="0" w:color="auto"/>
                    <w:left w:val="none" w:sz="0" w:space="0" w:color="auto"/>
                    <w:bottom w:val="none" w:sz="0" w:space="0" w:color="auto"/>
                    <w:right w:val="none" w:sz="0" w:space="0" w:color="auto"/>
                  </w:divBdr>
                </w:div>
                <w:div w:id="2013531629">
                  <w:marLeft w:val="640"/>
                  <w:marRight w:val="0"/>
                  <w:marTop w:val="0"/>
                  <w:marBottom w:val="0"/>
                  <w:divBdr>
                    <w:top w:val="none" w:sz="0" w:space="0" w:color="auto"/>
                    <w:left w:val="none" w:sz="0" w:space="0" w:color="auto"/>
                    <w:bottom w:val="none" w:sz="0" w:space="0" w:color="auto"/>
                    <w:right w:val="none" w:sz="0" w:space="0" w:color="auto"/>
                  </w:divBdr>
                </w:div>
                <w:div w:id="2014330357">
                  <w:marLeft w:val="640"/>
                  <w:marRight w:val="0"/>
                  <w:marTop w:val="0"/>
                  <w:marBottom w:val="0"/>
                  <w:divBdr>
                    <w:top w:val="none" w:sz="0" w:space="0" w:color="auto"/>
                    <w:left w:val="none" w:sz="0" w:space="0" w:color="auto"/>
                    <w:bottom w:val="none" w:sz="0" w:space="0" w:color="auto"/>
                    <w:right w:val="none" w:sz="0" w:space="0" w:color="auto"/>
                  </w:divBdr>
                </w:div>
                <w:div w:id="2113622554">
                  <w:marLeft w:val="640"/>
                  <w:marRight w:val="0"/>
                  <w:marTop w:val="0"/>
                  <w:marBottom w:val="0"/>
                  <w:divBdr>
                    <w:top w:val="none" w:sz="0" w:space="0" w:color="auto"/>
                    <w:left w:val="none" w:sz="0" w:space="0" w:color="auto"/>
                    <w:bottom w:val="none" w:sz="0" w:space="0" w:color="auto"/>
                    <w:right w:val="none" w:sz="0" w:space="0" w:color="auto"/>
                  </w:divBdr>
                </w:div>
                <w:div w:id="2143379397">
                  <w:marLeft w:val="640"/>
                  <w:marRight w:val="0"/>
                  <w:marTop w:val="0"/>
                  <w:marBottom w:val="0"/>
                  <w:divBdr>
                    <w:top w:val="none" w:sz="0" w:space="0" w:color="auto"/>
                    <w:left w:val="none" w:sz="0" w:space="0" w:color="auto"/>
                    <w:bottom w:val="none" w:sz="0" w:space="0" w:color="auto"/>
                    <w:right w:val="none" w:sz="0" w:space="0" w:color="auto"/>
                  </w:divBdr>
                </w:div>
              </w:divsChild>
            </w:div>
            <w:div w:id="2097358585">
              <w:marLeft w:val="0"/>
              <w:marRight w:val="0"/>
              <w:marTop w:val="0"/>
              <w:marBottom w:val="0"/>
              <w:divBdr>
                <w:top w:val="none" w:sz="0" w:space="0" w:color="auto"/>
                <w:left w:val="none" w:sz="0" w:space="0" w:color="auto"/>
                <w:bottom w:val="none" w:sz="0" w:space="0" w:color="auto"/>
                <w:right w:val="none" w:sz="0" w:space="0" w:color="auto"/>
              </w:divBdr>
              <w:divsChild>
                <w:div w:id="5405281">
                  <w:marLeft w:val="640"/>
                  <w:marRight w:val="0"/>
                  <w:marTop w:val="0"/>
                  <w:marBottom w:val="0"/>
                  <w:divBdr>
                    <w:top w:val="none" w:sz="0" w:space="0" w:color="auto"/>
                    <w:left w:val="none" w:sz="0" w:space="0" w:color="auto"/>
                    <w:bottom w:val="none" w:sz="0" w:space="0" w:color="auto"/>
                    <w:right w:val="none" w:sz="0" w:space="0" w:color="auto"/>
                  </w:divBdr>
                </w:div>
                <w:div w:id="42295533">
                  <w:marLeft w:val="640"/>
                  <w:marRight w:val="0"/>
                  <w:marTop w:val="0"/>
                  <w:marBottom w:val="0"/>
                  <w:divBdr>
                    <w:top w:val="none" w:sz="0" w:space="0" w:color="auto"/>
                    <w:left w:val="none" w:sz="0" w:space="0" w:color="auto"/>
                    <w:bottom w:val="none" w:sz="0" w:space="0" w:color="auto"/>
                    <w:right w:val="none" w:sz="0" w:space="0" w:color="auto"/>
                  </w:divBdr>
                </w:div>
                <w:div w:id="74910248">
                  <w:marLeft w:val="640"/>
                  <w:marRight w:val="0"/>
                  <w:marTop w:val="0"/>
                  <w:marBottom w:val="0"/>
                  <w:divBdr>
                    <w:top w:val="none" w:sz="0" w:space="0" w:color="auto"/>
                    <w:left w:val="none" w:sz="0" w:space="0" w:color="auto"/>
                    <w:bottom w:val="none" w:sz="0" w:space="0" w:color="auto"/>
                    <w:right w:val="none" w:sz="0" w:space="0" w:color="auto"/>
                  </w:divBdr>
                </w:div>
                <w:div w:id="86661503">
                  <w:marLeft w:val="640"/>
                  <w:marRight w:val="0"/>
                  <w:marTop w:val="0"/>
                  <w:marBottom w:val="0"/>
                  <w:divBdr>
                    <w:top w:val="none" w:sz="0" w:space="0" w:color="auto"/>
                    <w:left w:val="none" w:sz="0" w:space="0" w:color="auto"/>
                    <w:bottom w:val="none" w:sz="0" w:space="0" w:color="auto"/>
                    <w:right w:val="none" w:sz="0" w:space="0" w:color="auto"/>
                  </w:divBdr>
                </w:div>
                <w:div w:id="183400333">
                  <w:marLeft w:val="640"/>
                  <w:marRight w:val="0"/>
                  <w:marTop w:val="0"/>
                  <w:marBottom w:val="0"/>
                  <w:divBdr>
                    <w:top w:val="none" w:sz="0" w:space="0" w:color="auto"/>
                    <w:left w:val="none" w:sz="0" w:space="0" w:color="auto"/>
                    <w:bottom w:val="none" w:sz="0" w:space="0" w:color="auto"/>
                    <w:right w:val="none" w:sz="0" w:space="0" w:color="auto"/>
                  </w:divBdr>
                </w:div>
                <w:div w:id="191959253">
                  <w:marLeft w:val="640"/>
                  <w:marRight w:val="0"/>
                  <w:marTop w:val="0"/>
                  <w:marBottom w:val="0"/>
                  <w:divBdr>
                    <w:top w:val="none" w:sz="0" w:space="0" w:color="auto"/>
                    <w:left w:val="none" w:sz="0" w:space="0" w:color="auto"/>
                    <w:bottom w:val="none" w:sz="0" w:space="0" w:color="auto"/>
                    <w:right w:val="none" w:sz="0" w:space="0" w:color="auto"/>
                  </w:divBdr>
                </w:div>
                <w:div w:id="202835906">
                  <w:marLeft w:val="640"/>
                  <w:marRight w:val="0"/>
                  <w:marTop w:val="0"/>
                  <w:marBottom w:val="0"/>
                  <w:divBdr>
                    <w:top w:val="none" w:sz="0" w:space="0" w:color="auto"/>
                    <w:left w:val="none" w:sz="0" w:space="0" w:color="auto"/>
                    <w:bottom w:val="none" w:sz="0" w:space="0" w:color="auto"/>
                    <w:right w:val="none" w:sz="0" w:space="0" w:color="auto"/>
                  </w:divBdr>
                </w:div>
                <w:div w:id="245649859">
                  <w:marLeft w:val="640"/>
                  <w:marRight w:val="0"/>
                  <w:marTop w:val="0"/>
                  <w:marBottom w:val="0"/>
                  <w:divBdr>
                    <w:top w:val="none" w:sz="0" w:space="0" w:color="auto"/>
                    <w:left w:val="none" w:sz="0" w:space="0" w:color="auto"/>
                    <w:bottom w:val="none" w:sz="0" w:space="0" w:color="auto"/>
                    <w:right w:val="none" w:sz="0" w:space="0" w:color="auto"/>
                  </w:divBdr>
                </w:div>
                <w:div w:id="254629634">
                  <w:marLeft w:val="640"/>
                  <w:marRight w:val="0"/>
                  <w:marTop w:val="0"/>
                  <w:marBottom w:val="0"/>
                  <w:divBdr>
                    <w:top w:val="none" w:sz="0" w:space="0" w:color="auto"/>
                    <w:left w:val="none" w:sz="0" w:space="0" w:color="auto"/>
                    <w:bottom w:val="none" w:sz="0" w:space="0" w:color="auto"/>
                    <w:right w:val="none" w:sz="0" w:space="0" w:color="auto"/>
                  </w:divBdr>
                </w:div>
                <w:div w:id="308752305">
                  <w:marLeft w:val="640"/>
                  <w:marRight w:val="0"/>
                  <w:marTop w:val="0"/>
                  <w:marBottom w:val="0"/>
                  <w:divBdr>
                    <w:top w:val="none" w:sz="0" w:space="0" w:color="auto"/>
                    <w:left w:val="none" w:sz="0" w:space="0" w:color="auto"/>
                    <w:bottom w:val="none" w:sz="0" w:space="0" w:color="auto"/>
                    <w:right w:val="none" w:sz="0" w:space="0" w:color="auto"/>
                  </w:divBdr>
                </w:div>
                <w:div w:id="362368965">
                  <w:marLeft w:val="640"/>
                  <w:marRight w:val="0"/>
                  <w:marTop w:val="0"/>
                  <w:marBottom w:val="0"/>
                  <w:divBdr>
                    <w:top w:val="none" w:sz="0" w:space="0" w:color="auto"/>
                    <w:left w:val="none" w:sz="0" w:space="0" w:color="auto"/>
                    <w:bottom w:val="none" w:sz="0" w:space="0" w:color="auto"/>
                    <w:right w:val="none" w:sz="0" w:space="0" w:color="auto"/>
                  </w:divBdr>
                </w:div>
                <w:div w:id="374893658">
                  <w:marLeft w:val="640"/>
                  <w:marRight w:val="0"/>
                  <w:marTop w:val="0"/>
                  <w:marBottom w:val="0"/>
                  <w:divBdr>
                    <w:top w:val="none" w:sz="0" w:space="0" w:color="auto"/>
                    <w:left w:val="none" w:sz="0" w:space="0" w:color="auto"/>
                    <w:bottom w:val="none" w:sz="0" w:space="0" w:color="auto"/>
                    <w:right w:val="none" w:sz="0" w:space="0" w:color="auto"/>
                  </w:divBdr>
                </w:div>
                <w:div w:id="395708551">
                  <w:marLeft w:val="640"/>
                  <w:marRight w:val="0"/>
                  <w:marTop w:val="0"/>
                  <w:marBottom w:val="0"/>
                  <w:divBdr>
                    <w:top w:val="none" w:sz="0" w:space="0" w:color="auto"/>
                    <w:left w:val="none" w:sz="0" w:space="0" w:color="auto"/>
                    <w:bottom w:val="none" w:sz="0" w:space="0" w:color="auto"/>
                    <w:right w:val="none" w:sz="0" w:space="0" w:color="auto"/>
                  </w:divBdr>
                </w:div>
                <w:div w:id="403113908">
                  <w:marLeft w:val="640"/>
                  <w:marRight w:val="0"/>
                  <w:marTop w:val="0"/>
                  <w:marBottom w:val="0"/>
                  <w:divBdr>
                    <w:top w:val="none" w:sz="0" w:space="0" w:color="auto"/>
                    <w:left w:val="none" w:sz="0" w:space="0" w:color="auto"/>
                    <w:bottom w:val="none" w:sz="0" w:space="0" w:color="auto"/>
                    <w:right w:val="none" w:sz="0" w:space="0" w:color="auto"/>
                  </w:divBdr>
                </w:div>
                <w:div w:id="577178067">
                  <w:marLeft w:val="640"/>
                  <w:marRight w:val="0"/>
                  <w:marTop w:val="0"/>
                  <w:marBottom w:val="0"/>
                  <w:divBdr>
                    <w:top w:val="none" w:sz="0" w:space="0" w:color="auto"/>
                    <w:left w:val="none" w:sz="0" w:space="0" w:color="auto"/>
                    <w:bottom w:val="none" w:sz="0" w:space="0" w:color="auto"/>
                    <w:right w:val="none" w:sz="0" w:space="0" w:color="auto"/>
                  </w:divBdr>
                </w:div>
                <w:div w:id="579951758">
                  <w:marLeft w:val="640"/>
                  <w:marRight w:val="0"/>
                  <w:marTop w:val="0"/>
                  <w:marBottom w:val="0"/>
                  <w:divBdr>
                    <w:top w:val="none" w:sz="0" w:space="0" w:color="auto"/>
                    <w:left w:val="none" w:sz="0" w:space="0" w:color="auto"/>
                    <w:bottom w:val="none" w:sz="0" w:space="0" w:color="auto"/>
                    <w:right w:val="none" w:sz="0" w:space="0" w:color="auto"/>
                  </w:divBdr>
                </w:div>
                <w:div w:id="585379625">
                  <w:marLeft w:val="640"/>
                  <w:marRight w:val="0"/>
                  <w:marTop w:val="0"/>
                  <w:marBottom w:val="0"/>
                  <w:divBdr>
                    <w:top w:val="none" w:sz="0" w:space="0" w:color="auto"/>
                    <w:left w:val="none" w:sz="0" w:space="0" w:color="auto"/>
                    <w:bottom w:val="none" w:sz="0" w:space="0" w:color="auto"/>
                    <w:right w:val="none" w:sz="0" w:space="0" w:color="auto"/>
                  </w:divBdr>
                </w:div>
                <w:div w:id="593173574">
                  <w:marLeft w:val="640"/>
                  <w:marRight w:val="0"/>
                  <w:marTop w:val="0"/>
                  <w:marBottom w:val="0"/>
                  <w:divBdr>
                    <w:top w:val="none" w:sz="0" w:space="0" w:color="auto"/>
                    <w:left w:val="none" w:sz="0" w:space="0" w:color="auto"/>
                    <w:bottom w:val="none" w:sz="0" w:space="0" w:color="auto"/>
                    <w:right w:val="none" w:sz="0" w:space="0" w:color="auto"/>
                  </w:divBdr>
                </w:div>
                <w:div w:id="598174566">
                  <w:marLeft w:val="640"/>
                  <w:marRight w:val="0"/>
                  <w:marTop w:val="0"/>
                  <w:marBottom w:val="0"/>
                  <w:divBdr>
                    <w:top w:val="none" w:sz="0" w:space="0" w:color="auto"/>
                    <w:left w:val="none" w:sz="0" w:space="0" w:color="auto"/>
                    <w:bottom w:val="none" w:sz="0" w:space="0" w:color="auto"/>
                    <w:right w:val="none" w:sz="0" w:space="0" w:color="auto"/>
                  </w:divBdr>
                </w:div>
                <w:div w:id="616182893">
                  <w:marLeft w:val="640"/>
                  <w:marRight w:val="0"/>
                  <w:marTop w:val="0"/>
                  <w:marBottom w:val="0"/>
                  <w:divBdr>
                    <w:top w:val="none" w:sz="0" w:space="0" w:color="auto"/>
                    <w:left w:val="none" w:sz="0" w:space="0" w:color="auto"/>
                    <w:bottom w:val="none" w:sz="0" w:space="0" w:color="auto"/>
                    <w:right w:val="none" w:sz="0" w:space="0" w:color="auto"/>
                  </w:divBdr>
                </w:div>
                <w:div w:id="719718015">
                  <w:marLeft w:val="640"/>
                  <w:marRight w:val="0"/>
                  <w:marTop w:val="0"/>
                  <w:marBottom w:val="0"/>
                  <w:divBdr>
                    <w:top w:val="none" w:sz="0" w:space="0" w:color="auto"/>
                    <w:left w:val="none" w:sz="0" w:space="0" w:color="auto"/>
                    <w:bottom w:val="none" w:sz="0" w:space="0" w:color="auto"/>
                    <w:right w:val="none" w:sz="0" w:space="0" w:color="auto"/>
                  </w:divBdr>
                </w:div>
                <w:div w:id="767193283">
                  <w:marLeft w:val="640"/>
                  <w:marRight w:val="0"/>
                  <w:marTop w:val="0"/>
                  <w:marBottom w:val="0"/>
                  <w:divBdr>
                    <w:top w:val="none" w:sz="0" w:space="0" w:color="auto"/>
                    <w:left w:val="none" w:sz="0" w:space="0" w:color="auto"/>
                    <w:bottom w:val="none" w:sz="0" w:space="0" w:color="auto"/>
                    <w:right w:val="none" w:sz="0" w:space="0" w:color="auto"/>
                  </w:divBdr>
                </w:div>
                <w:div w:id="784084349">
                  <w:marLeft w:val="640"/>
                  <w:marRight w:val="0"/>
                  <w:marTop w:val="0"/>
                  <w:marBottom w:val="0"/>
                  <w:divBdr>
                    <w:top w:val="none" w:sz="0" w:space="0" w:color="auto"/>
                    <w:left w:val="none" w:sz="0" w:space="0" w:color="auto"/>
                    <w:bottom w:val="none" w:sz="0" w:space="0" w:color="auto"/>
                    <w:right w:val="none" w:sz="0" w:space="0" w:color="auto"/>
                  </w:divBdr>
                </w:div>
                <w:div w:id="785390496">
                  <w:marLeft w:val="640"/>
                  <w:marRight w:val="0"/>
                  <w:marTop w:val="0"/>
                  <w:marBottom w:val="0"/>
                  <w:divBdr>
                    <w:top w:val="none" w:sz="0" w:space="0" w:color="auto"/>
                    <w:left w:val="none" w:sz="0" w:space="0" w:color="auto"/>
                    <w:bottom w:val="none" w:sz="0" w:space="0" w:color="auto"/>
                    <w:right w:val="none" w:sz="0" w:space="0" w:color="auto"/>
                  </w:divBdr>
                </w:div>
                <w:div w:id="797456285">
                  <w:marLeft w:val="640"/>
                  <w:marRight w:val="0"/>
                  <w:marTop w:val="0"/>
                  <w:marBottom w:val="0"/>
                  <w:divBdr>
                    <w:top w:val="none" w:sz="0" w:space="0" w:color="auto"/>
                    <w:left w:val="none" w:sz="0" w:space="0" w:color="auto"/>
                    <w:bottom w:val="none" w:sz="0" w:space="0" w:color="auto"/>
                    <w:right w:val="none" w:sz="0" w:space="0" w:color="auto"/>
                  </w:divBdr>
                </w:div>
                <w:div w:id="803693998">
                  <w:marLeft w:val="640"/>
                  <w:marRight w:val="0"/>
                  <w:marTop w:val="0"/>
                  <w:marBottom w:val="0"/>
                  <w:divBdr>
                    <w:top w:val="none" w:sz="0" w:space="0" w:color="auto"/>
                    <w:left w:val="none" w:sz="0" w:space="0" w:color="auto"/>
                    <w:bottom w:val="none" w:sz="0" w:space="0" w:color="auto"/>
                    <w:right w:val="none" w:sz="0" w:space="0" w:color="auto"/>
                  </w:divBdr>
                </w:div>
                <w:div w:id="831020257">
                  <w:marLeft w:val="640"/>
                  <w:marRight w:val="0"/>
                  <w:marTop w:val="0"/>
                  <w:marBottom w:val="0"/>
                  <w:divBdr>
                    <w:top w:val="none" w:sz="0" w:space="0" w:color="auto"/>
                    <w:left w:val="none" w:sz="0" w:space="0" w:color="auto"/>
                    <w:bottom w:val="none" w:sz="0" w:space="0" w:color="auto"/>
                    <w:right w:val="none" w:sz="0" w:space="0" w:color="auto"/>
                  </w:divBdr>
                </w:div>
                <w:div w:id="935944316">
                  <w:marLeft w:val="640"/>
                  <w:marRight w:val="0"/>
                  <w:marTop w:val="0"/>
                  <w:marBottom w:val="0"/>
                  <w:divBdr>
                    <w:top w:val="none" w:sz="0" w:space="0" w:color="auto"/>
                    <w:left w:val="none" w:sz="0" w:space="0" w:color="auto"/>
                    <w:bottom w:val="none" w:sz="0" w:space="0" w:color="auto"/>
                    <w:right w:val="none" w:sz="0" w:space="0" w:color="auto"/>
                  </w:divBdr>
                </w:div>
                <w:div w:id="968513084">
                  <w:marLeft w:val="640"/>
                  <w:marRight w:val="0"/>
                  <w:marTop w:val="0"/>
                  <w:marBottom w:val="0"/>
                  <w:divBdr>
                    <w:top w:val="none" w:sz="0" w:space="0" w:color="auto"/>
                    <w:left w:val="none" w:sz="0" w:space="0" w:color="auto"/>
                    <w:bottom w:val="none" w:sz="0" w:space="0" w:color="auto"/>
                    <w:right w:val="none" w:sz="0" w:space="0" w:color="auto"/>
                  </w:divBdr>
                </w:div>
                <w:div w:id="994456392">
                  <w:marLeft w:val="640"/>
                  <w:marRight w:val="0"/>
                  <w:marTop w:val="0"/>
                  <w:marBottom w:val="0"/>
                  <w:divBdr>
                    <w:top w:val="none" w:sz="0" w:space="0" w:color="auto"/>
                    <w:left w:val="none" w:sz="0" w:space="0" w:color="auto"/>
                    <w:bottom w:val="none" w:sz="0" w:space="0" w:color="auto"/>
                    <w:right w:val="none" w:sz="0" w:space="0" w:color="auto"/>
                  </w:divBdr>
                </w:div>
                <w:div w:id="1000621270">
                  <w:marLeft w:val="640"/>
                  <w:marRight w:val="0"/>
                  <w:marTop w:val="0"/>
                  <w:marBottom w:val="0"/>
                  <w:divBdr>
                    <w:top w:val="none" w:sz="0" w:space="0" w:color="auto"/>
                    <w:left w:val="none" w:sz="0" w:space="0" w:color="auto"/>
                    <w:bottom w:val="none" w:sz="0" w:space="0" w:color="auto"/>
                    <w:right w:val="none" w:sz="0" w:space="0" w:color="auto"/>
                  </w:divBdr>
                </w:div>
                <w:div w:id="1119102141">
                  <w:marLeft w:val="640"/>
                  <w:marRight w:val="0"/>
                  <w:marTop w:val="0"/>
                  <w:marBottom w:val="0"/>
                  <w:divBdr>
                    <w:top w:val="none" w:sz="0" w:space="0" w:color="auto"/>
                    <w:left w:val="none" w:sz="0" w:space="0" w:color="auto"/>
                    <w:bottom w:val="none" w:sz="0" w:space="0" w:color="auto"/>
                    <w:right w:val="none" w:sz="0" w:space="0" w:color="auto"/>
                  </w:divBdr>
                </w:div>
                <w:div w:id="1145584829">
                  <w:marLeft w:val="640"/>
                  <w:marRight w:val="0"/>
                  <w:marTop w:val="0"/>
                  <w:marBottom w:val="0"/>
                  <w:divBdr>
                    <w:top w:val="none" w:sz="0" w:space="0" w:color="auto"/>
                    <w:left w:val="none" w:sz="0" w:space="0" w:color="auto"/>
                    <w:bottom w:val="none" w:sz="0" w:space="0" w:color="auto"/>
                    <w:right w:val="none" w:sz="0" w:space="0" w:color="auto"/>
                  </w:divBdr>
                </w:div>
                <w:div w:id="1189023223">
                  <w:marLeft w:val="640"/>
                  <w:marRight w:val="0"/>
                  <w:marTop w:val="0"/>
                  <w:marBottom w:val="0"/>
                  <w:divBdr>
                    <w:top w:val="none" w:sz="0" w:space="0" w:color="auto"/>
                    <w:left w:val="none" w:sz="0" w:space="0" w:color="auto"/>
                    <w:bottom w:val="none" w:sz="0" w:space="0" w:color="auto"/>
                    <w:right w:val="none" w:sz="0" w:space="0" w:color="auto"/>
                  </w:divBdr>
                </w:div>
                <w:div w:id="1189445008">
                  <w:marLeft w:val="640"/>
                  <w:marRight w:val="0"/>
                  <w:marTop w:val="0"/>
                  <w:marBottom w:val="0"/>
                  <w:divBdr>
                    <w:top w:val="none" w:sz="0" w:space="0" w:color="auto"/>
                    <w:left w:val="none" w:sz="0" w:space="0" w:color="auto"/>
                    <w:bottom w:val="none" w:sz="0" w:space="0" w:color="auto"/>
                    <w:right w:val="none" w:sz="0" w:space="0" w:color="auto"/>
                  </w:divBdr>
                </w:div>
                <w:div w:id="1242104522">
                  <w:marLeft w:val="640"/>
                  <w:marRight w:val="0"/>
                  <w:marTop w:val="0"/>
                  <w:marBottom w:val="0"/>
                  <w:divBdr>
                    <w:top w:val="none" w:sz="0" w:space="0" w:color="auto"/>
                    <w:left w:val="none" w:sz="0" w:space="0" w:color="auto"/>
                    <w:bottom w:val="none" w:sz="0" w:space="0" w:color="auto"/>
                    <w:right w:val="none" w:sz="0" w:space="0" w:color="auto"/>
                  </w:divBdr>
                </w:div>
                <w:div w:id="1255674057">
                  <w:marLeft w:val="640"/>
                  <w:marRight w:val="0"/>
                  <w:marTop w:val="0"/>
                  <w:marBottom w:val="0"/>
                  <w:divBdr>
                    <w:top w:val="none" w:sz="0" w:space="0" w:color="auto"/>
                    <w:left w:val="none" w:sz="0" w:space="0" w:color="auto"/>
                    <w:bottom w:val="none" w:sz="0" w:space="0" w:color="auto"/>
                    <w:right w:val="none" w:sz="0" w:space="0" w:color="auto"/>
                  </w:divBdr>
                </w:div>
                <w:div w:id="1332370324">
                  <w:marLeft w:val="640"/>
                  <w:marRight w:val="0"/>
                  <w:marTop w:val="0"/>
                  <w:marBottom w:val="0"/>
                  <w:divBdr>
                    <w:top w:val="none" w:sz="0" w:space="0" w:color="auto"/>
                    <w:left w:val="none" w:sz="0" w:space="0" w:color="auto"/>
                    <w:bottom w:val="none" w:sz="0" w:space="0" w:color="auto"/>
                    <w:right w:val="none" w:sz="0" w:space="0" w:color="auto"/>
                  </w:divBdr>
                </w:div>
                <w:div w:id="1369135918">
                  <w:marLeft w:val="640"/>
                  <w:marRight w:val="0"/>
                  <w:marTop w:val="0"/>
                  <w:marBottom w:val="0"/>
                  <w:divBdr>
                    <w:top w:val="none" w:sz="0" w:space="0" w:color="auto"/>
                    <w:left w:val="none" w:sz="0" w:space="0" w:color="auto"/>
                    <w:bottom w:val="none" w:sz="0" w:space="0" w:color="auto"/>
                    <w:right w:val="none" w:sz="0" w:space="0" w:color="auto"/>
                  </w:divBdr>
                </w:div>
                <w:div w:id="1421869743">
                  <w:marLeft w:val="640"/>
                  <w:marRight w:val="0"/>
                  <w:marTop w:val="0"/>
                  <w:marBottom w:val="0"/>
                  <w:divBdr>
                    <w:top w:val="none" w:sz="0" w:space="0" w:color="auto"/>
                    <w:left w:val="none" w:sz="0" w:space="0" w:color="auto"/>
                    <w:bottom w:val="none" w:sz="0" w:space="0" w:color="auto"/>
                    <w:right w:val="none" w:sz="0" w:space="0" w:color="auto"/>
                  </w:divBdr>
                </w:div>
                <w:div w:id="1439375831">
                  <w:marLeft w:val="640"/>
                  <w:marRight w:val="0"/>
                  <w:marTop w:val="0"/>
                  <w:marBottom w:val="0"/>
                  <w:divBdr>
                    <w:top w:val="none" w:sz="0" w:space="0" w:color="auto"/>
                    <w:left w:val="none" w:sz="0" w:space="0" w:color="auto"/>
                    <w:bottom w:val="none" w:sz="0" w:space="0" w:color="auto"/>
                    <w:right w:val="none" w:sz="0" w:space="0" w:color="auto"/>
                  </w:divBdr>
                </w:div>
                <w:div w:id="1441531326">
                  <w:marLeft w:val="640"/>
                  <w:marRight w:val="0"/>
                  <w:marTop w:val="0"/>
                  <w:marBottom w:val="0"/>
                  <w:divBdr>
                    <w:top w:val="none" w:sz="0" w:space="0" w:color="auto"/>
                    <w:left w:val="none" w:sz="0" w:space="0" w:color="auto"/>
                    <w:bottom w:val="none" w:sz="0" w:space="0" w:color="auto"/>
                    <w:right w:val="none" w:sz="0" w:space="0" w:color="auto"/>
                  </w:divBdr>
                </w:div>
                <w:div w:id="1498770886">
                  <w:marLeft w:val="640"/>
                  <w:marRight w:val="0"/>
                  <w:marTop w:val="0"/>
                  <w:marBottom w:val="0"/>
                  <w:divBdr>
                    <w:top w:val="none" w:sz="0" w:space="0" w:color="auto"/>
                    <w:left w:val="none" w:sz="0" w:space="0" w:color="auto"/>
                    <w:bottom w:val="none" w:sz="0" w:space="0" w:color="auto"/>
                    <w:right w:val="none" w:sz="0" w:space="0" w:color="auto"/>
                  </w:divBdr>
                </w:div>
                <w:div w:id="1559432600">
                  <w:marLeft w:val="640"/>
                  <w:marRight w:val="0"/>
                  <w:marTop w:val="0"/>
                  <w:marBottom w:val="0"/>
                  <w:divBdr>
                    <w:top w:val="none" w:sz="0" w:space="0" w:color="auto"/>
                    <w:left w:val="none" w:sz="0" w:space="0" w:color="auto"/>
                    <w:bottom w:val="none" w:sz="0" w:space="0" w:color="auto"/>
                    <w:right w:val="none" w:sz="0" w:space="0" w:color="auto"/>
                  </w:divBdr>
                </w:div>
                <w:div w:id="1568300681">
                  <w:marLeft w:val="640"/>
                  <w:marRight w:val="0"/>
                  <w:marTop w:val="0"/>
                  <w:marBottom w:val="0"/>
                  <w:divBdr>
                    <w:top w:val="none" w:sz="0" w:space="0" w:color="auto"/>
                    <w:left w:val="none" w:sz="0" w:space="0" w:color="auto"/>
                    <w:bottom w:val="none" w:sz="0" w:space="0" w:color="auto"/>
                    <w:right w:val="none" w:sz="0" w:space="0" w:color="auto"/>
                  </w:divBdr>
                </w:div>
                <w:div w:id="1584951059">
                  <w:marLeft w:val="640"/>
                  <w:marRight w:val="0"/>
                  <w:marTop w:val="0"/>
                  <w:marBottom w:val="0"/>
                  <w:divBdr>
                    <w:top w:val="none" w:sz="0" w:space="0" w:color="auto"/>
                    <w:left w:val="none" w:sz="0" w:space="0" w:color="auto"/>
                    <w:bottom w:val="none" w:sz="0" w:space="0" w:color="auto"/>
                    <w:right w:val="none" w:sz="0" w:space="0" w:color="auto"/>
                  </w:divBdr>
                </w:div>
                <w:div w:id="1665086032">
                  <w:marLeft w:val="640"/>
                  <w:marRight w:val="0"/>
                  <w:marTop w:val="0"/>
                  <w:marBottom w:val="0"/>
                  <w:divBdr>
                    <w:top w:val="none" w:sz="0" w:space="0" w:color="auto"/>
                    <w:left w:val="none" w:sz="0" w:space="0" w:color="auto"/>
                    <w:bottom w:val="none" w:sz="0" w:space="0" w:color="auto"/>
                    <w:right w:val="none" w:sz="0" w:space="0" w:color="auto"/>
                  </w:divBdr>
                </w:div>
                <w:div w:id="1685745559">
                  <w:marLeft w:val="640"/>
                  <w:marRight w:val="0"/>
                  <w:marTop w:val="0"/>
                  <w:marBottom w:val="0"/>
                  <w:divBdr>
                    <w:top w:val="none" w:sz="0" w:space="0" w:color="auto"/>
                    <w:left w:val="none" w:sz="0" w:space="0" w:color="auto"/>
                    <w:bottom w:val="none" w:sz="0" w:space="0" w:color="auto"/>
                    <w:right w:val="none" w:sz="0" w:space="0" w:color="auto"/>
                  </w:divBdr>
                </w:div>
                <w:div w:id="1725984627">
                  <w:marLeft w:val="640"/>
                  <w:marRight w:val="0"/>
                  <w:marTop w:val="0"/>
                  <w:marBottom w:val="0"/>
                  <w:divBdr>
                    <w:top w:val="none" w:sz="0" w:space="0" w:color="auto"/>
                    <w:left w:val="none" w:sz="0" w:space="0" w:color="auto"/>
                    <w:bottom w:val="none" w:sz="0" w:space="0" w:color="auto"/>
                    <w:right w:val="none" w:sz="0" w:space="0" w:color="auto"/>
                  </w:divBdr>
                </w:div>
                <w:div w:id="1751806492">
                  <w:marLeft w:val="640"/>
                  <w:marRight w:val="0"/>
                  <w:marTop w:val="0"/>
                  <w:marBottom w:val="0"/>
                  <w:divBdr>
                    <w:top w:val="none" w:sz="0" w:space="0" w:color="auto"/>
                    <w:left w:val="none" w:sz="0" w:space="0" w:color="auto"/>
                    <w:bottom w:val="none" w:sz="0" w:space="0" w:color="auto"/>
                    <w:right w:val="none" w:sz="0" w:space="0" w:color="auto"/>
                  </w:divBdr>
                </w:div>
                <w:div w:id="1759055259">
                  <w:marLeft w:val="640"/>
                  <w:marRight w:val="0"/>
                  <w:marTop w:val="0"/>
                  <w:marBottom w:val="0"/>
                  <w:divBdr>
                    <w:top w:val="none" w:sz="0" w:space="0" w:color="auto"/>
                    <w:left w:val="none" w:sz="0" w:space="0" w:color="auto"/>
                    <w:bottom w:val="none" w:sz="0" w:space="0" w:color="auto"/>
                    <w:right w:val="none" w:sz="0" w:space="0" w:color="auto"/>
                  </w:divBdr>
                </w:div>
                <w:div w:id="1784766161">
                  <w:marLeft w:val="640"/>
                  <w:marRight w:val="0"/>
                  <w:marTop w:val="0"/>
                  <w:marBottom w:val="0"/>
                  <w:divBdr>
                    <w:top w:val="none" w:sz="0" w:space="0" w:color="auto"/>
                    <w:left w:val="none" w:sz="0" w:space="0" w:color="auto"/>
                    <w:bottom w:val="none" w:sz="0" w:space="0" w:color="auto"/>
                    <w:right w:val="none" w:sz="0" w:space="0" w:color="auto"/>
                  </w:divBdr>
                </w:div>
                <w:div w:id="1791782936">
                  <w:marLeft w:val="640"/>
                  <w:marRight w:val="0"/>
                  <w:marTop w:val="0"/>
                  <w:marBottom w:val="0"/>
                  <w:divBdr>
                    <w:top w:val="none" w:sz="0" w:space="0" w:color="auto"/>
                    <w:left w:val="none" w:sz="0" w:space="0" w:color="auto"/>
                    <w:bottom w:val="none" w:sz="0" w:space="0" w:color="auto"/>
                    <w:right w:val="none" w:sz="0" w:space="0" w:color="auto"/>
                  </w:divBdr>
                </w:div>
                <w:div w:id="1834031444">
                  <w:marLeft w:val="640"/>
                  <w:marRight w:val="0"/>
                  <w:marTop w:val="0"/>
                  <w:marBottom w:val="0"/>
                  <w:divBdr>
                    <w:top w:val="none" w:sz="0" w:space="0" w:color="auto"/>
                    <w:left w:val="none" w:sz="0" w:space="0" w:color="auto"/>
                    <w:bottom w:val="none" w:sz="0" w:space="0" w:color="auto"/>
                    <w:right w:val="none" w:sz="0" w:space="0" w:color="auto"/>
                  </w:divBdr>
                </w:div>
                <w:div w:id="1867980782">
                  <w:marLeft w:val="640"/>
                  <w:marRight w:val="0"/>
                  <w:marTop w:val="0"/>
                  <w:marBottom w:val="0"/>
                  <w:divBdr>
                    <w:top w:val="none" w:sz="0" w:space="0" w:color="auto"/>
                    <w:left w:val="none" w:sz="0" w:space="0" w:color="auto"/>
                    <w:bottom w:val="none" w:sz="0" w:space="0" w:color="auto"/>
                    <w:right w:val="none" w:sz="0" w:space="0" w:color="auto"/>
                  </w:divBdr>
                </w:div>
                <w:div w:id="1927112857">
                  <w:marLeft w:val="640"/>
                  <w:marRight w:val="0"/>
                  <w:marTop w:val="0"/>
                  <w:marBottom w:val="0"/>
                  <w:divBdr>
                    <w:top w:val="none" w:sz="0" w:space="0" w:color="auto"/>
                    <w:left w:val="none" w:sz="0" w:space="0" w:color="auto"/>
                    <w:bottom w:val="none" w:sz="0" w:space="0" w:color="auto"/>
                    <w:right w:val="none" w:sz="0" w:space="0" w:color="auto"/>
                  </w:divBdr>
                </w:div>
                <w:div w:id="1944024168">
                  <w:marLeft w:val="640"/>
                  <w:marRight w:val="0"/>
                  <w:marTop w:val="0"/>
                  <w:marBottom w:val="0"/>
                  <w:divBdr>
                    <w:top w:val="none" w:sz="0" w:space="0" w:color="auto"/>
                    <w:left w:val="none" w:sz="0" w:space="0" w:color="auto"/>
                    <w:bottom w:val="none" w:sz="0" w:space="0" w:color="auto"/>
                    <w:right w:val="none" w:sz="0" w:space="0" w:color="auto"/>
                  </w:divBdr>
                </w:div>
                <w:div w:id="1956255103">
                  <w:marLeft w:val="640"/>
                  <w:marRight w:val="0"/>
                  <w:marTop w:val="0"/>
                  <w:marBottom w:val="0"/>
                  <w:divBdr>
                    <w:top w:val="none" w:sz="0" w:space="0" w:color="auto"/>
                    <w:left w:val="none" w:sz="0" w:space="0" w:color="auto"/>
                    <w:bottom w:val="none" w:sz="0" w:space="0" w:color="auto"/>
                    <w:right w:val="none" w:sz="0" w:space="0" w:color="auto"/>
                  </w:divBdr>
                </w:div>
                <w:div w:id="2051027930">
                  <w:marLeft w:val="640"/>
                  <w:marRight w:val="0"/>
                  <w:marTop w:val="0"/>
                  <w:marBottom w:val="0"/>
                  <w:divBdr>
                    <w:top w:val="none" w:sz="0" w:space="0" w:color="auto"/>
                    <w:left w:val="none" w:sz="0" w:space="0" w:color="auto"/>
                    <w:bottom w:val="none" w:sz="0" w:space="0" w:color="auto"/>
                    <w:right w:val="none" w:sz="0" w:space="0" w:color="auto"/>
                  </w:divBdr>
                </w:div>
                <w:div w:id="2074280518">
                  <w:marLeft w:val="640"/>
                  <w:marRight w:val="0"/>
                  <w:marTop w:val="0"/>
                  <w:marBottom w:val="0"/>
                  <w:divBdr>
                    <w:top w:val="none" w:sz="0" w:space="0" w:color="auto"/>
                    <w:left w:val="none" w:sz="0" w:space="0" w:color="auto"/>
                    <w:bottom w:val="none" w:sz="0" w:space="0" w:color="auto"/>
                    <w:right w:val="none" w:sz="0" w:space="0" w:color="auto"/>
                  </w:divBdr>
                </w:div>
                <w:div w:id="2105689753">
                  <w:marLeft w:val="640"/>
                  <w:marRight w:val="0"/>
                  <w:marTop w:val="0"/>
                  <w:marBottom w:val="0"/>
                  <w:divBdr>
                    <w:top w:val="none" w:sz="0" w:space="0" w:color="auto"/>
                    <w:left w:val="none" w:sz="0" w:space="0" w:color="auto"/>
                    <w:bottom w:val="none" w:sz="0" w:space="0" w:color="auto"/>
                    <w:right w:val="none" w:sz="0" w:space="0" w:color="auto"/>
                  </w:divBdr>
                </w:div>
                <w:div w:id="2109618738">
                  <w:marLeft w:val="640"/>
                  <w:marRight w:val="0"/>
                  <w:marTop w:val="0"/>
                  <w:marBottom w:val="0"/>
                  <w:divBdr>
                    <w:top w:val="none" w:sz="0" w:space="0" w:color="auto"/>
                    <w:left w:val="none" w:sz="0" w:space="0" w:color="auto"/>
                    <w:bottom w:val="none" w:sz="0" w:space="0" w:color="auto"/>
                    <w:right w:val="none" w:sz="0" w:space="0" w:color="auto"/>
                  </w:divBdr>
                </w:div>
                <w:div w:id="2146773061">
                  <w:marLeft w:val="640"/>
                  <w:marRight w:val="0"/>
                  <w:marTop w:val="0"/>
                  <w:marBottom w:val="0"/>
                  <w:divBdr>
                    <w:top w:val="none" w:sz="0" w:space="0" w:color="auto"/>
                    <w:left w:val="none" w:sz="0" w:space="0" w:color="auto"/>
                    <w:bottom w:val="none" w:sz="0" w:space="0" w:color="auto"/>
                    <w:right w:val="none" w:sz="0" w:space="0" w:color="auto"/>
                  </w:divBdr>
                </w:div>
              </w:divsChild>
            </w:div>
            <w:div w:id="2102723643">
              <w:marLeft w:val="0"/>
              <w:marRight w:val="0"/>
              <w:marTop w:val="0"/>
              <w:marBottom w:val="0"/>
              <w:divBdr>
                <w:top w:val="none" w:sz="0" w:space="0" w:color="auto"/>
                <w:left w:val="none" w:sz="0" w:space="0" w:color="auto"/>
                <w:bottom w:val="none" w:sz="0" w:space="0" w:color="auto"/>
                <w:right w:val="none" w:sz="0" w:space="0" w:color="auto"/>
              </w:divBdr>
              <w:divsChild>
                <w:div w:id="24453032">
                  <w:marLeft w:val="640"/>
                  <w:marRight w:val="0"/>
                  <w:marTop w:val="0"/>
                  <w:marBottom w:val="0"/>
                  <w:divBdr>
                    <w:top w:val="none" w:sz="0" w:space="0" w:color="auto"/>
                    <w:left w:val="none" w:sz="0" w:space="0" w:color="auto"/>
                    <w:bottom w:val="none" w:sz="0" w:space="0" w:color="auto"/>
                    <w:right w:val="none" w:sz="0" w:space="0" w:color="auto"/>
                  </w:divBdr>
                </w:div>
                <w:div w:id="59062428">
                  <w:marLeft w:val="640"/>
                  <w:marRight w:val="0"/>
                  <w:marTop w:val="0"/>
                  <w:marBottom w:val="0"/>
                  <w:divBdr>
                    <w:top w:val="none" w:sz="0" w:space="0" w:color="auto"/>
                    <w:left w:val="none" w:sz="0" w:space="0" w:color="auto"/>
                    <w:bottom w:val="none" w:sz="0" w:space="0" w:color="auto"/>
                    <w:right w:val="none" w:sz="0" w:space="0" w:color="auto"/>
                  </w:divBdr>
                </w:div>
                <w:div w:id="83841072">
                  <w:marLeft w:val="640"/>
                  <w:marRight w:val="0"/>
                  <w:marTop w:val="0"/>
                  <w:marBottom w:val="0"/>
                  <w:divBdr>
                    <w:top w:val="none" w:sz="0" w:space="0" w:color="auto"/>
                    <w:left w:val="none" w:sz="0" w:space="0" w:color="auto"/>
                    <w:bottom w:val="none" w:sz="0" w:space="0" w:color="auto"/>
                    <w:right w:val="none" w:sz="0" w:space="0" w:color="auto"/>
                  </w:divBdr>
                </w:div>
                <w:div w:id="91122652">
                  <w:marLeft w:val="640"/>
                  <w:marRight w:val="0"/>
                  <w:marTop w:val="0"/>
                  <w:marBottom w:val="0"/>
                  <w:divBdr>
                    <w:top w:val="none" w:sz="0" w:space="0" w:color="auto"/>
                    <w:left w:val="none" w:sz="0" w:space="0" w:color="auto"/>
                    <w:bottom w:val="none" w:sz="0" w:space="0" w:color="auto"/>
                    <w:right w:val="none" w:sz="0" w:space="0" w:color="auto"/>
                  </w:divBdr>
                </w:div>
                <w:div w:id="141848487">
                  <w:marLeft w:val="640"/>
                  <w:marRight w:val="0"/>
                  <w:marTop w:val="0"/>
                  <w:marBottom w:val="0"/>
                  <w:divBdr>
                    <w:top w:val="none" w:sz="0" w:space="0" w:color="auto"/>
                    <w:left w:val="none" w:sz="0" w:space="0" w:color="auto"/>
                    <w:bottom w:val="none" w:sz="0" w:space="0" w:color="auto"/>
                    <w:right w:val="none" w:sz="0" w:space="0" w:color="auto"/>
                  </w:divBdr>
                </w:div>
                <w:div w:id="154492420">
                  <w:marLeft w:val="640"/>
                  <w:marRight w:val="0"/>
                  <w:marTop w:val="0"/>
                  <w:marBottom w:val="0"/>
                  <w:divBdr>
                    <w:top w:val="none" w:sz="0" w:space="0" w:color="auto"/>
                    <w:left w:val="none" w:sz="0" w:space="0" w:color="auto"/>
                    <w:bottom w:val="none" w:sz="0" w:space="0" w:color="auto"/>
                    <w:right w:val="none" w:sz="0" w:space="0" w:color="auto"/>
                  </w:divBdr>
                </w:div>
                <w:div w:id="181866980">
                  <w:marLeft w:val="640"/>
                  <w:marRight w:val="0"/>
                  <w:marTop w:val="0"/>
                  <w:marBottom w:val="0"/>
                  <w:divBdr>
                    <w:top w:val="none" w:sz="0" w:space="0" w:color="auto"/>
                    <w:left w:val="none" w:sz="0" w:space="0" w:color="auto"/>
                    <w:bottom w:val="none" w:sz="0" w:space="0" w:color="auto"/>
                    <w:right w:val="none" w:sz="0" w:space="0" w:color="auto"/>
                  </w:divBdr>
                </w:div>
                <w:div w:id="227502017">
                  <w:marLeft w:val="640"/>
                  <w:marRight w:val="0"/>
                  <w:marTop w:val="0"/>
                  <w:marBottom w:val="0"/>
                  <w:divBdr>
                    <w:top w:val="none" w:sz="0" w:space="0" w:color="auto"/>
                    <w:left w:val="none" w:sz="0" w:space="0" w:color="auto"/>
                    <w:bottom w:val="none" w:sz="0" w:space="0" w:color="auto"/>
                    <w:right w:val="none" w:sz="0" w:space="0" w:color="auto"/>
                  </w:divBdr>
                </w:div>
                <w:div w:id="233857488">
                  <w:marLeft w:val="640"/>
                  <w:marRight w:val="0"/>
                  <w:marTop w:val="0"/>
                  <w:marBottom w:val="0"/>
                  <w:divBdr>
                    <w:top w:val="none" w:sz="0" w:space="0" w:color="auto"/>
                    <w:left w:val="none" w:sz="0" w:space="0" w:color="auto"/>
                    <w:bottom w:val="none" w:sz="0" w:space="0" w:color="auto"/>
                    <w:right w:val="none" w:sz="0" w:space="0" w:color="auto"/>
                  </w:divBdr>
                </w:div>
                <w:div w:id="240599682">
                  <w:marLeft w:val="640"/>
                  <w:marRight w:val="0"/>
                  <w:marTop w:val="0"/>
                  <w:marBottom w:val="0"/>
                  <w:divBdr>
                    <w:top w:val="none" w:sz="0" w:space="0" w:color="auto"/>
                    <w:left w:val="none" w:sz="0" w:space="0" w:color="auto"/>
                    <w:bottom w:val="none" w:sz="0" w:space="0" w:color="auto"/>
                    <w:right w:val="none" w:sz="0" w:space="0" w:color="auto"/>
                  </w:divBdr>
                </w:div>
                <w:div w:id="242760447">
                  <w:marLeft w:val="640"/>
                  <w:marRight w:val="0"/>
                  <w:marTop w:val="0"/>
                  <w:marBottom w:val="0"/>
                  <w:divBdr>
                    <w:top w:val="none" w:sz="0" w:space="0" w:color="auto"/>
                    <w:left w:val="none" w:sz="0" w:space="0" w:color="auto"/>
                    <w:bottom w:val="none" w:sz="0" w:space="0" w:color="auto"/>
                    <w:right w:val="none" w:sz="0" w:space="0" w:color="auto"/>
                  </w:divBdr>
                </w:div>
                <w:div w:id="244657210">
                  <w:marLeft w:val="640"/>
                  <w:marRight w:val="0"/>
                  <w:marTop w:val="0"/>
                  <w:marBottom w:val="0"/>
                  <w:divBdr>
                    <w:top w:val="none" w:sz="0" w:space="0" w:color="auto"/>
                    <w:left w:val="none" w:sz="0" w:space="0" w:color="auto"/>
                    <w:bottom w:val="none" w:sz="0" w:space="0" w:color="auto"/>
                    <w:right w:val="none" w:sz="0" w:space="0" w:color="auto"/>
                  </w:divBdr>
                </w:div>
                <w:div w:id="344133137">
                  <w:marLeft w:val="640"/>
                  <w:marRight w:val="0"/>
                  <w:marTop w:val="0"/>
                  <w:marBottom w:val="0"/>
                  <w:divBdr>
                    <w:top w:val="none" w:sz="0" w:space="0" w:color="auto"/>
                    <w:left w:val="none" w:sz="0" w:space="0" w:color="auto"/>
                    <w:bottom w:val="none" w:sz="0" w:space="0" w:color="auto"/>
                    <w:right w:val="none" w:sz="0" w:space="0" w:color="auto"/>
                  </w:divBdr>
                </w:div>
                <w:div w:id="376781066">
                  <w:marLeft w:val="640"/>
                  <w:marRight w:val="0"/>
                  <w:marTop w:val="0"/>
                  <w:marBottom w:val="0"/>
                  <w:divBdr>
                    <w:top w:val="none" w:sz="0" w:space="0" w:color="auto"/>
                    <w:left w:val="none" w:sz="0" w:space="0" w:color="auto"/>
                    <w:bottom w:val="none" w:sz="0" w:space="0" w:color="auto"/>
                    <w:right w:val="none" w:sz="0" w:space="0" w:color="auto"/>
                  </w:divBdr>
                </w:div>
                <w:div w:id="397627601">
                  <w:marLeft w:val="640"/>
                  <w:marRight w:val="0"/>
                  <w:marTop w:val="0"/>
                  <w:marBottom w:val="0"/>
                  <w:divBdr>
                    <w:top w:val="none" w:sz="0" w:space="0" w:color="auto"/>
                    <w:left w:val="none" w:sz="0" w:space="0" w:color="auto"/>
                    <w:bottom w:val="none" w:sz="0" w:space="0" w:color="auto"/>
                    <w:right w:val="none" w:sz="0" w:space="0" w:color="auto"/>
                  </w:divBdr>
                </w:div>
                <w:div w:id="460802214">
                  <w:marLeft w:val="640"/>
                  <w:marRight w:val="0"/>
                  <w:marTop w:val="0"/>
                  <w:marBottom w:val="0"/>
                  <w:divBdr>
                    <w:top w:val="none" w:sz="0" w:space="0" w:color="auto"/>
                    <w:left w:val="none" w:sz="0" w:space="0" w:color="auto"/>
                    <w:bottom w:val="none" w:sz="0" w:space="0" w:color="auto"/>
                    <w:right w:val="none" w:sz="0" w:space="0" w:color="auto"/>
                  </w:divBdr>
                </w:div>
                <w:div w:id="467284979">
                  <w:marLeft w:val="640"/>
                  <w:marRight w:val="0"/>
                  <w:marTop w:val="0"/>
                  <w:marBottom w:val="0"/>
                  <w:divBdr>
                    <w:top w:val="none" w:sz="0" w:space="0" w:color="auto"/>
                    <w:left w:val="none" w:sz="0" w:space="0" w:color="auto"/>
                    <w:bottom w:val="none" w:sz="0" w:space="0" w:color="auto"/>
                    <w:right w:val="none" w:sz="0" w:space="0" w:color="auto"/>
                  </w:divBdr>
                </w:div>
                <w:div w:id="565453658">
                  <w:marLeft w:val="640"/>
                  <w:marRight w:val="0"/>
                  <w:marTop w:val="0"/>
                  <w:marBottom w:val="0"/>
                  <w:divBdr>
                    <w:top w:val="none" w:sz="0" w:space="0" w:color="auto"/>
                    <w:left w:val="none" w:sz="0" w:space="0" w:color="auto"/>
                    <w:bottom w:val="none" w:sz="0" w:space="0" w:color="auto"/>
                    <w:right w:val="none" w:sz="0" w:space="0" w:color="auto"/>
                  </w:divBdr>
                </w:div>
                <w:div w:id="620498366">
                  <w:marLeft w:val="640"/>
                  <w:marRight w:val="0"/>
                  <w:marTop w:val="0"/>
                  <w:marBottom w:val="0"/>
                  <w:divBdr>
                    <w:top w:val="none" w:sz="0" w:space="0" w:color="auto"/>
                    <w:left w:val="none" w:sz="0" w:space="0" w:color="auto"/>
                    <w:bottom w:val="none" w:sz="0" w:space="0" w:color="auto"/>
                    <w:right w:val="none" w:sz="0" w:space="0" w:color="auto"/>
                  </w:divBdr>
                </w:div>
                <w:div w:id="640888271">
                  <w:marLeft w:val="640"/>
                  <w:marRight w:val="0"/>
                  <w:marTop w:val="0"/>
                  <w:marBottom w:val="0"/>
                  <w:divBdr>
                    <w:top w:val="none" w:sz="0" w:space="0" w:color="auto"/>
                    <w:left w:val="none" w:sz="0" w:space="0" w:color="auto"/>
                    <w:bottom w:val="none" w:sz="0" w:space="0" w:color="auto"/>
                    <w:right w:val="none" w:sz="0" w:space="0" w:color="auto"/>
                  </w:divBdr>
                </w:div>
                <w:div w:id="769660620">
                  <w:marLeft w:val="640"/>
                  <w:marRight w:val="0"/>
                  <w:marTop w:val="0"/>
                  <w:marBottom w:val="0"/>
                  <w:divBdr>
                    <w:top w:val="none" w:sz="0" w:space="0" w:color="auto"/>
                    <w:left w:val="none" w:sz="0" w:space="0" w:color="auto"/>
                    <w:bottom w:val="none" w:sz="0" w:space="0" w:color="auto"/>
                    <w:right w:val="none" w:sz="0" w:space="0" w:color="auto"/>
                  </w:divBdr>
                </w:div>
                <w:div w:id="813907694">
                  <w:marLeft w:val="640"/>
                  <w:marRight w:val="0"/>
                  <w:marTop w:val="0"/>
                  <w:marBottom w:val="0"/>
                  <w:divBdr>
                    <w:top w:val="none" w:sz="0" w:space="0" w:color="auto"/>
                    <w:left w:val="none" w:sz="0" w:space="0" w:color="auto"/>
                    <w:bottom w:val="none" w:sz="0" w:space="0" w:color="auto"/>
                    <w:right w:val="none" w:sz="0" w:space="0" w:color="auto"/>
                  </w:divBdr>
                </w:div>
                <w:div w:id="910196065">
                  <w:marLeft w:val="640"/>
                  <w:marRight w:val="0"/>
                  <w:marTop w:val="0"/>
                  <w:marBottom w:val="0"/>
                  <w:divBdr>
                    <w:top w:val="none" w:sz="0" w:space="0" w:color="auto"/>
                    <w:left w:val="none" w:sz="0" w:space="0" w:color="auto"/>
                    <w:bottom w:val="none" w:sz="0" w:space="0" w:color="auto"/>
                    <w:right w:val="none" w:sz="0" w:space="0" w:color="auto"/>
                  </w:divBdr>
                </w:div>
                <w:div w:id="942298110">
                  <w:marLeft w:val="640"/>
                  <w:marRight w:val="0"/>
                  <w:marTop w:val="0"/>
                  <w:marBottom w:val="0"/>
                  <w:divBdr>
                    <w:top w:val="none" w:sz="0" w:space="0" w:color="auto"/>
                    <w:left w:val="none" w:sz="0" w:space="0" w:color="auto"/>
                    <w:bottom w:val="none" w:sz="0" w:space="0" w:color="auto"/>
                    <w:right w:val="none" w:sz="0" w:space="0" w:color="auto"/>
                  </w:divBdr>
                </w:div>
                <w:div w:id="970136065">
                  <w:marLeft w:val="640"/>
                  <w:marRight w:val="0"/>
                  <w:marTop w:val="0"/>
                  <w:marBottom w:val="0"/>
                  <w:divBdr>
                    <w:top w:val="none" w:sz="0" w:space="0" w:color="auto"/>
                    <w:left w:val="none" w:sz="0" w:space="0" w:color="auto"/>
                    <w:bottom w:val="none" w:sz="0" w:space="0" w:color="auto"/>
                    <w:right w:val="none" w:sz="0" w:space="0" w:color="auto"/>
                  </w:divBdr>
                </w:div>
                <w:div w:id="972711556">
                  <w:marLeft w:val="640"/>
                  <w:marRight w:val="0"/>
                  <w:marTop w:val="0"/>
                  <w:marBottom w:val="0"/>
                  <w:divBdr>
                    <w:top w:val="none" w:sz="0" w:space="0" w:color="auto"/>
                    <w:left w:val="none" w:sz="0" w:space="0" w:color="auto"/>
                    <w:bottom w:val="none" w:sz="0" w:space="0" w:color="auto"/>
                    <w:right w:val="none" w:sz="0" w:space="0" w:color="auto"/>
                  </w:divBdr>
                </w:div>
                <w:div w:id="973677719">
                  <w:marLeft w:val="640"/>
                  <w:marRight w:val="0"/>
                  <w:marTop w:val="0"/>
                  <w:marBottom w:val="0"/>
                  <w:divBdr>
                    <w:top w:val="none" w:sz="0" w:space="0" w:color="auto"/>
                    <w:left w:val="none" w:sz="0" w:space="0" w:color="auto"/>
                    <w:bottom w:val="none" w:sz="0" w:space="0" w:color="auto"/>
                    <w:right w:val="none" w:sz="0" w:space="0" w:color="auto"/>
                  </w:divBdr>
                </w:div>
                <w:div w:id="1005326099">
                  <w:marLeft w:val="640"/>
                  <w:marRight w:val="0"/>
                  <w:marTop w:val="0"/>
                  <w:marBottom w:val="0"/>
                  <w:divBdr>
                    <w:top w:val="none" w:sz="0" w:space="0" w:color="auto"/>
                    <w:left w:val="none" w:sz="0" w:space="0" w:color="auto"/>
                    <w:bottom w:val="none" w:sz="0" w:space="0" w:color="auto"/>
                    <w:right w:val="none" w:sz="0" w:space="0" w:color="auto"/>
                  </w:divBdr>
                </w:div>
                <w:div w:id="1018048114">
                  <w:marLeft w:val="640"/>
                  <w:marRight w:val="0"/>
                  <w:marTop w:val="0"/>
                  <w:marBottom w:val="0"/>
                  <w:divBdr>
                    <w:top w:val="none" w:sz="0" w:space="0" w:color="auto"/>
                    <w:left w:val="none" w:sz="0" w:space="0" w:color="auto"/>
                    <w:bottom w:val="none" w:sz="0" w:space="0" w:color="auto"/>
                    <w:right w:val="none" w:sz="0" w:space="0" w:color="auto"/>
                  </w:divBdr>
                </w:div>
                <w:div w:id="1147937325">
                  <w:marLeft w:val="640"/>
                  <w:marRight w:val="0"/>
                  <w:marTop w:val="0"/>
                  <w:marBottom w:val="0"/>
                  <w:divBdr>
                    <w:top w:val="none" w:sz="0" w:space="0" w:color="auto"/>
                    <w:left w:val="none" w:sz="0" w:space="0" w:color="auto"/>
                    <w:bottom w:val="none" w:sz="0" w:space="0" w:color="auto"/>
                    <w:right w:val="none" w:sz="0" w:space="0" w:color="auto"/>
                  </w:divBdr>
                </w:div>
                <w:div w:id="1160194981">
                  <w:marLeft w:val="640"/>
                  <w:marRight w:val="0"/>
                  <w:marTop w:val="0"/>
                  <w:marBottom w:val="0"/>
                  <w:divBdr>
                    <w:top w:val="none" w:sz="0" w:space="0" w:color="auto"/>
                    <w:left w:val="none" w:sz="0" w:space="0" w:color="auto"/>
                    <w:bottom w:val="none" w:sz="0" w:space="0" w:color="auto"/>
                    <w:right w:val="none" w:sz="0" w:space="0" w:color="auto"/>
                  </w:divBdr>
                </w:div>
                <w:div w:id="1161848732">
                  <w:marLeft w:val="640"/>
                  <w:marRight w:val="0"/>
                  <w:marTop w:val="0"/>
                  <w:marBottom w:val="0"/>
                  <w:divBdr>
                    <w:top w:val="none" w:sz="0" w:space="0" w:color="auto"/>
                    <w:left w:val="none" w:sz="0" w:space="0" w:color="auto"/>
                    <w:bottom w:val="none" w:sz="0" w:space="0" w:color="auto"/>
                    <w:right w:val="none" w:sz="0" w:space="0" w:color="auto"/>
                  </w:divBdr>
                </w:div>
                <w:div w:id="1182746540">
                  <w:marLeft w:val="640"/>
                  <w:marRight w:val="0"/>
                  <w:marTop w:val="0"/>
                  <w:marBottom w:val="0"/>
                  <w:divBdr>
                    <w:top w:val="none" w:sz="0" w:space="0" w:color="auto"/>
                    <w:left w:val="none" w:sz="0" w:space="0" w:color="auto"/>
                    <w:bottom w:val="none" w:sz="0" w:space="0" w:color="auto"/>
                    <w:right w:val="none" w:sz="0" w:space="0" w:color="auto"/>
                  </w:divBdr>
                </w:div>
                <w:div w:id="1266227605">
                  <w:marLeft w:val="640"/>
                  <w:marRight w:val="0"/>
                  <w:marTop w:val="0"/>
                  <w:marBottom w:val="0"/>
                  <w:divBdr>
                    <w:top w:val="none" w:sz="0" w:space="0" w:color="auto"/>
                    <w:left w:val="none" w:sz="0" w:space="0" w:color="auto"/>
                    <w:bottom w:val="none" w:sz="0" w:space="0" w:color="auto"/>
                    <w:right w:val="none" w:sz="0" w:space="0" w:color="auto"/>
                  </w:divBdr>
                </w:div>
                <w:div w:id="1322350083">
                  <w:marLeft w:val="640"/>
                  <w:marRight w:val="0"/>
                  <w:marTop w:val="0"/>
                  <w:marBottom w:val="0"/>
                  <w:divBdr>
                    <w:top w:val="none" w:sz="0" w:space="0" w:color="auto"/>
                    <w:left w:val="none" w:sz="0" w:space="0" w:color="auto"/>
                    <w:bottom w:val="none" w:sz="0" w:space="0" w:color="auto"/>
                    <w:right w:val="none" w:sz="0" w:space="0" w:color="auto"/>
                  </w:divBdr>
                </w:div>
                <w:div w:id="1344895009">
                  <w:marLeft w:val="640"/>
                  <w:marRight w:val="0"/>
                  <w:marTop w:val="0"/>
                  <w:marBottom w:val="0"/>
                  <w:divBdr>
                    <w:top w:val="none" w:sz="0" w:space="0" w:color="auto"/>
                    <w:left w:val="none" w:sz="0" w:space="0" w:color="auto"/>
                    <w:bottom w:val="none" w:sz="0" w:space="0" w:color="auto"/>
                    <w:right w:val="none" w:sz="0" w:space="0" w:color="auto"/>
                  </w:divBdr>
                </w:div>
                <w:div w:id="1483740482">
                  <w:marLeft w:val="640"/>
                  <w:marRight w:val="0"/>
                  <w:marTop w:val="0"/>
                  <w:marBottom w:val="0"/>
                  <w:divBdr>
                    <w:top w:val="none" w:sz="0" w:space="0" w:color="auto"/>
                    <w:left w:val="none" w:sz="0" w:space="0" w:color="auto"/>
                    <w:bottom w:val="none" w:sz="0" w:space="0" w:color="auto"/>
                    <w:right w:val="none" w:sz="0" w:space="0" w:color="auto"/>
                  </w:divBdr>
                </w:div>
                <w:div w:id="1484472817">
                  <w:marLeft w:val="640"/>
                  <w:marRight w:val="0"/>
                  <w:marTop w:val="0"/>
                  <w:marBottom w:val="0"/>
                  <w:divBdr>
                    <w:top w:val="none" w:sz="0" w:space="0" w:color="auto"/>
                    <w:left w:val="none" w:sz="0" w:space="0" w:color="auto"/>
                    <w:bottom w:val="none" w:sz="0" w:space="0" w:color="auto"/>
                    <w:right w:val="none" w:sz="0" w:space="0" w:color="auto"/>
                  </w:divBdr>
                </w:div>
                <w:div w:id="1500149603">
                  <w:marLeft w:val="640"/>
                  <w:marRight w:val="0"/>
                  <w:marTop w:val="0"/>
                  <w:marBottom w:val="0"/>
                  <w:divBdr>
                    <w:top w:val="none" w:sz="0" w:space="0" w:color="auto"/>
                    <w:left w:val="none" w:sz="0" w:space="0" w:color="auto"/>
                    <w:bottom w:val="none" w:sz="0" w:space="0" w:color="auto"/>
                    <w:right w:val="none" w:sz="0" w:space="0" w:color="auto"/>
                  </w:divBdr>
                </w:div>
                <w:div w:id="1560091579">
                  <w:marLeft w:val="640"/>
                  <w:marRight w:val="0"/>
                  <w:marTop w:val="0"/>
                  <w:marBottom w:val="0"/>
                  <w:divBdr>
                    <w:top w:val="none" w:sz="0" w:space="0" w:color="auto"/>
                    <w:left w:val="none" w:sz="0" w:space="0" w:color="auto"/>
                    <w:bottom w:val="none" w:sz="0" w:space="0" w:color="auto"/>
                    <w:right w:val="none" w:sz="0" w:space="0" w:color="auto"/>
                  </w:divBdr>
                </w:div>
                <w:div w:id="1584992041">
                  <w:marLeft w:val="640"/>
                  <w:marRight w:val="0"/>
                  <w:marTop w:val="0"/>
                  <w:marBottom w:val="0"/>
                  <w:divBdr>
                    <w:top w:val="none" w:sz="0" w:space="0" w:color="auto"/>
                    <w:left w:val="none" w:sz="0" w:space="0" w:color="auto"/>
                    <w:bottom w:val="none" w:sz="0" w:space="0" w:color="auto"/>
                    <w:right w:val="none" w:sz="0" w:space="0" w:color="auto"/>
                  </w:divBdr>
                </w:div>
                <w:div w:id="1606620364">
                  <w:marLeft w:val="640"/>
                  <w:marRight w:val="0"/>
                  <w:marTop w:val="0"/>
                  <w:marBottom w:val="0"/>
                  <w:divBdr>
                    <w:top w:val="none" w:sz="0" w:space="0" w:color="auto"/>
                    <w:left w:val="none" w:sz="0" w:space="0" w:color="auto"/>
                    <w:bottom w:val="none" w:sz="0" w:space="0" w:color="auto"/>
                    <w:right w:val="none" w:sz="0" w:space="0" w:color="auto"/>
                  </w:divBdr>
                </w:div>
                <w:div w:id="1616790839">
                  <w:marLeft w:val="640"/>
                  <w:marRight w:val="0"/>
                  <w:marTop w:val="0"/>
                  <w:marBottom w:val="0"/>
                  <w:divBdr>
                    <w:top w:val="none" w:sz="0" w:space="0" w:color="auto"/>
                    <w:left w:val="none" w:sz="0" w:space="0" w:color="auto"/>
                    <w:bottom w:val="none" w:sz="0" w:space="0" w:color="auto"/>
                    <w:right w:val="none" w:sz="0" w:space="0" w:color="auto"/>
                  </w:divBdr>
                </w:div>
                <w:div w:id="1623616015">
                  <w:marLeft w:val="640"/>
                  <w:marRight w:val="0"/>
                  <w:marTop w:val="0"/>
                  <w:marBottom w:val="0"/>
                  <w:divBdr>
                    <w:top w:val="none" w:sz="0" w:space="0" w:color="auto"/>
                    <w:left w:val="none" w:sz="0" w:space="0" w:color="auto"/>
                    <w:bottom w:val="none" w:sz="0" w:space="0" w:color="auto"/>
                    <w:right w:val="none" w:sz="0" w:space="0" w:color="auto"/>
                  </w:divBdr>
                </w:div>
                <w:div w:id="1655059415">
                  <w:marLeft w:val="640"/>
                  <w:marRight w:val="0"/>
                  <w:marTop w:val="0"/>
                  <w:marBottom w:val="0"/>
                  <w:divBdr>
                    <w:top w:val="none" w:sz="0" w:space="0" w:color="auto"/>
                    <w:left w:val="none" w:sz="0" w:space="0" w:color="auto"/>
                    <w:bottom w:val="none" w:sz="0" w:space="0" w:color="auto"/>
                    <w:right w:val="none" w:sz="0" w:space="0" w:color="auto"/>
                  </w:divBdr>
                </w:div>
                <w:div w:id="1662662797">
                  <w:marLeft w:val="640"/>
                  <w:marRight w:val="0"/>
                  <w:marTop w:val="0"/>
                  <w:marBottom w:val="0"/>
                  <w:divBdr>
                    <w:top w:val="none" w:sz="0" w:space="0" w:color="auto"/>
                    <w:left w:val="none" w:sz="0" w:space="0" w:color="auto"/>
                    <w:bottom w:val="none" w:sz="0" w:space="0" w:color="auto"/>
                    <w:right w:val="none" w:sz="0" w:space="0" w:color="auto"/>
                  </w:divBdr>
                </w:div>
                <w:div w:id="1670719367">
                  <w:marLeft w:val="640"/>
                  <w:marRight w:val="0"/>
                  <w:marTop w:val="0"/>
                  <w:marBottom w:val="0"/>
                  <w:divBdr>
                    <w:top w:val="none" w:sz="0" w:space="0" w:color="auto"/>
                    <w:left w:val="none" w:sz="0" w:space="0" w:color="auto"/>
                    <w:bottom w:val="none" w:sz="0" w:space="0" w:color="auto"/>
                    <w:right w:val="none" w:sz="0" w:space="0" w:color="auto"/>
                  </w:divBdr>
                </w:div>
                <w:div w:id="1760905442">
                  <w:marLeft w:val="640"/>
                  <w:marRight w:val="0"/>
                  <w:marTop w:val="0"/>
                  <w:marBottom w:val="0"/>
                  <w:divBdr>
                    <w:top w:val="none" w:sz="0" w:space="0" w:color="auto"/>
                    <w:left w:val="none" w:sz="0" w:space="0" w:color="auto"/>
                    <w:bottom w:val="none" w:sz="0" w:space="0" w:color="auto"/>
                    <w:right w:val="none" w:sz="0" w:space="0" w:color="auto"/>
                  </w:divBdr>
                </w:div>
                <w:div w:id="1799563012">
                  <w:marLeft w:val="640"/>
                  <w:marRight w:val="0"/>
                  <w:marTop w:val="0"/>
                  <w:marBottom w:val="0"/>
                  <w:divBdr>
                    <w:top w:val="none" w:sz="0" w:space="0" w:color="auto"/>
                    <w:left w:val="none" w:sz="0" w:space="0" w:color="auto"/>
                    <w:bottom w:val="none" w:sz="0" w:space="0" w:color="auto"/>
                    <w:right w:val="none" w:sz="0" w:space="0" w:color="auto"/>
                  </w:divBdr>
                </w:div>
                <w:div w:id="1800567882">
                  <w:marLeft w:val="640"/>
                  <w:marRight w:val="0"/>
                  <w:marTop w:val="0"/>
                  <w:marBottom w:val="0"/>
                  <w:divBdr>
                    <w:top w:val="none" w:sz="0" w:space="0" w:color="auto"/>
                    <w:left w:val="none" w:sz="0" w:space="0" w:color="auto"/>
                    <w:bottom w:val="none" w:sz="0" w:space="0" w:color="auto"/>
                    <w:right w:val="none" w:sz="0" w:space="0" w:color="auto"/>
                  </w:divBdr>
                </w:div>
                <w:div w:id="1806043898">
                  <w:marLeft w:val="640"/>
                  <w:marRight w:val="0"/>
                  <w:marTop w:val="0"/>
                  <w:marBottom w:val="0"/>
                  <w:divBdr>
                    <w:top w:val="none" w:sz="0" w:space="0" w:color="auto"/>
                    <w:left w:val="none" w:sz="0" w:space="0" w:color="auto"/>
                    <w:bottom w:val="none" w:sz="0" w:space="0" w:color="auto"/>
                    <w:right w:val="none" w:sz="0" w:space="0" w:color="auto"/>
                  </w:divBdr>
                </w:div>
                <w:div w:id="1852721542">
                  <w:marLeft w:val="640"/>
                  <w:marRight w:val="0"/>
                  <w:marTop w:val="0"/>
                  <w:marBottom w:val="0"/>
                  <w:divBdr>
                    <w:top w:val="none" w:sz="0" w:space="0" w:color="auto"/>
                    <w:left w:val="none" w:sz="0" w:space="0" w:color="auto"/>
                    <w:bottom w:val="none" w:sz="0" w:space="0" w:color="auto"/>
                    <w:right w:val="none" w:sz="0" w:space="0" w:color="auto"/>
                  </w:divBdr>
                </w:div>
                <w:div w:id="1855529651">
                  <w:marLeft w:val="640"/>
                  <w:marRight w:val="0"/>
                  <w:marTop w:val="0"/>
                  <w:marBottom w:val="0"/>
                  <w:divBdr>
                    <w:top w:val="none" w:sz="0" w:space="0" w:color="auto"/>
                    <w:left w:val="none" w:sz="0" w:space="0" w:color="auto"/>
                    <w:bottom w:val="none" w:sz="0" w:space="0" w:color="auto"/>
                    <w:right w:val="none" w:sz="0" w:space="0" w:color="auto"/>
                  </w:divBdr>
                </w:div>
                <w:div w:id="1883902156">
                  <w:marLeft w:val="640"/>
                  <w:marRight w:val="0"/>
                  <w:marTop w:val="0"/>
                  <w:marBottom w:val="0"/>
                  <w:divBdr>
                    <w:top w:val="none" w:sz="0" w:space="0" w:color="auto"/>
                    <w:left w:val="none" w:sz="0" w:space="0" w:color="auto"/>
                    <w:bottom w:val="none" w:sz="0" w:space="0" w:color="auto"/>
                    <w:right w:val="none" w:sz="0" w:space="0" w:color="auto"/>
                  </w:divBdr>
                </w:div>
                <w:div w:id="1985041587">
                  <w:marLeft w:val="640"/>
                  <w:marRight w:val="0"/>
                  <w:marTop w:val="0"/>
                  <w:marBottom w:val="0"/>
                  <w:divBdr>
                    <w:top w:val="none" w:sz="0" w:space="0" w:color="auto"/>
                    <w:left w:val="none" w:sz="0" w:space="0" w:color="auto"/>
                    <w:bottom w:val="none" w:sz="0" w:space="0" w:color="auto"/>
                    <w:right w:val="none" w:sz="0" w:space="0" w:color="auto"/>
                  </w:divBdr>
                </w:div>
                <w:div w:id="2019500791">
                  <w:marLeft w:val="640"/>
                  <w:marRight w:val="0"/>
                  <w:marTop w:val="0"/>
                  <w:marBottom w:val="0"/>
                  <w:divBdr>
                    <w:top w:val="none" w:sz="0" w:space="0" w:color="auto"/>
                    <w:left w:val="none" w:sz="0" w:space="0" w:color="auto"/>
                    <w:bottom w:val="none" w:sz="0" w:space="0" w:color="auto"/>
                    <w:right w:val="none" w:sz="0" w:space="0" w:color="auto"/>
                  </w:divBdr>
                </w:div>
                <w:div w:id="2057507571">
                  <w:marLeft w:val="640"/>
                  <w:marRight w:val="0"/>
                  <w:marTop w:val="0"/>
                  <w:marBottom w:val="0"/>
                  <w:divBdr>
                    <w:top w:val="none" w:sz="0" w:space="0" w:color="auto"/>
                    <w:left w:val="none" w:sz="0" w:space="0" w:color="auto"/>
                    <w:bottom w:val="none" w:sz="0" w:space="0" w:color="auto"/>
                    <w:right w:val="none" w:sz="0" w:space="0" w:color="auto"/>
                  </w:divBdr>
                </w:div>
                <w:div w:id="2087914213">
                  <w:marLeft w:val="640"/>
                  <w:marRight w:val="0"/>
                  <w:marTop w:val="0"/>
                  <w:marBottom w:val="0"/>
                  <w:divBdr>
                    <w:top w:val="none" w:sz="0" w:space="0" w:color="auto"/>
                    <w:left w:val="none" w:sz="0" w:space="0" w:color="auto"/>
                    <w:bottom w:val="none" w:sz="0" w:space="0" w:color="auto"/>
                    <w:right w:val="none" w:sz="0" w:space="0" w:color="auto"/>
                  </w:divBdr>
                </w:div>
                <w:div w:id="2093966683">
                  <w:marLeft w:val="640"/>
                  <w:marRight w:val="0"/>
                  <w:marTop w:val="0"/>
                  <w:marBottom w:val="0"/>
                  <w:divBdr>
                    <w:top w:val="none" w:sz="0" w:space="0" w:color="auto"/>
                    <w:left w:val="none" w:sz="0" w:space="0" w:color="auto"/>
                    <w:bottom w:val="none" w:sz="0" w:space="0" w:color="auto"/>
                    <w:right w:val="none" w:sz="0" w:space="0" w:color="auto"/>
                  </w:divBdr>
                </w:div>
                <w:div w:id="2094276854">
                  <w:marLeft w:val="640"/>
                  <w:marRight w:val="0"/>
                  <w:marTop w:val="0"/>
                  <w:marBottom w:val="0"/>
                  <w:divBdr>
                    <w:top w:val="none" w:sz="0" w:space="0" w:color="auto"/>
                    <w:left w:val="none" w:sz="0" w:space="0" w:color="auto"/>
                    <w:bottom w:val="none" w:sz="0" w:space="0" w:color="auto"/>
                    <w:right w:val="none" w:sz="0" w:space="0" w:color="auto"/>
                  </w:divBdr>
                </w:div>
              </w:divsChild>
            </w:div>
            <w:div w:id="2112780937">
              <w:marLeft w:val="0"/>
              <w:marRight w:val="0"/>
              <w:marTop w:val="0"/>
              <w:marBottom w:val="0"/>
              <w:divBdr>
                <w:top w:val="none" w:sz="0" w:space="0" w:color="auto"/>
                <w:left w:val="none" w:sz="0" w:space="0" w:color="auto"/>
                <w:bottom w:val="none" w:sz="0" w:space="0" w:color="auto"/>
                <w:right w:val="none" w:sz="0" w:space="0" w:color="auto"/>
              </w:divBdr>
              <w:divsChild>
                <w:div w:id="2251132">
                  <w:marLeft w:val="640"/>
                  <w:marRight w:val="0"/>
                  <w:marTop w:val="0"/>
                  <w:marBottom w:val="0"/>
                  <w:divBdr>
                    <w:top w:val="none" w:sz="0" w:space="0" w:color="auto"/>
                    <w:left w:val="none" w:sz="0" w:space="0" w:color="auto"/>
                    <w:bottom w:val="none" w:sz="0" w:space="0" w:color="auto"/>
                    <w:right w:val="none" w:sz="0" w:space="0" w:color="auto"/>
                  </w:divBdr>
                </w:div>
                <w:div w:id="3360914">
                  <w:marLeft w:val="640"/>
                  <w:marRight w:val="0"/>
                  <w:marTop w:val="0"/>
                  <w:marBottom w:val="0"/>
                  <w:divBdr>
                    <w:top w:val="none" w:sz="0" w:space="0" w:color="auto"/>
                    <w:left w:val="none" w:sz="0" w:space="0" w:color="auto"/>
                    <w:bottom w:val="none" w:sz="0" w:space="0" w:color="auto"/>
                    <w:right w:val="none" w:sz="0" w:space="0" w:color="auto"/>
                  </w:divBdr>
                </w:div>
                <w:div w:id="16974748">
                  <w:marLeft w:val="640"/>
                  <w:marRight w:val="0"/>
                  <w:marTop w:val="0"/>
                  <w:marBottom w:val="0"/>
                  <w:divBdr>
                    <w:top w:val="none" w:sz="0" w:space="0" w:color="auto"/>
                    <w:left w:val="none" w:sz="0" w:space="0" w:color="auto"/>
                    <w:bottom w:val="none" w:sz="0" w:space="0" w:color="auto"/>
                    <w:right w:val="none" w:sz="0" w:space="0" w:color="auto"/>
                  </w:divBdr>
                </w:div>
                <w:div w:id="80763862">
                  <w:marLeft w:val="640"/>
                  <w:marRight w:val="0"/>
                  <w:marTop w:val="0"/>
                  <w:marBottom w:val="0"/>
                  <w:divBdr>
                    <w:top w:val="none" w:sz="0" w:space="0" w:color="auto"/>
                    <w:left w:val="none" w:sz="0" w:space="0" w:color="auto"/>
                    <w:bottom w:val="none" w:sz="0" w:space="0" w:color="auto"/>
                    <w:right w:val="none" w:sz="0" w:space="0" w:color="auto"/>
                  </w:divBdr>
                </w:div>
                <w:div w:id="116989614">
                  <w:marLeft w:val="640"/>
                  <w:marRight w:val="0"/>
                  <w:marTop w:val="0"/>
                  <w:marBottom w:val="0"/>
                  <w:divBdr>
                    <w:top w:val="none" w:sz="0" w:space="0" w:color="auto"/>
                    <w:left w:val="none" w:sz="0" w:space="0" w:color="auto"/>
                    <w:bottom w:val="none" w:sz="0" w:space="0" w:color="auto"/>
                    <w:right w:val="none" w:sz="0" w:space="0" w:color="auto"/>
                  </w:divBdr>
                </w:div>
                <w:div w:id="127938520">
                  <w:marLeft w:val="640"/>
                  <w:marRight w:val="0"/>
                  <w:marTop w:val="0"/>
                  <w:marBottom w:val="0"/>
                  <w:divBdr>
                    <w:top w:val="none" w:sz="0" w:space="0" w:color="auto"/>
                    <w:left w:val="none" w:sz="0" w:space="0" w:color="auto"/>
                    <w:bottom w:val="none" w:sz="0" w:space="0" w:color="auto"/>
                    <w:right w:val="none" w:sz="0" w:space="0" w:color="auto"/>
                  </w:divBdr>
                </w:div>
                <w:div w:id="215973765">
                  <w:marLeft w:val="640"/>
                  <w:marRight w:val="0"/>
                  <w:marTop w:val="0"/>
                  <w:marBottom w:val="0"/>
                  <w:divBdr>
                    <w:top w:val="none" w:sz="0" w:space="0" w:color="auto"/>
                    <w:left w:val="none" w:sz="0" w:space="0" w:color="auto"/>
                    <w:bottom w:val="none" w:sz="0" w:space="0" w:color="auto"/>
                    <w:right w:val="none" w:sz="0" w:space="0" w:color="auto"/>
                  </w:divBdr>
                </w:div>
                <w:div w:id="244655726">
                  <w:marLeft w:val="640"/>
                  <w:marRight w:val="0"/>
                  <w:marTop w:val="0"/>
                  <w:marBottom w:val="0"/>
                  <w:divBdr>
                    <w:top w:val="none" w:sz="0" w:space="0" w:color="auto"/>
                    <w:left w:val="none" w:sz="0" w:space="0" w:color="auto"/>
                    <w:bottom w:val="none" w:sz="0" w:space="0" w:color="auto"/>
                    <w:right w:val="none" w:sz="0" w:space="0" w:color="auto"/>
                  </w:divBdr>
                </w:div>
                <w:div w:id="303506638">
                  <w:marLeft w:val="640"/>
                  <w:marRight w:val="0"/>
                  <w:marTop w:val="0"/>
                  <w:marBottom w:val="0"/>
                  <w:divBdr>
                    <w:top w:val="none" w:sz="0" w:space="0" w:color="auto"/>
                    <w:left w:val="none" w:sz="0" w:space="0" w:color="auto"/>
                    <w:bottom w:val="none" w:sz="0" w:space="0" w:color="auto"/>
                    <w:right w:val="none" w:sz="0" w:space="0" w:color="auto"/>
                  </w:divBdr>
                </w:div>
                <w:div w:id="343938856">
                  <w:marLeft w:val="640"/>
                  <w:marRight w:val="0"/>
                  <w:marTop w:val="0"/>
                  <w:marBottom w:val="0"/>
                  <w:divBdr>
                    <w:top w:val="none" w:sz="0" w:space="0" w:color="auto"/>
                    <w:left w:val="none" w:sz="0" w:space="0" w:color="auto"/>
                    <w:bottom w:val="none" w:sz="0" w:space="0" w:color="auto"/>
                    <w:right w:val="none" w:sz="0" w:space="0" w:color="auto"/>
                  </w:divBdr>
                </w:div>
                <w:div w:id="345642974">
                  <w:marLeft w:val="640"/>
                  <w:marRight w:val="0"/>
                  <w:marTop w:val="0"/>
                  <w:marBottom w:val="0"/>
                  <w:divBdr>
                    <w:top w:val="none" w:sz="0" w:space="0" w:color="auto"/>
                    <w:left w:val="none" w:sz="0" w:space="0" w:color="auto"/>
                    <w:bottom w:val="none" w:sz="0" w:space="0" w:color="auto"/>
                    <w:right w:val="none" w:sz="0" w:space="0" w:color="auto"/>
                  </w:divBdr>
                </w:div>
                <w:div w:id="354233471">
                  <w:marLeft w:val="640"/>
                  <w:marRight w:val="0"/>
                  <w:marTop w:val="0"/>
                  <w:marBottom w:val="0"/>
                  <w:divBdr>
                    <w:top w:val="none" w:sz="0" w:space="0" w:color="auto"/>
                    <w:left w:val="none" w:sz="0" w:space="0" w:color="auto"/>
                    <w:bottom w:val="none" w:sz="0" w:space="0" w:color="auto"/>
                    <w:right w:val="none" w:sz="0" w:space="0" w:color="auto"/>
                  </w:divBdr>
                </w:div>
                <w:div w:id="392387386">
                  <w:marLeft w:val="640"/>
                  <w:marRight w:val="0"/>
                  <w:marTop w:val="0"/>
                  <w:marBottom w:val="0"/>
                  <w:divBdr>
                    <w:top w:val="none" w:sz="0" w:space="0" w:color="auto"/>
                    <w:left w:val="none" w:sz="0" w:space="0" w:color="auto"/>
                    <w:bottom w:val="none" w:sz="0" w:space="0" w:color="auto"/>
                    <w:right w:val="none" w:sz="0" w:space="0" w:color="auto"/>
                  </w:divBdr>
                </w:div>
                <w:div w:id="411388858">
                  <w:marLeft w:val="640"/>
                  <w:marRight w:val="0"/>
                  <w:marTop w:val="0"/>
                  <w:marBottom w:val="0"/>
                  <w:divBdr>
                    <w:top w:val="none" w:sz="0" w:space="0" w:color="auto"/>
                    <w:left w:val="none" w:sz="0" w:space="0" w:color="auto"/>
                    <w:bottom w:val="none" w:sz="0" w:space="0" w:color="auto"/>
                    <w:right w:val="none" w:sz="0" w:space="0" w:color="auto"/>
                  </w:divBdr>
                </w:div>
                <w:div w:id="439186854">
                  <w:marLeft w:val="640"/>
                  <w:marRight w:val="0"/>
                  <w:marTop w:val="0"/>
                  <w:marBottom w:val="0"/>
                  <w:divBdr>
                    <w:top w:val="none" w:sz="0" w:space="0" w:color="auto"/>
                    <w:left w:val="none" w:sz="0" w:space="0" w:color="auto"/>
                    <w:bottom w:val="none" w:sz="0" w:space="0" w:color="auto"/>
                    <w:right w:val="none" w:sz="0" w:space="0" w:color="auto"/>
                  </w:divBdr>
                </w:div>
                <w:div w:id="446510173">
                  <w:marLeft w:val="640"/>
                  <w:marRight w:val="0"/>
                  <w:marTop w:val="0"/>
                  <w:marBottom w:val="0"/>
                  <w:divBdr>
                    <w:top w:val="none" w:sz="0" w:space="0" w:color="auto"/>
                    <w:left w:val="none" w:sz="0" w:space="0" w:color="auto"/>
                    <w:bottom w:val="none" w:sz="0" w:space="0" w:color="auto"/>
                    <w:right w:val="none" w:sz="0" w:space="0" w:color="auto"/>
                  </w:divBdr>
                </w:div>
                <w:div w:id="452098104">
                  <w:marLeft w:val="640"/>
                  <w:marRight w:val="0"/>
                  <w:marTop w:val="0"/>
                  <w:marBottom w:val="0"/>
                  <w:divBdr>
                    <w:top w:val="none" w:sz="0" w:space="0" w:color="auto"/>
                    <w:left w:val="none" w:sz="0" w:space="0" w:color="auto"/>
                    <w:bottom w:val="none" w:sz="0" w:space="0" w:color="auto"/>
                    <w:right w:val="none" w:sz="0" w:space="0" w:color="auto"/>
                  </w:divBdr>
                </w:div>
                <w:div w:id="453716993">
                  <w:marLeft w:val="640"/>
                  <w:marRight w:val="0"/>
                  <w:marTop w:val="0"/>
                  <w:marBottom w:val="0"/>
                  <w:divBdr>
                    <w:top w:val="none" w:sz="0" w:space="0" w:color="auto"/>
                    <w:left w:val="none" w:sz="0" w:space="0" w:color="auto"/>
                    <w:bottom w:val="none" w:sz="0" w:space="0" w:color="auto"/>
                    <w:right w:val="none" w:sz="0" w:space="0" w:color="auto"/>
                  </w:divBdr>
                </w:div>
                <w:div w:id="466704610">
                  <w:marLeft w:val="640"/>
                  <w:marRight w:val="0"/>
                  <w:marTop w:val="0"/>
                  <w:marBottom w:val="0"/>
                  <w:divBdr>
                    <w:top w:val="none" w:sz="0" w:space="0" w:color="auto"/>
                    <w:left w:val="none" w:sz="0" w:space="0" w:color="auto"/>
                    <w:bottom w:val="none" w:sz="0" w:space="0" w:color="auto"/>
                    <w:right w:val="none" w:sz="0" w:space="0" w:color="auto"/>
                  </w:divBdr>
                </w:div>
                <w:div w:id="593562246">
                  <w:marLeft w:val="640"/>
                  <w:marRight w:val="0"/>
                  <w:marTop w:val="0"/>
                  <w:marBottom w:val="0"/>
                  <w:divBdr>
                    <w:top w:val="none" w:sz="0" w:space="0" w:color="auto"/>
                    <w:left w:val="none" w:sz="0" w:space="0" w:color="auto"/>
                    <w:bottom w:val="none" w:sz="0" w:space="0" w:color="auto"/>
                    <w:right w:val="none" w:sz="0" w:space="0" w:color="auto"/>
                  </w:divBdr>
                </w:div>
                <w:div w:id="614597289">
                  <w:marLeft w:val="640"/>
                  <w:marRight w:val="0"/>
                  <w:marTop w:val="0"/>
                  <w:marBottom w:val="0"/>
                  <w:divBdr>
                    <w:top w:val="none" w:sz="0" w:space="0" w:color="auto"/>
                    <w:left w:val="none" w:sz="0" w:space="0" w:color="auto"/>
                    <w:bottom w:val="none" w:sz="0" w:space="0" w:color="auto"/>
                    <w:right w:val="none" w:sz="0" w:space="0" w:color="auto"/>
                  </w:divBdr>
                </w:div>
                <w:div w:id="620040128">
                  <w:marLeft w:val="640"/>
                  <w:marRight w:val="0"/>
                  <w:marTop w:val="0"/>
                  <w:marBottom w:val="0"/>
                  <w:divBdr>
                    <w:top w:val="none" w:sz="0" w:space="0" w:color="auto"/>
                    <w:left w:val="none" w:sz="0" w:space="0" w:color="auto"/>
                    <w:bottom w:val="none" w:sz="0" w:space="0" w:color="auto"/>
                    <w:right w:val="none" w:sz="0" w:space="0" w:color="auto"/>
                  </w:divBdr>
                </w:div>
                <w:div w:id="633945860">
                  <w:marLeft w:val="640"/>
                  <w:marRight w:val="0"/>
                  <w:marTop w:val="0"/>
                  <w:marBottom w:val="0"/>
                  <w:divBdr>
                    <w:top w:val="none" w:sz="0" w:space="0" w:color="auto"/>
                    <w:left w:val="none" w:sz="0" w:space="0" w:color="auto"/>
                    <w:bottom w:val="none" w:sz="0" w:space="0" w:color="auto"/>
                    <w:right w:val="none" w:sz="0" w:space="0" w:color="auto"/>
                  </w:divBdr>
                </w:div>
                <w:div w:id="654337315">
                  <w:marLeft w:val="640"/>
                  <w:marRight w:val="0"/>
                  <w:marTop w:val="0"/>
                  <w:marBottom w:val="0"/>
                  <w:divBdr>
                    <w:top w:val="none" w:sz="0" w:space="0" w:color="auto"/>
                    <w:left w:val="none" w:sz="0" w:space="0" w:color="auto"/>
                    <w:bottom w:val="none" w:sz="0" w:space="0" w:color="auto"/>
                    <w:right w:val="none" w:sz="0" w:space="0" w:color="auto"/>
                  </w:divBdr>
                </w:div>
                <w:div w:id="709064107">
                  <w:marLeft w:val="640"/>
                  <w:marRight w:val="0"/>
                  <w:marTop w:val="0"/>
                  <w:marBottom w:val="0"/>
                  <w:divBdr>
                    <w:top w:val="none" w:sz="0" w:space="0" w:color="auto"/>
                    <w:left w:val="none" w:sz="0" w:space="0" w:color="auto"/>
                    <w:bottom w:val="none" w:sz="0" w:space="0" w:color="auto"/>
                    <w:right w:val="none" w:sz="0" w:space="0" w:color="auto"/>
                  </w:divBdr>
                </w:div>
                <w:div w:id="798378396">
                  <w:marLeft w:val="640"/>
                  <w:marRight w:val="0"/>
                  <w:marTop w:val="0"/>
                  <w:marBottom w:val="0"/>
                  <w:divBdr>
                    <w:top w:val="none" w:sz="0" w:space="0" w:color="auto"/>
                    <w:left w:val="none" w:sz="0" w:space="0" w:color="auto"/>
                    <w:bottom w:val="none" w:sz="0" w:space="0" w:color="auto"/>
                    <w:right w:val="none" w:sz="0" w:space="0" w:color="auto"/>
                  </w:divBdr>
                </w:div>
                <w:div w:id="870995617">
                  <w:marLeft w:val="640"/>
                  <w:marRight w:val="0"/>
                  <w:marTop w:val="0"/>
                  <w:marBottom w:val="0"/>
                  <w:divBdr>
                    <w:top w:val="none" w:sz="0" w:space="0" w:color="auto"/>
                    <w:left w:val="none" w:sz="0" w:space="0" w:color="auto"/>
                    <w:bottom w:val="none" w:sz="0" w:space="0" w:color="auto"/>
                    <w:right w:val="none" w:sz="0" w:space="0" w:color="auto"/>
                  </w:divBdr>
                </w:div>
                <w:div w:id="906767256">
                  <w:marLeft w:val="640"/>
                  <w:marRight w:val="0"/>
                  <w:marTop w:val="0"/>
                  <w:marBottom w:val="0"/>
                  <w:divBdr>
                    <w:top w:val="none" w:sz="0" w:space="0" w:color="auto"/>
                    <w:left w:val="none" w:sz="0" w:space="0" w:color="auto"/>
                    <w:bottom w:val="none" w:sz="0" w:space="0" w:color="auto"/>
                    <w:right w:val="none" w:sz="0" w:space="0" w:color="auto"/>
                  </w:divBdr>
                </w:div>
                <w:div w:id="916284977">
                  <w:marLeft w:val="640"/>
                  <w:marRight w:val="0"/>
                  <w:marTop w:val="0"/>
                  <w:marBottom w:val="0"/>
                  <w:divBdr>
                    <w:top w:val="none" w:sz="0" w:space="0" w:color="auto"/>
                    <w:left w:val="none" w:sz="0" w:space="0" w:color="auto"/>
                    <w:bottom w:val="none" w:sz="0" w:space="0" w:color="auto"/>
                    <w:right w:val="none" w:sz="0" w:space="0" w:color="auto"/>
                  </w:divBdr>
                </w:div>
                <w:div w:id="929040903">
                  <w:marLeft w:val="640"/>
                  <w:marRight w:val="0"/>
                  <w:marTop w:val="0"/>
                  <w:marBottom w:val="0"/>
                  <w:divBdr>
                    <w:top w:val="none" w:sz="0" w:space="0" w:color="auto"/>
                    <w:left w:val="none" w:sz="0" w:space="0" w:color="auto"/>
                    <w:bottom w:val="none" w:sz="0" w:space="0" w:color="auto"/>
                    <w:right w:val="none" w:sz="0" w:space="0" w:color="auto"/>
                  </w:divBdr>
                </w:div>
                <w:div w:id="980353818">
                  <w:marLeft w:val="640"/>
                  <w:marRight w:val="0"/>
                  <w:marTop w:val="0"/>
                  <w:marBottom w:val="0"/>
                  <w:divBdr>
                    <w:top w:val="none" w:sz="0" w:space="0" w:color="auto"/>
                    <w:left w:val="none" w:sz="0" w:space="0" w:color="auto"/>
                    <w:bottom w:val="none" w:sz="0" w:space="0" w:color="auto"/>
                    <w:right w:val="none" w:sz="0" w:space="0" w:color="auto"/>
                  </w:divBdr>
                </w:div>
                <w:div w:id="998844806">
                  <w:marLeft w:val="640"/>
                  <w:marRight w:val="0"/>
                  <w:marTop w:val="0"/>
                  <w:marBottom w:val="0"/>
                  <w:divBdr>
                    <w:top w:val="none" w:sz="0" w:space="0" w:color="auto"/>
                    <w:left w:val="none" w:sz="0" w:space="0" w:color="auto"/>
                    <w:bottom w:val="none" w:sz="0" w:space="0" w:color="auto"/>
                    <w:right w:val="none" w:sz="0" w:space="0" w:color="auto"/>
                  </w:divBdr>
                </w:div>
                <w:div w:id="1006979565">
                  <w:marLeft w:val="640"/>
                  <w:marRight w:val="0"/>
                  <w:marTop w:val="0"/>
                  <w:marBottom w:val="0"/>
                  <w:divBdr>
                    <w:top w:val="none" w:sz="0" w:space="0" w:color="auto"/>
                    <w:left w:val="none" w:sz="0" w:space="0" w:color="auto"/>
                    <w:bottom w:val="none" w:sz="0" w:space="0" w:color="auto"/>
                    <w:right w:val="none" w:sz="0" w:space="0" w:color="auto"/>
                  </w:divBdr>
                </w:div>
                <w:div w:id="1045451985">
                  <w:marLeft w:val="640"/>
                  <w:marRight w:val="0"/>
                  <w:marTop w:val="0"/>
                  <w:marBottom w:val="0"/>
                  <w:divBdr>
                    <w:top w:val="none" w:sz="0" w:space="0" w:color="auto"/>
                    <w:left w:val="none" w:sz="0" w:space="0" w:color="auto"/>
                    <w:bottom w:val="none" w:sz="0" w:space="0" w:color="auto"/>
                    <w:right w:val="none" w:sz="0" w:space="0" w:color="auto"/>
                  </w:divBdr>
                </w:div>
                <w:div w:id="1051030194">
                  <w:marLeft w:val="640"/>
                  <w:marRight w:val="0"/>
                  <w:marTop w:val="0"/>
                  <w:marBottom w:val="0"/>
                  <w:divBdr>
                    <w:top w:val="none" w:sz="0" w:space="0" w:color="auto"/>
                    <w:left w:val="none" w:sz="0" w:space="0" w:color="auto"/>
                    <w:bottom w:val="none" w:sz="0" w:space="0" w:color="auto"/>
                    <w:right w:val="none" w:sz="0" w:space="0" w:color="auto"/>
                  </w:divBdr>
                </w:div>
                <w:div w:id="1193804569">
                  <w:marLeft w:val="640"/>
                  <w:marRight w:val="0"/>
                  <w:marTop w:val="0"/>
                  <w:marBottom w:val="0"/>
                  <w:divBdr>
                    <w:top w:val="none" w:sz="0" w:space="0" w:color="auto"/>
                    <w:left w:val="none" w:sz="0" w:space="0" w:color="auto"/>
                    <w:bottom w:val="none" w:sz="0" w:space="0" w:color="auto"/>
                    <w:right w:val="none" w:sz="0" w:space="0" w:color="auto"/>
                  </w:divBdr>
                </w:div>
                <w:div w:id="1196575585">
                  <w:marLeft w:val="640"/>
                  <w:marRight w:val="0"/>
                  <w:marTop w:val="0"/>
                  <w:marBottom w:val="0"/>
                  <w:divBdr>
                    <w:top w:val="none" w:sz="0" w:space="0" w:color="auto"/>
                    <w:left w:val="none" w:sz="0" w:space="0" w:color="auto"/>
                    <w:bottom w:val="none" w:sz="0" w:space="0" w:color="auto"/>
                    <w:right w:val="none" w:sz="0" w:space="0" w:color="auto"/>
                  </w:divBdr>
                </w:div>
                <w:div w:id="1310331315">
                  <w:marLeft w:val="640"/>
                  <w:marRight w:val="0"/>
                  <w:marTop w:val="0"/>
                  <w:marBottom w:val="0"/>
                  <w:divBdr>
                    <w:top w:val="none" w:sz="0" w:space="0" w:color="auto"/>
                    <w:left w:val="none" w:sz="0" w:space="0" w:color="auto"/>
                    <w:bottom w:val="none" w:sz="0" w:space="0" w:color="auto"/>
                    <w:right w:val="none" w:sz="0" w:space="0" w:color="auto"/>
                  </w:divBdr>
                </w:div>
                <w:div w:id="1377319239">
                  <w:marLeft w:val="640"/>
                  <w:marRight w:val="0"/>
                  <w:marTop w:val="0"/>
                  <w:marBottom w:val="0"/>
                  <w:divBdr>
                    <w:top w:val="none" w:sz="0" w:space="0" w:color="auto"/>
                    <w:left w:val="none" w:sz="0" w:space="0" w:color="auto"/>
                    <w:bottom w:val="none" w:sz="0" w:space="0" w:color="auto"/>
                    <w:right w:val="none" w:sz="0" w:space="0" w:color="auto"/>
                  </w:divBdr>
                </w:div>
                <w:div w:id="1377924824">
                  <w:marLeft w:val="640"/>
                  <w:marRight w:val="0"/>
                  <w:marTop w:val="0"/>
                  <w:marBottom w:val="0"/>
                  <w:divBdr>
                    <w:top w:val="none" w:sz="0" w:space="0" w:color="auto"/>
                    <w:left w:val="none" w:sz="0" w:space="0" w:color="auto"/>
                    <w:bottom w:val="none" w:sz="0" w:space="0" w:color="auto"/>
                    <w:right w:val="none" w:sz="0" w:space="0" w:color="auto"/>
                  </w:divBdr>
                </w:div>
                <w:div w:id="1380278903">
                  <w:marLeft w:val="640"/>
                  <w:marRight w:val="0"/>
                  <w:marTop w:val="0"/>
                  <w:marBottom w:val="0"/>
                  <w:divBdr>
                    <w:top w:val="none" w:sz="0" w:space="0" w:color="auto"/>
                    <w:left w:val="none" w:sz="0" w:space="0" w:color="auto"/>
                    <w:bottom w:val="none" w:sz="0" w:space="0" w:color="auto"/>
                    <w:right w:val="none" w:sz="0" w:space="0" w:color="auto"/>
                  </w:divBdr>
                </w:div>
                <w:div w:id="1415053515">
                  <w:marLeft w:val="640"/>
                  <w:marRight w:val="0"/>
                  <w:marTop w:val="0"/>
                  <w:marBottom w:val="0"/>
                  <w:divBdr>
                    <w:top w:val="none" w:sz="0" w:space="0" w:color="auto"/>
                    <w:left w:val="none" w:sz="0" w:space="0" w:color="auto"/>
                    <w:bottom w:val="none" w:sz="0" w:space="0" w:color="auto"/>
                    <w:right w:val="none" w:sz="0" w:space="0" w:color="auto"/>
                  </w:divBdr>
                </w:div>
                <w:div w:id="1464032158">
                  <w:marLeft w:val="640"/>
                  <w:marRight w:val="0"/>
                  <w:marTop w:val="0"/>
                  <w:marBottom w:val="0"/>
                  <w:divBdr>
                    <w:top w:val="none" w:sz="0" w:space="0" w:color="auto"/>
                    <w:left w:val="none" w:sz="0" w:space="0" w:color="auto"/>
                    <w:bottom w:val="none" w:sz="0" w:space="0" w:color="auto"/>
                    <w:right w:val="none" w:sz="0" w:space="0" w:color="auto"/>
                  </w:divBdr>
                </w:div>
                <w:div w:id="1546722024">
                  <w:marLeft w:val="640"/>
                  <w:marRight w:val="0"/>
                  <w:marTop w:val="0"/>
                  <w:marBottom w:val="0"/>
                  <w:divBdr>
                    <w:top w:val="none" w:sz="0" w:space="0" w:color="auto"/>
                    <w:left w:val="none" w:sz="0" w:space="0" w:color="auto"/>
                    <w:bottom w:val="none" w:sz="0" w:space="0" w:color="auto"/>
                    <w:right w:val="none" w:sz="0" w:space="0" w:color="auto"/>
                  </w:divBdr>
                </w:div>
                <w:div w:id="1550605411">
                  <w:marLeft w:val="640"/>
                  <w:marRight w:val="0"/>
                  <w:marTop w:val="0"/>
                  <w:marBottom w:val="0"/>
                  <w:divBdr>
                    <w:top w:val="none" w:sz="0" w:space="0" w:color="auto"/>
                    <w:left w:val="none" w:sz="0" w:space="0" w:color="auto"/>
                    <w:bottom w:val="none" w:sz="0" w:space="0" w:color="auto"/>
                    <w:right w:val="none" w:sz="0" w:space="0" w:color="auto"/>
                  </w:divBdr>
                </w:div>
                <w:div w:id="1589071337">
                  <w:marLeft w:val="640"/>
                  <w:marRight w:val="0"/>
                  <w:marTop w:val="0"/>
                  <w:marBottom w:val="0"/>
                  <w:divBdr>
                    <w:top w:val="none" w:sz="0" w:space="0" w:color="auto"/>
                    <w:left w:val="none" w:sz="0" w:space="0" w:color="auto"/>
                    <w:bottom w:val="none" w:sz="0" w:space="0" w:color="auto"/>
                    <w:right w:val="none" w:sz="0" w:space="0" w:color="auto"/>
                  </w:divBdr>
                </w:div>
                <w:div w:id="1592933942">
                  <w:marLeft w:val="640"/>
                  <w:marRight w:val="0"/>
                  <w:marTop w:val="0"/>
                  <w:marBottom w:val="0"/>
                  <w:divBdr>
                    <w:top w:val="none" w:sz="0" w:space="0" w:color="auto"/>
                    <w:left w:val="none" w:sz="0" w:space="0" w:color="auto"/>
                    <w:bottom w:val="none" w:sz="0" w:space="0" w:color="auto"/>
                    <w:right w:val="none" w:sz="0" w:space="0" w:color="auto"/>
                  </w:divBdr>
                </w:div>
                <w:div w:id="1698462588">
                  <w:marLeft w:val="640"/>
                  <w:marRight w:val="0"/>
                  <w:marTop w:val="0"/>
                  <w:marBottom w:val="0"/>
                  <w:divBdr>
                    <w:top w:val="none" w:sz="0" w:space="0" w:color="auto"/>
                    <w:left w:val="none" w:sz="0" w:space="0" w:color="auto"/>
                    <w:bottom w:val="none" w:sz="0" w:space="0" w:color="auto"/>
                    <w:right w:val="none" w:sz="0" w:space="0" w:color="auto"/>
                  </w:divBdr>
                </w:div>
                <w:div w:id="1719696817">
                  <w:marLeft w:val="640"/>
                  <w:marRight w:val="0"/>
                  <w:marTop w:val="0"/>
                  <w:marBottom w:val="0"/>
                  <w:divBdr>
                    <w:top w:val="none" w:sz="0" w:space="0" w:color="auto"/>
                    <w:left w:val="none" w:sz="0" w:space="0" w:color="auto"/>
                    <w:bottom w:val="none" w:sz="0" w:space="0" w:color="auto"/>
                    <w:right w:val="none" w:sz="0" w:space="0" w:color="auto"/>
                  </w:divBdr>
                </w:div>
                <w:div w:id="1721321812">
                  <w:marLeft w:val="640"/>
                  <w:marRight w:val="0"/>
                  <w:marTop w:val="0"/>
                  <w:marBottom w:val="0"/>
                  <w:divBdr>
                    <w:top w:val="none" w:sz="0" w:space="0" w:color="auto"/>
                    <w:left w:val="none" w:sz="0" w:space="0" w:color="auto"/>
                    <w:bottom w:val="none" w:sz="0" w:space="0" w:color="auto"/>
                    <w:right w:val="none" w:sz="0" w:space="0" w:color="auto"/>
                  </w:divBdr>
                </w:div>
                <w:div w:id="1740328149">
                  <w:marLeft w:val="640"/>
                  <w:marRight w:val="0"/>
                  <w:marTop w:val="0"/>
                  <w:marBottom w:val="0"/>
                  <w:divBdr>
                    <w:top w:val="none" w:sz="0" w:space="0" w:color="auto"/>
                    <w:left w:val="none" w:sz="0" w:space="0" w:color="auto"/>
                    <w:bottom w:val="none" w:sz="0" w:space="0" w:color="auto"/>
                    <w:right w:val="none" w:sz="0" w:space="0" w:color="auto"/>
                  </w:divBdr>
                </w:div>
                <w:div w:id="1743680441">
                  <w:marLeft w:val="640"/>
                  <w:marRight w:val="0"/>
                  <w:marTop w:val="0"/>
                  <w:marBottom w:val="0"/>
                  <w:divBdr>
                    <w:top w:val="none" w:sz="0" w:space="0" w:color="auto"/>
                    <w:left w:val="none" w:sz="0" w:space="0" w:color="auto"/>
                    <w:bottom w:val="none" w:sz="0" w:space="0" w:color="auto"/>
                    <w:right w:val="none" w:sz="0" w:space="0" w:color="auto"/>
                  </w:divBdr>
                </w:div>
                <w:div w:id="1746801052">
                  <w:marLeft w:val="640"/>
                  <w:marRight w:val="0"/>
                  <w:marTop w:val="0"/>
                  <w:marBottom w:val="0"/>
                  <w:divBdr>
                    <w:top w:val="none" w:sz="0" w:space="0" w:color="auto"/>
                    <w:left w:val="none" w:sz="0" w:space="0" w:color="auto"/>
                    <w:bottom w:val="none" w:sz="0" w:space="0" w:color="auto"/>
                    <w:right w:val="none" w:sz="0" w:space="0" w:color="auto"/>
                  </w:divBdr>
                </w:div>
                <w:div w:id="1796292731">
                  <w:marLeft w:val="640"/>
                  <w:marRight w:val="0"/>
                  <w:marTop w:val="0"/>
                  <w:marBottom w:val="0"/>
                  <w:divBdr>
                    <w:top w:val="none" w:sz="0" w:space="0" w:color="auto"/>
                    <w:left w:val="none" w:sz="0" w:space="0" w:color="auto"/>
                    <w:bottom w:val="none" w:sz="0" w:space="0" w:color="auto"/>
                    <w:right w:val="none" w:sz="0" w:space="0" w:color="auto"/>
                  </w:divBdr>
                </w:div>
                <w:div w:id="1819809885">
                  <w:marLeft w:val="640"/>
                  <w:marRight w:val="0"/>
                  <w:marTop w:val="0"/>
                  <w:marBottom w:val="0"/>
                  <w:divBdr>
                    <w:top w:val="none" w:sz="0" w:space="0" w:color="auto"/>
                    <w:left w:val="none" w:sz="0" w:space="0" w:color="auto"/>
                    <w:bottom w:val="none" w:sz="0" w:space="0" w:color="auto"/>
                    <w:right w:val="none" w:sz="0" w:space="0" w:color="auto"/>
                  </w:divBdr>
                </w:div>
                <w:div w:id="1839803612">
                  <w:marLeft w:val="640"/>
                  <w:marRight w:val="0"/>
                  <w:marTop w:val="0"/>
                  <w:marBottom w:val="0"/>
                  <w:divBdr>
                    <w:top w:val="none" w:sz="0" w:space="0" w:color="auto"/>
                    <w:left w:val="none" w:sz="0" w:space="0" w:color="auto"/>
                    <w:bottom w:val="none" w:sz="0" w:space="0" w:color="auto"/>
                    <w:right w:val="none" w:sz="0" w:space="0" w:color="auto"/>
                  </w:divBdr>
                </w:div>
                <w:div w:id="1841577720">
                  <w:marLeft w:val="640"/>
                  <w:marRight w:val="0"/>
                  <w:marTop w:val="0"/>
                  <w:marBottom w:val="0"/>
                  <w:divBdr>
                    <w:top w:val="none" w:sz="0" w:space="0" w:color="auto"/>
                    <w:left w:val="none" w:sz="0" w:space="0" w:color="auto"/>
                    <w:bottom w:val="none" w:sz="0" w:space="0" w:color="auto"/>
                    <w:right w:val="none" w:sz="0" w:space="0" w:color="auto"/>
                  </w:divBdr>
                </w:div>
                <w:div w:id="1860658066">
                  <w:marLeft w:val="640"/>
                  <w:marRight w:val="0"/>
                  <w:marTop w:val="0"/>
                  <w:marBottom w:val="0"/>
                  <w:divBdr>
                    <w:top w:val="none" w:sz="0" w:space="0" w:color="auto"/>
                    <w:left w:val="none" w:sz="0" w:space="0" w:color="auto"/>
                    <w:bottom w:val="none" w:sz="0" w:space="0" w:color="auto"/>
                    <w:right w:val="none" w:sz="0" w:space="0" w:color="auto"/>
                  </w:divBdr>
                </w:div>
                <w:div w:id="1876305729">
                  <w:marLeft w:val="640"/>
                  <w:marRight w:val="0"/>
                  <w:marTop w:val="0"/>
                  <w:marBottom w:val="0"/>
                  <w:divBdr>
                    <w:top w:val="none" w:sz="0" w:space="0" w:color="auto"/>
                    <w:left w:val="none" w:sz="0" w:space="0" w:color="auto"/>
                    <w:bottom w:val="none" w:sz="0" w:space="0" w:color="auto"/>
                    <w:right w:val="none" w:sz="0" w:space="0" w:color="auto"/>
                  </w:divBdr>
                </w:div>
                <w:div w:id="1918972379">
                  <w:marLeft w:val="640"/>
                  <w:marRight w:val="0"/>
                  <w:marTop w:val="0"/>
                  <w:marBottom w:val="0"/>
                  <w:divBdr>
                    <w:top w:val="none" w:sz="0" w:space="0" w:color="auto"/>
                    <w:left w:val="none" w:sz="0" w:space="0" w:color="auto"/>
                    <w:bottom w:val="none" w:sz="0" w:space="0" w:color="auto"/>
                    <w:right w:val="none" w:sz="0" w:space="0" w:color="auto"/>
                  </w:divBdr>
                </w:div>
                <w:div w:id="1984044682">
                  <w:marLeft w:val="640"/>
                  <w:marRight w:val="0"/>
                  <w:marTop w:val="0"/>
                  <w:marBottom w:val="0"/>
                  <w:divBdr>
                    <w:top w:val="none" w:sz="0" w:space="0" w:color="auto"/>
                    <w:left w:val="none" w:sz="0" w:space="0" w:color="auto"/>
                    <w:bottom w:val="none" w:sz="0" w:space="0" w:color="auto"/>
                    <w:right w:val="none" w:sz="0" w:space="0" w:color="auto"/>
                  </w:divBdr>
                </w:div>
                <w:div w:id="2071726020">
                  <w:marLeft w:val="640"/>
                  <w:marRight w:val="0"/>
                  <w:marTop w:val="0"/>
                  <w:marBottom w:val="0"/>
                  <w:divBdr>
                    <w:top w:val="none" w:sz="0" w:space="0" w:color="auto"/>
                    <w:left w:val="none" w:sz="0" w:space="0" w:color="auto"/>
                    <w:bottom w:val="none" w:sz="0" w:space="0" w:color="auto"/>
                    <w:right w:val="none" w:sz="0" w:space="0" w:color="auto"/>
                  </w:divBdr>
                </w:div>
              </w:divsChild>
            </w:div>
            <w:div w:id="2123380495">
              <w:marLeft w:val="0"/>
              <w:marRight w:val="0"/>
              <w:marTop w:val="0"/>
              <w:marBottom w:val="0"/>
              <w:divBdr>
                <w:top w:val="none" w:sz="0" w:space="0" w:color="auto"/>
                <w:left w:val="none" w:sz="0" w:space="0" w:color="auto"/>
                <w:bottom w:val="none" w:sz="0" w:space="0" w:color="auto"/>
                <w:right w:val="none" w:sz="0" w:space="0" w:color="auto"/>
              </w:divBdr>
              <w:divsChild>
                <w:div w:id="53161175">
                  <w:marLeft w:val="640"/>
                  <w:marRight w:val="0"/>
                  <w:marTop w:val="0"/>
                  <w:marBottom w:val="0"/>
                  <w:divBdr>
                    <w:top w:val="none" w:sz="0" w:space="0" w:color="auto"/>
                    <w:left w:val="none" w:sz="0" w:space="0" w:color="auto"/>
                    <w:bottom w:val="none" w:sz="0" w:space="0" w:color="auto"/>
                    <w:right w:val="none" w:sz="0" w:space="0" w:color="auto"/>
                  </w:divBdr>
                </w:div>
                <w:div w:id="102726161">
                  <w:marLeft w:val="640"/>
                  <w:marRight w:val="0"/>
                  <w:marTop w:val="0"/>
                  <w:marBottom w:val="0"/>
                  <w:divBdr>
                    <w:top w:val="none" w:sz="0" w:space="0" w:color="auto"/>
                    <w:left w:val="none" w:sz="0" w:space="0" w:color="auto"/>
                    <w:bottom w:val="none" w:sz="0" w:space="0" w:color="auto"/>
                    <w:right w:val="none" w:sz="0" w:space="0" w:color="auto"/>
                  </w:divBdr>
                </w:div>
                <w:div w:id="148636236">
                  <w:marLeft w:val="640"/>
                  <w:marRight w:val="0"/>
                  <w:marTop w:val="0"/>
                  <w:marBottom w:val="0"/>
                  <w:divBdr>
                    <w:top w:val="none" w:sz="0" w:space="0" w:color="auto"/>
                    <w:left w:val="none" w:sz="0" w:space="0" w:color="auto"/>
                    <w:bottom w:val="none" w:sz="0" w:space="0" w:color="auto"/>
                    <w:right w:val="none" w:sz="0" w:space="0" w:color="auto"/>
                  </w:divBdr>
                </w:div>
                <w:div w:id="151409508">
                  <w:marLeft w:val="640"/>
                  <w:marRight w:val="0"/>
                  <w:marTop w:val="0"/>
                  <w:marBottom w:val="0"/>
                  <w:divBdr>
                    <w:top w:val="none" w:sz="0" w:space="0" w:color="auto"/>
                    <w:left w:val="none" w:sz="0" w:space="0" w:color="auto"/>
                    <w:bottom w:val="none" w:sz="0" w:space="0" w:color="auto"/>
                    <w:right w:val="none" w:sz="0" w:space="0" w:color="auto"/>
                  </w:divBdr>
                </w:div>
                <w:div w:id="153110601">
                  <w:marLeft w:val="640"/>
                  <w:marRight w:val="0"/>
                  <w:marTop w:val="0"/>
                  <w:marBottom w:val="0"/>
                  <w:divBdr>
                    <w:top w:val="none" w:sz="0" w:space="0" w:color="auto"/>
                    <w:left w:val="none" w:sz="0" w:space="0" w:color="auto"/>
                    <w:bottom w:val="none" w:sz="0" w:space="0" w:color="auto"/>
                    <w:right w:val="none" w:sz="0" w:space="0" w:color="auto"/>
                  </w:divBdr>
                </w:div>
                <w:div w:id="161088260">
                  <w:marLeft w:val="640"/>
                  <w:marRight w:val="0"/>
                  <w:marTop w:val="0"/>
                  <w:marBottom w:val="0"/>
                  <w:divBdr>
                    <w:top w:val="none" w:sz="0" w:space="0" w:color="auto"/>
                    <w:left w:val="none" w:sz="0" w:space="0" w:color="auto"/>
                    <w:bottom w:val="none" w:sz="0" w:space="0" w:color="auto"/>
                    <w:right w:val="none" w:sz="0" w:space="0" w:color="auto"/>
                  </w:divBdr>
                </w:div>
                <w:div w:id="171536006">
                  <w:marLeft w:val="640"/>
                  <w:marRight w:val="0"/>
                  <w:marTop w:val="0"/>
                  <w:marBottom w:val="0"/>
                  <w:divBdr>
                    <w:top w:val="none" w:sz="0" w:space="0" w:color="auto"/>
                    <w:left w:val="none" w:sz="0" w:space="0" w:color="auto"/>
                    <w:bottom w:val="none" w:sz="0" w:space="0" w:color="auto"/>
                    <w:right w:val="none" w:sz="0" w:space="0" w:color="auto"/>
                  </w:divBdr>
                </w:div>
                <w:div w:id="209731502">
                  <w:marLeft w:val="640"/>
                  <w:marRight w:val="0"/>
                  <w:marTop w:val="0"/>
                  <w:marBottom w:val="0"/>
                  <w:divBdr>
                    <w:top w:val="none" w:sz="0" w:space="0" w:color="auto"/>
                    <w:left w:val="none" w:sz="0" w:space="0" w:color="auto"/>
                    <w:bottom w:val="none" w:sz="0" w:space="0" w:color="auto"/>
                    <w:right w:val="none" w:sz="0" w:space="0" w:color="auto"/>
                  </w:divBdr>
                </w:div>
                <w:div w:id="212664536">
                  <w:marLeft w:val="640"/>
                  <w:marRight w:val="0"/>
                  <w:marTop w:val="0"/>
                  <w:marBottom w:val="0"/>
                  <w:divBdr>
                    <w:top w:val="none" w:sz="0" w:space="0" w:color="auto"/>
                    <w:left w:val="none" w:sz="0" w:space="0" w:color="auto"/>
                    <w:bottom w:val="none" w:sz="0" w:space="0" w:color="auto"/>
                    <w:right w:val="none" w:sz="0" w:space="0" w:color="auto"/>
                  </w:divBdr>
                </w:div>
                <w:div w:id="280961763">
                  <w:marLeft w:val="640"/>
                  <w:marRight w:val="0"/>
                  <w:marTop w:val="0"/>
                  <w:marBottom w:val="0"/>
                  <w:divBdr>
                    <w:top w:val="none" w:sz="0" w:space="0" w:color="auto"/>
                    <w:left w:val="none" w:sz="0" w:space="0" w:color="auto"/>
                    <w:bottom w:val="none" w:sz="0" w:space="0" w:color="auto"/>
                    <w:right w:val="none" w:sz="0" w:space="0" w:color="auto"/>
                  </w:divBdr>
                </w:div>
                <w:div w:id="299459327">
                  <w:marLeft w:val="640"/>
                  <w:marRight w:val="0"/>
                  <w:marTop w:val="0"/>
                  <w:marBottom w:val="0"/>
                  <w:divBdr>
                    <w:top w:val="none" w:sz="0" w:space="0" w:color="auto"/>
                    <w:left w:val="none" w:sz="0" w:space="0" w:color="auto"/>
                    <w:bottom w:val="none" w:sz="0" w:space="0" w:color="auto"/>
                    <w:right w:val="none" w:sz="0" w:space="0" w:color="auto"/>
                  </w:divBdr>
                </w:div>
                <w:div w:id="366105048">
                  <w:marLeft w:val="640"/>
                  <w:marRight w:val="0"/>
                  <w:marTop w:val="0"/>
                  <w:marBottom w:val="0"/>
                  <w:divBdr>
                    <w:top w:val="none" w:sz="0" w:space="0" w:color="auto"/>
                    <w:left w:val="none" w:sz="0" w:space="0" w:color="auto"/>
                    <w:bottom w:val="none" w:sz="0" w:space="0" w:color="auto"/>
                    <w:right w:val="none" w:sz="0" w:space="0" w:color="auto"/>
                  </w:divBdr>
                </w:div>
                <w:div w:id="378894746">
                  <w:marLeft w:val="640"/>
                  <w:marRight w:val="0"/>
                  <w:marTop w:val="0"/>
                  <w:marBottom w:val="0"/>
                  <w:divBdr>
                    <w:top w:val="none" w:sz="0" w:space="0" w:color="auto"/>
                    <w:left w:val="none" w:sz="0" w:space="0" w:color="auto"/>
                    <w:bottom w:val="none" w:sz="0" w:space="0" w:color="auto"/>
                    <w:right w:val="none" w:sz="0" w:space="0" w:color="auto"/>
                  </w:divBdr>
                </w:div>
                <w:div w:id="427122391">
                  <w:marLeft w:val="640"/>
                  <w:marRight w:val="0"/>
                  <w:marTop w:val="0"/>
                  <w:marBottom w:val="0"/>
                  <w:divBdr>
                    <w:top w:val="none" w:sz="0" w:space="0" w:color="auto"/>
                    <w:left w:val="none" w:sz="0" w:space="0" w:color="auto"/>
                    <w:bottom w:val="none" w:sz="0" w:space="0" w:color="auto"/>
                    <w:right w:val="none" w:sz="0" w:space="0" w:color="auto"/>
                  </w:divBdr>
                </w:div>
                <w:div w:id="435755643">
                  <w:marLeft w:val="640"/>
                  <w:marRight w:val="0"/>
                  <w:marTop w:val="0"/>
                  <w:marBottom w:val="0"/>
                  <w:divBdr>
                    <w:top w:val="none" w:sz="0" w:space="0" w:color="auto"/>
                    <w:left w:val="none" w:sz="0" w:space="0" w:color="auto"/>
                    <w:bottom w:val="none" w:sz="0" w:space="0" w:color="auto"/>
                    <w:right w:val="none" w:sz="0" w:space="0" w:color="auto"/>
                  </w:divBdr>
                </w:div>
                <w:div w:id="465393135">
                  <w:marLeft w:val="640"/>
                  <w:marRight w:val="0"/>
                  <w:marTop w:val="0"/>
                  <w:marBottom w:val="0"/>
                  <w:divBdr>
                    <w:top w:val="none" w:sz="0" w:space="0" w:color="auto"/>
                    <w:left w:val="none" w:sz="0" w:space="0" w:color="auto"/>
                    <w:bottom w:val="none" w:sz="0" w:space="0" w:color="auto"/>
                    <w:right w:val="none" w:sz="0" w:space="0" w:color="auto"/>
                  </w:divBdr>
                </w:div>
                <w:div w:id="489296379">
                  <w:marLeft w:val="640"/>
                  <w:marRight w:val="0"/>
                  <w:marTop w:val="0"/>
                  <w:marBottom w:val="0"/>
                  <w:divBdr>
                    <w:top w:val="none" w:sz="0" w:space="0" w:color="auto"/>
                    <w:left w:val="none" w:sz="0" w:space="0" w:color="auto"/>
                    <w:bottom w:val="none" w:sz="0" w:space="0" w:color="auto"/>
                    <w:right w:val="none" w:sz="0" w:space="0" w:color="auto"/>
                  </w:divBdr>
                </w:div>
                <w:div w:id="504630175">
                  <w:marLeft w:val="640"/>
                  <w:marRight w:val="0"/>
                  <w:marTop w:val="0"/>
                  <w:marBottom w:val="0"/>
                  <w:divBdr>
                    <w:top w:val="none" w:sz="0" w:space="0" w:color="auto"/>
                    <w:left w:val="none" w:sz="0" w:space="0" w:color="auto"/>
                    <w:bottom w:val="none" w:sz="0" w:space="0" w:color="auto"/>
                    <w:right w:val="none" w:sz="0" w:space="0" w:color="auto"/>
                  </w:divBdr>
                </w:div>
                <w:div w:id="546797207">
                  <w:marLeft w:val="640"/>
                  <w:marRight w:val="0"/>
                  <w:marTop w:val="0"/>
                  <w:marBottom w:val="0"/>
                  <w:divBdr>
                    <w:top w:val="none" w:sz="0" w:space="0" w:color="auto"/>
                    <w:left w:val="none" w:sz="0" w:space="0" w:color="auto"/>
                    <w:bottom w:val="none" w:sz="0" w:space="0" w:color="auto"/>
                    <w:right w:val="none" w:sz="0" w:space="0" w:color="auto"/>
                  </w:divBdr>
                </w:div>
                <w:div w:id="565457548">
                  <w:marLeft w:val="640"/>
                  <w:marRight w:val="0"/>
                  <w:marTop w:val="0"/>
                  <w:marBottom w:val="0"/>
                  <w:divBdr>
                    <w:top w:val="none" w:sz="0" w:space="0" w:color="auto"/>
                    <w:left w:val="none" w:sz="0" w:space="0" w:color="auto"/>
                    <w:bottom w:val="none" w:sz="0" w:space="0" w:color="auto"/>
                    <w:right w:val="none" w:sz="0" w:space="0" w:color="auto"/>
                  </w:divBdr>
                </w:div>
                <w:div w:id="632101082">
                  <w:marLeft w:val="640"/>
                  <w:marRight w:val="0"/>
                  <w:marTop w:val="0"/>
                  <w:marBottom w:val="0"/>
                  <w:divBdr>
                    <w:top w:val="none" w:sz="0" w:space="0" w:color="auto"/>
                    <w:left w:val="none" w:sz="0" w:space="0" w:color="auto"/>
                    <w:bottom w:val="none" w:sz="0" w:space="0" w:color="auto"/>
                    <w:right w:val="none" w:sz="0" w:space="0" w:color="auto"/>
                  </w:divBdr>
                </w:div>
                <w:div w:id="650980685">
                  <w:marLeft w:val="640"/>
                  <w:marRight w:val="0"/>
                  <w:marTop w:val="0"/>
                  <w:marBottom w:val="0"/>
                  <w:divBdr>
                    <w:top w:val="none" w:sz="0" w:space="0" w:color="auto"/>
                    <w:left w:val="none" w:sz="0" w:space="0" w:color="auto"/>
                    <w:bottom w:val="none" w:sz="0" w:space="0" w:color="auto"/>
                    <w:right w:val="none" w:sz="0" w:space="0" w:color="auto"/>
                  </w:divBdr>
                </w:div>
                <w:div w:id="668413529">
                  <w:marLeft w:val="640"/>
                  <w:marRight w:val="0"/>
                  <w:marTop w:val="0"/>
                  <w:marBottom w:val="0"/>
                  <w:divBdr>
                    <w:top w:val="none" w:sz="0" w:space="0" w:color="auto"/>
                    <w:left w:val="none" w:sz="0" w:space="0" w:color="auto"/>
                    <w:bottom w:val="none" w:sz="0" w:space="0" w:color="auto"/>
                    <w:right w:val="none" w:sz="0" w:space="0" w:color="auto"/>
                  </w:divBdr>
                </w:div>
                <w:div w:id="672032556">
                  <w:marLeft w:val="640"/>
                  <w:marRight w:val="0"/>
                  <w:marTop w:val="0"/>
                  <w:marBottom w:val="0"/>
                  <w:divBdr>
                    <w:top w:val="none" w:sz="0" w:space="0" w:color="auto"/>
                    <w:left w:val="none" w:sz="0" w:space="0" w:color="auto"/>
                    <w:bottom w:val="none" w:sz="0" w:space="0" w:color="auto"/>
                    <w:right w:val="none" w:sz="0" w:space="0" w:color="auto"/>
                  </w:divBdr>
                </w:div>
                <w:div w:id="689915796">
                  <w:marLeft w:val="640"/>
                  <w:marRight w:val="0"/>
                  <w:marTop w:val="0"/>
                  <w:marBottom w:val="0"/>
                  <w:divBdr>
                    <w:top w:val="none" w:sz="0" w:space="0" w:color="auto"/>
                    <w:left w:val="none" w:sz="0" w:space="0" w:color="auto"/>
                    <w:bottom w:val="none" w:sz="0" w:space="0" w:color="auto"/>
                    <w:right w:val="none" w:sz="0" w:space="0" w:color="auto"/>
                  </w:divBdr>
                </w:div>
                <w:div w:id="767625591">
                  <w:marLeft w:val="640"/>
                  <w:marRight w:val="0"/>
                  <w:marTop w:val="0"/>
                  <w:marBottom w:val="0"/>
                  <w:divBdr>
                    <w:top w:val="none" w:sz="0" w:space="0" w:color="auto"/>
                    <w:left w:val="none" w:sz="0" w:space="0" w:color="auto"/>
                    <w:bottom w:val="none" w:sz="0" w:space="0" w:color="auto"/>
                    <w:right w:val="none" w:sz="0" w:space="0" w:color="auto"/>
                  </w:divBdr>
                </w:div>
                <w:div w:id="822745646">
                  <w:marLeft w:val="640"/>
                  <w:marRight w:val="0"/>
                  <w:marTop w:val="0"/>
                  <w:marBottom w:val="0"/>
                  <w:divBdr>
                    <w:top w:val="none" w:sz="0" w:space="0" w:color="auto"/>
                    <w:left w:val="none" w:sz="0" w:space="0" w:color="auto"/>
                    <w:bottom w:val="none" w:sz="0" w:space="0" w:color="auto"/>
                    <w:right w:val="none" w:sz="0" w:space="0" w:color="auto"/>
                  </w:divBdr>
                </w:div>
                <w:div w:id="826164126">
                  <w:marLeft w:val="640"/>
                  <w:marRight w:val="0"/>
                  <w:marTop w:val="0"/>
                  <w:marBottom w:val="0"/>
                  <w:divBdr>
                    <w:top w:val="none" w:sz="0" w:space="0" w:color="auto"/>
                    <w:left w:val="none" w:sz="0" w:space="0" w:color="auto"/>
                    <w:bottom w:val="none" w:sz="0" w:space="0" w:color="auto"/>
                    <w:right w:val="none" w:sz="0" w:space="0" w:color="auto"/>
                  </w:divBdr>
                </w:div>
                <w:div w:id="835849775">
                  <w:marLeft w:val="640"/>
                  <w:marRight w:val="0"/>
                  <w:marTop w:val="0"/>
                  <w:marBottom w:val="0"/>
                  <w:divBdr>
                    <w:top w:val="none" w:sz="0" w:space="0" w:color="auto"/>
                    <w:left w:val="none" w:sz="0" w:space="0" w:color="auto"/>
                    <w:bottom w:val="none" w:sz="0" w:space="0" w:color="auto"/>
                    <w:right w:val="none" w:sz="0" w:space="0" w:color="auto"/>
                  </w:divBdr>
                </w:div>
                <w:div w:id="861286589">
                  <w:marLeft w:val="640"/>
                  <w:marRight w:val="0"/>
                  <w:marTop w:val="0"/>
                  <w:marBottom w:val="0"/>
                  <w:divBdr>
                    <w:top w:val="none" w:sz="0" w:space="0" w:color="auto"/>
                    <w:left w:val="none" w:sz="0" w:space="0" w:color="auto"/>
                    <w:bottom w:val="none" w:sz="0" w:space="0" w:color="auto"/>
                    <w:right w:val="none" w:sz="0" w:space="0" w:color="auto"/>
                  </w:divBdr>
                </w:div>
                <w:div w:id="880828225">
                  <w:marLeft w:val="640"/>
                  <w:marRight w:val="0"/>
                  <w:marTop w:val="0"/>
                  <w:marBottom w:val="0"/>
                  <w:divBdr>
                    <w:top w:val="none" w:sz="0" w:space="0" w:color="auto"/>
                    <w:left w:val="none" w:sz="0" w:space="0" w:color="auto"/>
                    <w:bottom w:val="none" w:sz="0" w:space="0" w:color="auto"/>
                    <w:right w:val="none" w:sz="0" w:space="0" w:color="auto"/>
                  </w:divBdr>
                </w:div>
                <w:div w:id="902524462">
                  <w:marLeft w:val="640"/>
                  <w:marRight w:val="0"/>
                  <w:marTop w:val="0"/>
                  <w:marBottom w:val="0"/>
                  <w:divBdr>
                    <w:top w:val="none" w:sz="0" w:space="0" w:color="auto"/>
                    <w:left w:val="none" w:sz="0" w:space="0" w:color="auto"/>
                    <w:bottom w:val="none" w:sz="0" w:space="0" w:color="auto"/>
                    <w:right w:val="none" w:sz="0" w:space="0" w:color="auto"/>
                  </w:divBdr>
                </w:div>
                <w:div w:id="970016039">
                  <w:marLeft w:val="640"/>
                  <w:marRight w:val="0"/>
                  <w:marTop w:val="0"/>
                  <w:marBottom w:val="0"/>
                  <w:divBdr>
                    <w:top w:val="none" w:sz="0" w:space="0" w:color="auto"/>
                    <w:left w:val="none" w:sz="0" w:space="0" w:color="auto"/>
                    <w:bottom w:val="none" w:sz="0" w:space="0" w:color="auto"/>
                    <w:right w:val="none" w:sz="0" w:space="0" w:color="auto"/>
                  </w:divBdr>
                </w:div>
                <w:div w:id="1081678276">
                  <w:marLeft w:val="640"/>
                  <w:marRight w:val="0"/>
                  <w:marTop w:val="0"/>
                  <w:marBottom w:val="0"/>
                  <w:divBdr>
                    <w:top w:val="none" w:sz="0" w:space="0" w:color="auto"/>
                    <w:left w:val="none" w:sz="0" w:space="0" w:color="auto"/>
                    <w:bottom w:val="none" w:sz="0" w:space="0" w:color="auto"/>
                    <w:right w:val="none" w:sz="0" w:space="0" w:color="auto"/>
                  </w:divBdr>
                </w:div>
                <w:div w:id="1094395019">
                  <w:marLeft w:val="640"/>
                  <w:marRight w:val="0"/>
                  <w:marTop w:val="0"/>
                  <w:marBottom w:val="0"/>
                  <w:divBdr>
                    <w:top w:val="none" w:sz="0" w:space="0" w:color="auto"/>
                    <w:left w:val="none" w:sz="0" w:space="0" w:color="auto"/>
                    <w:bottom w:val="none" w:sz="0" w:space="0" w:color="auto"/>
                    <w:right w:val="none" w:sz="0" w:space="0" w:color="auto"/>
                  </w:divBdr>
                </w:div>
                <w:div w:id="1096056341">
                  <w:marLeft w:val="640"/>
                  <w:marRight w:val="0"/>
                  <w:marTop w:val="0"/>
                  <w:marBottom w:val="0"/>
                  <w:divBdr>
                    <w:top w:val="none" w:sz="0" w:space="0" w:color="auto"/>
                    <w:left w:val="none" w:sz="0" w:space="0" w:color="auto"/>
                    <w:bottom w:val="none" w:sz="0" w:space="0" w:color="auto"/>
                    <w:right w:val="none" w:sz="0" w:space="0" w:color="auto"/>
                  </w:divBdr>
                </w:div>
                <w:div w:id="1131285265">
                  <w:marLeft w:val="640"/>
                  <w:marRight w:val="0"/>
                  <w:marTop w:val="0"/>
                  <w:marBottom w:val="0"/>
                  <w:divBdr>
                    <w:top w:val="none" w:sz="0" w:space="0" w:color="auto"/>
                    <w:left w:val="none" w:sz="0" w:space="0" w:color="auto"/>
                    <w:bottom w:val="none" w:sz="0" w:space="0" w:color="auto"/>
                    <w:right w:val="none" w:sz="0" w:space="0" w:color="auto"/>
                  </w:divBdr>
                </w:div>
                <w:div w:id="1131481182">
                  <w:marLeft w:val="640"/>
                  <w:marRight w:val="0"/>
                  <w:marTop w:val="0"/>
                  <w:marBottom w:val="0"/>
                  <w:divBdr>
                    <w:top w:val="none" w:sz="0" w:space="0" w:color="auto"/>
                    <w:left w:val="none" w:sz="0" w:space="0" w:color="auto"/>
                    <w:bottom w:val="none" w:sz="0" w:space="0" w:color="auto"/>
                    <w:right w:val="none" w:sz="0" w:space="0" w:color="auto"/>
                  </w:divBdr>
                </w:div>
                <w:div w:id="1198468672">
                  <w:marLeft w:val="640"/>
                  <w:marRight w:val="0"/>
                  <w:marTop w:val="0"/>
                  <w:marBottom w:val="0"/>
                  <w:divBdr>
                    <w:top w:val="none" w:sz="0" w:space="0" w:color="auto"/>
                    <w:left w:val="none" w:sz="0" w:space="0" w:color="auto"/>
                    <w:bottom w:val="none" w:sz="0" w:space="0" w:color="auto"/>
                    <w:right w:val="none" w:sz="0" w:space="0" w:color="auto"/>
                  </w:divBdr>
                </w:div>
                <w:div w:id="1238320839">
                  <w:marLeft w:val="640"/>
                  <w:marRight w:val="0"/>
                  <w:marTop w:val="0"/>
                  <w:marBottom w:val="0"/>
                  <w:divBdr>
                    <w:top w:val="none" w:sz="0" w:space="0" w:color="auto"/>
                    <w:left w:val="none" w:sz="0" w:space="0" w:color="auto"/>
                    <w:bottom w:val="none" w:sz="0" w:space="0" w:color="auto"/>
                    <w:right w:val="none" w:sz="0" w:space="0" w:color="auto"/>
                  </w:divBdr>
                </w:div>
                <w:div w:id="1253394424">
                  <w:marLeft w:val="640"/>
                  <w:marRight w:val="0"/>
                  <w:marTop w:val="0"/>
                  <w:marBottom w:val="0"/>
                  <w:divBdr>
                    <w:top w:val="none" w:sz="0" w:space="0" w:color="auto"/>
                    <w:left w:val="none" w:sz="0" w:space="0" w:color="auto"/>
                    <w:bottom w:val="none" w:sz="0" w:space="0" w:color="auto"/>
                    <w:right w:val="none" w:sz="0" w:space="0" w:color="auto"/>
                  </w:divBdr>
                </w:div>
                <w:div w:id="1273509933">
                  <w:marLeft w:val="640"/>
                  <w:marRight w:val="0"/>
                  <w:marTop w:val="0"/>
                  <w:marBottom w:val="0"/>
                  <w:divBdr>
                    <w:top w:val="none" w:sz="0" w:space="0" w:color="auto"/>
                    <w:left w:val="none" w:sz="0" w:space="0" w:color="auto"/>
                    <w:bottom w:val="none" w:sz="0" w:space="0" w:color="auto"/>
                    <w:right w:val="none" w:sz="0" w:space="0" w:color="auto"/>
                  </w:divBdr>
                </w:div>
                <w:div w:id="1362974843">
                  <w:marLeft w:val="640"/>
                  <w:marRight w:val="0"/>
                  <w:marTop w:val="0"/>
                  <w:marBottom w:val="0"/>
                  <w:divBdr>
                    <w:top w:val="none" w:sz="0" w:space="0" w:color="auto"/>
                    <w:left w:val="none" w:sz="0" w:space="0" w:color="auto"/>
                    <w:bottom w:val="none" w:sz="0" w:space="0" w:color="auto"/>
                    <w:right w:val="none" w:sz="0" w:space="0" w:color="auto"/>
                  </w:divBdr>
                </w:div>
                <w:div w:id="1415590976">
                  <w:marLeft w:val="640"/>
                  <w:marRight w:val="0"/>
                  <w:marTop w:val="0"/>
                  <w:marBottom w:val="0"/>
                  <w:divBdr>
                    <w:top w:val="none" w:sz="0" w:space="0" w:color="auto"/>
                    <w:left w:val="none" w:sz="0" w:space="0" w:color="auto"/>
                    <w:bottom w:val="none" w:sz="0" w:space="0" w:color="auto"/>
                    <w:right w:val="none" w:sz="0" w:space="0" w:color="auto"/>
                  </w:divBdr>
                </w:div>
                <w:div w:id="1437169387">
                  <w:marLeft w:val="640"/>
                  <w:marRight w:val="0"/>
                  <w:marTop w:val="0"/>
                  <w:marBottom w:val="0"/>
                  <w:divBdr>
                    <w:top w:val="none" w:sz="0" w:space="0" w:color="auto"/>
                    <w:left w:val="none" w:sz="0" w:space="0" w:color="auto"/>
                    <w:bottom w:val="none" w:sz="0" w:space="0" w:color="auto"/>
                    <w:right w:val="none" w:sz="0" w:space="0" w:color="auto"/>
                  </w:divBdr>
                </w:div>
                <w:div w:id="1473208378">
                  <w:marLeft w:val="640"/>
                  <w:marRight w:val="0"/>
                  <w:marTop w:val="0"/>
                  <w:marBottom w:val="0"/>
                  <w:divBdr>
                    <w:top w:val="none" w:sz="0" w:space="0" w:color="auto"/>
                    <w:left w:val="none" w:sz="0" w:space="0" w:color="auto"/>
                    <w:bottom w:val="none" w:sz="0" w:space="0" w:color="auto"/>
                    <w:right w:val="none" w:sz="0" w:space="0" w:color="auto"/>
                  </w:divBdr>
                </w:div>
                <w:div w:id="1530026371">
                  <w:marLeft w:val="640"/>
                  <w:marRight w:val="0"/>
                  <w:marTop w:val="0"/>
                  <w:marBottom w:val="0"/>
                  <w:divBdr>
                    <w:top w:val="none" w:sz="0" w:space="0" w:color="auto"/>
                    <w:left w:val="none" w:sz="0" w:space="0" w:color="auto"/>
                    <w:bottom w:val="none" w:sz="0" w:space="0" w:color="auto"/>
                    <w:right w:val="none" w:sz="0" w:space="0" w:color="auto"/>
                  </w:divBdr>
                </w:div>
                <w:div w:id="1539390613">
                  <w:marLeft w:val="640"/>
                  <w:marRight w:val="0"/>
                  <w:marTop w:val="0"/>
                  <w:marBottom w:val="0"/>
                  <w:divBdr>
                    <w:top w:val="none" w:sz="0" w:space="0" w:color="auto"/>
                    <w:left w:val="none" w:sz="0" w:space="0" w:color="auto"/>
                    <w:bottom w:val="none" w:sz="0" w:space="0" w:color="auto"/>
                    <w:right w:val="none" w:sz="0" w:space="0" w:color="auto"/>
                  </w:divBdr>
                </w:div>
                <w:div w:id="1569875400">
                  <w:marLeft w:val="640"/>
                  <w:marRight w:val="0"/>
                  <w:marTop w:val="0"/>
                  <w:marBottom w:val="0"/>
                  <w:divBdr>
                    <w:top w:val="none" w:sz="0" w:space="0" w:color="auto"/>
                    <w:left w:val="none" w:sz="0" w:space="0" w:color="auto"/>
                    <w:bottom w:val="none" w:sz="0" w:space="0" w:color="auto"/>
                    <w:right w:val="none" w:sz="0" w:space="0" w:color="auto"/>
                  </w:divBdr>
                </w:div>
                <w:div w:id="1588690381">
                  <w:marLeft w:val="640"/>
                  <w:marRight w:val="0"/>
                  <w:marTop w:val="0"/>
                  <w:marBottom w:val="0"/>
                  <w:divBdr>
                    <w:top w:val="none" w:sz="0" w:space="0" w:color="auto"/>
                    <w:left w:val="none" w:sz="0" w:space="0" w:color="auto"/>
                    <w:bottom w:val="none" w:sz="0" w:space="0" w:color="auto"/>
                    <w:right w:val="none" w:sz="0" w:space="0" w:color="auto"/>
                  </w:divBdr>
                </w:div>
                <w:div w:id="1617254337">
                  <w:marLeft w:val="640"/>
                  <w:marRight w:val="0"/>
                  <w:marTop w:val="0"/>
                  <w:marBottom w:val="0"/>
                  <w:divBdr>
                    <w:top w:val="none" w:sz="0" w:space="0" w:color="auto"/>
                    <w:left w:val="none" w:sz="0" w:space="0" w:color="auto"/>
                    <w:bottom w:val="none" w:sz="0" w:space="0" w:color="auto"/>
                    <w:right w:val="none" w:sz="0" w:space="0" w:color="auto"/>
                  </w:divBdr>
                </w:div>
                <w:div w:id="1628733142">
                  <w:marLeft w:val="640"/>
                  <w:marRight w:val="0"/>
                  <w:marTop w:val="0"/>
                  <w:marBottom w:val="0"/>
                  <w:divBdr>
                    <w:top w:val="none" w:sz="0" w:space="0" w:color="auto"/>
                    <w:left w:val="none" w:sz="0" w:space="0" w:color="auto"/>
                    <w:bottom w:val="none" w:sz="0" w:space="0" w:color="auto"/>
                    <w:right w:val="none" w:sz="0" w:space="0" w:color="auto"/>
                  </w:divBdr>
                </w:div>
                <w:div w:id="1642495107">
                  <w:marLeft w:val="640"/>
                  <w:marRight w:val="0"/>
                  <w:marTop w:val="0"/>
                  <w:marBottom w:val="0"/>
                  <w:divBdr>
                    <w:top w:val="none" w:sz="0" w:space="0" w:color="auto"/>
                    <w:left w:val="none" w:sz="0" w:space="0" w:color="auto"/>
                    <w:bottom w:val="none" w:sz="0" w:space="0" w:color="auto"/>
                    <w:right w:val="none" w:sz="0" w:space="0" w:color="auto"/>
                  </w:divBdr>
                </w:div>
                <w:div w:id="1651979035">
                  <w:marLeft w:val="640"/>
                  <w:marRight w:val="0"/>
                  <w:marTop w:val="0"/>
                  <w:marBottom w:val="0"/>
                  <w:divBdr>
                    <w:top w:val="none" w:sz="0" w:space="0" w:color="auto"/>
                    <w:left w:val="none" w:sz="0" w:space="0" w:color="auto"/>
                    <w:bottom w:val="none" w:sz="0" w:space="0" w:color="auto"/>
                    <w:right w:val="none" w:sz="0" w:space="0" w:color="auto"/>
                  </w:divBdr>
                </w:div>
                <w:div w:id="1805148778">
                  <w:marLeft w:val="640"/>
                  <w:marRight w:val="0"/>
                  <w:marTop w:val="0"/>
                  <w:marBottom w:val="0"/>
                  <w:divBdr>
                    <w:top w:val="none" w:sz="0" w:space="0" w:color="auto"/>
                    <w:left w:val="none" w:sz="0" w:space="0" w:color="auto"/>
                    <w:bottom w:val="none" w:sz="0" w:space="0" w:color="auto"/>
                    <w:right w:val="none" w:sz="0" w:space="0" w:color="auto"/>
                  </w:divBdr>
                </w:div>
                <w:div w:id="1849368586">
                  <w:marLeft w:val="640"/>
                  <w:marRight w:val="0"/>
                  <w:marTop w:val="0"/>
                  <w:marBottom w:val="0"/>
                  <w:divBdr>
                    <w:top w:val="none" w:sz="0" w:space="0" w:color="auto"/>
                    <w:left w:val="none" w:sz="0" w:space="0" w:color="auto"/>
                    <w:bottom w:val="none" w:sz="0" w:space="0" w:color="auto"/>
                    <w:right w:val="none" w:sz="0" w:space="0" w:color="auto"/>
                  </w:divBdr>
                </w:div>
                <w:div w:id="1905872782">
                  <w:marLeft w:val="640"/>
                  <w:marRight w:val="0"/>
                  <w:marTop w:val="0"/>
                  <w:marBottom w:val="0"/>
                  <w:divBdr>
                    <w:top w:val="none" w:sz="0" w:space="0" w:color="auto"/>
                    <w:left w:val="none" w:sz="0" w:space="0" w:color="auto"/>
                    <w:bottom w:val="none" w:sz="0" w:space="0" w:color="auto"/>
                    <w:right w:val="none" w:sz="0" w:space="0" w:color="auto"/>
                  </w:divBdr>
                </w:div>
                <w:div w:id="1948810920">
                  <w:marLeft w:val="640"/>
                  <w:marRight w:val="0"/>
                  <w:marTop w:val="0"/>
                  <w:marBottom w:val="0"/>
                  <w:divBdr>
                    <w:top w:val="none" w:sz="0" w:space="0" w:color="auto"/>
                    <w:left w:val="none" w:sz="0" w:space="0" w:color="auto"/>
                    <w:bottom w:val="none" w:sz="0" w:space="0" w:color="auto"/>
                    <w:right w:val="none" w:sz="0" w:space="0" w:color="auto"/>
                  </w:divBdr>
                </w:div>
                <w:div w:id="1949700617">
                  <w:marLeft w:val="640"/>
                  <w:marRight w:val="0"/>
                  <w:marTop w:val="0"/>
                  <w:marBottom w:val="0"/>
                  <w:divBdr>
                    <w:top w:val="none" w:sz="0" w:space="0" w:color="auto"/>
                    <w:left w:val="none" w:sz="0" w:space="0" w:color="auto"/>
                    <w:bottom w:val="none" w:sz="0" w:space="0" w:color="auto"/>
                    <w:right w:val="none" w:sz="0" w:space="0" w:color="auto"/>
                  </w:divBdr>
                </w:div>
                <w:div w:id="1970939727">
                  <w:marLeft w:val="640"/>
                  <w:marRight w:val="0"/>
                  <w:marTop w:val="0"/>
                  <w:marBottom w:val="0"/>
                  <w:divBdr>
                    <w:top w:val="none" w:sz="0" w:space="0" w:color="auto"/>
                    <w:left w:val="none" w:sz="0" w:space="0" w:color="auto"/>
                    <w:bottom w:val="none" w:sz="0" w:space="0" w:color="auto"/>
                    <w:right w:val="none" w:sz="0" w:space="0" w:color="auto"/>
                  </w:divBdr>
                </w:div>
                <w:div w:id="2018925167">
                  <w:marLeft w:val="640"/>
                  <w:marRight w:val="0"/>
                  <w:marTop w:val="0"/>
                  <w:marBottom w:val="0"/>
                  <w:divBdr>
                    <w:top w:val="none" w:sz="0" w:space="0" w:color="auto"/>
                    <w:left w:val="none" w:sz="0" w:space="0" w:color="auto"/>
                    <w:bottom w:val="none" w:sz="0" w:space="0" w:color="auto"/>
                    <w:right w:val="none" w:sz="0" w:space="0" w:color="auto"/>
                  </w:divBdr>
                </w:div>
                <w:div w:id="2047901139">
                  <w:marLeft w:val="640"/>
                  <w:marRight w:val="0"/>
                  <w:marTop w:val="0"/>
                  <w:marBottom w:val="0"/>
                  <w:divBdr>
                    <w:top w:val="none" w:sz="0" w:space="0" w:color="auto"/>
                    <w:left w:val="none" w:sz="0" w:space="0" w:color="auto"/>
                    <w:bottom w:val="none" w:sz="0" w:space="0" w:color="auto"/>
                    <w:right w:val="none" w:sz="0" w:space="0" w:color="auto"/>
                  </w:divBdr>
                </w:div>
                <w:div w:id="2079474783">
                  <w:marLeft w:val="640"/>
                  <w:marRight w:val="0"/>
                  <w:marTop w:val="0"/>
                  <w:marBottom w:val="0"/>
                  <w:divBdr>
                    <w:top w:val="none" w:sz="0" w:space="0" w:color="auto"/>
                    <w:left w:val="none" w:sz="0" w:space="0" w:color="auto"/>
                    <w:bottom w:val="none" w:sz="0" w:space="0" w:color="auto"/>
                    <w:right w:val="none" w:sz="0" w:space="0" w:color="auto"/>
                  </w:divBdr>
                </w:div>
                <w:div w:id="2089575035">
                  <w:marLeft w:val="640"/>
                  <w:marRight w:val="0"/>
                  <w:marTop w:val="0"/>
                  <w:marBottom w:val="0"/>
                  <w:divBdr>
                    <w:top w:val="none" w:sz="0" w:space="0" w:color="auto"/>
                    <w:left w:val="none" w:sz="0" w:space="0" w:color="auto"/>
                    <w:bottom w:val="none" w:sz="0" w:space="0" w:color="auto"/>
                    <w:right w:val="none" w:sz="0" w:space="0" w:color="auto"/>
                  </w:divBdr>
                </w:div>
                <w:div w:id="2112771357">
                  <w:marLeft w:val="640"/>
                  <w:marRight w:val="0"/>
                  <w:marTop w:val="0"/>
                  <w:marBottom w:val="0"/>
                  <w:divBdr>
                    <w:top w:val="none" w:sz="0" w:space="0" w:color="auto"/>
                    <w:left w:val="none" w:sz="0" w:space="0" w:color="auto"/>
                    <w:bottom w:val="none" w:sz="0" w:space="0" w:color="auto"/>
                    <w:right w:val="none" w:sz="0" w:space="0" w:color="auto"/>
                  </w:divBdr>
                </w:div>
              </w:divsChild>
            </w:div>
            <w:div w:id="2139107017">
              <w:marLeft w:val="0"/>
              <w:marRight w:val="0"/>
              <w:marTop w:val="0"/>
              <w:marBottom w:val="0"/>
              <w:divBdr>
                <w:top w:val="none" w:sz="0" w:space="0" w:color="auto"/>
                <w:left w:val="none" w:sz="0" w:space="0" w:color="auto"/>
                <w:bottom w:val="none" w:sz="0" w:space="0" w:color="auto"/>
                <w:right w:val="none" w:sz="0" w:space="0" w:color="auto"/>
              </w:divBdr>
              <w:divsChild>
                <w:div w:id="934171">
                  <w:marLeft w:val="640"/>
                  <w:marRight w:val="0"/>
                  <w:marTop w:val="0"/>
                  <w:marBottom w:val="0"/>
                  <w:divBdr>
                    <w:top w:val="none" w:sz="0" w:space="0" w:color="auto"/>
                    <w:left w:val="none" w:sz="0" w:space="0" w:color="auto"/>
                    <w:bottom w:val="none" w:sz="0" w:space="0" w:color="auto"/>
                    <w:right w:val="none" w:sz="0" w:space="0" w:color="auto"/>
                  </w:divBdr>
                </w:div>
                <w:div w:id="24259402">
                  <w:marLeft w:val="640"/>
                  <w:marRight w:val="0"/>
                  <w:marTop w:val="0"/>
                  <w:marBottom w:val="0"/>
                  <w:divBdr>
                    <w:top w:val="none" w:sz="0" w:space="0" w:color="auto"/>
                    <w:left w:val="none" w:sz="0" w:space="0" w:color="auto"/>
                    <w:bottom w:val="none" w:sz="0" w:space="0" w:color="auto"/>
                    <w:right w:val="none" w:sz="0" w:space="0" w:color="auto"/>
                  </w:divBdr>
                </w:div>
                <w:div w:id="162012731">
                  <w:marLeft w:val="640"/>
                  <w:marRight w:val="0"/>
                  <w:marTop w:val="0"/>
                  <w:marBottom w:val="0"/>
                  <w:divBdr>
                    <w:top w:val="none" w:sz="0" w:space="0" w:color="auto"/>
                    <w:left w:val="none" w:sz="0" w:space="0" w:color="auto"/>
                    <w:bottom w:val="none" w:sz="0" w:space="0" w:color="auto"/>
                    <w:right w:val="none" w:sz="0" w:space="0" w:color="auto"/>
                  </w:divBdr>
                </w:div>
                <w:div w:id="166747772">
                  <w:marLeft w:val="640"/>
                  <w:marRight w:val="0"/>
                  <w:marTop w:val="0"/>
                  <w:marBottom w:val="0"/>
                  <w:divBdr>
                    <w:top w:val="none" w:sz="0" w:space="0" w:color="auto"/>
                    <w:left w:val="none" w:sz="0" w:space="0" w:color="auto"/>
                    <w:bottom w:val="none" w:sz="0" w:space="0" w:color="auto"/>
                    <w:right w:val="none" w:sz="0" w:space="0" w:color="auto"/>
                  </w:divBdr>
                </w:div>
                <w:div w:id="169374587">
                  <w:marLeft w:val="640"/>
                  <w:marRight w:val="0"/>
                  <w:marTop w:val="0"/>
                  <w:marBottom w:val="0"/>
                  <w:divBdr>
                    <w:top w:val="none" w:sz="0" w:space="0" w:color="auto"/>
                    <w:left w:val="none" w:sz="0" w:space="0" w:color="auto"/>
                    <w:bottom w:val="none" w:sz="0" w:space="0" w:color="auto"/>
                    <w:right w:val="none" w:sz="0" w:space="0" w:color="auto"/>
                  </w:divBdr>
                </w:div>
                <w:div w:id="179055240">
                  <w:marLeft w:val="640"/>
                  <w:marRight w:val="0"/>
                  <w:marTop w:val="0"/>
                  <w:marBottom w:val="0"/>
                  <w:divBdr>
                    <w:top w:val="none" w:sz="0" w:space="0" w:color="auto"/>
                    <w:left w:val="none" w:sz="0" w:space="0" w:color="auto"/>
                    <w:bottom w:val="none" w:sz="0" w:space="0" w:color="auto"/>
                    <w:right w:val="none" w:sz="0" w:space="0" w:color="auto"/>
                  </w:divBdr>
                </w:div>
                <w:div w:id="236018863">
                  <w:marLeft w:val="640"/>
                  <w:marRight w:val="0"/>
                  <w:marTop w:val="0"/>
                  <w:marBottom w:val="0"/>
                  <w:divBdr>
                    <w:top w:val="none" w:sz="0" w:space="0" w:color="auto"/>
                    <w:left w:val="none" w:sz="0" w:space="0" w:color="auto"/>
                    <w:bottom w:val="none" w:sz="0" w:space="0" w:color="auto"/>
                    <w:right w:val="none" w:sz="0" w:space="0" w:color="auto"/>
                  </w:divBdr>
                </w:div>
                <w:div w:id="324671065">
                  <w:marLeft w:val="640"/>
                  <w:marRight w:val="0"/>
                  <w:marTop w:val="0"/>
                  <w:marBottom w:val="0"/>
                  <w:divBdr>
                    <w:top w:val="none" w:sz="0" w:space="0" w:color="auto"/>
                    <w:left w:val="none" w:sz="0" w:space="0" w:color="auto"/>
                    <w:bottom w:val="none" w:sz="0" w:space="0" w:color="auto"/>
                    <w:right w:val="none" w:sz="0" w:space="0" w:color="auto"/>
                  </w:divBdr>
                </w:div>
                <w:div w:id="409741007">
                  <w:marLeft w:val="640"/>
                  <w:marRight w:val="0"/>
                  <w:marTop w:val="0"/>
                  <w:marBottom w:val="0"/>
                  <w:divBdr>
                    <w:top w:val="none" w:sz="0" w:space="0" w:color="auto"/>
                    <w:left w:val="none" w:sz="0" w:space="0" w:color="auto"/>
                    <w:bottom w:val="none" w:sz="0" w:space="0" w:color="auto"/>
                    <w:right w:val="none" w:sz="0" w:space="0" w:color="auto"/>
                  </w:divBdr>
                </w:div>
                <w:div w:id="423960265">
                  <w:marLeft w:val="640"/>
                  <w:marRight w:val="0"/>
                  <w:marTop w:val="0"/>
                  <w:marBottom w:val="0"/>
                  <w:divBdr>
                    <w:top w:val="none" w:sz="0" w:space="0" w:color="auto"/>
                    <w:left w:val="none" w:sz="0" w:space="0" w:color="auto"/>
                    <w:bottom w:val="none" w:sz="0" w:space="0" w:color="auto"/>
                    <w:right w:val="none" w:sz="0" w:space="0" w:color="auto"/>
                  </w:divBdr>
                </w:div>
                <w:div w:id="512260732">
                  <w:marLeft w:val="640"/>
                  <w:marRight w:val="0"/>
                  <w:marTop w:val="0"/>
                  <w:marBottom w:val="0"/>
                  <w:divBdr>
                    <w:top w:val="none" w:sz="0" w:space="0" w:color="auto"/>
                    <w:left w:val="none" w:sz="0" w:space="0" w:color="auto"/>
                    <w:bottom w:val="none" w:sz="0" w:space="0" w:color="auto"/>
                    <w:right w:val="none" w:sz="0" w:space="0" w:color="auto"/>
                  </w:divBdr>
                </w:div>
                <w:div w:id="547884560">
                  <w:marLeft w:val="640"/>
                  <w:marRight w:val="0"/>
                  <w:marTop w:val="0"/>
                  <w:marBottom w:val="0"/>
                  <w:divBdr>
                    <w:top w:val="none" w:sz="0" w:space="0" w:color="auto"/>
                    <w:left w:val="none" w:sz="0" w:space="0" w:color="auto"/>
                    <w:bottom w:val="none" w:sz="0" w:space="0" w:color="auto"/>
                    <w:right w:val="none" w:sz="0" w:space="0" w:color="auto"/>
                  </w:divBdr>
                </w:div>
                <w:div w:id="553740273">
                  <w:marLeft w:val="640"/>
                  <w:marRight w:val="0"/>
                  <w:marTop w:val="0"/>
                  <w:marBottom w:val="0"/>
                  <w:divBdr>
                    <w:top w:val="none" w:sz="0" w:space="0" w:color="auto"/>
                    <w:left w:val="none" w:sz="0" w:space="0" w:color="auto"/>
                    <w:bottom w:val="none" w:sz="0" w:space="0" w:color="auto"/>
                    <w:right w:val="none" w:sz="0" w:space="0" w:color="auto"/>
                  </w:divBdr>
                </w:div>
                <w:div w:id="623273508">
                  <w:marLeft w:val="640"/>
                  <w:marRight w:val="0"/>
                  <w:marTop w:val="0"/>
                  <w:marBottom w:val="0"/>
                  <w:divBdr>
                    <w:top w:val="none" w:sz="0" w:space="0" w:color="auto"/>
                    <w:left w:val="none" w:sz="0" w:space="0" w:color="auto"/>
                    <w:bottom w:val="none" w:sz="0" w:space="0" w:color="auto"/>
                    <w:right w:val="none" w:sz="0" w:space="0" w:color="auto"/>
                  </w:divBdr>
                </w:div>
                <w:div w:id="635842034">
                  <w:marLeft w:val="640"/>
                  <w:marRight w:val="0"/>
                  <w:marTop w:val="0"/>
                  <w:marBottom w:val="0"/>
                  <w:divBdr>
                    <w:top w:val="none" w:sz="0" w:space="0" w:color="auto"/>
                    <w:left w:val="none" w:sz="0" w:space="0" w:color="auto"/>
                    <w:bottom w:val="none" w:sz="0" w:space="0" w:color="auto"/>
                    <w:right w:val="none" w:sz="0" w:space="0" w:color="auto"/>
                  </w:divBdr>
                </w:div>
                <w:div w:id="645862111">
                  <w:marLeft w:val="640"/>
                  <w:marRight w:val="0"/>
                  <w:marTop w:val="0"/>
                  <w:marBottom w:val="0"/>
                  <w:divBdr>
                    <w:top w:val="none" w:sz="0" w:space="0" w:color="auto"/>
                    <w:left w:val="none" w:sz="0" w:space="0" w:color="auto"/>
                    <w:bottom w:val="none" w:sz="0" w:space="0" w:color="auto"/>
                    <w:right w:val="none" w:sz="0" w:space="0" w:color="auto"/>
                  </w:divBdr>
                </w:div>
                <w:div w:id="656030704">
                  <w:marLeft w:val="640"/>
                  <w:marRight w:val="0"/>
                  <w:marTop w:val="0"/>
                  <w:marBottom w:val="0"/>
                  <w:divBdr>
                    <w:top w:val="none" w:sz="0" w:space="0" w:color="auto"/>
                    <w:left w:val="none" w:sz="0" w:space="0" w:color="auto"/>
                    <w:bottom w:val="none" w:sz="0" w:space="0" w:color="auto"/>
                    <w:right w:val="none" w:sz="0" w:space="0" w:color="auto"/>
                  </w:divBdr>
                </w:div>
                <w:div w:id="770979872">
                  <w:marLeft w:val="640"/>
                  <w:marRight w:val="0"/>
                  <w:marTop w:val="0"/>
                  <w:marBottom w:val="0"/>
                  <w:divBdr>
                    <w:top w:val="none" w:sz="0" w:space="0" w:color="auto"/>
                    <w:left w:val="none" w:sz="0" w:space="0" w:color="auto"/>
                    <w:bottom w:val="none" w:sz="0" w:space="0" w:color="auto"/>
                    <w:right w:val="none" w:sz="0" w:space="0" w:color="auto"/>
                  </w:divBdr>
                </w:div>
                <w:div w:id="873931766">
                  <w:marLeft w:val="640"/>
                  <w:marRight w:val="0"/>
                  <w:marTop w:val="0"/>
                  <w:marBottom w:val="0"/>
                  <w:divBdr>
                    <w:top w:val="none" w:sz="0" w:space="0" w:color="auto"/>
                    <w:left w:val="none" w:sz="0" w:space="0" w:color="auto"/>
                    <w:bottom w:val="none" w:sz="0" w:space="0" w:color="auto"/>
                    <w:right w:val="none" w:sz="0" w:space="0" w:color="auto"/>
                  </w:divBdr>
                </w:div>
                <w:div w:id="905184035">
                  <w:marLeft w:val="640"/>
                  <w:marRight w:val="0"/>
                  <w:marTop w:val="0"/>
                  <w:marBottom w:val="0"/>
                  <w:divBdr>
                    <w:top w:val="none" w:sz="0" w:space="0" w:color="auto"/>
                    <w:left w:val="none" w:sz="0" w:space="0" w:color="auto"/>
                    <w:bottom w:val="none" w:sz="0" w:space="0" w:color="auto"/>
                    <w:right w:val="none" w:sz="0" w:space="0" w:color="auto"/>
                  </w:divBdr>
                </w:div>
                <w:div w:id="956563586">
                  <w:marLeft w:val="640"/>
                  <w:marRight w:val="0"/>
                  <w:marTop w:val="0"/>
                  <w:marBottom w:val="0"/>
                  <w:divBdr>
                    <w:top w:val="none" w:sz="0" w:space="0" w:color="auto"/>
                    <w:left w:val="none" w:sz="0" w:space="0" w:color="auto"/>
                    <w:bottom w:val="none" w:sz="0" w:space="0" w:color="auto"/>
                    <w:right w:val="none" w:sz="0" w:space="0" w:color="auto"/>
                  </w:divBdr>
                </w:div>
                <w:div w:id="978730451">
                  <w:marLeft w:val="640"/>
                  <w:marRight w:val="0"/>
                  <w:marTop w:val="0"/>
                  <w:marBottom w:val="0"/>
                  <w:divBdr>
                    <w:top w:val="none" w:sz="0" w:space="0" w:color="auto"/>
                    <w:left w:val="none" w:sz="0" w:space="0" w:color="auto"/>
                    <w:bottom w:val="none" w:sz="0" w:space="0" w:color="auto"/>
                    <w:right w:val="none" w:sz="0" w:space="0" w:color="auto"/>
                  </w:divBdr>
                </w:div>
                <w:div w:id="1022126840">
                  <w:marLeft w:val="640"/>
                  <w:marRight w:val="0"/>
                  <w:marTop w:val="0"/>
                  <w:marBottom w:val="0"/>
                  <w:divBdr>
                    <w:top w:val="none" w:sz="0" w:space="0" w:color="auto"/>
                    <w:left w:val="none" w:sz="0" w:space="0" w:color="auto"/>
                    <w:bottom w:val="none" w:sz="0" w:space="0" w:color="auto"/>
                    <w:right w:val="none" w:sz="0" w:space="0" w:color="auto"/>
                  </w:divBdr>
                </w:div>
                <w:div w:id="1022634260">
                  <w:marLeft w:val="640"/>
                  <w:marRight w:val="0"/>
                  <w:marTop w:val="0"/>
                  <w:marBottom w:val="0"/>
                  <w:divBdr>
                    <w:top w:val="none" w:sz="0" w:space="0" w:color="auto"/>
                    <w:left w:val="none" w:sz="0" w:space="0" w:color="auto"/>
                    <w:bottom w:val="none" w:sz="0" w:space="0" w:color="auto"/>
                    <w:right w:val="none" w:sz="0" w:space="0" w:color="auto"/>
                  </w:divBdr>
                </w:div>
                <w:div w:id="1024941427">
                  <w:marLeft w:val="640"/>
                  <w:marRight w:val="0"/>
                  <w:marTop w:val="0"/>
                  <w:marBottom w:val="0"/>
                  <w:divBdr>
                    <w:top w:val="none" w:sz="0" w:space="0" w:color="auto"/>
                    <w:left w:val="none" w:sz="0" w:space="0" w:color="auto"/>
                    <w:bottom w:val="none" w:sz="0" w:space="0" w:color="auto"/>
                    <w:right w:val="none" w:sz="0" w:space="0" w:color="auto"/>
                  </w:divBdr>
                </w:div>
                <w:div w:id="1036850613">
                  <w:marLeft w:val="640"/>
                  <w:marRight w:val="0"/>
                  <w:marTop w:val="0"/>
                  <w:marBottom w:val="0"/>
                  <w:divBdr>
                    <w:top w:val="none" w:sz="0" w:space="0" w:color="auto"/>
                    <w:left w:val="none" w:sz="0" w:space="0" w:color="auto"/>
                    <w:bottom w:val="none" w:sz="0" w:space="0" w:color="auto"/>
                    <w:right w:val="none" w:sz="0" w:space="0" w:color="auto"/>
                  </w:divBdr>
                </w:div>
                <w:div w:id="1072388449">
                  <w:marLeft w:val="640"/>
                  <w:marRight w:val="0"/>
                  <w:marTop w:val="0"/>
                  <w:marBottom w:val="0"/>
                  <w:divBdr>
                    <w:top w:val="none" w:sz="0" w:space="0" w:color="auto"/>
                    <w:left w:val="none" w:sz="0" w:space="0" w:color="auto"/>
                    <w:bottom w:val="none" w:sz="0" w:space="0" w:color="auto"/>
                    <w:right w:val="none" w:sz="0" w:space="0" w:color="auto"/>
                  </w:divBdr>
                </w:div>
                <w:div w:id="1087775854">
                  <w:marLeft w:val="640"/>
                  <w:marRight w:val="0"/>
                  <w:marTop w:val="0"/>
                  <w:marBottom w:val="0"/>
                  <w:divBdr>
                    <w:top w:val="none" w:sz="0" w:space="0" w:color="auto"/>
                    <w:left w:val="none" w:sz="0" w:space="0" w:color="auto"/>
                    <w:bottom w:val="none" w:sz="0" w:space="0" w:color="auto"/>
                    <w:right w:val="none" w:sz="0" w:space="0" w:color="auto"/>
                  </w:divBdr>
                </w:div>
                <w:div w:id="1151022816">
                  <w:marLeft w:val="640"/>
                  <w:marRight w:val="0"/>
                  <w:marTop w:val="0"/>
                  <w:marBottom w:val="0"/>
                  <w:divBdr>
                    <w:top w:val="none" w:sz="0" w:space="0" w:color="auto"/>
                    <w:left w:val="none" w:sz="0" w:space="0" w:color="auto"/>
                    <w:bottom w:val="none" w:sz="0" w:space="0" w:color="auto"/>
                    <w:right w:val="none" w:sz="0" w:space="0" w:color="auto"/>
                  </w:divBdr>
                </w:div>
                <w:div w:id="1217356852">
                  <w:marLeft w:val="640"/>
                  <w:marRight w:val="0"/>
                  <w:marTop w:val="0"/>
                  <w:marBottom w:val="0"/>
                  <w:divBdr>
                    <w:top w:val="none" w:sz="0" w:space="0" w:color="auto"/>
                    <w:left w:val="none" w:sz="0" w:space="0" w:color="auto"/>
                    <w:bottom w:val="none" w:sz="0" w:space="0" w:color="auto"/>
                    <w:right w:val="none" w:sz="0" w:space="0" w:color="auto"/>
                  </w:divBdr>
                </w:div>
                <w:div w:id="1223562937">
                  <w:marLeft w:val="640"/>
                  <w:marRight w:val="0"/>
                  <w:marTop w:val="0"/>
                  <w:marBottom w:val="0"/>
                  <w:divBdr>
                    <w:top w:val="none" w:sz="0" w:space="0" w:color="auto"/>
                    <w:left w:val="none" w:sz="0" w:space="0" w:color="auto"/>
                    <w:bottom w:val="none" w:sz="0" w:space="0" w:color="auto"/>
                    <w:right w:val="none" w:sz="0" w:space="0" w:color="auto"/>
                  </w:divBdr>
                </w:div>
                <w:div w:id="1235700409">
                  <w:marLeft w:val="640"/>
                  <w:marRight w:val="0"/>
                  <w:marTop w:val="0"/>
                  <w:marBottom w:val="0"/>
                  <w:divBdr>
                    <w:top w:val="none" w:sz="0" w:space="0" w:color="auto"/>
                    <w:left w:val="none" w:sz="0" w:space="0" w:color="auto"/>
                    <w:bottom w:val="none" w:sz="0" w:space="0" w:color="auto"/>
                    <w:right w:val="none" w:sz="0" w:space="0" w:color="auto"/>
                  </w:divBdr>
                </w:div>
                <w:div w:id="1256522527">
                  <w:marLeft w:val="640"/>
                  <w:marRight w:val="0"/>
                  <w:marTop w:val="0"/>
                  <w:marBottom w:val="0"/>
                  <w:divBdr>
                    <w:top w:val="none" w:sz="0" w:space="0" w:color="auto"/>
                    <w:left w:val="none" w:sz="0" w:space="0" w:color="auto"/>
                    <w:bottom w:val="none" w:sz="0" w:space="0" w:color="auto"/>
                    <w:right w:val="none" w:sz="0" w:space="0" w:color="auto"/>
                  </w:divBdr>
                </w:div>
                <w:div w:id="1277830145">
                  <w:marLeft w:val="640"/>
                  <w:marRight w:val="0"/>
                  <w:marTop w:val="0"/>
                  <w:marBottom w:val="0"/>
                  <w:divBdr>
                    <w:top w:val="none" w:sz="0" w:space="0" w:color="auto"/>
                    <w:left w:val="none" w:sz="0" w:space="0" w:color="auto"/>
                    <w:bottom w:val="none" w:sz="0" w:space="0" w:color="auto"/>
                    <w:right w:val="none" w:sz="0" w:space="0" w:color="auto"/>
                  </w:divBdr>
                </w:div>
                <w:div w:id="1348751095">
                  <w:marLeft w:val="640"/>
                  <w:marRight w:val="0"/>
                  <w:marTop w:val="0"/>
                  <w:marBottom w:val="0"/>
                  <w:divBdr>
                    <w:top w:val="none" w:sz="0" w:space="0" w:color="auto"/>
                    <w:left w:val="none" w:sz="0" w:space="0" w:color="auto"/>
                    <w:bottom w:val="none" w:sz="0" w:space="0" w:color="auto"/>
                    <w:right w:val="none" w:sz="0" w:space="0" w:color="auto"/>
                  </w:divBdr>
                </w:div>
                <w:div w:id="1368601146">
                  <w:marLeft w:val="640"/>
                  <w:marRight w:val="0"/>
                  <w:marTop w:val="0"/>
                  <w:marBottom w:val="0"/>
                  <w:divBdr>
                    <w:top w:val="none" w:sz="0" w:space="0" w:color="auto"/>
                    <w:left w:val="none" w:sz="0" w:space="0" w:color="auto"/>
                    <w:bottom w:val="none" w:sz="0" w:space="0" w:color="auto"/>
                    <w:right w:val="none" w:sz="0" w:space="0" w:color="auto"/>
                  </w:divBdr>
                </w:div>
                <w:div w:id="1392583375">
                  <w:marLeft w:val="640"/>
                  <w:marRight w:val="0"/>
                  <w:marTop w:val="0"/>
                  <w:marBottom w:val="0"/>
                  <w:divBdr>
                    <w:top w:val="none" w:sz="0" w:space="0" w:color="auto"/>
                    <w:left w:val="none" w:sz="0" w:space="0" w:color="auto"/>
                    <w:bottom w:val="none" w:sz="0" w:space="0" w:color="auto"/>
                    <w:right w:val="none" w:sz="0" w:space="0" w:color="auto"/>
                  </w:divBdr>
                </w:div>
                <w:div w:id="1399783829">
                  <w:marLeft w:val="640"/>
                  <w:marRight w:val="0"/>
                  <w:marTop w:val="0"/>
                  <w:marBottom w:val="0"/>
                  <w:divBdr>
                    <w:top w:val="none" w:sz="0" w:space="0" w:color="auto"/>
                    <w:left w:val="none" w:sz="0" w:space="0" w:color="auto"/>
                    <w:bottom w:val="none" w:sz="0" w:space="0" w:color="auto"/>
                    <w:right w:val="none" w:sz="0" w:space="0" w:color="auto"/>
                  </w:divBdr>
                </w:div>
                <w:div w:id="1405103873">
                  <w:marLeft w:val="640"/>
                  <w:marRight w:val="0"/>
                  <w:marTop w:val="0"/>
                  <w:marBottom w:val="0"/>
                  <w:divBdr>
                    <w:top w:val="none" w:sz="0" w:space="0" w:color="auto"/>
                    <w:left w:val="none" w:sz="0" w:space="0" w:color="auto"/>
                    <w:bottom w:val="none" w:sz="0" w:space="0" w:color="auto"/>
                    <w:right w:val="none" w:sz="0" w:space="0" w:color="auto"/>
                  </w:divBdr>
                </w:div>
                <w:div w:id="1437559660">
                  <w:marLeft w:val="640"/>
                  <w:marRight w:val="0"/>
                  <w:marTop w:val="0"/>
                  <w:marBottom w:val="0"/>
                  <w:divBdr>
                    <w:top w:val="none" w:sz="0" w:space="0" w:color="auto"/>
                    <w:left w:val="none" w:sz="0" w:space="0" w:color="auto"/>
                    <w:bottom w:val="none" w:sz="0" w:space="0" w:color="auto"/>
                    <w:right w:val="none" w:sz="0" w:space="0" w:color="auto"/>
                  </w:divBdr>
                </w:div>
                <w:div w:id="1448503766">
                  <w:marLeft w:val="640"/>
                  <w:marRight w:val="0"/>
                  <w:marTop w:val="0"/>
                  <w:marBottom w:val="0"/>
                  <w:divBdr>
                    <w:top w:val="none" w:sz="0" w:space="0" w:color="auto"/>
                    <w:left w:val="none" w:sz="0" w:space="0" w:color="auto"/>
                    <w:bottom w:val="none" w:sz="0" w:space="0" w:color="auto"/>
                    <w:right w:val="none" w:sz="0" w:space="0" w:color="auto"/>
                  </w:divBdr>
                </w:div>
                <w:div w:id="1490948628">
                  <w:marLeft w:val="640"/>
                  <w:marRight w:val="0"/>
                  <w:marTop w:val="0"/>
                  <w:marBottom w:val="0"/>
                  <w:divBdr>
                    <w:top w:val="none" w:sz="0" w:space="0" w:color="auto"/>
                    <w:left w:val="none" w:sz="0" w:space="0" w:color="auto"/>
                    <w:bottom w:val="none" w:sz="0" w:space="0" w:color="auto"/>
                    <w:right w:val="none" w:sz="0" w:space="0" w:color="auto"/>
                  </w:divBdr>
                </w:div>
                <w:div w:id="1502812948">
                  <w:marLeft w:val="640"/>
                  <w:marRight w:val="0"/>
                  <w:marTop w:val="0"/>
                  <w:marBottom w:val="0"/>
                  <w:divBdr>
                    <w:top w:val="none" w:sz="0" w:space="0" w:color="auto"/>
                    <w:left w:val="none" w:sz="0" w:space="0" w:color="auto"/>
                    <w:bottom w:val="none" w:sz="0" w:space="0" w:color="auto"/>
                    <w:right w:val="none" w:sz="0" w:space="0" w:color="auto"/>
                  </w:divBdr>
                </w:div>
                <w:div w:id="1515731954">
                  <w:marLeft w:val="640"/>
                  <w:marRight w:val="0"/>
                  <w:marTop w:val="0"/>
                  <w:marBottom w:val="0"/>
                  <w:divBdr>
                    <w:top w:val="none" w:sz="0" w:space="0" w:color="auto"/>
                    <w:left w:val="none" w:sz="0" w:space="0" w:color="auto"/>
                    <w:bottom w:val="none" w:sz="0" w:space="0" w:color="auto"/>
                    <w:right w:val="none" w:sz="0" w:space="0" w:color="auto"/>
                  </w:divBdr>
                </w:div>
                <w:div w:id="1534687034">
                  <w:marLeft w:val="640"/>
                  <w:marRight w:val="0"/>
                  <w:marTop w:val="0"/>
                  <w:marBottom w:val="0"/>
                  <w:divBdr>
                    <w:top w:val="none" w:sz="0" w:space="0" w:color="auto"/>
                    <w:left w:val="none" w:sz="0" w:space="0" w:color="auto"/>
                    <w:bottom w:val="none" w:sz="0" w:space="0" w:color="auto"/>
                    <w:right w:val="none" w:sz="0" w:space="0" w:color="auto"/>
                  </w:divBdr>
                </w:div>
                <w:div w:id="1534997072">
                  <w:marLeft w:val="640"/>
                  <w:marRight w:val="0"/>
                  <w:marTop w:val="0"/>
                  <w:marBottom w:val="0"/>
                  <w:divBdr>
                    <w:top w:val="none" w:sz="0" w:space="0" w:color="auto"/>
                    <w:left w:val="none" w:sz="0" w:space="0" w:color="auto"/>
                    <w:bottom w:val="none" w:sz="0" w:space="0" w:color="auto"/>
                    <w:right w:val="none" w:sz="0" w:space="0" w:color="auto"/>
                  </w:divBdr>
                </w:div>
                <w:div w:id="1588806383">
                  <w:marLeft w:val="640"/>
                  <w:marRight w:val="0"/>
                  <w:marTop w:val="0"/>
                  <w:marBottom w:val="0"/>
                  <w:divBdr>
                    <w:top w:val="none" w:sz="0" w:space="0" w:color="auto"/>
                    <w:left w:val="none" w:sz="0" w:space="0" w:color="auto"/>
                    <w:bottom w:val="none" w:sz="0" w:space="0" w:color="auto"/>
                    <w:right w:val="none" w:sz="0" w:space="0" w:color="auto"/>
                  </w:divBdr>
                </w:div>
                <w:div w:id="1611745340">
                  <w:marLeft w:val="640"/>
                  <w:marRight w:val="0"/>
                  <w:marTop w:val="0"/>
                  <w:marBottom w:val="0"/>
                  <w:divBdr>
                    <w:top w:val="none" w:sz="0" w:space="0" w:color="auto"/>
                    <w:left w:val="none" w:sz="0" w:space="0" w:color="auto"/>
                    <w:bottom w:val="none" w:sz="0" w:space="0" w:color="auto"/>
                    <w:right w:val="none" w:sz="0" w:space="0" w:color="auto"/>
                  </w:divBdr>
                </w:div>
                <w:div w:id="1627390800">
                  <w:marLeft w:val="640"/>
                  <w:marRight w:val="0"/>
                  <w:marTop w:val="0"/>
                  <w:marBottom w:val="0"/>
                  <w:divBdr>
                    <w:top w:val="none" w:sz="0" w:space="0" w:color="auto"/>
                    <w:left w:val="none" w:sz="0" w:space="0" w:color="auto"/>
                    <w:bottom w:val="none" w:sz="0" w:space="0" w:color="auto"/>
                    <w:right w:val="none" w:sz="0" w:space="0" w:color="auto"/>
                  </w:divBdr>
                </w:div>
                <w:div w:id="1635714602">
                  <w:marLeft w:val="640"/>
                  <w:marRight w:val="0"/>
                  <w:marTop w:val="0"/>
                  <w:marBottom w:val="0"/>
                  <w:divBdr>
                    <w:top w:val="none" w:sz="0" w:space="0" w:color="auto"/>
                    <w:left w:val="none" w:sz="0" w:space="0" w:color="auto"/>
                    <w:bottom w:val="none" w:sz="0" w:space="0" w:color="auto"/>
                    <w:right w:val="none" w:sz="0" w:space="0" w:color="auto"/>
                  </w:divBdr>
                </w:div>
                <w:div w:id="1718621995">
                  <w:marLeft w:val="640"/>
                  <w:marRight w:val="0"/>
                  <w:marTop w:val="0"/>
                  <w:marBottom w:val="0"/>
                  <w:divBdr>
                    <w:top w:val="none" w:sz="0" w:space="0" w:color="auto"/>
                    <w:left w:val="none" w:sz="0" w:space="0" w:color="auto"/>
                    <w:bottom w:val="none" w:sz="0" w:space="0" w:color="auto"/>
                    <w:right w:val="none" w:sz="0" w:space="0" w:color="auto"/>
                  </w:divBdr>
                </w:div>
                <w:div w:id="1729568099">
                  <w:marLeft w:val="640"/>
                  <w:marRight w:val="0"/>
                  <w:marTop w:val="0"/>
                  <w:marBottom w:val="0"/>
                  <w:divBdr>
                    <w:top w:val="none" w:sz="0" w:space="0" w:color="auto"/>
                    <w:left w:val="none" w:sz="0" w:space="0" w:color="auto"/>
                    <w:bottom w:val="none" w:sz="0" w:space="0" w:color="auto"/>
                    <w:right w:val="none" w:sz="0" w:space="0" w:color="auto"/>
                  </w:divBdr>
                </w:div>
                <w:div w:id="1854299391">
                  <w:marLeft w:val="640"/>
                  <w:marRight w:val="0"/>
                  <w:marTop w:val="0"/>
                  <w:marBottom w:val="0"/>
                  <w:divBdr>
                    <w:top w:val="none" w:sz="0" w:space="0" w:color="auto"/>
                    <w:left w:val="none" w:sz="0" w:space="0" w:color="auto"/>
                    <w:bottom w:val="none" w:sz="0" w:space="0" w:color="auto"/>
                    <w:right w:val="none" w:sz="0" w:space="0" w:color="auto"/>
                  </w:divBdr>
                </w:div>
                <w:div w:id="1899976864">
                  <w:marLeft w:val="640"/>
                  <w:marRight w:val="0"/>
                  <w:marTop w:val="0"/>
                  <w:marBottom w:val="0"/>
                  <w:divBdr>
                    <w:top w:val="none" w:sz="0" w:space="0" w:color="auto"/>
                    <w:left w:val="none" w:sz="0" w:space="0" w:color="auto"/>
                    <w:bottom w:val="none" w:sz="0" w:space="0" w:color="auto"/>
                    <w:right w:val="none" w:sz="0" w:space="0" w:color="auto"/>
                  </w:divBdr>
                </w:div>
                <w:div w:id="1923489530">
                  <w:marLeft w:val="640"/>
                  <w:marRight w:val="0"/>
                  <w:marTop w:val="0"/>
                  <w:marBottom w:val="0"/>
                  <w:divBdr>
                    <w:top w:val="none" w:sz="0" w:space="0" w:color="auto"/>
                    <w:left w:val="none" w:sz="0" w:space="0" w:color="auto"/>
                    <w:bottom w:val="none" w:sz="0" w:space="0" w:color="auto"/>
                    <w:right w:val="none" w:sz="0" w:space="0" w:color="auto"/>
                  </w:divBdr>
                </w:div>
                <w:div w:id="1982151880">
                  <w:marLeft w:val="640"/>
                  <w:marRight w:val="0"/>
                  <w:marTop w:val="0"/>
                  <w:marBottom w:val="0"/>
                  <w:divBdr>
                    <w:top w:val="none" w:sz="0" w:space="0" w:color="auto"/>
                    <w:left w:val="none" w:sz="0" w:space="0" w:color="auto"/>
                    <w:bottom w:val="none" w:sz="0" w:space="0" w:color="auto"/>
                    <w:right w:val="none" w:sz="0" w:space="0" w:color="auto"/>
                  </w:divBdr>
                </w:div>
                <w:div w:id="2029942979">
                  <w:marLeft w:val="640"/>
                  <w:marRight w:val="0"/>
                  <w:marTop w:val="0"/>
                  <w:marBottom w:val="0"/>
                  <w:divBdr>
                    <w:top w:val="none" w:sz="0" w:space="0" w:color="auto"/>
                    <w:left w:val="none" w:sz="0" w:space="0" w:color="auto"/>
                    <w:bottom w:val="none" w:sz="0" w:space="0" w:color="auto"/>
                    <w:right w:val="none" w:sz="0" w:space="0" w:color="auto"/>
                  </w:divBdr>
                </w:div>
                <w:div w:id="2037610185">
                  <w:marLeft w:val="640"/>
                  <w:marRight w:val="0"/>
                  <w:marTop w:val="0"/>
                  <w:marBottom w:val="0"/>
                  <w:divBdr>
                    <w:top w:val="none" w:sz="0" w:space="0" w:color="auto"/>
                    <w:left w:val="none" w:sz="0" w:space="0" w:color="auto"/>
                    <w:bottom w:val="none" w:sz="0" w:space="0" w:color="auto"/>
                    <w:right w:val="none" w:sz="0" w:space="0" w:color="auto"/>
                  </w:divBdr>
                </w:div>
                <w:div w:id="2067214525">
                  <w:marLeft w:val="640"/>
                  <w:marRight w:val="0"/>
                  <w:marTop w:val="0"/>
                  <w:marBottom w:val="0"/>
                  <w:divBdr>
                    <w:top w:val="none" w:sz="0" w:space="0" w:color="auto"/>
                    <w:left w:val="none" w:sz="0" w:space="0" w:color="auto"/>
                    <w:bottom w:val="none" w:sz="0" w:space="0" w:color="auto"/>
                    <w:right w:val="none" w:sz="0" w:space="0" w:color="auto"/>
                  </w:divBdr>
                </w:div>
                <w:div w:id="2088573295">
                  <w:marLeft w:val="640"/>
                  <w:marRight w:val="0"/>
                  <w:marTop w:val="0"/>
                  <w:marBottom w:val="0"/>
                  <w:divBdr>
                    <w:top w:val="none" w:sz="0" w:space="0" w:color="auto"/>
                    <w:left w:val="none" w:sz="0" w:space="0" w:color="auto"/>
                    <w:bottom w:val="none" w:sz="0" w:space="0" w:color="auto"/>
                    <w:right w:val="none" w:sz="0" w:space="0" w:color="auto"/>
                  </w:divBdr>
                </w:div>
              </w:divsChild>
            </w:div>
            <w:div w:id="2140296567">
              <w:marLeft w:val="0"/>
              <w:marRight w:val="0"/>
              <w:marTop w:val="0"/>
              <w:marBottom w:val="0"/>
              <w:divBdr>
                <w:top w:val="none" w:sz="0" w:space="0" w:color="auto"/>
                <w:left w:val="none" w:sz="0" w:space="0" w:color="auto"/>
                <w:bottom w:val="none" w:sz="0" w:space="0" w:color="auto"/>
                <w:right w:val="none" w:sz="0" w:space="0" w:color="auto"/>
              </w:divBdr>
              <w:divsChild>
                <w:div w:id="4484418">
                  <w:marLeft w:val="640"/>
                  <w:marRight w:val="0"/>
                  <w:marTop w:val="0"/>
                  <w:marBottom w:val="0"/>
                  <w:divBdr>
                    <w:top w:val="none" w:sz="0" w:space="0" w:color="auto"/>
                    <w:left w:val="none" w:sz="0" w:space="0" w:color="auto"/>
                    <w:bottom w:val="none" w:sz="0" w:space="0" w:color="auto"/>
                    <w:right w:val="none" w:sz="0" w:space="0" w:color="auto"/>
                  </w:divBdr>
                </w:div>
                <w:div w:id="68621606">
                  <w:marLeft w:val="640"/>
                  <w:marRight w:val="0"/>
                  <w:marTop w:val="0"/>
                  <w:marBottom w:val="0"/>
                  <w:divBdr>
                    <w:top w:val="none" w:sz="0" w:space="0" w:color="auto"/>
                    <w:left w:val="none" w:sz="0" w:space="0" w:color="auto"/>
                    <w:bottom w:val="none" w:sz="0" w:space="0" w:color="auto"/>
                    <w:right w:val="none" w:sz="0" w:space="0" w:color="auto"/>
                  </w:divBdr>
                </w:div>
                <w:div w:id="76294429">
                  <w:marLeft w:val="640"/>
                  <w:marRight w:val="0"/>
                  <w:marTop w:val="0"/>
                  <w:marBottom w:val="0"/>
                  <w:divBdr>
                    <w:top w:val="none" w:sz="0" w:space="0" w:color="auto"/>
                    <w:left w:val="none" w:sz="0" w:space="0" w:color="auto"/>
                    <w:bottom w:val="none" w:sz="0" w:space="0" w:color="auto"/>
                    <w:right w:val="none" w:sz="0" w:space="0" w:color="auto"/>
                  </w:divBdr>
                </w:div>
                <w:div w:id="90518890">
                  <w:marLeft w:val="640"/>
                  <w:marRight w:val="0"/>
                  <w:marTop w:val="0"/>
                  <w:marBottom w:val="0"/>
                  <w:divBdr>
                    <w:top w:val="none" w:sz="0" w:space="0" w:color="auto"/>
                    <w:left w:val="none" w:sz="0" w:space="0" w:color="auto"/>
                    <w:bottom w:val="none" w:sz="0" w:space="0" w:color="auto"/>
                    <w:right w:val="none" w:sz="0" w:space="0" w:color="auto"/>
                  </w:divBdr>
                </w:div>
                <w:div w:id="123542808">
                  <w:marLeft w:val="640"/>
                  <w:marRight w:val="0"/>
                  <w:marTop w:val="0"/>
                  <w:marBottom w:val="0"/>
                  <w:divBdr>
                    <w:top w:val="none" w:sz="0" w:space="0" w:color="auto"/>
                    <w:left w:val="none" w:sz="0" w:space="0" w:color="auto"/>
                    <w:bottom w:val="none" w:sz="0" w:space="0" w:color="auto"/>
                    <w:right w:val="none" w:sz="0" w:space="0" w:color="auto"/>
                  </w:divBdr>
                </w:div>
                <w:div w:id="129710875">
                  <w:marLeft w:val="640"/>
                  <w:marRight w:val="0"/>
                  <w:marTop w:val="0"/>
                  <w:marBottom w:val="0"/>
                  <w:divBdr>
                    <w:top w:val="none" w:sz="0" w:space="0" w:color="auto"/>
                    <w:left w:val="none" w:sz="0" w:space="0" w:color="auto"/>
                    <w:bottom w:val="none" w:sz="0" w:space="0" w:color="auto"/>
                    <w:right w:val="none" w:sz="0" w:space="0" w:color="auto"/>
                  </w:divBdr>
                </w:div>
                <w:div w:id="167984310">
                  <w:marLeft w:val="640"/>
                  <w:marRight w:val="0"/>
                  <w:marTop w:val="0"/>
                  <w:marBottom w:val="0"/>
                  <w:divBdr>
                    <w:top w:val="none" w:sz="0" w:space="0" w:color="auto"/>
                    <w:left w:val="none" w:sz="0" w:space="0" w:color="auto"/>
                    <w:bottom w:val="none" w:sz="0" w:space="0" w:color="auto"/>
                    <w:right w:val="none" w:sz="0" w:space="0" w:color="auto"/>
                  </w:divBdr>
                </w:div>
                <w:div w:id="189033989">
                  <w:marLeft w:val="640"/>
                  <w:marRight w:val="0"/>
                  <w:marTop w:val="0"/>
                  <w:marBottom w:val="0"/>
                  <w:divBdr>
                    <w:top w:val="none" w:sz="0" w:space="0" w:color="auto"/>
                    <w:left w:val="none" w:sz="0" w:space="0" w:color="auto"/>
                    <w:bottom w:val="none" w:sz="0" w:space="0" w:color="auto"/>
                    <w:right w:val="none" w:sz="0" w:space="0" w:color="auto"/>
                  </w:divBdr>
                </w:div>
                <w:div w:id="219177623">
                  <w:marLeft w:val="640"/>
                  <w:marRight w:val="0"/>
                  <w:marTop w:val="0"/>
                  <w:marBottom w:val="0"/>
                  <w:divBdr>
                    <w:top w:val="none" w:sz="0" w:space="0" w:color="auto"/>
                    <w:left w:val="none" w:sz="0" w:space="0" w:color="auto"/>
                    <w:bottom w:val="none" w:sz="0" w:space="0" w:color="auto"/>
                    <w:right w:val="none" w:sz="0" w:space="0" w:color="auto"/>
                  </w:divBdr>
                </w:div>
                <w:div w:id="244150808">
                  <w:marLeft w:val="640"/>
                  <w:marRight w:val="0"/>
                  <w:marTop w:val="0"/>
                  <w:marBottom w:val="0"/>
                  <w:divBdr>
                    <w:top w:val="none" w:sz="0" w:space="0" w:color="auto"/>
                    <w:left w:val="none" w:sz="0" w:space="0" w:color="auto"/>
                    <w:bottom w:val="none" w:sz="0" w:space="0" w:color="auto"/>
                    <w:right w:val="none" w:sz="0" w:space="0" w:color="auto"/>
                  </w:divBdr>
                </w:div>
                <w:div w:id="257374287">
                  <w:marLeft w:val="640"/>
                  <w:marRight w:val="0"/>
                  <w:marTop w:val="0"/>
                  <w:marBottom w:val="0"/>
                  <w:divBdr>
                    <w:top w:val="none" w:sz="0" w:space="0" w:color="auto"/>
                    <w:left w:val="none" w:sz="0" w:space="0" w:color="auto"/>
                    <w:bottom w:val="none" w:sz="0" w:space="0" w:color="auto"/>
                    <w:right w:val="none" w:sz="0" w:space="0" w:color="auto"/>
                  </w:divBdr>
                </w:div>
                <w:div w:id="295179643">
                  <w:marLeft w:val="640"/>
                  <w:marRight w:val="0"/>
                  <w:marTop w:val="0"/>
                  <w:marBottom w:val="0"/>
                  <w:divBdr>
                    <w:top w:val="none" w:sz="0" w:space="0" w:color="auto"/>
                    <w:left w:val="none" w:sz="0" w:space="0" w:color="auto"/>
                    <w:bottom w:val="none" w:sz="0" w:space="0" w:color="auto"/>
                    <w:right w:val="none" w:sz="0" w:space="0" w:color="auto"/>
                  </w:divBdr>
                </w:div>
                <w:div w:id="306130948">
                  <w:marLeft w:val="640"/>
                  <w:marRight w:val="0"/>
                  <w:marTop w:val="0"/>
                  <w:marBottom w:val="0"/>
                  <w:divBdr>
                    <w:top w:val="none" w:sz="0" w:space="0" w:color="auto"/>
                    <w:left w:val="none" w:sz="0" w:space="0" w:color="auto"/>
                    <w:bottom w:val="none" w:sz="0" w:space="0" w:color="auto"/>
                    <w:right w:val="none" w:sz="0" w:space="0" w:color="auto"/>
                  </w:divBdr>
                </w:div>
                <w:div w:id="314604933">
                  <w:marLeft w:val="640"/>
                  <w:marRight w:val="0"/>
                  <w:marTop w:val="0"/>
                  <w:marBottom w:val="0"/>
                  <w:divBdr>
                    <w:top w:val="none" w:sz="0" w:space="0" w:color="auto"/>
                    <w:left w:val="none" w:sz="0" w:space="0" w:color="auto"/>
                    <w:bottom w:val="none" w:sz="0" w:space="0" w:color="auto"/>
                    <w:right w:val="none" w:sz="0" w:space="0" w:color="auto"/>
                  </w:divBdr>
                </w:div>
                <w:div w:id="320085494">
                  <w:marLeft w:val="640"/>
                  <w:marRight w:val="0"/>
                  <w:marTop w:val="0"/>
                  <w:marBottom w:val="0"/>
                  <w:divBdr>
                    <w:top w:val="none" w:sz="0" w:space="0" w:color="auto"/>
                    <w:left w:val="none" w:sz="0" w:space="0" w:color="auto"/>
                    <w:bottom w:val="none" w:sz="0" w:space="0" w:color="auto"/>
                    <w:right w:val="none" w:sz="0" w:space="0" w:color="auto"/>
                  </w:divBdr>
                </w:div>
                <w:div w:id="336734802">
                  <w:marLeft w:val="640"/>
                  <w:marRight w:val="0"/>
                  <w:marTop w:val="0"/>
                  <w:marBottom w:val="0"/>
                  <w:divBdr>
                    <w:top w:val="none" w:sz="0" w:space="0" w:color="auto"/>
                    <w:left w:val="none" w:sz="0" w:space="0" w:color="auto"/>
                    <w:bottom w:val="none" w:sz="0" w:space="0" w:color="auto"/>
                    <w:right w:val="none" w:sz="0" w:space="0" w:color="auto"/>
                  </w:divBdr>
                </w:div>
                <w:div w:id="344983251">
                  <w:marLeft w:val="640"/>
                  <w:marRight w:val="0"/>
                  <w:marTop w:val="0"/>
                  <w:marBottom w:val="0"/>
                  <w:divBdr>
                    <w:top w:val="none" w:sz="0" w:space="0" w:color="auto"/>
                    <w:left w:val="none" w:sz="0" w:space="0" w:color="auto"/>
                    <w:bottom w:val="none" w:sz="0" w:space="0" w:color="auto"/>
                    <w:right w:val="none" w:sz="0" w:space="0" w:color="auto"/>
                  </w:divBdr>
                </w:div>
                <w:div w:id="369575854">
                  <w:marLeft w:val="640"/>
                  <w:marRight w:val="0"/>
                  <w:marTop w:val="0"/>
                  <w:marBottom w:val="0"/>
                  <w:divBdr>
                    <w:top w:val="none" w:sz="0" w:space="0" w:color="auto"/>
                    <w:left w:val="none" w:sz="0" w:space="0" w:color="auto"/>
                    <w:bottom w:val="none" w:sz="0" w:space="0" w:color="auto"/>
                    <w:right w:val="none" w:sz="0" w:space="0" w:color="auto"/>
                  </w:divBdr>
                </w:div>
                <w:div w:id="372849983">
                  <w:marLeft w:val="640"/>
                  <w:marRight w:val="0"/>
                  <w:marTop w:val="0"/>
                  <w:marBottom w:val="0"/>
                  <w:divBdr>
                    <w:top w:val="none" w:sz="0" w:space="0" w:color="auto"/>
                    <w:left w:val="none" w:sz="0" w:space="0" w:color="auto"/>
                    <w:bottom w:val="none" w:sz="0" w:space="0" w:color="auto"/>
                    <w:right w:val="none" w:sz="0" w:space="0" w:color="auto"/>
                  </w:divBdr>
                </w:div>
                <w:div w:id="403768108">
                  <w:marLeft w:val="640"/>
                  <w:marRight w:val="0"/>
                  <w:marTop w:val="0"/>
                  <w:marBottom w:val="0"/>
                  <w:divBdr>
                    <w:top w:val="none" w:sz="0" w:space="0" w:color="auto"/>
                    <w:left w:val="none" w:sz="0" w:space="0" w:color="auto"/>
                    <w:bottom w:val="none" w:sz="0" w:space="0" w:color="auto"/>
                    <w:right w:val="none" w:sz="0" w:space="0" w:color="auto"/>
                  </w:divBdr>
                </w:div>
                <w:div w:id="413817997">
                  <w:marLeft w:val="640"/>
                  <w:marRight w:val="0"/>
                  <w:marTop w:val="0"/>
                  <w:marBottom w:val="0"/>
                  <w:divBdr>
                    <w:top w:val="none" w:sz="0" w:space="0" w:color="auto"/>
                    <w:left w:val="none" w:sz="0" w:space="0" w:color="auto"/>
                    <w:bottom w:val="none" w:sz="0" w:space="0" w:color="auto"/>
                    <w:right w:val="none" w:sz="0" w:space="0" w:color="auto"/>
                  </w:divBdr>
                </w:div>
                <w:div w:id="416094249">
                  <w:marLeft w:val="640"/>
                  <w:marRight w:val="0"/>
                  <w:marTop w:val="0"/>
                  <w:marBottom w:val="0"/>
                  <w:divBdr>
                    <w:top w:val="none" w:sz="0" w:space="0" w:color="auto"/>
                    <w:left w:val="none" w:sz="0" w:space="0" w:color="auto"/>
                    <w:bottom w:val="none" w:sz="0" w:space="0" w:color="auto"/>
                    <w:right w:val="none" w:sz="0" w:space="0" w:color="auto"/>
                  </w:divBdr>
                </w:div>
                <w:div w:id="433063918">
                  <w:marLeft w:val="640"/>
                  <w:marRight w:val="0"/>
                  <w:marTop w:val="0"/>
                  <w:marBottom w:val="0"/>
                  <w:divBdr>
                    <w:top w:val="none" w:sz="0" w:space="0" w:color="auto"/>
                    <w:left w:val="none" w:sz="0" w:space="0" w:color="auto"/>
                    <w:bottom w:val="none" w:sz="0" w:space="0" w:color="auto"/>
                    <w:right w:val="none" w:sz="0" w:space="0" w:color="auto"/>
                  </w:divBdr>
                </w:div>
                <w:div w:id="543373760">
                  <w:marLeft w:val="640"/>
                  <w:marRight w:val="0"/>
                  <w:marTop w:val="0"/>
                  <w:marBottom w:val="0"/>
                  <w:divBdr>
                    <w:top w:val="none" w:sz="0" w:space="0" w:color="auto"/>
                    <w:left w:val="none" w:sz="0" w:space="0" w:color="auto"/>
                    <w:bottom w:val="none" w:sz="0" w:space="0" w:color="auto"/>
                    <w:right w:val="none" w:sz="0" w:space="0" w:color="auto"/>
                  </w:divBdr>
                </w:div>
                <w:div w:id="599261206">
                  <w:marLeft w:val="640"/>
                  <w:marRight w:val="0"/>
                  <w:marTop w:val="0"/>
                  <w:marBottom w:val="0"/>
                  <w:divBdr>
                    <w:top w:val="none" w:sz="0" w:space="0" w:color="auto"/>
                    <w:left w:val="none" w:sz="0" w:space="0" w:color="auto"/>
                    <w:bottom w:val="none" w:sz="0" w:space="0" w:color="auto"/>
                    <w:right w:val="none" w:sz="0" w:space="0" w:color="auto"/>
                  </w:divBdr>
                </w:div>
                <w:div w:id="621614157">
                  <w:marLeft w:val="640"/>
                  <w:marRight w:val="0"/>
                  <w:marTop w:val="0"/>
                  <w:marBottom w:val="0"/>
                  <w:divBdr>
                    <w:top w:val="none" w:sz="0" w:space="0" w:color="auto"/>
                    <w:left w:val="none" w:sz="0" w:space="0" w:color="auto"/>
                    <w:bottom w:val="none" w:sz="0" w:space="0" w:color="auto"/>
                    <w:right w:val="none" w:sz="0" w:space="0" w:color="auto"/>
                  </w:divBdr>
                </w:div>
                <w:div w:id="682367063">
                  <w:marLeft w:val="640"/>
                  <w:marRight w:val="0"/>
                  <w:marTop w:val="0"/>
                  <w:marBottom w:val="0"/>
                  <w:divBdr>
                    <w:top w:val="none" w:sz="0" w:space="0" w:color="auto"/>
                    <w:left w:val="none" w:sz="0" w:space="0" w:color="auto"/>
                    <w:bottom w:val="none" w:sz="0" w:space="0" w:color="auto"/>
                    <w:right w:val="none" w:sz="0" w:space="0" w:color="auto"/>
                  </w:divBdr>
                </w:div>
                <w:div w:id="736903840">
                  <w:marLeft w:val="640"/>
                  <w:marRight w:val="0"/>
                  <w:marTop w:val="0"/>
                  <w:marBottom w:val="0"/>
                  <w:divBdr>
                    <w:top w:val="none" w:sz="0" w:space="0" w:color="auto"/>
                    <w:left w:val="none" w:sz="0" w:space="0" w:color="auto"/>
                    <w:bottom w:val="none" w:sz="0" w:space="0" w:color="auto"/>
                    <w:right w:val="none" w:sz="0" w:space="0" w:color="auto"/>
                  </w:divBdr>
                </w:div>
                <w:div w:id="748841856">
                  <w:marLeft w:val="640"/>
                  <w:marRight w:val="0"/>
                  <w:marTop w:val="0"/>
                  <w:marBottom w:val="0"/>
                  <w:divBdr>
                    <w:top w:val="none" w:sz="0" w:space="0" w:color="auto"/>
                    <w:left w:val="none" w:sz="0" w:space="0" w:color="auto"/>
                    <w:bottom w:val="none" w:sz="0" w:space="0" w:color="auto"/>
                    <w:right w:val="none" w:sz="0" w:space="0" w:color="auto"/>
                  </w:divBdr>
                </w:div>
                <w:div w:id="770853485">
                  <w:marLeft w:val="640"/>
                  <w:marRight w:val="0"/>
                  <w:marTop w:val="0"/>
                  <w:marBottom w:val="0"/>
                  <w:divBdr>
                    <w:top w:val="none" w:sz="0" w:space="0" w:color="auto"/>
                    <w:left w:val="none" w:sz="0" w:space="0" w:color="auto"/>
                    <w:bottom w:val="none" w:sz="0" w:space="0" w:color="auto"/>
                    <w:right w:val="none" w:sz="0" w:space="0" w:color="auto"/>
                  </w:divBdr>
                </w:div>
                <w:div w:id="794060447">
                  <w:marLeft w:val="640"/>
                  <w:marRight w:val="0"/>
                  <w:marTop w:val="0"/>
                  <w:marBottom w:val="0"/>
                  <w:divBdr>
                    <w:top w:val="none" w:sz="0" w:space="0" w:color="auto"/>
                    <w:left w:val="none" w:sz="0" w:space="0" w:color="auto"/>
                    <w:bottom w:val="none" w:sz="0" w:space="0" w:color="auto"/>
                    <w:right w:val="none" w:sz="0" w:space="0" w:color="auto"/>
                  </w:divBdr>
                </w:div>
                <w:div w:id="810831567">
                  <w:marLeft w:val="640"/>
                  <w:marRight w:val="0"/>
                  <w:marTop w:val="0"/>
                  <w:marBottom w:val="0"/>
                  <w:divBdr>
                    <w:top w:val="none" w:sz="0" w:space="0" w:color="auto"/>
                    <w:left w:val="none" w:sz="0" w:space="0" w:color="auto"/>
                    <w:bottom w:val="none" w:sz="0" w:space="0" w:color="auto"/>
                    <w:right w:val="none" w:sz="0" w:space="0" w:color="auto"/>
                  </w:divBdr>
                </w:div>
                <w:div w:id="836919781">
                  <w:marLeft w:val="640"/>
                  <w:marRight w:val="0"/>
                  <w:marTop w:val="0"/>
                  <w:marBottom w:val="0"/>
                  <w:divBdr>
                    <w:top w:val="none" w:sz="0" w:space="0" w:color="auto"/>
                    <w:left w:val="none" w:sz="0" w:space="0" w:color="auto"/>
                    <w:bottom w:val="none" w:sz="0" w:space="0" w:color="auto"/>
                    <w:right w:val="none" w:sz="0" w:space="0" w:color="auto"/>
                  </w:divBdr>
                </w:div>
                <w:div w:id="849493146">
                  <w:marLeft w:val="640"/>
                  <w:marRight w:val="0"/>
                  <w:marTop w:val="0"/>
                  <w:marBottom w:val="0"/>
                  <w:divBdr>
                    <w:top w:val="none" w:sz="0" w:space="0" w:color="auto"/>
                    <w:left w:val="none" w:sz="0" w:space="0" w:color="auto"/>
                    <w:bottom w:val="none" w:sz="0" w:space="0" w:color="auto"/>
                    <w:right w:val="none" w:sz="0" w:space="0" w:color="auto"/>
                  </w:divBdr>
                </w:div>
                <w:div w:id="925382813">
                  <w:marLeft w:val="640"/>
                  <w:marRight w:val="0"/>
                  <w:marTop w:val="0"/>
                  <w:marBottom w:val="0"/>
                  <w:divBdr>
                    <w:top w:val="none" w:sz="0" w:space="0" w:color="auto"/>
                    <w:left w:val="none" w:sz="0" w:space="0" w:color="auto"/>
                    <w:bottom w:val="none" w:sz="0" w:space="0" w:color="auto"/>
                    <w:right w:val="none" w:sz="0" w:space="0" w:color="auto"/>
                  </w:divBdr>
                </w:div>
                <w:div w:id="953904513">
                  <w:marLeft w:val="640"/>
                  <w:marRight w:val="0"/>
                  <w:marTop w:val="0"/>
                  <w:marBottom w:val="0"/>
                  <w:divBdr>
                    <w:top w:val="none" w:sz="0" w:space="0" w:color="auto"/>
                    <w:left w:val="none" w:sz="0" w:space="0" w:color="auto"/>
                    <w:bottom w:val="none" w:sz="0" w:space="0" w:color="auto"/>
                    <w:right w:val="none" w:sz="0" w:space="0" w:color="auto"/>
                  </w:divBdr>
                </w:div>
                <w:div w:id="1005085606">
                  <w:marLeft w:val="640"/>
                  <w:marRight w:val="0"/>
                  <w:marTop w:val="0"/>
                  <w:marBottom w:val="0"/>
                  <w:divBdr>
                    <w:top w:val="none" w:sz="0" w:space="0" w:color="auto"/>
                    <w:left w:val="none" w:sz="0" w:space="0" w:color="auto"/>
                    <w:bottom w:val="none" w:sz="0" w:space="0" w:color="auto"/>
                    <w:right w:val="none" w:sz="0" w:space="0" w:color="auto"/>
                  </w:divBdr>
                </w:div>
                <w:div w:id="1048186343">
                  <w:marLeft w:val="640"/>
                  <w:marRight w:val="0"/>
                  <w:marTop w:val="0"/>
                  <w:marBottom w:val="0"/>
                  <w:divBdr>
                    <w:top w:val="none" w:sz="0" w:space="0" w:color="auto"/>
                    <w:left w:val="none" w:sz="0" w:space="0" w:color="auto"/>
                    <w:bottom w:val="none" w:sz="0" w:space="0" w:color="auto"/>
                    <w:right w:val="none" w:sz="0" w:space="0" w:color="auto"/>
                  </w:divBdr>
                </w:div>
                <w:div w:id="1055858319">
                  <w:marLeft w:val="640"/>
                  <w:marRight w:val="0"/>
                  <w:marTop w:val="0"/>
                  <w:marBottom w:val="0"/>
                  <w:divBdr>
                    <w:top w:val="none" w:sz="0" w:space="0" w:color="auto"/>
                    <w:left w:val="none" w:sz="0" w:space="0" w:color="auto"/>
                    <w:bottom w:val="none" w:sz="0" w:space="0" w:color="auto"/>
                    <w:right w:val="none" w:sz="0" w:space="0" w:color="auto"/>
                  </w:divBdr>
                </w:div>
                <w:div w:id="1152796319">
                  <w:marLeft w:val="640"/>
                  <w:marRight w:val="0"/>
                  <w:marTop w:val="0"/>
                  <w:marBottom w:val="0"/>
                  <w:divBdr>
                    <w:top w:val="none" w:sz="0" w:space="0" w:color="auto"/>
                    <w:left w:val="none" w:sz="0" w:space="0" w:color="auto"/>
                    <w:bottom w:val="none" w:sz="0" w:space="0" w:color="auto"/>
                    <w:right w:val="none" w:sz="0" w:space="0" w:color="auto"/>
                  </w:divBdr>
                </w:div>
                <w:div w:id="1177426737">
                  <w:marLeft w:val="640"/>
                  <w:marRight w:val="0"/>
                  <w:marTop w:val="0"/>
                  <w:marBottom w:val="0"/>
                  <w:divBdr>
                    <w:top w:val="none" w:sz="0" w:space="0" w:color="auto"/>
                    <w:left w:val="none" w:sz="0" w:space="0" w:color="auto"/>
                    <w:bottom w:val="none" w:sz="0" w:space="0" w:color="auto"/>
                    <w:right w:val="none" w:sz="0" w:space="0" w:color="auto"/>
                  </w:divBdr>
                </w:div>
                <w:div w:id="1178235207">
                  <w:marLeft w:val="640"/>
                  <w:marRight w:val="0"/>
                  <w:marTop w:val="0"/>
                  <w:marBottom w:val="0"/>
                  <w:divBdr>
                    <w:top w:val="none" w:sz="0" w:space="0" w:color="auto"/>
                    <w:left w:val="none" w:sz="0" w:space="0" w:color="auto"/>
                    <w:bottom w:val="none" w:sz="0" w:space="0" w:color="auto"/>
                    <w:right w:val="none" w:sz="0" w:space="0" w:color="auto"/>
                  </w:divBdr>
                </w:div>
                <w:div w:id="1195731947">
                  <w:marLeft w:val="640"/>
                  <w:marRight w:val="0"/>
                  <w:marTop w:val="0"/>
                  <w:marBottom w:val="0"/>
                  <w:divBdr>
                    <w:top w:val="none" w:sz="0" w:space="0" w:color="auto"/>
                    <w:left w:val="none" w:sz="0" w:space="0" w:color="auto"/>
                    <w:bottom w:val="none" w:sz="0" w:space="0" w:color="auto"/>
                    <w:right w:val="none" w:sz="0" w:space="0" w:color="auto"/>
                  </w:divBdr>
                </w:div>
                <w:div w:id="1266116165">
                  <w:marLeft w:val="640"/>
                  <w:marRight w:val="0"/>
                  <w:marTop w:val="0"/>
                  <w:marBottom w:val="0"/>
                  <w:divBdr>
                    <w:top w:val="none" w:sz="0" w:space="0" w:color="auto"/>
                    <w:left w:val="none" w:sz="0" w:space="0" w:color="auto"/>
                    <w:bottom w:val="none" w:sz="0" w:space="0" w:color="auto"/>
                    <w:right w:val="none" w:sz="0" w:space="0" w:color="auto"/>
                  </w:divBdr>
                </w:div>
                <w:div w:id="1269239827">
                  <w:marLeft w:val="640"/>
                  <w:marRight w:val="0"/>
                  <w:marTop w:val="0"/>
                  <w:marBottom w:val="0"/>
                  <w:divBdr>
                    <w:top w:val="none" w:sz="0" w:space="0" w:color="auto"/>
                    <w:left w:val="none" w:sz="0" w:space="0" w:color="auto"/>
                    <w:bottom w:val="none" w:sz="0" w:space="0" w:color="auto"/>
                    <w:right w:val="none" w:sz="0" w:space="0" w:color="auto"/>
                  </w:divBdr>
                </w:div>
                <w:div w:id="1277785585">
                  <w:marLeft w:val="640"/>
                  <w:marRight w:val="0"/>
                  <w:marTop w:val="0"/>
                  <w:marBottom w:val="0"/>
                  <w:divBdr>
                    <w:top w:val="none" w:sz="0" w:space="0" w:color="auto"/>
                    <w:left w:val="none" w:sz="0" w:space="0" w:color="auto"/>
                    <w:bottom w:val="none" w:sz="0" w:space="0" w:color="auto"/>
                    <w:right w:val="none" w:sz="0" w:space="0" w:color="auto"/>
                  </w:divBdr>
                </w:div>
                <w:div w:id="1302538993">
                  <w:marLeft w:val="640"/>
                  <w:marRight w:val="0"/>
                  <w:marTop w:val="0"/>
                  <w:marBottom w:val="0"/>
                  <w:divBdr>
                    <w:top w:val="none" w:sz="0" w:space="0" w:color="auto"/>
                    <w:left w:val="none" w:sz="0" w:space="0" w:color="auto"/>
                    <w:bottom w:val="none" w:sz="0" w:space="0" w:color="auto"/>
                    <w:right w:val="none" w:sz="0" w:space="0" w:color="auto"/>
                  </w:divBdr>
                </w:div>
                <w:div w:id="1339577232">
                  <w:marLeft w:val="640"/>
                  <w:marRight w:val="0"/>
                  <w:marTop w:val="0"/>
                  <w:marBottom w:val="0"/>
                  <w:divBdr>
                    <w:top w:val="none" w:sz="0" w:space="0" w:color="auto"/>
                    <w:left w:val="none" w:sz="0" w:space="0" w:color="auto"/>
                    <w:bottom w:val="none" w:sz="0" w:space="0" w:color="auto"/>
                    <w:right w:val="none" w:sz="0" w:space="0" w:color="auto"/>
                  </w:divBdr>
                </w:div>
                <w:div w:id="1356081594">
                  <w:marLeft w:val="640"/>
                  <w:marRight w:val="0"/>
                  <w:marTop w:val="0"/>
                  <w:marBottom w:val="0"/>
                  <w:divBdr>
                    <w:top w:val="none" w:sz="0" w:space="0" w:color="auto"/>
                    <w:left w:val="none" w:sz="0" w:space="0" w:color="auto"/>
                    <w:bottom w:val="none" w:sz="0" w:space="0" w:color="auto"/>
                    <w:right w:val="none" w:sz="0" w:space="0" w:color="auto"/>
                  </w:divBdr>
                </w:div>
                <w:div w:id="1367483737">
                  <w:marLeft w:val="640"/>
                  <w:marRight w:val="0"/>
                  <w:marTop w:val="0"/>
                  <w:marBottom w:val="0"/>
                  <w:divBdr>
                    <w:top w:val="none" w:sz="0" w:space="0" w:color="auto"/>
                    <w:left w:val="none" w:sz="0" w:space="0" w:color="auto"/>
                    <w:bottom w:val="none" w:sz="0" w:space="0" w:color="auto"/>
                    <w:right w:val="none" w:sz="0" w:space="0" w:color="auto"/>
                  </w:divBdr>
                </w:div>
                <w:div w:id="1371956064">
                  <w:marLeft w:val="640"/>
                  <w:marRight w:val="0"/>
                  <w:marTop w:val="0"/>
                  <w:marBottom w:val="0"/>
                  <w:divBdr>
                    <w:top w:val="none" w:sz="0" w:space="0" w:color="auto"/>
                    <w:left w:val="none" w:sz="0" w:space="0" w:color="auto"/>
                    <w:bottom w:val="none" w:sz="0" w:space="0" w:color="auto"/>
                    <w:right w:val="none" w:sz="0" w:space="0" w:color="auto"/>
                  </w:divBdr>
                </w:div>
                <w:div w:id="1397245494">
                  <w:marLeft w:val="640"/>
                  <w:marRight w:val="0"/>
                  <w:marTop w:val="0"/>
                  <w:marBottom w:val="0"/>
                  <w:divBdr>
                    <w:top w:val="none" w:sz="0" w:space="0" w:color="auto"/>
                    <w:left w:val="none" w:sz="0" w:space="0" w:color="auto"/>
                    <w:bottom w:val="none" w:sz="0" w:space="0" w:color="auto"/>
                    <w:right w:val="none" w:sz="0" w:space="0" w:color="auto"/>
                  </w:divBdr>
                </w:div>
                <w:div w:id="1446849626">
                  <w:marLeft w:val="640"/>
                  <w:marRight w:val="0"/>
                  <w:marTop w:val="0"/>
                  <w:marBottom w:val="0"/>
                  <w:divBdr>
                    <w:top w:val="none" w:sz="0" w:space="0" w:color="auto"/>
                    <w:left w:val="none" w:sz="0" w:space="0" w:color="auto"/>
                    <w:bottom w:val="none" w:sz="0" w:space="0" w:color="auto"/>
                    <w:right w:val="none" w:sz="0" w:space="0" w:color="auto"/>
                  </w:divBdr>
                </w:div>
                <w:div w:id="1515075745">
                  <w:marLeft w:val="640"/>
                  <w:marRight w:val="0"/>
                  <w:marTop w:val="0"/>
                  <w:marBottom w:val="0"/>
                  <w:divBdr>
                    <w:top w:val="none" w:sz="0" w:space="0" w:color="auto"/>
                    <w:left w:val="none" w:sz="0" w:space="0" w:color="auto"/>
                    <w:bottom w:val="none" w:sz="0" w:space="0" w:color="auto"/>
                    <w:right w:val="none" w:sz="0" w:space="0" w:color="auto"/>
                  </w:divBdr>
                </w:div>
                <w:div w:id="1515076487">
                  <w:marLeft w:val="640"/>
                  <w:marRight w:val="0"/>
                  <w:marTop w:val="0"/>
                  <w:marBottom w:val="0"/>
                  <w:divBdr>
                    <w:top w:val="none" w:sz="0" w:space="0" w:color="auto"/>
                    <w:left w:val="none" w:sz="0" w:space="0" w:color="auto"/>
                    <w:bottom w:val="none" w:sz="0" w:space="0" w:color="auto"/>
                    <w:right w:val="none" w:sz="0" w:space="0" w:color="auto"/>
                  </w:divBdr>
                </w:div>
                <w:div w:id="1555124064">
                  <w:marLeft w:val="640"/>
                  <w:marRight w:val="0"/>
                  <w:marTop w:val="0"/>
                  <w:marBottom w:val="0"/>
                  <w:divBdr>
                    <w:top w:val="none" w:sz="0" w:space="0" w:color="auto"/>
                    <w:left w:val="none" w:sz="0" w:space="0" w:color="auto"/>
                    <w:bottom w:val="none" w:sz="0" w:space="0" w:color="auto"/>
                    <w:right w:val="none" w:sz="0" w:space="0" w:color="auto"/>
                  </w:divBdr>
                </w:div>
                <w:div w:id="1605729320">
                  <w:marLeft w:val="640"/>
                  <w:marRight w:val="0"/>
                  <w:marTop w:val="0"/>
                  <w:marBottom w:val="0"/>
                  <w:divBdr>
                    <w:top w:val="none" w:sz="0" w:space="0" w:color="auto"/>
                    <w:left w:val="none" w:sz="0" w:space="0" w:color="auto"/>
                    <w:bottom w:val="none" w:sz="0" w:space="0" w:color="auto"/>
                    <w:right w:val="none" w:sz="0" w:space="0" w:color="auto"/>
                  </w:divBdr>
                </w:div>
                <w:div w:id="1658606331">
                  <w:marLeft w:val="640"/>
                  <w:marRight w:val="0"/>
                  <w:marTop w:val="0"/>
                  <w:marBottom w:val="0"/>
                  <w:divBdr>
                    <w:top w:val="none" w:sz="0" w:space="0" w:color="auto"/>
                    <w:left w:val="none" w:sz="0" w:space="0" w:color="auto"/>
                    <w:bottom w:val="none" w:sz="0" w:space="0" w:color="auto"/>
                    <w:right w:val="none" w:sz="0" w:space="0" w:color="auto"/>
                  </w:divBdr>
                </w:div>
                <w:div w:id="1668241331">
                  <w:marLeft w:val="640"/>
                  <w:marRight w:val="0"/>
                  <w:marTop w:val="0"/>
                  <w:marBottom w:val="0"/>
                  <w:divBdr>
                    <w:top w:val="none" w:sz="0" w:space="0" w:color="auto"/>
                    <w:left w:val="none" w:sz="0" w:space="0" w:color="auto"/>
                    <w:bottom w:val="none" w:sz="0" w:space="0" w:color="auto"/>
                    <w:right w:val="none" w:sz="0" w:space="0" w:color="auto"/>
                  </w:divBdr>
                </w:div>
                <w:div w:id="1693722295">
                  <w:marLeft w:val="640"/>
                  <w:marRight w:val="0"/>
                  <w:marTop w:val="0"/>
                  <w:marBottom w:val="0"/>
                  <w:divBdr>
                    <w:top w:val="none" w:sz="0" w:space="0" w:color="auto"/>
                    <w:left w:val="none" w:sz="0" w:space="0" w:color="auto"/>
                    <w:bottom w:val="none" w:sz="0" w:space="0" w:color="auto"/>
                    <w:right w:val="none" w:sz="0" w:space="0" w:color="auto"/>
                  </w:divBdr>
                </w:div>
                <w:div w:id="1794908863">
                  <w:marLeft w:val="640"/>
                  <w:marRight w:val="0"/>
                  <w:marTop w:val="0"/>
                  <w:marBottom w:val="0"/>
                  <w:divBdr>
                    <w:top w:val="none" w:sz="0" w:space="0" w:color="auto"/>
                    <w:left w:val="none" w:sz="0" w:space="0" w:color="auto"/>
                    <w:bottom w:val="none" w:sz="0" w:space="0" w:color="auto"/>
                    <w:right w:val="none" w:sz="0" w:space="0" w:color="auto"/>
                  </w:divBdr>
                </w:div>
                <w:div w:id="1866750559">
                  <w:marLeft w:val="640"/>
                  <w:marRight w:val="0"/>
                  <w:marTop w:val="0"/>
                  <w:marBottom w:val="0"/>
                  <w:divBdr>
                    <w:top w:val="none" w:sz="0" w:space="0" w:color="auto"/>
                    <w:left w:val="none" w:sz="0" w:space="0" w:color="auto"/>
                    <w:bottom w:val="none" w:sz="0" w:space="0" w:color="auto"/>
                    <w:right w:val="none" w:sz="0" w:space="0" w:color="auto"/>
                  </w:divBdr>
                </w:div>
                <w:div w:id="1921518764">
                  <w:marLeft w:val="640"/>
                  <w:marRight w:val="0"/>
                  <w:marTop w:val="0"/>
                  <w:marBottom w:val="0"/>
                  <w:divBdr>
                    <w:top w:val="none" w:sz="0" w:space="0" w:color="auto"/>
                    <w:left w:val="none" w:sz="0" w:space="0" w:color="auto"/>
                    <w:bottom w:val="none" w:sz="0" w:space="0" w:color="auto"/>
                    <w:right w:val="none" w:sz="0" w:space="0" w:color="auto"/>
                  </w:divBdr>
                </w:div>
                <w:div w:id="2065324037">
                  <w:marLeft w:val="640"/>
                  <w:marRight w:val="0"/>
                  <w:marTop w:val="0"/>
                  <w:marBottom w:val="0"/>
                  <w:divBdr>
                    <w:top w:val="none" w:sz="0" w:space="0" w:color="auto"/>
                    <w:left w:val="none" w:sz="0" w:space="0" w:color="auto"/>
                    <w:bottom w:val="none" w:sz="0" w:space="0" w:color="auto"/>
                    <w:right w:val="none" w:sz="0" w:space="0" w:color="auto"/>
                  </w:divBdr>
                </w:div>
                <w:div w:id="2083290222">
                  <w:marLeft w:val="640"/>
                  <w:marRight w:val="0"/>
                  <w:marTop w:val="0"/>
                  <w:marBottom w:val="0"/>
                  <w:divBdr>
                    <w:top w:val="none" w:sz="0" w:space="0" w:color="auto"/>
                    <w:left w:val="none" w:sz="0" w:space="0" w:color="auto"/>
                    <w:bottom w:val="none" w:sz="0" w:space="0" w:color="auto"/>
                    <w:right w:val="none" w:sz="0" w:space="0" w:color="auto"/>
                  </w:divBdr>
                </w:div>
              </w:divsChild>
            </w:div>
            <w:div w:id="1285193230">
              <w:marLeft w:val="0"/>
              <w:marRight w:val="0"/>
              <w:marTop w:val="0"/>
              <w:marBottom w:val="0"/>
              <w:divBdr>
                <w:top w:val="none" w:sz="0" w:space="0" w:color="auto"/>
                <w:left w:val="none" w:sz="0" w:space="0" w:color="auto"/>
                <w:bottom w:val="none" w:sz="0" w:space="0" w:color="auto"/>
                <w:right w:val="none" w:sz="0" w:space="0" w:color="auto"/>
              </w:divBdr>
              <w:divsChild>
                <w:div w:id="1886872403">
                  <w:marLeft w:val="640"/>
                  <w:marRight w:val="0"/>
                  <w:marTop w:val="0"/>
                  <w:marBottom w:val="0"/>
                  <w:divBdr>
                    <w:top w:val="none" w:sz="0" w:space="0" w:color="auto"/>
                    <w:left w:val="none" w:sz="0" w:space="0" w:color="auto"/>
                    <w:bottom w:val="none" w:sz="0" w:space="0" w:color="auto"/>
                    <w:right w:val="none" w:sz="0" w:space="0" w:color="auto"/>
                  </w:divBdr>
                </w:div>
                <w:div w:id="512381908">
                  <w:marLeft w:val="640"/>
                  <w:marRight w:val="0"/>
                  <w:marTop w:val="0"/>
                  <w:marBottom w:val="0"/>
                  <w:divBdr>
                    <w:top w:val="none" w:sz="0" w:space="0" w:color="auto"/>
                    <w:left w:val="none" w:sz="0" w:space="0" w:color="auto"/>
                    <w:bottom w:val="none" w:sz="0" w:space="0" w:color="auto"/>
                    <w:right w:val="none" w:sz="0" w:space="0" w:color="auto"/>
                  </w:divBdr>
                </w:div>
                <w:div w:id="500895376">
                  <w:marLeft w:val="640"/>
                  <w:marRight w:val="0"/>
                  <w:marTop w:val="0"/>
                  <w:marBottom w:val="0"/>
                  <w:divBdr>
                    <w:top w:val="none" w:sz="0" w:space="0" w:color="auto"/>
                    <w:left w:val="none" w:sz="0" w:space="0" w:color="auto"/>
                    <w:bottom w:val="none" w:sz="0" w:space="0" w:color="auto"/>
                    <w:right w:val="none" w:sz="0" w:space="0" w:color="auto"/>
                  </w:divBdr>
                </w:div>
                <w:div w:id="1024401020">
                  <w:marLeft w:val="640"/>
                  <w:marRight w:val="0"/>
                  <w:marTop w:val="0"/>
                  <w:marBottom w:val="0"/>
                  <w:divBdr>
                    <w:top w:val="none" w:sz="0" w:space="0" w:color="auto"/>
                    <w:left w:val="none" w:sz="0" w:space="0" w:color="auto"/>
                    <w:bottom w:val="none" w:sz="0" w:space="0" w:color="auto"/>
                    <w:right w:val="none" w:sz="0" w:space="0" w:color="auto"/>
                  </w:divBdr>
                </w:div>
                <w:div w:id="2109426074">
                  <w:marLeft w:val="640"/>
                  <w:marRight w:val="0"/>
                  <w:marTop w:val="0"/>
                  <w:marBottom w:val="0"/>
                  <w:divBdr>
                    <w:top w:val="none" w:sz="0" w:space="0" w:color="auto"/>
                    <w:left w:val="none" w:sz="0" w:space="0" w:color="auto"/>
                    <w:bottom w:val="none" w:sz="0" w:space="0" w:color="auto"/>
                    <w:right w:val="none" w:sz="0" w:space="0" w:color="auto"/>
                  </w:divBdr>
                </w:div>
                <w:div w:id="717582280">
                  <w:marLeft w:val="640"/>
                  <w:marRight w:val="0"/>
                  <w:marTop w:val="0"/>
                  <w:marBottom w:val="0"/>
                  <w:divBdr>
                    <w:top w:val="none" w:sz="0" w:space="0" w:color="auto"/>
                    <w:left w:val="none" w:sz="0" w:space="0" w:color="auto"/>
                    <w:bottom w:val="none" w:sz="0" w:space="0" w:color="auto"/>
                    <w:right w:val="none" w:sz="0" w:space="0" w:color="auto"/>
                  </w:divBdr>
                </w:div>
                <w:div w:id="104347053">
                  <w:marLeft w:val="640"/>
                  <w:marRight w:val="0"/>
                  <w:marTop w:val="0"/>
                  <w:marBottom w:val="0"/>
                  <w:divBdr>
                    <w:top w:val="none" w:sz="0" w:space="0" w:color="auto"/>
                    <w:left w:val="none" w:sz="0" w:space="0" w:color="auto"/>
                    <w:bottom w:val="none" w:sz="0" w:space="0" w:color="auto"/>
                    <w:right w:val="none" w:sz="0" w:space="0" w:color="auto"/>
                  </w:divBdr>
                </w:div>
                <w:div w:id="1471630386">
                  <w:marLeft w:val="640"/>
                  <w:marRight w:val="0"/>
                  <w:marTop w:val="0"/>
                  <w:marBottom w:val="0"/>
                  <w:divBdr>
                    <w:top w:val="none" w:sz="0" w:space="0" w:color="auto"/>
                    <w:left w:val="none" w:sz="0" w:space="0" w:color="auto"/>
                    <w:bottom w:val="none" w:sz="0" w:space="0" w:color="auto"/>
                    <w:right w:val="none" w:sz="0" w:space="0" w:color="auto"/>
                  </w:divBdr>
                </w:div>
                <w:div w:id="836850057">
                  <w:marLeft w:val="640"/>
                  <w:marRight w:val="0"/>
                  <w:marTop w:val="0"/>
                  <w:marBottom w:val="0"/>
                  <w:divBdr>
                    <w:top w:val="none" w:sz="0" w:space="0" w:color="auto"/>
                    <w:left w:val="none" w:sz="0" w:space="0" w:color="auto"/>
                    <w:bottom w:val="none" w:sz="0" w:space="0" w:color="auto"/>
                    <w:right w:val="none" w:sz="0" w:space="0" w:color="auto"/>
                  </w:divBdr>
                </w:div>
                <w:div w:id="265237104">
                  <w:marLeft w:val="640"/>
                  <w:marRight w:val="0"/>
                  <w:marTop w:val="0"/>
                  <w:marBottom w:val="0"/>
                  <w:divBdr>
                    <w:top w:val="none" w:sz="0" w:space="0" w:color="auto"/>
                    <w:left w:val="none" w:sz="0" w:space="0" w:color="auto"/>
                    <w:bottom w:val="none" w:sz="0" w:space="0" w:color="auto"/>
                    <w:right w:val="none" w:sz="0" w:space="0" w:color="auto"/>
                  </w:divBdr>
                </w:div>
                <w:div w:id="77792002">
                  <w:marLeft w:val="640"/>
                  <w:marRight w:val="0"/>
                  <w:marTop w:val="0"/>
                  <w:marBottom w:val="0"/>
                  <w:divBdr>
                    <w:top w:val="none" w:sz="0" w:space="0" w:color="auto"/>
                    <w:left w:val="none" w:sz="0" w:space="0" w:color="auto"/>
                    <w:bottom w:val="none" w:sz="0" w:space="0" w:color="auto"/>
                    <w:right w:val="none" w:sz="0" w:space="0" w:color="auto"/>
                  </w:divBdr>
                </w:div>
                <w:div w:id="2129203281">
                  <w:marLeft w:val="640"/>
                  <w:marRight w:val="0"/>
                  <w:marTop w:val="0"/>
                  <w:marBottom w:val="0"/>
                  <w:divBdr>
                    <w:top w:val="none" w:sz="0" w:space="0" w:color="auto"/>
                    <w:left w:val="none" w:sz="0" w:space="0" w:color="auto"/>
                    <w:bottom w:val="none" w:sz="0" w:space="0" w:color="auto"/>
                    <w:right w:val="none" w:sz="0" w:space="0" w:color="auto"/>
                  </w:divBdr>
                </w:div>
                <w:div w:id="60566263">
                  <w:marLeft w:val="640"/>
                  <w:marRight w:val="0"/>
                  <w:marTop w:val="0"/>
                  <w:marBottom w:val="0"/>
                  <w:divBdr>
                    <w:top w:val="none" w:sz="0" w:space="0" w:color="auto"/>
                    <w:left w:val="none" w:sz="0" w:space="0" w:color="auto"/>
                    <w:bottom w:val="none" w:sz="0" w:space="0" w:color="auto"/>
                    <w:right w:val="none" w:sz="0" w:space="0" w:color="auto"/>
                  </w:divBdr>
                </w:div>
                <w:div w:id="1296252564">
                  <w:marLeft w:val="640"/>
                  <w:marRight w:val="0"/>
                  <w:marTop w:val="0"/>
                  <w:marBottom w:val="0"/>
                  <w:divBdr>
                    <w:top w:val="none" w:sz="0" w:space="0" w:color="auto"/>
                    <w:left w:val="none" w:sz="0" w:space="0" w:color="auto"/>
                    <w:bottom w:val="none" w:sz="0" w:space="0" w:color="auto"/>
                    <w:right w:val="none" w:sz="0" w:space="0" w:color="auto"/>
                  </w:divBdr>
                </w:div>
                <w:div w:id="1298682885">
                  <w:marLeft w:val="640"/>
                  <w:marRight w:val="0"/>
                  <w:marTop w:val="0"/>
                  <w:marBottom w:val="0"/>
                  <w:divBdr>
                    <w:top w:val="none" w:sz="0" w:space="0" w:color="auto"/>
                    <w:left w:val="none" w:sz="0" w:space="0" w:color="auto"/>
                    <w:bottom w:val="none" w:sz="0" w:space="0" w:color="auto"/>
                    <w:right w:val="none" w:sz="0" w:space="0" w:color="auto"/>
                  </w:divBdr>
                </w:div>
                <w:div w:id="1944917931">
                  <w:marLeft w:val="640"/>
                  <w:marRight w:val="0"/>
                  <w:marTop w:val="0"/>
                  <w:marBottom w:val="0"/>
                  <w:divBdr>
                    <w:top w:val="none" w:sz="0" w:space="0" w:color="auto"/>
                    <w:left w:val="none" w:sz="0" w:space="0" w:color="auto"/>
                    <w:bottom w:val="none" w:sz="0" w:space="0" w:color="auto"/>
                    <w:right w:val="none" w:sz="0" w:space="0" w:color="auto"/>
                  </w:divBdr>
                </w:div>
                <w:div w:id="400442143">
                  <w:marLeft w:val="640"/>
                  <w:marRight w:val="0"/>
                  <w:marTop w:val="0"/>
                  <w:marBottom w:val="0"/>
                  <w:divBdr>
                    <w:top w:val="none" w:sz="0" w:space="0" w:color="auto"/>
                    <w:left w:val="none" w:sz="0" w:space="0" w:color="auto"/>
                    <w:bottom w:val="none" w:sz="0" w:space="0" w:color="auto"/>
                    <w:right w:val="none" w:sz="0" w:space="0" w:color="auto"/>
                  </w:divBdr>
                </w:div>
                <w:div w:id="488908063">
                  <w:marLeft w:val="640"/>
                  <w:marRight w:val="0"/>
                  <w:marTop w:val="0"/>
                  <w:marBottom w:val="0"/>
                  <w:divBdr>
                    <w:top w:val="none" w:sz="0" w:space="0" w:color="auto"/>
                    <w:left w:val="none" w:sz="0" w:space="0" w:color="auto"/>
                    <w:bottom w:val="none" w:sz="0" w:space="0" w:color="auto"/>
                    <w:right w:val="none" w:sz="0" w:space="0" w:color="auto"/>
                  </w:divBdr>
                </w:div>
                <w:div w:id="774862057">
                  <w:marLeft w:val="640"/>
                  <w:marRight w:val="0"/>
                  <w:marTop w:val="0"/>
                  <w:marBottom w:val="0"/>
                  <w:divBdr>
                    <w:top w:val="none" w:sz="0" w:space="0" w:color="auto"/>
                    <w:left w:val="none" w:sz="0" w:space="0" w:color="auto"/>
                    <w:bottom w:val="none" w:sz="0" w:space="0" w:color="auto"/>
                    <w:right w:val="none" w:sz="0" w:space="0" w:color="auto"/>
                  </w:divBdr>
                </w:div>
                <w:div w:id="1034118907">
                  <w:marLeft w:val="640"/>
                  <w:marRight w:val="0"/>
                  <w:marTop w:val="0"/>
                  <w:marBottom w:val="0"/>
                  <w:divBdr>
                    <w:top w:val="none" w:sz="0" w:space="0" w:color="auto"/>
                    <w:left w:val="none" w:sz="0" w:space="0" w:color="auto"/>
                    <w:bottom w:val="none" w:sz="0" w:space="0" w:color="auto"/>
                    <w:right w:val="none" w:sz="0" w:space="0" w:color="auto"/>
                  </w:divBdr>
                </w:div>
                <w:div w:id="1333022300">
                  <w:marLeft w:val="640"/>
                  <w:marRight w:val="0"/>
                  <w:marTop w:val="0"/>
                  <w:marBottom w:val="0"/>
                  <w:divBdr>
                    <w:top w:val="none" w:sz="0" w:space="0" w:color="auto"/>
                    <w:left w:val="none" w:sz="0" w:space="0" w:color="auto"/>
                    <w:bottom w:val="none" w:sz="0" w:space="0" w:color="auto"/>
                    <w:right w:val="none" w:sz="0" w:space="0" w:color="auto"/>
                  </w:divBdr>
                </w:div>
                <w:div w:id="1162233556">
                  <w:marLeft w:val="640"/>
                  <w:marRight w:val="0"/>
                  <w:marTop w:val="0"/>
                  <w:marBottom w:val="0"/>
                  <w:divBdr>
                    <w:top w:val="none" w:sz="0" w:space="0" w:color="auto"/>
                    <w:left w:val="none" w:sz="0" w:space="0" w:color="auto"/>
                    <w:bottom w:val="none" w:sz="0" w:space="0" w:color="auto"/>
                    <w:right w:val="none" w:sz="0" w:space="0" w:color="auto"/>
                  </w:divBdr>
                </w:div>
                <w:div w:id="1335691884">
                  <w:marLeft w:val="640"/>
                  <w:marRight w:val="0"/>
                  <w:marTop w:val="0"/>
                  <w:marBottom w:val="0"/>
                  <w:divBdr>
                    <w:top w:val="none" w:sz="0" w:space="0" w:color="auto"/>
                    <w:left w:val="none" w:sz="0" w:space="0" w:color="auto"/>
                    <w:bottom w:val="none" w:sz="0" w:space="0" w:color="auto"/>
                    <w:right w:val="none" w:sz="0" w:space="0" w:color="auto"/>
                  </w:divBdr>
                </w:div>
                <w:div w:id="1555433862">
                  <w:marLeft w:val="640"/>
                  <w:marRight w:val="0"/>
                  <w:marTop w:val="0"/>
                  <w:marBottom w:val="0"/>
                  <w:divBdr>
                    <w:top w:val="none" w:sz="0" w:space="0" w:color="auto"/>
                    <w:left w:val="none" w:sz="0" w:space="0" w:color="auto"/>
                    <w:bottom w:val="none" w:sz="0" w:space="0" w:color="auto"/>
                    <w:right w:val="none" w:sz="0" w:space="0" w:color="auto"/>
                  </w:divBdr>
                </w:div>
                <w:div w:id="2000621483">
                  <w:marLeft w:val="640"/>
                  <w:marRight w:val="0"/>
                  <w:marTop w:val="0"/>
                  <w:marBottom w:val="0"/>
                  <w:divBdr>
                    <w:top w:val="none" w:sz="0" w:space="0" w:color="auto"/>
                    <w:left w:val="none" w:sz="0" w:space="0" w:color="auto"/>
                    <w:bottom w:val="none" w:sz="0" w:space="0" w:color="auto"/>
                    <w:right w:val="none" w:sz="0" w:space="0" w:color="auto"/>
                  </w:divBdr>
                </w:div>
                <w:div w:id="243532250">
                  <w:marLeft w:val="640"/>
                  <w:marRight w:val="0"/>
                  <w:marTop w:val="0"/>
                  <w:marBottom w:val="0"/>
                  <w:divBdr>
                    <w:top w:val="none" w:sz="0" w:space="0" w:color="auto"/>
                    <w:left w:val="none" w:sz="0" w:space="0" w:color="auto"/>
                    <w:bottom w:val="none" w:sz="0" w:space="0" w:color="auto"/>
                    <w:right w:val="none" w:sz="0" w:space="0" w:color="auto"/>
                  </w:divBdr>
                </w:div>
                <w:div w:id="385952797">
                  <w:marLeft w:val="640"/>
                  <w:marRight w:val="0"/>
                  <w:marTop w:val="0"/>
                  <w:marBottom w:val="0"/>
                  <w:divBdr>
                    <w:top w:val="none" w:sz="0" w:space="0" w:color="auto"/>
                    <w:left w:val="none" w:sz="0" w:space="0" w:color="auto"/>
                    <w:bottom w:val="none" w:sz="0" w:space="0" w:color="auto"/>
                    <w:right w:val="none" w:sz="0" w:space="0" w:color="auto"/>
                  </w:divBdr>
                </w:div>
                <w:div w:id="1824350358">
                  <w:marLeft w:val="640"/>
                  <w:marRight w:val="0"/>
                  <w:marTop w:val="0"/>
                  <w:marBottom w:val="0"/>
                  <w:divBdr>
                    <w:top w:val="none" w:sz="0" w:space="0" w:color="auto"/>
                    <w:left w:val="none" w:sz="0" w:space="0" w:color="auto"/>
                    <w:bottom w:val="none" w:sz="0" w:space="0" w:color="auto"/>
                    <w:right w:val="none" w:sz="0" w:space="0" w:color="auto"/>
                  </w:divBdr>
                </w:div>
                <w:div w:id="158927124">
                  <w:marLeft w:val="640"/>
                  <w:marRight w:val="0"/>
                  <w:marTop w:val="0"/>
                  <w:marBottom w:val="0"/>
                  <w:divBdr>
                    <w:top w:val="none" w:sz="0" w:space="0" w:color="auto"/>
                    <w:left w:val="none" w:sz="0" w:space="0" w:color="auto"/>
                    <w:bottom w:val="none" w:sz="0" w:space="0" w:color="auto"/>
                    <w:right w:val="none" w:sz="0" w:space="0" w:color="auto"/>
                  </w:divBdr>
                </w:div>
                <w:div w:id="1609847170">
                  <w:marLeft w:val="640"/>
                  <w:marRight w:val="0"/>
                  <w:marTop w:val="0"/>
                  <w:marBottom w:val="0"/>
                  <w:divBdr>
                    <w:top w:val="none" w:sz="0" w:space="0" w:color="auto"/>
                    <w:left w:val="none" w:sz="0" w:space="0" w:color="auto"/>
                    <w:bottom w:val="none" w:sz="0" w:space="0" w:color="auto"/>
                    <w:right w:val="none" w:sz="0" w:space="0" w:color="auto"/>
                  </w:divBdr>
                </w:div>
                <w:div w:id="189610572">
                  <w:marLeft w:val="640"/>
                  <w:marRight w:val="0"/>
                  <w:marTop w:val="0"/>
                  <w:marBottom w:val="0"/>
                  <w:divBdr>
                    <w:top w:val="none" w:sz="0" w:space="0" w:color="auto"/>
                    <w:left w:val="none" w:sz="0" w:space="0" w:color="auto"/>
                    <w:bottom w:val="none" w:sz="0" w:space="0" w:color="auto"/>
                    <w:right w:val="none" w:sz="0" w:space="0" w:color="auto"/>
                  </w:divBdr>
                </w:div>
                <w:div w:id="64839974">
                  <w:marLeft w:val="640"/>
                  <w:marRight w:val="0"/>
                  <w:marTop w:val="0"/>
                  <w:marBottom w:val="0"/>
                  <w:divBdr>
                    <w:top w:val="none" w:sz="0" w:space="0" w:color="auto"/>
                    <w:left w:val="none" w:sz="0" w:space="0" w:color="auto"/>
                    <w:bottom w:val="none" w:sz="0" w:space="0" w:color="auto"/>
                    <w:right w:val="none" w:sz="0" w:space="0" w:color="auto"/>
                  </w:divBdr>
                </w:div>
                <w:div w:id="305084161">
                  <w:marLeft w:val="640"/>
                  <w:marRight w:val="0"/>
                  <w:marTop w:val="0"/>
                  <w:marBottom w:val="0"/>
                  <w:divBdr>
                    <w:top w:val="none" w:sz="0" w:space="0" w:color="auto"/>
                    <w:left w:val="none" w:sz="0" w:space="0" w:color="auto"/>
                    <w:bottom w:val="none" w:sz="0" w:space="0" w:color="auto"/>
                    <w:right w:val="none" w:sz="0" w:space="0" w:color="auto"/>
                  </w:divBdr>
                </w:div>
                <w:div w:id="1162430255">
                  <w:marLeft w:val="640"/>
                  <w:marRight w:val="0"/>
                  <w:marTop w:val="0"/>
                  <w:marBottom w:val="0"/>
                  <w:divBdr>
                    <w:top w:val="none" w:sz="0" w:space="0" w:color="auto"/>
                    <w:left w:val="none" w:sz="0" w:space="0" w:color="auto"/>
                    <w:bottom w:val="none" w:sz="0" w:space="0" w:color="auto"/>
                    <w:right w:val="none" w:sz="0" w:space="0" w:color="auto"/>
                  </w:divBdr>
                </w:div>
                <w:div w:id="46682120">
                  <w:marLeft w:val="640"/>
                  <w:marRight w:val="0"/>
                  <w:marTop w:val="0"/>
                  <w:marBottom w:val="0"/>
                  <w:divBdr>
                    <w:top w:val="none" w:sz="0" w:space="0" w:color="auto"/>
                    <w:left w:val="none" w:sz="0" w:space="0" w:color="auto"/>
                    <w:bottom w:val="none" w:sz="0" w:space="0" w:color="auto"/>
                    <w:right w:val="none" w:sz="0" w:space="0" w:color="auto"/>
                  </w:divBdr>
                </w:div>
                <w:div w:id="1743287165">
                  <w:marLeft w:val="640"/>
                  <w:marRight w:val="0"/>
                  <w:marTop w:val="0"/>
                  <w:marBottom w:val="0"/>
                  <w:divBdr>
                    <w:top w:val="none" w:sz="0" w:space="0" w:color="auto"/>
                    <w:left w:val="none" w:sz="0" w:space="0" w:color="auto"/>
                    <w:bottom w:val="none" w:sz="0" w:space="0" w:color="auto"/>
                    <w:right w:val="none" w:sz="0" w:space="0" w:color="auto"/>
                  </w:divBdr>
                </w:div>
                <w:div w:id="971129148">
                  <w:marLeft w:val="640"/>
                  <w:marRight w:val="0"/>
                  <w:marTop w:val="0"/>
                  <w:marBottom w:val="0"/>
                  <w:divBdr>
                    <w:top w:val="none" w:sz="0" w:space="0" w:color="auto"/>
                    <w:left w:val="none" w:sz="0" w:space="0" w:color="auto"/>
                    <w:bottom w:val="none" w:sz="0" w:space="0" w:color="auto"/>
                    <w:right w:val="none" w:sz="0" w:space="0" w:color="auto"/>
                  </w:divBdr>
                </w:div>
                <w:div w:id="1088380472">
                  <w:marLeft w:val="640"/>
                  <w:marRight w:val="0"/>
                  <w:marTop w:val="0"/>
                  <w:marBottom w:val="0"/>
                  <w:divBdr>
                    <w:top w:val="none" w:sz="0" w:space="0" w:color="auto"/>
                    <w:left w:val="none" w:sz="0" w:space="0" w:color="auto"/>
                    <w:bottom w:val="none" w:sz="0" w:space="0" w:color="auto"/>
                    <w:right w:val="none" w:sz="0" w:space="0" w:color="auto"/>
                  </w:divBdr>
                </w:div>
                <w:div w:id="879784735">
                  <w:marLeft w:val="640"/>
                  <w:marRight w:val="0"/>
                  <w:marTop w:val="0"/>
                  <w:marBottom w:val="0"/>
                  <w:divBdr>
                    <w:top w:val="none" w:sz="0" w:space="0" w:color="auto"/>
                    <w:left w:val="none" w:sz="0" w:space="0" w:color="auto"/>
                    <w:bottom w:val="none" w:sz="0" w:space="0" w:color="auto"/>
                    <w:right w:val="none" w:sz="0" w:space="0" w:color="auto"/>
                  </w:divBdr>
                </w:div>
                <w:div w:id="269437383">
                  <w:marLeft w:val="640"/>
                  <w:marRight w:val="0"/>
                  <w:marTop w:val="0"/>
                  <w:marBottom w:val="0"/>
                  <w:divBdr>
                    <w:top w:val="none" w:sz="0" w:space="0" w:color="auto"/>
                    <w:left w:val="none" w:sz="0" w:space="0" w:color="auto"/>
                    <w:bottom w:val="none" w:sz="0" w:space="0" w:color="auto"/>
                    <w:right w:val="none" w:sz="0" w:space="0" w:color="auto"/>
                  </w:divBdr>
                </w:div>
                <w:div w:id="1807501198">
                  <w:marLeft w:val="640"/>
                  <w:marRight w:val="0"/>
                  <w:marTop w:val="0"/>
                  <w:marBottom w:val="0"/>
                  <w:divBdr>
                    <w:top w:val="none" w:sz="0" w:space="0" w:color="auto"/>
                    <w:left w:val="none" w:sz="0" w:space="0" w:color="auto"/>
                    <w:bottom w:val="none" w:sz="0" w:space="0" w:color="auto"/>
                    <w:right w:val="none" w:sz="0" w:space="0" w:color="auto"/>
                  </w:divBdr>
                </w:div>
                <w:div w:id="847981324">
                  <w:marLeft w:val="640"/>
                  <w:marRight w:val="0"/>
                  <w:marTop w:val="0"/>
                  <w:marBottom w:val="0"/>
                  <w:divBdr>
                    <w:top w:val="none" w:sz="0" w:space="0" w:color="auto"/>
                    <w:left w:val="none" w:sz="0" w:space="0" w:color="auto"/>
                    <w:bottom w:val="none" w:sz="0" w:space="0" w:color="auto"/>
                    <w:right w:val="none" w:sz="0" w:space="0" w:color="auto"/>
                  </w:divBdr>
                </w:div>
                <w:div w:id="252592047">
                  <w:marLeft w:val="640"/>
                  <w:marRight w:val="0"/>
                  <w:marTop w:val="0"/>
                  <w:marBottom w:val="0"/>
                  <w:divBdr>
                    <w:top w:val="none" w:sz="0" w:space="0" w:color="auto"/>
                    <w:left w:val="none" w:sz="0" w:space="0" w:color="auto"/>
                    <w:bottom w:val="none" w:sz="0" w:space="0" w:color="auto"/>
                    <w:right w:val="none" w:sz="0" w:space="0" w:color="auto"/>
                  </w:divBdr>
                </w:div>
                <w:div w:id="856507960">
                  <w:marLeft w:val="640"/>
                  <w:marRight w:val="0"/>
                  <w:marTop w:val="0"/>
                  <w:marBottom w:val="0"/>
                  <w:divBdr>
                    <w:top w:val="none" w:sz="0" w:space="0" w:color="auto"/>
                    <w:left w:val="none" w:sz="0" w:space="0" w:color="auto"/>
                    <w:bottom w:val="none" w:sz="0" w:space="0" w:color="auto"/>
                    <w:right w:val="none" w:sz="0" w:space="0" w:color="auto"/>
                  </w:divBdr>
                </w:div>
                <w:div w:id="2014650358">
                  <w:marLeft w:val="640"/>
                  <w:marRight w:val="0"/>
                  <w:marTop w:val="0"/>
                  <w:marBottom w:val="0"/>
                  <w:divBdr>
                    <w:top w:val="none" w:sz="0" w:space="0" w:color="auto"/>
                    <w:left w:val="none" w:sz="0" w:space="0" w:color="auto"/>
                    <w:bottom w:val="none" w:sz="0" w:space="0" w:color="auto"/>
                    <w:right w:val="none" w:sz="0" w:space="0" w:color="auto"/>
                  </w:divBdr>
                </w:div>
                <w:div w:id="728303930">
                  <w:marLeft w:val="640"/>
                  <w:marRight w:val="0"/>
                  <w:marTop w:val="0"/>
                  <w:marBottom w:val="0"/>
                  <w:divBdr>
                    <w:top w:val="none" w:sz="0" w:space="0" w:color="auto"/>
                    <w:left w:val="none" w:sz="0" w:space="0" w:color="auto"/>
                    <w:bottom w:val="none" w:sz="0" w:space="0" w:color="auto"/>
                    <w:right w:val="none" w:sz="0" w:space="0" w:color="auto"/>
                  </w:divBdr>
                </w:div>
                <w:div w:id="213542257">
                  <w:marLeft w:val="640"/>
                  <w:marRight w:val="0"/>
                  <w:marTop w:val="0"/>
                  <w:marBottom w:val="0"/>
                  <w:divBdr>
                    <w:top w:val="none" w:sz="0" w:space="0" w:color="auto"/>
                    <w:left w:val="none" w:sz="0" w:space="0" w:color="auto"/>
                    <w:bottom w:val="none" w:sz="0" w:space="0" w:color="auto"/>
                    <w:right w:val="none" w:sz="0" w:space="0" w:color="auto"/>
                  </w:divBdr>
                </w:div>
                <w:div w:id="1275208321">
                  <w:marLeft w:val="640"/>
                  <w:marRight w:val="0"/>
                  <w:marTop w:val="0"/>
                  <w:marBottom w:val="0"/>
                  <w:divBdr>
                    <w:top w:val="none" w:sz="0" w:space="0" w:color="auto"/>
                    <w:left w:val="none" w:sz="0" w:space="0" w:color="auto"/>
                    <w:bottom w:val="none" w:sz="0" w:space="0" w:color="auto"/>
                    <w:right w:val="none" w:sz="0" w:space="0" w:color="auto"/>
                  </w:divBdr>
                </w:div>
                <w:div w:id="997266517">
                  <w:marLeft w:val="640"/>
                  <w:marRight w:val="0"/>
                  <w:marTop w:val="0"/>
                  <w:marBottom w:val="0"/>
                  <w:divBdr>
                    <w:top w:val="none" w:sz="0" w:space="0" w:color="auto"/>
                    <w:left w:val="none" w:sz="0" w:space="0" w:color="auto"/>
                    <w:bottom w:val="none" w:sz="0" w:space="0" w:color="auto"/>
                    <w:right w:val="none" w:sz="0" w:space="0" w:color="auto"/>
                  </w:divBdr>
                </w:div>
                <w:div w:id="114909682">
                  <w:marLeft w:val="640"/>
                  <w:marRight w:val="0"/>
                  <w:marTop w:val="0"/>
                  <w:marBottom w:val="0"/>
                  <w:divBdr>
                    <w:top w:val="none" w:sz="0" w:space="0" w:color="auto"/>
                    <w:left w:val="none" w:sz="0" w:space="0" w:color="auto"/>
                    <w:bottom w:val="none" w:sz="0" w:space="0" w:color="auto"/>
                    <w:right w:val="none" w:sz="0" w:space="0" w:color="auto"/>
                  </w:divBdr>
                </w:div>
                <w:div w:id="409276436">
                  <w:marLeft w:val="640"/>
                  <w:marRight w:val="0"/>
                  <w:marTop w:val="0"/>
                  <w:marBottom w:val="0"/>
                  <w:divBdr>
                    <w:top w:val="none" w:sz="0" w:space="0" w:color="auto"/>
                    <w:left w:val="none" w:sz="0" w:space="0" w:color="auto"/>
                    <w:bottom w:val="none" w:sz="0" w:space="0" w:color="auto"/>
                    <w:right w:val="none" w:sz="0" w:space="0" w:color="auto"/>
                  </w:divBdr>
                </w:div>
                <w:div w:id="1614894743">
                  <w:marLeft w:val="640"/>
                  <w:marRight w:val="0"/>
                  <w:marTop w:val="0"/>
                  <w:marBottom w:val="0"/>
                  <w:divBdr>
                    <w:top w:val="none" w:sz="0" w:space="0" w:color="auto"/>
                    <w:left w:val="none" w:sz="0" w:space="0" w:color="auto"/>
                    <w:bottom w:val="none" w:sz="0" w:space="0" w:color="auto"/>
                    <w:right w:val="none" w:sz="0" w:space="0" w:color="auto"/>
                  </w:divBdr>
                </w:div>
                <w:div w:id="2000452226">
                  <w:marLeft w:val="640"/>
                  <w:marRight w:val="0"/>
                  <w:marTop w:val="0"/>
                  <w:marBottom w:val="0"/>
                  <w:divBdr>
                    <w:top w:val="none" w:sz="0" w:space="0" w:color="auto"/>
                    <w:left w:val="none" w:sz="0" w:space="0" w:color="auto"/>
                    <w:bottom w:val="none" w:sz="0" w:space="0" w:color="auto"/>
                    <w:right w:val="none" w:sz="0" w:space="0" w:color="auto"/>
                  </w:divBdr>
                </w:div>
                <w:div w:id="55276290">
                  <w:marLeft w:val="640"/>
                  <w:marRight w:val="0"/>
                  <w:marTop w:val="0"/>
                  <w:marBottom w:val="0"/>
                  <w:divBdr>
                    <w:top w:val="none" w:sz="0" w:space="0" w:color="auto"/>
                    <w:left w:val="none" w:sz="0" w:space="0" w:color="auto"/>
                    <w:bottom w:val="none" w:sz="0" w:space="0" w:color="auto"/>
                    <w:right w:val="none" w:sz="0" w:space="0" w:color="auto"/>
                  </w:divBdr>
                </w:div>
                <w:div w:id="1082482973">
                  <w:marLeft w:val="640"/>
                  <w:marRight w:val="0"/>
                  <w:marTop w:val="0"/>
                  <w:marBottom w:val="0"/>
                  <w:divBdr>
                    <w:top w:val="none" w:sz="0" w:space="0" w:color="auto"/>
                    <w:left w:val="none" w:sz="0" w:space="0" w:color="auto"/>
                    <w:bottom w:val="none" w:sz="0" w:space="0" w:color="auto"/>
                    <w:right w:val="none" w:sz="0" w:space="0" w:color="auto"/>
                  </w:divBdr>
                </w:div>
                <w:div w:id="1001078486">
                  <w:marLeft w:val="640"/>
                  <w:marRight w:val="0"/>
                  <w:marTop w:val="0"/>
                  <w:marBottom w:val="0"/>
                  <w:divBdr>
                    <w:top w:val="none" w:sz="0" w:space="0" w:color="auto"/>
                    <w:left w:val="none" w:sz="0" w:space="0" w:color="auto"/>
                    <w:bottom w:val="none" w:sz="0" w:space="0" w:color="auto"/>
                    <w:right w:val="none" w:sz="0" w:space="0" w:color="auto"/>
                  </w:divBdr>
                </w:div>
                <w:div w:id="1115635551">
                  <w:marLeft w:val="640"/>
                  <w:marRight w:val="0"/>
                  <w:marTop w:val="0"/>
                  <w:marBottom w:val="0"/>
                  <w:divBdr>
                    <w:top w:val="none" w:sz="0" w:space="0" w:color="auto"/>
                    <w:left w:val="none" w:sz="0" w:space="0" w:color="auto"/>
                    <w:bottom w:val="none" w:sz="0" w:space="0" w:color="auto"/>
                    <w:right w:val="none" w:sz="0" w:space="0" w:color="auto"/>
                  </w:divBdr>
                </w:div>
                <w:div w:id="788595293">
                  <w:marLeft w:val="640"/>
                  <w:marRight w:val="0"/>
                  <w:marTop w:val="0"/>
                  <w:marBottom w:val="0"/>
                  <w:divBdr>
                    <w:top w:val="none" w:sz="0" w:space="0" w:color="auto"/>
                    <w:left w:val="none" w:sz="0" w:space="0" w:color="auto"/>
                    <w:bottom w:val="none" w:sz="0" w:space="0" w:color="auto"/>
                    <w:right w:val="none" w:sz="0" w:space="0" w:color="auto"/>
                  </w:divBdr>
                </w:div>
                <w:div w:id="923614352">
                  <w:marLeft w:val="640"/>
                  <w:marRight w:val="0"/>
                  <w:marTop w:val="0"/>
                  <w:marBottom w:val="0"/>
                  <w:divBdr>
                    <w:top w:val="none" w:sz="0" w:space="0" w:color="auto"/>
                    <w:left w:val="none" w:sz="0" w:space="0" w:color="auto"/>
                    <w:bottom w:val="none" w:sz="0" w:space="0" w:color="auto"/>
                    <w:right w:val="none" w:sz="0" w:space="0" w:color="auto"/>
                  </w:divBdr>
                </w:div>
                <w:div w:id="2034453583">
                  <w:marLeft w:val="640"/>
                  <w:marRight w:val="0"/>
                  <w:marTop w:val="0"/>
                  <w:marBottom w:val="0"/>
                  <w:divBdr>
                    <w:top w:val="none" w:sz="0" w:space="0" w:color="auto"/>
                    <w:left w:val="none" w:sz="0" w:space="0" w:color="auto"/>
                    <w:bottom w:val="none" w:sz="0" w:space="0" w:color="auto"/>
                    <w:right w:val="none" w:sz="0" w:space="0" w:color="auto"/>
                  </w:divBdr>
                </w:div>
                <w:div w:id="200097241">
                  <w:marLeft w:val="640"/>
                  <w:marRight w:val="0"/>
                  <w:marTop w:val="0"/>
                  <w:marBottom w:val="0"/>
                  <w:divBdr>
                    <w:top w:val="none" w:sz="0" w:space="0" w:color="auto"/>
                    <w:left w:val="none" w:sz="0" w:space="0" w:color="auto"/>
                    <w:bottom w:val="none" w:sz="0" w:space="0" w:color="auto"/>
                    <w:right w:val="none" w:sz="0" w:space="0" w:color="auto"/>
                  </w:divBdr>
                </w:div>
                <w:div w:id="1046755956">
                  <w:marLeft w:val="640"/>
                  <w:marRight w:val="0"/>
                  <w:marTop w:val="0"/>
                  <w:marBottom w:val="0"/>
                  <w:divBdr>
                    <w:top w:val="none" w:sz="0" w:space="0" w:color="auto"/>
                    <w:left w:val="none" w:sz="0" w:space="0" w:color="auto"/>
                    <w:bottom w:val="none" w:sz="0" w:space="0" w:color="auto"/>
                    <w:right w:val="none" w:sz="0" w:space="0" w:color="auto"/>
                  </w:divBdr>
                </w:div>
                <w:div w:id="2130856297">
                  <w:marLeft w:val="640"/>
                  <w:marRight w:val="0"/>
                  <w:marTop w:val="0"/>
                  <w:marBottom w:val="0"/>
                  <w:divBdr>
                    <w:top w:val="none" w:sz="0" w:space="0" w:color="auto"/>
                    <w:left w:val="none" w:sz="0" w:space="0" w:color="auto"/>
                    <w:bottom w:val="none" w:sz="0" w:space="0" w:color="auto"/>
                    <w:right w:val="none" w:sz="0" w:space="0" w:color="auto"/>
                  </w:divBdr>
                </w:div>
              </w:divsChild>
            </w:div>
            <w:div w:id="1457136361">
              <w:marLeft w:val="0"/>
              <w:marRight w:val="0"/>
              <w:marTop w:val="0"/>
              <w:marBottom w:val="0"/>
              <w:divBdr>
                <w:top w:val="none" w:sz="0" w:space="0" w:color="auto"/>
                <w:left w:val="none" w:sz="0" w:space="0" w:color="auto"/>
                <w:bottom w:val="none" w:sz="0" w:space="0" w:color="auto"/>
                <w:right w:val="none" w:sz="0" w:space="0" w:color="auto"/>
              </w:divBdr>
              <w:divsChild>
                <w:div w:id="1154175258">
                  <w:marLeft w:val="640"/>
                  <w:marRight w:val="0"/>
                  <w:marTop w:val="0"/>
                  <w:marBottom w:val="0"/>
                  <w:divBdr>
                    <w:top w:val="none" w:sz="0" w:space="0" w:color="auto"/>
                    <w:left w:val="none" w:sz="0" w:space="0" w:color="auto"/>
                    <w:bottom w:val="none" w:sz="0" w:space="0" w:color="auto"/>
                    <w:right w:val="none" w:sz="0" w:space="0" w:color="auto"/>
                  </w:divBdr>
                </w:div>
                <w:div w:id="2123769045">
                  <w:marLeft w:val="640"/>
                  <w:marRight w:val="0"/>
                  <w:marTop w:val="0"/>
                  <w:marBottom w:val="0"/>
                  <w:divBdr>
                    <w:top w:val="none" w:sz="0" w:space="0" w:color="auto"/>
                    <w:left w:val="none" w:sz="0" w:space="0" w:color="auto"/>
                    <w:bottom w:val="none" w:sz="0" w:space="0" w:color="auto"/>
                    <w:right w:val="none" w:sz="0" w:space="0" w:color="auto"/>
                  </w:divBdr>
                </w:div>
                <w:div w:id="579213341">
                  <w:marLeft w:val="640"/>
                  <w:marRight w:val="0"/>
                  <w:marTop w:val="0"/>
                  <w:marBottom w:val="0"/>
                  <w:divBdr>
                    <w:top w:val="none" w:sz="0" w:space="0" w:color="auto"/>
                    <w:left w:val="none" w:sz="0" w:space="0" w:color="auto"/>
                    <w:bottom w:val="none" w:sz="0" w:space="0" w:color="auto"/>
                    <w:right w:val="none" w:sz="0" w:space="0" w:color="auto"/>
                  </w:divBdr>
                </w:div>
                <w:div w:id="379522081">
                  <w:marLeft w:val="640"/>
                  <w:marRight w:val="0"/>
                  <w:marTop w:val="0"/>
                  <w:marBottom w:val="0"/>
                  <w:divBdr>
                    <w:top w:val="none" w:sz="0" w:space="0" w:color="auto"/>
                    <w:left w:val="none" w:sz="0" w:space="0" w:color="auto"/>
                    <w:bottom w:val="none" w:sz="0" w:space="0" w:color="auto"/>
                    <w:right w:val="none" w:sz="0" w:space="0" w:color="auto"/>
                  </w:divBdr>
                </w:div>
                <w:div w:id="1196427158">
                  <w:marLeft w:val="640"/>
                  <w:marRight w:val="0"/>
                  <w:marTop w:val="0"/>
                  <w:marBottom w:val="0"/>
                  <w:divBdr>
                    <w:top w:val="none" w:sz="0" w:space="0" w:color="auto"/>
                    <w:left w:val="none" w:sz="0" w:space="0" w:color="auto"/>
                    <w:bottom w:val="none" w:sz="0" w:space="0" w:color="auto"/>
                    <w:right w:val="none" w:sz="0" w:space="0" w:color="auto"/>
                  </w:divBdr>
                </w:div>
                <w:div w:id="201987345">
                  <w:marLeft w:val="640"/>
                  <w:marRight w:val="0"/>
                  <w:marTop w:val="0"/>
                  <w:marBottom w:val="0"/>
                  <w:divBdr>
                    <w:top w:val="none" w:sz="0" w:space="0" w:color="auto"/>
                    <w:left w:val="none" w:sz="0" w:space="0" w:color="auto"/>
                    <w:bottom w:val="none" w:sz="0" w:space="0" w:color="auto"/>
                    <w:right w:val="none" w:sz="0" w:space="0" w:color="auto"/>
                  </w:divBdr>
                </w:div>
                <w:div w:id="1208688855">
                  <w:marLeft w:val="640"/>
                  <w:marRight w:val="0"/>
                  <w:marTop w:val="0"/>
                  <w:marBottom w:val="0"/>
                  <w:divBdr>
                    <w:top w:val="none" w:sz="0" w:space="0" w:color="auto"/>
                    <w:left w:val="none" w:sz="0" w:space="0" w:color="auto"/>
                    <w:bottom w:val="none" w:sz="0" w:space="0" w:color="auto"/>
                    <w:right w:val="none" w:sz="0" w:space="0" w:color="auto"/>
                  </w:divBdr>
                </w:div>
                <w:div w:id="1915509755">
                  <w:marLeft w:val="640"/>
                  <w:marRight w:val="0"/>
                  <w:marTop w:val="0"/>
                  <w:marBottom w:val="0"/>
                  <w:divBdr>
                    <w:top w:val="none" w:sz="0" w:space="0" w:color="auto"/>
                    <w:left w:val="none" w:sz="0" w:space="0" w:color="auto"/>
                    <w:bottom w:val="none" w:sz="0" w:space="0" w:color="auto"/>
                    <w:right w:val="none" w:sz="0" w:space="0" w:color="auto"/>
                  </w:divBdr>
                </w:div>
                <w:div w:id="1344235840">
                  <w:marLeft w:val="640"/>
                  <w:marRight w:val="0"/>
                  <w:marTop w:val="0"/>
                  <w:marBottom w:val="0"/>
                  <w:divBdr>
                    <w:top w:val="none" w:sz="0" w:space="0" w:color="auto"/>
                    <w:left w:val="none" w:sz="0" w:space="0" w:color="auto"/>
                    <w:bottom w:val="none" w:sz="0" w:space="0" w:color="auto"/>
                    <w:right w:val="none" w:sz="0" w:space="0" w:color="auto"/>
                  </w:divBdr>
                </w:div>
                <w:div w:id="1369136830">
                  <w:marLeft w:val="640"/>
                  <w:marRight w:val="0"/>
                  <w:marTop w:val="0"/>
                  <w:marBottom w:val="0"/>
                  <w:divBdr>
                    <w:top w:val="none" w:sz="0" w:space="0" w:color="auto"/>
                    <w:left w:val="none" w:sz="0" w:space="0" w:color="auto"/>
                    <w:bottom w:val="none" w:sz="0" w:space="0" w:color="auto"/>
                    <w:right w:val="none" w:sz="0" w:space="0" w:color="auto"/>
                  </w:divBdr>
                </w:div>
                <w:div w:id="1352101416">
                  <w:marLeft w:val="640"/>
                  <w:marRight w:val="0"/>
                  <w:marTop w:val="0"/>
                  <w:marBottom w:val="0"/>
                  <w:divBdr>
                    <w:top w:val="none" w:sz="0" w:space="0" w:color="auto"/>
                    <w:left w:val="none" w:sz="0" w:space="0" w:color="auto"/>
                    <w:bottom w:val="none" w:sz="0" w:space="0" w:color="auto"/>
                    <w:right w:val="none" w:sz="0" w:space="0" w:color="auto"/>
                  </w:divBdr>
                </w:div>
                <w:div w:id="219556977">
                  <w:marLeft w:val="640"/>
                  <w:marRight w:val="0"/>
                  <w:marTop w:val="0"/>
                  <w:marBottom w:val="0"/>
                  <w:divBdr>
                    <w:top w:val="none" w:sz="0" w:space="0" w:color="auto"/>
                    <w:left w:val="none" w:sz="0" w:space="0" w:color="auto"/>
                    <w:bottom w:val="none" w:sz="0" w:space="0" w:color="auto"/>
                    <w:right w:val="none" w:sz="0" w:space="0" w:color="auto"/>
                  </w:divBdr>
                </w:div>
                <w:div w:id="241570869">
                  <w:marLeft w:val="640"/>
                  <w:marRight w:val="0"/>
                  <w:marTop w:val="0"/>
                  <w:marBottom w:val="0"/>
                  <w:divBdr>
                    <w:top w:val="none" w:sz="0" w:space="0" w:color="auto"/>
                    <w:left w:val="none" w:sz="0" w:space="0" w:color="auto"/>
                    <w:bottom w:val="none" w:sz="0" w:space="0" w:color="auto"/>
                    <w:right w:val="none" w:sz="0" w:space="0" w:color="auto"/>
                  </w:divBdr>
                </w:div>
                <w:div w:id="1218205651">
                  <w:marLeft w:val="640"/>
                  <w:marRight w:val="0"/>
                  <w:marTop w:val="0"/>
                  <w:marBottom w:val="0"/>
                  <w:divBdr>
                    <w:top w:val="none" w:sz="0" w:space="0" w:color="auto"/>
                    <w:left w:val="none" w:sz="0" w:space="0" w:color="auto"/>
                    <w:bottom w:val="none" w:sz="0" w:space="0" w:color="auto"/>
                    <w:right w:val="none" w:sz="0" w:space="0" w:color="auto"/>
                  </w:divBdr>
                </w:div>
                <w:div w:id="1810053077">
                  <w:marLeft w:val="640"/>
                  <w:marRight w:val="0"/>
                  <w:marTop w:val="0"/>
                  <w:marBottom w:val="0"/>
                  <w:divBdr>
                    <w:top w:val="none" w:sz="0" w:space="0" w:color="auto"/>
                    <w:left w:val="none" w:sz="0" w:space="0" w:color="auto"/>
                    <w:bottom w:val="none" w:sz="0" w:space="0" w:color="auto"/>
                    <w:right w:val="none" w:sz="0" w:space="0" w:color="auto"/>
                  </w:divBdr>
                </w:div>
                <w:div w:id="105663958">
                  <w:marLeft w:val="640"/>
                  <w:marRight w:val="0"/>
                  <w:marTop w:val="0"/>
                  <w:marBottom w:val="0"/>
                  <w:divBdr>
                    <w:top w:val="none" w:sz="0" w:space="0" w:color="auto"/>
                    <w:left w:val="none" w:sz="0" w:space="0" w:color="auto"/>
                    <w:bottom w:val="none" w:sz="0" w:space="0" w:color="auto"/>
                    <w:right w:val="none" w:sz="0" w:space="0" w:color="auto"/>
                  </w:divBdr>
                </w:div>
                <w:div w:id="653413363">
                  <w:marLeft w:val="640"/>
                  <w:marRight w:val="0"/>
                  <w:marTop w:val="0"/>
                  <w:marBottom w:val="0"/>
                  <w:divBdr>
                    <w:top w:val="none" w:sz="0" w:space="0" w:color="auto"/>
                    <w:left w:val="none" w:sz="0" w:space="0" w:color="auto"/>
                    <w:bottom w:val="none" w:sz="0" w:space="0" w:color="auto"/>
                    <w:right w:val="none" w:sz="0" w:space="0" w:color="auto"/>
                  </w:divBdr>
                </w:div>
                <w:div w:id="1339505383">
                  <w:marLeft w:val="640"/>
                  <w:marRight w:val="0"/>
                  <w:marTop w:val="0"/>
                  <w:marBottom w:val="0"/>
                  <w:divBdr>
                    <w:top w:val="none" w:sz="0" w:space="0" w:color="auto"/>
                    <w:left w:val="none" w:sz="0" w:space="0" w:color="auto"/>
                    <w:bottom w:val="none" w:sz="0" w:space="0" w:color="auto"/>
                    <w:right w:val="none" w:sz="0" w:space="0" w:color="auto"/>
                  </w:divBdr>
                </w:div>
                <w:div w:id="1085028359">
                  <w:marLeft w:val="640"/>
                  <w:marRight w:val="0"/>
                  <w:marTop w:val="0"/>
                  <w:marBottom w:val="0"/>
                  <w:divBdr>
                    <w:top w:val="none" w:sz="0" w:space="0" w:color="auto"/>
                    <w:left w:val="none" w:sz="0" w:space="0" w:color="auto"/>
                    <w:bottom w:val="none" w:sz="0" w:space="0" w:color="auto"/>
                    <w:right w:val="none" w:sz="0" w:space="0" w:color="auto"/>
                  </w:divBdr>
                </w:div>
                <w:div w:id="41176415">
                  <w:marLeft w:val="640"/>
                  <w:marRight w:val="0"/>
                  <w:marTop w:val="0"/>
                  <w:marBottom w:val="0"/>
                  <w:divBdr>
                    <w:top w:val="none" w:sz="0" w:space="0" w:color="auto"/>
                    <w:left w:val="none" w:sz="0" w:space="0" w:color="auto"/>
                    <w:bottom w:val="none" w:sz="0" w:space="0" w:color="auto"/>
                    <w:right w:val="none" w:sz="0" w:space="0" w:color="auto"/>
                  </w:divBdr>
                </w:div>
                <w:div w:id="1149786572">
                  <w:marLeft w:val="640"/>
                  <w:marRight w:val="0"/>
                  <w:marTop w:val="0"/>
                  <w:marBottom w:val="0"/>
                  <w:divBdr>
                    <w:top w:val="none" w:sz="0" w:space="0" w:color="auto"/>
                    <w:left w:val="none" w:sz="0" w:space="0" w:color="auto"/>
                    <w:bottom w:val="none" w:sz="0" w:space="0" w:color="auto"/>
                    <w:right w:val="none" w:sz="0" w:space="0" w:color="auto"/>
                  </w:divBdr>
                </w:div>
                <w:div w:id="138156303">
                  <w:marLeft w:val="640"/>
                  <w:marRight w:val="0"/>
                  <w:marTop w:val="0"/>
                  <w:marBottom w:val="0"/>
                  <w:divBdr>
                    <w:top w:val="none" w:sz="0" w:space="0" w:color="auto"/>
                    <w:left w:val="none" w:sz="0" w:space="0" w:color="auto"/>
                    <w:bottom w:val="none" w:sz="0" w:space="0" w:color="auto"/>
                    <w:right w:val="none" w:sz="0" w:space="0" w:color="auto"/>
                  </w:divBdr>
                </w:div>
                <w:div w:id="1694190148">
                  <w:marLeft w:val="640"/>
                  <w:marRight w:val="0"/>
                  <w:marTop w:val="0"/>
                  <w:marBottom w:val="0"/>
                  <w:divBdr>
                    <w:top w:val="none" w:sz="0" w:space="0" w:color="auto"/>
                    <w:left w:val="none" w:sz="0" w:space="0" w:color="auto"/>
                    <w:bottom w:val="none" w:sz="0" w:space="0" w:color="auto"/>
                    <w:right w:val="none" w:sz="0" w:space="0" w:color="auto"/>
                  </w:divBdr>
                </w:div>
                <w:div w:id="640429334">
                  <w:marLeft w:val="640"/>
                  <w:marRight w:val="0"/>
                  <w:marTop w:val="0"/>
                  <w:marBottom w:val="0"/>
                  <w:divBdr>
                    <w:top w:val="none" w:sz="0" w:space="0" w:color="auto"/>
                    <w:left w:val="none" w:sz="0" w:space="0" w:color="auto"/>
                    <w:bottom w:val="none" w:sz="0" w:space="0" w:color="auto"/>
                    <w:right w:val="none" w:sz="0" w:space="0" w:color="auto"/>
                  </w:divBdr>
                </w:div>
                <w:div w:id="696656197">
                  <w:marLeft w:val="640"/>
                  <w:marRight w:val="0"/>
                  <w:marTop w:val="0"/>
                  <w:marBottom w:val="0"/>
                  <w:divBdr>
                    <w:top w:val="none" w:sz="0" w:space="0" w:color="auto"/>
                    <w:left w:val="none" w:sz="0" w:space="0" w:color="auto"/>
                    <w:bottom w:val="none" w:sz="0" w:space="0" w:color="auto"/>
                    <w:right w:val="none" w:sz="0" w:space="0" w:color="auto"/>
                  </w:divBdr>
                </w:div>
                <w:div w:id="1726947742">
                  <w:marLeft w:val="640"/>
                  <w:marRight w:val="0"/>
                  <w:marTop w:val="0"/>
                  <w:marBottom w:val="0"/>
                  <w:divBdr>
                    <w:top w:val="none" w:sz="0" w:space="0" w:color="auto"/>
                    <w:left w:val="none" w:sz="0" w:space="0" w:color="auto"/>
                    <w:bottom w:val="none" w:sz="0" w:space="0" w:color="auto"/>
                    <w:right w:val="none" w:sz="0" w:space="0" w:color="auto"/>
                  </w:divBdr>
                </w:div>
                <w:div w:id="1107233573">
                  <w:marLeft w:val="640"/>
                  <w:marRight w:val="0"/>
                  <w:marTop w:val="0"/>
                  <w:marBottom w:val="0"/>
                  <w:divBdr>
                    <w:top w:val="none" w:sz="0" w:space="0" w:color="auto"/>
                    <w:left w:val="none" w:sz="0" w:space="0" w:color="auto"/>
                    <w:bottom w:val="none" w:sz="0" w:space="0" w:color="auto"/>
                    <w:right w:val="none" w:sz="0" w:space="0" w:color="auto"/>
                  </w:divBdr>
                </w:div>
                <w:div w:id="620918242">
                  <w:marLeft w:val="640"/>
                  <w:marRight w:val="0"/>
                  <w:marTop w:val="0"/>
                  <w:marBottom w:val="0"/>
                  <w:divBdr>
                    <w:top w:val="none" w:sz="0" w:space="0" w:color="auto"/>
                    <w:left w:val="none" w:sz="0" w:space="0" w:color="auto"/>
                    <w:bottom w:val="none" w:sz="0" w:space="0" w:color="auto"/>
                    <w:right w:val="none" w:sz="0" w:space="0" w:color="auto"/>
                  </w:divBdr>
                </w:div>
                <w:div w:id="2018338174">
                  <w:marLeft w:val="640"/>
                  <w:marRight w:val="0"/>
                  <w:marTop w:val="0"/>
                  <w:marBottom w:val="0"/>
                  <w:divBdr>
                    <w:top w:val="none" w:sz="0" w:space="0" w:color="auto"/>
                    <w:left w:val="none" w:sz="0" w:space="0" w:color="auto"/>
                    <w:bottom w:val="none" w:sz="0" w:space="0" w:color="auto"/>
                    <w:right w:val="none" w:sz="0" w:space="0" w:color="auto"/>
                  </w:divBdr>
                </w:div>
                <w:div w:id="954680053">
                  <w:marLeft w:val="640"/>
                  <w:marRight w:val="0"/>
                  <w:marTop w:val="0"/>
                  <w:marBottom w:val="0"/>
                  <w:divBdr>
                    <w:top w:val="none" w:sz="0" w:space="0" w:color="auto"/>
                    <w:left w:val="none" w:sz="0" w:space="0" w:color="auto"/>
                    <w:bottom w:val="none" w:sz="0" w:space="0" w:color="auto"/>
                    <w:right w:val="none" w:sz="0" w:space="0" w:color="auto"/>
                  </w:divBdr>
                </w:div>
                <w:div w:id="1559853719">
                  <w:marLeft w:val="640"/>
                  <w:marRight w:val="0"/>
                  <w:marTop w:val="0"/>
                  <w:marBottom w:val="0"/>
                  <w:divBdr>
                    <w:top w:val="none" w:sz="0" w:space="0" w:color="auto"/>
                    <w:left w:val="none" w:sz="0" w:space="0" w:color="auto"/>
                    <w:bottom w:val="none" w:sz="0" w:space="0" w:color="auto"/>
                    <w:right w:val="none" w:sz="0" w:space="0" w:color="auto"/>
                  </w:divBdr>
                </w:div>
                <w:div w:id="554243654">
                  <w:marLeft w:val="640"/>
                  <w:marRight w:val="0"/>
                  <w:marTop w:val="0"/>
                  <w:marBottom w:val="0"/>
                  <w:divBdr>
                    <w:top w:val="none" w:sz="0" w:space="0" w:color="auto"/>
                    <w:left w:val="none" w:sz="0" w:space="0" w:color="auto"/>
                    <w:bottom w:val="none" w:sz="0" w:space="0" w:color="auto"/>
                    <w:right w:val="none" w:sz="0" w:space="0" w:color="auto"/>
                  </w:divBdr>
                </w:div>
                <w:div w:id="2042968973">
                  <w:marLeft w:val="640"/>
                  <w:marRight w:val="0"/>
                  <w:marTop w:val="0"/>
                  <w:marBottom w:val="0"/>
                  <w:divBdr>
                    <w:top w:val="none" w:sz="0" w:space="0" w:color="auto"/>
                    <w:left w:val="none" w:sz="0" w:space="0" w:color="auto"/>
                    <w:bottom w:val="none" w:sz="0" w:space="0" w:color="auto"/>
                    <w:right w:val="none" w:sz="0" w:space="0" w:color="auto"/>
                  </w:divBdr>
                </w:div>
                <w:div w:id="466512927">
                  <w:marLeft w:val="640"/>
                  <w:marRight w:val="0"/>
                  <w:marTop w:val="0"/>
                  <w:marBottom w:val="0"/>
                  <w:divBdr>
                    <w:top w:val="none" w:sz="0" w:space="0" w:color="auto"/>
                    <w:left w:val="none" w:sz="0" w:space="0" w:color="auto"/>
                    <w:bottom w:val="none" w:sz="0" w:space="0" w:color="auto"/>
                    <w:right w:val="none" w:sz="0" w:space="0" w:color="auto"/>
                  </w:divBdr>
                </w:div>
                <w:div w:id="79107015">
                  <w:marLeft w:val="640"/>
                  <w:marRight w:val="0"/>
                  <w:marTop w:val="0"/>
                  <w:marBottom w:val="0"/>
                  <w:divBdr>
                    <w:top w:val="none" w:sz="0" w:space="0" w:color="auto"/>
                    <w:left w:val="none" w:sz="0" w:space="0" w:color="auto"/>
                    <w:bottom w:val="none" w:sz="0" w:space="0" w:color="auto"/>
                    <w:right w:val="none" w:sz="0" w:space="0" w:color="auto"/>
                  </w:divBdr>
                </w:div>
                <w:div w:id="1354766333">
                  <w:marLeft w:val="640"/>
                  <w:marRight w:val="0"/>
                  <w:marTop w:val="0"/>
                  <w:marBottom w:val="0"/>
                  <w:divBdr>
                    <w:top w:val="none" w:sz="0" w:space="0" w:color="auto"/>
                    <w:left w:val="none" w:sz="0" w:space="0" w:color="auto"/>
                    <w:bottom w:val="none" w:sz="0" w:space="0" w:color="auto"/>
                    <w:right w:val="none" w:sz="0" w:space="0" w:color="auto"/>
                  </w:divBdr>
                </w:div>
                <w:div w:id="1539464648">
                  <w:marLeft w:val="640"/>
                  <w:marRight w:val="0"/>
                  <w:marTop w:val="0"/>
                  <w:marBottom w:val="0"/>
                  <w:divBdr>
                    <w:top w:val="none" w:sz="0" w:space="0" w:color="auto"/>
                    <w:left w:val="none" w:sz="0" w:space="0" w:color="auto"/>
                    <w:bottom w:val="none" w:sz="0" w:space="0" w:color="auto"/>
                    <w:right w:val="none" w:sz="0" w:space="0" w:color="auto"/>
                  </w:divBdr>
                </w:div>
                <w:div w:id="1660034251">
                  <w:marLeft w:val="640"/>
                  <w:marRight w:val="0"/>
                  <w:marTop w:val="0"/>
                  <w:marBottom w:val="0"/>
                  <w:divBdr>
                    <w:top w:val="none" w:sz="0" w:space="0" w:color="auto"/>
                    <w:left w:val="none" w:sz="0" w:space="0" w:color="auto"/>
                    <w:bottom w:val="none" w:sz="0" w:space="0" w:color="auto"/>
                    <w:right w:val="none" w:sz="0" w:space="0" w:color="auto"/>
                  </w:divBdr>
                </w:div>
                <w:div w:id="988248016">
                  <w:marLeft w:val="640"/>
                  <w:marRight w:val="0"/>
                  <w:marTop w:val="0"/>
                  <w:marBottom w:val="0"/>
                  <w:divBdr>
                    <w:top w:val="none" w:sz="0" w:space="0" w:color="auto"/>
                    <w:left w:val="none" w:sz="0" w:space="0" w:color="auto"/>
                    <w:bottom w:val="none" w:sz="0" w:space="0" w:color="auto"/>
                    <w:right w:val="none" w:sz="0" w:space="0" w:color="auto"/>
                  </w:divBdr>
                </w:div>
                <w:div w:id="368146231">
                  <w:marLeft w:val="640"/>
                  <w:marRight w:val="0"/>
                  <w:marTop w:val="0"/>
                  <w:marBottom w:val="0"/>
                  <w:divBdr>
                    <w:top w:val="none" w:sz="0" w:space="0" w:color="auto"/>
                    <w:left w:val="none" w:sz="0" w:space="0" w:color="auto"/>
                    <w:bottom w:val="none" w:sz="0" w:space="0" w:color="auto"/>
                    <w:right w:val="none" w:sz="0" w:space="0" w:color="auto"/>
                  </w:divBdr>
                </w:div>
                <w:div w:id="546180439">
                  <w:marLeft w:val="640"/>
                  <w:marRight w:val="0"/>
                  <w:marTop w:val="0"/>
                  <w:marBottom w:val="0"/>
                  <w:divBdr>
                    <w:top w:val="none" w:sz="0" w:space="0" w:color="auto"/>
                    <w:left w:val="none" w:sz="0" w:space="0" w:color="auto"/>
                    <w:bottom w:val="none" w:sz="0" w:space="0" w:color="auto"/>
                    <w:right w:val="none" w:sz="0" w:space="0" w:color="auto"/>
                  </w:divBdr>
                </w:div>
                <w:div w:id="1066687319">
                  <w:marLeft w:val="640"/>
                  <w:marRight w:val="0"/>
                  <w:marTop w:val="0"/>
                  <w:marBottom w:val="0"/>
                  <w:divBdr>
                    <w:top w:val="none" w:sz="0" w:space="0" w:color="auto"/>
                    <w:left w:val="none" w:sz="0" w:space="0" w:color="auto"/>
                    <w:bottom w:val="none" w:sz="0" w:space="0" w:color="auto"/>
                    <w:right w:val="none" w:sz="0" w:space="0" w:color="auto"/>
                  </w:divBdr>
                </w:div>
                <w:div w:id="714546443">
                  <w:marLeft w:val="640"/>
                  <w:marRight w:val="0"/>
                  <w:marTop w:val="0"/>
                  <w:marBottom w:val="0"/>
                  <w:divBdr>
                    <w:top w:val="none" w:sz="0" w:space="0" w:color="auto"/>
                    <w:left w:val="none" w:sz="0" w:space="0" w:color="auto"/>
                    <w:bottom w:val="none" w:sz="0" w:space="0" w:color="auto"/>
                    <w:right w:val="none" w:sz="0" w:space="0" w:color="auto"/>
                  </w:divBdr>
                </w:div>
                <w:div w:id="1320815082">
                  <w:marLeft w:val="640"/>
                  <w:marRight w:val="0"/>
                  <w:marTop w:val="0"/>
                  <w:marBottom w:val="0"/>
                  <w:divBdr>
                    <w:top w:val="none" w:sz="0" w:space="0" w:color="auto"/>
                    <w:left w:val="none" w:sz="0" w:space="0" w:color="auto"/>
                    <w:bottom w:val="none" w:sz="0" w:space="0" w:color="auto"/>
                    <w:right w:val="none" w:sz="0" w:space="0" w:color="auto"/>
                  </w:divBdr>
                </w:div>
                <w:div w:id="1843856652">
                  <w:marLeft w:val="640"/>
                  <w:marRight w:val="0"/>
                  <w:marTop w:val="0"/>
                  <w:marBottom w:val="0"/>
                  <w:divBdr>
                    <w:top w:val="none" w:sz="0" w:space="0" w:color="auto"/>
                    <w:left w:val="none" w:sz="0" w:space="0" w:color="auto"/>
                    <w:bottom w:val="none" w:sz="0" w:space="0" w:color="auto"/>
                    <w:right w:val="none" w:sz="0" w:space="0" w:color="auto"/>
                  </w:divBdr>
                </w:div>
                <w:div w:id="492071230">
                  <w:marLeft w:val="640"/>
                  <w:marRight w:val="0"/>
                  <w:marTop w:val="0"/>
                  <w:marBottom w:val="0"/>
                  <w:divBdr>
                    <w:top w:val="none" w:sz="0" w:space="0" w:color="auto"/>
                    <w:left w:val="none" w:sz="0" w:space="0" w:color="auto"/>
                    <w:bottom w:val="none" w:sz="0" w:space="0" w:color="auto"/>
                    <w:right w:val="none" w:sz="0" w:space="0" w:color="auto"/>
                  </w:divBdr>
                </w:div>
                <w:div w:id="73402597">
                  <w:marLeft w:val="640"/>
                  <w:marRight w:val="0"/>
                  <w:marTop w:val="0"/>
                  <w:marBottom w:val="0"/>
                  <w:divBdr>
                    <w:top w:val="none" w:sz="0" w:space="0" w:color="auto"/>
                    <w:left w:val="none" w:sz="0" w:space="0" w:color="auto"/>
                    <w:bottom w:val="none" w:sz="0" w:space="0" w:color="auto"/>
                    <w:right w:val="none" w:sz="0" w:space="0" w:color="auto"/>
                  </w:divBdr>
                </w:div>
                <w:div w:id="1081294382">
                  <w:marLeft w:val="640"/>
                  <w:marRight w:val="0"/>
                  <w:marTop w:val="0"/>
                  <w:marBottom w:val="0"/>
                  <w:divBdr>
                    <w:top w:val="none" w:sz="0" w:space="0" w:color="auto"/>
                    <w:left w:val="none" w:sz="0" w:space="0" w:color="auto"/>
                    <w:bottom w:val="none" w:sz="0" w:space="0" w:color="auto"/>
                    <w:right w:val="none" w:sz="0" w:space="0" w:color="auto"/>
                  </w:divBdr>
                </w:div>
                <w:div w:id="71389596">
                  <w:marLeft w:val="640"/>
                  <w:marRight w:val="0"/>
                  <w:marTop w:val="0"/>
                  <w:marBottom w:val="0"/>
                  <w:divBdr>
                    <w:top w:val="none" w:sz="0" w:space="0" w:color="auto"/>
                    <w:left w:val="none" w:sz="0" w:space="0" w:color="auto"/>
                    <w:bottom w:val="none" w:sz="0" w:space="0" w:color="auto"/>
                    <w:right w:val="none" w:sz="0" w:space="0" w:color="auto"/>
                  </w:divBdr>
                </w:div>
                <w:div w:id="1676153726">
                  <w:marLeft w:val="640"/>
                  <w:marRight w:val="0"/>
                  <w:marTop w:val="0"/>
                  <w:marBottom w:val="0"/>
                  <w:divBdr>
                    <w:top w:val="none" w:sz="0" w:space="0" w:color="auto"/>
                    <w:left w:val="none" w:sz="0" w:space="0" w:color="auto"/>
                    <w:bottom w:val="none" w:sz="0" w:space="0" w:color="auto"/>
                    <w:right w:val="none" w:sz="0" w:space="0" w:color="auto"/>
                  </w:divBdr>
                </w:div>
                <w:div w:id="1683358821">
                  <w:marLeft w:val="640"/>
                  <w:marRight w:val="0"/>
                  <w:marTop w:val="0"/>
                  <w:marBottom w:val="0"/>
                  <w:divBdr>
                    <w:top w:val="none" w:sz="0" w:space="0" w:color="auto"/>
                    <w:left w:val="none" w:sz="0" w:space="0" w:color="auto"/>
                    <w:bottom w:val="none" w:sz="0" w:space="0" w:color="auto"/>
                    <w:right w:val="none" w:sz="0" w:space="0" w:color="auto"/>
                  </w:divBdr>
                </w:div>
                <w:div w:id="836657435">
                  <w:marLeft w:val="640"/>
                  <w:marRight w:val="0"/>
                  <w:marTop w:val="0"/>
                  <w:marBottom w:val="0"/>
                  <w:divBdr>
                    <w:top w:val="none" w:sz="0" w:space="0" w:color="auto"/>
                    <w:left w:val="none" w:sz="0" w:space="0" w:color="auto"/>
                    <w:bottom w:val="none" w:sz="0" w:space="0" w:color="auto"/>
                    <w:right w:val="none" w:sz="0" w:space="0" w:color="auto"/>
                  </w:divBdr>
                </w:div>
                <w:div w:id="2011986937">
                  <w:marLeft w:val="640"/>
                  <w:marRight w:val="0"/>
                  <w:marTop w:val="0"/>
                  <w:marBottom w:val="0"/>
                  <w:divBdr>
                    <w:top w:val="none" w:sz="0" w:space="0" w:color="auto"/>
                    <w:left w:val="none" w:sz="0" w:space="0" w:color="auto"/>
                    <w:bottom w:val="none" w:sz="0" w:space="0" w:color="auto"/>
                    <w:right w:val="none" w:sz="0" w:space="0" w:color="auto"/>
                  </w:divBdr>
                </w:div>
                <w:div w:id="1025903210">
                  <w:marLeft w:val="640"/>
                  <w:marRight w:val="0"/>
                  <w:marTop w:val="0"/>
                  <w:marBottom w:val="0"/>
                  <w:divBdr>
                    <w:top w:val="none" w:sz="0" w:space="0" w:color="auto"/>
                    <w:left w:val="none" w:sz="0" w:space="0" w:color="auto"/>
                    <w:bottom w:val="none" w:sz="0" w:space="0" w:color="auto"/>
                    <w:right w:val="none" w:sz="0" w:space="0" w:color="auto"/>
                  </w:divBdr>
                </w:div>
                <w:div w:id="247428378">
                  <w:marLeft w:val="640"/>
                  <w:marRight w:val="0"/>
                  <w:marTop w:val="0"/>
                  <w:marBottom w:val="0"/>
                  <w:divBdr>
                    <w:top w:val="none" w:sz="0" w:space="0" w:color="auto"/>
                    <w:left w:val="none" w:sz="0" w:space="0" w:color="auto"/>
                    <w:bottom w:val="none" w:sz="0" w:space="0" w:color="auto"/>
                    <w:right w:val="none" w:sz="0" w:space="0" w:color="auto"/>
                  </w:divBdr>
                </w:div>
                <w:div w:id="522011536">
                  <w:marLeft w:val="640"/>
                  <w:marRight w:val="0"/>
                  <w:marTop w:val="0"/>
                  <w:marBottom w:val="0"/>
                  <w:divBdr>
                    <w:top w:val="none" w:sz="0" w:space="0" w:color="auto"/>
                    <w:left w:val="none" w:sz="0" w:space="0" w:color="auto"/>
                    <w:bottom w:val="none" w:sz="0" w:space="0" w:color="auto"/>
                    <w:right w:val="none" w:sz="0" w:space="0" w:color="auto"/>
                  </w:divBdr>
                </w:div>
                <w:div w:id="368998543">
                  <w:marLeft w:val="640"/>
                  <w:marRight w:val="0"/>
                  <w:marTop w:val="0"/>
                  <w:marBottom w:val="0"/>
                  <w:divBdr>
                    <w:top w:val="none" w:sz="0" w:space="0" w:color="auto"/>
                    <w:left w:val="none" w:sz="0" w:space="0" w:color="auto"/>
                    <w:bottom w:val="none" w:sz="0" w:space="0" w:color="auto"/>
                    <w:right w:val="none" w:sz="0" w:space="0" w:color="auto"/>
                  </w:divBdr>
                </w:div>
                <w:div w:id="901409773">
                  <w:marLeft w:val="640"/>
                  <w:marRight w:val="0"/>
                  <w:marTop w:val="0"/>
                  <w:marBottom w:val="0"/>
                  <w:divBdr>
                    <w:top w:val="none" w:sz="0" w:space="0" w:color="auto"/>
                    <w:left w:val="none" w:sz="0" w:space="0" w:color="auto"/>
                    <w:bottom w:val="none" w:sz="0" w:space="0" w:color="auto"/>
                    <w:right w:val="none" w:sz="0" w:space="0" w:color="auto"/>
                  </w:divBdr>
                </w:div>
                <w:div w:id="408767846">
                  <w:marLeft w:val="640"/>
                  <w:marRight w:val="0"/>
                  <w:marTop w:val="0"/>
                  <w:marBottom w:val="0"/>
                  <w:divBdr>
                    <w:top w:val="none" w:sz="0" w:space="0" w:color="auto"/>
                    <w:left w:val="none" w:sz="0" w:space="0" w:color="auto"/>
                    <w:bottom w:val="none" w:sz="0" w:space="0" w:color="auto"/>
                    <w:right w:val="none" w:sz="0" w:space="0" w:color="auto"/>
                  </w:divBdr>
                </w:div>
                <w:div w:id="1631937099">
                  <w:marLeft w:val="640"/>
                  <w:marRight w:val="0"/>
                  <w:marTop w:val="0"/>
                  <w:marBottom w:val="0"/>
                  <w:divBdr>
                    <w:top w:val="none" w:sz="0" w:space="0" w:color="auto"/>
                    <w:left w:val="none" w:sz="0" w:space="0" w:color="auto"/>
                    <w:bottom w:val="none" w:sz="0" w:space="0" w:color="auto"/>
                    <w:right w:val="none" w:sz="0" w:space="0" w:color="auto"/>
                  </w:divBdr>
                </w:div>
                <w:div w:id="1933271551">
                  <w:marLeft w:val="640"/>
                  <w:marRight w:val="0"/>
                  <w:marTop w:val="0"/>
                  <w:marBottom w:val="0"/>
                  <w:divBdr>
                    <w:top w:val="none" w:sz="0" w:space="0" w:color="auto"/>
                    <w:left w:val="none" w:sz="0" w:space="0" w:color="auto"/>
                    <w:bottom w:val="none" w:sz="0" w:space="0" w:color="auto"/>
                    <w:right w:val="none" w:sz="0" w:space="0" w:color="auto"/>
                  </w:divBdr>
                </w:div>
                <w:div w:id="666173511">
                  <w:marLeft w:val="640"/>
                  <w:marRight w:val="0"/>
                  <w:marTop w:val="0"/>
                  <w:marBottom w:val="0"/>
                  <w:divBdr>
                    <w:top w:val="none" w:sz="0" w:space="0" w:color="auto"/>
                    <w:left w:val="none" w:sz="0" w:space="0" w:color="auto"/>
                    <w:bottom w:val="none" w:sz="0" w:space="0" w:color="auto"/>
                    <w:right w:val="none" w:sz="0" w:space="0" w:color="auto"/>
                  </w:divBdr>
                </w:div>
                <w:div w:id="682248579">
                  <w:marLeft w:val="640"/>
                  <w:marRight w:val="0"/>
                  <w:marTop w:val="0"/>
                  <w:marBottom w:val="0"/>
                  <w:divBdr>
                    <w:top w:val="none" w:sz="0" w:space="0" w:color="auto"/>
                    <w:left w:val="none" w:sz="0" w:space="0" w:color="auto"/>
                    <w:bottom w:val="none" w:sz="0" w:space="0" w:color="auto"/>
                    <w:right w:val="none" w:sz="0" w:space="0" w:color="auto"/>
                  </w:divBdr>
                </w:div>
              </w:divsChild>
            </w:div>
            <w:div w:id="439686584">
              <w:marLeft w:val="0"/>
              <w:marRight w:val="0"/>
              <w:marTop w:val="0"/>
              <w:marBottom w:val="0"/>
              <w:divBdr>
                <w:top w:val="none" w:sz="0" w:space="0" w:color="auto"/>
                <w:left w:val="none" w:sz="0" w:space="0" w:color="auto"/>
                <w:bottom w:val="none" w:sz="0" w:space="0" w:color="auto"/>
                <w:right w:val="none" w:sz="0" w:space="0" w:color="auto"/>
              </w:divBdr>
              <w:divsChild>
                <w:div w:id="1500660253">
                  <w:marLeft w:val="640"/>
                  <w:marRight w:val="0"/>
                  <w:marTop w:val="0"/>
                  <w:marBottom w:val="0"/>
                  <w:divBdr>
                    <w:top w:val="none" w:sz="0" w:space="0" w:color="auto"/>
                    <w:left w:val="none" w:sz="0" w:space="0" w:color="auto"/>
                    <w:bottom w:val="none" w:sz="0" w:space="0" w:color="auto"/>
                    <w:right w:val="none" w:sz="0" w:space="0" w:color="auto"/>
                  </w:divBdr>
                </w:div>
                <w:div w:id="1572425241">
                  <w:marLeft w:val="640"/>
                  <w:marRight w:val="0"/>
                  <w:marTop w:val="0"/>
                  <w:marBottom w:val="0"/>
                  <w:divBdr>
                    <w:top w:val="none" w:sz="0" w:space="0" w:color="auto"/>
                    <w:left w:val="none" w:sz="0" w:space="0" w:color="auto"/>
                    <w:bottom w:val="none" w:sz="0" w:space="0" w:color="auto"/>
                    <w:right w:val="none" w:sz="0" w:space="0" w:color="auto"/>
                  </w:divBdr>
                </w:div>
                <w:div w:id="844515993">
                  <w:marLeft w:val="640"/>
                  <w:marRight w:val="0"/>
                  <w:marTop w:val="0"/>
                  <w:marBottom w:val="0"/>
                  <w:divBdr>
                    <w:top w:val="none" w:sz="0" w:space="0" w:color="auto"/>
                    <w:left w:val="none" w:sz="0" w:space="0" w:color="auto"/>
                    <w:bottom w:val="none" w:sz="0" w:space="0" w:color="auto"/>
                    <w:right w:val="none" w:sz="0" w:space="0" w:color="auto"/>
                  </w:divBdr>
                </w:div>
                <w:div w:id="1617180162">
                  <w:marLeft w:val="640"/>
                  <w:marRight w:val="0"/>
                  <w:marTop w:val="0"/>
                  <w:marBottom w:val="0"/>
                  <w:divBdr>
                    <w:top w:val="none" w:sz="0" w:space="0" w:color="auto"/>
                    <w:left w:val="none" w:sz="0" w:space="0" w:color="auto"/>
                    <w:bottom w:val="none" w:sz="0" w:space="0" w:color="auto"/>
                    <w:right w:val="none" w:sz="0" w:space="0" w:color="auto"/>
                  </w:divBdr>
                </w:div>
                <w:div w:id="244843791">
                  <w:marLeft w:val="640"/>
                  <w:marRight w:val="0"/>
                  <w:marTop w:val="0"/>
                  <w:marBottom w:val="0"/>
                  <w:divBdr>
                    <w:top w:val="none" w:sz="0" w:space="0" w:color="auto"/>
                    <w:left w:val="none" w:sz="0" w:space="0" w:color="auto"/>
                    <w:bottom w:val="none" w:sz="0" w:space="0" w:color="auto"/>
                    <w:right w:val="none" w:sz="0" w:space="0" w:color="auto"/>
                  </w:divBdr>
                </w:div>
                <w:div w:id="144863523">
                  <w:marLeft w:val="640"/>
                  <w:marRight w:val="0"/>
                  <w:marTop w:val="0"/>
                  <w:marBottom w:val="0"/>
                  <w:divBdr>
                    <w:top w:val="none" w:sz="0" w:space="0" w:color="auto"/>
                    <w:left w:val="none" w:sz="0" w:space="0" w:color="auto"/>
                    <w:bottom w:val="none" w:sz="0" w:space="0" w:color="auto"/>
                    <w:right w:val="none" w:sz="0" w:space="0" w:color="auto"/>
                  </w:divBdr>
                </w:div>
                <w:div w:id="2018073173">
                  <w:marLeft w:val="640"/>
                  <w:marRight w:val="0"/>
                  <w:marTop w:val="0"/>
                  <w:marBottom w:val="0"/>
                  <w:divBdr>
                    <w:top w:val="none" w:sz="0" w:space="0" w:color="auto"/>
                    <w:left w:val="none" w:sz="0" w:space="0" w:color="auto"/>
                    <w:bottom w:val="none" w:sz="0" w:space="0" w:color="auto"/>
                    <w:right w:val="none" w:sz="0" w:space="0" w:color="auto"/>
                  </w:divBdr>
                </w:div>
                <w:div w:id="286085229">
                  <w:marLeft w:val="640"/>
                  <w:marRight w:val="0"/>
                  <w:marTop w:val="0"/>
                  <w:marBottom w:val="0"/>
                  <w:divBdr>
                    <w:top w:val="none" w:sz="0" w:space="0" w:color="auto"/>
                    <w:left w:val="none" w:sz="0" w:space="0" w:color="auto"/>
                    <w:bottom w:val="none" w:sz="0" w:space="0" w:color="auto"/>
                    <w:right w:val="none" w:sz="0" w:space="0" w:color="auto"/>
                  </w:divBdr>
                </w:div>
                <w:div w:id="1932617219">
                  <w:marLeft w:val="640"/>
                  <w:marRight w:val="0"/>
                  <w:marTop w:val="0"/>
                  <w:marBottom w:val="0"/>
                  <w:divBdr>
                    <w:top w:val="none" w:sz="0" w:space="0" w:color="auto"/>
                    <w:left w:val="none" w:sz="0" w:space="0" w:color="auto"/>
                    <w:bottom w:val="none" w:sz="0" w:space="0" w:color="auto"/>
                    <w:right w:val="none" w:sz="0" w:space="0" w:color="auto"/>
                  </w:divBdr>
                </w:div>
                <w:div w:id="427039509">
                  <w:marLeft w:val="640"/>
                  <w:marRight w:val="0"/>
                  <w:marTop w:val="0"/>
                  <w:marBottom w:val="0"/>
                  <w:divBdr>
                    <w:top w:val="none" w:sz="0" w:space="0" w:color="auto"/>
                    <w:left w:val="none" w:sz="0" w:space="0" w:color="auto"/>
                    <w:bottom w:val="none" w:sz="0" w:space="0" w:color="auto"/>
                    <w:right w:val="none" w:sz="0" w:space="0" w:color="auto"/>
                  </w:divBdr>
                </w:div>
                <w:div w:id="68502478">
                  <w:marLeft w:val="640"/>
                  <w:marRight w:val="0"/>
                  <w:marTop w:val="0"/>
                  <w:marBottom w:val="0"/>
                  <w:divBdr>
                    <w:top w:val="none" w:sz="0" w:space="0" w:color="auto"/>
                    <w:left w:val="none" w:sz="0" w:space="0" w:color="auto"/>
                    <w:bottom w:val="none" w:sz="0" w:space="0" w:color="auto"/>
                    <w:right w:val="none" w:sz="0" w:space="0" w:color="auto"/>
                  </w:divBdr>
                </w:div>
                <w:div w:id="1461538310">
                  <w:marLeft w:val="640"/>
                  <w:marRight w:val="0"/>
                  <w:marTop w:val="0"/>
                  <w:marBottom w:val="0"/>
                  <w:divBdr>
                    <w:top w:val="none" w:sz="0" w:space="0" w:color="auto"/>
                    <w:left w:val="none" w:sz="0" w:space="0" w:color="auto"/>
                    <w:bottom w:val="none" w:sz="0" w:space="0" w:color="auto"/>
                    <w:right w:val="none" w:sz="0" w:space="0" w:color="auto"/>
                  </w:divBdr>
                </w:div>
                <w:div w:id="1477725498">
                  <w:marLeft w:val="640"/>
                  <w:marRight w:val="0"/>
                  <w:marTop w:val="0"/>
                  <w:marBottom w:val="0"/>
                  <w:divBdr>
                    <w:top w:val="none" w:sz="0" w:space="0" w:color="auto"/>
                    <w:left w:val="none" w:sz="0" w:space="0" w:color="auto"/>
                    <w:bottom w:val="none" w:sz="0" w:space="0" w:color="auto"/>
                    <w:right w:val="none" w:sz="0" w:space="0" w:color="auto"/>
                  </w:divBdr>
                </w:div>
                <w:div w:id="948202911">
                  <w:marLeft w:val="640"/>
                  <w:marRight w:val="0"/>
                  <w:marTop w:val="0"/>
                  <w:marBottom w:val="0"/>
                  <w:divBdr>
                    <w:top w:val="none" w:sz="0" w:space="0" w:color="auto"/>
                    <w:left w:val="none" w:sz="0" w:space="0" w:color="auto"/>
                    <w:bottom w:val="none" w:sz="0" w:space="0" w:color="auto"/>
                    <w:right w:val="none" w:sz="0" w:space="0" w:color="auto"/>
                  </w:divBdr>
                </w:div>
                <w:div w:id="209848448">
                  <w:marLeft w:val="640"/>
                  <w:marRight w:val="0"/>
                  <w:marTop w:val="0"/>
                  <w:marBottom w:val="0"/>
                  <w:divBdr>
                    <w:top w:val="none" w:sz="0" w:space="0" w:color="auto"/>
                    <w:left w:val="none" w:sz="0" w:space="0" w:color="auto"/>
                    <w:bottom w:val="none" w:sz="0" w:space="0" w:color="auto"/>
                    <w:right w:val="none" w:sz="0" w:space="0" w:color="auto"/>
                  </w:divBdr>
                </w:div>
                <w:div w:id="649141249">
                  <w:marLeft w:val="640"/>
                  <w:marRight w:val="0"/>
                  <w:marTop w:val="0"/>
                  <w:marBottom w:val="0"/>
                  <w:divBdr>
                    <w:top w:val="none" w:sz="0" w:space="0" w:color="auto"/>
                    <w:left w:val="none" w:sz="0" w:space="0" w:color="auto"/>
                    <w:bottom w:val="none" w:sz="0" w:space="0" w:color="auto"/>
                    <w:right w:val="none" w:sz="0" w:space="0" w:color="auto"/>
                  </w:divBdr>
                </w:div>
                <w:div w:id="1672100301">
                  <w:marLeft w:val="640"/>
                  <w:marRight w:val="0"/>
                  <w:marTop w:val="0"/>
                  <w:marBottom w:val="0"/>
                  <w:divBdr>
                    <w:top w:val="none" w:sz="0" w:space="0" w:color="auto"/>
                    <w:left w:val="none" w:sz="0" w:space="0" w:color="auto"/>
                    <w:bottom w:val="none" w:sz="0" w:space="0" w:color="auto"/>
                    <w:right w:val="none" w:sz="0" w:space="0" w:color="auto"/>
                  </w:divBdr>
                </w:div>
                <w:div w:id="305748051">
                  <w:marLeft w:val="640"/>
                  <w:marRight w:val="0"/>
                  <w:marTop w:val="0"/>
                  <w:marBottom w:val="0"/>
                  <w:divBdr>
                    <w:top w:val="none" w:sz="0" w:space="0" w:color="auto"/>
                    <w:left w:val="none" w:sz="0" w:space="0" w:color="auto"/>
                    <w:bottom w:val="none" w:sz="0" w:space="0" w:color="auto"/>
                    <w:right w:val="none" w:sz="0" w:space="0" w:color="auto"/>
                  </w:divBdr>
                </w:div>
                <w:div w:id="386031602">
                  <w:marLeft w:val="640"/>
                  <w:marRight w:val="0"/>
                  <w:marTop w:val="0"/>
                  <w:marBottom w:val="0"/>
                  <w:divBdr>
                    <w:top w:val="none" w:sz="0" w:space="0" w:color="auto"/>
                    <w:left w:val="none" w:sz="0" w:space="0" w:color="auto"/>
                    <w:bottom w:val="none" w:sz="0" w:space="0" w:color="auto"/>
                    <w:right w:val="none" w:sz="0" w:space="0" w:color="auto"/>
                  </w:divBdr>
                </w:div>
                <w:div w:id="2048487431">
                  <w:marLeft w:val="640"/>
                  <w:marRight w:val="0"/>
                  <w:marTop w:val="0"/>
                  <w:marBottom w:val="0"/>
                  <w:divBdr>
                    <w:top w:val="none" w:sz="0" w:space="0" w:color="auto"/>
                    <w:left w:val="none" w:sz="0" w:space="0" w:color="auto"/>
                    <w:bottom w:val="none" w:sz="0" w:space="0" w:color="auto"/>
                    <w:right w:val="none" w:sz="0" w:space="0" w:color="auto"/>
                  </w:divBdr>
                </w:div>
                <w:div w:id="1620188342">
                  <w:marLeft w:val="640"/>
                  <w:marRight w:val="0"/>
                  <w:marTop w:val="0"/>
                  <w:marBottom w:val="0"/>
                  <w:divBdr>
                    <w:top w:val="none" w:sz="0" w:space="0" w:color="auto"/>
                    <w:left w:val="none" w:sz="0" w:space="0" w:color="auto"/>
                    <w:bottom w:val="none" w:sz="0" w:space="0" w:color="auto"/>
                    <w:right w:val="none" w:sz="0" w:space="0" w:color="auto"/>
                  </w:divBdr>
                </w:div>
                <w:div w:id="136341887">
                  <w:marLeft w:val="640"/>
                  <w:marRight w:val="0"/>
                  <w:marTop w:val="0"/>
                  <w:marBottom w:val="0"/>
                  <w:divBdr>
                    <w:top w:val="none" w:sz="0" w:space="0" w:color="auto"/>
                    <w:left w:val="none" w:sz="0" w:space="0" w:color="auto"/>
                    <w:bottom w:val="none" w:sz="0" w:space="0" w:color="auto"/>
                    <w:right w:val="none" w:sz="0" w:space="0" w:color="auto"/>
                  </w:divBdr>
                </w:div>
                <w:div w:id="1398434786">
                  <w:marLeft w:val="640"/>
                  <w:marRight w:val="0"/>
                  <w:marTop w:val="0"/>
                  <w:marBottom w:val="0"/>
                  <w:divBdr>
                    <w:top w:val="none" w:sz="0" w:space="0" w:color="auto"/>
                    <w:left w:val="none" w:sz="0" w:space="0" w:color="auto"/>
                    <w:bottom w:val="none" w:sz="0" w:space="0" w:color="auto"/>
                    <w:right w:val="none" w:sz="0" w:space="0" w:color="auto"/>
                  </w:divBdr>
                </w:div>
                <w:div w:id="1519153977">
                  <w:marLeft w:val="640"/>
                  <w:marRight w:val="0"/>
                  <w:marTop w:val="0"/>
                  <w:marBottom w:val="0"/>
                  <w:divBdr>
                    <w:top w:val="none" w:sz="0" w:space="0" w:color="auto"/>
                    <w:left w:val="none" w:sz="0" w:space="0" w:color="auto"/>
                    <w:bottom w:val="none" w:sz="0" w:space="0" w:color="auto"/>
                    <w:right w:val="none" w:sz="0" w:space="0" w:color="auto"/>
                  </w:divBdr>
                </w:div>
                <w:div w:id="162818980">
                  <w:marLeft w:val="640"/>
                  <w:marRight w:val="0"/>
                  <w:marTop w:val="0"/>
                  <w:marBottom w:val="0"/>
                  <w:divBdr>
                    <w:top w:val="none" w:sz="0" w:space="0" w:color="auto"/>
                    <w:left w:val="none" w:sz="0" w:space="0" w:color="auto"/>
                    <w:bottom w:val="none" w:sz="0" w:space="0" w:color="auto"/>
                    <w:right w:val="none" w:sz="0" w:space="0" w:color="auto"/>
                  </w:divBdr>
                </w:div>
                <w:div w:id="739795657">
                  <w:marLeft w:val="640"/>
                  <w:marRight w:val="0"/>
                  <w:marTop w:val="0"/>
                  <w:marBottom w:val="0"/>
                  <w:divBdr>
                    <w:top w:val="none" w:sz="0" w:space="0" w:color="auto"/>
                    <w:left w:val="none" w:sz="0" w:space="0" w:color="auto"/>
                    <w:bottom w:val="none" w:sz="0" w:space="0" w:color="auto"/>
                    <w:right w:val="none" w:sz="0" w:space="0" w:color="auto"/>
                  </w:divBdr>
                </w:div>
                <w:div w:id="1671522503">
                  <w:marLeft w:val="640"/>
                  <w:marRight w:val="0"/>
                  <w:marTop w:val="0"/>
                  <w:marBottom w:val="0"/>
                  <w:divBdr>
                    <w:top w:val="none" w:sz="0" w:space="0" w:color="auto"/>
                    <w:left w:val="none" w:sz="0" w:space="0" w:color="auto"/>
                    <w:bottom w:val="none" w:sz="0" w:space="0" w:color="auto"/>
                    <w:right w:val="none" w:sz="0" w:space="0" w:color="auto"/>
                  </w:divBdr>
                </w:div>
                <w:div w:id="996803915">
                  <w:marLeft w:val="640"/>
                  <w:marRight w:val="0"/>
                  <w:marTop w:val="0"/>
                  <w:marBottom w:val="0"/>
                  <w:divBdr>
                    <w:top w:val="none" w:sz="0" w:space="0" w:color="auto"/>
                    <w:left w:val="none" w:sz="0" w:space="0" w:color="auto"/>
                    <w:bottom w:val="none" w:sz="0" w:space="0" w:color="auto"/>
                    <w:right w:val="none" w:sz="0" w:space="0" w:color="auto"/>
                  </w:divBdr>
                </w:div>
                <w:div w:id="485824407">
                  <w:marLeft w:val="640"/>
                  <w:marRight w:val="0"/>
                  <w:marTop w:val="0"/>
                  <w:marBottom w:val="0"/>
                  <w:divBdr>
                    <w:top w:val="none" w:sz="0" w:space="0" w:color="auto"/>
                    <w:left w:val="none" w:sz="0" w:space="0" w:color="auto"/>
                    <w:bottom w:val="none" w:sz="0" w:space="0" w:color="auto"/>
                    <w:right w:val="none" w:sz="0" w:space="0" w:color="auto"/>
                  </w:divBdr>
                </w:div>
                <w:div w:id="389546348">
                  <w:marLeft w:val="640"/>
                  <w:marRight w:val="0"/>
                  <w:marTop w:val="0"/>
                  <w:marBottom w:val="0"/>
                  <w:divBdr>
                    <w:top w:val="none" w:sz="0" w:space="0" w:color="auto"/>
                    <w:left w:val="none" w:sz="0" w:space="0" w:color="auto"/>
                    <w:bottom w:val="none" w:sz="0" w:space="0" w:color="auto"/>
                    <w:right w:val="none" w:sz="0" w:space="0" w:color="auto"/>
                  </w:divBdr>
                </w:div>
                <w:div w:id="435370181">
                  <w:marLeft w:val="640"/>
                  <w:marRight w:val="0"/>
                  <w:marTop w:val="0"/>
                  <w:marBottom w:val="0"/>
                  <w:divBdr>
                    <w:top w:val="none" w:sz="0" w:space="0" w:color="auto"/>
                    <w:left w:val="none" w:sz="0" w:space="0" w:color="auto"/>
                    <w:bottom w:val="none" w:sz="0" w:space="0" w:color="auto"/>
                    <w:right w:val="none" w:sz="0" w:space="0" w:color="auto"/>
                  </w:divBdr>
                </w:div>
                <w:div w:id="144014808">
                  <w:marLeft w:val="640"/>
                  <w:marRight w:val="0"/>
                  <w:marTop w:val="0"/>
                  <w:marBottom w:val="0"/>
                  <w:divBdr>
                    <w:top w:val="none" w:sz="0" w:space="0" w:color="auto"/>
                    <w:left w:val="none" w:sz="0" w:space="0" w:color="auto"/>
                    <w:bottom w:val="none" w:sz="0" w:space="0" w:color="auto"/>
                    <w:right w:val="none" w:sz="0" w:space="0" w:color="auto"/>
                  </w:divBdr>
                </w:div>
                <w:div w:id="1921713236">
                  <w:marLeft w:val="640"/>
                  <w:marRight w:val="0"/>
                  <w:marTop w:val="0"/>
                  <w:marBottom w:val="0"/>
                  <w:divBdr>
                    <w:top w:val="none" w:sz="0" w:space="0" w:color="auto"/>
                    <w:left w:val="none" w:sz="0" w:space="0" w:color="auto"/>
                    <w:bottom w:val="none" w:sz="0" w:space="0" w:color="auto"/>
                    <w:right w:val="none" w:sz="0" w:space="0" w:color="auto"/>
                  </w:divBdr>
                </w:div>
                <w:div w:id="569535560">
                  <w:marLeft w:val="640"/>
                  <w:marRight w:val="0"/>
                  <w:marTop w:val="0"/>
                  <w:marBottom w:val="0"/>
                  <w:divBdr>
                    <w:top w:val="none" w:sz="0" w:space="0" w:color="auto"/>
                    <w:left w:val="none" w:sz="0" w:space="0" w:color="auto"/>
                    <w:bottom w:val="none" w:sz="0" w:space="0" w:color="auto"/>
                    <w:right w:val="none" w:sz="0" w:space="0" w:color="auto"/>
                  </w:divBdr>
                </w:div>
                <w:div w:id="638459991">
                  <w:marLeft w:val="640"/>
                  <w:marRight w:val="0"/>
                  <w:marTop w:val="0"/>
                  <w:marBottom w:val="0"/>
                  <w:divBdr>
                    <w:top w:val="none" w:sz="0" w:space="0" w:color="auto"/>
                    <w:left w:val="none" w:sz="0" w:space="0" w:color="auto"/>
                    <w:bottom w:val="none" w:sz="0" w:space="0" w:color="auto"/>
                    <w:right w:val="none" w:sz="0" w:space="0" w:color="auto"/>
                  </w:divBdr>
                </w:div>
                <w:div w:id="697586098">
                  <w:marLeft w:val="640"/>
                  <w:marRight w:val="0"/>
                  <w:marTop w:val="0"/>
                  <w:marBottom w:val="0"/>
                  <w:divBdr>
                    <w:top w:val="none" w:sz="0" w:space="0" w:color="auto"/>
                    <w:left w:val="none" w:sz="0" w:space="0" w:color="auto"/>
                    <w:bottom w:val="none" w:sz="0" w:space="0" w:color="auto"/>
                    <w:right w:val="none" w:sz="0" w:space="0" w:color="auto"/>
                  </w:divBdr>
                </w:div>
                <w:div w:id="706223861">
                  <w:marLeft w:val="640"/>
                  <w:marRight w:val="0"/>
                  <w:marTop w:val="0"/>
                  <w:marBottom w:val="0"/>
                  <w:divBdr>
                    <w:top w:val="none" w:sz="0" w:space="0" w:color="auto"/>
                    <w:left w:val="none" w:sz="0" w:space="0" w:color="auto"/>
                    <w:bottom w:val="none" w:sz="0" w:space="0" w:color="auto"/>
                    <w:right w:val="none" w:sz="0" w:space="0" w:color="auto"/>
                  </w:divBdr>
                </w:div>
                <w:div w:id="693380397">
                  <w:marLeft w:val="640"/>
                  <w:marRight w:val="0"/>
                  <w:marTop w:val="0"/>
                  <w:marBottom w:val="0"/>
                  <w:divBdr>
                    <w:top w:val="none" w:sz="0" w:space="0" w:color="auto"/>
                    <w:left w:val="none" w:sz="0" w:space="0" w:color="auto"/>
                    <w:bottom w:val="none" w:sz="0" w:space="0" w:color="auto"/>
                    <w:right w:val="none" w:sz="0" w:space="0" w:color="auto"/>
                  </w:divBdr>
                </w:div>
                <w:div w:id="979769114">
                  <w:marLeft w:val="640"/>
                  <w:marRight w:val="0"/>
                  <w:marTop w:val="0"/>
                  <w:marBottom w:val="0"/>
                  <w:divBdr>
                    <w:top w:val="none" w:sz="0" w:space="0" w:color="auto"/>
                    <w:left w:val="none" w:sz="0" w:space="0" w:color="auto"/>
                    <w:bottom w:val="none" w:sz="0" w:space="0" w:color="auto"/>
                    <w:right w:val="none" w:sz="0" w:space="0" w:color="auto"/>
                  </w:divBdr>
                </w:div>
                <w:div w:id="1650939671">
                  <w:marLeft w:val="640"/>
                  <w:marRight w:val="0"/>
                  <w:marTop w:val="0"/>
                  <w:marBottom w:val="0"/>
                  <w:divBdr>
                    <w:top w:val="none" w:sz="0" w:space="0" w:color="auto"/>
                    <w:left w:val="none" w:sz="0" w:space="0" w:color="auto"/>
                    <w:bottom w:val="none" w:sz="0" w:space="0" w:color="auto"/>
                    <w:right w:val="none" w:sz="0" w:space="0" w:color="auto"/>
                  </w:divBdr>
                </w:div>
                <w:div w:id="613947213">
                  <w:marLeft w:val="640"/>
                  <w:marRight w:val="0"/>
                  <w:marTop w:val="0"/>
                  <w:marBottom w:val="0"/>
                  <w:divBdr>
                    <w:top w:val="none" w:sz="0" w:space="0" w:color="auto"/>
                    <w:left w:val="none" w:sz="0" w:space="0" w:color="auto"/>
                    <w:bottom w:val="none" w:sz="0" w:space="0" w:color="auto"/>
                    <w:right w:val="none" w:sz="0" w:space="0" w:color="auto"/>
                  </w:divBdr>
                </w:div>
                <w:div w:id="1873150335">
                  <w:marLeft w:val="640"/>
                  <w:marRight w:val="0"/>
                  <w:marTop w:val="0"/>
                  <w:marBottom w:val="0"/>
                  <w:divBdr>
                    <w:top w:val="none" w:sz="0" w:space="0" w:color="auto"/>
                    <w:left w:val="none" w:sz="0" w:space="0" w:color="auto"/>
                    <w:bottom w:val="none" w:sz="0" w:space="0" w:color="auto"/>
                    <w:right w:val="none" w:sz="0" w:space="0" w:color="auto"/>
                  </w:divBdr>
                </w:div>
                <w:div w:id="1706170454">
                  <w:marLeft w:val="640"/>
                  <w:marRight w:val="0"/>
                  <w:marTop w:val="0"/>
                  <w:marBottom w:val="0"/>
                  <w:divBdr>
                    <w:top w:val="none" w:sz="0" w:space="0" w:color="auto"/>
                    <w:left w:val="none" w:sz="0" w:space="0" w:color="auto"/>
                    <w:bottom w:val="none" w:sz="0" w:space="0" w:color="auto"/>
                    <w:right w:val="none" w:sz="0" w:space="0" w:color="auto"/>
                  </w:divBdr>
                </w:div>
                <w:div w:id="1001204481">
                  <w:marLeft w:val="640"/>
                  <w:marRight w:val="0"/>
                  <w:marTop w:val="0"/>
                  <w:marBottom w:val="0"/>
                  <w:divBdr>
                    <w:top w:val="none" w:sz="0" w:space="0" w:color="auto"/>
                    <w:left w:val="none" w:sz="0" w:space="0" w:color="auto"/>
                    <w:bottom w:val="none" w:sz="0" w:space="0" w:color="auto"/>
                    <w:right w:val="none" w:sz="0" w:space="0" w:color="auto"/>
                  </w:divBdr>
                </w:div>
                <w:div w:id="1438673340">
                  <w:marLeft w:val="640"/>
                  <w:marRight w:val="0"/>
                  <w:marTop w:val="0"/>
                  <w:marBottom w:val="0"/>
                  <w:divBdr>
                    <w:top w:val="none" w:sz="0" w:space="0" w:color="auto"/>
                    <w:left w:val="none" w:sz="0" w:space="0" w:color="auto"/>
                    <w:bottom w:val="none" w:sz="0" w:space="0" w:color="auto"/>
                    <w:right w:val="none" w:sz="0" w:space="0" w:color="auto"/>
                  </w:divBdr>
                </w:div>
                <w:div w:id="2080520482">
                  <w:marLeft w:val="640"/>
                  <w:marRight w:val="0"/>
                  <w:marTop w:val="0"/>
                  <w:marBottom w:val="0"/>
                  <w:divBdr>
                    <w:top w:val="none" w:sz="0" w:space="0" w:color="auto"/>
                    <w:left w:val="none" w:sz="0" w:space="0" w:color="auto"/>
                    <w:bottom w:val="none" w:sz="0" w:space="0" w:color="auto"/>
                    <w:right w:val="none" w:sz="0" w:space="0" w:color="auto"/>
                  </w:divBdr>
                </w:div>
                <w:div w:id="1978220197">
                  <w:marLeft w:val="640"/>
                  <w:marRight w:val="0"/>
                  <w:marTop w:val="0"/>
                  <w:marBottom w:val="0"/>
                  <w:divBdr>
                    <w:top w:val="none" w:sz="0" w:space="0" w:color="auto"/>
                    <w:left w:val="none" w:sz="0" w:space="0" w:color="auto"/>
                    <w:bottom w:val="none" w:sz="0" w:space="0" w:color="auto"/>
                    <w:right w:val="none" w:sz="0" w:space="0" w:color="auto"/>
                  </w:divBdr>
                </w:div>
                <w:div w:id="1271627520">
                  <w:marLeft w:val="640"/>
                  <w:marRight w:val="0"/>
                  <w:marTop w:val="0"/>
                  <w:marBottom w:val="0"/>
                  <w:divBdr>
                    <w:top w:val="none" w:sz="0" w:space="0" w:color="auto"/>
                    <w:left w:val="none" w:sz="0" w:space="0" w:color="auto"/>
                    <w:bottom w:val="none" w:sz="0" w:space="0" w:color="auto"/>
                    <w:right w:val="none" w:sz="0" w:space="0" w:color="auto"/>
                  </w:divBdr>
                </w:div>
                <w:div w:id="1290018573">
                  <w:marLeft w:val="640"/>
                  <w:marRight w:val="0"/>
                  <w:marTop w:val="0"/>
                  <w:marBottom w:val="0"/>
                  <w:divBdr>
                    <w:top w:val="none" w:sz="0" w:space="0" w:color="auto"/>
                    <w:left w:val="none" w:sz="0" w:space="0" w:color="auto"/>
                    <w:bottom w:val="none" w:sz="0" w:space="0" w:color="auto"/>
                    <w:right w:val="none" w:sz="0" w:space="0" w:color="auto"/>
                  </w:divBdr>
                </w:div>
                <w:div w:id="1390378341">
                  <w:marLeft w:val="640"/>
                  <w:marRight w:val="0"/>
                  <w:marTop w:val="0"/>
                  <w:marBottom w:val="0"/>
                  <w:divBdr>
                    <w:top w:val="none" w:sz="0" w:space="0" w:color="auto"/>
                    <w:left w:val="none" w:sz="0" w:space="0" w:color="auto"/>
                    <w:bottom w:val="none" w:sz="0" w:space="0" w:color="auto"/>
                    <w:right w:val="none" w:sz="0" w:space="0" w:color="auto"/>
                  </w:divBdr>
                </w:div>
                <w:div w:id="707144941">
                  <w:marLeft w:val="640"/>
                  <w:marRight w:val="0"/>
                  <w:marTop w:val="0"/>
                  <w:marBottom w:val="0"/>
                  <w:divBdr>
                    <w:top w:val="none" w:sz="0" w:space="0" w:color="auto"/>
                    <w:left w:val="none" w:sz="0" w:space="0" w:color="auto"/>
                    <w:bottom w:val="none" w:sz="0" w:space="0" w:color="auto"/>
                    <w:right w:val="none" w:sz="0" w:space="0" w:color="auto"/>
                  </w:divBdr>
                </w:div>
                <w:div w:id="659886199">
                  <w:marLeft w:val="640"/>
                  <w:marRight w:val="0"/>
                  <w:marTop w:val="0"/>
                  <w:marBottom w:val="0"/>
                  <w:divBdr>
                    <w:top w:val="none" w:sz="0" w:space="0" w:color="auto"/>
                    <w:left w:val="none" w:sz="0" w:space="0" w:color="auto"/>
                    <w:bottom w:val="none" w:sz="0" w:space="0" w:color="auto"/>
                    <w:right w:val="none" w:sz="0" w:space="0" w:color="auto"/>
                  </w:divBdr>
                </w:div>
                <w:div w:id="595484010">
                  <w:marLeft w:val="640"/>
                  <w:marRight w:val="0"/>
                  <w:marTop w:val="0"/>
                  <w:marBottom w:val="0"/>
                  <w:divBdr>
                    <w:top w:val="none" w:sz="0" w:space="0" w:color="auto"/>
                    <w:left w:val="none" w:sz="0" w:space="0" w:color="auto"/>
                    <w:bottom w:val="none" w:sz="0" w:space="0" w:color="auto"/>
                    <w:right w:val="none" w:sz="0" w:space="0" w:color="auto"/>
                  </w:divBdr>
                </w:div>
                <w:div w:id="1635599004">
                  <w:marLeft w:val="640"/>
                  <w:marRight w:val="0"/>
                  <w:marTop w:val="0"/>
                  <w:marBottom w:val="0"/>
                  <w:divBdr>
                    <w:top w:val="none" w:sz="0" w:space="0" w:color="auto"/>
                    <w:left w:val="none" w:sz="0" w:space="0" w:color="auto"/>
                    <w:bottom w:val="none" w:sz="0" w:space="0" w:color="auto"/>
                    <w:right w:val="none" w:sz="0" w:space="0" w:color="auto"/>
                  </w:divBdr>
                </w:div>
                <w:div w:id="1720713650">
                  <w:marLeft w:val="640"/>
                  <w:marRight w:val="0"/>
                  <w:marTop w:val="0"/>
                  <w:marBottom w:val="0"/>
                  <w:divBdr>
                    <w:top w:val="none" w:sz="0" w:space="0" w:color="auto"/>
                    <w:left w:val="none" w:sz="0" w:space="0" w:color="auto"/>
                    <w:bottom w:val="none" w:sz="0" w:space="0" w:color="auto"/>
                    <w:right w:val="none" w:sz="0" w:space="0" w:color="auto"/>
                  </w:divBdr>
                </w:div>
                <w:div w:id="616836087">
                  <w:marLeft w:val="640"/>
                  <w:marRight w:val="0"/>
                  <w:marTop w:val="0"/>
                  <w:marBottom w:val="0"/>
                  <w:divBdr>
                    <w:top w:val="none" w:sz="0" w:space="0" w:color="auto"/>
                    <w:left w:val="none" w:sz="0" w:space="0" w:color="auto"/>
                    <w:bottom w:val="none" w:sz="0" w:space="0" w:color="auto"/>
                    <w:right w:val="none" w:sz="0" w:space="0" w:color="auto"/>
                  </w:divBdr>
                </w:div>
                <w:div w:id="691104114">
                  <w:marLeft w:val="640"/>
                  <w:marRight w:val="0"/>
                  <w:marTop w:val="0"/>
                  <w:marBottom w:val="0"/>
                  <w:divBdr>
                    <w:top w:val="none" w:sz="0" w:space="0" w:color="auto"/>
                    <w:left w:val="none" w:sz="0" w:space="0" w:color="auto"/>
                    <w:bottom w:val="none" w:sz="0" w:space="0" w:color="auto"/>
                    <w:right w:val="none" w:sz="0" w:space="0" w:color="auto"/>
                  </w:divBdr>
                </w:div>
                <w:div w:id="1782993126">
                  <w:marLeft w:val="640"/>
                  <w:marRight w:val="0"/>
                  <w:marTop w:val="0"/>
                  <w:marBottom w:val="0"/>
                  <w:divBdr>
                    <w:top w:val="none" w:sz="0" w:space="0" w:color="auto"/>
                    <w:left w:val="none" w:sz="0" w:space="0" w:color="auto"/>
                    <w:bottom w:val="none" w:sz="0" w:space="0" w:color="auto"/>
                    <w:right w:val="none" w:sz="0" w:space="0" w:color="auto"/>
                  </w:divBdr>
                </w:div>
                <w:div w:id="926427438">
                  <w:marLeft w:val="640"/>
                  <w:marRight w:val="0"/>
                  <w:marTop w:val="0"/>
                  <w:marBottom w:val="0"/>
                  <w:divBdr>
                    <w:top w:val="none" w:sz="0" w:space="0" w:color="auto"/>
                    <w:left w:val="none" w:sz="0" w:space="0" w:color="auto"/>
                    <w:bottom w:val="none" w:sz="0" w:space="0" w:color="auto"/>
                    <w:right w:val="none" w:sz="0" w:space="0" w:color="auto"/>
                  </w:divBdr>
                </w:div>
                <w:div w:id="1645818357">
                  <w:marLeft w:val="640"/>
                  <w:marRight w:val="0"/>
                  <w:marTop w:val="0"/>
                  <w:marBottom w:val="0"/>
                  <w:divBdr>
                    <w:top w:val="none" w:sz="0" w:space="0" w:color="auto"/>
                    <w:left w:val="none" w:sz="0" w:space="0" w:color="auto"/>
                    <w:bottom w:val="none" w:sz="0" w:space="0" w:color="auto"/>
                    <w:right w:val="none" w:sz="0" w:space="0" w:color="auto"/>
                  </w:divBdr>
                </w:div>
                <w:div w:id="656227629">
                  <w:marLeft w:val="640"/>
                  <w:marRight w:val="0"/>
                  <w:marTop w:val="0"/>
                  <w:marBottom w:val="0"/>
                  <w:divBdr>
                    <w:top w:val="none" w:sz="0" w:space="0" w:color="auto"/>
                    <w:left w:val="none" w:sz="0" w:space="0" w:color="auto"/>
                    <w:bottom w:val="none" w:sz="0" w:space="0" w:color="auto"/>
                    <w:right w:val="none" w:sz="0" w:space="0" w:color="auto"/>
                  </w:divBdr>
                </w:div>
                <w:div w:id="1871189291">
                  <w:marLeft w:val="640"/>
                  <w:marRight w:val="0"/>
                  <w:marTop w:val="0"/>
                  <w:marBottom w:val="0"/>
                  <w:divBdr>
                    <w:top w:val="none" w:sz="0" w:space="0" w:color="auto"/>
                    <w:left w:val="none" w:sz="0" w:space="0" w:color="auto"/>
                    <w:bottom w:val="none" w:sz="0" w:space="0" w:color="auto"/>
                    <w:right w:val="none" w:sz="0" w:space="0" w:color="auto"/>
                  </w:divBdr>
                </w:div>
                <w:div w:id="627131694">
                  <w:marLeft w:val="640"/>
                  <w:marRight w:val="0"/>
                  <w:marTop w:val="0"/>
                  <w:marBottom w:val="0"/>
                  <w:divBdr>
                    <w:top w:val="none" w:sz="0" w:space="0" w:color="auto"/>
                    <w:left w:val="none" w:sz="0" w:space="0" w:color="auto"/>
                    <w:bottom w:val="none" w:sz="0" w:space="0" w:color="auto"/>
                    <w:right w:val="none" w:sz="0" w:space="0" w:color="auto"/>
                  </w:divBdr>
                </w:div>
              </w:divsChild>
            </w:div>
            <w:div w:id="1764300215">
              <w:marLeft w:val="0"/>
              <w:marRight w:val="0"/>
              <w:marTop w:val="0"/>
              <w:marBottom w:val="0"/>
              <w:divBdr>
                <w:top w:val="none" w:sz="0" w:space="0" w:color="auto"/>
                <w:left w:val="none" w:sz="0" w:space="0" w:color="auto"/>
                <w:bottom w:val="none" w:sz="0" w:space="0" w:color="auto"/>
                <w:right w:val="none" w:sz="0" w:space="0" w:color="auto"/>
              </w:divBdr>
              <w:divsChild>
                <w:div w:id="350187801">
                  <w:marLeft w:val="640"/>
                  <w:marRight w:val="0"/>
                  <w:marTop w:val="0"/>
                  <w:marBottom w:val="0"/>
                  <w:divBdr>
                    <w:top w:val="none" w:sz="0" w:space="0" w:color="auto"/>
                    <w:left w:val="none" w:sz="0" w:space="0" w:color="auto"/>
                    <w:bottom w:val="none" w:sz="0" w:space="0" w:color="auto"/>
                    <w:right w:val="none" w:sz="0" w:space="0" w:color="auto"/>
                  </w:divBdr>
                </w:div>
                <w:div w:id="1988582485">
                  <w:marLeft w:val="640"/>
                  <w:marRight w:val="0"/>
                  <w:marTop w:val="0"/>
                  <w:marBottom w:val="0"/>
                  <w:divBdr>
                    <w:top w:val="none" w:sz="0" w:space="0" w:color="auto"/>
                    <w:left w:val="none" w:sz="0" w:space="0" w:color="auto"/>
                    <w:bottom w:val="none" w:sz="0" w:space="0" w:color="auto"/>
                    <w:right w:val="none" w:sz="0" w:space="0" w:color="auto"/>
                  </w:divBdr>
                </w:div>
                <w:div w:id="1320189223">
                  <w:marLeft w:val="640"/>
                  <w:marRight w:val="0"/>
                  <w:marTop w:val="0"/>
                  <w:marBottom w:val="0"/>
                  <w:divBdr>
                    <w:top w:val="none" w:sz="0" w:space="0" w:color="auto"/>
                    <w:left w:val="none" w:sz="0" w:space="0" w:color="auto"/>
                    <w:bottom w:val="none" w:sz="0" w:space="0" w:color="auto"/>
                    <w:right w:val="none" w:sz="0" w:space="0" w:color="auto"/>
                  </w:divBdr>
                </w:div>
                <w:div w:id="1698198207">
                  <w:marLeft w:val="640"/>
                  <w:marRight w:val="0"/>
                  <w:marTop w:val="0"/>
                  <w:marBottom w:val="0"/>
                  <w:divBdr>
                    <w:top w:val="none" w:sz="0" w:space="0" w:color="auto"/>
                    <w:left w:val="none" w:sz="0" w:space="0" w:color="auto"/>
                    <w:bottom w:val="none" w:sz="0" w:space="0" w:color="auto"/>
                    <w:right w:val="none" w:sz="0" w:space="0" w:color="auto"/>
                  </w:divBdr>
                </w:div>
                <w:div w:id="1051924366">
                  <w:marLeft w:val="640"/>
                  <w:marRight w:val="0"/>
                  <w:marTop w:val="0"/>
                  <w:marBottom w:val="0"/>
                  <w:divBdr>
                    <w:top w:val="none" w:sz="0" w:space="0" w:color="auto"/>
                    <w:left w:val="none" w:sz="0" w:space="0" w:color="auto"/>
                    <w:bottom w:val="none" w:sz="0" w:space="0" w:color="auto"/>
                    <w:right w:val="none" w:sz="0" w:space="0" w:color="auto"/>
                  </w:divBdr>
                </w:div>
                <w:div w:id="1050304108">
                  <w:marLeft w:val="640"/>
                  <w:marRight w:val="0"/>
                  <w:marTop w:val="0"/>
                  <w:marBottom w:val="0"/>
                  <w:divBdr>
                    <w:top w:val="none" w:sz="0" w:space="0" w:color="auto"/>
                    <w:left w:val="none" w:sz="0" w:space="0" w:color="auto"/>
                    <w:bottom w:val="none" w:sz="0" w:space="0" w:color="auto"/>
                    <w:right w:val="none" w:sz="0" w:space="0" w:color="auto"/>
                  </w:divBdr>
                </w:div>
                <w:div w:id="1918050059">
                  <w:marLeft w:val="640"/>
                  <w:marRight w:val="0"/>
                  <w:marTop w:val="0"/>
                  <w:marBottom w:val="0"/>
                  <w:divBdr>
                    <w:top w:val="none" w:sz="0" w:space="0" w:color="auto"/>
                    <w:left w:val="none" w:sz="0" w:space="0" w:color="auto"/>
                    <w:bottom w:val="none" w:sz="0" w:space="0" w:color="auto"/>
                    <w:right w:val="none" w:sz="0" w:space="0" w:color="auto"/>
                  </w:divBdr>
                </w:div>
                <w:div w:id="155345030">
                  <w:marLeft w:val="640"/>
                  <w:marRight w:val="0"/>
                  <w:marTop w:val="0"/>
                  <w:marBottom w:val="0"/>
                  <w:divBdr>
                    <w:top w:val="none" w:sz="0" w:space="0" w:color="auto"/>
                    <w:left w:val="none" w:sz="0" w:space="0" w:color="auto"/>
                    <w:bottom w:val="none" w:sz="0" w:space="0" w:color="auto"/>
                    <w:right w:val="none" w:sz="0" w:space="0" w:color="auto"/>
                  </w:divBdr>
                </w:div>
                <w:div w:id="169370473">
                  <w:marLeft w:val="640"/>
                  <w:marRight w:val="0"/>
                  <w:marTop w:val="0"/>
                  <w:marBottom w:val="0"/>
                  <w:divBdr>
                    <w:top w:val="none" w:sz="0" w:space="0" w:color="auto"/>
                    <w:left w:val="none" w:sz="0" w:space="0" w:color="auto"/>
                    <w:bottom w:val="none" w:sz="0" w:space="0" w:color="auto"/>
                    <w:right w:val="none" w:sz="0" w:space="0" w:color="auto"/>
                  </w:divBdr>
                </w:div>
                <w:div w:id="1543786026">
                  <w:marLeft w:val="640"/>
                  <w:marRight w:val="0"/>
                  <w:marTop w:val="0"/>
                  <w:marBottom w:val="0"/>
                  <w:divBdr>
                    <w:top w:val="none" w:sz="0" w:space="0" w:color="auto"/>
                    <w:left w:val="none" w:sz="0" w:space="0" w:color="auto"/>
                    <w:bottom w:val="none" w:sz="0" w:space="0" w:color="auto"/>
                    <w:right w:val="none" w:sz="0" w:space="0" w:color="auto"/>
                  </w:divBdr>
                </w:div>
                <w:div w:id="1325276578">
                  <w:marLeft w:val="640"/>
                  <w:marRight w:val="0"/>
                  <w:marTop w:val="0"/>
                  <w:marBottom w:val="0"/>
                  <w:divBdr>
                    <w:top w:val="none" w:sz="0" w:space="0" w:color="auto"/>
                    <w:left w:val="none" w:sz="0" w:space="0" w:color="auto"/>
                    <w:bottom w:val="none" w:sz="0" w:space="0" w:color="auto"/>
                    <w:right w:val="none" w:sz="0" w:space="0" w:color="auto"/>
                  </w:divBdr>
                </w:div>
                <w:div w:id="1892375207">
                  <w:marLeft w:val="640"/>
                  <w:marRight w:val="0"/>
                  <w:marTop w:val="0"/>
                  <w:marBottom w:val="0"/>
                  <w:divBdr>
                    <w:top w:val="none" w:sz="0" w:space="0" w:color="auto"/>
                    <w:left w:val="none" w:sz="0" w:space="0" w:color="auto"/>
                    <w:bottom w:val="none" w:sz="0" w:space="0" w:color="auto"/>
                    <w:right w:val="none" w:sz="0" w:space="0" w:color="auto"/>
                  </w:divBdr>
                </w:div>
                <w:div w:id="1532451180">
                  <w:marLeft w:val="640"/>
                  <w:marRight w:val="0"/>
                  <w:marTop w:val="0"/>
                  <w:marBottom w:val="0"/>
                  <w:divBdr>
                    <w:top w:val="none" w:sz="0" w:space="0" w:color="auto"/>
                    <w:left w:val="none" w:sz="0" w:space="0" w:color="auto"/>
                    <w:bottom w:val="none" w:sz="0" w:space="0" w:color="auto"/>
                    <w:right w:val="none" w:sz="0" w:space="0" w:color="auto"/>
                  </w:divBdr>
                </w:div>
                <w:div w:id="522864841">
                  <w:marLeft w:val="640"/>
                  <w:marRight w:val="0"/>
                  <w:marTop w:val="0"/>
                  <w:marBottom w:val="0"/>
                  <w:divBdr>
                    <w:top w:val="none" w:sz="0" w:space="0" w:color="auto"/>
                    <w:left w:val="none" w:sz="0" w:space="0" w:color="auto"/>
                    <w:bottom w:val="none" w:sz="0" w:space="0" w:color="auto"/>
                    <w:right w:val="none" w:sz="0" w:space="0" w:color="auto"/>
                  </w:divBdr>
                </w:div>
                <w:div w:id="1614751094">
                  <w:marLeft w:val="640"/>
                  <w:marRight w:val="0"/>
                  <w:marTop w:val="0"/>
                  <w:marBottom w:val="0"/>
                  <w:divBdr>
                    <w:top w:val="none" w:sz="0" w:space="0" w:color="auto"/>
                    <w:left w:val="none" w:sz="0" w:space="0" w:color="auto"/>
                    <w:bottom w:val="none" w:sz="0" w:space="0" w:color="auto"/>
                    <w:right w:val="none" w:sz="0" w:space="0" w:color="auto"/>
                  </w:divBdr>
                </w:div>
                <w:div w:id="1030033839">
                  <w:marLeft w:val="640"/>
                  <w:marRight w:val="0"/>
                  <w:marTop w:val="0"/>
                  <w:marBottom w:val="0"/>
                  <w:divBdr>
                    <w:top w:val="none" w:sz="0" w:space="0" w:color="auto"/>
                    <w:left w:val="none" w:sz="0" w:space="0" w:color="auto"/>
                    <w:bottom w:val="none" w:sz="0" w:space="0" w:color="auto"/>
                    <w:right w:val="none" w:sz="0" w:space="0" w:color="auto"/>
                  </w:divBdr>
                </w:div>
                <w:div w:id="1627588628">
                  <w:marLeft w:val="640"/>
                  <w:marRight w:val="0"/>
                  <w:marTop w:val="0"/>
                  <w:marBottom w:val="0"/>
                  <w:divBdr>
                    <w:top w:val="none" w:sz="0" w:space="0" w:color="auto"/>
                    <w:left w:val="none" w:sz="0" w:space="0" w:color="auto"/>
                    <w:bottom w:val="none" w:sz="0" w:space="0" w:color="auto"/>
                    <w:right w:val="none" w:sz="0" w:space="0" w:color="auto"/>
                  </w:divBdr>
                </w:div>
                <w:div w:id="1997150104">
                  <w:marLeft w:val="640"/>
                  <w:marRight w:val="0"/>
                  <w:marTop w:val="0"/>
                  <w:marBottom w:val="0"/>
                  <w:divBdr>
                    <w:top w:val="none" w:sz="0" w:space="0" w:color="auto"/>
                    <w:left w:val="none" w:sz="0" w:space="0" w:color="auto"/>
                    <w:bottom w:val="none" w:sz="0" w:space="0" w:color="auto"/>
                    <w:right w:val="none" w:sz="0" w:space="0" w:color="auto"/>
                  </w:divBdr>
                </w:div>
                <w:div w:id="928778027">
                  <w:marLeft w:val="640"/>
                  <w:marRight w:val="0"/>
                  <w:marTop w:val="0"/>
                  <w:marBottom w:val="0"/>
                  <w:divBdr>
                    <w:top w:val="none" w:sz="0" w:space="0" w:color="auto"/>
                    <w:left w:val="none" w:sz="0" w:space="0" w:color="auto"/>
                    <w:bottom w:val="none" w:sz="0" w:space="0" w:color="auto"/>
                    <w:right w:val="none" w:sz="0" w:space="0" w:color="auto"/>
                  </w:divBdr>
                </w:div>
                <w:div w:id="2066954636">
                  <w:marLeft w:val="640"/>
                  <w:marRight w:val="0"/>
                  <w:marTop w:val="0"/>
                  <w:marBottom w:val="0"/>
                  <w:divBdr>
                    <w:top w:val="none" w:sz="0" w:space="0" w:color="auto"/>
                    <w:left w:val="none" w:sz="0" w:space="0" w:color="auto"/>
                    <w:bottom w:val="none" w:sz="0" w:space="0" w:color="auto"/>
                    <w:right w:val="none" w:sz="0" w:space="0" w:color="auto"/>
                  </w:divBdr>
                </w:div>
                <w:div w:id="1108622813">
                  <w:marLeft w:val="640"/>
                  <w:marRight w:val="0"/>
                  <w:marTop w:val="0"/>
                  <w:marBottom w:val="0"/>
                  <w:divBdr>
                    <w:top w:val="none" w:sz="0" w:space="0" w:color="auto"/>
                    <w:left w:val="none" w:sz="0" w:space="0" w:color="auto"/>
                    <w:bottom w:val="none" w:sz="0" w:space="0" w:color="auto"/>
                    <w:right w:val="none" w:sz="0" w:space="0" w:color="auto"/>
                  </w:divBdr>
                </w:div>
                <w:div w:id="1468938389">
                  <w:marLeft w:val="640"/>
                  <w:marRight w:val="0"/>
                  <w:marTop w:val="0"/>
                  <w:marBottom w:val="0"/>
                  <w:divBdr>
                    <w:top w:val="none" w:sz="0" w:space="0" w:color="auto"/>
                    <w:left w:val="none" w:sz="0" w:space="0" w:color="auto"/>
                    <w:bottom w:val="none" w:sz="0" w:space="0" w:color="auto"/>
                    <w:right w:val="none" w:sz="0" w:space="0" w:color="auto"/>
                  </w:divBdr>
                </w:div>
                <w:div w:id="1167094245">
                  <w:marLeft w:val="640"/>
                  <w:marRight w:val="0"/>
                  <w:marTop w:val="0"/>
                  <w:marBottom w:val="0"/>
                  <w:divBdr>
                    <w:top w:val="none" w:sz="0" w:space="0" w:color="auto"/>
                    <w:left w:val="none" w:sz="0" w:space="0" w:color="auto"/>
                    <w:bottom w:val="none" w:sz="0" w:space="0" w:color="auto"/>
                    <w:right w:val="none" w:sz="0" w:space="0" w:color="auto"/>
                  </w:divBdr>
                </w:div>
                <w:div w:id="1999577782">
                  <w:marLeft w:val="640"/>
                  <w:marRight w:val="0"/>
                  <w:marTop w:val="0"/>
                  <w:marBottom w:val="0"/>
                  <w:divBdr>
                    <w:top w:val="none" w:sz="0" w:space="0" w:color="auto"/>
                    <w:left w:val="none" w:sz="0" w:space="0" w:color="auto"/>
                    <w:bottom w:val="none" w:sz="0" w:space="0" w:color="auto"/>
                    <w:right w:val="none" w:sz="0" w:space="0" w:color="auto"/>
                  </w:divBdr>
                </w:div>
                <w:div w:id="1000280781">
                  <w:marLeft w:val="640"/>
                  <w:marRight w:val="0"/>
                  <w:marTop w:val="0"/>
                  <w:marBottom w:val="0"/>
                  <w:divBdr>
                    <w:top w:val="none" w:sz="0" w:space="0" w:color="auto"/>
                    <w:left w:val="none" w:sz="0" w:space="0" w:color="auto"/>
                    <w:bottom w:val="none" w:sz="0" w:space="0" w:color="auto"/>
                    <w:right w:val="none" w:sz="0" w:space="0" w:color="auto"/>
                  </w:divBdr>
                </w:div>
                <w:div w:id="1416783148">
                  <w:marLeft w:val="640"/>
                  <w:marRight w:val="0"/>
                  <w:marTop w:val="0"/>
                  <w:marBottom w:val="0"/>
                  <w:divBdr>
                    <w:top w:val="none" w:sz="0" w:space="0" w:color="auto"/>
                    <w:left w:val="none" w:sz="0" w:space="0" w:color="auto"/>
                    <w:bottom w:val="none" w:sz="0" w:space="0" w:color="auto"/>
                    <w:right w:val="none" w:sz="0" w:space="0" w:color="auto"/>
                  </w:divBdr>
                </w:div>
                <w:div w:id="1764910915">
                  <w:marLeft w:val="640"/>
                  <w:marRight w:val="0"/>
                  <w:marTop w:val="0"/>
                  <w:marBottom w:val="0"/>
                  <w:divBdr>
                    <w:top w:val="none" w:sz="0" w:space="0" w:color="auto"/>
                    <w:left w:val="none" w:sz="0" w:space="0" w:color="auto"/>
                    <w:bottom w:val="none" w:sz="0" w:space="0" w:color="auto"/>
                    <w:right w:val="none" w:sz="0" w:space="0" w:color="auto"/>
                  </w:divBdr>
                </w:div>
                <w:div w:id="259725894">
                  <w:marLeft w:val="640"/>
                  <w:marRight w:val="0"/>
                  <w:marTop w:val="0"/>
                  <w:marBottom w:val="0"/>
                  <w:divBdr>
                    <w:top w:val="none" w:sz="0" w:space="0" w:color="auto"/>
                    <w:left w:val="none" w:sz="0" w:space="0" w:color="auto"/>
                    <w:bottom w:val="none" w:sz="0" w:space="0" w:color="auto"/>
                    <w:right w:val="none" w:sz="0" w:space="0" w:color="auto"/>
                  </w:divBdr>
                </w:div>
                <w:div w:id="1963415459">
                  <w:marLeft w:val="640"/>
                  <w:marRight w:val="0"/>
                  <w:marTop w:val="0"/>
                  <w:marBottom w:val="0"/>
                  <w:divBdr>
                    <w:top w:val="none" w:sz="0" w:space="0" w:color="auto"/>
                    <w:left w:val="none" w:sz="0" w:space="0" w:color="auto"/>
                    <w:bottom w:val="none" w:sz="0" w:space="0" w:color="auto"/>
                    <w:right w:val="none" w:sz="0" w:space="0" w:color="auto"/>
                  </w:divBdr>
                </w:div>
                <w:div w:id="857161510">
                  <w:marLeft w:val="640"/>
                  <w:marRight w:val="0"/>
                  <w:marTop w:val="0"/>
                  <w:marBottom w:val="0"/>
                  <w:divBdr>
                    <w:top w:val="none" w:sz="0" w:space="0" w:color="auto"/>
                    <w:left w:val="none" w:sz="0" w:space="0" w:color="auto"/>
                    <w:bottom w:val="none" w:sz="0" w:space="0" w:color="auto"/>
                    <w:right w:val="none" w:sz="0" w:space="0" w:color="auto"/>
                  </w:divBdr>
                </w:div>
                <w:div w:id="920523779">
                  <w:marLeft w:val="640"/>
                  <w:marRight w:val="0"/>
                  <w:marTop w:val="0"/>
                  <w:marBottom w:val="0"/>
                  <w:divBdr>
                    <w:top w:val="none" w:sz="0" w:space="0" w:color="auto"/>
                    <w:left w:val="none" w:sz="0" w:space="0" w:color="auto"/>
                    <w:bottom w:val="none" w:sz="0" w:space="0" w:color="auto"/>
                    <w:right w:val="none" w:sz="0" w:space="0" w:color="auto"/>
                  </w:divBdr>
                </w:div>
                <w:div w:id="1183323548">
                  <w:marLeft w:val="640"/>
                  <w:marRight w:val="0"/>
                  <w:marTop w:val="0"/>
                  <w:marBottom w:val="0"/>
                  <w:divBdr>
                    <w:top w:val="none" w:sz="0" w:space="0" w:color="auto"/>
                    <w:left w:val="none" w:sz="0" w:space="0" w:color="auto"/>
                    <w:bottom w:val="none" w:sz="0" w:space="0" w:color="auto"/>
                    <w:right w:val="none" w:sz="0" w:space="0" w:color="auto"/>
                  </w:divBdr>
                </w:div>
                <w:div w:id="50423006">
                  <w:marLeft w:val="640"/>
                  <w:marRight w:val="0"/>
                  <w:marTop w:val="0"/>
                  <w:marBottom w:val="0"/>
                  <w:divBdr>
                    <w:top w:val="none" w:sz="0" w:space="0" w:color="auto"/>
                    <w:left w:val="none" w:sz="0" w:space="0" w:color="auto"/>
                    <w:bottom w:val="none" w:sz="0" w:space="0" w:color="auto"/>
                    <w:right w:val="none" w:sz="0" w:space="0" w:color="auto"/>
                  </w:divBdr>
                </w:div>
                <w:div w:id="1353650962">
                  <w:marLeft w:val="640"/>
                  <w:marRight w:val="0"/>
                  <w:marTop w:val="0"/>
                  <w:marBottom w:val="0"/>
                  <w:divBdr>
                    <w:top w:val="none" w:sz="0" w:space="0" w:color="auto"/>
                    <w:left w:val="none" w:sz="0" w:space="0" w:color="auto"/>
                    <w:bottom w:val="none" w:sz="0" w:space="0" w:color="auto"/>
                    <w:right w:val="none" w:sz="0" w:space="0" w:color="auto"/>
                  </w:divBdr>
                </w:div>
                <w:div w:id="385417459">
                  <w:marLeft w:val="640"/>
                  <w:marRight w:val="0"/>
                  <w:marTop w:val="0"/>
                  <w:marBottom w:val="0"/>
                  <w:divBdr>
                    <w:top w:val="none" w:sz="0" w:space="0" w:color="auto"/>
                    <w:left w:val="none" w:sz="0" w:space="0" w:color="auto"/>
                    <w:bottom w:val="none" w:sz="0" w:space="0" w:color="auto"/>
                    <w:right w:val="none" w:sz="0" w:space="0" w:color="auto"/>
                  </w:divBdr>
                </w:div>
                <w:div w:id="1869832064">
                  <w:marLeft w:val="640"/>
                  <w:marRight w:val="0"/>
                  <w:marTop w:val="0"/>
                  <w:marBottom w:val="0"/>
                  <w:divBdr>
                    <w:top w:val="none" w:sz="0" w:space="0" w:color="auto"/>
                    <w:left w:val="none" w:sz="0" w:space="0" w:color="auto"/>
                    <w:bottom w:val="none" w:sz="0" w:space="0" w:color="auto"/>
                    <w:right w:val="none" w:sz="0" w:space="0" w:color="auto"/>
                  </w:divBdr>
                </w:div>
                <w:div w:id="1685092180">
                  <w:marLeft w:val="640"/>
                  <w:marRight w:val="0"/>
                  <w:marTop w:val="0"/>
                  <w:marBottom w:val="0"/>
                  <w:divBdr>
                    <w:top w:val="none" w:sz="0" w:space="0" w:color="auto"/>
                    <w:left w:val="none" w:sz="0" w:space="0" w:color="auto"/>
                    <w:bottom w:val="none" w:sz="0" w:space="0" w:color="auto"/>
                    <w:right w:val="none" w:sz="0" w:space="0" w:color="auto"/>
                  </w:divBdr>
                </w:div>
                <w:div w:id="182674402">
                  <w:marLeft w:val="640"/>
                  <w:marRight w:val="0"/>
                  <w:marTop w:val="0"/>
                  <w:marBottom w:val="0"/>
                  <w:divBdr>
                    <w:top w:val="none" w:sz="0" w:space="0" w:color="auto"/>
                    <w:left w:val="none" w:sz="0" w:space="0" w:color="auto"/>
                    <w:bottom w:val="none" w:sz="0" w:space="0" w:color="auto"/>
                    <w:right w:val="none" w:sz="0" w:space="0" w:color="auto"/>
                  </w:divBdr>
                </w:div>
                <w:div w:id="1972444224">
                  <w:marLeft w:val="640"/>
                  <w:marRight w:val="0"/>
                  <w:marTop w:val="0"/>
                  <w:marBottom w:val="0"/>
                  <w:divBdr>
                    <w:top w:val="none" w:sz="0" w:space="0" w:color="auto"/>
                    <w:left w:val="none" w:sz="0" w:space="0" w:color="auto"/>
                    <w:bottom w:val="none" w:sz="0" w:space="0" w:color="auto"/>
                    <w:right w:val="none" w:sz="0" w:space="0" w:color="auto"/>
                  </w:divBdr>
                </w:div>
                <w:div w:id="1344211285">
                  <w:marLeft w:val="640"/>
                  <w:marRight w:val="0"/>
                  <w:marTop w:val="0"/>
                  <w:marBottom w:val="0"/>
                  <w:divBdr>
                    <w:top w:val="none" w:sz="0" w:space="0" w:color="auto"/>
                    <w:left w:val="none" w:sz="0" w:space="0" w:color="auto"/>
                    <w:bottom w:val="none" w:sz="0" w:space="0" w:color="auto"/>
                    <w:right w:val="none" w:sz="0" w:space="0" w:color="auto"/>
                  </w:divBdr>
                </w:div>
                <w:div w:id="105975568">
                  <w:marLeft w:val="640"/>
                  <w:marRight w:val="0"/>
                  <w:marTop w:val="0"/>
                  <w:marBottom w:val="0"/>
                  <w:divBdr>
                    <w:top w:val="none" w:sz="0" w:space="0" w:color="auto"/>
                    <w:left w:val="none" w:sz="0" w:space="0" w:color="auto"/>
                    <w:bottom w:val="none" w:sz="0" w:space="0" w:color="auto"/>
                    <w:right w:val="none" w:sz="0" w:space="0" w:color="auto"/>
                  </w:divBdr>
                </w:div>
                <w:div w:id="1682321079">
                  <w:marLeft w:val="640"/>
                  <w:marRight w:val="0"/>
                  <w:marTop w:val="0"/>
                  <w:marBottom w:val="0"/>
                  <w:divBdr>
                    <w:top w:val="none" w:sz="0" w:space="0" w:color="auto"/>
                    <w:left w:val="none" w:sz="0" w:space="0" w:color="auto"/>
                    <w:bottom w:val="none" w:sz="0" w:space="0" w:color="auto"/>
                    <w:right w:val="none" w:sz="0" w:space="0" w:color="auto"/>
                  </w:divBdr>
                </w:div>
                <w:div w:id="762184357">
                  <w:marLeft w:val="640"/>
                  <w:marRight w:val="0"/>
                  <w:marTop w:val="0"/>
                  <w:marBottom w:val="0"/>
                  <w:divBdr>
                    <w:top w:val="none" w:sz="0" w:space="0" w:color="auto"/>
                    <w:left w:val="none" w:sz="0" w:space="0" w:color="auto"/>
                    <w:bottom w:val="none" w:sz="0" w:space="0" w:color="auto"/>
                    <w:right w:val="none" w:sz="0" w:space="0" w:color="auto"/>
                  </w:divBdr>
                </w:div>
                <w:div w:id="2126920646">
                  <w:marLeft w:val="640"/>
                  <w:marRight w:val="0"/>
                  <w:marTop w:val="0"/>
                  <w:marBottom w:val="0"/>
                  <w:divBdr>
                    <w:top w:val="none" w:sz="0" w:space="0" w:color="auto"/>
                    <w:left w:val="none" w:sz="0" w:space="0" w:color="auto"/>
                    <w:bottom w:val="none" w:sz="0" w:space="0" w:color="auto"/>
                    <w:right w:val="none" w:sz="0" w:space="0" w:color="auto"/>
                  </w:divBdr>
                </w:div>
                <w:div w:id="802772387">
                  <w:marLeft w:val="640"/>
                  <w:marRight w:val="0"/>
                  <w:marTop w:val="0"/>
                  <w:marBottom w:val="0"/>
                  <w:divBdr>
                    <w:top w:val="none" w:sz="0" w:space="0" w:color="auto"/>
                    <w:left w:val="none" w:sz="0" w:space="0" w:color="auto"/>
                    <w:bottom w:val="none" w:sz="0" w:space="0" w:color="auto"/>
                    <w:right w:val="none" w:sz="0" w:space="0" w:color="auto"/>
                  </w:divBdr>
                </w:div>
                <w:div w:id="1838032484">
                  <w:marLeft w:val="640"/>
                  <w:marRight w:val="0"/>
                  <w:marTop w:val="0"/>
                  <w:marBottom w:val="0"/>
                  <w:divBdr>
                    <w:top w:val="none" w:sz="0" w:space="0" w:color="auto"/>
                    <w:left w:val="none" w:sz="0" w:space="0" w:color="auto"/>
                    <w:bottom w:val="none" w:sz="0" w:space="0" w:color="auto"/>
                    <w:right w:val="none" w:sz="0" w:space="0" w:color="auto"/>
                  </w:divBdr>
                </w:div>
                <w:div w:id="1408959920">
                  <w:marLeft w:val="640"/>
                  <w:marRight w:val="0"/>
                  <w:marTop w:val="0"/>
                  <w:marBottom w:val="0"/>
                  <w:divBdr>
                    <w:top w:val="none" w:sz="0" w:space="0" w:color="auto"/>
                    <w:left w:val="none" w:sz="0" w:space="0" w:color="auto"/>
                    <w:bottom w:val="none" w:sz="0" w:space="0" w:color="auto"/>
                    <w:right w:val="none" w:sz="0" w:space="0" w:color="auto"/>
                  </w:divBdr>
                </w:div>
                <w:div w:id="1252932201">
                  <w:marLeft w:val="640"/>
                  <w:marRight w:val="0"/>
                  <w:marTop w:val="0"/>
                  <w:marBottom w:val="0"/>
                  <w:divBdr>
                    <w:top w:val="none" w:sz="0" w:space="0" w:color="auto"/>
                    <w:left w:val="none" w:sz="0" w:space="0" w:color="auto"/>
                    <w:bottom w:val="none" w:sz="0" w:space="0" w:color="auto"/>
                    <w:right w:val="none" w:sz="0" w:space="0" w:color="auto"/>
                  </w:divBdr>
                </w:div>
                <w:div w:id="1877429516">
                  <w:marLeft w:val="640"/>
                  <w:marRight w:val="0"/>
                  <w:marTop w:val="0"/>
                  <w:marBottom w:val="0"/>
                  <w:divBdr>
                    <w:top w:val="none" w:sz="0" w:space="0" w:color="auto"/>
                    <w:left w:val="none" w:sz="0" w:space="0" w:color="auto"/>
                    <w:bottom w:val="none" w:sz="0" w:space="0" w:color="auto"/>
                    <w:right w:val="none" w:sz="0" w:space="0" w:color="auto"/>
                  </w:divBdr>
                </w:div>
                <w:div w:id="1714647026">
                  <w:marLeft w:val="640"/>
                  <w:marRight w:val="0"/>
                  <w:marTop w:val="0"/>
                  <w:marBottom w:val="0"/>
                  <w:divBdr>
                    <w:top w:val="none" w:sz="0" w:space="0" w:color="auto"/>
                    <w:left w:val="none" w:sz="0" w:space="0" w:color="auto"/>
                    <w:bottom w:val="none" w:sz="0" w:space="0" w:color="auto"/>
                    <w:right w:val="none" w:sz="0" w:space="0" w:color="auto"/>
                  </w:divBdr>
                </w:div>
                <w:div w:id="1251086561">
                  <w:marLeft w:val="640"/>
                  <w:marRight w:val="0"/>
                  <w:marTop w:val="0"/>
                  <w:marBottom w:val="0"/>
                  <w:divBdr>
                    <w:top w:val="none" w:sz="0" w:space="0" w:color="auto"/>
                    <w:left w:val="none" w:sz="0" w:space="0" w:color="auto"/>
                    <w:bottom w:val="none" w:sz="0" w:space="0" w:color="auto"/>
                    <w:right w:val="none" w:sz="0" w:space="0" w:color="auto"/>
                  </w:divBdr>
                </w:div>
                <w:div w:id="283508838">
                  <w:marLeft w:val="640"/>
                  <w:marRight w:val="0"/>
                  <w:marTop w:val="0"/>
                  <w:marBottom w:val="0"/>
                  <w:divBdr>
                    <w:top w:val="none" w:sz="0" w:space="0" w:color="auto"/>
                    <w:left w:val="none" w:sz="0" w:space="0" w:color="auto"/>
                    <w:bottom w:val="none" w:sz="0" w:space="0" w:color="auto"/>
                    <w:right w:val="none" w:sz="0" w:space="0" w:color="auto"/>
                  </w:divBdr>
                </w:div>
                <w:div w:id="1490250107">
                  <w:marLeft w:val="640"/>
                  <w:marRight w:val="0"/>
                  <w:marTop w:val="0"/>
                  <w:marBottom w:val="0"/>
                  <w:divBdr>
                    <w:top w:val="none" w:sz="0" w:space="0" w:color="auto"/>
                    <w:left w:val="none" w:sz="0" w:space="0" w:color="auto"/>
                    <w:bottom w:val="none" w:sz="0" w:space="0" w:color="auto"/>
                    <w:right w:val="none" w:sz="0" w:space="0" w:color="auto"/>
                  </w:divBdr>
                </w:div>
                <w:div w:id="721558983">
                  <w:marLeft w:val="640"/>
                  <w:marRight w:val="0"/>
                  <w:marTop w:val="0"/>
                  <w:marBottom w:val="0"/>
                  <w:divBdr>
                    <w:top w:val="none" w:sz="0" w:space="0" w:color="auto"/>
                    <w:left w:val="none" w:sz="0" w:space="0" w:color="auto"/>
                    <w:bottom w:val="none" w:sz="0" w:space="0" w:color="auto"/>
                    <w:right w:val="none" w:sz="0" w:space="0" w:color="auto"/>
                  </w:divBdr>
                </w:div>
                <w:div w:id="2019237255">
                  <w:marLeft w:val="640"/>
                  <w:marRight w:val="0"/>
                  <w:marTop w:val="0"/>
                  <w:marBottom w:val="0"/>
                  <w:divBdr>
                    <w:top w:val="none" w:sz="0" w:space="0" w:color="auto"/>
                    <w:left w:val="none" w:sz="0" w:space="0" w:color="auto"/>
                    <w:bottom w:val="none" w:sz="0" w:space="0" w:color="auto"/>
                    <w:right w:val="none" w:sz="0" w:space="0" w:color="auto"/>
                  </w:divBdr>
                </w:div>
                <w:div w:id="1683556526">
                  <w:marLeft w:val="640"/>
                  <w:marRight w:val="0"/>
                  <w:marTop w:val="0"/>
                  <w:marBottom w:val="0"/>
                  <w:divBdr>
                    <w:top w:val="none" w:sz="0" w:space="0" w:color="auto"/>
                    <w:left w:val="none" w:sz="0" w:space="0" w:color="auto"/>
                    <w:bottom w:val="none" w:sz="0" w:space="0" w:color="auto"/>
                    <w:right w:val="none" w:sz="0" w:space="0" w:color="auto"/>
                  </w:divBdr>
                </w:div>
                <w:div w:id="2116435462">
                  <w:marLeft w:val="640"/>
                  <w:marRight w:val="0"/>
                  <w:marTop w:val="0"/>
                  <w:marBottom w:val="0"/>
                  <w:divBdr>
                    <w:top w:val="none" w:sz="0" w:space="0" w:color="auto"/>
                    <w:left w:val="none" w:sz="0" w:space="0" w:color="auto"/>
                    <w:bottom w:val="none" w:sz="0" w:space="0" w:color="auto"/>
                    <w:right w:val="none" w:sz="0" w:space="0" w:color="auto"/>
                  </w:divBdr>
                </w:div>
                <w:div w:id="275603781">
                  <w:marLeft w:val="640"/>
                  <w:marRight w:val="0"/>
                  <w:marTop w:val="0"/>
                  <w:marBottom w:val="0"/>
                  <w:divBdr>
                    <w:top w:val="none" w:sz="0" w:space="0" w:color="auto"/>
                    <w:left w:val="none" w:sz="0" w:space="0" w:color="auto"/>
                    <w:bottom w:val="none" w:sz="0" w:space="0" w:color="auto"/>
                    <w:right w:val="none" w:sz="0" w:space="0" w:color="auto"/>
                  </w:divBdr>
                </w:div>
                <w:div w:id="1210219281">
                  <w:marLeft w:val="640"/>
                  <w:marRight w:val="0"/>
                  <w:marTop w:val="0"/>
                  <w:marBottom w:val="0"/>
                  <w:divBdr>
                    <w:top w:val="none" w:sz="0" w:space="0" w:color="auto"/>
                    <w:left w:val="none" w:sz="0" w:space="0" w:color="auto"/>
                    <w:bottom w:val="none" w:sz="0" w:space="0" w:color="auto"/>
                    <w:right w:val="none" w:sz="0" w:space="0" w:color="auto"/>
                  </w:divBdr>
                </w:div>
                <w:div w:id="1552305428">
                  <w:marLeft w:val="640"/>
                  <w:marRight w:val="0"/>
                  <w:marTop w:val="0"/>
                  <w:marBottom w:val="0"/>
                  <w:divBdr>
                    <w:top w:val="none" w:sz="0" w:space="0" w:color="auto"/>
                    <w:left w:val="none" w:sz="0" w:space="0" w:color="auto"/>
                    <w:bottom w:val="none" w:sz="0" w:space="0" w:color="auto"/>
                    <w:right w:val="none" w:sz="0" w:space="0" w:color="auto"/>
                  </w:divBdr>
                </w:div>
                <w:div w:id="381055197">
                  <w:marLeft w:val="640"/>
                  <w:marRight w:val="0"/>
                  <w:marTop w:val="0"/>
                  <w:marBottom w:val="0"/>
                  <w:divBdr>
                    <w:top w:val="none" w:sz="0" w:space="0" w:color="auto"/>
                    <w:left w:val="none" w:sz="0" w:space="0" w:color="auto"/>
                    <w:bottom w:val="none" w:sz="0" w:space="0" w:color="auto"/>
                    <w:right w:val="none" w:sz="0" w:space="0" w:color="auto"/>
                  </w:divBdr>
                </w:div>
                <w:div w:id="1800563396">
                  <w:marLeft w:val="640"/>
                  <w:marRight w:val="0"/>
                  <w:marTop w:val="0"/>
                  <w:marBottom w:val="0"/>
                  <w:divBdr>
                    <w:top w:val="none" w:sz="0" w:space="0" w:color="auto"/>
                    <w:left w:val="none" w:sz="0" w:space="0" w:color="auto"/>
                    <w:bottom w:val="none" w:sz="0" w:space="0" w:color="auto"/>
                    <w:right w:val="none" w:sz="0" w:space="0" w:color="auto"/>
                  </w:divBdr>
                </w:div>
                <w:div w:id="2040156572">
                  <w:marLeft w:val="640"/>
                  <w:marRight w:val="0"/>
                  <w:marTop w:val="0"/>
                  <w:marBottom w:val="0"/>
                  <w:divBdr>
                    <w:top w:val="none" w:sz="0" w:space="0" w:color="auto"/>
                    <w:left w:val="none" w:sz="0" w:space="0" w:color="auto"/>
                    <w:bottom w:val="none" w:sz="0" w:space="0" w:color="auto"/>
                    <w:right w:val="none" w:sz="0" w:space="0" w:color="auto"/>
                  </w:divBdr>
                </w:div>
              </w:divsChild>
            </w:div>
            <w:div w:id="959265465">
              <w:marLeft w:val="0"/>
              <w:marRight w:val="0"/>
              <w:marTop w:val="0"/>
              <w:marBottom w:val="0"/>
              <w:divBdr>
                <w:top w:val="none" w:sz="0" w:space="0" w:color="auto"/>
                <w:left w:val="none" w:sz="0" w:space="0" w:color="auto"/>
                <w:bottom w:val="none" w:sz="0" w:space="0" w:color="auto"/>
                <w:right w:val="none" w:sz="0" w:space="0" w:color="auto"/>
              </w:divBdr>
              <w:divsChild>
                <w:div w:id="879131535">
                  <w:marLeft w:val="640"/>
                  <w:marRight w:val="0"/>
                  <w:marTop w:val="0"/>
                  <w:marBottom w:val="0"/>
                  <w:divBdr>
                    <w:top w:val="none" w:sz="0" w:space="0" w:color="auto"/>
                    <w:left w:val="none" w:sz="0" w:space="0" w:color="auto"/>
                    <w:bottom w:val="none" w:sz="0" w:space="0" w:color="auto"/>
                    <w:right w:val="none" w:sz="0" w:space="0" w:color="auto"/>
                  </w:divBdr>
                </w:div>
                <w:div w:id="1337146706">
                  <w:marLeft w:val="640"/>
                  <w:marRight w:val="0"/>
                  <w:marTop w:val="0"/>
                  <w:marBottom w:val="0"/>
                  <w:divBdr>
                    <w:top w:val="none" w:sz="0" w:space="0" w:color="auto"/>
                    <w:left w:val="none" w:sz="0" w:space="0" w:color="auto"/>
                    <w:bottom w:val="none" w:sz="0" w:space="0" w:color="auto"/>
                    <w:right w:val="none" w:sz="0" w:space="0" w:color="auto"/>
                  </w:divBdr>
                </w:div>
                <w:div w:id="460150005">
                  <w:marLeft w:val="640"/>
                  <w:marRight w:val="0"/>
                  <w:marTop w:val="0"/>
                  <w:marBottom w:val="0"/>
                  <w:divBdr>
                    <w:top w:val="none" w:sz="0" w:space="0" w:color="auto"/>
                    <w:left w:val="none" w:sz="0" w:space="0" w:color="auto"/>
                    <w:bottom w:val="none" w:sz="0" w:space="0" w:color="auto"/>
                    <w:right w:val="none" w:sz="0" w:space="0" w:color="auto"/>
                  </w:divBdr>
                </w:div>
                <w:div w:id="1294094648">
                  <w:marLeft w:val="640"/>
                  <w:marRight w:val="0"/>
                  <w:marTop w:val="0"/>
                  <w:marBottom w:val="0"/>
                  <w:divBdr>
                    <w:top w:val="none" w:sz="0" w:space="0" w:color="auto"/>
                    <w:left w:val="none" w:sz="0" w:space="0" w:color="auto"/>
                    <w:bottom w:val="none" w:sz="0" w:space="0" w:color="auto"/>
                    <w:right w:val="none" w:sz="0" w:space="0" w:color="auto"/>
                  </w:divBdr>
                </w:div>
                <w:div w:id="1821575323">
                  <w:marLeft w:val="640"/>
                  <w:marRight w:val="0"/>
                  <w:marTop w:val="0"/>
                  <w:marBottom w:val="0"/>
                  <w:divBdr>
                    <w:top w:val="none" w:sz="0" w:space="0" w:color="auto"/>
                    <w:left w:val="none" w:sz="0" w:space="0" w:color="auto"/>
                    <w:bottom w:val="none" w:sz="0" w:space="0" w:color="auto"/>
                    <w:right w:val="none" w:sz="0" w:space="0" w:color="auto"/>
                  </w:divBdr>
                </w:div>
                <w:div w:id="994382015">
                  <w:marLeft w:val="640"/>
                  <w:marRight w:val="0"/>
                  <w:marTop w:val="0"/>
                  <w:marBottom w:val="0"/>
                  <w:divBdr>
                    <w:top w:val="none" w:sz="0" w:space="0" w:color="auto"/>
                    <w:left w:val="none" w:sz="0" w:space="0" w:color="auto"/>
                    <w:bottom w:val="none" w:sz="0" w:space="0" w:color="auto"/>
                    <w:right w:val="none" w:sz="0" w:space="0" w:color="auto"/>
                  </w:divBdr>
                </w:div>
                <w:div w:id="257174657">
                  <w:marLeft w:val="640"/>
                  <w:marRight w:val="0"/>
                  <w:marTop w:val="0"/>
                  <w:marBottom w:val="0"/>
                  <w:divBdr>
                    <w:top w:val="none" w:sz="0" w:space="0" w:color="auto"/>
                    <w:left w:val="none" w:sz="0" w:space="0" w:color="auto"/>
                    <w:bottom w:val="none" w:sz="0" w:space="0" w:color="auto"/>
                    <w:right w:val="none" w:sz="0" w:space="0" w:color="auto"/>
                  </w:divBdr>
                </w:div>
                <w:div w:id="2009673188">
                  <w:marLeft w:val="640"/>
                  <w:marRight w:val="0"/>
                  <w:marTop w:val="0"/>
                  <w:marBottom w:val="0"/>
                  <w:divBdr>
                    <w:top w:val="none" w:sz="0" w:space="0" w:color="auto"/>
                    <w:left w:val="none" w:sz="0" w:space="0" w:color="auto"/>
                    <w:bottom w:val="none" w:sz="0" w:space="0" w:color="auto"/>
                    <w:right w:val="none" w:sz="0" w:space="0" w:color="auto"/>
                  </w:divBdr>
                </w:div>
                <w:div w:id="200631467">
                  <w:marLeft w:val="640"/>
                  <w:marRight w:val="0"/>
                  <w:marTop w:val="0"/>
                  <w:marBottom w:val="0"/>
                  <w:divBdr>
                    <w:top w:val="none" w:sz="0" w:space="0" w:color="auto"/>
                    <w:left w:val="none" w:sz="0" w:space="0" w:color="auto"/>
                    <w:bottom w:val="none" w:sz="0" w:space="0" w:color="auto"/>
                    <w:right w:val="none" w:sz="0" w:space="0" w:color="auto"/>
                  </w:divBdr>
                </w:div>
                <w:div w:id="223491278">
                  <w:marLeft w:val="640"/>
                  <w:marRight w:val="0"/>
                  <w:marTop w:val="0"/>
                  <w:marBottom w:val="0"/>
                  <w:divBdr>
                    <w:top w:val="none" w:sz="0" w:space="0" w:color="auto"/>
                    <w:left w:val="none" w:sz="0" w:space="0" w:color="auto"/>
                    <w:bottom w:val="none" w:sz="0" w:space="0" w:color="auto"/>
                    <w:right w:val="none" w:sz="0" w:space="0" w:color="auto"/>
                  </w:divBdr>
                </w:div>
                <w:div w:id="1543863887">
                  <w:marLeft w:val="640"/>
                  <w:marRight w:val="0"/>
                  <w:marTop w:val="0"/>
                  <w:marBottom w:val="0"/>
                  <w:divBdr>
                    <w:top w:val="none" w:sz="0" w:space="0" w:color="auto"/>
                    <w:left w:val="none" w:sz="0" w:space="0" w:color="auto"/>
                    <w:bottom w:val="none" w:sz="0" w:space="0" w:color="auto"/>
                    <w:right w:val="none" w:sz="0" w:space="0" w:color="auto"/>
                  </w:divBdr>
                </w:div>
                <w:div w:id="1028141611">
                  <w:marLeft w:val="640"/>
                  <w:marRight w:val="0"/>
                  <w:marTop w:val="0"/>
                  <w:marBottom w:val="0"/>
                  <w:divBdr>
                    <w:top w:val="none" w:sz="0" w:space="0" w:color="auto"/>
                    <w:left w:val="none" w:sz="0" w:space="0" w:color="auto"/>
                    <w:bottom w:val="none" w:sz="0" w:space="0" w:color="auto"/>
                    <w:right w:val="none" w:sz="0" w:space="0" w:color="auto"/>
                  </w:divBdr>
                </w:div>
                <w:div w:id="747267096">
                  <w:marLeft w:val="640"/>
                  <w:marRight w:val="0"/>
                  <w:marTop w:val="0"/>
                  <w:marBottom w:val="0"/>
                  <w:divBdr>
                    <w:top w:val="none" w:sz="0" w:space="0" w:color="auto"/>
                    <w:left w:val="none" w:sz="0" w:space="0" w:color="auto"/>
                    <w:bottom w:val="none" w:sz="0" w:space="0" w:color="auto"/>
                    <w:right w:val="none" w:sz="0" w:space="0" w:color="auto"/>
                  </w:divBdr>
                </w:div>
                <w:div w:id="342123710">
                  <w:marLeft w:val="640"/>
                  <w:marRight w:val="0"/>
                  <w:marTop w:val="0"/>
                  <w:marBottom w:val="0"/>
                  <w:divBdr>
                    <w:top w:val="none" w:sz="0" w:space="0" w:color="auto"/>
                    <w:left w:val="none" w:sz="0" w:space="0" w:color="auto"/>
                    <w:bottom w:val="none" w:sz="0" w:space="0" w:color="auto"/>
                    <w:right w:val="none" w:sz="0" w:space="0" w:color="auto"/>
                  </w:divBdr>
                </w:div>
                <w:div w:id="1826966557">
                  <w:marLeft w:val="640"/>
                  <w:marRight w:val="0"/>
                  <w:marTop w:val="0"/>
                  <w:marBottom w:val="0"/>
                  <w:divBdr>
                    <w:top w:val="none" w:sz="0" w:space="0" w:color="auto"/>
                    <w:left w:val="none" w:sz="0" w:space="0" w:color="auto"/>
                    <w:bottom w:val="none" w:sz="0" w:space="0" w:color="auto"/>
                    <w:right w:val="none" w:sz="0" w:space="0" w:color="auto"/>
                  </w:divBdr>
                </w:div>
                <w:div w:id="580524538">
                  <w:marLeft w:val="640"/>
                  <w:marRight w:val="0"/>
                  <w:marTop w:val="0"/>
                  <w:marBottom w:val="0"/>
                  <w:divBdr>
                    <w:top w:val="none" w:sz="0" w:space="0" w:color="auto"/>
                    <w:left w:val="none" w:sz="0" w:space="0" w:color="auto"/>
                    <w:bottom w:val="none" w:sz="0" w:space="0" w:color="auto"/>
                    <w:right w:val="none" w:sz="0" w:space="0" w:color="auto"/>
                  </w:divBdr>
                </w:div>
                <w:div w:id="461463405">
                  <w:marLeft w:val="640"/>
                  <w:marRight w:val="0"/>
                  <w:marTop w:val="0"/>
                  <w:marBottom w:val="0"/>
                  <w:divBdr>
                    <w:top w:val="none" w:sz="0" w:space="0" w:color="auto"/>
                    <w:left w:val="none" w:sz="0" w:space="0" w:color="auto"/>
                    <w:bottom w:val="none" w:sz="0" w:space="0" w:color="auto"/>
                    <w:right w:val="none" w:sz="0" w:space="0" w:color="auto"/>
                  </w:divBdr>
                </w:div>
                <w:div w:id="144472625">
                  <w:marLeft w:val="640"/>
                  <w:marRight w:val="0"/>
                  <w:marTop w:val="0"/>
                  <w:marBottom w:val="0"/>
                  <w:divBdr>
                    <w:top w:val="none" w:sz="0" w:space="0" w:color="auto"/>
                    <w:left w:val="none" w:sz="0" w:space="0" w:color="auto"/>
                    <w:bottom w:val="none" w:sz="0" w:space="0" w:color="auto"/>
                    <w:right w:val="none" w:sz="0" w:space="0" w:color="auto"/>
                  </w:divBdr>
                </w:div>
                <w:div w:id="1419671238">
                  <w:marLeft w:val="640"/>
                  <w:marRight w:val="0"/>
                  <w:marTop w:val="0"/>
                  <w:marBottom w:val="0"/>
                  <w:divBdr>
                    <w:top w:val="none" w:sz="0" w:space="0" w:color="auto"/>
                    <w:left w:val="none" w:sz="0" w:space="0" w:color="auto"/>
                    <w:bottom w:val="none" w:sz="0" w:space="0" w:color="auto"/>
                    <w:right w:val="none" w:sz="0" w:space="0" w:color="auto"/>
                  </w:divBdr>
                </w:div>
                <w:div w:id="1162158060">
                  <w:marLeft w:val="640"/>
                  <w:marRight w:val="0"/>
                  <w:marTop w:val="0"/>
                  <w:marBottom w:val="0"/>
                  <w:divBdr>
                    <w:top w:val="none" w:sz="0" w:space="0" w:color="auto"/>
                    <w:left w:val="none" w:sz="0" w:space="0" w:color="auto"/>
                    <w:bottom w:val="none" w:sz="0" w:space="0" w:color="auto"/>
                    <w:right w:val="none" w:sz="0" w:space="0" w:color="auto"/>
                  </w:divBdr>
                </w:div>
                <w:div w:id="754984315">
                  <w:marLeft w:val="640"/>
                  <w:marRight w:val="0"/>
                  <w:marTop w:val="0"/>
                  <w:marBottom w:val="0"/>
                  <w:divBdr>
                    <w:top w:val="none" w:sz="0" w:space="0" w:color="auto"/>
                    <w:left w:val="none" w:sz="0" w:space="0" w:color="auto"/>
                    <w:bottom w:val="none" w:sz="0" w:space="0" w:color="auto"/>
                    <w:right w:val="none" w:sz="0" w:space="0" w:color="auto"/>
                  </w:divBdr>
                </w:div>
                <w:div w:id="1677030628">
                  <w:marLeft w:val="640"/>
                  <w:marRight w:val="0"/>
                  <w:marTop w:val="0"/>
                  <w:marBottom w:val="0"/>
                  <w:divBdr>
                    <w:top w:val="none" w:sz="0" w:space="0" w:color="auto"/>
                    <w:left w:val="none" w:sz="0" w:space="0" w:color="auto"/>
                    <w:bottom w:val="none" w:sz="0" w:space="0" w:color="auto"/>
                    <w:right w:val="none" w:sz="0" w:space="0" w:color="auto"/>
                  </w:divBdr>
                </w:div>
                <w:div w:id="140074518">
                  <w:marLeft w:val="640"/>
                  <w:marRight w:val="0"/>
                  <w:marTop w:val="0"/>
                  <w:marBottom w:val="0"/>
                  <w:divBdr>
                    <w:top w:val="none" w:sz="0" w:space="0" w:color="auto"/>
                    <w:left w:val="none" w:sz="0" w:space="0" w:color="auto"/>
                    <w:bottom w:val="none" w:sz="0" w:space="0" w:color="auto"/>
                    <w:right w:val="none" w:sz="0" w:space="0" w:color="auto"/>
                  </w:divBdr>
                </w:div>
                <w:div w:id="388306682">
                  <w:marLeft w:val="640"/>
                  <w:marRight w:val="0"/>
                  <w:marTop w:val="0"/>
                  <w:marBottom w:val="0"/>
                  <w:divBdr>
                    <w:top w:val="none" w:sz="0" w:space="0" w:color="auto"/>
                    <w:left w:val="none" w:sz="0" w:space="0" w:color="auto"/>
                    <w:bottom w:val="none" w:sz="0" w:space="0" w:color="auto"/>
                    <w:right w:val="none" w:sz="0" w:space="0" w:color="auto"/>
                  </w:divBdr>
                </w:div>
                <w:div w:id="1993748922">
                  <w:marLeft w:val="640"/>
                  <w:marRight w:val="0"/>
                  <w:marTop w:val="0"/>
                  <w:marBottom w:val="0"/>
                  <w:divBdr>
                    <w:top w:val="none" w:sz="0" w:space="0" w:color="auto"/>
                    <w:left w:val="none" w:sz="0" w:space="0" w:color="auto"/>
                    <w:bottom w:val="none" w:sz="0" w:space="0" w:color="auto"/>
                    <w:right w:val="none" w:sz="0" w:space="0" w:color="auto"/>
                  </w:divBdr>
                </w:div>
                <w:div w:id="970019200">
                  <w:marLeft w:val="640"/>
                  <w:marRight w:val="0"/>
                  <w:marTop w:val="0"/>
                  <w:marBottom w:val="0"/>
                  <w:divBdr>
                    <w:top w:val="none" w:sz="0" w:space="0" w:color="auto"/>
                    <w:left w:val="none" w:sz="0" w:space="0" w:color="auto"/>
                    <w:bottom w:val="none" w:sz="0" w:space="0" w:color="auto"/>
                    <w:right w:val="none" w:sz="0" w:space="0" w:color="auto"/>
                  </w:divBdr>
                </w:div>
                <w:div w:id="684942358">
                  <w:marLeft w:val="640"/>
                  <w:marRight w:val="0"/>
                  <w:marTop w:val="0"/>
                  <w:marBottom w:val="0"/>
                  <w:divBdr>
                    <w:top w:val="none" w:sz="0" w:space="0" w:color="auto"/>
                    <w:left w:val="none" w:sz="0" w:space="0" w:color="auto"/>
                    <w:bottom w:val="none" w:sz="0" w:space="0" w:color="auto"/>
                    <w:right w:val="none" w:sz="0" w:space="0" w:color="auto"/>
                  </w:divBdr>
                </w:div>
                <w:div w:id="1288782246">
                  <w:marLeft w:val="640"/>
                  <w:marRight w:val="0"/>
                  <w:marTop w:val="0"/>
                  <w:marBottom w:val="0"/>
                  <w:divBdr>
                    <w:top w:val="none" w:sz="0" w:space="0" w:color="auto"/>
                    <w:left w:val="none" w:sz="0" w:space="0" w:color="auto"/>
                    <w:bottom w:val="none" w:sz="0" w:space="0" w:color="auto"/>
                    <w:right w:val="none" w:sz="0" w:space="0" w:color="auto"/>
                  </w:divBdr>
                </w:div>
                <w:div w:id="269899881">
                  <w:marLeft w:val="640"/>
                  <w:marRight w:val="0"/>
                  <w:marTop w:val="0"/>
                  <w:marBottom w:val="0"/>
                  <w:divBdr>
                    <w:top w:val="none" w:sz="0" w:space="0" w:color="auto"/>
                    <w:left w:val="none" w:sz="0" w:space="0" w:color="auto"/>
                    <w:bottom w:val="none" w:sz="0" w:space="0" w:color="auto"/>
                    <w:right w:val="none" w:sz="0" w:space="0" w:color="auto"/>
                  </w:divBdr>
                </w:div>
                <w:div w:id="1195922027">
                  <w:marLeft w:val="640"/>
                  <w:marRight w:val="0"/>
                  <w:marTop w:val="0"/>
                  <w:marBottom w:val="0"/>
                  <w:divBdr>
                    <w:top w:val="none" w:sz="0" w:space="0" w:color="auto"/>
                    <w:left w:val="none" w:sz="0" w:space="0" w:color="auto"/>
                    <w:bottom w:val="none" w:sz="0" w:space="0" w:color="auto"/>
                    <w:right w:val="none" w:sz="0" w:space="0" w:color="auto"/>
                  </w:divBdr>
                </w:div>
                <w:div w:id="2127387436">
                  <w:marLeft w:val="640"/>
                  <w:marRight w:val="0"/>
                  <w:marTop w:val="0"/>
                  <w:marBottom w:val="0"/>
                  <w:divBdr>
                    <w:top w:val="none" w:sz="0" w:space="0" w:color="auto"/>
                    <w:left w:val="none" w:sz="0" w:space="0" w:color="auto"/>
                    <w:bottom w:val="none" w:sz="0" w:space="0" w:color="auto"/>
                    <w:right w:val="none" w:sz="0" w:space="0" w:color="auto"/>
                  </w:divBdr>
                </w:div>
                <w:div w:id="1032918576">
                  <w:marLeft w:val="640"/>
                  <w:marRight w:val="0"/>
                  <w:marTop w:val="0"/>
                  <w:marBottom w:val="0"/>
                  <w:divBdr>
                    <w:top w:val="none" w:sz="0" w:space="0" w:color="auto"/>
                    <w:left w:val="none" w:sz="0" w:space="0" w:color="auto"/>
                    <w:bottom w:val="none" w:sz="0" w:space="0" w:color="auto"/>
                    <w:right w:val="none" w:sz="0" w:space="0" w:color="auto"/>
                  </w:divBdr>
                </w:div>
                <w:div w:id="1311473466">
                  <w:marLeft w:val="640"/>
                  <w:marRight w:val="0"/>
                  <w:marTop w:val="0"/>
                  <w:marBottom w:val="0"/>
                  <w:divBdr>
                    <w:top w:val="none" w:sz="0" w:space="0" w:color="auto"/>
                    <w:left w:val="none" w:sz="0" w:space="0" w:color="auto"/>
                    <w:bottom w:val="none" w:sz="0" w:space="0" w:color="auto"/>
                    <w:right w:val="none" w:sz="0" w:space="0" w:color="auto"/>
                  </w:divBdr>
                </w:div>
                <w:div w:id="1986858318">
                  <w:marLeft w:val="640"/>
                  <w:marRight w:val="0"/>
                  <w:marTop w:val="0"/>
                  <w:marBottom w:val="0"/>
                  <w:divBdr>
                    <w:top w:val="none" w:sz="0" w:space="0" w:color="auto"/>
                    <w:left w:val="none" w:sz="0" w:space="0" w:color="auto"/>
                    <w:bottom w:val="none" w:sz="0" w:space="0" w:color="auto"/>
                    <w:right w:val="none" w:sz="0" w:space="0" w:color="auto"/>
                  </w:divBdr>
                </w:div>
                <w:div w:id="2017029021">
                  <w:marLeft w:val="640"/>
                  <w:marRight w:val="0"/>
                  <w:marTop w:val="0"/>
                  <w:marBottom w:val="0"/>
                  <w:divBdr>
                    <w:top w:val="none" w:sz="0" w:space="0" w:color="auto"/>
                    <w:left w:val="none" w:sz="0" w:space="0" w:color="auto"/>
                    <w:bottom w:val="none" w:sz="0" w:space="0" w:color="auto"/>
                    <w:right w:val="none" w:sz="0" w:space="0" w:color="auto"/>
                  </w:divBdr>
                </w:div>
                <w:div w:id="532501311">
                  <w:marLeft w:val="640"/>
                  <w:marRight w:val="0"/>
                  <w:marTop w:val="0"/>
                  <w:marBottom w:val="0"/>
                  <w:divBdr>
                    <w:top w:val="none" w:sz="0" w:space="0" w:color="auto"/>
                    <w:left w:val="none" w:sz="0" w:space="0" w:color="auto"/>
                    <w:bottom w:val="none" w:sz="0" w:space="0" w:color="auto"/>
                    <w:right w:val="none" w:sz="0" w:space="0" w:color="auto"/>
                  </w:divBdr>
                </w:div>
                <w:div w:id="966592637">
                  <w:marLeft w:val="640"/>
                  <w:marRight w:val="0"/>
                  <w:marTop w:val="0"/>
                  <w:marBottom w:val="0"/>
                  <w:divBdr>
                    <w:top w:val="none" w:sz="0" w:space="0" w:color="auto"/>
                    <w:left w:val="none" w:sz="0" w:space="0" w:color="auto"/>
                    <w:bottom w:val="none" w:sz="0" w:space="0" w:color="auto"/>
                    <w:right w:val="none" w:sz="0" w:space="0" w:color="auto"/>
                  </w:divBdr>
                </w:div>
                <w:div w:id="912273806">
                  <w:marLeft w:val="640"/>
                  <w:marRight w:val="0"/>
                  <w:marTop w:val="0"/>
                  <w:marBottom w:val="0"/>
                  <w:divBdr>
                    <w:top w:val="none" w:sz="0" w:space="0" w:color="auto"/>
                    <w:left w:val="none" w:sz="0" w:space="0" w:color="auto"/>
                    <w:bottom w:val="none" w:sz="0" w:space="0" w:color="auto"/>
                    <w:right w:val="none" w:sz="0" w:space="0" w:color="auto"/>
                  </w:divBdr>
                </w:div>
                <w:div w:id="1008368419">
                  <w:marLeft w:val="640"/>
                  <w:marRight w:val="0"/>
                  <w:marTop w:val="0"/>
                  <w:marBottom w:val="0"/>
                  <w:divBdr>
                    <w:top w:val="none" w:sz="0" w:space="0" w:color="auto"/>
                    <w:left w:val="none" w:sz="0" w:space="0" w:color="auto"/>
                    <w:bottom w:val="none" w:sz="0" w:space="0" w:color="auto"/>
                    <w:right w:val="none" w:sz="0" w:space="0" w:color="auto"/>
                  </w:divBdr>
                </w:div>
                <w:div w:id="461315524">
                  <w:marLeft w:val="640"/>
                  <w:marRight w:val="0"/>
                  <w:marTop w:val="0"/>
                  <w:marBottom w:val="0"/>
                  <w:divBdr>
                    <w:top w:val="none" w:sz="0" w:space="0" w:color="auto"/>
                    <w:left w:val="none" w:sz="0" w:space="0" w:color="auto"/>
                    <w:bottom w:val="none" w:sz="0" w:space="0" w:color="auto"/>
                    <w:right w:val="none" w:sz="0" w:space="0" w:color="auto"/>
                  </w:divBdr>
                </w:div>
                <w:div w:id="2124642586">
                  <w:marLeft w:val="640"/>
                  <w:marRight w:val="0"/>
                  <w:marTop w:val="0"/>
                  <w:marBottom w:val="0"/>
                  <w:divBdr>
                    <w:top w:val="none" w:sz="0" w:space="0" w:color="auto"/>
                    <w:left w:val="none" w:sz="0" w:space="0" w:color="auto"/>
                    <w:bottom w:val="none" w:sz="0" w:space="0" w:color="auto"/>
                    <w:right w:val="none" w:sz="0" w:space="0" w:color="auto"/>
                  </w:divBdr>
                </w:div>
                <w:div w:id="426778211">
                  <w:marLeft w:val="640"/>
                  <w:marRight w:val="0"/>
                  <w:marTop w:val="0"/>
                  <w:marBottom w:val="0"/>
                  <w:divBdr>
                    <w:top w:val="none" w:sz="0" w:space="0" w:color="auto"/>
                    <w:left w:val="none" w:sz="0" w:space="0" w:color="auto"/>
                    <w:bottom w:val="none" w:sz="0" w:space="0" w:color="auto"/>
                    <w:right w:val="none" w:sz="0" w:space="0" w:color="auto"/>
                  </w:divBdr>
                </w:div>
                <w:div w:id="1322390298">
                  <w:marLeft w:val="640"/>
                  <w:marRight w:val="0"/>
                  <w:marTop w:val="0"/>
                  <w:marBottom w:val="0"/>
                  <w:divBdr>
                    <w:top w:val="none" w:sz="0" w:space="0" w:color="auto"/>
                    <w:left w:val="none" w:sz="0" w:space="0" w:color="auto"/>
                    <w:bottom w:val="none" w:sz="0" w:space="0" w:color="auto"/>
                    <w:right w:val="none" w:sz="0" w:space="0" w:color="auto"/>
                  </w:divBdr>
                </w:div>
                <w:div w:id="1573586633">
                  <w:marLeft w:val="640"/>
                  <w:marRight w:val="0"/>
                  <w:marTop w:val="0"/>
                  <w:marBottom w:val="0"/>
                  <w:divBdr>
                    <w:top w:val="none" w:sz="0" w:space="0" w:color="auto"/>
                    <w:left w:val="none" w:sz="0" w:space="0" w:color="auto"/>
                    <w:bottom w:val="none" w:sz="0" w:space="0" w:color="auto"/>
                    <w:right w:val="none" w:sz="0" w:space="0" w:color="auto"/>
                  </w:divBdr>
                </w:div>
                <w:div w:id="1190143812">
                  <w:marLeft w:val="640"/>
                  <w:marRight w:val="0"/>
                  <w:marTop w:val="0"/>
                  <w:marBottom w:val="0"/>
                  <w:divBdr>
                    <w:top w:val="none" w:sz="0" w:space="0" w:color="auto"/>
                    <w:left w:val="none" w:sz="0" w:space="0" w:color="auto"/>
                    <w:bottom w:val="none" w:sz="0" w:space="0" w:color="auto"/>
                    <w:right w:val="none" w:sz="0" w:space="0" w:color="auto"/>
                  </w:divBdr>
                </w:div>
                <w:div w:id="2072267456">
                  <w:marLeft w:val="640"/>
                  <w:marRight w:val="0"/>
                  <w:marTop w:val="0"/>
                  <w:marBottom w:val="0"/>
                  <w:divBdr>
                    <w:top w:val="none" w:sz="0" w:space="0" w:color="auto"/>
                    <w:left w:val="none" w:sz="0" w:space="0" w:color="auto"/>
                    <w:bottom w:val="none" w:sz="0" w:space="0" w:color="auto"/>
                    <w:right w:val="none" w:sz="0" w:space="0" w:color="auto"/>
                  </w:divBdr>
                </w:div>
                <w:div w:id="1247151687">
                  <w:marLeft w:val="640"/>
                  <w:marRight w:val="0"/>
                  <w:marTop w:val="0"/>
                  <w:marBottom w:val="0"/>
                  <w:divBdr>
                    <w:top w:val="none" w:sz="0" w:space="0" w:color="auto"/>
                    <w:left w:val="none" w:sz="0" w:space="0" w:color="auto"/>
                    <w:bottom w:val="none" w:sz="0" w:space="0" w:color="auto"/>
                    <w:right w:val="none" w:sz="0" w:space="0" w:color="auto"/>
                  </w:divBdr>
                </w:div>
                <w:div w:id="1317027139">
                  <w:marLeft w:val="640"/>
                  <w:marRight w:val="0"/>
                  <w:marTop w:val="0"/>
                  <w:marBottom w:val="0"/>
                  <w:divBdr>
                    <w:top w:val="none" w:sz="0" w:space="0" w:color="auto"/>
                    <w:left w:val="none" w:sz="0" w:space="0" w:color="auto"/>
                    <w:bottom w:val="none" w:sz="0" w:space="0" w:color="auto"/>
                    <w:right w:val="none" w:sz="0" w:space="0" w:color="auto"/>
                  </w:divBdr>
                </w:div>
                <w:div w:id="1513182771">
                  <w:marLeft w:val="640"/>
                  <w:marRight w:val="0"/>
                  <w:marTop w:val="0"/>
                  <w:marBottom w:val="0"/>
                  <w:divBdr>
                    <w:top w:val="none" w:sz="0" w:space="0" w:color="auto"/>
                    <w:left w:val="none" w:sz="0" w:space="0" w:color="auto"/>
                    <w:bottom w:val="none" w:sz="0" w:space="0" w:color="auto"/>
                    <w:right w:val="none" w:sz="0" w:space="0" w:color="auto"/>
                  </w:divBdr>
                </w:div>
                <w:div w:id="223756809">
                  <w:marLeft w:val="640"/>
                  <w:marRight w:val="0"/>
                  <w:marTop w:val="0"/>
                  <w:marBottom w:val="0"/>
                  <w:divBdr>
                    <w:top w:val="none" w:sz="0" w:space="0" w:color="auto"/>
                    <w:left w:val="none" w:sz="0" w:space="0" w:color="auto"/>
                    <w:bottom w:val="none" w:sz="0" w:space="0" w:color="auto"/>
                    <w:right w:val="none" w:sz="0" w:space="0" w:color="auto"/>
                  </w:divBdr>
                </w:div>
                <w:div w:id="2250705">
                  <w:marLeft w:val="640"/>
                  <w:marRight w:val="0"/>
                  <w:marTop w:val="0"/>
                  <w:marBottom w:val="0"/>
                  <w:divBdr>
                    <w:top w:val="none" w:sz="0" w:space="0" w:color="auto"/>
                    <w:left w:val="none" w:sz="0" w:space="0" w:color="auto"/>
                    <w:bottom w:val="none" w:sz="0" w:space="0" w:color="auto"/>
                    <w:right w:val="none" w:sz="0" w:space="0" w:color="auto"/>
                  </w:divBdr>
                </w:div>
                <w:div w:id="253443551">
                  <w:marLeft w:val="640"/>
                  <w:marRight w:val="0"/>
                  <w:marTop w:val="0"/>
                  <w:marBottom w:val="0"/>
                  <w:divBdr>
                    <w:top w:val="none" w:sz="0" w:space="0" w:color="auto"/>
                    <w:left w:val="none" w:sz="0" w:space="0" w:color="auto"/>
                    <w:bottom w:val="none" w:sz="0" w:space="0" w:color="auto"/>
                    <w:right w:val="none" w:sz="0" w:space="0" w:color="auto"/>
                  </w:divBdr>
                </w:div>
                <w:div w:id="536965947">
                  <w:marLeft w:val="640"/>
                  <w:marRight w:val="0"/>
                  <w:marTop w:val="0"/>
                  <w:marBottom w:val="0"/>
                  <w:divBdr>
                    <w:top w:val="none" w:sz="0" w:space="0" w:color="auto"/>
                    <w:left w:val="none" w:sz="0" w:space="0" w:color="auto"/>
                    <w:bottom w:val="none" w:sz="0" w:space="0" w:color="auto"/>
                    <w:right w:val="none" w:sz="0" w:space="0" w:color="auto"/>
                  </w:divBdr>
                </w:div>
                <w:div w:id="1461992762">
                  <w:marLeft w:val="640"/>
                  <w:marRight w:val="0"/>
                  <w:marTop w:val="0"/>
                  <w:marBottom w:val="0"/>
                  <w:divBdr>
                    <w:top w:val="none" w:sz="0" w:space="0" w:color="auto"/>
                    <w:left w:val="none" w:sz="0" w:space="0" w:color="auto"/>
                    <w:bottom w:val="none" w:sz="0" w:space="0" w:color="auto"/>
                    <w:right w:val="none" w:sz="0" w:space="0" w:color="auto"/>
                  </w:divBdr>
                </w:div>
                <w:div w:id="25103705">
                  <w:marLeft w:val="640"/>
                  <w:marRight w:val="0"/>
                  <w:marTop w:val="0"/>
                  <w:marBottom w:val="0"/>
                  <w:divBdr>
                    <w:top w:val="none" w:sz="0" w:space="0" w:color="auto"/>
                    <w:left w:val="none" w:sz="0" w:space="0" w:color="auto"/>
                    <w:bottom w:val="none" w:sz="0" w:space="0" w:color="auto"/>
                    <w:right w:val="none" w:sz="0" w:space="0" w:color="auto"/>
                  </w:divBdr>
                </w:div>
                <w:div w:id="191499023">
                  <w:marLeft w:val="640"/>
                  <w:marRight w:val="0"/>
                  <w:marTop w:val="0"/>
                  <w:marBottom w:val="0"/>
                  <w:divBdr>
                    <w:top w:val="none" w:sz="0" w:space="0" w:color="auto"/>
                    <w:left w:val="none" w:sz="0" w:space="0" w:color="auto"/>
                    <w:bottom w:val="none" w:sz="0" w:space="0" w:color="auto"/>
                    <w:right w:val="none" w:sz="0" w:space="0" w:color="auto"/>
                  </w:divBdr>
                </w:div>
                <w:div w:id="1225676466">
                  <w:marLeft w:val="640"/>
                  <w:marRight w:val="0"/>
                  <w:marTop w:val="0"/>
                  <w:marBottom w:val="0"/>
                  <w:divBdr>
                    <w:top w:val="none" w:sz="0" w:space="0" w:color="auto"/>
                    <w:left w:val="none" w:sz="0" w:space="0" w:color="auto"/>
                    <w:bottom w:val="none" w:sz="0" w:space="0" w:color="auto"/>
                    <w:right w:val="none" w:sz="0" w:space="0" w:color="auto"/>
                  </w:divBdr>
                </w:div>
                <w:div w:id="360208547">
                  <w:marLeft w:val="640"/>
                  <w:marRight w:val="0"/>
                  <w:marTop w:val="0"/>
                  <w:marBottom w:val="0"/>
                  <w:divBdr>
                    <w:top w:val="none" w:sz="0" w:space="0" w:color="auto"/>
                    <w:left w:val="none" w:sz="0" w:space="0" w:color="auto"/>
                    <w:bottom w:val="none" w:sz="0" w:space="0" w:color="auto"/>
                    <w:right w:val="none" w:sz="0" w:space="0" w:color="auto"/>
                  </w:divBdr>
                </w:div>
                <w:div w:id="367680442">
                  <w:marLeft w:val="640"/>
                  <w:marRight w:val="0"/>
                  <w:marTop w:val="0"/>
                  <w:marBottom w:val="0"/>
                  <w:divBdr>
                    <w:top w:val="none" w:sz="0" w:space="0" w:color="auto"/>
                    <w:left w:val="none" w:sz="0" w:space="0" w:color="auto"/>
                    <w:bottom w:val="none" w:sz="0" w:space="0" w:color="auto"/>
                    <w:right w:val="none" w:sz="0" w:space="0" w:color="auto"/>
                  </w:divBdr>
                </w:div>
                <w:div w:id="555164941">
                  <w:marLeft w:val="640"/>
                  <w:marRight w:val="0"/>
                  <w:marTop w:val="0"/>
                  <w:marBottom w:val="0"/>
                  <w:divBdr>
                    <w:top w:val="none" w:sz="0" w:space="0" w:color="auto"/>
                    <w:left w:val="none" w:sz="0" w:space="0" w:color="auto"/>
                    <w:bottom w:val="none" w:sz="0" w:space="0" w:color="auto"/>
                    <w:right w:val="none" w:sz="0" w:space="0" w:color="auto"/>
                  </w:divBdr>
                </w:div>
                <w:div w:id="1811051885">
                  <w:marLeft w:val="640"/>
                  <w:marRight w:val="0"/>
                  <w:marTop w:val="0"/>
                  <w:marBottom w:val="0"/>
                  <w:divBdr>
                    <w:top w:val="none" w:sz="0" w:space="0" w:color="auto"/>
                    <w:left w:val="none" w:sz="0" w:space="0" w:color="auto"/>
                    <w:bottom w:val="none" w:sz="0" w:space="0" w:color="auto"/>
                    <w:right w:val="none" w:sz="0" w:space="0" w:color="auto"/>
                  </w:divBdr>
                </w:div>
                <w:div w:id="1932395680">
                  <w:marLeft w:val="640"/>
                  <w:marRight w:val="0"/>
                  <w:marTop w:val="0"/>
                  <w:marBottom w:val="0"/>
                  <w:divBdr>
                    <w:top w:val="none" w:sz="0" w:space="0" w:color="auto"/>
                    <w:left w:val="none" w:sz="0" w:space="0" w:color="auto"/>
                    <w:bottom w:val="none" w:sz="0" w:space="0" w:color="auto"/>
                    <w:right w:val="none" w:sz="0" w:space="0" w:color="auto"/>
                  </w:divBdr>
                </w:div>
                <w:div w:id="1972980009">
                  <w:marLeft w:val="640"/>
                  <w:marRight w:val="0"/>
                  <w:marTop w:val="0"/>
                  <w:marBottom w:val="0"/>
                  <w:divBdr>
                    <w:top w:val="none" w:sz="0" w:space="0" w:color="auto"/>
                    <w:left w:val="none" w:sz="0" w:space="0" w:color="auto"/>
                    <w:bottom w:val="none" w:sz="0" w:space="0" w:color="auto"/>
                    <w:right w:val="none" w:sz="0" w:space="0" w:color="auto"/>
                  </w:divBdr>
                </w:div>
              </w:divsChild>
            </w:div>
            <w:div w:id="785124546">
              <w:marLeft w:val="0"/>
              <w:marRight w:val="0"/>
              <w:marTop w:val="0"/>
              <w:marBottom w:val="0"/>
              <w:divBdr>
                <w:top w:val="none" w:sz="0" w:space="0" w:color="auto"/>
                <w:left w:val="none" w:sz="0" w:space="0" w:color="auto"/>
                <w:bottom w:val="none" w:sz="0" w:space="0" w:color="auto"/>
                <w:right w:val="none" w:sz="0" w:space="0" w:color="auto"/>
              </w:divBdr>
              <w:divsChild>
                <w:div w:id="2036690839">
                  <w:marLeft w:val="640"/>
                  <w:marRight w:val="0"/>
                  <w:marTop w:val="0"/>
                  <w:marBottom w:val="0"/>
                  <w:divBdr>
                    <w:top w:val="none" w:sz="0" w:space="0" w:color="auto"/>
                    <w:left w:val="none" w:sz="0" w:space="0" w:color="auto"/>
                    <w:bottom w:val="none" w:sz="0" w:space="0" w:color="auto"/>
                    <w:right w:val="none" w:sz="0" w:space="0" w:color="auto"/>
                  </w:divBdr>
                </w:div>
                <w:div w:id="267586309">
                  <w:marLeft w:val="640"/>
                  <w:marRight w:val="0"/>
                  <w:marTop w:val="0"/>
                  <w:marBottom w:val="0"/>
                  <w:divBdr>
                    <w:top w:val="none" w:sz="0" w:space="0" w:color="auto"/>
                    <w:left w:val="none" w:sz="0" w:space="0" w:color="auto"/>
                    <w:bottom w:val="none" w:sz="0" w:space="0" w:color="auto"/>
                    <w:right w:val="none" w:sz="0" w:space="0" w:color="auto"/>
                  </w:divBdr>
                </w:div>
                <w:div w:id="980961972">
                  <w:marLeft w:val="640"/>
                  <w:marRight w:val="0"/>
                  <w:marTop w:val="0"/>
                  <w:marBottom w:val="0"/>
                  <w:divBdr>
                    <w:top w:val="none" w:sz="0" w:space="0" w:color="auto"/>
                    <w:left w:val="none" w:sz="0" w:space="0" w:color="auto"/>
                    <w:bottom w:val="none" w:sz="0" w:space="0" w:color="auto"/>
                    <w:right w:val="none" w:sz="0" w:space="0" w:color="auto"/>
                  </w:divBdr>
                </w:div>
                <w:div w:id="1990860521">
                  <w:marLeft w:val="640"/>
                  <w:marRight w:val="0"/>
                  <w:marTop w:val="0"/>
                  <w:marBottom w:val="0"/>
                  <w:divBdr>
                    <w:top w:val="none" w:sz="0" w:space="0" w:color="auto"/>
                    <w:left w:val="none" w:sz="0" w:space="0" w:color="auto"/>
                    <w:bottom w:val="none" w:sz="0" w:space="0" w:color="auto"/>
                    <w:right w:val="none" w:sz="0" w:space="0" w:color="auto"/>
                  </w:divBdr>
                </w:div>
                <w:div w:id="1402605056">
                  <w:marLeft w:val="640"/>
                  <w:marRight w:val="0"/>
                  <w:marTop w:val="0"/>
                  <w:marBottom w:val="0"/>
                  <w:divBdr>
                    <w:top w:val="none" w:sz="0" w:space="0" w:color="auto"/>
                    <w:left w:val="none" w:sz="0" w:space="0" w:color="auto"/>
                    <w:bottom w:val="none" w:sz="0" w:space="0" w:color="auto"/>
                    <w:right w:val="none" w:sz="0" w:space="0" w:color="auto"/>
                  </w:divBdr>
                </w:div>
                <w:div w:id="682824593">
                  <w:marLeft w:val="640"/>
                  <w:marRight w:val="0"/>
                  <w:marTop w:val="0"/>
                  <w:marBottom w:val="0"/>
                  <w:divBdr>
                    <w:top w:val="none" w:sz="0" w:space="0" w:color="auto"/>
                    <w:left w:val="none" w:sz="0" w:space="0" w:color="auto"/>
                    <w:bottom w:val="none" w:sz="0" w:space="0" w:color="auto"/>
                    <w:right w:val="none" w:sz="0" w:space="0" w:color="auto"/>
                  </w:divBdr>
                </w:div>
                <w:div w:id="995692739">
                  <w:marLeft w:val="640"/>
                  <w:marRight w:val="0"/>
                  <w:marTop w:val="0"/>
                  <w:marBottom w:val="0"/>
                  <w:divBdr>
                    <w:top w:val="none" w:sz="0" w:space="0" w:color="auto"/>
                    <w:left w:val="none" w:sz="0" w:space="0" w:color="auto"/>
                    <w:bottom w:val="none" w:sz="0" w:space="0" w:color="auto"/>
                    <w:right w:val="none" w:sz="0" w:space="0" w:color="auto"/>
                  </w:divBdr>
                </w:div>
                <w:div w:id="578027880">
                  <w:marLeft w:val="640"/>
                  <w:marRight w:val="0"/>
                  <w:marTop w:val="0"/>
                  <w:marBottom w:val="0"/>
                  <w:divBdr>
                    <w:top w:val="none" w:sz="0" w:space="0" w:color="auto"/>
                    <w:left w:val="none" w:sz="0" w:space="0" w:color="auto"/>
                    <w:bottom w:val="none" w:sz="0" w:space="0" w:color="auto"/>
                    <w:right w:val="none" w:sz="0" w:space="0" w:color="auto"/>
                  </w:divBdr>
                </w:div>
                <w:div w:id="154731086">
                  <w:marLeft w:val="640"/>
                  <w:marRight w:val="0"/>
                  <w:marTop w:val="0"/>
                  <w:marBottom w:val="0"/>
                  <w:divBdr>
                    <w:top w:val="none" w:sz="0" w:space="0" w:color="auto"/>
                    <w:left w:val="none" w:sz="0" w:space="0" w:color="auto"/>
                    <w:bottom w:val="none" w:sz="0" w:space="0" w:color="auto"/>
                    <w:right w:val="none" w:sz="0" w:space="0" w:color="auto"/>
                  </w:divBdr>
                </w:div>
                <w:div w:id="76176067">
                  <w:marLeft w:val="640"/>
                  <w:marRight w:val="0"/>
                  <w:marTop w:val="0"/>
                  <w:marBottom w:val="0"/>
                  <w:divBdr>
                    <w:top w:val="none" w:sz="0" w:space="0" w:color="auto"/>
                    <w:left w:val="none" w:sz="0" w:space="0" w:color="auto"/>
                    <w:bottom w:val="none" w:sz="0" w:space="0" w:color="auto"/>
                    <w:right w:val="none" w:sz="0" w:space="0" w:color="auto"/>
                  </w:divBdr>
                </w:div>
                <w:div w:id="507866490">
                  <w:marLeft w:val="640"/>
                  <w:marRight w:val="0"/>
                  <w:marTop w:val="0"/>
                  <w:marBottom w:val="0"/>
                  <w:divBdr>
                    <w:top w:val="none" w:sz="0" w:space="0" w:color="auto"/>
                    <w:left w:val="none" w:sz="0" w:space="0" w:color="auto"/>
                    <w:bottom w:val="none" w:sz="0" w:space="0" w:color="auto"/>
                    <w:right w:val="none" w:sz="0" w:space="0" w:color="auto"/>
                  </w:divBdr>
                </w:div>
                <w:div w:id="2114395982">
                  <w:marLeft w:val="640"/>
                  <w:marRight w:val="0"/>
                  <w:marTop w:val="0"/>
                  <w:marBottom w:val="0"/>
                  <w:divBdr>
                    <w:top w:val="none" w:sz="0" w:space="0" w:color="auto"/>
                    <w:left w:val="none" w:sz="0" w:space="0" w:color="auto"/>
                    <w:bottom w:val="none" w:sz="0" w:space="0" w:color="auto"/>
                    <w:right w:val="none" w:sz="0" w:space="0" w:color="auto"/>
                  </w:divBdr>
                </w:div>
                <w:div w:id="35392754">
                  <w:marLeft w:val="640"/>
                  <w:marRight w:val="0"/>
                  <w:marTop w:val="0"/>
                  <w:marBottom w:val="0"/>
                  <w:divBdr>
                    <w:top w:val="none" w:sz="0" w:space="0" w:color="auto"/>
                    <w:left w:val="none" w:sz="0" w:space="0" w:color="auto"/>
                    <w:bottom w:val="none" w:sz="0" w:space="0" w:color="auto"/>
                    <w:right w:val="none" w:sz="0" w:space="0" w:color="auto"/>
                  </w:divBdr>
                </w:div>
                <w:div w:id="769620888">
                  <w:marLeft w:val="640"/>
                  <w:marRight w:val="0"/>
                  <w:marTop w:val="0"/>
                  <w:marBottom w:val="0"/>
                  <w:divBdr>
                    <w:top w:val="none" w:sz="0" w:space="0" w:color="auto"/>
                    <w:left w:val="none" w:sz="0" w:space="0" w:color="auto"/>
                    <w:bottom w:val="none" w:sz="0" w:space="0" w:color="auto"/>
                    <w:right w:val="none" w:sz="0" w:space="0" w:color="auto"/>
                  </w:divBdr>
                </w:div>
                <w:div w:id="421877625">
                  <w:marLeft w:val="640"/>
                  <w:marRight w:val="0"/>
                  <w:marTop w:val="0"/>
                  <w:marBottom w:val="0"/>
                  <w:divBdr>
                    <w:top w:val="none" w:sz="0" w:space="0" w:color="auto"/>
                    <w:left w:val="none" w:sz="0" w:space="0" w:color="auto"/>
                    <w:bottom w:val="none" w:sz="0" w:space="0" w:color="auto"/>
                    <w:right w:val="none" w:sz="0" w:space="0" w:color="auto"/>
                  </w:divBdr>
                </w:div>
                <w:div w:id="1354458660">
                  <w:marLeft w:val="640"/>
                  <w:marRight w:val="0"/>
                  <w:marTop w:val="0"/>
                  <w:marBottom w:val="0"/>
                  <w:divBdr>
                    <w:top w:val="none" w:sz="0" w:space="0" w:color="auto"/>
                    <w:left w:val="none" w:sz="0" w:space="0" w:color="auto"/>
                    <w:bottom w:val="none" w:sz="0" w:space="0" w:color="auto"/>
                    <w:right w:val="none" w:sz="0" w:space="0" w:color="auto"/>
                  </w:divBdr>
                </w:div>
                <w:div w:id="317881890">
                  <w:marLeft w:val="640"/>
                  <w:marRight w:val="0"/>
                  <w:marTop w:val="0"/>
                  <w:marBottom w:val="0"/>
                  <w:divBdr>
                    <w:top w:val="none" w:sz="0" w:space="0" w:color="auto"/>
                    <w:left w:val="none" w:sz="0" w:space="0" w:color="auto"/>
                    <w:bottom w:val="none" w:sz="0" w:space="0" w:color="auto"/>
                    <w:right w:val="none" w:sz="0" w:space="0" w:color="auto"/>
                  </w:divBdr>
                </w:div>
                <w:div w:id="296838508">
                  <w:marLeft w:val="640"/>
                  <w:marRight w:val="0"/>
                  <w:marTop w:val="0"/>
                  <w:marBottom w:val="0"/>
                  <w:divBdr>
                    <w:top w:val="none" w:sz="0" w:space="0" w:color="auto"/>
                    <w:left w:val="none" w:sz="0" w:space="0" w:color="auto"/>
                    <w:bottom w:val="none" w:sz="0" w:space="0" w:color="auto"/>
                    <w:right w:val="none" w:sz="0" w:space="0" w:color="auto"/>
                  </w:divBdr>
                </w:div>
                <w:div w:id="56708928">
                  <w:marLeft w:val="640"/>
                  <w:marRight w:val="0"/>
                  <w:marTop w:val="0"/>
                  <w:marBottom w:val="0"/>
                  <w:divBdr>
                    <w:top w:val="none" w:sz="0" w:space="0" w:color="auto"/>
                    <w:left w:val="none" w:sz="0" w:space="0" w:color="auto"/>
                    <w:bottom w:val="none" w:sz="0" w:space="0" w:color="auto"/>
                    <w:right w:val="none" w:sz="0" w:space="0" w:color="auto"/>
                  </w:divBdr>
                </w:div>
                <w:div w:id="1749381006">
                  <w:marLeft w:val="640"/>
                  <w:marRight w:val="0"/>
                  <w:marTop w:val="0"/>
                  <w:marBottom w:val="0"/>
                  <w:divBdr>
                    <w:top w:val="none" w:sz="0" w:space="0" w:color="auto"/>
                    <w:left w:val="none" w:sz="0" w:space="0" w:color="auto"/>
                    <w:bottom w:val="none" w:sz="0" w:space="0" w:color="auto"/>
                    <w:right w:val="none" w:sz="0" w:space="0" w:color="auto"/>
                  </w:divBdr>
                </w:div>
                <w:div w:id="1432163549">
                  <w:marLeft w:val="640"/>
                  <w:marRight w:val="0"/>
                  <w:marTop w:val="0"/>
                  <w:marBottom w:val="0"/>
                  <w:divBdr>
                    <w:top w:val="none" w:sz="0" w:space="0" w:color="auto"/>
                    <w:left w:val="none" w:sz="0" w:space="0" w:color="auto"/>
                    <w:bottom w:val="none" w:sz="0" w:space="0" w:color="auto"/>
                    <w:right w:val="none" w:sz="0" w:space="0" w:color="auto"/>
                  </w:divBdr>
                </w:div>
                <w:div w:id="1689989636">
                  <w:marLeft w:val="640"/>
                  <w:marRight w:val="0"/>
                  <w:marTop w:val="0"/>
                  <w:marBottom w:val="0"/>
                  <w:divBdr>
                    <w:top w:val="none" w:sz="0" w:space="0" w:color="auto"/>
                    <w:left w:val="none" w:sz="0" w:space="0" w:color="auto"/>
                    <w:bottom w:val="none" w:sz="0" w:space="0" w:color="auto"/>
                    <w:right w:val="none" w:sz="0" w:space="0" w:color="auto"/>
                  </w:divBdr>
                </w:div>
                <w:div w:id="1287200448">
                  <w:marLeft w:val="640"/>
                  <w:marRight w:val="0"/>
                  <w:marTop w:val="0"/>
                  <w:marBottom w:val="0"/>
                  <w:divBdr>
                    <w:top w:val="none" w:sz="0" w:space="0" w:color="auto"/>
                    <w:left w:val="none" w:sz="0" w:space="0" w:color="auto"/>
                    <w:bottom w:val="none" w:sz="0" w:space="0" w:color="auto"/>
                    <w:right w:val="none" w:sz="0" w:space="0" w:color="auto"/>
                  </w:divBdr>
                </w:div>
                <w:div w:id="947662067">
                  <w:marLeft w:val="640"/>
                  <w:marRight w:val="0"/>
                  <w:marTop w:val="0"/>
                  <w:marBottom w:val="0"/>
                  <w:divBdr>
                    <w:top w:val="none" w:sz="0" w:space="0" w:color="auto"/>
                    <w:left w:val="none" w:sz="0" w:space="0" w:color="auto"/>
                    <w:bottom w:val="none" w:sz="0" w:space="0" w:color="auto"/>
                    <w:right w:val="none" w:sz="0" w:space="0" w:color="auto"/>
                  </w:divBdr>
                </w:div>
                <w:div w:id="2074959929">
                  <w:marLeft w:val="640"/>
                  <w:marRight w:val="0"/>
                  <w:marTop w:val="0"/>
                  <w:marBottom w:val="0"/>
                  <w:divBdr>
                    <w:top w:val="none" w:sz="0" w:space="0" w:color="auto"/>
                    <w:left w:val="none" w:sz="0" w:space="0" w:color="auto"/>
                    <w:bottom w:val="none" w:sz="0" w:space="0" w:color="auto"/>
                    <w:right w:val="none" w:sz="0" w:space="0" w:color="auto"/>
                  </w:divBdr>
                </w:div>
                <w:div w:id="189153321">
                  <w:marLeft w:val="640"/>
                  <w:marRight w:val="0"/>
                  <w:marTop w:val="0"/>
                  <w:marBottom w:val="0"/>
                  <w:divBdr>
                    <w:top w:val="none" w:sz="0" w:space="0" w:color="auto"/>
                    <w:left w:val="none" w:sz="0" w:space="0" w:color="auto"/>
                    <w:bottom w:val="none" w:sz="0" w:space="0" w:color="auto"/>
                    <w:right w:val="none" w:sz="0" w:space="0" w:color="auto"/>
                  </w:divBdr>
                </w:div>
                <w:div w:id="113141054">
                  <w:marLeft w:val="640"/>
                  <w:marRight w:val="0"/>
                  <w:marTop w:val="0"/>
                  <w:marBottom w:val="0"/>
                  <w:divBdr>
                    <w:top w:val="none" w:sz="0" w:space="0" w:color="auto"/>
                    <w:left w:val="none" w:sz="0" w:space="0" w:color="auto"/>
                    <w:bottom w:val="none" w:sz="0" w:space="0" w:color="auto"/>
                    <w:right w:val="none" w:sz="0" w:space="0" w:color="auto"/>
                  </w:divBdr>
                </w:div>
                <w:div w:id="410153661">
                  <w:marLeft w:val="640"/>
                  <w:marRight w:val="0"/>
                  <w:marTop w:val="0"/>
                  <w:marBottom w:val="0"/>
                  <w:divBdr>
                    <w:top w:val="none" w:sz="0" w:space="0" w:color="auto"/>
                    <w:left w:val="none" w:sz="0" w:space="0" w:color="auto"/>
                    <w:bottom w:val="none" w:sz="0" w:space="0" w:color="auto"/>
                    <w:right w:val="none" w:sz="0" w:space="0" w:color="auto"/>
                  </w:divBdr>
                </w:div>
                <w:div w:id="1728184350">
                  <w:marLeft w:val="640"/>
                  <w:marRight w:val="0"/>
                  <w:marTop w:val="0"/>
                  <w:marBottom w:val="0"/>
                  <w:divBdr>
                    <w:top w:val="none" w:sz="0" w:space="0" w:color="auto"/>
                    <w:left w:val="none" w:sz="0" w:space="0" w:color="auto"/>
                    <w:bottom w:val="none" w:sz="0" w:space="0" w:color="auto"/>
                    <w:right w:val="none" w:sz="0" w:space="0" w:color="auto"/>
                  </w:divBdr>
                </w:div>
                <w:div w:id="1396732">
                  <w:marLeft w:val="640"/>
                  <w:marRight w:val="0"/>
                  <w:marTop w:val="0"/>
                  <w:marBottom w:val="0"/>
                  <w:divBdr>
                    <w:top w:val="none" w:sz="0" w:space="0" w:color="auto"/>
                    <w:left w:val="none" w:sz="0" w:space="0" w:color="auto"/>
                    <w:bottom w:val="none" w:sz="0" w:space="0" w:color="auto"/>
                    <w:right w:val="none" w:sz="0" w:space="0" w:color="auto"/>
                  </w:divBdr>
                </w:div>
                <w:div w:id="514226587">
                  <w:marLeft w:val="640"/>
                  <w:marRight w:val="0"/>
                  <w:marTop w:val="0"/>
                  <w:marBottom w:val="0"/>
                  <w:divBdr>
                    <w:top w:val="none" w:sz="0" w:space="0" w:color="auto"/>
                    <w:left w:val="none" w:sz="0" w:space="0" w:color="auto"/>
                    <w:bottom w:val="none" w:sz="0" w:space="0" w:color="auto"/>
                    <w:right w:val="none" w:sz="0" w:space="0" w:color="auto"/>
                  </w:divBdr>
                </w:div>
                <w:div w:id="1326007796">
                  <w:marLeft w:val="640"/>
                  <w:marRight w:val="0"/>
                  <w:marTop w:val="0"/>
                  <w:marBottom w:val="0"/>
                  <w:divBdr>
                    <w:top w:val="none" w:sz="0" w:space="0" w:color="auto"/>
                    <w:left w:val="none" w:sz="0" w:space="0" w:color="auto"/>
                    <w:bottom w:val="none" w:sz="0" w:space="0" w:color="auto"/>
                    <w:right w:val="none" w:sz="0" w:space="0" w:color="auto"/>
                  </w:divBdr>
                </w:div>
                <w:div w:id="837114263">
                  <w:marLeft w:val="640"/>
                  <w:marRight w:val="0"/>
                  <w:marTop w:val="0"/>
                  <w:marBottom w:val="0"/>
                  <w:divBdr>
                    <w:top w:val="none" w:sz="0" w:space="0" w:color="auto"/>
                    <w:left w:val="none" w:sz="0" w:space="0" w:color="auto"/>
                    <w:bottom w:val="none" w:sz="0" w:space="0" w:color="auto"/>
                    <w:right w:val="none" w:sz="0" w:space="0" w:color="auto"/>
                  </w:divBdr>
                </w:div>
                <w:div w:id="562641064">
                  <w:marLeft w:val="640"/>
                  <w:marRight w:val="0"/>
                  <w:marTop w:val="0"/>
                  <w:marBottom w:val="0"/>
                  <w:divBdr>
                    <w:top w:val="none" w:sz="0" w:space="0" w:color="auto"/>
                    <w:left w:val="none" w:sz="0" w:space="0" w:color="auto"/>
                    <w:bottom w:val="none" w:sz="0" w:space="0" w:color="auto"/>
                    <w:right w:val="none" w:sz="0" w:space="0" w:color="auto"/>
                  </w:divBdr>
                </w:div>
                <w:div w:id="736706468">
                  <w:marLeft w:val="640"/>
                  <w:marRight w:val="0"/>
                  <w:marTop w:val="0"/>
                  <w:marBottom w:val="0"/>
                  <w:divBdr>
                    <w:top w:val="none" w:sz="0" w:space="0" w:color="auto"/>
                    <w:left w:val="none" w:sz="0" w:space="0" w:color="auto"/>
                    <w:bottom w:val="none" w:sz="0" w:space="0" w:color="auto"/>
                    <w:right w:val="none" w:sz="0" w:space="0" w:color="auto"/>
                  </w:divBdr>
                </w:div>
                <w:div w:id="432016415">
                  <w:marLeft w:val="640"/>
                  <w:marRight w:val="0"/>
                  <w:marTop w:val="0"/>
                  <w:marBottom w:val="0"/>
                  <w:divBdr>
                    <w:top w:val="none" w:sz="0" w:space="0" w:color="auto"/>
                    <w:left w:val="none" w:sz="0" w:space="0" w:color="auto"/>
                    <w:bottom w:val="none" w:sz="0" w:space="0" w:color="auto"/>
                    <w:right w:val="none" w:sz="0" w:space="0" w:color="auto"/>
                  </w:divBdr>
                </w:div>
                <w:div w:id="2068607285">
                  <w:marLeft w:val="640"/>
                  <w:marRight w:val="0"/>
                  <w:marTop w:val="0"/>
                  <w:marBottom w:val="0"/>
                  <w:divBdr>
                    <w:top w:val="none" w:sz="0" w:space="0" w:color="auto"/>
                    <w:left w:val="none" w:sz="0" w:space="0" w:color="auto"/>
                    <w:bottom w:val="none" w:sz="0" w:space="0" w:color="auto"/>
                    <w:right w:val="none" w:sz="0" w:space="0" w:color="auto"/>
                  </w:divBdr>
                </w:div>
                <w:div w:id="624851372">
                  <w:marLeft w:val="640"/>
                  <w:marRight w:val="0"/>
                  <w:marTop w:val="0"/>
                  <w:marBottom w:val="0"/>
                  <w:divBdr>
                    <w:top w:val="none" w:sz="0" w:space="0" w:color="auto"/>
                    <w:left w:val="none" w:sz="0" w:space="0" w:color="auto"/>
                    <w:bottom w:val="none" w:sz="0" w:space="0" w:color="auto"/>
                    <w:right w:val="none" w:sz="0" w:space="0" w:color="auto"/>
                  </w:divBdr>
                </w:div>
                <w:div w:id="1865167756">
                  <w:marLeft w:val="640"/>
                  <w:marRight w:val="0"/>
                  <w:marTop w:val="0"/>
                  <w:marBottom w:val="0"/>
                  <w:divBdr>
                    <w:top w:val="none" w:sz="0" w:space="0" w:color="auto"/>
                    <w:left w:val="none" w:sz="0" w:space="0" w:color="auto"/>
                    <w:bottom w:val="none" w:sz="0" w:space="0" w:color="auto"/>
                    <w:right w:val="none" w:sz="0" w:space="0" w:color="auto"/>
                  </w:divBdr>
                </w:div>
                <w:div w:id="541552080">
                  <w:marLeft w:val="640"/>
                  <w:marRight w:val="0"/>
                  <w:marTop w:val="0"/>
                  <w:marBottom w:val="0"/>
                  <w:divBdr>
                    <w:top w:val="none" w:sz="0" w:space="0" w:color="auto"/>
                    <w:left w:val="none" w:sz="0" w:space="0" w:color="auto"/>
                    <w:bottom w:val="none" w:sz="0" w:space="0" w:color="auto"/>
                    <w:right w:val="none" w:sz="0" w:space="0" w:color="auto"/>
                  </w:divBdr>
                </w:div>
                <w:div w:id="1688673271">
                  <w:marLeft w:val="640"/>
                  <w:marRight w:val="0"/>
                  <w:marTop w:val="0"/>
                  <w:marBottom w:val="0"/>
                  <w:divBdr>
                    <w:top w:val="none" w:sz="0" w:space="0" w:color="auto"/>
                    <w:left w:val="none" w:sz="0" w:space="0" w:color="auto"/>
                    <w:bottom w:val="none" w:sz="0" w:space="0" w:color="auto"/>
                    <w:right w:val="none" w:sz="0" w:space="0" w:color="auto"/>
                  </w:divBdr>
                </w:div>
                <w:div w:id="1911576339">
                  <w:marLeft w:val="640"/>
                  <w:marRight w:val="0"/>
                  <w:marTop w:val="0"/>
                  <w:marBottom w:val="0"/>
                  <w:divBdr>
                    <w:top w:val="none" w:sz="0" w:space="0" w:color="auto"/>
                    <w:left w:val="none" w:sz="0" w:space="0" w:color="auto"/>
                    <w:bottom w:val="none" w:sz="0" w:space="0" w:color="auto"/>
                    <w:right w:val="none" w:sz="0" w:space="0" w:color="auto"/>
                  </w:divBdr>
                </w:div>
                <w:div w:id="583413297">
                  <w:marLeft w:val="640"/>
                  <w:marRight w:val="0"/>
                  <w:marTop w:val="0"/>
                  <w:marBottom w:val="0"/>
                  <w:divBdr>
                    <w:top w:val="none" w:sz="0" w:space="0" w:color="auto"/>
                    <w:left w:val="none" w:sz="0" w:space="0" w:color="auto"/>
                    <w:bottom w:val="none" w:sz="0" w:space="0" w:color="auto"/>
                    <w:right w:val="none" w:sz="0" w:space="0" w:color="auto"/>
                  </w:divBdr>
                </w:div>
                <w:div w:id="568421375">
                  <w:marLeft w:val="640"/>
                  <w:marRight w:val="0"/>
                  <w:marTop w:val="0"/>
                  <w:marBottom w:val="0"/>
                  <w:divBdr>
                    <w:top w:val="none" w:sz="0" w:space="0" w:color="auto"/>
                    <w:left w:val="none" w:sz="0" w:space="0" w:color="auto"/>
                    <w:bottom w:val="none" w:sz="0" w:space="0" w:color="auto"/>
                    <w:right w:val="none" w:sz="0" w:space="0" w:color="auto"/>
                  </w:divBdr>
                </w:div>
                <w:div w:id="1135608018">
                  <w:marLeft w:val="640"/>
                  <w:marRight w:val="0"/>
                  <w:marTop w:val="0"/>
                  <w:marBottom w:val="0"/>
                  <w:divBdr>
                    <w:top w:val="none" w:sz="0" w:space="0" w:color="auto"/>
                    <w:left w:val="none" w:sz="0" w:space="0" w:color="auto"/>
                    <w:bottom w:val="none" w:sz="0" w:space="0" w:color="auto"/>
                    <w:right w:val="none" w:sz="0" w:space="0" w:color="auto"/>
                  </w:divBdr>
                </w:div>
                <w:div w:id="1998877117">
                  <w:marLeft w:val="640"/>
                  <w:marRight w:val="0"/>
                  <w:marTop w:val="0"/>
                  <w:marBottom w:val="0"/>
                  <w:divBdr>
                    <w:top w:val="none" w:sz="0" w:space="0" w:color="auto"/>
                    <w:left w:val="none" w:sz="0" w:space="0" w:color="auto"/>
                    <w:bottom w:val="none" w:sz="0" w:space="0" w:color="auto"/>
                    <w:right w:val="none" w:sz="0" w:space="0" w:color="auto"/>
                  </w:divBdr>
                </w:div>
                <w:div w:id="66458213">
                  <w:marLeft w:val="640"/>
                  <w:marRight w:val="0"/>
                  <w:marTop w:val="0"/>
                  <w:marBottom w:val="0"/>
                  <w:divBdr>
                    <w:top w:val="none" w:sz="0" w:space="0" w:color="auto"/>
                    <w:left w:val="none" w:sz="0" w:space="0" w:color="auto"/>
                    <w:bottom w:val="none" w:sz="0" w:space="0" w:color="auto"/>
                    <w:right w:val="none" w:sz="0" w:space="0" w:color="auto"/>
                  </w:divBdr>
                </w:div>
                <w:div w:id="1089305196">
                  <w:marLeft w:val="640"/>
                  <w:marRight w:val="0"/>
                  <w:marTop w:val="0"/>
                  <w:marBottom w:val="0"/>
                  <w:divBdr>
                    <w:top w:val="none" w:sz="0" w:space="0" w:color="auto"/>
                    <w:left w:val="none" w:sz="0" w:space="0" w:color="auto"/>
                    <w:bottom w:val="none" w:sz="0" w:space="0" w:color="auto"/>
                    <w:right w:val="none" w:sz="0" w:space="0" w:color="auto"/>
                  </w:divBdr>
                </w:div>
                <w:div w:id="1036080359">
                  <w:marLeft w:val="640"/>
                  <w:marRight w:val="0"/>
                  <w:marTop w:val="0"/>
                  <w:marBottom w:val="0"/>
                  <w:divBdr>
                    <w:top w:val="none" w:sz="0" w:space="0" w:color="auto"/>
                    <w:left w:val="none" w:sz="0" w:space="0" w:color="auto"/>
                    <w:bottom w:val="none" w:sz="0" w:space="0" w:color="auto"/>
                    <w:right w:val="none" w:sz="0" w:space="0" w:color="auto"/>
                  </w:divBdr>
                </w:div>
                <w:div w:id="1027412729">
                  <w:marLeft w:val="640"/>
                  <w:marRight w:val="0"/>
                  <w:marTop w:val="0"/>
                  <w:marBottom w:val="0"/>
                  <w:divBdr>
                    <w:top w:val="none" w:sz="0" w:space="0" w:color="auto"/>
                    <w:left w:val="none" w:sz="0" w:space="0" w:color="auto"/>
                    <w:bottom w:val="none" w:sz="0" w:space="0" w:color="auto"/>
                    <w:right w:val="none" w:sz="0" w:space="0" w:color="auto"/>
                  </w:divBdr>
                </w:div>
                <w:div w:id="1791430888">
                  <w:marLeft w:val="640"/>
                  <w:marRight w:val="0"/>
                  <w:marTop w:val="0"/>
                  <w:marBottom w:val="0"/>
                  <w:divBdr>
                    <w:top w:val="none" w:sz="0" w:space="0" w:color="auto"/>
                    <w:left w:val="none" w:sz="0" w:space="0" w:color="auto"/>
                    <w:bottom w:val="none" w:sz="0" w:space="0" w:color="auto"/>
                    <w:right w:val="none" w:sz="0" w:space="0" w:color="auto"/>
                  </w:divBdr>
                </w:div>
                <w:div w:id="335235359">
                  <w:marLeft w:val="640"/>
                  <w:marRight w:val="0"/>
                  <w:marTop w:val="0"/>
                  <w:marBottom w:val="0"/>
                  <w:divBdr>
                    <w:top w:val="none" w:sz="0" w:space="0" w:color="auto"/>
                    <w:left w:val="none" w:sz="0" w:space="0" w:color="auto"/>
                    <w:bottom w:val="none" w:sz="0" w:space="0" w:color="auto"/>
                    <w:right w:val="none" w:sz="0" w:space="0" w:color="auto"/>
                  </w:divBdr>
                </w:div>
                <w:div w:id="936056042">
                  <w:marLeft w:val="640"/>
                  <w:marRight w:val="0"/>
                  <w:marTop w:val="0"/>
                  <w:marBottom w:val="0"/>
                  <w:divBdr>
                    <w:top w:val="none" w:sz="0" w:space="0" w:color="auto"/>
                    <w:left w:val="none" w:sz="0" w:space="0" w:color="auto"/>
                    <w:bottom w:val="none" w:sz="0" w:space="0" w:color="auto"/>
                    <w:right w:val="none" w:sz="0" w:space="0" w:color="auto"/>
                  </w:divBdr>
                </w:div>
                <w:div w:id="1669284294">
                  <w:marLeft w:val="640"/>
                  <w:marRight w:val="0"/>
                  <w:marTop w:val="0"/>
                  <w:marBottom w:val="0"/>
                  <w:divBdr>
                    <w:top w:val="none" w:sz="0" w:space="0" w:color="auto"/>
                    <w:left w:val="none" w:sz="0" w:space="0" w:color="auto"/>
                    <w:bottom w:val="none" w:sz="0" w:space="0" w:color="auto"/>
                    <w:right w:val="none" w:sz="0" w:space="0" w:color="auto"/>
                  </w:divBdr>
                </w:div>
                <w:div w:id="1441031578">
                  <w:marLeft w:val="640"/>
                  <w:marRight w:val="0"/>
                  <w:marTop w:val="0"/>
                  <w:marBottom w:val="0"/>
                  <w:divBdr>
                    <w:top w:val="none" w:sz="0" w:space="0" w:color="auto"/>
                    <w:left w:val="none" w:sz="0" w:space="0" w:color="auto"/>
                    <w:bottom w:val="none" w:sz="0" w:space="0" w:color="auto"/>
                    <w:right w:val="none" w:sz="0" w:space="0" w:color="auto"/>
                  </w:divBdr>
                </w:div>
                <w:div w:id="1743063576">
                  <w:marLeft w:val="640"/>
                  <w:marRight w:val="0"/>
                  <w:marTop w:val="0"/>
                  <w:marBottom w:val="0"/>
                  <w:divBdr>
                    <w:top w:val="none" w:sz="0" w:space="0" w:color="auto"/>
                    <w:left w:val="none" w:sz="0" w:space="0" w:color="auto"/>
                    <w:bottom w:val="none" w:sz="0" w:space="0" w:color="auto"/>
                    <w:right w:val="none" w:sz="0" w:space="0" w:color="auto"/>
                  </w:divBdr>
                </w:div>
                <w:div w:id="1350447607">
                  <w:marLeft w:val="640"/>
                  <w:marRight w:val="0"/>
                  <w:marTop w:val="0"/>
                  <w:marBottom w:val="0"/>
                  <w:divBdr>
                    <w:top w:val="none" w:sz="0" w:space="0" w:color="auto"/>
                    <w:left w:val="none" w:sz="0" w:space="0" w:color="auto"/>
                    <w:bottom w:val="none" w:sz="0" w:space="0" w:color="auto"/>
                    <w:right w:val="none" w:sz="0" w:space="0" w:color="auto"/>
                  </w:divBdr>
                </w:div>
                <w:div w:id="1815641288">
                  <w:marLeft w:val="640"/>
                  <w:marRight w:val="0"/>
                  <w:marTop w:val="0"/>
                  <w:marBottom w:val="0"/>
                  <w:divBdr>
                    <w:top w:val="none" w:sz="0" w:space="0" w:color="auto"/>
                    <w:left w:val="none" w:sz="0" w:space="0" w:color="auto"/>
                    <w:bottom w:val="none" w:sz="0" w:space="0" w:color="auto"/>
                    <w:right w:val="none" w:sz="0" w:space="0" w:color="auto"/>
                  </w:divBdr>
                </w:div>
                <w:div w:id="763308427">
                  <w:marLeft w:val="640"/>
                  <w:marRight w:val="0"/>
                  <w:marTop w:val="0"/>
                  <w:marBottom w:val="0"/>
                  <w:divBdr>
                    <w:top w:val="none" w:sz="0" w:space="0" w:color="auto"/>
                    <w:left w:val="none" w:sz="0" w:space="0" w:color="auto"/>
                    <w:bottom w:val="none" w:sz="0" w:space="0" w:color="auto"/>
                    <w:right w:val="none" w:sz="0" w:space="0" w:color="auto"/>
                  </w:divBdr>
                </w:div>
                <w:div w:id="1617330043">
                  <w:marLeft w:val="640"/>
                  <w:marRight w:val="0"/>
                  <w:marTop w:val="0"/>
                  <w:marBottom w:val="0"/>
                  <w:divBdr>
                    <w:top w:val="none" w:sz="0" w:space="0" w:color="auto"/>
                    <w:left w:val="none" w:sz="0" w:space="0" w:color="auto"/>
                    <w:bottom w:val="none" w:sz="0" w:space="0" w:color="auto"/>
                    <w:right w:val="none" w:sz="0" w:space="0" w:color="auto"/>
                  </w:divBdr>
                </w:div>
                <w:div w:id="1327585888">
                  <w:marLeft w:val="640"/>
                  <w:marRight w:val="0"/>
                  <w:marTop w:val="0"/>
                  <w:marBottom w:val="0"/>
                  <w:divBdr>
                    <w:top w:val="none" w:sz="0" w:space="0" w:color="auto"/>
                    <w:left w:val="none" w:sz="0" w:space="0" w:color="auto"/>
                    <w:bottom w:val="none" w:sz="0" w:space="0" w:color="auto"/>
                    <w:right w:val="none" w:sz="0" w:space="0" w:color="auto"/>
                  </w:divBdr>
                </w:div>
                <w:div w:id="1070613993">
                  <w:marLeft w:val="640"/>
                  <w:marRight w:val="0"/>
                  <w:marTop w:val="0"/>
                  <w:marBottom w:val="0"/>
                  <w:divBdr>
                    <w:top w:val="none" w:sz="0" w:space="0" w:color="auto"/>
                    <w:left w:val="none" w:sz="0" w:space="0" w:color="auto"/>
                    <w:bottom w:val="none" w:sz="0" w:space="0" w:color="auto"/>
                    <w:right w:val="none" w:sz="0" w:space="0" w:color="auto"/>
                  </w:divBdr>
                </w:div>
                <w:div w:id="278924423">
                  <w:marLeft w:val="640"/>
                  <w:marRight w:val="0"/>
                  <w:marTop w:val="0"/>
                  <w:marBottom w:val="0"/>
                  <w:divBdr>
                    <w:top w:val="none" w:sz="0" w:space="0" w:color="auto"/>
                    <w:left w:val="none" w:sz="0" w:space="0" w:color="auto"/>
                    <w:bottom w:val="none" w:sz="0" w:space="0" w:color="auto"/>
                    <w:right w:val="none" w:sz="0" w:space="0" w:color="auto"/>
                  </w:divBdr>
                </w:div>
              </w:divsChild>
            </w:div>
            <w:div w:id="1731226724">
              <w:marLeft w:val="0"/>
              <w:marRight w:val="0"/>
              <w:marTop w:val="0"/>
              <w:marBottom w:val="0"/>
              <w:divBdr>
                <w:top w:val="none" w:sz="0" w:space="0" w:color="auto"/>
                <w:left w:val="none" w:sz="0" w:space="0" w:color="auto"/>
                <w:bottom w:val="none" w:sz="0" w:space="0" w:color="auto"/>
                <w:right w:val="none" w:sz="0" w:space="0" w:color="auto"/>
              </w:divBdr>
              <w:divsChild>
                <w:div w:id="446511844">
                  <w:marLeft w:val="640"/>
                  <w:marRight w:val="0"/>
                  <w:marTop w:val="0"/>
                  <w:marBottom w:val="0"/>
                  <w:divBdr>
                    <w:top w:val="none" w:sz="0" w:space="0" w:color="auto"/>
                    <w:left w:val="none" w:sz="0" w:space="0" w:color="auto"/>
                    <w:bottom w:val="none" w:sz="0" w:space="0" w:color="auto"/>
                    <w:right w:val="none" w:sz="0" w:space="0" w:color="auto"/>
                  </w:divBdr>
                </w:div>
                <w:div w:id="1673406833">
                  <w:marLeft w:val="640"/>
                  <w:marRight w:val="0"/>
                  <w:marTop w:val="0"/>
                  <w:marBottom w:val="0"/>
                  <w:divBdr>
                    <w:top w:val="none" w:sz="0" w:space="0" w:color="auto"/>
                    <w:left w:val="none" w:sz="0" w:space="0" w:color="auto"/>
                    <w:bottom w:val="none" w:sz="0" w:space="0" w:color="auto"/>
                    <w:right w:val="none" w:sz="0" w:space="0" w:color="auto"/>
                  </w:divBdr>
                </w:div>
                <w:div w:id="1718359619">
                  <w:marLeft w:val="640"/>
                  <w:marRight w:val="0"/>
                  <w:marTop w:val="0"/>
                  <w:marBottom w:val="0"/>
                  <w:divBdr>
                    <w:top w:val="none" w:sz="0" w:space="0" w:color="auto"/>
                    <w:left w:val="none" w:sz="0" w:space="0" w:color="auto"/>
                    <w:bottom w:val="none" w:sz="0" w:space="0" w:color="auto"/>
                    <w:right w:val="none" w:sz="0" w:space="0" w:color="auto"/>
                  </w:divBdr>
                </w:div>
                <w:div w:id="665210329">
                  <w:marLeft w:val="640"/>
                  <w:marRight w:val="0"/>
                  <w:marTop w:val="0"/>
                  <w:marBottom w:val="0"/>
                  <w:divBdr>
                    <w:top w:val="none" w:sz="0" w:space="0" w:color="auto"/>
                    <w:left w:val="none" w:sz="0" w:space="0" w:color="auto"/>
                    <w:bottom w:val="none" w:sz="0" w:space="0" w:color="auto"/>
                    <w:right w:val="none" w:sz="0" w:space="0" w:color="auto"/>
                  </w:divBdr>
                </w:div>
                <w:div w:id="659507432">
                  <w:marLeft w:val="640"/>
                  <w:marRight w:val="0"/>
                  <w:marTop w:val="0"/>
                  <w:marBottom w:val="0"/>
                  <w:divBdr>
                    <w:top w:val="none" w:sz="0" w:space="0" w:color="auto"/>
                    <w:left w:val="none" w:sz="0" w:space="0" w:color="auto"/>
                    <w:bottom w:val="none" w:sz="0" w:space="0" w:color="auto"/>
                    <w:right w:val="none" w:sz="0" w:space="0" w:color="auto"/>
                  </w:divBdr>
                </w:div>
                <w:div w:id="219902259">
                  <w:marLeft w:val="640"/>
                  <w:marRight w:val="0"/>
                  <w:marTop w:val="0"/>
                  <w:marBottom w:val="0"/>
                  <w:divBdr>
                    <w:top w:val="none" w:sz="0" w:space="0" w:color="auto"/>
                    <w:left w:val="none" w:sz="0" w:space="0" w:color="auto"/>
                    <w:bottom w:val="none" w:sz="0" w:space="0" w:color="auto"/>
                    <w:right w:val="none" w:sz="0" w:space="0" w:color="auto"/>
                  </w:divBdr>
                </w:div>
                <w:div w:id="1404835956">
                  <w:marLeft w:val="640"/>
                  <w:marRight w:val="0"/>
                  <w:marTop w:val="0"/>
                  <w:marBottom w:val="0"/>
                  <w:divBdr>
                    <w:top w:val="none" w:sz="0" w:space="0" w:color="auto"/>
                    <w:left w:val="none" w:sz="0" w:space="0" w:color="auto"/>
                    <w:bottom w:val="none" w:sz="0" w:space="0" w:color="auto"/>
                    <w:right w:val="none" w:sz="0" w:space="0" w:color="auto"/>
                  </w:divBdr>
                </w:div>
                <w:div w:id="777018926">
                  <w:marLeft w:val="640"/>
                  <w:marRight w:val="0"/>
                  <w:marTop w:val="0"/>
                  <w:marBottom w:val="0"/>
                  <w:divBdr>
                    <w:top w:val="none" w:sz="0" w:space="0" w:color="auto"/>
                    <w:left w:val="none" w:sz="0" w:space="0" w:color="auto"/>
                    <w:bottom w:val="none" w:sz="0" w:space="0" w:color="auto"/>
                    <w:right w:val="none" w:sz="0" w:space="0" w:color="auto"/>
                  </w:divBdr>
                </w:div>
                <w:div w:id="628895431">
                  <w:marLeft w:val="640"/>
                  <w:marRight w:val="0"/>
                  <w:marTop w:val="0"/>
                  <w:marBottom w:val="0"/>
                  <w:divBdr>
                    <w:top w:val="none" w:sz="0" w:space="0" w:color="auto"/>
                    <w:left w:val="none" w:sz="0" w:space="0" w:color="auto"/>
                    <w:bottom w:val="none" w:sz="0" w:space="0" w:color="auto"/>
                    <w:right w:val="none" w:sz="0" w:space="0" w:color="auto"/>
                  </w:divBdr>
                </w:div>
                <w:div w:id="540245755">
                  <w:marLeft w:val="640"/>
                  <w:marRight w:val="0"/>
                  <w:marTop w:val="0"/>
                  <w:marBottom w:val="0"/>
                  <w:divBdr>
                    <w:top w:val="none" w:sz="0" w:space="0" w:color="auto"/>
                    <w:left w:val="none" w:sz="0" w:space="0" w:color="auto"/>
                    <w:bottom w:val="none" w:sz="0" w:space="0" w:color="auto"/>
                    <w:right w:val="none" w:sz="0" w:space="0" w:color="auto"/>
                  </w:divBdr>
                </w:div>
                <w:div w:id="453863398">
                  <w:marLeft w:val="640"/>
                  <w:marRight w:val="0"/>
                  <w:marTop w:val="0"/>
                  <w:marBottom w:val="0"/>
                  <w:divBdr>
                    <w:top w:val="none" w:sz="0" w:space="0" w:color="auto"/>
                    <w:left w:val="none" w:sz="0" w:space="0" w:color="auto"/>
                    <w:bottom w:val="none" w:sz="0" w:space="0" w:color="auto"/>
                    <w:right w:val="none" w:sz="0" w:space="0" w:color="auto"/>
                  </w:divBdr>
                </w:div>
                <w:div w:id="165675463">
                  <w:marLeft w:val="640"/>
                  <w:marRight w:val="0"/>
                  <w:marTop w:val="0"/>
                  <w:marBottom w:val="0"/>
                  <w:divBdr>
                    <w:top w:val="none" w:sz="0" w:space="0" w:color="auto"/>
                    <w:left w:val="none" w:sz="0" w:space="0" w:color="auto"/>
                    <w:bottom w:val="none" w:sz="0" w:space="0" w:color="auto"/>
                    <w:right w:val="none" w:sz="0" w:space="0" w:color="auto"/>
                  </w:divBdr>
                </w:div>
                <w:div w:id="700861215">
                  <w:marLeft w:val="640"/>
                  <w:marRight w:val="0"/>
                  <w:marTop w:val="0"/>
                  <w:marBottom w:val="0"/>
                  <w:divBdr>
                    <w:top w:val="none" w:sz="0" w:space="0" w:color="auto"/>
                    <w:left w:val="none" w:sz="0" w:space="0" w:color="auto"/>
                    <w:bottom w:val="none" w:sz="0" w:space="0" w:color="auto"/>
                    <w:right w:val="none" w:sz="0" w:space="0" w:color="auto"/>
                  </w:divBdr>
                </w:div>
                <w:div w:id="2094548461">
                  <w:marLeft w:val="640"/>
                  <w:marRight w:val="0"/>
                  <w:marTop w:val="0"/>
                  <w:marBottom w:val="0"/>
                  <w:divBdr>
                    <w:top w:val="none" w:sz="0" w:space="0" w:color="auto"/>
                    <w:left w:val="none" w:sz="0" w:space="0" w:color="auto"/>
                    <w:bottom w:val="none" w:sz="0" w:space="0" w:color="auto"/>
                    <w:right w:val="none" w:sz="0" w:space="0" w:color="auto"/>
                  </w:divBdr>
                </w:div>
                <w:div w:id="997078709">
                  <w:marLeft w:val="640"/>
                  <w:marRight w:val="0"/>
                  <w:marTop w:val="0"/>
                  <w:marBottom w:val="0"/>
                  <w:divBdr>
                    <w:top w:val="none" w:sz="0" w:space="0" w:color="auto"/>
                    <w:left w:val="none" w:sz="0" w:space="0" w:color="auto"/>
                    <w:bottom w:val="none" w:sz="0" w:space="0" w:color="auto"/>
                    <w:right w:val="none" w:sz="0" w:space="0" w:color="auto"/>
                  </w:divBdr>
                </w:div>
                <w:div w:id="1649164559">
                  <w:marLeft w:val="640"/>
                  <w:marRight w:val="0"/>
                  <w:marTop w:val="0"/>
                  <w:marBottom w:val="0"/>
                  <w:divBdr>
                    <w:top w:val="none" w:sz="0" w:space="0" w:color="auto"/>
                    <w:left w:val="none" w:sz="0" w:space="0" w:color="auto"/>
                    <w:bottom w:val="none" w:sz="0" w:space="0" w:color="auto"/>
                    <w:right w:val="none" w:sz="0" w:space="0" w:color="auto"/>
                  </w:divBdr>
                </w:div>
                <w:div w:id="1925454887">
                  <w:marLeft w:val="640"/>
                  <w:marRight w:val="0"/>
                  <w:marTop w:val="0"/>
                  <w:marBottom w:val="0"/>
                  <w:divBdr>
                    <w:top w:val="none" w:sz="0" w:space="0" w:color="auto"/>
                    <w:left w:val="none" w:sz="0" w:space="0" w:color="auto"/>
                    <w:bottom w:val="none" w:sz="0" w:space="0" w:color="auto"/>
                    <w:right w:val="none" w:sz="0" w:space="0" w:color="auto"/>
                  </w:divBdr>
                </w:div>
                <w:div w:id="526456522">
                  <w:marLeft w:val="640"/>
                  <w:marRight w:val="0"/>
                  <w:marTop w:val="0"/>
                  <w:marBottom w:val="0"/>
                  <w:divBdr>
                    <w:top w:val="none" w:sz="0" w:space="0" w:color="auto"/>
                    <w:left w:val="none" w:sz="0" w:space="0" w:color="auto"/>
                    <w:bottom w:val="none" w:sz="0" w:space="0" w:color="auto"/>
                    <w:right w:val="none" w:sz="0" w:space="0" w:color="auto"/>
                  </w:divBdr>
                </w:div>
                <w:div w:id="1075934036">
                  <w:marLeft w:val="640"/>
                  <w:marRight w:val="0"/>
                  <w:marTop w:val="0"/>
                  <w:marBottom w:val="0"/>
                  <w:divBdr>
                    <w:top w:val="none" w:sz="0" w:space="0" w:color="auto"/>
                    <w:left w:val="none" w:sz="0" w:space="0" w:color="auto"/>
                    <w:bottom w:val="none" w:sz="0" w:space="0" w:color="auto"/>
                    <w:right w:val="none" w:sz="0" w:space="0" w:color="auto"/>
                  </w:divBdr>
                </w:div>
                <w:div w:id="140314814">
                  <w:marLeft w:val="640"/>
                  <w:marRight w:val="0"/>
                  <w:marTop w:val="0"/>
                  <w:marBottom w:val="0"/>
                  <w:divBdr>
                    <w:top w:val="none" w:sz="0" w:space="0" w:color="auto"/>
                    <w:left w:val="none" w:sz="0" w:space="0" w:color="auto"/>
                    <w:bottom w:val="none" w:sz="0" w:space="0" w:color="auto"/>
                    <w:right w:val="none" w:sz="0" w:space="0" w:color="auto"/>
                  </w:divBdr>
                </w:div>
                <w:div w:id="1890143792">
                  <w:marLeft w:val="640"/>
                  <w:marRight w:val="0"/>
                  <w:marTop w:val="0"/>
                  <w:marBottom w:val="0"/>
                  <w:divBdr>
                    <w:top w:val="none" w:sz="0" w:space="0" w:color="auto"/>
                    <w:left w:val="none" w:sz="0" w:space="0" w:color="auto"/>
                    <w:bottom w:val="none" w:sz="0" w:space="0" w:color="auto"/>
                    <w:right w:val="none" w:sz="0" w:space="0" w:color="auto"/>
                  </w:divBdr>
                </w:div>
                <w:div w:id="545262001">
                  <w:marLeft w:val="640"/>
                  <w:marRight w:val="0"/>
                  <w:marTop w:val="0"/>
                  <w:marBottom w:val="0"/>
                  <w:divBdr>
                    <w:top w:val="none" w:sz="0" w:space="0" w:color="auto"/>
                    <w:left w:val="none" w:sz="0" w:space="0" w:color="auto"/>
                    <w:bottom w:val="none" w:sz="0" w:space="0" w:color="auto"/>
                    <w:right w:val="none" w:sz="0" w:space="0" w:color="auto"/>
                  </w:divBdr>
                </w:div>
                <w:div w:id="1362171773">
                  <w:marLeft w:val="640"/>
                  <w:marRight w:val="0"/>
                  <w:marTop w:val="0"/>
                  <w:marBottom w:val="0"/>
                  <w:divBdr>
                    <w:top w:val="none" w:sz="0" w:space="0" w:color="auto"/>
                    <w:left w:val="none" w:sz="0" w:space="0" w:color="auto"/>
                    <w:bottom w:val="none" w:sz="0" w:space="0" w:color="auto"/>
                    <w:right w:val="none" w:sz="0" w:space="0" w:color="auto"/>
                  </w:divBdr>
                </w:div>
                <w:div w:id="396320480">
                  <w:marLeft w:val="640"/>
                  <w:marRight w:val="0"/>
                  <w:marTop w:val="0"/>
                  <w:marBottom w:val="0"/>
                  <w:divBdr>
                    <w:top w:val="none" w:sz="0" w:space="0" w:color="auto"/>
                    <w:left w:val="none" w:sz="0" w:space="0" w:color="auto"/>
                    <w:bottom w:val="none" w:sz="0" w:space="0" w:color="auto"/>
                    <w:right w:val="none" w:sz="0" w:space="0" w:color="auto"/>
                  </w:divBdr>
                </w:div>
                <w:div w:id="1623686724">
                  <w:marLeft w:val="640"/>
                  <w:marRight w:val="0"/>
                  <w:marTop w:val="0"/>
                  <w:marBottom w:val="0"/>
                  <w:divBdr>
                    <w:top w:val="none" w:sz="0" w:space="0" w:color="auto"/>
                    <w:left w:val="none" w:sz="0" w:space="0" w:color="auto"/>
                    <w:bottom w:val="none" w:sz="0" w:space="0" w:color="auto"/>
                    <w:right w:val="none" w:sz="0" w:space="0" w:color="auto"/>
                  </w:divBdr>
                </w:div>
                <w:div w:id="365449018">
                  <w:marLeft w:val="640"/>
                  <w:marRight w:val="0"/>
                  <w:marTop w:val="0"/>
                  <w:marBottom w:val="0"/>
                  <w:divBdr>
                    <w:top w:val="none" w:sz="0" w:space="0" w:color="auto"/>
                    <w:left w:val="none" w:sz="0" w:space="0" w:color="auto"/>
                    <w:bottom w:val="none" w:sz="0" w:space="0" w:color="auto"/>
                    <w:right w:val="none" w:sz="0" w:space="0" w:color="auto"/>
                  </w:divBdr>
                </w:div>
                <w:div w:id="1919559408">
                  <w:marLeft w:val="640"/>
                  <w:marRight w:val="0"/>
                  <w:marTop w:val="0"/>
                  <w:marBottom w:val="0"/>
                  <w:divBdr>
                    <w:top w:val="none" w:sz="0" w:space="0" w:color="auto"/>
                    <w:left w:val="none" w:sz="0" w:space="0" w:color="auto"/>
                    <w:bottom w:val="none" w:sz="0" w:space="0" w:color="auto"/>
                    <w:right w:val="none" w:sz="0" w:space="0" w:color="auto"/>
                  </w:divBdr>
                </w:div>
                <w:div w:id="1807048636">
                  <w:marLeft w:val="640"/>
                  <w:marRight w:val="0"/>
                  <w:marTop w:val="0"/>
                  <w:marBottom w:val="0"/>
                  <w:divBdr>
                    <w:top w:val="none" w:sz="0" w:space="0" w:color="auto"/>
                    <w:left w:val="none" w:sz="0" w:space="0" w:color="auto"/>
                    <w:bottom w:val="none" w:sz="0" w:space="0" w:color="auto"/>
                    <w:right w:val="none" w:sz="0" w:space="0" w:color="auto"/>
                  </w:divBdr>
                </w:div>
                <w:div w:id="1533301899">
                  <w:marLeft w:val="640"/>
                  <w:marRight w:val="0"/>
                  <w:marTop w:val="0"/>
                  <w:marBottom w:val="0"/>
                  <w:divBdr>
                    <w:top w:val="none" w:sz="0" w:space="0" w:color="auto"/>
                    <w:left w:val="none" w:sz="0" w:space="0" w:color="auto"/>
                    <w:bottom w:val="none" w:sz="0" w:space="0" w:color="auto"/>
                    <w:right w:val="none" w:sz="0" w:space="0" w:color="auto"/>
                  </w:divBdr>
                </w:div>
                <w:div w:id="1950311782">
                  <w:marLeft w:val="640"/>
                  <w:marRight w:val="0"/>
                  <w:marTop w:val="0"/>
                  <w:marBottom w:val="0"/>
                  <w:divBdr>
                    <w:top w:val="none" w:sz="0" w:space="0" w:color="auto"/>
                    <w:left w:val="none" w:sz="0" w:space="0" w:color="auto"/>
                    <w:bottom w:val="none" w:sz="0" w:space="0" w:color="auto"/>
                    <w:right w:val="none" w:sz="0" w:space="0" w:color="auto"/>
                  </w:divBdr>
                </w:div>
                <w:div w:id="356933673">
                  <w:marLeft w:val="640"/>
                  <w:marRight w:val="0"/>
                  <w:marTop w:val="0"/>
                  <w:marBottom w:val="0"/>
                  <w:divBdr>
                    <w:top w:val="none" w:sz="0" w:space="0" w:color="auto"/>
                    <w:left w:val="none" w:sz="0" w:space="0" w:color="auto"/>
                    <w:bottom w:val="none" w:sz="0" w:space="0" w:color="auto"/>
                    <w:right w:val="none" w:sz="0" w:space="0" w:color="auto"/>
                  </w:divBdr>
                </w:div>
                <w:div w:id="635569067">
                  <w:marLeft w:val="640"/>
                  <w:marRight w:val="0"/>
                  <w:marTop w:val="0"/>
                  <w:marBottom w:val="0"/>
                  <w:divBdr>
                    <w:top w:val="none" w:sz="0" w:space="0" w:color="auto"/>
                    <w:left w:val="none" w:sz="0" w:space="0" w:color="auto"/>
                    <w:bottom w:val="none" w:sz="0" w:space="0" w:color="auto"/>
                    <w:right w:val="none" w:sz="0" w:space="0" w:color="auto"/>
                  </w:divBdr>
                </w:div>
                <w:div w:id="865095633">
                  <w:marLeft w:val="640"/>
                  <w:marRight w:val="0"/>
                  <w:marTop w:val="0"/>
                  <w:marBottom w:val="0"/>
                  <w:divBdr>
                    <w:top w:val="none" w:sz="0" w:space="0" w:color="auto"/>
                    <w:left w:val="none" w:sz="0" w:space="0" w:color="auto"/>
                    <w:bottom w:val="none" w:sz="0" w:space="0" w:color="auto"/>
                    <w:right w:val="none" w:sz="0" w:space="0" w:color="auto"/>
                  </w:divBdr>
                </w:div>
                <w:div w:id="772631262">
                  <w:marLeft w:val="640"/>
                  <w:marRight w:val="0"/>
                  <w:marTop w:val="0"/>
                  <w:marBottom w:val="0"/>
                  <w:divBdr>
                    <w:top w:val="none" w:sz="0" w:space="0" w:color="auto"/>
                    <w:left w:val="none" w:sz="0" w:space="0" w:color="auto"/>
                    <w:bottom w:val="none" w:sz="0" w:space="0" w:color="auto"/>
                    <w:right w:val="none" w:sz="0" w:space="0" w:color="auto"/>
                  </w:divBdr>
                </w:div>
                <w:div w:id="1537934243">
                  <w:marLeft w:val="640"/>
                  <w:marRight w:val="0"/>
                  <w:marTop w:val="0"/>
                  <w:marBottom w:val="0"/>
                  <w:divBdr>
                    <w:top w:val="none" w:sz="0" w:space="0" w:color="auto"/>
                    <w:left w:val="none" w:sz="0" w:space="0" w:color="auto"/>
                    <w:bottom w:val="none" w:sz="0" w:space="0" w:color="auto"/>
                    <w:right w:val="none" w:sz="0" w:space="0" w:color="auto"/>
                  </w:divBdr>
                </w:div>
                <w:div w:id="179973306">
                  <w:marLeft w:val="640"/>
                  <w:marRight w:val="0"/>
                  <w:marTop w:val="0"/>
                  <w:marBottom w:val="0"/>
                  <w:divBdr>
                    <w:top w:val="none" w:sz="0" w:space="0" w:color="auto"/>
                    <w:left w:val="none" w:sz="0" w:space="0" w:color="auto"/>
                    <w:bottom w:val="none" w:sz="0" w:space="0" w:color="auto"/>
                    <w:right w:val="none" w:sz="0" w:space="0" w:color="auto"/>
                  </w:divBdr>
                </w:div>
                <w:div w:id="1859197448">
                  <w:marLeft w:val="640"/>
                  <w:marRight w:val="0"/>
                  <w:marTop w:val="0"/>
                  <w:marBottom w:val="0"/>
                  <w:divBdr>
                    <w:top w:val="none" w:sz="0" w:space="0" w:color="auto"/>
                    <w:left w:val="none" w:sz="0" w:space="0" w:color="auto"/>
                    <w:bottom w:val="none" w:sz="0" w:space="0" w:color="auto"/>
                    <w:right w:val="none" w:sz="0" w:space="0" w:color="auto"/>
                  </w:divBdr>
                </w:div>
                <w:div w:id="1104882228">
                  <w:marLeft w:val="640"/>
                  <w:marRight w:val="0"/>
                  <w:marTop w:val="0"/>
                  <w:marBottom w:val="0"/>
                  <w:divBdr>
                    <w:top w:val="none" w:sz="0" w:space="0" w:color="auto"/>
                    <w:left w:val="none" w:sz="0" w:space="0" w:color="auto"/>
                    <w:bottom w:val="none" w:sz="0" w:space="0" w:color="auto"/>
                    <w:right w:val="none" w:sz="0" w:space="0" w:color="auto"/>
                  </w:divBdr>
                </w:div>
                <w:div w:id="871307515">
                  <w:marLeft w:val="640"/>
                  <w:marRight w:val="0"/>
                  <w:marTop w:val="0"/>
                  <w:marBottom w:val="0"/>
                  <w:divBdr>
                    <w:top w:val="none" w:sz="0" w:space="0" w:color="auto"/>
                    <w:left w:val="none" w:sz="0" w:space="0" w:color="auto"/>
                    <w:bottom w:val="none" w:sz="0" w:space="0" w:color="auto"/>
                    <w:right w:val="none" w:sz="0" w:space="0" w:color="auto"/>
                  </w:divBdr>
                </w:div>
                <w:div w:id="1781798146">
                  <w:marLeft w:val="640"/>
                  <w:marRight w:val="0"/>
                  <w:marTop w:val="0"/>
                  <w:marBottom w:val="0"/>
                  <w:divBdr>
                    <w:top w:val="none" w:sz="0" w:space="0" w:color="auto"/>
                    <w:left w:val="none" w:sz="0" w:space="0" w:color="auto"/>
                    <w:bottom w:val="none" w:sz="0" w:space="0" w:color="auto"/>
                    <w:right w:val="none" w:sz="0" w:space="0" w:color="auto"/>
                  </w:divBdr>
                </w:div>
                <w:div w:id="161437190">
                  <w:marLeft w:val="640"/>
                  <w:marRight w:val="0"/>
                  <w:marTop w:val="0"/>
                  <w:marBottom w:val="0"/>
                  <w:divBdr>
                    <w:top w:val="none" w:sz="0" w:space="0" w:color="auto"/>
                    <w:left w:val="none" w:sz="0" w:space="0" w:color="auto"/>
                    <w:bottom w:val="none" w:sz="0" w:space="0" w:color="auto"/>
                    <w:right w:val="none" w:sz="0" w:space="0" w:color="auto"/>
                  </w:divBdr>
                </w:div>
                <w:div w:id="1388145467">
                  <w:marLeft w:val="640"/>
                  <w:marRight w:val="0"/>
                  <w:marTop w:val="0"/>
                  <w:marBottom w:val="0"/>
                  <w:divBdr>
                    <w:top w:val="none" w:sz="0" w:space="0" w:color="auto"/>
                    <w:left w:val="none" w:sz="0" w:space="0" w:color="auto"/>
                    <w:bottom w:val="none" w:sz="0" w:space="0" w:color="auto"/>
                    <w:right w:val="none" w:sz="0" w:space="0" w:color="auto"/>
                  </w:divBdr>
                </w:div>
                <w:div w:id="1801024448">
                  <w:marLeft w:val="640"/>
                  <w:marRight w:val="0"/>
                  <w:marTop w:val="0"/>
                  <w:marBottom w:val="0"/>
                  <w:divBdr>
                    <w:top w:val="none" w:sz="0" w:space="0" w:color="auto"/>
                    <w:left w:val="none" w:sz="0" w:space="0" w:color="auto"/>
                    <w:bottom w:val="none" w:sz="0" w:space="0" w:color="auto"/>
                    <w:right w:val="none" w:sz="0" w:space="0" w:color="auto"/>
                  </w:divBdr>
                </w:div>
                <w:div w:id="640039070">
                  <w:marLeft w:val="640"/>
                  <w:marRight w:val="0"/>
                  <w:marTop w:val="0"/>
                  <w:marBottom w:val="0"/>
                  <w:divBdr>
                    <w:top w:val="none" w:sz="0" w:space="0" w:color="auto"/>
                    <w:left w:val="none" w:sz="0" w:space="0" w:color="auto"/>
                    <w:bottom w:val="none" w:sz="0" w:space="0" w:color="auto"/>
                    <w:right w:val="none" w:sz="0" w:space="0" w:color="auto"/>
                  </w:divBdr>
                </w:div>
                <w:div w:id="621762278">
                  <w:marLeft w:val="640"/>
                  <w:marRight w:val="0"/>
                  <w:marTop w:val="0"/>
                  <w:marBottom w:val="0"/>
                  <w:divBdr>
                    <w:top w:val="none" w:sz="0" w:space="0" w:color="auto"/>
                    <w:left w:val="none" w:sz="0" w:space="0" w:color="auto"/>
                    <w:bottom w:val="none" w:sz="0" w:space="0" w:color="auto"/>
                    <w:right w:val="none" w:sz="0" w:space="0" w:color="auto"/>
                  </w:divBdr>
                </w:div>
                <w:div w:id="1545680883">
                  <w:marLeft w:val="640"/>
                  <w:marRight w:val="0"/>
                  <w:marTop w:val="0"/>
                  <w:marBottom w:val="0"/>
                  <w:divBdr>
                    <w:top w:val="none" w:sz="0" w:space="0" w:color="auto"/>
                    <w:left w:val="none" w:sz="0" w:space="0" w:color="auto"/>
                    <w:bottom w:val="none" w:sz="0" w:space="0" w:color="auto"/>
                    <w:right w:val="none" w:sz="0" w:space="0" w:color="auto"/>
                  </w:divBdr>
                </w:div>
                <w:div w:id="1973560245">
                  <w:marLeft w:val="640"/>
                  <w:marRight w:val="0"/>
                  <w:marTop w:val="0"/>
                  <w:marBottom w:val="0"/>
                  <w:divBdr>
                    <w:top w:val="none" w:sz="0" w:space="0" w:color="auto"/>
                    <w:left w:val="none" w:sz="0" w:space="0" w:color="auto"/>
                    <w:bottom w:val="none" w:sz="0" w:space="0" w:color="auto"/>
                    <w:right w:val="none" w:sz="0" w:space="0" w:color="auto"/>
                  </w:divBdr>
                </w:div>
                <w:div w:id="1811091218">
                  <w:marLeft w:val="640"/>
                  <w:marRight w:val="0"/>
                  <w:marTop w:val="0"/>
                  <w:marBottom w:val="0"/>
                  <w:divBdr>
                    <w:top w:val="none" w:sz="0" w:space="0" w:color="auto"/>
                    <w:left w:val="none" w:sz="0" w:space="0" w:color="auto"/>
                    <w:bottom w:val="none" w:sz="0" w:space="0" w:color="auto"/>
                    <w:right w:val="none" w:sz="0" w:space="0" w:color="auto"/>
                  </w:divBdr>
                </w:div>
                <w:div w:id="1055785982">
                  <w:marLeft w:val="640"/>
                  <w:marRight w:val="0"/>
                  <w:marTop w:val="0"/>
                  <w:marBottom w:val="0"/>
                  <w:divBdr>
                    <w:top w:val="none" w:sz="0" w:space="0" w:color="auto"/>
                    <w:left w:val="none" w:sz="0" w:space="0" w:color="auto"/>
                    <w:bottom w:val="none" w:sz="0" w:space="0" w:color="auto"/>
                    <w:right w:val="none" w:sz="0" w:space="0" w:color="auto"/>
                  </w:divBdr>
                </w:div>
                <w:div w:id="546263766">
                  <w:marLeft w:val="640"/>
                  <w:marRight w:val="0"/>
                  <w:marTop w:val="0"/>
                  <w:marBottom w:val="0"/>
                  <w:divBdr>
                    <w:top w:val="none" w:sz="0" w:space="0" w:color="auto"/>
                    <w:left w:val="none" w:sz="0" w:space="0" w:color="auto"/>
                    <w:bottom w:val="none" w:sz="0" w:space="0" w:color="auto"/>
                    <w:right w:val="none" w:sz="0" w:space="0" w:color="auto"/>
                  </w:divBdr>
                </w:div>
                <w:div w:id="157112612">
                  <w:marLeft w:val="640"/>
                  <w:marRight w:val="0"/>
                  <w:marTop w:val="0"/>
                  <w:marBottom w:val="0"/>
                  <w:divBdr>
                    <w:top w:val="none" w:sz="0" w:space="0" w:color="auto"/>
                    <w:left w:val="none" w:sz="0" w:space="0" w:color="auto"/>
                    <w:bottom w:val="none" w:sz="0" w:space="0" w:color="auto"/>
                    <w:right w:val="none" w:sz="0" w:space="0" w:color="auto"/>
                  </w:divBdr>
                </w:div>
                <w:div w:id="1307513976">
                  <w:marLeft w:val="640"/>
                  <w:marRight w:val="0"/>
                  <w:marTop w:val="0"/>
                  <w:marBottom w:val="0"/>
                  <w:divBdr>
                    <w:top w:val="none" w:sz="0" w:space="0" w:color="auto"/>
                    <w:left w:val="none" w:sz="0" w:space="0" w:color="auto"/>
                    <w:bottom w:val="none" w:sz="0" w:space="0" w:color="auto"/>
                    <w:right w:val="none" w:sz="0" w:space="0" w:color="auto"/>
                  </w:divBdr>
                </w:div>
                <w:div w:id="1202134829">
                  <w:marLeft w:val="640"/>
                  <w:marRight w:val="0"/>
                  <w:marTop w:val="0"/>
                  <w:marBottom w:val="0"/>
                  <w:divBdr>
                    <w:top w:val="none" w:sz="0" w:space="0" w:color="auto"/>
                    <w:left w:val="none" w:sz="0" w:space="0" w:color="auto"/>
                    <w:bottom w:val="none" w:sz="0" w:space="0" w:color="auto"/>
                    <w:right w:val="none" w:sz="0" w:space="0" w:color="auto"/>
                  </w:divBdr>
                </w:div>
                <w:div w:id="239605180">
                  <w:marLeft w:val="640"/>
                  <w:marRight w:val="0"/>
                  <w:marTop w:val="0"/>
                  <w:marBottom w:val="0"/>
                  <w:divBdr>
                    <w:top w:val="none" w:sz="0" w:space="0" w:color="auto"/>
                    <w:left w:val="none" w:sz="0" w:space="0" w:color="auto"/>
                    <w:bottom w:val="none" w:sz="0" w:space="0" w:color="auto"/>
                    <w:right w:val="none" w:sz="0" w:space="0" w:color="auto"/>
                  </w:divBdr>
                </w:div>
                <w:div w:id="1375081928">
                  <w:marLeft w:val="640"/>
                  <w:marRight w:val="0"/>
                  <w:marTop w:val="0"/>
                  <w:marBottom w:val="0"/>
                  <w:divBdr>
                    <w:top w:val="none" w:sz="0" w:space="0" w:color="auto"/>
                    <w:left w:val="none" w:sz="0" w:space="0" w:color="auto"/>
                    <w:bottom w:val="none" w:sz="0" w:space="0" w:color="auto"/>
                    <w:right w:val="none" w:sz="0" w:space="0" w:color="auto"/>
                  </w:divBdr>
                </w:div>
                <w:div w:id="958990265">
                  <w:marLeft w:val="640"/>
                  <w:marRight w:val="0"/>
                  <w:marTop w:val="0"/>
                  <w:marBottom w:val="0"/>
                  <w:divBdr>
                    <w:top w:val="none" w:sz="0" w:space="0" w:color="auto"/>
                    <w:left w:val="none" w:sz="0" w:space="0" w:color="auto"/>
                    <w:bottom w:val="none" w:sz="0" w:space="0" w:color="auto"/>
                    <w:right w:val="none" w:sz="0" w:space="0" w:color="auto"/>
                  </w:divBdr>
                </w:div>
                <w:div w:id="1523087542">
                  <w:marLeft w:val="640"/>
                  <w:marRight w:val="0"/>
                  <w:marTop w:val="0"/>
                  <w:marBottom w:val="0"/>
                  <w:divBdr>
                    <w:top w:val="none" w:sz="0" w:space="0" w:color="auto"/>
                    <w:left w:val="none" w:sz="0" w:space="0" w:color="auto"/>
                    <w:bottom w:val="none" w:sz="0" w:space="0" w:color="auto"/>
                    <w:right w:val="none" w:sz="0" w:space="0" w:color="auto"/>
                  </w:divBdr>
                </w:div>
                <w:div w:id="405810091">
                  <w:marLeft w:val="640"/>
                  <w:marRight w:val="0"/>
                  <w:marTop w:val="0"/>
                  <w:marBottom w:val="0"/>
                  <w:divBdr>
                    <w:top w:val="none" w:sz="0" w:space="0" w:color="auto"/>
                    <w:left w:val="none" w:sz="0" w:space="0" w:color="auto"/>
                    <w:bottom w:val="none" w:sz="0" w:space="0" w:color="auto"/>
                    <w:right w:val="none" w:sz="0" w:space="0" w:color="auto"/>
                  </w:divBdr>
                </w:div>
                <w:div w:id="1494495160">
                  <w:marLeft w:val="640"/>
                  <w:marRight w:val="0"/>
                  <w:marTop w:val="0"/>
                  <w:marBottom w:val="0"/>
                  <w:divBdr>
                    <w:top w:val="none" w:sz="0" w:space="0" w:color="auto"/>
                    <w:left w:val="none" w:sz="0" w:space="0" w:color="auto"/>
                    <w:bottom w:val="none" w:sz="0" w:space="0" w:color="auto"/>
                    <w:right w:val="none" w:sz="0" w:space="0" w:color="auto"/>
                  </w:divBdr>
                </w:div>
                <w:div w:id="1326202992">
                  <w:marLeft w:val="640"/>
                  <w:marRight w:val="0"/>
                  <w:marTop w:val="0"/>
                  <w:marBottom w:val="0"/>
                  <w:divBdr>
                    <w:top w:val="none" w:sz="0" w:space="0" w:color="auto"/>
                    <w:left w:val="none" w:sz="0" w:space="0" w:color="auto"/>
                    <w:bottom w:val="none" w:sz="0" w:space="0" w:color="auto"/>
                    <w:right w:val="none" w:sz="0" w:space="0" w:color="auto"/>
                  </w:divBdr>
                </w:div>
                <w:div w:id="436100247">
                  <w:marLeft w:val="640"/>
                  <w:marRight w:val="0"/>
                  <w:marTop w:val="0"/>
                  <w:marBottom w:val="0"/>
                  <w:divBdr>
                    <w:top w:val="none" w:sz="0" w:space="0" w:color="auto"/>
                    <w:left w:val="none" w:sz="0" w:space="0" w:color="auto"/>
                    <w:bottom w:val="none" w:sz="0" w:space="0" w:color="auto"/>
                    <w:right w:val="none" w:sz="0" w:space="0" w:color="auto"/>
                  </w:divBdr>
                </w:div>
                <w:div w:id="1039166938">
                  <w:marLeft w:val="640"/>
                  <w:marRight w:val="0"/>
                  <w:marTop w:val="0"/>
                  <w:marBottom w:val="0"/>
                  <w:divBdr>
                    <w:top w:val="none" w:sz="0" w:space="0" w:color="auto"/>
                    <w:left w:val="none" w:sz="0" w:space="0" w:color="auto"/>
                    <w:bottom w:val="none" w:sz="0" w:space="0" w:color="auto"/>
                    <w:right w:val="none" w:sz="0" w:space="0" w:color="auto"/>
                  </w:divBdr>
                </w:div>
                <w:div w:id="1821338878">
                  <w:marLeft w:val="640"/>
                  <w:marRight w:val="0"/>
                  <w:marTop w:val="0"/>
                  <w:marBottom w:val="0"/>
                  <w:divBdr>
                    <w:top w:val="none" w:sz="0" w:space="0" w:color="auto"/>
                    <w:left w:val="none" w:sz="0" w:space="0" w:color="auto"/>
                    <w:bottom w:val="none" w:sz="0" w:space="0" w:color="auto"/>
                    <w:right w:val="none" w:sz="0" w:space="0" w:color="auto"/>
                  </w:divBdr>
                </w:div>
              </w:divsChild>
            </w:div>
            <w:div w:id="741222171">
              <w:marLeft w:val="0"/>
              <w:marRight w:val="0"/>
              <w:marTop w:val="0"/>
              <w:marBottom w:val="0"/>
              <w:divBdr>
                <w:top w:val="none" w:sz="0" w:space="0" w:color="auto"/>
                <w:left w:val="none" w:sz="0" w:space="0" w:color="auto"/>
                <w:bottom w:val="none" w:sz="0" w:space="0" w:color="auto"/>
                <w:right w:val="none" w:sz="0" w:space="0" w:color="auto"/>
              </w:divBdr>
              <w:divsChild>
                <w:div w:id="1858301459">
                  <w:marLeft w:val="640"/>
                  <w:marRight w:val="0"/>
                  <w:marTop w:val="0"/>
                  <w:marBottom w:val="0"/>
                  <w:divBdr>
                    <w:top w:val="none" w:sz="0" w:space="0" w:color="auto"/>
                    <w:left w:val="none" w:sz="0" w:space="0" w:color="auto"/>
                    <w:bottom w:val="none" w:sz="0" w:space="0" w:color="auto"/>
                    <w:right w:val="none" w:sz="0" w:space="0" w:color="auto"/>
                  </w:divBdr>
                </w:div>
                <w:div w:id="1835296655">
                  <w:marLeft w:val="640"/>
                  <w:marRight w:val="0"/>
                  <w:marTop w:val="0"/>
                  <w:marBottom w:val="0"/>
                  <w:divBdr>
                    <w:top w:val="none" w:sz="0" w:space="0" w:color="auto"/>
                    <w:left w:val="none" w:sz="0" w:space="0" w:color="auto"/>
                    <w:bottom w:val="none" w:sz="0" w:space="0" w:color="auto"/>
                    <w:right w:val="none" w:sz="0" w:space="0" w:color="auto"/>
                  </w:divBdr>
                </w:div>
                <w:div w:id="2110002109">
                  <w:marLeft w:val="640"/>
                  <w:marRight w:val="0"/>
                  <w:marTop w:val="0"/>
                  <w:marBottom w:val="0"/>
                  <w:divBdr>
                    <w:top w:val="none" w:sz="0" w:space="0" w:color="auto"/>
                    <w:left w:val="none" w:sz="0" w:space="0" w:color="auto"/>
                    <w:bottom w:val="none" w:sz="0" w:space="0" w:color="auto"/>
                    <w:right w:val="none" w:sz="0" w:space="0" w:color="auto"/>
                  </w:divBdr>
                </w:div>
                <w:div w:id="1062872752">
                  <w:marLeft w:val="640"/>
                  <w:marRight w:val="0"/>
                  <w:marTop w:val="0"/>
                  <w:marBottom w:val="0"/>
                  <w:divBdr>
                    <w:top w:val="none" w:sz="0" w:space="0" w:color="auto"/>
                    <w:left w:val="none" w:sz="0" w:space="0" w:color="auto"/>
                    <w:bottom w:val="none" w:sz="0" w:space="0" w:color="auto"/>
                    <w:right w:val="none" w:sz="0" w:space="0" w:color="auto"/>
                  </w:divBdr>
                </w:div>
                <w:div w:id="1146167688">
                  <w:marLeft w:val="640"/>
                  <w:marRight w:val="0"/>
                  <w:marTop w:val="0"/>
                  <w:marBottom w:val="0"/>
                  <w:divBdr>
                    <w:top w:val="none" w:sz="0" w:space="0" w:color="auto"/>
                    <w:left w:val="none" w:sz="0" w:space="0" w:color="auto"/>
                    <w:bottom w:val="none" w:sz="0" w:space="0" w:color="auto"/>
                    <w:right w:val="none" w:sz="0" w:space="0" w:color="auto"/>
                  </w:divBdr>
                </w:div>
                <w:div w:id="2061006124">
                  <w:marLeft w:val="640"/>
                  <w:marRight w:val="0"/>
                  <w:marTop w:val="0"/>
                  <w:marBottom w:val="0"/>
                  <w:divBdr>
                    <w:top w:val="none" w:sz="0" w:space="0" w:color="auto"/>
                    <w:left w:val="none" w:sz="0" w:space="0" w:color="auto"/>
                    <w:bottom w:val="none" w:sz="0" w:space="0" w:color="auto"/>
                    <w:right w:val="none" w:sz="0" w:space="0" w:color="auto"/>
                  </w:divBdr>
                </w:div>
                <w:div w:id="879782783">
                  <w:marLeft w:val="640"/>
                  <w:marRight w:val="0"/>
                  <w:marTop w:val="0"/>
                  <w:marBottom w:val="0"/>
                  <w:divBdr>
                    <w:top w:val="none" w:sz="0" w:space="0" w:color="auto"/>
                    <w:left w:val="none" w:sz="0" w:space="0" w:color="auto"/>
                    <w:bottom w:val="none" w:sz="0" w:space="0" w:color="auto"/>
                    <w:right w:val="none" w:sz="0" w:space="0" w:color="auto"/>
                  </w:divBdr>
                </w:div>
                <w:div w:id="504439845">
                  <w:marLeft w:val="640"/>
                  <w:marRight w:val="0"/>
                  <w:marTop w:val="0"/>
                  <w:marBottom w:val="0"/>
                  <w:divBdr>
                    <w:top w:val="none" w:sz="0" w:space="0" w:color="auto"/>
                    <w:left w:val="none" w:sz="0" w:space="0" w:color="auto"/>
                    <w:bottom w:val="none" w:sz="0" w:space="0" w:color="auto"/>
                    <w:right w:val="none" w:sz="0" w:space="0" w:color="auto"/>
                  </w:divBdr>
                </w:div>
                <w:div w:id="838931674">
                  <w:marLeft w:val="640"/>
                  <w:marRight w:val="0"/>
                  <w:marTop w:val="0"/>
                  <w:marBottom w:val="0"/>
                  <w:divBdr>
                    <w:top w:val="none" w:sz="0" w:space="0" w:color="auto"/>
                    <w:left w:val="none" w:sz="0" w:space="0" w:color="auto"/>
                    <w:bottom w:val="none" w:sz="0" w:space="0" w:color="auto"/>
                    <w:right w:val="none" w:sz="0" w:space="0" w:color="auto"/>
                  </w:divBdr>
                </w:div>
                <w:div w:id="1972709170">
                  <w:marLeft w:val="640"/>
                  <w:marRight w:val="0"/>
                  <w:marTop w:val="0"/>
                  <w:marBottom w:val="0"/>
                  <w:divBdr>
                    <w:top w:val="none" w:sz="0" w:space="0" w:color="auto"/>
                    <w:left w:val="none" w:sz="0" w:space="0" w:color="auto"/>
                    <w:bottom w:val="none" w:sz="0" w:space="0" w:color="auto"/>
                    <w:right w:val="none" w:sz="0" w:space="0" w:color="auto"/>
                  </w:divBdr>
                </w:div>
                <w:div w:id="840655979">
                  <w:marLeft w:val="640"/>
                  <w:marRight w:val="0"/>
                  <w:marTop w:val="0"/>
                  <w:marBottom w:val="0"/>
                  <w:divBdr>
                    <w:top w:val="none" w:sz="0" w:space="0" w:color="auto"/>
                    <w:left w:val="none" w:sz="0" w:space="0" w:color="auto"/>
                    <w:bottom w:val="none" w:sz="0" w:space="0" w:color="auto"/>
                    <w:right w:val="none" w:sz="0" w:space="0" w:color="auto"/>
                  </w:divBdr>
                </w:div>
                <w:div w:id="1977879245">
                  <w:marLeft w:val="640"/>
                  <w:marRight w:val="0"/>
                  <w:marTop w:val="0"/>
                  <w:marBottom w:val="0"/>
                  <w:divBdr>
                    <w:top w:val="none" w:sz="0" w:space="0" w:color="auto"/>
                    <w:left w:val="none" w:sz="0" w:space="0" w:color="auto"/>
                    <w:bottom w:val="none" w:sz="0" w:space="0" w:color="auto"/>
                    <w:right w:val="none" w:sz="0" w:space="0" w:color="auto"/>
                  </w:divBdr>
                </w:div>
                <w:div w:id="1537038655">
                  <w:marLeft w:val="640"/>
                  <w:marRight w:val="0"/>
                  <w:marTop w:val="0"/>
                  <w:marBottom w:val="0"/>
                  <w:divBdr>
                    <w:top w:val="none" w:sz="0" w:space="0" w:color="auto"/>
                    <w:left w:val="none" w:sz="0" w:space="0" w:color="auto"/>
                    <w:bottom w:val="none" w:sz="0" w:space="0" w:color="auto"/>
                    <w:right w:val="none" w:sz="0" w:space="0" w:color="auto"/>
                  </w:divBdr>
                </w:div>
                <w:div w:id="1840541406">
                  <w:marLeft w:val="640"/>
                  <w:marRight w:val="0"/>
                  <w:marTop w:val="0"/>
                  <w:marBottom w:val="0"/>
                  <w:divBdr>
                    <w:top w:val="none" w:sz="0" w:space="0" w:color="auto"/>
                    <w:left w:val="none" w:sz="0" w:space="0" w:color="auto"/>
                    <w:bottom w:val="none" w:sz="0" w:space="0" w:color="auto"/>
                    <w:right w:val="none" w:sz="0" w:space="0" w:color="auto"/>
                  </w:divBdr>
                </w:div>
                <w:div w:id="1351881530">
                  <w:marLeft w:val="640"/>
                  <w:marRight w:val="0"/>
                  <w:marTop w:val="0"/>
                  <w:marBottom w:val="0"/>
                  <w:divBdr>
                    <w:top w:val="none" w:sz="0" w:space="0" w:color="auto"/>
                    <w:left w:val="none" w:sz="0" w:space="0" w:color="auto"/>
                    <w:bottom w:val="none" w:sz="0" w:space="0" w:color="auto"/>
                    <w:right w:val="none" w:sz="0" w:space="0" w:color="auto"/>
                  </w:divBdr>
                </w:div>
                <w:div w:id="384724142">
                  <w:marLeft w:val="640"/>
                  <w:marRight w:val="0"/>
                  <w:marTop w:val="0"/>
                  <w:marBottom w:val="0"/>
                  <w:divBdr>
                    <w:top w:val="none" w:sz="0" w:space="0" w:color="auto"/>
                    <w:left w:val="none" w:sz="0" w:space="0" w:color="auto"/>
                    <w:bottom w:val="none" w:sz="0" w:space="0" w:color="auto"/>
                    <w:right w:val="none" w:sz="0" w:space="0" w:color="auto"/>
                  </w:divBdr>
                </w:div>
                <w:div w:id="1714424741">
                  <w:marLeft w:val="640"/>
                  <w:marRight w:val="0"/>
                  <w:marTop w:val="0"/>
                  <w:marBottom w:val="0"/>
                  <w:divBdr>
                    <w:top w:val="none" w:sz="0" w:space="0" w:color="auto"/>
                    <w:left w:val="none" w:sz="0" w:space="0" w:color="auto"/>
                    <w:bottom w:val="none" w:sz="0" w:space="0" w:color="auto"/>
                    <w:right w:val="none" w:sz="0" w:space="0" w:color="auto"/>
                  </w:divBdr>
                </w:div>
                <w:div w:id="1402291315">
                  <w:marLeft w:val="640"/>
                  <w:marRight w:val="0"/>
                  <w:marTop w:val="0"/>
                  <w:marBottom w:val="0"/>
                  <w:divBdr>
                    <w:top w:val="none" w:sz="0" w:space="0" w:color="auto"/>
                    <w:left w:val="none" w:sz="0" w:space="0" w:color="auto"/>
                    <w:bottom w:val="none" w:sz="0" w:space="0" w:color="auto"/>
                    <w:right w:val="none" w:sz="0" w:space="0" w:color="auto"/>
                  </w:divBdr>
                </w:div>
                <w:div w:id="108089567">
                  <w:marLeft w:val="640"/>
                  <w:marRight w:val="0"/>
                  <w:marTop w:val="0"/>
                  <w:marBottom w:val="0"/>
                  <w:divBdr>
                    <w:top w:val="none" w:sz="0" w:space="0" w:color="auto"/>
                    <w:left w:val="none" w:sz="0" w:space="0" w:color="auto"/>
                    <w:bottom w:val="none" w:sz="0" w:space="0" w:color="auto"/>
                    <w:right w:val="none" w:sz="0" w:space="0" w:color="auto"/>
                  </w:divBdr>
                </w:div>
                <w:div w:id="155344144">
                  <w:marLeft w:val="640"/>
                  <w:marRight w:val="0"/>
                  <w:marTop w:val="0"/>
                  <w:marBottom w:val="0"/>
                  <w:divBdr>
                    <w:top w:val="none" w:sz="0" w:space="0" w:color="auto"/>
                    <w:left w:val="none" w:sz="0" w:space="0" w:color="auto"/>
                    <w:bottom w:val="none" w:sz="0" w:space="0" w:color="auto"/>
                    <w:right w:val="none" w:sz="0" w:space="0" w:color="auto"/>
                  </w:divBdr>
                </w:div>
                <w:div w:id="1190408273">
                  <w:marLeft w:val="640"/>
                  <w:marRight w:val="0"/>
                  <w:marTop w:val="0"/>
                  <w:marBottom w:val="0"/>
                  <w:divBdr>
                    <w:top w:val="none" w:sz="0" w:space="0" w:color="auto"/>
                    <w:left w:val="none" w:sz="0" w:space="0" w:color="auto"/>
                    <w:bottom w:val="none" w:sz="0" w:space="0" w:color="auto"/>
                    <w:right w:val="none" w:sz="0" w:space="0" w:color="auto"/>
                  </w:divBdr>
                </w:div>
                <w:div w:id="674528881">
                  <w:marLeft w:val="640"/>
                  <w:marRight w:val="0"/>
                  <w:marTop w:val="0"/>
                  <w:marBottom w:val="0"/>
                  <w:divBdr>
                    <w:top w:val="none" w:sz="0" w:space="0" w:color="auto"/>
                    <w:left w:val="none" w:sz="0" w:space="0" w:color="auto"/>
                    <w:bottom w:val="none" w:sz="0" w:space="0" w:color="auto"/>
                    <w:right w:val="none" w:sz="0" w:space="0" w:color="auto"/>
                  </w:divBdr>
                </w:div>
                <w:div w:id="1951280615">
                  <w:marLeft w:val="640"/>
                  <w:marRight w:val="0"/>
                  <w:marTop w:val="0"/>
                  <w:marBottom w:val="0"/>
                  <w:divBdr>
                    <w:top w:val="none" w:sz="0" w:space="0" w:color="auto"/>
                    <w:left w:val="none" w:sz="0" w:space="0" w:color="auto"/>
                    <w:bottom w:val="none" w:sz="0" w:space="0" w:color="auto"/>
                    <w:right w:val="none" w:sz="0" w:space="0" w:color="auto"/>
                  </w:divBdr>
                </w:div>
                <w:div w:id="398403980">
                  <w:marLeft w:val="640"/>
                  <w:marRight w:val="0"/>
                  <w:marTop w:val="0"/>
                  <w:marBottom w:val="0"/>
                  <w:divBdr>
                    <w:top w:val="none" w:sz="0" w:space="0" w:color="auto"/>
                    <w:left w:val="none" w:sz="0" w:space="0" w:color="auto"/>
                    <w:bottom w:val="none" w:sz="0" w:space="0" w:color="auto"/>
                    <w:right w:val="none" w:sz="0" w:space="0" w:color="auto"/>
                  </w:divBdr>
                </w:div>
                <w:div w:id="1715230354">
                  <w:marLeft w:val="640"/>
                  <w:marRight w:val="0"/>
                  <w:marTop w:val="0"/>
                  <w:marBottom w:val="0"/>
                  <w:divBdr>
                    <w:top w:val="none" w:sz="0" w:space="0" w:color="auto"/>
                    <w:left w:val="none" w:sz="0" w:space="0" w:color="auto"/>
                    <w:bottom w:val="none" w:sz="0" w:space="0" w:color="auto"/>
                    <w:right w:val="none" w:sz="0" w:space="0" w:color="auto"/>
                  </w:divBdr>
                </w:div>
                <w:div w:id="1237745087">
                  <w:marLeft w:val="640"/>
                  <w:marRight w:val="0"/>
                  <w:marTop w:val="0"/>
                  <w:marBottom w:val="0"/>
                  <w:divBdr>
                    <w:top w:val="none" w:sz="0" w:space="0" w:color="auto"/>
                    <w:left w:val="none" w:sz="0" w:space="0" w:color="auto"/>
                    <w:bottom w:val="none" w:sz="0" w:space="0" w:color="auto"/>
                    <w:right w:val="none" w:sz="0" w:space="0" w:color="auto"/>
                  </w:divBdr>
                </w:div>
                <w:div w:id="917984047">
                  <w:marLeft w:val="640"/>
                  <w:marRight w:val="0"/>
                  <w:marTop w:val="0"/>
                  <w:marBottom w:val="0"/>
                  <w:divBdr>
                    <w:top w:val="none" w:sz="0" w:space="0" w:color="auto"/>
                    <w:left w:val="none" w:sz="0" w:space="0" w:color="auto"/>
                    <w:bottom w:val="none" w:sz="0" w:space="0" w:color="auto"/>
                    <w:right w:val="none" w:sz="0" w:space="0" w:color="auto"/>
                  </w:divBdr>
                </w:div>
                <w:div w:id="1630013107">
                  <w:marLeft w:val="640"/>
                  <w:marRight w:val="0"/>
                  <w:marTop w:val="0"/>
                  <w:marBottom w:val="0"/>
                  <w:divBdr>
                    <w:top w:val="none" w:sz="0" w:space="0" w:color="auto"/>
                    <w:left w:val="none" w:sz="0" w:space="0" w:color="auto"/>
                    <w:bottom w:val="none" w:sz="0" w:space="0" w:color="auto"/>
                    <w:right w:val="none" w:sz="0" w:space="0" w:color="auto"/>
                  </w:divBdr>
                </w:div>
                <w:div w:id="97220270">
                  <w:marLeft w:val="640"/>
                  <w:marRight w:val="0"/>
                  <w:marTop w:val="0"/>
                  <w:marBottom w:val="0"/>
                  <w:divBdr>
                    <w:top w:val="none" w:sz="0" w:space="0" w:color="auto"/>
                    <w:left w:val="none" w:sz="0" w:space="0" w:color="auto"/>
                    <w:bottom w:val="none" w:sz="0" w:space="0" w:color="auto"/>
                    <w:right w:val="none" w:sz="0" w:space="0" w:color="auto"/>
                  </w:divBdr>
                </w:div>
                <w:div w:id="625083379">
                  <w:marLeft w:val="640"/>
                  <w:marRight w:val="0"/>
                  <w:marTop w:val="0"/>
                  <w:marBottom w:val="0"/>
                  <w:divBdr>
                    <w:top w:val="none" w:sz="0" w:space="0" w:color="auto"/>
                    <w:left w:val="none" w:sz="0" w:space="0" w:color="auto"/>
                    <w:bottom w:val="none" w:sz="0" w:space="0" w:color="auto"/>
                    <w:right w:val="none" w:sz="0" w:space="0" w:color="auto"/>
                  </w:divBdr>
                </w:div>
                <w:div w:id="119764881">
                  <w:marLeft w:val="640"/>
                  <w:marRight w:val="0"/>
                  <w:marTop w:val="0"/>
                  <w:marBottom w:val="0"/>
                  <w:divBdr>
                    <w:top w:val="none" w:sz="0" w:space="0" w:color="auto"/>
                    <w:left w:val="none" w:sz="0" w:space="0" w:color="auto"/>
                    <w:bottom w:val="none" w:sz="0" w:space="0" w:color="auto"/>
                    <w:right w:val="none" w:sz="0" w:space="0" w:color="auto"/>
                  </w:divBdr>
                </w:div>
                <w:div w:id="548689935">
                  <w:marLeft w:val="640"/>
                  <w:marRight w:val="0"/>
                  <w:marTop w:val="0"/>
                  <w:marBottom w:val="0"/>
                  <w:divBdr>
                    <w:top w:val="none" w:sz="0" w:space="0" w:color="auto"/>
                    <w:left w:val="none" w:sz="0" w:space="0" w:color="auto"/>
                    <w:bottom w:val="none" w:sz="0" w:space="0" w:color="auto"/>
                    <w:right w:val="none" w:sz="0" w:space="0" w:color="auto"/>
                  </w:divBdr>
                </w:div>
                <w:div w:id="1747411479">
                  <w:marLeft w:val="640"/>
                  <w:marRight w:val="0"/>
                  <w:marTop w:val="0"/>
                  <w:marBottom w:val="0"/>
                  <w:divBdr>
                    <w:top w:val="none" w:sz="0" w:space="0" w:color="auto"/>
                    <w:left w:val="none" w:sz="0" w:space="0" w:color="auto"/>
                    <w:bottom w:val="none" w:sz="0" w:space="0" w:color="auto"/>
                    <w:right w:val="none" w:sz="0" w:space="0" w:color="auto"/>
                  </w:divBdr>
                </w:div>
                <w:div w:id="852257082">
                  <w:marLeft w:val="640"/>
                  <w:marRight w:val="0"/>
                  <w:marTop w:val="0"/>
                  <w:marBottom w:val="0"/>
                  <w:divBdr>
                    <w:top w:val="none" w:sz="0" w:space="0" w:color="auto"/>
                    <w:left w:val="none" w:sz="0" w:space="0" w:color="auto"/>
                    <w:bottom w:val="none" w:sz="0" w:space="0" w:color="auto"/>
                    <w:right w:val="none" w:sz="0" w:space="0" w:color="auto"/>
                  </w:divBdr>
                </w:div>
                <w:div w:id="2008971457">
                  <w:marLeft w:val="640"/>
                  <w:marRight w:val="0"/>
                  <w:marTop w:val="0"/>
                  <w:marBottom w:val="0"/>
                  <w:divBdr>
                    <w:top w:val="none" w:sz="0" w:space="0" w:color="auto"/>
                    <w:left w:val="none" w:sz="0" w:space="0" w:color="auto"/>
                    <w:bottom w:val="none" w:sz="0" w:space="0" w:color="auto"/>
                    <w:right w:val="none" w:sz="0" w:space="0" w:color="auto"/>
                  </w:divBdr>
                </w:div>
                <w:div w:id="716245180">
                  <w:marLeft w:val="640"/>
                  <w:marRight w:val="0"/>
                  <w:marTop w:val="0"/>
                  <w:marBottom w:val="0"/>
                  <w:divBdr>
                    <w:top w:val="none" w:sz="0" w:space="0" w:color="auto"/>
                    <w:left w:val="none" w:sz="0" w:space="0" w:color="auto"/>
                    <w:bottom w:val="none" w:sz="0" w:space="0" w:color="auto"/>
                    <w:right w:val="none" w:sz="0" w:space="0" w:color="auto"/>
                  </w:divBdr>
                </w:div>
                <w:div w:id="324013185">
                  <w:marLeft w:val="640"/>
                  <w:marRight w:val="0"/>
                  <w:marTop w:val="0"/>
                  <w:marBottom w:val="0"/>
                  <w:divBdr>
                    <w:top w:val="none" w:sz="0" w:space="0" w:color="auto"/>
                    <w:left w:val="none" w:sz="0" w:space="0" w:color="auto"/>
                    <w:bottom w:val="none" w:sz="0" w:space="0" w:color="auto"/>
                    <w:right w:val="none" w:sz="0" w:space="0" w:color="auto"/>
                  </w:divBdr>
                </w:div>
                <w:div w:id="857740456">
                  <w:marLeft w:val="640"/>
                  <w:marRight w:val="0"/>
                  <w:marTop w:val="0"/>
                  <w:marBottom w:val="0"/>
                  <w:divBdr>
                    <w:top w:val="none" w:sz="0" w:space="0" w:color="auto"/>
                    <w:left w:val="none" w:sz="0" w:space="0" w:color="auto"/>
                    <w:bottom w:val="none" w:sz="0" w:space="0" w:color="auto"/>
                    <w:right w:val="none" w:sz="0" w:space="0" w:color="auto"/>
                  </w:divBdr>
                </w:div>
                <w:div w:id="2125148536">
                  <w:marLeft w:val="640"/>
                  <w:marRight w:val="0"/>
                  <w:marTop w:val="0"/>
                  <w:marBottom w:val="0"/>
                  <w:divBdr>
                    <w:top w:val="none" w:sz="0" w:space="0" w:color="auto"/>
                    <w:left w:val="none" w:sz="0" w:space="0" w:color="auto"/>
                    <w:bottom w:val="none" w:sz="0" w:space="0" w:color="auto"/>
                    <w:right w:val="none" w:sz="0" w:space="0" w:color="auto"/>
                  </w:divBdr>
                </w:div>
                <w:div w:id="1596357224">
                  <w:marLeft w:val="640"/>
                  <w:marRight w:val="0"/>
                  <w:marTop w:val="0"/>
                  <w:marBottom w:val="0"/>
                  <w:divBdr>
                    <w:top w:val="none" w:sz="0" w:space="0" w:color="auto"/>
                    <w:left w:val="none" w:sz="0" w:space="0" w:color="auto"/>
                    <w:bottom w:val="none" w:sz="0" w:space="0" w:color="auto"/>
                    <w:right w:val="none" w:sz="0" w:space="0" w:color="auto"/>
                  </w:divBdr>
                </w:div>
                <w:div w:id="252858550">
                  <w:marLeft w:val="640"/>
                  <w:marRight w:val="0"/>
                  <w:marTop w:val="0"/>
                  <w:marBottom w:val="0"/>
                  <w:divBdr>
                    <w:top w:val="none" w:sz="0" w:space="0" w:color="auto"/>
                    <w:left w:val="none" w:sz="0" w:space="0" w:color="auto"/>
                    <w:bottom w:val="none" w:sz="0" w:space="0" w:color="auto"/>
                    <w:right w:val="none" w:sz="0" w:space="0" w:color="auto"/>
                  </w:divBdr>
                </w:div>
                <w:div w:id="1959411362">
                  <w:marLeft w:val="640"/>
                  <w:marRight w:val="0"/>
                  <w:marTop w:val="0"/>
                  <w:marBottom w:val="0"/>
                  <w:divBdr>
                    <w:top w:val="none" w:sz="0" w:space="0" w:color="auto"/>
                    <w:left w:val="none" w:sz="0" w:space="0" w:color="auto"/>
                    <w:bottom w:val="none" w:sz="0" w:space="0" w:color="auto"/>
                    <w:right w:val="none" w:sz="0" w:space="0" w:color="auto"/>
                  </w:divBdr>
                </w:div>
                <w:div w:id="1660617070">
                  <w:marLeft w:val="640"/>
                  <w:marRight w:val="0"/>
                  <w:marTop w:val="0"/>
                  <w:marBottom w:val="0"/>
                  <w:divBdr>
                    <w:top w:val="none" w:sz="0" w:space="0" w:color="auto"/>
                    <w:left w:val="none" w:sz="0" w:space="0" w:color="auto"/>
                    <w:bottom w:val="none" w:sz="0" w:space="0" w:color="auto"/>
                    <w:right w:val="none" w:sz="0" w:space="0" w:color="auto"/>
                  </w:divBdr>
                </w:div>
                <w:div w:id="1781298800">
                  <w:marLeft w:val="640"/>
                  <w:marRight w:val="0"/>
                  <w:marTop w:val="0"/>
                  <w:marBottom w:val="0"/>
                  <w:divBdr>
                    <w:top w:val="none" w:sz="0" w:space="0" w:color="auto"/>
                    <w:left w:val="none" w:sz="0" w:space="0" w:color="auto"/>
                    <w:bottom w:val="none" w:sz="0" w:space="0" w:color="auto"/>
                    <w:right w:val="none" w:sz="0" w:space="0" w:color="auto"/>
                  </w:divBdr>
                </w:div>
                <w:div w:id="1554998847">
                  <w:marLeft w:val="640"/>
                  <w:marRight w:val="0"/>
                  <w:marTop w:val="0"/>
                  <w:marBottom w:val="0"/>
                  <w:divBdr>
                    <w:top w:val="none" w:sz="0" w:space="0" w:color="auto"/>
                    <w:left w:val="none" w:sz="0" w:space="0" w:color="auto"/>
                    <w:bottom w:val="none" w:sz="0" w:space="0" w:color="auto"/>
                    <w:right w:val="none" w:sz="0" w:space="0" w:color="auto"/>
                  </w:divBdr>
                </w:div>
                <w:div w:id="357661855">
                  <w:marLeft w:val="640"/>
                  <w:marRight w:val="0"/>
                  <w:marTop w:val="0"/>
                  <w:marBottom w:val="0"/>
                  <w:divBdr>
                    <w:top w:val="none" w:sz="0" w:space="0" w:color="auto"/>
                    <w:left w:val="none" w:sz="0" w:space="0" w:color="auto"/>
                    <w:bottom w:val="none" w:sz="0" w:space="0" w:color="auto"/>
                    <w:right w:val="none" w:sz="0" w:space="0" w:color="auto"/>
                  </w:divBdr>
                </w:div>
                <w:div w:id="414322127">
                  <w:marLeft w:val="640"/>
                  <w:marRight w:val="0"/>
                  <w:marTop w:val="0"/>
                  <w:marBottom w:val="0"/>
                  <w:divBdr>
                    <w:top w:val="none" w:sz="0" w:space="0" w:color="auto"/>
                    <w:left w:val="none" w:sz="0" w:space="0" w:color="auto"/>
                    <w:bottom w:val="none" w:sz="0" w:space="0" w:color="auto"/>
                    <w:right w:val="none" w:sz="0" w:space="0" w:color="auto"/>
                  </w:divBdr>
                </w:div>
                <w:div w:id="1168902567">
                  <w:marLeft w:val="640"/>
                  <w:marRight w:val="0"/>
                  <w:marTop w:val="0"/>
                  <w:marBottom w:val="0"/>
                  <w:divBdr>
                    <w:top w:val="none" w:sz="0" w:space="0" w:color="auto"/>
                    <w:left w:val="none" w:sz="0" w:space="0" w:color="auto"/>
                    <w:bottom w:val="none" w:sz="0" w:space="0" w:color="auto"/>
                    <w:right w:val="none" w:sz="0" w:space="0" w:color="auto"/>
                  </w:divBdr>
                </w:div>
                <w:div w:id="1328366908">
                  <w:marLeft w:val="640"/>
                  <w:marRight w:val="0"/>
                  <w:marTop w:val="0"/>
                  <w:marBottom w:val="0"/>
                  <w:divBdr>
                    <w:top w:val="none" w:sz="0" w:space="0" w:color="auto"/>
                    <w:left w:val="none" w:sz="0" w:space="0" w:color="auto"/>
                    <w:bottom w:val="none" w:sz="0" w:space="0" w:color="auto"/>
                    <w:right w:val="none" w:sz="0" w:space="0" w:color="auto"/>
                  </w:divBdr>
                </w:div>
                <w:div w:id="1026784295">
                  <w:marLeft w:val="640"/>
                  <w:marRight w:val="0"/>
                  <w:marTop w:val="0"/>
                  <w:marBottom w:val="0"/>
                  <w:divBdr>
                    <w:top w:val="none" w:sz="0" w:space="0" w:color="auto"/>
                    <w:left w:val="none" w:sz="0" w:space="0" w:color="auto"/>
                    <w:bottom w:val="none" w:sz="0" w:space="0" w:color="auto"/>
                    <w:right w:val="none" w:sz="0" w:space="0" w:color="auto"/>
                  </w:divBdr>
                </w:div>
                <w:div w:id="486483551">
                  <w:marLeft w:val="640"/>
                  <w:marRight w:val="0"/>
                  <w:marTop w:val="0"/>
                  <w:marBottom w:val="0"/>
                  <w:divBdr>
                    <w:top w:val="none" w:sz="0" w:space="0" w:color="auto"/>
                    <w:left w:val="none" w:sz="0" w:space="0" w:color="auto"/>
                    <w:bottom w:val="none" w:sz="0" w:space="0" w:color="auto"/>
                    <w:right w:val="none" w:sz="0" w:space="0" w:color="auto"/>
                  </w:divBdr>
                </w:div>
                <w:div w:id="562720399">
                  <w:marLeft w:val="640"/>
                  <w:marRight w:val="0"/>
                  <w:marTop w:val="0"/>
                  <w:marBottom w:val="0"/>
                  <w:divBdr>
                    <w:top w:val="none" w:sz="0" w:space="0" w:color="auto"/>
                    <w:left w:val="none" w:sz="0" w:space="0" w:color="auto"/>
                    <w:bottom w:val="none" w:sz="0" w:space="0" w:color="auto"/>
                    <w:right w:val="none" w:sz="0" w:space="0" w:color="auto"/>
                  </w:divBdr>
                </w:div>
                <w:div w:id="431438386">
                  <w:marLeft w:val="640"/>
                  <w:marRight w:val="0"/>
                  <w:marTop w:val="0"/>
                  <w:marBottom w:val="0"/>
                  <w:divBdr>
                    <w:top w:val="none" w:sz="0" w:space="0" w:color="auto"/>
                    <w:left w:val="none" w:sz="0" w:space="0" w:color="auto"/>
                    <w:bottom w:val="none" w:sz="0" w:space="0" w:color="auto"/>
                    <w:right w:val="none" w:sz="0" w:space="0" w:color="auto"/>
                  </w:divBdr>
                </w:div>
                <w:div w:id="770861343">
                  <w:marLeft w:val="640"/>
                  <w:marRight w:val="0"/>
                  <w:marTop w:val="0"/>
                  <w:marBottom w:val="0"/>
                  <w:divBdr>
                    <w:top w:val="none" w:sz="0" w:space="0" w:color="auto"/>
                    <w:left w:val="none" w:sz="0" w:space="0" w:color="auto"/>
                    <w:bottom w:val="none" w:sz="0" w:space="0" w:color="auto"/>
                    <w:right w:val="none" w:sz="0" w:space="0" w:color="auto"/>
                  </w:divBdr>
                </w:div>
                <w:div w:id="2057196337">
                  <w:marLeft w:val="640"/>
                  <w:marRight w:val="0"/>
                  <w:marTop w:val="0"/>
                  <w:marBottom w:val="0"/>
                  <w:divBdr>
                    <w:top w:val="none" w:sz="0" w:space="0" w:color="auto"/>
                    <w:left w:val="none" w:sz="0" w:space="0" w:color="auto"/>
                    <w:bottom w:val="none" w:sz="0" w:space="0" w:color="auto"/>
                    <w:right w:val="none" w:sz="0" w:space="0" w:color="auto"/>
                  </w:divBdr>
                </w:div>
                <w:div w:id="341396119">
                  <w:marLeft w:val="640"/>
                  <w:marRight w:val="0"/>
                  <w:marTop w:val="0"/>
                  <w:marBottom w:val="0"/>
                  <w:divBdr>
                    <w:top w:val="none" w:sz="0" w:space="0" w:color="auto"/>
                    <w:left w:val="none" w:sz="0" w:space="0" w:color="auto"/>
                    <w:bottom w:val="none" w:sz="0" w:space="0" w:color="auto"/>
                    <w:right w:val="none" w:sz="0" w:space="0" w:color="auto"/>
                  </w:divBdr>
                </w:div>
                <w:div w:id="235436041">
                  <w:marLeft w:val="640"/>
                  <w:marRight w:val="0"/>
                  <w:marTop w:val="0"/>
                  <w:marBottom w:val="0"/>
                  <w:divBdr>
                    <w:top w:val="none" w:sz="0" w:space="0" w:color="auto"/>
                    <w:left w:val="none" w:sz="0" w:space="0" w:color="auto"/>
                    <w:bottom w:val="none" w:sz="0" w:space="0" w:color="auto"/>
                    <w:right w:val="none" w:sz="0" w:space="0" w:color="auto"/>
                  </w:divBdr>
                </w:div>
                <w:div w:id="788742209">
                  <w:marLeft w:val="640"/>
                  <w:marRight w:val="0"/>
                  <w:marTop w:val="0"/>
                  <w:marBottom w:val="0"/>
                  <w:divBdr>
                    <w:top w:val="none" w:sz="0" w:space="0" w:color="auto"/>
                    <w:left w:val="none" w:sz="0" w:space="0" w:color="auto"/>
                    <w:bottom w:val="none" w:sz="0" w:space="0" w:color="auto"/>
                    <w:right w:val="none" w:sz="0" w:space="0" w:color="auto"/>
                  </w:divBdr>
                </w:div>
                <w:div w:id="509608637">
                  <w:marLeft w:val="640"/>
                  <w:marRight w:val="0"/>
                  <w:marTop w:val="0"/>
                  <w:marBottom w:val="0"/>
                  <w:divBdr>
                    <w:top w:val="none" w:sz="0" w:space="0" w:color="auto"/>
                    <w:left w:val="none" w:sz="0" w:space="0" w:color="auto"/>
                    <w:bottom w:val="none" w:sz="0" w:space="0" w:color="auto"/>
                    <w:right w:val="none" w:sz="0" w:space="0" w:color="auto"/>
                  </w:divBdr>
                </w:div>
                <w:div w:id="309987063">
                  <w:marLeft w:val="640"/>
                  <w:marRight w:val="0"/>
                  <w:marTop w:val="0"/>
                  <w:marBottom w:val="0"/>
                  <w:divBdr>
                    <w:top w:val="none" w:sz="0" w:space="0" w:color="auto"/>
                    <w:left w:val="none" w:sz="0" w:space="0" w:color="auto"/>
                    <w:bottom w:val="none" w:sz="0" w:space="0" w:color="auto"/>
                    <w:right w:val="none" w:sz="0" w:space="0" w:color="auto"/>
                  </w:divBdr>
                </w:div>
                <w:div w:id="867909459">
                  <w:marLeft w:val="640"/>
                  <w:marRight w:val="0"/>
                  <w:marTop w:val="0"/>
                  <w:marBottom w:val="0"/>
                  <w:divBdr>
                    <w:top w:val="none" w:sz="0" w:space="0" w:color="auto"/>
                    <w:left w:val="none" w:sz="0" w:space="0" w:color="auto"/>
                    <w:bottom w:val="none" w:sz="0" w:space="0" w:color="auto"/>
                    <w:right w:val="none" w:sz="0" w:space="0" w:color="auto"/>
                  </w:divBdr>
                </w:div>
                <w:div w:id="1926567209">
                  <w:marLeft w:val="640"/>
                  <w:marRight w:val="0"/>
                  <w:marTop w:val="0"/>
                  <w:marBottom w:val="0"/>
                  <w:divBdr>
                    <w:top w:val="none" w:sz="0" w:space="0" w:color="auto"/>
                    <w:left w:val="none" w:sz="0" w:space="0" w:color="auto"/>
                    <w:bottom w:val="none" w:sz="0" w:space="0" w:color="auto"/>
                    <w:right w:val="none" w:sz="0" w:space="0" w:color="auto"/>
                  </w:divBdr>
                </w:div>
                <w:div w:id="1726753452">
                  <w:marLeft w:val="640"/>
                  <w:marRight w:val="0"/>
                  <w:marTop w:val="0"/>
                  <w:marBottom w:val="0"/>
                  <w:divBdr>
                    <w:top w:val="none" w:sz="0" w:space="0" w:color="auto"/>
                    <w:left w:val="none" w:sz="0" w:space="0" w:color="auto"/>
                    <w:bottom w:val="none" w:sz="0" w:space="0" w:color="auto"/>
                    <w:right w:val="none" w:sz="0" w:space="0" w:color="auto"/>
                  </w:divBdr>
                </w:div>
              </w:divsChild>
            </w:div>
            <w:div w:id="1000698258">
              <w:marLeft w:val="0"/>
              <w:marRight w:val="0"/>
              <w:marTop w:val="0"/>
              <w:marBottom w:val="0"/>
              <w:divBdr>
                <w:top w:val="none" w:sz="0" w:space="0" w:color="auto"/>
                <w:left w:val="none" w:sz="0" w:space="0" w:color="auto"/>
                <w:bottom w:val="none" w:sz="0" w:space="0" w:color="auto"/>
                <w:right w:val="none" w:sz="0" w:space="0" w:color="auto"/>
              </w:divBdr>
              <w:divsChild>
                <w:div w:id="1369528270">
                  <w:marLeft w:val="640"/>
                  <w:marRight w:val="0"/>
                  <w:marTop w:val="0"/>
                  <w:marBottom w:val="0"/>
                  <w:divBdr>
                    <w:top w:val="none" w:sz="0" w:space="0" w:color="auto"/>
                    <w:left w:val="none" w:sz="0" w:space="0" w:color="auto"/>
                    <w:bottom w:val="none" w:sz="0" w:space="0" w:color="auto"/>
                    <w:right w:val="none" w:sz="0" w:space="0" w:color="auto"/>
                  </w:divBdr>
                </w:div>
                <w:div w:id="734619894">
                  <w:marLeft w:val="640"/>
                  <w:marRight w:val="0"/>
                  <w:marTop w:val="0"/>
                  <w:marBottom w:val="0"/>
                  <w:divBdr>
                    <w:top w:val="none" w:sz="0" w:space="0" w:color="auto"/>
                    <w:left w:val="none" w:sz="0" w:space="0" w:color="auto"/>
                    <w:bottom w:val="none" w:sz="0" w:space="0" w:color="auto"/>
                    <w:right w:val="none" w:sz="0" w:space="0" w:color="auto"/>
                  </w:divBdr>
                </w:div>
                <w:div w:id="1475413668">
                  <w:marLeft w:val="640"/>
                  <w:marRight w:val="0"/>
                  <w:marTop w:val="0"/>
                  <w:marBottom w:val="0"/>
                  <w:divBdr>
                    <w:top w:val="none" w:sz="0" w:space="0" w:color="auto"/>
                    <w:left w:val="none" w:sz="0" w:space="0" w:color="auto"/>
                    <w:bottom w:val="none" w:sz="0" w:space="0" w:color="auto"/>
                    <w:right w:val="none" w:sz="0" w:space="0" w:color="auto"/>
                  </w:divBdr>
                </w:div>
                <w:div w:id="1311252695">
                  <w:marLeft w:val="640"/>
                  <w:marRight w:val="0"/>
                  <w:marTop w:val="0"/>
                  <w:marBottom w:val="0"/>
                  <w:divBdr>
                    <w:top w:val="none" w:sz="0" w:space="0" w:color="auto"/>
                    <w:left w:val="none" w:sz="0" w:space="0" w:color="auto"/>
                    <w:bottom w:val="none" w:sz="0" w:space="0" w:color="auto"/>
                    <w:right w:val="none" w:sz="0" w:space="0" w:color="auto"/>
                  </w:divBdr>
                </w:div>
                <w:div w:id="2066710115">
                  <w:marLeft w:val="640"/>
                  <w:marRight w:val="0"/>
                  <w:marTop w:val="0"/>
                  <w:marBottom w:val="0"/>
                  <w:divBdr>
                    <w:top w:val="none" w:sz="0" w:space="0" w:color="auto"/>
                    <w:left w:val="none" w:sz="0" w:space="0" w:color="auto"/>
                    <w:bottom w:val="none" w:sz="0" w:space="0" w:color="auto"/>
                    <w:right w:val="none" w:sz="0" w:space="0" w:color="auto"/>
                  </w:divBdr>
                </w:div>
                <w:div w:id="1300113212">
                  <w:marLeft w:val="640"/>
                  <w:marRight w:val="0"/>
                  <w:marTop w:val="0"/>
                  <w:marBottom w:val="0"/>
                  <w:divBdr>
                    <w:top w:val="none" w:sz="0" w:space="0" w:color="auto"/>
                    <w:left w:val="none" w:sz="0" w:space="0" w:color="auto"/>
                    <w:bottom w:val="none" w:sz="0" w:space="0" w:color="auto"/>
                    <w:right w:val="none" w:sz="0" w:space="0" w:color="auto"/>
                  </w:divBdr>
                </w:div>
                <w:div w:id="824904964">
                  <w:marLeft w:val="640"/>
                  <w:marRight w:val="0"/>
                  <w:marTop w:val="0"/>
                  <w:marBottom w:val="0"/>
                  <w:divBdr>
                    <w:top w:val="none" w:sz="0" w:space="0" w:color="auto"/>
                    <w:left w:val="none" w:sz="0" w:space="0" w:color="auto"/>
                    <w:bottom w:val="none" w:sz="0" w:space="0" w:color="auto"/>
                    <w:right w:val="none" w:sz="0" w:space="0" w:color="auto"/>
                  </w:divBdr>
                </w:div>
                <w:div w:id="1603804940">
                  <w:marLeft w:val="640"/>
                  <w:marRight w:val="0"/>
                  <w:marTop w:val="0"/>
                  <w:marBottom w:val="0"/>
                  <w:divBdr>
                    <w:top w:val="none" w:sz="0" w:space="0" w:color="auto"/>
                    <w:left w:val="none" w:sz="0" w:space="0" w:color="auto"/>
                    <w:bottom w:val="none" w:sz="0" w:space="0" w:color="auto"/>
                    <w:right w:val="none" w:sz="0" w:space="0" w:color="auto"/>
                  </w:divBdr>
                </w:div>
                <w:div w:id="491258278">
                  <w:marLeft w:val="640"/>
                  <w:marRight w:val="0"/>
                  <w:marTop w:val="0"/>
                  <w:marBottom w:val="0"/>
                  <w:divBdr>
                    <w:top w:val="none" w:sz="0" w:space="0" w:color="auto"/>
                    <w:left w:val="none" w:sz="0" w:space="0" w:color="auto"/>
                    <w:bottom w:val="none" w:sz="0" w:space="0" w:color="auto"/>
                    <w:right w:val="none" w:sz="0" w:space="0" w:color="auto"/>
                  </w:divBdr>
                </w:div>
                <w:div w:id="1439518551">
                  <w:marLeft w:val="640"/>
                  <w:marRight w:val="0"/>
                  <w:marTop w:val="0"/>
                  <w:marBottom w:val="0"/>
                  <w:divBdr>
                    <w:top w:val="none" w:sz="0" w:space="0" w:color="auto"/>
                    <w:left w:val="none" w:sz="0" w:space="0" w:color="auto"/>
                    <w:bottom w:val="none" w:sz="0" w:space="0" w:color="auto"/>
                    <w:right w:val="none" w:sz="0" w:space="0" w:color="auto"/>
                  </w:divBdr>
                </w:div>
                <w:div w:id="1523518979">
                  <w:marLeft w:val="640"/>
                  <w:marRight w:val="0"/>
                  <w:marTop w:val="0"/>
                  <w:marBottom w:val="0"/>
                  <w:divBdr>
                    <w:top w:val="none" w:sz="0" w:space="0" w:color="auto"/>
                    <w:left w:val="none" w:sz="0" w:space="0" w:color="auto"/>
                    <w:bottom w:val="none" w:sz="0" w:space="0" w:color="auto"/>
                    <w:right w:val="none" w:sz="0" w:space="0" w:color="auto"/>
                  </w:divBdr>
                </w:div>
                <w:div w:id="314143276">
                  <w:marLeft w:val="640"/>
                  <w:marRight w:val="0"/>
                  <w:marTop w:val="0"/>
                  <w:marBottom w:val="0"/>
                  <w:divBdr>
                    <w:top w:val="none" w:sz="0" w:space="0" w:color="auto"/>
                    <w:left w:val="none" w:sz="0" w:space="0" w:color="auto"/>
                    <w:bottom w:val="none" w:sz="0" w:space="0" w:color="auto"/>
                    <w:right w:val="none" w:sz="0" w:space="0" w:color="auto"/>
                  </w:divBdr>
                </w:div>
                <w:div w:id="602960291">
                  <w:marLeft w:val="640"/>
                  <w:marRight w:val="0"/>
                  <w:marTop w:val="0"/>
                  <w:marBottom w:val="0"/>
                  <w:divBdr>
                    <w:top w:val="none" w:sz="0" w:space="0" w:color="auto"/>
                    <w:left w:val="none" w:sz="0" w:space="0" w:color="auto"/>
                    <w:bottom w:val="none" w:sz="0" w:space="0" w:color="auto"/>
                    <w:right w:val="none" w:sz="0" w:space="0" w:color="auto"/>
                  </w:divBdr>
                </w:div>
                <w:div w:id="332226149">
                  <w:marLeft w:val="640"/>
                  <w:marRight w:val="0"/>
                  <w:marTop w:val="0"/>
                  <w:marBottom w:val="0"/>
                  <w:divBdr>
                    <w:top w:val="none" w:sz="0" w:space="0" w:color="auto"/>
                    <w:left w:val="none" w:sz="0" w:space="0" w:color="auto"/>
                    <w:bottom w:val="none" w:sz="0" w:space="0" w:color="auto"/>
                    <w:right w:val="none" w:sz="0" w:space="0" w:color="auto"/>
                  </w:divBdr>
                </w:div>
                <w:div w:id="1913270521">
                  <w:marLeft w:val="640"/>
                  <w:marRight w:val="0"/>
                  <w:marTop w:val="0"/>
                  <w:marBottom w:val="0"/>
                  <w:divBdr>
                    <w:top w:val="none" w:sz="0" w:space="0" w:color="auto"/>
                    <w:left w:val="none" w:sz="0" w:space="0" w:color="auto"/>
                    <w:bottom w:val="none" w:sz="0" w:space="0" w:color="auto"/>
                    <w:right w:val="none" w:sz="0" w:space="0" w:color="auto"/>
                  </w:divBdr>
                </w:div>
                <w:div w:id="1601134859">
                  <w:marLeft w:val="640"/>
                  <w:marRight w:val="0"/>
                  <w:marTop w:val="0"/>
                  <w:marBottom w:val="0"/>
                  <w:divBdr>
                    <w:top w:val="none" w:sz="0" w:space="0" w:color="auto"/>
                    <w:left w:val="none" w:sz="0" w:space="0" w:color="auto"/>
                    <w:bottom w:val="none" w:sz="0" w:space="0" w:color="auto"/>
                    <w:right w:val="none" w:sz="0" w:space="0" w:color="auto"/>
                  </w:divBdr>
                </w:div>
                <w:div w:id="1965232149">
                  <w:marLeft w:val="640"/>
                  <w:marRight w:val="0"/>
                  <w:marTop w:val="0"/>
                  <w:marBottom w:val="0"/>
                  <w:divBdr>
                    <w:top w:val="none" w:sz="0" w:space="0" w:color="auto"/>
                    <w:left w:val="none" w:sz="0" w:space="0" w:color="auto"/>
                    <w:bottom w:val="none" w:sz="0" w:space="0" w:color="auto"/>
                    <w:right w:val="none" w:sz="0" w:space="0" w:color="auto"/>
                  </w:divBdr>
                </w:div>
                <w:div w:id="1918515970">
                  <w:marLeft w:val="640"/>
                  <w:marRight w:val="0"/>
                  <w:marTop w:val="0"/>
                  <w:marBottom w:val="0"/>
                  <w:divBdr>
                    <w:top w:val="none" w:sz="0" w:space="0" w:color="auto"/>
                    <w:left w:val="none" w:sz="0" w:space="0" w:color="auto"/>
                    <w:bottom w:val="none" w:sz="0" w:space="0" w:color="auto"/>
                    <w:right w:val="none" w:sz="0" w:space="0" w:color="auto"/>
                  </w:divBdr>
                </w:div>
                <w:div w:id="1561552577">
                  <w:marLeft w:val="640"/>
                  <w:marRight w:val="0"/>
                  <w:marTop w:val="0"/>
                  <w:marBottom w:val="0"/>
                  <w:divBdr>
                    <w:top w:val="none" w:sz="0" w:space="0" w:color="auto"/>
                    <w:left w:val="none" w:sz="0" w:space="0" w:color="auto"/>
                    <w:bottom w:val="none" w:sz="0" w:space="0" w:color="auto"/>
                    <w:right w:val="none" w:sz="0" w:space="0" w:color="auto"/>
                  </w:divBdr>
                </w:div>
                <w:div w:id="630326534">
                  <w:marLeft w:val="640"/>
                  <w:marRight w:val="0"/>
                  <w:marTop w:val="0"/>
                  <w:marBottom w:val="0"/>
                  <w:divBdr>
                    <w:top w:val="none" w:sz="0" w:space="0" w:color="auto"/>
                    <w:left w:val="none" w:sz="0" w:space="0" w:color="auto"/>
                    <w:bottom w:val="none" w:sz="0" w:space="0" w:color="auto"/>
                    <w:right w:val="none" w:sz="0" w:space="0" w:color="auto"/>
                  </w:divBdr>
                </w:div>
                <w:div w:id="804087356">
                  <w:marLeft w:val="640"/>
                  <w:marRight w:val="0"/>
                  <w:marTop w:val="0"/>
                  <w:marBottom w:val="0"/>
                  <w:divBdr>
                    <w:top w:val="none" w:sz="0" w:space="0" w:color="auto"/>
                    <w:left w:val="none" w:sz="0" w:space="0" w:color="auto"/>
                    <w:bottom w:val="none" w:sz="0" w:space="0" w:color="auto"/>
                    <w:right w:val="none" w:sz="0" w:space="0" w:color="auto"/>
                  </w:divBdr>
                </w:div>
                <w:div w:id="948001775">
                  <w:marLeft w:val="640"/>
                  <w:marRight w:val="0"/>
                  <w:marTop w:val="0"/>
                  <w:marBottom w:val="0"/>
                  <w:divBdr>
                    <w:top w:val="none" w:sz="0" w:space="0" w:color="auto"/>
                    <w:left w:val="none" w:sz="0" w:space="0" w:color="auto"/>
                    <w:bottom w:val="none" w:sz="0" w:space="0" w:color="auto"/>
                    <w:right w:val="none" w:sz="0" w:space="0" w:color="auto"/>
                  </w:divBdr>
                </w:div>
                <w:div w:id="212162024">
                  <w:marLeft w:val="640"/>
                  <w:marRight w:val="0"/>
                  <w:marTop w:val="0"/>
                  <w:marBottom w:val="0"/>
                  <w:divBdr>
                    <w:top w:val="none" w:sz="0" w:space="0" w:color="auto"/>
                    <w:left w:val="none" w:sz="0" w:space="0" w:color="auto"/>
                    <w:bottom w:val="none" w:sz="0" w:space="0" w:color="auto"/>
                    <w:right w:val="none" w:sz="0" w:space="0" w:color="auto"/>
                  </w:divBdr>
                </w:div>
                <w:div w:id="1336299676">
                  <w:marLeft w:val="640"/>
                  <w:marRight w:val="0"/>
                  <w:marTop w:val="0"/>
                  <w:marBottom w:val="0"/>
                  <w:divBdr>
                    <w:top w:val="none" w:sz="0" w:space="0" w:color="auto"/>
                    <w:left w:val="none" w:sz="0" w:space="0" w:color="auto"/>
                    <w:bottom w:val="none" w:sz="0" w:space="0" w:color="auto"/>
                    <w:right w:val="none" w:sz="0" w:space="0" w:color="auto"/>
                  </w:divBdr>
                </w:div>
                <w:div w:id="321585924">
                  <w:marLeft w:val="640"/>
                  <w:marRight w:val="0"/>
                  <w:marTop w:val="0"/>
                  <w:marBottom w:val="0"/>
                  <w:divBdr>
                    <w:top w:val="none" w:sz="0" w:space="0" w:color="auto"/>
                    <w:left w:val="none" w:sz="0" w:space="0" w:color="auto"/>
                    <w:bottom w:val="none" w:sz="0" w:space="0" w:color="auto"/>
                    <w:right w:val="none" w:sz="0" w:space="0" w:color="auto"/>
                  </w:divBdr>
                </w:div>
                <w:div w:id="1057893813">
                  <w:marLeft w:val="640"/>
                  <w:marRight w:val="0"/>
                  <w:marTop w:val="0"/>
                  <w:marBottom w:val="0"/>
                  <w:divBdr>
                    <w:top w:val="none" w:sz="0" w:space="0" w:color="auto"/>
                    <w:left w:val="none" w:sz="0" w:space="0" w:color="auto"/>
                    <w:bottom w:val="none" w:sz="0" w:space="0" w:color="auto"/>
                    <w:right w:val="none" w:sz="0" w:space="0" w:color="auto"/>
                  </w:divBdr>
                </w:div>
                <w:div w:id="71317653">
                  <w:marLeft w:val="640"/>
                  <w:marRight w:val="0"/>
                  <w:marTop w:val="0"/>
                  <w:marBottom w:val="0"/>
                  <w:divBdr>
                    <w:top w:val="none" w:sz="0" w:space="0" w:color="auto"/>
                    <w:left w:val="none" w:sz="0" w:space="0" w:color="auto"/>
                    <w:bottom w:val="none" w:sz="0" w:space="0" w:color="auto"/>
                    <w:right w:val="none" w:sz="0" w:space="0" w:color="auto"/>
                  </w:divBdr>
                </w:div>
                <w:div w:id="1405684918">
                  <w:marLeft w:val="640"/>
                  <w:marRight w:val="0"/>
                  <w:marTop w:val="0"/>
                  <w:marBottom w:val="0"/>
                  <w:divBdr>
                    <w:top w:val="none" w:sz="0" w:space="0" w:color="auto"/>
                    <w:left w:val="none" w:sz="0" w:space="0" w:color="auto"/>
                    <w:bottom w:val="none" w:sz="0" w:space="0" w:color="auto"/>
                    <w:right w:val="none" w:sz="0" w:space="0" w:color="auto"/>
                  </w:divBdr>
                </w:div>
                <w:div w:id="535581477">
                  <w:marLeft w:val="640"/>
                  <w:marRight w:val="0"/>
                  <w:marTop w:val="0"/>
                  <w:marBottom w:val="0"/>
                  <w:divBdr>
                    <w:top w:val="none" w:sz="0" w:space="0" w:color="auto"/>
                    <w:left w:val="none" w:sz="0" w:space="0" w:color="auto"/>
                    <w:bottom w:val="none" w:sz="0" w:space="0" w:color="auto"/>
                    <w:right w:val="none" w:sz="0" w:space="0" w:color="auto"/>
                  </w:divBdr>
                </w:div>
                <w:div w:id="1437674066">
                  <w:marLeft w:val="640"/>
                  <w:marRight w:val="0"/>
                  <w:marTop w:val="0"/>
                  <w:marBottom w:val="0"/>
                  <w:divBdr>
                    <w:top w:val="none" w:sz="0" w:space="0" w:color="auto"/>
                    <w:left w:val="none" w:sz="0" w:space="0" w:color="auto"/>
                    <w:bottom w:val="none" w:sz="0" w:space="0" w:color="auto"/>
                    <w:right w:val="none" w:sz="0" w:space="0" w:color="auto"/>
                  </w:divBdr>
                </w:div>
                <w:div w:id="539318994">
                  <w:marLeft w:val="640"/>
                  <w:marRight w:val="0"/>
                  <w:marTop w:val="0"/>
                  <w:marBottom w:val="0"/>
                  <w:divBdr>
                    <w:top w:val="none" w:sz="0" w:space="0" w:color="auto"/>
                    <w:left w:val="none" w:sz="0" w:space="0" w:color="auto"/>
                    <w:bottom w:val="none" w:sz="0" w:space="0" w:color="auto"/>
                    <w:right w:val="none" w:sz="0" w:space="0" w:color="auto"/>
                  </w:divBdr>
                </w:div>
                <w:div w:id="1600406784">
                  <w:marLeft w:val="640"/>
                  <w:marRight w:val="0"/>
                  <w:marTop w:val="0"/>
                  <w:marBottom w:val="0"/>
                  <w:divBdr>
                    <w:top w:val="none" w:sz="0" w:space="0" w:color="auto"/>
                    <w:left w:val="none" w:sz="0" w:space="0" w:color="auto"/>
                    <w:bottom w:val="none" w:sz="0" w:space="0" w:color="auto"/>
                    <w:right w:val="none" w:sz="0" w:space="0" w:color="auto"/>
                  </w:divBdr>
                </w:div>
                <w:div w:id="1001277053">
                  <w:marLeft w:val="640"/>
                  <w:marRight w:val="0"/>
                  <w:marTop w:val="0"/>
                  <w:marBottom w:val="0"/>
                  <w:divBdr>
                    <w:top w:val="none" w:sz="0" w:space="0" w:color="auto"/>
                    <w:left w:val="none" w:sz="0" w:space="0" w:color="auto"/>
                    <w:bottom w:val="none" w:sz="0" w:space="0" w:color="auto"/>
                    <w:right w:val="none" w:sz="0" w:space="0" w:color="auto"/>
                  </w:divBdr>
                </w:div>
                <w:div w:id="1261646970">
                  <w:marLeft w:val="640"/>
                  <w:marRight w:val="0"/>
                  <w:marTop w:val="0"/>
                  <w:marBottom w:val="0"/>
                  <w:divBdr>
                    <w:top w:val="none" w:sz="0" w:space="0" w:color="auto"/>
                    <w:left w:val="none" w:sz="0" w:space="0" w:color="auto"/>
                    <w:bottom w:val="none" w:sz="0" w:space="0" w:color="auto"/>
                    <w:right w:val="none" w:sz="0" w:space="0" w:color="auto"/>
                  </w:divBdr>
                </w:div>
                <w:div w:id="1017849416">
                  <w:marLeft w:val="640"/>
                  <w:marRight w:val="0"/>
                  <w:marTop w:val="0"/>
                  <w:marBottom w:val="0"/>
                  <w:divBdr>
                    <w:top w:val="none" w:sz="0" w:space="0" w:color="auto"/>
                    <w:left w:val="none" w:sz="0" w:space="0" w:color="auto"/>
                    <w:bottom w:val="none" w:sz="0" w:space="0" w:color="auto"/>
                    <w:right w:val="none" w:sz="0" w:space="0" w:color="auto"/>
                  </w:divBdr>
                </w:div>
                <w:div w:id="901208261">
                  <w:marLeft w:val="640"/>
                  <w:marRight w:val="0"/>
                  <w:marTop w:val="0"/>
                  <w:marBottom w:val="0"/>
                  <w:divBdr>
                    <w:top w:val="none" w:sz="0" w:space="0" w:color="auto"/>
                    <w:left w:val="none" w:sz="0" w:space="0" w:color="auto"/>
                    <w:bottom w:val="none" w:sz="0" w:space="0" w:color="auto"/>
                    <w:right w:val="none" w:sz="0" w:space="0" w:color="auto"/>
                  </w:divBdr>
                </w:div>
                <w:div w:id="521286036">
                  <w:marLeft w:val="640"/>
                  <w:marRight w:val="0"/>
                  <w:marTop w:val="0"/>
                  <w:marBottom w:val="0"/>
                  <w:divBdr>
                    <w:top w:val="none" w:sz="0" w:space="0" w:color="auto"/>
                    <w:left w:val="none" w:sz="0" w:space="0" w:color="auto"/>
                    <w:bottom w:val="none" w:sz="0" w:space="0" w:color="auto"/>
                    <w:right w:val="none" w:sz="0" w:space="0" w:color="auto"/>
                  </w:divBdr>
                </w:div>
                <w:div w:id="307713174">
                  <w:marLeft w:val="640"/>
                  <w:marRight w:val="0"/>
                  <w:marTop w:val="0"/>
                  <w:marBottom w:val="0"/>
                  <w:divBdr>
                    <w:top w:val="none" w:sz="0" w:space="0" w:color="auto"/>
                    <w:left w:val="none" w:sz="0" w:space="0" w:color="auto"/>
                    <w:bottom w:val="none" w:sz="0" w:space="0" w:color="auto"/>
                    <w:right w:val="none" w:sz="0" w:space="0" w:color="auto"/>
                  </w:divBdr>
                </w:div>
                <w:div w:id="375274570">
                  <w:marLeft w:val="640"/>
                  <w:marRight w:val="0"/>
                  <w:marTop w:val="0"/>
                  <w:marBottom w:val="0"/>
                  <w:divBdr>
                    <w:top w:val="none" w:sz="0" w:space="0" w:color="auto"/>
                    <w:left w:val="none" w:sz="0" w:space="0" w:color="auto"/>
                    <w:bottom w:val="none" w:sz="0" w:space="0" w:color="auto"/>
                    <w:right w:val="none" w:sz="0" w:space="0" w:color="auto"/>
                  </w:divBdr>
                </w:div>
                <w:div w:id="2037541059">
                  <w:marLeft w:val="640"/>
                  <w:marRight w:val="0"/>
                  <w:marTop w:val="0"/>
                  <w:marBottom w:val="0"/>
                  <w:divBdr>
                    <w:top w:val="none" w:sz="0" w:space="0" w:color="auto"/>
                    <w:left w:val="none" w:sz="0" w:space="0" w:color="auto"/>
                    <w:bottom w:val="none" w:sz="0" w:space="0" w:color="auto"/>
                    <w:right w:val="none" w:sz="0" w:space="0" w:color="auto"/>
                  </w:divBdr>
                </w:div>
                <w:div w:id="550768919">
                  <w:marLeft w:val="640"/>
                  <w:marRight w:val="0"/>
                  <w:marTop w:val="0"/>
                  <w:marBottom w:val="0"/>
                  <w:divBdr>
                    <w:top w:val="none" w:sz="0" w:space="0" w:color="auto"/>
                    <w:left w:val="none" w:sz="0" w:space="0" w:color="auto"/>
                    <w:bottom w:val="none" w:sz="0" w:space="0" w:color="auto"/>
                    <w:right w:val="none" w:sz="0" w:space="0" w:color="auto"/>
                  </w:divBdr>
                </w:div>
                <w:div w:id="457917458">
                  <w:marLeft w:val="640"/>
                  <w:marRight w:val="0"/>
                  <w:marTop w:val="0"/>
                  <w:marBottom w:val="0"/>
                  <w:divBdr>
                    <w:top w:val="none" w:sz="0" w:space="0" w:color="auto"/>
                    <w:left w:val="none" w:sz="0" w:space="0" w:color="auto"/>
                    <w:bottom w:val="none" w:sz="0" w:space="0" w:color="auto"/>
                    <w:right w:val="none" w:sz="0" w:space="0" w:color="auto"/>
                  </w:divBdr>
                </w:div>
                <w:div w:id="1930262941">
                  <w:marLeft w:val="640"/>
                  <w:marRight w:val="0"/>
                  <w:marTop w:val="0"/>
                  <w:marBottom w:val="0"/>
                  <w:divBdr>
                    <w:top w:val="none" w:sz="0" w:space="0" w:color="auto"/>
                    <w:left w:val="none" w:sz="0" w:space="0" w:color="auto"/>
                    <w:bottom w:val="none" w:sz="0" w:space="0" w:color="auto"/>
                    <w:right w:val="none" w:sz="0" w:space="0" w:color="auto"/>
                  </w:divBdr>
                </w:div>
                <w:div w:id="779837272">
                  <w:marLeft w:val="640"/>
                  <w:marRight w:val="0"/>
                  <w:marTop w:val="0"/>
                  <w:marBottom w:val="0"/>
                  <w:divBdr>
                    <w:top w:val="none" w:sz="0" w:space="0" w:color="auto"/>
                    <w:left w:val="none" w:sz="0" w:space="0" w:color="auto"/>
                    <w:bottom w:val="none" w:sz="0" w:space="0" w:color="auto"/>
                    <w:right w:val="none" w:sz="0" w:space="0" w:color="auto"/>
                  </w:divBdr>
                </w:div>
                <w:div w:id="1440874676">
                  <w:marLeft w:val="640"/>
                  <w:marRight w:val="0"/>
                  <w:marTop w:val="0"/>
                  <w:marBottom w:val="0"/>
                  <w:divBdr>
                    <w:top w:val="none" w:sz="0" w:space="0" w:color="auto"/>
                    <w:left w:val="none" w:sz="0" w:space="0" w:color="auto"/>
                    <w:bottom w:val="none" w:sz="0" w:space="0" w:color="auto"/>
                    <w:right w:val="none" w:sz="0" w:space="0" w:color="auto"/>
                  </w:divBdr>
                </w:div>
                <w:div w:id="69354528">
                  <w:marLeft w:val="640"/>
                  <w:marRight w:val="0"/>
                  <w:marTop w:val="0"/>
                  <w:marBottom w:val="0"/>
                  <w:divBdr>
                    <w:top w:val="none" w:sz="0" w:space="0" w:color="auto"/>
                    <w:left w:val="none" w:sz="0" w:space="0" w:color="auto"/>
                    <w:bottom w:val="none" w:sz="0" w:space="0" w:color="auto"/>
                    <w:right w:val="none" w:sz="0" w:space="0" w:color="auto"/>
                  </w:divBdr>
                </w:div>
                <w:div w:id="592980303">
                  <w:marLeft w:val="640"/>
                  <w:marRight w:val="0"/>
                  <w:marTop w:val="0"/>
                  <w:marBottom w:val="0"/>
                  <w:divBdr>
                    <w:top w:val="none" w:sz="0" w:space="0" w:color="auto"/>
                    <w:left w:val="none" w:sz="0" w:space="0" w:color="auto"/>
                    <w:bottom w:val="none" w:sz="0" w:space="0" w:color="auto"/>
                    <w:right w:val="none" w:sz="0" w:space="0" w:color="auto"/>
                  </w:divBdr>
                </w:div>
                <w:div w:id="1210534293">
                  <w:marLeft w:val="640"/>
                  <w:marRight w:val="0"/>
                  <w:marTop w:val="0"/>
                  <w:marBottom w:val="0"/>
                  <w:divBdr>
                    <w:top w:val="none" w:sz="0" w:space="0" w:color="auto"/>
                    <w:left w:val="none" w:sz="0" w:space="0" w:color="auto"/>
                    <w:bottom w:val="none" w:sz="0" w:space="0" w:color="auto"/>
                    <w:right w:val="none" w:sz="0" w:space="0" w:color="auto"/>
                  </w:divBdr>
                </w:div>
                <w:div w:id="2075540901">
                  <w:marLeft w:val="640"/>
                  <w:marRight w:val="0"/>
                  <w:marTop w:val="0"/>
                  <w:marBottom w:val="0"/>
                  <w:divBdr>
                    <w:top w:val="none" w:sz="0" w:space="0" w:color="auto"/>
                    <w:left w:val="none" w:sz="0" w:space="0" w:color="auto"/>
                    <w:bottom w:val="none" w:sz="0" w:space="0" w:color="auto"/>
                    <w:right w:val="none" w:sz="0" w:space="0" w:color="auto"/>
                  </w:divBdr>
                </w:div>
                <w:div w:id="109711794">
                  <w:marLeft w:val="640"/>
                  <w:marRight w:val="0"/>
                  <w:marTop w:val="0"/>
                  <w:marBottom w:val="0"/>
                  <w:divBdr>
                    <w:top w:val="none" w:sz="0" w:space="0" w:color="auto"/>
                    <w:left w:val="none" w:sz="0" w:space="0" w:color="auto"/>
                    <w:bottom w:val="none" w:sz="0" w:space="0" w:color="auto"/>
                    <w:right w:val="none" w:sz="0" w:space="0" w:color="auto"/>
                  </w:divBdr>
                </w:div>
                <w:div w:id="1921014320">
                  <w:marLeft w:val="640"/>
                  <w:marRight w:val="0"/>
                  <w:marTop w:val="0"/>
                  <w:marBottom w:val="0"/>
                  <w:divBdr>
                    <w:top w:val="none" w:sz="0" w:space="0" w:color="auto"/>
                    <w:left w:val="none" w:sz="0" w:space="0" w:color="auto"/>
                    <w:bottom w:val="none" w:sz="0" w:space="0" w:color="auto"/>
                    <w:right w:val="none" w:sz="0" w:space="0" w:color="auto"/>
                  </w:divBdr>
                </w:div>
                <w:div w:id="144473872">
                  <w:marLeft w:val="640"/>
                  <w:marRight w:val="0"/>
                  <w:marTop w:val="0"/>
                  <w:marBottom w:val="0"/>
                  <w:divBdr>
                    <w:top w:val="none" w:sz="0" w:space="0" w:color="auto"/>
                    <w:left w:val="none" w:sz="0" w:space="0" w:color="auto"/>
                    <w:bottom w:val="none" w:sz="0" w:space="0" w:color="auto"/>
                    <w:right w:val="none" w:sz="0" w:space="0" w:color="auto"/>
                  </w:divBdr>
                </w:div>
                <w:div w:id="1135101947">
                  <w:marLeft w:val="640"/>
                  <w:marRight w:val="0"/>
                  <w:marTop w:val="0"/>
                  <w:marBottom w:val="0"/>
                  <w:divBdr>
                    <w:top w:val="none" w:sz="0" w:space="0" w:color="auto"/>
                    <w:left w:val="none" w:sz="0" w:space="0" w:color="auto"/>
                    <w:bottom w:val="none" w:sz="0" w:space="0" w:color="auto"/>
                    <w:right w:val="none" w:sz="0" w:space="0" w:color="auto"/>
                  </w:divBdr>
                </w:div>
                <w:div w:id="148987588">
                  <w:marLeft w:val="640"/>
                  <w:marRight w:val="0"/>
                  <w:marTop w:val="0"/>
                  <w:marBottom w:val="0"/>
                  <w:divBdr>
                    <w:top w:val="none" w:sz="0" w:space="0" w:color="auto"/>
                    <w:left w:val="none" w:sz="0" w:space="0" w:color="auto"/>
                    <w:bottom w:val="none" w:sz="0" w:space="0" w:color="auto"/>
                    <w:right w:val="none" w:sz="0" w:space="0" w:color="auto"/>
                  </w:divBdr>
                </w:div>
                <w:div w:id="738021572">
                  <w:marLeft w:val="640"/>
                  <w:marRight w:val="0"/>
                  <w:marTop w:val="0"/>
                  <w:marBottom w:val="0"/>
                  <w:divBdr>
                    <w:top w:val="none" w:sz="0" w:space="0" w:color="auto"/>
                    <w:left w:val="none" w:sz="0" w:space="0" w:color="auto"/>
                    <w:bottom w:val="none" w:sz="0" w:space="0" w:color="auto"/>
                    <w:right w:val="none" w:sz="0" w:space="0" w:color="auto"/>
                  </w:divBdr>
                </w:div>
                <w:div w:id="63964019">
                  <w:marLeft w:val="640"/>
                  <w:marRight w:val="0"/>
                  <w:marTop w:val="0"/>
                  <w:marBottom w:val="0"/>
                  <w:divBdr>
                    <w:top w:val="none" w:sz="0" w:space="0" w:color="auto"/>
                    <w:left w:val="none" w:sz="0" w:space="0" w:color="auto"/>
                    <w:bottom w:val="none" w:sz="0" w:space="0" w:color="auto"/>
                    <w:right w:val="none" w:sz="0" w:space="0" w:color="auto"/>
                  </w:divBdr>
                </w:div>
                <w:div w:id="1811558987">
                  <w:marLeft w:val="640"/>
                  <w:marRight w:val="0"/>
                  <w:marTop w:val="0"/>
                  <w:marBottom w:val="0"/>
                  <w:divBdr>
                    <w:top w:val="none" w:sz="0" w:space="0" w:color="auto"/>
                    <w:left w:val="none" w:sz="0" w:space="0" w:color="auto"/>
                    <w:bottom w:val="none" w:sz="0" w:space="0" w:color="auto"/>
                    <w:right w:val="none" w:sz="0" w:space="0" w:color="auto"/>
                  </w:divBdr>
                </w:div>
                <w:div w:id="1810320822">
                  <w:marLeft w:val="640"/>
                  <w:marRight w:val="0"/>
                  <w:marTop w:val="0"/>
                  <w:marBottom w:val="0"/>
                  <w:divBdr>
                    <w:top w:val="none" w:sz="0" w:space="0" w:color="auto"/>
                    <w:left w:val="none" w:sz="0" w:space="0" w:color="auto"/>
                    <w:bottom w:val="none" w:sz="0" w:space="0" w:color="auto"/>
                    <w:right w:val="none" w:sz="0" w:space="0" w:color="auto"/>
                  </w:divBdr>
                </w:div>
                <w:div w:id="1883440474">
                  <w:marLeft w:val="640"/>
                  <w:marRight w:val="0"/>
                  <w:marTop w:val="0"/>
                  <w:marBottom w:val="0"/>
                  <w:divBdr>
                    <w:top w:val="none" w:sz="0" w:space="0" w:color="auto"/>
                    <w:left w:val="none" w:sz="0" w:space="0" w:color="auto"/>
                    <w:bottom w:val="none" w:sz="0" w:space="0" w:color="auto"/>
                    <w:right w:val="none" w:sz="0" w:space="0" w:color="auto"/>
                  </w:divBdr>
                </w:div>
                <w:div w:id="1258977418">
                  <w:marLeft w:val="640"/>
                  <w:marRight w:val="0"/>
                  <w:marTop w:val="0"/>
                  <w:marBottom w:val="0"/>
                  <w:divBdr>
                    <w:top w:val="none" w:sz="0" w:space="0" w:color="auto"/>
                    <w:left w:val="none" w:sz="0" w:space="0" w:color="auto"/>
                    <w:bottom w:val="none" w:sz="0" w:space="0" w:color="auto"/>
                    <w:right w:val="none" w:sz="0" w:space="0" w:color="auto"/>
                  </w:divBdr>
                </w:div>
                <w:div w:id="74401057">
                  <w:marLeft w:val="640"/>
                  <w:marRight w:val="0"/>
                  <w:marTop w:val="0"/>
                  <w:marBottom w:val="0"/>
                  <w:divBdr>
                    <w:top w:val="none" w:sz="0" w:space="0" w:color="auto"/>
                    <w:left w:val="none" w:sz="0" w:space="0" w:color="auto"/>
                    <w:bottom w:val="none" w:sz="0" w:space="0" w:color="auto"/>
                    <w:right w:val="none" w:sz="0" w:space="0" w:color="auto"/>
                  </w:divBdr>
                </w:div>
                <w:div w:id="241839795">
                  <w:marLeft w:val="640"/>
                  <w:marRight w:val="0"/>
                  <w:marTop w:val="0"/>
                  <w:marBottom w:val="0"/>
                  <w:divBdr>
                    <w:top w:val="none" w:sz="0" w:space="0" w:color="auto"/>
                    <w:left w:val="none" w:sz="0" w:space="0" w:color="auto"/>
                    <w:bottom w:val="none" w:sz="0" w:space="0" w:color="auto"/>
                    <w:right w:val="none" w:sz="0" w:space="0" w:color="auto"/>
                  </w:divBdr>
                </w:div>
                <w:div w:id="443186253">
                  <w:marLeft w:val="640"/>
                  <w:marRight w:val="0"/>
                  <w:marTop w:val="0"/>
                  <w:marBottom w:val="0"/>
                  <w:divBdr>
                    <w:top w:val="none" w:sz="0" w:space="0" w:color="auto"/>
                    <w:left w:val="none" w:sz="0" w:space="0" w:color="auto"/>
                    <w:bottom w:val="none" w:sz="0" w:space="0" w:color="auto"/>
                    <w:right w:val="none" w:sz="0" w:space="0" w:color="auto"/>
                  </w:divBdr>
                </w:div>
              </w:divsChild>
            </w:div>
            <w:div w:id="54743646">
              <w:marLeft w:val="0"/>
              <w:marRight w:val="0"/>
              <w:marTop w:val="0"/>
              <w:marBottom w:val="0"/>
              <w:divBdr>
                <w:top w:val="none" w:sz="0" w:space="0" w:color="auto"/>
                <w:left w:val="none" w:sz="0" w:space="0" w:color="auto"/>
                <w:bottom w:val="none" w:sz="0" w:space="0" w:color="auto"/>
                <w:right w:val="none" w:sz="0" w:space="0" w:color="auto"/>
              </w:divBdr>
              <w:divsChild>
                <w:div w:id="376512755">
                  <w:marLeft w:val="640"/>
                  <w:marRight w:val="0"/>
                  <w:marTop w:val="0"/>
                  <w:marBottom w:val="0"/>
                  <w:divBdr>
                    <w:top w:val="none" w:sz="0" w:space="0" w:color="auto"/>
                    <w:left w:val="none" w:sz="0" w:space="0" w:color="auto"/>
                    <w:bottom w:val="none" w:sz="0" w:space="0" w:color="auto"/>
                    <w:right w:val="none" w:sz="0" w:space="0" w:color="auto"/>
                  </w:divBdr>
                </w:div>
                <w:div w:id="175967280">
                  <w:marLeft w:val="640"/>
                  <w:marRight w:val="0"/>
                  <w:marTop w:val="0"/>
                  <w:marBottom w:val="0"/>
                  <w:divBdr>
                    <w:top w:val="none" w:sz="0" w:space="0" w:color="auto"/>
                    <w:left w:val="none" w:sz="0" w:space="0" w:color="auto"/>
                    <w:bottom w:val="none" w:sz="0" w:space="0" w:color="auto"/>
                    <w:right w:val="none" w:sz="0" w:space="0" w:color="auto"/>
                  </w:divBdr>
                </w:div>
                <w:div w:id="302276356">
                  <w:marLeft w:val="640"/>
                  <w:marRight w:val="0"/>
                  <w:marTop w:val="0"/>
                  <w:marBottom w:val="0"/>
                  <w:divBdr>
                    <w:top w:val="none" w:sz="0" w:space="0" w:color="auto"/>
                    <w:left w:val="none" w:sz="0" w:space="0" w:color="auto"/>
                    <w:bottom w:val="none" w:sz="0" w:space="0" w:color="auto"/>
                    <w:right w:val="none" w:sz="0" w:space="0" w:color="auto"/>
                  </w:divBdr>
                </w:div>
                <w:div w:id="883710442">
                  <w:marLeft w:val="640"/>
                  <w:marRight w:val="0"/>
                  <w:marTop w:val="0"/>
                  <w:marBottom w:val="0"/>
                  <w:divBdr>
                    <w:top w:val="none" w:sz="0" w:space="0" w:color="auto"/>
                    <w:left w:val="none" w:sz="0" w:space="0" w:color="auto"/>
                    <w:bottom w:val="none" w:sz="0" w:space="0" w:color="auto"/>
                    <w:right w:val="none" w:sz="0" w:space="0" w:color="auto"/>
                  </w:divBdr>
                </w:div>
                <w:div w:id="2112160952">
                  <w:marLeft w:val="640"/>
                  <w:marRight w:val="0"/>
                  <w:marTop w:val="0"/>
                  <w:marBottom w:val="0"/>
                  <w:divBdr>
                    <w:top w:val="none" w:sz="0" w:space="0" w:color="auto"/>
                    <w:left w:val="none" w:sz="0" w:space="0" w:color="auto"/>
                    <w:bottom w:val="none" w:sz="0" w:space="0" w:color="auto"/>
                    <w:right w:val="none" w:sz="0" w:space="0" w:color="auto"/>
                  </w:divBdr>
                </w:div>
                <w:div w:id="26873509">
                  <w:marLeft w:val="640"/>
                  <w:marRight w:val="0"/>
                  <w:marTop w:val="0"/>
                  <w:marBottom w:val="0"/>
                  <w:divBdr>
                    <w:top w:val="none" w:sz="0" w:space="0" w:color="auto"/>
                    <w:left w:val="none" w:sz="0" w:space="0" w:color="auto"/>
                    <w:bottom w:val="none" w:sz="0" w:space="0" w:color="auto"/>
                    <w:right w:val="none" w:sz="0" w:space="0" w:color="auto"/>
                  </w:divBdr>
                </w:div>
                <w:div w:id="1503469355">
                  <w:marLeft w:val="640"/>
                  <w:marRight w:val="0"/>
                  <w:marTop w:val="0"/>
                  <w:marBottom w:val="0"/>
                  <w:divBdr>
                    <w:top w:val="none" w:sz="0" w:space="0" w:color="auto"/>
                    <w:left w:val="none" w:sz="0" w:space="0" w:color="auto"/>
                    <w:bottom w:val="none" w:sz="0" w:space="0" w:color="auto"/>
                    <w:right w:val="none" w:sz="0" w:space="0" w:color="auto"/>
                  </w:divBdr>
                </w:div>
                <w:div w:id="1212813655">
                  <w:marLeft w:val="640"/>
                  <w:marRight w:val="0"/>
                  <w:marTop w:val="0"/>
                  <w:marBottom w:val="0"/>
                  <w:divBdr>
                    <w:top w:val="none" w:sz="0" w:space="0" w:color="auto"/>
                    <w:left w:val="none" w:sz="0" w:space="0" w:color="auto"/>
                    <w:bottom w:val="none" w:sz="0" w:space="0" w:color="auto"/>
                    <w:right w:val="none" w:sz="0" w:space="0" w:color="auto"/>
                  </w:divBdr>
                </w:div>
                <w:div w:id="1129399567">
                  <w:marLeft w:val="640"/>
                  <w:marRight w:val="0"/>
                  <w:marTop w:val="0"/>
                  <w:marBottom w:val="0"/>
                  <w:divBdr>
                    <w:top w:val="none" w:sz="0" w:space="0" w:color="auto"/>
                    <w:left w:val="none" w:sz="0" w:space="0" w:color="auto"/>
                    <w:bottom w:val="none" w:sz="0" w:space="0" w:color="auto"/>
                    <w:right w:val="none" w:sz="0" w:space="0" w:color="auto"/>
                  </w:divBdr>
                </w:div>
                <w:div w:id="1627153525">
                  <w:marLeft w:val="640"/>
                  <w:marRight w:val="0"/>
                  <w:marTop w:val="0"/>
                  <w:marBottom w:val="0"/>
                  <w:divBdr>
                    <w:top w:val="none" w:sz="0" w:space="0" w:color="auto"/>
                    <w:left w:val="none" w:sz="0" w:space="0" w:color="auto"/>
                    <w:bottom w:val="none" w:sz="0" w:space="0" w:color="auto"/>
                    <w:right w:val="none" w:sz="0" w:space="0" w:color="auto"/>
                  </w:divBdr>
                </w:div>
                <w:div w:id="2111267297">
                  <w:marLeft w:val="640"/>
                  <w:marRight w:val="0"/>
                  <w:marTop w:val="0"/>
                  <w:marBottom w:val="0"/>
                  <w:divBdr>
                    <w:top w:val="none" w:sz="0" w:space="0" w:color="auto"/>
                    <w:left w:val="none" w:sz="0" w:space="0" w:color="auto"/>
                    <w:bottom w:val="none" w:sz="0" w:space="0" w:color="auto"/>
                    <w:right w:val="none" w:sz="0" w:space="0" w:color="auto"/>
                  </w:divBdr>
                </w:div>
                <w:div w:id="531457586">
                  <w:marLeft w:val="640"/>
                  <w:marRight w:val="0"/>
                  <w:marTop w:val="0"/>
                  <w:marBottom w:val="0"/>
                  <w:divBdr>
                    <w:top w:val="none" w:sz="0" w:space="0" w:color="auto"/>
                    <w:left w:val="none" w:sz="0" w:space="0" w:color="auto"/>
                    <w:bottom w:val="none" w:sz="0" w:space="0" w:color="auto"/>
                    <w:right w:val="none" w:sz="0" w:space="0" w:color="auto"/>
                  </w:divBdr>
                </w:div>
                <w:div w:id="665480784">
                  <w:marLeft w:val="640"/>
                  <w:marRight w:val="0"/>
                  <w:marTop w:val="0"/>
                  <w:marBottom w:val="0"/>
                  <w:divBdr>
                    <w:top w:val="none" w:sz="0" w:space="0" w:color="auto"/>
                    <w:left w:val="none" w:sz="0" w:space="0" w:color="auto"/>
                    <w:bottom w:val="none" w:sz="0" w:space="0" w:color="auto"/>
                    <w:right w:val="none" w:sz="0" w:space="0" w:color="auto"/>
                  </w:divBdr>
                </w:div>
                <w:div w:id="256863436">
                  <w:marLeft w:val="640"/>
                  <w:marRight w:val="0"/>
                  <w:marTop w:val="0"/>
                  <w:marBottom w:val="0"/>
                  <w:divBdr>
                    <w:top w:val="none" w:sz="0" w:space="0" w:color="auto"/>
                    <w:left w:val="none" w:sz="0" w:space="0" w:color="auto"/>
                    <w:bottom w:val="none" w:sz="0" w:space="0" w:color="auto"/>
                    <w:right w:val="none" w:sz="0" w:space="0" w:color="auto"/>
                  </w:divBdr>
                </w:div>
                <w:div w:id="161554742">
                  <w:marLeft w:val="640"/>
                  <w:marRight w:val="0"/>
                  <w:marTop w:val="0"/>
                  <w:marBottom w:val="0"/>
                  <w:divBdr>
                    <w:top w:val="none" w:sz="0" w:space="0" w:color="auto"/>
                    <w:left w:val="none" w:sz="0" w:space="0" w:color="auto"/>
                    <w:bottom w:val="none" w:sz="0" w:space="0" w:color="auto"/>
                    <w:right w:val="none" w:sz="0" w:space="0" w:color="auto"/>
                  </w:divBdr>
                </w:div>
                <w:div w:id="506797907">
                  <w:marLeft w:val="640"/>
                  <w:marRight w:val="0"/>
                  <w:marTop w:val="0"/>
                  <w:marBottom w:val="0"/>
                  <w:divBdr>
                    <w:top w:val="none" w:sz="0" w:space="0" w:color="auto"/>
                    <w:left w:val="none" w:sz="0" w:space="0" w:color="auto"/>
                    <w:bottom w:val="none" w:sz="0" w:space="0" w:color="auto"/>
                    <w:right w:val="none" w:sz="0" w:space="0" w:color="auto"/>
                  </w:divBdr>
                </w:div>
                <w:div w:id="933249376">
                  <w:marLeft w:val="640"/>
                  <w:marRight w:val="0"/>
                  <w:marTop w:val="0"/>
                  <w:marBottom w:val="0"/>
                  <w:divBdr>
                    <w:top w:val="none" w:sz="0" w:space="0" w:color="auto"/>
                    <w:left w:val="none" w:sz="0" w:space="0" w:color="auto"/>
                    <w:bottom w:val="none" w:sz="0" w:space="0" w:color="auto"/>
                    <w:right w:val="none" w:sz="0" w:space="0" w:color="auto"/>
                  </w:divBdr>
                </w:div>
                <w:div w:id="469254258">
                  <w:marLeft w:val="640"/>
                  <w:marRight w:val="0"/>
                  <w:marTop w:val="0"/>
                  <w:marBottom w:val="0"/>
                  <w:divBdr>
                    <w:top w:val="none" w:sz="0" w:space="0" w:color="auto"/>
                    <w:left w:val="none" w:sz="0" w:space="0" w:color="auto"/>
                    <w:bottom w:val="none" w:sz="0" w:space="0" w:color="auto"/>
                    <w:right w:val="none" w:sz="0" w:space="0" w:color="auto"/>
                  </w:divBdr>
                </w:div>
                <w:div w:id="1825006461">
                  <w:marLeft w:val="640"/>
                  <w:marRight w:val="0"/>
                  <w:marTop w:val="0"/>
                  <w:marBottom w:val="0"/>
                  <w:divBdr>
                    <w:top w:val="none" w:sz="0" w:space="0" w:color="auto"/>
                    <w:left w:val="none" w:sz="0" w:space="0" w:color="auto"/>
                    <w:bottom w:val="none" w:sz="0" w:space="0" w:color="auto"/>
                    <w:right w:val="none" w:sz="0" w:space="0" w:color="auto"/>
                  </w:divBdr>
                </w:div>
                <w:div w:id="1435663381">
                  <w:marLeft w:val="640"/>
                  <w:marRight w:val="0"/>
                  <w:marTop w:val="0"/>
                  <w:marBottom w:val="0"/>
                  <w:divBdr>
                    <w:top w:val="none" w:sz="0" w:space="0" w:color="auto"/>
                    <w:left w:val="none" w:sz="0" w:space="0" w:color="auto"/>
                    <w:bottom w:val="none" w:sz="0" w:space="0" w:color="auto"/>
                    <w:right w:val="none" w:sz="0" w:space="0" w:color="auto"/>
                  </w:divBdr>
                </w:div>
                <w:div w:id="1641770057">
                  <w:marLeft w:val="640"/>
                  <w:marRight w:val="0"/>
                  <w:marTop w:val="0"/>
                  <w:marBottom w:val="0"/>
                  <w:divBdr>
                    <w:top w:val="none" w:sz="0" w:space="0" w:color="auto"/>
                    <w:left w:val="none" w:sz="0" w:space="0" w:color="auto"/>
                    <w:bottom w:val="none" w:sz="0" w:space="0" w:color="auto"/>
                    <w:right w:val="none" w:sz="0" w:space="0" w:color="auto"/>
                  </w:divBdr>
                </w:div>
                <w:div w:id="1356924535">
                  <w:marLeft w:val="640"/>
                  <w:marRight w:val="0"/>
                  <w:marTop w:val="0"/>
                  <w:marBottom w:val="0"/>
                  <w:divBdr>
                    <w:top w:val="none" w:sz="0" w:space="0" w:color="auto"/>
                    <w:left w:val="none" w:sz="0" w:space="0" w:color="auto"/>
                    <w:bottom w:val="none" w:sz="0" w:space="0" w:color="auto"/>
                    <w:right w:val="none" w:sz="0" w:space="0" w:color="auto"/>
                  </w:divBdr>
                </w:div>
                <w:div w:id="80687303">
                  <w:marLeft w:val="640"/>
                  <w:marRight w:val="0"/>
                  <w:marTop w:val="0"/>
                  <w:marBottom w:val="0"/>
                  <w:divBdr>
                    <w:top w:val="none" w:sz="0" w:space="0" w:color="auto"/>
                    <w:left w:val="none" w:sz="0" w:space="0" w:color="auto"/>
                    <w:bottom w:val="none" w:sz="0" w:space="0" w:color="auto"/>
                    <w:right w:val="none" w:sz="0" w:space="0" w:color="auto"/>
                  </w:divBdr>
                </w:div>
                <w:div w:id="1353535747">
                  <w:marLeft w:val="640"/>
                  <w:marRight w:val="0"/>
                  <w:marTop w:val="0"/>
                  <w:marBottom w:val="0"/>
                  <w:divBdr>
                    <w:top w:val="none" w:sz="0" w:space="0" w:color="auto"/>
                    <w:left w:val="none" w:sz="0" w:space="0" w:color="auto"/>
                    <w:bottom w:val="none" w:sz="0" w:space="0" w:color="auto"/>
                    <w:right w:val="none" w:sz="0" w:space="0" w:color="auto"/>
                  </w:divBdr>
                </w:div>
                <w:div w:id="125122904">
                  <w:marLeft w:val="640"/>
                  <w:marRight w:val="0"/>
                  <w:marTop w:val="0"/>
                  <w:marBottom w:val="0"/>
                  <w:divBdr>
                    <w:top w:val="none" w:sz="0" w:space="0" w:color="auto"/>
                    <w:left w:val="none" w:sz="0" w:space="0" w:color="auto"/>
                    <w:bottom w:val="none" w:sz="0" w:space="0" w:color="auto"/>
                    <w:right w:val="none" w:sz="0" w:space="0" w:color="auto"/>
                  </w:divBdr>
                </w:div>
                <w:div w:id="1947736318">
                  <w:marLeft w:val="640"/>
                  <w:marRight w:val="0"/>
                  <w:marTop w:val="0"/>
                  <w:marBottom w:val="0"/>
                  <w:divBdr>
                    <w:top w:val="none" w:sz="0" w:space="0" w:color="auto"/>
                    <w:left w:val="none" w:sz="0" w:space="0" w:color="auto"/>
                    <w:bottom w:val="none" w:sz="0" w:space="0" w:color="auto"/>
                    <w:right w:val="none" w:sz="0" w:space="0" w:color="auto"/>
                  </w:divBdr>
                </w:div>
                <w:div w:id="1355614717">
                  <w:marLeft w:val="640"/>
                  <w:marRight w:val="0"/>
                  <w:marTop w:val="0"/>
                  <w:marBottom w:val="0"/>
                  <w:divBdr>
                    <w:top w:val="none" w:sz="0" w:space="0" w:color="auto"/>
                    <w:left w:val="none" w:sz="0" w:space="0" w:color="auto"/>
                    <w:bottom w:val="none" w:sz="0" w:space="0" w:color="auto"/>
                    <w:right w:val="none" w:sz="0" w:space="0" w:color="auto"/>
                  </w:divBdr>
                </w:div>
                <w:div w:id="952594658">
                  <w:marLeft w:val="640"/>
                  <w:marRight w:val="0"/>
                  <w:marTop w:val="0"/>
                  <w:marBottom w:val="0"/>
                  <w:divBdr>
                    <w:top w:val="none" w:sz="0" w:space="0" w:color="auto"/>
                    <w:left w:val="none" w:sz="0" w:space="0" w:color="auto"/>
                    <w:bottom w:val="none" w:sz="0" w:space="0" w:color="auto"/>
                    <w:right w:val="none" w:sz="0" w:space="0" w:color="auto"/>
                  </w:divBdr>
                </w:div>
                <w:div w:id="727341824">
                  <w:marLeft w:val="640"/>
                  <w:marRight w:val="0"/>
                  <w:marTop w:val="0"/>
                  <w:marBottom w:val="0"/>
                  <w:divBdr>
                    <w:top w:val="none" w:sz="0" w:space="0" w:color="auto"/>
                    <w:left w:val="none" w:sz="0" w:space="0" w:color="auto"/>
                    <w:bottom w:val="none" w:sz="0" w:space="0" w:color="auto"/>
                    <w:right w:val="none" w:sz="0" w:space="0" w:color="auto"/>
                  </w:divBdr>
                </w:div>
                <w:div w:id="542450086">
                  <w:marLeft w:val="640"/>
                  <w:marRight w:val="0"/>
                  <w:marTop w:val="0"/>
                  <w:marBottom w:val="0"/>
                  <w:divBdr>
                    <w:top w:val="none" w:sz="0" w:space="0" w:color="auto"/>
                    <w:left w:val="none" w:sz="0" w:space="0" w:color="auto"/>
                    <w:bottom w:val="none" w:sz="0" w:space="0" w:color="auto"/>
                    <w:right w:val="none" w:sz="0" w:space="0" w:color="auto"/>
                  </w:divBdr>
                </w:div>
                <w:div w:id="1785731551">
                  <w:marLeft w:val="640"/>
                  <w:marRight w:val="0"/>
                  <w:marTop w:val="0"/>
                  <w:marBottom w:val="0"/>
                  <w:divBdr>
                    <w:top w:val="none" w:sz="0" w:space="0" w:color="auto"/>
                    <w:left w:val="none" w:sz="0" w:space="0" w:color="auto"/>
                    <w:bottom w:val="none" w:sz="0" w:space="0" w:color="auto"/>
                    <w:right w:val="none" w:sz="0" w:space="0" w:color="auto"/>
                  </w:divBdr>
                </w:div>
                <w:div w:id="44565774">
                  <w:marLeft w:val="640"/>
                  <w:marRight w:val="0"/>
                  <w:marTop w:val="0"/>
                  <w:marBottom w:val="0"/>
                  <w:divBdr>
                    <w:top w:val="none" w:sz="0" w:space="0" w:color="auto"/>
                    <w:left w:val="none" w:sz="0" w:space="0" w:color="auto"/>
                    <w:bottom w:val="none" w:sz="0" w:space="0" w:color="auto"/>
                    <w:right w:val="none" w:sz="0" w:space="0" w:color="auto"/>
                  </w:divBdr>
                </w:div>
                <w:div w:id="1990934716">
                  <w:marLeft w:val="640"/>
                  <w:marRight w:val="0"/>
                  <w:marTop w:val="0"/>
                  <w:marBottom w:val="0"/>
                  <w:divBdr>
                    <w:top w:val="none" w:sz="0" w:space="0" w:color="auto"/>
                    <w:left w:val="none" w:sz="0" w:space="0" w:color="auto"/>
                    <w:bottom w:val="none" w:sz="0" w:space="0" w:color="auto"/>
                    <w:right w:val="none" w:sz="0" w:space="0" w:color="auto"/>
                  </w:divBdr>
                </w:div>
                <w:div w:id="48917926">
                  <w:marLeft w:val="640"/>
                  <w:marRight w:val="0"/>
                  <w:marTop w:val="0"/>
                  <w:marBottom w:val="0"/>
                  <w:divBdr>
                    <w:top w:val="none" w:sz="0" w:space="0" w:color="auto"/>
                    <w:left w:val="none" w:sz="0" w:space="0" w:color="auto"/>
                    <w:bottom w:val="none" w:sz="0" w:space="0" w:color="auto"/>
                    <w:right w:val="none" w:sz="0" w:space="0" w:color="auto"/>
                  </w:divBdr>
                </w:div>
                <w:div w:id="519129809">
                  <w:marLeft w:val="640"/>
                  <w:marRight w:val="0"/>
                  <w:marTop w:val="0"/>
                  <w:marBottom w:val="0"/>
                  <w:divBdr>
                    <w:top w:val="none" w:sz="0" w:space="0" w:color="auto"/>
                    <w:left w:val="none" w:sz="0" w:space="0" w:color="auto"/>
                    <w:bottom w:val="none" w:sz="0" w:space="0" w:color="auto"/>
                    <w:right w:val="none" w:sz="0" w:space="0" w:color="auto"/>
                  </w:divBdr>
                </w:div>
                <w:div w:id="1335377234">
                  <w:marLeft w:val="640"/>
                  <w:marRight w:val="0"/>
                  <w:marTop w:val="0"/>
                  <w:marBottom w:val="0"/>
                  <w:divBdr>
                    <w:top w:val="none" w:sz="0" w:space="0" w:color="auto"/>
                    <w:left w:val="none" w:sz="0" w:space="0" w:color="auto"/>
                    <w:bottom w:val="none" w:sz="0" w:space="0" w:color="auto"/>
                    <w:right w:val="none" w:sz="0" w:space="0" w:color="auto"/>
                  </w:divBdr>
                </w:div>
                <w:div w:id="57629718">
                  <w:marLeft w:val="640"/>
                  <w:marRight w:val="0"/>
                  <w:marTop w:val="0"/>
                  <w:marBottom w:val="0"/>
                  <w:divBdr>
                    <w:top w:val="none" w:sz="0" w:space="0" w:color="auto"/>
                    <w:left w:val="none" w:sz="0" w:space="0" w:color="auto"/>
                    <w:bottom w:val="none" w:sz="0" w:space="0" w:color="auto"/>
                    <w:right w:val="none" w:sz="0" w:space="0" w:color="auto"/>
                  </w:divBdr>
                </w:div>
                <w:div w:id="1838769870">
                  <w:marLeft w:val="640"/>
                  <w:marRight w:val="0"/>
                  <w:marTop w:val="0"/>
                  <w:marBottom w:val="0"/>
                  <w:divBdr>
                    <w:top w:val="none" w:sz="0" w:space="0" w:color="auto"/>
                    <w:left w:val="none" w:sz="0" w:space="0" w:color="auto"/>
                    <w:bottom w:val="none" w:sz="0" w:space="0" w:color="auto"/>
                    <w:right w:val="none" w:sz="0" w:space="0" w:color="auto"/>
                  </w:divBdr>
                </w:div>
                <w:div w:id="331565666">
                  <w:marLeft w:val="640"/>
                  <w:marRight w:val="0"/>
                  <w:marTop w:val="0"/>
                  <w:marBottom w:val="0"/>
                  <w:divBdr>
                    <w:top w:val="none" w:sz="0" w:space="0" w:color="auto"/>
                    <w:left w:val="none" w:sz="0" w:space="0" w:color="auto"/>
                    <w:bottom w:val="none" w:sz="0" w:space="0" w:color="auto"/>
                    <w:right w:val="none" w:sz="0" w:space="0" w:color="auto"/>
                  </w:divBdr>
                </w:div>
                <w:div w:id="517542358">
                  <w:marLeft w:val="640"/>
                  <w:marRight w:val="0"/>
                  <w:marTop w:val="0"/>
                  <w:marBottom w:val="0"/>
                  <w:divBdr>
                    <w:top w:val="none" w:sz="0" w:space="0" w:color="auto"/>
                    <w:left w:val="none" w:sz="0" w:space="0" w:color="auto"/>
                    <w:bottom w:val="none" w:sz="0" w:space="0" w:color="auto"/>
                    <w:right w:val="none" w:sz="0" w:space="0" w:color="auto"/>
                  </w:divBdr>
                </w:div>
                <w:div w:id="1019038942">
                  <w:marLeft w:val="640"/>
                  <w:marRight w:val="0"/>
                  <w:marTop w:val="0"/>
                  <w:marBottom w:val="0"/>
                  <w:divBdr>
                    <w:top w:val="none" w:sz="0" w:space="0" w:color="auto"/>
                    <w:left w:val="none" w:sz="0" w:space="0" w:color="auto"/>
                    <w:bottom w:val="none" w:sz="0" w:space="0" w:color="auto"/>
                    <w:right w:val="none" w:sz="0" w:space="0" w:color="auto"/>
                  </w:divBdr>
                </w:div>
                <w:div w:id="2045786258">
                  <w:marLeft w:val="640"/>
                  <w:marRight w:val="0"/>
                  <w:marTop w:val="0"/>
                  <w:marBottom w:val="0"/>
                  <w:divBdr>
                    <w:top w:val="none" w:sz="0" w:space="0" w:color="auto"/>
                    <w:left w:val="none" w:sz="0" w:space="0" w:color="auto"/>
                    <w:bottom w:val="none" w:sz="0" w:space="0" w:color="auto"/>
                    <w:right w:val="none" w:sz="0" w:space="0" w:color="auto"/>
                  </w:divBdr>
                </w:div>
                <w:div w:id="1293170715">
                  <w:marLeft w:val="640"/>
                  <w:marRight w:val="0"/>
                  <w:marTop w:val="0"/>
                  <w:marBottom w:val="0"/>
                  <w:divBdr>
                    <w:top w:val="none" w:sz="0" w:space="0" w:color="auto"/>
                    <w:left w:val="none" w:sz="0" w:space="0" w:color="auto"/>
                    <w:bottom w:val="none" w:sz="0" w:space="0" w:color="auto"/>
                    <w:right w:val="none" w:sz="0" w:space="0" w:color="auto"/>
                  </w:divBdr>
                </w:div>
                <w:div w:id="1883319786">
                  <w:marLeft w:val="640"/>
                  <w:marRight w:val="0"/>
                  <w:marTop w:val="0"/>
                  <w:marBottom w:val="0"/>
                  <w:divBdr>
                    <w:top w:val="none" w:sz="0" w:space="0" w:color="auto"/>
                    <w:left w:val="none" w:sz="0" w:space="0" w:color="auto"/>
                    <w:bottom w:val="none" w:sz="0" w:space="0" w:color="auto"/>
                    <w:right w:val="none" w:sz="0" w:space="0" w:color="auto"/>
                  </w:divBdr>
                </w:div>
                <w:div w:id="2028562490">
                  <w:marLeft w:val="640"/>
                  <w:marRight w:val="0"/>
                  <w:marTop w:val="0"/>
                  <w:marBottom w:val="0"/>
                  <w:divBdr>
                    <w:top w:val="none" w:sz="0" w:space="0" w:color="auto"/>
                    <w:left w:val="none" w:sz="0" w:space="0" w:color="auto"/>
                    <w:bottom w:val="none" w:sz="0" w:space="0" w:color="auto"/>
                    <w:right w:val="none" w:sz="0" w:space="0" w:color="auto"/>
                  </w:divBdr>
                </w:div>
                <w:div w:id="405155269">
                  <w:marLeft w:val="640"/>
                  <w:marRight w:val="0"/>
                  <w:marTop w:val="0"/>
                  <w:marBottom w:val="0"/>
                  <w:divBdr>
                    <w:top w:val="none" w:sz="0" w:space="0" w:color="auto"/>
                    <w:left w:val="none" w:sz="0" w:space="0" w:color="auto"/>
                    <w:bottom w:val="none" w:sz="0" w:space="0" w:color="auto"/>
                    <w:right w:val="none" w:sz="0" w:space="0" w:color="auto"/>
                  </w:divBdr>
                </w:div>
                <w:div w:id="1892956330">
                  <w:marLeft w:val="640"/>
                  <w:marRight w:val="0"/>
                  <w:marTop w:val="0"/>
                  <w:marBottom w:val="0"/>
                  <w:divBdr>
                    <w:top w:val="none" w:sz="0" w:space="0" w:color="auto"/>
                    <w:left w:val="none" w:sz="0" w:space="0" w:color="auto"/>
                    <w:bottom w:val="none" w:sz="0" w:space="0" w:color="auto"/>
                    <w:right w:val="none" w:sz="0" w:space="0" w:color="auto"/>
                  </w:divBdr>
                </w:div>
                <w:div w:id="1520312890">
                  <w:marLeft w:val="640"/>
                  <w:marRight w:val="0"/>
                  <w:marTop w:val="0"/>
                  <w:marBottom w:val="0"/>
                  <w:divBdr>
                    <w:top w:val="none" w:sz="0" w:space="0" w:color="auto"/>
                    <w:left w:val="none" w:sz="0" w:space="0" w:color="auto"/>
                    <w:bottom w:val="none" w:sz="0" w:space="0" w:color="auto"/>
                    <w:right w:val="none" w:sz="0" w:space="0" w:color="auto"/>
                  </w:divBdr>
                </w:div>
                <w:div w:id="500199002">
                  <w:marLeft w:val="640"/>
                  <w:marRight w:val="0"/>
                  <w:marTop w:val="0"/>
                  <w:marBottom w:val="0"/>
                  <w:divBdr>
                    <w:top w:val="none" w:sz="0" w:space="0" w:color="auto"/>
                    <w:left w:val="none" w:sz="0" w:space="0" w:color="auto"/>
                    <w:bottom w:val="none" w:sz="0" w:space="0" w:color="auto"/>
                    <w:right w:val="none" w:sz="0" w:space="0" w:color="auto"/>
                  </w:divBdr>
                </w:div>
                <w:div w:id="341248167">
                  <w:marLeft w:val="640"/>
                  <w:marRight w:val="0"/>
                  <w:marTop w:val="0"/>
                  <w:marBottom w:val="0"/>
                  <w:divBdr>
                    <w:top w:val="none" w:sz="0" w:space="0" w:color="auto"/>
                    <w:left w:val="none" w:sz="0" w:space="0" w:color="auto"/>
                    <w:bottom w:val="none" w:sz="0" w:space="0" w:color="auto"/>
                    <w:right w:val="none" w:sz="0" w:space="0" w:color="auto"/>
                  </w:divBdr>
                </w:div>
                <w:div w:id="1791511176">
                  <w:marLeft w:val="640"/>
                  <w:marRight w:val="0"/>
                  <w:marTop w:val="0"/>
                  <w:marBottom w:val="0"/>
                  <w:divBdr>
                    <w:top w:val="none" w:sz="0" w:space="0" w:color="auto"/>
                    <w:left w:val="none" w:sz="0" w:space="0" w:color="auto"/>
                    <w:bottom w:val="none" w:sz="0" w:space="0" w:color="auto"/>
                    <w:right w:val="none" w:sz="0" w:space="0" w:color="auto"/>
                  </w:divBdr>
                </w:div>
                <w:div w:id="1420058499">
                  <w:marLeft w:val="640"/>
                  <w:marRight w:val="0"/>
                  <w:marTop w:val="0"/>
                  <w:marBottom w:val="0"/>
                  <w:divBdr>
                    <w:top w:val="none" w:sz="0" w:space="0" w:color="auto"/>
                    <w:left w:val="none" w:sz="0" w:space="0" w:color="auto"/>
                    <w:bottom w:val="none" w:sz="0" w:space="0" w:color="auto"/>
                    <w:right w:val="none" w:sz="0" w:space="0" w:color="auto"/>
                  </w:divBdr>
                </w:div>
                <w:div w:id="1241257691">
                  <w:marLeft w:val="640"/>
                  <w:marRight w:val="0"/>
                  <w:marTop w:val="0"/>
                  <w:marBottom w:val="0"/>
                  <w:divBdr>
                    <w:top w:val="none" w:sz="0" w:space="0" w:color="auto"/>
                    <w:left w:val="none" w:sz="0" w:space="0" w:color="auto"/>
                    <w:bottom w:val="none" w:sz="0" w:space="0" w:color="auto"/>
                    <w:right w:val="none" w:sz="0" w:space="0" w:color="auto"/>
                  </w:divBdr>
                </w:div>
                <w:div w:id="1705667134">
                  <w:marLeft w:val="640"/>
                  <w:marRight w:val="0"/>
                  <w:marTop w:val="0"/>
                  <w:marBottom w:val="0"/>
                  <w:divBdr>
                    <w:top w:val="none" w:sz="0" w:space="0" w:color="auto"/>
                    <w:left w:val="none" w:sz="0" w:space="0" w:color="auto"/>
                    <w:bottom w:val="none" w:sz="0" w:space="0" w:color="auto"/>
                    <w:right w:val="none" w:sz="0" w:space="0" w:color="auto"/>
                  </w:divBdr>
                </w:div>
                <w:div w:id="1630697823">
                  <w:marLeft w:val="640"/>
                  <w:marRight w:val="0"/>
                  <w:marTop w:val="0"/>
                  <w:marBottom w:val="0"/>
                  <w:divBdr>
                    <w:top w:val="none" w:sz="0" w:space="0" w:color="auto"/>
                    <w:left w:val="none" w:sz="0" w:space="0" w:color="auto"/>
                    <w:bottom w:val="none" w:sz="0" w:space="0" w:color="auto"/>
                    <w:right w:val="none" w:sz="0" w:space="0" w:color="auto"/>
                  </w:divBdr>
                </w:div>
                <w:div w:id="1336952452">
                  <w:marLeft w:val="640"/>
                  <w:marRight w:val="0"/>
                  <w:marTop w:val="0"/>
                  <w:marBottom w:val="0"/>
                  <w:divBdr>
                    <w:top w:val="none" w:sz="0" w:space="0" w:color="auto"/>
                    <w:left w:val="none" w:sz="0" w:space="0" w:color="auto"/>
                    <w:bottom w:val="none" w:sz="0" w:space="0" w:color="auto"/>
                    <w:right w:val="none" w:sz="0" w:space="0" w:color="auto"/>
                  </w:divBdr>
                </w:div>
                <w:div w:id="1335451191">
                  <w:marLeft w:val="640"/>
                  <w:marRight w:val="0"/>
                  <w:marTop w:val="0"/>
                  <w:marBottom w:val="0"/>
                  <w:divBdr>
                    <w:top w:val="none" w:sz="0" w:space="0" w:color="auto"/>
                    <w:left w:val="none" w:sz="0" w:space="0" w:color="auto"/>
                    <w:bottom w:val="none" w:sz="0" w:space="0" w:color="auto"/>
                    <w:right w:val="none" w:sz="0" w:space="0" w:color="auto"/>
                  </w:divBdr>
                </w:div>
                <w:div w:id="1996254233">
                  <w:marLeft w:val="640"/>
                  <w:marRight w:val="0"/>
                  <w:marTop w:val="0"/>
                  <w:marBottom w:val="0"/>
                  <w:divBdr>
                    <w:top w:val="none" w:sz="0" w:space="0" w:color="auto"/>
                    <w:left w:val="none" w:sz="0" w:space="0" w:color="auto"/>
                    <w:bottom w:val="none" w:sz="0" w:space="0" w:color="auto"/>
                    <w:right w:val="none" w:sz="0" w:space="0" w:color="auto"/>
                  </w:divBdr>
                </w:div>
                <w:div w:id="468592554">
                  <w:marLeft w:val="640"/>
                  <w:marRight w:val="0"/>
                  <w:marTop w:val="0"/>
                  <w:marBottom w:val="0"/>
                  <w:divBdr>
                    <w:top w:val="none" w:sz="0" w:space="0" w:color="auto"/>
                    <w:left w:val="none" w:sz="0" w:space="0" w:color="auto"/>
                    <w:bottom w:val="none" w:sz="0" w:space="0" w:color="auto"/>
                    <w:right w:val="none" w:sz="0" w:space="0" w:color="auto"/>
                  </w:divBdr>
                </w:div>
                <w:div w:id="1150559936">
                  <w:marLeft w:val="640"/>
                  <w:marRight w:val="0"/>
                  <w:marTop w:val="0"/>
                  <w:marBottom w:val="0"/>
                  <w:divBdr>
                    <w:top w:val="none" w:sz="0" w:space="0" w:color="auto"/>
                    <w:left w:val="none" w:sz="0" w:space="0" w:color="auto"/>
                    <w:bottom w:val="none" w:sz="0" w:space="0" w:color="auto"/>
                    <w:right w:val="none" w:sz="0" w:space="0" w:color="auto"/>
                  </w:divBdr>
                </w:div>
                <w:div w:id="888761664">
                  <w:marLeft w:val="640"/>
                  <w:marRight w:val="0"/>
                  <w:marTop w:val="0"/>
                  <w:marBottom w:val="0"/>
                  <w:divBdr>
                    <w:top w:val="none" w:sz="0" w:space="0" w:color="auto"/>
                    <w:left w:val="none" w:sz="0" w:space="0" w:color="auto"/>
                    <w:bottom w:val="none" w:sz="0" w:space="0" w:color="auto"/>
                    <w:right w:val="none" w:sz="0" w:space="0" w:color="auto"/>
                  </w:divBdr>
                </w:div>
                <w:div w:id="1795559050">
                  <w:marLeft w:val="640"/>
                  <w:marRight w:val="0"/>
                  <w:marTop w:val="0"/>
                  <w:marBottom w:val="0"/>
                  <w:divBdr>
                    <w:top w:val="none" w:sz="0" w:space="0" w:color="auto"/>
                    <w:left w:val="none" w:sz="0" w:space="0" w:color="auto"/>
                    <w:bottom w:val="none" w:sz="0" w:space="0" w:color="auto"/>
                    <w:right w:val="none" w:sz="0" w:space="0" w:color="auto"/>
                  </w:divBdr>
                </w:div>
                <w:div w:id="1658920345">
                  <w:marLeft w:val="640"/>
                  <w:marRight w:val="0"/>
                  <w:marTop w:val="0"/>
                  <w:marBottom w:val="0"/>
                  <w:divBdr>
                    <w:top w:val="none" w:sz="0" w:space="0" w:color="auto"/>
                    <w:left w:val="none" w:sz="0" w:space="0" w:color="auto"/>
                    <w:bottom w:val="none" w:sz="0" w:space="0" w:color="auto"/>
                    <w:right w:val="none" w:sz="0" w:space="0" w:color="auto"/>
                  </w:divBdr>
                </w:div>
              </w:divsChild>
            </w:div>
            <w:div w:id="227229963">
              <w:marLeft w:val="0"/>
              <w:marRight w:val="0"/>
              <w:marTop w:val="0"/>
              <w:marBottom w:val="0"/>
              <w:divBdr>
                <w:top w:val="none" w:sz="0" w:space="0" w:color="auto"/>
                <w:left w:val="none" w:sz="0" w:space="0" w:color="auto"/>
                <w:bottom w:val="none" w:sz="0" w:space="0" w:color="auto"/>
                <w:right w:val="none" w:sz="0" w:space="0" w:color="auto"/>
              </w:divBdr>
              <w:divsChild>
                <w:div w:id="1428043130">
                  <w:marLeft w:val="640"/>
                  <w:marRight w:val="0"/>
                  <w:marTop w:val="0"/>
                  <w:marBottom w:val="0"/>
                  <w:divBdr>
                    <w:top w:val="none" w:sz="0" w:space="0" w:color="auto"/>
                    <w:left w:val="none" w:sz="0" w:space="0" w:color="auto"/>
                    <w:bottom w:val="none" w:sz="0" w:space="0" w:color="auto"/>
                    <w:right w:val="none" w:sz="0" w:space="0" w:color="auto"/>
                  </w:divBdr>
                </w:div>
                <w:div w:id="469176430">
                  <w:marLeft w:val="640"/>
                  <w:marRight w:val="0"/>
                  <w:marTop w:val="0"/>
                  <w:marBottom w:val="0"/>
                  <w:divBdr>
                    <w:top w:val="none" w:sz="0" w:space="0" w:color="auto"/>
                    <w:left w:val="none" w:sz="0" w:space="0" w:color="auto"/>
                    <w:bottom w:val="none" w:sz="0" w:space="0" w:color="auto"/>
                    <w:right w:val="none" w:sz="0" w:space="0" w:color="auto"/>
                  </w:divBdr>
                </w:div>
                <w:div w:id="1419907208">
                  <w:marLeft w:val="640"/>
                  <w:marRight w:val="0"/>
                  <w:marTop w:val="0"/>
                  <w:marBottom w:val="0"/>
                  <w:divBdr>
                    <w:top w:val="none" w:sz="0" w:space="0" w:color="auto"/>
                    <w:left w:val="none" w:sz="0" w:space="0" w:color="auto"/>
                    <w:bottom w:val="none" w:sz="0" w:space="0" w:color="auto"/>
                    <w:right w:val="none" w:sz="0" w:space="0" w:color="auto"/>
                  </w:divBdr>
                </w:div>
                <w:div w:id="882403526">
                  <w:marLeft w:val="640"/>
                  <w:marRight w:val="0"/>
                  <w:marTop w:val="0"/>
                  <w:marBottom w:val="0"/>
                  <w:divBdr>
                    <w:top w:val="none" w:sz="0" w:space="0" w:color="auto"/>
                    <w:left w:val="none" w:sz="0" w:space="0" w:color="auto"/>
                    <w:bottom w:val="none" w:sz="0" w:space="0" w:color="auto"/>
                    <w:right w:val="none" w:sz="0" w:space="0" w:color="auto"/>
                  </w:divBdr>
                </w:div>
                <w:div w:id="760226374">
                  <w:marLeft w:val="640"/>
                  <w:marRight w:val="0"/>
                  <w:marTop w:val="0"/>
                  <w:marBottom w:val="0"/>
                  <w:divBdr>
                    <w:top w:val="none" w:sz="0" w:space="0" w:color="auto"/>
                    <w:left w:val="none" w:sz="0" w:space="0" w:color="auto"/>
                    <w:bottom w:val="none" w:sz="0" w:space="0" w:color="auto"/>
                    <w:right w:val="none" w:sz="0" w:space="0" w:color="auto"/>
                  </w:divBdr>
                </w:div>
                <w:div w:id="1548955431">
                  <w:marLeft w:val="640"/>
                  <w:marRight w:val="0"/>
                  <w:marTop w:val="0"/>
                  <w:marBottom w:val="0"/>
                  <w:divBdr>
                    <w:top w:val="none" w:sz="0" w:space="0" w:color="auto"/>
                    <w:left w:val="none" w:sz="0" w:space="0" w:color="auto"/>
                    <w:bottom w:val="none" w:sz="0" w:space="0" w:color="auto"/>
                    <w:right w:val="none" w:sz="0" w:space="0" w:color="auto"/>
                  </w:divBdr>
                </w:div>
                <w:div w:id="146897755">
                  <w:marLeft w:val="640"/>
                  <w:marRight w:val="0"/>
                  <w:marTop w:val="0"/>
                  <w:marBottom w:val="0"/>
                  <w:divBdr>
                    <w:top w:val="none" w:sz="0" w:space="0" w:color="auto"/>
                    <w:left w:val="none" w:sz="0" w:space="0" w:color="auto"/>
                    <w:bottom w:val="none" w:sz="0" w:space="0" w:color="auto"/>
                    <w:right w:val="none" w:sz="0" w:space="0" w:color="auto"/>
                  </w:divBdr>
                </w:div>
                <w:div w:id="177545895">
                  <w:marLeft w:val="640"/>
                  <w:marRight w:val="0"/>
                  <w:marTop w:val="0"/>
                  <w:marBottom w:val="0"/>
                  <w:divBdr>
                    <w:top w:val="none" w:sz="0" w:space="0" w:color="auto"/>
                    <w:left w:val="none" w:sz="0" w:space="0" w:color="auto"/>
                    <w:bottom w:val="none" w:sz="0" w:space="0" w:color="auto"/>
                    <w:right w:val="none" w:sz="0" w:space="0" w:color="auto"/>
                  </w:divBdr>
                </w:div>
                <w:div w:id="1958289550">
                  <w:marLeft w:val="640"/>
                  <w:marRight w:val="0"/>
                  <w:marTop w:val="0"/>
                  <w:marBottom w:val="0"/>
                  <w:divBdr>
                    <w:top w:val="none" w:sz="0" w:space="0" w:color="auto"/>
                    <w:left w:val="none" w:sz="0" w:space="0" w:color="auto"/>
                    <w:bottom w:val="none" w:sz="0" w:space="0" w:color="auto"/>
                    <w:right w:val="none" w:sz="0" w:space="0" w:color="auto"/>
                  </w:divBdr>
                </w:div>
                <w:div w:id="161698865">
                  <w:marLeft w:val="640"/>
                  <w:marRight w:val="0"/>
                  <w:marTop w:val="0"/>
                  <w:marBottom w:val="0"/>
                  <w:divBdr>
                    <w:top w:val="none" w:sz="0" w:space="0" w:color="auto"/>
                    <w:left w:val="none" w:sz="0" w:space="0" w:color="auto"/>
                    <w:bottom w:val="none" w:sz="0" w:space="0" w:color="auto"/>
                    <w:right w:val="none" w:sz="0" w:space="0" w:color="auto"/>
                  </w:divBdr>
                </w:div>
                <w:div w:id="2037464987">
                  <w:marLeft w:val="640"/>
                  <w:marRight w:val="0"/>
                  <w:marTop w:val="0"/>
                  <w:marBottom w:val="0"/>
                  <w:divBdr>
                    <w:top w:val="none" w:sz="0" w:space="0" w:color="auto"/>
                    <w:left w:val="none" w:sz="0" w:space="0" w:color="auto"/>
                    <w:bottom w:val="none" w:sz="0" w:space="0" w:color="auto"/>
                    <w:right w:val="none" w:sz="0" w:space="0" w:color="auto"/>
                  </w:divBdr>
                </w:div>
                <w:div w:id="865674840">
                  <w:marLeft w:val="640"/>
                  <w:marRight w:val="0"/>
                  <w:marTop w:val="0"/>
                  <w:marBottom w:val="0"/>
                  <w:divBdr>
                    <w:top w:val="none" w:sz="0" w:space="0" w:color="auto"/>
                    <w:left w:val="none" w:sz="0" w:space="0" w:color="auto"/>
                    <w:bottom w:val="none" w:sz="0" w:space="0" w:color="auto"/>
                    <w:right w:val="none" w:sz="0" w:space="0" w:color="auto"/>
                  </w:divBdr>
                </w:div>
                <w:div w:id="149031053">
                  <w:marLeft w:val="640"/>
                  <w:marRight w:val="0"/>
                  <w:marTop w:val="0"/>
                  <w:marBottom w:val="0"/>
                  <w:divBdr>
                    <w:top w:val="none" w:sz="0" w:space="0" w:color="auto"/>
                    <w:left w:val="none" w:sz="0" w:space="0" w:color="auto"/>
                    <w:bottom w:val="none" w:sz="0" w:space="0" w:color="auto"/>
                    <w:right w:val="none" w:sz="0" w:space="0" w:color="auto"/>
                  </w:divBdr>
                </w:div>
                <w:div w:id="400644648">
                  <w:marLeft w:val="640"/>
                  <w:marRight w:val="0"/>
                  <w:marTop w:val="0"/>
                  <w:marBottom w:val="0"/>
                  <w:divBdr>
                    <w:top w:val="none" w:sz="0" w:space="0" w:color="auto"/>
                    <w:left w:val="none" w:sz="0" w:space="0" w:color="auto"/>
                    <w:bottom w:val="none" w:sz="0" w:space="0" w:color="auto"/>
                    <w:right w:val="none" w:sz="0" w:space="0" w:color="auto"/>
                  </w:divBdr>
                </w:div>
                <w:div w:id="1718360206">
                  <w:marLeft w:val="640"/>
                  <w:marRight w:val="0"/>
                  <w:marTop w:val="0"/>
                  <w:marBottom w:val="0"/>
                  <w:divBdr>
                    <w:top w:val="none" w:sz="0" w:space="0" w:color="auto"/>
                    <w:left w:val="none" w:sz="0" w:space="0" w:color="auto"/>
                    <w:bottom w:val="none" w:sz="0" w:space="0" w:color="auto"/>
                    <w:right w:val="none" w:sz="0" w:space="0" w:color="auto"/>
                  </w:divBdr>
                </w:div>
                <w:div w:id="226495799">
                  <w:marLeft w:val="640"/>
                  <w:marRight w:val="0"/>
                  <w:marTop w:val="0"/>
                  <w:marBottom w:val="0"/>
                  <w:divBdr>
                    <w:top w:val="none" w:sz="0" w:space="0" w:color="auto"/>
                    <w:left w:val="none" w:sz="0" w:space="0" w:color="auto"/>
                    <w:bottom w:val="none" w:sz="0" w:space="0" w:color="auto"/>
                    <w:right w:val="none" w:sz="0" w:space="0" w:color="auto"/>
                  </w:divBdr>
                </w:div>
                <w:div w:id="80688499">
                  <w:marLeft w:val="640"/>
                  <w:marRight w:val="0"/>
                  <w:marTop w:val="0"/>
                  <w:marBottom w:val="0"/>
                  <w:divBdr>
                    <w:top w:val="none" w:sz="0" w:space="0" w:color="auto"/>
                    <w:left w:val="none" w:sz="0" w:space="0" w:color="auto"/>
                    <w:bottom w:val="none" w:sz="0" w:space="0" w:color="auto"/>
                    <w:right w:val="none" w:sz="0" w:space="0" w:color="auto"/>
                  </w:divBdr>
                </w:div>
                <w:div w:id="633565212">
                  <w:marLeft w:val="640"/>
                  <w:marRight w:val="0"/>
                  <w:marTop w:val="0"/>
                  <w:marBottom w:val="0"/>
                  <w:divBdr>
                    <w:top w:val="none" w:sz="0" w:space="0" w:color="auto"/>
                    <w:left w:val="none" w:sz="0" w:space="0" w:color="auto"/>
                    <w:bottom w:val="none" w:sz="0" w:space="0" w:color="auto"/>
                    <w:right w:val="none" w:sz="0" w:space="0" w:color="auto"/>
                  </w:divBdr>
                </w:div>
                <w:div w:id="302927113">
                  <w:marLeft w:val="640"/>
                  <w:marRight w:val="0"/>
                  <w:marTop w:val="0"/>
                  <w:marBottom w:val="0"/>
                  <w:divBdr>
                    <w:top w:val="none" w:sz="0" w:space="0" w:color="auto"/>
                    <w:left w:val="none" w:sz="0" w:space="0" w:color="auto"/>
                    <w:bottom w:val="none" w:sz="0" w:space="0" w:color="auto"/>
                    <w:right w:val="none" w:sz="0" w:space="0" w:color="auto"/>
                  </w:divBdr>
                </w:div>
                <w:div w:id="2129932278">
                  <w:marLeft w:val="640"/>
                  <w:marRight w:val="0"/>
                  <w:marTop w:val="0"/>
                  <w:marBottom w:val="0"/>
                  <w:divBdr>
                    <w:top w:val="none" w:sz="0" w:space="0" w:color="auto"/>
                    <w:left w:val="none" w:sz="0" w:space="0" w:color="auto"/>
                    <w:bottom w:val="none" w:sz="0" w:space="0" w:color="auto"/>
                    <w:right w:val="none" w:sz="0" w:space="0" w:color="auto"/>
                  </w:divBdr>
                </w:div>
                <w:div w:id="219487745">
                  <w:marLeft w:val="640"/>
                  <w:marRight w:val="0"/>
                  <w:marTop w:val="0"/>
                  <w:marBottom w:val="0"/>
                  <w:divBdr>
                    <w:top w:val="none" w:sz="0" w:space="0" w:color="auto"/>
                    <w:left w:val="none" w:sz="0" w:space="0" w:color="auto"/>
                    <w:bottom w:val="none" w:sz="0" w:space="0" w:color="auto"/>
                    <w:right w:val="none" w:sz="0" w:space="0" w:color="auto"/>
                  </w:divBdr>
                </w:div>
                <w:div w:id="471140402">
                  <w:marLeft w:val="640"/>
                  <w:marRight w:val="0"/>
                  <w:marTop w:val="0"/>
                  <w:marBottom w:val="0"/>
                  <w:divBdr>
                    <w:top w:val="none" w:sz="0" w:space="0" w:color="auto"/>
                    <w:left w:val="none" w:sz="0" w:space="0" w:color="auto"/>
                    <w:bottom w:val="none" w:sz="0" w:space="0" w:color="auto"/>
                    <w:right w:val="none" w:sz="0" w:space="0" w:color="auto"/>
                  </w:divBdr>
                </w:div>
                <w:div w:id="1677033086">
                  <w:marLeft w:val="640"/>
                  <w:marRight w:val="0"/>
                  <w:marTop w:val="0"/>
                  <w:marBottom w:val="0"/>
                  <w:divBdr>
                    <w:top w:val="none" w:sz="0" w:space="0" w:color="auto"/>
                    <w:left w:val="none" w:sz="0" w:space="0" w:color="auto"/>
                    <w:bottom w:val="none" w:sz="0" w:space="0" w:color="auto"/>
                    <w:right w:val="none" w:sz="0" w:space="0" w:color="auto"/>
                  </w:divBdr>
                </w:div>
                <w:div w:id="1387222182">
                  <w:marLeft w:val="640"/>
                  <w:marRight w:val="0"/>
                  <w:marTop w:val="0"/>
                  <w:marBottom w:val="0"/>
                  <w:divBdr>
                    <w:top w:val="none" w:sz="0" w:space="0" w:color="auto"/>
                    <w:left w:val="none" w:sz="0" w:space="0" w:color="auto"/>
                    <w:bottom w:val="none" w:sz="0" w:space="0" w:color="auto"/>
                    <w:right w:val="none" w:sz="0" w:space="0" w:color="auto"/>
                  </w:divBdr>
                </w:div>
                <w:div w:id="2066903016">
                  <w:marLeft w:val="640"/>
                  <w:marRight w:val="0"/>
                  <w:marTop w:val="0"/>
                  <w:marBottom w:val="0"/>
                  <w:divBdr>
                    <w:top w:val="none" w:sz="0" w:space="0" w:color="auto"/>
                    <w:left w:val="none" w:sz="0" w:space="0" w:color="auto"/>
                    <w:bottom w:val="none" w:sz="0" w:space="0" w:color="auto"/>
                    <w:right w:val="none" w:sz="0" w:space="0" w:color="auto"/>
                  </w:divBdr>
                </w:div>
                <w:div w:id="1093547017">
                  <w:marLeft w:val="640"/>
                  <w:marRight w:val="0"/>
                  <w:marTop w:val="0"/>
                  <w:marBottom w:val="0"/>
                  <w:divBdr>
                    <w:top w:val="none" w:sz="0" w:space="0" w:color="auto"/>
                    <w:left w:val="none" w:sz="0" w:space="0" w:color="auto"/>
                    <w:bottom w:val="none" w:sz="0" w:space="0" w:color="auto"/>
                    <w:right w:val="none" w:sz="0" w:space="0" w:color="auto"/>
                  </w:divBdr>
                </w:div>
                <w:div w:id="1518931873">
                  <w:marLeft w:val="640"/>
                  <w:marRight w:val="0"/>
                  <w:marTop w:val="0"/>
                  <w:marBottom w:val="0"/>
                  <w:divBdr>
                    <w:top w:val="none" w:sz="0" w:space="0" w:color="auto"/>
                    <w:left w:val="none" w:sz="0" w:space="0" w:color="auto"/>
                    <w:bottom w:val="none" w:sz="0" w:space="0" w:color="auto"/>
                    <w:right w:val="none" w:sz="0" w:space="0" w:color="auto"/>
                  </w:divBdr>
                </w:div>
                <w:div w:id="428550377">
                  <w:marLeft w:val="640"/>
                  <w:marRight w:val="0"/>
                  <w:marTop w:val="0"/>
                  <w:marBottom w:val="0"/>
                  <w:divBdr>
                    <w:top w:val="none" w:sz="0" w:space="0" w:color="auto"/>
                    <w:left w:val="none" w:sz="0" w:space="0" w:color="auto"/>
                    <w:bottom w:val="none" w:sz="0" w:space="0" w:color="auto"/>
                    <w:right w:val="none" w:sz="0" w:space="0" w:color="auto"/>
                  </w:divBdr>
                </w:div>
                <w:div w:id="279142287">
                  <w:marLeft w:val="640"/>
                  <w:marRight w:val="0"/>
                  <w:marTop w:val="0"/>
                  <w:marBottom w:val="0"/>
                  <w:divBdr>
                    <w:top w:val="none" w:sz="0" w:space="0" w:color="auto"/>
                    <w:left w:val="none" w:sz="0" w:space="0" w:color="auto"/>
                    <w:bottom w:val="none" w:sz="0" w:space="0" w:color="auto"/>
                    <w:right w:val="none" w:sz="0" w:space="0" w:color="auto"/>
                  </w:divBdr>
                </w:div>
                <w:div w:id="352728657">
                  <w:marLeft w:val="640"/>
                  <w:marRight w:val="0"/>
                  <w:marTop w:val="0"/>
                  <w:marBottom w:val="0"/>
                  <w:divBdr>
                    <w:top w:val="none" w:sz="0" w:space="0" w:color="auto"/>
                    <w:left w:val="none" w:sz="0" w:space="0" w:color="auto"/>
                    <w:bottom w:val="none" w:sz="0" w:space="0" w:color="auto"/>
                    <w:right w:val="none" w:sz="0" w:space="0" w:color="auto"/>
                  </w:divBdr>
                </w:div>
                <w:div w:id="1574001599">
                  <w:marLeft w:val="640"/>
                  <w:marRight w:val="0"/>
                  <w:marTop w:val="0"/>
                  <w:marBottom w:val="0"/>
                  <w:divBdr>
                    <w:top w:val="none" w:sz="0" w:space="0" w:color="auto"/>
                    <w:left w:val="none" w:sz="0" w:space="0" w:color="auto"/>
                    <w:bottom w:val="none" w:sz="0" w:space="0" w:color="auto"/>
                    <w:right w:val="none" w:sz="0" w:space="0" w:color="auto"/>
                  </w:divBdr>
                </w:div>
                <w:div w:id="1246304942">
                  <w:marLeft w:val="640"/>
                  <w:marRight w:val="0"/>
                  <w:marTop w:val="0"/>
                  <w:marBottom w:val="0"/>
                  <w:divBdr>
                    <w:top w:val="none" w:sz="0" w:space="0" w:color="auto"/>
                    <w:left w:val="none" w:sz="0" w:space="0" w:color="auto"/>
                    <w:bottom w:val="none" w:sz="0" w:space="0" w:color="auto"/>
                    <w:right w:val="none" w:sz="0" w:space="0" w:color="auto"/>
                  </w:divBdr>
                </w:div>
                <w:div w:id="488061771">
                  <w:marLeft w:val="640"/>
                  <w:marRight w:val="0"/>
                  <w:marTop w:val="0"/>
                  <w:marBottom w:val="0"/>
                  <w:divBdr>
                    <w:top w:val="none" w:sz="0" w:space="0" w:color="auto"/>
                    <w:left w:val="none" w:sz="0" w:space="0" w:color="auto"/>
                    <w:bottom w:val="none" w:sz="0" w:space="0" w:color="auto"/>
                    <w:right w:val="none" w:sz="0" w:space="0" w:color="auto"/>
                  </w:divBdr>
                </w:div>
                <w:div w:id="1251810466">
                  <w:marLeft w:val="640"/>
                  <w:marRight w:val="0"/>
                  <w:marTop w:val="0"/>
                  <w:marBottom w:val="0"/>
                  <w:divBdr>
                    <w:top w:val="none" w:sz="0" w:space="0" w:color="auto"/>
                    <w:left w:val="none" w:sz="0" w:space="0" w:color="auto"/>
                    <w:bottom w:val="none" w:sz="0" w:space="0" w:color="auto"/>
                    <w:right w:val="none" w:sz="0" w:space="0" w:color="auto"/>
                  </w:divBdr>
                </w:div>
                <w:div w:id="2067533011">
                  <w:marLeft w:val="640"/>
                  <w:marRight w:val="0"/>
                  <w:marTop w:val="0"/>
                  <w:marBottom w:val="0"/>
                  <w:divBdr>
                    <w:top w:val="none" w:sz="0" w:space="0" w:color="auto"/>
                    <w:left w:val="none" w:sz="0" w:space="0" w:color="auto"/>
                    <w:bottom w:val="none" w:sz="0" w:space="0" w:color="auto"/>
                    <w:right w:val="none" w:sz="0" w:space="0" w:color="auto"/>
                  </w:divBdr>
                </w:div>
                <w:div w:id="1974946012">
                  <w:marLeft w:val="640"/>
                  <w:marRight w:val="0"/>
                  <w:marTop w:val="0"/>
                  <w:marBottom w:val="0"/>
                  <w:divBdr>
                    <w:top w:val="none" w:sz="0" w:space="0" w:color="auto"/>
                    <w:left w:val="none" w:sz="0" w:space="0" w:color="auto"/>
                    <w:bottom w:val="none" w:sz="0" w:space="0" w:color="auto"/>
                    <w:right w:val="none" w:sz="0" w:space="0" w:color="auto"/>
                  </w:divBdr>
                </w:div>
                <w:div w:id="760491394">
                  <w:marLeft w:val="640"/>
                  <w:marRight w:val="0"/>
                  <w:marTop w:val="0"/>
                  <w:marBottom w:val="0"/>
                  <w:divBdr>
                    <w:top w:val="none" w:sz="0" w:space="0" w:color="auto"/>
                    <w:left w:val="none" w:sz="0" w:space="0" w:color="auto"/>
                    <w:bottom w:val="none" w:sz="0" w:space="0" w:color="auto"/>
                    <w:right w:val="none" w:sz="0" w:space="0" w:color="auto"/>
                  </w:divBdr>
                </w:div>
                <w:div w:id="1508062376">
                  <w:marLeft w:val="640"/>
                  <w:marRight w:val="0"/>
                  <w:marTop w:val="0"/>
                  <w:marBottom w:val="0"/>
                  <w:divBdr>
                    <w:top w:val="none" w:sz="0" w:space="0" w:color="auto"/>
                    <w:left w:val="none" w:sz="0" w:space="0" w:color="auto"/>
                    <w:bottom w:val="none" w:sz="0" w:space="0" w:color="auto"/>
                    <w:right w:val="none" w:sz="0" w:space="0" w:color="auto"/>
                  </w:divBdr>
                </w:div>
                <w:div w:id="435517621">
                  <w:marLeft w:val="640"/>
                  <w:marRight w:val="0"/>
                  <w:marTop w:val="0"/>
                  <w:marBottom w:val="0"/>
                  <w:divBdr>
                    <w:top w:val="none" w:sz="0" w:space="0" w:color="auto"/>
                    <w:left w:val="none" w:sz="0" w:space="0" w:color="auto"/>
                    <w:bottom w:val="none" w:sz="0" w:space="0" w:color="auto"/>
                    <w:right w:val="none" w:sz="0" w:space="0" w:color="auto"/>
                  </w:divBdr>
                </w:div>
                <w:div w:id="1670332836">
                  <w:marLeft w:val="640"/>
                  <w:marRight w:val="0"/>
                  <w:marTop w:val="0"/>
                  <w:marBottom w:val="0"/>
                  <w:divBdr>
                    <w:top w:val="none" w:sz="0" w:space="0" w:color="auto"/>
                    <w:left w:val="none" w:sz="0" w:space="0" w:color="auto"/>
                    <w:bottom w:val="none" w:sz="0" w:space="0" w:color="auto"/>
                    <w:right w:val="none" w:sz="0" w:space="0" w:color="auto"/>
                  </w:divBdr>
                </w:div>
                <w:div w:id="1021706532">
                  <w:marLeft w:val="640"/>
                  <w:marRight w:val="0"/>
                  <w:marTop w:val="0"/>
                  <w:marBottom w:val="0"/>
                  <w:divBdr>
                    <w:top w:val="none" w:sz="0" w:space="0" w:color="auto"/>
                    <w:left w:val="none" w:sz="0" w:space="0" w:color="auto"/>
                    <w:bottom w:val="none" w:sz="0" w:space="0" w:color="auto"/>
                    <w:right w:val="none" w:sz="0" w:space="0" w:color="auto"/>
                  </w:divBdr>
                </w:div>
                <w:div w:id="1345202559">
                  <w:marLeft w:val="640"/>
                  <w:marRight w:val="0"/>
                  <w:marTop w:val="0"/>
                  <w:marBottom w:val="0"/>
                  <w:divBdr>
                    <w:top w:val="none" w:sz="0" w:space="0" w:color="auto"/>
                    <w:left w:val="none" w:sz="0" w:space="0" w:color="auto"/>
                    <w:bottom w:val="none" w:sz="0" w:space="0" w:color="auto"/>
                    <w:right w:val="none" w:sz="0" w:space="0" w:color="auto"/>
                  </w:divBdr>
                </w:div>
                <w:div w:id="2126777341">
                  <w:marLeft w:val="640"/>
                  <w:marRight w:val="0"/>
                  <w:marTop w:val="0"/>
                  <w:marBottom w:val="0"/>
                  <w:divBdr>
                    <w:top w:val="none" w:sz="0" w:space="0" w:color="auto"/>
                    <w:left w:val="none" w:sz="0" w:space="0" w:color="auto"/>
                    <w:bottom w:val="none" w:sz="0" w:space="0" w:color="auto"/>
                    <w:right w:val="none" w:sz="0" w:space="0" w:color="auto"/>
                  </w:divBdr>
                </w:div>
                <w:div w:id="1928271213">
                  <w:marLeft w:val="640"/>
                  <w:marRight w:val="0"/>
                  <w:marTop w:val="0"/>
                  <w:marBottom w:val="0"/>
                  <w:divBdr>
                    <w:top w:val="none" w:sz="0" w:space="0" w:color="auto"/>
                    <w:left w:val="none" w:sz="0" w:space="0" w:color="auto"/>
                    <w:bottom w:val="none" w:sz="0" w:space="0" w:color="auto"/>
                    <w:right w:val="none" w:sz="0" w:space="0" w:color="auto"/>
                  </w:divBdr>
                </w:div>
                <w:div w:id="2036342172">
                  <w:marLeft w:val="640"/>
                  <w:marRight w:val="0"/>
                  <w:marTop w:val="0"/>
                  <w:marBottom w:val="0"/>
                  <w:divBdr>
                    <w:top w:val="none" w:sz="0" w:space="0" w:color="auto"/>
                    <w:left w:val="none" w:sz="0" w:space="0" w:color="auto"/>
                    <w:bottom w:val="none" w:sz="0" w:space="0" w:color="auto"/>
                    <w:right w:val="none" w:sz="0" w:space="0" w:color="auto"/>
                  </w:divBdr>
                </w:div>
                <w:div w:id="1922524009">
                  <w:marLeft w:val="640"/>
                  <w:marRight w:val="0"/>
                  <w:marTop w:val="0"/>
                  <w:marBottom w:val="0"/>
                  <w:divBdr>
                    <w:top w:val="none" w:sz="0" w:space="0" w:color="auto"/>
                    <w:left w:val="none" w:sz="0" w:space="0" w:color="auto"/>
                    <w:bottom w:val="none" w:sz="0" w:space="0" w:color="auto"/>
                    <w:right w:val="none" w:sz="0" w:space="0" w:color="auto"/>
                  </w:divBdr>
                </w:div>
                <w:div w:id="1257858056">
                  <w:marLeft w:val="640"/>
                  <w:marRight w:val="0"/>
                  <w:marTop w:val="0"/>
                  <w:marBottom w:val="0"/>
                  <w:divBdr>
                    <w:top w:val="none" w:sz="0" w:space="0" w:color="auto"/>
                    <w:left w:val="none" w:sz="0" w:space="0" w:color="auto"/>
                    <w:bottom w:val="none" w:sz="0" w:space="0" w:color="auto"/>
                    <w:right w:val="none" w:sz="0" w:space="0" w:color="auto"/>
                  </w:divBdr>
                </w:div>
                <w:div w:id="599066541">
                  <w:marLeft w:val="640"/>
                  <w:marRight w:val="0"/>
                  <w:marTop w:val="0"/>
                  <w:marBottom w:val="0"/>
                  <w:divBdr>
                    <w:top w:val="none" w:sz="0" w:space="0" w:color="auto"/>
                    <w:left w:val="none" w:sz="0" w:space="0" w:color="auto"/>
                    <w:bottom w:val="none" w:sz="0" w:space="0" w:color="auto"/>
                    <w:right w:val="none" w:sz="0" w:space="0" w:color="auto"/>
                  </w:divBdr>
                </w:div>
                <w:div w:id="80875989">
                  <w:marLeft w:val="640"/>
                  <w:marRight w:val="0"/>
                  <w:marTop w:val="0"/>
                  <w:marBottom w:val="0"/>
                  <w:divBdr>
                    <w:top w:val="none" w:sz="0" w:space="0" w:color="auto"/>
                    <w:left w:val="none" w:sz="0" w:space="0" w:color="auto"/>
                    <w:bottom w:val="none" w:sz="0" w:space="0" w:color="auto"/>
                    <w:right w:val="none" w:sz="0" w:space="0" w:color="auto"/>
                  </w:divBdr>
                </w:div>
                <w:div w:id="623389553">
                  <w:marLeft w:val="640"/>
                  <w:marRight w:val="0"/>
                  <w:marTop w:val="0"/>
                  <w:marBottom w:val="0"/>
                  <w:divBdr>
                    <w:top w:val="none" w:sz="0" w:space="0" w:color="auto"/>
                    <w:left w:val="none" w:sz="0" w:space="0" w:color="auto"/>
                    <w:bottom w:val="none" w:sz="0" w:space="0" w:color="auto"/>
                    <w:right w:val="none" w:sz="0" w:space="0" w:color="auto"/>
                  </w:divBdr>
                </w:div>
                <w:div w:id="478110129">
                  <w:marLeft w:val="640"/>
                  <w:marRight w:val="0"/>
                  <w:marTop w:val="0"/>
                  <w:marBottom w:val="0"/>
                  <w:divBdr>
                    <w:top w:val="none" w:sz="0" w:space="0" w:color="auto"/>
                    <w:left w:val="none" w:sz="0" w:space="0" w:color="auto"/>
                    <w:bottom w:val="none" w:sz="0" w:space="0" w:color="auto"/>
                    <w:right w:val="none" w:sz="0" w:space="0" w:color="auto"/>
                  </w:divBdr>
                </w:div>
                <w:div w:id="1626160087">
                  <w:marLeft w:val="640"/>
                  <w:marRight w:val="0"/>
                  <w:marTop w:val="0"/>
                  <w:marBottom w:val="0"/>
                  <w:divBdr>
                    <w:top w:val="none" w:sz="0" w:space="0" w:color="auto"/>
                    <w:left w:val="none" w:sz="0" w:space="0" w:color="auto"/>
                    <w:bottom w:val="none" w:sz="0" w:space="0" w:color="auto"/>
                    <w:right w:val="none" w:sz="0" w:space="0" w:color="auto"/>
                  </w:divBdr>
                </w:div>
                <w:div w:id="917715622">
                  <w:marLeft w:val="640"/>
                  <w:marRight w:val="0"/>
                  <w:marTop w:val="0"/>
                  <w:marBottom w:val="0"/>
                  <w:divBdr>
                    <w:top w:val="none" w:sz="0" w:space="0" w:color="auto"/>
                    <w:left w:val="none" w:sz="0" w:space="0" w:color="auto"/>
                    <w:bottom w:val="none" w:sz="0" w:space="0" w:color="auto"/>
                    <w:right w:val="none" w:sz="0" w:space="0" w:color="auto"/>
                  </w:divBdr>
                </w:div>
                <w:div w:id="135219363">
                  <w:marLeft w:val="640"/>
                  <w:marRight w:val="0"/>
                  <w:marTop w:val="0"/>
                  <w:marBottom w:val="0"/>
                  <w:divBdr>
                    <w:top w:val="none" w:sz="0" w:space="0" w:color="auto"/>
                    <w:left w:val="none" w:sz="0" w:space="0" w:color="auto"/>
                    <w:bottom w:val="none" w:sz="0" w:space="0" w:color="auto"/>
                    <w:right w:val="none" w:sz="0" w:space="0" w:color="auto"/>
                  </w:divBdr>
                </w:div>
                <w:div w:id="1154882366">
                  <w:marLeft w:val="640"/>
                  <w:marRight w:val="0"/>
                  <w:marTop w:val="0"/>
                  <w:marBottom w:val="0"/>
                  <w:divBdr>
                    <w:top w:val="none" w:sz="0" w:space="0" w:color="auto"/>
                    <w:left w:val="none" w:sz="0" w:space="0" w:color="auto"/>
                    <w:bottom w:val="none" w:sz="0" w:space="0" w:color="auto"/>
                    <w:right w:val="none" w:sz="0" w:space="0" w:color="auto"/>
                  </w:divBdr>
                </w:div>
                <w:div w:id="490680457">
                  <w:marLeft w:val="640"/>
                  <w:marRight w:val="0"/>
                  <w:marTop w:val="0"/>
                  <w:marBottom w:val="0"/>
                  <w:divBdr>
                    <w:top w:val="none" w:sz="0" w:space="0" w:color="auto"/>
                    <w:left w:val="none" w:sz="0" w:space="0" w:color="auto"/>
                    <w:bottom w:val="none" w:sz="0" w:space="0" w:color="auto"/>
                    <w:right w:val="none" w:sz="0" w:space="0" w:color="auto"/>
                  </w:divBdr>
                </w:div>
                <w:div w:id="486439122">
                  <w:marLeft w:val="640"/>
                  <w:marRight w:val="0"/>
                  <w:marTop w:val="0"/>
                  <w:marBottom w:val="0"/>
                  <w:divBdr>
                    <w:top w:val="none" w:sz="0" w:space="0" w:color="auto"/>
                    <w:left w:val="none" w:sz="0" w:space="0" w:color="auto"/>
                    <w:bottom w:val="none" w:sz="0" w:space="0" w:color="auto"/>
                    <w:right w:val="none" w:sz="0" w:space="0" w:color="auto"/>
                  </w:divBdr>
                </w:div>
                <w:div w:id="1122262363">
                  <w:marLeft w:val="640"/>
                  <w:marRight w:val="0"/>
                  <w:marTop w:val="0"/>
                  <w:marBottom w:val="0"/>
                  <w:divBdr>
                    <w:top w:val="none" w:sz="0" w:space="0" w:color="auto"/>
                    <w:left w:val="none" w:sz="0" w:space="0" w:color="auto"/>
                    <w:bottom w:val="none" w:sz="0" w:space="0" w:color="auto"/>
                    <w:right w:val="none" w:sz="0" w:space="0" w:color="auto"/>
                  </w:divBdr>
                </w:div>
                <w:div w:id="126510772">
                  <w:marLeft w:val="640"/>
                  <w:marRight w:val="0"/>
                  <w:marTop w:val="0"/>
                  <w:marBottom w:val="0"/>
                  <w:divBdr>
                    <w:top w:val="none" w:sz="0" w:space="0" w:color="auto"/>
                    <w:left w:val="none" w:sz="0" w:space="0" w:color="auto"/>
                    <w:bottom w:val="none" w:sz="0" w:space="0" w:color="auto"/>
                    <w:right w:val="none" w:sz="0" w:space="0" w:color="auto"/>
                  </w:divBdr>
                </w:div>
                <w:div w:id="1089471486">
                  <w:marLeft w:val="640"/>
                  <w:marRight w:val="0"/>
                  <w:marTop w:val="0"/>
                  <w:marBottom w:val="0"/>
                  <w:divBdr>
                    <w:top w:val="none" w:sz="0" w:space="0" w:color="auto"/>
                    <w:left w:val="none" w:sz="0" w:space="0" w:color="auto"/>
                    <w:bottom w:val="none" w:sz="0" w:space="0" w:color="auto"/>
                    <w:right w:val="none" w:sz="0" w:space="0" w:color="auto"/>
                  </w:divBdr>
                </w:div>
                <w:div w:id="568271498">
                  <w:marLeft w:val="640"/>
                  <w:marRight w:val="0"/>
                  <w:marTop w:val="0"/>
                  <w:marBottom w:val="0"/>
                  <w:divBdr>
                    <w:top w:val="none" w:sz="0" w:space="0" w:color="auto"/>
                    <w:left w:val="none" w:sz="0" w:space="0" w:color="auto"/>
                    <w:bottom w:val="none" w:sz="0" w:space="0" w:color="auto"/>
                    <w:right w:val="none" w:sz="0" w:space="0" w:color="auto"/>
                  </w:divBdr>
                </w:div>
                <w:div w:id="680859099">
                  <w:marLeft w:val="640"/>
                  <w:marRight w:val="0"/>
                  <w:marTop w:val="0"/>
                  <w:marBottom w:val="0"/>
                  <w:divBdr>
                    <w:top w:val="none" w:sz="0" w:space="0" w:color="auto"/>
                    <w:left w:val="none" w:sz="0" w:space="0" w:color="auto"/>
                    <w:bottom w:val="none" w:sz="0" w:space="0" w:color="auto"/>
                    <w:right w:val="none" w:sz="0" w:space="0" w:color="auto"/>
                  </w:divBdr>
                </w:div>
                <w:div w:id="249046332">
                  <w:marLeft w:val="640"/>
                  <w:marRight w:val="0"/>
                  <w:marTop w:val="0"/>
                  <w:marBottom w:val="0"/>
                  <w:divBdr>
                    <w:top w:val="none" w:sz="0" w:space="0" w:color="auto"/>
                    <w:left w:val="none" w:sz="0" w:space="0" w:color="auto"/>
                    <w:bottom w:val="none" w:sz="0" w:space="0" w:color="auto"/>
                    <w:right w:val="none" w:sz="0" w:space="0" w:color="auto"/>
                  </w:divBdr>
                </w:div>
              </w:divsChild>
            </w:div>
            <w:div w:id="950743413">
              <w:marLeft w:val="0"/>
              <w:marRight w:val="0"/>
              <w:marTop w:val="0"/>
              <w:marBottom w:val="0"/>
              <w:divBdr>
                <w:top w:val="none" w:sz="0" w:space="0" w:color="auto"/>
                <w:left w:val="none" w:sz="0" w:space="0" w:color="auto"/>
                <w:bottom w:val="none" w:sz="0" w:space="0" w:color="auto"/>
                <w:right w:val="none" w:sz="0" w:space="0" w:color="auto"/>
              </w:divBdr>
              <w:divsChild>
                <w:div w:id="563878679">
                  <w:marLeft w:val="640"/>
                  <w:marRight w:val="0"/>
                  <w:marTop w:val="0"/>
                  <w:marBottom w:val="0"/>
                  <w:divBdr>
                    <w:top w:val="none" w:sz="0" w:space="0" w:color="auto"/>
                    <w:left w:val="none" w:sz="0" w:space="0" w:color="auto"/>
                    <w:bottom w:val="none" w:sz="0" w:space="0" w:color="auto"/>
                    <w:right w:val="none" w:sz="0" w:space="0" w:color="auto"/>
                  </w:divBdr>
                </w:div>
                <w:div w:id="1408763507">
                  <w:marLeft w:val="640"/>
                  <w:marRight w:val="0"/>
                  <w:marTop w:val="0"/>
                  <w:marBottom w:val="0"/>
                  <w:divBdr>
                    <w:top w:val="none" w:sz="0" w:space="0" w:color="auto"/>
                    <w:left w:val="none" w:sz="0" w:space="0" w:color="auto"/>
                    <w:bottom w:val="none" w:sz="0" w:space="0" w:color="auto"/>
                    <w:right w:val="none" w:sz="0" w:space="0" w:color="auto"/>
                  </w:divBdr>
                </w:div>
                <w:div w:id="1716419400">
                  <w:marLeft w:val="640"/>
                  <w:marRight w:val="0"/>
                  <w:marTop w:val="0"/>
                  <w:marBottom w:val="0"/>
                  <w:divBdr>
                    <w:top w:val="none" w:sz="0" w:space="0" w:color="auto"/>
                    <w:left w:val="none" w:sz="0" w:space="0" w:color="auto"/>
                    <w:bottom w:val="none" w:sz="0" w:space="0" w:color="auto"/>
                    <w:right w:val="none" w:sz="0" w:space="0" w:color="auto"/>
                  </w:divBdr>
                </w:div>
                <w:div w:id="590165482">
                  <w:marLeft w:val="640"/>
                  <w:marRight w:val="0"/>
                  <w:marTop w:val="0"/>
                  <w:marBottom w:val="0"/>
                  <w:divBdr>
                    <w:top w:val="none" w:sz="0" w:space="0" w:color="auto"/>
                    <w:left w:val="none" w:sz="0" w:space="0" w:color="auto"/>
                    <w:bottom w:val="none" w:sz="0" w:space="0" w:color="auto"/>
                    <w:right w:val="none" w:sz="0" w:space="0" w:color="auto"/>
                  </w:divBdr>
                </w:div>
                <w:div w:id="1853178726">
                  <w:marLeft w:val="640"/>
                  <w:marRight w:val="0"/>
                  <w:marTop w:val="0"/>
                  <w:marBottom w:val="0"/>
                  <w:divBdr>
                    <w:top w:val="none" w:sz="0" w:space="0" w:color="auto"/>
                    <w:left w:val="none" w:sz="0" w:space="0" w:color="auto"/>
                    <w:bottom w:val="none" w:sz="0" w:space="0" w:color="auto"/>
                    <w:right w:val="none" w:sz="0" w:space="0" w:color="auto"/>
                  </w:divBdr>
                </w:div>
                <w:div w:id="1280525075">
                  <w:marLeft w:val="640"/>
                  <w:marRight w:val="0"/>
                  <w:marTop w:val="0"/>
                  <w:marBottom w:val="0"/>
                  <w:divBdr>
                    <w:top w:val="none" w:sz="0" w:space="0" w:color="auto"/>
                    <w:left w:val="none" w:sz="0" w:space="0" w:color="auto"/>
                    <w:bottom w:val="none" w:sz="0" w:space="0" w:color="auto"/>
                    <w:right w:val="none" w:sz="0" w:space="0" w:color="auto"/>
                  </w:divBdr>
                </w:div>
                <w:div w:id="1528786273">
                  <w:marLeft w:val="640"/>
                  <w:marRight w:val="0"/>
                  <w:marTop w:val="0"/>
                  <w:marBottom w:val="0"/>
                  <w:divBdr>
                    <w:top w:val="none" w:sz="0" w:space="0" w:color="auto"/>
                    <w:left w:val="none" w:sz="0" w:space="0" w:color="auto"/>
                    <w:bottom w:val="none" w:sz="0" w:space="0" w:color="auto"/>
                    <w:right w:val="none" w:sz="0" w:space="0" w:color="auto"/>
                  </w:divBdr>
                </w:div>
                <w:div w:id="1263487124">
                  <w:marLeft w:val="640"/>
                  <w:marRight w:val="0"/>
                  <w:marTop w:val="0"/>
                  <w:marBottom w:val="0"/>
                  <w:divBdr>
                    <w:top w:val="none" w:sz="0" w:space="0" w:color="auto"/>
                    <w:left w:val="none" w:sz="0" w:space="0" w:color="auto"/>
                    <w:bottom w:val="none" w:sz="0" w:space="0" w:color="auto"/>
                    <w:right w:val="none" w:sz="0" w:space="0" w:color="auto"/>
                  </w:divBdr>
                </w:div>
                <w:div w:id="1695761509">
                  <w:marLeft w:val="640"/>
                  <w:marRight w:val="0"/>
                  <w:marTop w:val="0"/>
                  <w:marBottom w:val="0"/>
                  <w:divBdr>
                    <w:top w:val="none" w:sz="0" w:space="0" w:color="auto"/>
                    <w:left w:val="none" w:sz="0" w:space="0" w:color="auto"/>
                    <w:bottom w:val="none" w:sz="0" w:space="0" w:color="auto"/>
                    <w:right w:val="none" w:sz="0" w:space="0" w:color="auto"/>
                  </w:divBdr>
                </w:div>
                <w:div w:id="27993596">
                  <w:marLeft w:val="640"/>
                  <w:marRight w:val="0"/>
                  <w:marTop w:val="0"/>
                  <w:marBottom w:val="0"/>
                  <w:divBdr>
                    <w:top w:val="none" w:sz="0" w:space="0" w:color="auto"/>
                    <w:left w:val="none" w:sz="0" w:space="0" w:color="auto"/>
                    <w:bottom w:val="none" w:sz="0" w:space="0" w:color="auto"/>
                    <w:right w:val="none" w:sz="0" w:space="0" w:color="auto"/>
                  </w:divBdr>
                </w:div>
                <w:div w:id="1163930088">
                  <w:marLeft w:val="640"/>
                  <w:marRight w:val="0"/>
                  <w:marTop w:val="0"/>
                  <w:marBottom w:val="0"/>
                  <w:divBdr>
                    <w:top w:val="none" w:sz="0" w:space="0" w:color="auto"/>
                    <w:left w:val="none" w:sz="0" w:space="0" w:color="auto"/>
                    <w:bottom w:val="none" w:sz="0" w:space="0" w:color="auto"/>
                    <w:right w:val="none" w:sz="0" w:space="0" w:color="auto"/>
                  </w:divBdr>
                </w:div>
                <w:div w:id="1013604935">
                  <w:marLeft w:val="640"/>
                  <w:marRight w:val="0"/>
                  <w:marTop w:val="0"/>
                  <w:marBottom w:val="0"/>
                  <w:divBdr>
                    <w:top w:val="none" w:sz="0" w:space="0" w:color="auto"/>
                    <w:left w:val="none" w:sz="0" w:space="0" w:color="auto"/>
                    <w:bottom w:val="none" w:sz="0" w:space="0" w:color="auto"/>
                    <w:right w:val="none" w:sz="0" w:space="0" w:color="auto"/>
                  </w:divBdr>
                </w:div>
                <w:div w:id="1711412316">
                  <w:marLeft w:val="640"/>
                  <w:marRight w:val="0"/>
                  <w:marTop w:val="0"/>
                  <w:marBottom w:val="0"/>
                  <w:divBdr>
                    <w:top w:val="none" w:sz="0" w:space="0" w:color="auto"/>
                    <w:left w:val="none" w:sz="0" w:space="0" w:color="auto"/>
                    <w:bottom w:val="none" w:sz="0" w:space="0" w:color="auto"/>
                    <w:right w:val="none" w:sz="0" w:space="0" w:color="auto"/>
                  </w:divBdr>
                </w:div>
                <w:div w:id="442656025">
                  <w:marLeft w:val="640"/>
                  <w:marRight w:val="0"/>
                  <w:marTop w:val="0"/>
                  <w:marBottom w:val="0"/>
                  <w:divBdr>
                    <w:top w:val="none" w:sz="0" w:space="0" w:color="auto"/>
                    <w:left w:val="none" w:sz="0" w:space="0" w:color="auto"/>
                    <w:bottom w:val="none" w:sz="0" w:space="0" w:color="auto"/>
                    <w:right w:val="none" w:sz="0" w:space="0" w:color="auto"/>
                  </w:divBdr>
                </w:div>
                <w:div w:id="320815392">
                  <w:marLeft w:val="640"/>
                  <w:marRight w:val="0"/>
                  <w:marTop w:val="0"/>
                  <w:marBottom w:val="0"/>
                  <w:divBdr>
                    <w:top w:val="none" w:sz="0" w:space="0" w:color="auto"/>
                    <w:left w:val="none" w:sz="0" w:space="0" w:color="auto"/>
                    <w:bottom w:val="none" w:sz="0" w:space="0" w:color="auto"/>
                    <w:right w:val="none" w:sz="0" w:space="0" w:color="auto"/>
                  </w:divBdr>
                </w:div>
                <w:div w:id="248973847">
                  <w:marLeft w:val="640"/>
                  <w:marRight w:val="0"/>
                  <w:marTop w:val="0"/>
                  <w:marBottom w:val="0"/>
                  <w:divBdr>
                    <w:top w:val="none" w:sz="0" w:space="0" w:color="auto"/>
                    <w:left w:val="none" w:sz="0" w:space="0" w:color="auto"/>
                    <w:bottom w:val="none" w:sz="0" w:space="0" w:color="auto"/>
                    <w:right w:val="none" w:sz="0" w:space="0" w:color="auto"/>
                  </w:divBdr>
                </w:div>
                <w:div w:id="464929698">
                  <w:marLeft w:val="640"/>
                  <w:marRight w:val="0"/>
                  <w:marTop w:val="0"/>
                  <w:marBottom w:val="0"/>
                  <w:divBdr>
                    <w:top w:val="none" w:sz="0" w:space="0" w:color="auto"/>
                    <w:left w:val="none" w:sz="0" w:space="0" w:color="auto"/>
                    <w:bottom w:val="none" w:sz="0" w:space="0" w:color="auto"/>
                    <w:right w:val="none" w:sz="0" w:space="0" w:color="auto"/>
                  </w:divBdr>
                </w:div>
                <w:div w:id="1086849947">
                  <w:marLeft w:val="640"/>
                  <w:marRight w:val="0"/>
                  <w:marTop w:val="0"/>
                  <w:marBottom w:val="0"/>
                  <w:divBdr>
                    <w:top w:val="none" w:sz="0" w:space="0" w:color="auto"/>
                    <w:left w:val="none" w:sz="0" w:space="0" w:color="auto"/>
                    <w:bottom w:val="none" w:sz="0" w:space="0" w:color="auto"/>
                    <w:right w:val="none" w:sz="0" w:space="0" w:color="auto"/>
                  </w:divBdr>
                </w:div>
                <w:div w:id="1737700781">
                  <w:marLeft w:val="640"/>
                  <w:marRight w:val="0"/>
                  <w:marTop w:val="0"/>
                  <w:marBottom w:val="0"/>
                  <w:divBdr>
                    <w:top w:val="none" w:sz="0" w:space="0" w:color="auto"/>
                    <w:left w:val="none" w:sz="0" w:space="0" w:color="auto"/>
                    <w:bottom w:val="none" w:sz="0" w:space="0" w:color="auto"/>
                    <w:right w:val="none" w:sz="0" w:space="0" w:color="auto"/>
                  </w:divBdr>
                </w:div>
                <w:div w:id="996149903">
                  <w:marLeft w:val="640"/>
                  <w:marRight w:val="0"/>
                  <w:marTop w:val="0"/>
                  <w:marBottom w:val="0"/>
                  <w:divBdr>
                    <w:top w:val="none" w:sz="0" w:space="0" w:color="auto"/>
                    <w:left w:val="none" w:sz="0" w:space="0" w:color="auto"/>
                    <w:bottom w:val="none" w:sz="0" w:space="0" w:color="auto"/>
                    <w:right w:val="none" w:sz="0" w:space="0" w:color="auto"/>
                  </w:divBdr>
                </w:div>
                <w:div w:id="673386603">
                  <w:marLeft w:val="640"/>
                  <w:marRight w:val="0"/>
                  <w:marTop w:val="0"/>
                  <w:marBottom w:val="0"/>
                  <w:divBdr>
                    <w:top w:val="none" w:sz="0" w:space="0" w:color="auto"/>
                    <w:left w:val="none" w:sz="0" w:space="0" w:color="auto"/>
                    <w:bottom w:val="none" w:sz="0" w:space="0" w:color="auto"/>
                    <w:right w:val="none" w:sz="0" w:space="0" w:color="auto"/>
                  </w:divBdr>
                </w:div>
                <w:div w:id="1731461329">
                  <w:marLeft w:val="640"/>
                  <w:marRight w:val="0"/>
                  <w:marTop w:val="0"/>
                  <w:marBottom w:val="0"/>
                  <w:divBdr>
                    <w:top w:val="none" w:sz="0" w:space="0" w:color="auto"/>
                    <w:left w:val="none" w:sz="0" w:space="0" w:color="auto"/>
                    <w:bottom w:val="none" w:sz="0" w:space="0" w:color="auto"/>
                    <w:right w:val="none" w:sz="0" w:space="0" w:color="auto"/>
                  </w:divBdr>
                </w:div>
                <w:div w:id="1216771978">
                  <w:marLeft w:val="640"/>
                  <w:marRight w:val="0"/>
                  <w:marTop w:val="0"/>
                  <w:marBottom w:val="0"/>
                  <w:divBdr>
                    <w:top w:val="none" w:sz="0" w:space="0" w:color="auto"/>
                    <w:left w:val="none" w:sz="0" w:space="0" w:color="auto"/>
                    <w:bottom w:val="none" w:sz="0" w:space="0" w:color="auto"/>
                    <w:right w:val="none" w:sz="0" w:space="0" w:color="auto"/>
                  </w:divBdr>
                </w:div>
                <w:div w:id="501359264">
                  <w:marLeft w:val="640"/>
                  <w:marRight w:val="0"/>
                  <w:marTop w:val="0"/>
                  <w:marBottom w:val="0"/>
                  <w:divBdr>
                    <w:top w:val="none" w:sz="0" w:space="0" w:color="auto"/>
                    <w:left w:val="none" w:sz="0" w:space="0" w:color="auto"/>
                    <w:bottom w:val="none" w:sz="0" w:space="0" w:color="auto"/>
                    <w:right w:val="none" w:sz="0" w:space="0" w:color="auto"/>
                  </w:divBdr>
                </w:div>
                <w:div w:id="1835759151">
                  <w:marLeft w:val="640"/>
                  <w:marRight w:val="0"/>
                  <w:marTop w:val="0"/>
                  <w:marBottom w:val="0"/>
                  <w:divBdr>
                    <w:top w:val="none" w:sz="0" w:space="0" w:color="auto"/>
                    <w:left w:val="none" w:sz="0" w:space="0" w:color="auto"/>
                    <w:bottom w:val="none" w:sz="0" w:space="0" w:color="auto"/>
                    <w:right w:val="none" w:sz="0" w:space="0" w:color="auto"/>
                  </w:divBdr>
                </w:div>
                <w:div w:id="300574601">
                  <w:marLeft w:val="640"/>
                  <w:marRight w:val="0"/>
                  <w:marTop w:val="0"/>
                  <w:marBottom w:val="0"/>
                  <w:divBdr>
                    <w:top w:val="none" w:sz="0" w:space="0" w:color="auto"/>
                    <w:left w:val="none" w:sz="0" w:space="0" w:color="auto"/>
                    <w:bottom w:val="none" w:sz="0" w:space="0" w:color="auto"/>
                    <w:right w:val="none" w:sz="0" w:space="0" w:color="auto"/>
                  </w:divBdr>
                </w:div>
                <w:div w:id="520363982">
                  <w:marLeft w:val="640"/>
                  <w:marRight w:val="0"/>
                  <w:marTop w:val="0"/>
                  <w:marBottom w:val="0"/>
                  <w:divBdr>
                    <w:top w:val="none" w:sz="0" w:space="0" w:color="auto"/>
                    <w:left w:val="none" w:sz="0" w:space="0" w:color="auto"/>
                    <w:bottom w:val="none" w:sz="0" w:space="0" w:color="auto"/>
                    <w:right w:val="none" w:sz="0" w:space="0" w:color="auto"/>
                  </w:divBdr>
                </w:div>
                <w:div w:id="598878957">
                  <w:marLeft w:val="640"/>
                  <w:marRight w:val="0"/>
                  <w:marTop w:val="0"/>
                  <w:marBottom w:val="0"/>
                  <w:divBdr>
                    <w:top w:val="none" w:sz="0" w:space="0" w:color="auto"/>
                    <w:left w:val="none" w:sz="0" w:space="0" w:color="auto"/>
                    <w:bottom w:val="none" w:sz="0" w:space="0" w:color="auto"/>
                    <w:right w:val="none" w:sz="0" w:space="0" w:color="auto"/>
                  </w:divBdr>
                </w:div>
                <w:div w:id="1431975244">
                  <w:marLeft w:val="640"/>
                  <w:marRight w:val="0"/>
                  <w:marTop w:val="0"/>
                  <w:marBottom w:val="0"/>
                  <w:divBdr>
                    <w:top w:val="none" w:sz="0" w:space="0" w:color="auto"/>
                    <w:left w:val="none" w:sz="0" w:space="0" w:color="auto"/>
                    <w:bottom w:val="none" w:sz="0" w:space="0" w:color="auto"/>
                    <w:right w:val="none" w:sz="0" w:space="0" w:color="auto"/>
                  </w:divBdr>
                </w:div>
                <w:div w:id="1241409959">
                  <w:marLeft w:val="640"/>
                  <w:marRight w:val="0"/>
                  <w:marTop w:val="0"/>
                  <w:marBottom w:val="0"/>
                  <w:divBdr>
                    <w:top w:val="none" w:sz="0" w:space="0" w:color="auto"/>
                    <w:left w:val="none" w:sz="0" w:space="0" w:color="auto"/>
                    <w:bottom w:val="none" w:sz="0" w:space="0" w:color="auto"/>
                    <w:right w:val="none" w:sz="0" w:space="0" w:color="auto"/>
                  </w:divBdr>
                </w:div>
                <w:div w:id="1444494617">
                  <w:marLeft w:val="640"/>
                  <w:marRight w:val="0"/>
                  <w:marTop w:val="0"/>
                  <w:marBottom w:val="0"/>
                  <w:divBdr>
                    <w:top w:val="none" w:sz="0" w:space="0" w:color="auto"/>
                    <w:left w:val="none" w:sz="0" w:space="0" w:color="auto"/>
                    <w:bottom w:val="none" w:sz="0" w:space="0" w:color="auto"/>
                    <w:right w:val="none" w:sz="0" w:space="0" w:color="auto"/>
                  </w:divBdr>
                </w:div>
                <w:div w:id="104815528">
                  <w:marLeft w:val="640"/>
                  <w:marRight w:val="0"/>
                  <w:marTop w:val="0"/>
                  <w:marBottom w:val="0"/>
                  <w:divBdr>
                    <w:top w:val="none" w:sz="0" w:space="0" w:color="auto"/>
                    <w:left w:val="none" w:sz="0" w:space="0" w:color="auto"/>
                    <w:bottom w:val="none" w:sz="0" w:space="0" w:color="auto"/>
                    <w:right w:val="none" w:sz="0" w:space="0" w:color="auto"/>
                  </w:divBdr>
                </w:div>
                <w:div w:id="1848709228">
                  <w:marLeft w:val="640"/>
                  <w:marRight w:val="0"/>
                  <w:marTop w:val="0"/>
                  <w:marBottom w:val="0"/>
                  <w:divBdr>
                    <w:top w:val="none" w:sz="0" w:space="0" w:color="auto"/>
                    <w:left w:val="none" w:sz="0" w:space="0" w:color="auto"/>
                    <w:bottom w:val="none" w:sz="0" w:space="0" w:color="auto"/>
                    <w:right w:val="none" w:sz="0" w:space="0" w:color="auto"/>
                  </w:divBdr>
                </w:div>
                <w:div w:id="260338522">
                  <w:marLeft w:val="640"/>
                  <w:marRight w:val="0"/>
                  <w:marTop w:val="0"/>
                  <w:marBottom w:val="0"/>
                  <w:divBdr>
                    <w:top w:val="none" w:sz="0" w:space="0" w:color="auto"/>
                    <w:left w:val="none" w:sz="0" w:space="0" w:color="auto"/>
                    <w:bottom w:val="none" w:sz="0" w:space="0" w:color="auto"/>
                    <w:right w:val="none" w:sz="0" w:space="0" w:color="auto"/>
                  </w:divBdr>
                </w:div>
                <w:div w:id="1822194013">
                  <w:marLeft w:val="640"/>
                  <w:marRight w:val="0"/>
                  <w:marTop w:val="0"/>
                  <w:marBottom w:val="0"/>
                  <w:divBdr>
                    <w:top w:val="none" w:sz="0" w:space="0" w:color="auto"/>
                    <w:left w:val="none" w:sz="0" w:space="0" w:color="auto"/>
                    <w:bottom w:val="none" w:sz="0" w:space="0" w:color="auto"/>
                    <w:right w:val="none" w:sz="0" w:space="0" w:color="auto"/>
                  </w:divBdr>
                </w:div>
                <w:div w:id="224141936">
                  <w:marLeft w:val="640"/>
                  <w:marRight w:val="0"/>
                  <w:marTop w:val="0"/>
                  <w:marBottom w:val="0"/>
                  <w:divBdr>
                    <w:top w:val="none" w:sz="0" w:space="0" w:color="auto"/>
                    <w:left w:val="none" w:sz="0" w:space="0" w:color="auto"/>
                    <w:bottom w:val="none" w:sz="0" w:space="0" w:color="auto"/>
                    <w:right w:val="none" w:sz="0" w:space="0" w:color="auto"/>
                  </w:divBdr>
                </w:div>
                <w:div w:id="1192766687">
                  <w:marLeft w:val="640"/>
                  <w:marRight w:val="0"/>
                  <w:marTop w:val="0"/>
                  <w:marBottom w:val="0"/>
                  <w:divBdr>
                    <w:top w:val="none" w:sz="0" w:space="0" w:color="auto"/>
                    <w:left w:val="none" w:sz="0" w:space="0" w:color="auto"/>
                    <w:bottom w:val="none" w:sz="0" w:space="0" w:color="auto"/>
                    <w:right w:val="none" w:sz="0" w:space="0" w:color="auto"/>
                  </w:divBdr>
                </w:div>
                <w:div w:id="134300237">
                  <w:marLeft w:val="640"/>
                  <w:marRight w:val="0"/>
                  <w:marTop w:val="0"/>
                  <w:marBottom w:val="0"/>
                  <w:divBdr>
                    <w:top w:val="none" w:sz="0" w:space="0" w:color="auto"/>
                    <w:left w:val="none" w:sz="0" w:space="0" w:color="auto"/>
                    <w:bottom w:val="none" w:sz="0" w:space="0" w:color="auto"/>
                    <w:right w:val="none" w:sz="0" w:space="0" w:color="auto"/>
                  </w:divBdr>
                </w:div>
                <w:div w:id="764573520">
                  <w:marLeft w:val="640"/>
                  <w:marRight w:val="0"/>
                  <w:marTop w:val="0"/>
                  <w:marBottom w:val="0"/>
                  <w:divBdr>
                    <w:top w:val="none" w:sz="0" w:space="0" w:color="auto"/>
                    <w:left w:val="none" w:sz="0" w:space="0" w:color="auto"/>
                    <w:bottom w:val="none" w:sz="0" w:space="0" w:color="auto"/>
                    <w:right w:val="none" w:sz="0" w:space="0" w:color="auto"/>
                  </w:divBdr>
                </w:div>
                <w:div w:id="1614171960">
                  <w:marLeft w:val="640"/>
                  <w:marRight w:val="0"/>
                  <w:marTop w:val="0"/>
                  <w:marBottom w:val="0"/>
                  <w:divBdr>
                    <w:top w:val="none" w:sz="0" w:space="0" w:color="auto"/>
                    <w:left w:val="none" w:sz="0" w:space="0" w:color="auto"/>
                    <w:bottom w:val="none" w:sz="0" w:space="0" w:color="auto"/>
                    <w:right w:val="none" w:sz="0" w:space="0" w:color="auto"/>
                  </w:divBdr>
                </w:div>
                <w:div w:id="1007560563">
                  <w:marLeft w:val="640"/>
                  <w:marRight w:val="0"/>
                  <w:marTop w:val="0"/>
                  <w:marBottom w:val="0"/>
                  <w:divBdr>
                    <w:top w:val="none" w:sz="0" w:space="0" w:color="auto"/>
                    <w:left w:val="none" w:sz="0" w:space="0" w:color="auto"/>
                    <w:bottom w:val="none" w:sz="0" w:space="0" w:color="auto"/>
                    <w:right w:val="none" w:sz="0" w:space="0" w:color="auto"/>
                  </w:divBdr>
                </w:div>
                <w:div w:id="1909607699">
                  <w:marLeft w:val="640"/>
                  <w:marRight w:val="0"/>
                  <w:marTop w:val="0"/>
                  <w:marBottom w:val="0"/>
                  <w:divBdr>
                    <w:top w:val="none" w:sz="0" w:space="0" w:color="auto"/>
                    <w:left w:val="none" w:sz="0" w:space="0" w:color="auto"/>
                    <w:bottom w:val="none" w:sz="0" w:space="0" w:color="auto"/>
                    <w:right w:val="none" w:sz="0" w:space="0" w:color="auto"/>
                  </w:divBdr>
                </w:div>
                <w:div w:id="1573079770">
                  <w:marLeft w:val="640"/>
                  <w:marRight w:val="0"/>
                  <w:marTop w:val="0"/>
                  <w:marBottom w:val="0"/>
                  <w:divBdr>
                    <w:top w:val="none" w:sz="0" w:space="0" w:color="auto"/>
                    <w:left w:val="none" w:sz="0" w:space="0" w:color="auto"/>
                    <w:bottom w:val="none" w:sz="0" w:space="0" w:color="auto"/>
                    <w:right w:val="none" w:sz="0" w:space="0" w:color="auto"/>
                  </w:divBdr>
                </w:div>
                <w:div w:id="958876510">
                  <w:marLeft w:val="640"/>
                  <w:marRight w:val="0"/>
                  <w:marTop w:val="0"/>
                  <w:marBottom w:val="0"/>
                  <w:divBdr>
                    <w:top w:val="none" w:sz="0" w:space="0" w:color="auto"/>
                    <w:left w:val="none" w:sz="0" w:space="0" w:color="auto"/>
                    <w:bottom w:val="none" w:sz="0" w:space="0" w:color="auto"/>
                    <w:right w:val="none" w:sz="0" w:space="0" w:color="auto"/>
                  </w:divBdr>
                </w:div>
                <w:div w:id="1994142081">
                  <w:marLeft w:val="640"/>
                  <w:marRight w:val="0"/>
                  <w:marTop w:val="0"/>
                  <w:marBottom w:val="0"/>
                  <w:divBdr>
                    <w:top w:val="none" w:sz="0" w:space="0" w:color="auto"/>
                    <w:left w:val="none" w:sz="0" w:space="0" w:color="auto"/>
                    <w:bottom w:val="none" w:sz="0" w:space="0" w:color="auto"/>
                    <w:right w:val="none" w:sz="0" w:space="0" w:color="auto"/>
                  </w:divBdr>
                </w:div>
                <w:div w:id="949552796">
                  <w:marLeft w:val="640"/>
                  <w:marRight w:val="0"/>
                  <w:marTop w:val="0"/>
                  <w:marBottom w:val="0"/>
                  <w:divBdr>
                    <w:top w:val="none" w:sz="0" w:space="0" w:color="auto"/>
                    <w:left w:val="none" w:sz="0" w:space="0" w:color="auto"/>
                    <w:bottom w:val="none" w:sz="0" w:space="0" w:color="auto"/>
                    <w:right w:val="none" w:sz="0" w:space="0" w:color="auto"/>
                  </w:divBdr>
                </w:div>
                <w:div w:id="461339605">
                  <w:marLeft w:val="640"/>
                  <w:marRight w:val="0"/>
                  <w:marTop w:val="0"/>
                  <w:marBottom w:val="0"/>
                  <w:divBdr>
                    <w:top w:val="none" w:sz="0" w:space="0" w:color="auto"/>
                    <w:left w:val="none" w:sz="0" w:space="0" w:color="auto"/>
                    <w:bottom w:val="none" w:sz="0" w:space="0" w:color="auto"/>
                    <w:right w:val="none" w:sz="0" w:space="0" w:color="auto"/>
                  </w:divBdr>
                </w:div>
                <w:div w:id="1220631229">
                  <w:marLeft w:val="640"/>
                  <w:marRight w:val="0"/>
                  <w:marTop w:val="0"/>
                  <w:marBottom w:val="0"/>
                  <w:divBdr>
                    <w:top w:val="none" w:sz="0" w:space="0" w:color="auto"/>
                    <w:left w:val="none" w:sz="0" w:space="0" w:color="auto"/>
                    <w:bottom w:val="none" w:sz="0" w:space="0" w:color="auto"/>
                    <w:right w:val="none" w:sz="0" w:space="0" w:color="auto"/>
                  </w:divBdr>
                </w:div>
                <w:div w:id="631054659">
                  <w:marLeft w:val="640"/>
                  <w:marRight w:val="0"/>
                  <w:marTop w:val="0"/>
                  <w:marBottom w:val="0"/>
                  <w:divBdr>
                    <w:top w:val="none" w:sz="0" w:space="0" w:color="auto"/>
                    <w:left w:val="none" w:sz="0" w:space="0" w:color="auto"/>
                    <w:bottom w:val="none" w:sz="0" w:space="0" w:color="auto"/>
                    <w:right w:val="none" w:sz="0" w:space="0" w:color="auto"/>
                  </w:divBdr>
                </w:div>
                <w:div w:id="654919251">
                  <w:marLeft w:val="640"/>
                  <w:marRight w:val="0"/>
                  <w:marTop w:val="0"/>
                  <w:marBottom w:val="0"/>
                  <w:divBdr>
                    <w:top w:val="none" w:sz="0" w:space="0" w:color="auto"/>
                    <w:left w:val="none" w:sz="0" w:space="0" w:color="auto"/>
                    <w:bottom w:val="none" w:sz="0" w:space="0" w:color="auto"/>
                    <w:right w:val="none" w:sz="0" w:space="0" w:color="auto"/>
                  </w:divBdr>
                </w:div>
                <w:div w:id="223567083">
                  <w:marLeft w:val="640"/>
                  <w:marRight w:val="0"/>
                  <w:marTop w:val="0"/>
                  <w:marBottom w:val="0"/>
                  <w:divBdr>
                    <w:top w:val="none" w:sz="0" w:space="0" w:color="auto"/>
                    <w:left w:val="none" w:sz="0" w:space="0" w:color="auto"/>
                    <w:bottom w:val="none" w:sz="0" w:space="0" w:color="auto"/>
                    <w:right w:val="none" w:sz="0" w:space="0" w:color="auto"/>
                  </w:divBdr>
                </w:div>
                <w:div w:id="1384480008">
                  <w:marLeft w:val="640"/>
                  <w:marRight w:val="0"/>
                  <w:marTop w:val="0"/>
                  <w:marBottom w:val="0"/>
                  <w:divBdr>
                    <w:top w:val="none" w:sz="0" w:space="0" w:color="auto"/>
                    <w:left w:val="none" w:sz="0" w:space="0" w:color="auto"/>
                    <w:bottom w:val="none" w:sz="0" w:space="0" w:color="auto"/>
                    <w:right w:val="none" w:sz="0" w:space="0" w:color="auto"/>
                  </w:divBdr>
                </w:div>
                <w:div w:id="1480224827">
                  <w:marLeft w:val="640"/>
                  <w:marRight w:val="0"/>
                  <w:marTop w:val="0"/>
                  <w:marBottom w:val="0"/>
                  <w:divBdr>
                    <w:top w:val="none" w:sz="0" w:space="0" w:color="auto"/>
                    <w:left w:val="none" w:sz="0" w:space="0" w:color="auto"/>
                    <w:bottom w:val="none" w:sz="0" w:space="0" w:color="auto"/>
                    <w:right w:val="none" w:sz="0" w:space="0" w:color="auto"/>
                  </w:divBdr>
                </w:div>
                <w:div w:id="869298153">
                  <w:marLeft w:val="640"/>
                  <w:marRight w:val="0"/>
                  <w:marTop w:val="0"/>
                  <w:marBottom w:val="0"/>
                  <w:divBdr>
                    <w:top w:val="none" w:sz="0" w:space="0" w:color="auto"/>
                    <w:left w:val="none" w:sz="0" w:space="0" w:color="auto"/>
                    <w:bottom w:val="none" w:sz="0" w:space="0" w:color="auto"/>
                    <w:right w:val="none" w:sz="0" w:space="0" w:color="auto"/>
                  </w:divBdr>
                </w:div>
                <w:div w:id="1603956213">
                  <w:marLeft w:val="640"/>
                  <w:marRight w:val="0"/>
                  <w:marTop w:val="0"/>
                  <w:marBottom w:val="0"/>
                  <w:divBdr>
                    <w:top w:val="none" w:sz="0" w:space="0" w:color="auto"/>
                    <w:left w:val="none" w:sz="0" w:space="0" w:color="auto"/>
                    <w:bottom w:val="none" w:sz="0" w:space="0" w:color="auto"/>
                    <w:right w:val="none" w:sz="0" w:space="0" w:color="auto"/>
                  </w:divBdr>
                </w:div>
                <w:div w:id="2105570781">
                  <w:marLeft w:val="640"/>
                  <w:marRight w:val="0"/>
                  <w:marTop w:val="0"/>
                  <w:marBottom w:val="0"/>
                  <w:divBdr>
                    <w:top w:val="none" w:sz="0" w:space="0" w:color="auto"/>
                    <w:left w:val="none" w:sz="0" w:space="0" w:color="auto"/>
                    <w:bottom w:val="none" w:sz="0" w:space="0" w:color="auto"/>
                    <w:right w:val="none" w:sz="0" w:space="0" w:color="auto"/>
                  </w:divBdr>
                </w:div>
                <w:div w:id="1017385952">
                  <w:marLeft w:val="640"/>
                  <w:marRight w:val="0"/>
                  <w:marTop w:val="0"/>
                  <w:marBottom w:val="0"/>
                  <w:divBdr>
                    <w:top w:val="none" w:sz="0" w:space="0" w:color="auto"/>
                    <w:left w:val="none" w:sz="0" w:space="0" w:color="auto"/>
                    <w:bottom w:val="none" w:sz="0" w:space="0" w:color="auto"/>
                    <w:right w:val="none" w:sz="0" w:space="0" w:color="auto"/>
                  </w:divBdr>
                </w:div>
                <w:div w:id="416023155">
                  <w:marLeft w:val="640"/>
                  <w:marRight w:val="0"/>
                  <w:marTop w:val="0"/>
                  <w:marBottom w:val="0"/>
                  <w:divBdr>
                    <w:top w:val="none" w:sz="0" w:space="0" w:color="auto"/>
                    <w:left w:val="none" w:sz="0" w:space="0" w:color="auto"/>
                    <w:bottom w:val="none" w:sz="0" w:space="0" w:color="auto"/>
                    <w:right w:val="none" w:sz="0" w:space="0" w:color="auto"/>
                  </w:divBdr>
                </w:div>
                <w:div w:id="1899827239">
                  <w:marLeft w:val="640"/>
                  <w:marRight w:val="0"/>
                  <w:marTop w:val="0"/>
                  <w:marBottom w:val="0"/>
                  <w:divBdr>
                    <w:top w:val="none" w:sz="0" w:space="0" w:color="auto"/>
                    <w:left w:val="none" w:sz="0" w:space="0" w:color="auto"/>
                    <w:bottom w:val="none" w:sz="0" w:space="0" w:color="auto"/>
                    <w:right w:val="none" w:sz="0" w:space="0" w:color="auto"/>
                  </w:divBdr>
                </w:div>
                <w:div w:id="841511656">
                  <w:marLeft w:val="640"/>
                  <w:marRight w:val="0"/>
                  <w:marTop w:val="0"/>
                  <w:marBottom w:val="0"/>
                  <w:divBdr>
                    <w:top w:val="none" w:sz="0" w:space="0" w:color="auto"/>
                    <w:left w:val="none" w:sz="0" w:space="0" w:color="auto"/>
                    <w:bottom w:val="none" w:sz="0" w:space="0" w:color="auto"/>
                    <w:right w:val="none" w:sz="0" w:space="0" w:color="auto"/>
                  </w:divBdr>
                </w:div>
                <w:div w:id="1797334754">
                  <w:marLeft w:val="640"/>
                  <w:marRight w:val="0"/>
                  <w:marTop w:val="0"/>
                  <w:marBottom w:val="0"/>
                  <w:divBdr>
                    <w:top w:val="none" w:sz="0" w:space="0" w:color="auto"/>
                    <w:left w:val="none" w:sz="0" w:space="0" w:color="auto"/>
                    <w:bottom w:val="none" w:sz="0" w:space="0" w:color="auto"/>
                    <w:right w:val="none" w:sz="0" w:space="0" w:color="auto"/>
                  </w:divBdr>
                </w:div>
                <w:div w:id="971179780">
                  <w:marLeft w:val="640"/>
                  <w:marRight w:val="0"/>
                  <w:marTop w:val="0"/>
                  <w:marBottom w:val="0"/>
                  <w:divBdr>
                    <w:top w:val="none" w:sz="0" w:space="0" w:color="auto"/>
                    <w:left w:val="none" w:sz="0" w:space="0" w:color="auto"/>
                    <w:bottom w:val="none" w:sz="0" w:space="0" w:color="auto"/>
                    <w:right w:val="none" w:sz="0" w:space="0" w:color="auto"/>
                  </w:divBdr>
                </w:div>
                <w:div w:id="950164388">
                  <w:marLeft w:val="640"/>
                  <w:marRight w:val="0"/>
                  <w:marTop w:val="0"/>
                  <w:marBottom w:val="0"/>
                  <w:divBdr>
                    <w:top w:val="none" w:sz="0" w:space="0" w:color="auto"/>
                    <w:left w:val="none" w:sz="0" w:space="0" w:color="auto"/>
                    <w:bottom w:val="none" w:sz="0" w:space="0" w:color="auto"/>
                    <w:right w:val="none" w:sz="0" w:space="0" w:color="auto"/>
                  </w:divBdr>
                </w:div>
              </w:divsChild>
            </w:div>
            <w:div w:id="1573540711">
              <w:marLeft w:val="0"/>
              <w:marRight w:val="0"/>
              <w:marTop w:val="0"/>
              <w:marBottom w:val="0"/>
              <w:divBdr>
                <w:top w:val="none" w:sz="0" w:space="0" w:color="auto"/>
                <w:left w:val="none" w:sz="0" w:space="0" w:color="auto"/>
                <w:bottom w:val="none" w:sz="0" w:space="0" w:color="auto"/>
                <w:right w:val="none" w:sz="0" w:space="0" w:color="auto"/>
              </w:divBdr>
              <w:divsChild>
                <w:div w:id="749542779">
                  <w:marLeft w:val="640"/>
                  <w:marRight w:val="0"/>
                  <w:marTop w:val="0"/>
                  <w:marBottom w:val="0"/>
                  <w:divBdr>
                    <w:top w:val="none" w:sz="0" w:space="0" w:color="auto"/>
                    <w:left w:val="none" w:sz="0" w:space="0" w:color="auto"/>
                    <w:bottom w:val="none" w:sz="0" w:space="0" w:color="auto"/>
                    <w:right w:val="none" w:sz="0" w:space="0" w:color="auto"/>
                  </w:divBdr>
                </w:div>
                <w:div w:id="232161100">
                  <w:marLeft w:val="640"/>
                  <w:marRight w:val="0"/>
                  <w:marTop w:val="0"/>
                  <w:marBottom w:val="0"/>
                  <w:divBdr>
                    <w:top w:val="none" w:sz="0" w:space="0" w:color="auto"/>
                    <w:left w:val="none" w:sz="0" w:space="0" w:color="auto"/>
                    <w:bottom w:val="none" w:sz="0" w:space="0" w:color="auto"/>
                    <w:right w:val="none" w:sz="0" w:space="0" w:color="auto"/>
                  </w:divBdr>
                </w:div>
                <w:div w:id="798649267">
                  <w:marLeft w:val="640"/>
                  <w:marRight w:val="0"/>
                  <w:marTop w:val="0"/>
                  <w:marBottom w:val="0"/>
                  <w:divBdr>
                    <w:top w:val="none" w:sz="0" w:space="0" w:color="auto"/>
                    <w:left w:val="none" w:sz="0" w:space="0" w:color="auto"/>
                    <w:bottom w:val="none" w:sz="0" w:space="0" w:color="auto"/>
                    <w:right w:val="none" w:sz="0" w:space="0" w:color="auto"/>
                  </w:divBdr>
                </w:div>
                <w:div w:id="1234968356">
                  <w:marLeft w:val="640"/>
                  <w:marRight w:val="0"/>
                  <w:marTop w:val="0"/>
                  <w:marBottom w:val="0"/>
                  <w:divBdr>
                    <w:top w:val="none" w:sz="0" w:space="0" w:color="auto"/>
                    <w:left w:val="none" w:sz="0" w:space="0" w:color="auto"/>
                    <w:bottom w:val="none" w:sz="0" w:space="0" w:color="auto"/>
                    <w:right w:val="none" w:sz="0" w:space="0" w:color="auto"/>
                  </w:divBdr>
                </w:div>
                <w:div w:id="677777940">
                  <w:marLeft w:val="640"/>
                  <w:marRight w:val="0"/>
                  <w:marTop w:val="0"/>
                  <w:marBottom w:val="0"/>
                  <w:divBdr>
                    <w:top w:val="none" w:sz="0" w:space="0" w:color="auto"/>
                    <w:left w:val="none" w:sz="0" w:space="0" w:color="auto"/>
                    <w:bottom w:val="none" w:sz="0" w:space="0" w:color="auto"/>
                    <w:right w:val="none" w:sz="0" w:space="0" w:color="auto"/>
                  </w:divBdr>
                </w:div>
                <w:div w:id="619185166">
                  <w:marLeft w:val="640"/>
                  <w:marRight w:val="0"/>
                  <w:marTop w:val="0"/>
                  <w:marBottom w:val="0"/>
                  <w:divBdr>
                    <w:top w:val="none" w:sz="0" w:space="0" w:color="auto"/>
                    <w:left w:val="none" w:sz="0" w:space="0" w:color="auto"/>
                    <w:bottom w:val="none" w:sz="0" w:space="0" w:color="auto"/>
                    <w:right w:val="none" w:sz="0" w:space="0" w:color="auto"/>
                  </w:divBdr>
                </w:div>
                <w:div w:id="100801538">
                  <w:marLeft w:val="640"/>
                  <w:marRight w:val="0"/>
                  <w:marTop w:val="0"/>
                  <w:marBottom w:val="0"/>
                  <w:divBdr>
                    <w:top w:val="none" w:sz="0" w:space="0" w:color="auto"/>
                    <w:left w:val="none" w:sz="0" w:space="0" w:color="auto"/>
                    <w:bottom w:val="none" w:sz="0" w:space="0" w:color="auto"/>
                    <w:right w:val="none" w:sz="0" w:space="0" w:color="auto"/>
                  </w:divBdr>
                </w:div>
                <w:div w:id="318074067">
                  <w:marLeft w:val="640"/>
                  <w:marRight w:val="0"/>
                  <w:marTop w:val="0"/>
                  <w:marBottom w:val="0"/>
                  <w:divBdr>
                    <w:top w:val="none" w:sz="0" w:space="0" w:color="auto"/>
                    <w:left w:val="none" w:sz="0" w:space="0" w:color="auto"/>
                    <w:bottom w:val="none" w:sz="0" w:space="0" w:color="auto"/>
                    <w:right w:val="none" w:sz="0" w:space="0" w:color="auto"/>
                  </w:divBdr>
                </w:div>
                <w:div w:id="272858581">
                  <w:marLeft w:val="640"/>
                  <w:marRight w:val="0"/>
                  <w:marTop w:val="0"/>
                  <w:marBottom w:val="0"/>
                  <w:divBdr>
                    <w:top w:val="none" w:sz="0" w:space="0" w:color="auto"/>
                    <w:left w:val="none" w:sz="0" w:space="0" w:color="auto"/>
                    <w:bottom w:val="none" w:sz="0" w:space="0" w:color="auto"/>
                    <w:right w:val="none" w:sz="0" w:space="0" w:color="auto"/>
                  </w:divBdr>
                </w:div>
                <w:div w:id="2073113193">
                  <w:marLeft w:val="640"/>
                  <w:marRight w:val="0"/>
                  <w:marTop w:val="0"/>
                  <w:marBottom w:val="0"/>
                  <w:divBdr>
                    <w:top w:val="none" w:sz="0" w:space="0" w:color="auto"/>
                    <w:left w:val="none" w:sz="0" w:space="0" w:color="auto"/>
                    <w:bottom w:val="none" w:sz="0" w:space="0" w:color="auto"/>
                    <w:right w:val="none" w:sz="0" w:space="0" w:color="auto"/>
                  </w:divBdr>
                </w:div>
                <w:div w:id="1855803159">
                  <w:marLeft w:val="640"/>
                  <w:marRight w:val="0"/>
                  <w:marTop w:val="0"/>
                  <w:marBottom w:val="0"/>
                  <w:divBdr>
                    <w:top w:val="none" w:sz="0" w:space="0" w:color="auto"/>
                    <w:left w:val="none" w:sz="0" w:space="0" w:color="auto"/>
                    <w:bottom w:val="none" w:sz="0" w:space="0" w:color="auto"/>
                    <w:right w:val="none" w:sz="0" w:space="0" w:color="auto"/>
                  </w:divBdr>
                </w:div>
                <w:div w:id="886143000">
                  <w:marLeft w:val="640"/>
                  <w:marRight w:val="0"/>
                  <w:marTop w:val="0"/>
                  <w:marBottom w:val="0"/>
                  <w:divBdr>
                    <w:top w:val="none" w:sz="0" w:space="0" w:color="auto"/>
                    <w:left w:val="none" w:sz="0" w:space="0" w:color="auto"/>
                    <w:bottom w:val="none" w:sz="0" w:space="0" w:color="auto"/>
                    <w:right w:val="none" w:sz="0" w:space="0" w:color="auto"/>
                  </w:divBdr>
                </w:div>
                <w:div w:id="1516380570">
                  <w:marLeft w:val="640"/>
                  <w:marRight w:val="0"/>
                  <w:marTop w:val="0"/>
                  <w:marBottom w:val="0"/>
                  <w:divBdr>
                    <w:top w:val="none" w:sz="0" w:space="0" w:color="auto"/>
                    <w:left w:val="none" w:sz="0" w:space="0" w:color="auto"/>
                    <w:bottom w:val="none" w:sz="0" w:space="0" w:color="auto"/>
                    <w:right w:val="none" w:sz="0" w:space="0" w:color="auto"/>
                  </w:divBdr>
                </w:div>
                <w:div w:id="900480726">
                  <w:marLeft w:val="640"/>
                  <w:marRight w:val="0"/>
                  <w:marTop w:val="0"/>
                  <w:marBottom w:val="0"/>
                  <w:divBdr>
                    <w:top w:val="none" w:sz="0" w:space="0" w:color="auto"/>
                    <w:left w:val="none" w:sz="0" w:space="0" w:color="auto"/>
                    <w:bottom w:val="none" w:sz="0" w:space="0" w:color="auto"/>
                    <w:right w:val="none" w:sz="0" w:space="0" w:color="auto"/>
                  </w:divBdr>
                </w:div>
                <w:div w:id="1125149891">
                  <w:marLeft w:val="640"/>
                  <w:marRight w:val="0"/>
                  <w:marTop w:val="0"/>
                  <w:marBottom w:val="0"/>
                  <w:divBdr>
                    <w:top w:val="none" w:sz="0" w:space="0" w:color="auto"/>
                    <w:left w:val="none" w:sz="0" w:space="0" w:color="auto"/>
                    <w:bottom w:val="none" w:sz="0" w:space="0" w:color="auto"/>
                    <w:right w:val="none" w:sz="0" w:space="0" w:color="auto"/>
                  </w:divBdr>
                </w:div>
                <w:div w:id="284045809">
                  <w:marLeft w:val="640"/>
                  <w:marRight w:val="0"/>
                  <w:marTop w:val="0"/>
                  <w:marBottom w:val="0"/>
                  <w:divBdr>
                    <w:top w:val="none" w:sz="0" w:space="0" w:color="auto"/>
                    <w:left w:val="none" w:sz="0" w:space="0" w:color="auto"/>
                    <w:bottom w:val="none" w:sz="0" w:space="0" w:color="auto"/>
                    <w:right w:val="none" w:sz="0" w:space="0" w:color="auto"/>
                  </w:divBdr>
                </w:div>
                <w:div w:id="154495615">
                  <w:marLeft w:val="640"/>
                  <w:marRight w:val="0"/>
                  <w:marTop w:val="0"/>
                  <w:marBottom w:val="0"/>
                  <w:divBdr>
                    <w:top w:val="none" w:sz="0" w:space="0" w:color="auto"/>
                    <w:left w:val="none" w:sz="0" w:space="0" w:color="auto"/>
                    <w:bottom w:val="none" w:sz="0" w:space="0" w:color="auto"/>
                    <w:right w:val="none" w:sz="0" w:space="0" w:color="auto"/>
                  </w:divBdr>
                </w:div>
                <w:div w:id="630861659">
                  <w:marLeft w:val="640"/>
                  <w:marRight w:val="0"/>
                  <w:marTop w:val="0"/>
                  <w:marBottom w:val="0"/>
                  <w:divBdr>
                    <w:top w:val="none" w:sz="0" w:space="0" w:color="auto"/>
                    <w:left w:val="none" w:sz="0" w:space="0" w:color="auto"/>
                    <w:bottom w:val="none" w:sz="0" w:space="0" w:color="auto"/>
                    <w:right w:val="none" w:sz="0" w:space="0" w:color="auto"/>
                  </w:divBdr>
                </w:div>
                <w:div w:id="1580402816">
                  <w:marLeft w:val="640"/>
                  <w:marRight w:val="0"/>
                  <w:marTop w:val="0"/>
                  <w:marBottom w:val="0"/>
                  <w:divBdr>
                    <w:top w:val="none" w:sz="0" w:space="0" w:color="auto"/>
                    <w:left w:val="none" w:sz="0" w:space="0" w:color="auto"/>
                    <w:bottom w:val="none" w:sz="0" w:space="0" w:color="auto"/>
                    <w:right w:val="none" w:sz="0" w:space="0" w:color="auto"/>
                  </w:divBdr>
                </w:div>
                <w:div w:id="417138537">
                  <w:marLeft w:val="640"/>
                  <w:marRight w:val="0"/>
                  <w:marTop w:val="0"/>
                  <w:marBottom w:val="0"/>
                  <w:divBdr>
                    <w:top w:val="none" w:sz="0" w:space="0" w:color="auto"/>
                    <w:left w:val="none" w:sz="0" w:space="0" w:color="auto"/>
                    <w:bottom w:val="none" w:sz="0" w:space="0" w:color="auto"/>
                    <w:right w:val="none" w:sz="0" w:space="0" w:color="auto"/>
                  </w:divBdr>
                </w:div>
                <w:div w:id="1509101422">
                  <w:marLeft w:val="640"/>
                  <w:marRight w:val="0"/>
                  <w:marTop w:val="0"/>
                  <w:marBottom w:val="0"/>
                  <w:divBdr>
                    <w:top w:val="none" w:sz="0" w:space="0" w:color="auto"/>
                    <w:left w:val="none" w:sz="0" w:space="0" w:color="auto"/>
                    <w:bottom w:val="none" w:sz="0" w:space="0" w:color="auto"/>
                    <w:right w:val="none" w:sz="0" w:space="0" w:color="auto"/>
                  </w:divBdr>
                </w:div>
                <w:div w:id="1945336167">
                  <w:marLeft w:val="640"/>
                  <w:marRight w:val="0"/>
                  <w:marTop w:val="0"/>
                  <w:marBottom w:val="0"/>
                  <w:divBdr>
                    <w:top w:val="none" w:sz="0" w:space="0" w:color="auto"/>
                    <w:left w:val="none" w:sz="0" w:space="0" w:color="auto"/>
                    <w:bottom w:val="none" w:sz="0" w:space="0" w:color="auto"/>
                    <w:right w:val="none" w:sz="0" w:space="0" w:color="auto"/>
                  </w:divBdr>
                </w:div>
                <w:div w:id="236592633">
                  <w:marLeft w:val="640"/>
                  <w:marRight w:val="0"/>
                  <w:marTop w:val="0"/>
                  <w:marBottom w:val="0"/>
                  <w:divBdr>
                    <w:top w:val="none" w:sz="0" w:space="0" w:color="auto"/>
                    <w:left w:val="none" w:sz="0" w:space="0" w:color="auto"/>
                    <w:bottom w:val="none" w:sz="0" w:space="0" w:color="auto"/>
                    <w:right w:val="none" w:sz="0" w:space="0" w:color="auto"/>
                  </w:divBdr>
                </w:div>
                <w:div w:id="1760517439">
                  <w:marLeft w:val="640"/>
                  <w:marRight w:val="0"/>
                  <w:marTop w:val="0"/>
                  <w:marBottom w:val="0"/>
                  <w:divBdr>
                    <w:top w:val="none" w:sz="0" w:space="0" w:color="auto"/>
                    <w:left w:val="none" w:sz="0" w:space="0" w:color="auto"/>
                    <w:bottom w:val="none" w:sz="0" w:space="0" w:color="auto"/>
                    <w:right w:val="none" w:sz="0" w:space="0" w:color="auto"/>
                  </w:divBdr>
                </w:div>
                <w:div w:id="1425415385">
                  <w:marLeft w:val="640"/>
                  <w:marRight w:val="0"/>
                  <w:marTop w:val="0"/>
                  <w:marBottom w:val="0"/>
                  <w:divBdr>
                    <w:top w:val="none" w:sz="0" w:space="0" w:color="auto"/>
                    <w:left w:val="none" w:sz="0" w:space="0" w:color="auto"/>
                    <w:bottom w:val="none" w:sz="0" w:space="0" w:color="auto"/>
                    <w:right w:val="none" w:sz="0" w:space="0" w:color="auto"/>
                  </w:divBdr>
                </w:div>
                <w:div w:id="1062559724">
                  <w:marLeft w:val="640"/>
                  <w:marRight w:val="0"/>
                  <w:marTop w:val="0"/>
                  <w:marBottom w:val="0"/>
                  <w:divBdr>
                    <w:top w:val="none" w:sz="0" w:space="0" w:color="auto"/>
                    <w:left w:val="none" w:sz="0" w:space="0" w:color="auto"/>
                    <w:bottom w:val="none" w:sz="0" w:space="0" w:color="auto"/>
                    <w:right w:val="none" w:sz="0" w:space="0" w:color="auto"/>
                  </w:divBdr>
                </w:div>
                <w:div w:id="55712864">
                  <w:marLeft w:val="640"/>
                  <w:marRight w:val="0"/>
                  <w:marTop w:val="0"/>
                  <w:marBottom w:val="0"/>
                  <w:divBdr>
                    <w:top w:val="none" w:sz="0" w:space="0" w:color="auto"/>
                    <w:left w:val="none" w:sz="0" w:space="0" w:color="auto"/>
                    <w:bottom w:val="none" w:sz="0" w:space="0" w:color="auto"/>
                    <w:right w:val="none" w:sz="0" w:space="0" w:color="auto"/>
                  </w:divBdr>
                </w:div>
                <w:div w:id="754285211">
                  <w:marLeft w:val="640"/>
                  <w:marRight w:val="0"/>
                  <w:marTop w:val="0"/>
                  <w:marBottom w:val="0"/>
                  <w:divBdr>
                    <w:top w:val="none" w:sz="0" w:space="0" w:color="auto"/>
                    <w:left w:val="none" w:sz="0" w:space="0" w:color="auto"/>
                    <w:bottom w:val="none" w:sz="0" w:space="0" w:color="auto"/>
                    <w:right w:val="none" w:sz="0" w:space="0" w:color="auto"/>
                  </w:divBdr>
                </w:div>
                <w:div w:id="950549556">
                  <w:marLeft w:val="640"/>
                  <w:marRight w:val="0"/>
                  <w:marTop w:val="0"/>
                  <w:marBottom w:val="0"/>
                  <w:divBdr>
                    <w:top w:val="none" w:sz="0" w:space="0" w:color="auto"/>
                    <w:left w:val="none" w:sz="0" w:space="0" w:color="auto"/>
                    <w:bottom w:val="none" w:sz="0" w:space="0" w:color="auto"/>
                    <w:right w:val="none" w:sz="0" w:space="0" w:color="auto"/>
                  </w:divBdr>
                </w:div>
                <w:div w:id="606691115">
                  <w:marLeft w:val="640"/>
                  <w:marRight w:val="0"/>
                  <w:marTop w:val="0"/>
                  <w:marBottom w:val="0"/>
                  <w:divBdr>
                    <w:top w:val="none" w:sz="0" w:space="0" w:color="auto"/>
                    <w:left w:val="none" w:sz="0" w:space="0" w:color="auto"/>
                    <w:bottom w:val="none" w:sz="0" w:space="0" w:color="auto"/>
                    <w:right w:val="none" w:sz="0" w:space="0" w:color="auto"/>
                  </w:divBdr>
                </w:div>
                <w:div w:id="613252086">
                  <w:marLeft w:val="640"/>
                  <w:marRight w:val="0"/>
                  <w:marTop w:val="0"/>
                  <w:marBottom w:val="0"/>
                  <w:divBdr>
                    <w:top w:val="none" w:sz="0" w:space="0" w:color="auto"/>
                    <w:left w:val="none" w:sz="0" w:space="0" w:color="auto"/>
                    <w:bottom w:val="none" w:sz="0" w:space="0" w:color="auto"/>
                    <w:right w:val="none" w:sz="0" w:space="0" w:color="auto"/>
                  </w:divBdr>
                </w:div>
                <w:div w:id="711078147">
                  <w:marLeft w:val="640"/>
                  <w:marRight w:val="0"/>
                  <w:marTop w:val="0"/>
                  <w:marBottom w:val="0"/>
                  <w:divBdr>
                    <w:top w:val="none" w:sz="0" w:space="0" w:color="auto"/>
                    <w:left w:val="none" w:sz="0" w:space="0" w:color="auto"/>
                    <w:bottom w:val="none" w:sz="0" w:space="0" w:color="auto"/>
                    <w:right w:val="none" w:sz="0" w:space="0" w:color="auto"/>
                  </w:divBdr>
                </w:div>
                <w:div w:id="1253707261">
                  <w:marLeft w:val="640"/>
                  <w:marRight w:val="0"/>
                  <w:marTop w:val="0"/>
                  <w:marBottom w:val="0"/>
                  <w:divBdr>
                    <w:top w:val="none" w:sz="0" w:space="0" w:color="auto"/>
                    <w:left w:val="none" w:sz="0" w:space="0" w:color="auto"/>
                    <w:bottom w:val="none" w:sz="0" w:space="0" w:color="auto"/>
                    <w:right w:val="none" w:sz="0" w:space="0" w:color="auto"/>
                  </w:divBdr>
                </w:div>
                <w:div w:id="491920376">
                  <w:marLeft w:val="640"/>
                  <w:marRight w:val="0"/>
                  <w:marTop w:val="0"/>
                  <w:marBottom w:val="0"/>
                  <w:divBdr>
                    <w:top w:val="none" w:sz="0" w:space="0" w:color="auto"/>
                    <w:left w:val="none" w:sz="0" w:space="0" w:color="auto"/>
                    <w:bottom w:val="none" w:sz="0" w:space="0" w:color="auto"/>
                    <w:right w:val="none" w:sz="0" w:space="0" w:color="auto"/>
                  </w:divBdr>
                </w:div>
                <w:div w:id="228153792">
                  <w:marLeft w:val="640"/>
                  <w:marRight w:val="0"/>
                  <w:marTop w:val="0"/>
                  <w:marBottom w:val="0"/>
                  <w:divBdr>
                    <w:top w:val="none" w:sz="0" w:space="0" w:color="auto"/>
                    <w:left w:val="none" w:sz="0" w:space="0" w:color="auto"/>
                    <w:bottom w:val="none" w:sz="0" w:space="0" w:color="auto"/>
                    <w:right w:val="none" w:sz="0" w:space="0" w:color="auto"/>
                  </w:divBdr>
                </w:div>
                <w:div w:id="851726963">
                  <w:marLeft w:val="640"/>
                  <w:marRight w:val="0"/>
                  <w:marTop w:val="0"/>
                  <w:marBottom w:val="0"/>
                  <w:divBdr>
                    <w:top w:val="none" w:sz="0" w:space="0" w:color="auto"/>
                    <w:left w:val="none" w:sz="0" w:space="0" w:color="auto"/>
                    <w:bottom w:val="none" w:sz="0" w:space="0" w:color="auto"/>
                    <w:right w:val="none" w:sz="0" w:space="0" w:color="auto"/>
                  </w:divBdr>
                </w:div>
                <w:div w:id="555818087">
                  <w:marLeft w:val="640"/>
                  <w:marRight w:val="0"/>
                  <w:marTop w:val="0"/>
                  <w:marBottom w:val="0"/>
                  <w:divBdr>
                    <w:top w:val="none" w:sz="0" w:space="0" w:color="auto"/>
                    <w:left w:val="none" w:sz="0" w:space="0" w:color="auto"/>
                    <w:bottom w:val="none" w:sz="0" w:space="0" w:color="auto"/>
                    <w:right w:val="none" w:sz="0" w:space="0" w:color="auto"/>
                  </w:divBdr>
                </w:div>
                <w:div w:id="920258654">
                  <w:marLeft w:val="640"/>
                  <w:marRight w:val="0"/>
                  <w:marTop w:val="0"/>
                  <w:marBottom w:val="0"/>
                  <w:divBdr>
                    <w:top w:val="none" w:sz="0" w:space="0" w:color="auto"/>
                    <w:left w:val="none" w:sz="0" w:space="0" w:color="auto"/>
                    <w:bottom w:val="none" w:sz="0" w:space="0" w:color="auto"/>
                    <w:right w:val="none" w:sz="0" w:space="0" w:color="auto"/>
                  </w:divBdr>
                </w:div>
                <w:div w:id="239488551">
                  <w:marLeft w:val="640"/>
                  <w:marRight w:val="0"/>
                  <w:marTop w:val="0"/>
                  <w:marBottom w:val="0"/>
                  <w:divBdr>
                    <w:top w:val="none" w:sz="0" w:space="0" w:color="auto"/>
                    <w:left w:val="none" w:sz="0" w:space="0" w:color="auto"/>
                    <w:bottom w:val="none" w:sz="0" w:space="0" w:color="auto"/>
                    <w:right w:val="none" w:sz="0" w:space="0" w:color="auto"/>
                  </w:divBdr>
                </w:div>
                <w:div w:id="1499808580">
                  <w:marLeft w:val="640"/>
                  <w:marRight w:val="0"/>
                  <w:marTop w:val="0"/>
                  <w:marBottom w:val="0"/>
                  <w:divBdr>
                    <w:top w:val="none" w:sz="0" w:space="0" w:color="auto"/>
                    <w:left w:val="none" w:sz="0" w:space="0" w:color="auto"/>
                    <w:bottom w:val="none" w:sz="0" w:space="0" w:color="auto"/>
                    <w:right w:val="none" w:sz="0" w:space="0" w:color="auto"/>
                  </w:divBdr>
                </w:div>
                <w:div w:id="877860324">
                  <w:marLeft w:val="640"/>
                  <w:marRight w:val="0"/>
                  <w:marTop w:val="0"/>
                  <w:marBottom w:val="0"/>
                  <w:divBdr>
                    <w:top w:val="none" w:sz="0" w:space="0" w:color="auto"/>
                    <w:left w:val="none" w:sz="0" w:space="0" w:color="auto"/>
                    <w:bottom w:val="none" w:sz="0" w:space="0" w:color="auto"/>
                    <w:right w:val="none" w:sz="0" w:space="0" w:color="auto"/>
                  </w:divBdr>
                </w:div>
                <w:div w:id="1385106761">
                  <w:marLeft w:val="640"/>
                  <w:marRight w:val="0"/>
                  <w:marTop w:val="0"/>
                  <w:marBottom w:val="0"/>
                  <w:divBdr>
                    <w:top w:val="none" w:sz="0" w:space="0" w:color="auto"/>
                    <w:left w:val="none" w:sz="0" w:space="0" w:color="auto"/>
                    <w:bottom w:val="none" w:sz="0" w:space="0" w:color="auto"/>
                    <w:right w:val="none" w:sz="0" w:space="0" w:color="auto"/>
                  </w:divBdr>
                </w:div>
                <w:div w:id="824278271">
                  <w:marLeft w:val="640"/>
                  <w:marRight w:val="0"/>
                  <w:marTop w:val="0"/>
                  <w:marBottom w:val="0"/>
                  <w:divBdr>
                    <w:top w:val="none" w:sz="0" w:space="0" w:color="auto"/>
                    <w:left w:val="none" w:sz="0" w:space="0" w:color="auto"/>
                    <w:bottom w:val="none" w:sz="0" w:space="0" w:color="auto"/>
                    <w:right w:val="none" w:sz="0" w:space="0" w:color="auto"/>
                  </w:divBdr>
                </w:div>
                <w:div w:id="31660873">
                  <w:marLeft w:val="640"/>
                  <w:marRight w:val="0"/>
                  <w:marTop w:val="0"/>
                  <w:marBottom w:val="0"/>
                  <w:divBdr>
                    <w:top w:val="none" w:sz="0" w:space="0" w:color="auto"/>
                    <w:left w:val="none" w:sz="0" w:space="0" w:color="auto"/>
                    <w:bottom w:val="none" w:sz="0" w:space="0" w:color="auto"/>
                    <w:right w:val="none" w:sz="0" w:space="0" w:color="auto"/>
                  </w:divBdr>
                </w:div>
                <w:div w:id="1393962019">
                  <w:marLeft w:val="640"/>
                  <w:marRight w:val="0"/>
                  <w:marTop w:val="0"/>
                  <w:marBottom w:val="0"/>
                  <w:divBdr>
                    <w:top w:val="none" w:sz="0" w:space="0" w:color="auto"/>
                    <w:left w:val="none" w:sz="0" w:space="0" w:color="auto"/>
                    <w:bottom w:val="none" w:sz="0" w:space="0" w:color="auto"/>
                    <w:right w:val="none" w:sz="0" w:space="0" w:color="auto"/>
                  </w:divBdr>
                </w:div>
                <w:div w:id="1104768861">
                  <w:marLeft w:val="640"/>
                  <w:marRight w:val="0"/>
                  <w:marTop w:val="0"/>
                  <w:marBottom w:val="0"/>
                  <w:divBdr>
                    <w:top w:val="none" w:sz="0" w:space="0" w:color="auto"/>
                    <w:left w:val="none" w:sz="0" w:space="0" w:color="auto"/>
                    <w:bottom w:val="none" w:sz="0" w:space="0" w:color="auto"/>
                    <w:right w:val="none" w:sz="0" w:space="0" w:color="auto"/>
                  </w:divBdr>
                </w:div>
                <w:div w:id="1697727796">
                  <w:marLeft w:val="640"/>
                  <w:marRight w:val="0"/>
                  <w:marTop w:val="0"/>
                  <w:marBottom w:val="0"/>
                  <w:divBdr>
                    <w:top w:val="none" w:sz="0" w:space="0" w:color="auto"/>
                    <w:left w:val="none" w:sz="0" w:space="0" w:color="auto"/>
                    <w:bottom w:val="none" w:sz="0" w:space="0" w:color="auto"/>
                    <w:right w:val="none" w:sz="0" w:space="0" w:color="auto"/>
                  </w:divBdr>
                </w:div>
                <w:div w:id="1875387776">
                  <w:marLeft w:val="640"/>
                  <w:marRight w:val="0"/>
                  <w:marTop w:val="0"/>
                  <w:marBottom w:val="0"/>
                  <w:divBdr>
                    <w:top w:val="none" w:sz="0" w:space="0" w:color="auto"/>
                    <w:left w:val="none" w:sz="0" w:space="0" w:color="auto"/>
                    <w:bottom w:val="none" w:sz="0" w:space="0" w:color="auto"/>
                    <w:right w:val="none" w:sz="0" w:space="0" w:color="auto"/>
                  </w:divBdr>
                </w:div>
                <w:div w:id="604004125">
                  <w:marLeft w:val="640"/>
                  <w:marRight w:val="0"/>
                  <w:marTop w:val="0"/>
                  <w:marBottom w:val="0"/>
                  <w:divBdr>
                    <w:top w:val="none" w:sz="0" w:space="0" w:color="auto"/>
                    <w:left w:val="none" w:sz="0" w:space="0" w:color="auto"/>
                    <w:bottom w:val="none" w:sz="0" w:space="0" w:color="auto"/>
                    <w:right w:val="none" w:sz="0" w:space="0" w:color="auto"/>
                  </w:divBdr>
                </w:div>
                <w:div w:id="2067609192">
                  <w:marLeft w:val="640"/>
                  <w:marRight w:val="0"/>
                  <w:marTop w:val="0"/>
                  <w:marBottom w:val="0"/>
                  <w:divBdr>
                    <w:top w:val="none" w:sz="0" w:space="0" w:color="auto"/>
                    <w:left w:val="none" w:sz="0" w:space="0" w:color="auto"/>
                    <w:bottom w:val="none" w:sz="0" w:space="0" w:color="auto"/>
                    <w:right w:val="none" w:sz="0" w:space="0" w:color="auto"/>
                  </w:divBdr>
                </w:div>
                <w:div w:id="1293168380">
                  <w:marLeft w:val="640"/>
                  <w:marRight w:val="0"/>
                  <w:marTop w:val="0"/>
                  <w:marBottom w:val="0"/>
                  <w:divBdr>
                    <w:top w:val="none" w:sz="0" w:space="0" w:color="auto"/>
                    <w:left w:val="none" w:sz="0" w:space="0" w:color="auto"/>
                    <w:bottom w:val="none" w:sz="0" w:space="0" w:color="auto"/>
                    <w:right w:val="none" w:sz="0" w:space="0" w:color="auto"/>
                  </w:divBdr>
                </w:div>
                <w:div w:id="564336032">
                  <w:marLeft w:val="640"/>
                  <w:marRight w:val="0"/>
                  <w:marTop w:val="0"/>
                  <w:marBottom w:val="0"/>
                  <w:divBdr>
                    <w:top w:val="none" w:sz="0" w:space="0" w:color="auto"/>
                    <w:left w:val="none" w:sz="0" w:space="0" w:color="auto"/>
                    <w:bottom w:val="none" w:sz="0" w:space="0" w:color="auto"/>
                    <w:right w:val="none" w:sz="0" w:space="0" w:color="auto"/>
                  </w:divBdr>
                </w:div>
                <w:div w:id="429161660">
                  <w:marLeft w:val="640"/>
                  <w:marRight w:val="0"/>
                  <w:marTop w:val="0"/>
                  <w:marBottom w:val="0"/>
                  <w:divBdr>
                    <w:top w:val="none" w:sz="0" w:space="0" w:color="auto"/>
                    <w:left w:val="none" w:sz="0" w:space="0" w:color="auto"/>
                    <w:bottom w:val="none" w:sz="0" w:space="0" w:color="auto"/>
                    <w:right w:val="none" w:sz="0" w:space="0" w:color="auto"/>
                  </w:divBdr>
                </w:div>
                <w:div w:id="1870334849">
                  <w:marLeft w:val="640"/>
                  <w:marRight w:val="0"/>
                  <w:marTop w:val="0"/>
                  <w:marBottom w:val="0"/>
                  <w:divBdr>
                    <w:top w:val="none" w:sz="0" w:space="0" w:color="auto"/>
                    <w:left w:val="none" w:sz="0" w:space="0" w:color="auto"/>
                    <w:bottom w:val="none" w:sz="0" w:space="0" w:color="auto"/>
                    <w:right w:val="none" w:sz="0" w:space="0" w:color="auto"/>
                  </w:divBdr>
                </w:div>
                <w:div w:id="1307785224">
                  <w:marLeft w:val="640"/>
                  <w:marRight w:val="0"/>
                  <w:marTop w:val="0"/>
                  <w:marBottom w:val="0"/>
                  <w:divBdr>
                    <w:top w:val="none" w:sz="0" w:space="0" w:color="auto"/>
                    <w:left w:val="none" w:sz="0" w:space="0" w:color="auto"/>
                    <w:bottom w:val="none" w:sz="0" w:space="0" w:color="auto"/>
                    <w:right w:val="none" w:sz="0" w:space="0" w:color="auto"/>
                  </w:divBdr>
                </w:div>
                <w:div w:id="598954648">
                  <w:marLeft w:val="640"/>
                  <w:marRight w:val="0"/>
                  <w:marTop w:val="0"/>
                  <w:marBottom w:val="0"/>
                  <w:divBdr>
                    <w:top w:val="none" w:sz="0" w:space="0" w:color="auto"/>
                    <w:left w:val="none" w:sz="0" w:space="0" w:color="auto"/>
                    <w:bottom w:val="none" w:sz="0" w:space="0" w:color="auto"/>
                    <w:right w:val="none" w:sz="0" w:space="0" w:color="auto"/>
                  </w:divBdr>
                </w:div>
                <w:div w:id="865213073">
                  <w:marLeft w:val="640"/>
                  <w:marRight w:val="0"/>
                  <w:marTop w:val="0"/>
                  <w:marBottom w:val="0"/>
                  <w:divBdr>
                    <w:top w:val="none" w:sz="0" w:space="0" w:color="auto"/>
                    <w:left w:val="none" w:sz="0" w:space="0" w:color="auto"/>
                    <w:bottom w:val="none" w:sz="0" w:space="0" w:color="auto"/>
                    <w:right w:val="none" w:sz="0" w:space="0" w:color="auto"/>
                  </w:divBdr>
                </w:div>
                <w:div w:id="831022695">
                  <w:marLeft w:val="640"/>
                  <w:marRight w:val="0"/>
                  <w:marTop w:val="0"/>
                  <w:marBottom w:val="0"/>
                  <w:divBdr>
                    <w:top w:val="none" w:sz="0" w:space="0" w:color="auto"/>
                    <w:left w:val="none" w:sz="0" w:space="0" w:color="auto"/>
                    <w:bottom w:val="none" w:sz="0" w:space="0" w:color="auto"/>
                    <w:right w:val="none" w:sz="0" w:space="0" w:color="auto"/>
                  </w:divBdr>
                </w:div>
                <w:div w:id="356464337">
                  <w:marLeft w:val="640"/>
                  <w:marRight w:val="0"/>
                  <w:marTop w:val="0"/>
                  <w:marBottom w:val="0"/>
                  <w:divBdr>
                    <w:top w:val="none" w:sz="0" w:space="0" w:color="auto"/>
                    <w:left w:val="none" w:sz="0" w:space="0" w:color="auto"/>
                    <w:bottom w:val="none" w:sz="0" w:space="0" w:color="auto"/>
                    <w:right w:val="none" w:sz="0" w:space="0" w:color="auto"/>
                  </w:divBdr>
                </w:div>
                <w:div w:id="418720098">
                  <w:marLeft w:val="640"/>
                  <w:marRight w:val="0"/>
                  <w:marTop w:val="0"/>
                  <w:marBottom w:val="0"/>
                  <w:divBdr>
                    <w:top w:val="none" w:sz="0" w:space="0" w:color="auto"/>
                    <w:left w:val="none" w:sz="0" w:space="0" w:color="auto"/>
                    <w:bottom w:val="none" w:sz="0" w:space="0" w:color="auto"/>
                    <w:right w:val="none" w:sz="0" w:space="0" w:color="auto"/>
                  </w:divBdr>
                </w:div>
                <w:div w:id="713312984">
                  <w:marLeft w:val="640"/>
                  <w:marRight w:val="0"/>
                  <w:marTop w:val="0"/>
                  <w:marBottom w:val="0"/>
                  <w:divBdr>
                    <w:top w:val="none" w:sz="0" w:space="0" w:color="auto"/>
                    <w:left w:val="none" w:sz="0" w:space="0" w:color="auto"/>
                    <w:bottom w:val="none" w:sz="0" w:space="0" w:color="auto"/>
                    <w:right w:val="none" w:sz="0" w:space="0" w:color="auto"/>
                  </w:divBdr>
                </w:div>
                <w:div w:id="1756902972">
                  <w:marLeft w:val="640"/>
                  <w:marRight w:val="0"/>
                  <w:marTop w:val="0"/>
                  <w:marBottom w:val="0"/>
                  <w:divBdr>
                    <w:top w:val="none" w:sz="0" w:space="0" w:color="auto"/>
                    <w:left w:val="none" w:sz="0" w:space="0" w:color="auto"/>
                    <w:bottom w:val="none" w:sz="0" w:space="0" w:color="auto"/>
                    <w:right w:val="none" w:sz="0" w:space="0" w:color="auto"/>
                  </w:divBdr>
                </w:div>
                <w:div w:id="971668761">
                  <w:marLeft w:val="640"/>
                  <w:marRight w:val="0"/>
                  <w:marTop w:val="0"/>
                  <w:marBottom w:val="0"/>
                  <w:divBdr>
                    <w:top w:val="none" w:sz="0" w:space="0" w:color="auto"/>
                    <w:left w:val="none" w:sz="0" w:space="0" w:color="auto"/>
                    <w:bottom w:val="none" w:sz="0" w:space="0" w:color="auto"/>
                    <w:right w:val="none" w:sz="0" w:space="0" w:color="auto"/>
                  </w:divBdr>
                </w:div>
              </w:divsChild>
            </w:div>
            <w:div w:id="1229615841">
              <w:marLeft w:val="0"/>
              <w:marRight w:val="0"/>
              <w:marTop w:val="0"/>
              <w:marBottom w:val="0"/>
              <w:divBdr>
                <w:top w:val="none" w:sz="0" w:space="0" w:color="auto"/>
                <w:left w:val="none" w:sz="0" w:space="0" w:color="auto"/>
                <w:bottom w:val="none" w:sz="0" w:space="0" w:color="auto"/>
                <w:right w:val="none" w:sz="0" w:space="0" w:color="auto"/>
              </w:divBdr>
              <w:divsChild>
                <w:div w:id="30498137">
                  <w:marLeft w:val="640"/>
                  <w:marRight w:val="0"/>
                  <w:marTop w:val="0"/>
                  <w:marBottom w:val="0"/>
                  <w:divBdr>
                    <w:top w:val="none" w:sz="0" w:space="0" w:color="auto"/>
                    <w:left w:val="none" w:sz="0" w:space="0" w:color="auto"/>
                    <w:bottom w:val="none" w:sz="0" w:space="0" w:color="auto"/>
                    <w:right w:val="none" w:sz="0" w:space="0" w:color="auto"/>
                  </w:divBdr>
                </w:div>
                <w:div w:id="826944623">
                  <w:marLeft w:val="640"/>
                  <w:marRight w:val="0"/>
                  <w:marTop w:val="0"/>
                  <w:marBottom w:val="0"/>
                  <w:divBdr>
                    <w:top w:val="none" w:sz="0" w:space="0" w:color="auto"/>
                    <w:left w:val="none" w:sz="0" w:space="0" w:color="auto"/>
                    <w:bottom w:val="none" w:sz="0" w:space="0" w:color="auto"/>
                    <w:right w:val="none" w:sz="0" w:space="0" w:color="auto"/>
                  </w:divBdr>
                </w:div>
                <w:div w:id="1138038509">
                  <w:marLeft w:val="640"/>
                  <w:marRight w:val="0"/>
                  <w:marTop w:val="0"/>
                  <w:marBottom w:val="0"/>
                  <w:divBdr>
                    <w:top w:val="none" w:sz="0" w:space="0" w:color="auto"/>
                    <w:left w:val="none" w:sz="0" w:space="0" w:color="auto"/>
                    <w:bottom w:val="none" w:sz="0" w:space="0" w:color="auto"/>
                    <w:right w:val="none" w:sz="0" w:space="0" w:color="auto"/>
                  </w:divBdr>
                </w:div>
                <w:div w:id="432164757">
                  <w:marLeft w:val="640"/>
                  <w:marRight w:val="0"/>
                  <w:marTop w:val="0"/>
                  <w:marBottom w:val="0"/>
                  <w:divBdr>
                    <w:top w:val="none" w:sz="0" w:space="0" w:color="auto"/>
                    <w:left w:val="none" w:sz="0" w:space="0" w:color="auto"/>
                    <w:bottom w:val="none" w:sz="0" w:space="0" w:color="auto"/>
                    <w:right w:val="none" w:sz="0" w:space="0" w:color="auto"/>
                  </w:divBdr>
                </w:div>
                <w:div w:id="775757122">
                  <w:marLeft w:val="640"/>
                  <w:marRight w:val="0"/>
                  <w:marTop w:val="0"/>
                  <w:marBottom w:val="0"/>
                  <w:divBdr>
                    <w:top w:val="none" w:sz="0" w:space="0" w:color="auto"/>
                    <w:left w:val="none" w:sz="0" w:space="0" w:color="auto"/>
                    <w:bottom w:val="none" w:sz="0" w:space="0" w:color="auto"/>
                    <w:right w:val="none" w:sz="0" w:space="0" w:color="auto"/>
                  </w:divBdr>
                </w:div>
                <w:div w:id="1985159922">
                  <w:marLeft w:val="640"/>
                  <w:marRight w:val="0"/>
                  <w:marTop w:val="0"/>
                  <w:marBottom w:val="0"/>
                  <w:divBdr>
                    <w:top w:val="none" w:sz="0" w:space="0" w:color="auto"/>
                    <w:left w:val="none" w:sz="0" w:space="0" w:color="auto"/>
                    <w:bottom w:val="none" w:sz="0" w:space="0" w:color="auto"/>
                    <w:right w:val="none" w:sz="0" w:space="0" w:color="auto"/>
                  </w:divBdr>
                </w:div>
                <w:div w:id="859663093">
                  <w:marLeft w:val="640"/>
                  <w:marRight w:val="0"/>
                  <w:marTop w:val="0"/>
                  <w:marBottom w:val="0"/>
                  <w:divBdr>
                    <w:top w:val="none" w:sz="0" w:space="0" w:color="auto"/>
                    <w:left w:val="none" w:sz="0" w:space="0" w:color="auto"/>
                    <w:bottom w:val="none" w:sz="0" w:space="0" w:color="auto"/>
                    <w:right w:val="none" w:sz="0" w:space="0" w:color="auto"/>
                  </w:divBdr>
                </w:div>
                <w:div w:id="1743985824">
                  <w:marLeft w:val="640"/>
                  <w:marRight w:val="0"/>
                  <w:marTop w:val="0"/>
                  <w:marBottom w:val="0"/>
                  <w:divBdr>
                    <w:top w:val="none" w:sz="0" w:space="0" w:color="auto"/>
                    <w:left w:val="none" w:sz="0" w:space="0" w:color="auto"/>
                    <w:bottom w:val="none" w:sz="0" w:space="0" w:color="auto"/>
                    <w:right w:val="none" w:sz="0" w:space="0" w:color="auto"/>
                  </w:divBdr>
                </w:div>
                <w:div w:id="1174536269">
                  <w:marLeft w:val="640"/>
                  <w:marRight w:val="0"/>
                  <w:marTop w:val="0"/>
                  <w:marBottom w:val="0"/>
                  <w:divBdr>
                    <w:top w:val="none" w:sz="0" w:space="0" w:color="auto"/>
                    <w:left w:val="none" w:sz="0" w:space="0" w:color="auto"/>
                    <w:bottom w:val="none" w:sz="0" w:space="0" w:color="auto"/>
                    <w:right w:val="none" w:sz="0" w:space="0" w:color="auto"/>
                  </w:divBdr>
                </w:div>
                <w:div w:id="472143221">
                  <w:marLeft w:val="640"/>
                  <w:marRight w:val="0"/>
                  <w:marTop w:val="0"/>
                  <w:marBottom w:val="0"/>
                  <w:divBdr>
                    <w:top w:val="none" w:sz="0" w:space="0" w:color="auto"/>
                    <w:left w:val="none" w:sz="0" w:space="0" w:color="auto"/>
                    <w:bottom w:val="none" w:sz="0" w:space="0" w:color="auto"/>
                    <w:right w:val="none" w:sz="0" w:space="0" w:color="auto"/>
                  </w:divBdr>
                </w:div>
                <w:div w:id="425078345">
                  <w:marLeft w:val="640"/>
                  <w:marRight w:val="0"/>
                  <w:marTop w:val="0"/>
                  <w:marBottom w:val="0"/>
                  <w:divBdr>
                    <w:top w:val="none" w:sz="0" w:space="0" w:color="auto"/>
                    <w:left w:val="none" w:sz="0" w:space="0" w:color="auto"/>
                    <w:bottom w:val="none" w:sz="0" w:space="0" w:color="auto"/>
                    <w:right w:val="none" w:sz="0" w:space="0" w:color="auto"/>
                  </w:divBdr>
                </w:div>
                <w:div w:id="925267466">
                  <w:marLeft w:val="640"/>
                  <w:marRight w:val="0"/>
                  <w:marTop w:val="0"/>
                  <w:marBottom w:val="0"/>
                  <w:divBdr>
                    <w:top w:val="none" w:sz="0" w:space="0" w:color="auto"/>
                    <w:left w:val="none" w:sz="0" w:space="0" w:color="auto"/>
                    <w:bottom w:val="none" w:sz="0" w:space="0" w:color="auto"/>
                    <w:right w:val="none" w:sz="0" w:space="0" w:color="auto"/>
                  </w:divBdr>
                </w:div>
                <w:div w:id="434181358">
                  <w:marLeft w:val="640"/>
                  <w:marRight w:val="0"/>
                  <w:marTop w:val="0"/>
                  <w:marBottom w:val="0"/>
                  <w:divBdr>
                    <w:top w:val="none" w:sz="0" w:space="0" w:color="auto"/>
                    <w:left w:val="none" w:sz="0" w:space="0" w:color="auto"/>
                    <w:bottom w:val="none" w:sz="0" w:space="0" w:color="auto"/>
                    <w:right w:val="none" w:sz="0" w:space="0" w:color="auto"/>
                  </w:divBdr>
                </w:div>
                <w:div w:id="1791779990">
                  <w:marLeft w:val="640"/>
                  <w:marRight w:val="0"/>
                  <w:marTop w:val="0"/>
                  <w:marBottom w:val="0"/>
                  <w:divBdr>
                    <w:top w:val="none" w:sz="0" w:space="0" w:color="auto"/>
                    <w:left w:val="none" w:sz="0" w:space="0" w:color="auto"/>
                    <w:bottom w:val="none" w:sz="0" w:space="0" w:color="auto"/>
                    <w:right w:val="none" w:sz="0" w:space="0" w:color="auto"/>
                  </w:divBdr>
                </w:div>
                <w:div w:id="1986468896">
                  <w:marLeft w:val="640"/>
                  <w:marRight w:val="0"/>
                  <w:marTop w:val="0"/>
                  <w:marBottom w:val="0"/>
                  <w:divBdr>
                    <w:top w:val="none" w:sz="0" w:space="0" w:color="auto"/>
                    <w:left w:val="none" w:sz="0" w:space="0" w:color="auto"/>
                    <w:bottom w:val="none" w:sz="0" w:space="0" w:color="auto"/>
                    <w:right w:val="none" w:sz="0" w:space="0" w:color="auto"/>
                  </w:divBdr>
                </w:div>
                <w:div w:id="31617097">
                  <w:marLeft w:val="640"/>
                  <w:marRight w:val="0"/>
                  <w:marTop w:val="0"/>
                  <w:marBottom w:val="0"/>
                  <w:divBdr>
                    <w:top w:val="none" w:sz="0" w:space="0" w:color="auto"/>
                    <w:left w:val="none" w:sz="0" w:space="0" w:color="auto"/>
                    <w:bottom w:val="none" w:sz="0" w:space="0" w:color="auto"/>
                    <w:right w:val="none" w:sz="0" w:space="0" w:color="auto"/>
                  </w:divBdr>
                </w:div>
                <w:div w:id="1315336948">
                  <w:marLeft w:val="640"/>
                  <w:marRight w:val="0"/>
                  <w:marTop w:val="0"/>
                  <w:marBottom w:val="0"/>
                  <w:divBdr>
                    <w:top w:val="none" w:sz="0" w:space="0" w:color="auto"/>
                    <w:left w:val="none" w:sz="0" w:space="0" w:color="auto"/>
                    <w:bottom w:val="none" w:sz="0" w:space="0" w:color="auto"/>
                    <w:right w:val="none" w:sz="0" w:space="0" w:color="auto"/>
                  </w:divBdr>
                </w:div>
                <w:div w:id="748505864">
                  <w:marLeft w:val="640"/>
                  <w:marRight w:val="0"/>
                  <w:marTop w:val="0"/>
                  <w:marBottom w:val="0"/>
                  <w:divBdr>
                    <w:top w:val="none" w:sz="0" w:space="0" w:color="auto"/>
                    <w:left w:val="none" w:sz="0" w:space="0" w:color="auto"/>
                    <w:bottom w:val="none" w:sz="0" w:space="0" w:color="auto"/>
                    <w:right w:val="none" w:sz="0" w:space="0" w:color="auto"/>
                  </w:divBdr>
                </w:div>
                <w:div w:id="266159723">
                  <w:marLeft w:val="640"/>
                  <w:marRight w:val="0"/>
                  <w:marTop w:val="0"/>
                  <w:marBottom w:val="0"/>
                  <w:divBdr>
                    <w:top w:val="none" w:sz="0" w:space="0" w:color="auto"/>
                    <w:left w:val="none" w:sz="0" w:space="0" w:color="auto"/>
                    <w:bottom w:val="none" w:sz="0" w:space="0" w:color="auto"/>
                    <w:right w:val="none" w:sz="0" w:space="0" w:color="auto"/>
                  </w:divBdr>
                </w:div>
                <w:div w:id="573469466">
                  <w:marLeft w:val="640"/>
                  <w:marRight w:val="0"/>
                  <w:marTop w:val="0"/>
                  <w:marBottom w:val="0"/>
                  <w:divBdr>
                    <w:top w:val="none" w:sz="0" w:space="0" w:color="auto"/>
                    <w:left w:val="none" w:sz="0" w:space="0" w:color="auto"/>
                    <w:bottom w:val="none" w:sz="0" w:space="0" w:color="auto"/>
                    <w:right w:val="none" w:sz="0" w:space="0" w:color="auto"/>
                  </w:divBdr>
                </w:div>
                <w:div w:id="1685479967">
                  <w:marLeft w:val="640"/>
                  <w:marRight w:val="0"/>
                  <w:marTop w:val="0"/>
                  <w:marBottom w:val="0"/>
                  <w:divBdr>
                    <w:top w:val="none" w:sz="0" w:space="0" w:color="auto"/>
                    <w:left w:val="none" w:sz="0" w:space="0" w:color="auto"/>
                    <w:bottom w:val="none" w:sz="0" w:space="0" w:color="auto"/>
                    <w:right w:val="none" w:sz="0" w:space="0" w:color="auto"/>
                  </w:divBdr>
                </w:div>
                <w:div w:id="1460225109">
                  <w:marLeft w:val="640"/>
                  <w:marRight w:val="0"/>
                  <w:marTop w:val="0"/>
                  <w:marBottom w:val="0"/>
                  <w:divBdr>
                    <w:top w:val="none" w:sz="0" w:space="0" w:color="auto"/>
                    <w:left w:val="none" w:sz="0" w:space="0" w:color="auto"/>
                    <w:bottom w:val="none" w:sz="0" w:space="0" w:color="auto"/>
                    <w:right w:val="none" w:sz="0" w:space="0" w:color="auto"/>
                  </w:divBdr>
                </w:div>
                <w:div w:id="498037743">
                  <w:marLeft w:val="640"/>
                  <w:marRight w:val="0"/>
                  <w:marTop w:val="0"/>
                  <w:marBottom w:val="0"/>
                  <w:divBdr>
                    <w:top w:val="none" w:sz="0" w:space="0" w:color="auto"/>
                    <w:left w:val="none" w:sz="0" w:space="0" w:color="auto"/>
                    <w:bottom w:val="none" w:sz="0" w:space="0" w:color="auto"/>
                    <w:right w:val="none" w:sz="0" w:space="0" w:color="auto"/>
                  </w:divBdr>
                </w:div>
                <w:div w:id="1391149885">
                  <w:marLeft w:val="640"/>
                  <w:marRight w:val="0"/>
                  <w:marTop w:val="0"/>
                  <w:marBottom w:val="0"/>
                  <w:divBdr>
                    <w:top w:val="none" w:sz="0" w:space="0" w:color="auto"/>
                    <w:left w:val="none" w:sz="0" w:space="0" w:color="auto"/>
                    <w:bottom w:val="none" w:sz="0" w:space="0" w:color="auto"/>
                    <w:right w:val="none" w:sz="0" w:space="0" w:color="auto"/>
                  </w:divBdr>
                </w:div>
                <w:div w:id="470752981">
                  <w:marLeft w:val="640"/>
                  <w:marRight w:val="0"/>
                  <w:marTop w:val="0"/>
                  <w:marBottom w:val="0"/>
                  <w:divBdr>
                    <w:top w:val="none" w:sz="0" w:space="0" w:color="auto"/>
                    <w:left w:val="none" w:sz="0" w:space="0" w:color="auto"/>
                    <w:bottom w:val="none" w:sz="0" w:space="0" w:color="auto"/>
                    <w:right w:val="none" w:sz="0" w:space="0" w:color="auto"/>
                  </w:divBdr>
                </w:div>
                <w:div w:id="1708523942">
                  <w:marLeft w:val="640"/>
                  <w:marRight w:val="0"/>
                  <w:marTop w:val="0"/>
                  <w:marBottom w:val="0"/>
                  <w:divBdr>
                    <w:top w:val="none" w:sz="0" w:space="0" w:color="auto"/>
                    <w:left w:val="none" w:sz="0" w:space="0" w:color="auto"/>
                    <w:bottom w:val="none" w:sz="0" w:space="0" w:color="auto"/>
                    <w:right w:val="none" w:sz="0" w:space="0" w:color="auto"/>
                  </w:divBdr>
                </w:div>
                <w:div w:id="1067145123">
                  <w:marLeft w:val="640"/>
                  <w:marRight w:val="0"/>
                  <w:marTop w:val="0"/>
                  <w:marBottom w:val="0"/>
                  <w:divBdr>
                    <w:top w:val="none" w:sz="0" w:space="0" w:color="auto"/>
                    <w:left w:val="none" w:sz="0" w:space="0" w:color="auto"/>
                    <w:bottom w:val="none" w:sz="0" w:space="0" w:color="auto"/>
                    <w:right w:val="none" w:sz="0" w:space="0" w:color="auto"/>
                  </w:divBdr>
                </w:div>
                <w:div w:id="422383038">
                  <w:marLeft w:val="640"/>
                  <w:marRight w:val="0"/>
                  <w:marTop w:val="0"/>
                  <w:marBottom w:val="0"/>
                  <w:divBdr>
                    <w:top w:val="none" w:sz="0" w:space="0" w:color="auto"/>
                    <w:left w:val="none" w:sz="0" w:space="0" w:color="auto"/>
                    <w:bottom w:val="none" w:sz="0" w:space="0" w:color="auto"/>
                    <w:right w:val="none" w:sz="0" w:space="0" w:color="auto"/>
                  </w:divBdr>
                </w:div>
                <w:div w:id="1099133308">
                  <w:marLeft w:val="640"/>
                  <w:marRight w:val="0"/>
                  <w:marTop w:val="0"/>
                  <w:marBottom w:val="0"/>
                  <w:divBdr>
                    <w:top w:val="none" w:sz="0" w:space="0" w:color="auto"/>
                    <w:left w:val="none" w:sz="0" w:space="0" w:color="auto"/>
                    <w:bottom w:val="none" w:sz="0" w:space="0" w:color="auto"/>
                    <w:right w:val="none" w:sz="0" w:space="0" w:color="auto"/>
                  </w:divBdr>
                </w:div>
                <w:div w:id="1337921756">
                  <w:marLeft w:val="640"/>
                  <w:marRight w:val="0"/>
                  <w:marTop w:val="0"/>
                  <w:marBottom w:val="0"/>
                  <w:divBdr>
                    <w:top w:val="none" w:sz="0" w:space="0" w:color="auto"/>
                    <w:left w:val="none" w:sz="0" w:space="0" w:color="auto"/>
                    <w:bottom w:val="none" w:sz="0" w:space="0" w:color="auto"/>
                    <w:right w:val="none" w:sz="0" w:space="0" w:color="auto"/>
                  </w:divBdr>
                </w:div>
                <w:div w:id="1575427925">
                  <w:marLeft w:val="640"/>
                  <w:marRight w:val="0"/>
                  <w:marTop w:val="0"/>
                  <w:marBottom w:val="0"/>
                  <w:divBdr>
                    <w:top w:val="none" w:sz="0" w:space="0" w:color="auto"/>
                    <w:left w:val="none" w:sz="0" w:space="0" w:color="auto"/>
                    <w:bottom w:val="none" w:sz="0" w:space="0" w:color="auto"/>
                    <w:right w:val="none" w:sz="0" w:space="0" w:color="auto"/>
                  </w:divBdr>
                </w:div>
                <w:div w:id="135681266">
                  <w:marLeft w:val="640"/>
                  <w:marRight w:val="0"/>
                  <w:marTop w:val="0"/>
                  <w:marBottom w:val="0"/>
                  <w:divBdr>
                    <w:top w:val="none" w:sz="0" w:space="0" w:color="auto"/>
                    <w:left w:val="none" w:sz="0" w:space="0" w:color="auto"/>
                    <w:bottom w:val="none" w:sz="0" w:space="0" w:color="auto"/>
                    <w:right w:val="none" w:sz="0" w:space="0" w:color="auto"/>
                  </w:divBdr>
                </w:div>
                <w:div w:id="1772118980">
                  <w:marLeft w:val="640"/>
                  <w:marRight w:val="0"/>
                  <w:marTop w:val="0"/>
                  <w:marBottom w:val="0"/>
                  <w:divBdr>
                    <w:top w:val="none" w:sz="0" w:space="0" w:color="auto"/>
                    <w:left w:val="none" w:sz="0" w:space="0" w:color="auto"/>
                    <w:bottom w:val="none" w:sz="0" w:space="0" w:color="auto"/>
                    <w:right w:val="none" w:sz="0" w:space="0" w:color="auto"/>
                  </w:divBdr>
                </w:div>
                <w:div w:id="2089620070">
                  <w:marLeft w:val="640"/>
                  <w:marRight w:val="0"/>
                  <w:marTop w:val="0"/>
                  <w:marBottom w:val="0"/>
                  <w:divBdr>
                    <w:top w:val="none" w:sz="0" w:space="0" w:color="auto"/>
                    <w:left w:val="none" w:sz="0" w:space="0" w:color="auto"/>
                    <w:bottom w:val="none" w:sz="0" w:space="0" w:color="auto"/>
                    <w:right w:val="none" w:sz="0" w:space="0" w:color="auto"/>
                  </w:divBdr>
                </w:div>
                <w:div w:id="1734237340">
                  <w:marLeft w:val="640"/>
                  <w:marRight w:val="0"/>
                  <w:marTop w:val="0"/>
                  <w:marBottom w:val="0"/>
                  <w:divBdr>
                    <w:top w:val="none" w:sz="0" w:space="0" w:color="auto"/>
                    <w:left w:val="none" w:sz="0" w:space="0" w:color="auto"/>
                    <w:bottom w:val="none" w:sz="0" w:space="0" w:color="auto"/>
                    <w:right w:val="none" w:sz="0" w:space="0" w:color="auto"/>
                  </w:divBdr>
                </w:div>
                <w:div w:id="1615867192">
                  <w:marLeft w:val="640"/>
                  <w:marRight w:val="0"/>
                  <w:marTop w:val="0"/>
                  <w:marBottom w:val="0"/>
                  <w:divBdr>
                    <w:top w:val="none" w:sz="0" w:space="0" w:color="auto"/>
                    <w:left w:val="none" w:sz="0" w:space="0" w:color="auto"/>
                    <w:bottom w:val="none" w:sz="0" w:space="0" w:color="auto"/>
                    <w:right w:val="none" w:sz="0" w:space="0" w:color="auto"/>
                  </w:divBdr>
                </w:div>
                <w:div w:id="1442259935">
                  <w:marLeft w:val="640"/>
                  <w:marRight w:val="0"/>
                  <w:marTop w:val="0"/>
                  <w:marBottom w:val="0"/>
                  <w:divBdr>
                    <w:top w:val="none" w:sz="0" w:space="0" w:color="auto"/>
                    <w:left w:val="none" w:sz="0" w:space="0" w:color="auto"/>
                    <w:bottom w:val="none" w:sz="0" w:space="0" w:color="auto"/>
                    <w:right w:val="none" w:sz="0" w:space="0" w:color="auto"/>
                  </w:divBdr>
                </w:div>
                <w:div w:id="900991272">
                  <w:marLeft w:val="640"/>
                  <w:marRight w:val="0"/>
                  <w:marTop w:val="0"/>
                  <w:marBottom w:val="0"/>
                  <w:divBdr>
                    <w:top w:val="none" w:sz="0" w:space="0" w:color="auto"/>
                    <w:left w:val="none" w:sz="0" w:space="0" w:color="auto"/>
                    <w:bottom w:val="none" w:sz="0" w:space="0" w:color="auto"/>
                    <w:right w:val="none" w:sz="0" w:space="0" w:color="auto"/>
                  </w:divBdr>
                </w:div>
                <w:div w:id="1626236406">
                  <w:marLeft w:val="640"/>
                  <w:marRight w:val="0"/>
                  <w:marTop w:val="0"/>
                  <w:marBottom w:val="0"/>
                  <w:divBdr>
                    <w:top w:val="none" w:sz="0" w:space="0" w:color="auto"/>
                    <w:left w:val="none" w:sz="0" w:space="0" w:color="auto"/>
                    <w:bottom w:val="none" w:sz="0" w:space="0" w:color="auto"/>
                    <w:right w:val="none" w:sz="0" w:space="0" w:color="auto"/>
                  </w:divBdr>
                </w:div>
                <w:div w:id="785001347">
                  <w:marLeft w:val="640"/>
                  <w:marRight w:val="0"/>
                  <w:marTop w:val="0"/>
                  <w:marBottom w:val="0"/>
                  <w:divBdr>
                    <w:top w:val="none" w:sz="0" w:space="0" w:color="auto"/>
                    <w:left w:val="none" w:sz="0" w:space="0" w:color="auto"/>
                    <w:bottom w:val="none" w:sz="0" w:space="0" w:color="auto"/>
                    <w:right w:val="none" w:sz="0" w:space="0" w:color="auto"/>
                  </w:divBdr>
                </w:div>
                <w:div w:id="1486553908">
                  <w:marLeft w:val="640"/>
                  <w:marRight w:val="0"/>
                  <w:marTop w:val="0"/>
                  <w:marBottom w:val="0"/>
                  <w:divBdr>
                    <w:top w:val="none" w:sz="0" w:space="0" w:color="auto"/>
                    <w:left w:val="none" w:sz="0" w:space="0" w:color="auto"/>
                    <w:bottom w:val="none" w:sz="0" w:space="0" w:color="auto"/>
                    <w:right w:val="none" w:sz="0" w:space="0" w:color="auto"/>
                  </w:divBdr>
                </w:div>
                <w:div w:id="1799296924">
                  <w:marLeft w:val="640"/>
                  <w:marRight w:val="0"/>
                  <w:marTop w:val="0"/>
                  <w:marBottom w:val="0"/>
                  <w:divBdr>
                    <w:top w:val="none" w:sz="0" w:space="0" w:color="auto"/>
                    <w:left w:val="none" w:sz="0" w:space="0" w:color="auto"/>
                    <w:bottom w:val="none" w:sz="0" w:space="0" w:color="auto"/>
                    <w:right w:val="none" w:sz="0" w:space="0" w:color="auto"/>
                  </w:divBdr>
                </w:div>
                <w:div w:id="1044254694">
                  <w:marLeft w:val="640"/>
                  <w:marRight w:val="0"/>
                  <w:marTop w:val="0"/>
                  <w:marBottom w:val="0"/>
                  <w:divBdr>
                    <w:top w:val="none" w:sz="0" w:space="0" w:color="auto"/>
                    <w:left w:val="none" w:sz="0" w:space="0" w:color="auto"/>
                    <w:bottom w:val="none" w:sz="0" w:space="0" w:color="auto"/>
                    <w:right w:val="none" w:sz="0" w:space="0" w:color="auto"/>
                  </w:divBdr>
                </w:div>
                <w:div w:id="120612430">
                  <w:marLeft w:val="640"/>
                  <w:marRight w:val="0"/>
                  <w:marTop w:val="0"/>
                  <w:marBottom w:val="0"/>
                  <w:divBdr>
                    <w:top w:val="none" w:sz="0" w:space="0" w:color="auto"/>
                    <w:left w:val="none" w:sz="0" w:space="0" w:color="auto"/>
                    <w:bottom w:val="none" w:sz="0" w:space="0" w:color="auto"/>
                    <w:right w:val="none" w:sz="0" w:space="0" w:color="auto"/>
                  </w:divBdr>
                </w:div>
                <w:div w:id="1446994939">
                  <w:marLeft w:val="640"/>
                  <w:marRight w:val="0"/>
                  <w:marTop w:val="0"/>
                  <w:marBottom w:val="0"/>
                  <w:divBdr>
                    <w:top w:val="none" w:sz="0" w:space="0" w:color="auto"/>
                    <w:left w:val="none" w:sz="0" w:space="0" w:color="auto"/>
                    <w:bottom w:val="none" w:sz="0" w:space="0" w:color="auto"/>
                    <w:right w:val="none" w:sz="0" w:space="0" w:color="auto"/>
                  </w:divBdr>
                </w:div>
                <w:div w:id="722561850">
                  <w:marLeft w:val="640"/>
                  <w:marRight w:val="0"/>
                  <w:marTop w:val="0"/>
                  <w:marBottom w:val="0"/>
                  <w:divBdr>
                    <w:top w:val="none" w:sz="0" w:space="0" w:color="auto"/>
                    <w:left w:val="none" w:sz="0" w:space="0" w:color="auto"/>
                    <w:bottom w:val="none" w:sz="0" w:space="0" w:color="auto"/>
                    <w:right w:val="none" w:sz="0" w:space="0" w:color="auto"/>
                  </w:divBdr>
                </w:div>
                <w:div w:id="778259447">
                  <w:marLeft w:val="640"/>
                  <w:marRight w:val="0"/>
                  <w:marTop w:val="0"/>
                  <w:marBottom w:val="0"/>
                  <w:divBdr>
                    <w:top w:val="none" w:sz="0" w:space="0" w:color="auto"/>
                    <w:left w:val="none" w:sz="0" w:space="0" w:color="auto"/>
                    <w:bottom w:val="none" w:sz="0" w:space="0" w:color="auto"/>
                    <w:right w:val="none" w:sz="0" w:space="0" w:color="auto"/>
                  </w:divBdr>
                </w:div>
                <w:div w:id="1746225731">
                  <w:marLeft w:val="640"/>
                  <w:marRight w:val="0"/>
                  <w:marTop w:val="0"/>
                  <w:marBottom w:val="0"/>
                  <w:divBdr>
                    <w:top w:val="none" w:sz="0" w:space="0" w:color="auto"/>
                    <w:left w:val="none" w:sz="0" w:space="0" w:color="auto"/>
                    <w:bottom w:val="none" w:sz="0" w:space="0" w:color="auto"/>
                    <w:right w:val="none" w:sz="0" w:space="0" w:color="auto"/>
                  </w:divBdr>
                </w:div>
                <w:div w:id="2006081759">
                  <w:marLeft w:val="640"/>
                  <w:marRight w:val="0"/>
                  <w:marTop w:val="0"/>
                  <w:marBottom w:val="0"/>
                  <w:divBdr>
                    <w:top w:val="none" w:sz="0" w:space="0" w:color="auto"/>
                    <w:left w:val="none" w:sz="0" w:space="0" w:color="auto"/>
                    <w:bottom w:val="none" w:sz="0" w:space="0" w:color="auto"/>
                    <w:right w:val="none" w:sz="0" w:space="0" w:color="auto"/>
                  </w:divBdr>
                </w:div>
                <w:div w:id="1801802131">
                  <w:marLeft w:val="640"/>
                  <w:marRight w:val="0"/>
                  <w:marTop w:val="0"/>
                  <w:marBottom w:val="0"/>
                  <w:divBdr>
                    <w:top w:val="none" w:sz="0" w:space="0" w:color="auto"/>
                    <w:left w:val="none" w:sz="0" w:space="0" w:color="auto"/>
                    <w:bottom w:val="none" w:sz="0" w:space="0" w:color="auto"/>
                    <w:right w:val="none" w:sz="0" w:space="0" w:color="auto"/>
                  </w:divBdr>
                </w:div>
                <w:div w:id="260726426">
                  <w:marLeft w:val="640"/>
                  <w:marRight w:val="0"/>
                  <w:marTop w:val="0"/>
                  <w:marBottom w:val="0"/>
                  <w:divBdr>
                    <w:top w:val="none" w:sz="0" w:space="0" w:color="auto"/>
                    <w:left w:val="none" w:sz="0" w:space="0" w:color="auto"/>
                    <w:bottom w:val="none" w:sz="0" w:space="0" w:color="auto"/>
                    <w:right w:val="none" w:sz="0" w:space="0" w:color="auto"/>
                  </w:divBdr>
                </w:div>
                <w:div w:id="1807233570">
                  <w:marLeft w:val="640"/>
                  <w:marRight w:val="0"/>
                  <w:marTop w:val="0"/>
                  <w:marBottom w:val="0"/>
                  <w:divBdr>
                    <w:top w:val="none" w:sz="0" w:space="0" w:color="auto"/>
                    <w:left w:val="none" w:sz="0" w:space="0" w:color="auto"/>
                    <w:bottom w:val="none" w:sz="0" w:space="0" w:color="auto"/>
                    <w:right w:val="none" w:sz="0" w:space="0" w:color="auto"/>
                  </w:divBdr>
                </w:div>
                <w:div w:id="1613784083">
                  <w:marLeft w:val="640"/>
                  <w:marRight w:val="0"/>
                  <w:marTop w:val="0"/>
                  <w:marBottom w:val="0"/>
                  <w:divBdr>
                    <w:top w:val="none" w:sz="0" w:space="0" w:color="auto"/>
                    <w:left w:val="none" w:sz="0" w:space="0" w:color="auto"/>
                    <w:bottom w:val="none" w:sz="0" w:space="0" w:color="auto"/>
                    <w:right w:val="none" w:sz="0" w:space="0" w:color="auto"/>
                  </w:divBdr>
                </w:div>
                <w:div w:id="1514302105">
                  <w:marLeft w:val="640"/>
                  <w:marRight w:val="0"/>
                  <w:marTop w:val="0"/>
                  <w:marBottom w:val="0"/>
                  <w:divBdr>
                    <w:top w:val="none" w:sz="0" w:space="0" w:color="auto"/>
                    <w:left w:val="none" w:sz="0" w:space="0" w:color="auto"/>
                    <w:bottom w:val="none" w:sz="0" w:space="0" w:color="auto"/>
                    <w:right w:val="none" w:sz="0" w:space="0" w:color="auto"/>
                  </w:divBdr>
                </w:div>
                <w:div w:id="666595532">
                  <w:marLeft w:val="640"/>
                  <w:marRight w:val="0"/>
                  <w:marTop w:val="0"/>
                  <w:marBottom w:val="0"/>
                  <w:divBdr>
                    <w:top w:val="none" w:sz="0" w:space="0" w:color="auto"/>
                    <w:left w:val="none" w:sz="0" w:space="0" w:color="auto"/>
                    <w:bottom w:val="none" w:sz="0" w:space="0" w:color="auto"/>
                    <w:right w:val="none" w:sz="0" w:space="0" w:color="auto"/>
                  </w:divBdr>
                </w:div>
                <w:div w:id="1895964066">
                  <w:marLeft w:val="640"/>
                  <w:marRight w:val="0"/>
                  <w:marTop w:val="0"/>
                  <w:marBottom w:val="0"/>
                  <w:divBdr>
                    <w:top w:val="none" w:sz="0" w:space="0" w:color="auto"/>
                    <w:left w:val="none" w:sz="0" w:space="0" w:color="auto"/>
                    <w:bottom w:val="none" w:sz="0" w:space="0" w:color="auto"/>
                    <w:right w:val="none" w:sz="0" w:space="0" w:color="auto"/>
                  </w:divBdr>
                </w:div>
                <w:div w:id="1306205842">
                  <w:marLeft w:val="640"/>
                  <w:marRight w:val="0"/>
                  <w:marTop w:val="0"/>
                  <w:marBottom w:val="0"/>
                  <w:divBdr>
                    <w:top w:val="none" w:sz="0" w:space="0" w:color="auto"/>
                    <w:left w:val="none" w:sz="0" w:space="0" w:color="auto"/>
                    <w:bottom w:val="none" w:sz="0" w:space="0" w:color="auto"/>
                    <w:right w:val="none" w:sz="0" w:space="0" w:color="auto"/>
                  </w:divBdr>
                </w:div>
                <w:div w:id="1517770425">
                  <w:marLeft w:val="640"/>
                  <w:marRight w:val="0"/>
                  <w:marTop w:val="0"/>
                  <w:marBottom w:val="0"/>
                  <w:divBdr>
                    <w:top w:val="none" w:sz="0" w:space="0" w:color="auto"/>
                    <w:left w:val="none" w:sz="0" w:space="0" w:color="auto"/>
                    <w:bottom w:val="none" w:sz="0" w:space="0" w:color="auto"/>
                    <w:right w:val="none" w:sz="0" w:space="0" w:color="auto"/>
                  </w:divBdr>
                </w:div>
                <w:div w:id="561334651">
                  <w:marLeft w:val="640"/>
                  <w:marRight w:val="0"/>
                  <w:marTop w:val="0"/>
                  <w:marBottom w:val="0"/>
                  <w:divBdr>
                    <w:top w:val="none" w:sz="0" w:space="0" w:color="auto"/>
                    <w:left w:val="none" w:sz="0" w:space="0" w:color="auto"/>
                    <w:bottom w:val="none" w:sz="0" w:space="0" w:color="auto"/>
                    <w:right w:val="none" w:sz="0" w:space="0" w:color="auto"/>
                  </w:divBdr>
                </w:div>
                <w:div w:id="37317423">
                  <w:marLeft w:val="640"/>
                  <w:marRight w:val="0"/>
                  <w:marTop w:val="0"/>
                  <w:marBottom w:val="0"/>
                  <w:divBdr>
                    <w:top w:val="none" w:sz="0" w:space="0" w:color="auto"/>
                    <w:left w:val="none" w:sz="0" w:space="0" w:color="auto"/>
                    <w:bottom w:val="none" w:sz="0" w:space="0" w:color="auto"/>
                    <w:right w:val="none" w:sz="0" w:space="0" w:color="auto"/>
                  </w:divBdr>
                </w:div>
                <w:div w:id="61411253">
                  <w:marLeft w:val="640"/>
                  <w:marRight w:val="0"/>
                  <w:marTop w:val="0"/>
                  <w:marBottom w:val="0"/>
                  <w:divBdr>
                    <w:top w:val="none" w:sz="0" w:space="0" w:color="auto"/>
                    <w:left w:val="none" w:sz="0" w:space="0" w:color="auto"/>
                    <w:bottom w:val="none" w:sz="0" w:space="0" w:color="auto"/>
                    <w:right w:val="none" w:sz="0" w:space="0" w:color="auto"/>
                  </w:divBdr>
                </w:div>
                <w:div w:id="600719155">
                  <w:marLeft w:val="640"/>
                  <w:marRight w:val="0"/>
                  <w:marTop w:val="0"/>
                  <w:marBottom w:val="0"/>
                  <w:divBdr>
                    <w:top w:val="none" w:sz="0" w:space="0" w:color="auto"/>
                    <w:left w:val="none" w:sz="0" w:space="0" w:color="auto"/>
                    <w:bottom w:val="none" w:sz="0" w:space="0" w:color="auto"/>
                    <w:right w:val="none" w:sz="0" w:space="0" w:color="auto"/>
                  </w:divBdr>
                </w:div>
                <w:div w:id="349720106">
                  <w:marLeft w:val="640"/>
                  <w:marRight w:val="0"/>
                  <w:marTop w:val="0"/>
                  <w:marBottom w:val="0"/>
                  <w:divBdr>
                    <w:top w:val="none" w:sz="0" w:space="0" w:color="auto"/>
                    <w:left w:val="none" w:sz="0" w:space="0" w:color="auto"/>
                    <w:bottom w:val="none" w:sz="0" w:space="0" w:color="auto"/>
                    <w:right w:val="none" w:sz="0" w:space="0" w:color="auto"/>
                  </w:divBdr>
                </w:div>
              </w:divsChild>
            </w:div>
            <w:div w:id="182403546">
              <w:marLeft w:val="0"/>
              <w:marRight w:val="0"/>
              <w:marTop w:val="0"/>
              <w:marBottom w:val="0"/>
              <w:divBdr>
                <w:top w:val="none" w:sz="0" w:space="0" w:color="auto"/>
                <w:left w:val="none" w:sz="0" w:space="0" w:color="auto"/>
                <w:bottom w:val="none" w:sz="0" w:space="0" w:color="auto"/>
                <w:right w:val="none" w:sz="0" w:space="0" w:color="auto"/>
              </w:divBdr>
              <w:divsChild>
                <w:div w:id="119156908">
                  <w:marLeft w:val="640"/>
                  <w:marRight w:val="0"/>
                  <w:marTop w:val="0"/>
                  <w:marBottom w:val="0"/>
                  <w:divBdr>
                    <w:top w:val="none" w:sz="0" w:space="0" w:color="auto"/>
                    <w:left w:val="none" w:sz="0" w:space="0" w:color="auto"/>
                    <w:bottom w:val="none" w:sz="0" w:space="0" w:color="auto"/>
                    <w:right w:val="none" w:sz="0" w:space="0" w:color="auto"/>
                  </w:divBdr>
                </w:div>
                <w:div w:id="1606159017">
                  <w:marLeft w:val="640"/>
                  <w:marRight w:val="0"/>
                  <w:marTop w:val="0"/>
                  <w:marBottom w:val="0"/>
                  <w:divBdr>
                    <w:top w:val="none" w:sz="0" w:space="0" w:color="auto"/>
                    <w:left w:val="none" w:sz="0" w:space="0" w:color="auto"/>
                    <w:bottom w:val="none" w:sz="0" w:space="0" w:color="auto"/>
                    <w:right w:val="none" w:sz="0" w:space="0" w:color="auto"/>
                  </w:divBdr>
                </w:div>
                <w:div w:id="2005936998">
                  <w:marLeft w:val="640"/>
                  <w:marRight w:val="0"/>
                  <w:marTop w:val="0"/>
                  <w:marBottom w:val="0"/>
                  <w:divBdr>
                    <w:top w:val="none" w:sz="0" w:space="0" w:color="auto"/>
                    <w:left w:val="none" w:sz="0" w:space="0" w:color="auto"/>
                    <w:bottom w:val="none" w:sz="0" w:space="0" w:color="auto"/>
                    <w:right w:val="none" w:sz="0" w:space="0" w:color="auto"/>
                  </w:divBdr>
                </w:div>
                <w:div w:id="1975600696">
                  <w:marLeft w:val="640"/>
                  <w:marRight w:val="0"/>
                  <w:marTop w:val="0"/>
                  <w:marBottom w:val="0"/>
                  <w:divBdr>
                    <w:top w:val="none" w:sz="0" w:space="0" w:color="auto"/>
                    <w:left w:val="none" w:sz="0" w:space="0" w:color="auto"/>
                    <w:bottom w:val="none" w:sz="0" w:space="0" w:color="auto"/>
                    <w:right w:val="none" w:sz="0" w:space="0" w:color="auto"/>
                  </w:divBdr>
                </w:div>
                <w:div w:id="2010909588">
                  <w:marLeft w:val="640"/>
                  <w:marRight w:val="0"/>
                  <w:marTop w:val="0"/>
                  <w:marBottom w:val="0"/>
                  <w:divBdr>
                    <w:top w:val="none" w:sz="0" w:space="0" w:color="auto"/>
                    <w:left w:val="none" w:sz="0" w:space="0" w:color="auto"/>
                    <w:bottom w:val="none" w:sz="0" w:space="0" w:color="auto"/>
                    <w:right w:val="none" w:sz="0" w:space="0" w:color="auto"/>
                  </w:divBdr>
                </w:div>
                <w:div w:id="818576055">
                  <w:marLeft w:val="640"/>
                  <w:marRight w:val="0"/>
                  <w:marTop w:val="0"/>
                  <w:marBottom w:val="0"/>
                  <w:divBdr>
                    <w:top w:val="none" w:sz="0" w:space="0" w:color="auto"/>
                    <w:left w:val="none" w:sz="0" w:space="0" w:color="auto"/>
                    <w:bottom w:val="none" w:sz="0" w:space="0" w:color="auto"/>
                    <w:right w:val="none" w:sz="0" w:space="0" w:color="auto"/>
                  </w:divBdr>
                </w:div>
                <w:div w:id="1793551406">
                  <w:marLeft w:val="640"/>
                  <w:marRight w:val="0"/>
                  <w:marTop w:val="0"/>
                  <w:marBottom w:val="0"/>
                  <w:divBdr>
                    <w:top w:val="none" w:sz="0" w:space="0" w:color="auto"/>
                    <w:left w:val="none" w:sz="0" w:space="0" w:color="auto"/>
                    <w:bottom w:val="none" w:sz="0" w:space="0" w:color="auto"/>
                    <w:right w:val="none" w:sz="0" w:space="0" w:color="auto"/>
                  </w:divBdr>
                </w:div>
                <w:div w:id="1419525952">
                  <w:marLeft w:val="640"/>
                  <w:marRight w:val="0"/>
                  <w:marTop w:val="0"/>
                  <w:marBottom w:val="0"/>
                  <w:divBdr>
                    <w:top w:val="none" w:sz="0" w:space="0" w:color="auto"/>
                    <w:left w:val="none" w:sz="0" w:space="0" w:color="auto"/>
                    <w:bottom w:val="none" w:sz="0" w:space="0" w:color="auto"/>
                    <w:right w:val="none" w:sz="0" w:space="0" w:color="auto"/>
                  </w:divBdr>
                </w:div>
                <w:div w:id="646134194">
                  <w:marLeft w:val="640"/>
                  <w:marRight w:val="0"/>
                  <w:marTop w:val="0"/>
                  <w:marBottom w:val="0"/>
                  <w:divBdr>
                    <w:top w:val="none" w:sz="0" w:space="0" w:color="auto"/>
                    <w:left w:val="none" w:sz="0" w:space="0" w:color="auto"/>
                    <w:bottom w:val="none" w:sz="0" w:space="0" w:color="auto"/>
                    <w:right w:val="none" w:sz="0" w:space="0" w:color="auto"/>
                  </w:divBdr>
                </w:div>
                <w:div w:id="1857763738">
                  <w:marLeft w:val="640"/>
                  <w:marRight w:val="0"/>
                  <w:marTop w:val="0"/>
                  <w:marBottom w:val="0"/>
                  <w:divBdr>
                    <w:top w:val="none" w:sz="0" w:space="0" w:color="auto"/>
                    <w:left w:val="none" w:sz="0" w:space="0" w:color="auto"/>
                    <w:bottom w:val="none" w:sz="0" w:space="0" w:color="auto"/>
                    <w:right w:val="none" w:sz="0" w:space="0" w:color="auto"/>
                  </w:divBdr>
                </w:div>
                <w:div w:id="1512642983">
                  <w:marLeft w:val="640"/>
                  <w:marRight w:val="0"/>
                  <w:marTop w:val="0"/>
                  <w:marBottom w:val="0"/>
                  <w:divBdr>
                    <w:top w:val="none" w:sz="0" w:space="0" w:color="auto"/>
                    <w:left w:val="none" w:sz="0" w:space="0" w:color="auto"/>
                    <w:bottom w:val="none" w:sz="0" w:space="0" w:color="auto"/>
                    <w:right w:val="none" w:sz="0" w:space="0" w:color="auto"/>
                  </w:divBdr>
                </w:div>
                <w:div w:id="1003388084">
                  <w:marLeft w:val="640"/>
                  <w:marRight w:val="0"/>
                  <w:marTop w:val="0"/>
                  <w:marBottom w:val="0"/>
                  <w:divBdr>
                    <w:top w:val="none" w:sz="0" w:space="0" w:color="auto"/>
                    <w:left w:val="none" w:sz="0" w:space="0" w:color="auto"/>
                    <w:bottom w:val="none" w:sz="0" w:space="0" w:color="auto"/>
                    <w:right w:val="none" w:sz="0" w:space="0" w:color="auto"/>
                  </w:divBdr>
                </w:div>
                <w:div w:id="850215655">
                  <w:marLeft w:val="640"/>
                  <w:marRight w:val="0"/>
                  <w:marTop w:val="0"/>
                  <w:marBottom w:val="0"/>
                  <w:divBdr>
                    <w:top w:val="none" w:sz="0" w:space="0" w:color="auto"/>
                    <w:left w:val="none" w:sz="0" w:space="0" w:color="auto"/>
                    <w:bottom w:val="none" w:sz="0" w:space="0" w:color="auto"/>
                    <w:right w:val="none" w:sz="0" w:space="0" w:color="auto"/>
                  </w:divBdr>
                </w:div>
                <w:div w:id="631138229">
                  <w:marLeft w:val="640"/>
                  <w:marRight w:val="0"/>
                  <w:marTop w:val="0"/>
                  <w:marBottom w:val="0"/>
                  <w:divBdr>
                    <w:top w:val="none" w:sz="0" w:space="0" w:color="auto"/>
                    <w:left w:val="none" w:sz="0" w:space="0" w:color="auto"/>
                    <w:bottom w:val="none" w:sz="0" w:space="0" w:color="auto"/>
                    <w:right w:val="none" w:sz="0" w:space="0" w:color="auto"/>
                  </w:divBdr>
                </w:div>
                <w:div w:id="543294066">
                  <w:marLeft w:val="640"/>
                  <w:marRight w:val="0"/>
                  <w:marTop w:val="0"/>
                  <w:marBottom w:val="0"/>
                  <w:divBdr>
                    <w:top w:val="none" w:sz="0" w:space="0" w:color="auto"/>
                    <w:left w:val="none" w:sz="0" w:space="0" w:color="auto"/>
                    <w:bottom w:val="none" w:sz="0" w:space="0" w:color="auto"/>
                    <w:right w:val="none" w:sz="0" w:space="0" w:color="auto"/>
                  </w:divBdr>
                </w:div>
                <w:div w:id="1688872361">
                  <w:marLeft w:val="640"/>
                  <w:marRight w:val="0"/>
                  <w:marTop w:val="0"/>
                  <w:marBottom w:val="0"/>
                  <w:divBdr>
                    <w:top w:val="none" w:sz="0" w:space="0" w:color="auto"/>
                    <w:left w:val="none" w:sz="0" w:space="0" w:color="auto"/>
                    <w:bottom w:val="none" w:sz="0" w:space="0" w:color="auto"/>
                    <w:right w:val="none" w:sz="0" w:space="0" w:color="auto"/>
                  </w:divBdr>
                </w:div>
                <w:div w:id="1185049909">
                  <w:marLeft w:val="640"/>
                  <w:marRight w:val="0"/>
                  <w:marTop w:val="0"/>
                  <w:marBottom w:val="0"/>
                  <w:divBdr>
                    <w:top w:val="none" w:sz="0" w:space="0" w:color="auto"/>
                    <w:left w:val="none" w:sz="0" w:space="0" w:color="auto"/>
                    <w:bottom w:val="none" w:sz="0" w:space="0" w:color="auto"/>
                    <w:right w:val="none" w:sz="0" w:space="0" w:color="auto"/>
                  </w:divBdr>
                </w:div>
                <w:div w:id="990519408">
                  <w:marLeft w:val="640"/>
                  <w:marRight w:val="0"/>
                  <w:marTop w:val="0"/>
                  <w:marBottom w:val="0"/>
                  <w:divBdr>
                    <w:top w:val="none" w:sz="0" w:space="0" w:color="auto"/>
                    <w:left w:val="none" w:sz="0" w:space="0" w:color="auto"/>
                    <w:bottom w:val="none" w:sz="0" w:space="0" w:color="auto"/>
                    <w:right w:val="none" w:sz="0" w:space="0" w:color="auto"/>
                  </w:divBdr>
                </w:div>
                <w:div w:id="1985888447">
                  <w:marLeft w:val="640"/>
                  <w:marRight w:val="0"/>
                  <w:marTop w:val="0"/>
                  <w:marBottom w:val="0"/>
                  <w:divBdr>
                    <w:top w:val="none" w:sz="0" w:space="0" w:color="auto"/>
                    <w:left w:val="none" w:sz="0" w:space="0" w:color="auto"/>
                    <w:bottom w:val="none" w:sz="0" w:space="0" w:color="auto"/>
                    <w:right w:val="none" w:sz="0" w:space="0" w:color="auto"/>
                  </w:divBdr>
                </w:div>
                <w:div w:id="2112433978">
                  <w:marLeft w:val="640"/>
                  <w:marRight w:val="0"/>
                  <w:marTop w:val="0"/>
                  <w:marBottom w:val="0"/>
                  <w:divBdr>
                    <w:top w:val="none" w:sz="0" w:space="0" w:color="auto"/>
                    <w:left w:val="none" w:sz="0" w:space="0" w:color="auto"/>
                    <w:bottom w:val="none" w:sz="0" w:space="0" w:color="auto"/>
                    <w:right w:val="none" w:sz="0" w:space="0" w:color="auto"/>
                  </w:divBdr>
                </w:div>
                <w:div w:id="1306081390">
                  <w:marLeft w:val="640"/>
                  <w:marRight w:val="0"/>
                  <w:marTop w:val="0"/>
                  <w:marBottom w:val="0"/>
                  <w:divBdr>
                    <w:top w:val="none" w:sz="0" w:space="0" w:color="auto"/>
                    <w:left w:val="none" w:sz="0" w:space="0" w:color="auto"/>
                    <w:bottom w:val="none" w:sz="0" w:space="0" w:color="auto"/>
                    <w:right w:val="none" w:sz="0" w:space="0" w:color="auto"/>
                  </w:divBdr>
                </w:div>
                <w:div w:id="1569531707">
                  <w:marLeft w:val="640"/>
                  <w:marRight w:val="0"/>
                  <w:marTop w:val="0"/>
                  <w:marBottom w:val="0"/>
                  <w:divBdr>
                    <w:top w:val="none" w:sz="0" w:space="0" w:color="auto"/>
                    <w:left w:val="none" w:sz="0" w:space="0" w:color="auto"/>
                    <w:bottom w:val="none" w:sz="0" w:space="0" w:color="auto"/>
                    <w:right w:val="none" w:sz="0" w:space="0" w:color="auto"/>
                  </w:divBdr>
                </w:div>
                <w:div w:id="516623736">
                  <w:marLeft w:val="640"/>
                  <w:marRight w:val="0"/>
                  <w:marTop w:val="0"/>
                  <w:marBottom w:val="0"/>
                  <w:divBdr>
                    <w:top w:val="none" w:sz="0" w:space="0" w:color="auto"/>
                    <w:left w:val="none" w:sz="0" w:space="0" w:color="auto"/>
                    <w:bottom w:val="none" w:sz="0" w:space="0" w:color="auto"/>
                    <w:right w:val="none" w:sz="0" w:space="0" w:color="auto"/>
                  </w:divBdr>
                </w:div>
                <w:div w:id="972321650">
                  <w:marLeft w:val="640"/>
                  <w:marRight w:val="0"/>
                  <w:marTop w:val="0"/>
                  <w:marBottom w:val="0"/>
                  <w:divBdr>
                    <w:top w:val="none" w:sz="0" w:space="0" w:color="auto"/>
                    <w:left w:val="none" w:sz="0" w:space="0" w:color="auto"/>
                    <w:bottom w:val="none" w:sz="0" w:space="0" w:color="auto"/>
                    <w:right w:val="none" w:sz="0" w:space="0" w:color="auto"/>
                  </w:divBdr>
                </w:div>
                <w:div w:id="160001637">
                  <w:marLeft w:val="640"/>
                  <w:marRight w:val="0"/>
                  <w:marTop w:val="0"/>
                  <w:marBottom w:val="0"/>
                  <w:divBdr>
                    <w:top w:val="none" w:sz="0" w:space="0" w:color="auto"/>
                    <w:left w:val="none" w:sz="0" w:space="0" w:color="auto"/>
                    <w:bottom w:val="none" w:sz="0" w:space="0" w:color="auto"/>
                    <w:right w:val="none" w:sz="0" w:space="0" w:color="auto"/>
                  </w:divBdr>
                </w:div>
                <w:div w:id="779952028">
                  <w:marLeft w:val="640"/>
                  <w:marRight w:val="0"/>
                  <w:marTop w:val="0"/>
                  <w:marBottom w:val="0"/>
                  <w:divBdr>
                    <w:top w:val="none" w:sz="0" w:space="0" w:color="auto"/>
                    <w:left w:val="none" w:sz="0" w:space="0" w:color="auto"/>
                    <w:bottom w:val="none" w:sz="0" w:space="0" w:color="auto"/>
                    <w:right w:val="none" w:sz="0" w:space="0" w:color="auto"/>
                  </w:divBdr>
                </w:div>
                <w:div w:id="627977055">
                  <w:marLeft w:val="640"/>
                  <w:marRight w:val="0"/>
                  <w:marTop w:val="0"/>
                  <w:marBottom w:val="0"/>
                  <w:divBdr>
                    <w:top w:val="none" w:sz="0" w:space="0" w:color="auto"/>
                    <w:left w:val="none" w:sz="0" w:space="0" w:color="auto"/>
                    <w:bottom w:val="none" w:sz="0" w:space="0" w:color="auto"/>
                    <w:right w:val="none" w:sz="0" w:space="0" w:color="auto"/>
                  </w:divBdr>
                </w:div>
                <w:div w:id="1645893341">
                  <w:marLeft w:val="640"/>
                  <w:marRight w:val="0"/>
                  <w:marTop w:val="0"/>
                  <w:marBottom w:val="0"/>
                  <w:divBdr>
                    <w:top w:val="none" w:sz="0" w:space="0" w:color="auto"/>
                    <w:left w:val="none" w:sz="0" w:space="0" w:color="auto"/>
                    <w:bottom w:val="none" w:sz="0" w:space="0" w:color="auto"/>
                    <w:right w:val="none" w:sz="0" w:space="0" w:color="auto"/>
                  </w:divBdr>
                </w:div>
                <w:div w:id="2024820047">
                  <w:marLeft w:val="640"/>
                  <w:marRight w:val="0"/>
                  <w:marTop w:val="0"/>
                  <w:marBottom w:val="0"/>
                  <w:divBdr>
                    <w:top w:val="none" w:sz="0" w:space="0" w:color="auto"/>
                    <w:left w:val="none" w:sz="0" w:space="0" w:color="auto"/>
                    <w:bottom w:val="none" w:sz="0" w:space="0" w:color="auto"/>
                    <w:right w:val="none" w:sz="0" w:space="0" w:color="auto"/>
                  </w:divBdr>
                </w:div>
                <w:div w:id="1739203078">
                  <w:marLeft w:val="640"/>
                  <w:marRight w:val="0"/>
                  <w:marTop w:val="0"/>
                  <w:marBottom w:val="0"/>
                  <w:divBdr>
                    <w:top w:val="none" w:sz="0" w:space="0" w:color="auto"/>
                    <w:left w:val="none" w:sz="0" w:space="0" w:color="auto"/>
                    <w:bottom w:val="none" w:sz="0" w:space="0" w:color="auto"/>
                    <w:right w:val="none" w:sz="0" w:space="0" w:color="auto"/>
                  </w:divBdr>
                </w:div>
                <w:div w:id="1118569913">
                  <w:marLeft w:val="640"/>
                  <w:marRight w:val="0"/>
                  <w:marTop w:val="0"/>
                  <w:marBottom w:val="0"/>
                  <w:divBdr>
                    <w:top w:val="none" w:sz="0" w:space="0" w:color="auto"/>
                    <w:left w:val="none" w:sz="0" w:space="0" w:color="auto"/>
                    <w:bottom w:val="none" w:sz="0" w:space="0" w:color="auto"/>
                    <w:right w:val="none" w:sz="0" w:space="0" w:color="auto"/>
                  </w:divBdr>
                </w:div>
                <w:div w:id="333803715">
                  <w:marLeft w:val="640"/>
                  <w:marRight w:val="0"/>
                  <w:marTop w:val="0"/>
                  <w:marBottom w:val="0"/>
                  <w:divBdr>
                    <w:top w:val="none" w:sz="0" w:space="0" w:color="auto"/>
                    <w:left w:val="none" w:sz="0" w:space="0" w:color="auto"/>
                    <w:bottom w:val="none" w:sz="0" w:space="0" w:color="auto"/>
                    <w:right w:val="none" w:sz="0" w:space="0" w:color="auto"/>
                  </w:divBdr>
                </w:div>
                <w:div w:id="441002255">
                  <w:marLeft w:val="640"/>
                  <w:marRight w:val="0"/>
                  <w:marTop w:val="0"/>
                  <w:marBottom w:val="0"/>
                  <w:divBdr>
                    <w:top w:val="none" w:sz="0" w:space="0" w:color="auto"/>
                    <w:left w:val="none" w:sz="0" w:space="0" w:color="auto"/>
                    <w:bottom w:val="none" w:sz="0" w:space="0" w:color="auto"/>
                    <w:right w:val="none" w:sz="0" w:space="0" w:color="auto"/>
                  </w:divBdr>
                </w:div>
                <w:div w:id="759982080">
                  <w:marLeft w:val="640"/>
                  <w:marRight w:val="0"/>
                  <w:marTop w:val="0"/>
                  <w:marBottom w:val="0"/>
                  <w:divBdr>
                    <w:top w:val="none" w:sz="0" w:space="0" w:color="auto"/>
                    <w:left w:val="none" w:sz="0" w:space="0" w:color="auto"/>
                    <w:bottom w:val="none" w:sz="0" w:space="0" w:color="auto"/>
                    <w:right w:val="none" w:sz="0" w:space="0" w:color="auto"/>
                  </w:divBdr>
                </w:div>
                <w:div w:id="1752392490">
                  <w:marLeft w:val="640"/>
                  <w:marRight w:val="0"/>
                  <w:marTop w:val="0"/>
                  <w:marBottom w:val="0"/>
                  <w:divBdr>
                    <w:top w:val="none" w:sz="0" w:space="0" w:color="auto"/>
                    <w:left w:val="none" w:sz="0" w:space="0" w:color="auto"/>
                    <w:bottom w:val="none" w:sz="0" w:space="0" w:color="auto"/>
                    <w:right w:val="none" w:sz="0" w:space="0" w:color="auto"/>
                  </w:divBdr>
                </w:div>
                <w:div w:id="1621953125">
                  <w:marLeft w:val="640"/>
                  <w:marRight w:val="0"/>
                  <w:marTop w:val="0"/>
                  <w:marBottom w:val="0"/>
                  <w:divBdr>
                    <w:top w:val="none" w:sz="0" w:space="0" w:color="auto"/>
                    <w:left w:val="none" w:sz="0" w:space="0" w:color="auto"/>
                    <w:bottom w:val="none" w:sz="0" w:space="0" w:color="auto"/>
                    <w:right w:val="none" w:sz="0" w:space="0" w:color="auto"/>
                  </w:divBdr>
                </w:div>
                <w:div w:id="1527674202">
                  <w:marLeft w:val="640"/>
                  <w:marRight w:val="0"/>
                  <w:marTop w:val="0"/>
                  <w:marBottom w:val="0"/>
                  <w:divBdr>
                    <w:top w:val="none" w:sz="0" w:space="0" w:color="auto"/>
                    <w:left w:val="none" w:sz="0" w:space="0" w:color="auto"/>
                    <w:bottom w:val="none" w:sz="0" w:space="0" w:color="auto"/>
                    <w:right w:val="none" w:sz="0" w:space="0" w:color="auto"/>
                  </w:divBdr>
                </w:div>
                <w:div w:id="365641188">
                  <w:marLeft w:val="640"/>
                  <w:marRight w:val="0"/>
                  <w:marTop w:val="0"/>
                  <w:marBottom w:val="0"/>
                  <w:divBdr>
                    <w:top w:val="none" w:sz="0" w:space="0" w:color="auto"/>
                    <w:left w:val="none" w:sz="0" w:space="0" w:color="auto"/>
                    <w:bottom w:val="none" w:sz="0" w:space="0" w:color="auto"/>
                    <w:right w:val="none" w:sz="0" w:space="0" w:color="auto"/>
                  </w:divBdr>
                </w:div>
                <w:div w:id="1600793076">
                  <w:marLeft w:val="640"/>
                  <w:marRight w:val="0"/>
                  <w:marTop w:val="0"/>
                  <w:marBottom w:val="0"/>
                  <w:divBdr>
                    <w:top w:val="none" w:sz="0" w:space="0" w:color="auto"/>
                    <w:left w:val="none" w:sz="0" w:space="0" w:color="auto"/>
                    <w:bottom w:val="none" w:sz="0" w:space="0" w:color="auto"/>
                    <w:right w:val="none" w:sz="0" w:space="0" w:color="auto"/>
                  </w:divBdr>
                </w:div>
                <w:div w:id="16782020">
                  <w:marLeft w:val="640"/>
                  <w:marRight w:val="0"/>
                  <w:marTop w:val="0"/>
                  <w:marBottom w:val="0"/>
                  <w:divBdr>
                    <w:top w:val="none" w:sz="0" w:space="0" w:color="auto"/>
                    <w:left w:val="none" w:sz="0" w:space="0" w:color="auto"/>
                    <w:bottom w:val="none" w:sz="0" w:space="0" w:color="auto"/>
                    <w:right w:val="none" w:sz="0" w:space="0" w:color="auto"/>
                  </w:divBdr>
                </w:div>
                <w:div w:id="141585423">
                  <w:marLeft w:val="640"/>
                  <w:marRight w:val="0"/>
                  <w:marTop w:val="0"/>
                  <w:marBottom w:val="0"/>
                  <w:divBdr>
                    <w:top w:val="none" w:sz="0" w:space="0" w:color="auto"/>
                    <w:left w:val="none" w:sz="0" w:space="0" w:color="auto"/>
                    <w:bottom w:val="none" w:sz="0" w:space="0" w:color="auto"/>
                    <w:right w:val="none" w:sz="0" w:space="0" w:color="auto"/>
                  </w:divBdr>
                </w:div>
                <w:div w:id="884369632">
                  <w:marLeft w:val="640"/>
                  <w:marRight w:val="0"/>
                  <w:marTop w:val="0"/>
                  <w:marBottom w:val="0"/>
                  <w:divBdr>
                    <w:top w:val="none" w:sz="0" w:space="0" w:color="auto"/>
                    <w:left w:val="none" w:sz="0" w:space="0" w:color="auto"/>
                    <w:bottom w:val="none" w:sz="0" w:space="0" w:color="auto"/>
                    <w:right w:val="none" w:sz="0" w:space="0" w:color="auto"/>
                  </w:divBdr>
                </w:div>
                <w:div w:id="2015182920">
                  <w:marLeft w:val="640"/>
                  <w:marRight w:val="0"/>
                  <w:marTop w:val="0"/>
                  <w:marBottom w:val="0"/>
                  <w:divBdr>
                    <w:top w:val="none" w:sz="0" w:space="0" w:color="auto"/>
                    <w:left w:val="none" w:sz="0" w:space="0" w:color="auto"/>
                    <w:bottom w:val="none" w:sz="0" w:space="0" w:color="auto"/>
                    <w:right w:val="none" w:sz="0" w:space="0" w:color="auto"/>
                  </w:divBdr>
                </w:div>
                <w:div w:id="481040851">
                  <w:marLeft w:val="640"/>
                  <w:marRight w:val="0"/>
                  <w:marTop w:val="0"/>
                  <w:marBottom w:val="0"/>
                  <w:divBdr>
                    <w:top w:val="none" w:sz="0" w:space="0" w:color="auto"/>
                    <w:left w:val="none" w:sz="0" w:space="0" w:color="auto"/>
                    <w:bottom w:val="none" w:sz="0" w:space="0" w:color="auto"/>
                    <w:right w:val="none" w:sz="0" w:space="0" w:color="auto"/>
                  </w:divBdr>
                </w:div>
                <w:div w:id="1230114855">
                  <w:marLeft w:val="640"/>
                  <w:marRight w:val="0"/>
                  <w:marTop w:val="0"/>
                  <w:marBottom w:val="0"/>
                  <w:divBdr>
                    <w:top w:val="none" w:sz="0" w:space="0" w:color="auto"/>
                    <w:left w:val="none" w:sz="0" w:space="0" w:color="auto"/>
                    <w:bottom w:val="none" w:sz="0" w:space="0" w:color="auto"/>
                    <w:right w:val="none" w:sz="0" w:space="0" w:color="auto"/>
                  </w:divBdr>
                </w:div>
                <w:div w:id="845051247">
                  <w:marLeft w:val="640"/>
                  <w:marRight w:val="0"/>
                  <w:marTop w:val="0"/>
                  <w:marBottom w:val="0"/>
                  <w:divBdr>
                    <w:top w:val="none" w:sz="0" w:space="0" w:color="auto"/>
                    <w:left w:val="none" w:sz="0" w:space="0" w:color="auto"/>
                    <w:bottom w:val="none" w:sz="0" w:space="0" w:color="auto"/>
                    <w:right w:val="none" w:sz="0" w:space="0" w:color="auto"/>
                  </w:divBdr>
                </w:div>
                <w:div w:id="1288657686">
                  <w:marLeft w:val="640"/>
                  <w:marRight w:val="0"/>
                  <w:marTop w:val="0"/>
                  <w:marBottom w:val="0"/>
                  <w:divBdr>
                    <w:top w:val="none" w:sz="0" w:space="0" w:color="auto"/>
                    <w:left w:val="none" w:sz="0" w:space="0" w:color="auto"/>
                    <w:bottom w:val="none" w:sz="0" w:space="0" w:color="auto"/>
                    <w:right w:val="none" w:sz="0" w:space="0" w:color="auto"/>
                  </w:divBdr>
                </w:div>
                <w:div w:id="105270093">
                  <w:marLeft w:val="640"/>
                  <w:marRight w:val="0"/>
                  <w:marTop w:val="0"/>
                  <w:marBottom w:val="0"/>
                  <w:divBdr>
                    <w:top w:val="none" w:sz="0" w:space="0" w:color="auto"/>
                    <w:left w:val="none" w:sz="0" w:space="0" w:color="auto"/>
                    <w:bottom w:val="none" w:sz="0" w:space="0" w:color="auto"/>
                    <w:right w:val="none" w:sz="0" w:space="0" w:color="auto"/>
                  </w:divBdr>
                </w:div>
                <w:div w:id="1523934328">
                  <w:marLeft w:val="640"/>
                  <w:marRight w:val="0"/>
                  <w:marTop w:val="0"/>
                  <w:marBottom w:val="0"/>
                  <w:divBdr>
                    <w:top w:val="none" w:sz="0" w:space="0" w:color="auto"/>
                    <w:left w:val="none" w:sz="0" w:space="0" w:color="auto"/>
                    <w:bottom w:val="none" w:sz="0" w:space="0" w:color="auto"/>
                    <w:right w:val="none" w:sz="0" w:space="0" w:color="auto"/>
                  </w:divBdr>
                </w:div>
                <w:div w:id="2126000339">
                  <w:marLeft w:val="640"/>
                  <w:marRight w:val="0"/>
                  <w:marTop w:val="0"/>
                  <w:marBottom w:val="0"/>
                  <w:divBdr>
                    <w:top w:val="none" w:sz="0" w:space="0" w:color="auto"/>
                    <w:left w:val="none" w:sz="0" w:space="0" w:color="auto"/>
                    <w:bottom w:val="none" w:sz="0" w:space="0" w:color="auto"/>
                    <w:right w:val="none" w:sz="0" w:space="0" w:color="auto"/>
                  </w:divBdr>
                </w:div>
                <w:div w:id="929125854">
                  <w:marLeft w:val="640"/>
                  <w:marRight w:val="0"/>
                  <w:marTop w:val="0"/>
                  <w:marBottom w:val="0"/>
                  <w:divBdr>
                    <w:top w:val="none" w:sz="0" w:space="0" w:color="auto"/>
                    <w:left w:val="none" w:sz="0" w:space="0" w:color="auto"/>
                    <w:bottom w:val="none" w:sz="0" w:space="0" w:color="auto"/>
                    <w:right w:val="none" w:sz="0" w:space="0" w:color="auto"/>
                  </w:divBdr>
                </w:div>
                <w:div w:id="1373574145">
                  <w:marLeft w:val="640"/>
                  <w:marRight w:val="0"/>
                  <w:marTop w:val="0"/>
                  <w:marBottom w:val="0"/>
                  <w:divBdr>
                    <w:top w:val="none" w:sz="0" w:space="0" w:color="auto"/>
                    <w:left w:val="none" w:sz="0" w:space="0" w:color="auto"/>
                    <w:bottom w:val="none" w:sz="0" w:space="0" w:color="auto"/>
                    <w:right w:val="none" w:sz="0" w:space="0" w:color="auto"/>
                  </w:divBdr>
                </w:div>
                <w:div w:id="1855612426">
                  <w:marLeft w:val="640"/>
                  <w:marRight w:val="0"/>
                  <w:marTop w:val="0"/>
                  <w:marBottom w:val="0"/>
                  <w:divBdr>
                    <w:top w:val="none" w:sz="0" w:space="0" w:color="auto"/>
                    <w:left w:val="none" w:sz="0" w:space="0" w:color="auto"/>
                    <w:bottom w:val="none" w:sz="0" w:space="0" w:color="auto"/>
                    <w:right w:val="none" w:sz="0" w:space="0" w:color="auto"/>
                  </w:divBdr>
                </w:div>
                <w:div w:id="681980180">
                  <w:marLeft w:val="640"/>
                  <w:marRight w:val="0"/>
                  <w:marTop w:val="0"/>
                  <w:marBottom w:val="0"/>
                  <w:divBdr>
                    <w:top w:val="none" w:sz="0" w:space="0" w:color="auto"/>
                    <w:left w:val="none" w:sz="0" w:space="0" w:color="auto"/>
                    <w:bottom w:val="none" w:sz="0" w:space="0" w:color="auto"/>
                    <w:right w:val="none" w:sz="0" w:space="0" w:color="auto"/>
                  </w:divBdr>
                </w:div>
                <w:div w:id="1791048534">
                  <w:marLeft w:val="640"/>
                  <w:marRight w:val="0"/>
                  <w:marTop w:val="0"/>
                  <w:marBottom w:val="0"/>
                  <w:divBdr>
                    <w:top w:val="none" w:sz="0" w:space="0" w:color="auto"/>
                    <w:left w:val="none" w:sz="0" w:space="0" w:color="auto"/>
                    <w:bottom w:val="none" w:sz="0" w:space="0" w:color="auto"/>
                    <w:right w:val="none" w:sz="0" w:space="0" w:color="auto"/>
                  </w:divBdr>
                </w:div>
                <w:div w:id="1981350225">
                  <w:marLeft w:val="640"/>
                  <w:marRight w:val="0"/>
                  <w:marTop w:val="0"/>
                  <w:marBottom w:val="0"/>
                  <w:divBdr>
                    <w:top w:val="none" w:sz="0" w:space="0" w:color="auto"/>
                    <w:left w:val="none" w:sz="0" w:space="0" w:color="auto"/>
                    <w:bottom w:val="none" w:sz="0" w:space="0" w:color="auto"/>
                    <w:right w:val="none" w:sz="0" w:space="0" w:color="auto"/>
                  </w:divBdr>
                </w:div>
                <w:div w:id="92165555">
                  <w:marLeft w:val="640"/>
                  <w:marRight w:val="0"/>
                  <w:marTop w:val="0"/>
                  <w:marBottom w:val="0"/>
                  <w:divBdr>
                    <w:top w:val="none" w:sz="0" w:space="0" w:color="auto"/>
                    <w:left w:val="none" w:sz="0" w:space="0" w:color="auto"/>
                    <w:bottom w:val="none" w:sz="0" w:space="0" w:color="auto"/>
                    <w:right w:val="none" w:sz="0" w:space="0" w:color="auto"/>
                  </w:divBdr>
                </w:div>
                <w:div w:id="1429739032">
                  <w:marLeft w:val="640"/>
                  <w:marRight w:val="0"/>
                  <w:marTop w:val="0"/>
                  <w:marBottom w:val="0"/>
                  <w:divBdr>
                    <w:top w:val="none" w:sz="0" w:space="0" w:color="auto"/>
                    <w:left w:val="none" w:sz="0" w:space="0" w:color="auto"/>
                    <w:bottom w:val="none" w:sz="0" w:space="0" w:color="auto"/>
                    <w:right w:val="none" w:sz="0" w:space="0" w:color="auto"/>
                  </w:divBdr>
                </w:div>
                <w:div w:id="716012477">
                  <w:marLeft w:val="640"/>
                  <w:marRight w:val="0"/>
                  <w:marTop w:val="0"/>
                  <w:marBottom w:val="0"/>
                  <w:divBdr>
                    <w:top w:val="none" w:sz="0" w:space="0" w:color="auto"/>
                    <w:left w:val="none" w:sz="0" w:space="0" w:color="auto"/>
                    <w:bottom w:val="none" w:sz="0" w:space="0" w:color="auto"/>
                    <w:right w:val="none" w:sz="0" w:space="0" w:color="auto"/>
                  </w:divBdr>
                </w:div>
                <w:div w:id="821433014">
                  <w:marLeft w:val="640"/>
                  <w:marRight w:val="0"/>
                  <w:marTop w:val="0"/>
                  <w:marBottom w:val="0"/>
                  <w:divBdr>
                    <w:top w:val="none" w:sz="0" w:space="0" w:color="auto"/>
                    <w:left w:val="none" w:sz="0" w:space="0" w:color="auto"/>
                    <w:bottom w:val="none" w:sz="0" w:space="0" w:color="auto"/>
                    <w:right w:val="none" w:sz="0" w:space="0" w:color="auto"/>
                  </w:divBdr>
                </w:div>
                <w:div w:id="1573151850">
                  <w:marLeft w:val="640"/>
                  <w:marRight w:val="0"/>
                  <w:marTop w:val="0"/>
                  <w:marBottom w:val="0"/>
                  <w:divBdr>
                    <w:top w:val="none" w:sz="0" w:space="0" w:color="auto"/>
                    <w:left w:val="none" w:sz="0" w:space="0" w:color="auto"/>
                    <w:bottom w:val="none" w:sz="0" w:space="0" w:color="auto"/>
                    <w:right w:val="none" w:sz="0" w:space="0" w:color="auto"/>
                  </w:divBdr>
                </w:div>
                <w:div w:id="1777481088">
                  <w:marLeft w:val="640"/>
                  <w:marRight w:val="0"/>
                  <w:marTop w:val="0"/>
                  <w:marBottom w:val="0"/>
                  <w:divBdr>
                    <w:top w:val="none" w:sz="0" w:space="0" w:color="auto"/>
                    <w:left w:val="none" w:sz="0" w:space="0" w:color="auto"/>
                    <w:bottom w:val="none" w:sz="0" w:space="0" w:color="auto"/>
                    <w:right w:val="none" w:sz="0" w:space="0" w:color="auto"/>
                  </w:divBdr>
                </w:div>
                <w:div w:id="415371459">
                  <w:marLeft w:val="640"/>
                  <w:marRight w:val="0"/>
                  <w:marTop w:val="0"/>
                  <w:marBottom w:val="0"/>
                  <w:divBdr>
                    <w:top w:val="none" w:sz="0" w:space="0" w:color="auto"/>
                    <w:left w:val="none" w:sz="0" w:space="0" w:color="auto"/>
                    <w:bottom w:val="none" w:sz="0" w:space="0" w:color="auto"/>
                    <w:right w:val="none" w:sz="0" w:space="0" w:color="auto"/>
                  </w:divBdr>
                </w:div>
              </w:divsChild>
            </w:div>
            <w:div w:id="687947412">
              <w:marLeft w:val="0"/>
              <w:marRight w:val="0"/>
              <w:marTop w:val="0"/>
              <w:marBottom w:val="0"/>
              <w:divBdr>
                <w:top w:val="none" w:sz="0" w:space="0" w:color="auto"/>
                <w:left w:val="none" w:sz="0" w:space="0" w:color="auto"/>
                <w:bottom w:val="none" w:sz="0" w:space="0" w:color="auto"/>
                <w:right w:val="none" w:sz="0" w:space="0" w:color="auto"/>
              </w:divBdr>
              <w:divsChild>
                <w:div w:id="165093796">
                  <w:marLeft w:val="640"/>
                  <w:marRight w:val="0"/>
                  <w:marTop w:val="0"/>
                  <w:marBottom w:val="0"/>
                  <w:divBdr>
                    <w:top w:val="none" w:sz="0" w:space="0" w:color="auto"/>
                    <w:left w:val="none" w:sz="0" w:space="0" w:color="auto"/>
                    <w:bottom w:val="none" w:sz="0" w:space="0" w:color="auto"/>
                    <w:right w:val="none" w:sz="0" w:space="0" w:color="auto"/>
                  </w:divBdr>
                </w:div>
                <w:div w:id="410548765">
                  <w:marLeft w:val="640"/>
                  <w:marRight w:val="0"/>
                  <w:marTop w:val="0"/>
                  <w:marBottom w:val="0"/>
                  <w:divBdr>
                    <w:top w:val="none" w:sz="0" w:space="0" w:color="auto"/>
                    <w:left w:val="none" w:sz="0" w:space="0" w:color="auto"/>
                    <w:bottom w:val="none" w:sz="0" w:space="0" w:color="auto"/>
                    <w:right w:val="none" w:sz="0" w:space="0" w:color="auto"/>
                  </w:divBdr>
                </w:div>
                <w:div w:id="1273056857">
                  <w:marLeft w:val="640"/>
                  <w:marRight w:val="0"/>
                  <w:marTop w:val="0"/>
                  <w:marBottom w:val="0"/>
                  <w:divBdr>
                    <w:top w:val="none" w:sz="0" w:space="0" w:color="auto"/>
                    <w:left w:val="none" w:sz="0" w:space="0" w:color="auto"/>
                    <w:bottom w:val="none" w:sz="0" w:space="0" w:color="auto"/>
                    <w:right w:val="none" w:sz="0" w:space="0" w:color="auto"/>
                  </w:divBdr>
                </w:div>
                <w:div w:id="1558009563">
                  <w:marLeft w:val="640"/>
                  <w:marRight w:val="0"/>
                  <w:marTop w:val="0"/>
                  <w:marBottom w:val="0"/>
                  <w:divBdr>
                    <w:top w:val="none" w:sz="0" w:space="0" w:color="auto"/>
                    <w:left w:val="none" w:sz="0" w:space="0" w:color="auto"/>
                    <w:bottom w:val="none" w:sz="0" w:space="0" w:color="auto"/>
                    <w:right w:val="none" w:sz="0" w:space="0" w:color="auto"/>
                  </w:divBdr>
                </w:div>
                <w:div w:id="1044135180">
                  <w:marLeft w:val="640"/>
                  <w:marRight w:val="0"/>
                  <w:marTop w:val="0"/>
                  <w:marBottom w:val="0"/>
                  <w:divBdr>
                    <w:top w:val="none" w:sz="0" w:space="0" w:color="auto"/>
                    <w:left w:val="none" w:sz="0" w:space="0" w:color="auto"/>
                    <w:bottom w:val="none" w:sz="0" w:space="0" w:color="auto"/>
                    <w:right w:val="none" w:sz="0" w:space="0" w:color="auto"/>
                  </w:divBdr>
                </w:div>
                <w:div w:id="261643798">
                  <w:marLeft w:val="640"/>
                  <w:marRight w:val="0"/>
                  <w:marTop w:val="0"/>
                  <w:marBottom w:val="0"/>
                  <w:divBdr>
                    <w:top w:val="none" w:sz="0" w:space="0" w:color="auto"/>
                    <w:left w:val="none" w:sz="0" w:space="0" w:color="auto"/>
                    <w:bottom w:val="none" w:sz="0" w:space="0" w:color="auto"/>
                    <w:right w:val="none" w:sz="0" w:space="0" w:color="auto"/>
                  </w:divBdr>
                </w:div>
                <w:div w:id="105734207">
                  <w:marLeft w:val="640"/>
                  <w:marRight w:val="0"/>
                  <w:marTop w:val="0"/>
                  <w:marBottom w:val="0"/>
                  <w:divBdr>
                    <w:top w:val="none" w:sz="0" w:space="0" w:color="auto"/>
                    <w:left w:val="none" w:sz="0" w:space="0" w:color="auto"/>
                    <w:bottom w:val="none" w:sz="0" w:space="0" w:color="auto"/>
                    <w:right w:val="none" w:sz="0" w:space="0" w:color="auto"/>
                  </w:divBdr>
                </w:div>
                <w:div w:id="120850834">
                  <w:marLeft w:val="640"/>
                  <w:marRight w:val="0"/>
                  <w:marTop w:val="0"/>
                  <w:marBottom w:val="0"/>
                  <w:divBdr>
                    <w:top w:val="none" w:sz="0" w:space="0" w:color="auto"/>
                    <w:left w:val="none" w:sz="0" w:space="0" w:color="auto"/>
                    <w:bottom w:val="none" w:sz="0" w:space="0" w:color="auto"/>
                    <w:right w:val="none" w:sz="0" w:space="0" w:color="auto"/>
                  </w:divBdr>
                </w:div>
                <w:div w:id="726802017">
                  <w:marLeft w:val="640"/>
                  <w:marRight w:val="0"/>
                  <w:marTop w:val="0"/>
                  <w:marBottom w:val="0"/>
                  <w:divBdr>
                    <w:top w:val="none" w:sz="0" w:space="0" w:color="auto"/>
                    <w:left w:val="none" w:sz="0" w:space="0" w:color="auto"/>
                    <w:bottom w:val="none" w:sz="0" w:space="0" w:color="auto"/>
                    <w:right w:val="none" w:sz="0" w:space="0" w:color="auto"/>
                  </w:divBdr>
                </w:div>
                <w:div w:id="2008436100">
                  <w:marLeft w:val="640"/>
                  <w:marRight w:val="0"/>
                  <w:marTop w:val="0"/>
                  <w:marBottom w:val="0"/>
                  <w:divBdr>
                    <w:top w:val="none" w:sz="0" w:space="0" w:color="auto"/>
                    <w:left w:val="none" w:sz="0" w:space="0" w:color="auto"/>
                    <w:bottom w:val="none" w:sz="0" w:space="0" w:color="auto"/>
                    <w:right w:val="none" w:sz="0" w:space="0" w:color="auto"/>
                  </w:divBdr>
                </w:div>
                <w:div w:id="1608805610">
                  <w:marLeft w:val="640"/>
                  <w:marRight w:val="0"/>
                  <w:marTop w:val="0"/>
                  <w:marBottom w:val="0"/>
                  <w:divBdr>
                    <w:top w:val="none" w:sz="0" w:space="0" w:color="auto"/>
                    <w:left w:val="none" w:sz="0" w:space="0" w:color="auto"/>
                    <w:bottom w:val="none" w:sz="0" w:space="0" w:color="auto"/>
                    <w:right w:val="none" w:sz="0" w:space="0" w:color="auto"/>
                  </w:divBdr>
                </w:div>
                <w:div w:id="1827044645">
                  <w:marLeft w:val="640"/>
                  <w:marRight w:val="0"/>
                  <w:marTop w:val="0"/>
                  <w:marBottom w:val="0"/>
                  <w:divBdr>
                    <w:top w:val="none" w:sz="0" w:space="0" w:color="auto"/>
                    <w:left w:val="none" w:sz="0" w:space="0" w:color="auto"/>
                    <w:bottom w:val="none" w:sz="0" w:space="0" w:color="auto"/>
                    <w:right w:val="none" w:sz="0" w:space="0" w:color="auto"/>
                  </w:divBdr>
                </w:div>
                <w:div w:id="427965130">
                  <w:marLeft w:val="640"/>
                  <w:marRight w:val="0"/>
                  <w:marTop w:val="0"/>
                  <w:marBottom w:val="0"/>
                  <w:divBdr>
                    <w:top w:val="none" w:sz="0" w:space="0" w:color="auto"/>
                    <w:left w:val="none" w:sz="0" w:space="0" w:color="auto"/>
                    <w:bottom w:val="none" w:sz="0" w:space="0" w:color="auto"/>
                    <w:right w:val="none" w:sz="0" w:space="0" w:color="auto"/>
                  </w:divBdr>
                </w:div>
                <w:div w:id="1735347216">
                  <w:marLeft w:val="640"/>
                  <w:marRight w:val="0"/>
                  <w:marTop w:val="0"/>
                  <w:marBottom w:val="0"/>
                  <w:divBdr>
                    <w:top w:val="none" w:sz="0" w:space="0" w:color="auto"/>
                    <w:left w:val="none" w:sz="0" w:space="0" w:color="auto"/>
                    <w:bottom w:val="none" w:sz="0" w:space="0" w:color="auto"/>
                    <w:right w:val="none" w:sz="0" w:space="0" w:color="auto"/>
                  </w:divBdr>
                </w:div>
                <w:div w:id="345909959">
                  <w:marLeft w:val="640"/>
                  <w:marRight w:val="0"/>
                  <w:marTop w:val="0"/>
                  <w:marBottom w:val="0"/>
                  <w:divBdr>
                    <w:top w:val="none" w:sz="0" w:space="0" w:color="auto"/>
                    <w:left w:val="none" w:sz="0" w:space="0" w:color="auto"/>
                    <w:bottom w:val="none" w:sz="0" w:space="0" w:color="auto"/>
                    <w:right w:val="none" w:sz="0" w:space="0" w:color="auto"/>
                  </w:divBdr>
                </w:div>
                <w:div w:id="761730611">
                  <w:marLeft w:val="640"/>
                  <w:marRight w:val="0"/>
                  <w:marTop w:val="0"/>
                  <w:marBottom w:val="0"/>
                  <w:divBdr>
                    <w:top w:val="none" w:sz="0" w:space="0" w:color="auto"/>
                    <w:left w:val="none" w:sz="0" w:space="0" w:color="auto"/>
                    <w:bottom w:val="none" w:sz="0" w:space="0" w:color="auto"/>
                    <w:right w:val="none" w:sz="0" w:space="0" w:color="auto"/>
                  </w:divBdr>
                </w:div>
                <w:div w:id="1049262122">
                  <w:marLeft w:val="640"/>
                  <w:marRight w:val="0"/>
                  <w:marTop w:val="0"/>
                  <w:marBottom w:val="0"/>
                  <w:divBdr>
                    <w:top w:val="none" w:sz="0" w:space="0" w:color="auto"/>
                    <w:left w:val="none" w:sz="0" w:space="0" w:color="auto"/>
                    <w:bottom w:val="none" w:sz="0" w:space="0" w:color="auto"/>
                    <w:right w:val="none" w:sz="0" w:space="0" w:color="auto"/>
                  </w:divBdr>
                </w:div>
                <w:div w:id="485974149">
                  <w:marLeft w:val="640"/>
                  <w:marRight w:val="0"/>
                  <w:marTop w:val="0"/>
                  <w:marBottom w:val="0"/>
                  <w:divBdr>
                    <w:top w:val="none" w:sz="0" w:space="0" w:color="auto"/>
                    <w:left w:val="none" w:sz="0" w:space="0" w:color="auto"/>
                    <w:bottom w:val="none" w:sz="0" w:space="0" w:color="auto"/>
                    <w:right w:val="none" w:sz="0" w:space="0" w:color="auto"/>
                  </w:divBdr>
                </w:div>
                <w:div w:id="2024237592">
                  <w:marLeft w:val="640"/>
                  <w:marRight w:val="0"/>
                  <w:marTop w:val="0"/>
                  <w:marBottom w:val="0"/>
                  <w:divBdr>
                    <w:top w:val="none" w:sz="0" w:space="0" w:color="auto"/>
                    <w:left w:val="none" w:sz="0" w:space="0" w:color="auto"/>
                    <w:bottom w:val="none" w:sz="0" w:space="0" w:color="auto"/>
                    <w:right w:val="none" w:sz="0" w:space="0" w:color="auto"/>
                  </w:divBdr>
                </w:div>
                <w:div w:id="1379428934">
                  <w:marLeft w:val="640"/>
                  <w:marRight w:val="0"/>
                  <w:marTop w:val="0"/>
                  <w:marBottom w:val="0"/>
                  <w:divBdr>
                    <w:top w:val="none" w:sz="0" w:space="0" w:color="auto"/>
                    <w:left w:val="none" w:sz="0" w:space="0" w:color="auto"/>
                    <w:bottom w:val="none" w:sz="0" w:space="0" w:color="auto"/>
                    <w:right w:val="none" w:sz="0" w:space="0" w:color="auto"/>
                  </w:divBdr>
                </w:div>
                <w:div w:id="740098678">
                  <w:marLeft w:val="640"/>
                  <w:marRight w:val="0"/>
                  <w:marTop w:val="0"/>
                  <w:marBottom w:val="0"/>
                  <w:divBdr>
                    <w:top w:val="none" w:sz="0" w:space="0" w:color="auto"/>
                    <w:left w:val="none" w:sz="0" w:space="0" w:color="auto"/>
                    <w:bottom w:val="none" w:sz="0" w:space="0" w:color="auto"/>
                    <w:right w:val="none" w:sz="0" w:space="0" w:color="auto"/>
                  </w:divBdr>
                </w:div>
                <w:div w:id="1647393956">
                  <w:marLeft w:val="640"/>
                  <w:marRight w:val="0"/>
                  <w:marTop w:val="0"/>
                  <w:marBottom w:val="0"/>
                  <w:divBdr>
                    <w:top w:val="none" w:sz="0" w:space="0" w:color="auto"/>
                    <w:left w:val="none" w:sz="0" w:space="0" w:color="auto"/>
                    <w:bottom w:val="none" w:sz="0" w:space="0" w:color="auto"/>
                    <w:right w:val="none" w:sz="0" w:space="0" w:color="auto"/>
                  </w:divBdr>
                </w:div>
                <w:div w:id="2029216612">
                  <w:marLeft w:val="640"/>
                  <w:marRight w:val="0"/>
                  <w:marTop w:val="0"/>
                  <w:marBottom w:val="0"/>
                  <w:divBdr>
                    <w:top w:val="none" w:sz="0" w:space="0" w:color="auto"/>
                    <w:left w:val="none" w:sz="0" w:space="0" w:color="auto"/>
                    <w:bottom w:val="none" w:sz="0" w:space="0" w:color="auto"/>
                    <w:right w:val="none" w:sz="0" w:space="0" w:color="auto"/>
                  </w:divBdr>
                </w:div>
                <w:div w:id="410928722">
                  <w:marLeft w:val="640"/>
                  <w:marRight w:val="0"/>
                  <w:marTop w:val="0"/>
                  <w:marBottom w:val="0"/>
                  <w:divBdr>
                    <w:top w:val="none" w:sz="0" w:space="0" w:color="auto"/>
                    <w:left w:val="none" w:sz="0" w:space="0" w:color="auto"/>
                    <w:bottom w:val="none" w:sz="0" w:space="0" w:color="auto"/>
                    <w:right w:val="none" w:sz="0" w:space="0" w:color="auto"/>
                  </w:divBdr>
                </w:div>
                <w:div w:id="1694720791">
                  <w:marLeft w:val="640"/>
                  <w:marRight w:val="0"/>
                  <w:marTop w:val="0"/>
                  <w:marBottom w:val="0"/>
                  <w:divBdr>
                    <w:top w:val="none" w:sz="0" w:space="0" w:color="auto"/>
                    <w:left w:val="none" w:sz="0" w:space="0" w:color="auto"/>
                    <w:bottom w:val="none" w:sz="0" w:space="0" w:color="auto"/>
                    <w:right w:val="none" w:sz="0" w:space="0" w:color="auto"/>
                  </w:divBdr>
                </w:div>
                <w:div w:id="502013631">
                  <w:marLeft w:val="640"/>
                  <w:marRight w:val="0"/>
                  <w:marTop w:val="0"/>
                  <w:marBottom w:val="0"/>
                  <w:divBdr>
                    <w:top w:val="none" w:sz="0" w:space="0" w:color="auto"/>
                    <w:left w:val="none" w:sz="0" w:space="0" w:color="auto"/>
                    <w:bottom w:val="none" w:sz="0" w:space="0" w:color="auto"/>
                    <w:right w:val="none" w:sz="0" w:space="0" w:color="auto"/>
                  </w:divBdr>
                </w:div>
                <w:div w:id="453136829">
                  <w:marLeft w:val="640"/>
                  <w:marRight w:val="0"/>
                  <w:marTop w:val="0"/>
                  <w:marBottom w:val="0"/>
                  <w:divBdr>
                    <w:top w:val="none" w:sz="0" w:space="0" w:color="auto"/>
                    <w:left w:val="none" w:sz="0" w:space="0" w:color="auto"/>
                    <w:bottom w:val="none" w:sz="0" w:space="0" w:color="auto"/>
                    <w:right w:val="none" w:sz="0" w:space="0" w:color="auto"/>
                  </w:divBdr>
                </w:div>
                <w:div w:id="1543320826">
                  <w:marLeft w:val="640"/>
                  <w:marRight w:val="0"/>
                  <w:marTop w:val="0"/>
                  <w:marBottom w:val="0"/>
                  <w:divBdr>
                    <w:top w:val="none" w:sz="0" w:space="0" w:color="auto"/>
                    <w:left w:val="none" w:sz="0" w:space="0" w:color="auto"/>
                    <w:bottom w:val="none" w:sz="0" w:space="0" w:color="auto"/>
                    <w:right w:val="none" w:sz="0" w:space="0" w:color="auto"/>
                  </w:divBdr>
                </w:div>
                <w:div w:id="1962686691">
                  <w:marLeft w:val="640"/>
                  <w:marRight w:val="0"/>
                  <w:marTop w:val="0"/>
                  <w:marBottom w:val="0"/>
                  <w:divBdr>
                    <w:top w:val="none" w:sz="0" w:space="0" w:color="auto"/>
                    <w:left w:val="none" w:sz="0" w:space="0" w:color="auto"/>
                    <w:bottom w:val="none" w:sz="0" w:space="0" w:color="auto"/>
                    <w:right w:val="none" w:sz="0" w:space="0" w:color="auto"/>
                  </w:divBdr>
                </w:div>
                <w:div w:id="1986620185">
                  <w:marLeft w:val="640"/>
                  <w:marRight w:val="0"/>
                  <w:marTop w:val="0"/>
                  <w:marBottom w:val="0"/>
                  <w:divBdr>
                    <w:top w:val="none" w:sz="0" w:space="0" w:color="auto"/>
                    <w:left w:val="none" w:sz="0" w:space="0" w:color="auto"/>
                    <w:bottom w:val="none" w:sz="0" w:space="0" w:color="auto"/>
                    <w:right w:val="none" w:sz="0" w:space="0" w:color="auto"/>
                  </w:divBdr>
                </w:div>
                <w:div w:id="1051425265">
                  <w:marLeft w:val="640"/>
                  <w:marRight w:val="0"/>
                  <w:marTop w:val="0"/>
                  <w:marBottom w:val="0"/>
                  <w:divBdr>
                    <w:top w:val="none" w:sz="0" w:space="0" w:color="auto"/>
                    <w:left w:val="none" w:sz="0" w:space="0" w:color="auto"/>
                    <w:bottom w:val="none" w:sz="0" w:space="0" w:color="auto"/>
                    <w:right w:val="none" w:sz="0" w:space="0" w:color="auto"/>
                  </w:divBdr>
                </w:div>
                <w:div w:id="973365245">
                  <w:marLeft w:val="640"/>
                  <w:marRight w:val="0"/>
                  <w:marTop w:val="0"/>
                  <w:marBottom w:val="0"/>
                  <w:divBdr>
                    <w:top w:val="none" w:sz="0" w:space="0" w:color="auto"/>
                    <w:left w:val="none" w:sz="0" w:space="0" w:color="auto"/>
                    <w:bottom w:val="none" w:sz="0" w:space="0" w:color="auto"/>
                    <w:right w:val="none" w:sz="0" w:space="0" w:color="auto"/>
                  </w:divBdr>
                </w:div>
                <w:div w:id="377317930">
                  <w:marLeft w:val="640"/>
                  <w:marRight w:val="0"/>
                  <w:marTop w:val="0"/>
                  <w:marBottom w:val="0"/>
                  <w:divBdr>
                    <w:top w:val="none" w:sz="0" w:space="0" w:color="auto"/>
                    <w:left w:val="none" w:sz="0" w:space="0" w:color="auto"/>
                    <w:bottom w:val="none" w:sz="0" w:space="0" w:color="auto"/>
                    <w:right w:val="none" w:sz="0" w:space="0" w:color="auto"/>
                  </w:divBdr>
                </w:div>
                <w:div w:id="1933273371">
                  <w:marLeft w:val="640"/>
                  <w:marRight w:val="0"/>
                  <w:marTop w:val="0"/>
                  <w:marBottom w:val="0"/>
                  <w:divBdr>
                    <w:top w:val="none" w:sz="0" w:space="0" w:color="auto"/>
                    <w:left w:val="none" w:sz="0" w:space="0" w:color="auto"/>
                    <w:bottom w:val="none" w:sz="0" w:space="0" w:color="auto"/>
                    <w:right w:val="none" w:sz="0" w:space="0" w:color="auto"/>
                  </w:divBdr>
                </w:div>
                <w:div w:id="1248467905">
                  <w:marLeft w:val="640"/>
                  <w:marRight w:val="0"/>
                  <w:marTop w:val="0"/>
                  <w:marBottom w:val="0"/>
                  <w:divBdr>
                    <w:top w:val="none" w:sz="0" w:space="0" w:color="auto"/>
                    <w:left w:val="none" w:sz="0" w:space="0" w:color="auto"/>
                    <w:bottom w:val="none" w:sz="0" w:space="0" w:color="auto"/>
                    <w:right w:val="none" w:sz="0" w:space="0" w:color="auto"/>
                  </w:divBdr>
                </w:div>
                <w:div w:id="1138500223">
                  <w:marLeft w:val="640"/>
                  <w:marRight w:val="0"/>
                  <w:marTop w:val="0"/>
                  <w:marBottom w:val="0"/>
                  <w:divBdr>
                    <w:top w:val="none" w:sz="0" w:space="0" w:color="auto"/>
                    <w:left w:val="none" w:sz="0" w:space="0" w:color="auto"/>
                    <w:bottom w:val="none" w:sz="0" w:space="0" w:color="auto"/>
                    <w:right w:val="none" w:sz="0" w:space="0" w:color="auto"/>
                  </w:divBdr>
                </w:div>
                <w:div w:id="1993363371">
                  <w:marLeft w:val="640"/>
                  <w:marRight w:val="0"/>
                  <w:marTop w:val="0"/>
                  <w:marBottom w:val="0"/>
                  <w:divBdr>
                    <w:top w:val="none" w:sz="0" w:space="0" w:color="auto"/>
                    <w:left w:val="none" w:sz="0" w:space="0" w:color="auto"/>
                    <w:bottom w:val="none" w:sz="0" w:space="0" w:color="auto"/>
                    <w:right w:val="none" w:sz="0" w:space="0" w:color="auto"/>
                  </w:divBdr>
                </w:div>
                <w:div w:id="1848405701">
                  <w:marLeft w:val="640"/>
                  <w:marRight w:val="0"/>
                  <w:marTop w:val="0"/>
                  <w:marBottom w:val="0"/>
                  <w:divBdr>
                    <w:top w:val="none" w:sz="0" w:space="0" w:color="auto"/>
                    <w:left w:val="none" w:sz="0" w:space="0" w:color="auto"/>
                    <w:bottom w:val="none" w:sz="0" w:space="0" w:color="auto"/>
                    <w:right w:val="none" w:sz="0" w:space="0" w:color="auto"/>
                  </w:divBdr>
                </w:div>
                <w:div w:id="685404844">
                  <w:marLeft w:val="640"/>
                  <w:marRight w:val="0"/>
                  <w:marTop w:val="0"/>
                  <w:marBottom w:val="0"/>
                  <w:divBdr>
                    <w:top w:val="none" w:sz="0" w:space="0" w:color="auto"/>
                    <w:left w:val="none" w:sz="0" w:space="0" w:color="auto"/>
                    <w:bottom w:val="none" w:sz="0" w:space="0" w:color="auto"/>
                    <w:right w:val="none" w:sz="0" w:space="0" w:color="auto"/>
                  </w:divBdr>
                </w:div>
                <w:div w:id="1607149644">
                  <w:marLeft w:val="640"/>
                  <w:marRight w:val="0"/>
                  <w:marTop w:val="0"/>
                  <w:marBottom w:val="0"/>
                  <w:divBdr>
                    <w:top w:val="none" w:sz="0" w:space="0" w:color="auto"/>
                    <w:left w:val="none" w:sz="0" w:space="0" w:color="auto"/>
                    <w:bottom w:val="none" w:sz="0" w:space="0" w:color="auto"/>
                    <w:right w:val="none" w:sz="0" w:space="0" w:color="auto"/>
                  </w:divBdr>
                </w:div>
                <w:div w:id="18093496">
                  <w:marLeft w:val="640"/>
                  <w:marRight w:val="0"/>
                  <w:marTop w:val="0"/>
                  <w:marBottom w:val="0"/>
                  <w:divBdr>
                    <w:top w:val="none" w:sz="0" w:space="0" w:color="auto"/>
                    <w:left w:val="none" w:sz="0" w:space="0" w:color="auto"/>
                    <w:bottom w:val="none" w:sz="0" w:space="0" w:color="auto"/>
                    <w:right w:val="none" w:sz="0" w:space="0" w:color="auto"/>
                  </w:divBdr>
                </w:div>
                <w:div w:id="1206060938">
                  <w:marLeft w:val="640"/>
                  <w:marRight w:val="0"/>
                  <w:marTop w:val="0"/>
                  <w:marBottom w:val="0"/>
                  <w:divBdr>
                    <w:top w:val="none" w:sz="0" w:space="0" w:color="auto"/>
                    <w:left w:val="none" w:sz="0" w:space="0" w:color="auto"/>
                    <w:bottom w:val="none" w:sz="0" w:space="0" w:color="auto"/>
                    <w:right w:val="none" w:sz="0" w:space="0" w:color="auto"/>
                  </w:divBdr>
                </w:div>
                <w:div w:id="1195196027">
                  <w:marLeft w:val="640"/>
                  <w:marRight w:val="0"/>
                  <w:marTop w:val="0"/>
                  <w:marBottom w:val="0"/>
                  <w:divBdr>
                    <w:top w:val="none" w:sz="0" w:space="0" w:color="auto"/>
                    <w:left w:val="none" w:sz="0" w:space="0" w:color="auto"/>
                    <w:bottom w:val="none" w:sz="0" w:space="0" w:color="auto"/>
                    <w:right w:val="none" w:sz="0" w:space="0" w:color="auto"/>
                  </w:divBdr>
                </w:div>
                <w:div w:id="479347854">
                  <w:marLeft w:val="640"/>
                  <w:marRight w:val="0"/>
                  <w:marTop w:val="0"/>
                  <w:marBottom w:val="0"/>
                  <w:divBdr>
                    <w:top w:val="none" w:sz="0" w:space="0" w:color="auto"/>
                    <w:left w:val="none" w:sz="0" w:space="0" w:color="auto"/>
                    <w:bottom w:val="none" w:sz="0" w:space="0" w:color="auto"/>
                    <w:right w:val="none" w:sz="0" w:space="0" w:color="auto"/>
                  </w:divBdr>
                </w:div>
                <w:div w:id="113721765">
                  <w:marLeft w:val="640"/>
                  <w:marRight w:val="0"/>
                  <w:marTop w:val="0"/>
                  <w:marBottom w:val="0"/>
                  <w:divBdr>
                    <w:top w:val="none" w:sz="0" w:space="0" w:color="auto"/>
                    <w:left w:val="none" w:sz="0" w:space="0" w:color="auto"/>
                    <w:bottom w:val="none" w:sz="0" w:space="0" w:color="auto"/>
                    <w:right w:val="none" w:sz="0" w:space="0" w:color="auto"/>
                  </w:divBdr>
                </w:div>
                <w:div w:id="1948200074">
                  <w:marLeft w:val="640"/>
                  <w:marRight w:val="0"/>
                  <w:marTop w:val="0"/>
                  <w:marBottom w:val="0"/>
                  <w:divBdr>
                    <w:top w:val="none" w:sz="0" w:space="0" w:color="auto"/>
                    <w:left w:val="none" w:sz="0" w:space="0" w:color="auto"/>
                    <w:bottom w:val="none" w:sz="0" w:space="0" w:color="auto"/>
                    <w:right w:val="none" w:sz="0" w:space="0" w:color="auto"/>
                  </w:divBdr>
                </w:div>
                <w:div w:id="1206259946">
                  <w:marLeft w:val="640"/>
                  <w:marRight w:val="0"/>
                  <w:marTop w:val="0"/>
                  <w:marBottom w:val="0"/>
                  <w:divBdr>
                    <w:top w:val="none" w:sz="0" w:space="0" w:color="auto"/>
                    <w:left w:val="none" w:sz="0" w:space="0" w:color="auto"/>
                    <w:bottom w:val="none" w:sz="0" w:space="0" w:color="auto"/>
                    <w:right w:val="none" w:sz="0" w:space="0" w:color="auto"/>
                  </w:divBdr>
                </w:div>
                <w:div w:id="1912503079">
                  <w:marLeft w:val="640"/>
                  <w:marRight w:val="0"/>
                  <w:marTop w:val="0"/>
                  <w:marBottom w:val="0"/>
                  <w:divBdr>
                    <w:top w:val="none" w:sz="0" w:space="0" w:color="auto"/>
                    <w:left w:val="none" w:sz="0" w:space="0" w:color="auto"/>
                    <w:bottom w:val="none" w:sz="0" w:space="0" w:color="auto"/>
                    <w:right w:val="none" w:sz="0" w:space="0" w:color="auto"/>
                  </w:divBdr>
                </w:div>
                <w:div w:id="732436088">
                  <w:marLeft w:val="640"/>
                  <w:marRight w:val="0"/>
                  <w:marTop w:val="0"/>
                  <w:marBottom w:val="0"/>
                  <w:divBdr>
                    <w:top w:val="none" w:sz="0" w:space="0" w:color="auto"/>
                    <w:left w:val="none" w:sz="0" w:space="0" w:color="auto"/>
                    <w:bottom w:val="none" w:sz="0" w:space="0" w:color="auto"/>
                    <w:right w:val="none" w:sz="0" w:space="0" w:color="auto"/>
                  </w:divBdr>
                </w:div>
                <w:div w:id="331223617">
                  <w:marLeft w:val="640"/>
                  <w:marRight w:val="0"/>
                  <w:marTop w:val="0"/>
                  <w:marBottom w:val="0"/>
                  <w:divBdr>
                    <w:top w:val="none" w:sz="0" w:space="0" w:color="auto"/>
                    <w:left w:val="none" w:sz="0" w:space="0" w:color="auto"/>
                    <w:bottom w:val="none" w:sz="0" w:space="0" w:color="auto"/>
                    <w:right w:val="none" w:sz="0" w:space="0" w:color="auto"/>
                  </w:divBdr>
                </w:div>
                <w:div w:id="1590850071">
                  <w:marLeft w:val="640"/>
                  <w:marRight w:val="0"/>
                  <w:marTop w:val="0"/>
                  <w:marBottom w:val="0"/>
                  <w:divBdr>
                    <w:top w:val="none" w:sz="0" w:space="0" w:color="auto"/>
                    <w:left w:val="none" w:sz="0" w:space="0" w:color="auto"/>
                    <w:bottom w:val="none" w:sz="0" w:space="0" w:color="auto"/>
                    <w:right w:val="none" w:sz="0" w:space="0" w:color="auto"/>
                  </w:divBdr>
                </w:div>
                <w:div w:id="379669179">
                  <w:marLeft w:val="640"/>
                  <w:marRight w:val="0"/>
                  <w:marTop w:val="0"/>
                  <w:marBottom w:val="0"/>
                  <w:divBdr>
                    <w:top w:val="none" w:sz="0" w:space="0" w:color="auto"/>
                    <w:left w:val="none" w:sz="0" w:space="0" w:color="auto"/>
                    <w:bottom w:val="none" w:sz="0" w:space="0" w:color="auto"/>
                    <w:right w:val="none" w:sz="0" w:space="0" w:color="auto"/>
                  </w:divBdr>
                </w:div>
                <w:div w:id="104423843">
                  <w:marLeft w:val="640"/>
                  <w:marRight w:val="0"/>
                  <w:marTop w:val="0"/>
                  <w:marBottom w:val="0"/>
                  <w:divBdr>
                    <w:top w:val="none" w:sz="0" w:space="0" w:color="auto"/>
                    <w:left w:val="none" w:sz="0" w:space="0" w:color="auto"/>
                    <w:bottom w:val="none" w:sz="0" w:space="0" w:color="auto"/>
                    <w:right w:val="none" w:sz="0" w:space="0" w:color="auto"/>
                  </w:divBdr>
                </w:div>
                <w:div w:id="1009722465">
                  <w:marLeft w:val="640"/>
                  <w:marRight w:val="0"/>
                  <w:marTop w:val="0"/>
                  <w:marBottom w:val="0"/>
                  <w:divBdr>
                    <w:top w:val="none" w:sz="0" w:space="0" w:color="auto"/>
                    <w:left w:val="none" w:sz="0" w:space="0" w:color="auto"/>
                    <w:bottom w:val="none" w:sz="0" w:space="0" w:color="auto"/>
                    <w:right w:val="none" w:sz="0" w:space="0" w:color="auto"/>
                  </w:divBdr>
                </w:div>
                <w:div w:id="729423746">
                  <w:marLeft w:val="640"/>
                  <w:marRight w:val="0"/>
                  <w:marTop w:val="0"/>
                  <w:marBottom w:val="0"/>
                  <w:divBdr>
                    <w:top w:val="none" w:sz="0" w:space="0" w:color="auto"/>
                    <w:left w:val="none" w:sz="0" w:space="0" w:color="auto"/>
                    <w:bottom w:val="none" w:sz="0" w:space="0" w:color="auto"/>
                    <w:right w:val="none" w:sz="0" w:space="0" w:color="auto"/>
                  </w:divBdr>
                </w:div>
                <w:div w:id="1299339096">
                  <w:marLeft w:val="640"/>
                  <w:marRight w:val="0"/>
                  <w:marTop w:val="0"/>
                  <w:marBottom w:val="0"/>
                  <w:divBdr>
                    <w:top w:val="none" w:sz="0" w:space="0" w:color="auto"/>
                    <w:left w:val="none" w:sz="0" w:space="0" w:color="auto"/>
                    <w:bottom w:val="none" w:sz="0" w:space="0" w:color="auto"/>
                    <w:right w:val="none" w:sz="0" w:space="0" w:color="auto"/>
                  </w:divBdr>
                </w:div>
                <w:div w:id="2009861746">
                  <w:marLeft w:val="640"/>
                  <w:marRight w:val="0"/>
                  <w:marTop w:val="0"/>
                  <w:marBottom w:val="0"/>
                  <w:divBdr>
                    <w:top w:val="none" w:sz="0" w:space="0" w:color="auto"/>
                    <w:left w:val="none" w:sz="0" w:space="0" w:color="auto"/>
                    <w:bottom w:val="none" w:sz="0" w:space="0" w:color="auto"/>
                    <w:right w:val="none" w:sz="0" w:space="0" w:color="auto"/>
                  </w:divBdr>
                </w:div>
                <w:div w:id="867330719">
                  <w:marLeft w:val="640"/>
                  <w:marRight w:val="0"/>
                  <w:marTop w:val="0"/>
                  <w:marBottom w:val="0"/>
                  <w:divBdr>
                    <w:top w:val="none" w:sz="0" w:space="0" w:color="auto"/>
                    <w:left w:val="none" w:sz="0" w:space="0" w:color="auto"/>
                    <w:bottom w:val="none" w:sz="0" w:space="0" w:color="auto"/>
                    <w:right w:val="none" w:sz="0" w:space="0" w:color="auto"/>
                  </w:divBdr>
                </w:div>
                <w:div w:id="1902204365">
                  <w:marLeft w:val="640"/>
                  <w:marRight w:val="0"/>
                  <w:marTop w:val="0"/>
                  <w:marBottom w:val="0"/>
                  <w:divBdr>
                    <w:top w:val="none" w:sz="0" w:space="0" w:color="auto"/>
                    <w:left w:val="none" w:sz="0" w:space="0" w:color="auto"/>
                    <w:bottom w:val="none" w:sz="0" w:space="0" w:color="auto"/>
                    <w:right w:val="none" w:sz="0" w:space="0" w:color="auto"/>
                  </w:divBdr>
                </w:div>
                <w:div w:id="688680456">
                  <w:marLeft w:val="640"/>
                  <w:marRight w:val="0"/>
                  <w:marTop w:val="0"/>
                  <w:marBottom w:val="0"/>
                  <w:divBdr>
                    <w:top w:val="none" w:sz="0" w:space="0" w:color="auto"/>
                    <w:left w:val="none" w:sz="0" w:space="0" w:color="auto"/>
                    <w:bottom w:val="none" w:sz="0" w:space="0" w:color="auto"/>
                    <w:right w:val="none" w:sz="0" w:space="0" w:color="auto"/>
                  </w:divBdr>
                </w:div>
                <w:div w:id="1509753945">
                  <w:marLeft w:val="640"/>
                  <w:marRight w:val="0"/>
                  <w:marTop w:val="0"/>
                  <w:marBottom w:val="0"/>
                  <w:divBdr>
                    <w:top w:val="none" w:sz="0" w:space="0" w:color="auto"/>
                    <w:left w:val="none" w:sz="0" w:space="0" w:color="auto"/>
                    <w:bottom w:val="none" w:sz="0" w:space="0" w:color="auto"/>
                    <w:right w:val="none" w:sz="0" w:space="0" w:color="auto"/>
                  </w:divBdr>
                </w:div>
                <w:div w:id="1277828612">
                  <w:marLeft w:val="640"/>
                  <w:marRight w:val="0"/>
                  <w:marTop w:val="0"/>
                  <w:marBottom w:val="0"/>
                  <w:divBdr>
                    <w:top w:val="none" w:sz="0" w:space="0" w:color="auto"/>
                    <w:left w:val="none" w:sz="0" w:space="0" w:color="auto"/>
                    <w:bottom w:val="none" w:sz="0" w:space="0" w:color="auto"/>
                    <w:right w:val="none" w:sz="0" w:space="0" w:color="auto"/>
                  </w:divBdr>
                </w:div>
                <w:div w:id="294726206">
                  <w:marLeft w:val="640"/>
                  <w:marRight w:val="0"/>
                  <w:marTop w:val="0"/>
                  <w:marBottom w:val="0"/>
                  <w:divBdr>
                    <w:top w:val="none" w:sz="0" w:space="0" w:color="auto"/>
                    <w:left w:val="none" w:sz="0" w:space="0" w:color="auto"/>
                    <w:bottom w:val="none" w:sz="0" w:space="0" w:color="auto"/>
                    <w:right w:val="none" w:sz="0" w:space="0" w:color="auto"/>
                  </w:divBdr>
                </w:div>
              </w:divsChild>
            </w:div>
            <w:div w:id="1240289072">
              <w:marLeft w:val="0"/>
              <w:marRight w:val="0"/>
              <w:marTop w:val="0"/>
              <w:marBottom w:val="0"/>
              <w:divBdr>
                <w:top w:val="none" w:sz="0" w:space="0" w:color="auto"/>
                <w:left w:val="none" w:sz="0" w:space="0" w:color="auto"/>
                <w:bottom w:val="none" w:sz="0" w:space="0" w:color="auto"/>
                <w:right w:val="none" w:sz="0" w:space="0" w:color="auto"/>
              </w:divBdr>
              <w:divsChild>
                <w:div w:id="336343541">
                  <w:marLeft w:val="640"/>
                  <w:marRight w:val="0"/>
                  <w:marTop w:val="0"/>
                  <w:marBottom w:val="0"/>
                  <w:divBdr>
                    <w:top w:val="none" w:sz="0" w:space="0" w:color="auto"/>
                    <w:left w:val="none" w:sz="0" w:space="0" w:color="auto"/>
                    <w:bottom w:val="none" w:sz="0" w:space="0" w:color="auto"/>
                    <w:right w:val="none" w:sz="0" w:space="0" w:color="auto"/>
                  </w:divBdr>
                </w:div>
                <w:div w:id="169565559">
                  <w:marLeft w:val="640"/>
                  <w:marRight w:val="0"/>
                  <w:marTop w:val="0"/>
                  <w:marBottom w:val="0"/>
                  <w:divBdr>
                    <w:top w:val="none" w:sz="0" w:space="0" w:color="auto"/>
                    <w:left w:val="none" w:sz="0" w:space="0" w:color="auto"/>
                    <w:bottom w:val="none" w:sz="0" w:space="0" w:color="auto"/>
                    <w:right w:val="none" w:sz="0" w:space="0" w:color="auto"/>
                  </w:divBdr>
                </w:div>
                <w:div w:id="1330139560">
                  <w:marLeft w:val="640"/>
                  <w:marRight w:val="0"/>
                  <w:marTop w:val="0"/>
                  <w:marBottom w:val="0"/>
                  <w:divBdr>
                    <w:top w:val="none" w:sz="0" w:space="0" w:color="auto"/>
                    <w:left w:val="none" w:sz="0" w:space="0" w:color="auto"/>
                    <w:bottom w:val="none" w:sz="0" w:space="0" w:color="auto"/>
                    <w:right w:val="none" w:sz="0" w:space="0" w:color="auto"/>
                  </w:divBdr>
                </w:div>
                <w:div w:id="1114208633">
                  <w:marLeft w:val="640"/>
                  <w:marRight w:val="0"/>
                  <w:marTop w:val="0"/>
                  <w:marBottom w:val="0"/>
                  <w:divBdr>
                    <w:top w:val="none" w:sz="0" w:space="0" w:color="auto"/>
                    <w:left w:val="none" w:sz="0" w:space="0" w:color="auto"/>
                    <w:bottom w:val="none" w:sz="0" w:space="0" w:color="auto"/>
                    <w:right w:val="none" w:sz="0" w:space="0" w:color="auto"/>
                  </w:divBdr>
                </w:div>
                <w:div w:id="1212034849">
                  <w:marLeft w:val="640"/>
                  <w:marRight w:val="0"/>
                  <w:marTop w:val="0"/>
                  <w:marBottom w:val="0"/>
                  <w:divBdr>
                    <w:top w:val="none" w:sz="0" w:space="0" w:color="auto"/>
                    <w:left w:val="none" w:sz="0" w:space="0" w:color="auto"/>
                    <w:bottom w:val="none" w:sz="0" w:space="0" w:color="auto"/>
                    <w:right w:val="none" w:sz="0" w:space="0" w:color="auto"/>
                  </w:divBdr>
                </w:div>
                <w:div w:id="771364958">
                  <w:marLeft w:val="640"/>
                  <w:marRight w:val="0"/>
                  <w:marTop w:val="0"/>
                  <w:marBottom w:val="0"/>
                  <w:divBdr>
                    <w:top w:val="none" w:sz="0" w:space="0" w:color="auto"/>
                    <w:left w:val="none" w:sz="0" w:space="0" w:color="auto"/>
                    <w:bottom w:val="none" w:sz="0" w:space="0" w:color="auto"/>
                    <w:right w:val="none" w:sz="0" w:space="0" w:color="auto"/>
                  </w:divBdr>
                </w:div>
                <w:div w:id="1339966953">
                  <w:marLeft w:val="640"/>
                  <w:marRight w:val="0"/>
                  <w:marTop w:val="0"/>
                  <w:marBottom w:val="0"/>
                  <w:divBdr>
                    <w:top w:val="none" w:sz="0" w:space="0" w:color="auto"/>
                    <w:left w:val="none" w:sz="0" w:space="0" w:color="auto"/>
                    <w:bottom w:val="none" w:sz="0" w:space="0" w:color="auto"/>
                    <w:right w:val="none" w:sz="0" w:space="0" w:color="auto"/>
                  </w:divBdr>
                </w:div>
                <w:div w:id="550306130">
                  <w:marLeft w:val="640"/>
                  <w:marRight w:val="0"/>
                  <w:marTop w:val="0"/>
                  <w:marBottom w:val="0"/>
                  <w:divBdr>
                    <w:top w:val="none" w:sz="0" w:space="0" w:color="auto"/>
                    <w:left w:val="none" w:sz="0" w:space="0" w:color="auto"/>
                    <w:bottom w:val="none" w:sz="0" w:space="0" w:color="auto"/>
                    <w:right w:val="none" w:sz="0" w:space="0" w:color="auto"/>
                  </w:divBdr>
                </w:div>
                <w:div w:id="761728101">
                  <w:marLeft w:val="640"/>
                  <w:marRight w:val="0"/>
                  <w:marTop w:val="0"/>
                  <w:marBottom w:val="0"/>
                  <w:divBdr>
                    <w:top w:val="none" w:sz="0" w:space="0" w:color="auto"/>
                    <w:left w:val="none" w:sz="0" w:space="0" w:color="auto"/>
                    <w:bottom w:val="none" w:sz="0" w:space="0" w:color="auto"/>
                    <w:right w:val="none" w:sz="0" w:space="0" w:color="auto"/>
                  </w:divBdr>
                </w:div>
                <w:div w:id="144902691">
                  <w:marLeft w:val="640"/>
                  <w:marRight w:val="0"/>
                  <w:marTop w:val="0"/>
                  <w:marBottom w:val="0"/>
                  <w:divBdr>
                    <w:top w:val="none" w:sz="0" w:space="0" w:color="auto"/>
                    <w:left w:val="none" w:sz="0" w:space="0" w:color="auto"/>
                    <w:bottom w:val="none" w:sz="0" w:space="0" w:color="auto"/>
                    <w:right w:val="none" w:sz="0" w:space="0" w:color="auto"/>
                  </w:divBdr>
                </w:div>
                <w:div w:id="2089187848">
                  <w:marLeft w:val="640"/>
                  <w:marRight w:val="0"/>
                  <w:marTop w:val="0"/>
                  <w:marBottom w:val="0"/>
                  <w:divBdr>
                    <w:top w:val="none" w:sz="0" w:space="0" w:color="auto"/>
                    <w:left w:val="none" w:sz="0" w:space="0" w:color="auto"/>
                    <w:bottom w:val="none" w:sz="0" w:space="0" w:color="auto"/>
                    <w:right w:val="none" w:sz="0" w:space="0" w:color="auto"/>
                  </w:divBdr>
                </w:div>
                <w:div w:id="957181642">
                  <w:marLeft w:val="640"/>
                  <w:marRight w:val="0"/>
                  <w:marTop w:val="0"/>
                  <w:marBottom w:val="0"/>
                  <w:divBdr>
                    <w:top w:val="none" w:sz="0" w:space="0" w:color="auto"/>
                    <w:left w:val="none" w:sz="0" w:space="0" w:color="auto"/>
                    <w:bottom w:val="none" w:sz="0" w:space="0" w:color="auto"/>
                    <w:right w:val="none" w:sz="0" w:space="0" w:color="auto"/>
                  </w:divBdr>
                </w:div>
                <w:div w:id="1507289382">
                  <w:marLeft w:val="640"/>
                  <w:marRight w:val="0"/>
                  <w:marTop w:val="0"/>
                  <w:marBottom w:val="0"/>
                  <w:divBdr>
                    <w:top w:val="none" w:sz="0" w:space="0" w:color="auto"/>
                    <w:left w:val="none" w:sz="0" w:space="0" w:color="auto"/>
                    <w:bottom w:val="none" w:sz="0" w:space="0" w:color="auto"/>
                    <w:right w:val="none" w:sz="0" w:space="0" w:color="auto"/>
                  </w:divBdr>
                </w:div>
                <w:div w:id="1907522420">
                  <w:marLeft w:val="640"/>
                  <w:marRight w:val="0"/>
                  <w:marTop w:val="0"/>
                  <w:marBottom w:val="0"/>
                  <w:divBdr>
                    <w:top w:val="none" w:sz="0" w:space="0" w:color="auto"/>
                    <w:left w:val="none" w:sz="0" w:space="0" w:color="auto"/>
                    <w:bottom w:val="none" w:sz="0" w:space="0" w:color="auto"/>
                    <w:right w:val="none" w:sz="0" w:space="0" w:color="auto"/>
                  </w:divBdr>
                </w:div>
                <w:div w:id="1230994777">
                  <w:marLeft w:val="640"/>
                  <w:marRight w:val="0"/>
                  <w:marTop w:val="0"/>
                  <w:marBottom w:val="0"/>
                  <w:divBdr>
                    <w:top w:val="none" w:sz="0" w:space="0" w:color="auto"/>
                    <w:left w:val="none" w:sz="0" w:space="0" w:color="auto"/>
                    <w:bottom w:val="none" w:sz="0" w:space="0" w:color="auto"/>
                    <w:right w:val="none" w:sz="0" w:space="0" w:color="auto"/>
                  </w:divBdr>
                </w:div>
                <w:div w:id="1968776953">
                  <w:marLeft w:val="640"/>
                  <w:marRight w:val="0"/>
                  <w:marTop w:val="0"/>
                  <w:marBottom w:val="0"/>
                  <w:divBdr>
                    <w:top w:val="none" w:sz="0" w:space="0" w:color="auto"/>
                    <w:left w:val="none" w:sz="0" w:space="0" w:color="auto"/>
                    <w:bottom w:val="none" w:sz="0" w:space="0" w:color="auto"/>
                    <w:right w:val="none" w:sz="0" w:space="0" w:color="auto"/>
                  </w:divBdr>
                </w:div>
                <w:div w:id="692003237">
                  <w:marLeft w:val="640"/>
                  <w:marRight w:val="0"/>
                  <w:marTop w:val="0"/>
                  <w:marBottom w:val="0"/>
                  <w:divBdr>
                    <w:top w:val="none" w:sz="0" w:space="0" w:color="auto"/>
                    <w:left w:val="none" w:sz="0" w:space="0" w:color="auto"/>
                    <w:bottom w:val="none" w:sz="0" w:space="0" w:color="auto"/>
                    <w:right w:val="none" w:sz="0" w:space="0" w:color="auto"/>
                  </w:divBdr>
                </w:div>
                <w:div w:id="1530022473">
                  <w:marLeft w:val="640"/>
                  <w:marRight w:val="0"/>
                  <w:marTop w:val="0"/>
                  <w:marBottom w:val="0"/>
                  <w:divBdr>
                    <w:top w:val="none" w:sz="0" w:space="0" w:color="auto"/>
                    <w:left w:val="none" w:sz="0" w:space="0" w:color="auto"/>
                    <w:bottom w:val="none" w:sz="0" w:space="0" w:color="auto"/>
                    <w:right w:val="none" w:sz="0" w:space="0" w:color="auto"/>
                  </w:divBdr>
                </w:div>
                <w:div w:id="1764260413">
                  <w:marLeft w:val="640"/>
                  <w:marRight w:val="0"/>
                  <w:marTop w:val="0"/>
                  <w:marBottom w:val="0"/>
                  <w:divBdr>
                    <w:top w:val="none" w:sz="0" w:space="0" w:color="auto"/>
                    <w:left w:val="none" w:sz="0" w:space="0" w:color="auto"/>
                    <w:bottom w:val="none" w:sz="0" w:space="0" w:color="auto"/>
                    <w:right w:val="none" w:sz="0" w:space="0" w:color="auto"/>
                  </w:divBdr>
                </w:div>
                <w:div w:id="484123811">
                  <w:marLeft w:val="640"/>
                  <w:marRight w:val="0"/>
                  <w:marTop w:val="0"/>
                  <w:marBottom w:val="0"/>
                  <w:divBdr>
                    <w:top w:val="none" w:sz="0" w:space="0" w:color="auto"/>
                    <w:left w:val="none" w:sz="0" w:space="0" w:color="auto"/>
                    <w:bottom w:val="none" w:sz="0" w:space="0" w:color="auto"/>
                    <w:right w:val="none" w:sz="0" w:space="0" w:color="auto"/>
                  </w:divBdr>
                </w:div>
                <w:div w:id="236130345">
                  <w:marLeft w:val="640"/>
                  <w:marRight w:val="0"/>
                  <w:marTop w:val="0"/>
                  <w:marBottom w:val="0"/>
                  <w:divBdr>
                    <w:top w:val="none" w:sz="0" w:space="0" w:color="auto"/>
                    <w:left w:val="none" w:sz="0" w:space="0" w:color="auto"/>
                    <w:bottom w:val="none" w:sz="0" w:space="0" w:color="auto"/>
                    <w:right w:val="none" w:sz="0" w:space="0" w:color="auto"/>
                  </w:divBdr>
                </w:div>
                <w:div w:id="106390393">
                  <w:marLeft w:val="640"/>
                  <w:marRight w:val="0"/>
                  <w:marTop w:val="0"/>
                  <w:marBottom w:val="0"/>
                  <w:divBdr>
                    <w:top w:val="none" w:sz="0" w:space="0" w:color="auto"/>
                    <w:left w:val="none" w:sz="0" w:space="0" w:color="auto"/>
                    <w:bottom w:val="none" w:sz="0" w:space="0" w:color="auto"/>
                    <w:right w:val="none" w:sz="0" w:space="0" w:color="auto"/>
                  </w:divBdr>
                </w:div>
                <w:div w:id="1325427298">
                  <w:marLeft w:val="640"/>
                  <w:marRight w:val="0"/>
                  <w:marTop w:val="0"/>
                  <w:marBottom w:val="0"/>
                  <w:divBdr>
                    <w:top w:val="none" w:sz="0" w:space="0" w:color="auto"/>
                    <w:left w:val="none" w:sz="0" w:space="0" w:color="auto"/>
                    <w:bottom w:val="none" w:sz="0" w:space="0" w:color="auto"/>
                    <w:right w:val="none" w:sz="0" w:space="0" w:color="auto"/>
                  </w:divBdr>
                </w:div>
                <w:div w:id="1341008691">
                  <w:marLeft w:val="640"/>
                  <w:marRight w:val="0"/>
                  <w:marTop w:val="0"/>
                  <w:marBottom w:val="0"/>
                  <w:divBdr>
                    <w:top w:val="none" w:sz="0" w:space="0" w:color="auto"/>
                    <w:left w:val="none" w:sz="0" w:space="0" w:color="auto"/>
                    <w:bottom w:val="none" w:sz="0" w:space="0" w:color="auto"/>
                    <w:right w:val="none" w:sz="0" w:space="0" w:color="auto"/>
                  </w:divBdr>
                </w:div>
                <w:div w:id="1166676667">
                  <w:marLeft w:val="640"/>
                  <w:marRight w:val="0"/>
                  <w:marTop w:val="0"/>
                  <w:marBottom w:val="0"/>
                  <w:divBdr>
                    <w:top w:val="none" w:sz="0" w:space="0" w:color="auto"/>
                    <w:left w:val="none" w:sz="0" w:space="0" w:color="auto"/>
                    <w:bottom w:val="none" w:sz="0" w:space="0" w:color="auto"/>
                    <w:right w:val="none" w:sz="0" w:space="0" w:color="auto"/>
                  </w:divBdr>
                </w:div>
                <w:div w:id="446854178">
                  <w:marLeft w:val="640"/>
                  <w:marRight w:val="0"/>
                  <w:marTop w:val="0"/>
                  <w:marBottom w:val="0"/>
                  <w:divBdr>
                    <w:top w:val="none" w:sz="0" w:space="0" w:color="auto"/>
                    <w:left w:val="none" w:sz="0" w:space="0" w:color="auto"/>
                    <w:bottom w:val="none" w:sz="0" w:space="0" w:color="auto"/>
                    <w:right w:val="none" w:sz="0" w:space="0" w:color="auto"/>
                  </w:divBdr>
                </w:div>
                <w:div w:id="1983776809">
                  <w:marLeft w:val="640"/>
                  <w:marRight w:val="0"/>
                  <w:marTop w:val="0"/>
                  <w:marBottom w:val="0"/>
                  <w:divBdr>
                    <w:top w:val="none" w:sz="0" w:space="0" w:color="auto"/>
                    <w:left w:val="none" w:sz="0" w:space="0" w:color="auto"/>
                    <w:bottom w:val="none" w:sz="0" w:space="0" w:color="auto"/>
                    <w:right w:val="none" w:sz="0" w:space="0" w:color="auto"/>
                  </w:divBdr>
                </w:div>
                <w:div w:id="135491571">
                  <w:marLeft w:val="640"/>
                  <w:marRight w:val="0"/>
                  <w:marTop w:val="0"/>
                  <w:marBottom w:val="0"/>
                  <w:divBdr>
                    <w:top w:val="none" w:sz="0" w:space="0" w:color="auto"/>
                    <w:left w:val="none" w:sz="0" w:space="0" w:color="auto"/>
                    <w:bottom w:val="none" w:sz="0" w:space="0" w:color="auto"/>
                    <w:right w:val="none" w:sz="0" w:space="0" w:color="auto"/>
                  </w:divBdr>
                </w:div>
                <w:div w:id="1551965275">
                  <w:marLeft w:val="640"/>
                  <w:marRight w:val="0"/>
                  <w:marTop w:val="0"/>
                  <w:marBottom w:val="0"/>
                  <w:divBdr>
                    <w:top w:val="none" w:sz="0" w:space="0" w:color="auto"/>
                    <w:left w:val="none" w:sz="0" w:space="0" w:color="auto"/>
                    <w:bottom w:val="none" w:sz="0" w:space="0" w:color="auto"/>
                    <w:right w:val="none" w:sz="0" w:space="0" w:color="auto"/>
                  </w:divBdr>
                </w:div>
                <w:div w:id="1377895669">
                  <w:marLeft w:val="640"/>
                  <w:marRight w:val="0"/>
                  <w:marTop w:val="0"/>
                  <w:marBottom w:val="0"/>
                  <w:divBdr>
                    <w:top w:val="none" w:sz="0" w:space="0" w:color="auto"/>
                    <w:left w:val="none" w:sz="0" w:space="0" w:color="auto"/>
                    <w:bottom w:val="none" w:sz="0" w:space="0" w:color="auto"/>
                    <w:right w:val="none" w:sz="0" w:space="0" w:color="auto"/>
                  </w:divBdr>
                </w:div>
                <w:div w:id="729498847">
                  <w:marLeft w:val="640"/>
                  <w:marRight w:val="0"/>
                  <w:marTop w:val="0"/>
                  <w:marBottom w:val="0"/>
                  <w:divBdr>
                    <w:top w:val="none" w:sz="0" w:space="0" w:color="auto"/>
                    <w:left w:val="none" w:sz="0" w:space="0" w:color="auto"/>
                    <w:bottom w:val="none" w:sz="0" w:space="0" w:color="auto"/>
                    <w:right w:val="none" w:sz="0" w:space="0" w:color="auto"/>
                  </w:divBdr>
                </w:div>
                <w:div w:id="921378028">
                  <w:marLeft w:val="640"/>
                  <w:marRight w:val="0"/>
                  <w:marTop w:val="0"/>
                  <w:marBottom w:val="0"/>
                  <w:divBdr>
                    <w:top w:val="none" w:sz="0" w:space="0" w:color="auto"/>
                    <w:left w:val="none" w:sz="0" w:space="0" w:color="auto"/>
                    <w:bottom w:val="none" w:sz="0" w:space="0" w:color="auto"/>
                    <w:right w:val="none" w:sz="0" w:space="0" w:color="auto"/>
                  </w:divBdr>
                </w:div>
                <w:div w:id="238755604">
                  <w:marLeft w:val="640"/>
                  <w:marRight w:val="0"/>
                  <w:marTop w:val="0"/>
                  <w:marBottom w:val="0"/>
                  <w:divBdr>
                    <w:top w:val="none" w:sz="0" w:space="0" w:color="auto"/>
                    <w:left w:val="none" w:sz="0" w:space="0" w:color="auto"/>
                    <w:bottom w:val="none" w:sz="0" w:space="0" w:color="auto"/>
                    <w:right w:val="none" w:sz="0" w:space="0" w:color="auto"/>
                  </w:divBdr>
                </w:div>
                <w:div w:id="1319922659">
                  <w:marLeft w:val="640"/>
                  <w:marRight w:val="0"/>
                  <w:marTop w:val="0"/>
                  <w:marBottom w:val="0"/>
                  <w:divBdr>
                    <w:top w:val="none" w:sz="0" w:space="0" w:color="auto"/>
                    <w:left w:val="none" w:sz="0" w:space="0" w:color="auto"/>
                    <w:bottom w:val="none" w:sz="0" w:space="0" w:color="auto"/>
                    <w:right w:val="none" w:sz="0" w:space="0" w:color="auto"/>
                  </w:divBdr>
                </w:div>
                <w:div w:id="2051101084">
                  <w:marLeft w:val="640"/>
                  <w:marRight w:val="0"/>
                  <w:marTop w:val="0"/>
                  <w:marBottom w:val="0"/>
                  <w:divBdr>
                    <w:top w:val="none" w:sz="0" w:space="0" w:color="auto"/>
                    <w:left w:val="none" w:sz="0" w:space="0" w:color="auto"/>
                    <w:bottom w:val="none" w:sz="0" w:space="0" w:color="auto"/>
                    <w:right w:val="none" w:sz="0" w:space="0" w:color="auto"/>
                  </w:divBdr>
                </w:div>
                <w:div w:id="2109032960">
                  <w:marLeft w:val="640"/>
                  <w:marRight w:val="0"/>
                  <w:marTop w:val="0"/>
                  <w:marBottom w:val="0"/>
                  <w:divBdr>
                    <w:top w:val="none" w:sz="0" w:space="0" w:color="auto"/>
                    <w:left w:val="none" w:sz="0" w:space="0" w:color="auto"/>
                    <w:bottom w:val="none" w:sz="0" w:space="0" w:color="auto"/>
                    <w:right w:val="none" w:sz="0" w:space="0" w:color="auto"/>
                  </w:divBdr>
                </w:div>
                <w:div w:id="1999846537">
                  <w:marLeft w:val="640"/>
                  <w:marRight w:val="0"/>
                  <w:marTop w:val="0"/>
                  <w:marBottom w:val="0"/>
                  <w:divBdr>
                    <w:top w:val="none" w:sz="0" w:space="0" w:color="auto"/>
                    <w:left w:val="none" w:sz="0" w:space="0" w:color="auto"/>
                    <w:bottom w:val="none" w:sz="0" w:space="0" w:color="auto"/>
                    <w:right w:val="none" w:sz="0" w:space="0" w:color="auto"/>
                  </w:divBdr>
                </w:div>
                <w:div w:id="1657412351">
                  <w:marLeft w:val="640"/>
                  <w:marRight w:val="0"/>
                  <w:marTop w:val="0"/>
                  <w:marBottom w:val="0"/>
                  <w:divBdr>
                    <w:top w:val="none" w:sz="0" w:space="0" w:color="auto"/>
                    <w:left w:val="none" w:sz="0" w:space="0" w:color="auto"/>
                    <w:bottom w:val="none" w:sz="0" w:space="0" w:color="auto"/>
                    <w:right w:val="none" w:sz="0" w:space="0" w:color="auto"/>
                  </w:divBdr>
                </w:div>
                <w:div w:id="629436106">
                  <w:marLeft w:val="640"/>
                  <w:marRight w:val="0"/>
                  <w:marTop w:val="0"/>
                  <w:marBottom w:val="0"/>
                  <w:divBdr>
                    <w:top w:val="none" w:sz="0" w:space="0" w:color="auto"/>
                    <w:left w:val="none" w:sz="0" w:space="0" w:color="auto"/>
                    <w:bottom w:val="none" w:sz="0" w:space="0" w:color="auto"/>
                    <w:right w:val="none" w:sz="0" w:space="0" w:color="auto"/>
                  </w:divBdr>
                </w:div>
                <w:div w:id="1929849371">
                  <w:marLeft w:val="640"/>
                  <w:marRight w:val="0"/>
                  <w:marTop w:val="0"/>
                  <w:marBottom w:val="0"/>
                  <w:divBdr>
                    <w:top w:val="none" w:sz="0" w:space="0" w:color="auto"/>
                    <w:left w:val="none" w:sz="0" w:space="0" w:color="auto"/>
                    <w:bottom w:val="none" w:sz="0" w:space="0" w:color="auto"/>
                    <w:right w:val="none" w:sz="0" w:space="0" w:color="auto"/>
                  </w:divBdr>
                </w:div>
                <w:div w:id="1855656196">
                  <w:marLeft w:val="640"/>
                  <w:marRight w:val="0"/>
                  <w:marTop w:val="0"/>
                  <w:marBottom w:val="0"/>
                  <w:divBdr>
                    <w:top w:val="none" w:sz="0" w:space="0" w:color="auto"/>
                    <w:left w:val="none" w:sz="0" w:space="0" w:color="auto"/>
                    <w:bottom w:val="none" w:sz="0" w:space="0" w:color="auto"/>
                    <w:right w:val="none" w:sz="0" w:space="0" w:color="auto"/>
                  </w:divBdr>
                </w:div>
                <w:div w:id="1661427871">
                  <w:marLeft w:val="640"/>
                  <w:marRight w:val="0"/>
                  <w:marTop w:val="0"/>
                  <w:marBottom w:val="0"/>
                  <w:divBdr>
                    <w:top w:val="none" w:sz="0" w:space="0" w:color="auto"/>
                    <w:left w:val="none" w:sz="0" w:space="0" w:color="auto"/>
                    <w:bottom w:val="none" w:sz="0" w:space="0" w:color="auto"/>
                    <w:right w:val="none" w:sz="0" w:space="0" w:color="auto"/>
                  </w:divBdr>
                </w:div>
                <w:div w:id="1646617046">
                  <w:marLeft w:val="640"/>
                  <w:marRight w:val="0"/>
                  <w:marTop w:val="0"/>
                  <w:marBottom w:val="0"/>
                  <w:divBdr>
                    <w:top w:val="none" w:sz="0" w:space="0" w:color="auto"/>
                    <w:left w:val="none" w:sz="0" w:space="0" w:color="auto"/>
                    <w:bottom w:val="none" w:sz="0" w:space="0" w:color="auto"/>
                    <w:right w:val="none" w:sz="0" w:space="0" w:color="auto"/>
                  </w:divBdr>
                </w:div>
                <w:div w:id="1718160702">
                  <w:marLeft w:val="640"/>
                  <w:marRight w:val="0"/>
                  <w:marTop w:val="0"/>
                  <w:marBottom w:val="0"/>
                  <w:divBdr>
                    <w:top w:val="none" w:sz="0" w:space="0" w:color="auto"/>
                    <w:left w:val="none" w:sz="0" w:space="0" w:color="auto"/>
                    <w:bottom w:val="none" w:sz="0" w:space="0" w:color="auto"/>
                    <w:right w:val="none" w:sz="0" w:space="0" w:color="auto"/>
                  </w:divBdr>
                </w:div>
                <w:div w:id="527762693">
                  <w:marLeft w:val="640"/>
                  <w:marRight w:val="0"/>
                  <w:marTop w:val="0"/>
                  <w:marBottom w:val="0"/>
                  <w:divBdr>
                    <w:top w:val="none" w:sz="0" w:space="0" w:color="auto"/>
                    <w:left w:val="none" w:sz="0" w:space="0" w:color="auto"/>
                    <w:bottom w:val="none" w:sz="0" w:space="0" w:color="auto"/>
                    <w:right w:val="none" w:sz="0" w:space="0" w:color="auto"/>
                  </w:divBdr>
                </w:div>
                <w:div w:id="360977791">
                  <w:marLeft w:val="640"/>
                  <w:marRight w:val="0"/>
                  <w:marTop w:val="0"/>
                  <w:marBottom w:val="0"/>
                  <w:divBdr>
                    <w:top w:val="none" w:sz="0" w:space="0" w:color="auto"/>
                    <w:left w:val="none" w:sz="0" w:space="0" w:color="auto"/>
                    <w:bottom w:val="none" w:sz="0" w:space="0" w:color="auto"/>
                    <w:right w:val="none" w:sz="0" w:space="0" w:color="auto"/>
                  </w:divBdr>
                </w:div>
                <w:div w:id="1125350422">
                  <w:marLeft w:val="640"/>
                  <w:marRight w:val="0"/>
                  <w:marTop w:val="0"/>
                  <w:marBottom w:val="0"/>
                  <w:divBdr>
                    <w:top w:val="none" w:sz="0" w:space="0" w:color="auto"/>
                    <w:left w:val="none" w:sz="0" w:space="0" w:color="auto"/>
                    <w:bottom w:val="none" w:sz="0" w:space="0" w:color="auto"/>
                    <w:right w:val="none" w:sz="0" w:space="0" w:color="auto"/>
                  </w:divBdr>
                </w:div>
                <w:div w:id="1969313710">
                  <w:marLeft w:val="640"/>
                  <w:marRight w:val="0"/>
                  <w:marTop w:val="0"/>
                  <w:marBottom w:val="0"/>
                  <w:divBdr>
                    <w:top w:val="none" w:sz="0" w:space="0" w:color="auto"/>
                    <w:left w:val="none" w:sz="0" w:space="0" w:color="auto"/>
                    <w:bottom w:val="none" w:sz="0" w:space="0" w:color="auto"/>
                    <w:right w:val="none" w:sz="0" w:space="0" w:color="auto"/>
                  </w:divBdr>
                </w:div>
                <w:div w:id="1036583263">
                  <w:marLeft w:val="640"/>
                  <w:marRight w:val="0"/>
                  <w:marTop w:val="0"/>
                  <w:marBottom w:val="0"/>
                  <w:divBdr>
                    <w:top w:val="none" w:sz="0" w:space="0" w:color="auto"/>
                    <w:left w:val="none" w:sz="0" w:space="0" w:color="auto"/>
                    <w:bottom w:val="none" w:sz="0" w:space="0" w:color="auto"/>
                    <w:right w:val="none" w:sz="0" w:space="0" w:color="auto"/>
                  </w:divBdr>
                </w:div>
                <w:div w:id="704136141">
                  <w:marLeft w:val="640"/>
                  <w:marRight w:val="0"/>
                  <w:marTop w:val="0"/>
                  <w:marBottom w:val="0"/>
                  <w:divBdr>
                    <w:top w:val="none" w:sz="0" w:space="0" w:color="auto"/>
                    <w:left w:val="none" w:sz="0" w:space="0" w:color="auto"/>
                    <w:bottom w:val="none" w:sz="0" w:space="0" w:color="auto"/>
                    <w:right w:val="none" w:sz="0" w:space="0" w:color="auto"/>
                  </w:divBdr>
                </w:div>
                <w:div w:id="461077042">
                  <w:marLeft w:val="640"/>
                  <w:marRight w:val="0"/>
                  <w:marTop w:val="0"/>
                  <w:marBottom w:val="0"/>
                  <w:divBdr>
                    <w:top w:val="none" w:sz="0" w:space="0" w:color="auto"/>
                    <w:left w:val="none" w:sz="0" w:space="0" w:color="auto"/>
                    <w:bottom w:val="none" w:sz="0" w:space="0" w:color="auto"/>
                    <w:right w:val="none" w:sz="0" w:space="0" w:color="auto"/>
                  </w:divBdr>
                </w:div>
                <w:div w:id="1945456995">
                  <w:marLeft w:val="640"/>
                  <w:marRight w:val="0"/>
                  <w:marTop w:val="0"/>
                  <w:marBottom w:val="0"/>
                  <w:divBdr>
                    <w:top w:val="none" w:sz="0" w:space="0" w:color="auto"/>
                    <w:left w:val="none" w:sz="0" w:space="0" w:color="auto"/>
                    <w:bottom w:val="none" w:sz="0" w:space="0" w:color="auto"/>
                    <w:right w:val="none" w:sz="0" w:space="0" w:color="auto"/>
                  </w:divBdr>
                </w:div>
                <w:div w:id="1931935887">
                  <w:marLeft w:val="640"/>
                  <w:marRight w:val="0"/>
                  <w:marTop w:val="0"/>
                  <w:marBottom w:val="0"/>
                  <w:divBdr>
                    <w:top w:val="none" w:sz="0" w:space="0" w:color="auto"/>
                    <w:left w:val="none" w:sz="0" w:space="0" w:color="auto"/>
                    <w:bottom w:val="none" w:sz="0" w:space="0" w:color="auto"/>
                    <w:right w:val="none" w:sz="0" w:space="0" w:color="auto"/>
                  </w:divBdr>
                </w:div>
                <w:div w:id="1872111412">
                  <w:marLeft w:val="640"/>
                  <w:marRight w:val="0"/>
                  <w:marTop w:val="0"/>
                  <w:marBottom w:val="0"/>
                  <w:divBdr>
                    <w:top w:val="none" w:sz="0" w:space="0" w:color="auto"/>
                    <w:left w:val="none" w:sz="0" w:space="0" w:color="auto"/>
                    <w:bottom w:val="none" w:sz="0" w:space="0" w:color="auto"/>
                    <w:right w:val="none" w:sz="0" w:space="0" w:color="auto"/>
                  </w:divBdr>
                </w:div>
                <w:div w:id="360977107">
                  <w:marLeft w:val="640"/>
                  <w:marRight w:val="0"/>
                  <w:marTop w:val="0"/>
                  <w:marBottom w:val="0"/>
                  <w:divBdr>
                    <w:top w:val="none" w:sz="0" w:space="0" w:color="auto"/>
                    <w:left w:val="none" w:sz="0" w:space="0" w:color="auto"/>
                    <w:bottom w:val="none" w:sz="0" w:space="0" w:color="auto"/>
                    <w:right w:val="none" w:sz="0" w:space="0" w:color="auto"/>
                  </w:divBdr>
                </w:div>
                <w:div w:id="688988107">
                  <w:marLeft w:val="640"/>
                  <w:marRight w:val="0"/>
                  <w:marTop w:val="0"/>
                  <w:marBottom w:val="0"/>
                  <w:divBdr>
                    <w:top w:val="none" w:sz="0" w:space="0" w:color="auto"/>
                    <w:left w:val="none" w:sz="0" w:space="0" w:color="auto"/>
                    <w:bottom w:val="none" w:sz="0" w:space="0" w:color="auto"/>
                    <w:right w:val="none" w:sz="0" w:space="0" w:color="auto"/>
                  </w:divBdr>
                </w:div>
                <w:div w:id="945039064">
                  <w:marLeft w:val="640"/>
                  <w:marRight w:val="0"/>
                  <w:marTop w:val="0"/>
                  <w:marBottom w:val="0"/>
                  <w:divBdr>
                    <w:top w:val="none" w:sz="0" w:space="0" w:color="auto"/>
                    <w:left w:val="none" w:sz="0" w:space="0" w:color="auto"/>
                    <w:bottom w:val="none" w:sz="0" w:space="0" w:color="auto"/>
                    <w:right w:val="none" w:sz="0" w:space="0" w:color="auto"/>
                  </w:divBdr>
                </w:div>
                <w:div w:id="1165587501">
                  <w:marLeft w:val="640"/>
                  <w:marRight w:val="0"/>
                  <w:marTop w:val="0"/>
                  <w:marBottom w:val="0"/>
                  <w:divBdr>
                    <w:top w:val="none" w:sz="0" w:space="0" w:color="auto"/>
                    <w:left w:val="none" w:sz="0" w:space="0" w:color="auto"/>
                    <w:bottom w:val="none" w:sz="0" w:space="0" w:color="auto"/>
                    <w:right w:val="none" w:sz="0" w:space="0" w:color="auto"/>
                  </w:divBdr>
                </w:div>
                <w:div w:id="2147040117">
                  <w:marLeft w:val="640"/>
                  <w:marRight w:val="0"/>
                  <w:marTop w:val="0"/>
                  <w:marBottom w:val="0"/>
                  <w:divBdr>
                    <w:top w:val="none" w:sz="0" w:space="0" w:color="auto"/>
                    <w:left w:val="none" w:sz="0" w:space="0" w:color="auto"/>
                    <w:bottom w:val="none" w:sz="0" w:space="0" w:color="auto"/>
                    <w:right w:val="none" w:sz="0" w:space="0" w:color="auto"/>
                  </w:divBdr>
                </w:div>
                <w:div w:id="92476476">
                  <w:marLeft w:val="640"/>
                  <w:marRight w:val="0"/>
                  <w:marTop w:val="0"/>
                  <w:marBottom w:val="0"/>
                  <w:divBdr>
                    <w:top w:val="none" w:sz="0" w:space="0" w:color="auto"/>
                    <w:left w:val="none" w:sz="0" w:space="0" w:color="auto"/>
                    <w:bottom w:val="none" w:sz="0" w:space="0" w:color="auto"/>
                    <w:right w:val="none" w:sz="0" w:space="0" w:color="auto"/>
                  </w:divBdr>
                </w:div>
                <w:div w:id="1502699682">
                  <w:marLeft w:val="640"/>
                  <w:marRight w:val="0"/>
                  <w:marTop w:val="0"/>
                  <w:marBottom w:val="0"/>
                  <w:divBdr>
                    <w:top w:val="none" w:sz="0" w:space="0" w:color="auto"/>
                    <w:left w:val="none" w:sz="0" w:space="0" w:color="auto"/>
                    <w:bottom w:val="none" w:sz="0" w:space="0" w:color="auto"/>
                    <w:right w:val="none" w:sz="0" w:space="0" w:color="auto"/>
                  </w:divBdr>
                </w:div>
                <w:div w:id="1281690332">
                  <w:marLeft w:val="640"/>
                  <w:marRight w:val="0"/>
                  <w:marTop w:val="0"/>
                  <w:marBottom w:val="0"/>
                  <w:divBdr>
                    <w:top w:val="none" w:sz="0" w:space="0" w:color="auto"/>
                    <w:left w:val="none" w:sz="0" w:space="0" w:color="auto"/>
                    <w:bottom w:val="none" w:sz="0" w:space="0" w:color="auto"/>
                    <w:right w:val="none" w:sz="0" w:space="0" w:color="auto"/>
                  </w:divBdr>
                </w:div>
                <w:div w:id="489519892">
                  <w:marLeft w:val="640"/>
                  <w:marRight w:val="0"/>
                  <w:marTop w:val="0"/>
                  <w:marBottom w:val="0"/>
                  <w:divBdr>
                    <w:top w:val="none" w:sz="0" w:space="0" w:color="auto"/>
                    <w:left w:val="none" w:sz="0" w:space="0" w:color="auto"/>
                    <w:bottom w:val="none" w:sz="0" w:space="0" w:color="auto"/>
                    <w:right w:val="none" w:sz="0" w:space="0" w:color="auto"/>
                  </w:divBdr>
                </w:div>
              </w:divsChild>
            </w:div>
            <w:div w:id="690301399">
              <w:marLeft w:val="0"/>
              <w:marRight w:val="0"/>
              <w:marTop w:val="0"/>
              <w:marBottom w:val="0"/>
              <w:divBdr>
                <w:top w:val="none" w:sz="0" w:space="0" w:color="auto"/>
                <w:left w:val="none" w:sz="0" w:space="0" w:color="auto"/>
                <w:bottom w:val="none" w:sz="0" w:space="0" w:color="auto"/>
                <w:right w:val="none" w:sz="0" w:space="0" w:color="auto"/>
              </w:divBdr>
              <w:divsChild>
                <w:div w:id="1576626260">
                  <w:marLeft w:val="640"/>
                  <w:marRight w:val="0"/>
                  <w:marTop w:val="0"/>
                  <w:marBottom w:val="0"/>
                  <w:divBdr>
                    <w:top w:val="none" w:sz="0" w:space="0" w:color="auto"/>
                    <w:left w:val="none" w:sz="0" w:space="0" w:color="auto"/>
                    <w:bottom w:val="none" w:sz="0" w:space="0" w:color="auto"/>
                    <w:right w:val="none" w:sz="0" w:space="0" w:color="auto"/>
                  </w:divBdr>
                </w:div>
                <w:div w:id="66416988">
                  <w:marLeft w:val="640"/>
                  <w:marRight w:val="0"/>
                  <w:marTop w:val="0"/>
                  <w:marBottom w:val="0"/>
                  <w:divBdr>
                    <w:top w:val="none" w:sz="0" w:space="0" w:color="auto"/>
                    <w:left w:val="none" w:sz="0" w:space="0" w:color="auto"/>
                    <w:bottom w:val="none" w:sz="0" w:space="0" w:color="auto"/>
                    <w:right w:val="none" w:sz="0" w:space="0" w:color="auto"/>
                  </w:divBdr>
                </w:div>
                <w:div w:id="2123571045">
                  <w:marLeft w:val="640"/>
                  <w:marRight w:val="0"/>
                  <w:marTop w:val="0"/>
                  <w:marBottom w:val="0"/>
                  <w:divBdr>
                    <w:top w:val="none" w:sz="0" w:space="0" w:color="auto"/>
                    <w:left w:val="none" w:sz="0" w:space="0" w:color="auto"/>
                    <w:bottom w:val="none" w:sz="0" w:space="0" w:color="auto"/>
                    <w:right w:val="none" w:sz="0" w:space="0" w:color="auto"/>
                  </w:divBdr>
                </w:div>
                <w:div w:id="110904713">
                  <w:marLeft w:val="640"/>
                  <w:marRight w:val="0"/>
                  <w:marTop w:val="0"/>
                  <w:marBottom w:val="0"/>
                  <w:divBdr>
                    <w:top w:val="none" w:sz="0" w:space="0" w:color="auto"/>
                    <w:left w:val="none" w:sz="0" w:space="0" w:color="auto"/>
                    <w:bottom w:val="none" w:sz="0" w:space="0" w:color="auto"/>
                    <w:right w:val="none" w:sz="0" w:space="0" w:color="auto"/>
                  </w:divBdr>
                </w:div>
                <w:div w:id="815688226">
                  <w:marLeft w:val="640"/>
                  <w:marRight w:val="0"/>
                  <w:marTop w:val="0"/>
                  <w:marBottom w:val="0"/>
                  <w:divBdr>
                    <w:top w:val="none" w:sz="0" w:space="0" w:color="auto"/>
                    <w:left w:val="none" w:sz="0" w:space="0" w:color="auto"/>
                    <w:bottom w:val="none" w:sz="0" w:space="0" w:color="auto"/>
                    <w:right w:val="none" w:sz="0" w:space="0" w:color="auto"/>
                  </w:divBdr>
                </w:div>
                <w:div w:id="1181434706">
                  <w:marLeft w:val="640"/>
                  <w:marRight w:val="0"/>
                  <w:marTop w:val="0"/>
                  <w:marBottom w:val="0"/>
                  <w:divBdr>
                    <w:top w:val="none" w:sz="0" w:space="0" w:color="auto"/>
                    <w:left w:val="none" w:sz="0" w:space="0" w:color="auto"/>
                    <w:bottom w:val="none" w:sz="0" w:space="0" w:color="auto"/>
                    <w:right w:val="none" w:sz="0" w:space="0" w:color="auto"/>
                  </w:divBdr>
                </w:div>
                <w:div w:id="1296565554">
                  <w:marLeft w:val="640"/>
                  <w:marRight w:val="0"/>
                  <w:marTop w:val="0"/>
                  <w:marBottom w:val="0"/>
                  <w:divBdr>
                    <w:top w:val="none" w:sz="0" w:space="0" w:color="auto"/>
                    <w:left w:val="none" w:sz="0" w:space="0" w:color="auto"/>
                    <w:bottom w:val="none" w:sz="0" w:space="0" w:color="auto"/>
                    <w:right w:val="none" w:sz="0" w:space="0" w:color="auto"/>
                  </w:divBdr>
                </w:div>
                <w:div w:id="1485702584">
                  <w:marLeft w:val="640"/>
                  <w:marRight w:val="0"/>
                  <w:marTop w:val="0"/>
                  <w:marBottom w:val="0"/>
                  <w:divBdr>
                    <w:top w:val="none" w:sz="0" w:space="0" w:color="auto"/>
                    <w:left w:val="none" w:sz="0" w:space="0" w:color="auto"/>
                    <w:bottom w:val="none" w:sz="0" w:space="0" w:color="auto"/>
                    <w:right w:val="none" w:sz="0" w:space="0" w:color="auto"/>
                  </w:divBdr>
                </w:div>
                <w:div w:id="2064134916">
                  <w:marLeft w:val="640"/>
                  <w:marRight w:val="0"/>
                  <w:marTop w:val="0"/>
                  <w:marBottom w:val="0"/>
                  <w:divBdr>
                    <w:top w:val="none" w:sz="0" w:space="0" w:color="auto"/>
                    <w:left w:val="none" w:sz="0" w:space="0" w:color="auto"/>
                    <w:bottom w:val="none" w:sz="0" w:space="0" w:color="auto"/>
                    <w:right w:val="none" w:sz="0" w:space="0" w:color="auto"/>
                  </w:divBdr>
                </w:div>
                <w:div w:id="959726315">
                  <w:marLeft w:val="640"/>
                  <w:marRight w:val="0"/>
                  <w:marTop w:val="0"/>
                  <w:marBottom w:val="0"/>
                  <w:divBdr>
                    <w:top w:val="none" w:sz="0" w:space="0" w:color="auto"/>
                    <w:left w:val="none" w:sz="0" w:space="0" w:color="auto"/>
                    <w:bottom w:val="none" w:sz="0" w:space="0" w:color="auto"/>
                    <w:right w:val="none" w:sz="0" w:space="0" w:color="auto"/>
                  </w:divBdr>
                </w:div>
                <w:div w:id="1234197475">
                  <w:marLeft w:val="640"/>
                  <w:marRight w:val="0"/>
                  <w:marTop w:val="0"/>
                  <w:marBottom w:val="0"/>
                  <w:divBdr>
                    <w:top w:val="none" w:sz="0" w:space="0" w:color="auto"/>
                    <w:left w:val="none" w:sz="0" w:space="0" w:color="auto"/>
                    <w:bottom w:val="none" w:sz="0" w:space="0" w:color="auto"/>
                    <w:right w:val="none" w:sz="0" w:space="0" w:color="auto"/>
                  </w:divBdr>
                </w:div>
                <w:div w:id="1110662971">
                  <w:marLeft w:val="640"/>
                  <w:marRight w:val="0"/>
                  <w:marTop w:val="0"/>
                  <w:marBottom w:val="0"/>
                  <w:divBdr>
                    <w:top w:val="none" w:sz="0" w:space="0" w:color="auto"/>
                    <w:left w:val="none" w:sz="0" w:space="0" w:color="auto"/>
                    <w:bottom w:val="none" w:sz="0" w:space="0" w:color="auto"/>
                    <w:right w:val="none" w:sz="0" w:space="0" w:color="auto"/>
                  </w:divBdr>
                </w:div>
                <w:div w:id="228032465">
                  <w:marLeft w:val="640"/>
                  <w:marRight w:val="0"/>
                  <w:marTop w:val="0"/>
                  <w:marBottom w:val="0"/>
                  <w:divBdr>
                    <w:top w:val="none" w:sz="0" w:space="0" w:color="auto"/>
                    <w:left w:val="none" w:sz="0" w:space="0" w:color="auto"/>
                    <w:bottom w:val="none" w:sz="0" w:space="0" w:color="auto"/>
                    <w:right w:val="none" w:sz="0" w:space="0" w:color="auto"/>
                  </w:divBdr>
                </w:div>
                <w:div w:id="753821469">
                  <w:marLeft w:val="640"/>
                  <w:marRight w:val="0"/>
                  <w:marTop w:val="0"/>
                  <w:marBottom w:val="0"/>
                  <w:divBdr>
                    <w:top w:val="none" w:sz="0" w:space="0" w:color="auto"/>
                    <w:left w:val="none" w:sz="0" w:space="0" w:color="auto"/>
                    <w:bottom w:val="none" w:sz="0" w:space="0" w:color="auto"/>
                    <w:right w:val="none" w:sz="0" w:space="0" w:color="auto"/>
                  </w:divBdr>
                </w:div>
                <w:div w:id="1808281505">
                  <w:marLeft w:val="640"/>
                  <w:marRight w:val="0"/>
                  <w:marTop w:val="0"/>
                  <w:marBottom w:val="0"/>
                  <w:divBdr>
                    <w:top w:val="none" w:sz="0" w:space="0" w:color="auto"/>
                    <w:left w:val="none" w:sz="0" w:space="0" w:color="auto"/>
                    <w:bottom w:val="none" w:sz="0" w:space="0" w:color="auto"/>
                    <w:right w:val="none" w:sz="0" w:space="0" w:color="auto"/>
                  </w:divBdr>
                </w:div>
                <w:div w:id="1372152888">
                  <w:marLeft w:val="640"/>
                  <w:marRight w:val="0"/>
                  <w:marTop w:val="0"/>
                  <w:marBottom w:val="0"/>
                  <w:divBdr>
                    <w:top w:val="none" w:sz="0" w:space="0" w:color="auto"/>
                    <w:left w:val="none" w:sz="0" w:space="0" w:color="auto"/>
                    <w:bottom w:val="none" w:sz="0" w:space="0" w:color="auto"/>
                    <w:right w:val="none" w:sz="0" w:space="0" w:color="auto"/>
                  </w:divBdr>
                </w:div>
                <w:div w:id="1276597006">
                  <w:marLeft w:val="640"/>
                  <w:marRight w:val="0"/>
                  <w:marTop w:val="0"/>
                  <w:marBottom w:val="0"/>
                  <w:divBdr>
                    <w:top w:val="none" w:sz="0" w:space="0" w:color="auto"/>
                    <w:left w:val="none" w:sz="0" w:space="0" w:color="auto"/>
                    <w:bottom w:val="none" w:sz="0" w:space="0" w:color="auto"/>
                    <w:right w:val="none" w:sz="0" w:space="0" w:color="auto"/>
                  </w:divBdr>
                </w:div>
                <w:div w:id="1754426671">
                  <w:marLeft w:val="640"/>
                  <w:marRight w:val="0"/>
                  <w:marTop w:val="0"/>
                  <w:marBottom w:val="0"/>
                  <w:divBdr>
                    <w:top w:val="none" w:sz="0" w:space="0" w:color="auto"/>
                    <w:left w:val="none" w:sz="0" w:space="0" w:color="auto"/>
                    <w:bottom w:val="none" w:sz="0" w:space="0" w:color="auto"/>
                    <w:right w:val="none" w:sz="0" w:space="0" w:color="auto"/>
                  </w:divBdr>
                </w:div>
                <w:div w:id="1584218415">
                  <w:marLeft w:val="640"/>
                  <w:marRight w:val="0"/>
                  <w:marTop w:val="0"/>
                  <w:marBottom w:val="0"/>
                  <w:divBdr>
                    <w:top w:val="none" w:sz="0" w:space="0" w:color="auto"/>
                    <w:left w:val="none" w:sz="0" w:space="0" w:color="auto"/>
                    <w:bottom w:val="none" w:sz="0" w:space="0" w:color="auto"/>
                    <w:right w:val="none" w:sz="0" w:space="0" w:color="auto"/>
                  </w:divBdr>
                </w:div>
                <w:div w:id="996803444">
                  <w:marLeft w:val="640"/>
                  <w:marRight w:val="0"/>
                  <w:marTop w:val="0"/>
                  <w:marBottom w:val="0"/>
                  <w:divBdr>
                    <w:top w:val="none" w:sz="0" w:space="0" w:color="auto"/>
                    <w:left w:val="none" w:sz="0" w:space="0" w:color="auto"/>
                    <w:bottom w:val="none" w:sz="0" w:space="0" w:color="auto"/>
                    <w:right w:val="none" w:sz="0" w:space="0" w:color="auto"/>
                  </w:divBdr>
                </w:div>
                <w:div w:id="2050257014">
                  <w:marLeft w:val="640"/>
                  <w:marRight w:val="0"/>
                  <w:marTop w:val="0"/>
                  <w:marBottom w:val="0"/>
                  <w:divBdr>
                    <w:top w:val="none" w:sz="0" w:space="0" w:color="auto"/>
                    <w:left w:val="none" w:sz="0" w:space="0" w:color="auto"/>
                    <w:bottom w:val="none" w:sz="0" w:space="0" w:color="auto"/>
                    <w:right w:val="none" w:sz="0" w:space="0" w:color="auto"/>
                  </w:divBdr>
                </w:div>
                <w:div w:id="214437853">
                  <w:marLeft w:val="640"/>
                  <w:marRight w:val="0"/>
                  <w:marTop w:val="0"/>
                  <w:marBottom w:val="0"/>
                  <w:divBdr>
                    <w:top w:val="none" w:sz="0" w:space="0" w:color="auto"/>
                    <w:left w:val="none" w:sz="0" w:space="0" w:color="auto"/>
                    <w:bottom w:val="none" w:sz="0" w:space="0" w:color="auto"/>
                    <w:right w:val="none" w:sz="0" w:space="0" w:color="auto"/>
                  </w:divBdr>
                </w:div>
                <w:div w:id="315886419">
                  <w:marLeft w:val="640"/>
                  <w:marRight w:val="0"/>
                  <w:marTop w:val="0"/>
                  <w:marBottom w:val="0"/>
                  <w:divBdr>
                    <w:top w:val="none" w:sz="0" w:space="0" w:color="auto"/>
                    <w:left w:val="none" w:sz="0" w:space="0" w:color="auto"/>
                    <w:bottom w:val="none" w:sz="0" w:space="0" w:color="auto"/>
                    <w:right w:val="none" w:sz="0" w:space="0" w:color="auto"/>
                  </w:divBdr>
                </w:div>
                <w:div w:id="165367436">
                  <w:marLeft w:val="640"/>
                  <w:marRight w:val="0"/>
                  <w:marTop w:val="0"/>
                  <w:marBottom w:val="0"/>
                  <w:divBdr>
                    <w:top w:val="none" w:sz="0" w:space="0" w:color="auto"/>
                    <w:left w:val="none" w:sz="0" w:space="0" w:color="auto"/>
                    <w:bottom w:val="none" w:sz="0" w:space="0" w:color="auto"/>
                    <w:right w:val="none" w:sz="0" w:space="0" w:color="auto"/>
                  </w:divBdr>
                </w:div>
                <w:div w:id="1681420679">
                  <w:marLeft w:val="640"/>
                  <w:marRight w:val="0"/>
                  <w:marTop w:val="0"/>
                  <w:marBottom w:val="0"/>
                  <w:divBdr>
                    <w:top w:val="none" w:sz="0" w:space="0" w:color="auto"/>
                    <w:left w:val="none" w:sz="0" w:space="0" w:color="auto"/>
                    <w:bottom w:val="none" w:sz="0" w:space="0" w:color="auto"/>
                    <w:right w:val="none" w:sz="0" w:space="0" w:color="auto"/>
                  </w:divBdr>
                </w:div>
                <w:div w:id="1898588438">
                  <w:marLeft w:val="640"/>
                  <w:marRight w:val="0"/>
                  <w:marTop w:val="0"/>
                  <w:marBottom w:val="0"/>
                  <w:divBdr>
                    <w:top w:val="none" w:sz="0" w:space="0" w:color="auto"/>
                    <w:left w:val="none" w:sz="0" w:space="0" w:color="auto"/>
                    <w:bottom w:val="none" w:sz="0" w:space="0" w:color="auto"/>
                    <w:right w:val="none" w:sz="0" w:space="0" w:color="auto"/>
                  </w:divBdr>
                </w:div>
                <w:div w:id="975378315">
                  <w:marLeft w:val="640"/>
                  <w:marRight w:val="0"/>
                  <w:marTop w:val="0"/>
                  <w:marBottom w:val="0"/>
                  <w:divBdr>
                    <w:top w:val="none" w:sz="0" w:space="0" w:color="auto"/>
                    <w:left w:val="none" w:sz="0" w:space="0" w:color="auto"/>
                    <w:bottom w:val="none" w:sz="0" w:space="0" w:color="auto"/>
                    <w:right w:val="none" w:sz="0" w:space="0" w:color="auto"/>
                  </w:divBdr>
                </w:div>
                <w:div w:id="997030416">
                  <w:marLeft w:val="640"/>
                  <w:marRight w:val="0"/>
                  <w:marTop w:val="0"/>
                  <w:marBottom w:val="0"/>
                  <w:divBdr>
                    <w:top w:val="none" w:sz="0" w:space="0" w:color="auto"/>
                    <w:left w:val="none" w:sz="0" w:space="0" w:color="auto"/>
                    <w:bottom w:val="none" w:sz="0" w:space="0" w:color="auto"/>
                    <w:right w:val="none" w:sz="0" w:space="0" w:color="auto"/>
                  </w:divBdr>
                </w:div>
                <w:div w:id="1713454880">
                  <w:marLeft w:val="640"/>
                  <w:marRight w:val="0"/>
                  <w:marTop w:val="0"/>
                  <w:marBottom w:val="0"/>
                  <w:divBdr>
                    <w:top w:val="none" w:sz="0" w:space="0" w:color="auto"/>
                    <w:left w:val="none" w:sz="0" w:space="0" w:color="auto"/>
                    <w:bottom w:val="none" w:sz="0" w:space="0" w:color="auto"/>
                    <w:right w:val="none" w:sz="0" w:space="0" w:color="auto"/>
                  </w:divBdr>
                </w:div>
                <w:div w:id="1159271510">
                  <w:marLeft w:val="640"/>
                  <w:marRight w:val="0"/>
                  <w:marTop w:val="0"/>
                  <w:marBottom w:val="0"/>
                  <w:divBdr>
                    <w:top w:val="none" w:sz="0" w:space="0" w:color="auto"/>
                    <w:left w:val="none" w:sz="0" w:space="0" w:color="auto"/>
                    <w:bottom w:val="none" w:sz="0" w:space="0" w:color="auto"/>
                    <w:right w:val="none" w:sz="0" w:space="0" w:color="auto"/>
                  </w:divBdr>
                </w:div>
                <w:div w:id="629942222">
                  <w:marLeft w:val="640"/>
                  <w:marRight w:val="0"/>
                  <w:marTop w:val="0"/>
                  <w:marBottom w:val="0"/>
                  <w:divBdr>
                    <w:top w:val="none" w:sz="0" w:space="0" w:color="auto"/>
                    <w:left w:val="none" w:sz="0" w:space="0" w:color="auto"/>
                    <w:bottom w:val="none" w:sz="0" w:space="0" w:color="auto"/>
                    <w:right w:val="none" w:sz="0" w:space="0" w:color="auto"/>
                  </w:divBdr>
                </w:div>
                <w:div w:id="688019734">
                  <w:marLeft w:val="640"/>
                  <w:marRight w:val="0"/>
                  <w:marTop w:val="0"/>
                  <w:marBottom w:val="0"/>
                  <w:divBdr>
                    <w:top w:val="none" w:sz="0" w:space="0" w:color="auto"/>
                    <w:left w:val="none" w:sz="0" w:space="0" w:color="auto"/>
                    <w:bottom w:val="none" w:sz="0" w:space="0" w:color="auto"/>
                    <w:right w:val="none" w:sz="0" w:space="0" w:color="auto"/>
                  </w:divBdr>
                </w:div>
                <w:div w:id="1174028733">
                  <w:marLeft w:val="640"/>
                  <w:marRight w:val="0"/>
                  <w:marTop w:val="0"/>
                  <w:marBottom w:val="0"/>
                  <w:divBdr>
                    <w:top w:val="none" w:sz="0" w:space="0" w:color="auto"/>
                    <w:left w:val="none" w:sz="0" w:space="0" w:color="auto"/>
                    <w:bottom w:val="none" w:sz="0" w:space="0" w:color="auto"/>
                    <w:right w:val="none" w:sz="0" w:space="0" w:color="auto"/>
                  </w:divBdr>
                </w:div>
                <w:div w:id="110831885">
                  <w:marLeft w:val="640"/>
                  <w:marRight w:val="0"/>
                  <w:marTop w:val="0"/>
                  <w:marBottom w:val="0"/>
                  <w:divBdr>
                    <w:top w:val="none" w:sz="0" w:space="0" w:color="auto"/>
                    <w:left w:val="none" w:sz="0" w:space="0" w:color="auto"/>
                    <w:bottom w:val="none" w:sz="0" w:space="0" w:color="auto"/>
                    <w:right w:val="none" w:sz="0" w:space="0" w:color="auto"/>
                  </w:divBdr>
                </w:div>
                <w:div w:id="1644459110">
                  <w:marLeft w:val="640"/>
                  <w:marRight w:val="0"/>
                  <w:marTop w:val="0"/>
                  <w:marBottom w:val="0"/>
                  <w:divBdr>
                    <w:top w:val="none" w:sz="0" w:space="0" w:color="auto"/>
                    <w:left w:val="none" w:sz="0" w:space="0" w:color="auto"/>
                    <w:bottom w:val="none" w:sz="0" w:space="0" w:color="auto"/>
                    <w:right w:val="none" w:sz="0" w:space="0" w:color="auto"/>
                  </w:divBdr>
                </w:div>
                <w:div w:id="652607768">
                  <w:marLeft w:val="640"/>
                  <w:marRight w:val="0"/>
                  <w:marTop w:val="0"/>
                  <w:marBottom w:val="0"/>
                  <w:divBdr>
                    <w:top w:val="none" w:sz="0" w:space="0" w:color="auto"/>
                    <w:left w:val="none" w:sz="0" w:space="0" w:color="auto"/>
                    <w:bottom w:val="none" w:sz="0" w:space="0" w:color="auto"/>
                    <w:right w:val="none" w:sz="0" w:space="0" w:color="auto"/>
                  </w:divBdr>
                </w:div>
                <w:div w:id="1949778397">
                  <w:marLeft w:val="640"/>
                  <w:marRight w:val="0"/>
                  <w:marTop w:val="0"/>
                  <w:marBottom w:val="0"/>
                  <w:divBdr>
                    <w:top w:val="none" w:sz="0" w:space="0" w:color="auto"/>
                    <w:left w:val="none" w:sz="0" w:space="0" w:color="auto"/>
                    <w:bottom w:val="none" w:sz="0" w:space="0" w:color="auto"/>
                    <w:right w:val="none" w:sz="0" w:space="0" w:color="auto"/>
                  </w:divBdr>
                </w:div>
                <w:div w:id="1555775754">
                  <w:marLeft w:val="640"/>
                  <w:marRight w:val="0"/>
                  <w:marTop w:val="0"/>
                  <w:marBottom w:val="0"/>
                  <w:divBdr>
                    <w:top w:val="none" w:sz="0" w:space="0" w:color="auto"/>
                    <w:left w:val="none" w:sz="0" w:space="0" w:color="auto"/>
                    <w:bottom w:val="none" w:sz="0" w:space="0" w:color="auto"/>
                    <w:right w:val="none" w:sz="0" w:space="0" w:color="auto"/>
                  </w:divBdr>
                </w:div>
                <w:div w:id="816146710">
                  <w:marLeft w:val="640"/>
                  <w:marRight w:val="0"/>
                  <w:marTop w:val="0"/>
                  <w:marBottom w:val="0"/>
                  <w:divBdr>
                    <w:top w:val="none" w:sz="0" w:space="0" w:color="auto"/>
                    <w:left w:val="none" w:sz="0" w:space="0" w:color="auto"/>
                    <w:bottom w:val="none" w:sz="0" w:space="0" w:color="auto"/>
                    <w:right w:val="none" w:sz="0" w:space="0" w:color="auto"/>
                  </w:divBdr>
                </w:div>
                <w:div w:id="190805521">
                  <w:marLeft w:val="640"/>
                  <w:marRight w:val="0"/>
                  <w:marTop w:val="0"/>
                  <w:marBottom w:val="0"/>
                  <w:divBdr>
                    <w:top w:val="none" w:sz="0" w:space="0" w:color="auto"/>
                    <w:left w:val="none" w:sz="0" w:space="0" w:color="auto"/>
                    <w:bottom w:val="none" w:sz="0" w:space="0" w:color="auto"/>
                    <w:right w:val="none" w:sz="0" w:space="0" w:color="auto"/>
                  </w:divBdr>
                </w:div>
                <w:div w:id="452329916">
                  <w:marLeft w:val="640"/>
                  <w:marRight w:val="0"/>
                  <w:marTop w:val="0"/>
                  <w:marBottom w:val="0"/>
                  <w:divBdr>
                    <w:top w:val="none" w:sz="0" w:space="0" w:color="auto"/>
                    <w:left w:val="none" w:sz="0" w:space="0" w:color="auto"/>
                    <w:bottom w:val="none" w:sz="0" w:space="0" w:color="auto"/>
                    <w:right w:val="none" w:sz="0" w:space="0" w:color="auto"/>
                  </w:divBdr>
                </w:div>
                <w:div w:id="208348483">
                  <w:marLeft w:val="640"/>
                  <w:marRight w:val="0"/>
                  <w:marTop w:val="0"/>
                  <w:marBottom w:val="0"/>
                  <w:divBdr>
                    <w:top w:val="none" w:sz="0" w:space="0" w:color="auto"/>
                    <w:left w:val="none" w:sz="0" w:space="0" w:color="auto"/>
                    <w:bottom w:val="none" w:sz="0" w:space="0" w:color="auto"/>
                    <w:right w:val="none" w:sz="0" w:space="0" w:color="auto"/>
                  </w:divBdr>
                </w:div>
                <w:div w:id="218133533">
                  <w:marLeft w:val="640"/>
                  <w:marRight w:val="0"/>
                  <w:marTop w:val="0"/>
                  <w:marBottom w:val="0"/>
                  <w:divBdr>
                    <w:top w:val="none" w:sz="0" w:space="0" w:color="auto"/>
                    <w:left w:val="none" w:sz="0" w:space="0" w:color="auto"/>
                    <w:bottom w:val="none" w:sz="0" w:space="0" w:color="auto"/>
                    <w:right w:val="none" w:sz="0" w:space="0" w:color="auto"/>
                  </w:divBdr>
                </w:div>
                <w:div w:id="945111664">
                  <w:marLeft w:val="640"/>
                  <w:marRight w:val="0"/>
                  <w:marTop w:val="0"/>
                  <w:marBottom w:val="0"/>
                  <w:divBdr>
                    <w:top w:val="none" w:sz="0" w:space="0" w:color="auto"/>
                    <w:left w:val="none" w:sz="0" w:space="0" w:color="auto"/>
                    <w:bottom w:val="none" w:sz="0" w:space="0" w:color="auto"/>
                    <w:right w:val="none" w:sz="0" w:space="0" w:color="auto"/>
                  </w:divBdr>
                </w:div>
                <w:div w:id="1861621644">
                  <w:marLeft w:val="640"/>
                  <w:marRight w:val="0"/>
                  <w:marTop w:val="0"/>
                  <w:marBottom w:val="0"/>
                  <w:divBdr>
                    <w:top w:val="none" w:sz="0" w:space="0" w:color="auto"/>
                    <w:left w:val="none" w:sz="0" w:space="0" w:color="auto"/>
                    <w:bottom w:val="none" w:sz="0" w:space="0" w:color="auto"/>
                    <w:right w:val="none" w:sz="0" w:space="0" w:color="auto"/>
                  </w:divBdr>
                </w:div>
                <w:div w:id="1555850218">
                  <w:marLeft w:val="640"/>
                  <w:marRight w:val="0"/>
                  <w:marTop w:val="0"/>
                  <w:marBottom w:val="0"/>
                  <w:divBdr>
                    <w:top w:val="none" w:sz="0" w:space="0" w:color="auto"/>
                    <w:left w:val="none" w:sz="0" w:space="0" w:color="auto"/>
                    <w:bottom w:val="none" w:sz="0" w:space="0" w:color="auto"/>
                    <w:right w:val="none" w:sz="0" w:space="0" w:color="auto"/>
                  </w:divBdr>
                </w:div>
                <w:div w:id="873687081">
                  <w:marLeft w:val="640"/>
                  <w:marRight w:val="0"/>
                  <w:marTop w:val="0"/>
                  <w:marBottom w:val="0"/>
                  <w:divBdr>
                    <w:top w:val="none" w:sz="0" w:space="0" w:color="auto"/>
                    <w:left w:val="none" w:sz="0" w:space="0" w:color="auto"/>
                    <w:bottom w:val="none" w:sz="0" w:space="0" w:color="auto"/>
                    <w:right w:val="none" w:sz="0" w:space="0" w:color="auto"/>
                  </w:divBdr>
                </w:div>
                <w:div w:id="421680203">
                  <w:marLeft w:val="640"/>
                  <w:marRight w:val="0"/>
                  <w:marTop w:val="0"/>
                  <w:marBottom w:val="0"/>
                  <w:divBdr>
                    <w:top w:val="none" w:sz="0" w:space="0" w:color="auto"/>
                    <w:left w:val="none" w:sz="0" w:space="0" w:color="auto"/>
                    <w:bottom w:val="none" w:sz="0" w:space="0" w:color="auto"/>
                    <w:right w:val="none" w:sz="0" w:space="0" w:color="auto"/>
                  </w:divBdr>
                </w:div>
                <w:div w:id="1837067635">
                  <w:marLeft w:val="640"/>
                  <w:marRight w:val="0"/>
                  <w:marTop w:val="0"/>
                  <w:marBottom w:val="0"/>
                  <w:divBdr>
                    <w:top w:val="none" w:sz="0" w:space="0" w:color="auto"/>
                    <w:left w:val="none" w:sz="0" w:space="0" w:color="auto"/>
                    <w:bottom w:val="none" w:sz="0" w:space="0" w:color="auto"/>
                    <w:right w:val="none" w:sz="0" w:space="0" w:color="auto"/>
                  </w:divBdr>
                </w:div>
                <w:div w:id="2094354641">
                  <w:marLeft w:val="640"/>
                  <w:marRight w:val="0"/>
                  <w:marTop w:val="0"/>
                  <w:marBottom w:val="0"/>
                  <w:divBdr>
                    <w:top w:val="none" w:sz="0" w:space="0" w:color="auto"/>
                    <w:left w:val="none" w:sz="0" w:space="0" w:color="auto"/>
                    <w:bottom w:val="none" w:sz="0" w:space="0" w:color="auto"/>
                    <w:right w:val="none" w:sz="0" w:space="0" w:color="auto"/>
                  </w:divBdr>
                </w:div>
                <w:div w:id="2076079319">
                  <w:marLeft w:val="640"/>
                  <w:marRight w:val="0"/>
                  <w:marTop w:val="0"/>
                  <w:marBottom w:val="0"/>
                  <w:divBdr>
                    <w:top w:val="none" w:sz="0" w:space="0" w:color="auto"/>
                    <w:left w:val="none" w:sz="0" w:space="0" w:color="auto"/>
                    <w:bottom w:val="none" w:sz="0" w:space="0" w:color="auto"/>
                    <w:right w:val="none" w:sz="0" w:space="0" w:color="auto"/>
                  </w:divBdr>
                </w:div>
                <w:div w:id="358971777">
                  <w:marLeft w:val="640"/>
                  <w:marRight w:val="0"/>
                  <w:marTop w:val="0"/>
                  <w:marBottom w:val="0"/>
                  <w:divBdr>
                    <w:top w:val="none" w:sz="0" w:space="0" w:color="auto"/>
                    <w:left w:val="none" w:sz="0" w:space="0" w:color="auto"/>
                    <w:bottom w:val="none" w:sz="0" w:space="0" w:color="auto"/>
                    <w:right w:val="none" w:sz="0" w:space="0" w:color="auto"/>
                  </w:divBdr>
                </w:div>
                <w:div w:id="1679766808">
                  <w:marLeft w:val="640"/>
                  <w:marRight w:val="0"/>
                  <w:marTop w:val="0"/>
                  <w:marBottom w:val="0"/>
                  <w:divBdr>
                    <w:top w:val="none" w:sz="0" w:space="0" w:color="auto"/>
                    <w:left w:val="none" w:sz="0" w:space="0" w:color="auto"/>
                    <w:bottom w:val="none" w:sz="0" w:space="0" w:color="auto"/>
                    <w:right w:val="none" w:sz="0" w:space="0" w:color="auto"/>
                  </w:divBdr>
                </w:div>
                <w:div w:id="2049524861">
                  <w:marLeft w:val="640"/>
                  <w:marRight w:val="0"/>
                  <w:marTop w:val="0"/>
                  <w:marBottom w:val="0"/>
                  <w:divBdr>
                    <w:top w:val="none" w:sz="0" w:space="0" w:color="auto"/>
                    <w:left w:val="none" w:sz="0" w:space="0" w:color="auto"/>
                    <w:bottom w:val="none" w:sz="0" w:space="0" w:color="auto"/>
                    <w:right w:val="none" w:sz="0" w:space="0" w:color="auto"/>
                  </w:divBdr>
                </w:div>
                <w:div w:id="2059284379">
                  <w:marLeft w:val="640"/>
                  <w:marRight w:val="0"/>
                  <w:marTop w:val="0"/>
                  <w:marBottom w:val="0"/>
                  <w:divBdr>
                    <w:top w:val="none" w:sz="0" w:space="0" w:color="auto"/>
                    <w:left w:val="none" w:sz="0" w:space="0" w:color="auto"/>
                    <w:bottom w:val="none" w:sz="0" w:space="0" w:color="auto"/>
                    <w:right w:val="none" w:sz="0" w:space="0" w:color="auto"/>
                  </w:divBdr>
                </w:div>
                <w:div w:id="1403211098">
                  <w:marLeft w:val="640"/>
                  <w:marRight w:val="0"/>
                  <w:marTop w:val="0"/>
                  <w:marBottom w:val="0"/>
                  <w:divBdr>
                    <w:top w:val="none" w:sz="0" w:space="0" w:color="auto"/>
                    <w:left w:val="none" w:sz="0" w:space="0" w:color="auto"/>
                    <w:bottom w:val="none" w:sz="0" w:space="0" w:color="auto"/>
                    <w:right w:val="none" w:sz="0" w:space="0" w:color="auto"/>
                  </w:divBdr>
                </w:div>
                <w:div w:id="386730222">
                  <w:marLeft w:val="640"/>
                  <w:marRight w:val="0"/>
                  <w:marTop w:val="0"/>
                  <w:marBottom w:val="0"/>
                  <w:divBdr>
                    <w:top w:val="none" w:sz="0" w:space="0" w:color="auto"/>
                    <w:left w:val="none" w:sz="0" w:space="0" w:color="auto"/>
                    <w:bottom w:val="none" w:sz="0" w:space="0" w:color="auto"/>
                    <w:right w:val="none" w:sz="0" w:space="0" w:color="auto"/>
                  </w:divBdr>
                </w:div>
                <w:div w:id="544562612">
                  <w:marLeft w:val="640"/>
                  <w:marRight w:val="0"/>
                  <w:marTop w:val="0"/>
                  <w:marBottom w:val="0"/>
                  <w:divBdr>
                    <w:top w:val="none" w:sz="0" w:space="0" w:color="auto"/>
                    <w:left w:val="none" w:sz="0" w:space="0" w:color="auto"/>
                    <w:bottom w:val="none" w:sz="0" w:space="0" w:color="auto"/>
                    <w:right w:val="none" w:sz="0" w:space="0" w:color="auto"/>
                  </w:divBdr>
                </w:div>
                <w:div w:id="2026320690">
                  <w:marLeft w:val="640"/>
                  <w:marRight w:val="0"/>
                  <w:marTop w:val="0"/>
                  <w:marBottom w:val="0"/>
                  <w:divBdr>
                    <w:top w:val="none" w:sz="0" w:space="0" w:color="auto"/>
                    <w:left w:val="none" w:sz="0" w:space="0" w:color="auto"/>
                    <w:bottom w:val="none" w:sz="0" w:space="0" w:color="auto"/>
                    <w:right w:val="none" w:sz="0" w:space="0" w:color="auto"/>
                  </w:divBdr>
                </w:div>
                <w:div w:id="401949973">
                  <w:marLeft w:val="640"/>
                  <w:marRight w:val="0"/>
                  <w:marTop w:val="0"/>
                  <w:marBottom w:val="0"/>
                  <w:divBdr>
                    <w:top w:val="none" w:sz="0" w:space="0" w:color="auto"/>
                    <w:left w:val="none" w:sz="0" w:space="0" w:color="auto"/>
                    <w:bottom w:val="none" w:sz="0" w:space="0" w:color="auto"/>
                    <w:right w:val="none" w:sz="0" w:space="0" w:color="auto"/>
                  </w:divBdr>
                </w:div>
                <w:div w:id="1232547638">
                  <w:marLeft w:val="640"/>
                  <w:marRight w:val="0"/>
                  <w:marTop w:val="0"/>
                  <w:marBottom w:val="0"/>
                  <w:divBdr>
                    <w:top w:val="none" w:sz="0" w:space="0" w:color="auto"/>
                    <w:left w:val="none" w:sz="0" w:space="0" w:color="auto"/>
                    <w:bottom w:val="none" w:sz="0" w:space="0" w:color="auto"/>
                    <w:right w:val="none" w:sz="0" w:space="0" w:color="auto"/>
                  </w:divBdr>
                </w:div>
                <w:div w:id="1184707569">
                  <w:marLeft w:val="640"/>
                  <w:marRight w:val="0"/>
                  <w:marTop w:val="0"/>
                  <w:marBottom w:val="0"/>
                  <w:divBdr>
                    <w:top w:val="none" w:sz="0" w:space="0" w:color="auto"/>
                    <w:left w:val="none" w:sz="0" w:space="0" w:color="auto"/>
                    <w:bottom w:val="none" w:sz="0" w:space="0" w:color="auto"/>
                    <w:right w:val="none" w:sz="0" w:space="0" w:color="auto"/>
                  </w:divBdr>
                </w:div>
                <w:div w:id="1265765868">
                  <w:marLeft w:val="640"/>
                  <w:marRight w:val="0"/>
                  <w:marTop w:val="0"/>
                  <w:marBottom w:val="0"/>
                  <w:divBdr>
                    <w:top w:val="none" w:sz="0" w:space="0" w:color="auto"/>
                    <w:left w:val="none" w:sz="0" w:space="0" w:color="auto"/>
                    <w:bottom w:val="none" w:sz="0" w:space="0" w:color="auto"/>
                    <w:right w:val="none" w:sz="0" w:space="0" w:color="auto"/>
                  </w:divBdr>
                </w:div>
              </w:divsChild>
            </w:div>
            <w:div w:id="2021660311">
              <w:marLeft w:val="0"/>
              <w:marRight w:val="0"/>
              <w:marTop w:val="0"/>
              <w:marBottom w:val="0"/>
              <w:divBdr>
                <w:top w:val="none" w:sz="0" w:space="0" w:color="auto"/>
                <w:left w:val="none" w:sz="0" w:space="0" w:color="auto"/>
                <w:bottom w:val="none" w:sz="0" w:space="0" w:color="auto"/>
                <w:right w:val="none" w:sz="0" w:space="0" w:color="auto"/>
              </w:divBdr>
              <w:divsChild>
                <w:div w:id="1908757356">
                  <w:marLeft w:val="640"/>
                  <w:marRight w:val="0"/>
                  <w:marTop w:val="0"/>
                  <w:marBottom w:val="0"/>
                  <w:divBdr>
                    <w:top w:val="none" w:sz="0" w:space="0" w:color="auto"/>
                    <w:left w:val="none" w:sz="0" w:space="0" w:color="auto"/>
                    <w:bottom w:val="none" w:sz="0" w:space="0" w:color="auto"/>
                    <w:right w:val="none" w:sz="0" w:space="0" w:color="auto"/>
                  </w:divBdr>
                </w:div>
                <w:div w:id="1706982575">
                  <w:marLeft w:val="640"/>
                  <w:marRight w:val="0"/>
                  <w:marTop w:val="0"/>
                  <w:marBottom w:val="0"/>
                  <w:divBdr>
                    <w:top w:val="none" w:sz="0" w:space="0" w:color="auto"/>
                    <w:left w:val="none" w:sz="0" w:space="0" w:color="auto"/>
                    <w:bottom w:val="none" w:sz="0" w:space="0" w:color="auto"/>
                    <w:right w:val="none" w:sz="0" w:space="0" w:color="auto"/>
                  </w:divBdr>
                </w:div>
                <w:div w:id="1895923112">
                  <w:marLeft w:val="640"/>
                  <w:marRight w:val="0"/>
                  <w:marTop w:val="0"/>
                  <w:marBottom w:val="0"/>
                  <w:divBdr>
                    <w:top w:val="none" w:sz="0" w:space="0" w:color="auto"/>
                    <w:left w:val="none" w:sz="0" w:space="0" w:color="auto"/>
                    <w:bottom w:val="none" w:sz="0" w:space="0" w:color="auto"/>
                    <w:right w:val="none" w:sz="0" w:space="0" w:color="auto"/>
                  </w:divBdr>
                </w:div>
                <w:div w:id="913121114">
                  <w:marLeft w:val="640"/>
                  <w:marRight w:val="0"/>
                  <w:marTop w:val="0"/>
                  <w:marBottom w:val="0"/>
                  <w:divBdr>
                    <w:top w:val="none" w:sz="0" w:space="0" w:color="auto"/>
                    <w:left w:val="none" w:sz="0" w:space="0" w:color="auto"/>
                    <w:bottom w:val="none" w:sz="0" w:space="0" w:color="auto"/>
                    <w:right w:val="none" w:sz="0" w:space="0" w:color="auto"/>
                  </w:divBdr>
                </w:div>
                <w:div w:id="1168524341">
                  <w:marLeft w:val="640"/>
                  <w:marRight w:val="0"/>
                  <w:marTop w:val="0"/>
                  <w:marBottom w:val="0"/>
                  <w:divBdr>
                    <w:top w:val="none" w:sz="0" w:space="0" w:color="auto"/>
                    <w:left w:val="none" w:sz="0" w:space="0" w:color="auto"/>
                    <w:bottom w:val="none" w:sz="0" w:space="0" w:color="auto"/>
                    <w:right w:val="none" w:sz="0" w:space="0" w:color="auto"/>
                  </w:divBdr>
                </w:div>
                <w:div w:id="1127551330">
                  <w:marLeft w:val="640"/>
                  <w:marRight w:val="0"/>
                  <w:marTop w:val="0"/>
                  <w:marBottom w:val="0"/>
                  <w:divBdr>
                    <w:top w:val="none" w:sz="0" w:space="0" w:color="auto"/>
                    <w:left w:val="none" w:sz="0" w:space="0" w:color="auto"/>
                    <w:bottom w:val="none" w:sz="0" w:space="0" w:color="auto"/>
                    <w:right w:val="none" w:sz="0" w:space="0" w:color="auto"/>
                  </w:divBdr>
                </w:div>
                <w:div w:id="1846700071">
                  <w:marLeft w:val="640"/>
                  <w:marRight w:val="0"/>
                  <w:marTop w:val="0"/>
                  <w:marBottom w:val="0"/>
                  <w:divBdr>
                    <w:top w:val="none" w:sz="0" w:space="0" w:color="auto"/>
                    <w:left w:val="none" w:sz="0" w:space="0" w:color="auto"/>
                    <w:bottom w:val="none" w:sz="0" w:space="0" w:color="auto"/>
                    <w:right w:val="none" w:sz="0" w:space="0" w:color="auto"/>
                  </w:divBdr>
                </w:div>
                <w:div w:id="1128208900">
                  <w:marLeft w:val="640"/>
                  <w:marRight w:val="0"/>
                  <w:marTop w:val="0"/>
                  <w:marBottom w:val="0"/>
                  <w:divBdr>
                    <w:top w:val="none" w:sz="0" w:space="0" w:color="auto"/>
                    <w:left w:val="none" w:sz="0" w:space="0" w:color="auto"/>
                    <w:bottom w:val="none" w:sz="0" w:space="0" w:color="auto"/>
                    <w:right w:val="none" w:sz="0" w:space="0" w:color="auto"/>
                  </w:divBdr>
                </w:div>
                <w:div w:id="140470325">
                  <w:marLeft w:val="640"/>
                  <w:marRight w:val="0"/>
                  <w:marTop w:val="0"/>
                  <w:marBottom w:val="0"/>
                  <w:divBdr>
                    <w:top w:val="none" w:sz="0" w:space="0" w:color="auto"/>
                    <w:left w:val="none" w:sz="0" w:space="0" w:color="auto"/>
                    <w:bottom w:val="none" w:sz="0" w:space="0" w:color="auto"/>
                    <w:right w:val="none" w:sz="0" w:space="0" w:color="auto"/>
                  </w:divBdr>
                </w:div>
                <w:div w:id="1325625570">
                  <w:marLeft w:val="640"/>
                  <w:marRight w:val="0"/>
                  <w:marTop w:val="0"/>
                  <w:marBottom w:val="0"/>
                  <w:divBdr>
                    <w:top w:val="none" w:sz="0" w:space="0" w:color="auto"/>
                    <w:left w:val="none" w:sz="0" w:space="0" w:color="auto"/>
                    <w:bottom w:val="none" w:sz="0" w:space="0" w:color="auto"/>
                    <w:right w:val="none" w:sz="0" w:space="0" w:color="auto"/>
                  </w:divBdr>
                </w:div>
                <w:div w:id="1133451020">
                  <w:marLeft w:val="640"/>
                  <w:marRight w:val="0"/>
                  <w:marTop w:val="0"/>
                  <w:marBottom w:val="0"/>
                  <w:divBdr>
                    <w:top w:val="none" w:sz="0" w:space="0" w:color="auto"/>
                    <w:left w:val="none" w:sz="0" w:space="0" w:color="auto"/>
                    <w:bottom w:val="none" w:sz="0" w:space="0" w:color="auto"/>
                    <w:right w:val="none" w:sz="0" w:space="0" w:color="auto"/>
                  </w:divBdr>
                </w:div>
                <w:div w:id="894201528">
                  <w:marLeft w:val="640"/>
                  <w:marRight w:val="0"/>
                  <w:marTop w:val="0"/>
                  <w:marBottom w:val="0"/>
                  <w:divBdr>
                    <w:top w:val="none" w:sz="0" w:space="0" w:color="auto"/>
                    <w:left w:val="none" w:sz="0" w:space="0" w:color="auto"/>
                    <w:bottom w:val="none" w:sz="0" w:space="0" w:color="auto"/>
                    <w:right w:val="none" w:sz="0" w:space="0" w:color="auto"/>
                  </w:divBdr>
                </w:div>
                <w:div w:id="625936508">
                  <w:marLeft w:val="640"/>
                  <w:marRight w:val="0"/>
                  <w:marTop w:val="0"/>
                  <w:marBottom w:val="0"/>
                  <w:divBdr>
                    <w:top w:val="none" w:sz="0" w:space="0" w:color="auto"/>
                    <w:left w:val="none" w:sz="0" w:space="0" w:color="auto"/>
                    <w:bottom w:val="none" w:sz="0" w:space="0" w:color="auto"/>
                    <w:right w:val="none" w:sz="0" w:space="0" w:color="auto"/>
                  </w:divBdr>
                </w:div>
                <w:div w:id="2056469122">
                  <w:marLeft w:val="640"/>
                  <w:marRight w:val="0"/>
                  <w:marTop w:val="0"/>
                  <w:marBottom w:val="0"/>
                  <w:divBdr>
                    <w:top w:val="none" w:sz="0" w:space="0" w:color="auto"/>
                    <w:left w:val="none" w:sz="0" w:space="0" w:color="auto"/>
                    <w:bottom w:val="none" w:sz="0" w:space="0" w:color="auto"/>
                    <w:right w:val="none" w:sz="0" w:space="0" w:color="auto"/>
                  </w:divBdr>
                </w:div>
                <w:div w:id="777798724">
                  <w:marLeft w:val="640"/>
                  <w:marRight w:val="0"/>
                  <w:marTop w:val="0"/>
                  <w:marBottom w:val="0"/>
                  <w:divBdr>
                    <w:top w:val="none" w:sz="0" w:space="0" w:color="auto"/>
                    <w:left w:val="none" w:sz="0" w:space="0" w:color="auto"/>
                    <w:bottom w:val="none" w:sz="0" w:space="0" w:color="auto"/>
                    <w:right w:val="none" w:sz="0" w:space="0" w:color="auto"/>
                  </w:divBdr>
                </w:div>
                <w:div w:id="1890921877">
                  <w:marLeft w:val="640"/>
                  <w:marRight w:val="0"/>
                  <w:marTop w:val="0"/>
                  <w:marBottom w:val="0"/>
                  <w:divBdr>
                    <w:top w:val="none" w:sz="0" w:space="0" w:color="auto"/>
                    <w:left w:val="none" w:sz="0" w:space="0" w:color="auto"/>
                    <w:bottom w:val="none" w:sz="0" w:space="0" w:color="auto"/>
                    <w:right w:val="none" w:sz="0" w:space="0" w:color="auto"/>
                  </w:divBdr>
                </w:div>
                <w:div w:id="1302614510">
                  <w:marLeft w:val="640"/>
                  <w:marRight w:val="0"/>
                  <w:marTop w:val="0"/>
                  <w:marBottom w:val="0"/>
                  <w:divBdr>
                    <w:top w:val="none" w:sz="0" w:space="0" w:color="auto"/>
                    <w:left w:val="none" w:sz="0" w:space="0" w:color="auto"/>
                    <w:bottom w:val="none" w:sz="0" w:space="0" w:color="auto"/>
                    <w:right w:val="none" w:sz="0" w:space="0" w:color="auto"/>
                  </w:divBdr>
                </w:div>
                <w:div w:id="1020015006">
                  <w:marLeft w:val="640"/>
                  <w:marRight w:val="0"/>
                  <w:marTop w:val="0"/>
                  <w:marBottom w:val="0"/>
                  <w:divBdr>
                    <w:top w:val="none" w:sz="0" w:space="0" w:color="auto"/>
                    <w:left w:val="none" w:sz="0" w:space="0" w:color="auto"/>
                    <w:bottom w:val="none" w:sz="0" w:space="0" w:color="auto"/>
                    <w:right w:val="none" w:sz="0" w:space="0" w:color="auto"/>
                  </w:divBdr>
                </w:div>
                <w:div w:id="216405850">
                  <w:marLeft w:val="640"/>
                  <w:marRight w:val="0"/>
                  <w:marTop w:val="0"/>
                  <w:marBottom w:val="0"/>
                  <w:divBdr>
                    <w:top w:val="none" w:sz="0" w:space="0" w:color="auto"/>
                    <w:left w:val="none" w:sz="0" w:space="0" w:color="auto"/>
                    <w:bottom w:val="none" w:sz="0" w:space="0" w:color="auto"/>
                    <w:right w:val="none" w:sz="0" w:space="0" w:color="auto"/>
                  </w:divBdr>
                </w:div>
                <w:div w:id="1914390253">
                  <w:marLeft w:val="640"/>
                  <w:marRight w:val="0"/>
                  <w:marTop w:val="0"/>
                  <w:marBottom w:val="0"/>
                  <w:divBdr>
                    <w:top w:val="none" w:sz="0" w:space="0" w:color="auto"/>
                    <w:left w:val="none" w:sz="0" w:space="0" w:color="auto"/>
                    <w:bottom w:val="none" w:sz="0" w:space="0" w:color="auto"/>
                    <w:right w:val="none" w:sz="0" w:space="0" w:color="auto"/>
                  </w:divBdr>
                </w:div>
                <w:div w:id="216475664">
                  <w:marLeft w:val="640"/>
                  <w:marRight w:val="0"/>
                  <w:marTop w:val="0"/>
                  <w:marBottom w:val="0"/>
                  <w:divBdr>
                    <w:top w:val="none" w:sz="0" w:space="0" w:color="auto"/>
                    <w:left w:val="none" w:sz="0" w:space="0" w:color="auto"/>
                    <w:bottom w:val="none" w:sz="0" w:space="0" w:color="auto"/>
                    <w:right w:val="none" w:sz="0" w:space="0" w:color="auto"/>
                  </w:divBdr>
                </w:div>
                <w:div w:id="143275145">
                  <w:marLeft w:val="640"/>
                  <w:marRight w:val="0"/>
                  <w:marTop w:val="0"/>
                  <w:marBottom w:val="0"/>
                  <w:divBdr>
                    <w:top w:val="none" w:sz="0" w:space="0" w:color="auto"/>
                    <w:left w:val="none" w:sz="0" w:space="0" w:color="auto"/>
                    <w:bottom w:val="none" w:sz="0" w:space="0" w:color="auto"/>
                    <w:right w:val="none" w:sz="0" w:space="0" w:color="auto"/>
                  </w:divBdr>
                </w:div>
                <w:div w:id="94908797">
                  <w:marLeft w:val="640"/>
                  <w:marRight w:val="0"/>
                  <w:marTop w:val="0"/>
                  <w:marBottom w:val="0"/>
                  <w:divBdr>
                    <w:top w:val="none" w:sz="0" w:space="0" w:color="auto"/>
                    <w:left w:val="none" w:sz="0" w:space="0" w:color="auto"/>
                    <w:bottom w:val="none" w:sz="0" w:space="0" w:color="auto"/>
                    <w:right w:val="none" w:sz="0" w:space="0" w:color="auto"/>
                  </w:divBdr>
                </w:div>
                <w:div w:id="505749011">
                  <w:marLeft w:val="640"/>
                  <w:marRight w:val="0"/>
                  <w:marTop w:val="0"/>
                  <w:marBottom w:val="0"/>
                  <w:divBdr>
                    <w:top w:val="none" w:sz="0" w:space="0" w:color="auto"/>
                    <w:left w:val="none" w:sz="0" w:space="0" w:color="auto"/>
                    <w:bottom w:val="none" w:sz="0" w:space="0" w:color="auto"/>
                    <w:right w:val="none" w:sz="0" w:space="0" w:color="auto"/>
                  </w:divBdr>
                </w:div>
                <w:div w:id="1284844828">
                  <w:marLeft w:val="640"/>
                  <w:marRight w:val="0"/>
                  <w:marTop w:val="0"/>
                  <w:marBottom w:val="0"/>
                  <w:divBdr>
                    <w:top w:val="none" w:sz="0" w:space="0" w:color="auto"/>
                    <w:left w:val="none" w:sz="0" w:space="0" w:color="auto"/>
                    <w:bottom w:val="none" w:sz="0" w:space="0" w:color="auto"/>
                    <w:right w:val="none" w:sz="0" w:space="0" w:color="auto"/>
                  </w:divBdr>
                </w:div>
                <w:div w:id="427846306">
                  <w:marLeft w:val="640"/>
                  <w:marRight w:val="0"/>
                  <w:marTop w:val="0"/>
                  <w:marBottom w:val="0"/>
                  <w:divBdr>
                    <w:top w:val="none" w:sz="0" w:space="0" w:color="auto"/>
                    <w:left w:val="none" w:sz="0" w:space="0" w:color="auto"/>
                    <w:bottom w:val="none" w:sz="0" w:space="0" w:color="auto"/>
                    <w:right w:val="none" w:sz="0" w:space="0" w:color="auto"/>
                  </w:divBdr>
                </w:div>
                <w:div w:id="1602684519">
                  <w:marLeft w:val="640"/>
                  <w:marRight w:val="0"/>
                  <w:marTop w:val="0"/>
                  <w:marBottom w:val="0"/>
                  <w:divBdr>
                    <w:top w:val="none" w:sz="0" w:space="0" w:color="auto"/>
                    <w:left w:val="none" w:sz="0" w:space="0" w:color="auto"/>
                    <w:bottom w:val="none" w:sz="0" w:space="0" w:color="auto"/>
                    <w:right w:val="none" w:sz="0" w:space="0" w:color="auto"/>
                  </w:divBdr>
                </w:div>
                <w:div w:id="747311148">
                  <w:marLeft w:val="640"/>
                  <w:marRight w:val="0"/>
                  <w:marTop w:val="0"/>
                  <w:marBottom w:val="0"/>
                  <w:divBdr>
                    <w:top w:val="none" w:sz="0" w:space="0" w:color="auto"/>
                    <w:left w:val="none" w:sz="0" w:space="0" w:color="auto"/>
                    <w:bottom w:val="none" w:sz="0" w:space="0" w:color="auto"/>
                    <w:right w:val="none" w:sz="0" w:space="0" w:color="auto"/>
                  </w:divBdr>
                </w:div>
                <w:div w:id="1669868535">
                  <w:marLeft w:val="640"/>
                  <w:marRight w:val="0"/>
                  <w:marTop w:val="0"/>
                  <w:marBottom w:val="0"/>
                  <w:divBdr>
                    <w:top w:val="none" w:sz="0" w:space="0" w:color="auto"/>
                    <w:left w:val="none" w:sz="0" w:space="0" w:color="auto"/>
                    <w:bottom w:val="none" w:sz="0" w:space="0" w:color="auto"/>
                    <w:right w:val="none" w:sz="0" w:space="0" w:color="auto"/>
                  </w:divBdr>
                </w:div>
                <w:div w:id="858084001">
                  <w:marLeft w:val="640"/>
                  <w:marRight w:val="0"/>
                  <w:marTop w:val="0"/>
                  <w:marBottom w:val="0"/>
                  <w:divBdr>
                    <w:top w:val="none" w:sz="0" w:space="0" w:color="auto"/>
                    <w:left w:val="none" w:sz="0" w:space="0" w:color="auto"/>
                    <w:bottom w:val="none" w:sz="0" w:space="0" w:color="auto"/>
                    <w:right w:val="none" w:sz="0" w:space="0" w:color="auto"/>
                  </w:divBdr>
                </w:div>
                <w:div w:id="142697491">
                  <w:marLeft w:val="640"/>
                  <w:marRight w:val="0"/>
                  <w:marTop w:val="0"/>
                  <w:marBottom w:val="0"/>
                  <w:divBdr>
                    <w:top w:val="none" w:sz="0" w:space="0" w:color="auto"/>
                    <w:left w:val="none" w:sz="0" w:space="0" w:color="auto"/>
                    <w:bottom w:val="none" w:sz="0" w:space="0" w:color="auto"/>
                    <w:right w:val="none" w:sz="0" w:space="0" w:color="auto"/>
                  </w:divBdr>
                </w:div>
                <w:div w:id="1229880483">
                  <w:marLeft w:val="640"/>
                  <w:marRight w:val="0"/>
                  <w:marTop w:val="0"/>
                  <w:marBottom w:val="0"/>
                  <w:divBdr>
                    <w:top w:val="none" w:sz="0" w:space="0" w:color="auto"/>
                    <w:left w:val="none" w:sz="0" w:space="0" w:color="auto"/>
                    <w:bottom w:val="none" w:sz="0" w:space="0" w:color="auto"/>
                    <w:right w:val="none" w:sz="0" w:space="0" w:color="auto"/>
                  </w:divBdr>
                </w:div>
                <w:div w:id="454295700">
                  <w:marLeft w:val="640"/>
                  <w:marRight w:val="0"/>
                  <w:marTop w:val="0"/>
                  <w:marBottom w:val="0"/>
                  <w:divBdr>
                    <w:top w:val="none" w:sz="0" w:space="0" w:color="auto"/>
                    <w:left w:val="none" w:sz="0" w:space="0" w:color="auto"/>
                    <w:bottom w:val="none" w:sz="0" w:space="0" w:color="auto"/>
                    <w:right w:val="none" w:sz="0" w:space="0" w:color="auto"/>
                  </w:divBdr>
                </w:div>
                <w:div w:id="1177042547">
                  <w:marLeft w:val="640"/>
                  <w:marRight w:val="0"/>
                  <w:marTop w:val="0"/>
                  <w:marBottom w:val="0"/>
                  <w:divBdr>
                    <w:top w:val="none" w:sz="0" w:space="0" w:color="auto"/>
                    <w:left w:val="none" w:sz="0" w:space="0" w:color="auto"/>
                    <w:bottom w:val="none" w:sz="0" w:space="0" w:color="auto"/>
                    <w:right w:val="none" w:sz="0" w:space="0" w:color="auto"/>
                  </w:divBdr>
                </w:div>
                <w:div w:id="1668164595">
                  <w:marLeft w:val="640"/>
                  <w:marRight w:val="0"/>
                  <w:marTop w:val="0"/>
                  <w:marBottom w:val="0"/>
                  <w:divBdr>
                    <w:top w:val="none" w:sz="0" w:space="0" w:color="auto"/>
                    <w:left w:val="none" w:sz="0" w:space="0" w:color="auto"/>
                    <w:bottom w:val="none" w:sz="0" w:space="0" w:color="auto"/>
                    <w:right w:val="none" w:sz="0" w:space="0" w:color="auto"/>
                  </w:divBdr>
                </w:div>
                <w:div w:id="341736453">
                  <w:marLeft w:val="640"/>
                  <w:marRight w:val="0"/>
                  <w:marTop w:val="0"/>
                  <w:marBottom w:val="0"/>
                  <w:divBdr>
                    <w:top w:val="none" w:sz="0" w:space="0" w:color="auto"/>
                    <w:left w:val="none" w:sz="0" w:space="0" w:color="auto"/>
                    <w:bottom w:val="none" w:sz="0" w:space="0" w:color="auto"/>
                    <w:right w:val="none" w:sz="0" w:space="0" w:color="auto"/>
                  </w:divBdr>
                </w:div>
                <w:div w:id="43527095">
                  <w:marLeft w:val="640"/>
                  <w:marRight w:val="0"/>
                  <w:marTop w:val="0"/>
                  <w:marBottom w:val="0"/>
                  <w:divBdr>
                    <w:top w:val="none" w:sz="0" w:space="0" w:color="auto"/>
                    <w:left w:val="none" w:sz="0" w:space="0" w:color="auto"/>
                    <w:bottom w:val="none" w:sz="0" w:space="0" w:color="auto"/>
                    <w:right w:val="none" w:sz="0" w:space="0" w:color="auto"/>
                  </w:divBdr>
                </w:div>
                <w:div w:id="359093163">
                  <w:marLeft w:val="640"/>
                  <w:marRight w:val="0"/>
                  <w:marTop w:val="0"/>
                  <w:marBottom w:val="0"/>
                  <w:divBdr>
                    <w:top w:val="none" w:sz="0" w:space="0" w:color="auto"/>
                    <w:left w:val="none" w:sz="0" w:space="0" w:color="auto"/>
                    <w:bottom w:val="none" w:sz="0" w:space="0" w:color="auto"/>
                    <w:right w:val="none" w:sz="0" w:space="0" w:color="auto"/>
                  </w:divBdr>
                </w:div>
                <w:div w:id="1813405547">
                  <w:marLeft w:val="640"/>
                  <w:marRight w:val="0"/>
                  <w:marTop w:val="0"/>
                  <w:marBottom w:val="0"/>
                  <w:divBdr>
                    <w:top w:val="none" w:sz="0" w:space="0" w:color="auto"/>
                    <w:left w:val="none" w:sz="0" w:space="0" w:color="auto"/>
                    <w:bottom w:val="none" w:sz="0" w:space="0" w:color="auto"/>
                    <w:right w:val="none" w:sz="0" w:space="0" w:color="auto"/>
                  </w:divBdr>
                </w:div>
                <w:div w:id="698316205">
                  <w:marLeft w:val="640"/>
                  <w:marRight w:val="0"/>
                  <w:marTop w:val="0"/>
                  <w:marBottom w:val="0"/>
                  <w:divBdr>
                    <w:top w:val="none" w:sz="0" w:space="0" w:color="auto"/>
                    <w:left w:val="none" w:sz="0" w:space="0" w:color="auto"/>
                    <w:bottom w:val="none" w:sz="0" w:space="0" w:color="auto"/>
                    <w:right w:val="none" w:sz="0" w:space="0" w:color="auto"/>
                  </w:divBdr>
                </w:div>
                <w:div w:id="102069960">
                  <w:marLeft w:val="640"/>
                  <w:marRight w:val="0"/>
                  <w:marTop w:val="0"/>
                  <w:marBottom w:val="0"/>
                  <w:divBdr>
                    <w:top w:val="none" w:sz="0" w:space="0" w:color="auto"/>
                    <w:left w:val="none" w:sz="0" w:space="0" w:color="auto"/>
                    <w:bottom w:val="none" w:sz="0" w:space="0" w:color="auto"/>
                    <w:right w:val="none" w:sz="0" w:space="0" w:color="auto"/>
                  </w:divBdr>
                </w:div>
                <w:div w:id="1869835509">
                  <w:marLeft w:val="640"/>
                  <w:marRight w:val="0"/>
                  <w:marTop w:val="0"/>
                  <w:marBottom w:val="0"/>
                  <w:divBdr>
                    <w:top w:val="none" w:sz="0" w:space="0" w:color="auto"/>
                    <w:left w:val="none" w:sz="0" w:space="0" w:color="auto"/>
                    <w:bottom w:val="none" w:sz="0" w:space="0" w:color="auto"/>
                    <w:right w:val="none" w:sz="0" w:space="0" w:color="auto"/>
                  </w:divBdr>
                </w:div>
                <w:div w:id="617374250">
                  <w:marLeft w:val="640"/>
                  <w:marRight w:val="0"/>
                  <w:marTop w:val="0"/>
                  <w:marBottom w:val="0"/>
                  <w:divBdr>
                    <w:top w:val="none" w:sz="0" w:space="0" w:color="auto"/>
                    <w:left w:val="none" w:sz="0" w:space="0" w:color="auto"/>
                    <w:bottom w:val="none" w:sz="0" w:space="0" w:color="auto"/>
                    <w:right w:val="none" w:sz="0" w:space="0" w:color="auto"/>
                  </w:divBdr>
                </w:div>
                <w:div w:id="252010926">
                  <w:marLeft w:val="640"/>
                  <w:marRight w:val="0"/>
                  <w:marTop w:val="0"/>
                  <w:marBottom w:val="0"/>
                  <w:divBdr>
                    <w:top w:val="none" w:sz="0" w:space="0" w:color="auto"/>
                    <w:left w:val="none" w:sz="0" w:space="0" w:color="auto"/>
                    <w:bottom w:val="none" w:sz="0" w:space="0" w:color="auto"/>
                    <w:right w:val="none" w:sz="0" w:space="0" w:color="auto"/>
                  </w:divBdr>
                </w:div>
                <w:div w:id="133523831">
                  <w:marLeft w:val="640"/>
                  <w:marRight w:val="0"/>
                  <w:marTop w:val="0"/>
                  <w:marBottom w:val="0"/>
                  <w:divBdr>
                    <w:top w:val="none" w:sz="0" w:space="0" w:color="auto"/>
                    <w:left w:val="none" w:sz="0" w:space="0" w:color="auto"/>
                    <w:bottom w:val="none" w:sz="0" w:space="0" w:color="auto"/>
                    <w:right w:val="none" w:sz="0" w:space="0" w:color="auto"/>
                  </w:divBdr>
                </w:div>
                <w:div w:id="851185679">
                  <w:marLeft w:val="640"/>
                  <w:marRight w:val="0"/>
                  <w:marTop w:val="0"/>
                  <w:marBottom w:val="0"/>
                  <w:divBdr>
                    <w:top w:val="none" w:sz="0" w:space="0" w:color="auto"/>
                    <w:left w:val="none" w:sz="0" w:space="0" w:color="auto"/>
                    <w:bottom w:val="none" w:sz="0" w:space="0" w:color="auto"/>
                    <w:right w:val="none" w:sz="0" w:space="0" w:color="auto"/>
                  </w:divBdr>
                </w:div>
                <w:div w:id="617416679">
                  <w:marLeft w:val="640"/>
                  <w:marRight w:val="0"/>
                  <w:marTop w:val="0"/>
                  <w:marBottom w:val="0"/>
                  <w:divBdr>
                    <w:top w:val="none" w:sz="0" w:space="0" w:color="auto"/>
                    <w:left w:val="none" w:sz="0" w:space="0" w:color="auto"/>
                    <w:bottom w:val="none" w:sz="0" w:space="0" w:color="auto"/>
                    <w:right w:val="none" w:sz="0" w:space="0" w:color="auto"/>
                  </w:divBdr>
                </w:div>
                <w:div w:id="984774316">
                  <w:marLeft w:val="640"/>
                  <w:marRight w:val="0"/>
                  <w:marTop w:val="0"/>
                  <w:marBottom w:val="0"/>
                  <w:divBdr>
                    <w:top w:val="none" w:sz="0" w:space="0" w:color="auto"/>
                    <w:left w:val="none" w:sz="0" w:space="0" w:color="auto"/>
                    <w:bottom w:val="none" w:sz="0" w:space="0" w:color="auto"/>
                    <w:right w:val="none" w:sz="0" w:space="0" w:color="auto"/>
                  </w:divBdr>
                </w:div>
                <w:div w:id="1032419306">
                  <w:marLeft w:val="640"/>
                  <w:marRight w:val="0"/>
                  <w:marTop w:val="0"/>
                  <w:marBottom w:val="0"/>
                  <w:divBdr>
                    <w:top w:val="none" w:sz="0" w:space="0" w:color="auto"/>
                    <w:left w:val="none" w:sz="0" w:space="0" w:color="auto"/>
                    <w:bottom w:val="none" w:sz="0" w:space="0" w:color="auto"/>
                    <w:right w:val="none" w:sz="0" w:space="0" w:color="auto"/>
                  </w:divBdr>
                </w:div>
                <w:div w:id="1866478511">
                  <w:marLeft w:val="640"/>
                  <w:marRight w:val="0"/>
                  <w:marTop w:val="0"/>
                  <w:marBottom w:val="0"/>
                  <w:divBdr>
                    <w:top w:val="none" w:sz="0" w:space="0" w:color="auto"/>
                    <w:left w:val="none" w:sz="0" w:space="0" w:color="auto"/>
                    <w:bottom w:val="none" w:sz="0" w:space="0" w:color="auto"/>
                    <w:right w:val="none" w:sz="0" w:space="0" w:color="auto"/>
                  </w:divBdr>
                </w:div>
                <w:div w:id="1369526917">
                  <w:marLeft w:val="640"/>
                  <w:marRight w:val="0"/>
                  <w:marTop w:val="0"/>
                  <w:marBottom w:val="0"/>
                  <w:divBdr>
                    <w:top w:val="none" w:sz="0" w:space="0" w:color="auto"/>
                    <w:left w:val="none" w:sz="0" w:space="0" w:color="auto"/>
                    <w:bottom w:val="none" w:sz="0" w:space="0" w:color="auto"/>
                    <w:right w:val="none" w:sz="0" w:space="0" w:color="auto"/>
                  </w:divBdr>
                </w:div>
                <w:div w:id="1750075235">
                  <w:marLeft w:val="640"/>
                  <w:marRight w:val="0"/>
                  <w:marTop w:val="0"/>
                  <w:marBottom w:val="0"/>
                  <w:divBdr>
                    <w:top w:val="none" w:sz="0" w:space="0" w:color="auto"/>
                    <w:left w:val="none" w:sz="0" w:space="0" w:color="auto"/>
                    <w:bottom w:val="none" w:sz="0" w:space="0" w:color="auto"/>
                    <w:right w:val="none" w:sz="0" w:space="0" w:color="auto"/>
                  </w:divBdr>
                </w:div>
                <w:div w:id="1957710722">
                  <w:marLeft w:val="640"/>
                  <w:marRight w:val="0"/>
                  <w:marTop w:val="0"/>
                  <w:marBottom w:val="0"/>
                  <w:divBdr>
                    <w:top w:val="none" w:sz="0" w:space="0" w:color="auto"/>
                    <w:left w:val="none" w:sz="0" w:space="0" w:color="auto"/>
                    <w:bottom w:val="none" w:sz="0" w:space="0" w:color="auto"/>
                    <w:right w:val="none" w:sz="0" w:space="0" w:color="auto"/>
                  </w:divBdr>
                </w:div>
                <w:div w:id="1480270235">
                  <w:marLeft w:val="640"/>
                  <w:marRight w:val="0"/>
                  <w:marTop w:val="0"/>
                  <w:marBottom w:val="0"/>
                  <w:divBdr>
                    <w:top w:val="none" w:sz="0" w:space="0" w:color="auto"/>
                    <w:left w:val="none" w:sz="0" w:space="0" w:color="auto"/>
                    <w:bottom w:val="none" w:sz="0" w:space="0" w:color="auto"/>
                    <w:right w:val="none" w:sz="0" w:space="0" w:color="auto"/>
                  </w:divBdr>
                </w:div>
                <w:div w:id="918712407">
                  <w:marLeft w:val="640"/>
                  <w:marRight w:val="0"/>
                  <w:marTop w:val="0"/>
                  <w:marBottom w:val="0"/>
                  <w:divBdr>
                    <w:top w:val="none" w:sz="0" w:space="0" w:color="auto"/>
                    <w:left w:val="none" w:sz="0" w:space="0" w:color="auto"/>
                    <w:bottom w:val="none" w:sz="0" w:space="0" w:color="auto"/>
                    <w:right w:val="none" w:sz="0" w:space="0" w:color="auto"/>
                  </w:divBdr>
                </w:div>
                <w:div w:id="1799641198">
                  <w:marLeft w:val="640"/>
                  <w:marRight w:val="0"/>
                  <w:marTop w:val="0"/>
                  <w:marBottom w:val="0"/>
                  <w:divBdr>
                    <w:top w:val="none" w:sz="0" w:space="0" w:color="auto"/>
                    <w:left w:val="none" w:sz="0" w:space="0" w:color="auto"/>
                    <w:bottom w:val="none" w:sz="0" w:space="0" w:color="auto"/>
                    <w:right w:val="none" w:sz="0" w:space="0" w:color="auto"/>
                  </w:divBdr>
                </w:div>
                <w:div w:id="250088092">
                  <w:marLeft w:val="640"/>
                  <w:marRight w:val="0"/>
                  <w:marTop w:val="0"/>
                  <w:marBottom w:val="0"/>
                  <w:divBdr>
                    <w:top w:val="none" w:sz="0" w:space="0" w:color="auto"/>
                    <w:left w:val="none" w:sz="0" w:space="0" w:color="auto"/>
                    <w:bottom w:val="none" w:sz="0" w:space="0" w:color="auto"/>
                    <w:right w:val="none" w:sz="0" w:space="0" w:color="auto"/>
                  </w:divBdr>
                </w:div>
                <w:div w:id="342556990">
                  <w:marLeft w:val="640"/>
                  <w:marRight w:val="0"/>
                  <w:marTop w:val="0"/>
                  <w:marBottom w:val="0"/>
                  <w:divBdr>
                    <w:top w:val="none" w:sz="0" w:space="0" w:color="auto"/>
                    <w:left w:val="none" w:sz="0" w:space="0" w:color="auto"/>
                    <w:bottom w:val="none" w:sz="0" w:space="0" w:color="auto"/>
                    <w:right w:val="none" w:sz="0" w:space="0" w:color="auto"/>
                  </w:divBdr>
                </w:div>
                <w:div w:id="502083883">
                  <w:marLeft w:val="640"/>
                  <w:marRight w:val="0"/>
                  <w:marTop w:val="0"/>
                  <w:marBottom w:val="0"/>
                  <w:divBdr>
                    <w:top w:val="none" w:sz="0" w:space="0" w:color="auto"/>
                    <w:left w:val="none" w:sz="0" w:space="0" w:color="auto"/>
                    <w:bottom w:val="none" w:sz="0" w:space="0" w:color="auto"/>
                    <w:right w:val="none" w:sz="0" w:space="0" w:color="auto"/>
                  </w:divBdr>
                </w:div>
                <w:div w:id="1179539779">
                  <w:marLeft w:val="640"/>
                  <w:marRight w:val="0"/>
                  <w:marTop w:val="0"/>
                  <w:marBottom w:val="0"/>
                  <w:divBdr>
                    <w:top w:val="none" w:sz="0" w:space="0" w:color="auto"/>
                    <w:left w:val="none" w:sz="0" w:space="0" w:color="auto"/>
                    <w:bottom w:val="none" w:sz="0" w:space="0" w:color="auto"/>
                    <w:right w:val="none" w:sz="0" w:space="0" w:color="auto"/>
                  </w:divBdr>
                </w:div>
                <w:div w:id="1877040011">
                  <w:marLeft w:val="640"/>
                  <w:marRight w:val="0"/>
                  <w:marTop w:val="0"/>
                  <w:marBottom w:val="0"/>
                  <w:divBdr>
                    <w:top w:val="none" w:sz="0" w:space="0" w:color="auto"/>
                    <w:left w:val="none" w:sz="0" w:space="0" w:color="auto"/>
                    <w:bottom w:val="none" w:sz="0" w:space="0" w:color="auto"/>
                    <w:right w:val="none" w:sz="0" w:space="0" w:color="auto"/>
                  </w:divBdr>
                </w:div>
                <w:div w:id="1944652995">
                  <w:marLeft w:val="640"/>
                  <w:marRight w:val="0"/>
                  <w:marTop w:val="0"/>
                  <w:marBottom w:val="0"/>
                  <w:divBdr>
                    <w:top w:val="none" w:sz="0" w:space="0" w:color="auto"/>
                    <w:left w:val="none" w:sz="0" w:space="0" w:color="auto"/>
                    <w:bottom w:val="none" w:sz="0" w:space="0" w:color="auto"/>
                    <w:right w:val="none" w:sz="0" w:space="0" w:color="auto"/>
                  </w:divBdr>
                </w:div>
                <w:div w:id="234433732">
                  <w:marLeft w:val="640"/>
                  <w:marRight w:val="0"/>
                  <w:marTop w:val="0"/>
                  <w:marBottom w:val="0"/>
                  <w:divBdr>
                    <w:top w:val="none" w:sz="0" w:space="0" w:color="auto"/>
                    <w:left w:val="none" w:sz="0" w:space="0" w:color="auto"/>
                    <w:bottom w:val="none" w:sz="0" w:space="0" w:color="auto"/>
                    <w:right w:val="none" w:sz="0" w:space="0" w:color="auto"/>
                  </w:divBdr>
                </w:div>
              </w:divsChild>
            </w:div>
            <w:div w:id="1627393375">
              <w:marLeft w:val="0"/>
              <w:marRight w:val="0"/>
              <w:marTop w:val="0"/>
              <w:marBottom w:val="0"/>
              <w:divBdr>
                <w:top w:val="none" w:sz="0" w:space="0" w:color="auto"/>
                <w:left w:val="none" w:sz="0" w:space="0" w:color="auto"/>
                <w:bottom w:val="none" w:sz="0" w:space="0" w:color="auto"/>
                <w:right w:val="none" w:sz="0" w:space="0" w:color="auto"/>
              </w:divBdr>
              <w:divsChild>
                <w:div w:id="923681241">
                  <w:marLeft w:val="640"/>
                  <w:marRight w:val="0"/>
                  <w:marTop w:val="0"/>
                  <w:marBottom w:val="0"/>
                  <w:divBdr>
                    <w:top w:val="none" w:sz="0" w:space="0" w:color="auto"/>
                    <w:left w:val="none" w:sz="0" w:space="0" w:color="auto"/>
                    <w:bottom w:val="none" w:sz="0" w:space="0" w:color="auto"/>
                    <w:right w:val="none" w:sz="0" w:space="0" w:color="auto"/>
                  </w:divBdr>
                </w:div>
                <w:div w:id="765737156">
                  <w:marLeft w:val="640"/>
                  <w:marRight w:val="0"/>
                  <w:marTop w:val="0"/>
                  <w:marBottom w:val="0"/>
                  <w:divBdr>
                    <w:top w:val="none" w:sz="0" w:space="0" w:color="auto"/>
                    <w:left w:val="none" w:sz="0" w:space="0" w:color="auto"/>
                    <w:bottom w:val="none" w:sz="0" w:space="0" w:color="auto"/>
                    <w:right w:val="none" w:sz="0" w:space="0" w:color="auto"/>
                  </w:divBdr>
                </w:div>
                <w:div w:id="1612199942">
                  <w:marLeft w:val="640"/>
                  <w:marRight w:val="0"/>
                  <w:marTop w:val="0"/>
                  <w:marBottom w:val="0"/>
                  <w:divBdr>
                    <w:top w:val="none" w:sz="0" w:space="0" w:color="auto"/>
                    <w:left w:val="none" w:sz="0" w:space="0" w:color="auto"/>
                    <w:bottom w:val="none" w:sz="0" w:space="0" w:color="auto"/>
                    <w:right w:val="none" w:sz="0" w:space="0" w:color="auto"/>
                  </w:divBdr>
                </w:div>
                <w:div w:id="1275212683">
                  <w:marLeft w:val="640"/>
                  <w:marRight w:val="0"/>
                  <w:marTop w:val="0"/>
                  <w:marBottom w:val="0"/>
                  <w:divBdr>
                    <w:top w:val="none" w:sz="0" w:space="0" w:color="auto"/>
                    <w:left w:val="none" w:sz="0" w:space="0" w:color="auto"/>
                    <w:bottom w:val="none" w:sz="0" w:space="0" w:color="auto"/>
                    <w:right w:val="none" w:sz="0" w:space="0" w:color="auto"/>
                  </w:divBdr>
                </w:div>
                <w:div w:id="1720476094">
                  <w:marLeft w:val="640"/>
                  <w:marRight w:val="0"/>
                  <w:marTop w:val="0"/>
                  <w:marBottom w:val="0"/>
                  <w:divBdr>
                    <w:top w:val="none" w:sz="0" w:space="0" w:color="auto"/>
                    <w:left w:val="none" w:sz="0" w:space="0" w:color="auto"/>
                    <w:bottom w:val="none" w:sz="0" w:space="0" w:color="auto"/>
                    <w:right w:val="none" w:sz="0" w:space="0" w:color="auto"/>
                  </w:divBdr>
                </w:div>
                <w:div w:id="1284733273">
                  <w:marLeft w:val="640"/>
                  <w:marRight w:val="0"/>
                  <w:marTop w:val="0"/>
                  <w:marBottom w:val="0"/>
                  <w:divBdr>
                    <w:top w:val="none" w:sz="0" w:space="0" w:color="auto"/>
                    <w:left w:val="none" w:sz="0" w:space="0" w:color="auto"/>
                    <w:bottom w:val="none" w:sz="0" w:space="0" w:color="auto"/>
                    <w:right w:val="none" w:sz="0" w:space="0" w:color="auto"/>
                  </w:divBdr>
                </w:div>
                <w:div w:id="1997414474">
                  <w:marLeft w:val="640"/>
                  <w:marRight w:val="0"/>
                  <w:marTop w:val="0"/>
                  <w:marBottom w:val="0"/>
                  <w:divBdr>
                    <w:top w:val="none" w:sz="0" w:space="0" w:color="auto"/>
                    <w:left w:val="none" w:sz="0" w:space="0" w:color="auto"/>
                    <w:bottom w:val="none" w:sz="0" w:space="0" w:color="auto"/>
                    <w:right w:val="none" w:sz="0" w:space="0" w:color="auto"/>
                  </w:divBdr>
                </w:div>
                <w:div w:id="1199853534">
                  <w:marLeft w:val="640"/>
                  <w:marRight w:val="0"/>
                  <w:marTop w:val="0"/>
                  <w:marBottom w:val="0"/>
                  <w:divBdr>
                    <w:top w:val="none" w:sz="0" w:space="0" w:color="auto"/>
                    <w:left w:val="none" w:sz="0" w:space="0" w:color="auto"/>
                    <w:bottom w:val="none" w:sz="0" w:space="0" w:color="auto"/>
                    <w:right w:val="none" w:sz="0" w:space="0" w:color="auto"/>
                  </w:divBdr>
                </w:div>
                <w:div w:id="197160712">
                  <w:marLeft w:val="640"/>
                  <w:marRight w:val="0"/>
                  <w:marTop w:val="0"/>
                  <w:marBottom w:val="0"/>
                  <w:divBdr>
                    <w:top w:val="none" w:sz="0" w:space="0" w:color="auto"/>
                    <w:left w:val="none" w:sz="0" w:space="0" w:color="auto"/>
                    <w:bottom w:val="none" w:sz="0" w:space="0" w:color="auto"/>
                    <w:right w:val="none" w:sz="0" w:space="0" w:color="auto"/>
                  </w:divBdr>
                </w:div>
                <w:div w:id="1018384506">
                  <w:marLeft w:val="640"/>
                  <w:marRight w:val="0"/>
                  <w:marTop w:val="0"/>
                  <w:marBottom w:val="0"/>
                  <w:divBdr>
                    <w:top w:val="none" w:sz="0" w:space="0" w:color="auto"/>
                    <w:left w:val="none" w:sz="0" w:space="0" w:color="auto"/>
                    <w:bottom w:val="none" w:sz="0" w:space="0" w:color="auto"/>
                    <w:right w:val="none" w:sz="0" w:space="0" w:color="auto"/>
                  </w:divBdr>
                </w:div>
                <w:div w:id="165706433">
                  <w:marLeft w:val="640"/>
                  <w:marRight w:val="0"/>
                  <w:marTop w:val="0"/>
                  <w:marBottom w:val="0"/>
                  <w:divBdr>
                    <w:top w:val="none" w:sz="0" w:space="0" w:color="auto"/>
                    <w:left w:val="none" w:sz="0" w:space="0" w:color="auto"/>
                    <w:bottom w:val="none" w:sz="0" w:space="0" w:color="auto"/>
                    <w:right w:val="none" w:sz="0" w:space="0" w:color="auto"/>
                  </w:divBdr>
                </w:div>
                <w:div w:id="2048722671">
                  <w:marLeft w:val="640"/>
                  <w:marRight w:val="0"/>
                  <w:marTop w:val="0"/>
                  <w:marBottom w:val="0"/>
                  <w:divBdr>
                    <w:top w:val="none" w:sz="0" w:space="0" w:color="auto"/>
                    <w:left w:val="none" w:sz="0" w:space="0" w:color="auto"/>
                    <w:bottom w:val="none" w:sz="0" w:space="0" w:color="auto"/>
                    <w:right w:val="none" w:sz="0" w:space="0" w:color="auto"/>
                  </w:divBdr>
                </w:div>
                <w:div w:id="290792565">
                  <w:marLeft w:val="640"/>
                  <w:marRight w:val="0"/>
                  <w:marTop w:val="0"/>
                  <w:marBottom w:val="0"/>
                  <w:divBdr>
                    <w:top w:val="none" w:sz="0" w:space="0" w:color="auto"/>
                    <w:left w:val="none" w:sz="0" w:space="0" w:color="auto"/>
                    <w:bottom w:val="none" w:sz="0" w:space="0" w:color="auto"/>
                    <w:right w:val="none" w:sz="0" w:space="0" w:color="auto"/>
                  </w:divBdr>
                </w:div>
                <w:div w:id="575633721">
                  <w:marLeft w:val="640"/>
                  <w:marRight w:val="0"/>
                  <w:marTop w:val="0"/>
                  <w:marBottom w:val="0"/>
                  <w:divBdr>
                    <w:top w:val="none" w:sz="0" w:space="0" w:color="auto"/>
                    <w:left w:val="none" w:sz="0" w:space="0" w:color="auto"/>
                    <w:bottom w:val="none" w:sz="0" w:space="0" w:color="auto"/>
                    <w:right w:val="none" w:sz="0" w:space="0" w:color="auto"/>
                  </w:divBdr>
                </w:div>
                <w:div w:id="774180485">
                  <w:marLeft w:val="640"/>
                  <w:marRight w:val="0"/>
                  <w:marTop w:val="0"/>
                  <w:marBottom w:val="0"/>
                  <w:divBdr>
                    <w:top w:val="none" w:sz="0" w:space="0" w:color="auto"/>
                    <w:left w:val="none" w:sz="0" w:space="0" w:color="auto"/>
                    <w:bottom w:val="none" w:sz="0" w:space="0" w:color="auto"/>
                    <w:right w:val="none" w:sz="0" w:space="0" w:color="auto"/>
                  </w:divBdr>
                </w:div>
                <w:div w:id="42100449">
                  <w:marLeft w:val="640"/>
                  <w:marRight w:val="0"/>
                  <w:marTop w:val="0"/>
                  <w:marBottom w:val="0"/>
                  <w:divBdr>
                    <w:top w:val="none" w:sz="0" w:space="0" w:color="auto"/>
                    <w:left w:val="none" w:sz="0" w:space="0" w:color="auto"/>
                    <w:bottom w:val="none" w:sz="0" w:space="0" w:color="auto"/>
                    <w:right w:val="none" w:sz="0" w:space="0" w:color="auto"/>
                  </w:divBdr>
                </w:div>
                <w:div w:id="1864709933">
                  <w:marLeft w:val="640"/>
                  <w:marRight w:val="0"/>
                  <w:marTop w:val="0"/>
                  <w:marBottom w:val="0"/>
                  <w:divBdr>
                    <w:top w:val="none" w:sz="0" w:space="0" w:color="auto"/>
                    <w:left w:val="none" w:sz="0" w:space="0" w:color="auto"/>
                    <w:bottom w:val="none" w:sz="0" w:space="0" w:color="auto"/>
                    <w:right w:val="none" w:sz="0" w:space="0" w:color="auto"/>
                  </w:divBdr>
                </w:div>
                <w:div w:id="1267738048">
                  <w:marLeft w:val="640"/>
                  <w:marRight w:val="0"/>
                  <w:marTop w:val="0"/>
                  <w:marBottom w:val="0"/>
                  <w:divBdr>
                    <w:top w:val="none" w:sz="0" w:space="0" w:color="auto"/>
                    <w:left w:val="none" w:sz="0" w:space="0" w:color="auto"/>
                    <w:bottom w:val="none" w:sz="0" w:space="0" w:color="auto"/>
                    <w:right w:val="none" w:sz="0" w:space="0" w:color="auto"/>
                  </w:divBdr>
                </w:div>
                <w:div w:id="1258056953">
                  <w:marLeft w:val="640"/>
                  <w:marRight w:val="0"/>
                  <w:marTop w:val="0"/>
                  <w:marBottom w:val="0"/>
                  <w:divBdr>
                    <w:top w:val="none" w:sz="0" w:space="0" w:color="auto"/>
                    <w:left w:val="none" w:sz="0" w:space="0" w:color="auto"/>
                    <w:bottom w:val="none" w:sz="0" w:space="0" w:color="auto"/>
                    <w:right w:val="none" w:sz="0" w:space="0" w:color="auto"/>
                  </w:divBdr>
                </w:div>
                <w:div w:id="1131437619">
                  <w:marLeft w:val="640"/>
                  <w:marRight w:val="0"/>
                  <w:marTop w:val="0"/>
                  <w:marBottom w:val="0"/>
                  <w:divBdr>
                    <w:top w:val="none" w:sz="0" w:space="0" w:color="auto"/>
                    <w:left w:val="none" w:sz="0" w:space="0" w:color="auto"/>
                    <w:bottom w:val="none" w:sz="0" w:space="0" w:color="auto"/>
                    <w:right w:val="none" w:sz="0" w:space="0" w:color="auto"/>
                  </w:divBdr>
                </w:div>
                <w:div w:id="1801457027">
                  <w:marLeft w:val="640"/>
                  <w:marRight w:val="0"/>
                  <w:marTop w:val="0"/>
                  <w:marBottom w:val="0"/>
                  <w:divBdr>
                    <w:top w:val="none" w:sz="0" w:space="0" w:color="auto"/>
                    <w:left w:val="none" w:sz="0" w:space="0" w:color="auto"/>
                    <w:bottom w:val="none" w:sz="0" w:space="0" w:color="auto"/>
                    <w:right w:val="none" w:sz="0" w:space="0" w:color="auto"/>
                  </w:divBdr>
                </w:div>
                <w:div w:id="1442650632">
                  <w:marLeft w:val="640"/>
                  <w:marRight w:val="0"/>
                  <w:marTop w:val="0"/>
                  <w:marBottom w:val="0"/>
                  <w:divBdr>
                    <w:top w:val="none" w:sz="0" w:space="0" w:color="auto"/>
                    <w:left w:val="none" w:sz="0" w:space="0" w:color="auto"/>
                    <w:bottom w:val="none" w:sz="0" w:space="0" w:color="auto"/>
                    <w:right w:val="none" w:sz="0" w:space="0" w:color="auto"/>
                  </w:divBdr>
                </w:div>
                <w:div w:id="918711665">
                  <w:marLeft w:val="640"/>
                  <w:marRight w:val="0"/>
                  <w:marTop w:val="0"/>
                  <w:marBottom w:val="0"/>
                  <w:divBdr>
                    <w:top w:val="none" w:sz="0" w:space="0" w:color="auto"/>
                    <w:left w:val="none" w:sz="0" w:space="0" w:color="auto"/>
                    <w:bottom w:val="none" w:sz="0" w:space="0" w:color="auto"/>
                    <w:right w:val="none" w:sz="0" w:space="0" w:color="auto"/>
                  </w:divBdr>
                </w:div>
                <w:div w:id="785780147">
                  <w:marLeft w:val="640"/>
                  <w:marRight w:val="0"/>
                  <w:marTop w:val="0"/>
                  <w:marBottom w:val="0"/>
                  <w:divBdr>
                    <w:top w:val="none" w:sz="0" w:space="0" w:color="auto"/>
                    <w:left w:val="none" w:sz="0" w:space="0" w:color="auto"/>
                    <w:bottom w:val="none" w:sz="0" w:space="0" w:color="auto"/>
                    <w:right w:val="none" w:sz="0" w:space="0" w:color="auto"/>
                  </w:divBdr>
                </w:div>
                <w:div w:id="683170453">
                  <w:marLeft w:val="640"/>
                  <w:marRight w:val="0"/>
                  <w:marTop w:val="0"/>
                  <w:marBottom w:val="0"/>
                  <w:divBdr>
                    <w:top w:val="none" w:sz="0" w:space="0" w:color="auto"/>
                    <w:left w:val="none" w:sz="0" w:space="0" w:color="auto"/>
                    <w:bottom w:val="none" w:sz="0" w:space="0" w:color="auto"/>
                    <w:right w:val="none" w:sz="0" w:space="0" w:color="auto"/>
                  </w:divBdr>
                </w:div>
                <w:div w:id="826436686">
                  <w:marLeft w:val="640"/>
                  <w:marRight w:val="0"/>
                  <w:marTop w:val="0"/>
                  <w:marBottom w:val="0"/>
                  <w:divBdr>
                    <w:top w:val="none" w:sz="0" w:space="0" w:color="auto"/>
                    <w:left w:val="none" w:sz="0" w:space="0" w:color="auto"/>
                    <w:bottom w:val="none" w:sz="0" w:space="0" w:color="auto"/>
                    <w:right w:val="none" w:sz="0" w:space="0" w:color="auto"/>
                  </w:divBdr>
                </w:div>
                <w:div w:id="181169724">
                  <w:marLeft w:val="640"/>
                  <w:marRight w:val="0"/>
                  <w:marTop w:val="0"/>
                  <w:marBottom w:val="0"/>
                  <w:divBdr>
                    <w:top w:val="none" w:sz="0" w:space="0" w:color="auto"/>
                    <w:left w:val="none" w:sz="0" w:space="0" w:color="auto"/>
                    <w:bottom w:val="none" w:sz="0" w:space="0" w:color="auto"/>
                    <w:right w:val="none" w:sz="0" w:space="0" w:color="auto"/>
                  </w:divBdr>
                </w:div>
                <w:div w:id="439495237">
                  <w:marLeft w:val="640"/>
                  <w:marRight w:val="0"/>
                  <w:marTop w:val="0"/>
                  <w:marBottom w:val="0"/>
                  <w:divBdr>
                    <w:top w:val="none" w:sz="0" w:space="0" w:color="auto"/>
                    <w:left w:val="none" w:sz="0" w:space="0" w:color="auto"/>
                    <w:bottom w:val="none" w:sz="0" w:space="0" w:color="auto"/>
                    <w:right w:val="none" w:sz="0" w:space="0" w:color="auto"/>
                  </w:divBdr>
                </w:div>
                <w:div w:id="761682423">
                  <w:marLeft w:val="640"/>
                  <w:marRight w:val="0"/>
                  <w:marTop w:val="0"/>
                  <w:marBottom w:val="0"/>
                  <w:divBdr>
                    <w:top w:val="none" w:sz="0" w:space="0" w:color="auto"/>
                    <w:left w:val="none" w:sz="0" w:space="0" w:color="auto"/>
                    <w:bottom w:val="none" w:sz="0" w:space="0" w:color="auto"/>
                    <w:right w:val="none" w:sz="0" w:space="0" w:color="auto"/>
                  </w:divBdr>
                </w:div>
                <w:div w:id="2039820011">
                  <w:marLeft w:val="640"/>
                  <w:marRight w:val="0"/>
                  <w:marTop w:val="0"/>
                  <w:marBottom w:val="0"/>
                  <w:divBdr>
                    <w:top w:val="none" w:sz="0" w:space="0" w:color="auto"/>
                    <w:left w:val="none" w:sz="0" w:space="0" w:color="auto"/>
                    <w:bottom w:val="none" w:sz="0" w:space="0" w:color="auto"/>
                    <w:right w:val="none" w:sz="0" w:space="0" w:color="auto"/>
                  </w:divBdr>
                </w:div>
                <w:div w:id="155650028">
                  <w:marLeft w:val="640"/>
                  <w:marRight w:val="0"/>
                  <w:marTop w:val="0"/>
                  <w:marBottom w:val="0"/>
                  <w:divBdr>
                    <w:top w:val="none" w:sz="0" w:space="0" w:color="auto"/>
                    <w:left w:val="none" w:sz="0" w:space="0" w:color="auto"/>
                    <w:bottom w:val="none" w:sz="0" w:space="0" w:color="auto"/>
                    <w:right w:val="none" w:sz="0" w:space="0" w:color="auto"/>
                  </w:divBdr>
                </w:div>
                <w:div w:id="22563551">
                  <w:marLeft w:val="640"/>
                  <w:marRight w:val="0"/>
                  <w:marTop w:val="0"/>
                  <w:marBottom w:val="0"/>
                  <w:divBdr>
                    <w:top w:val="none" w:sz="0" w:space="0" w:color="auto"/>
                    <w:left w:val="none" w:sz="0" w:space="0" w:color="auto"/>
                    <w:bottom w:val="none" w:sz="0" w:space="0" w:color="auto"/>
                    <w:right w:val="none" w:sz="0" w:space="0" w:color="auto"/>
                  </w:divBdr>
                </w:div>
                <w:div w:id="1772816847">
                  <w:marLeft w:val="640"/>
                  <w:marRight w:val="0"/>
                  <w:marTop w:val="0"/>
                  <w:marBottom w:val="0"/>
                  <w:divBdr>
                    <w:top w:val="none" w:sz="0" w:space="0" w:color="auto"/>
                    <w:left w:val="none" w:sz="0" w:space="0" w:color="auto"/>
                    <w:bottom w:val="none" w:sz="0" w:space="0" w:color="auto"/>
                    <w:right w:val="none" w:sz="0" w:space="0" w:color="auto"/>
                  </w:divBdr>
                </w:div>
                <w:div w:id="1312784187">
                  <w:marLeft w:val="640"/>
                  <w:marRight w:val="0"/>
                  <w:marTop w:val="0"/>
                  <w:marBottom w:val="0"/>
                  <w:divBdr>
                    <w:top w:val="none" w:sz="0" w:space="0" w:color="auto"/>
                    <w:left w:val="none" w:sz="0" w:space="0" w:color="auto"/>
                    <w:bottom w:val="none" w:sz="0" w:space="0" w:color="auto"/>
                    <w:right w:val="none" w:sz="0" w:space="0" w:color="auto"/>
                  </w:divBdr>
                </w:div>
                <w:div w:id="879323769">
                  <w:marLeft w:val="640"/>
                  <w:marRight w:val="0"/>
                  <w:marTop w:val="0"/>
                  <w:marBottom w:val="0"/>
                  <w:divBdr>
                    <w:top w:val="none" w:sz="0" w:space="0" w:color="auto"/>
                    <w:left w:val="none" w:sz="0" w:space="0" w:color="auto"/>
                    <w:bottom w:val="none" w:sz="0" w:space="0" w:color="auto"/>
                    <w:right w:val="none" w:sz="0" w:space="0" w:color="auto"/>
                  </w:divBdr>
                </w:div>
                <w:div w:id="1479179123">
                  <w:marLeft w:val="640"/>
                  <w:marRight w:val="0"/>
                  <w:marTop w:val="0"/>
                  <w:marBottom w:val="0"/>
                  <w:divBdr>
                    <w:top w:val="none" w:sz="0" w:space="0" w:color="auto"/>
                    <w:left w:val="none" w:sz="0" w:space="0" w:color="auto"/>
                    <w:bottom w:val="none" w:sz="0" w:space="0" w:color="auto"/>
                    <w:right w:val="none" w:sz="0" w:space="0" w:color="auto"/>
                  </w:divBdr>
                </w:div>
                <w:div w:id="430469636">
                  <w:marLeft w:val="640"/>
                  <w:marRight w:val="0"/>
                  <w:marTop w:val="0"/>
                  <w:marBottom w:val="0"/>
                  <w:divBdr>
                    <w:top w:val="none" w:sz="0" w:space="0" w:color="auto"/>
                    <w:left w:val="none" w:sz="0" w:space="0" w:color="auto"/>
                    <w:bottom w:val="none" w:sz="0" w:space="0" w:color="auto"/>
                    <w:right w:val="none" w:sz="0" w:space="0" w:color="auto"/>
                  </w:divBdr>
                </w:div>
                <w:div w:id="443425632">
                  <w:marLeft w:val="640"/>
                  <w:marRight w:val="0"/>
                  <w:marTop w:val="0"/>
                  <w:marBottom w:val="0"/>
                  <w:divBdr>
                    <w:top w:val="none" w:sz="0" w:space="0" w:color="auto"/>
                    <w:left w:val="none" w:sz="0" w:space="0" w:color="auto"/>
                    <w:bottom w:val="none" w:sz="0" w:space="0" w:color="auto"/>
                    <w:right w:val="none" w:sz="0" w:space="0" w:color="auto"/>
                  </w:divBdr>
                </w:div>
                <w:div w:id="736980753">
                  <w:marLeft w:val="640"/>
                  <w:marRight w:val="0"/>
                  <w:marTop w:val="0"/>
                  <w:marBottom w:val="0"/>
                  <w:divBdr>
                    <w:top w:val="none" w:sz="0" w:space="0" w:color="auto"/>
                    <w:left w:val="none" w:sz="0" w:space="0" w:color="auto"/>
                    <w:bottom w:val="none" w:sz="0" w:space="0" w:color="auto"/>
                    <w:right w:val="none" w:sz="0" w:space="0" w:color="auto"/>
                  </w:divBdr>
                </w:div>
                <w:div w:id="373041312">
                  <w:marLeft w:val="640"/>
                  <w:marRight w:val="0"/>
                  <w:marTop w:val="0"/>
                  <w:marBottom w:val="0"/>
                  <w:divBdr>
                    <w:top w:val="none" w:sz="0" w:space="0" w:color="auto"/>
                    <w:left w:val="none" w:sz="0" w:space="0" w:color="auto"/>
                    <w:bottom w:val="none" w:sz="0" w:space="0" w:color="auto"/>
                    <w:right w:val="none" w:sz="0" w:space="0" w:color="auto"/>
                  </w:divBdr>
                </w:div>
                <w:div w:id="361826307">
                  <w:marLeft w:val="640"/>
                  <w:marRight w:val="0"/>
                  <w:marTop w:val="0"/>
                  <w:marBottom w:val="0"/>
                  <w:divBdr>
                    <w:top w:val="none" w:sz="0" w:space="0" w:color="auto"/>
                    <w:left w:val="none" w:sz="0" w:space="0" w:color="auto"/>
                    <w:bottom w:val="none" w:sz="0" w:space="0" w:color="auto"/>
                    <w:right w:val="none" w:sz="0" w:space="0" w:color="auto"/>
                  </w:divBdr>
                </w:div>
                <w:div w:id="1466653281">
                  <w:marLeft w:val="640"/>
                  <w:marRight w:val="0"/>
                  <w:marTop w:val="0"/>
                  <w:marBottom w:val="0"/>
                  <w:divBdr>
                    <w:top w:val="none" w:sz="0" w:space="0" w:color="auto"/>
                    <w:left w:val="none" w:sz="0" w:space="0" w:color="auto"/>
                    <w:bottom w:val="none" w:sz="0" w:space="0" w:color="auto"/>
                    <w:right w:val="none" w:sz="0" w:space="0" w:color="auto"/>
                  </w:divBdr>
                </w:div>
                <w:div w:id="1580019416">
                  <w:marLeft w:val="640"/>
                  <w:marRight w:val="0"/>
                  <w:marTop w:val="0"/>
                  <w:marBottom w:val="0"/>
                  <w:divBdr>
                    <w:top w:val="none" w:sz="0" w:space="0" w:color="auto"/>
                    <w:left w:val="none" w:sz="0" w:space="0" w:color="auto"/>
                    <w:bottom w:val="none" w:sz="0" w:space="0" w:color="auto"/>
                    <w:right w:val="none" w:sz="0" w:space="0" w:color="auto"/>
                  </w:divBdr>
                </w:div>
                <w:div w:id="1002316952">
                  <w:marLeft w:val="640"/>
                  <w:marRight w:val="0"/>
                  <w:marTop w:val="0"/>
                  <w:marBottom w:val="0"/>
                  <w:divBdr>
                    <w:top w:val="none" w:sz="0" w:space="0" w:color="auto"/>
                    <w:left w:val="none" w:sz="0" w:space="0" w:color="auto"/>
                    <w:bottom w:val="none" w:sz="0" w:space="0" w:color="auto"/>
                    <w:right w:val="none" w:sz="0" w:space="0" w:color="auto"/>
                  </w:divBdr>
                </w:div>
                <w:div w:id="1881478332">
                  <w:marLeft w:val="640"/>
                  <w:marRight w:val="0"/>
                  <w:marTop w:val="0"/>
                  <w:marBottom w:val="0"/>
                  <w:divBdr>
                    <w:top w:val="none" w:sz="0" w:space="0" w:color="auto"/>
                    <w:left w:val="none" w:sz="0" w:space="0" w:color="auto"/>
                    <w:bottom w:val="none" w:sz="0" w:space="0" w:color="auto"/>
                    <w:right w:val="none" w:sz="0" w:space="0" w:color="auto"/>
                  </w:divBdr>
                </w:div>
                <w:div w:id="1886210432">
                  <w:marLeft w:val="640"/>
                  <w:marRight w:val="0"/>
                  <w:marTop w:val="0"/>
                  <w:marBottom w:val="0"/>
                  <w:divBdr>
                    <w:top w:val="none" w:sz="0" w:space="0" w:color="auto"/>
                    <w:left w:val="none" w:sz="0" w:space="0" w:color="auto"/>
                    <w:bottom w:val="none" w:sz="0" w:space="0" w:color="auto"/>
                    <w:right w:val="none" w:sz="0" w:space="0" w:color="auto"/>
                  </w:divBdr>
                </w:div>
                <w:div w:id="1372268760">
                  <w:marLeft w:val="640"/>
                  <w:marRight w:val="0"/>
                  <w:marTop w:val="0"/>
                  <w:marBottom w:val="0"/>
                  <w:divBdr>
                    <w:top w:val="none" w:sz="0" w:space="0" w:color="auto"/>
                    <w:left w:val="none" w:sz="0" w:space="0" w:color="auto"/>
                    <w:bottom w:val="none" w:sz="0" w:space="0" w:color="auto"/>
                    <w:right w:val="none" w:sz="0" w:space="0" w:color="auto"/>
                  </w:divBdr>
                </w:div>
                <w:div w:id="122117013">
                  <w:marLeft w:val="640"/>
                  <w:marRight w:val="0"/>
                  <w:marTop w:val="0"/>
                  <w:marBottom w:val="0"/>
                  <w:divBdr>
                    <w:top w:val="none" w:sz="0" w:space="0" w:color="auto"/>
                    <w:left w:val="none" w:sz="0" w:space="0" w:color="auto"/>
                    <w:bottom w:val="none" w:sz="0" w:space="0" w:color="auto"/>
                    <w:right w:val="none" w:sz="0" w:space="0" w:color="auto"/>
                  </w:divBdr>
                </w:div>
                <w:div w:id="2083217153">
                  <w:marLeft w:val="640"/>
                  <w:marRight w:val="0"/>
                  <w:marTop w:val="0"/>
                  <w:marBottom w:val="0"/>
                  <w:divBdr>
                    <w:top w:val="none" w:sz="0" w:space="0" w:color="auto"/>
                    <w:left w:val="none" w:sz="0" w:space="0" w:color="auto"/>
                    <w:bottom w:val="none" w:sz="0" w:space="0" w:color="auto"/>
                    <w:right w:val="none" w:sz="0" w:space="0" w:color="auto"/>
                  </w:divBdr>
                </w:div>
                <w:div w:id="1364091666">
                  <w:marLeft w:val="640"/>
                  <w:marRight w:val="0"/>
                  <w:marTop w:val="0"/>
                  <w:marBottom w:val="0"/>
                  <w:divBdr>
                    <w:top w:val="none" w:sz="0" w:space="0" w:color="auto"/>
                    <w:left w:val="none" w:sz="0" w:space="0" w:color="auto"/>
                    <w:bottom w:val="none" w:sz="0" w:space="0" w:color="auto"/>
                    <w:right w:val="none" w:sz="0" w:space="0" w:color="auto"/>
                  </w:divBdr>
                </w:div>
                <w:div w:id="1413236325">
                  <w:marLeft w:val="640"/>
                  <w:marRight w:val="0"/>
                  <w:marTop w:val="0"/>
                  <w:marBottom w:val="0"/>
                  <w:divBdr>
                    <w:top w:val="none" w:sz="0" w:space="0" w:color="auto"/>
                    <w:left w:val="none" w:sz="0" w:space="0" w:color="auto"/>
                    <w:bottom w:val="none" w:sz="0" w:space="0" w:color="auto"/>
                    <w:right w:val="none" w:sz="0" w:space="0" w:color="auto"/>
                  </w:divBdr>
                </w:div>
                <w:div w:id="979922594">
                  <w:marLeft w:val="640"/>
                  <w:marRight w:val="0"/>
                  <w:marTop w:val="0"/>
                  <w:marBottom w:val="0"/>
                  <w:divBdr>
                    <w:top w:val="none" w:sz="0" w:space="0" w:color="auto"/>
                    <w:left w:val="none" w:sz="0" w:space="0" w:color="auto"/>
                    <w:bottom w:val="none" w:sz="0" w:space="0" w:color="auto"/>
                    <w:right w:val="none" w:sz="0" w:space="0" w:color="auto"/>
                  </w:divBdr>
                </w:div>
                <w:div w:id="1639337119">
                  <w:marLeft w:val="640"/>
                  <w:marRight w:val="0"/>
                  <w:marTop w:val="0"/>
                  <w:marBottom w:val="0"/>
                  <w:divBdr>
                    <w:top w:val="none" w:sz="0" w:space="0" w:color="auto"/>
                    <w:left w:val="none" w:sz="0" w:space="0" w:color="auto"/>
                    <w:bottom w:val="none" w:sz="0" w:space="0" w:color="auto"/>
                    <w:right w:val="none" w:sz="0" w:space="0" w:color="auto"/>
                  </w:divBdr>
                </w:div>
                <w:div w:id="373775345">
                  <w:marLeft w:val="640"/>
                  <w:marRight w:val="0"/>
                  <w:marTop w:val="0"/>
                  <w:marBottom w:val="0"/>
                  <w:divBdr>
                    <w:top w:val="none" w:sz="0" w:space="0" w:color="auto"/>
                    <w:left w:val="none" w:sz="0" w:space="0" w:color="auto"/>
                    <w:bottom w:val="none" w:sz="0" w:space="0" w:color="auto"/>
                    <w:right w:val="none" w:sz="0" w:space="0" w:color="auto"/>
                  </w:divBdr>
                </w:div>
                <w:div w:id="1389457142">
                  <w:marLeft w:val="640"/>
                  <w:marRight w:val="0"/>
                  <w:marTop w:val="0"/>
                  <w:marBottom w:val="0"/>
                  <w:divBdr>
                    <w:top w:val="none" w:sz="0" w:space="0" w:color="auto"/>
                    <w:left w:val="none" w:sz="0" w:space="0" w:color="auto"/>
                    <w:bottom w:val="none" w:sz="0" w:space="0" w:color="auto"/>
                    <w:right w:val="none" w:sz="0" w:space="0" w:color="auto"/>
                  </w:divBdr>
                </w:div>
                <w:div w:id="2101176989">
                  <w:marLeft w:val="640"/>
                  <w:marRight w:val="0"/>
                  <w:marTop w:val="0"/>
                  <w:marBottom w:val="0"/>
                  <w:divBdr>
                    <w:top w:val="none" w:sz="0" w:space="0" w:color="auto"/>
                    <w:left w:val="none" w:sz="0" w:space="0" w:color="auto"/>
                    <w:bottom w:val="none" w:sz="0" w:space="0" w:color="auto"/>
                    <w:right w:val="none" w:sz="0" w:space="0" w:color="auto"/>
                  </w:divBdr>
                </w:div>
                <w:div w:id="974871669">
                  <w:marLeft w:val="640"/>
                  <w:marRight w:val="0"/>
                  <w:marTop w:val="0"/>
                  <w:marBottom w:val="0"/>
                  <w:divBdr>
                    <w:top w:val="none" w:sz="0" w:space="0" w:color="auto"/>
                    <w:left w:val="none" w:sz="0" w:space="0" w:color="auto"/>
                    <w:bottom w:val="none" w:sz="0" w:space="0" w:color="auto"/>
                    <w:right w:val="none" w:sz="0" w:space="0" w:color="auto"/>
                  </w:divBdr>
                </w:div>
                <w:div w:id="631374546">
                  <w:marLeft w:val="640"/>
                  <w:marRight w:val="0"/>
                  <w:marTop w:val="0"/>
                  <w:marBottom w:val="0"/>
                  <w:divBdr>
                    <w:top w:val="none" w:sz="0" w:space="0" w:color="auto"/>
                    <w:left w:val="none" w:sz="0" w:space="0" w:color="auto"/>
                    <w:bottom w:val="none" w:sz="0" w:space="0" w:color="auto"/>
                    <w:right w:val="none" w:sz="0" w:space="0" w:color="auto"/>
                  </w:divBdr>
                </w:div>
                <w:div w:id="1221213809">
                  <w:marLeft w:val="640"/>
                  <w:marRight w:val="0"/>
                  <w:marTop w:val="0"/>
                  <w:marBottom w:val="0"/>
                  <w:divBdr>
                    <w:top w:val="none" w:sz="0" w:space="0" w:color="auto"/>
                    <w:left w:val="none" w:sz="0" w:space="0" w:color="auto"/>
                    <w:bottom w:val="none" w:sz="0" w:space="0" w:color="auto"/>
                    <w:right w:val="none" w:sz="0" w:space="0" w:color="auto"/>
                  </w:divBdr>
                </w:div>
                <w:div w:id="571039241">
                  <w:marLeft w:val="640"/>
                  <w:marRight w:val="0"/>
                  <w:marTop w:val="0"/>
                  <w:marBottom w:val="0"/>
                  <w:divBdr>
                    <w:top w:val="none" w:sz="0" w:space="0" w:color="auto"/>
                    <w:left w:val="none" w:sz="0" w:space="0" w:color="auto"/>
                    <w:bottom w:val="none" w:sz="0" w:space="0" w:color="auto"/>
                    <w:right w:val="none" w:sz="0" w:space="0" w:color="auto"/>
                  </w:divBdr>
                </w:div>
                <w:div w:id="271936311">
                  <w:marLeft w:val="640"/>
                  <w:marRight w:val="0"/>
                  <w:marTop w:val="0"/>
                  <w:marBottom w:val="0"/>
                  <w:divBdr>
                    <w:top w:val="none" w:sz="0" w:space="0" w:color="auto"/>
                    <w:left w:val="none" w:sz="0" w:space="0" w:color="auto"/>
                    <w:bottom w:val="none" w:sz="0" w:space="0" w:color="auto"/>
                    <w:right w:val="none" w:sz="0" w:space="0" w:color="auto"/>
                  </w:divBdr>
                </w:div>
                <w:div w:id="1048723614">
                  <w:marLeft w:val="640"/>
                  <w:marRight w:val="0"/>
                  <w:marTop w:val="0"/>
                  <w:marBottom w:val="0"/>
                  <w:divBdr>
                    <w:top w:val="none" w:sz="0" w:space="0" w:color="auto"/>
                    <w:left w:val="none" w:sz="0" w:space="0" w:color="auto"/>
                    <w:bottom w:val="none" w:sz="0" w:space="0" w:color="auto"/>
                    <w:right w:val="none" w:sz="0" w:space="0" w:color="auto"/>
                  </w:divBdr>
                </w:div>
                <w:div w:id="2065642372">
                  <w:marLeft w:val="640"/>
                  <w:marRight w:val="0"/>
                  <w:marTop w:val="0"/>
                  <w:marBottom w:val="0"/>
                  <w:divBdr>
                    <w:top w:val="none" w:sz="0" w:space="0" w:color="auto"/>
                    <w:left w:val="none" w:sz="0" w:space="0" w:color="auto"/>
                    <w:bottom w:val="none" w:sz="0" w:space="0" w:color="auto"/>
                    <w:right w:val="none" w:sz="0" w:space="0" w:color="auto"/>
                  </w:divBdr>
                </w:div>
              </w:divsChild>
            </w:div>
            <w:div w:id="1879976748">
              <w:marLeft w:val="0"/>
              <w:marRight w:val="0"/>
              <w:marTop w:val="0"/>
              <w:marBottom w:val="0"/>
              <w:divBdr>
                <w:top w:val="none" w:sz="0" w:space="0" w:color="auto"/>
                <w:left w:val="none" w:sz="0" w:space="0" w:color="auto"/>
                <w:bottom w:val="none" w:sz="0" w:space="0" w:color="auto"/>
                <w:right w:val="none" w:sz="0" w:space="0" w:color="auto"/>
              </w:divBdr>
              <w:divsChild>
                <w:div w:id="680089160">
                  <w:marLeft w:val="640"/>
                  <w:marRight w:val="0"/>
                  <w:marTop w:val="0"/>
                  <w:marBottom w:val="0"/>
                  <w:divBdr>
                    <w:top w:val="none" w:sz="0" w:space="0" w:color="auto"/>
                    <w:left w:val="none" w:sz="0" w:space="0" w:color="auto"/>
                    <w:bottom w:val="none" w:sz="0" w:space="0" w:color="auto"/>
                    <w:right w:val="none" w:sz="0" w:space="0" w:color="auto"/>
                  </w:divBdr>
                </w:div>
                <w:div w:id="506289591">
                  <w:marLeft w:val="640"/>
                  <w:marRight w:val="0"/>
                  <w:marTop w:val="0"/>
                  <w:marBottom w:val="0"/>
                  <w:divBdr>
                    <w:top w:val="none" w:sz="0" w:space="0" w:color="auto"/>
                    <w:left w:val="none" w:sz="0" w:space="0" w:color="auto"/>
                    <w:bottom w:val="none" w:sz="0" w:space="0" w:color="auto"/>
                    <w:right w:val="none" w:sz="0" w:space="0" w:color="auto"/>
                  </w:divBdr>
                </w:div>
                <w:div w:id="1242249549">
                  <w:marLeft w:val="640"/>
                  <w:marRight w:val="0"/>
                  <w:marTop w:val="0"/>
                  <w:marBottom w:val="0"/>
                  <w:divBdr>
                    <w:top w:val="none" w:sz="0" w:space="0" w:color="auto"/>
                    <w:left w:val="none" w:sz="0" w:space="0" w:color="auto"/>
                    <w:bottom w:val="none" w:sz="0" w:space="0" w:color="auto"/>
                    <w:right w:val="none" w:sz="0" w:space="0" w:color="auto"/>
                  </w:divBdr>
                </w:div>
                <w:div w:id="1342928169">
                  <w:marLeft w:val="640"/>
                  <w:marRight w:val="0"/>
                  <w:marTop w:val="0"/>
                  <w:marBottom w:val="0"/>
                  <w:divBdr>
                    <w:top w:val="none" w:sz="0" w:space="0" w:color="auto"/>
                    <w:left w:val="none" w:sz="0" w:space="0" w:color="auto"/>
                    <w:bottom w:val="none" w:sz="0" w:space="0" w:color="auto"/>
                    <w:right w:val="none" w:sz="0" w:space="0" w:color="auto"/>
                  </w:divBdr>
                </w:div>
                <w:div w:id="1672676759">
                  <w:marLeft w:val="640"/>
                  <w:marRight w:val="0"/>
                  <w:marTop w:val="0"/>
                  <w:marBottom w:val="0"/>
                  <w:divBdr>
                    <w:top w:val="none" w:sz="0" w:space="0" w:color="auto"/>
                    <w:left w:val="none" w:sz="0" w:space="0" w:color="auto"/>
                    <w:bottom w:val="none" w:sz="0" w:space="0" w:color="auto"/>
                    <w:right w:val="none" w:sz="0" w:space="0" w:color="auto"/>
                  </w:divBdr>
                </w:div>
                <w:div w:id="36399281">
                  <w:marLeft w:val="640"/>
                  <w:marRight w:val="0"/>
                  <w:marTop w:val="0"/>
                  <w:marBottom w:val="0"/>
                  <w:divBdr>
                    <w:top w:val="none" w:sz="0" w:space="0" w:color="auto"/>
                    <w:left w:val="none" w:sz="0" w:space="0" w:color="auto"/>
                    <w:bottom w:val="none" w:sz="0" w:space="0" w:color="auto"/>
                    <w:right w:val="none" w:sz="0" w:space="0" w:color="auto"/>
                  </w:divBdr>
                </w:div>
                <w:div w:id="82341226">
                  <w:marLeft w:val="640"/>
                  <w:marRight w:val="0"/>
                  <w:marTop w:val="0"/>
                  <w:marBottom w:val="0"/>
                  <w:divBdr>
                    <w:top w:val="none" w:sz="0" w:space="0" w:color="auto"/>
                    <w:left w:val="none" w:sz="0" w:space="0" w:color="auto"/>
                    <w:bottom w:val="none" w:sz="0" w:space="0" w:color="auto"/>
                    <w:right w:val="none" w:sz="0" w:space="0" w:color="auto"/>
                  </w:divBdr>
                </w:div>
                <w:div w:id="367724638">
                  <w:marLeft w:val="640"/>
                  <w:marRight w:val="0"/>
                  <w:marTop w:val="0"/>
                  <w:marBottom w:val="0"/>
                  <w:divBdr>
                    <w:top w:val="none" w:sz="0" w:space="0" w:color="auto"/>
                    <w:left w:val="none" w:sz="0" w:space="0" w:color="auto"/>
                    <w:bottom w:val="none" w:sz="0" w:space="0" w:color="auto"/>
                    <w:right w:val="none" w:sz="0" w:space="0" w:color="auto"/>
                  </w:divBdr>
                </w:div>
                <w:div w:id="2077313026">
                  <w:marLeft w:val="640"/>
                  <w:marRight w:val="0"/>
                  <w:marTop w:val="0"/>
                  <w:marBottom w:val="0"/>
                  <w:divBdr>
                    <w:top w:val="none" w:sz="0" w:space="0" w:color="auto"/>
                    <w:left w:val="none" w:sz="0" w:space="0" w:color="auto"/>
                    <w:bottom w:val="none" w:sz="0" w:space="0" w:color="auto"/>
                    <w:right w:val="none" w:sz="0" w:space="0" w:color="auto"/>
                  </w:divBdr>
                </w:div>
                <w:div w:id="389306454">
                  <w:marLeft w:val="640"/>
                  <w:marRight w:val="0"/>
                  <w:marTop w:val="0"/>
                  <w:marBottom w:val="0"/>
                  <w:divBdr>
                    <w:top w:val="none" w:sz="0" w:space="0" w:color="auto"/>
                    <w:left w:val="none" w:sz="0" w:space="0" w:color="auto"/>
                    <w:bottom w:val="none" w:sz="0" w:space="0" w:color="auto"/>
                    <w:right w:val="none" w:sz="0" w:space="0" w:color="auto"/>
                  </w:divBdr>
                </w:div>
                <w:div w:id="1787189579">
                  <w:marLeft w:val="640"/>
                  <w:marRight w:val="0"/>
                  <w:marTop w:val="0"/>
                  <w:marBottom w:val="0"/>
                  <w:divBdr>
                    <w:top w:val="none" w:sz="0" w:space="0" w:color="auto"/>
                    <w:left w:val="none" w:sz="0" w:space="0" w:color="auto"/>
                    <w:bottom w:val="none" w:sz="0" w:space="0" w:color="auto"/>
                    <w:right w:val="none" w:sz="0" w:space="0" w:color="auto"/>
                  </w:divBdr>
                </w:div>
                <w:div w:id="925189264">
                  <w:marLeft w:val="640"/>
                  <w:marRight w:val="0"/>
                  <w:marTop w:val="0"/>
                  <w:marBottom w:val="0"/>
                  <w:divBdr>
                    <w:top w:val="none" w:sz="0" w:space="0" w:color="auto"/>
                    <w:left w:val="none" w:sz="0" w:space="0" w:color="auto"/>
                    <w:bottom w:val="none" w:sz="0" w:space="0" w:color="auto"/>
                    <w:right w:val="none" w:sz="0" w:space="0" w:color="auto"/>
                  </w:divBdr>
                </w:div>
                <w:div w:id="1377966902">
                  <w:marLeft w:val="640"/>
                  <w:marRight w:val="0"/>
                  <w:marTop w:val="0"/>
                  <w:marBottom w:val="0"/>
                  <w:divBdr>
                    <w:top w:val="none" w:sz="0" w:space="0" w:color="auto"/>
                    <w:left w:val="none" w:sz="0" w:space="0" w:color="auto"/>
                    <w:bottom w:val="none" w:sz="0" w:space="0" w:color="auto"/>
                    <w:right w:val="none" w:sz="0" w:space="0" w:color="auto"/>
                  </w:divBdr>
                </w:div>
                <w:div w:id="116219311">
                  <w:marLeft w:val="640"/>
                  <w:marRight w:val="0"/>
                  <w:marTop w:val="0"/>
                  <w:marBottom w:val="0"/>
                  <w:divBdr>
                    <w:top w:val="none" w:sz="0" w:space="0" w:color="auto"/>
                    <w:left w:val="none" w:sz="0" w:space="0" w:color="auto"/>
                    <w:bottom w:val="none" w:sz="0" w:space="0" w:color="auto"/>
                    <w:right w:val="none" w:sz="0" w:space="0" w:color="auto"/>
                  </w:divBdr>
                </w:div>
                <w:div w:id="451480012">
                  <w:marLeft w:val="640"/>
                  <w:marRight w:val="0"/>
                  <w:marTop w:val="0"/>
                  <w:marBottom w:val="0"/>
                  <w:divBdr>
                    <w:top w:val="none" w:sz="0" w:space="0" w:color="auto"/>
                    <w:left w:val="none" w:sz="0" w:space="0" w:color="auto"/>
                    <w:bottom w:val="none" w:sz="0" w:space="0" w:color="auto"/>
                    <w:right w:val="none" w:sz="0" w:space="0" w:color="auto"/>
                  </w:divBdr>
                </w:div>
                <w:div w:id="1506745943">
                  <w:marLeft w:val="640"/>
                  <w:marRight w:val="0"/>
                  <w:marTop w:val="0"/>
                  <w:marBottom w:val="0"/>
                  <w:divBdr>
                    <w:top w:val="none" w:sz="0" w:space="0" w:color="auto"/>
                    <w:left w:val="none" w:sz="0" w:space="0" w:color="auto"/>
                    <w:bottom w:val="none" w:sz="0" w:space="0" w:color="auto"/>
                    <w:right w:val="none" w:sz="0" w:space="0" w:color="auto"/>
                  </w:divBdr>
                </w:div>
                <w:div w:id="1920168941">
                  <w:marLeft w:val="640"/>
                  <w:marRight w:val="0"/>
                  <w:marTop w:val="0"/>
                  <w:marBottom w:val="0"/>
                  <w:divBdr>
                    <w:top w:val="none" w:sz="0" w:space="0" w:color="auto"/>
                    <w:left w:val="none" w:sz="0" w:space="0" w:color="auto"/>
                    <w:bottom w:val="none" w:sz="0" w:space="0" w:color="auto"/>
                    <w:right w:val="none" w:sz="0" w:space="0" w:color="auto"/>
                  </w:divBdr>
                </w:div>
                <w:div w:id="85541426">
                  <w:marLeft w:val="640"/>
                  <w:marRight w:val="0"/>
                  <w:marTop w:val="0"/>
                  <w:marBottom w:val="0"/>
                  <w:divBdr>
                    <w:top w:val="none" w:sz="0" w:space="0" w:color="auto"/>
                    <w:left w:val="none" w:sz="0" w:space="0" w:color="auto"/>
                    <w:bottom w:val="none" w:sz="0" w:space="0" w:color="auto"/>
                    <w:right w:val="none" w:sz="0" w:space="0" w:color="auto"/>
                  </w:divBdr>
                </w:div>
                <w:div w:id="653532691">
                  <w:marLeft w:val="640"/>
                  <w:marRight w:val="0"/>
                  <w:marTop w:val="0"/>
                  <w:marBottom w:val="0"/>
                  <w:divBdr>
                    <w:top w:val="none" w:sz="0" w:space="0" w:color="auto"/>
                    <w:left w:val="none" w:sz="0" w:space="0" w:color="auto"/>
                    <w:bottom w:val="none" w:sz="0" w:space="0" w:color="auto"/>
                    <w:right w:val="none" w:sz="0" w:space="0" w:color="auto"/>
                  </w:divBdr>
                </w:div>
                <w:div w:id="1281693003">
                  <w:marLeft w:val="640"/>
                  <w:marRight w:val="0"/>
                  <w:marTop w:val="0"/>
                  <w:marBottom w:val="0"/>
                  <w:divBdr>
                    <w:top w:val="none" w:sz="0" w:space="0" w:color="auto"/>
                    <w:left w:val="none" w:sz="0" w:space="0" w:color="auto"/>
                    <w:bottom w:val="none" w:sz="0" w:space="0" w:color="auto"/>
                    <w:right w:val="none" w:sz="0" w:space="0" w:color="auto"/>
                  </w:divBdr>
                </w:div>
                <w:div w:id="1866597014">
                  <w:marLeft w:val="640"/>
                  <w:marRight w:val="0"/>
                  <w:marTop w:val="0"/>
                  <w:marBottom w:val="0"/>
                  <w:divBdr>
                    <w:top w:val="none" w:sz="0" w:space="0" w:color="auto"/>
                    <w:left w:val="none" w:sz="0" w:space="0" w:color="auto"/>
                    <w:bottom w:val="none" w:sz="0" w:space="0" w:color="auto"/>
                    <w:right w:val="none" w:sz="0" w:space="0" w:color="auto"/>
                  </w:divBdr>
                </w:div>
                <w:div w:id="1245140991">
                  <w:marLeft w:val="640"/>
                  <w:marRight w:val="0"/>
                  <w:marTop w:val="0"/>
                  <w:marBottom w:val="0"/>
                  <w:divBdr>
                    <w:top w:val="none" w:sz="0" w:space="0" w:color="auto"/>
                    <w:left w:val="none" w:sz="0" w:space="0" w:color="auto"/>
                    <w:bottom w:val="none" w:sz="0" w:space="0" w:color="auto"/>
                    <w:right w:val="none" w:sz="0" w:space="0" w:color="auto"/>
                  </w:divBdr>
                </w:div>
                <w:div w:id="1705867193">
                  <w:marLeft w:val="640"/>
                  <w:marRight w:val="0"/>
                  <w:marTop w:val="0"/>
                  <w:marBottom w:val="0"/>
                  <w:divBdr>
                    <w:top w:val="none" w:sz="0" w:space="0" w:color="auto"/>
                    <w:left w:val="none" w:sz="0" w:space="0" w:color="auto"/>
                    <w:bottom w:val="none" w:sz="0" w:space="0" w:color="auto"/>
                    <w:right w:val="none" w:sz="0" w:space="0" w:color="auto"/>
                  </w:divBdr>
                </w:div>
                <w:div w:id="624628018">
                  <w:marLeft w:val="640"/>
                  <w:marRight w:val="0"/>
                  <w:marTop w:val="0"/>
                  <w:marBottom w:val="0"/>
                  <w:divBdr>
                    <w:top w:val="none" w:sz="0" w:space="0" w:color="auto"/>
                    <w:left w:val="none" w:sz="0" w:space="0" w:color="auto"/>
                    <w:bottom w:val="none" w:sz="0" w:space="0" w:color="auto"/>
                    <w:right w:val="none" w:sz="0" w:space="0" w:color="auto"/>
                  </w:divBdr>
                </w:div>
                <w:div w:id="668098615">
                  <w:marLeft w:val="640"/>
                  <w:marRight w:val="0"/>
                  <w:marTop w:val="0"/>
                  <w:marBottom w:val="0"/>
                  <w:divBdr>
                    <w:top w:val="none" w:sz="0" w:space="0" w:color="auto"/>
                    <w:left w:val="none" w:sz="0" w:space="0" w:color="auto"/>
                    <w:bottom w:val="none" w:sz="0" w:space="0" w:color="auto"/>
                    <w:right w:val="none" w:sz="0" w:space="0" w:color="auto"/>
                  </w:divBdr>
                </w:div>
                <w:div w:id="1074814027">
                  <w:marLeft w:val="640"/>
                  <w:marRight w:val="0"/>
                  <w:marTop w:val="0"/>
                  <w:marBottom w:val="0"/>
                  <w:divBdr>
                    <w:top w:val="none" w:sz="0" w:space="0" w:color="auto"/>
                    <w:left w:val="none" w:sz="0" w:space="0" w:color="auto"/>
                    <w:bottom w:val="none" w:sz="0" w:space="0" w:color="auto"/>
                    <w:right w:val="none" w:sz="0" w:space="0" w:color="auto"/>
                  </w:divBdr>
                </w:div>
                <w:div w:id="1443258583">
                  <w:marLeft w:val="640"/>
                  <w:marRight w:val="0"/>
                  <w:marTop w:val="0"/>
                  <w:marBottom w:val="0"/>
                  <w:divBdr>
                    <w:top w:val="none" w:sz="0" w:space="0" w:color="auto"/>
                    <w:left w:val="none" w:sz="0" w:space="0" w:color="auto"/>
                    <w:bottom w:val="none" w:sz="0" w:space="0" w:color="auto"/>
                    <w:right w:val="none" w:sz="0" w:space="0" w:color="auto"/>
                  </w:divBdr>
                </w:div>
                <w:div w:id="960570786">
                  <w:marLeft w:val="640"/>
                  <w:marRight w:val="0"/>
                  <w:marTop w:val="0"/>
                  <w:marBottom w:val="0"/>
                  <w:divBdr>
                    <w:top w:val="none" w:sz="0" w:space="0" w:color="auto"/>
                    <w:left w:val="none" w:sz="0" w:space="0" w:color="auto"/>
                    <w:bottom w:val="none" w:sz="0" w:space="0" w:color="auto"/>
                    <w:right w:val="none" w:sz="0" w:space="0" w:color="auto"/>
                  </w:divBdr>
                </w:div>
                <w:div w:id="1153255862">
                  <w:marLeft w:val="640"/>
                  <w:marRight w:val="0"/>
                  <w:marTop w:val="0"/>
                  <w:marBottom w:val="0"/>
                  <w:divBdr>
                    <w:top w:val="none" w:sz="0" w:space="0" w:color="auto"/>
                    <w:left w:val="none" w:sz="0" w:space="0" w:color="auto"/>
                    <w:bottom w:val="none" w:sz="0" w:space="0" w:color="auto"/>
                    <w:right w:val="none" w:sz="0" w:space="0" w:color="auto"/>
                  </w:divBdr>
                </w:div>
                <w:div w:id="1969697093">
                  <w:marLeft w:val="640"/>
                  <w:marRight w:val="0"/>
                  <w:marTop w:val="0"/>
                  <w:marBottom w:val="0"/>
                  <w:divBdr>
                    <w:top w:val="none" w:sz="0" w:space="0" w:color="auto"/>
                    <w:left w:val="none" w:sz="0" w:space="0" w:color="auto"/>
                    <w:bottom w:val="none" w:sz="0" w:space="0" w:color="auto"/>
                    <w:right w:val="none" w:sz="0" w:space="0" w:color="auto"/>
                  </w:divBdr>
                </w:div>
                <w:div w:id="676275997">
                  <w:marLeft w:val="640"/>
                  <w:marRight w:val="0"/>
                  <w:marTop w:val="0"/>
                  <w:marBottom w:val="0"/>
                  <w:divBdr>
                    <w:top w:val="none" w:sz="0" w:space="0" w:color="auto"/>
                    <w:left w:val="none" w:sz="0" w:space="0" w:color="auto"/>
                    <w:bottom w:val="none" w:sz="0" w:space="0" w:color="auto"/>
                    <w:right w:val="none" w:sz="0" w:space="0" w:color="auto"/>
                  </w:divBdr>
                </w:div>
                <w:div w:id="615211419">
                  <w:marLeft w:val="640"/>
                  <w:marRight w:val="0"/>
                  <w:marTop w:val="0"/>
                  <w:marBottom w:val="0"/>
                  <w:divBdr>
                    <w:top w:val="none" w:sz="0" w:space="0" w:color="auto"/>
                    <w:left w:val="none" w:sz="0" w:space="0" w:color="auto"/>
                    <w:bottom w:val="none" w:sz="0" w:space="0" w:color="auto"/>
                    <w:right w:val="none" w:sz="0" w:space="0" w:color="auto"/>
                  </w:divBdr>
                </w:div>
                <w:div w:id="731998484">
                  <w:marLeft w:val="640"/>
                  <w:marRight w:val="0"/>
                  <w:marTop w:val="0"/>
                  <w:marBottom w:val="0"/>
                  <w:divBdr>
                    <w:top w:val="none" w:sz="0" w:space="0" w:color="auto"/>
                    <w:left w:val="none" w:sz="0" w:space="0" w:color="auto"/>
                    <w:bottom w:val="none" w:sz="0" w:space="0" w:color="auto"/>
                    <w:right w:val="none" w:sz="0" w:space="0" w:color="auto"/>
                  </w:divBdr>
                </w:div>
                <w:div w:id="1380785708">
                  <w:marLeft w:val="640"/>
                  <w:marRight w:val="0"/>
                  <w:marTop w:val="0"/>
                  <w:marBottom w:val="0"/>
                  <w:divBdr>
                    <w:top w:val="none" w:sz="0" w:space="0" w:color="auto"/>
                    <w:left w:val="none" w:sz="0" w:space="0" w:color="auto"/>
                    <w:bottom w:val="none" w:sz="0" w:space="0" w:color="auto"/>
                    <w:right w:val="none" w:sz="0" w:space="0" w:color="auto"/>
                  </w:divBdr>
                </w:div>
                <w:div w:id="358506787">
                  <w:marLeft w:val="640"/>
                  <w:marRight w:val="0"/>
                  <w:marTop w:val="0"/>
                  <w:marBottom w:val="0"/>
                  <w:divBdr>
                    <w:top w:val="none" w:sz="0" w:space="0" w:color="auto"/>
                    <w:left w:val="none" w:sz="0" w:space="0" w:color="auto"/>
                    <w:bottom w:val="none" w:sz="0" w:space="0" w:color="auto"/>
                    <w:right w:val="none" w:sz="0" w:space="0" w:color="auto"/>
                  </w:divBdr>
                </w:div>
                <w:div w:id="478763331">
                  <w:marLeft w:val="640"/>
                  <w:marRight w:val="0"/>
                  <w:marTop w:val="0"/>
                  <w:marBottom w:val="0"/>
                  <w:divBdr>
                    <w:top w:val="none" w:sz="0" w:space="0" w:color="auto"/>
                    <w:left w:val="none" w:sz="0" w:space="0" w:color="auto"/>
                    <w:bottom w:val="none" w:sz="0" w:space="0" w:color="auto"/>
                    <w:right w:val="none" w:sz="0" w:space="0" w:color="auto"/>
                  </w:divBdr>
                </w:div>
                <w:div w:id="2116366076">
                  <w:marLeft w:val="640"/>
                  <w:marRight w:val="0"/>
                  <w:marTop w:val="0"/>
                  <w:marBottom w:val="0"/>
                  <w:divBdr>
                    <w:top w:val="none" w:sz="0" w:space="0" w:color="auto"/>
                    <w:left w:val="none" w:sz="0" w:space="0" w:color="auto"/>
                    <w:bottom w:val="none" w:sz="0" w:space="0" w:color="auto"/>
                    <w:right w:val="none" w:sz="0" w:space="0" w:color="auto"/>
                  </w:divBdr>
                </w:div>
                <w:div w:id="306859314">
                  <w:marLeft w:val="640"/>
                  <w:marRight w:val="0"/>
                  <w:marTop w:val="0"/>
                  <w:marBottom w:val="0"/>
                  <w:divBdr>
                    <w:top w:val="none" w:sz="0" w:space="0" w:color="auto"/>
                    <w:left w:val="none" w:sz="0" w:space="0" w:color="auto"/>
                    <w:bottom w:val="none" w:sz="0" w:space="0" w:color="auto"/>
                    <w:right w:val="none" w:sz="0" w:space="0" w:color="auto"/>
                  </w:divBdr>
                </w:div>
                <w:div w:id="562643301">
                  <w:marLeft w:val="640"/>
                  <w:marRight w:val="0"/>
                  <w:marTop w:val="0"/>
                  <w:marBottom w:val="0"/>
                  <w:divBdr>
                    <w:top w:val="none" w:sz="0" w:space="0" w:color="auto"/>
                    <w:left w:val="none" w:sz="0" w:space="0" w:color="auto"/>
                    <w:bottom w:val="none" w:sz="0" w:space="0" w:color="auto"/>
                    <w:right w:val="none" w:sz="0" w:space="0" w:color="auto"/>
                  </w:divBdr>
                </w:div>
                <w:div w:id="1521510617">
                  <w:marLeft w:val="640"/>
                  <w:marRight w:val="0"/>
                  <w:marTop w:val="0"/>
                  <w:marBottom w:val="0"/>
                  <w:divBdr>
                    <w:top w:val="none" w:sz="0" w:space="0" w:color="auto"/>
                    <w:left w:val="none" w:sz="0" w:space="0" w:color="auto"/>
                    <w:bottom w:val="none" w:sz="0" w:space="0" w:color="auto"/>
                    <w:right w:val="none" w:sz="0" w:space="0" w:color="auto"/>
                  </w:divBdr>
                </w:div>
                <w:div w:id="1796673668">
                  <w:marLeft w:val="640"/>
                  <w:marRight w:val="0"/>
                  <w:marTop w:val="0"/>
                  <w:marBottom w:val="0"/>
                  <w:divBdr>
                    <w:top w:val="none" w:sz="0" w:space="0" w:color="auto"/>
                    <w:left w:val="none" w:sz="0" w:space="0" w:color="auto"/>
                    <w:bottom w:val="none" w:sz="0" w:space="0" w:color="auto"/>
                    <w:right w:val="none" w:sz="0" w:space="0" w:color="auto"/>
                  </w:divBdr>
                </w:div>
                <w:div w:id="660155436">
                  <w:marLeft w:val="640"/>
                  <w:marRight w:val="0"/>
                  <w:marTop w:val="0"/>
                  <w:marBottom w:val="0"/>
                  <w:divBdr>
                    <w:top w:val="none" w:sz="0" w:space="0" w:color="auto"/>
                    <w:left w:val="none" w:sz="0" w:space="0" w:color="auto"/>
                    <w:bottom w:val="none" w:sz="0" w:space="0" w:color="auto"/>
                    <w:right w:val="none" w:sz="0" w:space="0" w:color="auto"/>
                  </w:divBdr>
                </w:div>
                <w:div w:id="642734327">
                  <w:marLeft w:val="640"/>
                  <w:marRight w:val="0"/>
                  <w:marTop w:val="0"/>
                  <w:marBottom w:val="0"/>
                  <w:divBdr>
                    <w:top w:val="none" w:sz="0" w:space="0" w:color="auto"/>
                    <w:left w:val="none" w:sz="0" w:space="0" w:color="auto"/>
                    <w:bottom w:val="none" w:sz="0" w:space="0" w:color="auto"/>
                    <w:right w:val="none" w:sz="0" w:space="0" w:color="auto"/>
                  </w:divBdr>
                </w:div>
                <w:div w:id="769549514">
                  <w:marLeft w:val="640"/>
                  <w:marRight w:val="0"/>
                  <w:marTop w:val="0"/>
                  <w:marBottom w:val="0"/>
                  <w:divBdr>
                    <w:top w:val="none" w:sz="0" w:space="0" w:color="auto"/>
                    <w:left w:val="none" w:sz="0" w:space="0" w:color="auto"/>
                    <w:bottom w:val="none" w:sz="0" w:space="0" w:color="auto"/>
                    <w:right w:val="none" w:sz="0" w:space="0" w:color="auto"/>
                  </w:divBdr>
                </w:div>
                <w:div w:id="877666291">
                  <w:marLeft w:val="640"/>
                  <w:marRight w:val="0"/>
                  <w:marTop w:val="0"/>
                  <w:marBottom w:val="0"/>
                  <w:divBdr>
                    <w:top w:val="none" w:sz="0" w:space="0" w:color="auto"/>
                    <w:left w:val="none" w:sz="0" w:space="0" w:color="auto"/>
                    <w:bottom w:val="none" w:sz="0" w:space="0" w:color="auto"/>
                    <w:right w:val="none" w:sz="0" w:space="0" w:color="auto"/>
                  </w:divBdr>
                </w:div>
                <w:div w:id="734936798">
                  <w:marLeft w:val="640"/>
                  <w:marRight w:val="0"/>
                  <w:marTop w:val="0"/>
                  <w:marBottom w:val="0"/>
                  <w:divBdr>
                    <w:top w:val="none" w:sz="0" w:space="0" w:color="auto"/>
                    <w:left w:val="none" w:sz="0" w:space="0" w:color="auto"/>
                    <w:bottom w:val="none" w:sz="0" w:space="0" w:color="auto"/>
                    <w:right w:val="none" w:sz="0" w:space="0" w:color="auto"/>
                  </w:divBdr>
                </w:div>
                <w:div w:id="1462847705">
                  <w:marLeft w:val="640"/>
                  <w:marRight w:val="0"/>
                  <w:marTop w:val="0"/>
                  <w:marBottom w:val="0"/>
                  <w:divBdr>
                    <w:top w:val="none" w:sz="0" w:space="0" w:color="auto"/>
                    <w:left w:val="none" w:sz="0" w:space="0" w:color="auto"/>
                    <w:bottom w:val="none" w:sz="0" w:space="0" w:color="auto"/>
                    <w:right w:val="none" w:sz="0" w:space="0" w:color="auto"/>
                  </w:divBdr>
                </w:div>
                <w:div w:id="1563247092">
                  <w:marLeft w:val="640"/>
                  <w:marRight w:val="0"/>
                  <w:marTop w:val="0"/>
                  <w:marBottom w:val="0"/>
                  <w:divBdr>
                    <w:top w:val="none" w:sz="0" w:space="0" w:color="auto"/>
                    <w:left w:val="none" w:sz="0" w:space="0" w:color="auto"/>
                    <w:bottom w:val="none" w:sz="0" w:space="0" w:color="auto"/>
                    <w:right w:val="none" w:sz="0" w:space="0" w:color="auto"/>
                  </w:divBdr>
                </w:div>
                <w:div w:id="1086149704">
                  <w:marLeft w:val="640"/>
                  <w:marRight w:val="0"/>
                  <w:marTop w:val="0"/>
                  <w:marBottom w:val="0"/>
                  <w:divBdr>
                    <w:top w:val="none" w:sz="0" w:space="0" w:color="auto"/>
                    <w:left w:val="none" w:sz="0" w:space="0" w:color="auto"/>
                    <w:bottom w:val="none" w:sz="0" w:space="0" w:color="auto"/>
                    <w:right w:val="none" w:sz="0" w:space="0" w:color="auto"/>
                  </w:divBdr>
                </w:div>
                <w:div w:id="1606764408">
                  <w:marLeft w:val="640"/>
                  <w:marRight w:val="0"/>
                  <w:marTop w:val="0"/>
                  <w:marBottom w:val="0"/>
                  <w:divBdr>
                    <w:top w:val="none" w:sz="0" w:space="0" w:color="auto"/>
                    <w:left w:val="none" w:sz="0" w:space="0" w:color="auto"/>
                    <w:bottom w:val="none" w:sz="0" w:space="0" w:color="auto"/>
                    <w:right w:val="none" w:sz="0" w:space="0" w:color="auto"/>
                  </w:divBdr>
                </w:div>
                <w:div w:id="1962807259">
                  <w:marLeft w:val="640"/>
                  <w:marRight w:val="0"/>
                  <w:marTop w:val="0"/>
                  <w:marBottom w:val="0"/>
                  <w:divBdr>
                    <w:top w:val="none" w:sz="0" w:space="0" w:color="auto"/>
                    <w:left w:val="none" w:sz="0" w:space="0" w:color="auto"/>
                    <w:bottom w:val="none" w:sz="0" w:space="0" w:color="auto"/>
                    <w:right w:val="none" w:sz="0" w:space="0" w:color="auto"/>
                  </w:divBdr>
                </w:div>
                <w:div w:id="1671441751">
                  <w:marLeft w:val="640"/>
                  <w:marRight w:val="0"/>
                  <w:marTop w:val="0"/>
                  <w:marBottom w:val="0"/>
                  <w:divBdr>
                    <w:top w:val="none" w:sz="0" w:space="0" w:color="auto"/>
                    <w:left w:val="none" w:sz="0" w:space="0" w:color="auto"/>
                    <w:bottom w:val="none" w:sz="0" w:space="0" w:color="auto"/>
                    <w:right w:val="none" w:sz="0" w:space="0" w:color="auto"/>
                  </w:divBdr>
                </w:div>
                <w:div w:id="1977837799">
                  <w:marLeft w:val="640"/>
                  <w:marRight w:val="0"/>
                  <w:marTop w:val="0"/>
                  <w:marBottom w:val="0"/>
                  <w:divBdr>
                    <w:top w:val="none" w:sz="0" w:space="0" w:color="auto"/>
                    <w:left w:val="none" w:sz="0" w:space="0" w:color="auto"/>
                    <w:bottom w:val="none" w:sz="0" w:space="0" w:color="auto"/>
                    <w:right w:val="none" w:sz="0" w:space="0" w:color="auto"/>
                  </w:divBdr>
                </w:div>
                <w:div w:id="87580383">
                  <w:marLeft w:val="640"/>
                  <w:marRight w:val="0"/>
                  <w:marTop w:val="0"/>
                  <w:marBottom w:val="0"/>
                  <w:divBdr>
                    <w:top w:val="none" w:sz="0" w:space="0" w:color="auto"/>
                    <w:left w:val="none" w:sz="0" w:space="0" w:color="auto"/>
                    <w:bottom w:val="none" w:sz="0" w:space="0" w:color="auto"/>
                    <w:right w:val="none" w:sz="0" w:space="0" w:color="auto"/>
                  </w:divBdr>
                </w:div>
                <w:div w:id="1111556282">
                  <w:marLeft w:val="640"/>
                  <w:marRight w:val="0"/>
                  <w:marTop w:val="0"/>
                  <w:marBottom w:val="0"/>
                  <w:divBdr>
                    <w:top w:val="none" w:sz="0" w:space="0" w:color="auto"/>
                    <w:left w:val="none" w:sz="0" w:space="0" w:color="auto"/>
                    <w:bottom w:val="none" w:sz="0" w:space="0" w:color="auto"/>
                    <w:right w:val="none" w:sz="0" w:space="0" w:color="auto"/>
                  </w:divBdr>
                </w:div>
                <w:div w:id="1678194617">
                  <w:marLeft w:val="640"/>
                  <w:marRight w:val="0"/>
                  <w:marTop w:val="0"/>
                  <w:marBottom w:val="0"/>
                  <w:divBdr>
                    <w:top w:val="none" w:sz="0" w:space="0" w:color="auto"/>
                    <w:left w:val="none" w:sz="0" w:space="0" w:color="auto"/>
                    <w:bottom w:val="none" w:sz="0" w:space="0" w:color="auto"/>
                    <w:right w:val="none" w:sz="0" w:space="0" w:color="auto"/>
                  </w:divBdr>
                </w:div>
                <w:div w:id="1371222396">
                  <w:marLeft w:val="640"/>
                  <w:marRight w:val="0"/>
                  <w:marTop w:val="0"/>
                  <w:marBottom w:val="0"/>
                  <w:divBdr>
                    <w:top w:val="none" w:sz="0" w:space="0" w:color="auto"/>
                    <w:left w:val="none" w:sz="0" w:space="0" w:color="auto"/>
                    <w:bottom w:val="none" w:sz="0" w:space="0" w:color="auto"/>
                    <w:right w:val="none" w:sz="0" w:space="0" w:color="auto"/>
                  </w:divBdr>
                </w:div>
                <w:div w:id="6445269">
                  <w:marLeft w:val="640"/>
                  <w:marRight w:val="0"/>
                  <w:marTop w:val="0"/>
                  <w:marBottom w:val="0"/>
                  <w:divBdr>
                    <w:top w:val="none" w:sz="0" w:space="0" w:color="auto"/>
                    <w:left w:val="none" w:sz="0" w:space="0" w:color="auto"/>
                    <w:bottom w:val="none" w:sz="0" w:space="0" w:color="auto"/>
                    <w:right w:val="none" w:sz="0" w:space="0" w:color="auto"/>
                  </w:divBdr>
                </w:div>
                <w:div w:id="1984576191">
                  <w:marLeft w:val="640"/>
                  <w:marRight w:val="0"/>
                  <w:marTop w:val="0"/>
                  <w:marBottom w:val="0"/>
                  <w:divBdr>
                    <w:top w:val="none" w:sz="0" w:space="0" w:color="auto"/>
                    <w:left w:val="none" w:sz="0" w:space="0" w:color="auto"/>
                    <w:bottom w:val="none" w:sz="0" w:space="0" w:color="auto"/>
                    <w:right w:val="none" w:sz="0" w:space="0" w:color="auto"/>
                  </w:divBdr>
                </w:div>
                <w:div w:id="1180778843">
                  <w:marLeft w:val="640"/>
                  <w:marRight w:val="0"/>
                  <w:marTop w:val="0"/>
                  <w:marBottom w:val="0"/>
                  <w:divBdr>
                    <w:top w:val="none" w:sz="0" w:space="0" w:color="auto"/>
                    <w:left w:val="none" w:sz="0" w:space="0" w:color="auto"/>
                    <w:bottom w:val="none" w:sz="0" w:space="0" w:color="auto"/>
                    <w:right w:val="none" w:sz="0" w:space="0" w:color="auto"/>
                  </w:divBdr>
                </w:div>
                <w:div w:id="1698459845">
                  <w:marLeft w:val="640"/>
                  <w:marRight w:val="0"/>
                  <w:marTop w:val="0"/>
                  <w:marBottom w:val="0"/>
                  <w:divBdr>
                    <w:top w:val="none" w:sz="0" w:space="0" w:color="auto"/>
                    <w:left w:val="none" w:sz="0" w:space="0" w:color="auto"/>
                    <w:bottom w:val="none" w:sz="0" w:space="0" w:color="auto"/>
                    <w:right w:val="none" w:sz="0" w:space="0" w:color="auto"/>
                  </w:divBdr>
                </w:div>
                <w:div w:id="1726946568">
                  <w:marLeft w:val="640"/>
                  <w:marRight w:val="0"/>
                  <w:marTop w:val="0"/>
                  <w:marBottom w:val="0"/>
                  <w:divBdr>
                    <w:top w:val="none" w:sz="0" w:space="0" w:color="auto"/>
                    <w:left w:val="none" w:sz="0" w:space="0" w:color="auto"/>
                    <w:bottom w:val="none" w:sz="0" w:space="0" w:color="auto"/>
                    <w:right w:val="none" w:sz="0" w:space="0" w:color="auto"/>
                  </w:divBdr>
                </w:div>
                <w:div w:id="1246646978">
                  <w:marLeft w:val="640"/>
                  <w:marRight w:val="0"/>
                  <w:marTop w:val="0"/>
                  <w:marBottom w:val="0"/>
                  <w:divBdr>
                    <w:top w:val="none" w:sz="0" w:space="0" w:color="auto"/>
                    <w:left w:val="none" w:sz="0" w:space="0" w:color="auto"/>
                    <w:bottom w:val="none" w:sz="0" w:space="0" w:color="auto"/>
                    <w:right w:val="none" w:sz="0" w:space="0" w:color="auto"/>
                  </w:divBdr>
                </w:div>
              </w:divsChild>
            </w:div>
            <w:div w:id="424375891">
              <w:marLeft w:val="0"/>
              <w:marRight w:val="0"/>
              <w:marTop w:val="0"/>
              <w:marBottom w:val="0"/>
              <w:divBdr>
                <w:top w:val="none" w:sz="0" w:space="0" w:color="auto"/>
                <w:left w:val="none" w:sz="0" w:space="0" w:color="auto"/>
                <w:bottom w:val="none" w:sz="0" w:space="0" w:color="auto"/>
                <w:right w:val="none" w:sz="0" w:space="0" w:color="auto"/>
              </w:divBdr>
              <w:divsChild>
                <w:div w:id="790636771">
                  <w:marLeft w:val="640"/>
                  <w:marRight w:val="0"/>
                  <w:marTop w:val="0"/>
                  <w:marBottom w:val="0"/>
                  <w:divBdr>
                    <w:top w:val="none" w:sz="0" w:space="0" w:color="auto"/>
                    <w:left w:val="none" w:sz="0" w:space="0" w:color="auto"/>
                    <w:bottom w:val="none" w:sz="0" w:space="0" w:color="auto"/>
                    <w:right w:val="none" w:sz="0" w:space="0" w:color="auto"/>
                  </w:divBdr>
                </w:div>
                <w:div w:id="549849589">
                  <w:marLeft w:val="640"/>
                  <w:marRight w:val="0"/>
                  <w:marTop w:val="0"/>
                  <w:marBottom w:val="0"/>
                  <w:divBdr>
                    <w:top w:val="none" w:sz="0" w:space="0" w:color="auto"/>
                    <w:left w:val="none" w:sz="0" w:space="0" w:color="auto"/>
                    <w:bottom w:val="none" w:sz="0" w:space="0" w:color="auto"/>
                    <w:right w:val="none" w:sz="0" w:space="0" w:color="auto"/>
                  </w:divBdr>
                </w:div>
                <w:div w:id="133958234">
                  <w:marLeft w:val="640"/>
                  <w:marRight w:val="0"/>
                  <w:marTop w:val="0"/>
                  <w:marBottom w:val="0"/>
                  <w:divBdr>
                    <w:top w:val="none" w:sz="0" w:space="0" w:color="auto"/>
                    <w:left w:val="none" w:sz="0" w:space="0" w:color="auto"/>
                    <w:bottom w:val="none" w:sz="0" w:space="0" w:color="auto"/>
                    <w:right w:val="none" w:sz="0" w:space="0" w:color="auto"/>
                  </w:divBdr>
                </w:div>
                <w:div w:id="504973862">
                  <w:marLeft w:val="640"/>
                  <w:marRight w:val="0"/>
                  <w:marTop w:val="0"/>
                  <w:marBottom w:val="0"/>
                  <w:divBdr>
                    <w:top w:val="none" w:sz="0" w:space="0" w:color="auto"/>
                    <w:left w:val="none" w:sz="0" w:space="0" w:color="auto"/>
                    <w:bottom w:val="none" w:sz="0" w:space="0" w:color="auto"/>
                    <w:right w:val="none" w:sz="0" w:space="0" w:color="auto"/>
                  </w:divBdr>
                </w:div>
                <w:div w:id="629752332">
                  <w:marLeft w:val="640"/>
                  <w:marRight w:val="0"/>
                  <w:marTop w:val="0"/>
                  <w:marBottom w:val="0"/>
                  <w:divBdr>
                    <w:top w:val="none" w:sz="0" w:space="0" w:color="auto"/>
                    <w:left w:val="none" w:sz="0" w:space="0" w:color="auto"/>
                    <w:bottom w:val="none" w:sz="0" w:space="0" w:color="auto"/>
                    <w:right w:val="none" w:sz="0" w:space="0" w:color="auto"/>
                  </w:divBdr>
                </w:div>
                <w:div w:id="1961034771">
                  <w:marLeft w:val="640"/>
                  <w:marRight w:val="0"/>
                  <w:marTop w:val="0"/>
                  <w:marBottom w:val="0"/>
                  <w:divBdr>
                    <w:top w:val="none" w:sz="0" w:space="0" w:color="auto"/>
                    <w:left w:val="none" w:sz="0" w:space="0" w:color="auto"/>
                    <w:bottom w:val="none" w:sz="0" w:space="0" w:color="auto"/>
                    <w:right w:val="none" w:sz="0" w:space="0" w:color="auto"/>
                  </w:divBdr>
                </w:div>
                <w:div w:id="1355112660">
                  <w:marLeft w:val="640"/>
                  <w:marRight w:val="0"/>
                  <w:marTop w:val="0"/>
                  <w:marBottom w:val="0"/>
                  <w:divBdr>
                    <w:top w:val="none" w:sz="0" w:space="0" w:color="auto"/>
                    <w:left w:val="none" w:sz="0" w:space="0" w:color="auto"/>
                    <w:bottom w:val="none" w:sz="0" w:space="0" w:color="auto"/>
                    <w:right w:val="none" w:sz="0" w:space="0" w:color="auto"/>
                  </w:divBdr>
                </w:div>
                <w:div w:id="1220282084">
                  <w:marLeft w:val="640"/>
                  <w:marRight w:val="0"/>
                  <w:marTop w:val="0"/>
                  <w:marBottom w:val="0"/>
                  <w:divBdr>
                    <w:top w:val="none" w:sz="0" w:space="0" w:color="auto"/>
                    <w:left w:val="none" w:sz="0" w:space="0" w:color="auto"/>
                    <w:bottom w:val="none" w:sz="0" w:space="0" w:color="auto"/>
                    <w:right w:val="none" w:sz="0" w:space="0" w:color="auto"/>
                  </w:divBdr>
                </w:div>
                <w:div w:id="1506482355">
                  <w:marLeft w:val="640"/>
                  <w:marRight w:val="0"/>
                  <w:marTop w:val="0"/>
                  <w:marBottom w:val="0"/>
                  <w:divBdr>
                    <w:top w:val="none" w:sz="0" w:space="0" w:color="auto"/>
                    <w:left w:val="none" w:sz="0" w:space="0" w:color="auto"/>
                    <w:bottom w:val="none" w:sz="0" w:space="0" w:color="auto"/>
                    <w:right w:val="none" w:sz="0" w:space="0" w:color="auto"/>
                  </w:divBdr>
                </w:div>
                <w:div w:id="361826672">
                  <w:marLeft w:val="640"/>
                  <w:marRight w:val="0"/>
                  <w:marTop w:val="0"/>
                  <w:marBottom w:val="0"/>
                  <w:divBdr>
                    <w:top w:val="none" w:sz="0" w:space="0" w:color="auto"/>
                    <w:left w:val="none" w:sz="0" w:space="0" w:color="auto"/>
                    <w:bottom w:val="none" w:sz="0" w:space="0" w:color="auto"/>
                    <w:right w:val="none" w:sz="0" w:space="0" w:color="auto"/>
                  </w:divBdr>
                </w:div>
                <w:div w:id="556891068">
                  <w:marLeft w:val="640"/>
                  <w:marRight w:val="0"/>
                  <w:marTop w:val="0"/>
                  <w:marBottom w:val="0"/>
                  <w:divBdr>
                    <w:top w:val="none" w:sz="0" w:space="0" w:color="auto"/>
                    <w:left w:val="none" w:sz="0" w:space="0" w:color="auto"/>
                    <w:bottom w:val="none" w:sz="0" w:space="0" w:color="auto"/>
                    <w:right w:val="none" w:sz="0" w:space="0" w:color="auto"/>
                  </w:divBdr>
                </w:div>
                <w:div w:id="289286061">
                  <w:marLeft w:val="640"/>
                  <w:marRight w:val="0"/>
                  <w:marTop w:val="0"/>
                  <w:marBottom w:val="0"/>
                  <w:divBdr>
                    <w:top w:val="none" w:sz="0" w:space="0" w:color="auto"/>
                    <w:left w:val="none" w:sz="0" w:space="0" w:color="auto"/>
                    <w:bottom w:val="none" w:sz="0" w:space="0" w:color="auto"/>
                    <w:right w:val="none" w:sz="0" w:space="0" w:color="auto"/>
                  </w:divBdr>
                </w:div>
                <w:div w:id="812721686">
                  <w:marLeft w:val="640"/>
                  <w:marRight w:val="0"/>
                  <w:marTop w:val="0"/>
                  <w:marBottom w:val="0"/>
                  <w:divBdr>
                    <w:top w:val="none" w:sz="0" w:space="0" w:color="auto"/>
                    <w:left w:val="none" w:sz="0" w:space="0" w:color="auto"/>
                    <w:bottom w:val="none" w:sz="0" w:space="0" w:color="auto"/>
                    <w:right w:val="none" w:sz="0" w:space="0" w:color="auto"/>
                  </w:divBdr>
                </w:div>
                <w:div w:id="992872169">
                  <w:marLeft w:val="640"/>
                  <w:marRight w:val="0"/>
                  <w:marTop w:val="0"/>
                  <w:marBottom w:val="0"/>
                  <w:divBdr>
                    <w:top w:val="none" w:sz="0" w:space="0" w:color="auto"/>
                    <w:left w:val="none" w:sz="0" w:space="0" w:color="auto"/>
                    <w:bottom w:val="none" w:sz="0" w:space="0" w:color="auto"/>
                    <w:right w:val="none" w:sz="0" w:space="0" w:color="auto"/>
                  </w:divBdr>
                </w:div>
                <w:div w:id="618072771">
                  <w:marLeft w:val="640"/>
                  <w:marRight w:val="0"/>
                  <w:marTop w:val="0"/>
                  <w:marBottom w:val="0"/>
                  <w:divBdr>
                    <w:top w:val="none" w:sz="0" w:space="0" w:color="auto"/>
                    <w:left w:val="none" w:sz="0" w:space="0" w:color="auto"/>
                    <w:bottom w:val="none" w:sz="0" w:space="0" w:color="auto"/>
                    <w:right w:val="none" w:sz="0" w:space="0" w:color="auto"/>
                  </w:divBdr>
                </w:div>
                <w:div w:id="1557080757">
                  <w:marLeft w:val="640"/>
                  <w:marRight w:val="0"/>
                  <w:marTop w:val="0"/>
                  <w:marBottom w:val="0"/>
                  <w:divBdr>
                    <w:top w:val="none" w:sz="0" w:space="0" w:color="auto"/>
                    <w:left w:val="none" w:sz="0" w:space="0" w:color="auto"/>
                    <w:bottom w:val="none" w:sz="0" w:space="0" w:color="auto"/>
                    <w:right w:val="none" w:sz="0" w:space="0" w:color="auto"/>
                  </w:divBdr>
                </w:div>
                <w:div w:id="2083211972">
                  <w:marLeft w:val="640"/>
                  <w:marRight w:val="0"/>
                  <w:marTop w:val="0"/>
                  <w:marBottom w:val="0"/>
                  <w:divBdr>
                    <w:top w:val="none" w:sz="0" w:space="0" w:color="auto"/>
                    <w:left w:val="none" w:sz="0" w:space="0" w:color="auto"/>
                    <w:bottom w:val="none" w:sz="0" w:space="0" w:color="auto"/>
                    <w:right w:val="none" w:sz="0" w:space="0" w:color="auto"/>
                  </w:divBdr>
                </w:div>
                <w:div w:id="1915357298">
                  <w:marLeft w:val="640"/>
                  <w:marRight w:val="0"/>
                  <w:marTop w:val="0"/>
                  <w:marBottom w:val="0"/>
                  <w:divBdr>
                    <w:top w:val="none" w:sz="0" w:space="0" w:color="auto"/>
                    <w:left w:val="none" w:sz="0" w:space="0" w:color="auto"/>
                    <w:bottom w:val="none" w:sz="0" w:space="0" w:color="auto"/>
                    <w:right w:val="none" w:sz="0" w:space="0" w:color="auto"/>
                  </w:divBdr>
                </w:div>
                <w:div w:id="75516744">
                  <w:marLeft w:val="640"/>
                  <w:marRight w:val="0"/>
                  <w:marTop w:val="0"/>
                  <w:marBottom w:val="0"/>
                  <w:divBdr>
                    <w:top w:val="none" w:sz="0" w:space="0" w:color="auto"/>
                    <w:left w:val="none" w:sz="0" w:space="0" w:color="auto"/>
                    <w:bottom w:val="none" w:sz="0" w:space="0" w:color="auto"/>
                    <w:right w:val="none" w:sz="0" w:space="0" w:color="auto"/>
                  </w:divBdr>
                </w:div>
                <w:div w:id="965938501">
                  <w:marLeft w:val="640"/>
                  <w:marRight w:val="0"/>
                  <w:marTop w:val="0"/>
                  <w:marBottom w:val="0"/>
                  <w:divBdr>
                    <w:top w:val="none" w:sz="0" w:space="0" w:color="auto"/>
                    <w:left w:val="none" w:sz="0" w:space="0" w:color="auto"/>
                    <w:bottom w:val="none" w:sz="0" w:space="0" w:color="auto"/>
                    <w:right w:val="none" w:sz="0" w:space="0" w:color="auto"/>
                  </w:divBdr>
                </w:div>
                <w:div w:id="560748061">
                  <w:marLeft w:val="640"/>
                  <w:marRight w:val="0"/>
                  <w:marTop w:val="0"/>
                  <w:marBottom w:val="0"/>
                  <w:divBdr>
                    <w:top w:val="none" w:sz="0" w:space="0" w:color="auto"/>
                    <w:left w:val="none" w:sz="0" w:space="0" w:color="auto"/>
                    <w:bottom w:val="none" w:sz="0" w:space="0" w:color="auto"/>
                    <w:right w:val="none" w:sz="0" w:space="0" w:color="auto"/>
                  </w:divBdr>
                </w:div>
                <w:div w:id="1067460424">
                  <w:marLeft w:val="640"/>
                  <w:marRight w:val="0"/>
                  <w:marTop w:val="0"/>
                  <w:marBottom w:val="0"/>
                  <w:divBdr>
                    <w:top w:val="none" w:sz="0" w:space="0" w:color="auto"/>
                    <w:left w:val="none" w:sz="0" w:space="0" w:color="auto"/>
                    <w:bottom w:val="none" w:sz="0" w:space="0" w:color="auto"/>
                    <w:right w:val="none" w:sz="0" w:space="0" w:color="auto"/>
                  </w:divBdr>
                </w:div>
                <w:div w:id="2108114428">
                  <w:marLeft w:val="640"/>
                  <w:marRight w:val="0"/>
                  <w:marTop w:val="0"/>
                  <w:marBottom w:val="0"/>
                  <w:divBdr>
                    <w:top w:val="none" w:sz="0" w:space="0" w:color="auto"/>
                    <w:left w:val="none" w:sz="0" w:space="0" w:color="auto"/>
                    <w:bottom w:val="none" w:sz="0" w:space="0" w:color="auto"/>
                    <w:right w:val="none" w:sz="0" w:space="0" w:color="auto"/>
                  </w:divBdr>
                </w:div>
                <w:div w:id="2145197507">
                  <w:marLeft w:val="640"/>
                  <w:marRight w:val="0"/>
                  <w:marTop w:val="0"/>
                  <w:marBottom w:val="0"/>
                  <w:divBdr>
                    <w:top w:val="none" w:sz="0" w:space="0" w:color="auto"/>
                    <w:left w:val="none" w:sz="0" w:space="0" w:color="auto"/>
                    <w:bottom w:val="none" w:sz="0" w:space="0" w:color="auto"/>
                    <w:right w:val="none" w:sz="0" w:space="0" w:color="auto"/>
                  </w:divBdr>
                </w:div>
                <w:div w:id="1638753445">
                  <w:marLeft w:val="640"/>
                  <w:marRight w:val="0"/>
                  <w:marTop w:val="0"/>
                  <w:marBottom w:val="0"/>
                  <w:divBdr>
                    <w:top w:val="none" w:sz="0" w:space="0" w:color="auto"/>
                    <w:left w:val="none" w:sz="0" w:space="0" w:color="auto"/>
                    <w:bottom w:val="none" w:sz="0" w:space="0" w:color="auto"/>
                    <w:right w:val="none" w:sz="0" w:space="0" w:color="auto"/>
                  </w:divBdr>
                </w:div>
                <w:div w:id="584992539">
                  <w:marLeft w:val="640"/>
                  <w:marRight w:val="0"/>
                  <w:marTop w:val="0"/>
                  <w:marBottom w:val="0"/>
                  <w:divBdr>
                    <w:top w:val="none" w:sz="0" w:space="0" w:color="auto"/>
                    <w:left w:val="none" w:sz="0" w:space="0" w:color="auto"/>
                    <w:bottom w:val="none" w:sz="0" w:space="0" w:color="auto"/>
                    <w:right w:val="none" w:sz="0" w:space="0" w:color="auto"/>
                  </w:divBdr>
                </w:div>
                <w:div w:id="1987659692">
                  <w:marLeft w:val="640"/>
                  <w:marRight w:val="0"/>
                  <w:marTop w:val="0"/>
                  <w:marBottom w:val="0"/>
                  <w:divBdr>
                    <w:top w:val="none" w:sz="0" w:space="0" w:color="auto"/>
                    <w:left w:val="none" w:sz="0" w:space="0" w:color="auto"/>
                    <w:bottom w:val="none" w:sz="0" w:space="0" w:color="auto"/>
                    <w:right w:val="none" w:sz="0" w:space="0" w:color="auto"/>
                  </w:divBdr>
                </w:div>
                <w:div w:id="555943320">
                  <w:marLeft w:val="640"/>
                  <w:marRight w:val="0"/>
                  <w:marTop w:val="0"/>
                  <w:marBottom w:val="0"/>
                  <w:divBdr>
                    <w:top w:val="none" w:sz="0" w:space="0" w:color="auto"/>
                    <w:left w:val="none" w:sz="0" w:space="0" w:color="auto"/>
                    <w:bottom w:val="none" w:sz="0" w:space="0" w:color="auto"/>
                    <w:right w:val="none" w:sz="0" w:space="0" w:color="auto"/>
                  </w:divBdr>
                </w:div>
                <w:div w:id="834613416">
                  <w:marLeft w:val="640"/>
                  <w:marRight w:val="0"/>
                  <w:marTop w:val="0"/>
                  <w:marBottom w:val="0"/>
                  <w:divBdr>
                    <w:top w:val="none" w:sz="0" w:space="0" w:color="auto"/>
                    <w:left w:val="none" w:sz="0" w:space="0" w:color="auto"/>
                    <w:bottom w:val="none" w:sz="0" w:space="0" w:color="auto"/>
                    <w:right w:val="none" w:sz="0" w:space="0" w:color="auto"/>
                  </w:divBdr>
                </w:div>
                <w:div w:id="713430035">
                  <w:marLeft w:val="640"/>
                  <w:marRight w:val="0"/>
                  <w:marTop w:val="0"/>
                  <w:marBottom w:val="0"/>
                  <w:divBdr>
                    <w:top w:val="none" w:sz="0" w:space="0" w:color="auto"/>
                    <w:left w:val="none" w:sz="0" w:space="0" w:color="auto"/>
                    <w:bottom w:val="none" w:sz="0" w:space="0" w:color="auto"/>
                    <w:right w:val="none" w:sz="0" w:space="0" w:color="auto"/>
                  </w:divBdr>
                </w:div>
                <w:div w:id="615331072">
                  <w:marLeft w:val="640"/>
                  <w:marRight w:val="0"/>
                  <w:marTop w:val="0"/>
                  <w:marBottom w:val="0"/>
                  <w:divBdr>
                    <w:top w:val="none" w:sz="0" w:space="0" w:color="auto"/>
                    <w:left w:val="none" w:sz="0" w:space="0" w:color="auto"/>
                    <w:bottom w:val="none" w:sz="0" w:space="0" w:color="auto"/>
                    <w:right w:val="none" w:sz="0" w:space="0" w:color="auto"/>
                  </w:divBdr>
                </w:div>
                <w:div w:id="1235701696">
                  <w:marLeft w:val="640"/>
                  <w:marRight w:val="0"/>
                  <w:marTop w:val="0"/>
                  <w:marBottom w:val="0"/>
                  <w:divBdr>
                    <w:top w:val="none" w:sz="0" w:space="0" w:color="auto"/>
                    <w:left w:val="none" w:sz="0" w:space="0" w:color="auto"/>
                    <w:bottom w:val="none" w:sz="0" w:space="0" w:color="auto"/>
                    <w:right w:val="none" w:sz="0" w:space="0" w:color="auto"/>
                  </w:divBdr>
                </w:div>
                <w:div w:id="463935545">
                  <w:marLeft w:val="640"/>
                  <w:marRight w:val="0"/>
                  <w:marTop w:val="0"/>
                  <w:marBottom w:val="0"/>
                  <w:divBdr>
                    <w:top w:val="none" w:sz="0" w:space="0" w:color="auto"/>
                    <w:left w:val="none" w:sz="0" w:space="0" w:color="auto"/>
                    <w:bottom w:val="none" w:sz="0" w:space="0" w:color="auto"/>
                    <w:right w:val="none" w:sz="0" w:space="0" w:color="auto"/>
                  </w:divBdr>
                </w:div>
                <w:div w:id="1145007067">
                  <w:marLeft w:val="640"/>
                  <w:marRight w:val="0"/>
                  <w:marTop w:val="0"/>
                  <w:marBottom w:val="0"/>
                  <w:divBdr>
                    <w:top w:val="none" w:sz="0" w:space="0" w:color="auto"/>
                    <w:left w:val="none" w:sz="0" w:space="0" w:color="auto"/>
                    <w:bottom w:val="none" w:sz="0" w:space="0" w:color="auto"/>
                    <w:right w:val="none" w:sz="0" w:space="0" w:color="auto"/>
                  </w:divBdr>
                </w:div>
                <w:div w:id="1662541119">
                  <w:marLeft w:val="640"/>
                  <w:marRight w:val="0"/>
                  <w:marTop w:val="0"/>
                  <w:marBottom w:val="0"/>
                  <w:divBdr>
                    <w:top w:val="none" w:sz="0" w:space="0" w:color="auto"/>
                    <w:left w:val="none" w:sz="0" w:space="0" w:color="auto"/>
                    <w:bottom w:val="none" w:sz="0" w:space="0" w:color="auto"/>
                    <w:right w:val="none" w:sz="0" w:space="0" w:color="auto"/>
                  </w:divBdr>
                </w:div>
                <w:div w:id="1365983059">
                  <w:marLeft w:val="640"/>
                  <w:marRight w:val="0"/>
                  <w:marTop w:val="0"/>
                  <w:marBottom w:val="0"/>
                  <w:divBdr>
                    <w:top w:val="none" w:sz="0" w:space="0" w:color="auto"/>
                    <w:left w:val="none" w:sz="0" w:space="0" w:color="auto"/>
                    <w:bottom w:val="none" w:sz="0" w:space="0" w:color="auto"/>
                    <w:right w:val="none" w:sz="0" w:space="0" w:color="auto"/>
                  </w:divBdr>
                </w:div>
                <w:div w:id="1863006595">
                  <w:marLeft w:val="640"/>
                  <w:marRight w:val="0"/>
                  <w:marTop w:val="0"/>
                  <w:marBottom w:val="0"/>
                  <w:divBdr>
                    <w:top w:val="none" w:sz="0" w:space="0" w:color="auto"/>
                    <w:left w:val="none" w:sz="0" w:space="0" w:color="auto"/>
                    <w:bottom w:val="none" w:sz="0" w:space="0" w:color="auto"/>
                    <w:right w:val="none" w:sz="0" w:space="0" w:color="auto"/>
                  </w:divBdr>
                </w:div>
                <w:div w:id="1882932536">
                  <w:marLeft w:val="640"/>
                  <w:marRight w:val="0"/>
                  <w:marTop w:val="0"/>
                  <w:marBottom w:val="0"/>
                  <w:divBdr>
                    <w:top w:val="none" w:sz="0" w:space="0" w:color="auto"/>
                    <w:left w:val="none" w:sz="0" w:space="0" w:color="auto"/>
                    <w:bottom w:val="none" w:sz="0" w:space="0" w:color="auto"/>
                    <w:right w:val="none" w:sz="0" w:space="0" w:color="auto"/>
                  </w:divBdr>
                </w:div>
                <w:div w:id="200675290">
                  <w:marLeft w:val="640"/>
                  <w:marRight w:val="0"/>
                  <w:marTop w:val="0"/>
                  <w:marBottom w:val="0"/>
                  <w:divBdr>
                    <w:top w:val="none" w:sz="0" w:space="0" w:color="auto"/>
                    <w:left w:val="none" w:sz="0" w:space="0" w:color="auto"/>
                    <w:bottom w:val="none" w:sz="0" w:space="0" w:color="auto"/>
                    <w:right w:val="none" w:sz="0" w:space="0" w:color="auto"/>
                  </w:divBdr>
                </w:div>
                <w:div w:id="972172083">
                  <w:marLeft w:val="640"/>
                  <w:marRight w:val="0"/>
                  <w:marTop w:val="0"/>
                  <w:marBottom w:val="0"/>
                  <w:divBdr>
                    <w:top w:val="none" w:sz="0" w:space="0" w:color="auto"/>
                    <w:left w:val="none" w:sz="0" w:space="0" w:color="auto"/>
                    <w:bottom w:val="none" w:sz="0" w:space="0" w:color="auto"/>
                    <w:right w:val="none" w:sz="0" w:space="0" w:color="auto"/>
                  </w:divBdr>
                </w:div>
                <w:div w:id="1499424300">
                  <w:marLeft w:val="640"/>
                  <w:marRight w:val="0"/>
                  <w:marTop w:val="0"/>
                  <w:marBottom w:val="0"/>
                  <w:divBdr>
                    <w:top w:val="none" w:sz="0" w:space="0" w:color="auto"/>
                    <w:left w:val="none" w:sz="0" w:space="0" w:color="auto"/>
                    <w:bottom w:val="none" w:sz="0" w:space="0" w:color="auto"/>
                    <w:right w:val="none" w:sz="0" w:space="0" w:color="auto"/>
                  </w:divBdr>
                </w:div>
                <w:div w:id="1588341514">
                  <w:marLeft w:val="640"/>
                  <w:marRight w:val="0"/>
                  <w:marTop w:val="0"/>
                  <w:marBottom w:val="0"/>
                  <w:divBdr>
                    <w:top w:val="none" w:sz="0" w:space="0" w:color="auto"/>
                    <w:left w:val="none" w:sz="0" w:space="0" w:color="auto"/>
                    <w:bottom w:val="none" w:sz="0" w:space="0" w:color="auto"/>
                    <w:right w:val="none" w:sz="0" w:space="0" w:color="auto"/>
                  </w:divBdr>
                </w:div>
                <w:div w:id="735474602">
                  <w:marLeft w:val="640"/>
                  <w:marRight w:val="0"/>
                  <w:marTop w:val="0"/>
                  <w:marBottom w:val="0"/>
                  <w:divBdr>
                    <w:top w:val="none" w:sz="0" w:space="0" w:color="auto"/>
                    <w:left w:val="none" w:sz="0" w:space="0" w:color="auto"/>
                    <w:bottom w:val="none" w:sz="0" w:space="0" w:color="auto"/>
                    <w:right w:val="none" w:sz="0" w:space="0" w:color="auto"/>
                  </w:divBdr>
                </w:div>
                <w:div w:id="1522477043">
                  <w:marLeft w:val="640"/>
                  <w:marRight w:val="0"/>
                  <w:marTop w:val="0"/>
                  <w:marBottom w:val="0"/>
                  <w:divBdr>
                    <w:top w:val="none" w:sz="0" w:space="0" w:color="auto"/>
                    <w:left w:val="none" w:sz="0" w:space="0" w:color="auto"/>
                    <w:bottom w:val="none" w:sz="0" w:space="0" w:color="auto"/>
                    <w:right w:val="none" w:sz="0" w:space="0" w:color="auto"/>
                  </w:divBdr>
                </w:div>
                <w:div w:id="589698012">
                  <w:marLeft w:val="640"/>
                  <w:marRight w:val="0"/>
                  <w:marTop w:val="0"/>
                  <w:marBottom w:val="0"/>
                  <w:divBdr>
                    <w:top w:val="none" w:sz="0" w:space="0" w:color="auto"/>
                    <w:left w:val="none" w:sz="0" w:space="0" w:color="auto"/>
                    <w:bottom w:val="none" w:sz="0" w:space="0" w:color="auto"/>
                    <w:right w:val="none" w:sz="0" w:space="0" w:color="auto"/>
                  </w:divBdr>
                </w:div>
                <w:div w:id="1902205787">
                  <w:marLeft w:val="640"/>
                  <w:marRight w:val="0"/>
                  <w:marTop w:val="0"/>
                  <w:marBottom w:val="0"/>
                  <w:divBdr>
                    <w:top w:val="none" w:sz="0" w:space="0" w:color="auto"/>
                    <w:left w:val="none" w:sz="0" w:space="0" w:color="auto"/>
                    <w:bottom w:val="none" w:sz="0" w:space="0" w:color="auto"/>
                    <w:right w:val="none" w:sz="0" w:space="0" w:color="auto"/>
                  </w:divBdr>
                </w:div>
                <w:div w:id="1316110920">
                  <w:marLeft w:val="640"/>
                  <w:marRight w:val="0"/>
                  <w:marTop w:val="0"/>
                  <w:marBottom w:val="0"/>
                  <w:divBdr>
                    <w:top w:val="none" w:sz="0" w:space="0" w:color="auto"/>
                    <w:left w:val="none" w:sz="0" w:space="0" w:color="auto"/>
                    <w:bottom w:val="none" w:sz="0" w:space="0" w:color="auto"/>
                    <w:right w:val="none" w:sz="0" w:space="0" w:color="auto"/>
                  </w:divBdr>
                </w:div>
                <w:div w:id="1842619829">
                  <w:marLeft w:val="640"/>
                  <w:marRight w:val="0"/>
                  <w:marTop w:val="0"/>
                  <w:marBottom w:val="0"/>
                  <w:divBdr>
                    <w:top w:val="none" w:sz="0" w:space="0" w:color="auto"/>
                    <w:left w:val="none" w:sz="0" w:space="0" w:color="auto"/>
                    <w:bottom w:val="none" w:sz="0" w:space="0" w:color="auto"/>
                    <w:right w:val="none" w:sz="0" w:space="0" w:color="auto"/>
                  </w:divBdr>
                </w:div>
                <w:div w:id="544410849">
                  <w:marLeft w:val="640"/>
                  <w:marRight w:val="0"/>
                  <w:marTop w:val="0"/>
                  <w:marBottom w:val="0"/>
                  <w:divBdr>
                    <w:top w:val="none" w:sz="0" w:space="0" w:color="auto"/>
                    <w:left w:val="none" w:sz="0" w:space="0" w:color="auto"/>
                    <w:bottom w:val="none" w:sz="0" w:space="0" w:color="auto"/>
                    <w:right w:val="none" w:sz="0" w:space="0" w:color="auto"/>
                  </w:divBdr>
                </w:div>
                <w:div w:id="842356363">
                  <w:marLeft w:val="640"/>
                  <w:marRight w:val="0"/>
                  <w:marTop w:val="0"/>
                  <w:marBottom w:val="0"/>
                  <w:divBdr>
                    <w:top w:val="none" w:sz="0" w:space="0" w:color="auto"/>
                    <w:left w:val="none" w:sz="0" w:space="0" w:color="auto"/>
                    <w:bottom w:val="none" w:sz="0" w:space="0" w:color="auto"/>
                    <w:right w:val="none" w:sz="0" w:space="0" w:color="auto"/>
                  </w:divBdr>
                </w:div>
                <w:div w:id="1193035313">
                  <w:marLeft w:val="640"/>
                  <w:marRight w:val="0"/>
                  <w:marTop w:val="0"/>
                  <w:marBottom w:val="0"/>
                  <w:divBdr>
                    <w:top w:val="none" w:sz="0" w:space="0" w:color="auto"/>
                    <w:left w:val="none" w:sz="0" w:space="0" w:color="auto"/>
                    <w:bottom w:val="none" w:sz="0" w:space="0" w:color="auto"/>
                    <w:right w:val="none" w:sz="0" w:space="0" w:color="auto"/>
                  </w:divBdr>
                </w:div>
                <w:div w:id="1709405904">
                  <w:marLeft w:val="640"/>
                  <w:marRight w:val="0"/>
                  <w:marTop w:val="0"/>
                  <w:marBottom w:val="0"/>
                  <w:divBdr>
                    <w:top w:val="none" w:sz="0" w:space="0" w:color="auto"/>
                    <w:left w:val="none" w:sz="0" w:space="0" w:color="auto"/>
                    <w:bottom w:val="none" w:sz="0" w:space="0" w:color="auto"/>
                    <w:right w:val="none" w:sz="0" w:space="0" w:color="auto"/>
                  </w:divBdr>
                </w:div>
                <w:div w:id="827793889">
                  <w:marLeft w:val="640"/>
                  <w:marRight w:val="0"/>
                  <w:marTop w:val="0"/>
                  <w:marBottom w:val="0"/>
                  <w:divBdr>
                    <w:top w:val="none" w:sz="0" w:space="0" w:color="auto"/>
                    <w:left w:val="none" w:sz="0" w:space="0" w:color="auto"/>
                    <w:bottom w:val="none" w:sz="0" w:space="0" w:color="auto"/>
                    <w:right w:val="none" w:sz="0" w:space="0" w:color="auto"/>
                  </w:divBdr>
                </w:div>
                <w:div w:id="1435636825">
                  <w:marLeft w:val="640"/>
                  <w:marRight w:val="0"/>
                  <w:marTop w:val="0"/>
                  <w:marBottom w:val="0"/>
                  <w:divBdr>
                    <w:top w:val="none" w:sz="0" w:space="0" w:color="auto"/>
                    <w:left w:val="none" w:sz="0" w:space="0" w:color="auto"/>
                    <w:bottom w:val="none" w:sz="0" w:space="0" w:color="auto"/>
                    <w:right w:val="none" w:sz="0" w:space="0" w:color="auto"/>
                  </w:divBdr>
                </w:div>
                <w:div w:id="753169491">
                  <w:marLeft w:val="640"/>
                  <w:marRight w:val="0"/>
                  <w:marTop w:val="0"/>
                  <w:marBottom w:val="0"/>
                  <w:divBdr>
                    <w:top w:val="none" w:sz="0" w:space="0" w:color="auto"/>
                    <w:left w:val="none" w:sz="0" w:space="0" w:color="auto"/>
                    <w:bottom w:val="none" w:sz="0" w:space="0" w:color="auto"/>
                    <w:right w:val="none" w:sz="0" w:space="0" w:color="auto"/>
                  </w:divBdr>
                </w:div>
                <w:div w:id="1134297195">
                  <w:marLeft w:val="640"/>
                  <w:marRight w:val="0"/>
                  <w:marTop w:val="0"/>
                  <w:marBottom w:val="0"/>
                  <w:divBdr>
                    <w:top w:val="none" w:sz="0" w:space="0" w:color="auto"/>
                    <w:left w:val="none" w:sz="0" w:space="0" w:color="auto"/>
                    <w:bottom w:val="none" w:sz="0" w:space="0" w:color="auto"/>
                    <w:right w:val="none" w:sz="0" w:space="0" w:color="auto"/>
                  </w:divBdr>
                </w:div>
                <w:div w:id="334311898">
                  <w:marLeft w:val="640"/>
                  <w:marRight w:val="0"/>
                  <w:marTop w:val="0"/>
                  <w:marBottom w:val="0"/>
                  <w:divBdr>
                    <w:top w:val="none" w:sz="0" w:space="0" w:color="auto"/>
                    <w:left w:val="none" w:sz="0" w:space="0" w:color="auto"/>
                    <w:bottom w:val="none" w:sz="0" w:space="0" w:color="auto"/>
                    <w:right w:val="none" w:sz="0" w:space="0" w:color="auto"/>
                  </w:divBdr>
                </w:div>
                <w:div w:id="144250144">
                  <w:marLeft w:val="640"/>
                  <w:marRight w:val="0"/>
                  <w:marTop w:val="0"/>
                  <w:marBottom w:val="0"/>
                  <w:divBdr>
                    <w:top w:val="none" w:sz="0" w:space="0" w:color="auto"/>
                    <w:left w:val="none" w:sz="0" w:space="0" w:color="auto"/>
                    <w:bottom w:val="none" w:sz="0" w:space="0" w:color="auto"/>
                    <w:right w:val="none" w:sz="0" w:space="0" w:color="auto"/>
                  </w:divBdr>
                </w:div>
                <w:div w:id="1775402046">
                  <w:marLeft w:val="640"/>
                  <w:marRight w:val="0"/>
                  <w:marTop w:val="0"/>
                  <w:marBottom w:val="0"/>
                  <w:divBdr>
                    <w:top w:val="none" w:sz="0" w:space="0" w:color="auto"/>
                    <w:left w:val="none" w:sz="0" w:space="0" w:color="auto"/>
                    <w:bottom w:val="none" w:sz="0" w:space="0" w:color="auto"/>
                    <w:right w:val="none" w:sz="0" w:space="0" w:color="auto"/>
                  </w:divBdr>
                </w:div>
                <w:div w:id="258371172">
                  <w:marLeft w:val="640"/>
                  <w:marRight w:val="0"/>
                  <w:marTop w:val="0"/>
                  <w:marBottom w:val="0"/>
                  <w:divBdr>
                    <w:top w:val="none" w:sz="0" w:space="0" w:color="auto"/>
                    <w:left w:val="none" w:sz="0" w:space="0" w:color="auto"/>
                    <w:bottom w:val="none" w:sz="0" w:space="0" w:color="auto"/>
                    <w:right w:val="none" w:sz="0" w:space="0" w:color="auto"/>
                  </w:divBdr>
                </w:div>
                <w:div w:id="685595875">
                  <w:marLeft w:val="640"/>
                  <w:marRight w:val="0"/>
                  <w:marTop w:val="0"/>
                  <w:marBottom w:val="0"/>
                  <w:divBdr>
                    <w:top w:val="none" w:sz="0" w:space="0" w:color="auto"/>
                    <w:left w:val="none" w:sz="0" w:space="0" w:color="auto"/>
                    <w:bottom w:val="none" w:sz="0" w:space="0" w:color="auto"/>
                    <w:right w:val="none" w:sz="0" w:space="0" w:color="auto"/>
                  </w:divBdr>
                </w:div>
                <w:div w:id="126170338">
                  <w:marLeft w:val="640"/>
                  <w:marRight w:val="0"/>
                  <w:marTop w:val="0"/>
                  <w:marBottom w:val="0"/>
                  <w:divBdr>
                    <w:top w:val="none" w:sz="0" w:space="0" w:color="auto"/>
                    <w:left w:val="none" w:sz="0" w:space="0" w:color="auto"/>
                    <w:bottom w:val="none" w:sz="0" w:space="0" w:color="auto"/>
                    <w:right w:val="none" w:sz="0" w:space="0" w:color="auto"/>
                  </w:divBdr>
                </w:div>
                <w:div w:id="1542353055">
                  <w:marLeft w:val="640"/>
                  <w:marRight w:val="0"/>
                  <w:marTop w:val="0"/>
                  <w:marBottom w:val="0"/>
                  <w:divBdr>
                    <w:top w:val="none" w:sz="0" w:space="0" w:color="auto"/>
                    <w:left w:val="none" w:sz="0" w:space="0" w:color="auto"/>
                    <w:bottom w:val="none" w:sz="0" w:space="0" w:color="auto"/>
                    <w:right w:val="none" w:sz="0" w:space="0" w:color="auto"/>
                  </w:divBdr>
                </w:div>
                <w:div w:id="812791255">
                  <w:marLeft w:val="640"/>
                  <w:marRight w:val="0"/>
                  <w:marTop w:val="0"/>
                  <w:marBottom w:val="0"/>
                  <w:divBdr>
                    <w:top w:val="none" w:sz="0" w:space="0" w:color="auto"/>
                    <w:left w:val="none" w:sz="0" w:space="0" w:color="auto"/>
                    <w:bottom w:val="none" w:sz="0" w:space="0" w:color="auto"/>
                    <w:right w:val="none" w:sz="0" w:space="0" w:color="auto"/>
                  </w:divBdr>
                </w:div>
              </w:divsChild>
            </w:div>
            <w:div w:id="481776993">
              <w:marLeft w:val="0"/>
              <w:marRight w:val="0"/>
              <w:marTop w:val="0"/>
              <w:marBottom w:val="0"/>
              <w:divBdr>
                <w:top w:val="none" w:sz="0" w:space="0" w:color="auto"/>
                <w:left w:val="none" w:sz="0" w:space="0" w:color="auto"/>
                <w:bottom w:val="none" w:sz="0" w:space="0" w:color="auto"/>
                <w:right w:val="none" w:sz="0" w:space="0" w:color="auto"/>
              </w:divBdr>
              <w:divsChild>
                <w:div w:id="1443693414">
                  <w:marLeft w:val="640"/>
                  <w:marRight w:val="0"/>
                  <w:marTop w:val="0"/>
                  <w:marBottom w:val="0"/>
                  <w:divBdr>
                    <w:top w:val="none" w:sz="0" w:space="0" w:color="auto"/>
                    <w:left w:val="none" w:sz="0" w:space="0" w:color="auto"/>
                    <w:bottom w:val="none" w:sz="0" w:space="0" w:color="auto"/>
                    <w:right w:val="none" w:sz="0" w:space="0" w:color="auto"/>
                  </w:divBdr>
                </w:div>
                <w:div w:id="1823542242">
                  <w:marLeft w:val="640"/>
                  <w:marRight w:val="0"/>
                  <w:marTop w:val="0"/>
                  <w:marBottom w:val="0"/>
                  <w:divBdr>
                    <w:top w:val="none" w:sz="0" w:space="0" w:color="auto"/>
                    <w:left w:val="none" w:sz="0" w:space="0" w:color="auto"/>
                    <w:bottom w:val="none" w:sz="0" w:space="0" w:color="auto"/>
                    <w:right w:val="none" w:sz="0" w:space="0" w:color="auto"/>
                  </w:divBdr>
                </w:div>
                <w:div w:id="1817642394">
                  <w:marLeft w:val="640"/>
                  <w:marRight w:val="0"/>
                  <w:marTop w:val="0"/>
                  <w:marBottom w:val="0"/>
                  <w:divBdr>
                    <w:top w:val="none" w:sz="0" w:space="0" w:color="auto"/>
                    <w:left w:val="none" w:sz="0" w:space="0" w:color="auto"/>
                    <w:bottom w:val="none" w:sz="0" w:space="0" w:color="auto"/>
                    <w:right w:val="none" w:sz="0" w:space="0" w:color="auto"/>
                  </w:divBdr>
                </w:div>
                <w:div w:id="1735884025">
                  <w:marLeft w:val="640"/>
                  <w:marRight w:val="0"/>
                  <w:marTop w:val="0"/>
                  <w:marBottom w:val="0"/>
                  <w:divBdr>
                    <w:top w:val="none" w:sz="0" w:space="0" w:color="auto"/>
                    <w:left w:val="none" w:sz="0" w:space="0" w:color="auto"/>
                    <w:bottom w:val="none" w:sz="0" w:space="0" w:color="auto"/>
                    <w:right w:val="none" w:sz="0" w:space="0" w:color="auto"/>
                  </w:divBdr>
                </w:div>
                <w:div w:id="402991248">
                  <w:marLeft w:val="640"/>
                  <w:marRight w:val="0"/>
                  <w:marTop w:val="0"/>
                  <w:marBottom w:val="0"/>
                  <w:divBdr>
                    <w:top w:val="none" w:sz="0" w:space="0" w:color="auto"/>
                    <w:left w:val="none" w:sz="0" w:space="0" w:color="auto"/>
                    <w:bottom w:val="none" w:sz="0" w:space="0" w:color="auto"/>
                    <w:right w:val="none" w:sz="0" w:space="0" w:color="auto"/>
                  </w:divBdr>
                </w:div>
                <w:div w:id="560755773">
                  <w:marLeft w:val="640"/>
                  <w:marRight w:val="0"/>
                  <w:marTop w:val="0"/>
                  <w:marBottom w:val="0"/>
                  <w:divBdr>
                    <w:top w:val="none" w:sz="0" w:space="0" w:color="auto"/>
                    <w:left w:val="none" w:sz="0" w:space="0" w:color="auto"/>
                    <w:bottom w:val="none" w:sz="0" w:space="0" w:color="auto"/>
                    <w:right w:val="none" w:sz="0" w:space="0" w:color="auto"/>
                  </w:divBdr>
                </w:div>
                <w:div w:id="83964563">
                  <w:marLeft w:val="640"/>
                  <w:marRight w:val="0"/>
                  <w:marTop w:val="0"/>
                  <w:marBottom w:val="0"/>
                  <w:divBdr>
                    <w:top w:val="none" w:sz="0" w:space="0" w:color="auto"/>
                    <w:left w:val="none" w:sz="0" w:space="0" w:color="auto"/>
                    <w:bottom w:val="none" w:sz="0" w:space="0" w:color="auto"/>
                    <w:right w:val="none" w:sz="0" w:space="0" w:color="auto"/>
                  </w:divBdr>
                </w:div>
                <w:div w:id="1093475530">
                  <w:marLeft w:val="640"/>
                  <w:marRight w:val="0"/>
                  <w:marTop w:val="0"/>
                  <w:marBottom w:val="0"/>
                  <w:divBdr>
                    <w:top w:val="none" w:sz="0" w:space="0" w:color="auto"/>
                    <w:left w:val="none" w:sz="0" w:space="0" w:color="auto"/>
                    <w:bottom w:val="none" w:sz="0" w:space="0" w:color="auto"/>
                    <w:right w:val="none" w:sz="0" w:space="0" w:color="auto"/>
                  </w:divBdr>
                </w:div>
                <w:div w:id="2007973429">
                  <w:marLeft w:val="640"/>
                  <w:marRight w:val="0"/>
                  <w:marTop w:val="0"/>
                  <w:marBottom w:val="0"/>
                  <w:divBdr>
                    <w:top w:val="none" w:sz="0" w:space="0" w:color="auto"/>
                    <w:left w:val="none" w:sz="0" w:space="0" w:color="auto"/>
                    <w:bottom w:val="none" w:sz="0" w:space="0" w:color="auto"/>
                    <w:right w:val="none" w:sz="0" w:space="0" w:color="auto"/>
                  </w:divBdr>
                </w:div>
                <w:div w:id="551118051">
                  <w:marLeft w:val="640"/>
                  <w:marRight w:val="0"/>
                  <w:marTop w:val="0"/>
                  <w:marBottom w:val="0"/>
                  <w:divBdr>
                    <w:top w:val="none" w:sz="0" w:space="0" w:color="auto"/>
                    <w:left w:val="none" w:sz="0" w:space="0" w:color="auto"/>
                    <w:bottom w:val="none" w:sz="0" w:space="0" w:color="auto"/>
                    <w:right w:val="none" w:sz="0" w:space="0" w:color="auto"/>
                  </w:divBdr>
                </w:div>
                <w:div w:id="1981381619">
                  <w:marLeft w:val="640"/>
                  <w:marRight w:val="0"/>
                  <w:marTop w:val="0"/>
                  <w:marBottom w:val="0"/>
                  <w:divBdr>
                    <w:top w:val="none" w:sz="0" w:space="0" w:color="auto"/>
                    <w:left w:val="none" w:sz="0" w:space="0" w:color="auto"/>
                    <w:bottom w:val="none" w:sz="0" w:space="0" w:color="auto"/>
                    <w:right w:val="none" w:sz="0" w:space="0" w:color="auto"/>
                  </w:divBdr>
                </w:div>
                <w:div w:id="1153837740">
                  <w:marLeft w:val="640"/>
                  <w:marRight w:val="0"/>
                  <w:marTop w:val="0"/>
                  <w:marBottom w:val="0"/>
                  <w:divBdr>
                    <w:top w:val="none" w:sz="0" w:space="0" w:color="auto"/>
                    <w:left w:val="none" w:sz="0" w:space="0" w:color="auto"/>
                    <w:bottom w:val="none" w:sz="0" w:space="0" w:color="auto"/>
                    <w:right w:val="none" w:sz="0" w:space="0" w:color="auto"/>
                  </w:divBdr>
                </w:div>
                <w:div w:id="291909108">
                  <w:marLeft w:val="640"/>
                  <w:marRight w:val="0"/>
                  <w:marTop w:val="0"/>
                  <w:marBottom w:val="0"/>
                  <w:divBdr>
                    <w:top w:val="none" w:sz="0" w:space="0" w:color="auto"/>
                    <w:left w:val="none" w:sz="0" w:space="0" w:color="auto"/>
                    <w:bottom w:val="none" w:sz="0" w:space="0" w:color="auto"/>
                    <w:right w:val="none" w:sz="0" w:space="0" w:color="auto"/>
                  </w:divBdr>
                </w:div>
                <w:div w:id="2056389017">
                  <w:marLeft w:val="640"/>
                  <w:marRight w:val="0"/>
                  <w:marTop w:val="0"/>
                  <w:marBottom w:val="0"/>
                  <w:divBdr>
                    <w:top w:val="none" w:sz="0" w:space="0" w:color="auto"/>
                    <w:left w:val="none" w:sz="0" w:space="0" w:color="auto"/>
                    <w:bottom w:val="none" w:sz="0" w:space="0" w:color="auto"/>
                    <w:right w:val="none" w:sz="0" w:space="0" w:color="auto"/>
                  </w:divBdr>
                </w:div>
                <w:div w:id="1527644436">
                  <w:marLeft w:val="640"/>
                  <w:marRight w:val="0"/>
                  <w:marTop w:val="0"/>
                  <w:marBottom w:val="0"/>
                  <w:divBdr>
                    <w:top w:val="none" w:sz="0" w:space="0" w:color="auto"/>
                    <w:left w:val="none" w:sz="0" w:space="0" w:color="auto"/>
                    <w:bottom w:val="none" w:sz="0" w:space="0" w:color="auto"/>
                    <w:right w:val="none" w:sz="0" w:space="0" w:color="auto"/>
                  </w:divBdr>
                </w:div>
                <w:div w:id="1886794449">
                  <w:marLeft w:val="640"/>
                  <w:marRight w:val="0"/>
                  <w:marTop w:val="0"/>
                  <w:marBottom w:val="0"/>
                  <w:divBdr>
                    <w:top w:val="none" w:sz="0" w:space="0" w:color="auto"/>
                    <w:left w:val="none" w:sz="0" w:space="0" w:color="auto"/>
                    <w:bottom w:val="none" w:sz="0" w:space="0" w:color="auto"/>
                    <w:right w:val="none" w:sz="0" w:space="0" w:color="auto"/>
                  </w:divBdr>
                </w:div>
                <w:div w:id="256601614">
                  <w:marLeft w:val="640"/>
                  <w:marRight w:val="0"/>
                  <w:marTop w:val="0"/>
                  <w:marBottom w:val="0"/>
                  <w:divBdr>
                    <w:top w:val="none" w:sz="0" w:space="0" w:color="auto"/>
                    <w:left w:val="none" w:sz="0" w:space="0" w:color="auto"/>
                    <w:bottom w:val="none" w:sz="0" w:space="0" w:color="auto"/>
                    <w:right w:val="none" w:sz="0" w:space="0" w:color="auto"/>
                  </w:divBdr>
                </w:div>
                <w:div w:id="759570213">
                  <w:marLeft w:val="640"/>
                  <w:marRight w:val="0"/>
                  <w:marTop w:val="0"/>
                  <w:marBottom w:val="0"/>
                  <w:divBdr>
                    <w:top w:val="none" w:sz="0" w:space="0" w:color="auto"/>
                    <w:left w:val="none" w:sz="0" w:space="0" w:color="auto"/>
                    <w:bottom w:val="none" w:sz="0" w:space="0" w:color="auto"/>
                    <w:right w:val="none" w:sz="0" w:space="0" w:color="auto"/>
                  </w:divBdr>
                </w:div>
                <w:div w:id="1341544094">
                  <w:marLeft w:val="640"/>
                  <w:marRight w:val="0"/>
                  <w:marTop w:val="0"/>
                  <w:marBottom w:val="0"/>
                  <w:divBdr>
                    <w:top w:val="none" w:sz="0" w:space="0" w:color="auto"/>
                    <w:left w:val="none" w:sz="0" w:space="0" w:color="auto"/>
                    <w:bottom w:val="none" w:sz="0" w:space="0" w:color="auto"/>
                    <w:right w:val="none" w:sz="0" w:space="0" w:color="auto"/>
                  </w:divBdr>
                </w:div>
                <w:div w:id="526258027">
                  <w:marLeft w:val="640"/>
                  <w:marRight w:val="0"/>
                  <w:marTop w:val="0"/>
                  <w:marBottom w:val="0"/>
                  <w:divBdr>
                    <w:top w:val="none" w:sz="0" w:space="0" w:color="auto"/>
                    <w:left w:val="none" w:sz="0" w:space="0" w:color="auto"/>
                    <w:bottom w:val="none" w:sz="0" w:space="0" w:color="auto"/>
                    <w:right w:val="none" w:sz="0" w:space="0" w:color="auto"/>
                  </w:divBdr>
                </w:div>
                <w:div w:id="313222293">
                  <w:marLeft w:val="640"/>
                  <w:marRight w:val="0"/>
                  <w:marTop w:val="0"/>
                  <w:marBottom w:val="0"/>
                  <w:divBdr>
                    <w:top w:val="none" w:sz="0" w:space="0" w:color="auto"/>
                    <w:left w:val="none" w:sz="0" w:space="0" w:color="auto"/>
                    <w:bottom w:val="none" w:sz="0" w:space="0" w:color="auto"/>
                    <w:right w:val="none" w:sz="0" w:space="0" w:color="auto"/>
                  </w:divBdr>
                </w:div>
                <w:div w:id="1245186651">
                  <w:marLeft w:val="640"/>
                  <w:marRight w:val="0"/>
                  <w:marTop w:val="0"/>
                  <w:marBottom w:val="0"/>
                  <w:divBdr>
                    <w:top w:val="none" w:sz="0" w:space="0" w:color="auto"/>
                    <w:left w:val="none" w:sz="0" w:space="0" w:color="auto"/>
                    <w:bottom w:val="none" w:sz="0" w:space="0" w:color="auto"/>
                    <w:right w:val="none" w:sz="0" w:space="0" w:color="auto"/>
                  </w:divBdr>
                </w:div>
                <w:div w:id="1388138931">
                  <w:marLeft w:val="640"/>
                  <w:marRight w:val="0"/>
                  <w:marTop w:val="0"/>
                  <w:marBottom w:val="0"/>
                  <w:divBdr>
                    <w:top w:val="none" w:sz="0" w:space="0" w:color="auto"/>
                    <w:left w:val="none" w:sz="0" w:space="0" w:color="auto"/>
                    <w:bottom w:val="none" w:sz="0" w:space="0" w:color="auto"/>
                    <w:right w:val="none" w:sz="0" w:space="0" w:color="auto"/>
                  </w:divBdr>
                </w:div>
                <w:div w:id="1785802153">
                  <w:marLeft w:val="640"/>
                  <w:marRight w:val="0"/>
                  <w:marTop w:val="0"/>
                  <w:marBottom w:val="0"/>
                  <w:divBdr>
                    <w:top w:val="none" w:sz="0" w:space="0" w:color="auto"/>
                    <w:left w:val="none" w:sz="0" w:space="0" w:color="auto"/>
                    <w:bottom w:val="none" w:sz="0" w:space="0" w:color="auto"/>
                    <w:right w:val="none" w:sz="0" w:space="0" w:color="auto"/>
                  </w:divBdr>
                </w:div>
                <w:div w:id="805119748">
                  <w:marLeft w:val="640"/>
                  <w:marRight w:val="0"/>
                  <w:marTop w:val="0"/>
                  <w:marBottom w:val="0"/>
                  <w:divBdr>
                    <w:top w:val="none" w:sz="0" w:space="0" w:color="auto"/>
                    <w:left w:val="none" w:sz="0" w:space="0" w:color="auto"/>
                    <w:bottom w:val="none" w:sz="0" w:space="0" w:color="auto"/>
                    <w:right w:val="none" w:sz="0" w:space="0" w:color="auto"/>
                  </w:divBdr>
                </w:div>
                <w:div w:id="1545870633">
                  <w:marLeft w:val="640"/>
                  <w:marRight w:val="0"/>
                  <w:marTop w:val="0"/>
                  <w:marBottom w:val="0"/>
                  <w:divBdr>
                    <w:top w:val="none" w:sz="0" w:space="0" w:color="auto"/>
                    <w:left w:val="none" w:sz="0" w:space="0" w:color="auto"/>
                    <w:bottom w:val="none" w:sz="0" w:space="0" w:color="auto"/>
                    <w:right w:val="none" w:sz="0" w:space="0" w:color="auto"/>
                  </w:divBdr>
                </w:div>
                <w:div w:id="975332729">
                  <w:marLeft w:val="640"/>
                  <w:marRight w:val="0"/>
                  <w:marTop w:val="0"/>
                  <w:marBottom w:val="0"/>
                  <w:divBdr>
                    <w:top w:val="none" w:sz="0" w:space="0" w:color="auto"/>
                    <w:left w:val="none" w:sz="0" w:space="0" w:color="auto"/>
                    <w:bottom w:val="none" w:sz="0" w:space="0" w:color="auto"/>
                    <w:right w:val="none" w:sz="0" w:space="0" w:color="auto"/>
                  </w:divBdr>
                </w:div>
                <w:div w:id="1857959553">
                  <w:marLeft w:val="640"/>
                  <w:marRight w:val="0"/>
                  <w:marTop w:val="0"/>
                  <w:marBottom w:val="0"/>
                  <w:divBdr>
                    <w:top w:val="none" w:sz="0" w:space="0" w:color="auto"/>
                    <w:left w:val="none" w:sz="0" w:space="0" w:color="auto"/>
                    <w:bottom w:val="none" w:sz="0" w:space="0" w:color="auto"/>
                    <w:right w:val="none" w:sz="0" w:space="0" w:color="auto"/>
                  </w:divBdr>
                </w:div>
                <w:div w:id="73743884">
                  <w:marLeft w:val="640"/>
                  <w:marRight w:val="0"/>
                  <w:marTop w:val="0"/>
                  <w:marBottom w:val="0"/>
                  <w:divBdr>
                    <w:top w:val="none" w:sz="0" w:space="0" w:color="auto"/>
                    <w:left w:val="none" w:sz="0" w:space="0" w:color="auto"/>
                    <w:bottom w:val="none" w:sz="0" w:space="0" w:color="auto"/>
                    <w:right w:val="none" w:sz="0" w:space="0" w:color="auto"/>
                  </w:divBdr>
                </w:div>
                <w:div w:id="1552306173">
                  <w:marLeft w:val="640"/>
                  <w:marRight w:val="0"/>
                  <w:marTop w:val="0"/>
                  <w:marBottom w:val="0"/>
                  <w:divBdr>
                    <w:top w:val="none" w:sz="0" w:space="0" w:color="auto"/>
                    <w:left w:val="none" w:sz="0" w:space="0" w:color="auto"/>
                    <w:bottom w:val="none" w:sz="0" w:space="0" w:color="auto"/>
                    <w:right w:val="none" w:sz="0" w:space="0" w:color="auto"/>
                  </w:divBdr>
                </w:div>
                <w:div w:id="771172992">
                  <w:marLeft w:val="640"/>
                  <w:marRight w:val="0"/>
                  <w:marTop w:val="0"/>
                  <w:marBottom w:val="0"/>
                  <w:divBdr>
                    <w:top w:val="none" w:sz="0" w:space="0" w:color="auto"/>
                    <w:left w:val="none" w:sz="0" w:space="0" w:color="auto"/>
                    <w:bottom w:val="none" w:sz="0" w:space="0" w:color="auto"/>
                    <w:right w:val="none" w:sz="0" w:space="0" w:color="auto"/>
                  </w:divBdr>
                </w:div>
                <w:div w:id="131336957">
                  <w:marLeft w:val="640"/>
                  <w:marRight w:val="0"/>
                  <w:marTop w:val="0"/>
                  <w:marBottom w:val="0"/>
                  <w:divBdr>
                    <w:top w:val="none" w:sz="0" w:space="0" w:color="auto"/>
                    <w:left w:val="none" w:sz="0" w:space="0" w:color="auto"/>
                    <w:bottom w:val="none" w:sz="0" w:space="0" w:color="auto"/>
                    <w:right w:val="none" w:sz="0" w:space="0" w:color="auto"/>
                  </w:divBdr>
                </w:div>
                <w:div w:id="364213735">
                  <w:marLeft w:val="640"/>
                  <w:marRight w:val="0"/>
                  <w:marTop w:val="0"/>
                  <w:marBottom w:val="0"/>
                  <w:divBdr>
                    <w:top w:val="none" w:sz="0" w:space="0" w:color="auto"/>
                    <w:left w:val="none" w:sz="0" w:space="0" w:color="auto"/>
                    <w:bottom w:val="none" w:sz="0" w:space="0" w:color="auto"/>
                    <w:right w:val="none" w:sz="0" w:space="0" w:color="auto"/>
                  </w:divBdr>
                </w:div>
                <w:div w:id="1236360262">
                  <w:marLeft w:val="640"/>
                  <w:marRight w:val="0"/>
                  <w:marTop w:val="0"/>
                  <w:marBottom w:val="0"/>
                  <w:divBdr>
                    <w:top w:val="none" w:sz="0" w:space="0" w:color="auto"/>
                    <w:left w:val="none" w:sz="0" w:space="0" w:color="auto"/>
                    <w:bottom w:val="none" w:sz="0" w:space="0" w:color="auto"/>
                    <w:right w:val="none" w:sz="0" w:space="0" w:color="auto"/>
                  </w:divBdr>
                </w:div>
                <w:div w:id="111245310">
                  <w:marLeft w:val="640"/>
                  <w:marRight w:val="0"/>
                  <w:marTop w:val="0"/>
                  <w:marBottom w:val="0"/>
                  <w:divBdr>
                    <w:top w:val="none" w:sz="0" w:space="0" w:color="auto"/>
                    <w:left w:val="none" w:sz="0" w:space="0" w:color="auto"/>
                    <w:bottom w:val="none" w:sz="0" w:space="0" w:color="auto"/>
                    <w:right w:val="none" w:sz="0" w:space="0" w:color="auto"/>
                  </w:divBdr>
                </w:div>
                <w:div w:id="77750796">
                  <w:marLeft w:val="640"/>
                  <w:marRight w:val="0"/>
                  <w:marTop w:val="0"/>
                  <w:marBottom w:val="0"/>
                  <w:divBdr>
                    <w:top w:val="none" w:sz="0" w:space="0" w:color="auto"/>
                    <w:left w:val="none" w:sz="0" w:space="0" w:color="auto"/>
                    <w:bottom w:val="none" w:sz="0" w:space="0" w:color="auto"/>
                    <w:right w:val="none" w:sz="0" w:space="0" w:color="auto"/>
                  </w:divBdr>
                </w:div>
                <w:div w:id="2134905424">
                  <w:marLeft w:val="640"/>
                  <w:marRight w:val="0"/>
                  <w:marTop w:val="0"/>
                  <w:marBottom w:val="0"/>
                  <w:divBdr>
                    <w:top w:val="none" w:sz="0" w:space="0" w:color="auto"/>
                    <w:left w:val="none" w:sz="0" w:space="0" w:color="auto"/>
                    <w:bottom w:val="none" w:sz="0" w:space="0" w:color="auto"/>
                    <w:right w:val="none" w:sz="0" w:space="0" w:color="auto"/>
                  </w:divBdr>
                </w:div>
                <w:div w:id="551892564">
                  <w:marLeft w:val="640"/>
                  <w:marRight w:val="0"/>
                  <w:marTop w:val="0"/>
                  <w:marBottom w:val="0"/>
                  <w:divBdr>
                    <w:top w:val="none" w:sz="0" w:space="0" w:color="auto"/>
                    <w:left w:val="none" w:sz="0" w:space="0" w:color="auto"/>
                    <w:bottom w:val="none" w:sz="0" w:space="0" w:color="auto"/>
                    <w:right w:val="none" w:sz="0" w:space="0" w:color="auto"/>
                  </w:divBdr>
                </w:div>
                <w:div w:id="1000229653">
                  <w:marLeft w:val="640"/>
                  <w:marRight w:val="0"/>
                  <w:marTop w:val="0"/>
                  <w:marBottom w:val="0"/>
                  <w:divBdr>
                    <w:top w:val="none" w:sz="0" w:space="0" w:color="auto"/>
                    <w:left w:val="none" w:sz="0" w:space="0" w:color="auto"/>
                    <w:bottom w:val="none" w:sz="0" w:space="0" w:color="auto"/>
                    <w:right w:val="none" w:sz="0" w:space="0" w:color="auto"/>
                  </w:divBdr>
                </w:div>
                <w:div w:id="244074341">
                  <w:marLeft w:val="640"/>
                  <w:marRight w:val="0"/>
                  <w:marTop w:val="0"/>
                  <w:marBottom w:val="0"/>
                  <w:divBdr>
                    <w:top w:val="none" w:sz="0" w:space="0" w:color="auto"/>
                    <w:left w:val="none" w:sz="0" w:space="0" w:color="auto"/>
                    <w:bottom w:val="none" w:sz="0" w:space="0" w:color="auto"/>
                    <w:right w:val="none" w:sz="0" w:space="0" w:color="auto"/>
                  </w:divBdr>
                </w:div>
                <w:div w:id="139007565">
                  <w:marLeft w:val="640"/>
                  <w:marRight w:val="0"/>
                  <w:marTop w:val="0"/>
                  <w:marBottom w:val="0"/>
                  <w:divBdr>
                    <w:top w:val="none" w:sz="0" w:space="0" w:color="auto"/>
                    <w:left w:val="none" w:sz="0" w:space="0" w:color="auto"/>
                    <w:bottom w:val="none" w:sz="0" w:space="0" w:color="auto"/>
                    <w:right w:val="none" w:sz="0" w:space="0" w:color="auto"/>
                  </w:divBdr>
                </w:div>
                <w:div w:id="260532076">
                  <w:marLeft w:val="640"/>
                  <w:marRight w:val="0"/>
                  <w:marTop w:val="0"/>
                  <w:marBottom w:val="0"/>
                  <w:divBdr>
                    <w:top w:val="none" w:sz="0" w:space="0" w:color="auto"/>
                    <w:left w:val="none" w:sz="0" w:space="0" w:color="auto"/>
                    <w:bottom w:val="none" w:sz="0" w:space="0" w:color="auto"/>
                    <w:right w:val="none" w:sz="0" w:space="0" w:color="auto"/>
                  </w:divBdr>
                </w:div>
                <w:div w:id="855967430">
                  <w:marLeft w:val="640"/>
                  <w:marRight w:val="0"/>
                  <w:marTop w:val="0"/>
                  <w:marBottom w:val="0"/>
                  <w:divBdr>
                    <w:top w:val="none" w:sz="0" w:space="0" w:color="auto"/>
                    <w:left w:val="none" w:sz="0" w:space="0" w:color="auto"/>
                    <w:bottom w:val="none" w:sz="0" w:space="0" w:color="auto"/>
                    <w:right w:val="none" w:sz="0" w:space="0" w:color="auto"/>
                  </w:divBdr>
                </w:div>
                <w:div w:id="1981685160">
                  <w:marLeft w:val="640"/>
                  <w:marRight w:val="0"/>
                  <w:marTop w:val="0"/>
                  <w:marBottom w:val="0"/>
                  <w:divBdr>
                    <w:top w:val="none" w:sz="0" w:space="0" w:color="auto"/>
                    <w:left w:val="none" w:sz="0" w:space="0" w:color="auto"/>
                    <w:bottom w:val="none" w:sz="0" w:space="0" w:color="auto"/>
                    <w:right w:val="none" w:sz="0" w:space="0" w:color="auto"/>
                  </w:divBdr>
                </w:div>
                <w:div w:id="975334216">
                  <w:marLeft w:val="640"/>
                  <w:marRight w:val="0"/>
                  <w:marTop w:val="0"/>
                  <w:marBottom w:val="0"/>
                  <w:divBdr>
                    <w:top w:val="none" w:sz="0" w:space="0" w:color="auto"/>
                    <w:left w:val="none" w:sz="0" w:space="0" w:color="auto"/>
                    <w:bottom w:val="none" w:sz="0" w:space="0" w:color="auto"/>
                    <w:right w:val="none" w:sz="0" w:space="0" w:color="auto"/>
                  </w:divBdr>
                </w:div>
                <w:div w:id="1550386008">
                  <w:marLeft w:val="640"/>
                  <w:marRight w:val="0"/>
                  <w:marTop w:val="0"/>
                  <w:marBottom w:val="0"/>
                  <w:divBdr>
                    <w:top w:val="none" w:sz="0" w:space="0" w:color="auto"/>
                    <w:left w:val="none" w:sz="0" w:space="0" w:color="auto"/>
                    <w:bottom w:val="none" w:sz="0" w:space="0" w:color="auto"/>
                    <w:right w:val="none" w:sz="0" w:space="0" w:color="auto"/>
                  </w:divBdr>
                </w:div>
                <w:div w:id="1457874534">
                  <w:marLeft w:val="640"/>
                  <w:marRight w:val="0"/>
                  <w:marTop w:val="0"/>
                  <w:marBottom w:val="0"/>
                  <w:divBdr>
                    <w:top w:val="none" w:sz="0" w:space="0" w:color="auto"/>
                    <w:left w:val="none" w:sz="0" w:space="0" w:color="auto"/>
                    <w:bottom w:val="none" w:sz="0" w:space="0" w:color="auto"/>
                    <w:right w:val="none" w:sz="0" w:space="0" w:color="auto"/>
                  </w:divBdr>
                </w:div>
                <w:div w:id="1860309715">
                  <w:marLeft w:val="640"/>
                  <w:marRight w:val="0"/>
                  <w:marTop w:val="0"/>
                  <w:marBottom w:val="0"/>
                  <w:divBdr>
                    <w:top w:val="none" w:sz="0" w:space="0" w:color="auto"/>
                    <w:left w:val="none" w:sz="0" w:space="0" w:color="auto"/>
                    <w:bottom w:val="none" w:sz="0" w:space="0" w:color="auto"/>
                    <w:right w:val="none" w:sz="0" w:space="0" w:color="auto"/>
                  </w:divBdr>
                </w:div>
                <w:div w:id="1186748751">
                  <w:marLeft w:val="640"/>
                  <w:marRight w:val="0"/>
                  <w:marTop w:val="0"/>
                  <w:marBottom w:val="0"/>
                  <w:divBdr>
                    <w:top w:val="none" w:sz="0" w:space="0" w:color="auto"/>
                    <w:left w:val="none" w:sz="0" w:space="0" w:color="auto"/>
                    <w:bottom w:val="none" w:sz="0" w:space="0" w:color="auto"/>
                    <w:right w:val="none" w:sz="0" w:space="0" w:color="auto"/>
                  </w:divBdr>
                </w:div>
                <w:div w:id="1426725786">
                  <w:marLeft w:val="640"/>
                  <w:marRight w:val="0"/>
                  <w:marTop w:val="0"/>
                  <w:marBottom w:val="0"/>
                  <w:divBdr>
                    <w:top w:val="none" w:sz="0" w:space="0" w:color="auto"/>
                    <w:left w:val="none" w:sz="0" w:space="0" w:color="auto"/>
                    <w:bottom w:val="none" w:sz="0" w:space="0" w:color="auto"/>
                    <w:right w:val="none" w:sz="0" w:space="0" w:color="auto"/>
                  </w:divBdr>
                </w:div>
                <w:div w:id="2104763816">
                  <w:marLeft w:val="640"/>
                  <w:marRight w:val="0"/>
                  <w:marTop w:val="0"/>
                  <w:marBottom w:val="0"/>
                  <w:divBdr>
                    <w:top w:val="none" w:sz="0" w:space="0" w:color="auto"/>
                    <w:left w:val="none" w:sz="0" w:space="0" w:color="auto"/>
                    <w:bottom w:val="none" w:sz="0" w:space="0" w:color="auto"/>
                    <w:right w:val="none" w:sz="0" w:space="0" w:color="auto"/>
                  </w:divBdr>
                </w:div>
                <w:div w:id="906695662">
                  <w:marLeft w:val="640"/>
                  <w:marRight w:val="0"/>
                  <w:marTop w:val="0"/>
                  <w:marBottom w:val="0"/>
                  <w:divBdr>
                    <w:top w:val="none" w:sz="0" w:space="0" w:color="auto"/>
                    <w:left w:val="none" w:sz="0" w:space="0" w:color="auto"/>
                    <w:bottom w:val="none" w:sz="0" w:space="0" w:color="auto"/>
                    <w:right w:val="none" w:sz="0" w:space="0" w:color="auto"/>
                  </w:divBdr>
                </w:div>
                <w:div w:id="784078048">
                  <w:marLeft w:val="640"/>
                  <w:marRight w:val="0"/>
                  <w:marTop w:val="0"/>
                  <w:marBottom w:val="0"/>
                  <w:divBdr>
                    <w:top w:val="none" w:sz="0" w:space="0" w:color="auto"/>
                    <w:left w:val="none" w:sz="0" w:space="0" w:color="auto"/>
                    <w:bottom w:val="none" w:sz="0" w:space="0" w:color="auto"/>
                    <w:right w:val="none" w:sz="0" w:space="0" w:color="auto"/>
                  </w:divBdr>
                </w:div>
                <w:div w:id="1379738407">
                  <w:marLeft w:val="640"/>
                  <w:marRight w:val="0"/>
                  <w:marTop w:val="0"/>
                  <w:marBottom w:val="0"/>
                  <w:divBdr>
                    <w:top w:val="none" w:sz="0" w:space="0" w:color="auto"/>
                    <w:left w:val="none" w:sz="0" w:space="0" w:color="auto"/>
                    <w:bottom w:val="none" w:sz="0" w:space="0" w:color="auto"/>
                    <w:right w:val="none" w:sz="0" w:space="0" w:color="auto"/>
                  </w:divBdr>
                </w:div>
                <w:div w:id="346367827">
                  <w:marLeft w:val="640"/>
                  <w:marRight w:val="0"/>
                  <w:marTop w:val="0"/>
                  <w:marBottom w:val="0"/>
                  <w:divBdr>
                    <w:top w:val="none" w:sz="0" w:space="0" w:color="auto"/>
                    <w:left w:val="none" w:sz="0" w:space="0" w:color="auto"/>
                    <w:bottom w:val="none" w:sz="0" w:space="0" w:color="auto"/>
                    <w:right w:val="none" w:sz="0" w:space="0" w:color="auto"/>
                  </w:divBdr>
                </w:div>
                <w:div w:id="838695000">
                  <w:marLeft w:val="640"/>
                  <w:marRight w:val="0"/>
                  <w:marTop w:val="0"/>
                  <w:marBottom w:val="0"/>
                  <w:divBdr>
                    <w:top w:val="none" w:sz="0" w:space="0" w:color="auto"/>
                    <w:left w:val="none" w:sz="0" w:space="0" w:color="auto"/>
                    <w:bottom w:val="none" w:sz="0" w:space="0" w:color="auto"/>
                    <w:right w:val="none" w:sz="0" w:space="0" w:color="auto"/>
                  </w:divBdr>
                </w:div>
                <w:div w:id="1812402618">
                  <w:marLeft w:val="640"/>
                  <w:marRight w:val="0"/>
                  <w:marTop w:val="0"/>
                  <w:marBottom w:val="0"/>
                  <w:divBdr>
                    <w:top w:val="none" w:sz="0" w:space="0" w:color="auto"/>
                    <w:left w:val="none" w:sz="0" w:space="0" w:color="auto"/>
                    <w:bottom w:val="none" w:sz="0" w:space="0" w:color="auto"/>
                    <w:right w:val="none" w:sz="0" w:space="0" w:color="auto"/>
                  </w:divBdr>
                </w:div>
                <w:div w:id="112866714">
                  <w:marLeft w:val="640"/>
                  <w:marRight w:val="0"/>
                  <w:marTop w:val="0"/>
                  <w:marBottom w:val="0"/>
                  <w:divBdr>
                    <w:top w:val="none" w:sz="0" w:space="0" w:color="auto"/>
                    <w:left w:val="none" w:sz="0" w:space="0" w:color="auto"/>
                    <w:bottom w:val="none" w:sz="0" w:space="0" w:color="auto"/>
                    <w:right w:val="none" w:sz="0" w:space="0" w:color="auto"/>
                  </w:divBdr>
                </w:div>
                <w:div w:id="2126926740">
                  <w:marLeft w:val="640"/>
                  <w:marRight w:val="0"/>
                  <w:marTop w:val="0"/>
                  <w:marBottom w:val="0"/>
                  <w:divBdr>
                    <w:top w:val="none" w:sz="0" w:space="0" w:color="auto"/>
                    <w:left w:val="none" w:sz="0" w:space="0" w:color="auto"/>
                    <w:bottom w:val="none" w:sz="0" w:space="0" w:color="auto"/>
                    <w:right w:val="none" w:sz="0" w:space="0" w:color="auto"/>
                  </w:divBdr>
                </w:div>
                <w:div w:id="47850855">
                  <w:marLeft w:val="640"/>
                  <w:marRight w:val="0"/>
                  <w:marTop w:val="0"/>
                  <w:marBottom w:val="0"/>
                  <w:divBdr>
                    <w:top w:val="none" w:sz="0" w:space="0" w:color="auto"/>
                    <w:left w:val="none" w:sz="0" w:space="0" w:color="auto"/>
                    <w:bottom w:val="none" w:sz="0" w:space="0" w:color="auto"/>
                    <w:right w:val="none" w:sz="0" w:space="0" w:color="auto"/>
                  </w:divBdr>
                </w:div>
                <w:div w:id="30807216">
                  <w:marLeft w:val="640"/>
                  <w:marRight w:val="0"/>
                  <w:marTop w:val="0"/>
                  <w:marBottom w:val="0"/>
                  <w:divBdr>
                    <w:top w:val="none" w:sz="0" w:space="0" w:color="auto"/>
                    <w:left w:val="none" w:sz="0" w:space="0" w:color="auto"/>
                    <w:bottom w:val="none" w:sz="0" w:space="0" w:color="auto"/>
                    <w:right w:val="none" w:sz="0" w:space="0" w:color="auto"/>
                  </w:divBdr>
                </w:div>
                <w:div w:id="793057544">
                  <w:marLeft w:val="640"/>
                  <w:marRight w:val="0"/>
                  <w:marTop w:val="0"/>
                  <w:marBottom w:val="0"/>
                  <w:divBdr>
                    <w:top w:val="none" w:sz="0" w:space="0" w:color="auto"/>
                    <w:left w:val="none" w:sz="0" w:space="0" w:color="auto"/>
                    <w:bottom w:val="none" w:sz="0" w:space="0" w:color="auto"/>
                    <w:right w:val="none" w:sz="0" w:space="0" w:color="auto"/>
                  </w:divBdr>
                </w:div>
                <w:div w:id="1555236355">
                  <w:marLeft w:val="640"/>
                  <w:marRight w:val="0"/>
                  <w:marTop w:val="0"/>
                  <w:marBottom w:val="0"/>
                  <w:divBdr>
                    <w:top w:val="none" w:sz="0" w:space="0" w:color="auto"/>
                    <w:left w:val="none" w:sz="0" w:space="0" w:color="auto"/>
                    <w:bottom w:val="none" w:sz="0" w:space="0" w:color="auto"/>
                    <w:right w:val="none" w:sz="0" w:space="0" w:color="auto"/>
                  </w:divBdr>
                </w:div>
              </w:divsChild>
            </w:div>
            <w:div w:id="1859737658">
              <w:marLeft w:val="0"/>
              <w:marRight w:val="0"/>
              <w:marTop w:val="0"/>
              <w:marBottom w:val="0"/>
              <w:divBdr>
                <w:top w:val="none" w:sz="0" w:space="0" w:color="auto"/>
                <w:left w:val="none" w:sz="0" w:space="0" w:color="auto"/>
                <w:bottom w:val="none" w:sz="0" w:space="0" w:color="auto"/>
                <w:right w:val="none" w:sz="0" w:space="0" w:color="auto"/>
              </w:divBdr>
              <w:divsChild>
                <w:div w:id="195898082">
                  <w:marLeft w:val="640"/>
                  <w:marRight w:val="0"/>
                  <w:marTop w:val="0"/>
                  <w:marBottom w:val="0"/>
                  <w:divBdr>
                    <w:top w:val="none" w:sz="0" w:space="0" w:color="auto"/>
                    <w:left w:val="none" w:sz="0" w:space="0" w:color="auto"/>
                    <w:bottom w:val="none" w:sz="0" w:space="0" w:color="auto"/>
                    <w:right w:val="none" w:sz="0" w:space="0" w:color="auto"/>
                  </w:divBdr>
                </w:div>
                <w:div w:id="965820922">
                  <w:marLeft w:val="640"/>
                  <w:marRight w:val="0"/>
                  <w:marTop w:val="0"/>
                  <w:marBottom w:val="0"/>
                  <w:divBdr>
                    <w:top w:val="none" w:sz="0" w:space="0" w:color="auto"/>
                    <w:left w:val="none" w:sz="0" w:space="0" w:color="auto"/>
                    <w:bottom w:val="none" w:sz="0" w:space="0" w:color="auto"/>
                    <w:right w:val="none" w:sz="0" w:space="0" w:color="auto"/>
                  </w:divBdr>
                </w:div>
                <w:div w:id="549003326">
                  <w:marLeft w:val="640"/>
                  <w:marRight w:val="0"/>
                  <w:marTop w:val="0"/>
                  <w:marBottom w:val="0"/>
                  <w:divBdr>
                    <w:top w:val="none" w:sz="0" w:space="0" w:color="auto"/>
                    <w:left w:val="none" w:sz="0" w:space="0" w:color="auto"/>
                    <w:bottom w:val="none" w:sz="0" w:space="0" w:color="auto"/>
                    <w:right w:val="none" w:sz="0" w:space="0" w:color="auto"/>
                  </w:divBdr>
                </w:div>
                <w:div w:id="2040815553">
                  <w:marLeft w:val="640"/>
                  <w:marRight w:val="0"/>
                  <w:marTop w:val="0"/>
                  <w:marBottom w:val="0"/>
                  <w:divBdr>
                    <w:top w:val="none" w:sz="0" w:space="0" w:color="auto"/>
                    <w:left w:val="none" w:sz="0" w:space="0" w:color="auto"/>
                    <w:bottom w:val="none" w:sz="0" w:space="0" w:color="auto"/>
                    <w:right w:val="none" w:sz="0" w:space="0" w:color="auto"/>
                  </w:divBdr>
                </w:div>
                <w:div w:id="217789569">
                  <w:marLeft w:val="640"/>
                  <w:marRight w:val="0"/>
                  <w:marTop w:val="0"/>
                  <w:marBottom w:val="0"/>
                  <w:divBdr>
                    <w:top w:val="none" w:sz="0" w:space="0" w:color="auto"/>
                    <w:left w:val="none" w:sz="0" w:space="0" w:color="auto"/>
                    <w:bottom w:val="none" w:sz="0" w:space="0" w:color="auto"/>
                    <w:right w:val="none" w:sz="0" w:space="0" w:color="auto"/>
                  </w:divBdr>
                </w:div>
                <w:div w:id="1226572594">
                  <w:marLeft w:val="640"/>
                  <w:marRight w:val="0"/>
                  <w:marTop w:val="0"/>
                  <w:marBottom w:val="0"/>
                  <w:divBdr>
                    <w:top w:val="none" w:sz="0" w:space="0" w:color="auto"/>
                    <w:left w:val="none" w:sz="0" w:space="0" w:color="auto"/>
                    <w:bottom w:val="none" w:sz="0" w:space="0" w:color="auto"/>
                    <w:right w:val="none" w:sz="0" w:space="0" w:color="auto"/>
                  </w:divBdr>
                </w:div>
                <w:div w:id="334380556">
                  <w:marLeft w:val="640"/>
                  <w:marRight w:val="0"/>
                  <w:marTop w:val="0"/>
                  <w:marBottom w:val="0"/>
                  <w:divBdr>
                    <w:top w:val="none" w:sz="0" w:space="0" w:color="auto"/>
                    <w:left w:val="none" w:sz="0" w:space="0" w:color="auto"/>
                    <w:bottom w:val="none" w:sz="0" w:space="0" w:color="auto"/>
                    <w:right w:val="none" w:sz="0" w:space="0" w:color="auto"/>
                  </w:divBdr>
                </w:div>
                <w:div w:id="2000305295">
                  <w:marLeft w:val="640"/>
                  <w:marRight w:val="0"/>
                  <w:marTop w:val="0"/>
                  <w:marBottom w:val="0"/>
                  <w:divBdr>
                    <w:top w:val="none" w:sz="0" w:space="0" w:color="auto"/>
                    <w:left w:val="none" w:sz="0" w:space="0" w:color="auto"/>
                    <w:bottom w:val="none" w:sz="0" w:space="0" w:color="auto"/>
                    <w:right w:val="none" w:sz="0" w:space="0" w:color="auto"/>
                  </w:divBdr>
                </w:div>
                <w:div w:id="1205630091">
                  <w:marLeft w:val="640"/>
                  <w:marRight w:val="0"/>
                  <w:marTop w:val="0"/>
                  <w:marBottom w:val="0"/>
                  <w:divBdr>
                    <w:top w:val="none" w:sz="0" w:space="0" w:color="auto"/>
                    <w:left w:val="none" w:sz="0" w:space="0" w:color="auto"/>
                    <w:bottom w:val="none" w:sz="0" w:space="0" w:color="auto"/>
                    <w:right w:val="none" w:sz="0" w:space="0" w:color="auto"/>
                  </w:divBdr>
                </w:div>
                <w:div w:id="550381298">
                  <w:marLeft w:val="640"/>
                  <w:marRight w:val="0"/>
                  <w:marTop w:val="0"/>
                  <w:marBottom w:val="0"/>
                  <w:divBdr>
                    <w:top w:val="none" w:sz="0" w:space="0" w:color="auto"/>
                    <w:left w:val="none" w:sz="0" w:space="0" w:color="auto"/>
                    <w:bottom w:val="none" w:sz="0" w:space="0" w:color="auto"/>
                    <w:right w:val="none" w:sz="0" w:space="0" w:color="auto"/>
                  </w:divBdr>
                </w:div>
                <w:div w:id="913663324">
                  <w:marLeft w:val="640"/>
                  <w:marRight w:val="0"/>
                  <w:marTop w:val="0"/>
                  <w:marBottom w:val="0"/>
                  <w:divBdr>
                    <w:top w:val="none" w:sz="0" w:space="0" w:color="auto"/>
                    <w:left w:val="none" w:sz="0" w:space="0" w:color="auto"/>
                    <w:bottom w:val="none" w:sz="0" w:space="0" w:color="auto"/>
                    <w:right w:val="none" w:sz="0" w:space="0" w:color="auto"/>
                  </w:divBdr>
                </w:div>
                <w:div w:id="494339080">
                  <w:marLeft w:val="640"/>
                  <w:marRight w:val="0"/>
                  <w:marTop w:val="0"/>
                  <w:marBottom w:val="0"/>
                  <w:divBdr>
                    <w:top w:val="none" w:sz="0" w:space="0" w:color="auto"/>
                    <w:left w:val="none" w:sz="0" w:space="0" w:color="auto"/>
                    <w:bottom w:val="none" w:sz="0" w:space="0" w:color="auto"/>
                    <w:right w:val="none" w:sz="0" w:space="0" w:color="auto"/>
                  </w:divBdr>
                </w:div>
                <w:div w:id="1021473111">
                  <w:marLeft w:val="640"/>
                  <w:marRight w:val="0"/>
                  <w:marTop w:val="0"/>
                  <w:marBottom w:val="0"/>
                  <w:divBdr>
                    <w:top w:val="none" w:sz="0" w:space="0" w:color="auto"/>
                    <w:left w:val="none" w:sz="0" w:space="0" w:color="auto"/>
                    <w:bottom w:val="none" w:sz="0" w:space="0" w:color="auto"/>
                    <w:right w:val="none" w:sz="0" w:space="0" w:color="auto"/>
                  </w:divBdr>
                </w:div>
                <w:div w:id="1198395150">
                  <w:marLeft w:val="640"/>
                  <w:marRight w:val="0"/>
                  <w:marTop w:val="0"/>
                  <w:marBottom w:val="0"/>
                  <w:divBdr>
                    <w:top w:val="none" w:sz="0" w:space="0" w:color="auto"/>
                    <w:left w:val="none" w:sz="0" w:space="0" w:color="auto"/>
                    <w:bottom w:val="none" w:sz="0" w:space="0" w:color="auto"/>
                    <w:right w:val="none" w:sz="0" w:space="0" w:color="auto"/>
                  </w:divBdr>
                </w:div>
                <w:div w:id="343898713">
                  <w:marLeft w:val="640"/>
                  <w:marRight w:val="0"/>
                  <w:marTop w:val="0"/>
                  <w:marBottom w:val="0"/>
                  <w:divBdr>
                    <w:top w:val="none" w:sz="0" w:space="0" w:color="auto"/>
                    <w:left w:val="none" w:sz="0" w:space="0" w:color="auto"/>
                    <w:bottom w:val="none" w:sz="0" w:space="0" w:color="auto"/>
                    <w:right w:val="none" w:sz="0" w:space="0" w:color="auto"/>
                  </w:divBdr>
                </w:div>
                <w:div w:id="1339891196">
                  <w:marLeft w:val="640"/>
                  <w:marRight w:val="0"/>
                  <w:marTop w:val="0"/>
                  <w:marBottom w:val="0"/>
                  <w:divBdr>
                    <w:top w:val="none" w:sz="0" w:space="0" w:color="auto"/>
                    <w:left w:val="none" w:sz="0" w:space="0" w:color="auto"/>
                    <w:bottom w:val="none" w:sz="0" w:space="0" w:color="auto"/>
                    <w:right w:val="none" w:sz="0" w:space="0" w:color="auto"/>
                  </w:divBdr>
                </w:div>
                <w:div w:id="1544436788">
                  <w:marLeft w:val="640"/>
                  <w:marRight w:val="0"/>
                  <w:marTop w:val="0"/>
                  <w:marBottom w:val="0"/>
                  <w:divBdr>
                    <w:top w:val="none" w:sz="0" w:space="0" w:color="auto"/>
                    <w:left w:val="none" w:sz="0" w:space="0" w:color="auto"/>
                    <w:bottom w:val="none" w:sz="0" w:space="0" w:color="auto"/>
                    <w:right w:val="none" w:sz="0" w:space="0" w:color="auto"/>
                  </w:divBdr>
                </w:div>
                <w:div w:id="1025323772">
                  <w:marLeft w:val="640"/>
                  <w:marRight w:val="0"/>
                  <w:marTop w:val="0"/>
                  <w:marBottom w:val="0"/>
                  <w:divBdr>
                    <w:top w:val="none" w:sz="0" w:space="0" w:color="auto"/>
                    <w:left w:val="none" w:sz="0" w:space="0" w:color="auto"/>
                    <w:bottom w:val="none" w:sz="0" w:space="0" w:color="auto"/>
                    <w:right w:val="none" w:sz="0" w:space="0" w:color="auto"/>
                  </w:divBdr>
                </w:div>
                <w:div w:id="2055814465">
                  <w:marLeft w:val="640"/>
                  <w:marRight w:val="0"/>
                  <w:marTop w:val="0"/>
                  <w:marBottom w:val="0"/>
                  <w:divBdr>
                    <w:top w:val="none" w:sz="0" w:space="0" w:color="auto"/>
                    <w:left w:val="none" w:sz="0" w:space="0" w:color="auto"/>
                    <w:bottom w:val="none" w:sz="0" w:space="0" w:color="auto"/>
                    <w:right w:val="none" w:sz="0" w:space="0" w:color="auto"/>
                  </w:divBdr>
                </w:div>
                <w:div w:id="67924832">
                  <w:marLeft w:val="640"/>
                  <w:marRight w:val="0"/>
                  <w:marTop w:val="0"/>
                  <w:marBottom w:val="0"/>
                  <w:divBdr>
                    <w:top w:val="none" w:sz="0" w:space="0" w:color="auto"/>
                    <w:left w:val="none" w:sz="0" w:space="0" w:color="auto"/>
                    <w:bottom w:val="none" w:sz="0" w:space="0" w:color="auto"/>
                    <w:right w:val="none" w:sz="0" w:space="0" w:color="auto"/>
                  </w:divBdr>
                </w:div>
                <w:div w:id="1431467651">
                  <w:marLeft w:val="640"/>
                  <w:marRight w:val="0"/>
                  <w:marTop w:val="0"/>
                  <w:marBottom w:val="0"/>
                  <w:divBdr>
                    <w:top w:val="none" w:sz="0" w:space="0" w:color="auto"/>
                    <w:left w:val="none" w:sz="0" w:space="0" w:color="auto"/>
                    <w:bottom w:val="none" w:sz="0" w:space="0" w:color="auto"/>
                    <w:right w:val="none" w:sz="0" w:space="0" w:color="auto"/>
                  </w:divBdr>
                </w:div>
                <w:div w:id="1039626961">
                  <w:marLeft w:val="640"/>
                  <w:marRight w:val="0"/>
                  <w:marTop w:val="0"/>
                  <w:marBottom w:val="0"/>
                  <w:divBdr>
                    <w:top w:val="none" w:sz="0" w:space="0" w:color="auto"/>
                    <w:left w:val="none" w:sz="0" w:space="0" w:color="auto"/>
                    <w:bottom w:val="none" w:sz="0" w:space="0" w:color="auto"/>
                    <w:right w:val="none" w:sz="0" w:space="0" w:color="auto"/>
                  </w:divBdr>
                </w:div>
                <w:div w:id="1540631705">
                  <w:marLeft w:val="640"/>
                  <w:marRight w:val="0"/>
                  <w:marTop w:val="0"/>
                  <w:marBottom w:val="0"/>
                  <w:divBdr>
                    <w:top w:val="none" w:sz="0" w:space="0" w:color="auto"/>
                    <w:left w:val="none" w:sz="0" w:space="0" w:color="auto"/>
                    <w:bottom w:val="none" w:sz="0" w:space="0" w:color="auto"/>
                    <w:right w:val="none" w:sz="0" w:space="0" w:color="auto"/>
                  </w:divBdr>
                </w:div>
                <w:div w:id="260451358">
                  <w:marLeft w:val="640"/>
                  <w:marRight w:val="0"/>
                  <w:marTop w:val="0"/>
                  <w:marBottom w:val="0"/>
                  <w:divBdr>
                    <w:top w:val="none" w:sz="0" w:space="0" w:color="auto"/>
                    <w:left w:val="none" w:sz="0" w:space="0" w:color="auto"/>
                    <w:bottom w:val="none" w:sz="0" w:space="0" w:color="auto"/>
                    <w:right w:val="none" w:sz="0" w:space="0" w:color="auto"/>
                  </w:divBdr>
                </w:div>
                <w:div w:id="201326695">
                  <w:marLeft w:val="640"/>
                  <w:marRight w:val="0"/>
                  <w:marTop w:val="0"/>
                  <w:marBottom w:val="0"/>
                  <w:divBdr>
                    <w:top w:val="none" w:sz="0" w:space="0" w:color="auto"/>
                    <w:left w:val="none" w:sz="0" w:space="0" w:color="auto"/>
                    <w:bottom w:val="none" w:sz="0" w:space="0" w:color="auto"/>
                    <w:right w:val="none" w:sz="0" w:space="0" w:color="auto"/>
                  </w:divBdr>
                </w:div>
                <w:div w:id="2115323260">
                  <w:marLeft w:val="640"/>
                  <w:marRight w:val="0"/>
                  <w:marTop w:val="0"/>
                  <w:marBottom w:val="0"/>
                  <w:divBdr>
                    <w:top w:val="none" w:sz="0" w:space="0" w:color="auto"/>
                    <w:left w:val="none" w:sz="0" w:space="0" w:color="auto"/>
                    <w:bottom w:val="none" w:sz="0" w:space="0" w:color="auto"/>
                    <w:right w:val="none" w:sz="0" w:space="0" w:color="auto"/>
                  </w:divBdr>
                </w:div>
                <w:div w:id="1120033045">
                  <w:marLeft w:val="640"/>
                  <w:marRight w:val="0"/>
                  <w:marTop w:val="0"/>
                  <w:marBottom w:val="0"/>
                  <w:divBdr>
                    <w:top w:val="none" w:sz="0" w:space="0" w:color="auto"/>
                    <w:left w:val="none" w:sz="0" w:space="0" w:color="auto"/>
                    <w:bottom w:val="none" w:sz="0" w:space="0" w:color="auto"/>
                    <w:right w:val="none" w:sz="0" w:space="0" w:color="auto"/>
                  </w:divBdr>
                </w:div>
                <w:div w:id="740372338">
                  <w:marLeft w:val="640"/>
                  <w:marRight w:val="0"/>
                  <w:marTop w:val="0"/>
                  <w:marBottom w:val="0"/>
                  <w:divBdr>
                    <w:top w:val="none" w:sz="0" w:space="0" w:color="auto"/>
                    <w:left w:val="none" w:sz="0" w:space="0" w:color="auto"/>
                    <w:bottom w:val="none" w:sz="0" w:space="0" w:color="auto"/>
                    <w:right w:val="none" w:sz="0" w:space="0" w:color="auto"/>
                  </w:divBdr>
                </w:div>
                <w:div w:id="1189677720">
                  <w:marLeft w:val="640"/>
                  <w:marRight w:val="0"/>
                  <w:marTop w:val="0"/>
                  <w:marBottom w:val="0"/>
                  <w:divBdr>
                    <w:top w:val="none" w:sz="0" w:space="0" w:color="auto"/>
                    <w:left w:val="none" w:sz="0" w:space="0" w:color="auto"/>
                    <w:bottom w:val="none" w:sz="0" w:space="0" w:color="auto"/>
                    <w:right w:val="none" w:sz="0" w:space="0" w:color="auto"/>
                  </w:divBdr>
                </w:div>
                <w:div w:id="1900362466">
                  <w:marLeft w:val="640"/>
                  <w:marRight w:val="0"/>
                  <w:marTop w:val="0"/>
                  <w:marBottom w:val="0"/>
                  <w:divBdr>
                    <w:top w:val="none" w:sz="0" w:space="0" w:color="auto"/>
                    <w:left w:val="none" w:sz="0" w:space="0" w:color="auto"/>
                    <w:bottom w:val="none" w:sz="0" w:space="0" w:color="auto"/>
                    <w:right w:val="none" w:sz="0" w:space="0" w:color="auto"/>
                  </w:divBdr>
                </w:div>
                <w:div w:id="293407769">
                  <w:marLeft w:val="640"/>
                  <w:marRight w:val="0"/>
                  <w:marTop w:val="0"/>
                  <w:marBottom w:val="0"/>
                  <w:divBdr>
                    <w:top w:val="none" w:sz="0" w:space="0" w:color="auto"/>
                    <w:left w:val="none" w:sz="0" w:space="0" w:color="auto"/>
                    <w:bottom w:val="none" w:sz="0" w:space="0" w:color="auto"/>
                    <w:right w:val="none" w:sz="0" w:space="0" w:color="auto"/>
                  </w:divBdr>
                </w:div>
                <w:div w:id="367535912">
                  <w:marLeft w:val="640"/>
                  <w:marRight w:val="0"/>
                  <w:marTop w:val="0"/>
                  <w:marBottom w:val="0"/>
                  <w:divBdr>
                    <w:top w:val="none" w:sz="0" w:space="0" w:color="auto"/>
                    <w:left w:val="none" w:sz="0" w:space="0" w:color="auto"/>
                    <w:bottom w:val="none" w:sz="0" w:space="0" w:color="auto"/>
                    <w:right w:val="none" w:sz="0" w:space="0" w:color="auto"/>
                  </w:divBdr>
                </w:div>
                <w:div w:id="878737153">
                  <w:marLeft w:val="640"/>
                  <w:marRight w:val="0"/>
                  <w:marTop w:val="0"/>
                  <w:marBottom w:val="0"/>
                  <w:divBdr>
                    <w:top w:val="none" w:sz="0" w:space="0" w:color="auto"/>
                    <w:left w:val="none" w:sz="0" w:space="0" w:color="auto"/>
                    <w:bottom w:val="none" w:sz="0" w:space="0" w:color="auto"/>
                    <w:right w:val="none" w:sz="0" w:space="0" w:color="auto"/>
                  </w:divBdr>
                </w:div>
                <w:div w:id="466969342">
                  <w:marLeft w:val="640"/>
                  <w:marRight w:val="0"/>
                  <w:marTop w:val="0"/>
                  <w:marBottom w:val="0"/>
                  <w:divBdr>
                    <w:top w:val="none" w:sz="0" w:space="0" w:color="auto"/>
                    <w:left w:val="none" w:sz="0" w:space="0" w:color="auto"/>
                    <w:bottom w:val="none" w:sz="0" w:space="0" w:color="auto"/>
                    <w:right w:val="none" w:sz="0" w:space="0" w:color="auto"/>
                  </w:divBdr>
                </w:div>
                <w:div w:id="1531529557">
                  <w:marLeft w:val="640"/>
                  <w:marRight w:val="0"/>
                  <w:marTop w:val="0"/>
                  <w:marBottom w:val="0"/>
                  <w:divBdr>
                    <w:top w:val="none" w:sz="0" w:space="0" w:color="auto"/>
                    <w:left w:val="none" w:sz="0" w:space="0" w:color="auto"/>
                    <w:bottom w:val="none" w:sz="0" w:space="0" w:color="auto"/>
                    <w:right w:val="none" w:sz="0" w:space="0" w:color="auto"/>
                  </w:divBdr>
                </w:div>
                <w:div w:id="1455054606">
                  <w:marLeft w:val="640"/>
                  <w:marRight w:val="0"/>
                  <w:marTop w:val="0"/>
                  <w:marBottom w:val="0"/>
                  <w:divBdr>
                    <w:top w:val="none" w:sz="0" w:space="0" w:color="auto"/>
                    <w:left w:val="none" w:sz="0" w:space="0" w:color="auto"/>
                    <w:bottom w:val="none" w:sz="0" w:space="0" w:color="auto"/>
                    <w:right w:val="none" w:sz="0" w:space="0" w:color="auto"/>
                  </w:divBdr>
                </w:div>
                <w:div w:id="1175530786">
                  <w:marLeft w:val="640"/>
                  <w:marRight w:val="0"/>
                  <w:marTop w:val="0"/>
                  <w:marBottom w:val="0"/>
                  <w:divBdr>
                    <w:top w:val="none" w:sz="0" w:space="0" w:color="auto"/>
                    <w:left w:val="none" w:sz="0" w:space="0" w:color="auto"/>
                    <w:bottom w:val="none" w:sz="0" w:space="0" w:color="auto"/>
                    <w:right w:val="none" w:sz="0" w:space="0" w:color="auto"/>
                  </w:divBdr>
                </w:div>
                <w:div w:id="309869916">
                  <w:marLeft w:val="640"/>
                  <w:marRight w:val="0"/>
                  <w:marTop w:val="0"/>
                  <w:marBottom w:val="0"/>
                  <w:divBdr>
                    <w:top w:val="none" w:sz="0" w:space="0" w:color="auto"/>
                    <w:left w:val="none" w:sz="0" w:space="0" w:color="auto"/>
                    <w:bottom w:val="none" w:sz="0" w:space="0" w:color="auto"/>
                    <w:right w:val="none" w:sz="0" w:space="0" w:color="auto"/>
                  </w:divBdr>
                </w:div>
                <w:div w:id="210112539">
                  <w:marLeft w:val="640"/>
                  <w:marRight w:val="0"/>
                  <w:marTop w:val="0"/>
                  <w:marBottom w:val="0"/>
                  <w:divBdr>
                    <w:top w:val="none" w:sz="0" w:space="0" w:color="auto"/>
                    <w:left w:val="none" w:sz="0" w:space="0" w:color="auto"/>
                    <w:bottom w:val="none" w:sz="0" w:space="0" w:color="auto"/>
                    <w:right w:val="none" w:sz="0" w:space="0" w:color="auto"/>
                  </w:divBdr>
                </w:div>
                <w:div w:id="1806116651">
                  <w:marLeft w:val="640"/>
                  <w:marRight w:val="0"/>
                  <w:marTop w:val="0"/>
                  <w:marBottom w:val="0"/>
                  <w:divBdr>
                    <w:top w:val="none" w:sz="0" w:space="0" w:color="auto"/>
                    <w:left w:val="none" w:sz="0" w:space="0" w:color="auto"/>
                    <w:bottom w:val="none" w:sz="0" w:space="0" w:color="auto"/>
                    <w:right w:val="none" w:sz="0" w:space="0" w:color="auto"/>
                  </w:divBdr>
                </w:div>
                <w:div w:id="540553349">
                  <w:marLeft w:val="640"/>
                  <w:marRight w:val="0"/>
                  <w:marTop w:val="0"/>
                  <w:marBottom w:val="0"/>
                  <w:divBdr>
                    <w:top w:val="none" w:sz="0" w:space="0" w:color="auto"/>
                    <w:left w:val="none" w:sz="0" w:space="0" w:color="auto"/>
                    <w:bottom w:val="none" w:sz="0" w:space="0" w:color="auto"/>
                    <w:right w:val="none" w:sz="0" w:space="0" w:color="auto"/>
                  </w:divBdr>
                </w:div>
                <w:div w:id="2015691455">
                  <w:marLeft w:val="640"/>
                  <w:marRight w:val="0"/>
                  <w:marTop w:val="0"/>
                  <w:marBottom w:val="0"/>
                  <w:divBdr>
                    <w:top w:val="none" w:sz="0" w:space="0" w:color="auto"/>
                    <w:left w:val="none" w:sz="0" w:space="0" w:color="auto"/>
                    <w:bottom w:val="none" w:sz="0" w:space="0" w:color="auto"/>
                    <w:right w:val="none" w:sz="0" w:space="0" w:color="auto"/>
                  </w:divBdr>
                </w:div>
                <w:div w:id="1810975140">
                  <w:marLeft w:val="640"/>
                  <w:marRight w:val="0"/>
                  <w:marTop w:val="0"/>
                  <w:marBottom w:val="0"/>
                  <w:divBdr>
                    <w:top w:val="none" w:sz="0" w:space="0" w:color="auto"/>
                    <w:left w:val="none" w:sz="0" w:space="0" w:color="auto"/>
                    <w:bottom w:val="none" w:sz="0" w:space="0" w:color="auto"/>
                    <w:right w:val="none" w:sz="0" w:space="0" w:color="auto"/>
                  </w:divBdr>
                </w:div>
                <w:div w:id="802697936">
                  <w:marLeft w:val="640"/>
                  <w:marRight w:val="0"/>
                  <w:marTop w:val="0"/>
                  <w:marBottom w:val="0"/>
                  <w:divBdr>
                    <w:top w:val="none" w:sz="0" w:space="0" w:color="auto"/>
                    <w:left w:val="none" w:sz="0" w:space="0" w:color="auto"/>
                    <w:bottom w:val="none" w:sz="0" w:space="0" w:color="auto"/>
                    <w:right w:val="none" w:sz="0" w:space="0" w:color="auto"/>
                  </w:divBdr>
                </w:div>
                <w:div w:id="1972595135">
                  <w:marLeft w:val="640"/>
                  <w:marRight w:val="0"/>
                  <w:marTop w:val="0"/>
                  <w:marBottom w:val="0"/>
                  <w:divBdr>
                    <w:top w:val="none" w:sz="0" w:space="0" w:color="auto"/>
                    <w:left w:val="none" w:sz="0" w:space="0" w:color="auto"/>
                    <w:bottom w:val="none" w:sz="0" w:space="0" w:color="auto"/>
                    <w:right w:val="none" w:sz="0" w:space="0" w:color="auto"/>
                  </w:divBdr>
                </w:div>
                <w:div w:id="1560095977">
                  <w:marLeft w:val="640"/>
                  <w:marRight w:val="0"/>
                  <w:marTop w:val="0"/>
                  <w:marBottom w:val="0"/>
                  <w:divBdr>
                    <w:top w:val="none" w:sz="0" w:space="0" w:color="auto"/>
                    <w:left w:val="none" w:sz="0" w:space="0" w:color="auto"/>
                    <w:bottom w:val="none" w:sz="0" w:space="0" w:color="auto"/>
                    <w:right w:val="none" w:sz="0" w:space="0" w:color="auto"/>
                  </w:divBdr>
                </w:div>
                <w:div w:id="102305641">
                  <w:marLeft w:val="640"/>
                  <w:marRight w:val="0"/>
                  <w:marTop w:val="0"/>
                  <w:marBottom w:val="0"/>
                  <w:divBdr>
                    <w:top w:val="none" w:sz="0" w:space="0" w:color="auto"/>
                    <w:left w:val="none" w:sz="0" w:space="0" w:color="auto"/>
                    <w:bottom w:val="none" w:sz="0" w:space="0" w:color="auto"/>
                    <w:right w:val="none" w:sz="0" w:space="0" w:color="auto"/>
                  </w:divBdr>
                </w:div>
                <w:div w:id="1140996108">
                  <w:marLeft w:val="640"/>
                  <w:marRight w:val="0"/>
                  <w:marTop w:val="0"/>
                  <w:marBottom w:val="0"/>
                  <w:divBdr>
                    <w:top w:val="none" w:sz="0" w:space="0" w:color="auto"/>
                    <w:left w:val="none" w:sz="0" w:space="0" w:color="auto"/>
                    <w:bottom w:val="none" w:sz="0" w:space="0" w:color="auto"/>
                    <w:right w:val="none" w:sz="0" w:space="0" w:color="auto"/>
                  </w:divBdr>
                </w:div>
                <w:div w:id="946427520">
                  <w:marLeft w:val="640"/>
                  <w:marRight w:val="0"/>
                  <w:marTop w:val="0"/>
                  <w:marBottom w:val="0"/>
                  <w:divBdr>
                    <w:top w:val="none" w:sz="0" w:space="0" w:color="auto"/>
                    <w:left w:val="none" w:sz="0" w:space="0" w:color="auto"/>
                    <w:bottom w:val="none" w:sz="0" w:space="0" w:color="auto"/>
                    <w:right w:val="none" w:sz="0" w:space="0" w:color="auto"/>
                  </w:divBdr>
                </w:div>
                <w:div w:id="176965325">
                  <w:marLeft w:val="640"/>
                  <w:marRight w:val="0"/>
                  <w:marTop w:val="0"/>
                  <w:marBottom w:val="0"/>
                  <w:divBdr>
                    <w:top w:val="none" w:sz="0" w:space="0" w:color="auto"/>
                    <w:left w:val="none" w:sz="0" w:space="0" w:color="auto"/>
                    <w:bottom w:val="none" w:sz="0" w:space="0" w:color="auto"/>
                    <w:right w:val="none" w:sz="0" w:space="0" w:color="auto"/>
                  </w:divBdr>
                </w:div>
                <w:div w:id="1166549778">
                  <w:marLeft w:val="640"/>
                  <w:marRight w:val="0"/>
                  <w:marTop w:val="0"/>
                  <w:marBottom w:val="0"/>
                  <w:divBdr>
                    <w:top w:val="none" w:sz="0" w:space="0" w:color="auto"/>
                    <w:left w:val="none" w:sz="0" w:space="0" w:color="auto"/>
                    <w:bottom w:val="none" w:sz="0" w:space="0" w:color="auto"/>
                    <w:right w:val="none" w:sz="0" w:space="0" w:color="auto"/>
                  </w:divBdr>
                </w:div>
                <w:div w:id="1915050194">
                  <w:marLeft w:val="640"/>
                  <w:marRight w:val="0"/>
                  <w:marTop w:val="0"/>
                  <w:marBottom w:val="0"/>
                  <w:divBdr>
                    <w:top w:val="none" w:sz="0" w:space="0" w:color="auto"/>
                    <w:left w:val="none" w:sz="0" w:space="0" w:color="auto"/>
                    <w:bottom w:val="none" w:sz="0" w:space="0" w:color="auto"/>
                    <w:right w:val="none" w:sz="0" w:space="0" w:color="auto"/>
                  </w:divBdr>
                </w:div>
                <w:div w:id="195848188">
                  <w:marLeft w:val="640"/>
                  <w:marRight w:val="0"/>
                  <w:marTop w:val="0"/>
                  <w:marBottom w:val="0"/>
                  <w:divBdr>
                    <w:top w:val="none" w:sz="0" w:space="0" w:color="auto"/>
                    <w:left w:val="none" w:sz="0" w:space="0" w:color="auto"/>
                    <w:bottom w:val="none" w:sz="0" w:space="0" w:color="auto"/>
                    <w:right w:val="none" w:sz="0" w:space="0" w:color="auto"/>
                  </w:divBdr>
                </w:div>
                <w:div w:id="1600328220">
                  <w:marLeft w:val="640"/>
                  <w:marRight w:val="0"/>
                  <w:marTop w:val="0"/>
                  <w:marBottom w:val="0"/>
                  <w:divBdr>
                    <w:top w:val="none" w:sz="0" w:space="0" w:color="auto"/>
                    <w:left w:val="none" w:sz="0" w:space="0" w:color="auto"/>
                    <w:bottom w:val="none" w:sz="0" w:space="0" w:color="auto"/>
                    <w:right w:val="none" w:sz="0" w:space="0" w:color="auto"/>
                  </w:divBdr>
                </w:div>
                <w:div w:id="1081755534">
                  <w:marLeft w:val="640"/>
                  <w:marRight w:val="0"/>
                  <w:marTop w:val="0"/>
                  <w:marBottom w:val="0"/>
                  <w:divBdr>
                    <w:top w:val="none" w:sz="0" w:space="0" w:color="auto"/>
                    <w:left w:val="none" w:sz="0" w:space="0" w:color="auto"/>
                    <w:bottom w:val="none" w:sz="0" w:space="0" w:color="auto"/>
                    <w:right w:val="none" w:sz="0" w:space="0" w:color="auto"/>
                  </w:divBdr>
                </w:div>
                <w:div w:id="737095209">
                  <w:marLeft w:val="640"/>
                  <w:marRight w:val="0"/>
                  <w:marTop w:val="0"/>
                  <w:marBottom w:val="0"/>
                  <w:divBdr>
                    <w:top w:val="none" w:sz="0" w:space="0" w:color="auto"/>
                    <w:left w:val="none" w:sz="0" w:space="0" w:color="auto"/>
                    <w:bottom w:val="none" w:sz="0" w:space="0" w:color="auto"/>
                    <w:right w:val="none" w:sz="0" w:space="0" w:color="auto"/>
                  </w:divBdr>
                </w:div>
                <w:div w:id="1856066589">
                  <w:marLeft w:val="640"/>
                  <w:marRight w:val="0"/>
                  <w:marTop w:val="0"/>
                  <w:marBottom w:val="0"/>
                  <w:divBdr>
                    <w:top w:val="none" w:sz="0" w:space="0" w:color="auto"/>
                    <w:left w:val="none" w:sz="0" w:space="0" w:color="auto"/>
                    <w:bottom w:val="none" w:sz="0" w:space="0" w:color="auto"/>
                    <w:right w:val="none" w:sz="0" w:space="0" w:color="auto"/>
                  </w:divBdr>
                </w:div>
                <w:div w:id="1907496614">
                  <w:marLeft w:val="640"/>
                  <w:marRight w:val="0"/>
                  <w:marTop w:val="0"/>
                  <w:marBottom w:val="0"/>
                  <w:divBdr>
                    <w:top w:val="none" w:sz="0" w:space="0" w:color="auto"/>
                    <w:left w:val="none" w:sz="0" w:space="0" w:color="auto"/>
                    <w:bottom w:val="none" w:sz="0" w:space="0" w:color="auto"/>
                    <w:right w:val="none" w:sz="0" w:space="0" w:color="auto"/>
                  </w:divBdr>
                </w:div>
                <w:div w:id="2002081338">
                  <w:marLeft w:val="640"/>
                  <w:marRight w:val="0"/>
                  <w:marTop w:val="0"/>
                  <w:marBottom w:val="0"/>
                  <w:divBdr>
                    <w:top w:val="none" w:sz="0" w:space="0" w:color="auto"/>
                    <w:left w:val="none" w:sz="0" w:space="0" w:color="auto"/>
                    <w:bottom w:val="none" w:sz="0" w:space="0" w:color="auto"/>
                    <w:right w:val="none" w:sz="0" w:space="0" w:color="auto"/>
                  </w:divBdr>
                </w:div>
                <w:div w:id="588540659">
                  <w:marLeft w:val="640"/>
                  <w:marRight w:val="0"/>
                  <w:marTop w:val="0"/>
                  <w:marBottom w:val="0"/>
                  <w:divBdr>
                    <w:top w:val="none" w:sz="0" w:space="0" w:color="auto"/>
                    <w:left w:val="none" w:sz="0" w:space="0" w:color="auto"/>
                    <w:bottom w:val="none" w:sz="0" w:space="0" w:color="auto"/>
                    <w:right w:val="none" w:sz="0" w:space="0" w:color="auto"/>
                  </w:divBdr>
                </w:div>
                <w:div w:id="493301953">
                  <w:marLeft w:val="640"/>
                  <w:marRight w:val="0"/>
                  <w:marTop w:val="0"/>
                  <w:marBottom w:val="0"/>
                  <w:divBdr>
                    <w:top w:val="none" w:sz="0" w:space="0" w:color="auto"/>
                    <w:left w:val="none" w:sz="0" w:space="0" w:color="auto"/>
                    <w:bottom w:val="none" w:sz="0" w:space="0" w:color="auto"/>
                    <w:right w:val="none" w:sz="0" w:space="0" w:color="auto"/>
                  </w:divBdr>
                </w:div>
                <w:div w:id="1964461679">
                  <w:marLeft w:val="640"/>
                  <w:marRight w:val="0"/>
                  <w:marTop w:val="0"/>
                  <w:marBottom w:val="0"/>
                  <w:divBdr>
                    <w:top w:val="none" w:sz="0" w:space="0" w:color="auto"/>
                    <w:left w:val="none" w:sz="0" w:space="0" w:color="auto"/>
                    <w:bottom w:val="none" w:sz="0" w:space="0" w:color="auto"/>
                    <w:right w:val="none" w:sz="0" w:space="0" w:color="auto"/>
                  </w:divBdr>
                </w:div>
                <w:div w:id="718020578">
                  <w:marLeft w:val="640"/>
                  <w:marRight w:val="0"/>
                  <w:marTop w:val="0"/>
                  <w:marBottom w:val="0"/>
                  <w:divBdr>
                    <w:top w:val="none" w:sz="0" w:space="0" w:color="auto"/>
                    <w:left w:val="none" w:sz="0" w:space="0" w:color="auto"/>
                    <w:bottom w:val="none" w:sz="0" w:space="0" w:color="auto"/>
                    <w:right w:val="none" w:sz="0" w:space="0" w:color="auto"/>
                  </w:divBdr>
                </w:div>
                <w:div w:id="592711554">
                  <w:marLeft w:val="640"/>
                  <w:marRight w:val="0"/>
                  <w:marTop w:val="0"/>
                  <w:marBottom w:val="0"/>
                  <w:divBdr>
                    <w:top w:val="none" w:sz="0" w:space="0" w:color="auto"/>
                    <w:left w:val="none" w:sz="0" w:space="0" w:color="auto"/>
                    <w:bottom w:val="none" w:sz="0" w:space="0" w:color="auto"/>
                    <w:right w:val="none" w:sz="0" w:space="0" w:color="auto"/>
                  </w:divBdr>
                </w:div>
              </w:divsChild>
            </w:div>
            <w:div w:id="1418820393">
              <w:marLeft w:val="0"/>
              <w:marRight w:val="0"/>
              <w:marTop w:val="0"/>
              <w:marBottom w:val="0"/>
              <w:divBdr>
                <w:top w:val="none" w:sz="0" w:space="0" w:color="auto"/>
                <w:left w:val="none" w:sz="0" w:space="0" w:color="auto"/>
                <w:bottom w:val="none" w:sz="0" w:space="0" w:color="auto"/>
                <w:right w:val="none" w:sz="0" w:space="0" w:color="auto"/>
              </w:divBdr>
              <w:divsChild>
                <w:div w:id="1712536576">
                  <w:marLeft w:val="640"/>
                  <w:marRight w:val="0"/>
                  <w:marTop w:val="0"/>
                  <w:marBottom w:val="0"/>
                  <w:divBdr>
                    <w:top w:val="none" w:sz="0" w:space="0" w:color="auto"/>
                    <w:left w:val="none" w:sz="0" w:space="0" w:color="auto"/>
                    <w:bottom w:val="none" w:sz="0" w:space="0" w:color="auto"/>
                    <w:right w:val="none" w:sz="0" w:space="0" w:color="auto"/>
                  </w:divBdr>
                </w:div>
                <w:div w:id="1803694974">
                  <w:marLeft w:val="640"/>
                  <w:marRight w:val="0"/>
                  <w:marTop w:val="0"/>
                  <w:marBottom w:val="0"/>
                  <w:divBdr>
                    <w:top w:val="none" w:sz="0" w:space="0" w:color="auto"/>
                    <w:left w:val="none" w:sz="0" w:space="0" w:color="auto"/>
                    <w:bottom w:val="none" w:sz="0" w:space="0" w:color="auto"/>
                    <w:right w:val="none" w:sz="0" w:space="0" w:color="auto"/>
                  </w:divBdr>
                </w:div>
                <w:div w:id="1940066072">
                  <w:marLeft w:val="640"/>
                  <w:marRight w:val="0"/>
                  <w:marTop w:val="0"/>
                  <w:marBottom w:val="0"/>
                  <w:divBdr>
                    <w:top w:val="none" w:sz="0" w:space="0" w:color="auto"/>
                    <w:left w:val="none" w:sz="0" w:space="0" w:color="auto"/>
                    <w:bottom w:val="none" w:sz="0" w:space="0" w:color="auto"/>
                    <w:right w:val="none" w:sz="0" w:space="0" w:color="auto"/>
                  </w:divBdr>
                </w:div>
                <w:div w:id="660549757">
                  <w:marLeft w:val="640"/>
                  <w:marRight w:val="0"/>
                  <w:marTop w:val="0"/>
                  <w:marBottom w:val="0"/>
                  <w:divBdr>
                    <w:top w:val="none" w:sz="0" w:space="0" w:color="auto"/>
                    <w:left w:val="none" w:sz="0" w:space="0" w:color="auto"/>
                    <w:bottom w:val="none" w:sz="0" w:space="0" w:color="auto"/>
                    <w:right w:val="none" w:sz="0" w:space="0" w:color="auto"/>
                  </w:divBdr>
                </w:div>
                <w:div w:id="1338726436">
                  <w:marLeft w:val="640"/>
                  <w:marRight w:val="0"/>
                  <w:marTop w:val="0"/>
                  <w:marBottom w:val="0"/>
                  <w:divBdr>
                    <w:top w:val="none" w:sz="0" w:space="0" w:color="auto"/>
                    <w:left w:val="none" w:sz="0" w:space="0" w:color="auto"/>
                    <w:bottom w:val="none" w:sz="0" w:space="0" w:color="auto"/>
                    <w:right w:val="none" w:sz="0" w:space="0" w:color="auto"/>
                  </w:divBdr>
                </w:div>
                <w:div w:id="2076395432">
                  <w:marLeft w:val="640"/>
                  <w:marRight w:val="0"/>
                  <w:marTop w:val="0"/>
                  <w:marBottom w:val="0"/>
                  <w:divBdr>
                    <w:top w:val="none" w:sz="0" w:space="0" w:color="auto"/>
                    <w:left w:val="none" w:sz="0" w:space="0" w:color="auto"/>
                    <w:bottom w:val="none" w:sz="0" w:space="0" w:color="auto"/>
                    <w:right w:val="none" w:sz="0" w:space="0" w:color="auto"/>
                  </w:divBdr>
                </w:div>
                <w:div w:id="541065541">
                  <w:marLeft w:val="640"/>
                  <w:marRight w:val="0"/>
                  <w:marTop w:val="0"/>
                  <w:marBottom w:val="0"/>
                  <w:divBdr>
                    <w:top w:val="none" w:sz="0" w:space="0" w:color="auto"/>
                    <w:left w:val="none" w:sz="0" w:space="0" w:color="auto"/>
                    <w:bottom w:val="none" w:sz="0" w:space="0" w:color="auto"/>
                    <w:right w:val="none" w:sz="0" w:space="0" w:color="auto"/>
                  </w:divBdr>
                </w:div>
                <w:div w:id="1114636754">
                  <w:marLeft w:val="640"/>
                  <w:marRight w:val="0"/>
                  <w:marTop w:val="0"/>
                  <w:marBottom w:val="0"/>
                  <w:divBdr>
                    <w:top w:val="none" w:sz="0" w:space="0" w:color="auto"/>
                    <w:left w:val="none" w:sz="0" w:space="0" w:color="auto"/>
                    <w:bottom w:val="none" w:sz="0" w:space="0" w:color="auto"/>
                    <w:right w:val="none" w:sz="0" w:space="0" w:color="auto"/>
                  </w:divBdr>
                </w:div>
                <w:div w:id="1769108755">
                  <w:marLeft w:val="640"/>
                  <w:marRight w:val="0"/>
                  <w:marTop w:val="0"/>
                  <w:marBottom w:val="0"/>
                  <w:divBdr>
                    <w:top w:val="none" w:sz="0" w:space="0" w:color="auto"/>
                    <w:left w:val="none" w:sz="0" w:space="0" w:color="auto"/>
                    <w:bottom w:val="none" w:sz="0" w:space="0" w:color="auto"/>
                    <w:right w:val="none" w:sz="0" w:space="0" w:color="auto"/>
                  </w:divBdr>
                </w:div>
                <w:div w:id="102649527">
                  <w:marLeft w:val="640"/>
                  <w:marRight w:val="0"/>
                  <w:marTop w:val="0"/>
                  <w:marBottom w:val="0"/>
                  <w:divBdr>
                    <w:top w:val="none" w:sz="0" w:space="0" w:color="auto"/>
                    <w:left w:val="none" w:sz="0" w:space="0" w:color="auto"/>
                    <w:bottom w:val="none" w:sz="0" w:space="0" w:color="auto"/>
                    <w:right w:val="none" w:sz="0" w:space="0" w:color="auto"/>
                  </w:divBdr>
                </w:div>
                <w:div w:id="1913655759">
                  <w:marLeft w:val="640"/>
                  <w:marRight w:val="0"/>
                  <w:marTop w:val="0"/>
                  <w:marBottom w:val="0"/>
                  <w:divBdr>
                    <w:top w:val="none" w:sz="0" w:space="0" w:color="auto"/>
                    <w:left w:val="none" w:sz="0" w:space="0" w:color="auto"/>
                    <w:bottom w:val="none" w:sz="0" w:space="0" w:color="auto"/>
                    <w:right w:val="none" w:sz="0" w:space="0" w:color="auto"/>
                  </w:divBdr>
                </w:div>
                <w:div w:id="912664380">
                  <w:marLeft w:val="640"/>
                  <w:marRight w:val="0"/>
                  <w:marTop w:val="0"/>
                  <w:marBottom w:val="0"/>
                  <w:divBdr>
                    <w:top w:val="none" w:sz="0" w:space="0" w:color="auto"/>
                    <w:left w:val="none" w:sz="0" w:space="0" w:color="auto"/>
                    <w:bottom w:val="none" w:sz="0" w:space="0" w:color="auto"/>
                    <w:right w:val="none" w:sz="0" w:space="0" w:color="auto"/>
                  </w:divBdr>
                </w:div>
                <w:div w:id="1147934290">
                  <w:marLeft w:val="640"/>
                  <w:marRight w:val="0"/>
                  <w:marTop w:val="0"/>
                  <w:marBottom w:val="0"/>
                  <w:divBdr>
                    <w:top w:val="none" w:sz="0" w:space="0" w:color="auto"/>
                    <w:left w:val="none" w:sz="0" w:space="0" w:color="auto"/>
                    <w:bottom w:val="none" w:sz="0" w:space="0" w:color="auto"/>
                    <w:right w:val="none" w:sz="0" w:space="0" w:color="auto"/>
                  </w:divBdr>
                </w:div>
                <w:div w:id="1375227112">
                  <w:marLeft w:val="640"/>
                  <w:marRight w:val="0"/>
                  <w:marTop w:val="0"/>
                  <w:marBottom w:val="0"/>
                  <w:divBdr>
                    <w:top w:val="none" w:sz="0" w:space="0" w:color="auto"/>
                    <w:left w:val="none" w:sz="0" w:space="0" w:color="auto"/>
                    <w:bottom w:val="none" w:sz="0" w:space="0" w:color="auto"/>
                    <w:right w:val="none" w:sz="0" w:space="0" w:color="auto"/>
                  </w:divBdr>
                </w:div>
                <w:div w:id="232273608">
                  <w:marLeft w:val="640"/>
                  <w:marRight w:val="0"/>
                  <w:marTop w:val="0"/>
                  <w:marBottom w:val="0"/>
                  <w:divBdr>
                    <w:top w:val="none" w:sz="0" w:space="0" w:color="auto"/>
                    <w:left w:val="none" w:sz="0" w:space="0" w:color="auto"/>
                    <w:bottom w:val="none" w:sz="0" w:space="0" w:color="auto"/>
                    <w:right w:val="none" w:sz="0" w:space="0" w:color="auto"/>
                  </w:divBdr>
                </w:div>
                <w:div w:id="949318157">
                  <w:marLeft w:val="640"/>
                  <w:marRight w:val="0"/>
                  <w:marTop w:val="0"/>
                  <w:marBottom w:val="0"/>
                  <w:divBdr>
                    <w:top w:val="none" w:sz="0" w:space="0" w:color="auto"/>
                    <w:left w:val="none" w:sz="0" w:space="0" w:color="auto"/>
                    <w:bottom w:val="none" w:sz="0" w:space="0" w:color="auto"/>
                    <w:right w:val="none" w:sz="0" w:space="0" w:color="auto"/>
                  </w:divBdr>
                </w:div>
                <w:div w:id="1965846459">
                  <w:marLeft w:val="640"/>
                  <w:marRight w:val="0"/>
                  <w:marTop w:val="0"/>
                  <w:marBottom w:val="0"/>
                  <w:divBdr>
                    <w:top w:val="none" w:sz="0" w:space="0" w:color="auto"/>
                    <w:left w:val="none" w:sz="0" w:space="0" w:color="auto"/>
                    <w:bottom w:val="none" w:sz="0" w:space="0" w:color="auto"/>
                    <w:right w:val="none" w:sz="0" w:space="0" w:color="auto"/>
                  </w:divBdr>
                </w:div>
                <w:div w:id="2068264384">
                  <w:marLeft w:val="640"/>
                  <w:marRight w:val="0"/>
                  <w:marTop w:val="0"/>
                  <w:marBottom w:val="0"/>
                  <w:divBdr>
                    <w:top w:val="none" w:sz="0" w:space="0" w:color="auto"/>
                    <w:left w:val="none" w:sz="0" w:space="0" w:color="auto"/>
                    <w:bottom w:val="none" w:sz="0" w:space="0" w:color="auto"/>
                    <w:right w:val="none" w:sz="0" w:space="0" w:color="auto"/>
                  </w:divBdr>
                </w:div>
                <w:div w:id="370686990">
                  <w:marLeft w:val="640"/>
                  <w:marRight w:val="0"/>
                  <w:marTop w:val="0"/>
                  <w:marBottom w:val="0"/>
                  <w:divBdr>
                    <w:top w:val="none" w:sz="0" w:space="0" w:color="auto"/>
                    <w:left w:val="none" w:sz="0" w:space="0" w:color="auto"/>
                    <w:bottom w:val="none" w:sz="0" w:space="0" w:color="auto"/>
                    <w:right w:val="none" w:sz="0" w:space="0" w:color="auto"/>
                  </w:divBdr>
                </w:div>
                <w:div w:id="1961908871">
                  <w:marLeft w:val="640"/>
                  <w:marRight w:val="0"/>
                  <w:marTop w:val="0"/>
                  <w:marBottom w:val="0"/>
                  <w:divBdr>
                    <w:top w:val="none" w:sz="0" w:space="0" w:color="auto"/>
                    <w:left w:val="none" w:sz="0" w:space="0" w:color="auto"/>
                    <w:bottom w:val="none" w:sz="0" w:space="0" w:color="auto"/>
                    <w:right w:val="none" w:sz="0" w:space="0" w:color="auto"/>
                  </w:divBdr>
                </w:div>
                <w:div w:id="77096343">
                  <w:marLeft w:val="640"/>
                  <w:marRight w:val="0"/>
                  <w:marTop w:val="0"/>
                  <w:marBottom w:val="0"/>
                  <w:divBdr>
                    <w:top w:val="none" w:sz="0" w:space="0" w:color="auto"/>
                    <w:left w:val="none" w:sz="0" w:space="0" w:color="auto"/>
                    <w:bottom w:val="none" w:sz="0" w:space="0" w:color="auto"/>
                    <w:right w:val="none" w:sz="0" w:space="0" w:color="auto"/>
                  </w:divBdr>
                </w:div>
                <w:div w:id="2094425491">
                  <w:marLeft w:val="640"/>
                  <w:marRight w:val="0"/>
                  <w:marTop w:val="0"/>
                  <w:marBottom w:val="0"/>
                  <w:divBdr>
                    <w:top w:val="none" w:sz="0" w:space="0" w:color="auto"/>
                    <w:left w:val="none" w:sz="0" w:space="0" w:color="auto"/>
                    <w:bottom w:val="none" w:sz="0" w:space="0" w:color="auto"/>
                    <w:right w:val="none" w:sz="0" w:space="0" w:color="auto"/>
                  </w:divBdr>
                </w:div>
                <w:div w:id="1875799932">
                  <w:marLeft w:val="640"/>
                  <w:marRight w:val="0"/>
                  <w:marTop w:val="0"/>
                  <w:marBottom w:val="0"/>
                  <w:divBdr>
                    <w:top w:val="none" w:sz="0" w:space="0" w:color="auto"/>
                    <w:left w:val="none" w:sz="0" w:space="0" w:color="auto"/>
                    <w:bottom w:val="none" w:sz="0" w:space="0" w:color="auto"/>
                    <w:right w:val="none" w:sz="0" w:space="0" w:color="auto"/>
                  </w:divBdr>
                </w:div>
                <w:div w:id="233659494">
                  <w:marLeft w:val="640"/>
                  <w:marRight w:val="0"/>
                  <w:marTop w:val="0"/>
                  <w:marBottom w:val="0"/>
                  <w:divBdr>
                    <w:top w:val="none" w:sz="0" w:space="0" w:color="auto"/>
                    <w:left w:val="none" w:sz="0" w:space="0" w:color="auto"/>
                    <w:bottom w:val="none" w:sz="0" w:space="0" w:color="auto"/>
                    <w:right w:val="none" w:sz="0" w:space="0" w:color="auto"/>
                  </w:divBdr>
                </w:div>
                <w:div w:id="1320039911">
                  <w:marLeft w:val="640"/>
                  <w:marRight w:val="0"/>
                  <w:marTop w:val="0"/>
                  <w:marBottom w:val="0"/>
                  <w:divBdr>
                    <w:top w:val="none" w:sz="0" w:space="0" w:color="auto"/>
                    <w:left w:val="none" w:sz="0" w:space="0" w:color="auto"/>
                    <w:bottom w:val="none" w:sz="0" w:space="0" w:color="auto"/>
                    <w:right w:val="none" w:sz="0" w:space="0" w:color="auto"/>
                  </w:divBdr>
                </w:div>
                <w:div w:id="1719822575">
                  <w:marLeft w:val="640"/>
                  <w:marRight w:val="0"/>
                  <w:marTop w:val="0"/>
                  <w:marBottom w:val="0"/>
                  <w:divBdr>
                    <w:top w:val="none" w:sz="0" w:space="0" w:color="auto"/>
                    <w:left w:val="none" w:sz="0" w:space="0" w:color="auto"/>
                    <w:bottom w:val="none" w:sz="0" w:space="0" w:color="auto"/>
                    <w:right w:val="none" w:sz="0" w:space="0" w:color="auto"/>
                  </w:divBdr>
                </w:div>
                <w:div w:id="1068264051">
                  <w:marLeft w:val="640"/>
                  <w:marRight w:val="0"/>
                  <w:marTop w:val="0"/>
                  <w:marBottom w:val="0"/>
                  <w:divBdr>
                    <w:top w:val="none" w:sz="0" w:space="0" w:color="auto"/>
                    <w:left w:val="none" w:sz="0" w:space="0" w:color="auto"/>
                    <w:bottom w:val="none" w:sz="0" w:space="0" w:color="auto"/>
                    <w:right w:val="none" w:sz="0" w:space="0" w:color="auto"/>
                  </w:divBdr>
                </w:div>
                <w:div w:id="1507162724">
                  <w:marLeft w:val="640"/>
                  <w:marRight w:val="0"/>
                  <w:marTop w:val="0"/>
                  <w:marBottom w:val="0"/>
                  <w:divBdr>
                    <w:top w:val="none" w:sz="0" w:space="0" w:color="auto"/>
                    <w:left w:val="none" w:sz="0" w:space="0" w:color="auto"/>
                    <w:bottom w:val="none" w:sz="0" w:space="0" w:color="auto"/>
                    <w:right w:val="none" w:sz="0" w:space="0" w:color="auto"/>
                  </w:divBdr>
                </w:div>
                <w:div w:id="1777014788">
                  <w:marLeft w:val="640"/>
                  <w:marRight w:val="0"/>
                  <w:marTop w:val="0"/>
                  <w:marBottom w:val="0"/>
                  <w:divBdr>
                    <w:top w:val="none" w:sz="0" w:space="0" w:color="auto"/>
                    <w:left w:val="none" w:sz="0" w:space="0" w:color="auto"/>
                    <w:bottom w:val="none" w:sz="0" w:space="0" w:color="auto"/>
                    <w:right w:val="none" w:sz="0" w:space="0" w:color="auto"/>
                  </w:divBdr>
                </w:div>
                <w:div w:id="1874809094">
                  <w:marLeft w:val="640"/>
                  <w:marRight w:val="0"/>
                  <w:marTop w:val="0"/>
                  <w:marBottom w:val="0"/>
                  <w:divBdr>
                    <w:top w:val="none" w:sz="0" w:space="0" w:color="auto"/>
                    <w:left w:val="none" w:sz="0" w:space="0" w:color="auto"/>
                    <w:bottom w:val="none" w:sz="0" w:space="0" w:color="auto"/>
                    <w:right w:val="none" w:sz="0" w:space="0" w:color="auto"/>
                  </w:divBdr>
                </w:div>
                <w:div w:id="101531750">
                  <w:marLeft w:val="640"/>
                  <w:marRight w:val="0"/>
                  <w:marTop w:val="0"/>
                  <w:marBottom w:val="0"/>
                  <w:divBdr>
                    <w:top w:val="none" w:sz="0" w:space="0" w:color="auto"/>
                    <w:left w:val="none" w:sz="0" w:space="0" w:color="auto"/>
                    <w:bottom w:val="none" w:sz="0" w:space="0" w:color="auto"/>
                    <w:right w:val="none" w:sz="0" w:space="0" w:color="auto"/>
                  </w:divBdr>
                </w:div>
                <w:div w:id="306711167">
                  <w:marLeft w:val="640"/>
                  <w:marRight w:val="0"/>
                  <w:marTop w:val="0"/>
                  <w:marBottom w:val="0"/>
                  <w:divBdr>
                    <w:top w:val="none" w:sz="0" w:space="0" w:color="auto"/>
                    <w:left w:val="none" w:sz="0" w:space="0" w:color="auto"/>
                    <w:bottom w:val="none" w:sz="0" w:space="0" w:color="auto"/>
                    <w:right w:val="none" w:sz="0" w:space="0" w:color="auto"/>
                  </w:divBdr>
                </w:div>
                <w:div w:id="582688963">
                  <w:marLeft w:val="640"/>
                  <w:marRight w:val="0"/>
                  <w:marTop w:val="0"/>
                  <w:marBottom w:val="0"/>
                  <w:divBdr>
                    <w:top w:val="none" w:sz="0" w:space="0" w:color="auto"/>
                    <w:left w:val="none" w:sz="0" w:space="0" w:color="auto"/>
                    <w:bottom w:val="none" w:sz="0" w:space="0" w:color="auto"/>
                    <w:right w:val="none" w:sz="0" w:space="0" w:color="auto"/>
                  </w:divBdr>
                </w:div>
                <w:div w:id="1730572255">
                  <w:marLeft w:val="640"/>
                  <w:marRight w:val="0"/>
                  <w:marTop w:val="0"/>
                  <w:marBottom w:val="0"/>
                  <w:divBdr>
                    <w:top w:val="none" w:sz="0" w:space="0" w:color="auto"/>
                    <w:left w:val="none" w:sz="0" w:space="0" w:color="auto"/>
                    <w:bottom w:val="none" w:sz="0" w:space="0" w:color="auto"/>
                    <w:right w:val="none" w:sz="0" w:space="0" w:color="auto"/>
                  </w:divBdr>
                </w:div>
                <w:div w:id="2002155207">
                  <w:marLeft w:val="640"/>
                  <w:marRight w:val="0"/>
                  <w:marTop w:val="0"/>
                  <w:marBottom w:val="0"/>
                  <w:divBdr>
                    <w:top w:val="none" w:sz="0" w:space="0" w:color="auto"/>
                    <w:left w:val="none" w:sz="0" w:space="0" w:color="auto"/>
                    <w:bottom w:val="none" w:sz="0" w:space="0" w:color="auto"/>
                    <w:right w:val="none" w:sz="0" w:space="0" w:color="auto"/>
                  </w:divBdr>
                </w:div>
                <w:div w:id="1671519461">
                  <w:marLeft w:val="640"/>
                  <w:marRight w:val="0"/>
                  <w:marTop w:val="0"/>
                  <w:marBottom w:val="0"/>
                  <w:divBdr>
                    <w:top w:val="none" w:sz="0" w:space="0" w:color="auto"/>
                    <w:left w:val="none" w:sz="0" w:space="0" w:color="auto"/>
                    <w:bottom w:val="none" w:sz="0" w:space="0" w:color="auto"/>
                    <w:right w:val="none" w:sz="0" w:space="0" w:color="auto"/>
                  </w:divBdr>
                </w:div>
                <w:div w:id="1766538179">
                  <w:marLeft w:val="640"/>
                  <w:marRight w:val="0"/>
                  <w:marTop w:val="0"/>
                  <w:marBottom w:val="0"/>
                  <w:divBdr>
                    <w:top w:val="none" w:sz="0" w:space="0" w:color="auto"/>
                    <w:left w:val="none" w:sz="0" w:space="0" w:color="auto"/>
                    <w:bottom w:val="none" w:sz="0" w:space="0" w:color="auto"/>
                    <w:right w:val="none" w:sz="0" w:space="0" w:color="auto"/>
                  </w:divBdr>
                </w:div>
                <w:div w:id="1256017823">
                  <w:marLeft w:val="640"/>
                  <w:marRight w:val="0"/>
                  <w:marTop w:val="0"/>
                  <w:marBottom w:val="0"/>
                  <w:divBdr>
                    <w:top w:val="none" w:sz="0" w:space="0" w:color="auto"/>
                    <w:left w:val="none" w:sz="0" w:space="0" w:color="auto"/>
                    <w:bottom w:val="none" w:sz="0" w:space="0" w:color="auto"/>
                    <w:right w:val="none" w:sz="0" w:space="0" w:color="auto"/>
                  </w:divBdr>
                </w:div>
                <w:div w:id="328564397">
                  <w:marLeft w:val="640"/>
                  <w:marRight w:val="0"/>
                  <w:marTop w:val="0"/>
                  <w:marBottom w:val="0"/>
                  <w:divBdr>
                    <w:top w:val="none" w:sz="0" w:space="0" w:color="auto"/>
                    <w:left w:val="none" w:sz="0" w:space="0" w:color="auto"/>
                    <w:bottom w:val="none" w:sz="0" w:space="0" w:color="auto"/>
                    <w:right w:val="none" w:sz="0" w:space="0" w:color="auto"/>
                  </w:divBdr>
                </w:div>
                <w:div w:id="1607273667">
                  <w:marLeft w:val="640"/>
                  <w:marRight w:val="0"/>
                  <w:marTop w:val="0"/>
                  <w:marBottom w:val="0"/>
                  <w:divBdr>
                    <w:top w:val="none" w:sz="0" w:space="0" w:color="auto"/>
                    <w:left w:val="none" w:sz="0" w:space="0" w:color="auto"/>
                    <w:bottom w:val="none" w:sz="0" w:space="0" w:color="auto"/>
                    <w:right w:val="none" w:sz="0" w:space="0" w:color="auto"/>
                  </w:divBdr>
                </w:div>
                <w:div w:id="521432471">
                  <w:marLeft w:val="640"/>
                  <w:marRight w:val="0"/>
                  <w:marTop w:val="0"/>
                  <w:marBottom w:val="0"/>
                  <w:divBdr>
                    <w:top w:val="none" w:sz="0" w:space="0" w:color="auto"/>
                    <w:left w:val="none" w:sz="0" w:space="0" w:color="auto"/>
                    <w:bottom w:val="none" w:sz="0" w:space="0" w:color="auto"/>
                    <w:right w:val="none" w:sz="0" w:space="0" w:color="auto"/>
                  </w:divBdr>
                </w:div>
                <w:div w:id="1868175329">
                  <w:marLeft w:val="640"/>
                  <w:marRight w:val="0"/>
                  <w:marTop w:val="0"/>
                  <w:marBottom w:val="0"/>
                  <w:divBdr>
                    <w:top w:val="none" w:sz="0" w:space="0" w:color="auto"/>
                    <w:left w:val="none" w:sz="0" w:space="0" w:color="auto"/>
                    <w:bottom w:val="none" w:sz="0" w:space="0" w:color="auto"/>
                    <w:right w:val="none" w:sz="0" w:space="0" w:color="auto"/>
                  </w:divBdr>
                </w:div>
                <w:div w:id="426536408">
                  <w:marLeft w:val="640"/>
                  <w:marRight w:val="0"/>
                  <w:marTop w:val="0"/>
                  <w:marBottom w:val="0"/>
                  <w:divBdr>
                    <w:top w:val="none" w:sz="0" w:space="0" w:color="auto"/>
                    <w:left w:val="none" w:sz="0" w:space="0" w:color="auto"/>
                    <w:bottom w:val="none" w:sz="0" w:space="0" w:color="auto"/>
                    <w:right w:val="none" w:sz="0" w:space="0" w:color="auto"/>
                  </w:divBdr>
                </w:div>
                <w:div w:id="823855617">
                  <w:marLeft w:val="640"/>
                  <w:marRight w:val="0"/>
                  <w:marTop w:val="0"/>
                  <w:marBottom w:val="0"/>
                  <w:divBdr>
                    <w:top w:val="none" w:sz="0" w:space="0" w:color="auto"/>
                    <w:left w:val="none" w:sz="0" w:space="0" w:color="auto"/>
                    <w:bottom w:val="none" w:sz="0" w:space="0" w:color="auto"/>
                    <w:right w:val="none" w:sz="0" w:space="0" w:color="auto"/>
                  </w:divBdr>
                </w:div>
                <w:div w:id="1232541282">
                  <w:marLeft w:val="640"/>
                  <w:marRight w:val="0"/>
                  <w:marTop w:val="0"/>
                  <w:marBottom w:val="0"/>
                  <w:divBdr>
                    <w:top w:val="none" w:sz="0" w:space="0" w:color="auto"/>
                    <w:left w:val="none" w:sz="0" w:space="0" w:color="auto"/>
                    <w:bottom w:val="none" w:sz="0" w:space="0" w:color="auto"/>
                    <w:right w:val="none" w:sz="0" w:space="0" w:color="auto"/>
                  </w:divBdr>
                </w:div>
                <w:div w:id="759066361">
                  <w:marLeft w:val="640"/>
                  <w:marRight w:val="0"/>
                  <w:marTop w:val="0"/>
                  <w:marBottom w:val="0"/>
                  <w:divBdr>
                    <w:top w:val="none" w:sz="0" w:space="0" w:color="auto"/>
                    <w:left w:val="none" w:sz="0" w:space="0" w:color="auto"/>
                    <w:bottom w:val="none" w:sz="0" w:space="0" w:color="auto"/>
                    <w:right w:val="none" w:sz="0" w:space="0" w:color="auto"/>
                  </w:divBdr>
                </w:div>
                <w:div w:id="1551916069">
                  <w:marLeft w:val="640"/>
                  <w:marRight w:val="0"/>
                  <w:marTop w:val="0"/>
                  <w:marBottom w:val="0"/>
                  <w:divBdr>
                    <w:top w:val="none" w:sz="0" w:space="0" w:color="auto"/>
                    <w:left w:val="none" w:sz="0" w:space="0" w:color="auto"/>
                    <w:bottom w:val="none" w:sz="0" w:space="0" w:color="auto"/>
                    <w:right w:val="none" w:sz="0" w:space="0" w:color="auto"/>
                  </w:divBdr>
                </w:div>
                <w:div w:id="617493127">
                  <w:marLeft w:val="640"/>
                  <w:marRight w:val="0"/>
                  <w:marTop w:val="0"/>
                  <w:marBottom w:val="0"/>
                  <w:divBdr>
                    <w:top w:val="none" w:sz="0" w:space="0" w:color="auto"/>
                    <w:left w:val="none" w:sz="0" w:space="0" w:color="auto"/>
                    <w:bottom w:val="none" w:sz="0" w:space="0" w:color="auto"/>
                    <w:right w:val="none" w:sz="0" w:space="0" w:color="auto"/>
                  </w:divBdr>
                </w:div>
                <w:div w:id="80951743">
                  <w:marLeft w:val="640"/>
                  <w:marRight w:val="0"/>
                  <w:marTop w:val="0"/>
                  <w:marBottom w:val="0"/>
                  <w:divBdr>
                    <w:top w:val="none" w:sz="0" w:space="0" w:color="auto"/>
                    <w:left w:val="none" w:sz="0" w:space="0" w:color="auto"/>
                    <w:bottom w:val="none" w:sz="0" w:space="0" w:color="auto"/>
                    <w:right w:val="none" w:sz="0" w:space="0" w:color="auto"/>
                  </w:divBdr>
                </w:div>
                <w:div w:id="2040545356">
                  <w:marLeft w:val="640"/>
                  <w:marRight w:val="0"/>
                  <w:marTop w:val="0"/>
                  <w:marBottom w:val="0"/>
                  <w:divBdr>
                    <w:top w:val="none" w:sz="0" w:space="0" w:color="auto"/>
                    <w:left w:val="none" w:sz="0" w:space="0" w:color="auto"/>
                    <w:bottom w:val="none" w:sz="0" w:space="0" w:color="auto"/>
                    <w:right w:val="none" w:sz="0" w:space="0" w:color="auto"/>
                  </w:divBdr>
                </w:div>
                <w:div w:id="991450849">
                  <w:marLeft w:val="640"/>
                  <w:marRight w:val="0"/>
                  <w:marTop w:val="0"/>
                  <w:marBottom w:val="0"/>
                  <w:divBdr>
                    <w:top w:val="none" w:sz="0" w:space="0" w:color="auto"/>
                    <w:left w:val="none" w:sz="0" w:space="0" w:color="auto"/>
                    <w:bottom w:val="none" w:sz="0" w:space="0" w:color="auto"/>
                    <w:right w:val="none" w:sz="0" w:space="0" w:color="auto"/>
                  </w:divBdr>
                </w:div>
                <w:div w:id="186526415">
                  <w:marLeft w:val="640"/>
                  <w:marRight w:val="0"/>
                  <w:marTop w:val="0"/>
                  <w:marBottom w:val="0"/>
                  <w:divBdr>
                    <w:top w:val="none" w:sz="0" w:space="0" w:color="auto"/>
                    <w:left w:val="none" w:sz="0" w:space="0" w:color="auto"/>
                    <w:bottom w:val="none" w:sz="0" w:space="0" w:color="auto"/>
                    <w:right w:val="none" w:sz="0" w:space="0" w:color="auto"/>
                  </w:divBdr>
                </w:div>
                <w:div w:id="1297300226">
                  <w:marLeft w:val="640"/>
                  <w:marRight w:val="0"/>
                  <w:marTop w:val="0"/>
                  <w:marBottom w:val="0"/>
                  <w:divBdr>
                    <w:top w:val="none" w:sz="0" w:space="0" w:color="auto"/>
                    <w:left w:val="none" w:sz="0" w:space="0" w:color="auto"/>
                    <w:bottom w:val="none" w:sz="0" w:space="0" w:color="auto"/>
                    <w:right w:val="none" w:sz="0" w:space="0" w:color="auto"/>
                  </w:divBdr>
                </w:div>
                <w:div w:id="1168836447">
                  <w:marLeft w:val="640"/>
                  <w:marRight w:val="0"/>
                  <w:marTop w:val="0"/>
                  <w:marBottom w:val="0"/>
                  <w:divBdr>
                    <w:top w:val="none" w:sz="0" w:space="0" w:color="auto"/>
                    <w:left w:val="none" w:sz="0" w:space="0" w:color="auto"/>
                    <w:bottom w:val="none" w:sz="0" w:space="0" w:color="auto"/>
                    <w:right w:val="none" w:sz="0" w:space="0" w:color="auto"/>
                  </w:divBdr>
                </w:div>
                <w:div w:id="1530604547">
                  <w:marLeft w:val="640"/>
                  <w:marRight w:val="0"/>
                  <w:marTop w:val="0"/>
                  <w:marBottom w:val="0"/>
                  <w:divBdr>
                    <w:top w:val="none" w:sz="0" w:space="0" w:color="auto"/>
                    <w:left w:val="none" w:sz="0" w:space="0" w:color="auto"/>
                    <w:bottom w:val="none" w:sz="0" w:space="0" w:color="auto"/>
                    <w:right w:val="none" w:sz="0" w:space="0" w:color="auto"/>
                  </w:divBdr>
                </w:div>
                <w:div w:id="261960947">
                  <w:marLeft w:val="640"/>
                  <w:marRight w:val="0"/>
                  <w:marTop w:val="0"/>
                  <w:marBottom w:val="0"/>
                  <w:divBdr>
                    <w:top w:val="none" w:sz="0" w:space="0" w:color="auto"/>
                    <w:left w:val="none" w:sz="0" w:space="0" w:color="auto"/>
                    <w:bottom w:val="none" w:sz="0" w:space="0" w:color="auto"/>
                    <w:right w:val="none" w:sz="0" w:space="0" w:color="auto"/>
                  </w:divBdr>
                </w:div>
                <w:div w:id="1483816372">
                  <w:marLeft w:val="640"/>
                  <w:marRight w:val="0"/>
                  <w:marTop w:val="0"/>
                  <w:marBottom w:val="0"/>
                  <w:divBdr>
                    <w:top w:val="none" w:sz="0" w:space="0" w:color="auto"/>
                    <w:left w:val="none" w:sz="0" w:space="0" w:color="auto"/>
                    <w:bottom w:val="none" w:sz="0" w:space="0" w:color="auto"/>
                    <w:right w:val="none" w:sz="0" w:space="0" w:color="auto"/>
                  </w:divBdr>
                </w:div>
                <w:div w:id="811408140">
                  <w:marLeft w:val="640"/>
                  <w:marRight w:val="0"/>
                  <w:marTop w:val="0"/>
                  <w:marBottom w:val="0"/>
                  <w:divBdr>
                    <w:top w:val="none" w:sz="0" w:space="0" w:color="auto"/>
                    <w:left w:val="none" w:sz="0" w:space="0" w:color="auto"/>
                    <w:bottom w:val="none" w:sz="0" w:space="0" w:color="auto"/>
                    <w:right w:val="none" w:sz="0" w:space="0" w:color="auto"/>
                  </w:divBdr>
                </w:div>
                <w:div w:id="781536458">
                  <w:marLeft w:val="640"/>
                  <w:marRight w:val="0"/>
                  <w:marTop w:val="0"/>
                  <w:marBottom w:val="0"/>
                  <w:divBdr>
                    <w:top w:val="none" w:sz="0" w:space="0" w:color="auto"/>
                    <w:left w:val="none" w:sz="0" w:space="0" w:color="auto"/>
                    <w:bottom w:val="none" w:sz="0" w:space="0" w:color="auto"/>
                    <w:right w:val="none" w:sz="0" w:space="0" w:color="auto"/>
                  </w:divBdr>
                </w:div>
                <w:div w:id="246114106">
                  <w:marLeft w:val="640"/>
                  <w:marRight w:val="0"/>
                  <w:marTop w:val="0"/>
                  <w:marBottom w:val="0"/>
                  <w:divBdr>
                    <w:top w:val="none" w:sz="0" w:space="0" w:color="auto"/>
                    <w:left w:val="none" w:sz="0" w:space="0" w:color="auto"/>
                    <w:bottom w:val="none" w:sz="0" w:space="0" w:color="auto"/>
                    <w:right w:val="none" w:sz="0" w:space="0" w:color="auto"/>
                  </w:divBdr>
                </w:div>
                <w:div w:id="1036976522">
                  <w:marLeft w:val="640"/>
                  <w:marRight w:val="0"/>
                  <w:marTop w:val="0"/>
                  <w:marBottom w:val="0"/>
                  <w:divBdr>
                    <w:top w:val="none" w:sz="0" w:space="0" w:color="auto"/>
                    <w:left w:val="none" w:sz="0" w:space="0" w:color="auto"/>
                    <w:bottom w:val="none" w:sz="0" w:space="0" w:color="auto"/>
                    <w:right w:val="none" w:sz="0" w:space="0" w:color="auto"/>
                  </w:divBdr>
                </w:div>
                <w:div w:id="271479224">
                  <w:marLeft w:val="640"/>
                  <w:marRight w:val="0"/>
                  <w:marTop w:val="0"/>
                  <w:marBottom w:val="0"/>
                  <w:divBdr>
                    <w:top w:val="none" w:sz="0" w:space="0" w:color="auto"/>
                    <w:left w:val="none" w:sz="0" w:space="0" w:color="auto"/>
                    <w:bottom w:val="none" w:sz="0" w:space="0" w:color="auto"/>
                    <w:right w:val="none" w:sz="0" w:space="0" w:color="auto"/>
                  </w:divBdr>
                </w:div>
                <w:div w:id="1384909745">
                  <w:marLeft w:val="640"/>
                  <w:marRight w:val="0"/>
                  <w:marTop w:val="0"/>
                  <w:marBottom w:val="0"/>
                  <w:divBdr>
                    <w:top w:val="none" w:sz="0" w:space="0" w:color="auto"/>
                    <w:left w:val="none" w:sz="0" w:space="0" w:color="auto"/>
                    <w:bottom w:val="none" w:sz="0" w:space="0" w:color="auto"/>
                    <w:right w:val="none" w:sz="0" w:space="0" w:color="auto"/>
                  </w:divBdr>
                </w:div>
                <w:div w:id="416904309">
                  <w:marLeft w:val="640"/>
                  <w:marRight w:val="0"/>
                  <w:marTop w:val="0"/>
                  <w:marBottom w:val="0"/>
                  <w:divBdr>
                    <w:top w:val="none" w:sz="0" w:space="0" w:color="auto"/>
                    <w:left w:val="none" w:sz="0" w:space="0" w:color="auto"/>
                    <w:bottom w:val="none" w:sz="0" w:space="0" w:color="auto"/>
                    <w:right w:val="none" w:sz="0" w:space="0" w:color="auto"/>
                  </w:divBdr>
                </w:div>
              </w:divsChild>
            </w:div>
            <w:div w:id="1199198417">
              <w:marLeft w:val="0"/>
              <w:marRight w:val="0"/>
              <w:marTop w:val="0"/>
              <w:marBottom w:val="0"/>
              <w:divBdr>
                <w:top w:val="none" w:sz="0" w:space="0" w:color="auto"/>
                <w:left w:val="none" w:sz="0" w:space="0" w:color="auto"/>
                <w:bottom w:val="none" w:sz="0" w:space="0" w:color="auto"/>
                <w:right w:val="none" w:sz="0" w:space="0" w:color="auto"/>
              </w:divBdr>
              <w:divsChild>
                <w:div w:id="193004082">
                  <w:marLeft w:val="640"/>
                  <w:marRight w:val="0"/>
                  <w:marTop w:val="0"/>
                  <w:marBottom w:val="0"/>
                  <w:divBdr>
                    <w:top w:val="none" w:sz="0" w:space="0" w:color="auto"/>
                    <w:left w:val="none" w:sz="0" w:space="0" w:color="auto"/>
                    <w:bottom w:val="none" w:sz="0" w:space="0" w:color="auto"/>
                    <w:right w:val="none" w:sz="0" w:space="0" w:color="auto"/>
                  </w:divBdr>
                </w:div>
                <w:div w:id="785583100">
                  <w:marLeft w:val="640"/>
                  <w:marRight w:val="0"/>
                  <w:marTop w:val="0"/>
                  <w:marBottom w:val="0"/>
                  <w:divBdr>
                    <w:top w:val="none" w:sz="0" w:space="0" w:color="auto"/>
                    <w:left w:val="none" w:sz="0" w:space="0" w:color="auto"/>
                    <w:bottom w:val="none" w:sz="0" w:space="0" w:color="auto"/>
                    <w:right w:val="none" w:sz="0" w:space="0" w:color="auto"/>
                  </w:divBdr>
                </w:div>
                <w:div w:id="1144128132">
                  <w:marLeft w:val="640"/>
                  <w:marRight w:val="0"/>
                  <w:marTop w:val="0"/>
                  <w:marBottom w:val="0"/>
                  <w:divBdr>
                    <w:top w:val="none" w:sz="0" w:space="0" w:color="auto"/>
                    <w:left w:val="none" w:sz="0" w:space="0" w:color="auto"/>
                    <w:bottom w:val="none" w:sz="0" w:space="0" w:color="auto"/>
                    <w:right w:val="none" w:sz="0" w:space="0" w:color="auto"/>
                  </w:divBdr>
                </w:div>
                <w:div w:id="76287739">
                  <w:marLeft w:val="640"/>
                  <w:marRight w:val="0"/>
                  <w:marTop w:val="0"/>
                  <w:marBottom w:val="0"/>
                  <w:divBdr>
                    <w:top w:val="none" w:sz="0" w:space="0" w:color="auto"/>
                    <w:left w:val="none" w:sz="0" w:space="0" w:color="auto"/>
                    <w:bottom w:val="none" w:sz="0" w:space="0" w:color="auto"/>
                    <w:right w:val="none" w:sz="0" w:space="0" w:color="auto"/>
                  </w:divBdr>
                </w:div>
                <w:div w:id="1049577030">
                  <w:marLeft w:val="640"/>
                  <w:marRight w:val="0"/>
                  <w:marTop w:val="0"/>
                  <w:marBottom w:val="0"/>
                  <w:divBdr>
                    <w:top w:val="none" w:sz="0" w:space="0" w:color="auto"/>
                    <w:left w:val="none" w:sz="0" w:space="0" w:color="auto"/>
                    <w:bottom w:val="none" w:sz="0" w:space="0" w:color="auto"/>
                    <w:right w:val="none" w:sz="0" w:space="0" w:color="auto"/>
                  </w:divBdr>
                </w:div>
                <w:div w:id="308824915">
                  <w:marLeft w:val="640"/>
                  <w:marRight w:val="0"/>
                  <w:marTop w:val="0"/>
                  <w:marBottom w:val="0"/>
                  <w:divBdr>
                    <w:top w:val="none" w:sz="0" w:space="0" w:color="auto"/>
                    <w:left w:val="none" w:sz="0" w:space="0" w:color="auto"/>
                    <w:bottom w:val="none" w:sz="0" w:space="0" w:color="auto"/>
                    <w:right w:val="none" w:sz="0" w:space="0" w:color="auto"/>
                  </w:divBdr>
                </w:div>
                <w:div w:id="1265576112">
                  <w:marLeft w:val="640"/>
                  <w:marRight w:val="0"/>
                  <w:marTop w:val="0"/>
                  <w:marBottom w:val="0"/>
                  <w:divBdr>
                    <w:top w:val="none" w:sz="0" w:space="0" w:color="auto"/>
                    <w:left w:val="none" w:sz="0" w:space="0" w:color="auto"/>
                    <w:bottom w:val="none" w:sz="0" w:space="0" w:color="auto"/>
                    <w:right w:val="none" w:sz="0" w:space="0" w:color="auto"/>
                  </w:divBdr>
                </w:div>
                <w:div w:id="246815100">
                  <w:marLeft w:val="640"/>
                  <w:marRight w:val="0"/>
                  <w:marTop w:val="0"/>
                  <w:marBottom w:val="0"/>
                  <w:divBdr>
                    <w:top w:val="none" w:sz="0" w:space="0" w:color="auto"/>
                    <w:left w:val="none" w:sz="0" w:space="0" w:color="auto"/>
                    <w:bottom w:val="none" w:sz="0" w:space="0" w:color="auto"/>
                    <w:right w:val="none" w:sz="0" w:space="0" w:color="auto"/>
                  </w:divBdr>
                </w:div>
                <w:div w:id="825899823">
                  <w:marLeft w:val="640"/>
                  <w:marRight w:val="0"/>
                  <w:marTop w:val="0"/>
                  <w:marBottom w:val="0"/>
                  <w:divBdr>
                    <w:top w:val="none" w:sz="0" w:space="0" w:color="auto"/>
                    <w:left w:val="none" w:sz="0" w:space="0" w:color="auto"/>
                    <w:bottom w:val="none" w:sz="0" w:space="0" w:color="auto"/>
                    <w:right w:val="none" w:sz="0" w:space="0" w:color="auto"/>
                  </w:divBdr>
                </w:div>
                <w:div w:id="414594764">
                  <w:marLeft w:val="640"/>
                  <w:marRight w:val="0"/>
                  <w:marTop w:val="0"/>
                  <w:marBottom w:val="0"/>
                  <w:divBdr>
                    <w:top w:val="none" w:sz="0" w:space="0" w:color="auto"/>
                    <w:left w:val="none" w:sz="0" w:space="0" w:color="auto"/>
                    <w:bottom w:val="none" w:sz="0" w:space="0" w:color="auto"/>
                    <w:right w:val="none" w:sz="0" w:space="0" w:color="auto"/>
                  </w:divBdr>
                </w:div>
                <w:div w:id="901328461">
                  <w:marLeft w:val="640"/>
                  <w:marRight w:val="0"/>
                  <w:marTop w:val="0"/>
                  <w:marBottom w:val="0"/>
                  <w:divBdr>
                    <w:top w:val="none" w:sz="0" w:space="0" w:color="auto"/>
                    <w:left w:val="none" w:sz="0" w:space="0" w:color="auto"/>
                    <w:bottom w:val="none" w:sz="0" w:space="0" w:color="auto"/>
                    <w:right w:val="none" w:sz="0" w:space="0" w:color="auto"/>
                  </w:divBdr>
                </w:div>
                <w:div w:id="1606501732">
                  <w:marLeft w:val="640"/>
                  <w:marRight w:val="0"/>
                  <w:marTop w:val="0"/>
                  <w:marBottom w:val="0"/>
                  <w:divBdr>
                    <w:top w:val="none" w:sz="0" w:space="0" w:color="auto"/>
                    <w:left w:val="none" w:sz="0" w:space="0" w:color="auto"/>
                    <w:bottom w:val="none" w:sz="0" w:space="0" w:color="auto"/>
                    <w:right w:val="none" w:sz="0" w:space="0" w:color="auto"/>
                  </w:divBdr>
                </w:div>
                <w:div w:id="608508303">
                  <w:marLeft w:val="640"/>
                  <w:marRight w:val="0"/>
                  <w:marTop w:val="0"/>
                  <w:marBottom w:val="0"/>
                  <w:divBdr>
                    <w:top w:val="none" w:sz="0" w:space="0" w:color="auto"/>
                    <w:left w:val="none" w:sz="0" w:space="0" w:color="auto"/>
                    <w:bottom w:val="none" w:sz="0" w:space="0" w:color="auto"/>
                    <w:right w:val="none" w:sz="0" w:space="0" w:color="auto"/>
                  </w:divBdr>
                </w:div>
                <w:div w:id="91630522">
                  <w:marLeft w:val="640"/>
                  <w:marRight w:val="0"/>
                  <w:marTop w:val="0"/>
                  <w:marBottom w:val="0"/>
                  <w:divBdr>
                    <w:top w:val="none" w:sz="0" w:space="0" w:color="auto"/>
                    <w:left w:val="none" w:sz="0" w:space="0" w:color="auto"/>
                    <w:bottom w:val="none" w:sz="0" w:space="0" w:color="auto"/>
                    <w:right w:val="none" w:sz="0" w:space="0" w:color="auto"/>
                  </w:divBdr>
                </w:div>
                <w:div w:id="548347477">
                  <w:marLeft w:val="640"/>
                  <w:marRight w:val="0"/>
                  <w:marTop w:val="0"/>
                  <w:marBottom w:val="0"/>
                  <w:divBdr>
                    <w:top w:val="none" w:sz="0" w:space="0" w:color="auto"/>
                    <w:left w:val="none" w:sz="0" w:space="0" w:color="auto"/>
                    <w:bottom w:val="none" w:sz="0" w:space="0" w:color="auto"/>
                    <w:right w:val="none" w:sz="0" w:space="0" w:color="auto"/>
                  </w:divBdr>
                </w:div>
                <w:div w:id="724909724">
                  <w:marLeft w:val="640"/>
                  <w:marRight w:val="0"/>
                  <w:marTop w:val="0"/>
                  <w:marBottom w:val="0"/>
                  <w:divBdr>
                    <w:top w:val="none" w:sz="0" w:space="0" w:color="auto"/>
                    <w:left w:val="none" w:sz="0" w:space="0" w:color="auto"/>
                    <w:bottom w:val="none" w:sz="0" w:space="0" w:color="auto"/>
                    <w:right w:val="none" w:sz="0" w:space="0" w:color="auto"/>
                  </w:divBdr>
                </w:div>
                <w:div w:id="1896314760">
                  <w:marLeft w:val="640"/>
                  <w:marRight w:val="0"/>
                  <w:marTop w:val="0"/>
                  <w:marBottom w:val="0"/>
                  <w:divBdr>
                    <w:top w:val="none" w:sz="0" w:space="0" w:color="auto"/>
                    <w:left w:val="none" w:sz="0" w:space="0" w:color="auto"/>
                    <w:bottom w:val="none" w:sz="0" w:space="0" w:color="auto"/>
                    <w:right w:val="none" w:sz="0" w:space="0" w:color="auto"/>
                  </w:divBdr>
                </w:div>
                <w:div w:id="1175075482">
                  <w:marLeft w:val="640"/>
                  <w:marRight w:val="0"/>
                  <w:marTop w:val="0"/>
                  <w:marBottom w:val="0"/>
                  <w:divBdr>
                    <w:top w:val="none" w:sz="0" w:space="0" w:color="auto"/>
                    <w:left w:val="none" w:sz="0" w:space="0" w:color="auto"/>
                    <w:bottom w:val="none" w:sz="0" w:space="0" w:color="auto"/>
                    <w:right w:val="none" w:sz="0" w:space="0" w:color="auto"/>
                  </w:divBdr>
                </w:div>
                <w:div w:id="914626469">
                  <w:marLeft w:val="640"/>
                  <w:marRight w:val="0"/>
                  <w:marTop w:val="0"/>
                  <w:marBottom w:val="0"/>
                  <w:divBdr>
                    <w:top w:val="none" w:sz="0" w:space="0" w:color="auto"/>
                    <w:left w:val="none" w:sz="0" w:space="0" w:color="auto"/>
                    <w:bottom w:val="none" w:sz="0" w:space="0" w:color="auto"/>
                    <w:right w:val="none" w:sz="0" w:space="0" w:color="auto"/>
                  </w:divBdr>
                </w:div>
                <w:div w:id="846755245">
                  <w:marLeft w:val="640"/>
                  <w:marRight w:val="0"/>
                  <w:marTop w:val="0"/>
                  <w:marBottom w:val="0"/>
                  <w:divBdr>
                    <w:top w:val="none" w:sz="0" w:space="0" w:color="auto"/>
                    <w:left w:val="none" w:sz="0" w:space="0" w:color="auto"/>
                    <w:bottom w:val="none" w:sz="0" w:space="0" w:color="auto"/>
                    <w:right w:val="none" w:sz="0" w:space="0" w:color="auto"/>
                  </w:divBdr>
                </w:div>
                <w:div w:id="355810928">
                  <w:marLeft w:val="640"/>
                  <w:marRight w:val="0"/>
                  <w:marTop w:val="0"/>
                  <w:marBottom w:val="0"/>
                  <w:divBdr>
                    <w:top w:val="none" w:sz="0" w:space="0" w:color="auto"/>
                    <w:left w:val="none" w:sz="0" w:space="0" w:color="auto"/>
                    <w:bottom w:val="none" w:sz="0" w:space="0" w:color="auto"/>
                    <w:right w:val="none" w:sz="0" w:space="0" w:color="auto"/>
                  </w:divBdr>
                </w:div>
                <w:div w:id="2003241433">
                  <w:marLeft w:val="640"/>
                  <w:marRight w:val="0"/>
                  <w:marTop w:val="0"/>
                  <w:marBottom w:val="0"/>
                  <w:divBdr>
                    <w:top w:val="none" w:sz="0" w:space="0" w:color="auto"/>
                    <w:left w:val="none" w:sz="0" w:space="0" w:color="auto"/>
                    <w:bottom w:val="none" w:sz="0" w:space="0" w:color="auto"/>
                    <w:right w:val="none" w:sz="0" w:space="0" w:color="auto"/>
                  </w:divBdr>
                </w:div>
                <w:div w:id="1454253066">
                  <w:marLeft w:val="640"/>
                  <w:marRight w:val="0"/>
                  <w:marTop w:val="0"/>
                  <w:marBottom w:val="0"/>
                  <w:divBdr>
                    <w:top w:val="none" w:sz="0" w:space="0" w:color="auto"/>
                    <w:left w:val="none" w:sz="0" w:space="0" w:color="auto"/>
                    <w:bottom w:val="none" w:sz="0" w:space="0" w:color="auto"/>
                    <w:right w:val="none" w:sz="0" w:space="0" w:color="auto"/>
                  </w:divBdr>
                </w:div>
                <w:div w:id="829755944">
                  <w:marLeft w:val="640"/>
                  <w:marRight w:val="0"/>
                  <w:marTop w:val="0"/>
                  <w:marBottom w:val="0"/>
                  <w:divBdr>
                    <w:top w:val="none" w:sz="0" w:space="0" w:color="auto"/>
                    <w:left w:val="none" w:sz="0" w:space="0" w:color="auto"/>
                    <w:bottom w:val="none" w:sz="0" w:space="0" w:color="auto"/>
                    <w:right w:val="none" w:sz="0" w:space="0" w:color="auto"/>
                  </w:divBdr>
                </w:div>
                <w:div w:id="368146897">
                  <w:marLeft w:val="640"/>
                  <w:marRight w:val="0"/>
                  <w:marTop w:val="0"/>
                  <w:marBottom w:val="0"/>
                  <w:divBdr>
                    <w:top w:val="none" w:sz="0" w:space="0" w:color="auto"/>
                    <w:left w:val="none" w:sz="0" w:space="0" w:color="auto"/>
                    <w:bottom w:val="none" w:sz="0" w:space="0" w:color="auto"/>
                    <w:right w:val="none" w:sz="0" w:space="0" w:color="auto"/>
                  </w:divBdr>
                </w:div>
                <w:div w:id="1701053406">
                  <w:marLeft w:val="640"/>
                  <w:marRight w:val="0"/>
                  <w:marTop w:val="0"/>
                  <w:marBottom w:val="0"/>
                  <w:divBdr>
                    <w:top w:val="none" w:sz="0" w:space="0" w:color="auto"/>
                    <w:left w:val="none" w:sz="0" w:space="0" w:color="auto"/>
                    <w:bottom w:val="none" w:sz="0" w:space="0" w:color="auto"/>
                    <w:right w:val="none" w:sz="0" w:space="0" w:color="auto"/>
                  </w:divBdr>
                </w:div>
                <w:div w:id="1937863497">
                  <w:marLeft w:val="640"/>
                  <w:marRight w:val="0"/>
                  <w:marTop w:val="0"/>
                  <w:marBottom w:val="0"/>
                  <w:divBdr>
                    <w:top w:val="none" w:sz="0" w:space="0" w:color="auto"/>
                    <w:left w:val="none" w:sz="0" w:space="0" w:color="auto"/>
                    <w:bottom w:val="none" w:sz="0" w:space="0" w:color="auto"/>
                    <w:right w:val="none" w:sz="0" w:space="0" w:color="auto"/>
                  </w:divBdr>
                </w:div>
                <w:div w:id="1633559918">
                  <w:marLeft w:val="640"/>
                  <w:marRight w:val="0"/>
                  <w:marTop w:val="0"/>
                  <w:marBottom w:val="0"/>
                  <w:divBdr>
                    <w:top w:val="none" w:sz="0" w:space="0" w:color="auto"/>
                    <w:left w:val="none" w:sz="0" w:space="0" w:color="auto"/>
                    <w:bottom w:val="none" w:sz="0" w:space="0" w:color="auto"/>
                    <w:right w:val="none" w:sz="0" w:space="0" w:color="auto"/>
                  </w:divBdr>
                </w:div>
                <w:div w:id="1836534490">
                  <w:marLeft w:val="640"/>
                  <w:marRight w:val="0"/>
                  <w:marTop w:val="0"/>
                  <w:marBottom w:val="0"/>
                  <w:divBdr>
                    <w:top w:val="none" w:sz="0" w:space="0" w:color="auto"/>
                    <w:left w:val="none" w:sz="0" w:space="0" w:color="auto"/>
                    <w:bottom w:val="none" w:sz="0" w:space="0" w:color="auto"/>
                    <w:right w:val="none" w:sz="0" w:space="0" w:color="auto"/>
                  </w:divBdr>
                </w:div>
                <w:div w:id="612130792">
                  <w:marLeft w:val="640"/>
                  <w:marRight w:val="0"/>
                  <w:marTop w:val="0"/>
                  <w:marBottom w:val="0"/>
                  <w:divBdr>
                    <w:top w:val="none" w:sz="0" w:space="0" w:color="auto"/>
                    <w:left w:val="none" w:sz="0" w:space="0" w:color="auto"/>
                    <w:bottom w:val="none" w:sz="0" w:space="0" w:color="auto"/>
                    <w:right w:val="none" w:sz="0" w:space="0" w:color="auto"/>
                  </w:divBdr>
                </w:div>
                <w:div w:id="1968386927">
                  <w:marLeft w:val="640"/>
                  <w:marRight w:val="0"/>
                  <w:marTop w:val="0"/>
                  <w:marBottom w:val="0"/>
                  <w:divBdr>
                    <w:top w:val="none" w:sz="0" w:space="0" w:color="auto"/>
                    <w:left w:val="none" w:sz="0" w:space="0" w:color="auto"/>
                    <w:bottom w:val="none" w:sz="0" w:space="0" w:color="auto"/>
                    <w:right w:val="none" w:sz="0" w:space="0" w:color="auto"/>
                  </w:divBdr>
                </w:div>
                <w:div w:id="1023943415">
                  <w:marLeft w:val="640"/>
                  <w:marRight w:val="0"/>
                  <w:marTop w:val="0"/>
                  <w:marBottom w:val="0"/>
                  <w:divBdr>
                    <w:top w:val="none" w:sz="0" w:space="0" w:color="auto"/>
                    <w:left w:val="none" w:sz="0" w:space="0" w:color="auto"/>
                    <w:bottom w:val="none" w:sz="0" w:space="0" w:color="auto"/>
                    <w:right w:val="none" w:sz="0" w:space="0" w:color="auto"/>
                  </w:divBdr>
                </w:div>
                <w:div w:id="2028946393">
                  <w:marLeft w:val="640"/>
                  <w:marRight w:val="0"/>
                  <w:marTop w:val="0"/>
                  <w:marBottom w:val="0"/>
                  <w:divBdr>
                    <w:top w:val="none" w:sz="0" w:space="0" w:color="auto"/>
                    <w:left w:val="none" w:sz="0" w:space="0" w:color="auto"/>
                    <w:bottom w:val="none" w:sz="0" w:space="0" w:color="auto"/>
                    <w:right w:val="none" w:sz="0" w:space="0" w:color="auto"/>
                  </w:divBdr>
                </w:div>
                <w:div w:id="1782649228">
                  <w:marLeft w:val="640"/>
                  <w:marRight w:val="0"/>
                  <w:marTop w:val="0"/>
                  <w:marBottom w:val="0"/>
                  <w:divBdr>
                    <w:top w:val="none" w:sz="0" w:space="0" w:color="auto"/>
                    <w:left w:val="none" w:sz="0" w:space="0" w:color="auto"/>
                    <w:bottom w:val="none" w:sz="0" w:space="0" w:color="auto"/>
                    <w:right w:val="none" w:sz="0" w:space="0" w:color="auto"/>
                  </w:divBdr>
                </w:div>
                <w:div w:id="663364496">
                  <w:marLeft w:val="640"/>
                  <w:marRight w:val="0"/>
                  <w:marTop w:val="0"/>
                  <w:marBottom w:val="0"/>
                  <w:divBdr>
                    <w:top w:val="none" w:sz="0" w:space="0" w:color="auto"/>
                    <w:left w:val="none" w:sz="0" w:space="0" w:color="auto"/>
                    <w:bottom w:val="none" w:sz="0" w:space="0" w:color="auto"/>
                    <w:right w:val="none" w:sz="0" w:space="0" w:color="auto"/>
                  </w:divBdr>
                </w:div>
                <w:div w:id="1254313511">
                  <w:marLeft w:val="640"/>
                  <w:marRight w:val="0"/>
                  <w:marTop w:val="0"/>
                  <w:marBottom w:val="0"/>
                  <w:divBdr>
                    <w:top w:val="none" w:sz="0" w:space="0" w:color="auto"/>
                    <w:left w:val="none" w:sz="0" w:space="0" w:color="auto"/>
                    <w:bottom w:val="none" w:sz="0" w:space="0" w:color="auto"/>
                    <w:right w:val="none" w:sz="0" w:space="0" w:color="auto"/>
                  </w:divBdr>
                </w:div>
                <w:div w:id="1166744877">
                  <w:marLeft w:val="640"/>
                  <w:marRight w:val="0"/>
                  <w:marTop w:val="0"/>
                  <w:marBottom w:val="0"/>
                  <w:divBdr>
                    <w:top w:val="none" w:sz="0" w:space="0" w:color="auto"/>
                    <w:left w:val="none" w:sz="0" w:space="0" w:color="auto"/>
                    <w:bottom w:val="none" w:sz="0" w:space="0" w:color="auto"/>
                    <w:right w:val="none" w:sz="0" w:space="0" w:color="auto"/>
                  </w:divBdr>
                </w:div>
                <w:div w:id="1481191079">
                  <w:marLeft w:val="640"/>
                  <w:marRight w:val="0"/>
                  <w:marTop w:val="0"/>
                  <w:marBottom w:val="0"/>
                  <w:divBdr>
                    <w:top w:val="none" w:sz="0" w:space="0" w:color="auto"/>
                    <w:left w:val="none" w:sz="0" w:space="0" w:color="auto"/>
                    <w:bottom w:val="none" w:sz="0" w:space="0" w:color="auto"/>
                    <w:right w:val="none" w:sz="0" w:space="0" w:color="auto"/>
                  </w:divBdr>
                </w:div>
                <w:div w:id="1649482736">
                  <w:marLeft w:val="640"/>
                  <w:marRight w:val="0"/>
                  <w:marTop w:val="0"/>
                  <w:marBottom w:val="0"/>
                  <w:divBdr>
                    <w:top w:val="none" w:sz="0" w:space="0" w:color="auto"/>
                    <w:left w:val="none" w:sz="0" w:space="0" w:color="auto"/>
                    <w:bottom w:val="none" w:sz="0" w:space="0" w:color="auto"/>
                    <w:right w:val="none" w:sz="0" w:space="0" w:color="auto"/>
                  </w:divBdr>
                </w:div>
                <w:div w:id="1439838278">
                  <w:marLeft w:val="640"/>
                  <w:marRight w:val="0"/>
                  <w:marTop w:val="0"/>
                  <w:marBottom w:val="0"/>
                  <w:divBdr>
                    <w:top w:val="none" w:sz="0" w:space="0" w:color="auto"/>
                    <w:left w:val="none" w:sz="0" w:space="0" w:color="auto"/>
                    <w:bottom w:val="none" w:sz="0" w:space="0" w:color="auto"/>
                    <w:right w:val="none" w:sz="0" w:space="0" w:color="auto"/>
                  </w:divBdr>
                </w:div>
                <w:div w:id="1968393121">
                  <w:marLeft w:val="640"/>
                  <w:marRight w:val="0"/>
                  <w:marTop w:val="0"/>
                  <w:marBottom w:val="0"/>
                  <w:divBdr>
                    <w:top w:val="none" w:sz="0" w:space="0" w:color="auto"/>
                    <w:left w:val="none" w:sz="0" w:space="0" w:color="auto"/>
                    <w:bottom w:val="none" w:sz="0" w:space="0" w:color="auto"/>
                    <w:right w:val="none" w:sz="0" w:space="0" w:color="auto"/>
                  </w:divBdr>
                </w:div>
                <w:div w:id="95181039">
                  <w:marLeft w:val="640"/>
                  <w:marRight w:val="0"/>
                  <w:marTop w:val="0"/>
                  <w:marBottom w:val="0"/>
                  <w:divBdr>
                    <w:top w:val="none" w:sz="0" w:space="0" w:color="auto"/>
                    <w:left w:val="none" w:sz="0" w:space="0" w:color="auto"/>
                    <w:bottom w:val="none" w:sz="0" w:space="0" w:color="auto"/>
                    <w:right w:val="none" w:sz="0" w:space="0" w:color="auto"/>
                  </w:divBdr>
                </w:div>
                <w:div w:id="1546019120">
                  <w:marLeft w:val="640"/>
                  <w:marRight w:val="0"/>
                  <w:marTop w:val="0"/>
                  <w:marBottom w:val="0"/>
                  <w:divBdr>
                    <w:top w:val="none" w:sz="0" w:space="0" w:color="auto"/>
                    <w:left w:val="none" w:sz="0" w:space="0" w:color="auto"/>
                    <w:bottom w:val="none" w:sz="0" w:space="0" w:color="auto"/>
                    <w:right w:val="none" w:sz="0" w:space="0" w:color="auto"/>
                  </w:divBdr>
                </w:div>
                <w:div w:id="524027480">
                  <w:marLeft w:val="640"/>
                  <w:marRight w:val="0"/>
                  <w:marTop w:val="0"/>
                  <w:marBottom w:val="0"/>
                  <w:divBdr>
                    <w:top w:val="none" w:sz="0" w:space="0" w:color="auto"/>
                    <w:left w:val="none" w:sz="0" w:space="0" w:color="auto"/>
                    <w:bottom w:val="none" w:sz="0" w:space="0" w:color="auto"/>
                    <w:right w:val="none" w:sz="0" w:space="0" w:color="auto"/>
                  </w:divBdr>
                </w:div>
                <w:div w:id="1763259126">
                  <w:marLeft w:val="640"/>
                  <w:marRight w:val="0"/>
                  <w:marTop w:val="0"/>
                  <w:marBottom w:val="0"/>
                  <w:divBdr>
                    <w:top w:val="none" w:sz="0" w:space="0" w:color="auto"/>
                    <w:left w:val="none" w:sz="0" w:space="0" w:color="auto"/>
                    <w:bottom w:val="none" w:sz="0" w:space="0" w:color="auto"/>
                    <w:right w:val="none" w:sz="0" w:space="0" w:color="auto"/>
                  </w:divBdr>
                </w:div>
                <w:div w:id="376662219">
                  <w:marLeft w:val="640"/>
                  <w:marRight w:val="0"/>
                  <w:marTop w:val="0"/>
                  <w:marBottom w:val="0"/>
                  <w:divBdr>
                    <w:top w:val="none" w:sz="0" w:space="0" w:color="auto"/>
                    <w:left w:val="none" w:sz="0" w:space="0" w:color="auto"/>
                    <w:bottom w:val="none" w:sz="0" w:space="0" w:color="auto"/>
                    <w:right w:val="none" w:sz="0" w:space="0" w:color="auto"/>
                  </w:divBdr>
                </w:div>
                <w:div w:id="1427655215">
                  <w:marLeft w:val="640"/>
                  <w:marRight w:val="0"/>
                  <w:marTop w:val="0"/>
                  <w:marBottom w:val="0"/>
                  <w:divBdr>
                    <w:top w:val="none" w:sz="0" w:space="0" w:color="auto"/>
                    <w:left w:val="none" w:sz="0" w:space="0" w:color="auto"/>
                    <w:bottom w:val="none" w:sz="0" w:space="0" w:color="auto"/>
                    <w:right w:val="none" w:sz="0" w:space="0" w:color="auto"/>
                  </w:divBdr>
                </w:div>
                <w:div w:id="2061899610">
                  <w:marLeft w:val="640"/>
                  <w:marRight w:val="0"/>
                  <w:marTop w:val="0"/>
                  <w:marBottom w:val="0"/>
                  <w:divBdr>
                    <w:top w:val="none" w:sz="0" w:space="0" w:color="auto"/>
                    <w:left w:val="none" w:sz="0" w:space="0" w:color="auto"/>
                    <w:bottom w:val="none" w:sz="0" w:space="0" w:color="auto"/>
                    <w:right w:val="none" w:sz="0" w:space="0" w:color="auto"/>
                  </w:divBdr>
                </w:div>
                <w:div w:id="1957174254">
                  <w:marLeft w:val="640"/>
                  <w:marRight w:val="0"/>
                  <w:marTop w:val="0"/>
                  <w:marBottom w:val="0"/>
                  <w:divBdr>
                    <w:top w:val="none" w:sz="0" w:space="0" w:color="auto"/>
                    <w:left w:val="none" w:sz="0" w:space="0" w:color="auto"/>
                    <w:bottom w:val="none" w:sz="0" w:space="0" w:color="auto"/>
                    <w:right w:val="none" w:sz="0" w:space="0" w:color="auto"/>
                  </w:divBdr>
                </w:div>
                <w:div w:id="2136634183">
                  <w:marLeft w:val="640"/>
                  <w:marRight w:val="0"/>
                  <w:marTop w:val="0"/>
                  <w:marBottom w:val="0"/>
                  <w:divBdr>
                    <w:top w:val="none" w:sz="0" w:space="0" w:color="auto"/>
                    <w:left w:val="none" w:sz="0" w:space="0" w:color="auto"/>
                    <w:bottom w:val="none" w:sz="0" w:space="0" w:color="auto"/>
                    <w:right w:val="none" w:sz="0" w:space="0" w:color="auto"/>
                  </w:divBdr>
                </w:div>
                <w:div w:id="282154380">
                  <w:marLeft w:val="640"/>
                  <w:marRight w:val="0"/>
                  <w:marTop w:val="0"/>
                  <w:marBottom w:val="0"/>
                  <w:divBdr>
                    <w:top w:val="none" w:sz="0" w:space="0" w:color="auto"/>
                    <w:left w:val="none" w:sz="0" w:space="0" w:color="auto"/>
                    <w:bottom w:val="none" w:sz="0" w:space="0" w:color="auto"/>
                    <w:right w:val="none" w:sz="0" w:space="0" w:color="auto"/>
                  </w:divBdr>
                </w:div>
                <w:div w:id="2115201805">
                  <w:marLeft w:val="640"/>
                  <w:marRight w:val="0"/>
                  <w:marTop w:val="0"/>
                  <w:marBottom w:val="0"/>
                  <w:divBdr>
                    <w:top w:val="none" w:sz="0" w:space="0" w:color="auto"/>
                    <w:left w:val="none" w:sz="0" w:space="0" w:color="auto"/>
                    <w:bottom w:val="none" w:sz="0" w:space="0" w:color="auto"/>
                    <w:right w:val="none" w:sz="0" w:space="0" w:color="auto"/>
                  </w:divBdr>
                </w:div>
                <w:div w:id="1859275757">
                  <w:marLeft w:val="640"/>
                  <w:marRight w:val="0"/>
                  <w:marTop w:val="0"/>
                  <w:marBottom w:val="0"/>
                  <w:divBdr>
                    <w:top w:val="none" w:sz="0" w:space="0" w:color="auto"/>
                    <w:left w:val="none" w:sz="0" w:space="0" w:color="auto"/>
                    <w:bottom w:val="none" w:sz="0" w:space="0" w:color="auto"/>
                    <w:right w:val="none" w:sz="0" w:space="0" w:color="auto"/>
                  </w:divBdr>
                </w:div>
                <w:div w:id="1544639016">
                  <w:marLeft w:val="640"/>
                  <w:marRight w:val="0"/>
                  <w:marTop w:val="0"/>
                  <w:marBottom w:val="0"/>
                  <w:divBdr>
                    <w:top w:val="none" w:sz="0" w:space="0" w:color="auto"/>
                    <w:left w:val="none" w:sz="0" w:space="0" w:color="auto"/>
                    <w:bottom w:val="none" w:sz="0" w:space="0" w:color="auto"/>
                    <w:right w:val="none" w:sz="0" w:space="0" w:color="auto"/>
                  </w:divBdr>
                </w:div>
                <w:div w:id="1984116651">
                  <w:marLeft w:val="640"/>
                  <w:marRight w:val="0"/>
                  <w:marTop w:val="0"/>
                  <w:marBottom w:val="0"/>
                  <w:divBdr>
                    <w:top w:val="none" w:sz="0" w:space="0" w:color="auto"/>
                    <w:left w:val="none" w:sz="0" w:space="0" w:color="auto"/>
                    <w:bottom w:val="none" w:sz="0" w:space="0" w:color="auto"/>
                    <w:right w:val="none" w:sz="0" w:space="0" w:color="auto"/>
                  </w:divBdr>
                </w:div>
                <w:div w:id="941837025">
                  <w:marLeft w:val="640"/>
                  <w:marRight w:val="0"/>
                  <w:marTop w:val="0"/>
                  <w:marBottom w:val="0"/>
                  <w:divBdr>
                    <w:top w:val="none" w:sz="0" w:space="0" w:color="auto"/>
                    <w:left w:val="none" w:sz="0" w:space="0" w:color="auto"/>
                    <w:bottom w:val="none" w:sz="0" w:space="0" w:color="auto"/>
                    <w:right w:val="none" w:sz="0" w:space="0" w:color="auto"/>
                  </w:divBdr>
                </w:div>
                <w:div w:id="1083380658">
                  <w:marLeft w:val="640"/>
                  <w:marRight w:val="0"/>
                  <w:marTop w:val="0"/>
                  <w:marBottom w:val="0"/>
                  <w:divBdr>
                    <w:top w:val="none" w:sz="0" w:space="0" w:color="auto"/>
                    <w:left w:val="none" w:sz="0" w:space="0" w:color="auto"/>
                    <w:bottom w:val="none" w:sz="0" w:space="0" w:color="auto"/>
                    <w:right w:val="none" w:sz="0" w:space="0" w:color="auto"/>
                  </w:divBdr>
                </w:div>
                <w:div w:id="667631931">
                  <w:marLeft w:val="640"/>
                  <w:marRight w:val="0"/>
                  <w:marTop w:val="0"/>
                  <w:marBottom w:val="0"/>
                  <w:divBdr>
                    <w:top w:val="none" w:sz="0" w:space="0" w:color="auto"/>
                    <w:left w:val="none" w:sz="0" w:space="0" w:color="auto"/>
                    <w:bottom w:val="none" w:sz="0" w:space="0" w:color="auto"/>
                    <w:right w:val="none" w:sz="0" w:space="0" w:color="auto"/>
                  </w:divBdr>
                </w:div>
                <w:div w:id="183981377">
                  <w:marLeft w:val="640"/>
                  <w:marRight w:val="0"/>
                  <w:marTop w:val="0"/>
                  <w:marBottom w:val="0"/>
                  <w:divBdr>
                    <w:top w:val="none" w:sz="0" w:space="0" w:color="auto"/>
                    <w:left w:val="none" w:sz="0" w:space="0" w:color="auto"/>
                    <w:bottom w:val="none" w:sz="0" w:space="0" w:color="auto"/>
                    <w:right w:val="none" w:sz="0" w:space="0" w:color="auto"/>
                  </w:divBdr>
                </w:div>
                <w:div w:id="914896083">
                  <w:marLeft w:val="640"/>
                  <w:marRight w:val="0"/>
                  <w:marTop w:val="0"/>
                  <w:marBottom w:val="0"/>
                  <w:divBdr>
                    <w:top w:val="none" w:sz="0" w:space="0" w:color="auto"/>
                    <w:left w:val="none" w:sz="0" w:space="0" w:color="auto"/>
                    <w:bottom w:val="none" w:sz="0" w:space="0" w:color="auto"/>
                    <w:right w:val="none" w:sz="0" w:space="0" w:color="auto"/>
                  </w:divBdr>
                </w:div>
                <w:div w:id="289090603">
                  <w:marLeft w:val="640"/>
                  <w:marRight w:val="0"/>
                  <w:marTop w:val="0"/>
                  <w:marBottom w:val="0"/>
                  <w:divBdr>
                    <w:top w:val="none" w:sz="0" w:space="0" w:color="auto"/>
                    <w:left w:val="none" w:sz="0" w:space="0" w:color="auto"/>
                    <w:bottom w:val="none" w:sz="0" w:space="0" w:color="auto"/>
                    <w:right w:val="none" w:sz="0" w:space="0" w:color="auto"/>
                  </w:divBdr>
                </w:div>
                <w:div w:id="78067400">
                  <w:marLeft w:val="640"/>
                  <w:marRight w:val="0"/>
                  <w:marTop w:val="0"/>
                  <w:marBottom w:val="0"/>
                  <w:divBdr>
                    <w:top w:val="none" w:sz="0" w:space="0" w:color="auto"/>
                    <w:left w:val="none" w:sz="0" w:space="0" w:color="auto"/>
                    <w:bottom w:val="none" w:sz="0" w:space="0" w:color="auto"/>
                    <w:right w:val="none" w:sz="0" w:space="0" w:color="auto"/>
                  </w:divBdr>
                </w:div>
                <w:div w:id="624503037">
                  <w:marLeft w:val="640"/>
                  <w:marRight w:val="0"/>
                  <w:marTop w:val="0"/>
                  <w:marBottom w:val="0"/>
                  <w:divBdr>
                    <w:top w:val="none" w:sz="0" w:space="0" w:color="auto"/>
                    <w:left w:val="none" w:sz="0" w:space="0" w:color="auto"/>
                    <w:bottom w:val="none" w:sz="0" w:space="0" w:color="auto"/>
                    <w:right w:val="none" w:sz="0" w:space="0" w:color="auto"/>
                  </w:divBdr>
                </w:div>
                <w:div w:id="1929654924">
                  <w:marLeft w:val="640"/>
                  <w:marRight w:val="0"/>
                  <w:marTop w:val="0"/>
                  <w:marBottom w:val="0"/>
                  <w:divBdr>
                    <w:top w:val="none" w:sz="0" w:space="0" w:color="auto"/>
                    <w:left w:val="none" w:sz="0" w:space="0" w:color="auto"/>
                    <w:bottom w:val="none" w:sz="0" w:space="0" w:color="auto"/>
                    <w:right w:val="none" w:sz="0" w:space="0" w:color="auto"/>
                  </w:divBdr>
                </w:div>
              </w:divsChild>
            </w:div>
            <w:div w:id="1817797942">
              <w:marLeft w:val="0"/>
              <w:marRight w:val="0"/>
              <w:marTop w:val="0"/>
              <w:marBottom w:val="0"/>
              <w:divBdr>
                <w:top w:val="none" w:sz="0" w:space="0" w:color="auto"/>
                <w:left w:val="none" w:sz="0" w:space="0" w:color="auto"/>
                <w:bottom w:val="none" w:sz="0" w:space="0" w:color="auto"/>
                <w:right w:val="none" w:sz="0" w:space="0" w:color="auto"/>
              </w:divBdr>
              <w:divsChild>
                <w:div w:id="633292565">
                  <w:marLeft w:val="640"/>
                  <w:marRight w:val="0"/>
                  <w:marTop w:val="0"/>
                  <w:marBottom w:val="0"/>
                  <w:divBdr>
                    <w:top w:val="none" w:sz="0" w:space="0" w:color="auto"/>
                    <w:left w:val="none" w:sz="0" w:space="0" w:color="auto"/>
                    <w:bottom w:val="none" w:sz="0" w:space="0" w:color="auto"/>
                    <w:right w:val="none" w:sz="0" w:space="0" w:color="auto"/>
                  </w:divBdr>
                </w:div>
                <w:div w:id="382026953">
                  <w:marLeft w:val="640"/>
                  <w:marRight w:val="0"/>
                  <w:marTop w:val="0"/>
                  <w:marBottom w:val="0"/>
                  <w:divBdr>
                    <w:top w:val="none" w:sz="0" w:space="0" w:color="auto"/>
                    <w:left w:val="none" w:sz="0" w:space="0" w:color="auto"/>
                    <w:bottom w:val="none" w:sz="0" w:space="0" w:color="auto"/>
                    <w:right w:val="none" w:sz="0" w:space="0" w:color="auto"/>
                  </w:divBdr>
                </w:div>
                <w:div w:id="1956013180">
                  <w:marLeft w:val="640"/>
                  <w:marRight w:val="0"/>
                  <w:marTop w:val="0"/>
                  <w:marBottom w:val="0"/>
                  <w:divBdr>
                    <w:top w:val="none" w:sz="0" w:space="0" w:color="auto"/>
                    <w:left w:val="none" w:sz="0" w:space="0" w:color="auto"/>
                    <w:bottom w:val="none" w:sz="0" w:space="0" w:color="auto"/>
                    <w:right w:val="none" w:sz="0" w:space="0" w:color="auto"/>
                  </w:divBdr>
                </w:div>
                <w:div w:id="2116898777">
                  <w:marLeft w:val="640"/>
                  <w:marRight w:val="0"/>
                  <w:marTop w:val="0"/>
                  <w:marBottom w:val="0"/>
                  <w:divBdr>
                    <w:top w:val="none" w:sz="0" w:space="0" w:color="auto"/>
                    <w:left w:val="none" w:sz="0" w:space="0" w:color="auto"/>
                    <w:bottom w:val="none" w:sz="0" w:space="0" w:color="auto"/>
                    <w:right w:val="none" w:sz="0" w:space="0" w:color="auto"/>
                  </w:divBdr>
                </w:div>
                <w:div w:id="1256667825">
                  <w:marLeft w:val="640"/>
                  <w:marRight w:val="0"/>
                  <w:marTop w:val="0"/>
                  <w:marBottom w:val="0"/>
                  <w:divBdr>
                    <w:top w:val="none" w:sz="0" w:space="0" w:color="auto"/>
                    <w:left w:val="none" w:sz="0" w:space="0" w:color="auto"/>
                    <w:bottom w:val="none" w:sz="0" w:space="0" w:color="auto"/>
                    <w:right w:val="none" w:sz="0" w:space="0" w:color="auto"/>
                  </w:divBdr>
                </w:div>
                <w:div w:id="793332034">
                  <w:marLeft w:val="640"/>
                  <w:marRight w:val="0"/>
                  <w:marTop w:val="0"/>
                  <w:marBottom w:val="0"/>
                  <w:divBdr>
                    <w:top w:val="none" w:sz="0" w:space="0" w:color="auto"/>
                    <w:left w:val="none" w:sz="0" w:space="0" w:color="auto"/>
                    <w:bottom w:val="none" w:sz="0" w:space="0" w:color="auto"/>
                    <w:right w:val="none" w:sz="0" w:space="0" w:color="auto"/>
                  </w:divBdr>
                </w:div>
                <w:div w:id="2024162842">
                  <w:marLeft w:val="640"/>
                  <w:marRight w:val="0"/>
                  <w:marTop w:val="0"/>
                  <w:marBottom w:val="0"/>
                  <w:divBdr>
                    <w:top w:val="none" w:sz="0" w:space="0" w:color="auto"/>
                    <w:left w:val="none" w:sz="0" w:space="0" w:color="auto"/>
                    <w:bottom w:val="none" w:sz="0" w:space="0" w:color="auto"/>
                    <w:right w:val="none" w:sz="0" w:space="0" w:color="auto"/>
                  </w:divBdr>
                </w:div>
                <w:div w:id="1952934552">
                  <w:marLeft w:val="640"/>
                  <w:marRight w:val="0"/>
                  <w:marTop w:val="0"/>
                  <w:marBottom w:val="0"/>
                  <w:divBdr>
                    <w:top w:val="none" w:sz="0" w:space="0" w:color="auto"/>
                    <w:left w:val="none" w:sz="0" w:space="0" w:color="auto"/>
                    <w:bottom w:val="none" w:sz="0" w:space="0" w:color="auto"/>
                    <w:right w:val="none" w:sz="0" w:space="0" w:color="auto"/>
                  </w:divBdr>
                </w:div>
                <w:div w:id="2134513075">
                  <w:marLeft w:val="640"/>
                  <w:marRight w:val="0"/>
                  <w:marTop w:val="0"/>
                  <w:marBottom w:val="0"/>
                  <w:divBdr>
                    <w:top w:val="none" w:sz="0" w:space="0" w:color="auto"/>
                    <w:left w:val="none" w:sz="0" w:space="0" w:color="auto"/>
                    <w:bottom w:val="none" w:sz="0" w:space="0" w:color="auto"/>
                    <w:right w:val="none" w:sz="0" w:space="0" w:color="auto"/>
                  </w:divBdr>
                </w:div>
                <w:div w:id="113643304">
                  <w:marLeft w:val="640"/>
                  <w:marRight w:val="0"/>
                  <w:marTop w:val="0"/>
                  <w:marBottom w:val="0"/>
                  <w:divBdr>
                    <w:top w:val="none" w:sz="0" w:space="0" w:color="auto"/>
                    <w:left w:val="none" w:sz="0" w:space="0" w:color="auto"/>
                    <w:bottom w:val="none" w:sz="0" w:space="0" w:color="auto"/>
                    <w:right w:val="none" w:sz="0" w:space="0" w:color="auto"/>
                  </w:divBdr>
                </w:div>
                <w:div w:id="1973175478">
                  <w:marLeft w:val="640"/>
                  <w:marRight w:val="0"/>
                  <w:marTop w:val="0"/>
                  <w:marBottom w:val="0"/>
                  <w:divBdr>
                    <w:top w:val="none" w:sz="0" w:space="0" w:color="auto"/>
                    <w:left w:val="none" w:sz="0" w:space="0" w:color="auto"/>
                    <w:bottom w:val="none" w:sz="0" w:space="0" w:color="auto"/>
                    <w:right w:val="none" w:sz="0" w:space="0" w:color="auto"/>
                  </w:divBdr>
                </w:div>
                <w:div w:id="485438833">
                  <w:marLeft w:val="640"/>
                  <w:marRight w:val="0"/>
                  <w:marTop w:val="0"/>
                  <w:marBottom w:val="0"/>
                  <w:divBdr>
                    <w:top w:val="none" w:sz="0" w:space="0" w:color="auto"/>
                    <w:left w:val="none" w:sz="0" w:space="0" w:color="auto"/>
                    <w:bottom w:val="none" w:sz="0" w:space="0" w:color="auto"/>
                    <w:right w:val="none" w:sz="0" w:space="0" w:color="auto"/>
                  </w:divBdr>
                </w:div>
                <w:div w:id="1262493256">
                  <w:marLeft w:val="640"/>
                  <w:marRight w:val="0"/>
                  <w:marTop w:val="0"/>
                  <w:marBottom w:val="0"/>
                  <w:divBdr>
                    <w:top w:val="none" w:sz="0" w:space="0" w:color="auto"/>
                    <w:left w:val="none" w:sz="0" w:space="0" w:color="auto"/>
                    <w:bottom w:val="none" w:sz="0" w:space="0" w:color="auto"/>
                    <w:right w:val="none" w:sz="0" w:space="0" w:color="auto"/>
                  </w:divBdr>
                </w:div>
                <w:div w:id="1101753973">
                  <w:marLeft w:val="640"/>
                  <w:marRight w:val="0"/>
                  <w:marTop w:val="0"/>
                  <w:marBottom w:val="0"/>
                  <w:divBdr>
                    <w:top w:val="none" w:sz="0" w:space="0" w:color="auto"/>
                    <w:left w:val="none" w:sz="0" w:space="0" w:color="auto"/>
                    <w:bottom w:val="none" w:sz="0" w:space="0" w:color="auto"/>
                    <w:right w:val="none" w:sz="0" w:space="0" w:color="auto"/>
                  </w:divBdr>
                </w:div>
                <w:div w:id="422803722">
                  <w:marLeft w:val="640"/>
                  <w:marRight w:val="0"/>
                  <w:marTop w:val="0"/>
                  <w:marBottom w:val="0"/>
                  <w:divBdr>
                    <w:top w:val="none" w:sz="0" w:space="0" w:color="auto"/>
                    <w:left w:val="none" w:sz="0" w:space="0" w:color="auto"/>
                    <w:bottom w:val="none" w:sz="0" w:space="0" w:color="auto"/>
                    <w:right w:val="none" w:sz="0" w:space="0" w:color="auto"/>
                  </w:divBdr>
                </w:div>
                <w:div w:id="448665185">
                  <w:marLeft w:val="640"/>
                  <w:marRight w:val="0"/>
                  <w:marTop w:val="0"/>
                  <w:marBottom w:val="0"/>
                  <w:divBdr>
                    <w:top w:val="none" w:sz="0" w:space="0" w:color="auto"/>
                    <w:left w:val="none" w:sz="0" w:space="0" w:color="auto"/>
                    <w:bottom w:val="none" w:sz="0" w:space="0" w:color="auto"/>
                    <w:right w:val="none" w:sz="0" w:space="0" w:color="auto"/>
                  </w:divBdr>
                </w:div>
                <w:div w:id="550504492">
                  <w:marLeft w:val="640"/>
                  <w:marRight w:val="0"/>
                  <w:marTop w:val="0"/>
                  <w:marBottom w:val="0"/>
                  <w:divBdr>
                    <w:top w:val="none" w:sz="0" w:space="0" w:color="auto"/>
                    <w:left w:val="none" w:sz="0" w:space="0" w:color="auto"/>
                    <w:bottom w:val="none" w:sz="0" w:space="0" w:color="auto"/>
                    <w:right w:val="none" w:sz="0" w:space="0" w:color="auto"/>
                  </w:divBdr>
                </w:div>
                <w:div w:id="231084191">
                  <w:marLeft w:val="640"/>
                  <w:marRight w:val="0"/>
                  <w:marTop w:val="0"/>
                  <w:marBottom w:val="0"/>
                  <w:divBdr>
                    <w:top w:val="none" w:sz="0" w:space="0" w:color="auto"/>
                    <w:left w:val="none" w:sz="0" w:space="0" w:color="auto"/>
                    <w:bottom w:val="none" w:sz="0" w:space="0" w:color="auto"/>
                    <w:right w:val="none" w:sz="0" w:space="0" w:color="auto"/>
                  </w:divBdr>
                </w:div>
                <w:div w:id="727726488">
                  <w:marLeft w:val="640"/>
                  <w:marRight w:val="0"/>
                  <w:marTop w:val="0"/>
                  <w:marBottom w:val="0"/>
                  <w:divBdr>
                    <w:top w:val="none" w:sz="0" w:space="0" w:color="auto"/>
                    <w:left w:val="none" w:sz="0" w:space="0" w:color="auto"/>
                    <w:bottom w:val="none" w:sz="0" w:space="0" w:color="auto"/>
                    <w:right w:val="none" w:sz="0" w:space="0" w:color="auto"/>
                  </w:divBdr>
                </w:div>
                <w:div w:id="69155294">
                  <w:marLeft w:val="640"/>
                  <w:marRight w:val="0"/>
                  <w:marTop w:val="0"/>
                  <w:marBottom w:val="0"/>
                  <w:divBdr>
                    <w:top w:val="none" w:sz="0" w:space="0" w:color="auto"/>
                    <w:left w:val="none" w:sz="0" w:space="0" w:color="auto"/>
                    <w:bottom w:val="none" w:sz="0" w:space="0" w:color="auto"/>
                    <w:right w:val="none" w:sz="0" w:space="0" w:color="auto"/>
                  </w:divBdr>
                </w:div>
                <w:div w:id="68621411">
                  <w:marLeft w:val="640"/>
                  <w:marRight w:val="0"/>
                  <w:marTop w:val="0"/>
                  <w:marBottom w:val="0"/>
                  <w:divBdr>
                    <w:top w:val="none" w:sz="0" w:space="0" w:color="auto"/>
                    <w:left w:val="none" w:sz="0" w:space="0" w:color="auto"/>
                    <w:bottom w:val="none" w:sz="0" w:space="0" w:color="auto"/>
                    <w:right w:val="none" w:sz="0" w:space="0" w:color="auto"/>
                  </w:divBdr>
                </w:div>
                <w:div w:id="771047651">
                  <w:marLeft w:val="640"/>
                  <w:marRight w:val="0"/>
                  <w:marTop w:val="0"/>
                  <w:marBottom w:val="0"/>
                  <w:divBdr>
                    <w:top w:val="none" w:sz="0" w:space="0" w:color="auto"/>
                    <w:left w:val="none" w:sz="0" w:space="0" w:color="auto"/>
                    <w:bottom w:val="none" w:sz="0" w:space="0" w:color="auto"/>
                    <w:right w:val="none" w:sz="0" w:space="0" w:color="auto"/>
                  </w:divBdr>
                </w:div>
                <w:div w:id="1846435512">
                  <w:marLeft w:val="640"/>
                  <w:marRight w:val="0"/>
                  <w:marTop w:val="0"/>
                  <w:marBottom w:val="0"/>
                  <w:divBdr>
                    <w:top w:val="none" w:sz="0" w:space="0" w:color="auto"/>
                    <w:left w:val="none" w:sz="0" w:space="0" w:color="auto"/>
                    <w:bottom w:val="none" w:sz="0" w:space="0" w:color="auto"/>
                    <w:right w:val="none" w:sz="0" w:space="0" w:color="auto"/>
                  </w:divBdr>
                </w:div>
                <w:div w:id="1869220397">
                  <w:marLeft w:val="640"/>
                  <w:marRight w:val="0"/>
                  <w:marTop w:val="0"/>
                  <w:marBottom w:val="0"/>
                  <w:divBdr>
                    <w:top w:val="none" w:sz="0" w:space="0" w:color="auto"/>
                    <w:left w:val="none" w:sz="0" w:space="0" w:color="auto"/>
                    <w:bottom w:val="none" w:sz="0" w:space="0" w:color="auto"/>
                    <w:right w:val="none" w:sz="0" w:space="0" w:color="auto"/>
                  </w:divBdr>
                </w:div>
                <w:div w:id="1834450549">
                  <w:marLeft w:val="640"/>
                  <w:marRight w:val="0"/>
                  <w:marTop w:val="0"/>
                  <w:marBottom w:val="0"/>
                  <w:divBdr>
                    <w:top w:val="none" w:sz="0" w:space="0" w:color="auto"/>
                    <w:left w:val="none" w:sz="0" w:space="0" w:color="auto"/>
                    <w:bottom w:val="none" w:sz="0" w:space="0" w:color="auto"/>
                    <w:right w:val="none" w:sz="0" w:space="0" w:color="auto"/>
                  </w:divBdr>
                </w:div>
                <w:div w:id="2127699018">
                  <w:marLeft w:val="640"/>
                  <w:marRight w:val="0"/>
                  <w:marTop w:val="0"/>
                  <w:marBottom w:val="0"/>
                  <w:divBdr>
                    <w:top w:val="none" w:sz="0" w:space="0" w:color="auto"/>
                    <w:left w:val="none" w:sz="0" w:space="0" w:color="auto"/>
                    <w:bottom w:val="none" w:sz="0" w:space="0" w:color="auto"/>
                    <w:right w:val="none" w:sz="0" w:space="0" w:color="auto"/>
                  </w:divBdr>
                </w:div>
                <w:div w:id="1435978036">
                  <w:marLeft w:val="640"/>
                  <w:marRight w:val="0"/>
                  <w:marTop w:val="0"/>
                  <w:marBottom w:val="0"/>
                  <w:divBdr>
                    <w:top w:val="none" w:sz="0" w:space="0" w:color="auto"/>
                    <w:left w:val="none" w:sz="0" w:space="0" w:color="auto"/>
                    <w:bottom w:val="none" w:sz="0" w:space="0" w:color="auto"/>
                    <w:right w:val="none" w:sz="0" w:space="0" w:color="auto"/>
                  </w:divBdr>
                </w:div>
                <w:div w:id="1694959431">
                  <w:marLeft w:val="640"/>
                  <w:marRight w:val="0"/>
                  <w:marTop w:val="0"/>
                  <w:marBottom w:val="0"/>
                  <w:divBdr>
                    <w:top w:val="none" w:sz="0" w:space="0" w:color="auto"/>
                    <w:left w:val="none" w:sz="0" w:space="0" w:color="auto"/>
                    <w:bottom w:val="none" w:sz="0" w:space="0" w:color="auto"/>
                    <w:right w:val="none" w:sz="0" w:space="0" w:color="auto"/>
                  </w:divBdr>
                </w:div>
                <w:div w:id="1187020548">
                  <w:marLeft w:val="640"/>
                  <w:marRight w:val="0"/>
                  <w:marTop w:val="0"/>
                  <w:marBottom w:val="0"/>
                  <w:divBdr>
                    <w:top w:val="none" w:sz="0" w:space="0" w:color="auto"/>
                    <w:left w:val="none" w:sz="0" w:space="0" w:color="auto"/>
                    <w:bottom w:val="none" w:sz="0" w:space="0" w:color="auto"/>
                    <w:right w:val="none" w:sz="0" w:space="0" w:color="auto"/>
                  </w:divBdr>
                </w:div>
                <w:div w:id="1745955331">
                  <w:marLeft w:val="640"/>
                  <w:marRight w:val="0"/>
                  <w:marTop w:val="0"/>
                  <w:marBottom w:val="0"/>
                  <w:divBdr>
                    <w:top w:val="none" w:sz="0" w:space="0" w:color="auto"/>
                    <w:left w:val="none" w:sz="0" w:space="0" w:color="auto"/>
                    <w:bottom w:val="none" w:sz="0" w:space="0" w:color="auto"/>
                    <w:right w:val="none" w:sz="0" w:space="0" w:color="auto"/>
                  </w:divBdr>
                </w:div>
                <w:div w:id="1021591778">
                  <w:marLeft w:val="640"/>
                  <w:marRight w:val="0"/>
                  <w:marTop w:val="0"/>
                  <w:marBottom w:val="0"/>
                  <w:divBdr>
                    <w:top w:val="none" w:sz="0" w:space="0" w:color="auto"/>
                    <w:left w:val="none" w:sz="0" w:space="0" w:color="auto"/>
                    <w:bottom w:val="none" w:sz="0" w:space="0" w:color="auto"/>
                    <w:right w:val="none" w:sz="0" w:space="0" w:color="auto"/>
                  </w:divBdr>
                </w:div>
                <w:div w:id="1009059997">
                  <w:marLeft w:val="640"/>
                  <w:marRight w:val="0"/>
                  <w:marTop w:val="0"/>
                  <w:marBottom w:val="0"/>
                  <w:divBdr>
                    <w:top w:val="none" w:sz="0" w:space="0" w:color="auto"/>
                    <w:left w:val="none" w:sz="0" w:space="0" w:color="auto"/>
                    <w:bottom w:val="none" w:sz="0" w:space="0" w:color="auto"/>
                    <w:right w:val="none" w:sz="0" w:space="0" w:color="auto"/>
                  </w:divBdr>
                </w:div>
                <w:div w:id="1756901747">
                  <w:marLeft w:val="640"/>
                  <w:marRight w:val="0"/>
                  <w:marTop w:val="0"/>
                  <w:marBottom w:val="0"/>
                  <w:divBdr>
                    <w:top w:val="none" w:sz="0" w:space="0" w:color="auto"/>
                    <w:left w:val="none" w:sz="0" w:space="0" w:color="auto"/>
                    <w:bottom w:val="none" w:sz="0" w:space="0" w:color="auto"/>
                    <w:right w:val="none" w:sz="0" w:space="0" w:color="auto"/>
                  </w:divBdr>
                </w:div>
                <w:div w:id="446898354">
                  <w:marLeft w:val="640"/>
                  <w:marRight w:val="0"/>
                  <w:marTop w:val="0"/>
                  <w:marBottom w:val="0"/>
                  <w:divBdr>
                    <w:top w:val="none" w:sz="0" w:space="0" w:color="auto"/>
                    <w:left w:val="none" w:sz="0" w:space="0" w:color="auto"/>
                    <w:bottom w:val="none" w:sz="0" w:space="0" w:color="auto"/>
                    <w:right w:val="none" w:sz="0" w:space="0" w:color="auto"/>
                  </w:divBdr>
                </w:div>
                <w:div w:id="1274048204">
                  <w:marLeft w:val="640"/>
                  <w:marRight w:val="0"/>
                  <w:marTop w:val="0"/>
                  <w:marBottom w:val="0"/>
                  <w:divBdr>
                    <w:top w:val="none" w:sz="0" w:space="0" w:color="auto"/>
                    <w:left w:val="none" w:sz="0" w:space="0" w:color="auto"/>
                    <w:bottom w:val="none" w:sz="0" w:space="0" w:color="auto"/>
                    <w:right w:val="none" w:sz="0" w:space="0" w:color="auto"/>
                  </w:divBdr>
                </w:div>
                <w:div w:id="1047218135">
                  <w:marLeft w:val="640"/>
                  <w:marRight w:val="0"/>
                  <w:marTop w:val="0"/>
                  <w:marBottom w:val="0"/>
                  <w:divBdr>
                    <w:top w:val="none" w:sz="0" w:space="0" w:color="auto"/>
                    <w:left w:val="none" w:sz="0" w:space="0" w:color="auto"/>
                    <w:bottom w:val="none" w:sz="0" w:space="0" w:color="auto"/>
                    <w:right w:val="none" w:sz="0" w:space="0" w:color="auto"/>
                  </w:divBdr>
                </w:div>
                <w:div w:id="439689353">
                  <w:marLeft w:val="640"/>
                  <w:marRight w:val="0"/>
                  <w:marTop w:val="0"/>
                  <w:marBottom w:val="0"/>
                  <w:divBdr>
                    <w:top w:val="none" w:sz="0" w:space="0" w:color="auto"/>
                    <w:left w:val="none" w:sz="0" w:space="0" w:color="auto"/>
                    <w:bottom w:val="none" w:sz="0" w:space="0" w:color="auto"/>
                    <w:right w:val="none" w:sz="0" w:space="0" w:color="auto"/>
                  </w:divBdr>
                </w:div>
                <w:div w:id="1236277552">
                  <w:marLeft w:val="640"/>
                  <w:marRight w:val="0"/>
                  <w:marTop w:val="0"/>
                  <w:marBottom w:val="0"/>
                  <w:divBdr>
                    <w:top w:val="none" w:sz="0" w:space="0" w:color="auto"/>
                    <w:left w:val="none" w:sz="0" w:space="0" w:color="auto"/>
                    <w:bottom w:val="none" w:sz="0" w:space="0" w:color="auto"/>
                    <w:right w:val="none" w:sz="0" w:space="0" w:color="auto"/>
                  </w:divBdr>
                </w:div>
                <w:div w:id="1670520367">
                  <w:marLeft w:val="640"/>
                  <w:marRight w:val="0"/>
                  <w:marTop w:val="0"/>
                  <w:marBottom w:val="0"/>
                  <w:divBdr>
                    <w:top w:val="none" w:sz="0" w:space="0" w:color="auto"/>
                    <w:left w:val="none" w:sz="0" w:space="0" w:color="auto"/>
                    <w:bottom w:val="none" w:sz="0" w:space="0" w:color="auto"/>
                    <w:right w:val="none" w:sz="0" w:space="0" w:color="auto"/>
                  </w:divBdr>
                </w:div>
                <w:div w:id="1928418576">
                  <w:marLeft w:val="640"/>
                  <w:marRight w:val="0"/>
                  <w:marTop w:val="0"/>
                  <w:marBottom w:val="0"/>
                  <w:divBdr>
                    <w:top w:val="none" w:sz="0" w:space="0" w:color="auto"/>
                    <w:left w:val="none" w:sz="0" w:space="0" w:color="auto"/>
                    <w:bottom w:val="none" w:sz="0" w:space="0" w:color="auto"/>
                    <w:right w:val="none" w:sz="0" w:space="0" w:color="auto"/>
                  </w:divBdr>
                </w:div>
                <w:div w:id="1776557684">
                  <w:marLeft w:val="640"/>
                  <w:marRight w:val="0"/>
                  <w:marTop w:val="0"/>
                  <w:marBottom w:val="0"/>
                  <w:divBdr>
                    <w:top w:val="none" w:sz="0" w:space="0" w:color="auto"/>
                    <w:left w:val="none" w:sz="0" w:space="0" w:color="auto"/>
                    <w:bottom w:val="none" w:sz="0" w:space="0" w:color="auto"/>
                    <w:right w:val="none" w:sz="0" w:space="0" w:color="auto"/>
                  </w:divBdr>
                </w:div>
                <w:div w:id="1260063853">
                  <w:marLeft w:val="640"/>
                  <w:marRight w:val="0"/>
                  <w:marTop w:val="0"/>
                  <w:marBottom w:val="0"/>
                  <w:divBdr>
                    <w:top w:val="none" w:sz="0" w:space="0" w:color="auto"/>
                    <w:left w:val="none" w:sz="0" w:space="0" w:color="auto"/>
                    <w:bottom w:val="none" w:sz="0" w:space="0" w:color="auto"/>
                    <w:right w:val="none" w:sz="0" w:space="0" w:color="auto"/>
                  </w:divBdr>
                </w:div>
                <w:div w:id="716318466">
                  <w:marLeft w:val="640"/>
                  <w:marRight w:val="0"/>
                  <w:marTop w:val="0"/>
                  <w:marBottom w:val="0"/>
                  <w:divBdr>
                    <w:top w:val="none" w:sz="0" w:space="0" w:color="auto"/>
                    <w:left w:val="none" w:sz="0" w:space="0" w:color="auto"/>
                    <w:bottom w:val="none" w:sz="0" w:space="0" w:color="auto"/>
                    <w:right w:val="none" w:sz="0" w:space="0" w:color="auto"/>
                  </w:divBdr>
                </w:div>
                <w:div w:id="409154170">
                  <w:marLeft w:val="640"/>
                  <w:marRight w:val="0"/>
                  <w:marTop w:val="0"/>
                  <w:marBottom w:val="0"/>
                  <w:divBdr>
                    <w:top w:val="none" w:sz="0" w:space="0" w:color="auto"/>
                    <w:left w:val="none" w:sz="0" w:space="0" w:color="auto"/>
                    <w:bottom w:val="none" w:sz="0" w:space="0" w:color="auto"/>
                    <w:right w:val="none" w:sz="0" w:space="0" w:color="auto"/>
                  </w:divBdr>
                </w:div>
                <w:div w:id="165094178">
                  <w:marLeft w:val="640"/>
                  <w:marRight w:val="0"/>
                  <w:marTop w:val="0"/>
                  <w:marBottom w:val="0"/>
                  <w:divBdr>
                    <w:top w:val="none" w:sz="0" w:space="0" w:color="auto"/>
                    <w:left w:val="none" w:sz="0" w:space="0" w:color="auto"/>
                    <w:bottom w:val="none" w:sz="0" w:space="0" w:color="auto"/>
                    <w:right w:val="none" w:sz="0" w:space="0" w:color="auto"/>
                  </w:divBdr>
                </w:div>
                <w:div w:id="1411078314">
                  <w:marLeft w:val="640"/>
                  <w:marRight w:val="0"/>
                  <w:marTop w:val="0"/>
                  <w:marBottom w:val="0"/>
                  <w:divBdr>
                    <w:top w:val="none" w:sz="0" w:space="0" w:color="auto"/>
                    <w:left w:val="none" w:sz="0" w:space="0" w:color="auto"/>
                    <w:bottom w:val="none" w:sz="0" w:space="0" w:color="auto"/>
                    <w:right w:val="none" w:sz="0" w:space="0" w:color="auto"/>
                  </w:divBdr>
                </w:div>
                <w:div w:id="397243706">
                  <w:marLeft w:val="640"/>
                  <w:marRight w:val="0"/>
                  <w:marTop w:val="0"/>
                  <w:marBottom w:val="0"/>
                  <w:divBdr>
                    <w:top w:val="none" w:sz="0" w:space="0" w:color="auto"/>
                    <w:left w:val="none" w:sz="0" w:space="0" w:color="auto"/>
                    <w:bottom w:val="none" w:sz="0" w:space="0" w:color="auto"/>
                    <w:right w:val="none" w:sz="0" w:space="0" w:color="auto"/>
                  </w:divBdr>
                </w:div>
                <w:div w:id="1660189398">
                  <w:marLeft w:val="640"/>
                  <w:marRight w:val="0"/>
                  <w:marTop w:val="0"/>
                  <w:marBottom w:val="0"/>
                  <w:divBdr>
                    <w:top w:val="none" w:sz="0" w:space="0" w:color="auto"/>
                    <w:left w:val="none" w:sz="0" w:space="0" w:color="auto"/>
                    <w:bottom w:val="none" w:sz="0" w:space="0" w:color="auto"/>
                    <w:right w:val="none" w:sz="0" w:space="0" w:color="auto"/>
                  </w:divBdr>
                </w:div>
                <w:div w:id="548805348">
                  <w:marLeft w:val="640"/>
                  <w:marRight w:val="0"/>
                  <w:marTop w:val="0"/>
                  <w:marBottom w:val="0"/>
                  <w:divBdr>
                    <w:top w:val="none" w:sz="0" w:space="0" w:color="auto"/>
                    <w:left w:val="none" w:sz="0" w:space="0" w:color="auto"/>
                    <w:bottom w:val="none" w:sz="0" w:space="0" w:color="auto"/>
                    <w:right w:val="none" w:sz="0" w:space="0" w:color="auto"/>
                  </w:divBdr>
                </w:div>
                <w:div w:id="945969350">
                  <w:marLeft w:val="640"/>
                  <w:marRight w:val="0"/>
                  <w:marTop w:val="0"/>
                  <w:marBottom w:val="0"/>
                  <w:divBdr>
                    <w:top w:val="none" w:sz="0" w:space="0" w:color="auto"/>
                    <w:left w:val="none" w:sz="0" w:space="0" w:color="auto"/>
                    <w:bottom w:val="none" w:sz="0" w:space="0" w:color="auto"/>
                    <w:right w:val="none" w:sz="0" w:space="0" w:color="auto"/>
                  </w:divBdr>
                </w:div>
                <w:div w:id="1474562609">
                  <w:marLeft w:val="640"/>
                  <w:marRight w:val="0"/>
                  <w:marTop w:val="0"/>
                  <w:marBottom w:val="0"/>
                  <w:divBdr>
                    <w:top w:val="none" w:sz="0" w:space="0" w:color="auto"/>
                    <w:left w:val="none" w:sz="0" w:space="0" w:color="auto"/>
                    <w:bottom w:val="none" w:sz="0" w:space="0" w:color="auto"/>
                    <w:right w:val="none" w:sz="0" w:space="0" w:color="auto"/>
                  </w:divBdr>
                </w:div>
                <w:div w:id="322200177">
                  <w:marLeft w:val="640"/>
                  <w:marRight w:val="0"/>
                  <w:marTop w:val="0"/>
                  <w:marBottom w:val="0"/>
                  <w:divBdr>
                    <w:top w:val="none" w:sz="0" w:space="0" w:color="auto"/>
                    <w:left w:val="none" w:sz="0" w:space="0" w:color="auto"/>
                    <w:bottom w:val="none" w:sz="0" w:space="0" w:color="auto"/>
                    <w:right w:val="none" w:sz="0" w:space="0" w:color="auto"/>
                  </w:divBdr>
                </w:div>
                <w:div w:id="1017854997">
                  <w:marLeft w:val="640"/>
                  <w:marRight w:val="0"/>
                  <w:marTop w:val="0"/>
                  <w:marBottom w:val="0"/>
                  <w:divBdr>
                    <w:top w:val="none" w:sz="0" w:space="0" w:color="auto"/>
                    <w:left w:val="none" w:sz="0" w:space="0" w:color="auto"/>
                    <w:bottom w:val="none" w:sz="0" w:space="0" w:color="auto"/>
                    <w:right w:val="none" w:sz="0" w:space="0" w:color="auto"/>
                  </w:divBdr>
                </w:div>
                <w:div w:id="98724173">
                  <w:marLeft w:val="640"/>
                  <w:marRight w:val="0"/>
                  <w:marTop w:val="0"/>
                  <w:marBottom w:val="0"/>
                  <w:divBdr>
                    <w:top w:val="none" w:sz="0" w:space="0" w:color="auto"/>
                    <w:left w:val="none" w:sz="0" w:space="0" w:color="auto"/>
                    <w:bottom w:val="none" w:sz="0" w:space="0" w:color="auto"/>
                    <w:right w:val="none" w:sz="0" w:space="0" w:color="auto"/>
                  </w:divBdr>
                </w:div>
                <w:div w:id="1607611611">
                  <w:marLeft w:val="640"/>
                  <w:marRight w:val="0"/>
                  <w:marTop w:val="0"/>
                  <w:marBottom w:val="0"/>
                  <w:divBdr>
                    <w:top w:val="none" w:sz="0" w:space="0" w:color="auto"/>
                    <w:left w:val="none" w:sz="0" w:space="0" w:color="auto"/>
                    <w:bottom w:val="none" w:sz="0" w:space="0" w:color="auto"/>
                    <w:right w:val="none" w:sz="0" w:space="0" w:color="auto"/>
                  </w:divBdr>
                </w:div>
                <w:div w:id="1391687403">
                  <w:marLeft w:val="640"/>
                  <w:marRight w:val="0"/>
                  <w:marTop w:val="0"/>
                  <w:marBottom w:val="0"/>
                  <w:divBdr>
                    <w:top w:val="none" w:sz="0" w:space="0" w:color="auto"/>
                    <w:left w:val="none" w:sz="0" w:space="0" w:color="auto"/>
                    <w:bottom w:val="none" w:sz="0" w:space="0" w:color="auto"/>
                    <w:right w:val="none" w:sz="0" w:space="0" w:color="auto"/>
                  </w:divBdr>
                </w:div>
                <w:div w:id="1189105599">
                  <w:marLeft w:val="640"/>
                  <w:marRight w:val="0"/>
                  <w:marTop w:val="0"/>
                  <w:marBottom w:val="0"/>
                  <w:divBdr>
                    <w:top w:val="none" w:sz="0" w:space="0" w:color="auto"/>
                    <w:left w:val="none" w:sz="0" w:space="0" w:color="auto"/>
                    <w:bottom w:val="none" w:sz="0" w:space="0" w:color="auto"/>
                    <w:right w:val="none" w:sz="0" w:space="0" w:color="auto"/>
                  </w:divBdr>
                </w:div>
                <w:div w:id="54010312">
                  <w:marLeft w:val="640"/>
                  <w:marRight w:val="0"/>
                  <w:marTop w:val="0"/>
                  <w:marBottom w:val="0"/>
                  <w:divBdr>
                    <w:top w:val="none" w:sz="0" w:space="0" w:color="auto"/>
                    <w:left w:val="none" w:sz="0" w:space="0" w:color="auto"/>
                    <w:bottom w:val="none" w:sz="0" w:space="0" w:color="auto"/>
                    <w:right w:val="none" w:sz="0" w:space="0" w:color="auto"/>
                  </w:divBdr>
                </w:div>
                <w:div w:id="329020470">
                  <w:marLeft w:val="640"/>
                  <w:marRight w:val="0"/>
                  <w:marTop w:val="0"/>
                  <w:marBottom w:val="0"/>
                  <w:divBdr>
                    <w:top w:val="none" w:sz="0" w:space="0" w:color="auto"/>
                    <w:left w:val="none" w:sz="0" w:space="0" w:color="auto"/>
                    <w:bottom w:val="none" w:sz="0" w:space="0" w:color="auto"/>
                    <w:right w:val="none" w:sz="0" w:space="0" w:color="auto"/>
                  </w:divBdr>
                </w:div>
                <w:div w:id="1696228261">
                  <w:marLeft w:val="640"/>
                  <w:marRight w:val="0"/>
                  <w:marTop w:val="0"/>
                  <w:marBottom w:val="0"/>
                  <w:divBdr>
                    <w:top w:val="none" w:sz="0" w:space="0" w:color="auto"/>
                    <w:left w:val="none" w:sz="0" w:space="0" w:color="auto"/>
                    <w:bottom w:val="none" w:sz="0" w:space="0" w:color="auto"/>
                    <w:right w:val="none" w:sz="0" w:space="0" w:color="auto"/>
                  </w:divBdr>
                </w:div>
                <w:div w:id="1631520127">
                  <w:marLeft w:val="640"/>
                  <w:marRight w:val="0"/>
                  <w:marTop w:val="0"/>
                  <w:marBottom w:val="0"/>
                  <w:divBdr>
                    <w:top w:val="none" w:sz="0" w:space="0" w:color="auto"/>
                    <w:left w:val="none" w:sz="0" w:space="0" w:color="auto"/>
                    <w:bottom w:val="none" w:sz="0" w:space="0" w:color="auto"/>
                    <w:right w:val="none" w:sz="0" w:space="0" w:color="auto"/>
                  </w:divBdr>
                </w:div>
                <w:div w:id="1706517753">
                  <w:marLeft w:val="640"/>
                  <w:marRight w:val="0"/>
                  <w:marTop w:val="0"/>
                  <w:marBottom w:val="0"/>
                  <w:divBdr>
                    <w:top w:val="none" w:sz="0" w:space="0" w:color="auto"/>
                    <w:left w:val="none" w:sz="0" w:space="0" w:color="auto"/>
                    <w:bottom w:val="none" w:sz="0" w:space="0" w:color="auto"/>
                    <w:right w:val="none" w:sz="0" w:space="0" w:color="auto"/>
                  </w:divBdr>
                </w:div>
                <w:div w:id="1098327372">
                  <w:marLeft w:val="640"/>
                  <w:marRight w:val="0"/>
                  <w:marTop w:val="0"/>
                  <w:marBottom w:val="0"/>
                  <w:divBdr>
                    <w:top w:val="none" w:sz="0" w:space="0" w:color="auto"/>
                    <w:left w:val="none" w:sz="0" w:space="0" w:color="auto"/>
                    <w:bottom w:val="none" w:sz="0" w:space="0" w:color="auto"/>
                    <w:right w:val="none" w:sz="0" w:space="0" w:color="auto"/>
                  </w:divBdr>
                </w:div>
                <w:div w:id="1991518017">
                  <w:marLeft w:val="640"/>
                  <w:marRight w:val="0"/>
                  <w:marTop w:val="0"/>
                  <w:marBottom w:val="0"/>
                  <w:divBdr>
                    <w:top w:val="none" w:sz="0" w:space="0" w:color="auto"/>
                    <w:left w:val="none" w:sz="0" w:space="0" w:color="auto"/>
                    <w:bottom w:val="none" w:sz="0" w:space="0" w:color="auto"/>
                    <w:right w:val="none" w:sz="0" w:space="0" w:color="auto"/>
                  </w:divBdr>
                </w:div>
              </w:divsChild>
            </w:div>
            <w:div w:id="725374772">
              <w:marLeft w:val="0"/>
              <w:marRight w:val="0"/>
              <w:marTop w:val="0"/>
              <w:marBottom w:val="0"/>
              <w:divBdr>
                <w:top w:val="none" w:sz="0" w:space="0" w:color="auto"/>
                <w:left w:val="none" w:sz="0" w:space="0" w:color="auto"/>
                <w:bottom w:val="none" w:sz="0" w:space="0" w:color="auto"/>
                <w:right w:val="none" w:sz="0" w:space="0" w:color="auto"/>
              </w:divBdr>
              <w:divsChild>
                <w:div w:id="1285309939">
                  <w:marLeft w:val="480"/>
                  <w:marRight w:val="0"/>
                  <w:marTop w:val="0"/>
                  <w:marBottom w:val="0"/>
                  <w:divBdr>
                    <w:top w:val="none" w:sz="0" w:space="0" w:color="auto"/>
                    <w:left w:val="none" w:sz="0" w:space="0" w:color="auto"/>
                    <w:bottom w:val="none" w:sz="0" w:space="0" w:color="auto"/>
                    <w:right w:val="none" w:sz="0" w:space="0" w:color="auto"/>
                  </w:divBdr>
                </w:div>
                <w:div w:id="1294100407">
                  <w:marLeft w:val="480"/>
                  <w:marRight w:val="0"/>
                  <w:marTop w:val="0"/>
                  <w:marBottom w:val="0"/>
                  <w:divBdr>
                    <w:top w:val="none" w:sz="0" w:space="0" w:color="auto"/>
                    <w:left w:val="none" w:sz="0" w:space="0" w:color="auto"/>
                    <w:bottom w:val="none" w:sz="0" w:space="0" w:color="auto"/>
                    <w:right w:val="none" w:sz="0" w:space="0" w:color="auto"/>
                  </w:divBdr>
                </w:div>
                <w:div w:id="620112158">
                  <w:marLeft w:val="480"/>
                  <w:marRight w:val="0"/>
                  <w:marTop w:val="0"/>
                  <w:marBottom w:val="0"/>
                  <w:divBdr>
                    <w:top w:val="none" w:sz="0" w:space="0" w:color="auto"/>
                    <w:left w:val="none" w:sz="0" w:space="0" w:color="auto"/>
                    <w:bottom w:val="none" w:sz="0" w:space="0" w:color="auto"/>
                    <w:right w:val="none" w:sz="0" w:space="0" w:color="auto"/>
                  </w:divBdr>
                </w:div>
                <w:div w:id="477308538">
                  <w:marLeft w:val="480"/>
                  <w:marRight w:val="0"/>
                  <w:marTop w:val="0"/>
                  <w:marBottom w:val="0"/>
                  <w:divBdr>
                    <w:top w:val="none" w:sz="0" w:space="0" w:color="auto"/>
                    <w:left w:val="none" w:sz="0" w:space="0" w:color="auto"/>
                    <w:bottom w:val="none" w:sz="0" w:space="0" w:color="auto"/>
                    <w:right w:val="none" w:sz="0" w:space="0" w:color="auto"/>
                  </w:divBdr>
                </w:div>
                <w:div w:id="89010955">
                  <w:marLeft w:val="480"/>
                  <w:marRight w:val="0"/>
                  <w:marTop w:val="0"/>
                  <w:marBottom w:val="0"/>
                  <w:divBdr>
                    <w:top w:val="none" w:sz="0" w:space="0" w:color="auto"/>
                    <w:left w:val="none" w:sz="0" w:space="0" w:color="auto"/>
                    <w:bottom w:val="none" w:sz="0" w:space="0" w:color="auto"/>
                    <w:right w:val="none" w:sz="0" w:space="0" w:color="auto"/>
                  </w:divBdr>
                </w:div>
                <w:div w:id="692264034">
                  <w:marLeft w:val="480"/>
                  <w:marRight w:val="0"/>
                  <w:marTop w:val="0"/>
                  <w:marBottom w:val="0"/>
                  <w:divBdr>
                    <w:top w:val="none" w:sz="0" w:space="0" w:color="auto"/>
                    <w:left w:val="none" w:sz="0" w:space="0" w:color="auto"/>
                    <w:bottom w:val="none" w:sz="0" w:space="0" w:color="auto"/>
                    <w:right w:val="none" w:sz="0" w:space="0" w:color="auto"/>
                  </w:divBdr>
                </w:div>
                <w:div w:id="907766457">
                  <w:marLeft w:val="480"/>
                  <w:marRight w:val="0"/>
                  <w:marTop w:val="0"/>
                  <w:marBottom w:val="0"/>
                  <w:divBdr>
                    <w:top w:val="none" w:sz="0" w:space="0" w:color="auto"/>
                    <w:left w:val="none" w:sz="0" w:space="0" w:color="auto"/>
                    <w:bottom w:val="none" w:sz="0" w:space="0" w:color="auto"/>
                    <w:right w:val="none" w:sz="0" w:space="0" w:color="auto"/>
                  </w:divBdr>
                </w:div>
                <w:div w:id="239099976">
                  <w:marLeft w:val="480"/>
                  <w:marRight w:val="0"/>
                  <w:marTop w:val="0"/>
                  <w:marBottom w:val="0"/>
                  <w:divBdr>
                    <w:top w:val="none" w:sz="0" w:space="0" w:color="auto"/>
                    <w:left w:val="none" w:sz="0" w:space="0" w:color="auto"/>
                    <w:bottom w:val="none" w:sz="0" w:space="0" w:color="auto"/>
                    <w:right w:val="none" w:sz="0" w:space="0" w:color="auto"/>
                  </w:divBdr>
                </w:div>
                <w:div w:id="1231161524">
                  <w:marLeft w:val="480"/>
                  <w:marRight w:val="0"/>
                  <w:marTop w:val="0"/>
                  <w:marBottom w:val="0"/>
                  <w:divBdr>
                    <w:top w:val="none" w:sz="0" w:space="0" w:color="auto"/>
                    <w:left w:val="none" w:sz="0" w:space="0" w:color="auto"/>
                    <w:bottom w:val="none" w:sz="0" w:space="0" w:color="auto"/>
                    <w:right w:val="none" w:sz="0" w:space="0" w:color="auto"/>
                  </w:divBdr>
                </w:div>
                <w:div w:id="1823548423">
                  <w:marLeft w:val="480"/>
                  <w:marRight w:val="0"/>
                  <w:marTop w:val="0"/>
                  <w:marBottom w:val="0"/>
                  <w:divBdr>
                    <w:top w:val="none" w:sz="0" w:space="0" w:color="auto"/>
                    <w:left w:val="none" w:sz="0" w:space="0" w:color="auto"/>
                    <w:bottom w:val="none" w:sz="0" w:space="0" w:color="auto"/>
                    <w:right w:val="none" w:sz="0" w:space="0" w:color="auto"/>
                  </w:divBdr>
                </w:div>
                <w:div w:id="1382513230">
                  <w:marLeft w:val="480"/>
                  <w:marRight w:val="0"/>
                  <w:marTop w:val="0"/>
                  <w:marBottom w:val="0"/>
                  <w:divBdr>
                    <w:top w:val="none" w:sz="0" w:space="0" w:color="auto"/>
                    <w:left w:val="none" w:sz="0" w:space="0" w:color="auto"/>
                    <w:bottom w:val="none" w:sz="0" w:space="0" w:color="auto"/>
                    <w:right w:val="none" w:sz="0" w:space="0" w:color="auto"/>
                  </w:divBdr>
                </w:div>
                <w:div w:id="1179810246">
                  <w:marLeft w:val="480"/>
                  <w:marRight w:val="0"/>
                  <w:marTop w:val="0"/>
                  <w:marBottom w:val="0"/>
                  <w:divBdr>
                    <w:top w:val="none" w:sz="0" w:space="0" w:color="auto"/>
                    <w:left w:val="none" w:sz="0" w:space="0" w:color="auto"/>
                    <w:bottom w:val="none" w:sz="0" w:space="0" w:color="auto"/>
                    <w:right w:val="none" w:sz="0" w:space="0" w:color="auto"/>
                  </w:divBdr>
                </w:div>
                <w:div w:id="1542591477">
                  <w:marLeft w:val="480"/>
                  <w:marRight w:val="0"/>
                  <w:marTop w:val="0"/>
                  <w:marBottom w:val="0"/>
                  <w:divBdr>
                    <w:top w:val="none" w:sz="0" w:space="0" w:color="auto"/>
                    <w:left w:val="none" w:sz="0" w:space="0" w:color="auto"/>
                    <w:bottom w:val="none" w:sz="0" w:space="0" w:color="auto"/>
                    <w:right w:val="none" w:sz="0" w:space="0" w:color="auto"/>
                  </w:divBdr>
                </w:div>
                <w:div w:id="636448793">
                  <w:marLeft w:val="480"/>
                  <w:marRight w:val="0"/>
                  <w:marTop w:val="0"/>
                  <w:marBottom w:val="0"/>
                  <w:divBdr>
                    <w:top w:val="none" w:sz="0" w:space="0" w:color="auto"/>
                    <w:left w:val="none" w:sz="0" w:space="0" w:color="auto"/>
                    <w:bottom w:val="none" w:sz="0" w:space="0" w:color="auto"/>
                    <w:right w:val="none" w:sz="0" w:space="0" w:color="auto"/>
                  </w:divBdr>
                </w:div>
                <w:div w:id="1922329917">
                  <w:marLeft w:val="480"/>
                  <w:marRight w:val="0"/>
                  <w:marTop w:val="0"/>
                  <w:marBottom w:val="0"/>
                  <w:divBdr>
                    <w:top w:val="none" w:sz="0" w:space="0" w:color="auto"/>
                    <w:left w:val="none" w:sz="0" w:space="0" w:color="auto"/>
                    <w:bottom w:val="none" w:sz="0" w:space="0" w:color="auto"/>
                    <w:right w:val="none" w:sz="0" w:space="0" w:color="auto"/>
                  </w:divBdr>
                </w:div>
                <w:div w:id="833450146">
                  <w:marLeft w:val="480"/>
                  <w:marRight w:val="0"/>
                  <w:marTop w:val="0"/>
                  <w:marBottom w:val="0"/>
                  <w:divBdr>
                    <w:top w:val="none" w:sz="0" w:space="0" w:color="auto"/>
                    <w:left w:val="none" w:sz="0" w:space="0" w:color="auto"/>
                    <w:bottom w:val="none" w:sz="0" w:space="0" w:color="auto"/>
                    <w:right w:val="none" w:sz="0" w:space="0" w:color="auto"/>
                  </w:divBdr>
                </w:div>
                <w:div w:id="168451724">
                  <w:marLeft w:val="480"/>
                  <w:marRight w:val="0"/>
                  <w:marTop w:val="0"/>
                  <w:marBottom w:val="0"/>
                  <w:divBdr>
                    <w:top w:val="none" w:sz="0" w:space="0" w:color="auto"/>
                    <w:left w:val="none" w:sz="0" w:space="0" w:color="auto"/>
                    <w:bottom w:val="none" w:sz="0" w:space="0" w:color="auto"/>
                    <w:right w:val="none" w:sz="0" w:space="0" w:color="auto"/>
                  </w:divBdr>
                </w:div>
                <w:div w:id="150951200">
                  <w:marLeft w:val="480"/>
                  <w:marRight w:val="0"/>
                  <w:marTop w:val="0"/>
                  <w:marBottom w:val="0"/>
                  <w:divBdr>
                    <w:top w:val="none" w:sz="0" w:space="0" w:color="auto"/>
                    <w:left w:val="none" w:sz="0" w:space="0" w:color="auto"/>
                    <w:bottom w:val="none" w:sz="0" w:space="0" w:color="auto"/>
                    <w:right w:val="none" w:sz="0" w:space="0" w:color="auto"/>
                  </w:divBdr>
                </w:div>
                <w:div w:id="1051882206">
                  <w:marLeft w:val="480"/>
                  <w:marRight w:val="0"/>
                  <w:marTop w:val="0"/>
                  <w:marBottom w:val="0"/>
                  <w:divBdr>
                    <w:top w:val="none" w:sz="0" w:space="0" w:color="auto"/>
                    <w:left w:val="none" w:sz="0" w:space="0" w:color="auto"/>
                    <w:bottom w:val="none" w:sz="0" w:space="0" w:color="auto"/>
                    <w:right w:val="none" w:sz="0" w:space="0" w:color="auto"/>
                  </w:divBdr>
                </w:div>
                <w:div w:id="651057252">
                  <w:marLeft w:val="480"/>
                  <w:marRight w:val="0"/>
                  <w:marTop w:val="0"/>
                  <w:marBottom w:val="0"/>
                  <w:divBdr>
                    <w:top w:val="none" w:sz="0" w:space="0" w:color="auto"/>
                    <w:left w:val="none" w:sz="0" w:space="0" w:color="auto"/>
                    <w:bottom w:val="none" w:sz="0" w:space="0" w:color="auto"/>
                    <w:right w:val="none" w:sz="0" w:space="0" w:color="auto"/>
                  </w:divBdr>
                </w:div>
                <w:div w:id="1794866552">
                  <w:marLeft w:val="480"/>
                  <w:marRight w:val="0"/>
                  <w:marTop w:val="0"/>
                  <w:marBottom w:val="0"/>
                  <w:divBdr>
                    <w:top w:val="none" w:sz="0" w:space="0" w:color="auto"/>
                    <w:left w:val="none" w:sz="0" w:space="0" w:color="auto"/>
                    <w:bottom w:val="none" w:sz="0" w:space="0" w:color="auto"/>
                    <w:right w:val="none" w:sz="0" w:space="0" w:color="auto"/>
                  </w:divBdr>
                </w:div>
                <w:div w:id="1052999078">
                  <w:marLeft w:val="480"/>
                  <w:marRight w:val="0"/>
                  <w:marTop w:val="0"/>
                  <w:marBottom w:val="0"/>
                  <w:divBdr>
                    <w:top w:val="none" w:sz="0" w:space="0" w:color="auto"/>
                    <w:left w:val="none" w:sz="0" w:space="0" w:color="auto"/>
                    <w:bottom w:val="none" w:sz="0" w:space="0" w:color="auto"/>
                    <w:right w:val="none" w:sz="0" w:space="0" w:color="auto"/>
                  </w:divBdr>
                </w:div>
                <w:div w:id="803279669">
                  <w:marLeft w:val="480"/>
                  <w:marRight w:val="0"/>
                  <w:marTop w:val="0"/>
                  <w:marBottom w:val="0"/>
                  <w:divBdr>
                    <w:top w:val="none" w:sz="0" w:space="0" w:color="auto"/>
                    <w:left w:val="none" w:sz="0" w:space="0" w:color="auto"/>
                    <w:bottom w:val="none" w:sz="0" w:space="0" w:color="auto"/>
                    <w:right w:val="none" w:sz="0" w:space="0" w:color="auto"/>
                  </w:divBdr>
                </w:div>
                <w:div w:id="619650152">
                  <w:marLeft w:val="480"/>
                  <w:marRight w:val="0"/>
                  <w:marTop w:val="0"/>
                  <w:marBottom w:val="0"/>
                  <w:divBdr>
                    <w:top w:val="none" w:sz="0" w:space="0" w:color="auto"/>
                    <w:left w:val="none" w:sz="0" w:space="0" w:color="auto"/>
                    <w:bottom w:val="none" w:sz="0" w:space="0" w:color="auto"/>
                    <w:right w:val="none" w:sz="0" w:space="0" w:color="auto"/>
                  </w:divBdr>
                </w:div>
                <w:div w:id="1446457777">
                  <w:marLeft w:val="480"/>
                  <w:marRight w:val="0"/>
                  <w:marTop w:val="0"/>
                  <w:marBottom w:val="0"/>
                  <w:divBdr>
                    <w:top w:val="none" w:sz="0" w:space="0" w:color="auto"/>
                    <w:left w:val="none" w:sz="0" w:space="0" w:color="auto"/>
                    <w:bottom w:val="none" w:sz="0" w:space="0" w:color="auto"/>
                    <w:right w:val="none" w:sz="0" w:space="0" w:color="auto"/>
                  </w:divBdr>
                </w:div>
                <w:div w:id="1975865556">
                  <w:marLeft w:val="480"/>
                  <w:marRight w:val="0"/>
                  <w:marTop w:val="0"/>
                  <w:marBottom w:val="0"/>
                  <w:divBdr>
                    <w:top w:val="none" w:sz="0" w:space="0" w:color="auto"/>
                    <w:left w:val="none" w:sz="0" w:space="0" w:color="auto"/>
                    <w:bottom w:val="none" w:sz="0" w:space="0" w:color="auto"/>
                    <w:right w:val="none" w:sz="0" w:space="0" w:color="auto"/>
                  </w:divBdr>
                </w:div>
                <w:div w:id="994450187">
                  <w:marLeft w:val="480"/>
                  <w:marRight w:val="0"/>
                  <w:marTop w:val="0"/>
                  <w:marBottom w:val="0"/>
                  <w:divBdr>
                    <w:top w:val="none" w:sz="0" w:space="0" w:color="auto"/>
                    <w:left w:val="none" w:sz="0" w:space="0" w:color="auto"/>
                    <w:bottom w:val="none" w:sz="0" w:space="0" w:color="auto"/>
                    <w:right w:val="none" w:sz="0" w:space="0" w:color="auto"/>
                  </w:divBdr>
                </w:div>
                <w:div w:id="64954850">
                  <w:marLeft w:val="480"/>
                  <w:marRight w:val="0"/>
                  <w:marTop w:val="0"/>
                  <w:marBottom w:val="0"/>
                  <w:divBdr>
                    <w:top w:val="none" w:sz="0" w:space="0" w:color="auto"/>
                    <w:left w:val="none" w:sz="0" w:space="0" w:color="auto"/>
                    <w:bottom w:val="none" w:sz="0" w:space="0" w:color="auto"/>
                    <w:right w:val="none" w:sz="0" w:space="0" w:color="auto"/>
                  </w:divBdr>
                </w:div>
                <w:div w:id="1956012826">
                  <w:marLeft w:val="480"/>
                  <w:marRight w:val="0"/>
                  <w:marTop w:val="0"/>
                  <w:marBottom w:val="0"/>
                  <w:divBdr>
                    <w:top w:val="none" w:sz="0" w:space="0" w:color="auto"/>
                    <w:left w:val="none" w:sz="0" w:space="0" w:color="auto"/>
                    <w:bottom w:val="none" w:sz="0" w:space="0" w:color="auto"/>
                    <w:right w:val="none" w:sz="0" w:space="0" w:color="auto"/>
                  </w:divBdr>
                </w:div>
                <w:div w:id="100227966">
                  <w:marLeft w:val="480"/>
                  <w:marRight w:val="0"/>
                  <w:marTop w:val="0"/>
                  <w:marBottom w:val="0"/>
                  <w:divBdr>
                    <w:top w:val="none" w:sz="0" w:space="0" w:color="auto"/>
                    <w:left w:val="none" w:sz="0" w:space="0" w:color="auto"/>
                    <w:bottom w:val="none" w:sz="0" w:space="0" w:color="auto"/>
                    <w:right w:val="none" w:sz="0" w:space="0" w:color="auto"/>
                  </w:divBdr>
                </w:div>
                <w:div w:id="1933121254">
                  <w:marLeft w:val="480"/>
                  <w:marRight w:val="0"/>
                  <w:marTop w:val="0"/>
                  <w:marBottom w:val="0"/>
                  <w:divBdr>
                    <w:top w:val="none" w:sz="0" w:space="0" w:color="auto"/>
                    <w:left w:val="none" w:sz="0" w:space="0" w:color="auto"/>
                    <w:bottom w:val="none" w:sz="0" w:space="0" w:color="auto"/>
                    <w:right w:val="none" w:sz="0" w:space="0" w:color="auto"/>
                  </w:divBdr>
                </w:div>
                <w:div w:id="2058815307">
                  <w:marLeft w:val="480"/>
                  <w:marRight w:val="0"/>
                  <w:marTop w:val="0"/>
                  <w:marBottom w:val="0"/>
                  <w:divBdr>
                    <w:top w:val="none" w:sz="0" w:space="0" w:color="auto"/>
                    <w:left w:val="none" w:sz="0" w:space="0" w:color="auto"/>
                    <w:bottom w:val="none" w:sz="0" w:space="0" w:color="auto"/>
                    <w:right w:val="none" w:sz="0" w:space="0" w:color="auto"/>
                  </w:divBdr>
                </w:div>
                <w:div w:id="1693605862">
                  <w:marLeft w:val="480"/>
                  <w:marRight w:val="0"/>
                  <w:marTop w:val="0"/>
                  <w:marBottom w:val="0"/>
                  <w:divBdr>
                    <w:top w:val="none" w:sz="0" w:space="0" w:color="auto"/>
                    <w:left w:val="none" w:sz="0" w:space="0" w:color="auto"/>
                    <w:bottom w:val="none" w:sz="0" w:space="0" w:color="auto"/>
                    <w:right w:val="none" w:sz="0" w:space="0" w:color="auto"/>
                  </w:divBdr>
                </w:div>
                <w:div w:id="233858011">
                  <w:marLeft w:val="480"/>
                  <w:marRight w:val="0"/>
                  <w:marTop w:val="0"/>
                  <w:marBottom w:val="0"/>
                  <w:divBdr>
                    <w:top w:val="none" w:sz="0" w:space="0" w:color="auto"/>
                    <w:left w:val="none" w:sz="0" w:space="0" w:color="auto"/>
                    <w:bottom w:val="none" w:sz="0" w:space="0" w:color="auto"/>
                    <w:right w:val="none" w:sz="0" w:space="0" w:color="auto"/>
                  </w:divBdr>
                </w:div>
                <w:div w:id="1715235243">
                  <w:marLeft w:val="480"/>
                  <w:marRight w:val="0"/>
                  <w:marTop w:val="0"/>
                  <w:marBottom w:val="0"/>
                  <w:divBdr>
                    <w:top w:val="none" w:sz="0" w:space="0" w:color="auto"/>
                    <w:left w:val="none" w:sz="0" w:space="0" w:color="auto"/>
                    <w:bottom w:val="none" w:sz="0" w:space="0" w:color="auto"/>
                    <w:right w:val="none" w:sz="0" w:space="0" w:color="auto"/>
                  </w:divBdr>
                </w:div>
                <w:div w:id="145361533">
                  <w:marLeft w:val="480"/>
                  <w:marRight w:val="0"/>
                  <w:marTop w:val="0"/>
                  <w:marBottom w:val="0"/>
                  <w:divBdr>
                    <w:top w:val="none" w:sz="0" w:space="0" w:color="auto"/>
                    <w:left w:val="none" w:sz="0" w:space="0" w:color="auto"/>
                    <w:bottom w:val="none" w:sz="0" w:space="0" w:color="auto"/>
                    <w:right w:val="none" w:sz="0" w:space="0" w:color="auto"/>
                  </w:divBdr>
                </w:div>
                <w:div w:id="125973500">
                  <w:marLeft w:val="480"/>
                  <w:marRight w:val="0"/>
                  <w:marTop w:val="0"/>
                  <w:marBottom w:val="0"/>
                  <w:divBdr>
                    <w:top w:val="none" w:sz="0" w:space="0" w:color="auto"/>
                    <w:left w:val="none" w:sz="0" w:space="0" w:color="auto"/>
                    <w:bottom w:val="none" w:sz="0" w:space="0" w:color="auto"/>
                    <w:right w:val="none" w:sz="0" w:space="0" w:color="auto"/>
                  </w:divBdr>
                </w:div>
                <w:div w:id="2004582198">
                  <w:marLeft w:val="480"/>
                  <w:marRight w:val="0"/>
                  <w:marTop w:val="0"/>
                  <w:marBottom w:val="0"/>
                  <w:divBdr>
                    <w:top w:val="none" w:sz="0" w:space="0" w:color="auto"/>
                    <w:left w:val="none" w:sz="0" w:space="0" w:color="auto"/>
                    <w:bottom w:val="none" w:sz="0" w:space="0" w:color="auto"/>
                    <w:right w:val="none" w:sz="0" w:space="0" w:color="auto"/>
                  </w:divBdr>
                </w:div>
                <w:div w:id="1100563717">
                  <w:marLeft w:val="480"/>
                  <w:marRight w:val="0"/>
                  <w:marTop w:val="0"/>
                  <w:marBottom w:val="0"/>
                  <w:divBdr>
                    <w:top w:val="none" w:sz="0" w:space="0" w:color="auto"/>
                    <w:left w:val="none" w:sz="0" w:space="0" w:color="auto"/>
                    <w:bottom w:val="none" w:sz="0" w:space="0" w:color="auto"/>
                    <w:right w:val="none" w:sz="0" w:space="0" w:color="auto"/>
                  </w:divBdr>
                </w:div>
                <w:div w:id="1089275454">
                  <w:marLeft w:val="480"/>
                  <w:marRight w:val="0"/>
                  <w:marTop w:val="0"/>
                  <w:marBottom w:val="0"/>
                  <w:divBdr>
                    <w:top w:val="none" w:sz="0" w:space="0" w:color="auto"/>
                    <w:left w:val="none" w:sz="0" w:space="0" w:color="auto"/>
                    <w:bottom w:val="none" w:sz="0" w:space="0" w:color="auto"/>
                    <w:right w:val="none" w:sz="0" w:space="0" w:color="auto"/>
                  </w:divBdr>
                </w:div>
                <w:div w:id="77799681">
                  <w:marLeft w:val="480"/>
                  <w:marRight w:val="0"/>
                  <w:marTop w:val="0"/>
                  <w:marBottom w:val="0"/>
                  <w:divBdr>
                    <w:top w:val="none" w:sz="0" w:space="0" w:color="auto"/>
                    <w:left w:val="none" w:sz="0" w:space="0" w:color="auto"/>
                    <w:bottom w:val="none" w:sz="0" w:space="0" w:color="auto"/>
                    <w:right w:val="none" w:sz="0" w:space="0" w:color="auto"/>
                  </w:divBdr>
                </w:div>
                <w:div w:id="2094737900">
                  <w:marLeft w:val="480"/>
                  <w:marRight w:val="0"/>
                  <w:marTop w:val="0"/>
                  <w:marBottom w:val="0"/>
                  <w:divBdr>
                    <w:top w:val="none" w:sz="0" w:space="0" w:color="auto"/>
                    <w:left w:val="none" w:sz="0" w:space="0" w:color="auto"/>
                    <w:bottom w:val="none" w:sz="0" w:space="0" w:color="auto"/>
                    <w:right w:val="none" w:sz="0" w:space="0" w:color="auto"/>
                  </w:divBdr>
                </w:div>
                <w:div w:id="177043412">
                  <w:marLeft w:val="480"/>
                  <w:marRight w:val="0"/>
                  <w:marTop w:val="0"/>
                  <w:marBottom w:val="0"/>
                  <w:divBdr>
                    <w:top w:val="none" w:sz="0" w:space="0" w:color="auto"/>
                    <w:left w:val="none" w:sz="0" w:space="0" w:color="auto"/>
                    <w:bottom w:val="none" w:sz="0" w:space="0" w:color="auto"/>
                    <w:right w:val="none" w:sz="0" w:space="0" w:color="auto"/>
                  </w:divBdr>
                </w:div>
                <w:div w:id="884370486">
                  <w:marLeft w:val="480"/>
                  <w:marRight w:val="0"/>
                  <w:marTop w:val="0"/>
                  <w:marBottom w:val="0"/>
                  <w:divBdr>
                    <w:top w:val="none" w:sz="0" w:space="0" w:color="auto"/>
                    <w:left w:val="none" w:sz="0" w:space="0" w:color="auto"/>
                    <w:bottom w:val="none" w:sz="0" w:space="0" w:color="auto"/>
                    <w:right w:val="none" w:sz="0" w:space="0" w:color="auto"/>
                  </w:divBdr>
                </w:div>
                <w:div w:id="54092723">
                  <w:marLeft w:val="480"/>
                  <w:marRight w:val="0"/>
                  <w:marTop w:val="0"/>
                  <w:marBottom w:val="0"/>
                  <w:divBdr>
                    <w:top w:val="none" w:sz="0" w:space="0" w:color="auto"/>
                    <w:left w:val="none" w:sz="0" w:space="0" w:color="auto"/>
                    <w:bottom w:val="none" w:sz="0" w:space="0" w:color="auto"/>
                    <w:right w:val="none" w:sz="0" w:space="0" w:color="auto"/>
                  </w:divBdr>
                </w:div>
                <w:div w:id="1269387011">
                  <w:marLeft w:val="480"/>
                  <w:marRight w:val="0"/>
                  <w:marTop w:val="0"/>
                  <w:marBottom w:val="0"/>
                  <w:divBdr>
                    <w:top w:val="none" w:sz="0" w:space="0" w:color="auto"/>
                    <w:left w:val="none" w:sz="0" w:space="0" w:color="auto"/>
                    <w:bottom w:val="none" w:sz="0" w:space="0" w:color="auto"/>
                    <w:right w:val="none" w:sz="0" w:space="0" w:color="auto"/>
                  </w:divBdr>
                </w:div>
                <w:div w:id="2125884833">
                  <w:marLeft w:val="480"/>
                  <w:marRight w:val="0"/>
                  <w:marTop w:val="0"/>
                  <w:marBottom w:val="0"/>
                  <w:divBdr>
                    <w:top w:val="none" w:sz="0" w:space="0" w:color="auto"/>
                    <w:left w:val="none" w:sz="0" w:space="0" w:color="auto"/>
                    <w:bottom w:val="none" w:sz="0" w:space="0" w:color="auto"/>
                    <w:right w:val="none" w:sz="0" w:space="0" w:color="auto"/>
                  </w:divBdr>
                </w:div>
                <w:div w:id="161746519">
                  <w:marLeft w:val="480"/>
                  <w:marRight w:val="0"/>
                  <w:marTop w:val="0"/>
                  <w:marBottom w:val="0"/>
                  <w:divBdr>
                    <w:top w:val="none" w:sz="0" w:space="0" w:color="auto"/>
                    <w:left w:val="none" w:sz="0" w:space="0" w:color="auto"/>
                    <w:bottom w:val="none" w:sz="0" w:space="0" w:color="auto"/>
                    <w:right w:val="none" w:sz="0" w:space="0" w:color="auto"/>
                  </w:divBdr>
                </w:div>
                <w:div w:id="1882479848">
                  <w:marLeft w:val="480"/>
                  <w:marRight w:val="0"/>
                  <w:marTop w:val="0"/>
                  <w:marBottom w:val="0"/>
                  <w:divBdr>
                    <w:top w:val="none" w:sz="0" w:space="0" w:color="auto"/>
                    <w:left w:val="none" w:sz="0" w:space="0" w:color="auto"/>
                    <w:bottom w:val="none" w:sz="0" w:space="0" w:color="auto"/>
                    <w:right w:val="none" w:sz="0" w:space="0" w:color="auto"/>
                  </w:divBdr>
                </w:div>
                <w:div w:id="1924874047">
                  <w:marLeft w:val="480"/>
                  <w:marRight w:val="0"/>
                  <w:marTop w:val="0"/>
                  <w:marBottom w:val="0"/>
                  <w:divBdr>
                    <w:top w:val="none" w:sz="0" w:space="0" w:color="auto"/>
                    <w:left w:val="none" w:sz="0" w:space="0" w:color="auto"/>
                    <w:bottom w:val="none" w:sz="0" w:space="0" w:color="auto"/>
                    <w:right w:val="none" w:sz="0" w:space="0" w:color="auto"/>
                  </w:divBdr>
                </w:div>
                <w:div w:id="1597980150">
                  <w:marLeft w:val="480"/>
                  <w:marRight w:val="0"/>
                  <w:marTop w:val="0"/>
                  <w:marBottom w:val="0"/>
                  <w:divBdr>
                    <w:top w:val="none" w:sz="0" w:space="0" w:color="auto"/>
                    <w:left w:val="none" w:sz="0" w:space="0" w:color="auto"/>
                    <w:bottom w:val="none" w:sz="0" w:space="0" w:color="auto"/>
                    <w:right w:val="none" w:sz="0" w:space="0" w:color="auto"/>
                  </w:divBdr>
                </w:div>
                <w:div w:id="1012335656">
                  <w:marLeft w:val="480"/>
                  <w:marRight w:val="0"/>
                  <w:marTop w:val="0"/>
                  <w:marBottom w:val="0"/>
                  <w:divBdr>
                    <w:top w:val="none" w:sz="0" w:space="0" w:color="auto"/>
                    <w:left w:val="none" w:sz="0" w:space="0" w:color="auto"/>
                    <w:bottom w:val="none" w:sz="0" w:space="0" w:color="auto"/>
                    <w:right w:val="none" w:sz="0" w:space="0" w:color="auto"/>
                  </w:divBdr>
                </w:div>
                <w:div w:id="1155949088">
                  <w:marLeft w:val="480"/>
                  <w:marRight w:val="0"/>
                  <w:marTop w:val="0"/>
                  <w:marBottom w:val="0"/>
                  <w:divBdr>
                    <w:top w:val="none" w:sz="0" w:space="0" w:color="auto"/>
                    <w:left w:val="none" w:sz="0" w:space="0" w:color="auto"/>
                    <w:bottom w:val="none" w:sz="0" w:space="0" w:color="auto"/>
                    <w:right w:val="none" w:sz="0" w:space="0" w:color="auto"/>
                  </w:divBdr>
                </w:div>
                <w:div w:id="2118672522">
                  <w:marLeft w:val="480"/>
                  <w:marRight w:val="0"/>
                  <w:marTop w:val="0"/>
                  <w:marBottom w:val="0"/>
                  <w:divBdr>
                    <w:top w:val="none" w:sz="0" w:space="0" w:color="auto"/>
                    <w:left w:val="none" w:sz="0" w:space="0" w:color="auto"/>
                    <w:bottom w:val="none" w:sz="0" w:space="0" w:color="auto"/>
                    <w:right w:val="none" w:sz="0" w:space="0" w:color="auto"/>
                  </w:divBdr>
                </w:div>
                <w:div w:id="1528325212">
                  <w:marLeft w:val="480"/>
                  <w:marRight w:val="0"/>
                  <w:marTop w:val="0"/>
                  <w:marBottom w:val="0"/>
                  <w:divBdr>
                    <w:top w:val="none" w:sz="0" w:space="0" w:color="auto"/>
                    <w:left w:val="none" w:sz="0" w:space="0" w:color="auto"/>
                    <w:bottom w:val="none" w:sz="0" w:space="0" w:color="auto"/>
                    <w:right w:val="none" w:sz="0" w:space="0" w:color="auto"/>
                  </w:divBdr>
                </w:div>
                <w:div w:id="468015231">
                  <w:marLeft w:val="480"/>
                  <w:marRight w:val="0"/>
                  <w:marTop w:val="0"/>
                  <w:marBottom w:val="0"/>
                  <w:divBdr>
                    <w:top w:val="none" w:sz="0" w:space="0" w:color="auto"/>
                    <w:left w:val="none" w:sz="0" w:space="0" w:color="auto"/>
                    <w:bottom w:val="none" w:sz="0" w:space="0" w:color="auto"/>
                    <w:right w:val="none" w:sz="0" w:space="0" w:color="auto"/>
                  </w:divBdr>
                </w:div>
                <w:div w:id="5058022">
                  <w:marLeft w:val="480"/>
                  <w:marRight w:val="0"/>
                  <w:marTop w:val="0"/>
                  <w:marBottom w:val="0"/>
                  <w:divBdr>
                    <w:top w:val="none" w:sz="0" w:space="0" w:color="auto"/>
                    <w:left w:val="none" w:sz="0" w:space="0" w:color="auto"/>
                    <w:bottom w:val="none" w:sz="0" w:space="0" w:color="auto"/>
                    <w:right w:val="none" w:sz="0" w:space="0" w:color="auto"/>
                  </w:divBdr>
                </w:div>
                <w:div w:id="1515263862">
                  <w:marLeft w:val="480"/>
                  <w:marRight w:val="0"/>
                  <w:marTop w:val="0"/>
                  <w:marBottom w:val="0"/>
                  <w:divBdr>
                    <w:top w:val="none" w:sz="0" w:space="0" w:color="auto"/>
                    <w:left w:val="none" w:sz="0" w:space="0" w:color="auto"/>
                    <w:bottom w:val="none" w:sz="0" w:space="0" w:color="auto"/>
                    <w:right w:val="none" w:sz="0" w:space="0" w:color="auto"/>
                  </w:divBdr>
                </w:div>
                <w:div w:id="611861622">
                  <w:marLeft w:val="480"/>
                  <w:marRight w:val="0"/>
                  <w:marTop w:val="0"/>
                  <w:marBottom w:val="0"/>
                  <w:divBdr>
                    <w:top w:val="none" w:sz="0" w:space="0" w:color="auto"/>
                    <w:left w:val="none" w:sz="0" w:space="0" w:color="auto"/>
                    <w:bottom w:val="none" w:sz="0" w:space="0" w:color="auto"/>
                    <w:right w:val="none" w:sz="0" w:space="0" w:color="auto"/>
                  </w:divBdr>
                </w:div>
                <w:div w:id="1155149649">
                  <w:marLeft w:val="480"/>
                  <w:marRight w:val="0"/>
                  <w:marTop w:val="0"/>
                  <w:marBottom w:val="0"/>
                  <w:divBdr>
                    <w:top w:val="none" w:sz="0" w:space="0" w:color="auto"/>
                    <w:left w:val="none" w:sz="0" w:space="0" w:color="auto"/>
                    <w:bottom w:val="none" w:sz="0" w:space="0" w:color="auto"/>
                    <w:right w:val="none" w:sz="0" w:space="0" w:color="auto"/>
                  </w:divBdr>
                </w:div>
                <w:div w:id="2125537548">
                  <w:marLeft w:val="480"/>
                  <w:marRight w:val="0"/>
                  <w:marTop w:val="0"/>
                  <w:marBottom w:val="0"/>
                  <w:divBdr>
                    <w:top w:val="none" w:sz="0" w:space="0" w:color="auto"/>
                    <w:left w:val="none" w:sz="0" w:space="0" w:color="auto"/>
                    <w:bottom w:val="none" w:sz="0" w:space="0" w:color="auto"/>
                    <w:right w:val="none" w:sz="0" w:space="0" w:color="auto"/>
                  </w:divBdr>
                </w:div>
                <w:div w:id="1253127432">
                  <w:marLeft w:val="480"/>
                  <w:marRight w:val="0"/>
                  <w:marTop w:val="0"/>
                  <w:marBottom w:val="0"/>
                  <w:divBdr>
                    <w:top w:val="none" w:sz="0" w:space="0" w:color="auto"/>
                    <w:left w:val="none" w:sz="0" w:space="0" w:color="auto"/>
                    <w:bottom w:val="none" w:sz="0" w:space="0" w:color="auto"/>
                    <w:right w:val="none" w:sz="0" w:space="0" w:color="auto"/>
                  </w:divBdr>
                </w:div>
                <w:div w:id="189876643">
                  <w:marLeft w:val="480"/>
                  <w:marRight w:val="0"/>
                  <w:marTop w:val="0"/>
                  <w:marBottom w:val="0"/>
                  <w:divBdr>
                    <w:top w:val="none" w:sz="0" w:space="0" w:color="auto"/>
                    <w:left w:val="none" w:sz="0" w:space="0" w:color="auto"/>
                    <w:bottom w:val="none" w:sz="0" w:space="0" w:color="auto"/>
                    <w:right w:val="none" w:sz="0" w:space="0" w:color="auto"/>
                  </w:divBdr>
                </w:div>
              </w:divsChild>
            </w:div>
            <w:div w:id="998771442">
              <w:marLeft w:val="0"/>
              <w:marRight w:val="0"/>
              <w:marTop w:val="0"/>
              <w:marBottom w:val="0"/>
              <w:divBdr>
                <w:top w:val="none" w:sz="0" w:space="0" w:color="auto"/>
                <w:left w:val="none" w:sz="0" w:space="0" w:color="auto"/>
                <w:bottom w:val="none" w:sz="0" w:space="0" w:color="auto"/>
                <w:right w:val="none" w:sz="0" w:space="0" w:color="auto"/>
              </w:divBdr>
            </w:div>
            <w:div w:id="897668821">
              <w:marLeft w:val="0"/>
              <w:marRight w:val="0"/>
              <w:marTop w:val="0"/>
              <w:marBottom w:val="0"/>
              <w:divBdr>
                <w:top w:val="none" w:sz="0" w:space="0" w:color="auto"/>
                <w:left w:val="none" w:sz="0" w:space="0" w:color="auto"/>
                <w:bottom w:val="none" w:sz="0" w:space="0" w:color="auto"/>
                <w:right w:val="none" w:sz="0" w:space="0" w:color="auto"/>
              </w:divBdr>
            </w:div>
            <w:div w:id="1526746962">
              <w:marLeft w:val="0"/>
              <w:marRight w:val="0"/>
              <w:marTop w:val="0"/>
              <w:marBottom w:val="0"/>
              <w:divBdr>
                <w:top w:val="none" w:sz="0" w:space="0" w:color="auto"/>
                <w:left w:val="none" w:sz="0" w:space="0" w:color="auto"/>
                <w:bottom w:val="none" w:sz="0" w:space="0" w:color="auto"/>
                <w:right w:val="none" w:sz="0" w:space="0" w:color="auto"/>
              </w:divBdr>
              <w:divsChild>
                <w:div w:id="974259676">
                  <w:marLeft w:val="640"/>
                  <w:marRight w:val="0"/>
                  <w:marTop w:val="0"/>
                  <w:marBottom w:val="0"/>
                  <w:divBdr>
                    <w:top w:val="none" w:sz="0" w:space="0" w:color="auto"/>
                    <w:left w:val="none" w:sz="0" w:space="0" w:color="auto"/>
                    <w:bottom w:val="none" w:sz="0" w:space="0" w:color="auto"/>
                    <w:right w:val="none" w:sz="0" w:space="0" w:color="auto"/>
                  </w:divBdr>
                </w:div>
                <w:div w:id="401025402">
                  <w:marLeft w:val="640"/>
                  <w:marRight w:val="0"/>
                  <w:marTop w:val="0"/>
                  <w:marBottom w:val="0"/>
                  <w:divBdr>
                    <w:top w:val="none" w:sz="0" w:space="0" w:color="auto"/>
                    <w:left w:val="none" w:sz="0" w:space="0" w:color="auto"/>
                    <w:bottom w:val="none" w:sz="0" w:space="0" w:color="auto"/>
                    <w:right w:val="none" w:sz="0" w:space="0" w:color="auto"/>
                  </w:divBdr>
                </w:div>
                <w:div w:id="131947045">
                  <w:marLeft w:val="640"/>
                  <w:marRight w:val="0"/>
                  <w:marTop w:val="0"/>
                  <w:marBottom w:val="0"/>
                  <w:divBdr>
                    <w:top w:val="none" w:sz="0" w:space="0" w:color="auto"/>
                    <w:left w:val="none" w:sz="0" w:space="0" w:color="auto"/>
                    <w:bottom w:val="none" w:sz="0" w:space="0" w:color="auto"/>
                    <w:right w:val="none" w:sz="0" w:space="0" w:color="auto"/>
                  </w:divBdr>
                </w:div>
                <w:div w:id="1354918953">
                  <w:marLeft w:val="640"/>
                  <w:marRight w:val="0"/>
                  <w:marTop w:val="0"/>
                  <w:marBottom w:val="0"/>
                  <w:divBdr>
                    <w:top w:val="none" w:sz="0" w:space="0" w:color="auto"/>
                    <w:left w:val="none" w:sz="0" w:space="0" w:color="auto"/>
                    <w:bottom w:val="none" w:sz="0" w:space="0" w:color="auto"/>
                    <w:right w:val="none" w:sz="0" w:space="0" w:color="auto"/>
                  </w:divBdr>
                </w:div>
                <w:div w:id="2114090346">
                  <w:marLeft w:val="640"/>
                  <w:marRight w:val="0"/>
                  <w:marTop w:val="0"/>
                  <w:marBottom w:val="0"/>
                  <w:divBdr>
                    <w:top w:val="none" w:sz="0" w:space="0" w:color="auto"/>
                    <w:left w:val="none" w:sz="0" w:space="0" w:color="auto"/>
                    <w:bottom w:val="none" w:sz="0" w:space="0" w:color="auto"/>
                    <w:right w:val="none" w:sz="0" w:space="0" w:color="auto"/>
                  </w:divBdr>
                </w:div>
                <w:div w:id="1905950591">
                  <w:marLeft w:val="640"/>
                  <w:marRight w:val="0"/>
                  <w:marTop w:val="0"/>
                  <w:marBottom w:val="0"/>
                  <w:divBdr>
                    <w:top w:val="none" w:sz="0" w:space="0" w:color="auto"/>
                    <w:left w:val="none" w:sz="0" w:space="0" w:color="auto"/>
                    <w:bottom w:val="none" w:sz="0" w:space="0" w:color="auto"/>
                    <w:right w:val="none" w:sz="0" w:space="0" w:color="auto"/>
                  </w:divBdr>
                </w:div>
                <w:div w:id="1496413068">
                  <w:marLeft w:val="640"/>
                  <w:marRight w:val="0"/>
                  <w:marTop w:val="0"/>
                  <w:marBottom w:val="0"/>
                  <w:divBdr>
                    <w:top w:val="none" w:sz="0" w:space="0" w:color="auto"/>
                    <w:left w:val="none" w:sz="0" w:space="0" w:color="auto"/>
                    <w:bottom w:val="none" w:sz="0" w:space="0" w:color="auto"/>
                    <w:right w:val="none" w:sz="0" w:space="0" w:color="auto"/>
                  </w:divBdr>
                </w:div>
                <w:div w:id="772823250">
                  <w:marLeft w:val="640"/>
                  <w:marRight w:val="0"/>
                  <w:marTop w:val="0"/>
                  <w:marBottom w:val="0"/>
                  <w:divBdr>
                    <w:top w:val="none" w:sz="0" w:space="0" w:color="auto"/>
                    <w:left w:val="none" w:sz="0" w:space="0" w:color="auto"/>
                    <w:bottom w:val="none" w:sz="0" w:space="0" w:color="auto"/>
                    <w:right w:val="none" w:sz="0" w:space="0" w:color="auto"/>
                  </w:divBdr>
                </w:div>
                <w:div w:id="1071120895">
                  <w:marLeft w:val="640"/>
                  <w:marRight w:val="0"/>
                  <w:marTop w:val="0"/>
                  <w:marBottom w:val="0"/>
                  <w:divBdr>
                    <w:top w:val="none" w:sz="0" w:space="0" w:color="auto"/>
                    <w:left w:val="none" w:sz="0" w:space="0" w:color="auto"/>
                    <w:bottom w:val="none" w:sz="0" w:space="0" w:color="auto"/>
                    <w:right w:val="none" w:sz="0" w:space="0" w:color="auto"/>
                  </w:divBdr>
                </w:div>
                <w:div w:id="2048217267">
                  <w:marLeft w:val="640"/>
                  <w:marRight w:val="0"/>
                  <w:marTop w:val="0"/>
                  <w:marBottom w:val="0"/>
                  <w:divBdr>
                    <w:top w:val="none" w:sz="0" w:space="0" w:color="auto"/>
                    <w:left w:val="none" w:sz="0" w:space="0" w:color="auto"/>
                    <w:bottom w:val="none" w:sz="0" w:space="0" w:color="auto"/>
                    <w:right w:val="none" w:sz="0" w:space="0" w:color="auto"/>
                  </w:divBdr>
                </w:div>
                <w:div w:id="1741825303">
                  <w:marLeft w:val="640"/>
                  <w:marRight w:val="0"/>
                  <w:marTop w:val="0"/>
                  <w:marBottom w:val="0"/>
                  <w:divBdr>
                    <w:top w:val="none" w:sz="0" w:space="0" w:color="auto"/>
                    <w:left w:val="none" w:sz="0" w:space="0" w:color="auto"/>
                    <w:bottom w:val="none" w:sz="0" w:space="0" w:color="auto"/>
                    <w:right w:val="none" w:sz="0" w:space="0" w:color="auto"/>
                  </w:divBdr>
                </w:div>
                <w:div w:id="1586037104">
                  <w:marLeft w:val="640"/>
                  <w:marRight w:val="0"/>
                  <w:marTop w:val="0"/>
                  <w:marBottom w:val="0"/>
                  <w:divBdr>
                    <w:top w:val="none" w:sz="0" w:space="0" w:color="auto"/>
                    <w:left w:val="none" w:sz="0" w:space="0" w:color="auto"/>
                    <w:bottom w:val="none" w:sz="0" w:space="0" w:color="auto"/>
                    <w:right w:val="none" w:sz="0" w:space="0" w:color="auto"/>
                  </w:divBdr>
                </w:div>
                <w:div w:id="584072148">
                  <w:marLeft w:val="640"/>
                  <w:marRight w:val="0"/>
                  <w:marTop w:val="0"/>
                  <w:marBottom w:val="0"/>
                  <w:divBdr>
                    <w:top w:val="none" w:sz="0" w:space="0" w:color="auto"/>
                    <w:left w:val="none" w:sz="0" w:space="0" w:color="auto"/>
                    <w:bottom w:val="none" w:sz="0" w:space="0" w:color="auto"/>
                    <w:right w:val="none" w:sz="0" w:space="0" w:color="auto"/>
                  </w:divBdr>
                </w:div>
                <w:div w:id="1581283788">
                  <w:marLeft w:val="640"/>
                  <w:marRight w:val="0"/>
                  <w:marTop w:val="0"/>
                  <w:marBottom w:val="0"/>
                  <w:divBdr>
                    <w:top w:val="none" w:sz="0" w:space="0" w:color="auto"/>
                    <w:left w:val="none" w:sz="0" w:space="0" w:color="auto"/>
                    <w:bottom w:val="none" w:sz="0" w:space="0" w:color="auto"/>
                    <w:right w:val="none" w:sz="0" w:space="0" w:color="auto"/>
                  </w:divBdr>
                </w:div>
                <w:div w:id="76437724">
                  <w:marLeft w:val="640"/>
                  <w:marRight w:val="0"/>
                  <w:marTop w:val="0"/>
                  <w:marBottom w:val="0"/>
                  <w:divBdr>
                    <w:top w:val="none" w:sz="0" w:space="0" w:color="auto"/>
                    <w:left w:val="none" w:sz="0" w:space="0" w:color="auto"/>
                    <w:bottom w:val="none" w:sz="0" w:space="0" w:color="auto"/>
                    <w:right w:val="none" w:sz="0" w:space="0" w:color="auto"/>
                  </w:divBdr>
                </w:div>
                <w:div w:id="1302885424">
                  <w:marLeft w:val="640"/>
                  <w:marRight w:val="0"/>
                  <w:marTop w:val="0"/>
                  <w:marBottom w:val="0"/>
                  <w:divBdr>
                    <w:top w:val="none" w:sz="0" w:space="0" w:color="auto"/>
                    <w:left w:val="none" w:sz="0" w:space="0" w:color="auto"/>
                    <w:bottom w:val="none" w:sz="0" w:space="0" w:color="auto"/>
                    <w:right w:val="none" w:sz="0" w:space="0" w:color="auto"/>
                  </w:divBdr>
                </w:div>
                <w:div w:id="1462652764">
                  <w:marLeft w:val="640"/>
                  <w:marRight w:val="0"/>
                  <w:marTop w:val="0"/>
                  <w:marBottom w:val="0"/>
                  <w:divBdr>
                    <w:top w:val="none" w:sz="0" w:space="0" w:color="auto"/>
                    <w:left w:val="none" w:sz="0" w:space="0" w:color="auto"/>
                    <w:bottom w:val="none" w:sz="0" w:space="0" w:color="auto"/>
                    <w:right w:val="none" w:sz="0" w:space="0" w:color="auto"/>
                  </w:divBdr>
                </w:div>
                <w:div w:id="194117885">
                  <w:marLeft w:val="640"/>
                  <w:marRight w:val="0"/>
                  <w:marTop w:val="0"/>
                  <w:marBottom w:val="0"/>
                  <w:divBdr>
                    <w:top w:val="none" w:sz="0" w:space="0" w:color="auto"/>
                    <w:left w:val="none" w:sz="0" w:space="0" w:color="auto"/>
                    <w:bottom w:val="none" w:sz="0" w:space="0" w:color="auto"/>
                    <w:right w:val="none" w:sz="0" w:space="0" w:color="auto"/>
                  </w:divBdr>
                </w:div>
                <w:div w:id="2074935338">
                  <w:marLeft w:val="640"/>
                  <w:marRight w:val="0"/>
                  <w:marTop w:val="0"/>
                  <w:marBottom w:val="0"/>
                  <w:divBdr>
                    <w:top w:val="none" w:sz="0" w:space="0" w:color="auto"/>
                    <w:left w:val="none" w:sz="0" w:space="0" w:color="auto"/>
                    <w:bottom w:val="none" w:sz="0" w:space="0" w:color="auto"/>
                    <w:right w:val="none" w:sz="0" w:space="0" w:color="auto"/>
                  </w:divBdr>
                </w:div>
                <w:div w:id="1420710897">
                  <w:marLeft w:val="640"/>
                  <w:marRight w:val="0"/>
                  <w:marTop w:val="0"/>
                  <w:marBottom w:val="0"/>
                  <w:divBdr>
                    <w:top w:val="none" w:sz="0" w:space="0" w:color="auto"/>
                    <w:left w:val="none" w:sz="0" w:space="0" w:color="auto"/>
                    <w:bottom w:val="none" w:sz="0" w:space="0" w:color="auto"/>
                    <w:right w:val="none" w:sz="0" w:space="0" w:color="auto"/>
                  </w:divBdr>
                </w:div>
                <w:div w:id="2039232171">
                  <w:marLeft w:val="640"/>
                  <w:marRight w:val="0"/>
                  <w:marTop w:val="0"/>
                  <w:marBottom w:val="0"/>
                  <w:divBdr>
                    <w:top w:val="none" w:sz="0" w:space="0" w:color="auto"/>
                    <w:left w:val="none" w:sz="0" w:space="0" w:color="auto"/>
                    <w:bottom w:val="none" w:sz="0" w:space="0" w:color="auto"/>
                    <w:right w:val="none" w:sz="0" w:space="0" w:color="auto"/>
                  </w:divBdr>
                </w:div>
                <w:div w:id="758215567">
                  <w:marLeft w:val="640"/>
                  <w:marRight w:val="0"/>
                  <w:marTop w:val="0"/>
                  <w:marBottom w:val="0"/>
                  <w:divBdr>
                    <w:top w:val="none" w:sz="0" w:space="0" w:color="auto"/>
                    <w:left w:val="none" w:sz="0" w:space="0" w:color="auto"/>
                    <w:bottom w:val="none" w:sz="0" w:space="0" w:color="auto"/>
                    <w:right w:val="none" w:sz="0" w:space="0" w:color="auto"/>
                  </w:divBdr>
                </w:div>
                <w:div w:id="595401571">
                  <w:marLeft w:val="640"/>
                  <w:marRight w:val="0"/>
                  <w:marTop w:val="0"/>
                  <w:marBottom w:val="0"/>
                  <w:divBdr>
                    <w:top w:val="none" w:sz="0" w:space="0" w:color="auto"/>
                    <w:left w:val="none" w:sz="0" w:space="0" w:color="auto"/>
                    <w:bottom w:val="none" w:sz="0" w:space="0" w:color="auto"/>
                    <w:right w:val="none" w:sz="0" w:space="0" w:color="auto"/>
                  </w:divBdr>
                </w:div>
                <w:div w:id="1173498206">
                  <w:marLeft w:val="640"/>
                  <w:marRight w:val="0"/>
                  <w:marTop w:val="0"/>
                  <w:marBottom w:val="0"/>
                  <w:divBdr>
                    <w:top w:val="none" w:sz="0" w:space="0" w:color="auto"/>
                    <w:left w:val="none" w:sz="0" w:space="0" w:color="auto"/>
                    <w:bottom w:val="none" w:sz="0" w:space="0" w:color="auto"/>
                    <w:right w:val="none" w:sz="0" w:space="0" w:color="auto"/>
                  </w:divBdr>
                </w:div>
                <w:div w:id="458883913">
                  <w:marLeft w:val="640"/>
                  <w:marRight w:val="0"/>
                  <w:marTop w:val="0"/>
                  <w:marBottom w:val="0"/>
                  <w:divBdr>
                    <w:top w:val="none" w:sz="0" w:space="0" w:color="auto"/>
                    <w:left w:val="none" w:sz="0" w:space="0" w:color="auto"/>
                    <w:bottom w:val="none" w:sz="0" w:space="0" w:color="auto"/>
                    <w:right w:val="none" w:sz="0" w:space="0" w:color="auto"/>
                  </w:divBdr>
                </w:div>
                <w:div w:id="547492494">
                  <w:marLeft w:val="640"/>
                  <w:marRight w:val="0"/>
                  <w:marTop w:val="0"/>
                  <w:marBottom w:val="0"/>
                  <w:divBdr>
                    <w:top w:val="none" w:sz="0" w:space="0" w:color="auto"/>
                    <w:left w:val="none" w:sz="0" w:space="0" w:color="auto"/>
                    <w:bottom w:val="none" w:sz="0" w:space="0" w:color="auto"/>
                    <w:right w:val="none" w:sz="0" w:space="0" w:color="auto"/>
                  </w:divBdr>
                </w:div>
                <w:div w:id="6450582">
                  <w:marLeft w:val="640"/>
                  <w:marRight w:val="0"/>
                  <w:marTop w:val="0"/>
                  <w:marBottom w:val="0"/>
                  <w:divBdr>
                    <w:top w:val="none" w:sz="0" w:space="0" w:color="auto"/>
                    <w:left w:val="none" w:sz="0" w:space="0" w:color="auto"/>
                    <w:bottom w:val="none" w:sz="0" w:space="0" w:color="auto"/>
                    <w:right w:val="none" w:sz="0" w:space="0" w:color="auto"/>
                  </w:divBdr>
                </w:div>
                <w:div w:id="667095447">
                  <w:marLeft w:val="640"/>
                  <w:marRight w:val="0"/>
                  <w:marTop w:val="0"/>
                  <w:marBottom w:val="0"/>
                  <w:divBdr>
                    <w:top w:val="none" w:sz="0" w:space="0" w:color="auto"/>
                    <w:left w:val="none" w:sz="0" w:space="0" w:color="auto"/>
                    <w:bottom w:val="none" w:sz="0" w:space="0" w:color="auto"/>
                    <w:right w:val="none" w:sz="0" w:space="0" w:color="auto"/>
                  </w:divBdr>
                </w:div>
                <w:div w:id="380519824">
                  <w:marLeft w:val="640"/>
                  <w:marRight w:val="0"/>
                  <w:marTop w:val="0"/>
                  <w:marBottom w:val="0"/>
                  <w:divBdr>
                    <w:top w:val="none" w:sz="0" w:space="0" w:color="auto"/>
                    <w:left w:val="none" w:sz="0" w:space="0" w:color="auto"/>
                    <w:bottom w:val="none" w:sz="0" w:space="0" w:color="auto"/>
                    <w:right w:val="none" w:sz="0" w:space="0" w:color="auto"/>
                  </w:divBdr>
                </w:div>
                <w:div w:id="2002852685">
                  <w:marLeft w:val="640"/>
                  <w:marRight w:val="0"/>
                  <w:marTop w:val="0"/>
                  <w:marBottom w:val="0"/>
                  <w:divBdr>
                    <w:top w:val="none" w:sz="0" w:space="0" w:color="auto"/>
                    <w:left w:val="none" w:sz="0" w:space="0" w:color="auto"/>
                    <w:bottom w:val="none" w:sz="0" w:space="0" w:color="auto"/>
                    <w:right w:val="none" w:sz="0" w:space="0" w:color="auto"/>
                  </w:divBdr>
                </w:div>
                <w:div w:id="1668291276">
                  <w:marLeft w:val="640"/>
                  <w:marRight w:val="0"/>
                  <w:marTop w:val="0"/>
                  <w:marBottom w:val="0"/>
                  <w:divBdr>
                    <w:top w:val="none" w:sz="0" w:space="0" w:color="auto"/>
                    <w:left w:val="none" w:sz="0" w:space="0" w:color="auto"/>
                    <w:bottom w:val="none" w:sz="0" w:space="0" w:color="auto"/>
                    <w:right w:val="none" w:sz="0" w:space="0" w:color="auto"/>
                  </w:divBdr>
                </w:div>
                <w:div w:id="542599908">
                  <w:marLeft w:val="640"/>
                  <w:marRight w:val="0"/>
                  <w:marTop w:val="0"/>
                  <w:marBottom w:val="0"/>
                  <w:divBdr>
                    <w:top w:val="none" w:sz="0" w:space="0" w:color="auto"/>
                    <w:left w:val="none" w:sz="0" w:space="0" w:color="auto"/>
                    <w:bottom w:val="none" w:sz="0" w:space="0" w:color="auto"/>
                    <w:right w:val="none" w:sz="0" w:space="0" w:color="auto"/>
                  </w:divBdr>
                </w:div>
                <w:div w:id="1059673820">
                  <w:marLeft w:val="640"/>
                  <w:marRight w:val="0"/>
                  <w:marTop w:val="0"/>
                  <w:marBottom w:val="0"/>
                  <w:divBdr>
                    <w:top w:val="none" w:sz="0" w:space="0" w:color="auto"/>
                    <w:left w:val="none" w:sz="0" w:space="0" w:color="auto"/>
                    <w:bottom w:val="none" w:sz="0" w:space="0" w:color="auto"/>
                    <w:right w:val="none" w:sz="0" w:space="0" w:color="auto"/>
                  </w:divBdr>
                </w:div>
                <w:div w:id="1596670193">
                  <w:marLeft w:val="640"/>
                  <w:marRight w:val="0"/>
                  <w:marTop w:val="0"/>
                  <w:marBottom w:val="0"/>
                  <w:divBdr>
                    <w:top w:val="none" w:sz="0" w:space="0" w:color="auto"/>
                    <w:left w:val="none" w:sz="0" w:space="0" w:color="auto"/>
                    <w:bottom w:val="none" w:sz="0" w:space="0" w:color="auto"/>
                    <w:right w:val="none" w:sz="0" w:space="0" w:color="auto"/>
                  </w:divBdr>
                </w:div>
                <w:div w:id="76289497">
                  <w:marLeft w:val="640"/>
                  <w:marRight w:val="0"/>
                  <w:marTop w:val="0"/>
                  <w:marBottom w:val="0"/>
                  <w:divBdr>
                    <w:top w:val="none" w:sz="0" w:space="0" w:color="auto"/>
                    <w:left w:val="none" w:sz="0" w:space="0" w:color="auto"/>
                    <w:bottom w:val="none" w:sz="0" w:space="0" w:color="auto"/>
                    <w:right w:val="none" w:sz="0" w:space="0" w:color="auto"/>
                  </w:divBdr>
                </w:div>
                <w:div w:id="1367099536">
                  <w:marLeft w:val="640"/>
                  <w:marRight w:val="0"/>
                  <w:marTop w:val="0"/>
                  <w:marBottom w:val="0"/>
                  <w:divBdr>
                    <w:top w:val="none" w:sz="0" w:space="0" w:color="auto"/>
                    <w:left w:val="none" w:sz="0" w:space="0" w:color="auto"/>
                    <w:bottom w:val="none" w:sz="0" w:space="0" w:color="auto"/>
                    <w:right w:val="none" w:sz="0" w:space="0" w:color="auto"/>
                  </w:divBdr>
                </w:div>
                <w:div w:id="2043548790">
                  <w:marLeft w:val="640"/>
                  <w:marRight w:val="0"/>
                  <w:marTop w:val="0"/>
                  <w:marBottom w:val="0"/>
                  <w:divBdr>
                    <w:top w:val="none" w:sz="0" w:space="0" w:color="auto"/>
                    <w:left w:val="none" w:sz="0" w:space="0" w:color="auto"/>
                    <w:bottom w:val="none" w:sz="0" w:space="0" w:color="auto"/>
                    <w:right w:val="none" w:sz="0" w:space="0" w:color="auto"/>
                  </w:divBdr>
                </w:div>
                <w:div w:id="2083484775">
                  <w:marLeft w:val="640"/>
                  <w:marRight w:val="0"/>
                  <w:marTop w:val="0"/>
                  <w:marBottom w:val="0"/>
                  <w:divBdr>
                    <w:top w:val="none" w:sz="0" w:space="0" w:color="auto"/>
                    <w:left w:val="none" w:sz="0" w:space="0" w:color="auto"/>
                    <w:bottom w:val="none" w:sz="0" w:space="0" w:color="auto"/>
                    <w:right w:val="none" w:sz="0" w:space="0" w:color="auto"/>
                  </w:divBdr>
                </w:div>
                <w:div w:id="2100516960">
                  <w:marLeft w:val="640"/>
                  <w:marRight w:val="0"/>
                  <w:marTop w:val="0"/>
                  <w:marBottom w:val="0"/>
                  <w:divBdr>
                    <w:top w:val="none" w:sz="0" w:space="0" w:color="auto"/>
                    <w:left w:val="none" w:sz="0" w:space="0" w:color="auto"/>
                    <w:bottom w:val="none" w:sz="0" w:space="0" w:color="auto"/>
                    <w:right w:val="none" w:sz="0" w:space="0" w:color="auto"/>
                  </w:divBdr>
                </w:div>
                <w:div w:id="844593234">
                  <w:marLeft w:val="640"/>
                  <w:marRight w:val="0"/>
                  <w:marTop w:val="0"/>
                  <w:marBottom w:val="0"/>
                  <w:divBdr>
                    <w:top w:val="none" w:sz="0" w:space="0" w:color="auto"/>
                    <w:left w:val="none" w:sz="0" w:space="0" w:color="auto"/>
                    <w:bottom w:val="none" w:sz="0" w:space="0" w:color="auto"/>
                    <w:right w:val="none" w:sz="0" w:space="0" w:color="auto"/>
                  </w:divBdr>
                </w:div>
                <w:div w:id="1602378722">
                  <w:marLeft w:val="640"/>
                  <w:marRight w:val="0"/>
                  <w:marTop w:val="0"/>
                  <w:marBottom w:val="0"/>
                  <w:divBdr>
                    <w:top w:val="none" w:sz="0" w:space="0" w:color="auto"/>
                    <w:left w:val="none" w:sz="0" w:space="0" w:color="auto"/>
                    <w:bottom w:val="none" w:sz="0" w:space="0" w:color="auto"/>
                    <w:right w:val="none" w:sz="0" w:space="0" w:color="auto"/>
                  </w:divBdr>
                </w:div>
                <w:div w:id="140973706">
                  <w:marLeft w:val="640"/>
                  <w:marRight w:val="0"/>
                  <w:marTop w:val="0"/>
                  <w:marBottom w:val="0"/>
                  <w:divBdr>
                    <w:top w:val="none" w:sz="0" w:space="0" w:color="auto"/>
                    <w:left w:val="none" w:sz="0" w:space="0" w:color="auto"/>
                    <w:bottom w:val="none" w:sz="0" w:space="0" w:color="auto"/>
                    <w:right w:val="none" w:sz="0" w:space="0" w:color="auto"/>
                  </w:divBdr>
                </w:div>
                <w:div w:id="1930038151">
                  <w:marLeft w:val="640"/>
                  <w:marRight w:val="0"/>
                  <w:marTop w:val="0"/>
                  <w:marBottom w:val="0"/>
                  <w:divBdr>
                    <w:top w:val="none" w:sz="0" w:space="0" w:color="auto"/>
                    <w:left w:val="none" w:sz="0" w:space="0" w:color="auto"/>
                    <w:bottom w:val="none" w:sz="0" w:space="0" w:color="auto"/>
                    <w:right w:val="none" w:sz="0" w:space="0" w:color="auto"/>
                  </w:divBdr>
                </w:div>
                <w:div w:id="1779791777">
                  <w:marLeft w:val="640"/>
                  <w:marRight w:val="0"/>
                  <w:marTop w:val="0"/>
                  <w:marBottom w:val="0"/>
                  <w:divBdr>
                    <w:top w:val="none" w:sz="0" w:space="0" w:color="auto"/>
                    <w:left w:val="none" w:sz="0" w:space="0" w:color="auto"/>
                    <w:bottom w:val="none" w:sz="0" w:space="0" w:color="auto"/>
                    <w:right w:val="none" w:sz="0" w:space="0" w:color="auto"/>
                  </w:divBdr>
                </w:div>
                <w:div w:id="465854469">
                  <w:marLeft w:val="640"/>
                  <w:marRight w:val="0"/>
                  <w:marTop w:val="0"/>
                  <w:marBottom w:val="0"/>
                  <w:divBdr>
                    <w:top w:val="none" w:sz="0" w:space="0" w:color="auto"/>
                    <w:left w:val="none" w:sz="0" w:space="0" w:color="auto"/>
                    <w:bottom w:val="none" w:sz="0" w:space="0" w:color="auto"/>
                    <w:right w:val="none" w:sz="0" w:space="0" w:color="auto"/>
                  </w:divBdr>
                </w:div>
                <w:div w:id="273562688">
                  <w:marLeft w:val="640"/>
                  <w:marRight w:val="0"/>
                  <w:marTop w:val="0"/>
                  <w:marBottom w:val="0"/>
                  <w:divBdr>
                    <w:top w:val="none" w:sz="0" w:space="0" w:color="auto"/>
                    <w:left w:val="none" w:sz="0" w:space="0" w:color="auto"/>
                    <w:bottom w:val="none" w:sz="0" w:space="0" w:color="auto"/>
                    <w:right w:val="none" w:sz="0" w:space="0" w:color="auto"/>
                  </w:divBdr>
                </w:div>
                <w:div w:id="1740127453">
                  <w:marLeft w:val="640"/>
                  <w:marRight w:val="0"/>
                  <w:marTop w:val="0"/>
                  <w:marBottom w:val="0"/>
                  <w:divBdr>
                    <w:top w:val="none" w:sz="0" w:space="0" w:color="auto"/>
                    <w:left w:val="none" w:sz="0" w:space="0" w:color="auto"/>
                    <w:bottom w:val="none" w:sz="0" w:space="0" w:color="auto"/>
                    <w:right w:val="none" w:sz="0" w:space="0" w:color="auto"/>
                  </w:divBdr>
                </w:div>
                <w:div w:id="1880438089">
                  <w:marLeft w:val="640"/>
                  <w:marRight w:val="0"/>
                  <w:marTop w:val="0"/>
                  <w:marBottom w:val="0"/>
                  <w:divBdr>
                    <w:top w:val="none" w:sz="0" w:space="0" w:color="auto"/>
                    <w:left w:val="none" w:sz="0" w:space="0" w:color="auto"/>
                    <w:bottom w:val="none" w:sz="0" w:space="0" w:color="auto"/>
                    <w:right w:val="none" w:sz="0" w:space="0" w:color="auto"/>
                  </w:divBdr>
                </w:div>
                <w:div w:id="1541168975">
                  <w:marLeft w:val="640"/>
                  <w:marRight w:val="0"/>
                  <w:marTop w:val="0"/>
                  <w:marBottom w:val="0"/>
                  <w:divBdr>
                    <w:top w:val="none" w:sz="0" w:space="0" w:color="auto"/>
                    <w:left w:val="none" w:sz="0" w:space="0" w:color="auto"/>
                    <w:bottom w:val="none" w:sz="0" w:space="0" w:color="auto"/>
                    <w:right w:val="none" w:sz="0" w:space="0" w:color="auto"/>
                  </w:divBdr>
                </w:div>
                <w:div w:id="124128286">
                  <w:marLeft w:val="640"/>
                  <w:marRight w:val="0"/>
                  <w:marTop w:val="0"/>
                  <w:marBottom w:val="0"/>
                  <w:divBdr>
                    <w:top w:val="none" w:sz="0" w:space="0" w:color="auto"/>
                    <w:left w:val="none" w:sz="0" w:space="0" w:color="auto"/>
                    <w:bottom w:val="none" w:sz="0" w:space="0" w:color="auto"/>
                    <w:right w:val="none" w:sz="0" w:space="0" w:color="auto"/>
                  </w:divBdr>
                </w:div>
                <w:div w:id="16778077">
                  <w:marLeft w:val="640"/>
                  <w:marRight w:val="0"/>
                  <w:marTop w:val="0"/>
                  <w:marBottom w:val="0"/>
                  <w:divBdr>
                    <w:top w:val="none" w:sz="0" w:space="0" w:color="auto"/>
                    <w:left w:val="none" w:sz="0" w:space="0" w:color="auto"/>
                    <w:bottom w:val="none" w:sz="0" w:space="0" w:color="auto"/>
                    <w:right w:val="none" w:sz="0" w:space="0" w:color="auto"/>
                  </w:divBdr>
                </w:div>
                <w:div w:id="276448183">
                  <w:marLeft w:val="640"/>
                  <w:marRight w:val="0"/>
                  <w:marTop w:val="0"/>
                  <w:marBottom w:val="0"/>
                  <w:divBdr>
                    <w:top w:val="none" w:sz="0" w:space="0" w:color="auto"/>
                    <w:left w:val="none" w:sz="0" w:space="0" w:color="auto"/>
                    <w:bottom w:val="none" w:sz="0" w:space="0" w:color="auto"/>
                    <w:right w:val="none" w:sz="0" w:space="0" w:color="auto"/>
                  </w:divBdr>
                </w:div>
                <w:div w:id="1547912832">
                  <w:marLeft w:val="640"/>
                  <w:marRight w:val="0"/>
                  <w:marTop w:val="0"/>
                  <w:marBottom w:val="0"/>
                  <w:divBdr>
                    <w:top w:val="none" w:sz="0" w:space="0" w:color="auto"/>
                    <w:left w:val="none" w:sz="0" w:space="0" w:color="auto"/>
                    <w:bottom w:val="none" w:sz="0" w:space="0" w:color="auto"/>
                    <w:right w:val="none" w:sz="0" w:space="0" w:color="auto"/>
                  </w:divBdr>
                </w:div>
                <w:div w:id="2111856347">
                  <w:marLeft w:val="640"/>
                  <w:marRight w:val="0"/>
                  <w:marTop w:val="0"/>
                  <w:marBottom w:val="0"/>
                  <w:divBdr>
                    <w:top w:val="none" w:sz="0" w:space="0" w:color="auto"/>
                    <w:left w:val="none" w:sz="0" w:space="0" w:color="auto"/>
                    <w:bottom w:val="none" w:sz="0" w:space="0" w:color="auto"/>
                    <w:right w:val="none" w:sz="0" w:space="0" w:color="auto"/>
                  </w:divBdr>
                </w:div>
                <w:div w:id="1891644249">
                  <w:marLeft w:val="640"/>
                  <w:marRight w:val="0"/>
                  <w:marTop w:val="0"/>
                  <w:marBottom w:val="0"/>
                  <w:divBdr>
                    <w:top w:val="none" w:sz="0" w:space="0" w:color="auto"/>
                    <w:left w:val="none" w:sz="0" w:space="0" w:color="auto"/>
                    <w:bottom w:val="none" w:sz="0" w:space="0" w:color="auto"/>
                    <w:right w:val="none" w:sz="0" w:space="0" w:color="auto"/>
                  </w:divBdr>
                </w:div>
                <w:div w:id="808937893">
                  <w:marLeft w:val="640"/>
                  <w:marRight w:val="0"/>
                  <w:marTop w:val="0"/>
                  <w:marBottom w:val="0"/>
                  <w:divBdr>
                    <w:top w:val="none" w:sz="0" w:space="0" w:color="auto"/>
                    <w:left w:val="none" w:sz="0" w:space="0" w:color="auto"/>
                    <w:bottom w:val="none" w:sz="0" w:space="0" w:color="auto"/>
                    <w:right w:val="none" w:sz="0" w:space="0" w:color="auto"/>
                  </w:divBdr>
                </w:div>
                <w:div w:id="703208951">
                  <w:marLeft w:val="640"/>
                  <w:marRight w:val="0"/>
                  <w:marTop w:val="0"/>
                  <w:marBottom w:val="0"/>
                  <w:divBdr>
                    <w:top w:val="none" w:sz="0" w:space="0" w:color="auto"/>
                    <w:left w:val="none" w:sz="0" w:space="0" w:color="auto"/>
                    <w:bottom w:val="none" w:sz="0" w:space="0" w:color="auto"/>
                    <w:right w:val="none" w:sz="0" w:space="0" w:color="auto"/>
                  </w:divBdr>
                </w:div>
                <w:div w:id="1990623023">
                  <w:marLeft w:val="640"/>
                  <w:marRight w:val="0"/>
                  <w:marTop w:val="0"/>
                  <w:marBottom w:val="0"/>
                  <w:divBdr>
                    <w:top w:val="none" w:sz="0" w:space="0" w:color="auto"/>
                    <w:left w:val="none" w:sz="0" w:space="0" w:color="auto"/>
                    <w:bottom w:val="none" w:sz="0" w:space="0" w:color="auto"/>
                    <w:right w:val="none" w:sz="0" w:space="0" w:color="auto"/>
                  </w:divBdr>
                </w:div>
                <w:div w:id="358895569">
                  <w:marLeft w:val="640"/>
                  <w:marRight w:val="0"/>
                  <w:marTop w:val="0"/>
                  <w:marBottom w:val="0"/>
                  <w:divBdr>
                    <w:top w:val="none" w:sz="0" w:space="0" w:color="auto"/>
                    <w:left w:val="none" w:sz="0" w:space="0" w:color="auto"/>
                    <w:bottom w:val="none" w:sz="0" w:space="0" w:color="auto"/>
                    <w:right w:val="none" w:sz="0" w:space="0" w:color="auto"/>
                  </w:divBdr>
                </w:div>
                <w:div w:id="853767800">
                  <w:marLeft w:val="640"/>
                  <w:marRight w:val="0"/>
                  <w:marTop w:val="0"/>
                  <w:marBottom w:val="0"/>
                  <w:divBdr>
                    <w:top w:val="none" w:sz="0" w:space="0" w:color="auto"/>
                    <w:left w:val="none" w:sz="0" w:space="0" w:color="auto"/>
                    <w:bottom w:val="none" w:sz="0" w:space="0" w:color="auto"/>
                    <w:right w:val="none" w:sz="0" w:space="0" w:color="auto"/>
                  </w:divBdr>
                </w:div>
                <w:div w:id="336034326">
                  <w:marLeft w:val="640"/>
                  <w:marRight w:val="0"/>
                  <w:marTop w:val="0"/>
                  <w:marBottom w:val="0"/>
                  <w:divBdr>
                    <w:top w:val="none" w:sz="0" w:space="0" w:color="auto"/>
                    <w:left w:val="none" w:sz="0" w:space="0" w:color="auto"/>
                    <w:bottom w:val="none" w:sz="0" w:space="0" w:color="auto"/>
                    <w:right w:val="none" w:sz="0" w:space="0" w:color="auto"/>
                  </w:divBdr>
                </w:div>
                <w:div w:id="1536236745">
                  <w:marLeft w:val="640"/>
                  <w:marRight w:val="0"/>
                  <w:marTop w:val="0"/>
                  <w:marBottom w:val="0"/>
                  <w:divBdr>
                    <w:top w:val="none" w:sz="0" w:space="0" w:color="auto"/>
                    <w:left w:val="none" w:sz="0" w:space="0" w:color="auto"/>
                    <w:bottom w:val="none" w:sz="0" w:space="0" w:color="auto"/>
                    <w:right w:val="none" w:sz="0" w:space="0" w:color="auto"/>
                  </w:divBdr>
                </w:div>
                <w:div w:id="713892986">
                  <w:marLeft w:val="640"/>
                  <w:marRight w:val="0"/>
                  <w:marTop w:val="0"/>
                  <w:marBottom w:val="0"/>
                  <w:divBdr>
                    <w:top w:val="none" w:sz="0" w:space="0" w:color="auto"/>
                    <w:left w:val="none" w:sz="0" w:space="0" w:color="auto"/>
                    <w:bottom w:val="none" w:sz="0" w:space="0" w:color="auto"/>
                    <w:right w:val="none" w:sz="0" w:space="0" w:color="auto"/>
                  </w:divBdr>
                </w:div>
              </w:divsChild>
            </w:div>
            <w:div w:id="181016836">
              <w:marLeft w:val="0"/>
              <w:marRight w:val="0"/>
              <w:marTop w:val="0"/>
              <w:marBottom w:val="0"/>
              <w:divBdr>
                <w:top w:val="none" w:sz="0" w:space="0" w:color="auto"/>
                <w:left w:val="none" w:sz="0" w:space="0" w:color="auto"/>
                <w:bottom w:val="none" w:sz="0" w:space="0" w:color="auto"/>
                <w:right w:val="none" w:sz="0" w:space="0" w:color="auto"/>
              </w:divBdr>
              <w:divsChild>
                <w:div w:id="866598675">
                  <w:marLeft w:val="640"/>
                  <w:marRight w:val="0"/>
                  <w:marTop w:val="0"/>
                  <w:marBottom w:val="0"/>
                  <w:divBdr>
                    <w:top w:val="none" w:sz="0" w:space="0" w:color="auto"/>
                    <w:left w:val="none" w:sz="0" w:space="0" w:color="auto"/>
                    <w:bottom w:val="none" w:sz="0" w:space="0" w:color="auto"/>
                    <w:right w:val="none" w:sz="0" w:space="0" w:color="auto"/>
                  </w:divBdr>
                </w:div>
                <w:div w:id="274143792">
                  <w:marLeft w:val="640"/>
                  <w:marRight w:val="0"/>
                  <w:marTop w:val="0"/>
                  <w:marBottom w:val="0"/>
                  <w:divBdr>
                    <w:top w:val="none" w:sz="0" w:space="0" w:color="auto"/>
                    <w:left w:val="none" w:sz="0" w:space="0" w:color="auto"/>
                    <w:bottom w:val="none" w:sz="0" w:space="0" w:color="auto"/>
                    <w:right w:val="none" w:sz="0" w:space="0" w:color="auto"/>
                  </w:divBdr>
                </w:div>
                <w:div w:id="475873370">
                  <w:marLeft w:val="640"/>
                  <w:marRight w:val="0"/>
                  <w:marTop w:val="0"/>
                  <w:marBottom w:val="0"/>
                  <w:divBdr>
                    <w:top w:val="none" w:sz="0" w:space="0" w:color="auto"/>
                    <w:left w:val="none" w:sz="0" w:space="0" w:color="auto"/>
                    <w:bottom w:val="none" w:sz="0" w:space="0" w:color="auto"/>
                    <w:right w:val="none" w:sz="0" w:space="0" w:color="auto"/>
                  </w:divBdr>
                </w:div>
                <w:div w:id="1394623188">
                  <w:marLeft w:val="640"/>
                  <w:marRight w:val="0"/>
                  <w:marTop w:val="0"/>
                  <w:marBottom w:val="0"/>
                  <w:divBdr>
                    <w:top w:val="none" w:sz="0" w:space="0" w:color="auto"/>
                    <w:left w:val="none" w:sz="0" w:space="0" w:color="auto"/>
                    <w:bottom w:val="none" w:sz="0" w:space="0" w:color="auto"/>
                    <w:right w:val="none" w:sz="0" w:space="0" w:color="auto"/>
                  </w:divBdr>
                </w:div>
                <w:div w:id="1726175604">
                  <w:marLeft w:val="640"/>
                  <w:marRight w:val="0"/>
                  <w:marTop w:val="0"/>
                  <w:marBottom w:val="0"/>
                  <w:divBdr>
                    <w:top w:val="none" w:sz="0" w:space="0" w:color="auto"/>
                    <w:left w:val="none" w:sz="0" w:space="0" w:color="auto"/>
                    <w:bottom w:val="none" w:sz="0" w:space="0" w:color="auto"/>
                    <w:right w:val="none" w:sz="0" w:space="0" w:color="auto"/>
                  </w:divBdr>
                </w:div>
                <w:div w:id="741872454">
                  <w:marLeft w:val="640"/>
                  <w:marRight w:val="0"/>
                  <w:marTop w:val="0"/>
                  <w:marBottom w:val="0"/>
                  <w:divBdr>
                    <w:top w:val="none" w:sz="0" w:space="0" w:color="auto"/>
                    <w:left w:val="none" w:sz="0" w:space="0" w:color="auto"/>
                    <w:bottom w:val="none" w:sz="0" w:space="0" w:color="auto"/>
                    <w:right w:val="none" w:sz="0" w:space="0" w:color="auto"/>
                  </w:divBdr>
                </w:div>
                <w:div w:id="1508641113">
                  <w:marLeft w:val="640"/>
                  <w:marRight w:val="0"/>
                  <w:marTop w:val="0"/>
                  <w:marBottom w:val="0"/>
                  <w:divBdr>
                    <w:top w:val="none" w:sz="0" w:space="0" w:color="auto"/>
                    <w:left w:val="none" w:sz="0" w:space="0" w:color="auto"/>
                    <w:bottom w:val="none" w:sz="0" w:space="0" w:color="auto"/>
                    <w:right w:val="none" w:sz="0" w:space="0" w:color="auto"/>
                  </w:divBdr>
                </w:div>
                <w:div w:id="1883252731">
                  <w:marLeft w:val="640"/>
                  <w:marRight w:val="0"/>
                  <w:marTop w:val="0"/>
                  <w:marBottom w:val="0"/>
                  <w:divBdr>
                    <w:top w:val="none" w:sz="0" w:space="0" w:color="auto"/>
                    <w:left w:val="none" w:sz="0" w:space="0" w:color="auto"/>
                    <w:bottom w:val="none" w:sz="0" w:space="0" w:color="auto"/>
                    <w:right w:val="none" w:sz="0" w:space="0" w:color="auto"/>
                  </w:divBdr>
                </w:div>
                <w:div w:id="813260777">
                  <w:marLeft w:val="640"/>
                  <w:marRight w:val="0"/>
                  <w:marTop w:val="0"/>
                  <w:marBottom w:val="0"/>
                  <w:divBdr>
                    <w:top w:val="none" w:sz="0" w:space="0" w:color="auto"/>
                    <w:left w:val="none" w:sz="0" w:space="0" w:color="auto"/>
                    <w:bottom w:val="none" w:sz="0" w:space="0" w:color="auto"/>
                    <w:right w:val="none" w:sz="0" w:space="0" w:color="auto"/>
                  </w:divBdr>
                </w:div>
                <w:div w:id="499927516">
                  <w:marLeft w:val="640"/>
                  <w:marRight w:val="0"/>
                  <w:marTop w:val="0"/>
                  <w:marBottom w:val="0"/>
                  <w:divBdr>
                    <w:top w:val="none" w:sz="0" w:space="0" w:color="auto"/>
                    <w:left w:val="none" w:sz="0" w:space="0" w:color="auto"/>
                    <w:bottom w:val="none" w:sz="0" w:space="0" w:color="auto"/>
                    <w:right w:val="none" w:sz="0" w:space="0" w:color="auto"/>
                  </w:divBdr>
                </w:div>
                <w:div w:id="1995064404">
                  <w:marLeft w:val="640"/>
                  <w:marRight w:val="0"/>
                  <w:marTop w:val="0"/>
                  <w:marBottom w:val="0"/>
                  <w:divBdr>
                    <w:top w:val="none" w:sz="0" w:space="0" w:color="auto"/>
                    <w:left w:val="none" w:sz="0" w:space="0" w:color="auto"/>
                    <w:bottom w:val="none" w:sz="0" w:space="0" w:color="auto"/>
                    <w:right w:val="none" w:sz="0" w:space="0" w:color="auto"/>
                  </w:divBdr>
                </w:div>
                <w:div w:id="915164428">
                  <w:marLeft w:val="640"/>
                  <w:marRight w:val="0"/>
                  <w:marTop w:val="0"/>
                  <w:marBottom w:val="0"/>
                  <w:divBdr>
                    <w:top w:val="none" w:sz="0" w:space="0" w:color="auto"/>
                    <w:left w:val="none" w:sz="0" w:space="0" w:color="auto"/>
                    <w:bottom w:val="none" w:sz="0" w:space="0" w:color="auto"/>
                    <w:right w:val="none" w:sz="0" w:space="0" w:color="auto"/>
                  </w:divBdr>
                </w:div>
                <w:div w:id="655718932">
                  <w:marLeft w:val="640"/>
                  <w:marRight w:val="0"/>
                  <w:marTop w:val="0"/>
                  <w:marBottom w:val="0"/>
                  <w:divBdr>
                    <w:top w:val="none" w:sz="0" w:space="0" w:color="auto"/>
                    <w:left w:val="none" w:sz="0" w:space="0" w:color="auto"/>
                    <w:bottom w:val="none" w:sz="0" w:space="0" w:color="auto"/>
                    <w:right w:val="none" w:sz="0" w:space="0" w:color="auto"/>
                  </w:divBdr>
                </w:div>
                <w:div w:id="1609004457">
                  <w:marLeft w:val="640"/>
                  <w:marRight w:val="0"/>
                  <w:marTop w:val="0"/>
                  <w:marBottom w:val="0"/>
                  <w:divBdr>
                    <w:top w:val="none" w:sz="0" w:space="0" w:color="auto"/>
                    <w:left w:val="none" w:sz="0" w:space="0" w:color="auto"/>
                    <w:bottom w:val="none" w:sz="0" w:space="0" w:color="auto"/>
                    <w:right w:val="none" w:sz="0" w:space="0" w:color="auto"/>
                  </w:divBdr>
                </w:div>
                <w:div w:id="1884365974">
                  <w:marLeft w:val="640"/>
                  <w:marRight w:val="0"/>
                  <w:marTop w:val="0"/>
                  <w:marBottom w:val="0"/>
                  <w:divBdr>
                    <w:top w:val="none" w:sz="0" w:space="0" w:color="auto"/>
                    <w:left w:val="none" w:sz="0" w:space="0" w:color="auto"/>
                    <w:bottom w:val="none" w:sz="0" w:space="0" w:color="auto"/>
                    <w:right w:val="none" w:sz="0" w:space="0" w:color="auto"/>
                  </w:divBdr>
                </w:div>
                <w:div w:id="781386842">
                  <w:marLeft w:val="640"/>
                  <w:marRight w:val="0"/>
                  <w:marTop w:val="0"/>
                  <w:marBottom w:val="0"/>
                  <w:divBdr>
                    <w:top w:val="none" w:sz="0" w:space="0" w:color="auto"/>
                    <w:left w:val="none" w:sz="0" w:space="0" w:color="auto"/>
                    <w:bottom w:val="none" w:sz="0" w:space="0" w:color="auto"/>
                    <w:right w:val="none" w:sz="0" w:space="0" w:color="auto"/>
                  </w:divBdr>
                </w:div>
                <w:div w:id="1560940566">
                  <w:marLeft w:val="640"/>
                  <w:marRight w:val="0"/>
                  <w:marTop w:val="0"/>
                  <w:marBottom w:val="0"/>
                  <w:divBdr>
                    <w:top w:val="none" w:sz="0" w:space="0" w:color="auto"/>
                    <w:left w:val="none" w:sz="0" w:space="0" w:color="auto"/>
                    <w:bottom w:val="none" w:sz="0" w:space="0" w:color="auto"/>
                    <w:right w:val="none" w:sz="0" w:space="0" w:color="auto"/>
                  </w:divBdr>
                </w:div>
                <w:div w:id="1878085016">
                  <w:marLeft w:val="640"/>
                  <w:marRight w:val="0"/>
                  <w:marTop w:val="0"/>
                  <w:marBottom w:val="0"/>
                  <w:divBdr>
                    <w:top w:val="none" w:sz="0" w:space="0" w:color="auto"/>
                    <w:left w:val="none" w:sz="0" w:space="0" w:color="auto"/>
                    <w:bottom w:val="none" w:sz="0" w:space="0" w:color="auto"/>
                    <w:right w:val="none" w:sz="0" w:space="0" w:color="auto"/>
                  </w:divBdr>
                </w:div>
                <w:div w:id="1705401349">
                  <w:marLeft w:val="640"/>
                  <w:marRight w:val="0"/>
                  <w:marTop w:val="0"/>
                  <w:marBottom w:val="0"/>
                  <w:divBdr>
                    <w:top w:val="none" w:sz="0" w:space="0" w:color="auto"/>
                    <w:left w:val="none" w:sz="0" w:space="0" w:color="auto"/>
                    <w:bottom w:val="none" w:sz="0" w:space="0" w:color="auto"/>
                    <w:right w:val="none" w:sz="0" w:space="0" w:color="auto"/>
                  </w:divBdr>
                </w:div>
                <w:div w:id="723720110">
                  <w:marLeft w:val="640"/>
                  <w:marRight w:val="0"/>
                  <w:marTop w:val="0"/>
                  <w:marBottom w:val="0"/>
                  <w:divBdr>
                    <w:top w:val="none" w:sz="0" w:space="0" w:color="auto"/>
                    <w:left w:val="none" w:sz="0" w:space="0" w:color="auto"/>
                    <w:bottom w:val="none" w:sz="0" w:space="0" w:color="auto"/>
                    <w:right w:val="none" w:sz="0" w:space="0" w:color="auto"/>
                  </w:divBdr>
                </w:div>
                <w:div w:id="317196715">
                  <w:marLeft w:val="640"/>
                  <w:marRight w:val="0"/>
                  <w:marTop w:val="0"/>
                  <w:marBottom w:val="0"/>
                  <w:divBdr>
                    <w:top w:val="none" w:sz="0" w:space="0" w:color="auto"/>
                    <w:left w:val="none" w:sz="0" w:space="0" w:color="auto"/>
                    <w:bottom w:val="none" w:sz="0" w:space="0" w:color="auto"/>
                    <w:right w:val="none" w:sz="0" w:space="0" w:color="auto"/>
                  </w:divBdr>
                </w:div>
                <w:div w:id="924847654">
                  <w:marLeft w:val="640"/>
                  <w:marRight w:val="0"/>
                  <w:marTop w:val="0"/>
                  <w:marBottom w:val="0"/>
                  <w:divBdr>
                    <w:top w:val="none" w:sz="0" w:space="0" w:color="auto"/>
                    <w:left w:val="none" w:sz="0" w:space="0" w:color="auto"/>
                    <w:bottom w:val="none" w:sz="0" w:space="0" w:color="auto"/>
                    <w:right w:val="none" w:sz="0" w:space="0" w:color="auto"/>
                  </w:divBdr>
                </w:div>
                <w:div w:id="1457942749">
                  <w:marLeft w:val="640"/>
                  <w:marRight w:val="0"/>
                  <w:marTop w:val="0"/>
                  <w:marBottom w:val="0"/>
                  <w:divBdr>
                    <w:top w:val="none" w:sz="0" w:space="0" w:color="auto"/>
                    <w:left w:val="none" w:sz="0" w:space="0" w:color="auto"/>
                    <w:bottom w:val="none" w:sz="0" w:space="0" w:color="auto"/>
                    <w:right w:val="none" w:sz="0" w:space="0" w:color="auto"/>
                  </w:divBdr>
                </w:div>
                <w:div w:id="99420888">
                  <w:marLeft w:val="640"/>
                  <w:marRight w:val="0"/>
                  <w:marTop w:val="0"/>
                  <w:marBottom w:val="0"/>
                  <w:divBdr>
                    <w:top w:val="none" w:sz="0" w:space="0" w:color="auto"/>
                    <w:left w:val="none" w:sz="0" w:space="0" w:color="auto"/>
                    <w:bottom w:val="none" w:sz="0" w:space="0" w:color="auto"/>
                    <w:right w:val="none" w:sz="0" w:space="0" w:color="auto"/>
                  </w:divBdr>
                </w:div>
                <w:div w:id="606501022">
                  <w:marLeft w:val="640"/>
                  <w:marRight w:val="0"/>
                  <w:marTop w:val="0"/>
                  <w:marBottom w:val="0"/>
                  <w:divBdr>
                    <w:top w:val="none" w:sz="0" w:space="0" w:color="auto"/>
                    <w:left w:val="none" w:sz="0" w:space="0" w:color="auto"/>
                    <w:bottom w:val="none" w:sz="0" w:space="0" w:color="auto"/>
                    <w:right w:val="none" w:sz="0" w:space="0" w:color="auto"/>
                  </w:divBdr>
                </w:div>
                <w:div w:id="1479810537">
                  <w:marLeft w:val="640"/>
                  <w:marRight w:val="0"/>
                  <w:marTop w:val="0"/>
                  <w:marBottom w:val="0"/>
                  <w:divBdr>
                    <w:top w:val="none" w:sz="0" w:space="0" w:color="auto"/>
                    <w:left w:val="none" w:sz="0" w:space="0" w:color="auto"/>
                    <w:bottom w:val="none" w:sz="0" w:space="0" w:color="auto"/>
                    <w:right w:val="none" w:sz="0" w:space="0" w:color="auto"/>
                  </w:divBdr>
                </w:div>
                <w:div w:id="2084569648">
                  <w:marLeft w:val="640"/>
                  <w:marRight w:val="0"/>
                  <w:marTop w:val="0"/>
                  <w:marBottom w:val="0"/>
                  <w:divBdr>
                    <w:top w:val="none" w:sz="0" w:space="0" w:color="auto"/>
                    <w:left w:val="none" w:sz="0" w:space="0" w:color="auto"/>
                    <w:bottom w:val="none" w:sz="0" w:space="0" w:color="auto"/>
                    <w:right w:val="none" w:sz="0" w:space="0" w:color="auto"/>
                  </w:divBdr>
                </w:div>
                <w:div w:id="1403867194">
                  <w:marLeft w:val="640"/>
                  <w:marRight w:val="0"/>
                  <w:marTop w:val="0"/>
                  <w:marBottom w:val="0"/>
                  <w:divBdr>
                    <w:top w:val="none" w:sz="0" w:space="0" w:color="auto"/>
                    <w:left w:val="none" w:sz="0" w:space="0" w:color="auto"/>
                    <w:bottom w:val="none" w:sz="0" w:space="0" w:color="auto"/>
                    <w:right w:val="none" w:sz="0" w:space="0" w:color="auto"/>
                  </w:divBdr>
                </w:div>
                <w:div w:id="1333223793">
                  <w:marLeft w:val="640"/>
                  <w:marRight w:val="0"/>
                  <w:marTop w:val="0"/>
                  <w:marBottom w:val="0"/>
                  <w:divBdr>
                    <w:top w:val="none" w:sz="0" w:space="0" w:color="auto"/>
                    <w:left w:val="none" w:sz="0" w:space="0" w:color="auto"/>
                    <w:bottom w:val="none" w:sz="0" w:space="0" w:color="auto"/>
                    <w:right w:val="none" w:sz="0" w:space="0" w:color="auto"/>
                  </w:divBdr>
                </w:div>
                <w:div w:id="1053506984">
                  <w:marLeft w:val="640"/>
                  <w:marRight w:val="0"/>
                  <w:marTop w:val="0"/>
                  <w:marBottom w:val="0"/>
                  <w:divBdr>
                    <w:top w:val="none" w:sz="0" w:space="0" w:color="auto"/>
                    <w:left w:val="none" w:sz="0" w:space="0" w:color="auto"/>
                    <w:bottom w:val="none" w:sz="0" w:space="0" w:color="auto"/>
                    <w:right w:val="none" w:sz="0" w:space="0" w:color="auto"/>
                  </w:divBdr>
                </w:div>
                <w:div w:id="849416130">
                  <w:marLeft w:val="640"/>
                  <w:marRight w:val="0"/>
                  <w:marTop w:val="0"/>
                  <w:marBottom w:val="0"/>
                  <w:divBdr>
                    <w:top w:val="none" w:sz="0" w:space="0" w:color="auto"/>
                    <w:left w:val="none" w:sz="0" w:space="0" w:color="auto"/>
                    <w:bottom w:val="none" w:sz="0" w:space="0" w:color="auto"/>
                    <w:right w:val="none" w:sz="0" w:space="0" w:color="auto"/>
                  </w:divBdr>
                </w:div>
                <w:div w:id="2122216051">
                  <w:marLeft w:val="640"/>
                  <w:marRight w:val="0"/>
                  <w:marTop w:val="0"/>
                  <w:marBottom w:val="0"/>
                  <w:divBdr>
                    <w:top w:val="none" w:sz="0" w:space="0" w:color="auto"/>
                    <w:left w:val="none" w:sz="0" w:space="0" w:color="auto"/>
                    <w:bottom w:val="none" w:sz="0" w:space="0" w:color="auto"/>
                    <w:right w:val="none" w:sz="0" w:space="0" w:color="auto"/>
                  </w:divBdr>
                </w:div>
                <w:div w:id="1538658078">
                  <w:marLeft w:val="640"/>
                  <w:marRight w:val="0"/>
                  <w:marTop w:val="0"/>
                  <w:marBottom w:val="0"/>
                  <w:divBdr>
                    <w:top w:val="none" w:sz="0" w:space="0" w:color="auto"/>
                    <w:left w:val="none" w:sz="0" w:space="0" w:color="auto"/>
                    <w:bottom w:val="none" w:sz="0" w:space="0" w:color="auto"/>
                    <w:right w:val="none" w:sz="0" w:space="0" w:color="auto"/>
                  </w:divBdr>
                </w:div>
                <w:div w:id="232665533">
                  <w:marLeft w:val="640"/>
                  <w:marRight w:val="0"/>
                  <w:marTop w:val="0"/>
                  <w:marBottom w:val="0"/>
                  <w:divBdr>
                    <w:top w:val="none" w:sz="0" w:space="0" w:color="auto"/>
                    <w:left w:val="none" w:sz="0" w:space="0" w:color="auto"/>
                    <w:bottom w:val="none" w:sz="0" w:space="0" w:color="auto"/>
                    <w:right w:val="none" w:sz="0" w:space="0" w:color="auto"/>
                  </w:divBdr>
                </w:div>
                <w:div w:id="348024210">
                  <w:marLeft w:val="640"/>
                  <w:marRight w:val="0"/>
                  <w:marTop w:val="0"/>
                  <w:marBottom w:val="0"/>
                  <w:divBdr>
                    <w:top w:val="none" w:sz="0" w:space="0" w:color="auto"/>
                    <w:left w:val="none" w:sz="0" w:space="0" w:color="auto"/>
                    <w:bottom w:val="none" w:sz="0" w:space="0" w:color="auto"/>
                    <w:right w:val="none" w:sz="0" w:space="0" w:color="auto"/>
                  </w:divBdr>
                </w:div>
                <w:div w:id="1082797734">
                  <w:marLeft w:val="640"/>
                  <w:marRight w:val="0"/>
                  <w:marTop w:val="0"/>
                  <w:marBottom w:val="0"/>
                  <w:divBdr>
                    <w:top w:val="none" w:sz="0" w:space="0" w:color="auto"/>
                    <w:left w:val="none" w:sz="0" w:space="0" w:color="auto"/>
                    <w:bottom w:val="none" w:sz="0" w:space="0" w:color="auto"/>
                    <w:right w:val="none" w:sz="0" w:space="0" w:color="auto"/>
                  </w:divBdr>
                </w:div>
                <w:div w:id="1753744306">
                  <w:marLeft w:val="640"/>
                  <w:marRight w:val="0"/>
                  <w:marTop w:val="0"/>
                  <w:marBottom w:val="0"/>
                  <w:divBdr>
                    <w:top w:val="none" w:sz="0" w:space="0" w:color="auto"/>
                    <w:left w:val="none" w:sz="0" w:space="0" w:color="auto"/>
                    <w:bottom w:val="none" w:sz="0" w:space="0" w:color="auto"/>
                    <w:right w:val="none" w:sz="0" w:space="0" w:color="auto"/>
                  </w:divBdr>
                </w:div>
                <w:div w:id="1970092835">
                  <w:marLeft w:val="640"/>
                  <w:marRight w:val="0"/>
                  <w:marTop w:val="0"/>
                  <w:marBottom w:val="0"/>
                  <w:divBdr>
                    <w:top w:val="none" w:sz="0" w:space="0" w:color="auto"/>
                    <w:left w:val="none" w:sz="0" w:space="0" w:color="auto"/>
                    <w:bottom w:val="none" w:sz="0" w:space="0" w:color="auto"/>
                    <w:right w:val="none" w:sz="0" w:space="0" w:color="auto"/>
                  </w:divBdr>
                </w:div>
                <w:div w:id="1921256098">
                  <w:marLeft w:val="640"/>
                  <w:marRight w:val="0"/>
                  <w:marTop w:val="0"/>
                  <w:marBottom w:val="0"/>
                  <w:divBdr>
                    <w:top w:val="none" w:sz="0" w:space="0" w:color="auto"/>
                    <w:left w:val="none" w:sz="0" w:space="0" w:color="auto"/>
                    <w:bottom w:val="none" w:sz="0" w:space="0" w:color="auto"/>
                    <w:right w:val="none" w:sz="0" w:space="0" w:color="auto"/>
                  </w:divBdr>
                </w:div>
                <w:div w:id="875626909">
                  <w:marLeft w:val="640"/>
                  <w:marRight w:val="0"/>
                  <w:marTop w:val="0"/>
                  <w:marBottom w:val="0"/>
                  <w:divBdr>
                    <w:top w:val="none" w:sz="0" w:space="0" w:color="auto"/>
                    <w:left w:val="none" w:sz="0" w:space="0" w:color="auto"/>
                    <w:bottom w:val="none" w:sz="0" w:space="0" w:color="auto"/>
                    <w:right w:val="none" w:sz="0" w:space="0" w:color="auto"/>
                  </w:divBdr>
                </w:div>
                <w:div w:id="1812164825">
                  <w:marLeft w:val="640"/>
                  <w:marRight w:val="0"/>
                  <w:marTop w:val="0"/>
                  <w:marBottom w:val="0"/>
                  <w:divBdr>
                    <w:top w:val="none" w:sz="0" w:space="0" w:color="auto"/>
                    <w:left w:val="none" w:sz="0" w:space="0" w:color="auto"/>
                    <w:bottom w:val="none" w:sz="0" w:space="0" w:color="auto"/>
                    <w:right w:val="none" w:sz="0" w:space="0" w:color="auto"/>
                  </w:divBdr>
                </w:div>
                <w:div w:id="526258577">
                  <w:marLeft w:val="640"/>
                  <w:marRight w:val="0"/>
                  <w:marTop w:val="0"/>
                  <w:marBottom w:val="0"/>
                  <w:divBdr>
                    <w:top w:val="none" w:sz="0" w:space="0" w:color="auto"/>
                    <w:left w:val="none" w:sz="0" w:space="0" w:color="auto"/>
                    <w:bottom w:val="none" w:sz="0" w:space="0" w:color="auto"/>
                    <w:right w:val="none" w:sz="0" w:space="0" w:color="auto"/>
                  </w:divBdr>
                </w:div>
                <w:div w:id="6104862">
                  <w:marLeft w:val="640"/>
                  <w:marRight w:val="0"/>
                  <w:marTop w:val="0"/>
                  <w:marBottom w:val="0"/>
                  <w:divBdr>
                    <w:top w:val="none" w:sz="0" w:space="0" w:color="auto"/>
                    <w:left w:val="none" w:sz="0" w:space="0" w:color="auto"/>
                    <w:bottom w:val="none" w:sz="0" w:space="0" w:color="auto"/>
                    <w:right w:val="none" w:sz="0" w:space="0" w:color="auto"/>
                  </w:divBdr>
                </w:div>
                <w:div w:id="1991210775">
                  <w:marLeft w:val="640"/>
                  <w:marRight w:val="0"/>
                  <w:marTop w:val="0"/>
                  <w:marBottom w:val="0"/>
                  <w:divBdr>
                    <w:top w:val="none" w:sz="0" w:space="0" w:color="auto"/>
                    <w:left w:val="none" w:sz="0" w:space="0" w:color="auto"/>
                    <w:bottom w:val="none" w:sz="0" w:space="0" w:color="auto"/>
                    <w:right w:val="none" w:sz="0" w:space="0" w:color="auto"/>
                  </w:divBdr>
                </w:div>
                <w:div w:id="1483231551">
                  <w:marLeft w:val="640"/>
                  <w:marRight w:val="0"/>
                  <w:marTop w:val="0"/>
                  <w:marBottom w:val="0"/>
                  <w:divBdr>
                    <w:top w:val="none" w:sz="0" w:space="0" w:color="auto"/>
                    <w:left w:val="none" w:sz="0" w:space="0" w:color="auto"/>
                    <w:bottom w:val="none" w:sz="0" w:space="0" w:color="auto"/>
                    <w:right w:val="none" w:sz="0" w:space="0" w:color="auto"/>
                  </w:divBdr>
                </w:div>
                <w:div w:id="334771763">
                  <w:marLeft w:val="640"/>
                  <w:marRight w:val="0"/>
                  <w:marTop w:val="0"/>
                  <w:marBottom w:val="0"/>
                  <w:divBdr>
                    <w:top w:val="none" w:sz="0" w:space="0" w:color="auto"/>
                    <w:left w:val="none" w:sz="0" w:space="0" w:color="auto"/>
                    <w:bottom w:val="none" w:sz="0" w:space="0" w:color="auto"/>
                    <w:right w:val="none" w:sz="0" w:space="0" w:color="auto"/>
                  </w:divBdr>
                </w:div>
                <w:div w:id="245455385">
                  <w:marLeft w:val="640"/>
                  <w:marRight w:val="0"/>
                  <w:marTop w:val="0"/>
                  <w:marBottom w:val="0"/>
                  <w:divBdr>
                    <w:top w:val="none" w:sz="0" w:space="0" w:color="auto"/>
                    <w:left w:val="none" w:sz="0" w:space="0" w:color="auto"/>
                    <w:bottom w:val="none" w:sz="0" w:space="0" w:color="auto"/>
                    <w:right w:val="none" w:sz="0" w:space="0" w:color="auto"/>
                  </w:divBdr>
                </w:div>
                <w:div w:id="1785539920">
                  <w:marLeft w:val="640"/>
                  <w:marRight w:val="0"/>
                  <w:marTop w:val="0"/>
                  <w:marBottom w:val="0"/>
                  <w:divBdr>
                    <w:top w:val="none" w:sz="0" w:space="0" w:color="auto"/>
                    <w:left w:val="none" w:sz="0" w:space="0" w:color="auto"/>
                    <w:bottom w:val="none" w:sz="0" w:space="0" w:color="auto"/>
                    <w:right w:val="none" w:sz="0" w:space="0" w:color="auto"/>
                  </w:divBdr>
                </w:div>
                <w:div w:id="1883707755">
                  <w:marLeft w:val="640"/>
                  <w:marRight w:val="0"/>
                  <w:marTop w:val="0"/>
                  <w:marBottom w:val="0"/>
                  <w:divBdr>
                    <w:top w:val="none" w:sz="0" w:space="0" w:color="auto"/>
                    <w:left w:val="none" w:sz="0" w:space="0" w:color="auto"/>
                    <w:bottom w:val="none" w:sz="0" w:space="0" w:color="auto"/>
                    <w:right w:val="none" w:sz="0" w:space="0" w:color="auto"/>
                  </w:divBdr>
                </w:div>
                <w:div w:id="2146001087">
                  <w:marLeft w:val="640"/>
                  <w:marRight w:val="0"/>
                  <w:marTop w:val="0"/>
                  <w:marBottom w:val="0"/>
                  <w:divBdr>
                    <w:top w:val="none" w:sz="0" w:space="0" w:color="auto"/>
                    <w:left w:val="none" w:sz="0" w:space="0" w:color="auto"/>
                    <w:bottom w:val="none" w:sz="0" w:space="0" w:color="auto"/>
                    <w:right w:val="none" w:sz="0" w:space="0" w:color="auto"/>
                  </w:divBdr>
                </w:div>
                <w:div w:id="118915027">
                  <w:marLeft w:val="640"/>
                  <w:marRight w:val="0"/>
                  <w:marTop w:val="0"/>
                  <w:marBottom w:val="0"/>
                  <w:divBdr>
                    <w:top w:val="none" w:sz="0" w:space="0" w:color="auto"/>
                    <w:left w:val="none" w:sz="0" w:space="0" w:color="auto"/>
                    <w:bottom w:val="none" w:sz="0" w:space="0" w:color="auto"/>
                    <w:right w:val="none" w:sz="0" w:space="0" w:color="auto"/>
                  </w:divBdr>
                </w:div>
                <w:div w:id="57947591">
                  <w:marLeft w:val="640"/>
                  <w:marRight w:val="0"/>
                  <w:marTop w:val="0"/>
                  <w:marBottom w:val="0"/>
                  <w:divBdr>
                    <w:top w:val="none" w:sz="0" w:space="0" w:color="auto"/>
                    <w:left w:val="none" w:sz="0" w:space="0" w:color="auto"/>
                    <w:bottom w:val="none" w:sz="0" w:space="0" w:color="auto"/>
                    <w:right w:val="none" w:sz="0" w:space="0" w:color="auto"/>
                  </w:divBdr>
                </w:div>
                <w:div w:id="1804542464">
                  <w:marLeft w:val="640"/>
                  <w:marRight w:val="0"/>
                  <w:marTop w:val="0"/>
                  <w:marBottom w:val="0"/>
                  <w:divBdr>
                    <w:top w:val="none" w:sz="0" w:space="0" w:color="auto"/>
                    <w:left w:val="none" w:sz="0" w:space="0" w:color="auto"/>
                    <w:bottom w:val="none" w:sz="0" w:space="0" w:color="auto"/>
                    <w:right w:val="none" w:sz="0" w:space="0" w:color="auto"/>
                  </w:divBdr>
                </w:div>
                <w:div w:id="614941325">
                  <w:marLeft w:val="640"/>
                  <w:marRight w:val="0"/>
                  <w:marTop w:val="0"/>
                  <w:marBottom w:val="0"/>
                  <w:divBdr>
                    <w:top w:val="none" w:sz="0" w:space="0" w:color="auto"/>
                    <w:left w:val="none" w:sz="0" w:space="0" w:color="auto"/>
                    <w:bottom w:val="none" w:sz="0" w:space="0" w:color="auto"/>
                    <w:right w:val="none" w:sz="0" w:space="0" w:color="auto"/>
                  </w:divBdr>
                </w:div>
                <w:div w:id="1871407314">
                  <w:marLeft w:val="640"/>
                  <w:marRight w:val="0"/>
                  <w:marTop w:val="0"/>
                  <w:marBottom w:val="0"/>
                  <w:divBdr>
                    <w:top w:val="none" w:sz="0" w:space="0" w:color="auto"/>
                    <w:left w:val="none" w:sz="0" w:space="0" w:color="auto"/>
                    <w:bottom w:val="none" w:sz="0" w:space="0" w:color="auto"/>
                    <w:right w:val="none" w:sz="0" w:space="0" w:color="auto"/>
                  </w:divBdr>
                </w:div>
                <w:div w:id="1963146895">
                  <w:marLeft w:val="640"/>
                  <w:marRight w:val="0"/>
                  <w:marTop w:val="0"/>
                  <w:marBottom w:val="0"/>
                  <w:divBdr>
                    <w:top w:val="none" w:sz="0" w:space="0" w:color="auto"/>
                    <w:left w:val="none" w:sz="0" w:space="0" w:color="auto"/>
                    <w:bottom w:val="none" w:sz="0" w:space="0" w:color="auto"/>
                    <w:right w:val="none" w:sz="0" w:space="0" w:color="auto"/>
                  </w:divBdr>
                </w:div>
                <w:div w:id="1241988514">
                  <w:marLeft w:val="640"/>
                  <w:marRight w:val="0"/>
                  <w:marTop w:val="0"/>
                  <w:marBottom w:val="0"/>
                  <w:divBdr>
                    <w:top w:val="none" w:sz="0" w:space="0" w:color="auto"/>
                    <w:left w:val="none" w:sz="0" w:space="0" w:color="auto"/>
                    <w:bottom w:val="none" w:sz="0" w:space="0" w:color="auto"/>
                    <w:right w:val="none" w:sz="0" w:space="0" w:color="auto"/>
                  </w:divBdr>
                </w:div>
                <w:div w:id="1413358206">
                  <w:marLeft w:val="640"/>
                  <w:marRight w:val="0"/>
                  <w:marTop w:val="0"/>
                  <w:marBottom w:val="0"/>
                  <w:divBdr>
                    <w:top w:val="none" w:sz="0" w:space="0" w:color="auto"/>
                    <w:left w:val="none" w:sz="0" w:space="0" w:color="auto"/>
                    <w:bottom w:val="none" w:sz="0" w:space="0" w:color="auto"/>
                    <w:right w:val="none" w:sz="0" w:space="0" w:color="auto"/>
                  </w:divBdr>
                </w:div>
                <w:div w:id="1212769531">
                  <w:marLeft w:val="640"/>
                  <w:marRight w:val="0"/>
                  <w:marTop w:val="0"/>
                  <w:marBottom w:val="0"/>
                  <w:divBdr>
                    <w:top w:val="none" w:sz="0" w:space="0" w:color="auto"/>
                    <w:left w:val="none" w:sz="0" w:space="0" w:color="auto"/>
                    <w:bottom w:val="none" w:sz="0" w:space="0" w:color="auto"/>
                    <w:right w:val="none" w:sz="0" w:space="0" w:color="auto"/>
                  </w:divBdr>
                </w:div>
                <w:div w:id="464471479">
                  <w:marLeft w:val="640"/>
                  <w:marRight w:val="0"/>
                  <w:marTop w:val="0"/>
                  <w:marBottom w:val="0"/>
                  <w:divBdr>
                    <w:top w:val="none" w:sz="0" w:space="0" w:color="auto"/>
                    <w:left w:val="none" w:sz="0" w:space="0" w:color="auto"/>
                    <w:bottom w:val="none" w:sz="0" w:space="0" w:color="auto"/>
                    <w:right w:val="none" w:sz="0" w:space="0" w:color="auto"/>
                  </w:divBdr>
                </w:div>
                <w:div w:id="1985428843">
                  <w:marLeft w:val="640"/>
                  <w:marRight w:val="0"/>
                  <w:marTop w:val="0"/>
                  <w:marBottom w:val="0"/>
                  <w:divBdr>
                    <w:top w:val="none" w:sz="0" w:space="0" w:color="auto"/>
                    <w:left w:val="none" w:sz="0" w:space="0" w:color="auto"/>
                    <w:bottom w:val="none" w:sz="0" w:space="0" w:color="auto"/>
                    <w:right w:val="none" w:sz="0" w:space="0" w:color="auto"/>
                  </w:divBdr>
                </w:div>
                <w:div w:id="893002860">
                  <w:marLeft w:val="640"/>
                  <w:marRight w:val="0"/>
                  <w:marTop w:val="0"/>
                  <w:marBottom w:val="0"/>
                  <w:divBdr>
                    <w:top w:val="none" w:sz="0" w:space="0" w:color="auto"/>
                    <w:left w:val="none" w:sz="0" w:space="0" w:color="auto"/>
                    <w:bottom w:val="none" w:sz="0" w:space="0" w:color="auto"/>
                    <w:right w:val="none" w:sz="0" w:space="0" w:color="auto"/>
                  </w:divBdr>
                </w:div>
                <w:div w:id="976880962">
                  <w:marLeft w:val="640"/>
                  <w:marRight w:val="0"/>
                  <w:marTop w:val="0"/>
                  <w:marBottom w:val="0"/>
                  <w:divBdr>
                    <w:top w:val="none" w:sz="0" w:space="0" w:color="auto"/>
                    <w:left w:val="none" w:sz="0" w:space="0" w:color="auto"/>
                    <w:bottom w:val="none" w:sz="0" w:space="0" w:color="auto"/>
                    <w:right w:val="none" w:sz="0" w:space="0" w:color="auto"/>
                  </w:divBdr>
                </w:div>
              </w:divsChild>
            </w:div>
            <w:div w:id="543056381">
              <w:marLeft w:val="0"/>
              <w:marRight w:val="0"/>
              <w:marTop w:val="0"/>
              <w:marBottom w:val="0"/>
              <w:divBdr>
                <w:top w:val="none" w:sz="0" w:space="0" w:color="auto"/>
                <w:left w:val="none" w:sz="0" w:space="0" w:color="auto"/>
                <w:bottom w:val="none" w:sz="0" w:space="0" w:color="auto"/>
                <w:right w:val="none" w:sz="0" w:space="0" w:color="auto"/>
              </w:divBdr>
              <w:divsChild>
                <w:div w:id="127284347">
                  <w:marLeft w:val="640"/>
                  <w:marRight w:val="0"/>
                  <w:marTop w:val="0"/>
                  <w:marBottom w:val="0"/>
                  <w:divBdr>
                    <w:top w:val="none" w:sz="0" w:space="0" w:color="auto"/>
                    <w:left w:val="none" w:sz="0" w:space="0" w:color="auto"/>
                    <w:bottom w:val="none" w:sz="0" w:space="0" w:color="auto"/>
                    <w:right w:val="none" w:sz="0" w:space="0" w:color="auto"/>
                  </w:divBdr>
                </w:div>
                <w:div w:id="1492211622">
                  <w:marLeft w:val="640"/>
                  <w:marRight w:val="0"/>
                  <w:marTop w:val="0"/>
                  <w:marBottom w:val="0"/>
                  <w:divBdr>
                    <w:top w:val="none" w:sz="0" w:space="0" w:color="auto"/>
                    <w:left w:val="none" w:sz="0" w:space="0" w:color="auto"/>
                    <w:bottom w:val="none" w:sz="0" w:space="0" w:color="auto"/>
                    <w:right w:val="none" w:sz="0" w:space="0" w:color="auto"/>
                  </w:divBdr>
                </w:div>
                <w:div w:id="457261913">
                  <w:marLeft w:val="640"/>
                  <w:marRight w:val="0"/>
                  <w:marTop w:val="0"/>
                  <w:marBottom w:val="0"/>
                  <w:divBdr>
                    <w:top w:val="none" w:sz="0" w:space="0" w:color="auto"/>
                    <w:left w:val="none" w:sz="0" w:space="0" w:color="auto"/>
                    <w:bottom w:val="none" w:sz="0" w:space="0" w:color="auto"/>
                    <w:right w:val="none" w:sz="0" w:space="0" w:color="auto"/>
                  </w:divBdr>
                </w:div>
                <w:div w:id="1176847719">
                  <w:marLeft w:val="640"/>
                  <w:marRight w:val="0"/>
                  <w:marTop w:val="0"/>
                  <w:marBottom w:val="0"/>
                  <w:divBdr>
                    <w:top w:val="none" w:sz="0" w:space="0" w:color="auto"/>
                    <w:left w:val="none" w:sz="0" w:space="0" w:color="auto"/>
                    <w:bottom w:val="none" w:sz="0" w:space="0" w:color="auto"/>
                    <w:right w:val="none" w:sz="0" w:space="0" w:color="auto"/>
                  </w:divBdr>
                </w:div>
                <w:div w:id="410007501">
                  <w:marLeft w:val="640"/>
                  <w:marRight w:val="0"/>
                  <w:marTop w:val="0"/>
                  <w:marBottom w:val="0"/>
                  <w:divBdr>
                    <w:top w:val="none" w:sz="0" w:space="0" w:color="auto"/>
                    <w:left w:val="none" w:sz="0" w:space="0" w:color="auto"/>
                    <w:bottom w:val="none" w:sz="0" w:space="0" w:color="auto"/>
                    <w:right w:val="none" w:sz="0" w:space="0" w:color="auto"/>
                  </w:divBdr>
                </w:div>
                <w:div w:id="1881358748">
                  <w:marLeft w:val="640"/>
                  <w:marRight w:val="0"/>
                  <w:marTop w:val="0"/>
                  <w:marBottom w:val="0"/>
                  <w:divBdr>
                    <w:top w:val="none" w:sz="0" w:space="0" w:color="auto"/>
                    <w:left w:val="none" w:sz="0" w:space="0" w:color="auto"/>
                    <w:bottom w:val="none" w:sz="0" w:space="0" w:color="auto"/>
                    <w:right w:val="none" w:sz="0" w:space="0" w:color="auto"/>
                  </w:divBdr>
                </w:div>
                <w:div w:id="53361723">
                  <w:marLeft w:val="640"/>
                  <w:marRight w:val="0"/>
                  <w:marTop w:val="0"/>
                  <w:marBottom w:val="0"/>
                  <w:divBdr>
                    <w:top w:val="none" w:sz="0" w:space="0" w:color="auto"/>
                    <w:left w:val="none" w:sz="0" w:space="0" w:color="auto"/>
                    <w:bottom w:val="none" w:sz="0" w:space="0" w:color="auto"/>
                    <w:right w:val="none" w:sz="0" w:space="0" w:color="auto"/>
                  </w:divBdr>
                </w:div>
                <w:div w:id="544759500">
                  <w:marLeft w:val="640"/>
                  <w:marRight w:val="0"/>
                  <w:marTop w:val="0"/>
                  <w:marBottom w:val="0"/>
                  <w:divBdr>
                    <w:top w:val="none" w:sz="0" w:space="0" w:color="auto"/>
                    <w:left w:val="none" w:sz="0" w:space="0" w:color="auto"/>
                    <w:bottom w:val="none" w:sz="0" w:space="0" w:color="auto"/>
                    <w:right w:val="none" w:sz="0" w:space="0" w:color="auto"/>
                  </w:divBdr>
                </w:div>
                <w:div w:id="1195994633">
                  <w:marLeft w:val="640"/>
                  <w:marRight w:val="0"/>
                  <w:marTop w:val="0"/>
                  <w:marBottom w:val="0"/>
                  <w:divBdr>
                    <w:top w:val="none" w:sz="0" w:space="0" w:color="auto"/>
                    <w:left w:val="none" w:sz="0" w:space="0" w:color="auto"/>
                    <w:bottom w:val="none" w:sz="0" w:space="0" w:color="auto"/>
                    <w:right w:val="none" w:sz="0" w:space="0" w:color="auto"/>
                  </w:divBdr>
                </w:div>
                <w:div w:id="2087921087">
                  <w:marLeft w:val="640"/>
                  <w:marRight w:val="0"/>
                  <w:marTop w:val="0"/>
                  <w:marBottom w:val="0"/>
                  <w:divBdr>
                    <w:top w:val="none" w:sz="0" w:space="0" w:color="auto"/>
                    <w:left w:val="none" w:sz="0" w:space="0" w:color="auto"/>
                    <w:bottom w:val="none" w:sz="0" w:space="0" w:color="auto"/>
                    <w:right w:val="none" w:sz="0" w:space="0" w:color="auto"/>
                  </w:divBdr>
                </w:div>
                <w:div w:id="1772696827">
                  <w:marLeft w:val="640"/>
                  <w:marRight w:val="0"/>
                  <w:marTop w:val="0"/>
                  <w:marBottom w:val="0"/>
                  <w:divBdr>
                    <w:top w:val="none" w:sz="0" w:space="0" w:color="auto"/>
                    <w:left w:val="none" w:sz="0" w:space="0" w:color="auto"/>
                    <w:bottom w:val="none" w:sz="0" w:space="0" w:color="auto"/>
                    <w:right w:val="none" w:sz="0" w:space="0" w:color="auto"/>
                  </w:divBdr>
                </w:div>
                <w:div w:id="487945063">
                  <w:marLeft w:val="640"/>
                  <w:marRight w:val="0"/>
                  <w:marTop w:val="0"/>
                  <w:marBottom w:val="0"/>
                  <w:divBdr>
                    <w:top w:val="none" w:sz="0" w:space="0" w:color="auto"/>
                    <w:left w:val="none" w:sz="0" w:space="0" w:color="auto"/>
                    <w:bottom w:val="none" w:sz="0" w:space="0" w:color="auto"/>
                    <w:right w:val="none" w:sz="0" w:space="0" w:color="auto"/>
                  </w:divBdr>
                </w:div>
                <w:div w:id="1391540627">
                  <w:marLeft w:val="640"/>
                  <w:marRight w:val="0"/>
                  <w:marTop w:val="0"/>
                  <w:marBottom w:val="0"/>
                  <w:divBdr>
                    <w:top w:val="none" w:sz="0" w:space="0" w:color="auto"/>
                    <w:left w:val="none" w:sz="0" w:space="0" w:color="auto"/>
                    <w:bottom w:val="none" w:sz="0" w:space="0" w:color="auto"/>
                    <w:right w:val="none" w:sz="0" w:space="0" w:color="auto"/>
                  </w:divBdr>
                </w:div>
                <w:div w:id="1653176281">
                  <w:marLeft w:val="640"/>
                  <w:marRight w:val="0"/>
                  <w:marTop w:val="0"/>
                  <w:marBottom w:val="0"/>
                  <w:divBdr>
                    <w:top w:val="none" w:sz="0" w:space="0" w:color="auto"/>
                    <w:left w:val="none" w:sz="0" w:space="0" w:color="auto"/>
                    <w:bottom w:val="none" w:sz="0" w:space="0" w:color="auto"/>
                    <w:right w:val="none" w:sz="0" w:space="0" w:color="auto"/>
                  </w:divBdr>
                </w:div>
                <w:div w:id="1141386889">
                  <w:marLeft w:val="640"/>
                  <w:marRight w:val="0"/>
                  <w:marTop w:val="0"/>
                  <w:marBottom w:val="0"/>
                  <w:divBdr>
                    <w:top w:val="none" w:sz="0" w:space="0" w:color="auto"/>
                    <w:left w:val="none" w:sz="0" w:space="0" w:color="auto"/>
                    <w:bottom w:val="none" w:sz="0" w:space="0" w:color="auto"/>
                    <w:right w:val="none" w:sz="0" w:space="0" w:color="auto"/>
                  </w:divBdr>
                </w:div>
                <w:div w:id="217935337">
                  <w:marLeft w:val="640"/>
                  <w:marRight w:val="0"/>
                  <w:marTop w:val="0"/>
                  <w:marBottom w:val="0"/>
                  <w:divBdr>
                    <w:top w:val="none" w:sz="0" w:space="0" w:color="auto"/>
                    <w:left w:val="none" w:sz="0" w:space="0" w:color="auto"/>
                    <w:bottom w:val="none" w:sz="0" w:space="0" w:color="auto"/>
                    <w:right w:val="none" w:sz="0" w:space="0" w:color="auto"/>
                  </w:divBdr>
                </w:div>
                <w:div w:id="595753882">
                  <w:marLeft w:val="640"/>
                  <w:marRight w:val="0"/>
                  <w:marTop w:val="0"/>
                  <w:marBottom w:val="0"/>
                  <w:divBdr>
                    <w:top w:val="none" w:sz="0" w:space="0" w:color="auto"/>
                    <w:left w:val="none" w:sz="0" w:space="0" w:color="auto"/>
                    <w:bottom w:val="none" w:sz="0" w:space="0" w:color="auto"/>
                    <w:right w:val="none" w:sz="0" w:space="0" w:color="auto"/>
                  </w:divBdr>
                </w:div>
                <w:div w:id="772432797">
                  <w:marLeft w:val="640"/>
                  <w:marRight w:val="0"/>
                  <w:marTop w:val="0"/>
                  <w:marBottom w:val="0"/>
                  <w:divBdr>
                    <w:top w:val="none" w:sz="0" w:space="0" w:color="auto"/>
                    <w:left w:val="none" w:sz="0" w:space="0" w:color="auto"/>
                    <w:bottom w:val="none" w:sz="0" w:space="0" w:color="auto"/>
                    <w:right w:val="none" w:sz="0" w:space="0" w:color="auto"/>
                  </w:divBdr>
                </w:div>
                <w:div w:id="1480077684">
                  <w:marLeft w:val="640"/>
                  <w:marRight w:val="0"/>
                  <w:marTop w:val="0"/>
                  <w:marBottom w:val="0"/>
                  <w:divBdr>
                    <w:top w:val="none" w:sz="0" w:space="0" w:color="auto"/>
                    <w:left w:val="none" w:sz="0" w:space="0" w:color="auto"/>
                    <w:bottom w:val="none" w:sz="0" w:space="0" w:color="auto"/>
                    <w:right w:val="none" w:sz="0" w:space="0" w:color="auto"/>
                  </w:divBdr>
                </w:div>
                <w:div w:id="2035223466">
                  <w:marLeft w:val="640"/>
                  <w:marRight w:val="0"/>
                  <w:marTop w:val="0"/>
                  <w:marBottom w:val="0"/>
                  <w:divBdr>
                    <w:top w:val="none" w:sz="0" w:space="0" w:color="auto"/>
                    <w:left w:val="none" w:sz="0" w:space="0" w:color="auto"/>
                    <w:bottom w:val="none" w:sz="0" w:space="0" w:color="auto"/>
                    <w:right w:val="none" w:sz="0" w:space="0" w:color="auto"/>
                  </w:divBdr>
                </w:div>
                <w:div w:id="941455263">
                  <w:marLeft w:val="640"/>
                  <w:marRight w:val="0"/>
                  <w:marTop w:val="0"/>
                  <w:marBottom w:val="0"/>
                  <w:divBdr>
                    <w:top w:val="none" w:sz="0" w:space="0" w:color="auto"/>
                    <w:left w:val="none" w:sz="0" w:space="0" w:color="auto"/>
                    <w:bottom w:val="none" w:sz="0" w:space="0" w:color="auto"/>
                    <w:right w:val="none" w:sz="0" w:space="0" w:color="auto"/>
                  </w:divBdr>
                </w:div>
                <w:div w:id="1188520627">
                  <w:marLeft w:val="640"/>
                  <w:marRight w:val="0"/>
                  <w:marTop w:val="0"/>
                  <w:marBottom w:val="0"/>
                  <w:divBdr>
                    <w:top w:val="none" w:sz="0" w:space="0" w:color="auto"/>
                    <w:left w:val="none" w:sz="0" w:space="0" w:color="auto"/>
                    <w:bottom w:val="none" w:sz="0" w:space="0" w:color="auto"/>
                    <w:right w:val="none" w:sz="0" w:space="0" w:color="auto"/>
                  </w:divBdr>
                </w:div>
                <w:div w:id="1188446367">
                  <w:marLeft w:val="640"/>
                  <w:marRight w:val="0"/>
                  <w:marTop w:val="0"/>
                  <w:marBottom w:val="0"/>
                  <w:divBdr>
                    <w:top w:val="none" w:sz="0" w:space="0" w:color="auto"/>
                    <w:left w:val="none" w:sz="0" w:space="0" w:color="auto"/>
                    <w:bottom w:val="none" w:sz="0" w:space="0" w:color="auto"/>
                    <w:right w:val="none" w:sz="0" w:space="0" w:color="auto"/>
                  </w:divBdr>
                </w:div>
                <w:div w:id="950279363">
                  <w:marLeft w:val="640"/>
                  <w:marRight w:val="0"/>
                  <w:marTop w:val="0"/>
                  <w:marBottom w:val="0"/>
                  <w:divBdr>
                    <w:top w:val="none" w:sz="0" w:space="0" w:color="auto"/>
                    <w:left w:val="none" w:sz="0" w:space="0" w:color="auto"/>
                    <w:bottom w:val="none" w:sz="0" w:space="0" w:color="auto"/>
                    <w:right w:val="none" w:sz="0" w:space="0" w:color="auto"/>
                  </w:divBdr>
                </w:div>
                <w:div w:id="1929775225">
                  <w:marLeft w:val="640"/>
                  <w:marRight w:val="0"/>
                  <w:marTop w:val="0"/>
                  <w:marBottom w:val="0"/>
                  <w:divBdr>
                    <w:top w:val="none" w:sz="0" w:space="0" w:color="auto"/>
                    <w:left w:val="none" w:sz="0" w:space="0" w:color="auto"/>
                    <w:bottom w:val="none" w:sz="0" w:space="0" w:color="auto"/>
                    <w:right w:val="none" w:sz="0" w:space="0" w:color="auto"/>
                  </w:divBdr>
                </w:div>
                <w:div w:id="1199467760">
                  <w:marLeft w:val="640"/>
                  <w:marRight w:val="0"/>
                  <w:marTop w:val="0"/>
                  <w:marBottom w:val="0"/>
                  <w:divBdr>
                    <w:top w:val="none" w:sz="0" w:space="0" w:color="auto"/>
                    <w:left w:val="none" w:sz="0" w:space="0" w:color="auto"/>
                    <w:bottom w:val="none" w:sz="0" w:space="0" w:color="auto"/>
                    <w:right w:val="none" w:sz="0" w:space="0" w:color="auto"/>
                  </w:divBdr>
                </w:div>
                <w:div w:id="1332683665">
                  <w:marLeft w:val="640"/>
                  <w:marRight w:val="0"/>
                  <w:marTop w:val="0"/>
                  <w:marBottom w:val="0"/>
                  <w:divBdr>
                    <w:top w:val="none" w:sz="0" w:space="0" w:color="auto"/>
                    <w:left w:val="none" w:sz="0" w:space="0" w:color="auto"/>
                    <w:bottom w:val="none" w:sz="0" w:space="0" w:color="auto"/>
                    <w:right w:val="none" w:sz="0" w:space="0" w:color="auto"/>
                  </w:divBdr>
                </w:div>
                <w:div w:id="954095940">
                  <w:marLeft w:val="640"/>
                  <w:marRight w:val="0"/>
                  <w:marTop w:val="0"/>
                  <w:marBottom w:val="0"/>
                  <w:divBdr>
                    <w:top w:val="none" w:sz="0" w:space="0" w:color="auto"/>
                    <w:left w:val="none" w:sz="0" w:space="0" w:color="auto"/>
                    <w:bottom w:val="none" w:sz="0" w:space="0" w:color="auto"/>
                    <w:right w:val="none" w:sz="0" w:space="0" w:color="auto"/>
                  </w:divBdr>
                </w:div>
                <w:div w:id="1046682622">
                  <w:marLeft w:val="640"/>
                  <w:marRight w:val="0"/>
                  <w:marTop w:val="0"/>
                  <w:marBottom w:val="0"/>
                  <w:divBdr>
                    <w:top w:val="none" w:sz="0" w:space="0" w:color="auto"/>
                    <w:left w:val="none" w:sz="0" w:space="0" w:color="auto"/>
                    <w:bottom w:val="none" w:sz="0" w:space="0" w:color="auto"/>
                    <w:right w:val="none" w:sz="0" w:space="0" w:color="auto"/>
                  </w:divBdr>
                </w:div>
                <w:div w:id="413821519">
                  <w:marLeft w:val="640"/>
                  <w:marRight w:val="0"/>
                  <w:marTop w:val="0"/>
                  <w:marBottom w:val="0"/>
                  <w:divBdr>
                    <w:top w:val="none" w:sz="0" w:space="0" w:color="auto"/>
                    <w:left w:val="none" w:sz="0" w:space="0" w:color="auto"/>
                    <w:bottom w:val="none" w:sz="0" w:space="0" w:color="auto"/>
                    <w:right w:val="none" w:sz="0" w:space="0" w:color="auto"/>
                  </w:divBdr>
                </w:div>
                <w:div w:id="666175299">
                  <w:marLeft w:val="640"/>
                  <w:marRight w:val="0"/>
                  <w:marTop w:val="0"/>
                  <w:marBottom w:val="0"/>
                  <w:divBdr>
                    <w:top w:val="none" w:sz="0" w:space="0" w:color="auto"/>
                    <w:left w:val="none" w:sz="0" w:space="0" w:color="auto"/>
                    <w:bottom w:val="none" w:sz="0" w:space="0" w:color="auto"/>
                    <w:right w:val="none" w:sz="0" w:space="0" w:color="auto"/>
                  </w:divBdr>
                </w:div>
                <w:div w:id="235022004">
                  <w:marLeft w:val="640"/>
                  <w:marRight w:val="0"/>
                  <w:marTop w:val="0"/>
                  <w:marBottom w:val="0"/>
                  <w:divBdr>
                    <w:top w:val="none" w:sz="0" w:space="0" w:color="auto"/>
                    <w:left w:val="none" w:sz="0" w:space="0" w:color="auto"/>
                    <w:bottom w:val="none" w:sz="0" w:space="0" w:color="auto"/>
                    <w:right w:val="none" w:sz="0" w:space="0" w:color="auto"/>
                  </w:divBdr>
                </w:div>
                <w:div w:id="1791781681">
                  <w:marLeft w:val="640"/>
                  <w:marRight w:val="0"/>
                  <w:marTop w:val="0"/>
                  <w:marBottom w:val="0"/>
                  <w:divBdr>
                    <w:top w:val="none" w:sz="0" w:space="0" w:color="auto"/>
                    <w:left w:val="none" w:sz="0" w:space="0" w:color="auto"/>
                    <w:bottom w:val="none" w:sz="0" w:space="0" w:color="auto"/>
                    <w:right w:val="none" w:sz="0" w:space="0" w:color="auto"/>
                  </w:divBdr>
                </w:div>
                <w:div w:id="491913580">
                  <w:marLeft w:val="640"/>
                  <w:marRight w:val="0"/>
                  <w:marTop w:val="0"/>
                  <w:marBottom w:val="0"/>
                  <w:divBdr>
                    <w:top w:val="none" w:sz="0" w:space="0" w:color="auto"/>
                    <w:left w:val="none" w:sz="0" w:space="0" w:color="auto"/>
                    <w:bottom w:val="none" w:sz="0" w:space="0" w:color="auto"/>
                    <w:right w:val="none" w:sz="0" w:space="0" w:color="auto"/>
                  </w:divBdr>
                </w:div>
                <w:div w:id="459304566">
                  <w:marLeft w:val="640"/>
                  <w:marRight w:val="0"/>
                  <w:marTop w:val="0"/>
                  <w:marBottom w:val="0"/>
                  <w:divBdr>
                    <w:top w:val="none" w:sz="0" w:space="0" w:color="auto"/>
                    <w:left w:val="none" w:sz="0" w:space="0" w:color="auto"/>
                    <w:bottom w:val="none" w:sz="0" w:space="0" w:color="auto"/>
                    <w:right w:val="none" w:sz="0" w:space="0" w:color="auto"/>
                  </w:divBdr>
                </w:div>
                <w:div w:id="1721592428">
                  <w:marLeft w:val="640"/>
                  <w:marRight w:val="0"/>
                  <w:marTop w:val="0"/>
                  <w:marBottom w:val="0"/>
                  <w:divBdr>
                    <w:top w:val="none" w:sz="0" w:space="0" w:color="auto"/>
                    <w:left w:val="none" w:sz="0" w:space="0" w:color="auto"/>
                    <w:bottom w:val="none" w:sz="0" w:space="0" w:color="auto"/>
                    <w:right w:val="none" w:sz="0" w:space="0" w:color="auto"/>
                  </w:divBdr>
                </w:div>
                <w:div w:id="524438578">
                  <w:marLeft w:val="640"/>
                  <w:marRight w:val="0"/>
                  <w:marTop w:val="0"/>
                  <w:marBottom w:val="0"/>
                  <w:divBdr>
                    <w:top w:val="none" w:sz="0" w:space="0" w:color="auto"/>
                    <w:left w:val="none" w:sz="0" w:space="0" w:color="auto"/>
                    <w:bottom w:val="none" w:sz="0" w:space="0" w:color="auto"/>
                    <w:right w:val="none" w:sz="0" w:space="0" w:color="auto"/>
                  </w:divBdr>
                </w:div>
                <w:div w:id="361057542">
                  <w:marLeft w:val="640"/>
                  <w:marRight w:val="0"/>
                  <w:marTop w:val="0"/>
                  <w:marBottom w:val="0"/>
                  <w:divBdr>
                    <w:top w:val="none" w:sz="0" w:space="0" w:color="auto"/>
                    <w:left w:val="none" w:sz="0" w:space="0" w:color="auto"/>
                    <w:bottom w:val="none" w:sz="0" w:space="0" w:color="auto"/>
                    <w:right w:val="none" w:sz="0" w:space="0" w:color="auto"/>
                  </w:divBdr>
                </w:div>
                <w:div w:id="2115904711">
                  <w:marLeft w:val="640"/>
                  <w:marRight w:val="0"/>
                  <w:marTop w:val="0"/>
                  <w:marBottom w:val="0"/>
                  <w:divBdr>
                    <w:top w:val="none" w:sz="0" w:space="0" w:color="auto"/>
                    <w:left w:val="none" w:sz="0" w:space="0" w:color="auto"/>
                    <w:bottom w:val="none" w:sz="0" w:space="0" w:color="auto"/>
                    <w:right w:val="none" w:sz="0" w:space="0" w:color="auto"/>
                  </w:divBdr>
                </w:div>
                <w:div w:id="1570267085">
                  <w:marLeft w:val="640"/>
                  <w:marRight w:val="0"/>
                  <w:marTop w:val="0"/>
                  <w:marBottom w:val="0"/>
                  <w:divBdr>
                    <w:top w:val="none" w:sz="0" w:space="0" w:color="auto"/>
                    <w:left w:val="none" w:sz="0" w:space="0" w:color="auto"/>
                    <w:bottom w:val="none" w:sz="0" w:space="0" w:color="auto"/>
                    <w:right w:val="none" w:sz="0" w:space="0" w:color="auto"/>
                  </w:divBdr>
                </w:div>
                <w:div w:id="774977380">
                  <w:marLeft w:val="640"/>
                  <w:marRight w:val="0"/>
                  <w:marTop w:val="0"/>
                  <w:marBottom w:val="0"/>
                  <w:divBdr>
                    <w:top w:val="none" w:sz="0" w:space="0" w:color="auto"/>
                    <w:left w:val="none" w:sz="0" w:space="0" w:color="auto"/>
                    <w:bottom w:val="none" w:sz="0" w:space="0" w:color="auto"/>
                    <w:right w:val="none" w:sz="0" w:space="0" w:color="auto"/>
                  </w:divBdr>
                </w:div>
                <w:div w:id="1516920501">
                  <w:marLeft w:val="640"/>
                  <w:marRight w:val="0"/>
                  <w:marTop w:val="0"/>
                  <w:marBottom w:val="0"/>
                  <w:divBdr>
                    <w:top w:val="none" w:sz="0" w:space="0" w:color="auto"/>
                    <w:left w:val="none" w:sz="0" w:space="0" w:color="auto"/>
                    <w:bottom w:val="none" w:sz="0" w:space="0" w:color="auto"/>
                    <w:right w:val="none" w:sz="0" w:space="0" w:color="auto"/>
                  </w:divBdr>
                </w:div>
                <w:div w:id="162477530">
                  <w:marLeft w:val="640"/>
                  <w:marRight w:val="0"/>
                  <w:marTop w:val="0"/>
                  <w:marBottom w:val="0"/>
                  <w:divBdr>
                    <w:top w:val="none" w:sz="0" w:space="0" w:color="auto"/>
                    <w:left w:val="none" w:sz="0" w:space="0" w:color="auto"/>
                    <w:bottom w:val="none" w:sz="0" w:space="0" w:color="auto"/>
                    <w:right w:val="none" w:sz="0" w:space="0" w:color="auto"/>
                  </w:divBdr>
                </w:div>
                <w:div w:id="1557929474">
                  <w:marLeft w:val="640"/>
                  <w:marRight w:val="0"/>
                  <w:marTop w:val="0"/>
                  <w:marBottom w:val="0"/>
                  <w:divBdr>
                    <w:top w:val="none" w:sz="0" w:space="0" w:color="auto"/>
                    <w:left w:val="none" w:sz="0" w:space="0" w:color="auto"/>
                    <w:bottom w:val="none" w:sz="0" w:space="0" w:color="auto"/>
                    <w:right w:val="none" w:sz="0" w:space="0" w:color="auto"/>
                  </w:divBdr>
                </w:div>
                <w:div w:id="1940328994">
                  <w:marLeft w:val="640"/>
                  <w:marRight w:val="0"/>
                  <w:marTop w:val="0"/>
                  <w:marBottom w:val="0"/>
                  <w:divBdr>
                    <w:top w:val="none" w:sz="0" w:space="0" w:color="auto"/>
                    <w:left w:val="none" w:sz="0" w:space="0" w:color="auto"/>
                    <w:bottom w:val="none" w:sz="0" w:space="0" w:color="auto"/>
                    <w:right w:val="none" w:sz="0" w:space="0" w:color="auto"/>
                  </w:divBdr>
                </w:div>
                <w:div w:id="437215681">
                  <w:marLeft w:val="640"/>
                  <w:marRight w:val="0"/>
                  <w:marTop w:val="0"/>
                  <w:marBottom w:val="0"/>
                  <w:divBdr>
                    <w:top w:val="none" w:sz="0" w:space="0" w:color="auto"/>
                    <w:left w:val="none" w:sz="0" w:space="0" w:color="auto"/>
                    <w:bottom w:val="none" w:sz="0" w:space="0" w:color="auto"/>
                    <w:right w:val="none" w:sz="0" w:space="0" w:color="auto"/>
                  </w:divBdr>
                </w:div>
                <w:div w:id="66464421">
                  <w:marLeft w:val="640"/>
                  <w:marRight w:val="0"/>
                  <w:marTop w:val="0"/>
                  <w:marBottom w:val="0"/>
                  <w:divBdr>
                    <w:top w:val="none" w:sz="0" w:space="0" w:color="auto"/>
                    <w:left w:val="none" w:sz="0" w:space="0" w:color="auto"/>
                    <w:bottom w:val="none" w:sz="0" w:space="0" w:color="auto"/>
                    <w:right w:val="none" w:sz="0" w:space="0" w:color="auto"/>
                  </w:divBdr>
                </w:div>
                <w:div w:id="857431943">
                  <w:marLeft w:val="640"/>
                  <w:marRight w:val="0"/>
                  <w:marTop w:val="0"/>
                  <w:marBottom w:val="0"/>
                  <w:divBdr>
                    <w:top w:val="none" w:sz="0" w:space="0" w:color="auto"/>
                    <w:left w:val="none" w:sz="0" w:space="0" w:color="auto"/>
                    <w:bottom w:val="none" w:sz="0" w:space="0" w:color="auto"/>
                    <w:right w:val="none" w:sz="0" w:space="0" w:color="auto"/>
                  </w:divBdr>
                </w:div>
                <w:div w:id="1433940299">
                  <w:marLeft w:val="640"/>
                  <w:marRight w:val="0"/>
                  <w:marTop w:val="0"/>
                  <w:marBottom w:val="0"/>
                  <w:divBdr>
                    <w:top w:val="none" w:sz="0" w:space="0" w:color="auto"/>
                    <w:left w:val="none" w:sz="0" w:space="0" w:color="auto"/>
                    <w:bottom w:val="none" w:sz="0" w:space="0" w:color="auto"/>
                    <w:right w:val="none" w:sz="0" w:space="0" w:color="auto"/>
                  </w:divBdr>
                </w:div>
                <w:div w:id="1949265572">
                  <w:marLeft w:val="640"/>
                  <w:marRight w:val="0"/>
                  <w:marTop w:val="0"/>
                  <w:marBottom w:val="0"/>
                  <w:divBdr>
                    <w:top w:val="none" w:sz="0" w:space="0" w:color="auto"/>
                    <w:left w:val="none" w:sz="0" w:space="0" w:color="auto"/>
                    <w:bottom w:val="none" w:sz="0" w:space="0" w:color="auto"/>
                    <w:right w:val="none" w:sz="0" w:space="0" w:color="auto"/>
                  </w:divBdr>
                </w:div>
                <w:div w:id="1571958510">
                  <w:marLeft w:val="640"/>
                  <w:marRight w:val="0"/>
                  <w:marTop w:val="0"/>
                  <w:marBottom w:val="0"/>
                  <w:divBdr>
                    <w:top w:val="none" w:sz="0" w:space="0" w:color="auto"/>
                    <w:left w:val="none" w:sz="0" w:space="0" w:color="auto"/>
                    <w:bottom w:val="none" w:sz="0" w:space="0" w:color="auto"/>
                    <w:right w:val="none" w:sz="0" w:space="0" w:color="auto"/>
                  </w:divBdr>
                </w:div>
                <w:div w:id="1763989155">
                  <w:marLeft w:val="640"/>
                  <w:marRight w:val="0"/>
                  <w:marTop w:val="0"/>
                  <w:marBottom w:val="0"/>
                  <w:divBdr>
                    <w:top w:val="none" w:sz="0" w:space="0" w:color="auto"/>
                    <w:left w:val="none" w:sz="0" w:space="0" w:color="auto"/>
                    <w:bottom w:val="none" w:sz="0" w:space="0" w:color="auto"/>
                    <w:right w:val="none" w:sz="0" w:space="0" w:color="auto"/>
                  </w:divBdr>
                </w:div>
                <w:div w:id="1911957467">
                  <w:marLeft w:val="640"/>
                  <w:marRight w:val="0"/>
                  <w:marTop w:val="0"/>
                  <w:marBottom w:val="0"/>
                  <w:divBdr>
                    <w:top w:val="none" w:sz="0" w:space="0" w:color="auto"/>
                    <w:left w:val="none" w:sz="0" w:space="0" w:color="auto"/>
                    <w:bottom w:val="none" w:sz="0" w:space="0" w:color="auto"/>
                    <w:right w:val="none" w:sz="0" w:space="0" w:color="auto"/>
                  </w:divBdr>
                </w:div>
                <w:div w:id="779224246">
                  <w:marLeft w:val="640"/>
                  <w:marRight w:val="0"/>
                  <w:marTop w:val="0"/>
                  <w:marBottom w:val="0"/>
                  <w:divBdr>
                    <w:top w:val="none" w:sz="0" w:space="0" w:color="auto"/>
                    <w:left w:val="none" w:sz="0" w:space="0" w:color="auto"/>
                    <w:bottom w:val="none" w:sz="0" w:space="0" w:color="auto"/>
                    <w:right w:val="none" w:sz="0" w:space="0" w:color="auto"/>
                  </w:divBdr>
                </w:div>
                <w:div w:id="1704087937">
                  <w:marLeft w:val="640"/>
                  <w:marRight w:val="0"/>
                  <w:marTop w:val="0"/>
                  <w:marBottom w:val="0"/>
                  <w:divBdr>
                    <w:top w:val="none" w:sz="0" w:space="0" w:color="auto"/>
                    <w:left w:val="none" w:sz="0" w:space="0" w:color="auto"/>
                    <w:bottom w:val="none" w:sz="0" w:space="0" w:color="auto"/>
                    <w:right w:val="none" w:sz="0" w:space="0" w:color="auto"/>
                  </w:divBdr>
                </w:div>
                <w:div w:id="100146747">
                  <w:marLeft w:val="640"/>
                  <w:marRight w:val="0"/>
                  <w:marTop w:val="0"/>
                  <w:marBottom w:val="0"/>
                  <w:divBdr>
                    <w:top w:val="none" w:sz="0" w:space="0" w:color="auto"/>
                    <w:left w:val="none" w:sz="0" w:space="0" w:color="auto"/>
                    <w:bottom w:val="none" w:sz="0" w:space="0" w:color="auto"/>
                    <w:right w:val="none" w:sz="0" w:space="0" w:color="auto"/>
                  </w:divBdr>
                </w:div>
                <w:div w:id="182091040">
                  <w:marLeft w:val="640"/>
                  <w:marRight w:val="0"/>
                  <w:marTop w:val="0"/>
                  <w:marBottom w:val="0"/>
                  <w:divBdr>
                    <w:top w:val="none" w:sz="0" w:space="0" w:color="auto"/>
                    <w:left w:val="none" w:sz="0" w:space="0" w:color="auto"/>
                    <w:bottom w:val="none" w:sz="0" w:space="0" w:color="auto"/>
                    <w:right w:val="none" w:sz="0" w:space="0" w:color="auto"/>
                  </w:divBdr>
                </w:div>
                <w:div w:id="1648587299">
                  <w:marLeft w:val="640"/>
                  <w:marRight w:val="0"/>
                  <w:marTop w:val="0"/>
                  <w:marBottom w:val="0"/>
                  <w:divBdr>
                    <w:top w:val="none" w:sz="0" w:space="0" w:color="auto"/>
                    <w:left w:val="none" w:sz="0" w:space="0" w:color="auto"/>
                    <w:bottom w:val="none" w:sz="0" w:space="0" w:color="auto"/>
                    <w:right w:val="none" w:sz="0" w:space="0" w:color="auto"/>
                  </w:divBdr>
                </w:div>
                <w:div w:id="124663229">
                  <w:marLeft w:val="640"/>
                  <w:marRight w:val="0"/>
                  <w:marTop w:val="0"/>
                  <w:marBottom w:val="0"/>
                  <w:divBdr>
                    <w:top w:val="none" w:sz="0" w:space="0" w:color="auto"/>
                    <w:left w:val="none" w:sz="0" w:space="0" w:color="auto"/>
                    <w:bottom w:val="none" w:sz="0" w:space="0" w:color="auto"/>
                    <w:right w:val="none" w:sz="0" w:space="0" w:color="auto"/>
                  </w:divBdr>
                </w:div>
                <w:div w:id="1385444972">
                  <w:marLeft w:val="640"/>
                  <w:marRight w:val="0"/>
                  <w:marTop w:val="0"/>
                  <w:marBottom w:val="0"/>
                  <w:divBdr>
                    <w:top w:val="none" w:sz="0" w:space="0" w:color="auto"/>
                    <w:left w:val="none" w:sz="0" w:space="0" w:color="auto"/>
                    <w:bottom w:val="none" w:sz="0" w:space="0" w:color="auto"/>
                    <w:right w:val="none" w:sz="0" w:space="0" w:color="auto"/>
                  </w:divBdr>
                </w:div>
                <w:div w:id="1782727044">
                  <w:marLeft w:val="640"/>
                  <w:marRight w:val="0"/>
                  <w:marTop w:val="0"/>
                  <w:marBottom w:val="0"/>
                  <w:divBdr>
                    <w:top w:val="none" w:sz="0" w:space="0" w:color="auto"/>
                    <w:left w:val="none" w:sz="0" w:space="0" w:color="auto"/>
                    <w:bottom w:val="none" w:sz="0" w:space="0" w:color="auto"/>
                    <w:right w:val="none" w:sz="0" w:space="0" w:color="auto"/>
                  </w:divBdr>
                </w:div>
                <w:div w:id="1682975690">
                  <w:marLeft w:val="640"/>
                  <w:marRight w:val="0"/>
                  <w:marTop w:val="0"/>
                  <w:marBottom w:val="0"/>
                  <w:divBdr>
                    <w:top w:val="none" w:sz="0" w:space="0" w:color="auto"/>
                    <w:left w:val="none" w:sz="0" w:space="0" w:color="auto"/>
                    <w:bottom w:val="none" w:sz="0" w:space="0" w:color="auto"/>
                    <w:right w:val="none" w:sz="0" w:space="0" w:color="auto"/>
                  </w:divBdr>
                </w:div>
              </w:divsChild>
            </w:div>
            <w:div w:id="410080517">
              <w:marLeft w:val="0"/>
              <w:marRight w:val="0"/>
              <w:marTop w:val="0"/>
              <w:marBottom w:val="0"/>
              <w:divBdr>
                <w:top w:val="none" w:sz="0" w:space="0" w:color="auto"/>
                <w:left w:val="none" w:sz="0" w:space="0" w:color="auto"/>
                <w:bottom w:val="none" w:sz="0" w:space="0" w:color="auto"/>
                <w:right w:val="none" w:sz="0" w:space="0" w:color="auto"/>
              </w:divBdr>
              <w:divsChild>
                <w:div w:id="1655718223">
                  <w:marLeft w:val="640"/>
                  <w:marRight w:val="0"/>
                  <w:marTop w:val="0"/>
                  <w:marBottom w:val="0"/>
                  <w:divBdr>
                    <w:top w:val="none" w:sz="0" w:space="0" w:color="auto"/>
                    <w:left w:val="none" w:sz="0" w:space="0" w:color="auto"/>
                    <w:bottom w:val="none" w:sz="0" w:space="0" w:color="auto"/>
                    <w:right w:val="none" w:sz="0" w:space="0" w:color="auto"/>
                  </w:divBdr>
                </w:div>
                <w:div w:id="1730768143">
                  <w:marLeft w:val="640"/>
                  <w:marRight w:val="0"/>
                  <w:marTop w:val="0"/>
                  <w:marBottom w:val="0"/>
                  <w:divBdr>
                    <w:top w:val="none" w:sz="0" w:space="0" w:color="auto"/>
                    <w:left w:val="none" w:sz="0" w:space="0" w:color="auto"/>
                    <w:bottom w:val="none" w:sz="0" w:space="0" w:color="auto"/>
                    <w:right w:val="none" w:sz="0" w:space="0" w:color="auto"/>
                  </w:divBdr>
                </w:div>
                <w:div w:id="915894800">
                  <w:marLeft w:val="640"/>
                  <w:marRight w:val="0"/>
                  <w:marTop w:val="0"/>
                  <w:marBottom w:val="0"/>
                  <w:divBdr>
                    <w:top w:val="none" w:sz="0" w:space="0" w:color="auto"/>
                    <w:left w:val="none" w:sz="0" w:space="0" w:color="auto"/>
                    <w:bottom w:val="none" w:sz="0" w:space="0" w:color="auto"/>
                    <w:right w:val="none" w:sz="0" w:space="0" w:color="auto"/>
                  </w:divBdr>
                </w:div>
                <w:div w:id="1224104622">
                  <w:marLeft w:val="640"/>
                  <w:marRight w:val="0"/>
                  <w:marTop w:val="0"/>
                  <w:marBottom w:val="0"/>
                  <w:divBdr>
                    <w:top w:val="none" w:sz="0" w:space="0" w:color="auto"/>
                    <w:left w:val="none" w:sz="0" w:space="0" w:color="auto"/>
                    <w:bottom w:val="none" w:sz="0" w:space="0" w:color="auto"/>
                    <w:right w:val="none" w:sz="0" w:space="0" w:color="auto"/>
                  </w:divBdr>
                </w:div>
                <w:div w:id="116996069">
                  <w:marLeft w:val="640"/>
                  <w:marRight w:val="0"/>
                  <w:marTop w:val="0"/>
                  <w:marBottom w:val="0"/>
                  <w:divBdr>
                    <w:top w:val="none" w:sz="0" w:space="0" w:color="auto"/>
                    <w:left w:val="none" w:sz="0" w:space="0" w:color="auto"/>
                    <w:bottom w:val="none" w:sz="0" w:space="0" w:color="auto"/>
                    <w:right w:val="none" w:sz="0" w:space="0" w:color="auto"/>
                  </w:divBdr>
                </w:div>
                <w:div w:id="1273242415">
                  <w:marLeft w:val="640"/>
                  <w:marRight w:val="0"/>
                  <w:marTop w:val="0"/>
                  <w:marBottom w:val="0"/>
                  <w:divBdr>
                    <w:top w:val="none" w:sz="0" w:space="0" w:color="auto"/>
                    <w:left w:val="none" w:sz="0" w:space="0" w:color="auto"/>
                    <w:bottom w:val="none" w:sz="0" w:space="0" w:color="auto"/>
                    <w:right w:val="none" w:sz="0" w:space="0" w:color="auto"/>
                  </w:divBdr>
                </w:div>
                <w:div w:id="28184212">
                  <w:marLeft w:val="640"/>
                  <w:marRight w:val="0"/>
                  <w:marTop w:val="0"/>
                  <w:marBottom w:val="0"/>
                  <w:divBdr>
                    <w:top w:val="none" w:sz="0" w:space="0" w:color="auto"/>
                    <w:left w:val="none" w:sz="0" w:space="0" w:color="auto"/>
                    <w:bottom w:val="none" w:sz="0" w:space="0" w:color="auto"/>
                    <w:right w:val="none" w:sz="0" w:space="0" w:color="auto"/>
                  </w:divBdr>
                </w:div>
                <w:div w:id="684944132">
                  <w:marLeft w:val="640"/>
                  <w:marRight w:val="0"/>
                  <w:marTop w:val="0"/>
                  <w:marBottom w:val="0"/>
                  <w:divBdr>
                    <w:top w:val="none" w:sz="0" w:space="0" w:color="auto"/>
                    <w:left w:val="none" w:sz="0" w:space="0" w:color="auto"/>
                    <w:bottom w:val="none" w:sz="0" w:space="0" w:color="auto"/>
                    <w:right w:val="none" w:sz="0" w:space="0" w:color="auto"/>
                  </w:divBdr>
                </w:div>
                <w:div w:id="1668631671">
                  <w:marLeft w:val="640"/>
                  <w:marRight w:val="0"/>
                  <w:marTop w:val="0"/>
                  <w:marBottom w:val="0"/>
                  <w:divBdr>
                    <w:top w:val="none" w:sz="0" w:space="0" w:color="auto"/>
                    <w:left w:val="none" w:sz="0" w:space="0" w:color="auto"/>
                    <w:bottom w:val="none" w:sz="0" w:space="0" w:color="auto"/>
                    <w:right w:val="none" w:sz="0" w:space="0" w:color="auto"/>
                  </w:divBdr>
                </w:div>
                <w:div w:id="925960321">
                  <w:marLeft w:val="640"/>
                  <w:marRight w:val="0"/>
                  <w:marTop w:val="0"/>
                  <w:marBottom w:val="0"/>
                  <w:divBdr>
                    <w:top w:val="none" w:sz="0" w:space="0" w:color="auto"/>
                    <w:left w:val="none" w:sz="0" w:space="0" w:color="auto"/>
                    <w:bottom w:val="none" w:sz="0" w:space="0" w:color="auto"/>
                    <w:right w:val="none" w:sz="0" w:space="0" w:color="auto"/>
                  </w:divBdr>
                </w:div>
                <w:div w:id="39869772">
                  <w:marLeft w:val="640"/>
                  <w:marRight w:val="0"/>
                  <w:marTop w:val="0"/>
                  <w:marBottom w:val="0"/>
                  <w:divBdr>
                    <w:top w:val="none" w:sz="0" w:space="0" w:color="auto"/>
                    <w:left w:val="none" w:sz="0" w:space="0" w:color="auto"/>
                    <w:bottom w:val="none" w:sz="0" w:space="0" w:color="auto"/>
                    <w:right w:val="none" w:sz="0" w:space="0" w:color="auto"/>
                  </w:divBdr>
                </w:div>
                <w:div w:id="1598371680">
                  <w:marLeft w:val="640"/>
                  <w:marRight w:val="0"/>
                  <w:marTop w:val="0"/>
                  <w:marBottom w:val="0"/>
                  <w:divBdr>
                    <w:top w:val="none" w:sz="0" w:space="0" w:color="auto"/>
                    <w:left w:val="none" w:sz="0" w:space="0" w:color="auto"/>
                    <w:bottom w:val="none" w:sz="0" w:space="0" w:color="auto"/>
                    <w:right w:val="none" w:sz="0" w:space="0" w:color="auto"/>
                  </w:divBdr>
                </w:div>
                <w:div w:id="1326662130">
                  <w:marLeft w:val="640"/>
                  <w:marRight w:val="0"/>
                  <w:marTop w:val="0"/>
                  <w:marBottom w:val="0"/>
                  <w:divBdr>
                    <w:top w:val="none" w:sz="0" w:space="0" w:color="auto"/>
                    <w:left w:val="none" w:sz="0" w:space="0" w:color="auto"/>
                    <w:bottom w:val="none" w:sz="0" w:space="0" w:color="auto"/>
                    <w:right w:val="none" w:sz="0" w:space="0" w:color="auto"/>
                  </w:divBdr>
                </w:div>
                <w:div w:id="1750080000">
                  <w:marLeft w:val="640"/>
                  <w:marRight w:val="0"/>
                  <w:marTop w:val="0"/>
                  <w:marBottom w:val="0"/>
                  <w:divBdr>
                    <w:top w:val="none" w:sz="0" w:space="0" w:color="auto"/>
                    <w:left w:val="none" w:sz="0" w:space="0" w:color="auto"/>
                    <w:bottom w:val="none" w:sz="0" w:space="0" w:color="auto"/>
                    <w:right w:val="none" w:sz="0" w:space="0" w:color="auto"/>
                  </w:divBdr>
                </w:div>
                <w:div w:id="489054413">
                  <w:marLeft w:val="640"/>
                  <w:marRight w:val="0"/>
                  <w:marTop w:val="0"/>
                  <w:marBottom w:val="0"/>
                  <w:divBdr>
                    <w:top w:val="none" w:sz="0" w:space="0" w:color="auto"/>
                    <w:left w:val="none" w:sz="0" w:space="0" w:color="auto"/>
                    <w:bottom w:val="none" w:sz="0" w:space="0" w:color="auto"/>
                    <w:right w:val="none" w:sz="0" w:space="0" w:color="auto"/>
                  </w:divBdr>
                </w:div>
                <w:div w:id="958805896">
                  <w:marLeft w:val="640"/>
                  <w:marRight w:val="0"/>
                  <w:marTop w:val="0"/>
                  <w:marBottom w:val="0"/>
                  <w:divBdr>
                    <w:top w:val="none" w:sz="0" w:space="0" w:color="auto"/>
                    <w:left w:val="none" w:sz="0" w:space="0" w:color="auto"/>
                    <w:bottom w:val="none" w:sz="0" w:space="0" w:color="auto"/>
                    <w:right w:val="none" w:sz="0" w:space="0" w:color="auto"/>
                  </w:divBdr>
                </w:div>
                <w:div w:id="526798657">
                  <w:marLeft w:val="640"/>
                  <w:marRight w:val="0"/>
                  <w:marTop w:val="0"/>
                  <w:marBottom w:val="0"/>
                  <w:divBdr>
                    <w:top w:val="none" w:sz="0" w:space="0" w:color="auto"/>
                    <w:left w:val="none" w:sz="0" w:space="0" w:color="auto"/>
                    <w:bottom w:val="none" w:sz="0" w:space="0" w:color="auto"/>
                    <w:right w:val="none" w:sz="0" w:space="0" w:color="auto"/>
                  </w:divBdr>
                </w:div>
                <w:div w:id="1514950525">
                  <w:marLeft w:val="640"/>
                  <w:marRight w:val="0"/>
                  <w:marTop w:val="0"/>
                  <w:marBottom w:val="0"/>
                  <w:divBdr>
                    <w:top w:val="none" w:sz="0" w:space="0" w:color="auto"/>
                    <w:left w:val="none" w:sz="0" w:space="0" w:color="auto"/>
                    <w:bottom w:val="none" w:sz="0" w:space="0" w:color="auto"/>
                    <w:right w:val="none" w:sz="0" w:space="0" w:color="auto"/>
                  </w:divBdr>
                </w:div>
                <w:div w:id="827207086">
                  <w:marLeft w:val="640"/>
                  <w:marRight w:val="0"/>
                  <w:marTop w:val="0"/>
                  <w:marBottom w:val="0"/>
                  <w:divBdr>
                    <w:top w:val="none" w:sz="0" w:space="0" w:color="auto"/>
                    <w:left w:val="none" w:sz="0" w:space="0" w:color="auto"/>
                    <w:bottom w:val="none" w:sz="0" w:space="0" w:color="auto"/>
                    <w:right w:val="none" w:sz="0" w:space="0" w:color="auto"/>
                  </w:divBdr>
                </w:div>
                <w:div w:id="656151228">
                  <w:marLeft w:val="640"/>
                  <w:marRight w:val="0"/>
                  <w:marTop w:val="0"/>
                  <w:marBottom w:val="0"/>
                  <w:divBdr>
                    <w:top w:val="none" w:sz="0" w:space="0" w:color="auto"/>
                    <w:left w:val="none" w:sz="0" w:space="0" w:color="auto"/>
                    <w:bottom w:val="none" w:sz="0" w:space="0" w:color="auto"/>
                    <w:right w:val="none" w:sz="0" w:space="0" w:color="auto"/>
                  </w:divBdr>
                </w:div>
                <w:div w:id="1725714024">
                  <w:marLeft w:val="640"/>
                  <w:marRight w:val="0"/>
                  <w:marTop w:val="0"/>
                  <w:marBottom w:val="0"/>
                  <w:divBdr>
                    <w:top w:val="none" w:sz="0" w:space="0" w:color="auto"/>
                    <w:left w:val="none" w:sz="0" w:space="0" w:color="auto"/>
                    <w:bottom w:val="none" w:sz="0" w:space="0" w:color="auto"/>
                    <w:right w:val="none" w:sz="0" w:space="0" w:color="auto"/>
                  </w:divBdr>
                </w:div>
                <w:div w:id="471144148">
                  <w:marLeft w:val="640"/>
                  <w:marRight w:val="0"/>
                  <w:marTop w:val="0"/>
                  <w:marBottom w:val="0"/>
                  <w:divBdr>
                    <w:top w:val="none" w:sz="0" w:space="0" w:color="auto"/>
                    <w:left w:val="none" w:sz="0" w:space="0" w:color="auto"/>
                    <w:bottom w:val="none" w:sz="0" w:space="0" w:color="auto"/>
                    <w:right w:val="none" w:sz="0" w:space="0" w:color="auto"/>
                  </w:divBdr>
                </w:div>
                <w:div w:id="1136333868">
                  <w:marLeft w:val="640"/>
                  <w:marRight w:val="0"/>
                  <w:marTop w:val="0"/>
                  <w:marBottom w:val="0"/>
                  <w:divBdr>
                    <w:top w:val="none" w:sz="0" w:space="0" w:color="auto"/>
                    <w:left w:val="none" w:sz="0" w:space="0" w:color="auto"/>
                    <w:bottom w:val="none" w:sz="0" w:space="0" w:color="auto"/>
                    <w:right w:val="none" w:sz="0" w:space="0" w:color="auto"/>
                  </w:divBdr>
                </w:div>
                <w:div w:id="1146899634">
                  <w:marLeft w:val="640"/>
                  <w:marRight w:val="0"/>
                  <w:marTop w:val="0"/>
                  <w:marBottom w:val="0"/>
                  <w:divBdr>
                    <w:top w:val="none" w:sz="0" w:space="0" w:color="auto"/>
                    <w:left w:val="none" w:sz="0" w:space="0" w:color="auto"/>
                    <w:bottom w:val="none" w:sz="0" w:space="0" w:color="auto"/>
                    <w:right w:val="none" w:sz="0" w:space="0" w:color="auto"/>
                  </w:divBdr>
                </w:div>
                <w:div w:id="1243292188">
                  <w:marLeft w:val="640"/>
                  <w:marRight w:val="0"/>
                  <w:marTop w:val="0"/>
                  <w:marBottom w:val="0"/>
                  <w:divBdr>
                    <w:top w:val="none" w:sz="0" w:space="0" w:color="auto"/>
                    <w:left w:val="none" w:sz="0" w:space="0" w:color="auto"/>
                    <w:bottom w:val="none" w:sz="0" w:space="0" w:color="auto"/>
                    <w:right w:val="none" w:sz="0" w:space="0" w:color="auto"/>
                  </w:divBdr>
                </w:div>
                <w:div w:id="798650981">
                  <w:marLeft w:val="640"/>
                  <w:marRight w:val="0"/>
                  <w:marTop w:val="0"/>
                  <w:marBottom w:val="0"/>
                  <w:divBdr>
                    <w:top w:val="none" w:sz="0" w:space="0" w:color="auto"/>
                    <w:left w:val="none" w:sz="0" w:space="0" w:color="auto"/>
                    <w:bottom w:val="none" w:sz="0" w:space="0" w:color="auto"/>
                    <w:right w:val="none" w:sz="0" w:space="0" w:color="auto"/>
                  </w:divBdr>
                </w:div>
                <w:div w:id="1700743753">
                  <w:marLeft w:val="640"/>
                  <w:marRight w:val="0"/>
                  <w:marTop w:val="0"/>
                  <w:marBottom w:val="0"/>
                  <w:divBdr>
                    <w:top w:val="none" w:sz="0" w:space="0" w:color="auto"/>
                    <w:left w:val="none" w:sz="0" w:space="0" w:color="auto"/>
                    <w:bottom w:val="none" w:sz="0" w:space="0" w:color="auto"/>
                    <w:right w:val="none" w:sz="0" w:space="0" w:color="auto"/>
                  </w:divBdr>
                </w:div>
                <w:div w:id="979074548">
                  <w:marLeft w:val="640"/>
                  <w:marRight w:val="0"/>
                  <w:marTop w:val="0"/>
                  <w:marBottom w:val="0"/>
                  <w:divBdr>
                    <w:top w:val="none" w:sz="0" w:space="0" w:color="auto"/>
                    <w:left w:val="none" w:sz="0" w:space="0" w:color="auto"/>
                    <w:bottom w:val="none" w:sz="0" w:space="0" w:color="auto"/>
                    <w:right w:val="none" w:sz="0" w:space="0" w:color="auto"/>
                  </w:divBdr>
                </w:div>
                <w:div w:id="289747857">
                  <w:marLeft w:val="640"/>
                  <w:marRight w:val="0"/>
                  <w:marTop w:val="0"/>
                  <w:marBottom w:val="0"/>
                  <w:divBdr>
                    <w:top w:val="none" w:sz="0" w:space="0" w:color="auto"/>
                    <w:left w:val="none" w:sz="0" w:space="0" w:color="auto"/>
                    <w:bottom w:val="none" w:sz="0" w:space="0" w:color="auto"/>
                    <w:right w:val="none" w:sz="0" w:space="0" w:color="auto"/>
                  </w:divBdr>
                </w:div>
                <w:div w:id="590700511">
                  <w:marLeft w:val="640"/>
                  <w:marRight w:val="0"/>
                  <w:marTop w:val="0"/>
                  <w:marBottom w:val="0"/>
                  <w:divBdr>
                    <w:top w:val="none" w:sz="0" w:space="0" w:color="auto"/>
                    <w:left w:val="none" w:sz="0" w:space="0" w:color="auto"/>
                    <w:bottom w:val="none" w:sz="0" w:space="0" w:color="auto"/>
                    <w:right w:val="none" w:sz="0" w:space="0" w:color="auto"/>
                  </w:divBdr>
                </w:div>
                <w:div w:id="406073985">
                  <w:marLeft w:val="640"/>
                  <w:marRight w:val="0"/>
                  <w:marTop w:val="0"/>
                  <w:marBottom w:val="0"/>
                  <w:divBdr>
                    <w:top w:val="none" w:sz="0" w:space="0" w:color="auto"/>
                    <w:left w:val="none" w:sz="0" w:space="0" w:color="auto"/>
                    <w:bottom w:val="none" w:sz="0" w:space="0" w:color="auto"/>
                    <w:right w:val="none" w:sz="0" w:space="0" w:color="auto"/>
                  </w:divBdr>
                </w:div>
                <w:div w:id="1068697343">
                  <w:marLeft w:val="640"/>
                  <w:marRight w:val="0"/>
                  <w:marTop w:val="0"/>
                  <w:marBottom w:val="0"/>
                  <w:divBdr>
                    <w:top w:val="none" w:sz="0" w:space="0" w:color="auto"/>
                    <w:left w:val="none" w:sz="0" w:space="0" w:color="auto"/>
                    <w:bottom w:val="none" w:sz="0" w:space="0" w:color="auto"/>
                    <w:right w:val="none" w:sz="0" w:space="0" w:color="auto"/>
                  </w:divBdr>
                </w:div>
                <w:div w:id="381515798">
                  <w:marLeft w:val="640"/>
                  <w:marRight w:val="0"/>
                  <w:marTop w:val="0"/>
                  <w:marBottom w:val="0"/>
                  <w:divBdr>
                    <w:top w:val="none" w:sz="0" w:space="0" w:color="auto"/>
                    <w:left w:val="none" w:sz="0" w:space="0" w:color="auto"/>
                    <w:bottom w:val="none" w:sz="0" w:space="0" w:color="auto"/>
                    <w:right w:val="none" w:sz="0" w:space="0" w:color="auto"/>
                  </w:divBdr>
                </w:div>
                <w:div w:id="629437780">
                  <w:marLeft w:val="640"/>
                  <w:marRight w:val="0"/>
                  <w:marTop w:val="0"/>
                  <w:marBottom w:val="0"/>
                  <w:divBdr>
                    <w:top w:val="none" w:sz="0" w:space="0" w:color="auto"/>
                    <w:left w:val="none" w:sz="0" w:space="0" w:color="auto"/>
                    <w:bottom w:val="none" w:sz="0" w:space="0" w:color="auto"/>
                    <w:right w:val="none" w:sz="0" w:space="0" w:color="auto"/>
                  </w:divBdr>
                </w:div>
                <w:div w:id="1388527477">
                  <w:marLeft w:val="640"/>
                  <w:marRight w:val="0"/>
                  <w:marTop w:val="0"/>
                  <w:marBottom w:val="0"/>
                  <w:divBdr>
                    <w:top w:val="none" w:sz="0" w:space="0" w:color="auto"/>
                    <w:left w:val="none" w:sz="0" w:space="0" w:color="auto"/>
                    <w:bottom w:val="none" w:sz="0" w:space="0" w:color="auto"/>
                    <w:right w:val="none" w:sz="0" w:space="0" w:color="auto"/>
                  </w:divBdr>
                </w:div>
                <w:div w:id="1140271588">
                  <w:marLeft w:val="640"/>
                  <w:marRight w:val="0"/>
                  <w:marTop w:val="0"/>
                  <w:marBottom w:val="0"/>
                  <w:divBdr>
                    <w:top w:val="none" w:sz="0" w:space="0" w:color="auto"/>
                    <w:left w:val="none" w:sz="0" w:space="0" w:color="auto"/>
                    <w:bottom w:val="none" w:sz="0" w:space="0" w:color="auto"/>
                    <w:right w:val="none" w:sz="0" w:space="0" w:color="auto"/>
                  </w:divBdr>
                </w:div>
                <w:div w:id="823357135">
                  <w:marLeft w:val="640"/>
                  <w:marRight w:val="0"/>
                  <w:marTop w:val="0"/>
                  <w:marBottom w:val="0"/>
                  <w:divBdr>
                    <w:top w:val="none" w:sz="0" w:space="0" w:color="auto"/>
                    <w:left w:val="none" w:sz="0" w:space="0" w:color="auto"/>
                    <w:bottom w:val="none" w:sz="0" w:space="0" w:color="auto"/>
                    <w:right w:val="none" w:sz="0" w:space="0" w:color="auto"/>
                  </w:divBdr>
                </w:div>
                <w:div w:id="213398228">
                  <w:marLeft w:val="640"/>
                  <w:marRight w:val="0"/>
                  <w:marTop w:val="0"/>
                  <w:marBottom w:val="0"/>
                  <w:divBdr>
                    <w:top w:val="none" w:sz="0" w:space="0" w:color="auto"/>
                    <w:left w:val="none" w:sz="0" w:space="0" w:color="auto"/>
                    <w:bottom w:val="none" w:sz="0" w:space="0" w:color="auto"/>
                    <w:right w:val="none" w:sz="0" w:space="0" w:color="auto"/>
                  </w:divBdr>
                </w:div>
                <w:div w:id="219829498">
                  <w:marLeft w:val="640"/>
                  <w:marRight w:val="0"/>
                  <w:marTop w:val="0"/>
                  <w:marBottom w:val="0"/>
                  <w:divBdr>
                    <w:top w:val="none" w:sz="0" w:space="0" w:color="auto"/>
                    <w:left w:val="none" w:sz="0" w:space="0" w:color="auto"/>
                    <w:bottom w:val="none" w:sz="0" w:space="0" w:color="auto"/>
                    <w:right w:val="none" w:sz="0" w:space="0" w:color="auto"/>
                  </w:divBdr>
                </w:div>
                <w:div w:id="34432460">
                  <w:marLeft w:val="640"/>
                  <w:marRight w:val="0"/>
                  <w:marTop w:val="0"/>
                  <w:marBottom w:val="0"/>
                  <w:divBdr>
                    <w:top w:val="none" w:sz="0" w:space="0" w:color="auto"/>
                    <w:left w:val="none" w:sz="0" w:space="0" w:color="auto"/>
                    <w:bottom w:val="none" w:sz="0" w:space="0" w:color="auto"/>
                    <w:right w:val="none" w:sz="0" w:space="0" w:color="auto"/>
                  </w:divBdr>
                </w:div>
                <w:div w:id="925458033">
                  <w:marLeft w:val="640"/>
                  <w:marRight w:val="0"/>
                  <w:marTop w:val="0"/>
                  <w:marBottom w:val="0"/>
                  <w:divBdr>
                    <w:top w:val="none" w:sz="0" w:space="0" w:color="auto"/>
                    <w:left w:val="none" w:sz="0" w:space="0" w:color="auto"/>
                    <w:bottom w:val="none" w:sz="0" w:space="0" w:color="auto"/>
                    <w:right w:val="none" w:sz="0" w:space="0" w:color="auto"/>
                  </w:divBdr>
                </w:div>
                <w:div w:id="204295024">
                  <w:marLeft w:val="640"/>
                  <w:marRight w:val="0"/>
                  <w:marTop w:val="0"/>
                  <w:marBottom w:val="0"/>
                  <w:divBdr>
                    <w:top w:val="none" w:sz="0" w:space="0" w:color="auto"/>
                    <w:left w:val="none" w:sz="0" w:space="0" w:color="auto"/>
                    <w:bottom w:val="none" w:sz="0" w:space="0" w:color="auto"/>
                    <w:right w:val="none" w:sz="0" w:space="0" w:color="auto"/>
                  </w:divBdr>
                </w:div>
                <w:div w:id="395056279">
                  <w:marLeft w:val="640"/>
                  <w:marRight w:val="0"/>
                  <w:marTop w:val="0"/>
                  <w:marBottom w:val="0"/>
                  <w:divBdr>
                    <w:top w:val="none" w:sz="0" w:space="0" w:color="auto"/>
                    <w:left w:val="none" w:sz="0" w:space="0" w:color="auto"/>
                    <w:bottom w:val="none" w:sz="0" w:space="0" w:color="auto"/>
                    <w:right w:val="none" w:sz="0" w:space="0" w:color="auto"/>
                  </w:divBdr>
                </w:div>
                <w:div w:id="1561549033">
                  <w:marLeft w:val="640"/>
                  <w:marRight w:val="0"/>
                  <w:marTop w:val="0"/>
                  <w:marBottom w:val="0"/>
                  <w:divBdr>
                    <w:top w:val="none" w:sz="0" w:space="0" w:color="auto"/>
                    <w:left w:val="none" w:sz="0" w:space="0" w:color="auto"/>
                    <w:bottom w:val="none" w:sz="0" w:space="0" w:color="auto"/>
                    <w:right w:val="none" w:sz="0" w:space="0" w:color="auto"/>
                  </w:divBdr>
                </w:div>
                <w:div w:id="1514683798">
                  <w:marLeft w:val="640"/>
                  <w:marRight w:val="0"/>
                  <w:marTop w:val="0"/>
                  <w:marBottom w:val="0"/>
                  <w:divBdr>
                    <w:top w:val="none" w:sz="0" w:space="0" w:color="auto"/>
                    <w:left w:val="none" w:sz="0" w:space="0" w:color="auto"/>
                    <w:bottom w:val="none" w:sz="0" w:space="0" w:color="auto"/>
                    <w:right w:val="none" w:sz="0" w:space="0" w:color="auto"/>
                  </w:divBdr>
                </w:div>
                <w:div w:id="184877467">
                  <w:marLeft w:val="640"/>
                  <w:marRight w:val="0"/>
                  <w:marTop w:val="0"/>
                  <w:marBottom w:val="0"/>
                  <w:divBdr>
                    <w:top w:val="none" w:sz="0" w:space="0" w:color="auto"/>
                    <w:left w:val="none" w:sz="0" w:space="0" w:color="auto"/>
                    <w:bottom w:val="none" w:sz="0" w:space="0" w:color="auto"/>
                    <w:right w:val="none" w:sz="0" w:space="0" w:color="auto"/>
                  </w:divBdr>
                </w:div>
                <w:div w:id="1111121451">
                  <w:marLeft w:val="640"/>
                  <w:marRight w:val="0"/>
                  <w:marTop w:val="0"/>
                  <w:marBottom w:val="0"/>
                  <w:divBdr>
                    <w:top w:val="none" w:sz="0" w:space="0" w:color="auto"/>
                    <w:left w:val="none" w:sz="0" w:space="0" w:color="auto"/>
                    <w:bottom w:val="none" w:sz="0" w:space="0" w:color="auto"/>
                    <w:right w:val="none" w:sz="0" w:space="0" w:color="auto"/>
                  </w:divBdr>
                </w:div>
                <w:div w:id="476261836">
                  <w:marLeft w:val="640"/>
                  <w:marRight w:val="0"/>
                  <w:marTop w:val="0"/>
                  <w:marBottom w:val="0"/>
                  <w:divBdr>
                    <w:top w:val="none" w:sz="0" w:space="0" w:color="auto"/>
                    <w:left w:val="none" w:sz="0" w:space="0" w:color="auto"/>
                    <w:bottom w:val="none" w:sz="0" w:space="0" w:color="auto"/>
                    <w:right w:val="none" w:sz="0" w:space="0" w:color="auto"/>
                  </w:divBdr>
                </w:div>
                <w:div w:id="523517461">
                  <w:marLeft w:val="640"/>
                  <w:marRight w:val="0"/>
                  <w:marTop w:val="0"/>
                  <w:marBottom w:val="0"/>
                  <w:divBdr>
                    <w:top w:val="none" w:sz="0" w:space="0" w:color="auto"/>
                    <w:left w:val="none" w:sz="0" w:space="0" w:color="auto"/>
                    <w:bottom w:val="none" w:sz="0" w:space="0" w:color="auto"/>
                    <w:right w:val="none" w:sz="0" w:space="0" w:color="auto"/>
                  </w:divBdr>
                </w:div>
                <w:div w:id="1599096961">
                  <w:marLeft w:val="640"/>
                  <w:marRight w:val="0"/>
                  <w:marTop w:val="0"/>
                  <w:marBottom w:val="0"/>
                  <w:divBdr>
                    <w:top w:val="none" w:sz="0" w:space="0" w:color="auto"/>
                    <w:left w:val="none" w:sz="0" w:space="0" w:color="auto"/>
                    <w:bottom w:val="none" w:sz="0" w:space="0" w:color="auto"/>
                    <w:right w:val="none" w:sz="0" w:space="0" w:color="auto"/>
                  </w:divBdr>
                </w:div>
                <w:div w:id="802696044">
                  <w:marLeft w:val="640"/>
                  <w:marRight w:val="0"/>
                  <w:marTop w:val="0"/>
                  <w:marBottom w:val="0"/>
                  <w:divBdr>
                    <w:top w:val="none" w:sz="0" w:space="0" w:color="auto"/>
                    <w:left w:val="none" w:sz="0" w:space="0" w:color="auto"/>
                    <w:bottom w:val="none" w:sz="0" w:space="0" w:color="auto"/>
                    <w:right w:val="none" w:sz="0" w:space="0" w:color="auto"/>
                  </w:divBdr>
                </w:div>
                <w:div w:id="825242700">
                  <w:marLeft w:val="640"/>
                  <w:marRight w:val="0"/>
                  <w:marTop w:val="0"/>
                  <w:marBottom w:val="0"/>
                  <w:divBdr>
                    <w:top w:val="none" w:sz="0" w:space="0" w:color="auto"/>
                    <w:left w:val="none" w:sz="0" w:space="0" w:color="auto"/>
                    <w:bottom w:val="none" w:sz="0" w:space="0" w:color="auto"/>
                    <w:right w:val="none" w:sz="0" w:space="0" w:color="auto"/>
                  </w:divBdr>
                </w:div>
                <w:div w:id="1835946956">
                  <w:marLeft w:val="640"/>
                  <w:marRight w:val="0"/>
                  <w:marTop w:val="0"/>
                  <w:marBottom w:val="0"/>
                  <w:divBdr>
                    <w:top w:val="none" w:sz="0" w:space="0" w:color="auto"/>
                    <w:left w:val="none" w:sz="0" w:space="0" w:color="auto"/>
                    <w:bottom w:val="none" w:sz="0" w:space="0" w:color="auto"/>
                    <w:right w:val="none" w:sz="0" w:space="0" w:color="auto"/>
                  </w:divBdr>
                </w:div>
                <w:div w:id="136799637">
                  <w:marLeft w:val="640"/>
                  <w:marRight w:val="0"/>
                  <w:marTop w:val="0"/>
                  <w:marBottom w:val="0"/>
                  <w:divBdr>
                    <w:top w:val="none" w:sz="0" w:space="0" w:color="auto"/>
                    <w:left w:val="none" w:sz="0" w:space="0" w:color="auto"/>
                    <w:bottom w:val="none" w:sz="0" w:space="0" w:color="auto"/>
                    <w:right w:val="none" w:sz="0" w:space="0" w:color="auto"/>
                  </w:divBdr>
                </w:div>
                <w:div w:id="1038043607">
                  <w:marLeft w:val="640"/>
                  <w:marRight w:val="0"/>
                  <w:marTop w:val="0"/>
                  <w:marBottom w:val="0"/>
                  <w:divBdr>
                    <w:top w:val="none" w:sz="0" w:space="0" w:color="auto"/>
                    <w:left w:val="none" w:sz="0" w:space="0" w:color="auto"/>
                    <w:bottom w:val="none" w:sz="0" w:space="0" w:color="auto"/>
                    <w:right w:val="none" w:sz="0" w:space="0" w:color="auto"/>
                  </w:divBdr>
                </w:div>
                <w:div w:id="324937461">
                  <w:marLeft w:val="640"/>
                  <w:marRight w:val="0"/>
                  <w:marTop w:val="0"/>
                  <w:marBottom w:val="0"/>
                  <w:divBdr>
                    <w:top w:val="none" w:sz="0" w:space="0" w:color="auto"/>
                    <w:left w:val="none" w:sz="0" w:space="0" w:color="auto"/>
                    <w:bottom w:val="none" w:sz="0" w:space="0" w:color="auto"/>
                    <w:right w:val="none" w:sz="0" w:space="0" w:color="auto"/>
                  </w:divBdr>
                </w:div>
                <w:div w:id="94636855">
                  <w:marLeft w:val="640"/>
                  <w:marRight w:val="0"/>
                  <w:marTop w:val="0"/>
                  <w:marBottom w:val="0"/>
                  <w:divBdr>
                    <w:top w:val="none" w:sz="0" w:space="0" w:color="auto"/>
                    <w:left w:val="none" w:sz="0" w:space="0" w:color="auto"/>
                    <w:bottom w:val="none" w:sz="0" w:space="0" w:color="auto"/>
                    <w:right w:val="none" w:sz="0" w:space="0" w:color="auto"/>
                  </w:divBdr>
                </w:div>
                <w:div w:id="746657804">
                  <w:marLeft w:val="640"/>
                  <w:marRight w:val="0"/>
                  <w:marTop w:val="0"/>
                  <w:marBottom w:val="0"/>
                  <w:divBdr>
                    <w:top w:val="none" w:sz="0" w:space="0" w:color="auto"/>
                    <w:left w:val="none" w:sz="0" w:space="0" w:color="auto"/>
                    <w:bottom w:val="none" w:sz="0" w:space="0" w:color="auto"/>
                    <w:right w:val="none" w:sz="0" w:space="0" w:color="auto"/>
                  </w:divBdr>
                </w:div>
                <w:div w:id="1429352383">
                  <w:marLeft w:val="640"/>
                  <w:marRight w:val="0"/>
                  <w:marTop w:val="0"/>
                  <w:marBottom w:val="0"/>
                  <w:divBdr>
                    <w:top w:val="none" w:sz="0" w:space="0" w:color="auto"/>
                    <w:left w:val="none" w:sz="0" w:space="0" w:color="auto"/>
                    <w:bottom w:val="none" w:sz="0" w:space="0" w:color="auto"/>
                    <w:right w:val="none" w:sz="0" w:space="0" w:color="auto"/>
                  </w:divBdr>
                </w:div>
                <w:div w:id="2038114629">
                  <w:marLeft w:val="640"/>
                  <w:marRight w:val="0"/>
                  <w:marTop w:val="0"/>
                  <w:marBottom w:val="0"/>
                  <w:divBdr>
                    <w:top w:val="none" w:sz="0" w:space="0" w:color="auto"/>
                    <w:left w:val="none" w:sz="0" w:space="0" w:color="auto"/>
                    <w:bottom w:val="none" w:sz="0" w:space="0" w:color="auto"/>
                    <w:right w:val="none" w:sz="0" w:space="0" w:color="auto"/>
                  </w:divBdr>
                </w:div>
                <w:div w:id="776290420">
                  <w:marLeft w:val="640"/>
                  <w:marRight w:val="0"/>
                  <w:marTop w:val="0"/>
                  <w:marBottom w:val="0"/>
                  <w:divBdr>
                    <w:top w:val="none" w:sz="0" w:space="0" w:color="auto"/>
                    <w:left w:val="none" w:sz="0" w:space="0" w:color="auto"/>
                    <w:bottom w:val="none" w:sz="0" w:space="0" w:color="auto"/>
                    <w:right w:val="none" w:sz="0" w:space="0" w:color="auto"/>
                  </w:divBdr>
                </w:div>
                <w:div w:id="1173179016">
                  <w:marLeft w:val="640"/>
                  <w:marRight w:val="0"/>
                  <w:marTop w:val="0"/>
                  <w:marBottom w:val="0"/>
                  <w:divBdr>
                    <w:top w:val="none" w:sz="0" w:space="0" w:color="auto"/>
                    <w:left w:val="none" w:sz="0" w:space="0" w:color="auto"/>
                    <w:bottom w:val="none" w:sz="0" w:space="0" w:color="auto"/>
                    <w:right w:val="none" w:sz="0" w:space="0" w:color="auto"/>
                  </w:divBdr>
                </w:div>
              </w:divsChild>
            </w:div>
            <w:div w:id="2095471931">
              <w:marLeft w:val="0"/>
              <w:marRight w:val="0"/>
              <w:marTop w:val="0"/>
              <w:marBottom w:val="0"/>
              <w:divBdr>
                <w:top w:val="none" w:sz="0" w:space="0" w:color="auto"/>
                <w:left w:val="none" w:sz="0" w:space="0" w:color="auto"/>
                <w:bottom w:val="none" w:sz="0" w:space="0" w:color="auto"/>
                <w:right w:val="none" w:sz="0" w:space="0" w:color="auto"/>
              </w:divBdr>
              <w:divsChild>
                <w:div w:id="758059850">
                  <w:marLeft w:val="640"/>
                  <w:marRight w:val="0"/>
                  <w:marTop w:val="0"/>
                  <w:marBottom w:val="0"/>
                  <w:divBdr>
                    <w:top w:val="none" w:sz="0" w:space="0" w:color="auto"/>
                    <w:left w:val="none" w:sz="0" w:space="0" w:color="auto"/>
                    <w:bottom w:val="none" w:sz="0" w:space="0" w:color="auto"/>
                    <w:right w:val="none" w:sz="0" w:space="0" w:color="auto"/>
                  </w:divBdr>
                </w:div>
                <w:div w:id="1265697179">
                  <w:marLeft w:val="640"/>
                  <w:marRight w:val="0"/>
                  <w:marTop w:val="0"/>
                  <w:marBottom w:val="0"/>
                  <w:divBdr>
                    <w:top w:val="none" w:sz="0" w:space="0" w:color="auto"/>
                    <w:left w:val="none" w:sz="0" w:space="0" w:color="auto"/>
                    <w:bottom w:val="none" w:sz="0" w:space="0" w:color="auto"/>
                    <w:right w:val="none" w:sz="0" w:space="0" w:color="auto"/>
                  </w:divBdr>
                </w:div>
                <w:div w:id="311251115">
                  <w:marLeft w:val="640"/>
                  <w:marRight w:val="0"/>
                  <w:marTop w:val="0"/>
                  <w:marBottom w:val="0"/>
                  <w:divBdr>
                    <w:top w:val="none" w:sz="0" w:space="0" w:color="auto"/>
                    <w:left w:val="none" w:sz="0" w:space="0" w:color="auto"/>
                    <w:bottom w:val="none" w:sz="0" w:space="0" w:color="auto"/>
                    <w:right w:val="none" w:sz="0" w:space="0" w:color="auto"/>
                  </w:divBdr>
                </w:div>
                <w:div w:id="855769700">
                  <w:marLeft w:val="640"/>
                  <w:marRight w:val="0"/>
                  <w:marTop w:val="0"/>
                  <w:marBottom w:val="0"/>
                  <w:divBdr>
                    <w:top w:val="none" w:sz="0" w:space="0" w:color="auto"/>
                    <w:left w:val="none" w:sz="0" w:space="0" w:color="auto"/>
                    <w:bottom w:val="none" w:sz="0" w:space="0" w:color="auto"/>
                    <w:right w:val="none" w:sz="0" w:space="0" w:color="auto"/>
                  </w:divBdr>
                </w:div>
                <w:div w:id="1935045325">
                  <w:marLeft w:val="640"/>
                  <w:marRight w:val="0"/>
                  <w:marTop w:val="0"/>
                  <w:marBottom w:val="0"/>
                  <w:divBdr>
                    <w:top w:val="none" w:sz="0" w:space="0" w:color="auto"/>
                    <w:left w:val="none" w:sz="0" w:space="0" w:color="auto"/>
                    <w:bottom w:val="none" w:sz="0" w:space="0" w:color="auto"/>
                    <w:right w:val="none" w:sz="0" w:space="0" w:color="auto"/>
                  </w:divBdr>
                </w:div>
                <w:div w:id="938413863">
                  <w:marLeft w:val="640"/>
                  <w:marRight w:val="0"/>
                  <w:marTop w:val="0"/>
                  <w:marBottom w:val="0"/>
                  <w:divBdr>
                    <w:top w:val="none" w:sz="0" w:space="0" w:color="auto"/>
                    <w:left w:val="none" w:sz="0" w:space="0" w:color="auto"/>
                    <w:bottom w:val="none" w:sz="0" w:space="0" w:color="auto"/>
                    <w:right w:val="none" w:sz="0" w:space="0" w:color="auto"/>
                  </w:divBdr>
                </w:div>
                <w:div w:id="1947272930">
                  <w:marLeft w:val="640"/>
                  <w:marRight w:val="0"/>
                  <w:marTop w:val="0"/>
                  <w:marBottom w:val="0"/>
                  <w:divBdr>
                    <w:top w:val="none" w:sz="0" w:space="0" w:color="auto"/>
                    <w:left w:val="none" w:sz="0" w:space="0" w:color="auto"/>
                    <w:bottom w:val="none" w:sz="0" w:space="0" w:color="auto"/>
                    <w:right w:val="none" w:sz="0" w:space="0" w:color="auto"/>
                  </w:divBdr>
                </w:div>
                <w:div w:id="1335256270">
                  <w:marLeft w:val="640"/>
                  <w:marRight w:val="0"/>
                  <w:marTop w:val="0"/>
                  <w:marBottom w:val="0"/>
                  <w:divBdr>
                    <w:top w:val="none" w:sz="0" w:space="0" w:color="auto"/>
                    <w:left w:val="none" w:sz="0" w:space="0" w:color="auto"/>
                    <w:bottom w:val="none" w:sz="0" w:space="0" w:color="auto"/>
                    <w:right w:val="none" w:sz="0" w:space="0" w:color="auto"/>
                  </w:divBdr>
                </w:div>
                <w:div w:id="1302345105">
                  <w:marLeft w:val="640"/>
                  <w:marRight w:val="0"/>
                  <w:marTop w:val="0"/>
                  <w:marBottom w:val="0"/>
                  <w:divBdr>
                    <w:top w:val="none" w:sz="0" w:space="0" w:color="auto"/>
                    <w:left w:val="none" w:sz="0" w:space="0" w:color="auto"/>
                    <w:bottom w:val="none" w:sz="0" w:space="0" w:color="auto"/>
                    <w:right w:val="none" w:sz="0" w:space="0" w:color="auto"/>
                  </w:divBdr>
                </w:div>
                <w:div w:id="490604791">
                  <w:marLeft w:val="640"/>
                  <w:marRight w:val="0"/>
                  <w:marTop w:val="0"/>
                  <w:marBottom w:val="0"/>
                  <w:divBdr>
                    <w:top w:val="none" w:sz="0" w:space="0" w:color="auto"/>
                    <w:left w:val="none" w:sz="0" w:space="0" w:color="auto"/>
                    <w:bottom w:val="none" w:sz="0" w:space="0" w:color="auto"/>
                    <w:right w:val="none" w:sz="0" w:space="0" w:color="auto"/>
                  </w:divBdr>
                </w:div>
                <w:div w:id="1535269157">
                  <w:marLeft w:val="640"/>
                  <w:marRight w:val="0"/>
                  <w:marTop w:val="0"/>
                  <w:marBottom w:val="0"/>
                  <w:divBdr>
                    <w:top w:val="none" w:sz="0" w:space="0" w:color="auto"/>
                    <w:left w:val="none" w:sz="0" w:space="0" w:color="auto"/>
                    <w:bottom w:val="none" w:sz="0" w:space="0" w:color="auto"/>
                    <w:right w:val="none" w:sz="0" w:space="0" w:color="auto"/>
                  </w:divBdr>
                </w:div>
                <w:div w:id="566764375">
                  <w:marLeft w:val="640"/>
                  <w:marRight w:val="0"/>
                  <w:marTop w:val="0"/>
                  <w:marBottom w:val="0"/>
                  <w:divBdr>
                    <w:top w:val="none" w:sz="0" w:space="0" w:color="auto"/>
                    <w:left w:val="none" w:sz="0" w:space="0" w:color="auto"/>
                    <w:bottom w:val="none" w:sz="0" w:space="0" w:color="auto"/>
                    <w:right w:val="none" w:sz="0" w:space="0" w:color="auto"/>
                  </w:divBdr>
                </w:div>
                <w:div w:id="2090997977">
                  <w:marLeft w:val="640"/>
                  <w:marRight w:val="0"/>
                  <w:marTop w:val="0"/>
                  <w:marBottom w:val="0"/>
                  <w:divBdr>
                    <w:top w:val="none" w:sz="0" w:space="0" w:color="auto"/>
                    <w:left w:val="none" w:sz="0" w:space="0" w:color="auto"/>
                    <w:bottom w:val="none" w:sz="0" w:space="0" w:color="auto"/>
                    <w:right w:val="none" w:sz="0" w:space="0" w:color="auto"/>
                  </w:divBdr>
                </w:div>
                <w:div w:id="1212497648">
                  <w:marLeft w:val="640"/>
                  <w:marRight w:val="0"/>
                  <w:marTop w:val="0"/>
                  <w:marBottom w:val="0"/>
                  <w:divBdr>
                    <w:top w:val="none" w:sz="0" w:space="0" w:color="auto"/>
                    <w:left w:val="none" w:sz="0" w:space="0" w:color="auto"/>
                    <w:bottom w:val="none" w:sz="0" w:space="0" w:color="auto"/>
                    <w:right w:val="none" w:sz="0" w:space="0" w:color="auto"/>
                  </w:divBdr>
                </w:div>
                <w:div w:id="414666491">
                  <w:marLeft w:val="640"/>
                  <w:marRight w:val="0"/>
                  <w:marTop w:val="0"/>
                  <w:marBottom w:val="0"/>
                  <w:divBdr>
                    <w:top w:val="none" w:sz="0" w:space="0" w:color="auto"/>
                    <w:left w:val="none" w:sz="0" w:space="0" w:color="auto"/>
                    <w:bottom w:val="none" w:sz="0" w:space="0" w:color="auto"/>
                    <w:right w:val="none" w:sz="0" w:space="0" w:color="auto"/>
                  </w:divBdr>
                </w:div>
                <w:div w:id="1210922115">
                  <w:marLeft w:val="640"/>
                  <w:marRight w:val="0"/>
                  <w:marTop w:val="0"/>
                  <w:marBottom w:val="0"/>
                  <w:divBdr>
                    <w:top w:val="none" w:sz="0" w:space="0" w:color="auto"/>
                    <w:left w:val="none" w:sz="0" w:space="0" w:color="auto"/>
                    <w:bottom w:val="none" w:sz="0" w:space="0" w:color="auto"/>
                    <w:right w:val="none" w:sz="0" w:space="0" w:color="auto"/>
                  </w:divBdr>
                </w:div>
                <w:div w:id="1829784772">
                  <w:marLeft w:val="640"/>
                  <w:marRight w:val="0"/>
                  <w:marTop w:val="0"/>
                  <w:marBottom w:val="0"/>
                  <w:divBdr>
                    <w:top w:val="none" w:sz="0" w:space="0" w:color="auto"/>
                    <w:left w:val="none" w:sz="0" w:space="0" w:color="auto"/>
                    <w:bottom w:val="none" w:sz="0" w:space="0" w:color="auto"/>
                    <w:right w:val="none" w:sz="0" w:space="0" w:color="auto"/>
                  </w:divBdr>
                </w:div>
                <w:div w:id="1238831742">
                  <w:marLeft w:val="640"/>
                  <w:marRight w:val="0"/>
                  <w:marTop w:val="0"/>
                  <w:marBottom w:val="0"/>
                  <w:divBdr>
                    <w:top w:val="none" w:sz="0" w:space="0" w:color="auto"/>
                    <w:left w:val="none" w:sz="0" w:space="0" w:color="auto"/>
                    <w:bottom w:val="none" w:sz="0" w:space="0" w:color="auto"/>
                    <w:right w:val="none" w:sz="0" w:space="0" w:color="auto"/>
                  </w:divBdr>
                </w:div>
                <w:div w:id="6443616">
                  <w:marLeft w:val="640"/>
                  <w:marRight w:val="0"/>
                  <w:marTop w:val="0"/>
                  <w:marBottom w:val="0"/>
                  <w:divBdr>
                    <w:top w:val="none" w:sz="0" w:space="0" w:color="auto"/>
                    <w:left w:val="none" w:sz="0" w:space="0" w:color="auto"/>
                    <w:bottom w:val="none" w:sz="0" w:space="0" w:color="auto"/>
                    <w:right w:val="none" w:sz="0" w:space="0" w:color="auto"/>
                  </w:divBdr>
                </w:div>
                <w:div w:id="1649892898">
                  <w:marLeft w:val="640"/>
                  <w:marRight w:val="0"/>
                  <w:marTop w:val="0"/>
                  <w:marBottom w:val="0"/>
                  <w:divBdr>
                    <w:top w:val="none" w:sz="0" w:space="0" w:color="auto"/>
                    <w:left w:val="none" w:sz="0" w:space="0" w:color="auto"/>
                    <w:bottom w:val="none" w:sz="0" w:space="0" w:color="auto"/>
                    <w:right w:val="none" w:sz="0" w:space="0" w:color="auto"/>
                  </w:divBdr>
                </w:div>
                <w:div w:id="817234851">
                  <w:marLeft w:val="640"/>
                  <w:marRight w:val="0"/>
                  <w:marTop w:val="0"/>
                  <w:marBottom w:val="0"/>
                  <w:divBdr>
                    <w:top w:val="none" w:sz="0" w:space="0" w:color="auto"/>
                    <w:left w:val="none" w:sz="0" w:space="0" w:color="auto"/>
                    <w:bottom w:val="none" w:sz="0" w:space="0" w:color="auto"/>
                    <w:right w:val="none" w:sz="0" w:space="0" w:color="auto"/>
                  </w:divBdr>
                </w:div>
                <w:div w:id="466507400">
                  <w:marLeft w:val="640"/>
                  <w:marRight w:val="0"/>
                  <w:marTop w:val="0"/>
                  <w:marBottom w:val="0"/>
                  <w:divBdr>
                    <w:top w:val="none" w:sz="0" w:space="0" w:color="auto"/>
                    <w:left w:val="none" w:sz="0" w:space="0" w:color="auto"/>
                    <w:bottom w:val="none" w:sz="0" w:space="0" w:color="auto"/>
                    <w:right w:val="none" w:sz="0" w:space="0" w:color="auto"/>
                  </w:divBdr>
                </w:div>
                <w:div w:id="1097554343">
                  <w:marLeft w:val="640"/>
                  <w:marRight w:val="0"/>
                  <w:marTop w:val="0"/>
                  <w:marBottom w:val="0"/>
                  <w:divBdr>
                    <w:top w:val="none" w:sz="0" w:space="0" w:color="auto"/>
                    <w:left w:val="none" w:sz="0" w:space="0" w:color="auto"/>
                    <w:bottom w:val="none" w:sz="0" w:space="0" w:color="auto"/>
                    <w:right w:val="none" w:sz="0" w:space="0" w:color="auto"/>
                  </w:divBdr>
                </w:div>
                <w:div w:id="1024941690">
                  <w:marLeft w:val="640"/>
                  <w:marRight w:val="0"/>
                  <w:marTop w:val="0"/>
                  <w:marBottom w:val="0"/>
                  <w:divBdr>
                    <w:top w:val="none" w:sz="0" w:space="0" w:color="auto"/>
                    <w:left w:val="none" w:sz="0" w:space="0" w:color="auto"/>
                    <w:bottom w:val="none" w:sz="0" w:space="0" w:color="auto"/>
                    <w:right w:val="none" w:sz="0" w:space="0" w:color="auto"/>
                  </w:divBdr>
                </w:div>
                <w:div w:id="1874726086">
                  <w:marLeft w:val="640"/>
                  <w:marRight w:val="0"/>
                  <w:marTop w:val="0"/>
                  <w:marBottom w:val="0"/>
                  <w:divBdr>
                    <w:top w:val="none" w:sz="0" w:space="0" w:color="auto"/>
                    <w:left w:val="none" w:sz="0" w:space="0" w:color="auto"/>
                    <w:bottom w:val="none" w:sz="0" w:space="0" w:color="auto"/>
                    <w:right w:val="none" w:sz="0" w:space="0" w:color="auto"/>
                  </w:divBdr>
                </w:div>
                <w:div w:id="1632858947">
                  <w:marLeft w:val="640"/>
                  <w:marRight w:val="0"/>
                  <w:marTop w:val="0"/>
                  <w:marBottom w:val="0"/>
                  <w:divBdr>
                    <w:top w:val="none" w:sz="0" w:space="0" w:color="auto"/>
                    <w:left w:val="none" w:sz="0" w:space="0" w:color="auto"/>
                    <w:bottom w:val="none" w:sz="0" w:space="0" w:color="auto"/>
                    <w:right w:val="none" w:sz="0" w:space="0" w:color="auto"/>
                  </w:divBdr>
                </w:div>
                <w:div w:id="243926881">
                  <w:marLeft w:val="640"/>
                  <w:marRight w:val="0"/>
                  <w:marTop w:val="0"/>
                  <w:marBottom w:val="0"/>
                  <w:divBdr>
                    <w:top w:val="none" w:sz="0" w:space="0" w:color="auto"/>
                    <w:left w:val="none" w:sz="0" w:space="0" w:color="auto"/>
                    <w:bottom w:val="none" w:sz="0" w:space="0" w:color="auto"/>
                    <w:right w:val="none" w:sz="0" w:space="0" w:color="auto"/>
                  </w:divBdr>
                </w:div>
                <w:div w:id="1976593831">
                  <w:marLeft w:val="640"/>
                  <w:marRight w:val="0"/>
                  <w:marTop w:val="0"/>
                  <w:marBottom w:val="0"/>
                  <w:divBdr>
                    <w:top w:val="none" w:sz="0" w:space="0" w:color="auto"/>
                    <w:left w:val="none" w:sz="0" w:space="0" w:color="auto"/>
                    <w:bottom w:val="none" w:sz="0" w:space="0" w:color="auto"/>
                    <w:right w:val="none" w:sz="0" w:space="0" w:color="auto"/>
                  </w:divBdr>
                </w:div>
                <w:div w:id="588781943">
                  <w:marLeft w:val="640"/>
                  <w:marRight w:val="0"/>
                  <w:marTop w:val="0"/>
                  <w:marBottom w:val="0"/>
                  <w:divBdr>
                    <w:top w:val="none" w:sz="0" w:space="0" w:color="auto"/>
                    <w:left w:val="none" w:sz="0" w:space="0" w:color="auto"/>
                    <w:bottom w:val="none" w:sz="0" w:space="0" w:color="auto"/>
                    <w:right w:val="none" w:sz="0" w:space="0" w:color="auto"/>
                  </w:divBdr>
                </w:div>
                <w:div w:id="289436773">
                  <w:marLeft w:val="640"/>
                  <w:marRight w:val="0"/>
                  <w:marTop w:val="0"/>
                  <w:marBottom w:val="0"/>
                  <w:divBdr>
                    <w:top w:val="none" w:sz="0" w:space="0" w:color="auto"/>
                    <w:left w:val="none" w:sz="0" w:space="0" w:color="auto"/>
                    <w:bottom w:val="none" w:sz="0" w:space="0" w:color="auto"/>
                    <w:right w:val="none" w:sz="0" w:space="0" w:color="auto"/>
                  </w:divBdr>
                </w:div>
                <w:div w:id="78066030">
                  <w:marLeft w:val="640"/>
                  <w:marRight w:val="0"/>
                  <w:marTop w:val="0"/>
                  <w:marBottom w:val="0"/>
                  <w:divBdr>
                    <w:top w:val="none" w:sz="0" w:space="0" w:color="auto"/>
                    <w:left w:val="none" w:sz="0" w:space="0" w:color="auto"/>
                    <w:bottom w:val="none" w:sz="0" w:space="0" w:color="auto"/>
                    <w:right w:val="none" w:sz="0" w:space="0" w:color="auto"/>
                  </w:divBdr>
                </w:div>
                <w:div w:id="208033545">
                  <w:marLeft w:val="640"/>
                  <w:marRight w:val="0"/>
                  <w:marTop w:val="0"/>
                  <w:marBottom w:val="0"/>
                  <w:divBdr>
                    <w:top w:val="none" w:sz="0" w:space="0" w:color="auto"/>
                    <w:left w:val="none" w:sz="0" w:space="0" w:color="auto"/>
                    <w:bottom w:val="none" w:sz="0" w:space="0" w:color="auto"/>
                    <w:right w:val="none" w:sz="0" w:space="0" w:color="auto"/>
                  </w:divBdr>
                </w:div>
                <w:div w:id="659161129">
                  <w:marLeft w:val="640"/>
                  <w:marRight w:val="0"/>
                  <w:marTop w:val="0"/>
                  <w:marBottom w:val="0"/>
                  <w:divBdr>
                    <w:top w:val="none" w:sz="0" w:space="0" w:color="auto"/>
                    <w:left w:val="none" w:sz="0" w:space="0" w:color="auto"/>
                    <w:bottom w:val="none" w:sz="0" w:space="0" w:color="auto"/>
                    <w:right w:val="none" w:sz="0" w:space="0" w:color="auto"/>
                  </w:divBdr>
                </w:div>
                <w:div w:id="726805380">
                  <w:marLeft w:val="640"/>
                  <w:marRight w:val="0"/>
                  <w:marTop w:val="0"/>
                  <w:marBottom w:val="0"/>
                  <w:divBdr>
                    <w:top w:val="none" w:sz="0" w:space="0" w:color="auto"/>
                    <w:left w:val="none" w:sz="0" w:space="0" w:color="auto"/>
                    <w:bottom w:val="none" w:sz="0" w:space="0" w:color="auto"/>
                    <w:right w:val="none" w:sz="0" w:space="0" w:color="auto"/>
                  </w:divBdr>
                </w:div>
                <w:div w:id="1514997694">
                  <w:marLeft w:val="640"/>
                  <w:marRight w:val="0"/>
                  <w:marTop w:val="0"/>
                  <w:marBottom w:val="0"/>
                  <w:divBdr>
                    <w:top w:val="none" w:sz="0" w:space="0" w:color="auto"/>
                    <w:left w:val="none" w:sz="0" w:space="0" w:color="auto"/>
                    <w:bottom w:val="none" w:sz="0" w:space="0" w:color="auto"/>
                    <w:right w:val="none" w:sz="0" w:space="0" w:color="auto"/>
                  </w:divBdr>
                </w:div>
                <w:div w:id="530607773">
                  <w:marLeft w:val="640"/>
                  <w:marRight w:val="0"/>
                  <w:marTop w:val="0"/>
                  <w:marBottom w:val="0"/>
                  <w:divBdr>
                    <w:top w:val="none" w:sz="0" w:space="0" w:color="auto"/>
                    <w:left w:val="none" w:sz="0" w:space="0" w:color="auto"/>
                    <w:bottom w:val="none" w:sz="0" w:space="0" w:color="auto"/>
                    <w:right w:val="none" w:sz="0" w:space="0" w:color="auto"/>
                  </w:divBdr>
                </w:div>
                <w:div w:id="339889686">
                  <w:marLeft w:val="640"/>
                  <w:marRight w:val="0"/>
                  <w:marTop w:val="0"/>
                  <w:marBottom w:val="0"/>
                  <w:divBdr>
                    <w:top w:val="none" w:sz="0" w:space="0" w:color="auto"/>
                    <w:left w:val="none" w:sz="0" w:space="0" w:color="auto"/>
                    <w:bottom w:val="none" w:sz="0" w:space="0" w:color="auto"/>
                    <w:right w:val="none" w:sz="0" w:space="0" w:color="auto"/>
                  </w:divBdr>
                </w:div>
                <w:div w:id="147139402">
                  <w:marLeft w:val="640"/>
                  <w:marRight w:val="0"/>
                  <w:marTop w:val="0"/>
                  <w:marBottom w:val="0"/>
                  <w:divBdr>
                    <w:top w:val="none" w:sz="0" w:space="0" w:color="auto"/>
                    <w:left w:val="none" w:sz="0" w:space="0" w:color="auto"/>
                    <w:bottom w:val="none" w:sz="0" w:space="0" w:color="auto"/>
                    <w:right w:val="none" w:sz="0" w:space="0" w:color="auto"/>
                  </w:divBdr>
                </w:div>
                <w:div w:id="1618373396">
                  <w:marLeft w:val="640"/>
                  <w:marRight w:val="0"/>
                  <w:marTop w:val="0"/>
                  <w:marBottom w:val="0"/>
                  <w:divBdr>
                    <w:top w:val="none" w:sz="0" w:space="0" w:color="auto"/>
                    <w:left w:val="none" w:sz="0" w:space="0" w:color="auto"/>
                    <w:bottom w:val="none" w:sz="0" w:space="0" w:color="auto"/>
                    <w:right w:val="none" w:sz="0" w:space="0" w:color="auto"/>
                  </w:divBdr>
                </w:div>
                <w:div w:id="1441023822">
                  <w:marLeft w:val="640"/>
                  <w:marRight w:val="0"/>
                  <w:marTop w:val="0"/>
                  <w:marBottom w:val="0"/>
                  <w:divBdr>
                    <w:top w:val="none" w:sz="0" w:space="0" w:color="auto"/>
                    <w:left w:val="none" w:sz="0" w:space="0" w:color="auto"/>
                    <w:bottom w:val="none" w:sz="0" w:space="0" w:color="auto"/>
                    <w:right w:val="none" w:sz="0" w:space="0" w:color="auto"/>
                  </w:divBdr>
                </w:div>
                <w:div w:id="1845314490">
                  <w:marLeft w:val="640"/>
                  <w:marRight w:val="0"/>
                  <w:marTop w:val="0"/>
                  <w:marBottom w:val="0"/>
                  <w:divBdr>
                    <w:top w:val="none" w:sz="0" w:space="0" w:color="auto"/>
                    <w:left w:val="none" w:sz="0" w:space="0" w:color="auto"/>
                    <w:bottom w:val="none" w:sz="0" w:space="0" w:color="auto"/>
                    <w:right w:val="none" w:sz="0" w:space="0" w:color="auto"/>
                  </w:divBdr>
                </w:div>
                <w:div w:id="1498882096">
                  <w:marLeft w:val="640"/>
                  <w:marRight w:val="0"/>
                  <w:marTop w:val="0"/>
                  <w:marBottom w:val="0"/>
                  <w:divBdr>
                    <w:top w:val="none" w:sz="0" w:space="0" w:color="auto"/>
                    <w:left w:val="none" w:sz="0" w:space="0" w:color="auto"/>
                    <w:bottom w:val="none" w:sz="0" w:space="0" w:color="auto"/>
                    <w:right w:val="none" w:sz="0" w:space="0" w:color="auto"/>
                  </w:divBdr>
                </w:div>
                <w:div w:id="405765396">
                  <w:marLeft w:val="640"/>
                  <w:marRight w:val="0"/>
                  <w:marTop w:val="0"/>
                  <w:marBottom w:val="0"/>
                  <w:divBdr>
                    <w:top w:val="none" w:sz="0" w:space="0" w:color="auto"/>
                    <w:left w:val="none" w:sz="0" w:space="0" w:color="auto"/>
                    <w:bottom w:val="none" w:sz="0" w:space="0" w:color="auto"/>
                    <w:right w:val="none" w:sz="0" w:space="0" w:color="auto"/>
                  </w:divBdr>
                </w:div>
                <w:div w:id="288319709">
                  <w:marLeft w:val="640"/>
                  <w:marRight w:val="0"/>
                  <w:marTop w:val="0"/>
                  <w:marBottom w:val="0"/>
                  <w:divBdr>
                    <w:top w:val="none" w:sz="0" w:space="0" w:color="auto"/>
                    <w:left w:val="none" w:sz="0" w:space="0" w:color="auto"/>
                    <w:bottom w:val="none" w:sz="0" w:space="0" w:color="auto"/>
                    <w:right w:val="none" w:sz="0" w:space="0" w:color="auto"/>
                  </w:divBdr>
                </w:div>
                <w:div w:id="426123002">
                  <w:marLeft w:val="640"/>
                  <w:marRight w:val="0"/>
                  <w:marTop w:val="0"/>
                  <w:marBottom w:val="0"/>
                  <w:divBdr>
                    <w:top w:val="none" w:sz="0" w:space="0" w:color="auto"/>
                    <w:left w:val="none" w:sz="0" w:space="0" w:color="auto"/>
                    <w:bottom w:val="none" w:sz="0" w:space="0" w:color="auto"/>
                    <w:right w:val="none" w:sz="0" w:space="0" w:color="auto"/>
                  </w:divBdr>
                </w:div>
                <w:div w:id="1072121763">
                  <w:marLeft w:val="640"/>
                  <w:marRight w:val="0"/>
                  <w:marTop w:val="0"/>
                  <w:marBottom w:val="0"/>
                  <w:divBdr>
                    <w:top w:val="none" w:sz="0" w:space="0" w:color="auto"/>
                    <w:left w:val="none" w:sz="0" w:space="0" w:color="auto"/>
                    <w:bottom w:val="none" w:sz="0" w:space="0" w:color="auto"/>
                    <w:right w:val="none" w:sz="0" w:space="0" w:color="auto"/>
                  </w:divBdr>
                </w:div>
                <w:div w:id="1964843397">
                  <w:marLeft w:val="640"/>
                  <w:marRight w:val="0"/>
                  <w:marTop w:val="0"/>
                  <w:marBottom w:val="0"/>
                  <w:divBdr>
                    <w:top w:val="none" w:sz="0" w:space="0" w:color="auto"/>
                    <w:left w:val="none" w:sz="0" w:space="0" w:color="auto"/>
                    <w:bottom w:val="none" w:sz="0" w:space="0" w:color="auto"/>
                    <w:right w:val="none" w:sz="0" w:space="0" w:color="auto"/>
                  </w:divBdr>
                </w:div>
                <w:div w:id="393427979">
                  <w:marLeft w:val="640"/>
                  <w:marRight w:val="0"/>
                  <w:marTop w:val="0"/>
                  <w:marBottom w:val="0"/>
                  <w:divBdr>
                    <w:top w:val="none" w:sz="0" w:space="0" w:color="auto"/>
                    <w:left w:val="none" w:sz="0" w:space="0" w:color="auto"/>
                    <w:bottom w:val="none" w:sz="0" w:space="0" w:color="auto"/>
                    <w:right w:val="none" w:sz="0" w:space="0" w:color="auto"/>
                  </w:divBdr>
                </w:div>
                <w:div w:id="1991589315">
                  <w:marLeft w:val="640"/>
                  <w:marRight w:val="0"/>
                  <w:marTop w:val="0"/>
                  <w:marBottom w:val="0"/>
                  <w:divBdr>
                    <w:top w:val="none" w:sz="0" w:space="0" w:color="auto"/>
                    <w:left w:val="none" w:sz="0" w:space="0" w:color="auto"/>
                    <w:bottom w:val="none" w:sz="0" w:space="0" w:color="auto"/>
                    <w:right w:val="none" w:sz="0" w:space="0" w:color="auto"/>
                  </w:divBdr>
                </w:div>
                <w:div w:id="354040136">
                  <w:marLeft w:val="640"/>
                  <w:marRight w:val="0"/>
                  <w:marTop w:val="0"/>
                  <w:marBottom w:val="0"/>
                  <w:divBdr>
                    <w:top w:val="none" w:sz="0" w:space="0" w:color="auto"/>
                    <w:left w:val="none" w:sz="0" w:space="0" w:color="auto"/>
                    <w:bottom w:val="none" w:sz="0" w:space="0" w:color="auto"/>
                    <w:right w:val="none" w:sz="0" w:space="0" w:color="auto"/>
                  </w:divBdr>
                </w:div>
                <w:div w:id="1768425408">
                  <w:marLeft w:val="640"/>
                  <w:marRight w:val="0"/>
                  <w:marTop w:val="0"/>
                  <w:marBottom w:val="0"/>
                  <w:divBdr>
                    <w:top w:val="none" w:sz="0" w:space="0" w:color="auto"/>
                    <w:left w:val="none" w:sz="0" w:space="0" w:color="auto"/>
                    <w:bottom w:val="none" w:sz="0" w:space="0" w:color="auto"/>
                    <w:right w:val="none" w:sz="0" w:space="0" w:color="auto"/>
                  </w:divBdr>
                </w:div>
                <w:div w:id="878128574">
                  <w:marLeft w:val="640"/>
                  <w:marRight w:val="0"/>
                  <w:marTop w:val="0"/>
                  <w:marBottom w:val="0"/>
                  <w:divBdr>
                    <w:top w:val="none" w:sz="0" w:space="0" w:color="auto"/>
                    <w:left w:val="none" w:sz="0" w:space="0" w:color="auto"/>
                    <w:bottom w:val="none" w:sz="0" w:space="0" w:color="auto"/>
                    <w:right w:val="none" w:sz="0" w:space="0" w:color="auto"/>
                  </w:divBdr>
                </w:div>
                <w:div w:id="1735079648">
                  <w:marLeft w:val="640"/>
                  <w:marRight w:val="0"/>
                  <w:marTop w:val="0"/>
                  <w:marBottom w:val="0"/>
                  <w:divBdr>
                    <w:top w:val="none" w:sz="0" w:space="0" w:color="auto"/>
                    <w:left w:val="none" w:sz="0" w:space="0" w:color="auto"/>
                    <w:bottom w:val="none" w:sz="0" w:space="0" w:color="auto"/>
                    <w:right w:val="none" w:sz="0" w:space="0" w:color="auto"/>
                  </w:divBdr>
                </w:div>
                <w:div w:id="1315792131">
                  <w:marLeft w:val="640"/>
                  <w:marRight w:val="0"/>
                  <w:marTop w:val="0"/>
                  <w:marBottom w:val="0"/>
                  <w:divBdr>
                    <w:top w:val="none" w:sz="0" w:space="0" w:color="auto"/>
                    <w:left w:val="none" w:sz="0" w:space="0" w:color="auto"/>
                    <w:bottom w:val="none" w:sz="0" w:space="0" w:color="auto"/>
                    <w:right w:val="none" w:sz="0" w:space="0" w:color="auto"/>
                  </w:divBdr>
                </w:div>
                <w:div w:id="540941141">
                  <w:marLeft w:val="640"/>
                  <w:marRight w:val="0"/>
                  <w:marTop w:val="0"/>
                  <w:marBottom w:val="0"/>
                  <w:divBdr>
                    <w:top w:val="none" w:sz="0" w:space="0" w:color="auto"/>
                    <w:left w:val="none" w:sz="0" w:space="0" w:color="auto"/>
                    <w:bottom w:val="none" w:sz="0" w:space="0" w:color="auto"/>
                    <w:right w:val="none" w:sz="0" w:space="0" w:color="auto"/>
                  </w:divBdr>
                </w:div>
                <w:div w:id="1663779637">
                  <w:marLeft w:val="640"/>
                  <w:marRight w:val="0"/>
                  <w:marTop w:val="0"/>
                  <w:marBottom w:val="0"/>
                  <w:divBdr>
                    <w:top w:val="none" w:sz="0" w:space="0" w:color="auto"/>
                    <w:left w:val="none" w:sz="0" w:space="0" w:color="auto"/>
                    <w:bottom w:val="none" w:sz="0" w:space="0" w:color="auto"/>
                    <w:right w:val="none" w:sz="0" w:space="0" w:color="auto"/>
                  </w:divBdr>
                </w:div>
                <w:div w:id="1848205089">
                  <w:marLeft w:val="640"/>
                  <w:marRight w:val="0"/>
                  <w:marTop w:val="0"/>
                  <w:marBottom w:val="0"/>
                  <w:divBdr>
                    <w:top w:val="none" w:sz="0" w:space="0" w:color="auto"/>
                    <w:left w:val="none" w:sz="0" w:space="0" w:color="auto"/>
                    <w:bottom w:val="none" w:sz="0" w:space="0" w:color="auto"/>
                    <w:right w:val="none" w:sz="0" w:space="0" w:color="auto"/>
                  </w:divBdr>
                </w:div>
                <w:div w:id="490484737">
                  <w:marLeft w:val="640"/>
                  <w:marRight w:val="0"/>
                  <w:marTop w:val="0"/>
                  <w:marBottom w:val="0"/>
                  <w:divBdr>
                    <w:top w:val="none" w:sz="0" w:space="0" w:color="auto"/>
                    <w:left w:val="none" w:sz="0" w:space="0" w:color="auto"/>
                    <w:bottom w:val="none" w:sz="0" w:space="0" w:color="auto"/>
                    <w:right w:val="none" w:sz="0" w:space="0" w:color="auto"/>
                  </w:divBdr>
                </w:div>
                <w:div w:id="1516118427">
                  <w:marLeft w:val="640"/>
                  <w:marRight w:val="0"/>
                  <w:marTop w:val="0"/>
                  <w:marBottom w:val="0"/>
                  <w:divBdr>
                    <w:top w:val="none" w:sz="0" w:space="0" w:color="auto"/>
                    <w:left w:val="none" w:sz="0" w:space="0" w:color="auto"/>
                    <w:bottom w:val="none" w:sz="0" w:space="0" w:color="auto"/>
                    <w:right w:val="none" w:sz="0" w:space="0" w:color="auto"/>
                  </w:divBdr>
                </w:div>
                <w:div w:id="901064410">
                  <w:marLeft w:val="640"/>
                  <w:marRight w:val="0"/>
                  <w:marTop w:val="0"/>
                  <w:marBottom w:val="0"/>
                  <w:divBdr>
                    <w:top w:val="none" w:sz="0" w:space="0" w:color="auto"/>
                    <w:left w:val="none" w:sz="0" w:space="0" w:color="auto"/>
                    <w:bottom w:val="none" w:sz="0" w:space="0" w:color="auto"/>
                    <w:right w:val="none" w:sz="0" w:space="0" w:color="auto"/>
                  </w:divBdr>
                </w:div>
                <w:div w:id="1613591604">
                  <w:marLeft w:val="640"/>
                  <w:marRight w:val="0"/>
                  <w:marTop w:val="0"/>
                  <w:marBottom w:val="0"/>
                  <w:divBdr>
                    <w:top w:val="none" w:sz="0" w:space="0" w:color="auto"/>
                    <w:left w:val="none" w:sz="0" w:space="0" w:color="auto"/>
                    <w:bottom w:val="none" w:sz="0" w:space="0" w:color="auto"/>
                    <w:right w:val="none" w:sz="0" w:space="0" w:color="auto"/>
                  </w:divBdr>
                </w:div>
                <w:div w:id="886644266">
                  <w:marLeft w:val="640"/>
                  <w:marRight w:val="0"/>
                  <w:marTop w:val="0"/>
                  <w:marBottom w:val="0"/>
                  <w:divBdr>
                    <w:top w:val="none" w:sz="0" w:space="0" w:color="auto"/>
                    <w:left w:val="none" w:sz="0" w:space="0" w:color="auto"/>
                    <w:bottom w:val="none" w:sz="0" w:space="0" w:color="auto"/>
                    <w:right w:val="none" w:sz="0" w:space="0" w:color="auto"/>
                  </w:divBdr>
                </w:div>
              </w:divsChild>
            </w:div>
            <w:div w:id="350298745">
              <w:marLeft w:val="0"/>
              <w:marRight w:val="0"/>
              <w:marTop w:val="0"/>
              <w:marBottom w:val="0"/>
              <w:divBdr>
                <w:top w:val="none" w:sz="0" w:space="0" w:color="auto"/>
                <w:left w:val="none" w:sz="0" w:space="0" w:color="auto"/>
                <w:bottom w:val="none" w:sz="0" w:space="0" w:color="auto"/>
                <w:right w:val="none" w:sz="0" w:space="0" w:color="auto"/>
              </w:divBdr>
              <w:divsChild>
                <w:div w:id="134565988">
                  <w:marLeft w:val="640"/>
                  <w:marRight w:val="0"/>
                  <w:marTop w:val="0"/>
                  <w:marBottom w:val="0"/>
                  <w:divBdr>
                    <w:top w:val="none" w:sz="0" w:space="0" w:color="auto"/>
                    <w:left w:val="none" w:sz="0" w:space="0" w:color="auto"/>
                    <w:bottom w:val="none" w:sz="0" w:space="0" w:color="auto"/>
                    <w:right w:val="none" w:sz="0" w:space="0" w:color="auto"/>
                  </w:divBdr>
                </w:div>
                <w:div w:id="952979048">
                  <w:marLeft w:val="640"/>
                  <w:marRight w:val="0"/>
                  <w:marTop w:val="0"/>
                  <w:marBottom w:val="0"/>
                  <w:divBdr>
                    <w:top w:val="none" w:sz="0" w:space="0" w:color="auto"/>
                    <w:left w:val="none" w:sz="0" w:space="0" w:color="auto"/>
                    <w:bottom w:val="none" w:sz="0" w:space="0" w:color="auto"/>
                    <w:right w:val="none" w:sz="0" w:space="0" w:color="auto"/>
                  </w:divBdr>
                </w:div>
                <w:div w:id="517424262">
                  <w:marLeft w:val="640"/>
                  <w:marRight w:val="0"/>
                  <w:marTop w:val="0"/>
                  <w:marBottom w:val="0"/>
                  <w:divBdr>
                    <w:top w:val="none" w:sz="0" w:space="0" w:color="auto"/>
                    <w:left w:val="none" w:sz="0" w:space="0" w:color="auto"/>
                    <w:bottom w:val="none" w:sz="0" w:space="0" w:color="auto"/>
                    <w:right w:val="none" w:sz="0" w:space="0" w:color="auto"/>
                  </w:divBdr>
                </w:div>
                <w:div w:id="1319262130">
                  <w:marLeft w:val="640"/>
                  <w:marRight w:val="0"/>
                  <w:marTop w:val="0"/>
                  <w:marBottom w:val="0"/>
                  <w:divBdr>
                    <w:top w:val="none" w:sz="0" w:space="0" w:color="auto"/>
                    <w:left w:val="none" w:sz="0" w:space="0" w:color="auto"/>
                    <w:bottom w:val="none" w:sz="0" w:space="0" w:color="auto"/>
                    <w:right w:val="none" w:sz="0" w:space="0" w:color="auto"/>
                  </w:divBdr>
                </w:div>
                <w:div w:id="1074469819">
                  <w:marLeft w:val="640"/>
                  <w:marRight w:val="0"/>
                  <w:marTop w:val="0"/>
                  <w:marBottom w:val="0"/>
                  <w:divBdr>
                    <w:top w:val="none" w:sz="0" w:space="0" w:color="auto"/>
                    <w:left w:val="none" w:sz="0" w:space="0" w:color="auto"/>
                    <w:bottom w:val="none" w:sz="0" w:space="0" w:color="auto"/>
                    <w:right w:val="none" w:sz="0" w:space="0" w:color="auto"/>
                  </w:divBdr>
                </w:div>
                <w:div w:id="2031031011">
                  <w:marLeft w:val="640"/>
                  <w:marRight w:val="0"/>
                  <w:marTop w:val="0"/>
                  <w:marBottom w:val="0"/>
                  <w:divBdr>
                    <w:top w:val="none" w:sz="0" w:space="0" w:color="auto"/>
                    <w:left w:val="none" w:sz="0" w:space="0" w:color="auto"/>
                    <w:bottom w:val="none" w:sz="0" w:space="0" w:color="auto"/>
                    <w:right w:val="none" w:sz="0" w:space="0" w:color="auto"/>
                  </w:divBdr>
                </w:div>
                <w:div w:id="97257198">
                  <w:marLeft w:val="640"/>
                  <w:marRight w:val="0"/>
                  <w:marTop w:val="0"/>
                  <w:marBottom w:val="0"/>
                  <w:divBdr>
                    <w:top w:val="none" w:sz="0" w:space="0" w:color="auto"/>
                    <w:left w:val="none" w:sz="0" w:space="0" w:color="auto"/>
                    <w:bottom w:val="none" w:sz="0" w:space="0" w:color="auto"/>
                    <w:right w:val="none" w:sz="0" w:space="0" w:color="auto"/>
                  </w:divBdr>
                </w:div>
                <w:div w:id="646669453">
                  <w:marLeft w:val="640"/>
                  <w:marRight w:val="0"/>
                  <w:marTop w:val="0"/>
                  <w:marBottom w:val="0"/>
                  <w:divBdr>
                    <w:top w:val="none" w:sz="0" w:space="0" w:color="auto"/>
                    <w:left w:val="none" w:sz="0" w:space="0" w:color="auto"/>
                    <w:bottom w:val="none" w:sz="0" w:space="0" w:color="auto"/>
                    <w:right w:val="none" w:sz="0" w:space="0" w:color="auto"/>
                  </w:divBdr>
                </w:div>
                <w:div w:id="1106971522">
                  <w:marLeft w:val="640"/>
                  <w:marRight w:val="0"/>
                  <w:marTop w:val="0"/>
                  <w:marBottom w:val="0"/>
                  <w:divBdr>
                    <w:top w:val="none" w:sz="0" w:space="0" w:color="auto"/>
                    <w:left w:val="none" w:sz="0" w:space="0" w:color="auto"/>
                    <w:bottom w:val="none" w:sz="0" w:space="0" w:color="auto"/>
                    <w:right w:val="none" w:sz="0" w:space="0" w:color="auto"/>
                  </w:divBdr>
                </w:div>
                <w:div w:id="1229609201">
                  <w:marLeft w:val="640"/>
                  <w:marRight w:val="0"/>
                  <w:marTop w:val="0"/>
                  <w:marBottom w:val="0"/>
                  <w:divBdr>
                    <w:top w:val="none" w:sz="0" w:space="0" w:color="auto"/>
                    <w:left w:val="none" w:sz="0" w:space="0" w:color="auto"/>
                    <w:bottom w:val="none" w:sz="0" w:space="0" w:color="auto"/>
                    <w:right w:val="none" w:sz="0" w:space="0" w:color="auto"/>
                  </w:divBdr>
                </w:div>
                <w:div w:id="1693652437">
                  <w:marLeft w:val="640"/>
                  <w:marRight w:val="0"/>
                  <w:marTop w:val="0"/>
                  <w:marBottom w:val="0"/>
                  <w:divBdr>
                    <w:top w:val="none" w:sz="0" w:space="0" w:color="auto"/>
                    <w:left w:val="none" w:sz="0" w:space="0" w:color="auto"/>
                    <w:bottom w:val="none" w:sz="0" w:space="0" w:color="auto"/>
                    <w:right w:val="none" w:sz="0" w:space="0" w:color="auto"/>
                  </w:divBdr>
                </w:div>
                <w:div w:id="1895189887">
                  <w:marLeft w:val="640"/>
                  <w:marRight w:val="0"/>
                  <w:marTop w:val="0"/>
                  <w:marBottom w:val="0"/>
                  <w:divBdr>
                    <w:top w:val="none" w:sz="0" w:space="0" w:color="auto"/>
                    <w:left w:val="none" w:sz="0" w:space="0" w:color="auto"/>
                    <w:bottom w:val="none" w:sz="0" w:space="0" w:color="auto"/>
                    <w:right w:val="none" w:sz="0" w:space="0" w:color="auto"/>
                  </w:divBdr>
                </w:div>
                <w:div w:id="968588170">
                  <w:marLeft w:val="640"/>
                  <w:marRight w:val="0"/>
                  <w:marTop w:val="0"/>
                  <w:marBottom w:val="0"/>
                  <w:divBdr>
                    <w:top w:val="none" w:sz="0" w:space="0" w:color="auto"/>
                    <w:left w:val="none" w:sz="0" w:space="0" w:color="auto"/>
                    <w:bottom w:val="none" w:sz="0" w:space="0" w:color="auto"/>
                    <w:right w:val="none" w:sz="0" w:space="0" w:color="auto"/>
                  </w:divBdr>
                </w:div>
                <w:div w:id="809251325">
                  <w:marLeft w:val="640"/>
                  <w:marRight w:val="0"/>
                  <w:marTop w:val="0"/>
                  <w:marBottom w:val="0"/>
                  <w:divBdr>
                    <w:top w:val="none" w:sz="0" w:space="0" w:color="auto"/>
                    <w:left w:val="none" w:sz="0" w:space="0" w:color="auto"/>
                    <w:bottom w:val="none" w:sz="0" w:space="0" w:color="auto"/>
                    <w:right w:val="none" w:sz="0" w:space="0" w:color="auto"/>
                  </w:divBdr>
                </w:div>
                <w:div w:id="1192305460">
                  <w:marLeft w:val="640"/>
                  <w:marRight w:val="0"/>
                  <w:marTop w:val="0"/>
                  <w:marBottom w:val="0"/>
                  <w:divBdr>
                    <w:top w:val="none" w:sz="0" w:space="0" w:color="auto"/>
                    <w:left w:val="none" w:sz="0" w:space="0" w:color="auto"/>
                    <w:bottom w:val="none" w:sz="0" w:space="0" w:color="auto"/>
                    <w:right w:val="none" w:sz="0" w:space="0" w:color="auto"/>
                  </w:divBdr>
                </w:div>
                <w:div w:id="1837307037">
                  <w:marLeft w:val="640"/>
                  <w:marRight w:val="0"/>
                  <w:marTop w:val="0"/>
                  <w:marBottom w:val="0"/>
                  <w:divBdr>
                    <w:top w:val="none" w:sz="0" w:space="0" w:color="auto"/>
                    <w:left w:val="none" w:sz="0" w:space="0" w:color="auto"/>
                    <w:bottom w:val="none" w:sz="0" w:space="0" w:color="auto"/>
                    <w:right w:val="none" w:sz="0" w:space="0" w:color="auto"/>
                  </w:divBdr>
                </w:div>
                <w:div w:id="1002273112">
                  <w:marLeft w:val="640"/>
                  <w:marRight w:val="0"/>
                  <w:marTop w:val="0"/>
                  <w:marBottom w:val="0"/>
                  <w:divBdr>
                    <w:top w:val="none" w:sz="0" w:space="0" w:color="auto"/>
                    <w:left w:val="none" w:sz="0" w:space="0" w:color="auto"/>
                    <w:bottom w:val="none" w:sz="0" w:space="0" w:color="auto"/>
                    <w:right w:val="none" w:sz="0" w:space="0" w:color="auto"/>
                  </w:divBdr>
                </w:div>
                <w:div w:id="1501702111">
                  <w:marLeft w:val="640"/>
                  <w:marRight w:val="0"/>
                  <w:marTop w:val="0"/>
                  <w:marBottom w:val="0"/>
                  <w:divBdr>
                    <w:top w:val="none" w:sz="0" w:space="0" w:color="auto"/>
                    <w:left w:val="none" w:sz="0" w:space="0" w:color="auto"/>
                    <w:bottom w:val="none" w:sz="0" w:space="0" w:color="auto"/>
                    <w:right w:val="none" w:sz="0" w:space="0" w:color="auto"/>
                  </w:divBdr>
                </w:div>
                <w:div w:id="325717883">
                  <w:marLeft w:val="640"/>
                  <w:marRight w:val="0"/>
                  <w:marTop w:val="0"/>
                  <w:marBottom w:val="0"/>
                  <w:divBdr>
                    <w:top w:val="none" w:sz="0" w:space="0" w:color="auto"/>
                    <w:left w:val="none" w:sz="0" w:space="0" w:color="auto"/>
                    <w:bottom w:val="none" w:sz="0" w:space="0" w:color="auto"/>
                    <w:right w:val="none" w:sz="0" w:space="0" w:color="auto"/>
                  </w:divBdr>
                </w:div>
                <w:div w:id="1599824488">
                  <w:marLeft w:val="640"/>
                  <w:marRight w:val="0"/>
                  <w:marTop w:val="0"/>
                  <w:marBottom w:val="0"/>
                  <w:divBdr>
                    <w:top w:val="none" w:sz="0" w:space="0" w:color="auto"/>
                    <w:left w:val="none" w:sz="0" w:space="0" w:color="auto"/>
                    <w:bottom w:val="none" w:sz="0" w:space="0" w:color="auto"/>
                    <w:right w:val="none" w:sz="0" w:space="0" w:color="auto"/>
                  </w:divBdr>
                </w:div>
                <w:div w:id="985552246">
                  <w:marLeft w:val="640"/>
                  <w:marRight w:val="0"/>
                  <w:marTop w:val="0"/>
                  <w:marBottom w:val="0"/>
                  <w:divBdr>
                    <w:top w:val="none" w:sz="0" w:space="0" w:color="auto"/>
                    <w:left w:val="none" w:sz="0" w:space="0" w:color="auto"/>
                    <w:bottom w:val="none" w:sz="0" w:space="0" w:color="auto"/>
                    <w:right w:val="none" w:sz="0" w:space="0" w:color="auto"/>
                  </w:divBdr>
                </w:div>
                <w:div w:id="792483719">
                  <w:marLeft w:val="640"/>
                  <w:marRight w:val="0"/>
                  <w:marTop w:val="0"/>
                  <w:marBottom w:val="0"/>
                  <w:divBdr>
                    <w:top w:val="none" w:sz="0" w:space="0" w:color="auto"/>
                    <w:left w:val="none" w:sz="0" w:space="0" w:color="auto"/>
                    <w:bottom w:val="none" w:sz="0" w:space="0" w:color="auto"/>
                    <w:right w:val="none" w:sz="0" w:space="0" w:color="auto"/>
                  </w:divBdr>
                </w:div>
                <w:div w:id="2121794665">
                  <w:marLeft w:val="640"/>
                  <w:marRight w:val="0"/>
                  <w:marTop w:val="0"/>
                  <w:marBottom w:val="0"/>
                  <w:divBdr>
                    <w:top w:val="none" w:sz="0" w:space="0" w:color="auto"/>
                    <w:left w:val="none" w:sz="0" w:space="0" w:color="auto"/>
                    <w:bottom w:val="none" w:sz="0" w:space="0" w:color="auto"/>
                    <w:right w:val="none" w:sz="0" w:space="0" w:color="auto"/>
                  </w:divBdr>
                </w:div>
                <w:div w:id="1499495863">
                  <w:marLeft w:val="640"/>
                  <w:marRight w:val="0"/>
                  <w:marTop w:val="0"/>
                  <w:marBottom w:val="0"/>
                  <w:divBdr>
                    <w:top w:val="none" w:sz="0" w:space="0" w:color="auto"/>
                    <w:left w:val="none" w:sz="0" w:space="0" w:color="auto"/>
                    <w:bottom w:val="none" w:sz="0" w:space="0" w:color="auto"/>
                    <w:right w:val="none" w:sz="0" w:space="0" w:color="auto"/>
                  </w:divBdr>
                </w:div>
                <w:div w:id="507797162">
                  <w:marLeft w:val="640"/>
                  <w:marRight w:val="0"/>
                  <w:marTop w:val="0"/>
                  <w:marBottom w:val="0"/>
                  <w:divBdr>
                    <w:top w:val="none" w:sz="0" w:space="0" w:color="auto"/>
                    <w:left w:val="none" w:sz="0" w:space="0" w:color="auto"/>
                    <w:bottom w:val="none" w:sz="0" w:space="0" w:color="auto"/>
                    <w:right w:val="none" w:sz="0" w:space="0" w:color="auto"/>
                  </w:divBdr>
                </w:div>
                <w:div w:id="1294754253">
                  <w:marLeft w:val="640"/>
                  <w:marRight w:val="0"/>
                  <w:marTop w:val="0"/>
                  <w:marBottom w:val="0"/>
                  <w:divBdr>
                    <w:top w:val="none" w:sz="0" w:space="0" w:color="auto"/>
                    <w:left w:val="none" w:sz="0" w:space="0" w:color="auto"/>
                    <w:bottom w:val="none" w:sz="0" w:space="0" w:color="auto"/>
                    <w:right w:val="none" w:sz="0" w:space="0" w:color="auto"/>
                  </w:divBdr>
                </w:div>
                <w:div w:id="157231019">
                  <w:marLeft w:val="640"/>
                  <w:marRight w:val="0"/>
                  <w:marTop w:val="0"/>
                  <w:marBottom w:val="0"/>
                  <w:divBdr>
                    <w:top w:val="none" w:sz="0" w:space="0" w:color="auto"/>
                    <w:left w:val="none" w:sz="0" w:space="0" w:color="auto"/>
                    <w:bottom w:val="none" w:sz="0" w:space="0" w:color="auto"/>
                    <w:right w:val="none" w:sz="0" w:space="0" w:color="auto"/>
                  </w:divBdr>
                </w:div>
                <w:div w:id="1500079100">
                  <w:marLeft w:val="640"/>
                  <w:marRight w:val="0"/>
                  <w:marTop w:val="0"/>
                  <w:marBottom w:val="0"/>
                  <w:divBdr>
                    <w:top w:val="none" w:sz="0" w:space="0" w:color="auto"/>
                    <w:left w:val="none" w:sz="0" w:space="0" w:color="auto"/>
                    <w:bottom w:val="none" w:sz="0" w:space="0" w:color="auto"/>
                    <w:right w:val="none" w:sz="0" w:space="0" w:color="auto"/>
                  </w:divBdr>
                </w:div>
                <w:div w:id="887375015">
                  <w:marLeft w:val="640"/>
                  <w:marRight w:val="0"/>
                  <w:marTop w:val="0"/>
                  <w:marBottom w:val="0"/>
                  <w:divBdr>
                    <w:top w:val="none" w:sz="0" w:space="0" w:color="auto"/>
                    <w:left w:val="none" w:sz="0" w:space="0" w:color="auto"/>
                    <w:bottom w:val="none" w:sz="0" w:space="0" w:color="auto"/>
                    <w:right w:val="none" w:sz="0" w:space="0" w:color="auto"/>
                  </w:divBdr>
                </w:div>
                <w:div w:id="1904948545">
                  <w:marLeft w:val="640"/>
                  <w:marRight w:val="0"/>
                  <w:marTop w:val="0"/>
                  <w:marBottom w:val="0"/>
                  <w:divBdr>
                    <w:top w:val="none" w:sz="0" w:space="0" w:color="auto"/>
                    <w:left w:val="none" w:sz="0" w:space="0" w:color="auto"/>
                    <w:bottom w:val="none" w:sz="0" w:space="0" w:color="auto"/>
                    <w:right w:val="none" w:sz="0" w:space="0" w:color="auto"/>
                  </w:divBdr>
                </w:div>
                <w:div w:id="1655335946">
                  <w:marLeft w:val="640"/>
                  <w:marRight w:val="0"/>
                  <w:marTop w:val="0"/>
                  <w:marBottom w:val="0"/>
                  <w:divBdr>
                    <w:top w:val="none" w:sz="0" w:space="0" w:color="auto"/>
                    <w:left w:val="none" w:sz="0" w:space="0" w:color="auto"/>
                    <w:bottom w:val="none" w:sz="0" w:space="0" w:color="auto"/>
                    <w:right w:val="none" w:sz="0" w:space="0" w:color="auto"/>
                  </w:divBdr>
                </w:div>
                <w:div w:id="1286697138">
                  <w:marLeft w:val="640"/>
                  <w:marRight w:val="0"/>
                  <w:marTop w:val="0"/>
                  <w:marBottom w:val="0"/>
                  <w:divBdr>
                    <w:top w:val="none" w:sz="0" w:space="0" w:color="auto"/>
                    <w:left w:val="none" w:sz="0" w:space="0" w:color="auto"/>
                    <w:bottom w:val="none" w:sz="0" w:space="0" w:color="auto"/>
                    <w:right w:val="none" w:sz="0" w:space="0" w:color="auto"/>
                  </w:divBdr>
                </w:div>
                <w:div w:id="484666605">
                  <w:marLeft w:val="640"/>
                  <w:marRight w:val="0"/>
                  <w:marTop w:val="0"/>
                  <w:marBottom w:val="0"/>
                  <w:divBdr>
                    <w:top w:val="none" w:sz="0" w:space="0" w:color="auto"/>
                    <w:left w:val="none" w:sz="0" w:space="0" w:color="auto"/>
                    <w:bottom w:val="none" w:sz="0" w:space="0" w:color="auto"/>
                    <w:right w:val="none" w:sz="0" w:space="0" w:color="auto"/>
                  </w:divBdr>
                </w:div>
                <w:div w:id="1301182283">
                  <w:marLeft w:val="640"/>
                  <w:marRight w:val="0"/>
                  <w:marTop w:val="0"/>
                  <w:marBottom w:val="0"/>
                  <w:divBdr>
                    <w:top w:val="none" w:sz="0" w:space="0" w:color="auto"/>
                    <w:left w:val="none" w:sz="0" w:space="0" w:color="auto"/>
                    <w:bottom w:val="none" w:sz="0" w:space="0" w:color="auto"/>
                    <w:right w:val="none" w:sz="0" w:space="0" w:color="auto"/>
                  </w:divBdr>
                </w:div>
                <w:div w:id="1640960423">
                  <w:marLeft w:val="640"/>
                  <w:marRight w:val="0"/>
                  <w:marTop w:val="0"/>
                  <w:marBottom w:val="0"/>
                  <w:divBdr>
                    <w:top w:val="none" w:sz="0" w:space="0" w:color="auto"/>
                    <w:left w:val="none" w:sz="0" w:space="0" w:color="auto"/>
                    <w:bottom w:val="none" w:sz="0" w:space="0" w:color="auto"/>
                    <w:right w:val="none" w:sz="0" w:space="0" w:color="auto"/>
                  </w:divBdr>
                </w:div>
                <w:div w:id="1736970957">
                  <w:marLeft w:val="640"/>
                  <w:marRight w:val="0"/>
                  <w:marTop w:val="0"/>
                  <w:marBottom w:val="0"/>
                  <w:divBdr>
                    <w:top w:val="none" w:sz="0" w:space="0" w:color="auto"/>
                    <w:left w:val="none" w:sz="0" w:space="0" w:color="auto"/>
                    <w:bottom w:val="none" w:sz="0" w:space="0" w:color="auto"/>
                    <w:right w:val="none" w:sz="0" w:space="0" w:color="auto"/>
                  </w:divBdr>
                </w:div>
                <w:div w:id="1693605736">
                  <w:marLeft w:val="640"/>
                  <w:marRight w:val="0"/>
                  <w:marTop w:val="0"/>
                  <w:marBottom w:val="0"/>
                  <w:divBdr>
                    <w:top w:val="none" w:sz="0" w:space="0" w:color="auto"/>
                    <w:left w:val="none" w:sz="0" w:space="0" w:color="auto"/>
                    <w:bottom w:val="none" w:sz="0" w:space="0" w:color="auto"/>
                    <w:right w:val="none" w:sz="0" w:space="0" w:color="auto"/>
                  </w:divBdr>
                </w:div>
                <w:div w:id="1062411230">
                  <w:marLeft w:val="640"/>
                  <w:marRight w:val="0"/>
                  <w:marTop w:val="0"/>
                  <w:marBottom w:val="0"/>
                  <w:divBdr>
                    <w:top w:val="none" w:sz="0" w:space="0" w:color="auto"/>
                    <w:left w:val="none" w:sz="0" w:space="0" w:color="auto"/>
                    <w:bottom w:val="none" w:sz="0" w:space="0" w:color="auto"/>
                    <w:right w:val="none" w:sz="0" w:space="0" w:color="auto"/>
                  </w:divBdr>
                </w:div>
                <w:div w:id="43070989">
                  <w:marLeft w:val="640"/>
                  <w:marRight w:val="0"/>
                  <w:marTop w:val="0"/>
                  <w:marBottom w:val="0"/>
                  <w:divBdr>
                    <w:top w:val="none" w:sz="0" w:space="0" w:color="auto"/>
                    <w:left w:val="none" w:sz="0" w:space="0" w:color="auto"/>
                    <w:bottom w:val="none" w:sz="0" w:space="0" w:color="auto"/>
                    <w:right w:val="none" w:sz="0" w:space="0" w:color="auto"/>
                  </w:divBdr>
                </w:div>
                <w:div w:id="1763139390">
                  <w:marLeft w:val="640"/>
                  <w:marRight w:val="0"/>
                  <w:marTop w:val="0"/>
                  <w:marBottom w:val="0"/>
                  <w:divBdr>
                    <w:top w:val="none" w:sz="0" w:space="0" w:color="auto"/>
                    <w:left w:val="none" w:sz="0" w:space="0" w:color="auto"/>
                    <w:bottom w:val="none" w:sz="0" w:space="0" w:color="auto"/>
                    <w:right w:val="none" w:sz="0" w:space="0" w:color="auto"/>
                  </w:divBdr>
                </w:div>
                <w:div w:id="53625078">
                  <w:marLeft w:val="640"/>
                  <w:marRight w:val="0"/>
                  <w:marTop w:val="0"/>
                  <w:marBottom w:val="0"/>
                  <w:divBdr>
                    <w:top w:val="none" w:sz="0" w:space="0" w:color="auto"/>
                    <w:left w:val="none" w:sz="0" w:space="0" w:color="auto"/>
                    <w:bottom w:val="none" w:sz="0" w:space="0" w:color="auto"/>
                    <w:right w:val="none" w:sz="0" w:space="0" w:color="auto"/>
                  </w:divBdr>
                </w:div>
                <w:div w:id="1136337924">
                  <w:marLeft w:val="640"/>
                  <w:marRight w:val="0"/>
                  <w:marTop w:val="0"/>
                  <w:marBottom w:val="0"/>
                  <w:divBdr>
                    <w:top w:val="none" w:sz="0" w:space="0" w:color="auto"/>
                    <w:left w:val="none" w:sz="0" w:space="0" w:color="auto"/>
                    <w:bottom w:val="none" w:sz="0" w:space="0" w:color="auto"/>
                    <w:right w:val="none" w:sz="0" w:space="0" w:color="auto"/>
                  </w:divBdr>
                </w:div>
                <w:div w:id="1325746710">
                  <w:marLeft w:val="640"/>
                  <w:marRight w:val="0"/>
                  <w:marTop w:val="0"/>
                  <w:marBottom w:val="0"/>
                  <w:divBdr>
                    <w:top w:val="none" w:sz="0" w:space="0" w:color="auto"/>
                    <w:left w:val="none" w:sz="0" w:space="0" w:color="auto"/>
                    <w:bottom w:val="none" w:sz="0" w:space="0" w:color="auto"/>
                    <w:right w:val="none" w:sz="0" w:space="0" w:color="auto"/>
                  </w:divBdr>
                </w:div>
                <w:div w:id="438840289">
                  <w:marLeft w:val="640"/>
                  <w:marRight w:val="0"/>
                  <w:marTop w:val="0"/>
                  <w:marBottom w:val="0"/>
                  <w:divBdr>
                    <w:top w:val="none" w:sz="0" w:space="0" w:color="auto"/>
                    <w:left w:val="none" w:sz="0" w:space="0" w:color="auto"/>
                    <w:bottom w:val="none" w:sz="0" w:space="0" w:color="auto"/>
                    <w:right w:val="none" w:sz="0" w:space="0" w:color="auto"/>
                  </w:divBdr>
                </w:div>
                <w:div w:id="1402482279">
                  <w:marLeft w:val="640"/>
                  <w:marRight w:val="0"/>
                  <w:marTop w:val="0"/>
                  <w:marBottom w:val="0"/>
                  <w:divBdr>
                    <w:top w:val="none" w:sz="0" w:space="0" w:color="auto"/>
                    <w:left w:val="none" w:sz="0" w:space="0" w:color="auto"/>
                    <w:bottom w:val="none" w:sz="0" w:space="0" w:color="auto"/>
                    <w:right w:val="none" w:sz="0" w:space="0" w:color="auto"/>
                  </w:divBdr>
                </w:div>
                <w:div w:id="1660308643">
                  <w:marLeft w:val="640"/>
                  <w:marRight w:val="0"/>
                  <w:marTop w:val="0"/>
                  <w:marBottom w:val="0"/>
                  <w:divBdr>
                    <w:top w:val="none" w:sz="0" w:space="0" w:color="auto"/>
                    <w:left w:val="none" w:sz="0" w:space="0" w:color="auto"/>
                    <w:bottom w:val="none" w:sz="0" w:space="0" w:color="auto"/>
                    <w:right w:val="none" w:sz="0" w:space="0" w:color="auto"/>
                  </w:divBdr>
                </w:div>
                <w:div w:id="486745872">
                  <w:marLeft w:val="640"/>
                  <w:marRight w:val="0"/>
                  <w:marTop w:val="0"/>
                  <w:marBottom w:val="0"/>
                  <w:divBdr>
                    <w:top w:val="none" w:sz="0" w:space="0" w:color="auto"/>
                    <w:left w:val="none" w:sz="0" w:space="0" w:color="auto"/>
                    <w:bottom w:val="none" w:sz="0" w:space="0" w:color="auto"/>
                    <w:right w:val="none" w:sz="0" w:space="0" w:color="auto"/>
                  </w:divBdr>
                </w:div>
                <w:div w:id="2124038264">
                  <w:marLeft w:val="640"/>
                  <w:marRight w:val="0"/>
                  <w:marTop w:val="0"/>
                  <w:marBottom w:val="0"/>
                  <w:divBdr>
                    <w:top w:val="none" w:sz="0" w:space="0" w:color="auto"/>
                    <w:left w:val="none" w:sz="0" w:space="0" w:color="auto"/>
                    <w:bottom w:val="none" w:sz="0" w:space="0" w:color="auto"/>
                    <w:right w:val="none" w:sz="0" w:space="0" w:color="auto"/>
                  </w:divBdr>
                </w:div>
                <w:div w:id="1430808725">
                  <w:marLeft w:val="640"/>
                  <w:marRight w:val="0"/>
                  <w:marTop w:val="0"/>
                  <w:marBottom w:val="0"/>
                  <w:divBdr>
                    <w:top w:val="none" w:sz="0" w:space="0" w:color="auto"/>
                    <w:left w:val="none" w:sz="0" w:space="0" w:color="auto"/>
                    <w:bottom w:val="none" w:sz="0" w:space="0" w:color="auto"/>
                    <w:right w:val="none" w:sz="0" w:space="0" w:color="auto"/>
                  </w:divBdr>
                </w:div>
                <w:div w:id="280038982">
                  <w:marLeft w:val="640"/>
                  <w:marRight w:val="0"/>
                  <w:marTop w:val="0"/>
                  <w:marBottom w:val="0"/>
                  <w:divBdr>
                    <w:top w:val="none" w:sz="0" w:space="0" w:color="auto"/>
                    <w:left w:val="none" w:sz="0" w:space="0" w:color="auto"/>
                    <w:bottom w:val="none" w:sz="0" w:space="0" w:color="auto"/>
                    <w:right w:val="none" w:sz="0" w:space="0" w:color="auto"/>
                  </w:divBdr>
                </w:div>
                <w:div w:id="20056767">
                  <w:marLeft w:val="640"/>
                  <w:marRight w:val="0"/>
                  <w:marTop w:val="0"/>
                  <w:marBottom w:val="0"/>
                  <w:divBdr>
                    <w:top w:val="none" w:sz="0" w:space="0" w:color="auto"/>
                    <w:left w:val="none" w:sz="0" w:space="0" w:color="auto"/>
                    <w:bottom w:val="none" w:sz="0" w:space="0" w:color="auto"/>
                    <w:right w:val="none" w:sz="0" w:space="0" w:color="auto"/>
                  </w:divBdr>
                </w:div>
                <w:div w:id="1578592192">
                  <w:marLeft w:val="640"/>
                  <w:marRight w:val="0"/>
                  <w:marTop w:val="0"/>
                  <w:marBottom w:val="0"/>
                  <w:divBdr>
                    <w:top w:val="none" w:sz="0" w:space="0" w:color="auto"/>
                    <w:left w:val="none" w:sz="0" w:space="0" w:color="auto"/>
                    <w:bottom w:val="none" w:sz="0" w:space="0" w:color="auto"/>
                    <w:right w:val="none" w:sz="0" w:space="0" w:color="auto"/>
                  </w:divBdr>
                </w:div>
                <w:div w:id="1060985436">
                  <w:marLeft w:val="640"/>
                  <w:marRight w:val="0"/>
                  <w:marTop w:val="0"/>
                  <w:marBottom w:val="0"/>
                  <w:divBdr>
                    <w:top w:val="none" w:sz="0" w:space="0" w:color="auto"/>
                    <w:left w:val="none" w:sz="0" w:space="0" w:color="auto"/>
                    <w:bottom w:val="none" w:sz="0" w:space="0" w:color="auto"/>
                    <w:right w:val="none" w:sz="0" w:space="0" w:color="auto"/>
                  </w:divBdr>
                </w:div>
                <w:div w:id="1423261203">
                  <w:marLeft w:val="640"/>
                  <w:marRight w:val="0"/>
                  <w:marTop w:val="0"/>
                  <w:marBottom w:val="0"/>
                  <w:divBdr>
                    <w:top w:val="none" w:sz="0" w:space="0" w:color="auto"/>
                    <w:left w:val="none" w:sz="0" w:space="0" w:color="auto"/>
                    <w:bottom w:val="none" w:sz="0" w:space="0" w:color="auto"/>
                    <w:right w:val="none" w:sz="0" w:space="0" w:color="auto"/>
                  </w:divBdr>
                </w:div>
                <w:div w:id="602608988">
                  <w:marLeft w:val="640"/>
                  <w:marRight w:val="0"/>
                  <w:marTop w:val="0"/>
                  <w:marBottom w:val="0"/>
                  <w:divBdr>
                    <w:top w:val="none" w:sz="0" w:space="0" w:color="auto"/>
                    <w:left w:val="none" w:sz="0" w:space="0" w:color="auto"/>
                    <w:bottom w:val="none" w:sz="0" w:space="0" w:color="auto"/>
                    <w:right w:val="none" w:sz="0" w:space="0" w:color="auto"/>
                  </w:divBdr>
                </w:div>
                <w:div w:id="125587569">
                  <w:marLeft w:val="640"/>
                  <w:marRight w:val="0"/>
                  <w:marTop w:val="0"/>
                  <w:marBottom w:val="0"/>
                  <w:divBdr>
                    <w:top w:val="none" w:sz="0" w:space="0" w:color="auto"/>
                    <w:left w:val="none" w:sz="0" w:space="0" w:color="auto"/>
                    <w:bottom w:val="none" w:sz="0" w:space="0" w:color="auto"/>
                    <w:right w:val="none" w:sz="0" w:space="0" w:color="auto"/>
                  </w:divBdr>
                </w:div>
                <w:div w:id="429930854">
                  <w:marLeft w:val="640"/>
                  <w:marRight w:val="0"/>
                  <w:marTop w:val="0"/>
                  <w:marBottom w:val="0"/>
                  <w:divBdr>
                    <w:top w:val="none" w:sz="0" w:space="0" w:color="auto"/>
                    <w:left w:val="none" w:sz="0" w:space="0" w:color="auto"/>
                    <w:bottom w:val="none" w:sz="0" w:space="0" w:color="auto"/>
                    <w:right w:val="none" w:sz="0" w:space="0" w:color="auto"/>
                  </w:divBdr>
                </w:div>
                <w:div w:id="1511604710">
                  <w:marLeft w:val="640"/>
                  <w:marRight w:val="0"/>
                  <w:marTop w:val="0"/>
                  <w:marBottom w:val="0"/>
                  <w:divBdr>
                    <w:top w:val="none" w:sz="0" w:space="0" w:color="auto"/>
                    <w:left w:val="none" w:sz="0" w:space="0" w:color="auto"/>
                    <w:bottom w:val="none" w:sz="0" w:space="0" w:color="auto"/>
                    <w:right w:val="none" w:sz="0" w:space="0" w:color="auto"/>
                  </w:divBdr>
                </w:div>
                <w:div w:id="2114932604">
                  <w:marLeft w:val="640"/>
                  <w:marRight w:val="0"/>
                  <w:marTop w:val="0"/>
                  <w:marBottom w:val="0"/>
                  <w:divBdr>
                    <w:top w:val="none" w:sz="0" w:space="0" w:color="auto"/>
                    <w:left w:val="none" w:sz="0" w:space="0" w:color="auto"/>
                    <w:bottom w:val="none" w:sz="0" w:space="0" w:color="auto"/>
                    <w:right w:val="none" w:sz="0" w:space="0" w:color="auto"/>
                  </w:divBdr>
                </w:div>
              </w:divsChild>
            </w:div>
            <w:div w:id="1068110015">
              <w:marLeft w:val="0"/>
              <w:marRight w:val="0"/>
              <w:marTop w:val="0"/>
              <w:marBottom w:val="0"/>
              <w:divBdr>
                <w:top w:val="none" w:sz="0" w:space="0" w:color="auto"/>
                <w:left w:val="none" w:sz="0" w:space="0" w:color="auto"/>
                <w:bottom w:val="none" w:sz="0" w:space="0" w:color="auto"/>
                <w:right w:val="none" w:sz="0" w:space="0" w:color="auto"/>
              </w:divBdr>
              <w:divsChild>
                <w:div w:id="270404106">
                  <w:marLeft w:val="640"/>
                  <w:marRight w:val="0"/>
                  <w:marTop w:val="0"/>
                  <w:marBottom w:val="0"/>
                  <w:divBdr>
                    <w:top w:val="none" w:sz="0" w:space="0" w:color="auto"/>
                    <w:left w:val="none" w:sz="0" w:space="0" w:color="auto"/>
                    <w:bottom w:val="none" w:sz="0" w:space="0" w:color="auto"/>
                    <w:right w:val="none" w:sz="0" w:space="0" w:color="auto"/>
                  </w:divBdr>
                </w:div>
                <w:div w:id="1460493137">
                  <w:marLeft w:val="640"/>
                  <w:marRight w:val="0"/>
                  <w:marTop w:val="0"/>
                  <w:marBottom w:val="0"/>
                  <w:divBdr>
                    <w:top w:val="none" w:sz="0" w:space="0" w:color="auto"/>
                    <w:left w:val="none" w:sz="0" w:space="0" w:color="auto"/>
                    <w:bottom w:val="none" w:sz="0" w:space="0" w:color="auto"/>
                    <w:right w:val="none" w:sz="0" w:space="0" w:color="auto"/>
                  </w:divBdr>
                </w:div>
                <w:div w:id="1313676521">
                  <w:marLeft w:val="640"/>
                  <w:marRight w:val="0"/>
                  <w:marTop w:val="0"/>
                  <w:marBottom w:val="0"/>
                  <w:divBdr>
                    <w:top w:val="none" w:sz="0" w:space="0" w:color="auto"/>
                    <w:left w:val="none" w:sz="0" w:space="0" w:color="auto"/>
                    <w:bottom w:val="none" w:sz="0" w:space="0" w:color="auto"/>
                    <w:right w:val="none" w:sz="0" w:space="0" w:color="auto"/>
                  </w:divBdr>
                </w:div>
                <w:div w:id="960459634">
                  <w:marLeft w:val="640"/>
                  <w:marRight w:val="0"/>
                  <w:marTop w:val="0"/>
                  <w:marBottom w:val="0"/>
                  <w:divBdr>
                    <w:top w:val="none" w:sz="0" w:space="0" w:color="auto"/>
                    <w:left w:val="none" w:sz="0" w:space="0" w:color="auto"/>
                    <w:bottom w:val="none" w:sz="0" w:space="0" w:color="auto"/>
                    <w:right w:val="none" w:sz="0" w:space="0" w:color="auto"/>
                  </w:divBdr>
                </w:div>
                <w:div w:id="1165362245">
                  <w:marLeft w:val="640"/>
                  <w:marRight w:val="0"/>
                  <w:marTop w:val="0"/>
                  <w:marBottom w:val="0"/>
                  <w:divBdr>
                    <w:top w:val="none" w:sz="0" w:space="0" w:color="auto"/>
                    <w:left w:val="none" w:sz="0" w:space="0" w:color="auto"/>
                    <w:bottom w:val="none" w:sz="0" w:space="0" w:color="auto"/>
                    <w:right w:val="none" w:sz="0" w:space="0" w:color="auto"/>
                  </w:divBdr>
                </w:div>
                <w:div w:id="1221133181">
                  <w:marLeft w:val="640"/>
                  <w:marRight w:val="0"/>
                  <w:marTop w:val="0"/>
                  <w:marBottom w:val="0"/>
                  <w:divBdr>
                    <w:top w:val="none" w:sz="0" w:space="0" w:color="auto"/>
                    <w:left w:val="none" w:sz="0" w:space="0" w:color="auto"/>
                    <w:bottom w:val="none" w:sz="0" w:space="0" w:color="auto"/>
                    <w:right w:val="none" w:sz="0" w:space="0" w:color="auto"/>
                  </w:divBdr>
                </w:div>
                <w:div w:id="1994481123">
                  <w:marLeft w:val="640"/>
                  <w:marRight w:val="0"/>
                  <w:marTop w:val="0"/>
                  <w:marBottom w:val="0"/>
                  <w:divBdr>
                    <w:top w:val="none" w:sz="0" w:space="0" w:color="auto"/>
                    <w:left w:val="none" w:sz="0" w:space="0" w:color="auto"/>
                    <w:bottom w:val="none" w:sz="0" w:space="0" w:color="auto"/>
                    <w:right w:val="none" w:sz="0" w:space="0" w:color="auto"/>
                  </w:divBdr>
                </w:div>
                <w:div w:id="2090886505">
                  <w:marLeft w:val="640"/>
                  <w:marRight w:val="0"/>
                  <w:marTop w:val="0"/>
                  <w:marBottom w:val="0"/>
                  <w:divBdr>
                    <w:top w:val="none" w:sz="0" w:space="0" w:color="auto"/>
                    <w:left w:val="none" w:sz="0" w:space="0" w:color="auto"/>
                    <w:bottom w:val="none" w:sz="0" w:space="0" w:color="auto"/>
                    <w:right w:val="none" w:sz="0" w:space="0" w:color="auto"/>
                  </w:divBdr>
                </w:div>
                <w:div w:id="1508323646">
                  <w:marLeft w:val="640"/>
                  <w:marRight w:val="0"/>
                  <w:marTop w:val="0"/>
                  <w:marBottom w:val="0"/>
                  <w:divBdr>
                    <w:top w:val="none" w:sz="0" w:space="0" w:color="auto"/>
                    <w:left w:val="none" w:sz="0" w:space="0" w:color="auto"/>
                    <w:bottom w:val="none" w:sz="0" w:space="0" w:color="auto"/>
                    <w:right w:val="none" w:sz="0" w:space="0" w:color="auto"/>
                  </w:divBdr>
                </w:div>
                <w:div w:id="2023781379">
                  <w:marLeft w:val="640"/>
                  <w:marRight w:val="0"/>
                  <w:marTop w:val="0"/>
                  <w:marBottom w:val="0"/>
                  <w:divBdr>
                    <w:top w:val="none" w:sz="0" w:space="0" w:color="auto"/>
                    <w:left w:val="none" w:sz="0" w:space="0" w:color="auto"/>
                    <w:bottom w:val="none" w:sz="0" w:space="0" w:color="auto"/>
                    <w:right w:val="none" w:sz="0" w:space="0" w:color="auto"/>
                  </w:divBdr>
                </w:div>
                <w:div w:id="103813726">
                  <w:marLeft w:val="640"/>
                  <w:marRight w:val="0"/>
                  <w:marTop w:val="0"/>
                  <w:marBottom w:val="0"/>
                  <w:divBdr>
                    <w:top w:val="none" w:sz="0" w:space="0" w:color="auto"/>
                    <w:left w:val="none" w:sz="0" w:space="0" w:color="auto"/>
                    <w:bottom w:val="none" w:sz="0" w:space="0" w:color="auto"/>
                    <w:right w:val="none" w:sz="0" w:space="0" w:color="auto"/>
                  </w:divBdr>
                </w:div>
                <w:div w:id="603150139">
                  <w:marLeft w:val="640"/>
                  <w:marRight w:val="0"/>
                  <w:marTop w:val="0"/>
                  <w:marBottom w:val="0"/>
                  <w:divBdr>
                    <w:top w:val="none" w:sz="0" w:space="0" w:color="auto"/>
                    <w:left w:val="none" w:sz="0" w:space="0" w:color="auto"/>
                    <w:bottom w:val="none" w:sz="0" w:space="0" w:color="auto"/>
                    <w:right w:val="none" w:sz="0" w:space="0" w:color="auto"/>
                  </w:divBdr>
                </w:div>
                <w:div w:id="1035234860">
                  <w:marLeft w:val="640"/>
                  <w:marRight w:val="0"/>
                  <w:marTop w:val="0"/>
                  <w:marBottom w:val="0"/>
                  <w:divBdr>
                    <w:top w:val="none" w:sz="0" w:space="0" w:color="auto"/>
                    <w:left w:val="none" w:sz="0" w:space="0" w:color="auto"/>
                    <w:bottom w:val="none" w:sz="0" w:space="0" w:color="auto"/>
                    <w:right w:val="none" w:sz="0" w:space="0" w:color="auto"/>
                  </w:divBdr>
                </w:div>
                <w:div w:id="503714152">
                  <w:marLeft w:val="640"/>
                  <w:marRight w:val="0"/>
                  <w:marTop w:val="0"/>
                  <w:marBottom w:val="0"/>
                  <w:divBdr>
                    <w:top w:val="none" w:sz="0" w:space="0" w:color="auto"/>
                    <w:left w:val="none" w:sz="0" w:space="0" w:color="auto"/>
                    <w:bottom w:val="none" w:sz="0" w:space="0" w:color="auto"/>
                    <w:right w:val="none" w:sz="0" w:space="0" w:color="auto"/>
                  </w:divBdr>
                </w:div>
                <w:div w:id="555093437">
                  <w:marLeft w:val="640"/>
                  <w:marRight w:val="0"/>
                  <w:marTop w:val="0"/>
                  <w:marBottom w:val="0"/>
                  <w:divBdr>
                    <w:top w:val="none" w:sz="0" w:space="0" w:color="auto"/>
                    <w:left w:val="none" w:sz="0" w:space="0" w:color="auto"/>
                    <w:bottom w:val="none" w:sz="0" w:space="0" w:color="auto"/>
                    <w:right w:val="none" w:sz="0" w:space="0" w:color="auto"/>
                  </w:divBdr>
                </w:div>
                <w:div w:id="2016102596">
                  <w:marLeft w:val="640"/>
                  <w:marRight w:val="0"/>
                  <w:marTop w:val="0"/>
                  <w:marBottom w:val="0"/>
                  <w:divBdr>
                    <w:top w:val="none" w:sz="0" w:space="0" w:color="auto"/>
                    <w:left w:val="none" w:sz="0" w:space="0" w:color="auto"/>
                    <w:bottom w:val="none" w:sz="0" w:space="0" w:color="auto"/>
                    <w:right w:val="none" w:sz="0" w:space="0" w:color="auto"/>
                  </w:divBdr>
                </w:div>
                <w:div w:id="427966507">
                  <w:marLeft w:val="640"/>
                  <w:marRight w:val="0"/>
                  <w:marTop w:val="0"/>
                  <w:marBottom w:val="0"/>
                  <w:divBdr>
                    <w:top w:val="none" w:sz="0" w:space="0" w:color="auto"/>
                    <w:left w:val="none" w:sz="0" w:space="0" w:color="auto"/>
                    <w:bottom w:val="none" w:sz="0" w:space="0" w:color="auto"/>
                    <w:right w:val="none" w:sz="0" w:space="0" w:color="auto"/>
                  </w:divBdr>
                </w:div>
                <w:div w:id="1705714091">
                  <w:marLeft w:val="640"/>
                  <w:marRight w:val="0"/>
                  <w:marTop w:val="0"/>
                  <w:marBottom w:val="0"/>
                  <w:divBdr>
                    <w:top w:val="none" w:sz="0" w:space="0" w:color="auto"/>
                    <w:left w:val="none" w:sz="0" w:space="0" w:color="auto"/>
                    <w:bottom w:val="none" w:sz="0" w:space="0" w:color="auto"/>
                    <w:right w:val="none" w:sz="0" w:space="0" w:color="auto"/>
                  </w:divBdr>
                </w:div>
                <w:div w:id="873881100">
                  <w:marLeft w:val="640"/>
                  <w:marRight w:val="0"/>
                  <w:marTop w:val="0"/>
                  <w:marBottom w:val="0"/>
                  <w:divBdr>
                    <w:top w:val="none" w:sz="0" w:space="0" w:color="auto"/>
                    <w:left w:val="none" w:sz="0" w:space="0" w:color="auto"/>
                    <w:bottom w:val="none" w:sz="0" w:space="0" w:color="auto"/>
                    <w:right w:val="none" w:sz="0" w:space="0" w:color="auto"/>
                  </w:divBdr>
                </w:div>
                <w:div w:id="1219435650">
                  <w:marLeft w:val="640"/>
                  <w:marRight w:val="0"/>
                  <w:marTop w:val="0"/>
                  <w:marBottom w:val="0"/>
                  <w:divBdr>
                    <w:top w:val="none" w:sz="0" w:space="0" w:color="auto"/>
                    <w:left w:val="none" w:sz="0" w:space="0" w:color="auto"/>
                    <w:bottom w:val="none" w:sz="0" w:space="0" w:color="auto"/>
                    <w:right w:val="none" w:sz="0" w:space="0" w:color="auto"/>
                  </w:divBdr>
                </w:div>
                <w:div w:id="372925671">
                  <w:marLeft w:val="640"/>
                  <w:marRight w:val="0"/>
                  <w:marTop w:val="0"/>
                  <w:marBottom w:val="0"/>
                  <w:divBdr>
                    <w:top w:val="none" w:sz="0" w:space="0" w:color="auto"/>
                    <w:left w:val="none" w:sz="0" w:space="0" w:color="auto"/>
                    <w:bottom w:val="none" w:sz="0" w:space="0" w:color="auto"/>
                    <w:right w:val="none" w:sz="0" w:space="0" w:color="auto"/>
                  </w:divBdr>
                </w:div>
                <w:div w:id="600335403">
                  <w:marLeft w:val="640"/>
                  <w:marRight w:val="0"/>
                  <w:marTop w:val="0"/>
                  <w:marBottom w:val="0"/>
                  <w:divBdr>
                    <w:top w:val="none" w:sz="0" w:space="0" w:color="auto"/>
                    <w:left w:val="none" w:sz="0" w:space="0" w:color="auto"/>
                    <w:bottom w:val="none" w:sz="0" w:space="0" w:color="auto"/>
                    <w:right w:val="none" w:sz="0" w:space="0" w:color="auto"/>
                  </w:divBdr>
                </w:div>
                <w:div w:id="442191717">
                  <w:marLeft w:val="640"/>
                  <w:marRight w:val="0"/>
                  <w:marTop w:val="0"/>
                  <w:marBottom w:val="0"/>
                  <w:divBdr>
                    <w:top w:val="none" w:sz="0" w:space="0" w:color="auto"/>
                    <w:left w:val="none" w:sz="0" w:space="0" w:color="auto"/>
                    <w:bottom w:val="none" w:sz="0" w:space="0" w:color="auto"/>
                    <w:right w:val="none" w:sz="0" w:space="0" w:color="auto"/>
                  </w:divBdr>
                </w:div>
                <w:div w:id="1368871776">
                  <w:marLeft w:val="640"/>
                  <w:marRight w:val="0"/>
                  <w:marTop w:val="0"/>
                  <w:marBottom w:val="0"/>
                  <w:divBdr>
                    <w:top w:val="none" w:sz="0" w:space="0" w:color="auto"/>
                    <w:left w:val="none" w:sz="0" w:space="0" w:color="auto"/>
                    <w:bottom w:val="none" w:sz="0" w:space="0" w:color="auto"/>
                    <w:right w:val="none" w:sz="0" w:space="0" w:color="auto"/>
                  </w:divBdr>
                </w:div>
                <w:div w:id="1991010618">
                  <w:marLeft w:val="640"/>
                  <w:marRight w:val="0"/>
                  <w:marTop w:val="0"/>
                  <w:marBottom w:val="0"/>
                  <w:divBdr>
                    <w:top w:val="none" w:sz="0" w:space="0" w:color="auto"/>
                    <w:left w:val="none" w:sz="0" w:space="0" w:color="auto"/>
                    <w:bottom w:val="none" w:sz="0" w:space="0" w:color="auto"/>
                    <w:right w:val="none" w:sz="0" w:space="0" w:color="auto"/>
                  </w:divBdr>
                </w:div>
                <w:div w:id="142506439">
                  <w:marLeft w:val="640"/>
                  <w:marRight w:val="0"/>
                  <w:marTop w:val="0"/>
                  <w:marBottom w:val="0"/>
                  <w:divBdr>
                    <w:top w:val="none" w:sz="0" w:space="0" w:color="auto"/>
                    <w:left w:val="none" w:sz="0" w:space="0" w:color="auto"/>
                    <w:bottom w:val="none" w:sz="0" w:space="0" w:color="auto"/>
                    <w:right w:val="none" w:sz="0" w:space="0" w:color="auto"/>
                  </w:divBdr>
                </w:div>
                <w:div w:id="1962497160">
                  <w:marLeft w:val="640"/>
                  <w:marRight w:val="0"/>
                  <w:marTop w:val="0"/>
                  <w:marBottom w:val="0"/>
                  <w:divBdr>
                    <w:top w:val="none" w:sz="0" w:space="0" w:color="auto"/>
                    <w:left w:val="none" w:sz="0" w:space="0" w:color="auto"/>
                    <w:bottom w:val="none" w:sz="0" w:space="0" w:color="auto"/>
                    <w:right w:val="none" w:sz="0" w:space="0" w:color="auto"/>
                  </w:divBdr>
                </w:div>
                <w:div w:id="43339623">
                  <w:marLeft w:val="640"/>
                  <w:marRight w:val="0"/>
                  <w:marTop w:val="0"/>
                  <w:marBottom w:val="0"/>
                  <w:divBdr>
                    <w:top w:val="none" w:sz="0" w:space="0" w:color="auto"/>
                    <w:left w:val="none" w:sz="0" w:space="0" w:color="auto"/>
                    <w:bottom w:val="none" w:sz="0" w:space="0" w:color="auto"/>
                    <w:right w:val="none" w:sz="0" w:space="0" w:color="auto"/>
                  </w:divBdr>
                </w:div>
                <w:div w:id="1171916708">
                  <w:marLeft w:val="640"/>
                  <w:marRight w:val="0"/>
                  <w:marTop w:val="0"/>
                  <w:marBottom w:val="0"/>
                  <w:divBdr>
                    <w:top w:val="none" w:sz="0" w:space="0" w:color="auto"/>
                    <w:left w:val="none" w:sz="0" w:space="0" w:color="auto"/>
                    <w:bottom w:val="none" w:sz="0" w:space="0" w:color="auto"/>
                    <w:right w:val="none" w:sz="0" w:space="0" w:color="auto"/>
                  </w:divBdr>
                </w:div>
                <w:div w:id="1514221663">
                  <w:marLeft w:val="640"/>
                  <w:marRight w:val="0"/>
                  <w:marTop w:val="0"/>
                  <w:marBottom w:val="0"/>
                  <w:divBdr>
                    <w:top w:val="none" w:sz="0" w:space="0" w:color="auto"/>
                    <w:left w:val="none" w:sz="0" w:space="0" w:color="auto"/>
                    <w:bottom w:val="none" w:sz="0" w:space="0" w:color="auto"/>
                    <w:right w:val="none" w:sz="0" w:space="0" w:color="auto"/>
                  </w:divBdr>
                </w:div>
                <w:div w:id="1415661950">
                  <w:marLeft w:val="640"/>
                  <w:marRight w:val="0"/>
                  <w:marTop w:val="0"/>
                  <w:marBottom w:val="0"/>
                  <w:divBdr>
                    <w:top w:val="none" w:sz="0" w:space="0" w:color="auto"/>
                    <w:left w:val="none" w:sz="0" w:space="0" w:color="auto"/>
                    <w:bottom w:val="none" w:sz="0" w:space="0" w:color="auto"/>
                    <w:right w:val="none" w:sz="0" w:space="0" w:color="auto"/>
                  </w:divBdr>
                </w:div>
                <w:div w:id="952708718">
                  <w:marLeft w:val="640"/>
                  <w:marRight w:val="0"/>
                  <w:marTop w:val="0"/>
                  <w:marBottom w:val="0"/>
                  <w:divBdr>
                    <w:top w:val="none" w:sz="0" w:space="0" w:color="auto"/>
                    <w:left w:val="none" w:sz="0" w:space="0" w:color="auto"/>
                    <w:bottom w:val="none" w:sz="0" w:space="0" w:color="auto"/>
                    <w:right w:val="none" w:sz="0" w:space="0" w:color="auto"/>
                  </w:divBdr>
                </w:div>
                <w:div w:id="889463984">
                  <w:marLeft w:val="640"/>
                  <w:marRight w:val="0"/>
                  <w:marTop w:val="0"/>
                  <w:marBottom w:val="0"/>
                  <w:divBdr>
                    <w:top w:val="none" w:sz="0" w:space="0" w:color="auto"/>
                    <w:left w:val="none" w:sz="0" w:space="0" w:color="auto"/>
                    <w:bottom w:val="none" w:sz="0" w:space="0" w:color="auto"/>
                    <w:right w:val="none" w:sz="0" w:space="0" w:color="auto"/>
                  </w:divBdr>
                </w:div>
                <w:div w:id="2070154729">
                  <w:marLeft w:val="640"/>
                  <w:marRight w:val="0"/>
                  <w:marTop w:val="0"/>
                  <w:marBottom w:val="0"/>
                  <w:divBdr>
                    <w:top w:val="none" w:sz="0" w:space="0" w:color="auto"/>
                    <w:left w:val="none" w:sz="0" w:space="0" w:color="auto"/>
                    <w:bottom w:val="none" w:sz="0" w:space="0" w:color="auto"/>
                    <w:right w:val="none" w:sz="0" w:space="0" w:color="auto"/>
                  </w:divBdr>
                </w:div>
                <w:div w:id="812524947">
                  <w:marLeft w:val="640"/>
                  <w:marRight w:val="0"/>
                  <w:marTop w:val="0"/>
                  <w:marBottom w:val="0"/>
                  <w:divBdr>
                    <w:top w:val="none" w:sz="0" w:space="0" w:color="auto"/>
                    <w:left w:val="none" w:sz="0" w:space="0" w:color="auto"/>
                    <w:bottom w:val="none" w:sz="0" w:space="0" w:color="auto"/>
                    <w:right w:val="none" w:sz="0" w:space="0" w:color="auto"/>
                  </w:divBdr>
                </w:div>
                <w:div w:id="544684375">
                  <w:marLeft w:val="640"/>
                  <w:marRight w:val="0"/>
                  <w:marTop w:val="0"/>
                  <w:marBottom w:val="0"/>
                  <w:divBdr>
                    <w:top w:val="none" w:sz="0" w:space="0" w:color="auto"/>
                    <w:left w:val="none" w:sz="0" w:space="0" w:color="auto"/>
                    <w:bottom w:val="none" w:sz="0" w:space="0" w:color="auto"/>
                    <w:right w:val="none" w:sz="0" w:space="0" w:color="auto"/>
                  </w:divBdr>
                </w:div>
                <w:div w:id="1961956609">
                  <w:marLeft w:val="640"/>
                  <w:marRight w:val="0"/>
                  <w:marTop w:val="0"/>
                  <w:marBottom w:val="0"/>
                  <w:divBdr>
                    <w:top w:val="none" w:sz="0" w:space="0" w:color="auto"/>
                    <w:left w:val="none" w:sz="0" w:space="0" w:color="auto"/>
                    <w:bottom w:val="none" w:sz="0" w:space="0" w:color="auto"/>
                    <w:right w:val="none" w:sz="0" w:space="0" w:color="auto"/>
                  </w:divBdr>
                </w:div>
                <w:div w:id="1673489457">
                  <w:marLeft w:val="640"/>
                  <w:marRight w:val="0"/>
                  <w:marTop w:val="0"/>
                  <w:marBottom w:val="0"/>
                  <w:divBdr>
                    <w:top w:val="none" w:sz="0" w:space="0" w:color="auto"/>
                    <w:left w:val="none" w:sz="0" w:space="0" w:color="auto"/>
                    <w:bottom w:val="none" w:sz="0" w:space="0" w:color="auto"/>
                    <w:right w:val="none" w:sz="0" w:space="0" w:color="auto"/>
                  </w:divBdr>
                </w:div>
                <w:div w:id="1053388402">
                  <w:marLeft w:val="640"/>
                  <w:marRight w:val="0"/>
                  <w:marTop w:val="0"/>
                  <w:marBottom w:val="0"/>
                  <w:divBdr>
                    <w:top w:val="none" w:sz="0" w:space="0" w:color="auto"/>
                    <w:left w:val="none" w:sz="0" w:space="0" w:color="auto"/>
                    <w:bottom w:val="none" w:sz="0" w:space="0" w:color="auto"/>
                    <w:right w:val="none" w:sz="0" w:space="0" w:color="auto"/>
                  </w:divBdr>
                </w:div>
                <w:div w:id="551386037">
                  <w:marLeft w:val="640"/>
                  <w:marRight w:val="0"/>
                  <w:marTop w:val="0"/>
                  <w:marBottom w:val="0"/>
                  <w:divBdr>
                    <w:top w:val="none" w:sz="0" w:space="0" w:color="auto"/>
                    <w:left w:val="none" w:sz="0" w:space="0" w:color="auto"/>
                    <w:bottom w:val="none" w:sz="0" w:space="0" w:color="auto"/>
                    <w:right w:val="none" w:sz="0" w:space="0" w:color="auto"/>
                  </w:divBdr>
                </w:div>
                <w:div w:id="857430978">
                  <w:marLeft w:val="640"/>
                  <w:marRight w:val="0"/>
                  <w:marTop w:val="0"/>
                  <w:marBottom w:val="0"/>
                  <w:divBdr>
                    <w:top w:val="none" w:sz="0" w:space="0" w:color="auto"/>
                    <w:left w:val="none" w:sz="0" w:space="0" w:color="auto"/>
                    <w:bottom w:val="none" w:sz="0" w:space="0" w:color="auto"/>
                    <w:right w:val="none" w:sz="0" w:space="0" w:color="auto"/>
                  </w:divBdr>
                </w:div>
                <w:div w:id="763888537">
                  <w:marLeft w:val="640"/>
                  <w:marRight w:val="0"/>
                  <w:marTop w:val="0"/>
                  <w:marBottom w:val="0"/>
                  <w:divBdr>
                    <w:top w:val="none" w:sz="0" w:space="0" w:color="auto"/>
                    <w:left w:val="none" w:sz="0" w:space="0" w:color="auto"/>
                    <w:bottom w:val="none" w:sz="0" w:space="0" w:color="auto"/>
                    <w:right w:val="none" w:sz="0" w:space="0" w:color="auto"/>
                  </w:divBdr>
                </w:div>
                <w:div w:id="1384791013">
                  <w:marLeft w:val="640"/>
                  <w:marRight w:val="0"/>
                  <w:marTop w:val="0"/>
                  <w:marBottom w:val="0"/>
                  <w:divBdr>
                    <w:top w:val="none" w:sz="0" w:space="0" w:color="auto"/>
                    <w:left w:val="none" w:sz="0" w:space="0" w:color="auto"/>
                    <w:bottom w:val="none" w:sz="0" w:space="0" w:color="auto"/>
                    <w:right w:val="none" w:sz="0" w:space="0" w:color="auto"/>
                  </w:divBdr>
                </w:div>
                <w:div w:id="1134173214">
                  <w:marLeft w:val="640"/>
                  <w:marRight w:val="0"/>
                  <w:marTop w:val="0"/>
                  <w:marBottom w:val="0"/>
                  <w:divBdr>
                    <w:top w:val="none" w:sz="0" w:space="0" w:color="auto"/>
                    <w:left w:val="none" w:sz="0" w:space="0" w:color="auto"/>
                    <w:bottom w:val="none" w:sz="0" w:space="0" w:color="auto"/>
                    <w:right w:val="none" w:sz="0" w:space="0" w:color="auto"/>
                  </w:divBdr>
                </w:div>
                <w:div w:id="1863665673">
                  <w:marLeft w:val="640"/>
                  <w:marRight w:val="0"/>
                  <w:marTop w:val="0"/>
                  <w:marBottom w:val="0"/>
                  <w:divBdr>
                    <w:top w:val="none" w:sz="0" w:space="0" w:color="auto"/>
                    <w:left w:val="none" w:sz="0" w:space="0" w:color="auto"/>
                    <w:bottom w:val="none" w:sz="0" w:space="0" w:color="auto"/>
                    <w:right w:val="none" w:sz="0" w:space="0" w:color="auto"/>
                  </w:divBdr>
                </w:div>
                <w:div w:id="1800104419">
                  <w:marLeft w:val="640"/>
                  <w:marRight w:val="0"/>
                  <w:marTop w:val="0"/>
                  <w:marBottom w:val="0"/>
                  <w:divBdr>
                    <w:top w:val="none" w:sz="0" w:space="0" w:color="auto"/>
                    <w:left w:val="none" w:sz="0" w:space="0" w:color="auto"/>
                    <w:bottom w:val="none" w:sz="0" w:space="0" w:color="auto"/>
                    <w:right w:val="none" w:sz="0" w:space="0" w:color="auto"/>
                  </w:divBdr>
                </w:div>
                <w:div w:id="1935355520">
                  <w:marLeft w:val="640"/>
                  <w:marRight w:val="0"/>
                  <w:marTop w:val="0"/>
                  <w:marBottom w:val="0"/>
                  <w:divBdr>
                    <w:top w:val="none" w:sz="0" w:space="0" w:color="auto"/>
                    <w:left w:val="none" w:sz="0" w:space="0" w:color="auto"/>
                    <w:bottom w:val="none" w:sz="0" w:space="0" w:color="auto"/>
                    <w:right w:val="none" w:sz="0" w:space="0" w:color="auto"/>
                  </w:divBdr>
                </w:div>
                <w:div w:id="2093701723">
                  <w:marLeft w:val="640"/>
                  <w:marRight w:val="0"/>
                  <w:marTop w:val="0"/>
                  <w:marBottom w:val="0"/>
                  <w:divBdr>
                    <w:top w:val="none" w:sz="0" w:space="0" w:color="auto"/>
                    <w:left w:val="none" w:sz="0" w:space="0" w:color="auto"/>
                    <w:bottom w:val="none" w:sz="0" w:space="0" w:color="auto"/>
                    <w:right w:val="none" w:sz="0" w:space="0" w:color="auto"/>
                  </w:divBdr>
                </w:div>
                <w:div w:id="30689143">
                  <w:marLeft w:val="640"/>
                  <w:marRight w:val="0"/>
                  <w:marTop w:val="0"/>
                  <w:marBottom w:val="0"/>
                  <w:divBdr>
                    <w:top w:val="none" w:sz="0" w:space="0" w:color="auto"/>
                    <w:left w:val="none" w:sz="0" w:space="0" w:color="auto"/>
                    <w:bottom w:val="none" w:sz="0" w:space="0" w:color="auto"/>
                    <w:right w:val="none" w:sz="0" w:space="0" w:color="auto"/>
                  </w:divBdr>
                </w:div>
                <w:div w:id="1416435853">
                  <w:marLeft w:val="640"/>
                  <w:marRight w:val="0"/>
                  <w:marTop w:val="0"/>
                  <w:marBottom w:val="0"/>
                  <w:divBdr>
                    <w:top w:val="none" w:sz="0" w:space="0" w:color="auto"/>
                    <w:left w:val="none" w:sz="0" w:space="0" w:color="auto"/>
                    <w:bottom w:val="none" w:sz="0" w:space="0" w:color="auto"/>
                    <w:right w:val="none" w:sz="0" w:space="0" w:color="auto"/>
                  </w:divBdr>
                </w:div>
                <w:div w:id="1565724902">
                  <w:marLeft w:val="640"/>
                  <w:marRight w:val="0"/>
                  <w:marTop w:val="0"/>
                  <w:marBottom w:val="0"/>
                  <w:divBdr>
                    <w:top w:val="none" w:sz="0" w:space="0" w:color="auto"/>
                    <w:left w:val="none" w:sz="0" w:space="0" w:color="auto"/>
                    <w:bottom w:val="none" w:sz="0" w:space="0" w:color="auto"/>
                    <w:right w:val="none" w:sz="0" w:space="0" w:color="auto"/>
                  </w:divBdr>
                </w:div>
                <w:div w:id="300841737">
                  <w:marLeft w:val="640"/>
                  <w:marRight w:val="0"/>
                  <w:marTop w:val="0"/>
                  <w:marBottom w:val="0"/>
                  <w:divBdr>
                    <w:top w:val="none" w:sz="0" w:space="0" w:color="auto"/>
                    <w:left w:val="none" w:sz="0" w:space="0" w:color="auto"/>
                    <w:bottom w:val="none" w:sz="0" w:space="0" w:color="auto"/>
                    <w:right w:val="none" w:sz="0" w:space="0" w:color="auto"/>
                  </w:divBdr>
                </w:div>
                <w:div w:id="905603019">
                  <w:marLeft w:val="640"/>
                  <w:marRight w:val="0"/>
                  <w:marTop w:val="0"/>
                  <w:marBottom w:val="0"/>
                  <w:divBdr>
                    <w:top w:val="none" w:sz="0" w:space="0" w:color="auto"/>
                    <w:left w:val="none" w:sz="0" w:space="0" w:color="auto"/>
                    <w:bottom w:val="none" w:sz="0" w:space="0" w:color="auto"/>
                    <w:right w:val="none" w:sz="0" w:space="0" w:color="auto"/>
                  </w:divBdr>
                </w:div>
                <w:div w:id="588469984">
                  <w:marLeft w:val="640"/>
                  <w:marRight w:val="0"/>
                  <w:marTop w:val="0"/>
                  <w:marBottom w:val="0"/>
                  <w:divBdr>
                    <w:top w:val="none" w:sz="0" w:space="0" w:color="auto"/>
                    <w:left w:val="none" w:sz="0" w:space="0" w:color="auto"/>
                    <w:bottom w:val="none" w:sz="0" w:space="0" w:color="auto"/>
                    <w:right w:val="none" w:sz="0" w:space="0" w:color="auto"/>
                  </w:divBdr>
                </w:div>
                <w:div w:id="1082801191">
                  <w:marLeft w:val="640"/>
                  <w:marRight w:val="0"/>
                  <w:marTop w:val="0"/>
                  <w:marBottom w:val="0"/>
                  <w:divBdr>
                    <w:top w:val="none" w:sz="0" w:space="0" w:color="auto"/>
                    <w:left w:val="none" w:sz="0" w:space="0" w:color="auto"/>
                    <w:bottom w:val="none" w:sz="0" w:space="0" w:color="auto"/>
                    <w:right w:val="none" w:sz="0" w:space="0" w:color="auto"/>
                  </w:divBdr>
                </w:div>
                <w:div w:id="1526866408">
                  <w:marLeft w:val="640"/>
                  <w:marRight w:val="0"/>
                  <w:marTop w:val="0"/>
                  <w:marBottom w:val="0"/>
                  <w:divBdr>
                    <w:top w:val="none" w:sz="0" w:space="0" w:color="auto"/>
                    <w:left w:val="none" w:sz="0" w:space="0" w:color="auto"/>
                    <w:bottom w:val="none" w:sz="0" w:space="0" w:color="auto"/>
                    <w:right w:val="none" w:sz="0" w:space="0" w:color="auto"/>
                  </w:divBdr>
                </w:div>
                <w:div w:id="1312365909">
                  <w:marLeft w:val="640"/>
                  <w:marRight w:val="0"/>
                  <w:marTop w:val="0"/>
                  <w:marBottom w:val="0"/>
                  <w:divBdr>
                    <w:top w:val="none" w:sz="0" w:space="0" w:color="auto"/>
                    <w:left w:val="none" w:sz="0" w:space="0" w:color="auto"/>
                    <w:bottom w:val="none" w:sz="0" w:space="0" w:color="auto"/>
                    <w:right w:val="none" w:sz="0" w:space="0" w:color="auto"/>
                  </w:divBdr>
                </w:div>
                <w:div w:id="1696077377">
                  <w:marLeft w:val="640"/>
                  <w:marRight w:val="0"/>
                  <w:marTop w:val="0"/>
                  <w:marBottom w:val="0"/>
                  <w:divBdr>
                    <w:top w:val="none" w:sz="0" w:space="0" w:color="auto"/>
                    <w:left w:val="none" w:sz="0" w:space="0" w:color="auto"/>
                    <w:bottom w:val="none" w:sz="0" w:space="0" w:color="auto"/>
                    <w:right w:val="none" w:sz="0" w:space="0" w:color="auto"/>
                  </w:divBdr>
                </w:div>
                <w:div w:id="1631745392">
                  <w:marLeft w:val="640"/>
                  <w:marRight w:val="0"/>
                  <w:marTop w:val="0"/>
                  <w:marBottom w:val="0"/>
                  <w:divBdr>
                    <w:top w:val="none" w:sz="0" w:space="0" w:color="auto"/>
                    <w:left w:val="none" w:sz="0" w:space="0" w:color="auto"/>
                    <w:bottom w:val="none" w:sz="0" w:space="0" w:color="auto"/>
                    <w:right w:val="none" w:sz="0" w:space="0" w:color="auto"/>
                  </w:divBdr>
                </w:div>
                <w:div w:id="815951638">
                  <w:marLeft w:val="640"/>
                  <w:marRight w:val="0"/>
                  <w:marTop w:val="0"/>
                  <w:marBottom w:val="0"/>
                  <w:divBdr>
                    <w:top w:val="none" w:sz="0" w:space="0" w:color="auto"/>
                    <w:left w:val="none" w:sz="0" w:space="0" w:color="auto"/>
                    <w:bottom w:val="none" w:sz="0" w:space="0" w:color="auto"/>
                    <w:right w:val="none" w:sz="0" w:space="0" w:color="auto"/>
                  </w:divBdr>
                </w:div>
                <w:div w:id="444354271">
                  <w:marLeft w:val="640"/>
                  <w:marRight w:val="0"/>
                  <w:marTop w:val="0"/>
                  <w:marBottom w:val="0"/>
                  <w:divBdr>
                    <w:top w:val="none" w:sz="0" w:space="0" w:color="auto"/>
                    <w:left w:val="none" w:sz="0" w:space="0" w:color="auto"/>
                    <w:bottom w:val="none" w:sz="0" w:space="0" w:color="auto"/>
                    <w:right w:val="none" w:sz="0" w:space="0" w:color="auto"/>
                  </w:divBdr>
                </w:div>
                <w:div w:id="600913407">
                  <w:marLeft w:val="640"/>
                  <w:marRight w:val="0"/>
                  <w:marTop w:val="0"/>
                  <w:marBottom w:val="0"/>
                  <w:divBdr>
                    <w:top w:val="none" w:sz="0" w:space="0" w:color="auto"/>
                    <w:left w:val="none" w:sz="0" w:space="0" w:color="auto"/>
                    <w:bottom w:val="none" w:sz="0" w:space="0" w:color="auto"/>
                    <w:right w:val="none" w:sz="0" w:space="0" w:color="auto"/>
                  </w:divBdr>
                </w:div>
              </w:divsChild>
            </w:div>
            <w:div w:id="436410490">
              <w:marLeft w:val="0"/>
              <w:marRight w:val="0"/>
              <w:marTop w:val="0"/>
              <w:marBottom w:val="0"/>
              <w:divBdr>
                <w:top w:val="none" w:sz="0" w:space="0" w:color="auto"/>
                <w:left w:val="none" w:sz="0" w:space="0" w:color="auto"/>
                <w:bottom w:val="none" w:sz="0" w:space="0" w:color="auto"/>
                <w:right w:val="none" w:sz="0" w:space="0" w:color="auto"/>
              </w:divBdr>
              <w:divsChild>
                <w:div w:id="894970369">
                  <w:marLeft w:val="640"/>
                  <w:marRight w:val="0"/>
                  <w:marTop w:val="0"/>
                  <w:marBottom w:val="0"/>
                  <w:divBdr>
                    <w:top w:val="none" w:sz="0" w:space="0" w:color="auto"/>
                    <w:left w:val="none" w:sz="0" w:space="0" w:color="auto"/>
                    <w:bottom w:val="none" w:sz="0" w:space="0" w:color="auto"/>
                    <w:right w:val="none" w:sz="0" w:space="0" w:color="auto"/>
                  </w:divBdr>
                </w:div>
                <w:div w:id="559483251">
                  <w:marLeft w:val="640"/>
                  <w:marRight w:val="0"/>
                  <w:marTop w:val="0"/>
                  <w:marBottom w:val="0"/>
                  <w:divBdr>
                    <w:top w:val="none" w:sz="0" w:space="0" w:color="auto"/>
                    <w:left w:val="none" w:sz="0" w:space="0" w:color="auto"/>
                    <w:bottom w:val="none" w:sz="0" w:space="0" w:color="auto"/>
                    <w:right w:val="none" w:sz="0" w:space="0" w:color="auto"/>
                  </w:divBdr>
                </w:div>
                <w:div w:id="1920822628">
                  <w:marLeft w:val="640"/>
                  <w:marRight w:val="0"/>
                  <w:marTop w:val="0"/>
                  <w:marBottom w:val="0"/>
                  <w:divBdr>
                    <w:top w:val="none" w:sz="0" w:space="0" w:color="auto"/>
                    <w:left w:val="none" w:sz="0" w:space="0" w:color="auto"/>
                    <w:bottom w:val="none" w:sz="0" w:space="0" w:color="auto"/>
                    <w:right w:val="none" w:sz="0" w:space="0" w:color="auto"/>
                  </w:divBdr>
                </w:div>
                <w:div w:id="893854113">
                  <w:marLeft w:val="640"/>
                  <w:marRight w:val="0"/>
                  <w:marTop w:val="0"/>
                  <w:marBottom w:val="0"/>
                  <w:divBdr>
                    <w:top w:val="none" w:sz="0" w:space="0" w:color="auto"/>
                    <w:left w:val="none" w:sz="0" w:space="0" w:color="auto"/>
                    <w:bottom w:val="none" w:sz="0" w:space="0" w:color="auto"/>
                    <w:right w:val="none" w:sz="0" w:space="0" w:color="auto"/>
                  </w:divBdr>
                </w:div>
                <w:div w:id="1384671240">
                  <w:marLeft w:val="640"/>
                  <w:marRight w:val="0"/>
                  <w:marTop w:val="0"/>
                  <w:marBottom w:val="0"/>
                  <w:divBdr>
                    <w:top w:val="none" w:sz="0" w:space="0" w:color="auto"/>
                    <w:left w:val="none" w:sz="0" w:space="0" w:color="auto"/>
                    <w:bottom w:val="none" w:sz="0" w:space="0" w:color="auto"/>
                    <w:right w:val="none" w:sz="0" w:space="0" w:color="auto"/>
                  </w:divBdr>
                </w:div>
                <w:div w:id="1026949928">
                  <w:marLeft w:val="640"/>
                  <w:marRight w:val="0"/>
                  <w:marTop w:val="0"/>
                  <w:marBottom w:val="0"/>
                  <w:divBdr>
                    <w:top w:val="none" w:sz="0" w:space="0" w:color="auto"/>
                    <w:left w:val="none" w:sz="0" w:space="0" w:color="auto"/>
                    <w:bottom w:val="none" w:sz="0" w:space="0" w:color="auto"/>
                    <w:right w:val="none" w:sz="0" w:space="0" w:color="auto"/>
                  </w:divBdr>
                </w:div>
                <w:div w:id="1741363111">
                  <w:marLeft w:val="640"/>
                  <w:marRight w:val="0"/>
                  <w:marTop w:val="0"/>
                  <w:marBottom w:val="0"/>
                  <w:divBdr>
                    <w:top w:val="none" w:sz="0" w:space="0" w:color="auto"/>
                    <w:left w:val="none" w:sz="0" w:space="0" w:color="auto"/>
                    <w:bottom w:val="none" w:sz="0" w:space="0" w:color="auto"/>
                    <w:right w:val="none" w:sz="0" w:space="0" w:color="auto"/>
                  </w:divBdr>
                </w:div>
                <w:div w:id="2096240840">
                  <w:marLeft w:val="640"/>
                  <w:marRight w:val="0"/>
                  <w:marTop w:val="0"/>
                  <w:marBottom w:val="0"/>
                  <w:divBdr>
                    <w:top w:val="none" w:sz="0" w:space="0" w:color="auto"/>
                    <w:left w:val="none" w:sz="0" w:space="0" w:color="auto"/>
                    <w:bottom w:val="none" w:sz="0" w:space="0" w:color="auto"/>
                    <w:right w:val="none" w:sz="0" w:space="0" w:color="auto"/>
                  </w:divBdr>
                </w:div>
                <w:div w:id="206186455">
                  <w:marLeft w:val="640"/>
                  <w:marRight w:val="0"/>
                  <w:marTop w:val="0"/>
                  <w:marBottom w:val="0"/>
                  <w:divBdr>
                    <w:top w:val="none" w:sz="0" w:space="0" w:color="auto"/>
                    <w:left w:val="none" w:sz="0" w:space="0" w:color="auto"/>
                    <w:bottom w:val="none" w:sz="0" w:space="0" w:color="auto"/>
                    <w:right w:val="none" w:sz="0" w:space="0" w:color="auto"/>
                  </w:divBdr>
                </w:div>
                <w:div w:id="878082258">
                  <w:marLeft w:val="640"/>
                  <w:marRight w:val="0"/>
                  <w:marTop w:val="0"/>
                  <w:marBottom w:val="0"/>
                  <w:divBdr>
                    <w:top w:val="none" w:sz="0" w:space="0" w:color="auto"/>
                    <w:left w:val="none" w:sz="0" w:space="0" w:color="auto"/>
                    <w:bottom w:val="none" w:sz="0" w:space="0" w:color="auto"/>
                    <w:right w:val="none" w:sz="0" w:space="0" w:color="auto"/>
                  </w:divBdr>
                </w:div>
                <w:div w:id="1280838908">
                  <w:marLeft w:val="640"/>
                  <w:marRight w:val="0"/>
                  <w:marTop w:val="0"/>
                  <w:marBottom w:val="0"/>
                  <w:divBdr>
                    <w:top w:val="none" w:sz="0" w:space="0" w:color="auto"/>
                    <w:left w:val="none" w:sz="0" w:space="0" w:color="auto"/>
                    <w:bottom w:val="none" w:sz="0" w:space="0" w:color="auto"/>
                    <w:right w:val="none" w:sz="0" w:space="0" w:color="auto"/>
                  </w:divBdr>
                </w:div>
                <w:div w:id="449863220">
                  <w:marLeft w:val="640"/>
                  <w:marRight w:val="0"/>
                  <w:marTop w:val="0"/>
                  <w:marBottom w:val="0"/>
                  <w:divBdr>
                    <w:top w:val="none" w:sz="0" w:space="0" w:color="auto"/>
                    <w:left w:val="none" w:sz="0" w:space="0" w:color="auto"/>
                    <w:bottom w:val="none" w:sz="0" w:space="0" w:color="auto"/>
                    <w:right w:val="none" w:sz="0" w:space="0" w:color="auto"/>
                  </w:divBdr>
                </w:div>
                <w:div w:id="1390616557">
                  <w:marLeft w:val="640"/>
                  <w:marRight w:val="0"/>
                  <w:marTop w:val="0"/>
                  <w:marBottom w:val="0"/>
                  <w:divBdr>
                    <w:top w:val="none" w:sz="0" w:space="0" w:color="auto"/>
                    <w:left w:val="none" w:sz="0" w:space="0" w:color="auto"/>
                    <w:bottom w:val="none" w:sz="0" w:space="0" w:color="auto"/>
                    <w:right w:val="none" w:sz="0" w:space="0" w:color="auto"/>
                  </w:divBdr>
                </w:div>
                <w:div w:id="825558930">
                  <w:marLeft w:val="640"/>
                  <w:marRight w:val="0"/>
                  <w:marTop w:val="0"/>
                  <w:marBottom w:val="0"/>
                  <w:divBdr>
                    <w:top w:val="none" w:sz="0" w:space="0" w:color="auto"/>
                    <w:left w:val="none" w:sz="0" w:space="0" w:color="auto"/>
                    <w:bottom w:val="none" w:sz="0" w:space="0" w:color="auto"/>
                    <w:right w:val="none" w:sz="0" w:space="0" w:color="auto"/>
                  </w:divBdr>
                </w:div>
                <w:div w:id="432675160">
                  <w:marLeft w:val="640"/>
                  <w:marRight w:val="0"/>
                  <w:marTop w:val="0"/>
                  <w:marBottom w:val="0"/>
                  <w:divBdr>
                    <w:top w:val="none" w:sz="0" w:space="0" w:color="auto"/>
                    <w:left w:val="none" w:sz="0" w:space="0" w:color="auto"/>
                    <w:bottom w:val="none" w:sz="0" w:space="0" w:color="auto"/>
                    <w:right w:val="none" w:sz="0" w:space="0" w:color="auto"/>
                  </w:divBdr>
                </w:div>
                <w:div w:id="692613121">
                  <w:marLeft w:val="640"/>
                  <w:marRight w:val="0"/>
                  <w:marTop w:val="0"/>
                  <w:marBottom w:val="0"/>
                  <w:divBdr>
                    <w:top w:val="none" w:sz="0" w:space="0" w:color="auto"/>
                    <w:left w:val="none" w:sz="0" w:space="0" w:color="auto"/>
                    <w:bottom w:val="none" w:sz="0" w:space="0" w:color="auto"/>
                    <w:right w:val="none" w:sz="0" w:space="0" w:color="auto"/>
                  </w:divBdr>
                </w:div>
                <w:div w:id="207500421">
                  <w:marLeft w:val="640"/>
                  <w:marRight w:val="0"/>
                  <w:marTop w:val="0"/>
                  <w:marBottom w:val="0"/>
                  <w:divBdr>
                    <w:top w:val="none" w:sz="0" w:space="0" w:color="auto"/>
                    <w:left w:val="none" w:sz="0" w:space="0" w:color="auto"/>
                    <w:bottom w:val="none" w:sz="0" w:space="0" w:color="auto"/>
                    <w:right w:val="none" w:sz="0" w:space="0" w:color="auto"/>
                  </w:divBdr>
                </w:div>
                <w:div w:id="1222908809">
                  <w:marLeft w:val="640"/>
                  <w:marRight w:val="0"/>
                  <w:marTop w:val="0"/>
                  <w:marBottom w:val="0"/>
                  <w:divBdr>
                    <w:top w:val="none" w:sz="0" w:space="0" w:color="auto"/>
                    <w:left w:val="none" w:sz="0" w:space="0" w:color="auto"/>
                    <w:bottom w:val="none" w:sz="0" w:space="0" w:color="auto"/>
                    <w:right w:val="none" w:sz="0" w:space="0" w:color="auto"/>
                  </w:divBdr>
                </w:div>
                <w:div w:id="60566996">
                  <w:marLeft w:val="640"/>
                  <w:marRight w:val="0"/>
                  <w:marTop w:val="0"/>
                  <w:marBottom w:val="0"/>
                  <w:divBdr>
                    <w:top w:val="none" w:sz="0" w:space="0" w:color="auto"/>
                    <w:left w:val="none" w:sz="0" w:space="0" w:color="auto"/>
                    <w:bottom w:val="none" w:sz="0" w:space="0" w:color="auto"/>
                    <w:right w:val="none" w:sz="0" w:space="0" w:color="auto"/>
                  </w:divBdr>
                </w:div>
                <w:div w:id="1449815209">
                  <w:marLeft w:val="640"/>
                  <w:marRight w:val="0"/>
                  <w:marTop w:val="0"/>
                  <w:marBottom w:val="0"/>
                  <w:divBdr>
                    <w:top w:val="none" w:sz="0" w:space="0" w:color="auto"/>
                    <w:left w:val="none" w:sz="0" w:space="0" w:color="auto"/>
                    <w:bottom w:val="none" w:sz="0" w:space="0" w:color="auto"/>
                    <w:right w:val="none" w:sz="0" w:space="0" w:color="auto"/>
                  </w:divBdr>
                </w:div>
                <w:div w:id="1937519598">
                  <w:marLeft w:val="640"/>
                  <w:marRight w:val="0"/>
                  <w:marTop w:val="0"/>
                  <w:marBottom w:val="0"/>
                  <w:divBdr>
                    <w:top w:val="none" w:sz="0" w:space="0" w:color="auto"/>
                    <w:left w:val="none" w:sz="0" w:space="0" w:color="auto"/>
                    <w:bottom w:val="none" w:sz="0" w:space="0" w:color="auto"/>
                    <w:right w:val="none" w:sz="0" w:space="0" w:color="auto"/>
                  </w:divBdr>
                </w:div>
                <w:div w:id="1406415240">
                  <w:marLeft w:val="640"/>
                  <w:marRight w:val="0"/>
                  <w:marTop w:val="0"/>
                  <w:marBottom w:val="0"/>
                  <w:divBdr>
                    <w:top w:val="none" w:sz="0" w:space="0" w:color="auto"/>
                    <w:left w:val="none" w:sz="0" w:space="0" w:color="auto"/>
                    <w:bottom w:val="none" w:sz="0" w:space="0" w:color="auto"/>
                    <w:right w:val="none" w:sz="0" w:space="0" w:color="auto"/>
                  </w:divBdr>
                </w:div>
                <w:div w:id="1232037979">
                  <w:marLeft w:val="640"/>
                  <w:marRight w:val="0"/>
                  <w:marTop w:val="0"/>
                  <w:marBottom w:val="0"/>
                  <w:divBdr>
                    <w:top w:val="none" w:sz="0" w:space="0" w:color="auto"/>
                    <w:left w:val="none" w:sz="0" w:space="0" w:color="auto"/>
                    <w:bottom w:val="none" w:sz="0" w:space="0" w:color="auto"/>
                    <w:right w:val="none" w:sz="0" w:space="0" w:color="auto"/>
                  </w:divBdr>
                </w:div>
                <w:div w:id="1401833646">
                  <w:marLeft w:val="640"/>
                  <w:marRight w:val="0"/>
                  <w:marTop w:val="0"/>
                  <w:marBottom w:val="0"/>
                  <w:divBdr>
                    <w:top w:val="none" w:sz="0" w:space="0" w:color="auto"/>
                    <w:left w:val="none" w:sz="0" w:space="0" w:color="auto"/>
                    <w:bottom w:val="none" w:sz="0" w:space="0" w:color="auto"/>
                    <w:right w:val="none" w:sz="0" w:space="0" w:color="auto"/>
                  </w:divBdr>
                </w:div>
                <w:div w:id="384910972">
                  <w:marLeft w:val="640"/>
                  <w:marRight w:val="0"/>
                  <w:marTop w:val="0"/>
                  <w:marBottom w:val="0"/>
                  <w:divBdr>
                    <w:top w:val="none" w:sz="0" w:space="0" w:color="auto"/>
                    <w:left w:val="none" w:sz="0" w:space="0" w:color="auto"/>
                    <w:bottom w:val="none" w:sz="0" w:space="0" w:color="auto"/>
                    <w:right w:val="none" w:sz="0" w:space="0" w:color="auto"/>
                  </w:divBdr>
                </w:div>
                <w:div w:id="839545014">
                  <w:marLeft w:val="640"/>
                  <w:marRight w:val="0"/>
                  <w:marTop w:val="0"/>
                  <w:marBottom w:val="0"/>
                  <w:divBdr>
                    <w:top w:val="none" w:sz="0" w:space="0" w:color="auto"/>
                    <w:left w:val="none" w:sz="0" w:space="0" w:color="auto"/>
                    <w:bottom w:val="none" w:sz="0" w:space="0" w:color="auto"/>
                    <w:right w:val="none" w:sz="0" w:space="0" w:color="auto"/>
                  </w:divBdr>
                </w:div>
                <w:div w:id="1056125375">
                  <w:marLeft w:val="640"/>
                  <w:marRight w:val="0"/>
                  <w:marTop w:val="0"/>
                  <w:marBottom w:val="0"/>
                  <w:divBdr>
                    <w:top w:val="none" w:sz="0" w:space="0" w:color="auto"/>
                    <w:left w:val="none" w:sz="0" w:space="0" w:color="auto"/>
                    <w:bottom w:val="none" w:sz="0" w:space="0" w:color="auto"/>
                    <w:right w:val="none" w:sz="0" w:space="0" w:color="auto"/>
                  </w:divBdr>
                </w:div>
                <w:div w:id="1839806735">
                  <w:marLeft w:val="640"/>
                  <w:marRight w:val="0"/>
                  <w:marTop w:val="0"/>
                  <w:marBottom w:val="0"/>
                  <w:divBdr>
                    <w:top w:val="none" w:sz="0" w:space="0" w:color="auto"/>
                    <w:left w:val="none" w:sz="0" w:space="0" w:color="auto"/>
                    <w:bottom w:val="none" w:sz="0" w:space="0" w:color="auto"/>
                    <w:right w:val="none" w:sz="0" w:space="0" w:color="auto"/>
                  </w:divBdr>
                </w:div>
                <w:div w:id="943072492">
                  <w:marLeft w:val="640"/>
                  <w:marRight w:val="0"/>
                  <w:marTop w:val="0"/>
                  <w:marBottom w:val="0"/>
                  <w:divBdr>
                    <w:top w:val="none" w:sz="0" w:space="0" w:color="auto"/>
                    <w:left w:val="none" w:sz="0" w:space="0" w:color="auto"/>
                    <w:bottom w:val="none" w:sz="0" w:space="0" w:color="auto"/>
                    <w:right w:val="none" w:sz="0" w:space="0" w:color="auto"/>
                  </w:divBdr>
                </w:div>
                <w:div w:id="1417557979">
                  <w:marLeft w:val="640"/>
                  <w:marRight w:val="0"/>
                  <w:marTop w:val="0"/>
                  <w:marBottom w:val="0"/>
                  <w:divBdr>
                    <w:top w:val="none" w:sz="0" w:space="0" w:color="auto"/>
                    <w:left w:val="none" w:sz="0" w:space="0" w:color="auto"/>
                    <w:bottom w:val="none" w:sz="0" w:space="0" w:color="auto"/>
                    <w:right w:val="none" w:sz="0" w:space="0" w:color="auto"/>
                  </w:divBdr>
                </w:div>
                <w:div w:id="1386179198">
                  <w:marLeft w:val="640"/>
                  <w:marRight w:val="0"/>
                  <w:marTop w:val="0"/>
                  <w:marBottom w:val="0"/>
                  <w:divBdr>
                    <w:top w:val="none" w:sz="0" w:space="0" w:color="auto"/>
                    <w:left w:val="none" w:sz="0" w:space="0" w:color="auto"/>
                    <w:bottom w:val="none" w:sz="0" w:space="0" w:color="auto"/>
                    <w:right w:val="none" w:sz="0" w:space="0" w:color="auto"/>
                  </w:divBdr>
                </w:div>
                <w:div w:id="314376906">
                  <w:marLeft w:val="640"/>
                  <w:marRight w:val="0"/>
                  <w:marTop w:val="0"/>
                  <w:marBottom w:val="0"/>
                  <w:divBdr>
                    <w:top w:val="none" w:sz="0" w:space="0" w:color="auto"/>
                    <w:left w:val="none" w:sz="0" w:space="0" w:color="auto"/>
                    <w:bottom w:val="none" w:sz="0" w:space="0" w:color="auto"/>
                    <w:right w:val="none" w:sz="0" w:space="0" w:color="auto"/>
                  </w:divBdr>
                </w:div>
                <w:div w:id="92289816">
                  <w:marLeft w:val="640"/>
                  <w:marRight w:val="0"/>
                  <w:marTop w:val="0"/>
                  <w:marBottom w:val="0"/>
                  <w:divBdr>
                    <w:top w:val="none" w:sz="0" w:space="0" w:color="auto"/>
                    <w:left w:val="none" w:sz="0" w:space="0" w:color="auto"/>
                    <w:bottom w:val="none" w:sz="0" w:space="0" w:color="auto"/>
                    <w:right w:val="none" w:sz="0" w:space="0" w:color="auto"/>
                  </w:divBdr>
                </w:div>
                <w:div w:id="1153063998">
                  <w:marLeft w:val="640"/>
                  <w:marRight w:val="0"/>
                  <w:marTop w:val="0"/>
                  <w:marBottom w:val="0"/>
                  <w:divBdr>
                    <w:top w:val="none" w:sz="0" w:space="0" w:color="auto"/>
                    <w:left w:val="none" w:sz="0" w:space="0" w:color="auto"/>
                    <w:bottom w:val="none" w:sz="0" w:space="0" w:color="auto"/>
                    <w:right w:val="none" w:sz="0" w:space="0" w:color="auto"/>
                  </w:divBdr>
                </w:div>
                <w:div w:id="1175533541">
                  <w:marLeft w:val="640"/>
                  <w:marRight w:val="0"/>
                  <w:marTop w:val="0"/>
                  <w:marBottom w:val="0"/>
                  <w:divBdr>
                    <w:top w:val="none" w:sz="0" w:space="0" w:color="auto"/>
                    <w:left w:val="none" w:sz="0" w:space="0" w:color="auto"/>
                    <w:bottom w:val="none" w:sz="0" w:space="0" w:color="auto"/>
                    <w:right w:val="none" w:sz="0" w:space="0" w:color="auto"/>
                  </w:divBdr>
                </w:div>
                <w:div w:id="1547568049">
                  <w:marLeft w:val="640"/>
                  <w:marRight w:val="0"/>
                  <w:marTop w:val="0"/>
                  <w:marBottom w:val="0"/>
                  <w:divBdr>
                    <w:top w:val="none" w:sz="0" w:space="0" w:color="auto"/>
                    <w:left w:val="none" w:sz="0" w:space="0" w:color="auto"/>
                    <w:bottom w:val="none" w:sz="0" w:space="0" w:color="auto"/>
                    <w:right w:val="none" w:sz="0" w:space="0" w:color="auto"/>
                  </w:divBdr>
                </w:div>
                <w:div w:id="515460975">
                  <w:marLeft w:val="640"/>
                  <w:marRight w:val="0"/>
                  <w:marTop w:val="0"/>
                  <w:marBottom w:val="0"/>
                  <w:divBdr>
                    <w:top w:val="none" w:sz="0" w:space="0" w:color="auto"/>
                    <w:left w:val="none" w:sz="0" w:space="0" w:color="auto"/>
                    <w:bottom w:val="none" w:sz="0" w:space="0" w:color="auto"/>
                    <w:right w:val="none" w:sz="0" w:space="0" w:color="auto"/>
                  </w:divBdr>
                </w:div>
                <w:div w:id="1602450822">
                  <w:marLeft w:val="640"/>
                  <w:marRight w:val="0"/>
                  <w:marTop w:val="0"/>
                  <w:marBottom w:val="0"/>
                  <w:divBdr>
                    <w:top w:val="none" w:sz="0" w:space="0" w:color="auto"/>
                    <w:left w:val="none" w:sz="0" w:space="0" w:color="auto"/>
                    <w:bottom w:val="none" w:sz="0" w:space="0" w:color="auto"/>
                    <w:right w:val="none" w:sz="0" w:space="0" w:color="auto"/>
                  </w:divBdr>
                </w:div>
                <w:div w:id="1432235695">
                  <w:marLeft w:val="640"/>
                  <w:marRight w:val="0"/>
                  <w:marTop w:val="0"/>
                  <w:marBottom w:val="0"/>
                  <w:divBdr>
                    <w:top w:val="none" w:sz="0" w:space="0" w:color="auto"/>
                    <w:left w:val="none" w:sz="0" w:space="0" w:color="auto"/>
                    <w:bottom w:val="none" w:sz="0" w:space="0" w:color="auto"/>
                    <w:right w:val="none" w:sz="0" w:space="0" w:color="auto"/>
                  </w:divBdr>
                </w:div>
                <w:div w:id="558126774">
                  <w:marLeft w:val="640"/>
                  <w:marRight w:val="0"/>
                  <w:marTop w:val="0"/>
                  <w:marBottom w:val="0"/>
                  <w:divBdr>
                    <w:top w:val="none" w:sz="0" w:space="0" w:color="auto"/>
                    <w:left w:val="none" w:sz="0" w:space="0" w:color="auto"/>
                    <w:bottom w:val="none" w:sz="0" w:space="0" w:color="auto"/>
                    <w:right w:val="none" w:sz="0" w:space="0" w:color="auto"/>
                  </w:divBdr>
                </w:div>
                <w:div w:id="1689797897">
                  <w:marLeft w:val="640"/>
                  <w:marRight w:val="0"/>
                  <w:marTop w:val="0"/>
                  <w:marBottom w:val="0"/>
                  <w:divBdr>
                    <w:top w:val="none" w:sz="0" w:space="0" w:color="auto"/>
                    <w:left w:val="none" w:sz="0" w:space="0" w:color="auto"/>
                    <w:bottom w:val="none" w:sz="0" w:space="0" w:color="auto"/>
                    <w:right w:val="none" w:sz="0" w:space="0" w:color="auto"/>
                  </w:divBdr>
                </w:div>
                <w:div w:id="1677532096">
                  <w:marLeft w:val="640"/>
                  <w:marRight w:val="0"/>
                  <w:marTop w:val="0"/>
                  <w:marBottom w:val="0"/>
                  <w:divBdr>
                    <w:top w:val="none" w:sz="0" w:space="0" w:color="auto"/>
                    <w:left w:val="none" w:sz="0" w:space="0" w:color="auto"/>
                    <w:bottom w:val="none" w:sz="0" w:space="0" w:color="auto"/>
                    <w:right w:val="none" w:sz="0" w:space="0" w:color="auto"/>
                  </w:divBdr>
                </w:div>
                <w:div w:id="1173643019">
                  <w:marLeft w:val="640"/>
                  <w:marRight w:val="0"/>
                  <w:marTop w:val="0"/>
                  <w:marBottom w:val="0"/>
                  <w:divBdr>
                    <w:top w:val="none" w:sz="0" w:space="0" w:color="auto"/>
                    <w:left w:val="none" w:sz="0" w:space="0" w:color="auto"/>
                    <w:bottom w:val="none" w:sz="0" w:space="0" w:color="auto"/>
                    <w:right w:val="none" w:sz="0" w:space="0" w:color="auto"/>
                  </w:divBdr>
                </w:div>
                <w:div w:id="790169681">
                  <w:marLeft w:val="640"/>
                  <w:marRight w:val="0"/>
                  <w:marTop w:val="0"/>
                  <w:marBottom w:val="0"/>
                  <w:divBdr>
                    <w:top w:val="none" w:sz="0" w:space="0" w:color="auto"/>
                    <w:left w:val="none" w:sz="0" w:space="0" w:color="auto"/>
                    <w:bottom w:val="none" w:sz="0" w:space="0" w:color="auto"/>
                    <w:right w:val="none" w:sz="0" w:space="0" w:color="auto"/>
                  </w:divBdr>
                </w:div>
                <w:div w:id="2092310640">
                  <w:marLeft w:val="640"/>
                  <w:marRight w:val="0"/>
                  <w:marTop w:val="0"/>
                  <w:marBottom w:val="0"/>
                  <w:divBdr>
                    <w:top w:val="none" w:sz="0" w:space="0" w:color="auto"/>
                    <w:left w:val="none" w:sz="0" w:space="0" w:color="auto"/>
                    <w:bottom w:val="none" w:sz="0" w:space="0" w:color="auto"/>
                    <w:right w:val="none" w:sz="0" w:space="0" w:color="auto"/>
                  </w:divBdr>
                </w:div>
                <w:div w:id="420955451">
                  <w:marLeft w:val="640"/>
                  <w:marRight w:val="0"/>
                  <w:marTop w:val="0"/>
                  <w:marBottom w:val="0"/>
                  <w:divBdr>
                    <w:top w:val="none" w:sz="0" w:space="0" w:color="auto"/>
                    <w:left w:val="none" w:sz="0" w:space="0" w:color="auto"/>
                    <w:bottom w:val="none" w:sz="0" w:space="0" w:color="auto"/>
                    <w:right w:val="none" w:sz="0" w:space="0" w:color="auto"/>
                  </w:divBdr>
                </w:div>
                <w:div w:id="141773068">
                  <w:marLeft w:val="640"/>
                  <w:marRight w:val="0"/>
                  <w:marTop w:val="0"/>
                  <w:marBottom w:val="0"/>
                  <w:divBdr>
                    <w:top w:val="none" w:sz="0" w:space="0" w:color="auto"/>
                    <w:left w:val="none" w:sz="0" w:space="0" w:color="auto"/>
                    <w:bottom w:val="none" w:sz="0" w:space="0" w:color="auto"/>
                    <w:right w:val="none" w:sz="0" w:space="0" w:color="auto"/>
                  </w:divBdr>
                </w:div>
                <w:div w:id="1515143343">
                  <w:marLeft w:val="640"/>
                  <w:marRight w:val="0"/>
                  <w:marTop w:val="0"/>
                  <w:marBottom w:val="0"/>
                  <w:divBdr>
                    <w:top w:val="none" w:sz="0" w:space="0" w:color="auto"/>
                    <w:left w:val="none" w:sz="0" w:space="0" w:color="auto"/>
                    <w:bottom w:val="none" w:sz="0" w:space="0" w:color="auto"/>
                    <w:right w:val="none" w:sz="0" w:space="0" w:color="auto"/>
                  </w:divBdr>
                </w:div>
                <w:div w:id="411245260">
                  <w:marLeft w:val="640"/>
                  <w:marRight w:val="0"/>
                  <w:marTop w:val="0"/>
                  <w:marBottom w:val="0"/>
                  <w:divBdr>
                    <w:top w:val="none" w:sz="0" w:space="0" w:color="auto"/>
                    <w:left w:val="none" w:sz="0" w:space="0" w:color="auto"/>
                    <w:bottom w:val="none" w:sz="0" w:space="0" w:color="auto"/>
                    <w:right w:val="none" w:sz="0" w:space="0" w:color="auto"/>
                  </w:divBdr>
                </w:div>
                <w:div w:id="640962536">
                  <w:marLeft w:val="640"/>
                  <w:marRight w:val="0"/>
                  <w:marTop w:val="0"/>
                  <w:marBottom w:val="0"/>
                  <w:divBdr>
                    <w:top w:val="none" w:sz="0" w:space="0" w:color="auto"/>
                    <w:left w:val="none" w:sz="0" w:space="0" w:color="auto"/>
                    <w:bottom w:val="none" w:sz="0" w:space="0" w:color="auto"/>
                    <w:right w:val="none" w:sz="0" w:space="0" w:color="auto"/>
                  </w:divBdr>
                </w:div>
                <w:div w:id="709768933">
                  <w:marLeft w:val="640"/>
                  <w:marRight w:val="0"/>
                  <w:marTop w:val="0"/>
                  <w:marBottom w:val="0"/>
                  <w:divBdr>
                    <w:top w:val="none" w:sz="0" w:space="0" w:color="auto"/>
                    <w:left w:val="none" w:sz="0" w:space="0" w:color="auto"/>
                    <w:bottom w:val="none" w:sz="0" w:space="0" w:color="auto"/>
                    <w:right w:val="none" w:sz="0" w:space="0" w:color="auto"/>
                  </w:divBdr>
                </w:div>
                <w:div w:id="1206527000">
                  <w:marLeft w:val="640"/>
                  <w:marRight w:val="0"/>
                  <w:marTop w:val="0"/>
                  <w:marBottom w:val="0"/>
                  <w:divBdr>
                    <w:top w:val="none" w:sz="0" w:space="0" w:color="auto"/>
                    <w:left w:val="none" w:sz="0" w:space="0" w:color="auto"/>
                    <w:bottom w:val="none" w:sz="0" w:space="0" w:color="auto"/>
                    <w:right w:val="none" w:sz="0" w:space="0" w:color="auto"/>
                  </w:divBdr>
                </w:div>
                <w:div w:id="296183613">
                  <w:marLeft w:val="640"/>
                  <w:marRight w:val="0"/>
                  <w:marTop w:val="0"/>
                  <w:marBottom w:val="0"/>
                  <w:divBdr>
                    <w:top w:val="none" w:sz="0" w:space="0" w:color="auto"/>
                    <w:left w:val="none" w:sz="0" w:space="0" w:color="auto"/>
                    <w:bottom w:val="none" w:sz="0" w:space="0" w:color="auto"/>
                    <w:right w:val="none" w:sz="0" w:space="0" w:color="auto"/>
                  </w:divBdr>
                </w:div>
                <w:div w:id="506408688">
                  <w:marLeft w:val="640"/>
                  <w:marRight w:val="0"/>
                  <w:marTop w:val="0"/>
                  <w:marBottom w:val="0"/>
                  <w:divBdr>
                    <w:top w:val="none" w:sz="0" w:space="0" w:color="auto"/>
                    <w:left w:val="none" w:sz="0" w:space="0" w:color="auto"/>
                    <w:bottom w:val="none" w:sz="0" w:space="0" w:color="auto"/>
                    <w:right w:val="none" w:sz="0" w:space="0" w:color="auto"/>
                  </w:divBdr>
                </w:div>
                <w:div w:id="735515928">
                  <w:marLeft w:val="640"/>
                  <w:marRight w:val="0"/>
                  <w:marTop w:val="0"/>
                  <w:marBottom w:val="0"/>
                  <w:divBdr>
                    <w:top w:val="none" w:sz="0" w:space="0" w:color="auto"/>
                    <w:left w:val="none" w:sz="0" w:space="0" w:color="auto"/>
                    <w:bottom w:val="none" w:sz="0" w:space="0" w:color="auto"/>
                    <w:right w:val="none" w:sz="0" w:space="0" w:color="auto"/>
                  </w:divBdr>
                </w:div>
                <w:div w:id="808011325">
                  <w:marLeft w:val="640"/>
                  <w:marRight w:val="0"/>
                  <w:marTop w:val="0"/>
                  <w:marBottom w:val="0"/>
                  <w:divBdr>
                    <w:top w:val="none" w:sz="0" w:space="0" w:color="auto"/>
                    <w:left w:val="none" w:sz="0" w:space="0" w:color="auto"/>
                    <w:bottom w:val="none" w:sz="0" w:space="0" w:color="auto"/>
                    <w:right w:val="none" w:sz="0" w:space="0" w:color="auto"/>
                  </w:divBdr>
                </w:div>
                <w:div w:id="15544683">
                  <w:marLeft w:val="640"/>
                  <w:marRight w:val="0"/>
                  <w:marTop w:val="0"/>
                  <w:marBottom w:val="0"/>
                  <w:divBdr>
                    <w:top w:val="none" w:sz="0" w:space="0" w:color="auto"/>
                    <w:left w:val="none" w:sz="0" w:space="0" w:color="auto"/>
                    <w:bottom w:val="none" w:sz="0" w:space="0" w:color="auto"/>
                    <w:right w:val="none" w:sz="0" w:space="0" w:color="auto"/>
                  </w:divBdr>
                </w:div>
                <w:div w:id="1576672484">
                  <w:marLeft w:val="640"/>
                  <w:marRight w:val="0"/>
                  <w:marTop w:val="0"/>
                  <w:marBottom w:val="0"/>
                  <w:divBdr>
                    <w:top w:val="none" w:sz="0" w:space="0" w:color="auto"/>
                    <w:left w:val="none" w:sz="0" w:space="0" w:color="auto"/>
                    <w:bottom w:val="none" w:sz="0" w:space="0" w:color="auto"/>
                    <w:right w:val="none" w:sz="0" w:space="0" w:color="auto"/>
                  </w:divBdr>
                </w:div>
                <w:div w:id="60640127">
                  <w:marLeft w:val="640"/>
                  <w:marRight w:val="0"/>
                  <w:marTop w:val="0"/>
                  <w:marBottom w:val="0"/>
                  <w:divBdr>
                    <w:top w:val="none" w:sz="0" w:space="0" w:color="auto"/>
                    <w:left w:val="none" w:sz="0" w:space="0" w:color="auto"/>
                    <w:bottom w:val="none" w:sz="0" w:space="0" w:color="auto"/>
                    <w:right w:val="none" w:sz="0" w:space="0" w:color="auto"/>
                  </w:divBdr>
                </w:div>
                <w:div w:id="285159170">
                  <w:marLeft w:val="640"/>
                  <w:marRight w:val="0"/>
                  <w:marTop w:val="0"/>
                  <w:marBottom w:val="0"/>
                  <w:divBdr>
                    <w:top w:val="none" w:sz="0" w:space="0" w:color="auto"/>
                    <w:left w:val="none" w:sz="0" w:space="0" w:color="auto"/>
                    <w:bottom w:val="none" w:sz="0" w:space="0" w:color="auto"/>
                    <w:right w:val="none" w:sz="0" w:space="0" w:color="auto"/>
                  </w:divBdr>
                </w:div>
                <w:div w:id="1813709966">
                  <w:marLeft w:val="640"/>
                  <w:marRight w:val="0"/>
                  <w:marTop w:val="0"/>
                  <w:marBottom w:val="0"/>
                  <w:divBdr>
                    <w:top w:val="none" w:sz="0" w:space="0" w:color="auto"/>
                    <w:left w:val="none" w:sz="0" w:space="0" w:color="auto"/>
                    <w:bottom w:val="none" w:sz="0" w:space="0" w:color="auto"/>
                    <w:right w:val="none" w:sz="0" w:space="0" w:color="auto"/>
                  </w:divBdr>
                </w:div>
                <w:div w:id="320694726">
                  <w:marLeft w:val="640"/>
                  <w:marRight w:val="0"/>
                  <w:marTop w:val="0"/>
                  <w:marBottom w:val="0"/>
                  <w:divBdr>
                    <w:top w:val="none" w:sz="0" w:space="0" w:color="auto"/>
                    <w:left w:val="none" w:sz="0" w:space="0" w:color="auto"/>
                    <w:bottom w:val="none" w:sz="0" w:space="0" w:color="auto"/>
                    <w:right w:val="none" w:sz="0" w:space="0" w:color="auto"/>
                  </w:divBdr>
                </w:div>
              </w:divsChild>
            </w:div>
            <w:div w:id="1876766340">
              <w:marLeft w:val="0"/>
              <w:marRight w:val="0"/>
              <w:marTop w:val="0"/>
              <w:marBottom w:val="0"/>
              <w:divBdr>
                <w:top w:val="none" w:sz="0" w:space="0" w:color="auto"/>
                <w:left w:val="none" w:sz="0" w:space="0" w:color="auto"/>
                <w:bottom w:val="none" w:sz="0" w:space="0" w:color="auto"/>
                <w:right w:val="none" w:sz="0" w:space="0" w:color="auto"/>
              </w:divBdr>
              <w:divsChild>
                <w:div w:id="1603490657">
                  <w:marLeft w:val="640"/>
                  <w:marRight w:val="0"/>
                  <w:marTop w:val="0"/>
                  <w:marBottom w:val="0"/>
                  <w:divBdr>
                    <w:top w:val="none" w:sz="0" w:space="0" w:color="auto"/>
                    <w:left w:val="none" w:sz="0" w:space="0" w:color="auto"/>
                    <w:bottom w:val="none" w:sz="0" w:space="0" w:color="auto"/>
                    <w:right w:val="none" w:sz="0" w:space="0" w:color="auto"/>
                  </w:divBdr>
                </w:div>
                <w:div w:id="228423333">
                  <w:marLeft w:val="640"/>
                  <w:marRight w:val="0"/>
                  <w:marTop w:val="0"/>
                  <w:marBottom w:val="0"/>
                  <w:divBdr>
                    <w:top w:val="none" w:sz="0" w:space="0" w:color="auto"/>
                    <w:left w:val="none" w:sz="0" w:space="0" w:color="auto"/>
                    <w:bottom w:val="none" w:sz="0" w:space="0" w:color="auto"/>
                    <w:right w:val="none" w:sz="0" w:space="0" w:color="auto"/>
                  </w:divBdr>
                </w:div>
                <w:div w:id="427234296">
                  <w:marLeft w:val="640"/>
                  <w:marRight w:val="0"/>
                  <w:marTop w:val="0"/>
                  <w:marBottom w:val="0"/>
                  <w:divBdr>
                    <w:top w:val="none" w:sz="0" w:space="0" w:color="auto"/>
                    <w:left w:val="none" w:sz="0" w:space="0" w:color="auto"/>
                    <w:bottom w:val="none" w:sz="0" w:space="0" w:color="auto"/>
                    <w:right w:val="none" w:sz="0" w:space="0" w:color="auto"/>
                  </w:divBdr>
                </w:div>
                <w:div w:id="332680544">
                  <w:marLeft w:val="640"/>
                  <w:marRight w:val="0"/>
                  <w:marTop w:val="0"/>
                  <w:marBottom w:val="0"/>
                  <w:divBdr>
                    <w:top w:val="none" w:sz="0" w:space="0" w:color="auto"/>
                    <w:left w:val="none" w:sz="0" w:space="0" w:color="auto"/>
                    <w:bottom w:val="none" w:sz="0" w:space="0" w:color="auto"/>
                    <w:right w:val="none" w:sz="0" w:space="0" w:color="auto"/>
                  </w:divBdr>
                </w:div>
                <w:div w:id="620306051">
                  <w:marLeft w:val="640"/>
                  <w:marRight w:val="0"/>
                  <w:marTop w:val="0"/>
                  <w:marBottom w:val="0"/>
                  <w:divBdr>
                    <w:top w:val="none" w:sz="0" w:space="0" w:color="auto"/>
                    <w:left w:val="none" w:sz="0" w:space="0" w:color="auto"/>
                    <w:bottom w:val="none" w:sz="0" w:space="0" w:color="auto"/>
                    <w:right w:val="none" w:sz="0" w:space="0" w:color="auto"/>
                  </w:divBdr>
                </w:div>
                <w:div w:id="1757360226">
                  <w:marLeft w:val="640"/>
                  <w:marRight w:val="0"/>
                  <w:marTop w:val="0"/>
                  <w:marBottom w:val="0"/>
                  <w:divBdr>
                    <w:top w:val="none" w:sz="0" w:space="0" w:color="auto"/>
                    <w:left w:val="none" w:sz="0" w:space="0" w:color="auto"/>
                    <w:bottom w:val="none" w:sz="0" w:space="0" w:color="auto"/>
                    <w:right w:val="none" w:sz="0" w:space="0" w:color="auto"/>
                  </w:divBdr>
                </w:div>
                <w:div w:id="1837374980">
                  <w:marLeft w:val="640"/>
                  <w:marRight w:val="0"/>
                  <w:marTop w:val="0"/>
                  <w:marBottom w:val="0"/>
                  <w:divBdr>
                    <w:top w:val="none" w:sz="0" w:space="0" w:color="auto"/>
                    <w:left w:val="none" w:sz="0" w:space="0" w:color="auto"/>
                    <w:bottom w:val="none" w:sz="0" w:space="0" w:color="auto"/>
                    <w:right w:val="none" w:sz="0" w:space="0" w:color="auto"/>
                  </w:divBdr>
                </w:div>
                <w:div w:id="1157841821">
                  <w:marLeft w:val="640"/>
                  <w:marRight w:val="0"/>
                  <w:marTop w:val="0"/>
                  <w:marBottom w:val="0"/>
                  <w:divBdr>
                    <w:top w:val="none" w:sz="0" w:space="0" w:color="auto"/>
                    <w:left w:val="none" w:sz="0" w:space="0" w:color="auto"/>
                    <w:bottom w:val="none" w:sz="0" w:space="0" w:color="auto"/>
                    <w:right w:val="none" w:sz="0" w:space="0" w:color="auto"/>
                  </w:divBdr>
                </w:div>
                <w:div w:id="449713728">
                  <w:marLeft w:val="640"/>
                  <w:marRight w:val="0"/>
                  <w:marTop w:val="0"/>
                  <w:marBottom w:val="0"/>
                  <w:divBdr>
                    <w:top w:val="none" w:sz="0" w:space="0" w:color="auto"/>
                    <w:left w:val="none" w:sz="0" w:space="0" w:color="auto"/>
                    <w:bottom w:val="none" w:sz="0" w:space="0" w:color="auto"/>
                    <w:right w:val="none" w:sz="0" w:space="0" w:color="auto"/>
                  </w:divBdr>
                </w:div>
                <w:div w:id="1387875645">
                  <w:marLeft w:val="640"/>
                  <w:marRight w:val="0"/>
                  <w:marTop w:val="0"/>
                  <w:marBottom w:val="0"/>
                  <w:divBdr>
                    <w:top w:val="none" w:sz="0" w:space="0" w:color="auto"/>
                    <w:left w:val="none" w:sz="0" w:space="0" w:color="auto"/>
                    <w:bottom w:val="none" w:sz="0" w:space="0" w:color="auto"/>
                    <w:right w:val="none" w:sz="0" w:space="0" w:color="auto"/>
                  </w:divBdr>
                </w:div>
                <w:div w:id="881480944">
                  <w:marLeft w:val="640"/>
                  <w:marRight w:val="0"/>
                  <w:marTop w:val="0"/>
                  <w:marBottom w:val="0"/>
                  <w:divBdr>
                    <w:top w:val="none" w:sz="0" w:space="0" w:color="auto"/>
                    <w:left w:val="none" w:sz="0" w:space="0" w:color="auto"/>
                    <w:bottom w:val="none" w:sz="0" w:space="0" w:color="auto"/>
                    <w:right w:val="none" w:sz="0" w:space="0" w:color="auto"/>
                  </w:divBdr>
                </w:div>
                <w:div w:id="513154840">
                  <w:marLeft w:val="640"/>
                  <w:marRight w:val="0"/>
                  <w:marTop w:val="0"/>
                  <w:marBottom w:val="0"/>
                  <w:divBdr>
                    <w:top w:val="none" w:sz="0" w:space="0" w:color="auto"/>
                    <w:left w:val="none" w:sz="0" w:space="0" w:color="auto"/>
                    <w:bottom w:val="none" w:sz="0" w:space="0" w:color="auto"/>
                    <w:right w:val="none" w:sz="0" w:space="0" w:color="auto"/>
                  </w:divBdr>
                </w:div>
                <w:div w:id="2071147458">
                  <w:marLeft w:val="640"/>
                  <w:marRight w:val="0"/>
                  <w:marTop w:val="0"/>
                  <w:marBottom w:val="0"/>
                  <w:divBdr>
                    <w:top w:val="none" w:sz="0" w:space="0" w:color="auto"/>
                    <w:left w:val="none" w:sz="0" w:space="0" w:color="auto"/>
                    <w:bottom w:val="none" w:sz="0" w:space="0" w:color="auto"/>
                    <w:right w:val="none" w:sz="0" w:space="0" w:color="auto"/>
                  </w:divBdr>
                </w:div>
                <w:div w:id="1166674886">
                  <w:marLeft w:val="640"/>
                  <w:marRight w:val="0"/>
                  <w:marTop w:val="0"/>
                  <w:marBottom w:val="0"/>
                  <w:divBdr>
                    <w:top w:val="none" w:sz="0" w:space="0" w:color="auto"/>
                    <w:left w:val="none" w:sz="0" w:space="0" w:color="auto"/>
                    <w:bottom w:val="none" w:sz="0" w:space="0" w:color="auto"/>
                    <w:right w:val="none" w:sz="0" w:space="0" w:color="auto"/>
                  </w:divBdr>
                </w:div>
                <w:div w:id="535120422">
                  <w:marLeft w:val="640"/>
                  <w:marRight w:val="0"/>
                  <w:marTop w:val="0"/>
                  <w:marBottom w:val="0"/>
                  <w:divBdr>
                    <w:top w:val="none" w:sz="0" w:space="0" w:color="auto"/>
                    <w:left w:val="none" w:sz="0" w:space="0" w:color="auto"/>
                    <w:bottom w:val="none" w:sz="0" w:space="0" w:color="auto"/>
                    <w:right w:val="none" w:sz="0" w:space="0" w:color="auto"/>
                  </w:divBdr>
                </w:div>
                <w:div w:id="369765661">
                  <w:marLeft w:val="640"/>
                  <w:marRight w:val="0"/>
                  <w:marTop w:val="0"/>
                  <w:marBottom w:val="0"/>
                  <w:divBdr>
                    <w:top w:val="none" w:sz="0" w:space="0" w:color="auto"/>
                    <w:left w:val="none" w:sz="0" w:space="0" w:color="auto"/>
                    <w:bottom w:val="none" w:sz="0" w:space="0" w:color="auto"/>
                    <w:right w:val="none" w:sz="0" w:space="0" w:color="auto"/>
                  </w:divBdr>
                </w:div>
                <w:div w:id="1268538918">
                  <w:marLeft w:val="640"/>
                  <w:marRight w:val="0"/>
                  <w:marTop w:val="0"/>
                  <w:marBottom w:val="0"/>
                  <w:divBdr>
                    <w:top w:val="none" w:sz="0" w:space="0" w:color="auto"/>
                    <w:left w:val="none" w:sz="0" w:space="0" w:color="auto"/>
                    <w:bottom w:val="none" w:sz="0" w:space="0" w:color="auto"/>
                    <w:right w:val="none" w:sz="0" w:space="0" w:color="auto"/>
                  </w:divBdr>
                </w:div>
                <w:div w:id="1842810742">
                  <w:marLeft w:val="640"/>
                  <w:marRight w:val="0"/>
                  <w:marTop w:val="0"/>
                  <w:marBottom w:val="0"/>
                  <w:divBdr>
                    <w:top w:val="none" w:sz="0" w:space="0" w:color="auto"/>
                    <w:left w:val="none" w:sz="0" w:space="0" w:color="auto"/>
                    <w:bottom w:val="none" w:sz="0" w:space="0" w:color="auto"/>
                    <w:right w:val="none" w:sz="0" w:space="0" w:color="auto"/>
                  </w:divBdr>
                </w:div>
                <w:div w:id="289168786">
                  <w:marLeft w:val="640"/>
                  <w:marRight w:val="0"/>
                  <w:marTop w:val="0"/>
                  <w:marBottom w:val="0"/>
                  <w:divBdr>
                    <w:top w:val="none" w:sz="0" w:space="0" w:color="auto"/>
                    <w:left w:val="none" w:sz="0" w:space="0" w:color="auto"/>
                    <w:bottom w:val="none" w:sz="0" w:space="0" w:color="auto"/>
                    <w:right w:val="none" w:sz="0" w:space="0" w:color="auto"/>
                  </w:divBdr>
                </w:div>
                <w:div w:id="966005020">
                  <w:marLeft w:val="640"/>
                  <w:marRight w:val="0"/>
                  <w:marTop w:val="0"/>
                  <w:marBottom w:val="0"/>
                  <w:divBdr>
                    <w:top w:val="none" w:sz="0" w:space="0" w:color="auto"/>
                    <w:left w:val="none" w:sz="0" w:space="0" w:color="auto"/>
                    <w:bottom w:val="none" w:sz="0" w:space="0" w:color="auto"/>
                    <w:right w:val="none" w:sz="0" w:space="0" w:color="auto"/>
                  </w:divBdr>
                </w:div>
                <w:div w:id="1467896005">
                  <w:marLeft w:val="640"/>
                  <w:marRight w:val="0"/>
                  <w:marTop w:val="0"/>
                  <w:marBottom w:val="0"/>
                  <w:divBdr>
                    <w:top w:val="none" w:sz="0" w:space="0" w:color="auto"/>
                    <w:left w:val="none" w:sz="0" w:space="0" w:color="auto"/>
                    <w:bottom w:val="none" w:sz="0" w:space="0" w:color="auto"/>
                    <w:right w:val="none" w:sz="0" w:space="0" w:color="auto"/>
                  </w:divBdr>
                </w:div>
                <w:div w:id="418527890">
                  <w:marLeft w:val="640"/>
                  <w:marRight w:val="0"/>
                  <w:marTop w:val="0"/>
                  <w:marBottom w:val="0"/>
                  <w:divBdr>
                    <w:top w:val="none" w:sz="0" w:space="0" w:color="auto"/>
                    <w:left w:val="none" w:sz="0" w:space="0" w:color="auto"/>
                    <w:bottom w:val="none" w:sz="0" w:space="0" w:color="auto"/>
                    <w:right w:val="none" w:sz="0" w:space="0" w:color="auto"/>
                  </w:divBdr>
                </w:div>
                <w:div w:id="1208763705">
                  <w:marLeft w:val="640"/>
                  <w:marRight w:val="0"/>
                  <w:marTop w:val="0"/>
                  <w:marBottom w:val="0"/>
                  <w:divBdr>
                    <w:top w:val="none" w:sz="0" w:space="0" w:color="auto"/>
                    <w:left w:val="none" w:sz="0" w:space="0" w:color="auto"/>
                    <w:bottom w:val="none" w:sz="0" w:space="0" w:color="auto"/>
                    <w:right w:val="none" w:sz="0" w:space="0" w:color="auto"/>
                  </w:divBdr>
                </w:div>
                <w:div w:id="18240109">
                  <w:marLeft w:val="640"/>
                  <w:marRight w:val="0"/>
                  <w:marTop w:val="0"/>
                  <w:marBottom w:val="0"/>
                  <w:divBdr>
                    <w:top w:val="none" w:sz="0" w:space="0" w:color="auto"/>
                    <w:left w:val="none" w:sz="0" w:space="0" w:color="auto"/>
                    <w:bottom w:val="none" w:sz="0" w:space="0" w:color="auto"/>
                    <w:right w:val="none" w:sz="0" w:space="0" w:color="auto"/>
                  </w:divBdr>
                </w:div>
                <w:div w:id="383599404">
                  <w:marLeft w:val="640"/>
                  <w:marRight w:val="0"/>
                  <w:marTop w:val="0"/>
                  <w:marBottom w:val="0"/>
                  <w:divBdr>
                    <w:top w:val="none" w:sz="0" w:space="0" w:color="auto"/>
                    <w:left w:val="none" w:sz="0" w:space="0" w:color="auto"/>
                    <w:bottom w:val="none" w:sz="0" w:space="0" w:color="auto"/>
                    <w:right w:val="none" w:sz="0" w:space="0" w:color="auto"/>
                  </w:divBdr>
                </w:div>
                <w:div w:id="554047782">
                  <w:marLeft w:val="640"/>
                  <w:marRight w:val="0"/>
                  <w:marTop w:val="0"/>
                  <w:marBottom w:val="0"/>
                  <w:divBdr>
                    <w:top w:val="none" w:sz="0" w:space="0" w:color="auto"/>
                    <w:left w:val="none" w:sz="0" w:space="0" w:color="auto"/>
                    <w:bottom w:val="none" w:sz="0" w:space="0" w:color="auto"/>
                    <w:right w:val="none" w:sz="0" w:space="0" w:color="auto"/>
                  </w:divBdr>
                </w:div>
                <w:div w:id="515583268">
                  <w:marLeft w:val="640"/>
                  <w:marRight w:val="0"/>
                  <w:marTop w:val="0"/>
                  <w:marBottom w:val="0"/>
                  <w:divBdr>
                    <w:top w:val="none" w:sz="0" w:space="0" w:color="auto"/>
                    <w:left w:val="none" w:sz="0" w:space="0" w:color="auto"/>
                    <w:bottom w:val="none" w:sz="0" w:space="0" w:color="auto"/>
                    <w:right w:val="none" w:sz="0" w:space="0" w:color="auto"/>
                  </w:divBdr>
                </w:div>
                <w:div w:id="864054769">
                  <w:marLeft w:val="640"/>
                  <w:marRight w:val="0"/>
                  <w:marTop w:val="0"/>
                  <w:marBottom w:val="0"/>
                  <w:divBdr>
                    <w:top w:val="none" w:sz="0" w:space="0" w:color="auto"/>
                    <w:left w:val="none" w:sz="0" w:space="0" w:color="auto"/>
                    <w:bottom w:val="none" w:sz="0" w:space="0" w:color="auto"/>
                    <w:right w:val="none" w:sz="0" w:space="0" w:color="auto"/>
                  </w:divBdr>
                </w:div>
                <w:div w:id="1114249258">
                  <w:marLeft w:val="640"/>
                  <w:marRight w:val="0"/>
                  <w:marTop w:val="0"/>
                  <w:marBottom w:val="0"/>
                  <w:divBdr>
                    <w:top w:val="none" w:sz="0" w:space="0" w:color="auto"/>
                    <w:left w:val="none" w:sz="0" w:space="0" w:color="auto"/>
                    <w:bottom w:val="none" w:sz="0" w:space="0" w:color="auto"/>
                    <w:right w:val="none" w:sz="0" w:space="0" w:color="auto"/>
                  </w:divBdr>
                </w:div>
                <w:div w:id="1908803630">
                  <w:marLeft w:val="640"/>
                  <w:marRight w:val="0"/>
                  <w:marTop w:val="0"/>
                  <w:marBottom w:val="0"/>
                  <w:divBdr>
                    <w:top w:val="none" w:sz="0" w:space="0" w:color="auto"/>
                    <w:left w:val="none" w:sz="0" w:space="0" w:color="auto"/>
                    <w:bottom w:val="none" w:sz="0" w:space="0" w:color="auto"/>
                    <w:right w:val="none" w:sz="0" w:space="0" w:color="auto"/>
                  </w:divBdr>
                </w:div>
                <w:div w:id="1351026799">
                  <w:marLeft w:val="640"/>
                  <w:marRight w:val="0"/>
                  <w:marTop w:val="0"/>
                  <w:marBottom w:val="0"/>
                  <w:divBdr>
                    <w:top w:val="none" w:sz="0" w:space="0" w:color="auto"/>
                    <w:left w:val="none" w:sz="0" w:space="0" w:color="auto"/>
                    <w:bottom w:val="none" w:sz="0" w:space="0" w:color="auto"/>
                    <w:right w:val="none" w:sz="0" w:space="0" w:color="auto"/>
                  </w:divBdr>
                </w:div>
                <w:div w:id="1246574129">
                  <w:marLeft w:val="640"/>
                  <w:marRight w:val="0"/>
                  <w:marTop w:val="0"/>
                  <w:marBottom w:val="0"/>
                  <w:divBdr>
                    <w:top w:val="none" w:sz="0" w:space="0" w:color="auto"/>
                    <w:left w:val="none" w:sz="0" w:space="0" w:color="auto"/>
                    <w:bottom w:val="none" w:sz="0" w:space="0" w:color="auto"/>
                    <w:right w:val="none" w:sz="0" w:space="0" w:color="auto"/>
                  </w:divBdr>
                </w:div>
                <w:div w:id="1852524066">
                  <w:marLeft w:val="640"/>
                  <w:marRight w:val="0"/>
                  <w:marTop w:val="0"/>
                  <w:marBottom w:val="0"/>
                  <w:divBdr>
                    <w:top w:val="none" w:sz="0" w:space="0" w:color="auto"/>
                    <w:left w:val="none" w:sz="0" w:space="0" w:color="auto"/>
                    <w:bottom w:val="none" w:sz="0" w:space="0" w:color="auto"/>
                    <w:right w:val="none" w:sz="0" w:space="0" w:color="auto"/>
                  </w:divBdr>
                </w:div>
                <w:div w:id="895240130">
                  <w:marLeft w:val="640"/>
                  <w:marRight w:val="0"/>
                  <w:marTop w:val="0"/>
                  <w:marBottom w:val="0"/>
                  <w:divBdr>
                    <w:top w:val="none" w:sz="0" w:space="0" w:color="auto"/>
                    <w:left w:val="none" w:sz="0" w:space="0" w:color="auto"/>
                    <w:bottom w:val="none" w:sz="0" w:space="0" w:color="auto"/>
                    <w:right w:val="none" w:sz="0" w:space="0" w:color="auto"/>
                  </w:divBdr>
                </w:div>
                <w:div w:id="969743266">
                  <w:marLeft w:val="640"/>
                  <w:marRight w:val="0"/>
                  <w:marTop w:val="0"/>
                  <w:marBottom w:val="0"/>
                  <w:divBdr>
                    <w:top w:val="none" w:sz="0" w:space="0" w:color="auto"/>
                    <w:left w:val="none" w:sz="0" w:space="0" w:color="auto"/>
                    <w:bottom w:val="none" w:sz="0" w:space="0" w:color="auto"/>
                    <w:right w:val="none" w:sz="0" w:space="0" w:color="auto"/>
                  </w:divBdr>
                </w:div>
                <w:div w:id="1487940746">
                  <w:marLeft w:val="640"/>
                  <w:marRight w:val="0"/>
                  <w:marTop w:val="0"/>
                  <w:marBottom w:val="0"/>
                  <w:divBdr>
                    <w:top w:val="none" w:sz="0" w:space="0" w:color="auto"/>
                    <w:left w:val="none" w:sz="0" w:space="0" w:color="auto"/>
                    <w:bottom w:val="none" w:sz="0" w:space="0" w:color="auto"/>
                    <w:right w:val="none" w:sz="0" w:space="0" w:color="auto"/>
                  </w:divBdr>
                </w:div>
                <w:div w:id="1232351296">
                  <w:marLeft w:val="640"/>
                  <w:marRight w:val="0"/>
                  <w:marTop w:val="0"/>
                  <w:marBottom w:val="0"/>
                  <w:divBdr>
                    <w:top w:val="none" w:sz="0" w:space="0" w:color="auto"/>
                    <w:left w:val="none" w:sz="0" w:space="0" w:color="auto"/>
                    <w:bottom w:val="none" w:sz="0" w:space="0" w:color="auto"/>
                    <w:right w:val="none" w:sz="0" w:space="0" w:color="auto"/>
                  </w:divBdr>
                </w:div>
                <w:div w:id="114102263">
                  <w:marLeft w:val="640"/>
                  <w:marRight w:val="0"/>
                  <w:marTop w:val="0"/>
                  <w:marBottom w:val="0"/>
                  <w:divBdr>
                    <w:top w:val="none" w:sz="0" w:space="0" w:color="auto"/>
                    <w:left w:val="none" w:sz="0" w:space="0" w:color="auto"/>
                    <w:bottom w:val="none" w:sz="0" w:space="0" w:color="auto"/>
                    <w:right w:val="none" w:sz="0" w:space="0" w:color="auto"/>
                  </w:divBdr>
                </w:div>
                <w:div w:id="667903832">
                  <w:marLeft w:val="640"/>
                  <w:marRight w:val="0"/>
                  <w:marTop w:val="0"/>
                  <w:marBottom w:val="0"/>
                  <w:divBdr>
                    <w:top w:val="none" w:sz="0" w:space="0" w:color="auto"/>
                    <w:left w:val="none" w:sz="0" w:space="0" w:color="auto"/>
                    <w:bottom w:val="none" w:sz="0" w:space="0" w:color="auto"/>
                    <w:right w:val="none" w:sz="0" w:space="0" w:color="auto"/>
                  </w:divBdr>
                </w:div>
                <w:div w:id="1500345548">
                  <w:marLeft w:val="640"/>
                  <w:marRight w:val="0"/>
                  <w:marTop w:val="0"/>
                  <w:marBottom w:val="0"/>
                  <w:divBdr>
                    <w:top w:val="none" w:sz="0" w:space="0" w:color="auto"/>
                    <w:left w:val="none" w:sz="0" w:space="0" w:color="auto"/>
                    <w:bottom w:val="none" w:sz="0" w:space="0" w:color="auto"/>
                    <w:right w:val="none" w:sz="0" w:space="0" w:color="auto"/>
                  </w:divBdr>
                </w:div>
                <w:div w:id="1197742188">
                  <w:marLeft w:val="640"/>
                  <w:marRight w:val="0"/>
                  <w:marTop w:val="0"/>
                  <w:marBottom w:val="0"/>
                  <w:divBdr>
                    <w:top w:val="none" w:sz="0" w:space="0" w:color="auto"/>
                    <w:left w:val="none" w:sz="0" w:space="0" w:color="auto"/>
                    <w:bottom w:val="none" w:sz="0" w:space="0" w:color="auto"/>
                    <w:right w:val="none" w:sz="0" w:space="0" w:color="auto"/>
                  </w:divBdr>
                </w:div>
                <w:div w:id="1297489444">
                  <w:marLeft w:val="640"/>
                  <w:marRight w:val="0"/>
                  <w:marTop w:val="0"/>
                  <w:marBottom w:val="0"/>
                  <w:divBdr>
                    <w:top w:val="none" w:sz="0" w:space="0" w:color="auto"/>
                    <w:left w:val="none" w:sz="0" w:space="0" w:color="auto"/>
                    <w:bottom w:val="none" w:sz="0" w:space="0" w:color="auto"/>
                    <w:right w:val="none" w:sz="0" w:space="0" w:color="auto"/>
                  </w:divBdr>
                </w:div>
                <w:div w:id="2067103433">
                  <w:marLeft w:val="640"/>
                  <w:marRight w:val="0"/>
                  <w:marTop w:val="0"/>
                  <w:marBottom w:val="0"/>
                  <w:divBdr>
                    <w:top w:val="none" w:sz="0" w:space="0" w:color="auto"/>
                    <w:left w:val="none" w:sz="0" w:space="0" w:color="auto"/>
                    <w:bottom w:val="none" w:sz="0" w:space="0" w:color="auto"/>
                    <w:right w:val="none" w:sz="0" w:space="0" w:color="auto"/>
                  </w:divBdr>
                </w:div>
                <w:div w:id="688455788">
                  <w:marLeft w:val="640"/>
                  <w:marRight w:val="0"/>
                  <w:marTop w:val="0"/>
                  <w:marBottom w:val="0"/>
                  <w:divBdr>
                    <w:top w:val="none" w:sz="0" w:space="0" w:color="auto"/>
                    <w:left w:val="none" w:sz="0" w:space="0" w:color="auto"/>
                    <w:bottom w:val="none" w:sz="0" w:space="0" w:color="auto"/>
                    <w:right w:val="none" w:sz="0" w:space="0" w:color="auto"/>
                  </w:divBdr>
                </w:div>
                <w:div w:id="442462195">
                  <w:marLeft w:val="640"/>
                  <w:marRight w:val="0"/>
                  <w:marTop w:val="0"/>
                  <w:marBottom w:val="0"/>
                  <w:divBdr>
                    <w:top w:val="none" w:sz="0" w:space="0" w:color="auto"/>
                    <w:left w:val="none" w:sz="0" w:space="0" w:color="auto"/>
                    <w:bottom w:val="none" w:sz="0" w:space="0" w:color="auto"/>
                    <w:right w:val="none" w:sz="0" w:space="0" w:color="auto"/>
                  </w:divBdr>
                </w:div>
                <w:div w:id="1868567537">
                  <w:marLeft w:val="640"/>
                  <w:marRight w:val="0"/>
                  <w:marTop w:val="0"/>
                  <w:marBottom w:val="0"/>
                  <w:divBdr>
                    <w:top w:val="none" w:sz="0" w:space="0" w:color="auto"/>
                    <w:left w:val="none" w:sz="0" w:space="0" w:color="auto"/>
                    <w:bottom w:val="none" w:sz="0" w:space="0" w:color="auto"/>
                    <w:right w:val="none" w:sz="0" w:space="0" w:color="auto"/>
                  </w:divBdr>
                </w:div>
                <w:div w:id="778448809">
                  <w:marLeft w:val="640"/>
                  <w:marRight w:val="0"/>
                  <w:marTop w:val="0"/>
                  <w:marBottom w:val="0"/>
                  <w:divBdr>
                    <w:top w:val="none" w:sz="0" w:space="0" w:color="auto"/>
                    <w:left w:val="none" w:sz="0" w:space="0" w:color="auto"/>
                    <w:bottom w:val="none" w:sz="0" w:space="0" w:color="auto"/>
                    <w:right w:val="none" w:sz="0" w:space="0" w:color="auto"/>
                  </w:divBdr>
                </w:div>
                <w:div w:id="1407024286">
                  <w:marLeft w:val="640"/>
                  <w:marRight w:val="0"/>
                  <w:marTop w:val="0"/>
                  <w:marBottom w:val="0"/>
                  <w:divBdr>
                    <w:top w:val="none" w:sz="0" w:space="0" w:color="auto"/>
                    <w:left w:val="none" w:sz="0" w:space="0" w:color="auto"/>
                    <w:bottom w:val="none" w:sz="0" w:space="0" w:color="auto"/>
                    <w:right w:val="none" w:sz="0" w:space="0" w:color="auto"/>
                  </w:divBdr>
                </w:div>
                <w:div w:id="593436028">
                  <w:marLeft w:val="640"/>
                  <w:marRight w:val="0"/>
                  <w:marTop w:val="0"/>
                  <w:marBottom w:val="0"/>
                  <w:divBdr>
                    <w:top w:val="none" w:sz="0" w:space="0" w:color="auto"/>
                    <w:left w:val="none" w:sz="0" w:space="0" w:color="auto"/>
                    <w:bottom w:val="none" w:sz="0" w:space="0" w:color="auto"/>
                    <w:right w:val="none" w:sz="0" w:space="0" w:color="auto"/>
                  </w:divBdr>
                </w:div>
                <w:div w:id="1015881590">
                  <w:marLeft w:val="640"/>
                  <w:marRight w:val="0"/>
                  <w:marTop w:val="0"/>
                  <w:marBottom w:val="0"/>
                  <w:divBdr>
                    <w:top w:val="none" w:sz="0" w:space="0" w:color="auto"/>
                    <w:left w:val="none" w:sz="0" w:space="0" w:color="auto"/>
                    <w:bottom w:val="none" w:sz="0" w:space="0" w:color="auto"/>
                    <w:right w:val="none" w:sz="0" w:space="0" w:color="auto"/>
                  </w:divBdr>
                </w:div>
                <w:div w:id="1226378419">
                  <w:marLeft w:val="640"/>
                  <w:marRight w:val="0"/>
                  <w:marTop w:val="0"/>
                  <w:marBottom w:val="0"/>
                  <w:divBdr>
                    <w:top w:val="none" w:sz="0" w:space="0" w:color="auto"/>
                    <w:left w:val="none" w:sz="0" w:space="0" w:color="auto"/>
                    <w:bottom w:val="none" w:sz="0" w:space="0" w:color="auto"/>
                    <w:right w:val="none" w:sz="0" w:space="0" w:color="auto"/>
                  </w:divBdr>
                </w:div>
                <w:div w:id="1996303580">
                  <w:marLeft w:val="640"/>
                  <w:marRight w:val="0"/>
                  <w:marTop w:val="0"/>
                  <w:marBottom w:val="0"/>
                  <w:divBdr>
                    <w:top w:val="none" w:sz="0" w:space="0" w:color="auto"/>
                    <w:left w:val="none" w:sz="0" w:space="0" w:color="auto"/>
                    <w:bottom w:val="none" w:sz="0" w:space="0" w:color="auto"/>
                    <w:right w:val="none" w:sz="0" w:space="0" w:color="auto"/>
                  </w:divBdr>
                </w:div>
                <w:div w:id="7879636">
                  <w:marLeft w:val="640"/>
                  <w:marRight w:val="0"/>
                  <w:marTop w:val="0"/>
                  <w:marBottom w:val="0"/>
                  <w:divBdr>
                    <w:top w:val="none" w:sz="0" w:space="0" w:color="auto"/>
                    <w:left w:val="none" w:sz="0" w:space="0" w:color="auto"/>
                    <w:bottom w:val="none" w:sz="0" w:space="0" w:color="auto"/>
                    <w:right w:val="none" w:sz="0" w:space="0" w:color="auto"/>
                  </w:divBdr>
                </w:div>
                <w:div w:id="801390490">
                  <w:marLeft w:val="640"/>
                  <w:marRight w:val="0"/>
                  <w:marTop w:val="0"/>
                  <w:marBottom w:val="0"/>
                  <w:divBdr>
                    <w:top w:val="none" w:sz="0" w:space="0" w:color="auto"/>
                    <w:left w:val="none" w:sz="0" w:space="0" w:color="auto"/>
                    <w:bottom w:val="none" w:sz="0" w:space="0" w:color="auto"/>
                    <w:right w:val="none" w:sz="0" w:space="0" w:color="auto"/>
                  </w:divBdr>
                </w:div>
                <w:div w:id="897203969">
                  <w:marLeft w:val="640"/>
                  <w:marRight w:val="0"/>
                  <w:marTop w:val="0"/>
                  <w:marBottom w:val="0"/>
                  <w:divBdr>
                    <w:top w:val="none" w:sz="0" w:space="0" w:color="auto"/>
                    <w:left w:val="none" w:sz="0" w:space="0" w:color="auto"/>
                    <w:bottom w:val="none" w:sz="0" w:space="0" w:color="auto"/>
                    <w:right w:val="none" w:sz="0" w:space="0" w:color="auto"/>
                  </w:divBdr>
                </w:div>
                <w:div w:id="1768647983">
                  <w:marLeft w:val="640"/>
                  <w:marRight w:val="0"/>
                  <w:marTop w:val="0"/>
                  <w:marBottom w:val="0"/>
                  <w:divBdr>
                    <w:top w:val="none" w:sz="0" w:space="0" w:color="auto"/>
                    <w:left w:val="none" w:sz="0" w:space="0" w:color="auto"/>
                    <w:bottom w:val="none" w:sz="0" w:space="0" w:color="auto"/>
                    <w:right w:val="none" w:sz="0" w:space="0" w:color="auto"/>
                  </w:divBdr>
                </w:div>
                <w:div w:id="1217469019">
                  <w:marLeft w:val="640"/>
                  <w:marRight w:val="0"/>
                  <w:marTop w:val="0"/>
                  <w:marBottom w:val="0"/>
                  <w:divBdr>
                    <w:top w:val="none" w:sz="0" w:space="0" w:color="auto"/>
                    <w:left w:val="none" w:sz="0" w:space="0" w:color="auto"/>
                    <w:bottom w:val="none" w:sz="0" w:space="0" w:color="auto"/>
                    <w:right w:val="none" w:sz="0" w:space="0" w:color="auto"/>
                  </w:divBdr>
                </w:div>
                <w:div w:id="707220621">
                  <w:marLeft w:val="640"/>
                  <w:marRight w:val="0"/>
                  <w:marTop w:val="0"/>
                  <w:marBottom w:val="0"/>
                  <w:divBdr>
                    <w:top w:val="none" w:sz="0" w:space="0" w:color="auto"/>
                    <w:left w:val="none" w:sz="0" w:space="0" w:color="auto"/>
                    <w:bottom w:val="none" w:sz="0" w:space="0" w:color="auto"/>
                    <w:right w:val="none" w:sz="0" w:space="0" w:color="auto"/>
                  </w:divBdr>
                </w:div>
                <w:div w:id="2011133124">
                  <w:marLeft w:val="640"/>
                  <w:marRight w:val="0"/>
                  <w:marTop w:val="0"/>
                  <w:marBottom w:val="0"/>
                  <w:divBdr>
                    <w:top w:val="none" w:sz="0" w:space="0" w:color="auto"/>
                    <w:left w:val="none" w:sz="0" w:space="0" w:color="auto"/>
                    <w:bottom w:val="none" w:sz="0" w:space="0" w:color="auto"/>
                    <w:right w:val="none" w:sz="0" w:space="0" w:color="auto"/>
                  </w:divBdr>
                </w:div>
                <w:div w:id="1566333992">
                  <w:marLeft w:val="640"/>
                  <w:marRight w:val="0"/>
                  <w:marTop w:val="0"/>
                  <w:marBottom w:val="0"/>
                  <w:divBdr>
                    <w:top w:val="none" w:sz="0" w:space="0" w:color="auto"/>
                    <w:left w:val="none" w:sz="0" w:space="0" w:color="auto"/>
                    <w:bottom w:val="none" w:sz="0" w:space="0" w:color="auto"/>
                    <w:right w:val="none" w:sz="0" w:space="0" w:color="auto"/>
                  </w:divBdr>
                </w:div>
                <w:div w:id="329331635">
                  <w:marLeft w:val="640"/>
                  <w:marRight w:val="0"/>
                  <w:marTop w:val="0"/>
                  <w:marBottom w:val="0"/>
                  <w:divBdr>
                    <w:top w:val="none" w:sz="0" w:space="0" w:color="auto"/>
                    <w:left w:val="none" w:sz="0" w:space="0" w:color="auto"/>
                    <w:bottom w:val="none" w:sz="0" w:space="0" w:color="auto"/>
                    <w:right w:val="none" w:sz="0" w:space="0" w:color="auto"/>
                  </w:divBdr>
                </w:div>
                <w:div w:id="1732774356">
                  <w:marLeft w:val="640"/>
                  <w:marRight w:val="0"/>
                  <w:marTop w:val="0"/>
                  <w:marBottom w:val="0"/>
                  <w:divBdr>
                    <w:top w:val="none" w:sz="0" w:space="0" w:color="auto"/>
                    <w:left w:val="none" w:sz="0" w:space="0" w:color="auto"/>
                    <w:bottom w:val="none" w:sz="0" w:space="0" w:color="auto"/>
                    <w:right w:val="none" w:sz="0" w:space="0" w:color="auto"/>
                  </w:divBdr>
                </w:div>
              </w:divsChild>
            </w:div>
            <w:div w:id="1603487919">
              <w:marLeft w:val="0"/>
              <w:marRight w:val="0"/>
              <w:marTop w:val="0"/>
              <w:marBottom w:val="0"/>
              <w:divBdr>
                <w:top w:val="none" w:sz="0" w:space="0" w:color="auto"/>
                <w:left w:val="none" w:sz="0" w:space="0" w:color="auto"/>
                <w:bottom w:val="none" w:sz="0" w:space="0" w:color="auto"/>
                <w:right w:val="none" w:sz="0" w:space="0" w:color="auto"/>
              </w:divBdr>
              <w:divsChild>
                <w:div w:id="188378045">
                  <w:marLeft w:val="640"/>
                  <w:marRight w:val="0"/>
                  <w:marTop w:val="0"/>
                  <w:marBottom w:val="0"/>
                  <w:divBdr>
                    <w:top w:val="none" w:sz="0" w:space="0" w:color="auto"/>
                    <w:left w:val="none" w:sz="0" w:space="0" w:color="auto"/>
                    <w:bottom w:val="none" w:sz="0" w:space="0" w:color="auto"/>
                    <w:right w:val="none" w:sz="0" w:space="0" w:color="auto"/>
                  </w:divBdr>
                </w:div>
                <w:div w:id="1496067043">
                  <w:marLeft w:val="640"/>
                  <w:marRight w:val="0"/>
                  <w:marTop w:val="0"/>
                  <w:marBottom w:val="0"/>
                  <w:divBdr>
                    <w:top w:val="none" w:sz="0" w:space="0" w:color="auto"/>
                    <w:left w:val="none" w:sz="0" w:space="0" w:color="auto"/>
                    <w:bottom w:val="none" w:sz="0" w:space="0" w:color="auto"/>
                    <w:right w:val="none" w:sz="0" w:space="0" w:color="auto"/>
                  </w:divBdr>
                </w:div>
                <w:div w:id="1231035905">
                  <w:marLeft w:val="640"/>
                  <w:marRight w:val="0"/>
                  <w:marTop w:val="0"/>
                  <w:marBottom w:val="0"/>
                  <w:divBdr>
                    <w:top w:val="none" w:sz="0" w:space="0" w:color="auto"/>
                    <w:left w:val="none" w:sz="0" w:space="0" w:color="auto"/>
                    <w:bottom w:val="none" w:sz="0" w:space="0" w:color="auto"/>
                    <w:right w:val="none" w:sz="0" w:space="0" w:color="auto"/>
                  </w:divBdr>
                </w:div>
                <w:div w:id="1749645837">
                  <w:marLeft w:val="640"/>
                  <w:marRight w:val="0"/>
                  <w:marTop w:val="0"/>
                  <w:marBottom w:val="0"/>
                  <w:divBdr>
                    <w:top w:val="none" w:sz="0" w:space="0" w:color="auto"/>
                    <w:left w:val="none" w:sz="0" w:space="0" w:color="auto"/>
                    <w:bottom w:val="none" w:sz="0" w:space="0" w:color="auto"/>
                    <w:right w:val="none" w:sz="0" w:space="0" w:color="auto"/>
                  </w:divBdr>
                </w:div>
                <w:div w:id="1141003637">
                  <w:marLeft w:val="640"/>
                  <w:marRight w:val="0"/>
                  <w:marTop w:val="0"/>
                  <w:marBottom w:val="0"/>
                  <w:divBdr>
                    <w:top w:val="none" w:sz="0" w:space="0" w:color="auto"/>
                    <w:left w:val="none" w:sz="0" w:space="0" w:color="auto"/>
                    <w:bottom w:val="none" w:sz="0" w:space="0" w:color="auto"/>
                    <w:right w:val="none" w:sz="0" w:space="0" w:color="auto"/>
                  </w:divBdr>
                </w:div>
                <w:div w:id="1521237434">
                  <w:marLeft w:val="640"/>
                  <w:marRight w:val="0"/>
                  <w:marTop w:val="0"/>
                  <w:marBottom w:val="0"/>
                  <w:divBdr>
                    <w:top w:val="none" w:sz="0" w:space="0" w:color="auto"/>
                    <w:left w:val="none" w:sz="0" w:space="0" w:color="auto"/>
                    <w:bottom w:val="none" w:sz="0" w:space="0" w:color="auto"/>
                    <w:right w:val="none" w:sz="0" w:space="0" w:color="auto"/>
                  </w:divBdr>
                </w:div>
                <w:div w:id="1744910741">
                  <w:marLeft w:val="640"/>
                  <w:marRight w:val="0"/>
                  <w:marTop w:val="0"/>
                  <w:marBottom w:val="0"/>
                  <w:divBdr>
                    <w:top w:val="none" w:sz="0" w:space="0" w:color="auto"/>
                    <w:left w:val="none" w:sz="0" w:space="0" w:color="auto"/>
                    <w:bottom w:val="none" w:sz="0" w:space="0" w:color="auto"/>
                    <w:right w:val="none" w:sz="0" w:space="0" w:color="auto"/>
                  </w:divBdr>
                </w:div>
                <w:div w:id="82726470">
                  <w:marLeft w:val="640"/>
                  <w:marRight w:val="0"/>
                  <w:marTop w:val="0"/>
                  <w:marBottom w:val="0"/>
                  <w:divBdr>
                    <w:top w:val="none" w:sz="0" w:space="0" w:color="auto"/>
                    <w:left w:val="none" w:sz="0" w:space="0" w:color="auto"/>
                    <w:bottom w:val="none" w:sz="0" w:space="0" w:color="auto"/>
                    <w:right w:val="none" w:sz="0" w:space="0" w:color="auto"/>
                  </w:divBdr>
                </w:div>
                <w:div w:id="870730013">
                  <w:marLeft w:val="640"/>
                  <w:marRight w:val="0"/>
                  <w:marTop w:val="0"/>
                  <w:marBottom w:val="0"/>
                  <w:divBdr>
                    <w:top w:val="none" w:sz="0" w:space="0" w:color="auto"/>
                    <w:left w:val="none" w:sz="0" w:space="0" w:color="auto"/>
                    <w:bottom w:val="none" w:sz="0" w:space="0" w:color="auto"/>
                    <w:right w:val="none" w:sz="0" w:space="0" w:color="auto"/>
                  </w:divBdr>
                </w:div>
                <w:div w:id="1976831625">
                  <w:marLeft w:val="640"/>
                  <w:marRight w:val="0"/>
                  <w:marTop w:val="0"/>
                  <w:marBottom w:val="0"/>
                  <w:divBdr>
                    <w:top w:val="none" w:sz="0" w:space="0" w:color="auto"/>
                    <w:left w:val="none" w:sz="0" w:space="0" w:color="auto"/>
                    <w:bottom w:val="none" w:sz="0" w:space="0" w:color="auto"/>
                    <w:right w:val="none" w:sz="0" w:space="0" w:color="auto"/>
                  </w:divBdr>
                </w:div>
                <w:div w:id="62606232">
                  <w:marLeft w:val="640"/>
                  <w:marRight w:val="0"/>
                  <w:marTop w:val="0"/>
                  <w:marBottom w:val="0"/>
                  <w:divBdr>
                    <w:top w:val="none" w:sz="0" w:space="0" w:color="auto"/>
                    <w:left w:val="none" w:sz="0" w:space="0" w:color="auto"/>
                    <w:bottom w:val="none" w:sz="0" w:space="0" w:color="auto"/>
                    <w:right w:val="none" w:sz="0" w:space="0" w:color="auto"/>
                  </w:divBdr>
                </w:div>
                <w:div w:id="174655989">
                  <w:marLeft w:val="640"/>
                  <w:marRight w:val="0"/>
                  <w:marTop w:val="0"/>
                  <w:marBottom w:val="0"/>
                  <w:divBdr>
                    <w:top w:val="none" w:sz="0" w:space="0" w:color="auto"/>
                    <w:left w:val="none" w:sz="0" w:space="0" w:color="auto"/>
                    <w:bottom w:val="none" w:sz="0" w:space="0" w:color="auto"/>
                    <w:right w:val="none" w:sz="0" w:space="0" w:color="auto"/>
                  </w:divBdr>
                </w:div>
                <w:div w:id="457072073">
                  <w:marLeft w:val="640"/>
                  <w:marRight w:val="0"/>
                  <w:marTop w:val="0"/>
                  <w:marBottom w:val="0"/>
                  <w:divBdr>
                    <w:top w:val="none" w:sz="0" w:space="0" w:color="auto"/>
                    <w:left w:val="none" w:sz="0" w:space="0" w:color="auto"/>
                    <w:bottom w:val="none" w:sz="0" w:space="0" w:color="auto"/>
                    <w:right w:val="none" w:sz="0" w:space="0" w:color="auto"/>
                  </w:divBdr>
                </w:div>
                <w:div w:id="1712655729">
                  <w:marLeft w:val="640"/>
                  <w:marRight w:val="0"/>
                  <w:marTop w:val="0"/>
                  <w:marBottom w:val="0"/>
                  <w:divBdr>
                    <w:top w:val="none" w:sz="0" w:space="0" w:color="auto"/>
                    <w:left w:val="none" w:sz="0" w:space="0" w:color="auto"/>
                    <w:bottom w:val="none" w:sz="0" w:space="0" w:color="auto"/>
                    <w:right w:val="none" w:sz="0" w:space="0" w:color="auto"/>
                  </w:divBdr>
                </w:div>
                <w:div w:id="20326231">
                  <w:marLeft w:val="640"/>
                  <w:marRight w:val="0"/>
                  <w:marTop w:val="0"/>
                  <w:marBottom w:val="0"/>
                  <w:divBdr>
                    <w:top w:val="none" w:sz="0" w:space="0" w:color="auto"/>
                    <w:left w:val="none" w:sz="0" w:space="0" w:color="auto"/>
                    <w:bottom w:val="none" w:sz="0" w:space="0" w:color="auto"/>
                    <w:right w:val="none" w:sz="0" w:space="0" w:color="auto"/>
                  </w:divBdr>
                </w:div>
                <w:div w:id="753015647">
                  <w:marLeft w:val="640"/>
                  <w:marRight w:val="0"/>
                  <w:marTop w:val="0"/>
                  <w:marBottom w:val="0"/>
                  <w:divBdr>
                    <w:top w:val="none" w:sz="0" w:space="0" w:color="auto"/>
                    <w:left w:val="none" w:sz="0" w:space="0" w:color="auto"/>
                    <w:bottom w:val="none" w:sz="0" w:space="0" w:color="auto"/>
                    <w:right w:val="none" w:sz="0" w:space="0" w:color="auto"/>
                  </w:divBdr>
                </w:div>
                <w:div w:id="1314286951">
                  <w:marLeft w:val="640"/>
                  <w:marRight w:val="0"/>
                  <w:marTop w:val="0"/>
                  <w:marBottom w:val="0"/>
                  <w:divBdr>
                    <w:top w:val="none" w:sz="0" w:space="0" w:color="auto"/>
                    <w:left w:val="none" w:sz="0" w:space="0" w:color="auto"/>
                    <w:bottom w:val="none" w:sz="0" w:space="0" w:color="auto"/>
                    <w:right w:val="none" w:sz="0" w:space="0" w:color="auto"/>
                  </w:divBdr>
                </w:div>
                <w:div w:id="626549614">
                  <w:marLeft w:val="640"/>
                  <w:marRight w:val="0"/>
                  <w:marTop w:val="0"/>
                  <w:marBottom w:val="0"/>
                  <w:divBdr>
                    <w:top w:val="none" w:sz="0" w:space="0" w:color="auto"/>
                    <w:left w:val="none" w:sz="0" w:space="0" w:color="auto"/>
                    <w:bottom w:val="none" w:sz="0" w:space="0" w:color="auto"/>
                    <w:right w:val="none" w:sz="0" w:space="0" w:color="auto"/>
                  </w:divBdr>
                </w:div>
                <w:div w:id="688680417">
                  <w:marLeft w:val="640"/>
                  <w:marRight w:val="0"/>
                  <w:marTop w:val="0"/>
                  <w:marBottom w:val="0"/>
                  <w:divBdr>
                    <w:top w:val="none" w:sz="0" w:space="0" w:color="auto"/>
                    <w:left w:val="none" w:sz="0" w:space="0" w:color="auto"/>
                    <w:bottom w:val="none" w:sz="0" w:space="0" w:color="auto"/>
                    <w:right w:val="none" w:sz="0" w:space="0" w:color="auto"/>
                  </w:divBdr>
                </w:div>
                <w:div w:id="1036393797">
                  <w:marLeft w:val="640"/>
                  <w:marRight w:val="0"/>
                  <w:marTop w:val="0"/>
                  <w:marBottom w:val="0"/>
                  <w:divBdr>
                    <w:top w:val="none" w:sz="0" w:space="0" w:color="auto"/>
                    <w:left w:val="none" w:sz="0" w:space="0" w:color="auto"/>
                    <w:bottom w:val="none" w:sz="0" w:space="0" w:color="auto"/>
                    <w:right w:val="none" w:sz="0" w:space="0" w:color="auto"/>
                  </w:divBdr>
                </w:div>
                <w:div w:id="283972657">
                  <w:marLeft w:val="640"/>
                  <w:marRight w:val="0"/>
                  <w:marTop w:val="0"/>
                  <w:marBottom w:val="0"/>
                  <w:divBdr>
                    <w:top w:val="none" w:sz="0" w:space="0" w:color="auto"/>
                    <w:left w:val="none" w:sz="0" w:space="0" w:color="auto"/>
                    <w:bottom w:val="none" w:sz="0" w:space="0" w:color="auto"/>
                    <w:right w:val="none" w:sz="0" w:space="0" w:color="auto"/>
                  </w:divBdr>
                </w:div>
                <w:div w:id="1263223659">
                  <w:marLeft w:val="640"/>
                  <w:marRight w:val="0"/>
                  <w:marTop w:val="0"/>
                  <w:marBottom w:val="0"/>
                  <w:divBdr>
                    <w:top w:val="none" w:sz="0" w:space="0" w:color="auto"/>
                    <w:left w:val="none" w:sz="0" w:space="0" w:color="auto"/>
                    <w:bottom w:val="none" w:sz="0" w:space="0" w:color="auto"/>
                    <w:right w:val="none" w:sz="0" w:space="0" w:color="auto"/>
                  </w:divBdr>
                </w:div>
                <w:div w:id="535579883">
                  <w:marLeft w:val="640"/>
                  <w:marRight w:val="0"/>
                  <w:marTop w:val="0"/>
                  <w:marBottom w:val="0"/>
                  <w:divBdr>
                    <w:top w:val="none" w:sz="0" w:space="0" w:color="auto"/>
                    <w:left w:val="none" w:sz="0" w:space="0" w:color="auto"/>
                    <w:bottom w:val="none" w:sz="0" w:space="0" w:color="auto"/>
                    <w:right w:val="none" w:sz="0" w:space="0" w:color="auto"/>
                  </w:divBdr>
                </w:div>
                <w:div w:id="1932815937">
                  <w:marLeft w:val="640"/>
                  <w:marRight w:val="0"/>
                  <w:marTop w:val="0"/>
                  <w:marBottom w:val="0"/>
                  <w:divBdr>
                    <w:top w:val="none" w:sz="0" w:space="0" w:color="auto"/>
                    <w:left w:val="none" w:sz="0" w:space="0" w:color="auto"/>
                    <w:bottom w:val="none" w:sz="0" w:space="0" w:color="auto"/>
                    <w:right w:val="none" w:sz="0" w:space="0" w:color="auto"/>
                  </w:divBdr>
                </w:div>
                <w:div w:id="583998238">
                  <w:marLeft w:val="640"/>
                  <w:marRight w:val="0"/>
                  <w:marTop w:val="0"/>
                  <w:marBottom w:val="0"/>
                  <w:divBdr>
                    <w:top w:val="none" w:sz="0" w:space="0" w:color="auto"/>
                    <w:left w:val="none" w:sz="0" w:space="0" w:color="auto"/>
                    <w:bottom w:val="none" w:sz="0" w:space="0" w:color="auto"/>
                    <w:right w:val="none" w:sz="0" w:space="0" w:color="auto"/>
                  </w:divBdr>
                </w:div>
                <w:div w:id="1472408262">
                  <w:marLeft w:val="640"/>
                  <w:marRight w:val="0"/>
                  <w:marTop w:val="0"/>
                  <w:marBottom w:val="0"/>
                  <w:divBdr>
                    <w:top w:val="none" w:sz="0" w:space="0" w:color="auto"/>
                    <w:left w:val="none" w:sz="0" w:space="0" w:color="auto"/>
                    <w:bottom w:val="none" w:sz="0" w:space="0" w:color="auto"/>
                    <w:right w:val="none" w:sz="0" w:space="0" w:color="auto"/>
                  </w:divBdr>
                </w:div>
                <w:div w:id="1181162661">
                  <w:marLeft w:val="640"/>
                  <w:marRight w:val="0"/>
                  <w:marTop w:val="0"/>
                  <w:marBottom w:val="0"/>
                  <w:divBdr>
                    <w:top w:val="none" w:sz="0" w:space="0" w:color="auto"/>
                    <w:left w:val="none" w:sz="0" w:space="0" w:color="auto"/>
                    <w:bottom w:val="none" w:sz="0" w:space="0" w:color="auto"/>
                    <w:right w:val="none" w:sz="0" w:space="0" w:color="auto"/>
                  </w:divBdr>
                </w:div>
                <w:div w:id="1635406568">
                  <w:marLeft w:val="640"/>
                  <w:marRight w:val="0"/>
                  <w:marTop w:val="0"/>
                  <w:marBottom w:val="0"/>
                  <w:divBdr>
                    <w:top w:val="none" w:sz="0" w:space="0" w:color="auto"/>
                    <w:left w:val="none" w:sz="0" w:space="0" w:color="auto"/>
                    <w:bottom w:val="none" w:sz="0" w:space="0" w:color="auto"/>
                    <w:right w:val="none" w:sz="0" w:space="0" w:color="auto"/>
                  </w:divBdr>
                </w:div>
                <w:div w:id="396243526">
                  <w:marLeft w:val="640"/>
                  <w:marRight w:val="0"/>
                  <w:marTop w:val="0"/>
                  <w:marBottom w:val="0"/>
                  <w:divBdr>
                    <w:top w:val="none" w:sz="0" w:space="0" w:color="auto"/>
                    <w:left w:val="none" w:sz="0" w:space="0" w:color="auto"/>
                    <w:bottom w:val="none" w:sz="0" w:space="0" w:color="auto"/>
                    <w:right w:val="none" w:sz="0" w:space="0" w:color="auto"/>
                  </w:divBdr>
                </w:div>
                <w:div w:id="1460799348">
                  <w:marLeft w:val="640"/>
                  <w:marRight w:val="0"/>
                  <w:marTop w:val="0"/>
                  <w:marBottom w:val="0"/>
                  <w:divBdr>
                    <w:top w:val="none" w:sz="0" w:space="0" w:color="auto"/>
                    <w:left w:val="none" w:sz="0" w:space="0" w:color="auto"/>
                    <w:bottom w:val="none" w:sz="0" w:space="0" w:color="auto"/>
                    <w:right w:val="none" w:sz="0" w:space="0" w:color="auto"/>
                  </w:divBdr>
                </w:div>
                <w:div w:id="437524819">
                  <w:marLeft w:val="640"/>
                  <w:marRight w:val="0"/>
                  <w:marTop w:val="0"/>
                  <w:marBottom w:val="0"/>
                  <w:divBdr>
                    <w:top w:val="none" w:sz="0" w:space="0" w:color="auto"/>
                    <w:left w:val="none" w:sz="0" w:space="0" w:color="auto"/>
                    <w:bottom w:val="none" w:sz="0" w:space="0" w:color="auto"/>
                    <w:right w:val="none" w:sz="0" w:space="0" w:color="auto"/>
                  </w:divBdr>
                </w:div>
                <w:div w:id="1641039357">
                  <w:marLeft w:val="640"/>
                  <w:marRight w:val="0"/>
                  <w:marTop w:val="0"/>
                  <w:marBottom w:val="0"/>
                  <w:divBdr>
                    <w:top w:val="none" w:sz="0" w:space="0" w:color="auto"/>
                    <w:left w:val="none" w:sz="0" w:space="0" w:color="auto"/>
                    <w:bottom w:val="none" w:sz="0" w:space="0" w:color="auto"/>
                    <w:right w:val="none" w:sz="0" w:space="0" w:color="auto"/>
                  </w:divBdr>
                </w:div>
                <w:div w:id="1816294904">
                  <w:marLeft w:val="640"/>
                  <w:marRight w:val="0"/>
                  <w:marTop w:val="0"/>
                  <w:marBottom w:val="0"/>
                  <w:divBdr>
                    <w:top w:val="none" w:sz="0" w:space="0" w:color="auto"/>
                    <w:left w:val="none" w:sz="0" w:space="0" w:color="auto"/>
                    <w:bottom w:val="none" w:sz="0" w:space="0" w:color="auto"/>
                    <w:right w:val="none" w:sz="0" w:space="0" w:color="auto"/>
                  </w:divBdr>
                </w:div>
                <w:div w:id="1396509418">
                  <w:marLeft w:val="640"/>
                  <w:marRight w:val="0"/>
                  <w:marTop w:val="0"/>
                  <w:marBottom w:val="0"/>
                  <w:divBdr>
                    <w:top w:val="none" w:sz="0" w:space="0" w:color="auto"/>
                    <w:left w:val="none" w:sz="0" w:space="0" w:color="auto"/>
                    <w:bottom w:val="none" w:sz="0" w:space="0" w:color="auto"/>
                    <w:right w:val="none" w:sz="0" w:space="0" w:color="auto"/>
                  </w:divBdr>
                </w:div>
                <w:div w:id="1003388093">
                  <w:marLeft w:val="640"/>
                  <w:marRight w:val="0"/>
                  <w:marTop w:val="0"/>
                  <w:marBottom w:val="0"/>
                  <w:divBdr>
                    <w:top w:val="none" w:sz="0" w:space="0" w:color="auto"/>
                    <w:left w:val="none" w:sz="0" w:space="0" w:color="auto"/>
                    <w:bottom w:val="none" w:sz="0" w:space="0" w:color="auto"/>
                    <w:right w:val="none" w:sz="0" w:space="0" w:color="auto"/>
                  </w:divBdr>
                </w:div>
                <w:div w:id="255596770">
                  <w:marLeft w:val="640"/>
                  <w:marRight w:val="0"/>
                  <w:marTop w:val="0"/>
                  <w:marBottom w:val="0"/>
                  <w:divBdr>
                    <w:top w:val="none" w:sz="0" w:space="0" w:color="auto"/>
                    <w:left w:val="none" w:sz="0" w:space="0" w:color="auto"/>
                    <w:bottom w:val="none" w:sz="0" w:space="0" w:color="auto"/>
                    <w:right w:val="none" w:sz="0" w:space="0" w:color="auto"/>
                  </w:divBdr>
                </w:div>
                <w:div w:id="149059311">
                  <w:marLeft w:val="640"/>
                  <w:marRight w:val="0"/>
                  <w:marTop w:val="0"/>
                  <w:marBottom w:val="0"/>
                  <w:divBdr>
                    <w:top w:val="none" w:sz="0" w:space="0" w:color="auto"/>
                    <w:left w:val="none" w:sz="0" w:space="0" w:color="auto"/>
                    <w:bottom w:val="none" w:sz="0" w:space="0" w:color="auto"/>
                    <w:right w:val="none" w:sz="0" w:space="0" w:color="auto"/>
                  </w:divBdr>
                </w:div>
                <w:div w:id="297882832">
                  <w:marLeft w:val="640"/>
                  <w:marRight w:val="0"/>
                  <w:marTop w:val="0"/>
                  <w:marBottom w:val="0"/>
                  <w:divBdr>
                    <w:top w:val="none" w:sz="0" w:space="0" w:color="auto"/>
                    <w:left w:val="none" w:sz="0" w:space="0" w:color="auto"/>
                    <w:bottom w:val="none" w:sz="0" w:space="0" w:color="auto"/>
                    <w:right w:val="none" w:sz="0" w:space="0" w:color="auto"/>
                  </w:divBdr>
                </w:div>
                <w:div w:id="649988802">
                  <w:marLeft w:val="640"/>
                  <w:marRight w:val="0"/>
                  <w:marTop w:val="0"/>
                  <w:marBottom w:val="0"/>
                  <w:divBdr>
                    <w:top w:val="none" w:sz="0" w:space="0" w:color="auto"/>
                    <w:left w:val="none" w:sz="0" w:space="0" w:color="auto"/>
                    <w:bottom w:val="none" w:sz="0" w:space="0" w:color="auto"/>
                    <w:right w:val="none" w:sz="0" w:space="0" w:color="auto"/>
                  </w:divBdr>
                </w:div>
                <w:div w:id="1458451907">
                  <w:marLeft w:val="640"/>
                  <w:marRight w:val="0"/>
                  <w:marTop w:val="0"/>
                  <w:marBottom w:val="0"/>
                  <w:divBdr>
                    <w:top w:val="none" w:sz="0" w:space="0" w:color="auto"/>
                    <w:left w:val="none" w:sz="0" w:space="0" w:color="auto"/>
                    <w:bottom w:val="none" w:sz="0" w:space="0" w:color="auto"/>
                    <w:right w:val="none" w:sz="0" w:space="0" w:color="auto"/>
                  </w:divBdr>
                </w:div>
                <w:div w:id="2037342196">
                  <w:marLeft w:val="640"/>
                  <w:marRight w:val="0"/>
                  <w:marTop w:val="0"/>
                  <w:marBottom w:val="0"/>
                  <w:divBdr>
                    <w:top w:val="none" w:sz="0" w:space="0" w:color="auto"/>
                    <w:left w:val="none" w:sz="0" w:space="0" w:color="auto"/>
                    <w:bottom w:val="none" w:sz="0" w:space="0" w:color="auto"/>
                    <w:right w:val="none" w:sz="0" w:space="0" w:color="auto"/>
                  </w:divBdr>
                </w:div>
                <w:div w:id="298343699">
                  <w:marLeft w:val="640"/>
                  <w:marRight w:val="0"/>
                  <w:marTop w:val="0"/>
                  <w:marBottom w:val="0"/>
                  <w:divBdr>
                    <w:top w:val="none" w:sz="0" w:space="0" w:color="auto"/>
                    <w:left w:val="none" w:sz="0" w:space="0" w:color="auto"/>
                    <w:bottom w:val="none" w:sz="0" w:space="0" w:color="auto"/>
                    <w:right w:val="none" w:sz="0" w:space="0" w:color="auto"/>
                  </w:divBdr>
                </w:div>
                <w:div w:id="998188492">
                  <w:marLeft w:val="640"/>
                  <w:marRight w:val="0"/>
                  <w:marTop w:val="0"/>
                  <w:marBottom w:val="0"/>
                  <w:divBdr>
                    <w:top w:val="none" w:sz="0" w:space="0" w:color="auto"/>
                    <w:left w:val="none" w:sz="0" w:space="0" w:color="auto"/>
                    <w:bottom w:val="none" w:sz="0" w:space="0" w:color="auto"/>
                    <w:right w:val="none" w:sz="0" w:space="0" w:color="auto"/>
                  </w:divBdr>
                </w:div>
                <w:div w:id="66196529">
                  <w:marLeft w:val="640"/>
                  <w:marRight w:val="0"/>
                  <w:marTop w:val="0"/>
                  <w:marBottom w:val="0"/>
                  <w:divBdr>
                    <w:top w:val="none" w:sz="0" w:space="0" w:color="auto"/>
                    <w:left w:val="none" w:sz="0" w:space="0" w:color="auto"/>
                    <w:bottom w:val="none" w:sz="0" w:space="0" w:color="auto"/>
                    <w:right w:val="none" w:sz="0" w:space="0" w:color="auto"/>
                  </w:divBdr>
                </w:div>
                <w:div w:id="46800987">
                  <w:marLeft w:val="640"/>
                  <w:marRight w:val="0"/>
                  <w:marTop w:val="0"/>
                  <w:marBottom w:val="0"/>
                  <w:divBdr>
                    <w:top w:val="none" w:sz="0" w:space="0" w:color="auto"/>
                    <w:left w:val="none" w:sz="0" w:space="0" w:color="auto"/>
                    <w:bottom w:val="none" w:sz="0" w:space="0" w:color="auto"/>
                    <w:right w:val="none" w:sz="0" w:space="0" w:color="auto"/>
                  </w:divBdr>
                </w:div>
                <w:div w:id="617878003">
                  <w:marLeft w:val="640"/>
                  <w:marRight w:val="0"/>
                  <w:marTop w:val="0"/>
                  <w:marBottom w:val="0"/>
                  <w:divBdr>
                    <w:top w:val="none" w:sz="0" w:space="0" w:color="auto"/>
                    <w:left w:val="none" w:sz="0" w:space="0" w:color="auto"/>
                    <w:bottom w:val="none" w:sz="0" w:space="0" w:color="auto"/>
                    <w:right w:val="none" w:sz="0" w:space="0" w:color="auto"/>
                  </w:divBdr>
                </w:div>
                <w:div w:id="1982726682">
                  <w:marLeft w:val="640"/>
                  <w:marRight w:val="0"/>
                  <w:marTop w:val="0"/>
                  <w:marBottom w:val="0"/>
                  <w:divBdr>
                    <w:top w:val="none" w:sz="0" w:space="0" w:color="auto"/>
                    <w:left w:val="none" w:sz="0" w:space="0" w:color="auto"/>
                    <w:bottom w:val="none" w:sz="0" w:space="0" w:color="auto"/>
                    <w:right w:val="none" w:sz="0" w:space="0" w:color="auto"/>
                  </w:divBdr>
                </w:div>
                <w:div w:id="1998611699">
                  <w:marLeft w:val="640"/>
                  <w:marRight w:val="0"/>
                  <w:marTop w:val="0"/>
                  <w:marBottom w:val="0"/>
                  <w:divBdr>
                    <w:top w:val="none" w:sz="0" w:space="0" w:color="auto"/>
                    <w:left w:val="none" w:sz="0" w:space="0" w:color="auto"/>
                    <w:bottom w:val="none" w:sz="0" w:space="0" w:color="auto"/>
                    <w:right w:val="none" w:sz="0" w:space="0" w:color="auto"/>
                  </w:divBdr>
                </w:div>
                <w:div w:id="1981105999">
                  <w:marLeft w:val="640"/>
                  <w:marRight w:val="0"/>
                  <w:marTop w:val="0"/>
                  <w:marBottom w:val="0"/>
                  <w:divBdr>
                    <w:top w:val="none" w:sz="0" w:space="0" w:color="auto"/>
                    <w:left w:val="none" w:sz="0" w:space="0" w:color="auto"/>
                    <w:bottom w:val="none" w:sz="0" w:space="0" w:color="auto"/>
                    <w:right w:val="none" w:sz="0" w:space="0" w:color="auto"/>
                  </w:divBdr>
                </w:div>
                <w:div w:id="440998464">
                  <w:marLeft w:val="640"/>
                  <w:marRight w:val="0"/>
                  <w:marTop w:val="0"/>
                  <w:marBottom w:val="0"/>
                  <w:divBdr>
                    <w:top w:val="none" w:sz="0" w:space="0" w:color="auto"/>
                    <w:left w:val="none" w:sz="0" w:space="0" w:color="auto"/>
                    <w:bottom w:val="none" w:sz="0" w:space="0" w:color="auto"/>
                    <w:right w:val="none" w:sz="0" w:space="0" w:color="auto"/>
                  </w:divBdr>
                </w:div>
                <w:div w:id="494536223">
                  <w:marLeft w:val="640"/>
                  <w:marRight w:val="0"/>
                  <w:marTop w:val="0"/>
                  <w:marBottom w:val="0"/>
                  <w:divBdr>
                    <w:top w:val="none" w:sz="0" w:space="0" w:color="auto"/>
                    <w:left w:val="none" w:sz="0" w:space="0" w:color="auto"/>
                    <w:bottom w:val="none" w:sz="0" w:space="0" w:color="auto"/>
                    <w:right w:val="none" w:sz="0" w:space="0" w:color="auto"/>
                  </w:divBdr>
                </w:div>
                <w:div w:id="304314366">
                  <w:marLeft w:val="640"/>
                  <w:marRight w:val="0"/>
                  <w:marTop w:val="0"/>
                  <w:marBottom w:val="0"/>
                  <w:divBdr>
                    <w:top w:val="none" w:sz="0" w:space="0" w:color="auto"/>
                    <w:left w:val="none" w:sz="0" w:space="0" w:color="auto"/>
                    <w:bottom w:val="none" w:sz="0" w:space="0" w:color="auto"/>
                    <w:right w:val="none" w:sz="0" w:space="0" w:color="auto"/>
                  </w:divBdr>
                </w:div>
                <w:div w:id="305479549">
                  <w:marLeft w:val="640"/>
                  <w:marRight w:val="0"/>
                  <w:marTop w:val="0"/>
                  <w:marBottom w:val="0"/>
                  <w:divBdr>
                    <w:top w:val="none" w:sz="0" w:space="0" w:color="auto"/>
                    <w:left w:val="none" w:sz="0" w:space="0" w:color="auto"/>
                    <w:bottom w:val="none" w:sz="0" w:space="0" w:color="auto"/>
                    <w:right w:val="none" w:sz="0" w:space="0" w:color="auto"/>
                  </w:divBdr>
                </w:div>
                <w:div w:id="2061316253">
                  <w:marLeft w:val="640"/>
                  <w:marRight w:val="0"/>
                  <w:marTop w:val="0"/>
                  <w:marBottom w:val="0"/>
                  <w:divBdr>
                    <w:top w:val="none" w:sz="0" w:space="0" w:color="auto"/>
                    <w:left w:val="none" w:sz="0" w:space="0" w:color="auto"/>
                    <w:bottom w:val="none" w:sz="0" w:space="0" w:color="auto"/>
                    <w:right w:val="none" w:sz="0" w:space="0" w:color="auto"/>
                  </w:divBdr>
                </w:div>
                <w:div w:id="237593020">
                  <w:marLeft w:val="640"/>
                  <w:marRight w:val="0"/>
                  <w:marTop w:val="0"/>
                  <w:marBottom w:val="0"/>
                  <w:divBdr>
                    <w:top w:val="none" w:sz="0" w:space="0" w:color="auto"/>
                    <w:left w:val="none" w:sz="0" w:space="0" w:color="auto"/>
                    <w:bottom w:val="none" w:sz="0" w:space="0" w:color="auto"/>
                    <w:right w:val="none" w:sz="0" w:space="0" w:color="auto"/>
                  </w:divBdr>
                </w:div>
                <w:div w:id="891842765">
                  <w:marLeft w:val="640"/>
                  <w:marRight w:val="0"/>
                  <w:marTop w:val="0"/>
                  <w:marBottom w:val="0"/>
                  <w:divBdr>
                    <w:top w:val="none" w:sz="0" w:space="0" w:color="auto"/>
                    <w:left w:val="none" w:sz="0" w:space="0" w:color="auto"/>
                    <w:bottom w:val="none" w:sz="0" w:space="0" w:color="auto"/>
                    <w:right w:val="none" w:sz="0" w:space="0" w:color="auto"/>
                  </w:divBdr>
                </w:div>
                <w:div w:id="1539276266">
                  <w:marLeft w:val="640"/>
                  <w:marRight w:val="0"/>
                  <w:marTop w:val="0"/>
                  <w:marBottom w:val="0"/>
                  <w:divBdr>
                    <w:top w:val="none" w:sz="0" w:space="0" w:color="auto"/>
                    <w:left w:val="none" w:sz="0" w:space="0" w:color="auto"/>
                    <w:bottom w:val="none" w:sz="0" w:space="0" w:color="auto"/>
                    <w:right w:val="none" w:sz="0" w:space="0" w:color="auto"/>
                  </w:divBdr>
                </w:div>
                <w:div w:id="464735137">
                  <w:marLeft w:val="640"/>
                  <w:marRight w:val="0"/>
                  <w:marTop w:val="0"/>
                  <w:marBottom w:val="0"/>
                  <w:divBdr>
                    <w:top w:val="none" w:sz="0" w:space="0" w:color="auto"/>
                    <w:left w:val="none" w:sz="0" w:space="0" w:color="auto"/>
                    <w:bottom w:val="none" w:sz="0" w:space="0" w:color="auto"/>
                    <w:right w:val="none" w:sz="0" w:space="0" w:color="auto"/>
                  </w:divBdr>
                </w:div>
                <w:div w:id="288097516">
                  <w:marLeft w:val="640"/>
                  <w:marRight w:val="0"/>
                  <w:marTop w:val="0"/>
                  <w:marBottom w:val="0"/>
                  <w:divBdr>
                    <w:top w:val="none" w:sz="0" w:space="0" w:color="auto"/>
                    <w:left w:val="none" w:sz="0" w:space="0" w:color="auto"/>
                    <w:bottom w:val="none" w:sz="0" w:space="0" w:color="auto"/>
                    <w:right w:val="none" w:sz="0" w:space="0" w:color="auto"/>
                  </w:divBdr>
                </w:div>
                <w:div w:id="28772903">
                  <w:marLeft w:val="640"/>
                  <w:marRight w:val="0"/>
                  <w:marTop w:val="0"/>
                  <w:marBottom w:val="0"/>
                  <w:divBdr>
                    <w:top w:val="none" w:sz="0" w:space="0" w:color="auto"/>
                    <w:left w:val="none" w:sz="0" w:space="0" w:color="auto"/>
                    <w:bottom w:val="none" w:sz="0" w:space="0" w:color="auto"/>
                    <w:right w:val="none" w:sz="0" w:space="0" w:color="auto"/>
                  </w:divBdr>
                </w:div>
                <w:div w:id="1939021361">
                  <w:marLeft w:val="640"/>
                  <w:marRight w:val="0"/>
                  <w:marTop w:val="0"/>
                  <w:marBottom w:val="0"/>
                  <w:divBdr>
                    <w:top w:val="none" w:sz="0" w:space="0" w:color="auto"/>
                    <w:left w:val="none" w:sz="0" w:space="0" w:color="auto"/>
                    <w:bottom w:val="none" w:sz="0" w:space="0" w:color="auto"/>
                    <w:right w:val="none" w:sz="0" w:space="0" w:color="auto"/>
                  </w:divBdr>
                </w:div>
                <w:div w:id="37512550">
                  <w:marLeft w:val="640"/>
                  <w:marRight w:val="0"/>
                  <w:marTop w:val="0"/>
                  <w:marBottom w:val="0"/>
                  <w:divBdr>
                    <w:top w:val="none" w:sz="0" w:space="0" w:color="auto"/>
                    <w:left w:val="none" w:sz="0" w:space="0" w:color="auto"/>
                    <w:bottom w:val="none" w:sz="0" w:space="0" w:color="auto"/>
                    <w:right w:val="none" w:sz="0" w:space="0" w:color="auto"/>
                  </w:divBdr>
                </w:div>
              </w:divsChild>
            </w:div>
            <w:div w:id="434864108">
              <w:marLeft w:val="0"/>
              <w:marRight w:val="0"/>
              <w:marTop w:val="0"/>
              <w:marBottom w:val="0"/>
              <w:divBdr>
                <w:top w:val="none" w:sz="0" w:space="0" w:color="auto"/>
                <w:left w:val="none" w:sz="0" w:space="0" w:color="auto"/>
                <w:bottom w:val="none" w:sz="0" w:space="0" w:color="auto"/>
                <w:right w:val="none" w:sz="0" w:space="0" w:color="auto"/>
              </w:divBdr>
              <w:divsChild>
                <w:div w:id="1557667531">
                  <w:marLeft w:val="640"/>
                  <w:marRight w:val="0"/>
                  <w:marTop w:val="0"/>
                  <w:marBottom w:val="0"/>
                  <w:divBdr>
                    <w:top w:val="none" w:sz="0" w:space="0" w:color="auto"/>
                    <w:left w:val="none" w:sz="0" w:space="0" w:color="auto"/>
                    <w:bottom w:val="none" w:sz="0" w:space="0" w:color="auto"/>
                    <w:right w:val="none" w:sz="0" w:space="0" w:color="auto"/>
                  </w:divBdr>
                </w:div>
                <w:div w:id="59914207">
                  <w:marLeft w:val="640"/>
                  <w:marRight w:val="0"/>
                  <w:marTop w:val="0"/>
                  <w:marBottom w:val="0"/>
                  <w:divBdr>
                    <w:top w:val="none" w:sz="0" w:space="0" w:color="auto"/>
                    <w:left w:val="none" w:sz="0" w:space="0" w:color="auto"/>
                    <w:bottom w:val="none" w:sz="0" w:space="0" w:color="auto"/>
                    <w:right w:val="none" w:sz="0" w:space="0" w:color="auto"/>
                  </w:divBdr>
                </w:div>
                <w:div w:id="1630624962">
                  <w:marLeft w:val="640"/>
                  <w:marRight w:val="0"/>
                  <w:marTop w:val="0"/>
                  <w:marBottom w:val="0"/>
                  <w:divBdr>
                    <w:top w:val="none" w:sz="0" w:space="0" w:color="auto"/>
                    <w:left w:val="none" w:sz="0" w:space="0" w:color="auto"/>
                    <w:bottom w:val="none" w:sz="0" w:space="0" w:color="auto"/>
                    <w:right w:val="none" w:sz="0" w:space="0" w:color="auto"/>
                  </w:divBdr>
                </w:div>
                <w:div w:id="1610698989">
                  <w:marLeft w:val="640"/>
                  <w:marRight w:val="0"/>
                  <w:marTop w:val="0"/>
                  <w:marBottom w:val="0"/>
                  <w:divBdr>
                    <w:top w:val="none" w:sz="0" w:space="0" w:color="auto"/>
                    <w:left w:val="none" w:sz="0" w:space="0" w:color="auto"/>
                    <w:bottom w:val="none" w:sz="0" w:space="0" w:color="auto"/>
                    <w:right w:val="none" w:sz="0" w:space="0" w:color="auto"/>
                  </w:divBdr>
                </w:div>
                <w:div w:id="416054018">
                  <w:marLeft w:val="640"/>
                  <w:marRight w:val="0"/>
                  <w:marTop w:val="0"/>
                  <w:marBottom w:val="0"/>
                  <w:divBdr>
                    <w:top w:val="none" w:sz="0" w:space="0" w:color="auto"/>
                    <w:left w:val="none" w:sz="0" w:space="0" w:color="auto"/>
                    <w:bottom w:val="none" w:sz="0" w:space="0" w:color="auto"/>
                    <w:right w:val="none" w:sz="0" w:space="0" w:color="auto"/>
                  </w:divBdr>
                </w:div>
                <w:div w:id="828639181">
                  <w:marLeft w:val="640"/>
                  <w:marRight w:val="0"/>
                  <w:marTop w:val="0"/>
                  <w:marBottom w:val="0"/>
                  <w:divBdr>
                    <w:top w:val="none" w:sz="0" w:space="0" w:color="auto"/>
                    <w:left w:val="none" w:sz="0" w:space="0" w:color="auto"/>
                    <w:bottom w:val="none" w:sz="0" w:space="0" w:color="auto"/>
                    <w:right w:val="none" w:sz="0" w:space="0" w:color="auto"/>
                  </w:divBdr>
                </w:div>
                <w:div w:id="1374965755">
                  <w:marLeft w:val="640"/>
                  <w:marRight w:val="0"/>
                  <w:marTop w:val="0"/>
                  <w:marBottom w:val="0"/>
                  <w:divBdr>
                    <w:top w:val="none" w:sz="0" w:space="0" w:color="auto"/>
                    <w:left w:val="none" w:sz="0" w:space="0" w:color="auto"/>
                    <w:bottom w:val="none" w:sz="0" w:space="0" w:color="auto"/>
                    <w:right w:val="none" w:sz="0" w:space="0" w:color="auto"/>
                  </w:divBdr>
                </w:div>
                <w:div w:id="1830561358">
                  <w:marLeft w:val="640"/>
                  <w:marRight w:val="0"/>
                  <w:marTop w:val="0"/>
                  <w:marBottom w:val="0"/>
                  <w:divBdr>
                    <w:top w:val="none" w:sz="0" w:space="0" w:color="auto"/>
                    <w:left w:val="none" w:sz="0" w:space="0" w:color="auto"/>
                    <w:bottom w:val="none" w:sz="0" w:space="0" w:color="auto"/>
                    <w:right w:val="none" w:sz="0" w:space="0" w:color="auto"/>
                  </w:divBdr>
                </w:div>
                <w:div w:id="60254177">
                  <w:marLeft w:val="640"/>
                  <w:marRight w:val="0"/>
                  <w:marTop w:val="0"/>
                  <w:marBottom w:val="0"/>
                  <w:divBdr>
                    <w:top w:val="none" w:sz="0" w:space="0" w:color="auto"/>
                    <w:left w:val="none" w:sz="0" w:space="0" w:color="auto"/>
                    <w:bottom w:val="none" w:sz="0" w:space="0" w:color="auto"/>
                    <w:right w:val="none" w:sz="0" w:space="0" w:color="auto"/>
                  </w:divBdr>
                </w:div>
                <w:div w:id="1524202603">
                  <w:marLeft w:val="640"/>
                  <w:marRight w:val="0"/>
                  <w:marTop w:val="0"/>
                  <w:marBottom w:val="0"/>
                  <w:divBdr>
                    <w:top w:val="none" w:sz="0" w:space="0" w:color="auto"/>
                    <w:left w:val="none" w:sz="0" w:space="0" w:color="auto"/>
                    <w:bottom w:val="none" w:sz="0" w:space="0" w:color="auto"/>
                    <w:right w:val="none" w:sz="0" w:space="0" w:color="auto"/>
                  </w:divBdr>
                </w:div>
                <w:div w:id="1264800922">
                  <w:marLeft w:val="640"/>
                  <w:marRight w:val="0"/>
                  <w:marTop w:val="0"/>
                  <w:marBottom w:val="0"/>
                  <w:divBdr>
                    <w:top w:val="none" w:sz="0" w:space="0" w:color="auto"/>
                    <w:left w:val="none" w:sz="0" w:space="0" w:color="auto"/>
                    <w:bottom w:val="none" w:sz="0" w:space="0" w:color="auto"/>
                    <w:right w:val="none" w:sz="0" w:space="0" w:color="auto"/>
                  </w:divBdr>
                </w:div>
                <w:div w:id="1163548805">
                  <w:marLeft w:val="640"/>
                  <w:marRight w:val="0"/>
                  <w:marTop w:val="0"/>
                  <w:marBottom w:val="0"/>
                  <w:divBdr>
                    <w:top w:val="none" w:sz="0" w:space="0" w:color="auto"/>
                    <w:left w:val="none" w:sz="0" w:space="0" w:color="auto"/>
                    <w:bottom w:val="none" w:sz="0" w:space="0" w:color="auto"/>
                    <w:right w:val="none" w:sz="0" w:space="0" w:color="auto"/>
                  </w:divBdr>
                </w:div>
                <w:div w:id="174000857">
                  <w:marLeft w:val="640"/>
                  <w:marRight w:val="0"/>
                  <w:marTop w:val="0"/>
                  <w:marBottom w:val="0"/>
                  <w:divBdr>
                    <w:top w:val="none" w:sz="0" w:space="0" w:color="auto"/>
                    <w:left w:val="none" w:sz="0" w:space="0" w:color="auto"/>
                    <w:bottom w:val="none" w:sz="0" w:space="0" w:color="auto"/>
                    <w:right w:val="none" w:sz="0" w:space="0" w:color="auto"/>
                  </w:divBdr>
                </w:div>
                <w:div w:id="1175001617">
                  <w:marLeft w:val="640"/>
                  <w:marRight w:val="0"/>
                  <w:marTop w:val="0"/>
                  <w:marBottom w:val="0"/>
                  <w:divBdr>
                    <w:top w:val="none" w:sz="0" w:space="0" w:color="auto"/>
                    <w:left w:val="none" w:sz="0" w:space="0" w:color="auto"/>
                    <w:bottom w:val="none" w:sz="0" w:space="0" w:color="auto"/>
                    <w:right w:val="none" w:sz="0" w:space="0" w:color="auto"/>
                  </w:divBdr>
                </w:div>
                <w:div w:id="479083526">
                  <w:marLeft w:val="640"/>
                  <w:marRight w:val="0"/>
                  <w:marTop w:val="0"/>
                  <w:marBottom w:val="0"/>
                  <w:divBdr>
                    <w:top w:val="none" w:sz="0" w:space="0" w:color="auto"/>
                    <w:left w:val="none" w:sz="0" w:space="0" w:color="auto"/>
                    <w:bottom w:val="none" w:sz="0" w:space="0" w:color="auto"/>
                    <w:right w:val="none" w:sz="0" w:space="0" w:color="auto"/>
                  </w:divBdr>
                </w:div>
                <w:div w:id="33431883">
                  <w:marLeft w:val="640"/>
                  <w:marRight w:val="0"/>
                  <w:marTop w:val="0"/>
                  <w:marBottom w:val="0"/>
                  <w:divBdr>
                    <w:top w:val="none" w:sz="0" w:space="0" w:color="auto"/>
                    <w:left w:val="none" w:sz="0" w:space="0" w:color="auto"/>
                    <w:bottom w:val="none" w:sz="0" w:space="0" w:color="auto"/>
                    <w:right w:val="none" w:sz="0" w:space="0" w:color="auto"/>
                  </w:divBdr>
                </w:div>
                <w:div w:id="1354041439">
                  <w:marLeft w:val="640"/>
                  <w:marRight w:val="0"/>
                  <w:marTop w:val="0"/>
                  <w:marBottom w:val="0"/>
                  <w:divBdr>
                    <w:top w:val="none" w:sz="0" w:space="0" w:color="auto"/>
                    <w:left w:val="none" w:sz="0" w:space="0" w:color="auto"/>
                    <w:bottom w:val="none" w:sz="0" w:space="0" w:color="auto"/>
                    <w:right w:val="none" w:sz="0" w:space="0" w:color="auto"/>
                  </w:divBdr>
                </w:div>
                <w:div w:id="319508312">
                  <w:marLeft w:val="640"/>
                  <w:marRight w:val="0"/>
                  <w:marTop w:val="0"/>
                  <w:marBottom w:val="0"/>
                  <w:divBdr>
                    <w:top w:val="none" w:sz="0" w:space="0" w:color="auto"/>
                    <w:left w:val="none" w:sz="0" w:space="0" w:color="auto"/>
                    <w:bottom w:val="none" w:sz="0" w:space="0" w:color="auto"/>
                    <w:right w:val="none" w:sz="0" w:space="0" w:color="auto"/>
                  </w:divBdr>
                </w:div>
                <w:div w:id="80876792">
                  <w:marLeft w:val="640"/>
                  <w:marRight w:val="0"/>
                  <w:marTop w:val="0"/>
                  <w:marBottom w:val="0"/>
                  <w:divBdr>
                    <w:top w:val="none" w:sz="0" w:space="0" w:color="auto"/>
                    <w:left w:val="none" w:sz="0" w:space="0" w:color="auto"/>
                    <w:bottom w:val="none" w:sz="0" w:space="0" w:color="auto"/>
                    <w:right w:val="none" w:sz="0" w:space="0" w:color="auto"/>
                  </w:divBdr>
                </w:div>
                <w:div w:id="1049695276">
                  <w:marLeft w:val="640"/>
                  <w:marRight w:val="0"/>
                  <w:marTop w:val="0"/>
                  <w:marBottom w:val="0"/>
                  <w:divBdr>
                    <w:top w:val="none" w:sz="0" w:space="0" w:color="auto"/>
                    <w:left w:val="none" w:sz="0" w:space="0" w:color="auto"/>
                    <w:bottom w:val="none" w:sz="0" w:space="0" w:color="auto"/>
                    <w:right w:val="none" w:sz="0" w:space="0" w:color="auto"/>
                  </w:divBdr>
                </w:div>
                <w:div w:id="225577292">
                  <w:marLeft w:val="640"/>
                  <w:marRight w:val="0"/>
                  <w:marTop w:val="0"/>
                  <w:marBottom w:val="0"/>
                  <w:divBdr>
                    <w:top w:val="none" w:sz="0" w:space="0" w:color="auto"/>
                    <w:left w:val="none" w:sz="0" w:space="0" w:color="auto"/>
                    <w:bottom w:val="none" w:sz="0" w:space="0" w:color="auto"/>
                    <w:right w:val="none" w:sz="0" w:space="0" w:color="auto"/>
                  </w:divBdr>
                </w:div>
                <w:div w:id="1935746235">
                  <w:marLeft w:val="640"/>
                  <w:marRight w:val="0"/>
                  <w:marTop w:val="0"/>
                  <w:marBottom w:val="0"/>
                  <w:divBdr>
                    <w:top w:val="none" w:sz="0" w:space="0" w:color="auto"/>
                    <w:left w:val="none" w:sz="0" w:space="0" w:color="auto"/>
                    <w:bottom w:val="none" w:sz="0" w:space="0" w:color="auto"/>
                    <w:right w:val="none" w:sz="0" w:space="0" w:color="auto"/>
                  </w:divBdr>
                </w:div>
                <w:div w:id="1002077388">
                  <w:marLeft w:val="640"/>
                  <w:marRight w:val="0"/>
                  <w:marTop w:val="0"/>
                  <w:marBottom w:val="0"/>
                  <w:divBdr>
                    <w:top w:val="none" w:sz="0" w:space="0" w:color="auto"/>
                    <w:left w:val="none" w:sz="0" w:space="0" w:color="auto"/>
                    <w:bottom w:val="none" w:sz="0" w:space="0" w:color="auto"/>
                    <w:right w:val="none" w:sz="0" w:space="0" w:color="auto"/>
                  </w:divBdr>
                </w:div>
                <w:div w:id="223684888">
                  <w:marLeft w:val="640"/>
                  <w:marRight w:val="0"/>
                  <w:marTop w:val="0"/>
                  <w:marBottom w:val="0"/>
                  <w:divBdr>
                    <w:top w:val="none" w:sz="0" w:space="0" w:color="auto"/>
                    <w:left w:val="none" w:sz="0" w:space="0" w:color="auto"/>
                    <w:bottom w:val="none" w:sz="0" w:space="0" w:color="auto"/>
                    <w:right w:val="none" w:sz="0" w:space="0" w:color="auto"/>
                  </w:divBdr>
                </w:div>
                <w:div w:id="1728071860">
                  <w:marLeft w:val="640"/>
                  <w:marRight w:val="0"/>
                  <w:marTop w:val="0"/>
                  <w:marBottom w:val="0"/>
                  <w:divBdr>
                    <w:top w:val="none" w:sz="0" w:space="0" w:color="auto"/>
                    <w:left w:val="none" w:sz="0" w:space="0" w:color="auto"/>
                    <w:bottom w:val="none" w:sz="0" w:space="0" w:color="auto"/>
                    <w:right w:val="none" w:sz="0" w:space="0" w:color="auto"/>
                  </w:divBdr>
                </w:div>
                <w:div w:id="229124288">
                  <w:marLeft w:val="640"/>
                  <w:marRight w:val="0"/>
                  <w:marTop w:val="0"/>
                  <w:marBottom w:val="0"/>
                  <w:divBdr>
                    <w:top w:val="none" w:sz="0" w:space="0" w:color="auto"/>
                    <w:left w:val="none" w:sz="0" w:space="0" w:color="auto"/>
                    <w:bottom w:val="none" w:sz="0" w:space="0" w:color="auto"/>
                    <w:right w:val="none" w:sz="0" w:space="0" w:color="auto"/>
                  </w:divBdr>
                </w:div>
                <w:div w:id="998266411">
                  <w:marLeft w:val="640"/>
                  <w:marRight w:val="0"/>
                  <w:marTop w:val="0"/>
                  <w:marBottom w:val="0"/>
                  <w:divBdr>
                    <w:top w:val="none" w:sz="0" w:space="0" w:color="auto"/>
                    <w:left w:val="none" w:sz="0" w:space="0" w:color="auto"/>
                    <w:bottom w:val="none" w:sz="0" w:space="0" w:color="auto"/>
                    <w:right w:val="none" w:sz="0" w:space="0" w:color="auto"/>
                  </w:divBdr>
                </w:div>
                <w:div w:id="1240823897">
                  <w:marLeft w:val="640"/>
                  <w:marRight w:val="0"/>
                  <w:marTop w:val="0"/>
                  <w:marBottom w:val="0"/>
                  <w:divBdr>
                    <w:top w:val="none" w:sz="0" w:space="0" w:color="auto"/>
                    <w:left w:val="none" w:sz="0" w:space="0" w:color="auto"/>
                    <w:bottom w:val="none" w:sz="0" w:space="0" w:color="auto"/>
                    <w:right w:val="none" w:sz="0" w:space="0" w:color="auto"/>
                  </w:divBdr>
                </w:div>
                <w:div w:id="753211161">
                  <w:marLeft w:val="640"/>
                  <w:marRight w:val="0"/>
                  <w:marTop w:val="0"/>
                  <w:marBottom w:val="0"/>
                  <w:divBdr>
                    <w:top w:val="none" w:sz="0" w:space="0" w:color="auto"/>
                    <w:left w:val="none" w:sz="0" w:space="0" w:color="auto"/>
                    <w:bottom w:val="none" w:sz="0" w:space="0" w:color="auto"/>
                    <w:right w:val="none" w:sz="0" w:space="0" w:color="auto"/>
                  </w:divBdr>
                </w:div>
                <w:div w:id="1352684345">
                  <w:marLeft w:val="640"/>
                  <w:marRight w:val="0"/>
                  <w:marTop w:val="0"/>
                  <w:marBottom w:val="0"/>
                  <w:divBdr>
                    <w:top w:val="none" w:sz="0" w:space="0" w:color="auto"/>
                    <w:left w:val="none" w:sz="0" w:space="0" w:color="auto"/>
                    <w:bottom w:val="none" w:sz="0" w:space="0" w:color="auto"/>
                    <w:right w:val="none" w:sz="0" w:space="0" w:color="auto"/>
                  </w:divBdr>
                </w:div>
                <w:div w:id="902133962">
                  <w:marLeft w:val="640"/>
                  <w:marRight w:val="0"/>
                  <w:marTop w:val="0"/>
                  <w:marBottom w:val="0"/>
                  <w:divBdr>
                    <w:top w:val="none" w:sz="0" w:space="0" w:color="auto"/>
                    <w:left w:val="none" w:sz="0" w:space="0" w:color="auto"/>
                    <w:bottom w:val="none" w:sz="0" w:space="0" w:color="auto"/>
                    <w:right w:val="none" w:sz="0" w:space="0" w:color="auto"/>
                  </w:divBdr>
                </w:div>
                <w:div w:id="180752287">
                  <w:marLeft w:val="640"/>
                  <w:marRight w:val="0"/>
                  <w:marTop w:val="0"/>
                  <w:marBottom w:val="0"/>
                  <w:divBdr>
                    <w:top w:val="none" w:sz="0" w:space="0" w:color="auto"/>
                    <w:left w:val="none" w:sz="0" w:space="0" w:color="auto"/>
                    <w:bottom w:val="none" w:sz="0" w:space="0" w:color="auto"/>
                    <w:right w:val="none" w:sz="0" w:space="0" w:color="auto"/>
                  </w:divBdr>
                </w:div>
                <w:div w:id="1716545863">
                  <w:marLeft w:val="640"/>
                  <w:marRight w:val="0"/>
                  <w:marTop w:val="0"/>
                  <w:marBottom w:val="0"/>
                  <w:divBdr>
                    <w:top w:val="none" w:sz="0" w:space="0" w:color="auto"/>
                    <w:left w:val="none" w:sz="0" w:space="0" w:color="auto"/>
                    <w:bottom w:val="none" w:sz="0" w:space="0" w:color="auto"/>
                    <w:right w:val="none" w:sz="0" w:space="0" w:color="auto"/>
                  </w:divBdr>
                </w:div>
                <w:div w:id="1694263111">
                  <w:marLeft w:val="640"/>
                  <w:marRight w:val="0"/>
                  <w:marTop w:val="0"/>
                  <w:marBottom w:val="0"/>
                  <w:divBdr>
                    <w:top w:val="none" w:sz="0" w:space="0" w:color="auto"/>
                    <w:left w:val="none" w:sz="0" w:space="0" w:color="auto"/>
                    <w:bottom w:val="none" w:sz="0" w:space="0" w:color="auto"/>
                    <w:right w:val="none" w:sz="0" w:space="0" w:color="auto"/>
                  </w:divBdr>
                </w:div>
                <w:div w:id="1286811078">
                  <w:marLeft w:val="640"/>
                  <w:marRight w:val="0"/>
                  <w:marTop w:val="0"/>
                  <w:marBottom w:val="0"/>
                  <w:divBdr>
                    <w:top w:val="none" w:sz="0" w:space="0" w:color="auto"/>
                    <w:left w:val="none" w:sz="0" w:space="0" w:color="auto"/>
                    <w:bottom w:val="none" w:sz="0" w:space="0" w:color="auto"/>
                    <w:right w:val="none" w:sz="0" w:space="0" w:color="auto"/>
                  </w:divBdr>
                </w:div>
                <w:div w:id="294289096">
                  <w:marLeft w:val="640"/>
                  <w:marRight w:val="0"/>
                  <w:marTop w:val="0"/>
                  <w:marBottom w:val="0"/>
                  <w:divBdr>
                    <w:top w:val="none" w:sz="0" w:space="0" w:color="auto"/>
                    <w:left w:val="none" w:sz="0" w:space="0" w:color="auto"/>
                    <w:bottom w:val="none" w:sz="0" w:space="0" w:color="auto"/>
                    <w:right w:val="none" w:sz="0" w:space="0" w:color="auto"/>
                  </w:divBdr>
                </w:div>
                <w:div w:id="1556502339">
                  <w:marLeft w:val="640"/>
                  <w:marRight w:val="0"/>
                  <w:marTop w:val="0"/>
                  <w:marBottom w:val="0"/>
                  <w:divBdr>
                    <w:top w:val="none" w:sz="0" w:space="0" w:color="auto"/>
                    <w:left w:val="none" w:sz="0" w:space="0" w:color="auto"/>
                    <w:bottom w:val="none" w:sz="0" w:space="0" w:color="auto"/>
                    <w:right w:val="none" w:sz="0" w:space="0" w:color="auto"/>
                  </w:divBdr>
                </w:div>
                <w:div w:id="1949963278">
                  <w:marLeft w:val="640"/>
                  <w:marRight w:val="0"/>
                  <w:marTop w:val="0"/>
                  <w:marBottom w:val="0"/>
                  <w:divBdr>
                    <w:top w:val="none" w:sz="0" w:space="0" w:color="auto"/>
                    <w:left w:val="none" w:sz="0" w:space="0" w:color="auto"/>
                    <w:bottom w:val="none" w:sz="0" w:space="0" w:color="auto"/>
                    <w:right w:val="none" w:sz="0" w:space="0" w:color="auto"/>
                  </w:divBdr>
                </w:div>
                <w:div w:id="2005889568">
                  <w:marLeft w:val="640"/>
                  <w:marRight w:val="0"/>
                  <w:marTop w:val="0"/>
                  <w:marBottom w:val="0"/>
                  <w:divBdr>
                    <w:top w:val="none" w:sz="0" w:space="0" w:color="auto"/>
                    <w:left w:val="none" w:sz="0" w:space="0" w:color="auto"/>
                    <w:bottom w:val="none" w:sz="0" w:space="0" w:color="auto"/>
                    <w:right w:val="none" w:sz="0" w:space="0" w:color="auto"/>
                  </w:divBdr>
                </w:div>
                <w:div w:id="556165070">
                  <w:marLeft w:val="640"/>
                  <w:marRight w:val="0"/>
                  <w:marTop w:val="0"/>
                  <w:marBottom w:val="0"/>
                  <w:divBdr>
                    <w:top w:val="none" w:sz="0" w:space="0" w:color="auto"/>
                    <w:left w:val="none" w:sz="0" w:space="0" w:color="auto"/>
                    <w:bottom w:val="none" w:sz="0" w:space="0" w:color="auto"/>
                    <w:right w:val="none" w:sz="0" w:space="0" w:color="auto"/>
                  </w:divBdr>
                </w:div>
                <w:div w:id="665596124">
                  <w:marLeft w:val="640"/>
                  <w:marRight w:val="0"/>
                  <w:marTop w:val="0"/>
                  <w:marBottom w:val="0"/>
                  <w:divBdr>
                    <w:top w:val="none" w:sz="0" w:space="0" w:color="auto"/>
                    <w:left w:val="none" w:sz="0" w:space="0" w:color="auto"/>
                    <w:bottom w:val="none" w:sz="0" w:space="0" w:color="auto"/>
                    <w:right w:val="none" w:sz="0" w:space="0" w:color="auto"/>
                  </w:divBdr>
                </w:div>
                <w:div w:id="1591159069">
                  <w:marLeft w:val="640"/>
                  <w:marRight w:val="0"/>
                  <w:marTop w:val="0"/>
                  <w:marBottom w:val="0"/>
                  <w:divBdr>
                    <w:top w:val="none" w:sz="0" w:space="0" w:color="auto"/>
                    <w:left w:val="none" w:sz="0" w:space="0" w:color="auto"/>
                    <w:bottom w:val="none" w:sz="0" w:space="0" w:color="auto"/>
                    <w:right w:val="none" w:sz="0" w:space="0" w:color="auto"/>
                  </w:divBdr>
                </w:div>
                <w:div w:id="1406608291">
                  <w:marLeft w:val="640"/>
                  <w:marRight w:val="0"/>
                  <w:marTop w:val="0"/>
                  <w:marBottom w:val="0"/>
                  <w:divBdr>
                    <w:top w:val="none" w:sz="0" w:space="0" w:color="auto"/>
                    <w:left w:val="none" w:sz="0" w:space="0" w:color="auto"/>
                    <w:bottom w:val="none" w:sz="0" w:space="0" w:color="auto"/>
                    <w:right w:val="none" w:sz="0" w:space="0" w:color="auto"/>
                  </w:divBdr>
                </w:div>
                <w:div w:id="1846283757">
                  <w:marLeft w:val="640"/>
                  <w:marRight w:val="0"/>
                  <w:marTop w:val="0"/>
                  <w:marBottom w:val="0"/>
                  <w:divBdr>
                    <w:top w:val="none" w:sz="0" w:space="0" w:color="auto"/>
                    <w:left w:val="none" w:sz="0" w:space="0" w:color="auto"/>
                    <w:bottom w:val="none" w:sz="0" w:space="0" w:color="auto"/>
                    <w:right w:val="none" w:sz="0" w:space="0" w:color="auto"/>
                  </w:divBdr>
                </w:div>
                <w:div w:id="1159230334">
                  <w:marLeft w:val="640"/>
                  <w:marRight w:val="0"/>
                  <w:marTop w:val="0"/>
                  <w:marBottom w:val="0"/>
                  <w:divBdr>
                    <w:top w:val="none" w:sz="0" w:space="0" w:color="auto"/>
                    <w:left w:val="none" w:sz="0" w:space="0" w:color="auto"/>
                    <w:bottom w:val="none" w:sz="0" w:space="0" w:color="auto"/>
                    <w:right w:val="none" w:sz="0" w:space="0" w:color="auto"/>
                  </w:divBdr>
                </w:div>
                <w:div w:id="687101106">
                  <w:marLeft w:val="640"/>
                  <w:marRight w:val="0"/>
                  <w:marTop w:val="0"/>
                  <w:marBottom w:val="0"/>
                  <w:divBdr>
                    <w:top w:val="none" w:sz="0" w:space="0" w:color="auto"/>
                    <w:left w:val="none" w:sz="0" w:space="0" w:color="auto"/>
                    <w:bottom w:val="none" w:sz="0" w:space="0" w:color="auto"/>
                    <w:right w:val="none" w:sz="0" w:space="0" w:color="auto"/>
                  </w:divBdr>
                </w:div>
                <w:div w:id="219177998">
                  <w:marLeft w:val="640"/>
                  <w:marRight w:val="0"/>
                  <w:marTop w:val="0"/>
                  <w:marBottom w:val="0"/>
                  <w:divBdr>
                    <w:top w:val="none" w:sz="0" w:space="0" w:color="auto"/>
                    <w:left w:val="none" w:sz="0" w:space="0" w:color="auto"/>
                    <w:bottom w:val="none" w:sz="0" w:space="0" w:color="auto"/>
                    <w:right w:val="none" w:sz="0" w:space="0" w:color="auto"/>
                  </w:divBdr>
                </w:div>
                <w:div w:id="236522266">
                  <w:marLeft w:val="640"/>
                  <w:marRight w:val="0"/>
                  <w:marTop w:val="0"/>
                  <w:marBottom w:val="0"/>
                  <w:divBdr>
                    <w:top w:val="none" w:sz="0" w:space="0" w:color="auto"/>
                    <w:left w:val="none" w:sz="0" w:space="0" w:color="auto"/>
                    <w:bottom w:val="none" w:sz="0" w:space="0" w:color="auto"/>
                    <w:right w:val="none" w:sz="0" w:space="0" w:color="auto"/>
                  </w:divBdr>
                </w:div>
                <w:div w:id="1385058523">
                  <w:marLeft w:val="640"/>
                  <w:marRight w:val="0"/>
                  <w:marTop w:val="0"/>
                  <w:marBottom w:val="0"/>
                  <w:divBdr>
                    <w:top w:val="none" w:sz="0" w:space="0" w:color="auto"/>
                    <w:left w:val="none" w:sz="0" w:space="0" w:color="auto"/>
                    <w:bottom w:val="none" w:sz="0" w:space="0" w:color="auto"/>
                    <w:right w:val="none" w:sz="0" w:space="0" w:color="auto"/>
                  </w:divBdr>
                </w:div>
                <w:div w:id="20787217">
                  <w:marLeft w:val="640"/>
                  <w:marRight w:val="0"/>
                  <w:marTop w:val="0"/>
                  <w:marBottom w:val="0"/>
                  <w:divBdr>
                    <w:top w:val="none" w:sz="0" w:space="0" w:color="auto"/>
                    <w:left w:val="none" w:sz="0" w:space="0" w:color="auto"/>
                    <w:bottom w:val="none" w:sz="0" w:space="0" w:color="auto"/>
                    <w:right w:val="none" w:sz="0" w:space="0" w:color="auto"/>
                  </w:divBdr>
                </w:div>
                <w:div w:id="724111097">
                  <w:marLeft w:val="640"/>
                  <w:marRight w:val="0"/>
                  <w:marTop w:val="0"/>
                  <w:marBottom w:val="0"/>
                  <w:divBdr>
                    <w:top w:val="none" w:sz="0" w:space="0" w:color="auto"/>
                    <w:left w:val="none" w:sz="0" w:space="0" w:color="auto"/>
                    <w:bottom w:val="none" w:sz="0" w:space="0" w:color="auto"/>
                    <w:right w:val="none" w:sz="0" w:space="0" w:color="auto"/>
                  </w:divBdr>
                </w:div>
                <w:div w:id="673067581">
                  <w:marLeft w:val="640"/>
                  <w:marRight w:val="0"/>
                  <w:marTop w:val="0"/>
                  <w:marBottom w:val="0"/>
                  <w:divBdr>
                    <w:top w:val="none" w:sz="0" w:space="0" w:color="auto"/>
                    <w:left w:val="none" w:sz="0" w:space="0" w:color="auto"/>
                    <w:bottom w:val="none" w:sz="0" w:space="0" w:color="auto"/>
                    <w:right w:val="none" w:sz="0" w:space="0" w:color="auto"/>
                  </w:divBdr>
                </w:div>
                <w:div w:id="651756965">
                  <w:marLeft w:val="640"/>
                  <w:marRight w:val="0"/>
                  <w:marTop w:val="0"/>
                  <w:marBottom w:val="0"/>
                  <w:divBdr>
                    <w:top w:val="none" w:sz="0" w:space="0" w:color="auto"/>
                    <w:left w:val="none" w:sz="0" w:space="0" w:color="auto"/>
                    <w:bottom w:val="none" w:sz="0" w:space="0" w:color="auto"/>
                    <w:right w:val="none" w:sz="0" w:space="0" w:color="auto"/>
                  </w:divBdr>
                </w:div>
                <w:div w:id="544417040">
                  <w:marLeft w:val="640"/>
                  <w:marRight w:val="0"/>
                  <w:marTop w:val="0"/>
                  <w:marBottom w:val="0"/>
                  <w:divBdr>
                    <w:top w:val="none" w:sz="0" w:space="0" w:color="auto"/>
                    <w:left w:val="none" w:sz="0" w:space="0" w:color="auto"/>
                    <w:bottom w:val="none" w:sz="0" w:space="0" w:color="auto"/>
                    <w:right w:val="none" w:sz="0" w:space="0" w:color="auto"/>
                  </w:divBdr>
                </w:div>
                <w:div w:id="427968040">
                  <w:marLeft w:val="640"/>
                  <w:marRight w:val="0"/>
                  <w:marTop w:val="0"/>
                  <w:marBottom w:val="0"/>
                  <w:divBdr>
                    <w:top w:val="none" w:sz="0" w:space="0" w:color="auto"/>
                    <w:left w:val="none" w:sz="0" w:space="0" w:color="auto"/>
                    <w:bottom w:val="none" w:sz="0" w:space="0" w:color="auto"/>
                    <w:right w:val="none" w:sz="0" w:space="0" w:color="auto"/>
                  </w:divBdr>
                </w:div>
                <w:div w:id="643891291">
                  <w:marLeft w:val="640"/>
                  <w:marRight w:val="0"/>
                  <w:marTop w:val="0"/>
                  <w:marBottom w:val="0"/>
                  <w:divBdr>
                    <w:top w:val="none" w:sz="0" w:space="0" w:color="auto"/>
                    <w:left w:val="none" w:sz="0" w:space="0" w:color="auto"/>
                    <w:bottom w:val="none" w:sz="0" w:space="0" w:color="auto"/>
                    <w:right w:val="none" w:sz="0" w:space="0" w:color="auto"/>
                  </w:divBdr>
                </w:div>
                <w:div w:id="762535179">
                  <w:marLeft w:val="640"/>
                  <w:marRight w:val="0"/>
                  <w:marTop w:val="0"/>
                  <w:marBottom w:val="0"/>
                  <w:divBdr>
                    <w:top w:val="none" w:sz="0" w:space="0" w:color="auto"/>
                    <w:left w:val="none" w:sz="0" w:space="0" w:color="auto"/>
                    <w:bottom w:val="none" w:sz="0" w:space="0" w:color="auto"/>
                    <w:right w:val="none" w:sz="0" w:space="0" w:color="auto"/>
                  </w:divBdr>
                </w:div>
                <w:div w:id="603150532">
                  <w:marLeft w:val="640"/>
                  <w:marRight w:val="0"/>
                  <w:marTop w:val="0"/>
                  <w:marBottom w:val="0"/>
                  <w:divBdr>
                    <w:top w:val="none" w:sz="0" w:space="0" w:color="auto"/>
                    <w:left w:val="none" w:sz="0" w:space="0" w:color="auto"/>
                    <w:bottom w:val="none" w:sz="0" w:space="0" w:color="auto"/>
                    <w:right w:val="none" w:sz="0" w:space="0" w:color="auto"/>
                  </w:divBdr>
                </w:div>
                <w:div w:id="315378106">
                  <w:marLeft w:val="640"/>
                  <w:marRight w:val="0"/>
                  <w:marTop w:val="0"/>
                  <w:marBottom w:val="0"/>
                  <w:divBdr>
                    <w:top w:val="none" w:sz="0" w:space="0" w:color="auto"/>
                    <w:left w:val="none" w:sz="0" w:space="0" w:color="auto"/>
                    <w:bottom w:val="none" w:sz="0" w:space="0" w:color="auto"/>
                    <w:right w:val="none" w:sz="0" w:space="0" w:color="auto"/>
                  </w:divBdr>
                </w:div>
                <w:div w:id="824737448">
                  <w:marLeft w:val="640"/>
                  <w:marRight w:val="0"/>
                  <w:marTop w:val="0"/>
                  <w:marBottom w:val="0"/>
                  <w:divBdr>
                    <w:top w:val="none" w:sz="0" w:space="0" w:color="auto"/>
                    <w:left w:val="none" w:sz="0" w:space="0" w:color="auto"/>
                    <w:bottom w:val="none" w:sz="0" w:space="0" w:color="auto"/>
                    <w:right w:val="none" w:sz="0" w:space="0" w:color="auto"/>
                  </w:divBdr>
                </w:div>
                <w:div w:id="882211799">
                  <w:marLeft w:val="640"/>
                  <w:marRight w:val="0"/>
                  <w:marTop w:val="0"/>
                  <w:marBottom w:val="0"/>
                  <w:divBdr>
                    <w:top w:val="none" w:sz="0" w:space="0" w:color="auto"/>
                    <w:left w:val="none" w:sz="0" w:space="0" w:color="auto"/>
                    <w:bottom w:val="none" w:sz="0" w:space="0" w:color="auto"/>
                    <w:right w:val="none" w:sz="0" w:space="0" w:color="auto"/>
                  </w:divBdr>
                </w:div>
                <w:div w:id="32122314">
                  <w:marLeft w:val="640"/>
                  <w:marRight w:val="0"/>
                  <w:marTop w:val="0"/>
                  <w:marBottom w:val="0"/>
                  <w:divBdr>
                    <w:top w:val="none" w:sz="0" w:space="0" w:color="auto"/>
                    <w:left w:val="none" w:sz="0" w:space="0" w:color="auto"/>
                    <w:bottom w:val="none" w:sz="0" w:space="0" w:color="auto"/>
                    <w:right w:val="none" w:sz="0" w:space="0" w:color="auto"/>
                  </w:divBdr>
                </w:div>
              </w:divsChild>
            </w:div>
            <w:div w:id="1398046115">
              <w:marLeft w:val="0"/>
              <w:marRight w:val="0"/>
              <w:marTop w:val="0"/>
              <w:marBottom w:val="0"/>
              <w:divBdr>
                <w:top w:val="none" w:sz="0" w:space="0" w:color="auto"/>
                <w:left w:val="none" w:sz="0" w:space="0" w:color="auto"/>
                <w:bottom w:val="none" w:sz="0" w:space="0" w:color="auto"/>
                <w:right w:val="none" w:sz="0" w:space="0" w:color="auto"/>
              </w:divBdr>
              <w:divsChild>
                <w:div w:id="578442908">
                  <w:marLeft w:val="640"/>
                  <w:marRight w:val="0"/>
                  <w:marTop w:val="0"/>
                  <w:marBottom w:val="0"/>
                  <w:divBdr>
                    <w:top w:val="none" w:sz="0" w:space="0" w:color="auto"/>
                    <w:left w:val="none" w:sz="0" w:space="0" w:color="auto"/>
                    <w:bottom w:val="none" w:sz="0" w:space="0" w:color="auto"/>
                    <w:right w:val="none" w:sz="0" w:space="0" w:color="auto"/>
                  </w:divBdr>
                </w:div>
                <w:div w:id="1264921034">
                  <w:marLeft w:val="640"/>
                  <w:marRight w:val="0"/>
                  <w:marTop w:val="0"/>
                  <w:marBottom w:val="0"/>
                  <w:divBdr>
                    <w:top w:val="none" w:sz="0" w:space="0" w:color="auto"/>
                    <w:left w:val="none" w:sz="0" w:space="0" w:color="auto"/>
                    <w:bottom w:val="none" w:sz="0" w:space="0" w:color="auto"/>
                    <w:right w:val="none" w:sz="0" w:space="0" w:color="auto"/>
                  </w:divBdr>
                </w:div>
                <w:div w:id="809395446">
                  <w:marLeft w:val="640"/>
                  <w:marRight w:val="0"/>
                  <w:marTop w:val="0"/>
                  <w:marBottom w:val="0"/>
                  <w:divBdr>
                    <w:top w:val="none" w:sz="0" w:space="0" w:color="auto"/>
                    <w:left w:val="none" w:sz="0" w:space="0" w:color="auto"/>
                    <w:bottom w:val="none" w:sz="0" w:space="0" w:color="auto"/>
                    <w:right w:val="none" w:sz="0" w:space="0" w:color="auto"/>
                  </w:divBdr>
                </w:div>
                <w:div w:id="822160157">
                  <w:marLeft w:val="640"/>
                  <w:marRight w:val="0"/>
                  <w:marTop w:val="0"/>
                  <w:marBottom w:val="0"/>
                  <w:divBdr>
                    <w:top w:val="none" w:sz="0" w:space="0" w:color="auto"/>
                    <w:left w:val="none" w:sz="0" w:space="0" w:color="auto"/>
                    <w:bottom w:val="none" w:sz="0" w:space="0" w:color="auto"/>
                    <w:right w:val="none" w:sz="0" w:space="0" w:color="auto"/>
                  </w:divBdr>
                </w:div>
                <w:div w:id="792602611">
                  <w:marLeft w:val="640"/>
                  <w:marRight w:val="0"/>
                  <w:marTop w:val="0"/>
                  <w:marBottom w:val="0"/>
                  <w:divBdr>
                    <w:top w:val="none" w:sz="0" w:space="0" w:color="auto"/>
                    <w:left w:val="none" w:sz="0" w:space="0" w:color="auto"/>
                    <w:bottom w:val="none" w:sz="0" w:space="0" w:color="auto"/>
                    <w:right w:val="none" w:sz="0" w:space="0" w:color="auto"/>
                  </w:divBdr>
                </w:div>
                <w:div w:id="1199197482">
                  <w:marLeft w:val="640"/>
                  <w:marRight w:val="0"/>
                  <w:marTop w:val="0"/>
                  <w:marBottom w:val="0"/>
                  <w:divBdr>
                    <w:top w:val="none" w:sz="0" w:space="0" w:color="auto"/>
                    <w:left w:val="none" w:sz="0" w:space="0" w:color="auto"/>
                    <w:bottom w:val="none" w:sz="0" w:space="0" w:color="auto"/>
                    <w:right w:val="none" w:sz="0" w:space="0" w:color="auto"/>
                  </w:divBdr>
                </w:div>
                <w:div w:id="1628396197">
                  <w:marLeft w:val="640"/>
                  <w:marRight w:val="0"/>
                  <w:marTop w:val="0"/>
                  <w:marBottom w:val="0"/>
                  <w:divBdr>
                    <w:top w:val="none" w:sz="0" w:space="0" w:color="auto"/>
                    <w:left w:val="none" w:sz="0" w:space="0" w:color="auto"/>
                    <w:bottom w:val="none" w:sz="0" w:space="0" w:color="auto"/>
                    <w:right w:val="none" w:sz="0" w:space="0" w:color="auto"/>
                  </w:divBdr>
                </w:div>
                <w:div w:id="1917128580">
                  <w:marLeft w:val="640"/>
                  <w:marRight w:val="0"/>
                  <w:marTop w:val="0"/>
                  <w:marBottom w:val="0"/>
                  <w:divBdr>
                    <w:top w:val="none" w:sz="0" w:space="0" w:color="auto"/>
                    <w:left w:val="none" w:sz="0" w:space="0" w:color="auto"/>
                    <w:bottom w:val="none" w:sz="0" w:space="0" w:color="auto"/>
                    <w:right w:val="none" w:sz="0" w:space="0" w:color="auto"/>
                  </w:divBdr>
                </w:div>
                <w:div w:id="1421368563">
                  <w:marLeft w:val="640"/>
                  <w:marRight w:val="0"/>
                  <w:marTop w:val="0"/>
                  <w:marBottom w:val="0"/>
                  <w:divBdr>
                    <w:top w:val="none" w:sz="0" w:space="0" w:color="auto"/>
                    <w:left w:val="none" w:sz="0" w:space="0" w:color="auto"/>
                    <w:bottom w:val="none" w:sz="0" w:space="0" w:color="auto"/>
                    <w:right w:val="none" w:sz="0" w:space="0" w:color="auto"/>
                  </w:divBdr>
                </w:div>
                <w:div w:id="650060430">
                  <w:marLeft w:val="640"/>
                  <w:marRight w:val="0"/>
                  <w:marTop w:val="0"/>
                  <w:marBottom w:val="0"/>
                  <w:divBdr>
                    <w:top w:val="none" w:sz="0" w:space="0" w:color="auto"/>
                    <w:left w:val="none" w:sz="0" w:space="0" w:color="auto"/>
                    <w:bottom w:val="none" w:sz="0" w:space="0" w:color="auto"/>
                    <w:right w:val="none" w:sz="0" w:space="0" w:color="auto"/>
                  </w:divBdr>
                </w:div>
                <w:div w:id="93675850">
                  <w:marLeft w:val="640"/>
                  <w:marRight w:val="0"/>
                  <w:marTop w:val="0"/>
                  <w:marBottom w:val="0"/>
                  <w:divBdr>
                    <w:top w:val="none" w:sz="0" w:space="0" w:color="auto"/>
                    <w:left w:val="none" w:sz="0" w:space="0" w:color="auto"/>
                    <w:bottom w:val="none" w:sz="0" w:space="0" w:color="auto"/>
                    <w:right w:val="none" w:sz="0" w:space="0" w:color="auto"/>
                  </w:divBdr>
                </w:div>
                <w:div w:id="1565335627">
                  <w:marLeft w:val="640"/>
                  <w:marRight w:val="0"/>
                  <w:marTop w:val="0"/>
                  <w:marBottom w:val="0"/>
                  <w:divBdr>
                    <w:top w:val="none" w:sz="0" w:space="0" w:color="auto"/>
                    <w:left w:val="none" w:sz="0" w:space="0" w:color="auto"/>
                    <w:bottom w:val="none" w:sz="0" w:space="0" w:color="auto"/>
                    <w:right w:val="none" w:sz="0" w:space="0" w:color="auto"/>
                  </w:divBdr>
                </w:div>
                <w:div w:id="2046830033">
                  <w:marLeft w:val="640"/>
                  <w:marRight w:val="0"/>
                  <w:marTop w:val="0"/>
                  <w:marBottom w:val="0"/>
                  <w:divBdr>
                    <w:top w:val="none" w:sz="0" w:space="0" w:color="auto"/>
                    <w:left w:val="none" w:sz="0" w:space="0" w:color="auto"/>
                    <w:bottom w:val="none" w:sz="0" w:space="0" w:color="auto"/>
                    <w:right w:val="none" w:sz="0" w:space="0" w:color="auto"/>
                  </w:divBdr>
                </w:div>
                <w:div w:id="238709831">
                  <w:marLeft w:val="640"/>
                  <w:marRight w:val="0"/>
                  <w:marTop w:val="0"/>
                  <w:marBottom w:val="0"/>
                  <w:divBdr>
                    <w:top w:val="none" w:sz="0" w:space="0" w:color="auto"/>
                    <w:left w:val="none" w:sz="0" w:space="0" w:color="auto"/>
                    <w:bottom w:val="none" w:sz="0" w:space="0" w:color="auto"/>
                    <w:right w:val="none" w:sz="0" w:space="0" w:color="auto"/>
                  </w:divBdr>
                </w:div>
                <w:div w:id="1220094260">
                  <w:marLeft w:val="640"/>
                  <w:marRight w:val="0"/>
                  <w:marTop w:val="0"/>
                  <w:marBottom w:val="0"/>
                  <w:divBdr>
                    <w:top w:val="none" w:sz="0" w:space="0" w:color="auto"/>
                    <w:left w:val="none" w:sz="0" w:space="0" w:color="auto"/>
                    <w:bottom w:val="none" w:sz="0" w:space="0" w:color="auto"/>
                    <w:right w:val="none" w:sz="0" w:space="0" w:color="auto"/>
                  </w:divBdr>
                </w:div>
                <w:div w:id="1561939556">
                  <w:marLeft w:val="640"/>
                  <w:marRight w:val="0"/>
                  <w:marTop w:val="0"/>
                  <w:marBottom w:val="0"/>
                  <w:divBdr>
                    <w:top w:val="none" w:sz="0" w:space="0" w:color="auto"/>
                    <w:left w:val="none" w:sz="0" w:space="0" w:color="auto"/>
                    <w:bottom w:val="none" w:sz="0" w:space="0" w:color="auto"/>
                    <w:right w:val="none" w:sz="0" w:space="0" w:color="auto"/>
                  </w:divBdr>
                </w:div>
                <w:div w:id="1328940842">
                  <w:marLeft w:val="640"/>
                  <w:marRight w:val="0"/>
                  <w:marTop w:val="0"/>
                  <w:marBottom w:val="0"/>
                  <w:divBdr>
                    <w:top w:val="none" w:sz="0" w:space="0" w:color="auto"/>
                    <w:left w:val="none" w:sz="0" w:space="0" w:color="auto"/>
                    <w:bottom w:val="none" w:sz="0" w:space="0" w:color="auto"/>
                    <w:right w:val="none" w:sz="0" w:space="0" w:color="auto"/>
                  </w:divBdr>
                </w:div>
                <w:div w:id="2058773615">
                  <w:marLeft w:val="640"/>
                  <w:marRight w:val="0"/>
                  <w:marTop w:val="0"/>
                  <w:marBottom w:val="0"/>
                  <w:divBdr>
                    <w:top w:val="none" w:sz="0" w:space="0" w:color="auto"/>
                    <w:left w:val="none" w:sz="0" w:space="0" w:color="auto"/>
                    <w:bottom w:val="none" w:sz="0" w:space="0" w:color="auto"/>
                    <w:right w:val="none" w:sz="0" w:space="0" w:color="auto"/>
                  </w:divBdr>
                </w:div>
                <w:div w:id="381902054">
                  <w:marLeft w:val="640"/>
                  <w:marRight w:val="0"/>
                  <w:marTop w:val="0"/>
                  <w:marBottom w:val="0"/>
                  <w:divBdr>
                    <w:top w:val="none" w:sz="0" w:space="0" w:color="auto"/>
                    <w:left w:val="none" w:sz="0" w:space="0" w:color="auto"/>
                    <w:bottom w:val="none" w:sz="0" w:space="0" w:color="auto"/>
                    <w:right w:val="none" w:sz="0" w:space="0" w:color="auto"/>
                  </w:divBdr>
                </w:div>
                <w:div w:id="1193568928">
                  <w:marLeft w:val="640"/>
                  <w:marRight w:val="0"/>
                  <w:marTop w:val="0"/>
                  <w:marBottom w:val="0"/>
                  <w:divBdr>
                    <w:top w:val="none" w:sz="0" w:space="0" w:color="auto"/>
                    <w:left w:val="none" w:sz="0" w:space="0" w:color="auto"/>
                    <w:bottom w:val="none" w:sz="0" w:space="0" w:color="auto"/>
                    <w:right w:val="none" w:sz="0" w:space="0" w:color="auto"/>
                  </w:divBdr>
                </w:div>
                <w:div w:id="586042122">
                  <w:marLeft w:val="640"/>
                  <w:marRight w:val="0"/>
                  <w:marTop w:val="0"/>
                  <w:marBottom w:val="0"/>
                  <w:divBdr>
                    <w:top w:val="none" w:sz="0" w:space="0" w:color="auto"/>
                    <w:left w:val="none" w:sz="0" w:space="0" w:color="auto"/>
                    <w:bottom w:val="none" w:sz="0" w:space="0" w:color="auto"/>
                    <w:right w:val="none" w:sz="0" w:space="0" w:color="auto"/>
                  </w:divBdr>
                </w:div>
                <w:div w:id="527529633">
                  <w:marLeft w:val="640"/>
                  <w:marRight w:val="0"/>
                  <w:marTop w:val="0"/>
                  <w:marBottom w:val="0"/>
                  <w:divBdr>
                    <w:top w:val="none" w:sz="0" w:space="0" w:color="auto"/>
                    <w:left w:val="none" w:sz="0" w:space="0" w:color="auto"/>
                    <w:bottom w:val="none" w:sz="0" w:space="0" w:color="auto"/>
                    <w:right w:val="none" w:sz="0" w:space="0" w:color="auto"/>
                  </w:divBdr>
                </w:div>
                <w:div w:id="70935178">
                  <w:marLeft w:val="640"/>
                  <w:marRight w:val="0"/>
                  <w:marTop w:val="0"/>
                  <w:marBottom w:val="0"/>
                  <w:divBdr>
                    <w:top w:val="none" w:sz="0" w:space="0" w:color="auto"/>
                    <w:left w:val="none" w:sz="0" w:space="0" w:color="auto"/>
                    <w:bottom w:val="none" w:sz="0" w:space="0" w:color="auto"/>
                    <w:right w:val="none" w:sz="0" w:space="0" w:color="auto"/>
                  </w:divBdr>
                </w:div>
                <w:div w:id="1334449889">
                  <w:marLeft w:val="640"/>
                  <w:marRight w:val="0"/>
                  <w:marTop w:val="0"/>
                  <w:marBottom w:val="0"/>
                  <w:divBdr>
                    <w:top w:val="none" w:sz="0" w:space="0" w:color="auto"/>
                    <w:left w:val="none" w:sz="0" w:space="0" w:color="auto"/>
                    <w:bottom w:val="none" w:sz="0" w:space="0" w:color="auto"/>
                    <w:right w:val="none" w:sz="0" w:space="0" w:color="auto"/>
                  </w:divBdr>
                </w:div>
                <w:div w:id="1138642200">
                  <w:marLeft w:val="640"/>
                  <w:marRight w:val="0"/>
                  <w:marTop w:val="0"/>
                  <w:marBottom w:val="0"/>
                  <w:divBdr>
                    <w:top w:val="none" w:sz="0" w:space="0" w:color="auto"/>
                    <w:left w:val="none" w:sz="0" w:space="0" w:color="auto"/>
                    <w:bottom w:val="none" w:sz="0" w:space="0" w:color="auto"/>
                    <w:right w:val="none" w:sz="0" w:space="0" w:color="auto"/>
                  </w:divBdr>
                </w:div>
                <w:div w:id="281613086">
                  <w:marLeft w:val="640"/>
                  <w:marRight w:val="0"/>
                  <w:marTop w:val="0"/>
                  <w:marBottom w:val="0"/>
                  <w:divBdr>
                    <w:top w:val="none" w:sz="0" w:space="0" w:color="auto"/>
                    <w:left w:val="none" w:sz="0" w:space="0" w:color="auto"/>
                    <w:bottom w:val="none" w:sz="0" w:space="0" w:color="auto"/>
                    <w:right w:val="none" w:sz="0" w:space="0" w:color="auto"/>
                  </w:divBdr>
                </w:div>
                <w:div w:id="105128195">
                  <w:marLeft w:val="640"/>
                  <w:marRight w:val="0"/>
                  <w:marTop w:val="0"/>
                  <w:marBottom w:val="0"/>
                  <w:divBdr>
                    <w:top w:val="none" w:sz="0" w:space="0" w:color="auto"/>
                    <w:left w:val="none" w:sz="0" w:space="0" w:color="auto"/>
                    <w:bottom w:val="none" w:sz="0" w:space="0" w:color="auto"/>
                    <w:right w:val="none" w:sz="0" w:space="0" w:color="auto"/>
                  </w:divBdr>
                </w:div>
                <w:div w:id="1919091343">
                  <w:marLeft w:val="640"/>
                  <w:marRight w:val="0"/>
                  <w:marTop w:val="0"/>
                  <w:marBottom w:val="0"/>
                  <w:divBdr>
                    <w:top w:val="none" w:sz="0" w:space="0" w:color="auto"/>
                    <w:left w:val="none" w:sz="0" w:space="0" w:color="auto"/>
                    <w:bottom w:val="none" w:sz="0" w:space="0" w:color="auto"/>
                    <w:right w:val="none" w:sz="0" w:space="0" w:color="auto"/>
                  </w:divBdr>
                </w:div>
                <w:div w:id="1991209963">
                  <w:marLeft w:val="640"/>
                  <w:marRight w:val="0"/>
                  <w:marTop w:val="0"/>
                  <w:marBottom w:val="0"/>
                  <w:divBdr>
                    <w:top w:val="none" w:sz="0" w:space="0" w:color="auto"/>
                    <w:left w:val="none" w:sz="0" w:space="0" w:color="auto"/>
                    <w:bottom w:val="none" w:sz="0" w:space="0" w:color="auto"/>
                    <w:right w:val="none" w:sz="0" w:space="0" w:color="auto"/>
                  </w:divBdr>
                </w:div>
                <w:div w:id="54399461">
                  <w:marLeft w:val="640"/>
                  <w:marRight w:val="0"/>
                  <w:marTop w:val="0"/>
                  <w:marBottom w:val="0"/>
                  <w:divBdr>
                    <w:top w:val="none" w:sz="0" w:space="0" w:color="auto"/>
                    <w:left w:val="none" w:sz="0" w:space="0" w:color="auto"/>
                    <w:bottom w:val="none" w:sz="0" w:space="0" w:color="auto"/>
                    <w:right w:val="none" w:sz="0" w:space="0" w:color="auto"/>
                  </w:divBdr>
                </w:div>
                <w:div w:id="1900362203">
                  <w:marLeft w:val="640"/>
                  <w:marRight w:val="0"/>
                  <w:marTop w:val="0"/>
                  <w:marBottom w:val="0"/>
                  <w:divBdr>
                    <w:top w:val="none" w:sz="0" w:space="0" w:color="auto"/>
                    <w:left w:val="none" w:sz="0" w:space="0" w:color="auto"/>
                    <w:bottom w:val="none" w:sz="0" w:space="0" w:color="auto"/>
                    <w:right w:val="none" w:sz="0" w:space="0" w:color="auto"/>
                  </w:divBdr>
                </w:div>
                <w:div w:id="1421680167">
                  <w:marLeft w:val="640"/>
                  <w:marRight w:val="0"/>
                  <w:marTop w:val="0"/>
                  <w:marBottom w:val="0"/>
                  <w:divBdr>
                    <w:top w:val="none" w:sz="0" w:space="0" w:color="auto"/>
                    <w:left w:val="none" w:sz="0" w:space="0" w:color="auto"/>
                    <w:bottom w:val="none" w:sz="0" w:space="0" w:color="auto"/>
                    <w:right w:val="none" w:sz="0" w:space="0" w:color="auto"/>
                  </w:divBdr>
                </w:div>
                <w:div w:id="1950235450">
                  <w:marLeft w:val="640"/>
                  <w:marRight w:val="0"/>
                  <w:marTop w:val="0"/>
                  <w:marBottom w:val="0"/>
                  <w:divBdr>
                    <w:top w:val="none" w:sz="0" w:space="0" w:color="auto"/>
                    <w:left w:val="none" w:sz="0" w:space="0" w:color="auto"/>
                    <w:bottom w:val="none" w:sz="0" w:space="0" w:color="auto"/>
                    <w:right w:val="none" w:sz="0" w:space="0" w:color="auto"/>
                  </w:divBdr>
                </w:div>
                <w:div w:id="1281649905">
                  <w:marLeft w:val="640"/>
                  <w:marRight w:val="0"/>
                  <w:marTop w:val="0"/>
                  <w:marBottom w:val="0"/>
                  <w:divBdr>
                    <w:top w:val="none" w:sz="0" w:space="0" w:color="auto"/>
                    <w:left w:val="none" w:sz="0" w:space="0" w:color="auto"/>
                    <w:bottom w:val="none" w:sz="0" w:space="0" w:color="auto"/>
                    <w:right w:val="none" w:sz="0" w:space="0" w:color="auto"/>
                  </w:divBdr>
                </w:div>
                <w:div w:id="1978874761">
                  <w:marLeft w:val="640"/>
                  <w:marRight w:val="0"/>
                  <w:marTop w:val="0"/>
                  <w:marBottom w:val="0"/>
                  <w:divBdr>
                    <w:top w:val="none" w:sz="0" w:space="0" w:color="auto"/>
                    <w:left w:val="none" w:sz="0" w:space="0" w:color="auto"/>
                    <w:bottom w:val="none" w:sz="0" w:space="0" w:color="auto"/>
                    <w:right w:val="none" w:sz="0" w:space="0" w:color="auto"/>
                  </w:divBdr>
                </w:div>
                <w:div w:id="63265525">
                  <w:marLeft w:val="640"/>
                  <w:marRight w:val="0"/>
                  <w:marTop w:val="0"/>
                  <w:marBottom w:val="0"/>
                  <w:divBdr>
                    <w:top w:val="none" w:sz="0" w:space="0" w:color="auto"/>
                    <w:left w:val="none" w:sz="0" w:space="0" w:color="auto"/>
                    <w:bottom w:val="none" w:sz="0" w:space="0" w:color="auto"/>
                    <w:right w:val="none" w:sz="0" w:space="0" w:color="auto"/>
                  </w:divBdr>
                </w:div>
                <w:div w:id="126901066">
                  <w:marLeft w:val="640"/>
                  <w:marRight w:val="0"/>
                  <w:marTop w:val="0"/>
                  <w:marBottom w:val="0"/>
                  <w:divBdr>
                    <w:top w:val="none" w:sz="0" w:space="0" w:color="auto"/>
                    <w:left w:val="none" w:sz="0" w:space="0" w:color="auto"/>
                    <w:bottom w:val="none" w:sz="0" w:space="0" w:color="auto"/>
                    <w:right w:val="none" w:sz="0" w:space="0" w:color="auto"/>
                  </w:divBdr>
                </w:div>
                <w:div w:id="1660378492">
                  <w:marLeft w:val="640"/>
                  <w:marRight w:val="0"/>
                  <w:marTop w:val="0"/>
                  <w:marBottom w:val="0"/>
                  <w:divBdr>
                    <w:top w:val="none" w:sz="0" w:space="0" w:color="auto"/>
                    <w:left w:val="none" w:sz="0" w:space="0" w:color="auto"/>
                    <w:bottom w:val="none" w:sz="0" w:space="0" w:color="auto"/>
                    <w:right w:val="none" w:sz="0" w:space="0" w:color="auto"/>
                  </w:divBdr>
                </w:div>
                <w:div w:id="1195996189">
                  <w:marLeft w:val="640"/>
                  <w:marRight w:val="0"/>
                  <w:marTop w:val="0"/>
                  <w:marBottom w:val="0"/>
                  <w:divBdr>
                    <w:top w:val="none" w:sz="0" w:space="0" w:color="auto"/>
                    <w:left w:val="none" w:sz="0" w:space="0" w:color="auto"/>
                    <w:bottom w:val="none" w:sz="0" w:space="0" w:color="auto"/>
                    <w:right w:val="none" w:sz="0" w:space="0" w:color="auto"/>
                  </w:divBdr>
                </w:div>
                <w:div w:id="1811707096">
                  <w:marLeft w:val="640"/>
                  <w:marRight w:val="0"/>
                  <w:marTop w:val="0"/>
                  <w:marBottom w:val="0"/>
                  <w:divBdr>
                    <w:top w:val="none" w:sz="0" w:space="0" w:color="auto"/>
                    <w:left w:val="none" w:sz="0" w:space="0" w:color="auto"/>
                    <w:bottom w:val="none" w:sz="0" w:space="0" w:color="auto"/>
                    <w:right w:val="none" w:sz="0" w:space="0" w:color="auto"/>
                  </w:divBdr>
                </w:div>
                <w:div w:id="1539589637">
                  <w:marLeft w:val="640"/>
                  <w:marRight w:val="0"/>
                  <w:marTop w:val="0"/>
                  <w:marBottom w:val="0"/>
                  <w:divBdr>
                    <w:top w:val="none" w:sz="0" w:space="0" w:color="auto"/>
                    <w:left w:val="none" w:sz="0" w:space="0" w:color="auto"/>
                    <w:bottom w:val="none" w:sz="0" w:space="0" w:color="auto"/>
                    <w:right w:val="none" w:sz="0" w:space="0" w:color="auto"/>
                  </w:divBdr>
                </w:div>
                <w:div w:id="1411393599">
                  <w:marLeft w:val="640"/>
                  <w:marRight w:val="0"/>
                  <w:marTop w:val="0"/>
                  <w:marBottom w:val="0"/>
                  <w:divBdr>
                    <w:top w:val="none" w:sz="0" w:space="0" w:color="auto"/>
                    <w:left w:val="none" w:sz="0" w:space="0" w:color="auto"/>
                    <w:bottom w:val="none" w:sz="0" w:space="0" w:color="auto"/>
                    <w:right w:val="none" w:sz="0" w:space="0" w:color="auto"/>
                  </w:divBdr>
                </w:div>
                <w:div w:id="1067538100">
                  <w:marLeft w:val="640"/>
                  <w:marRight w:val="0"/>
                  <w:marTop w:val="0"/>
                  <w:marBottom w:val="0"/>
                  <w:divBdr>
                    <w:top w:val="none" w:sz="0" w:space="0" w:color="auto"/>
                    <w:left w:val="none" w:sz="0" w:space="0" w:color="auto"/>
                    <w:bottom w:val="none" w:sz="0" w:space="0" w:color="auto"/>
                    <w:right w:val="none" w:sz="0" w:space="0" w:color="auto"/>
                  </w:divBdr>
                </w:div>
                <w:div w:id="470441995">
                  <w:marLeft w:val="640"/>
                  <w:marRight w:val="0"/>
                  <w:marTop w:val="0"/>
                  <w:marBottom w:val="0"/>
                  <w:divBdr>
                    <w:top w:val="none" w:sz="0" w:space="0" w:color="auto"/>
                    <w:left w:val="none" w:sz="0" w:space="0" w:color="auto"/>
                    <w:bottom w:val="none" w:sz="0" w:space="0" w:color="auto"/>
                    <w:right w:val="none" w:sz="0" w:space="0" w:color="auto"/>
                  </w:divBdr>
                </w:div>
                <w:div w:id="514153396">
                  <w:marLeft w:val="640"/>
                  <w:marRight w:val="0"/>
                  <w:marTop w:val="0"/>
                  <w:marBottom w:val="0"/>
                  <w:divBdr>
                    <w:top w:val="none" w:sz="0" w:space="0" w:color="auto"/>
                    <w:left w:val="none" w:sz="0" w:space="0" w:color="auto"/>
                    <w:bottom w:val="none" w:sz="0" w:space="0" w:color="auto"/>
                    <w:right w:val="none" w:sz="0" w:space="0" w:color="auto"/>
                  </w:divBdr>
                </w:div>
                <w:div w:id="654072760">
                  <w:marLeft w:val="640"/>
                  <w:marRight w:val="0"/>
                  <w:marTop w:val="0"/>
                  <w:marBottom w:val="0"/>
                  <w:divBdr>
                    <w:top w:val="none" w:sz="0" w:space="0" w:color="auto"/>
                    <w:left w:val="none" w:sz="0" w:space="0" w:color="auto"/>
                    <w:bottom w:val="none" w:sz="0" w:space="0" w:color="auto"/>
                    <w:right w:val="none" w:sz="0" w:space="0" w:color="auto"/>
                  </w:divBdr>
                </w:div>
                <w:div w:id="954672577">
                  <w:marLeft w:val="640"/>
                  <w:marRight w:val="0"/>
                  <w:marTop w:val="0"/>
                  <w:marBottom w:val="0"/>
                  <w:divBdr>
                    <w:top w:val="none" w:sz="0" w:space="0" w:color="auto"/>
                    <w:left w:val="none" w:sz="0" w:space="0" w:color="auto"/>
                    <w:bottom w:val="none" w:sz="0" w:space="0" w:color="auto"/>
                    <w:right w:val="none" w:sz="0" w:space="0" w:color="auto"/>
                  </w:divBdr>
                </w:div>
                <w:div w:id="572812439">
                  <w:marLeft w:val="640"/>
                  <w:marRight w:val="0"/>
                  <w:marTop w:val="0"/>
                  <w:marBottom w:val="0"/>
                  <w:divBdr>
                    <w:top w:val="none" w:sz="0" w:space="0" w:color="auto"/>
                    <w:left w:val="none" w:sz="0" w:space="0" w:color="auto"/>
                    <w:bottom w:val="none" w:sz="0" w:space="0" w:color="auto"/>
                    <w:right w:val="none" w:sz="0" w:space="0" w:color="auto"/>
                  </w:divBdr>
                </w:div>
                <w:div w:id="1031498320">
                  <w:marLeft w:val="640"/>
                  <w:marRight w:val="0"/>
                  <w:marTop w:val="0"/>
                  <w:marBottom w:val="0"/>
                  <w:divBdr>
                    <w:top w:val="none" w:sz="0" w:space="0" w:color="auto"/>
                    <w:left w:val="none" w:sz="0" w:space="0" w:color="auto"/>
                    <w:bottom w:val="none" w:sz="0" w:space="0" w:color="auto"/>
                    <w:right w:val="none" w:sz="0" w:space="0" w:color="auto"/>
                  </w:divBdr>
                </w:div>
                <w:div w:id="19940299">
                  <w:marLeft w:val="640"/>
                  <w:marRight w:val="0"/>
                  <w:marTop w:val="0"/>
                  <w:marBottom w:val="0"/>
                  <w:divBdr>
                    <w:top w:val="none" w:sz="0" w:space="0" w:color="auto"/>
                    <w:left w:val="none" w:sz="0" w:space="0" w:color="auto"/>
                    <w:bottom w:val="none" w:sz="0" w:space="0" w:color="auto"/>
                    <w:right w:val="none" w:sz="0" w:space="0" w:color="auto"/>
                  </w:divBdr>
                </w:div>
                <w:div w:id="553472432">
                  <w:marLeft w:val="640"/>
                  <w:marRight w:val="0"/>
                  <w:marTop w:val="0"/>
                  <w:marBottom w:val="0"/>
                  <w:divBdr>
                    <w:top w:val="none" w:sz="0" w:space="0" w:color="auto"/>
                    <w:left w:val="none" w:sz="0" w:space="0" w:color="auto"/>
                    <w:bottom w:val="none" w:sz="0" w:space="0" w:color="auto"/>
                    <w:right w:val="none" w:sz="0" w:space="0" w:color="auto"/>
                  </w:divBdr>
                </w:div>
                <w:div w:id="448008115">
                  <w:marLeft w:val="640"/>
                  <w:marRight w:val="0"/>
                  <w:marTop w:val="0"/>
                  <w:marBottom w:val="0"/>
                  <w:divBdr>
                    <w:top w:val="none" w:sz="0" w:space="0" w:color="auto"/>
                    <w:left w:val="none" w:sz="0" w:space="0" w:color="auto"/>
                    <w:bottom w:val="none" w:sz="0" w:space="0" w:color="auto"/>
                    <w:right w:val="none" w:sz="0" w:space="0" w:color="auto"/>
                  </w:divBdr>
                </w:div>
                <w:div w:id="1608150426">
                  <w:marLeft w:val="640"/>
                  <w:marRight w:val="0"/>
                  <w:marTop w:val="0"/>
                  <w:marBottom w:val="0"/>
                  <w:divBdr>
                    <w:top w:val="none" w:sz="0" w:space="0" w:color="auto"/>
                    <w:left w:val="none" w:sz="0" w:space="0" w:color="auto"/>
                    <w:bottom w:val="none" w:sz="0" w:space="0" w:color="auto"/>
                    <w:right w:val="none" w:sz="0" w:space="0" w:color="auto"/>
                  </w:divBdr>
                </w:div>
                <w:div w:id="947154428">
                  <w:marLeft w:val="640"/>
                  <w:marRight w:val="0"/>
                  <w:marTop w:val="0"/>
                  <w:marBottom w:val="0"/>
                  <w:divBdr>
                    <w:top w:val="none" w:sz="0" w:space="0" w:color="auto"/>
                    <w:left w:val="none" w:sz="0" w:space="0" w:color="auto"/>
                    <w:bottom w:val="none" w:sz="0" w:space="0" w:color="auto"/>
                    <w:right w:val="none" w:sz="0" w:space="0" w:color="auto"/>
                  </w:divBdr>
                </w:div>
                <w:div w:id="226185425">
                  <w:marLeft w:val="640"/>
                  <w:marRight w:val="0"/>
                  <w:marTop w:val="0"/>
                  <w:marBottom w:val="0"/>
                  <w:divBdr>
                    <w:top w:val="none" w:sz="0" w:space="0" w:color="auto"/>
                    <w:left w:val="none" w:sz="0" w:space="0" w:color="auto"/>
                    <w:bottom w:val="none" w:sz="0" w:space="0" w:color="auto"/>
                    <w:right w:val="none" w:sz="0" w:space="0" w:color="auto"/>
                  </w:divBdr>
                </w:div>
                <w:div w:id="1479030885">
                  <w:marLeft w:val="640"/>
                  <w:marRight w:val="0"/>
                  <w:marTop w:val="0"/>
                  <w:marBottom w:val="0"/>
                  <w:divBdr>
                    <w:top w:val="none" w:sz="0" w:space="0" w:color="auto"/>
                    <w:left w:val="none" w:sz="0" w:space="0" w:color="auto"/>
                    <w:bottom w:val="none" w:sz="0" w:space="0" w:color="auto"/>
                    <w:right w:val="none" w:sz="0" w:space="0" w:color="auto"/>
                  </w:divBdr>
                </w:div>
                <w:div w:id="399249751">
                  <w:marLeft w:val="640"/>
                  <w:marRight w:val="0"/>
                  <w:marTop w:val="0"/>
                  <w:marBottom w:val="0"/>
                  <w:divBdr>
                    <w:top w:val="none" w:sz="0" w:space="0" w:color="auto"/>
                    <w:left w:val="none" w:sz="0" w:space="0" w:color="auto"/>
                    <w:bottom w:val="none" w:sz="0" w:space="0" w:color="auto"/>
                    <w:right w:val="none" w:sz="0" w:space="0" w:color="auto"/>
                  </w:divBdr>
                </w:div>
                <w:div w:id="1319574594">
                  <w:marLeft w:val="640"/>
                  <w:marRight w:val="0"/>
                  <w:marTop w:val="0"/>
                  <w:marBottom w:val="0"/>
                  <w:divBdr>
                    <w:top w:val="none" w:sz="0" w:space="0" w:color="auto"/>
                    <w:left w:val="none" w:sz="0" w:space="0" w:color="auto"/>
                    <w:bottom w:val="none" w:sz="0" w:space="0" w:color="auto"/>
                    <w:right w:val="none" w:sz="0" w:space="0" w:color="auto"/>
                  </w:divBdr>
                </w:div>
                <w:div w:id="513999667">
                  <w:marLeft w:val="640"/>
                  <w:marRight w:val="0"/>
                  <w:marTop w:val="0"/>
                  <w:marBottom w:val="0"/>
                  <w:divBdr>
                    <w:top w:val="none" w:sz="0" w:space="0" w:color="auto"/>
                    <w:left w:val="none" w:sz="0" w:space="0" w:color="auto"/>
                    <w:bottom w:val="none" w:sz="0" w:space="0" w:color="auto"/>
                    <w:right w:val="none" w:sz="0" w:space="0" w:color="auto"/>
                  </w:divBdr>
                </w:div>
                <w:div w:id="1185897031">
                  <w:marLeft w:val="640"/>
                  <w:marRight w:val="0"/>
                  <w:marTop w:val="0"/>
                  <w:marBottom w:val="0"/>
                  <w:divBdr>
                    <w:top w:val="none" w:sz="0" w:space="0" w:color="auto"/>
                    <w:left w:val="none" w:sz="0" w:space="0" w:color="auto"/>
                    <w:bottom w:val="none" w:sz="0" w:space="0" w:color="auto"/>
                    <w:right w:val="none" w:sz="0" w:space="0" w:color="auto"/>
                  </w:divBdr>
                </w:div>
                <w:div w:id="1039625372">
                  <w:marLeft w:val="640"/>
                  <w:marRight w:val="0"/>
                  <w:marTop w:val="0"/>
                  <w:marBottom w:val="0"/>
                  <w:divBdr>
                    <w:top w:val="none" w:sz="0" w:space="0" w:color="auto"/>
                    <w:left w:val="none" w:sz="0" w:space="0" w:color="auto"/>
                    <w:bottom w:val="none" w:sz="0" w:space="0" w:color="auto"/>
                    <w:right w:val="none" w:sz="0" w:space="0" w:color="auto"/>
                  </w:divBdr>
                </w:div>
                <w:div w:id="1451978189">
                  <w:marLeft w:val="640"/>
                  <w:marRight w:val="0"/>
                  <w:marTop w:val="0"/>
                  <w:marBottom w:val="0"/>
                  <w:divBdr>
                    <w:top w:val="none" w:sz="0" w:space="0" w:color="auto"/>
                    <w:left w:val="none" w:sz="0" w:space="0" w:color="auto"/>
                    <w:bottom w:val="none" w:sz="0" w:space="0" w:color="auto"/>
                    <w:right w:val="none" w:sz="0" w:space="0" w:color="auto"/>
                  </w:divBdr>
                </w:div>
              </w:divsChild>
            </w:div>
            <w:div w:id="1244342013">
              <w:marLeft w:val="0"/>
              <w:marRight w:val="0"/>
              <w:marTop w:val="0"/>
              <w:marBottom w:val="0"/>
              <w:divBdr>
                <w:top w:val="none" w:sz="0" w:space="0" w:color="auto"/>
                <w:left w:val="none" w:sz="0" w:space="0" w:color="auto"/>
                <w:bottom w:val="none" w:sz="0" w:space="0" w:color="auto"/>
                <w:right w:val="none" w:sz="0" w:space="0" w:color="auto"/>
              </w:divBdr>
              <w:divsChild>
                <w:div w:id="724454712">
                  <w:marLeft w:val="640"/>
                  <w:marRight w:val="0"/>
                  <w:marTop w:val="0"/>
                  <w:marBottom w:val="0"/>
                  <w:divBdr>
                    <w:top w:val="none" w:sz="0" w:space="0" w:color="auto"/>
                    <w:left w:val="none" w:sz="0" w:space="0" w:color="auto"/>
                    <w:bottom w:val="none" w:sz="0" w:space="0" w:color="auto"/>
                    <w:right w:val="none" w:sz="0" w:space="0" w:color="auto"/>
                  </w:divBdr>
                </w:div>
                <w:div w:id="430662647">
                  <w:marLeft w:val="640"/>
                  <w:marRight w:val="0"/>
                  <w:marTop w:val="0"/>
                  <w:marBottom w:val="0"/>
                  <w:divBdr>
                    <w:top w:val="none" w:sz="0" w:space="0" w:color="auto"/>
                    <w:left w:val="none" w:sz="0" w:space="0" w:color="auto"/>
                    <w:bottom w:val="none" w:sz="0" w:space="0" w:color="auto"/>
                    <w:right w:val="none" w:sz="0" w:space="0" w:color="auto"/>
                  </w:divBdr>
                </w:div>
                <w:div w:id="1928612503">
                  <w:marLeft w:val="640"/>
                  <w:marRight w:val="0"/>
                  <w:marTop w:val="0"/>
                  <w:marBottom w:val="0"/>
                  <w:divBdr>
                    <w:top w:val="none" w:sz="0" w:space="0" w:color="auto"/>
                    <w:left w:val="none" w:sz="0" w:space="0" w:color="auto"/>
                    <w:bottom w:val="none" w:sz="0" w:space="0" w:color="auto"/>
                    <w:right w:val="none" w:sz="0" w:space="0" w:color="auto"/>
                  </w:divBdr>
                </w:div>
                <w:div w:id="1289703313">
                  <w:marLeft w:val="640"/>
                  <w:marRight w:val="0"/>
                  <w:marTop w:val="0"/>
                  <w:marBottom w:val="0"/>
                  <w:divBdr>
                    <w:top w:val="none" w:sz="0" w:space="0" w:color="auto"/>
                    <w:left w:val="none" w:sz="0" w:space="0" w:color="auto"/>
                    <w:bottom w:val="none" w:sz="0" w:space="0" w:color="auto"/>
                    <w:right w:val="none" w:sz="0" w:space="0" w:color="auto"/>
                  </w:divBdr>
                </w:div>
                <w:div w:id="1760756658">
                  <w:marLeft w:val="640"/>
                  <w:marRight w:val="0"/>
                  <w:marTop w:val="0"/>
                  <w:marBottom w:val="0"/>
                  <w:divBdr>
                    <w:top w:val="none" w:sz="0" w:space="0" w:color="auto"/>
                    <w:left w:val="none" w:sz="0" w:space="0" w:color="auto"/>
                    <w:bottom w:val="none" w:sz="0" w:space="0" w:color="auto"/>
                    <w:right w:val="none" w:sz="0" w:space="0" w:color="auto"/>
                  </w:divBdr>
                </w:div>
                <w:div w:id="1319577210">
                  <w:marLeft w:val="640"/>
                  <w:marRight w:val="0"/>
                  <w:marTop w:val="0"/>
                  <w:marBottom w:val="0"/>
                  <w:divBdr>
                    <w:top w:val="none" w:sz="0" w:space="0" w:color="auto"/>
                    <w:left w:val="none" w:sz="0" w:space="0" w:color="auto"/>
                    <w:bottom w:val="none" w:sz="0" w:space="0" w:color="auto"/>
                    <w:right w:val="none" w:sz="0" w:space="0" w:color="auto"/>
                  </w:divBdr>
                </w:div>
                <w:div w:id="592476897">
                  <w:marLeft w:val="640"/>
                  <w:marRight w:val="0"/>
                  <w:marTop w:val="0"/>
                  <w:marBottom w:val="0"/>
                  <w:divBdr>
                    <w:top w:val="none" w:sz="0" w:space="0" w:color="auto"/>
                    <w:left w:val="none" w:sz="0" w:space="0" w:color="auto"/>
                    <w:bottom w:val="none" w:sz="0" w:space="0" w:color="auto"/>
                    <w:right w:val="none" w:sz="0" w:space="0" w:color="auto"/>
                  </w:divBdr>
                </w:div>
                <w:div w:id="303892669">
                  <w:marLeft w:val="640"/>
                  <w:marRight w:val="0"/>
                  <w:marTop w:val="0"/>
                  <w:marBottom w:val="0"/>
                  <w:divBdr>
                    <w:top w:val="none" w:sz="0" w:space="0" w:color="auto"/>
                    <w:left w:val="none" w:sz="0" w:space="0" w:color="auto"/>
                    <w:bottom w:val="none" w:sz="0" w:space="0" w:color="auto"/>
                    <w:right w:val="none" w:sz="0" w:space="0" w:color="auto"/>
                  </w:divBdr>
                </w:div>
                <w:div w:id="1772050569">
                  <w:marLeft w:val="640"/>
                  <w:marRight w:val="0"/>
                  <w:marTop w:val="0"/>
                  <w:marBottom w:val="0"/>
                  <w:divBdr>
                    <w:top w:val="none" w:sz="0" w:space="0" w:color="auto"/>
                    <w:left w:val="none" w:sz="0" w:space="0" w:color="auto"/>
                    <w:bottom w:val="none" w:sz="0" w:space="0" w:color="auto"/>
                    <w:right w:val="none" w:sz="0" w:space="0" w:color="auto"/>
                  </w:divBdr>
                </w:div>
                <w:div w:id="297347645">
                  <w:marLeft w:val="640"/>
                  <w:marRight w:val="0"/>
                  <w:marTop w:val="0"/>
                  <w:marBottom w:val="0"/>
                  <w:divBdr>
                    <w:top w:val="none" w:sz="0" w:space="0" w:color="auto"/>
                    <w:left w:val="none" w:sz="0" w:space="0" w:color="auto"/>
                    <w:bottom w:val="none" w:sz="0" w:space="0" w:color="auto"/>
                    <w:right w:val="none" w:sz="0" w:space="0" w:color="auto"/>
                  </w:divBdr>
                </w:div>
                <w:div w:id="1515263195">
                  <w:marLeft w:val="640"/>
                  <w:marRight w:val="0"/>
                  <w:marTop w:val="0"/>
                  <w:marBottom w:val="0"/>
                  <w:divBdr>
                    <w:top w:val="none" w:sz="0" w:space="0" w:color="auto"/>
                    <w:left w:val="none" w:sz="0" w:space="0" w:color="auto"/>
                    <w:bottom w:val="none" w:sz="0" w:space="0" w:color="auto"/>
                    <w:right w:val="none" w:sz="0" w:space="0" w:color="auto"/>
                  </w:divBdr>
                </w:div>
                <w:div w:id="375466547">
                  <w:marLeft w:val="640"/>
                  <w:marRight w:val="0"/>
                  <w:marTop w:val="0"/>
                  <w:marBottom w:val="0"/>
                  <w:divBdr>
                    <w:top w:val="none" w:sz="0" w:space="0" w:color="auto"/>
                    <w:left w:val="none" w:sz="0" w:space="0" w:color="auto"/>
                    <w:bottom w:val="none" w:sz="0" w:space="0" w:color="auto"/>
                    <w:right w:val="none" w:sz="0" w:space="0" w:color="auto"/>
                  </w:divBdr>
                </w:div>
                <w:div w:id="450781441">
                  <w:marLeft w:val="640"/>
                  <w:marRight w:val="0"/>
                  <w:marTop w:val="0"/>
                  <w:marBottom w:val="0"/>
                  <w:divBdr>
                    <w:top w:val="none" w:sz="0" w:space="0" w:color="auto"/>
                    <w:left w:val="none" w:sz="0" w:space="0" w:color="auto"/>
                    <w:bottom w:val="none" w:sz="0" w:space="0" w:color="auto"/>
                    <w:right w:val="none" w:sz="0" w:space="0" w:color="auto"/>
                  </w:divBdr>
                </w:div>
                <w:div w:id="1928921671">
                  <w:marLeft w:val="640"/>
                  <w:marRight w:val="0"/>
                  <w:marTop w:val="0"/>
                  <w:marBottom w:val="0"/>
                  <w:divBdr>
                    <w:top w:val="none" w:sz="0" w:space="0" w:color="auto"/>
                    <w:left w:val="none" w:sz="0" w:space="0" w:color="auto"/>
                    <w:bottom w:val="none" w:sz="0" w:space="0" w:color="auto"/>
                    <w:right w:val="none" w:sz="0" w:space="0" w:color="auto"/>
                  </w:divBdr>
                </w:div>
                <w:div w:id="1960138795">
                  <w:marLeft w:val="640"/>
                  <w:marRight w:val="0"/>
                  <w:marTop w:val="0"/>
                  <w:marBottom w:val="0"/>
                  <w:divBdr>
                    <w:top w:val="none" w:sz="0" w:space="0" w:color="auto"/>
                    <w:left w:val="none" w:sz="0" w:space="0" w:color="auto"/>
                    <w:bottom w:val="none" w:sz="0" w:space="0" w:color="auto"/>
                    <w:right w:val="none" w:sz="0" w:space="0" w:color="auto"/>
                  </w:divBdr>
                </w:div>
                <w:div w:id="328024870">
                  <w:marLeft w:val="640"/>
                  <w:marRight w:val="0"/>
                  <w:marTop w:val="0"/>
                  <w:marBottom w:val="0"/>
                  <w:divBdr>
                    <w:top w:val="none" w:sz="0" w:space="0" w:color="auto"/>
                    <w:left w:val="none" w:sz="0" w:space="0" w:color="auto"/>
                    <w:bottom w:val="none" w:sz="0" w:space="0" w:color="auto"/>
                    <w:right w:val="none" w:sz="0" w:space="0" w:color="auto"/>
                  </w:divBdr>
                </w:div>
                <w:div w:id="120734890">
                  <w:marLeft w:val="640"/>
                  <w:marRight w:val="0"/>
                  <w:marTop w:val="0"/>
                  <w:marBottom w:val="0"/>
                  <w:divBdr>
                    <w:top w:val="none" w:sz="0" w:space="0" w:color="auto"/>
                    <w:left w:val="none" w:sz="0" w:space="0" w:color="auto"/>
                    <w:bottom w:val="none" w:sz="0" w:space="0" w:color="auto"/>
                    <w:right w:val="none" w:sz="0" w:space="0" w:color="auto"/>
                  </w:divBdr>
                </w:div>
                <w:div w:id="481586954">
                  <w:marLeft w:val="640"/>
                  <w:marRight w:val="0"/>
                  <w:marTop w:val="0"/>
                  <w:marBottom w:val="0"/>
                  <w:divBdr>
                    <w:top w:val="none" w:sz="0" w:space="0" w:color="auto"/>
                    <w:left w:val="none" w:sz="0" w:space="0" w:color="auto"/>
                    <w:bottom w:val="none" w:sz="0" w:space="0" w:color="auto"/>
                    <w:right w:val="none" w:sz="0" w:space="0" w:color="auto"/>
                  </w:divBdr>
                </w:div>
                <w:div w:id="489058420">
                  <w:marLeft w:val="640"/>
                  <w:marRight w:val="0"/>
                  <w:marTop w:val="0"/>
                  <w:marBottom w:val="0"/>
                  <w:divBdr>
                    <w:top w:val="none" w:sz="0" w:space="0" w:color="auto"/>
                    <w:left w:val="none" w:sz="0" w:space="0" w:color="auto"/>
                    <w:bottom w:val="none" w:sz="0" w:space="0" w:color="auto"/>
                    <w:right w:val="none" w:sz="0" w:space="0" w:color="auto"/>
                  </w:divBdr>
                </w:div>
                <w:div w:id="971982642">
                  <w:marLeft w:val="640"/>
                  <w:marRight w:val="0"/>
                  <w:marTop w:val="0"/>
                  <w:marBottom w:val="0"/>
                  <w:divBdr>
                    <w:top w:val="none" w:sz="0" w:space="0" w:color="auto"/>
                    <w:left w:val="none" w:sz="0" w:space="0" w:color="auto"/>
                    <w:bottom w:val="none" w:sz="0" w:space="0" w:color="auto"/>
                    <w:right w:val="none" w:sz="0" w:space="0" w:color="auto"/>
                  </w:divBdr>
                </w:div>
                <w:div w:id="157186393">
                  <w:marLeft w:val="640"/>
                  <w:marRight w:val="0"/>
                  <w:marTop w:val="0"/>
                  <w:marBottom w:val="0"/>
                  <w:divBdr>
                    <w:top w:val="none" w:sz="0" w:space="0" w:color="auto"/>
                    <w:left w:val="none" w:sz="0" w:space="0" w:color="auto"/>
                    <w:bottom w:val="none" w:sz="0" w:space="0" w:color="auto"/>
                    <w:right w:val="none" w:sz="0" w:space="0" w:color="auto"/>
                  </w:divBdr>
                </w:div>
                <w:div w:id="1908413350">
                  <w:marLeft w:val="640"/>
                  <w:marRight w:val="0"/>
                  <w:marTop w:val="0"/>
                  <w:marBottom w:val="0"/>
                  <w:divBdr>
                    <w:top w:val="none" w:sz="0" w:space="0" w:color="auto"/>
                    <w:left w:val="none" w:sz="0" w:space="0" w:color="auto"/>
                    <w:bottom w:val="none" w:sz="0" w:space="0" w:color="auto"/>
                    <w:right w:val="none" w:sz="0" w:space="0" w:color="auto"/>
                  </w:divBdr>
                </w:div>
                <w:div w:id="624971873">
                  <w:marLeft w:val="640"/>
                  <w:marRight w:val="0"/>
                  <w:marTop w:val="0"/>
                  <w:marBottom w:val="0"/>
                  <w:divBdr>
                    <w:top w:val="none" w:sz="0" w:space="0" w:color="auto"/>
                    <w:left w:val="none" w:sz="0" w:space="0" w:color="auto"/>
                    <w:bottom w:val="none" w:sz="0" w:space="0" w:color="auto"/>
                    <w:right w:val="none" w:sz="0" w:space="0" w:color="auto"/>
                  </w:divBdr>
                </w:div>
                <w:div w:id="91634102">
                  <w:marLeft w:val="640"/>
                  <w:marRight w:val="0"/>
                  <w:marTop w:val="0"/>
                  <w:marBottom w:val="0"/>
                  <w:divBdr>
                    <w:top w:val="none" w:sz="0" w:space="0" w:color="auto"/>
                    <w:left w:val="none" w:sz="0" w:space="0" w:color="auto"/>
                    <w:bottom w:val="none" w:sz="0" w:space="0" w:color="auto"/>
                    <w:right w:val="none" w:sz="0" w:space="0" w:color="auto"/>
                  </w:divBdr>
                </w:div>
                <w:div w:id="2046713477">
                  <w:marLeft w:val="640"/>
                  <w:marRight w:val="0"/>
                  <w:marTop w:val="0"/>
                  <w:marBottom w:val="0"/>
                  <w:divBdr>
                    <w:top w:val="none" w:sz="0" w:space="0" w:color="auto"/>
                    <w:left w:val="none" w:sz="0" w:space="0" w:color="auto"/>
                    <w:bottom w:val="none" w:sz="0" w:space="0" w:color="auto"/>
                    <w:right w:val="none" w:sz="0" w:space="0" w:color="auto"/>
                  </w:divBdr>
                </w:div>
                <w:div w:id="1878272342">
                  <w:marLeft w:val="640"/>
                  <w:marRight w:val="0"/>
                  <w:marTop w:val="0"/>
                  <w:marBottom w:val="0"/>
                  <w:divBdr>
                    <w:top w:val="none" w:sz="0" w:space="0" w:color="auto"/>
                    <w:left w:val="none" w:sz="0" w:space="0" w:color="auto"/>
                    <w:bottom w:val="none" w:sz="0" w:space="0" w:color="auto"/>
                    <w:right w:val="none" w:sz="0" w:space="0" w:color="auto"/>
                  </w:divBdr>
                </w:div>
                <w:div w:id="1524703453">
                  <w:marLeft w:val="640"/>
                  <w:marRight w:val="0"/>
                  <w:marTop w:val="0"/>
                  <w:marBottom w:val="0"/>
                  <w:divBdr>
                    <w:top w:val="none" w:sz="0" w:space="0" w:color="auto"/>
                    <w:left w:val="none" w:sz="0" w:space="0" w:color="auto"/>
                    <w:bottom w:val="none" w:sz="0" w:space="0" w:color="auto"/>
                    <w:right w:val="none" w:sz="0" w:space="0" w:color="auto"/>
                  </w:divBdr>
                </w:div>
                <w:div w:id="1524368763">
                  <w:marLeft w:val="640"/>
                  <w:marRight w:val="0"/>
                  <w:marTop w:val="0"/>
                  <w:marBottom w:val="0"/>
                  <w:divBdr>
                    <w:top w:val="none" w:sz="0" w:space="0" w:color="auto"/>
                    <w:left w:val="none" w:sz="0" w:space="0" w:color="auto"/>
                    <w:bottom w:val="none" w:sz="0" w:space="0" w:color="auto"/>
                    <w:right w:val="none" w:sz="0" w:space="0" w:color="auto"/>
                  </w:divBdr>
                </w:div>
                <w:div w:id="143401369">
                  <w:marLeft w:val="640"/>
                  <w:marRight w:val="0"/>
                  <w:marTop w:val="0"/>
                  <w:marBottom w:val="0"/>
                  <w:divBdr>
                    <w:top w:val="none" w:sz="0" w:space="0" w:color="auto"/>
                    <w:left w:val="none" w:sz="0" w:space="0" w:color="auto"/>
                    <w:bottom w:val="none" w:sz="0" w:space="0" w:color="auto"/>
                    <w:right w:val="none" w:sz="0" w:space="0" w:color="auto"/>
                  </w:divBdr>
                </w:div>
                <w:div w:id="1451777543">
                  <w:marLeft w:val="640"/>
                  <w:marRight w:val="0"/>
                  <w:marTop w:val="0"/>
                  <w:marBottom w:val="0"/>
                  <w:divBdr>
                    <w:top w:val="none" w:sz="0" w:space="0" w:color="auto"/>
                    <w:left w:val="none" w:sz="0" w:space="0" w:color="auto"/>
                    <w:bottom w:val="none" w:sz="0" w:space="0" w:color="auto"/>
                    <w:right w:val="none" w:sz="0" w:space="0" w:color="auto"/>
                  </w:divBdr>
                </w:div>
                <w:div w:id="418647510">
                  <w:marLeft w:val="640"/>
                  <w:marRight w:val="0"/>
                  <w:marTop w:val="0"/>
                  <w:marBottom w:val="0"/>
                  <w:divBdr>
                    <w:top w:val="none" w:sz="0" w:space="0" w:color="auto"/>
                    <w:left w:val="none" w:sz="0" w:space="0" w:color="auto"/>
                    <w:bottom w:val="none" w:sz="0" w:space="0" w:color="auto"/>
                    <w:right w:val="none" w:sz="0" w:space="0" w:color="auto"/>
                  </w:divBdr>
                </w:div>
                <w:div w:id="82073425">
                  <w:marLeft w:val="640"/>
                  <w:marRight w:val="0"/>
                  <w:marTop w:val="0"/>
                  <w:marBottom w:val="0"/>
                  <w:divBdr>
                    <w:top w:val="none" w:sz="0" w:space="0" w:color="auto"/>
                    <w:left w:val="none" w:sz="0" w:space="0" w:color="auto"/>
                    <w:bottom w:val="none" w:sz="0" w:space="0" w:color="auto"/>
                    <w:right w:val="none" w:sz="0" w:space="0" w:color="auto"/>
                  </w:divBdr>
                </w:div>
                <w:div w:id="1439059908">
                  <w:marLeft w:val="640"/>
                  <w:marRight w:val="0"/>
                  <w:marTop w:val="0"/>
                  <w:marBottom w:val="0"/>
                  <w:divBdr>
                    <w:top w:val="none" w:sz="0" w:space="0" w:color="auto"/>
                    <w:left w:val="none" w:sz="0" w:space="0" w:color="auto"/>
                    <w:bottom w:val="none" w:sz="0" w:space="0" w:color="auto"/>
                    <w:right w:val="none" w:sz="0" w:space="0" w:color="auto"/>
                  </w:divBdr>
                </w:div>
                <w:div w:id="1013998391">
                  <w:marLeft w:val="640"/>
                  <w:marRight w:val="0"/>
                  <w:marTop w:val="0"/>
                  <w:marBottom w:val="0"/>
                  <w:divBdr>
                    <w:top w:val="none" w:sz="0" w:space="0" w:color="auto"/>
                    <w:left w:val="none" w:sz="0" w:space="0" w:color="auto"/>
                    <w:bottom w:val="none" w:sz="0" w:space="0" w:color="auto"/>
                    <w:right w:val="none" w:sz="0" w:space="0" w:color="auto"/>
                  </w:divBdr>
                </w:div>
                <w:div w:id="2117820002">
                  <w:marLeft w:val="640"/>
                  <w:marRight w:val="0"/>
                  <w:marTop w:val="0"/>
                  <w:marBottom w:val="0"/>
                  <w:divBdr>
                    <w:top w:val="none" w:sz="0" w:space="0" w:color="auto"/>
                    <w:left w:val="none" w:sz="0" w:space="0" w:color="auto"/>
                    <w:bottom w:val="none" w:sz="0" w:space="0" w:color="auto"/>
                    <w:right w:val="none" w:sz="0" w:space="0" w:color="auto"/>
                  </w:divBdr>
                </w:div>
                <w:div w:id="1386098863">
                  <w:marLeft w:val="640"/>
                  <w:marRight w:val="0"/>
                  <w:marTop w:val="0"/>
                  <w:marBottom w:val="0"/>
                  <w:divBdr>
                    <w:top w:val="none" w:sz="0" w:space="0" w:color="auto"/>
                    <w:left w:val="none" w:sz="0" w:space="0" w:color="auto"/>
                    <w:bottom w:val="none" w:sz="0" w:space="0" w:color="auto"/>
                    <w:right w:val="none" w:sz="0" w:space="0" w:color="auto"/>
                  </w:divBdr>
                </w:div>
                <w:div w:id="1274435220">
                  <w:marLeft w:val="640"/>
                  <w:marRight w:val="0"/>
                  <w:marTop w:val="0"/>
                  <w:marBottom w:val="0"/>
                  <w:divBdr>
                    <w:top w:val="none" w:sz="0" w:space="0" w:color="auto"/>
                    <w:left w:val="none" w:sz="0" w:space="0" w:color="auto"/>
                    <w:bottom w:val="none" w:sz="0" w:space="0" w:color="auto"/>
                    <w:right w:val="none" w:sz="0" w:space="0" w:color="auto"/>
                  </w:divBdr>
                </w:div>
                <w:div w:id="713121278">
                  <w:marLeft w:val="640"/>
                  <w:marRight w:val="0"/>
                  <w:marTop w:val="0"/>
                  <w:marBottom w:val="0"/>
                  <w:divBdr>
                    <w:top w:val="none" w:sz="0" w:space="0" w:color="auto"/>
                    <w:left w:val="none" w:sz="0" w:space="0" w:color="auto"/>
                    <w:bottom w:val="none" w:sz="0" w:space="0" w:color="auto"/>
                    <w:right w:val="none" w:sz="0" w:space="0" w:color="auto"/>
                  </w:divBdr>
                </w:div>
                <w:div w:id="895319091">
                  <w:marLeft w:val="640"/>
                  <w:marRight w:val="0"/>
                  <w:marTop w:val="0"/>
                  <w:marBottom w:val="0"/>
                  <w:divBdr>
                    <w:top w:val="none" w:sz="0" w:space="0" w:color="auto"/>
                    <w:left w:val="none" w:sz="0" w:space="0" w:color="auto"/>
                    <w:bottom w:val="none" w:sz="0" w:space="0" w:color="auto"/>
                    <w:right w:val="none" w:sz="0" w:space="0" w:color="auto"/>
                  </w:divBdr>
                </w:div>
                <w:div w:id="73668077">
                  <w:marLeft w:val="640"/>
                  <w:marRight w:val="0"/>
                  <w:marTop w:val="0"/>
                  <w:marBottom w:val="0"/>
                  <w:divBdr>
                    <w:top w:val="none" w:sz="0" w:space="0" w:color="auto"/>
                    <w:left w:val="none" w:sz="0" w:space="0" w:color="auto"/>
                    <w:bottom w:val="none" w:sz="0" w:space="0" w:color="auto"/>
                    <w:right w:val="none" w:sz="0" w:space="0" w:color="auto"/>
                  </w:divBdr>
                </w:div>
                <w:div w:id="1405420538">
                  <w:marLeft w:val="640"/>
                  <w:marRight w:val="0"/>
                  <w:marTop w:val="0"/>
                  <w:marBottom w:val="0"/>
                  <w:divBdr>
                    <w:top w:val="none" w:sz="0" w:space="0" w:color="auto"/>
                    <w:left w:val="none" w:sz="0" w:space="0" w:color="auto"/>
                    <w:bottom w:val="none" w:sz="0" w:space="0" w:color="auto"/>
                    <w:right w:val="none" w:sz="0" w:space="0" w:color="auto"/>
                  </w:divBdr>
                </w:div>
                <w:div w:id="1359549458">
                  <w:marLeft w:val="640"/>
                  <w:marRight w:val="0"/>
                  <w:marTop w:val="0"/>
                  <w:marBottom w:val="0"/>
                  <w:divBdr>
                    <w:top w:val="none" w:sz="0" w:space="0" w:color="auto"/>
                    <w:left w:val="none" w:sz="0" w:space="0" w:color="auto"/>
                    <w:bottom w:val="none" w:sz="0" w:space="0" w:color="auto"/>
                    <w:right w:val="none" w:sz="0" w:space="0" w:color="auto"/>
                  </w:divBdr>
                </w:div>
                <w:div w:id="245849126">
                  <w:marLeft w:val="640"/>
                  <w:marRight w:val="0"/>
                  <w:marTop w:val="0"/>
                  <w:marBottom w:val="0"/>
                  <w:divBdr>
                    <w:top w:val="none" w:sz="0" w:space="0" w:color="auto"/>
                    <w:left w:val="none" w:sz="0" w:space="0" w:color="auto"/>
                    <w:bottom w:val="none" w:sz="0" w:space="0" w:color="auto"/>
                    <w:right w:val="none" w:sz="0" w:space="0" w:color="auto"/>
                  </w:divBdr>
                </w:div>
                <w:div w:id="2058120028">
                  <w:marLeft w:val="640"/>
                  <w:marRight w:val="0"/>
                  <w:marTop w:val="0"/>
                  <w:marBottom w:val="0"/>
                  <w:divBdr>
                    <w:top w:val="none" w:sz="0" w:space="0" w:color="auto"/>
                    <w:left w:val="none" w:sz="0" w:space="0" w:color="auto"/>
                    <w:bottom w:val="none" w:sz="0" w:space="0" w:color="auto"/>
                    <w:right w:val="none" w:sz="0" w:space="0" w:color="auto"/>
                  </w:divBdr>
                </w:div>
                <w:div w:id="1456749177">
                  <w:marLeft w:val="640"/>
                  <w:marRight w:val="0"/>
                  <w:marTop w:val="0"/>
                  <w:marBottom w:val="0"/>
                  <w:divBdr>
                    <w:top w:val="none" w:sz="0" w:space="0" w:color="auto"/>
                    <w:left w:val="none" w:sz="0" w:space="0" w:color="auto"/>
                    <w:bottom w:val="none" w:sz="0" w:space="0" w:color="auto"/>
                    <w:right w:val="none" w:sz="0" w:space="0" w:color="auto"/>
                  </w:divBdr>
                </w:div>
                <w:div w:id="407849257">
                  <w:marLeft w:val="640"/>
                  <w:marRight w:val="0"/>
                  <w:marTop w:val="0"/>
                  <w:marBottom w:val="0"/>
                  <w:divBdr>
                    <w:top w:val="none" w:sz="0" w:space="0" w:color="auto"/>
                    <w:left w:val="none" w:sz="0" w:space="0" w:color="auto"/>
                    <w:bottom w:val="none" w:sz="0" w:space="0" w:color="auto"/>
                    <w:right w:val="none" w:sz="0" w:space="0" w:color="auto"/>
                  </w:divBdr>
                </w:div>
                <w:div w:id="316961960">
                  <w:marLeft w:val="640"/>
                  <w:marRight w:val="0"/>
                  <w:marTop w:val="0"/>
                  <w:marBottom w:val="0"/>
                  <w:divBdr>
                    <w:top w:val="none" w:sz="0" w:space="0" w:color="auto"/>
                    <w:left w:val="none" w:sz="0" w:space="0" w:color="auto"/>
                    <w:bottom w:val="none" w:sz="0" w:space="0" w:color="auto"/>
                    <w:right w:val="none" w:sz="0" w:space="0" w:color="auto"/>
                  </w:divBdr>
                </w:div>
                <w:div w:id="67963379">
                  <w:marLeft w:val="640"/>
                  <w:marRight w:val="0"/>
                  <w:marTop w:val="0"/>
                  <w:marBottom w:val="0"/>
                  <w:divBdr>
                    <w:top w:val="none" w:sz="0" w:space="0" w:color="auto"/>
                    <w:left w:val="none" w:sz="0" w:space="0" w:color="auto"/>
                    <w:bottom w:val="none" w:sz="0" w:space="0" w:color="auto"/>
                    <w:right w:val="none" w:sz="0" w:space="0" w:color="auto"/>
                  </w:divBdr>
                </w:div>
                <w:div w:id="1033188589">
                  <w:marLeft w:val="640"/>
                  <w:marRight w:val="0"/>
                  <w:marTop w:val="0"/>
                  <w:marBottom w:val="0"/>
                  <w:divBdr>
                    <w:top w:val="none" w:sz="0" w:space="0" w:color="auto"/>
                    <w:left w:val="none" w:sz="0" w:space="0" w:color="auto"/>
                    <w:bottom w:val="none" w:sz="0" w:space="0" w:color="auto"/>
                    <w:right w:val="none" w:sz="0" w:space="0" w:color="auto"/>
                  </w:divBdr>
                </w:div>
                <w:div w:id="223689191">
                  <w:marLeft w:val="640"/>
                  <w:marRight w:val="0"/>
                  <w:marTop w:val="0"/>
                  <w:marBottom w:val="0"/>
                  <w:divBdr>
                    <w:top w:val="none" w:sz="0" w:space="0" w:color="auto"/>
                    <w:left w:val="none" w:sz="0" w:space="0" w:color="auto"/>
                    <w:bottom w:val="none" w:sz="0" w:space="0" w:color="auto"/>
                    <w:right w:val="none" w:sz="0" w:space="0" w:color="auto"/>
                  </w:divBdr>
                </w:div>
                <w:div w:id="1710302275">
                  <w:marLeft w:val="640"/>
                  <w:marRight w:val="0"/>
                  <w:marTop w:val="0"/>
                  <w:marBottom w:val="0"/>
                  <w:divBdr>
                    <w:top w:val="none" w:sz="0" w:space="0" w:color="auto"/>
                    <w:left w:val="none" w:sz="0" w:space="0" w:color="auto"/>
                    <w:bottom w:val="none" w:sz="0" w:space="0" w:color="auto"/>
                    <w:right w:val="none" w:sz="0" w:space="0" w:color="auto"/>
                  </w:divBdr>
                </w:div>
                <w:div w:id="80958561">
                  <w:marLeft w:val="640"/>
                  <w:marRight w:val="0"/>
                  <w:marTop w:val="0"/>
                  <w:marBottom w:val="0"/>
                  <w:divBdr>
                    <w:top w:val="none" w:sz="0" w:space="0" w:color="auto"/>
                    <w:left w:val="none" w:sz="0" w:space="0" w:color="auto"/>
                    <w:bottom w:val="none" w:sz="0" w:space="0" w:color="auto"/>
                    <w:right w:val="none" w:sz="0" w:space="0" w:color="auto"/>
                  </w:divBdr>
                </w:div>
                <w:div w:id="1791126991">
                  <w:marLeft w:val="640"/>
                  <w:marRight w:val="0"/>
                  <w:marTop w:val="0"/>
                  <w:marBottom w:val="0"/>
                  <w:divBdr>
                    <w:top w:val="none" w:sz="0" w:space="0" w:color="auto"/>
                    <w:left w:val="none" w:sz="0" w:space="0" w:color="auto"/>
                    <w:bottom w:val="none" w:sz="0" w:space="0" w:color="auto"/>
                    <w:right w:val="none" w:sz="0" w:space="0" w:color="auto"/>
                  </w:divBdr>
                </w:div>
                <w:div w:id="1173305165">
                  <w:marLeft w:val="640"/>
                  <w:marRight w:val="0"/>
                  <w:marTop w:val="0"/>
                  <w:marBottom w:val="0"/>
                  <w:divBdr>
                    <w:top w:val="none" w:sz="0" w:space="0" w:color="auto"/>
                    <w:left w:val="none" w:sz="0" w:space="0" w:color="auto"/>
                    <w:bottom w:val="none" w:sz="0" w:space="0" w:color="auto"/>
                    <w:right w:val="none" w:sz="0" w:space="0" w:color="auto"/>
                  </w:divBdr>
                </w:div>
                <w:div w:id="776759274">
                  <w:marLeft w:val="640"/>
                  <w:marRight w:val="0"/>
                  <w:marTop w:val="0"/>
                  <w:marBottom w:val="0"/>
                  <w:divBdr>
                    <w:top w:val="none" w:sz="0" w:space="0" w:color="auto"/>
                    <w:left w:val="none" w:sz="0" w:space="0" w:color="auto"/>
                    <w:bottom w:val="none" w:sz="0" w:space="0" w:color="auto"/>
                    <w:right w:val="none" w:sz="0" w:space="0" w:color="auto"/>
                  </w:divBdr>
                </w:div>
                <w:div w:id="2131701897">
                  <w:marLeft w:val="640"/>
                  <w:marRight w:val="0"/>
                  <w:marTop w:val="0"/>
                  <w:marBottom w:val="0"/>
                  <w:divBdr>
                    <w:top w:val="none" w:sz="0" w:space="0" w:color="auto"/>
                    <w:left w:val="none" w:sz="0" w:space="0" w:color="auto"/>
                    <w:bottom w:val="none" w:sz="0" w:space="0" w:color="auto"/>
                    <w:right w:val="none" w:sz="0" w:space="0" w:color="auto"/>
                  </w:divBdr>
                </w:div>
                <w:div w:id="97792882">
                  <w:marLeft w:val="640"/>
                  <w:marRight w:val="0"/>
                  <w:marTop w:val="0"/>
                  <w:marBottom w:val="0"/>
                  <w:divBdr>
                    <w:top w:val="none" w:sz="0" w:space="0" w:color="auto"/>
                    <w:left w:val="none" w:sz="0" w:space="0" w:color="auto"/>
                    <w:bottom w:val="none" w:sz="0" w:space="0" w:color="auto"/>
                    <w:right w:val="none" w:sz="0" w:space="0" w:color="auto"/>
                  </w:divBdr>
                </w:div>
                <w:div w:id="1068920801">
                  <w:marLeft w:val="640"/>
                  <w:marRight w:val="0"/>
                  <w:marTop w:val="0"/>
                  <w:marBottom w:val="0"/>
                  <w:divBdr>
                    <w:top w:val="none" w:sz="0" w:space="0" w:color="auto"/>
                    <w:left w:val="none" w:sz="0" w:space="0" w:color="auto"/>
                    <w:bottom w:val="none" w:sz="0" w:space="0" w:color="auto"/>
                    <w:right w:val="none" w:sz="0" w:space="0" w:color="auto"/>
                  </w:divBdr>
                </w:div>
                <w:div w:id="1996832588">
                  <w:marLeft w:val="640"/>
                  <w:marRight w:val="0"/>
                  <w:marTop w:val="0"/>
                  <w:marBottom w:val="0"/>
                  <w:divBdr>
                    <w:top w:val="none" w:sz="0" w:space="0" w:color="auto"/>
                    <w:left w:val="none" w:sz="0" w:space="0" w:color="auto"/>
                    <w:bottom w:val="none" w:sz="0" w:space="0" w:color="auto"/>
                    <w:right w:val="none" w:sz="0" w:space="0" w:color="auto"/>
                  </w:divBdr>
                </w:div>
                <w:div w:id="1841970599">
                  <w:marLeft w:val="640"/>
                  <w:marRight w:val="0"/>
                  <w:marTop w:val="0"/>
                  <w:marBottom w:val="0"/>
                  <w:divBdr>
                    <w:top w:val="none" w:sz="0" w:space="0" w:color="auto"/>
                    <w:left w:val="none" w:sz="0" w:space="0" w:color="auto"/>
                    <w:bottom w:val="none" w:sz="0" w:space="0" w:color="auto"/>
                    <w:right w:val="none" w:sz="0" w:space="0" w:color="auto"/>
                  </w:divBdr>
                </w:div>
                <w:div w:id="248395229">
                  <w:marLeft w:val="640"/>
                  <w:marRight w:val="0"/>
                  <w:marTop w:val="0"/>
                  <w:marBottom w:val="0"/>
                  <w:divBdr>
                    <w:top w:val="none" w:sz="0" w:space="0" w:color="auto"/>
                    <w:left w:val="none" w:sz="0" w:space="0" w:color="auto"/>
                    <w:bottom w:val="none" w:sz="0" w:space="0" w:color="auto"/>
                    <w:right w:val="none" w:sz="0" w:space="0" w:color="auto"/>
                  </w:divBdr>
                </w:div>
                <w:div w:id="1398670685">
                  <w:marLeft w:val="640"/>
                  <w:marRight w:val="0"/>
                  <w:marTop w:val="0"/>
                  <w:marBottom w:val="0"/>
                  <w:divBdr>
                    <w:top w:val="none" w:sz="0" w:space="0" w:color="auto"/>
                    <w:left w:val="none" w:sz="0" w:space="0" w:color="auto"/>
                    <w:bottom w:val="none" w:sz="0" w:space="0" w:color="auto"/>
                    <w:right w:val="none" w:sz="0" w:space="0" w:color="auto"/>
                  </w:divBdr>
                </w:div>
              </w:divsChild>
            </w:div>
            <w:div w:id="1113862785">
              <w:marLeft w:val="0"/>
              <w:marRight w:val="0"/>
              <w:marTop w:val="0"/>
              <w:marBottom w:val="0"/>
              <w:divBdr>
                <w:top w:val="none" w:sz="0" w:space="0" w:color="auto"/>
                <w:left w:val="none" w:sz="0" w:space="0" w:color="auto"/>
                <w:bottom w:val="none" w:sz="0" w:space="0" w:color="auto"/>
                <w:right w:val="none" w:sz="0" w:space="0" w:color="auto"/>
              </w:divBdr>
              <w:divsChild>
                <w:div w:id="621962181">
                  <w:marLeft w:val="640"/>
                  <w:marRight w:val="0"/>
                  <w:marTop w:val="0"/>
                  <w:marBottom w:val="0"/>
                  <w:divBdr>
                    <w:top w:val="none" w:sz="0" w:space="0" w:color="auto"/>
                    <w:left w:val="none" w:sz="0" w:space="0" w:color="auto"/>
                    <w:bottom w:val="none" w:sz="0" w:space="0" w:color="auto"/>
                    <w:right w:val="none" w:sz="0" w:space="0" w:color="auto"/>
                  </w:divBdr>
                </w:div>
                <w:div w:id="1555583958">
                  <w:marLeft w:val="640"/>
                  <w:marRight w:val="0"/>
                  <w:marTop w:val="0"/>
                  <w:marBottom w:val="0"/>
                  <w:divBdr>
                    <w:top w:val="none" w:sz="0" w:space="0" w:color="auto"/>
                    <w:left w:val="none" w:sz="0" w:space="0" w:color="auto"/>
                    <w:bottom w:val="none" w:sz="0" w:space="0" w:color="auto"/>
                    <w:right w:val="none" w:sz="0" w:space="0" w:color="auto"/>
                  </w:divBdr>
                </w:div>
                <w:div w:id="1672492082">
                  <w:marLeft w:val="640"/>
                  <w:marRight w:val="0"/>
                  <w:marTop w:val="0"/>
                  <w:marBottom w:val="0"/>
                  <w:divBdr>
                    <w:top w:val="none" w:sz="0" w:space="0" w:color="auto"/>
                    <w:left w:val="none" w:sz="0" w:space="0" w:color="auto"/>
                    <w:bottom w:val="none" w:sz="0" w:space="0" w:color="auto"/>
                    <w:right w:val="none" w:sz="0" w:space="0" w:color="auto"/>
                  </w:divBdr>
                </w:div>
                <w:div w:id="602424128">
                  <w:marLeft w:val="640"/>
                  <w:marRight w:val="0"/>
                  <w:marTop w:val="0"/>
                  <w:marBottom w:val="0"/>
                  <w:divBdr>
                    <w:top w:val="none" w:sz="0" w:space="0" w:color="auto"/>
                    <w:left w:val="none" w:sz="0" w:space="0" w:color="auto"/>
                    <w:bottom w:val="none" w:sz="0" w:space="0" w:color="auto"/>
                    <w:right w:val="none" w:sz="0" w:space="0" w:color="auto"/>
                  </w:divBdr>
                </w:div>
                <w:div w:id="468060763">
                  <w:marLeft w:val="640"/>
                  <w:marRight w:val="0"/>
                  <w:marTop w:val="0"/>
                  <w:marBottom w:val="0"/>
                  <w:divBdr>
                    <w:top w:val="none" w:sz="0" w:space="0" w:color="auto"/>
                    <w:left w:val="none" w:sz="0" w:space="0" w:color="auto"/>
                    <w:bottom w:val="none" w:sz="0" w:space="0" w:color="auto"/>
                    <w:right w:val="none" w:sz="0" w:space="0" w:color="auto"/>
                  </w:divBdr>
                </w:div>
                <w:div w:id="302545818">
                  <w:marLeft w:val="640"/>
                  <w:marRight w:val="0"/>
                  <w:marTop w:val="0"/>
                  <w:marBottom w:val="0"/>
                  <w:divBdr>
                    <w:top w:val="none" w:sz="0" w:space="0" w:color="auto"/>
                    <w:left w:val="none" w:sz="0" w:space="0" w:color="auto"/>
                    <w:bottom w:val="none" w:sz="0" w:space="0" w:color="auto"/>
                    <w:right w:val="none" w:sz="0" w:space="0" w:color="auto"/>
                  </w:divBdr>
                </w:div>
                <w:div w:id="629093398">
                  <w:marLeft w:val="640"/>
                  <w:marRight w:val="0"/>
                  <w:marTop w:val="0"/>
                  <w:marBottom w:val="0"/>
                  <w:divBdr>
                    <w:top w:val="none" w:sz="0" w:space="0" w:color="auto"/>
                    <w:left w:val="none" w:sz="0" w:space="0" w:color="auto"/>
                    <w:bottom w:val="none" w:sz="0" w:space="0" w:color="auto"/>
                    <w:right w:val="none" w:sz="0" w:space="0" w:color="auto"/>
                  </w:divBdr>
                </w:div>
                <w:div w:id="200941507">
                  <w:marLeft w:val="640"/>
                  <w:marRight w:val="0"/>
                  <w:marTop w:val="0"/>
                  <w:marBottom w:val="0"/>
                  <w:divBdr>
                    <w:top w:val="none" w:sz="0" w:space="0" w:color="auto"/>
                    <w:left w:val="none" w:sz="0" w:space="0" w:color="auto"/>
                    <w:bottom w:val="none" w:sz="0" w:space="0" w:color="auto"/>
                    <w:right w:val="none" w:sz="0" w:space="0" w:color="auto"/>
                  </w:divBdr>
                </w:div>
                <w:div w:id="1297905223">
                  <w:marLeft w:val="640"/>
                  <w:marRight w:val="0"/>
                  <w:marTop w:val="0"/>
                  <w:marBottom w:val="0"/>
                  <w:divBdr>
                    <w:top w:val="none" w:sz="0" w:space="0" w:color="auto"/>
                    <w:left w:val="none" w:sz="0" w:space="0" w:color="auto"/>
                    <w:bottom w:val="none" w:sz="0" w:space="0" w:color="auto"/>
                    <w:right w:val="none" w:sz="0" w:space="0" w:color="auto"/>
                  </w:divBdr>
                </w:div>
                <w:div w:id="1647511424">
                  <w:marLeft w:val="640"/>
                  <w:marRight w:val="0"/>
                  <w:marTop w:val="0"/>
                  <w:marBottom w:val="0"/>
                  <w:divBdr>
                    <w:top w:val="none" w:sz="0" w:space="0" w:color="auto"/>
                    <w:left w:val="none" w:sz="0" w:space="0" w:color="auto"/>
                    <w:bottom w:val="none" w:sz="0" w:space="0" w:color="auto"/>
                    <w:right w:val="none" w:sz="0" w:space="0" w:color="auto"/>
                  </w:divBdr>
                </w:div>
                <w:div w:id="1446122470">
                  <w:marLeft w:val="640"/>
                  <w:marRight w:val="0"/>
                  <w:marTop w:val="0"/>
                  <w:marBottom w:val="0"/>
                  <w:divBdr>
                    <w:top w:val="none" w:sz="0" w:space="0" w:color="auto"/>
                    <w:left w:val="none" w:sz="0" w:space="0" w:color="auto"/>
                    <w:bottom w:val="none" w:sz="0" w:space="0" w:color="auto"/>
                    <w:right w:val="none" w:sz="0" w:space="0" w:color="auto"/>
                  </w:divBdr>
                </w:div>
                <w:div w:id="1365206327">
                  <w:marLeft w:val="640"/>
                  <w:marRight w:val="0"/>
                  <w:marTop w:val="0"/>
                  <w:marBottom w:val="0"/>
                  <w:divBdr>
                    <w:top w:val="none" w:sz="0" w:space="0" w:color="auto"/>
                    <w:left w:val="none" w:sz="0" w:space="0" w:color="auto"/>
                    <w:bottom w:val="none" w:sz="0" w:space="0" w:color="auto"/>
                    <w:right w:val="none" w:sz="0" w:space="0" w:color="auto"/>
                  </w:divBdr>
                </w:div>
                <w:div w:id="1245142226">
                  <w:marLeft w:val="640"/>
                  <w:marRight w:val="0"/>
                  <w:marTop w:val="0"/>
                  <w:marBottom w:val="0"/>
                  <w:divBdr>
                    <w:top w:val="none" w:sz="0" w:space="0" w:color="auto"/>
                    <w:left w:val="none" w:sz="0" w:space="0" w:color="auto"/>
                    <w:bottom w:val="none" w:sz="0" w:space="0" w:color="auto"/>
                    <w:right w:val="none" w:sz="0" w:space="0" w:color="auto"/>
                  </w:divBdr>
                </w:div>
                <w:div w:id="2103407217">
                  <w:marLeft w:val="640"/>
                  <w:marRight w:val="0"/>
                  <w:marTop w:val="0"/>
                  <w:marBottom w:val="0"/>
                  <w:divBdr>
                    <w:top w:val="none" w:sz="0" w:space="0" w:color="auto"/>
                    <w:left w:val="none" w:sz="0" w:space="0" w:color="auto"/>
                    <w:bottom w:val="none" w:sz="0" w:space="0" w:color="auto"/>
                    <w:right w:val="none" w:sz="0" w:space="0" w:color="auto"/>
                  </w:divBdr>
                </w:div>
                <w:div w:id="1788356883">
                  <w:marLeft w:val="640"/>
                  <w:marRight w:val="0"/>
                  <w:marTop w:val="0"/>
                  <w:marBottom w:val="0"/>
                  <w:divBdr>
                    <w:top w:val="none" w:sz="0" w:space="0" w:color="auto"/>
                    <w:left w:val="none" w:sz="0" w:space="0" w:color="auto"/>
                    <w:bottom w:val="none" w:sz="0" w:space="0" w:color="auto"/>
                    <w:right w:val="none" w:sz="0" w:space="0" w:color="auto"/>
                  </w:divBdr>
                </w:div>
                <w:div w:id="1150168372">
                  <w:marLeft w:val="640"/>
                  <w:marRight w:val="0"/>
                  <w:marTop w:val="0"/>
                  <w:marBottom w:val="0"/>
                  <w:divBdr>
                    <w:top w:val="none" w:sz="0" w:space="0" w:color="auto"/>
                    <w:left w:val="none" w:sz="0" w:space="0" w:color="auto"/>
                    <w:bottom w:val="none" w:sz="0" w:space="0" w:color="auto"/>
                    <w:right w:val="none" w:sz="0" w:space="0" w:color="auto"/>
                  </w:divBdr>
                </w:div>
                <w:div w:id="270287443">
                  <w:marLeft w:val="640"/>
                  <w:marRight w:val="0"/>
                  <w:marTop w:val="0"/>
                  <w:marBottom w:val="0"/>
                  <w:divBdr>
                    <w:top w:val="none" w:sz="0" w:space="0" w:color="auto"/>
                    <w:left w:val="none" w:sz="0" w:space="0" w:color="auto"/>
                    <w:bottom w:val="none" w:sz="0" w:space="0" w:color="auto"/>
                    <w:right w:val="none" w:sz="0" w:space="0" w:color="auto"/>
                  </w:divBdr>
                </w:div>
                <w:div w:id="2058508236">
                  <w:marLeft w:val="640"/>
                  <w:marRight w:val="0"/>
                  <w:marTop w:val="0"/>
                  <w:marBottom w:val="0"/>
                  <w:divBdr>
                    <w:top w:val="none" w:sz="0" w:space="0" w:color="auto"/>
                    <w:left w:val="none" w:sz="0" w:space="0" w:color="auto"/>
                    <w:bottom w:val="none" w:sz="0" w:space="0" w:color="auto"/>
                    <w:right w:val="none" w:sz="0" w:space="0" w:color="auto"/>
                  </w:divBdr>
                </w:div>
                <w:div w:id="1333100026">
                  <w:marLeft w:val="640"/>
                  <w:marRight w:val="0"/>
                  <w:marTop w:val="0"/>
                  <w:marBottom w:val="0"/>
                  <w:divBdr>
                    <w:top w:val="none" w:sz="0" w:space="0" w:color="auto"/>
                    <w:left w:val="none" w:sz="0" w:space="0" w:color="auto"/>
                    <w:bottom w:val="none" w:sz="0" w:space="0" w:color="auto"/>
                    <w:right w:val="none" w:sz="0" w:space="0" w:color="auto"/>
                  </w:divBdr>
                </w:div>
                <w:div w:id="1661814094">
                  <w:marLeft w:val="640"/>
                  <w:marRight w:val="0"/>
                  <w:marTop w:val="0"/>
                  <w:marBottom w:val="0"/>
                  <w:divBdr>
                    <w:top w:val="none" w:sz="0" w:space="0" w:color="auto"/>
                    <w:left w:val="none" w:sz="0" w:space="0" w:color="auto"/>
                    <w:bottom w:val="none" w:sz="0" w:space="0" w:color="auto"/>
                    <w:right w:val="none" w:sz="0" w:space="0" w:color="auto"/>
                  </w:divBdr>
                </w:div>
                <w:div w:id="966198178">
                  <w:marLeft w:val="640"/>
                  <w:marRight w:val="0"/>
                  <w:marTop w:val="0"/>
                  <w:marBottom w:val="0"/>
                  <w:divBdr>
                    <w:top w:val="none" w:sz="0" w:space="0" w:color="auto"/>
                    <w:left w:val="none" w:sz="0" w:space="0" w:color="auto"/>
                    <w:bottom w:val="none" w:sz="0" w:space="0" w:color="auto"/>
                    <w:right w:val="none" w:sz="0" w:space="0" w:color="auto"/>
                  </w:divBdr>
                </w:div>
                <w:div w:id="1124495130">
                  <w:marLeft w:val="640"/>
                  <w:marRight w:val="0"/>
                  <w:marTop w:val="0"/>
                  <w:marBottom w:val="0"/>
                  <w:divBdr>
                    <w:top w:val="none" w:sz="0" w:space="0" w:color="auto"/>
                    <w:left w:val="none" w:sz="0" w:space="0" w:color="auto"/>
                    <w:bottom w:val="none" w:sz="0" w:space="0" w:color="auto"/>
                    <w:right w:val="none" w:sz="0" w:space="0" w:color="auto"/>
                  </w:divBdr>
                </w:div>
                <w:div w:id="1542086713">
                  <w:marLeft w:val="640"/>
                  <w:marRight w:val="0"/>
                  <w:marTop w:val="0"/>
                  <w:marBottom w:val="0"/>
                  <w:divBdr>
                    <w:top w:val="none" w:sz="0" w:space="0" w:color="auto"/>
                    <w:left w:val="none" w:sz="0" w:space="0" w:color="auto"/>
                    <w:bottom w:val="none" w:sz="0" w:space="0" w:color="auto"/>
                    <w:right w:val="none" w:sz="0" w:space="0" w:color="auto"/>
                  </w:divBdr>
                </w:div>
                <w:div w:id="1899434960">
                  <w:marLeft w:val="640"/>
                  <w:marRight w:val="0"/>
                  <w:marTop w:val="0"/>
                  <w:marBottom w:val="0"/>
                  <w:divBdr>
                    <w:top w:val="none" w:sz="0" w:space="0" w:color="auto"/>
                    <w:left w:val="none" w:sz="0" w:space="0" w:color="auto"/>
                    <w:bottom w:val="none" w:sz="0" w:space="0" w:color="auto"/>
                    <w:right w:val="none" w:sz="0" w:space="0" w:color="auto"/>
                  </w:divBdr>
                </w:div>
                <w:div w:id="690229590">
                  <w:marLeft w:val="640"/>
                  <w:marRight w:val="0"/>
                  <w:marTop w:val="0"/>
                  <w:marBottom w:val="0"/>
                  <w:divBdr>
                    <w:top w:val="none" w:sz="0" w:space="0" w:color="auto"/>
                    <w:left w:val="none" w:sz="0" w:space="0" w:color="auto"/>
                    <w:bottom w:val="none" w:sz="0" w:space="0" w:color="auto"/>
                    <w:right w:val="none" w:sz="0" w:space="0" w:color="auto"/>
                  </w:divBdr>
                </w:div>
                <w:div w:id="1380982880">
                  <w:marLeft w:val="640"/>
                  <w:marRight w:val="0"/>
                  <w:marTop w:val="0"/>
                  <w:marBottom w:val="0"/>
                  <w:divBdr>
                    <w:top w:val="none" w:sz="0" w:space="0" w:color="auto"/>
                    <w:left w:val="none" w:sz="0" w:space="0" w:color="auto"/>
                    <w:bottom w:val="none" w:sz="0" w:space="0" w:color="auto"/>
                    <w:right w:val="none" w:sz="0" w:space="0" w:color="auto"/>
                  </w:divBdr>
                </w:div>
                <w:div w:id="35589684">
                  <w:marLeft w:val="640"/>
                  <w:marRight w:val="0"/>
                  <w:marTop w:val="0"/>
                  <w:marBottom w:val="0"/>
                  <w:divBdr>
                    <w:top w:val="none" w:sz="0" w:space="0" w:color="auto"/>
                    <w:left w:val="none" w:sz="0" w:space="0" w:color="auto"/>
                    <w:bottom w:val="none" w:sz="0" w:space="0" w:color="auto"/>
                    <w:right w:val="none" w:sz="0" w:space="0" w:color="auto"/>
                  </w:divBdr>
                </w:div>
                <w:div w:id="1334995972">
                  <w:marLeft w:val="640"/>
                  <w:marRight w:val="0"/>
                  <w:marTop w:val="0"/>
                  <w:marBottom w:val="0"/>
                  <w:divBdr>
                    <w:top w:val="none" w:sz="0" w:space="0" w:color="auto"/>
                    <w:left w:val="none" w:sz="0" w:space="0" w:color="auto"/>
                    <w:bottom w:val="none" w:sz="0" w:space="0" w:color="auto"/>
                    <w:right w:val="none" w:sz="0" w:space="0" w:color="auto"/>
                  </w:divBdr>
                </w:div>
                <w:div w:id="1532496755">
                  <w:marLeft w:val="640"/>
                  <w:marRight w:val="0"/>
                  <w:marTop w:val="0"/>
                  <w:marBottom w:val="0"/>
                  <w:divBdr>
                    <w:top w:val="none" w:sz="0" w:space="0" w:color="auto"/>
                    <w:left w:val="none" w:sz="0" w:space="0" w:color="auto"/>
                    <w:bottom w:val="none" w:sz="0" w:space="0" w:color="auto"/>
                    <w:right w:val="none" w:sz="0" w:space="0" w:color="auto"/>
                  </w:divBdr>
                </w:div>
                <w:div w:id="1924071686">
                  <w:marLeft w:val="640"/>
                  <w:marRight w:val="0"/>
                  <w:marTop w:val="0"/>
                  <w:marBottom w:val="0"/>
                  <w:divBdr>
                    <w:top w:val="none" w:sz="0" w:space="0" w:color="auto"/>
                    <w:left w:val="none" w:sz="0" w:space="0" w:color="auto"/>
                    <w:bottom w:val="none" w:sz="0" w:space="0" w:color="auto"/>
                    <w:right w:val="none" w:sz="0" w:space="0" w:color="auto"/>
                  </w:divBdr>
                </w:div>
                <w:div w:id="297808931">
                  <w:marLeft w:val="640"/>
                  <w:marRight w:val="0"/>
                  <w:marTop w:val="0"/>
                  <w:marBottom w:val="0"/>
                  <w:divBdr>
                    <w:top w:val="none" w:sz="0" w:space="0" w:color="auto"/>
                    <w:left w:val="none" w:sz="0" w:space="0" w:color="auto"/>
                    <w:bottom w:val="none" w:sz="0" w:space="0" w:color="auto"/>
                    <w:right w:val="none" w:sz="0" w:space="0" w:color="auto"/>
                  </w:divBdr>
                </w:div>
                <w:div w:id="1905218854">
                  <w:marLeft w:val="640"/>
                  <w:marRight w:val="0"/>
                  <w:marTop w:val="0"/>
                  <w:marBottom w:val="0"/>
                  <w:divBdr>
                    <w:top w:val="none" w:sz="0" w:space="0" w:color="auto"/>
                    <w:left w:val="none" w:sz="0" w:space="0" w:color="auto"/>
                    <w:bottom w:val="none" w:sz="0" w:space="0" w:color="auto"/>
                    <w:right w:val="none" w:sz="0" w:space="0" w:color="auto"/>
                  </w:divBdr>
                </w:div>
                <w:div w:id="785588092">
                  <w:marLeft w:val="640"/>
                  <w:marRight w:val="0"/>
                  <w:marTop w:val="0"/>
                  <w:marBottom w:val="0"/>
                  <w:divBdr>
                    <w:top w:val="none" w:sz="0" w:space="0" w:color="auto"/>
                    <w:left w:val="none" w:sz="0" w:space="0" w:color="auto"/>
                    <w:bottom w:val="none" w:sz="0" w:space="0" w:color="auto"/>
                    <w:right w:val="none" w:sz="0" w:space="0" w:color="auto"/>
                  </w:divBdr>
                </w:div>
                <w:div w:id="1406680570">
                  <w:marLeft w:val="640"/>
                  <w:marRight w:val="0"/>
                  <w:marTop w:val="0"/>
                  <w:marBottom w:val="0"/>
                  <w:divBdr>
                    <w:top w:val="none" w:sz="0" w:space="0" w:color="auto"/>
                    <w:left w:val="none" w:sz="0" w:space="0" w:color="auto"/>
                    <w:bottom w:val="none" w:sz="0" w:space="0" w:color="auto"/>
                    <w:right w:val="none" w:sz="0" w:space="0" w:color="auto"/>
                  </w:divBdr>
                </w:div>
                <w:div w:id="1214973561">
                  <w:marLeft w:val="640"/>
                  <w:marRight w:val="0"/>
                  <w:marTop w:val="0"/>
                  <w:marBottom w:val="0"/>
                  <w:divBdr>
                    <w:top w:val="none" w:sz="0" w:space="0" w:color="auto"/>
                    <w:left w:val="none" w:sz="0" w:space="0" w:color="auto"/>
                    <w:bottom w:val="none" w:sz="0" w:space="0" w:color="auto"/>
                    <w:right w:val="none" w:sz="0" w:space="0" w:color="auto"/>
                  </w:divBdr>
                </w:div>
                <w:div w:id="2077434076">
                  <w:marLeft w:val="640"/>
                  <w:marRight w:val="0"/>
                  <w:marTop w:val="0"/>
                  <w:marBottom w:val="0"/>
                  <w:divBdr>
                    <w:top w:val="none" w:sz="0" w:space="0" w:color="auto"/>
                    <w:left w:val="none" w:sz="0" w:space="0" w:color="auto"/>
                    <w:bottom w:val="none" w:sz="0" w:space="0" w:color="auto"/>
                    <w:right w:val="none" w:sz="0" w:space="0" w:color="auto"/>
                  </w:divBdr>
                </w:div>
                <w:div w:id="1314136328">
                  <w:marLeft w:val="640"/>
                  <w:marRight w:val="0"/>
                  <w:marTop w:val="0"/>
                  <w:marBottom w:val="0"/>
                  <w:divBdr>
                    <w:top w:val="none" w:sz="0" w:space="0" w:color="auto"/>
                    <w:left w:val="none" w:sz="0" w:space="0" w:color="auto"/>
                    <w:bottom w:val="none" w:sz="0" w:space="0" w:color="auto"/>
                    <w:right w:val="none" w:sz="0" w:space="0" w:color="auto"/>
                  </w:divBdr>
                </w:div>
                <w:div w:id="1462184378">
                  <w:marLeft w:val="640"/>
                  <w:marRight w:val="0"/>
                  <w:marTop w:val="0"/>
                  <w:marBottom w:val="0"/>
                  <w:divBdr>
                    <w:top w:val="none" w:sz="0" w:space="0" w:color="auto"/>
                    <w:left w:val="none" w:sz="0" w:space="0" w:color="auto"/>
                    <w:bottom w:val="none" w:sz="0" w:space="0" w:color="auto"/>
                    <w:right w:val="none" w:sz="0" w:space="0" w:color="auto"/>
                  </w:divBdr>
                </w:div>
                <w:div w:id="508372692">
                  <w:marLeft w:val="640"/>
                  <w:marRight w:val="0"/>
                  <w:marTop w:val="0"/>
                  <w:marBottom w:val="0"/>
                  <w:divBdr>
                    <w:top w:val="none" w:sz="0" w:space="0" w:color="auto"/>
                    <w:left w:val="none" w:sz="0" w:space="0" w:color="auto"/>
                    <w:bottom w:val="none" w:sz="0" w:space="0" w:color="auto"/>
                    <w:right w:val="none" w:sz="0" w:space="0" w:color="auto"/>
                  </w:divBdr>
                </w:div>
                <w:div w:id="1788889962">
                  <w:marLeft w:val="640"/>
                  <w:marRight w:val="0"/>
                  <w:marTop w:val="0"/>
                  <w:marBottom w:val="0"/>
                  <w:divBdr>
                    <w:top w:val="none" w:sz="0" w:space="0" w:color="auto"/>
                    <w:left w:val="none" w:sz="0" w:space="0" w:color="auto"/>
                    <w:bottom w:val="none" w:sz="0" w:space="0" w:color="auto"/>
                    <w:right w:val="none" w:sz="0" w:space="0" w:color="auto"/>
                  </w:divBdr>
                </w:div>
                <w:div w:id="1077090156">
                  <w:marLeft w:val="640"/>
                  <w:marRight w:val="0"/>
                  <w:marTop w:val="0"/>
                  <w:marBottom w:val="0"/>
                  <w:divBdr>
                    <w:top w:val="none" w:sz="0" w:space="0" w:color="auto"/>
                    <w:left w:val="none" w:sz="0" w:space="0" w:color="auto"/>
                    <w:bottom w:val="none" w:sz="0" w:space="0" w:color="auto"/>
                    <w:right w:val="none" w:sz="0" w:space="0" w:color="auto"/>
                  </w:divBdr>
                </w:div>
                <w:div w:id="2095397986">
                  <w:marLeft w:val="640"/>
                  <w:marRight w:val="0"/>
                  <w:marTop w:val="0"/>
                  <w:marBottom w:val="0"/>
                  <w:divBdr>
                    <w:top w:val="none" w:sz="0" w:space="0" w:color="auto"/>
                    <w:left w:val="none" w:sz="0" w:space="0" w:color="auto"/>
                    <w:bottom w:val="none" w:sz="0" w:space="0" w:color="auto"/>
                    <w:right w:val="none" w:sz="0" w:space="0" w:color="auto"/>
                  </w:divBdr>
                </w:div>
                <w:div w:id="666205267">
                  <w:marLeft w:val="640"/>
                  <w:marRight w:val="0"/>
                  <w:marTop w:val="0"/>
                  <w:marBottom w:val="0"/>
                  <w:divBdr>
                    <w:top w:val="none" w:sz="0" w:space="0" w:color="auto"/>
                    <w:left w:val="none" w:sz="0" w:space="0" w:color="auto"/>
                    <w:bottom w:val="none" w:sz="0" w:space="0" w:color="auto"/>
                    <w:right w:val="none" w:sz="0" w:space="0" w:color="auto"/>
                  </w:divBdr>
                </w:div>
                <w:div w:id="697436072">
                  <w:marLeft w:val="640"/>
                  <w:marRight w:val="0"/>
                  <w:marTop w:val="0"/>
                  <w:marBottom w:val="0"/>
                  <w:divBdr>
                    <w:top w:val="none" w:sz="0" w:space="0" w:color="auto"/>
                    <w:left w:val="none" w:sz="0" w:space="0" w:color="auto"/>
                    <w:bottom w:val="none" w:sz="0" w:space="0" w:color="auto"/>
                    <w:right w:val="none" w:sz="0" w:space="0" w:color="auto"/>
                  </w:divBdr>
                </w:div>
                <w:div w:id="243956450">
                  <w:marLeft w:val="640"/>
                  <w:marRight w:val="0"/>
                  <w:marTop w:val="0"/>
                  <w:marBottom w:val="0"/>
                  <w:divBdr>
                    <w:top w:val="none" w:sz="0" w:space="0" w:color="auto"/>
                    <w:left w:val="none" w:sz="0" w:space="0" w:color="auto"/>
                    <w:bottom w:val="none" w:sz="0" w:space="0" w:color="auto"/>
                    <w:right w:val="none" w:sz="0" w:space="0" w:color="auto"/>
                  </w:divBdr>
                </w:div>
                <w:div w:id="1091005561">
                  <w:marLeft w:val="640"/>
                  <w:marRight w:val="0"/>
                  <w:marTop w:val="0"/>
                  <w:marBottom w:val="0"/>
                  <w:divBdr>
                    <w:top w:val="none" w:sz="0" w:space="0" w:color="auto"/>
                    <w:left w:val="none" w:sz="0" w:space="0" w:color="auto"/>
                    <w:bottom w:val="none" w:sz="0" w:space="0" w:color="auto"/>
                    <w:right w:val="none" w:sz="0" w:space="0" w:color="auto"/>
                  </w:divBdr>
                </w:div>
                <w:div w:id="1443308139">
                  <w:marLeft w:val="640"/>
                  <w:marRight w:val="0"/>
                  <w:marTop w:val="0"/>
                  <w:marBottom w:val="0"/>
                  <w:divBdr>
                    <w:top w:val="none" w:sz="0" w:space="0" w:color="auto"/>
                    <w:left w:val="none" w:sz="0" w:space="0" w:color="auto"/>
                    <w:bottom w:val="none" w:sz="0" w:space="0" w:color="auto"/>
                    <w:right w:val="none" w:sz="0" w:space="0" w:color="auto"/>
                  </w:divBdr>
                </w:div>
                <w:div w:id="1334603356">
                  <w:marLeft w:val="640"/>
                  <w:marRight w:val="0"/>
                  <w:marTop w:val="0"/>
                  <w:marBottom w:val="0"/>
                  <w:divBdr>
                    <w:top w:val="none" w:sz="0" w:space="0" w:color="auto"/>
                    <w:left w:val="none" w:sz="0" w:space="0" w:color="auto"/>
                    <w:bottom w:val="none" w:sz="0" w:space="0" w:color="auto"/>
                    <w:right w:val="none" w:sz="0" w:space="0" w:color="auto"/>
                  </w:divBdr>
                </w:div>
                <w:div w:id="1830947957">
                  <w:marLeft w:val="640"/>
                  <w:marRight w:val="0"/>
                  <w:marTop w:val="0"/>
                  <w:marBottom w:val="0"/>
                  <w:divBdr>
                    <w:top w:val="none" w:sz="0" w:space="0" w:color="auto"/>
                    <w:left w:val="none" w:sz="0" w:space="0" w:color="auto"/>
                    <w:bottom w:val="none" w:sz="0" w:space="0" w:color="auto"/>
                    <w:right w:val="none" w:sz="0" w:space="0" w:color="auto"/>
                  </w:divBdr>
                </w:div>
                <w:div w:id="988092653">
                  <w:marLeft w:val="640"/>
                  <w:marRight w:val="0"/>
                  <w:marTop w:val="0"/>
                  <w:marBottom w:val="0"/>
                  <w:divBdr>
                    <w:top w:val="none" w:sz="0" w:space="0" w:color="auto"/>
                    <w:left w:val="none" w:sz="0" w:space="0" w:color="auto"/>
                    <w:bottom w:val="none" w:sz="0" w:space="0" w:color="auto"/>
                    <w:right w:val="none" w:sz="0" w:space="0" w:color="auto"/>
                  </w:divBdr>
                </w:div>
                <w:div w:id="131365772">
                  <w:marLeft w:val="640"/>
                  <w:marRight w:val="0"/>
                  <w:marTop w:val="0"/>
                  <w:marBottom w:val="0"/>
                  <w:divBdr>
                    <w:top w:val="none" w:sz="0" w:space="0" w:color="auto"/>
                    <w:left w:val="none" w:sz="0" w:space="0" w:color="auto"/>
                    <w:bottom w:val="none" w:sz="0" w:space="0" w:color="auto"/>
                    <w:right w:val="none" w:sz="0" w:space="0" w:color="auto"/>
                  </w:divBdr>
                </w:div>
                <w:div w:id="384835606">
                  <w:marLeft w:val="640"/>
                  <w:marRight w:val="0"/>
                  <w:marTop w:val="0"/>
                  <w:marBottom w:val="0"/>
                  <w:divBdr>
                    <w:top w:val="none" w:sz="0" w:space="0" w:color="auto"/>
                    <w:left w:val="none" w:sz="0" w:space="0" w:color="auto"/>
                    <w:bottom w:val="none" w:sz="0" w:space="0" w:color="auto"/>
                    <w:right w:val="none" w:sz="0" w:space="0" w:color="auto"/>
                  </w:divBdr>
                </w:div>
                <w:div w:id="193272250">
                  <w:marLeft w:val="640"/>
                  <w:marRight w:val="0"/>
                  <w:marTop w:val="0"/>
                  <w:marBottom w:val="0"/>
                  <w:divBdr>
                    <w:top w:val="none" w:sz="0" w:space="0" w:color="auto"/>
                    <w:left w:val="none" w:sz="0" w:space="0" w:color="auto"/>
                    <w:bottom w:val="none" w:sz="0" w:space="0" w:color="auto"/>
                    <w:right w:val="none" w:sz="0" w:space="0" w:color="auto"/>
                  </w:divBdr>
                </w:div>
                <w:div w:id="935985565">
                  <w:marLeft w:val="640"/>
                  <w:marRight w:val="0"/>
                  <w:marTop w:val="0"/>
                  <w:marBottom w:val="0"/>
                  <w:divBdr>
                    <w:top w:val="none" w:sz="0" w:space="0" w:color="auto"/>
                    <w:left w:val="none" w:sz="0" w:space="0" w:color="auto"/>
                    <w:bottom w:val="none" w:sz="0" w:space="0" w:color="auto"/>
                    <w:right w:val="none" w:sz="0" w:space="0" w:color="auto"/>
                  </w:divBdr>
                </w:div>
                <w:div w:id="1079906608">
                  <w:marLeft w:val="640"/>
                  <w:marRight w:val="0"/>
                  <w:marTop w:val="0"/>
                  <w:marBottom w:val="0"/>
                  <w:divBdr>
                    <w:top w:val="none" w:sz="0" w:space="0" w:color="auto"/>
                    <w:left w:val="none" w:sz="0" w:space="0" w:color="auto"/>
                    <w:bottom w:val="none" w:sz="0" w:space="0" w:color="auto"/>
                    <w:right w:val="none" w:sz="0" w:space="0" w:color="auto"/>
                  </w:divBdr>
                </w:div>
                <w:div w:id="754936194">
                  <w:marLeft w:val="640"/>
                  <w:marRight w:val="0"/>
                  <w:marTop w:val="0"/>
                  <w:marBottom w:val="0"/>
                  <w:divBdr>
                    <w:top w:val="none" w:sz="0" w:space="0" w:color="auto"/>
                    <w:left w:val="none" w:sz="0" w:space="0" w:color="auto"/>
                    <w:bottom w:val="none" w:sz="0" w:space="0" w:color="auto"/>
                    <w:right w:val="none" w:sz="0" w:space="0" w:color="auto"/>
                  </w:divBdr>
                </w:div>
                <w:div w:id="470560513">
                  <w:marLeft w:val="640"/>
                  <w:marRight w:val="0"/>
                  <w:marTop w:val="0"/>
                  <w:marBottom w:val="0"/>
                  <w:divBdr>
                    <w:top w:val="none" w:sz="0" w:space="0" w:color="auto"/>
                    <w:left w:val="none" w:sz="0" w:space="0" w:color="auto"/>
                    <w:bottom w:val="none" w:sz="0" w:space="0" w:color="auto"/>
                    <w:right w:val="none" w:sz="0" w:space="0" w:color="auto"/>
                  </w:divBdr>
                </w:div>
                <w:div w:id="2057656438">
                  <w:marLeft w:val="640"/>
                  <w:marRight w:val="0"/>
                  <w:marTop w:val="0"/>
                  <w:marBottom w:val="0"/>
                  <w:divBdr>
                    <w:top w:val="none" w:sz="0" w:space="0" w:color="auto"/>
                    <w:left w:val="none" w:sz="0" w:space="0" w:color="auto"/>
                    <w:bottom w:val="none" w:sz="0" w:space="0" w:color="auto"/>
                    <w:right w:val="none" w:sz="0" w:space="0" w:color="auto"/>
                  </w:divBdr>
                </w:div>
                <w:div w:id="1530951635">
                  <w:marLeft w:val="640"/>
                  <w:marRight w:val="0"/>
                  <w:marTop w:val="0"/>
                  <w:marBottom w:val="0"/>
                  <w:divBdr>
                    <w:top w:val="none" w:sz="0" w:space="0" w:color="auto"/>
                    <w:left w:val="none" w:sz="0" w:space="0" w:color="auto"/>
                    <w:bottom w:val="none" w:sz="0" w:space="0" w:color="auto"/>
                    <w:right w:val="none" w:sz="0" w:space="0" w:color="auto"/>
                  </w:divBdr>
                </w:div>
                <w:div w:id="143743666">
                  <w:marLeft w:val="640"/>
                  <w:marRight w:val="0"/>
                  <w:marTop w:val="0"/>
                  <w:marBottom w:val="0"/>
                  <w:divBdr>
                    <w:top w:val="none" w:sz="0" w:space="0" w:color="auto"/>
                    <w:left w:val="none" w:sz="0" w:space="0" w:color="auto"/>
                    <w:bottom w:val="none" w:sz="0" w:space="0" w:color="auto"/>
                    <w:right w:val="none" w:sz="0" w:space="0" w:color="auto"/>
                  </w:divBdr>
                </w:div>
                <w:div w:id="1045956978">
                  <w:marLeft w:val="640"/>
                  <w:marRight w:val="0"/>
                  <w:marTop w:val="0"/>
                  <w:marBottom w:val="0"/>
                  <w:divBdr>
                    <w:top w:val="none" w:sz="0" w:space="0" w:color="auto"/>
                    <w:left w:val="none" w:sz="0" w:space="0" w:color="auto"/>
                    <w:bottom w:val="none" w:sz="0" w:space="0" w:color="auto"/>
                    <w:right w:val="none" w:sz="0" w:space="0" w:color="auto"/>
                  </w:divBdr>
                </w:div>
                <w:div w:id="1079715787">
                  <w:marLeft w:val="640"/>
                  <w:marRight w:val="0"/>
                  <w:marTop w:val="0"/>
                  <w:marBottom w:val="0"/>
                  <w:divBdr>
                    <w:top w:val="none" w:sz="0" w:space="0" w:color="auto"/>
                    <w:left w:val="none" w:sz="0" w:space="0" w:color="auto"/>
                    <w:bottom w:val="none" w:sz="0" w:space="0" w:color="auto"/>
                    <w:right w:val="none" w:sz="0" w:space="0" w:color="auto"/>
                  </w:divBdr>
                </w:div>
                <w:div w:id="1439645972">
                  <w:marLeft w:val="640"/>
                  <w:marRight w:val="0"/>
                  <w:marTop w:val="0"/>
                  <w:marBottom w:val="0"/>
                  <w:divBdr>
                    <w:top w:val="none" w:sz="0" w:space="0" w:color="auto"/>
                    <w:left w:val="none" w:sz="0" w:space="0" w:color="auto"/>
                    <w:bottom w:val="none" w:sz="0" w:space="0" w:color="auto"/>
                    <w:right w:val="none" w:sz="0" w:space="0" w:color="auto"/>
                  </w:divBdr>
                </w:div>
              </w:divsChild>
            </w:div>
            <w:div w:id="1323662638">
              <w:marLeft w:val="0"/>
              <w:marRight w:val="0"/>
              <w:marTop w:val="0"/>
              <w:marBottom w:val="0"/>
              <w:divBdr>
                <w:top w:val="none" w:sz="0" w:space="0" w:color="auto"/>
                <w:left w:val="none" w:sz="0" w:space="0" w:color="auto"/>
                <w:bottom w:val="none" w:sz="0" w:space="0" w:color="auto"/>
                <w:right w:val="none" w:sz="0" w:space="0" w:color="auto"/>
              </w:divBdr>
              <w:divsChild>
                <w:div w:id="221257677">
                  <w:marLeft w:val="640"/>
                  <w:marRight w:val="0"/>
                  <w:marTop w:val="0"/>
                  <w:marBottom w:val="0"/>
                  <w:divBdr>
                    <w:top w:val="none" w:sz="0" w:space="0" w:color="auto"/>
                    <w:left w:val="none" w:sz="0" w:space="0" w:color="auto"/>
                    <w:bottom w:val="none" w:sz="0" w:space="0" w:color="auto"/>
                    <w:right w:val="none" w:sz="0" w:space="0" w:color="auto"/>
                  </w:divBdr>
                </w:div>
                <w:div w:id="1267423947">
                  <w:marLeft w:val="640"/>
                  <w:marRight w:val="0"/>
                  <w:marTop w:val="0"/>
                  <w:marBottom w:val="0"/>
                  <w:divBdr>
                    <w:top w:val="none" w:sz="0" w:space="0" w:color="auto"/>
                    <w:left w:val="none" w:sz="0" w:space="0" w:color="auto"/>
                    <w:bottom w:val="none" w:sz="0" w:space="0" w:color="auto"/>
                    <w:right w:val="none" w:sz="0" w:space="0" w:color="auto"/>
                  </w:divBdr>
                </w:div>
                <w:div w:id="1442871673">
                  <w:marLeft w:val="640"/>
                  <w:marRight w:val="0"/>
                  <w:marTop w:val="0"/>
                  <w:marBottom w:val="0"/>
                  <w:divBdr>
                    <w:top w:val="none" w:sz="0" w:space="0" w:color="auto"/>
                    <w:left w:val="none" w:sz="0" w:space="0" w:color="auto"/>
                    <w:bottom w:val="none" w:sz="0" w:space="0" w:color="auto"/>
                    <w:right w:val="none" w:sz="0" w:space="0" w:color="auto"/>
                  </w:divBdr>
                </w:div>
                <w:div w:id="1867712532">
                  <w:marLeft w:val="640"/>
                  <w:marRight w:val="0"/>
                  <w:marTop w:val="0"/>
                  <w:marBottom w:val="0"/>
                  <w:divBdr>
                    <w:top w:val="none" w:sz="0" w:space="0" w:color="auto"/>
                    <w:left w:val="none" w:sz="0" w:space="0" w:color="auto"/>
                    <w:bottom w:val="none" w:sz="0" w:space="0" w:color="auto"/>
                    <w:right w:val="none" w:sz="0" w:space="0" w:color="auto"/>
                  </w:divBdr>
                </w:div>
                <w:div w:id="31928753">
                  <w:marLeft w:val="640"/>
                  <w:marRight w:val="0"/>
                  <w:marTop w:val="0"/>
                  <w:marBottom w:val="0"/>
                  <w:divBdr>
                    <w:top w:val="none" w:sz="0" w:space="0" w:color="auto"/>
                    <w:left w:val="none" w:sz="0" w:space="0" w:color="auto"/>
                    <w:bottom w:val="none" w:sz="0" w:space="0" w:color="auto"/>
                    <w:right w:val="none" w:sz="0" w:space="0" w:color="auto"/>
                  </w:divBdr>
                </w:div>
                <w:div w:id="602106133">
                  <w:marLeft w:val="640"/>
                  <w:marRight w:val="0"/>
                  <w:marTop w:val="0"/>
                  <w:marBottom w:val="0"/>
                  <w:divBdr>
                    <w:top w:val="none" w:sz="0" w:space="0" w:color="auto"/>
                    <w:left w:val="none" w:sz="0" w:space="0" w:color="auto"/>
                    <w:bottom w:val="none" w:sz="0" w:space="0" w:color="auto"/>
                    <w:right w:val="none" w:sz="0" w:space="0" w:color="auto"/>
                  </w:divBdr>
                </w:div>
                <w:div w:id="879515079">
                  <w:marLeft w:val="640"/>
                  <w:marRight w:val="0"/>
                  <w:marTop w:val="0"/>
                  <w:marBottom w:val="0"/>
                  <w:divBdr>
                    <w:top w:val="none" w:sz="0" w:space="0" w:color="auto"/>
                    <w:left w:val="none" w:sz="0" w:space="0" w:color="auto"/>
                    <w:bottom w:val="none" w:sz="0" w:space="0" w:color="auto"/>
                    <w:right w:val="none" w:sz="0" w:space="0" w:color="auto"/>
                  </w:divBdr>
                </w:div>
                <w:div w:id="994147281">
                  <w:marLeft w:val="640"/>
                  <w:marRight w:val="0"/>
                  <w:marTop w:val="0"/>
                  <w:marBottom w:val="0"/>
                  <w:divBdr>
                    <w:top w:val="none" w:sz="0" w:space="0" w:color="auto"/>
                    <w:left w:val="none" w:sz="0" w:space="0" w:color="auto"/>
                    <w:bottom w:val="none" w:sz="0" w:space="0" w:color="auto"/>
                    <w:right w:val="none" w:sz="0" w:space="0" w:color="auto"/>
                  </w:divBdr>
                </w:div>
                <w:div w:id="565379606">
                  <w:marLeft w:val="640"/>
                  <w:marRight w:val="0"/>
                  <w:marTop w:val="0"/>
                  <w:marBottom w:val="0"/>
                  <w:divBdr>
                    <w:top w:val="none" w:sz="0" w:space="0" w:color="auto"/>
                    <w:left w:val="none" w:sz="0" w:space="0" w:color="auto"/>
                    <w:bottom w:val="none" w:sz="0" w:space="0" w:color="auto"/>
                    <w:right w:val="none" w:sz="0" w:space="0" w:color="auto"/>
                  </w:divBdr>
                </w:div>
                <w:div w:id="1821966488">
                  <w:marLeft w:val="640"/>
                  <w:marRight w:val="0"/>
                  <w:marTop w:val="0"/>
                  <w:marBottom w:val="0"/>
                  <w:divBdr>
                    <w:top w:val="none" w:sz="0" w:space="0" w:color="auto"/>
                    <w:left w:val="none" w:sz="0" w:space="0" w:color="auto"/>
                    <w:bottom w:val="none" w:sz="0" w:space="0" w:color="auto"/>
                    <w:right w:val="none" w:sz="0" w:space="0" w:color="auto"/>
                  </w:divBdr>
                </w:div>
                <w:div w:id="185532615">
                  <w:marLeft w:val="640"/>
                  <w:marRight w:val="0"/>
                  <w:marTop w:val="0"/>
                  <w:marBottom w:val="0"/>
                  <w:divBdr>
                    <w:top w:val="none" w:sz="0" w:space="0" w:color="auto"/>
                    <w:left w:val="none" w:sz="0" w:space="0" w:color="auto"/>
                    <w:bottom w:val="none" w:sz="0" w:space="0" w:color="auto"/>
                    <w:right w:val="none" w:sz="0" w:space="0" w:color="auto"/>
                  </w:divBdr>
                </w:div>
                <w:div w:id="1512062253">
                  <w:marLeft w:val="640"/>
                  <w:marRight w:val="0"/>
                  <w:marTop w:val="0"/>
                  <w:marBottom w:val="0"/>
                  <w:divBdr>
                    <w:top w:val="none" w:sz="0" w:space="0" w:color="auto"/>
                    <w:left w:val="none" w:sz="0" w:space="0" w:color="auto"/>
                    <w:bottom w:val="none" w:sz="0" w:space="0" w:color="auto"/>
                    <w:right w:val="none" w:sz="0" w:space="0" w:color="auto"/>
                  </w:divBdr>
                </w:div>
                <w:div w:id="1197616717">
                  <w:marLeft w:val="640"/>
                  <w:marRight w:val="0"/>
                  <w:marTop w:val="0"/>
                  <w:marBottom w:val="0"/>
                  <w:divBdr>
                    <w:top w:val="none" w:sz="0" w:space="0" w:color="auto"/>
                    <w:left w:val="none" w:sz="0" w:space="0" w:color="auto"/>
                    <w:bottom w:val="none" w:sz="0" w:space="0" w:color="auto"/>
                    <w:right w:val="none" w:sz="0" w:space="0" w:color="auto"/>
                  </w:divBdr>
                </w:div>
                <w:div w:id="623384372">
                  <w:marLeft w:val="640"/>
                  <w:marRight w:val="0"/>
                  <w:marTop w:val="0"/>
                  <w:marBottom w:val="0"/>
                  <w:divBdr>
                    <w:top w:val="none" w:sz="0" w:space="0" w:color="auto"/>
                    <w:left w:val="none" w:sz="0" w:space="0" w:color="auto"/>
                    <w:bottom w:val="none" w:sz="0" w:space="0" w:color="auto"/>
                    <w:right w:val="none" w:sz="0" w:space="0" w:color="auto"/>
                  </w:divBdr>
                </w:div>
                <w:div w:id="71508414">
                  <w:marLeft w:val="640"/>
                  <w:marRight w:val="0"/>
                  <w:marTop w:val="0"/>
                  <w:marBottom w:val="0"/>
                  <w:divBdr>
                    <w:top w:val="none" w:sz="0" w:space="0" w:color="auto"/>
                    <w:left w:val="none" w:sz="0" w:space="0" w:color="auto"/>
                    <w:bottom w:val="none" w:sz="0" w:space="0" w:color="auto"/>
                    <w:right w:val="none" w:sz="0" w:space="0" w:color="auto"/>
                  </w:divBdr>
                </w:div>
                <w:div w:id="1029066164">
                  <w:marLeft w:val="640"/>
                  <w:marRight w:val="0"/>
                  <w:marTop w:val="0"/>
                  <w:marBottom w:val="0"/>
                  <w:divBdr>
                    <w:top w:val="none" w:sz="0" w:space="0" w:color="auto"/>
                    <w:left w:val="none" w:sz="0" w:space="0" w:color="auto"/>
                    <w:bottom w:val="none" w:sz="0" w:space="0" w:color="auto"/>
                    <w:right w:val="none" w:sz="0" w:space="0" w:color="auto"/>
                  </w:divBdr>
                </w:div>
                <w:div w:id="760292711">
                  <w:marLeft w:val="640"/>
                  <w:marRight w:val="0"/>
                  <w:marTop w:val="0"/>
                  <w:marBottom w:val="0"/>
                  <w:divBdr>
                    <w:top w:val="none" w:sz="0" w:space="0" w:color="auto"/>
                    <w:left w:val="none" w:sz="0" w:space="0" w:color="auto"/>
                    <w:bottom w:val="none" w:sz="0" w:space="0" w:color="auto"/>
                    <w:right w:val="none" w:sz="0" w:space="0" w:color="auto"/>
                  </w:divBdr>
                </w:div>
                <w:div w:id="1117455350">
                  <w:marLeft w:val="640"/>
                  <w:marRight w:val="0"/>
                  <w:marTop w:val="0"/>
                  <w:marBottom w:val="0"/>
                  <w:divBdr>
                    <w:top w:val="none" w:sz="0" w:space="0" w:color="auto"/>
                    <w:left w:val="none" w:sz="0" w:space="0" w:color="auto"/>
                    <w:bottom w:val="none" w:sz="0" w:space="0" w:color="auto"/>
                    <w:right w:val="none" w:sz="0" w:space="0" w:color="auto"/>
                  </w:divBdr>
                </w:div>
                <w:div w:id="1976763277">
                  <w:marLeft w:val="640"/>
                  <w:marRight w:val="0"/>
                  <w:marTop w:val="0"/>
                  <w:marBottom w:val="0"/>
                  <w:divBdr>
                    <w:top w:val="none" w:sz="0" w:space="0" w:color="auto"/>
                    <w:left w:val="none" w:sz="0" w:space="0" w:color="auto"/>
                    <w:bottom w:val="none" w:sz="0" w:space="0" w:color="auto"/>
                    <w:right w:val="none" w:sz="0" w:space="0" w:color="auto"/>
                  </w:divBdr>
                </w:div>
                <w:div w:id="574046540">
                  <w:marLeft w:val="640"/>
                  <w:marRight w:val="0"/>
                  <w:marTop w:val="0"/>
                  <w:marBottom w:val="0"/>
                  <w:divBdr>
                    <w:top w:val="none" w:sz="0" w:space="0" w:color="auto"/>
                    <w:left w:val="none" w:sz="0" w:space="0" w:color="auto"/>
                    <w:bottom w:val="none" w:sz="0" w:space="0" w:color="auto"/>
                    <w:right w:val="none" w:sz="0" w:space="0" w:color="auto"/>
                  </w:divBdr>
                </w:div>
                <w:div w:id="661855962">
                  <w:marLeft w:val="640"/>
                  <w:marRight w:val="0"/>
                  <w:marTop w:val="0"/>
                  <w:marBottom w:val="0"/>
                  <w:divBdr>
                    <w:top w:val="none" w:sz="0" w:space="0" w:color="auto"/>
                    <w:left w:val="none" w:sz="0" w:space="0" w:color="auto"/>
                    <w:bottom w:val="none" w:sz="0" w:space="0" w:color="auto"/>
                    <w:right w:val="none" w:sz="0" w:space="0" w:color="auto"/>
                  </w:divBdr>
                </w:div>
                <w:div w:id="210728489">
                  <w:marLeft w:val="640"/>
                  <w:marRight w:val="0"/>
                  <w:marTop w:val="0"/>
                  <w:marBottom w:val="0"/>
                  <w:divBdr>
                    <w:top w:val="none" w:sz="0" w:space="0" w:color="auto"/>
                    <w:left w:val="none" w:sz="0" w:space="0" w:color="auto"/>
                    <w:bottom w:val="none" w:sz="0" w:space="0" w:color="auto"/>
                    <w:right w:val="none" w:sz="0" w:space="0" w:color="auto"/>
                  </w:divBdr>
                </w:div>
                <w:div w:id="1014310257">
                  <w:marLeft w:val="640"/>
                  <w:marRight w:val="0"/>
                  <w:marTop w:val="0"/>
                  <w:marBottom w:val="0"/>
                  <w:divBdr>
                    <w:top w:val="none" w:sz="0" w:space="0" w:color="auto"/>
                    <w:left w:val="none" w:sz="0" w:space="0" w:color="auto"/>
                    <w:bottom w:val="none" w:sz="0" w:space="0" w:color="auto"/>
                    <w:right w:val="none" w:sz="0" w:space="0" w:color="auto"/>
                  </w:divBdr>
                </w:div>
                <w:div w:id="2091729860">
                  <w:marLeft w:val="640"/>
                  <w:marRight w:val="0"/>
                  <w:marTop w:val="0"/>
                  <w:marBottom w:val="0"/>
                  <w:divBdr>
                    <w:top w:val="none" w:sz="0" w:space="0" w:color="auto"/>
                    <w:left w:val="none" w:sz="0" w:space="0" w:color="auto"/>
                    <w:bottom w:val="none" w:sz="0" w:space="0" w:color="auto"/>
                    <w:right w:val="none" w:sz="0" w:space="0" w:color="auto"/>
                  </w:divBdr>
                </w:div>
                <w:div w:id="2133282384">
                  <w:marLeft w:val="640"/>
                  <w:marRight w:val="0"/>
                  <w:marTop w:val="0"/>
                  <w:marBottom w:val="0"/>
                  <w:divBdr>
                    <w:top w:val="none" w:sz="0" w:space="0" w:color="auto"/>
                    <w:left w:val="none" w:sz="0" w:space="0" w:color="auto"/>
                    <w:bottom w:val="none" w:sz="0" w:space="0" w:color="auto"/>
                    <w:right w:val="none" w:sz="0" w:space="0" w:color="auto"/>
                  </w:divBdr>
                </w:div>
                <w:div w:id="54085744">
                  <w:marLeft w:val="640"/>
                  <w:marRight w:val="0"/>
                  <w:marTop w:val="0"/>
                  <w:marBottom w:val="0"/>
                  <w:divBdr>
                    <w:top w:val="none" w:sz="0" w:space="0" w:color="auto"/>
                    <w:left w:val="none" w:sz="0" w:space="0" w:color="auto"/>
                    <w:bottom w:val="none" w:sz="0" w:space="0" w:color="auto"/>
                    <w:right w:val="none" w:sz="0" w:space="0" w:color="auto"/>
                  </w:divBdr>
                </w:div>
                <w:div w:id="375735570">
                  <w:marLeft w:val="640"/>
                  <w:marRight w:val="0"/>
                  <w:marTop w:val="0"/>
                  <w:marBottom w:val="0"/>
                  <w:divBdr>
                    <w:top w:val="none" w:sz="0" w:space="0" w:color="auto"/>
                    <w:left w:val="none" w:sz="0" w:space="0" w:color="auto"/>
                    <w:bottom w:val="none" w:sz="0" w:space="0" w:color="auto"/>
                    <w:right w:val="none" w:sz="0" w:space="0" w:color="auto"/>
                  </w:divBdr>
                </w:div>
                <w:div w:id="2053075371">
                  <w:marLeft w:val="640"/>
                  <w:marRight w:val="0"/>
                  <w:marTop w:val="0"/>
                  <w:marBottom w:val="0"/>
                  <w:divBdr>
                    <w:top w:val="none" w:sz="0" w:space="0" w:color="auto"/>
                    <w:left w:val="none" w:sz="0" w:space="0" w:color="auto"/>
                    <w:bottom w:val="none" w:sz="0" w:space="0" w:color="auto"/>
                    <w:right w:val="none" w:sz="0" w:space="0" w:color="auto"/>
                  </w:divBdr>
                </w:div>
                <w:div w:id="1681619447">
                  <w:marLeft w:val="640"/>
                  <w:marRight w:val="0"/>
                  <w:marTop w:val="0"/>
                  <w:marBottom w:val="0"/>
                  <w:divBdr>
                    <w:top w:val="none" w:sz="0" w:space="0" w:color="auto"/>
                    <w:left w:val="none" w:sz="0" w:space="0" w:color="auto"/>
                    <w:bottom w:val="none" w:sz="0" w:space="0" w:color="auto"/>
                    <w:right w:val="none" w:sz="0" w:space="0" w:color="auto"/>
                  </w:divBdr>
                </w:div>
                <w:div w:id="1932154964">
                  <w:marLeft w:val="640"/>
                  <w:marRight w:val="0"/>
                  <w:marTop w:val="0"/>
                  <w:marBottom w:val="0"/>
                  <w:divBdr>
                    <w:top w:val="none" w:sz="0" w:space="0" w:color="auto"/>
                    <w:left w:val="none" w:sz="0" w:space="0" w:color="auto"/>
                    <w:bottom w:val="none" w:sz="0" w:space="0" w:color="auto"/>
                    <w:right w:val="none" w:sz="0" w:space="0" w:color="auto"/>
                  </w:divBdr>
                </w:div>
                <w:div w:id="225266369">
                  <w:marLeft w:val="640"/>
                  <w:marRight w:val="0"/>
                  <w:marTop w:val="0"/>
                  <w:marBottom w:val="0"/>
                  <w:divBdr>
                    <w:top w:val="none" w:sz="0" w:space="0" w:color="auto"/>
                    <w:left w:val="none" w:sz="0" w:space="0" w:color="auto"/>
                    <w:bottom w:val="none" w:sz="0" w:space="0" w:color="auto"/>
                    <w:right w:val="none" w:sz="0" w:space="0" w:color="auto"/>
                  </w:divBdr>
                </w:div>
                <w:div w:id="1750695256">
                  <w:marLeft w:val="640"/>
                  <w:marRight w:val="0"/>
                  <w:marTop w:val="0"/>
                  <w:marBottom w:val="0"/>
                  <w:divBdr>
                    <w:top w:val="none" w:sz="0" w:space="0" w:color="auto"/>
                    <w:left w:val="none" w:sz="0" w:space="0" w:color="auto"/>
                    <w:bottom w:val="none" w:sz="0" w:space="0" w:color="auto"/>
                    <w:right w:val="none" w:sz="0" w:space="0" w:color="auto"/>
                  </w:divBdr>
                </w:div>
                <w:div w:id="1258825356">
                  <w:marLeft w:val="640"/>
                  <w:marRight w:val="0"/>
                  <w:marTop w:val="0"/>
                  <w:marBottom w:val="0"/>
                  <w:divBdr>
                    <w:top w:val="none" w:sz="0" w:space="0" w:color="auto"/>
                    <w:left w:val="none" w:sz="0" w:space="0" w:color="auto"/>
                    <w:bottom w:val="none" w:sz="0" w:space="0" w:color="auto"/>
                    <w:right w:val="none" w:sz="0" w:space="0" w:color="auto"/>
                  </w:divBdr>
                </w:div>
                <w:div w:id="439303729">
                  <w:marLeft w:val="640"/>
                  <w:marRight w:val="0"/>
                  <w:marTop w:val="0"/>
                  <w:marBottom w:val="0"/>
                  <w:divBdr>
                    <w:top w:val="none" w:sz="0" w:space="0" w:color="auto"/>
                    <w:left w:val="none" w:sz="0" w:space="0" w:color="auto"/>
                    <w:bottom w:val="none" w:sz="0" w:space="0" w:color="auto"/>
                    <w:right w:val="none" w:sz="0" w:space="0" w:color="auto"/>
                  </w:divBdr>
                </w:div>
                <w:div w:id="1325427352">
                  <w:marLeft w:val="640"/>
                  <w:marRight w:val="0"/>
                  <w:marTop w:val="0"/>
                  <w:marBottom w:val="0"/>
                  <w:divBdr>
                    <w:top w:val="none" w:sz="0" w:space="0" w:color="auto"/>
                    <w:left w:val="none" w:sz="0" w:space="0" w:color="auto"/>
                    <w:bottom w:val="none" w:sz="0" w:space="0" w:color="auto"/>
                    <w:right w:val="none" w:sz="0" w:space="0" w:color="auto"/>
                  </w:divBdr>
                </w:div>
                <w:div w:id="1755710330">
                  <w:marLeft w:val="640"/>
                  <w:marRight w:val="0"/>
                  <w:marTop w:val="0"/>
                  <w:marBottom w:val="0"/>
                  <w:divBdr>
                    <w:top w:val="none" w:sz="0" w:space="0" w:color="auto"/>
                    <w:left w:val="none" w:sz="0" w:space="0" w:color="auto"/>
                    <w:bottom w:val="none" w:sz="0" w:space="0" w:color="auto"/>
                    <w:right w:val="none" w:sz="0" w:space="0" w:color="auto"/>
                  </w:divBdr>
                </w:div>
                <w:div w:id="736171029">
                  <w:marLeft w:val="640"/>
                  <w:marRight w:val="0"/>
                  <w:marTop w:val="0"/>
                  <w:marBottom w:val="0"/>
                  <w:divBdr>
                    <w:top w:val="none" w:sz="0" w:space="0" w:color="auto"/>
                    <w:left w:val="none" w:sz="0" w:space="0" w:color="auto"/>
                    <w:bottom w:val="none" w:sz="0" w:space="0" w:color="auto"/>
                    <w:right w:val="none" w:sz="0" w:space="0" w:color="auto"/>
                  </w:divBdr>
                </w:div>
                <w:div w:id="1902906936">
                  <w:marLeft w:val="640"/>
                  <w:marRight w:val="0"/>
                  <w:marTop w:val="0"/>
                  <w:marBottom w:val="0"/>
                  <w:divBdr>
                    <w:top w:val="none" w:sz="0" w:space="0" w:color="auto"/>
                    <w:left w:val="none" w:sz="0" w:space="0" w:color="auto"/>
                    <w:bottom w:val="none" w:sz="0" w:space="0" w:color="auto"/>
                    <w:right w:val="none" w:sz="0" w:space="0" w:color="auto"/>
                  </w:divBdr>
                </w:div>
                <w:div w:id="36779932">
                  <w:marLeft w:val="640"/>
                  <w:marRight w:val="0"/>
                  <w:marTop w:val="0"/>
                  <w:marBottom w:val="0"/>
                  <w:divBdr>
                    <w:top w:val="none" w:sz="0" w:space="0" w:color="auto"/>
                    <w:left w:val="none" w:sz="0" w:space="0" w:color="auto"/>
                    <w:bottom w:val="none" w:sz="0" w:space="0" w:color="auto"/>
                    <w:right w:val="none" w:sz="0" w:space="0" w:color="auto"/>
                  </w:divBdr>
                </w:div>
                <w:div w:id="1879472154">
                  <w:marLeft w:val="640"/>
                  <w:marRight w:val="0"/>
                  <w:marTop w:val="0"/>
                  <w:marBottom w:val="0"/>
                  <w:divBdr>
                    <w:top w:val="none" w:sz="0" w:space="0" w:color="auto"/>
                    <w:left w:val="none" w:sz="0" w:space="0" w:color="auto"/>
                    <w:bottom w:val="none" w:sz="0" w:space="0" w:color="auto"/>
                    <w:right w:val="none" w:sz="0" w:space="0" w:color="auto"/>
                  </w:divBdr>
                </w:div>
                <w:div w:id="1724254044">
                  <w:marLeft w:val="640"/>
                  <w:marRight w:val="0"/>
                  <w:marTop w:val="0"/>
                  <w:marBottom w:val="0"/>
                  <w:divBdr>
                    <w:top w:val="none" w:sz="0" w:space="0" w:color="auto"/>
                    <w:left w:val="none" w:sz="0" w:space="0" w:color="auto"/>
                    <w:bottom w:val="none" w:sz="0" w:space="0" w:color="auto"/>
                    <w:right w:val="none" w:sz="0" w:space="0" w:color="auto"/>
                  </w:divBdr>
                </w:div>
                <w:div w:id="17775265">
                  <w:marLeft w:val="640"/>
                  <w:marRight w:val="0"/>
                  <w:marTop w:val="0"/>
                  <w:marBottom w:val="0"/>
                  <w:divBdr>
                    <w:top w:val="none" w:sz="0" w:space="0" w:color="auto"/>
                    <w:left w:val="none" w:sz="0" w:space="0" w:color="auto"/>
                    <w:bottom w:val="none" w:sz="0" w:space="0" w:color="auto"/>
                    <w:right w:val="none" w:sz="0" w:space="0" w:color="auto"/>
                  </w:divBdr>
                </w:div>
                <w:div w:id="1436906019">
                  <w:marLeft w:val="640"/>
                  <w:marRight w:val="0"/>
                  <w:marTop w:val="0"/>
                  <w:marBottom w:val="0"/>
                  <w:divBdr>
                    <w:top w:val="none" w:sz="0" w:space="0" w:color="auto"/>
                    <w:left w:val="none" w:sz="0" w:space="0" w:color="auto"/>
                    <w:bottom w:val="none" w:sz="0" w:space="0" w:color="auto"/>
                    <w:right w:val="none" w:sz="0" w:space="0" w:color="auto"/>
                  </w:divBdr>
                </w:div>
                <w:div w:id="1107693793">
                  <w:marLeft w:val="640"/>
                  <w:marRight w:val="0"/>
                  <w:marTop w:val="0"/>
                  <w:marBottom w:val="0"/>
                  <w:divBdr>
                    <w:top w:val="none" w:sz="0" w:space="0" w:color="auto"/>
                    <w:left w:val="none" w:sz="0" w:space="0" w:color="auto"/>
                    <w:bottom w:val="none" w:sz="0" w:space="0" w:color="auto"/>
                    <w:right w:val="none" w:sz="0" w:space="0" w:color="auto"/>
                  </w:divBdr>
                </w:div>
                <w:div w:id="1905673518">
                  <w:marLeft w:val="640"/>
                  <w:marRight w:val="0"/>
                  <w:marTop w:val="0"/>
                  <w:marBottom w:val="0"/>
                  <w:divBdr>
                    <w:top w:val="none" w:sz="0" w:space="0" w:color="auto"/>
                    <w:left w:val="none" w:sz="0" w:space="0" w:color="auto"/>
                    <w:bottom w:val="none" w:sz="0" w:space="0" w:color="auto"/>
                    <w:right w:val="none" w:sz="0" w:space="0" w:color="auto"/>
                  </w:divBdr>
                </w:div>
                <w:div w:id="977225350">
                  <w:marLeft w:val="640"/>
                  <w:marRight w:val="0"/>
                  <w:marTop w:val="0"/>
                  <w:marBottom w:val="0"/>
                  <w:divBdr>
                    <w:top w:val="none" w:sz="0" w:space="0" w:color="auto"/>
                    <w:left w:val="none" w:sz="0" w:space="0" w:color="auto"/>
                    <w:bottom w:val="none" w:sz="0" w:space="0" w:color="auto"/>
                    <w:right w:val="none" w:sz="0" w:space="0" w:color="auto"/>
                  </w:divBdr>
                </w:div>
                <w:div w:id="755707948">
                  <w:marLeft w:val="640"/>
                  <w:marRight w:val="0"/>
                  <w:marTop w:val="0"/>
                  <w:marBottom w:val="0"/>
                  <w:divBdr>
                    <w:top w:val="none" w:sz="0" w:space="0" w:color="auto"/>
                    <w:left w:val="none" w:sz="0" w:space="0" w:color="auto"/>
                    <w:bottom w:val="none" w:sz="0" w:space="0" w:color="auto"/>
                    <w:right w:val="none" w:sz="0" w:space="0" w:color="auto"/>
                  </w:divBdr>
                </w:div>
                <w:div w:id="2019456473">
                  <w:marLeft w:val="640"/>
                  <w:marRight w:val="0"/>
                  <w:marTop w:val="0"/>
                  <w:marBottom w:val="0"/>
                  <w:divBdr>
                    <w:top w:val="none" w:sz="0" w:space="0" w:color="auto"/>
                    <w:left w:val="none" w:sz="0" w:space="0" w:color="auto"/>
                    <w:bottom w:val="none" w:sz="0" w:space="0" w:color="auto"/>
                    <w:right w:val="none" w:sz="0" w:space="0" w:color="auto"/>
                  </w:divBdr>
                </w:div>
                <w:div w:id="605624255">
                  <w:marLeft w:val="640"/>
                  <w:marRight w:val="0"/>
                  <w:marTop w:val="0"/>
                  <w:marBottom w:val="0"/>
                  <w:divBdr>
                    <w:top w:val="none" w:sz="0" w:space="0" w:color="auto"/>
                    <w:left w:val="none" w:sz="0" w:space="0" w:color="auto"/>
                    <w:bottom w:val="none" w:sz="0" w:space="0" w:color="auto"/>
                    <w:right w:val="none" w:sz="0" w:space="0" w:color="auto"/>
                  </w:divBdr>
                </w:div>
                <w:div w:id="1737388663">
                  <w:marLeft w:val="640"/>
                  <w:marRight w:val="0"/>
                  <w:marTop w:val="0"/>
                  <w:marBottom w:val="0"/>
                  <w:divBdr>
                    <w:top w:val="none" w:sz="0" w:space="0" w:color="auto"/>
                    <w:left w:val="none" w:sz="0" w:space="0" w:color="auto"/>
                    <w:bottom w:val="none" w:sz="0" w:space="0" w:color="auto"/>
                    <w:right w:val="none" w:sz="0" w:space="0" w:color="auto"/>
                  </w:divBdr>
                </w:div>
                <w:div w:id="892080997">
                  <w:marLeft w:val="640"/>
                  <w:marRight w:val="0"/>
                  <w:marTop w:val="0"/>
                  <w:marBottom w:val="0"/>
                  <w:divBdr>
                    <w:top w:val="none" w:sz="0" w:space="0" w:color="auto"/>
                    <w:left w:val="none" w:sz="0" w:space="0" w:color="auto"/>
                    <w:bottom w:val="none" w:sz="0" w:space="0" w:color="auto"/>
                    <w:right w:val="none" w:sz="0" w:space="0" w:color="auto"/>
                  </w:divBdr>
                </w:div>
                <w:div w:id="533614704">
                  <w:marLeft w:val="640"/>
                  <w:marRight w:val="0"/>
                  <w:marTop w:val="0"/>
                  <w:marBottom w:val="0"/>
                  <w:divBdr>
                    <w:top w:val="none" w:sz="0" w:space="0" w:color="auto"/>
                    <w:left w:val="none" w:sz="0" w:space="0" w:color="auto"/>
                    <w:bottom w:val="none" w:sz="0" w:space="0" w:color="auto"/>
                    <w:right w:val="none" w:sz="0" w:space="0" w:color="auto"/>
                  </w:divBdr>
                </w:div>
                <w:div w:id="30419269">
                  <w:marLeft w:val="640"/>
                  <w:marRight w:val="0"/>
                  <w:marTop w:val="0"/>
                  <w:marBottom w:val="0"/>
                  <w:divBdr>
                    <w:top w:val="none" w:sz="0" w:space="0" w:color="auto"/>
                    <w:left w:val="none" w:sz="0" w:space="0" w:color="auto"/>
                    <w:bottom w:val="none" w:sz="0" w:space="0" w:color="auto"/>
                    <w:right w:val="none" w:sz="0" w:space="0" w:color="auto"/>
                  </w:divBdr>
                </w:div>
                <w:div w:id="798493193">
                  <w:marLeft w:val="640"/>
                  <w:marRight w:val="0"/>
                  <w:marTop w:val="0"/>
                  <w:marBottom w:val="0"/>
                  <w:divBdr>
                    <w:top w:val="none" w:sz="0" w:space="0" w:color="auto"/>
                    <w:left w:val="none" w:sz="0" w:space="0" w:color="auto"/>
                    <w:bottom w:val="none" w:sz="0" w:space="0" w:color="auto"/>
                    <w:right w:val="none" w:sz="0" w:space="0" w:color="auto"/>
                  </w:divBdr>
                </w:div>
                <w:div w:id="990713159">
                  <w:marLeft w:val="640"/>
                  <w:marRight w:val="0"/>
                  <w:marTop w:val="0"/>
                  <w:marBottom w:val="0"/>
                  <w:divBdr>
                    <w:top w:val="none" w:sz="0" w:space="0" w:color="auto"/>
                    <w:left w:val="none" w:sz="0" w:space="0" w:color="auto"/>
                    <w:bottom w:val="none" w:sz="0" w:space="0" w:color="auto"/>
                    <w:right w:val="none" w:sz="0" w:space="0" w:color="auto"/>
                  </w:divBdr>
                </w:div>
                <w:div w:id="367268184">
                  <w:marLeft w:val="640"/>
                  <w:marRight w:val="0"/>
                  <w:marTop w:val="0"/>
                  <w:marBottom w:val="0"/>
                  <w:divBdr>
                    <w:top w:val="none" w:sz="0" w:space="0" w:color="auto"/>
                    <w:left w:val="none" w:sz="0" w:space="0" w:color="auto"/>
                    <w:bottom w:val="none" w:sz="0" w:space="0" w:color="auto"/>
                    <w:right w:val="none" w:sz="0" w:space="0" w:color="auto"/>
                  </w:divBdr>
                </w:div>
                <w:div w:id="2006086739">
                  <w:marLeft w:val="640"/>
                  <w:marRight w:val="0"/>
                  <w:marTop w:val="0"/>
                  <w:marBottom w:val="0"/>
                  <w:divBdr>
                    <w:top w:val="none" w:sz="0" w:space="0" w:color="auto"/>
                    <w:left w:val="none" w:sz="0" w:space="0" w:color="auto"/>
                    <w:bottom w:val="none" w:sz="0" w:space="0" w:color="auto"/>
                    <w:right w:val="none" w:sz="0" w:space="0" w:color="auto"/>
                  </w:divBdr>
                </w:div>
                <w:div w:id="167410814">
                  <w:marLeft w:val="640"/>
                  <w:marRight w:val="0"/>
                  <w:marTop w:val="0"/>
                  <w:marBottom w:val="0"/>
                  <w:divBdr>
                    <w:top w:val="none" w:sz="0" w:space="0" w:color="auto"/>
                    <w:left w:val="none" w:sz="0" w:space="0" w:color="auto"/>
                    <w:bottom w:val="none" w:sz="0" w:space="0" w:color="auto"/>
                    <w:right w:val="none" w:sz="0" w:space="0" w:color="auto"/>
                  </w:divBdr>
                </w:div>
                <w:div w:id="1652052853">
                  <w:marLeft w:val="640"/>
                  <w:marRight w:val="0"/>
                  <w:marTop w:val="0"/>
                  <w:marBottom w:val="0"/>
                  <w:divBdr>
                    <w:top w:val="none" w:sz="0" w:space="0" w:color="auto"/>
                    <w:left w:val="none" w:sz="0" w:space="0" w:color="auto"/>
                    <w:bottom w:val="none" w:sz="0" w:space="0" w:color="auto"/>
                    <w:right w:val="none" w:sz="0" w:space="0" w:color="auto"/>
                  </w:divBdr>
                </w:div>
                <w:div w:id="1149439018">
                  <w:marLeft w:val="640"/>
                  <w:marRight w:val="0"/>
                  <w:marTop w:val="0"/>
                  <w:marBottom w:val="0"/>
                  <w:divBdr>
                    <w:top w:val="none" w:sz="0" w:space="0" w:color="auto"/>
                    <w:left w:val="none" w:sz="0" w:space="0" w:color="auto"/>
                    <w:bottom w:val="none" w:sz="0" w:space="0" w:color="auto"/>
                    <w:right w:val="none" w:sz="0" w:space="0" w:color="auto"/>
                  </w:divBdr>
                </w:div>
                <w:div w:id="470758473">
                  <w:marLeft w:val="640"/>
                  <w:marRight w:val="0"/>
                  <w:marTop w:val="0"/>
                  <w:marBottom w:val="0"/>
                  <w:divBdr>
                    <w:top w:val="none" w:sz="0" w:space="0" w:color="auto"/>
                    <w:left w:val="none" w:sz="0" w:space="0" w:color="auto"/>
                    <w:bottom w:val="none" w:sz="0" w:space="0" w:color="auto"/>
                    <w:right w:val="none" w:sz="0" w:space="0" w:color="auto"/>
                  </w:divBdr>
                </w:div>
                <w:div w:id="1144392044">
                  <w:marLeft w:val="640"/>
                  <w:marRight w:val="0"/>
                  <w:marTop w:val="0"/>
                  <w:marBottom w:val="0"/>
                  <w:divBdr>
                    <w:top w:val="none" w:sz="0" w:space="0" w:color="auto"/>
                    <w:left w:val="none" w:sz="0" w:space="0" w:color="auto"/>
                    <w:bottom w:val="none" w:sz="0" w:space="0" w:color="auto"/>
                    <w:right w:val="none" w:sz="0" w:space="0" w:color="auto"/>
                  </w:divBdr>
                </w:div>
                <w:div w:id="1410543798">
                  <w:marLeft w:val="640"/>
                  <w:marRight w:val="0"/>
                  <w:marTop w:val="0"/>
                  <w:marBottom w:val="0"/>
                  <w:divBdr>
                    <w:top w:val="none" w:sz="0" w:space="0" w:color="auto"/>
                    <w:left w:val="none" w:sz="0" w:space="0" w:color="auto"/>
                    <w:bottom w:val="none" w:sz="0" w:space="0" w:color="auto"/>
                    <w:right w:val="none" w:sz="0" w:space="0" w:color="auto"/>
                  </w:divBdr>
                </w:div>
              </w:divsChild>
            </w:div>
            <w:div w:id="2078278268">
              <w:marLeft w:val="0"/>
              <w:marRight w:val="0"/>
              <w:marTop w:val="0"/>
              <w:marBottom w:val="0"/>
              <w:divBdr>
                <w:top w:val="none" w:sz="0" w:space="0" w:color="auto"/>
                <w:left w:val="none" w:sz="0" w:space="0" w:color="auto"/>
                <w:bottom w:val="none" w:sz="0" w:space="0" w:color="auto"/>
                <w:right w:val="none" w:sz="0" w:space="0" w:color="auto"/>
              </w:divBdr>
              <w:divsChild>
                <w:div w:id="205678306">
                  <w:marLeft w:val="640"/>
                  <w:marRight w:val="0"/>
                  <w:marTop w:val="0"/>
                  <w:marBottom w:val="0"/>
                  <w:divBdr>
                    <w:top w:val="none" w:sz="0" w:space="0" w:color="auto"/>
                    <w:left w:val="none" w:sz="0" w:space="0" w:color="auto"/>
                    <w:bottom w:val="none" w:sz="0" w:space="0" w:color="auto"/>
                    <w:right w:val="none" w:sz="0" w:space="0" w:color="auto"/>
                  </w:divBdr>
                </w:div>
                <w:div w:id="1809711111">
                  <w:marLeft w:val="640"/>
                  <w:marRight w:val="0"/>
                  <w:marTop w:val="0"/>
                  <w:marBottom w:val="0"/>
                  <w:divBdr>
                    <w:top w:val="none" w:sz="0" w:space="0" w:color="auto"/>
                    <w:left w:val="none" w:sz="0" w:space="0" w:color="auto"/>
                    <w:bottom w:val="none" w:sz="0" w:space="0" w:color="auto"/>
                    <w:right w:val="none" w:sz="0" w:space="0" w:color="auto"/>
                  </w:divBdr>
                </w:div>
                <w:div w:id="17969025">
                  <w:marLeft w:val="640"/>
                  <w:marRight w:val="0"/>
                  <w:marTop w:val="0"/>
                  <w:marBottom w:val="0"/>
                  <w:divBdr>
                    <w:top w:val="none" w:sz="0" w:space="0" w:color="auto"/>
                    <w:left w:val="none" w:sz="0" w:space="0" w:color="auto"/>
                    <w:bottom w:val="none" w:sz="0" w:space="0" w:color="auto"/>
                    <w:right w:val="none" w:sz="0" w:space="0" w:color="auto"/>
                  </w:divBdr>
                </w:div>
                <w:div w:id="1640840526">
                  <w:marLeft w:val="640"/>
                  <w:marRight w:val="0"/>
                  <w:marTop w:val="0"/>
                  <w:marBottom w:val="0"/>
                  <w:divBdr>
                    <w:top w:val="none" w:sz="0" w:space="0" w:color="auto"/>
                    <w:left w:val="none" w:sz="0" w:space="0" w:color="auto"/>
                    <w:bottom w:val="none" w:sz="0" w:space="0" w:color="auto"/>
                    <w:right w:val="none" w:sz="0" w:space="0" w:color="auto"/>
                  </w:divBdr>
                </w:div>
                <w:div w:id="257566864">
                  <w:marLeft w:val="640"/>
                  <w:marRight w:val="0"/>
                  <w:marTop w:val="0"/>
                  <w:marBottom w:val="0"/>
                  <w:divBdr>
                    <w:top w:val="none" w:sz="0" w:space="0" w:color="auto"/>
                    <w:left w:val="none" w:sz="0" w:space="0" w:color="auto"/>
                    <w:bottom w:val="none" w:sz="0" w:space="0" w:color="auto"/>
                    <w:right w:val="none" w:sz="0" w:space="0" w:color="auto"/>
                  </w:divBdr>
                </w:div>
                <w:div w:id="1517571510">
                  <w:marLeft w:val="640"/>
                  <w:marRight w:val="0"/>
                  <w:marTop w:val="0"/>
                  <w:marBottom w:val="0"/>
                  <w:divBdr>
                    <w:top w:val="none" w:sz="0" w:space="0" w:color="auto"/>
                    <w:left w:val="none" w:sz="0" w:space="0" w:color="auto"/>
                    <w:bottom w:val="none" w:sz="0" w:space="0" w:color="auto"/>
                    <w:right w:val="none" w:sz="0" w:space="0" w:color="auto"/>
                  </w:divBdr>
                </w:div>
                <w:div w:id="1768698304">
                  <w:marLeft w:val="640"/>
                  <w:marRight w:val="0"/>
                  <w:marTop w:val="0"/>
                  <w:marBottom w:val="0"/>
                  <w:divBdr>
                    <w:top w:val="none" w:sz="0" w:space="0" w:color="auto"/>
                    <w:left w:val="none" w:sz="0" w:space="0" w:color="auto"/>
                    <w:bottom w:val="none" w:sz="0" w:space="0" w:color="auto"/>
                    <w:right w:val="none" w:sz="0" w:space="0" w:color="auto"/>
                  </w:divBdr>
                </w:div>
                <w:div w:id="923223232">
                  <w:marLeft w:val="640"/>
                  <w:marRight w:val="0"/>
                  <w:marTop w:val="0"/>
                  <w:marBottom w:val="0"/>
                  <w:divBdr>
                    <w:top w:val="none" w:sz="0" w:space="0" w:color="auto"/>
                    <w:left w:val="none" w:sz="0" w:space="0" w:color="auto"/>
                    <w:bottom w:val="none" w:sz="0" w:space="0" w:color="auto"/>
                    <w:right w:val="none" w:sz="0" w:space="0" w:color="auto"/>
                  </w:divBdr>
                </w:div>
                <w:div w:id="1541091560">
                  <w:marLeft w:val="640"/>
                  <w:marRight w:val="0"/>
                  <w:marTop w:val="0"/>
                  <w:marBottom w:val="0"/>
                  <w:divBdr>
                    <w:top w:val="none" w:sz="0" w:space="0" w:color="auto"/>
                    <w:left w:val="none" w:sz="0" w:space="0" w:color="auto"/>
                    <w:bottom w:val="none" w:sz="0" w:space="0" w:color="auto"/>
                    <w:right w:val="none" w:sz="0" w:space="0" w:color="auto"/>
                  </w:divBdr>
                </w:div>
                <w:div w:id="463037763">
                  <w:marLeft w:val="640"/>
                  <w:marRight w:val="0"/>
                  <w:marTop w:val="0"/>
                  <w:marBottom w:val="0"/>
                  <w:divBdr>
                    <w:top w:val="none" w:sz="0" w:space="0" w:color="auto"/>
                    <w:left w:val="none" w:sz="0" w:space="0" w:color="auto"/>
                    <w:bottom w:val="none" w:sz="0" w:space="0" w:color="auto"/>
                    <w:right w:val="none" w:sz="0" w:space="0" w:color="auto"/>
                  </w:divBdr>
                </w:div>
                <w:div w:id="532424307">
                  <w:marLeft w:val="640"/>
                  <w:marRight w:val="0"/>
                  <w:marTop w:val="0"/>
                  <w:marBottom w:val="0"/>
                  <w:divBdr>
                    <w:top w:val="none" w:sz="0" w:space="0" w:color="auto"/>
                    <w:left w:val="none" w:sz="0" w:space="0" w:color="auto"/>
                    <w:bottom w:val="none" w:sz="0" w:space="0" w:color="auto"/>
                    <w:right w:val="none" w:sz="0" w:space="0" w:color="auto"/>
                  </w:divBdr>
                </w:div>
                <w:div w:id="816339380">
                  <w:marLeft w:val="640"/>
                  <w:marRight w:val="0"/>
                  <w:marTop w:val="0"/>
                  <w:marBottom w:val="0"/>
                  <w:divBdr>
                    <w:top w:val="none" w:sz="0" w:space="0" w:color="auto"/>
                    <w:left w:val="none" w:sz="0" w:space="0" w:color="auto"/>
                    <w:bottom w:val="none" w:sz="0" w:space="0" w:color="auto"/>
                    <w:right w:val="none" w:sz="0" w:space="0" w:color="auto"/>
                  </w:divBdr>
                </w:div>
                <w:div w:id="1783643480">
                  <w:marLeft w:val="640"/>
                  <w:marRight w:val="0"/>
                  <w:marTop w:val="0"/>
                  <w:marBottom w:val="0"/>
                  <w:divBdr>
                    <w:top w:val="none" w:sz="0" w:space="0" w:color="auto"/>
                    <w:left w:val="none" w:sz="0" w:space="0" w:color="auto"/>
                    <w:bottom w:val="none" w:sz="0" w:space="0" w:color="auto"/>
                    <w:right w:val="none" w:sz="0" w:space="0" w:color="auto"/>
                  </w:divBdr>
                </w:div>
                <w:div w:id="1185248572">
                  <w:marLeft w:val="640"/>
                  <w:marRight w:val="0"/>
                  <w:marTop w:val="0"/>
                  <w:marBottom w:val="0"/>
                  <w:divBdr>
                    <w:top w:val="none" w:sz="0" w:space="0" w:color="auto"/>
                    <w:left w:val="none" w:sz="0" w:space="0" w:color="auto"/>
                    <w:bottom w:val="none" w:sz="0" w:space="0" w:color="auto"/>
                    <w:right w:val="none" w:sz="0" w:space="0" w:color="auto"/>
                  </w:divBdr>
                </w:div>
                <w:div w:id="416710600">
                  <w:marLeft w:val="640"/>
                  <w:marRight w:val="0"/>
                  <w:marTop w:val="0"/>
                  <w:marBottom w:val="0"/>
                  <w:divBdr>
                    <w:top w:val="none" w:sz="0" w:space="0" w:color="auto"/>
                    <w:left w:val="none" w:sz="0" w:space="0" w:color="auto"/>
                    <w:bottom w:val="none" w:sz="0" w:space="0" w:color="auto"/>
                    <w:right w:val="none" w:sz="0" w:space="0" w:color="auto"/>
                  </w:divBdr>
                </w:div>
                <w:div w:id="1972901745">
                  <w:marLeft w:val="640"/>
                  <w:marRight w:val="0"/>
                  <w:marTop w:val="0"/>
                  <w:marBottom w:val="0"/>
                  <w:divBdr>
                    <w:top w:val="none" w:sz="0" w:space="0" w:color="auto"/>
                    <w:left w:val="none" w:sz="0" w:space="0" w:color="auto"/>
                    <w:bottom w:val="none" w:sz="0" w:space="0" w:color="auto"/>
                    <w:right w:val="none" w:sz="0" w:space="0" w:color="auto"/>
                  </w:divBdr>
                </w:div>
                <w:div w:id="1363239012">
                  <w:marLeft w:val="640"/>
                  <w:marRight w:val="0"/>
                  <w:marTop w:val="0"/>
                  <w:marBottom w:val="0"/>
                  <w:divBdr>
                    <w:top w:val="none" w:sz="0" w:space="0" w:color="auto"/>
                    <w:left w:val="none" w:sz="0" w:space="0" w:color="auto"/>
                    <w:bottom w:val="none" w:sz="0" w:space="0" w:color="auto"/>
                    <w:right w:val="none" w:sz="0" w:space="0" w:color="auto"/>
                  </w:divBdr>
                </w:div>
                <w:div w:id="1073698533">
                  <w:marLeft w:val="640"/>
                  <w:marRight w:val="0"/>
                  <w:marTop w:val="0"/>
                  <w:marBottom w:val="0"/>
                  <w:divBdr>
                    <w:top w:val="none" w:sz="0" w:space="0" w:color="auto"/>
                    <w:left w:val="none" w:sz="0" w:space="0" w:color="auto"/>
                    <w:bottom w:val="none" w:sz="0" w:space="0" w:color="auto"/>
                    <w:right w:val="none" w:sz="0" w:space="0" w:color="auto"/>
                  </w:divBdr>
                </w:div>
                <w:div w:id="1762681128">
                  <w:marLeft w:val="640"/>
                  <w:marRight w:val="0"/>
                  <w:marTop w:val="0"/>
                  <w:marBottom w:val="0"/>
                  <w:divBdr>
                    <w:top w:val="none" w:sz="0" w:space="0" w:color="auto"/>
                    <w:left w:val="none" w:sz="0" w:space="0" w:color="auto"/>
                    <w:bottom w:val="none" w:sz="0" w:space="0" w:color="auto"/>
                    <w:right w:val="none" w:sz="0" w:space="0" w:color="auto"/>
                  </w:divBdr>
                </w:div>
                <w:div w:id="391731553">
                  <w:marLeft w:val="640"/>
                  <w:marRight w:val="0"/>
                  <w:marTop w:val="0"/>
                  <w:marBottom w:val="0"/>
                  <w:divBdr>
                    <w:top w:val="none" w:sz="0" w:space="0" w:color="auto"/>
                    <w:left w:val="none" w:sz="0" w:space="0" w:color="auto"/>
                    <w:bottom w:val="none" w:sz="0" w:space="0" w:color="auto"/>
                    <w:right w:val="none" w:sz="0" w:space="0" w:color="auto"/>
                  </w:divBdr>
                </w:div>
                <w:div w:id="546062831">
                  <w:marLeft w:val="640"/>
                  <w:marRight w:val="0"/>
                  <w:marTop w:val="0"/>
                  <w:marBottom w:val="0"/>
                  <w:divBdr>
                    <w:top w:val="none" w:sz="0" w:space="0" w:color="auto"/>
                    <w:left w:val="none" w:sz="0" w:space="0" w:color="auto"/>
                    <w:bottom w:val="none" w:sz="0" w:space="0" w:color="auto"/>
                    <w:right w:val="none" w:sz="0" w:space="0" w:color="auto"/>
                  </w:divBdr>
                </w:div>
                <w:div w:id="552162564">
                  <w:marLeft w:val="640"/>
                  <w:marRight w:val="0"/>
                  <w:marTop w:val="0"/>
                  <w:marBottom w:val="0"/>
                  <w:divBdr>
                    <w:top w:val="none" w:sz="0" w:space="0" w:color="auto"/>
                    <w:left w:val="none" w:sz="0" w:space="0" w:color="auto"/>
                    <w:bottom w:val="none" w:sz="0" w:space="0" w:color="auto"/>
                    <w:right w:val="none" w:sz="0" w:space="0" w:color="auto"/>
                  </w:divBdr>
                </w:div>
                <w:div w:id="1708019234">
                  <w:marLeft w:val="640"/>
                  <w:marRight w:val="0"/>
                  <w:marTop w:val="0"/>
                  <w:marBottom w:val="0"/>
                  <w:divBdr>
                    <w:top w:val="none" w:sz="0" w:space="0" w:color="auto"/>
                    <w:left w:val="none" w:sz="0" w:space="0" w:color="auto"/>
                    <w:bottom w:val="none" w:sz="0" w:space="0" w:color="auto"/>
                    <w:right w:val="none" w:sz="0" w:space="0" w:color="auto"/>
                  </w:divBdr>
                </w:div>
                <w:div w:id="1211302375">
                  <w:marLeft w:val="640"/>
                  <w:marRight w:val="0"/>
                  <w:marTop w:val="0"/>
                  <w:marBottom w:val="0"/>
                  <w:divBdr>
                    <w:top w:val="none" w:sz="0" w:space="0" w:color="auto"/>
                    <w:left w:val="none" w:sz="0" w:space="0" w:color="auto"/>
                    <w:bottom w:val="none" w:sz="0" w:space="0" w:color="auto"/>
                    <w:right w:val="none" w:sz="0" w:space="0" w:color="auto"/>
                  </w:divBdr>
                </w:div>
                <w:div w:id="206912110">
                  <w:marLeft w:val="640"/>
                  <w:marRight w:val="0"/>
                  <w:marTop w:val="0"/>
                  <w:marBottom w:val="0"/>
                  <w:divBdr>
                    <w:top w:val="none" w:sz="0" w:space="0" w:color="auto"/>
                    <w:left w:val="none" w:sz="0" w:space="0" w:color="auto"/>
                    <w:bottom w:val="none" w:sz="0" w:space="0" w:color="auto"/>
                    <w:right w:val="none" w:sz="0" w:space="0" w:color="auto"/>
                  </w:divBdr>
                </w:div>
                <w:div w:id="1405487705">
                  <w:marLeft w:val="640"/>
                  <w:marRight w:val="0"/>
                  <w:marTop w:val="0"/>
                  <w:marBottom w:val="0"/>
                  <w:divBdr>
                    <w:top w:val="none" w:sz="0" w:space="0" w:color="auto"/>
                    <w:left w:val="none" w:sz="0" w:space="0" w:color="auto"/>
                    <w:bottom w:val="none" w:sz="0" w:space="0" w:color="auto"/>
                    <w:right w:val="none" w:sz="0" w:space="0" w:color="auto"/>
                  </w:divBdr>
                </w:div>
                <w:div w:id="417018719">
                  <w:marLeft w:val="640"/>
                  <w:marRight w:val="0"/>
                  <w:marTop w:val="0"/>
                  <w:marBottom w:val="0"/>
                  <w:divBdr>
                    <w:top w:val="none" w:sz="0" w:space="0" w:color="auto"/>
                    <w:left w:val="none" w:sz="0" w:space="0" w:color="auto"/>
                    <w:bottom w:val="none" w:sz="0" w:space="0" w:color="auto"/>
                    <w:right w:val="none" w:sz="0" w:space="0" w:color="auto"/>
                  </w:divBdr>
                </w:div>
                <w:div w:id="310984835">
                  <w:marLeft w:val="640"/>
                  <w:marRight w:val="0"/>
                  <w:marTop w:val="0"/>
                  <w:marBottom w:val="0"/>
                  <w:divBdr>
                    <w:top w:val="none" w:sz="0" w:space="0" w:color="auto"/>
                    <w:left w:val="none" w:sz="0" w:space="0" w:color="auto"/>
                    <w:bottom w:val="none" w:sz="0" w:space="0" w:color="auto"/>
                    <w:right w:val="none" w:sz="0" w:space="0" w:color="auto"/>
                  </w:divBdr>
                </w:div>
                <w:div w:id="707297026">
                  <w:marLeft w:val="640"/>
                  <w:marRight w:val="0"/>
                  <w:marTop w:val="0"/>
                  <w:marBottom w:val="0"/>
                  <w:divBdr>
                    <w:top w:val="none" w:sz="0" w:space="0" w:color="auto"/>
                    <w:left w:val="none" w:sz="0" w:space="0" w:color="auto"/>
                    <w:bottom w:val="none" w:sz="0" w:space="0" w:color="auto"/>
                    <w:right w:val="none" w:sz="0" w:space="0" w:color="auto"/>
                  </w:divBdr>
                </w:div>
                <w:div w:id="1652178777">
                  <w:marLeft w:val="640"/>
                  <w:marRight w:val="0"/>
                  <w:marTop w:val="0"/>
                  <w:marBottom w:val="0"/>
                  <w:divBdr>
                    <w:top w:val="none" w:sz="0" w:space="0" w:color="auto"/>
                    <w:left w:val="none" w:sz="0" w:space="0" w:color="auto"/>
                    <w:bottom w:val="none" w:sz="0" w:space="0" w:color="auto"/>
                    <w:right w:val="none" w:sz="0" w:space="0" w:color="auto"/>
                  </w:divBdr>
                </w:div>
                <w:div w:id="1543130167">
                  <w:marLeft w:val="640"/>
                  <w:marRight w:val="0"/>
                  <w:marTop w:val="0"/>
                  <w:marBottom w:val="0"/>
                  <w:divBdr>
                    <w:top w:val="none" w:sz="0" w:space="0" w:color="auto"/>
                    <w:left w:val="none" w:sz="0" w:space="0" w:color="auto"/>
                    <w:bottom w:val="none" w:sz="0" w:space="0" w:color="auto"/>
                    <w:right w:val="none" w:sz="0" w:space="0" w:color="auto"/>
                  </w:divBdr>
                </w:div>
                <w:div w:id="1254240370">
                  <w:marLeft w:val="640"/>
                  <w:marRight w:val="0"/>
                  <w:marTop w:val="0"/>
                  <w:marBottom w:val="0"/>
                  <w:divBdr>
                    <w:top w:val="none" w:sz="0" w:space="0" w:color="auto"/>
                    <w:left w:val="none" w:sz="0" w:space="0" w:color="auto"/>
                    <w:bottom w:val="none" w:sz="0" w:space="0" w:color="auto"/>
                    <w:right w:val="none" w:sz="0" w:space="0" w:color="auto"/>
                  </w:divBdr>
                </w:div>
                <w:div w:id="1301692464">
                  <w:marLeft w:val="640"/>
                  <w:marRight w:val="0"/>
                  <w:marTop w:val="0"/>
                  <w:marBottom w:val="0"/>
                  <w:divBdr>
                    <w:top w:val="none" w:sz="0" w:space="0" w:color="auto"/>
                    <w:left w:val="none" w:sz="0" w:space="0" w:color="auto"/>
                    <w:bottom w:val="none" w:sz="0" w:space="0" w:color="auto"/>
                    <w:right w:val="none" w:sz="0" w:space="0" w:color="auto"/>
                  </w:divBdr>
                </w:div>
                <w:div w:id="673723793">
                  <w:marLeft w:val="640"/>
                  <w:marRight w:val="0"/>
                  <w:marTop w:val="0"/>
                  <w:marBottom w:val="0"/>
                  <w:divBdr>
                    <w:top w:val="none" w:sz="0" w:space="0" w:color="auto"/>
                    <w:left w:val="none" w:sz="0" w:space="0" w:color="auto"/>
                    <w:bottom w:val="none" w:sz="0" w:space="0" w:color="auto"/>
                    <w:right w:val="none" w:sz="0" w:space="0" w:color="auto"/>
                  </w:divBdr>
                </w:div>
                <w:div w:id="29649314">
                  <w:marLeft w:val="640"/>
                  <w:marRight w:val="0"/>
                  <w:marTop w:val="0"/>
                  <w:marBottom w:val="0"/>
                  <w:divBdr>
                    <w:top w:val="none" w:sz="0" w:space="0" w:color="auto"/>
                    <w:left w:val="none" w:sz="0" w:space="0" w:color="auto"/>
                    <w:bottom w:val="none" w:sz="0" w:space="0" w:color="auto"/>
                    <w:right w:val="none" w:sz="0" w:space="0" w:color="auto"/>
                  </w:divBdr>
                </w:div>
                <w:div w:id="1460536909">
                  <w:marLeft w:val="640"/>
                  <w:marRight w:val="0"/>
                  <w:marTop w:val="0"/>
                  <w:marBottom w:val="0"/>
                  <w:divBdr>
                    <w:top w:val="none" w:sz="0" w:space="0" w:color="auto"/>
                    <w:left w:val="none" w:sz="0" w:space="0" w:color="auto"/>
                    <w:bottom w:val="none" w:sz="0" w:space="0" w:color="auto"/>
                    <w:right w:val="none" w:sz="0" w:space="0" w:color="auto"/>
                  </w:divBdr>
                </w:div>
                <w:div w:id="488401788">
                  <w:marLeft w:val="640"/>
                  <w:marRight w:val="0"/>
                  <w:marTop w:val="0"/>
                  <w:marBottom w:val="0"/>
                  <w:divBdr>
                    <w:top w:val="none" w:sz="0" w:space="0" w:color="auto"/>
                    <w:left w:val="none" w:sz="0" w:space="0" w:color="auto"/>
                    <w:bottom w:val="none" w:sz="0" w:space="0" w:color="auto"/>
                    <w:right w:val="none" w:sz="0" w:space="0" w:color="auto"/>
                  </w:divBdr>
                </w:div>
                <w:div w:id="1562056466">
                  <w:marLeft w:val="640"/>
                  <w:marRight w:val="0"/>
                  <w:marTop w:val="0"/>
                  <w:marBottom w:val="0"/>
                  <w:divBdr>
                    <w:top w:val="none" w:sz="0" w:space="0" w:color="auto"/>
                    <w:left w:val="none" w:sz="0" w:space="0" w:color="auto"/>
                    <w:bottom w:val="none" w:sz="0" w:space="0" w:color="auto"/>
                    <w:right w:val="none" w:sz="0" w:space="0" w:color="auto"/>
                  </w:divBdr>
                </w:div>
                <w:div w:id="1449854514">
                  <w:marLeft w:val="640"/>
                  <w:marRight w:val="0"/>
                  <w:marTop w:val="0"/>
                  <w:marBottom w:val="0"/>
                  <w:divBdr>
                    <w:top w:val="none" w:sz="0" w:space="0" w:color="auto"/>
                    <w:left w:val="none" w:sz="0" w:space="0" w:color="auto"/>
                    <w:bottom w:val="none" w:sz="0" w:space="0" w:color="auto"/>
                    <w:right w:val="none" w:sz="0" w:space="0" w:color="auto"/>
                  </w:divBdr>
                </w:div>
                <w:div w:id="447774201">
                  <w:marLeft w:val="640"/>
                  <w:marRight w:val="0"/>
                  <w:marTop w:val="0"/>
                  <w:marBottom w:val="0"/>
                  <w:divBdr>
                    <w:top w:val="none" w:sz="0" w:space="0" w:color="auto"/>
                    <w:left w:val="none" w:sz="0" w:space="0" w:color="auto"/>
                    <w:bottom w:val="none" w:sz="0" w:space="0" w:color="auto"/>
                    <w:right w:val="none" w:sz="0" w:space="0" w:color="auto"/>
                  </w:divBdr>
                </w:div>
                <w:div w:id="1983347293">
                  <w:marLeft w:val="640"/>
                  <w:marRight w:val="0"/>
                  <w:marTop w:val="0"/>
                  <w:marBottom w:val="0"/>
                  <w:divBdr>
                    <w:top w:val="none" w:sz="0" w:space="0" w:color="auto"/>
                    <w:left w:val="none" w:sz="0" w:space="0" w:color="auto"/>
                    <w:bottom w:val="none" w:sz="0" w:space="0" w:color="auto"/>
                    <w:right w:val="none" w:sz="0" w:space="0" w:color="auto"/>
                  </w:divBdr>
                </w:div>
                <w:div w:id="1634291828">
                  <w:marLeft w:val="640"/>
                  <w:marRight w:val="0"/>
                  <w:marTop w:val="0"/>
                  <w:marBottom w:val="0"/>
                  <w:divBdr>
                    <w:top w:val="none" w:sz="0" w:space="0" w:color="auto"/>
                    <w:left w:val="none" w:sz="0" w:space="0" w:color="auto"/>
                    <w:bottom w:val="none" w:sz="0" w:space="0" w:color="auto"/>
                    <w:right w:val="none" w:sz="0" w:space="0" w:color="auto"/>
                  </w:divBdr>
                </w:div>
                <w:div w:id="1984696894">
                  <w:marLeft w:val="640"/>
                  <w:marRight w:val="0"/>
                  <w:marTop w:val="0"/>
                  <w:marBottom w:val="0"/>
                  <w:divBdr>
                    <w:top w:val="none" w:sz="0" w:space="0" w:color="auto"/>
                    <w:left w:val="none" w:sz="0" w:space="0" w:color="auto"/>
                    <w:bottom w:val="none" w:sz="0" w:space="0" w:color="auto"/>
                    <w:right w:val="none" w:sz="0" w:space="0" w:color="auto"/>
                  </w:divBdr>
                </w:div>
                <w:div w:id="1029989877">
                  <w:marLeft w:val="640"/>
                  <w:marRight w:val="0"/>
                  <w:marTop w:val="0"/>
                  <w:marBottom w:val="0"/>
                  <w:divBdr>
                    <w:top w:val="none" w:sz="0" w:space="0" w:color="auto"/>
                    <w:left w:val="none" w:sz="0" w:space="0" w:color="auto"/>
                    <w:bottom w:val="none" w:sz="0" w:space="0" w:color="auto"/>
                    <w:right w:val="none" w:sz="0" w:space="0" w:color="auto"/>
                  </w:divBdr>
                </w:div>
                <w:div w:id="1372994785">
                  <w:marLeft w:val="640"/>
                  <w:marRight w:val="0"/>
                  <w:marTop w:val="0"/>
                  <w:marBottom w:val="0"/>
                  <w:divBdr>
                    <w:top w:val="none" w:sz="0" w:space="0" w:color="auto"/>
                    <w:left w:val="none" w:sz="0" w:space="0" w:color="auto"/>
                    <w:bottom w:val="none" w:sz="0" w:space="0" w:color="auto"/>
                    <w:right w:val="none" w:sz="0" w:space="0" w:color="auto"/>
                  </w:divBdr>
                </w:div>
                <w:div w:id="1010985524">
                  <w:marLeft w:val="640"/>
                  <w:marRight w:val="0"/>
                  <w:marTop w:val="0"/>
                  <w:marBottom w:val="0"/>
                  <w:divBdr>
                    <w:top w:val="none" w:sz="0" w:space="0" w:color="auto"/>
                    <w:left w:val="none" w:sz="0" w:space="0" w:color="auto"/>
                    <w:bottom w:val="none" w:sz="0" w:space="0" w:color="auto"/>
                    <w:right w:val="none" w:sz="0" w:space="0" w:color="auto"/>
                  </w:divBdr>
                </w:div>
                <w:div w:id="1861773053">
                  <w:marLeft w:val="640"/>
                  <w:marRight w:val="0"/>
                  <w:marTop w:val="0"/>
                  <w:marBottom w:val="0"/>
                  <w:divBdr>
                    <w:top w:val="none" w:sz="0" w:space="0" w:color="auto"/>
                    <w:left w:val="none" w:sz="0" w:space="0" w:color="auto"/>
                    <w:bottom w:val="none" w:sz="0" w:space="0" w:color="auto"/>
                    <w:right w:val="none" w:sz="0" w:space="0" w:color="auto"/>
                  </w:divBdr>
                </w:div>
                <w:div w:id="718478677">
                  <w:marLeft w:val="640"/>
                  <w:marRight w:val="0"/>
                  <w:marTop w:val="0"/>
                  <w:marBottom w:val="0"/>
                  <w:divBdr>
                    <w:top w:val="none" w:sz="0" w:space="0" w:color="auto"/>
                    <w:left w:val="none" w:sz="0" w:space="0" w:color="auto"/>
                    <w:bottom w:val="none" w:sz="0" w:space="0" w:color="auto"/>
                    <w:right w:val="none" w:sz="0" w:space="0" w:color="auto"/>
                  </w:divBdr>
                </w:div>
                <w:div w:id="421530022">
                  <w:marLeft w:val="640"/>
                  <w:marRight w:val="0"/>
                  <w:marTop w:val="0"/>
                  <w:marBottom w:val="0"/>
                  <w:divBdr>
                    <w:top w:val="none" w:sz="0" w:space="0" w:color="auto"/>
                    <w:left w:val="none" w:sz="0" w:space="0" w:color="auto"/>
                    <w:bottom w:val="none" w:sz="0" w:space="0" w:color="auto"/>
                    <w:right w:val="none" w:sz="0" w:space="0" w:color="auto"/>
                  </w:divBdr>
                </w:div>
                <w:div w:id="1676498429">
                  <w:marLeft w:val="640"/>
                  <w:marRight w:val="0"/>
                  <w:marTop w:val="0"/>
                  <w:marBottom w:val="0"/>
                  <w:divBdr>
                    <w:top w:val="none" w:sz="0" w:space="0" w:color="auto"/>
                    <w:left w:val="none" w:sz="0" w:space="0" w:color="auto"/>
                    <w:bottom w:val="none" w:sz="0" w:space="0" w:color="auto"/>
                    <w:right w:val="none" w:sz="0" w:space="0" w:color="auto"/>
                  </w:divBdr>
                </w:div>
                <w:div w:id="1435980652">
                  <w:marLeft w:val="640"/>
                  <w:marRight w:val="0"/>
                  <w:marTop w:val="0"/>
                  <w:marBottom w:val="0"/>
                  <w:divBdr>
                    <w:top w:val="none" w:sz="0" w:space="0" w:color="auto"/>
                    <w:left w:val="none" w:sz="0" w:space="0" w:color="auto"/>
                    <w:bottom w:val="none" w:sz="0" w:space="0" w:color="auto"/>
                    <w:right w:val="none" w:sz="0" w:space="0" w:color="auto"/>
                  </w:divBdr>
                </w:div>
                <w:div w:id="1638607498">
                  <w:marLeft w:val="640"/>
                  <w:marRight w:val="0"/>
                  <w:marTop w:val="0"/>
                  <w:marBottom w:val="0"/>
                  <w:divBdr>
                    <w:top w:val="none" w:sz="0" w:space="0" w:color="auto"/>
                    <w:left w:val="none" w:sz="0" w:space="0" w:color="auto"/>
                    <w:bottom w:val="none" w:sz="0" w:space="0" w:color="auto"/>
                    <w:right w:val="none" w:sz="0" w:space="0" w:color="auto"/>
                  </w:divBdr>
                </w:div>
                <w:div w:id="1214073737">
                  <w:marLeft w:val="640"/>
                  <w:marRight w:val="0"/>
                  <w:marTop w:val="0"/>
                  <w:marBottom w:val="0"/>
                  <w:divBdr>
                    <w:top w:val="none" w:sz="0" w:space="0" w:color="auto"/>
                    <w:left w:val="none" w:sz="0" w:space="0" w:color="auto"/>
                    <w:bottom w:val="none" w:sz="0" w:space="0" w:color="auto"/>
                    <w:right w:val="none" w:sz="0" w:space="0" w:color="auto"/>
                  </w:divBdr>
                </w:div>
                <w:div w:id="1188831279">
                  <w:marLeft w:val="640"/>
                  <w:marRight w:val="0"/>
                  <w:marTop w:val="0"/>
                  <w:marBottom w:val="0"/>
                  <w:divBdr>
                    <w:top w:val="none" w:sz="0" w:space="0" w:color="auto"/>
                    <w:left w:val="none" w:sz="0" w:space="0" w:color="auto"/>
                    <w:bottom w:val="none" w:sz="0" w:space="0" w:color="auto"/>
                    <w:right w:val="none" w:sz="0" w:space="0" w:color="auto"/>
                  </w:divBdr>
                </w:div>
                <w:div w:id="2011176894">
                  <w:marLeft w:val="640"/>
                  <w:marRight w:val="0"/>
                  <w:marTop w:val="0"/>
                  <w:marBottom w:val="0"/>
                  <w:divBdr>
                    <w:top w:val="none" w:sz="0" w:space="0" w:color="auto"/>
                    <w:left w:val="none" w:sz="0" w:space="0" w:color="auto"/>
                    <w:bottom w:val="none" w:sz="0" w:space="0" w:color="auto"/>
                    <w:right w:val="none" w:sz="0" w:space="0" w:color="auto"/>
                  </w:divBdr>
                </w:div>
                <w:div w:id="1735810876">
                  <w:marLeft w:val="640"/>
                  <w:marRight w:val="0"/>
                  <w:marTop w:val="0"/>
                  <w:marBottom w:val="0"/>
                  <w:divBdr>
                    <w:top w:val="none" w:sz="0" w:space="0" w:color="auto"/>
                    <w:left w:val="none" w:sz="0" w:space="0" w:color="auto"/>
                    <w:bottom w:val="none" w:sz="0" w:space="0" w:color="auto"/>
                    <w:right w:val="none" w:sz="0" w:space="0" w:color="auto"/>
                  </w:divBdr>
                </w:div>
                <w:div w:id="239558166">
                  <w:marLeft w:val="640"/>
                  <w:marRight w:val="0"/>
                  <w:marTop w:val="0"/>
                  <w:marBottom w:val="0"/>
                  <w:divBdr>
                    <w:top w:val="none" w:sz="0" w:space="0" w:color="auto"/>
                    <w:left w:val="none" w:sz="0" w:space="0" w:color="auto"/>
                    <w:bottom w:val="none" w:sz="0" w:space="0" w:color="auto"/>
                    <w:right w:val="none" w:sz="0" w:space="0" w:color="auto"/>
                  </w:divBdr>
                </w:div>
                <w:div w:id="209390144">
                  <w:marLeft w:val="640"/>
                  <w:marRight w:val="0"/>
                  <w:marTop w:val="0"/>
                  <w:marBottom w:val="0"/>
                  <w:divBdr>
                    <w:top w:val="none" w:sz="0" w:space="0" w:color="auto"/>
                    <w:left w:val="none" w:sz="0" w:space="0" w:color="auto"/>
                    <w:bottom w:val="none" w:sz="0" w:space="0" w:color="auto"/>
                    <w:right w:val="none" w:sz="0" w:space="0" w:color="auto"/>
                  </w:divBdr>
                </w:div>
                <w:div w:id="1818108532">
                  <w:marLeft w:val="640"/>
                  <w:marRight w:val="0"/>
                  <w:marTop w:val="0"/>
                  <w:marBottom w:val="0"/>
                  <w:divBdr>
                    <w:top w:val="none" w:sz="0" w:space="0" w:color="auto"/>
                    <w:left w:val="none" w:sz="0" w:space="0" w:color="auto"/>
                    <w:bottom w:val="none" w:sz="0" w:space="0" w:color="auto"/>
                    <w:right w:val="none" w:sz="0" w:space="0" w:color="auto"/>
                  </w:divBdr>
                </w:div>
                <w:div w:id="1426152906">
                  <w:marLeft w:val="640"/>
                  <w:marRight w:val="0"/>
                  <w:marTop w:val="0"/>
                  <w:marBottom w:val="0"/>
                  <w:divBdr>
                    <w:top w:val="none" w:sz="0" w:space="0" w:color="auto"/>
                    <w:left w:val="none" w:sz="0" w:space="0" w:color="auto"/>
                    <w:bottom w:val="none" w:sz="0" w:space="0" w:color="auto"/>
                    <w:right w:val="none" w:sz="0" w:space="0" w:color="auto"/>
                  </w:divBdr>
                </w:div>
                <w:div w:id="1385253333">
                  <w:marLeft w:val="640"/>
                  <w:marRight w:val="0"/>
                  <w:marTop w:val="0"/>
                  <w:marBottom w:val="0"/>
                  <w:divBdr>
                    <w:top w:val="none" w:sz="0" w:space="0" w:color="auto"/>
                    <w:left w:val="none" w:sz="0" w:space="0" w:color="auto"/>
                    <w:bottom w:val="none" w:sz="0" w:space="0" w:color="auto"/>
                    <w:right w:val="none" w:sz="0" w:space="0" w:color="auto"/>
                  </w:divBdr>
                </w:div>
                <w:div w:id="1087925424">
                  <w:marLeft w:val="640"/>
                  <w:marRight w:val="0"/>
                  <w:marTop w:val="0"/>
                  <w:marBottom w:val="0"/>
                  <w:divBdr>
                    <w:top w:val="none" w:sz="0" w:space="0" w:color="auto"/>
                    <w:left w:val="none" w:sz="0" w:space="0" w:color="auto"/>
                    <w:bottom w:val="none" w:sz="0" w:space="0" w:color="auto"/>
                    <w:right w:val="none" w:sz="0" w:space="0" w:color="auto"/>
                  </w:divBdr>
                </w:div>
                <w:div w:id="1654331306">
                  <w:marLeft w:val="640"/>
                  <w:marRight w:val="0"/>
                  <w:marTop w:val="0"/>
                  <w:marBottom w:val="0"/>
                  <w:divBdr>
                    <w:top w:val="none" w:sz="0" w:space="0" w:color="auto"/>
                    <w:left w:val="none" w:sz="0" w:space="0" w:color="auto"/>
                    <w:bottom w:val="none" w:sz="0" w:space="0" w:color="auto"/>
                    <w:right w:val="none" w:sz="0" w:space="0" w:color="auto"/>
                  </w:divBdr>
                </w:div>
              </w:divsChild>
            </w:div>
            <w:div w:id="1241987322">
              <w:marLeft w:val="0"/>
              <w:marRight w:val="0"/>
              <w:marTop w:val="0"/>
              <w:marBottom w:val="0"/>
              <w:divBdr>
                <w:top w:val="none" w:sz="0" w:space="0" w:color="auto"/>
                <w:left w:val="none" w:sz="0" w:space="0" w:color="auto"/>
                <w:bottom w:val="none" w:sz="0" w:space="0" w:color="auto"/>
                <w:right w:val="none" w:sz="0" w:space="0" w:color="auto"/>
              </w:divBdr>
              <w:divsChild>
                <w:div w:id="1668249717">
                  <w:marLeft w:val="640"/>
                  <w:marRight w:val="0"/>
                  <w:marTop w:val="0"/>
                  <w:marBottom w:val="0"/>
                  <w:divBdr>
                    <w:top w:val="none" w:sz="0" w:space="0" w:color="auto"/>
                    <w:left w:val="none" w:sz="0" w:space="0" w:color="auto"/>
                    <w:bottom w:val="none" w:sz="0" w:space="0" w:color="auto"/>
                    <w:right w:val="none" w:sz="0" w:space="0" w:color="auto"/>
                  </w:divBdr>
                </w:div>
                <w:div w:id="2117017592">
                  <w:marLeft w:val="640"/>
                  <w:marRight w:val="0"/>
                  <w:marTop w:val="0"/>
                  <w:marBottom w:val="0"/>
                  <w:divBdr>
                    <w:top w:val="none" w:sz="0" w:space="0" w:color="auto"/>
                    <w:left w:val="none" w:sz="0" w:space="0" w:color="auto"/>
                    <w:bottom w:val="none" w:sz="0" w:space="0" w:color="auto"/>
                    <w:right w:val="none" w:sz="0" w:space="0" w:color="auto"/>
                  </w:divBdr>
                </w:div>
                <w:div w:id="1486048871">
                  <w:marLeft w:val="640"/>
                  <w:marRight w:val="0"/>
                  <w:marTop w:val="0"/>
                  <w:marBottom w:val="0"/>
                  <w:divBdr>
                    <w:top w:val="none" w:sz="0" w:space="0" w:color="auto"/>
                    <w:left w:val="none" w:sz="0" w:space="0" w:color="auto"/>
                    <w:bottom w:val="none" w:sz="0" w:space="0" w:color="auto"/>
                    <w:right w:val="none" w:sz="0" w:space="0" w:color="auto"/>
                  </w:divBdr>
                </w:div>
                <w:div w:id="280502401">
                  <w:marLeft w:val="640"/>
                  <w:marRight w:val="0"/>
                  <w:marTop w:val="0"/>
                  <w:marBottom w:val="0"/>
                  <w:divBdr>
                    <w:top w:val="none" w:sz="0" w:space="0" w:color="auto"/>
                    <w:left w:val="none" w:sz="0" w:space="0" w:color="auto"/>
                    <w:bottom w:val="none" w:sz="0" w:space="0" w:color="auto"/>
                    <w:right w:val="none" w:sz="0" w:space="0" w:color="auto"/>
                  </w:divBdr>
                </w:div>
                <w:div w:id="293800785">
                  <w:marLeft w:val="640"/>
                  <w:marRight w:val="0"/>
                  <w:marTop w:val="0"/>
                  <w:marBottom w:val="0"/>
                  <w:divBdr>
                    <w:top w:val="none" w:sz="0" w:space="0" w:color="auto"/>
                    <w:left w:val="none" w:sz="0" w:space="0" w:color="auto"/>
                    <w:bottom w:val="none" w:sz="0" w:space="0" w:color="auto"/>
                    <w:right w:val="none" w:sz="0" w:space="0" w:color="auto"/>
                  </w:divBdr>
                </w:div>
                <w:div w:id="1014528018">
                  <w:marLeft w:val="640"/>
                  <w:marRight w:val="0"/>
                  <w:marTop w:val="0"/>
                  <w:marBottom w:val="0"/>
                  <w:divBdr>
                    <w:top w:val="none" w:sz="0" w:space="0" w:color="auto"/>
                    <w:left w:val="none" w:sz="0" w:space="0" w:color="auto"/>
                    <w:bottom w:val="none" w:sz="0" w:space="0" w:color="auto"/>
                    <w:right w:val="none" w:sz="0" w:space="0" w:color="auto"/>
                  </w:divBdr>
                </w:div>
                <w:div w:id="919949942">
                  <w:marLeft w:val="640"/>
                  <w:marRight w:val="0"/>
                  <w:marTop w:val="0"/>
                  <w:marBottom w:val="0"/>
                  <w:divBdr>
                    <w:top w:val="none" w:sz="0" w:space="0" w:color="auto"/>
                    <w:left w:val="none" w:sz="0" w:space="0" w:color="auto"/>
                    <w:bottom w:val="none" w:sz="0" w:space="0" w:color="auto"/>
                    <w:right w:val="none" w:sz="0" w:space="0" w:color="auto"/>
                  </w:divBdr>
                </w:div>
                <w:div w:id="1989243491">
                  <w:marLeft w:val="640"/>
                  <w:marRight w:val="0"/>
                  <w:marTop w:val="0"/>
                  <w:marBottom w:val="0"/>
                  <w:divBdr>
                    <w:top w:val="none" w:sz="0" w:space="0" w:color="auto"/>
                    <w:left w:val="none" w:sz="0" w:space="0" w:color="auto"/>
                    <w:bottom w:val="none" w:sz="0" w:space="0" w:color="auto"/>
                    <w:right w:val="none" w:sz="0" w:space="0" w:color="auto"/>
                  </w:divBdr>
                </w:div>
                <w:div w:id="266667836">
                  <w:marLeft w:val="640"/>
                  <w:marRight w:val="0"/>
                  <w:marTop w:val="0"/>
                  <w:marBottom w:val="0"/>
                  <w:divBdr>
                    <w:top w:val="none" w:sz="0" w:space="0" w:color="auto"/>
                    <w:left w:val="none" w:sz="0" w:space="0" w:color="auto"/>
                    <w:bottom w:val="none" w:sz="0" w:space="0" w:color="auto"/>
                    <w:right w:val="none" w:sz="0" w:space="0" w:color="auto"/>
                  </w:divBdr>
                </w:div>
                <w:div w:id="1525173320">
                  <w:marLeft w:val="640"/>
                  <w:marRight w:val="0"/>
                  <w:marTop w:val="0"/>
                  <w:marBottom w:val="0"/>
                  <w:divBdr>
                    <w:top w:val="none" w:sz="0" w:space="0" w:color="auto"/>
                    <w:left w:val="none" w:sz="0" w:space="0" w:color="auto"/>
                    <w:bottom w:val="none" w:sz="0" w:space="0" w:color="auto"/>
                    <w:right w:val="none" w:sz="0" w:space="0" w:color="auto"/>
                  </w:divBdr>
                </w:div>
                <w:div w:id="1676955531">
                  <w:marLeft w:val="640"/>
                  <w:marRight w:val="0"/>
                  <w:marTop w:val="0"/>
                  <w:marBottom w:val="0"/>
                  <w:divBdr>
                    <w:top w:val="none" w:sz="0" w:space="0" w:color="auto"/>
                    <w:left w:val="none" w:sz="0" w:space="0" w:color="auto"/>
                    <w:bottom w:val="none" w:sz="0" w:space="0" w:color="auto"/>
                    <w:right w:val="none" w:sz="0" w:space="0" w:color="auto"/>
                  </w:divBdr>
                </w:div>
                <w:div w:id="4941040">
                  <w:marLeft w:val="640"/>
                  <w:marRight w:val="0"/>
                  <w:marTop w:val="0"/>
                  <w:marBottom w:val="0"/>
                  <w:divBdr>
                    <w:top w:val="none" w:sz="0" w:space="0" w:color="auto"/>
                    <w:left w:val="none" w:sz="0" w:space="0" w:color="auto"/>
                    <w:bottom w:val="none" w:sz="0" w:space="0" w:color="auto"/>
                    <w:right w:val="none" w:sz="0" w:space="0" w:color="auto"/>
                  </w:divBdr>
                </w:div>
                <w:div w:id="394165835">
                  <w:marLeft w:val="640"/>
                  <w:marRight w:val="0"/>
                  <w:marTop w:val="0"/>
                  <w:marBottom w:val="0"/>
                  <w:divBdr>
                    <w:top w:val="none" w:sz="0" w:space="0" w:color="auto"/>
                    <w:left w:val="none" w:sz="0" w:space="0" w:color="auto"/>
                    <w:bottom w:val="none" w:sz="0" w:space="0" w:color="auto"/>
                    <w:right w:val="none" w:sz="0" w:space="0" w:color="auto"/>
                  </w:divBdr>
                </w:div>
                <w:div w:id="2114864164">
                  <w:marLeft w:val="640"/>
                  <w:marRight w:val="0"/>
                  <w:marTop w:val="0"/>
                  <w:marBottom w:val="0"/>
                  <w:divBdr>
                    <w:top w:val="none" w:sz="0" w:space="0" w:color="auto"/>
                    <w:left w:val="none" w:sz="0" w:space="0" w:color="auto"/>
                    <w:bottom w:val="none" w:sz="0" w:space="0" w:color="auto"/>
                    <w:right w:val="none" w:sz="0" w:space="0" w:color="auto"/>
                  </w:divBdr>
                </w:div>
                <w:div w:id="1165323560">
                  <w:marLeft w:val="640"/>
                  <w:marRight w:val="0"/>
                  <w:marTop w:val="0"/>
                  <w:marBottom w:val="0"/>
                  <w:divBdr>
                    <w:top w:val="none" w:sz="0" w:space="0" w:color="auto"/>
                    <w:left w:val="none" w:sz="0" w:space="0" w:color="auto"/>
                    <w:bottom w:val="none" w:sz="0" w:space="0" w:color="auto"/>
                    <w:right w:val="none" w:sz="0" w:space="0" w:color="auto"/>
                  </w:divBdr>
                </w:div>
                <w:div w:id="2115128342">
                  <w:marLeft w:val="640"/>
                  <w:marRight w:val="0"/>
                  <w:marTop w:val="0"/>
                  <w:marBottom w:val="0"/>
                  <w:divBdr>
                    <w:top w:val="none" w:sz="0" w:space="0" w:color="auto"/>
                    <w:left w:val="none" w:sz="0" w:space="0" w:color="auto"/>
                    <w:bottom w:val="none" w:sz="0" w:space="0" w:color="auto"/>
                    <w:right w:val="none" w:sz="0" w:space="0" w:color="auto"/>
                  </w:divBdr>
                </w:div>
                <w:div w:id="1275559462">
                  <w:marLeft w:val="640"/>
                  <w:marRight w:val="0"/>
                  <w:marTop w:val="0"/>
                  <w:marBottom w:val="0"/>
                  <w:divBdr>
                    <w:top w:val="none" w:sz="0" w:space="0" w:color="auto"/>
                    <w:left w:val="none" w:sz="0" w:space="0" w:color="auto"/>
                    <w:bottom w:val="none" w:sz="0" w:space="0" w:color="auto"/>
                    <w:right w:val="none" w:sz="0" w:space="0" w:color="auto"/>
                  </w:divBdr>
                </w:div>
                <w:div w:id="1047149048">
                  <w:marLeft w:val="640"/>
                  <w:marRight w:val="0"/>
                  <w:marTop w:val="0"/>
                  <w:marBottom w:val="0"/>
                  <w:divBdr>
                    <w:top w:val="none" w:sz="0" w:space="0" w:color="auto"/>
                    <w:left w:val="none" w:sz="0" w:space="0" w:color="auto"/>
                    <w:bottom w:val="none" w:sz="0" w:space="0" w:color="auto"/>
                    <w:right w:val="none" w:sz="0" w:space="0" w:color="auto"/>
                  </w:divBdr>
                </w:div>
                <w:div w:id="1347824845">
                  <w:marLeft w:val="640"/>
                  <w:marRight w:val="0"/>
                  <w:marTop w:val="0"/>
                  <w:marBottom w:val="0"/>
                  <w:divBdr>
                    <w:top w:val="none" w:sz="0" w:space="0" w:color="auto"/>
                    <w:left w:val="none" w:sz="0" w:space="0" w:color="auto"/>
                    <w:bottom w:val="none" w:sz="0" w:space="0" w:color="auto"/>
                    <w:right w:val="none" w:sz="0" w:space="0" w:color="auto"/>
                  </w:divBdr>
                </w:div>
                <w:div w:id="2089182233">
                  <w:marLeft w:val="640"/>
                  <w:marRight w:val="0"/>
                  <w:marTop w:val="0"/>
                  <w:marBottom w:val="0"/>
                  <w:divBdr>
                    <w:top w:val="none" w:sz="0" w:space="0" w:color="auto"/>
                    <w:left w:val="none" w:sz="0" w:space="0" w:color="auto"/>
                    <w:bottom w:val="none" w:sz="0" w:space="0" w:color="auto"/>
                    <w:right w:val="none" w:sz="0" w:space="0" w:color="auto"/>
                  </w:divBdr>
                </w:div>
                <w:div w:id="1643000862">
                  <w:marLeft w:val="640"/>
                  <w:marRight w:val="0"/>
                  <w:marTop w:val="0"/>
                  <w:marBottom w:val="0"/>
                  <w:divBdr>
                    <w:top w:val="none" w:sz="0" w:space="0" w:color="auto"/>
                    <w:left w:val="none" w:sz="0" w:space="0" w:color="auto"/>
                    <w:bottom w:val="none" w:sz="0" w:space="0" w:color="auto"/>
                    <w:right w:val="none" w:sz="0" w:space="0" w:color="auto"/>
                  </w:divBdr>
                </w:div>
                <w:div w:id="1116867784">
                  <w:marLeft w:val="640"/>
                  <w:marRight w:val="0"/>
                  <w:marTop w:val="0"/>
                  <w:marBottom w:val="0"/>
                  <w:divBdr>
                    <w:top w:val="none" w:sz="0" w:space="0" w:color="auto"/>
                    <w:left w:val="none" w:sz="0" w:space="0" w:color="auto"/>
                    <w:bottom w:val="none" w:sz="0" w:space="0" w:color="auto"/>
                    <w:right w:val="none" w:sz="0" w:space="0" w:color="auto"/>
                  </w:divBdr>
                </w:div>
                <w:div w:id="765272887">
                  <w:marLeft w:val="640"/>
                  <w:marRight w:val="0"/>
                  <w:marTop w:val="0"/>
                  <w:marBottom w:val="0"/>
                  <w:divBdr>
                    <w:top w:val="none" w:sz="0" w:space="0" w:color="auto"/>
                    <w:left w:val="none" w:sz="0" w:space="0" w:color="auto"/>
                    <w:bottom w:val="none" w:sz="0" w:space="0" w:color="auto"/>
                    <w:right w:val="none" w:sz="0" w:space="0" w:color="auto"/>
                  </w:divBdr>
                </w:div>
                <w:div w:id="445395749">
                  <w:marLeft w:val="640"/>
                  <w:marRight w:val="0"/>
                  <w:marTop w:val="0"/>
                  <w:marBottom w:val="0"/>
                  <w:divBdr>
                    <w:top w:val="none" w:sz="0" w:space="0" w:color="auto"/>
                    <w:left w:val="none" w:sz="0" w:space="0" w:color="auto"/>
                    <w:bottom w:val="none" w:sz="0" w:space="0" w:color="auto"/>
                    <w:right w:val="none" w:sz="0" w:space="0" w:color="auto"/>
                  </w:divBdr>
                </w:div>
                <w:div w:id="1093087896">
                  <w:marLeft w:val="640"/>
                  <w:marRight w:val="0"/>
                  <w:marTop w:val="0"/>
                  <w:marBottom w:val="0"/>
                  <w:divBdr>
                    <w:top w:val="none" w:sz="0" w:space="0" w:color="auto"/>
                    <w:left w:val="none" w:sz="0" w:space="0" w:color="auto"/>
                    <w:bottom w:val="none" w:sz="0" w:space="0" w:color="auto"/>
                    <w:right w:val="none" w:sz="0" w:space="0" w:color="auto"/>
                  </w:divBdr>
                </w:div>
                <w:div w:id="869998763">
                  <w:marLeft w:val="640"/>
                  <w:marRight w:val="0"/>
                  <w:marTop w:val="0"/>
                  <w:marBottom w:val="0"/>
                  <w:divBdr>
                    <w:top w:val="none" w:sz="0" w:space="0" w:color="auto"/>
                    <w:left w:val="none" w:sz="0" w:space="0" w:color="auto"/>
                    <w:bottom w:val="none" w:sz="0" w:space="0" w:color="auto"/>
                    <w:right w:val="none" w:sz="0" w:space="0" w:color="auto"/>
                  </w:divBdr>
                </w:div>
                <w:div w:id="2001038533">
                  <w:marLeft w:val="640"/>
                  <w:marRight w:val="0"/>
                  <w:marTop w:val="0"/>
                  <w:marBottom w:val="0"/>
                  <w:divBdr>
                    <w:top w:val="none" w:sz="0" w:space="0" w:color="auto"/>
                    <w:left w:val="none" w:sz="0" w:space="0" w:color="auto"/>
                    <w:bottom w:val="none" w:sz="0" w:space="0" w:color="auto"/>
                    <w:right w:val="none" w:sz="0" w:space="0" w:color="auto"/>
                  </w:divBdr>
                </w:div>
                <w:div w:id="2095399463">
                  <w:marLeft w:val="640"/>
                  <w:marRight w:val="0"/>
                  <w:marTop w:val="0"/>
                  <w:marBottom w:val="0"/>
                  <w:divBdr>
                    <w:top w:val="none" w:sz="0" w:space="0" w:color="auto"/>
                    <w:left w:val="none" w:sz="0" w:space="0" w:color="auto"/>
                    <w:bottom w:val="none" w:sz="0" w:space="0" w:color="auto"/>
                    <w:right w:val="none" w:sz="0" w:space="0" w:color="auto"/>
                  </w:divBdr>
                </w:div>
                <w:div w:id="568537198">
                  <w:marLeft w:val="640"/>
                  <w:marRight w:val="0"/>
                  <w:marTop w:val="0"/>
                  <w:marBottom w:val="0"/>
                  <w:divBdr>
                    <w:top w:val="none" w:sz="0" w:space="0" w:color="auto"/>
                    <w:left w:val="none" w:sz="0" w:space="0" w:color="auto"/>
                    <w:bottom w:val="none" w:sz="0" w:space="0" w:color="auto"/>
                    <w:right w:val="none" w:sz="0" w:space="0" w:color="auto"/>
                  </w:divBdr>
                </w:div>
                <w:div w:id="220286621">
                  <w:marLeft w:val="640"/>
                  <w:marRight w:val="0"/>
                  <w:marTop w:val="0"/>
                  <w:marBottom w:val="0"/>
                  <w:divBdr>
                    <w:top w:val="none" w:sz="0" w:space="0" w:color="auto"/>
                    <w:left w:val="none" w:sz="0" w:space="0" w:color="auto"/>
                    <w:bottom w:val="none" w:sz="0" w:space="0" w:color="auto"/>
                    <w:right w:val="none" w:sz="0" w:space="0" w:color="auto"/>
                  </w:divBdr>
                </w:div>
                <w:div w:id="1823233061">
                  <w:marLeft w:val="640"/>
                  <w:marRight w:val="0"/>
                  <w:marTop w:val="0"/>
                  <w:marBottom w:val="0"/>
                  <w:divBdr>
                    <w:top w:val="none" w:sz="0" w:space="0" w:color="auto"/>
                    <w:left w:val="none" w:sz="0" w:space="0" w:color="auto"/>
                    <w:bottom w:val="none" w:sz="0" w:space="0" w:color="auto"/>
                    <w:right w:val="none" w:sz="0" w:space="0" w:color="auto"/>
                  </w:divBdr>
                </w:div>
                <w:div w:id="2128036421">
                  <w:marLeft w:val="640"/>
                  <w:marRight w:val="0"/>
                  <w:marTop w:val="0"/>
                  <w:marBottom w:val="0"/>
                  <w:divBdr>
                    <w:top w:val="none" w:sz="0" w:space="0" w:color="auto"/>
                    <w:left w:val="none" w:sz="0" w:space="0" w:color="auto"/>
                    <w:bottom w:val="none" w:sz="0" w:space="0" w:color="auto"/>
                    <w:right w:val="none" w:sz="0" w:space="0" w:color="auto"/>
                  </w:divBdr>
                </w:div>
                <w:div w:id="1286036530">
                  <w:marLeft w:val="640"/>
                  <w:marRight w:val="0"/>
                  <w:marTop w:val="0"/>
                  <w:marBottom w:val="0"/>
                  <w:divBdr>
                    <w:top w:val="none" w:sz="0" w:space="0" w:color="auto"/>
                    <w:left w:val="none" w:sz="0" w:space="0" w:color="auto"/>
                    <w:bottom w:val="none" w:sz="0" w:space="0" w:color="auto"/>
                    <w:right w:val="none" w:sz="0" w:space="0" w:color="auto"/>
                  </w:divBdr>
                </w:div>
                <w:div w:id="1163425533">
                  <w:marLeft w:val="640"/>
                  <w:marRight w:val="0"/>
                  <w:marTop w:val="0"/>
                  <w:marBottom w:val="0"/>
                  <w:divBdr>
                    <w:top w:val="none" w:sz="0" w:space="0" w:color="auto"/>
                    <w:left w:val="none" w:sz="0" w:space="0" w:color="auto"/>
                    <w:bottom w:val="none" w:sz="0" w:space="0" w:color="auto"/>
                    <w:right w:val="none" w:sz="0" w:space="0" w:color="auto"/>
                  </w:divBdr>
                </w:div>
                <w:div w:id="1624076159">
                  <w:marLeft w:val="640"/>
                  <w:marRight w:val="0"/>
                  <w:marTop w:val="0"/>
                  <w:marBottom w:val="0"/>
                  <w:divBdr>
                    <w:top w:val="none" w:sz="0" w:space="0" w:color="auto"/>
                    <w:left w:val="none" w:sz="0" w:space="0" w:color="auto"/>
                    <w:bottom w:val="none" w:sz="0" w:space="0" w:color="auto"/>
                    <w:right w:val="none" w:sz="0" w:space="0" w:color="auto"/>
                  </w:divBdr>
                </w:div>
                <w:div w:id="1034227975">
                  <w:marLeft w:val="640"/>
                  <w:marRight w:val="0"/>
                  <w:marTop w:val="0"/>
                  <w:marBottom w:val="0"/>
                  <w:divBdr>
                    <w:top w:val="none" w:sz="0" w:space="0" w:color="auto"/>
                    <w:left w:val="none" w:sz="0" w:space="0" w:color="auto"/>
                    <w:bottom w:val="none" w:sz="0" w:space="0" w:color="auto"/>
                    <w:right w:val="none" w:sz="0" w:space="0" w:color="auto"/>
                  </w:divBdr>
                </w:div>
                <w:div w:id="819537182">
                  <w:marLeft w:val="640"/>
                  <w:marRight w:val="0"/>
                  <w:marTop w:val="0"/>
                  <w:marBottom w:val="0"/>
                  <w:divBdr>
                    <w:top w:val="none" w:sz="0" w:space="0" w:color="auto"/>
                    <w:left w:val="none" w:sz="0" w:space="0" w:color="auto"/>
                    <w:bottom w:val="none" w:sz="0" w:space="0" w:color="auto"/>
                    <w:right w:val="none" w:sz="0" w:space="0" w:color="auto"/>
                  </w:divBdr>
                </w:div>
                <w:div w:id="1009260578">
                  <w:marLeft w:val="640"/>
                  <w:marRight w:val="0"/>
                  <w:marTop w:val="0"/>
                  <w:marBottom w:val="0"/>
                  <w:divBdr>
                    <w:top w:val="none" w:sz="0" w:space="0" w:color="auto"/>
                    <w:left w:val="none" w:sz="0" w:space="0" w:color="auto"/>
                    <w:bottom w:val="none" w:sz="0" w:space="0" w:color="auto"/>
                    <w:right w:val="none" w:sz="0" w:space="0" w:color="auto"/>
                  </w:divBdr>
                </w:div>
                <w:div w:id="1638297864">
                  <w:marLeft w:val="640"/>
                  <w:marRight w:val="0"/>
                  <w:marTop w:val="0"/>
                  <w:marBottom w:val="0"/>
                  <w:divBdr>
                    <w:top w:val="none" w:sz="0" w:space="0" w:color="auto"/>
                    <w:left w:val="none" w:sz="0" w:space="0" w:color="auto"/>
                    <w:bottom w:val="none" w:sz="0" w:space="0" w:color="auto"/>
                    <w:right w:val="none" w:sz="0" w:space="0" w:color="auto"/>
                  </w:divBdr>
                </w:div>
                <w:div w:id="785320185">
                  <w:marLeft w:val="640"/>
                  <w:marRight w:val="0"/>
                  <w:marTop w:val="0"/>
                  <w:marBottom w:val="0"/>
                  <w:divBdr>
                    <w:top w:val="none" w:sz="0" w:space="0" w:color="auto"/>
                    <w:left w:val="none" w:sz="0" w:space="0" w:color="auto"/>
                    <w:bottom w:val="none" w:sz="0" w:space="0" w:color="auto"/>
                    <w:right w:val="none" w:sz="0" w:space="0" w:color="auto"/>
                  </w:divBdr>
                </w:div>
                <w:div w:id="1014458171">
                  <w:marLeft w:val="640"/>
                  <w:marRight w:val="0"/>
                  <w:marTop w:val="0"/>
                  <w:marBottom w:val="0"/>
                  <w:divBdr>
                    <w:top w:val="none" w:sz="0" w:space="0" w:color="auto"/>
                    <w:left w:val="none" w:sz="0" w:space="0" w:color="auto"/>
                    <w:bottom w:val="none" w:sz="0" w:space="0" w:color="auto"/>
                    <w:right w:val="none" w:sz="0" w:space="0" w:color="auto"/>
                  </w:divBdr>
                </w:div>
                <w:div w:id="1820267599">
                  <w:marLeft w:val="640"/>
                  <w:marRight w:val="0"/>
                  <w:marTop w:val="0"/>
                  <w:marBottom w:val="0"/>
                  <w:divBdr>
                    <w:top w:val="none" w:sz="0" w:space="0" w:color="auto"/>
                    <w:left w:val="none" w:sz="0" w:space="0" w:color="auto"/>
                    <w:bottom w:val="none" w:sz="0" w:space="0" w:color="auto"/>
                    <w:right w:val="none" w:sz="0" w:space="0" w:color="auto"/>
                  </w:divBdr>
                </w:div>
                <w:div w:id="1387988230">
                  <w:marLeft w:val="640"/>
                  <w:marRight w:val="0"/>
                  <w:marTop w:val="0"/>
                  <w:marBottom w:val="0"/>
                  <w:divBdr>
                    <w:top w:val="none" w:sz="0" w:space="0" w:color="auto"/>
                    <w:left w:val="none" w:sz="0" w:space="0" w:color="auto"/>
                    <w:bottom w:val="none" w:sz="0" w:space="0" w:color="auto"/>
                    <w:right w:val="none" w:sz="0" w:space="0" w:color="auto"/>
                  </w:divBdr>
                </w:div>
                <w:div w:id="8604088">
                  <w:marLeft w:val="640"/>
                  <w:marRight w:val="0"/>
                  <w:marTop w:val="0"/>
                  <w:marBottom w:val="0"/>
                  <w:divBdr>
                    <w:top w:val="none" w:sz="0" w:space="0" w:color="auto"/>
                    <w:left w:val="none" w:sz="0" w:space="0" w:color="auto"/>
                    <w:bottom w:val="none" w:sz="0" w:space="0" w:color="auto"/>
                    <w:right w:val="none" w:sz="0" w:space="0" w:color="auto"/>
                  </w:divBdr>
                </w:div>
                <w:div w:id="1889534181">
                  <w:marLeft w:val="640"/>
                  <w:marRight w:val="0"/>
                  <w:marTop w:val="0"/>
                  <w:marBottom w:val="0"/>
                  <w:divBdr>
                    <w:top w:val="none" w:sz="0" w:space="0" w:color="auto"/>
                    <w:left w:val="none" w:sz="0" w:space="0" w:color="auto"/>
                    <w:bottom w:val="none" w:sz="0" w:space="0" w:color="auto"/>
                    <w:right w:val="none" w:sz="0" w:space="0" w:color="auto"/>
                  </w:divBdr>
                </w:div>
                <w:div w:id="1669795996">
                  <w:marLeft w:val="640"/>
                  <w:marRight w:val="0"/>
                  <w:marTop w:val="0"/>
                  <w:marBottom w:val="0"/>
                  <w:divBdr>
                    <w:top w:val="none" w:sz="0" w:space="0" w:color="auto"/>
                    <w:left w:val="none" w:sz="0" w:space="0" w:color="auto"/>
                    <w:bottom w:val="none" w:sz="0" w:space="0" w:color="auto"/>
                    <w:right w:val="none" w:sz="0" w:space="0" w:color="auto"/>
                  </w:divBdr>
                </w:div>
                <w:div w:id="630215051">
                  <w:marLeft w:val="640"/>
                  <w:marRight w:val="0"/>
                  <w:marTop w:val="0"/>
                  <w:marBottom w:val="0"/>
                  <w:divBdr>
                    <w:top w:val="none" w:sz="0" w:space="0" w:color="auto"/>
                    <w:left w:val="none" w:sz="0" w:space="0" w:color="auto"/>
                    <w:bottom w:val="none" w:sz="0" w:space="0" w:color="auto"/>
                    <w:right w:val="none" w:sz="0" w:space="0" w:color="auto"/>
                  </w:divBdr>
                </w:div>
                <w:div w:id="930238804">
                  <w:marLeft w:val="640"/>
                  <w:marRight w:val="0"/>
                  <w:marTop w:val="0"/>
                  <w:marBottom w:val="0"/>
                  <w:divBdr>
                    <w:top w:val="none" w:sz="0" w:space="0" w:color="auto"/>
                    <w:left w:val="none" w:sz="0" w:space="0" w:color="auto"/>
                    <w:bottom w:val="none" w:sz="0" w:space="0" w:color="auto"/>
                    <w:right w:val="none" w:sz="0" w:space="0" w:color="auto"/>
                  </w:divBdr>
                </w:div>
                <w:div w:id="23334842">
                  <w:marLeft w:val="640"/>
                  <w:marRight w:val="0"/>
                  <w:marTop w:val="0"/>
                  <w:marBottom w:val="0"/>
                  <w:divBdr>
                    <w:top w:val="none" w:sz="0" w:space="0" w:color="auto"/>
                    <w:left w:val="none" w:sz="0" w:space="0" w:color="auto"/>
                    <w:bottom w:val="none" w:sz="0" w:space="0" w:color="auto"/>
                    <w:right w:val="none" w:sz="0" w:space="0" w:color="auto"/>
                  </w:divBdr>
                </w:div>
                <w:div w:id="1248030812">
                  <w:marLeft w:val="640"/>
                  <w:marRight w:val="0"/>
                  <w:marTop w:val="0"/>
                  <w:marBottom w:val="0"/>
                  <w:divBdr>
                    <w:top w:val="none" w:sz="0" w:space="0" w:color="auto"/>
                    <w:left w:val="none" w:sz="0" w:space="0" w:color="auto"/>
                    <w:bottom w:val="none" w:sz="0" w:space="0" w:color="auto"/>
                    <w:right w:val="none" w:sz="0" w:space="0" w:color="auto"/>
                  </w:divBdr>
                </w:div>
                <w:div w:id="769856563">
                  <w:marLeft w:val="640"/>
                  <w:marRight w:val="0"/>
                  <w:marTop w:val="0"/>
                  <w:marBottom w:val="0"/>
                  <w:divBdr>
                    <w:top w:val="none" w:sz="0" w:space="0" w:color="auto"/>
                    <w:left w:val="none" w:sz="0" w:space="0" w:color="auto"/>
                    <w:bottom w:val="none" w:sz="0" w:space="0" w:color="auto"/>
                    <w:right w:val="none" w:sz="0" w:space="0" w:color="auto"/>
                  </w:divBdr>
                </w:div>
                <w:div w:id="275799485">
                  <w:marLeft w:val="640"/>
                  <w:marRight w:val="0"/>
                  <w:marTop w:val="0"/>
                  <w:marBottom w:val="0"/>
                  <w:divBdr>
                    <w:top w:val="none" w:sz="0" w:space="0" w:color="auto"/>
                    <w:left w:val="none" w:sz="0" w:space="0" w:color="auto"/>
                    <w:bottom w:val="none" w:sz="0" w:space="0" w:color="auto"/>
                    <w:right w:val="none" w:sz="0" w:space="0" w:color="auto"/>
                  </w:divBdr>
                </w:div>
                <w:div w:id="1657999545">
                  <w:marLeft w:val="640"/>
                  <w:marRight w:val="0"/>
                  <w:marTop w:val="0"/>
                  <w:marBottom w:val="0"/>
                  <w:divBdr>
                    <w:top w:val="none" w:sz="0" w:space="0" w:color="auto"/>
                    <w:left w:val="none" w:sz="0" w:space="0" w:color="auto"/>
                    <w:bottom w:val="none" w:sz="0" w:space="0" w:color="auto"/>
                    <w:right w:val="none" w:sz="0" w:space="0" w:color="auto"/>
                  </w:divBdr>
                </w:div>
                <w:div w:id="719090274">
                  <w:marLeft w:val="640"/>
                  <w:marRight w:val="0"/>
                  <w:marTop w:val="0"/>
                  <w:marBottom w:val="0"/>
                  <w:divBdr>
                    <w:top w:val="none" w:sz="0" w:space="0" w:color="auto"/>
                    <w:left w:val="none" w:sz="0" w:space="0" w:color="auto"/>
                    <w:bottom w:val="none" w:sz="0" w:space="0" w:color="auto"/>
                    <w:right w:val="none" w:sz="0" w:space="0" w:color="auto"/>
                  </w:divBdr>
                </w:div>
                <w:div w:id="2072465008">
                  <w:marLeft w:val="640"/>
                  <w:marRight w:val="0"/>
                  <w:marTop w:val="0"/>
                  <w:marBottom w:val="0"/>
                  <w:divBdr>
                    <w:top w:val="none" w:sz="0" w:space="0" w:color="auto"/>
                    <w:left w:val="none" w:sz="0" w:space="0" w:color="auto"/>
                    <w:bottom w:val="none" w:sz="0" w:space="0" w:color="auto"/>
                    <w:right w:val="none" w:sz="0" w:space="0" w:color="auto"/>
                  </w:divBdr>
                </w:div>
                <w:div w:id="298415039">
                  <w:marLeft w:val="640"/>
                  <w:marRight w:val="0"/>
                  <w:marTop w:val="0"/>
                  <w:marBottom w:val="0"/>
                  <w:divBdr>
                    <w:top w:val="none" w:sz="0" w:space="0" w:color="auto"/>
                    <w:left w:val="none" w:sz="0" w:space="0" w:color="auto"/>
                    <w:bottom w:val="none" w:sz="0" w:space="0" w:color="auto"/>
                    <w:right w:val="none" w:sz="0" w:space="0" w:color="auto"/>
                  </w:divBdr>
                </w:div>
                <w:div w:id="1025328886">
                  <w:marLeft w:val="640"/>
                  <w:marRight w:val="0"/>
                  <w:marTop w:val="0"/>
                  <w:marBottom w:val="0"/>
                  <w:divBdr>
                    <w:top w:val="none" w:sz="0" w:space="0" w:color="auto"/>
                    <w:left w:val="none" w:sz="0" w:space="0" w:color="auto"/>
                    <w:bottom w:val="none" w:sz="0" w:space="0" w:color="auto"/>
                    <w:right w:val="none" w:sz="0" w:space="0" w:color="auto"/>
                  </w:divBdr>
                </w:div>
                <w:div w:id="1040787777">
                  <w:marLeft w:val="640"/>
                  <w:marRight w:val="0"/>
                  <w:marTop w:val="0"/>
                  <w:marBottom w:val="0"/>
                  <w:divBdr>
                    <w:top w:val="none" w:sz="0" w:space="0" w:color="auto"/>
                    <w:left w:val="none" w:sz="0" w:space="0" w:color="auto"/>
                    <w:bottom w:val="none" w:sz="0" w:space="0" w:color="auto"/>
                    <w:right w:val="none" w:sz="0" w:space="0" w:color="auto"/>
                  </w:divBdr>
                </w:div>
                <w:div w:id="2083335126">
                  <w:marLeft w:val="640"/>
                  <w:marRight w:val="0"/>
                  <w:marTop w:val="0"/>
                  <w:marBottom w:val="0"/>
                  <w:divBdr>
                    <w:top w:val="none" w:sz="0" w:space="0" w:color="auto"/>
                    <w:left w:val="none" w:sz="0" w:space="0" w:color="auto"/>
                    <w:bottom w:val="none" w:sz="0" w:space="0" w:color="auto"/>
                    <w:right w:val="none" w:sz="0" w:space="0" w:color="auto"/>
                  </w:divBdr>
                </w:div>
                <w:div w:id="178198754">
                  <w:marLeft w:val="640"/>
                  <w:marRight w:val="0"/>
                  <w:marTop w:val="0"/>
                  <w:marBottom w:val="0"/>
                  <w:divBdr>
                    <w:top w:val="none" w:sz="0" w:space="0" w:color="auto"/>
                    <w:left w:val="none" w:sz="0" w:space="0" w:color="auto"/>
                    <w:bottom w:val="none" w:sz="0" w:space="0" w:color="auto"/>
                    <w:right w:val="none" w:sz="0" w:space="0" w:color="auto"/>
                  </w:divBdr>
                </w:div>
                <w:div w:id="438455158">
                  <w:marLeft w:val="640"/>
                  <w:marRight w:val="0"/>
                  <w:marTop w:val="0"/>
                  <w:marBottom w:val="0"/>
                  <w:divBdr>
                    <w:top w:val="none" w:sz="0" w:space="0" w:color="auto"/>
                    <w:left w:val="none" w:sz="0" w:space="0" w:color="auto"/>
                    <w:bottom w:val="none" w:sz="0" w:space="0" w:color="auto"/>
                    <w:right w:val="none" w:sz="0" w:space="0" w:color="auto"/>
                  </w:divBdr>
                </w:div>
                <w:div w:id="754671565">
                  <w:marLeft w:val="640"/>
                  <w:marRight w:val="0"/>
                  <w:marTop w:val="0"/>
                  <w:marBottom w:val="0"/>
                  <w:divBdr>
                    <w:top w:val="none" w:sz="0" w:space="0" w:color="auto"/>
                    <w:left w:val="none" w:sz="0" w:space="0" w:color="auto"/>
                    <w:bottom w:val="none" w:sz="0" w:space="0" w:color="auto"/>
                    <w:right w:val="none" w:sz="0" w:space="0" w:color="auto"/>
                  </w:divBdr>
                </w:div>
                <w:div w:id="592781823">
                  <w:marLeft w:val="640"/>
                  <w:marRight w:val="0"/>
                  <w:marTop w:val="0"/>
                  <w:marBottom w:val="0"/>
                  <w:divBdr>
                    <w:top w:val="none" w:sz="0" w:space="0" w:color="auto"/>
                    <w:left w:val="none" w:sz="0" w:space="0" w:color="auto"/>
                    <w:bottom w:val="none" w:sz="0" w:space="0" w:color="auto"/>
                    <w:right w:val="none" w:sz="0" w:space="0" w:color="auto"/>
                  </w:divBdr>
                </w:div>
              </w:divsChild>
            </w:div>
            <w:div w:id="1422408170">
              <w:marLeft w:val="0"/>
              <w:marRight w:val="0"/>
              <w:marTop w:val="0"/>
              <w:marBottom w:val="0"/>
              <w:divBdr>
                <w:top w:val="none" w:sz="0" w:space="0" w:color="auto"/>
                <w:left w:val="none" w:sz="0" w:space="0" w:color="auto"/>
                <w:bottom w:val="none" w:sz="0" w:space="0" w:color="auto"/>
                <w:right w:val="none" w:sz="0" w:space="0" w:color="auto"/>
              </w:divBdr>
              <w:divsChild>
                <w:div w:id="1926526420">
                  <w:marLeft w:val="640"/>
                  <w:marRight w:val="0"/>
                  <w:marTop w:val="0"/>
                  <w:marBottom w:val="0"/>
                  <w:divBdr>
                    <w:top w:val="none" w:sz="0" w:space="0" w:color="auto"/>
                    <w:left w:val="none" w:sz="0" w:space="0" w:color="auto"/>
                    <w:bottom w:val="none" w:sz="0" w:space="0" w:color="auto"/>
                    <w:right w:val="none" w:sz="0" w:space="0" w:color="auto"/>
                  </w:divBdr>
                </w:div>
                <w:div w:id="359934028">
                  <w:marLeft w:val="640"/>
                  <w:marRight w:val="0"/>
                  <w:marTop w:val="0"/>
                  <w:marBottom w:val="0"/>
                  <w:divBdr>
                    <w:top w:val="none" w:sz="0" w:space="0" w:color="auto"/>
                    <w:left w:val="none" w:sz="0" w:space="0" w:color="auto"/>
                    <w:bottom w:val="none" w:sz="0" w:space="0" w:color="auto"/>
                    <w:right w:val="none" w:sz="0" w:space="0" w:color="auto"/>
                  </w:divBdr>
                </w:div>
                <w:div w:id="1273976399">
                  <w:marLeft w:val="640"/>
                  <w:marRight w:val="0"/>
                  <w:marTop w:val="0"/>
                  <w:marBottom w:val="0"/>
                  <w:divBdr>
                    <w:top w:val="none" w:sz="0" w:space="0" w:color="auto"/>
                    <w:left w:val="none" w:sz="0" w:space="0" w:color="auto"/>
                    <w:bottom w:val="none" w:sz="0" w:space="0" w:color="auto"/>
                    <w:right w:val="none" w:sz="0" w:space="0" w:color="auto"/>
                  </w:divBdr>
                </w:div>
                <w:div w:id="315380292">
                  <w:marLeft w:val="640"/>
                  <w:marRight w:val="0"/>
                  <w:marTop w:val="0"/>
                  <w:marBottom w:val="0"/>
                  <w:divBdr>
                    <w:top w:val="none" w:sz="0" w:space="0" w:color="auto"/>
                    <w:left w:val="none" w:sz="0" w:space="0" w:color="auto"/>
                    <w:bottom w:val="none" w:sz="0" w:space="0" w:color="auto"/>
                    <w:right w:val="none" w:sz="0" w:space="0" w:color="auto"/>
                  </w:divBdr>
                </w:div>
                <w:div w:id="2095272287">
                  <w:marLeft w:val="640"/>
                  <w:marRight w:val="0"/>
                  <w:marTop w:val="0"/>
                  <w:marBottom w:val="0"/>
                  <w:divBdr>
                    <w:top w:val="none" w:sz="0" w:space="0" w:color="auto"/>
                    <w:left w:val="none" w:sz="0" w:space="0" w:color="auto"/>
                    <w:bottom w:val="none" w:sz="0" w:space="0" w:color="auto"/>
                    <w:right w:val="none" w:sz="0" w:space="0" w:color="auto"/>
                  </w:divBdr>
                </w:div>
                <w:div w:id="1592928516">
                  <w:marLeft w:val="640"/>
                  <w:marRight w:val="0"/>
                  <w:marTop w:val="0"/>
                  <w:marBottom w:val="0"/>
                  <w:divBdr>
                    <w:top w:val="none" w:sz="0" w:space="0" w:color="auto"/>
                    <w:left w:val="none" w:sz="0" w:space="0" w:color="auto"/>
                    <w:bottom w:val="none" w:sz="0" w:space="0" w:color="auto"/>
                    <w:right w:val="none" w:sz="0" w:space="0" w:color="auto"/>
                  </w:divBdr>
                </w:div>
                <w:div w:id="730615365">
                  <w:marLeft w:val="640"/>
                  <w:marRight w:val="0"/>
                  <w:marTop w:val="0"/>
                  <w:marBottom w:val="0"/>
                  <w:divBdr>
                    <w:top w:val="none" w:sz="0" w:space="0" w:color="auto"/>
                    <w:left w:val="none" w:sz="0" w:space="0" w:color="auto"/>
                    <w:bottom w:val="none" w:sz="0" w:space="0" w:color="auto"/>
                    <w:right w:val="none" w:sz="0" w:space="0" w:color="auto"/>
                  </w:divBdr>
                </w:div>
                <w:div w:id="2044210853">
                  <w:marLeft w:val="640"/>
                  <w:marRight w:val="0"/>
                  <w:marTop w:val="0"/>
                  <w:marBottom w:val="0"/>
                  <w:divBdr>
                    <w:top w:val="none" w:sz="0" w:space="0" w:color="auto"/>
                    <w:left w:val="none" w:sz="0" w:space="0" w:color="auto"/>
                    <w:bottom w:val="none" w:sz="0" w:space="0" w:color="auto"/>
                    <w:right w:val="none" w:sz="0" w:space="0" w:color="auto"/>
                  </w:divBdr>
                </w:div>
                <w:div w:id="666402774">
                  <w:marLeft w:val="640"/>
                  <w:marRight w:val="0"/>
                  <w:marTop w:val="0"/>
                  <w:marBottom w:val="0"/>
                  <w:divBdr>
                    <w:top w:val="none" w:sz="0" w:space="0" w:color="auto"/>
                    <w:left w:val="none" w:sz="0" w:space="0" w:color="auto"/>
                    <w:bottom w:val="none" w:sz="0" w:space="0" w:color="auto"/>
                    <w:right w:val="none" w:sz="0" w:space="0" w:color="auto"/>
                  </w:divBdr>
                </w:div>
                <w:div w:id="1079013263">
                  <w:marLeft w:val="640"/>
                  <w:marRight w:val="0"/>
                  <w:marTop w:val="0"/>
                  <w:marBottom w:val="0"/>
                  <w:divBdr>
                    <w:top w:val="none" w:sz="0" w:space="0" w:color="auto"/>
                    <w:left w:val="none" w:sz="0" w:space="0" w:color="auto"/>
                    <w:bottom w:val="none" w:sz="0" w:space="0" w:color="auto"/>
                    <w:right w:val="none" w:sz="0" w:space="0" w:color="auto"/>
                  </w:divBdr>
                </w:div>
                <w:div w:id="1374771193">
                  <w:marLeft w:val="640"/>
                  <w:marRight w:val="0"/>
                  <w:marTop w:val="0"/>
                  <w:marBottom w:val="0"/>
                  <w:divBdr>
                    <w:top w:val="none" w:sz="0" w:space="0" w:color="auto"/>
                    <w:left w:val="none" w:sz="0" w:space="0" w:color="auto"/>
                    <w:bottom w:val="none" w:sz="0" w:space="0" w:color="auto"/>
                    <w:right w:val="none" w:sz="0" w:space="0" w:color="auto"/>
                  </w:divBdr>
                </w:div>
                <w:div w:id="2001885011">
                  <w:marLeft w:val="640"/>
                  <w:marRight w:val="0"/>
                  <w:marTop w:val="0"/>
                  <w:marBottom w:val="0"/>
                  <w:divBdr>
                    <w:top w:val="none" w:sz="0" w:space="0" w:color="auto"/>
                    <w:left w:val="none" w:sz="0" w:space="0" w:color="auto"/>
                    <w:bottom w:val="none" w:sz="0" w:space="0" w:color="auto"/>
                    <w:right w:val="none" w:sz="0" w:space="0" w:color="auto"/>
                  </w:divBdr>
                </w:div>
                <w:div w:id="164832900">
                  <w:marLeft w:val="640"/>
                  <w:marRight w:val="0"/>
                  <w:marTop w:val="0"/>
                  <w:marBottom w:val="0"/>
                  <w:divBdr>
                    <w:top w:val="none" w:sz="0" w:space="0" w:color="auto"/>
                    <w:left w:val="none" w:sz="0" w:space="0" w:color="auto"/>
                    <w:bottom w:val="none" w:sz="0" w:space="0" w:color="auto"/>
                    <w:right w:val="none" w:sz="0" w:space="0" w:color="auto"/>
                  </w:divBdr>
                </w:div>
                <w:div w:id="829097362">
                  <w:marLeft w:val="640"/>
                  <w:marRight w:val="0"/>
                  <w:marTop w:val="0"/>
                  <w:marBottom w:val="0"/>
                  <w:divBdr>
                    <w:top w:val="none" w:sz="0" w:space="0" w:color="auto"/>
                    <w:left w:val="none" w:sz="0" w:space="0" w:color="auto"/>
                    <w:bottom w:val="none" w:sz="0" w:space="0" w:color="auto"/>
                    <w:right w:val="none" w:sz="0" w:space="0" w:color="auto"/>
                  </w:divBdr>
                </w:div>
                <w:div w:id="636108959">
                  <w:marLeft w:val="640"/>
                  <w:marRight w:val="0"/>
                  <w:marTop w:val="0"/>
                  <w:marBottom w:val="0"/>
                  <w:divBdr>
                    <w:top w:val="none" w:sz="0" w:space="0" w:color="auto"/>
                    <w:left w:val="none" w:sz="0" w:space="0" w:color="auto"/>
                    <w:bottom w:val="none" w:sz="0" w:space="0" w:color="auto"/>
                    <w:right w:val="none" w:sz="0" w:space="0" w:color="auto"/>
                  </w:divBdr>
                </w:div>
                <w:div w:id="1206987939">
                  <w:marLeft w:val="640"/>
                  <w:marRight w:val="0"/>
                  <w:marTop w:val="0"/>
                  <w:marBottom w:val="0"/>
                  <w:divBdr>
                    <w:top w:val="none" w:sz="0" w:space="0" w:color="auto"/>
                    <w:left w:val="none" w:sz="0" w:space="0" w:color="auto"/>
                    <w:bottom w:val="none" w:sz="0" w:space="0" w:color="auto"/>
                    <w:right w:val="none" w:sz="0" w:space="0" w:color="auto"/>
                  </w:divBdr>
                </w:div>
                <w:div w:id="2051832330">
                  <w:marLeft w:val="640"/>
                  <w:marRight w:val="0"/>
                  <w:marTop w:val="0"/>
                  <w:marBottom w:val="0"/>
                  <w:divBdr>
                    <w:top w:val="none" w:sz="0" w:space="0" w:color="auto"/>
                    <w:left w:val="none" w:sz="0" w:space="0" w:color="auto"/>
                    <w:bottom w:val="none" w:sz="0" w:space="0" w:color="auto"/>
                    <w:right w:val="none" w:sz="0" w:space="0" w:color="auto"/>
                  </w:divBdr>
                </w:div>
                <w:div w:id="1099789755">
                  <w:marLeft w:val="640"/>
                  <w:marRight w:val="0"/>
                  <w:marTop w:val="0"/>
                  <w:marBottom w:val="0"/>
                  <w:divBdr>
                    <w:top w:val="none" w:sz="0" w:space="0" w:color="auto"/>
                    <w:left w:val="none" w:sz="0" w:space="0" w:color="auto"/>
                    <w:bottom w:val="none" w:sz="0" w:space="0" w:color="auto"/>
                    <w:right w:val="none" w:sz="0" w:space="0" w:color="auto"/>
                  </w:divBdr>
                </w:div>
                <w:div w:id="258296624">
                  <w:marLeft w:val="640"/>
                  <w:marRight w:val="0"/>
                  <w:marTop w:val="0"/>
                  <w:marBottom w:val="0"/>
                  <w:divBdr>
                    <w:top w:val="none" w:sz="0" w:space="0" w:color="auto"/>
                    <w:left w:val="none" w:sz="0" w:space="0" w:color="auto"/>
                    <w:bottom w:val="none" w:sz="0" w:space="0" w:color="auto"/>
                    <w:right w:val="none" w:sz="0" w:space="0" w:color="auto"/>
                  </w:divBdr>
                </w:div>
                <w:div w:id="1050687026">
                  <w:marLeft w:val="640"/>
                  <w:marRight w:val="0"/>
                  <w:marTop w:val="0"/>
                  <w:marBottom w:val="0"/>
                  <w:divBdr>
                    <w:top w:val="none" w:sz="0" w:space="0" w:color="auto"/>
                    <w:left w:val="none" w:sz="0" w:space="0" w:color="auto"/>
                    <w:bottom w:val="none" w:sz="0" w:space="0" w:color="auto"/>
                    <w:right w:val="none" w:sz="0" w:space="0" w:color="auto"/>
                  </w:divBdr>
                </w:div>
                <w:div w:id="604657812">
                  <w:marLeft w:val="640"/>
                  <w:marRight w:val="0"/>
                  <w:marTop w:val="0"/>
                  <w:marBottom w:val="0"/>
                  <w:divBdr>
                    <w:top w:val="none" w:sz="0" w:space="0" w:color="auto"/>
                    <w:left w:val="none" w:sz="0" w:space="0" w:color="auto"/>
                    <w:bottom w:val="none" w:sz="0" w:space="0" w:color="auto"/>
                    <w:right w:val="none" w:sz="0" w:space="0" w:color="auto"/>
                  </w:divBdr>
                </w:div>
                <w:div w:id="2115513607">
                  <w:marLeft w:val="640"/>
                  <w:marRight w:val="0"/>
                  <w:marTop w:val="0"/>
                  <w:marBottom w:val="0"/>
                  <w:divBdr>
                    <w:top w:val="none" w:sz="0" w:space="0" w:color="auto"/>
                    <w:left w:val="none" w:sz="0" w:space="0" w:color="auto"/>
                    <w:bottom w:val="none" w:sz="0" w:space="0" w:color="auto"/>
                    <w:right w:val="none" w:sz="0" w:space="0" w:color="auto"/>
                  </w:divBdr>
                </w:div>
                <w:div w:id="892498901">
                  <w:marLeft w:val="640"/>
                  <w:marRight w:val="0"/>
                  <w:marTop w:val="0"/>
                  <w:marBottom w:val="0"/>
                  <w:divBdr>
                    <w:top w:val="none" w:sz="0" w:space="0" w:color="auto"/>
                    <w:left w:val="none" w:sz="0" w:space="0" w:color="auto"/>
                    <w:bottom w:val="none" w:sz="0" w:space="0" w:color="auto"/>
                    <w:right w:val="none" w:sz="0" w:space="0" w:color="auto"/>
                  </w:divBdr>
                </w:div>
                <w:div w:id="1193958039">
                  <w:marLeft w:val="640"/>
                  <w:marRight w:val="0"/>
                  <w:marTop w:val="0"/>
                  <w:marBottom w:val="0"/>
                  <w:divBdr>
                    <w:top w:val="none" w:sz="0" w:space="0" w:color="auto"/>
                    <w:left w:val="none" w:sz="0" w:space="0" w:color="auto"/>
                    <w:bottom w:val="none" w:sz="0" w:space="0" w:color="auto"/>
                    <w:right w:val="none" w:sz="0" w:space="0" w:color="auto"/>
                  </w:divBdr>
                </w:div>
                <w:div w:id="1211574398">
                  <w:marLeft w:val="640"/>
                  <w:marRight w:val="0"/>
                  <w:marTop w:val="0"/>
                  <w:marBottom w:val="0"/>
                  <w:divBdr>
                    <w:top w:val="none" w:sz="0" w:space="0" w:color="auto"/>
                    <w:left w:val="none" w:sz="0" w:space="0" w:color="auto"/>
                    <w:bottom w:val="none" w:sz="0" w:space="0" w:color="auto"/>
                    <w:right w:val="none" w:sz="0" w:space="0" w:color="auto"/>
                  </w:divBdr>
                </w:div>
                <w:div w:id="318076816">
                  <w:marLeft w:val="640"/>
                  <w:marRight w:val="0"/>
                  <w:marTop w:val="0"/>
                  <w:marBottom w:val="0"/>
                  <w:divBdr>
                    <w:top w:val="none" w:sz="0" w:space="0" w:color="auto"/>
                    <w:left w:val="none" w:sz="0" w:space="0" w:color="auto"/>
                    <w:bottom w:val="none" w:sz="0" w:space="0" w:color="auto"/>
                    <w:right w:val="none" w:sz="0" w:space="0" w:color="auto"/>
                  </w:divBdr>
                </w:div>
                <w:div w:id="2048023619">
                  <w:marLeft w:val="640"/>
                  <w:marRight w:val="0"/>
                  <w:marTop w:val="0"/>
                  <w:marBottom w:val="0"/>
                  <w:divBdr>
                    <w:top w:val="none" w:sz="0" w:space="0" w:color="auto"/>
                    <w:left w:val="none" w:sz="0" w:space="0" w:color="auto"/>
                    <w:bottom w:val="none" w:sz="0" w:space="0" w:color="auto"/>
                    <w:right w:val="none" w:sz="0" w:space="0" w:color="auto"/>
                  </w:divBdr>
                </w:div>
                <w:div w:id="332992060">
                  <w:marLeft w:val="640"/>
                  <w:marRight w:val="0"/>
                  <w:marTop w:val="0"/>
                  <w:marBottom w:val="0"/>
                  <w:divBdr>
                    <w:top w:val="none" w:sz="0" w:space="0" w:color="auto"/>
                    <w:left w:val="none" w:sz="0" w:space="0" w:color="auto"/>
                    <w:bottom w:val="none" w:sz="0" w:space="0" w:color="auto"/>
                    <w:right w:val="none" w:sz="0" w:space="0" w:color="auto"/>
                  </w:divBdr>
                </w:div>
                <w:div w:id="1097795437">
                  <w:marLeft w:val="640"/>
                  <w:marRight w:val="0"/>
                  <w:marTop w:val="0"/>
                  <w:marBottom w:val="0"/>
                  <w:divBdr>
                    <w:top w:val="none" w:sz="0" w:space="0" w:color="auto"/>
                    <w:left w:val="none" w:sz="0" w:space="0" w:color="auto"/>
                    <w:bottom w:val="none" w:sz="0" w:space="0" w:color="auto"/>
                    <w:right w:val="none" w:sz="0" w:space="0" w:color="auto"/>
                  </w:divBdr>
                </w:div>
                <w:div w:id="606739087">
                  <w:marLeft w:val="640"/>
                  <w:marRight w:val="0"/>
                  <w:marTop w:val="0"/>
                  <w:marBottom w:val="0"/>
                  <w:divBdr>
                    <w:top w:val="none" w:sz="0" w:space="0" w:color="auto"/>
                    <w:left w:val="none" w:sz="0" w:space="0" w:color="auto"/>
                    <w:bottom w:val="none" w:sz="0" w:space="0" w:color="auto"/>
                    <w:right w:val="none" w:sz="0" w:space="0" w:color="auto"/>
                  </w:divBdr>
                </w:div>
                <w:div w:id="2088573881">
                  <w:marLeft w:val="640"/>
                  <w:marRight w:val="0"/>
                  <w:marTop w:val="0"/>
                  <w:marBottom w:val="0"/>
                  <w:divBdr>
                    <w:top w:val="none" w:sz="0" w:space="0" w:color="auto"/>
                    <w:left w:val="none" w:sz="0" w:space="0" w:color="auto"/>
                    <w:bottom w:val="none" w:sz="0" w:space="0" w:color="auto"/>
                    <w:right w:val="none" w:sz="0" w:space="0" w:color="auto"/>
                  </w:divBdr>
                </w:div>
                <w:div w:id="1982881924">
                  <w:marLeft w:val="640"/>
                  <w:marRight w:val="0"/>
                  <w:marTop w:val="0"/>
                  <w:marBottom w:val="0"/>
                  <w:divBdr>
                    <w:top w:val="none" w:sz="0" w:space="0" w:color="auto"/>
                    <w:left w:val="none" w:sz="0" w:space="0" w:color="auto"/>
                    <w:bottom w:val="none" w:sz="0" w:space="0" w:color="auto"/>
                    <w:right w:val="none" w:sz="0" w:space="0" w:color="auto"/>
                  </w:divBdr>
                </w:div>
                <w:div w:id="734622549">
                  <w:marLeft w:val="640"/>
                  <w:marRight w:val="0"/>
                  <w:marTop w:val="0"/>
                  <w:marBottom w:val="0"/>
                  <w:divBdr>
                    <w:top w:val="none" w:sz="0" w:space="0" w:color="auto"/>
                    <w:left w:val="none" w:sz="0" w:space="0" w:color="auto"/>
                    <w:bottom w:val="none" w:sz="0" w:space="0" w:color="auto"/>
                    <w:right w:val="none" w:sz="0" w:space="0" w:color="auto"/>
                  </w:divBdr>
                </w:div>
                <w:div w:id="1540121039">
                  <w:marLeft w:val="640"/>
                  <w:marRight w:val="0"/>
                  <w:marTop w:val="0"/>
                  <w:marBottom w:val="0"/>
                  <w:divBdr>
                    <w:top w:val="none" w:sz="0" w:space="0" w:color="auto"/>
                    <w:left w:val="none" w:sz="0" w:space="0" w:color="auto"/>
                    <w:bottom w:val="none" w:sz="0" w:space="0" w:color="auto"/>
                    <w:right w:val="none" w:sz="0" w:space="0" w:color="auto"/>
                  </w:divBdr>
                </w:div>
                <w:div w:id="712194200">
                  <w:marLeft w:val="640"/>
                  <w:marRight w:val="0"/>
                  <w:marTop w:val="0"/>
                  <w:marBottom w:val="0"/>
                  <w:divBdr>
                    <w:top w:val="none" w:sz="0" w:space="0" w:color="auto"/>
                    <w:left w:val="none" w:sz="0" w:space="0" w:color="auto"/>
                    <w:bottom w:val="none" w:sz="0" w:space="0" w:color="auto"/>
                    <w:right w:val="none" w:sz="0" w:space="0" w:color="auto"/>
                  </w:divBdr>
                </w:div>
                <w:div w:id="1570925320">
                  <w:marLeft w:val="640"/>
                  <w:marRight w:val="0"/>
                  <w:marTop w:val="0"/>
                  <w:marBottom w:val="0"/>
                  <w:divBdr>
                    <w:top w:val="none" w:sz="0" w:space="0" w:color="auto"/>
                    <w:left w:val="none" w:sz="0" w:space="0" w:color="auto"/>
                    <w:bottom w:val="none" w:sz="0" w:space="0" w:color="auto"/>
                    <w:right w:val="none" w:sz="0" w:space="0" w:color="auto"/>
                  </w:divBdr>
                </w:div>
                <w:div w:id="811795420">
                  <w:marLeft w:val="640"/>
                  <w:marRight w:val="0"/>
                  <w:marTop w:val="0"/>
                  <w:marBottom w:val="0"/>
                  <w:divBdr>
                    <w:top w:val="none" w:sz="0" w:space="0" w:color="auto"/>
                    <w:left w:val="none" w:sz="0" w:space="0" w:color="auto"/>
                    <w:bottom w:val="none" w:sz="0" w:space="0" w:color="auto"/>
                    <w:right w:val="none" w:sz="0" w:space="0" w:color="auto"/>
                  </w:divBdr>
                </w:div>
                <w:div w:id="1325234651">
                  <w:marLeft w:val="640"/>
                  <w:marRight w:val="0"/>
                  <w:marTop w:val="0"/>
                  <w:marBottom w:val="0"/>
                  <w:divBdr>
                    <w:top w:val="none" w:sz="0" w:space="0" w:color="auto"/>
                    <w:left w:val="none" w:sz="0" w:space="0" w:color="auto"/>
                    <w:bottom w:val="none" w:sz="0" w:space="0" w:color="auto"/>
                    <w:right w:val="none" w:sz="0" w:space="0" w:color="auto"/>
                  </w:divBdr>
                </w:div>
                <w:div w:id="2006351675">
                  <w:marLeft w:val="640"/>
                  <w:marRight w:val="0"/>
                  <w:marTop w:val="0"/>
                  <w:marBottom w:val="0"/>
                  <w:divBdr>
                    <w:top w:val="none" w:sz="0" w:space="0" w:color="auto"/>
                    <w:left w:val="none" w:sz="0" w:space="0" w:color="auto"/>
                    <w:bottom w:val="none" w:sz="0" w:space="0" w:color="auto"/>
                    <w:right w:val="none" w:sz="0" w:space="0" w:color="auto"/>
                  </w:divBdr>
                </w:div>
                <w:div w:id="544606627">
                  <w:marLeft w:val="640"/>
                  <w:marRight w:val="0"/>
                  <w:marTop w:val="0"/>
                  <w:marBottom w:val="0"/>
                  <w:divBdr>
                    <w:top w:val="none" w:sz="0" w:space="0" w:color="auto"/>
                    <w:left w:val="none" w:sz="0" w:space="0" w:color="auto"/>
                    <w:bottom w:val="none" w:sz="0" w:space="0" w:color="auto"/>
                    <w:right w:val="none" w:sz="0" w:space="0" w:color="auto"/>
                  </w:divBdr>
                </w:div>
                <w:div w:id="801076104">
                  <w:marLeft w:val="640"/>
                  <w:marRight w:val="0"/>
                  <w:marTop w:val="0"/>
                  <w:marBottom w:val="0"/>
                  <w:divBdr>
                    <w:top w:val="none" w:sz="0" w:space="0" w:color="auto"/>
                    <w:left w:val="none" w:sz="0" w:space="0" w:color="auto"/>
                    <w:bottom w:val="none" w:sz="0" w:space="0" w:color="auto"/>
                    <w:right w:val="none" w:sz="0" w:space="0" w:color="auto"/>
                  </w:divBdr>
                </w:div>
                <w:div w:id="228852883">
                  <w:marLeft w:val="640"/>
                  <w:marRight w:val="0"/>
                  <w:marTop w:val="0"/>
                  <w:marBottom w:val="0"/>
                  <w:divBdr>
                    <w:top w:val="none" w:sz="0" w:space="0" w:color="auto"/>
                    <w:left w:val="none" w:sz="0" w:space="0" w:color="auto"/>
                    <w:bottom w:val="none" w:sz="0" w:space="0" w:color="auto"/>
                    <w:right w:val="none" w:sz="0" w:space="0" w:color="auto"/>
                  </w:divBdr>
                </w:div>
                <w:div w:id="564801652">
                  <w:marLeft w:val="640"/>
                  <w:marRight w:val="0"/>
                  <w:marTop w:val="0"/>
                  <w:marBottom w:val="0"/>
                  <w:divBdr>
                    <w:top w:val="none" w:sz="0" w:space="0" w:color="auto"/>
                    <w:left w:val="none" w:sz="0" w:space="0" w:color="auto"/>
                    <w:bottom w:val="none" w:sz="0" w:space="0" w:color="auto"/>
                    <w:right w:val="none" w:sz="0" w:space="0" w:color="auto"/>
                  </w:divBdr>
                </w:div>
                <w:div w:id="2128544059">
                  <w:marLeft w:val="640"/>
                  <w:marRight w:val="0"/>
                  <w:marTop w:val="0"/>
                  <w:marBottom w:val="0"/>
                  <w:divBdr>
                    <w:top w:val="none" w:sz="0" w:space="0" w:color="auto"/>
                    <w:left w:val="none" w:sz="0" w:space="0" w:color="auto"/>
                    <w:bottom w:val="none" w:sz="0" w:space="0" w:color="auto"/>
                    <w:right w:val="none" w:sz="0" w:space="0" w:color="auto"/>
                  </w:divBdr>
                </w:div>
                <w:div w:id="873075094">
                  <w:marLeft w:val="640"/>
                  <w:marRight w:val="0"/>
                  <w:marTop w:val="0"/>
                  <w:marBottom w:val="0"/>
                  <w:divBdr>
                    <w:top w:val="none" w:sz="0" w:space="0" w:color="auto"/>
                    <w:left w:val="none" w:sz="0" w:space="0" w:color="auto"/>
                    <w:bottom w:val="none" w:sz="0" w:space="0" w:color="auto"/>
                    <w:right w:val="none" w:sz="0" w:space="0" w:color="auto"/>
                  </w:divBdr>
                </w:div>
                <w:div w:id="685249588">
                  <w:marLeft w:val="640"/>
                  <w:marRight w:val="0"/>
                  <w:marTop w:val="0"/>
                  <w:marBottom w:val="0"/>
                  <w:divBdr>
                    <w:top w:val="none" w:sz="0" w:space="0" w:color="auto"/>
                    <w:left w:val="none" w:sz="0" w:space="0" w:color="auto"/>
                    <w:bottom w:val="none" w:sz="0" w:space="0" w:color="auto"/>
                    <w:right w:val="none" w:sz="0" w:space="0" w:color="auto"/>
                  </w:divBdr>
                </w:div>
                <w:div w:id="1308124791">
                  <w:marLeft w:val="640"/>
                  <w:marRight w:val="0"/>
                  <w:marTop w:val="0"/>
                  <w:marBottom w:val="0"/>
                  <w:divBdr>
                    <w:top w:val="none" w:sz="0" w:space="0" w:color="auto"/>
                    <w:left w:val="none" w:sz="0" w:space="0" w:color="auto"/>
                    <w:bottom w:val="none" w:sz="0" w:space="0" w:color="auto"/>
                    <w:right w:val="none" w:sz="0" w:space="0" w:color="auto"/>
                  </w:divBdr>
                </w:div>
                <w:div w:id="1517500807">
                  <w:marLeft w:val="640"/>
                  <w:marRight w:val="0"/>
                  <w:marTop w:val="0"/>
                  <w:marBottom w:val="0"/>
                  <w:divBdr>
                    <w:top w:val="none" w:sz="0" w:space="0" w:color="auto"/>
                    <w:left w:val="none" w:sz="0" w:space="0" w:color="auto"/>
                    <w:bottom w:val="none" w:sz="0" w:space="0" w:color="auto"/>
                    <w:right w:val="none" w:sz="0" w:space="0" w:color="auto"/>
                  </w:divBdr>
                </w:div>
                <w:div w:id="661390995">
                  <w:marLeft w:val="640"/>
                  <w:marRight w:val="0"/>
                  <w:marTop w:val="0"/>
                  <w:marBottom w:val="0"/>
                  <w:divBdr>
                    <w:top w:val="none" w:sz="0" w:space="0" w:color="auto"/>
                    <w:left w:val="none" w:sz="0" w:space="0" w:color="auto"/>
                    <w:bottom w:val="none" w:sz="0" w:space="0" w:color="auto"/>
                    <w:right w:val="none" w:sz="0" w:space="0" w:color="auto"/>
                  </w:divBdr>
                </w:div>
                <w:div w:id="101847590">
                  <w:marLeft w:val="640"/>
                  <w:marRight w:val="0"/>
                  <w:marTop w:val="0"/>
                  <w:marBottom w:val="0"/>
                  <w:divBdr>
                    <w:top w:val="none" w:sz="0" w:space="0" w:color="auto"/>
                    <w:left w:val="none" w:sz="0" w:space="0" w:color="auto"/>
                    <w:bottom w:val="none" w:sz="0" w:space="0" w:color="auto"/>
                    <w:right w:val="none" w:sz="0" w:space="0" w:color="auto"/>
                  </w:divBdr>
                </w:div>
                <w:div w:id="1449549363">
                  <w:marLeft w:val="640"/>
                  <w:marRight w:val="0"/>
                  <w:marTop w:val="0"/>
                  <w:marBottom w:val="0"/>
                  <w:divBdr>
                    <w:top w:val="none" w:sz="0" w:space="0" w:color="auto"/>
                    <w:left w:val="none" w:sz="0" w:space="0" w:color="auto"/>
                    <w:bottom w:val="none" w:sz="0" w:space="0" w:color="auto"/>
                    <w:right w:val="none" w:sz="0" w:space="0" w:color="auto"/>
                  </w:divBdr>
                </w:div>
                <w:div w:id="425269351">
                  <w:marLeft w:val="640"/>
                  <w:marRight w:val="0"/>
                  <w:marTop w:val="0"/>
                  <w:marBottom w:val="0"/>
                  <w:divBdr>
                    <w:top w:val="none" w:sz="0" w:space="0" w:color="auto"/>
                    <w:left w:val="none" w:sz="0" w:space="0" w:color="auto"/>
                    <w:bottom w:val="none" w:sz="0" w:space="0" w:color="auto"/>
                    <w:right w:val="none" w:sz="0" w:space="0" w:color="auto"/>
                  </w:divBdr>
                </w:div>
                <w:div w:id="1587498866">
                  <w:marLeft w:val="640"/>
                  <w:marRight w:val="0"/>
                  <w:marTop w:val="0"/>
                  <w:marBottom w:val="0"/>
                  <w:divBdr>
                    <w:top w:val="none" w:sz="0" w:space="0" w:color="auto"/>
                    <w:left w:val="none" w:sz="0" w:space="0" w:color="auto"/>
                    <w:bottom w:val="none" w:sz="0" w:space="0" w:color="auto"/>
                    <w:right w:val="none" w:sz="0" w:space="0" w:color="auto"/>
                  </w:divBdr>
                </w:div>
                <w:div w:id="1690914682">
                  <w:marLeft w:val="640"/>
                  <w:marRight w:val="0"/>
                  <w:marTop w:val="0"/>
                  <w:marBottom w:val="0"/>
                  <w:divBdr>
                    <w:top w:val="none" w:sz="0" w:space="0" w:color="auto"/>
                    <w:left w:val="none" w:sz="0" w:space="0" w:color="auto"/>
                    <w:bottom w:val="none" w:sz="0" w:space="0" w:color="auto"/>
                    <w:right w:val="none" w:sz="0" w:space="0" w:color="auto"/>
                  </w:divBdr>
                </w:div>
                <w:div w:id="1777598478">
                  <w:marLeft w:val="640"/>
                  <w:marRight w:val="0"/>
                  <w:marTop w:val="0"/>
                  <w:marBottom w:val="0"/>
                  <w:divBdr>
                    <w:top w:val="none" w:sz="0" w:space="0" w:color="auto"/>
                    <w:left w:val="none" w:sz="0" w:space="0" w:color="auto"/>
                    <w:bottom w:val="none" w:sz="0" w:space="0" w:color="auto"/>
                    <w:right w:val="none" w:sz="0" w:space="0" w:color="auto"/>
                  </w:divBdr>
                </w:div>
                <w:div w:id="1422533065">
                  <w:marLeft w:val="640"/>
                  <w:marRight w:val="0"/>
                  <w:marTop w:val="0"/>
                  <w:marBottom w:val="0"/>
                  <w:divBdr>
                    <w:top w:val="none" w:sz="0" w:space="0" w:color="auto"/>
                    <w:left w:val="none" w:sz="0" w:space="0" w:color="auto"/>
                    <w:bottom w:val="none" w:sz="0" w:space="0" w:color="auto"/>
                    <w:right w:val="none" w:sz="0" w:space="0" w:color="auto"/>
                  </w:divBdr>
                </w:div>
                <w:div w:id="1090198802">
                  <w:marLeft w:val="640"/>
                  <w:marRight w:val="0"/>
                  <w:marTop w:val="0"/>
                  <w:marBottom w:val="0"/>
                  <w:divBdr>
                    <w:top w:val="none" w:sz="0" w:space="0" w:color="auto"/>
                    <w:left w:val="none" w:sz="0" w:space="0" w:color="auto"/>
                    <w:bottom w:val="none" w:sz="0" w:space="0" w:color="auto"/>
                    <w:right w:val="none" w:sz="0" w:space="0" w:color="auto"/>
                  </w:divBdr>
                </w:div>
                <w:div w:id="802817026">
                  <w:marLeft w:val="640"/>
                  <w:marRight w:val="0"/>
                  <w:marTop w:val="0"/>
                  <w:marBottom w:val="0"/>
                  <w:divBdr>
                    <w:top w:val="none" w:sz="0" w:space="0" w:color="auto"/>
                    <w:left w:val="none" w:sz="0" w:space="0" w:color="auto"/>
                    <w:bottom w:val="none" w:sz="0" w:space="0" w:color="auto"/>
                    <w:right w:val="none" w:sz="0" w:space="0" w:color="auto"/>
                  </w:divBdr>
                </w:div>
                <w:div w:id="1297952619">
                  <w:marLeft w:val="640"/>
                  <w:marRight w:val="0"/>
                  <w:marTop w:val="0"/>
                  <w:marBottom w:val="0"/>
                  <w:divBdr>
                    <w:top w:val="none" w:sz="0" w:space="0" w:color="auto"/>
                    <w:left w:val="none" w:sz="0" w:space="0" w:color="auto"/>
                    <w:bottom w:val="none" w:sz="0" w:space="0" w:color="auto"/>
                    <w:right w:val="none" w:sz="0" w:space="0" w:color="auto"/>
                  </w:divBdr>
                </w:div>
                <w:div w:id="565453249">
                  <w:marLeft w:val="640"/>
                  <w:marRight w:val="0"/>
                  <w:marTop w:val="0"/>
                  <w:marBottom w:val="0"/>
                  <w:divBdr>
                    <w:top w:val="none" w:sz="0" w:space="0" w:color="auto"/>
                    <w:left w:val="none" w:sz="0" w:space="0" w:color="auto"/>
                    <w:bottom w:val="none" w:sz="0" w:space="0" w:color="auto"/>
                    <w:right w:val="none" w:sz="0" w:space="0" w:color="auto"/>
                  </w:divBdr>
                </w:div>
                <w:div w:id="810026778">
                  <w:marLeft w:val="640"/>
                  <w:marRight w:val="0"/>
                  <w:marTop w:val="0"/>
                  <w:marBottom w:val="0"/>
                  <w:divBdr>
                    <w:top w:val="none" w:sz="0" w:space="0" w:color="auto"/>
                    <w:left w:val="none" w:sz="0" w:space="0" w:color="auto"/>
                    <w:bottom w:val="none" w:sz="0" w:space="0" w:color="auto"/>
                    <w:right w:val="none" w:sz="0" w:space="0" w:color="auto"/>
                  </w:divBdr>
                </w:div>
                <w:div w:id="17967920">
                  <w:marLeft w:val="640"/>
                  <w:marRight w:val="0"/>
                  <w:marTop w:val="0"/>
                  <w:marBottom w:val="0"/>
                  <w:divBdr>
                    <w:top w:val="none" w:sz="0" w:space="0" w:color="auto"/>
                    <w:left w:val="none" w:sz="0" w:space="0" w:color="auto"/>
                    <w:bottom w:val="none" w:sz="0" w:space="0" w:color="auto"/>
                    <w:right w:val="none" w:sz="0" w:space="0" w:color="auto"/>
                  </w:divBdr>
                </w:div>
                <w:div w:id="449207230">
                  <w:marLeft w:val="640"/>
                  <w:marRight w:val="0"/>
                  <w:marTop w:val="0"/>
                  <w:marBottom w:val="0"/>
                  <w:divBdr>
                    <w:top w:val="none" w:sz="0" w:space="0" w:color="auto"/>
                    <w:left w:val="none" w:sz="0" w:space="0" w:color="auto"/>
                    <w:bottom w:val="none" w:sz="0" w:space="0" w:color="auto"/>
                    <w:right w:val="none" w:sz="0" w:space="0" w:color="auto"/>
                  </w:divBdr>
                </w:div>
              </w:divsChild>
            </w:div>
            <w:div w:id="1391227695">
              <w:marLeft w:val="0"/>
              <w:marRight w:val="0"/>
              <w:marTop w:val="0"/>
              <w:marBottom w:val="0"/>
              <w:divBdr>
                <w:top w:val="none" w:sz="0" w:space="0" w:color="auto"/>
                <w:left w:val="none" w:sz="0" w:space="0" w:color="auto"/>
                <w:bottom w:val="none" w:sz="0" w:space="0" w:color="auto"/>
                <w:right w:val="none" w:sz="0" w:space="0" w:color="auto"/>
              </w:divBdr>
              <w:divsChild>
                <w:div w:id="827938172">
                  <w:marLeft w:val="640"/>
                  <w:marRight w:val="0"/>
                  <w:marTop w:val="0"/>
                  <w:marBottom w:val="0"/>
                  <w:divBdr>
                    <w:top w:val="none" w:sz="0" w:space="0" w:color="auto"/>
                    <w:left w:val="none" w:sz="0" w:space="0" w:color="auto"/>
                    <w:bottom w:val="none" w:sz="0" w:space="0" w:color="auto"/>
                    <w:right w:val="none" w:sz="0" w:space="0" w:color="auto"/>
                  </w:divBdr>
                </w:div>
                <w:div w:id="1939412550">
                  <w:marLeft w:val="640"/>
                  <w:marRight w:val="0"/>
                  <w:marTop w:val="0"/>
                  <w:marBottom w:val="0"/>
                  <w:divBdr>
                    <w:top w:val="none" w:sz="0" w:space="0" w:color="auto"/>
                    <w:left w:val="none" w:sz="0" w:space="0" w:color="auto"/>
                    <w:bottom w:val="none" w:sz="0" w:space="0" w:color="auto"/>
                    <w:right w:val="none" w:sz="0" w:space="0" w:color="auto"/>
                  </w:divBdr>
                </w:div>
                <w:div w:id="444159341">
                  <w:marLeft w:val="640"/>
                  <w:marRight w:val="0"/>
                  <w:marTop w:val="0"/>
                  <w:marBottom w:val="0"/>
                  <w:divBdr>
                    <w:top w:val="none" w:sz="0" w:space="0" w:color="auto"/>
                    <w:left w:val="none" w:sz="0" w:space="0" w:color="auto"/>
                    <w:bottom w:val="none" w:sz="0" w:space="0" w:color="auto"/>
                    <w:right w:val="none" w:sz="0" w:space="0" w:color="auto"/>
                  </w:divBdr>
                </w:div>
                <w:div w:id="1413703031">
                  <w:marLeft w:val="640"/>
                  <w:marRight w:val="0"/>
                  <w:marTop w:val="0"/>
                  <w:marBottom w:val="0"/>
                  <w:divBdr>
                    <w:top w:val="none" w:sz="0" w:space="0" w:color="auto"/>
                    <w:left w:val="none" w:sz="0" w:space="0" w:color="auto"/>
                    <w:bottom w:val="none" w:sz="0" w:space="0" w:color="auto"/>
                    <w:right w:val="none" w:sz="0" w:space="0" w:color="auto"/>
                  </w:divBdr>
                </w:div>
                <w:div w:id="450590499">
                  <w:marLeft w:val="640"/>
                  <w:marRight w:val="0"/>
                  <w:marTop w:val="0"/>
                  <w:marBottom w:val="0"/>
                  <w:divBdr>
                    <w:top w:val="none" w:sz="0" w:space="0" w:color="auto"/>
                    <w:left w:val="none" w:sz="0" w:space="0" w:color="auto"/>
                    <w:bottom w:val="none" w:sz="0" w:space="0" w:color="auto"/>
                    <w:right w:val="none" w:sz="0" w:space="0" w:color="auto"/>
                  </w:divBdr>
                </w:div>
                <w:div w:id="659966939">
                  <w:marLeft w:val="640"/>
                  <w:marRight w:val="0"/>
                  <w:marTop w:val="0"/>
                  <w:marBottom w:val="0"/>
                  <w:divBdr>
                    <w:top w:val="none" w:sz="0" w:space="0" w:color="auto"/>
                    <w:left w:val="none" w:sz="0" w:space="0" w:color="auto"/>
                    <w:bottom w:val="none" w:sz="0" w:space="0" w:color="auto"/>
                    <w:right w:val="none" w:sz="0" w:space="0" w:color="auto"/>
                  </w:divBdr>
                </w:div>
                <w:div w:id="1918439449">
                  <w:marLeft w:val="640"/>
                  <w:marRight w:val="0"/>
                  <w:marTop w:val="0"/>
                  <w:marBottom w:val="0"/>
                  <w:divBdr>
                    <w:top w:val="none" w:sz="0" w:space="0" w:color="auto"/>
                    <w:left w:val="none" w:sz="0" w:space="0" w:color="auto"/>
                    <w:bottom w:val="none" w:sz="0" w:space="0" w:color="auto"/>
                    <w:right w:val="none" w:sz="0" w:space="0" w:color="auto"/>
                  </w:divBdr>
                </w:div>
                <w:div w:id="390857939">
                  <w:marLeft w:val="640"/>
                  <w:marRight w:val="0"/>
                  <w:marTop w:val="0"/>
                  <w:marBottom w:val="0"/>
                  <w:divBdr>
                    <w:top w:val="none" w:sz="0" w:space="0" w:color="auto"/>
                    <w:left w:val="none" w:sz="0" w:space="0" w:color="auto"/>
                    <w:bottom w:val="none" w:sz="0" w:space="0" w:color="auto"/>
                    <w:right w:val="none" w:sz="0" w:space="0" w:color="auto"/>
                  </w:divBdr>
                </w:div>
                <w:div w:id="1682316105">
                  <w:marLeft w:val="640"/>
                  <w:marRight w:val="0"/>
                  <w:marTop w:val="0"/>
                  <w:marBottom w:val="0"/>
                  <w:divBdr>
                    <w:top w:val="none" w:sz="0" w:space="0" w:color="auto"/>
                    <w:left w:val="none" w:sz="0" w:space="0" w:color="auto"/>
                    <w:bottom w:val="none" w:sz="0" w:space="0" w:color="auto"/>
                    <w:right w:val="none" w:sz="0" w:space="0" w:color="auto"/>
                  </w:divBdr>
                </w:div>
                <w:div w:id="1469123781">
                  <w:marLeft w:val="640"/>
                  <w:marRight w:val="0"/>
                  <w:marTop w:val="0"/>
                  <w:marBottom w:val="0"/>
                  <w:divBdr>
                    <w:top w:val="none" w:sz="0" w:space="0" w:color="auto"/>
                    <w:left w:val="none" w:sz="0" w:space="0" w:color="auto"/>
                    <w:bottom w:val="none" w:sz="0" w:space="0" w:color="auto"/>
                    <w:right w:val="none" w:sz="0" w:space="0" w:color="auto"/>
                  </w:divBdr>
                </w:div>
                <w:div w:id="592586753">
                  <w:marLeft w:val="640"/>
                  <w:marRight w:val="0"/>
                  <w:marTop w:val="0"/>
                  <w:marBottom w:val="0"/>
                  <w:divBdr>
                    <w:top w:val="none" w:sz="0" w:space="0" w:color="auto"/>
                    <w:left w:val="none" w:sz="0" w:space="0" w:color="auto"/>
                    <w:bottom w:val="none" w:sz="0" w:space="0" w:color="auto"/>
                    <w:right w:val="none" w:sz="0" w:space="0" w:color="auto"/>
                  </w:divBdr>
                </w:div>
                <w:div w:id="253633530">
                  <w:marLeft w:val="640"/>
                  <w:marRight w:val="0"/>
                  <w:marTop w:val="0"/>
                  <w:marBottom w:val="0"/>
                  <w:divBdr>
                    <w:top w:val="none" w:sz="0" w:space="0" w:color="auto"/>
                    <w:left w:val="none" w:sz="0" w:space="0" w:color="auto"/>
                    <w:bottom w:val="none" w:sz="0" w:space="0" w:color="auto"/>
                    <w:right w:val="none" w:sz="0" w:space="0" w:color="auto"/>
                  </w:divBdr>
                </w:div>
                <w:div w:id="1598246496">
                  <w:marLeft w:val="640"/>
                  <w:marRight w:val="0"/>
                  <w:marTop w:val="0"/>
                  <w:marBottom w:val="0"/>
                  <w:divBdr>
                    <w:top w:val="none" w:sz="0" w:space="0" w:color="auto"/>
                    <w:left w:val="none" w:sz="0" w:space="0" w:color="auto"/>
                    <w:bottom w:val="none" w:sz="0" w:space="0" w:color="auto"/>
                    <w:right w:val="none" w:sz="0" w:space="0" w:color="auto"/>
                  </w:divBdr>
                </w:div>
                <w:div w:id="2032293167">
                  <w:marLeft w:val="640"/>
                  <w:marRight w:val="0"/>
                  <w:marTop w:val="0"/>
                  <w:marBottom w:val="0"/>
                  <w:divBdr>
                    <w:top w:val="none" w:sz="0" w:space="0" w:color="auto"/>
                    <w:left w:val="none" w:sz="0" w:space="0" w:color="auto"/>
                    <w:bottom w:val="none" w:sz="0" w:space="0" w:color="auto"/>
                    <w:right w:val="none" w:sz="0" w:space="0" w:color="auto"/>
                  </w:divBdr>
                </w:div>
                <w:div w:id="1797141498">
                  <w:marLeft w:val="640"/>
                  <w:marRight w:val="0"/>
                  <w:marTop w:val="0"/>
                  <w:marBottom w:val="0"/>
                  <w:divBdr>
                    <w:top w:val="none" w:sz="0" w:space="0" w:color="auto"/>
                    <w:left w:val="none" w:sz="0" w:space="0" w:color="auto"/>
                    <w:bottom w:val="none" w:sz="0" w:space="0" w:color="auto"/>
                    <w:right w:val="none" w:sz="0" w:space="0" w:color="auto"/>
                  </w:divBdr>
                </w:div>
                <w:div w:id="1655135678">
                  <w:marLeft w:val="640"/>
                  <w:marRight w:val="0"/>
                  <w:marTop w:val="0"/>
                  <w:marBottom w:val="0"/>
                  <w:divBdr>
                    <w:top w:val="none" w:sz="0" w:space="0" w:color="auto"/>
                    <w:left w:val="none" w:sz="0" w:space="0" w:color="auto"/>
                    <w:bottom w:val="none" w:sz="0" w:space="0" w:color="auto"/>
                    <w:right w:val="none" w:sz="0" w:space="0" w:color="auto"/>
                  </w:divBdr>
                </w:div>
                <w:div w:id="1395620114">
                  <w:marLeft w:val="640"/>
                  <w:marRight w:val="0"/>
                  <w:marTop w:val="0"/>
                  <w:marBottom w:val="0"/>
                  <w:divBdr>
                    <w:top w:val="none" w:sz="0" w:space="0" w:color="auto"/>
                    <w:left w:val="none" w:sz="0" w:space="0" w:color="auto"/>
                    <w:bottom w:val="none" w:sz="0" w:space="0" w:color="auto"/>
                    <w:right w:val="none" w:sz="0" w:space="0" w:color="auto"/>
                  </w:divBdr>
                </w:div>
                <w:div w:id="439960100">
                  <w:marLeft w:val="640"/>
                  <w:marRight w:val="0"/>
                  <w:marTop w:val="0"/>
                  <w:marBottom w:val="0"/>
                  <w:divBdr>
                    <w:top w:val="none" w:sz="0" w:space="0" w:color="auto"/>
                    <w:left w:val="none" w:sz="0" w:space="0" w:color="auto"/>
                    <w:bottom w:val="none" w:sz="0" w:space="0" w:color="auto"/>
                    <w:right w:val="none" w:sz="0" w:space="0" w:color="auto"/>
                  </w:divBdr>
                </w:div>
                <w:div w:id="1110201483">
                  <w:marLeft w:val="640"/>
                  <w:marRight w:val="0"/>
                  <w:marTop w:val="0"/>
                  <w:marBottom w:val="0"/>
                  <w:divBdr>
                    <w:top w:val="none" w:sz="0" w:space="0" w:color="auto"/>
                    <w:left w:val="none" w:sz="0" w:space="0" w:color="auto"/>
                    <w:bottom w:val="none" w:sz="0" w:space="0" w:color="auto"/>
                    <w:right w:val="none" w:sz="0" w:space="0" w:color="auto"/>
                  </w:divBdr>
                </w:div>
                <w:div w:id="97024894">
                  <w:marLeft w:val="640"/>
                  <w:marRight w:val="0"/>
                  <w:marTop w:val="0"/>
                  <w:marBottom w:val="0"/>
                  <w:divBdr>
                    <w:top w:val="none" w:sz="0" w:space="0" w:color="auto"/>
                    <w:left w:val="none" w:sz="0" w:space="0" w:color="auto"/>
                    <w:bottom w:val="none" w:sz="0" w:space="0" w:color="auto"/>
                    <w:right w:val="none" w:sz="0" w:space="0" w:color="auto"/>
                  </w:divBdr>
                </w:div>
                <w:div w:id="1146625518">
                  <w:marLeft w:val="640"/>
                  <w:marRight w:val="0"/>
                  <w:marTop w:val="0"/>
                  <w:marBottom w:val="0"/>
                  <w:divBdr>
                    <w:top w:val="none" w:sz="0" w:space="0" w:color="auto"/>
                    <w:left w:val="none" w:sz="0" w:space="0" w:color="auto"/>
                    <w:bottom w:val="none" w:sz="0" w:space="0" w:color="auto"/>
                    <w:right w:val="none" w:sz="0" w:space="0" w:color="auto"/>
                  </w:divBdr>
                </w:div>
                <w:div w:id="58595104">
                  <w:marLeft w:val="640"/>
                  <w:marRight w:val="0"/>
                  <w:marTop w:val="0"/>
                  <w:marBottom w:val="0"/>
                  <w:divBdr>
                    <w:top w:val="none" w:sz="0" w:space="0" w:color="auto"/>
                    <w:left w:val="none" w:sz="0" w:space="0" w:color="auto"/>
                    <w:bottom w:val="none" w:sz="0" w:space="0" w:color="auto"/>
                    <w:right w:val="none" w:sz="0" w:space="0" w:color="auto"/>
                  </w:divBdr>
                </w:div>
                <w:div w:id="1456291684">
                  <w:marLeft w:val="640"/>
                  <w:marRight w:val="0"/>
                  <w:marTop w:val="0"/>
                  <w:marBottom w:val="0"/>
                  <w:divBdr>
                    <w:top w:val="none" w:sz="0" w:space="0" w:color="auto"/>
                    <w:left w:val="none" w:sz="0" w:space="0" w:color="auto"/>
                    <w:bottom w:val="none" w:sz="0" w:space="0" w:color="auto"/>
                    <w:right w:val="none" w:sz="0" w:space="0" w:color="auto"/>
                  </w:divBdr>
                </w:div>
                <w:div w:id="903026981">
                  <w:marLeft w:val="640"/>
                  <w:marRight w:val="0"/>
                  <w:marTop w:val="0"/>
                  <w:marBottom w:val="0"/>
                  <w:divBdr>
                    <w:top w:val="none" w:sz="0" w:space="0" w:color="auto"/>
                    <w:left w:val="none" w:sz="0" w:space="0" w:color="auto"/>
                    <w:bottom w:val="none" w:sz="0" w:space="0" w:color="auto"/>
                    <w:right w:val="none" w:sz="0" w:space="0" w:color="auto"/>
                  </w:divBdr>
                </w:div>
                <w:div w:id="1224606913">
                  <w:marLeft w:val="640"/>
                  <w:marRight w:val="0"/>
                  <w:marTop w:val="0"/>
                  <w:marBottom w:val="0"/>
                  <w:divBdr>
                    <w:top w:val="none" w:sz="0" w:space="0" w:color="auto"/>
                    <w:left w:val="none" w:sz="0" w:space="0" w:color="auto"/>
                    <w:bottom w:val="none" w:sz="0" w:space="0" w:color="auto"/>
                    <w:right w:val="none" w:sz="0" w:space="0" w:color="auto"/>
                  </w:divBdr>
                </w:div>
                <w:div w:id="1502549466">
                  <w:marLeft w:val="640"/>
                  <w:marRight w:val="0"/>
                  <w:marTop w:val="0"/>
                  <w:marBottom w:val="0"/>
                  <w:divBdr>
                    <w:top w:val="none" w:sz="0" w:space="0" w:color="auto"/>
                    <w:left w:val="none" w:sz="0" w:space="0" w:color="auto"/>
                    <w:bottom w:val="none" w:sz="0" w:space="0" w:color="auto"/>
                    <w:right w:val="none" w:sz="0" w:space="0" w:color="auto"/>
                  </w:divBdr>
                </w:div>
                <w:div w:id="1242332973">
                  <w:marLeft w:val="640"/>
                  <w:marRight w:val="0"/>
                  <w:marTop w:val="0"/>
                  <w:marBottom w:val="0"/>
                  <w:divBdr>
                    <w:top w:val="none" w:sz="0" w:space="0" w:color="auto"/>
                    <w:left w:val="none" w:sz="0" w:space="0" w:color="auto"/>
                    <w:bottom w:val="none" w:sz="0" w:space="0" w:color="auto"/>
                    <w:right w:val="none" w:sz="0" w:space="0" w:color="auto"/>
                  </w:divBdr>
                </w:div>
                <w:div w:id="1499420407">
                  <w:marLeft w:val="640"/>
                  <w:marRight w:val="0"/>
                  <w:marTop w:val="0"/>
                  <w:marBottom w:val="0"/>
                  <w:divBdr>
                    <w:top w:val="none" w:sz="0" w:space="0" w:color="auto"/>
                    <w:left w:val="none" w:sz="0" w:space="0" w:color="auto"/>
                    <w:bottom w:val="none" w:sz="0" w:space="0" w:color="auto"/>
                    <w:right w:val="none" w:sz="0" w:space="0" w:color="auto"/>
                  </w:divBdr>
                </w:div>
                <w:div w:id="1654941484">
                  <w:marLeft w:val="640"/>
                  <w:marRight w:val="0"/>
                  <w:marTop w:val="0"/>
                  <w:marBottom w:val="0"/>
                  <w:divBdr>
                    <w:top w:val="none" w:sz="0" w:space="0" w:color="auto"/>
                    <w:left w:val="none" w:sz="0" w:space="0" w:color="auto"/>
                    <w:bottom w:val="none" w:sz="0" w:space="0" w:color="auto"/>
                    <w:right w:val="none" w:sz="0" w:space="0" w:color="auto"/>
                  </w:divBdr>
                </w:div>
                <w:div w:id="781804494">
                  <w:marLeft w:val="640"/>
                  <w:marRight w:val="0"/>
                  <w:marTop w:val="0"/>
                  <w:marBottom w:val="0"/>
                  <w:divBdr>
                    <w:top w:val="none" w:sz="0" w:space="0" w:color="auto"/>
                    <w:left w:val="none" w:sz="0" w:space="0" w:color="auto"/>
                    <w:bottom w:val="none" w:sz="0" w:space="0" w:color="auto"/>
                    <w:right w:val="none" w:sz="0" w:space="0" w:color="auto"/>
                  </w:divBdr>
                </w:div>
                <w:div w:id="593972911">
                  <w:marLeft w:val="640"/>
                  <w:marRight w:val="0"/>
                  <w:marTop w:val="0"/>
                  <w:marBottom w:val="0"/>
                  <w:divBdr>
                    <w:top w:val="none" w:sz="0" w:space="0" w:color="auto"/>
                    <w:left w:val="none" w:sz="0" w:space="0" w:color="auto"/>
                    <w:bottom w:val="none" w:sz="0" w:space="0" w:color="auto"/>
                    <w:right w:val="none" w:sz="0" w:space="0" w:color="auto"/>
                  </w:divBdr>
                </w:div>
                <w:div w:id="1362245994">
                  <w:marLeft w:val="640"/>
                  <w:marRight w:val="0"/>
                  <w:marTop w:val="0"/>
                  <w:marBottom w:val="0"/>
                  <w:divBdr>
                    <w:top w:val="none" w:sz="0" w:space="0" w:color="auto"/>
                    <w:left w:val="none" w:sz="0" w:space="0" w:color="auto"/>
                    <w:bottom w:val="none" w:sz="0" w:space="0" w:color="auto"/>
                    <w:right w:val="none" w:sz="0" w:space="0" w:color="auto"/>
                  </w:divBdr>
                </w:div>
                <w:div w:id="253100908">
                  <w:marLeft w:val="640"/>
                  <w:marRight w:val="0"/>
                  <w:marTop w:val="0"/>
                  <w:marBottom w:val="0"/>
                  <w:divBdr>
                    <w:top w:val="none" w:sz="0" w:space="0" w:color="auto"/>
                    <w:left w:val="none" w:sz="0" w:space="0" w:color="auto"/>
                    <w:bottom w:val="none" w:sz="0" w:space="0" w:color="auto"/>
                    <w:right w:val="none" w:sz="0" w:space="0" w:color="auto"/>
                  </w:divBdr>
                </w:div>
                <w:div w:id="216094181">
                  <w:marLeft w:val="640"/>
                  <w:marRight w:val="0"/>
                  <w:marTop w:val="0"/>
                  <w:marBottom w:val="0"/>
                  <w:divBdr>
                    <w:top w:val="none" w:sz="0" w:space="0" w:color="auto"/>
                    <w:left w:val="none" w:sz="0" w:space="0" w:color="auto"/>
                    <w:bottom w:val="none" w:sz="0" w:space="0" w:color="auto"/>
                    <w:right w:val="none" w:sz="0" w:space="0" w:color="auto"/>
                  </w:divBdr>
                </w:div>
                <w:div w:id="1803500002">
                  <w:marLeft w:val="640"/>
                  <w:marRight w:val="0"/>
                  <w:marTop w:val="0"/>
                  <w:marBottom w:val="0"/>
                  <w:divBdr>
                    <w:top w:val="none" w:sz="0" w:space="0" w:color="auto"/>
                    <w:left w:val="none" w:sz="0" w:space="0" w:color="auto"/>
                    <w:bottom w:val="none" w:sz="0" w:space="0" w:color="auto"/>
                    <w:right w:val="none" w:sz="0" w:space="0" w:color="auto"/>
                  </w:divBdr>
                </w:div>
                <w:div w:id="526917038">
                  <w:marLeft w:val="640"/>
                  <w:marRight w:val="0"/>
                  <w:marTop w:val="0"/>
                  <w:marBottom w:val="0"/>
                  <w:divBdr>
                    <w:top w:val="none" w:sz="0" w:space="0" w:color="auto"/>
                    <w:left w:val="none" w:sz="0" w:space="0" w:color="auto"/>
                    <w:bottom w:val="none" w:sz="0" w:space="0" w:color="auto"/>
                    <w:right w:val="none" w:sz="0" w:space="0" w:color="auto"/>
                  </w:divBdr>
                </w:div>
                <w:div w:id="1434478531">
                  <w:marLeft w:val="640"/>
                  <w:marRight w:val="0"/>
                  <w:marTop w:val="0"/>
                  <w:marBottom w:val="0"/>
                  <w:divBdr>
                    <w:top w:val="none" w:sz="0" w:space="0" w:color="auto"/>
                    <w:left w:val="none" w:sz="0" w:space="0" w:color="auto"/>
                    <w:bottom w:val="none" w:sz="0" w:space="0" w:color="auto"/>
                    <w:right w:val="none" w:sz="0" w:space="0" w:color="auto"/>
                  </w:divBdr>
                </w:div>
                <w:div w:id="1997953382">
                  <w:marLeft w:val="640"/>
                  <w:marRight w:val="0"/>
                  <w:marTop w:val="0"/>
                  <w:marBottom w:val="0"/>
                  <w:divBdr>
                    <w:top w:val="none" w:sz="0" w:space="0" w:color="auto"/>
                    <w:left w:val="none" w:sz="0" w:space="0" w:color="auto"/>
                    <w:bottom w:val="none" w:sz="0" w:space="0" w:color="auto"/>
                    <w:right w:val="none" w:sz="0" w:space="0" w:color="auto"/>
                  </w:divBdr>
                </w:div>
                <w:div w:id="844978073">
                  <w:marLeft w:val="640"/>
                  <w:marRight w:val="0"/>
                  <w:marTop w:val="0"/>
                  <w:marBottom w:val="0"/>
                  <w:divBdr>
                    <w:top w:val="none" w:sz="0" w:space="0" w:color="auto"/>
                    <w:left w:val="none" w:sz="0" w:space="0" w:color="auto"/>
                    <w:bottom w:val="none" w:sz="0" w:space="0" w:color="auto"/>
                    <w:right w:val="none" w:sz="0" w:space="0" w:color="auto"/>
                  </w:divBdr>
                </w:div>
                <w:div w:id="1625310696">
                  <w:marLeft w:val="640"/>
                  <w:marRight w:val="0"/>
                  <w:marTop w:val="0"/>
                  <w:marBottom w:val="0"/>
                  <w:divBdr>
                    <w:top w:val="none" w:sz="0" w:space="0" w:color="auto"/>
                    <w:left w:val="none" w:sz="0" w:space="0" w:color="auto"/>
                    <w:bottom w:val="none" w:sz="0" w:space="0" w:color="auto"/>
                    <w:right w:val="none" w:sz="0" w:space="0" w:color="auto"/>
                  </w:divBdr>
                </w:div>
                <w:div w:id="1733458032">
                  <w:marLeft w:val="640"/>
                  <w:marRight w:val="0"/>
                  <w:marTop w:val="0"/>
                  <w:marBottom w:val="0"/>
                  <w:divBdr>
                    <w:top w:val="none" w:sz="0" w:space="0" w:color="auto"/>
                    <w:left w:val="none" w:sz="0" w:space="0" w:color="auto"/>
                    <w:bottom w:val="none" w:sz="0" w:space="0" w:color="auto"/>
                    <w:right w:val="none" w:sz="0" w:space="0" w:color="auto"/>
                  </w:divBdr>
                </w:div>
                <w:div w:id="1760522234">
                  <w:marLeft w:val="640"/>
                  <w:marRight w:val="0"/>
                  <w:marTop w:val="0"/>
                  <w:marBottom w:val="0"/>
                  <w:divBdr>
                    <w:top w:val="none" w:sz="0" w:space="0" w:color="auto"/>
                    <w:left w:val="none" w:sz="0" w:space="0" w:color="auto"/>
                    <w:bottom w:val="none" w:sz="0" w:space="0" w:color="auto"/>
                    <w:right w:val="none" w:sz="0" w:space="0" w:color="auto"/>
                  </w:divBdr>
                </w:div>
                <w:div w:id="797604636">
                  <w:marLeft w:val="640"/>
                  <w:marRight w:val="0"/>
                  <w:marTop w:val="0"/>
                  <w:marBottom w:val="0"/>
                  <w:divBdr>
                    <w:top w:val="none" w:sz="0" w:space="0" w:color="auto"/>
                    <w:left w:val="none" w:sz="0" w:space="0" w:color="auto"/>
                    <w:bottom w:val="none" w:sz="0" w:space="0" w:color="auto"/>
                    <w:right w:val="none" w:sz="0" w:space="0" w:color="auto"/>
                  </w:divBdr>
                </w:div>
                <w:div w:id="52655987">
                  <w:marLeft w:val="640"/>
                  <w:marRight w:val="0"/>
                  <w:marTop w:val="0"/>
                  <w:marBottom w:val="0"/>
                  <w:divBdr>
                    <w:top w:val="none" w:sz="0" w:space="0" w:color="auto"/>
                    <w:left w:val="none" w:sz="0" w:space="0" w:color="auto"/>
                    <w:bottom w:val="none" w:sz="0" w:space="0" w:color="auto"/>
                    <w:right w:val="none" w:sz="0" w:space="0" w:color="auto"/>
                  </w:divBdr>
                </w:div>
                <w:div w:id="1416172448">
                  <w:marLeft w:val="640"/>
                  <w:marRight w:val="0"/>
                  <w:marTop w:val="0"/>
                  <w:marBottom w:val="0"/>
                  <w:divBdr>
                    <w:top w:val="none" w:sz="0" w:space="0" w:color="auto"/>
                    <w:left w:val="none" w:sz="0" w:space="0" w:color="auto"/>
                    <w:bottom w:val="none" w:sz="0" w:space="0" w:color="auto"/>
                    <w:right w:val="none" w:sz="0" w:space="0" w:color="auto"/>
                  </w:divBdr>
                </w:div>
                <w:div w:id="29764099">
                  <w:marLeft w:val="640"/>
                  <w:marRight w:val="0"/>
                  <w:marTop w:val="0"/>
                  <w:marBottom w:val="0"/>
                  <w:divBdr>
                    <w:top w:val="none" w:sz="0" w:space="0" w:color="auto"/>
                    <w:left w:val="none" w:sz="0" w:space="0" w:color="auto"/>
                    <w:bottom w:val="none" w:sz="0" w:space="0" w:color="auto"/>
                    <w:right w:val="none" w:sz="0" w:space="0" w:color="auto"/>
                  </w:divBdr>
                </w:div>
                <w:div w:id="59793311">
                  <w:marLeft w:val="640"/>
                  <w:marRight w:val="0"/>
                  <w:marTop w:val="0"/>
                  <w:marBottom w:val="0"/>
                  <w:divBdr>
                    <w:top w:val="none" w:sz="0" w:space="0" w:color="auto"/>
                    <w:left w:val="none" w:sz="0" w:space="0" w:color="auto"/>
                    <w:bottom w:val="none" w:sz="0" w:space="0" w:color="auto"/>
                    <w:right w:val="none" w:sz="0" w:space="0" w:color="auto"/>
                  </w:divBdr>
                </w:div>
                <w:div w:id="1457942883">
                  <w:marLeft w:val="640"/>
                  <w:marRight w:val="0"/>
                  <w:marTop w:val="0"/>
                  <w:marBottom w:val="0"/>
                  <w:divBdr>
                    <w:top w:val="none" w:sz="0" w:space="0" w:color="auto"/>
                    <w:left w:val="none" w:sz="0" w:space="0" w:color="auto"/>
                    <w:bottom w:val="none" w:sz="0" w:space="0" w:color="auto"/>
                    <w:right w:val="none" w:sz="0" w:space="0" w:color="auto"/>
                  </w:divBdr>
                </w:div>
                <w:div w:id="307710963">
                  <w:marLeft w:val="640"/>
                  <w:marRight w:val="0"/>
                  <w:marTop w:val="0"/>
                  <w:marBottom w:val="0"/>
                  <w:divBdr>
                    <w:top w:val="none" w:sz="0" w:space="0" w:color="auto"/>
                    <w:left w:val="none" w:sz="0" w:space="0" w:color="auto"/>
                    <w:bottom w:val="none" w:sz="0" w:space="0" w:color="auto"/>
                    <w:right w:val="none" w:sz="0" w:space="0" w:color="auto"/>
                  </w:divBdr>
                </w:div>
                <w:div w:id="567804244">
                  <w:marLeft w:val="640"/>
                  <w:marRight w:val="0"/>
                  <w:marTop w:val="0"/>
                  <w:marBottom w:val="0"/>
                  <w:divBdr>
                    <w:top w:val="none" w:sz="0" w:space="0" w:color="auto"/>
                    <w:left w:val="none" w:sz="0" w:space="0" w:color="auto"/>
                    <w:bottom w:val="none" w:sz="0" w:space="0" w:color="auto"/>
                    <w:right w:val="none" w:sz="0" w:space="0" w:color="auto"/>
                  </w:divBdr>
                </w:div>
                <w:div w:id="119305073">
                  <w:marLeft w:val="640"/>
                  <w:marRight w:val="0"/>
                  <w:marTop w:val="0"/>
                  <w:marBottom w:val="0"/>
                  <w:divBdr>
                    <w:top w:val="none" w:sz="0" w:space="0" w:color="auto"/>
                    <w:left w:val="none" w:sz="0" w:space="0" w:color="auto"/>
                    <w:bottom w:val="none" w:sz="0" w:space="0" w:color="auto"/>
                    <w:right w:val="none" w:sz="0" w:space="0" w:color="auto"/>
                  </w:divBdr>
                </w:div>
                <w:div w:id="1686980946">
                  <w:marLeft w:val="640"/>
                  <w:marRight w:val="0"/>
                  <w:marTop w:val="0"/>
                  <w:marBottom w:val="0"/>
                  <w:divBdr>
                    <w:top w:val="none" w:sz="0" w:space="0" w:color="auto"/>
                    <w:left w:val="none" w:sz="0" w:space="0" w:color="auto"/>
                    <w:bottom w:val="none" w:sz="0" w:space="0" w:color="auto"/>
                    <w:right w:val="none" w:sz="0" w:space="0" w:color="auto"/>
                  </w:divBdr>
                </w:div>
                <w:div w:id="713312015">
                  <w:marLeft w:val="640"/>
                  <w:marRight w:val="0"/>
                  <w:marTop w:val="0"/>
                  <w:marBottom w:val="0"/>
                  <w:divBdr>
                    <w:top w:val="none" w:sz="0" w:space="0" w:color="auto"/>
                    <w:left w:val="none" w:sz="0" w:space="0" w:color="auto"/>
                    <w:bottom w:val="none" w:sz="0" w:space="0" w:color="auto"/>
                    <w:right w:val="none" w:sz="0" w:space="0" w:color="auto"/>
                  </w:divBdr>
                </w:div>
                <w:div w:id="604456711">
                  <w:marLeft w:val="640"/>
                  <w:marRight w:val="0"/>
                  <w:marTop w:val="0"/>
                  <w:marBottom w:val="0"/>
                  <w:divBdr>
                    <w:top w:val="none" w:sz="0" w:space="0" w:color="auto"/>
                    <w:left w:val="none" w:sz="0" w:space="0" w:color="auto"/>
                    <w:bottom w:val="none" w:sz="0" w:space="0" w:color="auto"/>
                    <w:right w:val="none" w:sz="0" w:space="0" w:color="auto"/>
                  </w:divBdr>
                </w:div>
                <w:div w:id="567496899">
                  <w:marLeft w:val="640"/>
                  <w:marRight w:val="0"/>
                  <w:marTop w:val="0"/>
                  <w:marBottom w:val="0"/>
                  <w:divBdr>
                    <w:top w:val="none" w:sz="0" w:space="0" w:color="auto"/>
                    <w:left w:val="none" w:sz="0" w:space="0" w:color="auto"/>
                    <w:bottom w:val="none" w:sz="0" w:space="0" w:color="auto"/>
                    <w:right w:val="none" w:sz="0" w:space="0" w:color="auto"/>
                  </w:divBdr>
                </w:div>
                <w:div w:id="964316761">
                  <w:marLeft w:val="640"/>
                  <w:marRight w:val="0"/>
                  <w:marTop w:val="0"/>
                  <w:marBottom w:val="0"/>
                  <w:divBdr>
                    <w:top w:val="none" w:sz="0" w:space="0" w:color="auto"/>
                    <w:left w:val="none" w:sz="0" w:space="0" w:color="auto"/>
                    <w:bottom w:val="none" w:sz="0" w:space="0" w:color="auto"/>
                    <w:right w:val="none" w:sz="0" w:space="0" w:color="auto"/>
                  </w:divBdr>
                </w:div>
                <w:div w:id="889389533">
                  <w:marLeft w:val="640"/>
                  <w:marRight w:val="0"/>
                  <w:marTop w:val="0"/>
                  <w:marBottom w:val="0"/>
                  <w:divBdr>
                    <w:top w:val="none" w:sz="0" w:space="0" w:color="auto"/>
                    <w:left w:val="none" w:sz="0" w:space="0" w:color="auto"/>
                    <w:bottom w:val="none" w:sz="0" w:space="0" w:color="auto"/>
                    <w:right w:val="none" w:sz="0" w:space="0" w:color="auto"/>
                  </w:divBdr>
                </w:div>
                <w:div w:id="1039932871">
                  <w:marLeft w:val="640"/>
                  <w:marRight w:val="0"/>
                  <w:marTop w:val="0"/>
                  <w:marBottom w:val="0"/>
                  <w:divBdr>
                    <w:top w:val="none" w:sz="0" w:space="0" w:color="auto"/>
                    <w:left w:val="none" w:sz="0" w:space="0" w:color="auto"/>
                    <w:bottom w:val="none" w:sz="0" w:space="0" w:color="auto"/>
                    <w:right w:val="none" w:sz="0" w:space="0" w:color="auto"/>
                  </w:divBdr>
                </w:div>
                <w:div w:id="467630079">
                  <w:marLeft w:val="640"/>
                  <w:marRight w:val="0"/>
                  <w:marTop w:val="0"/>
                  <w:marBottom w:val="0"/>
                  <w:divBdr>
                    <w:top w:val="none" w:sz="0" w:space="0" w:color="auto"/>
                    <w:left w:val="none" w:sz="0" w:space="0" w:color="auto"/>
                    <w:bottom w:val="none" w:sz="0" w:space="0" w:color="auto"/>
                    <w:right w:val="none" w:sz="0" w:space="0" w:color="auto"/>
                  </w:divBdr>
                </w:div>
              </w:divsChild>
            </w:div>
            <w:div w:id="1561473668">
              <w:marLeft w:val="0"/>
              <w:marRight w:val="0"/>
              <w:marTop w:val="0"/>
              <w:marBottom w:val="0"/>
              <w:divBdr>
                <w:top w:val="none" w:sz="0" w:space="0" w:color="auto"/>
                <w:left w:val="none" w:sz="0" w:space="0" w:color="auto"/>
                <w:bottom w:val="none" w:sz="0" w:space="0" w:color="auto"/>
                <w:right w:val="none" w:sz="0" w:space="0" w:color="auto"/>
              </w:divBdr>
              <w:divsChild>
                <w:div w:id="23943987">
                  <w:marLeft w:val="640"/>
                  <w:marRight w:val="0"/>
                  <w:marTop w:val="0"/>
                  <w:marBottom w:val="0"/>
                  <w:divBdr>
                    <w:top w:val="none" w:sz="0" w:space="0" w:color="auto"/>
                    <w:left w:val="none" w:sz="0" w:space="0" w:color="auto"/>
                    <w:bottom w:val="none" w:sz="0" w:space="0" w:color="auto"/>
                    <w:right w:val="none" w:sz="0" w:space="0" w:color="auto"/>
                  </w:divBdr>
                </w:div>
                <w:div w:id="360742873">
                  <w:marLeft w:val="640"/>
                  <w:marRight w:val="0"/>
                  <w:marTop w:val="0"/>
                  <w:marBottom w:val="0"/>
                  <w:divBdr>
                    <w:top w:val="none" w:sz="0" w:space="0" w:color="auto"/>
                    <w:left w:val="none" w:sz="0" w:space="0" w:color="auto"/>
                    <w:bottom w:val="none" w:sz="0" w:space="0" w:color="auto"/>
                    <w:right w:val="none" w:sz="0" w:space="0" w:color="auto"/>
                  </w:divBdr>
                </w:div>
                <w:div w:id="75976089">
                  <w:marLeft w:val="640"/>
                  <w:marRight w:val="0"/>
                  <w:marTop w:val="0"/>
                  <w:marBottom w:val="0"/>
                  <w:divBdr>
                    <w:top w:val="none" w:sz="0" w:space="0" w:color="auto"/>
                    <w:left w:val="none" w:sz="0" w:space="0" w:color="auto"/>
                    <w:bottom w:val="none" w:sz="0" w:space="0" w:color="auto"/>
                    <w:right w:val="none" w:sz="0" w:space="0" w:color="auto"/>
                  </w:divBdr>
                </w:div>
                <w:div w:id="1242255768">
                  <w:marLeft w:val="640"/>
                  <w:marRight w:val="0"/>
                  <w:marTop w:val="0"/>
                  <w:marBottom w:val="0"/>
                  <w:divBdr>
                    <w:top w:val="none" w:sz="0" w:space="0" w:color="auto"/>
                    <w:left w:val="none" w:sz="0" w:space="0" w:color="auto"/>
                    <w:bottom w:val="none" w:sz="0" w:space="0" w:color="auto"/>
                    <w:right w:val="none" w:sz="0" w:space="0" w:color="auto"/>
                  </w:divBdr>
                </w:div>
                <w:div w:id="726030840">
                  <w:marLeft w:val="640"/>
                  <w:marRight w:val="0"/>
                  <w:marTop w:val="0"/>
                  <w:marBottom w:val="0"/>
                  <w:divBdr>
                    <w:top w:val="none" w:sz="0" w:space="0" w:color="auto"/>
                    <w:left w:val="none" w:sz="0" w:space="0" w:color="auto"/>
                    <w:bottom w:val="none" w:sz="0" w:space="0" w:color="auto"/>
                    <w:right w:val="none" w:sz="0" w:space="0" w:color="auto"/>
                  </w:divBdr>
                </w:div>
                <w:div w:id="1555509567">
                  <w:marLeft w:val="640"/>
                  <w:marRight w:val="0"/>
                  <w:marTop w:val="0"/>
                  <w:marBottom w:val="0"/>
                  <w:divBdr>
                    <w:top w:val="none" w:sz="0" w:space="0" w:color="auto"/>
                    <w:left w:val="none" w:sz="0" w:space="0" w:color="auto"/>
                    <w:bottom w:val="none" w:sz="0" w:space="0" w:color="auto"/>
                    <w:right w:val="none" w:sz="0" w:space="0" w:color="auto"/>
                  </w:divBdr>
                </w:div>
                <w:div w:id="1919973100">
                  <w:marLeft w:val="640"/>
                  <w:marRight w:val="0"/>
                  <w:marTop w:val="0"/>
                  <w:marBottom w:val="0"/>
                  <w:divBdr>
                    <w:top w:val="none" w:sz="0" w:space="0" w:color="auto"/>
                    <w:left w:val="none" w:sz="0" w:space="0" w:color="auto"/>
                    <w:bottom w:val="none" w:sz="0" w:space="0" w:color="auto"/>
                    <w:right w:val="none" w:sz="0" w:space="0" w:color="auto"/>
                  </w:divBdr>
                </w:div>
                <w:div w:id="1165777044">
                  <w:marLeft w:val="640"/>
                  <w:marRight w:val="0"/>
                  <w:marTop w:val="0"/>
                  <w:marBottom w:val="0"/>
                  <w:divBdr>
                    <w:top w:val="none" w:sz="0" w:space="0" w:color="auto"/>
                    <w:left w:val="none" w:sz="0" w:space="0" w:color="auto"/>
                    <w:bottom w:val="none" w:sz="0" w:space="0" w:color="auto"/>
                    <w:right w:val="none" w:sz="0" w:space="0" w:color="auto"/>
                  </w:divBdr>
                </w:div>
                <w:div w:id="157548985">
                  <w:marLeft w:val="640"/>
                  <w:marRight w:val="0"/>
                  <w:marTop w:val="0"/>
                  <w:marBottom w:val="0"/>
                  <w:divBdr>
                    <w:top w:val="none" w:sz="0" w:space="0" w:color="auto"/>
                    <w:left w:val="none" w:sz="0" w:space="0" w:color="auto"/>
                    <w:bottom w:val="none" w:sz="0" w:space="0" w:color="auto"/>
                    <w:right w:val="none" w:sz="0" w:space="0" w:color="auto"/>
                  </w:divBdr>
                </w:div>
                <w:div w:id="361243639">
                  <w:marLeft w:val="640"/>
                  <w:marRight w:val="0"/>
                  <w:marTop w:val="0"/>
                  <w:marBottom w:val="0"/>
                  <w:divBdr>
                    <w:top w:val="none" w:sz="0" w:space="0" w:color="auto"/>
                    <w:left w:val="none" w:sz="0" w:space="0" w:color="auto"/>
                    <w:bottom w:val="none" w:sz="0" w:space="0" w:color="auto"/>
                    <w:right w:val="none" w:sz="0" w:space="0" w:color="auto"/>
                  </w:divBdr>
                </w:div>
                <w:div w:id="1717586111">
                  <w:marLeft w:val="640"/>
                  <w:marRight w:val="0"/>
                  <w:marTop w:val="0"/>
                  <w:marBottom w:val="0"/>
                  <w:divBdr>
                    <w:top w:val="none" w:sz="0" w:space="0" w:color="auto"/>
                    <w:left w:val="none" w:sz="0" w:space="0" w:color="auto"/>
                    <w:bottom w:val="none" w:sz="0" w:space="0" w:color="auto"/>
                    <w:right w:val="none" w:sz="0" w:space="0" w:color="auto"/>
                  </w:divBdr>
                </w:div>
                <w:div w:id="726957894">
                  <w:marLeft w:val="640"/>
                  <w:marRight w:val="0"/>
                  <w:marTop w:val="0"/>
                  <w:marBottom w:val="0"/>
                  <w:divBdr>
                    <w:top w:val="none" w:sz="0" w:space="0" w:color="auto"/>
                    <w:left w:val="none" w:sz="0" w:space="0" w:color="auto"/>
                    <w:bottom w:val="none" w:sz="0" w:space="0" w:color="auto"/>
                    <w:right w:val="none" w:sz="0" w:space="0" w:color="auto"/>
                  </w:divBdr>
                </w:div>
                <w:div w:id="1270356544">
                  <w:marLeft w:val="640"/>
                  <w:marRight w:val="0"/>
                  <w:marTop w:val="0"/>
                  <w:marBottom w:val="0"/>
                  <w:divBdr>
                    <w:top w:val="none" w:sz="0" w:space="0" w:color="auto"/>
                    <w:left w:val="none" w:sz="0" w:space="0" w:color="auto"/>
                    <w:bottom w:val="none" w:sz="0" w:space="0" w:color="auto"/>
                    <w:right w:val="none" w:sz="0" w:space="0" w:color="auto"/>
                  </w:divBdr>
                </w:div>
                <w:div w:id="1825778012">
                  <w:marLeft w:val="640"/>
                  <w:marRight w:val="0"/>
                  <w:marTop w:val="0"/>
                  <w:marBottom w:val="0"/>
                  <w:divBdr>
                    <w:top w:val="none" w:sz="0" w:space="0" w:color="auto"/>
                    <w:left w:val="none" w:sz="0" w:space="0" w:color="auto"/>
                    <w:bottom w:val="none" w:sz="0" w:space="0" w:color="auto"/>
                    <w:right w:val="none" w:sz="0" w:space="0" w:color="auto"/>
                  </w:divBdr>
                </w:div>
                <w:div w:id="894389842">
                  <w:marLeft w:val="640"/>
                  <w:marRight w:val="0"/>
                  <w:marTop w:val="0"/>
                  <w:marBottom w:val="0"/>
                  <w:divBdr>
                    <w:top w:val="none" w:sz="0" w:space="0" w:color="auto"/>
                    <w:left w:val="none" w:sz="0" w:space="0" w:color="auto"/>
                    <w:bottom w:val="none" w:sz="0" w:space="0" w:color="auto"/>
                    <w:right w:val="none" w:sz="0" w:space="0" w:color="auto"/>
                  </w:divBdr>
                </w:div>
                <w:div w:id="688946729">
                  <w:marLeft w:val="640"/>
                  <w:marRight w:val="0"/>
                  <w:marTop w:val="0"/>
                  <w:marBottom w:val="0"/>
                  <w:divBdr>
                    <w:top w:val="none" w:sz="0" w:space="0" w:color="auto"/>
                    <w:left w:val="none" w:sz="0" w:space="0" w:color="auto"/>
                    <w:bottom w:val="none" w:sz="0" w:space="0" w:color="auto"/>
                    <w:right w:val="none" w:sz="0" w:space="0" w:color="auto"/>
                  </w:divBdr>
                </w:div>
                <w:div w:id="163015093">
                  <w:marLeft w:val="640"/>
                  <w:marRight w:val="0"/>
                  <w:marTop w:val="0"/>
                  <w:marBottom w:val="0"/>
                  <w:divBdr>
                    <w:top w:val="none" w:sz="0" w:space="0" w:color="auto"/>
                    <w:left w:val="none" w:sz="0" w:space="0" w:color="auto"/>
                    <w:bottom w:val="none" w:sz="0" w:space="0" w:color="auto"/>
                    <w:right w:val="none" w:sz="0" w:space="0" w:color="auto"/>
                  </w:divBdr>
                </w:div>
                <w:div w:id="1103184874">
                  <w:marLeft w:val="640"/>
                  <w:marRight w:val="0"/>
                  <w:marTop w:val="0"/>
                  <w:marBottom w:val="0"/>
                  <w:divBdr>
                    <w:top w:val="none" w:sz="0" w:space="0" w:color="auto"/>
                    <w:left w:val="none" w:sz="0" w:space="0" w:color="auto"/>
                    <w:bottom w:val="none" w:sz="0" w:space="0" w:color="auto"/>
                    <w:right w:val="none" w:sz="0" w:space="0" w:color="auto"/>
                  </w:divBdr>
                </w:div>
                <w:div w:id="1775246068">
                  <w:marLeft w:val="640"/>
                  <w:marRight w:val="0"/>
                  <w:marTop w:val="0"/>
                  <w:marBottom w:val="0"/>
                  <w:divBdr>
                    <w:top w:val="none" w:sz="0" w:space="0" w:color="auto"/>
                    <w:left w:val="none" w:sz="0" w:space="0" w:color="auto"/>
                    <w:bottom w:val="none" w:sz="0" w:space="0" w:color="auto"/>
                    <w:right w:val="none" w:sz="0" w:space="0" w:color="auto"/>
                  </w:divBdr>
                </w:div>
                <w:div w:id="2029091213">
                  <w:marLeft w:val="640"/>
                  <w:marRight w:val="0"/>
                  <w:marTop w:val="0"/>
                  <w:marBottom w:val="0"/>
                  <w:divBdr>
                    <w:top w:val="none" w:sz="0" w:space="0" w:color="auto"/>
                    <w:left w:val="none" w:sz="0" w:space="0" w:color="auto"/>
                    <w:bottom w:val="none" w:sz="0" w:space="0" w:color="auto"/>
                    <w:right w:val="none" w:sz="0" w:space="0" w:color="auto"/>
                  </w:divBdr>
                </w:div>
                <w:div w:id="1543135760">
                  <w:marLeft w:val="640"/>
                  <w:marRight w:val="0"/>
                  <w:marTop w:val="0"/>
                  <w:marBottom w:val="0"/>
                  <w:divBdr>
                    <w:top w:val="none" w:sz="0" w:space="0" w:color="auto"/>
                    <w:left w:val="none" w:sz="0" w:space="0" w:color="auto"/>
                    <w:bottom w:val="none" w:sz="0" w:space="0" w:color="auto"/>
                    <w:right w:val="none" w:sz="0" w:space="0" w:color="auto"/>
                  </w:divBdr>
                </w:div>
                <w:div w:id="822892855">
                  <w:marLeft w:val="640"/>
                  <w:marRight w:val="0"/>
                  <w:marTop w:val="0"/>
                  <w:marBottom w:val="0"/>
                  <w:divBdr>
                    <w:top w:val="none" w:sz="0" w:space="0" w:color="auto"/>
                    <w:left w:val="none" w:sz="0" w:space="0" w:color="auto"/>
                    <w:bottom w:val="none" w:sz="0" w:space="0" w:color="auto"/>
                    <w:right w:val="none" w:sz="0" w:space="0" w:color="auto"/>
                  </w:divBdr>
                </w:div>
                <w:div w:id="296029648">
                  <w:marLeft w:val="640"/>
                  <w:marRight w:val="0"/>
                  <w:marTop w:val="0"/>
                  <w:marBottom w:val="0"/>
                  <w:divBdr>
                    <w:top w:val="none" w:sz="0" w:space="0" w:color="auto"/>
                    <w:left w:val="none" w:sz="0" w:space="0" w:color="auto"/>
                    <w:bottom w:val="none" w:sz="0" w:space="0" w:color="auto"/>
                    <w:right w:val="none" w:sz="0" w:space="0" w:color="auto"/>
                  </w:divBdr>
                </w:div>
                <w:div w:id="2116056359">
                  <w:marLeft w:val="640"/>
                  <w:marRight w:val="0"/>
                  <w:marTop w:val="0"/>
                  <w:marBottom w:val="0"/>
                  <w:divBdr>
                    <w:top w:val="none" w:sz="0" w:space="0" w:color="auto"/>
                    <w:left w:val="none" w:sz="0" w:space="0" w:color="auto"/>
                    <w:bottom w:val="none" w:sz="0" w:space="0" w:color="auto"/>
                    <w:right w:val="none" w:sz="0" w:space="0" w:color="auto"/>
                  </w:divBdr>
                </w:div>
                <w:div w:id="783035036">
                  <w:marLeft w:val="640"/>
                  <w:marRight w:val="0"/>
                  <w:marTop w:val="0"/>
                  <w:marBottom w:val="0"/>
                  <w:divBdr>
                    <w:top w:val="none" w:sz="0" w:space="0" w:color="auto"/>
                    <w:left w:val="none" w:sz="0" w:space="0" w:color="auto"/>
                    <w:bottom w:val="none" w:sz="0" w:space="0" w:color="auto"/>
                    <w:right w:val="none" w:sz="0" w:space="0" w:color="auto"/>
                  </w:divBdr>
                </w:div>
                <w:div w:id="1270048363">
                  <w:marLeft w:val="640"/>
                  <w:marRight w:val="0"/>
                  <w:marTop w:val="0"/>
                  <w:marBottom w:val="0"/>
                  <w:divBdr>
                    <w:top w:val="none" w:sz="0" w:space="0" w:color="auto"/>
                    <w:left w:val="none" w:sz="0" w:space="0" w:color="auto"/>
                    <w:bottom w:val="none" w:sz="0" w:space="0" w:color="auto"/>
                    <w:right w:val="none" w:sz="0" w:space="0" w:color="auto"/>
                  </w:divBdr>
                </w:div>
                <w:div w:id="297415723">
                  <w:marLeft w:val="640"/>
                  <w:marRight w:val="0"/>
                  <w:marTop w:val="0"/>
                  <w:marBottom w:val="0"/>
                  <w:divBdr>
                    <w:top w:val="none" w:sz="0" w:space="0" w:color="auto"/>
                    <w:left w:val="none" w:sz="0" w:space="0" w:color="auto"/>
                    <w:bottom w:val="none" w:sz="0" w:space="0" w:color="auto"/>
                    <w:right w:val="none" w:sz="0" w:space="0" w:color="auto"/>
                  </w:divBdr>
                </w:div>
                <w:div w:id="1202743708">
                  <w:marLeft w:val="640"/>
                  <w:marRight w:val="0"/>
                  <w:marTop w:val="0"/>
                  <w:marBottom w:val="0"/>
                  <w:divBdr>
                    <w:top w:val="none" w:sz="0" w:space="0" w:color="auto"/>
                    <w:left w:val="none" w:sz="0" w:space="0" w:color="auto"/>
                    <w:bottom w:val="none" w:sz="0" w:space="0" w:color="auto"/>
                    <w:right w:val="none" w:sz="0" w:space="0" w:color="auto"/>
                  </w:divBdr>
                </w:div>
                <w:div w:id="166408851">
                  <w:marLeft w:val="640"/>
                  <w:marRight w:val="0"/>
                  <w:marTop w:val="0"/>
                  <w:marBottom w:val="0"/>
                  <w:divBdr>
                    <w:top w:val="none" w:sz="0" w:space="0" w:color="auto"/>
                    <w:left w:val="none" w:sz="0" w:space="0" w:color="auto"/>
                    <w:bottom w:val="none" w:sz="0" w:space="0" w:color="auto"/>
                    <w:right w:val="none" w:sz="0" w:space="0" w:color="auto"/>
                  </w:divBdr>
                </w:div>
                <w:div w:id="428892850">
                  <w:marLeft w:val="640"/>
                  <w:marRight w:val="0"/>
                  <w:marTop w:val="0"/>
                  <w:marBottom w:val="0"/>
                  <w:divBdr>
                    <w:top w:val="none" w:sz="0" w:space="0" w:color="auto"/>
                    <w:left w:val="none" w:sz="0" w:space="0" w:color="auto"/>
                    <w:bottom w:val="none" w:sz="0" w:space="0" w:color="auto"/>
                    <w:right w:val="none" w:sz="0" w:space="0" w:color="auto"/>
                  </w:divBdr>
                </w:div>
                <w:div w:id="1020081154">
                  <w:marLeft w:val="640"/>
                  <w:marRight w:val="0"/>
                  <w:marTop w:val="0"/>
                  <w:marBottom w:val="0"/>
                  <w:divBdr>
                    <w:top w:val="none" w:sz="0" w:space="0" w:color="auto"/>
                    <w:left w:val="none" w:sz="0" w:space="0" w:color="auto"/>
                    <w:bottom w:val="none" w:sz="0" w:space="0" w:color="auto"/>
                    <w:right w:val="none" w:sz="0" w:space="0" w:color="auto"/>
                  </w:divBdr>
                </w:div>
                <w:div w:id="837579910">
                  <w:marLeft w:val="640"/>
                  <w:marRight w:val="0"/>
                  <w:marTop w:val="0"/>
                  <w:marBottom w:val="0"/>
                  <w:divBdr>
                    <w:top w:val="none" w:sz="0" w:space="0" w:color="auto"/>
                    <w:left w:val="none" w:sz="0" w:space="0" w:color="auto"/>
                    <w:bottom w:val="none" w:sz="0" w:space="0" w:color="auto"/>
                    <w:right w:val="none" w:sz="0" w:space="0" w:color="auto"/>
                  </w:divBdr>
                </w:div>
                <w:div w:id="483738668">
                  <w:marLeft w:val="640"/>
                  <w:marRight w:val="0"/>
                  <w:marTop w:val="0"/>
                  <w:marBottom w:val="0"/>
                  <w:divBdr>
                    <w:top w:val="none" w:sz="0" w:space="0" w:color="auto"/>
                    <w:left w:val="none" w:sz="0" w:space="0" w:color="auto"/>
                    <w:bottom w:val="none" w:sz="0" w:space="0" w:color="auto"/>
                    <w:right w:val="none" w:sz="0" w:space="0" w:color="auto"/>
                  </w:divBdr>
                </w:div>
                <w:div w:id="1114865361">
                  <w:marLeft w:val="640"/>
                  <w:marRight w:val="0"/>
                  <w:marTop w:val="0"/>
                  <w:marBottom w:val="0"/>
                  <w:divBdr>
                    <w:top w:val="none" w:sz="0" w:space="0" w:color="auto"/>
                    <w:left w:val="none" w:sz="0" w:space="0" w:color="auto"/>
                    <w:bottom w:val="none" w:sz="0" w:space="0" w:color="auto"/>
                    <w:right w:val="none" w:sz="0" w:space="0" w:color="auto"/>
                  </w:divBdr>
                </w:div>
                <w:div w:id="506331266">
                  <w:marLeft w:val="640"/>
                  <w:marRight w:val="0"/>
                  <w:marTop w:val="0"/>
                  <w:marBottom w:val="0"/>
                  <w:divBdr>
                    <w:top w:val="none" w:sz="0" w:space="0" w:color="auto"/>
                    <w:left w:val="none" w:sz="0" w:space="0" w:color="auto"/>
                    <w:bottom w:val="none" w:sz="0" w:space="0" w:color="auto"/>
                    <w:right w:val="none" w:sz="0" w:space="0" w:color="auto"/>
                  </w:divBdr>
                </w:div>
                <w:div w:id="1021010576">
                  <w:marLeft w:val="640"/>
                  <w:marRight w:val="0"/>
                  <w:marTop w:val="0"/>
                  <w:marBottom w:val="0"/>
                  <w:divBdr>
                    <w:top w:val="none" w:sz="0" w:space="0" w:color="auto"/>
                    <w:left w:val="none" w:sz="0" w:space="0" w:color="auto"/>
                    <w:bottom w:val="none" w:sz="0" w:space="0" w:color="auto"/>
                    <w:right w:val="none" w:sz="0" w:space="0" w:color="auto"/>
                  </w:divBdr>
                </w:div>
                <w:div w:id="885457891">
                  <w:marLeft w:val="640"/>
                  <w:marRight w:val="0"/>
                  <w:marTop w:val="0"/>
                  <w:marBottom w:val="0"/>
                  <w:divBdr>
                    <w:top w:val="none" w:sz="0" w:space="0" w:color="auto"/>
                    <w:left w:val="none" w:sz="0" w:space="0" w:color="auto"/>
                    <w:bottom w:val="none" w:sz="0" w:space="0" w:color="auto"/>
                    <w:right w:val="none" w:sz="0" w:space="0" w:color="auto"/>
                  </w:divBdr>
                </w:div>
                <w:div w:id="856192985">
                  <w:marLeft w:val="640"/>
                  <w:marRight w:val="0"/>
                  <w:marTop w:val="0"/>
                  <w:marBottom w:val="0"/>
                  <w:divBdr>
                    <w:top w:val="none" w:sz="0" w:space="0" w:color="auto"/>
                    <w:left w:val="none" w:sz="0" w:space="0" w:color="auto"/>
                    <w:bottom w:val="none" w:sz="0" w:space="0" w:color="auto"/>
                    <w:right w:val="none" w:sz="0" w:space="0" w:color="auto"/>
                  </w:divBdr>
                </w:div>
                <w:div w:id="531117818">
                  <w:marLeft w:val="640"/>
                  <w:marRight w:val="0"/>
                  <w:marTop w:val="0"/>
                  <w:marBottom w:val="0"/>
                  <w:divBdr>
                    <w:top w:val="none" w:sz="0" w:space="0" w:color="auto"/>
                    <w:left w:val="none" w:sz="0" w:space="0" w:color="auto"/>
                    <w:bottom w:val="none" w:sz="0" w:space="0" w:color="auto"/>
                    <w:right w:val="none" w:sz="0" w:space="0" w:color="auto"/>
                  </w:divBdr>
                </w:div>
                <w:div w:id="1204172036">
                  <w:marLeft w:val="640"/>
                  <w:marRight w:val="0"/>
                  <w:marTop w:val="0"/>
                  <w:marBottom w:val="0"/>
                  <w:divBdr>
                    <w:top w:val="none" w:sz="0" w:space="0" w:color="auto"/>
                    <w:left w:val="none" w:sz="0" w:space="0" w:color="auto"/>
                    <w:bottom w:val="none" w:sz="0" w:space="0" w:color="auto"/>
                    <w:right w:val="none" w:sz="0" w:space="0" w:color="auto"/>
                  </w:divBdr>
                </w:div>
                <w:div w:id="1089614600">
                  <w:marLeft w:val="640"/>
                  <w:marRight w:val="0"/>
                  <w:marTop w:val="0"/>
                  <w:marBottom w:val="0"/>
                  <w:divBdr>
                    <w:top w:val="none" w:sz="0" w:space="0" w:color="auto"/>
                    <w:left w:val="none" w:sz="0" w:space="0" w:color="auto"/>
                    <w:bottom w:val="none" w:sz="0" w:space="0" w:color="auto"/>
                    <w:right w:val="none" w:sz="0" w:space="0" w:color="auto"/>
                  </w:divBdr>
                </w:div>
                <w:div w:id="1174801424">
                  <w:marLeft w:val="640"/>
                  <w:marRight w:val="0"/>
                  <w:marTop w:val="0"/>
                  <w:marBottom w:val="0"/>
                  <w:divBdr>
                    <w:top w:val="none" w:sz="0" w:space="0" w:color="auto"/>
                    <w:left w:val="none" w:sz="0" w:space="0" w:color="auto"/>
                    <w:bottom w:val="none" w:sz="0" w:space="0" w:color="auto"/>
                    <w:right w:val="none" w:sz="0" w:space="0" w:color="auto"/>
                  </w:divBdr>
                </w:div>
                <w:div w:id="717782602">
                  <w:marLeft w:val="640"/>
                  <w:marRight w:val="0"/>
                  <w:marTop w:val="0"/>
                  <w:marBottom w:val="0"/>
                  <w:divBdr>
                    <w:top w:val="none" w:sz="0" w:space="0" w:color="auto"/>
                    <w:left w:val="none" w:sz="0" w:space="0" w:color="auto"/>
                    <w:bottom w:val="none" w:sz="0" w:space="0" w:color="auto"/>
                    <w:right w:val="none" w:sz="0" w:space="0" w:color="auto"/>
                  </w:divBdr>
                </w:div>
                <w:div w:id="290091992">
                  <w:marLeft w:val="640"/>
                  <w:marRight w:val="0"/>
                  <w:marTop w:val="0"/>
                  <w:marBottom w:val="0"/>
                  <w:divBdr>
                    <w:top w:val="none" w:sz="0" w:space="0" w:color="auto"/>
                    <w:left w:val="none" w:sz="0" w:space="0" w:color="auto"/>
                    <w:bottom w:val="none" w:sz="0" w:space="0" w:color="auto"/>
                    <w:right w:val="none" w:sz="0" w:space="0" w:color="auto"/>
                  </w:divBdr>
                </w:div>
                <w:div w:id="139544286">
                  <w:marLeft w:val="640"/>
                  <w:marRight w:val="0"/>
                  <w:marTop w:val="0"/>
                  <w:marBottom w:val="0"/>
                  <w:divBdr>
                    <w:top w:val="none" w:sz="0" w:space="0" w:color="auto"/>
                    <w:left w:val="none" w:sz="0" w:space="0" w:color="auto"/>
                    <w:bottom w:val="none" w:sz="0" w:space="0" w:color="auto"/>
                    <w:right w:val="none" w:sz="0" w:space="0" w:color="auto"/>
                  </w:divBdr>
                </w:div>
                <w:div w:id="1776553943">
                  <w:marLeft w:val="640"/>
                  <w:marRight w:val="0"/>
                  <w:marTop w:val="0"/>
                  <w:marBottom w:val="0"/>
                  <w:divBdr>
                    <w:top w:val="none" w:sz="0" w:space="0" w:color="auto"/>
                    <w:left w:val="none" w:sz="0" w:space="0" w:color="auto"/>
                    <w:bottom w:val="none" w:sz="0" w:space="0" w:color="auto"/>
                    <w:right w:val="none" w:sz="0" w:space="0" w:color="auto"/>
                  </w:divBdr>
                </w:div>
                <w:div w:id="11492277">
                  <w:marLeft w:val="640"/>
                  <w:marRight w:val="0"/>
                  <w:marTop w:val="0"/>
                  <w:marBottom w:val="0"/>
                  <w:divBdr>
                    <w:top w:val="none" w:sz="0" w:space="0" w:color="auto"/>
                    <w:left w:val="none" w:sz="0" w:space="0" w:color="auto"/>
                    <w:bottom w:val="none" w:sz="0" w:space="0" w:color="auto"/>
                    <w:right w:val="none" w:sz="0" w:space="0" w:color="auto"/>
                  </w:divBdr>
                </w:div>
                <w:div w:id="1724209202">
                  <w:marLeft w:val="640"/>
                  <w:marRight w:val="0"/>
                  <w:marTop w:val="0"/>
                  <w:marBottom w:val="0"/>
                  <w:divBdr>
                    <w:top w:val="none" w:sz="0" w:space="0" w:color="auto"/>
                    <w:left w:val="none" w:sz="0" w:space="0" w:color="auto"/>
                    <w:bottom w:val="none" w:sz="0" w:space="0" w:color="auto"/>
                    <w:right w:val="none" w:sz="0" w:space="0" w:color="auto"/>
                  </w:divBdr>
                </w:div>
                <w:div w:id="380520174">
                  <w:marLeft w:val="640"/>
                  <w:marRight w:val="0"/>
                  <w:marTop w:val="0"/>
                  <w:marBottom w:val="0"/>
                  <w:divBdr>
                    <w:top w:val="none" w:sz="0" w:space="0" w:color="auto"/>
                    <w:left w:val="none" w:sz="0" w:space="0" w:color="auto"/>
                    <w:bottom w:val="none" w:sz="0" w:space="0" w:color="auto"/>
                    <w:right w:val="none" w:sz="0" w:space="0" w:color="auto"/>
                  </w:divBdr>
                </w:div>
                <w:div w:id="1923295335">
                  <w:marLeft w:val="640"/>
                  <w:marRight w:val="0"/>
                  <w:marTop w:val="0"/>
                  <w:marBottom w:val="0"/>
                  <w:divBdr>
                    <w:top w:val="none" w:sz="0" w:space="0" w:color="auto"/>
                    <w:left w:val="none" w:sz="0" w:space="0" w:color="auto"/>
                    <w:bottom w:val="none" w:sz="0" w:space="0" w:color="auto"/>
                    <w:right w:val="none" w:sz="0" w:space="0" w:color="auto"/>
                  </w:divBdr>
                </w:div>
                <w:div w:id="2059936793">
                  <w:marLeft w:val="640"/>
                  <w:marRight w:val="0"/>
                  <w:marTop w:val="0"/>
                  <w:marBottom w:val="0"/>
                  <w:divBdr>
                    <w:top w:val="none" w:sz="0" w:space="0" w:color="auto"/>
                    <w:left w:val="none" w:sz="0" w:space="0" w:color="auto"/>
                    <w:bottom w:val="none" w:sz="0" w:space="0" w:color="auto"/>
                    <w:right w:val="none" w:sz="0" w:space="0" w:color="auto"/>
                  </w:divBdr>
                </w:div>
                <w:div w:id="1479374364">
                  <w:marLeft w:val="640"/>
                  <w:marRight w:val="0"/>
                  <w:marTop w:val="0"/>
                  <w:marBottom w:val="0"/>
                  <w:divBdr>
                    <w:top w:val="none" w:sz="0" w:space="0" w:color="auto"/>
                    <w:left w:val="none" w:sz="0" w:space="0" w:color="auto"/>
                    <w:bottom w:val="none" w:sz="0" w:space="0" w:color="auto"/>
                    <w:right w:val="none" w:sz="0" w:space="0" w:color="auto"/>
                  </w:divBdr>
                </w:div>
                <w:div w:id="1619295137">
                  <w:marLeft w:val="640"/>
                  <w:marRight w:val="0"/>
                  <w:marTop w:val="0"/>
                  <w:marBottom w:val="0"/>
                  <w:divBdr>
                    <w:top w:val="none" w:sz="0" w:space="0" w:color="auto"/>
                    <w:left w:val="none" w:sz="0" w:space="0" w:color="auto"/>
                    <w:bottom w:val="none" w:sz="0" w:space="0" w:color="auto"/>
                    <w:right w:val="none" w:sz="0" w:space="0" w:color="auto"/>
                  </w:divBdr>
                </w:div>
                <w:div w:id="1446117939">
                  <w:marLeft w:val="640"/>
                  <w:marRight w:val="0"/>
                  <w:marTop w:val="0"/>
                  <w:marBottom w:val="0"/>
                  <w:divBdr>
                    <w:top w:val="none" w:sz="0" w:space="0" w:color="auto"/>
                    <w:left w:val="none" w:sz="0" w:space="0" w:color="auto"/>
                    <w:bottom w:val="none" w:sz="0" w:space="0" w:color="auto"/>
                    <w:right w:val="none" w:sz="0" w:space="0" w:color="auto"/>
                  </w:divBdr>
                </w:div>
                <w:div w:id="1840728934">
                  <w:marLeft w:val="640"/>
                  <w:marRight w:val="0"/>
                  <w:marTop w:val="0"/>
                  <w:marBottom w:val="0"/>
                  <w:divBdr>
                    <w:top w:val="none" w:sz="0" w:space="0" w:color="auto"/>
                    <w:left w:val="none" w:sz="0" w:space="0" w:color="auto"/>
                    <w:bottom w:val="none" w:sz="0" w:space="0" w:color="auto"/>
                    <w:right w:val="none" w:sz="0" w:space="0" w:color="auto"/>
                  </w:divBdr>
                </w:div>
                <w:div w:id="277490067">
                  <w:marLeft w:val="640"/>
                  <w:marRight w:val="0"/>
                  <w:marTop w:val="0"/>
                  <w:marBottom w:val="0"/>
                  <w:divBdr>
                    <w:top w:val="none" w:sz="0" w:space="0" w:color="auto"/>
                    <w:left w:val="none" w:sz="0" w:space="0" w:color="auto"/>
                    <w:bottom w:val="none" w:sz="0" w:space="0" w:color="auto"/>
                    <w:right w:val="none" w:sz="0" w:space="0" w:color="auto"/>
                  </w:divBdr>
                </w:div>
                <w:div w:id="1807510548">
                  <w:marLeft w:val="640"/>
                  <w:marRight w:val="0"/>
                  <w:marTop w:val="0"/>
                  <w:marBottom w:val="0"/>
                  <w:divBdr>
                    <w:top w:val="none" w:sz="0" w:space="0" w:color="auto"/>
                    <w:left w:val="none" w:sz="0" w:space="0" w:color="auto"/>
                    <w:bottom w:val="none" w:sz="0" w:space="0" w:color="auto"/>
                    <w:right w:val="none" w:sz="0" w:space="0" w:color="auto"/>
                  </w:divBdr>
                </w:div>
                <w:div w:id="1673288799">
                  <w:marLeft w:val="640"/>
                  <w:marRight w:val="0"/>
                  <w:marTop w:val="0"/>
                  <w:marBottom w:val="0"/>
                  <w:divBdr>
                    <w:top w:val="none" w:sz="0" w:space="0" w:color="auto"/>
                    <w:left w:val="none" w:sz="0" w:space="0" w:color="auto"/>
                    <w:bottom w:val="none" w:sz="0" w:space="0" w:color="auto"/>
                    <w:right w:val="none" w:sz="0" w:space="0" w:color="auto"/>
                  </w:divBdr>
                </w:div>
                <w:div w:id="46802085">
                  <w:marLeft w:val="640"/>
                  <w:marRight w:val="0"/>
                  <w:marTop w:val="0"/>
                  <w:marBottom w:val="0"/>
                  <w:divBdr>
                    <w:top w:val="none" w:sz="0" w:space="0" w:color="auto"/>
                    <w:left w:val="none" w:sz="0" w:space="0" w:color="auto"/>
                    <w:bottom w:val="none" w:sz="0" w:space="0" w:color="auto"/>
                    <w:right w:val="none" w:sz="0" w:space="0" w:color="auto"/>
                  </w:divBdr>
                </w:div>
                <w:div w:id="666370318">
                  <w:marLeft w:val="640"/>
                  <w:marRight w:val="0"/>
                  <w:marTop w:val="0"/>
                  <w:marBottom w:val="0"/>
                  <w:divBdr>
                    <w:top w:val="none" w:sz="0" w:space="0" w:color="auto"/>
                    <w:left w:val="none" w:sz="0" w:space="0" w:color="auto"/>
                    <w:bottom w:val="none" w:sz="0" w:space="0" w:color="auto"/>
                    <w:right w:val="none" w:sz="0" w:space="0" w:color="auto"/>
                  </w:divBdr>
                </w:div>
                <w:div w:id="1601716419">
                  <w:marLeft w:val="640"/>
                  <w:marRight w:val="0"/>
                  <w:marTop w:val="0"/>
                  <w:marBottom w:val="0"/>
                  <w:divBdr>
                    <w:top w:val="none" w:sz="0" w:space="0" w:color="auto"/>
                    <w:left w:val="none" w:sz="0" w:space="0" w:color="auto"/>
                    <w:bottom w:val="none" w:sz="0" w:space="0" w:color="auto"/>
                    <w:right w:val="none" w:sz="0" w:space="0" w:color="auto"/>
                  </w:divBdr>
                </w:div>
                <w:div w:id="2071927679">
                  <w:marLeft w:val="640"/>
                  <w:marRight w:val="0"/>
                  <w:marTop w:val="0"/>
                  <w:marBottom w:val="0"/>
                  <w:divBdr>
                    <w:top w:val="none" w:sz="0" w:space="0" w:color="auto"/>
                    <w:left w:val="none" w:sz="0" w:space="0" w:color="auto"/>
                    <w:bottom w:val="none" w:sz="0" w:space="0" w:color="auto"/>
                    <w:right w:val="none" w:sz="0" w:space="0" w:color="auto"/>
                  </w:divBdr>
                </w:div>
                <w:div w:id="125439261">
                  <w:marLeft w:val="640"/>
                  <w:marRight w:val="0"/>
                  <w:marTop w:val="0"/>
                  <w:marBottom w:val="0"/>
                  <w:divBdr>
                    <w:top w:val="none" w:sz="0" w:space="0" w:color="auto"/>
                    <w:left w:val="none" w:sz="0" w:space="0" w:color="auto"/>
                    <w:bottom w:val="none" w:sz="0" w:space="0" w:color="auto"/>
                    <w:right w:val="none" w:sz="0" w:space="0" w:color="auto"/>
                  </w:divBdr>
                </w:div>
              </w:divsChild>
            </w:div>
            <w:div w:id="1160534274">
              <w:marLeft w:val="0"/>
              <w:marRight w:val="0"/>
              <w:marTop w:val="0"/>
              <w:marBottom w:val="0"/>
              <w:divBdr>
                <w:top w:val="none" w:sz="0" w:space="0" w:color="auto"/>
                <w:left w:val="none" w:sz="0" w:space="0" w:color="auto"/>
                <w:bottom w:val="none" w:sz="0" w:space="0" w:color="auto"/>
                <w:right w:val="none" w:sz="0" w:space="0" w:color="auto"/>
              </w:divBdr>
              <w:divsChild>
                <w:div w:id="1685938525">
                  <w:marLeft w:val="640"/>
                  <w:marRight w:val="0"/>
                  <w:marTop w:val="0"/>
                  <w:marBottom w:val="0"/>
                  <w:divBdr>
                    <w:top w:val="none" w:sz="0" w:space="0" w:color="auto"/>
                    <w:left w:val="none" w:sz="0" w:space="0" w:color="auto"/>
                    <w:bottom w:val="none" w:sz="0" w:space="0" w:color="auto"/>
                    <w:right w:val="none" w:sz="0" w:space="0" w:color="auto"/>
                  </w:divBdr>
                </w:div>
                <w:div w:id="144903879">
                  <w:marLeft w:val="640"/>
                  <w:marRight w:val="0"/>
                  <w:marTop w:val="0"/>
                  <w:marBottom w:val="0"/>
                  <w:divBdr>
                    <w:top w:val="none" w:sz="0" w:space="0" w:color="auto"/>
                    <w:left w:val="none" w:sz="0" w:space="0" w:color="auto"/>
                    <w:bottom w:val="none" w:sz="0" w:space="0" w:color="auto"/>
                    <w:right w:val="none" w:sz="0" w:space="0" w:color="auto"/>
                  </w:divBdr>
                </w:div>
                <w:div w:id="1240099652">
                  <w:marLeft w:val="640"/>
                  <w:marRight w:val="0"/>
                  <w:marTop w:val="0"/>
                  <w:marBottom w:val="0"/>
                  <w:divBdr>
                    <w:top w:val="none" w:sz="0" w:space="0" w:color="auto"/>
                    <w:left w:val="none" w:sz="0" w:space="0" w:color="auto"/>
                    <w:bottom w:val="none" w:sz="0" w:space="0" w:color="auto"/>
                    <w:right w:val="none" w:sz="0" w:space="0" w:color="auto"/>
                  </w:divBdr>
                </w:div>
                <w:div w:id="30309712">
                  <w:marLeft w:val="640"/>
                  <w:marRight w:val="0"/>
                  <w:marTop w:val="0"/>
                  <w:marBottom w:val="0"/>
                  <w:divBdr>
                    <w:top w:val="none" w:sz="0" w:space="0" w:color="auto"/>
                    <w:left w:val="none" w:sz="0" w:space="0" w:color="auto"/>
                    <w:bottom w:val="none" w:sz="0" w:space="0" w:color="auto"/>
                    <w:right w:val="none" w:sz="0" w:space="0" w:color="auto"/>
                  </w:divBdr>
                </w:div>
                <w:div w:id="863448242">
                  <w:marLeft w:val="640"/>
                  <w:marRight w:val="0"/>
                  <w:marTop w:val="0"/>
                  <w:marBottom w:val="0"/>
                  <w:divBdr>
                    <w:top w:val="none" w:sz="0" w:space="0" w:color="auto"/>
                    <w:left w:val="none" w:sz="0" w:space="0" w:color="auto"/>
                    <w:bottom w:val="none" w:sz="0" w:space="0" w:color="auto"/>
                    <w:right w:val="none" w:sz="0" w:space="0" w:color="auto"/>
                  </w:divBdr>
                </w:div>
                <w:div w:id="1102650493">
                  <w:marLeft w:val="640"/>
                  <w:marRight w:val="0"/>
                  <w:marTop w:val="0"/>
                  <w:marBottom w:val="0"/>
                  <w:divBdr>
                    <w:top w:val="none" w:sz="0" w:space="0" w:color="auto"/>
                    <w:left w:val="none" w:sz="0" w:space="0" w:color="auto"/>
                    <w:bottom w:val="none" w:sz="0" w:space="0" w:color="auto"/>
                    <w:right w:val="none" w:sz="0" w:space="0" w:color="auto"/>
                  </w:divBdr>
                </w:div>
                <w:div w:id="875124770">
                  <w:marLeft w:val="640"/>
                  <w:marRight w:val="0"/>
                  <w:marTop w:val="0"/>
                  <w:marBottom w:val="0"/>
                  <w:divBdr>
                    <w:top w:val="none" w:sz="0" w:space="0" w:color="auto"/>
                    <w:left w:val="none" w:sz="0" w:space="0" w:color="auto"/>
                    <w:bottom w:val="none" w:sz="0" w:space="0" w:color="auto"/>
                    <w:right w:val="none" w:sz="0" w:space="0" w:color="auto"/>
                  </w:divBdr>
                </w:div>
                <w:div w:id="614019408">
                  <w:marLeft w:val="640"/>
                  <w:marRight w:val="0"/>
                  <w:marTop w:val="0"/>
                  <w:marBottom w:val="0"/>
                  <w:divBdr>
                    <w:top w:val="none" w:sz="0" w:space="0" w:color="auto"/>
                    <w:left w:val="none" w:sz="0" w:space="0" w:color="auto"/>
                    <w:bottom w:val="none" w:sz="0" w:space="0" w:color="auto"/>
                    <w:right w:val="none" w:sz="0" w:space="0" w:color="auto"/>
                  </w:divBdr>
                </w:div>
                <w:div w:id="933174314">
                  <w:marLeft w:val="640"/>
                  <w:marRight w:val="0"/>
                  <w:marTop w:val="0"/>
                  <w:marBottom w:val="0"/>
                  <w:divBdr>
                    <w:top w:val="none" w:sz="0" w:space="0" w:color="auto"/>
                    <w:left w:val="none" w:sz="0" w:space="0" w:color="auto"/>
                    <w:bottom w:val="none" w:sz="0" w:space="0" w:color="auto"/>
                    <w:right w:val="none" w:sz="0" w:space="0" w:color="auto"/>
                  </w:divBdr>
                </w:div>
                <w:div w:id="2139715215">
                  <w:marLeft w:val="640"/>
                  <w:marRight w:val="0"/>
                  <w:marTop w:val="0"/>
                  <w:marBottom w:val="0"/>
                  <w:divBdr>
                    <w:top w:val="none" w:sz="0" w:space="0" w:color="auto"/>
                    <w:left w:val="none" w:sz="0" w:space="0" w:color="auto"/>
                    <w:bottom w:val="none" w:sz="0" w:space="0" w:color="auto"/>
                    <w:right w:val="none" w:sz="0" w:space="0" w:color="auto"/>
                  </w:divBdr>
                </w:div>
                <w:div w:id="929387466">
                  <w:marLeft w:val="640"/>
                  <w:marRight w:val="0"/>
                  <w:marTop w:val="0"/>
                  <w:marBottom w:val="0"/>
                  <w:divBdr>
                    <w:top w:val="none" w:sz="0" w:space="0" w:color="auto"/>
                    <w:left w:val="none" w:sz="0" w:space="0" w:color="auto"/>
                    <w:bottom w:val="none" w:sz="0" w:space="0" w:color="auto"/>
                    <w:right w:val="none" w:sz="0" w:space="0" w:color="auto"/>
                  </w:divBdr>
                </w:div>
                <w:div w:id="1529446081">
                  <w:marLeft w:val="640"/>
                  <w:marRight w:val="0"/>
                  <w:marTop w:val="0"/>
                  <w:marBottom w:val="0"/>
                  <w:divBdr>
                    <w:top w:val="none" w:sz="0" w:space="0" w:color="auto"/>
                    <w:left w:val="none" w:sz="0" w:space="0" w:color="auto"/>
                    <w:bottom w:val="none" w:sz="0" w:space="0" w:color="auto"/>
                    <w:right w:val="none" w:sz="0" w:space="0" w:color="auto"/>
                  </w:divBdr>
                </w:div>
                <w:div w:id="1257209132">
                  <w:marLeft w:val="640"/>
                  <w:marRight w:val="0"/>
                  <w:marTop w:val="0"/>
                  <w:marBottom w:val="0"/>
                  <w:divBdr>
                    <w:top w:val="none" w:sz="0" w:space="0" w:color="auto"/>
                    <w:left w:val="none" w:sz="0" w:space="0" w:color="auto"/>
                    <w:bottom w:val="none" w:sz="0" w:space="0" w:color="auto"/>
                    <w:right w:val="none" w:sz="0" w:space="0" w:color="auto"/>
                  </w:divBdr>
                </w:div>
                <w:div w:id="1163547693">
                  <w:marLeft w:val="640"/>
                  <w:marRight w:val="0"/>
                  <w:marTop w:val="0"/>
                  <w:marBottom w:val="0"/>
                  <w:divBdr>
                    <w:top w:val="none" w:sz="0" w:space="0" w:color="auto"/>
                    <w:left w:val="none" w:sz="0" w:space="0" w:color="auto"/>
                    <w:bottom w:val="none" w:sz="0" w:space="0" w:color="auto"/>
                    <w:right w:val="none" w:sz="0" w:space="0" w:color="auto"/>
                  </w:divBdr>
                </w:div>
                <w:div w:id="1406368542">
                  <w:marLeft w:val="640"/>
                  <w:marRight w:val="0"/>
                  <w:marTop w:val="0"/>
                  <w:marBottom w:val="0"/>
                  <w:divBdr>
                    <w:top w:val="none" w:sz="0" w:space="0" w:color="auto"/>
                    <w:left w:val="none" w:sz="0" w:space="0" w:color="auto"/>
                    <w:bottom w:val="none" w:sz="0" w:space="0" w:color="auto"/>
                    <w:right w:val="none" w:sz="0" w:space="0" w:color="auto"/>
                  </w:divBdr>
                </w:div>
                <w:div w:id="1978951320">
                  <w:marLeft w:val="640"/>
                  <w:marRight w:val="0"/>
                  <w:marTop w:val="0"/>
                  <w:marBottom w:val="0"/>
                  <w:divBdr>
                    <w:top w:val="none" w:sz="0" w:space="0" w:color="auto"/>
                    <w:left w:val="none" w:sz="0" w:space="0" w:color="auto"/>
                    <w:bottom w:val="none" w:sz="0" w:space="0" w:color="auto"/>
                    <w:right w:val="none" w:sz="0" w:space="0" w:color="auto"/>
                  </w:divBdr>
                </w:div>
                <w:div w:id="1567454424">
                  <w:marLeft w:val="640"/>
                  <w:marRight w:val="0"/>
                  <w:marTop w:val="0"/>
                  <w:marBottom w:val="0"/>
                  <w:divBdr>
                    <w:top w:val="none" w:sz="0" w:space="0" w:color="auto"/>
                    <w:left w:val="none" w:sz="0" w:space="0" w:color="auto"/>
                    <w:bottom w:val="none" w:sz="0" w:space="0" w:color="auto"/>
                    <w:right w:val="none" w:sz="0" w:space="0" w:color="auto"/>
                  </w:divBdr>
                </w:div>
                <w:div w:id="964429549">
                  <w:marLeft w:val="640"/>
                  <w:marRight w:val="0"/>
                  <w:marTop w:val="0"/>
                  <w:marBottom w:val="0"/>
                  <w:divBdr>
                    <w:top w:val="none" w:sz="0" w:space="0" w:color="auto"/>
                    <w:left w:val="none" w:sz="0" w:space="0" w:color="auto"/>
                    <w:bottom w:val="none" w:sz="0" w:space="0" w:color="auto"/>
                    <w:right w:val="none" w:sz="0" w:space="0" w:color="auto"/>
                  </w:divBdr>
                </w:div>
                <w:div w:id="307127693">
                  <w:marLeft w:val="640"/>
                  <w:marRight w:val="0"/>
                  <w:marTop w:val="0"/>
                  <w:marBottom w:val="0"/>
                  <w:divBdr>
                    <w:top w:val="none" w:sz="0" w:space="0" w:color="auto"/>
                    <w:left w:val="none" w:sz="0" w:space="0" w:color="auto"/>
                    <w:bottom w:val="none" w:sz="0" w:space="0" w:color="auto"/>
                    <w:right w:val="none" w:sz="0" w:space="0" w:color="auto"/>
                  </w:divBdr>
                </w:div>
                <w:div w:id="226033853">
                  <w:marLeft w:val="640"/>
                  <w:marRight w:val="0"/>
                  <w:marTop w:val="0"/>
                  <w:marBottom w:val="0"/>
                  <w:divBdr>
                    <w:top w:val="none" w:sz="0" w:space="0" w:color="auto"/>
                    <w:left w:val="none" w:sz="0" w:space="0" w:color="auto"/>
                    <w:bottom w:val="none" w:sz="0" w:space="0" w:color="auto"/>
                    <w:right w:val="none" w:sz="0" w:space="0" w:color="auto"/>
                  </w:divBdr>
                </w:div>
                <w:div w:id="283658282">
                  <w:marLeft w:val="640"/>
                  <w:marRight w:val="0"/>
                  <w:marTop w:val="0"/>
                  <w:marBottom w:val="0"/>
                  <w:divBdr>
                    <w:top w:val="none" w:sz="0" w:space="0" w:color="auto"/>
                    <w:left w:val="none" w:sz="0" w:space="0" w:color="auto"/>
                    <w:bottom w:val="none" w:sz="0" w:space="0" w:color="auto"/>
                    <w:right w:val="none" w:sz="0" w:space="0" w:color="auto"/>
                  </w:divBdr>
                </w:div>
                <w:div w:id="941690518">
                  <w:marLeft w:val="640"/>
                  <w:marRight w:val="0"/>
                  <w:marTop w:val="0"/>
                  <w:marBottom w:val="0"/>
                  <w:divBdr>
                    <w:top w:val="none" w:sz="0" w:space="0" w:color="auto"/>
                    <w:left w:val="none" w:sz="0" w:space="0" w:color="auto"/>
                    <w:bottom w:val="none" w:sz="0" w:space="0" w:color="auto"/>
                    <w:right w:val="none" w:sz="0" w:space="0" w:color="auto"/>
                  </w:divBdr>
                </w:div>
                <w:div w:id="1114448357">
                  <w:marLeft w:val="640"/>
                  <w:marRight w:val="0"/>
                  <w:marTop w:val="0"/>
                  <w:marBottom w:val="0"/>
                  <w:divBdr>
                    <w:top w:val="none" w:sz="0" w:space="0" w:color="auto"/>
                    <w:left w:val="none" w:sz="0" w:space="0" w:color="auto"/>
                    <w:bottom w:val="none" w:sz="0" w:space="0" w:color="auto"/>
                    <w:right w:val="none" w:sz="0" w:space="0" w:color="auto"/>
                  </w:divBdr>
                </w:div>
                <w:div w:id="142890655">
                  <w:marLeft w:val="640"/>
                  <w:marRight w:val="0"/>
                  <w:marTop w:val="0"/>
                  <w:marBottom w:val="0"/>
                  <w:divBdr>
                    <w:top w:val="none" w:sz="0" w:space="0" w:color="auto"/>
                    <w:left w:val="none" w:sz="0" w:space="0" w:color="auto"/>
                    <w:bottom w:val="none" w:sz="0" w:space="0" w:color="auto"/>
                    <w:right w:val="none" w:sz="0" w:space="0" w:color="auto"/>
                  </w:divBdr>
                </w:div>
                <w:div w:id="1949390628">
                  <w:marLeft w:val="640"/>
                  <w:marRight w:val="0"/>
                  <w:marTop w:val="0"/>
                  <w:marBottom w:val="0"/>
                  <w:divBdr>
                    <w:top w:val="none" w:sz="0" w:space="0" w:color="auto"/>
                    <w:left w:val="none" w:sz="0" w:space="0" w:color="auto"/>
                    <w:bottom w:val="none" w:sz="0" w:space="0" w:color="auto"/>
                    <w:right w:val="none" w:sz="0" w:space="0" w:color="auto"/>
                  </w:divBdr>
                </w:div>
                <w:div w:id="877856643">
                  <w:marLeft w:val="640"/>
                  <w:marRight w:val="0"/>
                  <w:marTop w:val="0"/>
                  <w:marBottom w:val="0"/>
                  <w:divBdr>
                    <w:top w:val="none" w:sz="0" w:space="0" w:color="auto"/>
                    <w:left w:val="none" w:sz="0" w:space="0" w:color="auto"/>
                    <w:bottom w:val="none" w:sz="0" w:space="0" w:color="auto"/>
                    <w:right w:val="none" w:sz="0" w:space="0" w:color="auto"/>
                  </w:divBdr>
                </w:div>
                <w:div w:id="1737359754">
                  <w:marLeft w:val="640"/>
                  <w:marRight w:val="0"/>
                  <w:marTop w:val="0"/>
                  <w:marBottom w:val="0"/>
                  <w:divBdr>
                    <w:top w:val="none" w:sz="0" w:space="0" w:color="auto"/>
                    <w:left w:val="none" w:sz="0" w:space="0" w:color="auto"/>
                    <w:bottom w:val="none" w:sz="0" w:space="0" w:color="auto"/>
                    <w:right w:val="none" w:sz="0" w:space="0" w:color="auto"/>
                  </w:divBdr>
                </w:div>
                <w:div w:id="691339906">
                  <w:marLeft w:val="640"/>
                  <w:marRight w:val="0"/>
                  <w:marTop w:val="0"/>
                  <w:marBottom w:val="0"/>
                  <w:divBdr>
                    <w:top w:val="none" w:sz="0" w:space="0" w:color="auto"/>
                    <w:left w:val="none" w:sz="0" w:space="0" w:color="auto"/>
                    <w:bottom w:val="none" w:sz="0" w:space="0" w:color="auto"/>
                    <w:right w:val="none" w:sz="0" w:space="0" w:color="auto"/>
                  </w:divBdr>
                </w:div>
                <w:div w:id="615139728">
                  <w:marLeft w:val="640"/>
                  <w:marRight w:val="0"/>
                  <w:marTop w:val="0"/>
                  <w:marBottom w:val="0"/>
                  <w:divBdr>
                    <w:top w:val="none" w:sz="0" w:space="0" w:color="auto"/>
                    <w:left w:val="none" w:sz="0" w:space="0" w:color="auto"/>
                    <w:bottom w:val="none" w:sz="0" w:space="0" w:color="auto"/>
                    <w:right w:val="none" w:sz="0" w:space="0" w:color="auto"/>
                  </w:divBdr>
                </w:div>
                <w:div w:id="1451125432">
                  <w:marLeft w:val="640"/>
                  <w:marRight w:val="0"/>
                  <w:marTop w:val="0"/>
                  <w:marBottom w:val="0"/>
                  <w:divBdr>
                    <w:top w:val="none" w:sz="0" w:space="0" w:color="auto"/>
                    <w:left w:val="none" w:sz="0" w:space="0" w:color="auto"/>
                    <w:bottom w:val="none" w:sz="0" w:space="0" w:color="auto"/>
                    <w:right w:val="none" w:sz="0" w:space="0" w:color="auto"/>
                  </w:divBdr>
                </w:div>
                <w:div w:id="978924832">
                  <w:marLeft w:val="640"/>
                  <w:marRight w:val="0"/>
                  <w:marTop w:val="0"/>
                  <w:marBottom w:val="0"/>
                  <w:divBdr>
                    <w:top w:val="none" w:sz="0" w:space="0" w:color="auto"/>
                    <w:left w:val="none" w:sz="0" w:space="0" w:color="auto"/>
                    <w:bottom w:val="none" w:sz="0" w:space="0" w:color="auto"/>
                    <w:right w:val="none" w:sz="0" w:space="0" w:color="auto"/>
                  </w:divBdr>
                </w:div>
                <w:div w:id="1210532881">
                  <w:marLeft w:val="640"/>
                  <w:marRight w:val="0"/>
                  <w:marTop w:val="0"/>
                  <w:marBottom w:val="0"/>
                  <w:divBdr>
                    <w:top w:val="none" w:sz="0" w:space="0" w:color="auto"/>
                    <w:left w:val="none" w:sz="0" w:space="0" w:color="auto"/>
                    <w:bottom w:val="none" w:sz="0" w:space="0" w:color="auto"/>
                    <w:right w:val="none" w:sz="0" w:space="0" w:color="auto"/>
                  </w:divBdr>
                </w:div>
                <w:div w:id="327247479">
                  <w:marLeft w:val="640"/>
                  <w:marRight w:val="0"/>
                  <w:marTop w:val="0"/>
                  <w:marBottom w:val="0"/>
                  <w:divBdr>
                    <w:top w:val="none" w:sz="0" w:space="0" w:color="auto"/>
                    <w:left w:val="none" w:sz="0" w:space="0" w:color="auto"/>
                    <w:bottom w:val="none" w:sz="0" w:space="0" w:color="auto"/>
                    <w:right w:val="none" w:sz="0" w:space="0" w:color="auto"/>
                  </w:divBdr>
                </w:div>
                <w:div w:id="974405820">
                  <w:marLeft w:val="640"/>
                  <w:marRight w:val="0"/>
                  <w:marTop w:val="0"/>
                  <w:marBottom w:val="0"/>
                  <w:divBdr>
                    <w:top w:val="none" w:sz="0" w:space="0" w:color="auto"/>
                    <w:left w:val="none" w:sz="0" w:space="0" w:color="auto"/>
                    <w:bottom w:val="none" w:sz="0" w:space="0" w:color="auto"/>
                    <w:right w:val="none" w:sz="0" w:space="0" w:color="auto"/>
                  </w:divBdr>
                </w:div>
                <w:div w:id="2069525052">
                  <w:marLeft w:val="640"/>
                  <w:marRight w:val="0"/>
                  <w:marTop w:val="0"/>
                  <w:marBottom w:val="0"/>
                  <w:divBdr>
                    <w:top w:val="none" w:sz="0" w:space="0" w:color="auto"/>
                    <w:left w:val="none" w:sz="0" w:space="0" w:color="auto"/>
                    <w:bottom w:val="none" w:sz="0" w:space="0" w:color="auto"/>
                    <w:right w:val="none" w:sz="0" w:space="0" w:color="auto"/>
                  </w:divBdr>
                </w:div>
                <w:div w:id="159589113">
                  <w:marLeft w:val="640"/>
                  <w:marRight w:val="0"/>
                  <w:marTop w:val="0"/>
                  <w:marBottom w:val="0"/>
                  <w:divBdr>
                    <w:top w:val="none" w:sz="0" w:space="0" w:color="auto"/>
                    <w:left w:val="none" w:sz="0" w:space="0" w:color="auto"/>
                    <w:bottom w:val="none" w:sz="0" w:space="0" w:color="auto"/>
                    <w:right w:val="none" w:sz="0" w:space="0" w:color="auto"/>
                  </w:divBdr>
                </w:div>
                <w:div w:id="1888103730">
                  <w:marLeft w:val="640"/>
                  <w:marRight w:val="0"/>
                  <w:marTop w:val="0"/>
                  <w:marBottom w:val="0"/>
                  <w:divBdr>
                    <w:top w:val="none" w:sz="0" w:space="0" w:color="auto"/>
                    <w:left w:val="none" w:sz="0" w:space="0" w:color="auto"/>
                    <w:bottom w:val="none" w:sz="0" w:space="0" w:color="auto"/>
                    <w:right w:val="none" w:sz="0" w:space="0" w:color="auto"/>
                  </w:divBdr>
                </w:div>
                <w:div w:id="1877039343">
                  <w:marLeft w:val="640"/>
                  <w:marRight w:val="0"/>
                  <w:marTop w:val="0"/>
                  <w:marBottom w:val="0"/>
                  <w:divBdr>
                    <w:top w:val="none" w:sz="0" w:space="0" w:color="auto"/>
                    <w:left w:val="none" w:sz="0" w:space="0" w:color="auto"/>
                    <w:bottom w:val="none" w:sz="0" w:space="0" w:color="auto"/>
                    <w:right w:val="none" w:sz="0" w:space="0" w:color="auto"/>
                  </w:divBdr>
                </w:div>
                <w:div w:id="362361600">
                  <w:marLeft w:val="640"/>
                  <w:marRight w:val="0"/>
                  <w:marTop w:val="0"/>
                  <w:marBottom w:val="0"/>
                  <w:divBdr>
                    <w:top w:val="none" w:sz="0" w:space="0" w:color="auto"/>
                    <w:left w:val="none" w:sz="0" w:space="0" w:color="auto"/>
                    <w:bottom w:val="none" w:sz="0" w:space="0" w:color="auto"/>
                    <w:right w:val="none" w:sz="0" w:space="0" w:color="auto"/>
                  </w:divBdr>
                </w:div>
                <w:div w:id="1018770437">
                  <w:marLeft w:val="640"/>
                  <w:marRight w:val="0"/>
                  <w:marTop w:val="0"/>
                  <w:marBottom w:val="0"/>
                  <w:divBdr>
                    <w:top w:val="none" w:sz="0" w:space="0" w:color="auto"/>
                    <w:left w:val="none" w:sz="0" w:space="0" w:color="auto"/>
                    <w:bottom w:val="none" w:sz="0" w:space="0" w:color="auto"/>
                    <w:right w:val="none" w:sz="0" w:space="0" w:color="auto"/>
                  </w:divBdr>
                </w:div>
                <w:div w:id="1798717180">
                  <w:marLeft w:val="640"/>
                  <w:marRight w:val="0"/>
                  <w:marTop w:val="0"/>
                  <w:marBottom w:val="0"/>
                  <w:divBdr>
                    <w:top w:val="none" w:sz="0" w:space="0" w:color="auto"/>
                    <w:left w:val="none" w:sz="0" w:space="0" w:color="auto"/>
                    <w:bottom w:val="none" w:sz="0" w:space="0" w:color="auto"/>
                    <w:right w:val="none" w:sz="0" w:space="0" w:color="auto"/>
                  </w:divBdr>
                </w:div>
                <w:div w:id="648442697">
                  <w:marLeft w:val="640"/>
                  <w:marRight w:val="0"/>
                  <w:marTop w:val="0"/>
                  <w:marBottom w:val="0"/>
                  <w:divBdr>
                    <w:top w:val="none" w:sz="0" w:space="0" w:color="auto"/>
                    <w:left w:val="none" w:sz="0" w:space="0" w:color="auto"/>
                    <w:bottom w:val="none" w:sz="0" w:space="0" w:color="auto"/>
                    <w:right w:val="none" w:sz="0" w:space="0" w:color="auto"/>
                  </w:divBdr>
                </w:div>
                <w:div w:id="1889025935">
                  <w:marLeft w:val="640"/>
                  <w:marRight w:val="0"/>
                  <w:marTop w:val="0"/>
                  <w:marBottom w:val="0"/>
                  <w:divBdr>
                    <w:top w:val="none" w:sz="0" w:space="0" w:color="auto"/>
                    <w:left w:val="none" w:sz="0" w:space="0" w:color="auto"/>
                    <w:bottom w:val="none" w:sz="0" w:space="0" w:color="auto"/>
                    <w:right w:val="none" w:sz="0" w:space="0" w:color="auto"/>
                  </w:divBdr>
                </w:div>
                <w:div w:id="1903979559">
                  <w:marLeft w:val="640"/>
                  <w:marRight w:val="0"/>
                  <w:marTop w:val="0"/>
                  <w:marBottom w:val="0"/>
                  <w:divBdr>
                    <w:top w:val="none" w:sz="0" w:space="0" w:color="auto"/>
                    <w:left w:val="none" w:sz="0" w:space="0" w:color="auto"/>
                    <w:bottom w:val="none" w:sz="0" w:space="0" w:color="auto"/>
                    <w:right w:val="none" w:sz="0" w:space="0" w:color="auto"/>
                  </w:divBdr>
                </w:div>
                <w:div w:id="723018988">
                  <w:marLeft w:val="640"/>
                  <w:marRight w:val="0"/>
                  <w:marTop w:val="0"/>
                  <w:marBottom w:val="0"/>
                  <w:divBdr>
                    <w:top w:val="none" w:sz="0" w:space="0" w:color="auto"/>
                    <w:left w:val="none" w:sz="0" w:space="0" w:color="auto"/>
                    <w:bottom w:val="none" w:sz="0" w:space="0" w:color="auto"/>
                    <w:right w:val="none" w:sz="0" w:space="0" w:color="auto"/>
                  </w:divBdr>
                </w:div>
                <w:div w:id="365251333">
                  <w:marLeft w:val="640"/>
                  <w:marRight w:val="0"/>
                  <w:marTop w:val="0"/>
                  <w:marBottom w:val="0"/>
                  <w:divBdr>
                    <w:top w:val="none" w:sz="0" w:space="0" w:color="auto"/>
                    <w:left w:val="none" w:sz="0" w:space="0" w:color="auto"/>
                    <w:bottom w:val="none" w:sz="0" w:space="0" w:color="auto"/>
                    <w:right w:val="none" w:sz="0" w:space="0" w:color="auto"/>
                  </w:divBdr>
                </w:div>
                <w:div w:id="426773177">
                  <w:marLeft w:val="640"/>
                  <w:marRight w:val="0"/>
                  <w:marTop w:val="0"/>
                  <w:marBottom w:val="0"/>
                  <w:divBdr>
                    <w:top w:val="none" w:sz="0" w:space="0" w:color="auto"/>
                    <w:left w:val="none" w:sz="0" w:space="0" w:color="auto"/>
                    <w:bottom w:val="none" w:sz="0" w:space="0" w:color="auto"/>
                    <w:right w:val="none" w:sz="0" w:space="0" w:color="auto"/>
                  </w:divBdr>
                </w:div>
                <w:div w:id="193660422">
                  <w:marLeft w:val="640"/>
                  <w:marRight w:val="0"/>
                  <w:marTop w:val="0"/>
                  <w:marBottom w:val="0"/>
                  <w:divBdr>
                    <w:top w:val="none" w:sz="0" w:space="0" w:color="auto"/>
                    <w:left w:val="none" w:sz="0" w:space="0" w:color="auto"/>
                    <w:bottom w:val="none" w:sz="0" w:space="0" w:color="auto"/>
                    <w:right w:val="none" w:sz="0" w:space="0" w:color="auto"/>
                  </w:divBdr>
                </w:div>
                <w:div w:id="948241294">
                  <w:marLeft w:val="640"/>
                  <w:marRight w:val="0"/>
                  <w:marTop w:val="0"/>
                  <w:marBottom w:val="0"/>
                  <w:divBdr>
                    <w:top w:val="none" w:sz="0" w:space="0" w:color="auto"/>
                    <w:left w:val="none" w:sz="0" w:space="0" w:color="auto"/>
                    <w:bottom w:val="none" w:sz="0" w:space="0" w:color="auto"/>
                    <w:right w:val="none" w:sz="0" w:space="0" w:color="auto"/>
                  </w:divBdr>
                </w:div>
                <w:div w:id="1801653331">
                  <w:marLeft w:val="640"/>
                  <w:marRight w:val="0"/>
                  <w:marTop w:val="0"/>
                  <w:marBottom w:val="0"/>
                  <w:divBdr>
                    <w:top w:val="none" w:sz="0" w:space="0" w:color="auto"/>
                    <w:left w:val="none" w:sz="0" w:space="0" w:color="auto"/>
                    <w:bottom w:val="none" w:sz="0" w:space="0" w:color="auto"/>
                    <w:right w:val="none" w:sz="0" w:space="0" w:color="auto"/>
                  </w:divBdr>
                </w:div>
                <w:div w:id="396587890">
                  <w:marLeft w:val="640"/>
                  <w:marRight w:val="0"/>
                  <w:marTop w:val="0"/>
                  <w:marBottom w:val="0"/>
                  <w:divBdr>
                    <w:top w:val="none" w:sz="0" w:space="0" w:color="auto"/>
                    <w:left w:val="none" w:sz="0" w:space="0" w:color="auto"/>
                    <w:bottom w:val="none" w:sz="0" w:space="0" w:color="auto"/>
                    <w:right w:val="none" w:sz="0" w:space="0" w:color="auto"/>
                  </w:divBdr>
                </w:div>
                <w:div w:id="1322193483">
                  <w:marLeft w:val="640"/>
                  <w:marRight w:val="0"/>
                  <w:marTop w:val="0"/>
                  <w:marBottom w:val="0"/>
                  <w:divBdr>
                    <w:top w:val="none" w:sz="0" w:space="0" w:color="auto"/>
                    <w:left w:val="none" w:sz="0" w:space="0" w:color="auto"/>
                    <w:bottom w:val="none" w:sz="0" w:space="0" w:color="auto"/>
                    <w:right w:val="none" w:sz="0" w:space="0" w:color="auto"/>
                  </w:divBdr>
                </w:div>
                <w:div w:id="1074816417">
                  <w:marLeft w:val="640"/>
                  <w:marRight w:val="0"/>
                  <w:marTop w:val="0"/>
                  <w:marBottom w:val="0"/>
                  <w:divBdr>
                    <w:top w:val="none" w:sz="0" w:space="0" w:color="auto"/>
                    <w:left w:val="none" w:sz="0" w:space="0" w:color="auto"/>
                    <w:bottom w:val="none" w:sz="0" w:space="0" w:color="auto"/>
                    <w:right w:val="none" w:sz="0" w:space="0" w:color="auto"/>
                  </w:divBdr>
                </w:div>
                <w:div w:id="1766535044">
                  <w:marLeft w:val="640"/>
                  <w:marRight w:val="0"/>
                  <w:marTop w:val="0"/>
                  <w:marBottom w:val="0"/>
                  <w:divBdr>
                    <w:top w:val="none" w:sz="0" w:space="0" w:color="auto"/>
                    <w:left w:val="none" w:sz="0" w:space="0" w:color="auto"/>
                    <w:bottom w:val="none" w:sz="0" w:space="0" w:color="auto"/>
                    <w:right w:val="none" w:sz="0" w:space="0" w:color="auto"/>
                  </w:divBdr>
                </w:div>
                <w:div w:id="713307521">
                  <w:marLeft w:val="640"/>
                  <w:marRight w:val="0"/>
                  <w:marTop w:val="0"/>
                  <w:marBottom w:val="0"/>
                  <w:divBdr>
                    <w:top w:val="none" w:sz="0" w:space="0" w:color="auto"/>
                    <w:left w:val="none" w:sz="0" w:space="0" w:color="auto"/>
                    <w:bottom w:val="none" w:sz="0" w:space="0" w:color="auto"/>
                    <w:right w:val="none" w:sz="0" w:space="0" w:color="auto"/>
                  </w:divBdr>
                </w:div>
                <w:div w:id="52393116">
                  <w:marLeft w:val="640"/>
                  <w:marRight w:val="0"/>
                  <w:marTop w:val="0"/>
                  <w:marBottom w:val="0"/>
                  <w:divBdr>
                    <w:top w:val="none" w:sz="0" w:space="0" w:color="auto"/>
                    <w:left w:val="none" w:sz="0" w:space="0" w:color="auto"/>
                    <w:bottom w:val="none" w:sz="0" w:space="0" w:color="auto"/>
                    <w:right w:val="none" w:sz="0" w:space="0" w:color="auto"/>
                  </w:divBdr>
                </w:div>
                <w:div w:id="1523519397">
                  <w:marLeft w:val="640"/>
                  <w:marRight w:val="0"/>
                  <w:marTop w:val="0"/>
                  <w:marBottom w:val="0"/>
                  <w:divBdr>
                    <w:top w:val="none" w:sz="0" w:space="0" w:color="auto"/>
                    <w:left w:val="none" w:sz="0" w:space="0" w:color="auto"/>
                    <w:bottom w:val="none" w:sz="0" w:space="0" w:color="auto"/>
                    <w:right w:val="none" w:sz="0" w:space="0" w:color="auto"/>
                  </w:divBdr>
                </w:div>
                <w:div w:id="1362629783">
                  <w:marLeft w:val="640"/>
                  <w:marRight w:val="0"/>
                  <w:marTop w:val="0"/>
                  <w:marBottom w:val="0"/>
                  <w:divBdr>
                    <w:top w:val="none" w:sz="0" w:space="0" w:color="auto"/>
                    <w:left w:val="none" w:sz="0" w:space="0" w:color="auto"/>
                    <w:bottom w:val="none" w:sz="0" w:space="0" w:color="auto"/>
                    <w:right w:val="none" w:sz="0" w:space="0" w:color="auto"/>
                  </w:divBdr>
                </w:div>
                <w:div w:id="1904681606">
                  <w:marLeft w:val="640"/>
                  <w:marRight w:val="0"/>
                  <w:marTop w:val="0"/>
                  <w:marBottom w:val="0"/>
                  <w:divBdr>
                    <w:top w:val="none" w:sz="0" w:space="0" w:color="auto"/>
                    <w:left w:val="none" w:sz="0" w:space="0" w:color="auto"/>
                    <w:bottom w:val="none" w:sz="0" w:space="0" w:color="auto"/>
                    <w:right w:val="none" w:sz="0" w:space="0" w:color="auto"/>
                  </w:divBdr>
                </w:div>
                <w:div w:id="781416548">
                  <w:marLeft w:val="640"/>
                  <w:marRight w:val="0"/>
                  <w:marTop w:val="0"/>
                  <w:marBottom w:val="0"/>
                  <w:divBdr>
                    <w:top w:val="none" w:sz="0" w:space="0" w:color="auto"/>
                    <w:left w:val="none" w:sz="0" w:space="0" w:color="auto"/>
                    <w:bottom w:val="none" w:sz="0" w:space="0" w:color="auto"/>
                    <w:right w:val="none" w:sz="0" w:space="0" w:color="auto"/>
                  </w:divBdr>
                </w:div>
                <w:div w:id="420838812">
                  <w:marLeft w:val="640"/>
                  <w:marRight w:val="0"/>
                  <w:marTop w:val="0"/>
                  <w:marBottom w:val="0"/>
                  <w:divBdr>
                    <w:top w:val="none" w:sz="0" w:space="0" w:color="auto"/>
                    <w:left w:val="none" w:sz="0" w:space="0" w:color="auto"/>
                    <w:bottom w:val="none" w:sz="0" w:space="0" w:color="auto"/>
                    <w:right w:val="none" w:sz="0" w:space="0" w:color="auto"/>
                  </w:divBdr>
                </w:div>
                <w:div w:id="385418910">
                  <w:marLeft w:val="640"/>
                  <w:marRight w:val="0"/>
                  <w:marTop w:val="0"/>
                  <w:marBottom w:val="0"/>
                  <w:divBdr>
                    <w:top w:val="none" w:sz="0" w:space="0" w:color="auto"/>
                    <w:left w:val="none" w:sz="0" w:space="0" w:color="auto"/>
                    <w:bottom w:val="none" w:sz="0" w:space="0" w:color="auto"/>
                    <w:right w:val="none" w:sz="0" w:space="0" w:color="auto"/>
                  </w:divBdr>
                </w:div>
              </w:divsChild>
            </w:div>
            <w:div w:id="1417630438">
              <w:marLeft w:val="0"/>
              <w:marRight w:val="0"/>
              <w:marTop w:val="0"/>
              <w:marBottom w:val="0"/>
              <w:divBdr>
                <w:top w:val="none" w:sz="0" w:space="0" w:color="auto"/>
                <w:left w:val="none" w:sz="0" w:space="0" w:color="auto"/>
                <w:bottom w:val="none" w:sz="0" w:space="0" w:color="auto"/>
                <w:right w:val="none" w:sz="0" w:space="0" w:color="auto"/>
              </w:divBdr>
              <w:divsChild>
                <w:div w:id="612788550">
                  <w:marLeft w:val="640"/>
                  <w:marRight w:val="0"/>
                  <w:marTop w:val="0"/>
                  <w:marBottom w:val="0"/>
                  <w:divBdr>
                    <w:top w:val="none" w:sz="0" w:space="0" w:color="auto"/>
                    <w:left w:val="none" w:sz="0" w:space="0" w:color="auto"/>
                    <w:bottom w:val="none" w:sz="0" w:space="0" w:color="auto"/>
                    <w:right w:val="none" w:sz="0" w:space="0" w:color="auto"/>
                  </w:divBdr>
                </w:div>
                <w:div w:id="1875266663">
                  <w:marLeft w:val="640"/>
                  <w:marRight w:val="0"/>
                  <w:marTop w:val="0"/>
                  <w:marBottom w:val="0"/>
                  <w:divBdr>
                    <w:top w:val="none" w:sz="0" w:space="0" w:color="auto"/>
                    <w:left w:val="none" w:sz="0" w:space="0" w:color="auto"/>
                    <w:bottom w:val="none" w:sz="0" w:space="0" w:color="auto"/>
                    <w:right w:val="none" w:sz="0" w:space="0" w:color="auto"/>
                  </w:divBdr>
                </w:div>
                <w:div w:id="334457769">
                  <w:marLeft w:val="640"/>
                  <w:marRight w:val="0"/>
                  <w:marTop w:val="0"/>
                  <w:marBottom w:val="0"/>
                  <w:divBdr>
                    <w:top w:val="none" w:sz="0" w:space="0" w:color="auto"/>
                    <w:left w:val="none" w:sz="0" w:space="0" w:color="auto"/>
                    <w:bottom w:val="none" w:sz="0" w:space="0" w:color="auto"/>
                    <w:right w:val="none" w:sz="0" w:space="0" w:color="auto"/>
                  </w:divBdr>
                </w:div>
                <w:div w:id="517162582">
                  <w:marLeft w:val="640"/>
                  <w:marRight w:val="0"/>
                  <w:marTop w:val="0"/>
                  <w:marBottom w:val="0"/>
                  <w:divBdr>
                    <w:top w:val="none" w:sz="0" w:space="0" w:color="auto"/>
                    <w:left w:val="none" w:sz="0" w:space="0" w:color="auto"/>
                    <w:bottom w:val="none" w:sz="0" w:space="0" w:color="auto"/>
                    <w:right w:val="none" w:sz="0" w:space="0" w:color="auto"/>
                  </w:divBdr>
                </w:div>
                <w:div w:id="1475412884">
                  <w:marLeft w:val="640"/>
                  <w:marRight w:val="0"/>
                  <w:marTop w:val="0"/>
                  <w:marBottom w:val="0"/>
                  <w:divBdr>
                    <w:top w:val="none" w:sz="0" w:space="0" w:color="auto"/>
                    <w:left w:val="none" w:sz="0" w:space="0" w:color="auto"/>
                    <w:bottom w:val="none" w:sz="0" w:space="0" w:color="auto"/>
                    <w:right w:val="none" w:sz="0" w:space="0" w:color="auto"/>
                  </w:divBdr>
                </w:div>
                <w:div w:id="1465544324">
                  <w:marLeft w:val="640"/>
                  <w:marRight w:val="0"/>
                  <w:marTop w:val="0"/>
                  <w:marBottom w:val="0"/>
                  <w:divBdr>
                    <w:top w:val="none" w:sz="0" w:space="0" w:color="auto"/>
                    <w:left w:val="none" w:sz="0" w:space="0" w:color="auto"/>
                    <w:bottom w:val="none" w:sz="0" w:space="0" w:color="auto"/>
                    <w:right w:val="none" w:sz="0" w:space="0" w:color="auto"/>
                  </w:divBdr>
                </w:div>
                <w:div w:id="564607257">
                  <w:marLeft w:val="640"/>
                  <w:marRight w:val="0"/>
                  <w:marTop w:val="0"/>
                  <w:marBottom w:val="0"/>
                  <w:divBdr>
                    <w:top w:val="none" w:sz="0" w:space="0" w:color="auto"/>
                    <w:left w:val="none" w:sz="0" w:space="0" w:color="auto"/>
                    <w:bottom w:val="none" w:sz="0" w:space="0" w:color="auto"/>
                    <w:right w:val="none" w:sz="0" w:space="0" w:color="auto"/>
                  </w:divBdr>
                </w:div>
                <w:div w:id="543366970">
                  <w:marLeft w:val="640"/>
                  <w:marRight w:val="0"/>
                  <w:marTop w:val="0"/>
                  <w:marBottom w:val="0"/>
                  <w:divBdr>
                    <w:top w:val="none" w:sz="0" w:space="0" w:color="auto"/>
                    <w:left w:val="none" w:sz="0" w:space="0" w:color="auto"/>
                    <w:bottom w:val="none" w:sz="0" w:space="0" w:color="auto"/>
                    <w:right w:val="none" w:sz="0" w:space="0" w:color="auto"/>
                  </w:divBdr>
                </w:div>
                <w:div w:id="2045058105">
                  <w:marLeft w:val="640"/>
                  <w:marRight w:val="0"/>
                  <w:marTop w:val="0"/>
                  <w:marBottom w:val="0"/>
                  <w:divBdr>
                    <w:top w:val="none" w:sz="0" w:space="0" w:color="auto"/>
                    <w:left w:val="none" w:sz="0" w:space="0" w:color="auto"/>
                    <w:bottom w:val="none" w:sz="0" w:space="0" w:color="auto"/>
                    <w:right w:val="none" w:sz="0" w:space="0" w:color="auto"/>
                  </w:divBdr>
                </w:div>
                <w:div w:id="601961391">
                  <w:marLeft w:val="640"/>
                  <w:marRight w:val="0"/>
                  <w:marTop w:val="0"/>
                  <w:marBottom w:val="0"/>
                  <w:divBdr>
                    <w:top w:val="none" w:sz="0" w:space="0" w:color="auto"/>
                    <w:left w:val="none" w:sz="0" w:space="0" w:color="auto"/>
                    <w:bottom w:val="none" w:sz="0" w:space="0" w:color="auto"/>
                    <w:right w:val="none" w:sz="0" w:space="0" w:color="auto"/>
                  </w:divBdr>
                </w:div>
                <w:div w:id="930429225">
                  <w:marLeft w:val="640"/>
                  <w:marRight w:val="0"/>
                  <w:marTop w:val="0"/>
                  <w:marBottom w:val="0"/>
                  <w:divBdr>
                    <w:top w:val="none" w:sz="0" w:space="0" w:color="auto"/>
                    <w:left w:val="none" w:sz="0" w:space="0" w:color="auto"/>
                    <w:bottom w:val="none" w:sz="0" w:space="0" w:color="auto"/>
                    <w:right w:val="none" w:sz="0" w:space="0" w:color="auto"/>
                  </w:divBdr>
                </w:div>
                <w:div w:id="2041541723">
                  <w:marLeft w:val="640"/>
                  <w:marRight w:val="0"/>
                  <w:marTop w:val="0"/>
                  <w:marBottom w:val="0"/>
                  <w:divBdr>
                    <w:top w:val="none" w:sz="0" w:space="0" w:color="auto"/>
                    <w:left w:val="none" w:sz="0" w:space="0" w:color="auto"/>
                    <w:bottom w:val="none" w:sz="0" w:space="0" w:color="auto"/>
                    <w:right w:val="none" w:sz="0" w:space="0" w:color="auto"/>
                  </w:divBdr>
                </w:div>
                <w:div w:id="1341422190">
                  <w:marLeft w:val="640"/>
                  <w:marRight w:val="0"/>
                  <w:marTop w:val="0"/>
                  <w:marBottom w:val="0"/>
                  <w:divBdr>
                    <w:top w:val="none" w:sz="0" w:space="0" w:color="auto"/>
                    <w:left w:val="none" w:sz="0" w:space="0" w:color="auto"/>
                    <w:bottom w:val="none" w:sz="0" w:space="0" w:color="auto"/>
                    <w:right w:val="none" w:sz="0" w:space="0" w:color="auto"/>
                  </w:divBdr>
                </w:div>
                <w:div w:id="1119766543">
                  <w:marLeft w:val="640"/>
                  <w:marRight w:val="0"/>
                  <w:marTop w:val="0"/>
                  <w:marBottom w:val="0"/>
                  <w:divBdr>
                    <w:top w:val="none" w:sz="0" w:space="0" w:color="auto"/>
                    <w:left w:val="none" w:sz="0" w:space="0" w:color="auto"/>
                    <w:bottom w:val="none" w:sz="0" w:space="0" w:color="auto"/>
                    <w:right w:val="none" w:sz="0" w:space="0" w:color="auto"/>
                  </w:divBdr>
                </w:div>
                <w:div w:id="1590625736">
                  <w:marLeft w:val="640"/>
                  <w:marRight w:val="0"/>
                  <w:marTop w:val="0"/>
                  <w:marBottom w:val="0"/>
                  <w:divBdr>
                    <w:top w:val="none" w:sz="0" w:space="0" w:color="auto"/>
                    <w:left w:val="none" w:sz="0" w:space="0" w:color="auto"/>
                    <w:bottom w:val="none" w:sz="0" w:space="0" w:color="auto"/>
                    <w:right w:val="none" w:sz="0" w:space="0" w:color="auto"/>
                  </w:divBdr>
                </w:div>
                <w:div w:id="1684743717">
                  <w:marLeft w:val="640"/>
                  <w:marRight w:val="0"/>
                  <w:marTop w:val="0"/>
                  <w:marBottom w:val="0"/>
                  <w:divBdr>
                    <w:top w:val="none" w:sz="0" w:space="0" w:color="auto"/>
                    <w:left w:val="none" w:sz="0" w:space="0" w:color="auto"/>
                    <w:bottom w:val="none" w:sz="0" w:space="0" w:color="auto"/>
                    <w:right w:val="none" w:sz="0" w:space="0" w:color="auto"/>
                  </w:divBdr>
                </w:div>
                <w:div w:id="102502334">
                  <w:marLeft w:val="640"/>
                  <w:marRight w:val="0"/>
                  <w:marTop w:val="0"/>
                  <w:marBottom w:val="0"/>
                  <w:divBdr>
                    <w:top w:val="none" w:sz="0" w:space="0" w:color="auto"/>
                    <w:left w:val="none" w:sz="0" w:space="0" w:color="auto"/>
                    <w:bottom w:val="none" w:sz="0" w:space="0" w:color="auto"/>
                    <w:right w:val="none" w:sz="0" w:space="0" w:color="auto"/>
                  </w:divBdr>
                </w:div>
                <w:div w:id="2081364619">
                  <w:marLeft w:val="640"/>
                  <w:marRight w:val="0"/>
                  <w:marTop w:val="0"/>
                  <w:marBottom w:val="0"/>
                  <w:divBdr>
                    <w:top w:val="none" w:sz="0" w:space="0" w:color="auto"/>
                    <w:left w:val="none" w:sz="0" w:space="0" w:color="auto"/>
                    <w:bottom w:val="none" w:sz="0" w:space="0" w:color="auto"/>
                    <w:right w:val="none" w:sz="0" w:space="0" w:color="auto"/>
                  </w:divBdr>
                </w:div>
                <w:div w:id="1295982116">
                  <w:marLeft w:val="640"/>
                  <w:marRight w:val="0"/>
                  <w:marTop w:val="0"/>
                  <w:marBottom w:val="0"/>
                  <w:divBdr>
                    <w:top w:val="none" w:sz="0" w:space="0" w:color="auto"/>
                    <w:left w:val="none" w:sz="0" w:space="0" w:color="auto"/>
                    <w:bottom w:val="none" w:sz="0" w:space="0" w:color="auto"/>
                    <w:right w:val="none" w:sz="0" w:space="0" w:color="auto"/>
                  </w:divBdr>
                </w:div>
                <w:div w:id="1147091032">
                  <w:marLeft w:val="640"/>
                  <w:marRight w:val="0"/>
                  <w:marTop w:val="0"/>
                  <w:marBottom w:val="0"/>
                  <w:divBdr>
                    <w:top w:val="none" w:sz="0" w:space="0" w:color="auto"/>
                    <w:left w:val="none" w:sz="0" w:space="0" w:color="auto"/>
                    <w:bottom w:val="none" w:sz="0" w:space="0" w:color="auto"/>
                    <w:right w:val="none" w:sz="0" w:space="0" w:color="auto"/>
                  </w:divBdr>
                </w:div>
                <w:div w:id="1887254863">
                  <w:marLeft w:val="640"/>
                  <w:marRight w:val="0"/>
                  <w:marTop w:val="0"/>
                  <w:marBottom w:val="0"/>
                  <w:divBdr>
                    <w:top w:val="none" w:sz="0" w:space="0" w:color="auto"/>
                    <w:left w:val="none" w:sz="0" w:space="0" w:color="auto"/>
                    <w:bottom w:val="none" w:sz="0" w:space="0" w:color="auto"/>
                    <w:right w:val="none" w:sz="0" w:space="0" w:color="auto"/>
                  </w:divBdr>
                </w:div>
                <w:div w:id="485978973">
                  <w:marLeft w:val="640"/>
                  <w:marRight w:val="0"/>
                  <w:marTop w:val="0"/>
                  <w:marBottom w:val="0"/>
                  <w:divBdr>
                    <w:top w:val="none" w:sz="0" w:space="0" w:color="auto"/>
                    <w:left w:val="none" w:sz="0" w:space="0" w:color="auto"/>
                    <w:bottom w:val="none" w:sz="0" w:space="0" w:color="auto"/>
                    <w:right w:val="none" w:sz="0" w:space="0" w:color="auto"/>
                  </w:divBdr>
                </w:div>
                <w:div w:id="150223475">
                  <w:marLeft w:val="640"/>
                  <w:marRight w:val="0"/>
                  <w:marTop w:val="0"/>
                  <w:marBottom w:val="0"/>
                  <w:divBdr>
                    <w:top w:val="none" w:sz="0" w:space="0" w:color="auto"/>
                    <w:left w:val="none" w:sz="0" w:space="0" w:color="auto"/>
                    <w:bottom w:val="none" w:sz="0" w:space="0" w:color="auto"/>
                    <w:right w:val="none" w:sz="0" w:space="0" w:color="auto"/>
                  </w:divBdr>
                </w:div>
                <w:div w:id="1788239151">
                  <w:marLeft w:val="640"/>
                  <w:marRight w:val="0"/>
                  <w:marTop w:val="0"/>
                  <w:marBottom w:val="0"/>
                  <w:divBdr>
                    <w:top w:val="none" w:sz="0" w:space="0" w:color="auto"/>
                    <w:left w:val="none" w:sz="0" w:space="0" w:color="auto"/>
                    <w:bottom w:val="none" w:sz="0" w:space="0" w:color="auto"/>
                    <w:right w:val="none" w:sz="0" w:space="0" w:color="auto"/>
                  </w:divBdr>
                </w:div>
                <w:div w:id="1984381435">
                  <w:marLeft w:val="640"/>
                  <w:marRight w:val="0"/>
                  <w:marTop w:val="0"/>
                  <w:marBottom w:val="0"/>
                  <w:divBdr>
                    <w:top w:val="none" w:sz="0" w:space="0" w:color="auto"/>
                    <w:left w:val="none" w:sz="0" w:space="0" w:color="auto"/>
                    <w:bottom w:val="none" w:sz="0" w:space="0" w:color="auto"/>
                    <w:right w:val="none" w:sz="0" w:space="0" w:color="auto"/>
                  </w:divBdr>
                </w:div>
                <w:div w:id="1784643154">
                  <w:marLeft w:val="640"/>
                  <w:marRight w:val="0"/>
                  <w:marTop w:val="0"/>
                  <w:marBottom w:val="0"/>
                  <w:divBdr>
                    <w:top w:val="none" w:sz="0" w:space="0" w:color="auto"/>
                    <w:left w:val="none" w:sz="0" w:space="0" w:color="auto"/>
                    <w:bottom w:val="none" w:sz="0" w:space="0" w:color="auto"/>
                    <w:right w:val="none" w:sz="0" w:space="0" w:color="auto"/>
                  </w:divBdr>
                </w:div>
                <w:div w:id="1077703269">
                  <w:marLeft w:val="640"/>
                  <w:marRight w:val="0"/>
                  <w:marTop w:val="0"/>
                  <w:marBottom w:val="0"/>
                  <w:divBdr>
                    <w:top w:val="none" w:sz="0" w:space="0" w:color="auto"/>
                    <w:left w:val="none" w:sz="0" w:space="0" w:color="auto"/>
                    <w:bottom w:val="none" w:sz="0" w:space="0" w:color="auto"/>
                    <w:right w:val="none" w:sz="0" w:space="0" w:color="auto"/>
                  </w:divBdr>
                </w:div>
                <w:div w:id="397293055">
                  <w:marLeft w:val="640"/>
                  <w:marRight w:val="0"/>
                  <w:marTop w:val="0"/>
                  <w:marBottom w:val="0"/>
                  <w:divBdr>
                    <w:top w:val="none" w:sz="0" w:space="0" w:color="auto"/>
                    <w:left w:val="none" w:sz="0" w:space="0" w:color="auto"/>
                    <w:bottom w:val="none" w:sz="0" w:space="0" w:color="auto"/>
                    <w:right w:val="none" w:sz="0" w:space="0" w:color="auto"/>
                  </w:divBdr>
                </w:div>
                <w:div w:id="1660649329">
                  <w:marLeft w:val="640"/>
                  <w:marRight w:val="0"/>
                  <w:marTop w:val="0"/>
                  <w:marBottom w:val="0"/>
                  <w:divBdr>
                    <w:top w:val="none" w:sz="0" w:space="0" w:color="auto"/>
                    <w:left w:val="none" w:sz="0" w:space="0" w:color="auto"/>
                    <w:bottom w:val="none" w:sz="0" w:space="0" w:color="auto"/>
                    <w:right w:val="none" w:sz="0" w:space="0" w:color="auto"/>
                  </w:divBdr>
                </w:div>
                <w:div w:id="1576471493">
                  <w:marLeft w:val="640"/>
                  <w:marRight w:val="0"/>
                  <w:marTop w:val="0"/>
                  <w:marBottom w:val="0"/>
                  <w:divBdr>
                    <w:top w:val="none" w:sz="0" w:space="0" w:color="auto"/>
                    <w:left w:val="none" w:sz="0" w:space="0" w:color="auto"/>
                    <w:bottom w:val="none" w:sz="0" w:space="0" w:color="auto"/>
                    <w:right w:val="none" w:sz="0" w:space="0" w:color="auto"/>
                  </w:divBdr>
                </w:div>
                <w:div w:id="579801901">
                  <w:marLeft w:val="640"/>
                  <w:marRight w:val="0"/>
                  <w:marTop w:val="0"/>
                  <w:marBottom w:val="0"/>
                  <w:divBdr>
                    <w:top w:val="none" w:sz="0" w:space="0" w:color="auto"/>
                    <w:left w:val="none" w:sz="0" w:space="0" w:color="auto"/>
                    <w:bottom w:val="none" w:sz="0" w:space="0" w:color="auto"/>
                    <w:right w:val="none" w:sz="0" w:space="0" w:color="auto"/>
                  </w:divBdr>
                </w:div>
                <w:div w:id="1044671664">
                  <w:marLeft w:val="640"/>
                  <w:marRight w:val="0"/>
                  <w:marTop w:val="0"/>
                  <w:marBottom w:val="0"/>
                  <w:divBdr>
                    <w:top w:val="none" w:sz="0" w:space="0" w:color="auto"/>
                    <w:left w:val="none" w:sz="0" w:space="0" w:color="auto"/>
                    <w:bottom w:val="none" w:sz="0" w:space="0" w:color="auto"/>
                    <w:right w:val="none" w:sz="0" w:space="0" w:color="auto"/>
                  </w:divBdr>
                </w:div>
                <w:div w:id="667370491">
                  <w:marLeft w:val="640"/>
                  <w:marRight w:val="0"/>
                  <w:marTop w:val="0"/>
                  <w:marBottom w:val="0"/>
                  <w:divBdr>
                    <w:top w:val="none" w:sz="0" w:space="0" w:color="auto"/>
                    <w:left w:val="none" w:sz="0" w:space="0" w:color="auto"/>
                    <w:bottom w:val="none" w:sz="0" w:space="0" w:color="auto"/>
                    <w:right w:val="none" w:sz="0" w:space="0" w:color="auto"/>
                  </w:divBdr>
                </w:div>
                <w:div w:id="20860315">
                  <w:marLeft w:val="640"/>
                  <w:marRight w:val="0"/>
                  <w:marTop w:val="0"/>
                  <w:marBottom w:val="0"/>
                  <w:divBdr>
                    <w:top w:val="none" w:sz="0" w:space="0" w:color="auto"/>
                    <w:left w:val="none" w:sz="0" w:space="0" w:color="auto"/>
                    <w:bottom w:val="none" w:sz="0" w:space="0" w:color="auto"/>
                    <w:right w:val="none" w:sz="0" w:space="0" w:color="auto"/>
                  </w:divBdr>
                </w:div>
                <w:div w:id="1373461981">
                  <w:marLeft w:val="640"/>
                  <w:marRight w:val="0"/>
                  <w:marTop w:val="0"/>
                  <w:marBottom w:val="0"/>
                  <w:divBdr>
                    <w:top w:val="none" w:sz="0" w:space="0" w:color="auto"/>
                    <w:left w:val="none" w:sz="0" w:space="0" w:color="auto"/>
                    <w:bottom w:val="none" w:sz="0" w:space="0" w:color="auto"/>
                    <w:right w:val="none" w:sz="0" w:space="0" w:color="auto"/>
                  </w:divBdr>
                </w:div>
                <w:div w:id="1664119244">
                  <w:marLeft w:val="640"/>
                  <w:marRight w:val="0"/>
                  <w:marTop w:val="0"/>
                  <w:marBottom w:val="0"/>
                  <w:divBdr>
                    <w:top w:val="none" w:sz="0" w:space="0" w:color="auto"/>
                    <w:left w:val="none" w:sz="0" w:space="0" w:color="auto"/>
                    <w:bottom w:val="none" w:sz="0" w:space="0" w:color="auto"/>
                    <w:right w:val="none" w:sz="0" w:space="0" w:color="auto"/>
                  </w:divBdr>
                </w:div>
                <w:div w:id="498813645">
                  <w:marLeft w:val="640"/>
                  <w:marRight w:val="0"/>
                  <w:marTop w:val="0"/>
                  <w:marBottom w:val="0"/>
                  <w:divBdr>
                    <w:top w:val="none" w:sz="0" w:space="0" w:color="auto"/>
                    <w:left w:val="none" w:sz="0" w:space="0" w:color="auto"/>
                    <w:bottom w:val="none" w:sz="0" w:space="0" w:color="auto"/>
                    <w:right w:val="none" w:sz="0" w:space="0" w:color="auto"/>
                  </w:divBdr>
                </w:div>
                <w:div w:id="1158033458">
                  <w:marLeft w:val="640"/>
                  <w:marRight w:val="0"/>
                  <w:marTop w:val="0"/>
                  <w:marBottom w:val="0"/>
                  <w:divBdr>
                    <w:top w:val="none" w:sz="0" w:space="0" w:color="auto"/>
                    <w:left w:val="none" w:sz="0" w:space="0" w:color="auto"/>
                    <w:bottom w:val="none" w:sz="0" w:space="0" w:color="auto"/>
                    <w:right w:val="none" w:sz="0" w:space="0" w:color="auto"/>
                  </w:divBdr>
                </w:div>
                <w:div w:id="1483429862">
                  <w:marLeft w:val="640"/>
                  <w:marRight w:val="0"/>
                  <w:marTop w:val="0"/>
                  <w:marBottom w:val="0"/>
                  <w:divBdr>
                    <w:top w:val="none" w:sz="0" w:space="0" w:color="auto"/>
                    <w:left w:val="none" w:sz="0" w:space="0" w:color="auto"/>
                    <w:bottom w:val="none" w:sz="0" w:space="0" w:color="auto"/>
                    <w:right w:val="none" w:sz="0" w:space="0" w:color="auto"/>
                  </w:divBdr>
                </w:div>
                <w:div w:id="487017449">
                  <w:marLeft w:val="640"/>
                  <w:marRight w:val="0"/>
                  <w:marTop w:val="0"/>
                  <w:marBottom w:val="0"/>
                  <w:divBdr>
                    <w:top w:val="none" w:sz="0" w:space="0" w:color="auto"/>
                    <w:left w:val="none" w:sz="0" w:space="0" w:color="auto"/>
                    <w:bottom w:val="none" w:sz="0" w:space="0" w:color="auto"/>
                    <w:right w:val="none" w:sz="0" w:space="0" w:color="auto"/>
                  </w:divBdr>
                </w:div>
                <w:div w:id="423767605">
                  <w:marLeft w:val="640"/>
                  <w:marRight w:val="0"/>
                  <w:marTop w:val="0"/>
                  <w:marBottom w:val="0"/>
                  <w:divBdr>
                    <w:top w:val="none" w:sz="0" w:space="0" w:color="auto"/>
                    <w:left w:val="none" w:sz="0" w:space="0" w:color="auto"/>
                    <w:bottom w:val="none" w:sz="0" w:space="0" w:color="auto"/>
                    <w:right w:val="none" w:sz="0" w:space="0" w:color="auto"/>
                  </w:divBdr>
                </w:div>
                <w:div w:id="1509754316">
                  <w:marLeft w:val="640"/>
                  <w:marRight w:val="0"/>
                  <w:marTop w:val="0"/>
                  <w:marBottom w:val="0"/>
                  <w:divBdr>
                    <w:top w:val="none" w:sz="0" w:space="0" w:color="auto"/>
                    <w:left w:val="none" w:sz="0" w:space="0" w:color="auto"/>
                    <w:bottom w:val="none" w:sz="0" w:space="0" w:color="auto"/>
                    <w:right w:val="none" w:sz="0" w:space="0" w:color="auto"/>
                  </w:divBdr>
                </w:div>
                <w:div w:id="1581139213">
                  <w:marLeft w:val="640"/>
                  <w:marRight w:val="0"/>
                  <w:marTop w:val="0"/>
                  <w:marBottom w:val="0"/>
                  <w:divBdr>
                    <w:top w:val="none" w:sz="0" w:space="0" w:color="auto"/>
                    <w:left w:val="none" w:sz="0" w:space="0" w:color="auto"/>
                    <w:bottom w:val="none" w:sz="0" w:space="0" w:color="auto"/>
                    <w:right w:val="none" w:sz="0" w:space="0" w:color="auto"/>
                  </w:divBdr>
                </w:div>
                <w:div w:id="1471484271">
                  <w:marLeft w:val="640"/>
                  <w:marRight w:val="0"/>
                  <w:marTop w:val="0"/>
                  <w:marBottom w:val="0"/>
                  <w:divBdr>
                    <w:top w:val="none" w:sz="0" w:space="0" w:color="auto"/>
                    <w:left w:val="none" w:sz="0" w:space="0" w:color="auto"/>
                    <w:bottom w:val="none" w:sz="0" w:space="0" w:color="auto"/>
                    <w:right w:val="none" w:sz="0" w:space="0" w:color="auto"/>
                  </w:divBdr>
                </w:div>
                <w:div w:id="564727650">
                  <w:marLeft w:val="640"/>
                  <w:marRight w:val="0"/>
                  <w:marTop w:val="0"/>
                  <w:marBottom w:val="0"/>
                  <w:divBdr>
                    <w:top w:val="none" w:sz="0" w:space="0" w:color="auto"/>
                    <w:left w:val="none" w:sz="0" w:space="0" w:color="auto"/>
                    <w:bottom w:val="none" w:sz="0" w:space="0" w:color="auto"/>
                    <w:right w:val="none" w:sz="0" w:space="0" w:color="auto"/>
                  </w:divBdr>
                </w:div>
                <w:div w:id="992758298">
                  <w:marLeft w:val="640"/>
                  <w:marRight w:val="0"/>
                  <w:marTop w:val="0"/>
                  <w:marBottom w:val="0"/>
                  <w:divBdr>
                    <w:top w:val="none" w:sz="0" w:space="0" w:color="auto"/>
                    <w:left w:val="none" w:sz="0" w:space="0" w:color="auto"/>
                    <w:bottom w:val="none" w:sz="0" w:space="0" w:color="auto"/>
                    <w:right w:val="none" w:sz="0" w:space="0" w:color="auto"/>
                  </w:divBdr>
                </w:div>
                <w:div w:id="396705540">
                  <w:marLeft w:val="640"/>
                  <w:marRight w:val="0"/>
                  <w:marTop w:val="0"/>
                  <w:marBottom w:val="0"/>
                  <w:divBdr>
                    <w:top w:val="none" w:sz="0" w:space="0" w:color="auto"/>
                    <w:left w:val="none" w:sz="0" w:space="0" w:color="auto"/>
                    <w:bottom w:val="none" w:sz="0" w:space="0" w:color="auto"/>
                    <w:right w:val="none" w:sz="0" w:space="0" w:color="auto"/>
                  </w:divBdr>
                </w:div>
                <w:div w:id="992294300">
                  <w:marLeft w:val="640"/>
                  <w:marRight w:val="0"/>
                  <w:marTop w:val="0"/>
                  <w:marBottom w:val="0"/>
                  <w:divBdr>
                    <w:top w:val="none" w:sz="0" w:space="0" w:color="auto"/>
                    <w:left w:val="none" w:sz="0" w:space="0" w:color="auto"/>
                    <w:bottom w:val="none" w:sz="0" w:space="0" w:color="auto"/>
                    <w:right w:val="none" w:sz="0" w:space="0" w:color="auto"/>
                  </w:divBdr>
                </w:div>
                <w:div w:id="82725566">
                  <w:marLeft w:val="640"/>
                  <w:marRight w:val="0"/>
                  <w:marTop w:val="0"/>
                  <w:marBottom w:val="0"/>
                  <w:divBdr>
                    <w:top w:val="none" w:sz="0" w:space="0" w:color="auto"/>
                    <w:left w:val="none" w:sz="0" w:space="0" w:color="auto"/>
                    <w:bottom w:val="none" w:sz="0" w:space="0" w:color="auto"/>
                    <w:right w:val="none" w:sz="0" w:space="0" w:color="auto"/>
                  </w:divBdr>
                </w:div>
                <w:div w:id="589630860">
                  <w:marLeft w:val="640"/>
                  <w:marRight w:val="0"/>
                  <w:marTop w:val="0"/>
                  <w:marBottom w:val="0"/>
                  <w:divBdr>
                    <w:top w:val="none" w:sz="0" w:space="0" w:color="auto"/>
                    <w:left w:val="none" w:sz="0" w:space="0" w:color="auto"/>
                    <w:bottom w:val="none" w:sz="0" w:space="0" w:color="auto"/>
                    <w:right w:val="none" w:sz="0" w:space="0" w:color="auto"/>
                  </w:divBdr>
                </w:div>
                <w:div w:id="1963488383">
                  <w:marLeft w:val="640"/>
                  <w:marRight w:val="0"/>
                  <w:marTop w:val="0"/>
                  <w:marBottom w:val="0"/>
                  <w:divBdr>
                    <w:top w:val="none" w:sz="0" w:space="0" w:color="auto"/>
                    <w:left w:val="none" w:sz="0" w:space="0" w:color="auto"/>
                    <w:bottom w:val="none" w:sz="0" w:space="0" w:color="auto"/>
                    <w:right w:val="none" w:sz="0" w:space="0" w:color="auto"/>
                  </w:divBdr>
                </w:div>
                <w:div w:id="644356428">
                  <w:marLeft w:val="640"/>
                  <w:marRight w:val="0"/>
                  <w:marTop w:val="0"/>
                  <w:marBottom w:val="0"/>
                  <w:divBdr>
                    <w:top w:val="none" w:sz="0" w:space="0" w:color="auto"/>
                    <w:left w:val="none" w:sz="0" w:space="0" w:color="auto"/>
                    <w:bottom w:val="none" w:sz="0" w:space="0" w:color="auto"/>
                    <w:right w:val="none" w:sz="0" w:space="0" w:color="auto"/>
                  </w:divBdr>
                </w:div>
                <w:div w:id="798887705">
                  <w:marLeft w:val="640"/>
                  <w:marRight w:val="0"/>
                  <w:marTop w:val="0"/>
                  <w:marBottom w:val="0"/>
                  <w:divBdr>
                    <w:top w:val="none" w:sz="0" w:space="0" w:color="auto"/>
                    <w:left w:val="none" w:sz="0" w:space="0" w:color="auto"/>
                    <w:bottom w:val="none" w:sz="0" w:space="0" w:color="auto"/>
                    <w:right w:val="none" w:sz="0" w:space="0" w:color="auto"/>
                  </w:divBdr>
                </w:div>
                <w:div w:id="1728451605">
                  <w:marLeft w:val="640"/>
                  <w:marRight w:val="0"/>
                  <w:marTop w:val="0"/>
                  <w:marBottom w:val="0"/>
                  <w:divBdr>
                    <w:top w:val="none" w:sz="0" w:space="0" w:color="auto"/>
                    <w:left w:val="none" w:sz="0" w:space="0" w:color="auto"/>
                    <w:bottom w:val="none" w:sz="0" w:space="0" w:color="auto"/>
                    <w:right w:val="none" w:sz="0" w:space="0" w:color="auto"/>
                  </w:divBdr>
                </w:div>
                <w:div w:id="424497511">
                  <w:marLeft w:val="640"/>
                  <w:marRight w:val="0"/>
                  <w:marTop w:val="0"/>
                  <w:marBottom w:val="0"/>
                  <w:divBdr>
                    <w:top w:val="none" w:sz="0" w:space="0" w:color="auto"/>
                    <w:left w:val="none" w:sz="0" w:space="0" w:color="auto"/>
                    <w:bottom w:val="none" w:sz="0" w:space="0" w:color="auto"/>
                    <w:right w:val="none" w:sz="0" w:space="0" w:color="auto"/>
                  </w:divBdr>
                </w:div>
                <w:div w:id="673075164">
                  <w:marLeft w:val="640"/>
                  <w:marRight w:val="0"/>
                  <w:marTop w:val="0"/>
                  <w:marBottom w:val="0"/>
                  <w:divBdr>
                    <w:top w:val="none" w:sz="0" w:space="0" w:color="auto"/>
                    <w:left w:val="none" w:sz="0" w:space="0" w:color="auto"/>
                    <w:bottom w:val="none" w:sz="0" w:space="0" w:color="auto"/>
                    <w:right w:val="none" w:sz="0" w:space="0" w:color="auto"/>
                  </w:divBdr>
                </w:div>
                <w:div w:id="1461681355">
                  <w:marLeft w:val="640"/>
                  <w:marRight w:val="0"/>
                  <w:marTop w:val="0"/>
                  <w:marBottom w:val="0"/>
                  <w:divBdr>
                    <w:top w:val="none" w:sz="0" w:space="0" w:color="auto"/>
                    <w:left w:val="none" w:sz="0" w:space="0" w:color="auto"/>
                    <w:bottom w:val="none" w:sz="0" w:space="0" w:color="auto"/>
                    <w:right w:val="none" w:sz="0" w:space="0" w:color="auto"/>
                  </w:divBdr>
                </w:div>
                <w:div w:id="729234204">
                  <w:marLeft w:val="640"/>
                  <w:marRight w:val="0"/>
                  <w:marTop w:val="0"/>
                  <w:marBottom w:val="0"/>
                  <w:divBdr>
                    <w:top w:val="none" w:sz="0" w:space="0" w:color="auto"/>
                    <w:left w:val="none" w:sz="0" w:space="0" w:color="auto"/>
                    <w:bottom w:val="none" w:sz="0" w:space="0" w:color="auto"/>
                    <w:right w:val="none" w:sz="0" w:space="0" w:color="auto"/>
                  </w:divBdr>
                </w:div>
                <w:div w:id="1587229778">
                  <w:marLeft w:val="640"/>
                  <w:marRight w:val="0"/>
                  <w:marTop w:val="0"/>
                  <w:marBottom w:val="0"/>
                  <w:divBdr>
                    <w:top w:val="none" w:sz="0" w:space="0" w:color="auto"/>
                    <w:left w:val="none" w:sz="0" w:space="0" w:color="auto"/>
                    <w:bottom w:val="none" w:sz="0" w:space="0" w:color="auto"/>
                    <w:right w:val="none" w:sz="0" w:space="0" w:color="auto"/>
                  </w:divBdr>
                </w:div>
                <w:div w:id="1984196397">
                  <w:marLeft w:val="640"/>
                  <w:marRight w:val="0"/>
                  <w:marTop w:val="0"/>
                  <w:marBottom w:val="0"/>
                  <w:divBdr>
                    <w:top w:val="none" w:sz="0" w:space="0" w:color="auto"/>
                    <w:left w:val="none" w:sz="0" w:space="0" w:color="auto"/>
                    <w:bottom w:val="none" w:sz="0" w:space="0" w:color="auto"/>
                    <w:right w:val="none" w:sz="0" w:space="0" w:color="auto"/>
                  </w:divBdr>
                </w:div>
                <w:div w:id="1175340973">
                  <w:marLeft w:val="640"/>
                  <w:marRight w:val="0"/>
                  <w:marTop w:val="0"/>
                  <w:marBottom w:val="0"/>
                  <w:divBdr>
                    <w:top w:val="none" w:sz="0" w:space="0" w:color="auto"/>
                    <w:left w:val="none" w:sz="0" w:space="0" w:color="auto"/>
                    <w:bottom w:val="none" w:sz="0" w:space="0" w:color="auto"/>
                    <w:right w:val="none" w:sz="0" w:space="0" w:color="auto"/>
                  </w:divBdr>
                </w:div>
                <w:div w:id="1115519192">
                  <w:marLeft w:val="640"/>
                  <w:marRight w:val="0"/>
                  <w:marTop w:val="0"/>
                  <w:marBottom w:val="0"/>
                  <w:divBdr>
                    <w:top w:val="none" w:sz="0" w:space="0" w:color="auto"/>
                    <w:left w:val="none" w:sz="0" w:space="0" w:color="auto"/>
                    <w:bottom w:val="none" w:sz="0" w:space="0" w:color="auto"/>
                    <w:right w:val="none" w:sz="0" w:space="0" w:color="auto"/>
                  </w:divBdr>
                </w:div>
                <w:div w:id="2009484339">
                  <w:marLeft w:val="640"/>
                  <w:marRight w:val="0"/>
                  <w:marTop w:val="0"/>
                  <w:marBottom w:val="0"/>
                  <w:divBdr>
                    <w:top w:val="none" w:sz="0" w:space="0" w:color="auto"/>
                    <w:left w:val="none" w:sz="0" w:space="0" w:color="auto"/>
                    <w:bottom w:val="none" w:sz="0" w:space="0" w:color="auto"/>
                    <w:right w:val="none" w:sz="0" w:space="0" w:color="auto"/>
                  </w:divBdr>
                </w:div>
              </w:divsChild>
            </w:div>
            <w:div w:id="688988771">
              <w:marLeft w:val="0"/>
              <w:marRight w:val="0"/>
              <w:marTop w:val="0"/>
              <w:marBottom w:val="0"/>
              <w:divBdr>
                <w:top w:val="none" w:sz="0" w:space="0" w:color="auto"/>
                <w:left w:val="none" w:sz="0" w:space="0" w:color="auto"/>
                <w:bottom w:val="none" w:sz="0" w:space="0" w:color="auto"/>
                <w:right w:val="none" w:sz="0" w:space="0" w:color="auto"/>
              </w:divBdr>
              <w:divsChild>
                <w:div w:id="760224755">
                  <w:marLeft w:val="640"/>
                  <w:marRight w:val="0"/>
                  <w:marTop w:val="0"/>
                  <w:marBottom w:val="0"/>
                  <w:divBdr>
                    <w:top w:val="none" w:sz="0" w:space="0" w:color="auto"/>
                    <w:left w:val="none" w:sz="0" w:space="0" w:color="auto"/>
                    <w:bottom w:val="none" w:sz="0" w:space="0" w:color="auto"/>
                    <w:right w:val="none" w:sz="0" w:space="0" w:color="auto"/>
                  </w:divBdr>
                </w:div>
                <w:div w:id="1226070221">
                  <w:marLeft w:val="640"/>
                  <w:marRight w:val="0"/>
                  <w:marTop w:val="0"/>
                  <w:marBottom w:val="0"/>
                  <w:divBdr>
                    <w:top w:val="none" w:sz="0" w:space="0" w:color="auto"/>
                    <w:left w:val="none" w:sz="0" w:space="0" w:color="auto"/>
                    <w:bottom w:val="none" w:sz="0" w:space="0" w:color="auto"/>
                    <w:right w:val="none" w:sz="0" w:space="0" w:color="auto"/>
                  </w:divBdr>
                </w:div>
                <w:div w:id="1563783520">
                  <w:marLeft w:val="640"/>
                  <w:marRight w:val="0"/>
                  <w:marTop w:val="0"/>
                  <w:marBottom w:val="0"/>
                  <w:divBdr>
                    <w:top w:val="none" w:sz="0" w:space="0" w:color="auto"/>
                    <w:left w:val="none" w:sz="0" w:space="0" w:color="auto"/>
                    <w:bottom w:val="none" w:sz="0" w:space="0" w:color="auto"/>
                    <w:right w:val="none" w:sz="0" w:space="0" w:color="auto"/>
                  </w:divBdr>
                </w:div>
                <w:div w:id="261769655">
                  <w:marLeft w:val="640"/>
                  <w:marRight w:val="0"/>
                  <w:marTop w:val="0"/>
                  <w:marBottom w:val="0"/>
                  <w:divBdr>
                    <w:top w:val="none" w:sz="0" w:space="0" w:color="auto"/>
                    <w:left w:val="none" w:sz="0" w:space="0" w:color="auto"/>
                    <w:bottom w:val="none" w:sz="0" w:space="0" w:color="auto"/>
                    <w:right w:val="none" w:sz="0" w:space="0" w:color="auto"/>
                  </w:divBdr>
                </w:div>
                <w:div w:id="1327442014">
                  <w:marLeft w:val="640"/>
                  <w:marRight w:val="0"/>
                  <w:marTop w:val="0"/>
                  <w:marBottom w:val="0"/>
                  <w:divBdr>
                    <w:top w:val="none" w:sz="0" w:space="0" w:color="auto"/>
                    <w:left w:val="none" w:sz="0" w:space="0" w:color="auto"/>
                    <w:bottom w:val="none" w:sz="0" w:space="0" w:color="auto"/>
                    <w:right w:val="none" w:sz="0" w:space="0" w:color="auto"/>
                  </w:divBdr>
                </w:div>
                <w:div w:id="1986202986">
                  <w:marLeft w:val="640"/>
                  <w:marRight w:val="0"/>
                  <w:marTop w:val="0"/>
                  <w:marBottom w:val="0"/>
                  <w:divBdr>
                    <w:top w:val="none" w:sz="0" w:space="0" w:color="auto"/>
                    <w:left w:val="none" w:sz="0" w:space="0" w:color="auto"/>
                    <w:bottom w:val="none" w:sz="0" w:space="0" w:color="auto"/>
                    <w:right w:val="none" w:sz="0" w:space="0" w:color="auto"/>
                  </w:divBdr>
                </w:div>
                <w:div w:id="1785227263">
                  <w:marLeft w:val="640"/>
                  <w:marRight w:val="0"/>
                  <w:marTop w:val="0"/>
                  <w:marBottom w:val="0"/>
                  <w:divBdr>
                    <w:top w:val="none" w:sz="0" w:space="0" w:color="auto"/>
                    <w:left w:val="none" w:sz="0" w:space="0" w:color="auto"/>
                    <w:bottom w:val="none" w:sz="0" w:space="0" w:color="auto"/>
                    <w:right w:val="none" w:sz="0" w:space="0" w:color="auto"/>
                  </w:divBdr>
                </w:div>
                <w:div w:id="895773190">
                  <w:marLeft w:val="640"/>
                  <w:marRight w:val="0"/>
                  <w:marTop w:val="0"/>
                  <w:marBottom w:val="0"/>
                  <w:divBdr>
                    <w:top w:val="none" w:sz="0" w:space="0" w:color="auto"/>
                    <w:left w:val="none" w:sz="0" w:space="0" w:color="auto"/>
                    <w:bottom w:val="none" w:sz="0" w:space="0" w:color="auto"/>
                    <w:right w:val="none" w:sz="0" w:space="0" w:color="auto"/>
                  </w:divBdr>
                </w:div>
                <w:div w:id="1323505468">
                  <w:marLeft w:val="640"/>
                  <w:marRight w:val="0"/>
                  <w:marTop w:val="0"/>
                  <w:marBottom w:val="0"/>
                  <w:divBdr>
                    <w:top w:val="none" w:sz="0" w:space="0" w:color="auto"/>
                    <w:left w:val="none" w:sz="0" w:space="0" w:color="auto"/>
                    <w:bottom w:val="none" w:sz="0" w:space="0" w:color="auto"/>
                    <w:right w:val="none" w:sz="0" w:space="0" w:color="auto"/>
                  </w:divBdr>
                </w:div>
                <w:div w:id="812521356">
                  <w:marLeft w:val="640"/>
                  <w:marRight w:val="0"/>
                  <w:marTop w:val="0"/>
                  <w:marBottom w:val="0"/>
                  <w:divBdr>
                    <w:top w:val="none" w:sz="0" w:space="0" w:color="auto"/>
                    <w:left w:val="none" w:sz="0" w:space="0" w:color="auto"/>
                    <w:bottom w:val="none" w:sz="0" w:space="0" w:color="auto"/>
                    <w:right w:val="none" w:sz="0" w:space="0" w:color="auto"/>
                  </w:divBdr>
                </w:div>
                <w:div w:id="818616379">
                  <w:marLeft w:val="640"/>
                  <w:marRight w:val="0"/>
                  <w:marTop w:val="0"/>
                  <w:marBottom w:val="0"/>
                  <w:divBdr>
                    <w:top w:val="none" w:sz="0" w:space="0" w:color="auto"/>
                    <w:left w:val="none" w:sz="0" w:space="0" w:color="auto"/>
                    <w:bottom w:val="none" w:sz="0" w:space="0" w:color="auto"/>
                    <w:right w:val="none" w:sz="0" w:space="0" w:color="auto"/>
                  </w:divBdr>
                </w:div>
                <w:div w:id="320743134">
                  <w:marLeft w:val="640"/>
                  <w:marRight w:val="0"/>
                  <w:marTop w:val="0"/>
                  <w:marBottom w:val="0"/>
                  <w:divBdr>
                    <w:top w:val="none" w:sz="0" w:space="0" w:color="auto"/>
                    <w:left w:val="none" w:sz="0" w:space="0" w:color="auto"/>
                    <w:bottom w:val="none" w:sz="0" w:space="0" w:color="auto"/>
                    <w:right w:val="none" w:sz="0" w:space="0" w:color="auto"/>
                  </w:divBdr>
                </w:div>
                <w:div w:id="486286782">
                  <w:marLeft w:val="640"/>
                  <w:marRight w:val="0"/>
                  <w:marTop w:val="0"/>
                  <w:marBottom w:val="0"/>
                  <w:divBdr>
                    <w:top w:val="none" w:sz="0" w:space="0" w:color="auto"/>
                    <w:left w:val="none" w:sz="0" w:space="0" w:color="auto"/>
                    <w:bottom w:val="none" w:sz="0" w:space="0" w:color="auto"/>
                    <w:right w:val="none" w:sz="0" w:space="0" w:color="auto"/>
                  </w:divBdr>
                </w:div>
                <w:div w:id="636574230">
                  <w:marLeft w:val="640"/>
                  <w:marRight w:val="0"/>
                  <w:marTop w:val="0"/>
                  <w:marBottom w:val="0"/>
                  <w:divBdr>
                    <w:top w:val="none" w:sz="0" w:space="0" w:color="auto"/>
                    <w:left w:val="none" w:sz="0" w:space="0" w:color="auto"/>
                    <w:bottom w:val="none" w:sz="0" w:space="0" w:color="auto"/>
                    <w:right w:val="none" w:sz="0" w:space="0" w:color="auto"/>
                  </w:divBdr>
                </w:div>
                <w:div w:id="149760450">
                  <w:marLeft w:val="640"/>
                  <w:marRight w:val="0"/>
                  <w:marTop w:val="0"/>
                  <w:marBottom w:val="0"/>
                  <w:divBdr>
                    <w:top w:val="none" w:sz="0" w:space="0" w:color="auto"/>
                    <w:left w:val="none" w:sz="0" w:space="0" w:color="auto"/>
                    <w:bottom w:val="none" w:sz="0" w:space="0" w:color="auto"/>
                    <w:right w:val="none" w:sz="0" w:space="0" w:color="auto"/>
                  </w:divBdr>
                </w:div>
                <w:div w:id="1179272649">
                  <w:marLeft w:val="640"/>
                  <w:marRight w:val="0"/>
                  <w:marTop w:val="0"/>
                  <w:marBottom w:val="0"/>
                  <w:divBdr>
                    <w:top w:val="none" w:sz="0" w:space="0" w:color="auto"/>
                    <w:left w:val="none" w:sz="0" w:space="0" w:color="auto"/>
                    <w:bottom w:val="none" w:sz="0" w:space="0" w:color="auto"/>
                    <w:right w:val="none" w:sz="0" w:space="0" w:color="auto"/>
                  </w:divBdr>
                </w:div>
                <w:div w:id="210920054">
                  <w:marLeft w:val="640"/>
                  <w:marRight w:val="0"/>
                  <w:marTop w:val="0"/>
                  <w:marBottom w:val="0"/>
                  <w:divBdr>
                    <w:top w:val="none" w:sz="0" w:space="0" w:color="auto"/>
                    <w:left w:val="none" w:sz="0" w:space="0" w:color="auto"/>
                    <w:bottom w:val="none" w:sz="0" w:space="0" w:color="auto"/>
                    <w:right w:val="none" w:sz="0" w:space="0" w:color="auto"/>
                  </w:divBdr>
                </w:div>
                <w:div w:id="804542036">
                  <w:marLeft w:val="640"/>
                  <w:marRight w:val="0"/>
                  <w:marTop w:val="0"/>
                  <w:marBottom w:val="0"/>
                  <w:divBdr>
                    <w:top w:val="none" w:sz="0" w:space="0" w:color="auto"/>
                    <w:left w:val="none" w:sz="0" w:space="0" w:color="auto"/>
                    <w:bottom w:val="none" w:sz="0" w:space="0" w:color="auto"/>
                    <w:right w:val="none" w:sz="0" w:space="0" w:color="auto"/>
                  </w:divBdr>
                </w:div>
                <w:div w:id="765344630">
                  <w:marLeft w:val="640"/>
                  <w:marRight w:val="0"/>
                  <w:marTop w:val="0"/>
                  <w:marBottom w:val="0"/>
                  <w:divBdr>
                    <w:top w:val="none" w:sz="0" w:space="0" w:color="auto"/>
                    <w:left w:val="none" w:sz="0" w:space="0" w:color="auto"/>
                    <w:bottom w:val="none" w:sz="0" w:space="0" w:color="auto"/>
                    <w:right w:val="none" w:sz="0" w:space="0" w:color="auto"/>
                  </w:divBdr>
                </w:div>
                <w:div w:id="520363600">
                  <w:marLeft w:val="640"/>
                  <w:marRight w:val="0"/>
                  <w:marTop w:val="0"/>
                  <w:marBottom w:val="0"/>
                  <w:divBdr>
                    <w:top w:val="none" w:sz="0" w:space="0" w:color="auto"/>
                    <w:left w:val="none" w:sz="0" w:space="0" w:color="auto"/>
                    <w:bottom w:val="none" w:sz="0" w:space="0" w:color="auto"/>
                    <w:right w:val="none" w:sz="0" w:space="0" w:color="auto"/>
                  </w:divBdr>
                </w:div>
                <w:div w:id="1407873667">
                  <w:marLeft w:val="640"/>
                  <w:marRight w:val="0"/>
                  <w:marTop w:val="0"/>
                  <w:marBottom w:val="0"/>
                  <w:divBdr>
                    <w:top w:val="none" w:sz="0" w:space="0" w:color="auto"/>
                    <w:left w:val="none" w:sz="0" w:space="0" w:color="auto"/>
                    <w:bottom w:val="none" w:sz="0" w:space="0" w:color="auto"/>
                    <w:right w:val="none" w:sz="0" w:space="0" w:color="auto"/>
                  </w:divBdr>
                </w:div>
                <w:div w:id="582422615">
                  <w:marLeft w:val="640"/>
                  <w:marRight w:val="0"/>
                  <w:marTop w:val="0"/>
                  <w:marBottom w:val="0"/>
                  <w:divBdr>
                    <w:top w:val="none" w:sz="0" w:space="0" w:color="auto"/>
                    <w:left w:val="none" w:sz="0" w:space="0" w:color="auto"/>
                    <w:bottom w:val="none" w:sz="0" w:space="0" w:color="auto"/>
                    <w:right w:val="none" w:sz="0" w:space="0" w:color="auto"/>
                  </w:divBdr>
                </w:div>
                <w:div w:id="1570457366">
                  <w:marLeft w:val="640"/>
                  <w:marRight w:val="0"/>
                  <w:marTop w:val="0"/>
                  <w:marBottom w:val="0"/>
                  <w:divBdr>
                    <w:top w:val="none" w:sz="0" w:space="0" w:color="auto"/>
                    <w:left w:val="none" w:sz="0" w:space="0" w:color="auto"/>
                    <w:bottom w:val="none" w:sz="0" w:space="0" w:color="auto"/>
                    <w:right w:val="none" w:sz="0" w:space="0" w:color="auto"/>
                  </w:divBdr>
                </w:div>
                <w:div w:id="428157718">
                  <w:marLeft w:val="640"/>
                  <w:marRight w:val="0"/>
                  <w:marTop w:val="0"/>
                  <w:marBottom w:val="0"/>
                  <w:divBdr>
                    <w:top w:val="none" w:sz="0" w:space="0" w:color="auto"/>
                    <w:left w:val="none" w:sz="0" w:space="0" w:color="auto"/>
                    <w:bottom w:val="none" w:sz="0" w:space="0" w:color="auto"/>
                    <w:right w:val="none" w:sz="0" w:space="0" w:color="auto"/>
                  </w:divBdr>
                </w:div>
                <w:div w:id="1054964086">
                  <w:marLeft w:val="640"/>
                  <w:marRight w:val="0"/>
                  <w:marTop w:val="0"/>
                  <w:marBottom w:val="0"/>
                  <w:divBdr>
                    <w:top w:val="none" w:sz="0" w:space="0" w:color="auto"/>
                    <w:left w:val="none" w:sz="0" w:space="0" w:color="auto"/>
                    <w:bottom w:val="none" w:sz="0" w:space="0" w:color="auto"/>
                    <w:right w:val="none" w:sz="0" w:space="0" w:color="auto"/>
                  </w:divBdr>
                </w:div>
                <w:div w:id="1834561055">
                  <w:marLeft w:val="640"/>
                  <w:marRight w:val="0"/>
                  <w:marTop w:val="0"/>
                  <w:marBottom w:val="0"/>
                  <w:divBdr>
                    <w:top w:val="none" w:sz="0" w:space="0" w:color="auto"/>
                    <w:left w:val="none" w:sz="0" w:space="0" w:color="auto"/>
                    <w:bottom w:val="none" w:sz="0" w:space="0" w:color="auto"/>
                    <w:right w:val="none" w:sz="0" w:space="0" w:color="auto"/>
                  </w:divBdr>
                </w:div>
                <w:div w:id="887381451">
                  <w:marLeft w:val="640"/>
                  <w:marRight w:val="0"/>
                  <w:marTop w:val="0"/>
                  <w:marBottom w:val="0"/>
                  <w:divBdr>
                    <w:top w:val="none" w:sz="0" w:space="0" w:color="auto"/>
                    <w:left w:val="none" w:sz="0" w:space="0" w:color="auto"/>
                    <w:bottom w:val="none" w:sz="0" w:space="0" w:color="auto"/>
                    <w:right w:val="none" w:sz="0" w:space="0" w:color="auto"/>
                  </w:divBdr>
                </w:div>
                <w:div w:id="1141380817">
                  <w:marLeft w:val="640"/>
                  <w:marRight w:val="0"/>
                  <w:marTop w:val="0"/>
                  <w:marBottom w:val="0"/>
                  <w:divBdr>
                    <w:top w:val="none" w:sz="0" w:space="0" w:color="auto"/>
                    <w:left w:val="none" w:sz="0" w:space="0" w:color="auto"/>
                    <w:bottom w:val="none" w:sz="0" w:space="0" w:color="auto"/>
                    <w:right w:val="none" w:sz="0" w:space="0" w:color="auto"/>
                  </w:divBdr>
                </w:div>
                <w:div w:id="1200554364">
                  <w:marLeft w:val="640"/>
                  <w:marRight w:val="0"/>
                  <w:marTop w:val="0"/>
                  <w:marBottom w:val="0"/>
                  <w:divBdr>
                    <w:top w:val="none" w:sz="0" w:space="0" w:color="auto"/>
                    <w:left w:val="none" w:sz="0" w:space="0" w:color="auto"/>
                    <w:bottom w:val="none" w:sz="0" w:space="0" w:color="auto"/>
                    <w:right w:val="none" w:sz="0" w:space="0" w:color="auto"/>
                  </w:divBdr>
                </w:div>
                <w:div w:id="194924068">
                  <w:marLeft w:val="640"/>
                  <w:marRight w:val="0"/>
                  <w:marTop w:val="0"/>
                  <w:marBottom w:val="0"/>
                  <w:divBdr>
                    <w:top w:val="none" w:sz="0" w:space="0" w:color="auto"/>
                    <w:left w:val="none" w:sz="0" w:space="0" w:color="auto"/>
                    <w:bottom w:val="none" w:sz="0" w:space="0" w:color="auto"/>
                    <w:right w:val="none" w:sz="0" w:space="0" w:color="auto"/>
                  </w:divBdr>
                </w:div>
                <w:div w:id="156118823">
                  <w:marLeft w:val="640"/>
                  <w:marRight w:val="0"/>
                  <w:marTop w:val="0"/>
                  <w:marBottom w:val="0"/>
                  <w:divBdr>
                    <w:top w:val="none" w:sz="0" w:space="0" w:color="auto"/>
                    <w:left w:val="none" w:sz="0" w:space="0" w:color="auto"/>
                    <w:bottom w:val="none" w:sz="0" w:space="0" w:color="auto"/>
                    <w:right w:val="none" w:sz="0" w:space="0" w:color="auto"/>
                  </w:divBdr>
                </w:div>
                <w:div w:id="1812937706">
                  <w:marLeft w:val="640"/>
                  <w:marRight w:val="0"/>
                  <w:marTop w:val="0"/>
                  <w:marBottom w:val="0"/>
                  <w:divBdr>
                    <w:top w:val="none" w:sz="0" w:space="0" w:color="auto"/>
                    <w:left w:val="none" w:sz="0" w:space="0" w:color="auto"/>
                    <w:bottom w:val="none" w:sz="0" w:space="0" w:color="auto"/>
                    <w:right w:val="none" w:sz="0" w:space="0" w:color="auto"/>
                  </w:divBdr>
                </w:div>
                <w:div w:id="1246381758">
                  <w:marLeft w:val="640"/>
                  <w:marRight w:val="0"/>
                  <w:marTop w:val="0"/>
                  <w:marBottom w:val="0"/>
                  <w:divBdr>
                    <w:top w:val="none" w:sz="0" w:space="0" w:color="auto"/>
                    <w:left w:val="none" w:sz="0" w:space="0" w:color="auto"/>
                    <w:bottom w:val="none" w:sz="0" w:space="0" w:color="auto"/>
                    <w:right w:val="none" w:sz="0" w:space="0" w:color="auto"/>
                  </w:divBdr>
                </w:div>
                <w:div w:id="2003653382">
                  <w:marLeft w:val="640"/>
                  <w:marRight w:val="0"/>
                  <w:marTop w:val="0"/>
                  <w:marBottom w:val="0"/>
                  <w:divBdr>
                    <w:top w:val="none" w:sz="0" w:space="0" w:color="auto"/>
                    <w:left w:val="none" w:sz="0" w:space="0" w:color="auto"/>
                    <w:bottom w:val="none" w:sz="0" w:space="0" w:color="auto"/>
                    <w:right w:val="none" w:sz="0" w:space="0" w:color="auto"/>
                  </w:divBdr>
                </w:div>
                <w:div w:id="134684586">
                  <w:marLeft w:val="640"/>
                  <w:marRight w:val="0"/>
                  <w:marTop w:val="0"/>
                  <w:marBottom w:val="0"/>
                  <w:divBdr>
                    <w:top w:val="none" w:sz="0" w:space="0" w:color="auto"/>
                    <w:left w:val="none" w:sz="0" w:space="0" w:color="auto"/>
                    <w:bottom w:val="none" w:sz="0" w:space="0" w:color="auto"/>
                    <w:right w:val="none" w:sz="0" w:space="0" w:color="auto"/>
                  </w:divBdr>
                </w:div>
                <w:div w:id="808934036">
                  <w:marLeft w:val="640"/>
                  <w:marRight w:val="0"/>
                  <w:marTop w:val="0"/>
                  <w:marBottom w:val="0"/>
                  <w:divBdr>
                    <w:top w:val="none" w:sz="0" w:space="0" w:color="auto"/>
                    <w:left w:val="none" w:sz="0" w:space="0" w:color="auto"/>
                    <w:bottom w:val="none" w:sz="0" w:space="0" w:color="auto"/>
                    <w:right w:val="none" w:sz="0" w:space="0" w:color="auto"/>
                  </w:divBdr>
                </w:div>
                <w:div w:id="569383456">
                  <w:marLeft w:val="640"/>
                  <w:marRight w:val="0"/>
                  <w:marTop w:val="0"/>
                  <w:marBottom w:val="0"/>
                  <w:divBdr>
                    <w:top w:val="none" w:sz="0" w:space="0" w:color="auto"/>
                    <w:left w:val="none" w:sz="0" w:space="0" w:color="auto"/>
                    <w:bottom w:val="none" w:sz="0" w:space="0" w:color="auto"/>
                    <w:right w:val="none" w:sz="0" w:space="0" w:color="auto"/>
                  </w:divBdr>
                </w:div>
                <w:div w:id="2082099533">
                  <w:marLeft w:val="640"/>
                  <w:marRight w:val="0"/>
                  <w:marTop w:val="0"/>
                  <w:marBottom w:val="0"/>
                  <w:divBdr>
                    <w:top w:val="none" w:sz="0" w:space="0" w:color="auto"/>
                    <w:left w:val="none" w:sz="0" w:space="0" w:color="auto"/>
                    <w:bottom w:val="none" w:sz="0" w:space="0" w:color="auto"/>
                    <w:right w:val="none" w:sz="0" w:space="0" w:color="auto"/>
                  </w:divBdr>
                </w:div>
                <w:div w:id="2119062814">
                  <w:marLeft w:val="640"/>
                  <w:marRight w:val="0"/>
                  <w:marTop w:val="0"/>
                  <w:marBottom w:val="0"/>
                  <w:divBdr>
                    <w:top w:val="none" w:sz="0" w:space="0" w:color="auto"/>
                    <w:left w:val="none" w:sz="0" w:space="0" w:color="auto"/>
                    <w:bottom w:val="none" w:sz="0" w:space="0" w:color="auto"/>
                    <w:right w:val="none" w:sz="0" w:space="0" w:color="auto"/>
                  </w:divBdr>
                </w:div>
                <w:div w:id="1197502326">
                  <w:marLeft w:val="640"/>
                  <w:marRight w:val="0"/>
                  <w:marTop w:val="0"/>
                  <w:marBottom w:val="0"/>
                  <w:divBdr>
                    <w:top w:val="none" w:sz="0" w:space="0" w:color="auto"/>
                    <w:left w:val="none" w:sz="0" w:space="0" w:color="auto"/>
                    <w:bottom w:val="none" w:sz="0" w:space="0" w:color="auto"/>
                    <w:right w:val="none" w:sz="0" w:space="0" w:color="auto"/>
                  </w:divBdr>
                </w:div>
                <w:div w:id="1483234291">
                  <w:marLeft w:val="640"/>
                  <w:marRight w:val="0"/>
                  <w:marTop w:val="0"/>
                  <w:marBottom w:val="0"/>
                  <w:divBdr>
                    <w:top w:val="none" w:sz="0" w:space="0" w:color="auto"/>
                    <w:left w:val="none" w:sz="0" w:space="0" w:color="auto"/>
                    <w:bottom w:val="none" w:sz="0" w:space="0" w:color="auto"/>
                    <w:right w:val="none" w:sz="0" w:space="0" w:color="auto"/>
                  </w:divBdr>
                </w:div>
                <w:div w:id="1036276244">
                  <w:marLeft w:val="640"/>
                  <w:marRight w:val="0"/>
                  <w:marTop w:val="0"/>
                  <w:marBottom w:val="0"/>
                  <w:divBdr>
                    <w:top w:val="none" w:sz="0" w:space="0" w:color="auto"/>
                    <w:left w:val="none" w:sz="0" w:space="0" w:color="auto"/>
                    <w:bottom w:val="none" w:sz="0" w:space="0" w:color="auto"/>
                    <w:right w:val="none" w:sz="0" w:space="0" w:color="auto"/>
                  </w:divBdr>
                </w:div>
                <w:div w:id="1909222081">
                  <w:marLeft w:val="640"/>
                  <w:marRight w:val="0"/>
                  <w:marTop w:val="0"/>
                  <w:marBottom w:val="0"/>
                  <w:divBdr>
                    <w:top w:val="none" w:sz="0" w:space="0" w:color="auto"/>
                    <w:left w:val="none" w:sz="0" w:space="0" w:color="auto"/>
                    <w:bottom w:val="none" w:sz="0" w:space="0" w:color="auto"/>
                    <w:right w:val="none" w:sz="0" w:space="0" w:color="auto"/>
                  </w:divBdr>
                </w:div>
                <w:div w:id="569656407">
                  <w:marLeft w:val="640"/>
                  <w:marRight w:val="0"/>
                  <w:marTop w:val="0"/>
                  <w:marBottom w:val="0"/>
                  <w:divBdr>
                    <w:top w:val="none" w:sz="0" w:space="0" w:color="auto"/>
                    <w:left w:val="none" w:sz="0" w:space="0" w:color="auto"/>
                    <w:bottom w:val="none" w:sz="0" w:space="0" w:color="auto"/>
                    <w:right w:val="none" w:sz="0" w:space="0" w:color="auto"/>
                  </w:divBdr>
                </w:div>
                <w:div w:id="1059204404">
                  <w:marLeft w:val="640"/>
                  <w:marRight w:val="0"/>
                  <w:marTop w:val="0"/>
                  <w:marBottom w:val="0"/>
                  <w:divBdr>
                    <w:top w:val="none" w:sz="0" w:space="0" w:color="auto"/>
                    <w:left w:val="none" w:sz="0" w:space="0" w:color="auto"/>
                    <w:bottom w:val="none" w:sz="0" w:space="0" w:color="auto"/>
                    <w:right w:val="none" w:sz="0" w:space="0" w:color="auto"/>
                  </w:divBdr>
                </w:div>
                <w:div w:id="1497257963">
                  <w:marLeft w:val="640"/>
                  <w:marRight w:val="0"/>
                  <w:marTop w:val="0"/>
                  <w:marBottom w:val="0"/>
                  <w:divBdr>
                    <w:top w:val="none" w:sz="0" w:space="0" w:color="auto"/>
                    <w:left w:val="none" w:sz="0" w:space="0" w:color="auto"/>
                    <w:bottom w:val="none" w:sz="0" w:space="0" w:color="auto"/>
                    <w:right w:val="none" w:sz="0" w:space="0" w:color="auto"/>
                  </w:divBdr>
                </w:div>
                <w:div w:id="1671522865">
                  <w:marLeft w:val="640"/>
                  <w:marRight w:val="0"/>
                  <w:marTop w:val="0"/>
                  <w:marBottom w:val="0"/>
                  <w:divBdr>
                    <w:top w:val="none" w:sz="0" w:space="0" w:color="auto"/>
                    <w:left w:val="none" w:sz="0" w:space="0" w:color="auto"/>
                    <w:bottom w:val="none" w:sz="0" w:space="0" w:color="auto"/>
                    <w:right w:val="none" w:sz="0" w:space="0" w:color="auto"/>
                  </w:divBdr>
                </w:div>
                <w:div w:id="729304356">
                  <w:marLeft w:val="640"/>
                  <w:marRight w:val="0"/>
                  <w:marTop w:val="0"/>
                  <w:marBottom w:val="0"/>
                  <w:divBdr>
                    <w:top w:val="none" w:sz="0" w:space="0" w:color="auto"/>
                    <w:left w:val="none" w:sz="0" w:space="0" w:color="auto"/>
                    <w:bottom w:val="none" w:sz="0" w:space="0" w:color="auto"/>
                    <w:right w:val="none" w:sz="0" w:space="0" w:color="auto"/>
                  </w:divBdr>
                </w:div>
                <w:div w:id="149298049">
                  <w:marLeft w:val="640"/>
                  <w:marRight w:val="0"/>
                  <w:marTop w:val="0"/>
                  <w:marBottom w:val="0"/>
                  <w:divBdr>
                    <w:top w:val="none" w:sz="0" w:space="0" w:color="auto"/>
                    <w:left w:val="none" w:sz="0" w:space="0" w:color="auto"/>
                    <w:bottom w:val="none" w:sz="0" w:space="0" w:color="auto"/>
                    <w:right w:val="none" w:sz="0" w:space="0" w:color="auto"/>
                  </w:divBdr>
                </w:div>
                <w:div w:id="807475002">
                  <w:marLeft w:val="640"/>
                  <w:marRight w:val="0"/>
                  <w:marTop w:val="0"/>
                  <w:marBottom w:val="0"/>
                  <w:divBdr>
                    <w:top w:val="none" w:sz="0" w:space="0" w:color="auto"/>
                    <w:left w:val="none" w:sz="0" w:space="0" w:color="auto"/>
                    <w:bottom w:val="none" w:sz="0" w:space="0" w:color="auto"/>
                    <w:right w:val="none" w:sz="0" w:space="0" w:color="auto"/>
                  </w:divBdr>
                </w:div>
                <w:div w:id="433208347">
                  <w:marLeft w:val="640"/>
                  <w:marRight w:val="0"/>
                  <w:marTop w:val="0"/>
                  <w:marBottom w:val="0"/>
                  <w:divBdr>
                    <w:top w:val="none" w:sz="0" w:space="0" w:color="auto"/>
                    <w:left w:val="none" w:sz="0" w:space="0" w:color="auto"/>
                    <w:bottom w:val="none" w:sz="0" w:space="0" w:color="auto"/>
                    <w:right w:val="none" w:sz="0" w:space="0" w:color="auto"/>
                  </w:divBdr>
                </w:div>
                <w:div w:id="1825511815">
                  <w:marLeft w:val="640"/>
                  <w:marRight w:val="0"/>
                  <w:marTop w:val="0"/>
                  <w:marBottom w:val="0"/>
                  <w:divBdr>
                    <w:top w:val="none" w:sz="0" w:space="0" w:color="auto"/>
                    <w:left w:val="none" w:sz="0" w:space="0" w:color="auto"/>
                    <w:bottom w:val="none" w:sz="0" w:space="0" w:color="auto"/>
                    <w:right w:val="none" w:sz="0" w:space="0" w:color="auto"/>
                  </w:divBdr>
                </w:div>
                <w:div w:id="2145926302">
                  <w:marLeft w:val="640"/>
                  <w:marRight w:val="0"/>
                  <w:marTop w:val="0"/>
                  <w:marBottom w:val="0"/>
                  <w:divBdr>
                    <w:top w:val="none" w:sz="0" w:space="0" w:color="auto"/>
                    <w:left w:val="none" w:sz="0" w:space="0" w:color="auto"/>
                    <w:bottom w:val="none" w:sz="0" w:space="0" w:color="auto"/>
                    <w:right w:val="none" w:sz="0" w:space="0" w:color="auto"/>
                  </w:divBdr>
                </w:div>
                <w:div w:id="1965235267">
                  <w:marLeft w:val="640"/>
                  <w:marRight w:val="0"/>
                  <w:marTop w:val="0"/>
                  <w:marBottom w:val="0"/>
                  <w:divBdr>
                    <w:top w:val="none" w:sz="0" w:space="0" w:color="auto"/>
                    <w:left w:val="none" w:sz="0" w:space="0" w:color="auto"/>
                    <w:bottom w:val="none" w:sz="0" w:space="0" w:color="auto"/>
                    <w:right w:val="none" w:sz="0" w:space="0" w:color="auto"/>
                  </w:divBdr>
                </w:div>
                <w:div w:id="1272856392">
                  <w:marLeft w:val="640"/>
                  <w:marRight w:val="0"/>
                  <w:marTop w:val="0"/>
                  <w:marBottom w:val="0"/>
                  <w:divBdr>
                    <w:top w:val="none" w:sz="0" w:space="0" w:color="auto"/>
                    <w:left w:val="none" w:sz="0" w:space="0" w:color="auto"/>
                    <w:bottom w:val="none" w:sz="0" w:space="0" w:color="auto"/>
                    <w:right w:val="none" w:sz="0" w:space="0" w:color="auto"/>
                  </w:divBdr>
                </w:div>
                <w:div w:id="1443114043">
                  <w:marLeft w:val="640"/>
                  <w:marRight w:val="0"/>
                  <w:marTop w:val="0"/>
                  <w:marBottom w:val="0"/>
                  <w:divBdr>
                    <w:top w:val="none" w:sz="0" w:space="0" w:color="auto"/>
                    <w:left w:val="none" w:sz="0" w:space="0" w:color="auto"/>
                    <w:bottom w:val="none" w:sz="0" w:space="0" w:color="auto"/>
                    <w:right w:val="none" w:sz="0" w:space="0" w:color="auto"/>
                  </w:divBdr>
                </w:div>
                <w:div w:id="452019641">
                  <w:marLeft w:val="640"/>
                  <w:marRight w:val="0"/>
                  <w:marTop w:val="0"/>
                  <w:marBottom w:val="0"/>
                  <w:divBdr>
                    <w:top w:val="none" w:sz="0" w:space="0" w:color="auto"/>
                    <w:left w:val="none" w:sz="0" w:space="0" w:color="auto"/>
                    <w:bottom w:val="none" w:sz="0" w:space="0" w:color="auto"/>
                    <w:right w:val="none" w:sz="0" w:space="0" w:color="auto"/>
                  </w:divBdr>
                </w:div>
                <w:div w:id="1864006131">
                  <w:marLeft w:val="640"/>
                  <w:marRight w:val="0"/>
                  <w:marTop w:val="0"/>
                  <w:marBottom w:val="0"/>
                  <w:divBdr>
                    <w:top w:val="none" w:sz="0" w:space="0" w:color="auto"/>
                    <w:left w:val="none" w:sz="0" w:space="0" w:color="auto"/>
                    <w:bottom w:val="none" w:sz="0" w:space="0" w:color="auto"/>
                    <w:right w:val="none" w:sz="0" w:space="0" w:color="auto"/>
                  </w:divBdr>
                </w:div>
                <w:div w:id="378936316">
                  <w:marLeft w:val="640"/>
                  <w:marRight w:val="0"/>
                  <w:marTop w:val="0"/>
                  <w:marBottom w:val="0"/>
                  <w:divBdr>
                    <w:top w:val="none" w:sz="0" w:space="0" w:color="auto"/>
                    <w:left w:val="none" w:sz="0" w:space="0" w:color="auto"/>
                    <w:bottom w:val="none" w:sz="0" w:space="0" w:color="auto"/>
                    <w:right w:val="none" w:sz="0" w:space="0" w:color="auto"/>
                  </w:divBdr>
                </w:div>
                <w:div w:id="1937519510">
                  <w:marLeft w:val="640"/>
                  <w:marRight w:val="0"/>
                  <w:marTop w:val="0"/>
                  <w:marBottom w:val="0"/>
                  <w:divBdr>
                    <w:top w:val="none" w:sz="0" w:space="0" w:color="auto"/>
                    <w:left w:val="none" w:sz="0" w:space="0" w:color="auto"/>
                    <w:bottom w:val="none" w:sz="0" w:space="0" w:color="auto"/>
                    <w:right w:val="none" w:sz="0" w:space="0" w:color="auto"/>
                  </w:divBdr>
                </w:div>
              </w:divsChild>
            </w:div>
            <w:div w:id="1314145636">
              <w:marLeft w:val="0"/>
              <w:marRight w:val="0"/>
              <w:marTop w:val="0"/>
              <w:marBottom w:val="0"/>
              <w:divBdr>
                <w:top w:val="none" w:sz="0" w:space="0" w:color="auto"/>
                <w:left w:val="none" w:sz="0" w:space="0" w:color="auto"/>
                <w:bottom w:val="none" w:sz="0" w:space="0" w:color="auto"/>
                <w:right w:val="none" w:sz="0" w:space="0" w:color="auto"/>
              </w:divBdr>
              <w:divsChild>
                <w:div w:id="655450812">
                  <w:marLeft w:val="640"/>
                  <w:marRight w:val="0"/>
                  <w:marTop w:val="0"/>
                  <w:marBottom w:val="0"/>
                  <w:divBdr>
                    <w:top w:val="none" w:sz="0" w:space="0" w:color="auto"/>
                    <w:left w:val="none" w:sz="0" w:space="0" w:color="auto"/>
                    <w:bottom w:val="none" w:sz="0" w:space="0" w:color="auto"/>
                    <w:right w:val="none" w:sz="0" w:space="0" w:color="auto"/>
                  </w:divBdr>
                </w:div>
                <w:div w:id="1120219586">
                  <w:marLeft w:val="640"/>
                  <w:marRight w:val="0"/>
                  <w:marTop w:val="0"/>
                  <w:marBottom w:val="0"/>
                  <w:divBdr>
                    <w:top w:val="none" w:sz="0" w:space="0" w:color="auto"/>
                    <w:left w:val="none" w:sz="0" w:space="0" w:color="auto"/>
                    <w:bottom w:val="none" w:sz="0" w:space="0" w:color="auto"/>
                    <w:right w:val="none" w:sz="0" w:space="0" w:color="auto"/>
                  </w:divBdr>
                </w:div>
                <w:div w:id="978458887">
                  <w:marLeft w:val="640"/>
                  <w:marRight w:val="0"/>
                  <w:marTop w:val="0"/>
                  <w:marBottom w:val="0"/>
                  <w:divBdr>
                    <w:top w:val="none" w:sz="0" w:space="0" w:color="auto"/>
                    <w:left w:val="none" w:sz="0" w:space="0" w:color="auto"/>
                    <w:bottom w:val="none" w:sz="0" w:space="0" w:color="auto"/>
                    <w:right w:val="none" w:sz="0" w:space="0" w:color="auto"/>
                  </w:divBdr>
                </w:div>
                <w:div w:id="29574842">
                  <w:marLeft w:val="640"/>
                  <w:marRight w:val="0"/>
                  <w:marTop w:val="0"/>
                  <w:marBottom w:val="0"/>
                  <w:divBdr>
                    <w:top w:val="none" w:sz="0" w:space="0" w:color="auto"/>
                    <w:left w:val="none" w:sz="0" w:space="0" w:color="auto"/>
                    <w:bottom w:val="none" w:sz="0" w:space="0" w:color="auto"/>
                    <w:right w:val="none" w:sz="0" w:space="0" w:color="auto"/>
                  </w:divBdr>
                </w:div>
                <w:div w:id="644092655">
                  <w:marLeft w:val="640"/>
                  <w:marRight w:val="0"/>
                  <w:marTop w:val="0"/>
                  <w:marBottom w:val="0"/>
                  <w:divBdr>
                    <w:top w:val="none" w:sz="0" w:space="0" w:color="auto"/>
                    <w:left w:val="none" w:sz="0" w:space="0" w:color="auto"/>
                    <w:bottom w:val="none" w:sz="0" w:space="0" w:color="auto"/>
                    <w:right w:val="none" w:sz="0" w:space="0" w:color="auto"/>
                  </w:divBdr>
                </w:div>
                <w:div w:id="1631744659">
                  <w:marLeft w:val="640"/>
                  <w:marRight w:val="0"/>
                  <w:marTop w:val="0"/>
                  <w:marBottom w:val="0"/>
                  <w:divBdr>
                    <w:top w:val="none" w:sz="0" w:space="0" w:color="auto"/>
                    <w:left w:val="none" w:sz="0" w:space="0" w:color="auto"/>
                    <w:bottom w:val="none" w:sz="0" w:space="0" w:color="auto"/>
                    <w:right w:val="none" w:sz="0" w:space="0" w:color="auto"/>
                  </w:divBdr>
                </w:div>
                <w:div w:id="1532108933">
                  <w:marLeft w:val="640"/>
                  <w:marRight w:val="0"/>
                  <w:marTop w:val="0"/>
                  <w:marBottom w:val="0"/>
                  <w:divBdr>
                    <w:top w:val="none" w:sz="0" w:space="0" w:color="auto"/>
                    <w:left w:val="none" w:sz="0" w:space="0" w:color="auto"/>
                    <w:bottom w:val="none" w:sz="0" w:space="0" w:color="auto"/>
                    <w:right w:val="none" w:sz="0" w:space="0" w:color="auto"/>
                  </w:divBdr>
                </w:div>
                <w:div w:id="1836653178">
                  <w:marLeft w:val="640"/>
                  <w:marRight w:val="0"/>
                  <w:marTop w:val="0"/>
                  <w:marBottom w:val="0"/>
                  <w:divBdr>
                    <w:top w:val="none" w:sz="0" w:space="0" w:color="auto"/>
                    <w:left w:val="none" w:sz="0" w:space="0" w:color="auto"/>
                    <w:bottom w:val="none" w:sz="0" w:space="0" w:color="auto"/>
                    <w:right w:val="none" w:sz="0" w:space="0" w:color="auto"/>
                  </w:divBdr>
                </w:div>
                <w:div w:id="1412312505">
                  <w:marLeft w:val="640"/>
                  <w:marRight w:val="0"/>
                  <w:marTop w:val="0"/>
                  <w:marBottom w:val="0"/>
                  <w:divBdr>
                    <w:top w:val="none" w:sz="0" w:space="0" w:color="auto"/>
                    <w:left w:val="none" w:sz="0" w:space="0" w:color="auto"/>
                    <w:bottom w:val="none" w:sz="0" w:space="0" w:color="auto"/>
                    <w:right w:val="none" w:sz="0" w:space="0" w:color="auto"/>
                  </w:divBdr>
                </w:div>
                <w:div w:id="1231424177">
                  <w:marLeft w:val="640"/>
                  <w:marRight w:val="0"/>
                  <w:marTop w:val="0"/>
                  <w:marBottom w:val="0"/>
                  <w:divBdr>
                    <w:top w:val="none" w:sz="0" w:space="0" w:color="auto"/>
                    <w:left w:val="none" w:sz="0" w:space="0" w:color="auto"/>
                    <w:bottom w:val="none" w:sz="0" w:space="0" w:color="auto"/>
                    <w:right w:val="none" w:sz="0" w:space="0" w:color="auto"/>
                  </w:divBdr>
                </w:div>
                <w:div w:id="276639407">
                  <w:marLeft w:val="640"/>
                  <w:marRight w:val="0"/>
                  <w:marTop w:val="0"/>
                  <w:marBottom w:val="0"/>
                  <w:divBdr>
                    <w:top w:val="none" w:sz="0" w:space="0" w:color="auto"/>
                    <w:left w:val="none" w:sz="0" w:space="0" w:color="auto"/>
                    <w:bottom w:val="none" w:sz="0" w:space="0" w:color="auto"/>
                    <w:right w:val="none" w:sz="0" w:space="0" w:color="auto"/>
                  </w:divBdr>
                </w:div>
                <w:div w:id="1848865850">
                  <w:marLeft w:val="640"/>
                  <w:marRight w:val="0"/>
                  <w:marTop w:val="0"/>
                  <w:marBottom w:val="0"/>
                  <w:divBdr>
                    <w:top w:val="none" w:sz="0" w:space="0" w:color="auto"/>
                    <w:left w:val="none" w:sz="0" w:space="0" w:color="auto"/>
                    <w:bottom w:val="none" w:sz="0" w:space="0" w:color="auto"/>
                    <w:right w:val="none" w:sz="0" w:space="0" w:color="auto"/>
                  </w:divBdr>
                </w:div>
                <w:div w:id="246185777">
                  <w:marLeft w:val="640"/>
                  <w:marRight w:val="0"/>
                  <w:marTop w:val="0"/>
                  <w:marBottom w:val="0"/>
                  <w:divBdr>
                    <w:top w:val="none" w:sz="0" w:space="0" w:color="auto"/>
                    <w:left w:val="none" w:sz="0" w:space="0" w:color="auto"/>
                    <w:bottom w:val="none" w:sz="0" w:space="0" w:color="auto"/>
                    <w:right w:val="none" w:sz="0" w:space="0" w:color="auto"/>
                  </w:divBdr>
                </w:div>
                <w:div w:id="212884589">
                  <w:marLeft w:val="640"/>
                  <w:marRight w:val="0"/>
                  <w:marTop w:val="0"/>
                  <w:marBottom w:val="0"/>
                  <w:divBdr>
                    <w:top w:val="none" w:sz="0" w:space="0" w:color="auto"/>
                    <w:left w:val="none" w:sz="0" w:space="0" w:color="auto"/>
                    <w:bottom w:val="none" w:sz="0" w:space="0" w:color="auto"/>
                    <w:right w:val="none" w:sz="0" w:space="0" w:color="auto"/>
                  </w:divBdr>
                </w:div>
                <w:div w:id="1670786752">
                  <w:marLeft w:val="640"/>
                  <w:marRight w:val="0"/>
                  <w:marTop w:val="0"/>
                  <w:marBottom w:val="0"/>
                  <w:divBdr>
                    <w:top w:val="none" w:sz="0" w:space="0" w:color="auto"/>
                    <w:left w:val="none" w:sz="0" w:space="0" w:color="auto"/>
                    <w:bottom w:val="none" w:sz="0" w:space="0" w:color="auto"/>
                    <w:right w:val="none" w:sz="0" w:space="0" w:color="auto"/>
                  </w:divBdr>
                </w:div>
                <w:div w:id="2046635757">
                  <w:marLeft w:val="640"/>
                  <w:marRight w:val="0"/>
                  <w:marTop w:val="0"/>
                  <w:marBottom w:val="0"/>
                  <w:divBdr>
                    <w:top w:val="none" w:sz="0" w:space="0" w:color="auto"/>
                    <w:left w:val="none" w:sz="0" w:space="0" w:color="auto"/>
                    <w:bottom w:val="none" w:sz="0" w:space="0" w:color="auto"/>
                    <w:right w:val="none" w:sz="0" w:space="0" w:color="auto"/>
                  </w:divBdr>
                </w:div>
                <w:div w:id="1099259676">
                  <w:marLeft w:val="640"/>
                  <w:marRight w:val="0"/>
                  <w:marTop w:val="0"/>
                  <w:marBottom w:val="0"/>
                  <w:divBdr>
                    <w:top w:val="none" w:sz="0" w:space="0" w:color="auto"/>
                    <w:left w:val="none" w:sz="0" w:space="0" w:color="auto"/>
                    <w:bottom w:val="none" w:sz="0" w:space="0" w:color="auto"/>
                    <w:right w:val="none" w:sz="0" w:space="0" w:color="auto"/>
                  </w:divBdr>
                </w:div>
                <w:div w:id="1971940537">
                  <w:marLeft w:val="640"/>
                  <w:marRight w:val="0"/>
                  <w:marTop w:val="0"/>
                  <w:marBottom w:val="0"/>
                  <w:divBdr>
                    <w:top w:val="none" w:sz="0" w:space="0" w:color="auto"/>
                    <w:left w:val="none" w:sz="0" w:space="0" w:color="auto"/>
                    <w:bottom w:val="none" w:sz="0" w:space="0" w:color="auto"/>
                    <w:right w:val="none" w:sz="0" w:space="0" w:color="auto"/>
                  </w:divBdr>
                </w:div>
                <w:div w:id="2026637700">
                  <w:marLeft w:val="640"/>
                  <w:marRight w:val="0"/>
                  <w:marTop w:val="0"/>
                  <w:marBottom w:val="0"/>
                  <w:divBdr>
                    <w:top w:val="none" w:sz="0" w:space="0" w:color="auto"/>
                    <w:left w:val="none" w:sz="0" w:space="0" w:color="auto"/>
                    <w:bottom w:val="none" w:sz="0" w:space="0" w:color="auto"/>
                    <w:right w:val="none" w:sz="0" w:space="0" w:color="auto"/>
                  </w:divBdr>
                </w:div>
                <w:div w:id="1879467367">
                  <w:marLeft w:val="640"/>
                  <w:marRight w:val="0"/>
                  <w:marTop w:val="0"/>
                  <w:marBottom w:val="0"/>
                  <w:divBdr>
                    <w:top w:val="none" w:sz="0" w:space="0" w:color="auto"/>
                    <w:left w:val="none" w:sz="0" w:space="0" w:color="auto"/>
                    <w:bottom w:val="none" w:sz="0" w:space="0" w:color="auto"/>
                    <w:right w:val="none" w:sz="0" w:space="0" w:color="auto"/>
                  </w:divBdr>
                </w:div>
                <w:div w:id="1993093793">
                  <w:marLeft w:val="640"/>
                  <w:marRight w:val="0"/>
                  <w:marTop w:val="0"/>
                  <w:marBottom w:val="0"/>
                  <w:divBdr>
                    <w:top w:val="none" w:sz="0" w:space="0" w:color="auto"/>
                    <w:left w:val="none" w:sz="0" w:space="0" w:color="auto"/>
                    <w:bottom w:val="none" w:sz="0" w:space="0" w:color="auto"/>
                    <w:right w:val="none" w:sz="0" w:space="0" w:color="auto"/>
                  </w:divBdr>
                </w:div>
                <w:div w:id="6292143">
                  <w:marLeft w:val="640"/>
                  <w:marRight w:val="0"/>
                  <w:marTop w:val="0"/>
                  <w:marBottom w:val="0"/>
                  <w:divBdr>
                    <w:top w:val="none" w:sz="0" w:space="0" w:color="auto"/>
                    <w:left w:val="none" w:sz="0" w:space="0" w:color="auto"/>
                    <w:bottom w:val="none" w:sz="0" w:space="0" w:color="auto"/>
                    <w:right w:val="none" w:sz="0" w:space="0" w:color="auto"/>
                  </w:divBdr>
                </w:div>
                <w:div w:id="1422680621">
                  <w:marLeft w:val="640"/>
                  <w:marRight w:val="0"/>
                  <w:marTop w:val="0"/>
                  <w:marBottom w:val="0"/>
                  <w:divBdr>
                    <w:top w:val="none" w:sz="0" w:space="0" w:color="auto"/>
                    <w:left w:val="none" w:sz="0" w:space="0" w:color="auto"/>
                    <w:bottom w:val="none" w:sz="0" w:space="0" w:color="auto"/>
                    <w:right w:val="none" w:sz="0" w:space="0" w:color="auto"/>
                  </w:divBdr>
                </w:div>
                <w:div w:id="1285849035">
                  <w:marLeft w:val="640"/>
                  <w:marRight w:val="0"/>
                  <w:marTop w:val="0"/>
                  <w:marBottom w:val="0"/>
                  <w:divBdr>
                    <w:top w:val="none" w:sz="0" w:space="0" w:color="auto"/>
                    <w:left w:val="none" w:sz="0" w:space="0" w:color="auto"/>
                    <w:bottom w:val="none" w:sz="0" w:space="0" w:color="auto"/>
                    <w:right w:val="none" w:sz="0" w:space="0" w:color="auto"/>
                  </w:divBdr>
                </w:div>
                <w:div w:id="283077785">
                  <w:marLeft w:val="640"/>
                  <w:marRight w:val="0"/>
                  <w:marTop w:val="0"/>
                  <w:marBottom w:val="0"/>
                  <w:divBdr>
                    <w:top w:val="none" w:sz="0" w:space="0" w:color="auto"/>
                    <w:left w:val="none" w:sz="0" w:space="0" w:color="auto"/>
                    <w:bottom w:val="none" w:sz="0" w:space="0" w:color="auto"/>
                    <w:right w:val="none" w:sz="0" w:space="0" w:color="auto"/>
                  </w:divBdr>
                </w:div>
                <w:div w:id="1704015702">
                  <w:marLeft w:val="640"/>
                  <w:marRight w:val="0"/>
                  <w:marTop w:val="0"/>
                  <w:marBottom w:val="0"/>
                  <w:divBdr>
                    <w:top w:val="none" w:sz="0" w:space="0" w:color="auto"/>
                    <w:left w:val="none" w:sz="0" w:space="0" w:color="auto"/>
                    <w:bottom w:val="none" w:sz="0" w:space="0" w:color="auto"/>
                    <w:right w:val="none" w:sz="0" w:space="0" w:color="auto"/>
                  </w:divBdr>
                </w:div>
                <w:div w:id="397285717">
                  <w:marLeft w:val="640"/>
                  <w:marRight w:val="0"/>
                  <w:marTop w:val="0"/>
                  <w:marBottom w:val="0"/>
                  <w:divBdr>
                    <w:top w:val="none" w:sz="0" w:space="0" w:color="auto"/>
                    <w:left w:val="none" w:sz="0" w:space="0" w:color="auto"/>
                    <w:bottom w:val="none" w:sz="0" w:space="0" w:color="auto"/>
                    <w:right w:val="none" w:sz="0" w:space="0" w:color="auto"/>
                  </w:divBdr>
                </w:div>
                <w:div w:id="1052002024">
                  <w:marLeft w:val="640"/>
                  <w:marRight w:val="0"/>
                  <w:marTop w:val="0"/>
                  <w:marBottom w:val="0"/>
                  <w:divBdr>
                    <w:top w:val="none" w:sz="0" w:space="0" w:color="auto"/>
                    <w:left w:val="none" w:sz="0" w:space="0" w:color="auto"/>
                    <w:bottom w:val="none" w:sz="0" w:space="0" w:color="auto"/>
                    <w:right w:val="none" w:sz="0" w:space="0" w:color="auto"/>
                  </w:divBdr>
                </w:div>
                <w:div w:id="108163217">
                  <w:marLeft w:val="640"/>
                  <w:marRight w:val="0"/>
                  <w:marTop w:val="0"/>
                  <w:marBottom w:val="0"/>
                  <w:divBdr>
                    <w:top w:val="none" w:sz="0" w:space="0" w:color="auto"/>
                    <w:left w:val="none" w:sz="0" w:space="0" w:color="auto"/>
                    <w:bottom w:val="none" w:sz="0" w:space="0" w:color="auto"/>
                    <w:right w:val="none" w:sz="0" w:space="0" w:color="auto"/>
                  </w:divBdr>
                </w:div>
                <w:div w:id="1725055567">
                  <w:marLeft w:val="640"/>
                  <w:marRight w:val="0"/>
                  <w:marTop w:val="0"/>
                  <w:marBottom w:val="0"/>
                  <w:divBdr>
                    <w:top w:val="none" w:sz="0" w:space="0" w:color="auto"/>
                    <w:left w:val="none" w:sz="0" w:space="0" w:color="auto"/>
                    <w:bottom w:val="none" w:sz="0" w:space="0" w:color="auto"/>
                    <w:right w:val="none" w:sz="0" w:space="0" w:color="auto"/>
                  </w:divBdr>
                </w:div>
                <w:div w:id="240218916">
                  <w:marLeft w:val="640"/>
                  <w:marRight w:val="0"/>
                  <w:marTop w:val="0"/>
                  <w:marBottom w:val="0"/>
                  <w:divBdr>
                    <w:top w:val="none" w:sz="0" w:space="0" w:color="auto"/>
                    <w:left w:val="none" w:sz="0" w:space="0" w:color="auto"/>
                    <w:bottom w:val="none" w:sz="0" w:space="0" w:color="auto"/>
                    <w:right w:val="none" w:sz="0" w:space="0" w:color="auto"/>
                  </w:divBdr>
                </w:div>
                <w:div w:id="467666473">
                  <w:marLeft w:val="640"/>
                  <w:marRight w:val="0"/>
                  <w:marTop w:val="0"/>
                  <w:marBottom w:val="0"/>
                  <w:divBdr>
                    <w:top w:val="none" w:sz="0" w:space="0" w:color="auto"/>
                    <w:left w:val="none" w:sz="0" w:space="0" w:color="auto"/>
                    <w:bottom w:val="none" w:sz="0" w:space="0" w:color="auto"/>
                    <w:right w:val="none" w:sz="0" w:space="0" w:color="auto"/>
                  </w:divBdr>
                </w:div>
                <w:div w:id="1741827246">
                  <w:marLeft w:val="640"/>
                  <w:marRight w:val="0"/>
                  <w:marTop w:val="0"/>
                  <w:marBottom w:val="0"/>
                  <w:divBdr>
                    <w:top w:val="none" w:sz="0" w:space="0" w:color="auto"/>
                    <w:left w:val="none" w:sz="0" w:space="0" w:color="auto"/>
                    <w:bottom w:val="none" w:sz="0" w:space="0" w:color="auto"/>
                    <w:right w:val="none" w:sz="0" w:space="0" w:color="auto"/>
                  </w:divBdr>
                </w:div>
                <w:div w:id="118456129">
                  <w:marLeft w:val="640"/>
                  <w:marRight w:val="0"/>
                  <w:marTop w:val="0"/>
                  <w:marBottom w:val="0"/>
                  <w:divBdr>
                    <w:top w:val="none" w:sz="0" w:space="0" w:color="auto"/>
                    <w:left w:val="none" w:sz="0" w:space="0" w:color="auto"/>
                    <w:bottom w:val="none" w:sz="0" w:space="0" w:color="auto"/>
                    <w:right w:val="none" w:sz="0" w:space="0" w:color="auto"/>
                  </w:divBdr>
                </w:div>
                <w:div w:id="455101040">
                  <w:marLeft w:val="640"/>
                  <w:marRight w:val="0"/>
                  <w:marTop w:val="0"/>
                  <w:marBottom w:val="0"/>
                  <w:divBdr>
                    <w:top w:val="none" w:sz="0" w:space="0" w:color="auto"/>
                    <w:left w:val="none" w:sz="0" w:space="0" w:color="auto"/>
                    <w:bottom w:val="none" w:sz="0" w:space="0" w:color="auto"/>
                    <w:right w:val="none" w:sz="0" w:space="0" w:color="auto"/>
                  </w:divBdr>
                </w:div>
                <w:div w:id="1520777176">
                  <w:marLeft w:val="640"/>
                  <w:marRight w:val="0"/>
                  <w:marTop w:val="0"/>
                  <w:marBottom w:val="0"/>
                  <w:divBdr>
                    <w:top w:val="none" w:sz="0" w:space="0" w:color="auto"/>
                    <w:left w:val="none" w:sz="0" w:space="0" w:color="auto"/>
                    <w:bottom w:val="none" w:sz="0" w:space="0" w:color="auto"/>
                    <w:right w:val="none" w:sz="0" w:space="0" w:color="auto"/>
                  </w:divBdr>
                </w:div>
                <w:div w:id="265112623">
                  <w:marLeft w:val="640"/>
                  <w:marRight w:val="0"/>
                  <w:marTop w:val="0"/>
                  <w:marBottom w:val="0"/>
                  <w:divBdr>
                    <w:top w:val="none" w:sz="0" w:space="0" w:color="auto"/>
                    <w:left w:val="none" w:sz="0" w:space="0" w:color="auto"/>
                    <w:bottom w:val="none" w:sz="0" w:space="0" w:color="auto"/>
                    <w:right w:val="none" w:sz="0" w:space="0" w:color="auto"/>
                  </w:divBdr>
                </w:div>
                <w:div w:id="71854708">
                  <w:marLeft w:val="640"/>
                  <w:marRight w:val="0"/>
                  <w:marTop w:val="0"/>
                  <w:marBottom w:val="0"/>
                  <w:divBdr>
                    <w:top w:val="none" w:sz="0" w:space="0" w:color="auto"/>
                    <w:left w:val="none" w:sz="0" w:space="0" w:color="auto"/>
                    <w:bottom w:val="none" w:sz="0" w:space="0" w:color="auto"/>
                    <w:right w:val="none" w:sz="0" w:space="0" w:color="auto"/>
                  </w:divBdr>
                </w:div>
                <w:div w:id="1033388690">
                  <w:marLeft w:val="640"/>
                  <w:marRight w:val="0"/>
                  <w:marTop w:val="0"/>
                  <w:marBottom w:val="0"/>
                  <w:divBdr>
                    <w:top w:val="none" w:sz="0" w:space="0" w:color="auto"/>
                    <w:left w:val="none" w:sz="0" w:space="0" w:color="auto"/>
                    <w:bottom w:val="none" w:sz="0" w:space="0" w:color="auto"/>
                    <w:right w:val="none" w:sz="0" w:space="0" w:color="auto"/>
                  </w:divBdr>
                </w:div>
                <w:div w:id="1231187554">
                  <w:marLeft w:val="640"/>
                  <w:marRight w:val="0"/>
                  <w:marTop w:val="0"/>
                  <w:marBottom w:val="0"/>
                  <w:divBdr>
                    <w:top w:val="none" w:sz="0" w:space="0" w:color="auto"/>
                    <w:left w:val="none" w:sz="0" w:space="0" w:color="auto"/>
                    <w:bottom w:val="none" w:sz="0" w:space="0" w:color="auto"/>
                    <w:right w:val="none" w:sz="0" w:space="0" w:color="auto"/>
                  </w:divBdr>
                </w:div>
                <w:div w:id="2066250562">
                  <w:marLeft w:val="640"/>
                  <w:marRight w:val="0"/>
                  <w:marTop w:val="0"/>
                  <w:marBottom w:val="0"/>
                  <w:divBdr>
                    <w:top w:val="none" w:sz="0" w:space="0" w:color="auto"/>
                    <w:left w:val="none" w:sz="0" w:space="0" w:color="auto"/>
                    <w:bottom w:val="none" w:sz="0" w:space="0" w:color="auto"/>
                    <w:right w:val="none" w:sz="0" w:space="0" w:color="auto"/>
                  </w:divBdr>
                </w:div>
                <w:div w:id="1953515826">
                  <w:marLeft w:val="640"/>
                  <w:marRight w:val="0"/>
                  <w:marTop w:val="0"/>
                  <w:marBottom w:val="0"/>
                  <w:divBdr>
                    <w:top w:val="none" w:sz="0" w:space="0" w:color="auto"/>
                    <w:left w:val="none" w:sz="0" w:space="0" w:color="auto"/>
                    <w:bottom w:val="none" w:sz="0" w:space="0" w:color="auto"/>
                    <w:right w:val="none" w:sz="0" w:space="0" w:color="auto"/>
                  </w:divBdr>
                </w:div>
                <w:div w:id="1575697599">
                  <w:marLeft w:val="640"/>
                  <w:marRight w:val="0"/>
                  <w:marTop w:val="0"/>
                  <w:marBottom w:val="0"/>
                  <w:divBdr>
                    <w:top w:val="none" w:sz="0" w:space="0" w:color="auto"/>
                    <w:left w:val="none" w:sz="0" w:space="0" w:color="auto"/>
                    <w:bottom w:val="none" w:sz="0" w:space="0" w:color="auto"/>
                    <w:right w:val="none" w:sz="0" w:space="0" w:color="auto"/>
                  </w:divBdr>
                </w:div>
                <w:div w:id="2115782303">
                  <w:marLeft w:val="640"/>
                  <w:marRight w:val="0"/>
                  <w:marTop w:val="0"/>
                  <w:marBottom w:val="0"/>
                  <w:divBdr>
                    <w:top w:val="none" w:sz="0" w:space="0" w:color="auto"/>
                    <w:left w:val="none" w:sz="0" w:space="0" w:color="auto"/>
                    <w:bottom w:val="none" w:sz="0" w:space="0" w:color="auto"/>
                    <w:right w:val="none" w:sz="0" w:space="0" w:color="auto"/>
                  </w:divBdr>
                </w:div>
                <w:div w:id="2028864369">
                  <w:marLeft w:val="640"/>
                  <w:marRight w:val="0"/>
                  <w:marTop w:val="0"/>
                  <w:marBottom w:val="0"/>
                  <w:divBdr>
                    <w:top w:val="none" w:sz="0" w:space="0" w:color="auto"/>
                    <w:left w:val="none" w:sz="0" w:space="0" w:color="auto"/>
                    <w:bottom w:val="none" w:sz="0" w:space="0" w:color="auto"/>
                    <w:right w:val="none" w:sz="0" w:space="0" w:color="auto"/>
                  </w:divBdr>
                </w:div>
                <w:div w:id="656767962">
                  <w:marLeft w:val="640"/>
                  <w:marRight w:val="0"/>
                  <w:marTop w:val="0"/>
                  <w:marBottom w:val="0"/>
                  <w:divBdr>
                    <w:top w:val="none" w:sz="0" w:space="0" w:color="auto"/>
                    <w:left w:val="none" w:sz="0" w:space="0" w:color="auto"/>
                    <w:bottom w:val="none" w:sz="0" w:space="0" w:color="auto"/>
                    <w:right w:val="none" w:sz="0" w:space="0" w:color="auto"/>
                  </w:divBdr>
                </w:div>
                <w:div w:id="150562853">
                  <w:marLeft w:val="640"/>
                  <w:marRight w:val="0"/>
                  <w:marTop w:val="0"/>
                  <w:marBottom w:val="0"/>
                  <w:divBdr>
                    <w:top w:val="none" w:sz="0" w:space="0" w:color="auto"/>
                    <w:left w:val="none" w:sz="0" w:space="0" w:color="auto"/>
                    <w:bottom w:val="none" w:sz="0" w:space="0" w:color="auto"/>
                    <w:right w:val="none" w:sz="0" w:space="0" w:color="auto"/>
                  </w:divBdr>
                </w:div>
                <w:div w:id="2049792543">
                  <w:marLeft w:val="640"/>
                  <w:marRight w:val="0"/>
                  <w:marTop w:val="0"/>
                  <w:marBottom w:val="0"/>
                  <w:divBdr>
                    <w:top w:val="none" w:sz="0" w:space="0" w:color="auto"/>
                    <w:left w:val="none" w:sz="0" w:space="0" w:color="auto"/>
                    <w:bottom w:val="none" w:sz="0" w:space="0" w:color="auto"/>
                    <w:right w:val="none" w:sz="0" w:space="0" w:color="auto"/>
                  </w:divBdr>
                </w:div>
                <w:div w:id="1636912049">
                  <w:marLeft w:val="640"/>
                  <w:marRight w:val="0"/>
                  <w:marTop w:val="0"/>
                  <w:marBottom w:val="0"/>
                  <w:divBdr>
                    <w:top w:val="none" w:sz="0" w:space="0" w:color="auto"/>
                    <w:left w:val="none" w:sz="0" w:space="0" w:color="auto"/>
                    <w:bottom w:val="none" w:sz="0" w:space="0" w:color="auto"/>
                    <w:right w:val="none" w:sz="0" w:space="0" w:color="auto"/>
                  </w:divBdr>
                </w:div>
                <w:div w:id="2096052446">
                  <w:marLeft w:val="640"/>
                  <w:marRight w:val="0"/>
                  <w:marTop w:val="0"/>
                  <w:marBottom w:val="0"/>
                  <w:divBdr>
                    <w:top w:val="none" w:sz="0" w:space="0" w:color="auto"/>
                    <w:left w:val="none" w:sz="0" w:space="0" w:color="auto"/>
                    <w:bottom w:val="none" w:sz="0" w:space="0" w:color="auto"/>
                    <w:right w:val="none" w:sz="0" w:space="0" w:color="auto"/>
                  </w:divBdr>
                </w:div>
                <w:div w:id="2092040471">
                  <w:marLeft w:val="640"/>
                  <w:marRight w:val="0"/>
                  <w:marTop w:val="0"/>
                  <w:marBottom w:val="0"/>
                  <w:divBdr>
                    <w:top w:val="none" w:sz="0" w:space="0" w:color="auto"/>
                    <w:left w:val="none" w:sz="0" w:space="0" w:color="auto"/>
                    <w:bottom w:val="none" w:sz="0" w:space="0" w:color="auto"/>
                    <w:right w:val="none" w:sz="0" w:space="0" w:color="auto"/>
                  </w:divBdr>
                </w:div>
                <w:div w:id="1984769435">
                  <w:marLeft w:val="640"/>
                  <w:marRight w:val="0"/>
                  <w:marTop w:val="0"/>
                  <w:marBottom w:val="0"/>
                  <w:divBdr>
                    <w:top w:val="none" w:sz="0" w:space="0" w:color="auto"/>
                    <w:left w:val="none" w:sz="0" w:space="0" w:color="auto"/>
                    <w:bottom w:val="none" w:sz="0" w:space="0" w:color="auto"/>
                    <w:right w:val="none" w:sz="0" w:space="0" w:color="auto"/>
                  </w:divBdr>
                </w:div>
                <w:div w:id="1595439305">
                  <w:marLeft w:val="640"/>
                  <w:marRight w:val="0"/>
                  <w:marTop w:val="0"/>
                  <w:marBottom w:val="0"/>
                  <w:divBdr>
                    <w:top w:val="none" w:sz="0" w:space="0" w:color="auto"/>
                    <w:left w:val="none" w:sz="0" w:space="0" w:color="auto"/>
                    <w:bottom w:val="none" w:sz="0" w:space="0" w:color="auto"/>
                    <w:right w:val="none" w:sz="0" w:space="0" w:color="auto"/>
                  </w:divBdr>
                </w:div>
                <w:div w:id="1563715764">
                  <w:marLeft w:val="640"/>
                  <w:marRight w:val="0"/>
                  <w:marTop w:val="0"/>
                  <w:marBottom w:val="0"/>
                  <w:divBdr>
                    <w:top w:val="none" w:sz="0" w:space="0" w:color="auto"/>
                    <w:left w:val="none" w:sz="0" w:space="0" w:color="auto"/>
                    <w:bottom w:val="none" w:sz="0" w:space="0" w:color="auto"/>
                    <w:right w:val="none" w:sz="0" w:space="0" w:color="auto"/>
                  </w:divBdr>
                </w:div>
                <w:div w:id="85426127">
                  <w:marLeft w:val="640"/>
                  <w:marRight w:val="0"/>
                  <w:marTop w:val="0"/>
                  <w:marBottom w:val="0"/>
                  <w:divBdr>
                    <w:top w:val="none" w:sz="0" w:space="0" w:color="auto"/>
                    <w:left w:val="none" w:sz="0" w:space="0" w:color="auto"/>
                    <w:bottom w:val="none" w:sz="0" w:space="0" w:color="auto"/>
                    <w:right w:val="none" w:sz="0" w:space="0" w:color="auto"/>
                  </w:divBdr>
                </w:div>
                <w:div w:id="1183207727">
                  <w:marLeft w:val="640"/>
                  <w:marRight w:val="0"/>
                  <w:marTop w:val="0"/>
                  <w:marBottom w:val="0"/>
                  <w:divBdr>
                    <w:top w:val="none" w:sz="0" w:space="0" w:color="auto"/>
                    <w:left w:val="none" w:sz="0" w:space="0" w:color="auto"/>
                    <w:bottom w:val="none" w:sz="0" w:space="0" w:color="auto"/>
                    <w:right w:val="none" w:sz="0" w:space="0" w:color="auto"/>
                  </w:divBdr>
                </w:div>
                <w:div w:id="1040088967">
                  <w:marLeft w:val="640"/>
                  <w:marRight w:val="0"/>
                  <w:marTop w:val="0"/>
                  <w:marBottom w:val="0"/>
                  <w:divBdr>
                    <w:top w:val="none" w:sz="0" w:space="0" w:color="auto"/>
                    <w:left w:val="none" w:sz="0" w:space="0" w:color="auto"/>
                    <w:bottom w:val="none" w:sz="0" w:space="0" w:color="auto"/>
                    <w:right w:val="none" w:sz="0" w:space="0" w:color="auto"/>
                  </w:divBdr>
                </w:div>
                <w:div w:id="508372256">
                  <w:marLeft w:val="640"/>
                  <w:marRight w:val="0"/>
                  <w:marTop w:val="0"/>
                  <w:marBottom w:val="0"/>
                  <w:divBdr>
                    <w:top w:val="none" w:sz="0" w:space="0" w:color="auto"/>
                    <w:left w:val="none" w:sz="0" w:space="0" w:color="auto"/>
                    <w:bottom w:val="none" w:sz="0" w:space="0" w:color="auto"/>
                    <w:right w:val="none" w:sz="0" w:space="0" w:color="auto"/>
                  </w:divBdr>
                </w:div>
                <w:div w:id="1034693099">
                  <w:marLeft w:val="640"/>
                  <w:marRight w:val="0"/>
                  <w:marTop w:val="0"/>
                  <w:marBottom w:val="0"/>
                  <w:divBdr>
                    <w:top w:val="none" w:sz="0" w:space="0" w:color="auto"/>
                    <w:left w:val="none" w:sz="0" w:space="0" w:color="auto"/>
                    <w:bottom w:val="none" w:sz="0" w:space="0" w:color="auto"/>
                    <w:right w:val="none" w:sz="0" w:space="0" w:color="auto"/>
                  </w:divBdr>
                </w:div>
                <w:div w:id="2112585361">
                  <w:marLeft w:val="640"/>
                  <w:marRight w:val="0"/>
                  <w:marTop w:val="0"/>
                  <w:marBottom w:val="0"/>
                  <w:divBdr>
                    <w:top w:val="none" w:sz="0" w:space="0" w:color="auto"/>
                    <w:left w:val="none" w:sz="0" w:space="0" w:color="auto"/>
                    <w:bottom w:val="none" w:sz="0" w:space="0" w:color="auto"/>
                    <w:right w:val="none" w:sz="0" w:space="0" w:color="auto"/>
                  </w:divBdr>
                </w:div>
                <w:div w:id="914824235">
                  <w:marLeft w:val="640"/>
                  <w:marRight w:val="0"/>
                  <w:marTop w:val="0"/>
                  <w:marBottom w:val="0"/>
                  <w:divBdr>
                    <w:top w:val="none" w:sz="0" w:space="0" w:color="auto"/>
                    <w:left w:val="none" w:sz="0" w:space="0" w:color="auto"/>
                    <w:bottom w:val="none" w:sz="0" w:space="0" w:color="auto"/>
                    <w:right w:val="none" w:sz="0" w:space="0" w:color="auto"/>
                  </w:divBdr>
                </w:div>
                <w:div w:id="1862237382">
                  <w:marLeft w:val="640"/>
                  <w:marRight w:val="0"/>
                  <w:marTop w:val="0"/>
                  <w:marBottom w:val="0"/>
                  <w:divBdr>
                    <w:top w:val="none" w:sz="0" w:space="0" w:color="auto"/>
                    <w:left w:val="none" w:sz="0" w:space="0" w:color="auto"/>
                    <w:bottom w:val="none" w:sz="0" w:space="0" w:color="auto"/>
                    <w:right w:val="none" w:sz="0" w:space="0" w:color="auto"/>
                  </w:divBdr>
                </w:div>
                <w:div w:id="910118130">
                  <w:marLeft w:val="640"/>
                  <w:marRight w:val="0"/>
                  <w:marTop w:val="0"/>
                  <w:marBottom w:val="0"/>
                  <w:divBdr>
                    <w:top w:val="none" w:sz="0" w:space="0" w:color="auto"/>
                    <w:left w:val="none" w:sz="0" w:space="0" w:color="auto"/>
                    <w:bottom w:val="none" w:sz="0" w:space="0" w:color="auto"/>
                    <w:right w:val="none" w:sz="0" w:space="0" w:color="auto"/>
                  </w:divBdr>
                </w:div>
              </w:divsChild>
            </w:div>
            <w:div w:id="937912746">
              <w:marLeft w:val="0"/>
              <w:marRight w:val="0"/>
              <w:marTop w:val="0"/>
              <w:marBottom w:val="0"/>
              <w:divBdr>
                <w:top w:val="none" w:sz="0" w:space="0" w:color="auto"/>
                <w:left w:val="none" w:sz="0" w:space="0" w:color="auto"/>
                <w:bottom w:val="none" w:sz="0" w:space="0" w:color="auto"/>
                <w:right w:val="none" w:sz="0" w:space="0" w:color="auto"/>
              </w:divBdr>
              <w:divsChild>
                <w:div w:id="720710031">
                  <w:marLeft w:val="640"/>
                  <w:marRight w:val="0"/>
                  <w:marTop w:val="0"/>
                  <w:marBottom w:val="0"/>
                  <w:divBdr>
                    <w:top w:val="none" w:sz="0" w:space="0" w:color="auto"/>
                    <w:left w:val="none" w:sz="0" w:space="0" w:color="auto"/>
                    <w:bottom w:val="none" w:sz="0" w:space="0" w:color="auto"/>
                    <w:right w:val="none" w:sz="0" w:space="0" w:color="auto"/>
                  </w:divBdr>
                </w:div>
                <w:div w:id="647829991">
                  <w:marLeft w:val="640"/>
                  <w:marRight w:val="0"/>
                  <w:marTop w:val="0"/>
                  <w:marBottom w:val="0"/>
                  <w:divBdr>
                    <w:top w:val="none" w:sz="0" w:space="0" w:color="auto"/>
                    <w:left w:val="none" w:sz="0" w:space="0" w:color="auto"/>
                    <w:bottom w:val="none" w:sz="0" w:space="0" w:color="auto"/>
                    <w:right w:val="none" w:sz="0" w:space="0" w:color="auto"/>
                  </w:divBdr>
                </w:div>
                <w:div w:id="1845514381">
                  <w:marLeft w:val="640"/>
                  <w:marRight w:val="0"/>
                  <w:marTop w:val="0"/>
                  <w:marBottom w:val="0"/>
                  <w:divBdr>
                    <w:top w:val="none" w:sz="0" w:space="0" w:color="auto"/>
                    <w:left w:val="none" w:sz="0" w:space="0" w:color="auto"/>
                    <w:bottom w:val="none" w:sz="0" w:space="0" w:color="auto"/>
                    <w:right w:val="none" w:sz="0" w:space="0" w:color="auto"/>
                  </w:divBdr>
                </w:div>
                <w:div w:id="1842156800">
                  <w:marLeft w:val="640"/>
                  <w:marRight w:val="0"/>
                  <w:marTop w:val="0"/>
                  <w:marBottom w:val="0"/>
                  <w:divBdr>
                    <w:top w:val="none" w:sz="0" w:space="0" w:color="auto"/>
                    <w:left w:val="none" w:sz="0" w:space="0" w:color="auto"/>
                    <w:bottom w:val="none" w:sz="0" w:space="0" w:color="auto"/>
                    <w:right w:val="none" w:sz="0" w:space="0" w:color="auto"/>
                  </w:divBdr>
                </w:div>
                <w:div w:id="1613197705">
                  <w:marLeft w:val="640"/>
                  <w:marRight w:val="0"/>
                  <w:marTop w:val="0"/>
                  <w:marBottom w:val="0"/>
                  <w:divBdr>
                    <w:top w:val="none" w:sz="0" w:space="0" w:color="auto"/>
                    <w:left w:val="none" w:sz="0" w:space="0" w:color="auto"/>
                    <w:bottom w:val="none" w:sz="0" w:space="0" w:color="auto"/>
                    <w:right w:val="none" w:sz="0" w:space="0" w:color="auto"/>
                  </w:divBdr>
                </w:div>
                <w:div w:id="1948926490">
                  <w:marLeft w:val="640"/>
                  <w:marRight w:val="0"/>
                  <w:marTop w:val="0"/>
                  <w:marBottom w:val="0"/>
                  <w:divBdr>
                    <w:top w:val="none" w:sz="0" w:space="0" w:color="auto"/>
                    <w:left w:val="none" w:sz="0" w:space="0" w:color="auto"/>
                    <w:bottom w:val="none" w:sz="0" w:space="0" w:color="auto"/>
                    <w:right w:val="none" w:sz="0" w:space="0" w:color="auto"/>
                  </w:divBdr>
                </w:div>
                <w:div w:id="1035547653">
                  <w:marLeft w:val="640"/>
                  <w:marRight w:val="0"/>
                  <w:marTop w:val="0"/>
                  <w:marBottom w:val="0"/>
                  <w:divBdr>
                    <w:top w:val="none" w:sz="0" w:space="0" w:color="auto"/>
                    <w:left w:val="none" w:sz="0" w:space="0" w:color="auto"/>
                    <w:bottom w:val="none" w:sz="0" w:space="0" w:color="auto"/>
                    <w:right w:val="none" w:sz="0" w:space="0" w:color="auto"/>
                  </w:divBdr>
                </w:div>
                <w:div w:id="1568145593">
                  <w:marLeft w:val="640"/>
                  <w:marRight w:val="0"/>
                  <w:marTop w:val="0"/>
                  <w:marBottom w:val="0"/>
                  <w:divBdr>
                    <w:top w:val="none" w:sz="0" w:space="0" w:color="auto"/>
                    <w:left w:val="none" w:sz="0" w:space="0" w:color="auto"/>
                    <w:bottom w:val="none" w:sz="0" w:space="0" w:color="auto"/>
                    <w:right w:val="none" w:sz="0" w:space="0" w:color="auto"/>
                  </w:divBdr>
                </w:div>
                <w:div w:id="1903447914">
                  <w:marLeft w:val="640"/>
                  <w:marRight w:val="0"/>
                  <w:marTop w:val="0"/>
                  <w:marBottom w:val="0"/>
                  <w:divBdr>
                    <w:top w:val="none" w:sz="0" w:space="0" w:color="auto"/>
                    <w:left w:val="none" w:sz="0" w:space="0" w:color="auto"/>
                    <w:bottom w:val="none" w:sz="0" w:space="0" w:color="auto"/>
                    <w:right w:val="none" w:sz="0" w:space="0" w:color="auto"/>
                  </w:divBdr>
                </w:div>
                <w:div w:id="1194074612">
                  <w:marLeft w:val="640"/>
                  <w:marRight w:val="0"/>
                  <w:marTop w:val="0"/>
                  <w:marBottom w:val="0"/>
                  <w:divBdr>
                    <w:top w:val="none" w:sz="0" w:space="0" w:color="auto"/>
                    <w:left w:val="none" w:sz="0" w:space="0" w:color="auto"/>
                    <w:bottom w:val="none" w:sz="0" w:space="0" w:color="auto"/>
                    <w:right w:val="none" w:sz="0" w:space="0" w:color="auto"/>
                  </w:divBdr>
                </w:div>
                <w:div w:id="1737629929">
                  <w:marLeft w:val="640"/>
                  <w:marRight w:val="0"/>
                  <w:marTop w:val="0"/>
                  <w:marBottom w:val="0"/>
                  <w:divBdr>
                    <w:top w:val="none" w:sz="0" w:space="0" w:color="auto"/>
                    <w:left w:val="none" w:sz="0" w:space="0" w:color="auto"/>
                    <w:bottom w:val="none" w:sz="0" w:space="0" w:color="auto"/>
                    <w:right w:val="none" w:sz="0" w:space="0" w:color="auto"/>
                  </w:divBdr>
                </w:div>
                <w:div w:id="1337463832">
                  <w:marLeft w:val="640"/>
                  <w:marRight w:val="0"/>
                  <w:marTop w:val="0"/>
                  <w:marBottom w:val="0"/>
                  <w:divBdr>
                    <w:top w:val="none" w:sz="0" w:space="0" w:color="auto"/>
                    <w:left w:val="none" w:sz="0" w:space="0" w:color="auto"/>
                    <w:bottom w:val="none" w:sz="0" w:space="0" w:color="auto"/>
                    <w:right w:val="none" w:sz="0" w:space="0" w:color="auto"/>
                  </w:divBdr>
                </w:div>
                <w:div w:id="314602337">
                  <w:marLeft w:val="640"/>
                  <w:marRight w:val="0"/>
                  <w:marTop w:val="0"/>
                  <w:marBottom w:val="0"/>
                  <w:divBdr>
                    <w:top w:val="none" w:sz="0" w:space="0" w:color="auto"/>
                    <w:left w:val="none" w:sz="0" w:space="0" w:color="auto"/>
                    <w:bottom w:val="none" w:sz="0" w:space="0" w:color="auto"/>
                    <w:right w:val="none" w:sz="0" w:space="0" w:color="auto"/>
                  </w:divBdr>
                </w:div>
                <w:div w:id="575360523">
                  <w:marLeft w:val="640"/>
                  <w:marRight w:val="0"/>
                  <w:marTop w:val="0"/>
                  <w:marBottom w:val="0"/>
                  <w:divBdr>
                    <w:top w:val="none" w:sz="0" w:space="0" w:color="auto"/>
                    <w:left w:val="none" w:sz="0" w:space="0" w:color="auto"/>
                    <w:bottom w:val="none" w:sz="0" w:space="0" w:color="auto"/>
                    <w:right w:val="none" w:sz="0" w:space="0" w:color="auto"/>
                  </w:divBdr>
                </w:div>
                <w:div w:id="707225345">
                  <w:marLeft w:val="640"/>
                  <w:marRight w:val="0"/>
                  <w:marTop w:val="0"/>
                  <w:marBottom w:val="0"/>
                  <w:divBdr>
                    <w:top w:val="none" w:sz="0" w:space="0" w:color="auto"/>
                    <w:left w:val="none" w:sz="0" w:space="0" w:color="auto"/>
                    <w:bottom w:val="none" w:sz="0" w:space="0" w:color="auto"/>
                    <w:right w:val="none" w:sz="0" w:space="0" w:color="auto"/>
                  </w:divBdr>
                </w:div>
                <w:div w:id="1056511472">
                  <w:marLeft w:val="640"/>
                  <w:marRight w:val="0"/>
                  <w:marTop w:val="0"/>
                  <w:marBottom w:val="0"/>
                  <w:divBdr>
                    <w:top w:val="none" w:sz="0" w:space="0" w:color="auto"/>
                    <w:left w:val="none" w:sz="0" w:space="0" w:color="auto"/>
                    <w:bottom w:val="none" w:sz="0" w:space="0" w:color="auto"/>
                    <w:right w:val="none" w:sz="0" w:space="0" w:color="auto"/>
                  </w:divBdr>
                </w:div>
                <w:div w:id="1463036025">
                  <w:marLeft w:val="640"/>
                  <w:marRight w:val="0"/>
                  <w:marTop w:val="0"/>
                  <w:marBottom w:val="0"/>
                  <w:divBdr>
                    <w:top w:val="none" w:sz="0" w:space="0" w:color="auto"/>
                    <w:left w:val="none" w:sz="0" w:space="0" w:color="auto"/>
                    <w:bottom w:val="none" w:sz="0" w:space="0" w:color="auto"/>
                    <w:right w:val="none" w:sz="0" w:space="0" w:color="auto"/>
                  </w:divBdr>
                </w:div>
                <w:div w:id="539362998">
                  <w:marLeft w:val="640"/>
                  <w:marRight w:val="0"/>
                  <w:marTop w:val="0"/>
                  <w:marBottom w:val="0"/>
                  <w:divBdr>
                    <w:top w:val="none" w:sz="0" w:space="0" w:color="auto"/>
                    <w:left w:val="none" w:sz="0" w:space="0" w:color="auto"/>
                    <w:bottom w:val="none" w:sz="0" w:space="0" w:color="auto"/>
                    <w:right w:val="none" w:sz="0" w:space="0" w:color="auto"/>
                  </w:divBdr>
                </w:div>
                <w:div w:id="2014525545">
                  <w:marLeft w:val="640"/>
                  <w:marRight w:val="0"/>
                  <w:marTop w:val="0"/>
                  <w:marBottom w:val="0"/>
                  <w:divBdr>
                    <w:top w:val="none" w:sz="0" w:space="0" w:color="auto"/>
                    <w:left w:val="none" w:sz="0" w:space="0" w:color="auto"/>
                    <w:bottom w:val="none" w:sz="0" w:space="0" w:color="auto"/>
                    <w:right w:val="none" w:sz="0" w:space="0" w:color="auto"/>
                  </w:divBdr>
                </w:div>
                <w:div w:id="177888202">
                  <w:marLeft w:val="640"/>
                  <w:marRight w:val="0"/>
                  <w:marTop w:val="0"/>
                  <w:marBottom w:val="0"/>
                  <w:divBdr>
                    <w:top w:val="none" w:sz="0" w:space="0" w:color="auto"/>
                    <w:left w:val="none" w:sz="0" w:space="0" w:color="auto"/>
                    <w:bottom w:val="none" w:sz="0" w:space="0" w:color="auto"/>
                    <w:right w:val="none" w:sz="0" w:space="0" w:color="auto"/>
                  </w:divBdr>
                </w:div>
                <w:div w:id="444078285">
                  <w:marLeft w:val="640"/>
                  <w:marRight w:val="0"/>
                  <w:marTop w:val="0"/>
                  <w:marBottom w:val="0"/>
                  <w:divBdr>
                    <w:top w:val="none" w:sz="0" w:space="0" w:color="auto"/>
                    <w:left w:val="none" w:sz="0" w:space="0" w:color="auto"/>
                    <w:bottom w:val="none" w:sz="0" w:space="0" w:color="auto"/>
                    <w:right w:val="none" w:sz="0" w:space="0" w:color="auto"/>
                  </w:divBdr>
                </w:div>
                <w:div w:id="801845502">
                  <w:marLeft w:val="640"/>
                  <w:marRight w:val="0"/>
                  <w:marTop w:val="0"/>
                  <w:marBottom w:val="0"/>
                  <w:divBdr>
                    <w:top w:val="none" w:sz="0" w:space="0" w:color="auto"/>
                    <w:left w:val="none" w:sz="0" w:space="0" w:color="auto"/>
                    <w:bottom w:val="none" w:sz="0" w:space="0" w:color="auto"/>
                    <w:right w:val="none" w:sz="0" w:space="0" w:color="auto"/>
                  </w:divBdr>
                </w:div>
                <w:div w:id="684550885">
                  <w:marLeft w:val="640"/>
                  <w:marRight w:val="0"/>
                  <w:marTop w:val="0"/>
                  <w:marBottom w:val="0"/>
                  <w:divBdr>
                    <w:top w:val="none" w:sz="0" w:space="0" w:color="auto"/>
                    <w:left w:val="none" w:sz="0" w:space="0" w:color="auto"/>
                    <w:bottom w:val="none" w:sz="0" w:space="0" w:color="auto"/>
                    <w:right w:val="none" w:sz="0" w:space="0" w:color="auto"/>
                  </w:divBdr>
                </w:div>
                <w:div w:id="1096974228">
                  <w:marLeft w:val="640"/>
                  <w:marRight w:val="0"/>
                  <w:marTop w:val="0"/>
                  <w:marBottom w:val="0"/>
                  <w:divBdr>
                    <w:top w:val="none" w:sz="0" w:space="0" w:color="auto"/>
                    <w:left w:val="none" w:sz="0" w:space="0" w:color="auto"/>
                    <w:bottom w:val="none" w:sz="0" w:space="0" w:color="auto"/>
                    <w:right w:val="none" w:sz="0" w:space="0" w:color="auto"/>
                  </w:divBdr>
                </w:div>
                <w:div w:id="1860269153">
                  <w:marLeft w:val="640"/>
                  <w:marRight w:val="0"/>
                  <w:marTop w:val="0"/>
                  <w:marBottom w:val="0"/>
                  <w:divBdr>
                    <w:top w:val="none" w:sz="0" w:space="0" w:color="auto"/>
                    <w:left w:val="none" w:sz="0" w:space="0" w:color="auto"/>
                    <w:bottom w:val="none" w:sz="0" w:space="0" w:color="auto"/>
                    <w:right w:val="none" w:sz="0" w:space="0" w:color="auto"/>
                  </w:divBdr>
                </w:div>
                <w:div w:id="1622417300">
                  <w:marLeft w:val="640"/>
                  <w:marRight w:val="0"/>
                  <w:marTop w:val="0"/>
                  <w:marBottom w:val="0"/>
                  <w:divBdr>
                    <w:top w:val="none" w:sz="0" w:space="0" w:color="auto"/>
                    <w:left w:val="none" w:sz="0" w:space="0" w:color="auto"/>
                    <w:bottom w:val="none" w:sz="0" w:space="0" w:color="auto"/>
                    <w:right w:val="none" w:sz="0" w:space="0" w:color="auto"/>
                  </w:divBdr>
                </w:div>
                <w:div w:id="368798669">
                  <w:marLeft w:val="640"/>
                  <w:marRight w:val="0"/>
                  <w:marTop w:val="0"/>
                  <w:marBottom w:val="0"/>
                  <w:divBdr>
                    <w:top w:val="none" w:sz="0" w:space="0" w:color="auto"/>
                    <w:left w:val="none" w:sz="0" w:space="0" w:color="auto"/>
                    <w:bottom w:val="none" w:sz="0" w:space="0" w:color="auto"/>
                    <w:right w:val="none" w:sz="0" w:space="0" w:color="auto"/>
                  </w:divBdr>
                </w:div>
                <w:div w:id="1041906331">
                  <w:marLeft w:val="640"/>
                  <w:marRight w:val="0"/>
                  <w:marTop w:val="0"/>
                  <w:marBottom w:val="0"/>
                  <w:divBdr>
                    <w:top w:val="none" w:sz="0" w:space="0" w:color="auto"/>
                    <w:left w:val="none" w:sz="0" w:space="0" w:color="auto"/>
                    <w:bottom w:val="none" w:sz="0" w:space="0" w:color="auto"/>
                    <w:right w:val="none" w:sz="0" w:space="0" w:color="auto"/>
                  </w:divBdr>
                </w:div>
                <w:div w:id="1743795432">
                  <w:marLeft w:val="640"/>
                  <w:marRight w:val="0"/>
                  <w:marTop w:val="0"/>
                  <w:marBottom w:val="0"/>
                  <w:divBdr>
                    <w:top w:val="none" w:sz="0" w:space="0" w:color="auto"/>
                    <w:left w:val="none" w:sz="0" w:space="0" w:color="auto"/>
                    <w:bottom w:val="none" w:sz="0" w:space="0" w:color="auto"/>
                    <w:right w:val="none" w:sz="0" w:space="0" w:color="auto"/>
                  </w:divBdr>
                </w:div>
                <w:div w:id="1416442215">
                  <w:marLeft w:val="640"/>
                  <w:marRight w:val="0"/>
                  <w:marTop w:val="0"/>
                  <w:marBottom w:val="0"/>
                  <w:divBdr>
                    <w:top w:val="none" w:sz="0" w:space="0" w:color="auto"/>
                    <w:left w:val="none" w:sz="0" w:space="0" w:color="auto"/>
                    <w:bottom w:val="none" w:sz="0" w:space="0" w:color="auto"/>
                    <w:right w:val="none" w:sz="0" w:space="0" w:color="auto"/>
                  </w:divBdr>
                </w:div>
                <w:div w:id="2079593743">
                  <w:marLeft w:val="640"/>
                  <w:marRight w:val="0"/>
                  <w:marTop w:val="0"/>
                  <w:marBottom w:val="0"/>
                  <w:divBdr>
                    <w:top w:val="none" w:sz="0" w:space="0" w:color="auto"/>
                    <w:left w:val="none" w:sz="0" w:space="0" w:color="auto"/>
                    <w:bottom w:val="none" w:sz="0" w:space="0" w:color="auto"/>
                    <w:right w:val="none" w:sz="0" w:space="0" w:color="auto"/>
                  </w:divBdr>
                </w:div>
                <w:div w:id="401874148">
                  <w:marLeft w:val="640"/>
                  <w:marRight w:val="0"/>
                  <w:marTop w:val="0"/>
                  <w:marBottom w:val="0"/>
                  <w:divBdr>
                    <w:top w:val="none" w:sz="0" w:space="0" w:color="auto"/>
                    <w:left w:val="none" w:sz="0" w:space="0" w:color="auto"/>
                    <w:bottom w:val="none" w:sz="0" w:space="0" w:color="auto"/>
                    <w:right w:val="none" w:sz="0" w:space="0" w:color="auto"/>
                  </w:divBdr>
                </w:div>
                <w:div w:id="2011332191">
                  <w:marLeft w:val="640"/>
                  <w:marRight w:val="0"/>
                  <w:marTop w:val="0"/>
                  <w:marBottom w:val="0"/>
                  <w:divBdr>
                    <w:top w:val="none" w:sz="0" w:space="0" w:color="auto"/>
                    <w:left w:val="none" w:sz="0" w:space="0" w:color="auto"/>
                    <w:bottom w:val="none" w:sz="0" w:space="0" w:color="auto"/>
                    <w:right w:val="none" w:sz="0" w:space="0" w:color="auto"/>
                  </w:divBdr>
                </w:div>
                <w:div w:id="1615942266">
                  <w:marLeft w:val="640"/>
                  <w:marRight w:val="0"/>
                  <w:marTop w:val="0"/>
                  <w:marBottom w:val="0"/>
                  <w:divBdr>
                    <w:top w:val="none" w:sz="0" w:space="0" w:color="auto"/>
                    <w:left w:val="none" w:sz="0" w:space="0" w:color="auto"/>
                    <w:bottom w:val="none" w:sz="0" w:space="0" w:color="auto"/>
                    <w:right w:val="none" w:sz="0" w:space="0" w:color="auto"/>
                  </w:divBdr>
                </w:div>
                <w:div w:id="506015678">
                  <w:marLeft w:val="640"/>
                  <w:marRight w:val="0"/>
                  <w:marTop w:val="0"/>
                  <w:marBottom w:val="0"/>
                  <w:divBdr>
                    <w:top w:val="none" w:sz="0" w:space="0" w:color="auto"/>
                    <w:left w:val="none" w:sz="0" w:space="0" w:color="auto"/>
                    <w:bottom w:val="none" w:sz="0" w:space="0" w:color="auto"/>
                    <w:right w:val="none" w:sz="0" w:space="0" w:color="auto"/>
                  </w:divBdr>
                </w:div>
                <w:div w:id="939490953">
                  <w:marLeft w:val="640"/>
                  <w:marRight w:val="0"/>
                  <w:marTop w:val="0"/>
                  <w:marBottom w:val="0"/>
                  <w:divBdr>
                    <w:top w:val="none" w:sz="0" w:space="0" w:color="auto"/>
                    <w:left w:val="none" w:sz="0" w:space="0" w:color="auto"/>
                    <w:bottom w:val="none" w:sz="0" w:space="0" w:color="auto"/>
                    <w:right w:val="none" w:sz="0" w:space="0" w:color="auto"/>
                  </w:divBdr>
                </w:div>
                <w:div w:id="476726233">
                  <w:marLeft w:val="640"/>
                  <w:marRight w:val="0"/>
                  <w:marTop w:val="0"/>
                  <w:marBottom w:val="0"/>
                  <w:divBdr>
                    <w:top w:val="none" w:sz="0" w:space="0" w:color="auto"/>
                    <w:left w:val="none" w:sz="0" w:space="0" w:color="auto"/>
                    <w:bottom w:val="none" w:sz="0" w:space="0" w:color="auto"/>
                    <w:right w:val="none" w:sz="0" w:space="0" w:color="auto"/>
                  </w:divBdr>
                </w:div>
                <w:div w:id="643782137">
                  <w:marLeft w:val="640"/>
                  <w:marRight w:val="0"/>
                  <w:marTop w:val="0"/>
                  <w:marBottom w:val="0"/>
                  <w:divBdr>
                    <w:top w:val="none" w:sz="0" w:space="0" w:color="auto"/>
                    <w:left w:val="none" w:sz="0" w:space="0" w:color="auto"/>
                    <w:bottom w:val="none" w:sz="0" w:space="0" w:color="auto"/>
                    <w:right w:val="none" w:sz="0" w:space="0" w:color="auto"/>
                  </w:divBdr>
                </w:div>
                <w:div w:id="1740395785">
                  <w:marLeft w:val="640"/>
                  <w:marRight w:val="0"/>
                  <w:marTop w:val="0"/>
                  <w:marBottom w:val="0"/>
                  <w:divBdr>
                    <w:top w:val="none" w:sz="0" w:space="0" w:color="auto"/>
                    <w:left w:val="none" w:sz="0" w:space="0" w:color="auto"/>
                    <w:bottom w:val="none" w:sz="0" w:space="0" w:color="auto"/>
                    <w:right w:val="none" w:sz="0" w:space="0" w:color="auto"/>
                  </w:divBdr>
                </w:div>
                <w:div w:id="618220746">
                  <w:marLeft w:val="640"/>
                  <w:marRight w:val="0"/>
                  <w:marTop w:val="0"/>
                  <w:marBottom w:val="0"/>
                  <w:divBdr>
                    <w:top w:val="none" w:sz="0" w:space="0" w:color="auto"/>
                    <w:left w:val="none" w:sz="0" w:space="0" w:color="auto"/>
                    <w:bottom w:val="none" w:sz="0" w:space="0" w:color="auto"/>
                    <w:right w:val="none" w:sz="0" w:space="0" w:color="auto"/>
                  </w:divBdr>
                </w:div>
                <w:div w:id="787815228">
                  <w:marLeft w:val="640"/>
                  <w:marRight w:val="0"/>
                  <w:marTop w:val="0"/>
                  <w:marBottom w:val="0"/>
                  <w:divBdr>
                    <w:top w:val="none" w:sz="0" w:space="0" w:color="auto"/>
                    <w:left w:val="none" w:sz="0" w:space="0" w:color="auto"/>
                    <w:bottom w:val="none" w:sz="0" w:space="0" w:color="auto"/>
                    <w:right w:val="none" w:sz="0" w:space="0" w:color="auto"/>
                  </w:divBdr>
                </w:div>
                <w:div w:id="1901624350">
                  <w:marLeft w:val="640"/>
                  <w:marRight w:val="0"/>
                  <w:marTop w:val="0"/>
                  <w:marBottom w:val="0"/>
                  <w:divBdr>
                    <w:top w:val="none" w:sz="0" w:space="0" w:color="auto"/>
                    <w:left w:val="none" w:sz="0" w:space="0" w:color="auto"/>
                    <w:bottom w:val="none" w:sz="0" w:space="0" w:color="auto"/>
                    <w:right w:val="none" w:sz="0" w:space="0" w:color="auto"/>
                  </w:divBdr>
                </w:div>
                <w:div w:id="426318325">
                  <w:marLeft w:val="640"/>
                  <w:marRight w:val="0"/>
                  <w:marTop w:val="0"/>
                  <w:marBottom w:val="0"/>
                  <w:divBdr>
                    <w:top w:val="none" w:sz="0" w:space="0" w:color="auto"/>
                    <w:left w:val="none" w:sz="0" w:space="0" w:color="auto"/>
                    <w:bottom w:val="none" w:sz="0" w:space="0" w:color="auto"/>
                    <w:right w:val="none" w:sz="0" w:space="0" w:color="auto"/>
                  </w:divBdr>
                </w:div>
                <w:div w:id="1941840078">
                  <w:marLeft w:val="640"/>
                  <w:marRight w:val="0"/>
                  <w:marTop w:val="0"/>
                  <w:marBottom w:val="0"/>
                  <w:divBdr>
                    <w:top w:val="none" w:sz="0" w:space="0" w:color="auto"/>
                    <w:left w:val="none" w:sz="0" w:space="0" w:color="auto"/>
                    <w:bottom w:val="none" w:sz="0" w:space="0" w:color="auto"/>
                    <w:right w:val="none" w:sz="0" w:space="0" w:color="auto"/>
                  </w:divBdr>
                </w:div>
                <w:div w:id="1767266693">
                  <w:marLeft w:val="640"/>
                  <w:marRight w:val="0"/>
                  <w:marTop w:val="0"/>
                  <w:marBottom w:val="0"/>
                  <w:divBdr>
                    <w:top w:val="none" w:sz="0" w:space="0" w:color="auto"/>
                    <w:left w:val="none" w:sz="0" w:space="0" w:color="auto"/>
                    <w:bottom w:val="none" w:sz="0" w:space="0" w:color="auto"/>
                    <w:right w:val="none" w:sz="0" w:space="0" w:color="auto"/>
                  </w:divBdr>
                </w:div>
                <w:div w:id="914122952">
                  <w:marLeft w:val="640"/>
                  <w:marRight w:val="0"/>
                  <w:marTop w:val="0"/>
                  <w:marBottom w:val="0"/>
                  <w:divBdr>
                    <w:top w:val="none" w:sz="0" w:space="0" w:color="auto"/>
                    <w:left w:val="none" w:sz="0" w:space="0" w:color="auto"/>
                    <w:bottom w:val="none" w:sz="0" w:space="0" w:color="auto"/>
                    <w:right w:val="none" w:sz="0" w:space="0" w:color="auto"/>
                  </w:divBdr>
                </w:div>
                <w:div w:id="592203842">
                  <w:marLeft w:val="640"/>
                  <w:marRight w:val="0"/>
                  <w:marTop w:val="0"/>
                  <w:marBottom w:val="0"/>
                  <w:divBdr>
                    <w:top w:val="none" w:sz="0" w:space="0" w:color="auto"/>
                    <w:left w:val="none" w:sz="0" w:space="0" w:color="auto"/>
                    <w:bottom w:val="none" w:sz="0" w:space="0" w:color="auto"/>
                    <w:right w:val="none" w:sz="0" w:space="0" w:color="auto"/>
                  </w:divBdr>
                </w:div>
                <w:div w:id="1010722782">
                  <w:marLeft w:val="640"/>
                  <w:marRight w:val="0"/>
                  <w:marTop w:val="0"/>
                  <w:marBottom w:val="0"/>
                  <w:divBdr>
                    <w:top w:val="none" w:sz="0" w:space="0" w:color="auto"/>
                    <w:left w:val="none" w:sz="0" w:space="0" w:color="auto"/>
                    <w:bottom w:val="none" w:sz="0" w:space="0" w:color="auto"/>
                    <w:right w:val="none" w:sz="0" w:space="0" w:color="auto"/>
                  </w:divBdr>
                </w:div>
                <w:div w:id="339771217">
                  <w:marLeft w:val="640"/>
                  <w:marRight w:val="0"/>
                  <w:marTop w:val="0"/>
                  <w:marBottom w:val="0"/>
                  <w:divBdr>
                    <w:top w:val="none" w:sz="0" w:space="0" w:color="auto"/>
                    <w:left w:val="none" w:sz="0" w:space="0" w:color="auto"/>
                    <w:bottom w:val="none" w:sz="0" w:space="0" w:color="auto"/>
                    <w:right w:val="none" w:sz="0" w:space="0" w:color="auto"/>
                  </w:divBdr>
                </w:div>
                <w:div w:id="2072649978">
                  <w:marLeft w:val="640"/>
                  <w:marRight w:val="0"/>
                  <w:marTop w:val="0"/>
                  <w:marBottom w:val="0"/>
                  <w:divBdr>
                    <w:top w:val="none" w:sz="0" w:space="0" w:color="auto"/>
                    <w:left w:val="none" w:sz="0" w:space="0" w:color="auto"/>
                    <w:bottom w:val="none" w:sz="0" w:space="0" w:color="auto"/>
                    <w:right w:val="none" w:sz="0" w:space="0" w:color="auto"/>
                  </w:divBdr>
                </w:div>
                <w:div w:id="386488539">
                  <w:marLeft w:val="640"/>
                  <w:marRight w:val="0"/>
                  <w:marTop w:val="0"/>
                  <w:marBottom w:val="0"/>
                  <w:divBdr>
                    <w:top w:val="none" w:sz="0" w:space="0" w:color="auto"/>
                    <w:left w:val="none" w:sz="0" w:space="0" w:color="auto"/>
                    <w:bottom w:val="none" w:sz="0" w:space="0" w:color="auto"/>
                    <w:right w:val="none" w:sz="0" w:space="0" w:color="auto"/>
                  </w:divBdr>
                </w:div>
                <w:div w:id="178158249">
                  <w:marLeft w:val="640"/>
                  <w:marRight w:val="0"/>
                  <w:marTop w:val="0"/>
                  <w:marBottom w:val="0"/>
                  <w:divBdr>
                    <w:top w:val="none" w:sz="0" w:space="0" w:color="auto"/>
                    <w:left w:val="none" w:sz="0" w:space="0" w:color="auto"/>
                    <w:bottom w:val="none" w:sz="0" w:space="0" w:color="auto"/>
                    <w:right w:val="none" w:sz="0" w:space="0" w:color="auto"/>
                  </w:divBdr>
                </w:div>
                <w:div w:id="902910777">
                  <w:marLeft w:val="640"/>
                  <w:marRight w:val="0"/>
                  <w:marTop w:val="0"/>
                  <w:marBottom w:val="0"/>
                  <w:divBdr>
                    <w:top w:val="none" w:sz="0" w:space="0" w:color="auto"/>
                    <w:left w:val="none" w:sz="0" w:space="0" w:color="auto"/>
                    <w:bottom w:val="none" w:sz="0" w:space="0" w:color="auto"/>
                    <w:right w:val="none" w:sz="0" w:space="0" w:color="auto"/>
                  </w:divBdr>
                </w:div>
                <w:div w:id="744229827">
                  <w:marLeft w:val="640"/>
                  <w:marRight w:val="0"/>
                  <w:marTop w:val="0"/>
                  <w:marBottom w:val="0"/>
                  <w:divBdr>
                    <w:top w:val="none" w:sz="0" w:space="0" w:color="auto"/>
                    <w:left w:val="none" w:sz="0" w:space="0" w:color="auto"/>
                    <w:bottom w:val="none" w:sz="0" w:space="0" w:color="auto"/>
                    <w:right w:val="none" w:sz="0" w:space="0" w:color="auto"/>
                  </w:divBdr>
                </w:div>
                <w:div w:id="458380380">
                  <w:marLeft w:val="640"/>
                  <w:marRight w:val="0"/>
                  <w:marTop w:val="0"/>
                  <w:marBottom w:val="0"/>
                  <w:divBdr>
                    <w:top w:val="none" w:sz="0" w:space="0" w:color="auto"/>
                    <w:left w:val="none" w:sz="0" w:space="0" w:color="auto"/>
                    <w:bottom w:val="none" w:sz="0" w:space="0" w:color="auto"/>
                    <w:right w:val="none" w:sz="0" w:space="0" w:color="auto"/>
                  </w:divBdr>
                </w:div>
                <w:div w:id="1108426327">
                  <w:marLeft w:val="640"/>
                  <w:marRight w:val="0"/>
                  <w:marTop w:val="0"/>
                  <w:marBottom w:val="0"/>
                  <w:divBdr>
                    <w:top w:val="none" w:sz="0" w:space="0" w:color="auto"/>
                    <w:left w:val="none" w:sz="0" w:space="0" w:color="auto"/>
                    <w:bottom w:val="none" w:sz="0" w:space="0" w:color="auto"/>
                    <w:right w:val="none" w:sz="0" w:space="0" w:color="auto"/>
                  </w:divBdr>
                </w:div>
                <w:div w:id="696077187">
                  <w:marLeft w:val="640"/>
                  <w:marRight w:val="0"/>
                  <w:marTop w:val="0"/>
                  <w:marBottom w:val="0"/>
                  <w:divBdr>
                    <w:top w:val="none" w:sz="0" w:space="0" w:color="auto"/>
                    <w:left w:val="none" w:sz="0" w:space="0" w:color="auto"/>
                    <w:bottom w:val="none" w:sz="0" w:space="0" w:color="auto"/>
                    <w:right w:val="none" w:sz="0" w:space="0" w:color="auto"/>
                  </w:divBdr>
                </w:div>
                <w:div w:id="101077768">
                  <w:marLeft w:val="640"/>
                  <w:marRight w:val="0"/>
                  <w:marTop w:val="0"/>
                  <w:marBottom w:val="0"/>
                  <w:divBdr>
                    <w:top w:val="none" w:sz="0" w:space="0" w:color="auto"/>
                    <w:left w:val="none" w:sz="0" w:space="0" w:color="auto"/>
                    <w:bottom w:val="none" w:sz="0" w:space="0" w:color="auto"/>
                    <w:right w:val="none" w:sz="0" w:space="0" w:color="auto"/>
                  </w:divBdr>
                </w:div>
                <w:div w:id="579407057">
                  <w:marLeft w:val="640"/>
                  <w:marRight w:val="0"/>
                  <w:marTop w:val="0"/>
                  <w:marBottom w:val="0"/>
                  <w:divBdr>
                    <w:top w:val="none" w:sz="0" w:space="0" w:color="auto"/>
                    <w:left w:val="none" w:sz="0" w:space="0" w:color="auto"/>
                    <w:bottom w:val="none" w:sz="0" w:space="0" w:color="auto"/>
                    <w:right w:val="none" w:sz="0" w:space="0" w:color="auto"/>
                  </w:divBdr>
                </w:div>
                <w:div w:id="312877212">
                  <w:marLeft w:val="640"/>
                  <w:marRight w:val="0"/>
                  <w:marTop w:val="0"/>
                  <w:marBottom w:val="0"/>
                  <w:divBdr>
                    <w:top w:val="none" w:sz="0" w:space="0" w:color="auto"/>
                    <w:left w:val="none" w:sz="0" w:space="0" w:color="auto"/>
                    <w:bottom w:val="none" w:sz="0" w:space="0" w:color="auto"/>
                    <w:right w:val="none" w:sz="0" w:space="0" w:color="auto"/>
                  </w:divBdr>
                </w:div>
                <w:div w:id="645278795">
                  <w:marLeft w:val="640"/>
                  <w:marRight w:val="0"/>
                  <w:marTop w:val="0"/>
                  <w:marBottom w:val="0"/>
                  <w:divBdr>
                    <w:top w:val="none" w:sz="0" w:space="0" w:color="auto"/>
                    <w:left w:val="none" w:sz="0" w:space="0" w:color="auto"/>
                    <w:bottom w:val="none" w:sz="0" w:space="0" w:color="auto"/>
                    <w:right w:val="none" w:sz="0" w:space="0" w:color="auto"/>
                  </w:divBdr>
                </w:div>
                <w:div w:id="1703945439">
                  <w:marLeft w:val="640"/>
                  <w:marRight w:val="0"/>
                  <w:marTop w:val="0"/>
                  <w:marBottom w:val="0"/>
                  <w:divBdr>
                    <w:top w:val="none" w:sz="0" w:space="0" w:color="auto"/>
                    <w:left w:val="none" w:sz="0" w:space="0" w:color="auto"/>
                    <w:bottom w:val="none" w:sz="0" w:space="0" w:color="auto"/>
                    <w:right w:val="none" w:sz="0" w:space="0" w:color="auto"/>
                  </w:divBdr>
                </w:div>
                <w:div w:id="2142066045">
                  <w:marLeft w:val="640"/>
                  <w:marRight w:val="0"/>
                  <w:marTop w:val="0"/>
                  <w:marBottom w:val="0"/>
                  <w:divBdr>
                    <w:top w:val="none" w:sz="0" w:space="0" w:color="auto"/>
                    <w:left w:val="none" w:sz="0" w:space="0" w:color="auto"/>
                    <w:bottom w:val="none" w:sz="0" w:space="0" w:color="auto"/>
                    <w:right w:val="none" w:sz="0" w:space="0" w:color="auto"/>
                  </w:divBdr>
                </w:div>
              </w:divsChild>
            </w:div>
            <w:div w:id="1144470536">
              <w:marLeft w:val="0"/>
              <w:marRight w:val="0"/>
              <w:marTop w:val="0"/>
              <w:marBottom w:val="0"/>
              <w:divBdr>
                <w:top w:val="none" w:sz="0" w:space="0" w:color="auto"/>
                <w:left w:val="none" w:sz="0" w:space="0" w:color="auto"/>
                <w:bottom w:val="none" w:sz="0" w:space="0" w:color="auto"/>
                <w:right w:val="none" w:sz="0" w:space="0" w:color="auto"/>
              </w:divBdr>
              <w:divsChild>
                <w:div w:id="2030058718">
                  <w:marLeft w:val="640"/>
                  <w:marRight w:val="0"/>
                  <w:marTop w:val="0"/>
                  <w:marBottom w:val="0"/>
                  <w:divBdr>
                    <w:top w:val="none" w:sz="0" w:space="0" w:color="auto"/>
                    <w:left w:val="none" w:sz="0" w:space="0" w:color="auto"/>
                    <w:bottom w:val="none" w:sz="0" w:space="0" w:color="auto"/>
                    <w:right w:val="none" w:sz="0" w:space="0" w:color="auto"/>
                  </w:divBdr>
                </w:div>
                <w:div w:id="33968935">
                  <w:marLeft w:val="640"/>
                  <w:marRight w:val="0"/>
                  <w:marTop w:val="0"/>
                  <w:marBottom w:val="0"/>
                  <w:divBdr>
                    <w:top w:val="none" w:sz="0" w:space="0" w:color="auto"/>
                    <w:left w:val="none" w:sz="0" w:space="0" w:color="auto"/>
                    <w:bottom w:val="none" w:sz="0" w:space="0" w:color="auto"/>
                    <w:right w:val="none" w:sz="0" w:space="0" w:color="auto"/>
                  </w:divBdr>
                </w:div>
                <w:div w:id="428887635">
                  <w:marLeft w:val="640"/>
                  <w:marRight w:val="0"/>
                  <w:marTop w:val="0"/>
                  <w:marBottom w:val="0"/>
                  <w:divBdr>
                    <w:top w:val="none" w:sz="0" w:space="0" w:color="auto"/>
                    <w:left w:val="none" w:sz="0" w:space="0" w:color="auto"/>
                    <w:bottom w:val="none" w:sz="0" w:space="0" w:color="auto"/>
                    <w:right w:val="none" w:sz="0" w:space="0" w:color="auto"/>
                  </w:divBdr>
                </w:div>
                <w:div w:id="1968777842">
                  <w:marLeft w:val="640"/>
                  <w:marRight w:val="0"/>
                  <w:marTop w:val="0"/>
                  <w:marBottom w:val="0"/>
                  <w:divBdr>
                    <w:top w:val="none" w:sz="0" w:space="0" w:color="auto"/>
                    <w:left w:val="none" w:sz="0" w:space="0" w:color="auto"/>
                    <w:bottom w:val="none" w:sz="0" w:space="0" w:color="auto"/>
                    <w:right w:val="none" w:sz="0" w:space="0" w:color="auto"/>
                  </w:divBdr>
                </w:div>
                <w:div w:id="422074814">
                  <w:marLeft w:val="640"/>
                  <w:marRight w:val="0"/>
                  <w:marTop w:val="0"/>
                  <w:marBottom w:val="0"/>
                  <w:divBdr>
                    <w:top w:val="none" w:sz="0" w:space="0" w:color="auto"/>
                    <w:left w:val="none" w:sz="0" w:space="0" w:color="auto"/>
                    <w:bottom w:val="none" w:sz="0" w:space="0" w:color="auto"/>
                    <w:right w:val="none" w:sz="0" w:space="0" w:color="auto"/>
                  </w:divBdr>
                </w:div>
                <w:div w:id="1698432010">
                  <w:marLeft w:val="640"/>
                  <w:marRight w:val="0"/>
                  <w:marTop w:val="0"/>
                  <w:marBottom w:val="0"/>
                  <w:divBdr>
                    <w:top w:val="none" w:sz="0" w:space="0" w:color="auto"/>
                    <w:left w:val="none" w:sz="0" w:space="0" w:color="auto"/>
                    <w:bottom w:val="none" w:sz="0" w:space="0" w:color="auto"/>
                    <w:right w:val="none" w:sz="0" w:space="0" w:color="auto"/>
                  </w:divBdr>
                </w:div>
                <w:div w:id="1898776968">
                  <w:marLeft w:val="640"/>
                  <w:marRight w:val="0"/>
                  <w:marTop w:val="0"/>
                  <w:marBottom w:val="0"/>
                  <w:divBdr>
                    <w:top w:val="none" w:sz="0" w:space="0" w:color="auto"/>
                    <w:left w:val="none" w:sz="0" w:space="0" w:color="auto"/>
                    <w:bottom w:val="none" w:sz="0" w:space="0" w:color="auto"/>
                    <w:right w:val="none" w:sz="0" w:space="0" w:color="auto"/>
                  </w:divBdr>
                </w:div>
                <w:div w:id="1263294906">
                  <w:marLeft w:val="640"/>
                  <w:marRight w:val="0"/>
                  <w:marTop w:val="0"/>
                  <w:marBottom w:val="0"/>
                  <w:divBdr>
                    <w:top w:val="none" w:sz="0" w:space="0" w:color="auto"/>
                    <w:left w:val="none" w:sz="0" w:space="0" w:color="auto"/>
                    <w:bottom w:val="none" w:sz="0" w:space="0" w:color="auto"/>
                    <w:right w:val="none" w:sz="0" w:space="0" w:color="auto"/>
                  </w:divBdr>
                </w:div>
                <w:div w:id="470710602">
                  <w:marLeft w:val="640"/>
                  <w:marRight w:val="0"/>
                  <w:marTop w:val="0"/>
                  <w:marBottom w:val="0"/>
                  <w:divBdr>
                    <w:top w:val="none" w:sz="0" w:space="0" w:color="auto"/>
                    <w:left w:val="none" w:sz="0" w:space="0" w:color="auto"/>
                    <w:bottom w:val="none" w:sz="0" w:space="0" w:color="auto"/>
                    <w:right w:val="none" w:sz="0" w:space="0" w:color="auto"/>
                  </w:divBdr>
                </w:div>
                <w:div w:id="1405909788">
                  <w:marLeft w:val="640"/>
                  <w:marRight w:val="0"/>
                  <w:marTop w:val="0"/>
                  <w:marBottom w:val="0"/>
                  <w:divBdr>
                    <w:top w:val="none" w:sz="0" w:space="0" w:color="auto"/>
                    <w:left w:val="none" w:sz="0" w:space="0" w:color="auto"/>
                    <w:bottom w:val="none" w:sz="0" w:space="0" w:color="auto"/>
                    <w:right w:val="none" w:sz="0" w:space="0" w:color="auto"/>
                  </w:divBdr>
                </w:div>
                <w:div w:id="663095554">
                  <w:marLeft w:val="640"/>
                  <w:marRight w:val="0"/>
                  <w:marTop w:val="0"/>
                  <w:marBottom w:val="0"/>
                  <w:divBdr>
                    <w:top w:val="none" w:sz="0" w:space="0" w:color="auto"/>
                    <w:left w:val="none" w:sz="0" w:space="0" w:color="auto"/>
                    <w:bottom w:val="none" w:sz="0" w:space="0" w:color="auto"/>
                    <w:right w:val="none" w:sz="0" w:space="0" w:color="auto"/>
                  </w:divBdr>
                </w:div>
                <w:div w:id="1620062667">
                  <w:marLeft w:val="640"/>
                  <w:marRight w:val="0"/>
                  <w:marTop w:val="0"/>
                  <w:marBottom w:val="0"/>
                  <w:divBdr>
                    <w:top w:val="none" w:sz="0" w:space="0" w:color="auto"/>
                    <w:left w:val="none" w:sz="0" w:space="0" w:color="auto"/>
                    <w:bottom w:val="none" w:sz="0" w:space="0" w:color="auto"/>
                    <w:right w:val="none" w:sz="0" w:space="0" w:color="auto"/>
                  </w:divBdr>
                </w:div>
                <w:div w:id="1566181961">
                  <w:marLeft w:val="640"/>
                  <w:marRight w:val="0"/>
                  <w:marTop w:val="0"/>
                  <w:marBottom w:val="0"/>
                  <w:divBdr>
                    <w:top w:val="none" w:sz="0" w:space="0" w:color="auto"/>
                    <w:left w:val="none" w:sz="0" w:space="0" w:color="auto"/>
                    <w:bottom w:val="none" w:sz="0" w:space="0" w:color="auto"/>
                    <w:right w:val="none" w:sz="0" w:space="0" w:color="auto"/>
                  </w:divBdr>
                </w:div>
                <w:div w:id="1656228174">
                  <w:marLeft w:val="640"/>
                  <w:marRight w:val="0"/>
                  <w:marTop w:val="0"/>
                  <w:marBottom w:val="0"/>
                  <w:divBdr>
                    <w:top w:val="none" w:sz="0" w:space="0" w:color="auto"/>
                    <w:left w:val="none" w:sz="0" w:space="0" w:color="auto"/>
                    <w:bottom w:val="none" w:sz="0" w:space="0" w:color="auto"/>
                    <w:right w:val="none" w:sz="0" w:space="0" w:color="auto"/>
                  </w:divBdr>
                </w:div>
                <w:div w:id="869144366">
                  <w:marLeft w:val="640"/>
                  <w:marRight w:val="0"/>
                  <w:marTop w:val="0"/>
                  <w:marBottom w:val="0"/>
                  <w:divBdr>
                    <w:top w:val="none" w:sz="0" w:space="0" w:color="auto"/>
                    <w:left w:val="none" w:sz="0" w:space="0" w:color="auto"/>
                    <w:bottom w:val="none" w:sz="0" w:space="0" w:color="auto"/>
                    <w:right w:val="none" w:sz="0" w:space="0" w:color="auto"/>
                  </w:divBdr>
                </w:div>
                <w:div w:id="467015523">
                  <w:marLeft w:val="640"/>
                  <w:marRight w:val="0"/>
                  <w:marTop w:val="0"/>
                  <w:marBottom w:val="0"/>
                  <w:divBdr>
                    <w:top w:val="none" w:sz="0" w:space="0" w:color="auto"/>
                    <w:left w:val="none" w:sz="0" w:space="0" w:color="auto"/>
                    <w:bottom w:val="none" w:sz="0" w:space="0" w:color="auto"/>
                    <w:right w:val="none" w:sz="0" w:space="0" w:color="auto"/>
                  </w:divBdr>
                </w:div>
                <w:div w:id="1131244707">
                  <w:marLeft w:val="640"/>
                  <w:marRight w:val="0"/>
                  <w:marTop w:val="0"/>
                  <w:marBottom w:val="0"/>
                  <w:divBdr>
                    <w:top w:val="none" w:sz="0" w:space="0" w:color="auto"/>
                    <w:left w:val="none" w:sz="0" w:space="0" w:color="auto"/>
                    <w:bottom w:val="none" w:sz="0" w:space="0" w:color="auto"/>
                    <w:right w:val="none" w:sz="0" w:space="0" w:color="auto"/>
                  </w:divBdr>
                </w:div>
                <w:div w:id="1495417552">
                  <w:marLeft w:val="640"/>
                  <w:marRight w:val="0"/>
                  <w:marTop w:val="0"/>
                  <w:marBottom w:val="0"/>
                  <w:divBdr>
                    <w:top w:val="none" w:sz="0" w:space="0" w:color="auto"/>
                    <w:left w:val="none" w:sz="0" w:space="0" w:color="auto"/>
                    <w:bottom w:val="none" w:sz="0" w:space="0" w:color="auto"/>
                    <w:right w:val="none" w:sz="0" w:space="0" w:color="auto"/>
                  </w:divBdr>
                </w:div>
                <w:div w:id="2060738145">
                  <w:marLeft w:val="640"/>
                  <w:marRight w:val="0"/>
                  <w:marTop w:val="0"/>
                  <w:marBottom w:val="0"/>
                  <w:divBdr>
                    <w:top w:val="none" w:sz="0" w:space="0" w:color="auto"/>
                    <w:left w:val="none" w:sz="0" w:space="0" w:color="auto"/>
                    <w:bottom w:val="none" w:sz="0" w:space="0" w:color="auto"/>
                    <w:right w:val="none" w:sz="0" w:space="0" w:color="auto"/>
                  </w:divBdr>
                </w:div>
                <w:div w:id="919215209">
                  <w:marLeft w:val="640"/>
                  <w:marRight w:val="0"/>
                  <w:marTop w:val="0"/>
                  <w:marBottom w:val="0"/>
                  <w:divBdr>
                    <w:top w:val="none" w:sz="0" w:space="0" w:color="auto"/>
                    <w:left w:val="none" w:sz="0" w:space="0" w:color="auto"/>
                    <w:bottom w:val="none" w:sz="0" w:space="0" w:color="auto"/>
                    <w:right w:val="none" w:sz="0" w:space="0" w:color="auto"/>
                  </w:divBdr>
                </w:div>
                <w:div w:id="859198962">
                  <w:marLeft w:val="640"/>
                  <w:marRight w:val="0"/>
                  <w:marTop w:val="0"/>
                  <w:marBottom w:val="0"/>
                  <w:divBdr>
                    <w:top w:val="none" w:sz="0" w:space="0" w:color="auto"/>
                    <w:left w:val="none" w:sz="0" w:space="0" w:color="auto"/>
                    <w:bottom w:val="none" w:sz="0" w:space="0" w:color="auto"/>
                    <w:right w:val="none" w:sz="0" w:space="0" w:color="auto"/>
                  </w:divBdr>
                </w:div>
                <w:div w:id="42408744">
                  <w:marLeft w:val="640"/>
                  <w:marRight w:val="0"/>
                  <w:marTop w:val="0"/>
                  <w:marBottom w:val="0"/>
                  <w:divBdr>
                    <w:top w:val="none" w:sz="0" w:space="0" w:color="auto"/>
                    <w:left w:val="none" w:sz="0" w:space="0" w:color="auto"/>
                    <w:bottom w:val="none" w:sz="0" w:space="0" w:color="auto"/>
                    <w:right w:val="none" w:sz="0" w:space="0" w:color="auto"/>
                  </w:divBdr>
                </w:div>
                <w:div w:id="184103199">
                  <w:marLeft w:val="640"/>
                  <w:marRight w:val="0"/>
                  <w:marTop w:val="0"/>
                  <w:marBottom w:val="0"/>
                  <w:divBdr>
                    <w:top w:val="none" w:sz="0" w:space="0" w:color="auto"/>
                    <w:left w:val="none" w:sz="0" w:space="0" w:color="auto"/>
                    <w:bottom w:val="none" w:sz="0" w:space="0" w:color="auto"/>
                    <w:right w:val="none" w:sz="0" w:space="0" w:color="auto"/>
                  </w:divBdr>
                </w:div>
                <w:div w:id="1644198081">
                  <w:marLeft w:val="640"/>
                  <w:marRight w:val="0"/>
                  <w:marTop w:val="0"/>
                  <w:marBottom w:val="0"/>
                  <w:divBdr>
                    <w:top w:val="none" w:sz="0" w:space="0" w:color="auto"/>
                    <w:left w:val="none" w:sz="0" w:space="0" w:color="auto"/>
                    <w:bottom w:val="none" w:sz="0" w:space="0" w:color="auto"/>
                    <w:right w:val="none" w:sz="0" w:space="0" w:color="auto"/>
                  </w:divBdr>
                </w:div>
                <w:div w:id="1425345485">
                  <w:marLeft w:val="640"/>
                  <w:marRight w:val="0"/>
                  <w:marTop w:val="0"/>
                  <w:marBottom w:val="0"/>
                  <w:divBdr>
                    <w:top w:val="none" w:sz="0" w:space="0" w:color="auto"/>
                    <w:left w:val="none" w:sz="0" w:space="0" w:color="auto"/>
                    <w:bottom w:val="none" w:sz="0" w:space="0" w:color="auto"/>
                    <w:right w:val="none" w:sz="0" w:space="0" w:color="auto"/>
                  </w:divBdr>
                </w:div>
                <w:div w:id="1169365091">
                  <w:marLeft w:val="640"/>
                  <w:marRight w:val="0"/>
                  <w:marTop w:val="0"/>
                  <w:marBottom w:val="0"/>
                  <w:divBdr>
                    <w:top w:val="none" w:sz="0" w:space="0" w:color="auto"/>
                    <w:left w:val="none" w:sz="0" w:space="0" w:color="auto"/>
                    <w:bottom w:val="none" w:sz="0" w:space="0" w:color="auto"/>
                    <w:right w:val="none" w:sz="0" w:space="0" w:color="auto"/>
                  </w:divBdr>
                </w:div>
                <w:div w:id="1766531101">
                  <w:marLeft w:val="640"/>
                  <w:marRight w:val="0"/>
                  <w:marTop w:val="0"/>
                  <w:marBottom w:val="0"/>
                  <w:divBdr>
                    <w:top w:val="none" w:sz="0" w:space="0" w:color="auto"/>
                    <w:left w:val="none" w:sz="0" w:space="0" w:color="auto"/>
                    <w:bottom w:val="none" w:sz="0" w:space="0" w:color="auto"/>
                    <w:right w:val="none" w:sz="0" w:space="0" w:color="auto"/>
                  </w:divBdr>
                </w:div>
                <w:div w:id="1756900548">
                  <w:marLeft w:val="640"/>
                  <w:marRight w:val="0"/>
                  <w:marTop w:val="0"/>
                  <w:marBottom w:val="0"/>
                  <w:divBdr>
                    <w:top w:val="none" w:sz="0" w:space="0" w:color="auto"/>
                    <w:left w:val="none" w:sz="0" w:space="0" w:color="auto"/>
                    <w:bottom w:val="none" w:sz="0" w:space="0" w:color="auto"/>
                    <w:right w:val="none" w:sz="0" w:space="0" w:color="auto"/>
                  </w:divBdr>
                </w:div>
                <w:div w:id="528181257">
                  <w:marLeft w:val="640"/>
                  <w:marRight w:val="0"/>
                  <w:marTop w:val="0"/>
                  <w:marBottom w:val="0"/>
                  <w:divBdr>
                    <w:top w:val="none" w:sz="0" w:space="0" w:color="auto"/>
                    <w:left w:val="none" w:sz="0" w:space="0" w:color="auto"/>
                    <w:bottom w:val="none" w:sz="0" w:space="0" w:color="auto"/>
                    <w:right w:val="none" w:sz="0" w:space="0" w:color="auto"/>
                  </w:divBdr>
                </w:div>
                <w:div w:id="607545147">
                  <w:marLeft w:val="640"/>
                  <w:marRight w:val="0"/>
                  <w:marTop w:val="0"/>
                  <w:marBottom w:val="0"/>
                  <w:divBdr>
                    <w:top w:val="none" w:sz="0" w:space="0" w:color="auto"/>
                    <w:left w:val="none" w:sz="0" w:space="0" w:color="auto"/>
                    <w:bottom w:val="none" w:sz="0" w:space="0" w:color="auto"/>
                    <w:right w:val="none" w:sz="0" w:space="0" w:color="auto"/>
                  </w:divBdr>
                </w:div>
                <w:div w:id="1631477275">
                  <w:marLeft w:val="640"/>
                  <w:marRight w:val="0"/>
                  <w:marTop w:val="0"/>
                  <w:marBottom w:val="0"/>
                  <w:divBdr>
                    <w:top w:val="none" w:sz="0" w:space="0" w:color="auto"/>
                    <w:left w:val="none" w:sz="0" w:space="0" w:color="auto"/>
                    <w:bottom w:val="none" w:sz="0" w:space="0" w:color="auto"/>
                    <w:right w:val="none" w:sz="0" w:space="0" w:color="auto"/>
                  </w:divBdr>
                </w:div>
                <w:div w:id="968165427">
                  <w:marLeft w:val="640"/>
                  <w:marRight w:val="0"/>
                  <w:marTop w:val="0"/>
                  <w:marBottom w:val="0"/>
                  <w:divBdr>
                    <w:top w:val="none" w:sz="0" w:space="0" w:color="auto"/>
                    <w:left w:val="none" w:sz="0" w:space="0" w:color="auto"/>
                    <w:bottom w:val="none" w:sz="0" w:space="0" w:color="auto"/>
                    <w:right w:val="none" w:sz="0" w:space="0" w:color="auto"/>
                  </w:divBdr>
                </w:div>
                <w:div w:id="2077778539">
                  <w:marLeft w:val="640"/>
                  <w:marRight w:val="0"/>
                  <w:marTop w:val="0"/>
                  <w:marBottom w:val="0"/>
                  <w:divBdr>
                    <w:top w:val="none" w:sz="0" w:space="0" w:color="auto"/>
                    <w:left w:val="none" w:sz="0" w:space="0" w:color="auto"/>
                    <w:bottom w:val="none" w:sz="0" w:space="0" w:color="auto"/>
                    <w:right w:val="none" w:sz="0" w:space="0" w:color="auto"/>
                  </w:divBdr>
                </w:div>
                <w:div w:id="2018532598">
                  <w:marLeft w:val="640"/>
                  <w:marRight w:val="0"/>
                  <w:marTop w:val="0"/>
                  <w:marBottom w:val="0"/>
                  <w:divBdr>
                    <w:top w:val="none" w:sz="0" w:space="0" w:color="auto"/>
                    <w:left w:val="none" w:sz="0" w:space="0" w:color="auto"/>
                    <w:bottom w:val="none" w:sz="0" w:space="0" w:color="auto"/>
                    <w:right w:val="none" w:sz="0" w:space="0" w:color="auto"/>
                  </w:divBdr>
                </w:div>
                <w:div w:id="609775243">
                  <w:marLeft w:val="640"/>
                  <w:marRight w:val="0"/>
                  <w:marTop w:val="0"/>
                  <w:marBottom w:val="0"/>
                  <w:divBdr>
                    <w:top w:val="none" w:sz="0" w:space="0" w:color="auto"/>
                    <w:left w:val="none" w:sz="0" w:space="0" w:color="auto"/>
                    <w:bottom w:val="none" w:sz="0" w:space="0" w:color="auto"/>
                    <w:right w:val="none" w:sz="0" w:space="0" w:color="auto"/>
                  </w:divBdr>
                </w:div>
                <w:div w:id="1839495010">
                  <w:marLeft w:val="640"/>
                  <w:marRight w:val="0"/>
                  <w:marTop w:val="0"/>
                  <w:marBottom w:val="0"/>
                  <w:divBdr>
                    <w:top w:val="none" w:sz="0" w:space="0" w:color="auto"/>
                    <w:left w:val="none" w:sz="0" w:space="0" w:color="auto"/>
                    <w:bottom w:val="none" w:sz="0" w:space="0" w:color="auto"/>
                    <w:right w:val="none" w:sz="0" w:space="0" w:color="auto"/>
                  </w:divBdr>
                </w:div>
                <w:div w:id="1675180989">
                  <w:marLeft w:val="640"/>
                  <w:marRight w:val="0"/>
                  <w:marTop w:val="0"/>
                  <w:marBottom w:val="0"/>
                  <w:divBdr>
                    <w:top w:val="none" w:sz="0" w:space="0" w:color="auto"/>
                    <w:left w:val="none" w:sz="0" w:space="0" w:color="auto"/>
                    <w:bottom w:val="none" w:sz="0" w:space="0" w:color="auto"/>
                    <w:right w:val="none" w:sz="0" w:space="0" w:color="auto"/>
                  </w:divBdr>
                </w:div>
                <w:div w:id="1027871557">
                  <w:marLeft w:val="640"/>
                  <w:marRight w:val="0"/>
                  <w:marTop w:val="0"/>
                  <w:marBottom w:val="0"/>
                  <w:divBdr>
                    <w:top w:val="none" w:sz="0" w:space="0" w:color="auto"/>
                    <w:left w:val="none" w:sz="0" w:space="0" w:color="auto"/>
                    <w:bottom w:val="none" w:sz="0" w:space="0" w:color="auto"/>
                    <w:right w:val="none" w:sz="0" w:space="0" w:color="auto"/>
                  </w:divBdr>
                </w:div>
                <w:div w:id="1412660342">
                  <w:marLeft w:val="640"/>
                  <w:marRight w:val="0"/>
                  <w:marTop w:val="0"/>
                  <w:marBottom w:val="0"/>
                  <w:divBdr>
                    <w:top w:val="none" w:sz="0" w:space="0" w:color="auto"/>
                    <w:left w:val="none" w:sz="0" w:space="0" w:color="auto"/>
                    <w:bottom w:val="none" w:sz="0" w:space="0" w:color="auto"/>
                    <w:right w:val="none" w:sz="0" w:space="0" w:color="auto"/>
                  </w:divBdr>
                </w:div>
                <w:div w:id="170343885">
                  <w:marLeft w:val="640"/>
                  <w:marRight w:val="0"/>
                  <w:marTop w:val="0"/>
                  <w:marBottom w:val="0"/>
                  <w:divBdr>
                    <w:top w:val="none" w:sz="0" w:space="0" w:color="auto"/>
                    <w:left w:val="none" w:sz="0" w:space="0" w:color="auto"/>
                    <w:bottom w:val="none" w:sz="0" w:space="0" w:color="auto"/>
                    <w:right w:val="none" w:sz="0" w:space="0" w:color="auto"/>
                  </w:divBdr>
                </w:div>
                <w:div w:id="1687052537">
                  <w:marLeft w:val="640"/>
                  <w:marRight w:val="0"/>
                  <w:marTop w:val="0"/>
                  <w:marBottom w:val="0"/>
                  <w:divBdr>
                    <w:top w:val="none" w:sz="0" w:space="0" w:color="auto"/>
                    <w:left w:val="none" w:sz="0" w:space="0" w:color="auto"/>
                    <w:bottom w:val="none" w:sz="0" w:space="0" w:color="auto"/>
                    <w:right w:val="none" w:sz="0" w:space="0" w:color="auto"/>
                  </w:divBdr>
                </w:div>
                <w:div w:id="1504055070">
                  <w:marLeft w:val="640"/>
                  <w:marRight w:val="0"/>
                  <w:marTop w:val="0"/>
                  <w:marBottom w:val="0"/>
                  <w:divBdr>
                    <w:top w:val="none" w:sz="0" w:space="0" w:color="auto"/>
                    <w:left w:val="none" w:sz="0" w:space="0" w:color="auto"/>
                    <w:bottom w:val="none" w:sz="0" w:space="0" w:color="auto"/>
                    <w:right w:val="none" w:sz="0" w:space="0" w:color="auto"/>
                  </w:divBdr>
                </w:div>
                <w:div w:id="1571768451">
                  <w:marLeft w:val="640"/>
                  <w:marRight w:val="0"/>
                  <w:marTop w:val="0"/>
                  <w:marBottom w:val="0"/>
                  <w:divBdr>
                    <w:top w:val="none" w:sz="0" w:space="0" w:color="auto"/>
                    <w:left w:val="none" w:sz="0" w:space="0" w:color="auto"/>
                    <w:bottom w:val="none" w:sz="0" w:space="0" w:color="auto"/>
                    <w:right w:val="none" w:sz="0" w:space="0" w:color="auto"/>
                  </w:divBdr>
                </w:div>
                <w:div w:id="530458252">
                  <w:marLeft w:val="640"/>
                  <w:marRight w:val="0"/>
                  <w:marTop w:val="0"/>
                  <w:marBottom w:val="0"/>
                  <w:divBdr>
                    <w:top w:val="none" w:sz="0" w:space="0" w:color="auto"/>
                    <w:left w:val="none" w:sz="0" w:space="0" w:color="auto"/>
                    <w:bottom w:val="none" w:sz="0" w:space="0" w:color="auto"/>
                    <w:right w:val="none" w:sz="0" w:space="0" w:color="auto"/>
                  </w:divBdr>
                </w:div>
                <w:div w:id="233930142">
                  <w:marLeft w:val="640"/>
                  <w:marRight w:val="0"/>
                  <w:marTop w:val="0"/>
                  <w:marBottom w:val="0"/>
                  <w:divBdr>
                    <w:top w:val="none" w:sz="0" w:space="0" w:color="auto"/>
                    <w:left w:val="none" w:sz="0" w:space="0" w:color="auto"/>
                    <w:bottom w:val="none" w:sz="0" w:space="0" w:color="auto"/>
                    <w:right w:val="none" w:sz="0" w:space="0" w:color="auto"/>
                  </w:divBdr>
                </w:div>
                <w:div w:id="2104568830">
                  <w:marLeft w:val="640"/>
                  <w:marRight w:val="0"/>
                  <w:marTop w:val="0"/>
                  <w:marBottom w:val="0"/>
                  <w:divBdr>
                    <w:top w:val="none" w:sz="0" w:space="0" w:color="auto"/>
                    <w:left w:val="none" w:sz="0" w:space="0" w:color="auto"/>
                    <w:bottom w:val="none" w:sz="0" w:space="0" w:color="auto"/>
                    <w:right w:val="none" w:sz="0" w:space="0" w:color="auto"/>
                  </w:divBdr>
                </w:div>
                <w:div w:id="1284993851">
                  <w:marLeft w:val="640"/>
                  <w:marRight w:val="0"/>
                  <w:marTop w:val="0"/>
                  <w:marBottom w:val="0"/>
                  <w:divBdr>
                    <w:top w:val="none" w:sz="0" w:space="0" w:color="auto"/>
                    <w:left w:val="none" w:sz="0" w:space="0" w:color="auto"/>
                    <w:bottom w:val="none" w:sz="0" w:space="0" w:color="auto"/>
                    <w:right w:val="none" w:sz="0" w:space="0" w:color="auto"/>
                  </w:divBdr>
                </w:div>
                <w:div w:id="460807306">
                  <w:marLeft w:val="640"/>
                  <w:marRight w:val="0"/>
                  <w:marTop w:val="0"/>
                  <w:marBottom w:val="0"/>
                  <w:divBdr>
                    <w:top w:val="none" w:sz="0" w:space="0" w:color="auto"/>
                    <w:left w:val="none" w:sz="0" w:space="0" w:color="auto"/>
                    <w:bottom w:val="none" w:sz="0" w:space="0" w:color="auto"/>
                    <w:right w:val="none" w:sz="0" w:space="0" w:color="auto"/>
                  </w:divBdr>
                </w:div>
                <w:div w:id="146748457">
                  <w:marLeft w:val="640"/>
                  <w:marRight w:val="0"/>
                  <w:marTop w:val="0"/>
                  <w:marBottom w:val="0"/>
                  <w:divBdr>
                    <w:top w:val="none" w:sz="0" w:space="0" w:color="auto"/>
                    <w:left w:val="none" w:sz="0" w:space="0" w:color="auto"/>
                    <w:bottom w:val="none" w:sz="0" w:space="0" w:color="auto"/>
                    <w:right w:val="none" w:sz="0" w:space="0" w:color="auto"/>
                  </w:divBdr>
                </w:div>
                <w:div w:id="1261329051">
                  <w:marLeft w:val="640"/>
                  <w:marRight w:val="0"/>
                  <w:marTop w:val="0"/>
                  <w:marBottom w:val="0"/>
                  <w:divBdr>
                    <w:top w:val="none" w:sz="0" w:space="0" w:color="auto"/>
                    <w:left w:val="none" w:sz="0" w:space="0" w:color="auto"/>
                    <w:bottom w:val="none" w:sz="0" w:space="0" w:color="auto"/>
                    <w:right w:val="none" w:sz="0" w:space="0" w:color="auto"/>
                  </w:divBdr>
                </w:div>
                <w:div w:id="1439788138">
                  <w:marLeft w:val="640"/>
                  <w:marRight w:val="0"/>
                  <w:marTop w:val="0"/>
                  <w:marBottom w:val="0"/>
                  <w:divBdr>
                    <w:top w:val="none" w:sz="0" w:space="0" w:color="auto"/>
                    <w:left w:val="none" w:sz="0" w:space="0" w:color="auto"/>
                    <w:bottom w:val="none" w:sz="0" w:space="0" w:color="auto"/>
                    <w:right w:val="none" w:sz="0" w:space="0" w:color="auto"/>
                  </w:divBdr>
                </w:div>
                <w:div w:id="1170414504">
                  <w:marLeft w:val="640"/>
                  <w:marRight w:val="0"/>
                  <w:marTop w:val="0"/>
                  <w:marBottom w:val="0"/>
                  <w:divBdr>
                    <w:top w:val="none" w:sz="0" w:space="0" w:color="auto"/>
                    <w:left w:val="none" w:sz="0" w:space="0" w:color="auto"/>
                    <w:bottom w:val="none" w:sz="0" w:space="0" w:color="auto"/>
                    <w:right w:val="none" w:sz="0" w:space="0" w:color="auto"/>
                  </w:divBdr>
                </w:div>
                <w:div w:id="538279744">
                  <w:marLeft w:val="640"/>
                  <w:marRight w:val="0"/>
                  <w:marTop w:val="0"/>
                  <w:marBottom w:val="0"/>
                  <w:divBdr>
                    <w:top w:val="none" w:sz="0" w:space="0" w:color="auto"/>
                    <w:left w:val="none" w:sz="0" w:space="0" w:color="auto"/>
                    <w:bottom w:val="none" w:sz="0" w:space="0" w:color="auto"/>
                    <w:right w:val="none" w:sz="0" w:space="0" w:color="auto"/>
                  </w:divBdr>
                </w:div>
                <w:div w:id="2025590457">
                  <w:marLeft w:val="640"/>
                  <w:marRight w:val="0"/>
                  <w:marTop w:val="0"/>
                  <w:marBottom w:val="0"/>
                  <w:divBdr>
                    <w:top w:val="none" w:sz="0" w:space="0" w:color="auto"/>
                    <w:left w:val="none" w:sz="0" w:space="0" w:color="auto"/>
                    <w:bottom w:val="none" w:sz="0" w:space="0" w:color="auto"/>
                    <w:right w:val="none" w:sz="0" w:space="0" w:color="auto"/>
                  </w:divBdr>
                </w:div>
                <w:div w:id="1886529371">
                  <w:marLeft w:val="640"/>
                  <w:marRight w:val="0"/>
                  <w:marTop w:val="0"/>
                  <w:marBottom w:val="0"/>
                  <w:divBdr>
                    <w:top w:val="none" w:sz="0" w:space="0" w:color="auto"/>
                    <w:left w:val="none" w:sz="0" w:space="0" w:color="auto"/>
                    <w:bottom w:val="none" w:sz="0" w:space="0" w:color="auto"/>
                    <w:right w:val="none" w:sz="0" w:space="0" w:color="auto"/>
                  </w:divBdr>
                </w:div>
                <w:div w:id="1136530865">
                  <w:marLeft w:val="640"/>
                  <w:marRight w:val="0"/>
                  <w:marTop w:val="0"/>
                  <w:marBottom w:val="0"/>
                  <w:divBdr>
                    <w:top w:val="none" w:sz="0" w:space="0" w:color="auto"/>
                    <w:left w:val="none" w:sz="0" w:space="0" w:color="auto"/>
                    <w:bottom w:val="none" w:sz="0" w:space="0" w:color="auto"/>
                    <w:right w:val="none" w:sz="0" w:space="0" w:color="auto"/>
                  </w:divBdr>
                </w:div>
                <w:div w:id="197209556">
                  <w:marLeft w:val="640"/>
                  <w:marRight w:val="0"/>
                  <w:marTop w:val="0"/>
                  <w:marBottom w:val="0"/>
                  <w:divBdr>
                    <w:top w:val="none" w:sz="0" w:space="0" w:color="auto"/>
                    <w:left w:val="none" w:sz="0" w:space="0" w:color="auto"/>
                    <w:bottom w:val="none" w:sz="0" w:space="0" w:color="auto"/>
                    <w:right w:val="none" w:sz="0" w:space="0" w:color="auto"/>
                  </w:divBdr>
                </w:div>
                <w:div w:id="1110393544">
                  <w:marLeft w:val="640"/>
                  <w:marRight w:val="0"/>
                  <w:marTop w:val="0"/>
                  <w:marBottom w:val="0"/>
                  <w:divBdr>
                    <w:top w:val="none" w:sz="0" w:space="0" w:color="auto"/>
                    <w:left w:val="none" w:sz="0" w:space="0" w:color="auto"/>
                    <w:bottom w:val="none" w:sz="0" w:space="0" w:color="auto"/>
                    <w:right w:val="none" w:sz="0" w:space="0" w:color="auto"/>
                  </w:divBdr>
                </w:div>
                <w:div w:id="382607478">
                  <w:marLeft w:val="640"/>
                  <w:marRight w:val="0"/>
                  <w:marTop w:val="0"/>
                  <w:marBottom w:val="0"/>
                  <w:divBdr>
                    <w:top w:val="none" w:sz="0" w:space="0" w:color="auto"/>
                    <w:left w:val="none" w:sz="0" w:space="0" w:color="auto"/>
                    <w:bottom w:val="none" w:sz="0" w:space="0" w:color="auto"/>
                    <w:right w:val="none" w:sz="0" w:space="0" w:color="auto"/>
                  </w:divBdr>
                </w:div>
                <w:div w:id="1681079089">
                  <w:marLeft w:val="640"/>
                  <w:marRight w:val="0"/>
                  <w:marTop w:val="0"/>
                  <w:marBottom w:val="0"/>
                  <w:divBdr>
                    <w:top w:val="none" w:sz="0" w:space="0" w:color="auto"/>
                    <w:left w:val="none" w:sz="0" w:space="0" w:color="auto"/>
                    <w:bottom w:val="none" w:sz="0" w:space="0" w:color="auto"/>
                    <w:right w:val="none" w:sz="0" w:space="0" w:color="auto"/>
                  </w:divBdr>
                </w:div>
                <w:div w:id="1881819888">
                  <w:marLeft w:val="640"/>
                  <w:marRight w:val="0"/>
                  <w:marTop w:val="0"/>
                  <w:marBottom w:val="0"/>
                  <w:divBdr>
                    <w:top w:val="none" w:sz="0" w:space="0" w:color="auto"/>
                    <w:left w:val="none" w:sz="0" w:space="0" w:color="auto"/>
                    <w:bottom w:val="none" w:sz="0" w:space="0" w:color="auto"/>
                    <w:right w:val="none" w:sz="0" w:space="0" w:color="auto"/>
                  </w:divBdr>
                </w:div>
                <w:div w:id="1383213187">
                  <w:marLeft w:val="640"/>
                  <w:marRight w:val="0"/>
                  <w:marTop w:val="0"/>
                  <w:marBottom w:val="0"/>
                  <w:divBdr>
                    <w:top w:val="none" w:sz="0" w:space="0" w:color="auto"/>
                    <w:left w:val="none" w:sz="0" w:space="0" w:color="auto"/>
                    <w:bottom w:val="none" w:sz="0" w:space="0" w:color="auto"/>
                    <w:right w:val="none" w:sz="0" w:space="0" w:color="auto"/>
                  </w:divBdr>
                </w:div>
                <w:div w:id="1341814943">
                  <w:marLeft w:val="640"/>
                  <w:marRight w:val="0"/>
                  <w:marTop w:val="0"/>
                  <w:marBottom w:val="0"/>
                  <w:divBdr>
                    <w:top w:val="none" w:sz="0" w:space="0" w:color="auto"/>
                    <w:left w:val="none" w:sz="0" w:space="0" w:color="auto"/>
                    <w:bottom w:val="none" w:sz="0" w:space="0" w:color="auto"/>
                    <w:right w:val="none" w:sz="0" w:space="0" w:color="auto"/>
                  </w:divBdr>
                </w:div>
              </w:divsChild>
            </w:div>
            <w:div w:id="20589500">
              <w:marLeft w:val="0"/>
              <w:marRight w:val="0"/>
              <w:marTop w:val="0"/>
              <w:marBottom w:val="0"/>
              <w:divBdr>
                <w:top w:val="none" w:sz="0" w:space="0" w:color="auto"/>
                <w:left w:val="none" w:sz="0" w:space="0" w:color="auto"/>
                <w:bottom w:val="none" w:sz="0" w:space="0" w:color="auto"/>
                <w:right w:val="none" w:sz="0" w:space="0" w:color="auto"/>
              </w:divBdr>
              <w:divsChild>
                <w:div w:id="54397105">
                  <w:marLeft w:val="640"/>
                  <w:marRight w:val="0"/>
                  <w:marTop w:val="0"/>
                  <w:marBottom w:val="0"/>
                  <w:divBdr>
                    <w:top w:val="none" w:sz="0" w:space="0" w:color="auto"/>
                    <w:left w:val="none" w:sz="0" w:space="0" w:color="auto"/>
                    <w:bottom w:val="none" w:sz="0" w:space="0" w:color="auto"/>
                    <w:right w:val="none" w:sz="0" w:space="0" w:color="auto"/>
                  </w:divBdr>
                </w:div>
                <w:div w:id="1839955920">
                  <w:marLeft w:val="640"/>
                  <w:marRight w:val="0"/>
                  <w:marTop w:val="0"/>
                  <w:marBottom w:val="0"/>
                  <w:divBdr>
                    <w:top w:val="none" w:sz="0" w:space="0" w:color="auto"/>
                    <w:left w:val="none" w:sz="0" w:space="0" w:color="auto"/>
                    <w:bottom w:val="none" w:sz="0" w:space="0" w:color="auto"/>
                    <w:right w:val="none" w:sz="0" w:space="0" w:color="auto"/>
                  </w:divBdr>
                </w:div>
                <w:div w:id="197396298">
                  <w:marLeft w:val="640"/>
                  <w:marRight w:val="0"/>
                  <w:marTop w:val="0"/>
                  <w:marBottom w:val="0"/>
                  <w:divBdr>
                    <w:top w:val="none" w:sz="0" w:space="0" w:color="auto"/>
                    <w:left w:val="none" w:sz="0" w:space="0" w:color="auto"/>
                    <w:bottom w:val="none" w:sz="0" w:space="0" w:color="auto"/>
                    <w:right w:val="none" w:sz="0" w:space="0" w:color="auto"/>
                  </w:divBdr>
                </w:div>
                <w:div w:id="847138429">
                  <w:marLeft w:val="640"/>
                  <w:marRight w:val="0"/>
                  <w:marTop w:val="0"/>
                  <w:marBottom w:val="0"/>
                  <w:divBdr>
                    <w:top w:val="none" w:sz="0" w:space="0" w:color="auto"/>
                    <w:left w:val="none" w:sz="0" w:space="0" w:color="auto"/>
                    <w:bottom w:val="none" w:sz="0" w:space="0" w:color="auto"/>
                    <w:right w:val="none" w:sz="0" w:space="0" w:color="auto"/>
                  </w:divBdr>
                </w:div>
                <w:div w:id="138813528">
                  <w:marLeft w:val="640"/>
                  <w:marRight w:val="0"/>
                  <w:marTop w:val="0"/>
                  <w:marBottom w:val="0"/>
                  <w:divBdr>
                    <w:top w:val="none" w:sz="0" w:space="0" w:color="auto"/>
                    <w:left w:val="none" w:sz="0" w:space="0" w:color="auto"/>
                    <w:bottom w:val="none" w:sz="0" w:space="0" w:color="auto"/>
                    <w:right w:val="none" w:sz="0" w:space="0" w:color="auto"/>
                  </w:divBdr>
                </w:div>
                <w:div w:id="1195656955">
                  <w:marLeft w:val="640"/>
                  <w:marRight w:val="0"/>
                  <w:marTop w:val="0"/>
                  <w:marBottom w:val="0"/>
                  <w:divBdr>
                    <w:top w:val="none" w:sz="0" w:space="0" w:color="auto"/>
                    <w:left w:val="none" w:sz="0" w:space="0" w:color="auto"/>
                    <w:bottom w:val="none" w:sz="0" w:space="0" w:color="auto"/>
                    <w:right w:val="none" w:sz="0" w:space="0" w:color="auto"/>
                  </w:divBdr>
                </w:div>
                <w:div w:id="2125883739">
                  <w:marLeft w:val="640"/>
                  <w:marRight w:val="0"/>
                  <w:marTop w:val="0"/>
                  <w:marBottom w:val="0"/>
                  <w:divBdr>
                    <w:top w:val="none" w:sz="0" w:space="0" w:color="auto"/>
                    <w:left w:val="none" w:sz="0" w:space="0" w:color="auto"/>
                    <w:bottom w:val="none" w:sz="0" w:space="0" w:color="auto"/>
                    <w:right w:val="none" w:sz="0" w:space="0" w:color="auto"/>
                  </w:divBdr>
                </w:div>
                <w:div w:id="1670670712">
                  <w:marLeft w:val="640"/>
                  <w:marRight w:val="0"/>
                  <w:marTop w:val="0"/>
                  <w:marBottom w:val="0"/>
                  <w:divBdr>
                    <w:top w:val="none" w:sz="0" w:space="0" w:color="auto"/>
                    <w:left w:val="none" w:sz="0" w:space="0" w:color="auto"/>
                    <w:bottom w:val="none" w:sz="0" w:space="0" w:color="auto"/>
                    <w:right w:val="none" w:sz="0" w:space="0" w:color="auto"/>
                  </w:divBdr>
                </w:div>
                <w:div w:id="1143817548">
                  <w:marLeft w:val="640"/>
                  <w:marRight w:val="0"/>
                  <w:marTop w:val="0"/>
                  <w:marBottom w:val="0"/>
                  <w:divBdr>
                    <w:top w:val="none" w:sz="0" w:space="0" w:color="auto"/>
                    <w:left w:val="none" w:sz="0" w:space="0" w:color="auto"/>
                    <w:bottom w:val="none" w:sz="0" w:space="0" w:color="auto"/>
                    <w:right w:val="none" w:sz="0" w:space="0" w:color="auto"/>
                  </w:divBdr>
                </w:div>
                <w:div w:id="607273090">
                  <w:marLeft w:val="640"/>
                  <w:marRight w:val="0"/>
                  <w:marTop w:val="0"/>
                  <w:marBottom w:val="0"/>
                  <w:divBdr>
                    <w:top w:val="none" w:sz="0" w:space="0" w:color="auto"/>
                    <w:left w:val="none" w:sz="0" w:space="0" w:color="auto"/>
                    <w:bottom w:val="none" w:sz="0" w:space="0" w:color="auto"/>
                    <w:right w:val="none" w:sz="0" w:space="0" w:color="auto"/>
                  </w:divBdr>
                </w:div>
                <w:div w:id="1785076010">
                  <w:marLeft w:val="640"/>
                  <w:marRight w:val="0"/>
                  <w:marTop w:val="0"/>
                  <w:marBottom w:val="0"/>
                  <w:divBdr>
                    <w:top w:val="none" w:sz="0" w:space="0" w:color="auto"/>
                    <w:left w:val="none" w:sz="0" w:space="0" w:color="auto"/>
                    <w:bottom w:val="none" w:sz="0" w:space="0" w:color="auto"/>
                    <w:right w:val="none" w:sz="0" w:space="0" w:color="auto"/>
                  </w:divBdr>
                </w:div>
                <w:div w:id="1445804277">
                  <w:marLeft w:val="640"/>
                  <w:marRight w:val="0"/>
                  <w:marTop w:val="0"/>
                  <w:marBottom w:val="0"/>
                  <w:divBdr>
                    <w:top w:val="none" w:sz="0" w:space="0" w:color="auto"/>
                    <w:left w:val="none" w:sz="0" w:space="0" w:color="auto"/>
                    <w:bottom w:val="none" w:sz="0" w:space="0" w:color="auto"/>
                    <w:right w:val="none" w:sz="0" w:space="0" w:color="auto"/>
                  </w:divBdr>
                </w:div>
                <w:div w:id="1823767930">
                  <w:marLeft w:val="640"/>
                  <w:marRight w:val="0"/>
                  <w:marTop w:val="0"/>
                  <w:marBottom w:val="0"/>
                  <w:divBdr>
                    <w:top w:val="none" w:sz="0" w:space="0" w:color="auto"/>
                    <w:left w:val="none" w:sz="0" w:space="0" w:color="auto"/>
                    <w:bottom w:val="none" w:sz="0" w:space="0" w:color="auto"/>
                    <w:right w:val="none" w:sz="0" w:space="0" w:color="auto"/>
                  </w:divBdr>
                </w:div>
                <w:div w:id="953753774">
                  <w:marLeft w:val="640"/>
                  <w:marRight w:val="0"/>
                  <w:marTop w:val="0"/>
                  <w:marBottom w:val="0"/>
                  <w:divBdr>
                    <w:top w:val="none" w:sz="0" w:space="0" w:color="auto"/>
                    <w:left w:val="none" w:sz="0" w:space="0" w:color="auto"/>
                    <w:bottom w:val="none" w:sz="0" w:space="0" w:color="auto"/>
                    <w:right w:val="none" w:sz="0" w:space="0" w:color="auto"/>
                  </w:divBdr>
                </w:div>
                <w:div w:id="880745917">
                  <w:marLeft w:val="640"/>
                  <w:marRight w:val="0"/>
                  <w:marTop w:val="0"/>
                  <w:marBottom w:val="0"/>
                  <w:divBdr>
                    <w:top w:val="none" w:sz="0" w:space="0" w:color="auto"/>
                    <w:left w:val="none" w:sz="0" w:space="0" w:color="auto"/>
                    <w:bottom w:val="none" w:sz="0" w:space="0" w:color="auto"/>
                    <w:right w:val="none" w:sz="0" w:space="0" w:color="auto"/>
                  </w:divBdr>
                </w:div>
                <w:div w:id="141233937">
                  <w:marLeft w:val="640"/>
                  <w:marRight w:val="0"/>
                  <w:marTop w:val="0"/>
                  <w:marBottom w:val="0"/>
                  <w:divBdr>
                    <w:top w:val="none" w:sz="0" w:space="0" w:color="auto"/>
                    <w:left w:val="none" w:sz="0" w:space="0" w:color="auto"/>
                    <w:bottom w:val="none" w:sz="0" w:space="0" w:color="auto"/>
                    <w:right w:val="none" w:sz="0" w:space="0" w:color="auto"/>
                  </w:divBdr>
                </w:div>
                <w:div w:id="1060983773">
                  <w:marLeft w:val="640"/>
                  <w:marRight w:val="0"/>
                  <w:marTop w:val="0"/>
                  <w:marBottom w:val="0"/>
                  <w:divBdr>
                    <w:top w:val="none" w:sz="0" w:space="0" w:color="auto"/>
                    <w:left w:val="none" w:sz="0" w:space="0" w:color="auto"/>
                    <w:bottom w:val="none" w:sz="0" w:space="0" w:color="auto"/>
                    <w:right w:val="none" w:sz="0" w:space="0" w:color="auto"/>
                  </w:divBdr>
                </w:div>
                <w:div w:id="1665546998">
                  <w:marLeft w:val="640"/>
                  <w:marRight w:val="0"/>
                  <w:marTop w:val="0"/>
                  <w:marBottom w:val="0"/>
                  <w:divBdr>
                    <w:top w:val="none" w:sz="0" w:space="0" w:color="auto"/>
                    <w:left w:val="none" w:sz="0" w:space="0" w:color="auto"/>
                    <w:bottom w:val="none" w:sz="0" w:space="0" w:color="auto"/>
                    <w:right w:val="none" w:sz="0" w:space="0" w:color="auto"/>
                  </w:divBdr>
                </w:div>
                <w:div w:id="494344287">
                  <w:marLeft w:val="640"/>
                  <w:marRight w:val="0"/>
                  <w:marTop w:val="0"/>
                  <w:marBottom w:val="0"/>
                  <w:divBdr>
                    <w:top w:val="none" w:sz="0" w:space="0" w:color="auto"/>
                    <w:left w:val="none" w:sz="0" w:space="0" w:color="auto"/>
                    <w:bottom w:val="none" w:sz="0" w:space="0" w:color="auto"/>
                    <w:right w:val="none" w:sz="0" w:space="0" w:color="auto"/>
                  </w:divBdr>
                </w:div>
                <w:div w:id="779759393">
                  <w:marLeft w:val="640"/>
                  <w:marRight w:val="0"/>
                  <w:marTop w:val="0"/>
                  <w:marBottom w:val="0"/>
                  <w:divBdr>
                    <w:top w:val="none" w:sz="0" w:space="0" w:color="auto"/>
                    <w:left w:val="none" w:sz="0" w:space="0" w:color="auto"/>
                    <w:bottom w:val="none" w:sz="0" w:space="0" w:color="auto"/>
                    <w:right w:val="none" w:sz="0" w:space="0" w:color="auto"/>
                  </w:divBdr>
                </w:div>
                <w:div w:id="1214268221">
                  <w:marLeft w:val="640"/>
                  <w:marRight w:val="0"/>
                  <w:marTop w:val="0"/>
                  <w:marBottom w:val="0"/>
                  <w:divBdr>
                    <w:top w:val="none" w:sz="0" w:space="0" w:color="auto"/>
                    <w:left w:val="none" w:sz="0" w:space="0" w:color="auto"/>
                    <w:bottom w:val="none" w:sz="0" w:space="0" w:color="auto"/>
                    <w:right w:val="none" w:sz="0" w:space="0" w:color="auto"/>
                  </w:divBdr>
                </w:div>
                <w:div w:id="756637780">
                  <w:marLeft w:val="640"/>
                  <w:marRight w:val="0"/>
                  <w:marTop w:val="0"/>
                  <w:marBottom w:val="0"/>
                  <w:divBdr>
                    <w:top w:val="none" w:sz="0" w:space="0" w:color="auto"/>
                    <w:left w:val="none" w:sz="0" w:space="0" w:color="auto"/>
                    <w:bottom w:val="none" w:sz="0" w:space="0" w:color="auto"/>
                    <w:right w:val="none" w:sz="0" w:space="0" w:color="auto"/>
                  </w:divBdr>
                </w:div>
                <w:div w:id="1745252665">
                  <w:marLeft w:val="640"/>
                  <w:marRight w:val="0"/>
                  <w:marTop w:val="0"/>
                  <w:marBottom w:val="0"/>
                  <w:divBdr>
                    <w:top w:val="none" w:sz="0" w:space="0" w:color="auto"/>
                    <w:left w:val="none" w:sz="0" w:space="0" w:color="auto"/>
                    <w:bottom w:val="none" w:sz="0" w:space="0" w:color="auto"/>
                    <w:right w:val="none" w:sz="0" w:space="0" w:color="auto"/>
                  </w:divBdr>
                </w:div>
                <w:div w:id="987827609">
                  <w:marLeft w:val="640"/>
                  <w:marRight w:val="0"/>
                  <w:marTop w:val="0"/>
                  <w:marBottom w:val="0"/>
                  <w:divBdr>
                    <w:top w:val="none" w:sz="0" w:space="0" w:color="auto"/>
                    <w:left w:val="none" w:sz="0" w:space="0" w:color="auto"/>
                    <w:bottom w:val="none" w:sz="0" w:space="0" w:color="auto"/>
                    <w:right w:val="none" w:sz="0" w:space="0" w:color="auto"/>
                  </w:divBdr>
                </w:div>
                <w:div w:id="569077050">
                  <w:marLeft w:val="640"/>
                  <w:marRight w:val="0"/>
                  <w:marTop w:val="0"/>
                  <w:marBottom w:val="0"/>
                  <w:divBdr>
                    <w:top w:val="none" w:sz="0" w:space="0" w:color="auto"/>
                    <w:left w:val="none" w:sz="0" w:space="0" w:color="auto"/>
                    <w:bottom w:val="none" w:sz="0" w:space="0" w:color="auto"/>
                    <w:right w:val="none" w:sz="0" w:space="0" w:color="auto"/>
                  </w:divBdr>
                </w:div>
                <w:div w:id="1669554952">
                  <w:marLeft w:val="640"/>
                  <w:marRight w:val="0"/>
                  <w:marTop w:val="0"/>
                  <w:marBottom w:val="0"/>
                  <w:divBdr>
                    <w:top w:val="none" w:sz="0" w:space="0" w:color="auto"/>
                    <w:left w:val="none" w:sz="0" w:space="0" w:color="auto"/>
                    <w:bottom w:val="none" w:sz="0" w:space="0" w:color="auto"/>
                    <w:right w:val="none" w:sz="0" w:space="0" w:color="auto"/>
                  </w:divBdr>
                </w:div>
                <w:div w:id="1784029437">
                  <w:marLeft w:val="640"/>
                  <w:marRight w:val="0"/>
                  <w:marTop w:val="0"/>
                  <w:marBottom w:val="0"/>
                  <w:divBdr>
                    <w:top w:val="none" w:sz="0" w:space="0" w:color="auto"/>
                    <w:left w:val="none" w:sz="0" w:space="0" w:color="auto"/>
                    <w:bottom w:val="none" w:sz="0" w:space="0" w:color="auto"/>
                    <w:right w:val="none" w:sz="0" w:space="0" w:color="auto"/>
                  </w:divBdr>
                </w:div>
                <w:div w:id="914363604">
                  <w:marLeft w:val="640"/>
                  <w:marRight w:val="0"/>
                  <w:marTop w:val="0"/>
                  <w:marBottom w:val="0"/>
                  <w:divBdr>
                    <w:top w:val="none" w:sz="0" w:space="0" w:color="auto"/>
                    <w:left w:val="none" w:sz="0" w:space="0" w:color="auto"/>
                    <w:bottom w:val="none" w:sz="0" w:space="0" w:color="auto"/>
                    <w:right w:val="none" w:sz="0" w:space="0" w:color="auto"/>
                  </w:divBdr>
                </w:div>
                <w:div w:id="2092575791">
                  <w:marLeft w:val="640"/>
                  <w:marRight w:val="0"/>
                  <w:marTop w:val="0"/>
                  <w:marBottom w:val="0"/>
                  <w:divBdr>
                    <w:top w:val="none" w:sz="0" w:space="0" w:color="auto"/>
                    <w:left w:val="none" w:sz="0" w:space="0" w:color="auto"/>
                    <w:bottom w:val="none" w:sz="0" w:space="0" w:color="auto"/>
                    <w:right w:val="none" w:sz="0" w:space="0" w:color="auto"/>
                  </w:divBdr>
                </w:div>
                <w:div w:id="1783497631">
                  <w:marLeft w:val="640"/>
                  <w:marRight w:val="0"/>
                  <w:marTop w:val="0"/>
                  <w:marBottom w:val="0"/>
                  <w:divBdr>
                    <w:top w:val="none" w:sz="0" w:space="0" w:color="auto"/>
                    <w:left w:val="none" w:sz="0" w:space="0" w:color="auto"/>
                    <w:bottom w:val="none" w:sz="0" w:space="0" w:color="auto"/>
                    <w:right w:val="none" w:sz="0" w:space="0" w:color="auto"/>
                  </w:divBdr>
                </w:div>
                <w:div w:id="111049899">
                  <w:marLeft w:val="640"/>
                  <w:marRight w:val="0"/>
                  <w:marTop w:val="0"/>
                  <w:marBottom w:val="0"/>
                  <w:divBdr>
                    <w:top w:val="none" w:sz="0" w:space="0" w:color="auto"/>
                    <w:left w:val="none" w:sz="0" w:space="0" w:color="auto"/>
                    <w:bottom w:val="none" w:sz="0" w:space="0" w:color="auto"/>
                    <w:right w:val="none" w:sz="0" w:space="0" w:color="auto"/>
                  </w:divBdr>
                </w:div>
                <w:div w:id="2072581841">
                  <w:marLeft w:val="640"/>
                  <w:marRight w:val="0"/>
                  <w:marTop w:val="0"/>
                  <w:marBottom w:val="0"/>
                  <w:divBdr>
                    <w:top w:val="none" w:sz="0" w:space="0" w:color="auto"/>
                    <w:left w:val="none" w:sz="0" w:space="0" w:color="auto"/>
                    <w:bottom w:val="none" w:sz="0" w:space="0" w:color="auto"/>
                    <w:right w:val="none" w:sz="0" w:space="0" w:color="auto"/>
                  </w:divBdr>
                </w:div>
                <w:div w:id="2033990350">
                  <w:marLeft w:val="640"/>
                  <w:marRight w:val="0"/>
                  <w:marTop w:val="0"/>
                  <w:marBottom w:val="0"/>
                  <w:divBdr>
                    <w:top w:val="none" w:sz="0" w:space="0" w:color="auto"/>
                    <w:left w:val="none" w:sz="0" w:space="0" w:color="auto"/>
                    <w:bottom w:val="none" w:sz="0" w:space="0" w:color="auto"/>
                    <w:right w:val="none" w:sz="0" w:space="0" w:color="auto"/>
                  </w:divBdr>
                </w:div>
                <w:div w:id="136915736">
                  <w:marLeft w:val="640"/>
                  <w:marRight w:val="0"/>
                  <w:marTop w:val="0"/>
                  <w:marBottom w:val="0"/>
                  <w:divBdr>
                    <w:top w:val="none" w:sz="0" w:space="0" w:color="auto"/>
                    <w:left w:val="none" w:sz="0" w:space="0" w:color="auto"/>
                    <w:bottom w:val="none" w:sz="0" w:space="0" w:color="auto"/>
                    <w:right w:val="none" w:sz="0" w:space="0" w:color="auto"/>
                  </w:divBdr>
                </w:div>
                <w:div w:id="87622885">
                  <w:marLeft w:val="640"/>
                  <w:marRight w:val="0"/>
                  <w:marTop w:val="0"/>
                  <w:marBottom w:val="0"/>
                  <w:divBdr>
                    <w:top w:val="none" w:sz="0" w:space="0" w:color="auto"/>
                    <w:left w:val="none" w:sz="0" w:space="0" w:color="auto"/>
                    <w:bottom w:val="none" w:sz="0" w:space="0" w:color="auto"/>
                    <w:right w:val="none" w:sz="0" w:space="0" w:color="auto"/>
                  </w:divBdr>
                </w:div>
                <w:div w:id="1571889241">
                  <w:marLeft w:val="640"/>
                  <w:marRight w:val="0"/>
                  <w:marTop w:val="0"/>
                  <w:marBottom w:val="0"/>
                  <w:divBdr>
                    <w:top w:val="none" w:sz="0" w:space="0" w:color="auto"/>
                    <w:left w:val="none" w:sz="0" w:space="0" w:color="auto"/>
                    <w:bottom w:val="none" w:sz="0" w:space="0" w:color="auto"/>
                    <w:right w:val="none" w:sz="0" w:space="0" w:color="auto"/>
                  </w:divBdr>
                </w:div>
                <w:div w:id="279335563">
                  <w:marLeft w:val="640"/>
                  <w:marRight w:val="0"/>
                  <w:marTop w:val="0"/>
                  <w:marBottom w:val="0"/>
                  <w:divBdr>
                    <w:top w:val="none" w:sz="0" w:space="0" w:color="auto"/>
                    <w:left w:val="none" w:sz="0" w:space="0" w:color="auto"/>
                    <w:bottom w:val="none" w:sz="0" w:space="0" w:color="auto"/>
                    <w:right w:val="none" w:sz="0" w:space="0" w:color="auto"/>
                  </w:divBdr>
                </w:div>
                <w:div w:id="702709364">
                  <w:marLeft w:val="640"/>
                  <w:marRight w:val="0"/>
                  <w:marTop w:val="0"/>
                  <w:marBottom w:val="0"/>
                  <w:divBdr>
                    <w:top w:val="none" w:sz="0" w:space="0" w:color="auto"/>
                    <w:left w:val="none" w:sz="0" w:space="0" w:color="auto"/>
                    <w:bottom w:val="none" w:sz="0" w:space="0" w:color="auto"/>
                    <w:right w:val="none" w:sz="0" w:space="0" w:color="auto"/>
                  </w:divBdr>
                </w:div>
                <w:div w:id="1425689434">
                  <w:marLeft w:val="640"/>
                  <w:marRight w:val="0"/>
                  <w:marTop w:val="0"/>
                  <w:marBottom w:val="0"/>
                  <w:divBdr>
                    <w:top w:val="none" w:sz="0" w:space="0" w:color="auto"/>
                    <w:left w:val="none" w:sz="0" w:space="0" w:color="auto"/>
                    <w:bottom w:val="none" w:sz="0" w:space="0" w:color="auto"/>
                    <w:right w:val="none" w:sz="0" w:space="0" w:color="auto"/>
                  </w:divBdr>
                </w:div>
                <w:div w:id="419523085">
                  <w:marLeft w:val="640"/>
                  <w:marRight w:val="0"/>
                  <w:marTop w:val="0"/>
                  <w:marBottom w:val="0"/>
                  <w:divBdr>
                    <w:top w:val="none" w:sz="0" w:space="0" w:color="auto"/>
                    <w:left w:val="none" w:sz="0" w:space="0" w:color="auto"/>
                    <w:bottom w:val="none" w:sz="0" w:space="0" w:color="auto"/>
                    <w:right w:val="none" w:sz="0" w:space="0" w:color="auto"/>
                  </w:divBdr>
                </w:div>
                <w:div w:id="1070537514">
                  <w:marLeft w:val="640"/>
                  <w:marRight w:val="0"/>
                  <w:marTop w:val="0"/>
                  <w:marBottom w:val="0"/>
                  <w:divBdr>
                    <w:top w:val="none" w:sz="0" w:space="0" w:color="auto"/>
                    <w:left w:val="none" w:sz="0" w:space="0" w:color="auto"/>
                    <w:bottom w:val="none" w:sz="0" w:space="0" w:color="auto"/>
                    <w:right w:val="none" w:sz="0" w:space="0" w:color="auto"/>
                  </w:divBdr>
                </w:div>
                <w:div w:id="943804565">
                  <w:marLeft w:val="640"/>
                  <w:marRight w:val="0"/>
                  <w:marTop w:val="0"/>
                  <w:marBottom w:val="0"/>
                  <w:divBdr>
                    <w:top w:val="none" w:sz="0" w:space="0" w:color="auto"/>
                    <w:left w:val="none" w:sz="0" w:space="0" w:color="auto"/>
                    <w:bottom w:val="none" w:sz="0" w:space="0" w:color="auto"/>
                    <w:right w:val="none" w:sz="0" w:space="0" w:color="auto"/>
                  </w:divBdr>
                </w:div>
                <w:div w:id="2025202136">
                  <w:marLeft w:val="640"/>
                  <w:marRight w:val="0"/>
                  <w:marTop w:val="0"/>
                  <w:marBottom w:val="0"/>
                  <w:divBdr>
                    <w:top w:val="none" w:sz="0" w:space="0" w:color="auto"/>
                    <w:left w:val="none" w:sz="0" w:space="0" w:color="auto"/>
                    <w:bottom w:val="none" w:sz="0" w:space="0" w:color="auto"/>
                    <w:right w:val="none" w:sz="0" w:space="0" w:color="auto"/>
                  </w:divBdr>
                </w:div>
                <w:div w:id="2030449956">
                  <w:marLeft w:val="640"/>
                  <w:marRight w:val="0"/>
                  <w:marTop w:val="0"/>
                  <w:marBottom w:val="0"/>
                  <w:divBdr>
                    <w:top w:val="none" w:sz="0" w:space="0" w:color="auto"/>
                    <w:left w:val="none" w:sz="0" w:space="0" w:color="auto"/>
                    <w:bottom w:val="none" w:sz="0" w:space="0" w:color="auto"/>
                    <w:right w:val="none" w:sz="0" w:space="0" w:color="auto"/>
                  </w:divBdr>
                </w:div>
                <w:div w:id="128787157">
                  <w:marLeft w:val="640"/>
                  <w:marRight w:val="0"/>
                  <w:marTop w:val="0"/>
                  <w:marBottom w:val="0"/>
                  <w:divBdr>
                    <w:top w:val="none" w:sz="0" w:space="0" w:color="auto"/>
                    <w:left w:val="none" w:sz="0" w:space="0" w:color="auto"/>
                    <w:bottom w:val="none" w:sz="0" w:space="0" w:color="auto"/>
                    <w:right w:val="none" w:sz="0" w:space="0" w:color="auto"/>
                  </w:divBdr>
                </w:div>
                <w:div w:id="1971473362">
                  <w:marLeft w:val="640"/>
                  <w:marRight w:val="0"/>
                  <w:marTop w:val="0"/>
                  <w:marBottom w:val="0"/>
                  <w:divBdr>
                    <w:top w:val="none" w:sz="0" w:space="0" w:color="auto"/>
                    <w:left w:val="none" w:sz="0" w:space="0" w:color="auto"/>
                    <w:bottom w:val="none" w:sz="0" w:space="0" w:color="auto"/>
                    <w:right w:val="none" w:sz="0" w:space="0" w:color="auto"/>
                  </w:divBdr>
                </w:div>
                <w:div w:id="240723057">
                  <w:marLeft w:val="640"/>
                  <w:marRight w:val="0"/>
                  <w:marTop w:val="0"/>
                  <w:marBottom w:val="0"/>
                  <w:divBdr>
                    <w:top w:val="none" w:sz="0" w:space="0" w:color="auto"/>
                    <w:left w:val="none" w:sz="0" w:space="0" w:color="auto"/>
                    <w:bottom w:val="none" w:sz="0" w:space="0" w:color="auto"/>
                    <w:right w:val="none" w:sz="0" w:space="0" w:color="auto"/>
                  </w:divBdr>
                </w:div>
                <w:div w:id="1295527210">
                  <w:marLeft w:val="640"/>
                  <w:marRight w:val="0"/>
                  <w:marTop w:val="0"/>
                  <w:marBottom w:val="0"/>
                  <w:divBdr>
                    <w:top w:val="none" w:sz="0" w:space="0" w:color="auto"/>
                    <w:left w:val="none" w:sz="0" w:space="0" w:color="auto"/>
                    <w:bottom w:val="none" w:sz="0" w:space="0" w:color="auto"/>
                    <w:right w:val="none" w:sz="0" w:space="0" w:color="auto"/>
                  </w:divBdr>
                </w:div>
                <w:div w:id="200170918">
                  <w:marLeft w:val="640"/>
                  <w:marRight w:val="0"/>
                  <w:marTop w:val="0"/>
                  <w:marBottom w:val="0"/>
                  <w:divBdr>
                    <w:top w:val="none" w:sz="0" w:space="0" w:color="auto"/>
                    <w:left w:val="none" w:sz="0" w:space="0" w:color="auto"/>
                    <w:bottom w:val="none" w:sz="0" w:space="0" w:color="auto"/>
                    <w:right w:val="none" w:sz="0" w:space="0" w:color="auto"/>
                  </w:divBdr>
                </w:div>
                <w:div w:id="271208066">
                  <w:marLeft w:val="640"/>
                  <w:marRight w:val="0"/>
                  <w:marTop w:val="0"/>
                  <w:marBottom w:val="0"/>
                  <w:divBdr>
                    <w:top w:val="none" w:sz="0" w:space="0" w:color="auto"/>
                    <w:left w:val="none" w:sz="0" w:space="0" w:color="auto"/>
                    <w:bottom w:val="none" w:sz="0" w:space="0" w:color="auto"/>
                    <w:right w:val="none" w:sz="0" w:space="0" w:color="auto"/>
                  </w:divBdr>
                </w:div>
                <w:div w:id="1325664410">
                  <w:marLeft w:val="640"/>
                  <w:marRight w:val="0"/>
                  <w:marTop w:val="0"/>
                  <w:marBottom w:val="0"/>
                  <w:divBdr>
                    <w:top w:val="none" w:sz="0" w:space="0" w:color="auto"/>
                    <w:left w:val="none" w:sz="0" w:space="0" w:color="auto"/>
                    <w:bottom w:val="none" w:sz="0" w:space="0" w:color="auto"/>
                    <w:right w:val="none" w:sz="0" w:space="0" w:color="auto"/>
                  </w:divBdr>
                </w:div>
                <w:div w:id="428048172">
                  <w:marLeft w:val="640"/>
                  <w:marRight w:val="0"/>
                  <w:marTop w:val="0"/>
                  <w:marBottom w:val="0"/>
                  <w:divBdr>
                    <w:top w:val="none" w:sz="0" w:space="0" w:color="auto"/>
                    <w:left w:val="none" w:sz="0" w:space="0" w:color="auto"/>
                    <w:bottom w:val="none" w:sz="0" w:space="0" w:color="auto"/>
                    <w:right w:val="none" w:sz="0" w:space="0" w:color="auto"/>
                  </w:divBdr>
                </w:div>
                <w:div w:id="802388396">
                  <w:marLeft w:val="640"/>
                  <w:marRight w:val="0"/>
                  <w:marTop w:val="0"/>
                  <w:marBottom w:val="0"/>
                  <w:divBdr>
                    <w:top w:val="none" w:sz="0" w:space="0" w:color="auto"/>
                    <w:left w:val="none" w:sz="0" w:space="0" w:color="auto"/>
                    <w:bottom w:val="none" w:sz="0" w:space="0" w:color="auto"/>
                    <w:right w:val="none" w:sz="0" w:space="0" w:color="auto"/>
                  </w:divBdr>
                </w:div>
                <w:div w:id="673993814">
                  <w:marLeft w:val="640"/>
                  <w:marRight w:val="0"/>
                  <w:marTop w:val="0"/>
                  <w:marBottom w:val="0"/>
                  <w:divBdr>
                    <w:top w:val="none" w:sz="0" w:space="0" w:color="auto"/>
                    <w:left w:val="none" w:sz="0" w:space="0" w:color="auto"/>
                    <w:bottom w:val="none" w:sz="0" w:space="0" w:color="auto"/>
                    <w:right w:val="none" w:sz="0" w:space="0" w:color="auto"/>
                  </w:divBdr>
                </w:div>
                <w:div w:id="195627463">
                  <w:marLeft w:val="640"/>
                  <w:marRight w:val="0"/>
                  <w:marTop w:val="0"/>
                  <w:marBottom w:val="0"/>
                  <w:divBdr>
                    <w:top w:val="none" w:sz="0" w:space="0" w:color="auto"/>
                    <w:left w:val="none" w:sz="0" w:space="0" w:color="auto"/>
                    <w:bottom w:val="none" w:sz="0" w:space="0" w:color="auto"/>
                    <w:right w:val="none" w:sz="0" w:space="0" w:color="auto"/>
                  </w:divBdr>
                </w:div>
                <w:div w:id="747463743">
                  <w:marLeft w:val="640"/>
                  <w:marRight w:val="0"/>
                  <w:marTop w:val="0"/>
                  <w:marBottom w:val="0"/>
                  <w:divBdr>
                    <w:top w:val="none" w:sz="0" w:space="0" w:color="auto"/>
                    <w:left w:val="none" w:sz="0" w:space="0" w:color="auto"/>
                    <w:bottom w:val="none" w:sz="0" w:space="0" w:color="auto"/>
                    <w:right w:val="none" w:sz="0" w:space="0" w:color="auto"/>
                  </w:divBdr>
                </w:div>
                <w:div w:id="1790468830">
                  <w:marLeft w:val="640"/>
                  <w:marRight w:val="0"/>
                  <w:marTop w:val="0"/>
                  <w:marBottom w:val="0"/>
                  <w:divBdr>
                    <w:top w:val="none" w:sz="0" w:space="0" w:color="auto"/>
                    <w:left w:val="none" w:sz="0" w:space="0" w:color="auto"/>
                    <w:bottom w:val="none" w:sz="0" w:space="0" w:color="auto"/>
                    <w:right w:val="none" w:sz="0" w:space="0" w:color="auto"/>
                  </w:divBdr>
                </w:div>
                <w:div w:id="1129129507">
                  <w:marLeft w:val="640"/>
                  <w:marRight w:val="0"/>
                  <w:marTop w:val="0"/>
                  <w:marBottom w:val="0"/>
                  <w:divBdr>
                    <w:top w:val="none" w:sz="0" w:space="0" w:color="auto"/>
                    <w:left w:val="none" w:sz="0" w:space="0" w:color="auto"/>
                    <w:bottom w:val="none" w:sz="0" w:space="0" w:color="auto"/>
                    <w:right w:val="none" w:sz="0" w:space="0" w:color="auto"/>
                  </w:divBdr>
                </w:div>
                <w:div w:id="678655092">
                  <w:marLeft w:val="640"/>
                  <w:marRight w:val="0"/>
                  <w:marTop w:val="0"/>
                  <w:marBottom w:val="0"/>
                  <w:divBdr>
                    <w:top w:val="none" w:sz="0" w:space="0" w:color="auto"/>
                    <w:left w:val="none" w:sz="0" w:space="0" w:color="auto"/>
                    <w:bottom w:val="none" w:sz="0" w:space="0" w:color="auto"/>
                    <w:right w:val="none" w:sz="0" w:space="0" w:color="auto"/>
                  </w:divBdr>
                </w:div>
                <w:div w:id="686296792">
                  <w:marLeft w:val="640"/>
                  <w:marRight w:val="0"/>
                  <w:marTop w:val="0"/>
                  <w:marBottom w:val="0"/>
                  <w:divBdr>
                    <w:top w:val="none" w:sz="0" w:space="0" w:color="auto"/>
                    <w:left w:val="none" w:sz="0" w:space="0" w:color="auto"/>
                    <w:bottom w:val="none" w:sz="0" w:space="0" w:color="auto"/>
                    <w:right w:val="none" w:sz="0" w:space="0" w:color="auto"/>
                  </w:divBdr>
                </w:div>
                <w:div w:id="1758596806">
                  <w:marLeft w:val="640"/>
                  <w:marRight w:val="0"/>
                  <w:marTop w:val="0"/>
                  <w:marBottom w:val="0"/>
                  <w:divBdr>
                    <w:top w:val="none" w:sz="0" w:space="0" w:color="auto"/>
                    <w:left w:val="none" w:sz="0" w:space="0" w:color="auto"/>
                    <w:bottom w:val="none" w:sz="0" w:space="0" w:color="auto"/>
                    <w:right w:val="none" w:sz="0" w:space="0" w:color="auto"/>
                  </w:divBdr>
                </w:div>
                <w:div w:id="681512181">
                  <w:marLeft w:val="640"/>
                  <w:marRight w:val="0"/>
                  <w:marTop w:val="0"/>
                  <w:marBottom w:val="0"/>
                  <w:divBdr>
                    <w:top w:val="none" w:sz="0" w:space="0" w:color="auto"/>
                    <w:left w:val="none" w:sz="0" w:space="0" w:color="auto"/>
                    <w:bottom w:val="none" w:sz="0" w:space="0" w:color="auto"/>
                    <w:right w:val="none" w:sz="0" w:space="0" w:color="auto"/>
                  </w:divBdr>
                </w:div>
                <w:div w:id="1217355918">
                  <w:marLeft w:val="640"/>
                  <w:marRight w:val="0"/>
                  <w:marTop w:val="0"/>
                  <w:marBottom w:val="0"/>
                  <w:divBdr>
                    <w:top w:val="none" w:sz="0" w:space="0" w:color="auto"/>
                    <w:left w:val="none" w:sz="0" w:space="0" w:color="auto"/>
                    <w:bottom w:val="none" w:sz="0" w:space="0" w:color="auto"/>
                    <w:right w:val="none" w:sz="0" w:space="0" w:color="auto"/>
                  </w:divBdr>
                </w:div>
              </w:divsChild>
            </w:div>
            <w:div w:id="963078763">
              <w:marLeft w:val="0"/>
              <w:marRight w:val="0"/>
              <w:marTop w:val="0"/>
              <w:marBottom w:val="0"/>
              <w:divBdr>
                <w:top w:val="none" w:sz="0" w:space="0" w:color="auto"/>
                <w:left w:val="none" w:sz="0" w:space="0" w:color="auto"/>
                <w:bottom w:val="none" w:sz="0" w:space="0" w:color="auto"/>
                <w:right w:val="none" w:sz="0" w:space="0" w:color="auto"/>
              </w:divBdr>
              <w:divsChild>
                <w:div w:id="549608149">
                  <w:marLeft w:val="640"/>
                  <w:marRight w:val="0"/>
                  <w:marTop w:val="0"/>
                  <w:marBottom w:val="0"/>
                  <w:divBdr>
                    <w:top w:val="none" w:sz="0" w:space="0" w:color="auto"/>
                    <w:left w:val="none" w:sz="0" w:space="0" w:color="auto"/>
                    <w:bottom w:val="none" w:sz="0" w:space="0" w:color="auto"/>
                    <w:right w:val="none" w:sz="0" w:space="0" w:color="auto"/>
                  </w:divBdr>
                </w:div>
                <w:div w:id="1063143928">
                  <w:marLeft w:val="640"/>
                  <w:marRight w:val="0"/>
                  <w:marTop w:val="0"/>
                  <w:marBottom w:val="0"/>
                  <w:divBdr>
                    <w:top w:val="none" w:sz="0" w:space="0" w:color="auto"/>
                    <w:left w:val="none" w:sz="0" w:space="0" w:color="auto"/>
                    <w:bottom w:val="none" w:sz="0" w:space="0" w:color="auto"/>
                    <w:right w:val="none" w:sz="0" w:space="0" w:color="auto"/>
                  </w:divBdr>
                </w:div>
                <w:div w:id="1858040534">
                  <w:marLeft w:val="640"/>
                  <w:marRight w:val="0"/>
                  <w:marTop w:val="0"/>
                  <w:marBottom w:val="0"/>
                  <w:divBdr>
                    <w:top w:val="none" w:sz="0" w:space="0" w:color="auto"/>
                    <w:left w:val="none" w:sz="0" w:space="0" w:color="auto"/>
                    <w:bottom w:val="none" w:sz="0" w:space="0" w:color="auto"/>
                    <w:right w:val="none" w:sz="0" w:space="0" w:color="auto"/>
                  </w:divBdr>
                </w:div>
                <w:div w:id="521864683">
                  <w:marLeft w:val="640"/>
                  <w:marRight w:val="0"/>
                  <w:marTop w:val="0"/>
                  <w:marBottom w:val="0"/>
                  <w:divBdr>
                    <w:top w:val="none" w:sz="0" w:space="0" w:color="auto"/>
                    <w:left w:val="none" w:sz="0" w:space="0" w:color="auto"/>
                    <w:bottom w:val="none" w:sz="0" w:space="0" w:color="auto"/>
                    <w:right w:val="none" w:sz="0" w:space="0" w:color="auto"/>
                  </w:divBdr>
                </w:div>
                <w:div w:id="794182654">
                  <w:marLeft w:val="640"/>
                  <w:marRight w:val="0"/>
                  <w:marTop w:val="0"/>
                  <w:marBottom w:val="0"/>
                  <w:divBdr>
                    <w:top w:val="none" w:sz="0" w:space="0" w:color="auto"/>
                    <w:left w:val="none" w:sz="0" w:space="0" w:color="auto"/>
                    <w:bottom w:val="none" w:sz="0" w:space="0" w:color="auto"/>
                    <w:right w:val="none" w:sz="0" w:space="0" w:color="auto"/>
                  </w:divBdr>
                </w:div>
                <w:div w:id="224687112">
                  <w:marLeft w:val="640"/>
                  <w:marRight w:val="0"/>
                  <w:marTop w:val="0"/>
                  <w:marBottom w:val="0"/>
                  <w:divBdr>
                    <w:top w:val="none" w:sz="0" w:space="0" w:color="auto"/>
                    <w:left w:val="none" w:sz="0" w:space="0" w:color="auto"/>
                    <w:bottom w:val="none" w:sz="0" w:space="0" w:color="auto"/>
                    <w:right w:val="none" w:sz="0" w:space="0" w:color="auto"/>
                  </w:divBdr>
                </w:div>
                <w:div w:id="1007445462">
                  <w:marLeft w:val="640"/>
                  <w:marRight w:val="0"/>
                  <w:marTop w:val="0"/>
                  <w:marBottom w:val="0"/>
                  <w:divBdr>
                    <w:top w:val="none" w:sz="0" w:space="0" w:color="auto"/>
                    <w:left w:val="none" w:sz="0" w:space="0" w:color="auto"/>
                    <w:bottom w:val="none" w:sz="0" w:space="0" w:color="auto"/>
                    <w:right w:val="none" w:sz="0" w:space="0" w:color="auto"/>
                  </w:divBdr>
                </w:div>
                <w:div w:id="873156090">
                  <w:marLeft w:val="640"/>
                  <w:marRight w:val="0"/>
                  <w:marTop w:val="0"/>
                  <w:marBottom w:val="0"/>
                  <w:divBdr>
                    <w:top w:val="none" w:sz="0" w:space="0" w:color="auto"/>
                    <w:left w:val="none" w:sz="0" w:space="0" w:color="auto"/>
                    <w:bottom w:val="none" w:sz="0" w:space="0" w:color="auto"/>
                    <w:right w:val="none" w:sz="0" w:space="0" w:color="auto"/>
                  </w:divBdr>
                </w:div>
                <w:div w:id="1622566600">
                  <w:marLeft w:val="640"/>
                  <w:marRight w:val="0"/>
                  <w:marTop w:val="0"/>
                  <w:marBottom w:val="0"/>
                  <w:divBdr>
                    <w:top w:val="none" w:sz="0" w:space="0" w:color="auto"/>
                    <w:left w:val="none" w:sz="0" w:space="0" w:color="auto"/>
                    <w:bottom w:val="none" w:sz="0" w:space="0" w:color="auto"/>
                    <w:right w:val="none" w:sz="0" w:space="0" w:color="auto"/>
                  </w:divBdr>
                </w:div>
                <w:div w:id="1647011282">
                  <w:marLeft w:val="640"/>
                  <w:marRight w:val="0"/>
                  <w:marTop w:val="0"/>
                  <w:marBottom w:val="0"/>
                  <w:divBdr>
                    <w:top w:val="none" w:sz="0" w:space="0" w:color="auto"/>
                    <w:left w:val="none" w:sz="0" w:space="0" w:color="auto"/>
                    <w:bottom w:val="none" w:sz="0" w:space="0" w:color="auto"/>
                    <w:right w:val="none" w:sz="0" w:space="0" w:color="auto"/>
                  </w:divBdr>
                </w:div>
                <w:div w:id="1469396976">
                  <w:marLeft w:val="640"/>
                  <w:marRight w:val="0"/>
                  <w:marTop w:val="0"/>
                  <w:marBottom w:val="0"/>
                  <w:divBdr>
                    <w:top w:val="none" w:sz="0" w:space="0" w:color="auto"/>
                    <w:left w:val="none" w:sz="0" w:space="0" w:color="auto"/>
                    <w:bottom w:val="none" w:sz="0" w:space="0" w:color="auto"/>
                    <w:right w:val="none" w:sz="0" w:space="0" w:color="auto"/>
                  </w:divBdr>
                </w:div>
                <w:div w:id="1474368826">
                  <w:marLeft w:val="640"/>
                  <w:marRight w:val="0"/>
                  <w:marTop w:val="0"/>
                  <w:marBottom w:val="0"/>
                  <w:divBdr>
                    <w:top w:val="none" w:sz="0" w:space="0" w:color="auto"/>
                    <w:left w:val="none" w:sz="0" w:space="0" w:color="auto"/>
                    <w:bottom w:val="none" w:sz="0" w:space="0" w:color="auto"/>
                    <w:right w:val="none" w:sz="0" w:space="0" w:color="auto"/>
                  </w:divBdr>
                </w:div>
                <w:div w:id="1624455412">
                  <w:marLeft w:val="640"/>
                  <w:marRight w:val="0"/>
                  <w:marTop w:val="0"/>
                  <w:marBottom w:val="0"/>
                  <w:divBdr>
                    <w:top w:val="none" w:sz="0" w:space="0" w:color="auto"/>
                    <w:left w:val="none" w:sz="0" w:space="0" w:color="auto"/>
                    <w:bottom w:val="none" w:sz="0" w:space="0" w:color="auto"/>
                    <w:right w:val="none" w:sz="0" w:space="0" w:color="auto"/>
                  </w:divBdr>
                </w:div>
                <w:div w:id="795872702">
                  <w:marLeft w:val="640"/>
                  <w:marRight w:val="0"/>
                  <w:marTop w:val="0"/>
                  <w:marBottom w:val="0"/>
                  <w:divBdr>
                    <w:top w:val="none" w:sz="0" w:space="0" w:color="auto"/>
                    <w:left w:val="none" w:sz="0" w:space="0" w:color="auto"/>
                    <w:bottom w:val="none" w:sz="0" w:space="0" w:color="auto"/>
                    <w:right w:val="none" w:sz="0" w:space="0" w:color="auto"/>
                  </w:divBdr>
                </w:div>
                <w:div w:id="1504393898">
                  <w:marLeft w:val="640"/>
                  <w:marRight w:val="0"/>
                  <w:marTop w:val="0"/>
                  <w:marBottom w:val="0"/>
                  <w:divBdr>
                    <w:top w:val="none" w:sz="0" w:space="0" w:color="auto"/>
                    <w:left w:val="none" w:sz="0" w:space="0" w:color="auto"/>
                    <w:bottom w:val="none" w:sz="0" w:space="0" w:color="auto"/>
                    <w:right w:val="none" w:sz="0" w:space="0" w:color="auto"/>
                  </w:divBdr>
                </w:div>
                <w:div w:id="2012220197">
                  <w:marLeft w:val="640"/>
                  <w:marRight w:val="0"/>
                  <w:marTop w:val="0"/>
                  <w:marBottom w:val="0"/>
                  <w:divBdr>
                    <w:top w:val="none" w:sz="0" w:space="0" w:color="auto"/>
                    <w:left w:val="none" w:sz="0" w:space="0" w:color="auto"/>
                    <w:bottom w:val="none" w:sz="0" w:space="0" w:color="auto"/>
                    <w:right w:val="none" w:sz="0" w:space="0" w:color="auto"/>
                  </w:divBdr>
                </w:div>
                <w:div w:id="2027294369">
                  <w:marLeft w:val="640"/>
                  <w:marRight w:val="0"/>
                  <w:marTop w:val="0"/>
                  <w:marBottom w:val="0"/>
                  <w:divBdr>
                    <w:top w:val="none" w:sz="0" w:space="0" w:color="auto"/>
                    <w:left w:val="none" w:sz="0" w:space="0" w:color="auto"/>
                    <w:bottom w:val="none" w:sz="0" w:space="0" w:color="auto"/>
                    <w:right w:val="none" w:sz="0" w:space="0" w:color="auto"/>
                  </w:divBdr>
                </w:div>
                <w:div w:id="412164606">
                  <w:marLeft w:val="640"/>
                  <w:marRight w:val="0"/>
                  <w:marTop w:val="0"/>
                  <w:marBottom w:val="0"/>
                  <w:divBdr>
                    <w:top w:val="none" w:sz="0" w:space="0" w:color="auto"/>
                    <w:left w:val="none" w:sz="0" w:space="0" w:color="auto"/>
                    <w:bottom w:val="none" w:sz="0" w:space="0" w:color="auto"/>
                    <w:right w:val="none" w:sz="0" w:space="0" w:color="auto"/>
                  </w:divBdr>
                </w:div>
                <w:div w:id="1742828110">
                  <w:marLeft w:val="640"/>
                  <w:marRight w:val="0"/>
                  <w:marTop w:val="0"/>
                  <w:marBottom w:val="0"/>
                  <w:divBdr>
                    <w:top w:val="none" w:sz="0" w:space="0" w:color="auto"/>
                    <w:left w:val="none" w:sz="0" w:space="0" w:color="auto"/>
                    <w:bottom w:val="none" w:sz="0" w:space="0" w:color="auto"/>
                    <w:right w:val="none" w:sz="0" w:space="0" w:color="auto"/>
                  </w:divBdr>
                </w:div>
                <w:div w:id="151918930">
                  <w:marLeft w:val="640"/>
                  <w:marRight w:val="0"/>
                  <w:marTop w:val="0"/>
                  <w:marBottom w:val="0"/>
                  <w:divBdr>
                    <w:top w:val="none" w:sz="0" w:space="0" w:color="auto"/>
                    <w:left w:val="none" w:sz="0" w:space="0" w:color="auto"/>
                    <w:bottom w:val="none" w:sz="0" w:space="0" w:color="auto"/>
                    <w:right w:val="none" w:sz="0" w:space="0" w:color="auto"/>
                  </w:divBdr>
                </w:div>
                <w:div w:id="474833190">
                  <w:marLeft w:val="640"/>
                  <w:marRight w:val="0"/>
                  <w:marTop w:val="0"/>
                  <w:marBottom w:val="0"/>
                  <w:divBdr>
                    <w:top w:val="none" w:sz="0" w:space="0" w:color="auto"/>
                    <w:left w:val="none" w:sz="0" w:space="0" w:color="auto"/>
                    <w:bottom w:val="none" w:sz="0" w:space="0" w:color="auto"/>
                    <w:right w:val="none" w:sz="0" w:space="0" w:color="auto"/>
                  </w:divBdr>
                </w:div>
                <w:div w:id="126703975">
                  <w:marLeft w:val="640"/>
                  <w:marRight w:val="0"/>
                  <w:marTop w:val="0"/>
                  <w:marBottom w:val="0"/>
                  <w:divBdr>
                    <w:top w:val="none" w:sz="0" w:space="0" w:color="auto"/>
                    <w:left w:val="none" w:sz="0" w:space="0" w:color="auto"/>
                    <w:bottom w:val="none" w:sz="0" w:space="0" w:color="auto"/>
                    <w:right w:val="none" w:sz="0" w:space="0" w:color="auto"/>
                  </w:divBdr>
                </w:div>
                <w:div w:id="1567258187">
                  <w:marLeft w:val="640"/>
                  <w:marRight w:val="0"/>
                  <w:marTop w:val="0"/>
                  <w:marBottom w:val="0"/>
                  <w:divBdr>
                    <w:top w:val="none" w:sz="0" w:space="0" w:color="auto"/>
                    <w:left w:val="none" w:sz="0" w:space="0" w:color="auto"/>
                    <w:bottom w:val="none" w:sz="0" w:space="0" w:color="auto"/>
                    <w:right w:val="none" w:sz="0" w:space="0" w:color="auto"/>
                  </w:divBdr>
                </w:div>
                <w:div w:id="166484567">
                  <w:marLeft w:val="640"/>
                  <w:marRight w:val="0"/>
                  <w:marTop w:val="0"/>
                  <w:marBottom w:val="0"/>
                  <w:divBdr>
                    <w:top w:val="none" w:sz="0" w:space="0" w:color="auto"/>
                    <w:left w:val="none" w:sz="0" w:space="0" w:color="auto"/>
                    <w:bottom w:val="none" w:sz="0" w:space="0" w:color="auto"/>
                    <w:right w:val="none" w:sz="0" w:space="0" w:color="auto"/>
                  </w:divBdr>
                </w:div>
                <w:div w:id="1825393865">
                  <w:marLeft w:val="640"/>
                  <w:marRight w:val="0"/>
                  <w:marTop w:val="0"/>
                  <w:marBottom w:val="0"/>
                  <w:divBdr>
                    <w:top w:val="none" w:sz="0" w:space="0" w:color="auto"/>
                    <w:left w:val="none" w:sz="0" w:space="0" w:color="auto"/>
                    <w:bottom w:val="none" w:sz="0" w:space="0" w:color="auto"/>
                    <w:right w:val="none" w:sz="0" w:space="0" w:color="auto"/>
                  </w:divBdr>
                </w:div>
                <w:div w:id="1553007046">
                  <w:marLeft w:val="640"/>
                  <w:marRight w:val="0"/>
                  <w:marTop w:val="0"/>
                  <w:marBottom w:val="0"/>
                  <w:divBdr>
                    <w:top w:val="none" w:sz="0" w:space="0" w:color="auto"/>
                    <w:left w:val="none" w:sz="0" w:space="0" w:color="auto"/>
                    <w:bottom w:val="none" w:sz="0" w:space="0" w:color="auto"/>
                    <w:right w:val="none" w:sz="0" w:space="0" w:color="auto"/>
                  </w:divBdr>
                </w:div>
                <w:div w:id="1410925345">
                  <w:marLeft w:val="640"/>
                  <w:marRight w:val="0"/>
                  <w:marTop w:val="0"/>
                  <w:marBottom w:val="0"/>
                  <w:divBdr>
                    <w:top w:val="none" w:sz="0" w:space="0" w:color="auto"/>
                    <w:left w:val="none" w:sz="0" w:space="0" w:color="auto"/>
                    <w:bottom w:val="none" w:sz="0" w:space="0" w:color="auto"/>
                    <w:right w:val="none" w:sz="0" w:space="0" w:color="auto"/>
                  </w:divBdr>
                </w:div>
                <w:div w:id="162161321">
                  <w:marLeft w:val="640"/>
                  <w:marRight w:val="0"/>
                  <w:marTop w:val="0"/>
                  <w:marBottom w:val="0"/>
                  <w:divBdr>
                    <w:top w:val="none" w:sz="0" w:space="0" w:color="auto"/>
                    <w:left w:val="none" w:sz="0" w:space="0" w:color="auto"/>
                    <w:bottom w:val="none" w:sz="0" w:space="0" w:color="auto"/>
                    <w:right w:val="none" w:sz="0" w:space="0" w:color="auto"/>
                  </w:divBdr>
                </w:div>
                <w:div w:id="1682781086">
                  <w:marLeft w:val="640"/>
                  <w:marRight w:val="0"/>
                  <w:marTop w:val="0"/>
                  <w:marBottom w:val="0"/>
                  <w:divBdr>
                    <w:top w:val="none" w:sz="0" w:space="0" w:color="auto"/>
                    <w:left w:val="none" w:sz="0" w:space="0" w:color="auto"/>
                    <w:bottom w:val="none" w:sz="0" w:space="0" w:color="auto"/>
                    <w:right w:val="none" w:sz="0" w:space="0" w:color="auto"/>
                  </w:divBdr>
                </w:div>
                <w:div w:id="1298679086">
                  <w:marLeft w:val="640"/>
                  <w:marRight w:val="0"/>
                  <w:marTop w:val="0"/>
                  <w:marBottom w:val="0"/>
                  <w:divBdr>
                    <w:top w:val="none" w:sz="0" w:space="0" w:color="auto"/>
                    <w:left w:val="none" w:sz="0" w:space="0" w:color="auto"/>
                    <w:bottom w:val="none" w:sz="0" w:space="0" w:color="auto"/>
                    <w:right w:val="none" w:sz="0" w:space="0" w:color="auto"/>
                  </w:divBdr>
                </w:div>
                <w:div w:id="921571843">
                  <w:marLeft w:val="640"/>
                  <w:marRight w:val="0"/>
                  <w:marTop w:val="0"/>
                  <w:marBottom w:val="0"/>
                  <w:divBdr>
                    <w:top w:val="none" w:sz="0" w:space="0" w:color="auto"/>
                    <w:left w:val="none" w:sz="0" w:space="0" w:color="auto"/>
                    <w:bottom w:val="none" w:sz="0" w:space="0" w:color="auto"/>
                    <w:right w:val="none" w:sz="0" w:space="0" w:color="auto"/>
                  </w:divBdr>
                </w:div>
                <w:div w:id="255796306">
                  <w:marLeft w:val="640"/>
                  <w:marRight w:val="0"/>
                  <w:marTop w:val="0"/>
                  <w:marBottom w:val="0"/>
                  <w:divBdr>
                    <w:top w:val="none" w:sz="0" w:space="0" w:color="auto"/>
                    <w:left w:val="none" w:sz="0" w:space="0" w:color="auto"/>
                    <w:bottom w:val="none" w:sz="0" w:space="0" w:color="auto"/>
                    <w:right w:val="none" w:sz="0" w:space="0" w:color="auto"/>
                  </w:divBdr>
                </w:div>
                <w:div w:id="1674448603">
                  <w:marLeft w:val="640"/>
                  <w:marRight w:val="0"/>
                  <w:marTop w:val="0"/>
                  <w:marBottom w:val="0"/>
                  <w:divBdr>
                    <w:top w:val="none" w:sz="0" w:space="0" w:color="auto"/>
                    <w:left w:val="none" w:sz="0" w:space="0" w:color="auto"/>
                    <w:bottom w:val="none" w:sz="0" w:space="0" w:color="auto"/>
                    <w:right w:val="none" w:sz="0" w:space="0" w:color="auto"/>
                  </w:divBdr>
                </w:div>
                <w:div w:id="2081369870">
                  <w:marLeft w:val="640"/>
                  <w:marRight w:val="0"/>
                  <w:marTop w:val="0"/>
                  <w:marBottom w:val="0"/>
                  <w:divBdr>
                    <w:top w:val="none" w:sz="0" w:space="0" w:color="auto"/>
                    <w:left w:val="none" w:sz="0" w:space="0" w:color="auto"/>
                    <w:bottom w:val="none" w:sz="0" w:space="0" w:color="auto"/>
                    <w:right w:val="none" w:sz="0" w:space="0" w:color="auto"/>
                  </w:divBdr>
                </w:div>
                <w:div w:id="2085451375">
                  <w:marLeft w:val="640"/>
                  <w:marRight w:val="0"/>
                  <w:marTop w:val="0"/>
                  <w:marBottom w:val="0"/>
                  <w:divBdr>
                    <w:top w:val="none" w:sz="0" w:space="0" w:color="auto"/>
                    <w:left w:val="none" w:sz="0" w:space="0" w:color="auto"/>
                    <w:bottom w:val="none" w:sz="0" w:space="0" w:color="auto"/>
                    <w:right w:val="none" w:sz="0" w:space="0" w:color="auto"/>
                  </w:divBdr>
                </w:div>
                <w:div w:id="1899050365">
                  <w:marLeft w:val="640"/>
                  <w:marRight w:val="0"/>
                  <w:marTop w:val="0"/>
                  <w:marBottom w:val="0"/>
                  <w:divBdr>
                    <w:top w:val="none" w:sz="0" w:space="0" w:color="auto"/>
                    <w:left w:val="none" w:sz="0" w:space="0" w:color="auto"/>
                    <w:bottom w:val="none" w:sz="0" w:space="0" w:color="auto"/>
                    <w:right w:val="none" w:sz="0" w:space="0" w:color="auto"/>
                  </w:divBdr>
                </w:div>
                <w:div w:id="1013900">
                  <w:marLeft w:val="640"/>
                  <w:marRight w:val="0"/>
                  <w:marTop w:val="0"/>
                  <w:marBottom w:val="0"/>
                  <w:divBdr>
                    <w:top w:val="none" w:sz="0" w:space="0" w:color="auto"/>
                    <w:left w:val="none" w:sz="0" w:space="0" w:color="auto"/>
                    <w:bottom w:val="none" w:sz="0" w:space="0" w:color="auto"/>
                    <w:right w:val="none" w:sz="0" w:space="0" w:color="auto"/>
                  </w:divBdr>
                </w:div>
                <w:div w:id="1198354249">
                  <w:marLeft w:val="640"/>
                  <w:marRight w:val="0"/>
                  <w:marTop w:val="0"/>
                  <w:marBottom w:val="0"/>
                  <w:divBdr>
                    <w:top w:val="none" w:sz="0" w:space="0" w:color="auto"/>
                    <w:left w:val="none" w:sz="0" w:space="0" w:color="auto"/>
                    <w:bottom w:val="none" w:sz="0" w:space="0" w:color="auto"/>
                    <w:right w:val="none" w:sz="0" w:space="0" w:color="auto"/>
                  </w:divBdr>
                </w:div>
                <w:div w:id="592787320">
                  <w:marLeft w:val="640"/>
                  <w:marRight w:val="0"/>
                  <w:marTop w:val="0"/>
                  <w:marBottom w:val="0"/>
                  <w:divBdr>
                    <w:top w:val="none" w:sz="0" w:space="0" w:color="auto"/>
                    <w:left w:val="none" w:sz="0" w:space="0" w:color="auto"/>
                    <w:bottom w:val="none" w:sz="0" w:space="0" w:color="auto"/>
                    <w:right w:val="none" w:sz="0" w:space="0" w:color="auto"/>
                  </w:divBdr>
                </w:div>
                <w:div w:id="1608460279">
                  <w:marLeft w:val="640"/>
                  <w:marRight w:val="0"/>
                  <w:marTop w:val="0"/>
                  <w:marBottom w:val="0"/>
                  <w:divBdr>
                    <w:top w:val="none" w:sz="0" w:space="0" w:color="auto"/>
                    <w:left w:val="none" w:sz="0" w:space="0" w:color="auto"/>
                    <w:bottom w:val="none" w:sz="0" w:space="0" w:color="auto"/>
                    <w:right w:val="none" w:sz="0" w:space="0" w:color="auto"/>
                  </w:divBdr>
                </w:div>
                <w:div w:id="661158582">
                  <w:marLeft w:val="640"/>
                  <w:marRight w:val="0"/>
                  <w:marTop w:val="0"/>
                  <w:marBottom w:val="0"/>
                  <w:divBdr>
                    <w:top w:val="none" w:sz="0" w:space="0" w:color="auto"/>
                    <w:left w:val="none" w:sz="0" w:space="0" w:color="auto"/>
                    <w:bottom w:val="none" w:sz="0" w:space="0" w:color="auto"/>
                    <w:right w:val="none" w:sz="0" w:space="0" w:color="auto"/>
                  </w:divBdr>
                </w:div>
                <w:div w:id="296033956">
                  <w:marLeft w:val="640"/>
                  <w:marRight w:val="0"/>
                  <w:marTop w:val="0"/>
                  <w:marBottom w:val="0"/>
                  <w:divBdr>
                    <w:top w:val="none" w:sz="0" w:space="0" w:color="auto"/>
                    <w:left w:val="none" w:sz="0" w:space="0" w:color="auto"/>
                    <w:bottom w:val="none" w:sz="0" w:space="0" w:color="auto"/>
                    <w:right w:val="none" w:sz="0" w:space="0" w:color="auto"/>
                  </w:divBdr>
                </w:div>
                <w:div w:id="697858170">
                  <w:marLeft w:val="640"/>
                  <w:marRight w:val="0"/>
                  <w:marTop w:val="0"/>
                  <w:marBottom w:val="0"/>
                  <w:divBdr>
                    <w:top w:val="none" w:sz="0" w:space="0" w:color="auto"/>
                    <w:left w:val="none" w:sz="0" w:space="0" w:color="auto"/>
                    <w:bottom w:val="none" w:sz="0" w:space="0" w:color="auto"/>
                    <w:right w:val="none" w:sz="0" w:space="0" w:color="auto"/>
                  </w:divBdr>
                </w:div>
                <w:div w:id="1372536783">
                  <w:marLeft w:val="640"/>
                  <w:marRight w:val="0"/>
                  <w:marTop w:val="0"/>
                  <w:marBottom w:val="0"/>
                  <w:divBdr>
                    <w:top w:val="none" w:sz="0" w:space="0" w:color="auto"/>
                    <w:left w:val="none" w:sz="0" w:space="0" w:color="auto"/>
                    <w:bottom w:val="none" w:sz="0" w:space="0" w:color="auto"/>
                    <w:right w:val="none" w:sz="0" w:space="0" w:color="auto"/>
                  </w:divBdr>
                </w:div>
                <w:div w:id="1525707128">
                  <w:marLeft w:val="640"/>
                  <w:marRight w:val="0"/>
                  <w:marTop w:val="0"/>
                  <w:marBottom w:val="0"/>
                  <w:divBdr>
                    <w:top w:val="none" w:sz="0" w:space="0" w:color="auto"/>
                    <w:left w:val="none" w:sz="0" w:space="0" w:color="auto"/>
                    <w:bottom w:val="none" w:sz="0" w:space="0" w:color="auto"/>
                    <w:right w:val="none" w:sz="0" w:space="0" w:color="auto"/>
                  </w:divBdr>
                </w:div>
                <w:div w:id="1938324170">
                  <w:marLeft w:val="640"/>
                  <w:marRight w:val="0"/>
                  <w:marTop w:val="0"/>
                  <w:marBottom w:val="0"/>
                  <w:divBdr>
                    <w:top w:val="none" w:sz="0" w:space="0" w:color="auto"/>
                    <w:left w:val="none" w:sz="0" w:space="0" w:color="auto"/>
                    <w:bottom w:val="none" w:sz="0" w:space="0" w:color="auto"/>
                    <w:right w:val="none" w:sz="0" w:space="0" w:color="auto"/>
                  </w:divBdr>
                </w:div>
                <w:div w:id="1500148587">
                  <w:marLeft w:val="640"/>
                  <w:marRight w:val="0"/>
                  <w:marTop w:val="0"/>
                  <w:marBottom w:val="0"/>
                  <w:divBdr>
                    <w:top w:val="none" w:sz="0" w:space="0" w:color="auto"/>
                    <w:left w:val="none" w:sz="0" w:space="0" w:color="auto"/>
                    <w:bottom w:val="none" w:sz="0" w:space="0" w:color="auto"/>
                    <w:right w:val="none" w:sz="0" w:space="0" w:color="auto"/>
                  </w:divBdr>
                </w:div>
                <w:div w:id="1133255504">
                  <w:marLeft w:val="640"/>
                  <w:marRight w:val="0"/>
                  <w:marTop w:val="0"/>
                  <w:marBottom w:val="0"/>
                  <w:divBdr>
                    <w:top w:val="none" w:sz="0" w:space="0" w:color="auto"/>
                    <w:left w:val="none" w:sz="0" w:space="0" w:color="auto"/>
                    <w:bottom w:val="none" w:sz="0" w:space="0" w:color="auto"/>
                    <w:right w:val="none" w:sz="0" w:space="0" w:color="auto"/>
                  </w:divBdr>
                </w:div>
                <w:div w:id="1736320252">
                  <w:marLeft w:val="640"/>
                  <w:marRight w:val="0"/>
                  <w:marTop w:val="0"/>
                  <w:marBottom w:val="0"/>
                  <w:divBdr>
                    <w:top w:val="none" w:sz="0" w:space="0" w:color="auto"/>
                    <w:left w:val="none" w:sz="0" w:space="0" w:color="auto"/>
                    <w:bottom w:val="none" w:sz="0" w:space="0" w:color="auto"/>
                    <w:right w:val="none" w:sz="0" w:space="0" w:color="auto"/>
                  </w:divBdr>
                </w:div>
                <w:div w:id="40371611">
                  <w:marLeft w:val="640"/>
                  <w:marRight w:val="0"/>
                  <w:marTop w:val="0"/>
                  <w:marBottom w:val="0"/>
                  <w:divBdr>
                    <w:top w:val="none" w:sz="0" w:space="0" w:color="auto"/>
                    <w:left w:val="none" w:sz="0" w:space="0" w:color="auto"/>
                    <w:bottom w:val="none" w:sz="0" w:space="0" w:color="auto"/>
                    <w:right w:val="none" w:sz="0" w:space="0" w:color="auto"/>
                  </w:divBdr>
                </w:div>
                <w:div w:id="706562149">
                  <w:marLeft w:val="640"/>
                  <w:marRight w:val="0"/>
                  <w:marTop w:val="0"/>
                  <w:marBottom w:val="0"/>
                  <w:divBdr>
                    <w:top w:val="none" w:sz="0" w:space="0" w:color="auto"/>
                    <w:left w:val="none" w:sz="0" w:space="0" w:color="auto"/>
                    <w:bottom w:val="none" w:sz="0" w:space="0" w:color="auto"/>
                    <w:right w:val="none" w:sz="0" w:space="0" w:color="auto"/>
                  </w:divBdr>
                </w:div>
                <w:div w:id="736198530">
                  <w:marLeft w:val="640"/>
                  <w:marRight w:val="0"/>
                  <w:marTop w:val="0"/>
                  <w:marBottom w:val="0"/>
                  <w:divBdr>
                    <w:top w:val="none" w:sz="0" w:space="0" w:color="auto"/>
                    <w:left w:val="none" w:sz="0" w:space="0" w:color="auto"/>
                    <w:bottom w:val="none" w:sz="0" w:space="0" w:color="auto"/>
                    <w:right w:val="none" w:sz="0" w:space="0" w:color="auto"/>
                  </w:divBdr>
                </w:div>
                <w:div w:id="1293101395">
                  <w:marLeft w:val="640"/>
                  <w:marRight w:val="0"/>
                  <w:marTop w:val="0"/>
                  <w:marBottom w:val="0"/>
                  <w:divBdr>
                    <w:top w:val="none" w:sz="0" w:space="0" w:color="auto"/>
                    <w:left w:val="none" w:sz="0" w:space="0" w:color="auto"/>
                    <w:bottom w:val="none" w:sz="0" w:space="0" w:color="auto"/>
                    <w:right w:val="none" w:sz="0" w:space="0" w:color="auto"/>
                  </w:divBdr>
                </w:div>
                <w:div w:id="777021447">
                  <w:marLeft w:val="640"/>
                  <w:marRight w:val="0"/>
                  <w:marTop w:val="0"/>
                  <w:marBottom w:val="0"/>
                  <w:divBdr>
                    <w:top w:val="none" w:sz="0" w:space="0" w:color="auto"/>
                    <w:left w:val="none" w:sz="0" w:space="0" w:color="auto"/>
                    <w:bottom w:val="none" w:sz="0" w:space="0" w:color="auto"/>
                    <w:right w:val="none" w:sz="0" w:space="0" w:color="auto"/>
                  </w:divBdr>
                </w:div>
                <w:div w:id="193004323">
                  <w:marLeft w:val="640"/>
                  <w:marRight w:val="0"/>
                  <w:marTop w:val="0"/>
                  <w:marBottom w:val="0"/>
                  <w:divBdr>
                    <w:top w:val="none" w:sz="0" w:space="0" w:color="auto"/>
                    <w:left w:val="none" w:sz="0" w:space="0" w:color="auto"/>
                    <w:bottom w:val="none" w:sz="0" w:space="0" w:color="auto"/>
                    <w:right w:val="none" w:sz="0" w:space="0" w:color="auto"/>
                  </w:divBdr>
                </w:div>
                <w:div w:id="436104698">
                  <w:marLeft w:val="640"/>
                  <w:marRight w:val="0"/>
                  <w:marTop w:val="0"/>
                  <w:marBottom w:val="0"/>
                  <w:divBdr>
                    <w:top w:val="none" w:sz="0" w:space="0" w:color="auto"/>
                    <w:left w:val="none" w:sz="0" w:space="0" w:color="auto"/>
                    <w:bottom w:val="none" w:sz="0" w:space="0" w:color="auto"/>
                    <w:right w:val="none" w:sz="0" w:space="0" w:color="auto"/>
                  </w:divBdr>
                </w:div>
              </w:divsChild>
            </w:div>
            <w:div w:id="2003460391">
              <w:marLeft w:val="0"/>
              <w:marRight w:val="0"/>
              <w:marTop w:val="0"/>
              <w:marBottom w:val="0"/>
              <w:divBdr>
                <w:top w:val="none" w:sz="0" w:space="0" w:color="auto"/>
                <w:left w:val="none" w:sz="0" w:space="0" w:color="auto"/>
                <w:bottom w:val="none" w:sz="0" w:space="0" w:color="auto"/>
                <w:right w:val="none" w:sz="0" w:space="0" w:color="auto"/>
              </w:divBdr>
              <w:divsChild>
                <w:div w:id="508757217">
                  <w:marLeft w:val="640"/>
                  <w:marRight w:val="0"/>
                  <w:marTop w:val="0"/>
                  <w:marBottom w:val="0"/>
                  <w:divBdr>
                    <w:top w:val="none" w:sz="0" w:space="0" w:color="auto"/>
                    <w:left w:val="none" w:sz="0" w:space="0" w:color="auto"/>
                    <w:bottom w:val="none" w:sz="0" w:space="0" w:color="auto"/>
                    <w:right w:val="none" w:sz="0" w:space="0" w:color="auto"/>
                  </w:divBdr>
                </w:div>
                <w:div w:id="929386769">
                  <w:marLeft w:val="640"/>
                  <w:marRight w:val="0"/>
                  <w:marTop w:val="0"/>
                  <w:marBottom w:val="0"/>
                  <w:divBdr>
                    <w:top w:val="none" w:sz="0" w:space="0" w:color="auto"/>
                    <w:left w:val="none" w:sz="0" w:space="0" w:color="auto"/>
                    <w:bottom w:val="none" w:sz="0" w:space="0" w:color="auto"/>
                    <w:right w:val="none" w:sz="0" w:space="0" w:color="auto"/>
                  </w:divBdr>
                </w:div>
                <w:div w:id="1278369093">
                  <w:marLeft w:val="640"/>
                  <w:marRight w:val="0"/>
                  <w:marTop w:val="0"/>
                  <w:marBottom w:val="0"/>
                  <w:divBdr>
                    <w:top w:val="none" w:sz="0" w:space="0" w:color="auto"/>
                    <w:left w:val="none" w:sz="0" w:space="0" w:color="auto"/>
                    <w:bottom w:val="none" w:sz="0" w:space="0" w:color="auto"/>
                    <w:right w:val="none" w:sz="0" w:space="0" w:color="auto"/>
                  </w:divBdr>
                </w:div>
                <w:div w:id="821313954">
                  <w:marLeft w:val="640"/>
                  <w:marRight w:val="0"/>
                  <w:marTop w:val="0"/>
                  <w:marBottom w:val="0"/>
                  <w:divBdr>
                    <w:top w:val="none" w:sz="0" w:space="0" w:color="auto"/>
                    <w:left w:val="none" w:sz="0" w:space="0" w:color="auto"/>
                    <w:bottom w:val="none" w:sz="0" w:space="0" w:color="auto"/>
                    <w:right w:val="none" w:sz="0" w:space="0" w:color="auto"/>
                  </w:divBdr>
                </w:div>
                <w:div w:id="45615943">
                  <w:marLeft w:val="640"/>
                  <w:marRight w:val="0"/>
                  <w:marTop w:val="0"/>
                  <w:marBottom w:val="0"/>
                  <w:divBdr>
                    <w:top w:val="none" w:sz="0" w:space="0" w:color="auto"/>
                    <w:left w:val="none" w:sz="0" w:space="0" w:color="auto"/>
                    <w:bottom w:val="none" w:sz="0" w:space="0" w:color="auto"/>
                    <w:right w:val="none" w:sz="0" w:space="0" w:color="auto"/>
                  </w:divBdr>
                </w:div>
                <w:div w:id="1899630600">
                  <w:marLeft w:val="640"/>
                  <w:marRight w:val="0"/>
                  <w:marTop w:val="0"/>
                  <w:marBottom w:val="0"/>
                  <w:divBdr>
                    <w:top w:val="none" w:sz="0" w:space="0" w:color="auto"/>
                    <w:left w:val="none" w:sz="0" w:space="0" w:color="auto"/>
                    <w:bottom w:val="none" w:sz="0" w:space="0" w:color="auto"/>
                    <w:right w:val="none" w:sz="0" w:space="0" w:color="auto"/>
                  </w:divBdr>
                </w:div>
                <w:div w:id="694186896">
                  <w:marLeft w:val="640"/>
                  <w:marRight w:val="0"/>
                  <w:marTop w:val="0"/>
                  <w:marBottom w:val="0"/>
                  <w:divBdr>
                    <w:top w:val="none" w:sz="0" w:space="0" w:color="auto"/>
                    <w:left w:val="none" w:sz="0" w:space="0" w:color="auto"/>
                    <w:bottom w:val="none" w:sz="0" w:space="0" w:color="auto"/>
                    <w:right w:val="none" w:sz="0" w:space="0" w:color="auto"/>
                  </w:divBdr>
                </w:div>
                <w:div w:id="481624597">
                  <w:marLeft w:val="640"/>
                  <w:marRight w:val="0"/>
                  <w:marTop w:val="0"/>
                  <w:marBottom w:val="0"/>
                  <w:divBdr>
                    <w:top w:val="none" w:sz="0" w:space="0" w:color="auto"/>
                    <w:left w:val="none" w:sz="0" w:space="0" w:color="auto"/>
                    <w:bottom w:val="none" w:sz="0" w:space="0" w:color="auto"/>
                    <w:right w:val="none" w:sz="0" w:space="0" w:color="auto"/>
                  </w:divBdr>
                </w:div>
                <w:div w:id="1883857052">
                  <w:marLeft w:val="640"/>
                  <w:marRight w:val="0"/>
                  <w:marTop w:val="0"/>
                  <w:marBottom w:val="0"/>
                  <w:divBdr>
                    <w:top w:val="none" w:sz="0" w:space="0" w:color="auto"/>
                    <w:left w:val="none" w:sz="0" w:space="0" w:color="auto"/>
                    <w:bottom w:val="none" w:sz="0" w:space="0" w:color="auto"/>
                    <w:right w:val="none" w:sz="0" w:space="0" w:color="auto"/>
                  </w:divBdr>
                </w:div>
                <w:div w:id="2071805768">
                  <w:marLeft w:val="640"/>
                  <w:marRight w:val="0"/>
                  <w:marTop w:val="0"/>
                  <w:marBottom w:val="0"/>
                  <w:divBdr>
                    <w:top w:val="none" w:sz="0" w:space="0" w:color="auto"/>
                    <w:left w:val="none" w:sz="0" w:space="0" w:color="auto"/>
                    <w:bottom w:val="none" w:sz="0" w:space="0" w:color="auto"/>
                    <w:right w:val="none" w:sz="0" w:space="0" w:color="auto"/>
                  </w:divBdr>
                </w:div>
                <w:div w:id="1131900452">
                  <w:marLeft w:val="640"/>
                  <w:marRight w:val="0"/>
                  <w:marTop w:val="0"/>
                  <w:marBottom w:val="0"/>
                  <w:divBdr>
                    <w:top w:val="none" w:sz="0" w:space="0" w:color="auto"/>
                    <w:left w:val="none" w:sz="0" w:space="0" w:color="auto"/>
                    <w:bottom w:val="none" w:sz="0" w:space="0" w:color="auto"/>
                    <w:right w:val="none" w:sz="0" w:space="0" w:color="auto"/>
                  </w:divBdr>
                </w:div>
                <w:div w:id="1019115992">
                  <w:marLeft w:val="640"/>
                  <w:marRight w:val="0"/>
                  <w:marTop w:val="0"/>
                  <w:marBottom w:val="0"/>
                  <w:divBdr>
                    <w:top w:val="none" w:sz="0" w:space="0" w:color="auto"/>
                    <w:left w:val="none" w:sz="0" w:space="0" w:color="auto"/>
                    <w:bottom w:val="none" w:sz="0" w:space="0" w:color="auto"/>
                    <w:right w:val="none" w:sz="0" w:space="0" w:color="auto"/>
                  </w:divBdr>
                </w:div>
                <w:div w:id="1857307642">
                  <w:marLeft w:val="640"/>
                  <w:marRight w:val="0"/>
                  <w:marTop w:val="0"/>
                  <w:marBottom w:val="0"/>
                  <w:divBdr>
                    <w:top w:val="none" w:sz="0" w:space="0" w:color="auto"/>
                    <w:left w:val="none" w:sz="0" w:space="0" w:color="auto"/>
                    <w:bottom w:val="none" w:sz="0" w:space="0" w:color="auto"/>
                    <w:right w:val="none" w:sz="0" w:space="0" w:color="auto"/>
                  </w:divBdr>
                </w:div>
                <w:div w:id="1673215920">
                  <w:marLeft w:val="640"/>
                  <w:marRight w:val="0"/>
                  <w:marTop w:val="0"/>
                  <w:marBottom w:val="0"/>
                  <w:divBdr>
                    <w:top w:val="none" w:sz="0" w:space="0" w:color="auto"/>
                    <w:left w:val="none" w:sz="0" w:space="0" w:color="auto"/>
                    <w:bottom w:val="none" w:sz="0" w:space="0" w:color="auto"/>
                    <w:right w:val="none" w:sz="0" w:space="0" w:color="auto"/>
                  </w:divBdr>
                </w:div>
                <w:div w:id="1932663445">
                  <w:marLeft w:val="640"/>
                  <w:marRight w:val="0"/>
                  <w:marTop w:val="0"/>
                  <w:marBottom w:val="0"/>
                  <w:divBdr>
                    <w:top w:val="none" w:sz="0" w:space="0" w:color="auto"/>
                    <w:left w:val="none" w:sz="0" w:space="0" w:color="auto"/>
                    <w:bottom w:val="none" w:sz="0" w:space="0" w:color="auto"/>
                    <w:right w:val="none" w:sz="0" w:space="0" w:color="auto"/>
                  </w:divBdr>
                </w:div>
                <w:div w:id="584220137">
                  <w:marLeft w:val="640"/>
                  <w:marRight w:val="0"/>
                  <w:marTop w:val="0"/>
                  <w:marBottom w:val="0"/>
                  <w:divBdr>
                    <w:top w:val="none" w:sz="0" w:space="0" w:color="auto"/>
                    <w:left w:val="none" w:sz="0" w:space="0" w:color="auto"/>
                    <w:bottom w:val="none" w:sz="0" w:space="0" w:color="auto"/>
                    <w:right w:val="none" w:sz="0" w:space="0" w:color="auto"/>
                  </w:divBdr>
                </w:div>
                <w:div w:id="639502483">
                  <w:marLeft w:val="640"/>
                  <w:marRight w:val="0"/>
                  <w:marTop w:val="0"/>
                  <w:marBottom w:val="0"/>
                  <w:divBdr>
                    <w:top w:val="none" w:sz="0" w:space="0" w:color="auto"/>
                    <w:left w:val="none" w:sz="0" w:space="0" w:color="auto"/>
                    <w:bottom w:val="none" w:sz="0" w:space="0" w:color="auto"/>
                    <w:right w:val="none" w:sz="0" w:space="0" w:color="auto"/>
                  </w:divBdr>
                </w:div>
                <w:div w:id="1303803081">
                  <w:marLeft w:val="640"/>
                  <w:marRight w:val="0"/>
                  <w:marTop w:val="0"/>
                  <w:marBottom w:val="0"/>
                  <w:divBdr>
                    <w:top w:val="none" w:sz="0" w:space="0" w:color="auto"/>
                    <w:left w:val="none" w:sz="0" w:space="0" w:color="auto"/>
                    <w:bottom w:val="none" w:sz="0" w:space="0" w:color="auto"/>
                    <w:right w:val="none" w:sz="0" w:space="0" w:color="auto"/>
                  </w:divBdr>
                </w:div>
                <w:div w:id="1602487390">
                  <w:marLeft w:val="640"/>
                  <w:marRight w:val="0"/>
                  <w:marTop w:val="0"/>
                  <w:marBottom w:val="0"/>
                  <w:divBdr>
                    <w:top w:val="none" w:sz="0" w:space="0" w:color="auto"/>
                    <w:left w:val="none" w:sz="0" w:space="0" w:color="auto"/>
                    <w:bottom w:val="none" w:sz="0" w:space="0" w:color="auto"/>
                    <w:right w:val="none" w:sz="0" w:space="0" w:color="auto"/>
                  </w:divBdr>
                </w:div>
                <w:div w:id="1445491155">
                  <w:marLeft w:val="640"/>
                  <w:marRight w:val="0"/>
                  <w:marTop w:val="0"/>
                  <w:marBottom w:val="0"/>
                  <w:divBdr>
                    <w:top w:val="none" w:sz="0" w:space="0" w:color="auto"/>
                    <w:left w:val="none" w:sz="0" w:space="0" w:color="auto"/>
                    <w:bottom w:val="none" w:sz="0" w:space="0" w:color="auto"/>
                    <w:right w:val="none" w:sz="0" w:space="0" w:color="auto"/>
                  </w:divBdr>
                </w:div>
                <w:div w:id="2010014168">
                  <w:marLeft w:val="640"/>
                  <w:marRight w:val="0"/>
                  <w:marTop w:val="0"/>
                  <w:marBottom w:val="0"/>
                  <w:divBdr>
                    <w:top w:val="none" w:sz="0" w:space="0" w:color="auto"/>
                    <w:left w:val="none" w:sz="0" w:space="0" w:color="auto"/>
                    <w:bottom w:val="none" w:sz="0" w:space="0" w:color="auto"/>
                    <w:right w:val="none" w:sz="0" w:space="0" w:color="auto"/>
                  </w:divBdr>
                </w:div>
                <w:div w:id="1196625534">
                  <w:marLeft w:val="640"/>
                  <w:marRight w:val="0"/>
                  <w:marTop w:val="0"/>
                  <w:marBottom w:val="0"/>
                  <w:divBdr>
                    <w:top w:val="none" w:sz="0" w:space="0" w:color="auto"/>
                    <w:left w:val="none" w:sz="0" w:space="0" w:color="auto"/>
                    <w:bottom w:val="none" w:sz="0" w:space="0" w:color="auto"/>
                    <w:right w:val="none" w:sz="0" w:space="0" w:color="auto"/>
                  </w:divBdr>
                </w:div>
                <w:div w:id="704401714">
                  <w:marLeft w:val="640"/>
                  <w:marRight w:val="0"/>
                  <w:marTop w:val="0"/>
                  <w:marBottom w:val="0"/>
                  <w:divBdr>
                    <w:top w:val="none" w:sz="0" w:space="0" w:color="auto"/>
                    <w:left w:val="none" w:sz="0" w:space="0" w:color="auto"/>
                    <w:bottom w:val="none" w:sz="0" w:space="0" w:color="auto"/>
                    <w:right w:val="none" w:sz="0" w:space="0" w:color="auto"/>
                  </w:divBdr>
                </w:div>
                <w:div w:id="1708945255">
                  <w:marLeft w:val="640"/>
                  <w:marRight w:val="0"/>
                  <w:marTop w:val="0"/>
                  <w:marBottom w:val="0"/>
                  <w:divBdr>
                    <w:top w:val="none" w:sz="0" w:space="0" w:color="auto"/>
                    <w:left w:val="none" w:sz="0" w:space="0" w:color="auto"/>
                    <w:bottom w:val="none" w:sz="0" w:space="0" w:color="auto"/>
                    <w:right w:val="none" w:sz="0" w:space="0" w:color="auto"/>
                  </w:divBdr>
                </w:div>
                <w:div w:id="882405720">
                  <w:marLeft w:val="640"/>
                  <w:marRight w:val="0"/>
                  <w:marTop w:val="0"/>
                  <w:marBottom w:val="0"/>
                  <w:divBdr>
                    <w:top w:val="none" w:sz="0" w:space="0" w:color="auto"/>
                    <w:left w:val="none" w:sz="0" w:space="0" w:color="auto"/>
                    <w:bottom w:val="none" w:sz="0" w:space="0" w:color="auto"/>
                    <w:right w:val="none" w:sz="0" w:space="0" w:color="auto"/>
                  </w:divBdr>
                </w:div>
                <w:div w:id="1874079344">
                  <w:marLeft w:val="640"/>
                  <w:marRight w:val="0"/>
                  <w:marTop w:val="0"/>
                  <w:marBottom w:val="0"/>
                  <w:divBdr>
                    <w:top w:val="none" w:sz="0" w:space="0" w:color="auto"/>
                    <w:left w:val="none" w:sz="0" w:space="0" w:color="auto"/>
                    <w:bottom w:val="none" w:sz="0" w:space="0" w:color="auto"/>
                    <w:right w:val="none" w:sz="0" w:space="0" w:color="auto"/>
                  </w:divBdr>
                </w:div>
                <w:div w:id="1683043830">
                  <w:marLeft w:val="640"/>
                  <w:marRight w:val="0"/>
                  <w:marTop w:val="0"/>
                  <w:marBottom w:val="0"/>
                  <w:divBdr>
                    <w:top w:val="none" w:sz="0" w:space="0" w:color="auto"/>
                    <w:left w:val="none" w:sz="0" w:space="0" w:color="auto"/>
                    <w:bottom w:val="none" w:sz="0" w:space="0" w:color="auto"/>
                    <w:right w:val="none" w:sz="0" w:space="0" w:color="auto"/>
                  </w:divBdr>
                </w:div>
                <w:div w:id="2067021271">
                  <w:marLeft w:val="640"/>
                  <w:marRight w:val="0"/>
                  <w:marTop w:val="0"/>
                  <w:marBottom w:val="0"/>
                  <w:divBdr>
                    <w:top w:val="none" w:sz="0" w:space="0" w:color="auto"/>
                    <w:left w:val="none" w:sz="0" w:space="0" w:color="auto"/>
                    <w:bottom w:val="none" w:sz="0" w:space="0" w:color="auto"/>
                    <w:right w:val="none" w:sz="0" w:space="0" w:color="auto"/>
                  </w:divBdr>
                </w:div>
                <w:div w:id="575676994">
                  <w:marLeft w:val="640"/>
                  <w:marRight w:val="0"/>
                  <w:marTop w:val="0"/>
                  <w:marBottom w:val="0"/>
                  <w:divBdr>
                    <w:top w:val="none" w:sz="0" w:space="0" w:color="auto"/>
                    <w:left w:val="none" w:sz="0" w:space="0" w:color="auto"/>
                    <w:bottom w:val="none" w:sz="0" w:space="0" w:color="auto"/>
                    <w:right w:val="none" w:sz="0" w:space="0" w:color="auto"/>
                  </w:divBdr>
                </w:div>
                <w:div w:id="2115586508">
                  <w:marLeft w:val="640"/>
                  <w:marRight w:val="0"/>
                  <w:marTop w:val="0"/>
                  <w:marBottom w:val="0"/>
                  <w:divBdr>
                    <w:top w:val="none" w:sz="0" w:space="0" w:color="auto"/>
                    <w:left w:val="none" w:sz="0" w:space="0" w:color="auto"/>
                    <w:bottom w:val="none" w:sz="0" w:space="0" w:color="auto"/>
                    <w:right w:val="none" w:sz="0" w:space="0" w:color="auto"/>
                  </w:divBdr>
                </w:div>
                <w:div w:id="1637250863">
                  <w:marLeft w:val="640"/>
                  <w:marRight w:val="0"/>
                  <w:marTop w:val="0"/>
                  <w:marBottom w:val="0"/>
                  <w:divBdr>
                    <w:top w:val="none" w:sz="0" w:space="0" w:color="auto"/>
                    <w:left w:val="none" w:sz="0" w:space="0" w:color="auto"/>
                    <w:bottom w:val="none" w:sz="0" w:space="0" w:color="auto"/>
                    <w:right w:val="none" w:sz="0" w:space="0" w:color="auto"/>
                  </w:divBdr>
                </w:div>
                <w:div w:id="1100107447">
                  <w:marLeft w:val="640"/>
                  <w:marRight w:val="0"/>
                  <w:marTop w:val="0"/>
                  <w:marBottom w:val="0"/>
                  <w:divBdr>
                    <w:top w:val="none" w:sz="0" w:space="0" w:color="auto"/>
                    <w:left w:val="none" w:sz="0" w:space="0" w:color="auto"/>
                    <w:bottom w:val="none" w:sz="0" w:space="0" w:color="auto"/>
                    <w:right w:val="none" w:sz="0" w:space="0" w:color="auto"/>
                  </w:divBdr>
                </w:div>
                <w:div w:id="2036075255">
                  <w:marLeft w:val="640"/>
                  <w:marRight w:val="0"/>
                  <w:marTop w:val="0"/>
                  <w:marBottom w:val="0"/>
                  <w:divBdr>
                    <w:top w:val="none" w:sz="0" w:space="0" w:color="auto"/>
                    <w:left w:val="none" w:sz="0" w:space="0" w:color="auto"/>
                    <w:bottom w:val="none" w:sz="0" w:space="0" w:color="auto"/>
                    <w:right w:val="none" w:sz="0" w:space="0" w:color="auto"/>
                  </w:divBdr>
                </w:div>
                <w:div w:id="232660582">
                  <w:marLeft w:val="640"/>
                  <w:marRight w:val="0"/>
                  <w:marTop w:val="0"/>
                  <w:marBottom w:val="0"/>
                  <w:divBdr>
                    <w:top w:val="none" w:sz="0" w:space="0" w:color="auto"/>
                    <w:left w:val="none" w:sz="0" w:space="0" w:color="auto"/>
                    <w:bottom w:val="none" w:sz="0" w:space="0" w:color="auto"/>
                    <w:right w:val="none" w:sz="0" w:space="0" w:color="auto"/>
                  </w:divBdr>
                </w:div>
                <w:div w:id="1490096962">
                  <w:marLeft w:val="640"/>
                  <w:marRight w:val="0"/>
                  <w:marTop w:val="0"/>
                  <w:marBottom w:val="0"/>
                  <w:divBdr>
                    <w:top w:val="none" w:sz="0" w:space="0" w:color="auto"/>
                    <w:left w:val="none" w:sz="0" w:space="0" w:color="auto"/>
                    <w:bottom w:val="none" w:sz="0" w:space="0" w:color="auto"/>
                    <w:right w:val="none" w:sz="0" w:space="0" w:color="auto"/>
                  </w:divBdr>
                </w:div>
                <w:div w:id="170603093">
                  <w:marLeft w:val="640"/>
                  <w:marRight w:val="0"/>
                  <w:marTop w:val="0"/>
                  <w:marBottom w:val="0"/>
                  <w:divBdr>
                    <w:top w:val="none" w:sz="0" w:space="0" w:color="auto"/>
                    <w:left w:val="none" w:sz="0" w:space="0" w:color="auto"/>
                    <w:bottom w:val="none" w:sz="0" w:space="0" w:color="auto"/>
                    <w:right w:val="none" w:sz="0" w:space="0" w:color="auto"/>
                  </w:divBdr>
                </w:div>
                <w:div w:id="1698509193">
                  <w:marLeft w:val="640"/>
                  <w:marRight w:val="0"/>
                  <w:marTop w:val="0"/>
                  <w:marBottom w:val="0"/>
                  <w:divBdr>
                    <w:top w:val="none" w:sz="0" w:space="0" w:color="auto"/>
                    <w:left w:val="none" w:sz="0" w:space="0" w:color="auto"/>
                    <w:bottom w:val="none" w:sz="0" w:space="0" w:color="auto"/>
                    <w:right w:val="none" w:sz="0" w:space="0" w:color="auto"/>
                  </w:divBdr>
                </w:div>
                <w:div w:id="706226335">
                  <w:marLeft w:val="640"/>
                  <w:marRight w:val="0"/>
                  <w:marTop w:val="0"/>
                  <w:marBottom w:val="0"/>
                  <w:divBdr>
                    <w:top w:val="none" w:sz="0" w:space="0" w:color="auto"/>
                    <w:left w:val="none" w:sz="0" w:space="0" w:color="auto"/>
                    <w:bottom w:val="none" w:sz="0" w:space="0" w:color="auto"/>
                    <w:right w:val="none" w:sz="0" w:space="0" w:color="auto"/>
                  </w:divBdr>
                </w:div>
                <w:div w:id="2101750528">
                  <w:marLeft w:val="640"/>
                  <w:marRight w:val="0"/>
                  <w:marTop w:val="0"/>
                  <w:marBottom w:val="0"/>
                  <w:divBdr>
                    <w:top w:val="none" w:sz="0" w:space="0" w:color="auto"/>
                    <w:left w:val="none" w:sz="0" w:space="0" w:color="auto"/>
                    <w:bottom w:val="none" w:sz="0" w:space="0" w:color="auto"/>
                    <w:right w:val="none" w:sz="0" w:space="0" w:color="auto"/>
                  </w:divBdr>
                </w:div>
                <w:div w:id="2105033502">
                  <w:marLeft w:val="640"/>
                  <w:marRight w:val="0"/>
                  <w:marTop w:val="0"/>
                  <w:marBottom w:val="0"/>
                  <w:divBdr>
                    <w:top w:val="none" w:sz="0" w:space="0" w:color="auto"/>
                    <w:left w:val="none" w:sz="0" w:space="0" w:color="auto"/>
                    <w:bottom w:val="none" w:sz="0" w:space="0" w:color="auto"/>
                    <w:right w:val="none" w:sz="0" w:space="0" w:color="auto"/>
                  </w:divBdr>
                </w:div>
                <w:div w:id="2144886045">
                  <w:marLeft w:val="640"/>
                  <w:marRight w:val="0"/>
                  <w:marTop w:val="0"/>
                  <w:marBottom w:val="0"/>
                  <w:divBdr>
                    <w:top w:val="none" w:sz="0" w:space="0" w:color="auto"/>
                    <w:left w:val="none" w:sz="0" w:space="0" w:color="auto"/>
                    <w:bottom w:val="none" w:sz="0" w:space="0" w:color="auto"/>
                    <w:right w:val="none" w:sz="0" w:space="0" w:color="auto"/>
                  </w:divBdr>
                </w:div>
                <w:div w:id="478155658">
                  <w:marLeft w:val="640"/>
                  <w:marRight w:val="0"/>
                  <w:marTop w:val="0"/>
                  <w:marBottom w:val="0"/>
                  <w:divBdr>
                    <w:top w:val="none" w:sz="0" w:space="0" w:color="auto"/>
                    <w:left w:val="none" w:sz="0" w:space="0" w:color="auto"/>
                    <w:bottom w:val="none" w:sz="0" w:space="0" w:color="auto"/>
                    <w:right w:val="none" w:sz="0" w:space="0" w:color="auto"/>
                  </w:divBdr>
                </w:div>
                <w:div w:id="388575721">
                  <w:marLeft w:val="640"/>
                  <w:marRight w:val="0"/>
                  <w:marTop w:val="0"/>
                  <w:marBottom w:val="0"/>
                  <w:divBdr>
                    <w:top w:val="none" w:sz="0" w:space="0" w:color="auto"/>
                    <w:left w:val="none" w:sz="0" w:space="0" w:color="auto"/>
                    <w:bottom w:val="none" w:sz="0" w:space="0" w:color="auto"/>
                    <w:right w:val="none" w:sz="0" w:space="0" w:color="auto"/>
                  </w:divBdr>
                </w:div>
                <w:div w:id="610938029">
                  <w:marLeft w:val="640"/>
                  <w:marRight w:val="0"/>
                  <w:marTop w:val="0"/>
                  <w:marBottom w:val="0"/>
                  <w:divBdr>
                    <w:top w:val="none" w:sz="0" w:space="0" w:color="auto"/>
                    <w:left w:val="none" w:sz="0" w:space="0" w:color="auto"/>
                    <w:bottom w:val="none" w:sz="0" w:space="0" w:color="auto"/>
                    <w:right w:val="none" w:sz="0" w:space="0" w:color="auto"/>
                  </w:divBdr>
                </w:div>
                <w:div w:id="203177751">
                  <w:marLeft w:val="640"/>
                  <w:marRight w:val="0"/>
                  <w:marTop w:val="0"/>
                  <w:marBottom w:val="0"/>
                  <w:divBdr>
                    <w:top w:val="none" w:sz="0" w:space="0" w:color="auto"/>
                    <w:left w:val="none" w:sz="0" w:space="0" w:color="auto"/>
                    <w:bottom w:val="none" w:sz="0" w:space="0" w:color="auto"/>
                    <w:right w:val="none" w:sz="0" w:space="0" w:color="auto"/>
                  </w:divBdr>
                </w:div>
                <w:div w:id="2098205087">
                  <w:marLeft w:val="640"/>
                  <w:marRight w:val="0"/>
                  <w:marTop w:val="0"/>
                  <w:marBottom w:val="0"/>
                  <w:divBdr>
                    <w:top w:val="none" w:sz="0" w:space="0" w:color="auto"/>
                    <w:left w:val="none" w:sz="0" w:space="0" w:color="auto"/>
                    <w:bottom w:val="none" w:sz="0" w:space="0" w:color="auto"/>
                    <w:right w:val="none" w:sz="0" w:space="0" w:color="auto"/>
                  </w:divBdr>
                </w:div>
                <w:div w:id="1126125615">
                  <w:marLeft w:val="640"/>
                  <w:marRight w:val="0"/>
                  <w:marTop w:val="0"/>
                  <w:marBottom w:val="0"/>
                  <w:divBdr>
                    <w:top w:val="none" w:sz="0" w:space="0" w:color="auto"/>
                    <w:left w:val="none" w:sz="0" w:space="0" w:color="auto"/>
                    <w:bottom w:val="none" w:sz="0" w:space="0" w:color="auto"/>
                    <w:right w:val="none" w:sz="0" w:space="0" w:color="auto"/>
                  </w:divBdr>
                </w:div>
                <w:div w:id="1303774926">
                  <w:marLeft w:val="640"/>
                  <w:marRight w:val="0"/>
                  <w:marTop w:val="0"/>
                  <w:marBottom w:val="0"/>
                  <w:divBdr>
                    <w:top w:val="none" w:sz="0" w:space="0" w:color="auto"/>
                    <w:left w:val="none" w:sz="0" w:space="0" w:color="auto"/>
                    <w:bottom w:val="none" w:sz="0" w:space="0" w:color="auto"/>
                    <w:right w:val="none" w:sz="0" w:space="0" w:color="auto"/>
                  </w:divBdr>
                </w:div>
                <w:div w:id="1500342762">
                  <w:marLeft w:val="640"/>
                  <w:marRight w:val="0"/>
                  <w:marTop w:val="0"/>
                  <w:marBottom w:val="0"/>
                  <w:divBdr>
                    <w:top w:val="none" w:sz="0" w:space="0" w:color="auto"/>
                    <w:left w:val="none" w:sz="0" w:space="0" w:color="auto"/>
                    <w:bottom w:val="none" w:sz="0" w:space="0" w:color="auto"/>
                    <w:right w:val="none" w:sz="0" w:space="0" w:color="auto"/>
                  </w:divBdr>
                </w:div>
                <w:div w:id="1590315063">
                  <w:marLeft w:val="640"/>
                  <w:marRight w:val="0"/>
                  <w:marTop w:val="0"/>
                  <w:marBottom w:val="0"/>
                  <w:divBdr>
                    <w:top w:val="none" w:sz="0" w:space="0" w:color="auto"/>
                    <w:left w:val="none" w:sz="0" w:space="0" w:color="auto"/>
                    <w:bottom w:val="none" w:sz="0" w:space="0" w:color="auto"/>
                    <w:right w:val="none" w:sz="0" w:space="0" w:color="auto"/>
                  </w:divBdr>
                </w:div>
                <w:div w:id="686954103">
                  <w:marLeft w:val="640"/>
                  <w:marRight w:val="0"/>
                  <w:marTop w:val="0"/>
                  <w:marBottom w:val="0"/>
                  <w:divBdr>
                    <w:top w:val="none" w:sz="0" w:space="0" w:color="auto"/>
                    <w:left w:val="none" w:sz="0" w:space="0" w:color="auto"/>
                    <w:bottom w:val="none" w:sz="0" w:space="0" w:color="auto"/>
                    <w:right w:val="none" w:sz="0" w:space="0" w:color="auto"/>
                  </w:divBdr>
                </w:div>
                <w:div w:id="107554801">
                  <w:marLeft w:val="640"/>
                  <w:marRight w:val="0"/>
                  <w:marTop w:val="0"/>
                  <w:marBottom w:val="0"/>
                  <w:divBdr>
                    <w:top w:val="none" w:sz="0" w:space="0" w:color="auto"/>
                    <w:left w:val="none" w:sz="0" w:space="0" w:color="auto"/>
                    <w:bottom w:val="none" w:sz="0" w:space="0" w:color="auto"/>
                    <w:right w:val="none" w:sz="0" w:space="0" w:color="auto"/>
                  </w:divBdr>
                </w:div>
                <w:div w:id="1749840789">
                  <w:marLeft w:val="640"/>
                  <w:marRight w:val="0"/>
                  <w:marTop w:val="0"/>
                  <w:marBottom w:val="0"/>
                  <w:divBdr>
                    <w:top w:val="none" w:sz="0" w:space="0" w:color="auto"/>
                    <w:left w:val="none" w:sz="0" w:space="0" w:color="auto"/>
                    <w:bottom w:val="none" w:sz="0" w:space="0" w:color="auto"/>
                    <w:right w:val="none" w:sz="0" w:space="0" w:color="auto"/>
                  </w:divBdr>
                </w:div>
                <w:div w:id="303237075">
                  <w:marLeft w:val="640"/>
                  <w:marRight w:val="0"/>
                  <w:marTop w:val="0"/>
                  <w:marBottom w:val="0"/>
                  <w:divBdr>
                    <w:top w:val="none" w:sz="0" w:space="0" w:color="auto"/>
                    <w:left w:val="none" w:sz="0" w:space="0" w:color="auto"/>
                    <w:bottom w:val="none" w:sz="0" w:space="0" w:color="auto"/>
                    <w:right w:val="none" w:sz="0" w:space="0" w:color="auto"/>
                  </w:divBdr>
                </w:div>
                <w:div w:id="1508518314">
                  <w:marLeft w:val="640"/>
                  <w:marRight w:val="0"/>
                  <w:marTop w:val="0"/>
                  <w:marBottom w:val="0"/>
                  <w:divBdr>
                    <w:top w:val="none" w:sz="0" w:space="0" w:color="auto"/>
                    <w:left w:val="none" w:sz="0" w:space="0" w:color="auto"/>
                    <w:bottom w:val="none" w:sz="0" w:space="0" w:color="auto"/>
                    <w:right w:val="none" w:sz="0" w:space="0" w:color="auto"/>
                  </w:divBdr>
                </w:div>
                <w:div w:id="1639725865">
                  <w:marLeft w:val="640"/>
                  <w:marRight w:val="0"/>
                  <w:marTop w:val="0"/>
                  <w:marBottom w:val="0"/>
                  <w:divBdr>
                    <w:top w:val="none" w:sz="0" w:space="0" w:color="auto"/>
                    <w:left w:val="none" w:sz="0" w:space="0" w:color="auto"/>
                    <w:bottom w:val="none" w:sz="0" w:space="0" w:color="auto"/>
                    <w:right w:val="none" w:sz="0" w:space="0" w:color="auto"/>
                  </w:divBdr>
                </w:div>
                <w:div w:id="1295873271">
                  <w:marLeft w:val="640"/>
                  <w:marRight w:val="0"/>
                  <w:marTop w:val="0"/>
                  <w:marBottom w:val="0"/>
                  <w:divBdr>
                    <w:top w:val="none" w:sz="0" w:space="0" w:color="auto"/>
                    <w:left w:val="none" w:sz="0" w:space="0" w:color="auto"/>
                    <w:bottom w:val="none" w:sz="0" w:space="0" w:color="auto"/>
                    <w:right w:val="none" w:sz="0" w:space="0" w:color="auto"/>
                  </w:divBdr>
                </w:div>
                <w:div w:id="1472406900">
                  <w:marLeft w:val="640"/>
                  <w:marRight w:val="0"/>
                  <w:marTop w:val="0"/>
                  <w:marBottom w:val="0"/>
                  <w:divBdr>
                    <w:top w:val="none" w:sz="0" w:space="0" w:color="auto"/>
                    <w:left w:val="none" w:sz="0" w:space="0" w:color="auto"/>
                    <w:bottom w:val="none" w:sz="0" w:space="0" w:color="auto"/>
                    <w:right w:val="none" w:sz="0" w:space="0" w:color="auto"/>
                  </w:divBdr>
                </w:div>
                <w:div w:id="1339501306">
                  <w:marLeft w:val="640"/>
                  <w:marRight w:val="0"/>
                  <w:marTop w:val="0"/>
                  <w:marBottom w:val="0"/>
                  <w:divBdr>
                    <w:top w:val="none" w:sz="0" w:space="0" w:color="auto"/>
                    <w:left w:val="none" w:sz="0" w:space="0" w:color="auto"/>
                    <w:bottom w:val="none" w:sz="0" w:space="0" w:color="auto"/>
                    <w:right w:val="none" w:sz="0" w:space="0" w:color="auto"/>
                  </w:divBdr>
                </w:div>
                <w:div w:id="1353917944">
                  <w:marLeft w:val="640"/>
                  <w:marRight w:val="0"/>
                  <w:marTop w:val="0"/>
                  <w:marBottom w:val="0"/>
                  <w:divBdr>
                    <w:top w:val="none" w:sz="0" w:space="0" w:color="auto"/>
                    <w:left w:val="none" w:sz="0" w:space="0" w:color="auto"/>
                    <w:bottom w:val="none" w:sz="0" w:space="0" w:color="auto"/>
                    <w:right w:val="none" w:sz="0" w:space="0" w:color="auto"/>
                  </w:divBdr>
                </w:div>
                <w:div w:id="983002897">
                  <w:marLeft w:val="640"/>
                  <w:marRight w:val="0"/>
                  <w:marTop w:val="0"/>
                  <w:marBottom w:val="0"/>
                  <w:divBdr>
                    <w:top w:val="none" w:sz="0" w:space="0" w:color="auto"/>
                    <w:left w:val="none" w:sz="0" w:space="0" w:color="auto"/>
                    <w:bottom w:val="none" w:sz="0" w:space="0" w:color="auto"/>
                    <w:right w:val="none" w:sz="0" w:space="0" w:color="auto"/>
                  </w:divBdr>
                </w:div>
                <w:div w:id="1786120032">
                  <w:marLeft w:val="640"/>
                  <w:marRight w:val="0"/>
                  <w:marTop w:val="0"/>
                  <w:marBottom w:val="0"/>
                  <w:divBdr>
                    <w:top w:val="none" w:sz="0" w:space="0" w:color="auto"/>
                    <w:left w:val="none" w:sz="0" w:space="0" w:color="auto"/>
                    <w:bottom w:val="none" w:sz="0" w:space="0" w:color="auto"/>
                    <w:right w:val="none" w:sz="0" w:space="0" w:color="auto"/>
                  </w:divBdr>
                </w:div>
                <w:div w:id="1488595065">
                  <w:marLeft w:val="640"/>
                  <w:marRight w:val="0"/>
                  <w:marTop w:val="0"/>
                  <w:marBottom w:val="0"/>
                  <w:divBdr>
                    <w:top w:val="none" w:sz="0" w:space="0" w:color="auto"/>
                    <w:left w:val="none" w:sz="0" w:space="0" w:color="auto"/>
                    <w:bottom w:val="none" w:sz="0" w:space="0" w:color="auto"/>
                    <w:right w:val="none" w:sz="0" w:space="0" w:color="auto"/>
                  </w:divBdr>
                </w:div>
              </w:divsChild>
            </w:div>
            <w:div w:id="1902515246">
              <w:marLeft w:val="0"/>
              <w:marRight w:val="0"/>
              <w:marTop w:val="0"/>
              <w:marBottom w:val="0"/>
              <w:divBdr>
                <w:top w:val="none" w:sz="0" w:space="0" w:color="auto"/>
                <w:left w:val="none" w:sz="0" w:space="0" w:color="auto"/>
                <w:bottom w:val="none" w:sz="0" w:space="0" w:color="auto"/>
                <w:right w:val="none" w:sz="0" w:space="0" w:color="auto"/>
              </w:divBdr>
              <w:divsChild>
                <w:div w:id="1276332056">
                  <w:marLeft w:val="640"/>
                  <w:marRight w:val="0"/>
                  <w:marTop w:val="0"/>
                  <w:marBottom w:val="0"/>
                  <w:divBdr>
                    <w:top w:val="none" w:sz="0" w:space="0" w:color="auto"/>
                    <w:left w:val="none" w:sz="0" w:space="0" w:color="auto"/>
                    <w:bottom w:val="none" w:sz="0" w:space="0" w:color="auto"/>
                    <w:right w:val="none" w:sz="0" w:space="0" w:color="auto"/>
                  </w:divBdr>
                </w:div>
                <w:div w:id="1612587859">
                  <w:marLeft w:val="640"/>
                  <w:marRight w:val="0"/>
                  <w:marTop w:val="0"/>
                  <w:marBottom w:val="0"/>
                  <w:divBdr>
                    <w:top w:val="none" w:sz="0" w:space="0" w:color="auto"/>
                    <w:left w:val="none" w:sz="0" w:space="0" w:color="auto"/>
                    <w:bottom w:val="none" w:sz="0" w:space="0" w:color="auto"/>
                    <w:right w:val="none" w:sz="0" w:space="0" w:color="auto"/>
                  </w:divBdr>
                </w:div>
                <w:div w:id="2090536454">
                  <w:marLeft w:val="640"/>
                  <w:marRight w:val="0"/>
                  <w:marTop w:val="0"/>
                  <w:marBottom w:val="0"/>
                  <w:divBdr>
                    <w:top w:val="none" w:sz="0" w:space="0" w:color="auto"/>
                    <w:left w:val="none" w:sz="0" w:space="0" w:color="auto"/>
                    <w:bottom w:val="none" w:sz="0" w:space="0" w:color="auto"/>
                    <w:right w:val="none" w:sz="0" w:space="0" w:color="auto"/>
                  </w:divBdr>
                </w:div>
                <w:div w:id="472138009">
                  <w:marLeft w:val="640"/>
                  <w:marRight w:val="0"/>
                  <w:marTop w:val="0"/>
                  <w:marBottom w:val="0"/>
                  <w:divBdr>
                    <w:top w:val="none" w:sz="0" w:space="0" w:color="auto"/>
                    <w:left w:val="none" w:sz="0" w:space="0" w:color="auto"/>
                    <w:bottom w:val="none" w:sz="0" w:space="0" w:color="auto"/>
                    <w:right w:val="none" w:sz="0" w:space="0" w:color="auto"/>
                  </w:divBdr>
                </w:div>
                <w:div w:id="128867375">
                  <w:marLeft w:val="640"/>
                  <w:marRight w:val="0"/>
                  <w:marTop w:val="0"/>
                  <w:marBottom w:val="0"/>
                  <w:divBdr>
                    <w:top w:val="none" w:sz="0" w:space="0" w:color="auto"/>
                    <w:left w:val="none" w:sz="0" w:space="0" w:color="auto"/>
                    <w:bottom w:val="none" w:sz="0" w:space="0" w:color="auto"/>
                    <w:right w:val="none" w:sz="0" w:space="0" w:color="auto"/>
                  </w:divBdr>
                </w:div>
                <w:div w:id="1928223427">
                  <w:marLeft w:val="640"/>
                  <w:marRight w:val="0"/>
                  <w:marTop w:val="0"/>
                  <w:marBottom w:val="0"/>
                  <w:divBdr>
                    <w:top w:val="none" w:sz="0" w:space="0" w:color="auto"/>
                    <w:left w:val="none" w:sz="0" w:space="0" w:color="auto"/>
                    <w:bottom w:val="none" w:sz="0" w:space="0" w:color="auto"/>
                    <w:right w:val="none" w:sz="0" w:space="0" w:color="auto"/>
                  </w:divBdr>
                </w:div>
                <w:div w:id="1446584276">
                  <w:marLeft w:val="640"/>
                  <w:marRight w:val="0"/>
                  <w:marTop w:val="0"/>
                  <w:marBottom w:val="0"/>
                  <w:divBdr>
                    <w:top w:val="none" w:sz="0" w:space="0" w:color="auto"/>
                    <w:left w:val="none" w:sz="0" w:space="0" w:color="auto"/>
                    <w:bottom w:val="none" w:sz="0" w:space="0" w:color="auto"/>
                    <w:right w:val="none" w:sz="0" w:space="0" w:color="auto"/>
                  </w:divBdr>
                </w:div>
                <w:div w:id="221914855">
                  <w:marLeft w:val="640"/>
                  <w:marRight w:val="0"/>
                  <w:marTop w:val="0"/>
                  <w:marBottom w:val="0"/>
                  <w:divBdr>
                    <w:top w:val="none" w:sz="0" w:space="0" w:color="auto"/>
                    <w:left w:val="none" w:sz="0" w:space="0" w:color="auto"/>
                    <w:bottom w:val="none" w:sz="0" w:space="0" w:color="auto"/>
                    <w:right w:val="none" w:sz="0" w:space="0" w:color="auto"/>
                  </w:divBdr>
                </w:div>
                <w:div w:id="1995988421">
                  <w:marLeft w:val="640"/>
                  <w:marRight w:val="0"/>
                  <w:marTop w:val="0"/>
                  <w:marBottom w:val="0"/>
                  <w:divBdr>
                    <w:top w:val="none" w:sz="0" w:space="0" w:color="auto"/>
                    <w:left w:val="none" w:sz="0" w:space="0" w:color="auto"/>
                    <w:bottom w:val="none" w:sz="0" w:space="0" w:color="auto"/>
                    <w:right w:val="none" w:sz="0" w:space="0" w:color="auto"/>
                  </w:divBdr>
                </w:div>
                <w:div w:id="261840414">
                  <w:marLeft w:val="640"/>
                  <w:marRight w:val="0"/>
                  <w:marTop w:val="0"/>
                  <w:marBottom w:val="0"/>
                  <w:divBdr>
                    <w:top w:val="none" w:sz="0" w:space="0" w:color="auto"/>
                    <w:left w:val="none" w:sz="0" w:space="0" w:color="auto"/>
                    <w:bottom w:val="none" w:sz="0" w:space="0" w:color="auto"/>
                    <w:right w:val="none" w:sz="0" w:space="0" w:color="auto"/>
                  </w:divBdr>
                </w:div>
                <w:div w:id="1206479212">
                  <w:marLeft w:val="640"/>
                  <w:marRight w:val="0"/>
                  <w:marTop w:val="0"/>
                  <w:marBottom w:val="0"/>
                  <w:divBdr>
                    <w:top w:val="none" w:sz="0" w:space="0" w:color="auto"/>
                    <w:left w:val="none" w:sz="0" w:space="0" w:color="auto"/>
                    <w:bottom w:val="none" w:sz="0" w:space="0" w:color="auto"/>
                    <w:right w:val="none" w:sz="0" w:space="0" w:color="auto"/>
                  </w:divBdr>
                </w:div>
                <w:div w:id="2050448936">
                  <w:marLeft w:val="640"/>
                  <w:marRight w:val="0"/>
                  <w:marTop w:val="0"/>
                  <w:marBottom w:val="0"/>
                  <w:divBdr>
                    <w:top w:val="none" w:sz="0" w:space="0" w:color="auto"/>
                    <w:left w:val="none" w:sz="0" w:space="0" w:color="auto"/>
                    <w:bottom w:val="none" w:sz="0" w:space="0" w:color="auto"/>
                    <w:right w:val="none" w:sz="0" w:space="0" w:color="auto"/>
                  </w:divBdr>
                </w:div>
                <w:div w:id="1757676897">
                  <w:marLeft w:val="640"/>
                  <w:marRight w:val="0"/>
                  <w:marTop w:val="0"/>
                  <w:marBottom w:val="0"/>
                  <w:divBdr>
                    <w:top w:val="none" w:sz="0" w:space="0" w:color="auto"/>
                    <w:left w:val="none" w:sz="0" w:space="0" w:color="auto"/>
                    <w:bottom w:val="none" w:sz="0" w:space="0" w:color="auto"/>
                    <w:right w:val="none" w:sz="0" w:space="0" w:color="auto"/>
                  </w:divBdr>
                </w:div>
                <w:div w:id="833951443">
                  <w:marLeft w:val="640"/>
                  <w:marRight w:val="0"/>
                  <w:marTop w:val="0"/>
                  <w:marBottom w:val="0"/>
                  <w:divBdr>
                    <w:top w:val="none" w:sz="0" w:space="0" w:color="auto"/>
                    <w:left w:val="none" w:sz="0" w:space="0" w:color="auto"/>
                    <w:bottom w:val="none" w:sz="0" w:space="0" w:color="auto"/>
                    <w:right w:val="none" w:sz="0" w:space="0" w:color="auto"/>
                  </w:divBdr>
                </w:div>
                <w:div w:id="1779567925">
                  <w:marLeft w:val="640"/>
                  <w:marRight w:val="0"/>
                  <w:marTop w:val="0"/>
                  <w:marBottom w:val="0"/>
                  <w:divBdr>
                    <w:top w:val="none" w:sz="0" w:space="0" w:color="auto"/>
                    <w:left w:val="none" w:sz="0" w:space="0" w:color="auto"/>
                    <w:bottom w:val="none" w:sz="0" w:space="0" w:color="auto"/>
                    <w:right w:val="none" w:sz="0" w:space="0" w:color="auto"/>
                  </w:divBdr>
                </w:div>
                <w:div w:id="965351960">
                  <w:marLeft w:val="640"/>
                  <w:marRight w:val="0"/>
                  <w:marTop w:val="0"/>
                  <w:marBottom w:val="0"/>
                  <w:divBdr>
                    <w:top w:val="none" w:sz="0" w:space="0" w:color="auto"/>
                    <w:left w:val="none" w:sz="0" w:space="0" w:color="auto"/>
                    <w:bottom w:val="none" w:sz="0" w:space="0" w:color="auto"/>
                    <w:right w:val="none" w:sz="0" w:space="0" w:color="auto"/>
                  </w:divBdr>
                </w:div>
                <w:div w:id="2126458213">
                  <w:marLeft w:val="640"/>
                  <w:marRight w:val="0"/>
                  <w:marTop w:val="0"/>
                  <w:marBottom w:val="0"/>
                  <w:divBdr>
                    <w:top w:val="none" w:sz="0" w:space="0" w:color="auto"/>
                    <w:left w:val="none" w:sz="0" w:space="0" w:color="auto"/>
                    <w:bottom w:val="none" w:sz="0" w:space="0" w:color="auto"/>
                    <w:right w:val="none" w:sz="0" w:space="0" w:color="auto"/>
                  </w:divBdr>
                </w:div>
                <w:div w:id="1560363834">
                  <w:marLeft w:val="640"/>
                  <w:marRight w:val="0"/>
                  <w:marTop w:val="0"/>
                  <w:marBottom w:val="0"/>
                  <w:divBdr>
                    <w:top w:val="none" w:sz="0" w:space="0" w:color="auto"/>
                    <w:left w:val="none" w:sz="0" w:space="0" w:color="auto"/>
                    <w:bottom w:val="none" w:sz="0" w:space="0" w:color="auto"/>
                    <w:right w:val="none" w:sz="0" w:space="0" w:color="auto"/>
                  </w:divBdr>
                </w:div>
                <w:div w:id="908078713">
                  <w:marLeft w:val="640"/>
                  <w:marRight w:val="0"/>
                  <w:marTop w:val="0"/>
                  <w:marBottom w:val="0"/>
                  <w:divBdr>
                    <w:top w:val="none" w:sz="0" w:space="0" w:color="auto"/>
                    <w:left w:val="none" w:sz="0" w:space="0" w:color="auto"/>
                    <w:bottom w:val="none" w:sz="0" w:space="0" w:color="auto"/>
                    <w:right w:val="none" w:sz="0" w:space="0" w:color="auto"/>
                  </w:divBdr>
                </w:div>
                <w:div w:id="1822623652">
                  <w:marLeft w:val="640"/>
                  <w:marRight w:val="0"/>
                  <w:marTop w:val="0"/>
                  <w:marBottom w:val="0"/>
                  <w:divBdr>
                    <w:top w:val="none" w:sz="0" w:space="0" w:color="auto"/>
                    <w:left w:val="none" w:sz="0" w:space="0" w:color="auto"/>
                    <w:bottom w:val="none" w:sz="0" w:space="0" w:color="auto"/>
                    <w:right w:val="none" w:sz="0" w:space="0" w:color="auto"/>
                  </w:divBdr>
                </w:div>
                <w:div w:id="1020543122">
                  <w:marLeft w:val="640"/>
                  <w:marRight w:val="0"/>
                  <w:marTop w:val="0"/>
                  <w:marBottom w:val="0"/>
                  <w:divBdr>
                    <w:top w:val="none" w:sz="0" w:space="0" w:color="auto"/>
                    <w:left w:val="none" w:sz="0" w:space="0" w:color="auto"/>
                    <w:bottom w:val="none" w:sz="0" w:space="0" w:color="auto"/>
                    <w:right w:val="none" w:sz="0" w:space="0" w:color="auto"/>
                  </w:divBdr>
                </w:div>
                <w:div w:id="33503268">
                  <w:marLeft w:val="640"/>
                  <w:marRight w:val="0"/>
                  <w:marTop w:val="0"/>
                  <w:marBottom w:val="0"/>
                  <w:divBdr>
                    <w:top w:val="none" w:sz="0" w:space="0" w:color="auto"/>
                    <w:left w:val="none" w:sz="0" w:space="0" w:color="auto"/>
                    <w:bottom w:val="none" w:sz="0" w:space="0" w:color="auto"/>
                    <w:right w:val="none" w:sz="0" w:space="0" w:color="auto"/>
                  </w:divBdr>
                </w:div>
                <w:div w:id="1598564846">
                  <w:marLeft w:val="640"/>
                  <w:marRight w:val="0"/>
                  <w:marTop w:val="0"/>
                  <w:marBottom w:val="0"/>
                  <w:divBdr>
                    <w:top w:val="none" w:sz="0" w:space="0" w:color="auto"/>
                    <w:left w:val="none" w:sz="0" w:space="0" w:color="auto"/>
                    <w:bottom w:val="none" w:sz="0" w:space="0" w:color="auto"/>
                    <w:right w:val="none" w:sz="0" w:space="0" w:color="auto"/>
                  </w:divBdr>
                </w:div>
                <w:div w:id="843981938">
                  <w:marLeft w:val="640"/>
                  <w:marRight w:val="0"/>
                  <w:marTop w:val="0"/>
                  <w:marBottom w:val="0"/>
                  <w:divBdr>
                    <w:top w:val="none" w:sz="0" w:space="0" w:color="auto"/>
                    <w:left w:val="none" w:sz="0" w:space="0" w:color="auto"/>
                    <w:bottom w:val="none" w:sz="0" w:space="0" w:color="auto"/>
                    <w:right w:val="none" w:sz="0" w:space="0" w:color="auto"/>
                  </w:divBdr>
                </w:div>
                <w:div w:id="644547472">
                  <w:marLeft w:val="640"/>
                  <w:marRight w:val="0"/>
                  <w:marTop w:val="0"/>
                  <w:marBottom w:val="0"/>
                  <w:divBdr>
                    <w:top w:val="none" w:sz="0" w:space="0" w:color="auto"/>
                    <w:left w:val="none" w:sz="0" w:space="0" w:color="auto"/>
                    <w:bottom w:val="none" w:sz="0" w:space="0" w:color="auto"/>
                    <w:right w:val="none" w:sz="0" w:space="0" w:color="auto"/>
                  </w:divBdr>
                </w:div>
                <w:div w:id="2093964112">
                  <w:marLeft w:val="640"/>
                  <w:marRight w:val="0"/>
                  <w:marTop w:val="0"/>
                  <w:marBottom w:val="0"/>
                  <w:divBdr>
                    <w:top w:val="none" w:sz="0" w:space="0" w:color="auto"/>
                    <w:left w:val="none" w:sz="0" w:space="0" w:color="auto"/>
                    <w:bottom w:val="none" w:sz="0" w:space="0" w:color="auto"/>
                    <w:right w:val="none" w:sz="0" w:space="0" w:color="auto"/>
                  </w:divBdr>
                </w:div>
                <w:div w:id="597951725">
                  <w:marLeft w:val="640"/>
                  <w:marRight w:val="0"/>
                  <w:marTop w:val="0"/>
                  <w:marBottom w:val="0"/>
                  <w:divBdr>
                    <w:top w:val="none" w:sz="0" w:space="0" w:color="auto"/>
                    <w:left w:val="none" w:sz="0" w:space="0" w:color="auto"/>
                    <w:bottom w:val="none" w:sz="0" w:space="0" w:color="auto"/>
                    <w:right w:val="none" w:sz="0" w:space="0" w:color="auto"/>
                  </w:divBdr>
                </w:div>
                <w:div w:id="1300264112">
                  <w:marLeft w:val="640"/>
                  <w:marRight w:val="0"/>
                  <w:marTop w:val="0"/>
                  <w:marBottom w:val="0"/>
                  <w:divBdr>
                    <w:top w:val="none" w:sz="0" w:space="0" w:color="auto"/>
                    <w:left w:val="none" w:sz="0" w:space="0" w:color="auto"/>
                    <w:bottom w:val="none" w:sz="0" w:space="0" w:color="auto"/>
                    <w:right w:val="none" w:sz="0" w:space="0" w:color="auto"/>
                  </w:divBdr>
                </w:div>
                <w:div w:id="1053894600">
                  <w:marLeft w:val="640"/>
                  <w:marRight w:val="0"/>
                  <w:marTop w:val="0"/>
                  <w:marBottom w:val="0"/>
                  <w:divBdr>
                    <w:top w:val="none" w:sz="0" w:space="0" w:color="auto"/>
                    <w:left w:val="none" w:sz="0" w:space="0" w:color="auto"/>
                    <w:bottom w:val="none" w:sz="0" w:space="0" w:color="auto"/>
                    <w:right w:val="none" w:sz="0" w:space="0" w:color="auto"/>
                  </w:divBdr>
                </w:div>
                <w:div w:id="1465268945">
                  <w:marLeft w:val="640"/>
                  <w:marRight w:val="0"/>
                  <w:marTop w:val="0"/>
                  <w:marBottom w:val="0"/>
                  <w:divBdr>
                    <w:top w:val="none" w:sz="0" w:space="0" w:color="auto"/>
                    <w:left w:val="none" w:sz="0" w:space="0" w:color="auto"/>
                    <w:bottom w:val="none" w:sz="0" w:space="0" w:color="auto"/>
                    <w:right w:val="none" w:sz="0" w:space="0" w:color="auto"/>
                  </w:divBdr>
                </w:div>
                <w:div w:id="2099012115">
                  <w:marLeft w:val="640"/>
                  <w:marRight w:val="0"/>
                  <w:marTop w:val="0"/>
                  <w:marBottom w:val="0"/>
                  <w:divBdr>
                    <w:top w:val="none" w:sz="0" w:space="0" w:color="auto"/>
                    <w:left w:val="none" w:sz="0" w:space="0" w:color="auto"/>
                    <w:bottom w:val="none" w:sz="0" w:space="0" w:color="auto"/>
                    <w:right w:val="none" w:sz="0" w:space="0" w:color="auto"/>
                  </w:divBdr>
                </w:div>
                <w:div w:id="1525286289">
                  <w:marLeft w:val="640"/>
                  <w:marRight w:val="0"/>
                  <w:marTop w:val="0"/>
                  <w:marBottom w:val="0"/>
                  <w:divBdr>
                    <w:top w:val="none" w:sz="0" w:space="0" w:color="auto"/>
                    <w:left w:val="none" w:sz="0" w:space="0" w:color="auto"/>
                    <w:bottom w:val="none" w:sz="0" w:space="0" w:color="auto"/>
                    <w:right w:val="none" w:sz="0" w:space="0" w:color="auto"/>
                  </w:divBdr>
                </w:div>
                <w:div w:id="834493981">
                  <w:marLeft w:val="640"/>
                  <w:marRight w:val="0"/>
                  <w:marTop w:val="0"/>
                  <w:marBottom w:val="0"/>
                  <w:divBdr>
                    <w:top w:val="none" w:sz="0" w:space="0" w:color="auto"/>
                    <w:left w:val="none" w:sz="0" w:space="0" w:color="auto"/>
                    <w:bottom w:val="none" w:sz="0" w:space="0" w:color="auto"/>
                    <w:right w:val="none" w:sz="0" w:space="0" w:color="auto"/>
                  </w:divBdr>
                </w:div>
                <w:div w:id="578054466">
                  <w:marLeft w:val="640"/>
                  <w:marRight w:val="0"/>
                  <w:marTop w:val="0"/>
                  <w:marBottom w:val="0"/>
                  <w:divBdr>
                    <w:top w:val="none" w:sz="0" w:space="0" w:color="auto"/>
                    <w:left w:val="none" w:sz="0" w:space="0" w:color="auto"/>
                    <w:bottom w:val="none" w:sz="0" w:space="0" w:color="auto"/>
                    <w:right w:val="none" w:sz="0" w:space="0" w:color="auto"/>
                  </w:divBdr>
                </w:div>
                <w:div w:id="1273171330">
                  <w:marLeft w:val="640"/>
                  <w:marRight w:val="0"/>
                  <w:marTop w:val="0"/>
                  <w:marBottom w:val="0"/>
                  <w:divBdr>
                    <w:top w:val="none" w:sz="0" w:space="0" w:color="auto"/>
                    <w:left w:val="none" w:sz="0" w:space="0" w:color="auto"/>
                    <w:bottom w:val="none" w:sz="0" w:space="0" w:color="auto"/>
                    <w:right w:val="none" w:sz="0" w:space="0" w:color="auto"/>
                  </w:divBdr>
                </w:div>
                <w:div w:id="553077913">
                  <w:marLeft w:val="640"/>
                  <w:marRight w:val="0"/>
                  <w:marTop w:val="0"/>
                  <w:marBottom w:val="0"/>
                  <w:divBdr>
                    <w:top w:val="none" w:sz="0" w:space="0" w:color="auto"/>
                    <w:left w:val="none" w:sz="0" w:space="0" w:color="auto"/>
                    <w:bottom w:val="none" w:sz="0" w:space="0" w:color="auto"/>
                    <w:right w:val="none" w:sz="0" w:space="0" w:color="auto"/>
                  </w:divBdr>
                </w:div>
                <w:div w:id="855851461">
                  <w:marLeft w:val="640"/>
                  <w:marRight w:val="0"/>
                  <w:marTop w:val="0"/>
                  <w:marBottom w:val="0"/>
                  <w:divBdr>
                    <w:top w:val="none" w:sz="0" w:space="0" w:color="auto"/>
                    <w:left w:val="none" w:sz="0" w:space="0" w:color="auto"/>
                    <w:bottom w:val="none" w:sz="0" w:space="0" w:color="auto"/>
                    <w:right w:val="none" w:sz="0" w:space="0" w:color="auto"/>
                  </w:divBdr>
                </w:div>
                <w:div w:id="2131196243">
                  <w:marLeft w:val="640"/>
                  <w:marRight w:val="0"/>
                  <w:marTop w:val="0"/>
                  <w:marBottom w:val="0"/>
                  <w:divBdr>
                    <w:top w:val="none" w:sz="0" w:space="0" w:color="auto"/>
                    <w:left w:val="none" w:sz="0" w:space="0" w:color="auto"/>
                    <w:bottom w:val="none" w:sz="0" w:space="0" w:color="auto"/>
                    <w:right w:val="none" w:sz="0" w:space="0" w:color="auto"/>
                  </w:divBdr>
                </w:div>
                <w:div w:id="1468812577">
                  <w:marLeft w:val="640"/>
                  <w:marRight w:val="0"/>
                  <w:marTop w:val="0"/>
                  <w:marBottom w:val="0"/>
                  <w:divBdr>
                    <w:top w:val="none" w:sz="0" w:space="0" w:color="auto"/>
                    <w:left w:val="none" w:sz="0" w:space="0" w:color="auto"/>
                    <w:bottom w:val="none" w:sz="0" w:space="0" w:color="auto"/>
                    <w:right w:val="none" w:sz="0" w:space="0" w:color="auto"/>
                  </w:divBdr>
                </w:div>
                <w:div w:id="1052923551">
                  <w:marLeft w:val="640"/>
                  <w:marRight w:val="0"/>
                  <w:marTop w:val="0"/>
                  <w:marBottom w:val="0"/>
                  <w:divBdr>
                    <w:top w:val="none" w:sz="0" w:space="0" w:color="auto"/>
                    <w:left w:val="none" w:sz="0" w:space="0" w:color="auto"/>
                    <w:bottom w:val="none" w:sz="0" w:space="0" w:color="auto"/>
                    <w:right w:val="none" w:sz="0" w:space="0" w:color="auto"/>
                  </w:divBdr>
                </w:div>
                <w:div w:id="1493329126">
                  <w:marLeft w:val="640"/>
                  <w:marRight w:val="0"/>
                  <w:marTop w:val="0"/>
                  <w:marBottom w:val="0"/>
                  <w:divBdr>
                    <w:top w:val="none" w:sz="0" w:space="0" w:color="auto"/>
                    <w:left w:val="none" w:sz="0" w:space="0" w:color="auto"/>
                    <w:bottom w:val="none" w:sz="0" w:space="0" w:color="auto"/>
                    <w:right w:val="none" w:sz="0" w:space="0" w:color="auto"/>
                  </w:divBdr>
                </w:div>
                <w:div w:id="1516265238">
                  <w:marLeft w:val="640"/>
                  <w:marRight w:val="0"/>
                  <w:marTop w:val="0"/>
                  <w:marBottom w:val="0"/>
                  <w:divBdr>
                    <w:top w:val="none" w:sz="0" w:space="0" w:color="auto"/>
                    <w:left w:val="none" w:sz="0" w:space="0" w:color="auto"/>
                    <w:bottom w:val="none" w:sz="0" w:space="0" w:color="auto"/>
                    <w:right w:val="none" w:sz="0" w:space="0" w:color="auto"/>
                  </w:divBdr>
                </w:div>
                <w:div w:id="1990136761">
                  <w:marLeft w:val="640"/>
                  <w:marRight w:val="0"/>
                  <w:marTop w:val="0"/>
                  <w:marBottom w:val="0"/>
                  <w:divBdr>
                    <w:top w:val="none" w:sz="0" w:space="0" w:color="auto"/>
                    <w:left w:val="none" w:sz="0" w:space="0" w:color="auto"/>
                    <w:bottom w:val="none" w:sz="0" w:space="0" w:color="auto"/>
                    <w:right w:val="none" w:sz="0" w:space="0" w:color="auto"/>
                  </w:divBdr>
                </w:div>
                <w:div w:id="197473920">
                  <w:marLeft w:val="640"/>
                  <w:marRight w:val="0"/>
                  <w:marTop w:val="0"/>
                  <w:marBottom w:val="0"/>
                  <w:divBdr>
                    <w:top w:val="none" w:sz="0" w:space="0" w:color="auto"/>
                    <w:left w:val="none" w:sz="0" w:space="0" w:color="auto"/>
                    <w:bottom w:val="none" w:sz="0" w:space="0" w:color="auto"/>
                    <w:right w:val="none" w:sz="0" w:space="0" w:color="auto"/>
                  </w:divBdr>
                </w:div>
                <w:div w:id="1567258115">
                  <w:marLeft w:val="640"/>
                  <w:marRight w:val="0"/>
                  <w:marTop w:val="0"/>
                  <w:marBottom w:val="0"/>
                  <w:divBdr>
                    <w:top w:val="none" w:sz="0" w:space="0" w:color="auto"/>
                    <w:left w:val="none" w:sz="0" w:space="0" w:color="auto"/>
                    <w:bottom w:val="none" w:sz="0" w:space="0" w:color="auto"/>
                    <w:right w:val="none" w:sz="0" w:space="0" w:color="auto"/>
                  </w:divBdr>
                </w:div>
                <w:div w:id="928582388">
                  <w:marLeft w:val="640"/>
                  <w:marRight w:val="0"/>
                  <w:marTop w:val="0"/>
                  <w:marBottom w:val="0"/>
                  <w:divBdr>
                    <w:top w:val="none" w:sz="0" w:space="0" w:color="auto"/>
                    <w:left w:val="none" w:sz="0" w:space="0" w:color="auto"/>
                    <w:bottom w:val="none" w:sz="0" w:space="0" w:color="auto"/>
                    <w:right w:val="none" w:sz="0" w:space="0" w:color="auto"/>
                  </w:divBdr>
                </w:div>
                <w:div w:id="560554195">
                  <w:marLeft w:val="640"/>
                  <w:marRight w:val="0"/>
                  <w:marTop w:val="0"/>
                  <w:marBottom w:val="0"/>
                  <w:divBdr>
                    <w:top w:val="none" w:sz="0" w:space="0" w:color="auto"/>
                    <w:left w:val="none" w:sz="0" w:space="0" w:color="auto"/>
                    <w:bottom w:val="none" w:sz="0" w:space="0" w:color="auto"/>
                    <w:right w:val="none" w:sz="0" w:space="0" w:color="auto"/>
                  </w:divBdr>
                </w:div>
                <w:div w:id="1614897112">
                  <w:marLeft w:val="640"/>
                  <w:marRight w:val="0"/>
                  <w:marTop w:val="0"/>
                  <w:marBottom w:val="0"/>
                  <w:divBdr>
                    <w:top w:val="none" w:sz="0" w:space="0" w:color="auto"/>
                    <w:left w:val="none" w:sz="0" w:space="0" w:color="auto"/>
                    <w:bottom w:val="none" w:sz="0" w:space="0" w:color="auto"/>
                    <w:right w:val="none" w:sz="0" w:space="0" w:color="auto"/>
                  </w:divBdr>
                </w:div>
                <w:div w:id="975337274">
                  <w:marLeft w:val="640"/>
                  <w:marRight w:val="0"/>
                  <w:marTop w:val="0"/>
                  <w:marBottom w:val="0"/>
                  <w:divBdr>
                    <w:top w:val="none" w:sz="0" w:space="0" w:color="auto"/>
                    <w:left w:val="none" w:sz="0" w:space="0" w:color="auto"/>
                    <w:bottom w:val="none" w:sz="0" w:space="0" w:color="auto"/>
                    <w:right w:val="none" w:sz="0" w:space="0" w:color="auto"/>
                  </w:divBdr>
                </w:div>
                <w:div w:id="649675496">
                  <w:marLeft w:val="640"/>
                  <w:marRight w:val="0"/>
                  <w:marTop w:val="0"/>
                  <w:marBottom w:val="0"/>
                  <w:divBdr>
                    <w:top w:val="none" w:sz="0" w:space="0" w:color="auto"/>
                    <w:left w:val="none" w:sz="0" w:space="0" w:color="auto"/>
                    <w:bottom w:val="none" w:sz="0" w:space="0" w:color="auto"/>
                    <w:right w:val="none" w:sz="0" w:space="0" w:color="auto"/>
                  </w:divBdr>
                </w:div>
                <w:div w:id="961493016">
                  <w:marLeft w:val="640"/>
                  <w:marRight w:val="0"/>
                  <w:marTop w:val="0"/>
                  <w:marBottom w:val="0"/>
                  <w:divBdr>
                    <w:top w:val="none" w:sz="0" w:space="0" w:color="auto"/>
                    <w:left w:val="none" w:sz="0" w:space="0" w:color="auto"/>
                    <w:bottom w:val="none" w:sz="0" w:space="0" w:color="auto"/>
                    <w:right w:val="none" w:sz="0" w:space="0" w:color="auto"/>
                  </w:divBdr>
                </w:div>
                <w:div w:id="478621557">
                  <w:marLeft w:val="640"/>
                  <w:marRight w:val="0"/>
                  <w:marTop w:val="0"/>
                  <w:marBottom w:val="0"/>
                  <w:divBdr>
                    <w:top w:val="none" w:sz="0" w:space="0" w:color="auto"/>
                    <w:left w:val="none" w:sz="0" w:space="0" w:color="auto"/>
                    <w:bottom w:val="none" w:sz="0" w:space="0" w:color="auto"/>
                    <w:right w:val="none" w:sz="0" w:space="0" w:color="auto"/>
                  </w:divBdr>
                </w:div>
                <w:div w:id="1063723778">
                  <w:marLeft w:val="640"/>
                  <w:marRight w:val="0"/>
                  <w:marTop w:val="0"/>
                  <w:marBottom w:val="0"/>
                  <w:divBdr>
                    <w:top w:val="none" w:sz="0" w:space="0" w:color="auto"/>
                    <w:left w:val="none" w:sz="0" w:space="0" w:color="auto"/>
                    <w:bottom w:val="none" w:sz="0" w:space="0" w:color="auto"/>
                    <w:right w:val="none" w:sz="0" w:space="0" w:color="auto"/>
                  </w:divBdr>
                </w:div>
                <w:div w:id="1363244059">
                  <w:marLeft w:val="640"/>
                  <w:marRight w:val="0"/>
                  <w:marTop w:val="0"/>
                  <w:marBottom w:val="0"/>
                  <w:divBdr>
                    <w:top w:val="none" w:sz="0" w:space="0" w:color="auto"/>
                    <w:left w:val="none" w:sz="0" w:space="0" w:color="auto"/>
                    <w:bottom w:val="none" w:sz="0" w:space="0" w:color="auto"/>
                    <w:right w:val="none" w:sz="0" w:space="0" w:color="auto"/>
                  </w:divBdr>
                </w:div>
                <w:div w:id="885336739">
                  <w:marLeft w:val="640"/>
                  <w:marRight w:val="0"/>
                  <w:marTop w:val="0"/>
                  <w:marBottom w:val="0"/>
                  <w:divBdr>
                    <w:top w:val="none" w:sz="0" w:space="0" w:color="auto"/>
                    <w:left w:val="none" w:sz="0" w:space="0" w:color="auto"/>
                    <w:bottom w:val="none" w:sz="0" w:space="0" w:color="auto"/>
                    <w:right w:val="none" w:sz="0" w:space="0" w:color="auto"/>
                  </w:divBdr>
                </w:div>
                <w:div w:id="680158827">
                  <w:marLeft w:val="640"/>
                  <w:marRight w:val="0"/>
                  <w:marTop w:val="0"/>
                  <w:marBottom w:val="0"/>
                  <w:divBdr>
                    <w:top w:val="none" w:sz="0" w:space="0" w:color="auto"/>
                    <w:left w:val="none" w:sz="0" w:space="0" w:color="auto"/>
                    <w:bottom w:val="none" w:sz="0" w:space="0" w:color="auto"/>
                    <w:right w:val="none" w:sz="0" w:space="0" w:color="auto"/>
                  </w:divBdr>
                </w:div>
                <w:div w:id="965620415">
                  <w:marLeft w:val="640"/>
                  <w:marRight w:val="0"/>
                  <w:marTop w:val="0"/>
                  <w:marBottom w:val="0"/>
                  <w:divBdr>
                    <w:top w:val="none" w:sz="0" w:space="0" w:color="auto"/>
                    <w:left w:val="none" w:sz="0" w:space="0" w:color="auto"/>
                    <w:bottom w:val="none" w:sz="0" w:space="0" w:color="auto"/>
                    <w:right w:val="none" w:sz="0" w:space="0" w:color="auto"/>
                  </w:divBdr>
                </w:div>
                <w:div w:id="224726818">
                  <w:marLeft w:val="640"/>
                  <w:marRight w:val="0"/>
                  <w:marTop w:val="0"/>
                  <w:marBottom w:val="0"/>
                  <w:divBdr>
                    <w:top w:val="none" w:sz="0" w:space="0" w:color="auto"/>
                    <w:left w:val="none" w:sz="0" w:space="0" w:color="auto"/>
                    <w:bottom w:val="none" w:sz="0" w:space="0" w:color="auto"/>
                    <w:right w:val="none" w:sz="0" w:space="0" w:color="auto"/>
                  </w:divBdr>
                </w:div>
                <w:div w:id="501506575">
                  <w:marLeft w:val="640"/>
                  <w:marRight w:val="0"/>
                  <w:marTop w:val="0"/>
                  <w:marBottom w:val="0"/>
                  <w:divBdr>
                    <w:top w:val="none" w:sz="0" w:space="0" w:color="auto"/>
                    <w:left w:val="none" w:sz="0" w:space="0" w:color="auto"/>
                    <w:bottom w:val="none" w:sz="0" w:space="0" w:color="auto"/>
                    <w:right w:val="none" w:sz="0" w:space="0" w:color="auto"/>
                  </w:divBdr>
                </w:div>
                <w:div w:id="332494952">
                  <w:marLeft w:val="640"/>
                  <w:marRight w:val="0"/>
                  <w:marTop w:val="0"/>
                  <w:marBottom w:val="0"/>
                  <w:divBdr>
                    <w:top w:val="none" w:sz="0" w:space="0" w:color="auto"/>
                    <w:left w:val="none" w:sz="0" w:space="0" w:color="auto"/>
                    <w:bottom w:val="none" w:sz="0" w:space="0" w:color="auto"/>
                    <w:right w:val="none" w:sz="0" w:space="0" w:color="auto"/>
                  </w:divBdr>
                </w:div>
                <w:div w:id="1534999266">
                  <w:marLeft w:val="640"/>
                  <w:marRight w:val="0"/>
                  <w:marTop w:val="0"/>
                  <w:marBottom w:val="0"/>
                  <w:divBdr>
                    <w:top w:val="none" w:sz="0" w:space="0" w:color="auto"/>
                    <w:left w:val="none" w:sz="0" w:space="0" w:color="auto"/>
                    <w:bottom w:val="none" w:sz="0" w:space="0" w:color="auto"/>
                    <w:right w:val="none" w:sz="0" w:space="0" w:color="auto"/>
                  </w:divBdr>
                </w:div>
                <w:div w:id="1290863644">
                  <w:marLeft w:val="640"/>
                  <w:marRight w:val="0"/>
                  <w:marTop w:val="0"/>
                  <w:marBottom w:val="0"/>
                  <w:divBdr>
                    <w:top w:val="none" w:sz="0" w:space="0" w:color="auto"/>
                    <w:left w:val="none" w:sz="0" w:space="0" w:color="auto"/>
                    <w:bottom w:val="none" w:sz="0" w:space="0" w:color="auto"/>
                    <w:right w:val="none" w:sz="0" w:space="0" w:color="auto"/>
                  </w:divBdr>
                </w:div>
              </w:divsChild>
            </w:div>
            <w:div w:id="203517689">
              <w:marLeft w:val="0"/>
              <w:marRight w:val="0"/>
              <w:marTop w:val="0"/>
              <w:marBottom w:val="0"/>
              <w:divBdr>
                <w:top w:val="none" w:sz="0" w:space="0" w:color="auto"/>
                <w:left w:val="none" w:sz="0" w:space="0" w:color="auto"/>
                <w:bottom w:val="none" w:sz="0" w:space="0" w:color="auto"/>
                <w:right w:val="none" w:sz="0" w:space="0" w:color="auto"/>
              </w:divBdr>
              <w:divsChild>
                <w:div w:id="127668446">
                  <w:marLeft w:val="640"/>
                  <w:marRight w:val="0"/>
                  <w:marTop w:val="0"/>
                  <w:marBottom w:val="0"/>
                  <w:divBdr>
                    <w:top w:val="none" w:sz="0" w:space="0" w:color="auto"/>
                    <w:left w:val="none" w:sz="0" w:space="0" w:color="auto"/>
                    <w:bottom w:val="none" w:sz="0" w:space="0" w:color="auto"/>
                    <w:right w:val="none" w:sz="0" w:space="0" w:color="auto"/>
                  </w:divBdr>
                </w:div>
                <w:div w:id="794493698">
                  <w:marLeft w:val="640"/>
                  <w:marRight w:val="0"/>
                  <w:marTop w:val="0"/>
                  <w:marBottom w:val="0"/>
                  <w:divBdr>
                    <w:top w:val="none" w:sz="0" w:space="0" w:color="auto"/>
                    <w:left w:val="none" w:sz="0" w:space="0" w:color="auto"/>
                    <w:bottom w:val="none" w:sz="0" w:space="0" w:color="auto"/>
                    <w:right w:val="none" w:sz="0" w:space="0" w:color="auto"/>
                  </w:divBdr>
                </w:div>
                <w:div w:id="1839416350">
                  <w:marLeft w:val="640"/>
                  <w:marRight w:val="0"/>
                  <w:marTop w:val="0"/>
                  <w:marBottom w:val="0"/>
                  <w:divBdr>
                    <w:top w:val="none" w:sz="0" w:space="0" w:color="auto"/>
                    <w:left w:val="none" w:sz="0" w:space="0" w:color="auto"/>
                    <w:bottom w:val="none" w:sz="0" w:space="0" w:color="auto"/>
                    <w:right w:val="none" w:sz="0" w:space="0" w:color="auto"/>
                  </w:divBdr>
                </w:div>
                <w:div w:id="1760248091">
                  <w:marLeft w:val="640"/>
                  <w:marRight w:val="0"/>
                  <w:marTop w:val="0"/>
                  <w:marBottom w:val="0"/>
                  <w:divBdr>
                    <w:top w:val="none" w:sz="0" w:space="0" w:color="auto"/>
                    <w:left w:val="none" w:sz="0" w:space="0" w:color="auto"/>
                    <w:bottom w:val="none" w:sz="0" w:space="0" w:color="auto"/>
                    <w:right w:val="none" w:sz="0" w:space="0" w:color="auto"/>
                  </w:divBdr>
                </w:div>
                <w:div w:id="827287271">
                  <w:marLeft w:val="640"/>
                  <w:marRight w:val="0"/>
                  <w:marTop w:val="0"/>
                  <w:marBottom w:val="0"/>
                  <w:divBdr>
                    <w:top w:val="none" w:sz="0" w:space="0" w:color="auto"/>
                    <w:left w:val="none" w:sz="0" w:space="0" w:color="auto"/>
                    <w:bottom w:val="none" w:sz="0" w:space="0" w:color="auto"/>
                    <w:right w:val="none" w:sz="0" w:space="0" w:color="auto"/>
                  </w:divBdr>
                </w:div>
                <w:div w:id="1977903945">
                  <w:marLeft w:val="640"/>
                  <w:marRight w:val="0"/>
                  <w:marTop w:val="0"/>
                  <w:marBottom w:val="0"/>
                  <w:divBdr>
                    <w:top w:val="none" w:sz="0" w:space="0" w:color="auto"/>
                    <w:left w:val="none" w:sz="0" w:space="0" w:color="auto"/>
                    <w:bottom w:val="none" w:sz="0" w:space="0" w:color="auto"/>
                    <w:right w:val="none" w:sz="0" w:space="0" w:color="auto"/>
                  </w:divBdr>
                </w:div>
                <w:div w:id="1962150561">
                  <w:marLeft w:val="640"/>
                  <w:marRight w:val="0"/>
                  <w:marTop w:val="0"/>
                  <w:marBottom w:val="0"/>
                  <w:divBdr>
                    <w:top w:val="none" w:sz="0" w:space="0" w:color="auto"/>
                    <w:left w:val="none" w:sz="0" w:space="0" w:color="auto"/>
                    <w:bottom w:val="none" w:sz="0" w:space="0" w:color="auto"/>
                    <w:right w:val="none" w:sz="0" w:space="0" w:color="auto"/>
                  </w:divBdr>
                </w:div>
                <w:div w:id="350641801">
                  <w:marLeft w:val="640"/>
                  <w:marRight w:val="0"/>
                  <w:marTop w:val="0"/>
                  <w:marBottom w:val="0"/>
                  <w:divBdr>
                    <w:top w:val="none" w:sz="0" w:space="0" w:color="auto"/>
                    <w:left w:val="none" w:sz="0" w:space="0" w:color="auto"/>
                    <w:bottom w:val="none" w:sz="0" w:space="0" w:color="auto"/>
                    <w:right w:val="none" w:sz="0" w:space="0" w:color="auto"/>
                  </w:divBdr>
                </w:div>
                <w:div w:id="1311253624">
                  <w:marLeft w:val="640"/>
                  <w:marRight w:val="0"/>
                  <w:marTop w:val="0"/>
                  <w:marBottom w:val="0"/>
                  <w:divBdr>
                    <w:top w:val="none" w:sz="0" w:space="0" w:color="auto"/>
                    <w:left w:val="none" w:sz="0" w:space="0" w:color="auto"/>
                    <w:bottom w:val="none" w:sz="0" w:space="0" w:color="auto"/>
                    <w:right w:val="none" w:sz="0" w:space="0" w:color="auto"/>
                  </w:divBdr>
                </w:div>
                <w:div w:id="1478188549">
                  <w:marLeft w:val="640"/>
                  <w:marRight w:val="0"/>
                  <w:marTop w:val="0"/>
                  <w:marBottom w:val="0"/>
                  <w:divBdr>
                    <w:top w:val="none" w:sz="0" w:space="0" w:color="auto"/>
                    <w:left w:val="none" w:sz="0" w:space="0" w:color="auto"/>
                    <w:bottom w:val="none" w:sz="0" w:space="0" w:color="auto"/>
                    <w:right w:val="none" w:sz="0" w:space="0" w:color="auto"/>
                  </w:divBdr>
                </w:div>
                <w:div w:id="1488284941">
                  <w:marLeft w:val="640"/>
                  <w:marRight w:val="0"/>
                  <w:marTop w:val="0"/>
                  <w:marBottom w:val="0"/>
                  <w:divBdr>
                    <w:top w:val="none" w:sz="0" w:space="0" w:color="auto"/>
                    <w:left w:val="none" w:sz="0" w:space="0" w:color="auto"/>
                    <w:bottom w:val="none" w:sz="0" w:space="0" w:color="auto"/>
                    <w:right w:val="none" w:sz="0" w:space="0" w:color="auto"/>
                  </w:divBdr>
                </w:div>
                <w:div w:id="856575273">
                  <w:marLeft w:val="640"/>
                  <w:marRight w:val="0"/>
                  <w:marTop w:val="0"/>
                  <w:marBottom w:val="0"/>
                  <w:divBdr>
                    <w:top w:val="none" w:sz="0" w:space="0" w:color="auto"/>
                    <w:left w:val="none" w:sz="0" w:space="0" w:color="auto"/>
                    <w:bottom w:val="none" w:sz="0" w:space="0" w:color="auto"/>
                    <w:right w:val="none" w:sz="0" w:space="0" w:color="auto"/>
                  </w:divBdr>
                </w:div>
                <w:div w:id="1405179265">
                  <w:marLeft w:val="640"/>
                  <w:marRight w:val="0"/>
                  <w:marTop w:val="0"/>
                  <w:marBottom w:val="0"/>
                  <w:divBdr>
                    <w:top w:val="none" w:sz="0" w:space="0" w:color="auto"/>
                    <w:left w:val="none" w:sz="0" w:space="0" w:color="auto"/>
                    <w:bottom w:val="none" w:sz="0" w:space="0" w:color="auto"/>
                    <w:right w:val="none" w:sz="0" w:space="0" w:color="auto"/>
                  </w:divBdr>
                </w:div>
                <w:div w:id="1951467326">
                  <w:marLeft w:val="640"/>
                  <w:marRight w:val="0"/>
                  <w:marTop w:val="0"/>
                  <w:marBottom w:val="0"/>
                  <w:divBdr>
                    <w:top w:val="none" w:sz="0" w:space="0" w:color="auto"/>
                    <w:left w:val="none" w:sz="0" w:space="0" w:color="auto"/>
                    <w:bottom w:val="none" w:sz="0" w:space="0" w:color="auto"/>
                    <w:right w:val="none" w:sz="0" w:space="0" w:color="auto"/>
                  </w:divBdr>
                </w:div>
                <w:div w:id="848562762">
                  <w:marLeft w:val="640"/>
                  <w:marRight w:val="0"/>
                  <w:marTop w:val="0"/>
                  <w:marBottom w:val="0"/>
                  <w:divBdr>
                    <w:top w:val="none" w:sz="0" w:space="0" w:color="auto"/>
                    <w:left w:val="none" w:sz="0" w:space="0" w:color="auto"/>
                    <w:bottom w:val="none" w:sz="0" w:space="0" w:color="auto"/>
                    <w:right w:val="none" w:sz="0" w:space="0" w:color="auto"/>
                  </w:divBdr>
                </w:div>
                <w:div w:id="1862357924">
                  <w:marLeft w:val="640"/>
                  <w:marRight w:val="0"/>
                  <w:marTop w:val="0"/>
                  <w:marBottom w:val="0"/>
                  <w:divBdr>
                    <w:top w:val="none" w:sz="0" w:space="0" w:color="auto"/>
                    <w:left w:val="none" w:sz="0" w:space="0" w:color="auto"/>
                    <w:bottom w:val="none" w:sz="0" w:space="0" w:color="auto"/>
                    <w:right w:val="none" w:sz="0" w:space="0" w:color="auto"/>
                  </w:divBdr>
                </w:div>
                <w:div w:id="1399552231">
                  <w:marLeft w:val="640"/>
                  <w:marRight w:val="0"/>
                  <w:marTop w:val="0"/>
                  <w:marBottom w:val="0"/>
                  <w:divBdr>
                    <w:top w:val="none" w:sz="0" w:space="0" w:color="auto"/>
                    <w:left w:val="none" w:sz="0" w:space="0" w:color="auto"/>
                    <w:bottom w:val="none" w:sz="0" w:space="0" w:color="auto"/>
                    <w:right w:val="none" w:sz="0" w:space="0" w:color="auto"/>
                  </w:divBdr>
                </w:div>
                <w:div w:id="716054245">
                  <w:marLeft w:val="640"/>
                  <w:marRight w:val="0"/>
                  <w:marTop w:val="0"/>
                  <w:marBottom w:val="0"/>
                  <w:divBdr>
                    <w:top w:val="none" w:sz="0" w:space="0" w:color="auto"/>
                    <w:left w:val="none" w:sz="0" w:space="0" w:color="auto"/>
                    <w:bottom w:val="none" w:sz="0" w:space="0" w:color="auto"/>
                    <w:right w:val="none" w:sz="0" w:space="0" w:color="auto"/>
                  </w:divBdr>
                </w:div>
                <w:div w:id="864056002">
                  <w:marLeft w:val="640"/>
                  <w:marRight w:val="0"/>
                  <w:marTop w:val="0"/>
                  <w:marBottom w:val="0"/>
                  <w:divBdr>
                    <w:top w:val="none" w:sz="0" w:space="0" w:color="auto"/>
                    <w:left w:val="none" w:sz="0" w:space="0" w:color="auto"/>
                    <w:bottom w:val="none" w:sz="0" w:space="0" w:color="auto"/>
                    <w:right w:val="none" w:sz="0" w:space="0" w:color="auto"/>
                  </w:divBdr>
                </w:div>
                <w:div w:id="1416393458">
                  <w:marLeft w:val="640"/>
                  <w:marRight w:val="0"/>
                  <w:marTop w:val="0"/>
                  <w:marBottom w:val="0"/>
                  <w:divBdr>
                    <w:top w:val="none" w:sz="0" w:space="0" w:color="auto"/>
                    <w:left w:val="none" w:sz="0" w:space="0" w:color="auto"/>
                    <w:bottom w:val="none" w:sz="0" w:space="0" w:color="auto"/>
                    <w:right w:val="none" w:sz="0" w:space="0" w:color="auto"/>
                  </w:divBdr>
                </w:div>
                <w:div w:id="324626785">
                  <w:marLeft w:val="640"/>
                  <w:marRight w:val="0"/>
                  <w:marTop w:val="0"/>
                  <w:marBottom w:val="0"/>
                  <w:divBdr>
                    <w:top w:val="none" w:sz="0" w:space="0" w:color="auto"/>
                    <w:left w:val="none" w:sz="0" w:space="0" w:color="auto"/>
                    <w:bottom w:val="none" w:sz="0" w:space="0" w:color="auto"/>
                    <w:right w:val="none" w:sz="0" w:space="0" w:color="auto"/>
                  </w:divBdr>
                </w:div>
                <w:div w:id="1064718667">
                  <w:marLeft w:val="640"/>
                  <w:marRight w:val="0"/>
                  <w:marTop w:val="0"/>
                  <w:marBottom w:val="0"/>
                  <w:divBdr>
                    <w:top w:val="none" w:sz="0" w:space="0" w:color="auto"/>
                    <w:left w:val="none" w:sz="0" w:space="0" w:color="auto"/>
                    <w:bottom w:val="none" w:sz="0" w:space="0" w:color="auto"/>
                    <w:right w:val="none" w:sz="0" w:space="0" w:color="auto"/>
                  </w:divBdr>
                </w:div>
                <w:div w:id="156920260">
                  <w:marLeft w:val="640"/>
                  <w:marRight w:val="0"/>
                  <w:marTop w:val="0"/>
                  <w:marBottom w:val="0"/>
                  <w:divBdr>
                    <w:top w:val="none" w:sz="0" w:space="0" w:color="auto"/>
                    <w:left w:val="none" w:sz="0" w:space="0" w:color="auto"/>
                    <w:bottom w:val="none" w:sz="0" w:space="0" w:color="auto"/>
                    <w:right w:val="none" w:sz="0" w:space="0" w:color="auto"/>
                  </w:divBdr>
                </w:div>
                <w:div w:id="827332579">
                  <w:marLeft w:val="640"/>
                  <w:marRight w:val="0"/>
                  <w:marTop w:val="0"/>
                  <w:marBottom w:val="0"/>
                  <w:divBdr>
                    <w:top w:val="none" w:sz="0" w:space="0" w:color="auto"/>
                    <w:left w:val="none" w:sz="0" w:space="0" w:color="auto"/>
                    <w:bottom w:val="none" w:sz="0" w:space="0" w:color="auto"/>
                    <w:right w:val="none" w:sz="0" w:space="0" w:color="auto"/>
                  </w:divBdr>
                </w:div>
                <w:div w:id="1848253423">
                  <w:marLeft w:val="640"/>
                  <w:marRight w:val="0"/>
                  <w:marTop w:val="0"/>
                  <w:marBottom w:val="0"/>
                  <w:divBdr>
                    <w:top w:val="none" w:sz="0" w:space="0" w:color="auto"/>
                    <w:left w:val="none" w:sz="0" w:space="0" w:color="auto"/>
                    <w:bottom w:val="none" w:sz="0" w:space="0" w:color="auto"/>
                    <w:right w:val="none" w:sz="0" w:space="0" w:color="auto"/>
                  </w:divBdr>
                </w:div>
                <w:div w:id="683703136">
                  <w:marLeft w:val="640"/>
                  <w:marRight w:val="0"/>
                  <w:marTop w:val="0"/>
                  <w:marBottom w:val="0"/>
                  <w:divBdr>
                    <w:top w:val="none" w:sz="0" w:space="0" w:color="auto"/>
                    <w:left w:val="none" w:sz="0" w:space="0" w:color="auto"/>
                    <w:bottom w:val="none" w:sz="0" w:space="0" w:color="auto"/>
                    <w:right w:val="none" w:sz="0" w:space="0" w:color="auto"/>
                  </w:divBdr>
                </w:div>
                <w:div w:id="1538544655">
                  <w:marLeft w:val="640"/>
                  <w:marRight w:val="0"/>
                  <w:marTop w:val="0"/>
                  <w:marBottom w:val="0"/>
                  <w:divBdr>
                    <w:top w:val="none" w:sz="0" w:space="0" w:color="auto"/>
                    <w:left w:val="none" w:sz="0" w:space="0" w:color="auto"/>
                    <w:bottom w:val="none" w:sz="0" w:space="0" w:color="auto"/>
                    <w:right w:val="none" w:sz="0" w:space="0" w:color="auto"/>
                  </w:divBdr>
                </w:div>
                <w:div w:id="1832869931">
                  <w:marLeft w:val="640"/>
                  <w:marRight w:val="0"/>
                  <w:marTop w:val="0"/>
                  <w:marBottom w:val="0"/>
                  <w:divBdr>
                    <w:top w:val="none" w:sz="0" w:space="0" w:color="auto"/>
                    <w:left w:val="none" w:sz="0" w:space="0" w:color="auto"/>
                    <w:bottom w:val="none" w:sz="0" w:space="0" w:color="auto"/>
                    <w:right w:val="none" w:sz="0" w:space="0" w:color="auto"/>
                  </w:divBdr>
                </w:div>
                <w:div w:id="542710967">
                  <w:marLeft w:val="640"/>
                  <w:marRight w:val="0"/>
                  <w:marTop w:val="0"/>
                  <w:marBottom w:val="0"/>
                  <w:divBdr>
                    <w:top w:val="none" w:sz="0" w:space="0" w:color="auto"/>
                    <w:left w:val="none" w:sz="0" w:space="0" w:color="auto"/>
                    <w:bottom w:val="none" w:sz="0" w:space="0" w:color="auto"/>
                    <w:right w:val="none" w:sz="0" w:space="0" w:color="auto"/>
                  </w:divBdr>
                </w:div>
                <w:div w:id="1723867582">
                  <w:marLeft w:val="640"/>
                  <w:marRight w:val="0"/>
                  <w:marTop w:val="0"/>
                  <w:marBottom w:val="0"/>
                  <w:divBdr>
                    <w:top w:val="none" w:sz="0" w:space="0" w:color="auto"/>
                    <w:left w:val="none" w:sz="0" w:space="0" w:color="auto"/>
                    <w:bottom w:val="none" w:sz="0" w:space="0" w:color="auto"/>
                    <w:right w:val="none" w:sz="0" w:space="0" w:color="auto"/>
                  </w:divBdr>
                </w:div>
                <w:div w:id="2034648680">
                  <w:marLeft w:val="640"/>
                  <w:marRight w:val="0"/>
                  <w:marTop w:val="0"/>
                  <w:marBottom w:val="0"/>
                  <w:divBdr>
                    <w:top w:val="none" w:sz="0" w:space="0" w:color="auto"/>
                    <w:left w:val="none" w:sz="0" w:space="0" w:color="auto"/>
                    <w:bottom w:val="none" w:sz="0" w:space="0" w:color="auto"/>
                    <w:right w:val="none" w:sz="0" w:space="0" w:color="auto"/>
                  </w:divBdr>
                </w:div>
                <w:div w:id="405611385">
                  <w:marLeft w:val="640"/>
                  <w:marRight w:val="0"/>
                  <w:marTop w:val="0"/>
                  <w:marBottom w:val="0"/>
                  <w:divBdr>
                    <w:top w:val="none" w:sz="0" w:space="0" w:color="auto"/>
                    <w:left w:val="none" w:sz="0" w:space="0" w:color="auto"/>
                    <w:bottom w:val="none" w:sz="0" w:space="0" w:color="auto"/>
                    <w:right w:val="none" w:sz="0" w:space="0" w:color="auto"/>
                  </w:divBdr>
                </w:div>
                <w:div w:id="459496273">
                  <w:marLeft w:val="640"/>
                  <w:marRight w:val="0"/>
                  <w:marTop w:val="0"/>
                  <w:marBottom w:val="0"/>
                  <w:divBdr>
                    <w:top w:val="none" w:sz="0" w:space="0" w:color="auto"/>
                    <w:left w:val="none" w:sz="0" w:space="0" w:color="auto"/>
                    <w:bottom w:val="none" w:sz="0" w:space="0" w:color="auto"/>
                    <w:right w:val="none" w:sz="0" w:space="0" w:color="auto"/>
                  </w:divBdr>
                </w:div>
                <w:div w:id="1978296377">
                  <w:marLeft w:val="640"/>
                  <w:marRight w:val="0"/>
                  <w:marTop w:val="0"/>
                  <w:marBottom w:val="0"/>
                  <w:divBdr>
                    <w:top w:val="none" w:sz="0" w:space="0" w:color="auto"/>
                    <w:left w:val="none" w:sz="0" w:space="0" w:color="auto"/>
                    <w:bottom w:val="none" w:sz="0" w:space="0" w:color="auto"/>
                    <w:right w:val="none" w:sz="0" w:space="0" w:color="auto"/>
                  </w:divBdr>
                </w:div>
                <w:div w:id="164520097">
                  <w:marLeft w:val="640"/>
                  <w:marRight w:val="0"/>
                  <w:marTop w:val="0"/>
                  <w:marBottom w:val="0"/>
                  <w:divBdr>
                    <w:top w:val="none" w:sz="0" w:space="0" w:color="auto"/>
                    <w:left w:val="none" w:sz="0" w:space="0" w:color="auto"/>
                    <w:bottom w:val="none" w:sz="0" w:space="0" w:color="auto"/>
                    <w:right w:val="none" w:sz="0" w:space="0" w:color="auto"/>
                  </w:divBdr>
                </w:div>
                <w:div w:id="1892570094">
                  <w:marLeft w:val="640"/>
                  <w:marRight w:val="0"/>
                  <w:marTop w:val="0"/>
                  <w:marBottom w:val="0"/>
                  <w:divBdr>
                    <w:top w:val="none" w:sz="0" w:space="0" w:color="auto"/>
                    <w:left w:val="none" w:sz="0" w:space="0" w:color="auto"/>
                    <w:bottom w:val="none" w:sz="0" w:space="0" w:color="auto"/>
                    <w:right w:val="none" w:sz="0" w:space="0" w:color="auto"/>
                  </w:divBdr>
                </w:div>
                <w:div w:id="1161964333">
                  <w:marLeft w:val="640"/>
                  <w:marRight w:val="0"/>
                  <w:marTop w:val="0"/>
                  <w:marBottom w:val="0"/>
                  <w:divBdr>
                    <w:top w:val="none" w:sz="0" w:space="0" w:color="auto"/>
                    <w:left w:val="none" w:sz="0" w:space="0" w:color="auto"/>
                    <w:bottom w:val="none" w:sz="0" w:space="0" w:color="auto"/>
                    <w:right w:val="none" w:sz="0" w:space="0" w:color="auto"/>
                  </w:divBdr>
                </w:div>
                <w:div w:id="1084062562">
                  <w:marLeft w:val="640"/>
                  <w:marRight w:val="0"/>
                  <w:marTop w:val="0"/>
                  <w:marBottom w:val="0"/>
                  <w:divBdr>
                    <w:top w:val="none" w:sz="0" w:space="0" w:color="auto"/>
                    <w:left w:val="none" w:sz="0" w:space="0" w:color="auto"/>
                    <w:bottom w:val="none" w:sz="0" w:space="0" w:color="auto"/>
                    <w:right w:val="none" w:sz="0" w:space="0" w:color="auto"/>
                  </w:divBdr>
                </w:div>
                <w:div w:id="1554584649">
                  <w:marLeft w:val="640"/>
                  <w:marRight w:val="0"/>
                  <w:marTop w:val="0"/>
                  <w:marBottom w:val="0"/>
                  <w:divBdr>
                    <w:top w:val="none" w:sz="0" w:space="0" w:color="auto"/>
                    <w:left w:val="none" w:sz="0" w:space="0" w:color="auto"/>
                    <w:bottom w:val="none" w:sz="0" w:space="0" w:color="auto"/>
                    <w:right w:val="none" w:sz="0" w:space="0" w:color="auto"/>
                  </w:divBdr>
                </w:div>
                <w:div w:id="356393313">
                  <w:marLeft w:val="640"/>
                  <w:marRight w:val="0"/>
                  <w:marTop w:val="0"/>
                  <w:marBottom w:val="0"/>
                  <w:divBdr>
                    <w:top w:val="none" w:sz="0" w:space="0" w:color="auto"/>
                    <w:left w:val="none" w:sz="0" w:space="0" w:color="auto"/>
                    <w:bottom w:val="none" w:sz="0" w:space="0" w:color="auto"/>
                    <w:right w:val="none" w:sz="0" w:space="0" w:color="auto"/>
                  </w:divBdr>
                </w:div>
                <w:div w:id="1634796069">
                  <w:marLeft w:val="640"/>
                  <w:marRight w:val="0"/>
                  <w:marTop w:val="0"/>
                  <w:marBottom w:val="0"/>
                  <w:divBdr>
                    <w:top w:val="none" w:sz="0" w:space="0" w:color="auto"/>
                    <w:left w:val="none" w:sz="0" w:space="0" w:color="auto"/>
                    <w:bottom w:val="none" w:sz="0" w:space="0" w:color="auto"/>
                    <w:right w:val="none" w:sz="0" w:space="0" w:color="auto"/>
                  </w:divBdr>
                </w:div>
                <w:div w:id="1436054129">
                  <w:marLeft w:val="640"/>
                  <w:marRight w:val="0"/>
                  <w:marTop w:val="0"/>
                  <w:marBottom w:val="0"/>
                  <w:divBdr>
                    <w:top w:val="none" w:sz="0" w:space="0" w:color="auto"/>
                    <w:left w:val="none" w:sz="0" w:space="0" w:color="auto"/>
                    <w:bottom w:val="none" w:sz="0" w:space="0" w:color="auto"/>
                    <w:right w:val="none" w:sz="0" w:space="0" w:color="auto"/>
                  </w:divBdr>
                </w:div>
                <w:div w:id="1258369704">
                  <w:marLeft w:val="640"/>
                  <w:marRight w:val="0"/>
                  <w:marTop w:val="0"/>
                  <w:marBottom w:val="0"/>
                  <w:divBdr>
                    <w:top w:val="none" w:sz="0" w:space="0" w:color="auto"/>
                    <w:left w:val="none" w:sz="0" w:space="0" w:color="auto"/>
                    <w:bottom w:val="none" w:sz="0" w:space="0" w:color="auto"/>
                    <w:right w:val="none" w:sz="0" w:space="0" w:color="auto"/>
                  </w:divBdr>
                </w:div>
                <w:div w:id="1047606739">
                  <w:marLeft w:val="640"/>
                  <w:marRight w:val="0"/>
                  <w:marTop w:val="0"/>
                  <w:marBottom w:val="0"/>
                  <w:divBdr>
                    <w:top w:val="none" w:sz="0" w:space="0" w:color="auto"/>
                    <w:left w:val="none" w:sz="0" w:space="0" w:color="auto"/>
                    <w:bottom w:val="none" w:sz="0" w:space="0" w:color="auto"/>
                    <w:right w:val="none" w:sz="0" w:space="0" w:color="auto"/>
                  </w:divBdr>
                </w:div>
                <w:div w:id="836069329">
                  <w:marLeft w:val="640"/>
                  <w:marRight w:val="0"/>
                  <w:marTop w:val="0"/>
                  <w:marBottom w:val="0"/>
                  <w:divBdr>
                    <w:top w:val="none" w:sz="0" w:space="0" w:color="auto"/>
                    <w:left w:val="none" w:sz="0" w:space="0" w:color="auto"/>
                    <w:bottom w:val="none" w:sz="0" w:space="0" w:color="auto"/>
                    <w:right w:val="none" w:sz="0" w:space="0" w:color="auto"/>
                  </w:divBdr>
                </w:div>
                <w:div w:id="2045786752">
                  <w:marLeft w:val="640"/>
                  <w:marRight w:val="0"/>
                  <w:marTop w:val="0"/>
                  <w:marBottom w:val="0"/>
                  <w:divBdr>
                    <w:top w:val="none" w:sz="0" w:space="0" w:color="auto"/>
                    <w:left w:val="none" w:sz="0" w:space="0" w:color="auto"/>
                    <w:bottom w:val="none" w:sz="0" w:space="0" w:color="auto"/>
                    <w:right w:val="none" w:sz="0" w:space="0" w:color="auto"/>
                  </w:divBdr>
                </w:div>
                <w:div w:id="1666394959">
                  <w:marLeft w:val="640"/>
                  <w:marRight w:val="0"/>
                  <w:marTop w:val="0"/>
                  <w:marBottom w:val="0"/>
                  <w:divBdr>
                    <w:top w:val="none" w:sz="0" w:space="0" w:color="auto"/>
                    <w:left w:val="none" w:sz="0" w:space="0" w:color="auto"/>
                    <w:bottom w:val="none" w:sz="0" w:space="0" w:color="auto"/>
                    <w:right w:val="none" w:sz="0" w:space="0" w:color="auto"/>
                  </w:divBdr>
                </w:div>
                <w:div w:id="1247419183">
                  <w:marLeft w:val="640"/>
                  <w:marRight w:val="0"/>
                  <w:marTop w:val="0"/>
                  <w:marBottom w:val="0"/>
                  <w:divBdr>
                    <w:top w:val="none" w:sz="0" w:space="0" w:color="auto"/>
                    <w:left w:val="none" w:sz="0" w:space="0" w:color="auto"/>
                    <w:bottom w:val="none" w:sz="0" w:space="0" w:color="auto"/>
                    <w:right w:val="none" w:sz="0" w:space="0" w:color="auto"/>
                  </w:divBdr>
                </w:div>
                <w:div w:id="1072434492">
                  <w:marLeft w:val="640"/>
                  <w:marRight w:val="0"/>
                  <w:marTop w:val="0"/>
                  <w:marBottom w:val="0"/>
                  <w:divBdr>
                    <w:top w:val="none" w:sz="0" w:space="0" w:color="auto"/>
                    <w:left w:val="none" w:sz="0" w:space="0" w:color="auto"/>
                    <w:bottom w:val="none" w:sz="0" w:space="0" w:color="auto"/>
                    <w:right w:val="none" w:sz="0" w:space="0" w:color="auto"/>
                  </w:divBdr>
                </w:div>
                <w:div w:id="1435900802">
                  <w:marLeft w:val="640"/>
                  <w:marRight w:val="0"/>
                  <w:marTop w:val="0"/>
                  <w:marBottom w:val="0"/>
                  <w:divBdr>
                    <w:top w:val="none" w:sz="0" w:space="0" w:color="auto"/>
                    <w:left w:val="none" w:sz="0" w:space="0" w:color="auto"/>
                    <w:bottom w:val="none" w:sz="0" w:space="0" w:color="auto"/>
                    <w:right w:val="none" w:sz="0" w:space="0" w:color="auto"/>
                  </w:divBdr>
                </w:div>
                <w:div w:id="389156915">
                  <w:marLeft w:val="640"/>
                  <w:marRight w:val="0"/>
                  <w:marTop w:val="0"/>
                  <w:marBottom w:val="0"/>
                  <w:divBdr>
                    <w:top w:val="none" w:sz="0" w:space="0" w:color="auto"/>
                    <w:left w:val="none" w:sz="0" w:space="0" w:color="auto"/>
                    <w:bottom w:val="none" w:sz="0" w:space="0" w:color="auto"/>
                    <w:right w:val="none" w:sz="0" w:space="0" w:color="auto"/>
                  </w:divBdr>
                </w:div>
                <w:div w:id="1619532288">
                  <w:marLeft w:val="640"/>
                  <w:marRight w:val="0"/>
                  <w:marTop w:val="0"/>
                  <w:marBottom w:val="0"/>
                  <w:divBdr>
                    <w:top w:val="none" w:sz="0" w:space="0" w:color="auto"/>
                    <w:left w:val="none" w:sz="0" w:space="0" w:color="auto"/>
                    <w:bottom w:val="none" w:sz="0" w:space="0" w:color="auto"/>
                    <w:right w:val="none" w:sz="0" w:space="0" w:color="auto"/>
                  </w:divBdr>
                </w:div>
                <w:div w:id="2125535294">
                  <w:marLeft w:val="640"/>
                  <w:marRight w:val="0"/>
                  <w:marTop w:val="0"/>
                  <w:marBottom w:val="0"/>
                  <w:divBdr>
                    <w:top w:val="none" w:sz="0" w:space="0" w:color="auto"/>
                    <w:left w:val="none" w:sz="0" w:space="0" w:color="auto"/>
                    <w:bottom w:val="none" w:sz="0" w:space="0" w:color="auto"/>
                    <w:right w:val="none" w:sz="0" w:space="0" w:color="auto"/>
                  </w:divBdr>
                </w:div>
                <w:div w:id="714281698">
                  <w:marLeft w:val="640"/>
                  <w:marRight w:val="0"/>
                  <w:marTop w:val="0"/>
                  <w:marBottom w:val="0"/>
                  <w:divBdr>
                    <w:top w:val="none" w:sz="0" w:space="0" w:color="auto"/>
                    <w:left w:val="none" w:sz="0" w:space="0" w:color="auto"/>
                    <w:bottom w:val="none" w:sz="0" w:space="0" w:color="auto"/>
                    <w:right w:val="none" w:sz="0" w:space="0" w:color="auto"/>
                  </w:divBdr>
                </w:div>
                <w:div w:id="825391685">
                  <w:marLeft w:val="640"/>
                  <w:marRight w:val="0"/>
                  <w:marTop w:val="0"/>
                  <w:marBottom w:val="0"/>
                  <w:divBdr>
                    <w:top w:val="none" w:sz="0" w:space="0" w:color="auto"/>
                    <w:left w:val="none" w:sz="0" w:space="0" w:color="auto"/>
                    <w:bottom w:val="none" w:sz="0" w:space="0" w:color="auto"/>
                    <w:right w:val="none" w:sz="0" w:space="0" w:color="auto"/>
                  </w:divBdr>
                </w:div>
                <w:div w:id="581456149">
                  <w:marLeft w:val="640"/>
                  <w:marRight w:val="0"/>
                  <w:marTop w:val="0"/>
                  <w:marBottom w:val="0"/>
                  <w:divBdr>
                    <w:top w:val="none" w:sz="0" w:space="0" w:color="auto"/>
                    <w:left w:val="none" w:sz="0" w:space="0" w:color="auto"/>
                    <w:bottom w:val="none" w:sz="0" w:space="0" w:color="auto"/>
                    <w:right w:val="none" w:sz="0" w:space="0" w:color="auto"/>
                  </w:divBdr>
                </w:div>
                <w:div w:id="736517672">
                  <w:marLeft w:val="640"/>
                  <w:marRight w:val="0"/>
                  <w:marTop w:val="0"/>
                  <w:marBottom w:val="0"/>
                  <w:divBdr>
                    <w:top w:val="none" w:sz="0" w:space="0" w:color="auto"/>
                    <w:left w:val="none" w:sz="0" w:space="0" w:color="auto"/>
                    <w:bottom w:val="none" w:sz="0" w:space="0" w:color="auto"/>
                    <w:right w:val="none" w:sz="0" w:space="0" w:color="auto"/>
                  </w:divBdr>
                </w:div>
                <w:div w:id="417336264">
                  <w:marLeft w:val="640"/>
                  <w:marRight w:val="0"/>
                  <w:marTop w:val="0"/>
                  <w:marBottom w:val="0"/>
                  <w:divBdr>
                    <w:top w:val="none" w:sz="0" w:space="0" w:color="auto"/>
                    <w:left w:val="none" w:sz="0" w:space="0" w:color="auto"/>
                    <w:bottom w:val="none" w:sz="0" w:space="0" w:color="auto"/>
                    <w:right w:val="none" w:sz="0" w:space="0" w:color="auto"/>
                  </w:divBdr>
                </w:div>
                <w:div w:id="247886103">
                  <w:marLeft w:val="640"/>
                  <w:marRight w:val="0"/>
                  <w:marTop w:val="0"/>
                  <w:marBottom w:val="0"/>
                  <w:divBdr>
                    <w:top w:val="none" w:sz="0" w:space="0" w:color="auto"/>
                    <w:left w:val="none" w:sz="0" w:space="0" w:color="auto"/>
                    <w:bottom w:val="none" w:sz="0" w:space="0" w:color="auto"/>
                    <w:right w:val="none" w:sz="0" w:space="0" w:color="auto"/>
                  </w:divBdr>
                </w:div>
                <w:div w:id="427433787">
                  <w:marLeft w:val="640"/>
                  <w:marRight w:val="0"/>
                  <w:marTop w:val="0"/>
                  <w:marBottom w:val="0"/>
                  <w:divBdr>
                    <w:top w:val="none" w:sz="0" w:space="0" w:color="auto"/>
                    <w:left w:val="none" w:sz="0" w:space="0" w:color="auto"/>
                    <w:bottom w:val="none" w:sz="0" w:space="0" w:color="auto"/>
                    <w:right w:val="none" w:sz="0" w:space="0" w:color="auto"/>
                  </w:divBdr>
                </w:div>
                <w:div w:id="394546139">
                  <w:marLeft w:val="640"/>
                  <w:marRight w:val="0"/>
                  <w:marTop w:val="0"/>
                  <w:marBottom w:val="0"/>
                  <w:divBdr>
                    <w:top w:val="none" w:sz="0" w:space="0" w:color="auto"/>
                    <w:left w:val="none" w:sz="0" w:space="0" w:color="auto"/>
                    <w:bottom w:val="none" w:sz="0" w:space="0" w:color="auto"/>
                    <w:right w:val="none" w:sz="0" w:space="0" w:color="auto"/>
                  </w:divBdr>
                </w:div>
                <w:div w:id="232089432">
                  <w:marLeft w:val="640"/>
                  <w:marRight w:val="0"/>
                  <w:marTop w:val="0"/>
                  <w:marBottom w:val="0"/>
                  <w:divBdr>
                    <w:top w:val="none" w:sz="0" w:space="0" w:color="auto"/>
                    <w:left w:val="none" w:sz="0" w:space="0" w:color="auto"/>
                    <w:bottom w:val="none" w:sz="0" w:space="0" w:color="auto"/>
                    <w:right w:val="none" w:sz="0" w:space="0" w:color="auto"/>
                  </w:divBdr>
                </w:div>
                <w:div w:id="28651077">
                  <w:marLeft w:val="640"/>
                  <w:marRight w:val="0"/>
                  <w:marTop w:val="0"/>
                  <w:marBottom w:val="0"/>
                  <w:divBdr>
                    <w:top w:val="none" w:sz="0" w:space="0" w:color="auto"/>
                    <w:left w:val="none" w:sz="0" w:space="0" w:color="auto"/>
                    <w:bottom w:val="none" w:sz="0" w:space="0" w:color="auto"/>
                    <w:right w:val="none" w:sz="0" w:space="0" w:color="auto"/>
                  </w:divBdr>
                </w:div>
              </w:divsChild>
            </w:div>
            <w:div w:id="498430066">
              <w:marLeft w:val="0"/>
              <w:marRight w:val="0"/>
              <w:marTop w:val="0"/>
              <w:marBottom w:val="0"/>
              <w:divBdr>
                <w:top w:val="none" w:sz="0" w:space="0" w:color="auto"/>
                <w:left w:val="none" w:sz="0" w:space="0" w:color="auto"/>
                <w:bottom w:val="none" w:sz="0" w:space="0" w:color="auto"/>
                <w:right w:val="none" w:sz="0" w:space="0" w:color="auto"/>
              </w:divBdr>
              <w:divsChild>
                <w:div w:id="1317801076">
                  <w:marLeft w:val="640"/>
                  <w:marRight w:val="0"/>
                  <w:marTop w:val="0"/>
                  <w:marBottom w:val="0"/>
                  <w:divBdr>
                    <w:top w:val="none" w:sz="0" w:space="0" w:color="auto"/>
                    <w:left w:val="none" w:sz="0" w:space="0" w:color="auto"/>
                    <w:bottom w:val="none" w:sz="0" w:space="0" w:color="auto"/>
                    <w:right w:val="none" w:sz="0" w:space="0" w:color="auto"/>
                  </w:divBdr>
                </w:div>
                <w:div w:id="159662248">
                  <w:marLeft w:val="640"/>
                  <w:marRight w:val="0"/>
                  <w:marTop w:val="0"/>
                  <w:marBottom w:val="0"/>
                  <w:divBdr>
                    <w:top w:val="none" w:sz="0" w:space="0" w:color="auto"/>
                    <w:left w:val="none" w:sz="0" w:space="0" w:color="auto"/>
                    <w:bottom w:val="none" w:sz="0" w:space="0" w:color="auto"/>
                    <w:right w:val="none" w:sz="0" w:space="0" w:color="auto"/>
                  </w:divBdr>
                </w:div>
                <w:div w:id="1043867242">
                  <w:marLeft w:val="640"/>
                  <w:marRight w:val="0"/>
                  <w:marTop w:val="0"/>
                  <w:marBottom w:val="0"/>
                  <w:divBdr>
                    <w:top w:val="none" w:sz="0" w:space="0" w:color="auto"/>
                    <w:left w:val="none" w:sz="0" w:space="0" w:color="auto"/>
                    <w:bottom w:val="none" w:sz="0" w:space="0" w:color="auto"/>
                    <w:right w:val="none" w:sz="0" w:space="0" w:color="auto"/>
                  </w:divBdr>
                </w:div>
                <w:div w:id="2125804212">
                  <w:marLeft w:val="640"/>
                  <w:marRight w:val="0"/>
                  <w:marTop w:val="0"/>
                  <w:marBottom w:val="0"/>
                  <w:divBdr>
                    <w:top w:val="none" w:sz="0" w:space="0" w:color="auto"/>
                    <w:left w:val="none" w:sz="0" w:space="0" w:color="auto"/>
                    <w:bottom w:val="none" w:sz="0" w:space="0" w:color="auto"/>
                    <w:right w:val="none" w:sz="0" w:space="0" w:color="auto"/>
                  </w:divBdr>
                </w:div>
                <w:div w:id="241723761">
                  <w:marLeft w:val="640"/>
                  <w:marRight w:val="0"/>
                  <w:marTop w:val="0"/>
                  <w:marBottom w:val="0"/>
                  <w:divBdr>
                    <w:top w:val="none" w:sz="0" w:space="0" w:color="auto"/>
                    <w:left w:val="none" w:sz="0" w:space="0" w:color="auto"/>
                    <w:bottom w:val="none" w:sz="0" w:space="0" w:color="auto"/>
                    <w:right w:val="none" w:sz="0" w:space="0" w:color="auto"/>
                  </w:divBdr>
                </w:div>
                <w:div w:id="1032149938">
                  <w:marLeft w:val="640"/>
                  <w:marRight w:val="0"/>
                  <w:marTop w:val="0"/>
                  <w:marBottom w:val="0"/>
                  <w:divBdr>
                    <w:top w:val="none" w:sz="0" w:space="0" w:color="auto"/>
                    <w:left w:val="none" w:sz="0" w:space="0" w:color="auto"/>
                    <w:bottom w:val="none" w:sz="0" w:space="0" w:color="auto"/>
                    <w:right w:val="none" w:sz="0" w:space="0" w:color="auto"/>
                  </w:divBdr>
                </w:div>
                <w:div w:id="2010020548">
                  <w:marLeft w:val="640"/>
                  <w:marRight w:val="0"/>
                  <w:marTop w:val="0"/>
                  <w:marBottom w:val="0"/>
                  <w:divBdr>
                    <w:top w:val="none" w:sz="0" w:space="0" w:color="auto"/>
                    <w:left w:val="none" w:sz="0" w:space="0" w:color="auto"/>
                    <w:bottom w:val="none" w:sz="0" w:space="0" w:color="auto"/>
                    <w:right w:val="none" w:sz="0" w:space="0" w:color="auto"/>
                  </w:divBdr>
                </w:div>
                <w:div w:id="1237130331">
                  <w:marLeft w:val="640"/>
                  <w:marRight w:val="0"/>
                  <w:marTop w:val="0"/>
                  <w:marBottom w:val="0"/>
                  <w:divBdr>
                    <w:top w:val="none" w:sz="0" w:space="0" w:color="auto"/>
                    <w:left w:val="none" w:sz="0" w:space="0" w:color="auto"/>
                    <w:bottom w:val="none" w:sz="0" w:space="0" w:color="auto"/>
                    <w:right w:val="none" w:sz="0" w:space="0" w:color="auto"/>
                  </w:divBdr>
                </w:div>
                <w:div w:id="1340348079">
                  <w:marLeft w:val="640"/>
                  <w:marRight w:val="0"/>
                  <w:marTop w:val="0"/>
                  <w:marBottom w:val="0"/>
                  <w:divBdr>
                    <w:top w:val="none" w:sz="0" w:space="0" w:color="auto"/>
                    <w:left w:val="none" w:sz="0" w:space="0" w:color="auto"/>
                    <w:bottom w:val="none" w:sz="0" w:space="0" w:color="auto"/>
                    <w:right w:val="none" w:sz="0" w:space="0" w:color="auto"/>
                  </w:divBdr>
                </w:div>
                <w:div w:id="1403140954">
                  <w:marLeft w:val="640"/>
                  <w:marRight w:val="0"/>
                  <w:marTop w:val="0"/>
                  <w:marBottom w:val="0"/>
                  <w:divBdr>
                    <w:top w:val="none" w:sz="0" w:space="0" w:color="auto"/>
                    <w:left w:val="none" w:sz="0" w:space="0" w:color="auto"/>
                    <w:bottom w:val="none" w:sz="0" w:space="0" w:color="auto"/>
                    <w:right w:val="none" w:sz="0" w:space="0" w:color="auto"/>
                  </w:divBdr>
                </w:div>
                <w:div w:id="858738490">
                  <w:marLeft w:val="640"/>
                  <w:marRight w:val="0"/>
                  <w:marTop w:val="0"/>
                  <w:marBottom w:val="0"/>
                  <w:divBdr>
                    <w:top w:val="none" w:sz="0" w:space="0" w:color="auto"/>
                    <w:left w:val="none" w:sz="0" w:space="0" w:color="auto"/>
                    <w:bottom w:val="none" w:sz="0" w:space="0" w:color="auto"/>
                    <w:right w:val="none" w:sz="0" w:space="0" w:color="auto"/>
                  </w:divBdr>
                </w:div>
                <w:div w:id="410156341">
                  <w:marLeft w:val="640"/>
                  <w:marRight w:val="0"/>
                  <w:marTop w:val="0"/>
                  <w:marBottom w:val="0"/>
                  <w:divBdr>
                    <w:top w:val="none" w:sz="0" w:space="0" w:color="auto"/>
                    <w:left w:val="none" w:sz="0" w:space="0" w:color="auto"/>
                    <w:bottom w:val="none" w:sz="0" w:space="0" w:color="auto"/>
                    <w:right w:val="none" w:sz="0" w:space="0" w:color="auto"/>
                  </w:divBdr>
                </w:div>
                <w:div w:id="1963070567">
                  <w:marLeft w:val="640"/>
                  <w:marRight w:val="0"/>
                  <w:marTop w:val="0"/>
                  <w:marBottom w:val="0"/>
                  <w:divBdr>
                    <w:top w:val="none" w:sz="0" w:space="0" w:color="auto"/>
                    <w:left w:val="none" w:sz="0" w:space="0" w:color="auto"/>
                    <w:bottom w:val="none" w:sz="0" w:space="0" w:color="auto"/>
                    <w:right w:val="none" w:sz="0" w:space="0" w:color="auto"/>
                  </w:divBdr>
                </w:div>
                <w:div w:id="1191140294">
                  <w:marLeft w:val="640"/>
                  <w:marRight w:val="0"/>
                  <w:marTop w:val="0"/>
                  <w:marBottom w:val="0"/>
                  <w:divBdr>
                    <w:top w:val="none" w:sz="0" w:space="0" w:color="auto"/>
                    <w:left w:val="none" w:sz="0" w:space="0" w:color="auto"/>
                    <w:bottom w:val="none" w:sz="0" w:space="0" w:color="auto"/>
                    <w:right w:val="none" w:sz="0" w:space="0" w:color="auto"/>
                  </w:divBdr>
                </w:div>
                <w:div w:id="1185049836">
                  <w:marLeft w:val="640"/>
                  <w:marRight w:val="0"/>
                  <w:marTop w:val="0"/>
                  <w:marBottom w:val="0"/>
                  <w:divBdr>
                    <w:top w:val="none" w:sz="0" w:space="0" w:color="auto"/>
                    <w:left w:val="none" w:sz="0" w:space="0" w:color="auto"/>
                    <w:bottom w:val="none" w:sz="0" w:space="0" w:color="auto"/>
                    <w:right w:val="none" w:sz="0" w:space="0" w:color="auto"/>
                  </w:divBdr>
                </w:div>
                <w:div w:id="1912350328">
                  <w:marLeft w:val="640"/>
                  <w:marRight w:val="0"/>
                  <w:marTop w:val="0"/>
                  <w:marBottom w:val="0"/>
                  <w:divBdr>
                    <w:top w:val="none" w:sz="0" w:space="0" w:color="auto"/>
                    <w:left w:val="none" w:sz="0" w:space="0" w:color="auto"/>
                    <w:bottom w:val="none" w:sz="0" w:space="0" w:color="auto"/>
                    <w:right w:val="none" w:sz="0" w:space="0" w:color="auto"/>
                  </w:divBdr>
                </w:div>
                <w:div w:id="460343720">
                  <w:marLeft w:val="640"/>
                  <w:marRight w:val="0"/>
                  <w:marTop w:val="0"/>
                  <w:marBottom w:val="0"/>
                  <w:divBdr>
                    <w:top w:val="none" w:sz="0" w:space="0" w:color="auto"/>
                    <w:left w:val="none" w:sz="0" w:space="0" w:color="auto"/>
                    <w:bottom w:val="none" w:sz="0" w:space="0" w:color="auto"/>
                    <w:right w:val="none" w:sz="0" w:space="0" w:color="auto"/>
                  </w:divBdr>
                </w:div>
                <w:div w:id="1578662553">
                  <w:marLeft w:val="640"/>
                  <w:marRight w:val="0"/>
                  <w:marTop w:val="0"/>
                  <w:marBottom w:val="0"/>
                  <w:divBdr>
                    <w:top w:val="none" w:sz="0" w:space="0" w:color="auto"/>
                    <w:left w:val="none" w:sz="0" w:space="0" w:color="auto"/>
                    <w:bottom w:val="none" w:sz="0" w:space="0" w:color="auto"/>
                    <w:right w:val="none" w:sz="0" w:space="0" w:color="auto"/>
                  </w:divBdr>
                </w:div>
                <w:div w:id="236280597">
                  <w:marLeft w:val="640"/>
                  <w:marRight w:val="0"/>
                  <w:marTop w:val="0"/>
                  <w:marBottom w:val="0"/>
                  <w:divBdr>
                    <w:top w:val="none" w:sz="0" w:space="0" w:color="auto"/>
                    <w:left w:val="none" w:sz="0" w:space="0" w:color="auto"/>
                    <w:bottom w:val="none" w:sz="0" w:space="0" w:color="auto"/>
                    <w:right w:val="none" w:sz="0" w:space="0" w:color="auto"/>
                  </w:divBdr>
                </w:div>
                <w:div w:id="338311509">
                  <w:marLeft w:val="640"/>
                  <w:marRight w:val="0"/>
                  <w:marTop w:val="0"/>
                  <w:marBottom w:val="0"/>
                  <w:divBdr>
                    <w:top w:val="none" w:sz="0" w:space="0" w:color="auto"/>
                    <w:left w:val="none" w:sz="0" w:space="0" w:color="auto"/>
                    <w:bottom w:val="none" w:sz="0" w:space="0" w:color="auto"/>
                    <w:right w:val="none" w:sz="0" w:space="0" w:color="auto"/>
                  </w:divBdr>
                </w:div>
                <w:div w:id="678702689">
                  <w:marLeft w:val="640"/>
                  <w:marRight w:val="0"/>
                  <w:marTop w:val="0"/>
                  <w:marBottom w:val="0"/>
                  <w:divBdr>
                    <w:top w:val="none" w:sz="0" w:space="0" w:color="auto"/>
                    <w:left w:val="none" w:sz="0" w:space="0" w:color="auto"/>
                    <w:bottom w:val="none" w:sz="0" w:space="0" w:color="auto"/>
                    <w:right w:val="none" w:sz="0" w:space="0" w:color="auto"/>
                  </w:divBdr>
                </w:div>
                <w:div w:id="62139538">
                  <w:marLeft w:val="640"/>
                  <w:marRight w:val="0"/>
                  <w:marTop w:val="0"/>
                  <w:marBottom w:val="0"/>
                  <w:divBdr>
                    <w:top w:val="none" w:sz="0" w:space="0" w:color="auto"/>
                    <w:left w:val="none" w:sz="0" w:space="0" w:color="auto"/>
                    <w:bottom w:val="none" w:sz="0" w:space="0" w:color="auto"/>
                    <w:right w:val="none" w:sz="0" w:space="0" w:color="auto"/>
                  </w:divBdr>
                </w:div>
                <w:div w:id="1796676820">
                  <w:marLeft w:val="640"/>
                  <w:marRight w:val="0"/>
                  <w:marTop w:val="0"/>
                  <w:marBottom w:val="0"/>
                  <w:divBdr>
                    <w:top w:val="none" w:sz="0" w:space="0" w:color="auto"/>
                    <w:left w:val="none" w:sz="0" w:space="0" w:color="auto"/>
                    <w:bottom w:val="none" w:sz="0" w:space="0" w:color="auto"/>
                    <w:right w:val="none" w:sz="0" w:space="0" w:color="auto"/>
                  </w:divBdr>
                </w:div>
                <w:div w:id="698361834">
                  <w:marLeft w:val="640"/>
                  <w:marRight w:val="0"/>
                  <w:marTop w:val="0"/>
                  <w:marBottom w:val="0"/>
                  <w:divBdr>
                    <w:top w:val="none" w:sz="0" w:space="0" w:color="auto"/>
                    <w:left w:val="none" w:sz="0" w:space="0" w:color="auto"/>
                    <w:bottom w:val="none" w:sz="0" w:space="0" w:color="auto"/>
                    <w:right w:val="none" w:sz="0" w:space="0" w:color="auto"/>
                  </w:divBdr>
                </w:div>
                <w:div w:id="208616526">
                  <w:marLeft w:val="640"/>
                  <w:marRight w:val="0"/>
                  <w:marTop w:val="0"/>
                  <w:marBottom w:val="0"/>
                  <w:divBdr>
                    <w:top w:val="none" w:sz="0" w:space="0" w:color="auto"/>
                    <w:left w:val="none" w:sz="0" w:space="0" w:color="auto"/>
                    <w:bottom w:val="none" w:sz="0" w:space="0" w:color="auto"/>
                    <w:right w:val="none" w:sz="0" w:space="0" w:color="auto"/>
                  </w:divBdr>
                </w:div>
                <w:div w:id="1227258674">
                  <w:marLeft w:val="640"/>
                  <w:marRight w:val="0"/>
                  <w:marTop w:val="0"/>
                  <w:marBottom w:val="0"/>
                  <w:divBdr>
                    <w:top w:val="none" w:sz="0" w:space="0" w:color="auto"/>
                    <w:left w:val="none" w:sz="0" w:space="0" w:color="auto"/>
                    <w:bottom w:val="none" w:sz="0" w:space="0" w:color="auto"/>
                    <w:right w:val="none" w:sz="0" w:space="0" w:color="auto"/>
                  </w:divBdr>
                </w:div>
                <w:div w:id="532040765">
                  <w:marLeft w:val="640"/>
                  <w:marRight w:val="0"/>
                  <w:marTop w:val="0"/>
                  <w:marBottom w:val="0"/>
                  <w:divBdr>
                    <w:top w:val="none" w:sz="0" w:space="0" w:color="auto"/>
                    <w:left w:val="none" w:sz="0" w:space="0" w:color="auto"/>
                    <w:bottom w:val="none" w:sz="0" w:space="0" w:color="auto"/>
                    <w:right w:val="none" w:sz="0" w:space="0" w:color="auto"/>
                  </w:divBdr>
                </w:div>
                <w:div w:id="581526202">
                  <w:marLeft w:val="640"/>
                  <w:marRight w:val="0"/>
                  <w:marTop w:val="0"/>
                  <w:marBottom w:val="0"/>
                  <w:divBdr>
                    <w:top w:val="none" w:sz="0" w:space="0" w:color="auto"/>
                    <w:left w:val="none" w:sz="0" w:space="0" w:color="auto"/>
                    <w:bottom w:val="none" w:sz="0" w:space="0" w:color="auto"/>
                    <w:right w:val="none" w:sz="0" w:space="0" w:color="auto"/>
                  </w:divBdr>
                </w:div>
                <w:div w:id="1573546885">
                  <w:marLeft w:val="640"/>
                  <w:marRight w:val="0"/>
                  <w:marTop w:val="0"/>
                  <w:marBottom w:val="0"/>
                  <w:divBdr>
                    <w:top w:val="none" w:sz="0" w:space="0" w:color="auto"/>
                    <w:left w:val="none" w:sz="0" w:space="0" w:color="auto"/>
                    <w:bottom w:val="none" w:sz="0" w:space="0" w:color="auto"/>
                    <w:right w:val="none" w:sz="0" w:space="0" w:color="auto"/>
                  </w:divBdr>
                </w:div>
                <w:div w:id="760176471">
                  <w:marLeft w:val="640"/>
                  <w:marRight w:val="0"/>
                  <w:marTop w:val="0"/>
                  <w:marBottom w:val="0"/>
                  <w:divBdr>
                    <w:top w:val="none" w:sz="0" w:space="0" w:color="auto"/>
                    <w:left w:val="none" w:sz="0" w:space="0" w:color="auto"/>
                    <w:bottom w:val="none" w:sz="0" w:space="0" w:color="auto"/>
                    <w:right w:val="none" w:sz="0" w:space="0" w:color="auto"/>
                  </w:divBdr>
                </w:div>
                <w:div w:id="876813319">
                  <w:marLeft w:val="640"/>
                  <w:marRight w:val="0"/>
                  <w:marTop w:val="0"/>
                  <w:marBottom w:val="0"/>
                  <w:divBdr>
                    <w:top w:val="none" w:sz="0" w:space="0" w:color="auto"/>
                    <w:left w:val="none" w:sz="0" w:space="0" w:color="auto"/>
                    <w:bottom w:val="none" w:sz="0" w:space="0" w:color="auto"/>
                    <w:right w:val="none" w:sz="0" w:space="0" w:color="auto"/>
                  </w:divBdr>
                </w:div>
                <w:div w:id="1668249439">
                  <w:marLeft w:val="640"/>
                  <w:marRight w:val="0"/>
                  <w:marTop w:val="0"/>
                  <w:marBottom w:val="0"/>
                  <w:divBdr>
                    <w:top w:val="none" w:sz="0" w:space="0" w:color="auto"/>
                    <w:left w:val="none" w:sz="0" w:space="0" w:color="auto"/>
                    <w:bottom w:val="none" w:sz="0" w:space="0" w:color="auto"/>
                    <w:right w:val="none" w:sz="0" w:space="0" w:color="auto"/>
                  </w:divBdr>
                </w:div>
                <w:div w:id="143663623">
                  <w:marLeft w:val="640"/>
                  <w:marRight w:val="0"/>
                  <w:marTop w:val="0"/>
                  <w:marBottom w:val="0"/>
                  <w:divBdr>
                    <w:top w:val="none" w:sz="0" w:space="0" w:color="auto"/>
                    <w:left w:val="none" w:sz="0" w:space="0" w:color="auto"/>
                    <w:bottom w:val="none" w:sz="0" w:space="0" w:color="auto"/>
                    <w:right w:val="none" w:sz="0" w:space="0" w:color="auto"/>
                  </w:divBdr>
                </w:div>
                <w:div w:id="1616017443">
                  <w:marLeft w:val="640"/>
                  <w:marRight w:val="0"/>
                  <w:marTop w:val="0"/>
                  <w:marBottom w:val="0"/>
                  <w:divBdr>
                    <w:top w:val="none" w:sz="0" w:space="0" w:color="auto"/>
                    <w:left w:val="none" w:sz="0" w:space="0" w:color="auto"/>
                    <w:bottom w:val="none" w:sz="0" w:space="0" w:color="auto"/>
                    <w:right w:val="none" w:sz="0" w:space="0" w:color="auto"/>
                  </w:divBdr>
                </w:div>
                <w:div w:id="1502312559">
                  <w:marLeft w:val="640"/>
                  <w:marRight w:val="0"/>
                  <w:marTop w:val="0"/>
                  <w:marBottom w:val="0"/>
                  <w:divBdr>
                    <w:top w:val="none" w:sz="0" w:space="0" w:color="auto"/>
                    <w:left w:val="none" w:sz="0" w:space="0" w:color="auto"/>
                    <w:bottom w:val="none" w:sz="0" w:space="0" w:color="auto"/>
                    <w:right w:val="none" w:sz="0" w:space="0" w:color="auto"/>
                  </w:divBdr>
                </w:div>
                <w:div w:id="1106728778">
                  <w:marLeft w:val="640"/>
                  <w:marRight w:val="0"/>
                  <w:marTop w:val="0"/>
                  <w:marBottom w:val="0"/>
                  <w:divBdr>
                    <w:top w:val="none" w:sz="0" w:space="0" w:color="auto"/>
                    <w:left w:val="none" w:sz="0" w:space="0" w:color="auto"/>
                    <w:bottom w:val="none" w:sz="0" w:space="0" w:color="auto"/>
                    <w:right w:val="none" w:sz="0" w:space="0" w:color="auto"/>
                  </w:divBdr>
                </w:div>
                <w:div w:id="565410516">
                  <w:marLeft w:val="640"/>
                  <w:marRight w:val="0"/>
                  <w:marTop w:val="0"/>
                  <w:marBottom w:val="0"/>
                  <w:divBdr>
                    <w:top w:val="none" w:sz="0" w:space="0" w:color="auto"/>
                    <w:left w:val="none" w:sz="0" w:space="0" w:color="auto"/>
                    <w:bottom w:val="none" w:sz="0" w:space="0" w:color="auto"/>
                    <w:right w:val="none" w:sz="0" w:space="0" w:color="auto"/>
                  </w:divBdr>
                </w:div>
                <w:div w:id="1940789682">
                  <w:marLeft w:val="640"/>
                  <w:marRight w:val="0"/>
                  <w:marTop w:val="0"/>
                  <w:marBottom w:val="0"/>
                  <w:divBdr>
                    <w:top w:val="none" w:sz="0" w:space="0" w:color="auto"/>
                    <w:left w:val="none" w:sz="0" w:space="0" w:color="auto"/>
                    <w:bottom w:val="none" w:sz="0" w:space="0" w:color="auto"/>
                    <w:right w:val="none" w:sz="0" w:space="0" w:color="auto"/>
                  </w:divBdr>
                </w:div>
                <w:div w:id="1832718390">
                  <w:marLeft w:val="640"/>
                  <w:marRight w:val="0"/>
                  <w:marTop w:val="0"/>
                  <w:marBottom w:val="0"/>
                  <w:divBdr>
                    <w:top w:val="none" w:sz="0" w:space="0" w:color="auto"/>
                    <w:left w:val="none" w:sz="0" w:space="0" w:color="auto"/>
                    <w:bottom w:val="none" w:sz="0" w:space="0" w:color="auto"/>
                    <w:right w:val="none" w:sz="0" w:space="0" w:color="auto"/>
                  </w:divBdr>
                </w:div>
                <w:div w:id="738791609">
                  <w:marLeft w:val="640"/>
                  <w:marRight w:val="0"/>
                  <w:marTop w:val="0"/>
                  <w:marBottom w:val="0"/>
                  <w:divBdr>
                    <w:top w:val="none" w:sz="0" w:space="0" w:color="auto"/>
                    <w:left w:val="none" w:sz="0" w:space="0" w:color="auto"/>
                    <w:bottom w:val="none" w:sz="0" w:space="0" w:color="auto"/>
                    <w:right w:val="none" w:sz="0" w:space="0" w:color="auto"/>
                  </w:divBdr>
                </w:div>
                <w:div w:id="1159157600">
                  <w:marLeft w:val="640"/>
                  <w:marRight w:val="0"/>
                  <w:marTop w:val="0"/>
                  <w:marBottom w:val="0"/>
                  <w:divBdr>
                    <w:top w:val="none" w:sz="0" w:space="0" w:color="auto"/>
                    <w:left w:val="none" w:sz="0" w:space="0" w:color="auto"/>
                    <w:bottom w:val="none" w:sz="0" w:space="0" w:color="auto"/>
                    <w:right w:val="none" w:sz="0" w:space="0" w:color="auto"/>
                  </w:divBdr>
                </w:div>
                <w:div w:id="2040815006">
                  <w:marLeft w:val="640"/>
                  <w:marRight w:val="0"/>
                  <w:marTop w:val="0"/>
                  <w:marBottom w:val="0"/>
                  <w:divBdr>
                    <w:top w:val="none" w:sz="0" w:space="0" w:color="auto"/>
                    <w:left w:val="none" w:sz="0" w:space="0" w:color="auto"/>
                    <w:bottom w:val="none" w:sz="0" w:space="0" w:color="auto"/>
                    <w:right w:val="none" w:sz="0" w:space="0" w:color="auto"/>
                  </w:divBdr>
                </w:div>
                <w:div w:id="2018116113">
                  <w:marLeft w:val="640"/>
                  <w:marRight w:val="0"/>
                  <w:marTop w:val="0"/>
                  <w:marBottom w:val="0"/>
                  <w:divBdr>
                    <w:top w:val="none" w:sz="0" w:space="0" w:color="auto"/>
                    <w:left w:val="none" w:sz="0" w:space="0" w:color="auto"/>
                    <w:bottom w:val="none" w:sz="0" w:space="0" w:color="auto"/>
                    <w:right w:val="none" w:sz="0" w:space="0" w:color="auto"/>
                  </w:divBdr>
                </w:div>
                <w:div w:id="737240275">
                  <w:marLeft w:val="640"/>
                  <w:marRight w:val="0"/>
                  <w:marTop w:val="0"/>
                  <w:marBottom w:val="0"/>
                  <w:divBdr>
                    <w:top w:val="none" w:sz="0" w:space="0" w:color="auto"/>
                    <w:left w:val="none" w:sz="0" w:space="0" w:color="auto"/>
                    <w:bottom w:val="none" w:sz="0" w:space="0" w:color="auto"/>
                    <w:right w:val="none" w:sz="0" w:space="0" w:color="auto"/>
                  </w:divBdr>
                </w:div>
                <w:div w:id="227107165">
                  <w:marLeft w:val="640"/>
                  <w:marRight w:val="0"/>
                  <w:marTop w:val="0"/>
                  <w:marBottom w:val="0"/>
                  <w:divBdr>
                    <w:top w:val="none" w:sz="0" w:space="0" w:color="auto"/>
                    <w:left w:val="none" w:sz="0" w:space="0" w:color="auto"/>
                    <w:bottom w:val="none" w:sz="0" w:space="0" w:color="auto"/>
                    <w:right w:val="none" w:sz="0" w:space="0" w:color="auto"/>
                  </w:divBdr>
                </w:div>
                <w:div w:id="254364239">
                  <w:marLeft w:val="640"/>
                  <w:marRight w:val="0"/>
                  <w:marTop w:val="0"/>
                  <w:marBottom w:val="0"/>
                  <w:divBdr>
                    <w:top w:val="none" w:sz="0" w:space="0" w:color="auto"/>
                    <w:left w:val="none" w:sz="0" w:space="0" w:color="auto"/>
                    <w:bottom w:val="none" w:sz="0" w:space="0" w:color="auto"/>
                    <w:right w:val="none" w:sz="0" w:space="0" w:color="auto"/>
                  </w:divBdr>
                </w:div>
                <w:div w:id="1155990425">
                  <w:marLeft w:val="640"/>
                  <w:marRight w:val="0"/>
                  <w:marTop w:val="0"/>
                  <w:marBottom w:val="0"/>
                  <w:divBdr>
                    <w:top w:val="none" w:sz="0" w:space="0" w:color="auto"/>
                    <w:left w:val="none" w:sz="0" w:space="0" w:color="auto"/>
                    <w:bottom w:val="none" w:sz="0" w:space="0" w:color="auto"/>
                    <w:right w:val="none" w:sz="0" w:space="0" w:color="auto"/>
                  </w:divBdr>
                </w:div>
                <w:div w:id="789666133">
                  <w:marLeft w:val="640"/>
                  <w:marRight w:val="0"/>
                  <w:marTop w:val="0"/>
                  <w:marBottom w:val="0"/>
                  <w:divBdr>
                    <w:top w:val="none" w:sz="0" w:space="0" w:color="auto"/>
                    <w:left w:val="none" w:sz="0" w:space="0" w:color="auto"/>
                    <w:bottom w:val="none" w:sz="0" w:space="0" w:color="auto"/>
                    <w:right w:val="none" w:sz="0" w:space="0" w:color="auto"/>
                  </w:divBdr>
                </w:div>
                <w:div w:id="459349531">
                  <w:marLeft w:val="640"/>
                  <w:marRight w:val="0"/>
                  <w:marTop w:val="0"/>
                  <w:marBottom w:val="0"/>
                  <w:divBdr>
                    <w:top w:val="none" w:sz="0" w:space="0" w:color="auto"/>
                    <w:left w:val="none" w:sz="0" w:space="0" w:color="auto"/>
                    <w:bottom w:val="none" w:sz="0" w:space="0" w:color="auto"/>
                    <w:right w:val="none" w:sz="0" w:space="0" w:color="auto"/>
                  </w:divBdr>
                </w:div>
                <w:div w:id="1039546721">
                  <w:marLeft w:val="640"/>
                  <w:marRight w:val="0"/>
                  <w:marTop w:val="0"/>
                  <w:marBottom w:val="0"/>
                  <w:divBdr>
                    <w:top w:val="none" w:sz="0" w:space="0" w:color="auto"/>
                    <w:left w:val="none" w:sz="0" w:space="0" w:color="auto"/>
                    <w:bottom w:val="none" w:sz="0" w:space="0" w:color="auto"/>
                    <w:right w:val="none" w:sz="0" w:space="0" w:color="auto"/>
                  </w:divBdr>
                </w:div>
                <w:div w:id="243884907">
                  <w:marLeft w:val="640"/>
                  <w:marRight w:val="0"/>
                  <w:marTop w:val="0"/>
                  <w:marBottom w:val="0"/>
                  <w:divBdr>
                    <w:top w:val="none" w:sz="0" w:space="0" w:color="auto"/>
                    <w:left w:val="none" w:sz="0" w:space="0" w:color="auto"/>
                    <w:bottom w:val="none" w:sz="0" w:space="0" w:color="auto"/>
                    <w:right w:val="none" w:sz="0" w:space="0" w:color="auto"/>
                  </w:divBdr>
                </w:div>
                <w:div w:id="920527970">
                  <w:marLeft w:val="640"/>
                  <w:marRight w:val="0"/>
                  <w:marTop w:val="0"/>
                  <w:marBottom w:val="0"/>
                  <w:divBdr>
                    <w:top w:val="none" w:sz="0" w:space="0" w:color="auto"/>
                    <w:left w:val="none" w:sz="0" w:space="0" w:color="auto"/>
                    <w:bottom w:val="none" w:sz="0" w:space="0" w:color="auto"/>
                    <w:right w:val="none" w:sz="0" w:space="0" w:color="auto"/>
                  </w:divBdr>
                </w:div>
                <w:div w:id="655763156">
                  <w:marLeft w:val="640"/>
                  <w:marRight w:val="0"/>
                  <w:marTop w:val="0"/>
                  <w:marBottom w:val="0"/>
                  <w:divBdr>
                    <w:top w:val="none" w:sz="0" w:space="0" w:color="auto"/>
                    <w:left w:val="none" w:sz="0" w:space="0" w:color="auto"/>
                    <w:bottom w:val="none" w:sz="0" w:space="0" w:color="auto"/>
                    <w:right w:val="none" w:sz="0" w:space="0" w:color="auto"/>
                  </w:divBdr>
                </w:div>
                <w:div w:id="2003505180">
                  <w:marLeft w:val="640"/>
                  <w:marRight w:val="0"/>
                  <w:marTop w:val="0"/>
                  <w:marBottom w:val="0"/>
                  <w:divBdr>
                    <w:top w:val="none" w:sz="0" w:space="0" w:color="auto"/>
                    <w:left w:val="none" w:sz="0" w:space="0" w:color="auto"/>
                    <w:bottom w:val="none" w:sz="0" w:space="0" w:color="auto"/>
                    <w:right w:val="none" w:sz="0" w:space="0" w:color="auto"/>
                  </w:divBdr>
                </w:div>
                <w:div w:id="444084246">
                  <w:marLeft w:val="640"/>
                  <w:marRight w:val="0"/>
                  <w:marTop w:val="0"/>
                  <w:marBottom w:val="0"/>
                  <w:divBdr>
                    <w:top w:val="none" w:sz="0" w:space="0" w:color="auto"/>
                    <w:left w:val="none" w:sz="0" w:space="0" w:color="auto"/>
                    <w:bottom w:val="none" w:sz="0" w:space="0" w:color="auto"/>
                    <w:right w:val="none" w:sz="0" w:space="0" w:color="auto"/>
                  </w:divBdr>
                </w:div>
                <w:div w:id="407272804">
                  <w:marLeft w:val="640"/>
                  <w:marRight w:val="0"/>
                  <w:marTop w:val="0"/>
                  <w:marBottom w:val="0"/>
                  <w:divBdr>
                    <w:top w:val="none" w:sz="0" w:space="0" w:color="auto"/>
                    <w:left w:val="none" w:sz="0" w:space="0" w:color="auto"/>
                    <w:bottom w:val="none" w:sz="0" w:space="0" w:color="auto"/>
                    <w:right w:val="none" w:sz="0" w:space="0" w:color="auto"/>
                  </w:divBdr>
                </w:div>
                <w:div w:id="1507282503">
                  <w:marLeft w:val="640"/>
                  <w:marRight w:val="0"/>
                  <w:marTop w:val="0"/>
                  <w:marBottom w:val="0"/>
                  <w:divBdr>
                    <w:top w:val="none" w:sz="0" w:space="0" w:color="auto"/>
                    <w:left w:val="none" w:sz="0" w:space="0" w:color="auto"/>
                    <w:bottom w:val="none" w:sz="0" w:space="0" w:color="auto"/>
                    <w:right w:val="none" w:sz="0" w:space="0" w:color="auto"/>
                  </w:divBdr>
                </w:div>
                <w:div w:id="1790082410">
                  <w:marLeft w:val="640"/>
                  <w:marRight w:val="0"/>
                  <w:marTop w:val="0"/>
                  <w:marBottom w:val="0"/>
                  <w:divBdr>
                    <w:top w:val="none" w:sz="0" w:space="0" w:color="auto"/>
                    <w:left w:val="none" w:sz="0" w:space="0" w:color="auto"/>
                    <w:bottom w:val="none" w:sz="0" w:space="0" w:color="auto"/>
                    <w:right w:val="none" w:sz="0" w:space="0" w:color="auto"/>
                  </w:divBdr>
                </w:div>
                <w:div w:id="1402216102">
                  <w:marLeft w:val="640"/>
                  <w:marRight w:val="0"/>
                  <w:marTop w:val="0"/>
                  <w:marBottom w:val="0"/>
                  <w:divBdr>
                    <w:top w:val="none" w:sz="0" w:space="0" w:color="auto"/>
                    <w:left w:val="none" w:sz="0" w:space="0" w:color="auto"/>
                    <w:bottom w:val="none" w:sz="0" w:space="0" w:color="auto"/>
                    <w:right w:val="none" w:sz="0" w:space="0" w:color="auto"/>
                  </w:divBdr>
                </w:div>
                <w:div w:id="651376088">
                  <w:marLeft w:val="640"/>
                  <w:marRight w:val="0"/>
                  <w:marTop w:val="0"/>
                  <w:marBottom w:val="0"/>
                  <w:divBdr>
                    <w:top w:val="none" w:sz="0" w:space="0" w:color="auto"/>
                    <w:left w:val="none" w:sz="0" w:space="0" w:color="auto"/>
                    <w:bottom w:val="none" w:sz="0" w:space="0" w:color="auto"/>
                    <w:right w:val="none" w:sz="0" w:space="0" w:color="auto"/>
                  </w:divBdr>
                </w:div>
                <w:div w:id="1495535127">
                  <w:marLeft w:val="640"/>
                  <w:marRight w:val="0"/>
                  <w:marTop w:val="0"/>
                  <w:marBottom w:val="0"/>
                  <w:divBdr>
                    <w:top w:val="none" w:sz="0" w:space="0" w:color="auto"/>
                    <w:left w:val="none" w:sz="0" w:space="0" w:color="auto"/>
                    <w:bottom w:val="none" w:sz="0" w:space="0" w:color="auto"/>
                    <w:right w:val="none" w:sz="0" w:space="0" w:color="auto"/>
                  </w:divBdr>
                </w:div>
                <w:div w:id="139081461">
                  <w:marLeft w:val="640"/>
                  <w:marRight w:val="0"/>
                  <w:marTop w:val="0"/>
                  <w:marBottom w:val="0"/>
                  <w:divBdr>
                    <w:top w:val="none" w:sz="0" w:space="0" w:color="auto"/>
                    <w:left w:val="none" w:sz="0" w:space="0" w:color="auto"/>
                    <w:bottom w:val="none" w:sz="0" w:space="0" w:color="auto"/>
                    <w:right w:val="none" w:sz="0" w:space="0" w:color="auto"/>
                  </w:divBdr>
                </w:div>
                <w:div w:id="1389063211">
                  <w:marLeft w:val="640"/>
                  <w:marRight w:val="0"/>
                  <w:marTop w:val="0"/>
                  <w:marBottom w:val="0"/>
                  <w:divBdr>
                    <w:top w:val="none" w:sz="0" w:space="0" w:color="auto"/>
                    <w:left w:val="none" w:sz="0" w:space="0" w:color="auto"/>
                    <w:bottom w:val="none" w:sz="0" w:space="0" w:color="auto"/>
                    <w:right w:val="none" w:sz="0" w:space="0" w:color="auto"/>
                  </w:divBdr>
                </w:div>
                <w:div w:id="1716156806">
                  <w:marLeft w:val="640"/>
                  <w:marRight w:val="0"/>
                  <w:marTop w:val="0"/>
                  <w:marBottom w:val="0"/>
                  <w:divBdr>
                    <w:top w:val="none" w:sz="0" w:space="0" w:color="auto"/>
                    <w:left w:val="none" w:sz="0" w:space="0" w:color="auto"/>
                    <w:bottom w:val="none" w:sz="0" w:space="0" w:color="auto"/>
                    <w:right w:val="none" w:sz="0" w:space="0" w:color="auto"/>
                  </w:divBdr>
                </w:div>
              </w:divsChild>
            </w:div>
            <w:div w:id="1399598877">
              <w:marLeft w:val="0"/>
              <w:marRight w:val="0"/>
              <w:marTop w:val="0"/>
              <w:marBottom w:val="0"/>
              <w:divBdr>
                <w:top w:val="none" w:sz="0" w:space="0" w:color="auto"/>
                <w:left w:val="none" w:sz="0" w:space="0" w:color="auto"/>
                <w:bottom w:val="none" w:sz="0" w:space="0" w:color="auto"/>
                <w:right w:val="none" w:sz="0" w:space="0" w:color="auto"/>
              </w:divBdr>
              <w:divsChild>
                <w:div w:id="1706130258">
                  <w:marLeft w:val="640"/>
                  <w:marRight w:val="0"/>
                  <w:marTop w:val="0"/>
                  <w:marBottom w:val="0"/>
                  <w:divBdr>
                    <w:top w:val="none" w:sz="0" w:space="0" w:color="auto"/>
                    <w:left w:val="none" w:sz="0" w:space="0" w:color="auto"/>
                    <w:bottom w:val="none" w:sz="0" w:space="0" w:color="auto"/>
                    <w:right w:val="none" w:sz="0" w:space="0" w:color="auto"/>
                  </w:divBdr>
                </w:div>
                <w:div w:id="328293166">
                  <w:marLeft w:val="640"/>
                  <w:marRight w:val="0"/>
                  <w:marTop w:val="0"/>
                  <w:marBottom w:val="0"/>
                  <w:divBdr>
                    <w:top w:val="none" w:sz="0" w:space="0" w:color="auto"/>
                    <w:left w:val="none" w:sz="0" w:space="0" w:color="auto"/>
                    <w:bottom w:val="none" w:sz="0" w:space="0" w:color="auto"/>
                    <w:right w:val="none" w:sz="0" w:space="0" w:color="auto"/>
                  </w:divBdr>
                </w:div>
                <w:div w:id="921262412">
                  <w:marLeft w:val="640"/>
                  <w:marRight w:val="0"/>
                  <w:marTop w:val="0"/>
                  <w:marBottom w:val="0"/>
                  <w:divBdr>
                    <w:top w:val="none" w:sz="0" w:space="0" w:color="auto"/>
                    <w:left w:val="none" w:sz="0" w:space="0" w:color="auto"/>
                    <w:bottom w:val="none" w:sz="0" w:space="0" w:color="auto"/>
                    <w:right w:val="none" w:sz="0" w:space="0" w:color="auto"/>
                  </w:divBdr>
                </w:div>
                <w:div w:id="2045669552">
                  <w:marLeft w:val="640"/>
                  <w:marRight w:val="0"/>
                  <w:marTop w:val="0"/>
                  <w:marBottom w:val="0"/>
                  <w:divBdr>
                    <w:top w:val="none" w:sz="0" w:space="0" w:color="auto"/>
                    <w:left w:val="none" w:sz="0" w:space="0" w:color="auto"/>
                    <w:bottom w:val="none" w:sz="0" w:space="0" w:color="auto"/>
                    <w:right w:val="none" w:sz="0" w:space="0" w:color="auto"/>
                  </w:divBdr>
                </w:div>
                <w:div w:id="271207107">
                  <w:marLeft w:val="640"/>
                  <w:marRight w:val="0"/>
                  <w:marTop w:val="0"/>
                  <w:marBottom w:val="0"/>
                  <w:divBdr>
                    <w:top w:val="none" w:sz="0" w:space="0" w:color="auto"/>
                    <w:left w:val="none" w:sz="0" w:space="0" w:color="auto"/>
                    <w:bottom w:val="none" w:sz="0" w:space="0" w:color="auto"/>
                    <w:right w:val="none" w:sz="0" w:space="0" w:color="auto"/>
                  </w:divBdr>
                </w:div>
                <w:div w:id="1030372029">
                  <w:marLeft w:val="640"/>
                  <w:marRight w:val="0"/>
                  <w:marTop w:val="0"/>
                  <w:marBottom w:val="0"/>
                  <w:divBdr>
                    <w:top w:val="none" w:sz="0" w:space="0" w:color="auto"/>
                    <w:left w:val="none" w:sz="0" w:space="0" w:color="auto"/>
                    <w:bottom w:val="none" w:sz="0" w:space="0" w:color="auto"/>
                    <w:right w:val="none" w:sz="0" w:space="0" w:color="auto"/>
                  </w:divBdr>
                </w:div>
                <w:div w:id="1040083466">
                  <w:marLeft w:val="640"/>
                  <w:marRight w:val="0"/>
                  <w:marTop w:val="0"/>
                  <w:marBottom w:val="0"/>
                  <w:divBdr>
                    <w:top w:val="none" w:sz="0" w:space="0" w:color="auto"/>
                    <w:left w:val="none" w:sz="0" w:space="0" w:color="auto"/>
                    <w:bottom w:val="none" w:sz="0" w:space="0" w:color="auto"/>
                    <w:right w:val="none" w:sz="0" w:space="0" w:color="auto"/>
                  </w:divBdr>
                </w:div>
                <w:div w:id="2050376578">
                  <w:marLeft w:val="640"/>
                  <w:marRight w:val="0"/>
                  <w:marTop w:val="0"/>
                  <w:marBottom w:val="0"/>
                  <w:divBdr>
                    <w:top w:val="none" w:sz="0" w:space="0" w:color="auto"/>
                    <w:left w:val="none" w:sz="0" w:space="0" w:color="auto"/>
                    <w:bottom w:val="none" w:sz="0" w:space="0" w:color="auto"/>
                    <w:right w:val="none" w:sz="0" w:space="0" w:color="auto"/>
                  </w:divBdr>
                </w:div>
                <w:div w:id="535434321">
                  <w:marLeft w:val="640"/>
                  <w:marRight w:val="0"/>
                  <w:marTop w:val="0"/>
                  <w:marBottom w:val="0"/>
                  <w:divBdr>
                    <w:top w:val="none" w:sz="0" w:space="0" w:color="auto"/>
                    <w:left w:val="none" w:sz="0" w:space="0" w:color="auto"/>
                    <w:bottom w:val="none" w:sz="0" w:space="0" w:color="auto"/>
                    <w:right w:val="none" w:sz="0" w:space="0" w:color="auto"/>
                  </w:divBdr>
                </w:div>
                <w:div w:id="1734114813">
                  <w:marLeft w:val="640"/>
                  <w:marRight w:val="0"/>
                  <w:marTop w:val="0"/>
                  <w:marBottom w:val="0"/>
                  <w:divBdr>
                    <w:top w:val="none" w:sz="0" w:space="0" w:color="auto"/>
                    <w:left w:val="none" w:sz="0" w:space="0" w:color="auto"/>
                    <w:bottom w:val="none" w:sz="0" w:space="0" w:color="auto"/>
                    <w:right w:val="none" w:sz="0" w:space="0" w:color="auto"/>
                  </w:divBdr>
                </w:div>
                <w:div w:id="273903777">
                  <w:marLeft w:val="640"/>
                  <w:marRight w:val="0"/>
                  <w:marTop w:val="0"/>
                  <w:marBottom w:val="0"/>
                  <w:divBdr>
                    <w:top w:val="none" w:sz="0" w:space="0" w:color="auto"/>
                    <w:left w:val="none" w:sz="0" w:space="0" w:color="auto"/>
                    <w:bottom w:val="none" w:sz="0" w:space="0" w:color="auto"/>
                    <w:right w:val="none" w:sz="0" w:space="0" w:color="auto"/>
                  </w:divBdr>
                </w:div>
                <w:div w:id="835414016">
                  <w:marLeft w:val="640"/>
                  <w:marRight w:val="0"/>
                  <w:marTop w:val="0"/>
                  <w:marBottom w:val="0"/>
                  <w:divBdr>
                    <w:top w:val="none" w:sz="0" w:space="0" w:color="auto"/>
                    <w:left w:val="none" w:sz="0" w:space="0" w:color="auto"/>
                    <w:bottom w:val="none" w:sz="0" w:space="0" w:color="auto"/>
                    <w:right w:val="none" w:sz="0" w:space="0" w:color="auto"/>
                  </w:divBdr>
                </w:div>
                <w:div w:id="628899632">
                  <w:marLeft w:val="640"/>
                  <w:marRight w:val="0"/>
                  <w:marTop w:val="0"/>
                  <w:marBottom w:val="0"/>
                  <w:divBdr>
                    <w:top w:val="none" w:sz="0" w:space="0" w:color="auto"/>
                    <w:left w:val="none" w:sz="0" w:space="0" w:color="auto"/>
                    <w:bottom w:val="none" w:sz="0" w:space="0" w:color="auto"/>
                    <w:right w:val="none" w:sz="0" w:space="0" w:color="auto"/>
                  </w:divBdr>
                </w:div>
                <w:div w:id="1869833422">
                  <w:marLeft w:val="640"/>
                  <w:marRight w:val="0"/>
                  <w:marTop w:val="0"/>
                  <w:marBottom w:val="0"/>
                  <w:divBdr>
                    <w:top w:val="none" w:sz="0" w:space="0" w:color="auto"/>
                    <w:left w:val="none" w:sz="0" w:space="0" w:color="auto"/>
                    <w:bottom w:val="none" w:sz="0" w:space="0" w:color="auto"/>
                    <w:right w:val="none" w:sz="0" w:space="0" w:color="auto"/>
                  </w:divBdr>
                </w:div>
                <w:div w:id="1974091148">
                  <w:marLeft w:val="640"/>
                  <w:marRight w:val="0"/>
                  <w:marTop w:val="0"/>
                  <w:marBottom w:val="0"/>
                  <w:divBdr>
                    <w:top w:val="none" w:sz="0" w:space="0" w:color="auto"/>
                    <w:left w:val="none" w:sz="0" w:space="0" w:color="auto"/>
                    <w:bottom w:val="none" w:sz="0" w:space="0" w:color="auto"/>
                    <w:right w:val="none" w:sz="0" w:space="0" w:color="auto"/>
                  </w:divBdr>
                </w:div>
                <w:div w:id="1376271025">
                  <w:marLeft w:val="640"/>
                  <w:marRight w:val="0"/>
                  <w:marTop w:val="0"/>
                  <w:marBottom w:val="0"/>
                  <w:divBdr>
                    <w:top w:val="none" w:sz="0" w:space="0" w:color="auto"/>
                    <w:left w:val="none" w:sz="0" w:space="0" w:color="auto"/>
                    <w:bottom w:val="none" w:sz="0" w:space="0" w:color="auto"/>
                    <w:right w:val="none" w:sz="0" w:space="0" w:color="auto"/>
                  </w:divBdr>
                </w:div>
                <w:div w:id="1735471066">
                  <w:marLeft w:val="640"/>
                  <w:marRight w:val="0"/>
                  <w:marTop w:val="0"/>
                  <w:marBottom w:val="0"/>
                  <w:divBdr>
                    <w:top w:val="none" w:sz="0" w:space="0" w:color="auto"/>
                    <w:left w:val="none" w:sz="0" w:space="0" w:color="auto"/>
                    <w:bottom w:val="none" w:sz="0" w:space="0" w:color="auto"/>
                    <w:right w:val="none" w:sz="0" w:space="0" w:color="auto"/>
                  </w:divBdr>
                </w:div>
                <w:div w:id="526142682">
                  <w:marLeft w:val="640"/>
                  <w:marRight w:val="0"/>
                  <w:marTop w:val="0"/>
                  <w:marBottom w:val="0"/>
                  <w:divBdr>
                    <w:top w:val="none" w:sz="0" w:space="0" w:color="auto"/>
                    <w:left w:val="none" w:sz="0" w:space="0" w:color="auto"/>
                    <w:bottom w:val="none" w:sz="0" w:space="0" w:color="auto"/>
                    <w:right w:val="none" w:sz="0" w:space="0" w:color="auto"/>
                  </w:divBdr>
                </w:div>
                <w:div w:id="2075472123">
                  <w:marLeft w:val="640"/>
                  <w:marRight w:val="0"/>
                  <w:marTop w:val="0"/>
                  <w:marBottom w:val="0"/>
                  <w:divBdr>
                    <w:top w:val="none" w:sz="0" w:space="0" w:color="auto"/>
                    <w:left w:val="none" w:sz="0" w:space="0" w:color="auto"/>
                    <w:bottom w:val="none" w:sz="0" w:space="0" w:color="auto"/>
                    <w:right w:val="none" w:sz="0" w:space="0" w:color="auto"/>
                  </w:divBdr>
                </w:div>
                <w:div w:id="164134136">
                  <w:marLeft w:val="640"/>
                  <w:marRight w:val="0"/>
                  <w:marTop w:val="0"/>
                  <w:marBottom w:val="0"/>
                  <w:divBdr>
                    <w:top w:val="none" w:sz="0" w:space="0" w:color="auto"/>
                    <w:left w:val="none" w:sz="0" w:space="0" w:color="auto"/>
                    <w:bottom w:val="none" w:sz="0" w:space="0" w:color="auto"/>
                    <w:right w:val="none" w:sz="0" w:space="0" w:color="auto"/>
                  </w:divBdr>
                </w:div>
                <w:div w:id="410346520">
                  <w:marLeft w:val="640"/>
                  <w:marRight w:val="0"/>
                  <w:marTop w:val="0"/>
                  <w:marBottom w:val="0"/>
                  <w:divBdr>
                    <w:top w:val="none" w:sz="0" w:space="0" w:color="auto"/>
                    <w:left w:val="none" w:sz="0" w:space="0" w:color="auto"/>
                    <w:bottom w:val="none" w:sz="0" w:space="0" w:color="auto"/>
                    <w:right w:val="none" w:sz="0" w:space="0" w:color="auto"/>
                  </w:divBdr>
                </w:div>
                <w:div w:id="755977843">
                  <w:marLeft w:val="640"/>
                  <w:marRight w:val="0"/>
                  <w:marTop w:val="0"/>
                  <w:marBottom w:val="0"/>
                  <w:divBdr>
                    <w:top w:val="none" w:sz="0" w:space="0" w:color="auto"/>
                    <w:left w:val="none" w:sz="0" w:space="0" w:color="auto"/>
                    <w:bottom w:val="none" w:sz="0" w:space="0" w:color="auto"/>
                    <w:right w:val="none" w:sz="0" w:space="0" w:color="auto"/>
                  </w:divBdr>
                </w:div>
                <w:div w:id="1676614143">
                  <w:marLeft w:val="640"/>
                  <w:marRight w:val="0"/>
                  <w:marTop w:val="0"/>
                  <w:marBottom w:val="0"/>
                  <w:divBdr>
                    <w:top w:val="none" w:sz="0" w:space="0" w:color="auto"/>
                    <w:left w:val="none" w:sz="0" w:space="0" w:color="auto"/>
                    <w:bottom w:val="none" w:sz="0" w:space="0" w:color="auto"/>
                    <w:right w:val="none" w:sz="0" w:space="0" w:color="auto"/>
                  </w:divBdr>
                </w:div>
                <w:div w:id="1884898442">
                  <w:marLeft w:val="640"/>
                  <w:marRight w:val="0"/>
                  <w:marTop w:val="0"/>
                  <w:marBottom w:val="0"/>
                  <w:divBdr>
                    <w:top w:val="none" w:sz="0" w:space="0" w:color="auto"/>
                    <w:left w:val="none" w:sz="0" w:space="0" w:color="auto"/>
                    <w:bottom w:val="none" w:sz="0" w:space="0" w:color="auto"/>
                    <w:right w:val="none" w:sz="0" w:space="0" w:color="auto"/>
                  </w:divBdr>
                </w:div>
                <w:div w:id="2142647621">
                  <w:marLeft w:val="640"/>
                  <w:marRight w:val="0"/>
                  <w:marTop w:val="0"/>
                  <w:marBottom w:val="0"/>
                  <w:divBdr>
                    <w:top w:val="none" w:sz="0" w:space="0" w:color="auto"/>
                    <w:left w:val="none" w:sz="0" w:space="0" w:color="auto"/>
                    <w:bottom w:val="none" w:sz="0" w:space="0" w:color="auto"/>
                    <w:right w:val="none" w:sz="0" w:space="0" w:color="auto"/>
                  </w:divBdr>
                </w:div>
                <w:div w:id="58672131">
                  <w:marLeft w:val="640"/>
                  <w:marRight w:val="0"/>
                  <w:marTop w:val="0"/>
                  <w:marBottom w:val="0"/>
                  <w:divBdr>
                    <w:top w:val="none" w:sz="0" w:space="0" w:color="auto"/>
                    <w:left w:val="none" w:sz="0" w:space="0" w:color="auto"/>
                    <w:bottom w:val="none" w:sz="0" w:space="0" w:color="auto"/>
                    <w:right w:val="none" w:sz="0" w:space="0" w:color="auto"/>
                  </w:divBdr>
                </w:div>
                <w:div w:id="1441098007">
                  <w:marLeft w:val="640"/>
                  <w:marRight w:val="0"/>
                  <w:marTop w:val="0"/>
                  <w:marBottom w:val="0"/>
                  <w:divBdr>
                    <w:top w:val="none" w:sz="0" w:space="0" w:color="auto"/>
                    <w:left w:val="none" w:sz="0" w:space="0" w:color="auto"/>
                    <w:bottom w:val="none" w:sz="0" w:space="0" w:color="auto"/>
                    <w:right w:val="none" w:sz="0" w:space="0" w:color="auto"/>
                  </w:divBdr>
                </w:div>
                <w:div w:id="1103382261">
                  <w:marLeft w:val="640"/>
                  <w:marRight w:val="0"/>
                  <w:marTop w:val="0"/>
                  <w:marBottom w:val="0"/>
                  <w:divBdr>
                    <w:top w:val="none" w:sz="0" w:space="0" w:color="auto"/>
                    <w:left w:val="none" w:sz="0" w:space="0" w:color="auto"/>
                    <w:bottom w:val="none" w:sz="0" w:space="0" w:color="auto"/>
                    <w:right w:val="none" w:sz="0" w:space="0" w:color="auto"/>
                  </w:divBdr>
                </w:div>
                <w:div w:id="1939363752">
                  <w:marLeft w:val="640"/>
                  <w:marRight w:val="0"/>
                  <w:marTop w:val="0"/>
                  <w:marBottom w:val="0"/>
                  <w:divBdr>
                    <w:top w:val="none" w:sz="0" w:space="0" w:color="auto"/>
                    <w:left w:val="none" w:sz="0" w:space="0" w:color="auto"/>
                    <w:bottom w:val="none" w:sz="0" w:space="0" w:color="auto"/>
                    <w:right w:val="none" w:sz="0" w:space="0" w:color="auto"/>
                  </w:divBdr>
                </w:div>
                <w:div w:id="974139729">
                  <w:marLeft w:val="640"/>
                  <w:marRight w:val="0"/>
                  <w:marTop w:val="0"/>
                  <w:marBottom w:val="0"/>
                  <w:divBdr>
                    <w:top w:val="none" w:sz="0" w:space="0" w:color="auto"/>
                    <w:left w:val="none" w:sz="0" w:space="0" w:color="auto"/>
                    <w:bottom w:val="none" w:sz="0" w:space="0" w:color="auto"/>
                    <w:right w:val="none" w:sz="0" w:space="0" w:color="auto"/>
                  </w:divBdr>
                </w:div>
                <w:div w:id="1753043612">
                  <w:marLeft w:val="640"/>
                  <w:marRight w:val="0"/>
                  <w:marTop w:val="0"/>
                  <w:marBottom w:val="0"/>
                  <w:divBdr>
                    <w:top w:val="none" w:sz="0" w:space="0" w:color="auto"/>
                    <w:left w:val="none" w:sz="0" w:space="0" w:color="auto"/>
                    <w:bottom w:val="none" w:sz="0" w:space="0" w:color="auto"/>
                    <w:right w:val="none" w:sz="0" w:space="0" w:color="auto"/>
                  </w:divBdr>
                </w:div>
                <w:div w:id="1236360431">
                  <w:marLeft w:val="640"/>
                  <w:marRight w:val="0"/>
                  <w:marTop w:val="0"/>
                  <w:marBottom w:val="0"/>
                  <w:divBdr>
                    <w:top w:val="none" w:sz="0" w:space="0" w:color="auto"/>
                    <w:left w:val="none" w:sz="0" w:space="0" w:color="auto"/>
                    <w:bottom w:val="none" w:sz="0" w:space="0" w:color="auto"/>
                    <w:right w:val="none" w:sz="0" w:space="0" w:color="auto"/>
                  </w:divBdr>
                </w:div>
                <w:div w:id="582640155">
                  <w:marLeft w:val="640"/>
                  <w:marRight w:val="0"/>
                  <w:marTop w:val="0"/>
                  <w:marBottom w:val="0"/>
                  <w:divBdr>
                    <w:top w:val="none" w:sz="0" w:space="0" w:color="auto"/>
                    <w:left w:val="none" w:sz="0" w:space="0" w:color="auto"/>
                    <w:bottom w:val="none" w:sz="0" w:space="0" w:color="auto"/>
                    <w:right w:val="none" w:sz="0" w:space="0" w:color="auto"/>
                  </w:divBdr>
                </w:div>
                <w:div w:id="587621357">
                  <w:marLeft w:val="640"/>
                  <w:marRight w:val="0"/>
                  <w:marTop w:val="0"/>
                  <w:marBottom w:val="0"/>
                  <w:divBdr>
                    <w:top w:val="none" w:sz="0" w:space="0" w:color="auto"/>
                    <w:left w:val="none" w:sz="0" w:space="0" w:color="auto"/>
                    <w:bottom w:val="none" w:sz="0" w:space="0" w:color="auto"/>
                    <w:right w:val="none" w:sz="0" w:space="0" w:color="auto"/>
                  </w:divBdr>
                </w:div>
                <w:div w:id="1272712914">
                  <w:marLeft w:val="640"/>
                  <w:marRight w:val="0"/>
                  <w:marTop w:val="0"/>
                  <w:marBottom w:val="0"/>
                  <w:divBdr>
                    <w:top w:val="none" w:sz="0" w:space="0" w:color="auto"/>
                    <w:left w:val="none" w:sz="0" w:space="0" w:color="auto"/>
                    <w:bottom w:val="none" w:sz="0" w:space="0" w:color="auto"/>
                    <w:right w:val="none" w:sz="0" w:space="0" w:color="auto"/>
                  </w:divBdr>
                </w:div>
                <w:div w:id="988636807">
                  <w:marLeft w:val="640"/>
                  <w:marRight w:val="0"/>
                  <w:marTop w:val="0"/>
                  <w:marBottom w:val="0"/>
                  <w:divBdr>
                    <w:top w:val="none" w:sz="0" w:space="0" w:color="auto"/>
                    <w:left w:val="none" w:sz="0" w:space="0" w:color="auto"/>
                    <w:bottom w:val="none" w:sz="0" w:space="0" w:color="auto"/>
                    <w:right w:val="none" w:sz="0" w:space="0" w:color="auto"/>
                  </w:divBdr>
                </w:div>
                <w:div w:id="500238994">
                  <w:marLeft w:val="640"/>
                  <w:marRight w:val="0"/>
                  <w:marTop w:val="0"/>
                  <w:marBottom w:val="0"/>
                  <w:divBdr>
                    <w:top w:val="none" w:sz="0" w:space="0" w:color="auto"/>
                    <w:left w:val="none" w:sz="0" w:space="0" w:color="auto"/>
                    <w:bottom w:val="none" w:sz="0" w:space="0" w:color="auto"/>
                    <w:right w:val="none" w:sz="0" w:space="0" w:color="auto"/>
                  </w:divBdr>
                </w:div>
                <w:div w:id="1624072265">
                  <w:marLeft w:val="640"/>
                  <w:marRight w:val="0"/>
                  <w:marTop w:val="0"/>
                  <w:marBottom w:val="0"/>
                  <w:divBdr>
                    <w:top w:val="none" w:sz="0" w:space="0" w:color="auto"/>
                    <w:left w:val="none" w:sz="0" w:space="0" w:color="auto"/>
                    <w:bottom w:val="none" w:sz="0" w:space="0" w:color="auto"/>
                    <w:right w:val="none" w:sz="0" w:space="0" w:color="auto"/>
                  </w:divBdr>
                </w:div>
                <w:div w:id="964239209">
                  <w:marLeft w:val="640"/>
                  <w:marRight w:val="0"/>
                  <w:marTop w:val="0"/>
                  <w:marBottom w:val="0"/>
                  <w:divBdr>
                    <w:top w:val="none" w:sz="0" w:space="0" w:color="auto"/>
                    <w:left w:val="none" w:sz="0" w:space="0" w:color="auto"/>
                    <w:bottom w:val="none" w:sz="0" w:space="0" w:color="auto"/>
                    <w:right w:val="none" w:sz="0" w:space="0" w:color="auto"/>
                  </w:divBdr>
                </w:div>
                <w:div w:id="2070226800">
                  <w:marLeft w:val="640"/>
                  <w:marRight w:val="0"/>
                  <w:marTop w:val="0"/>
                  <w:marBottom w:val="0"/>
                  <w:divBdr>
                    <w:top w:val="none" w:sz="0" w:space="0" w:color="auto"/>
                    <w:left w:val="none" w:sz="0" w:space="0" w:color="auto"/>
                    <w:bottom w:val="none" w:sz="0" w:space="0" w:color="auto"/>
                    <w:right w:val="none" w:sz="0" w:space="0" w:color="auto"/>
                  </w:divBdr>
                </w:div>
                <w:div w:id="325016503">
                  <w:marLeft w:val="640"/>
                  <w:marRight w:val="0"/>
                  <w:marTop w:val="0"/>
                  <w:marBottom w:val="0"/>
                  <w:divBdr>
                    <w:top w:val="none" w:sz="0" w:space="0" w:color="auto"/>
                    <w:left w:val="none" w:sz="0" w:space="0" w:color="auto"/>
                    <w:bottom w:val="none" w:sz="0" w:space="0" w:color="auto"/>
                    <w:right w:val="none" w:sz="0" w:space="0" w:color="auto"/>
                  </w:divBdr>
                </w:div>
                <w:div w:id="35814927">
                  <w:marLeft w:val="640"/>
                  <w:marRight w:val="0"/>
                  <w:marTop w:val="0"/>
                  <w:marBottom w:val="0"/>
                  <w:divBdr>
                    <w:top w:val="none" w:sz="0" w:space="0" w:color="auto"/>
                    <w:left w:val="none" w:sz="0" w:space="0" w:color="auto"/>
                    <w:bottom w:val="none" w:sz="0" w:space="0" w:color="auto"/>
                    <w:right w:val="none" w:sz="0" w:space="0" w:color="auto"/>
                  </w:divBdr>
                </w:div>
                <w:div w:id="698121781">
                  <w:marLeft w:val="640"/>
                  <w:marRight w:val="0"/>
                  <w:marTop w:val="0"/>
                  <w:marBottom w:val="0"/>
                  <w:divBdr>
                    <w:top w:val="none" w:sz="0" w:space="0" w:color="auto"/>
                    <w:left w:val="none" w:sz="0" w:space="0" w:color="auto"/>
                    <w:bottom w:val="none" w:sz="0" w:space="0" w:color="auto"/>
                    <w:right w:val="none" w:sz="0" w:space="0" w:color="auto"/>
                  </w:divBdr>
                </w:div>
                <w:div w:id="972952054">
                  <w:marLeft w:val="640"/>
                  <w:marRight w:val="0"/>
                  <w:marTop w:val="0"/>
                  <w:marBottom w:val="0"/>
                  <w:divBdr>
                    <w:top w:val="none" w:sz="0" w:space="0" w:color="auto"/>
                    <w:left w:val="none" w:sz="0" w:space="0" w:color="auto"/>
                    <w:bottom w:val="none" w:sz="0" w:space="0" w:color="auto"/>
                    <w:right w:val="none" w:sz="0" w:space="0" w:color="auto"/>
                  </w:divBdr>
                </w:div>
                <w:div w:id="1842044984">
                  <w:marLeft w:val="640"/>
                  <w:marRight w:val="0"/>
                  <w:marTop w:val="0"/>
                  <w:marBottom w:val="0"/>
                  <w:divBdr>
                    <w:top w:val="none" w:sz="0" w:space="0" w:color="auto"/>
                    <w:left w:val="none" w:sz="0" w:space="0" w:color="auto"/>
                    <w:bottom w:val="none" w:sz="0" w:space="0" w:color="auto"/>
                    <w:right w:val="none" w:sz="0" w:space="0" w:color="auto"/>
                  </w:divBdr>
                </w:div>
                <w:div w:id="1117145112">
                  <w:marLeft w:val="640"/>
                  <w:marRight w:val="0"/>
                  <w:marTop w:val="0"/>
                  <w:marBottom w:val="0"/>
                  <w:divBdr>
                    <w:top w:val="none" w:sz="0" w:space="0" w:color="auto"/>
                    <w:left w:val="none" w:sz="0" w:space="0" w:color="auto"/>
                    <w:bottom w:val="none" w:sz="0" w:space="0" w:color="auto"/>
                    <w:right w:val="none" w:sz="0" w:space="0" w:color="auto"/>
                  </w:divBdr>
                </w:div>
                <w:div w:id="1062413961">
                  <w:marLeft w:val="640"/>
                  <w:marRight w:val="0"/>
                  <w:marTop w:val="0"/>
                  <w:marBottom w:val="0"/>
                  <w:divBdr>
                    <w:top w:val="none" w:sz="0" w:space="0" w:color="auto"/>
                    <w:left w:val="none" w:sz="0" w:space="0" w:color="auto"/>
                    <w:bottom w:val="none" w:sz="0" w:space="0" w:color="auto"/>
                    <w:right w:val="none" w:sz="0" w:space="0" w:color="auto"/>
                  </w:divBdr>
                </w:div>
                <w:div w:id="701906365">
                  <w:marLeft w:val="640"/>
                  <w:marRight w:val="0"/>
                  <w:marTop w:val="0"/>
                  <w:marBottom w:val="0"/>
                  <w:divBdr>
                    <w:top w:val="none" w:sz="0" w:space="0" w:color="auto"/>
                    <w:left w:val="none" w:sz="0" w:space="0" w:color="auto"/>
                    <w:bottom w:val="none" w:sz="0" w:space="0" w:color="auto"/>
                    <w:right w:val="none" w:sz="0" w:space="0" w:color="auto"/>
                  </w:divBdr>
                </w:div>
                <w:div w:id="246697174">
                  <w:marLeft w:val="640"/>
                  <w:marRight w:val="0"/>
                  <w:marTop w:val="0"/>
                  <w:marBottom w:val="0"/>
                  <w:divBdr>
                    <w:top w:val="none" w:sz="0" w:space="0" w:color="auto"/>
                    <w:left w:val="none" w:sz="0" w:space="0" w:color="auto"/>
                    <w:bottom w:val="none" w:sz="0" w:space="0" w:color="auto"/>
                    <w:right w:val="none" w:sz="0" w:space="0" w:color="auto"/>
                  </w:divBdr>
                </w:div>
                <w:div w:id="1746763231">
                  <w:marLeft w:val="640"/>
                  <w:marRight w:val="0"/>
                  <w:marTop w:val="0"/>
                  <w:marBottom w:val="0"/>
                  <w:divBdr>
                    <w:top w:val="none" w:sz="0" w:space="0" w:color="auto"/>
                    <w:left w:val="none" w:sz="0" w:space="0" w:color="auto"/>
                    <w:bottom w:val="none" w:sz="0" w:space="0" w:color="auto"/>
                    <w:right w:val="none" w:sz="0" w:space="0" w:color="auto"/>
                  </w:divBdr>
                </w:div>
                <w:div w:id="272371654">
                  <w:marLeft w:val="640"/>
                  <w:marRight w:val="0"/>
                  <w:marTop w:val="0"/>
                  <w:marBottom w:val="0"/>
                  <w:divBdr>
                    <w:top w:val="none" w:sz="0" w:space="0" w:color="auto"/>
                    <w:left w:val="none" w:sz="0" w:space="0" w:color="auto"/>
                    <w:bottom w:val="none" w:sz="0" w:space="0" w:color="auto"/>
                    <w:right w:val="none" w:sz="0" w:space="0" w:color="auto"/>
                  </w:divBdr>
                </w:div>
                <w:div w:id="1560481883">
                  <w:marLeft w:val="640"/>
                  <w:marRight w:val="0"/>
                  <w:marTop w:val="0"/>
                  <w:marBottom w:val="0"/>
                  <w:divBdr>
                    <w:top w:val="none" w:sz="0" w:space="0" w:color="auto"/>
                    <w:left w:val="none" w:sz="0" w:space="0" w:color="auto"/>
                    <w:bottom w:val="none" w:sz="0" w:space="0" w:color="auto"/>
                    <w:right w:val="none" w:sz="0" w:space="0" w:color="auto"/>
                  </w:divBdr>
                </w:div>
                <w:div w:id="555049652">
                  <w:marLeft w:val="640"/>
                  <w:marRight w:val="0"/>
                  <w:marTop w:val="0"/>
                  <w:marBottom w:val="0"/>
                  <w:divBdr>
                    <w:top w:val="none" w:sz="0" w:space="0" w:color="auto"/>
                    <w:left w:val="none" w:sz="0" w:space="0" w:color="auto"/>
                    <w:bottom w:val="none" w:sz="0" w:space="0" w:color="auto"/>
                    <w:right w:val="none" w:sz="0" w:space="0" w:color="auto"/>
                  </w:divBdr>
                </w:div>
                <w:div w:id="1008751929">
                  <w:marLeft w:val="640"/>
                  <w:marRight w:val="0"/>
                  <w:marTop w:val="0"/>
                  <w:marBottom w:val="0"/>
                  <w:divBdr>
                    <w:top w:val="none" w:sz="0" w:space="0" w:color="auto"/>
                    <w:left w:val="none" w:sz="0" w:space="0" w:color="auto"/>
                    <w:bottom w:val="none" w:sz="0" w:space="0" w:color="auto"/>
                    <w:right w:val="none" w:sz="0" w:space="0" w:color="auto"/>
                  </w:divBdr>
                </w:div>
                <w:div w:id="1287854699">
                  <w:marLeft w:val="640"/>
                  <w:marRight w:val="0"/>
                  <w:marTop w:val="0"/>
                  <w:marBottom w:val="0"/>
                  <w:divBdr>
                    <w:top w:val="none" w:sz="0" w:space="0" w:color="auto"/>
                    <w:left w:val="none" w:sz="0" w:space="0" w:color="auto"/>
                    <w:bottom w:val="none" w:sz="0" w:space="0" w:color="auto"/>
                    <w:right w:val="none" w:sz="0" w:space="0" w:color="auto"/>
                  </w:divBdr>
                </w:div>
                <w:div w:id="1400976451">
                  <w:marLeft w:val="640"/>
                  <w:marRight w:val="0"/>
                  <w:marTop w:val="0"/>
                  <w:marBottom w:val="0"/>
                  <w:divBdr>
                    <w:top w:val="none" w:sz="0" w:space="0" w:color="auto"/>
                    <w:left w:val="none" w:sz="0" w:space="0" w:color="auto"/>
                    <w:bottom w:val="none" w:sz="0" w:space="0" w:color="auto"/>
                    <w:right w:val="none" w:sz="0" w:space="0" w:color="auto"/>
                  </w:divBdr>
                </w:div>
                <w:div w:id="791098701">
                  <w:marLeft w:val="640"/>
                  <w:marRight w:val="0"/>
                  <w:marTop w:val="0"/>
                  <w:marBottom w:val="0"/>
                  <w:divBdr>
                    <w:top w:val="none" w:sz="0" w:space="0" w:color="auto"/>
                    <w:left w:val="none" w:sz="0" w:space="0" w:color="auto"/>
                    <w:bottom w:val="none" w:sz="0" w:space="0" w:color="auto"/>
                    <w:right w:val="none" w:sz="0" w:space="0" w:color="auto"/>
                  </w:divBdr>
                </w:div>
                <w:div w:id="1972977778">
                  <w:marLeft w:val="640"/>
                  <w:marRight w:val="0"/>
                  <w:marTop w:val="0"/>
                  <w:marBottom w:val="0"/>
                  <w:divBdr>
                    <w:top w:val="none" w:sz="0" w:space="0" w:color="auto"/>
                    <w:left w:val="none" w:sz="0" w:space="0" w:color="auto"/>
                    <w:bottom w:val="none" w:sz="0" w:space="0" w:color="auto"/>
                    <w:right w:val="none" w:sz="0" w:space="0" w:color="auto"/>
                  </w:divBdr>
                </w:div>
                <w:div w:id="221525088">
                  <w:marLeft w:val="640"/>
                  <w:marRight w:val="0"/>
                  <w:marTop w:val="0"/>
                  <w:marBottom w:val="0"/>
                  <w:divBdr>
                    <w:top w:val="none" w:sz="0" w:space="0" w:color="auto"/>
                    <w:left w:val="none" w:sz="0" w:space="0" w:color="auto"/>
                    <w:bottom w:val="none" w:sz="0" w:space="0" w:color="auto"/>
                    <w:right w:val="none" w:sz="0" w:space="0" w:color="auto"/>
                  </w:divBdr>
                </w:div>
                <w:div w:id="1982612033">
                  <w:marLeft w:val="640"/>
                  <w:marRight w:val="0"/>
                  <w:marTop w:val="0"/>
                  <w:marBottom w:val="0"/>
                  <w:divBdr>
                    <w:top w:val="none" w:sz="0" w:space="0" w:color="auto"/>
                    <w:left w:val="none" w:sz="0" w:space="0" w:color="auto"/>
                    <w:bottom w:val="none" w:sz="0" w:space="0" w:color="auto"/>
                    <w:right w:val="none" w:sz="0" w:space="0" w:color="auto"/>
                  </w:divBdr>
                </w:div>
                <w:div w:id="1694651827">
                  <w:marLeft w:val="640"/>
                  <w:marRight w:val="0"/>
                  <w:marTop w:val="0"/>
                  <w:marBottom w:val="0"/>
                  <w:divBdr>
                    <w:top w:val="none" w:sz="0" w:space="0" w:color="auto"/>
                    <w:left w:val="none" w:sz="0" w:space="0" w:color="auto"/>
                    <w:bottom w:val="none" w:sz="0" w:space="0" w:color="auto"/>
                    <w:right w:val="none" w:sz="0" w:space="0" w:color="auto"/>
                  </w:divBdr>
                </w:div>
                <w:div w:id="1756004058">
                  <w:marLeft w:val="640"/>
                  <w:marRight w:val="0"/>
                  <w:marTop w:val="0"/>
                  <w:marBottom w:val="0"/>
                  <w:divBdr>
                    <w:top w:val="none" w:sz="0" w:space="0" w:color="auto"/>
                    <w:left w:val="none" w:sz="0" w:space="0" w:color="auto"/>
                    <w:bottom w:val="none" w:sz="0" w:space="0" w:color="auto"/>
                    <w:right w:val="none" w:sz="0" w:space="0" w:color="auto"/>
                  </w:divBdr>
                </w:div>
                <w:div w:id="811096877">
                  <w:marLeft w:val="640"/>
                  <w:marRight w:val="0"/>
                  <w:marTop w:val="0"/>
                  <w:marBottom w:val="0"/>
                  <w:divBdr>
                    <w:top w:val="none" w:sz="0" w:space="0" w:color="auto"/>
                    <w:left w:val="none" w:sz="0" w:space="0" w:color="auto"/>
                    <w:bottom w:val="none" w:sz="0" w:space="0" w:color="auto"/>
                    <w:right w:val="none" w:sz="0" w:space="0" w:color="auto"/>
                  </w:divBdr>
                </w:div>
                <w:div w:id="1095249842">
                  <w:marLeft w:val="640"/>
                  <w:marRight w:val="0"/>
                  <w:marTop w:val="0"/>
                  <w:marBottom w:val="0"/>
                  <w:divBdr>
                    <w:top w:val="none" w:sz="0" w:space="0" w:color="auto"/>
                    <w:left w:val="none" w:sz="0" w:space="0" w:color="auto"/>
                    <w:bottom w:val="none" w:sz="0" w:space="0" w:color="auto"/>
                    <w:right w:val="none" w:sz="0" w:space="0" w:color="auto"/>
                  </w:divBdr>
                </w:div>
              </w:divsChild>
            </w:div>
            <w:div w:id="1056858670">
              <w:marLeft w:val="0"/>
              <w:marRight w:val="0"/>
              <w:marTop w:val="0"/>
              <w:marBottom w:val="0"/>
              <w:divBdr>
                <w:top w:val="none" w:sz="0" w:space="0" w:color="auto"/>
                <w:left w:val="none" w:sz="0" w:space="0" w:color="auto"/>
                <w:bottom w:val="none" w:sz="0" w:space="0" w:color="auto"/>
                <w:right w:val="none" w:sz="0" w:space="0" w:color="auto"/>
              </w:divBdr>
              <w:divsChild>
                <w:div w:id="786005823">
                  <w:marLeft w:val="640"/>
                  <w:marRight w:val="0"/>
                  <w:marTop w:val="0"/>
                  <w:marBottom w:val="0"/>
                  <w:divBdr>
                    <w:top w:val="none" w:sz="0" w:space="0" w:color="auto"/>
                    <w:left w:val="none" w:sz="0" w:space="0" w:color="auto"/>
                    <w:bottom w:val="none" w:sz="0" w:space="0" w:color="auto"/>
                    <w:right w:val="none" w:sz="0" w:space="0" w:color="auto"/>
                  </w:divBdr>
                </w:div>
                <w:div w:id="702943482">
                  <w:marLeft w:val="640"/>
                  <w:marRight w:val="0"/>
                  <w:marTop w:val="0"/>
                  <w:marBottom w:val="0"/>
                  <w:divBdr>
                    <w:top w:val="none" w:sz="0" w:space="0" w:color="auto"/>
                    <w:left w:val="none" w:sz="0" w:space="0" w:color="auto"/>
                    <w:bottom w:val="none" w:sz="0" w:space="0" w:color="auto"/>
                    <w:right w:val="none" w:sz="0" w:space="0" w:color="auto"/>
                  </w:divBdr>
                </w:div>
                <w:div w:id="814567748">
                  <w:marLeft w:val="640"/>
                  <w:marRight w:val="0"/>
                  <w:marTop w:val="0"/>
                  <w:marBottom w:val="0"/>
                  <w:divBdr>
                    <w:top w:val="none" w:sz="0" w:space="0" w:color="auto"/>
                    <w:left w:val="none" w:sz="0" w:space="0" w:color="auto"/>
                    <w:bottom w:val="none" w:sz="0" w:space="0" w:color="auto"/>
                    <w:right w:val="none" w:sz="0" w:space="0" w:color="auto"/>
                  </w:divBdr>
                </w:div>
                <w:div w:id="189881031">
                  <w:marLeft w:val="640"/>
                  <w:marRight w:val="0"/>
                  <w:marTop w:val="0"/>
                  <w:marBottom w:val="0"/>
                  <w:divBdr>
                    <w:top w:val="none" w:sz="0" w:space="0" w:color="auto"/>
                    <w:left w:val="none" w:sz="0" w:space="0" w:color="auto"/>
                    <w:bottom w:val="none" w:sz="0" w:space="0" w:color="auto"/>
                    <w:right w:val="none" w:sz="0" w:space="0" w:color="auto"/>
                  </w:divBdr>
                </w:div>
                <w:div w:id="731008103">
                  <w:marLeft w:val="640"/>
                  <w:marRight w:val="0"/>
                  <w:marTop w:val="0"/>
                  <w:marBottom w:val="0"/>
                  <w:divBdr>
                    <w:top w:val="none" w:sz="0" w:space="0" w:color="auto"/>
                    <w:left w:val="none" w:sz="0" w:space="0" w:color="auto"/>
                    <w:bottom w:val="none" w:sz="0" w:space="0" w:color="auto"/>
                    <w:right w:val="none" w:sz="0" w:space="0" w:color="auto"/>
                  </w:divBdr>
                </w:div>
                <w:div w:id="326132546">
                  <w:marLeft w:val="640"/>
                  <w:marRight w:val="0"/>
                  <w:marTop w:val="0"/>
                  <w:marBottom w:val="0"/>
                  <w:divBdr>
                    <w:top w:val="none" w:sz="0" w:space="0" w:color="auto"/>
                    <w:left w:val="none" w:sz="0" w:space="0" w:color="auto"/>
                    <w:bottom w:val="none" w:sz="0" w:space="0" w:color="auto"/>
                    <w:right w:val="none" w:sz="0" w:space="0" w:color="auto"/>
                  </w:divBdr>
                </w:div>
                <w:div w:id="252128706">
                  <w:marLeft w:val="640"/>
                  <w:marRight w:val="0"/>
                  <w:marTop w:val="0"/>
                  <w:marBottom w:val="0"/>
                  <w:divBdr>
                    <w:top w:val="none" w:sz="0" w:space="0" w:color="auto"/>
                    <w:left w:val="none" w:sz="0" w:space="0" w:color="auto"/>
                    <w:bottom w:val="none" w:sz="0" w:space="0" w:color="auto"/>
                    <w:right w:val="none" w:sz="0" w:space="0" w:color="auto"/>
                  </w:divBdr>
                </w:div>
                <w:div w:id="1554581241">
                  <w:marLeft w:val="640"/>
                  <w:marRight w:val="0"/>
                  <w:marTop w:val="0"/>
                  <w:marBottom w:val="0"/>
                  <w:divBdr>
                    <w:top w:val="none" w:sz="0" w:space="0" w:color="auto"/>
                    <w:left w:val="none" w:sz="0" w:space="0" w:color="auto"/>
                    <w:bottom w:val="none" w:sz="0" w:space="0" w:color="auto"/>
                    <w:right w:val="none" w:sz="0" w:space="0" w:color="auto"/>
                  </w:divBdr>
                </w:div>
                <w:div w:id="916860602">
                  <w:marLeft w:val="640"/>
                  <w:marRight w:val="0"/>
                  <w:marTop w:val="0"/>
                  <w:marBottom w:val="0"/>
                  <w:divBdr>
                    <w:top w:val="none" w:sz="0" w:space="0" w:color="auto"/>
                    <w:left w:val="none" w:sz="0" w:space="0" w:color="auto"/>
                    <w:bottom w:val="none" w:sz="0" w:space="0" w:color="auto"/>
                    <w:right w:val="none" w:sz="0" w:space="0" w:color="auto"/>
                  </w:divBdr>
                </w:div>
                <w:div w:id="1424641676">
                  <w:marLeft w:val="640"/>
                  <w:marRight w:val="0"/>
                  <w:marTop w:val="0"/>
                  <w:marBottom w:val="0"/>
                  <w:divBdr>
                    <w:top w:val="none" w:sz="0" w:space="0" w:color="auto"/>
                    <w:left w:val="none" w:sz="0" w:space="0" w:color="auto"/>
                    <w:bottom w:val="none" w:sz="0" w:space="0" w:color="auto"/>
                    <w:right w:val="none" w:sz="0" w:space="0" w:color="auto"/>
                  </w:divBdr>
                </w:div>
                <w:div w:id="418520828">
                  <w:marLeft w:val="640"/>
                  <w:marRight w:val="0"/>
                  <w:marTop w:val="0"/>
                  <w:marBottom w:val="0"/>
                  <w:divBdr>
                    <w:top w:val="none" w:sz="0" w:space="0" w:color="auto"/>
                    <w:left w:val="none" w:sz="0" w:space="0" w:color="auto"/>
                    <w:bottom w:val="none" w:sz="0" w:space="0" w:color="auto"/>
                    <w:right w:val="none" w:sz="0" w:space="0" w:color="auto"/>
                  </w:divBdr>
                </w:div>
                <w:div w:id="1844972524">
                  <w:marLeft w:val="640"/>
                  <w:marRight w:val="0"/>
                  <w:marTop w:val="0"/>
                  <w:marBottom w:val="0"/>
                  <w:divBdr>
                    <w:top w:val="none" w:sz="0" w:space="0" w:color="auto"/>
                    <w:left w:val="none" w:sz="0" w:space="0" w:color="auto"/>
                    <w:bottom w:val="none" w:sz="0" w:space="0" w:color="auto"/>
                    <w:right w:val="none" w:sz="0" w:space="0" w:color="auto"/>
                  </w:divBdr>
                </w:div>
                <w:div w:id="92210510">
                  <w:marLeft w:val="640"/>
                  <w:marRight w:val="0"/>
                  <w:marTop w:val="0"/>
                  <w:marBottom w:val="0"/>
                  <w:divBdr>
                    <w:top w:val="none" w:sz="0" w:space="0" w:color="auto"/>
                    <w:left w:val="none" w:sz="0" w:space="0" w:color="auto"/>
                    <w:bottom w:val="none" w:sz="0" w:space="0" w:color="auto"/>
                    <w:right w:val="none" w:sz="0" w:space="0" w:color="auto"/>
                  </w:divBdr>
                </w:div>
                <w:div w:id="1494679769">
                  <w:marLeft w:val="640"/>
                  <w:marRight w:val="0"/>
                  <w:marTop w:val="0"/>
                  <w:marBottom w:val="0"/>
                  <w:divBdr>
                    <w:top w:val="none" w:sz="0" w:space="0" w:color="auto"/>
                    <w:left w:val="none" w:sz="0" w:space="0" w:color="auto"/>
                    <w:bottom w:val="none" w:sz="0" w:space="0" w:color="auto"/>
                    <w:right w:val="none" w:sz="0" w:space="0" w:color="auto"/>
                  </w:divBdr>
                </w:div>
                <w:div w:id="1196384015">
                  <w:marLeft w:val="640"/>
                  <w:marRight w:val="0"/>
                  <w:marTop w:val="0"/>
                  <w:marBottom w:val="0"/>
                  <w:divBdr>
                    <w:top w:val="none" w:sz="0" w:space="0" w:color="auto"/>
                    <w:left w:val="none" w:sz="0" w:space="0" w:color="auto"/>
                    <w:bottom w:val="none" w:sz="0" w:space="0" w:color="auto"/>
                    <w:right w:val="none" w:sz="0" w:space="0" w:color="auto"/>
                  </w:divBdr>
                </w:div>
                <w:div w:id="1179083456">
                  <w:marLeft w:val="640"/>
                  <w:marRight w:val="0"/>
                  <w:marTop w:val="0"/>
                  <w:marBottom w:val="0"/>
                  <w:divBdr>
                    <w:top w:val="none" w:sz="0" w:space="0" w:color="auto"/>
                    <w:left w:val="none" w:sz="0" w:space="0" w:color="auto"/>
                    <w:bottom w:val="none" w:sz="0" w:space="0" w:color="auto"/>
                    <w:right w:val="none" w:sz="0" w:space="0" w:color="auto"/>
                  </w:divBdr>
                </w:div>
                <w:div w:id="1440757166">
                  <w:marLeft w:val="640"/>
                  <w:marRight w:val="0"/>
                  <w:marTop w:val="0"/>
                  <w:marBottom w:val="0"/>
                  <w:divBdr>
                    <w:top w:val="none" w:sz="0" w:space="0" w:color="auto"/>
                    <w:left w:val="none" w:sz="0" w:space="0" w:color="auto"/>
                    <w:bottom w:val="none" w:sz="0" w:space="0" w:color="auto"/>
                    <w:right w:val="none" w:sz="0" w:space="0" w:color="auto"/>
                  </w:divBdr>
                </w:div>
                <w:div w:id="1117217947">
                  <w:marLeft w:val="640"/>
                  <w:marRight w:val="0"/>
                  <w:marTop w:val="0"/>
                  <w:marBottom w:val="0"/>
                  <w:divBdr>
                    <w:top w:val="none" w:sz="0" w:space="0" w:color="auto"/>
                    <w:left w:val="none" w:sz="0" w:space="0" w:color="auto"/>
                    <w:bottom w:val="none" w:sz="0" w:space="0" w:color="auto"/>
                    <w:right w:val="none" w:sz="0" w:space="0" w:color="auto"/>
                  </w:divBdr>
                </w:div>
                <w:div w:id="246621915">
                  <w:marLeft w:val="640"/>
                  <w:marRight w:val="0"/>
                  <w:marTop w:val="0"/>
                  <w:marBottom w:val="0"/>
                  <w:divBdr>
                    <w:top w:val="none" w:sz="0" w:space="0" w:color="auto"/>
                    <w:left w:val="none" w:sz="0" w:space="0" w:color="auto"/>
                    <w:bottom w:val="none" w:sz="0" w:space="0" w:color="auto"/>
                    <w:right w:val="none" w:sz="0" w:space="0" w:color="auto"/>
                  </w:divBdr>
                </w:div>
                <w:div w:id="501508333">
                  <w:marLeft w:val="640"/>
                  <w:marRight w:val="0"/>
                  <w:marTop w:val="0"/>
                  <w:marBottom w:val="0"/>
                  <w:divBdr>
                    <w:top w:val="none" w:sz="0" w:space="0" w:color="auto"/>
                    <w:left w:val="none" w:sz="0" w:space="0" w:color="auto"/>
                    <w:bottom w:val="none" w:sz="0" w:space="0" w:color="auto"/>
                    <w:right w:val="none" w:sz="0" w:space="0" w:color="auto"/>
                  </w:divBdr>
                </w:div>
                <w:div w:id="235017364">
                  <w:marLeft w:val="640"/>
                  <w:marRight w:val="0"/>
                  <w:marTop w:val="0"/>
                  <w:marBottom w:val="0"/>
                  <w:divBdr>
                    <w:top w:val="none" w:sz="0" w:space="0" w:color="auto"/>
                    <w:left w:val="none" w:sz="0" w:space="0" w:color="auto"/>
                    <w:bottom w:val="none" w:sz="0" w:space="0" w:color="auto"/>
                    <w:right w:val="none" w:sz="0" w:space="0" w:color="auto"/>
                  </w:divBdr>
                </w:div>
                <w:div w:id="1859193681">
                  <w:marLeft w:val="640"/>
                  <w:marRight w:val="0"/>
                  <w:marTop w:val="0"/>
                  <w:marBottom w:val="0"/>
                  <w:divBdr>
                    <w:top w:val="none" w:sz="0" w:space="0" w:color="auto"/>
                    <w:left w:val="none" w:sz="0" w:space="0" w:color="auto"/>
                    <w:bottom w:val="none" w:sz="0" w:space="0" w:color="auto"/>
                    <w:right w:val="none" w:sz="0" w:space="0" w:color="auto"/>
                  </w:divBdr>
                </w:div>
                <w:div w:id="366754874">
                  <w:marLeft w:val="640"/>
                  <w:marRight w:val="0"/>
                  <w:marTop w:val="0"/>
                  <w:marBottom w:val="0"/>
                  <w:divBdr>
                    <w:top w:val="none" w:sz="0" w:space="0" w:color="auto"/>
                    <w:left w:val="none" w:sz="0" w:space="0" w:color="auto"/>
                    <w:bottom w:val="none" w:sz="0" w:space="0" w:color="auto"/>
                    <w:right w:val="none" w:sz="0" w:space="0" w:color="auto"/>
                  </w:divBdr>
                </w:div>
                <w:div w:id="1207258284">
                  <w:marLeft w:val="640"/>
                  <w:marRight w:val="0"/>
                  <w:marTop w:val="0"/>
                  <w:marBottom w:val="0"/>
                  <w:divBdr>
                    <w:top w:val="none" w:sz="0" w:space="0" w:color="auto"/>
                    <w:left w:val="none" w:sz="0" w:space="0" w:color="auto"/>
                    <w:bottom w:val="none" w:sz="0" w:space="0" w:color="auto"/>
                    <w:right w:val="none" w:sz="0" w:space="0" w:color="auto"/>
                  </w:divBdr>
                </w:div>
                <w:div w:id="1772971875">
                  <w:marLeft w:val="640"/>
                  <w:marRight w:val="0"/>
                  <w:marTop w:val="0"/>
                  <w:marBottom w:val="0"/>
                  <w:divBdr>
                    <w:top w:val="none" w:sz="0" w:space="0" w:color="auto"/>
                    <w:left w:val="none" w:sz="0" w:space="0" w:color="auto"/>
                    <w:bottom w:val="none" w:sz="0" w:space="0" w:color="auto"/>
                    <w:right w:val="none" w:sz="0" w:space="0" w:color="auto"/>
                  </w:divBdr>
                </w:div>
                <w:div w:id="751895766">
                  <w:marLeft w:val="640"/>
                  <w:marRight w:val="0"/>
                  <w:marTop w:val="0"/>
                  <w:marBottom w:val="0"/>
                  <w:divBdr>
                    <w:top w:val="none" w:sz="0" w:space="0" w:color="auto"/>
                    <w:left w:val="none" w:sz="0" w:space="0" w:color="auto"/>
                    <w:bottom w:val="none" w:sz="0" w:space="0" w:color="auto"/>
                    <w:right w:val="none" w:sz="0" w:space="0" w:color="auto"/>
                  </w:divBdr>
                </w:div>
                <w:div w:id="636373553">
                  <w:marLeft w:val="640"/>
                  <w:marRight w:val="0"/>
                  <w:marTop w:val="0"/>
                  <w:marBottom w:val="0"/>
                  <w:divBdr>
                    <w:top w:val="none" w:sz="0" w:space="0" w:color="auto"/>
                    <w:left w:val="none" w:sz="0" w:space="0" w:color="auto"/>
                    <w:bottom w:val="none" w:sz="0" w:space="0" w:color="auto"/>
                    <w:right w:val="none" w:sz="0" w:space="0" w:color="auto"/>
                  </w:divBdr>
                </w:div>
                <w:div w:id="1512790744">
                  <w:marLeft w:val="640"/>
                  <w:marRight w:val="0"/>
                  <w:marTop w:val="0"/>
                  <w:marBottom w:val="0"/>
                  <w:divBdr>
                    <w:top w:val="none" w:sz="0" w:space="0" w:color="auto"/>
                    <w:left w:val="none" w:sz="0" w:space="0" w:color="auto"/>
                    <w:bottom w:val="none" w:sz="0" w:space="0" w:color="auto"/>
                    <w:right w:val="none" w:sz="0" w:space="0" w:color="auto"/>
                  </w:divBdr>
                </w:div>
                <w:div w:id="637417516">
                  <w:marLeft w:val="640"/>
                  <w:marRight w:val="0"/>
                  <w:marTop w:val="0"/>
                  <w:marBottom w:val="0"/>
                  <w:divBdr>
                    <w:top w:val="none" w:sz="0" w:space="0" w:color="auto"/>
                    <w:left w:val="none" w:sz="0" w:space="0" w:color="auto"/>
                    <w:bottom w:val="none" w:sz="0" w:space="0" w:color="auto"/>
                    <w:right w:val="none" w:sz="0" w:space="0" w:color="auto"/>
                  </w:divBdr>
                </w:div>
                <w:div w:id="508176119">
                  <w:marLeft w:val="640"/>
                  <w:marRight w:val="0"/>
                  <w:marTop w:val="0"/>
                  <w:marBottom w:val="0"/>
                  <w:divBdr>
                    <w:top w:val="none" w:sz="0" w:space="0" w:color="auto"/>
                    <w:left w:val="none" w:sz="0" w:space="0" w:color="auto"/>
                    <w:bottom w:val="none" w:sz="0" w:space="0" w:color="auto"/>
                    <w:right w:val="none" w:sz="0" w:space="0" w:color="auto"/>
                  </w:divBdr>
                </w:div>
                <w:div w:id="676079559">
                  <w:marLeft w:val="640"/>
                  <w:marRight w:val="0"/>
                  <w:marTop w:val="0"/>
                  <w:marBottom w:val="0"/>
                  <w:divBdr>
                    <w:top w:val="none" w:sz="0" w:space="0" w:color="auto"/>
                    <w:left w:val="none" w:sz="0" w:space="0" w:color="auto"/>
                    <w:bottom w:val="none" w:sz="0" w:space="0" w:color="auto"/>
                    <w:right w:val="none" w:sz="0" w:space="0" w:color="auto"/>
                  </w:divBdr>
                </w:div>
                <w:div w:id="841773166">
                  <w:marLeft w:val="640"/>
                  <w:marRight w:val="0"/>
                  <w:marTop w:val="0"/>
                  <w:marBottom w:val="0"/>
                  <w:divBdr>
                    <w:top w:val="none" w:sz="0" w:space="0" w:color="auto"/>
                    <w:left w:val="none" w:sz="0" w:space="0" w:color="auto"/>
                    <w:bottom w:val="none" w:sz="0" w:space="0" w:color="auto"/>
                    <w:right w:val="none" w:sz="0" w:space="0" w:color="auto"/>
                  </w:divBdr>
                </w:div>
                <w:div w:id="75396416">
                  <w:marLeft w:val="640"/>
                  <w:marRight w:val="0"/>
                  <w:marTop w:val="0"/>
                  <w:marBottom w:val="0"/>
                  <w:divBdr>
                    <w:top w:val="none" w:sz="0" w:space="0" w:color="auto"/>
                    <w:left w:val="none" w:sz="0" w:space="0" w:color="auto"/>
                    <w:bottom w:val="none" w:sz="0" w:space="0" w:color="auto"/>
                    <w:right w:val="none" w:sz="0" w:space="0" w:color="auto"/>
                  </w:divBdr>
                </w:div>
                <w:div w:id="1235816964">
                  <w:marLeft w:val="640"/>
                  <w:marRight w:val="0"/>
                  <w:marTop w:val="0"/>
                  <w:marBottom w:val="0"/>
                  <w:divBdr>
                    <w:top w:val="none" w:sz="0" w:space="0" w:color="auto"/>
                    <w:left w:val="none" w:sz="0" w:space="0" w:color="auto"/>
                    <w:bottom w:val="none" w:sz="0" w:space="0" w:color="auto"/>
                    <w:right w:val="none" w:sz="0" w:space="0" w:color="auto"/>
                  </w:divBdr>
                </w:div>
                <w:div w:id="586773569">
                  <w:marLeft w:val="640"/>
                  <w:marRight w:val="0"/>
                  <w:marTop w:val="0"/>
                  <w:marBottom w:val="0"/>
                  <w:divBdr>
                    <w:top w:val="none" w:sz="0" w:space="0" w:color="auto"/>
                    <w:left w:val="none" w:sz="0" w:space="0" w:color="auto"/>
                    <w:bottom w:val="none" w:sz="0" w:space="0" w:color="auto"/>
                    <w:right w:val="none" w:sz="0" w:space="0" w:color="auto"/>
                  </w:divBdr>
                </w:div>
                <w:div w:id="1233660020">
                  <w:marLeft w:val="640"/>
                  <w:marRight w:val="0"/>
                  <w:marTop w:val="0"/>
                  <w:marBottom w:val="0"/>
                  <w:divBdr>
                    <w:top w:val="none" w:sz="0" w:space="0" w:color="auto"/>
                    <w:left w:val="none" w:sz="0" w:space="0" w:color="auto"/>
                    <w:bottom w:val="none" w:sz="0" w:space="0" w:color="auto"/>
                    <w:right w:val="none" w:sz="0" w:space="0" w:color="auto"/>
                  </w:divBdr>
                </w:div>
                <w:div w:id="2020619278">
                  <w:marLeft w:val="640"/>
                  <w:marRight w:val="0"/>
                  <w:marTop w:val="0"/>
                  <w:marBottom w:val="0"/>
                  <w:divBdr>
                    <w:top w:val="none" w:sz="0" w:space="0" w:color="auto"/>
                    <w:left w:val="none" w:sz="0" w:space="0" w:color="auto"/>
                    <w:bottom w:val="none" w:sz="0" w:space="0" w:color="auto"/>
                    <w:right w:val="none" w:sz="0" w:space="0" w:color="auto"/>
                  </w:divBdr>
                </w:div>
                <w:div w:id="1841970454">
                  <w:marLeft w:val="640"/>
                  <w:marRight w:val="0"/>
                  <w:marTop w:val="0"/>
                  <w:marBottom w:val="0"/>
                  <w:divBdr>
                    <w:top w:val="none" w:sz="0" w:space="0" w:color="auto"/>
                    <w:left w:val="none" w:sz="0" w:space="0" w:color="auto"/>
                    <w:bottom w:val="none" w:sz="0" w:space="0" w:color="auto"/>
                    <w:right w:val="none" w:sz="0" w:space="0" w:color="auto"/>
                  </w:divBdr>
                </w:div>
                <w:div w:id="1759447009">
                  <w:marLeft w:val="640"/>
                  <w:marRight w:val="0"/>
                  <w:marTop w:val="0"/>
                  <w:marBottom w:val="0"/>
                  <w:divBdr>
                    <w:top w:val="none" w:sz="0" w:space="0" w:color="auto"/>
                    <w:left w:val="none" w:sz="0" w:space="0" w:color="auto"/>
                    <w:bottom w:val="none" w:sz="0" w:space="0" w:color="auto"/>
                    <w:right w:val="none" w:sz="0" w:space="0" w:color="auto"/>
                  </w:divBdr>
                </w:div>
                <w:div w:id="1028335907">
                  <w:marLeft w:val="640"/>
                  <w:marRight w:val="0"/>
                  <w:marTop w:val="0"/>
                  <w:marBottom w:val="0"/>
                  <w:divBdr>
                    <w:top w:val="none" w:sz="0" w:space="0" w:color="auto"/>
                    <w:left w:val="none" w:sz="0" w:space="0" w:color="auto"/>
                    <w:bottom w:val="none" w:sz="0" w:space="0" w:color="auto"/>
                    <w:right w:val="none" w:sz="0" w:space="0" w:color="auto"/>
                  </w:divBdr>
                </w:div>
                <w:div w:id="1123497176">
                  <w:marLeft w:val="640"/>
                  <w:marRight w:val="0"/>
                  <w:marTop w:val="0"/>
                  <w:marBottom w:val="0"/>
                  <w:divBdr>
                    <w:top w:val="none" w:sz="0" w:space="0" w:color="auto"/>
                    <w:left w:val="none" w:sz="0" w:space="0" w:color="auto"/>
                    <w:bottom w:val="none" w:sz="0" w:space="0" w:color="auto"/>
                    <w:right w:val="none" w:sz="0" w:space="0" w:color="auto"/>
                  </w:divBdr>
                </w:div>
                <w:div w:id="1135485685">
                  <w:marLeft w:val="640"/>
                  <w:marRight w:val="0"/>
                  <w:marTop w:val="0"/>
                  <w:marBottom w:val="0"/>
                  <w:divBdr>
                    <w:top w:val="none" w:sz="0" w:space="0" w:color="auto"/>
                    <w:left w:val="none" w:sz="0" w:space="0" w:color="auto"/>
                    <w:bottom w:val="none" w:sz="0" w:space="0" w:color="auto"/>
                    <w:right w:val="none" w:sz="0" w:space="0" w:color="auto"/>
                  </w:divBdr>
                </w:div>
                <w:div w:id="1647395745">
                  <w:marLeft w:val="640"/>
                  <w:marRight w:val="0"/>
                  <w:marTop w:val="0"/>
                  <w:marBottom w:val="0"/>
                  <w:divBdr>
                    <w:top w:val="none" w:sz="0" w:space="0" w:color="auto"/>
                    <w:left w:val="none" w:sz="0" w:space="0" w:color="auto"/>
                    <w:bottom w:val="none" w:sz="0" w:space="0" w:color="auto"/>
                    <w:right w:val="none" w:sz="0" w:space="0" w:color="auto"/>
                  </w:divBdr>
                </w:div>
                <w:div w:id="957183379">
                  <w:marLeft w:val="640"/>
                  <w:marRight w:val="0"/>
                  <w:marTop w:val="0"/>
                  <w:marBottom w:val="0"/>
                  <w:divBdr>
                    <w:top w:val="none" w:sz="0" w:space="0" w:color="auto"/>
                    <w:left w:val="none" w:sz="0" w:space="0" w:color="auto"/>
                    <w:bottom w:val="none" w:sz="0" w:space="0" w:color="auto"/>
                    <w:right w:val="none" w:sz="0" w:space="0" w:color="auto"/>
                  </w:divBdr>
                </w:div>
                <w:div w:id="656960116">
                  <w:marLeft w:val="640"/>
                  <w:marRight w:val="0"/>
                  <w:marTop w:val="0"/>
                  <w:marBottom w:val="0"/>
                  <w:divBdr>
                    <w:top w:val="none" w:sz="0" w:space="0" w:color="auto"/>
                    <w:left w:val="none" w:sz="0" w:space="0" w:color="auto"/>
                    <w:bottom w:val="none" w:sz="0" w:space="0" w:color="auto"/>
                    <w:right w:val="none" w:sz="0" w:space="0" w:color="auto"/>
                  </w:divBdr>
                </w:div>
                <w:div w:id="331378502">
                  <w:marLeft w:val="640"/>
                  <w:marRight w:val="0"/>
                  <w:marTop w:val="0"/>
                  <w:marBottom w:val="0"/>
                  <w:divBdr>
                    <w:top w:val="none" w:sz="0" w:space="0" w:color="auto"/>
                    <w:left w:val="none" w:sz="0" w:space="0" w:color="auto"/>
                    <w:bottom w:val="none" w:sz="0" w:space="0" w:color="auto"/>
                    <w:right w:val="none" w:sz="0" w:space="0" w:color="auto"/>
                  </w:divBdr>
                </w:div>
                <w:div w:id="639575745">
                  <w:marLeft w:val="640"/>
                  <w:marRight w:val="0"/>
                  <w:marTop w:val="0"/>
                  <w:marBottom w:val="0"/>
                  <w:divBdr>
                    <w:top w:val="none" w:sz="0" w:space="0" w:color="auto"/>
                    <w:left w:val="none" w:sz="0" w:space="0" w:color="auto"/>
                    <w:bottom w:val="none" w:sz="0" w:space="0" w:color="auto"/>
                    <w:right w:val="none" w:sz="0" w:space="0" w:color="auto"/>
                  </w:divBdr>
                </w:div>
                <w:div w:id="716198713">
                  <w:marLeft w:val="640"/>
                  <w:marRight w:val="0"/>
                  <w:marTop w:val="0"/>
                  <w:marBottom w:val="0"/>
                  <w:divBdr>
                    <w:top w:val="none" w:sz="0" w:space="0" w:color="auto"/>
                    <w:left w:val="none" w:sz="0" w:space="0" w:color="auto"/>
                    <w:bottom w:val="none" w:sz="0" w:space="0" w:color="auto"/>
                    <w:right w:val="none" w:sz="0" w:space="0" w:color="auto"/>
                  </w:divBdr>
                </w:div>
                <w:div w:id="531384195">
                  <w:marLeft w:val="640"/>
                  <w:marRight w:val="0"/>
                  <w:marTop w:val="0"/>
                  <w:marBottom w:val="0"/>
                  <w:divBdr>
                    <w:top w:val="none" w:sz="0" w:space="0" w:color="auto"/>
                    <w:left w:val="none" w:sz="0" w:space="0" w:color="auto"/>
                    <w:bottom w:val="none" w:sz="0" w:space="0" w:color="auto"/>
                    <w:right w:val="none" w:sz="0" w:space="0" w:color="auto"/>
                  </w:divBdr>
                </w:div>
                <w:div w:id="1040084274">
                  <w:marLeft w:val="640"/>
                  <w:marRight w:val="0"/>
                  <w:marTop w:val="0"/>
                  <w:marBottom w:val="0"/>
                  <w:divBdr>
                    <w:top w:val="none" w:sz="0" w:space="0" w:color="auto"/>
                    <w:left w:val="none" w:sz="0" w:space="0" w:color="auto"/>
                    <w:bottom w:val="none" w:sz="0" w:space="0" w:color="auto"/>
                    <w:right w:val="none" w:sz="0" w:space="0" w:color="auto"/>
                  </w:divBdr>
                </w:div>
                <w:div w:id="1719475313">
                  <w:marLeft w:val="640"/>
                  <w:marRight w:val="0"/>
                  <w:marTop w:val="0"/>
                  <w:marBottom w:val="0"/>
                  <w:divBdr>
                    <w:top w:val="none" w:sz="0" w:space="0" w:color="auto"/>
                    <w:left w:val="none" w:sz="0" w:space="0" w:color="auto"/>
                    <w:bottom w:val="none" w:sz="0" w:space="0" w:color="auto"/>
                    <w:right w:val="none" w:sz="0" w:space="0" w:color="auto"/>
                  </w:divBdr>
                </w:div>
                <w:div w:id="634793156">
                  <w:marLeft w:val="640"/>
                  <w:marRight w:val="0"/>
                  <w:marTop w:val="0"/>
                  <w:marBottom w:val="0"/>
                  <w:divBdr>
                    <w:top w:val="none" w:sz="0" w:space="0" w:color="auto"/>
                    <w:left w:val="none" w:sz="0" w:space="0" w:color="auto"/>
                    <w:bottom w:val="none" w:sz="0" w:space="0" w:color="auto"/>
                    <w:right w:val="none" w:sz="0" w:space="0" w:color="auto"/>
                  </w:divBdr>
                </w:div>
                <w:div w:id="1144856941">
                  <w:marLeft w:val="640"/>
                  <w:marRight w:val="0"/>
                  <w:marTop w:val="0"/>
                  <w:marBottom w:val="0"/>
                  <w:divBdr>
                    <w:top w:val="none" w:sz="0" w:space="0" w:color="auto"/>
                    <w:left w:val="none" w:sz="0" w:space="0" w:color="auto"/>
                    <w:bottom w:val="none" w:sz="0" w:space="0" w:color="auto"/>
                    <w:right w:val="none" w:sz="0" w:space="0" w:color="auto"/>
                  </w:divBdr>
                </w:div>
                <w:div w:id="1054354832">
                  <w:marLeft w:val="640"/>
                  <w:marRight w:val="0"/>
                  <w:marTop w:val="0"/>
                  <w:marBottom w:val="0"/>
                  <w:divBdr>
                    <w:top w:val="none" w:sz="0" w:space="0" w:color="auto"/>
                    <w:left w:val="none" w:sz="0" w:space="0" w:color="auto"/>
                    <w:bottom w:val="none" w:sz="0" w:space="0" w:color="auto"/>
                    <w:right w:val="none" w:sz="0" w:space="0" w:color="auto"/>
                  </w:divBdr>
                </w:div>
                <w:div w:id="1758935728">
                  <w:marLeft w:val="640"/>
                  <w:marRight w:val="0"/>
                  <w:marTop w:val="0"/>
                  <w:marBottom w:val="0"/>
                  <w:divBdr>
                    <w:top w:val="none" w:sz="0" w:space="0" w:color="auto"/>
                    <w:left w:val="none" w:sz="0" w:space="0" w:color="auto"/>
                    <w:bottom w:val="none" w:sz="0" w:space="0" w:color="auto"/>
                    <w:right w:val="none" w:sz="0" w:space="0" w:color="auto"/>
                  </w:divBdr>
                </w:div>
                <w:div w:id="844326847">
                  <w:marLeft w:val="640"/>
                  <w:marRight w:val="0"/>
                  <w:marTop w:val="0"/>
                  <w:marBottom w:val="0"/>
                  <w:divBdr>
                    <w:top w:val="none" w:sz="0" w:space="0" w:color="auto"/>
                    <w:left w:val="none" w:sz="0" w:space="0" w:color="auto"/>
                    <w:bottom w:val="none" w:sz="0" w:space="0" w:color="auto"/>
                    <w:right w:val="none" w:sz="0" w:space="0" w:color="auto"/>
                  </w:divBdr>
                </w:div>
                <w:div w:id="2076856843">
                  <w:marLeft w:val="640"/>
                  <w:marRight w:val="0"/>
                  <w:marTop w:val="0"/>
                  <w:marBottom w:val="0"/>
                  <w:divBdr>
                    <w:top w:val="none" w:sz="0" w:space="0" w:color="auto"/>
                    <w:left w:val="none" w:sz="0" w:space="0" w:color="auto"/>
                    <w:bottom w:val="none" w:sz="0" w:space="0" w:color="auto"/>
                    <w:right w:val="none" w:sz="0" w:space="0" w:color="auto"/>
                  </w:divBdr>
                </w:div>
                <w:div w:id="1295519949">
                  <w:marLeft w:val="640"/>
                  <w:marRight w:val="0"/>
                  <w:marTop w:val="0"/>
                  <w:marBottom w:val="0"/>
                  <w:divBdr>
                    <w:top w:val="none" w:sz="0" w:space="0" w:color="auto"/>
                    <w:left w:val="none" w:sz="0" w:space="0" w:color="auto"/>
                    <w:bottom w:val="none" w:sz="0" w:space="0" w:color="auto"/>
                    <w:right w:val="none" w:sz="0" w:space="0" w:color="auto"/>
                  </w:divBdr>
                </w:div>
                <w:div w:id="341780205">
                  <w:marLeft w:val="640"/>
                  <w:marRight w:val="0"/>
                  <w:marTop w:val="0"/>
                  <w:marBottom w:val="0"/>
                  <w:divBdr>
                    <w:top w:val="none" w:sz="0" w:space="0" w:color="auto"/>
                    <w:left w:val="none" w:sz="0" w:space="0" w:color="auto"/>
                    <w:bottom w:val="none" w:sz="0" w:space="0" w:color="auto"/>
                    <w:right w:val="none" w:sz="0" w:space="0" w:color="auto"/>
                  </w:divBdr>
                </w:div>
                <w:div w:id="1723749543">
                  <w:marLeft w:val="640"/>
                  <w:marRight w:val="0"/>
                  <w:marTop w:val="0"/>
                  <w:marBottom w:val="0"/>
                  <w:divBdr>
                    <w:top w:val="none" w:sz="0" w:space="0" w:color="auto"/>
                    <w:left w:val="none" w:sz="0" w:space="0" w:color="auto"/>
                    <w:bottom w:val="none" w:sz="0" w:space="0" w:color="auto"/>
                    <w:right w:val="none" w:sz="0" w:space="0" w:color="auto"/>
                  </w:divBdr>
                </w:div>
                <w:div w:id="1081416980">
                  <w:marLeft w:val="640"/>
                  <w:marRight w:val="0"/>
                  <w:marTop w:val="0"/>
                  <w:marBottom w:val="0"/>
                  <w:divBdr>
                    <w:top w:val="none" w:sz="0" w:space="0" w:color="auto"/>
                    <w:left w:val="none" w:sz="0" w:space="0" w:color="auto"/>
                    <w:bottom w:val="none" w:sz="0" w:space="0" w:color="auto"/>
                    <w:right w:val="none" w:sz="0" w:space="0" w:color="auto"/>
                  </w:divBdr>
                </w:div>
                <w:div w:id="140781286">
                  <w:marLeft w:val="640"/>
                  <w:marRight w:val="0"/>
                  <w:marTop w:val="0"/>
                  <w:marBottom w:val="0"/>
                  <w:divBdr>
                    <w:top w:val="none" w:sz="0" w:space="0" w:color="auto"/>
                    <w:left w:val="none" w:sz="0" w:space="0" w:color="auto"/>
                    <w:bottom w:val="none" w:sz="0" w:space="0" w:color="auto"/>
                    <w:right w:val="none" w:sz="0" w:space="0" w:color="auto"/>
                  </w:divBdr>
                </w:div>
                <w:div w:id="488442970">
                  <w:marLeft w:val="640"/>
                  <w:marRight w:val="0"/>
                  <w:marTop w:val="0"/>
                  <w:marBottom w:val="0"/>
                  <w:divBdr>
                    <w:top w:val="none" w:sz="0" w:space="0" w:color="auto"/>
                    <w:left w:val="none" w:sz="0" w:space="0" w:color="auto"/>
                    <w:bottom w:val="none" w:sz="0" w:space="0" w:color="auto"/>
                    <w:right w:val="none" w:sz="0" w:space="0" w:color="auto"/>
                  </w:divBdr>
                </w:div>
                <w:div w:id="6754448">
                  <w:marLeft w:val="640"/>
                  <w:marRight w:val="0"/>
                  <w:marTop w:val="0"/>
                  <w:marBottom w:val="0"/>
                  <w:divBdr>
                    <w:top w:val="none" w:sz="0" w:space="0" w:color="auto"/>
                    <w:left w:val="none" w:sz="0" w:space="0" w:color="auto"/>
                    <w:bottom w:val="none" w:sz="0" w:space="0" w:color="auto"/>
                    <w:right w:val="none" w:sz="0" w:space="0" w:color="auto"/>
                  </w:divBdr>
                </w:div>
                <w:div w:id="1526555393">
                  <w:marLeft w:val="640"/>
                  <w:marRight w:val="0"/>
                  <w:marTop w:val="0"/>
                  <w:marBottom w:val="0"/>
                  <w:divBdr>
                    <w:top w:val="none" w:sz="0" w:space="0" w:color="auto"/>
                    <w:left w:val="none" w:sz="0" w:space="0" w:color="auto"/>
                    <w:bottom w:val="none" w:sz="0" w:space="0" w:color="auto"/>
                    <w:right w:val="none" w:sz="0" w:space="0" w:color="auto"/>
                  </w:divBdr>
                </w:div>
              </w:divsChild>
            </w:div>
            <w:div w:id="1376392583">
              <w:marLeft w:val="0"/>
              <w:marRight w:val="0"/>
              <w:marTop w:val="0"/>
              <w:marBottom w:val="0"/>
              <w:divBdr>
                <w:top w:val="none" w:sz="0" w:space="0" w:color="auto"/>
                <w:left w:val="none" w:sz="0" w:space="0" w:color="auto"/>
                <w:bottom w:val="none" w:sz="0" w:space="0" w:color="auto"/>
                <w:right w:val="none" w:sz="0" w:space="0" w:color="auto"/>
              </w:divBdr>
              <w:divsChild>
                <w:div w:id="1670325074">
                  <w:marLeft w:val="640"/>
                  <w:marRight w:val="0"/>
                  <w:marTop w:val="0"/>
                  <w:marBottom w:val="0"/>
                  <w:divBdr>
                    <w:top w:val="none" w:sz="0" w:space="0" w:color="auto"/>
                    <w:left w:val="none" w:sz="0" w:space="0" w:color="auto"/>
                    <w:bottom w:val="none" w:sz="0" w:space="0" w:color="auto"/>
                    <w:right w:val="none" w:sz="0" w:space="0" w:color="auto"/>
                  </w:divBdr>
                </w:div>
                <w:div w:id="974531416">
                  <w:marLeft w:val="640"/>
                  <w:marRight w:val="0"/>
                  <w:marTop w:val="0"/>
                  <w:marBottom w:val="0"/>
                  <w:divBdr>
                    <w:top w:val="none" w:sz="0" w:space="0" w:color="auto"/>
                    <w:left w:val="none" w:sz="0" w:space="0" w:color="auto"/>
                    <w:bottom w:val="none" w:sz="0" w:space="0" w:color="auto"/>
                    <w:right w:val="none" w:sz="0" w:space="0" w:color="auto"/>
                  </w:divBdr>
                </w:div>
                <w:div w:id="1205828645">
                  <w:marLeft w:val="640"/>
                  <w:marRight w:val="0"/>
                  <w:marTop w:val="0"/>
                  <w:marBottom w:val="0"/>
                  <w:divBdr>
                    <w:top w:val="none" w:sz="0" w:space="0" w:color="auto"/>
                    <w:left w:val="none" w:sz="0" w:space="0" w:color="auto"/>
                    <w:bottom w:val="none" w:sz="0" w:space="0" w:color="auto"/>
                    <w:right w:val="none" w:sz="0" w:space="0" w:color="auto"/>
                  </w:divBdr>
                </w:div>
                <w:div w:id="232664810">
                  <w:marLeft w:val="640"/>
                  <w:marRight w:val="0"/>
                  <w:marTop w:val="0"/>
                  <w:marBottom w:val="0"/>
                  <w:divBdr>
                    <w:top w:val="none" w:sz="0" w:space="0" w:color="auto"/>
                    <w:left w:val="none" w:sz="0" w:space="0" w:color="auto"/>
                    <w:bottom w:val="none" w:sz="0" w:space="0" w:color="auto"/>
                    <w:right w:val="none" w:sz="0" w:space="0" w:color="auto"/>
                  </w:divBdr>
                </w:div>
                <w:div w:id="2001619031">
                  <w:marLeft w:val="640"/>
                  <w:marRight w:val="0"/>
                  <w:marTop w:val="0"/>
                  <w:marBottom w:val="0"/>
                  <w:divBdr>
                    <w:top w:val="none" w:sz="0" w:space="0" w:color="auto"/>
                    <w:left w:val="none" w:sz="0" w:space="0" w:color="auto"/>
                    <w:bottom w:val="none" w:sz="0" w:space="0" w:color="auto"/>
                    <w:right w:val="none" w:sz="0" w:space="0" w:color="auto"/>
                  </w:divBdr>
                </w:div>
                <w:div w:id="656030341">
                  <w:marLeft w:val="640"/>
                  <w:marRight w:val="0"/>
                  <w:marTop w:val="0"/>
                  <w:marBottom w:val="0"/>
                  <w:divBdr>
                    <w:top w:val="none" w:sz="0" w:space="0" w:color="auto"/>
                    <w:left w:val="none" w:sz="0" w:space="0" w:color="auto"/>
                    <w:bottom w:val="none" w:sz="0" w:space="0" w:color="auto"/>
                    <w:right w:val="none" w:sz="0" w:space="0" w:color="auto"/>
                  </w:divBdr>
                </w:div>
                <w:div w:id="133105784">
                  <w:marLeft w:val="640"/>
                  <w:marRight w:val="0"/>
                  <w:marTop w:val="0"/>
                  <w:marBottom w:val="0"/>
                  <w:divBdr>
                    <w:top w:val="none" w:sz="0" w:space="0" w:color="auto"/>
                    <w:left w:val="none" w:sz="0" w:space="0" w:color="auto"/>
                    <w:bottom w:val="none" w:sz="0" w:space="0" w:color="auto"/>
                    <w:right w:val="none" w:sz="0" w:space="0" w:color="auto"/>
                  </w:divBdr>
                </w:div>
                <w:div w:id="406193295">
                  <w:marLeft w:val="640"/>
                  <w:marRight w:val="0"/>
                  <w:marTop w:val="0"/>
                  <w:marBottom w:val="0"/>
                  <w:divBdr>
                    <w:top w:val="none" w:sz="0" w:space="0" w:color="auto"/>
                    <w:left w:val="none" w:sz="0" w:space="0" w:color="auto"/>
                    <w:bottom w:val="none" w:sz="0" w:space="0" w:color="auto"/>
                    <w:right w:val="none" w:sz="0" w:space="0" w:color="auto"/>
                  </w:divBdr>
                </w:div>
                <w:div w:id="251814303">
                  <w:marLeft w:val="640"/>
                  <w:marRight w:val="0"/>
                  <w:marTop w:val="0"/>
                  <w:marBottom w:val="0"/>
                  <w:divBdr>
                    <w:top w:val="none" w:sz="0" w:space="0" w:color="auto"/>
                    <w:left w:val="none" w:sz="0" w:space="0" w:color="auto"/>
                    <w:bottom w:val="none" w:sz="0" w:space="0" w:color="auto"/>
                    <w:right w:val="none" w:sz="0" w:space="0" w:color="auto"/>
                  </w:divBdr>
                </w:div>
                <w:div w:id="697198700">
                  <w:marLeft w:val="640"/>
                  <w:marRight w:val="0"/>
                  <w:marTop w:val="0"/>
                  <w:marBottom w:val="0"/>
                  <w:divBdr>
                    <w:top w:val="none" w:sz="0" w:space="0" w:color="auto"/>
                    <w:left w:val="none" w:sz="0" w:space="0" w:color="auto"/>
                    <w:bottom w:val="none" w:sz="0" w:space="0" w:color="auto"/>
                    <w:right w:val="none" w:sz="0" w:space="0" w:color="auto"/>
                  </w:divBdr>
                </w:div>
                <w:div w:id="251090428">
                  <w:marLeft w:val="640"/>
                  <w:marRight w:val="0"/>
                  <w:marTop w:val="0"/>
                  <w:marBottom w:val="0"/>
                  <w:divBdr>
                    <w:top w:val="none" w:sz="0" w:space="0" w:color="auto"/>
                    <w:left w:val="none" w:sz="0" w:space="0" w:color="auto"/>
                    <w:bottom w:val="none" w:sz="0" w:space="0" w:color="auto"/>
                    <w:right w:val="none" w:sz="0" w:space="0" w:color="auto"/>
                  </w:divBdr>
                </w:div>
                <w:div w:id="1188064362">
                  <w:marLeft w:val="640"/>
                  <w:marRight w:val="0"/>
                  <w:marTop w:val="0"/>
                  <w:marBottom w:val="0"/>
                  <w:divBdr>
                    <w:top w:val="none" w:sz="0" w:space="0" w:color="auto"/>
                    <w:left w:val="none" w:sz="0" w:space="0" w:color="auto"/>
                    <w:bottom w:val="none" w:sz="0" w:space="0" w:color="auto"/>
                    <w:right w:val="none" w:sz="0" w:space="0" w:color="auto"/>
                  </w:divBdr>
                </w:div>
                <w:div w:id="1610892367">
                  <w:marLeft w:val="640"/>
                  <w:marRight w:val="0"/>
                  <w:marTop w:val="0"/>
                  <w:marBottom w:val="0"/>
                  <w:divBdr>
                    <w:top w:val="none" w:sz="0" w:space="0" w:color="auto"/>
                    <w:left w:val="none" w:sz="0" w:space="0" w:color="auto"/>
                    <w:bottom w:val="none" w:sz="0" w:space="0" w:color="auto"/>
                    <w:right w:val="none" w:sz="0" w:space="0" w:color="auto"/>
                  </w:divBdr>
                </w:div>
                <w:div w:id="1209564906">
                  <w:marLeft w:val="640"/>
                  <w:marRight w:val="0"/>
                  <w:marTop w:val="0"/>
                  <w:marBottom w:val="0"/>
                  <w:divBdr>
                    <w:top w:val="none" w:sz="0" w:space="0" w:color="auto"/>
                    <w:left w:val="none" w:sz="0" w:space="0" w:color="auto"/>
                    <w:bottom w:val="none" w:sz="0" w:space="0" w:color="auto"/>
                    <w:right w:val="none" w:sz="0" w:space="0" w:color="auto"/>
                  </w:divBdr>
                </w:div>
                <w:div w:id="2122605533">
                  <w:marLeft w:val="640"/>
                  <w:marRight w:val="0"/>
                  <w:marTop w:val="0"/>
                  <w:marBottom w:val="0"/>
                  <w:divBdr>
                    <w:top w:val="none" w:sz="0" w:space="0" w:color="auto"/>
                    <w:left w:val="none" w:sz="0" w:space="0" w:color="auto"/>
                    <w:bottom w:val="none" w:sz="0" w:space="0" w:color="auto"/>
                    <w:right w:val="none" w:sz="0" w:space="0" w:color="auto"/>
                  </w:divBdr>
                </w:div>
                <w:div w:id="825364409">
                  <w:marLeft w:val="640"/>
                  <w:marRight w:val="0"/>
                  <w:marTop w:val="0"/>
                  <w:marBottom w:val="0"/>
                  <w:divBdr>
                    <w:top w:val="none" w:sz="0" w:space="0" w:color="auto"/>
                    <w:left w:val="none" w:sz="0" w:space="0" w:color="auto"/>
                    <w:bottom w:val="none" w:sz="0" w:space="0" w:color="auto"/>
                    <w:right w:val="none" w:sz="0" w:space="0" w:color="auto"/>
                  </w:divBdr>
                </w:div>
                <w:div w:id="1407073327">
                  <w:marLeft w:val="640"/>
                  <w:marRight w:val="0"/>
                  <w:marTop w:val="0"/>
                  <w:marBottom w:val="0"/>
                  <w:divBdr>
                    <w:top w:val="none" w:sz="0" w:space="0" w:color="auto"/>
                    <w:left w:val="none" w:sz="0" w:space="0" w:color="auto"/>
                    <w:bottom w:val="none" w:sz="0" w:space="0" w:color="auto"/>
                    <w:right w:val="none" w:sz="0" w:space="0" w:color="auto"/>
                  </w:divBdr>
                </w:div>
                <w:div w:id="1269318533">
                  <w:marLeft w:val="640"/>
                  <w:marRight w:val="0"/>
                  <w:marTop w:val="0"/>
                  <w:marBottom w:val="0"/>
                  <w:divBdr>
                    <w:top w:val="none" w:sz="0" w:space="0" w:color="auto"/>
                    <w:left w:val="none" w:sz="0" w:space="0" w:color="auto"/>
                    <w:bottom w:val="none" w:sz="0" w:space="0" w:color="auto"/>
                    <w:right w:val="none" w:sz="0" w:space="0" w:color="auto"/>
                  </w:divBdr>
                </w:div>
                <w:div w:id="259991537">
                  <w:marLeft w:val="640"/>
                  <w:marRight w:val="0"/>
                  <w:marTop w:val="0"/>
                  <w:marBottom w:val="0"/>
                  <w:divBdr>
                    <w:top w:val="none" w:sz="0" w:space="0" w:color="auto"/>
                    <w:left w:val="none" w:sz="0" w:space="0" w:color="auto"/>
                    <w:bottom w:val="none" w:sz="0" w:space="0" w:color="auto"/>
                    <w:right w:val="none" w:sz="0" w:space="0" w:color="auto"/>
                  </w:divBdr>
                </w:div>
                <w:div w:id="946814193">
                  <w:marLeft w:val="640"/>
                  <w:marRight w:val="0"/>
                  <w:marTop w:val="0"/>
                  <w:marBottom w:val="0"/>
                  <w:divBdr>
                    <w:top w:val="none" w:sz="0" w:space="0" w:color="auto"/>
                    <w:left w:val="none" w:sz="0" w:space="0" w:color="auto"/>
                    <w:bottom w:val="none" w:sz="0" w:space="0" w:color="auto"/>
                    <w:right w:val="none" w:sz="0" w:space="0" w:color="auto"/>
                  </w:divBdr>
                </w:div>
                <w:div w:id="182014184">
                  <w:marLeft w:val="640"/>
                  <w:marRight w:val="0"/>
                  <w:marTop w:val="0"/>
                  <w:marBottom w:val="0"/>
                  <w:divBdr>
                    <w:top w:val="none" w:sz="0" w:space="0" w:color="auto"/>
                    <w:left w:val="none" w:sz="0" w:space="0" w:color="auto"/>
                    <w:bottom w:val="none" w:sz="0" w:space="0" w:color="auto"/>
                    <w:right w:val="none" w:sz="0" w:space="0" w:color="auto"/>
                  </w:divBdr>
                </w:div>
                <w:div w:id="1550147902">
                  <w:marLeft w:val="640"/>
                  <w:marRight w:val="0"/>
                  <w:marTop w:val="0"/>
                  <w:marBottom w:val="0"/>
                  <w:divBdr>
                    <w:top w:val="none" w:sz="0" w:space="0" w:color="auto"/>
                    <w:left w:val="none" w:sz="0" w:space="0" w:color="auto"/>
                    <w:bottom w:val="none" w:sz="0" w:space="0" w:color="auto"/>
                    <w:right w:val="none" w:sz="0" w:space="0" w:color="auto"/>
                  </w:divBdr>
                </w:div>
                <w:div w:id="473332227">
                  <w:marLeft w:val="640"/>
                  <w:marRight w:val="0"/>
                  <w:marTop w:val="0"/>
                  <w:marBottom w:val="0"/>
                  <w:divBdr>
                    <w:top w:val="none" w:sz="0" w:space="0" w:color="auto"/>
                    <w:left w:val="none" w:sz="0" w:space="0" w:color="auto"/>
                    <w:bottom w:val="none" w:sz="0" w:space="0" w:color="auto"/>
                    <w:right w:val="none" w:sz="0" w:space="0" w:color="auto"/>
                  </w:divBdr>
                </w:div>
                <w:div w:id="1092895123">
                  <w:marLeft w:val="640"/>
                  <w:marRight w:val="0"/>
                  <w:marTop w:val="0"/>
                  <w:marBottom w:val="0"/>
                  <w:divBdr>
                    <w:top w:val="none" w:sz="0" w:space="0" w:color="auto"/>
                    <w:left w:val="none" w:sz="0" w:space="0" w:color="auto"/>
                    <w:bottom w:val="none" w:sz="0" w:space="0" w:color="auto"/>
                    <w:right w:val="none" w:sz="0" w:space="0" w:color="auto"/>
                  </w:divBdr>
                </w:div>
                <w:div w:id="208154599">
                  <w:marLeft w:val="640"/>
                  <w:marRight w:val="0"/>
                  <w:marTop w:val="0"/>
                  <w:marBottom w:val="0"/>
                  <w:divBdr>
                    <w:top w:val="none" w:sz="0" w:space="0" w:color="auto"/>
                    <w:left w:val="none" w:sz="0" w:space="0" w:color="auto"/>
                    <w:bottom w:val="none" w:sz="0" w:space="0" w:color="auto"/>
                    <w:right w:val="none" w:sz="0" w:space="0" w:color="auto"/>
                  </w:divBdr>
                </w:div>
                <w:div w:id="1989631329">
                  <w:marLeft w:val="640"/>
                  <w:marRight w:val="0"/>
                  <w:marTop w:val="0"/>
                  <w:marBottom w:val="0"/>
                  <w:divBdr>
                    <w:top w:val="none" w:sz="0" w:space="0" w:color="auto"/>
                    <w:left w:val="none" w:sz="0" w:space="0" w:color="auto"/>
                    <w:bottom w:val="none" w:sz="0" w:space="0" w:color="auto"/>
                    <w:right w:val="none" w:sz="0" w:space="0" w:color="auto"/>
                  </w:divBdr>
                </w:div>
                <w:div w:id="990672641">
                  <w:marLeft w:val="640"/>
                  <w:marRight w:val="0"/>
                  <w:marTop w:val="0"/>
                  <w:marBottom w:val="0"/>
                  <w:divBdr>
                    <w:top w:val="none" w:sz="0" w:space="0" w:color="auto"/>
                    <w:left w:val="none" w:sz="0" w:space="0" w:color="auto"/>
                    <w:bottom w:val="none" w:sz="0" w:space="0" w:color="auto"/>
                    <w:right w:val="none" w:sz="0" w:space="0" w:color="auto"/>
                  </w:divBdr>
                </w:div>
                <w:div w:id="2093119627">
                  <w:marLeft w:val="640"/>
                  <w:marRight w:val="0"/>
                  <w:marTop w:val="0"/>
                  <w:marBottom w:val="0"/>
                  <w:divBdr>
                    <w:top w:val="none" w:sz="0" w:space="0" w:color="auto"/>
                    <w:left w:val="none" w:sz="0" w:space="0" w:color="auto"/>
                    <w:bottom w:val="none" w:sz="0" w:space="0" w:color="auto"/>
                    <w:right w:val="none" w:sz="0" w:space="0" w:color="auto"/>
                  </w:divBdr>
                </w:div>
                <w:div w:id="1824200353">
                  <w:marLeft w:val="640"/>
                  <w:marRight w:val="0"/>
                  <w:marTop w:val="0"/>
                  <w:marBottom w:val="0"/>
                  <w:divBdr>
                    <w:top w:val="none" w:sz="0" w:space="0" w:color="auto"/>
                    <w:left w:val="none" w:sz="0" w:space="0" w:color="auto"/>
                    <w:bottom w:val="none" w:sz="0" w:space="0" w:color="auto"/>
                    <w:right w:val="none" w:sz="0" w:space="0" w:color="auto"/>
                  </w:divBdr>
                </w:div>
                <w:div w:id="1438940640">
                  <w:marLeft w:val="640"/>
                  <w:marRight w:val="0"/>
                  <w:marTop w:val="0"/>
                  <w:marBottom w:val="0"/>
                  <w:divBdr>
                    <w:top w:val="none" w:sz="0" w:space="0" w:color="auto"/>
                    <w:left w:val="none" w:sz="0" w:space="0" w:color="auto"/>
                    <w:bottom w:val="none" w:sz="0" w:space="0" w:color="auto"/>
                    <w:right w:val="none" w:sz="0" w:space="0" w:color="auto"/>
                  </w:divBdr>
                </w:div>
                <w:div w:id="620845663">
                  <w:marLeft w:val="640"/>
                  <w:marRight w:val="0"/>
                  <w:marTop w:val="0"/>
                  <w:marBottom w:val="0"/>
                  <w:divBdr>
                    <w:top w:val="none" w:sz="0" w:space="0" w:color="auto"/>
                    <w:left w:val="none" w:sz="0" w:space="0" w:color="auto"/>
                    <w:bottom w:val="none" w:sz="0" w:space="0" w:color="auto"/>
                    <w:right w:val="none" w:sz="0" w:space="0" w:color="auto"/>
                  </w:divBdr>
                </w:div>
                <w:div w:id="983312048">
                  <w:marLeft w:val="640"/>
                  <w:marRight w:val="0"/>
                  <w:marTop w:val="0"/>
                  <w:marBottom w:val="0"/>
                  <w:divBdr>
                    <w:top w:val="none" w:sz="0" w:space="0" w:color="auto"/>
                    <w:left w:val="none" w:sz="0" w:space="0" w:color="auto"/>
                    <w:bottom w:val="none" w:sz="0" w:space="0" w:color="auto"/>
                    <w:right w:val="none" w:sz="0" w:space="0" w:color="auto"/>
                  </w:divBdr>
                </w:div>
                <w:div w:id="1855606355">
                  <w:marLeft w:val="640"/>
                  <w:marRight w:val="0"/>
                  <w:marTop w:val="0"/>
                  <w:marBottom w:val="0"/>
                  <w:divBdr>
                    <w:top w:val="none" w:sz="0" w:space="0" w:color="auto"/>
                    <w:left w:val="none" w:sz="0" w:space="0" w:color="auto"/>
                    <w:bottom w:val="none" w:sz="0" w:space="0" w:color="auto"/>
                    <w:right w:val="none" w:sz="0" w:space="0" w:color="auto"/>
                  </w:divBdr>
                </w:div>
                <w:div w:id="2009557475">
                  <w:marLeft w:val="640"/>
                  <w:marRight w:val="0"/>
                  <w:marTop w:val="0"/>
                  <w:marBottom w:val="0"/>
                  <w:divBdr>
                    <w:top w:val="none" w:sz="0" w:space="0" w:color="auto"/>
                    <w:left w:val="none" w:sz="0" w:space="0" w:color="auto"/>
                    <w:bottom w:val="none" w:sz="0" w:space="0" w:color="auto"/>
                    <w:right w:val="none" w:sz="0" w:space="0" w:color="auto"/>
                  </w:divBdr>
                </w:div>
                <w:div w:id="565457395">
                  <w:marLeft w:val="640"/>
                  <w:marRight w:val="0"/>
                  <w:marTop w:val="0"/>
                  <w:marBottom w:val="0"/>
                  <w:divBdr>
                    <w:top w:val="none" w:sz="0" w:space="0" w:color="auto"/>
                    <w:left w:val="none" w:sz="0" w:space="0" w:color="auto"/>
                    <w:bottom w:val="none" w:sz="0" w:space="0" w:color="auto"/>
                    <w:right w:val="none" w:sz="0" w:space="0" w:color="auto"/>
                  </w:divBdr>
                </w:div>
                <w:div w:id="1628006263">
                  <w:marLeft w:val="640"/>
                  <w:marRight w:val="0"/>
                  <w:marTop w:val="0"/>
                  <w:marBottom w:val="0"/>
                  <w:divBdr>
                    <w:top w:val="none" w:sz="0" w:space="0" w:color="auto"/>
                    <w:left w:val="none" w:sz="0" w:space="0" w:color="auto"/>
                    <w:bottom w:val="none" w:sz="0" w:space="0" w:color="auto"/>
                    <w:right w:val="none" w:sz="0" w:space="0" w:color="auto"/>
                  </w:divBdr>
                </w:div>
                <w:div w:id="1756592779">
                  <w:marLeft w:val="640"/>
                  <w:marRight w:val="0"/>
                  <w:marTop w:val="0"/>
                  <w:marBottom w:val="0"/>
                  <w:divBdr>
                    <w:top w:val="none" w:sz="0" w:space="0" w:color="auto"/>
                    <w:left w:val="none" w:sz="0" w:space="0" w:color="auto"/>
                    <w:bottom w:val="none" w:sz="0" w:space="0" w:color="auto"/>
                    <w:right w:val="none" w:sz="0" w:space="0" w:color="auto"/>
                  </w:divBdr>
                </w:div>
                <w:div w:id="575240661">
                  <w:marLeft w:val="640"/>
                  <w:marRight w:val="0"/>
                  <w:marTop w:val="0"/>
                  <w:marBottom w:val="0"/>
                  <w:divBdr>
                    <w:top w:val="none" w:sz="0" w:space="0" w:color="auto"/>
                    <w:left w:val="none" w:sz="0" w:space="0" w:color="auto"/>
                    <w:bottom w:val="none" w:sz="0" w:space="0" w:color="auto"/>
                    <w:right w:val="none" w:sz="0" w:space="0" w:color="auto"/>
                  </w:divBdr>
                </w:div>
                <w:div w:id="1602762209">
                  <w:marLeft w:val="640"/>
                  <w:marRight w:val="0"/>
                  <w:marTop w:val="0"/>
                  <w:marBottom w:val="0"/>
                  <w:divBdr>
                    <w:top w:val="none" w:sz="0" w:space="0" w:color="auto"/>
                    <w:left w:val="none" w:sz="0" w:space="0" w:color="auto"/>
                    <w:bottom w:val="none" w:sz="0" w:space="0" w:color="auto"/>
                    <w:right w:val="none" w:sz="0" w:space="0" w:color="auto"/>
                  </w:divBdr>
                </w:div>
                <w:div w:id="1309751980">
                  <w:marLeft w:val="640"/>
                  <w:marRight w:val="0"/>
                  <w:marTop w:val="0"/>
                  <w:marBottom w:val="0"/>
                  <w:divBdr>
                    <w:top w:val="none" w:sz="0" w:space="0" w:color="auto"/>
                    <w:left w:val="none" w:sz="0" w:space="0" w:color="auto"/>
                    <w:bottom w:val="none" w:sz="0" w:space="0" w:color="auto"/>
                    <w:right w:val="none" w:sz="0" w:space="0" w:color="auto"/>
                  </w:divBdr>
                </w:div>
                <w:div w:id="278803636">
                  <w:marLeft w:val="640"/>
                  <w:marRight w:val="0"/>
                  <w:marTop w:val="0"/>
                  <w:marBottom w:val="0"/>
                  <w:divBdr>
                    <w:top w:val="none" w:sz="0" w:space="0" w:color="auto"/>
                    <w:left w:val="none" w:sz="0" w:space="0" w:color="auto"/>
                    <w:bottom w:val="none" w:sz="0" w:space="0" w:color="auto"/>
                    <w:right w:val="none" w:sz="0" w:space="0" w:color="auto"/>
                  </w:divBdr>
                </w:div>
                <w:div w:id="239288530">
                  <w:marLeft w:val="640"/>
                  <w:marRight w:val="0"/>
                  <w:marTop w:val="0"/>
                  <w:marBottom w:val="0"/>
                  <w:divBdr>
                    <w:top w:val="none" w:sz="0" w:space="0" w:color="auto"/>
                    <w:left w:val="none" w:sz="0" w:space="0" w:color="auto"/>
                    <w:bottom w:val="none" w:sz="0" w:space="0" w:color="auto"/>
                    <w:right w:val="none" w:sz="0" w:space="0" w:color="auto"/>
                  </w:divBdr>
                </w:div>
                <w:div w:id="784925906">
                  <w:marLeft w:val="640"/>
                  <w:marRight w:val="0"/>
                  <w:marTop w:val="0"/>
                  <w:marBottom w:val="0"/>
                  <w:divBdr>
                    <w:top w:val="none" w:sz="0" w:space="0" w:color="auto"/>
                    <w:left w:val="none" w:sz="0" w:space="0" w:color="auto"/>
                    <w:bottom w:val="none" w:sz="0" w:space="0" w:color="auto"/>
                    <w:right w:val="none" w:sz="0" w:space="0" w:color="auto"/>
                  </w:divBdr>
                </w:div>
                <w:div w:id="907111564">
                  <w:marLeft w:val="640"/>
                  <w:marRight w:val="0"/>
                  <w:marTop w:val="0"/>
                  <w:marBottom w:val="0"/>
                  <w:divBdr>
                    <w:top w:val="none" w:sz="0" w:space="0" w:color="auto"/>
                    <w:left w:val="none" w:sz="0" w:space="0" w:color="auto"/>
                    <w:bottom w:val="none" w:sz="0" w:space="0" w:color="auto"/>
                    <w:right w:val="none" w:sz="0" w:space="0" w:color="auto"/>
                  </w:divBdr>
                </w:div>
                <w:div w:id="1702171339">
                  <w:marLeft w:val="640"/>
                  <w:marRight w:val="0"/>
                  <w:marTop w:val="0"/>
                  <w:marBottom w:val="0"/>
                  <w:divBdr>
                    <w:top w:val="none" w:sz="0" w:space="0" w:color="auto"/>
                    <w:left w:val="none" w:sz="0" w:space="0" w:color="auto"/>
                    <w:bottom w:val="none" w:sz="0" w:space="0" w:color="auto"/>
                    <w:right w:val="none" w:sz="0" w:space="0" w:color="auto"/>
                  </w:divBdr>
                </w:div>
                <w:div w:id="1070538443">
                  <w:marLeft w:val="640"/>
                  <w:marRight w:val="0"/>
                  <w:marTop w:val="0"/>
                  <w:marBottom w:val="0"/>
                  <w:divBdr>
                    <w:top w:val="none" w:sz="0" w:space="0" w:color="auto"/>
                    <w:left w:val="none" w:sz="0" w:space="0" w:color="auto"/>
                    <w:bottom w:val="none" w:sz="0" w:space="0" w:color="auto"/>
                    <w:right w:val="none" w:sz="0" w:space="0" w:color="auto"/>
                  </w:divBdr>
                </w:div>
                <w:div w:id="138425400">
                  <w:marLeft w:val="640"/>
                  <w:marRight w:val="0"/>
                  <w:marTop w:val="0"/>
                  <w:marBottom w:val="0"/>
                  <w:divBdr>
                    <w:top w:val="none" w:sz="0" w:space="0" w:color="auto"/>
                    <w:left w:val="none" w:sz="0" w:space="0" w:color="auto"/>
                    <w:bottom w:val="none" w:sz="0" w:space="0" w:color="auto"/>
                    <w:right w:val="none" w:sz="0" w:space="0" w:color="auto"/>
                  </w:divBdr>
                </w:div>
                <w:div w:id="1420827781">
                  <w:marLeft w:val="640"/>
                  <w:marRight w:val="0"/>
                  <w:marTop w:val="0"/>
                  <w:marBottom w:val="0"/>
                  <w:divBdr>
                    <w:top w:val="none" w:sz="0" w:space="0" w:color="auto"/>
                    <w:left w:val="none" w:sz="0" w:space="0" w:color="auto"/>
                    <w:bottom w:val="none" w:sz="0" w:space="0" w:color="auto"/>
                    <w:right w:val="none" w:sz="0" w:space="0" w:color="auto"/>
                  </w:divBdr>
                </w:div>
                <w:div w:id="1424649063">
                  <w:marLeft w:val="640"/>
                  <w:marRight w:val="0"/>
                  <w:marTop w:val="0"/>
                  <w:marBottom w:val="0"/>
                  <w:divBdr>
                    <w:top w:val="none" w:sz="0" w:space="0" w:color="auto"/>
                    <w:left w:val="none" w:sz="0" w:space="0" w:color="auto"/>
                    <w:bottom w:val="none" w:sz="0" w:space="0" w:color="auto"/>
                    <w:right w:val="none" w:sz="0" w:space="0" w:color="auto"/>
                  </w:divBdr>
                </w:div>
                <w:div w:id="497043424">
                  <w:marLeft w:val="640"/>
                  <w:marRight w:val="0"/>
                  <w:marTop w:val="0"/>
                  <w:marBottom w:val="0"/>
                  <w:divBdr>
                    <w:top w:val="none" w:sz="0" w:space="0" w:color="auto"/>
                    <w:left w:val="none" w:sz="0" w:space="0" w:color="auto"/>
                    <w:bottom w:val="none" w:sz="0" w:space="0" w:color="auto"/>
                    <w:right w:val="none" w:sz="0" w:space="0" w:color="auto"/>
                  </w:divBdr>
                </w:div>
                <w:div w:id="262763532">
                  <w:marLeft w:val="640"/>
                  <w:marRight w:val="0"/>
                  <w:marTop w:val="0"/>
                  <w:marBottom w:val="0"/>
                  <w:divBdr>
                    <w:top w:val="none" w:sz="0" w:space="0" w:color="auto"/>
                    <w:left w:val="none" w:sz="0" w:space="0" w:color="auto"/>
                    <w:bottom w:val="none" w:sz="0" w:space="0" w:color="auto"/>
                    <w:right w:val="none" w:sz="0" w:space="0" w:color="auto"/>
                  </w:divBdr>
                </w:div>
                <w:div w:id="1705249036">
                  <w:marLeft w:val="640"/>
                  <w:marRight w:val="0"/>
                  <w:marTop w:val="0"/>
                  <w:marBottom w:val="0"/>
                  <w:divBdr>
                    <w:top w:val="none" w:sz="0" w:space="0" w:color="auto"/>
                    <w:left w:val="none" w:sz="0" w:space="0" w:color="auto"/>
                    <w:bottom w:val="none" w:sz="0" w:space="0" w:color="auto"/>
                    <w:right w:val="none" w:sz="0" w:space="0" w:color="auto"/>
                  </w:divBdr>
                </w:div>
                <w:div w:id="1389186891">
                  <w:marLeft w:val="640"/>
                  <w:marRight w:val="0"/>
                  <w:marTop w:val="0"/>
                  <w:marBottom w:val="0"/>
                  <w:divBdr>
                    <w:top w:val="none" w:sz="0" w:space="0" w:color="auto"/>
                    <w:left w:val="none" w:sz="0" w:space="0" w:color="auto"/>
                    <w:bottom w:val="none" w:sz="0" w:space="0" w:color="auto"/>
                    <w:right w:val="none" w:sz="0" w:space="0" w:color="auto"/>
                  </w:divBdr>
                </w:div>
                <w:div w:id="1502115915">
                  <w:marLeft w:val="640"/>
                  <w:marRight w:val="0"/>
                  <w:marTop w:val="0"/>
                  <w:marBottom w:val="0"/>
                  <w:divBdr>
                    <w:top w:val="none" w:sz="0" w:space="0" w:color="auto"/>
                    <w:left w:val="none" w:sz="0" w:space="0" w:color="auto"/>
                    <w:bottom w:val="none" w:sz="0" w:space="0" w:color="auto"/>
                    <w:right w:val="none" w:sz="0" w:space="0" w:color="auto"/>
                  </w:divBdr>
                </w:div>
                <w:div w:id="584800124">
                  <w:marLeft w:val="640"/>
                  <w:marRight w:val="0"/>
                  <w:marTop w:val="0"/>
                  <w:marBottom w:val="0"/>
                  <w:divBdr>
                    <w:top w:val="none" w:sz="0" w:space="0" w:color="auto"/>
                    <w:left w:val="none" w:sz="0" w:space="0" w:color="auto"/>
                    <w:bottom w:val="none" w:sz="0" w:space="0" w:color="auto"/>
                    <w:right w:val="none" w:sz="0" w:space="0" w:color="auto"/>
                  </w:divBdr>
                </w:div>
                <w:div w:id="1607276133">
                  <w:marLeft w:val="640"/>
                  <w:marRight w:val="0"/>
                  <w:marTop w:val="0"/>
                  <w:marBottom w:val="0"/>
                  <w:divBdr>
                    <w:top w:val="none" w:sz="0" w:space="0" w:color="auto"/>
                    <w:left w:val="none" w:sz="0" w:space="0" w:color="auto"/>
                    <w:bottom w:val="none" w:sz="0" w:space="0" w:color="auto"/>
                    <w:right w:val="none" w:sz="0" w:space="0" w:color="auto"/>
                  </w:divBdr>
                </w:div>
                <w:div w:id="971062387">
                  <w:marLeft w:val="640"/>
                  <w:marRight w:val="0"/>
                  <w:marTop w:val="0"/>
                  <w:marBottom w:val="0"/>
                  <w:divBdr>
                    <w:top w:val="none" w:sz="0" w:space="0" w:color="auto"/>
                    <w:left w:val="none" w:sz="0" w:space="0" w:color="auto"/>
                    <w:bottom w:val="none" w:sz="0" w:space="0" w:color="auto"/>
                    <w:right w:val="none" w:sz="0" w:space="0" w:color="auto"/>
                  </w:divBdr>
                </w:div>
                <w:div w:id="2080977266">
                  <w:marLeft w:val="640"/>
                  <w:marRight w:val="0"/>
                  <w:marTop w:val="0"/>
                  <w:marBottom w:val="0"/>
                  <w:divBdr>
                    <w:top w:val="none" w:sz="0" w:space="0" w:color="auto"/>
                    <w:left w:val="none" w:sz="0" w:space="0" w:color="auto"/>
                    <w:bottom w:val="none" w:sz="0" w:space="0" w:color="auto"/>
                    <w:right w:val="none" w:sz="0" w:space="0" w:color="auto"/>
                  </w:divBdr>
                </w:div>
                <w:div w:id="1007320429">
                  <w:marLeft w:val="640"/>
                  <w:marRight w:val="0"/>
                  <w:marTop w:val="0"/>
                  <w:marBottom w:val="0"/>
                  <w:divBdr>
                    <w:top w:val="none" w:sz="0" w:space="0" w:color="auto"/>
                    <w:left w:val="none" w:sz="0" w:space="0" w:color="auto"/>
                    <w:bottom w:val="none" w:sz="0" w:space="0" w:color="auto"/>
                    <w:right w:val="none" w:sz="0" w:space="0" w:color="auto"/>
                  </w:divBdr>
                </w:div>
                <w:div w:id="1702823126">
                  <w:marLeft w:val="640"/>
                  <w:marRight w:val="0"/>
                  <w:marTop w:val="0"/>
                  <w:marBottom w:val="0"/>
                  <w:divBdr>
                    <w:top w:val="none" w:sz="0" w:space="0" w:color="auto"/>
                    <w:left w:val="none" w:sz="0" w:space="0" w:color="auto"/>
                    <w:bottom w:val="none" w:sz="0" w:space="0" w:color="auto"/>
                    <w:right w:val="none" w:sz="0" w:space="0" w:color="auto"/>
                  </w:divBdr>
                </w:div>
                <w:div w:id="37360128">
                  <w:marLeft w:val="640"/>
                  <w:marRight w:val="0"/>
                  <w:marTop w:val="0"/>
                  <w:marBottom w:val="0"/>
                  <w:divBdr>
                    <w:top w:val="none" w:sz="0" w:space="0" w:color="auto"/>
                    <w:left w:val="none" w:sz="0" w:space="0" w:color="auto"/>
                    <w:bottom w:val="none" w:sz="0" w:space="0" w:color="auto"/>
                    <w:right w:val="none" w:sz="0" w:space="0" w:color="auto"/>
                  </w:divBdr>
                </w:div>
                <w:div w:id="1806893136">
                  <w:marLeft w:val="640"/>
                  <w:marRight w:val="0"/>
                  <w:marTop w:val="0"/>
                  <w:marBottom w:val="0"/>
                  <w:divBdr>
                    <w:top w:val="none" w:sz="0" w:space="0" w:color="auto"/>
                    <w:left w:val="none" w:sz="0" w:space="0" w:color="auto"/>
                    <w:bottom w:val="none" w:sz="0" w:space="0" w:color="auto"/>
                    <w:right w:val="none" w:sz="0" w:space="0" w:color="auto"/>
                  </w:divBdr>
                </w:div>
                <w:div w:id="65811814">
                  <w:marLeft w:val="640"/>
                  <w:marRight w:val="0"/>
                  <w:marTop w:val="0"/>
                  <w:marBottom w:val="0"/>
                  <w:divBdr>
                    <w:top w:val="none" w:sz="0" w:space="0" w:color="auto"/>
                    <w:left w:val="none" w:sz="0" w:space="0" w:color="auto"/>
                    <w:bottom w:val="none" w:sz="0" w:space="0" w:color="auto"/>
                    <w:right w:val="none" w:sz="0" w:space="0" w:color="auto"/>
                  </w:divBdr>
                </w:div>
                <w:div w:id="802308899">
                  <w:marLeft w:val="640"/>
                  <w:marRight w:val="0"/>
                  <w:marTop w:val="0"/>
                  <w:marBottom w:val="0"/>
                  <w:divBdr>
                    <w:top w:val="none" w:sz="0" w:space="0" w:color="auto"/>
                    <w:left w:val="none" w:sz="0" w:space="0" w:color="auto"/>
                    <w:bottom w:val="none" w:sz="0" w:space="0" w:color="auto"/>
                    <w:right w:val="none" w:sz="0" w:space="0" w:color="auto"/>
                  </w:divBdr>
                </w:div>
                <w:div w:id="1114400085">
                  <w:marLeft w:val="640"/>
                  <w:marRight w:val="0"/>
                  <w:marTop w:val="0"/>
                  <w:marBottom w:val="0"/>
                  <w:divBdr>
                    <w:top w:val="none" w:sz="0" w:space="0" w:color="auto"/>
                    <w:left w:val="none" w:sz="0" w:space="0" w:color="auto"/>
                    <w:bottom w:val="none" w:sz="0" w:space="0" w:color="auto"/>
                    <w:right w:val="none" w:sz="0" w:space="0" w:color="auto"/>
                  </w:divBdr>
                </w:div>
              </w:divsChild>
            </w:div>
            <w:div w:id="430127444">
              <w:marLeft w:val="0"/>
              <w:marRight w:val="0"/>
              <w:marTop w:val="0"/>
              <w:marBottom w:val="0"/>
              <w:divBdr>
                <w:top w:val="none" w:sz="0" w:space="0" w:color="auto"/>
                <w:left w:val="none" w:sz="0" w:space="0" w:color="auto"/>
                <w:bottom w:val="none" w:sz="0" w:space="0" w:color="auto"/>
                <w:right w:val="none" w:sz="0" w:space="0" w:color="auto"/>
              </w:divBdr>
              <w:divsChild>
                <w:div w:id="1077938459">
                  <w:marLeft w:val="640"/>
                  <w:marRight w:val="0"/>
                  <w:marTop w:val="0"/>
                  <w:marBottom w:val="0"/>
                  <w:divBdr>
                    <w:top w:val="none" w:sz="0" w:space="0" w:color="auto"/>
                    <w:left w:val="none" w:sz="0" w:space="0" w:color="auto"/>
                    <w:bottom w:val="none" w:sz="0" w:space="0" w:color="auto"/>
                    <w:right w:val="none" w:sz="0" w:space="0" w:color="auto"/>
                  </w:divBdr>
                </w:div>
                <w:div w:id="638999176">
                  <w:marLeft w:val="640"/>
                  <w:marRight w:val="0"/>
                  <w:marTop w:val="0"/>
                  <w:marBottom w:val="0"/>
                  <w:divBdr>
                    <w:top w:val="none" w:sz="0" w:space="0" w:color="auto"/>
                    <w:left w:val="none" w:sz="0" w:space="0" w:color="auto"/>
                    <w:bottom w:val="none" w:sz="0" w:space="0" w:color="auto"/>
                    <w:right w:val="none" w:sz="0" w:space="0" w:color="auto"/>
                  </w:divBdr>
                </w:div>
                <w:div w:id="142359898">
                  <w:marLeft w:val="640"/>
                  <w:marRight w:val="0"/>
                  <w:marTop w:val="0"/>
                  <w:marBottom w:val="0"/>
                  <w:divBdr>
                    <w:top w:val="none" w:sz="0" w:space="0" w:color="auto"/>
                    <w:left w:val="none" w:sz="0" w:space="0" w:color="auto"/>
                    <w:bottom w:val="none" w:sz="0" w:space="0" w:color="auto"/>
                    <w:right w:val="none" w:sz="0" w:space="0" w:color="auto"/>
                  </w:divBdr>
                </w:div>
                <w:div w:id="792403480">
                  <w:marLeft w:val="640"/>
                  <w:marRight w:val="0"/>
                  <w:marTop w:val="0"/>
                  <w:marBottom w:val="0"/>
                  <w:divBdr>
                    <w:top w:val="none" w:sz="0" w:space="0" w:color="auto"/>
                    <w:left w:val="none" w:sz="0" w:space="0" w:color="auto"/>
                    <w:bottom w:val="none" w:sz="0" w:space="0" w:color="auto"/>
                    <w:right w:val="none" w:sz="0" w:space="0" w:color="auto"/>
                  </w:divBdr>
                </w:div>
                <w:div w:id="1753893818">
                  <w:marLeft w:val="640"/>
                  <w:marRight w:val="0"/>
                  <w:marTop w:val="0"/>
                  <w:marBottom w:val="0"/>
                  <w:divBdr>
                    <w:top w:val="none" w:sz="0" w:space="0" w:color="auto"/>
                    <w:left w:val="none" w:sz="0" w:space="0" w:color="auto"/>
                    <w:bottom w:val="none" w:sz="0" w:space="0" w:color="auto"/>
                    <w:right w:val="none" w:sz="0" w:space="0" w:color="auto"/>
                  </w:divBdr>
                </w:div>
                <w:div w:id="773329784">
                  <w:marLeft w:val="640"/>
                  <w:marRight w:val="0"/>
                  <w:marTop w:val="0"/>
                  <w:marBottom w:val="0"/>
                  <w:divBdr>
                    <w:top w:val="none" w:sz="0" w:space="0" w:color="auto"/>
                    <w:left w:val="none" w:sz="0" w:space="0" w:color="auto"/>
                    <w:bottom w:val="none" w:sz="0" w:space="0" w:color="auto"/>
                    <w:right w:val="none" w:sz="0" w:space="0" w:color="auto"/>
                  </w:divBdr>
                </w:div>
                <w:div w:id="1943687718">
                  <w:marLeft w:val="640"/>
                  <w:marRight w:val="0"/>
                  <w:marTop w:val="0"/>
                  <w:marBottom w:val="0"/>
                  <w:divBdr>
                    <w:top w:val="none" w:sz="0" w:space="0" w:color="auto"/>
                    <w:left w:val="none" w:sz="0" w:space="0" w:color="auto"/>
                    <w:bottom w:val="none" w:sz="0" w:space="0" w:color="auto"/>
                    <w:right w:val="none" w:sz="0" w:space="0" w:color="auto"/>
                  </w:divBdr>
                </w:div>
                <w:div w:id="1300571923">
                  <w:marLeft w:val="640"/>
                  <w:marRight w:val="0"/>
                  <w:marTop w:val="0"/>
                  <w:marBottom w:val="0"/>
                  <w:divBdr>
                    <w:top w:val="none" w:sz="0" w:space="0" w:color="auto"/>
                    <w:left w:val="none" w:sz="0" w:space="0" w:color="auto"/>
                    <w:bottom w:val="none" w:sz="0" w:space="0" w:color="auto"/>
                    <w:right w:val="none" w:sz="0" w:space="0" w:color="auto"/>
                  </w:divBdr>
                </w:div>
                <w:div w:id="813718432">
                  <w:marLeft w:val="640"/>
                  <w:marRight w:val="0"/>
                  <w:marTop w:val="0"/>
                  <w:marBottom w:val="0"/>
                  <w:divBdr>
                    <w:top w:val="none" w:sz="0" w:space="0" w:color="auto"/>
                    <w:left w:val="none" w:sz="0" w:space="0" w:color="auto"/>
                    <w:bottom w:val="none" w:sz="0" w:space="0" w:color="auto"/>
                    <w:right w:val="none" w:sz="0" w:space="0" w:color="auto"/>
                  </w:divBdr>
                </w:div>
                <w:div w:id="1666468674">
                  <w:marLeft w:val="640"/>
                  <w:marRight w:val="0"/>
                  <w:marTop w:val="0"/>
                  <w:marBottom w:val="0"/>
                  <w:divBdr>
                    <w:top w:val="none" w:sz="0" w:space="0" w:color="auto"/>
                    <w:left w:val="none" w:sz="0" w:space="0" w:color="auto"/>
                    <w:bottom w:val="none" w:sz="0" w:space="0" w:color="auto"/>
                    <w:right w:val="none" w:sz="0" w:space="0" w:color="auto"/>
                  </w:divBdr>
                </w:div>
                <w:div w:id="194586284">
                  <w:marLeft w:val="640"/>
                  <w:marRight w:val="0"/>
                  <w:marTop w:val="0"/>
                  <w:marBottom w:val="0"/>
                  <w:divBdr>
                    <w:top w:val="none" w:sz="0" w:space="0" w:color="auto"/>
                    <w:left w:val="none" w:sz="0" w:space="0" w:color="auto"/>
                    <w:bottom w:val="none" w:sz="0" w:space="0" w:color="auto"/>
                    <w:right w:val="none" w:sz="0" w:space="0" w:color="auto"/>
                  </w:divBdr>
                </w:div>
                <w:div w:id="1613511007">
                  <w:marLeft w:val="640"/>
                  <w:marRight w:val="0"/>
                  <w:marTop w:val="0"/>
                  <w:marBottom w:val="0"/>
                  <w:divBdr>
                    <w:top w:val="none" w:sz="0" w:space="0" w:color="auto"/>
                    <w:left w:val="none" w:sz="0" w:space="0" w:color="auto"/>
                    <w:bottom w:val="none" w:sz="0" w:space="0" w:color="auto"/>
                    <w:right w:val="none" w:sz="0" w:space="0" w:color="auto"/>
                  </w:divBdr>
                </w:div>
                <w:div w:id="1989631058">
                  <w:marLeft w:val="640"/>
                  <w:marRight w:val="0"/>
                  <w:marTop w:val="0"/>
                  <w:marBottom w:val="0"/>
                  <w:divBdr>
                    <w:top w:val="none" w:sz="0" w:space="0" w:color="auto"/>
                    <w:left w:val="none" w:sz="0" w:space="0" w:color="auto"/>
                    <w:bottom w:val="none" w:sz="0" w:space="0" w:color="auto"/>
                    <w:right w:val="none" w:sz="0" w:space="0" w:color="auto"/>
                  </w:divBdr>
                </w:div>
                <w:div w:id="1448547815">
                  <w:marLeft w:val="640"/>
                  <w:marRight w:val="0"/>
                  <w:marTop w:val="0"/>
                  <w:marBottom w:val="0"/>
                  <w:divBdr>
                    <w:top w:val="none" w:sz="0" w:space="0" w:color="auto"/>
                    <w:left w:val="none" w:sz="0" w:space="0" w:color="auto"/>
                    <w:bottom w:val="none" w:sz="0" w:space="0" w:color="auto"/>
                    <w:right w:val="none" w:sz="0" w:space="0" w:color="auto"/>
                  </w:divBdr>
                </w:div>
                <w:div w:id="1440644440">
                  <w:marLeft w:val="640"/>
                  <w:marRight w:val="0"/>
                  <w:marTop w:val="0"/>
                  <w:marBottom w:val="0"/>
                  <w:divBdr>
                    <w:top w:val="none" w:sz="0" w:space="0" w:color="auto"/>
                    <w:left w:val="none" w:sz="0" w:space="0" w:color="auto"/>
                    <w:bottom w:val="none" w:sz="0" w:space="0" w:color="auto"/>
                    <w:right w:val="none" w:sz="0" w:space="0" w:color="auto"/>
                  </w:divBdr>
                </w:div>
                <w:div w:id="566036069">
                  <w:marLeft w:val="640"/>
                  <w:marRight w:val="0"/>
                  <w:marTop w:val="0"/>
                  <w:marBottom w:val="0"/>
                  <w:divBdr>
                    <w:top w:val="none" w:sz="0" w:space="0" w:color="auto"/>
                    <w:left w:val="none" w:sz="0" w:space="0" w:color="auto"/>
                    <w:bottom w:val="none" w:sz="0" w:space="0" w:color="auto"/>
                    <w:right w:val="none" w:sz="0" w:space="0" w:color="auto"/>
                  </w:divBdr>
                </w:div>
                <w:div w:id="993217094">
                  <w:marLeft w:val="640"/>
                  <w:marRight w:val="0"/>
                  <w:marTop w:val="0"/>
                  <w:marBottom w:val="0"/>
                  <w:divBdr>
                    <w:top w:val="none" w:sz="0" w:space="0" w:color="auto"/>
                    <w:left w:val="none" w:sz="0" w:space="0" w:color="auto"/>
                    <w:bottom w:val="none" w:sz="0" w:space="0" w:color="auto"/>
                    <w:right w:val="none" w:sz="0" w:space="0" w:color="auto"/>
                  </w:divBdr>
                </w:div>
                <w:div w:id="1307541451">
                  <w:marLeft w:val="640"/>
                  <w:marRight w:val="0"/>
                  <w:marTop w:val="0"/>
                  <w:marBottom w:val="0"/>
                  <w:divBdr>
                    <w:top w:val="none" w:sz="0" w:space="0" w:color="auto"/>
                    <w:left w:val="none" w:sz="0" w:space="0" w:color="auto"/>
                    <w:bottom w:val="none" w:sz="0" w:space="0" w:color="auto"/>
                    <w:right w:val="none" w:sz="0" w:space="0" w:color="auto"/>
                  </w:divBdr>
                </w:div>
                <w:div w:id="351422491">
                  <w:marLeft w:val="640"/>
                  <w:marRight w:val="0"/>
                  <w:marTop w:val="0"/>
                  <w:marBottom w:val="0"/>
                  <w:divBdr>
                    <w:top w:val="none" w:sz="0" w:space="0" w:color="auto"/>
                    <w:left w:val="none" w:sz="0" w:space="0" w:color="auto"/>
                    <w:bottom w:val="none" w:sz="0" w:space="0" w:color="auto"/>
                    <w:right w:val="none" w:sz="0" w:space="0" w:color="auto"/>
                  </w:divBdr>
                </w:div>
                <w:div w:id="1960138230">
                  <w:marLeft w:val="640"/>
                  <w:marRight w:val="0"/>
                  <w:marTop w:val="0"/>
                  <w:marBottom w:val="0"/>
                  <w:divBdr>
                    <w:top w:val="none" w:sz="0" w:space="0" w:color="auto"/>
                    <w:left w:val="none" w:sz="0" w:space="0" w:color="auto"/>
                    <w:bottom w:val="none" w:sz="0" w:space="0" w:color="auto"/>
                    <w:right w:val="none" w:sz="0" w:space="0" w:color="auto"/>
                  </w:divBdr>
                </w:div>
                <w:div w:id="1551768421">
                  <w:marLeft w:val="640"/>
                  <w:marRight w:val="0"/>
                  <w:marTop w:val="0"/>
                  <w:marBottom w:val="0"/>
                  <w:divBdr>
                    <w:top w:val="none" w:sz="0" w:space="0" w:color="auto"/>
                    <w:left w:val="none" w:sz="0" w:space="0" w:color="auto"/>
                    <w:bottom w:val="none" w:sz="0" w:space="0" w:color="auto"/>
                    <w:right w:val="none" w:sz="0" w:space="0" w:color="auto"/>
                  </w:divBdr>
                </w:div>
                <w:div w:id="1050690784">
                  <w:marLeft w:val="640"/>
                  <w:marRight w:val="0"/>
                  <w:marTop w:val="0"/>
                  <w:marBottom w:val="0"/>
                  <w:divBdr>
                    <w:top w:val="none" w:sz="0" w:space="0" w:color="auto"/>
                    <w:left w:val="none" w:sz="0" w:space="0" w:color="auto"/>
                    <w:bottom w:val="none" w:sz="0" w:space="0" w:color="auto"/>
                    <w:right w:val="none" w:sz="0" w:space="0" w:color="auto"/>
                  </w:divBdr>
                </w:div>
                <w:div w:id="1040738375">
                  <w:marLeft w:val="640"/>
                  <w:marRight w:val="0"/>
                  <w:marTop w:val="0"/>
                  <w:marBottom w:val="0"/>
                  <w:divBdr>
                    <w:top w:val="none" w:sz="0" w:space="0" w:color="auto"/>
                    <w:left w:val="none" w:sz="0" w:space="0" w:color="auto"/>
                    <w:bottom w:val="none" w:sz="0" w:space="0" w:color="auto"/>
                    <w:right w:val="none" w:sz="0" w:space="0" w:color="auto"/>
                  </w:divBdr>
                </w:div>
                <w:div w:id="190385998">
                  <w:marLeft w:val="640"/>
                  <w:marRight w:val="0"/>
                  <w:marTop w:val="0"/>
                  <w:marBottom w:val="0"/>
                  <w:divBdr>
                    <w:top w:val="none" w:sz="0" w:space="0" w:color="auto"/>
                    <w:left w:val="none" w:sz="0" w:space="0" w:color="auto"/>
                    <w:bottom w:val="none" w:sz="0" w:space="0" w:color="auto"/>
                    <w:right w:val="none" w:sz="0" w:space="0" w:color="auto"/>
                  </w:divBdr>
                </w:div>
                <w:div w:id="709492957">
                  <w:marLeft w:val="640"/>
                  <w:marRight w:val="0"/>
                  <w:marTop w:val="0"/>
                  <w:marBottom w:val="0"/>
                  <w:divBdr>
                    <w:top w:val="none" w:sz="0" w:space="0" w:color="auto"/>
                    <w:left w:val="none" w:sz="0" w:space="0" w:color="auto"/>
                    <w:bottom w:val="none" w:sz="0" w:space="0" w:color="auto"/>
                    <w:right w:val="none" w:sz="0" w:space="0" w:color="auto"/>
                  </w:divBdr>
                </w:div>
                <w:div w:id="274676492">
                  <w:marLeft w:val="640"/>
                  <w:marRight w:val="0"/>
                  <w:marTop w:val="0"/>
                  <w:marBottom w:val="0"/>
                  <w:divBdr>
                    <w:top w:val="none" w:sz="0" w:space="0" w:color="auto"/>
                    <w:left w:val="none" w:sz="0" w:space="0" w:color="auto"/>
                    <w:bottom w:val="none" w:sz="0" w:space="0" w:color="auto"/>
                    <w:right w:val="none" w:sz="0" w:space="0" w:color="auto"/>
                  </w:divBdr>
                </w:div>
                <w:div w:id="1522814888">
                  <w:marLeft w:val="640"/>
                  <w:marRight w:val="0"/>
                  <w:marTop w:val="0"/>
                  <w:marBottom w:val="0"/>
                  <w:divBdr>
                    <w:top w:val="none" w:sz="0" w:space="0" w:color="auto"/>
                    <w:left w:val="none" w:sz="0" w:space="0" w:color="auto"/>
                    <w:bottom w:val="none" w:sz="0" w:space="0" w:color="auto"/>
                    <w:right w:val="none" w:sz="0" w:space="0" w:color="auto"/>
                  </w:divBdr>
                </w:div>
                <w:div w:id="808471857">
                  <w:marLeft w:val="640"/>
                  <w:marRight w:val="0"/>
                  <w:marTop w:val="0"/>
                  <w:marBottom w:val="0"/>
                  <w:divBdr>
                    <w:top w:val="none" w:sz="0" w:space="0" w:color="auto"/>
                    <w:left w:val="none" w:sz="0" w:space="0" w:color="auto"/>
                    <w:bottom w:val="none" w:sz="0" w:space="0" w:color="auto"/>
                    <w:right w:val="none" w:sz="0" w:space="0" w:color="auto"/>
                  </w:divBdr>
                </w:div>
                <w:div w:id="1464620938">
                  <w:marLeft w:val="640"/>
                  <w:marRight w:val="0"/>
                  <w:marTop w:val="0"/>
                  <w:marBottom w:val="0"/>
                  <w:divBdr>
                    <w:top w:val="none" w:sz="0" w:space="0" w:color="auto"/>
                    <w:left w:val="none" w:sz="0" w:space="0" w:color="auto"/>
                    <w:bottom w:val="none" w:sz="0" w:space="0" w:color="auto"/>
                    <w:right w:val="none" w:sz="0" w:space="0" w:color="auto"/>
                  </w:divBdr>
                </w:div>
                <w:div w:id="21051251">
                  <w:marLeft w:val="640"/>
                  <w:marRight w:val="0"/>
                  <w:marTop w:val="0"/>
                  <w:marBottom w:val="0"/>
                  <w:divBdr>
                    <w:top w:val="none" w:sz="0" w:space="0" w:color="auto"/>
                    <w:left w:val="none" w:sz="0" w:space="0" w:color="auto"/>
                    <w:bottom w:val="none" w:sz="0" w:space="0" w:color="auto"/>
                    <w:right w:val="none" w:sz="0" w:space="0" w:color="auto"/>
                  </w:divBdr>
                </w:div>
                <w:div w:id="758647606">
                  <w:marLeft w:val="640"/>
                  <w:marRight w:val="0"/>
                  <w:marTop w:val="0"/>
                  <w:marBottom w:val="0"/>
                  <w:divBdr>
                    <w:top w:val="none" w:sz="0" w:space="0" w:color="auto"/>
                    <w:left w:val="none" w:sz="0" w:space="0" w:color="auto"/>
                    <w:bottom w:val="none" w:sz="0" w:space="0" w:color="auto"/>
                    <w:right w:val="none" w:sz="0" w:space="0" w:color="auto"/>
                  </w:divBdr>
                </w:div>
                <w:div w:id="1153791808">
                  <w:marLeft w:val="640"/>
                  <w:marRight w:val="0"/>
                  <w:marTop w:val="0"/>
                  <w:marBottom w:val="0"/>
                  <w:divBdr>
                    <w:top w:val="none" w:sz="0" w:space="0" w:color="auto"/>
                    <w:left w:val="none" w:sz="0" w:space="0" w:color="auto"/>
                    <w:bottom w:val="none" w:sz="0" w:space="0" w:color="auto"/>
                    <w:right w:val="none" w:sz="0" w:space="0" w:color="auto"/>
                  </w:divBdr>
                </w:div>
                <w:div w:id="1356543661">
                  <w:marLeft w:val="640"/>
                  <w:marRight w:val="0"/>
                  <w:marTop w:val="0"/>
                  <w:marBottom w:val="0"/>
                  <w:divBdr>
                    <w:top w:val="none" w:sz="0" w:space="0" w:color="auto"/>
                    <w:left w:val="none" w:sz="0" w:space="0" w:color="auto"/>
                    <w:bottom w:val="none" w:sz="0" w:space="0" w:color="auto"/>
                    <w:right w:val="none" w:sz="0" w:space="0" w:color="auto"/>
                  </w:divBdr>
                </w:div>
                <w:div w:id="1603536793">
                  <w:marLeft w:val="640"/>
                  <w:marRight w:val="0"/>
                  <w:marTop w:val="0"/>
                  <w:marBottom w:val="0"/>
                  <w:divBdr>
                    <w:top w:val="none" w:sz="0" w:space="0" w:color="auto"/>
                    <w:left w:val="none" w:sz="0" w:space="0" w:color="auto"/>
                    <w:bottom w:val="none" w:sz="0" w:space="0" w:color="auto"/>
                    <w:right w:val="none" w:sz="0" w:space="0" w:color="auto"/>
                  </w:divBdr>
                </w:div>
                <w:div w:id="846485605">
                  <w:marLeft w:val="640"/>
                  <w:marRight w:val="0"/>
                  <w:marTop w:val="0"/>
                  <w:marBottom w:val="0"/>
                  <w:divBdr>
                    <w:top w:val="none" w:sz="0" w:space="0" w:color="auto"/>
                    <w:left w:val="none" w:sz="0" w:space="0" w:color="auto"/>
                    <w:bottom w:val="none" w:sz="0" w:space="0" w:color="auto"/>
                    <w:right w:val="none" w:sz="0" w:space="0" w:color="auto"/>
                  </w:divBdr>
                </w:div>
                <w:div w:id="766776747">
                  <w:marLeft w:val="640"/>
                  <w:marRight w:val="0"/>
                  <w:marTop w:val="0"/>
                  <w:marBottom w:val="0"/>
                  <w:divBdr>
                    <w:top w:val="none" w:sz="0" w:space="0" w:color="auto"/>
                    <w:left w:val="none" w:sz="0" w:space="0" w:color="auto"/>
                    <w:bottom w:val="none" w:sz="0" w:space="0" w:color="auto"/>
                    <w:right w:val="none" w:sz="0" w:space="0" w:color="auto"/>
                  </w:divBdr>
                </w:div>
                <w:div w:id="1901207964">
                  <w:marLeft w:val="640"/>
                  <w:marRight w:val="0"/>
                  <w:marTop w:val="0"/>
                  <w:marBottom w:val="0"/>
                  <w:divBdr>
                    <w:top w:val="none" w:sz="0" w:space="0" w:color="auto"/>
                    <w:left w:val="none" w:sz="0" w:space="0" w:color="auto"/>
                    <w:bottom w:val="none" w:sz="0" w:space="0" w:color="auto"/>
                    <w:right w:val="none" w:sz="0" w:space="0" w:color="auto"/>
                  </w:divBdr>
                </w:div>
                <w:div w:id="1005013070">
                  <w:marLeft w:val="640"/>
                  <w:marRight w:val="0"/>
                  <w:marTop w:val="0"/>
                  <w:marBottom w:val="0"/>
                  <w:divBdr>
                    <w:top w:val="none" w:sz="0" w:space="0" w:color="auto"/>
                    <w:left w:val="none" w:sz="0" w:space="0" w:color="auto"/>
                    <w:bottom w:val="none" w:sz="0" w:space="0" w:color="auto"/>
                    <w:right w:val="none" w:sz="0" w:space="0" w:color="auto"/>
                  </w:divBdr>
                </w:div>
                <w:div w:id="1541627176">
                  <w:marLeft w:val="640"/>
                  <w:marRight w:val="0"/>
                  <w:marTop w:val="0"/>
                  <w:marBottom w:val="0"/>
                  <w:divBdr>
                    <w:top w:val="none" w:sz="0" w:space="0" w:color="auto"/>
                    <w:left w:val="none" w:sz="0" w:space="0" w:color="auto"/>
                    <w:bottom w:val="none" w:sz="0" w:space="0" w:color="auto"/>
                    <w:right w:val="none" w:sz="0" w:space="0" w:color="auto"/>
                  </w:divBdr>
                </w:div>
                <w:div w:id="1217471865">
                  <w:marLeft w:val="640"/>
                  <w:marRight w:val="0"/>
                  <w:marTop w:val="0"/>
                  <w:marBottom w:val="0"/>
                  <w:divBdr>
                    <w:top w:val="none" w:sz="0" w:space="0" w:color="auto"/>
                    <w:left w:val="none" w:sz="0" w:space="0" w:color="auto"/>
                    <w:bottom w:val="none" w:sz="0" w:space="0" w:color="auto"/>
                    <w:right w:val="none" w:sz="0" w:space="0" w:color="auto"/>
                  </w:divBdr>
                </w:div>
                <w:div w:id="1857191531">
                  <w:marLeft w:val="640"/>
                  <w:marRight w:val="0"/>
                  <w:marTop w:val="0"/>
                  <w:marBottom w:val="0"/>
                  <w:divBdr>
                    <w:top w:val="none" w:sz="0" w:space="0" w:color="auto"/>
                    <w:left w:val="none" w:sz="0" w:space="0" w:color="auto"/>
                    <w:bottom w:val="none" w:sz="0" w:space="0" w:color="auto"/>
                    <w:right w:val="none" w:sz="0" w:space="0" w:color="auto"/>
                  </w:divBdr>
                </w:div>
                <w:div w:id="237449202">
                  <w:marLeft w:val="640"/>
                  <w:marRight w:val="0"/>
                  <w:marTop w:val="0"/>
                  <w:marBottom w:val="0"/>
                  <w:divBdr>
                    <w:top w:val="none" w:sz="0" w:space="0" w:color="auto"/>
                    <w:left w:val="none" w:sz="0" w:space="0" w:color="auto"/>
                    <w:bottom w:val="none" w:sz="0" w:space="0" w:color="auto"/>
                    <w:right w:val="none" w:sz="0" w:space="0" w:color="auto"/>
                  </w:divBdr>
                </w:div>
                <w:div w:id="1449087750">
                  <w:marLeft w:val="640"/>
                  <w:marRight w:val="0"/>
                  <w:marTop w:val="0"/>
                  <w:marBottom w:val="0"/>
                  <w:divBdr>
                    <w:top w:val="none" w:sz="0" w:space="0" w:color="auto"/>
                    <w:left w:val="none" w:sz="0" w:space="0" w:color="auto"/>
                    <w:bottom w:val="none" w:sz="0" w:space="0" w:color="auto"/>
                    <w:right w:val="none" w:sz="0" w:space="0" w:color="auto"/>
                  </w:divBdr>
                </w:div>
                <w:div w:id="1498374550">
                  <w:marLeft w:val="640"/>
                  <w:marRight w:val="0"/>
                  <w:marTop w:val="0"/>
                  <w:marBottom w:val="0"/>
                  <w:divBdr>
                    <w:top w:val="none" w:sz="0" w:space="0" w:color="auto"/>
                    <w:left w:val="none" w:sz="0" w:space="0" w:color="auto"/>
                    <w:bottom w:val="none" w:sz="0" w:space="0" w:color="auto"/>
                    <w:right w:val="none" w:sz="0" w:space="0" w:color="auto"/>
                  </w:divBdr>
                </w:div>
                <w:div w:id="1823696952">
                  <w:marLeft w:val="640"/>
                  <w:marRight w:val="0"/>
                  <w:marTop w:val="0"/>
                  <w:marBottom w:val="0"/>
                  <w:divBdr>
                    <w:top w:val="none" w:sz="0" w:space="0" w:color="auto"/>
                    <w:left w:val="none" w:sz="0" w:space="0" w:color="auto"/>
                    <w:bottom w:val="none" w:sz="0" w:space="0" w:color="auto"/>
                    <w:right w:val="none" w:sz="0" w:space="0" w:color="auto"/>
                  </w:divBdr>
                </w:div>
                <w:div w:id="2004968314">
                  <w:marLeft w:val="640"/>
                  <w:marRight w:val="0"/>
                  <w:marTop w:val="0"/>
                  <w:marBottom w:val="0"/>
                  <w:divBdr>
                    <w:top w:val="none" w:sz="0" w:space="0" w:color="auto"/>
                    <w:left w:val="none" w:sz="0" w:space="0" w:color="auto"/>
                    <w:bottom w:val="none" w:sz="0" w:space="0" w:color="auto"/>
                    <w:right w:val="none" w:sz="0" w:space="0" w:color="auto"/>
                  </w:divBdr>
                </w:div>
                <w:div w:id="636178885">
                  <w:marLeft w:val="640"/>
                  <w:marRight w:val="0"/>
                  <w:marTop w:val="0"/>
                  <w:marBottom w:val="0"/>
                  <w:divBdr>
                    <w:top w:val="none" w:sz="0" w:space="0" w:color="auto"/>
                    <w:left w:val="none" w:sz="0" w:space="0" w:color="auto"/>
                    <w:bottom w:val="none" w:sz="0" w:space="0" w:color="auto"/>
                    <w:right w:val="none" w:sz="0" w:space="0" w:color="auto"/>
                  </w:divBdr>
                </w:div>
                <w:div w:id="1577086755">
                  <w:marLeft w:val="640"/>
                  <w:marRight w:val="0"/>
                  <w:marTop w:val="0"/>
                  <w:marBottom w:val="0"/>
                  <w:divBdr>
                    <w:top w:val="none" w:sz="0" w:space="0" w:color="auto"/>
                    <w:left w:val="none" w:sz="0" w:space="0" w:color="auto"/>
                    <w:bottom w:val="none" w:sz="0" w:space="0" w:color="auto"/>
                    <w:right w:val="none" w:sz="0" w:space="0" w:color="auto"/>
                  </w:divBdr>
                </w:div>
                <w:div w:id="490104687">
                  <w:marLeft w:val="640"/>
                  <w:marRight w:val="0"/>
                  <w:marTop w:val="0"/>
                  <w:marBottom w:val="0"/>
                  <w:divBdr>
                    <w:top w:val="none" w:sz="0" w:space="0" w:color="auto"/>
                    <w:left w:val="none" w:sz="0" w:space="0" w:color="auto"/>
                    <w:bottom w:val="none" w:sz="0" w:space="0" w:color="auto"/>
                    <w:right w:val="none" w:sz="0" w:space="0" w:color="auto"/>
                  </w:divBdr>
                </w:div>
                <w:div w:id="1488743873">
                  <w:marLeft w:val="640"/>
                  <w:marRight w:val="0"/>
                  <w:marTop w:val="0"/>
                  <w:marBottom w:val="0"/>
                  <w:divBdr>
                    <w:top w:val="none" w:sz="0" w:space="0" w:color="auto"/>
                    <w:left w:val="none" w:sz="0" w:space="0" w:color="auto"/>
                    <w:bottom w:val="none" w:sz="0" w:space="0" w:color="auto"/>
                    <w:right w:val="none" w:sz="0" w:space="0" w:color="auto"/>
                  </w:divBdr>
                </w:div>
                <w:div w:id="1340424413">
                  <w:marLeft w:val="640"/>
                  <w:marRight w:val="0"/>
                  <w:marTop w:val="0"/>
                  <w:marBottom w:val="0"/>
                  <w:divBdr>
                    <w:top w:val="none" w:sz="0" w:space="0" w:color="auto"/>
                    <w:left w:val="none" w:sz="0" w:space="0" w:color="auto"/>
                    <w:bottom w:val="none" w:sz="0" w:space="0" w:color="auto"/>
                    <w:right w:val="none" w:sz="0" w:space="0" w:color="auto"/>
                  </w:divBdr>
                </w:div>
                <w:div w:id="1425881863">
                  <w:marLeft w:val="640"/>
                  <w:marRight w:val="0"/>
                  <w:marTop w:val="0"/>
                  <w:marBottom w:val="0"/>
                  <w:divBdr>
                    <w:top w:val="none" w:sz="0" w:space="0" w:color="auto"/>
                    <w:left w:val="none" w:sz="0" w:space="0" w:color="auto"/>
                    <w:bottom w:val="none" w:sz="0" w:space="0" w:color="auto"/>
                    <w:right w:val="none" w:sz="0" w:space="0" w:color="auto"/>
                  </w:divBdr>
                </w:div>
                <w:div w:id="1264222183">
                  <w:marLeft w:val="640"/>
                  <w:marRight w:val="0"/>
                  <w:marTop w:val="0"/>
                  <w:marBottom w:val="0"/>
                  <w:divBdr>
                    <w:top w:val="none" w:sz="0" w:space="0" w:color="auto"/>
                    <w:left w:val="none" w:sz="0" w:space="0" w:color="auto"/>
                    <w:bottom w:val="none" w:sz="0" w:space="0" w:color="auto"/>
                    <w:right w:val="none" w:sz="0" w:space="0" w:color="auto"/>
                  </w:divBdr>
                </w:div>
                <w:div w:id="903566743">
                  <w:marLeft w:val="640"/>
                  <w:marRight w:val="0"/>
                  <w:marTop w:val="0"/>
                  <w:marBottom w:val="0"/>
                  <w:divBdr>
                    <w:top w:val="none" w:sz="0" w:space="0" w:color="auto"/>
                    <w:left w:val="none" w:sz="0" w:space="0" w:color="auto"/>
                    <w:bottom w:val="none" w:sz="0" w:space="0" w:color="auto"/>
                    <w:right w:val="none" w:sz="0" w:space="0" w:color="auto"/>
                  </w:divBdr>
                </w:div>
                <w:div w:id="1593662470">
                  <w:marLeft w:val="640"/>
                  <w:marRight w:val="0"/>
                  <w:marTop w:val="0"/>
                  <w:marBottom w:val="0"/>
                  <w:divBdr>
                    <w:top w:val="none" w:sz="0" w:space="0" w:color="auto"/>
                    <w:left w:val="none" w:sz="0" w:space="0" w:color="auto"/>
                    <w:bottom w:val="none" w:sz="0" w:space="0" w:color="auto"/>
                    <w:right w:val="none" w:sz="0" w:space="0" w:color="auto"/>
                  </w:divBdr>
                </w:div>
                <w:div w:id="2064282813">
                  <w:marLeft w:val="640"/>
                  <w:marRight w:val="0"/>
                  <w:marTop w:val="0"/>
                  <w:marBottom w:val="0"/>
                  <w:divBdr>
                    <w:top w:val="none" w:sz="0" w:space="0" w:color="auto"/>
                    <w:left w:val="none" w:sz="0" w:space="0" w:color="auto"/>
                    <w:bottom w:val="none" w:sz="0" w:space="0" w:color="auto"/>
                    <w:right w:val="none" w:sz="0" w:space="0" w:color="auto"/>
                  </w:divBdr>
                </w:div>
                <w:div w:id="1460220584">
                  <w:marLeft w:val="640"/>
                  <w:marRight w:val="0"/>
                  <w:marTop w:val="0"/>
                  <w:marBottom w:val="0"/>
                  <w:divBdr>
                    <w:top w:val="none" w:sz="0" w:space="0" w:color="auto"/>
                    <w:left w:val="none" w:sz="0" w:space="0" w:color="auto"/>
                    <w:bottom w:val="none" w:sz="0" w:space="0" w:color="auto"/>
                    <w:right w:val="none" w:sz="0" w:space="0" w:color="auto"/>
                  </w:divBdr>
                </w:div>
                <w:div w:id="886380320">
                  <w:marLeft w:val="640"/>
                  <w:marRight w:val="0"/>
                  <w:marTop w:val="0"/>
                  <w:marBottom w:val="0"/>
                  <w:divBdr>
                    <w:top w:val="none" w:sz="0" w:space="0" w:color="auto"/>
                    <w:left w:val="none" w:sz="0" w:space="0" w:color="auto"/>
                    <w:bottom w:val="none" w:sz="0" w:space="0" w:color="auto"/>
                    <w:right w:val="none" w:sz="0" w:space="0" w:color="auto"/>
                  </w:divBdr>
                </w:div>
                <w:div w:id="957685173">
                  <w:marLeft w:val="640"/>
                  <w:marRight w:val="0"/>
                  <w:marTop w:val="0"/>
                  <w:marBottom w:val="0"/>
                  <w:divBdr>
                    <w:top w:val="none" w:sz="0" w:space="0" w:color="auto"/>
                    <w:left w:val="none" w:sz="0" w:space="0" w:color="auto"/>
                    <w:bottom w:val="none" w:sz="0" w:space="0" w:color="auto"/>
                    <w:right w:val="none" w:sz="0" w:space="0" w:color="auto"/>
                  </w:divBdr>
                </w:div>
                <w:div w:id="1893299380">
                  <w:marLeft w:val="640"/>
                  <w:marRight w:val="0"/>
                  <w:marTop w:val="0"/>
                  <w:marBottom w:val="0"/>
                  <w:divBdr>
                    <w:top w:val="none" w:sz="0" w:space="0" w:color="auto"/>
                    <w:left w:val="none" w:sz="0" w:space="0" w:color="auto"/>
                    <w:bottom w:val="none" w:sz="0" w:space="0" w:color="auto"/>
                    <w:right w:val="none" w:sz="0" w:space="0" w:color="auto"/>
                  </w:divBdr>
                </w:div>
                <w:div w:id="1229001657">
                  <w:marLeft w:val="640"/>
                  <w:marRight w:val="0"/>
                  <w:marTop w:val="0"/>
                  <w:marBottom w:val="0"/>
                  <w:divBdr>
                    <w:top w:val="none" w:sz="0" w:space="0" w:color="auto"/>
                    <w:left w:val="none" w:sz="0" w:space="0" w:color="auto"/>
                    <w:bottom w:val="none" w:sz="0" w:space="0" w:color="auto"/>
                    <w:right w:val="none" w:sz="0" w:space="0" w:color="auto"/>
                  </w:divBdr>
                </w:div>
                <w:div w:id="1240947476">
                  <w:marLeft w:val="640"/>
                  <w:marRight w:val="0"/>
                  <w:marTop w:val="0"/>
                  <w:marBottom w:val="0"/>
                  <w:divBdr>
                    <w:top w:val="none" w:sz="0" w:space="0" w:color="auto"/>
                    <w:left w:val="none" w:sz="0" w:space="0" w:color="auto"/>
                    <w:bottom w:val="none" w:sz="0" w:space="0" w:color="auto"/>
                    <w:right w:val="none" w:sz="0" w:space="0" w:color="auto"/>
                  </w:divBdr>
                </w:div>
                <w:div w:id="1136336587">
                  <w:marLeft w:val="640"/>
                  <w:marRight w:val="0"/>
                  <w:marTop w:val="0"/>
                  <w:marBottom w:val="0"/>
                  <w:divBdr>
                    <w:top w:val="none" w:sz="0" w:space="0" w:color="auto"/>
                    <w:left w:val="none" w:sz="0" w:space="0" w:color="auto"/>
                    <w:bottom w:val="none" w:sz="0" w:space="0" w:color="auto"/>
                    <w:right w:val="none" w:sz="0" w:space="0" w:color="auto"/>
                  </w:divBdr>
                </w:div>
                <w:div w:id="1324243222">
                  <w:marLeft w:val="640"/>
                  <w:marRight w:val="0"/>
                  <w:marTop w:val="0"/>
                  <w:marBottom w:val="0"/>
                  <w:divBdr>
                    <w:top w:val="none" w:sz="0" w:space="0" w:color="auto"/>
                    <w:left w:val="none" w:sz="0" w:space="0" w:color="auto"/>
                    <w:bottom w:val="none" w:sz="0" w:space="0" w:color="auto"/>
                    <w:right w:val="none" w:sz="0" w:space="0" w:color="auto"/>
                  </w:divBdr>
                </w:div>
                <w:div w:id="1153449117">
                  <w:marLeft w:val="640"/>
                  <w:marRight w:val="0"/>
                  <w:marTop w:val="0"/>
                  <w:marBottom w:val="0"/>
                  <w:divBdr>
                    <w:top w:val="none" w:sz="0" w:space="0" w:color="auto"/>
                    <w:left w:val="none" w:sz="0" w:space="0" w:color="auto"/>
                    <w:bottom w:val="none" w:sz="0" w:space="0" w:color="auto"/>
                    <w:right w:val="none" w:sz="0" w:space="0" w:color="auto"/>
                  </w:divBdr>
                </w:div>
              </w:divsChild>
            </w:div>
            <w:div w:id="1097559978">
              <w:marLeft w:val="0"/>
              <w:marRight w:val="0"/>
              <w:marTop w:val="0"/>
              <w:marBottom w:val="0"/>
              <w:divBdr>
                <w:top w:val="none" w:sz="0" w:space="0" w:color="auto"/>
                <w:left w:val="none" w:sz="0" w:space="0" w:color="auto"/>
                <w:bottom w:val="none" w:sz="0" w:space="0" w:color="auto"/>
                <w:right w:val="none" w:sz="0" w:space="0" w:color="auto"/>
              </w:divBdr>
              <w:divsChild>
                <w:div w:id="297808345">
                  <w:marLeft w:val="640"/>
                  <w:marRight w:val="0"/>
                  <w:marTop w:val="0"/>
                  <w:marBottom w:val="0"/>
                  <w:divBdr>
                    <w:top w:val="none" w:sz="0" w:space="0" w:color="auto"/>
                    <w:left w:val="none" w:sz="0" w:space="0" w:color="auto"/>
                    <w:bottom w:val="none" w:sz="0" w:space="0" w:color="auto"/>
                    <w:right w:val="none" w:sz="0" w:space="0" w:color="auto"/>
                  </w:divBdr>
                </w:div>
                <w:div w:id="1578707839">
                  <w:marLeft w:val="640"/>
                  <w:marRight w:val="0"/>
                  <w:marTop w:val="0"/>
                  <w:marBottom w:val="0"/>
                  <w:divBdr>
                    <w:top w:val="none" w:sz="0" w:space="0" w:color="auto"/>
                    <w:left w:val="none" w:sz="0" w:space="0" w:color="auto"/>
                    <w:bottom w:val="none" w:sz="0" w:space="0" w:color="auto"/>
                    <w:right w:val="none" w:sz="0" w:space="0" w:color="auto"/>
                  </w:divBdr>
                </w:div>
                <w:div w:id="1182939276">
                  <w:marLeft w:val="640"/>
                  <w:marRight w:val="0"/>
                  <w:marTop w:val="0"/>
                  <w:marBottom w:val="0"/>
                  <w:divBdr>
                    <w:top w:val="none" w:sz="0" w:space="0" w:color="auto"/>
                    <w:left w:val="none" w:sz="0" w:space="0" w:color="auto"/>
                    <w:bottom w:val="none" w:sz="0" w:space="0" w:color="auto"/>
                    <w:right w:val="none" w:sz="0" w:space="0" w:color="auto"/>
                  </w:divBdr>
                </w:div>
                <w:div w:id="40134003">
                  <w:marLeft w:val="640"/>
                  <w:marRight w:val="0"/>
                  <w:marTop w:val="0"/>
                  <w:marBottom w:val="0"/>
                  <w:divBdr>
                    <w:top w:val="none" w:sz="0" w:space="0" w:color="auto"/>
                    <w:left w:val="none" w:sz="0" w:space="0" w:color="auto"/>
                    <w:bottom w:val="none" w:sz="0" w:space="0" w:color="auto"/>
                    <w:right w:val="none" w:sz="0" w:space="0" w:color="auto"/>
                  </w:divBdr>
                </w:div>
                <w:div w:id="1750344020">
                  <w:marLeft w:val="640"/>
                  <w:marRight w:val="0"/>
                  <w:marTop w:val="0"/>
                  <w:marBottom w:val="0"/>
                  <w:divBdr>
                    <w:top w:val="none" w:sz="0" w:space="0" w:color="auto"/>
                    <w:left w:val="none" w:sz="0" w:space="0" w:color="auto"/>
                    <w:bottom w:val="none" w:sz="0" w:space="0" w:color="auto"/>
                    <w:right w:val="none" w:sz="0" w:space="0" w:color="auto"/>
                  </w:divBdr>
                </w:div>
                <w:div w:id="15738862">
                  <w:marLeft w:val="640"/>
                  <w:marRight w:val="0"/>
                  <w:marTop w:val="0"/>
                  <w:marBottom w:val="0"/>
                  <w:divBdr>
                    <w:top w:val="none" w:sz="0" w:space="0" w:color="auto"/>
                    <w:left w:val="none" w:sz="0" w:space="0" w:color="auto"/>
                    <w:bottom w:val="none" w:sz="0" w:space="0" w:color="auto"/>
                    <w:right w:val="none" w:sz="0" w:space="0" w:color="auto"/>
                  </w:divBdr>
                </w:div>
                <w:div w:id="1810901362">
                  <w:marLeft w:val="640"/>
                  <w:marRight w:val="0"/>
                  <w:marTop w:val="0"/>
                  <w:marBottom w:val="0"/>
                  <w:divBdr>
                    <w:top w:val="none" w:sz="0" w:space="0" w:color="auto"/>
                    <w:left w:val="none" w:sz="0" w:space="0" w:color="auto"/>
                    <w:bottom w:val="none" w:sz="0" w:space="0" w:color="auto"/>
                    <w:right w:val="none" w:sz="0" w:space="0" w:color="auto"/>
                  </w:divBdr>
                </w:div>
                <w:div w:id="696660102">
                  <w:marLeft w:val="640"/>
                  <w:marRight w:val="0"/>
                  <w:marTop w:val="0"/>
                  <w:marBottom w:val="0"/>
                  <w:divBdr>
                    <w:top w:val="none" w:sz="0" w:space="0" w:color="auto"/>
                    <w:left w:val="none" w:sz="0" w:space="0" w:color="auto"/>
                    <w:bottom w:val="none" w:sz="0" w:space="0" w:color="auto"/>
                    <w:right w:val="none" w:sz="0" w:space="0" w:color="auto"/>
                  </w:divBdr>
                </w:div>
                <w:div w:id="1353531022">
                  <w:marLeft w:val="640"/>
                  <w:marRight w:val="0"/>
                  <w:marTop w:val="0"/>
                  <w:marBottom w:val="0"/>
                  <w:divBdr>
                    <w:top w:val="none" w:sz="0" w:space="0" w:color="auto"/>
                    <w:left w:val="none" w:sz="0" w:space="0" w:color="auto"/>
                    <w:bottom w:val="none" w:sz="0" w:space="0" w:color="auto"/>
                    <w:right w:val="none" w:sz="0" w:space="0" w:color="auto"/>
                  </w:divBdr>
                </w:div>
                <w:div w:id="1295284718">
                  <w:marLeft w:val="640"/>
                  <w:marRight w:val="0"/>
                  <w:marTop w:val="0"/>
                  <w:marBottom w:val="0"/>
                  <w:divBdr>
                    <w:top w:val="none" w:sz="0" w:space="0" w:color="auto"/>
                    <w:left w:val="none" w:sz="0" w:space="0" w:color="auto"/>
                    <w:bottom w:val="none" w:sz="0" w:space="0" w:color="auto"/>
                    <w:right w:val="none" w:sz="0" w:space="0" w:color="auto"/>
                  </w:divBdr>
                </w:div>
                <w:div w:id="1412238272">
                  <w:marLeft w:val="640"/>
                  <w:marRight w:val="0"/>
                  <w:marTop w:val="0"/>
                  <w:marBottom w:val="0"/>
                  <w:divBdr>
                    <w:top w:val="none" w:sz="0" w:space="0" w:color="auto"/>
                    <w:left w:val="none" w:sz="0" w:space="0" w:color="auto"/>
                    <w:bottom w:val="none" w:sz="0" w:space="0" w:color="auto"/>
                    <w:right w:val="none" w:sz="0" w:space="0" w:color="auto"/>
                  </w:divBdr>
                </w:div>
                <w:div w:id="1924483230">
                  <w:marLeft w:val="640"/>
                  <w:marRight w:val="0"/>
                  <w:marTop w:val="0"/>
                  <w:marBottom w:val="0"/>
                  <w:divBdr>
                    <w:top w:val="none" w:sz="0" w:space="0" w:color="auto"/>
                    <w:left w:val="none" w:sz="0" w:space="0" w:color="auto"/>
                    <w:bottom w:val="none" w:sz="0" w:space="0" w:color="auto"/>
                    <w:right w:val="none" w:sz="0" w:space="0" w:color="auto"/>
                  </w:divBdr>
                </w:div>
                <w:div w:id="819345696">
                  <w:marLeft w:val="640"/>
                  <w:marRight w:val="0"/>
                  <w:marTop w:val="0"/>
                  <w:marBottom w:val="0"/>
                  <w:divBdr>
                    <w:top w:val="none" w:sz="0" w:space="0" w:color="auto"/>
                    <w:left w:val="none" w:sz="0" w:space="0" w:color="auto"/>
                    <w:bottom w:val="none" w:sz="0" w:space="0" w:color="auto"/>
                    <w:right w:val="none" w:sz="0" w:space="0" w:color="auto"/>
                  </w:divBdr>
                </w:div>
                <w:div w:id="1404983098">
                  <w:marLeft w:val="640"/>
                  <w:marRight w:val="0"/>
                  <w:marTop w:val="0"/>
                  <w:marBottom w:val="0"/>
                  <w:divBdr>
                    <w:top w:val="none" w:sz="0" w:space="0" w:color="auto"/>
                    <w:left w:val="none" w:sz="0" w:space="0" w:color="auto"/>
                    <w:bottom w:val="none" w:sz="0" w:space="0" w:color="auto"/>
                    <w:right w:val="none" w:sz="0" w:space="0" w:color="auto"/>
                  </w:divBdr>
                </w:div>
                <w:div w:id="1754279440">
                  <w:marLeft w:val="640"/>
                  <w:marRight w:val="0"/>
                  <w:marTop w:val="0"/>
                  <w:marBottom w:val="0"/>
                  <w:divBdr>
                    <w:top w:val="none" w:sz="0" w:space="0" w:color="auto"/>
                    <w:left w:val="none" w:sz="0" w:space="0" w:color="auto"/>
                    <w:bottom w:val="none" w:sz="0" w:space="0" w:color="auto"/>
                    <w:right w:val="none" w:sz="0" w:space="0" w:color="auto"/>
                  </w:divBdr>
                </w:div>
                <w:div w:id="546725290">
                  <w:marLeft w:val="640"/>
                  <w:marRight w:val="0"/>
                  <w:marTop w:val="0"/>
                  <w:marBottom w:val="0"/>
                  <w:divBdr>
                    <w:top w:val="none" w:sz="0" w:space="0" w:color="auto"/>
                    <w:left w:val="none" w:sz="0" w:space="0" w:color="auto"/>
                    <w:bottom w:val="none" w:sz="0" w:space="0" w:color="auto"/>
                    <w:right w:val="none" w:sz="0" w:space="0" w:color="auto"/>
                  </w:divBdr>
                </w:div>
                <w:div w:id="1040521208">
                  <w:marLeft w:val="640"/>
                  <w:marRight w:val="0"/>
                  <w:marTop w:val="0"/>
                  <w:marBottom w:val="0"/>
                  <w:divBdr>
                    <w:top w:val="none" w:sz="0" w:space="0" w:color="auto"/>
                    <w:left w:val="none" w:sz="0" w:space="0" w:color="auto"/>
                    <w:bottom w:val="none" w:sz="0" w:space="0" w:color="auto"/>
                    <w:right w:val="none" w:sz="0" w:space="0" w:color="auto"/>
                  </w:divBdr>
                </w:div>
                <w:div w:id="153762048">
                  <w:marLeft w:val="640"/>
                  <w:marRight w:val="0"/>
                  <w:marTop w:val="0"/>
                  <w:marBottom w:val="0"/>
                  <w:divBdr>
                    <w:top w:val="none" w:sz="0" w:space="0" w:color="auto"/>
                    <w:left w:val="none" w:sz="0" w:space="0" w:color="auto"/>
                    <w:bottom w:val="none" w:sz="0" w:space="0" w:color="auto"/>
                    <w:right w:val="none" w:sz="0" w:space="0" w:color="auto"/>
                  </w:divBdr>
                </w:div>
                <w:div w:id="1126848635">
                  <w:marLeft w:val="640"/>
                  <w:marRight w:val="0"/>
                  <w:marTop w:val="0"/>
                  <w:marBottom w:val="0"/>
                  <w:divBdr>
                    <w:top w:val="none" w:sz="0" w:space="0" w:color="auto"/>
                    <w:left w:val="none" w:sz="0" w:space="0" w:color="auto"/>
                    <w:bottom w:val="none" w:sz="0" w:space="0" w:color="auto"/>
                    <w:right w:val="none" w:sz="0" w:space="0" w:color="auto"/>
                  </w:divBdr>
                </w:div>
                <w:div w:id="948974613">
                  <w:marLeft w:val="640"/>
                  <w:marRight w:val="0"/>
                  <w:marTop w:val="0"/>
                  <w:marBottom w:val="0"/>
                  <w:divBdr>
                    <w:top w:val="none" w:sz="0" w:space="0" w:color="auto"/>
                    <w:left w:val="none" w:sz="0" w:space="0" w:color="auto"/>
                    <w:bottom w:val="none" w:sz="0" w:space="0" w:color="auto"/>
                    <w:right w:val="none" w:sz="0" w:space="0" w:color="auto"/>
                  </w:divBdr>
                </w:div>
                <w:div w:id="1092047657">
                  <w:marLeft w:val="640"/>
                  <w:marRight w:val="0"/>
                  <w:marTop w:val="0"/>
                  <w:marBottom w:val="0"/>
                  <w:divBdr>
                    <w:top w:val="none" w:sz="0" w:space="0" w:color="auto"/>
                    <w:left w:val="none" w:sz="0" w:space="0" w:color="auto"/>
                    <w:bottom w:val="none" w:sz="0" w:space="0" w:color="auto"/>
                    <w:right w:val="none" w:sz="0" w:space="0" w:color="auto"/>
                  </w:divBdr>
                </w:div>
                <w:div w:id="10837125">
                  <w:marLeft w:val="640"/>
                  <w:marRight w:val="0"/>
                  <w:marTop w:val="0"/>
                  <w:marBottom w:val="0"/>
                  <w:divBdr>
                    <w:top w:val="none" w:sz="0" w:space="0" w:color="auto"/>
                    <w:left w:val="none" w:sz="0" w:space="0" w:color="auto"/>
                    <w:bottom w:val="none" w:sz="0" w:space="0" w:color="auto"/>
                    <w:right w:val="none" w:sz="0" w:space="0" w:color="auto"/>
                  </w:divBdr>
                </w:div>
                <w:div w:id="394622856">
                  <w:marLeft w:val="640"/>
                  <w:marRight w:val="0"/>
                  <w:marTop w:val="0"/>
                  <w:marBottom w:val="0"/>
                  <w:divBdr>
                    <w:top w:val="none" w:sz="0" w:space="0" w:color="auto"/>
                    <w:left w:val="none" w:sz="0" w:space="0" w:color="auto"/>
                    <w:bottom w:val="none" w:sz="0" w:space="0" w:color="auto"/>
                    <w:right w:val="none" w:sz="0" w:space="0" w:color="auto"/>
                  </w:divBdr>
                </w:div>
                <w:div w:id="1236161420">
                  <w:marLeft w:val="640"/>
                  <w:marRight w:val="0"/>
                  <w:marTop w:val="0"/>
                  <w:marBottom w:val="0"/>
                  <w:divBdr>
                    <w:top w:val="none" w:sz="0" w:space="0" w:color="auto"/>
                    <w:left w:val="none" w:sz="0" w:space="0" w:color="auto"/>
                    <w:bottom w:val="none" w:sz="0" w:space="0" w:color="auto"/>
                    <w:right w:val="none" w:sz="0" w:space="0" w:color="auto"/>
                  </w:divBdr>
                </w:div>
                <w:div w:id="1464469840">
                  <w:marLeft w:val="640"/>
                  <w:marRight w:val="0"/>
                  <w:marTop w:val="0"/>
                  <w:marBottom w:val="0"/>
                  <w:divBdr>
                    <w:top w:val="none" w:sz="0" w:space="0" w:color="auto"/>
                    <w:left w:val="none" w:sz="0" w:space="0" w:color="auto"/>
                    <w:bottom w:val="none" w:sz="0" w:space="0" w:color="auto"/>
                    <w:right w:val="none" w:sz="0" w:space="0" w:color="auto"/>
                  </w:divBdr>
                </w:div>
                <w:div w:id="1253010455">
                  <w:marLeft w:val="640"/>
                  <w:marRight w:val="0"/>
                  <w:marTop w:val="0"/>
                  <w:marBottom w:val="0"/>
                  <w:divBdr>
                    <w:top w:val="none" w:sz="0" w:space="0" w:color="auto"/>
                    <w:left w:val="none" w:sz="0" w:space="0" w:color="auto"/>
                    <w:bottom w:val="none" w:sz="0" w:space="0" w:color="auto"/>
                    <w:right w:val="none" w:sz="0" w:space="0" w:color="auto"/>
                  </w:divBdr>
                </w:div>
                <w:div w:id="1662929773">
                  <w:marLeft w:val="640"/>
                  <w:marRight w:val="0"/>
                  <w:marTop w:val="0"/>
                  <w:marBottom w:val="0"/>
                  <w:divBdr>
                    <w:top w:val="none" w:sz="0" w:space="0" w:color="auto"/>
                    <w:left w:val="none" w:sz="0" w:space="0" w:color="auto"/>
                    <w:bottom w:val="none" w:sz="0" w:space="0" w:color="auto"/>
                    <w:right w:val="none" w:sz="0" w:space="0" w:color="auto"/>
                  </w:divBdr>
                </w:div>
                <w:div w:id="1442071209">
                  <w:marLeft w:val="640"/>
                  <w:marRight w:val="0"/>
                  <w:marTop w:val="0"/>
                  <w:marBottom w:val="0"/>
                  <w:divBdr>
                    <w:top w:val="none" w:sz="0" w:space="0" w:color="auto"/>
                    <w:left w:val="none" w:sz="0" w:space="0" w:color="auto"/>
                    <w:bottom w:val="none" w:sz="0" w:space="0" w:color="auto"/>
                    <w:right w:val="none" w:sz="0" w:space="0" w:color="auto"/>
                  </w:divBdr>
                </w:div>
                <w:div w:id="884676157">
                  <w:marLeft w:val="640"/>
                  <w:marRight w:val="0"/>
                  <w:marTop w:val="0"/>
                  <w:marBottom w:val="0"/>
                  <w:divBdr>
                    <w:top w:val="none" w:sz="0" w:space="0" w:color="auto"/>
                    <w:left w:val="none" w:sz="0" w:space="0" w:color="auto"/>
                    <w:bottom w:val="none" w:sz="0" w:space="0" w:color="auto"/>
                    <w:right w:val="none" w:sz="0" w:space="0" w:color="auto"/>
                  </w:divBdr>
                </w:div>
                <w:div w:id="1149246736">
                  <w:marLeft w:val="640"/>
                  <w:marRight w:val="0"/>
                  <w:marTop w:val="0"/>
                  <w:marBottom w:val="0"/>
                  <w:divBdr>
                    <w:top w:val="none" w:sz="0" w:space="0" w:color="auto"/>
                    <w:left w:val="none" w:sz="0" w:space="0" w:color="auto"/>
                    <w:bottom w:val="none" w:sz="0" w:space="0" w:color="auto"/>
                    <w:right w:val="none" w:sz="0" w:space="0" w:color="auto"/>
                  </w:divBdr>
                </w:div>
                <w:div w:id="1361783192">
                  <w:marLeft w:val="640"/>
                  <w:marRight w:val="0"/>
                  <w:marTop w:val="0"/>
                  <w:marBottom w:val="0"/>
                  <w:divBdr>
                    <w:top w:val="none" w:sz="0" w:space="0" w:color="auto"/>
                    <w:left w:val="none" w:sz="0" w:space="0" w:color="auto"/>
                    <w:bottom w:val="none" w:sz="0" w:space="0" w:color="auto"/>
                    <w:right w:val="none" w:sz="0" w:space="0" w:color="auto"/>
                  </w:divBdr>
                </w:div>
                <w:div w:id="1424835527">
                  <w:marLeft w:val="640"/>
                  <w:marRight w:val="0"/>
                  <w:marTop w:val="0"/>
                  <w:marBottom w:val="0"/>
                  <w:divBdr>
                    <w:top w:val="none" w:sz="0" w:space="0" w:color="auto"/>
                    <w:left w:val="none" w:sz="0" w:space="0" w:color="auto"/>
                    <w:bottom w:val="none" w:sz="0" w:space="0" w:color="auto"/>
                    <w:right w:val="none" w:sz="0" w:space="0" w:color="auto"/>
                  </w:divBdr>
                </w:div>
                <w:div w:id="1112239347">
                  <w:marLeft w:val="640"/>
                  <w:marRight w:val="0"/>
                  <w:marTop w:val="0"/>
                  <w:marBottom w:val="0"/>
                  <w:divBdr>
                    <w:top w:val="none" w:sz="0" w:space="0" w:color="auto"/>
                    <w:left w:val="none" w:sz="0" w:space="0" w:color="auto"/>
                    <w:bottom w:val="none" w:sz="0" w:space="0" w:color="auto"/>
                    <w:right w:val="none" w:sz="0" w:space="0" w:color="auto"/>
                  </w:divBdr>
                </w:div>
                <w:div w:id="2019648602">
                  <w:marLeft w:val="640"/>
                  <w:marRight w:val="0"/>
                  <w:marTop w:val="0"/>
                  <w:marBottom w:val="0"/>
                  <w:divBdr>
                    <w:top w:val="none" w:sz="0" w:space="0" w:color="auto"/>
                    <w:left w:val="none" w:sz="0" w:space="0" w:color="auto"/>
                    <w:bottom w:val="none" w:sz="0" w:space="0" w:color="auto"/>
                    <w:right w:val="none" w:sz="0" w:space="0" w:color="auto"/>
                  </w:divBdr>
                </w:div>
                <w:div w:id="1816947141">
                  <w:marLeft w:val="640"/>
                  <w:marRight w:val="0"/>
                  <w:marTop w:val="0"/>
                  <w:marBottom w:val="0"/>
                  <w:divBdr>
                    <w:top w:val="none" w:sz="0" w:space="0" w:color="auto"/>
                    <w:left w:val="none" w:sz="0" w:space="0" w:color="auto"/>
                    <w:bottom w:val="none" w:sz="0" w:space="0" w:color="auto"/>
                    <w:right w:val="none" w:sz="0" w:space="0" w:color="auto"/>
                  </w:divBdr>
                </w:div>
                <w:div w:id="1987733677">
                  <w:marLeft w:val="640"/>
                  <w:marRight w:val="0"/>
                  <w:marTop w:val="0"/>
                  <w:marBottom w:val="0"/>
                  <w:divBdr>
                    <w:top w:val="none" w:sz="0" w:space="0" w:color="auto"/>
                    <w:left w:val="none" w:sz="0" w:space="0" w:color="auto"/>
                    <w:bottom w:val="none" w:sz="0" w:space="0" w:color="auto"/>
                    <w:right w:val="none" w:sz="0" w:space="0" w:color="auto"/>
                  </w:divBdr>
                </w:div>
                <w:div w:id="541400531">
                  <w:marLeft w:val="640"/>
                  <w:marRight w:val="0"/>
                  <w:marTop w:val="0"/>
                  <w:marBottom w:val="0"/>
                  <w:divBdr>
                    <w:top w:val="none" w:sz="0" w:space="0" w:color="auto"/>
                    <w:left w:val="none" w:sz="0" w:space="0" w:color="auto"/>
                    <w:bottom w:val="none" w:sz="0" w:space="0" w:color="auto"/>
                    <w:right w:val="none" w:sz="0" w:space="0" w:color="auto"/>
                  </w:divBdr>
                </w:div>
                <w:div w:id="1785615694">
                  <w:marLeft w:val="640"/>
                  <w:marRight w:val="0"/>
                  <w:marTop w:val="0"/>
                  <w:marBottom w:val="0"/>
                  <w:divBdr>
                    <w:top w:val="none" w:sz="0" w:space="0" w:color="auto"/>
                    <w:left w:val="none" w:sz="0" w:space="0" w:color="auto"/>
                    <w:bottom w:val="none" w:sz="0" w:space="0" w:color="auto"/>
                    <w:right w:val="none" w:sz="0" w:space="0" w:color="auto"/>
                  </w:divBdr>
                </w:div>
                <w:div w:id="972249262">
                  <w:marLeft w:val="640"/>
                  <w:marRight w:val="0"/>
                  <w:marTop w:val="0"/>
                  <w:marBottom w:val="0"/>
                  <w:divBdr>
                    <w:top w:val="none" w:sz="0" w:space="0" w:color="auto"/>
                    <w:left w:val="none" w:sz="0" w:space="0" w:color="auto"/>
                    <w:bottom w:val="none" w:sz="0" w:space="0" w:color="auto"/>
                    <w:right w:val="none" w:sz="0" w:space="0" w:color="auto"/>
                  </w:divBdr>
                </w:div>
                <w:div w:id="1561985809">
                  <w:marLeft w:val="640"/>
                  <w:marRight w:val="0"/>
                  <w:marTop w:val="0"/>
                  <w:marBottom w:val="0"/>
                  <w:divBdr>
                    <w:top w:val="none" w:sz="0" w:space="0" w:color="auto"/>
                    <w:left w:val="none" w:sz="0" w:space="0" w:color="auto"/>
                    <w:bottom w:val="none" w:sz="0" w:space="0" w:color="auto"/>
                    <w:right w:val="none" w:sz="0" w:space="0" w:color="auto"/>
                  </w:divBdr>
                </w:div>
                <w:div w:id="243607036">
                  <w:marLeft w:val="640"/>
                  <w:marRight w:val="0"/>
                  <w:marTop w:val="0"/>
                  <w:marBottom w:val="0"/>
                  <w:divBdr>
                    <w:top w:val="none" w:sz="0" w:space="0" w:color="auto"/>
                    <w:left w:val="none" w:sz="0" w:space="0" w:color="auto"/>
                    <w:bottom w:val="none" w:sz="0" w:space="0" w:color="auto"/>
                    <w:right w:val="none" w:sz="0" w:space="0" w:color="auto"/>
                  </w:divBdr>
                </w:div>
                <w:div w:id="1366632782">
                  <w:marLeft w:val="640"/>
                  <w:marRight w:val="0"/>
                  <w:marTop w:val="0"/>
                  <w:marBottom w:val="0"/>
                  <w:divBdr>
                    <w:top w:val="none" w:sz="0" w:space="0" w:color="auto"/>
                    <w:left w:val="none" w:sz="0" w:space="0" w:color="auto"/>
                    <w:bottom w:val="none" w:sz="0" w:space="0" w:color="auto"/>
                    <w:right w:val="none" w:sz="0" w:space="0" w:color="auto"/>
                  </w:divBdr>
                </w:div>
                <w:div w:id="1441293253">
                  <w:marLeft w:val="640"/>
                  <w:marRight w:val="0"/>
                  <w:marTop w:val="0"/>
                  <w:marBottom w:val="0"/>
                  <w:divBdr>
                    <w:top w:val="none" w:sz="0" w:space="0" w:color="auto"/>
                    <w:left w:val="none" w:sz="0" w:space="0" w:color="auto"/>
                    <w:bottom w:val="none" w:sz="0" w:space="0" w:color="auto"/>
                    <w:right w:val="none" w:sz="0" w:space="0" w:color="auto"/>
                  </w:divBdr>
                </w:div>
                <w:div w:id="1085882521">
                  <w:marLeft w:val="640"/>
                  <w:marRight w:val="0"/>
                  <w:marTop w:val="0"/>
                  <w:marBottom w:val="0"/>
                  <w:divBdr>
                    <w:top w:val="none" w:sz="0" w:space="0" w:color="auto"/>
                    <w:left w:val="none" w:sz="0" w:space="0" w:color="auto"/>
                    <w:bottom w:val="none" w:sz="0" w:space="0" w:color="auto"/>
                    <w:right w:val="none" w:sz="0" w:space="0" w:color="auto"/>
                  </w:divBdr>
                </w:div>
                <w:div w:id="303002739">
                  <w:marLeft w:val="640"/>
                  <w:marRight w:val="0"/>
                  <w:marTop w:val="0"/>
                  <w:marBottom w:val="0"/>
                  <w:divBdr>
                    <w:top w:val="none" w:sz="0" w:space="0" w:color="auto"/>
                    <w:left w:val="none" w:sz="0" w:space="0" w:color="auto"/>
                    <w:bottom w:val="none" w:sz="0" w:space="0" w:color="auto"/>
                    <w:right w:val="none" w:sz="0" w:space="0" w:color="auto"/>
                  </w:divBdr>
                </w:div>
                <w:div w:id="454758966">
                  <w:marLeft w:val="640"/>
                  <w:marRight w:val="0"/>
                  <w:marTop w:val="0"/>
                  <w:marBottom w:val="0"/>
                  <w:divBdr>
                    <w:top w:val="none" w:sz="0" w:space="0" w:color="auto"/>
                    <w:left w:val="none" w:sz="0" w:space="0" w:color="auto"/>
                    <w:bottom w:val="none" w:sz="0" w:space="0" w:color="auto"/>
                    <w:right w:val="none" w:sz="0" w:space="0" w:color="auto"/>
                  </w:divBdr>
                </w:div>
                <w:div w:id="2132704837">
                  <w:marLeft w:val="640"/>
                  <w:marRight w:val="0"/>
                  <w:marTop w:val="0"/>
                  <w:marBottom w:val="0"/>
                  <w:divBdr>
                    <w:top w:val="none" w:sz="0" w:space="0" w:color="auto"/>
                    <w:left w:val="none" w:sz="0" w:space="0" w:color="auto"/>
                    <w:bottom w:val="none" w:sz="0" w:space="0" w:color="auto"/>
                    <w:right w:val="none" w:sz="0" w:space="0" w:color="auto"/>
                  </w:divBdr>
                </w:div>
                <w:div w:id="2104757573">
                  <w:marLeft w:val="640"/>
                  <w:marRight w:val="0"/>
                  <w:marTop w:val="0"/>
                  <w:marBottom w:val="0"/>
                  <w:divBdr>
                    <w:top w:val="none" w:sz="0" w:space="0" w:color="auto"/>
                    <w:left w:val="none" w:sz="0" w:space="0" w:color="auto"/>
                    <w:bottom w:val="none" w:sz="0" w:space="0" w:color="auto"/>
                    <w:right w:val="none" w:sz="0" w:space="0" w:color="auto"/>
                  </w:divBdr>
                </w:div>
                <w:div w:id="1343052164">
                  <w:marLeft w:val="640"/>
                  <w:marRight w:val="0"/>
                  <w:marTop w:val="0"/>
                  <w:marBottom w:val="0"/>
                  <w:divBdr>
                    <w:top w:val="none" w:sz="0" w:space="0" w:color="auto"/>
                    <w:left w:val="none" w:sz="0" w:space="0" w:color="auto"/>
                    <w:bottom w:val="none" w:sz="0" w:space="0" w:color="auto"/>
                    <w:right w:val="none" w:sz="0" w:space="0" w:color="auto"/>
                  </w:divBdr>
                </w:div>
                <w:div w:id="2082210181">
                  <w:marLeft w:val="640"/>
                  <w:marRight w:val="0"/>
                  <w:marTop w:val="0"/>
                  <w:marBottom w:val="0"/>
                  <w:divBdr>
                    <w:top w:val="none" w:sz="0" w:space="0" w:color="auto"/>
                    <w:left w:val="none" w:sz="0" w:space="0" w:color="auto"/>
                    <w:bottom w:val="none" w:sz="0" w:space="0" w:color="auto"/>
                    <w:right w:val="none" w:sz="0" w:space="0" w:color="auto"/>
                  </w:divBdr>
                </w:div>
                <w:div w:id="102261694">
                  <w:marLeft w:val="640"/>
                  <w:marRight w:val="0"/>
                  <w:marTop w:val="0"/>
                  <w:marBottom w:val="0"/>
                  <w:divBdr>
                    <w:top w:val="none" w:sz="0" w:space="0" w:color="auto"/>
                    <w:left w:val="none" w:sz="0" w:space="0" w:color="auto"/>
                    <w:bottom w:val="none" w:sz="0" w:space="0" w:color="auto"/>
                    <w:right w:val="none" w:sz="0" w:space="0" w:color="auto"/>
                  </w:divBdr>
                </w:div>
                <w:div w:id="1518542773">
                  <w:marLeft w:val="640"/>
                  <w:marRight w:val="0"/>
                  <w:marTop w:val="0"/>
                  <w:marBottom w:val="0"/>
                  <w:divBdr>
                    <w:top w:val="none" w:sz="0" w:space="0" w:color="auto"/>
                    <w:left w:val="none" w:sz="0" w:space="0" w:color="auto"/>
                    <w:bottom w:val="none" w:sz="0" w:space="0" w:color="auto"/>
                    <w:right w:val="none" w:sz="0" w:space="0" w:color="auto"/>
                  </w:divBdr>
                </w:div>
                <w:div w:id="1595018085">
                  <w:marLeft w:val="640"/>
                  <w:marRight w:val="0"/>
                  <w:marTop w:val="0"/>
                  <w:marBottom w:val="0"/>
                  <w:divBdr>
                    <w:top w:val="none" w:sz="0" w:space="0" w:color="auto"/>
                    <w:left w:val="none" w:sz="0" w:space="0" w:color="auto"/>
                    <w:bottom w:val="none" w:sz="0" w:space="0" w:color="auto"/>
                    <w:right w:val="none" w:sz="0" w:space="0" w:color="auto"/>
                  </w:divBdr>
                </w:div>
                <w:div w:id="1201283987">
                  <w:marLeft w:val="640"/>
                  <w:marRight w:val="0"/>
                  <w:marTop w:val="0"/>
                  <w:marBottom w:val="0"/>
                  <w:divBdr>
                    <w:top w:val="none" w:sz="0" w:space="0" w:color="auto"/>
                    <w:left w:val="none" w:sz="0" w:space="0" w:color="auto"/>
                    <w:bottom w:val="none" w:sz="0" w:space="0" w:color="auto"/>
                    <w:right w:val="none" w:sz="0" w:space="0" w:color="auto"/>
                  </w:divBdr>
                </w:div>
                <w:div w:id="154341790">
                  <w:marLeft w:val="640"/>
                  <w:marRight w:val="0"/>
                  <w:marTop w:val="0"/>
                  <w:marBottom w:val="0"/>
                  <w:divBdr>
                    <w:top w:val="none" w:sz="0" w:space="0" w:color="auto"/>
                    <w:left w:val="none" w:sz="0" w:space="0" w:color="auto"/>
                    <w:bottom w:val="none" w:sz="0" w:space="0" w:color="auto"/>
                    <w:right w:val="none" w:sz="0" w:space="0" w:color="auto"/>
                  </w:divBdr>
                </w:div>
                <w:div w:id="7492740">
                  <w:marLeft w:val="640"/>
                  <w:marRight w:val="0"/>
                  <w:marTop w:val="0"/>
                  <w:marBottom w:val="0"/>
                  <w:divBdr>
                    <w:top w:val="none" w:sz="0" w:space="0" w:color="auto"/>
                    <w:left w:val="none" w:sz="0" w:space="0" w:color="auto"/>
                    <w:bottom w:val="none" w:sz="0" w:space="0" w:color="auto"/>
                    <w:right w:val="none" w:sz="0" w:space="0" w:color="auto"/>
                  </w:divBdr>
                </w:div>
                <w:div w:id="1644045410">
                  <w:marLeft w:val="640"/>
                  <w:marRight w:val="0"/>
                  <w:marTop w:val="0"/>
                  <w:marBottom w:val="0"/>
                  <w:divBdr>
                    <w:top w:val="none" w:sz="0" w:space="0" w:color="auto"/>
                    <w:left w:val="none" w:sz="0" w:space="0" w:color="auto"/>
                    <w:bottom w:val="none" w:sz="0" w:space="0" w:color="auto"/>
                    <w:right w:val="none" w:sz="0" w:space="0" w:color="auto"/>
                  </w:divBdr>
                </w:div>
                <w:div w:id="1777285614">
                  <w:marLeft w:val="640"/>
                  <w:marRight w:val="0"/>
                  <w:marTop w:val="0"/>
                  <w:marBottom w:val="0"/>
                  <w:divBdr>
                    <w:top w:val="none" w:sz="0" w:space="0" w:color="auto"/>
                    <w:left w:val="none" w:sz="0" w:space="0" w:color="auto"/>
                    <w:bottom w:val="none" w:sz="0" w:space="0" w:color="auto"/>
                    <w:right w:val="none" w:sz="0" w:space="0" w:color="auto"/>
                  </w:divBdr>
                </w:div>
                <w:div w:id="846479729">
                  <w:marLeft w:val="640"/>
                  <w:marRight w:val="0"/>
                  <w:marTop w:val="0"/>
                  <w:marBottom w:val="0"/>
                  <w:divBdr>
                    <w:top w:val="none" w:sz="0" w:space="0" w:color="auto"/>
                    <w:left w:val="none" w:sz="0" w:space="0" w:color="auto"/>
                    <w:bottom w:val="none" w:sz="0" w:space="0" w:color="auto"/>
                    <w:right w:val="none" w:sz="0" w:space="0" w:color="auto"/>
                  </w:divBdr>
                </w:div>
                <w:div w:id="937955028">
                  <w:marLeft w:val="640"/>
                  <w:marRight w:val="0"/>
                  <w:marTop w:val="0"/>
                  <w:marBottom w:val="0"/>
                  <w:divBdr>
                    <w:top w:val="none" w:sz="0" w:space="0" w:color="auto"/>
                    <w:left w:val="none" w:sz="0" w:space="0" w:color="auto"/>
                    <w:bottom w:val="none" w:sz="0" w:space="0" w:color="auto"/>
                    <w:right w:val="none" w:sz="0" w:space="0" w:color="auto"/>
                  </w:divBdr>
                </w:div>
                <w:div w:id="669331358">
                  <w:marLeft w:val="640"/>
                  <w:marRight w:val="0"/>
                  <w:marTop w:val="0"/>
                  <w:marBottom w:val="0"/>
                  <w:divBdr>
                    <w:top w:val="none" w:sz="0" w:space="0" w:color="auto"/>
                    <w:left w:val="none" w:sz="0" w:space="0" w:color="auto"/>
                    <w:bottom w:val="none" w:sz="0" w:space="0" w:color="auto"/>
                    <w:right w:val="none" w:sz="0" w:space="0" w:color="auto"/>
                  </w:divBdr>
                </w:div>
                <w:div w:id="148792663">
                  <w:marLeft w:val="640"/>
                  <w:marRight w:val="0"/>
                  <w:marTop w:val="0"/>
                  <w:marBottom w:val="0"/>
                  <w:divBdr>
                    <w:top w:val="none" w:sz="0" w:space="0" w:color="auto"/>
                    <w:left w:val="none" w:sz="0" w:space="0" w:color="auto"/>
                    <w:bottom w:val="none" w:sz="0" w:space="0" w:color="auto"/>
                    <w:right w:val="none" w:sz="0" w:space="0" w:color="auto"/>
                  </w:divBdr>
                </w:div>
                <w:div w:id="352878043">
                  <w:marLeft w:val="640"/>
                  <w:marRight w:val="0"/>
                  <w:marTop w:val="0"/>
                  <w:marBottom w:val="0"/>
                  <w:divBdr>
                    <w:top w:val="none" w:sz="0" w:space="0" w:color="auto"/>
                    <w:left w:val="none" w:sz="0" w:space="0" w:color="auto"/>
                    <w:bottom w:val="none" w:sz="0" w:space="0" w:color="auto"/>
                    <w:right w:val="none" w:sz="0" w:space="0" w:color="auto"/>
                  </w:divBdr>
                </w:div>
                <w:div w:id="488329912">
                  <w:marLeft w:val="640"/>
                  <w:marRight w:val="0"/>
                  <w:marTop w:val="0"/>
                  <w:marBottom w:val="0"/>
                  <w:divBdr>
                    <w:top w:val="none" w:sz="0" w:space="0" w:color="auto"/>
                    <w:left w:val="none" w:sz="0" w:space="0" w:color="auto"/>
                    <w:bottom w:val="none" w:sz="0" w:space="0" w:color="auto"/>
                    <w:right w:val="none" w:sz="0" w:space="0" w:color="auto"/>
                  </w:divBdr>
                </w:div>
              </w:divsChild>
            </w:div>
            <w:div w:id="2041859863">
              <w:marLeft w:val="0"/>
              <w:marRight w:val="0"/>
              <w:marTop w:val="0"/>
              <w:marBottom w:val="0"/>
              <w:divBdr>
                <w:top w:val="none" w:sz="0" w:space="0" w:color="auto"/>
                <w:left w:val="none" w:sz="0" w:space="0" w:color="auto"/>
                <w:bottom w:val="none" w:sz="0" w:space="0" w:color="auto"/>
                <w:right w:val="none" w:sz="0" w:space="0" w:color="auto"/>
              </w:divBdr>
              <w:divsChild>
                <w:div w:id="1395279928">
                  <w:marLeft w:val="640"/>
                  <w:marRight w:val="0"/>
                  <w:marTop w:val="0"/>
                  <w:marBottom w:val="0"/>
                  <w:divBdr>
                    <w:top w:val="none" w:sz="0" w:space="0" w:color="auto"/>
                    <w:left w:val="none" w:sz="0" w:space="0" w:color="auto"/>
                    <w:bottom w:val="none" w:sz="0" w:space="0" w:color="auto"/>
                    <w:right w:val="none" w:sz="0" w:space="0" w:color="auto"/>
                  </w:divBdr>
                </w:div>
                <w:div w:id="1502234854">
                  <w:marLeft w:val="640"/>
                  <w:marRight w:val="0"/>
                  <w:marTop w:val="0"/>
                  <w:marBottom w:val="0"/>
                  <w:divBdr>
                    <w:top w:val="none" w:sz="0" w:space="0" w:color="auto"/>
                    <w:left w:val="none" w:sz="0" w:space="0" w:color="auto"/>
                    <w:bottom w:val="none" w:sz="0" w:space="0" w:color="auto"/>
                    <w:right w:val="none" w:sz="0" w:space="0" w:color="auto"/>
                  </w:divBdr>
                </w:div>
                <w:div w:id="2061787546">
                  <w:marLeft w:val="640"/>
                  <w:marRight w:val="0"/>
                  <w:marTop w:val="0"/>
                  <w:marBottom w:val="0"/>
                  <w:divBdr>
                    <w:top w:val="none" w:sz="0" w:space="0" w:color="auto"/>
                    <w:left w:val="none" w:sz="0" w:space="0" w:color="auto"/>
                    <w:bottom w:val="none" w:sz="0" w:space="0" w:color="auto"/>
                    <w:right w:val="none" w:sz="0" w:space="0" w:color="auto"/>
                  </w:divBdr>
                </w:div>
                <w:div w:id="438373221">
                  <w:marLeft w:val="640"/>
                  <w:marRight w:val="0"/>
                  <w:marTop w:val="0"/>
                  <w:marBottom w:val="0"/>
                  <w:divBdr>
                    <w:top w:val="none" w:sz="0" w:space="0" w:color="auto"/>
                    <w:left w:val="none" w:sz="0" w:space="0" w:color="auto"/>
                    <w:bottom w:val="none" w:sz="0" w:space="0" w:color="auto"/>
                    <w:right w:val="none" w:sz="0" w:space="0" w:color="auto"/>
                  </w:divBdr>
                </w:div>
                <w:div w:id="118452432">
                  <w:marLeft w:val="640"/>
                  <w:marRight w:val="0"/>
                  <w:marTop w:val="0"/>
                  <w:marBottom w:val="0"/>
                  <w:divBdr>
                    <w:top w:val="none" w:sz="0" w:space="0" w:color="auto"/>
                    <w:left w:val="none" w:sz="0" w:space="0" w:color="auto"/>
                    <w:bottom w:val="none" w:sz="0" w:space="0" w:color="auto"/>
                    <w:right w:val="none" w:sz="0" w:space="0" w:color="auto"/>
                  </w:divBdr>
                </w:div>
                <w:div w:id="2110080187">
                  <w:marLeft w:val="640"/>
                  <w:marRight w:val="0"/>
                  <w:marTop w:val="0"/>
                  <w:marBottom w:val="0"/>
                  <w:divBdr>
                    <w:top w:val="none" w:sz="0" w:space="0" w:color="auto"/>
                    <w:left w:val="none" w:sz="0" w:space="0" w:color="auto"/>
                    <w:bottom w:val="none" w:sz="0" w:space="0" w:color="auto"/>
                    <w:right w:val="none" w:sz="0" w:space="0" w:color="auto"/>
                  </w:divBdr>
                </w:div>
                <w:div w:id="769088103">
                  <w:marLeft w:val="640"/>
                  <w:marRight w:val="0"/>
                  <w:marTop w:val="0"/>
                  <w:marBottom w:val="0"/>
                  <w:divBdr>
                    <w:top w:val="none" w:sz="0" w:space="0" w:color="auto"/>
                    <w:left w:val="none" w:sz="0" w:space="0" w:color="auto"/>
                    <w:bottom w:val="none" w:sz="0" w:space="0" w:color="auto"/>
                    <w:right w:val="none" w:sz="0" w:space="0" w:color="auto"/>
                  </w:divBdr>
                </w:div>
                <w:div w:id="1842692523">
                  <w:marLeft w:val="640"/>
                  <w:marRight w:val="0"/>
                  <w:marTop w:val="0"/>
                  <w:marBottom w:val="0"/>
                  <w:divBdr>
                    <w:top w:val="none" w:sz="0" w:space="0" w:color="auto"/>
                    <w:left w:val="none" w:sz="0" w:space="0" w:color="auto"/>
                    <w:bottom w:val="none" w:sz="0" w:space="0" w:color="auto"/>
                    <w:right w:val="none" w:sz="0" w:space="0" w:color="auto"/>
                  </w:divBdr>
                </w:div>
                <w:div w:id="2046327485">
                  <w:marLeft w:val="640"/>
                  <w:marRight w:val="0"/>
                  <w:marTop w:val="0"/>
                  <w:marBottom w:val="0"/>
                  <w:divBdr>
                    <w:top w:val="none" w:sz="0" w:space="0" w:color="auto"/>
                    <w:left w:val="none" w:sz="0" w:space="0" w:color="auto"/>
                    <w:bottom w:val="none" w:sz="0" w:space="0" w:color="auto"/>
                    <w:right w:val="none" w:sz="0" w:space="0" w:color="auto"/>
                  </w:divBdr>
                </w:div>
                <w:div w:id="1287077195">
                  <w:marLeft w:val="640"/>
                  <w:marRight w:val="0"/>
                  <w:marTop w:val="0"/>
                  <w:marBottom w:val="0"/>
                  <w:divBdr>
                    <w:top w:val="none" w:sz="0" w:space="0" w:color="auto"/>
                    <w:left w:val="none" w:sz="0" w:space="0" w:color="auto"/>
                    <w:bottom w:val="none" w:sz="0" w:space="0" w:color="auto"/>
                    <w:right w:val="none" w:sz="0" w:space="0" w:color="auto"/>
                  </w:divBdr>
                </w:div>
                <w:div w:id="947857363">
                  <w:marLeft w:val="640"/>
                  <w:marRight w:val="0"/>
                  <w:marTop w:val="0"/>
                  <w:marBottom w:val="0"/>
                  <w:divBdr>
                    <w:top w:val="none" w:sz="0" w:space="0" w:color="auto"/>
                    <w:left w:val="none" w:sz="0" w:space="0" w:color="auto"/>
                    <w:bottom w:val="none" w:sz="0" w:space="0" w:color="auto"/>
                    <w:right w:val="none" w:sz="0" w:space="0" w:color="auto"/>
                  </w:divBdr>
                </w:div>
                <w:div w:id="1792750678">
                  <w:marLeft w:val="640"/>
                  <w:marRight w:val="0"/>
                  <w:marTop w:val="0"/>
                  <w:marBottom w:val="0"/>
                  <w:divBdr>
                    <w:top w:val="none" w:sz="0" w:space="0" w:color="auto"/>
                    <w:left w:val="none" w:sz="0" w:space="0" w:color="auto"/>
                    <w:bottom w:val="none" w:sz="0" w:space="0" w:color="auto"/>
                    <w:right w:val="none" w:sz="0" w:space="0" w:color="auto"/>
                  </w:divBdr>
                </w:div>
                <w:div w:id="1080059320">
                  <w:marLeft w:val="640"/>
                  <w:marRight w:val="0"/>
                  <w:marTop w:val="0"/>
                  <w:marBottom w:val="0"/>
                  <w:divBdr>
                    <w:top w:val="none" w:sz="0" w:space="0" w:color="auto"/>
                    <w:left w:val="none" w:sz="0" w:space="0" w:color="auto"/>
                    <w:bottom w:val="none" w:sz="0" w:space="0" w:color="auto"/>
                    <w:right w:val="none" w:sz="0" w:space="0" w:color="auto"/>
                  </w:divBdr>
                </w:div>
                <w:div w:id="1104153971">
                  <w:marLeft w:val="640"/>
                  <w:marRight w:val="0"/>
                  <w:marTop w:val="0"/>
                  <w:marBottom w:val="0"/>
                  <w:divBdr>
                    <w:top w:val="none" w:sz="0" w:space="0" w:color="auto"/>
                    <w:left w:val="none" w:sz="0" w:space="0" w:color="auto"/>
                    <w:bottom w:val="none" w:sz="0" w:space="0" w:color="auto"/>
                    <w:right w:val="none" w:sz="0" w:space="0" w:color="auto"/>
                  </w:divBdr>
                </w:div>
                <w:div w:id="39868342">
                  <w:marLeft w:val="640"/>
                  <w:marRight w:val="0"/>
                  <w:marTop w:val="0"/>
                  <w:marBottom w:val="0"/>
                  <w:divBdr>
                    <w:top w:val="none" w:sz="0" w:space="0" w:color="auto"/>
                    <w:left w:val="none" w:sz="0" w:space="0" w:color="auto"/>
                    <w:bottom w:val="none" w:sz="0" w:space="0" w:color="auto"/>
                    <w:right w:val="none" w:sz="0" w:space="0" w:color="auto"/>
                  </w:divBdr>
                </w:div>
                <w:div w:id="644816023">
                  <w:marLeft w:val="640"/>
                  <w:marRight w:val="0"/>
                  <w:marTop w:val="0"/>
                  <w:marBottom w:val="0"/>
                  <w:divBdr>
                    <w:top w:val="none" w:sz="0" w:space="0" w:color="auto"/>
                    <w:left w:val="none" w:sz="0" w:space="0" w:color="auto"/>
                    <w:bottom w:val="none" w:sz="0" w:space="0" w:color="auto"/>
                    <w:right w:val="none" w:sz="0" w:space="0" w:color="auto"/>
                  </w:divBdr>
                </w:div>
                <w:div w:id="586697673">
                  <w:marLeft w:val="640"/>
                  <w:marRight w:val="0"/>
                  <w:marTop w:val="0"/>
                  <w:marBottom w:val="0"/>
                  <w:divBdr>
                    <w:top w:val="none" w:sz="0" w:space="0" w:color="auto"/>
                    <w:left w:val="none" w:sz="0" w:space="0" w:color="auto"/>
                    <w:bottom w:val="none" w:sz="0" w:space="0" w:color="auto"/>
                    <w:right w:val="none" w:sz="0" w:space="0" w:color="auto"/>
                  </w:divBdr>
                </w:div>
                <w:div w:id="2073115747">
                  <w:marLeft w:val="640"/>
                  <w:marRight w:val="0"/>
                  <w:marTop w:val="0"/>
                  <w:marBottom w:val="0"/>
                  <w:divBdr>
                    <w:top w:val="none" w:sz="0" w:space="0" w:color="auto"/>
                    <w:left w:val="none" w:sz="0" w:space="0" w:color="auto"/>
                    <w:bottom w:val="none" w:sz="0" w:space="0" w:color="auto"/>
                    <w:right w:val="none" w:sz="0" w:space="0" w:color="auto"/>
                  </w:divBdr>
                </w:div>
                <w:div w:id="1305428885">
                  <w:marLeft w:val="640"/>
                  <w:marRight w:val="0"/>
                  <w:marTop w:val="0"/>
                  <w:marBottom w:val="0"/>
                  <w:divBdr>
                    <w:top w:val="none" w:sz="0" w:space="0" w:color="auto"/>
                    <w:left w:val="none" w:sz="0" w:space="0" w:color="auto"/>
                    <w:bottom w:val="none" w:sz="0" w:space="0" w:color="auto"/>
                    <w:right w:val="none" w:sz="0" w:space="0" w:color="auto"/>
                  </w:divBdr>
                </w:div>
                <w:div w:id="1623222302">
                  <w:marLeft w:val="640"/>
                  <w:marRight w:val="0"/>
                  <w:marTop w:val="0"/>
                  <w:marBottom w:val="0"/>
                  <w:divBdr>
                    <w:top w:val="none" w:sz="0" w:space="0" w:color="auto"/>
                    <w:left w:val="none" w:sz="0" w:space="0" w:color="auto"/>
                    <w:bottom w:val="none" w:sz="0" w:space="0" w:color="auto"/>
                    <w:right w:val="none" w:sz="0" w:space="0" w:color="auto"/>
                  </w:divBdr>
                </w:div>
                <w:div w:id="202599499">
                  <w:marLeft w:val="640"/>
                  <w:marRight w:val="0"/>
                  <w:marTop w:val="0"/>
                  <w:marBottom w:val="0"/>
                  <w:divBdr>
                    <w:top w:val="none" w:sz="0" w:space="0" w:color="auto"/>
                    <w:left w:val="none" w:sz="0" w:space="0" w:color="auto"/>
                    <w:bottom w:val="none" w:sz="0" w:space="0" w:color="auto"/>
                    <w:right w:val="none" w:sz="0" w:space="0" w:color="auto"/>
                  </w:divBdr>
                </w:div>
                <w:div w:id="887112610">
                  <w:marLeft w:val="640"/>
                  <w:marRight w:val="0"/>
                  <w:marTop w:val="0"/>
                  <w:marBottom w:val="0"/>
                  <w:divBdr>
                    <w:top w:val="none" w:sz="0" w:space="0" w:color="auto"/>
                    <w:left w:val="none" w:sz="0" w:space="0" w:color="auto"/>
                    <w:bottom w:val="none" w:sz="0" w:space="0" w:color="auto"/>
                    <w:right w:val="none" w:sz="0" w:space="0" w:color="auto"/>
                  </w:divBdr>
                </w:div>
                <w:div w:id="916673372">
                  <w:marLeft w:val="640"/>
                  <w:marRight w:val="0"/>
                  <w:marTop w:val="0"/>
                  <w:marBottom w:val="0"/>
                  <w:divBdr>
                    <w:top w:val="none" w:sz="0" w:space="0" w:color="auto"/>
                    <w:left w:val="none" w:sz="0" w:space="0" w:color="auto"/>
                    <w:bottom w:val="none" w:sz="0" w:space="0" w:color="auto"/>
                    <w:right w:val="none" w:sz="0" w:space="0" w:color="auto"/>
                  </w:divBdr>
                </w:div>
                <w:div w:id="1884828447">
                  <w:marLeft w:val="640"/>
                  <w:marRight w:val="0"/>
                  <w:marTop w:val="0"/>
                  <w:marBottom w:val="0"/>
                  <w:divBdr>
                    <w:top w:val="none" w:sz="0" w:space="0" w:color="auto"/>
                    <w:left w:val="none" w:sz="0" w:space="0" w:color="auto"/>
                    <w:bottom w:val="none" w:sz="0" w:space="0" w:color="auto"/>
                    <w:right w:val="none" w:sz="0" w:space="0" w:color="auto"/>
                  </w:divBdr>
                </w:div>
                <w:div w:id="369769562">
                  <w:marLeft w:val="640"/>
                  <w:marRight w:val="0"/>
                  <w:marTop w:val="0"/>
                  <w:marBottom w:val="0"/>
                  <w:divBdr>
                    <w:top w:val="none" w:sz="0" w:space="0" w:color="auto"/>
                    <w:left w:val="none" w:sz="0" w:space="0" w:color="auto"/>
                    <w:bottom w:val="none" w:sz="0" w:space="0" w:color="auto"/>
                    <w:right w:val="none" w:sz="0" w:space="0" w:color="auto"/>
                  </w:divBdr>
                </w:div>
                <w:div w:id="83771374">
                  <w:marLeft w:val="640"/>
                  <w:marRight w:val="0"/>
                  <w:marTop w:val="0"/>
                  <w:marBottom w:val="0"/>
                  <w:divBdr>
                    <w:top w:val="none" w:sz="0" w:space="0" w:color="auto"/>
                    <w:left w:val="none" w:sz="0" w:space="0" w:color="auto"/>
                    <w:bottom w:val="none" w:sz="0" w:space="0" w:color="auto"/>
                    <w:right w:val="none" w:sz="0" w:space="0" w:color="auto"/>
                  </w:divBdr>
                </w:div>
                <w:div w:id="341006168">
                  <w:marLeft w:val="640"/>
                  <w:marRight w:val="0"/>
                  <w:marTop w:val="0"/>
                  <w:marBottom w:val="0"/>
                  <w:divBdr>
                    <w:top w:val="none" w:sz="0" w:space="0" w:color="auto"/>
                    <w:left w:val="none" w:sz="0" w:space="0" w:color="auto"/>
                    <w:bottom w:val="none" w:sz="0" w:space="0" w:color="auto"/>
                    <w:right w:val="none" w:sz="0" w:space="0" w:color="auto"/>
                  </w:divBdr>
                </w:div>
                <w:div w:id="1490948773">
                  <w:marLeft w:val="640"/>
                  <w:marRight w:val="0"/>
                  <w:marTop w:val="0"/>
                  <w:marBottom w:val="0"/>
                  <w:divBdr>
                    <w:top w:val="none" w:sz="0" w:space="0" w:color="auto"/>
                    <w:left w:val="none" w:sz="0" w:space="0" w:color="auto"/>
                    <w:bottom w:val="none" w:sz="0" w:space="0" w:color="auto"/>
                    <w:right w:val="none" w:sz="0" w:space="0" w:color="auto"/>
                  </w:divBdr>
                </w:div>
                <w:div w:id="545802430">
                  <w:marLeft w:val="640"/>
                  <w:marRight w:val="0"/>
                  <w:marTop w:val="0"/>
                  <w:marBottom w:val="0"/>
                  <w:divBdr>
                    <w:top w:val="none" w:sz="0" w:space="0" w:color="auto"/>
                    <w:left w:val="none" w:sz="0" w:space="0" w:color="auto"/>
                    <w:bottom w:val="none" w:sz="0" w:space="0" w:color="auto"/>
                    <w:right w:val="none" w:sz="0" w:space="0" w:color="auto"/>
                  </w:divBdr>
                </w:div>
                <w:div w:id="1829440901">
                  <w:marLeft w:val="640"/>
                  <w:marRight w:val="0"/>
                  <w:marTop w:val="0"/>
                  <w:marBottom w:val="0"/>
                  <w:divBdr>
                    <w:top w:val="none" w:sz="0" w:space="0" w:color="auto"/>
                    <w:left w:val="none" w:sz="0" w:space="0" w:color="auto"/>
                    <w:bottom w:val="none" w:sz="0" w:space="0" w:color="auto"/>
                    <w:right w:val="none" w:sz="0" w:space="0" w:color="auto"/>
                  </w:divBdr>
                </w:div>
                <w:div w:id="497114414">
                  <w:marLeft w:val="640"/>
                  <w:marRight w:val="0"/>
                  <w:marTop w:val="0"/>
                  <w:marBottom w:val="0"/>
                  <w:divBdr>
                    <w:top w:val="none" w:sz="0" w:space="0" w:color="auto"/>
                    <w:left w:val="none" w:sz="0" w:space="0" w:color="auto"/>
                    <w:bottom w:val="none" w:sz="0" w:space="0" w:color="auto"/>
                    <w:right w:val="none" w:sz="0" w:space="0" w:color="auto"/>
                  </w:divBdr>
                </w:div>
                <w:div w:id="1987391231">
                  <w:marLeft w:val="640"/>
                  <w:marRight w:val="0"/>
                  <w:marTop w:val="0"/>
                  <w:marBottom w:val="0"/>
                  <w:divBdr>
                    <w:top w:val="none" w:sz="0" w:space="0" w:color="auto"/>
                    <w:left w:val="none" w:sz="0" w:space="0" w:color="auto"/>
                    <w:bottom w:val="none" w:sz="0" w:space="0" w:color="auto"/>
                    <w:right w:val="none" w:sz="0" w:space="0" w:color="auto"/>
                  </w:divBdr>
                </w:div>
                <w:div w:id="467403483">
                  <w:marLeft w:val="640"/>
                  <w:marRight w:val="0"/>
                  <w:marTop w:val="0"/>
                  <w:marBottom w:val="0"/>
                  <w:divBdr>
                    <w:top w:val="none" w:sz="0" w:space="0" w:color="auto"/>
                    <w:left w:val="none" w:sz="0" w:space="0" w:color="auto"/>
                    <w:bottom w:val="none" w:sz="0" w:space="0" w:color="auto"/>
                    <w:right w:val="none" w:sz="0" w:space="0" w:color="auto"/>
                  </w:divBdr>
                </w:div>
                <w:div w:id="1351492782">
                  <w:marLeft w:val="640"/>
                  <w:marRight w:val="0"/>
                  <w:marTop w:val="0"/>
                  <w:marBottom w:val="0"/>
                  <w:divBdr>
                    <w:top w:val="none" w:sz="0" w:space="0" w:color="auto"/>
                    <w:left w:val="none" w:sz="0" w:space="0" w:color="auto"/>
                    <w:bottom w:val="none" w:sz="0" w:space="0" w:color="auto"/>
                    <w:right w:val="none" w:sz="0" w:space="0" w:color="auto"/>
                  </w:divBdr>
                </w:div>
                <w:div w:id="1234775199">
                  <w:marLeft w:val="640"/>
                  <w:marRight w:val="0"/>
                  <w:marTop w:val="0"/>
                  <w:marBottom w:val="0"/>
                  <w:divBdr>
                    <w:top w:val="none" w:sz="0" w:space="0" w:color="auto"/>
                    <w:left w:val="none" w:sz="0" w:space="0" w:color="auto"/>
                    <w:bottom w:val="none" w:sz="0" w:space="0" w:color="auto"/>
                    <w:right w:val="none" w:sz="0" w:space="0" w:color="auto"/>
                  </w:divBdr>
                </w:div>
                <w:div w:id="1909876378">
                  <w:marLeft w:val="640"/>
                  <w:marRight w:val="0"/>
                  <w:marTop w:val="0"/>
                  <w:marBottom w:val="0"/>
                  <w:divBdr>
                    <w:top w:val="none" w:sz="0" w:space="0" w:color="auto"/>
                    <w:left w:val="none" w:sz="0" w:space="0" w:color="auto"/>
                    <w:bottom w:val="none" w:sz="0" w:space="0" w:color="auto"/>
                    <w:right w:val="none" w:sz="0" w:space="0" w:color="auto"/>
                  </w:divBdr>
                </w:div>
                <w:div w:id="722680093">
                  <w:marLeft w:val="640"/>
                  <w:marRight w:val="0"/>
                  <w:marTop w:val="0"/>
                  <w:marBottom w:val="0"/>
                  <w:divBdr>
                    <w:top w:val="none" w:sz="0" w:space="0" w:color="auto"/>
                    <w:left w:val="none" w:sz="0" w:space="0" w:color="auto"/>
                    <w:bottom w:val="none" w:sz="0" w:space="0" w:color="auto"/>
                    <w:right w:val="none" w:sz="0" w:space="0" w:color="auto"/>
                  </w:divBdr>
                </w:div>
                <w:div w:id="929394078">
                  <w:marLeft w:val="640"/>
                  <w:marRight w:val="0"/>
                  <w:marTop w:val="0"/>
                  <w:marBottom w:val="0"/>
                  <w:divBdr>
                    <w:top w:val="none" w:sz="0" w:space="0" w:color="auto"/>
                    <w:left w:val="none" w:sz="0" w:space="0" w:color="auto"/>
                    <w:bottom w:val="none" w:sz="0" w:space="0" w:color="auto"/>
                    <w:right w:val="none" w:sz="0" w:space="0" w:color="auto"/>
                  </w:divBdr>
                </w:div>
                <w:div w:id="482819047">
                  <w:marLeft w:val="640"/>
                  <w:marRight w:val="0"/>
                  <w:marTop w:val="0"/>
                  <w:marBottom w:val="0"/>
                  <w:divBdr>
                    <w:top w:val="none" w:sz="0" w:space="0" w:color="auto"/>
                    <w:left w:val="none" w:sz="0" w:space="0" w:color="auto"/>
                    <w:bottom w:val="none" w:sz="0" w:space="0" w:color="auto"/>
                    <w:right w:val="none" w:sz="0" w:space="0" w:color="auto"/>
                  </w:divBdr>
                </w:div>
                <w:div w:id="1547328902">
                  <w:marLeft w:val="640"/>
                  <w:marRight w:val="0"/>
                  <w:marTop w:val="0"/>
                  <w:marBottom w:val="0"/>
                  <w:divBdr>
                    <w:top w:val="none" w:sz="0" w:space="0" w:color="auto"/>
                    <w:left w:val="none" w:sz="0" w:space="0" w:color="auto"/>
                    <w:bottom w:val="none" w:sz="0" w:space="0" w:color="auto"/>
                    <w:right w:val="none" w:sz="0" w:space="0" w:color="auto"/>
                  </w:divBdr>
                </w:div>
                <w:div w:id="623849122">
                  <w:marLeft w:val="640"/>
                  <w:marRight w:val="0"/>
                  <w:marTop w:val="0"/>
                  <w:marBottom w:val="0"/>
                  <w:divBdr>
                    <w:top w:val="none" w:sz="0" w:space="0" w:color="auto"/>
                    <w:left w:val="none" w:sz="0" w:space="0" w:color="auto"/>
                    <w:bottom w:val="none" w:sz="0" w:space="0" w:color="auto"/>
                    <w:right w:val="none" w:sz="0" w:space="0" w:color="auto"/>
                  </w:divBdr>
                </w:div>
                <w:div w:id="836649061">
                  <w:marLeft w:val="640"/>
                  <w:marRight w:val="0"/>
                  <w:marTop w:val="0"/>
                  <w:marBottom w:val="0"/>
                  <w:divBdr>
                    <w:top w:val="none" w:sz="0" w:space="0" w:color="auto"/>
                    <w:left w:val="none" w:sz="0" w:space="0" w:color="auto"/>
                    <w:bottom w:val="none" w:sz="0" w:space="0" w:color="auto"/>
                    <w:right w:val="none" w:sz="0" w:space="0" w:color="auto"/>
                  </w:divBdr>
                </w:div>
                <w:div w:id="463432366">
                  <w:marLeft w:val="640"/>
                  <w:marRight w:val="0"/>
                  <w:marTop w:val="0"/>
                  <w:marBottom w:val="0"/>
                  <w:divBdr>
                    <w:top w:val="none" w:sz="0" w:space="0" w:color="auto"/>
                    <w:left w:val="none" w:sz="0" w:space="0" w:color="auto"/>
                    <w:bottom w:val="none" w:sz="0" w:space="0" w:color="auto"/>
                    <w:right w:val="none" w:sz="0" w:space="0" w:color="auto"/>
                  </w:divBdr>
                </w:div>
                <w:div w:id="1949660059">
                  <w:marLeft w:val="640"/>
                  <w:marRight w:val="0"/>
                  <w:marTop w:val="0"/>
                  <w:marBottom w:val="0"/>
                  <w:divBdr>
                    <w:top w:val="none" w:sz="0" w:space="0" w:color="auto"/>
                    <w:left w:val="none" w:sz="0" w:space="0" w:color="auto"/>
                    <w:bottom w:val="none" w:sz="0" w:space="0" w:color="auto"/>
                    <w:right w:val="none" w:sz="0" w:space="0" w:color="auto"/>
                  </w:divBdr>
                </w:div>
                <w:div w:id="713194794">
                  <w:marLeft w:val="640"/>
                  <w:marRight w:val="0"/>
                  <w:marTop w:val="0"/>
                  <w:marBottom w:val="0"/>
                  <w:divBdr>
                    <w:top w:val="none" w:sz="0" w:space="0" w:color="auto"/>
                    <w:left w:val="none" w:sz="0" w:space="0" w:color="auto"/>
                    <w:bottom w:val="none" w:sz="0" w:space="0" w:color="auto"/>
                    <w:right w:val="none" w:sz="0" w:space="0" w:color="auto"/>
                  </w:divBdr>
                </w:div>
                <w:div w:id="1543514715">
                  <w:marLeft w:val="640"/>
                  <w:marRight w:val="0"/>
                  <w:marTop w:val="0"/>
                  <w:marBottom w:val="0"/>
                  <w:divBdr>
                    <w:top w:val="none" w:sz="0" w:space="0" w:color="auto"/>
                    <w:left w:val="none" w:sz="0" w:space="0" w:color="auto"/>
                    <w:bottom w:val="none" w:sz="0" w:space="0" w:color="auto"/>
                    <w:right w:val="none" w:sz="0" w:space="0" w:color="auto"/>
                  </w:divBdr>
                </w:div>
                <w:div w:id="1617103455">
                  <w:marLeft w:val="640"/>
                  <w:marRight w:val="0"/>
                  <w:marTop w:val="0"/>
                  <w:marBottom w:val="0"/>
                  <w:divBdr>
                    <w:top w:val="none" w:sz="0" w:space="0" w:color="auto"/>
                    <w:left w:val="none" w:sz="0" w:space="0" w:color="auto"/>
                    <w:bottom w:val="none" w:sz="0" w:space="0" w:color="auto"/>
                    <w:right w:val="none" w:sz="0" w:space="0" w:color="auto"/>
                  </w:divBdr>
                </w:div>
                <w:div w:id="1881817612">
                  <w:marLeft w:val="640"/>
                  <w:marRight w:val="0"/>
                  <w:marTop w:val="0"/>
                  <w:marBottom w:val="0"/>
                  <w:divBdr>
                    <w:top w:val="none" w:sz="0" w:space="0" w:color="auto"/>
                    <w:left w:val="none" w:sz="0" w:space="0" w:color="auto"/>
                    <w:bottom w:val="none" w:sz="0" w:space="0" w:color="auto"/>
                    <w:right w:val="none" w:sz="0" w:space="0" w:color="auto"/>
                  </w:divBdr>
                </w:div>
                <w:div w:id="1676494127">
                  <w:marLeft w:val="640"/>
                  <w:marRight w:val="0"/>
                  <w:marTop w:val="0"/>
                  <w:marBottom w:val="0"/>
                  <w:divBdr>
                    <w:top w:val="none" w:sz="0" w:space="0" w:color="auto"/>
                    <w:left w:val="none" w:sz="0" w:space="0" w:color="auto"/>
                    <w:bottom w:val="none" w:sz="0" w:space="0" w:color="auto"/>
                    <w:right w:val="none" w:sz="0" w:space="0" w:color="auto"/>
                  </w:divBdr>
                </w:div>
                <w:div w:id="990913164">
                  <w:marLeft w:val="640"/>
                  <w:marRight w:val="0"/>
                  <w:marTop w:val="0"/>
                  <w:marBottom w:val="0"/>
                  <w:divBdr>
                    <w:top w:val="none" w:sz="0" w:space="0" w:color="auto"/>
                    <w:left w:val="none" w:sz="0" w:space="0" w:color="auto"/>
                    <w:bottom w:val="none" w:sz="0" w:space="0" w:color="auto"/>
                    <w:right w:val="none" w:sz="0" w:space="0" w:color="auto"/>
                  </w:divBdr>
                </w:div>
                <w:div w:id="824276037">
                  <w:marLeft w:val="640"/>
                  <w:marRight w:val="0"/>
                  <w:marTop w:val="0"/>
                  <w:marBottom w:val="0"/>
                  <w:divBdr>
                    <w:top w:val="none" w:sz="0" w:space="0" w:color="auto"/>
                    <w:left w:val="none" w:sz="0" w:space="0" w:color="auto"/>
                    <w:bottom w:val="none" w:sz="0" w:space="0" w:color="auto"/>
                    <w:right w:val="none" w:sz="0" w:space="0" w:color="auto"/>
                  </w:divBdr>
                </w:div>
                <w:div w:id="3868934">
                  <w:marLeft w:val="640"/>
                  <w:marRight w:val="0"/>
                  <w:marTop w:val="0"/>
                  <w:marBottom w:val="0"/>
                  <w:divBdr>
                    <w:top w:val="none" w:sz="0" w:space="0" w:color="auto"/>
                    <w:left w:val="none" w:sz="0" w:space="0" w:color="auto"/>
                    <w:bottom w:val="none" w:sz="0" w:space="0" w:color="auto"/>
                    <w:right w:val="none" w:sz="0" w:space="0" w:color="auto"/>
                  </w:divBdr>
                </w:div>
                <w:div w:id="1935236074">
                  <w:marLeft w:val="640"/>
                  <w:marRight w:val="0"/>
                  <w:marTop w:val="0"/>
                  <w:marBottom w:val="0"/>
                  <w:divBdr>
                    <w:top w:val="none" w:sz="0" w:space="0" w:color="auto"/>
                    <w:left w:val="none" w:sz="0" w:space="0" w:color="auto"/>
                    <w:bottom w:val="none" w:sz="0" w:space="0" w:color="auto"/>
                    <w:right w:val="none" w:sz="0" w:space="0" w:color="auto"/>
                  </w:divBdr>
                </w:div>
                <w:div w:id="433524193">
                  <w:marLeft w:val="640"/>
                  <w:marRight w:val="0"/>
                  <w:marTop w:val="0"/>
                  <w:marBottom w:val="0"/>
                  <w:divBdr>
                    <w:top w:val="none" w:sz="0" w:space="0" w:color="auto"/>
                    <w:left w:val="none" w:sz="0" w:space="0" w:color="auto"/>
                    <w:bottom w:val="none" w:sz="0" w:space="0" w:color="auto"/>
                    <w:right w:val="none" w:sz="0" w:space="0" w:color="auto"/>
                  </w:divBdr>
                </w:div>
                <w:div w:id="2068333144">
                  <w:marLeft w:val="640"/>
                  <w:marRight w:val="0"/>
                  <w:marTop w:val="0"/>
                  <w:marBottom w:val="0"/>
                  <w:divBdr>
                    <w:top w:val="none" w:sz="0" w:space="0" w:color="auto"/>
                    <w:left w:val="none" w:sz="0" w:space="0" w:color="auto"/>
                    <w:bottom w:val="none" w:sz="0" w:space="0" w:color="auto"/>
                    <w:right w:val="none" w:sz="0" w:space="0" w:color="auto"/>
                  </w:divBdr>
                </w:div>
                <w:div w:id="1900483448">
                  <w:marLeft w:val="640"/>
                  <w:marRight w:val="0"/>
                  <w:marTop w:val="0"/>
                  <w:marBottom w:val="0"/>
                  <w:divBdr>
                    <w:top w:val="none" w:sz="0" w:space="0" w:color="auto"/>
                    <w:left w:val="none" w:sz="0" w:space="0" w:color="auto"/>
                    <w:bottom w:val="none" w:sz="0" w:space="0" w:color="auto"/>
                    <w:right w:val="none" w:sz="0" w:space="0" w:color="auto"/>
                  </w:divBdr>
                </w:div>
                <w:div w:id="1004017495">
                  <w:marLeft w:val="640"/>
                  <w:marRight w:val="0"/>
                  <w:marTop w:val="0"/>
                  <w:marBottom w:val="0"/>
                  <w:divBdr>
                    <w:top w:val="none" w:sz="0" w:space="0" w:color="auto"/>
                    <w:left w:val="none" w:sz="0" w:space="0" w:color="auto"/>
                    <w:bottom w:val="none" w:sz="0" w:space="0" w:color="auto"/>
                    <w:right w:val="none" w:sz="0" w:space="0" w:color="auto"/>
                  </w:divBdr>
                </w:div>
                <w:div w:id="2143115670">
                  <w:marLeft w:val="640"/>
                  <w:marRight w:val="0"/>
                  <w:marTop w:val="0"/>
                  <w:marBottom w:val="0"/>
                  <w:divBdr>
                    <w:top w:val="none" w:sz="0" w:space="0" w:color="auto"/>
                    <w:left w:val="none" w:sz="0" w:space="0" w:color="auto"/>
                    <w:bottom w:val="none" w:sz="0" w:space="0" w:color="auto"/>
                    <w:right w:val="none" w:sz="0" w:space="0" w:color="auto"/>
                  </w:divBdr>
                </w:div>
                <w:div w:id="948583674">
                  <w:marLeft w:val="640"/>
                  <w:marRight w:val="0"/>
                  <w:marTop w:val="0"/>
                  <w:marBottom w:val="0"/>
                  <w:divBdr>
                    <w:top w:val="none" w:sz="0" w:space="0" w:color="auto"/>
                    <w:left w:val="none" w:sz="0" w:space="0" w:color="auto"/>
                    <w:bottom w:val="none" w:sz="0" w:space="0" w:color="auto"/>
                    <w:right w:val="none" w:sz="0" w:space="0" w:color="auto"/>
                  </w:divBdr>
                </w:div>
                <w:div w:id="580336261">
                  <w:marLeft w:val="640"/>
                  <w:marRight w:val="0"/>
                  <w:marTop w:val="0"/>
                  <w:marBottom w:val="0"/>
                  <w:divBdr>
                    <w:top w:val="none" w:sz="0" w:space="0" w:color="auto"/>
                    <w:left w:val="none" w:sz="0" w:space="0" w:color="auto"/>
                    <w:bottom w:val="none" w:sz="0" w:space="0" w:color="auto"/>
                    <w:right w:val="none" w:sz="0" w:space="0" w:color="auto"/>
                  </w:divBdr>
                </w:div>
                <w:div w:id="829832430">
                  <w:marLeft w:val="640"/>
                  <w:marRight w:val="0"/>
                  <w:marTop w:val="0"/>
                  <w:marBottom w:val="0"/>
                  <w:divBdr>
                    <w:top w:val="none" w:sz="0" w:space="0" w:color="auto"/>
                    <w:left w:val="none" w:sz="0" w:space="0" w:color="auto"/>
                    <w:bottom w:val="none" w:sz="0" w:space="0" w:color="auto"/>
                    <w:right w:val="none" w:sz="0" w:space="0" w:color="auto"/>
                  </w:divBdr>
                </w:div>
                <w:div w:id="1455907115">
                  <w:marLeft w:val="640"/>
                  <w:marRight w:val="0"/>
                  <w:marTop w:val="0"/>
                  <w:marBottom w:val="0"/>
                  <w:divBdr>
                    <w:top w:val="none" w:sz="0" w:space="0" w:color="auto"/>
                    <w:left w:val="none" w:sz="0" w:space="0" w:color="auto"/>
                    <w:bottom w:val="none" w:sz="0" w:space="0" w:color="auto"/>
                    <w:right w:val="none" w:sz="0" w:space="0" w:color="auto"/>
                  </w:divBdr>
                </w:div>
                <w:div w:id="1792086045">
                  <w:marLeft w:val="640"/>
                  <w:marRight w:val="0"/>
                  <w:marTop w:val="0"/>
                  <w:marBottom w:val="0"/>
                  <w:divBdr>
                    <w:top w:val="none" w:sz="0" w:space="0" w:color="auto"/>
                    <w:left w:val="none" w:sz="0" w:space="0" w:color="auto"/>
                    <w:bottom w:val="none" w:sz="0" w:space="0" w:color="auto"/>
                    <w:right w:val="none" w:sz="0" w:space="0" w:color="auto"/>
                  </w:divBdr>
                </w:div>
                <w:div w:id="898517654">
                  <w:marLeft w:val="640"/>
                  <w:marRight w:val="0"/>
                  <w:marTop w:val="0"/>
                  <w:marBottom w:val="0"/>
                  <w:divBdr>
                    <w:top w:val="none" w:sz="0" w:space="0" w:color="auto"/>
                    <w:left w:val="none" w:sz="0" w:space="0" w:color="auto"/>
                    <w:bottom w:val="none" w:sz="0" w:space="0" w:color="auto"/>
                    <w:right w:val="none" w:sz="0" w:space="0" w:color="auto"/>
                  </w:divBdr>
                </w:div>
                <w:div w:id="93063002">
                  <w:marLeft w:val="640"/>
                  <w:marRight w:val="0"/>
                  <w:marTop w:val="0"/>
                  <w:marBottom w:val="0"/>
                  <w:divBdr>
                    <w:top w:val="none" w:sz="0" w:space="0" w:color="auto"/>
                    <w:left w:val="none" w:sz="0" w:space="0" w:color="auto"/>
                    <w:bottom w:val="none" w:sz="0" w:space="0" w:color="auto"/>
                    <w:right w:val="none" w:sz="0" w:space="0" w:color="auto"/>
                  </w:divBdr>
                </w:div>
              </w:divsChild>
            </w:div>
            <w:div w:id="566185355">
              <w:marLeft w:val="0"/>
              <w:marRight w:val="0"/>
              <w:marTop w:val="0"/>
              <w:marBottom w:val="0"/>
              <w:divBdr>
                <w:top w:val="none" w:sz="0" w:space="0" w:color="auto"/>
                <w:left w:val="none" w:sz="0" w:space="0" w:color="auto"/>
                <w:bottom w:val="none" w:sz="0" w:space="0" w:color="auto"/>
                <w:right w:val="none" w:sz="0" w:space="0" w:color="auto"/>
              </w:divBdr>
              <w:divsChild>
                <w:div w:id="1760247640">
                  <w:marLeft w:val="640"/>
                  <w:marRight w:val="0"/>
                  <w:marTop w:val="0"/>
                  <w:marBottom w:val="0"/>
                  <w:divBdr>
                    <w:top w:val="none" w:sz="0" w:space="0" w:color="auto"/>
                    <w:left w:val="none" w:sz="0" w:space="0" w:color="auto"/>
                    <w:bottom w:val="none" w:sz="0" w:space="0" w:color="auto"/>
                    <w:right w:val="none" w:sz="0" w:space="0" w:color="auto"/>
                  </w:divBdr>
                </w:div>
                <w:div w:id="1293250571">
                  <w:marLeft w:val="640"/>
                  <w:marRight w:val="0"/>
                  <w:marTop w:val="0"/>
                  <w:marBottom w:val="0"/>
                  <w:divBdr>
                    <w:top w:val="none" w:sz="0" w:space="0" w:color="auto"/>
                    <w:left w:val="none" w:sz="0" w:space="0" w:color="auto"/>
                    <w:bottom w:val="none" w:sz="0" w:space="0" w:color="auto"/>
                    <w:right w:val="none" w:sz="0" w:space="0" w:color="auto"/>
                  </w:divBdr>
                </w:div>
                <w:div w:id="343554462">
                  <w:marLeft w:val="640"/>
                  <w:marRight w:val="0"/>
                  <w:marTop w:val="0"/>
                  <w:marBottom w:val="0"/>
                  <w:divBdr>
                    <w:top w:val="none" w:sz="0" w:space="0" w:color="auto"/>
                    <w:left w:val="none" w:sz="0" w:space="0" w:color="auto"/>
                    <w:bottom w:val="none" w:sz="0" w:space="0" w:color="auto"/>
                    <w:right w:val="none" w:sz="0" w:space="0" w:color="auto"/>
                  </w:divBdr>
                </w:div>
                <w:div w:id="652106163">
                  <w:marLeft w:val="640"/>
                  <w:marRight w:val="0"/>
                  <w:marTop w:val="0"/>
                  <w:marBottom w:val="0"/>
                  <w:divBdr>
                    <w:top w:val="none" w:sz="0" w:space="0" w:color="auto"/>
                    <w:left w:val="none" w:sz="0" w:space="0" w:color="auto"/>
                    <w:bottom w:val="none" w:sz="0" w:space="0" w:color="auto"/>
                    <w:right w:val="none" w:sz="0" w:space="0" w:color="auto"/>
                  </w:divBdr>
                </w:div>
                <w:div w:id="791903043">
                  <w:marLeft w:val="640"/>
                  <w:marRight w:val="0"/>
                  <w:marTop w:val="0"/>
                  <w:marBottom w:val="0"/>
                  <w:divBdr>
                    <w:top w:val="none" w:sz="0" w:space="0" w:color="auto"/>
                    <w:left w:val="none" w:sz="0" w:space="0" w:color="auto"/>
                    <w:bottom w:val="none" w:sz="0" w:space="0" w:color="auto"/>
                    <w:right w:val="none" w:sz="0" w:space="0" w:color="auto"/>
                  </w:divBdr>
                </w:div>
                <w:div w:id="932863953">
                  <w:marLeft w:val="640"/>
                  <w:marRight w:val="0"/>
                  <w:marTop w:val="0"/>
                  <w:marBottom w:val="0"/>
                  <w:divBdr>
                    <w:top w:val="none" w:sz="0" w:space="0" w:color="auto"/>
                    <w:left w:val="none" w:sz="0" w:space="0" w:color="auto"/>
                    <w:bottom w:val="none" w:sz="0" w:space="0" w:color="auto"/>
                    <w:right w:val="none" w:sz="0" w:space="0" w:color="auto"/>
                  </w:divBdr>
                </w:div>
                <w:div w:id="326372925">
                  <w:marLeft w:val="640"/>
                  <w:marRight w:val="0"/>
                  <w:marTop w:val="0"/>
                  <w:marBottom w:val="0"/>
                  <w:divBdr>
                    <w:top w:val="none" w:sz="0" w:space="0" w:color="auto"/>
                    <w:left w:val="none" w:sz="0" w:space="0" w:color="auto"/>
                    <w:bottom w:val="none" w:sz="0" w:space="0" w:color="auto"/>
                    <w:right w:val="none" w:sz="0" w:space="0" w:color="auto"/>
                  </w:divBdr>
                </w:div>
                <w:div w:id="1020084486">
                  <w:marLeft w:val="640"/>
                  <w:marRight w:val="0"/>
                  <w:marTop w:val="0"/>
                  <w:marBottom w:val="0"/>
                  <w:divBdr>
                    <w:top w:val="none" w:sz="0" w:space="0" w:color="auto"/>
                    <w:left w:val="none" w:sz="0" w:space="0" w:color="auto"/>
                    <w:bottom w:val="none" w:sz="0" w:space="0" w:color="auto"/>
                    <w:right w:val="none" w:sz="0" w:space="0" w:color="auto"/>
                  </w:divBdr>
                </w:div>
                <w:div w:id="1960868197">
                  <w:marLeft w:val="640"/>
                  <w:marRight w:val="0"/>
                  <w:marTop w:val="0"/>
                  <w:marBottom w:val="0"/>
                  <w:divBdr>
                    <w:top w:val="none" w:sz="0" w:space="0" w:color="auto"/>
                    <w:left w:val="none" w:sz="0" w:space="0" w:color="auto"/>
                    <w:bottom w:val="none" w:sz="0" w:space="0" w:color="auto"/>
                    <w:right w:val="none" w:sz="0" w:space="0" w:color="auto"/>
                  </w:divBdr>
                </w:div>
                <w:div w:id="1619681371">
                  <w:marLeft w:val="640"/>
                  <w:marRight w:val="0"/>
                  <w:marTop w:val="0"/>
                  <w:marBottom w:val="0"/>
                  <w:divBdr>
                    <w:top w:val="none" w:sz="0" w:space="0" w:color="auto"/>
                    <w:left w:val="none" w:sz="0" w:space="0" w:color="auto"/>
                    <w:bottom w:val="none" w:sz="0" w:space="0" w:color="auto"/>
                    <w:right w:val="none" w:sz="0" w:space="0" w:color="auto"/>
                  </w:divBdr>
                </w:div>
                <w:div w:id="1169128240">
                  <w:marLeft w:val="640"/>
                  <w:marRight w:val="0"/>
                  <w:marTop w:val="0"/>
                  <w:marBottom w:val="0"/>
                  <w:divBdr>
                    <w:top w:val="none" w:sz="0" w:space="0" w:color="auto"/>
                    <w:left w:val="none" w:sz="0" w:space="0" w:color="auto"/>
                    <w:bottom w:val="none" w:sz="0" w:space="0" w:color="auto"/>
                    <w:right w:val="none" w:sz="0" w:space="0" w:color="auto"/>
                  </w:divBdr>
                </w:div>
                <w:div w:id="1690763345">
                  <w:marLeft w:val="640"/>
                  <w:marRight w:val="0"/>
                  <w:marTop w:val="0"/>
                  <w:marBottom w:val="0"/>
                  <w:divBdr>
                    <w:top w:val="none" w:sz="0" w:space="0" w:color="auto"/>
                    <w:left w:val="none" w:sz="0" w:space="0" w:color="auto"/>
                    <w:bottom w:val="none" w:sz="0" w:space="0" w:color="auto"/>
                    <w:right w:val="none" w:sz="0" w:space="0" w:color="auto"/>
                  </w:divBdr>
                </w:div>
                <w:div w:id="1558205026">
                  <w:marLeft w:val="640"/>
                  <w:marRight w:val="0"/>
                  <w:marTop w:val="0"/>
                  <w:marBottom w:val="0"/>
                  <w:divBdr>
                    <w:top w:val="none" w:sz="0" w:space="0" w:color="auto"/>
                    <w:left w:val="none" w:sz="0" w:space="0" w:color="auto"/>
                    <w:bottom w:val="none" w:sz="0" w:space="0" w:color="auto"/>
                    <w:right w:val="none" w:sz="0" w:space="0" w:color="auto"/>
                  </w:divBdr>
                </w:div>
                <w:div w:id="647590631">
                  <w:marLeft w:val="640"/>
                  <w:marRight w:val="0"/>
                  <w:marTop w:val="0"/>
                  <w:marBottom w:val="0"/>
                  <w:divBdr>
                    <w:top w:val="none" w:sz="0" w:space="0" w:color="auto"/>
                    <w:left w:val="none" w:sz="0" w:space="0" w:color="auto"/>
                    <w:bottom w:val="none" w:sz="0" w:space="0" w:color="auto"/>
                    <w:right w:val="none" w:sz="0" w:space="0" w:color="auto"/>
                  </w:divBdr>
                </w:div>
                <w:div w:id="1737122545">
                  <w:marLeft w:val="640"/>
                  <w:marRight w:val="0"/>
                  <w:marTop w:val="0"/>
                  <w:marBottom w:val="0"/>
                  <w:divBdr>
                    <w:top w:val="none" w:sz="0" w:space="0" w:color="auto"/>
                    <w:left w:val="none" w:sz="0" w:space="0" w:color="auto"/>
                    <w:bottom w:val="none" w:sz="0" w:space="0" w:color="auto"/>
                    <w:right w:val="none" w:sz="0" w:space="0" w:color="auto"/>
                  </w:divBdr>
                </w:div>
                <w:div w:id="1123230295">
                  <w:marLeft w:val="640"/>
                  <w:marRight w:val="0"/>
                  <w:marTop w:val="0"/>
                  <w:marBottom w:val="0"/>
                  <w:divBdr>
                    <w:top w:val="none" w:sz="0" w:space="0" w:color="auto"/>
                    <w:left w:val="none" w:sz="0" w:space="0" w:color="auto"/>
                    <w:bottom w:val="none" w:sz="0" w:space="0" w:color="auto"/>
                    <w:right w:val="none" w:sz="0" w:space="0" w:color="auto"/>
                  </w:divBdr>
                </w:div>
                <w:div w:id="350491087">
                  <w:marLeft w:val="640"/>
                  <w:marRight w:val="0"/>
                  <w:marTop w:val="0"/>
                  <w:marBottom w:val="0"/>
                  <w:divBdr>
                    <w:top w:val="none" w:sz="0" w:space="0" w:color="auto"/>
                    <w:left w:val="none" w:sz="0" w:space="0" w:color="auto"/>
                    <w:bottom w:val="none" w:sz="0" w:space="0" w:color="auto"/>
                    <w:right w:val="none" w:sz="0" w:space="0" w:color="auto"/>
                  </w:divBdr>
                </w:div>
                <w:div w:id="624389295">
                  <w:marLeft w:val="640"/>
                  <w:marRight w:val="0"/>
                  <w:marTop w:val="0"/>
                  <w:marBottom w:val="0"/>
                  <w:divBdr>
                    <w:top w:val="none" w:sz="0" w:space="0" w:color="auto"/>
                    <w:left w:val="none" w:sz="0" w:space="0" w:color="auto"/>
                    <w:bottom w:val="none" w:sz="0" w:space="0" w:color="auto"/>
                    <w:right w:val="none" w:sz="0" w:space="0" w:color="auto"/>
                  </w:divBdr>
                </w:div>
                <w:div w:id="1049308337">
                  <w:marLeft w:val="640"/>
                  <w:marRight w:val="0"/>
                  <w:marTop w:val="0"/>
                  <w:marBottom w:val="0"/>
                  <w:divBdr>
                    <w:top w:val="none" w:sz="0" w:space="0" w:color="auto"/>
                    <w:left w:val="none" w:sz="0" w:space="0" w:color="auto"/>
                    <w:bottom w:val="none" w:sz="0" w:space="0" w:color="auto"/>
                    <w:right w:val="none" w:sz="0" w:space="0" w:color="auto"/>
                  </w:divBdr>
                </w:div>
                <w:div w:id="1066339132">
                  <w:marLeft w:val="640"/>
                  <w:marRight w:val="0"/>
                  <w:marTop w:val="0"/>
                  <w:marBottom w:val="0"/>
                  <w:divBdr>
                    <w:top w:val="none" w:sz="0" w:space="0" w:color="auto"/>
                    <w:left w:val="none" w:sz="0" w:space="0" w:color="auto"/>
                    <w:bottom w:val="none" w:sz="0" w:space="0" w:color="auto"/>
                    <w:right w:val="none" w:sz="0" w:space="0" w:color="auto"/>
                  </w:divBdr>
                </w:div>
                <w:div w:id="109403510">
                  <w:marLeft w:val="640"/>
                  <w:marRight w:val="0"/>
                  <w:marTop w:val="0"/>
                  <w:marBottom w:val="0"/>
                  <w:divBdr>
                    <w:top w:val="none" w:sz="0" w:space="0" w:color="auto"/>
                    <w:left w:val="none" w:sz="0" w:space="0" w:color="auto"/>
                    <w:bottom w:val="none" w:sz="0" w:space="0" w:color="auto"/>
                    <w:right w:val="none" w:sz="0" w:space="0" w:color="auto"/>
                  </w:divBdr>
                </w:div>
                <w:div w:id="360907909">
                  <w:marLeft w:val="640"/>
                  <w:marRight w:val="0"/>
                  <w:marTop w:val="0"/>
                  <w:marBottom w:val="0"/>
                  <w:divBdr>
                    <w:top w:val="none" w:sz="0" w:space="0" w:color="auto"/>
                    <w:left w:val="none" w:sz="0" w:space="0" w:color="auto"/>
                    <w:bottom w:val="none" w:sz="0" w:space="0" w:color="auto"/>
                    <w:right w:val="none" w:sz="0" w:space="0" w:color="auto"/>
                  </w:divBdr>
                </w:div>
                <w:div w:id="1251814664">
                  <w:marLeft w:val="640"/>
                  <w:marRight w:val="0"/>
                  <w:marTop w:val="0"/>
                  <w:marBottom w:val="0"/>
                  <w:divBdr>
                    <w:top w:val="none" w:sz="0" w:space="0" w:color="auto"/>
                    <w:left w:val="none" w:sz="0" w:space="0" w:color="auto"/>
                    <w:bottom w:val="none" w:sz="0" w:space="0" w:color="auto"/>
                    <w:right w:val="none" w:sz="0" w:space="0" w:color="auto"/>
                  </w:divBdr>
                </w:div>
                <w:div w:id="1319383049">
                  <w:marLeft w:val="640"/>
                  <w:marRight w:val="0"/>
                  <w:marTop w:val="0"/>
                  <w:marBottom w:val="0"/>
                  <w:divBdr>
                    <w:top w:val="none" w:sz="0" w:space="0" w:color="auto"/>
                    <w:left w:val="none" w:sz="0" w:space="0" w:color="auto"/>
                    <w:bottom w:val="none" w:sz="0" w:space="0" w:color="auto"/>
                    <w:right w:val="none" w:sz="0" w:space="0" w:color="auto"/>
                  </w:divBdr>
                </w:div>
                <w:div w:id="1145464586">
                  <w:marLeft w:val="640"/>
                  <w:marRight w:val="0"/>
                  <w:marTop w:val="0"/>
                  <w:marBottom w:val="0"/>
                  <w:divBdr>
                    <w:top w:val="none" w:sz="0" w:space="0" w:color="auto"/>
                    <w:left w:val="none" w:sz="0" w:space="0" w:color="auto"/>
                    <w:bottom w:val="none" w:sz="0" w:space="0" w:color="auto"/>
                    <w:right w:val="none" w:sz="0" w:space="0" w:color="auto"/>
                  </w:divBdr>
                </w:div>
                <w:div w:id="2073691294">
                  <w:marLeft w:val="640"/>
                  <w:marRight w:val="0"/>
                  <w:marTop w:val="0"/>
                  <w:marBottom w:val="0"/>
                  <w:divBdr>
                    <w:top w:val="none" w:sz="0" w:space="0" w:color="auto"/>
                    <w:left w:val="none" w:sz="0" w:space="0" w:color="auto"/>
                    <w:bottom w:val="none" w:sz="0" w:space="0" w:color="auto"/>
                    <w:right w:val="none" w:sz="0" w:space="0" w:color="auto"/>
                  </w:divBdr>
                </w:div>
                <w:div w:id="375349579">
                  <w:marLeft w:val="640"/>
                  <w:marRight w:val="0"/>
                  <w:marTop w:val="0"/>
                  <w:marBottom w:val="0"/>
                  <w:divBdr>
                    <w:top w:val="none" w:sz="0" w:space="0" w:color="auto"/>
                    <w:left w:val="none" w:sz="0" w:space="0" w:color="auto"/>
                    <w:bottom w:val="none" w:sz="0" w:space="0" w:color="auto"/>
                    <w:right w:val="none" w:sz="0" w:space="0" w:color="auto"/>
                  </w:divBdr>
                </w:div>
                <w:div w:id="639500334">
                  <w:marLeft w:val="640"/>
                  <w:marRight w:val="0"/>
                  <w:marTop w:val="0"/>
                  <w:marBottom w:val="0"/>
                  <w:divBdr>
                    <w:top w:val="none" w:sz="0" w:space="0" w:color="auto"/>
                    <w:left w:val="none" w:sz="0" w:space="0" w:color="auto"/>
                    <w:bottom w:val="none" w:sz="0" w:space="0" w:color="auto"/>
                    <w:right w:val="none" w:sz="0" w:space="0" w:color="auto"/>
                  </w:divBdr>
                </w:div>
                <w:div w:id="2098987163">
                  <w:marLeft w:val="640"/>
                  <w:marRight w:val="0"/>
                  <w:marTop w:val="0"/>
                  <w:marBottom w:val="0"/>
                  <w:divBdr>
                    <w:top w:val="none" w:sz="0" w:space="0" w:color="auto"/>
                    <w:left w:val="none" w:sz="0" w:space="0" w:color="auto"/>
                    <w:bottom w:val="none" w:sz="0" w:space="0" w:color="auto"/>
                    <w:right w:val="none" w:sz="0" w:space="0" w:color="auto"/>
                  </w:divBdr>
                </w:div>
                <w:div w:id="1907059789">
                  <w:marLeft w:val="640"/>
                  <w:marRight w:val="0"/>
                  <w:marTop w:val="0"/>
                  <w:marBottom w:val="0"/>
                  <w:divBdr>
                    <w:top w:val="none" w:sz="0" w:space="0" w:color="auto"/>
                    <w:left w:val="none" w:sz="0" w:space="0" w:color="auto"/>
                    <w:bottom w:val="none" w:sz="0" w:space="0" w:color="auto"/>
                    <w:right w:val="none" w:sz="0" w:space="0" w:color="auto"/>
                  </w:divBdr>
                </w:div>
                <w:div w:id="1959987740">
                  <w:marLeft w:val="640"/>
                  <w:marRight w:val="0"/>
                  <w:marTop w:val="0"/>
                  <w:marBottom w:val="0"/>
                  <w:divBdr>
                    <w:top w:val="none" w:sz="0" w:space="0" w:color="auto"/>
                    <w:left w:val="none" w:sz="0" w:space="0" w:color="auto"/>
                    <w:bottom w:val="none" w:sz="0" w:space="0" w:color="auto"/>
                    <w:right w:val="none" w:sz="0" w:space="0" w:color="auto"/>
                  </w:divBdr>
                </w:div>
                <w:div w:id="1299141934">
                  <w:marLeft w:val="640"/>
                  <w:marRight w:val="0"/>
                  <w:marTop w:val="0"/>
                  <w:marBottom w:val="0"/>
                  <w:divBdr>
                    <w:top w:val="none" w:sz="0" w:space="0" w:color="auto"/>
                    <w:left w:val="none" w:sz="0" w:space="0" w:color="auto"/>
                    <w:bottom w:val="none" w:sz="0" w:space="0" w:color="auto"/>
                    <w:right w:val="none" w:sz="0" w:space="0" w:color="auto"/>
                  </w:divBdr>
                </w:div>
                <w:div w:id="743138982">
                  <w:marLeft w:val="640"/>
                  <w:marRight w:val="0"/>
                  <w:marTop w:val="0"/>
                  <w:marBottom w:val="0"/>
                  <w:divBdr>
                    <w:top w:val="none" w:sz="0" w:space="0" w:color="auto"/>
                    <w:left w:val="none" w:sz="0" w:space="0" w:color="auto"/>
                    <w:bottom w:val="none" w:sz="0" w:space="0" w:color="auto"/>
                    <w:right w:val="none" w:sz="0" w:space="0" w:color="auto"/>
                  </w:divBdr>
                </w:div>
                <w:div w:id="563369436">
                  <w:marLeft w:val="640"/>
                  <w:marRight w:val="0"/>
                  <w:marTop w:val="0"/>
                  <w:marBottom w:val="0"/>
                  <w:divBdr>
                    <w:top w:val="none" w:sz="0" w:space="0" w:color="auto"/>
                    <w:left w:val="none" w:sz="0" w:space="0" w:color="auto"/>
                    <w:bottom w:val="none" w:sz="0" w:space="0" w:color="auto"/>
                    <w:right w:val="none" w:sz="0" w:space="0" w:color="auto"/>
                  </w:divBdr>
                </w:div>
                <w:div w:id="1971520617">
                  <w:marLeft w:val="640"/>
                  <w:marRight w:val="0"/>
                  <w:marTop w:val="0"/>
                  <w:marBottom w:val="0"/>
                  <w:divBdr>
                    <w:top w:val="none" w:sz="0" w:space="0" w:color="auto"/>
                    <w:left w:val="none" w:sz="0" w:space="0" w:color="auto"/>
                    <w:bottom w:val="none" w:sz="0" w:space="0" w:color="auto"/>
                    <w:right w:val="none" w:sz="0" w:space="0" w:color="auto"/>
                  </w:divBdr>
                </w:div>
                <w:div w:id="536429780">
                  <w:marLeft w:val="640"/>
                  <w:marRight w:val="0"/>
                  <w:marTop w:val="0"/>
                  <w:marBottom w:val="0"/>
                  <w:divBdr>
                    <w:top w:val="none" w:sz="0" w:space="0" w:color="auto"/>
                    <w:left w:val="none" w:sz="0" w:space="0" w:color="auto"/>
                    <w:bottom w:val="none" w:sz="0" w:space="0" w:color="auto"/>
                    <w:right w:val="none" w:sz="0" w:space="0" w:color="auto"/>
                  </w:divBdr>
                </w:div>
                <w:div w:id="1398016180">
                  <w:marLeft w:val="640"/>
                  <w:marRight w:val="0"/>
                  <w:marTop w:val="0"/>
                  <w:marBottom w:val="0"/>
                  <w:divBdr>
                    <w:top w:val="none" w:sz="0" w:space="0" w:color="auto"/>
                    <w:left w:val="none" w:sz="0" w:space="0" w:color="auto"/>
                    <w:bottom w:val="none" w:sz="0" w:space="0" w:color="auto"/>
                    <w:right w:val="none" w:sz="0" w:space="0" w:color="auto"/>
                  </w:divBdr>
                </w:div>
                <w:div w:id="2007518223">
                  <w:marLeft w:val="640"/>
                  <w:marRight w:val="0"/>
                  <w:marTop w:val="0"/>
                  <w:marBottom w:val="0"/>
                  <w:divBdr>
                    <w:top w:val="none" w:sz="0" w:space="0" w:color="auto"/>
                    <w:left w:val="none" w:sz="0" w:space="0" w:color="auto"/>
                    <w:bottom w:val="none" w:sz="0" w:space="0" w:color="auto"/>
                    <w:right w:val="none" w:sz="0" w:space="0" w:color="auto"/>
                  </w:divBdr>
                </w:div>
                <w:div w:id="1717898661">
                  <w:marLeft w:val="640"/>
                  <w:marRight w:val="0"/>
                  <w:marTop w:val="0"/>
                  <w:marBottom w:val="0"/>
                  <w:divBdr>
                    <w:top w:val="none" w:sz="0" w:space="0" w:color="auto"/>
                    <w:left w:val="none" w:sz="0" w:space="0" w:color="auto"/>
                    <w:bottom w:val="none" w:sz="0" w:space="0" w:color="auto"/>
                    <w:right w:val="none" w:sz="0" w:space="0" w:color="auto"/>
                  </w:divBdr>
                </w:div>
                <w:div w:id="1263566285">
                  <w:marLeft w:val="640"/>
                  <w:marRight w:val="0"/>
                  <w:marTop w:val="0"/>
                  <w:marBottom w:val="0"/>
                  <w:divBdr>
                    <w:top w:val="none" w:sz="0" w:space="0" w:color="auto"/>
                    <w:left w:val="none" w:sz="0" w:space="0" w:color="auto"/>
                    <w:bottom w:val="none" w:sz="0" w:space="0" w:color="auto"/>
                    <w:right w:val="none" w:sz="0" w:space="0" w:color="auto"/>
                  </w:divBdr>
                </w:div>
                <w:div w:id="852499987">
                  <w:marLeft w:val="640"/>
                  <w:marRight w:val="0"/>
                  <w:marTop w:val="0"/>
                  <w:marBottom w:val="0"/>
                  <w:divBdr>
                    <w:top w:val="none" w:sz="0" w:space="0" w:color="auto"/>
                    <w:left w:val="none" w:sz="0" w:space="0" w:color="auto"/>
                    <w:bottom w:val="none" w:sz="0" w:space="0" w:color="auto"/>
                    <w:right w:val="none" w:sz="0" w:space="0" w:color="auto"/>
                  </w:divBdr>
                </w:div>
                <w:div w:id="740980405">
                  <w:marLeft w:val="640"/>
                  <w:marRight w:val="0"/>
                  <w:marTop w:val="0"/>
                  <w:marBottom w:val="0"/>
                  <w:divBdr>
                    <w:top w:val="none" w:sz="0" w:space="0" w:color="auto"/>
                    <w:left w:val="none" w:sz="0" w:space="0" w:color="auto"/>
                    <w:bottom w:val="none" w:sz="0" w:space="0" w:color="auto"/>
                    <w:right w:val="none" w:sz="0" w:space="0" w:color="auto"/>
                  </w:divBdr>
                </w:div>
                <w:div w:id="1203245795">
                  <w:marLeft w:val="640"/>
                  <w:marRight w:val="0"/>
                  <w:marTop w:val="0"/>
                  <w:marBottom w:val="0"/>
                  <w:divBdr>
                    <w:top w:val="none" w:sz="0" w:space="0" w:color="auto"/>
                    <w:left w:val="none" w:sz="0" w:space="0" w:color="auto"/>
                    <w:bottom w:val="none" w:sz="0" w:space="0" w:color="auto"/>
                    <w:right w:val="none" w:sz="0" w:space="0" w:color="auto"/>
                  </w:divBdr>
                </w:div>
                <w:div w:id="1134060752">
                  <w:marLeft w:val="640"/>
                  <w:marRight w:val="0"/>
                  <w:marTop w:val="0"/>
                  <w:marBottom w:val="0"/>
                  <w:divBdr>
                    <w:top w:val="none" w:sz="0" w:space="0" w:color="auto"/>
                    <w:left w:val="none" w:sz="0" w:space="0" w:color="auto"/>
                    <w:bottom w:val="none" w:sz="0" w:space="0" w:color="auto"/>
                    <w:right w:val="none" w:sz="0" w:space="0" w:color="auto"/>
                  </w:divBdr>
                </w:div>
                <w:div w:id="1924486726">
                  <w:marLeft w:val="640"/>
                  <w:marRight w:val="0"/>
                  <w:marTop w:val="0"/>
                  <w:marBottom w:val="0"/>
                  <w:divBdr>
                    <w:top w:val="none" w:sz="0" w:space="0" w:color="auto"/>
                    <w:left w:val="none" w:sz="0" w:space="0" w:color="auto"/>
                    <w:bottom w:val="none" w:sz="0" w:space="0" w:color="auto"/>
                    <w:right w:val="none" w:sz="0" w:space="0" w:color="auto"/>
                  </w:divBdr>
                </w:div>
                <w:div w:id="433936498">
                  <w:marLeft w:val="640"/>
                  <w:marRight w:val="0"/>
                  <w:marTop w:val="0"/>
                  <w:marBottom w:val="0"/>
                  <w:divBdr>
                    <w:top w:val="none" w:sz="0" w:space="0" w:color="auto"/>
                    <w:left w:val="none" w:sz="0" w:space="0" w:color="auto"/>
                    <w:bottom w:val="none" w:sz="0" w:space="0" w:color="auto"/>
                    <w:right w:val="none" w:sz="0" w:space="0" w:color="auto"/>
                  </w:divBdr>
                </w:div>
                <w:div w:id="1299993610">
                  <w:marLeft w:val="640"/>
                  <w:marRight w:val="0"/>
                  <w:marTop w:val="0"/>
                  <w:marBottom w:val="0"/>
                  <w:divBdr>
                    <w:top w:val="none" w:sz="0" w:space="0" w:color="auto"/>
                    <w:left w:val="none" w:sz="0" w:space="0" w:color="auto"/>
                    <w:bottom w:val="none" w:sz="0" w:space="0" w:color="auto"/>
                    <w:right w:val="none" w:sz="0" w:space="0" w:color="auto"/>
                  </w:divBdr>
                </w:div>
                <w:div w:id="1481729752">
                  <w:marLeft w:val="640"/>
                  <w:marRight w:val="0"/>
                  <w:marTop w:val="0"/>
                  <w:marBottom w:val="0"/>
                  <w:divBdr>
                    <w:top w:val="none" w:sz="0" w:space="0" w:color="auto"/>
                    <w:left w:val="none" w:sz="0" w:space="0" w:color="auto"/>
                    <w:bottom w:val="none" w:sz="0" w:space="0" w:color="auto"/>
                    <w:right w:val="none" w:sz="0" w:space="0" w:color="auto"/>
                  </w:divBdr>
                </w:div>
                <w:div w:id="145711660">
                  <w:marLeft w:val="640"/>
                  <w:marRight w:val="0"/>
                  <w:marTop w:val="0"/>
                  <w:marBottom w:val="0"/>
                  <w:divBdr>
                    <w:top w:val="none" w:sz="0" w:space="0" w:color="auto"/>
                    <w:left w:val="none" w:sz="0" w:space="0" w:color="auto"/>
                    <w:bottom w:val="none" w:sz="0" w:space="0" w:color="auto"/>
                    <w:right w:val="none" w:sz="0" w:space="0" w:color="auto"/>
                  </w:divBdr>
                </w:div>
                <w:div w:id="547760016">
                  <w:marLeft w:val="640"/>
                  <w:marRight w:val="0"/>
                  <w:marTop w:val="0"/>
                  <w:marBottom w:val="0"/>
                  <w:divBdr>
                    <w:top w:val="none" w:sz="0" w:space="0" w:color="auto"/>
                    <w:left w:val="none" w:sz="0" w:space="0" w:color="auto"/>
                    <w:bottom w:val="none" w:sz="0" w:space="0" w:color="auto"/>
                    <w:right w:val="none" w:sz="0" w:space="0" w:color="auto"/>
                  </w:divBdr>
                </w:div>
                <w:div w:id="207188773">
                  <w:marLeft w:val="640"/>
                  <w:marRight w:val="0"/>
                  <w:marTop w:val="0"/>
                  <w:marBottom w:val="0"/>
                  <w:divBdr>
                    <w:top w:val="none" w:sz="0" w:space="0" w:color="auto"/>
                    <w:left w:val="none" w:sz="0" w:space="0" w:color="auto"/>
                    <w:bottom w:val="none" w:sz="0" w:space="0" w:color="auto"/>
                    <w:right w:val="none" w:sz="0" w:space="0" w:color="auto"/>
                  </w:divBdr>
                </w:div>
                <w:div w:id="467936967">
                  <w:marLeft w:val="640"/>
                  <w:marRight w:val="0"/>
                  <w:marTop w:val="0"/>
                  <w:marBottom w:val="0"/>
                  <w:divBdr>
                    <w:top w:val="none" w:sz="0" w:space="0" w:color="auto"/>
                    <w:left w:val="none" w:sz="0" w:space="0" w:color="auto"/>
                    <w:bottom w:val="none" w:sz="0" w:space="0" w:color="auto"/>
                    <w:right w:val="none" w:sz="0" w:space="0" w:color="auto"/>
                  </w:divBdr>
                </w:div>
                <w:div w:id="657466248">
                  <w:marLeft w:val="640"/>
                  <w:marRight w:val="0"/>
                  <w:marTop w:val="0"/>
                  <w:marBottom w:val="0"/>
                  <w:divBdr>
                    <w:top w:val="none" w:sz="0" w:space="0" w:color="auto"/>
                    <w:left w:val="none" w:sz="0" w:space="0" w:color="auto"/>
                    <w:bottom w:val="none" w:sz="0" w:space="0" w:color="auto"/>
                    <w:right w:val="none" w:sz="0" w:space="0" w:color="auto"/>
                  </w:divBdr>
                </w:div>
                <w:div w:id="1758673771">
                  <w:marLeft w:val="640"/>
                  <w:marRight w:val="0"/>
                  <w:marTop w:val="0"/>
                  <w:marBottom w:val="0"/>
                  <w:divBdr>
                    <w:top w:val="none" w:sz="0" w:space="0" w:color="auto"/>
                    <w:left w:val="none" w:sz="0" w:space="0" w:color="auto"/>
                    <w:bottom w:val="none" w:sz="0" w:space="0" w:color="auto"/>
                    <w:right w:val="none" w:sz="0" w:space="0" w:color="auto"/>
                  </w:divBdr>
                </w:div>
                <w:div w:id="1146580647">
                  <w:marLeft w:val="640"/>
                  <w:marRight w:val="0"/>
                  <w:marTop w:val="0"/>
                  <w:marBottom w:val="0"/>
                  <w:divBdr>
                    <w:top w:val="none" w:sz="0" w:space="0" w:color="auto"/>
                    <w:left w:val="none" w:sz="0" w:space="0" w:color="auto"/>
                    <w:bottom w:val="none" w:sz="0" w:space="0" w:color="auto"/>
                    <w:right w:val="none" w:sz="0" w:space="0" w:color="auto"/>
                  </w:divBdr>
                </w:div>
                <w:div w:id="589852598">
                  <w:marLeft w:val="640"/>
                  <w:marRight w:val="0"/>
                  <w:marTop w:val="0"/>
                  <w:marBottom w:val="0"/>
                  <w:divBdr>
                    <w:top w:val="none" w:sz="0" w:space="0" w:color="auto"/>
                    <w:left w:val="none" w:sz="0" w:space="0" w:color="auto"/>
                    <w:bottom w:val="none" w:sz="0" w:space="0" w:color="auto"/>
                    <w:right w:val="none" w:sz="0" w:space="0" w:color="auto"/>
                  </w:divBdr>
                </w:div>
                <w:div w:id="821309396">
                  <w:marLeft w:val="640"/>
                  <w:marRight w:val="0"/>
                  <w:marTop w:val="0"/>
                  <w:marBottom w:val="0"/>
                  <w:divBdr>
                    <w:top w:val="none" w:sz="0" w:space="0" w:color="auto"/>
                    <w:left w:val="none" w:sz="0" w:space="0" w:color="auto"/>
                    <w:bottom w:val="none" w:sz="0" w:space="0" w:color="auto"/>
                    <w:right w:val="none" w:sz="0" w:space="0" w:color="auto"/>
                  </w:divBdr>
                </w:div>
                <w:div w:id="63377430">
                  <w:marLeft w:val="640"/>
                  <w:marRight w:val="0"/>
                  <w:marTop w:val="0"/>
                  <w:marBottom w:val="0"/>
                  <w:divBdr>
                    <w:top w:val="none" w:sz="0" w:space="0" w:color="auto"/>
                    <w:left w:val="none" w:sz="0" w:space="0" w:color="auto"/>
                    <w:bottom w:val="none" w:sz="0" w:space="0" w:color="auto"/>
                    <w:right w:val="none" w:sz="0" w:space="0" w:color="auto"/>
                  </w:divBdr>
                </w:div>
                <w:div w:id="1563246416">
                  <w:marLeft w:val="640"/>
                  <w:marRight w:val="0"/>
                  <w:marTop w:val="0"/>
                  <w:marBottom w:val="0"/>
                  <w:divBdr>
                    <w:top w:val="none" w:sz="0" w:space="0" w:color="auto"/>
                    <w:left w:val="none" w:sz="0" w:space="0" w:color="auto"/>
                    <w:bottom w:val="none" w:sz="0" w:space="0" w:color="auto"/>
                    <w:right w:val="none" w:sz="0" w:space="0" w:color="auto"/>
                  </w:divBdr>
                </w:div>
                <w:div w:id="308630162">
                  <w:marLeft w:val="640"/>
                  <w:marRight w:val="0"/>
                  <w:marTop w:val="0"/>
                  <w:marBottom w:val="0"/>
                  <w:divBdr>
                    <w:top w:val="none" w:sz="0" w:space="0" w:color="auto"/>
                    <w:left w:val="none" w:sz="0" w:space="0" w:color="auto"/>
                    <w:bottom w:val="none" w:sz="0" w:space="0" w:color="auto"/>
                    <w:right w:val="none" w:sz="0" w:space="0" w:color="auto"/>
                  </w:divBdr>
                </w:div>
                <w:div w:id="778841348">
                  <w:marLeft w:val="640"/>
                  <w:marRight w:val="0"/>
                  <w:marTop w:val="0"/>
                  <w:marBottom w:val="0"/>
                  <w:divBdr>
                    <w:top w:val="none" w:sz="0" w:space="0" w:color="auto"/>
                    <w:left w:val="none" w:sz="0" w:space="0" w:color="auto"/>
                    <w:bottom w:val="none" w:sz="0" w:space="0" w:color="auto"/>
                    <w:right w:val="none" w:sz="0" w:space="0" w:color="auto"/>
                  </w:divBdr>
                </w:div>
                <w:div w:id="1288656567">
                  <w:marLeft w:val="640"/>
                  <w:marRight w:val="0"/>
                  <w:marTop w:val="0"/>
                  <w:marBottom w:val="0"/>
                  <w:divBdr>
                    <w:top w:val="none" w:sz="0" w:space="0" w:color="auto"/>
                    <w:left w:val="none" w:sz="0" w:space="0" w:color="auto"/>
                    <w:bottom w:val="none" w:sz="0" w:space="0" w:color="auto"/>
                    <w:right w:val="none" w:sz="0" w:space="0" w:color="auto"/>
                  </w:divBdr>
                </w:div>
                <w:div w:id="1652556564">
                  <w:marLeft w:val="640"/>
                  <w:marRight w:val="0"/>
                  <w:marTop w:val="0"/>
                  <w:marBottom w:val="0"/>
                  <w:divBdr>
                    <w:top w:val="none" w:sz="0" w:space="0" w:color="auto"/>
                    <w:left w:val="none" w:sz="0" w:space="0" w:color="auto"/>
                    <w:bottom w:val="none" w:sz="0" w:space="0" w:color="auto"/>
                    <w:right w:val="none" w:sz="0" w:space="0" w:color="auto"/>
                  </w:divBdr>
                </w:div>
                <w:div w:id="274215379">
                  <w:marLeft w:val="640"/>
                  <w:marRight w:val="0"/>
                  <w:marTop w:val="0"/>
                  <w:marBottom w:val="0"/>
                  <w:divBdr>
                    <w:top w:val="none" w:sz="0" w:space="0" w:color="auto"/>
                    <w:left w:val="none" w:sz="0" w:space="0" w:color="auto"/>
                    <w:bottom w:val="none" w:sz="0" w:space="0" w:color="auto"/>
                    <w:right w:val="none" w:sz="0" w:space="0" w:color="auto"/>
                  </w:divBdr>
                </w:div>
                <w:div w:id="986201959">
                  <w:marLeft w:val="640"/>
                  <w:marRight w:val="0"/>
                  <w:marTop w:val="0"/>
                  <w:marBottom w:val="0"/>
                  <w:divBdr>
                    <w:top w:val="none" w:sz="0" w:space="0" w:color="auto"/>
                    <w:left w:val="none" w:sz="0" w:space="0" w:color="auto"/>
                    <w:bottom w:val="none" w:sz="0" w:space="0" w:color="auto"/>
                    <w:right w:val="none" w:sz="0" w:space="0" w:color="auto"/>
                  </w:divBdr>
                </w:div>
              </w:divsChild>
            </w:div>
            <w:div w:id="1785222931">
              <w:marLeft w:val="0"/>
              <w:marRight w:val="0"/>
              <w:marTop w:val="0"/>
              <w:marBottom w:val="0"/>
              <w:divBdr>
                <w:top w:val="none" w:sz="0" w:space="0" w:color="auto"/>
                <w:left w:val="none" w:sz="0" w:space="0" w:color="auto"/>
                <w:bottom w:val="none" w:sz="0" w:space="0" w:color="auto"/>
                <w:right w:val="none" w:sz="0" w:space="0" w:color="auto"/>
              </w:divBdr>
              <w:divsChild>
                <w:div w:id="31851589">
                  <w:marLeft w:val="640"/>
                  <w:marRight w:val="0"/>
                  <w:marTop w:val="0"/>
                  <w:marBottom w:val="0"/>
                  <w:divBdr>
                    <w:top w:val="none" w:sz="0" w:space="0" w:color="auto"/>
                    <w:left w:val="none" w:sz="0" w:space="0" w:color="auto"/>
                    <w:bottom w:val="none" w:sz="0" w:space="0" w:color="auto"/>
                    <w:right w:val="none" w:sz="0" w:space="0" w:color="auto"/>
                  </w:divBdr>
                </w:div>
                <w:div w:id="1000080019">
                  <w:marLeft w:val="640"/>
                  <w:marRight w:val="0"/>
                  <w:marTop w:val="0"/>
                  <w:marBottom w:val="0"/>
                  <w:divBdr>
                    <w:top w:val="none" w:sz="0" w:space="0" w:color="auto"/>
                    <w:left w:val="none" w:sz="0" w:space="0" w:color="auto"/>
                    <w:bottom w:val="none" w:sz="0" w:space="0" w:color="auto"/>
                    <w:right w:val="none" w:sz="0" w:space="0" w:color="auto"/>
                  </w:divBdr>
                </w:div>
                <w:div w:id="572391548">
                  <w:marLeft w:val="640"/>
                  <w:marRight w:val="0"/>
                  <w:marTop w:val="0"/>
                  <w:marBottom w:val="0"/>
                  <w:divBdr>
                    <w:top w:val="none" w:sz="0" w:space="0" w:color="auto"/>
                    <w:left w:val="none" w:sz="0" w:space="0" w:color="auto"/>
                    <w:bottom w:val="none" w:sz="0" w:space="0" w:color="auto"/>
                    <w:right w:val="none" w:sz="0" w:space="0" w:color="auto"/>
                  </w:divBdr>
                </w:div>
                <w:div w:id="825823539">
                  <w:marLeft w:val="640"/>
                  <w:marRight w:val="0"/>
                  <w:marTop w:val="0"/>
                  <w:marBottom w:val="0"/>
                  <w:divBdr>
                    <w:top w:val="none" w:sz="0" w:space="0" w:color="auto"/>
                    <w:left w:val="none" w:sz="0" w:space="0" w:color="auto"/>
                    <w:bottom w:val="none" w:sz="0" w:space="0" w:color="auto"/>
                    <w:right w:val="none" w:sz="0" w:space="0" w:color="auto"/>
                  </w:divBdr>
                </w:div>
                <w:div w:id="1149591049">
                  <w:marLeft w:val="640"/>
                  <w:marRight w:val="0"/>
                  <w:marTop w:val="0"/>
                  <w:marBottom w:val="0"/>
                  <w:divBdr>
                    <w:top w:val="none" w:sz="0" w:space="0" w:color="auto"/>
                    <w:left w:val="none" w:sz="0" w:space="0" w:color="auto"/>
                    <w:bottom w:val="none" w:sz="0" w:space="0" w:color="auto"/>
                    <w:right w:val="none" w:sz="0" w:space="0" w:color="auto"/>
                  </w:divBdr>
                </w:div>
                <w:div w:id="1670060086">
                  <w:marLeft w:val="640"/>
                  <w:marRight w:val="0"/>
                  <w:marTop w:val="0"/>
                  <w:marBottom w:val="0"/>
                  <w:divBdr>
                    <w:top w:val="none" w:sz="0" w:space="0" w:color="auto"/>
                    <w:left w:val="none" w:sz="0" w:space="0" w:color="auto"/>
                    <w:bottom w:val="none" w:sz="0" w:space="0" w:color="auto"/>
                    <w:right w:val="none" w:sz="0" w:space="0" w:color="auto"/>
                  </w:divBdr>
                </w:div>
                <w:div w:id="591359509">
                  <w:marLeft w:val="640"/>
                  <w:marRight w:val="0"/>
                  <w:marTop w:val="0"/>
                  <w:marBottom w:val="0"/>
                  <w:divBdr>
                    <w:top w:val="none" w:sz="0" w:space="0" w:color="auto"/>
                    <w:left w:val="none" w:sz="0" w:space="0" w:color="auto"/>
                    <w:bottom w:val="none" w:sz="0" w:space="0" w:color="auto"/>
                    <w:right w:val="none" w:sz="0" w:space="0" w:color="auto"/>
                  </w:divBdr>
                </w:div>
                <w:div w:id="1620257259">
                  <w:marLeft w:val="640"/>
                  <w:marRight w:val="0"/>
                  <w:marTop w:val="0"/>
                  <w:marBottom w:val="0"/>
                  <w:divBdr>
                    <w:top w:val="none" w:sz="0" w:space="0" w:color="auto"/>
                    <w:left w:val="none" w:sz="0" w:space="0" w:color="auto"/>
                    <w:bottom w:val="none" w:sz="0" w:space="0" w:color="auto"/>
                    <w:right w:val="none" w:sz="0" w:space="0" w:color="auto"/>
                  </w:divBdr>
                </w:div>
                <w:div w:id="299380107">
                  <w:marLeft w:val="640"/>
                  <w:marRight w:val="0"/>
                  <w:marTop w:val="0"/>
                  <w:marBottom w:val="0"/>
                  <w:divBdr>
                    <w:top w:val="none" w:sz="0" w:space="0" w:color="auto"/>
                    <w:left w:val="none" w:sz="0" w:space="0" w:color="auto"/>
                    <w:bottom w:val="none" w:sz="0" w:space="0" w:color="auto"/>
                    <w:right w:val="none" w:sz="0" w:space="0" w:color="auto"/>
                  </w:divBdr>
                </w:div>
                <w:div w:id="364795366">
                  <w:marLeft w:val="640"/>
                  <w:marRight w:val="0"/>
                  <w:marTop w:val="0"/>
                  <w:marBottom w:val="0"/>
                  <w:divBdr>
                    <w:top w:val="none" w:sz="0" w:space="0" w:color="auto"/>
                    <w:left w:val="none" w:sz="0" w:space="0" w:color="auto"/>
                    <w:bottom w:val="none" w:sz="0" w:space="0" w:color="auto"/>
                    <w:right w:val="none" w:sz="0" w:space="0" w:color="auto"/>
                  </w:divBdr>
                </w:div>
                <w:div w:id="1262297695">
                  <w:marLeft w:val="640"/>
                  <w:marRight w:val="0"/>
                  <w:marTop w:val="0"/>
                  <w:marBottom w:val="0"/>
                  <w:divBdr>
                    <w:top w:val="none" w:sz="0" w:space="0" w:color="auto"/>
                    <w:left w:val="none" w:sz="0" w:space="0" w:color="auto"/>
                    <w:bottom w:val="none" w:sz="0" w:space="0" w:color="auto"/>
                    <w:right w:val="none" w:sz="0" w:space="0" w:color="auto"/>
                  </w:divBdr>
                </w:div>
                <w:div w:id="93985523">
                  <w:marLeft w:val="640"/>
                  <w:marRight w:val="0"/>
                  <w:marTop w:val="0"/>
                  <w:marBottom w:val="0"/>
                  <w:divBdr>
                    <w:top w:val="none" w:sz="0" w:space="0" w:color="auto"/>
                    <w:left w:val="none" w:sz="0" w:space="0" w:color="auto"/>
                    <w:bottom w:val="none" w:sz="0" w:space="0" w:color="auto"/>
                    <w:right w:val="none" w:sz="0" w:space="0" w:color="auto"/>
                  </w:divBdr>
                </w:div>
                <w:div w:id="62918977">
                  <w:marLeft w:val="640"/>
                  <w:marRight w:val="0"/>
                  <w:marTop w:val="0"/>
                  <w:marBottom w:val="0"/>
                  <w:divBdr>
                    <w:top w:val="none" w:sz="0" w:space="0" w:color="auto"/>
                    <w:left w:val="none" w:sz="0" w:space="0" w:color="auto"/>
                    <w:bottom w:val="none" w:sz="0" w:space="0" w:color="auto"/>
                    <w:right w:val="none" w:sz="0" w:space="0" w:color="auto"/>
                  </w:divBdr>
                </w:div>
                <w:div w:id="842400241">
                  <w:marLeft w:val="640"/>
                  <w:marRight w:val="0"/>
                  <w:marTop w:val="0"/>
                  <w:marBottom w:val="0"/>
                  <w:divBdr>
                    <w:top w:val="none" w:sz="0" w:space="0" w:color="auto"/>
                    <w:left w:val="none" w:sz="0" w:space="0" w:color="auto"/>
                    <w:bottom w:val="none" w:sz="0" w:space="0" w:color="auto"/>
                    <w:right w:val="none" w:sz="0" w:space="0" w:color="auto"/>
                  </w:divBdr>
                </w:div>
                <w:div w:id="516652919">
                  <w:marLeft w:val="640"/>
                  <w:marRight w:val="0"/>
                  <w:marTop w:val="0"/>
                  <w:marBottom w:val="0"/>
                  <w:divBdr>
                    <w:top w:val="none" w:sz="0" w:space="0" w:color="auto"/>
                    <w:left w:val="none" w:sz="0" w:space="0" w:color="auto"/>
                    <w:bottom w:val="none" w:sz="0" w:space="0" w:color="auto"/>
                    <w:right w:val="none" w:sz="0" w:space="0" w:color="auto"/>
                  </w:divBdr>
                </w:div>
                <w:div w:id="1085760267">
                  <w:marLeft w:val="640"/>
                  <w:marRight w:val="0"/>
                  <w:marTop w:val="0"/>
                  <w:marBottom w:val="0"/>
                  <w:divBdr>
                    <w:top w:val="none" w:sz="0" w:space="0" w:color="auto"/>
                    <w:left w:val="none" w:sz="0" w:space="0" w:color="auto"/>
                    <w:bottom w:val="none" w:sz="0" w:space="0" w:color="auto"/>
                    <w:right w:val="none" w:sz="0" w:space="0" w:color="auto"/>
                  </w:divBdr>
                </w:div>
                <w:div w:id="827135342">
                  <w:marLeft w:val="640"/>
                  <w:marRight w:val="0"/>
                  <w:marTop w:val="0"/>
                  <w:marBottom w:val="0"/>
                  <w:divBdr>
                    <w:top w:val="none" w:sz="0" w:space="0" w:color="auto"/>
                    <w:left w:val="none" w:sz="0" w:space="0" w:color="auto"/>
                    <w:bottom w:val="none" w:sz="0" w:space="0" w:color="auto"/>
                    <w:right w:val="none" w:sz="0" w:space="0" w:color="auto"/>
                  </w:divBdr>
                </w:div>
                <w:div w:id="1513690340">
                  <w:marLeft w:val="640"/>
                  <w:marRight w:val="0"/>
                  <w:marTop w:val="0"/>
                  <w:marBottom w:val="0"/>
                  <w:divBdr>
                    <w:top w:val="none" w:sz="0" w:space="0" w:color="auto"/>
                    <w:left w:val="none" w:sz="0" w:space="0" w:color="auto"/>
                    <w:bottom w:val="none" w:sz="0" w:space="0" w:color="auto"/>
                    <w:right w:val="none" w:sz="0" w:space="0" w:color="auto"/>
                  </w:divBdr>
                </w:div>
                <w:div w:id="236864014">
                  <w:marLeft w:val="640"/>
                  <w:marRight w:val="0"/>
                  <w:marTop w:val="0"/>
                  <w:marBottom w:val="0"/>
                  <w:divBdr>
                    <w:top w:val="none" w:sz="0" w:space="0" w:color="auto"/>
                    <w:left w:val="none" w:sz="0" w:space="0" w:color="auto"/>
                    <w:bottom w:val="none" w:sz="0" w:space="0" w:color="auto"/>
                    <w:right w:val="none" w:sz="0" w:space="0" w:color="auto"/>
                  </w:divBdr>
                </w:div>
                <w:div w:id="913246489">
                  <w:marLeft w:val="640"/>
                  <w:marRight w:val="0"/>
                  <w:marTop w:val="0"/>
                  <w:marBottom w:val="0"/>
                  <w:divBdr>
                    <w:top w:val="none" w:sz="0" w:space="0" w:color="auto"/>
                    <w:left w:val="none" w:sz="0" w:space="0" w:color="auto"/>
                    <w:bottom w:val="none" w:sz="0" w:space="0" w:color="auto"/>
                    <w:right w:val="none" w:sz="0" w:space="0" w:color="auto"/>
                  </w:divBdr>
                </w:div>
                <w:div w:id="529992471">
                  <w:marLeft w:val="640"/>
                  <w:marRight w:val="0"/>
                  <w:marTop w:val="0"/>
                  <w:marBottom w:val="0"/>
                  <w:divBdr>
                    <w:top w:val="none" w:sz="0" w:space="0" w:color="auto"/>
                    <w:left w:val="none" w:sz="0" w:space="0" w:color="auto"/>
                    <w:bottom w:val="none" w:sz="0" w:space="0" w:color="auto"/>
                    <w:right w:val="none" w:sz="0" w:space="0" w:color="auto"/>
                  </w:divBdr>
                </w:div>
                <w:div w:id="1385790064">
                  <w:marLeft w:val="640"/>
                  <w:marRight w:val="0"/>
                  <w:marTop w:val="0"/>
                  <w:marBottom w:val="0"/>
                  <w:divBdr>
                    <w:top w:val="none" w:sz="0" w:space="0" w:color="auto"/>
                    <w:left w:val="none" w:sz="0" w:space="0" w:color="auto"/>
                    <w:bottom w:val="none" w:sz="0" w:space="0" w:color="auto"/>
                    <w:right w:val="none" w:sz="0" w:space="0" w:color="auto"/>
                  </w:divBdr>
                </w:div>
                <w:div w:id="1385131661">
                  <w:marLeft w:val="640"/>
                  <w:marRight w:val="0"/>
                  <w:marTop w:val="0"/>
                  <w:marBottom w:val="0"/>
                  <w:divBdr>
                    <w:top w:val="none" w:sz="0" w:space="0" w:color="auto"/>
                    <w:left w:val="none" w:sz="0" w:space="0" w:color="auto"/>
                    <w:bottom w:val="none" w:sz="0" w:space="0" w:color="auto"/>
                    <w:right w:val="none" w:sz="0" w:space="0" w:color="auto"/>
                  </w:divBdr>
                </w:div>
                <w:div w:id="380327538">
                  <w:marLeft w:val="640"/>
                  <w:marRight w:val="0"/>
                  <w:marTop w:val="0"/>
                  <w:marBottom w:val="0"/>
                  <w:divBdr>
                    <w:top w:val="none" w:sz="0" w:space="0" w:color="auto"/>
                    <w:left w:val="none" w:sz="0" w:space="0" w:color="auto"/>
                    <w:bottom w:val="none" w:sz="0" w:space="0" w:color="auto"/>
                    <w:right w:val="none" w:sz="0" w:space="0" w:color="auto"/>
                  </w:divBdr>
                </w:div>
                <w:div w:id="1525946332">
                  <w:marLeft w:val="640"/>
                  <w:marRight w:val="0"/>
                  <w:marTop w:val="0"/>
                  <w:marBottom w:val="0"/>
                  <w:divBdr>
                    <w:top w:val="none" w:sz="0" w:space="0" w:color="auto"/>
                    <w:left w:val="none" w:sz="0" w:space="0" w:color="auto"/>
                    <w:bottom w:val="none" w:sz="0" w:space="0" w:color="auto"/>
                    <w:right w:val="none" w:sz="0" w:space="0" w:color="auto"/>
                  </w:divBdr>
                </w:div>
                <w:div w:id="1764180458">
                  <w:marLeft w:val="640"/>
                  <w:marRight w:val="0"/>
                  <w:marTop w:val="0"/>
                  <w:marBottom w:val="0"/>
                  <w:divBdr>
                    <w:top w:val="none" w:sz="0" w:space="0" w:color="auto"/>
                    <w:left w:val="none" w:sz="0" w:space="0" w:color="auto"/>
                    <w:bottom w:val="none" w:sz="0" w:space="0" w:color="auto"/>
                    <w:right w:val="none" w:sz="0" w:space="0" w:color="auto"/>
                  </w:divBdr>
                </w:div>
                <w:div w:id="2042395656">
                  <w:marLeft w:val="640"/>
                  <w:marRight w:val="0"/>
                  <w:marTop w:val="0"/>
                  <w:marBottom w:val="0"/>
                  <w:divBdr>
                    <w:top w:val="none" w:sz="0" w:space="0" w:color="auto"/>
                    <w:left w:val="none" w:sz="0" w:space="0" w:color="auto"/>
                    <w:bottom w:val="none" w:sz="0" w:space="0" w:color="auto"/>
                    <w:right w:val="none" w:sz="0" w:space="0" w:color="auto"/>
                  </w:divBdr>
                </w:div>
                <w:div w:id="1429740067">
                  <w:marLeft w:val="640"/>
                  <w:marRight w:val="0"/>
                  <w:marTop w:val="0"/>
                  <w:marBottom w:val="0"/>
                  <w:divBdr>
                    <w:top w:val="none" w:sz="0" w:space="0" w:color="auto"/>
                    <w:left w:val="none" w:sz="0" w:space="0" w:color="auto"/>
                    <w:bottom w:val="none" w:sz="0" w:space="0" w:color="auto"/>
                    <w:right w:val="none" w:sz="0" w:space="0" w:color="auto"/>
                  </w:divBdr>
                </w:div>
                <w:div w:id="195390688">
                  <w:marLeft w:val="640"/>
                  <w:marRight w:val="0"/>
                  <w:marTop w:val="0"/>
                  <w:marBottom w:val="0"/>
                  <w:divBdr>
                    <w:top w:val="none" w:sz="0" w:space="0" w:color="auto"/>
                    <w:left w:val="none" w:sz="0" w:space="0" w:color="auto"/>
                    <w:bottom w:val="none" w:sz="0" w:space="0" w:color="auto"/>
                    <w:right w:val="none" w:sz="0" w:space="0" w:color="auto"/>
                  </w:divBdr>
                </w:div>
                <w:div w:id="596714147">
                  <w:marLeft w:val="640"/>
                  <w:marRight w:val="0"/>
                  <w:marTop w:val="0"/>
                  <w:marBottom w:val="0"/>
                  <w:divBdr>
                    <w:top w:val="none" w:sz="0" w:space="0" w:color="auto"/>
                    <w:left w:val="none" w:sz="0" w:space="0" w:color="auto"/>
                    <w:bottom w:val="none" w:sz="0" w:space="0" w:color="auto"/>
                    <w:right w:val="none" w:sz="0" w:space="0" w:color="auto"/>
                  </w:divBdr>
                </w:div>
                <w:div w:id="1007950083">
                  <w:marLeft w:val="640"/>
                  <w:marRight w:val="0"/>
                  <w:marTop w:val="0"/>
                  <w:marBottom w:val="0"/>
                  <w:divBdr>
                    <w:top w:val="none" w:sz="0" w:space="0" w:color="auto"/>
                    <w:left w:val="none" w:sz="0" w:space="0" w:color="auto"/>
                    <w:bottom w:val="none" w:sz="0" w:space="0" w:color="auto"/>
                    <w:right w:val="none" w:sz="0" w:space="0" w:color="auto"/>
                  </w:divBdr>
                </w:div>
                <w:div w:id="1317343631">
                  <w:marLeft w:val="640"/>
                  <w:marRight w:val="0"/>
                  <w:marTop w:val="0"/>
                  <w:marBottom w:val="0"/>
                  <w:divBdr>
                    <w:top w:val="none" w:sz="0" w:space="0" w:color="auto"/>
                    <w:left w:val="none" w:sz="0" w:space="0" w:color="auto"/>
                    <w:bottom w:val="none" w:sz="0" w:space="0" w:color="auto"/>
                    <w:right w:val="none" w:sz="0" w:space="0" w:color="auto"/>
                  </w:divBdr>
                </w:div>
                <w:div w:id="1739861116">
                  <w:marLeft w:val="640"/>
                  <w:marRight w:val="0"/>
                  <w:marTop w:val="0"/>
                  <w:marBottom w:val="0"/>
                  <w:divBdr>
                    <w:top w:val="none" w:sz="0" w:space="0" w:color="auto"/>
                    <w:left w:val="none" w:sz="0" w:space="0" w:color="auto"/>
                    <w:bottom w:val="none" w:sz="0" w:space="0" w:color="auto"/>
                    <w:right w:val="none" w:sz="0" w:space="0" w:color="auto"/>
                  </w:divBdr>
                </w:div>
                <w:div w:id="1246571149">
                  <w:marLeft w:val="640"/>
                  <w:marRight w:val="0"/>
                  <w:marTop w:val="0"/>
                  <w:marBottom w:val="0"/>
                  <w:divBdr>
                    <w:top w:val="none" w:sz="0" w:space="0" w:color="auto"/>
                    <w:left w:val="none" w:sz="0" w:space="0" w:color="auto"/>
                    <w:bottom w:val="none" w:sz="0" w:space="0" w:color="auto"/>
                    <w:right w:val="none" w:sz="0" w:space="0" w:color="auto"/>
                  </w:divBdr>
                </w:div>
                <w:div w:id="222641487">
                  <w:marLeft w:val="640"/>
                  <w:marRight w:val="0"/>
                  <w:marTop w:val="0"/>
                  <w:marBottom w:val="0"/>
                  <w:divBdr>
                    <w:top w:val="none" w:sz="0" w:space="0" w:color="auto"/>
                    <w:left w:val="none" w:sz="0" w:space="0" w:color="auto"/>
                    <w:bottom w:val="none" w:sz="0" w:space="0" w:color="auto"/>
                    <w:right w:val="none" w:sz="0" w:space="0" w:color="auto"/>
                  </w:divBdr>
                </w:div>
                <w:div w:id="1414081021">
                  <w:marLeft w:val="640"/>
                  <w:marRight w:val="0"/>
                  <w:marTop w:val="0"/>
                  <w:marBottom w:val="0"/>
                  <w:divBdr>
                    <w:top w:val="none" w:sz="0" w:space="0" w:color="auto"/>
                    <w:left w:val="none" w:sz="0" w:space="0" w:color="auto"/>
                    <w:bottom w:val="none" w:sz="0" w:space="0" w:color="auto"/>
                    <w:right w:val="none" w:sz="0" w:space="0" w:color="auto"/>
                  </w:divBdr>
                </w:div>
                <w:div w:id="2063285255">
                  <w:marLeft w:val="640"/>
                  <w:marRight w:val="0"/>
                  <w:marTop w:val="0"/>
                  <w:marBottom w:val="0"/>
                  <w:divBdr>
                    <w:top w:val="none" w:sz="0" w:space="0" w:color="auto"/>
                    <w:left w:val="none" w:sz="0" w:space="0" w:color="auto"/>
                    <w:bottom w:val="none" w:sz="0" w:space="0" w:color="auto"/>
                    <w:right w:val="none" w:sz="0" w:space="0" w:color="auto"/>
                  </w:divBdr>
                </w:div>
                <w:div w:id="1946570764">
                  <w:marLeft w:val="640"/>
                  <w:marRight w:val="0"/>
                  <w:marTop w:val="0"/>
                  <w:marBottom w:val="0"/>
                  <w:divBdr>
                    <w:top w:val="none" w:sz="0" w:space="0" w:color="auto"/>
                    <w:left w:val="none" w:sz="0" w:space="0" w:color="auto"/>
                    <w:bottom w:val="none" w:sz="0" w:space="0" w:color="auto"/>
                    <w:right w:val="none" w:sz="0" w:space="0" w:color="auto"/>
                  </w:divBdr>
                </w:div>
                <w:div w:id="1829518043">
                  <w:marLeft w:val="640"/>
                  <w:marRight w:val="0"/>
                  <w:marTop w:val="0"/>
                  <w:marBottom w:val="0"/>
                  <w:divBdr>
                    <w:top w:val="none" w:sz="0" w:space="0" w:color="auto"/>
                    <w:left w:val="none" w:sz="0" w:space="0" w:color="auto"/>
                    <w:bottom w:val="none" w:sz="0" w:space="0" w:color="auto"/>
                    <w:right w:val="none" w:sz="0" w:space="0" w:color="auto"/>
                  </w:divBdr>
                </w:div>
                <w:div w:id="1954361053">
                  <w:marLeft w:val="640"/>
                  <w:marRight w:val="0"/>
                  <w:marTop w:val="0"/>
                  <w:marBottom w:val="0"/>
                  <w:divBdr>
                    <w:top w:val="none" w:sz="0" w:space="0" w:color="auto"/>
                    <w:left w:val="none" w:sz="0" w:space="0" w:color="auto"/>
                    <w:bottom w:val="none" w:sz="0" w:space="0" w:color="auto"/>
                    <w:right w:val="none" w:sz="0" w:space="0" w:color="auto"/>
                  </w:divBdr>
                </w:div>
                <w:div w:id="1505364049">
                  <w:marLeft w:val="640"/>
                  <w:marRight w:val="0"/>
                  <w:marTop w:val="0"/>
                  <w:marBottom w:val="0"/>
                  <w:divBdr>
                    <w:top w:val="none" w:sz="0" w:space="0" w:color="auto"/>
                    <w:left w:val="none" w:sz="0" w:space="0" w:color="auto"/>
                    <w:bottom w:val="none" w:sz="0" w:space="0" w:color="auto"/>
                    <w:right w:val="none" w:sz="0" w:space="0" w:color="auto"/>
                  </w:divBdr>
                </w:div>
                <w:div w:id="2145271761">
                  <w:marLeft w:val="640"/>
                  <w:marRight w:val="0"/>
                  <w:marTop w:val="0"/>
                  <w:marBottom w:val="0"/>
                  <w:divBdr>
                    <w:top w:val="none" w:sz="0" w:space="0" w:color="auto"/>
                    <w:left w:val="none" w:sz="0" w:space="0" w:color="auto"/>
                    <w:bottom w:val="none" w:sz="0" w:space="0" w:color="auto"/>
                    <w:right w:val="none" w:sz="0" w:space="0" w:color="auto"/>
                  </w:divBdr>
                </w:div>
                <w:div w:id="581067062">
                  <w:marLeft w:val="640"/>
                  <w:marRight w:val="0"/>
                  <w:marTop w:val="0"/>
                  <w:marBottom w:val="0"/>
                  <w:divBdr>
                    <w:top w:val="none" w:sz="0" w:space="0" w:color="auto"/>
                    <w:left w:val="none" w:sz="0" w:space="0" w:color="auto"/>
                    <w:bottom w:val="none" w:sz="0" w:space="0" w:color="auto"/>
                    <w:right w:val="none" w:sz="0" w:space="0" w:color="auto"/>
                  </w:divBdr>
                </w:div>
                <w:div w:id="1895895267">
                  <w:marLeft w:val="640"/>
                  <w:marRight w:val="0"/>
                  <w:marTop w:val="0"/>
                  <w:marBottom w:val="0"/>
                  <w:divBdr>
                    <w:top w:val="none" w:sz="0" w:space="0" w:color="auto"/>
                    <w:left w:val="none" w:sz="0" w:space="0" w:color="auto"/>
                    <w:bottom w:val="none" w:sz="0" w:space="0" w:color="auto"/>
                    <w:right w:val="none" w:sz="0" w:space="0" w:color="auto"/>
                  </w:divBdr>
                </w:div>
                <w:div w:id="1494251909">
                  <w:marLeft w:val="640"/>
                  <w:marRight w:val="0"/>
                  <w:marTop w:val="0"/>
                  <w:marBottom w:val="0"/>
                  <w:divBdr>
                    <w:top w:val="none" w:sz="0" w:space="0" w:color="auto"/>
                    <w:left w:val="none" w:sz="0" w:space="0" w:color="auto"/>
                    <w:bottom w:val="none" w:sz="0" w:space="0" w:color="auto"/>
                    <w:right w:val="none" w:sz="0" w:space="0" w:color="auto"/>
                  </w:divBdr>
                </w:div>
                <w:div w:id="1856530035">
                  <w:marLeft w:val="640"/>
                  <w:marRight w:val="0"/>
                  <w:marTop w:val="0"/>
                  <w:marBottom w:val="0"/>
                  <w:divBdr>
                    <w:top w:val="none" w:sz="0" w:space="0" w:color="auto"/>
                    <w:left w:val="none" w:sz="0" w:space="0" w:color="auto"/>
                    <w:bottom w:val="none" w:sz="0" w:space="0" w:color="auto"/>
                    <w:right w:val="none" w:sz="0" w:space="0" w:color="auto"/>
                  </w:divBdr>
                </w:div>
                <w:div w:id="1478112054">
                  <w:marLeft w:val="640"/>
                  <w:marRight w:val="0"/>
                  <w:marTop w:val="0"/>
                  <w:marBottom w:val="0"/>
                  <w:divBdr>
                    <w:top w:val="none" w:sz="0" w:space="0" w:color="auto"/>
                    <w:left w:val="none" w:sz="0" w:space="0" w:color="auto"/>
                    <w:bottom w:val="none" w:sz="0" w:space="0" w:color="auto"/>
                    <w:right w:val="none" w:sz="0" w:space="0" w:color="auto"/>
                  </w:divBdr>
                </w:div>
                <w:div w:id="2130539160">
                  <w:marLeft w:val="640"/>
                  <w:marRight w:val="0"/>
                  <w:marTop w:val="0"/>
                  <w:marBottom w:val="0"/>
                  <w:divBdr>
                    <w:top w:val="none" w:sz="0" w:space="0" w:color="auto"/>
                    <w:left w:val="none" w:sz="0" w:space="0" w:color="auto"/>
                    <w:bottom w:val="none" w:sz="0" w:space="0" w:color="auto"/>
                    <w:right w:val="none" w:sz="0" w:space="0" w:color="auto"/>
                  </w:divBdr>
                </w:div>
                <w:div w:id="520241410">
                  <w:marLeft w:val="640"/>
                  <w:marRight w:val="0"/>
                  <w:marTop w:val="0"/>
                  <w:marBottom w:val="0"/>
                  <w:divBdr>
                    <w:top w:val="none" w:sz="0" w:space="0" w:color="auto"/>
                    <w:left w:val="none" w:sz="0" w:space="0" w:color="auto"/>
                    <w:bottom w:val="none" w:sz="0" w:space="0" w:color="auto"/>
                    <w:right w:val="none" w:sz="0" w:space="0" w:color="auto"/>
                  </w:divBdr>
                </w:div>
                <w:div w:id="1568109306">
                  <w:marLeft w:val="640"/>
                  <w:marRight w:val="0"/>
                  <w:marTop w:val="0"/>
                  <w:marBottom w:val="0"/>
                  <w:divBdr>
                    <w:top w:val="none" w:sz="0" w:space="0" w:color="auto"/>
                    <w:left w:val="none" w:sz="0" w:space="0" w:color="auto"/>
                    <w:bottom w:val="none" w:sz="0" w:space="0" w:color="auto"/>
                    <w:right w:val="none" w:sz="0" w:space="0" w:color="auto"/>
                  </w:divBdr>
                </w:div>
                <w:div w:id="1252928077">
                  <w:marLeft w:val="640"/>
                  <w:marRight w:val="0"/>
                  <w:marTop w:val="0"/>
                  <w:marBottom w:val="0"/>
                  <w:divBdr>
                    <w:top w:val="none" w:sz="0" w:space="0" w:color="auto"/>
                    <w:left w:val="none" w:sz="0" w:space="0" w:color="auto"/>
                    <w:bottom w:val="none" w:sz="0" w:space="0" w:color="auto"/>
                    <w:right w:val="none" w:sz="0" w:space="0" w:color="auto"/>
                  </w:divBdr>
                </w:div>
                <w:div w:id="997926717">
                  <w:marLeft w:val="640"/>
                  <w:marRight w:val="0"/>
                  <w:marTop w:val="0"/>
                  <w:marBottom w:val="0"/>
                  <w:divBdr>
                    <w:top w:val="none" w:sz="0" w:space="0" w:color="auto"/>
                    <w:left w:val="none" w:sz="0" w:space="0" w:color="auto"/>
                    <w:bottom w:val="none" w:sz="0" w:space="0" w:color="auto"/>
                    <w:right w:val="none" w:sz="0" w:space="0" w:color="auto"/>
                  </w:divBdr>
                </w:div>
                <w:div w:id="1145508430">
                  <w:marLeft w:val="640"/>
                  <w:marRight w:val="0"/>
                  <w:marTop w:val="0"/>
                  <w:marBottom w:val="0"/>
                  <w:divBdr>
                    <w:top w:val="none" w:sz="0" w:space="0" w:color="auto"/>
                    <w:left w:val="none" w:sz="0" w:space="0" w:color="auto"/>
                    <w:bottom w:val="none" w:sz="0" w:space="0" w:color="auto"/>
                    <w:right w:val="none" w:sz="0" w:space="0" w:color="auto"/>
                  </w:divBdr>
                </w:div>
                <w:div w:id="1993218468">
                  <w:marLeft w:val="640"/>
                  <w:marRight w:val="0"/>
                  <w:marTop w:val="0"/>
                  <w:marBottom w:val="0"/>
                  <w:divBdr>
                    <w:top w:val="none" w:sz="0" w:space="0" w:color="auto"/>
                    <w:left w:val="none" w:sz="0" w:space="0" w:color="auto"/>
                    <w:bottom w:val="none" w:sz="0" w:space="0" w:color="auto"/>
                    <w:right w:val="none" w:sz="0" w:space="0" w:color="auto"/>
                  </w:divBdr>
                </w:div>
                <w:div w:id="1641574934">
                  <w:marLeft w:val="640"/>
                  <w:marRight w:val="0"/>
                  <w:marTop w:val="0"/>
                  <w:marBottom w:val="0"/>
                  <w:divBdr>
                    <w:top w:val="none" w:sz="0" w:space="0" w:color="auto"/>
                    <w:left w:val="none" w:sz="0" w:space="0" w:color="auto"/>
                    <w:bottom w:val="none" w:sz="0" w:space="0" w:color="auto"/>
                    <w:right w:val="none" w:sz="0" w:space="0" w:color="auto"/>
                  </w:divBdr>
                </w:div>
                <w:div w:id="877160496">
                  <w:marLeft w:val="640"/>
                  <w:marRight w:val="0"/>
                  <w:marTop w:val="0"/>
                  <w:marBottom w:val="0"/>
                  <w:divBdr>
                    <w:top w:val="none" w:sz="0" w:space="0" w:color="auto"/>
                    <w:left w:val="none" w:sz="0" w:space="0" w:color="auto"/>
                    <w:bottom w:val="none" w:sz="0" w:space="0" w:color="auto"/>
                    <w:right w:val="none" w:sz="0" w:space="0" w:color="auto"/>
                  </w:divBdr>
                </w:div>
                <w:div w:id="1238006861">
                  <w:marLeft w:val="640"/>
                  <w:marRight w:val="0"/>
                  <w:marTop w:val="0"/>
                  <w:marBottom w:val="0"/>
                  <w:divBdr>
                    <w:top w:val="none" w:sz="0" w:space="0" w:color="auto"/>
                    <w:left w:val="none" w:sz="0" w:space="0" w:color="auto"/>
                    <w:bottom w:val="none" w:sz="0" w:space="0" w:color="auto"/>
                    <w:right w:val="none" w:sz="0" w:space="0" w:color="auto"/>
                  </w:divBdr>
                </w:div>
                <w:div w:id="1580478301">
                  <w:marLeft w:val="640"/>
                  <w:marRight w:val="0"/>
                  <w:marTop w:val="0"/>
                  <w:marBottom w:val="0"/>
                  <w:divBdr>
                    <w:top w:val="none" w:sz="0" w:space="0" w:color="auto"/>
                    <w:left w:val="none" w:sz="0" w:space="0" w:color="auto"/>
                    <w:bottom w:val="none" w:sz="0" w:space="0" w:color="auto"/>
                    <w:right w:val="none" w:sz="0" w:space="0" w:color="auto"/>
                  </w:divBdr>
                </w:div>
                <w:div w:id="1977955703">
                  <w:marLeft w:val="640"/>
                  <w:marRight w:val="0"/>
                  <w:marTop w:val="0"/>
                  <w:marBottom w:val="0"/>
                  <w:divBdr>
                    <w:top w:val="none" w:sz="0" w:space="0" w:color="auto"/>
                    <w:left w:val="none" w:sz="0" w:space="0" w:color="auto"/>
                    <w:bottom w:val="none" w:sz="0" w:space="0" w:color="auto"/>
                    <w:right w:val="none" w:sz="0" w:space="0" w:color="auto"/>
                  </w:divBdr>
                </w:div>
                <w:div w:id="1572350791">
                  <w:marLeft w:val="640"/>
                  <w:marRight w:val="0"/>
                  <w:marTop w:val="0"/>
                  <w:marBottom w:val="0"/>
                  <w:divBdr>
                    <w:top w:val="none" w:sz="0" w:space="0" w:color="auto"/>
                    <w:left w:val="none" w:sz="0" w:space="0" w:color="auto"/>
                    <w:bottom w:val="none" w:sz="0" w:space="0" w:color="auto"/>
                    <w:right w:val="none" w:sz="0" w:space="0" w:color="auto"/>
                  </w:divBdr>
                </w:div>
                <w:div w:id="1086264367">
                  <w:marLeft w:val="640"/>
                  <w:marRight w:val="0"/>
                  <w:marTop w:val="0"/>
                  <w:marBottom w:val="0"/>
                  <w:divBdr>
                    <w:top w:val="none" w:sz="0" w:space="0" w:color="auto"/>
                    <w:left w:val="none" w:sz="0" w:space="0" w:color="auto"/>
                    <w:bottom w:val="none" w:sz="0" w:space="0" w:color="auto"/>
                    <w:right w:val="none" w:sz="0" w:space="0" w:color="auto"/>
                  </w:divBdr>
                </w:div>
                <w:div w:id="1891920618">
                  <w:marLeft w:val="640"/>
                  <w:marRight w:val="0"/>
                  <w:marTop w:val="0"/>
                  <w:marBottom w:val="0"/>
                  <w:divBdr>
                    <w:top w:val="none" w:sz="0" w:space="0" w:color="auto"/>
                    <w:left w:val="none" w:sz="0" w:space="0" w:color="auto"/>
                    <w:bottom w:val="none" w:sz="0" w:space="0" w:color="auto"/>
                    <w:right w:val="none" w:sz="0" w:space="0" w:color="auto"/>
                  </w:divBdr>
                </w:div>
                <w:div w:id="1432552179">
                  <w:marLeft w:val="640"/>
                  <w:marRight w:val="0"/>
                  <w:marTop w:val="0"/>
                  <w:marBottom w:val="0"/>
                  <w:divBdr>
                    <w:top w:val="none" w:sz="0" w:space="0" w:color="auto"/>
                    <w:left w:val="none" w:sz="0" w:space="0" w:color="auto"/>
                    <w:bottom w:val="none" w:sz="0" w:space="0" w:color="auto"/>
                    <w:right w:val="none" w:sz="0" w:space="0" w:color="auto"/>
                  </w:divBdr>
                </w:div>
                <w:div w:id="2115319607">
                  <w:marLeft w:val="640"/>
                  <w:marRight w:val="0"/>
                  <w:marTop w:val="0"/>
                  <w:marBottom w:val="0"/>
                  <w:divBdr>
                    <w:top w:val="none" w:sz="0" w:space="0" w:color="auto"/>
                    <w:left w:val="none" w:sz="0" w:space="0" w:color="auto"/>
                    <w:bottom w:val="none" w:sz="0" w:space="0" w:color="auto"/>
                    <w:right w:val="none" w:sz="0" w:space="0" w:color="auto"/>
                  </w:divBdr>
                </w:div>
                <w:div w:id="595331421">
                  <w:marLeft w:val="640"/>
                  <w:marRight w:val="0"/>
                  <w:marTop w:val="0"/>
                  <w:marBottom w:val="0"/>
                  <w:divBdr>
                    <w:top w:val="none" w:sz="0" w:space="0" w:color="auto"/>
                    <w:left w:val="none" w:sz="0" w:space="0" w:color="auto"/>
                    <w:bottom w:val="none" w:sz="0" w:space="0" w:color="auto"/>
                    <w:right w:val="none" w:sz="0" w:space="0" w:color="auto"/>
                  </w:divBdr>
                </w:div>
              </w:divsChild>
            </w:div>
            <w:div w:id="468059189">
              <w:marLeft w:val="0"/>
              <w:marRight w:val="0"/>
              <w:marTop w:val="0"/>
              <w:marBottom w:val="0"/>
              <w:divBdr>
                <w:top w:val="none" w:sz="0" w:space="0" w:color="auto"/>
                <w:left w:val="none" w:sz="0" w:space="0" w:color="auto"/>
                <w:bottom w:val="none" w:sz="0" w:space="0" w:color="auto"/>
                <w:right w:val="none" w:sz="0" w:space="0" w:color="auto"/>
              </w:divBdr>
              <w:divsChild>
                <w:div w:id="1278635066">
                  <w:marLeft w:val="640"/>
                  <w:marRight w:val="0"/>
                  <w:marTop w:val="0"/>
                  <w:marBottom w:val="0"/>
                  <w:divBdr>
                    <w:top w:val="none" w:sz="0" w:space="0" w:color="auto"/>
                    <w:left w:val="none" w:sz="0" w:space="0" w:color="auto"/>
                    <w:bottom w:val="none" w:sz="0" w:space="0" w:color="auto"/>
                    <w:right w:val="none" w:sz="0" w:space="0" w:color="auto"/>
                  </w:divBdr>
                </w:div>
                <w:div w:id="44914634">
                  <w:marLeft w:val="640"/>
                  <w:marRight w:val="0"/>
                  <w:marTop w:val="0"/>
                  <w:marBottom w:val="0"/>
                  <w:divBdr>
                    <w:top w:val="none" w:sz="0" w:space="0" w:color="auto"/>
                    <w:left w:val="none" w:sz="0" w:space="0" w:color="auto"/>
                    <w:bottom w:val="none" w:sz="0" w:space="0" w:color="auto"/>
                    <w:right w:val="none" w:sz="0" w:space="0" w:color="auto"/>
                  </w:divBdr>
                </w:div>
                <w:div w:id="902837341">
                  <w:marLeft w:val="640"/>
                  <w:marRight w:val="0"/>
                  <w:marTop w:val="0"/>
                  <w:marBottom w:val="0"/>
                  <w:divBdr>
                    <w:top w:val="none" w:sz="0" w:space="0" w:color="auto"/>
                    <w:left w:val="none" w:sz="0" w:space="0" w:color="auto"/>
                    <w:bottom w:val="none" w:sz="0" w:space="0" w:color="auto"/>
                    <w:right w:val="none" w:sz="0" w:space="0" w:color="auto"/>
                  </w:divBdr>
                </w:div>
                <w:div w:id="1938831282">
                  <w:marLeft w:val="640"/>
                  <w:marRight w:val="0"/>
                  <w:marTop w:val="0"/>
                  <w:marBottom w:val="0"/>
                  <w:divBdr>
                    <w:top w:val="none" w:sz="0" w:space="0" w:color="auto"/>
                    <w:left w:val="none" w:sz="0" w:space="0" w:color="auto"/>
                    <w:bottom w:val="none" w:sz="0" w:space="0" w:color="auto"/>
                    <w:right w:val="none" w:sz="0" w:space="0" w:color="auto"/>
                  </w:divBdr>
                </w:div>
                <w:div w:id="459418741">
                  <w:marLeft w:val="640"/>
                  <w:marRight w:val="0"/>
                  <w:marTop w:val="0"/>
                  <w:marBottom w:val="0"/>
                  <w:divBdr>
                    <w:top w:val="none" w:sz="0" w:space="0" w:color="auto"/>
                    <w:left w:val="none" w:sz="0" w:space="0" w:color="auto"/>
                    <w:bottom w:val="none" w:sz="0" w:space="0" w:color="auto"/>
                    <w:right w:val="none" w:sz="0" w:space="0" w:color="auto"/>
                  </w:divBdr>
                </w:div>
                <w:div w:id="509370114">
                  <w:marLeft w:val="640"/>
                  <w:marRight w:val="0"/>
                  <w:marTop w:val="0"/>
                  <w:marBottom w:val="0"/>
                  <w:divBdr>
                    <w:top w:val="none" w:sz="0" w:space="0" w:color="auto"/>
                    <w:left w:val="none" w:sz="0" w:space="0" w:color="auto"/>
                    <w:bottom w:val="none" w:sz="0" w:space="0" w:color="auto"/>
                    <w:right w:val="none" w:sz="0" w:space="0" w:color="auto"/>
                  </w:divBdr>
                </w:div>
                <w:div w:id="940532152">
                  <w:marLeft w:val="640"/>
                  <w:marRight w:val="0"/>
                  <w:marTop w:val="0"/>
                  <w:marBottom w:val="0"/>
                  <w:divBdr>
                    <w:top w:val="none" w:sz="0" w:space="0" w:color="auto"/>
                    <w:left w:val="none" w:sz="0" w:space="0" w:color="auto"/>
                    <w:bottom w:val="none" w:sz="0" w:space="0" w:color="auto"/>
                    <w:right w:val="none" w:sz="0" w:space="0" w:color="auto"/>
                  </w:divBdr>
                </w:div>
                <w:div w:id="648561106">
                  <w:marLeft w:val="640"/>
                  <w:marRight w:val="0"/>
                  <w:marTop w:val="0"/>
                  <w:marBottom w:val="0"/>
                  <w:divBdr>
                    <w:top w:val="none" w:sz="0" w:space="0" w:color="auto"/>
                    <w:left w:val="none" w:sz="0" w:space="0" w:color="auto"/>
                    <w:bottom w:val="none" w:sz="0" w:space="0" w:color="auto"/>
                    <w:right w:val="none" w:sz="0" w:space="0" w:color="auto"/>
                  </w:divBdr>
                </w:div>
                <w:div w:id="536510236">
                  <w:marLeft w:val="640"/>
                  <w:marRight w:val="0"/>
                  <w:marTop w:val="0"/>
                  <w:marBottom w:val="0"/>
                  <w:divBdr>
                    <w:top w:val="none" w:sz="0" w:space="0" w:color="auto"/>
                    <w:left w:val="none" w:sz="0" w:space="0" w:color="auto"/>
                    <w:bottom w:val="none" w:sz="0" w:space="0" w:color="auto"/>
                    <w:right w:val="none" w:sz="0" w:space="0" w:color="auto"/>
                  </w:divBdr>
                </w:div>
                <w:div w:id="581064236">
                  <w:marLeft w:val="640"/>
                  <w:marRight w:val="0"/>
                  <w:marTop w:val="0"/>
                  <w:marBottom w:val="0"/>
                  <w:divBdr>
                    <w:top w:val="none" w:sz="0" w:space="0" w:color="auto"/>
                    <w:left w:val="none" w:sz="0" w:space="0" w:color="auto"/>
                    <w:bottom w:val="none" w:sz="0" w:space="0" w:color="auto"/>
                    <w:right w:val="none" w:sz="0" w:space="0" w:color="auto"/>
                  </w:divBdr>
                </w:div>
                <w:div w:id="1010986441">
                  <w:marLeft w:val="640"/>
                  <w:marRight w:val="0"/>
                  <w:marTop w:val="0"/>
                  <w:marBottom w:val="0"/>
                  <w:divBdr>
                    <w:top w:val="none" w:sz="0" w:space="0" w:color="auto"/>
                    <w:left w:val="none" w:sz="0" w:space="0" w:color="auto"/>
                    <w:bottom w:val="none" w:sz="0" w:space="0" w:color="auto"/>
                    <w:right w:val="none" w:sz="0" w:space="0" w:color="auto"/>
                  </w:divBdr>
                </w:div>
                <w:div w:id="895702818">
                  <w:marLeft w:val="640"/>
                  <w:marRight w:val="0"/>
                  <w:marTop w:val="0"/>
                  <w:marBottom w:val="0"/>
                  <w:divBdr>
                    <w:top w:val="none" w:sz="0" w:space="0" w:color="auto"/>
                    <w:left w:val="none" w:sz="0" w:space="0" w:color="auto"/>
                    <w:bottom w:val="none" w:sz="0" w:space="0" w:color="auto"/>
                    <w:right w:val="none" w:sz="0" w:space="0" w:color="auto"/>
                  </w:divBdr>
                </w:div>
                <w:div w:id="357318091">
                  <w:marLeft w:val="640"/>
                  <w:marRight w:val="0"/>
                  <w:marTop w:val="0"/>
                  <w:marBottom w:val="0"/>
                  <w:divBdr>
                    <w:top w:val="none" w:sz="0" w:space="0" w:color="auto"/>
                    <w:left w:val="none" w:sz="0" w:space="0" w:color="auto"/>
                    <w:bottom w:val="none" w:sz="0" w:space="0" w:color="auto"/>
                    <w:right w:val="none" w:sz="0" w:space="0" w:color="auto"/>
                  </w:divBdr>
                </w:div>
                <w:div w:id="174927687">
                  <w:marLeft w:val="640"/>
                  <w:marRight w:val="0"/>
                  <w:marTop w:val="0"/>
                  <w:marBottom w:val="0"/>
                  <w:divBdr>
                    <w:top w:val="none" w:sz="0" w:space="0" w:color="auto"/>
                    <w:left w:val="none" w:sz="0" w:space="0" w:color="auto"/>
                    <w:bottom w:val="none" w:sz="0" w:space="0" w:color="auto"/>
                    <w:right w:val="none" w:sz="0" w:space="0" w:color="auto"/>
                  </w:divBdr>
                </w:div>
                <w:div w:id="1003361892">
                  <w:marLeft w:val="640"/>
                  <w:marRight w:val="0"/>
                  <w:marTop w:val="0"/>
                  <w:marBottom w:val="0"/>
                  <w:divBdr>
                    <w:top w:val="none" w:sz="0" w:space="0" w:color="auto"/>
                    <w:left w:val="none" w:sz="0" w:space="0" w:color="auto"/>
                    <w:bottom w:val="none" w:sz="0" w:space="0" w:color="auto"/>
                    <w:right w:val="none" w:sz="0" w:space="0" w:color="auto"/>
                  </w:divBdr>
                </w:div>
                <w:div w:id="2046518360">
                  <w:marLeft w:val="640"/>
                  <w:marRight w:val="0"/>
                  <w:marTop w:val="0"/>
                  <w:marBottom w:val="0"/>
                  <w:divBdr>
                    <w:top w:val="none" w:sz="0" w:space="0" w:color="auto"/>
                    <w:left w:val="none" w:sz="0" w:space="0" w:color="auto"/>
                    <w:bottom w:val="none" w:sz="0" w:space="0" w:color="auto"/>
                    <w:right w:val="none" w:sz="0" w:space="0" w:color="auto"/>
                  </w:divBdr>
                </w:div>
                <w:div w:id="829295150">
                  <w:marLeft w:val="640"/>
                  <w:marRight w:val="0"/>
                  <w:marTop w:val="0"/>
                  <w:marBottom w:val="0"/>
                  <w:divBdr>
                    <w:top w:val="none" w:sz="0" w:space="0" w:color="auto"/>
                    <w:left w:val="none" w:sz="0" w:space="0" w:color="auto"/>
                    <w:bottom w:val="none" w:sz="0" w:space="0" w:color="auto"/>
                    <w:right w:val="none" w:sz="0" w:space="0" w:color="auto"/>
                  </w:divBdr>
                </w:div>
                <w:div w:id="366948113">
                  <w:marLeft w:val="640"/>
                  <w:marRight w:val="0"/>
                  <w:marTop w:val="0"/>
                  <w:marBottom w:val="0"/>
                  <w:divBdr>
                    <w:top w:val="none" w:sz="0" w:space="0" w:color="auto"/>
                    <w:left w:val="none" w:sz="0" w:space="0" w:color="auto"/>
                    <w:bottom w:val="none" w:sz="0" w:space="0" w:color="auto"/>
                    <w:right w:val="none" w:sz="0" w:space="0" w:color="auto"/>
                  </w:divBdr>
                </w:div>
                <w:div w:id="419331546">
                  <w:marLeft w:val="640"/>
                  <w:marRight w:val="0"/>
                  <w:marTop w:val="0"/>
                  <w:marBottom w:val="0"/>
                  <w:divBdr>
                    <w:top w:val="none" w:sz="0" w:space="0" w:color="auto"/>
                    <w:left w:val="none" w:sz="0" w:space="0" w:color="auto"/>
                    <w:bottom w:val="none" w:sz="0" w:space="0" w:color="auto"/>
                    <w:right w:val="none" w:sz="0" w:space="0" w:color="auto"/>
                  </w:divBdr>
                </w:div>
                <w:div w:id="1699160214">
                  <w:marLeft w:val="640"/>
                  <w:marRight w:val="0"/>
                  <w:marTop w:val="0"/>
                  <w:marBottom w:val="0"/>
                  <w:divBdr>
                    <w:top w:val="none" w:sz="0" w:space="0" w:color="auto"/>
                    <w:left w:val="none" w:sz="0" w:space="0" w:color="auto"/>
                    <w:bottom w:val="none" w:sz="0" w:space="0" w:color="auto"/>
                    <w:right w:val="none" w:sz="0" w:space="0" w:color="auto"/>
                  </w:divBdr>
                </w:div>
                <w:div w:id="1405909931">
                  <w:marLeft w:val="640"/>
                  <w:marRight w:val="0"/>
                  <w:marTop w:val="0"/>
                  <w:marBottom w:val="0"/>
                  <w:divBdr>
                    <w:top w:val="none" w:sz="0" w:space="0" w:color="auto"/>
                    <w:left w:val="none" w:sz="0" w:space="0" w:color="auto"/>
                    <w:bottom w:val="none" w:sz="0" w:space="0" w:color="auto"/>
                    <w:right w:val="none" w:sz="0" w:space="0" w:color="auto"/>
                  </w:divBdr>
                </w:div>
                <w:div w:id="1807506968">
                  <w:marLeft w:val="640"/>
                  <w:marRight w:val="0"/>
                  <w:marTop w:val="0"/>
                  <w:marBottom w:val="0"/>
                  <w:divBdr>
                    <w:top w:val="none" w:sz="0" w:space="0" w:color="auto"/>
                    <w:left w:val="none" w:sz="0" w:space="0" w:color="auto"/>
                    <w:bottom w:val="none" w:sz="0" w:space="0" w:color="auto"/>
                    <w:right w:val="none" w:sz="0" w:space="0" w:color="auto"/>
                  </w:divBdr>
                </w:div>
                <w:div w:id="297536551">
                  <w:marLeft w:val="640"/>
                  <w:marRight w:val="0"/>
                  <w:marTop w:val="0"/>
                  <w:marBottom w:val="0"/>
                  <w:divBdr>
                    <w:top w:val="none" w:sz="0" w:space="0" w:color="auto"/>
                    <w:left w:val="none" w:sz="0" w:space="0" w:color="auto"/>
                    <w:bottom w:val="none" w:sz="0" w:space="0" w:color="auto"/>
                    <w:right w:val="none" w:sz="0" w:space="0" w:color="auto"/>
                  </w:divBdr>
                </w:div>
                <w:div w:id="1374959909">
                  <w:marLeft w:val="640"/>
                  <w:marRight w:val="0"/>
                  <w:marTop w:val="0"/>
                  <w:marBottom w:val="0"/>
                  <w:divBdr>
                    <w:top w:val="none" w:sz="0" w:space="0" w:color="auto"/>
                    <w:left w:val="none" w:sz="0" w:space="0" w:color="auto"/>
                    <w:bottom w:val="none" w:sz="0" w:space="0" w:color="auto"/>
                    <w:right w:val="none" w:sz="0" w:space="0" w:color="auto"/>
                  </w:divBdr>
                </w:div>
                <w:div w:id="12155055">
                  <w:marLeft w:val="640"/>
                  <w:marRight w:val="0"/>
                  <w:marTop w:val="0"/>
                  <w:marBottom w:val="0"/>
                  <w:divBdr>
                    <w:top w:val="none" w:sz="0" w:space="0" w:color="auto"/>
                    <w:left w:val="none" w:sz="0" w:space="0" w:color="auto"/>
                    <w:bottom w:val="none" w:sz="0" w:space="0" w:color="auto"/>
                    <w:right w:val="none" w:sz="0" w:space="0" w:color="auto"/>
                  </w:divBdr>
                </w:div>
                <w:div w:id="1788306800">
                  <w:marLeft w:val="640"/>
                  <w:marRight w:val="0"/>
                  <w:marTop w:val="0"/>
                  <w:marBottom w:val="0"/>
                  <w:divBdr>
                    <w:top w:val="none" w:sz="0" w:space="0" w:color="auto"/>
                    <w:left w:val="none" w:sz="0" w:space="0" w:color="auto"/>
                    <w:bottom w:val="none" w:sz="0" w:space="0" w:color="auto"/>
                    <w:right w:val="none" w:sz="0" w:space="0" w:color="auto"/>
                  </w:divBdr>
                </w:div>
                <w:div w:id="576940917">
                  <w:marLeft w:val="640"/>
                  <w:marRight w:val="0"/>
                  <w:marTop w:val="0"/>
                  <w:marBottom w:val="0"/>
                  <w:divBdr>
                    <w:top w:val="none" w:sz="0" w:space="0" w:color="auto"/>
                    <w:left w:val="none" w:sz="0" w:space="0" w:color="auto"/>
                    <w:bottom w:val="none" w:sz="0" w:space="0" w:color="auto"/>
                    <w:right w:val="none" w:sz="0" w:space="0" w:color="auto"/>
                  </w:divBdr>
                </w:div>
                <w:div w:id="173957991">
                  <w:marLeft w:val="640"/>
                  <w:marRight w:val="0"/>
                  <w:marTop w:val="0"/>
                  <w:marBottom w:val="0"/>
                  <w:divBdr>
                    <w:top w:val="none" w:sz="0" w:space="0" w:color="auto"/>
                    <w:left w:val="none" w:sz="0" w:space="0" w:color="auto"/>
                    <w:bottom w:val="none" w:sz="0" w:space="0" w:color="auto"/>
                    <w:right w:val="none" w:sz="0" w:space="0" w:color="auto"/>
                  </w:divBdr>
                </w:div>
                <w:div w:id="545992745">
                  <w:marLeft w:val="640"/>
                  <w:marRight w:val="0"/>
                  <w:marTop w:val="0"/>
                  <w:marBottom w:val="0"/>
                  <w:divBdr>
                    <w:top w:val="none" w:sz="0" w:space="0" w:color="auto"/>
                    <w:left w:val="none" w:sz="0" w:space="0" w:color="auto"/>
                    <w:bottom w:val="none" w:sz="0" w:space="0" w:color="auto"/>
                    <w:right w:val="none" w:sz="0" w:space="0" w:color="auto"/>
                  </w:divBdr>
                </w:div>
                <w:div w:id="865025117">
                  <w:marLeft w:val="640"/>
                  <w:marRight w:val="0"/>
                  <w:marTop w:val="0"/>
                  <w:marBottom w:val="0"/>
                  <w:divBdr>
                    <w:top w:val="none" w:sz="0" w:space="0" w:color="auto"/>
                    <w:left w:val="none" w:sz="0" w:space="0" w:color="auto"/>
                    <w:bottom w:val="none" w:sz="0" w:space="0" w:color="auto"/>
                    <w:right w:val="none" w:sz="0" w:space="0" w:color="auto"/>
                  </w:divBdr>
                </w:div>
                <w:div w:id="64839865">
                  <w:marLeft w:val="640"/>
                  <w:marRight w:val="0"/>
                  <w:marTop w:val="0"/>
                  <w:marBottom w:val="0"/>
                  <w:divBdr>
                    <w:top w:val="none" w:sz="0" w:space="0" w:color="auto"/>
                    <w:left w:val="none" w:sz="0" w:space="0" w:color="auto"/>
                    <w:bottom w:val="none" w:sz="0" w:space="0" w:color="auto"/>
                    <w:right w:val="none" w:sz="0" w:space="0" w:color="auto"/>
                  </w:divBdr>
                </w:div>
                <w:div w:id="1373456710">
                  <w:marLeft w:val="640"/>
                  <w:marRight w:val="0"/>
                  <w:marTop w:val="0"/>
                  <w:marBottom w:val="0"/>
                  <w:divBdr>
                    <w:top w:val="none" w:sz="0" w:space="0" w:color="auto"/>
                    <w:left w:val="none" w:sz="0" w:space="0" w:color="auto"/>
                    <w:bottom w:val="none" w:sz="0" w:space="0" w:color="auto"/>
                    <w:right w:val="none" w:sz="0" w:space="0" w:color="auto"/>
                  </w:divBdr>
                </w:div>
                <w:div w:id="1418362256">
                  <w:marLeft w:val="640"/>
                  <w:marRight w:val="0"/>
                  <w:marTop w:val="0"/>
                  <w:marBottom w:val="0"/>
                  <w:divBdr>
                    <w:top w:val="none" w:sz="0" w:space="0" w:color="auto"/>
                    <w:left w:val="none" w:sz="0" w:space="0" w:color="auto"/>
                    <w:bottom w:val="none" w:sz="0" w:space="0" w:color="auto"/>
                    <w:right w:val="none" w:sz="0" w:space="0" w:color="auto"/>
                  </w:divBdr>
                </w:div>
                <w:div w:id="844973416">
                  <w:marLeft w:val="640"/>
                  <w:marRight w:val="0"/>
                  <w:marTop w:val="0"/>
                  <w:marBottom w:val="0"/>
                  <w:divBdr>
                    <w:top w:val="none" w:sz="0" w:space="0" w:color="auto"/>
                    <w:left w:val="none" w:sz="0" w:space="0" w:color="auto"/>
                    <w:bottom w:val="none" w:sz="0" w:space="0" w:color="auto"/>
                    <w:right w:val="none" w:sz="0" w:space="0" w:color="auto"/>
                  </w:divBdr>
                </w:div>
                <w:div w:id="140925080">
                  <w:marLeft w:val="640"/>
                  <w:marRight w:val="0"/>
                  <w:marTop w:val="0"/>
                  <w:marBottom w:val="0"/>
                  <w:divBdr>
                    <w:top w:val="none" w:sz="0" w:space="0" w:color="auto"/>
                    <w:left w:val="none" w:sz="0" w:space="0" w:color="auto"/>
                    <w:bottom w:val="none" w:sz="0" w:space="0" w:color="auto"/>
                    <w:right w:val="none" w:sz="0" w:space="0" w:color="auto"/>
                  </w:divBdr>
                </w:div>
                <w:div w:id="295187237">
                  <w:marLeft w:val="640"/>
                  <w:marRight w:val="0"/>
                  <w:marTop w:val="0"/>
                  <w:marBottom w:val="0"/>
                  <w:divBdr>
                    <w:top w:val="none" w:sz="0" w:space="0" w:color="auto"/>
                    <w:left w:val="none" w:sz="0" w:space="0" w:color="auto"/>
                    <w:bottom w:val="none" w:sz="0" w:space="0" w:color="auto"/>
                    <w:right w:val="none" w:sz="0" w:space="0" w:color="auto"/>
                  </w:divBdr>
                </w:div>
                <w:div w:id="1598055199">
                  <w:marLeft w:val="640"/>
                  <w:marRight w:val="0"/>
                  <w:marTop w:val="0"/>
                  <w:marBottom w:val="0"/>
                  <w:divBdr>
                    <w:top w:val="none" w:sz="0" w:space="0" w:color="auto"/>
                    <w:left w:val="none" w:sz="0" w:space="0" w:color="auto"/>
                    <w:bottom w:val="none" w:sz="0" w:space="0" w:color="auto"/>
                    <w:right w:val="none" w:sz="0" w:space="0" w:color="auto"/>
                  </w:divBdr>
                </w:div>
                <w:div w:id="386609522">
                  <w:marLeft w:val="640"/>
                  <w:marRight w:val="0"/>
                  <w:marTop w:val="0"/>
                  <w:marBottom w:val="0"/>
                  <w:divBdr>
                    <w:top w:val="none" w:sz="0" w:space="0" w:color="auto"/>
                    <w:left w:val="none" w:sz="0" w:space="0" w:color="auto"/>
                    <w:bottom w:val="none" w:sz="0" w:space="0" w:color="auto"/>
                    <w:right w:val="none" w:sz="0" w:space="0" w:color="auto"/>
                  </w:divBdr>
                </w:div>
                <w:div w:id="311833536">
                  <w:marLeft w:val="640"/>
                  <w:marRight w:val="0"/>
                  <w:marTop w:val="0"/>
                  <w:marBottom w:val="0"/>
                  <w:divBdr>
                    <w:top w:val="none" w:sz="0" w:space="0" w:color="auto"/>
                    <w:left w:val="none" w:sz="0" w:space="0" w:color="auto"/>
                    <w:bottom w:val="none" w:sz="0" w:space="0" w:color="auto"/>
                    <w:right w:val="none" w:sz="0" w:space="0" w:color="auto"/>
                  </w:divBdr>
                </w:div>
                <w:div w:id="1017078683">
                  <w:marLeft w:val="640"/>
                  <w:marRight w:val="0"/>
                  <w:marTop w:val="0"/>
                  <w:marBottom w:val="0"/>
                  <w:divBdr>
                    <w:top w:val="none" w:sz="0" w:space="0" w:color="auto"/>
                    <w:left w:val="none" w:sz="0" w:space="0" w:color="auto"/>
                    <w:bottom w:val="none" w:sz="0" w:space="0" w:color="auto"/>
                    <w:right w:val="none" w:sz="0" w:space="0" w:color="auto"/>
                  </w:divBdr>
                </w:div>
                <w:div w:id="1288854159">
                  <w:marLeft w:val="640"/>
                  <w:marRight w:val="0"/>
                  <w:marTop w:val="0"/>
                  <w:marBottom w:val="0"/>
                  <w:divBdr>
                    <w:top w:val="none" w:sz="0" w:space="0" w:color="auto"/>
                    <w:left w:val="none" w:sz="0" w:space="0" w:color="auto"/>
                    <w:bottom w:val="none" w:sz="0" w:space="0" w:color="auto"/>
                    <w:right w:val="none" w:sz="0" w:space="0" w:color="auto"/>
                  </w:divBdr>
                </w:div>
                <w:div w:id="553003847">
                  <w:marLeft w:val="640"/>
                  <w:marRight w:val="0"/>
                  <w:marTop w:val="0"/>
                  <w:marBottom w:val="0"/>
                  <w:divBdr>
                    <w:top w:val="none" w:sz="0" w:space="0" w:color="auto"/>
                    <w:left w:val="none" w:sz="0" w:space="0" w:color="auto"/>
                    <w:bottom w:val="none" w:sz="0" w:space="0" w:color="auto"/>
                    <w:right w:val="none" w:sz="0" w:space="0" w:color="auto"/>
                  </w:divBdr>
                </w:div>
                <w:div w:id="1237395877">
                  <w:marLeft w:val="640"/>
                  <w:marRight w:val="0"/>
                  <w:marTop w:val="0"/>
                  <w:marBottom w:val="0"/>
                  <w:divBdr>
                    <w:top w:val="none" w:sz="0" w:space="0" w:color="auto"/>
                    <w:left w:val="none" w:sz="0" w:space="0" w:color="auto"/>
                    <w:bottom w:val="none" w:sz="0" w:space="0" w:color="auto"/>
                    <w:right w:val="none" w:sz="0" w:space="0" w:color="auto"/>
                  </w:divBdr>
                </w:div>
                <w:div w:id="2017153749">
                  <w:marLeft w:val="640"/>
                  <w:marRight w:val="0"/>
                  <w:marTop w:val="0"/>
                  <w:marBottom w:val="0"/>
                  <w:divBdr>
                    <w:top w:val="none" w:sz="0" w:space="0" w:color="auto"/>
                    <w:left w:val="none" w:sz="0" w:space="0" w:color="auto"/>
                    <w:bottom w:val="none" w:sz="0" w:space="0" w:color="auto"/>
                    <w:right w:val="none" w:sz="0" w:space="0" w:color="auto"/>
                  </w:divBdr>
                </w:div>
                <w:div w:id="789662624">
                  <w:marLeft w:val="640"/>
                  <w:marRight w:val="0"/>
                  <w:marTop w:val="0"/>
                  <w:marBottom w:val="0"/>
                  <w:divBdr>
                    <w:top w:val="none" w:sz="0" w:space="0" w:color="auto"/>
                    <w:left w:val="none" w:sz="0" w:space="0" w:color="auto"/>
                    <w:bottom w:val="none" w:sz="0" w:space="0" w:color="auto"/>
                    <w:right w:val="none" w:sz="0" w:space="0" w:color="auto"/>
                  </w:divBdr>
                </w:div>
                <w:div w:id="1444030624">
                  <w:marLeft w:val="640"/>
                  <w:marRight w:val="0"/>
                  <w:marTop w:val="0"/>
                  <w:marBottom w:val="0"/>
                  <w:divBdr>
                    <w:top w:val="none" w:sz="0" w:space="0" w:color="auto"/>
                    <w:left w:val="none" w:sz="0" w:space="0" w:color="auto"/>
                    <w:bottom w:val="none" w:sz="0" w:space="0" w:color="auto"/>
                    <w:right w:val="none" w:sz="0" w:space="0" w:color="auto"/>
                  </w:divBdr>
                </w:div>
                <w:div w:id="494493995">
                  <w:marLeft w:val="640"/>
                  <w:marRight w:val="0"/>
                  <w:marTop w:val="0"/>
                  <w:marBottom w:val="0"/>
                  <w:divBdr>
                    <w:top w:val="none" w:sz="0" w:space="0" w:color="auto"/>
                    <w:left w:val="none" w:sz="0" w:space="0" w:color="auto"/>
                    <w:bottom w:val="none" w:sz="0" w:space="0" w:color="auto"/>
                    <w:right w:val="none" w:sz="0" w:space="0" w:color="auto"/>
                  </w:divBdr>
                </w:div>
                <w:div w:id="920026612">
                  <w:marLeft w:val="640"/>
                  <w:marRight w:val="0"/>
                  <w:marTop w:val="0"/>
                  <w:marBottom w:val="0"/>
                  <w:divBdr>
                    <w:top w:val="none" w:sz="0" w:space="0" w:color="auto"/>
                    <w:left w:val="none" w:sz="0" w:space="0" w:color="auto"/>
                    <w:bottom w:val="none" w:sz="0" w:space="0" w:color="auto"/>
                    <w:right w:val="none" w:sz="0" w:space="0" w:color="auto"/>
                  </w:divBdr>
                </w:div>
                <w:div w:id="2029525325">
                  <w:marLeft w:val="640"/>
                  <w:marRight w:val="0"/>
                  <w:marTop w:val="0"/>
                  <w:marBottom w:val="0"/>
                  <w:divBdr>
                    <w:top w:val="none" w:sz="0" w:space="0" w:color="auto"/>
                    <w:left w:val="none" w:sz="0" w:space="0" w:color="auto"/>
                    <w:bottom w:val="none" w:sz="0" w:space="0" w:color="auto"/>
                    <w:right w:val="none" w:sz="0" w:space="0" w:color="auto"/>
                  </w:divBdr>
                </w:div>
                <w:div w:id="1926768205">
                  <w:marLeft w:val="640"/>
                  <w:marRight w:val="0"/>
                  <w:marTop w:val="0"/>
                  <w:marBottom w:val="0"/>
                  <w:divBdr>
                    <w:top w:val="none" w:sz="0" w:space="0" w:color="auto"/>
                    <w:left w:val="none" w:sz="0" w:space="0" w:color="auto"/>
                    <w:bottom w:val="none" w:sz="0" w:space="0" w:color="auto"/>
                    <w:right w:val="none" w:sz="0" w:space="0" w:color="auto"/>
                  </w:divBdr>
                </w:div>
                <w:div w:id="16974918">
                  <w:marLeft w:val="640"/>
                  <w:marRight w:val="0"/>
                  <w:marTop w:val="0"/>
                  <w:marBottom w:val="0"/>
                  <w:divBdr>
                    <w:top w:val="none" w:sz="0" w:space="0" w:color="auto"/>
                    <w:left w:val="none" w:sz="0" w:space="0" w:color="auto"/>
                    <w:bottom w:val="none" w:sz="0" w:space="0" w:color="auto"/>
                    <w:right w:val="none" w:sz="0" w:space="0" w:color="auto"/>
                  </w:divBdr>
                </w:div>
                <w:div w:id="104623354">
                  <w:marLeft w:val="640"/>
                  <w:marRight w:val="0"/>
                  <w:marTop w:val="0"/>
                  <w:marBottom w:val="0"/>
                  <w:divBdr>
                    <w:top w:val="none" w:sz="0" w:space="0" w:color="auto"/>
                    <w:left w:val="none" w:sz="0" w:space="0" w:color="auto"/>
                    <w:bottom w:val="none" w:sz="0" w:space="0" w:color="auto"/>
                    <w:right w:val="none" w:sz="0" w:space="0" w:color="auto"/>
                  </w:divBdr>
                </w:div>
                <w:div w:id="6643948">
                  <w:marLeft w:val="640"/>
                  <w:marRight w:val="0"/>
                  <w:marTop w:val="0"/>
                  <w:marBottom w:val="0"/>
                  <w:divBdr>
                    <w:top w:val="none" w:sz="0" w:space="0" w:color="auto"/>
                    <w:left w:val="none" w:sz="0" w:space="0" w:color="auto"/>
                    <w:bottom w:val="none" w:sz="0" w:space="0" w:color="auto"/>
                    <w:right w:val="none" w:sz="0" w:space="0" w:color="auto"/>
                  </w:divBdr>
                </w:div>
                <w:div w:id="942109256">
                  <w:marLeft w:val="640"/>
                  <w:marRight w:val="0"/>
                  <w:marTop w:val="0"/>
                  <w:marBottom w:val="0"/>
                  <w:divBdr>
                    <w:top w:val="none" w:sz="0" w:space="0" w:color="auto"/>
                    <w:left w:val="none" w:sz="0" w:space="0" w:color="auto"/>
                    <w:bottom w:val="none" w:sz="0" w:space="0" w:color="auto"/>
                    <w:right w:val="none" w:sz="0" w:space="0" w:color="auto"/>
                  </w:divBdr>
                </w:div>
                <w:div w:id="432553955">
                  <w:marLeft w:val="640"/>
                  <w:marRight w:val="0"/>
                  <w:marTop w:val="0"/>
                  <w:marBottom w:val="0"/>
                  <w:divBdr>
                    <w:top w:val="none" w:sz="0" w:space="0" w:color="auto"/>
                    <w:left w:val="none" w:sz="0" w:space="0" w:color="auto"/>
                    <w:bottom w:val="none" w:sz="0" w:space="0" w:color="auto"/>
                    <w:right w:val="none" w:sz="0" w:space="0" w:color="auto"/>
                  </w:divBdr>
                </w:div>
                <w:div w:id="105928712">
                  <w:marLeft w:val="640"/>
                  <w:marRight w:val="0"/>
                  <w:marTop w:val="0"/>
                  <w:marBottom w:val="0"/>
                  <w:divBdr>
                    <w:top w:val="none" w:sz="0" w:space="0" w:color="auto"/>
                    <w:left w:val="none" w:sz="0" w:space="0" w:color="auto"/>
                    <w:bottom w:val="none" w:sz="0" w:space="0" w:color="auto"/>
                    <w:right w:val="none" w:sz="0" w:space="0" w:color="auto"/>
                  </w:divBdr>
                </w:div>
                <w:div w:id="782387219">
                  <w:marLeft w:val="640"/>
                  <w:marRight w:val="0"/>
                  <w:marTop w:val="0"/>
                  <w:marBottom w:val="0"/>
                  <w:divBdr>
                    <w:top w:val="none" w:sz="0" w:space="0" w:color="auto"/>
                    <w:left w:val="none" w:sz="0" w:space="0" w:color="auto"/>
                    <w:bottom w:val="none" w:sz="0" w:space="0" w:color="auto"/>
                    <w:right w:val="none" w:sz="0" w:space="0" w:color="auto"/>
                  </w:divBdr>
                </w:div>
                <w:div w:id="702286609">
                  <w:marLeft w:val="640"/>
                  <w:marRight w:val="0"/>
                  <w:marTop w:val="0"/>
                  <w:marBottom w:val="0"/>
                  <w:divBdr>
                    <w:top w:val="none" w:sz="0" w:space="0" w:color="auto"/>
                    <w:left w:val="none" w:sz="0" w:space="0" w:color="auto"/>
                    <w:bottom w:val="none" w:sz="0" w:space="0" w:color="auto"/>
                    <w:right w:val="none" w:sz="0" w:space="0" w:color="auto"/>
                  </w:divBdr>
                </w:div>
                <w:div w:id="205874442">
                  <w:marLeft w:val="640"/>
                  <w:marRight w:val="0"/>
                  <w:marTop w:val="0"/>
                  <w:marBottom w:val="0"/>
                  <w:divBdr>
                    <w:top w:val="none" w:sz="0" w:space="0" w:color="auto"/>
                    <w:left w:val="none" w:sz="0" w:space="0" w:color="auto"/>
                    <w:bottom w:val="none" w:sz="0" w:space="0" w:color="auto"/>
                    <w:right w:val="none" w:sz="0" w:space="0" w:color="auto"/>
                  </w:divBdr>
                </w:div>
                <w:div w:id="2124301546">
                  <w:marLeft w:val="640"/>
                  <w:marRight w:val="0"/>
                  <w:marTop w:val="0"/>
                  <w:marBottom w:val="0"/>
                  <w:divBdr>
                    <w:top w:val="none" w:sz="0" w:space="0" w:color="auto"/>
                    <w:left w:val="none" w:sz="0" w:space="0" w:color="auto"/>
                    <w:bottom w:val="none" w:sz="0" w:space="0" w:color="auto"/>
                    <w:right w:val="none" w:sz="0" w:space="0" w:color="auto"/>
                  </w:divBdr>
                </w:div>
                <w:div w:id="744492878">
                  <w:marLeft w:val="640"/>
                  <w:marRight w:val="0"/>
                  <w:marTop w:val="0"/>
                  <w:marBottom w:val="0"/>
                  <w:divBdr>
                    <w:top w:val="none" w:sz="0" w:space="0" w:color="auto"/>
                    <w:left w:val="none" w:sz="0" w:space="0" w:color="auto"/>
                    <w:bottom w:val="none" w:sz="0" w:space="0" w:color="auto"/>
                    <w:right w:val="none" w:sz="0" w:space="0" w:color="auto"/>
                  </w:divBdr>
                </w:div>
                <w:div w:id="422071948">
                  <w:marLeft w:val="640"/>
                  <w:marRight w:val="0"/>
                  <w:marTop w:val="0"/>
                  <w:marBottom w:val="0"/>
                  <w:divBdr>
                    <w:top w:val="none" w:sz="0" w:space="0" w:color="auto"/>
                    <w:left w:val="none" w:sz="0" w:space="0" w:color="auto"/>
                    <w:bottom w:val="none" w:sz="0" w:space="0" w:color="auto"/>
                    <w:right w:val="none" w:sz="0" w:space="0" w:color="auto"/>
                  </w:divBdr>
                </w:div>
                <w:div w:id="1172717864">
                  <w:marLeft w:val="640"/>
                  <w:marRight w:val="0"/>
                  <w:marTop w:val="0"/>
                  <w:marBottom w:val="0"/>
                  <w:divBdr>
                    <w:top w:val="none" w:sz="0" w:space="0" w:color="auto"/>
                    <w:left w:val="none" w:sz="0" w:space="0" w:color="auto"/>
                    <w:bottom w:val="none" w:sz="0" w:space="0" w:color="auto"/>
                    <w:right w:val="none" w:sz="0" w:space="0" w:color="auto"/>
                  </w:divBdr>
                </w:div>
                <w:div w:id="1618944995">
                  <w:marLeft w:val="640"/>
                  <w:marRight w:val="0"/>
                  <w:marTop w:val="0"/>
                  <w:marBottom w:val="0"/>
                  <w:divBdr>
                    <w:top w:val="none" w:sz="0" w:space="0" w:color="auto"/>
                    <w:left w:val="none" w:sz="0" w:space="0" w:color="auto"/>
                    <w:bottom w:val="none" w:sz="0" w:space="0" w:color="auto"/>
                    <w:right w:val="none" w:sz="0" w:space="0" w:color="auto"/>
                  </w:divBdr>
                </w:div>
                <w:div w:id="1912691448">
                  <w:marLeft w:val="640"/>
                  <w:marRight w:val="0"/>
                  <w:marTop w:val="0"/>
                  <w:marBottom w:val="0"/>
                  <w:divBdr>
                    <w:top w:val="none" w:sz="0" w:space="0" w:color="auto"/>
                    <w:left w:val="none" w:sz="0" w:space="0" w:color="auto"/>
                    <w:bottom w:val="none" w:sz="0" w:space="0" w:color="auto"/>
                    <w:right w:val="none" w:sz="0" w:space="0" w:color="auto"/>
                  </w:divBdr>
                </w:div>
              </w:divsChild>
            </w:div>
            <w:div w:id="1743599453">
              <w:marLeft w:val="0"/>
              <w:marRight w:val="0"/>
              <w:marTop w:val="0"/>
              <w:marBottom w:val="0"/>
              <w:divBdr>
                <w:top w:val="none" w:sz="0" w:space="0" w:color="auto"/>
                <w:left w:val="none" w:sz="0" w:space="0" w:color="auto"/>
                <w:bottom w:val="none" w:sz="0" w:space="0" w:color="auto"/>
                <w:right w:val="none" w:sz="0" w:space="0" w:color="auto"/>
              </w:divBdr>
              <w:divsChild>
                <w:div w:id="1331714619">
                  <w:marLeft w:val="640"/>
                  <w:marRight w:val="0"/>
                  <w:marTop w:val="0"/>
                  <w:marBottom w:val="0"/>
                  <w:divBdr>
                    <w:top w:val="none" w:sz="0" w:space="0" w:color="auto"/>
                    <w:left w:val="none" w:sz="0" w:space="0" w:color="auto"/>
                    <w:bottom w:val="none" w:sz="0" w:space="0" w:color="auto"/>
                    <w:right w:val="none" w:sz="0" w:space="0" w:color="auto"/>
                  </w:divBdr>
                </w:div>
                <w:div w:id="1059475000">
                  <w:marLeft w:val="640"/>
                  <w:marRight w:val="0"/>
                  <w:marTop w:val="0"/>
                  <w:marBottom w:val="0"/>
                  <w:divBdr>
                    <w:top w:val="none" w:sz="0" w:space="0" w:color="auto"/>
                    <w:left w:val="none" w:sz="0" w:space="0" w:color="auto"/>
                    <w:bottom w:val="none" w:sz="0" w:space="0" w:color="auto"/>
                    <w:right w:val="none" w:sz="0" w:space="0" w:color="auto"/>
                  </w:divBdr>
                </w:div>
                <w:div w:id="1304846532">
                  <w:marLeft w:val="640"/>
                  <w:marRight w:val="0"/>
                  <w:marTop w:val="0"/>
                  <w:marBottom w:val="0"/>
                  <w:divBdr>
                    <w:top w:val="none" w:sz="0" w:space="0" w:color="auto"/>
                    <w:left w:val="none" w:sz="0" w:space="0" w:color="auto"/>
                    <w:bottom w:val="none" w:sz="0" w:space="0" w:color="auto"/>
                    <w:right w:val="none" w:sz="0" w:space="0" w:color="auto"/>
                  </w:divBdr>
                </w:div>
                <w:div w:id="1783840865">
                  <w:marLeft w:val="640"/>
                  <w:marRight w:val="0"/>
                  <w:marTop w:val="0"/>
                  <w:marBottom w:val="0"/>
                  <w:divBdr>
                    <w:top w:val="none" w:sz="0" w:space="0" w:color="auto"/>
                    <w:left w:val="none" w:sz="0" w:space="0" w:color="auto"/>
                    <w:bottom w:val="none" w:sz="0" w:space="0" w:color="auto"/>
                    <w:right w:val="none" w:sz="0" w:space="0" w:color="auto"/>
                  </w:divBdr>
                </w:div>
                <w:div w:id="2005426265">
                  <w:marLeft w:val="640"/>
                  <w:marRight w:val="0"/>
                  <w:marTop w:val="0"/>
                  <w:marBottom w:val="0"/>
                  <w:divBdr>
                    <w:top w:val="none" w:sz="0" w:space="0" w:color="auto"/>
                    <w:left w:val="none" w:sz="0" w:space="0" w:color="auto"/>
                    <w:bottom w:val="none" w:sz="0" w:space="0" w:color="auto"/>
                    <w:right w:val="none" w:sz="0" w:space="0" w:color="auto"/>
                  </w:divBdr>
                </w:div>
                <w:div w:id="1125083947">
                  <w:marLeft w:val="640"/>
                  <w:marRight w:val="0"/>
                  <w:marTop w:val="0"/>
                  <w:marBottom w:val="0"/>
                  <w:divBdr>
                    <w:top w:val="none" w:sz="0" w:space="0" w:color="auto"/>
                    <w:left w:val="none" w:sz="0" w:space="0" w:color="auto"/>
                    <w:bottom w:val="none" w:sz="0" w:space="0" w:color="auto"/>
                    <w:right w:val="none" w:sz="0" w:space="0" w:color="auto"/>
                  </w:divBdr>
                </w:div>
                <w:div w:id="1568494979">
                  <w:marLeft w:val="640"/>
                  <w:marRight w:val="0"/>
                  <w:marTop w:val="0"/>
                  <w:marBottom w:val="0"/>
                  <w:divBdr>
                    <w:top w:val="none" w:sz="0" w:space="0" w:color="auto"/>
                    <w:left w:val="none" w:sz="0" w:space="0" w:color="auto"/>
                    <w:bottom w:val="none" w:sz="0" w:space="0" w:color="auto"/>
                    <w:right w:val="none" w:sz="0" w:space="0" w:color="auto"/>
                  </w:divBdr>
                </w:div>
                <w:div w:id="1750082543">
                  <w:marLeft w:val="640"/>
                  <w:marRight w:val="0"/>
                  <w:marTop w:val="0"/>
                  <w:marBottom w:val="0"/>
                  <w:divBdr>
                    <w:top w:val="none" w:sz="0" w:space="0" w:color="auto"/>
                    <w:left w:val="none" w:sz="0" w:space="0" w:color="auto"/>
                    <w:bottom w:val="none" w:sz="0" w:space="0" w:color="auto"/>
                    <w:right w:val="none" w:sz="0" w:space="0" w:color="auto"/>
                  </w:divBdr>
                </w:div>
                <w:div w:id="470632145">
                  <w:marLeft w:val="640"/>
                  <w:marRight w:val="0"/>
                  <w:marTop w:val="0"/>
                  <w:marBottom w:val="0"/>
                  <w:divBdr>
                    <w:top w:val="none" w:sz="0" w:space="0" w:color="auto"/>
                    <w:left w:val="none" w:sz="0" w:space="0" w:color="auto"/>
                    <w:bottom w:val="none" w:sz="0" w:space="0" w:color="auto"/>
                    <w:right w:val="none" w:sz="0" w:space="0" w:color="auto"/>
                  </w:divBdr>
                </w:div>
                <w:div w:id="1343631519">
                  <w:marLeft w:val="640"/>
                  <w:marRight w:val="0"/>
                  <w:marTop w:val="0"/>
                  <w:marBottom w:val="0"/>
                  <w:divBdr>
                    <w:top w:val="none" w:sz="0" w:space="0" w:color="auto"/>
                    <w:left w:val="none" w:sz="0" w:space="0" w:color="auto"/>
                    <w:bottom w:val="none" w:sz="0" w:space="0" w:color="auto"/>
                    <w:right w:val="none" w:sz="0" w:space="0" w:color="auto"/>
                  </w:divBdr>
                </w:div>
                <w:div w:id="784235962">
                  <w:marLeft w:val="640"/>
                  <w:marRight w:val="0"/>
                  <w:marTop w:val="0"/>
                  <w:marBottom w:val="0"/>
                  <w:divBdr>
                    <w:top w:val="none" w:sz="0" w:space="0" w:color="auto"/>
                    <w:left w:val="none" w:sz="0" w:space="0" w:color="auto"/>
                    <w:bottom w:val="none" w:sz="0" w:space="0" w:color="auto"/>
                    <w:right w:val="none" w:sz="0" w:space="0" w:color="auto"/>
                  </w:divBdr>
                </w:div>
                <w:div w:id="1651791166">
                  <w:marLeft w:val="640"/>
                  <w:marRight w:val="0"/>
                  <w:marTop w:val="0"/>
                  <w:marBottom w:val="0"/>
                  <w:divBdr>
                    <w:top w:val="none" w:sz="0" w:space="0" w:color="auto"/>
                    <w:left w:val="none" w:sz="0" w:space="0" w:color="auto"/>
                    <w:bottom w:val="none" w:sz="0" w:space="0" w:color="auto"/>
                    <w:right w:val="none" w:sz="0" w:space="0" w:color="auto"/>
                  </w:divBdr>
                </w:div>
                <w:div w:id="636373055">
                  <w:marLeft w:val="640"/>
                  <w:marRight w:val="0"/>
                  <w:marTop w:val="0"/>
                  <w:marBottom w:val="0"/>
                  <w:divBdr>
                    <w:top w:val="none" w:sz="0" w:space="0" w:color="auto"/>
                    <w:left w:val="none" w:sz="0" w:space="0" w:color="auto"/>
                    <w:bottom w:val="none" w:sz="0" w:space="0" w:color="auto"/>
                    <w:right w:val="none" w:sz="0" w:space="0" w:color="auto"/>
                  </w:divBdr>
                </w:div>
                <w:div w:id="243757202">
                  <w:marLeft w:val="640"/>
                  <w:marRight w:val="0"/>
                  <w:marTop w:val="0"/>
                  <w:marBottom w:val="0"/>
                  <w:divBdr>
                    <w:top w:val="none" w:sz="0" w:space="0" w:color="auto"/>
                    <w:left w:val="none" w:sz="0" w:space="0" w:color="auto"/>
                    <w:bottom w:val="none" w:sz="0" w:space="0" w:color="auto"/>
                    <w:right w:val="none" w:sz="0" w:space="0" w:color="auto"/>
                  </w:divBdr>
                </w:div>
                <w:div w:id="129827552">
                  <w:marLeft w:val="640"/>
                  <w:marRight w:val="0"/>
                  <w:marTop w:val="0"/>
                  <w:marBottom w:val="0"/>
                  <w:divBdr>
                    <w:top w:val="none" w:sz="0" w:space="0" w:color="auto"/>
                    <w:left w:val="none" w:sz="0" w:space="0" w:color="auto"/>
                    <w:bottom w:val="none" w:sz="0" w:space="0" w:color="auto"/>
                    <w:right w:val="none" w:sz="0" w:space="0" w:color="auto"/>
                  </w:divBdr>
                </w:div>
                <w:div w:id="43796853">
                  <w:marLeft w:val="640"/>
                  <w:marRight w:val="0"/>
                  <w:marTop w:val="0"/>
                  <w:marBottom w:val="0"/>
                  <w:divBdr>
                    <w:top w:val="none" w:sz="0" w:space="0" w:color="auto"/>
                    <w:left w:val="none" w:sz="0" w:space="0" w:color="auto"/>
                    <w:bottom w:val="none" w:sz="0" w:space="0" w:color="auto"/>
                    <w:right w:val="none" w:sz="0" w:space="0" w:color="auto"/>
                  </w:divBdr>
                </w:div>
                <w:div w:id="1053311700">
                  <w:marLeft w:val="640"/>
                  <w:marRight w:val="0"/>
                  <w:marTop w:val="0"/>
                  <w:marBottom w:val="0"/>
                  <w:divBdr>
                    <w:top w:val="none" w:sz="0" w:space="0" w:color="auto"/>
                    <w:left w:val="none" w:sz="0" w:space="0" w:color="auto"/>
                    <w:bottom w:val="none" w:sz="0" w:space="0" w:color="auto"/>
                    <w:right w:val="none" w:sz="0" w:space="0" w:color="auto"/>
                  </w:divBdr>
                </w:div>
                <w:div w:id="295530956">
                  <w:marLeft w:val="640"/>
                  <w:marRight w:val="0"/>
                  <w:marTop w:val="0"/>
                  <w:marBottom w:val="0"/>
                  <w:divBdr>
                    <w:top w:val="none" w:sz="0" w:space="0" w:color="auto"/>
                    <w:left w:val="none" w:sz="0" w:space="0" w:color="auto"/>
                    <w:bottom w:val="none" w:sz="0" w:space="0" w:color="auto"/>
                    <w:right w:val="none" w:sz="0" w:space="0" w:color="auto"/>
                  </w:divBdr>
                </w:div>
                <w:div w:id="1902323152">
                  <w:marLeft w:val="640"/>
                  <w:marRight w:val="0"/>
                  <w:marTop w:val="0"/>
                  <w:marBottom w:val="0"/>
                  <w:divBdr>
                    <w:top w:val="none" w:sz="0" w:space="0" w:color="auto"/>
                    <w:left w:val="none" w:sz="0" w:space="0" w:color="auto"/>
                    <w:bottom w:val="none" w:sz="0" w:space="0" w:color="auto"/>
                    <w:right w:val="none" w:sz="0" w:space="0" w:color="auto"/>
                  </w:divBdr>
                </w:div>
                <w:div w:id="148712748">
                  <w:marLeft w:val="640"/>
                  <w:marRight w:val="0"/>
                  <w:marTop w:val="0"/>
                  <w:marBottom w:val="0"/>
                  <w:divBdr>
                    <w:top w:val="none" w:sz="0" w:space="0" w:color="auto"/>
                    <w:left w:val="none" w:sz="0" w:space="0" w:color="auto"/>
                    <w:bottom w:val="none" w:sz="0" w:space="0" w:color="auto"/>
                    <w:right w:val="none" w:sz="0" w:space="0" w:color="auto"/>
                  </w:divBdr>
                </w:div>
                <w:div w:id="968438504">
                  <w:marLeft w:val="640"/>
                  <w:marRight w:val="0"/>
                  <w:marTop w:val="0"/>
                  <w:marBottom w:val="0"/>
                  <w:divBdr>
                    <w:top w:val="none" w:sz="0" w:space="0" w:color="auto"/>
                    <w:left w:val="none" w:sz="0" w:space="0" w:color="auto"/>
                    <w:bottom w:val="none" w:sz="0" w:space="0" w:color="auto"/>
                    <w:right w:val="none" w:sz="0" w:space="0" w:color="auto"/>
                  </w:divBdr>
                </w:div>
                <w:div w:id="216816952">
                  <w:marLeft w:val="640"/>
                  <w:marRight w:val="0"/>
                  <w:marTop w:val="0"/>
                  <w:marBottom w:val="0"/>
                  <w:divBdr>
                    <w:top w:val="none" w:sz="0" w:space="0" w:color="auto"/>
                    <w:left w:val="none" w:sz="0" w:space="0" w:color="auto"/>
                    <w:bottom w:val="none" w:sz="0" w:space="0" w:color="auto"/>
                    <w:right w:val="none" w:sz="0" w:space="0" w:color="auto"/>
                  </w:divBdr>
                </w:div>
                <w:div w:id="185214605">
                  <w:marLeft w:val="640"/>
                  <w:marRight w:val="0"/>
                  <w:marTop w:val="0"/>
                  <w:marBottom w:val="0"/>
                  <w:divBdr>
                    <w:top w:val="none" w:sz="0" w:space="0" w:color="auto"/>
                    <w:left w:val="none" w:sz="0" w:space="0" w:color="auto"/>
                    <w:bottom w:val="none" w:sz="0" w:space="0" w:color="auto"/>
                    <w:right w:val="none" w:sz="0" w:space="0" w:color="auto"/>
                  </w:divBdr>
                </w:div>
                <w:div w:id="1963150765">
                  <w:marLeft w:val="640"/>
                  <w:marRight w:val="0"/>
                  <w:marTop w:val="0"/>
                  <w:marBottom w:val="0"/>
                  <w:divBdr>
                    <w:top w:val="none" w:sz="0" w:space="0" w:color="auto"/>
                    <w:left w:val="none" w:sz="0" w:space="0" w:color="auto"/>
                    <w:bottom w:val="none" w:sz="0" w:space="0" w:color="auto"/>
                    <w:right w:val="none" w:sz="0" w:space="0" w:color="auto"/>
                  </w:divBdr>
                </w:div>
                <w:div w:id="2005694523">
                  <w:marLeft w:val="640"/>
                  <w:marRight w:val="0"/>
                  <w:marTop w:val="0"/>
                  <w:marBottom w:val="0"/>
                  <w:divBdr>
                    <w:top w:val="none" w:sz="0" w:space="0" w:color="auto"/>
                    <w:left w:val="none" w:sz="0" w:space="0" w:color="auto"/>
                    <w:bottom w:val="none" w:sz="0" w:space="0" w:color="auto"/>
                    <w:right w:val="none" w:sz="0" w:space="0" w:color="auto"/>
                  </w:divBdr>
                </w:div>
                <w:div w:id="713232832">
                  <w:marLeft w:val="640"/>
                  <w:marRight w:val="0"/>
                  <w:marTop w:val="0"/>
                  <w:marBottom w:val="0"/>
                  <w:divBdr>
                    <w:top w:val="none" w:sz="0" w:space="0" w:color="auto"/>
                    <w:left w:val="none" w:sz="0" w:space="0" w:color="auto"/>
                    <w:bottom w:val="none" w:sz="0" w:space="0" w:color="auto"/>
                    <w:right w:val="none" w:sz="0" w:space="0" w:color="auto"/>
                  </w:divBdr>
                </w:div>
                <w:div w:id="656691585">
                  <w:marLeft w:val="640"/>
                  <w:marRight w:val="0"/>
                  <w:marTop w:val="0"/>
                  <w:marBottom w:val="0"/>
                  <w:divBdr>
                    <w:top w:val="none" w:sz="0" w:space="0" w:color="auto"/>
                    <w:left w:val="none" w:sz="0" w:space="0" w:color="auto"/>
                    <w:bottom w:val="none" w:sz="0" w:space="0" w:color="auto"/>
                    <w:right w:val="none" w:sz="0" w:space="0" w:color="auto"/>
                  </w:divBdr>
                </w:div>
                <w:div w:id="1968000454">
                  <w:marLeft w:val="640"/>
                  <w:marRight w:val="0"/>
                  <w:marTop w:val="0"/>
                  <w:marBottom w:val="0"/>
                  <w:divBdr>
                    <w:top w:val="none" w:sz="0" w:space="0" w:color="auto"/>
                    <w:left w:val="none" w:sz="0" w:space="0" w:color="auto"/>
                    <w:bottom w:val="none" w:sz="0" w:space="0" w:color="auto"/>
                    <w:right w:val="none" w:sz="0" w:space="0" w:color="auto"/>
                  </w:divBdr>
                </w:div>
                <w:div w:id="723213421">
                  <w:marLeft w:val="640"/>
                  <w:marRight w:val="0"/>
                  <w:marTop w:val="0"/>
                  <w:marBottom w:val="0"/>
                  <w:divBdr>
                    <w:top w:val="none" w:sz="0" w:space="0" w:color="auto"/>
                    <w:left w:val="none" w:sz="0" w:space="0" w:color="auto"/>
                    <w:bottom w:val="none" w:sz="0" w:space="0" w:color="auto"/>
                    <w:right w:val="none" w:sz="0" w:space="0" w:color="auto"/>
                  </w:divBdr>
                </w:div>
                <w:div w:id="1238175423">
                  <w:marLeft w:val="640"/>
                  <w:marRight w:val="0"/>
                  <w:marTop w:val="0"/>
                  <w:marBottom w:val="0"/>
                  <w:divBdr>
                    <w:top w:val="none" w:sz="0" w:space="0" w:color="auto"/>
                    <w:left w:val="none" w:sz="0" w:space="0" w:color="auto"/>
                    <w:bottom w:val="none" w:sz="0" w:space="0" w:color="auto"/>
                    <w:right w:val="none" w:sz="0" w:space="0" w:color="auto"/>
                  </w:divBdr>
                </w:div>
                <w:div w:id="433597321">
                  <w:marLeft w:val="640"/>
                  <w:marRight w:val="0"/>
                  <w:marTop w:val="0"/>
                  <w:marBottom w:val="0"/>
                  <w:divBdr>
                    <w:top w:val="none" w:sz="0" w:space="0" w:color="auto"/>
                    <w:left w:val="none" w:sz="0" w:space="0" w:color="auto"/>
                    <w:bottom w:val="none" w:sz="0" w:space="0" w:color="auto"/>
                    <w:right w:val="none" w:sz="0" w:space="0" w:color="auto"/>
                  </w:divBdr>
                </w:div>
                <w:div w:id="543832962">
                  <w:marLeft w:val="640"/>
                  <w:marRight w:val="0"/>
                  <w:marTop w:val="0"/>
                  <w:marBottom w:val="0"/>
                  <w:divBdr>
                    <w:top w:val="none" w:sz="0" w:space="0" w:color="auto"/>
                    <w:left w:val="none" w:sz="0" w:space="0" w:color="auto"/>
                    <w:bottom w:val="none" w:sz="0" w:space="0" w:color="auto"/>
                    <w:right w:val="none" w:sz="0" w:space="0" w:color="auto"/>
                  </w:divBdr>
                </w:div>
                <w:div w:id="286859307">
                  <w:marLeft w:val="640"/>
                  <w:marRight w:val="0"/>
                  <w:marTop w:val="0"/>
                  <w:marBottom w:val="0"/>
                  <w:divBdr>
                    <w:top w:val="none" w:sz="0" w:space="0" w:color="auto"/>
                    <w:left w:val="none" w:sz="0" w:space="0" w:color="auto"/>
                    <w:bottom w:val="none" w:sz="0" w:space="0" w:color="auto"/>
                    <w:right w:val="none" w:sz="0" w:space="0" w:color="auto"/>
                  </w:divBdr>
                </w:div>
                <w:div w:id="1505362272">
                  <w:marLeft w:val="640"/>
                  <w:marRight w:val="0"/>
                  <w:marTop w:val="0"/>
                  <w:marBottom w:val="0"/>
                  <w:divBdr>
                    <w:top w:val="none" w:sz="0" w:space="0" w:color="auto"/>
                    <w:left w:val="none" w:sz="0" w:space="0" w:color="auto"/>
                    <w:bottom w:val="none" w:sz="0" w:space="0" w:color="auto"/>
                    <w:right w:val="none" w:sz="0" w:space="0" w:color="auto"/>
                  </w:divBdr>
                </w:div>
                <w:div w:id="1517429003">
                  <w:marLeft w:val="640"/>
                  <w:marRight w:val="0"/>
                  <w:marTop w:val="0"/>
                  <w:marBottom w:val="0"/>
                  <w:divBdr>
                    <w:top w:val="none" w:sz="0" w:space="0" w:color="auto"/>
                    <w:left w:val="none" w:sz="0" w:space="0" w:color="auto"/>
                    <w:bottom w:val="none" w:sz="0" w:space="0" w:color="auto"/>
                    <w:right w:val="none" w:sz="0" w:space="0" w:color="auto"/>
                  </w:divBdr>
                </w:div>
                <w:div w:id="1003321783">
                  <w:marLeft w:val="640"/>
                  <w:marRight w:val="0"/>
                  <w:marTop w:val="0"/>
                  <w:marBottom w:val="0"/>
                  <w:divBdr>
                    <w:top w:val="none" w:sz="0" w:space="0" w:color="auto"/>
                    <w:left w:val="none" w:sz="0" w:space="0" w:color="auto"/>
                    <w:bottom w:val="none" w:sz="0" w:space="0" w:color="auto"/>
                    <w:right w:val="none" w:sz="0" w:space="0" w:color="auto"/>
                  </w:divBdr>
                </w:div>
                <w:div w:id="1518813315">
                  <w:marLeft w:val="640"/>
                  <w:marRight w:val="0"/>
                  <w:marTop w:val="0"/>
                  <w:marBottom w:val="0"/>
                  <w:divBdr>
                    <w:top w:val="none" w:sz="0" w:space="0" w:color="auto"/>
                    <w:left w:val="none" w:sz="0" w:space="0" w:color="auto"/>
                    <w:bottom w:val="none" w:sz="0" w:space="0" w:color="auto"/>
                    <w:right w:val="none" w:sz="0" w:space="0" w:color="auto"/>
                  </w:divBdr>
                </w:div>
                <w:div w:id="1408384512">
                  <w:marLeft w:val="640"/>
                  <w:marRight w:val="0"/>
                  <w:marTop w:val="0"/>
                  <w:marBottom w:val="0"/>
                  <w:divBdr>
                    <w:top w:val="none" w:sz="0" w:space="0" w:color="auto"/>
                    <w:left w:val="none" w:sz="0" w:space="0" w:color="auto"/>
                    <w:bottom w:val="none" w:sz="0" w:space="0" w:color="auto"/>
                    <w:right w:val="none" w:sz="0" w:space="0" w:color="auto"/>
                  </w:divBdr>
                </w:div>
                <w:div w:id="840505905">
                  <w:marLeft w:val="640"/>
                  <w:marRight w:val="0"/>
                  <w:marTop w:val="0"/>
                  <w:marBottom w:val="0"/>
                  <w:divBdr>
                    <w:top w:val="none" w:sz="0" w:space="0" w:color="auto"/>
                    <w:left w:val="none" w:sz="0" w:space="0" w:color="auto"/>
                    <w:bottom w:val="none" w:sz="0" w:space="0" w:color="auto"/>
                    <w:right w:val="none" w:sz="0" w:space="0" w:color="auto"/>
                  </w:divBdr>
                </w:div>
                <w:div w:id="231281094">
                  <w:marLeft w:val="640"/>
                  <w:marRight w:val="0"/>
                  <w:marTop w:val="0"/>
                  <w:marBottom w:val="0"/>
                  <w:divBdr>
                    <w:top w:val="none" w:sz="0" w:space="0" w:color="auto"/>
                    <w:left w:val="none" w:sz="0" w:space="0" w:color="auto"/>
                    <w:bottom w:val="none" w:sz="0" w:space="0" w:color="auto"/>
                    <w:right w:val="none" w:sz="0" w:space="0" w:color="auto"/>
                  </w:divBdr>
                </w:div>
                <w:div w:id="439185262">
                  <w:marLeft w:val="640"/>
                  <w:marRight w:val="0"/>
                  <w:marTop w:val="0"/>
                  <w:marBottom w:val="0"/>
                  <w:divBdr>
                    <w:top w:val="none" w:sz="0" w:space="0" w:color="auto"/>
                    <w:left w:val="none" w:sz="0" w:space="0" w:color="auto"/>
                    <w:bottom w:val="none" w:sz="0" w:space="0" w:color="auto"/>
                    <w:right w:val="none" w:sz="0" w:space="0" w:color="auto"/>
                  </w:divBdr>
                </w:div>
                <w:div w:id="458572174">
                  <w:marLeft w:val="640"/>
                  <w:marRight w:val="0"/>
                  <w:marTop w:val="0"/>
                  <w:marBottom w:val="0"/>
                  <w:divBdr>
                    <w:top w:val="none" w:sz="0" w:space="0" w:color="auto"/>
                    <w:left w:val="none" w:sz="0" w:space="0" w:color="auto"/>
                    <w:bottom w:val="none" w:sz="0" w:space="0" w:color="auto"/>
                    <w:right w:val="none" w:sz="0" w:space="0" w:color="auto"/>
                  </w:divBdr>
                </w:div>
                <w:div w:id="522280649">
                  <w:marLeft w:val="640"/>
                  <w:marRight w:val="0"/>
                  <w:marTop w:val="0"/>
                  <w:marBottom w:val="0"/>
                  <w:divBdr>
                    <w:top w:val="none" w:sz="0" w:space="0" w:color="auto"/>
                    <w:left w:val="none" w:sz="0" w:space="0" w:color="auto"/>
                    <w:bottom w:val="none" w:sz="0" w:space="0" w:color="auto"/>
                    <w:right w:val="none" w:sz="0" w:space="0" w:color="auto"/>
                  </w:divBdr>
                </w:div>
                <w:div w:id="1333794273">
                  <w:marLeft w:val="640"/>
                  <w:marRight w:val="0"/>
                  <w:marTop w:val="0"/>
                  <w:marBottom w:val="0"/>
                  <w:divBdr>
                    <w:top w:val="none" w:sz="0" w:space="0" w:color="auto"/>
                    <w:left w:val="none" w:sz="0" w:space="0" w:color="auto"/>
                    <w:bottom w:val="none" w:sz="0" w:space="0" w:color="auto"/>
                    <w:right w:val="none" w:sz="0" w:space="0" w:color="auto"/>
                  </w:divBdr>
                </w:div>
                <w:div w:id="215626199">
                  <w:marLeft w:val="640"/>
                  <w:marRight w:val="0"/>
                  <w:marTop w:val="0"/>
                  <w:marBottom w:val="0"/>
                  <w:divBdr>
                    <w:top w:val="none" w:sz="0" w:space="0" w:color="auto"/>
                    <w:left w:val="none" w:sz="0" w:space="0" w:color="auto"/>
                    <w:bottom w:val="none" w:sz="0" w:space="0" w:color="auto"/>
                    <w:right w:val="none" w:sz="0" w:space="0" w:color="auto"/>
                  </w:divBdr>
                </w:div>
                <w:div w:id="907761227">
                  <w:marLeft w:val="640"/>
                  <w:marRight w:val="0"/>
                  <w:marTop w:val="0"/>
                  <w:marBottom w:val="0"/>
                  <w:divBdr>
                    <w:top w:val="none" w:sz="0" w:space="0" w:color="auto"/>
                    <w:left w:val="none" w:sz="0" w:space="0" w:color="auto"/>
                    <w:bottom w:val="none" w:sz="0" w:space="0" w:color="auto"/>
                    <w:right w:val="none" w:sz="0" w:space="0" w:color="auto"/>
                  </w:divBdr>
                </w:div>
                <w:div w:id="1115170670">
                  <w:marLeft w:val="640"/>
                  <w:marRight w:val="0"/>
                  <w:marTop w:val="0"/>
                  <w:marBottom w:val="0"/>
                  <w:divBdr>
                    <w:top w:val="none" w:sz="0" w:space="0" w:color="auto"/>
                    <w:left w:val="none" w:sz="0" w:space="0" w:color="auto"/>
                    <w:bottom w:val="none" w:sz="0" w:space="0" w:color="auto"/>
                    <w:right w:val="none" w:sz="0" w:space="0" w:color="auto"/>
                  </w:divBdr>
                </w:div>
                <w:div w:id="410781087">
                  <w:marLeft w:val="640"/>
                  <w:marRight w:val="0"/>
                  <w:marTop w:val="0"/>
                  <w:marBottom w:val="0"/>
                  <w:divBdr>
                    <w:top w:val="none" w:sz="0" w:space="0" w:color="auto"/>
                    <w:left w:val="none" w:sz="0" w:space="0" w:color="auto"/>
                    <w:bottom w:val="none" w:sz="0" w:space="0" w:color="auto"/>
                    <w:right w:val="none" w:sz="0" w:space="0" w:color="auto"/>
                  </w:divBdr>
                </w:div>
                <w:div w:id="1966933550">
                  <w:marLeft w:val="640"/>
                  <w:marRight w:val="0"/>
                  <w:marTop w:val="0"/>
                  <w:marBottom w:val="0"/>
                  <w:divBdr>
                    <w:top w:val="none" w:sz="0" w:space="0" w:color="auto"/>
                    <w:left w:val="none" w:sz="0" w:space="0" w:color="auto"/>
                    <w:bottom w:val="none" w:sz="0" w:space="0" w:color="auto"/>
                    <w:right w:val="none" w:sz="0" w:space="0" w:color="auto"/>
                  </w:divBdr>
                </w:div>
                <w:div w:id="1344239482">
                  <w:marLeft w:val="640"/>
                  <w:marRight w:val="0"/>
                  <w:marTop w:val="0"/>
                  <w:marBottom w:val="0"/>
                  <w:divBdr>
                    <w:top w:val="none" w:sz="0" w:space="0" w:color="auto"/>
                    <w:left w:val="none" w:sz="0" w:space="0" w:color="auto"/>
                    <w:bottom w:val="none" w:sz="0" w:space="0" w:color="auto"/>
                    <w:right w:val="none" w:sz="0" w:space="0" w:color="auto"/>
                  </w:divBdr>
                </w:div>
                <w:div w:id="989676774">
                  <w:marLeft w:val="640"/>
                  <w:marRight w:val="0"/>
                  <w:marTop w:val="0"/>
                  <w:marBottom w:val="0"/>
                  <w:divBdr>
                    <w:top w:val="none" w:sz="0" w:space="0" w:color="auto"/>
                    <w:left w:val="none" w:sz="0" w:space="0" w:color="auto"/>
                    <w:bottom w:val="none" w:sz="0" w:space="0" w:color="auto"/>
                    <w:right w:val="none" w:sz="0" w:space="0" w:color="auto"/>
                  </w:divBdr>
                </w:div>
                <w:div w:id="1507015449">
                  <w:marLeft w:val="640"/>
                  <w:marRight w:val="0"/>
                  <w:marTop w:val="0"/>
                  <w:marBottom w:val="0"/>
                  <w:divBdr>
                    <w:top w:val="none" w:sz="0" w:space="0" w:color="auto"/>
                    <w:left w:val="none" w:sz="0" w:space="0" w:color="auto"/>
                    <w:bottom w:val="none" w:sz="0" w:space="0" w:color="auto"/>
                    <w:right w:val="none" w:sz="0" w:space="0" w:color="auto"/>
                  </w:divBdr>
                </w:div>
                <w:div w:id="1413313382">
                  <w:marLeft w:val="640"/>
                  <w:marRight w:val="0"/>
                  <w:marTop w:val="0"/>
                  <w:marBottom w:val="0"/>
                  <w:divBdr>
                    <w:top w:val="none" w:sz="0" w:space="0" w:color="auto"/>
                    <w:left w:val="none" w:sz="0" w:space="0" w:color="auto"/>
                    <w:bottom w:val="none" w:sz="0" w:space="0" w:color="auto"/>
                    <w:right w:val="none" w:sz="0" w:space="0" w:color="auto"/>
                  </w:divBdr>
                </w:div>
                <w:div w:id="2123260418">
                  <w:marLeft w:val="640"/>
                  <w:marRight w:val="0"/>
                  <w:marTop w:val="0"/>
                  <w:marBottom w:val="0"/>
                  <w:divBdr>
                    <w:top w:val="none" w:sz="0" w:space="0" w:color="auto"/>
                    <w:left w:val="none" w:sz="0" w:space="0" w:color="auto"/>
                    <w:bottom w:val="none" w:sz="0" w:space="0" w:color="auto"/>
                    <w:right w:val="none" w:sz="0" w:space="0" w:color="auto"/>
                  </w:divBdr>
                </w:div>
                <w:div w:id="363598068">
                  <w:marLeft w:val="640"/>
                  <w:marRight w:val="0"/>
                  <w:marTop w:val="0"/>
                  <w:marBottom w:val="0"/>
                  <w:divBdr>
                    <w:top w:val="none" w:sz="0" w:space="0" w:color="auto"/>
                    <w:left w:val="none" w:sz="0" w:space="0" w:color="auto"/>
                    <w:bottom w:val="none" w:sz="0" w:space="0" w:color="auto"/>
                    <w:right w:val="none" w:sz="0" w:space="0" w:color="auto"/>
                  </w:divBdr>
                </w:div>
                <w:div w:id="1908488111">
                  <w:marLeft w:val="640"/>
                  <w:marRight w:val="0"/>
                  <w:marTop w:val="0"/>
                  <w:marBottom w:val="0"/>
                  <w:divBdr>
                    <w:top w:val="none" w:sz="0" w:space="0" w:color="auto"/>
                    <w:left w:val="none" w:sz="0" w:space="0" w:color="auto"/>
                    <w:bottom w:val="none" w:sz="0" w:space="0" w:color="auto"/>
                    <w:right w:val="none" w:sz="0" w:space="0" w:color="auto"/>
                  </w:divBdr>
                </w:div>
                <w:div w:id="1481773558">
                  <w:marLeft w:val="640"/>
                  <w:marRight w:val="0"/>
                  <w:marTop w:val="0"/>
                  <w:marBottom w:val="0"/>
                  <w:divBdr>
                    <w:top w:val="none" w:sz="0" w:space="0" w:color="auto"/>
                    <w:left w:val="none" w:sz="0" w:space="0" w:color="auto"/>
                    <w:bottom w:val="none" w:sz="0" w:space="0" w:color="auto"/>
                    <w:right w:val="none" w:sz="0" w:space="0" w:color="auto"/>
                  </w:divBdr>
                </w:div>
                <w:div w:id="549921616">
                  <w:marLeft w:val="640"/>
                  <w:marRight w:val="0"/>
                  <w:marTop w:val="0"/>
                  <w:marBottom w:val="0"/>
                  <w:divBdr>
                    <w:top w:val="none" w:sz="0" w:space="0" w:color="auto"/>
                    <w:left w:val="none" w:sz="0" w:space="0" w:color="auto"/>
                    <w:bottom w:val="none" w:sz="0" w:space="0" w:color="auto"/>
                    <w:right w:val="none" w:sz="0" w:space="0" w:color="auto"/>
                  </w:divBdr>
                </w:div>
                <w:div w:id="1408843844">
                  <w:marLeft w:val="640"/>
                  <w:marRight w:val="0"/>
                  <w:marTop w:val="0"/>
                  <w:marBottom w:val="0"/>
                  <w:divBdr>
                    <w:top w:val="none" w:sz="0" w:space="0" w:color="auto"/>
                    <w:left w:val="none" w:sz="0" w:space="0" w:color="auto"/>
                    <w:bottom w:val="none" w:sz="0" w:space="0" w:color="auto"/>
                    <w:right w:val="none" w:sz="0" w:space="0" w:color="auto"/>
                  </w:divBdr>
                </w:div>
                <w:div w:id="745735190">
                  <w:marLeft w:val="640"/>
                  <w:marRight w:val="0"/>
                  <w:marTop w:val="0"/>
                  <w:marBottom w:val="0"/>
                  <w:divBdr>
                    <w:top w:val="none" w:sz="0" w:space="0" w:color="auto"/>
                    <w:left w:val="none" w:sz="0" w:space="0" w:color="auto"/>
                    <w:bottom w:val="none" w:sz="0" w:space="0" w:color="auto"/>
                    <w:right w:val="none" w:sz="0" w:space="0" w:color="auto"/>
                  </w:divBdr>
                </w:div>
                <w:div w:id="2134130463">
                  <w:marLeft w:val="640"/>
                  <w:marRight w:val="0"/>
                  <w:marTop w:val="0"/>
                  <w:marBottom w:val="0"/>
                  <w:divBdr>
                    <w:top w:val="none" w:sz="0" w:space="0" w:color="auto"/>
                    <w:left w:val="none" w:sz="0" w:space="0" w:color="auto"/>
                    <w:bottom w:val="none" w:sz="0" w:space="0" w:color="auto"/>
                    <w:right w:val="none" w:sz="0" w:space="0" w:color="auto"/>
                  </w:divBdr>
                </w:div>
                <w:div w:id="1866283790">
                  <w:marLeft w:val="640"/>
                  <w:marRight w:val="0"/>
                  <w:marTop w:val="0"/>
                  <w:marBottom w:val="0"/>
                  <w:divBdr>
                    <w:top w:val="none" w:sz="0" w:space="0" w:color="auto"/>
                    <w:left w:val="none" w:sz="0" w:space="0" w:color="auto"/>
                    <w:bottom w:val="none" w:sz="0" w:space="0" w:color="auto"/>
                    <w:right w:val="none" w:sz="0" w:space="0" w:color="auto"/>
                  </w:divBdr>
                </w:div>
                <w:div w:id="479081634">
                  <w:marLeft w:val="640"/>
                  <w:marRight w:val="0"/>
                  <w:marTop w:val="0"/>
                  <w:marBottom w:val="0"/>
                  <w:divBdr>
                    <w:top w:val="none" w:sz="0" w:space="0" w:color="auto"/>
                    <w:left w:val="none" w:sz="0" w:space="0" w:color="auto"/>
                    <w:bottom w:val="none" w:sz="0" w:space="0" w:color="auto"/>
                    <w:right w:val="none" w:sz="0" w:space="0" w:color="auto"/>
                  </w:divBdr>
                </w:div>
                <w:div w:id="1464035327">
                  <w:marLeft w:val="640"/>
                  <w:marRight w:val="0"/>
                  <w:marTop w:val="0"/>
                  <w:marBottom w:val="0"/>
                  <w:divBdr>
                    <w:top w:val="none" w:sz="0" w:space="0" w:color="auto"/>
                    <w:left w:val="none" w:sz="0" w:space="0" w:color="auto"/>
                    <w:bottom w:val="none" w:sz="0" w:space="0" w:color="auto"/>
                    <w:right w:val="none" w:sz="0" w:space="0" w:color="auto"/>
                  </w:divBdr>
                </w:div>
                <w:div w:id="1952779888">
                  <w:marLeft w:val="640"/>
                  <w:marRight w:val="0"/>
                  <w:marTop w:val="0"/>
                  <w:marBottom w:val="0"/>
                  <w:divBdr>
                    <w:top w:val="none" w:sz="0" w:space="0" w:color="auto"/>
                    <w:left w:val="none" w:sz="0" w:space="0" w:color="auto"/>
                    <w:bottom w:val="none" w:sz="0" w:space="0" w:color="auto"/>
                    <w:right w:val="none" w:sz="0" w:space="0" w:color="auto"/>
                  </w:divBdr>
                </w:div>
              </w:divsChild>
            </w:div>
            <w:div w:id="617034231">
              <w:marLeft w:val="0"/>
              <w:marRight w:val="0"/>
              <w:marTop w:val="0"/>
              <w:marBottom w:val="0"/>
              <w:divBdr>
                <w:top w:val="none" w:sz="0" w:space="0" w:color="auto"/>
                <w:left w:val="none" w:sz="0" w:space="0" w:color="auto"/>
                <w:bottom w:val="none" w:sz="0" w:space="0" w:color="auto"/>
                <w:right w:val="none" w:sz="0" w:space="0" w:color="auto"/>
              </w:divBdr>
              <w:divsChild>
                <w:div w:id="1993633820">
                  <w:marLeft w:val="640"/>
                  <w:marRight w:val="0"/>
                  <w:marTop w:val="0"/>
                  <w:marBottom w:val="0"/>
                  <w:divBdr>
                    <w:top w:val="none" w:sz="0" w:space="0" w:color="auto"/>
                    <w:left w:val="none" w:sz="0" w:space="0" w:color="auto"/>
                    <w:bottom w:val="none" w:sz="0" w:space="0" w:color="auto"/>
                    <w:right w:val="none" w:sz="0" w:space="0" w:color="auto"/>
                  </w:divBdr>
                </w:div>
                <w:div w:id="1891114347">
                  <w:marLeft w:val="640"/>
                  <w:marRight w:val="0"/>
                  <w:marTop w:val="0"/>
                  <w:marBottom w:val="0"/>
                  <w:divBdr>
                    <w:top w:val="none" w:sz="0" w:space="0" w:color="auto"/>
                    <w:left w:val="none" w:sz="0" w:space="0" w:color="auto"/>
                    <w:bottom w:val="none" w:sz="0" w:space="0" w:color="auto"/>
                    <w:right w:val="none" w:sz="0" w:space="0" w:color="auto"/>
                  </w:divBdr>
                </w:div>
                <w:div w:id="1843273449">
                  <w:marLeft w:val="640"/>
                  <w:marRight w:val="0"/>
                  <w:marTop w:val="0"/>
                  <w:marBottom w:val="0"/>
                  <w:divBdr>
                    <w:top w:val="none" w:sz="0" w:space="0" w:color="auto"/>
                    <w:left w:val="none" w:sz="0" w:space="0" w:color="auto"/>
                    <w:bottom w:val="none" w:sz="0" w:space="0" w:color="auto"/>
                    <w:right w:val="none" w:sz="0" w:space="0" w:color="auto"/>
                  </w:divBdr>
                </w:div>
                <w:div w:id="190724994">
                  <w:marLeft w:val="640"/>
                  <w:marRight w:val="0"/>
                  <w:marTop w:val="0"/>
                  <w:marBottom w:val="0"/>
                  <w:divBdr>
                    <w:top w:val="none" w:sz="0" w:space="0" w:color="auto"/>
                    <w:left w:val="none" w:sz="0" w:space="0" w:color="auto"/>
                    <w:bottom w:val="none" w:sz="0" w:space="0" w:color="auto"/>
                    <w:right w:val="none" w:sz="0" w:space="0" w:color="auto"/>
                  </w:divBdr>
                </w:div>
                <w:div w:id="1856652122">
                  <w:marLeft w:val="640"/>
                  <w:marRight w:val="0"/>
                  <w:marTop w:val="0"/>
                  <w:marBottom w:val="0"/>
                  <w:divBdr>
                    <w:top w:val="none" w:sz="0" w:space="0" w:color="auto"/>
                    <w:left w:val="none" w:sz="0" w:space="0" w:color="auto"/>
                    <w:bottom w:val="none" w:sz="0" w:space="0" w:color="auto"/>
                    <w:right w:val="none" w:sz="0" w:space="0" w:color="auto"/>
                  </w:divBdr>
                </w:div>
                <w:div w:id="302781807">
                  <w:marLeft w:val="640"/>
                  <w:marRight w:val="0"/>
                  <w:marTop w:val="0"/>
                  <w:marBottom w:val="0"/>
                  <w:divBdr>
                    <w:top w:val="none" w:sz="0" w:space="0" w:color="auto"/>
                    <w:left w:val="none" w:sz="0" w:space="0" w:color="auto"/>
                    <w:bottom w:val="none" w:sz="0" w:space="0" w:color="auto"/>
                    <w:right w:val="none" w:sz="0" w:space="0" w:color="auto"/>
                  </w:divBdr>
                </w:div>
                <w:div w:id="1336684746">
                  <w:marLeft w:val="640"/>
                  <w:marRight w:val="0"/>
                  <w:marTop w:val="0"/>
                  <w:marBottom w:val="0"/>
                  <w:divBdr>
                    <w:top w:val="none" w:sz="0" w:space="0" w:color="auto"/>
                    <w:left w:val="none" w:sz="0" w:space="0" w:color="auto"/>
                    <w:bottom w:val="none" w:sz="0" w:space="0" w:color="auto"/>
                    <w:right w:val="none" w:sz="0" w:space="0" w:color="auto"/>
                  </w:divBdr>
                </w:div>
                <w:div w:id="1259824880">
                  <w:marLeft w:val="640"/>
                  <w:marRight w:val="0"/>
                  <w:marTop w:val="0"/>
                  <w:marBottom w:val="0"/>
                  <w:divBdr>
                    <w:top w:val="none" w:sz="0" w:space="0" w:color="auto"/>
                    <w:left w:val="none" w:sz="0" w:space="0" w:color="auto"/>
                    <w:bottom w:val="none" w:sz="0" w:space="0" w:color="auto"/>
                    <w:right w:val="none" w:sz="0" w:space="0" w:color="auto"/>
                  </w:divBdr>
                </w:div>
                <w:div w:id="1973244241">
                  <w:marLeft w:val="640"/>
                  <w:marRight w:val="0"/>
                  <w:marTop w:val="0"/>
                  <w:marBottom w:val="0"/>
                  <w:divBdr>
                    <w:top w:val="none" w:sz="0" w:space="0" w:color="auto"/>
                    <w:left w:val="none" w:sz="0" w:space="0" w:color="auto"/>
                    <w:bottom w:val="none" w:sz="0" w:space="0" w:color="auto"/>
                    <w:right w:val="none" w:sz="0" w:space="0" w:color="auto"/>
                  </w:divBdr>
                </w:div>
                <w:div w:id="589893818">
                  <w:marLeft w:val="640"/>
                  <w:marRight w:val="0"/>
                  <w:marTop w:val="0"/>
                  <w:marBottom w:val="0"/>
                  <w:divBdr>
                    <w:top w:val="none" w:sz="0" w:space="0" w:color="auto"/>
                    <w:left w:val="none" w:sz="0" w:space="0" w:color="auto"/>
                    <w:bottom w:val="none" w:sz="0" w:space="0" w:color="auto"/>
                    <w:right w:val="none" w:sz="0" w:space="0" w:color="auto"/>
                  </w:divBdr>
                </w:div>
                <w:div w:id="1621297554">
                  <w:marLeft w:val="640"/>
                  <w:marRight w:val="0"/>
                  <w:marTop w:val="0"/>
                  <w:marBottom w:val="0"/>
                  <w:divBdr>
                    <w:top w:val="none" w:sz="0" w:space="0" w:color="auto"/>
                    <w:left w:val="none" w:sz="0" w:space="0" w:color="auto"/>
                    <w:bottom w:val="none" w:sz="0" w:space="0" w:color="auto"/>
                    <w:right w:val="none" w:sz="0" w:space="0" w:color="auto"/>
                  </w:divBdr>
                </w:div>
                <w:div w:id="2037920195">
                  <w:marLeft w:val="640"/>
                  <w:marRight w:val="0"/>
                  <w:marTop w:val="0"/>
                  <w:marBottom w:val="0"/>
                  <w:divBdr>
                    <w:top w:val="none" w:sz="0" w:space="0" w:color="auto"/>
                    <w:left w:val="none" w:sz="0" w:space="0" w:color="auto"/>
                    <w:bottom w:val="none" w:sz="0" w:space="0" w:color="auto"/>
                    <w:right w:val="none" w:sz="0" w:space="0" w:color="auto"/>
                  </w:divBdr>
                </w:div>
                <w:div w:id="557473972">
                  <w:marLeft w:val="640"/>
                  <w:marRight w:val="0"/>
                  <w:marTop w:val="0"/>
                  <w:marBottom w:val="0"/>
                  <w:divBdr>
                    <w:top w:val="none" w:sz="0" w:space="0" w:color="auto"/>
                    <w:left w:val="none" w:sz="0" w:space="0" w:color="auto"/>
                    <w:bottom w:val="none" w:sz="0" w:space="0" w:color="auto"/>
                    <w:right w:val="none" w:sz="0" w:space="0" w:color="auto"/>
                  </w:divBdr>
                </w:div>
                <w:div w:id="716130352">
                  <w:marLeft w:val="640"/>
                  <w:marRight w:val="0"/>
                  <w:marTop w:val="0"/>
                  <w:marBottom w:val="0"/>
                  <w:divBdr>
                    <w:top w:val="none" w:sz="0" w:space="0" w:color="auto"/>
                    <w:left w:val="none" w:sz="0" w:space="0" w:color="auto"/>
                    <w:bottom w:val="none" w:sz="0" w:space="0" w:color="auto"/>
                    <w:right w:val="none" w:sz="0" w:space="0" w:color="auto"/>
                  </w:divBdr>
                </w:div>
                <w:div w:id="1752268427">
                  <w:marLeft w:val="640"/>
                  <w:marRight w:val="0"/>
                  <w:marTop w:val="0"/>
                  <w:marBottom w:val="0"/>
                  <w:divBdr>
                    <w:top w:val="none" w:sz="0" w:space="0" w:color="auto"/>
                    <w:left w:val="none" w:sz="0" w:space="0" w:color="auto"/>
                    <w:bottom w:val="none" w:sz="0" w:space="0" w:color="auto"/>
                    <w:right w:val="none" w:sz="0" w:space="0" w:color="auto"/>
                  </w:divBdr>
                </w:div>
                <w:div w:id="1255243501">
                  <w:marLeft w:val="640"/>
                  <w:marRight w:val="0"/>
                  <w:marTop w:val="0"/>
                  <w:marBottom w:val="0"/>
                  <w:divBdr>
                    <w:top w:val="none" w:sz="0" w:space="0" w:color="auto"/>
                    <w:left w:val="none" w:sz="0" w:space="0" w:color="auto"/>
                    <w:bottom w:val="none" w:sz="0" w:space="0" w:color="auto"/>
                    <w:right w:val="none" w:sz="0" w:space="0" w:color="auto"/>
                  </w:divBdr>
                </w:div>
                <w:div w:id="2006277886">
                  <w:marLeft w:val="640"/>
                  <w:marRight w:val="0"/>
                  <w:marTop w:val="0"/>
                  <w:marBottom w:val="0"/>
                  <w:divBdr>
                    <w:top w:val="none" w:sz="0" w:space="0" w:color="auto"/>
                    <w:left w:val="none" w:sz="0" w:space="0" w:color="auto"/>
                    <w:bottom w:val="none" w:sz="0" w:space="0" w:color="auto"/>
                    <w:right w:val="none" w:sz="0" w:space="0" w:color="auto"/>
                  </w:divBdr>
                </w:div>
                <w:div w:id="824669205">
                  <w:marLeft w:val="640"/>
                  <w:marRight w:val="0"/>
                  <w:marTop w:val="0"/>
                  <w:marBottom w:val="0"/>
                  <w:divBdr>
                    <w:top w:val="none" w:sz="0" w:space="0" w:color="auto"/>
                    <w:left w:val="none" w:sz="0" w:space="0" w:color="auto"/>
                    <w:bottom w:val="none" w:sz="0" w:space="0" w:color="auto"/>
                    <w:right w:val="none" w:sz="0" w:space="0" w:color="auto"/>
                  </w:divBdr>
                </w:div>
                <w:div w:id="809592655">
                  <w:marLeft w:val="640"/>
                  <w:marRight w:val="0"/>
                  <w:marTop w:val="0"/>
                  <w:marBottom w:val="0"/>
                  <w:divBdr>
                    <w:top w:val="none" w:sz="0" w:space="0" w:color="auto"/>
                    <w:left w:val="none" w:sz="0" w:space="0" w:color="auto"/>
                    <w:bottom w:val="none" w:sz="0" w:space="0" w:color="auto"/>
                    <w:right w:val="none" w:sz="0" w:space="0" w:color="auto"/>
                  </w:divBdr>
                </w:div>
                <w:div w:id="207449669">
                  <w:marLeft w:val="640"/>
                  <w:marRight w:val="0"/>
                  <w:marTop w:val="0"/>
                  <w:marBottom w:val="0"/>
                  <w:divBdr>
                    <w:top w:val="none" w:sz="0" w:space="0" w:color="auto"/>
                    <w:left w:val="none" w:sz="0" w:space="0" w:color="auto"/>
                    <w:bottom w:val="none" w:sz="0" w:space="0" w:color="auto"/>
                    <w:right w:val="none" w:sz="0" w:space="0" w:color="auto"/>
                  </w:divBdr>
                </w:div>
                <w:div w:id="2020615597">
                  <w:marLeft w:val="640"/>
                  <w:marRight w:val="0"/>
                  <w:marTop w:val="0"/>
                  <w:marBottom w:val="0"/>
                  <w:divBdr>
                    <w:top w:val="none" w:sz="0" w:space="0" w:color="auto"/>
                    <w:left w:val="none" w:sz="0" w:space="0" w:color="auto"/>
                    <w:bottom w:val="none" w:sz="0" w:space="0" w:color="auto"/>
                    <w:right w:val="none" w:sz="0" w:space="0" w:color="auto"/>
                  </w:divBdr>
                </w:div>
                <w:div w:id="318197466">
                  <w:marLeft w:val="640"/>
                  <w:marRight w:val="0"/>
                  <w:marTop w:val="0"/>
                  <w:marBottom w:val="0"/>
                  <w:divBdr>
                    <w:top w:val="none" w:sz="0" w:space="0" w:color="auto"/>
                    <w:left w:val="none" w:sz="0" w:space="0" w:color="auto"/>
                    <w:bottom w:val="none" w:sz="0" w:space="0" w:color="auto"/>
                    <w:right w:val="none" w:sz="0" w:space="0" w:color="auto"/>
                  </w:divBdr>
                </w:div>
                <w:div w:id="1008800017">
                  <w:marLeft w:val="640"/>
                  <w:marRight w:val="0"/>
                  <w:marTop w:val="0"/>
                  <w:marBottom w:val="0"/>
                  <w:divBdr>
                    <w:top w:val="none" w:sz="0" w:space="0" w:color="auto"/>
                    <w:left w:val="none" w:sz="0" w:space="0" w:color="auto"/>
                    <w:bottom w:val="none" w:sz="0" w:space="0" w:color="auto"/>
                    <w:right w:val="none" w:sz="0" w:space="0" w:color="auto"/>
                  </w:divBdr>
                </w:div>
                <w:div w:id="2050059502">
                  <w:marLeft w:val="640"/>
                  <w:marRight w:val="0"/>
                  <w:marTop w:val="0"/>
                  <w:marBottom w:val="0"/>
                  <w:divBdr>
                    <w:top w:val="none" w:sz="0" w:space="0" w:color="auto"/>
                    <w:left w:val="none" w:sz="0" w:space="0" w:color="auto"/>
                    <w:bottom w:val="none" w:sz="0" w:space="0" w:color="auto"/>
                    <w:right w:val="none" w:sz="0" w:space="0" w:color="auto"/>
                  </w:divBdr>
                </w:div>
                <w:div w:id="299959593">
                  <w:marLeft w:val="640"/>
                  <w:marRight w:val="0"/>
                  <w:marTop w:val="0"/>
                  <w:marBottom w:val="0"/>
                  <w:divBdr>
                    <w:top w:val="none" w:sz="0" w:space="0" w:color="auto"/>
                    <w:left w:val="none" w:sz="0" w:space="0" w:color="auto"/>
                    <w:bottom w:val="none" w:sz="0" w:space="0" w:color="auto"/>
                    <w:right w:val="none" w:sz="0" w:space="0" w:color="auto"/>
                  </w:divBdr>
                </w:div>
                <w:div w:id="706685702">
                  <w:marLeft w:val="640"/>
                  <w:marRight w:val="0"/>
                  <w:marTop w:val="0"/>
                  <w:marBottom w:val="0"/>
                  <w:divBdr>
                    <w:top w:val="none" w:sz="0" w:space="0" w:color="auto"/>
                    <w:left w:val="none" w:sz="0" w:space="0" w:color="auto"/>
                    <w:bottom w:val="none" w:sz="0" w:space="0" w:color="auto"/>
                    <w:right w:val="none" w:sz="0" w:space="0" w:color="auto"/>
                  </w:divBdr>
                </w:div>
                <w:div w:id="714543813">
                  <w:marLeft w:val="640"/>
                  <w:marRight w:val="0"/>
                  <w:marTop w:val="0"/>
                  <w:marBottom w:val="0"/>
                  <w:divBdr>
                    <w:top w:val="none" w:sz="0" w:space="0" w:color="auto"/>
                    <w:left w:val="none" w:sz="0" w:space="0" w:color="auto"/>
                    <w:bottom w:val="none" w:sz="0" w:space="0" w:color="auto"/>
                    <w:right w:val="none" w:sz="0" w:space="0" w:color="auto"/>
                  </w:divBdr>
                </w:div>
                <w:div w:id="699890671">
                  <w:marLeft w:val="640"/>
                  <w:marRight w:val="0"/>
                  <w:marTop w:val="0"/>
                  <w:marBottom w:val="0"/>
                  <w:divBdr>
                    <w:top w:val="none" w:sz="0" w:space="0" w:color="auto"/>
                    <w:left w:val="none" w:sz="0" w:space="0" w:color="auto"/>
                    <w:bottom w:val="none" w:sz="0" w:space="0" w:color="auto"/>
                    <w:right w:val="none" w:sz="0" w:space="0" w:color="auto"/>
                  </w:divBdr>
                </w:div>
                <w:div w:id="1579055247">
                  <w:marLeft w:val="640"/>
                  <w:marRight w:val="0"/>
                  <w:marTop w:val="0"/>
                  <w:marBottom w:val="0"/>
                  <w:divBdr>
                    <w:top w:val="none" w:sz="0" w:space="0" w:color="auto"/>
                    <w:left w:val="none" w:sz="0" w:space="0" w:color="auto"/>
                    <w:bottom w:val="none" w:sz="0" w:space="0" w:color="auto"/>
                    <w:right w:val="none" w:sz="0" w:space="0" w:color="auto"/>
                  </w:divBdr>
                </w:div>
                <w:div w:id="880826840">
                  <w:marLeft w:val="640"/>
                  <w:marRight w:val="0"/>
                  <w:marTop w:val="0"/>
                  <w:marBottom w:val="0"/>
                  <w:divBdr>
                    <w:top w:val="none" w:sz="0" w:space="0" w:color="auto"/>
                    <w:left w:val="none" w:sz="0" w:space="0" w:color="auto"/>
                    <w:bottom w:val="none" w:sz="0" w:space="0" w:color="auto"/>
                    <w:right w:val="none" w:sz="0" w:space="0" w:color="auto"/>
                  </w:divBdr>
                </w:div>
                <w:div w:id="1427118440">
                  <w:marLeft w:val="640"/>
                  <w:marRight w:val="0"/>
                  <w:marTop w:val="0"/>
                  <w:marBottom w:val="0"/>
                  <w:divBdr>
                    <w:top w:val="none" w:sz="0" w:space="0" w:color="auto"/>
                    <w:left w:val="none" w:sz="0" w:space="0" w:color="auto"/>
                    <w:bottom w:val="none" w:sz="0" w:space="0" w:color="auto"/>
                    <w:right w:val="none" w:sz="0" w:space="0" w:color="auto"/>
                  </w:divBdr>
                </w:div>
                <w:div w:id="1720934800">
                  <w:marLeft w:val="640"/>
                  <w:marRight w:val="0"/>
                  <w:marTop w:val="0"/>
                  <w:marBottom w:val="0"/>
                  <w:divBdr>
                    <w:top w:val="none" w:sz="0" w:space="0" w:color="auto"/>
                    <w:left w:val="none" w:sz="0" w:space="0" w:color="auto"/>
                    <w:bottom w:val="none" w:sz="0" w:space="0" w:color="auto"/>
                    <w:right w:val="none" w:sz="0" w:space="0" w:color="auto"/>
                  </w:divBdr>
                </w:div>
                <w:div w:id="1435789676">
                  <w:marLeft w:val="640"/>
                  <w:marRight w:val="0"/>
                  <w:marTop w:val="0"/>
                  <w:marBottom w:val="0"/>
                  <w:divBdr>
                    <w:top w:val="none" w:sz="0" w:space="0" w:color="auto"/>
                    <w:left w:val="none" w:sz="0" w:space="0" w:color="auto"/>
                    <w:bottom w:val="none" w:sz="0" w:space="0" w:color="auto"/>
                    <w:right w:val="none" w:sz="0" w:space="0" w:color="auto"/>
                  </w:divBdr>
                </w:div>
                <w:div w:id="1074739696">
                  <w:marLeft w:val="640"/>
                  <w:marRight w:val="0"/>
                  <w:marTop w:val="0"/>
                  <w:marBottom w:val="0"/>
                  <w:divBdr>
                    <w:top w:val="none" w:sz="0" w:space="0" w:color="auto"/>
                    <w:left w:val="none" w:sz="0" w:space="0" w:color="auto"/>
                    <w:bottom w:val="none" w:sz="0" w:space="0" w:color="auto"/>
                    <w:right w:val="none" w:sz="0" w:space="0" w:color="auto"/>
                  </w:divBdr>
                </w:div>
                <w:div w:id="2080516531">
                  <w:marLeft w:val="640"/>
                  <w:marRight w:val="0"/>
                  <w:marTop w:val="0"/>
                  <w:marBottom w:val="0"/>
                  <w:divBdr>
                    <w:top w:val="none" w:sz="0" w:space="0" w:color="auto"/>
                    <w:left w:val="none" w:sz="0" w:space="0" w:color="auto"/>
                    <w:bottom w:val="none" w:sz="0" w:space="0" w:color="auto"/>
                    <w:right w:val="none" w:sz="0" w:space="0" w:color="auto"/>
                  </w:divBdr>
                </w:div>
                <w:div w:id="1918711939">
                  <w:marLeft w:val="640"/>
                  <w:marRight w:val="0"/>
                  <w:marTop w:val="0"/>
                  <w:marBottom w:val="0"/>
                  <w:divBdr>
                    <w:top w:val="none" w:sz="0" w:space="0" w:color="auto"/>
                    <w:left w:val="none" w:sz="0" w:space="0" w:color="auto"/>
                    <w:bottom w:val="none" w:sz="0" w:space="0" w:color="auto"/>
                    <w:right w:val="none" w:sz="0" w:space="0" w:color="auto"/>
                  </w:divBdr>
                </w:div>
                <w:div w:id="1921063447">
                  <w:marLeft w:val="640"/>
                  <w:marRight w:val="0"/>
                  <w:marTop w:val="0"/>
                  <w:marBottom w:val="0"/>
                  <w:divBdr>
                    <w:top w:val="none" w:sz="0" w:space="0" w:color="auto"/>
                    <w:left w:val="none" w:sz="0" w:space="0" w:color="auto"/>
                    <w:bottom w:val="none" w:sz="0" w:space="0" w:color="auto"/>
                    <w:right w:val="none" w:sz="0" w:space="0" w:color="auto"/>
                  </w:divBdr>
                </w:div>
                <w:div w:id="1613246852">
                  <w:marLeft w:val="640"/>
                  <w:marRight w:val="0"/>
                  <w:marTop w:val="0"/>
                  <w:marBottom w:val="0"/>
                  <w:divBdr>
                    <w:top w:val="none" w:sz="0" w:space="0" w:color="auto"/>
                    <w:left w:val="none" w:sz="0" w:space="0" w:color="auto"/>
                    <w:bottom w:val="none" w:sz="0" w:space="0" w:color="auto"/>
                    <w:right w:val="none" w:sz="0" w:space="0" w:color="auto"/>
                  </w:divBdr>
                </w:div>
                <w:div w:id="1552959248">
                  <w:marLeft w:val="640"/>
                  <w:marRight w:val="0"/>
                  <w:marTop w:val="0"/>
                  <w:marBottom w:val="0"/>
                  <w:divBdr>
                    <w:top w:val="none" w:sz="0" w:space="0" w:color="auto"/>
                    <w:left w:val="none" w:sz="0" w:space="0" w:color="auto"/>
                    <w:bottom w:val="none" w:sz="0" w:space="0" w:color="auto"/>
                    <w:right w:val="none" w:sz="0" w:space="0" w:color="auto"/>
                  </w:divBdr>
                </w:div>
                <w:div w:id="1614938955">
                  <w:marLeft w:val="640"/>
                  <w:marRight w:val="0"/>
                  <w:marTop w:val="0"/>
                  <w:marBottom w:val="0"/>
                  <w:divBdr>
                    <w:top w:val="none" w:sz="0" w:space="0" w:color="auto"/>
                    <w:left w:val="none" w:sz="0" w:space="0" w:color="auto"/>
                    <w:bottom w:val="none" w:sz="0" w:space="0" w:color="auto"/>
                    <w:right w:val="none" w:sz="0" w:space="0" w:color="auto"/>
                  </w:divBdr>
                </w:div>
                <w:div w:id="1574469406">
                  <w:marLeft w:val="640"/>
                  <w:marRight w:val="0"/>
                  <w:marTop w:val="0"/>
                  <w:marBottom w:val="0"/>
                  <w:divBdr>
                    <w:top w:val="none" w:sz="0" w:space="0" w:color="auto"/>
                    <w:left w:val="none" w:sz="0" w:space="0" w:color="auto"/>
                    <w:bottom w:val="none" w:sz="0" w:space="0" w:color="auto"/>
                    <w:right w:val="none" w:sz="0" w:space="0" w:color="auto"/>
                  </w:divBdr>
                </w:div>
                <w:div w:id="1931743220">
                  <w:marLeft w:val="640"/>
                  <w:marRight w:val="0"/>
                  <w:marTop w:val="0"/>
                  <w:marBottom w:val="0"/>
                  <w:divBdr>
                    <w:top w:val="none" w:sz="0" w:space="0" w:color="auto"/>
                    <w:left w:val="none" w:sz="0" w:space="0" w:color="auto"/>
                    <w:bottom w:val="none" w:sz="0" w:space="0" w:color="auto"/>
                    <w:right w:val="none" w:sz="0" w:space="0" w:color="auto"/>
                  </w:divBdr>
                </w:div>
                <w:div w:id="333923314">
                  <w:marLeft w:val="640"/>
                  <w:marRight w:val="0"/>
                  <w:marTop w:val="0"/>
                  <w:marBottom w:val="0"/>
                  <w:divBdr>
                    <w:top w:val="none" w:sz="0" w:space="0" w:color="auto"/>
                    <w:left w:val="none" w:sz="0" w:space="0" w:color="auto"/>
                    <w:bottom w:val="none" w:sz="0" w:space="0" w:color="auto"/>
                    <w:right w:val="none" w:sz="0" w:space="0" w:color="auto"/>
                  </w:divBdr>
                </w:div>
                <w:div w:id="10185526">
                  <w:marLeft w:val="640"/>
                  <w:marRight w:val="0"/>
                  <w:marTop w:val="0"/>
                  <w:marBottom w:val="0"/>
                  <w:divBdr>
                    <w:top w:val="none" w:sz="0" w:space="0" w:color="auto"/>
                    <w:left w:val="none" w:sz="0" w:space="0" w:color="auto"/>
                    <w:bottom w:val="none" w:sz="0" w:space="0" w:color="auto"/>
                    <w:right w:val="none" w:sz="0" w:space="0" w:color="auto"/>
                  </w:divBdr>
                </w:div>
                <w:div w:id="2084911481">
                  <w:marLeft w:val="640"/>
                  <w:marRight w:val="0"/>
                  <w:marTop w:val="0"/>
                  <w:marBottom w:val="0"/>
                  <w:divBdr>
                    <w:top w:val="none" w:sz="0" w:space="0" w:color="auto"/>
                    <w:left w:val="none" w:sz="0" w:space="0" w:color="auto"/>
                    <w:bottom w:val="none" w:sz="0" w:space="0" w:color="auto"/>
                    <w:right w:val="none" w:sz="0" w:space="0" w:color="auto"/>
                  </w:divBdr>
                </w:div>
                <w:div w:id="1456562999">
                  <w:marLeft w:val="640"/>
                  <w:marRight w:val="0"/>
                  <w:marTop w:val="0"/>
                  <w:marBottom w:val="0"/>
                  <w:divBdr>
                    <w:top w:val="none" w:sz="0" w:space="0" w:color="auto"/>
                    <w:left w:val="none" w:sz="0" w:space="0" w:color="auto"/>
                    <w:bottom w:val="none" w:sz="0" w:space="0" w:color="auto"/>
                    <w:right w:val="none" w:sz="0" w:space="0" w:color="auto"/>
                  </w:divBdr>
                </w:div>
                <w:div w:id="600649776">
                  <w:marLeft w:val="640"/>
                  <w:marRight w:val="0"/>
                  <w:marTop w:val="0"/>
                  <w:marBottom w:val="0"/>
                  <w:divBdr>
                    <w:top w:val="none" w:sz="0" w:space="0" w:color="auto"/>
                    <w:left w:val="none" w:sz="0" w:space="0" w:color="auto"/>
                    <w:bottom w:val="none" w:sz="0" w:space="0" w:color="auto"/>
                    <w:right w:val="none" w:sz="0" w:space="0" w:color="auto"/>
                  </w:divBdr>
                </w:div>
                <w:div w:id="1056467609">
                  <w:marLeft w:val="640"/>
                  <w:marRight w:val="0"/>
                  <w:marTop w:val="0"/>
                  <w:marBottom w:val="0"/>
                  <w:divBdr>
                    <w:top w:val="none" w:sz="0" w:space="0" w:color="auto"/>
                    <w:left w:val="none" w:sz="0" w:space="0" w:color="auto"/>
                    <w:bottom w:val="none" w:sz="0" w:space="0" w:color="auto"/>
                    <w:right w:val="none" w:sz="0" w:space="0" w:color="auto"/>
                  </w:divBdr>
                </w:div>
                <w:div w:id="844127229">
                  <w:marLeft w:val="640"/>
                  <w:marRight w:val="0"/>
                  <w:marTop w:val="0"/>
                  <w:marBottom w:val="0"/>
                  <w:divBdr>
                    <w:top w:val="none" w:sz="0" w:space="0" w:color="auto"/>
                    <w:left w:val="none" w:sz="0" w:space="0" w:color="auto"/>
                    <w:bottom w:val="none" w:sz="0" w:space="0" w:color="auto"/>
                    <w:right w:val="none" w:sz="0" w:space="0" w:color="auto"/>
                  </w:divBdr>
                </w:div>
                <w:div w:id="71047049">
                  <w:marLeft w:val="640"/>
                  <w:marRight w:val="0"/>
                  <w:marTop w:val="0"/>
                  <w:marBottom w:val="0"/>
                  <w:divBdr>
                    <w:top w:val="none" w:sz="0" w:space="0" w:color="auto"/>
                    <w:left w:val="none" w:sz="0" w:space="0" w:color="auto"/>
                    <w:bottom w:val="none" w:sz="0" w:space="0" w:color="auto"/>
                    <w:right w:val="none" w:sz="0" w:space="0" w:color="auto"/>
                  </w:divBdr>
                </w:div>
                <w:div w:id="677737390">
                  <w:marLeft w:val="640"/>
                  <w:marRight w:val="0"/>
                  <w:marTop w:val="0"/>
                  <w:marBottom w:val="0"/>
                  <w:divBdr>
                    <w:top w:val="none" w:sz="0" w:space="0" w:color="auto"/>
                    <w:left w:val="none" w:sz="0" w:space="0" w:color="auto"/>
                    <w:bottom w:val="none" w:sz="0" w:space="0" w:color="auto"/>
                    <w:right w:val="none" w:sz="0" w:space="0" w:color="auto"/>
                  </w:divBdr>
                </w:div>
                <w:div w:id="2121953648">
                  <w:marLeft w:val="640"/>
                  <w:marRight w:val="0"/>
                  <w:marTop w:val="0"/>
                  <w:marBottom w:val="0"/>
                  <w:divBdr>
                    <w:top w:val="none" w:sz="0" w:space="0" w:color="auto"/>
                    <w:left w:val="none" w:sz="0" w:space="0" w:color="auto"/>
                    <w:bottom w:val="none" w:sz="0" w:space="0" w:color="auto"/>
                    <w:right w:val="none" w:sz="0" w:space="0" w:color="auto"/>
                  </w:divBdr>
                </w:div>
                <w:div w:id="1214005678">
                  <w:marLeft w:val="640"/>
                  <w:marRight w:val="0"/>
                  <w:marTop w:val="0"/>
                  <w:marBottom w:val="0"/>
                  <w:divBdr>
                    <w:top w:val="none" w:sz="0" w:space="0" w:color="auto"/>
                    <w:left w:val="none" w:sz="0" w:space="0" w:color="auto"/>
                    <w:bottom w:val="none" w:sz="0" w:space="0" w:color="auto"/>
                    <w:right w:val="none" w:sz="0" w:space="0" w:color="auto"/>
                  </w:divBdr>
                </w:div>
                <w:div w:id="573777457">
                  <w:marLeft w:val="640"/>
                  <w:marRight w:val="0"/>
                  <w:marTop w:val="0"/>
                  <w:marBottom w:val="0"/>
                  <w:divBdr>
                    <w:top w:val="none" w:sz="0" w:space="0" w:color="auto"/>
                    <w:left w:val="none" w:sz="0" w:space="0" w:color="auto"/>
                    <w:bottom w:val="none" w:sz="0" w:space="0" w:color="auto"/>
                    <w:right w:val="none" w:sz="0" w:space="0" w:color="auto"/>
                  </w:divBdr>
                </w:div>
                <w:div w:id="115176675">
                  <w:marLeft w:val="640"/>
                  <w:marRight w:val="0"/>
                  <w:marTop w:val="0"/>
                  <w:marBottom w:val="0"/>
                  <w:divBdr>
                    <w:top w:val="none" w:sz="0" w:space="0" w:color="auto"/>
                    <w:left w:val="none" w:sz="0" w:space="0" w:color="auto"/>
                    <w:bottom w:val="none" w:sz="0" w:space="0" w:color="auto"/>
                    <w:right w:val="none" w:sz="0" w:space="0" w:color="auto"/>
                  </w:divBdr>
                </w:div>
                <w:div w:id="424225277">
                  <w:marLeft w:val="640"/>
                  <w:marRight w:val="0"/>
                  <w:marTop w:val="0"/>
                  <w:marBottom w:val="0"/>
                  <w:divBdr>
                    <w:top w:val="none" w:sz="0" w:space="0" w:color="auto"/>
                    <w:left w:val="none" w:sz="0" w:space="0" w:color="auto"/>
                    <w:bottom w:val="none" w:sz="0" w:space="0" w:color="auto"/>
                    <w:right w:val="none" w:sz="0" w:space="0" w:color="auto"/>
                  </w:divBdr>
                </w:div>
                <w:div w:id="742533724">
                  <w:marLeft w:val="640"/>
                  <w:marRight w:val="0"/>
                  <w:marTop w:val="0"/>
                  <w:marBottom w:val="0"/>
                  <w:divBdr>
                    <w:top w:val="none" w:sz="0" w:space="0" w:color="auto"/>
                    <w:left w:val="none" w:sz="0" w:space="0" w:color="auto"/>
                    <w:bottom w:val="none" w:sz="0" w:space="0" w:color="auto"/>
                    <w:right w:val="none" w:sz="0" w:space="0" w:color="auto"/>
                  </w:divBdr>
                </w:div>
                <w:div w:id="1238437404">
                  <w:marLeft w:val="640"/>
                  <w:marRight w:val="0"/>
                  <w:marTop w:val="0"/>
                  <w:marBottom w:val="0"/>
                  <w:divBdr>
                    <w:top w:val="none" w:sz="0" w:space="0" w:color="auto"/>
                    <w:left w:val="none" w:sz="0" w:space="0" w:color="auto"/>
                    <w:bottom w:val="none" w:sz="0" w:space="0" w:color="auto"/>
                    <w:right w:val="none" w:sz="0" w:space="0" w:color="auto"/>
                  </w:divBdr>
                </w:div>
                <w:div w:id="2098819627">
                  <w:marLeft w:val="640"/>
                  <w:marRight w:val="0"/>
                  <w:marTop w:val="0"/>
                  <w:marBottom w:val="0"/>
                  <w:divBdr>
                    <w:top w:val="none" w:sz="0" w:space="0" w:color="auto"/>
                    <w:left w:val="none" w:sz="0" w:space="0" w:color="auto"/>
                    <w:bottom w:val="none" w:sz="0" w:space="0" w:color="auto"/>
                    <w:right w:val="none" w:sz="0" w:space="0" w:color="auto"/>
                  </w:divBdr>
                </w:div>
                <w:div w:id="1475029023">
                  <w:marLeft w:val="640"/>
                  <w:marRight w:val="0"/>
                  <w:marTop w:val="0"/>
                  <w:marBottom w:val="0"/>
                  <w:divBdr>
                    <w:top w:val="none" w:sz="0" w:space="0" w:color="auto"/>
                    <w:left w:val="none" w:sz="0" w:space="0" w:color="auto"/>
                    <w:bottom w:val="none" w:sz="0" w:space="0" w:color="auto"/>
                    <w:right w:val="none" w:sz="0" w:space="0" w:color="auto"/>
                  </w:divBdr>
                </w:div>
                <w:div w:id="663555289">
                  <w:marLeft w:val="640"/>
                  <w:marRight w:val="0"/>
                  <w:marTop w:val="0"/>
                  <w:marBottom w:val="0"/>
                  <w:divBdr>
                    <w:top w:val="none" w:sz="0" w:space="0" w:color="auto"/>
                    <w:left w:val="none" w:sz="0" w:space="0" w:color="auto"/>
                    <w:bottom w:val="none" w:sz="0" w:space="0" w:color="auto"/>
                    <w:right w:val="none" w:sz="0" w:space="0" w:color="auto"/>
                  </w:divBdr>
                </w:div>
                <w:div w:id="1729762602">
                  <w:marLeft w:val="640"/>
                  <w:marRight w:val="0"/>
                  <w:marTop w:val="0"/>
                  <w:marBottom w:val="0"/>
                  <w:divBdr>
                    <w:top w:val="none" w:sz="0" w:space="0" w:color="auto"/>
                    <w:left w:val="none" w:sz="0" w:space="0" w:color="auto"/>
                    <w:bottom w:val="none" w:sz="0" w:space="0" w:color="auto"/>
                    <w:right w:val="none" w:sz="0" w:space="0" w:color="auto"/>
                  </w:divBdr>
                </w:div>
                <w:div w:id="713047245">
                  <w:marLeft w:val="640"/>
                  <w:marRight w:val="0"/>
                  <w:marTop w:val="0"/>
                  <w:marBottom w:val="0"/>
                  <w:divBdr>
                    <w:top w:val="none" w:sz="0" w:space="0" w:color="auto"/>
                    <w:left w:val="none" w:sz="0" w:space="0" w:color="auto"/>
                    <w:bottom w:val="none" w:sz="0" w:space="0" w:color="auto"/>
                    <w:right w:val="none" w:sz="0" w:space="0" w:color="auto"/>
                  </w:divBdr>
                </w:div>
                <w:div w:id="1629317805">
                  <w:marLeft w:val="640"/>
                  <w:marRight w:val="0"/>
                  <w:marTop w:val="0"/>
                  <w:marBottom w:val="0"/>
                  <w:divBdr>
                    <w:top w:val="none" w:sz="0" w:space="0" w:color="auto"/>
                    <w:left w:val="none" w:sz="0" w:space="0" w:color="auto"/>
                    <w:bottom w:val="none" w:sz="0" w:space="0" w:color="auto"/>
                    <w:right w:val="none" w:sz="0" w:space="0" w:color="auto"/>
                  </w:divBdr>
                </w:div>
                <w:div w:id="865292428">
                  <w:marLeft w:val="640"/>
                  <w:marRight w:val="0"/>
                  <w:marTop w:val="0"/>
                  <w:marBottom w:val="0"/>
                  <w:divBdr>
                    <w:top w:val="none" w:sz="0" w:space="0" w:color="auto"/>
                    <w:left w:val="none" w:sz="0" w:space="0" w:color="auto"/>
                    <w:bottom w:val="none" w:sz="0" w:space="0" w:color="auto"/>
                    <w:right w:val="none" w:sz="0" w:space="0" w:color="auto"/>
                  </w:divBdr>
                </w:div>
              </w:divsChild>
            </w:div>
            <w:div w:id="1691293617">
              <w:marLeft w:val="0"/>
              <w:marRight w:val="0"/>
              <w:marTop w:val="0"/>
              <w:marBottom w:val="0"/>
              <w:divBdr>
                <w:top w:val="none" w:sz="0" w:space="0" w:color="auto"/>
                <w:left w:val="none" w:sz="0" w:space="0" w:color="auto"/>
                <w:bottom w:val="none" w:sz="0" w:space="0" w:color="auto"/>
                <w:right w:val="none" w:sz="0" w:space="0" w:color="auto"/>
              </w:divBdr>
              <w:divsChild>
                <w:div w:id="2020960683">
                  <w:marLeft w:val="640"/>
                  <w:marRight w:val="0"/>
                  <w:marTop w:val="0"/>
                  <w:marBottom w:val="0"/>
                  <w:divBdr>
                    <w:top w:val="none" w:sz="0" w:space="0" w:color="auto"/>
                    <w:left w:val="none" w:sz="0" w:space="0" w:color="auto"/>
                    <w:bottom w:val="none" w:sz="0" w:space="0" w:color="auto"/>
                    <w:right w:val="none" w:sz="0" w:space="0" w:color="auto"/>
                  </w:divBdr>
                </w:div>
                <w:div w:id="1023937994">
                  <w:marLeft w:val="640"/>
                  <w:marRight w:val="0"/>
                  <w:marTop w:val="0"/>
                  <w:marBottom w:val="0"/>
                  <w:divBdr>
                    <w:top w:val="none" w:sz="0" w:space="0" w:color="auto"/>
                    <w:left w:val="none" w:sz="0" w:space="0" w:color="auto"/>
                    <w:bottom w:val="none" w:sz="0" w:space="0" w:color="auto"/>
                    <w:right w:val="none" w:sz="0" w:space="0" w:color="auto"/>
                  </w:divBdr>
                </w:div>
                <w:div w:id="141193113">
                  <w:marLeft w:val="640"/>
                  <w:marRight w:val="0"/>
                  <w:marTop w:val="0"/>
                  <w:marBottom w:val="0"/>
                  <w:divBdr>
                    <w:top w:val="none" w:sz="0" w:space="0" w:color="auto"/>
                    <w:left w:val="none" w:sz="0" w:space="0" w:color="auto"/>
                    <w:bottom w:val="none" w:sz="0" w:space="0" w:color="auto"/>
                    <w:right w:val="none" w:sz="0" w:space="0" w:color="auto"/>
                  </w:divBdr>
                </w:div>
                <w:div w:id="519322890">
                  <w:marLeft w:val="640"/>
                  <w:marRight w:val="0"/>
                  <w:marTop w:val="0"/>
                  <w:marBottom w:val="0"/>
                  <w:divBdr>
                    <w:top w:val="none" w:sz="0" w:space="0" w:color="auto"/>
                    <w:left w:val="none" w:sz="0" w:space="0" w:color="auto"/>
                    <w:bottom w:val="none" w:sz="0" w:space="0" w:color="auto"/>
                    <w:right w:val="none" w:sz="0" w:space="0" w:color="auto"/>
                  </w:divBdr>
                </w:div>
                <w:div w:id="152838908">
                  <w:marLeft w:val="640"/>
                  <w:marRight w:val="0"/>
                  <w:marTop w:val="0"/>
                  <w:marBottom w:val="0"/>
                  <w:divBdr>
                    <w:top w:val="none" w:sz="0" w:space="0" w:color="auto"/>
                    <w:left w:val="none" w:sz="0" w:space="0" w:color="auto"/>
                    <w:bottom w:val="none" w:sz="0" w:space="0" w:color="auto"/>
                    <w:right w:val="none" w:sz="0" w:space="0" w:color="auto"/>
                  </w:divBdr>
                </w:div>
                <w:div w:id="839393142">
                  <w:marLeft w:val="640"/>
                  <w:marRight w:val="0"/>
                  <w:marTop w:val="0"/>
                  <w:marBottom w:val="0"/>
                  <w:divBdr>
                    <w:top w:val="none" w:sz="0" w:space="0" w:color="auto"/>
                    <w:left w:val="none" w:sz="0" w:space="0" w:color="auto"/>
                    <w:bottom w:val="none" w:sz="0" w:space="0" w:color="auto"/>
                    <w:right w:val="none" w:sz="0" w:space="0" w:color="auto"/>
                  </w:divBdr>
                </w:div>
                <w:div w:id="1135173571">
                  <w:marLeft w:val="640"/>
                  <w:marRight w:val="0"/>
                  <w:marTop w:val="0"/>
                  <w:marBottom w:val="0"/>
                  <w:divBdr>
                    <w:top w:val="none" w:sz="0" w:space="0" w:color="auto"/>
                    <w:left w:val="none" w:sz="0" w:space="0" w:color="auto"/>
                    <w:bottom w:val="none" w:sz="0" w:space="0" w:color="auto"/>
                    <w:right w:val="none" w:sz="0" w:space="0" w:color="auto"/>
                  </w:divBdr>
                </w:div>
                <w:div w:id="1963220314">
                  <w:marLeft w:val="640"/>
                  <w:marRight w:val="0"/>
                  <w:marTop w:val="0"/>
                  <w:marBottom w:val="0"/>
                  <w:divBdr>
                    <w:top w:val="none" w:sz="0" w:space="0" w:color="auto"/>
                    <w:left w:val="none" w:sz="0" w:space="0" w:color="auto"/>
                    <w:bottom w:val="none" w:sz="0" w:space="0" w:color="auto"/>
                    <w:right w:val="none" w:sz="0" w:space="0" w:color="auto"/>
                  </w:divBdr>
                </w:div>
                <w:div w:id="1816995156">
                  <w:marLeft w:val="640"/>
                  <w:marRight w:val="0"/>
                  <w:marTop w:val="0"/>
                  <w:marBottom w:val="0"/>
                  <w:divBdr>
                    <w:top w:val="none" w:sz="0" w:space="0" w:color="auto"/>
                    <w:left w:val="none" w:sz="0" w:space="0" w:color="auto"/>
                    <w:bottom w:val="none" w:sz="0" w:space="0" w:color="auto"/>
                    <w:right w:val="none" w:sz="0" w:space="0" w:color="auto"/>
                  </w:divBdr>
                </w:div>
                <w:div w:id="1192718663">
                  <w:marLeft w:val="640"/>
                  <w:marRight w:val="0"/>
                  <w:marTop w:val="0"/>
                  <w:marBottom w:val="0"/>
                  <w:divBdr>
                    <w:top w:val="none" w:sz="0" w:space="0" w:color="auto"/>
                    <w:left w:val="none" w:sz="0" w:space="0" w:color="auto"/>
                    <w:bottom w:val="none" w:sz="0" w:space="0" w:color="auto"/>
                    <w:right w:val="none" w:sz="0" w:space="0" w:color="auto"/>
                  </w:divBdr>
                </w:div>
                <w:div w:id="583801849">
                  <w:marLeft w:val="640"/>
                  <w:marRight w:val="0"/>
                  <w:marTop w:val="0"/>
                  <w:marBottom w:val="0"/>
                  <w:divBdr>
                    <w:top w:val="none" w:sz="0" w:space="0" w:color="auto"/>
                    <w:left w:val="none" w:sz="0" w:space="0" w:color="auto"/>
                    <w:bottom w:val="none" w:sz="0" w:space="0" w:color="auto"/>
                    <w:right w:val="none" w:sz="0" w:space="0" w:color="auto"/>
                  </w:divBdr>
                </w:div>
                <w:div w:id="132720264">
                  <w:marLeft w:val="640"/>
                  <w:marRight w:val="0"/>
                  <w:marTop w:val="0"/>
                  <w:marBottom w:val="0"/>
                  <w:divBdr>
                    <w:top w:val="none" w:sz="0" w:space="0" w:color="auto"/>
                    <w:left w:val="none" w:sz="0" w:space="0" w:color="auto"/>
                    <w:bottom w:val="none" w:sz="0" w:space="0" w:color="auto"/>
                    <w:right w:val="none" w:sz="0" w:space="0" w:color="auto"/>
                  </w:divBdr>
                </w:div>
                <w:div w:id="1968774617">
                  <w:marLeft w:val="640"/>
                  <w:marRight w:val="0"/>
                  <w:marTop w:val="0"/>
                  <w:marBottom w:val="0"/>
                  <w:divBdr>
                    <w:top w:val="none" w:sz="0" w:space="0" w:color="auto"/>
                    <w:left w:val="none" w:sz="0" w:space="0" w:color="auto"/>
                    <w:bottom w:val="none" w:sz="0" w:space="0" w:color="auto"/>
                    <w:right w:val="none" w:sz="0" w:space="0" w:color="auto"/>
                  </w:divBdr>
                </w:div>
                <w:div w:id="367873483">
                  <w:marLeft w:val="640"/>
                  <w:marRight w:val="0"/>
                  <w:marTop w:val="0"/>
                  <w:marBottom w:val="0"/>
                  <w:divBdr>
                    <w:top w:val="none" w:sz="0" w:space="0" w:color="auto"/>
                    <w:left w:val="none" w:sz="0" w:space="0" w:color="auto"/>
                    <w:bottom w:val="none" w:sz="0" w:space="0" w:color="auto"/>
                    <w:right w:val="none" w:sz="0" w:space="0" w:color="auto"/>
                  </w:divBdr>
                </w:div>
                <w:div w:id="1735540966">
                  <w:marLeft w:val="640"/>
                  <w:marRight w:val="0"/>
                  <w:marTop w:val="0"/>
                  <w:marBottom w:val="0"/>
                  <w:divBdr>
                    <w:top w:val="none" w:sz="0" w:space="0" w:color="auto"/>
                    <w:left w:val="none" w:sz="0" w:space="0" w:color="auto"/>
                    <w:bottom w:val="none" w:sz="0" w:space="0" w:color="auto"/>
                    <w:right w:val="none" w:sz="0" w:space="0" w:color="auto"/>
                  </w:divBdr>
                </w:div>
                <w:div w:id="1277101541">
                  <w:marLeft w:val="640"/>
                  <w:marRight w:val="0"/>
                  <w:marTop w:val="0"/>
                  <w:marBottom w:val="0"/>
                  <w:divBdr>
                    <w:top w:val="none" w:sz="0" w:space="0" w:color="auto"/>
                    <w:left w:val="none" w:sz="0" w:space="0" w:color="auto"/>
                    <w:bottom w:val="none" w:sz="0" w:space="0" w:color="auto"/>
                    <w:right w:val="none" w:sz="0" w:space="0" w:color="auto"/>
                  </w:divBdr>
                </w:div>
                <w:div w:id="1241137363">
                  <w:marLeft w:val="640"/>
                  <w:marRight w:val="0"/>
                  <w:marTop w:val="0"/>
                  <w:marBottom w:val="0"/>
                  <w:divBdr>
                    <w:top w:val="none" w:sz="0" w:space="0" w:color="auto"/>
                    <w:left w:val="none" w:sz="0" w:space="0" w:color="auto"/>
                    <w:bottom w:val="none" w:sz="0" w:space="0" w:color="auto"/>
                    <w:right w:val="none" w:sz="0" w:space="0" w:color="auto"/>
                  </w:divBdr>
                </w:div>
                <w:div w:id="1520197449">
                  <w:marLeft w:val="640"/>
                  <w:marRight w:val="0"/>
                  <w:marTop w:val="0"/>
                  <w:marBottom w:val="0"/>
                  <w:divBdr>
                    <w:top w:val="none" w:sz="0" w:space="0" w:color="auto"/>
                    <w:left w:val="none" w:sz="0" w:space="0" w:color="auto"/>
                    <w:bottom w:val="none" w:sz="0" w:space="0" w:color="auto"/>
                    <w:right w:val="none" w:sz="0" w:space="0" w:color="auto"/>
                  </w:divBdr>
                </w:div>
                <w:div w:id="1787192214">
                  <w:marLeft w:val="640"/>
                  <w:marRight w:val="0"/>
                  <w:marTop w:val="0"/>
                  <w:marBottom w:val="0"/>
                  <w:divBdr>
                    <w:top w:val="none" w:sz="0" w:space="0" w:color="auto"/>
                    <w:left w:val="none" w:sz="0" w:space="0" w:color="auto"/>
                    <w:bottom w:val="none" w:sz="0" w:space="0" w:color="auto"/>
                    <w:right w:val="none" w:sz="0" w:space="0" w:color="auto"/>
                  </w:divBdr>
                </w:div>
                <w:div w:id="775710319">
                  <w:marLeft w:val="640"/>
                  <w:marRight w:val="0"/>
                  <w:marTop w:val="0"/>
                  <w:marBottom w:val="0"/>
                  <w:divBdr>
                    <w:top w:val="none" w:sz="0" w:space="0" w:color="auto"/>
                    <w:left w:val="none" w:sz="0" w:space="0" w:color="auto"/>
                    <w:bottom w:val="none" w:sz="0" w:space="0" w:color="auto"/>
                    <w:right w:val="none" w:sz="0" w:space="0" w:color="auto"/>
                  </w:divBdr>
                </w:div>
                <w:div w:id="1613049322">
                  <w:marLeft w:val="640"/>
                  <w:marRight w:val="0"/>
                  <w:marTop w:val="0"/>
                  <w:marBottom w:val="0"/>
                  <w:divBdr>
                    <w:top w:val="none" w:sz="0" w:space="0" w:color="auto"/>
                    <w:left w:val="none" w:sz="0" w:space="0" w:color="auto"/>
                    <w:bottom w:val="none" w:sz="0" w:space="0" w:color="auto"/>
                    <w:right w:val="none" w:sz="0" w:space="0" w:color="auto"/>
                  </w:divBdr>
                </w:div>
                <w:div w:id="1375815708">
                  <w:marLeft w:val="640"/>
                  <w:marRight w:val="0"/>
                  <w:marTop w:val="0"/>
                  <w:marBottom w:val="0"/>
                  <w:divBdr>
                    <w:top w:val="none" w:sz="0" w:space="0" w:color="auto"/>
                    <w:left w:val="none" w:sz="0" w:space="0" w:color="auto"/>
                    <w:bottom w:val="none" w:sz="0" w:space="0" w:color="auto"/>
                    <w:right w:val="none" w:sz="0" w:space="0" w:color="auto"/>
                  </w:divBdr>
                </w:div>
                <w:div w:id="179589135">
                  <w:marLeft w:val="640"/>
                  <w:marRight w:val="0"/>
                  <w:marTop w:val="0"/>
                  <w:marBottom w:val="0"/>
                  <w:divBdr>
                    <w:top w:val="none" w:sz="0" w:space="0" w:color="auto"/>
                    <w:left w:val="none" w:sz="0" w:space="0" w:color="auto"/>
                    <w:bottom w:val="none" w:sz="0" w:space="0" w:color="auto"/>
                    <w:right w:val="none" w:sz="0" w:space="0" w:color="auto"/>
                  </w:divBdr>
                </w:div>
                <w:div w:id="1347095780">
                  <w:marLeft w:val="640"/>
                  <w:marRight w:val="0"/>
                  <w:marTop w:val="0"/>
                  <w:marBottom w:val="0"/>
                  <w:divBdr>
                    <w:top w:val="none" w:sz="0" w:space="0" w:color="auto"/>
                    <w:left w:val="none" w:sz="0" w:space="0" w:color="auto"/>
                    <w:bottom w:val="none" w:sz="0" w:space="0" w:color="auto"/>
                    <w:right w:val="none" w:sz="0" w:space="0" w:color="auto"/>
                  </w:divBdr>
                </w:div>
                <w:div w:id="1177161249">
                  <w:marLeft w:val="640"/>
                  <w:marRight w:val="0"/>
                  <w:marTop w:val="0"/>
                  <w:marBottom w:val="0"/>
                  <w:divBdr>
                    <w:top w:val="none" w:sz="0" w:space="0" w:color="auto"/>
                    <w:left w:val="none" w:sz="0" w:space="0" w:color="auto"/>
                    <w:bottom w:val="none" w:sz="0" w:space="0" w:color="auto"/>
                    <w:right w:val="none" w:sz="0" w:space="0" w:color="auto"/>
                  </w:divBdr>
                </w:div>
                <w:div w:id="1525316586">
                  <w:marLeft w:val="640"/>
                  <w:marRight w:val="0"/>
                  <w:marTop w:val="0"/>
                  <w:marBottom w:val="0"/>
                  <w:divBdr>
                    <w:top w:val="none" w:sz="0" w:space="0" w:color="auto"/>
                    <w:left w:val="none" w:sz="0" w:space="0" w:color="auto"/>
                    <w:bottom w:val="none" w:sz="0" w:space="0" w:color="auto"/>
                    <w:right w:val="none" w:sz="0" w:space="0" w:color="auto"/>
                  </w:divBdr>
                </w:div>
                <w:div w:id="866598035">
                  <w:marLeft w:val="640"/>
                  <w:marRight w:val="0"/>
                  <w:marTop w:val="0"/>
                  <w:marBottom w:val="0"/>
                  <w:divBdr>
                    <w:top w:val="none" w:sz="0" w:space="0" w:color="auto"/>
                    <w:left w:val="none" w:sz="0" w:space="0" w:color="auto"/>
                    <w:bottom w:val="none" w:sz="0" w:space="0" w:color="auto"/>
                    <w:right w:val="none" w:sz="0" w:space="0" w:color="auto"/>
                  </w:divBdr>
                </w:div>
                <w:div w:id="670840665">
                  <w:marLeft w:val="640"/>
                  <w:marRight w:val="0"/>
                  <w:marTop w:val="0"/>
                  <w:marBottom w:val="0"/>
                  <w:divBdr>
                    <w:top w:val="none" w:sz="0" w:space="0" w:color="auto"/>
                    <w:left w:val="none" w:sz="0" w:space="0" w:color="auto"/>
                    <w:bottom w:val="none" w:sz="0" w:space="0" w:color="auto"/>
                    <w:right w:val="none" w:sz="0" w:space="0" w:color="auto"/>
                  </w:divBdr>
                </w:div>
                <w:div w:id="770511652">
                  <w:marLeft w:val="640"/>
                  <w:marRight w:val="0"/>
                  <w:marTop w:val="0"/>
                  <w:marBottom w:val="0"/>
                  <w:divBdr>
                    <w:top w:val="none" w:sz="0" w:space="0" w:color="auto"/>
                    <w:left w:val="none" w:sz="0" w:space="0" w:color="auto"/>
                    <w:bottom w:val="none" w:sz="0" w:space="0" w:color="auto"/>
                    <w:right w:val="none" w:sz="0" w:space="0" w:color="auto"/>
                  </w:divBdr>
                </w:div>
                <w:div w:id="1175457340">
                  <w:marLeft w:val="640"/>
                  <w:marRight w:val="0"/>
                  <w:marTop w:val="0"/>
                  <w:marBottom w:val="0"/>
                  <w:divBdr>
                    <w:top w:val="none" w:sz="0" w:space="0" w:color="auto"/>
                    <w:left w:val="none" w:sz="0" w:space="0" w:color="auto"/>
                    <w:bottom w:val="none" w:sz="0" w:space="0" w:color="auto"/>
                    <w:right w:val="none" w:sz="0" w:space="0" w:color="auto"/>
                  </w:divBdr>
                </w:div>
                <w:div w:id="1802570088">
                  <w:marLeft w:val="640"/>
                  <w:marRight w:val="0"/>
                  <w:marTop w:val="0"/>
                  <w:marBottom w:val="0"/>
                  <w:divBdr>
                    <w:top w:val="none" w:sz="0" w:space="0" w:color="auto"/>
                    <w:left w:val="none" w:sz="0" w:space="0" w:color="auto"/>
                    <w:bottom w:val="none" w:sz="0" w:space="0" w:color="auto"/>
                    <w:right w:val="none" w:sz="0" w:space="0" w:color="auto"/>
                  </w:divBdr>
                </w:div>
                <w:div w:id="1313221280">
                  <w:marLeft w:val="640"/>
                  <w:marRight w:val="0"/>
                  <w:marTop w:val="0"/>
                  <w:marBottom w:val="0"/>
                  <w:divBdr>
                    <w:top w:val="none" w:sz="0" w:space="0" w:color="auto"/>
                    <w:left w:val="none" w:sz="0" w:space="0" w:color="auto"/>
                    <w:bottom w:val="none" w:sz="0" w:space="0" w:color="auto"/>
                    <w:right w:val="none" w:sz="0" w:space="0" w:color="auto"/>
                  </w:divBdr>
                </w:div>
                <w:div w:id="667557731">
                  <w:marLeft w:val="640"/>
                  <w:marRight w:val="0"/>
                  <w:marTop w:val="0"/>
                  <w:marBottom w:val="0"/>
                  <w:divBdr>
                    <w:top w:val="none" w:sz="0" w:space="0" w:color="auto"/>
                    <w:left w:val="none" w:sz="0" w:space="0" w:color="auto"/>
                    <w:bottom w:val="none" w:sz="0" w:space="0" w:color="auto"/>
                    <w:right w:val="none" w:sz="0" w:space="0" w:color="auto"/>
                  </w:divBdr>
                </w:div>
                <w:div w:id="358430746">
                  <w:marLeft w:val="640"/>
                  <w:marRight w:val="0"/>
                  <w:marTop w:val="0"/>
                  <w:marBottom w:val="0"/>
                  <w:divBdr>
                    <w:top w:val="none" w:sz="0" w:space="0" w:color="auto"/>
                    <w:left w:val="none" w:sz="0" w:space="0" w:color="auto"/>
                    <w:bottom w:val="none" w:sz="0" w:space="0" w:color="auto"/>
                    <w:right w:val="none" w:sz="0" w:space="0" w:color="auto"/>
                  </w:divBdr>
                </w:div>
                <w:div w:id="529221098">
                  <w:marLeft w:val="640"/>
                  <w:marRight w:val="0"/>
                  <w:marTop w:val="0"/>
                  <w:marBottom w:val="0"/>
                  <w:divBdr>
                    <w:top w:val="none" w:sz="0" w:space="0" w:color="auto"/>
                    <w:left w:val="none" w:sz="0" w:space="0" w:color="auto"/>
                    <w:bottom w:val="none" w:sz="0" w:space="0" w:color="auto"/>
                    <w:right w:val="none" w:sz="0" w:space="0" w:color="auto"/>
                  </w:divBdr>
                </w:div>
                <w:div w:id="338049622">
                  <w:marLeft w:val="640"/>
                  <w:marRight w:val="0"/>
                  <w:marTop w:val="0"/>
                  <w:marBottom w:val="0"/>
                  <w:divBdr>
                    <w:top w:val="none" w:sz="0" w:space="0" w:color="auto"/>
                    <w:left w:val="none" w:sz="0" w:space="0" w:color="auto"/>
                    <w:bottom w:val="none" w:sz="0" w:space="0" w:color="auto"/>
                    <w:right w:val="none" w:sz="0" w:space="0" w:color="auto"/>
                  </w:divBdr>
                </w:div>
                <w:div w:id="1695885759">
                  <w:marLeft w:val="640"/>
                  <w:marRight w:val="0"/>
                  <w:marTop w:val="0"/>
                  <w:marBottom w:val="0"/>
                  <w:divBdr>
                    <w:top w:val="none" w:sz="0" w:space="0" w:color="auto"/>
                    <w:left w:val="none" w:sz="0" w:space="0" w:color="auto"/>
                    <w:bottom w:val="none" w:sz="0" w:space="0" w:color="auto"/>
                    <w:right w:val="none" w:sz="0" w:space="0" w:color="auto"/>
                  </w:divBdr>
                </w:div>
                <w:div w:id="939793940">
                  <w:marLeft w:val="640"/>
                  <w:marRight w:val="0"/>
                  <w:marTop w:val="0"/>
                  <w:marBottom w:val="0"/>
                  <w:divBdr>
                    <w:top w:val="none" w:sz="0" w:space="0" w:color="auto"/>
                    <w:left w:val="none" w:sz="0" w:space="0" w:color="auto"/>
                    <w:bottom w:val="none" w:sz="0" w:space="0" w:color="auto"/>
                    <w:right w:val="none" w:sz="0" w:space="0" w:color="auto"/>
                  </w:divBdr>
                </w:div>
                <w:div w:id="1791169071">
                  <w:marLeft w:val="640"/>
                  <w:marRight w:val="0"/>
                  <w:marTop w:val="0"/>
                  <w:marBottom w:val="0"/>
                  <w:divBdr>
                    <w:top w:val="none" w:sz="0" w:space="0" w:color="auto"/>
                    <w:left w:val="none" w:sz="0" w:space="0" w:color="auto"/>
                    <w:bottom w:val="none" w:sz="0" w:space="0" w:color="auto"/>
                    <w:right w:val="none" w:sz="0" w:space="0" w:color="auto"/>
                  </w:divBdr>
                </w:div>
                <w:div w:id="939143312">
                  <w:marLeft w:val="640"/>
                  <w:marRight w:val="0"/>
                  <w:marTop w:val="0"/>
                  <w:marBottom w:val="0"/>
                  <w:divBdr>
                    <w:top w:val="none" w:sz="0" w:space="0" w:color="auto"/>
                    <w:left w:val="none" w:sz="0" w:space="0" w:color="auto"/>
                    <w:bottom w:val="none" w:sz="0" w:space="0" w:color="auto"/>
                    <w:right w:val="none" w:sz="0" w:space="0" w:color="auto"/>
                  </w:divBdr>
                </w:div>
                <w:div w:id="1042945529">
                  <w:marLeft w:val="640"/>
                  <w:marRight w:val="0"/>
                  <w:marTop w:val="0"/>
                  <w:marBottom w:val="0"/>
                  <w:divBdr>
                    <w:top w:val="none" w:sz="0" w:space="0" w:color="auto"/>
                    <w:left w:val="none" w:sz="0" w:space="0" w:color="auto"/>
                    <w:bottom w:val="none" w:sz="0" w:space="0" w:color="auto"/>
                    <w:right w:val="none" w:sz="0" w:space="0" w:color="auto"/>
                  </w:divBdr>
                </w:div>
                <w:div w:id="1710253480">
                  <w:marLeft w:val="640"/>
                  <w:marRight w:val="0"/>
                  <w:marTop w:val="0"/>
                  <w:marBottom w:val="0"/>
                  <w:divBdr>
                    <w:top w:val="none" w:sz="0" w:space="0" w:color="auto"/>
                    <w:left w:val="none" w:sz="0" w:space="0" w:color="auto"/>
                    <w:bottom w:val="none" w:sz="0" w:space="0" w:color="auto"/>
                    <w:right w:val="none" w:sz="0" w:space="0" w:color="auto"/>
                  </w:divBdr>
                </w:div>
                <w:div w:id="731318897">
                  <w:marLeft w:val="640"/>
                  <w:marRight w:val="0"/>
                  <w:marTop w:val="0"/>
                  <w:marBottom w:val="0"/>
                  <w:divBdr>
                    <w:top w:val="none" w:sz="0" w:space="0" w:color="auto"/>
                    <w:left w:val="none" w:sz="0" w:space="0" w:color="auto"/>
                    <w:bottom w:val="none" w:sz="0" w:space="0" w:color="auto"/>
                    <w:right w:val="none" w:sz="0" w:space="0" w:color="auto"/>
                  </w:divBdr>
                </w:div>
                <w:div w:id="1298996816">
                  <w:marLeft w:val="640"/>
                  <w:marRight w:val="0"/>
                  <w:marTop w:val="0"/>
                  <w:marBottom w:val="0"/>
                  <w:divBdr>
                    <w:top w:val="none" w:sz="0" w:space="0" w:color="auto"/>
                    <w:left w:val="none" w:sz="0" w:space="0" w:color="auto"/>
                    <w:bottom w:val="none" w:sz="0" w:space="0" w:color="auto"/>
                    <w:right w:val="none" w:sz="0" w:space="0" w:color="auto"/>
                  </w:divBdr>
                </w:div>
                <w:div w:id="501743801">
                  <w:marLeft w:val="640"/>
                  <w:marRight w:val="0"/>
                  <w:marTop w:val="0"/>
                  <w:marBottom w:val="0"/>
                  <w:divBdr>
                    <w:top w:val="none" w:sz="0" w:space="0" w:color="auto"/>
                    <w:left w:val="none" w:sz="0" w:space="0" w:color="auto"/>
                    <w:bottom w:val="none" w:sz="0" w:space="0" w:color="auto"/>
                    <w:right w:val="none" w:sz="0" w:space="0" w:color="auto"/>
                  </w:divBdr>
                </w:div>
                <w:div w:id="1798332114">
                  <w:marLeft w:val="640"/>
                  <w:marRight w:val="0"/>
                  <w:marTop w:val="0"/>
                  <w:marBottom w:val="0"/>
                  <w:divBdr>
                    <w:top w:val="none" w:sz="0" w:space="0" w:color="auto"/>
                    <w:left w:val="none" w:sz="0" w:space="0" w:color="auto"/>
                    <w:bottom w:val="none" w:sz="0" w:space="0" w:color="auto"/>
                    <w:right w:val="none" w:sz="0" w:space="0" w:color="auto"/>
                  </w:divBdr>
                </w:div>
                <w:div w:id="1621690051">
                  <w:marLeft w:val="640"/>
                  <w:marRight w:val="0"/>
                  <w:marTop w:val="0"/>
                  <w:marBottom w:val="0"/>
                  <w:divBdr>
                    <w:top w:val="none" w:sz="0" w:space="0" w:color="auto"/>
                    <w:left w:val="none" w:sz="0" w:space="0" w:color="auto"/>
                    <w:bottom w:val="none" w:sz="0" w:space="0" w:color="auto"/>
                    <w:right w:val="none" w:sz="0" w:space="0" w:color="auto"/>
                  </w:divBdr>
                </w:div>
                <w:div w:id="427848179">
                  <w:marLeft w:val="640"/>
                  <w:marRight w:val="0"/>
                  <w:marTop w:val="0"/>
                  <w:marBottom w:val="0"/>
                  <w:divBdr>
                    <w:top w:val="none" w:sz="0" w:space="0" w:color="auto"/>
                    <w:left w:val="none" w:sz="0" w:space="0" w:color="auto"/>
                    <w:bottom w:val="none" w:sz="0" w:space="0" w:color="auto"/>
                    <w:right w:val="none" w:sz="0" w:space="0" w:color="auto"/>
                  </w:divBdr>
                </w:div>
                <w:div w:id="1548223378">
                  <w:marLeft w:val="640"/>
                  <w:marRight w:val="0"/>
                  <w:marTop w:val="0"/>
                  <w:marBottom w:val="0"/>
                  <w:divBdr>
                    <w:top w:val="none" w:sz="0" w:space="0" w:color="auto"/>
                    <w:left w:val="none" w:sz="0" w:space="0" w:color="auto"/>
                    <w:bottom w:val="none" w:sz="0" w:space="0" w:color="auto"/>
                    <w:right w:val="none" w:sz="0" w:space="0" w:color="auto"/>
                  </w:divBdr>
                </w:div>
                <w:div w:id="1651447070">
                  <w:marLeft w:val="640"/>
                  <w:marRight w:val="0"/>
                  <w:marTop w:val="0"/>
                  <w:marBottom w:val="0"/>
                  <w:divBdr>
                    <w:top w:val="none" w:sz="0" w:space="0" w:color="auto"/>
                    <w:left w:val="none" w:sz="0" w:space="0" w:color="auto"/>
                    <w:bottom w:val="none" w:sz="0" w:space="0" w:color="auto"/>
                    <w:right w:val="none" w:sz="0" w:space="0" w:color="auto"/>
                  </w:divBdr>
                </w:div>
                <w:div w:id="264117103">
                  <w:marLeft w:val="640"/>
                  <w:marRight w:val="0"/>
                  <w:marTop w:val="0"/>
                  <w:marBottom w:val="0"/>
                  <w:divBdr>
                    <w:top w:val="none" w:sz="0" w:space="0" w:color="auto"/>
                    <w:left w:val="none" w:sz="0" w:space="0" w:color="auto"/>
                    <w:bottom w:val="none" w:sz="0" w:space="0" w:color="auto"/>
                    <w:right w:val="none" w:sz="0" w:space="0" w:color="auto"/>
                  </w:divBdr>
                </w:div>
                <w:div w:id="71389737">
                  <w:marLeft w:val="640"/>
                  <w:marRight w:val="0"/>
                  <w:marTop w:val="0"/>
                  <w:marBottom w:val="0"/>
                  <w:divBdr>
                    <w:top w:val="none" w:sz="0" w:space="0" w:color="auto"/>
                    <w:left w:val="none" w:sz="0" w:space="0" w:color="auto"/>
                    <w:bottom w:val="none" w:sz="0" w:space="0" w:color="auto"/>
                    <w:right w:val="none" w:sz="0" w:space="0" w:color="auto"/>
                  </w:divBdr>
                </w:div>
                <w:div w:id="2031178742">
                  <w:marLeft w:val="640"/>
                  <w:marRight w:val="0"/>
                  <w:marTop w:val="0"/>
                  <w:marBottom w:val="0"/>
                  <w:divBdr>
                    <w:top w:val="none" w:sz="0" w:space="0" w:color="auto"/>
                    <w:left w:val="none" w:sz="0" w:space="0" w:color="auto"/>
                    <w:bottom w:val="none" w:sz="0" w:space="0" w:color="auto"/>
                    <w:right w:val="none" w:sz="0" w:space="0" w:color="auto"/>
                  </w:divBdr>
                </w:div>
                <w:div w:id="700323648">
                  <w:marLeft w:val="640"/>
                  <w:marRight w:val="0"/>
                  <w:marTop w:val="0"/>
                  <w:marBottom w:val="0"/>
                  <w:divBdr>
                    <w:top w:val="none" w:sz="0" w:space="0" w:color="auto"/>
                    <w:left w:val="none" w:sz="0" w:space="0" w:color="auto"/>
                    <w:bottom w:val="none" w:sz="0" w:space="0" w:color="auto"/>
                    <w:right w:val="none" w:sz="0" w:space="0" w:color="auto"/>
                  </w:divBdr>
                </w:div>
                <w:div w:id="919757637">
                  <w:marLeft w:val="640"/>
                  <w:marRight w:val="0"/>
                  <w:marTop w:val="0"/>
                  <w:marBottom w:val="0"/>
                  <w:divBdr>
                    <w:top w:val="none" w:sz="0" w:space="0" w:color="auto"/>
                    <w:left w:val="none" w:sz="0" w:space="0" w:color="auto"/>
                    <w:bottom w:val="none" w:sz="0" w:space="0" w:color="auto"/>
                    <w:right w:val="none" w:sz="0" w:space="0" w:color="auto"/>
                  </w:divBdr>
                </w:div>
                <w:div w:id="328680229">
                  <w:marLeft w:val="640"/>
                  <w:marRight w:val="0"/>
                  <w:marTop w:val="0"/>
                  <w:marBottom w:val="0"/>
                  <w:divBdr>
                    <w:top w:val="none" w:sz="0" w:space="0" w:color="auto"/>
                    <w:left w:val="none" w:sz="0" w:space="0" w:color="auto"/>
                    <w:bottom w:val="none" w:sz="0" w:space="0" w:color="auto"/>
                    <w:right w:val="none" w:sz="0" w:space="0" w:color="auto"/>
                  </w:divBdr>
                </w:div>
                <w:div w:id="2103446860">
                  <w:marLeft w:val="640"/>
                  <w:marRight w:val="0"/>
                  <w:marTop w:val="0"/>
                  <w:marBottom w:val="0"/>
                  <w:divBdr>
                    <w:top w:val="none" w:sz="0" w:space="0" w:color="auto"/>
                    <w:left w:val="none" w:sz="0" w:space="0" w:color="auto"/>
                    <w:bottom w:val="none" w:sz="0" w:space="0" w:color="auto"/>
                    <w:right w:val="none" w:sz="0" w:space="0" w:color="auto"/>
                  </w:divBdr>
                </w:div>
                <w:div w:id="897596437">
                  <w:marLeft w:val="640"/>
                  <w:marRight w:val="0"/>
                  <w:marTop w:val="0"/>
                  <w:marBottom w:val="0"/>
                  <w:divBdr>
                    <w:top w:val="none" w:sz="0" w:space="0" w:color="auto"/>
                    <w:left w:val="none" w:sz="0" w:space="0" w:color="auto"/>
                    <w:bottom w:val="none" w:sz="0" w:space="0" w:color="auto"/>
                    <w:right w:val="none" w:sz="0" w:space="0" w:color="auto"/>
                  </w:divBdr>
                </w:div>
                <w:div w:id="821434687">
                  <w:marLeft w:val="640"/>
                  <w:marRight w:val="0"/>
                  <w:marTop w:val="0"/>
                  <w:marBottom w:val="0"/>
                  <w:divBdr>
                    <w:top w:val="none" w:sz="0" w:space="0" w:color="auto"/>
                    <w:left w:val="none" w:sz="0" w:space="0" w:color="auto"/>
                    <w:bottom w:val="none" w:sz="0" w:space="0" w:color="auto"/>
                    <w:right w:val="none" w:sz="0" w:space="0" w:color="auto"/>
                  </w:divBdr>
                </w:div>
                <w:div w:id="965434384">
                  <w:marLeft w:val="640"/>
                  <w:marRight w:val="0"/>
                  <w:marTop w:val="0"/>
                  <w:marBottom w:val="0"/>
                  <w:divBdr>
                    <w:top w:val="none" w:sz="0" w:space="0" w:color="auto"/>
                    <w:left w:val="none" w:sz="0" w:space="0" w:color="auto"/>
                    <w:bottom w:val="none" w:sz="0" w:space="0" w:color="auto"/>
                    <w:right w:val="none" w:sz="0" w:space="0" w:color="auto"/>
                  </w:divBdr>
                </w:div>
                <w:div w:id="1020819814">
                  <w:marLeft w:val="640"/>
                  <w:marRight w:val="0"/>
                  <w:marTop w:val="0"/>
                  <w:marBottom w:val="0"/>
                  <w:divBdr>
                    <w:top w:val="none" w:sz="0" w:space="0" w:color="auto"/>
                    <w:left w:val="none" w:sz="0" w:space="0" w:color="auto"/>
                    <w:bottom w:val="none" w:sz="0" w:space="0" w:color="auto"/>
                    <w:right w:val="none" w:sz="0" w:space="0" w:color="auto"/>
                  </w:divBdr>
                </w:div>
                <w:div w:id="571431308">
                  <w:marLeft w:val="640"/>
                  <w:marRight w:val="0"/>
                  <w:marTop w:val="0"/>
                  <w:marBottom w:val="0"/>
                  <w:divBdr>
                    <w:top w:val="none" w:sz="0" w:space="0" w:color="auto"/>
                    <w:left w:val="none" w:sz="0" w:space="0" w:color="auto"/>
                    <w:bottom w:val="none" w:sz="0" w:space="0" w:color="auto"/>
                    <w:right w:val="none" w:sz="0" w:space="0" w:color="auto"/>
                  </w:divBdr>
                </w:div>
                <w:div w:id="126972635">
                  <w:marLeft w:val="640"/>
                  <w:marRight w:val="0"/>
                  <w:marTop w:val="0"/>
                  <w:marBottom w:val="0"/>
                  <w:divBdr>
                    <w:top w:val="none" w:sz="0" w:space="0" w:color="auto"/>
                    <w:left w:val="none" w:sz="0" w:space="0" w:color="auto"/>
                    <w:bottom w:val="none" w:sz="0" w:space="0" w:color="auto"/>
                    <w:right w:val="none" w:sz="0" w:space="0" w:color="auto"/>
                  </w:divBdr>
                </w:div>
                <w:div w:id="348219927">
                  <w:marLeft w:val="640"/>
                  <w:marRight w:val="0"/>
                  <w:marTop w:val="0"/>
                  <w:marBottom w:val="0"/>
                  <w:divBdr>
                    <w:top w:val="none" w:sz="0" w:space="0" w:color="auto"/>
                    <w:left w:val="none" w:sz="0" w:space="0" w:color="auto"/>
                    <w:bottom w:val="none" w:sz="0" w:space="0" w:color="auto"/>
                    <w:right w:val="none" w:sz="0" w:space="0" w:color="auto"/>
                  </w:divBdr>
                </w:div>
                <w:div w:id="1717389988">
                  <w:marLeft w:val="640"/>
                  <w:marRight w:val="0"/>
                  <w:marTop w:val="0"/>
                  <w:marBottom w:val="0"/>
                  <w:divBdr>
                    <w:top w:val="none" w:sz="0" w:space="0" w:color="auto"/>
                    <w:left w:val="none" w:sz="0" w:space="0" w:color="auto"/>
                    <w:bottom w:val="none" w:sz="0" w:space="0" w:color="auto"/>
                    <w:right w:val="none" w:sz="0" w:space="0" w:color="auto"/>
                  </w:divBdr>
                </w:div>
              </w:divsChild>
            </w:div>
            <w:div w:id="712002016">
              <w:marLeft w:val="0"/>
              <w:marRight w:val="0"/>
              <w:marTop w:val="0"/>
              <w:marBottom w:val="0"/>
              <w:divBdr>
                <w:top w:val="none" w:sz="0" w:space="0" w:color="auto"/>
                <w:left w:val="none" w:sz="0" w:space="0" w:color="auto"/>
                <w:bottom w:val="none" w:sz="0" w:space="0" w:color="auto"/>
                <w:right w:val="none" w:sz="0" w:space="0" w:color="auto"/>
              </w:divBdr>
              <w:divsChild>
                <w:div w:id="1758135537">
                  <w:marLeft w:val="640"/>
                  <w:marRight w:val="0"/>
                  <w:marTop w:val="0"/>
                  <w:marBottom w:val="0"/>
                  <w:divBdr>
                    <w:top w:val="none" w:sz="0" w:space="0" w:color="auto"/>
                    <w:left w:val="none" w:sz="0" w:space="0" w:color="auto"/>
                    <w:bottom w:val="none" w:sz="0" w:space="0" w:color="auto"/>
                    <w:right w:val="none" w:sz="0" w:space="0" w:color="auto"/>
                  </w:divBdr>
                </w:div>
                <w:div w:id="597326128">
                  <w:marLeft w:val="640"/>
                  <w:marRight w:val="0"/>
                  <w:marTop w:val="0"/>
                  <w:marBottom w:val="0"/>
                  <w:divBdr>
                    <w:top w:val="none" w:sz="0" w:space="0" w:color="auto"/>
                    <w:left w:val="none" w:sz="0" w:space="0" w:color="auto"/>
                    <w:bottom w:val="none" w:sz="0" w:space="0" w:color="auto"/>
                    <w:right w:val="none" w:sz="0" w:space="0" w:color="auto"/>
                  </w:divBdr>
                </w:div>
                <w:div w:id="1160656513">
                  <w:marLeft w:val="640"/>
                  <w:marRight w:val="0"/>
                  <w:marTop w:val="0"/>
                  <w:marBottom w:val="0"/>
                  <w:divBdr>
                    <w:top w:val="none" w:sz="0" w:space="0" w:color="auto"/>
                    <w:left w:val="none" w:sz="0" w:space="0" w:color="auto"/>
                    <w:bottom w:val="none" w:sz="0" w:space="0" w:color="auto"/>
                    <w:right w:val="none" w:sz="0" w:space="0" w:color="auto"/>
                  </w:divBdr>
                </w:div>
                <w:div w:id="163126404">
                  <w:marLeft w:val="640"/>
                  <w:marRight w:val="0"/>
                  <w:marTop w:val="0"/>
                  <w:marBottom w:val="0"/>
                  <w:divBdr>
                    <w:top w:val="none" w:sz="0" w:space="0" w:color="auto"/>
                    <w:left w:val="none" w:sz="0" w:space="0" w:color="auto"/>
                    <w:bottom w:val="none" w:sz="0" w:space="0" w:color="auto"/>
                    <w:right w:val="none" w:sz="0" w:space="0" w:color="auto"/>
                  </w:divBdr>
                </w:div>
                <w:div w:id="645203642">
                  <w:marLeft w:val="640"/>
                  <w:marRight w:val="0"/>
                  <w:marTop w:val="0"/>
                  <w:marBottom w:val="0"/>
                  <w:divBdr>
                    <w:top w:val="none" w:sz="0" w:space="0" w:color="auto"/>
                    <w:left w:val="none" w:sz="0" w:space="0" w:color="auto"/>
                    <w:bottom w:val="none" w:sz="0" w:space="0" w:color="auto"/>
                    <w:right w:val="none" w:sz="0" w:space="0" w:color="auto"/>
                  </w:divBdr>
                </w:div>
                <w:div w:id="1373577646">
                  <w:marLeft w:val="640"/>
                  <w:marRight w:val="0"/>
                  <w:marTop w:val="0"/>
                  <w:marBottom w:val="0"/>
                  <w:divBdr>
                    <w:top w:val="none" w:sz="0" w:space="0" w:color="auto"/>
                    <w:left w:val="none" w:sz="0" w:space="0" w:color="auto"/>
                    <w:bottom w:val="none" w:sz="0" w:space="0" w:color="auto"/>
                    <w:right w:val="none" w:sz="0" w:space="0" w:color="auto"/>
                  </w:divBdr>
                </w:div>
                <w:div w:id="1664506652">
                  <w:marLeft w:val="640"/>
                  <w:marRight w:val="0"/>
                  <w:marTop w:val="0"/>
                  <w:marBottom w:val="0"/>
                  <w:divBdr>
                    <w:top w:val="none" w:sz="0" w:space="0" w:color="auto"/>
                    <w:left w:val="none" w:sz="0" w:space="0" w:color="auto"/>
                    <w:bottom w:val="none" w:sz="0" w:space="0" w:color="auto"/>
                    <w:right w:val="none" w:sz="0" w:space="0" w:color="auto"/>
                  </w:divBdr>
                </w:div>
                <w:div w:id="378287329">
                  <w:marLeft w:val="640"/>
                  <w:marRight w:val="0"/>
                  <w:marTop w:val="0"/>
                  <w:marBottom w:val="0"/>
                  <w:divBdr>
                    <w:top w:val="none" w:sz="0" w:space="0" w:color="auto"/>
                    <w:left w:val="none" w:sz="0" w:space="0" w:color="auto"/>
                    <w:bottom w:val="none" w:sz="0" w:space="0" w:color="auto"/>
                    <w:right w:val="none" w:sz="0" w:space="0" w:color="auto"/>
                  </w:divBdr>
                </w:div>
                <w:div w:id="818766516">
                  <w:marLeft w:val="640"/>
                  <w:marRight w:val="0"/>
                  <w:marTop w:val="0"/>
                  <w:marBottom w:val="0"/>
                  <w:divBdr>
                    <w:top w:val="none" w:sz="0" w:space="0" w:color="auto"/>
                    <w:left w:val="none" w:sz="0" w:space="0" w:color="auto"/>
                    <w:bottom w:val="none" w:sz="0" w:space="0" w:color="auto"/>
                    <w:right w:val="none" w:sz="0" w:space="0" w:color="auto"/>
                  </w:divBdr>
                </w:div>
                <w:div w:id="263995971">
                  <w:marLeft w:val="640"/>
                  <w:marRight w:val="0"/>
                  <w:marTop w:val="0"/>
                  <w:marBottom w:val="0"/>
                  <w:divBdr>
                    <w:top w:val="none" w:sz="0" w:space="0" w:color="auto"/>
                    <w:left w:val="none" w:sz="0" w:space="0" w:color="auto"/>
                    <w:bottom w:val="none" w:sz="0" w:space="0" w:color="auto"/>
                    <w:right w:val="none" w:sz="0" w:space="0" w:color="auto"/>
                  </w:divBdr>
                </w:div>
                <w:div w:id="2110393788">
                  <w:marLeft w:val="640"/>
                  <w:marRight w:val="0"/>
                  <w:marTop w:val="0"/>
                  <w:marBottom w:val="0"/>
                  <w:divBdr>
                    <w:top w:val="none" w:sz="0" w:space="0" w:color="auto"/>
                    <w:left w:val="none" w:sz="0" w:space="0" w:color="auto"/>
                    <w:bottom w:val="none" w:sz="0" w:space="0" w:color="auto"/>
                    <w:right w:val="none" w:sz="0" w:space="0" w:color="auto"/>
                  </w:divBdr>
                </w:div>
                <w:div w:id="151526205">
                  <w:marLeft w:val="640"/>
                  <w:marRight w:val="0"/>
                  <w:marTop w:val="0"/>
                  <w:marBottom w:val="0"/>
                  <w:divBdr>
                    <w:top w:val="none" w:sz="0" w:space="0" w:color="auto"/>
                    <w:left w:val="none" w:sz="0" w:space="0" w:color="auto"/>
                    <w:bottom w:val="none" w:sz="0" w:space="0" w:color="auto"/>
                    <w:right w:val="none" w:sz="0" w:space="0" w:color="auto"/>
                  </w:divBdr>
                </w:div>
                <w:div w:id="1489977046">
                  <w:marLeft w:val="640"/>
                  <w:marRight w:val="0"/>
                  <w:marTop w:val="0"/>
                  <w:marBottom w:val="0"/>
                  <w:divBdr>
                    <w:top w:val="none" w:sz="0" w:space="0" w:color="auto"/>
                    <w:left w:val="none" w:sz="0" w:space="0" w:color="auto"/>
                    <w:bottom w:val="none" w:sz="0" w:space="0" w:color="auto"/>
                    <w:right w:val="none" w:sz="0" w:space="0" w:color="auto"/>
                  </w:divBdr>
                </w:div>
                <w:div w:id="1951618140">
                  <w:marLeft w:val="640"/>
                  <w:marRight w:val="0"/>
                  <w:marTop w:val="0"/>
                  <w:marBottom w:val="0"/>
                  <w:divBdr>
                    <w:top w:val="none" w:sz="0" w:space="0" w:color="auto"/>
                    <w:left w:val="none" w:sz="0" w:space="0" w:color="auto"/>
                    <w:bottom w:val="none" w:sz="0" w:space="0" w:color="auto"/>
                    <w:right w:val="none" w:sz="0" w:space="0" w:color="auto"/>
                  </w:divBdr>
                </w:div>
                <w:div w:id="352457442">
                  <w:marLeft w:val="640"/>
                  <w:marRight w:val="0"/>
                  <w:marTop w:val="0"/>
                  <w:marBottom w:val="0"/>
                  <w:divBdr>
                    <w:top w:val="none" w:sz="0" w:space="0" w:color="auto"/>
                    <w:left w:val="none" w:sz="0" w:space="0" w:color="auto"/>
                    <w:bottom w:val="none" w:sz="0" w:space="0" w:color="auto"/>
                    <w:right w:val="none" w:sz="0" w:space="0" w:color="auto"/>
                  </w:divBdr>
                </w:div>
                <w:div w:id="517617693">
                  <w:marLeft w:val="640"/>
                  <w:marRight w:val="0"/>
                  <w:marTop w:val="0"/>
                  <w:marBottom w:val="0"/>
                  <w:divBdr>
                    <w:top w:val="none" w:sz="0" w:space="0" w:color="auto"/>
                    <w:left w:val="none" w:sz="0" w:space="0" w:color="auto"/>
                    <w:bottom w:val="none" w:sz="0" w:space="0" w:color="auto"/>
                    <w:right w:val="none" w:sz="0" w:space="0" w:color="auto"/>
                  </w:divBdr>
                </w:div>
                <w:div w:id="1162968899">
                  <w:marLeft w:val="640"/>
                  <w:marRight w:val="0"/>
                  <w:marTop w:val="0"/>
                  <w:marBottom w:val="0"/>
                  <w:divBdr>
                    <w:top w:val="none" w:sz="0" w:space="0" w:color="auto"/>
                    <w:left w:val="none" w:sz="0" w:space="0" w:color="auto"/>
                    <w:bottom w:val="none" w:sz="0" w:space="0" w:color="auto"/>
                    <w:right w:val="none" w:sz="0" w:space="0" w:color="auto"/>
                  </w:divBdr>
                </w:div>
                <w:div w:id="175122838">
                  <w:marLeft w:val="640"/>
                  <w:marRight w:val="0"/>
                  <w:marTop w:val="0"/>
                  <w:marBottom w:val="0"/>
                  <w:divBdr>
                    <w:top w:val="none" w:sz="0" w:space="0" w:color="auto"/>
                    <w:left w:val="none" w:sz="0" w:space="0" w:color="auto"/>
                    <w:bottom w:val="none" w:sz="0" w:space="0" w:color="auto"/>
                    <w:right w:val="none" w:sz="0" w:space="0" w:color="auto"/>
                  </w:divBdr>
                </w:div>
                <w:div w:id="2069647702">
                  <w:marLeft w:val="640"/>
                  <w:marRight w:val="0"/>
                  <w:marTop w:val="0"/>
                  <w:marBottom w:val="0"/>
                  <w:divBdr>
                    <w:top w:val="none" w:sz="0" w:space="0" w:color="auto"/>
                    <w:left w:val="none" w:sz="0" w:space="0" w:color="auto"/>
                    <w:bottom w:val="none" w:sz="0" w:space="0" w:color="auto"/>
                    <w:right w:val="none" w:sz="0" w:space="0" w:color="auto"/>
                  </w:divBdr>
                </w:div>
                <w:div w:id="2051223519">
                  <w:marLeft w:val="640"/>
                  <w:marRight w:val="0"/>
                  <w:marTop w:val="0"/>
                  <w:marBottom w:val="0"/>
                  <w:divBdr>
                    <w:top w:val="none" w:sz="0" w:space="0" w:color="auto"/>
                    <w:left w:val="none" w:sz="0" w:space="0" w:color="auto"/>
                    <w:bottom w:val="none" w:sz="0" w:space="0" w:color="auto"/>
                    <w:right w:val="none" w:sz="0" w:space="0" w:color="auto"/>
                  </w:divBdr>
                </w:div>
                <w:div w:id="1497457128">
                  <w:marLeft w:val="640"/>
                  <w:marRight w:val="0"/>
                  <w:marTop w:val="0"/>
                  <w:marBottom w:val="0"/>
                  <w:divBdr>
                    <w:top w:val="none" w:sz="0" w:space="0" w:color="auto"/>
                    <w:left w:val="none" w:sz="0" w:space="0" w:color="auto"/>
                    <w:bottom w:val="none" w:sz="0" w:space="0" w:color="auto"/>
                    <w:right w:val="none" w:sz="0" w:space="0" w:color="auto"/>
                  </w:divBdr>
                </w:div>
                <w:div w:id="411708574">
                  <w:marLeft w:val="640"/>
                  <w:marRight w:val="0"/>
                  <w:marTop w:val="0"/>
                  <w:marBottom w:val="0"/>
                  <w:divBdr>
                    <w:top w:val="none" w:sz="0" w:space="0" w:color="auto"/>
                    <w:left w:val="none" w:sz="0" w:space="0" w:color="auto"/>
                    <w:bottom w:val="none" w:sz="0" w:space="0" w:color="auto"/>
                    <w:right w:val="none" w:sz="0" w:space="0" w:color="auto"/>
                  </w:divBdr>
                </w:div>
                <w:div w:id="106777280">
                  <w:marLeft w:val="640"/>
                  <w:marRight w:val="0"/>
                  <w:marTop w:val="0"/>
                  <w:marBottom w:val="0"/>
                  <w:divBdr>
                    <w:top w:val="none" w:sz="0" w:space="0" w:color="auto"/>
                    <w:left w:val="none" w:sz="0" w:space="0" w:color="auto"/>
                    <w:bottom w:val="none" w:sz="0" w:space="0" w:color="auto"/>
                    <w:right w:val="none" w:sz="0" w:space="0" w:color="auto"/>
                  </w:divBdr>
                </w:div>
                <w:div w:id="552736436">
                  <w:marLeft w:val="640"/>
                  <w:marRight w:val="0"/>
                  <w:marTop w:val="0"/>
                  <w:marBottom w:val="0"/>
                  <w:divBdr>
                    <w:top w:val="none" w:sz="0" w:space="0" w:color="auto"/>
                    <w:left w:val="none" w:sz="0" w:space="0" w:color="auto"/>
                    <w:bottom w:val="none" w:sz="0" w:space="0" w:color="auto"/>
                    <w:right w:val="none" w:sz="0" w:space="0" w:color="auto"/>
                  </w:divBdr>
                </w:div>
                <w:div w:id="4675222">
                  <w:marLeft w:val="640"/>
                  <w:marRight w:val="0"/>
                  <w:marTop w:val="0"/>
                  <w:marBottom w:val="0"/>
                  <w:divBdr>
                    <w:top w:val="none" w:sz="0" w:space="0" w:color="auto"/>
                    <w:left w:val="none" w:sz="0" w:space="0" w:color="auto"/>
                    <w:bottom w:val="none" w:sz="0" w:space="0" w:color="auto"/>
                    <w:right w:val="none" w:sz="0" w:space="0" w:color="auto"/>
                  </w:divBdr>
                </w:div>
                <w:div w:id="1876506273">
                  <w:marLeft w:val="640"/>
                  <w:marRight w:val="0"/>
                  <w:marTop w:val="0"/>
                  <w:marBottom w:val="0"/>
                  <w:divBdr>
                    <w:top w:val="none" w:sz="0" w:space="0" w:color="auto"/>
                    <w:left w:val="none" w:sz="0" w:space="0" w:color="auto"/>
                    <w:bottom w:val="none" w:sz="0" w:space="0" w:color="auto"/>
                    <w:right w:val="none" w:sz="0" w:space="0" w:color="auto"/>
                  </w:divBdr>
                </w:div>
                <w:div w:id="623461128">
                  <w:marLeft w:val="640"/>
                  <w:marRight w:val="0"/>
                  <w:marTop w:val="0"/>
                  <w:marBottom w:val="0"/>
                  <w:divBdr>
                    <w:top w:val="none" w:sz="0" w:space="0" w:color="auto"/>
                    <w:left w:val="none" w:sz="0" w:space="0" w:color="auto"/>
                    <w:bottom w:val="none" w:sz="0" w:space="0" w:color="auto"/>
                    <w:right w:val="none" w:sz="0" w:space="0" w:color="auto"/>
                  </w:divBdr>
                </w:div>
                <w:div w:id="159934076">
                  <w:marLeft w:val="640"/>
                  <w:marRight w:val="0"/>
                  <w:marTop w:val="0"/>
                  <w:marBottom w:val="0"/>
                  <w:divBdr>
                    <w:top w:val="none" w:sz="0" w:space="0" w:color="auto"/>
                    <w:left w:val="none" w:sz="0" w:space="0" w:color="auto"/>
                    <w:bottom w:val="none" w:sz="0" w:space="0" w:color="auto"/>
                    <w:right w:val="none" w:sz="0" w:space="0" w:color="auto"/>
                  </w:divBdr>
                </w:div>
                <w:div w:id="1199780900">
                  <w:marLeft w:val="640"/>
                  <w:marRight w:val="0"/>
                  <w:marTop w:val="0"/>
                  <w:marBottom w:val="0"/>
                  <w:divBdr>
                    <w:top w:val="none" w:sz="0" w:space="0" w:color="auto"/>
                    <w:left w:val="none" w:sz="0" w:space="0" w:color="auto"/>
                    <w:bottom w:val="none" w:sz="0" w:space="0" w:color="auto"/>
                    <w:right w:val="none" w:sz="0" w:space="0" w:color="auto"/>
                  </w:divBdr>
                </w:div>
                <w:div w:id="1551840534">
                  <w:marLeft w:val="640"/>
                  <w:marRight w:val="0"/>
                  <w:marTop w:val="0"/>
                  <w:marBottom w:val="0"/>
                  <w:divBdr>
                    <w:top w:val="none" w:sz="0" w:space="0" w:color="auto"/>
                    <w:left w:val="none" w:sz="0" w:space="0" w:color="auto"/>
                    <w:bottom w:val="none" w:sz="0" w:space="0" w:color="auto"/>
                    <w:right w:val="none" w:sz="0" w:space="0" w:color="auto"/>
                  </w:divBdr>
                </w:div>
                <w:div w:id="753746123">
                  <w:marLeft w:val="640"/>
                  <w:marRight w:val="0"/>
                  <w:marTop w:val="0"/>
                  <w:marBottom w:val="0"/>
                  <w:divBdr>
                    <w:top w:val="none" w:sz="0" w:space="0" w:color="auto"/>
                    <w:left w:val="none" w:sz="0" w:space="0" w:color="auto"/>
                    <w:bottom w:val="none" w:sz="0" w:space="0" w:color="auto"/>
                    <w:right w:val="none" w:sz="0" w:space="0" w:color="auto"/>
                  </w:divBdr>
                </w:div>
                <w:div w:id="301350729">
                  <w:marLeft w:val="640"/>
                  <w:marRight w:val="0"/>
                  <w:marTop w:val="0"/>
                  <w:marBottom w:val="0"/>
                  <w:divBdr>
                    <w:top w:val="none" w:sz="0" w:space="0" w:color="auto"/>
                    <w:left w:val="none" w:sz="0" w:space="0" w:color="auto"/>
                    <w:bottom w:val="none" w:sz="0" w:space="0" w:color="auto"/>
                    <w:right w:val="none" w:sz="0" w:space="0" w:color="auto"/>
                  </w:divBdr>
                </w:div>
                <w:div w:id="1528636491">
                  <w:marLeft w:val="640"/>
                  <w:marRight w:val="0"/>
                  <w:marTop w:val="0"/>
                  <w:marBottom w:val="0"/>
                  <w:divBdr>
                    <w:top w:val="none" w:sz="0" w:space="0" w:color="auto"/>
                    <w:left w:val="none" w:sz="0" w:space="0" w:color="auto"/>
                    <w:bottom w:val="none" w:sz="0" w:space="0" w:color="auto"/>
                    <w:right w:val="none" w:sz="0" w:space="0" w:color="auto"/>
                  </w:divBdr>
                </w:div>
                <w:div w:id="548103521">
                  <w:marLeft w:val="640"/>
                  <w:marRight w:val="0"/>
                  <w:marTop w:val="0"/>
                  <w:marBottom w:val="0"/>
                  <w:divBdr>
                    <w:top w:val="none" w:sz="0" w:space="0" w:color="auto"/>
                    <w:left w:val="none" w:sz="0" w:space="0" w:color="auto"/>
                    <w:bottom w:val="none" w:sz="0" w:space="0" w:color="auto"/>
                    <w:right w:val="none" w:sz="0" w:space="0" w:color="auto"/>
                  </w:divBdr>
                </w:div>
                <w:div w:id="952321931">
                  <w:marLeft w:val="640"/>
                  <w:marRight w:val="0"/>
                  <w:marTop w:val="0"/>
                  <w:marBottom w:val="0"/>
                  <w:divBdr>
                    <w:top w:val="none" w:sz="0" w:space="0" w:color="auto"/>
                    <w:left w:val="none" w:sz="0" w:space="0" w:color="auto"/>
                    <w:bottom w:val="none" w:sz="0" w:space="0" w:color="auto"/>
                    <w:right w:val="none" w:sz="0" w:space="0" w:color="auto"/>
                  </w:divBdr>
                </w:div>
                <w:div w:id="1886595439">
                  <w:marLeft w:val="640"/>
                  <w:marRight w:val="0"/>
                  <w:marTop w:val="0"/>
                  <w:marBottom w:val="0"/>
                  <w:divBdr>
                    <w:top w:val="none" w:sz="0" w:space="0" w:color="auto"/>
                    <w:left w:val="none" w:sz="0" w:space="0" w:color="auto"/>
                    <w:bottom w:val="none" w:sz="0" w:space="0" w:color="auto"/>
                    <w:right w:val="none" w:sz="0" w:space="0" w:color="auto"/>
                  </w:divBdr>
                </w:div>
                <w:div w:id="381681892">
                  <w:marLeft w:val="640"/>
                  <w:marRight w:val="0"/>
                  <w:marTop w:val="0"/>
                  <w:marBottom w:val="0"/>
                  <w:divBdr>
                    <w:top w:val="none" w:sz="0" w:space="0" w:color="auto"/>
                    <w:left w:val="none" w:sz="0" w:space="0" w:color="auto"/>
                    <w:bottom w:val="none" w:sz="0" w:space="0" w:color="auto"/>
                    <w:right w:val="none" w:sz="0" w:space="0" w:color="auto"/>
                  </w:divBdr>
                </w:div>
                <w:div w:id="125591394">
                  <w:marLeft w:val="640"/>
                  <w:marRight w:val="0"/>
                  <w:marTop w:val="0"/>
                  <w:marBottom w:val="0"/>
                  <w:divBdr>
                    <w:top w:val="none" w:sz="0" w:space="0" w:color="auto"/>
                    <w:left w:val="none" w:sz="0" w:space="0" w:color="auto"/>
                    <w:bottom w:val="none" w:sz="0" w:space="0" w:color="auto"/>
                    <w:right w:val="none" w:sz="0" w:space="0" w:color="auto"/>
                  </w:divBdr>
                </w:div>
                <w:div w:id="1598900014">
                  <w:marLeft w:val="640"/>
                  <w:marRight w:val="0"/>
                  <w:marTop w:val="0"/>
                  <w:marBottom w:val="0"/>
                  <w:divBdr>
                    <w:top w:val="none" w:sz="0" w:space="0" w:color="auto"/>
                    <w:left w:val="none" w:sz="0" w:space="0" w:color="auto"/>
                    <w:bottom w:val="none" w:sz="0" w:space="0" w:color="auto"/>
                    <w:right w:val="none" w:sz="0" w:space="0" w:color="auto"/>
                  </w:divBdr>
                </w:div>
                <w:div w:id="1397322064">
                  <w:marLeft w:val="640"/>
                  <w:marRight w:val="0"/>
                  <w:marTop w:val="0"/>
                  <w:marBottom w:val="0"/>
                  <w:divBdr>
                    <w:top w:val="none" w:sz="0" w:space="0" w:color="auto"/>
                    <w:left w:val="none" w:sz="0" w:space="0" w:color="auto"/>
                    <w:bottom w:val="none" w:sz="0" w:space="0" w:color="auto"/>
                    <w:right w:val="none" w:sz="0" w:space="0" w:color="auto"/>
                  </w:divBdr>
                </w:div>
                <w:div w:id="172033444">
                  <w:marLeft w:val="640"/>
                  <w:marRight w:val="0"/>
                  <w:marTop w:val="0"/>
                  <w:marBottom w:val="0"/>
                  <w:divBdr>
                    <w:top w:val="none" w:sz="0" w:space="0" w:color="auto"/>
                    <w:left w:val="none" w:sz="0" w:space="0" w:color="auto"/>
                    <w:bottom w:val="none" w:sz="0" w:space="0" w:color="auto"/>
                    <w:right w:val="none" w:sz="0" w:space="0" w:color="auto"/>
                  </w:divBdr>
                </w:div>
                <w:div w:id="122163966">
                  <w:marLeft w:val="640"/>
                  <w:marRight w:val="0"/>
                  <w:marTop w:val="0"/>
                  <w:marBottom w:val="0"/>
                  <w:divBdr>
                    <w:top w:val="none" w:sz="0" w:space="0" w:color="auto"/>
                    <w:left w:val="none" w:sz="0" w:space="0" w:color="auto"/>
                    <w:bottom w:val="none" w:sz="0" w:space="0" w:color="auto"/>
                    <w:right w:val="none" w:sz="0" w:space="0" w:color="auto"/>
                  </w:divBdr>
                </w:div>
                <w:div w:id="580872515">
                  <w:marLeft w:val="640"/>
                  <w:marRight w:val="0"/>
                  <w:marTop w:val="0"/>
                  <w:marBottom w:val="0"/>
                  <w:divBdr>
                    <w:top w:val="none" w:sz="0" w:space="0" w:color="auto"/>
                    <w:left w:val="none" w:sz="0" w:space="0" w:color="auto"/>
                    <w:bottom w:val="none" w:sz="0" w:space="0" w:color="auto"/>
                    <w:right w:val="none" w:sz="0" w:space="0" w:color="auto"/>
                  </w:divBdr>
                </w:div>
                <w:div w:id="540214746">
                  <w:marLeft w:val="640"/>
                  <w:marRight w:val="0"/>
                  <w:marTop w:val="0"/>
                  <w:marBottom w:val="0"/>
                  <w:divBdr>
                    <w:top w:val="none" w:sz="0" w:space="0" w:color="auto"/>
                    <w:left w:val="none" w:sz="0" w:space="0" w:color="auto"/>
                    <w:bottom w:val="none" w:sz="0" w:space="0" w:color="auto"/>
                    <w:right w:val="none" w:sz="0" w:space="0" w:color="auto"/>
                  </w:divBdr>
                </w:div>
                <w:div w:id="366613467">
                  <w:marLeft w:val="640"/>
                  <w:marRight w:val="0"/>
                  <w:marTop w:val="0"/>
                  <w:marBottom w:val="0"/>
                  <w:divBdr>
                    <w:top w:val="none" w:sz="0" w:space="0" w:color="auto"/>
                    <w:left w:val="none" w:sz="0" w:space="0" w:color="auto"/>
                    <w:bottom w:val="none" w:sz="0" w:space="0" w:color="auto"/>
                    <w:right w:val="none" w:sz="0" w:space="0" w:color="auto"/>
                  </w:divBdr>
                </w:div>
                <w:div w:id="1144006043">
                  <w:marLeft w:val="640"/>
                  <w:marRight w:val="0"/>
                  <w:marTop w:val="0"/>
                  <w:marBottom w:val="0"/>
                  <w:divBdr>
                    <w:top w:val="none" w:sz="0" w:space="0" w:color="auto"/>
                    <w:left w:val="none" w:sz="0" w:space="0" w:color="auto"/>
                    <w:bottom w:val="none" w:sz="0" w:space="0" w:color="auto"/>
                    <w:right w:val="none" w:sz="0" w:space="0" w:color="auto"/>
                  </w:divBdr>
                </w:div>
                <w:div w:id="359209836">
                  <w:marLeft w:val="640"/>
                  <w:marRight w:val="0"/>
                  <w:marTop w:val="0"/>
                  <w:marBottom w:val="0"/>
                  <w:divBdr>
                    <w:top w:val="none" w:sz="0" w:space="0" w:color="auto"/>
                    <w:left w:val="none" w:sz="0" w:space="0" w:color="auto"/>
                    <w:bottom w:val="none" w:sz="0" w:space="0" w:color="auto"/>
                    <w:right w:val="none" w:sz="0" w:space="0" w:color="auto"/>
                  </w:divBdr>
                </w:div>
                <w:div w:id="388306334">
                  <w:marLeft w:val="640"/>
                  <w:marRight w:val="0"/>
                  <w:marTop w:val="0"/>
                  <w:marBottom w:val="0"/>
                  <w:divBdr>
                    <w:top w:val="none" w:sz="0" w:space="0" w:color="auto"/>
                    <w:left w:val="none" w:sz="0" w:space="0" w:color="auto"/>
                    <w:bottom w:val="none" w:sz="0" w:space="0" w:color="auto"/>
                    <w:right w:val="none" w:sz="0" w:space="0" w:color="auto"/>
                  </w:divBdr>
                </w:div>
                <w:div w:id="1135488180">
                  <w:marLeft w:val="640"/>
                  <w:marRight w:val="0"/>
                  <w:marTop w:val="0"/>
                  <w:marBottom w:val="0"/>
                  <w:divBdr>
                    <w:top w:val="none" w:sz="0" w:space="0" w:color="auto"/>
                    <w:left w:val="none" w:sz="0" w:space="0" w:color="auto"/>
                    <w:bottom w:val="none" w:sz="0" w:space="0" w:color="auto"/>
                    <w:right w:val="none" w:sz="0" w:space="0" w:color="auto"/>
                  </w:divBdr>
                </w:div>
                <w:div w:id="114251840">
                  <w:marLeft w:val="640"/>
                  <w:marRight w:val="0"/>
                  <w:marTop w:val="0"/>
                  <w:marBottom w:val="0"/>
                  <w:divBdr>
                    <w:top w:val="none" w:sz="0" w:space="0" w:color="auto"/>
                    <w:left w:val="none" w:sz="0" w:space="0" w:color="auto"/>
                    <w:bottom w:val="none" w:sz="0" w:space="0" w:color="auto"/>
                    <w:right w:val="none" w:sz="0" w:space="0" w:color="auto"/>
                  </w:divBdr>
                </w:div>
                <w:div w:id="157577236">
                  <w:marLeft w:val="640"/>
                  <w:marRight w:val="0"/>
                  <w:marTop w:val="0"/>
                  <w:marBottom w:val="0"/>
                  <w:divBdr>
                    <w:top w:val="none" w:sz="0" w:space="0" w:color="auto"/>
                    <w:left w:val="none" w:sz="0" w:space="0" w:color="auto"/>
                    <w:bottom w:val="none" w:sz="0" w:space="0" w:color="auto"/>
                    <w:right w:val="none" w:sz="0" w:space="0" w:color="auto"/>
                  </w:divBdr>
                </w:div>
                <w:div w:id="270279368">
                  <w:marLeft w:val="640"/>
                  <w:marRight w:val="0"/>
                  <w:marTop w:val="0"/>
                  <w:marBottom w:val="0"/>
                  <w:divBdr>
                    <w:top w:val="none" w:sz="0" w:space="0" w:color="auto"/>
                    <w:left w:val="none" w:sz="0" w:space="0" w:color="auto"/>
                    <w:bottom w:val="none" w:sz="0" w:space="0" w:color="auto"/>
                    <w:right w:val="none" w:sz="0" w:space="0" w:color="auto"/>
                  </w:divBdr>
                </w:div>
                <w:div w:id="1397317792">
                  <w:marLeft w:val="640"/>
                  <w:marRight w:val="0"/>
                  <w:marTop w:val="0"/>
                  <w:marBottom w:val="0"/>
                  <w:divBdr>
                    <w:top w:val="none" w:sz="0" w:space="0" w:color="auto"/>
                    <w:left w:val="none" w:sz="0" w:space="0" w:color="auto"/>
                    <w:bottom w:val="none" w:sz="0" w:space="0" w:color="auto"/>
                    <w:right w:val="none" w:sz="0" w:space="0" w:color="auto"/>
                  </w:divBdr>
                </w:div>
                <w:div w:id="1952710933">
                  <w:marLeft w:val="640"/>
                  <w:marRight w:val="0"/>
                  <w:marTop w:val="0"/>
                  <w:marBottom w:val="0"/>
                  <w:divBdr>
                    <w:top w:val="none" w:sz="0" w:space="0" w:color="auto"/>
                    <w:left w:val="none" w:sz="0" w:space="0" w:color="auto"/>
                    <w:bottom w:val="none" w:sz="0" w:space="0" w:color="auto"/>
                    <w:right w:val="none" w:sz="0" w:space="0" w:color="auto"/>
                  </w:divBdr>
                </w:div>
                <w:div w:id="100339727">
                  <w:marLeft w:val="640"/>
                  <w:marRight w:val="0"/>
                  <w:marTop w:val="0"/>
                  <w:marBottom w:val="0"/>
                  <w:divBdr>
                    <w:top w:val="none" w:sz="0" w:space="0" w:color="auto"/>
                    <w:left w:val="none" w:sz="0" w:space="0" w:color="auto"/>
                    <w:bottom w:val="none" w:sz="0" w:space="0" w:color="auto"/>
                    <w:right w:val="none" w:sz="0" w:space="0" w:color="auto"/>
                  </w:divBdr>
                </w:div>
                <w:div w:id="1401247981">
                  <w:marLeft w:val="640"/>
                  <w:marRight w:val="0"/>
                  <w:marTop w:val="0"/>
                  <w:marBottom w:val="0"/>
                  <w:divBdr>
                    <w:top w:val="none" w:sz="0" w:space="0" w:color="auto"/>
                    <w:left w:val="none" w:sz="0" w:space="0" w:color="auto"/>
                    <w:bottom w:val="none" w:sz="0" w:space="0" w:color="auto"/>
                    <w:right w:val="none" w:sz="0" w:space="0" w:color="auto"/>
                  </w:divBdr>
                </w:div>
                <w:div w:id="160852049">
                  <w:marLeft w:val="640"/>
                  <w:marRight w:val="0"/>
                  <w:marTop w:val="0"/>
                  <w:marBottom w:val="0"/>
                  <w:divBdr>
                    <w:top w:val="none" w:sz="0" w:space="0" w:color="auto"/>
                    <w:left w:val="none" w:sz="0" w:space="0" w:color="auto"/>
                    <w:bottom w:val="none" w:sz="0" w:space="0" w:color="auto"/>
                    <w:right w:val="none" w:sz="0" w:space="0" w:color="auto"/>
                  </w:divBdr>
                </w:div>
                <w:div w:id="255284464">
                  <w:marLeft w:val="640"/>
                  <w:marRight w:val="0"/>
                  <w:marTop w:val="0"/>
                  <w:marBottom w:val="0"/>
                  <w:divBdr>
                    <w:top w:val="none" w:sz="0" w:space="0" w:color="auto"/>
                    <w:left w:val="none" w:sz="0" w:space="0" w:color="auto"/>
                    <w:bottom w:val="none" w:sz="0" w:space="0" w:color="auto"/>
                    <w:right w:val="none" w:sz="0" w:space="0" w:color="auto"/>
                  </w:divBdr>
                </w:div>
                <w:div w:id="1740203695">
                  <w:marLeft w:val="640"/>
                  <w:marRight w:val="0"/>
                  <w:marTop w:val="0"/>
                  <w:marBottom w:val="0"/>
                  <w:divBdr>
                    <w:top w:val="none" w:sz="0" w:space="0" w:color="auto"/>
                    <w:left w:val="none" w:sz="0" w:space="0" w:color="auto"/>
                    <w:bottom w:val="none" w:sz="0" w:space="0" w:color="auto"/>
                    <w:right w:val="none" w:sz="0" w:space="0" w:color="auto"/>
                  </w:divBdr>
                </w:div>
                <w:div w:id="115412334">
                  <w:marLeft w:val="640"/>
                  <w:marRight w:val="0"/>
                  <w:marTop w:val="0"/>
                  <w:marBottom w:val="0"/>
                  <w:divBdr>
                    <w:top w:val="none" w:sz="0" w:space="0" w:color="auto"/>
                    <w:left w:val="none" w:sz="0" w:space="0" w:color="auto"/>
                    <w:bottom w:val="none" w:sz="0" w:space="0" w:color="auto"/>
                    <w:right w:val="none" w:sz="0" w:space="0" w:color="auto"/>
                  </w:divBdr>
                </w:div>
                <w:div w:id="1759331381">
                  <w:marLeft w:val="640"/>
                  <w:marRight w:val="0"/>
                  <w:marTop w:val="0"/>
                  <w:marBottom w:val="0"/>
                  <w:divBdr>
                    <w:top w:val="none" w:sz="0" w:space="0" w:color="auto"/>
                    <w:left w:val="none" w:sz="0" w:space="0" w:color="auto"/>
                    <w:bottom w:val="none" w:sz="0" w:space="0" w:color="auto"/>
                    <w:right w:val="none" w:sz="0" w:space="0" w:color="auto"/>
                  </w:divBdr>
                </w:div>
                <w:div w:id="1170632431">
                  <w:marLeft w:val="640"/>
                  <w:marRight w:val="0"/>
                  <w:marTop w:val="0"/>
                  <w:marBottom w:val="0"/>
                  <w:divBdr>
                    <w:top w:val="none" w:sz="0" w:space="0" w:color="auto"/>
                    <w:left w:val="none" w:sz="0" w:space="0" w:color="auto"/>
                    <w:bottom w:val="none" w:sz="0" w:space="0" w:color="auto"/>
                    <w:right w:val="none" w:sz="0" w:space="0" w:color="auto"/>
                  </w:divBdr>
                </w:div>
                <w:div w:id="122891380">
                  <w:marLeft w:val="640"/>
                  <w:marRight w:val="0"/>
                  <w:marTop w:val="0"/>
                  <w:marBottom w:val="0"/>
                  <w:divBdr>
                    <w:top w:val="none" w:sz="0" w:space="0" w:color="auto"/>
                    <w:left w:val="none" w:sz="0" w:space="0" w:color="auto"/>
                    <w:bottom w:val="none" w:sz="0" w:space="0" w:color="auto"/>
                    <w:right w:val="none" w:sz="0" w:space="0" w:color="auto"/>
                  </w:divBdr>
                </w:div>
                <w:div w:id="662244087">
                  <w:marLeft w:val="640"/>
                  <w:marRight w:val="0"/>
                  <w:marTop w:val="0"/>
                  <w:marBottom w:val="0"/>
                  <w:divBdr>
                    <w:top w:val="none" w:sz="0" w:space="0" w:color="auto"/>
                    <w:left w:val="none" w:sz="0" w:space="0" w:color="auto"/>
                    <w:bottom w:val="none" w:sz="0" w:space="0" w:color="auto"/>
                    <w:right w:val="none" w:sz="0" w:space="0" w:color="auto"/>
                  </w:divBdr>
                </w:div>
                <w:div w:id="1203372209">
                  <w:marLeft w:val="640"/>
                  <w:marRight w:val="0"/>
                  <w:marTop w:val="0"/>
                  <w:marBottom w:val="0"/>
                  <w:divBdr>
                    <w:top w:val="none" w:sz="0" w:space="0" w:color="auto"/>
                    <w:left w:val="none" w:sz="0" w:space="0" w:color="auto"/>
                    <w:bottom w:val="none" w:sz="0" w:space="0" w:color="auto"/>
                    <w:right w:val="none" w:sz="0" w:space="0" w:color="auto"/>
                  </w:divBdr>
                </w:div>
              </w:divsChild>
            </w:div>
            <w:div w:id="2142070902">
              <w:marLeft w:val="0"/>
              <w:marRight w:val="0"/>
              <w:marTop w:val="0"/>
              <w:marBottom w:val="0"/>
              <w:divBdr>
                <w:top w:val="none" w:sz="0" w:space="0" w:color="auto"/>
                <w:left w:val="none" w:sz="0" w:space="0" w:color="auto"/>
                <w:bottom w:val="none" w:sz="0" w:space="0" w:color="auto"/>
                <w:right w:val="none" w:sz="0" w:space="0" w:color="auto"/>
              </w:divBdr>
              <w:divsChild>
                <w:div w:id="906302530">
                  <w:marLeft w:val="640"/>
                  <w:marRight w:val="0"/>
                  <w:marTop w:val="0"/>
                  <w:marBottom w:val="0"/>
                  <w:divBdr>
                    <w:top w:val="none" w:sz="0" w:space="0" w:color="auto"/>
                    <w:left w:val="none" w:sz="0" w:space="0" w:color="auto"/>
                    <w:bottom w:val="none" w:sz="0" w:space="0" w:color="auto"/>
                    <w:right w:val="none" w:sz="0" w:space="0" w:color="auto"/>
                  </w:divBdr>
                </w:div>
                <w:div w:id="281571363">
                  <w:marLeft w:val="640"/>
                  <w:marRight w:val="0"/>
                  <w:marTop w:val="0"/>
                  <w:marBottom w:val="0"/>
                  <w:divBdr>
                    <w:top w:val="none" w:sz="0" w:space="0" w:color="auto"/>
                    <w:left w:val="none" w:sz="0" w:space="0" w:color="auto"/>
                    <w:bottom w:val="none" w:sz="0" w:space="0" w:color="auto"/>
                    <w:right w:val="none" w:sz="0" w:space="0" w:color="auto"/>
                  </w:divBdr>
                </w:div>
                <w:div w:id="769473446">
                  <w:marLeft w:val="640"/>
                  <w:marRight w:val="0"/>
                  <w:marTop w:val="0"/>
                  <w:marBottom w:val="0"/>
                  <w:divBdr>
                    <w:top w:val="none" w:sz="0" w:space="0" w:color="auto"/>
                    <w:left w:val="none" w:sz="0" w:space="0" w:color="auto"/>
                    <w:bottom w:val="none" w:sz="0" w:space="0" w:color="auto"/>
                    <w:right w:val="none" w:sz="0" w:space="0" w:color="auto"/>
                  </w:divBdr>
                </w:div>
                <w:div w:id="135491709">
                  <w:marLeft w:val="640"/>
                  <w:marRight w:val="0"/>
                  <w:marTop w:val="0"/>
                  <w:marBottom w:val="0"/>
                  <w:divBdr>
                    <w:top w:val="none" w:sz="0" w:space="0" w:color="auto"/>
                    <w:left w:val="none" w:sz="0" w:space="0" w:color="auto"/>
                    <w:bottom w:val="none" w:sz="0" w:space="0" w:color="auto"/>
                    <w:right w:val="none" w:sz="0" w:space="0" w:color="auto"/>
                  </w:divBdr>
                </w:div>
                <w:div w:id="1636524810">
                  <w:marLeft w:val="640"/>
                  <w:marRight w:val="0"/>
                  <w:marTop w:val="0"/>
                  <w:marBottom w:val="0"/>
                  <w:divBdr>
                    <w:top w:val="none" w:sz="0" w:space="0" w:color="auto"/>
                    <w:left w:val="none" w:sz="0" w:space="0" w:color="auto"/>
                    <w:bottom w:val="none" w:sz="0" w:space="0" w:color="auto"/>
                    <w:right w:val="none" w:sz="0" w:space="0" w:color="auto"/>
                  </w:divBdr>
                </w:div>
                <w:div w:id="594483029">
                  <w:marLeft w:val="640"/>
                  <w:marRight w:val="0"/>
                  <w:marTop w:val="0"/>
                  <w:marBottom w:val="0"/>
                  <w:divBdr>
                    <w:top w:val="none" w:sz="0" w:space="0" w:color="auto"/>
                    <w:left w:val="none" w:sz="0" w:space="0" w:color="auto"/>
                    <w:bottom w:val="none" w:sz="0" w:space="0" w:color="auto"/>
                    <w:right w:val="none" w:sz="0" w:space="0" w:color="auto"/>
                  </w:divBdr>
                </w:div>
                <w:div w:id="1018510103">
                  <w:marLeft w:val="640"/>
                  <w:marRight w:val="0"/>
                  <w:marTop w:val="0"/>
                  <w:marBottom w:val="0"/>
                  <w:divBdr>
                    <w:top w:val="none" w:sz="0" w:space="0" w:color="auto"/>
                    <w:left w:val="none" w:sz="0" w:space="0" w:color="auto"/>
                    <w:bottom w:val="none" w:sz="0" w:space="0" w:color="auto"/>
                    <w:right w:val="none" w:sz="0" w:space="0" w:color="auto"/>
                  </w:divBdr>
                </w:div>
                <w:div w:id="1463108432">
                  <w:marLeft w:val="640"/>
                  <w:marRight w:val="0"/>
                  <w:marTop w:val="0"/>
                  <w:marBottom w:val="0"/>
                  <w:divBdr>
                    <w:top w:val="none" w:sz="0" w:space="0" w:color="auto"/>
                    <w:left w:val="none" w:sz="0" w:space="0" w:color="auto"/>
                    <w:bottom w:val="none" w:sz="0" w:space="0" w:color="auto"/>
                    <w:right w:val="none" w:sz="0" w:space="0" w:color="auto"/>
                  </w:divBdr>
                </w:div>
                <w:div w:id="179660755">
                  <w:marLeft w:val="640"/>
                  <w:marRight w:val="0"/>
                  <w:marTop w:val="0"/>
                  <w:marBottom w:val="0"/>
                  <w:divBdr>
                    <w:top w:val="none" w:sz="0" w:space="0" w:color="auto"/>
                    <w:left w:val="none" w:sz="0" w:space="0" w:color="auto"/>
                    <w:bottom w:val="none" w:sz="0" w:space="0" w:color="auto"/>
                    <w:right w:val="none" w:sz="0" w:space="0" w:color="auto"/>
                  </w:divBdr>
                </w:div>
                <w:div w:id="312100742">
                  <w:marLeft w:val="640"/>
                  <w:marRight w:val="0"/>
                  <w:marTop w:val="0"/>
                  <w:marBottom w:val="0"/>
                  <w:divBdr>
                    <w:top w:val="none" w:sz="0" w:space="0" w:color="auto"/>
                    <w:left w:val="none" w:sz="0" w:space="0" w:color="auto"/>
                    <w:bottom w:val="none" w:sz="0" w:space="0" w:color="auto"/>
                    <w:right w:val="none" w:sz="0" w:space="0" w:color="auto"/>
                  </w:divBdr>
                </w:div>
                <w:div w:id="1453092225">
                  <w:marLeft w:val="640"/>
                  <w:marRight w:val="0"/>
                  <w:marTop w:val="0"/>
                  <w:marBottom w:val="0"/>
                  <w:divBdr>
                    <w:top w:val="none" w:sz="0" w:space="0" w:color="auto"/>
                    <w:left w:val="none" w:sz="0" w:space="0" w:color="auto"/>
                    <w:bottom w:val="none" w:sz="0" w:space="0" w:color="auto"/>
                    <w:right w:val="none" w:sz="0" w:space="0" w:color="auto"/>
                  </w:divBdr>
                </w:div>
                <w:div w:id="369576230">
                  <w:marLeft w:val="640"/>
                  <w:marRight w:val="0"/>
                  <w:marTop w:val="0"/>
                  <w:marBottom w:val="0"/>
                  <w:divBdr>
                    <w:top w:val="none" w:sz="0" w:space="0" w:color="auto"/>
                    <w:left w:val="none" w:sz="0" w:space="0" w:color="auto"/>
                    <w:bottom w:val="none" w:sz="0" w:space="0" w:color="auto"/>
                    <w:right w:val="none" w:sz="0" w:space="0" w:color="auto"/>
                  </w:divBdr>
                </w:div>
                <w:div w:id="901910957">
                  <w:marLeft w:val="640"/>
                  <w:marRight w:val="0"/>
                  <w:marTop w:val="0"/>
                  <w:marBottom w:val="0"/>
                  <w:divBdr>
                    <w:top w:val="none" w:sz="0" w:space="0" w:color="auto"/>
                    <w:left w:val="none" w:sz="0" w:space="0" w:color="auto"/>
                    <w:bottom w:val="none" w:sz="0" w:space="0" w:color="auto"/>
                    <w:right w:val="none" w:sz="0" w:space="0" w:color="auto"/>
                  </w:divBdr>
                </w:div>
                <w:div w:id="471558269">
                  <w:marLeft w:val="640"/>
                  <w:marRight w:val="0"/>
                  <w:marTop w:val="0"/>
                  <w:marBottom w:val="0"/>
                  <w:divBdr>
                    <w:top w:val="none" w:sz="0" w:space="0" w:color="auto"/>
                    <w:left w:val="none" w:sz="0" w:space="0" w:color="auto"/>
                    <w:bottom w:val="none" w:sz="0" w:space="0" w:color="auto"/>
                    <w:right w:val="none" w:sz="0" w:space="0" w:color="auto"/>
                  </w:divBdr>
                </w:div>
                <w:div w:id="73092318">
                  <w:marLeft w:val="640"/>
                  <w:marRight w:val="0"/>
                  <w:marTop w:val="0"/>
                  <w:marBottom w:val="0"/>
                  <w:divBdr>
                    <w:top w:val="none" w:sz="0" w:space="0" w:color="auto"/>
                    <w:left w:val="none" w:sz="0" w:space="0" w:color="auto"/>
                    <w:bottom w:val="none" w:sz="0" w:space="0" w:color="auto"/>
                    <w:right w:val="none" w:sz="0" w:space="0" w:color="auto"/>
                  </w:divBdr>
                </w:div>
                <w:div w:id="2035614596">
                  <w:marLeft w:val="640"/>
                  <w:marRight w:val="0"/>
                  <w:marTop w:val="0"/>
                  <w:marBottom w:val="0"/>
                  <w:divBdr>
                    <w:top w:val="none" w:sz="0" w:space="0" w:color="auto"/>
                    <w:left w:val="none" w:sz="0" w:space="0" w:color="auto"/>
                    <w:bottom w:val="none" w:sz="0" w:space="0" w:color="auto"/>
                    <w:right w:val="none" w:sz="0" w:space="0" w:color="auto"/>
                  </w:divBdr>
                </w:div>
                <w:div w:id="688221702">
                  <w:marLeft w:val="640"/>
                  <w:marRight w:val="0"/>
                  <w:marTop w:val="0"/>
                  <w:marBottom w:val="0"/>
                  <w:divBdr>
                    <w:top w:val="none" w:sz="0" w:space="0" w:color="auto"/>
                    <w:left w:val="none" w:sz="0" w:space="0" w:color="auto"/>
                    <w:bottom w:val="none" w:sz="0" w:space="0" w:color="auto"/>
                    <w:right w:val="none" w:sz="0" w:space="0" w:color="auto"/>
                  </w:divBdr>
                </w:div>
                <w:div w:id="979072661">
                  <w:marLeft w:val="640"/>
                  <w:marRight w:val="0"/>
                  <w:marTop w:val="0"/>
                  <w:marBottom w:val="0"/>
                  <w:divBdr>
                    <w:top w:val="none" w:sz="0" w:space="0" w:color="auto"/>
                    <w:left w:val="none" w:sz="0" w:space="0" w:color="auto"/>
                    <w:bottom w:val="none" w:sz="0" w:space="0" w:color="auto"/>
                    <w:right w:val="none" w:sz="0" w:space="0" w:color="auto"/>
                  </w:divBdr>
                </w:div>
                <w:div w:id="893734686">
                  <w:marLeft w:val="640"/>
                  <w:marRight w:val="0"/>
                  <w:marTop w:val="0"/>
                  <w:marBottom w:val="0"/>
                  <w:divBdr>
                    <w:top w:val="none" w:sz="0" w:space="0" w:color="auto"/>
                    <w:left w:val="none" w:sz="0" w:space="0" w:color="auto"/>
                    <w:bottom w:val="none" w:sz="0" w:space="0" w:color="auto"/>
                    <w:right w:val="none" w:sz="0" w:space="0" w:color="auto"/>
                  </w:divBdr>
                </w:div>
                <w:div w:id="356128224">
                  <w:marLeft w:val="640"/>
                  <w:marRight w:val="0"/>
                  <w:marTop w:val="0"/>
                  <w:marBottom w:val="0"/>
                  <w:divBdr>
                    <w:top w:val="none" w:sz="0" w:space="0" w:color="auto"/>
                    <w:left w:val="none" w:sz="0" w:space="0" w:color="auto"/>
                    <w:bottom w:val="none" w:sz="0" w:space="0" w:color="auto"/>
                    <w:right w:val="none" w:sz="0" w:space="0" w:color="auto"/>
                  </w:divBdr>
                </w:div>
                <w:div w:id="1043560300">
                  <w:marLeft w:val="640"/>
                  <w:marRight w:val="0"/>
                  <w:marTop w:val="0"/>
                  <w:marBottom w:val="0"/>
                  <w:divBdr>
                    <w:top w:val="none" w:sz="0" w:space="0" w:color="auto"/>
                    <w:left w:val="none" w:sz="0" w:space="0" w:color="auto"/>
                    <w:bottom w:val="none" w:sz="0" w:space="0" w:color="auto"/>
                    <w:right w:val="none" w:sz="0" w:space="0" w:color="auto"/>
                  </w:divBdr>
                </w:div>
                <w:div w:id="2099867900">
                  <w:marLeft w:val="640"/>
                  <w:marRight w:val="0"/>
                  <w:marTop w:val="0"/>
                  <w:marBottom w:val="0"/>
                  <w:divBdr>
                    <w:top w:val="none" w:sz="0" w:space="0" w:color="auto"/>
                    <w:left w:val="none" w:sz="0" w:space="0" w:color="auto"/>
                    <w:bottom w:val="none" w:sz="0" w:space="0" w:color="auto"/>
                    <w:right w:val="none" w:sz="0" w:space="0" w:color="auto"/>
                  </w:divBdr>
                </w:div>
                <w:div w:id="2110421987">
                  <w:marLeft w:val="640"/>
                  <w:marRight w:val="0"/>
                  <w:marTop w:val="0"/>
                  <w:marBottom w:val="0"/>
                  <w:divBdr>
                    <w:top w:val="none" w:sz="0" w:space="0" w:color="auto"/>
                    <w:left w:val="none" w:sz="0" w:space="0" w:color="auto"/>
                    <w:bottom w:val="none" w:sz="0" w:space="0" w:color="auto"/>
                    <w:right w:val="none" w:sz="0" w:space="0" w:color="auto"/>
                  </w:divBdr>
                </w:div>
                <w:div w:id="1802766060">
                  <w:marLeft w:val="640"/>
                  <w:marRight w:val="0"/>
                  <w:marTop w:val="0"/>
                  <w:marBottom w:val="0"/>
                  <w:divBdr>
                    <w:top w:val="none" w:sz="0" w:space="0" w:color="auto"/>
                    <w:left w:val="none" w:sz="0" w:space="0" w:color="auto"/>
                    <w:bottom w:val="none" w:sz="0" w:space="0" w:color="auto"/>
                    <w:right w:val="none" w:sz="0" w:space="0" w:color="auto"/>
                  </w:divBdr>
                </w:div>
                <w:div w:id="1273561381">
                  <w:marLeft w:val="640"/>
                  <w:marRight w:val="0"/>
                  <w:marTop w:val="0"/>
                  <w:marBottom w:val="0"/>
                  <w:divBdr>
                    <w:top w:val="none" w:sz="0" w:space="0" w:color="auto"/>
                    <w:left w:val="none" w:sz="0" w:space="0" w:color="auto"/>
                    <w:bottom w:val="none" w:sz="0" w:space="0" w:color="auto"/>
                    <w:right w:val="none" w:sz="0" w:space="0" w:color="auto"/>
                  </w:divBdr>
                </w:div>
                <w:div w:id="183131709">
                  <w:marLeft w:val="640"/>
                  <w:marRight w:val="0"/>
                  <w:marTop w:val="0"/>
                  <w:marBottom w:val="0"/>
                  <w:divBdr>
                    <w:top w:val="none" w:sz="0" w:space="0" w:color="auto"/>
                    <w:left w:val="none" w:sz="0" w:space="0" w:color="auto"/>
                    <w:bottom w:val="none" w:sz="0" w:space="0" w:color="auto"/>
                    <w:right w:val="none" w:sz="0" w:space="0" w:color="auto"/>
                  </w:divBdr>
                </w:div>
                <w:div w:id="697894451">
                  <w:marLeft w:val="640"/>
                  <w:marRight w:val="0"/>
                  <w:marTop w:val="0"/>
                  <w:marBottom w:val="0"/>
                  <w:divBdr>
                    <w:top w:val="none" w:sz="0" w:space="0" w:color="auto"/>
                    <w:left w:val="none" w:sz="0" w:space="0" w:color="auto"/>
                    <w:bottom w:val="none" w:sz="0" w:space="0" w:color="auto"/>
                    <w:right w:val="none" w:sz="0" w:space="0" w:color="auto"/>
                  </w:divBdr>
                </w:div>
                <w:div w:id="884633954">
                  <w:marLeft w:val="640"/>
                  <w:marRight w:val="0"/>
                  <w:marTop w:val="0"/>
                  <w:marBottom w:val="0"/>
                  <w:divBdr>
                    <w:top w:val="none" w:sz="0" w:space="0" w:color="auto"/>
                    <w:left w:val="none" w:sz="0" w:space="0" w:color="auto"/>
                    <w:bottom w:val="none" w:sz="0" w:space="0" w:color="auto"/>
                    <w:right w:val="none" w:sz="0" w:space="0" w:color="auto"/>
                  </w:divBdr>
                </w:div>
                <w:div w:id="18161821">
                  <w:marLeft w:val="640"/>
                  <w:marRight w:val="0"/>
                  <w:marTop w:val="0"/>
                  <w:marBottom w:val="0"/>
                  <w:divBdr>
                    <w:top w:val="none" w:sz="0" w:space="0" w:color="auto"/>
                    <w:left w:val="none" w:sz="0" w:space="0" w:color="auto"/>
                    <w:bottom w:val="none" w:sz="0" w:space="0" w:color="auto"/>
                    <w:right w:val="none" w:sz="0" w:space="0" w:color="auto"/>
                  </w:divBdr>
                </w:div>
                <w:div w:id="1626279595">
                  <w:marLeft w:val="640"/>
                  <w:marRight w:val="0"/>
                  <w:marTop w:val="0"/>
                  <w:marBottom w:val="0"/>
                  <w:divBdr>
                    <w:top w:val="none" w:sz="0" w:space="0" w:color="auto"/>
                    <w:left w:val="none" w:sz="0" w:space="0" w:color="auto"/>
                    <w:bottom w:val="none" w:sz="0" w:space="0" w:color="auto"/>
                    <w:right w:val="none" w:sz="0" w:space="0" w:color="auto"/>
                  </w:divBdr>
                </w:div>
                <w:div w:id="219290957">
                  <w:marLeft w:val="640"/>
                  <w:marRight w:val="0"/>
                  <w:marTop w:val="0"/>
                  <w:marBottom w:val="0"/>
                  <w:divBdr>
                    <w:top w:val="none" w:sz="0" w:space="0" w:color="auto"/>
                    <w:left w:val="none" w:sz="0" w:space="0" w:color="auto"/>
                    <w:bottom w:val="none" w:sz="0" w:space="0" w:color="auto"/>
                    <w:right w:val="none" w:sz="0" w:space="0" w:color="auto"/>
                  </w:divBdr>
                </w:div>
                <w:div w:id="796917892">
                  <w:marLeft w:val="640"/>
                  <w:marRight w:val="0"/>
                  <w:marTop w:val="0"/>
                  <w:marBottom w:val="0"/>
                  <w:divBdr>
                    <w:top w:val="none" w:sz="0" w:space="0" w:color="auto"/>
                    <w:left w:val="none" w:sz="0" w:space="0" w:color="auto"/>
                    <w:bottom w:val="none" w:sz="0" w:space="0" w:color="auto"/>
                    <w:right w:val="none" w:sz="0" w:space="0" w:color="auto"/>
                  </w:divBdr>
                </w:div>
                <w:div w:id="1110510478">
                  <w:marLeft w:val="640"/>
                  <w:marRight w:val="0"/>
                  <w:marTop w:val="0"/>
                  <w:marBottom w:val="0"/>
                  <w:divBdr>
                    <w:top w:val="none" w:sz="0" w:space="0" w:color="auto"/>
                    <w:left w:val="none" w:sz="0" w:space="0" w:color="auto"/>
                    <w:bottom w:val="none" w:sz="0" w:space="0" w:color="auto"/>
                    <w:right w:val="none" w:sz="0" w:space="0" w:color="auto"/>
                  </w:divBdr>
                </w:div>
                <w:div w:id="1724521219">
                  <w:marLeft w:val="640"/>
                  <w:marRight w:val="0"/>
                  <w:marTop w:val="0"/>
                  <w:marBottom w:val="0"/>
                  <w:divBdr>
                    <w:top w:val="none" w:sz="0" w:space="0" w:color="auto"/>
                    <w:left w:val="none" w:sz="0" w:space="0" w:color="auto"/>
                    <w:bottom w:val="none" w:sz="0" w:space="0" w:color="auto"/>
                    <w:right w:val="none" w:sz="0" w:space="0" w:color="auto"/>
                  </w:divBdr>
                </w:div>
                <w:div w:id="369064725">
                  <w:marLeft w:val="640"/>
                  <w:marRight w:val="0"/>
                  <w:marTop w:val="0"/>
                  <w:marBottom w:val="0"/>
                  <w:divBdr>
                    <w:top w:val="none" w:sz="0" w:space="0" w:color="auto"/>
                    <w:left w:val="none" w:sz="0" w:space="0" w:color="auto"/>
                    <w:bottom w:val="none" w:sz="0" w:space="0" w:color="auto"/>
                    <w:right w:val="none" w:sz="0" w:space="0" w:color="auto"/>
                  </w:divBdr>
                </w:div>
                <w:div w:id="1491091602">
                  <w:marLeft w:val="640"/>
                  <w:marRight w:val="0"/>
                  <w:marTop w:val="0"/>
                  <w:marBottom w:val="0"/>
                  <w:divBdr>
                    <w:top w:val="none" w:sz="0" w:space="0" w:color="auto"/>
                    <w:left w:val="none" w:sz="0" w:space="0" w:color="auto"/>
                    <w:bottom w:val="none" w:sz="0" w:space="0" w:color="auto"/>
                    <w:right w:val="none" w:sz="0" w:space="0" w:color="auto"/>
                  </w:divBdr>
                </w:div>
                <w:div w:id="863790873">
                  <w:marLeft w:val="640"/>
                  <w:marRight w:val="0"/>
                  <w:marTop w:val="0"/>
                  <w:marBottom w:val="0"/>
                  <w:divBdr>
                    <w:top w:val="none" w:sz="0" w:space="0" w:color="auto"/>
                    <w:left w:val="none" w:sz="0" w:space="0" w:color="auto"/>
                    <w:bottom w:val="none" w:sz="0" w:space="0" w:color="auto"/>
                    <w:right w:val="none" w:sz="0" w:space="0" w:color="auto"/>
                  </w:divBdr>
                </w:div>
                <w:div w:id="435447861">
                  <w:marLeft w:val="640"/>
                  <w:marRight w:val="0"/>
                  <w:marTop w:val="0"/>
                  <w:marBottom w:val="0"/>
                  <w:divBdr>
                    <w:top w:val="none" w:sz="0" w:space="0" w:color="auto"/>
                    <w:left w:val="none" w:sz="0" w:space="0" w:color="auto"/>
                    <w:bottom w:val="none" w:sz="0" w:space="0" w:color="auto"/>
                    <w:right w:val="none" w:sz="0" w:space="0" w:color="auto"/>
                  </w:divBdr>
                </w:div>
                <w:div w:id="1795245203">
                  <w:marLeft w:val="640"/>
                  <w:marRight w:val="0"/>
                  <w:marTop w:val="0"/>
                  <w:marBottom w:val="0"/>
                  <w:divBdr>
                    <w:top w:val="none" w:sz="0" w:space="0" w:color="auto"/>
                    <w:left w:val="none" w:sz="0" w:space="0" w:color="auto"/>
                    <w:bottom w:val="none" w:sz="0" w:space="0" w:color="auto"/>
                    <w:right w:val="none" w:sz="0" w:space="0" w:color="auto"/>
                  </w:divBdr>
                </w:div>
                <w:div w:id="1103769679">
                  <w:marLeft w:val="640"/>
                  <w:marRight w:val="0"/>
                  <w:marTop w:val="0"/>
                  <w:marBottom w:val="0"/>
                  <w:divBdr>
                    <w:top w:val="none" w:sz="0" w:space="0" w:color="auto"/>
                    <w:left w:val="none" w:sz="0" w:space="0" w:color="auto"/>
                    <w:bottom w:val="none" w:sz="0" w:space="0" w:color="auto"/>
                    <w:right w:val="none" w:sz="0" w:space="0" w:color="auto"/>
                  </w:divBdr>
                </w:div>
                <w:div w:id="1875071573">
                  <w:marLeft w:val="640"/>
                  <w:marRight w:val="0"/>
                  <w:marTop w:val="0"/>
                  <w:marBottom w:val="0"/>
                  <w:divBdr>
                    <w:top w:val="none" w:sz="0" w:space="0" w:color="auto"/>
                    <w:left w:val="none" w:sz="0" w:space="0" w:color="auto"/>
                    <w:bottom w:val="none" w:sz="0" w:space="0" w:color="auto"/>
                    <w:right w:val="none" w:sz="0" w:space="0" w:color="auto"/>
                  </w:divBdr>
                </w:div>
                <w:div w:id="1049887827">
                  <w:marLeft w:val="640"/>
                  <w:marRight w:val="0"/>
                  <w:marTop w:val="0"/>
                  <w:marBottom w:val="0"/>
                  <w:divBdr>
                    <w:top w:val="none" w:sz="0" w:space="0" w:color="auto"/>
                    <w:left w:val="none" w:sz="0" w:space="0" w:color="auto"/>
                    <w:bottom w:val="none" w:sz="0" w:space="0" w:color="auto"/>
                    <w:right w:val="none" w:sz="0" w:space="0" w:color="auto"/>
                  </w:divBdr>
                </w:div>
                <w:div w:id="2093504160">
                  <w:marLeft w:val="640"/>
                  <w:marRight w:val="0"/>
                  <w:marTop w:val="0"/>
                  <w:marBottom w:val="0"/>
                  <w:divBdr>
                    <w:top w:val="none" w:sz="0" w:space="0" w:color="auto"/>
                    <w:left w:val="none" w:sz="0" w:space="0" w:color="auto"/>
                    <w:bottom w:val="none" w:sz="0" w:space="0" w:color="auto"/>
                    <w:right w:val="none" w:sz="0" w:space="0" w:color="auto"/>
                  </w:divBdr>
                </w:div>
                <w:div w:id="1402293615">
                  <w:marLeft w:val="640"/>
                  <w:marRight w:val="0"/>
                  <w:marTop w:val="0"/>
                  <w:marBottom w:val="0"/>
                  <w:divBdr>
                    <w:top w:val="none" w:sz="0" w:space="0" w:color="auto"/>
                    <w:left w:val="none" w:sz="0" w:space="0" w:color="auto"/>
                    <w:bottom w:val="none" w:sz="0" w:space="0" w:color="auto"/>
                    <w:right w:val="none" w:sz="0" w:space="0" w:color="auto"/>
                  </w:divBdr>
                </w:div>
                <w:div w:id="1021707930">
                  <w:marLeft w:val="640"/>
                  <w:marRight w:val="0"/>
                  <w:marTop w:val="0"/>
                  <w:marBottom w:val="0"/>
                  <w:divBdr>
                    <w:top w:val="none" w:sz="0" w:space="0" w:color="auto"/>
                    <w:left w:val="none" w:sz="0" w:space="0" w:color="auto"/>
                    <w:bottom w:val="none" w:sz="0" w:space="0" w:color="auto"/>
                    <w:right w:val="none" w:sz="0" w:space="0" w:color="auto"/>
                  </w:divBdr>
                </w:div>
                <w:div w:id="668486462">
                  <w:marLeft w:val="640"/>
                  <w:marRight w:val="0"/>
                  <w:marTop w:val="0"/>
                  <w:marBottom w:val="0"/>
                  <w:divBdr>
                    <w:top w:val="none" w:sz="0" w:space="0" w:color="auto"/>
                    <w:left w:val="none" w:sz="0" w:space="0" w:color="auto"/>
                    <w:bottom w:val="none" w:sz="0" w:space="0" w:color="auto"/>
                    <w:right w:val="none" w:sz="0" w:space="0" w:color="auto"/>
                  </w:divBdr>
                </w:div>
                <w:div w:id="1475751451">
                  <w:marLeft w:val="640"/>
                  <w:marRight w:val="0"/>
                  <w:marTop w:val="0"/>
                  <w:marBottom w:val="0"/>
                  <w:divBdr>
                    <w:top w:val="none" w:sz="0" w:space="0" w:color="auto"/>
                    <w:left w:val="none" w:sz="0" w:space="0" w:color="auto"/>
                    <w:bottom w:val="none" w:sz="0" w:space="0" w:color="auto"/>
                    <w:right w:val="none" w:sz="0" w:space="0" w:color="auto"/>
                  </w:divBdr>
                </w:div>
                <w:div w:id="1001666452">
                  <w:marLeft w:val="640"/>
                  <w:marRight w:val="0"/>
                  <w:marTop w:val="0"/>
                  <w:marBottom w:val="0"/>
                  <w:divBdr>
                    <w:top w:val="none" w:sz="0" w:space="0" w:color="auto"/>
                    <w:left w:val="none" w:sz="0" w:space="0" w:color="auto"/>
                    <w:bottom w:val="none" w:sz="0" w:space="0" w:color="auto"/>
                    <w:right w:val="none" w:sz="0" w:space="0" w:color="auto"/>
                  </w:divBdr>
                </w:div>
                <w:div w:id="1039086011">
                  <w:marLeft w:val="640"/>
                  <w:marRight w:val="0"/>
                  <w:marTop w:val="0"/>
                  <w:marBottom w:val="0"/>
                  <w:divBdr>
                    <w:top w:val="none" w:sz="0" w:space="0" w:color="auto"/>
                    <w:left w:val="none" w:sz="0" w:space="0" w:color="auto"/>
                    <w:bottom w:val="none" w:sz="0" w:space="0" w:color="auto"/>
                    <w:right w:val="none" w:sz="0" w:space="0" w:color="auto"/>
                  </w:divBdr>
                </w:div>
                <w:div w:id="795299443">
                  <w:marLeft w:val="640"/>
                  <w:marRight w:val="0"/>
                  <w:marTop w:val="0"/>
                  <w:marBottom w:val="0"/>
                  <w:divBdr>
                    <w:top w:val="none" w:sz="0" w:space="0" w:color="auto"/>
                    <w:left w:val="none" w:sz="0" w:space="0" w:color="auto"/>
                    <w:bottom w:val="none" w:sz="0" w:space="0" w:color="auto"/>
                    <w:right w:val="none" w:sz="0" w:space="0" w:color="auto"/>
                  </w:divBdr>
                </w:div>
                <w:div w:id="851188057">
                  <w:marLeft w:val="640"/>
                  <w:marRight w:val="0"/>
                  <w:marTop w:val="0"/>
                  <w:marBottom w:val="0"/>
                  <w:divBdr>
                    <w:top w:val="none" w:sz="0" w:space="0" w:color="auto"/>
                    <w:left w:val="none" w:sz="0" w:space="0" w:color="auto"/>
                    <w:bottom w:val="none" w:sz="0" w:space="0" w:color="auto"/>
                    <w:right w:val="none" w:sz="0" w:space="0" w:color="auto"/>
                  </w:divBdr>
                </w:div>
                <w:div w:id="1179539559">
                  <w:marLeft w:val="640"/>
                  <w:marRight w:val="0"/>
                  <w:marTop w:val="0"/>
                  <w:marBottom w:val="0"/>
                  <w:divBdr>
                    <w:top w:val="none" w:sz="0" w:space="0" w:color="auto"/>
                    <w:left w:val="none" w:sz="0" w:space="0" w:color="auto"/>
                    <w:bottom w:val="none" w:sz="0" w:space="0" w:color="auto"/>
                    <w:right w:val="none" w:sz="0" w:space="0" w:color="auto"/>
                  </w:divBdr>
                </w:div>
                <w:div w:id="2135563313">
                  <w:marLeft w:val="640"/>
                  <w:marRight w:val="0"/>
                  <w:marTop w:val="0"/>
                  <w:marBottom w:val="0"/>
                  <w:divBdr>
                    <w:top w:val="none" w:sz="0" w:space="0" w:color="auto"/>
                    <w:left w:val="none" w:sz="0" w:space="0" w:color="auto"/>
                    <w:bottom w:val="none" w:sz="0" w:space="0" w:color="auto"/>
                    <w:right w:val="none" w:sz="0" w:space="0" w:color="auto"/>
                  </w:divBdr>
                </w:div>
                <w:div w:id="1736318974">
                  <w:marLeft w:val="640"/>
                  <w:marRight w:val="0"/>
                  <w:marTop w:val="0"/>
                  <w:marBottom w:val="0"/>
                  <w:divBdr>
                    <w:top w:val="none" w:sz="0" w:space="0" w:color="auto"/>
                    <w:left w:val="none" w:sz="0" w:space="0" w:color="auto"/>
                    <w:bottom w:val="none" w:sz="0" w:space="0" w:color="auto"/>
                    <w:right w:val="none" w:sz="0" w:space="0" w:color="auto"/>
                  </w:divBdr>
                </w:div>
                <w:div w:id="429395023">
                  <w:marLeft w:val="640"/>
                  <w:marRight w:val="0"/>
                  <w:marTop w:val="0"/>
                  <w:marBottom w:val="0"/>
                  <w:divBdr>
                    <w:top w:val="none" w:sz="0" w:space="0" w:color="auto"/>
                    <w:left w:val="none" w:sz="0" w:space="0" w:color="auto"/>
                    <w:bottom w:val="none" w:sz="0" w:space="0" w:color="auto"/>
                    <w:right w:val="none" w:sz="0" w:space="0" w:color="auto"/>
                  </w:divBdr>
                </w:div>
                <w:div w:id="1121193546">
                  <w:marLeft w:val="640"/>
                  <w:marRight w:val="0"/>
                  <w:marTop w:val="0"/>
                  <w:marBottom w:val="0"/>
                  <w:divBdr>
                    <w:top w:val="none" w:sz="0" w:space="0" w:color="auto"/>
                    <w:left w:val="none" w:sz="0" w:space="0" w:color="auto"/>
                    <w:bottom w:val="none" w:sz="0" w:space="0" w:color="auto"/>
                    <w:right w:val="none" w:sz="0" w:space="0" w:color="auto"/>
                  </w:divBdr>
                </w:div>
                <w:div w:id="251593762">
                  <w:marLeft w:val="640"/>
                  <w:marRight w:val="0"/>
                  <w:marTop w:val="0"/>
                  <w:marBottom w:val="0"/>
                  <w:divBdr>
                    <w:top w:val="none" w:sz="0" w:space="0" w:color="auto"/>
                    <w:left w:val="none" w:sz="0" w:space="0" w:color="auto"/>
                    <w:bottom w:val="none" w:sz="0" w:space="0" w:color="auto"/>
                    <w:right w:val="none" w:sz="0" w:space="0" w:color="auto"/>
                  </w:divBdr>
                </w:div>
                <w:div w:id="1872647309">
                  <w:marLeft w:val="640"/>
                  <w:marRight w:val="0"/>
                  <w:marTop w:val="0"/>
                  <w:marBottom w:val="0"/>
                  <w:divBdr>
                    <w:top w:val="none" w:sz="0" w:space="0" w:color="auto"/>
                    <w:left w:val="none" w:sz="0" w:space="0" w:color="auto"/>
                    <w:bottom w:val="none" w:sz="0" w:space="0" w:color="auto"/>
                    <w:right w:val="none" w:sz="0" w:space="0" w:color="auto"/>
                  </w:divBdr>
                </w:div>
                <w:div w:id="2026324870">
                  <w:marLeft w:val="640"/>
                  <w:marRight w:val="0"/>
                  <w:marTop w:val="0"/>
                  <w:marBottom w:val="0"/>
                  <w:divBdr>
                    <w:top w:val="none" w:sz="0" w:space="0" w:color="auto"/>
                    <w:left w:val="none" w:sz="0" w:space="0" w:color="auto"/>
                    <w:bottom w:val="none" w:sz="0" w:space="0" w:color="auto"/>
                    <w:right w:val="none" w:sz="0" w:space="0" w:color="auto"/>
                  </w:divBdr>
                </w:div>
                <w:div w:id="1712420788">
                  <w:marLeft w:val="640"/>
                  <w:marRight w:val="0"/>
                  <w:marTop w:val="0"/>
                  <w:marBottom w:val="0"/>
                  <w:divBdr>
                    <w:top w:val="none" w:sz="0" w:space="0" w:color="auto"/>
                    <w:left w:val="none" w:sz="0" w:space="0" w:color="auto"/>
                    <w:bottom w:val="none" w:sz="0" w:space="0" w:color="auto"/>
                    <w:right w:val="none" w:sz="0" w:space="0" w:color="auto"/>
                  </w:divBdr>
                </w:div>
                <w:div w:id="1924297546">
                  <w:marLeft w:val="640"/>
                  <w:marRight w:val="0"/>
                  <w:marTop w:val="0"/>
                  <w:marBottom w:val="0"/>
                  <w:divBdr>
                    <w:top w:val="none" w:sz="0" w:space="0" w:color="auto"/>
                    <w:left w:val="none" w:sz="0" w:space="0" w:color="auto"/>
                    <w:bottom w:val="none" w:sz="0" w:space="0" w:color="auto"/>
                    <w:right w:val="none" w:sz="0" w:space="0" w:color="auto"/>
                  </w:divBdr>
                </w:div>
                <w:div w:id="1006517663">
                  <w:marLeft w:val="640"/>
                  <w:marRight w:val="0"/>
                  <w:marTop w:val="0"/>
                  <w:marBottom w:val="0"/>
                  <w:divBdr>
                    <w:top w:val="none" w:sz="0" w:space="0" w:color="auto"/>
                    <w:left w:val="none" w:sz="0" w:space="0" w:color="auto"/>
                    <w:bottom w:val="none" w:sz="0" w:space="0" w:color="auto"/>
                    <w:right w:val="none" w:sz="0" w:space="0" w:color="auto"/>
                  </w:divBdr>
                </w:div>
                <w:div w:id="1819034032">
                  <w:marLeft w:val="640"/>
                  <w:marRight w:val="0"/>
                  <w:marTop w:val="0"/>
                  <w:marBottom w:val="0"/>
                  <w:divBdr>
                    <w:top w:val="none" w:sz="0" w:space="0" w:color="auto"/>
                    <w:left w:val="none" w:sz="0" w:space="0" w:color="auto"/>
                    <w:bottom w:val="none" w:sz="0" w:space="0" w:color="auto"/>
                    <w:right w:val="none" w:sz="0" w:space="0" w:color="auto"/>
                  </w:divBdr>
                </w:div>
                <w:div w:id="241990387">
                  <w:marLeft w:val="640"/>
                  <w:marRight w:val="0"/>
                  <w:marTop w:val="0"/>
                  <w:marBottom w:val="0"/>
                  <w:divBdr>
                    <w:top w:val="none" w:sz="0" w:space="0" w:color="auto"/>
                    <w:left w:val="none" w:sz="0" w:space="0" w:color="auto"/>
                    <w:bottom w:val="none" w:sz="0" w:space="0" w:color="auto"/>
                    <w:right w:val="none" w:sz="0" w:space="0" w:color="auto"/>
                  </w:divBdr>
                </w:div>
                <w:div w:id="978847330">
                  <w:marLeft w:val="640"/>
                  <w:marRight w:val="0"/>
                  <w:marTop w:val="0"/>
                  <w:marBottom w:val="0"/>
                  <w:divBdr>
                    <w:top w:val="none" w:sz="0" w:space="0" w:color="auto"/>
                    <w:left w:val="none" w:sz="0" w:space="0" w:color="auto"/>
                    <w:bottom w:val="none" w:sz="0" w:space="0" w:color="auto"/>
                    <w:right w:val="none" w:sz="0" w:space="0" w:color="auto"/>
                  </w:divBdr>
                </w:div>
              </w:divsChild>
            </w:div>
            <w:div w:id="2045131631">
              <w:marLeft w:val="0"/>
              <w:marRight w:val="0"/>
              <w:marTop w:val="0"/>
              <w:marBottom w:val="0"/>
              <w:divBdr>
                <w:top w:val="none" w:sz="0" w:space="0" w:color="auto"/>
                <w:left w:val="none" w:sz="0" w:space="0" w:color="auto"/>
                <w:bottom w:val="none" w:sz="0" w:space="0" w:color="auto"/>
                <w:right w:val="none" w:sz="0" w:space="0" w:color="auto"/>
              </w:divBdr>
              <w:divsChild>
                <w:div w:id="244384926">
                  <w:marLeft w:val="640"/>
                  <w:marRight w:val="0"/>
                  <w:marTop w:val="0"/>
                  <w:marBottom w:val="0"/>
                  <w:divBdr>
                    <w:top w:val="none" w:sz="0" w:space="0" w:color="auto"/>
                    <w:left w:val="none" w:sz="0" w:space="0" w:color="auto"/>
                    <w:bottom w:val="none" w:sz="0" w:space="0" w:color="auto"/>
                    <w:right w:val="none" w:sz="0" w:space="0" w:color="auto"/>
                  </w:divBdr>
                </w:div>
                <w:div w:id="253436075">
                  <w:marLeft w:val="640"/>
                  <w:marRight w:val="0"/>
                  <w:marTop w:val="0"/>
                  <w:marBottom w:val="0"/>
                  <w:divBdr>
                    <w:top w:val="none" w:sz="0" w:space="0" w:color="auto"/>
                    <w:left w:val="none" w:sz="0" w:space="0" w:color="auto"/>
                    <w:bottom w:val="none" w:sz="0" w:space="0" w:color="auto"/>
                    <w:right w:val="none" w:sz="0" w:space="0" w:color="auto"/>
                  </w:divBdr>
                </w:div>
                <w:div w:id="1146162987">
                  <w:marLeft w:val="640"/>
                  <w:marRight w:val="0"/>
                  <w:marTop w:val="0"/>
                  <w:marBottom w:val="0"/>
                  <w:divBdr>
                    <w:top w:val="none" w:sz="0" w:space="0" w:color="auto"/>
                    <w:left w:val="none" w:sz="0" w:space="0" w:color="auto"/>
                    <w:bottom w:val="none" w:sz="0" w:space="0" w:color="auto"/>
                    <w:right w:val="none" w:sz="0" w:space="0" w:color="auto"/>
                  </w:divBdr>
                </w:div>
                <w:div w:id="1579368253">
                  <w:marLeft w:val="640"/>
                  <w:marRight w:val="0"/>
                  <w:marTop w:val="0"/>
                  <w:marBottom w:val="0"/>
                  <w:divBdr>
                    <w:top w:val="none" w:sz="0" w:space="0" w:color="auto"/>
                    <w:left w:val="none" w:sz="0" w:space="0" w:color="auto"/>
                    <w:bottom w:val="none" w:sz="0" w:space="0" w:color="auto"/>
                    <w:right w:val="none" w:sz="0" w:space="0" w:color="auto"/>
                  </w:divBdr>
                </w:div>
                <w:div w:id="110251561">
                  <w:marLeft w:val="640"/>
                  <w:marRight w:val="0"/>
                  <w:marTop w:val="0"/>
                  <w:marBottom w:val="0"/>
                  <w:divBdr>
                    <w:top w:val="none" w:sz="0" w:space="0" w:color="auto"/>
                    <w:left w:val="none" w:sz="0" w:space="0" w:color="auto"/>
                    <w:bottom w:val="none" w:sz="0" w:space="0" w:color="auto"/>
                    <w:right w:val="none" w:sz="0" w:space="0" w:color="auto"/>
                  </w:divBdr>
                </w:div>
                <w:div w:id="1114788424">
                  <w:marLeft w:val="640"/>
                  <w:marRight w:val="0"/>
                  <w:marTop w:val="0"/>
                  <w:marBottom w:val="0"/>
                  <w:divBdr>
                    <w:top w:val="none" w:sz="0" w:space="0" w:color="auto"/>
                    <w:left w:val="none" w:sz="0" w:space="0" w:color="auto"/>
                    <w:bottom w:val="none" w:sz="0" w:space="0" w:color="auto"/>
                    <w:right w:val="none" w:sz="0" w:space="0" w:color="auto"/>
                  </w:divBdr>
                </w:div>
                <w:div w:id="819733592">
                  <w:marLeft w:val="640"/>
                  <w:marRight w:val="0"/>
                  <w:marTop w:val="0"/>
                  <w:marBottom w:val="0"/>
                  <w:divBdr>
                    <w:top w:val="none" w:sz="0" w:space="0" w:color="auto"/>
                    <w:left w:val="none" w:sz="0" w:space="0" w:color="auto"/>
                    <w:bottom w:val="none" w:sz="0" w:space="0" w:color="auto"/>
                    <w:right w:val="none" w:sz="0" w:space="0" w:color="auto"/>
                  </w:divBdr>
                </w:div>
                <w:div w:id="1374647401">
                  <w:marLeft w:val="640"/>
                  <w:marRight w:val="0"/>
                  <w:marTop w:val="0"/>
                  <w:marBottom w:val="0"/>
                  <w:divBdr>
                    <w:top w:val="none" w:sz="0" w:space="0" w:color="auto"/>
                    <w:left w:val="none" w:sz="0" w:space="0" w:color="auto"/>
                    <w:bottom w:val="none" w:sz="0" w:space="0" w:color="auto"/>
                    <w:right w:val="none" w:sz="0" w:space="0" w:color="auto"/>
                  </w:divBdr>
                </w:div>
                <w:div w:id="1735666524">
                  <w:marLeft w:val="640"/>
                  <w:marRight w:val="0"/>
                  <w:marTop w:val="0"/>
                  <w:marBottom w:val="0"/>
                  <w:divBdr>
                    <w:top w:val="none" w:sz="0" w:space="0" w:color="auto"/>
                    <w:left w:val="none" w:sz="0" w:space="0" w:color="auto"/>
                    <w:bottom w:val="none" w:sz="0" w:space="0" w:color="auto"/>
                    <w:right w:val="none" w:sz="0" w:space="0" w:color="auto"/>
                  </w:divBdr>
                </w:div>
                <w:div w:id="2022462117">
                  <w:marLeft w:val="640"/>
                  <w:marRight w:val="0"/>
                  <w:marTop w:val="0"/>
                  <w:marBottom w:val="0"/>
                  <w:divBdr>
                    <w:top w:val="none" w:sz="0" w:space="0" w:color="auto"/>
                    <w:left w:val="none" w:sz="0" w:space="0" w:color="auto"/>
                    <w:bottom w:val="none" w:sz="0" w:space="0" w:color="auto"/>
                    <w:right w:val="none" w:sz="0" w:space="0" w:color="auto"/>
                  </w:divBdr>
                </w:div>
                <w:div w:id="1367176236">
                  <w:marLeft w:val="640"/>
                  <w:marRight w:val="0"/>
                  <w:marTop w:val="0"/>
                  <w:marBottom w:val="0"/>
                  <w:divBdr>
                    <w:top w:val="none" w:sz="0" w:space="0" w:color="auto"/>
                    <w:left w:val="none" w:sz="0" w:space="0" w:color="auto"/>
                    <w:bottom w:val="none" w:sz="0" w:space="0" w:color="auto"/>
                    <w:right w:val="none" w:sz="0" w:space="0" w:color="auto"/>
                  </w:divBdr>
                </w:div>
                <w:div w:id="901479270">
                  <w:marLeft w:val="640"/>
                  <w:marRight w:val="0"/>
                  <w:marTop w:val="0"/>
                  <w:marBottom w:val="0"/>
                  <w:divBdr>
                    <w:top w:val="none" w:sz="0" w:space="0" w:color="auto"/>
                    <w:left w:val="none" w:sz="0" w:space="0" w:color="auto"/>
                    <w:bottom w:val="none" w:sz="0" w:space="0" w:color="auto"/>
                    <w:right w:val="none" w:sz="0" w:space="0" w:color="auto"/>
                  </w:divBdr>
                </w:div>
                <w:div w:id="1658605728">
                  <w:marLeft w:val="640"/>
                  <w:marRight w:val="0"/>
                  <w:marTop w:val="0"/>
                  <w:marBottom w:val="0"/>
                  <w:divBdr>
                    <w:top w:val="none" w:sz="0" w:space="0" w:color="auto"/>
                    <w:left w:val="none" w:sz="0" w:space="0" w:color="auto"/>
                    <w:bottom w:val="none" w:sz="0" w:space="0" w:color="auto"/>
                    <w:right w:val="none" w:sz="0" w:space="0" w:color="auto"/>
                  </w:divBdr>
                </w:div>
                <w:div w:id="1764908902">
                  <w:marLeft w:val="640"/>
                  <w:marRight w:val="0"/>
                  <w:marTop w:val="0"/>
                  <w:marBottom w:val="0"/>
                  <w:divBdr>
                    <w:top w:val="none" w:sz="0" w:space="0" w:color="auto"/>
                    <w:left w:val="none" w:sz="0" w:space="0" w:color="auto"/>
                    <w:bottom w:val="none" w:sz="0" w:space="0" w:color="auto"/>
                    <w:right w:val="none" w:sz="0" w:space="0" w:color="auto"/>
                  </w:divBdr>
                </w:div>
                <w:div w:id="1916894428">
                  <w:marLeft w:val="640"/>
                  <w:marRight w:val="0"/>
                  <w:marTop w:val="0"/>
                  <w:marBottom w:val="0"/>
                  <w:divBdr>
                    <w:top w:val="none" w:sz="0" w:space="0" w:color="auto"/>
                    <w:left w:val="none" w:sz="0" w:space="0" w:color="auto"/>
                    <w:bottom w:val="none" w:sz="0" w:space="0" w:color="auto"/>
                    <w:right w:val="none" w:sz="0" w:space="0" w:color="auto"/>
                  </w:divBdr>
                </w:div>
                <w:div w:id="747073938">
                  <w:marLeft w:val="640"/>
                  <w:marRight w:val="0"/>
                  <w:marTop w:val="0"/>
                  <w:marBottom w:val="0"/>
                  <w:divBdr>
                    <w:top w:val="none" w:sz="0" w:space="0" w:color="auto"/>
                    <w:left w:val="none" w:sz="0" w:space="0" w:color="auto"/>
                    <w:bottom w:val="none" w:sz="0" w:space="0" w:color="auto"/>
                    <w:right w:val="none" w:sz="0" w:space="0" w:color="auto"/>
                  </w:divBdr>
                </w:div>
                <w:div w:id="184176287">
                  <w:marLeft w:val="640"/>
                  <w:marRight w:val="0"/>
                  <w:marTop w:val="0"/>
                  <w:marBottom w:val="0"/>
                  <w:divBdr>
                    <w:top w:val="none" w:sz="0" w:space="0" w:color="auto"/>
                    <w:left w:val="none" w:sz="0" w:space="0" w:color="auto"/>
                    <w:bottom w:val="none" w:sz="0" w:space="0" w:color="auto"/>
                    <w:right w:val="none" w:sz="0" w:space="0" w:color="auto"/>
                  </w:divBdr>
                </w:div>
                <w:div w:id="488638236">
                  <w:marLeft w:val="640"/>
                  <w:marRight w:val="0"/>
                  <w:marTop w:val="0"/>
                  <w:marBottom w:val="0"/>
                  <w:divBdr>
                    <w:top w:val="none" w:sz="0" w:space="0" w:color="auto"/>
                    <w:left w:val="none" w:sz="0" w:space="0" w:color="auto"/>
                    <w:bottom w:val="none" w:sz="0" w:space="0" w:color="auto"/>
                    <w:right w:val="none" w:sz="0" w:space="0" w:color="auto"/>
                  </w:divBdr>
                </w:div>
                <w:div w:id="79648252">
                  <w:marLeft w:val="640"/>
                  <w:marRight w:val="0"/>
                  <w:marTop w:val="0"/>
                  <w:marBottom w:val="0"/>
                  <w:divBdr>
                    <w:top w:val="none" w:sz="0" w:space="0" w:color="auto"/>
                    <w:left w:val="none" w:sz="0" w:space="0" w:color="auto"/>
                    <w:bottom w:val="none" w:sz="0" w:space="0" w:color="auto"/>
                    <w:right w:val="none" w:sz="0" w:space="0" w:color="auto"/>
                  </w:divBdr>
                </w:div>
                <w:div w:id="1741975559">
                  <w:marLeft w:val="640"/>
                  <w:marRight w:val="0"/>
                  <w:marTop w:val="0"/>
                  <w:marBottom w:val="0"/>
                  <w:divBdr>
                    <w:top w:val="none" w:sz="0" w:space="0" w:color="auto"/>
                    <w:left w:val="none" w:sz="0" w:space="0" w:color="auto"/>
                    <w:bottom w:val="none" w:sz="0" w:space="0" w:color="auto"/>
                    <w:right w:val="none" w:sz="0" w:space="0" w:color="auto"/>
                  </w:divBdr>
                </w:div>
                <w:div w:id="374698231">
                  <w:marLeft w:val="640"/>
                  <w:marRight w:val="0"/>
                  <w:marTop w:val="0"/>
                  <w:marBottom w:val="0"/>
                  <w:divBdr>
                    <w:top w:val="none" w:sz="0" w:space="0" w:color="auto"/>
                    <w:left w:val="none" w:sz="0" w:space="0" w:color="auto"/>
                    <w:bottom w:val="none" w:sz="0" w:space="0" w:color="auto"/>
                    <w:right w:val="none" w:sz="0" w:space="0" w:color="auto"/>
                  </w:divBdr>
                </w:div>
                <w:div w:id="441923646">
                  <w:marLeft w:val="640"/>
                  <w:marRight w:val="0"/>
                  <w:marTop w:val="0"/>
                  <w:marBottom w:val="0"/>
                  <w:divBdr>
                    <w:top w:val="none" w:sz="0" w:space="0" w:color="auto"/>
                    <w:left w:val="none" w:sz="0" w:space="0" w:color="auto"/>
                    <w:bottom w:val="none" w:sz="0" w:space="0" w:color="auto"/>
                    <w:right w:val="none" w:sz="0" w:space="0" w:color="auto"/>
                  </w:divBdr>
                </w:div>
                <w:div w:id="1576357057">
                  <w:marLeft w:val="640"/>
                  <w:marRight w:val="0"/>
                  <w:marTop w:val="0"/>
                  <w:marBottom w:val="0"/>
                  <w:divBdr>
                    <w:top w:val="none" w:sz="0" w:space="0" w:color="auto"/>
                    <w:left w:val="none" w:sz="0" w:space="0" w:color="auto"/>
                    <w:bottom w:val="none" w:sz="0" w:space="0" w:color="auto"/>
                    <w:right w:val="none" w:sz="0" w:space="0" w:color="auto"/>
                  </w:divBdr>
                </w:div>
                <w:div w:id="1332413746">
                  <w:marLeft w:val="640"/>
                  <w:marRight w:val="0"/>
                  <w:marTop w:val="0"/>
                  <w:marBottom w:val="0"/>
                  <w:divBdr>
                    <w:top w:val="none" w:sz="0" w:space="0" w:color="auto"/>
                    <w:left w:val="none" w:sz="0" w:space="0" w:color="auto"/>
                    <w:bottom w:val="none" w:sz="0" w:space="0" w:color="auto"/>
                    <w:right w:val="none" w:sz="0" w:space="0" w:color="auto"/>
                  </w:divBdr>
                </w:div>
                <w:div w:id="684936888">
                  <w:marLeft w:val="640"/>
                  <w:marRight w:val="0"/>
                  <w:marTop w:val="0"/>
                  <w:marBottom w:val="0"/>
                  <w:divBdr>
                    <w:top w:val="none" w:sz="0" w:space="0" w:color="auto"/>
                    <w:left w:val="none" w:sz="0" w:space="0" w:color="auto"/>
                    <w:bottom w:val="none" w:sz="0" w:space="0" w:color="auto"/>
                    <w:right w:val="none" w:sz="0" w:space="0" w:color="auto"/>
                  </w:divBdr>
                </w:div>
                <w:div w:id="1352993776">
                  <w:marLeft w:val="640"/>
                  <w:marRight w:val="0"/>
                  <w:marTop w:val="0"/>
                  <w:marBottom w:val="0"/>
                  <w:divBdr>
                    <w:top w:val="none" w:sz="0" w:space="0" w:color="auto"/>
                    <w:left w:val="none" w:sz="0" w:space="0" w:color="auto"/>
                    <w:bottom w:val="none" w:sz="0" w:space="0" w:color="auto"/>
                    <w:right w:val="none" w:sz="0" w:space="0" w:color="auto"/>
                  </w:divBdr>
                </w:div>
                <w:div w:id="1804157098">
                  <w:marLeft w:val="640"/>
                  <w:marRight w:val="0"/>
                  <w:marTop w:val="0"/>
                  <w:marBottom w:val="0"/>
                  <w:divBdr>
                    <w:top w:val="none" w:sz="0" w:space="0" w:color="auto"/>
                    <w:left w:val="none" w:sz="0" w:space="0" w:color="auto"/>
                    <w:bottom w:val="none" w:sz="0" w:space="0" w:color="auto"/>
                    <w:right w:val="none" w:sz="0" w:space="0" w:color="auto"/>
                  </w:divBdr>
                </w:div>
                <w:div w:id="478494647">
                  <w:marLeft w:val="640"/>
                  <w:marRight w:val="0"/>
                  <w:marTop w:val="0"/>
                  <w:marBottom w:val="0"/>
                  <w:divBdr>
                    <w:top w:val="none" w:sz="0" w:space="0" w:color="auto"/>
                    <w:left w:val="none" w:sz="0" w:space="0" w:color="auto"/>
                    <w:bottom w:val="none" w:sz="0" w:space="0" w:color="auto"/>
                    <w:right w:val="none" w:sz="0" w:space="0" w:color="auto"/>
                  </w:divBdr>
                </w:div>
                <w:div w:id="552153575">
                  <w:marLeft w:val="640"/>
                  <w:marRight w:val="0"/>
                  <w:marTop w:val="0"/>
                  <w:marBottom w:val="0"/>
                  <w:divBdr>
                    <w:top w:val="none" w:sz="0" w:space="0" w:color="auto"/>
                    <w:left w:val="none" w:sz="0" w:space="0" w:color="auto"/>
                    <w:bottom w:val="none" w:sz="0" w:space="0" w:color="auto"/>
                    <w:right w:val="none" w:sz="0" w:space="0" w:color="auto"/>
                  </w:divBdr>
                </w:div>
                <w:div w:id="1020011778">
                  <w:marLeft w:val="640"/>
                  <w:marRight w:val="0"/>
                  <w:marTop w:val="0"/>
                  <w:marBottom w:val="0"/>
                  <w:divBdr>
                    <w:top w:val="none" w:sz="0" w:space="0" w:color="auto"/>
                    <w:left w:val="none" w:sz="0" w:space="0" w:color="auto"/>
                    <w:bottom w:val="none" w:sz="0" w:space="0" w:color="auto"/>
                    <w:right w:val="none" w:sz="0" w:space="0" w:color="auto"/>
                  </w:divBdr>
                </w:div>
                <w:div w:id="2103599634">
                  <w:marLeft w:val="640"/>
                  <w:marRight w:val="0"/>
                  <w:marTop w:val="0"/>
                  <w:marBottom w:val="0"/>
                  <w:divBdr>
                    <w:top w:val="none" w:sz="0" w:space="0" w:color="auto"/>
                    <w:left w:val="none" w:sz="0" w:space="0" w:color="auto"/>
                    <w:bottom w:val="none" w:sz="0" w:space="0" w:color="auto"/>
                    <w:right w:val="none" w:sz="0" w:space="0" w:color="auto"/>
                  </w:divBdr>
                </w:div>
                <w:div w:id="702100773">
                  <w:marLeft w:val="640"/>
                  <w:marRight w:val="0"/>
                  <w:marTop w:val="0"/>
                  <w:marBottom w:val="0"/>
                  <w:divBdr>
                    <w:top w:val="none" w:sz="0" w:space="0" w:color="auto"/>
                    <w:left w:val="none" w:sz="0" w:space="0" w:color="auto"/>
                    <w:bottom w:val="none" w:sz="0" w:space="0" w:color="auto"/>
                    <w:right w:val="none" w:sz="0" w:space="0" w:color="auto"/>
                  </w:divBdr>
                </w:div>
                <w:div w:id="556016141">
                  <w:marLeft w:val="640"/>
                  <w:marRight w:val="0"/>
                  <w:marTop w:val="0"/>
                  <w:marBottom w:val="0"/>
                  <w:divBdr>
                    <w:top w:val="none" w:sz="0" w:space="0" w:color="auto"/>
                    <w:left w:val="none" w:sz="0" w:space="0" w:color="auto"/>
                    <w:bottom w:val="none" w:sz="0" w:space="0" w:color="auto"/>
                    <w:right w:val="none" w:sz="0" w:space="0" w:color="auto"/>
                  </w:divBdr>
                </w:div>
                <w:div w:id="1254046360">
                  <w:marLeft w:val="640"/>
                  <w:marRight w:val="0"/>
                  <w:marTop w:val="0"/>
                  <w:marBottom w:val="0"/>
                  <w:divBdr>
                    <w:top w:val="none" w:sz="0" w:space="0" w:color="auto"/>
                    <w:left w:val="none" w:sz="0" w:space="0" w:color="auto"/>
                    <w:bottom w:val="none" w:sz="0" w:space="0" w:color="auto"/>
                    <w:right w:val="none" w:sz="0" w:space="0" w:color="auto"/>
                  </w:divBdr>
                </w:div>
                <w:div w:id="1631519830">
                  <w:marLeft w:val="640"/>
                  <w:marRight w:val="0"/>
                  <w:marTop w:val="0"/>
                  <w:marBottom w:val="0"/>
                  <w:divBdr>
                    <w:top w:val="none" w:sz="0" w:space="0" w:color="auto"/>
                    <w:left w:val="none" w:sz="0" w:space="0" w:color="auto"/>
                    <w:bottom w:val="none" w:sz="0" w:space="0" w:color="auto"/>
                    <w:right w:val="none" w:sz="0" w:space="0" w:color="auto"/>
                  </w:divBdr>
                </w:div>
                <w:div w:id="112094550">
                  <w:marLeft w:val="640"/>
                  <w:marRight w:val="0"/>
                  <w:marTop w:val="0"/>
                  <w:marBottom w:val="0"/>
                  <w:divBdr>
                    <w:top w:val="none" w:sz="0" w:space="0" w:color="auto"/>
                    <w:left w:val="none" w:sz="0" w:space="0" w:color="auto"/>
                    <w:bottom w:val="none" w:sz="0" w:space="0" w:color="auto"/>
                    <w:right w:val="none" w:sz="0" w:space="0" w:color="auto"/>
                  </w:divBdr>
                </w:div>
                <w:div w:id="491219353">
                  <w:marLeft w:val="640"/>
                  <w:marRight w:val="0"/>
                  <w:marTop w:val="0"/>
                  <w:marBottom w:val="0"/>
                  <w:divBdr>
                    <w:top w:val="none" w:sz="0" w:space="0" w:color="auto"/>
                    <w:left w:val="none" w:sz="0" w:space="0" w:color="auto"/>
                    <w:bottom w:val="none" w:sz="0" w:space="0" w:color="auto"/>
                    <w:right w:val="none" w:sz="0" w:space="0" w:color="auto"/>
                  </w:divBdr>
                </w:div>
                <w:div w:id="74714584">
                  <w:marLeft w:val="640"/>
                  <w:marRight w:val="0"/>
                  <w:marTop w:val="0"/>
                  <w:marBottom w:val="0"/>
                  <w:divBdr>
                    <w:top w:val="none" w:sz="0" w:space="0" w:color="auto"/>
                    <w:left w:val="none" w:sz="0" w:space="0" w:color="auto"/>
                    <w:bottom w:val="none" w:sz="0" w:space="0" w:color="auto"/>
                    <w:right w:val="none" w:sz="0" w:space="0" w:color="auto"/>
                  </w:divBdr>
                </w:div>
                <w:div w:id="733238127">
                  <w:marLeft w:val="640"/>
                  <w:marRight w:val="0"/>
                  <w:marTop w:val="0"/>
                  <w:marBottom w:val="0"/>
                  <w:divBdr>
                    <w:top w:val="none" w:sz="0" w:space="0" w:color="auto"/>
                    <w:left w:val="none" w:sz="0" w:space="0" w:color="auto"/>
                    <w:bottom w:val="none" w:sz="0" w:space="0" w:color="auto"/>
                    <w:right w:val="none" w:sz="0" w:space="0" w:color="auto"/>
                  </w:divBdr>
                </w:div>
                <w:div w:id="517894807">
                  <w:marLeft w:val="640"/>
                  <w:marRight w:val="0"/>
                  <w:marTop w:val="0"/>
                  <w:marBottom w:val="0"/>
                  <w:divBdr>
                    <w:top w:val="none" w:sz="0" w:space="0" w:color="auto"/>
                    <w:left w:val="none" w:sz="0" w:space="0" w:color="auto"/>
                    <w:bottom w:val="none" w:sz="0" w:space="0" w:color="auto"/>
                    <w:right w:val="none" w:sz="0" w:space="0" w:color="auto"/>
                  </w:divBdr>
                </w:div>
                <w:div w:id="1759521374">
                  <w:marLeft w:val="640"/>
                  <w:marRight w:val="0"/>
                  <w:marTop w:val="0"/>
                  <w:marBottom w:val="0"/>
                  <w:divBdr>
                    <w:top w:val="none" w:sz="0" w:space="0" w:color="auto"/>
                    <w:left w:val="none" w:sz="0" w:space="0" w:color="auto"/>
                    <w:bottom w:val="none" w:sz="0" w:space="0" w:color="auto"/>
                    <w:right w:val="none" w:sz="0" w:space="0" w:color="auto"/>
                  </w:divBdr>
                </w:div>
                <w:div w:id="278688313">
                  <w:marLeft w:val="640"/>
                  <w:marRight w:val="0"/>
                  <w:marTop w:val="0"/>
                  <w:marBottom w:val="0"/>
                  <w:divBdr>
                    <w:top w:val="none" w:sz="0" w:space="0" w:color="auto"/>
                    <w:left w:val="none" w:sz="0" w:space="0" w:color="auto"/>
                    <w:bottom w:val="none" w:sz="0" w:space="0" w:color="auto"/>
                    <w:right w:val="none" w:sz="0" w:space="0" w:color="auto"/>
                  </w:divBdr>
                </w:div>
                <w:div w:id="1775246112">
                  <w:marLeft w:val="640"/>
                  <w:marRight w:val="0"/>
                  <w:marTop w:val="0"/>
                  <w:marBottom w:val="0"/>
                  <w:divBdr>
                    <w:top w:val="none" w:sz="0" w:space="0" w:color="auto"/>
                    <w:left w:val="none" w:sz="0" w:space="0" w:color="auto"/>
                    <w:bottom w:val="none" w:sz="0" w:space="0" w:color="auto"/>
                    <w:right w:val="none" w:sz="0" w:space="0" w:color="auto"/>
                  </w:divBdr>
                </w:div>
                <w:div w:id="1622371881">
                  <w:marLeft w:val="640"/>
                  <w:marRight w:val="0"/>
                  <w:marTop w:val="0"/>
                  <w:marBottom w:val="0"/>
                  <w:divBdr>
                    <w:top w:val="none" w:sz="0" w:space="0" w:color="auto"/>
                    <w:left w:val="none" w:sz="0" w:space="0" w:color="auto"/>
                    <w:bottom w:val="none" w:sz="0" w:space="0" w:color="auto"/>
                    <w:right w:val="none" w:sz="0" w:space="0" w:color="auto"/>
                  </w:divBdr>
                </w:div>
                <w:div w:id="853230905">
                  <w:marLeft w:val="640"/>
                  <w:marRight w:val="0"/>
                  <w:marTop w:val="0"/>
                  <w:marBottom w:val="0"/>
                  <w:divBdr>
                    <w:top w:val="none" w:sz="0" w:space="0" w:color="auto"/>
                    <w:left w:val="none" w:sz="0" w:space="0" w:color="auto"/>
                    <w:bottom w:val="none" w:sz="0" w:space="0" w:color="auto"/>
                    <w:right w:val="none" w:sz="0" w:space="0" w:color="auto"/>
                  </w:divBdr>
                </w:div>
                <w:div w:id="992099216">
                  <w:marLeft w:val="640"/>
                  <w:marRight w:val="0"/>
                  <w:marTop w:val="0"/>
                  <w:marBottom w:val="0"/>
                  <w:divBdr>
                    <w:top w:val="none" w:sz="0" w:space="0" w:color="auto"/>
                    <w:left w:val="none" w:sz="0" w:space="0" w:color="auto"/>
                    <w:bottom w:val="none" w:sz="0" w:space="0" w:color="auto"/>
                    <w:right w:val="none" w:sz="0" w:space="0" w:color="auto"/>
                  </w:divBdr>
                </w:div>
                <w:div w:id="1666206692">
                  <w:marLeft w:val="640"/>
                  <w:marRight w:val="0"/>
                  <w:marTop w:val="0"/>
                  <w:marBottom w:val="0"/>
                  <w:divBdr>
                    <w:top w:val="none" w:sz="0" w:space="0" w:color="auto"/>
                    <w:left w:val="none" w:sz="0" w:space="0" w:color="auto"/>
                    <w:bottom w:val="none" w:sz="0" w:space="0" w:color="auto"/>
                    <w:right w:val="none" w:sz="0" w:space="0" w:color="auto"/>
                  </w:divBdr>
                </w:div>
                <w:div w:id="359981">
                  <w:marLeft w:val="640"/>
                  <w:marRight w:val="0"/>
                  <w:marTop w:val="0"/>
                  <w:marBottom w:val="0"/>
                  <w:divBdr>
                    <w:top w:val="none" w:sz="0" w:space="0" w:color="auto"/>
                    <w:left w:val="none" w:sz="0" w:space="0" w:color="auto"/>
                    <w:bottom w:val="none" w:sz="0" w:space="0" w:color="auto"/>
                    <w:right w:val="none" w:sz="0" w:space="0" w:color="auto"/>
                  </w:divBdr>
                </w:div>
                <w:div w:id="313534741">
                  <w:marLeft w:val="640"/>
                  <w:marRight w:val="0"/>
                  <w:marTop w:val="0"/>
                  <w:marBottom w:val="0"/>
                  <w:divBdr>
                    <w:top w:val="none" w:sz="0" w:space="0" w:color="auto"/>
                    <w:left w:val="none" w:sz="0" w:space="0" w:color="auto"/>
                    <w:bottom w:val="none" w:sz="0" w:space="0" w:color="auto"/>
                    <w:right w:val="none" w:sz="0" w:space="0" w:color="auto"/>
                  </w:divBdr>
                </w:div>
                <w:div w:id="727149861">
                  <w:marLeft w:val="640"/>
                  <w:marRight w:val="0"/>
                  <w:marTop w:val="0"/>
                  <w:marBottom w:val="0"/>
                  <w:divBdr>
                    <w:top w:val="none" w:sz="0" w:space="0" w:color="auto"/>
                    <w:left w:val="none" w:sz="0" w:space="0" w:color="auto"/>
                    <w:bottom w:val="none" w:sz="0" w:space="0" w:color="auto"/>
                    <w:right w:val="none" w:sz="0" w:space="0" w:color="auto"/>
                  </w:divBdr>
                </w:div>
                <w:div w:id="765419826">
                  <w:marLeft w:val="640"/>
                  <w:marRight w:val="0"/>
                  <w:marTop w:val="0"/>
                  <w:marBottom w:val="0"/>
                  <w:divBdr>
                    <w:top w:val="none" w:sz="0" w:space="0" w:color="auto"/>
                    <w:left w:val="none" w:sz="0" w:space="0" w:color="auto"/>
                    <w:bottom w:val="none" w:sz="0" w:space="0" w:color="auto"/>
                    <w:right w:val="none" w:sz="0" w:space="0" w:color="auto"/>
                  </w:divBdr>
                </w:div>
                <w:div w:id="2058697961">
                  <w:marLeft w:val="640"/>
                  <w:marRight w:val="0"/>
                  <w:marTop w:val="0"/>
                  <w:marBottom w:val="0"/>
                  <w:divBdr>
                    <w:top w:val="none" w:sz="0" w:space="0" w:color="auto"/>
                    <w:left w:val="none" w:sz="0" w:space="0" w:color="auto"/>
                    <w:bottom w:val="none" w:sz="0" w:space="0" w:color="auto"/>
                    <w:right w:val="none" w:sz="0" w:space="0" w:color="auto"/>
                  </w:divBdr>
                </w:div>
                <w:div w:id="534586343">
                  <w:marLeft w:val="640"/>
                  <w:marRight w:val="0"/>
                  <w:marTop w:val="0"/>
                  <w:marBottom w:val="0"/>
                  <w:divBdr>
                    <w:top w:val="none" w:sz="0" w:space="0" w:color="auto"/>
                    <w:left w:val="none" w:sz="0" w:space="0" w:color="auto"/>
                    <w:bottom w:val="none" w:sz="0" w:space="0" w:color="auto"/>
                    <w:right w:val="none" w:sz="0" w:space="0" w:color="auto"/>
                  </w:divBdr>
                </w:div>
                <w:div w:id="1724283823">
                  <w:marLeft w:val="640"/>
                  <w:marRight w:val="0"/>
                  <w:marTop w:val="0"/>
                  <w:marBottom w:val="0"/>
                  <w:divBdr>
                    <w:top w:val="none" w:sz="0" w:space="0" w:color="auto"/>
                    <w:left w:val="none" w:sz="0" w:space="0" w:color="auto"/>
                    <w:bottom w:val="none" w:sz="0" w:space="0" w:color="auto"/>
                    <w:right w:val="none" w:sz="0" w:space="0" w:color="auto"/>
                  </w:divBdr>
                </w:div>
                <w:div w:id="2139101012">
                  <w:marLeft w:val="640"/>
                  <w:marRight w:val="0"/>
                  <w:marTop w:val="0"/>
                  <w:marBottom w:val="0"/>
                  <w:divBdr>
                    <w:top w:val="none" w:sz="0" w:space="0" w:color="auto"/>
                    <w:left w:val="none" w:sz="0" w:space="0" w:color="auto"/>
                    <w:bottom w:val="none" w:sz="0" w:space="0" w:color="auto"/>
                    <w:right w:val="none" w:sz="0" w:space="0" w:color="auto"/>
                  </w:divBdr>
                </w:div>
                <w:div w:id="187107626">
                  <w:marLeft w:val="640"/>
                  <w:marRight w:val="0"/>
                  <w:marTop w:val="0"/>
                  <w:marBottom w:val="0"/>
                  <w:divBdr>
                    <w:top w:val="none" w:sz="0" w:space="0" w:color="auto"/>
                    <w:left w:val="none" w:sz="0" w:space="0" w:color="auto"/>
                    <w:bottom w:val="none" w:sz="0" w:space="0" w:color="auto"/>
                    <w:right w:val="none" w:sz="0" w:space="0" w:color="auto"/>
                  </w:divBdr>
                </w:div>
                <w:div w:id="841430339">
                  <w:marLeft w:val="640"/>
                  <w:marRight w:val="0"/>
                  <w:marTop w:val="0"/>
                  <w:marBottom w:val="0"/>
                  <w:divBdr>
                    <w:top w:val="none" w:sz="0" w:space="0" w:color="auto"/>
                    <w:left w:val="none" w:sz="0" w:space="0" w:color="auto"/>
                    <w:bottom w:val="none" w:sz="0" w:space="0" w:color="auto"/>
                    <w:right w:val="none" w:sz="0" w:space="0" w:color="auto"/>
                  </w:divBdr>
                </w:div>
                <w:div w:id="1752698171">
                  <w:marLeft w:val="640"/>
                  <w:marRight w:val="0"/>
                  <w:marTop w:val="0"/>
                  <w:marBottom w:val="0"/>
                  <w:divBdr>
                    <w:top w:val="none" w:sz="0" w:space="0" w:color="auto"/>
                    <w:left w:val="none" w:sz="0" w:space="0" w:color="auto"/>
                    <w:bottom w:val="none" w:sz="0" w:space="0" w:color="auto"/>
                    <w:right w:val="none" w:sz="0" w:space="0" w:color="auto"/>
                  </w:divBdr>
                </w:div>
                <w:div w:id="1269266852">
                  <w:marLeft w:val="640"/>
                  <w:marRight w:val="0"/>
                  <w:marTop w:val="0"/>
                  <w:marBottom w:val="0"/>
                  <w:divBdr>
                    <w:top w:val="none" w:sz="0" w:space="0" w:color="auto"/>
                    <w:left w:val="none" w:sz="0" w:space="0" w:color="auto"/>
                    <w:bottom w:val="none" w:sz="0" w:space="0" w:color="auto"/>
                    <w:right w:val="none" w:sz="0" w:space="0" w:color="auto"/>
                  </w:divBdr>
                </w:div>
                <w:div w:id="1603952493">
                  <w:marLeft w:val="640"/>
                  <w:marRight w:val="0"/>
                  <w:marTop w:val="0"/>
                  <w:marBottom w:val="0"/>
                  <w:divBdr>
                    <w:top w:val="none" w:sz="0" w:space="0" w:color="auto"/>
                    <w:left w:val="none" w:sz="0" w:space="0" w:color="auto"/>
                    <w:bottom w:val="none" w:sz="0" w:space="0" w:color="auto"/>
                    <w:right w:val="none" w:sz="0" w:space="0" w:color="auto"/>
                  </w:divBdr>
                </w:div>
                <w:div w:id="243804254">
                  <w:marLeft w:val="640"/>
                  <w:marRight w:val="0"/>
                  <w:marTop w:val="0"/>
                  <w:marBottom w:val="0"/>
                  <w:divBdr>
                    <w:top w:val="none" w:sz="0" w:space="0" w:color="auto"/>
                    <w:left w:val="none" w:sz="0" w:space="0" w:color="auto"/>
                    <w:bottom w:val="none" w:sz="0" w:space="0" w:color="auto"/>
                    <w:right w:val="none" w:sz="0" w:space="0" w:color="auto"/>
                  </w:divBdr>
                </w:div>
                <w:div w:id="389309987">
                  <w:marLeft w:val="640"/>
                  <w:marRight w:val="0"/>
                  <w:marTop w:val="0"/>
                  <w:marBottom w:val="0"/>
                  <w:divBdr>
                    <w:top w:val="none" w:sz="0" w:space="0" w:color="auto"/>
                    <w:left w:val="none" w:sz="0" w:space="0" w:color="auto"/>
                    <w:bottom w:val="none" w:sz="0" w:space="0" w:color="auto"/>
                    <w:right w:val="none" w:sz="0" w:space="0" w:color="auto"/>
                  </w:divBdr>
                </w:div>
                <w:div w:id="494223783">
                  <w:marLeft w:val="640"/>
                  <w:marRight w:val="0"/>
                  <w:marTop w:val="0"/>
                  <w:marBottom w:val="0"/>
                  <w:divBdr>
                    <w:top w:val="none" w:sz="0" w:space="0" w:color="auto"/>
                    <w:left w:val="none" w:sz="0" w:space="0" w:color="auto"/>
                    <w:bottom w:val="none" w:sz="0" w:space="0" w:color="auto"/>
                    <w:right w:val="none" w:sz="0" w:space="0" w:color="auto"/>
                  </w:divBdr>
                </w:div>
                <w:div w:id="278530267">
                  <w:marLeft w:val="640"/>
                  <w:marRight w:val="0"/>
                  <w:marTop w:val="0"/>
                  <w:marBottom w:val="0"/>
                  <w:divBdr>
                    <w:top w:val="none" w:sz="0" w:space="0" w:color="auto"/>
                    <w:left w:val="none" w:sz="0" w:space="0" w:color="auto"/>
                    <w:bottom w:val="none" w:sz="0" w:space="0" w:color="auto"/>
                    <w:right w:val="none" w:sz="0" w:space="0" w:color="auto"/>
                  </w:divBdr>
                </w:div>
                <w:div w:id="1112819100">
                  <w:marLeft w:val="640"/>
                  <w:marRight w:val="0"/>
                  <w:marTop w:val="0"/>
                  <w:marBottom w:val="0"/>
                  <w:divBdr>
                    <w:top w:val="none" w:sz="0" w:space="0" w:color="auto"/>
                    <w:left w:val="none" w:sz="0" w:space="0" w:color="auto"/>
                    <w:bottom w:val="none" w:sz="0" w:space="0" w:color="auto"/>
                    <w:right w:val="none" w:sz="0" w:space="0" w:color="auto"/>
                  </w:divBdr>
                </w:div>
              </w:divsChild>
            </w:div>
            <w:div w:id="1625190544">
              <w:marLeft w:val="0"/>
              <w:marRight w:val="0"/>
              <w:marTop w:val="0"/>
              <w:marBottom w:val="0"/>
              <w:divBdr>
                <w:top w:val="none" w:sz="0" w:space="0" w:color="auto"/>
                <w:left w:val="none" w:sz="0" w:space="0" w:color="auto"/>
                <w:bottom w:val="none" w:sz="0" w:space="0" w:color="auto"/>
                <w:right w:val="none" w:sz="0" w:space="0" w:color="auto"/>
              </w:divBdr>
              <w:divsChild>
                <w:div w:id="1117677132">
                  <w:marLeft w:val="640"/>
                  <w:marRight w:val="0"/>
                  <w:marTop w:val="0"/>
                  <w:marBottom w:val="0"/>
                  <w:divBdr>
                    <w:top w:val="none" w:sz="0" w:space="0" w:color="auto"/>
                    <w:left w:val="none" w:sz="0" w:space="0" w:color="auto"/>
                    <w:bottom w:val="none" w:sz="0" w:space="0" w:color="auto"/>
                    <w:right w:val="none" w:sz="0" w:space="0" w:color="auto"/>
                  </w:divBdr>
                </w:div>
                <w:div w:id="1967469780">
                  <w:marLeft w:val="640"/>
                  <w:marRight w:val="0"/>
                  <w:marTop w:val="0"/>
                  <w:marBottom w:val="0"/>
                  <w:divBdr>
                    <w:top w:val="none" w:sz="0" w:space="0" w:color="auto"/>
                    <w:left w:val="none" w:sz="0" w:space="0" w:color="auto"/>
                    <w:bottom w:val="none" w:sz="0" w:space="0" w:color="auto"/>
                    <w:right w:val="none" w:sz="0" w:space="0" w:color="auto"/>
                  </w:divBdr>
                </w:div>
                <w:div w:id="568656125">
                  <w:marLeft w:val="640"/>
                  <w:marRight w:val="0"/>
                  <w:marTop w:val="0"/>
                  <w:marBottom w:val="0"/>
                  <w:divBdr>
                    <w:top w:val="none" w:sz="0" w:space="0" w:color="auto"/>
                    <w:left w:val="none" w:sz="0" w:space="0" w:color="auto"/>
                    <w:bottom w:val="none" w:sz="0" w:space="0" w:color="auto"/>
                    <w:right w:val="none" w:sz="0" w:space="0" w:color="auto"/>
                  </w:divBdr>
                </w:div>
                <w:div w:id="1453135247">
                  <w:marLeft w:val="640"/>
                  <w:marRight w:val="0"/>
                  <w:marTop w:val="0"/>
                  <w:marBottom w:val="0"/>
                  <w:divBdr>
                    <w:top w:val="none" w:sz="0" w:space="0" w:color="auto"/>
                    <w:left w:val="none" w:sz="0" w:space="0" w:color="auto"/>
                    <w:bottom w:val="none" w:sz="0" w:space="0" w:color="auto"/>
                    <w:right w:val="none" w:sz="0" w:space="0" w:color="auto"/>
                  </w:divBdr>
                </w:div>
                <w:div w:id="380902506">
                  <w:marLeft w:val="640"/>
                  <w:marRight w:val="0"/>
                  <w:marTop w:val="0"/>
                  <w:marBottom w:val="0"/>
                  <w:divBdr>
                    <w:top w:val="none" w:sz="0" w:space="0" w:color="auto"/>
                    <w:left w:val="none" w:sz="0" w:space="0" w:color="auto"/>
                    <w:bottom w:val="none" w:sz="0" w:space="0" w:color="auto"/>
                    <w:right w:val="none" w:sz="0" w:space="0" w:color="auto"/>
                  </w:divBdr>
                </w:div>
                <w:div w:id="443229168">
                  <w:marLeft w:val="640"/>
                  <w:marRight w:val="0"/>
                  <w:marTop w:val="0"/>
                  <w:marBottom w:val="0"/>
                  <w:divBdr>
                    <w:top w:val="none" w:sz="0" w:space="0" w:color="auto"/>
                    <w:left w:val="none" w:sz="0" w:space="0" w:color="auto"/>
                    <w:bottom w:val="none" w:sz="0" w:space="0" w:color="auto"/>
                    <w:right w:val="none" w:sz="0" w:space="0" w:color="auto"/>
                  </w:divBdr>
                </w:div>
                <w:div w:id="840899596">
                  <w:marLeft w:val="640"/>
                  <w:marRight w:val="0"/>
                  <w:marTop w:val="0"/>
                  <w:marBottom w:val="0"/>
                  <w:divBdr>
                    <w:top w:val="none" w:sz="0" w:space="0" w:color="auto"/>
                    <w:left w:val="none" w:sz="0" w:space="0" w:color="auto"/>
                    <w:bottom w:val="none" w:sz="0" w:space="0" w:color="auto"/>
                    <w:right w:val="none" w:sz="0" w:space="0" w:color="auto"/>
                  </w:divBdr>
                </w:div>
                <w:div w:id="1665431323">
                  <w:marLeft w:val="640"/>
                  <w:marRight w:val="0"/>
                  <w:marTop w:val="0"/>
                  <w:marBottom w:val="0"/>
                  <w:divBdr>
                    <w:top w:val="none" w:sz="0" w:space="0" w:color="auto"/>
                    <w:left w:val="none" w:sz="0" w:space="0" w:color="auto"/>
                    <w:bottom w:val="none" w:sz="0" w:space="0" w:color="auto"/>
                    <w:right w:val="none" w:sz="0" w:space="0" w:color="auto"/>
                  </w:divBdr>
                </w:div>
                <w:div w:id="1654262393">
                  <w:marLeft w:val="640"/>
                  <w:marRight w:val="0"/>
                  <w:marTop w:val="0"/>
                  <w:marBottom w:val="0"/>
                  <w:divBdr>
                    <w:top w:val="none" w:sz="0" w:space="0" w:color="auto"/>
                    <w:left w:val="none" w:sz="0" w:space="0" w:color="auto"/>
                    <w:bottom w:val="none" w:sz="0" w:space="0" w:color="auto"/>
                    <w:right w:val="none" w:sz="0" w:space="0" w:color="auto"/>
                  </w:divBdr>
                </w:div>
                <w:div w:id="29040888">
                  <w:marLeft w:val="640"/>
                  <w:marRight w:val="0"/>
                  <w:marTop w:val="0"/>
                  <w:marBottom w:val="0"/>
                  <w:divBdr>
                    <w:top w:val="none" w:sz="0" w:space="0" w:color="auto"/>
                    <w:left w:val="none" w:sz="0" w:space="0" w:color="auto"/>
                    <w:bottom w:val="none" w:sz="0" w:space="0" w:color="auto"/>
                    <w:right w:val="none" w:sz="0" w:space="0" w:color="auto"/>
                  </w:divBdr>
                </w:div>
                <w:div w:id="34087981">
                  <w:marLeft w:val="640"/>
                  <w:marRight w:val="0"/>
                  <w:marTop w:val="0"/>
                  <w:marBottom w:val="0"/>
                  <w:divBdr>
                    <w:top w:val="none" w:sz="0" w:space="0" w:color="auto"/>
                    <w:left w:val="none" w:sz="0" w:space="0" w:color="auto"/>
                    <w:bottom w:val="none" w:sz="0" w:space="0" w:color="auto"/>
                    <w:right w:val="none" w:sz="0" w:space="0" w:color="auto"/>
                  </w:divBdr>
                </w:div>
                <w:div w:id="755441698">
                  <w:marLeft w:val="640"/>
                  <w:marRight w:val="0"/>
                  <w:marTop w:val="0"/>
                  <w:marBottom w:val="0"/>
                  <w:divBdr>
                    <w:top w:val="none" w:sz="0" w:space="0" w:color="auto"/>
                    <w:left w:val="none" w:sz="0" w:space="0" w:color="auto"/>
                    <w:bottom w:val="none" w:sz="0" w:space="0" w:color="auto"/>
                    <w:right w:val="none" w:sz="0" w:space="0" w:color="auto"/>
                  </w:divBdr>
                </w:div>
                <w:div w:id="1925144940">
                  <w:marLeft w:val="640"/>
                  <w:marRight w:val="0"/>
                  <w:marTop w:val="0"/>
                  <w:marBottom w:val="0"/>
                  <w:divBdr>
                    <w:top w:val="none" w:sz="0" w:space="0" w:color="auto"/>
                    <w:left w:val="none" w:sz="0" w:space="0" w:color="auto"/>
                    <w:bottom w:val="none" w:sz="0" w:space="0" w:color="auto"/>
                    <w:right w:val="none" w:sz="0" w:space="0" w:color="auto"/>
                  </w:divBdr>
                </w:div>
                <w:div w:id="1735615460">
                  <w:marLeft w:val="640"/>
                  <w:marRight w:val="0"/>
                  <w:marTop w:val="0"/>
                  <w:marBottom w:val="0"/>
                  <w:divBdr>
                    <w:top w:val="none" w:sz="0" w:space="0" w:color="auto"/>
                    <w:left w:val="none" w:sz="0" w:space="0" w:color="auto"/>
                    <w:bottom w:val="none" w:sz="0" w:space="0" w:color="auto"/>
                    <w:right w:val="none" w:sz="0" w:space="0" w:color="auto"/>
                  </w:divBdr>
                </w:div>
                <w:div w:id="1373115823">
                  <w:marLeft w:val="640"/>
                  <w:marRight w:val="0"/>
                  <w:marTop w:val="0"/>
                  <w:marBottom w:val="0"/>
                  <w:divBdr>
                    <w:top w:val="none" w:sz="0" w:space="0" w:color="auto"/>
                    <w:left w:val="none" w:sz="0" w:space="0" w:color="auto"/>
                    <w:bottom w:val="none" w:sz="0" w:space="0" w:color="auto"/>
                    <w:right w:val="none" w:sz="0" w:space="0" w:color="auto"/>
                  </w:divBdr>
                </w:div>
                <w:div w:id="213783812">
                  <w:marLeft w:val="640"/>
                  <w:marRight w:val="0"/>
                  <w:marTop w:val="0"/>
                  <w:marBottom w:val="0"/>
                  <w:divBdr>
                    <w:top w:val="none" w:sz="0" w:space="0" w:color="auto"/>
                    <w:left w:val="none" w:sz="0" w:space="0" w:color="auto"/>
                    <w:bottom w:val="none" w:sz="0" w:space="0" w:color="auto"/>
                    <w:right w:val="none" w:sz="0" w:space="0" w:color="auto"/>
                  </w:divBdr>
                </w:div>
                <w:div w:id="1480222007">
                  <w:marLeft w:val="640"/>
                  <w:marRight w:val="0"/>
                  <w:marTop w:val="0"/>
                  <w:marBottom w:val="0"/>
                  <w:divBdr>
                    <w:top w:val="none" w:sz="0" w:space="0" w:color="auto"/>
                    <w:left w:val="none" w:sz="0" w:space="0" w:color="auto"/>
                    <w:bottom w:val="none" w:sz="0" w:space="0" w:color="auto"/>
                    <w:right w:val="none" w:sz="0" w:space="0" w:color="auto"/>
                  </w:divBdr>
                </w:div>
                <w:div w:id="1253588432">
                  <w:marLeft w:val="640"/>
                  <w:marRight w:val="0"/>
                  <w:marTop w:val="0"/>
                  <w:marBottom w:val="0"/>
                  <w:divBdr>
                    <w:top w:val="none" w:sz="0" w:space="0" w:color="auto"/>
                    <w:left w:val="none" w:sz="0" w:space="0" w:color="auto"/>
                    <w:bottom w:val="none" w:sz="0" w:space="0" w:color="auto"/>
                    <w:right w:val="none" w:sz="0" w:space="0" w:color="auto"/>
                  </w:divBdr>
                </w:div>
                <w:div w:id="427392602">
                  <w:marLeft w:val="640"/>
                  <w:marRight w:val="0"/>
                  <w:marTop w:val="0"/>
                  <w:marBottom w:val="0"/>
                  <w:divBdr>
                    <w:top w:val="none" w:sz="0" w:space="0" w:color="auto"/>
                    <w:left w:val="none" w:sz="0" w:space="0" w:color="auto"/>
                    <w:bottom w:val="none" w:sz="0" w:space="0" w:color="auto"/>
                    <w:right w:val="none" w:sz="0" w:space="0" w:color="auto"/>
                  </w:divBdr>
                </w:div>
                <w:div w:id="1561020531">
                  <w:marLeft w:val="640"/>
                  <w:marRight w:val="0"/>
                  <w:marTop w:val="0"/>
                  <w:marBottom w:val="0"/>
                  <w:divBdr>
                    <w:top w:val="none" w:sz="0" w:space="0" w:color="auto"/>
                    <w:left w:val="none" w:sz="0" w:space="0" w:color="auto"/>
                    <w:bottom w:val="none" w:sz="0" w:space="0" w:color="auto"/>
                    <w:right w:val="none" w:sz="0" w:space="0" w:color="auto"/>
                  </w:divBdr>
                </w:div>
                <w:div w:id="1272784612">
                  <w:marLeft w:val="640"/>
                  <w:marRight w:val="0"/>
                  <w:marTop w:val="0"/>
                  <w:marBottom w:val="0"/>
                  <w:divBdr>
                    <w:top w:val="none" w:sz="0" w:space="0" w:color="auto"/>
                    <w:left w:val="none" w:sz="0" w:space="0" w:color="auto"/>
                    <w:bottom w:val="none" w:sz="0" w:space="0" w:color="auto"/>
                    <w:right w:val="none" w:sz="0" w:space="0" w:color="auto"/>
                  </w:divBdr>
                </w:div>
                <w:div w:id="911085296">
                  <w:marLeft w:val="640"/>
                  <w:marRight w:val="0"/>
                  <w:marTop w:val="0"/>
                  <w:marBottom w:val="0"/>
                  <w:divBdr>
                    <w:top w:val="none" w:sz="0" w:space="0" w:color="auto"/>
                    <w:left w:val="none" w:sz="0" w:space="0" w:color="auto"/>
                    <w:bottom w:val="none" w:sz="0" w:space="0" w:color="auto"/>
                    <w:right w:val="none" w:sz="0" w:space="0" w:color="auto"/>
                  </w:divBdr>
                </w:div>
                <w:div w:id="1231385661">
                  <w:marLeft w:val="640"/>
                  <w:marRight w:val="0"/>
                  <w:marTop w:val="0"/>
                  <w:marBottom w:val="0"/>
                  <w:divBdr>
                    <w:top w:val="none" w:sz="0" w:space="0" w:color="auto"/>
                    <w:left w:val="none" w:sz="0" w:space="0" w:color="auto"/>
                    <w:bottom w:val="none" w:sz="0" w:space="0" w:color="auto"/>
                    <w:right w:val="none" w:sz="0" w:space="0" w:color="auto"/>
                  </w:divBdr>
                </w:div>
                <w:div w:id="1903443833">
                  <w:marLeft w:val="640"/>
                  <w:marRight w:val="0"/>
                  <w:marTop w:val="0"/>
                  <w:marBottom w:val="0"/>
                  <w:divBdr>
                    <w:top w:val="none" w:sz="0" w:space="0" w:color="auto"/>
                    <w:left w:val="none" w:sz="0" w:space="0" w:color="auto"/>
                    <w:bottom w:val="none" w:sz="0" w:space="0" w:color="auto"/>
                    <w:right w:val="none" w:sz="0" w:space="0" w:color="auto"/>
                  </w:divBdr>
                </w:div>
                <w:div w:id="1401253525">
                  <w:marLeft w:val="640"/>
                  <w:marRight w:val="0"/>
                  <w:marTop w:val="0"/>
                  <w:marBottom w:val="0"/>
                  <w:divBdr>
                    <w:top w:val="none" w:sz="0" w:space="0" w:color="auto"/>
                    <w:left w:val="none" w:sz="0" w:space="0" w:color="auto"/>
                    <w:bottom w:val="none" w:sz="0" w:space="0" w:color="auto"/>
                    <w:right w:val="none" w:sz="0" w:space="0" w:color="auto"/>
                  </w:divBdr>
                </w:div>
                <w:div w:id="859782097">
                  <w:marLeft w:val="640"/>
                  <w:marRight w:val="0"/>
                  <w:marTop w:val="0"/>
                  <w:marBottom w:val="0"/>
                  <w:divBdr>
                    <w:top w:val="none" w:sz="0" w:space="0" w:color="auto"/>
                    <w:left w:val="none" w:sz="0" w:space="0" w:color="auto"/>
                    <w:bottom w:val="none" w:sz="0" w:space="0" w:color="auto"/>
                    <w:right w:val="none" w:sz="0" w:space="0" w:color="auto"/>
                  </w:divBdr>
                </w:div>
                <w:div w:id="726297399">
                  <w:marLeft w:val="640"/>
                  <w:marRight w:val="0"/>
                  <w:marTop w:val="0"/>
                  <w:marBottom w:val="0"/>
                  <w:divBdr>
                    <w:top w:val="none" w:sz="0" w:space="0" w:color="auto"/>
                    <w:left w:val="none" w:sz="0" w:space="0" w:color="auto"/>
                    <w:bottom w:val="none" w:sz="0" w:space="0" w:color="auto"/>
                    <w:right w:val="none" w:sz="0" w:space="0" w:color="auto"/>
                  </w:divBdr>
                </w:div>
                <w:div w:id="611520180">
                  <w:marLeft w:val="640"/>
                  <w:marRight w:val="0"/>
                  <w:marTop w:val="0"/>
                  <w:marBottom w:val="0"/>
                  <w:divBdr>
                    <w:top w:val="none" w:sz="0" w:space="0" w:color="auto"/>
                    <w:left w:val="none" w:sz="0" w:space="0" w:color="auto"/>
                    <w:bottom w:val="none" w:sz="0" w:space="0" w:color="auto"/>
                    <w:right w:val="none" w:sz="0" w:space="0" w:color="auto"/>
                  </w:divBdr>
                </w:div>
                <w:div w:id="81800923">
                  <w:marLeft w:val="640"/>
                  <w:marRight w:val="0"/>
                  <w:marTop w:val="0"/>
                  <w:marBottom w:val="0"/>
                  <w:divBdr>
                    <w:top w:val="none" w:sz="0" w:space="0" w:color="auto"/>
                    <w:left w:val="none" w:sz="0" w:space="0" w:color="auto"/>
                    <w:bottom w:val="none" w:sz="0" w:space="0" w:color="auto"/>
                    <w:right w:val="none" w:sz="0" w:space="0" w:color="auto"/>
                  </w:divBdr>
                </w:div>
                <w:div w:id="1330671577">
                  <w:marLeft w:val="640"/>
                  <w:marRight w:val="0"/>
                  <w:marTop w:val="0"/>
                  <w:marBottom w:val="0"/>
                  <w:divBdr>
                    <w:top w:val="none" w:sz="0" w:space="0" w:color="auto"/>
                    <w:left w:val="none" w:sz="0" w:space="0" w:color="auto"/>
                    <w:bottom w:val="none" w:sz="0" w:space="0" w:color="auto"/>
                    <w:right w:val="none" w:sz="0" w:space="0" w:color="auto"/>
                  </w:divBdr>
                </w:div>
                <w:div w:id="179902027">
                  <w:marLeft w:val="640"/>
                  <w:marRight w:val="0"/>
                  <w:marTop w:val="0"/>
                  <w:marBottom w:val="0"/>
                  <w:divBdr>
                    <w:top w:val="none" w:sz="0" w:space="0" w:color="auto"/>
                    <w:left w:val="none" w:sz="0" w:space="0" w:color="auto"/>
                    <w:bottom w:val="none" w:sz="0" w:space="0" w:color="auto"/>
                    <w:right w:val="none" w:sz="0" w:space="0" w:color="auto"/>
                  </w:divBdr>
                </w:div>
                <w:div w:id="621961572">
                  <w:marLeft w:val="640"/>
                  <w:marRight w:val="0"/>
                  <w:marTop w:val="0"/>
                  <w:marBottom w:val="0"/>
                  <w:divBdr>
                    <w:top w:val="none" w:sz="0" w:space="0" w:color="auto"/>
                    <w:left w:val="none" w:sz="0" w:space="0" w:color="auto"/>
                    <w:bottom w:val="none" w:sz="0" w:space="0" w:color="auto"/>
                    <w:right w:val="none" w:sz="0" w:space="0" w:color="auto"/>
                  </w:divBdr>
                </w:div>
                <w:div w:id="466122488">
                  <w:marLeft w:val="640"/>
                  <w:marRight w:val="0"/>
                  <w:marTop w:val="0"/>
                  <w:marBottom w:val="0"/>
                  <w:divBdr>
                    <w:top w:val="none" w:sz="0" w:space="0" w:color="auto"/>
                    <w:left w:val="none" w:sz="0" w:space="0" w:color="auto"/>
                    <w:bottom w:val="none" w:sz="0" w:space="0" w:color="auto"/>
                    <w:right w:val="none" w:sz="0" w:space="0" w:color="auto"/>
                  </w:divBdr>
                </w:div>
                <w:div w:id="484517131">
                  <w:marLeft w:val="640"/>
                  <w:marRight w:val="0"/>
                  <w:marTop w:val="0"/>
                  <w:marBottom w:val="0"/>
                  <w:divBdr>
                    <w:top w:val="none" w:sz="0" w:space="0" w:color="auto"/>
                    <w:left w:val="none" w:sz="0" w:space="0" w:color="auto"/>
                    <w:bottom w:val="none" w:sz="0" w:space="0" w:color="auto"/>
                    <w:right w:val="none" w:sz="0" w:space="0" w:color="auto"/>
                  </w:divBdr>
                </w:div>
                <w:div w:id="909117691">
                  <w:marLeft w:val="640"/>
                  <w:marRight w:val="0"/>
                  <w:marTop w:val="0"/>
                  <w:marBottom w:val="0"/>
                  <w:divBdr>
                    <w:top w:val="none" w:sz="0" w:space="0" w:color="auto"/>
                    <w:left w:val="none" w:sz="0" w:space="0" w:color="auto"/>
                    <w:bottom w:val="none" w:sz="0" w:space="0" w:color="auto"/>
                    <w:right w:val="none" w:sz="0" w:space="0" w:color="auto"/>
                  </w:divBdr>
                </w:div>
                <w:div w:id="1931233137">
                  <w:marLeft w:val="640"/>
                  <w:marRight w:val="0"/>
                  <w:marTop w:val="0"/>
                  <w:marBottom w:val="0"/>
                  <w:divBdr>
                    <w:top w:val="none" w:sz="0" w:space="0" w:color="auto"/>
                    <w:left w:val="none" w:sz="0" w:space="0" w:color="auto"/>
                    <w:bottom w:val="none" w:sz="0" w:space="0" w:color="auto"/>
                    <w:right w:val="none" w:sz="0" w:space="0" w:color="auto"/>
                  </w:divBdr>
                </w:div>
                <w:div w:id="630553295">
                  <w:marLeft w:val="640"/>
                  <w:marRight w:val="0"/>
                  <w:marTop w:val="0"/>
                  <w:marBottom w:val="0"/>
                  <w:divBdr>
                    <w:top w:val="none" w:sz="0" w:space="0" w:color="auto"/>
                    <w:left w:val="none" w:sz="0" w:space="0" w:color="auto"/>
                    <w:bottom w:val="none" w:sz="0" w:space="0" w:color="auto"/>
                    <w:right w:val="none" w:sz="0" w:space="0" w:color="auto"/>
                  </w:divBdr>
                </w:div>
                <w:div w:id="1679653416">
                  <w:marLeft w:val="640"/>
                  <w:marRight w:val="0"/>
                  <w:marTop w:val="0"/>
                  <w:marBottom w:val="0"/>
                  <w:divBdr>
                    <w:top w:val="none" w:sz="0" w:space="0" w:color="auto"/>
                    <w:left w:val="none" w:sz="0" w:space="0" w:color="auto"/>
                    <w:bottom w:val="none" w:sz="0" w:space="0" w:color="auto"/>
                    <w:right w:val="none" w:sz="0" w:space="0" w:color="auto"/>
                  </w:divBdr>
                </w:div>
                <w:div w:id="1950892614">
                  <w:marLeft w:val="640"/>
                  <w:marRight w:val="0"/>
                  <w:marTop w:val="0"/>
                  <w:marBottom w:val="0"/>
                  <w:divBdr>
                    <w:top w:val="none" w:sz="0" w:space="0" w:color="auto"/>
                    <w:left w:val="none" w:sz="0" w:space="0" w:color="auto"/>
                    <w:bottom w:val="none" w:sz="0" w:space="0" w:color="auto"/>
                    <w:right w:val="none" w:sz="0" w:space="0" w:color="auto"/>
                  </w:divBdr>
                </w:div>
                <w:div w:id="1980306303">
                  <w:marLeft w:val="640"/>
                  <w:marRight w:val="0"/>
                  <w:marTop w:val="0"/>
                  <w:marBottom w:val="0"/>
                  <w:divBdr>
                    <w:top w:val="none" w:sz="0" w:space="0" w:color="auto"/>
                    <w:left w:val="none" w:sz="0" w:space="0" w:color="auto"/>
                    <w:bottom w:val="none" w:sz="0" w:space="0" w:color="auto"/>
                    <w:right w:val="none" w:sz="0" w:space="0" w:color="auto"/>
                  </w:divBdr>
                </w:div>
                <w:div w:id="1072046386">
                  <w:marLeft w:val="640"/>
                  <w:marRight w:val="0"/>
                  <w:marTop w:val="0"/>
                  <w:marBottom w:val="0"/>
                  <w:divBdr>
                    <w:top w:val="none" w:sz="0" w:space="0" w:color="auto"/>
                    <w:left w:val="none" w:sz="0" w:space="0" w:color="auto"/>
                    <w:bottom w:val="none" w:sz="0" w:space="0" w:color="auto"/>
                    <w:right w:val="none" w:sz="0" w:space="0" w:color="auto"/>
                  </w:divBdr>
                </w:div>
                <w:div w:id="25176696">
                  <w:marLeft w:val="640"/>
                  <w:marRight w:val="0"/>
                  <w:marTop w:val="0"/>
                  <w:marBottom w:val="0"/>
                  <w:divBdr>
                    <w:top w:val="none" w:sz="0" w:space="0" w:color="auto"/>
                    <w:left w:val="none" w:sz="0" w:space="0" w:color="auto"/>
                    <w:bottom w:val="none" w:sz="0" w:space="0" w:color="auto"/>
                    <w:right w:val="none" w:sz="0" w:space="0" w:color="auto"/>
                  </w:divBdr>
                </w:div>
                <w:div w:id="110900057">
                  <w:marLeft w:val="640"/>
                  <w:marRight w:val="0"/>
                  <w:marTop w:val="0"/>
                  <w:marBottom w:val="0"/>
                  <w:divBdr>
                    <w:top w:val="none" w:sz="0" w:space="0" w:color="auto"/>
                    <w:left w:val="none" w:sz="0" w:space="0" w:color="auto"/>
                    <w:bottom w:val="none" w:sz="0" w:space="0" w:color="auto"/>
                    <w:right w:val="none" w:sz="0" w:space="0" w:color="auto"/>
                  </w:divBdr>
                </w:div>
                <w:div w:id="1107505205">
                  <w:marLeft w:val="640"/>
                  <w:marRight w:val="0"/>
                  <w:marTop w:val="0"/>
                  <w:marBottom w:val="0"/>
                  <w:divBdr>
                    <w:top w:val="none" w:sz="0" w:space="0" w:color="auto"/>
                    <w:left w:val="none" w:sz="0" w:space="0" w:color="auto"/>
                    <w:bottom w:val="none" w:sz="0" w:space="0" w:color="auto"/>
                    <w:right w:val="none" w:sz="0" w:space="0" w:color="auto"/>
                  </w:divBdr>
                </w:div>
                <w:div w:id="1433546592">
                  <w:marLeft w:val="640"/>
                  <w:marRight w:val="0"/>
                  <w:marTop w:val="0"/>
                  <w:marBottom w:val="0"/>
                  <w:divBdr>
                    <w:top w:val="none" w:sz="0" w:space="0" w:color="auto"/>
                    <w:left w:val="none" w:sz="0" w:space="0" w:color="auto"/>
                    <w:bottom w:val="none" w:sz="0" w:space="0" w:color="auto"/>
                    <w:right w:val="none" w:sz="0" w:space="0" w:color="auto"/>
                  </w:divBdr>
                </w:div>
                <w:div w:id="2098672166">
                  <w:marLeft w:val="640"/>
                  <w:marRight w:val="0"/>
                  <w:marTop w:val="0"/>
                  <w:marBottom w:val="0"/>
                  <w:divBdr>
                    <w:top w:val="none" w:sz="0" w:space="0" w:color="auto"/>
                    <w:left w:val="none" w:sz="0" w:space="0" w:color="auto"/>
                    <w:bottom w:val="none" w:sz="0" w:space="0" w:color="auto"/>
                    <w:right w:val="none" w:sz="0" w:space="0" w:color="auto"/>
                  </w:divBdr>
                </w:div>
                <w:div w:id="39943165">
                  <w:marLeft w:val="640"/>
                  <w:marRight w:val="0"/>
                  <w:marTop w:val="0"/>
                  <w:marBottom w:val="0"/>
                  <w:divBdr>
                    <w:top w:val="none" w:sz="0" w:space="0" w:color="auto"/>
                    <w:left w:val="none" w:sz="0" w:space="0" w:color="auto"/>
                    <w:bottom w:val="none" w:sz="0" w:space="0" w:color="auto"/>
                    <w:right w:val="none" w:sz="0" w:space="0" w:color="auto"/>
                  </w:divBdr>
                </w:div>
                <w:div w:id="63796284">
                  <w:marLeft w:val="640"/>
                  <w:marRight w:val="0"/>
                  <w:marTop w:val="0"/>
                  <w:marBottom w:val="0"/>
                  <w:divBdr>
                    <w:top w:val="none" w:sz="0" w:space="0" w:color="auto"/>
                    <w:left w:val="none" w:sz="0" w:space="0" w:color="auto"/>
                    <w:bottom w:val="none" w:sz="0" w:space="0" w:color="auto"/>
                    <w:right w:val="none" w:sz="0" w:space="0" w:color="auto"/>
                  </w:divBdr>
                </w:div>
                <w:div w:id="168832357">
                  <w:marLeft w:val="640"/>
                  <w:marRight w:val="0"/>
                  <w:marTop w:val="0"/>
                  <w:marBottom w:val="0"/>
                  <w:divBdr>
                    <w:top w:val="none" w:sz="0" w:space="0" w:color="auto"/>
                    <w:left w:val="none" w:sz="0" w:space="0" w:color="auto"/>
                    <w:bottom w:val="none" w:sz="0" w:space="0" w:color="auto"/>
                    <w:right w:val="none" w:sz="0" w:space="0" w:color="auto"/>
                  </w:divBdr>
                </w:div>
                <w:div w:id="2028601437">
                  <w:marLeft w:val="640"/>
                  <w:marRight w:val="0"/>
                  <w:marTop w:val="0"/>
                  <w:marBottom w:val="0"/>
                  <w:divBdr>
                    <w:top w:val="none" w:sz="0" w:space="0" w:color="auto"/>
                    <w:left w:val="none" w:sz="0" w:space="0" w:color="auto"/>
                    <w:bottom w:val="none" w:sz="0" w:space="0" w:color="auto"/>
                    <w:right w:val="none" w:sz="0" w:space="0" w:color="auto"/>
                  </w:divBdr>
                </w:div>
                <w:div w:id="2131000734">
                  <w:marLeft w:val="640"/>
                  <w:marRight w:val="0"/>
                  <w:marTop w:val="0"/>
                  <w:marBottom w:val="0"/>
                  <w:divBdr>
                    <w:top w:val="none" w:sz="0" w:space="0" w:color="auto"/>
                    <w:left w:val="none" w:sz="0" w:space="0" w:color="auto"/>
                    <w:bottom w:val="none" w:sz="0" w:space="0" w:color="auto"/>
                    <w:right w:val="none" w:sz="0" w:space="0" w:color="auto"/>
                  </w:divBdr>
                </w:div>
                <w:div w:id="1601600440">
                  <w:marLeft w:val="640"/>
                  <w:marRight w:val="0"/>
                  <w:marTop w:val="0"/>
                  <w:marBottom w:val="0"/>
                  <w:divBdr>
                    <w:top w:val="none" w:sz="0" w:space="0" w:color="auto"/>
                    <w:left w:val="none" w:sz="0" w:space="0" w:color="auto"/>
                    <w:bottom w:val="none" w:sz="0" w:space="0" w:color="auto"/>
                    <w:right w:val="none" w:sz="0" w:space="0" w:color="auto"/>
                  </w:divBdr>
                </w:div>
                <w:div w:id="1035303582">
                  <w:marLeft w:val="640"/>
                  <w:marRight w:val="0"/>
                  <w:marTop w:val="0"/>
                  <w:marBottom w:val="0"/>
                  <w:divBdr>
                    <w:top w:val="none" w:sz="0" w:space="0" w:color="auto"/>
                    <w:left w:val="none" w:sz="0" w:space="0" w:color="auto"/>
                    <w:bottom w:val="none" w:sz="0" w:space="0" w:color="auto"/>
                    <w:right w:val="none" w:sz="0" w:space="0" w:color="auto"/>
                  </w:divBdr>
                </w:div>
                <w:div w:id="885948105">
                  <w:marLeft w:val="640"/>
                  <w:marRight w:val="0"/>
                  <w:marTop w:val="0"/>
                  <w:marBottom w:val="0"/>
                  <w:divBdr>
                    <w:top w:val="none" w:sz="0" w:space="0" w:color="auto"/>
                    <w:left w:val="none" w:sz="0" w:space="0" w:color="auto"/>
                    <w:bottom w:val="none" w:sz="0" w:space="0" w:color="auto"/>
                    <w:right w:val="none" w:sz="0" w:space="0" w:color="auto"/>
                  </w:divBdr>
                </w:div>
                <w:div w:id="2442513">
                  <w:marLeft w:val="640"/>
                  <w:marRight w:val="0"/>
                  <w:marTop w:val="0"/>
                  <w:marBottom w:val="0"/>
                  <w:divBdr>
                    <w:top w:val="none" w:sz="0" w:space="0" w:color="auto"/>
                    <w:left w:val="none" w:sz="0" w:space="0" w:color="auto"/>
                    <w:bottom w:val="none" w:sz="0" w:space="0" w:color="auto"/>
                    <w:right w:val="none" w:sz="0" w:space="0" w:color="auto"/>
                  </w:divBdr>
                </w:div>
                <w:div w:id="1395546352">
                  <w:marLeft w:val="640"/>
                  <w:marRight w:val="0"/>
                  <w:marTop w:val="0"/>
                  <w:marBottom w:val="0"/>
                  <w:divBdr>
                    <w:top w:val="none" w:sz="0" w:space="0" w:color="auto"/>
                    <w:left w:val="none" w:sz="0" w:space="0" w:color="auto"/>
                    <w:bottom w:val="none" w:sz="0" w:space="0" w:color="auto"/>
                    <w:right w:val="none" w:sz="0" w:space="0" w:color="auto"/>
                  </w:divBdr>
                </w:div>
                <w:div w:id="1184129239">
                  <w:marLeft w:val="640"/>
                  <w:marRight w:val="0"/>
                  <w:marTop w:val="0"/>
                  <w:marBottom w:val="0"/>
                  <w:divBdr>
                    <w:top w:val="none" w:sz="0" w:space="0" w:color="auto"/>
                    <w:left w:val="none" w:sz="0" w:space="0" w:color="auto"/>
                    <w:bottom w:val="none" w:sz="0" w:space="0" w:color="auto"/>
                    <w:right w:val="none" w:sz="0" w:space="0" w:color="auto"/>
                  </w:divBdr>
                </w:div>
                <w:div w:id="1946498558">
                  <w:marLeft w:val="640"/>
                  <w:marRight w:val="0"/>
                  <w:marTop w:val="0"/>
                  <w:marBottom w:val="0"/>
                  <w:divBdr>
                    <w:top w:val="none" w:sz="0" w:space="0" w:color="auto"/>
                    <w:left w:val="none" w:sz="0" w:space="0" w:color="auto"/>
                    <w:bottom w:val="none" w:sz="0" w:space="0" w:color="auto"/>
                    <w:right w:val="none" w:sz="0" w:space="0" w:color="auto"/>
                  </w:divBdr>
                </w:div>
                <w:div w:id="1260918099">
                  <w:marLeft w:val="640"/>
                  <w:marRight w:val="0"/>
                  <w:marTop w:val="0"/>
                  <w:marBottom w:val="0"/>
                  <w:divBdr>
                    <w:top w:val="none" w:sz="0" w:space="0" w:color="auto"/>
                    <w:left w:val="none" w:sz="0" w:space="0" w:color="auto"/>
                    <w:bottom w:val="none" w:sz="0" w:space="0" w:color="auto"/>
                    <w:right w:val="none" w:sz="0" w:space="0" w:color="auto"/>
                  </w:divBdr>
                </w:div>
                <w:div w:id="586812267">
                  <w:marLeft w:val="640"/>
                  <w:marRight w:val="0"/>
                  <w:marTop w:val="0"/>
                  <w:marBottom w:val="0"/>
                  <w:divBdr>
                    <w:top w:val="none" w:sz="0" w:space="0" w:color="auto"/>
                    <w:left w:val="none" w:sz="0" w:space="0" w:color="auto"/>
                    <w:bottom w:val="none" w:sz="0" w:space="0" w:color="auto"/>
                    <w:right w:val="none" w:sz="0" w:space="0" w:color="auto"/>
                  </w:divBdr>
                </w:div>
                <w:div w:id="1667826493">
                  <w:marLeft w:val="640"/>
                  <w:marRight w:val="0"/>
                  <w:marTop w:val="0"/>
                  <w:marBottom w:val="0"/>
                  <w:divBdr>
                    <w:top w:val="none" w:sz="0" w:space="0" w:color="auto"/>
                    <w:left w:val="none" w:sz="0" w:space="0" w:color="auto"/>
                    <w:bottom w:val="none" w:sz="0" w:space="0" w:color="auto"/>
                    <w:right w:val="none" w:sz="0" w:space="0" w:color="auto"/>
                  </w:divBdr>
                </w:div>
                <w:div w:id="363293607">
                  <w:marLeft w:val="640"/>
                  <w:marRight w:val="0"/>
                  <w:marTop w:val="0"/>
                  <w:marBottom w:val="0"/>
                  <w:divBdr>
                    <w:top w:val="none" w:sz="0" w:space="0" w:color="auto"/>
                    <w:left w:val="none" w:sz="0" w:space="0" w:color="auto"/>
                    <w:bottom w:val="none" w:sz="0" w:space="0" w:color="auto"/>
                    <w:right w:val="none" w:sz="0" w:space="0" w:color="auto"/>
                  </w:divBdr>
                </w:div>
                <w:div w:id="485896228">
                  <w:marLeft w:val="640"/>
                  <w:marRight w:val="0"/>
                  <w:marTop w:val="0"/>
                  <w:marBottom w:val="0"/>
                  <w:divBdr>
                    <w:top w:val="none" w:sz="0" w:space="0" w:color="auto"/>
                    <w:left w:val="none" w:sz="0" w:space="0" w:color="auto"/>
                    <w:bottom w:val="none" w:sz="0" w:space="0" w:color="auto"/>
                    <w:right w:val="none" w:sz="0" w:space="0" w:color="auto"/>
                  </w:divBdr>
                </w:div>
                <w:div w:id="1498302223">
                  <w:marLeft w:val="640"/>
                  <w:marRight w:val="0"/>
                  <w:marTop w:val="0"/>
                  <w:marBottom w:val="0"/>
                  <w:divBdr>
                    <w:top w:val="none" w:sz="0" w:space="0" w:color="auto"/>
                    <w:left w:val="none" w:sz="0" w:space="0" w:color="auto"/>
                    <w:bottom w:val="none" w:sz="0" w:space="0" w:color="auto"/>
                    <w:right w:val="none" w:sz="0" w:space="0" w:color="auto"/>
                  </w:divBdr>
                </w:div>
                <w:div w:id="2021003901">
                  <w:marLeft w:val="640"/>
                  <w:marRight w:val="0"/>
                  <w:marTop w:val="0"/>
                  <w:marBottom w:val="0"/>
                  <w:divBdr>
                    <w:top w:val="none" w:sz="0" w:space="0" w:color="auto"/>
                    <w:left w:val="none" w:sz="0" w:space="0" w:color="auto"/>
                    <w:bottom w:val="none" w:sz="0" w:space="0" w:color="auto"/>
                    <w:right w:val="none" w:sz="0" w:space="0" w:color="auto"/>
                  </w:divBdr>
                </w:div>
              </w:divsChild>
            </w:div>
            <w:div w:id="1569028489">
              <w:marLeft w:val="0"/>
              <w:marRight w:val="0"/>
              <w:marTop w:val="0"/>
              <w:marBottom w:val="0"/>
              <w:divBdr>
                <w:top w:val="none" w:sz="0" w:space="0" w:color="auto"/>
                <w:left w:val="none" w:sz="0" w:space="0" w:color="auto"/>
                <w:bottom w:val="none" w:sz="0" w:space="0" w:color="auto"/>
                <w:right w:val="none" w:sz="0" w:space="0" w:color="auto"/>
              </w:divBdr>
              <w:divsChild>
                <w:div w:id="375587957">
                  <w:marLeft w:val="640"/>
                  <w:marRight w:val="0"/>
                  <w:marTop w:val="0"/>
                  <w:marBottom w:val="0"/>
                  <w:divBdr>
                    <w:top w:val="none" w:sz="0" w:space="0" w:color="auto"/>
                    <w:left w:val="none" w:sz="0" w:space="0" w:color="auto"/>
                    <w:bottom w:val="none" w:sz="0" w:space="0" w:color="auto"/>
                    <w:right w:val="none" w:sz="0" w:space="0" w:color="auto"/>
                  </w:divBdr>
                </w:div>
                <w:div w:id="1401368484">
                  <w:marLeft w:val="640"/>
                  <w:marRight w:val="0"/>
                  <w:marTop w:val="0"/>
                  <w:marBottom w:val="0"/>
                  <w:divBdr>
                    <w:top w:val="none" w:sz="0" w:space="0" w:color="auto"/>
                    <w:left w:val="none" w:sz="0" w:space="0" w:color="auto"/>
                    <w:bottom w:val="none" w:sz="0" w:space="0" w:color="auto"/>
                    <w:right w:val="none" w:sz="0" w:space="0" w:color="auto"/>
                  </w:divBdr>
                </w:div>
                <w:div w:id="1881089288">
                  <w:marLeft w:val="640"/>
                  <w:marRight w:val="0"/>
                  <w:marTop w:val="0"/>
                  <w:marBottom w:val="0"/>
                  <w:divBdr>
                    <w:top w:val="none" w:sz="0" w:space="0" w:color="auto"/>
                    <w:left w:val="none" w:sz="0" w:space="0" w:color="auto"/>
                    <w:bottom w:val="none" w:sz="0" w:space="0" w:color="auto"/>
                    <w:right w:val="none" w:sz="0" w:space="0" w:color="auto"/>
                  </w:divBdr>
                </w:div>
                <w:div w:id="604272591">
                  <w:marLeft w:val="640"/>
                  <w:marRight w:val="0"/>
                  <w:marTop w:val="0"/>
                  <w:marBottom w:val="0"/>
                  <w:divBdr>
                    <w:top w:val="none" w:sz="0" w:space="0" w:color="auto"/>
                    <w:left w:val="none" w:sz="0" w:space="0" w:color="auto"/>
                    <w:bottom w:val="none" w:sz="0" w:space="0" w:color="auto"/>
                    <w:right w:val="none" w:sz="0" w:space="0" w:color="auto"/>
                  </w:divBdr>
                </w:div>
                <w:div w:id="1939560946">
                  <w:marLeft w:val="640"/>
                  <w:marRight w:val="0"/>
                  <w:marTop w:val="0"/>
                  <w:marBottom w:val="0"/>
                  <w:divBdr>
                    <w:top w:val="none" w:sz="0" w:space="0" w:color="auto"/>
                    <w:left w:val="none" w:sz="0" w:space="0" w:color="auto"/>
                    <w:bottom w:val="none" w:sz="0" w:space="0" w:color="auto"/>
                    <w:right w:val="none" w:sz="0" w:space="0" w:color="auto"/>
                  </w:divBdr>
                </w:div>
                <w:div w:id="1490437196">
                  <w:marLeft w:val="640"/>
                  <w:marRight w:val="0"/>
                  <w:marTop w:val="0"/>
                  <w:marBottom w:val="0"/>
                  <w:divBdr>
                    <w:top w:val="none" w:sz="0" w:space="0" w:color="auto"/>
                    <w:left w:val="none" w:sz="0" w:space="0" w:color="auto"/>
                    <w:bottom w:val="none" w:sz="0" w:space="0" w:color="auto"/>
                    <w:right w:val="none" w:sz="0" w:space="0" w:color="auto"/>
                  </w:divBdr>
                </w:div>
                <w:div w:id="466514361">
                  <w:marLeft w:val="640"/>
                  <w:marRight w:val="0"/>
                  <w:marTop w:val="0"/>
                  <w:marBottom w:val="0"/>
                  <w:divBdr>
                    <w:top w:val="none" w:sz="0" w:space="0" w:color="auto"/>
                    <w:left w:val="none" w:sz="0" w:space="0" w:color="auto"/>
                    <w:bottom w:val="none" w:sz="0" w:space="0" w:color="auto"/>
                    <w:right w:val="none" w:sz="0" w:space="0" w:color="auto"/>
                  </w:divBdr>
                </w:div>
                <w:div w:id="700135103">
                  <w:marLeft w:val="640"/>
                  <w:marRight w:val="0"/>
                  <w:marTop w:val="0"/>
                  <w:marBottom w:val="0"/>
                  <w:divBdr>
                    <w:top w:val="none" w:sz="0" w:space="0" w:color="auto"/>
                    <w:left w:val="none" w:sz="0" w:space="0" w:color="auto"/>
                    <w:bottom w:val="none" w:sz="0" w:space="0" w:color="auto"/>
                    <w:right w:val="none" w:sz="0" w:space="0" w:color="auto"/>
                  </w:divBdr>
                </w:div>
                <w:div w:id="1839494071">
                  <w:marLeft w:val="640"/>
                  <w:marRight w:val="0"/>
                  <w:marTop w:val="0"/>
                  <w:marBottom w:val="0"/>
                  <w:divBdr>
                    <w:top w:val="none" w:sz="0" w:space="0" w:color="auto"/>
                    <w:left w:val="none" w:sz="0" w:space="0" w:color="auto"/>
                    <w:bottom w:val="none" w:sz="0" w:space="0" w:color="auto"/>
                    <w:right w:val="none" w:sz="0" w:space="0" w:color="auto"/>
                  </w:divBdr>
                </w:div>
                <w:div w:id="1880360857">
                  <w:marLeft w:val="640"/>
                  <w:marRight w:val="0"/>
                  <w:marTop w:val="0"/>
                  <w:marBottom w:val="0"/>
                  <w:divBdr>
                    <w:top w:val="none" w:sz="0" w:space="0" w:color="auto"/>
                    <w:left w:val="none" w:sz="0" w:space="0" w:color="auto"/>
                    <w:bottom w:val="none" w:sz="0" w:space="0" w:color="auto"/>
                    <w:right w:val="none" w:sz="0" w:space="0" w:color="auto"/>
                  </w:divBdr>
                </w:div>
                <w:div w:id="26104547">
                  <w:marLeft w:val="640"/>
                  <w:marRight w:val="0"/>
                  <w:marTop w:val="0"/>
                  <w:marBottom w:val="0"/>
                  <w:divBdr>
                    <w:top w:val="none" w:sz="0" w:space="0" w:color="auto"/>
                    <w:left w:val="none" w:sz="0" w:space="0" w:color="auto"/>
                    <w:bottom w:val="none" w:sz="0" w:space="0" w:color="auto"/>
                    <w:right w:val="none" w:sz="0" w:space="0" w:color="auto"/>
                  </w:divBdr>
                </w:div>
                <w:div w:id="144974686">
                  <w:marLeft w:val="640"/>
                  <w:marRight w:val="0"/>
                  <w:marTop w:val="0"/>
                  <w:marBottom w:val="0"/>
                  <w:divBdr>
                    <w:top w:val="none" w:sz="0" w:space="0" w:color="auto"/>
                    <w:left w:val="none" w:sz="0" w:space="0" w:color="auto"/>
                    <w:bottom w:val="none" w:sz="0" w:space="0" w:color="auto"/>
                    <w:right w:val="none" w:sz="0" w:space="0" w:color="auto"/>
                  </w:divBdr>
                </w:div>
                <w:div w:id="1957174448">
                  <w:marLeft w:val="640"/>
                  <w:marRight w:val="0"/>
                  <w:marTop w:val="0"/>
                  <w:marBottom w:val="0"/>
                  <w:divBdr>
                    <w:top w:val="none" w:sz="0" w:space="0" w:color="auto"/>
                    <w:left w:val="none" w:sz="0" w:space="0" w:color="auto"/>
                    <w:bottom w:val="none" w:sz="0" w:space="0" w:color="auto"/>
                    <w:right w:val="none" w:sz="0" w:space="0" w:color="auto"/>
                  </w:divBdr>
                </w:div>
                <w:div w:id="1961107085">
                  <w:marLeft w:val="640"/>
                  <w:marRight w:val="0"/>
                  <w:marTop w:val="0"/>
                  <w:marBottom w:val="0"/>
                  <w:divBdr>
                    <w:top w:val="none" w:sz="0" w:space="0" w:color="auto"/>
                    <w:left w:val="none" w:sz="0" w:space="0" w:color="auto"/>
                    <w:bottom w:val="none" w:sz="0" w:space="0" w:color="auto"/>
                    <w:right w:val="none" w:sz="0" w:space="0" w:color="auto"/>
                  </w:divBdr>
                </w:div>
                <w:div w:id="503059009">
                  <w:marLeft w:val="640"/>
                  <w:marRight w:val="0"/>
                  <w:marTop w:val="0"/>
                  <w:marBottom w:val="0"/>
                  <w:divBdr>
                    <w:top w:val="none" w:sz="0" w:space="0" w:color="auto"/>
                    <w:left w:val="none" w:sz="0" w:space="0" w:color="auto"/>
                    <w:bottom w:val="none" w:sz="0" w:space="0" w:color="auto"/>
                    <w:right w:val="none" w:sz="0" w:space="0" w:color="auto"/>
                  </w:divBdr>
                </w:div>
                <w:div w:id="835417734">
                  <w:marLeft w:val="640"/>
                  <w:marRight w:val="0"/>
                  <w:marTop w:val="0"/>
                  <w:marBottom w:val="0"/>
                  <w:divBdr>
                    <w:top w:val="none" w:sz="0" w:space="0" w:color="auto"/>
                    <w:left w:val="none" w:sz="0" w:space="0" w:color="auto"/>
                    <w:bottom w:val="none" w:sz="0" w:space="0" w:color="auto"/>
                    <w:right w:val="none" w:sz="0" w:space="0" w:color="auto"/>
                  </w:divBdr>
                </w:div>
                <w:div w:id="17974251">
                  <w:marLeft w:val="640"/>
                  <w:marRight w:val="0"/>
                  <w:marTop w:val="0"/>
                  <w:marBottom w:val="0"/>
                  <w:divBdr>
                    <w:top w:val="none" w:sz="0" w:space="0" w:color="auto"/>
                    <w:left w:val="none" w:sz="0" w:space="0" w:color="auto"/>
                    <w:bottom w:val="none" w:sz="0" w:space="0" w:color="auto"/>
                    <w:right w:val="none" w:sz="0" w:space="0" w:color="auto"/>
                  </w:divBdr>
                </w:div>
                <w:div w:id="2031563705">
                  <w:marLeft w:val="640"/>
                  <w:marRight w:val="0"/>
                  <w:marTop w:val="0"/>
                  <w:marBottom w:val="0"/>
                  <w:divBdr>
                    <w:top w:val="none" w:sz="0" w:space="0" w:color="auto"/>
                    <w:left w:val="none" w:sz="0" w:space="0" w:color="auto"/>
                    <w:bottom w:val="none" w:sz="0" w:space="0" w:color="auto"/>
                    <w:right w:val="none" w:sz="0" w:space="0" w:color="auto"/>
                  </w:divBdr>
                </w:div>
                <w:div w:id="822164945">
                  <w:marLeft w:val="640"/>
                  <w:marRight w:val="0"/>
                  <w:marTop w:val="0"/>
                  <w:marBottom w:val="0"/>
                  <w:divBdr>
                    <w:top w:val="none" w:sz="0" w:space="0" w:color="auto"/>
                    <w:left w:val="none" w:sz="0" w:space="0" w:color="auto"/>
                    <w:bottom w:val="none" w:sz="0" w:space="0" w:color="auto"/>
                    <w:right w:val="none" w:sz="0" w:space="0" w:color="auto"/>
                  </w:divBdr>
                </w:div>
                <w:div w:id="1977222573">
                  <w:marLeft w:val="640"/>
                  <w:marRight w:val="0"/>
                  <w:marTop w:val="0"/>
                  <w:marBottom w:val="0"/>
                  <w:divBdr>
                    <w:top w:val="none" w:sz="0" w:space="0" w:color="auto"/>
                    <w:left w:val="none" w:sz="0" w:space="0" w:color="auto"/>
                    <w:bottom w:val="none" w:sz="0" w:space="0" w:color="auto"/>
                    <w:right w:val="none" w:sz="0" w:space="0" w:color="auto"/>
                  </w:divBdr>
                </w:div>
                <w:div w:id="1041050714">
                  <w:marLeft w:val="640"/>
                  <w:marRight w:val="0"/>
                  <w:marTop w:val="0"/>
                  <w:marBottom w:val="0"/>
                  <w:divBdr>
                    <w:top w:val="none" w:sz="0" w:space="0" w:color="auto"/>
                    <w:left w:val="none" w:sz="0" w:space="0" w:color="auto"/>
                    <w:bottom w:val="none" w:sz="0" w:space="0" w:color="auto"/>
                    <w:right w:val="none" w:sz="0" w:space="0" w:color="auto"/>
                  </w:divBdr>
                </w:div>
                <w:div w:id="1398086077">
                  <w:marLeft w:val="640"/>
                  <w:marRight w:val="0"/>
                  <w:marTop w:val="0"/>
                  <w:marBottom w:val="0"/>
                  <w:divBdr>
                    <w:top w:val="none" w:sz="0" w:space="0" w:color="auto"/>
                    <w:left w:val="none" w:sz="0" w:space="0" w:color="auto"/>
                    <w:bottom w:val="none" w:sz="0" w:space="0" w:color="auto"/>
                    <w:right w:val="none" w:sz="0" w:space="0" w:color="auto"/>
                  </w:divBdr>
                </w:div>
                <w:div w:id="1543052384">
                  <w:marLeft w:val="640"/>
                  <w:marRight w:val="0"/>
                  <w:marTop w:val="0"/>
                  <w:marBottom w:val="0"/>
                  <w:divBdr>
                    <w:top w:val="none" w:sz="0" w:space="0" w:color="auto"/>
                    <w:left w:val="none" w:sz="0" w:space="0" w:color="auto"/>
                    <w:bottom w:val="none" w:sz="0" w:space="0" w:color="auto"/>
                    <w:right w:val="none" w:sz="0" w:space="0" w:color="auto"/>
                  </w:divBdr>
                </w:div>
                <w:div w:id="1129975618">
                  <w:marLeft w:val="640"/>
                  <w:marRight w:val="0"/>
                  <w:marTop w:val="0"/>
                  <w:marBottom w:val="0"/>
                  <w:divBdr>
                    <w:top w:val="none" w:sz="0" w:space="0" w:color="auto"/>
                    <w:left w:val="none" w:sz="0" w:space="0" w:color="auto"/>
                    <w:bottom w:val="none" w:sz="0" w:space="0" w:color="auto"/>
                    <w:right w:val="none" w:sz="0" w:space="0" w:color="auto"/>
                  </w:divBdr>
                </w:div>
                <w:div w:id="963269011">
                  <w:marLeft w:val="640"/>
                  <w:marRight w:val="0"/>
                  <w:marTop w:val="0"/>
                  <w:marBottom w:val="0"/>
                  <w:divBdr>
                    <w:top w:val="none" w:sz="0" w:space="0" w:color="auto"/>
                    <w:left w:val="none" w:sz="0" w:space="0" w:color="auto"/>
                    <w:bottom w:val="none" w:sz="0" w:space="0" w:color="auto"/>
                    <w:right w:val="none" w:sz="0" w:space="0" w:color="auto"/>
                  </w:divBdr>
                </w:div>
                <w:div w:id="635066483">
                  <w:marLeft w:val="640"/>
                  <w:marRight w:val="0"/>
                  <w:marTop w:val="0"/>
                  <w:marBottom w:val="0"/>
                  <w:divBdr>
                    <w:top w:val="none" w:sz="0" w:space="0" w:color="auto"/>
                    <w:left w:val="none" w:sz="0" w:space="0" w:color="auto"/>
                    <w:bottom w:val="none" w:sz="0" w:space="0" w:color="auto"/>
                    <w:right w:val="none" w:sz="0" w:space="0" w:color="auto"/>
                  </w:divBdr>
                </w:div>
                <w:div w:id="1316028861">
                  <w:marLeft w:val="640"/>
                  <w:marRight w:val="0"/>
                  <w:marTop w:val="0"/>
                  <w:marBottom w:val="0"/>
                  <w:divBdr>
                    <w:top w:val="none" w:sz="0" w:space="0" w:color="auto"/>
                    <w:left w:val="none" w:sz="0" w:space="0" w:color="auto"/>
                    <w:bottom w:val="none" w:sz="0" w:space="0" w:color="auto"/>
                    <w:right w:val="none" w:sz="0" w:space="0" w:color="auto"/>
                  </w:divBdr>
                </w:div>
                <w:div w:id="323122048">
                  <w:marLeft w:val="640"/>
                  <w:marRight w:val="0"/>
                  <w:marTop w:val="0"/>
                  <w:marBottom w:val="0"/>
                  <w:divBdr>
                    <w:top w:val="none" w:sz="0" w:space="0" w:color="auto"/>
                    <w:left w:val="none" w:sz="0" w:space="0" w:color="auto"/>
                    <w:bottom w:val="none" w:sz="0" w:space="0" w:color="auto"/>
                    <w:right w:val="none" w:sz="0" w:space="0" w:color="auto"/>
                  </w:divBdr>
                </w:div>
                <w:div w:id="407730058">
                  <w:marLeft w:val="640"/>
                  <w:marRight w:val="0"/>
                  <w:marTop w:val="0"/>
                  <w:marBottom w:val="0"/>
                  <w:divBdr>
                    <w:top w:val="none" w:sz="0" w:space="0" w:color="auto"/>
                    <w:left w:val="none" w:sz="0" w:space="0" w:color="auto"/>
                    <w:bottom w:val="none" w:sz="0" w:space="0" w:color="auto"/>
                    <w:right w:val="none" w:sz="0" w:space="0" w:color="auto"/>
                  </w:divBdr>
                </w:div>
                <w:div w:id="1166287765">
                  <w:marLeft w:val="640"/>
                  <w:marRight w:val="0"/>
                  <w:marTop w:val="0"/>
                  <w:marBottom w:val="0"/>
                  <w:divBdr>
                    <w:top w:val="none" w:sz="0" w:space="0" w:color="auto"/>
                    <w:left w:val="none" w:sz="0" w:space="0" w:color="auto"/>
                    <w:bottom w:val="none" w:sz="0" w:space="0" w:color="auto"/>
                    <w:right w:val="none" w:sz="0" w:space="0" w:color="auto"/>
                  </w:divBdr>
                </w:div>
                <w:div w:id="1751652741">
                  <w:marLeft w:val="640"/>
                  <w:marRight w:val="0"/>
                  <w:marTop w:val="0"/>
                  <w:marBottom w:val="0"/>
                  <w:divBdr>
                    <w:top w:val="none" w:sz="0" w:space="0" w:color="auto"/>
                    <w:left w:val="none" w:sz="0" w:space="0" w:color="auto"/>
                    <w:bottom w:val="none" w:sz="0" w:space="0" w:color="auto"/>
                    <w:right w:val="none" w:sz="0" w:space="0" w:color="auto"/>
                  </w:divBdr>
                </w:div>
                <w:div w:id="1528063803">
                  <w:marLeft w:val="640"/>
                  <w:marRight w:val="0"/>
                  <w:marTop w:val="0"/>
                  <w:marBottom w:val="0"/>
                  <w:divBdr>
                    <w:top w:val="none" w:sz="0" w:space="0" w:color="auto"/>
                    <w:left w:val="none" w:sz="0" w:space="0" w:color="auto"/>
                    <w:bottom w:val="none" w:sz="0" w:space="0" w:color="auto"/>
                    <w:right w:val="none" w:sz="0" w:space="0" w:color="auto"/>
                  </w:divBdr>
                </w:div>
                <w:div w:id="2126194904">
                  <w:marLeft w:val="640"/>
                  <w:marRight w:val="0"/>
                  <w:marTop w:val="0"/>
                  <w:marBottom w:val="0"/>
                  <w:divBdr>
                    <w:top w:val="none" w:sz="0" w:space="0" w:color="auto"/>
                    <w:left w:val="none" w:sz="0" w:space="0" w:color="auto"/>
                    <w:bottom w:val="none" w:sz="0" w:space="0" w:color="auto"/>
                    <w:right w:val="none" w:sz="0" w:space="0" w:color="auto"/>
                  </w:divBdr>
                </w:div>
                <w:div w:id="964165646">
                  <w:marLeft w:val="640"/>
                  <w:marRight w:val="0"/>
                  <w:marTop w:val="0"/>
                  <w:marBottom w:val="0"/>
                  <w:divBdr>
                    <w:top w:val="none" w:sz="0" w:space="0" w:color="auto"/>
                    <w:left w:val="none" w:sz="0" w:space="0" w:color="auto"/>
                    <w:bottom w:val="none" w:sz="0" w:space="0" w:color="auto"/>
                    <w:right w:val="none" w:sz="0" w:space="0" w:color="auto"/>
                  </w:divBdr>
                </w:div>
                <w:div w:id="331644583">
                  <w:marLeft w:val="640"/>
                  <w:marRight w:val="0"/>
                  <w:marTop w:val="0"/>
                  <w:marBottom w:val="0"/>
                  <w:divBdr>
                    <w:top w:val="none" w:sz="0" w:space="0" w:color="auto"/>
                    <w:left w:val="none" w:sz="0" w:space="0" w:color="auto"/>
                    <w:bottom w:val="none" w:sz="0" w:space="0" w:color="auto"/>
                    <w:right w:val="none" w:sz="0" w:space="0" w:color="auto"/>
                  </w:divBdr>
                </w:div>
                <w:div w:id="1516115348">
                  <w:marLeft w:val="640"/>
                  <w:marRight w:val="0"/>
                  <w:marTop w:val="0"/>
                  <w:marBottom w:val="0"/>
                  <w:divBdr>
                    <w:top w:val="none" w:sz="0" w:space="0" w:color="auto"/>
                    <w:left w:val="none" w:sz="0" w:space="0" w:color="auto"/>
                    <w:bottom w:val="none" w:sz="0" w:space="0" w:color="auto"/>
                    <w:right w:val="none" w:sz="0" w:space="0" w:color="auto"/>
                  </w:divBdr>
                </w:div>
                <w:div w:id="142047047">
                  <w:marLeft w:val="640"/>
                  <w:marRight w:val="0"/>
                  <w:marTop w:val="0"/>
                  <w:marBottom w:val="0"/>
                  <w:divBdr>
                    <w:top w:val="none" w:sz="0" w:space="0" w:color="auto"/>
                    <w:left w:val="none" w:sz="0" w:space="0" w:color="auto"/>
                    <w:bottom w:val="none" w:sz="0" w:space="0" w:color="auto"/>
                    <w:right w:val="none" w:sz="0" w:space="0" w:color="auto"/>
                  </w:divBdr>
                </w:div>
                <w:div w:id="1393128">
                  <w:marLeft w:val="640"/>
                  <w:marRight w:val="0"/>
                  <w:marTop w:val="0"/>
                  <w:marBottom w:val="0"/>
                  <w:divBdr>
                    <w:top w:val="none" w:sz="0" w:space="0" w:color="auto"/>
                    <w:left w:val="none" w:sz="0" w:space="0" w:color="auto"/>
                    <w:bottom w:val="none" w:sz="0" w:space="0" w:color="auto"/>
                    <w:right w:val="none" w:sz="0" w:space="0" w:color="auto"/>
                  </w:divBdr>
                </w:div>
                <w:div w:id="981075768">
                  <w:marLeft w:val="640"/>
                  <w:marRight w:val="0"/>
                  <w:marTop w:val="0"/>
                  <w:marBottom w:val="0"/>
                  <w:divBdr>
                    <w:top w:val="none" w:sz="0" w:space="0" w:color="auto"/>
                    <w:left w:val="none" w:sz="0" w:space="0" w:color="auto"/>
                    <w:bottom w:val="none" w:sz="0" w:space="0" w:color="auto"/>
                    <w:right w:val="none" w:sz="0" w:space="0" w:color="auto"/>
                  </w:divBdr>
                </w:div>
                <w:div w:id="1245534624">
                  <w:marLeft w:val="640"/>
                  <w:marRight w:val="0"/>
                  <w:marTop w:val="0"/>
                  <w:marBottom w:val="0"/>
                  <w:divBdr>
                    <w:top w:val="none" w:sz="0" w:space="0" w:color="auto"/>
                    <w:left w:val="none" w:sz="0" w:space="0" w:color="auto"/>
                    <w:bottom w:val="none" w:sz="0" w:space="0" w:color="auto"/>
                    <w:right w:val="none" w:sz="0" w:space="0" w:color="auto"/>
                  </w:divBdr>
                </w:div>
                <w:div w:id="1967157887">
                  <w:marLeft w:val="640"/>
                  <w:marRight w:val="0"/>
                  <w:marTop w:val="0"/>
                  <w:marBottom w:val="0"/>
                  <w:divBdr>
                    <w:top w:val="none" w:sz="0" w:space="0" w:color="auto"/>
                    <w:left w:val="none" w:sz="0" w:space="0" w:color="auto"/>
                    <w:bottom w:val="none" w:sz="0" w:space="0" w:color="auto"/>
                    <w:right w:val="none" w:sz="0" w:space="0" w:color="auto"/>
                  </w:divBdr>
                </w:div>
                <w:div w:id="123427247">
                  <w:marLeft w:val="640"/>
                  <w:marRight w:val="0"/>
                  <w:marTop w:val="0"/>
                  <w:marBottom w:val="0"/>
                  <w:divBdr>
                    <w:top w:val="none" w:sz="0" w:space="0" w:color="auto"/>
                    <w:left w:val="none" w:sz="0" w:space="0" w:color="auto"/>
                    <w:bottom w:val="none" w:sz="0" w:space="0" w:color="auto"/>
                    <w:right w:val="none" w:sz="0" w:space="0" w:color="auto"/>
                  </w:divBdr>
                </w:div>
                <w:div w:id="903445546">
                  <w:marLeft w:val="640"/>
                  <w:marRight w:val="0"/>
                  <w:marTop w:val="0"/>
                  <w:marBottom w:val="0"/>
                  <w:divBdr>
                    <w:top w:val="none" w:sz="0" w:space="0" w:color="auto"/>
                    <w:left w:val="none" w:sz="0" w:space="0" w:color="auto"/>
                    <w:bottom w:val="none" w:sz="0" w:space="0" w:color="auto"/>
                    <w:right w:val="none" w:sz="0" w:space="0" w:color="auto"/>
                  </w:divBdr>
                </w:div>
                <w:div w:id="928738396">
                  <w:marLeft w:val="640"/>
                  <w:marRight w:val="0"/>
                  <w:marTop w:val="0"/>
                  <w:marBottom w:val="0"/>
                  <w:divBdr>
                    <w:top w:val="none" w:sz="0" w:space="0" w:color="auto"/>
                    <w:left w:val="none" w:sz="0" w:space="0" w:color="auto"/>
                    <w:bottom w:val="none" w:sz="0" w:space="0" w:color="auto"/>
                    <w:right w:val="none" w:sz="0" w:space="0" w:color="auto"/>
                  </w:divBdr>
                </w:div>
                <w:div w:id="420297737">
                  <w:marLeft w:val="640"/>
                  <w:marRight w:val="0"/>
                  <w:marTop w:val="0"/>
                  <w:marBottom w:val="0"/>
                  <w:divBdr>
                    <w:top w:val="none" w:sz="0" w:space="0" w:color="auto"/>
                    <w:left w:val="none" w:sz="0" w:space="0" w:color="auto"/>
                    <w:bottom w:val="none" w:sz="0" w:space="0" w:color="auto"/>
                    <w:right w:val="none" w:sz="0" w:space="0" w:color="auto"/>
                  </w:divBdr>
                </w:div>
                <w:div w:id="1140226493">
                  <w:marLeft w:val="640"/>
                  <w:marRight w:val="0"/>
                  <w:marTop w:val="0"/>
                  <w:marBottom w:val="0"/>
                  <w:divBdr>
                    <w:top w:val="none" w:sz="0" w:space="0" w:color="auto"/>
                    <w:left w:val="none" w:sz="0" w:space="0" w:color="auto"/>
                    <w:bottom w:val="none" w:sz="0" w:space="0" w:color="auto"/>
                    <w:right w:val="none" w:sz="0" w:space="0" w:color="auto"/>
                  </w:divBdr>
                </w:div>
                <w:div w:id="572349595">
                  <w:marLeft w:val="640"/>
                  <w:marRight w:val="0"/>
                  <w:marTop w:val="0"/>
                  <w:marBottom w:val="0"/>
                  <w:divBdr>
                    <w:top w:val="none" w:sz="0" w:space="0" w:color="auto"/>
                    <w:left w:val="none" w:sz="0" w:space="0" w:color="auto"/>
                    <w:bottom w:val="none" w:sz="0" w:space="0" w:color="auto"/>
                    <w:right w:val="none" w:sz="0" w:space="0" w:color="auto"/>
                  </w:divBdr>
                </w:div>
                <w:div w:id="580454035">
                  <w:marLeft w:val="640"/>
                  <w:marRight w:val="0"/>
                  <w:marTop w:val="0"/>
                  <w:marBottom w:val="0"/>
                  <w:divBdr>
                    <w:top w:val="none" w:sz="0" w:space="0" w:color="auto"/>
                    <w:left w:val="none" w:sz="0" w:space="0" w:color="auto"/>
                    <w:bottom w:val="none" w:sz="0" w:space="0" w:color="auto"/>
                    <w:right w:val="none" w:sz="0" w:space="0" w:color="auto"/>
                  </w:divBdr>
                </w:div>
                <w:div w:id="124936427">
                  <w:marLeft w:val="640"/>
                  <w:marRight w:val="0"/>
                  <w:marTop w:val="0"/>
                  <w:marBottom w:val="0"/>
                  <w:divBdr>
                    <w:top w:val="none" w:sz="0" w:space="0" w:color="auto"/>
                    <w:left w:val="none" w:sz="0" w:space="0" w:color="auto"/>
                    <w:bottom w:val="none" w:sz="0" w:space="0" w:color="auto"/>
                    <w:right w:val="none" w:sz="0" w:space="0" w:color="auto"/>
                  </w:divBdr>
                </w:div>
                <w:div w:id="928197765">
                  <w:marLeft w:val="640"/>
                  <w:marRight w:val="0"/>
                  <w:marTop w:val="0"/>
                  <w:marBottom w:val="0"/>
                  <w:divBdr>
                    <w:top w:val="none" w:sz="0" w:space="0" w:color="auto"/>
                    <w:left w:val="none" w:sz="0" w:space="0" w:color="auto"/>
                    <w:bottom w:val="none" w:sz="0" w:space="0" w:color="auto"/>
                    <w:right w:val="none" w:sz="0" w:space="0" w:color="auto"/>
                  </w:divBdr>
                </w:div>
                <w:div w:id="118887235">
                  <w:marLeft w:val="640"/>
                  <w:marRight w:val="0"/>
                  <w:marTop w:val="0"/>
                  <w:marBottom w:val="0"/>
                  <w:divBdr>
                    <w:top w:val="none" w:sz="0" w:space="0" w:color="auto"/>
                    <w:left w:val="none" w:sz="0" w:space="0" w:color="auto"/>
                    <w:bottom w:val="none" w:sz="0" w:space="0" w:color="auto"/>
                    <w:right w:val="none" w:sz="0" w:space="0" w:color="auto"/>
                  </w:divBdr>
                </w:div>
                <w:div w:id="1457915656">
                  <w:marLeft w:val="640"/>
                  <w:marRight w:val="0"/>
                  <w:marTop w:val="0"/>
                  <w:marBottom w:val="0"/>
                  <w:divBdr>
                    <w:top w:val="none" w:sz="0" w:space="0" w:color="auto"/>
                    <w:left w:val="none" w:sz="0" w:space="0" w:color="auto"/>
                    <w:bottom w:val="none" w:sz="0" w:space="0" w:color="auto"/>
                    <w:right w:val="none" w:sz="0" w:space="0" w:color="auto"/>
                  </w:divBdr>
                </w:div>
                <w:div w:id="1441029098">
                  <w:marLeft w:val="640"/>
                  <w:marRight w:val="0"/>
                  <w:marTop w:val="0"/>
                  <w:marBottom w:val="0"/>
                  <w:divBdr>
                    <w:top w:val="none" w:sz="0" w:space="0" w:color="auto"/>
                    <w:left w:val="none" w:sz="0" w:space="0" w:color="auto"/>
                    <w:bottom w:val="none" w:sz="0" w:space="0" w:color="auto"/>
                    <w:right w:val="none" w:sz="0" w:space="0" w:color="auto"/>
                  </w:divBdr>
                </w:div>
                <w:div w:id="832374849">
                  <w:marLeft w:val="640"/>
                  <w:marRight w:val="0"/>
                  <w:marTop w:val="0"/>
                  <w:marBottom w:val="0"/>
                  <w:divBdr>
                    <w:top w:val="none" w:sz="0" w:space="0" w:color="auto"/>
                    <w:left w:val="none" w:sz="0" w:space="0" w:color="auto"/>
                    <w:bottom w:val="none" w:sz="0" w:space="0" w:color="auto"/>
                    <w:right w:val="none" w:sz="0" w:space="0" w:color="auto"/>
                  </w:divBdr>
                </w:div>
                <w:div w:id="1156530366">
                  <w:marLeft w:val="640"/>
                  <w:marRight w:val="0"/>
                  <w:marTop w:val="0"/>
                  <w:marBottom w:val="0"/>
                  <w:divBdr>
                    <w:top w:val="none" w:sz="0" w:space="0" w:color="auto"/>
                    <w:left w:val="none" w:sz="0" w:space="0" w:color="auto"/>
                    <w:bottom w:val="none" w:sz="0" w:space="0" w:color="auto"/>
                    <w:right w:val="none" w:sz="0" w:space="0" w:color="auto"/>
                  </w:divBdr>
                </w:div>
                <w:div w:id="684333661">
                  <w:marLeft w:val="640"/>
                  <w:marRight w:val="0"/>
                  <w:marTop w:val="0"/>
                  <w:marBottom w:val="0"/>
                  <w:divBdr>
                    <w:top w:val="none" w:sz="0" w:space="0" w:color="auto"/>
                    <w:left w:val="none" w:sz="0" w:space="0" w:color="auto"/>
                    <w:bottom w:val="none" w:sz="0" w:space="0" w:color="auto"/>
                    <w:right w:val="none" w:sz="0" w:space="0" w:color="auto"/>
                  </w:divBdr>
                </w:div>
                <w:div w:id="2064979880">
                  <w:marLeft w:val="640"/>
                  <w:marRight w:val="0"/>
                  <w:marTop w:val="0"/>
                  <w:marBottom w:val="0"/>
                  <w:divBdr>
                    <w:top w:val="none" w:sz="0" w:space="0" w:color="auto"/>
                    <w:left w:val="none" w:sz="0" w:space="0" w:color="auto"/>
                    <w:bottom w:val="none" w:sz="0" w:space="0" w:color="auto"/>
                    <w:right w:val="none" w:sz="0" w:space="0" w:color="auto"/>
                  </w:divBdr>
                </w:div>
                <w:div w:id="941689634">
                  <w:marLeft w:val="640"/>
                  <w:marRight w:val="0"/>
                  <w:marTop w:val="0"/>
                  <w:marBottom w:val="0"/>
                  <w:divBdr>
                    <w:top w:val="none" w:sz="0" w:space="0" w:color="auto"/>
                    <w:left w:val="none" w:sz="0" w:space="0" w:color="auto"/>
                    <w:bottom w:val="none" w:sz="0" w:space="0" w:color="auto"/>
                    <w:right w:val="none" w:sz="0" w:space="0" w:color="auto"/>
                  </w:divBdr>
                </w:div>
                <w:div w:id="1592079337">
                  <w:marLeft w:val="640"/>
                  <w:marRight w:val="0"/>
                  <w:marTop w:val="0"/>
                  <w:marBottom w:val="0"/>
                  <w:divBdr>
                    <w:top w:val="none" w:sz="0" w:space="0" w:color="auto"/>
                    <w:left w:val="none" w:sz="0" w:space="0" w:color="auto"/>
                    <w:bottom w:val="none" w:sz="0" w:space="0" w:color="auto"/>
                    <w:right w:val="none" w:sz="0" w:space="0" w:color="auto"/>
                  </w:divBdr>
                </w:div>
                <w:div w:id="2064867730">
                  <w:marLeft w:val="640"/>
                  <w:marRight w:val="0"/>
                  <w:marTop w:val="0"/>
                  <w:marBottom w:val="0"/>
                  <w:divBdr>
                    <w:top w:val="none" w:sz="0" w:space="0" w:color="auto"/>
                    <w:left w:val="none" w:sz="0" w:space="0" w:color="auto"/>
                    <w:bottom w:val="none" w:sz="0" w:space="0" w:color="auto"/>
                    <w:right w:val="none" w:sz="0" w:space="0" w:color="auto"/>
                  </w:divBdr>
                </w:div>
                <w:div w:id="1318535535">
                  <w:marLeft w:val="640"/>
                  <w:marRight w:val="0"/>
                  <w:marTop w:val="0"/>
                  <w:marBottom w:val="0"/>
                  <w:divBdr>
                    <w:top w:val="none" w:sz="0" w:space="0" w:color="auto"/>
                    <w:left w:val="none" w:sz="0" w:space="0" w:color="auto"/>
                    <w:bottom w:val="none" w:sz="0" w:space="0" w:color="auto"/>
                    <w:right w:val="none" w:sz="0" w:space="0" w:color="auto"/>
                  </w:divBdr>
                </w:div>
                <w:div w:id="1916473142">
                  <w:marLeft w:val="640"/>
                  <w:marRight w:val="0"/>
                  <w:marTop w:val="0"/>
                  <w:marBottom w:val="0"/>
                  <w:divBdr>
                    <w:top w:val="none" w:sz="0" w:space="0" w:color="auto"/>
                    <w:left w:val="none" w:sz="0" w:space="0" w:color="auto"/>
                    <w:bottom w:val="none" w:sz="0" w:space="0" w:color="auto"/>
                    <w:right w:val="none" w:sz="0" w:space="0" w:color="auto"/>
                  </w:divBdr>
                </w:div>
              </w:divsChild>
            </w:div>
            <w:div w:id="1692872977">
              <w:marLeft w:val="0"/>
              <w:marRight w:val="0"/>
              <w:marTop w:val="0"/>
              <w:marBottom w:val="0"/>
              <w:divBdr>
                <w:top w:val="none" w:sz="0" w:space="0" w:color="auto"/>
                <w:left w:val="none" w:sz="0" w:space="0" w:color="auto"/>
                <w:bottom w:val="none" w:sz="0" w:space="0" w:color="auto"/>
                <w:right w:val="none" w:sz="0" w:space="0" w:color="auto"/>
              </w:divBdr>
              <w:divsChild>
                <w:div w:id="1257595429">
                  <w:marLeft w:val="640"/>
                  <w:marRight w:val="0"/>
                  <w:marTop w:val="0"/>
                  <w:marBottom w:val="0"/>
                  <w:divBdr>
                    <w:top w:val="none" w:sz="0" w:space="0" w:color="auto"/>
                    <w:left w:val="none" w:sz="0" w:space="0" w:color="auto"/>
                    <w:bottom w:val="none" w:sz="0" w:space="0" w:color="auto"/>
                    <w:right w:val="none" w:sz="0" w:space="0" w:color="auto"/>
                  </w:divBdr>
                </w:div>
                <w:div w:id="138346802">
                  <w:marLeft w:val="640"/>
                  <w:marRight w:val="0"/>
                  <w:marTop w:val="0"/>
                  <w:marBottom w:val="0"/>
                  <w:divBdr>
                    <w:top w:val="none" w:sz="0" w:space="0" w:color="auto"/>
                    <w:left w:val="none" w:sz="0" w:space="0" w:color="auto"/>
                    <w:bottom w:val="none" w:sz="0" w:space="0" w:color="auto"/>
                    <w:right w:val="none" w:sz="0" w:space="0" w:color="auto"/>
                  </w:divBdr>
                </w:div>
                <w:div w:id="903951922">
                  <w:marLeft w:val="640"/>
                  <w:marRight w:val="0"/>
                  <w:marTop w:val="0"/>
                  <w:marBottom w:val="0"/>
                  <w:divBdr>
                    <w:top w:val="none" w:sz="0" w:space="0" w:color="auto"/>
                    <w:left w:val="none" w:sz="0" w:space="0" w:color="auto"/>
                    <w:bottom w:val="none" w:sz="0" w:space="0" w:color="auto"/>
                    <w:right w:val="none" w:sz="0" w:space="0" w:color="auto"/>
                  </w:divBdr>
                </w:div>
                <w:div w:id="1151017225">
                  <w:marLeft w:val="640"/>
                  <w:marRight w:val="0"/>
                  <w:marTop w:val="0"/>
                  <w:marBottom w:val="0"/>
                  <w:divBdr>
                    <w:top w:val="none" w:sz="0" w:space="0" w:color="auto"/>
                    <w:left w:val="none" w:sz="0" w:space="0" w:color="auto"/>
                    <w:bottom w:val="none" w:sz="0" w:space="0" w:color="auto"/>
                    <w:right w:val="none" w:sz="0" w:space="0" w:color="auto"/>
                  </w:divBdr>
                </w:div>
                <w:div w:id="1778216689">
                  <w:marLeft w:val="640"/>
                  <w:marRight w:val="0"/>
                  <w:marTop w:val="0"/>
                  <w:marBottom w:val="0"/>
                  <w:divBdr>
                    <w:top w:val="none" w:sz="0" w:space="0" w:color="auto"/>
                    <w:left w:val="none" w:sz="0" w:space="0" w:color="auto"/>
                    <w:bottom w:val="none" w:sz="0" w:space="0" w:color="auto"/>
                    <w:right w:val="none" w:sz="0" w:space="0" w:color="auto"/>
                  </w:divBdr>
                </w:div>
                <w:div w:id="1066951063">
                  <w:marLeft w:val="640"/>
                  <w:marRight w:val="0"/>
                  <w:marTop w:val="0"/>
                  <w:marBottom w:val="0"/>
                  <w:divBdr>
                    <w:top w:val="none" w:sz="0" w:space="0" w:color="auto"/>
                    <w:left w:val="none" w:sz="0" w:space="0" w:color="auto"/>
                    <w:bottom w:val="none" w:sz="0" w:space="0" w:color="auto"/>
                    <w:right w:val="none" w:sz="0" w:space="0" w:color="auto"/>
                  </w:divBdr>
                </w:div>
                <w:div w:id="1922137923">
                  <w:marLeft w:val="640"/>
                  <w:marRight w:val="0"/>
                  <w:marTop w:val="0"/>
                  <w:marBottom w:val="0"/>
                  <w:divBdr>
                    <w:top w:val="none" w:sz="0" w:space="0" w:color="auto"/>
                    <w:left w:val="none" w:sz="0" w:space="0" w:color="auto"/>
                    <w:bottom w:val="none" w:sz="0" w:space="0" w:color="auto"/>
                    <w:right w:val="none" w:sz="0" w:space="0" w:color="auto"/>
                  </w:divBdr>
                </w:div>
                <w:div w:id="1670257396">
                  <w:marLeft w:val="640"/>
                  <w:marRight w:val="0"/>
                  <w:marTop w:val="0"/>
                  <w:marBottom w:val="0"/>
                  <w:divBdr>
                    <w:top w:val="none" w:sz="0" w:space="0" w:color="auto"/>
                    <w:left w:val="none" w:sz="0" w:space="0" w:color="auto"/>
                    <w:bottom w:val="none" w:sz="0" w:space="0" w:color="auto"/>
                    <w:right w:val="none" w:sz="0" w:space="0" w:color="auto"/>
                  </w:divBdr>
                </w:div>
                <w:div w:id="621346962">
                  <w:marLeft w:val="640"/>
                  <w:marRight w:val="0"/>
                  <w:marTop w:val="0"/>
                  <w:marBottom w:val="0"/>
                  <w:divBdr>
                    <w:top w:val="none" w:sz="0" w:space="0" w:color="auto"/>
                    <w:left w:val="none" w:sz="0" w:space="0" w:color="auto"/>
                    <w:bottom w:val="none" w:sz="0" w:space="0" w:color="auto"/>
                    <w:right w:val="none" w:sz="0" w:space="0" w:color="auto"/>
                  </w:divBdr>
                </w:div>
                <w:div w:id="255552868">
                  <w:marLeft w:val="640"/>
                  <w:marRight w:val="0"/>
                  <w:marTop w:val="0"/>
                  <w:marBottom w:val="0"/>
                  <w:divBdr>
                    <w:top w:val="none" w:sz="0" w:space="0" w:color="auto"/>
                    <w:left w:val="none" w:sz="0" w:space="0" w:color="auto"/>
                    <w:bottom w:val="none" w:sz="0" w:space="0" w:color="auto"/>
                    <w:right w:val="none" w:sz="0" w:space="0" w:color="auto"/>
                  </w:divBdr>
                </w:div>
                <w:div w:id="1180583788">
                  <w:marLeft w:val="640"/>
                  <w:marRight w:val="0"/>
                  <w:marTop w:val="0"/>
                  <w:marBottom w:val="0"/>
                  <w:divBdr>
                    <w:top w:val="none" w:sz="0" w:space="0" w:color="auto"/>
                    <w:left w:val="none" w:sz="0" w:space="0" w:color="auto"/>
                    <w:bottom w:val="none" w:sz="0" w:space="0" w:color="auto"/>
                    <w:right w:val="none" w:sz="0" w:space="0" w:color="auto"/>
                  </w:divBdr>
                </w:div>
                <w:div w:id="299727082">
                  <w:marLeft w:val="640"/>
                  <w:marRight w:val="0"/>
                  <w:marTop w:val="0"/>
                  <w:marBottom w:val="0"/>
                  <w:divBdr>
                    <w:top w:val="none" w:sz="0" w:space="0" w:color="auto"/>
                    <w:left w:val="none" w:sz="0" w:space="0" w:color="auto"/>
                    <w:bottom w:val="none" w:sz="0" w:space="0" w:color="auto"/>
                    <w:right w:val="none" w:sz="0" w:space="0" w:color="auto"/>
                  </w:divBdr>
                </w:div>
                <w:div w:id="158232650">
                  <w:marLeft w:val="640"/>
                  <w:marRight w:val="0"/>
                  <w:marTop w:val="0"/>
                  <w:marBottom w:val="0"/>
                  <w:divBdr>
                    <w:top w:val="none" w:sz="0" w:space="0" w:color="auto"/>
                    <w:left w:val="none" w:sz="0" w:space="0" w:color="auto"/>
                    <w:bottom w:val="none" w:sz="0" w:space="0" w:color="auto"/>
                    <w:right w:val="none" w:sz="0" w:space="0" w:color="auto"/>
                  </w:divBdr>
                </w:div>
                <w:div w:id="1199702104">
                  <w:marLeft w:val="640"/>
                  <w:marRight w:val="0"/>
                  <w:marTop w:val="0"/>
                  <w:marBottom w:val="0"/>
                  <w:divBdr>
                    <w:top w:val="none" w:sz="0" w:space="0" w:color="auto"/>
                    <w:left w:val="none" w:sz="0" w:space="0" w:color="auto"/>
                    <w:bottom w:val="none" w:sz="0" w:space="0" w:color="auto"/>
                    <w:right w:val="none" w:sz="0" w:space="0" w:color="auto"/>
                  </w:divBdr>
                </w:div>
                <w:div w:id="1846168673">
                  <w:marLeft w:val="640"/>
                  <w:marRight w:val="0"/>
                  <w:marTop w:val="0"/>
                  <w:marBottom w:val="0"/>
                  <w:divBdr>
                    <w:top w:val="none" w:sz="0" w:space="0" w:color="auto"/>
                    <w:left w:val="none" w:sz="0" w:space="0" w:color="auto"/>
                    <w:bottom w:val="none" w:sz="0" w:space="0" w:color="auto"/>
                    <w:right w:val="none" w:sz="0" w:space="0" w:color="auto"/>
                  </w:divBdr>
                </w:div>
                <w:div w:id="1783185662">
                  <w:marLeft w:val="640"/>
                  <w:marRight w:val="0"/>
                  <w:marTop w:val="0"/>
                  <w:marBottom w:val="0"/>
                  <w:divBdr>
                    <w:top w:val="none" w:sz="0" w:space="0" w:color="auto"/>
                    <w:left w:val="none" w:sz="0" w:space="0" w:color="auto"/>
                    <w:bottom w:val="none" w:sz="0" w:space="0" w:color="auto"/>
                    <w:right w:val="none" w:sz="0" w:space="0" w:color="auto"/>
                  </w:divBdr>
                </w:div>
                <w:div w:id="1636829903">
                  <w:marLeft w:val="640"/>
                  <w:marRight w:val="0"/>
                  <w:marTop w:val="0"/>
                  <w:marBottom w:val="0"/>
                  <w:divBdr>
                    <w:top w:val="none" w:sz="0" w:space="0" w:color="auto"/>
                    <w:left w:val="none" w:sz="0" w:space="0" w:color="auto"/>
                    <w:bottom w:val="none" w:sz="0" w:space="0" w:color="auto"/>
                    <w:right w:val="none" w:sz="0" w:space="0" w:color="auto"/>
                  </w:divBdr>
                </w:div>
                <w:div w:id="1704482589">
                  <w:marLeft w:val="640"/>
                  <w:marRight w:val="0"/>
                  <w:marTop w:val="0"/>
                  <w:marBottom w:val="0"/>
                  <w:divBdr>
                    <w:top w:val="none" w:sz="0" w:space="0" w:color="auto"/>
                    <w:left w:val="none" w:sz="0" w:space="0" w:color="auto"/>
                    <w:bottom w:val="none" w:sz="0" w:space="0" w:color="auto"/>
                    <w:right w:val="none" w:sz="0" w:space="0" w:color="auto"/>
                  </w:divBdr>
                </w:div>
                <w:div w:id="1603490306">
                  <w:marLeft w:val="640"/>
                  <w:marRight w:val="0"/>
                  <w:marTop w:val="0"/>
                  <w:marBottom w:val="0"/>
                  <w:divBdr>
                    <w:top w:val="none" w:sz="0" w:space="0" w:color="auto"/>
                    <w:left w:val="none" w:sz="0" w:space="0" w:color="auto"/>
                    <w:bottom w:val="none" w:sz="0" w:space="0" w:color="auto"/>
                    <w:right w:val="none" w:sz="0" w:space="0" w:color="auto"/>
                  </w:divBdr>
                </w:div>
                <w:div w:id="651369413">
                  <w:marLeft w:val="640"/>
                  <w:marRight w:val="0"/>
                  <w:marTop w:val="0"/>
                  <w:marBottom w:val="0"/>
                  <w:divBdr>
                    <w:top w:val="none" w:sz="0" w:space="0" w:color="auto"/>
                    <w:left w:val="none" w:sz="0" w:space="0" w:color="auto"/>
                    <w:bottom w:val="none" w:sz="0" w:space="0" w:color="auto"/>
                    <w:right w:val="none" w:sz="0" w:space="0" w:color="auto"/>
                  </w:divBdr>
                </w:div>
                <w:div w:id="1830440079">
                  <w:marLeft w:val="640"/>
                  <w:marRight w:val="0"/>
                  <w:marTop w:val="0"/>
                  <w:marBottom w:val="0"/>
                  <w:divBdr>
                    <w:top w:val="none" w:sz="0" w:space="0" w:color="auto"/>
                    <w:left w:val="none" w:sz="0" w:space="0" w:color="auto"/>
                    <w:bottom w:val="none" w:sz="0" w:space="0" w:color="auto"/>
                    <w:right w:val="none" w:sz="0" w:space="0" w:color="auto"/>
                  </w:divBdr>
                </w:div>
                <w:div w:id="988704567">
                  <w:marLeft w:val="640"/>
                  <w:marRight w:val="0"/>
                  <w:marTop w:val="0"/>
                  <w:marBottom w:val="0"/>
                  <w:divBdr>
                    <w:top w:val="none" w:sz="0" w:space="0" w:color="auto"/>
                    <w:left w:val="none" w:sz="0" w:space="0" w:color="auto"/>
                    <w:bottom w:val="none" w:sz="0" w:space="0" w:color="auto"/>
                    <w:right w:val="none" w:sz="0" w:space="0" w:color="auto"/>
                  </w:divBdr>
                </w:div>
                <w:div w:id="148904303">
                  <w:marLeft w:val="640"/>
                  <w:marRight w:val="0"/>
                  <w:marTop w:val="0"/>
                  <w:marBottom w:val="0"/>
                  <w:divBdr>
                    <w:top w:val="none" w:sz="0" w:space="0" w:color="auto"/>
                    <w:left w:val="none" w:sz="0" w:space="0" w:color="auto"/>
                    <w:bottom w:val="none" w:sz="0" w:space="0" w:color="auto"/>
                    <w:right w:val="none" w:sz="0" w:space="0" w:color="auto"/>
                  </w:divBdr>
                </w:div>
                <w:div w:id="1324234613">
                  <w:marLeft w:val="640"/>
                  <w:marRight w:val="0"/>
                  <w:marTop w:val="0"/>
                  <w:marBottom w:val="0"/>
                  <w:divBdr>
                    <w:top w:val="none" w:sz="0" w:space="0" w:color="auto"/>
                    <w:left w:val="none" w:sz="0" w:space="0" w:color="auto"/>
                    <w:bottom w:val="none" w:sz="0" w:space="0" w:color="auto"/>
                    <w:right w:val="none" w:sz="0" w:space="0" w:color="auto"/>
                  </w:divBdr>
                </w:div>
                <w:div w:id="992177528">
                  <w:marLeft w:val="640"/>
                  <w:marRight w:val="0"/>
                  <w:marTop w:val="0"/>
                  <w:marBottom w:val="0"/>
                  <w:divBdr>
                    <w:top w:val="none" w:sz="0" w:space="0" w:color="auto"/>
                    <w:left w:val="none" w:sz="0" w:space="0" w:color="auto"/>
                    <w:bottom w:val="none" w:sz="0" w:space="0" w:color="auto"/>
                    <w:right w:val="none" w:sz="0" w:space="0" w:color="auto"/>
                  </w:divBdr>
                </w:div>
                <w:div w:id="885221824">
                  <w:marLeft w:val="640"/>
                  <w:marRight w:val="0"/>
                  <w:marTop w:val="0"/>
                  <w:marBottom w:val="0"/>
                  <w:divBdr>
                    <w:top w:val="none" w:sz="0" w:space="0" w:color="auto"/>
                    <w:left w:val="none" w:sz="0" w:space="0" w:color="auto"/>
                    <w:bottom w:val="none" w:sz="0" w:space="0" w:color="auto"/>
                    <w:right w:val="none" w:sz="0" w:space="0" w:color="auto"/>
                  </w:divBdr>
                </w:div>
                <w:div w:id="2090957863">
                  <w:marLeft w:val="640"/>
                  <w:marRight w:val="0"/>
                  <w:marTop w:val="0"/>
                  <w:marBottom w:val="0"/>
                  <w:divBdr>
                    <w:top w:val="none" w:sz="0" w:space="0" w:color="auto"/>
                    <w:left w:val="none" w:sz="0" w:space="0" w:color="auto"/>
                    <w:bottom w:val="none" w:sz="0" w:space="0" w:color="auto"/>
                    <w:right w:val="none" w:sz="0" w:space="0" w:color="auto"/>
                  </w:divBdr>
                </w:div>
                <w:div w:id="599678340">
                  <w:marLeft w:val="640"/>
                  <w:marRight w:val="0"/>
                  <w:marTop w:val="0"/>
                  <w:marBottom w:val="0"/>
                  <w:divBdr>
                    <w:top w:val="none" w:sz="0" w:space="0" w:color="auto"/>
                    <w:left w:val="none" w:sz="0" w:space="0" w:color="auto"/>
                    <w:bottom w:val="none" w:sz="0" w:space="0" w:color="auto"/>
                    <w:right w:val="none" w:sz="0" w:space="0" w:color="auto"/>
                  </w:divBdr>
                </w:div>
                <w:div w:id="1858888995">
                  <w:marLeft w:val="640"/>
                  <w:marRight w:val="0"/>
                  <w:marTop w:val="0"/>
                  <w:marBottom w:val="0"/>
                  <w:divBdr>
                    <w:top w:val="none" w:sz="0" w:space="0" w:color="auto"/>
                    <w:left w:val="none" w:sz="0" w:space="0" w:color="auto"/>
                    <w:bottom w:val="none" w:sz="0" w:space="0" w:color="auto"/>
                    <w:right w:val="none" w:sz="0" w:space="0" w:color="auto"/>
                  </w:divBdr>
                </w:div>
                <w:div w:id="1477455802">
                  <w:marLeft w:val="640"/>
                  <w:marRight w:val="0"/>
                  <w:marTop w:val="0"/>
                  <w:marBottom w:val="0"/>
                  <w:divBdr>
                    <w:top w:val="none" w:sz="0" w:space="0" w:color="auto"/>
                    <w:left w:val="none" w:sz="0" w:space="0" w:color="auto"/>
                    <w:bottom w:val="none" w:sz="0" w:space="0" w:color="auto"/>
                    <w:right w:val="none" w:sz="0" w:space="0" w:color="auto"/>
                  </w:divBdr>
                </w:div>
                <w:div w:id="828521688">
                  <w:marLeft w:val="640"/>
                  <w:marRight w:val="0"/>
                  <w:marTop w:val="0"/>
                  <w:marBottom w:val="0"/>
                  <w:divBdr>
                    <w:top w:val="none" w:sz="0" w:space="0" w:color="auto"/>
                    <w:left w:val="none" w:sz="0" w:space="0" w:color="auto"/>
                    <w:bottom w:val="none" w:sz="0" w:space="0" w:color="auto"/>
                    <w:right w:val="none" w:sz="0" w:space="0" w:color="auto"/>
                  </w:divBdr>
                </w:div>
                <w:div w:id="1500079958">
                  <w:marLeft w:val="640"/>
                  <w:marRight w:val="0"/>
                  <w:marTop w:val="0"/>
                  <w:marBottom w:val="0"/>
                  <w:divBdr>
                    <w:top w:val="none" w:sz="0" w:space="0" w:color="auto"/>
                    <w:left w:val="none" w:sz="0" w:space="0" w:color="auto"/>
                    <w:bottom w:val="none" w:sz="0" w:space="0" w:color="auto"/>
                    <w:right w:val="none" w:sz="0" w:space="0" w:color="auto"/>
                  </w:divBdr>
                </w:div>
                <w:div w:id="770129327">
                  <w:marLeft w:val="640"/>
                  <w:marRight w:val="0"/>
                  <w:marTop w:val="0"/>
                  <w:marBottom w:val="0"/>
                  <w:divBdr>
                    <w:top w:val="none" w:sz="0" w:space="0" w:color="auto"/>
                    <w:left w:val="none" w:sz="0" w:space="0" w:color="auto"/>
                    <w:bottom w:val="none" w:sz="0" w:space="0" w:color="auto"/>
                    <w:right w:val="none" w:sz="0" w:space="0" w:color="auto"/>
                  </w:divBdr>
                </w:div>
                <w:div w:id="1908301459">
                  <w:marLeft w:val="640"/>
                  <w:marRight w:val="0"/>
                  <w:marTop w:val="0"/>
                  <w:marBottom w:val="0"/>
                  <w:divBdr>
                    <w:top w:val="none" w:sz="0" w:space="0" w:color="auto"/>
                    <w:left w:val="none" w:sz="0" w:space="0" w:color="auto"/>
                    <w:bottom w:val="none" w:sz="0" w:space="0" w:color="auto"/>
                    <w:right w:val="none" w:sz="0" w:space="0" w:color="auto"/>
                  </w:divBdr>
                </w:div>
                <w:div w:id="1508667285">
                  <w:marLeft w:val="640"/>
                  <w:marRight w:val="0"/>
                  <w:marTop w:val="0"/>
                  <w:marBottom w:val="0"/>
                  <w:divBdr>
                    <w:top w:val="none" w:sz="0" w:space="0" w:color="auto"/>
                    <w:left w:val="none" w:sz="0" w:space="0" w:color="auto"/>
                    <w:bottom w:val="none" w:sz="0" w:space="0" w:color="auto"/>
                    <w:right w:val="none" w:sz="0" w:space="0" w:color="auto"/>
                  </w:divBdr>
                </w:div>
                <w:div w:id="800807028">
                  <w:marLeft w:val="640"/>
                  <w:marRight w:val="0"/>
                  <w:marTop w:val="0"/>
                  <w:marBottom w:val="0"/>
                  <w:divBdr>
                    <w:top w:val="none" w:sz="0" w:space="0" w:color="auto"/>
                    <w:left w:val="none" w:sz="0" w:space="0" w:color="auto"/>
                    <w:bottom w:val="none" w:sz="0" w:space="0" w:color="auto"/>
                    <w:right w:val="none" w:sz="0" w:space="0" w:color="auto"/>
                  </w:divBdr>
                </w:div>
                <w:div w:id="375471074">
                  <w:marLeft w:val="640"/>
                  <w:marRight w:val="0"/>
                  <w:marTop w:val="0"/>
                  <w:marBottom w:val="0"/>
                  <w:divBdr>
                    <w:top w:val="none" w:sz="0" w:space="0" w:color="auto"/>
                    <w:left w:val="none" w:sz="0" w:space="0" w:color="auto"/>
                    <w:bottom w:val="none" w:sz="0" w:space="0" w:color="auto"/>
                    <w:right w:val="none" w:sz="0" w:space="0" w:color="auto"/>
                  </w:divBdr>
                </w:div>
                <w:div w:id="1020084775">
                  <w:marLeft w:val="640"/>
                  <w:marRight w:val="0"/>
                  <w:marTop w:val="0"/>
                  <w:marBottom w:val="0"/>
                  <w:divBdr>
                    <w:top w:val="none" w:sz="0" w:space="0" w:color="auto"/>
                    <w:left w:val="none" w:sz="0" w:space="0" w:color="auto"/>
                    <w:bottom w:val="none" w:sz="0" w:space="0" w:color="auto"/>
                    <w:right w:val="none" w:sz="0" w:space="0" w:color="auto"/>
                  </w:divBdr>
                </w:div>
                <w:div w:id="1295604461">
                  <w:marLeft w:val="640"/>
                  <w:marRight w:val="0"/>
                  <w:marTop w:val="0"/>
                  <w:marBottom w:val="0"/>
                  <w:divBdr>
                    <w:top w:val="none" w:sz="0" w:space="0" w:color="auto"/>
                    <w:left w:val="none" w:sz="0" w:space="0" w:color="auto"/>
                    <w:bottom w:val="none" w:sz="0" w:space="0" w:color="auto"/>
                    <w:right w:val="none" w:sz="0" w:space="0" w:color="auto"/>
                  </w:divBdr>
                </w:div>
                <w:div w:id="38432261">
                  <w:marLeft w:val="640"/>
                  <w:marRight w:val="0"/>
                  <w:marTop w:val="0"/>
                  <w:marBottom w:val="0"/>
                  <w:divBdr>
                    <w:top w:val="none" w:sz="0" w:space="0" w:color="auto"/>
                    <w:left w:val="none" w:sz="0" w:space="0" w:color="auto"/>
                    <w:bottom w:val="none" w:sz="0" w:space="0" w:color="auto"/>
                    <w:right w:val="none" w:sz="0" w:space="0" w:color="auto"/>
                  </w:divBdr>
                </w:div>
                <w:div w:id="1744061671">
                  <w:marLeft w:val="640"/>
                  <w:marRight w:val="0"/>
                  <w:marTop w:val="0"/>
                  <w:marBottom w:val="0"/>
                  <w:divBdr>
                    <w:top w:val="none" w:sz="0" w:space="0" w:color="auto"/>
                    <w:left w:val="none" w:sz="0" w:space="0" w:color="auto"/>
                    <w:bottom w:val="none" w:sz="0" w:space="0" w:color="auto"/>
                    <w:right w:val="none" w:sz="0" w:space="0" w:color="auto"/>
                  </w:divBdr>
                </w:div>
                <w:div w:id="2018925940">
                  <w:marLeft w:val="640"/>
                  <w:marRight w:val="0"/>
                  <w:marTop w:val="0"/>
                  <w:marBottom w:val="0"/>
                  <w:divBdr>
                    <w:top w:val="none" w:sz="0" w:space="0" w:color="auto"/>
                    <w:left w:val="none" w:sz="0" w:space="0" w:color="auto"/>
                    <w:bottom w:val="none" w:sz="0" w:space="0" w:color="auto"/>
                    <w:right w:val="none" w:sz="0" w:space="0" w:color="auto"/>
                  </w:divBdr>
                </w:div>
                <w:div w:id="1256598464">
                  <w:marLeft w:val="640"/>
                  <w:marRight w:val="0"/>
                  <w:marTop w:val="0"/>
                  <w:marBottom w:val="0"/>
                  <w:divBdr>
                    <w:top w:val="none" w:sz="0" w:space="0" w:color="auto"/>
                    <w:left w:val="none" w:sz="0" w:space="0" w:color="auto"/>
                    <w:bottom w:val="none" w:sz="0" w:space="0" w:color="auto"/>
                    <w:right w:val="none" w:sz="0" w:space="0" w:color="auto"/>
                  </w:divBdr>
                </w:div>
                <w:div w:id="1115757064">
                  <w:marLeft w:val="640"/>
                  <w:marRight w:val="0"/>
                  <w:marTop w:val="0"/>
                  <w:marBottom w:val="0"/>
                  <w:divBdr>
                    <w:top w:val="none" w:sz="0" w:space="0" w:color="auto"/>
                    <w:left w:val="none" w:sz="0" w:space="0" w:color="auto"/>
                    <w:bottom w:val="none" w:sz="0" w:space="0" w:color="auto"/>
                    <w:right w:val="none" w:sz="0" w:space="0" w:color="auto"/>
                  </w:divBdr>
                </w:div>
                <w:div w:id="760370691">
                  <w:marLeft w:val="640"/>
                  <w:marRight w:val="0"/>
                  <w:marTop w:val="0"/>
                  <w:marBottom w:val="0"/>
                  <w:divBdr>
                    <w:top w:val="none" w:sz="0" w:space="0" w:color="auto"/>
                    <w:left w:val="none" w:sz="0" w:space="0" w:color="auto"/>
                    <w:bottom w:val="none" w:sz="0" w:space="0" w:color="auto"/>
                    <w:right w:val="none" w:sz="0" w:space="0" w:color="auto"/>
                  </w:divBdr>
                </w:div>
                <w:div w:id="18705416">
                  <w:marLeft w:val="640"/>
                  <w:marRight w:val="0"/>
                  <w:marTop w:val="0"/>
                  <w:marBottom w:val="0"/>
                  <w:divBdr>
                    <w:top w:val="none" w:sz="0" w:space="0" w:color="auto"/>
                    <w:left w:val="none" w:sz="0" w:space="0" w:color="auto"/>
                    <w:bottom w:val="none" w:sz="0" w:space="0" w:color="auto"/>
                    <w:right w:val="none" w:sz="0" w:space="0" w:color="auto"/>
                  </w:divBdr>
                </w:div>
                <w:div w:id="414475575">
                  <w:marLeft w:val="640"/>
                  <w:marRight w:val="0"/>
                  <w:marTop w:val="0"/>
                  <w:marBottom w:val="0"/>
                  <w:divBdr>
                    <w:top w:val="none" w:sz="0" w:space="0" w:color="auto"/>
                    <w:left w:val="none" w:sz="0" w:space="0" w:color="auto"/>
                    <w:bottom w:val="none" w:sz="0" w:space="0" w:color="auto"/>
                    <w:right w:val="none" w:sz="0" w:space="0" w:color="auto"/>
                  </w:divBdr>
                </w:div>
                <w:div w:id="196628406">
                  <w:marLeft w:val="640"/>
                  <w:marRight w:val="0"/>
                  <w:marTop w:val="0"/>
                  <w:marBottom w:val="0"/>
                  <w:divBdr>
                    <w:top w:val="none" w:sz="0" w:space="0" w:color="auto"/>
                    <w:left w:val="none" w:sz="0" w:space="0" w:color="auto"/>
                    <w:bottom w:val="none" w:sz="0" w:space="0" w:color="auto"/>
                    <w:right w:val="none" w:sz="0" w:space="0" w:color="auto"/>
                  </w:divBdr>
                </w:div>
                <w:div w:id="1268342377">
                  <w:marLeft w:val="640"/>
                  <w:marRight w:val="0"/>
                  <w:marTop w:val="0"/>
                  <w:marBottom w:val="0"/>
                  <w:divBdr>
                    <w:top w:val="none" w:sz="0" w:space="0" w:color="auto"/>
                    <w:left w:val="none" w:sz="0" w:space="0" w:color="auto"/>
                    <w:bottom w:val="none" w:sz="0" w:space="0" w:color="auto"/>
                    <w:right w:val="none" w:sz="0" w:space="0" w:color="auto"/>
                  </w:divBdr>
                </w:div>
                <w:div w:id="1380783845">
                  <w:marLeft w:val="640"/>
                  <w:marRight w:val="0"/>
                  <w:marTop w:val="0"/>
                  <w:marBottom w:val="0"/>
                  <w:divBdr>
                    <w:top w:val="none" w:sz="0" w:space="0" w:color="auto"/>
                    <w:left w:val="none" w:sz="0" w:space="0" w:color="auto"/>
                    <w:bottom w:val="none" w:sz="0" w:space="0" w:color="auto"/>
                    <w:right w:val="none" w:sz="0" w:space="0" w:color="auto"/>
                  </w:divBdr>
                </w:div>
                <w:div w:id="533540162">
                  <w:marLeft w:val="640"/>
                  <w:marRight w:val="0"/>
                  <w:marTop w:val="0"/>
                  <w:marBottom w:val="0"/>
                  <w:divBdr>
                    <w:top w:val="none" w:sz="0" w:space="0" w:color="auto"/>
                    <w:left w:val="none" w:sz="0" w:space="0" w:color="auto"/>
                    <w:bottom w:val="none" w:sz="0" w:space="0" w:color="auto"/>
                    <w:right w:val="none" w:sz="0" w:space="0" w:color="auto"/>
                  </w:divBdr>
                </w:div>
                <w:div w:id="1375151627">
                  <w:marLeft w:val="640"/>
                  <w:marRight w:val="0"/>
                  <w:marTop w:val="0"/>
                  <w:marBottom w:val="0"/>
                  <w:divBdr>
                    <w:top w:val="none" w:sz="0" w:space="0" w:color="auto"/>
                    <w:left w:val="none" w:sz="0" w:space="0" w:color="auto"/>
                    <w:bottom w:val="none" w:sz="0" w:space="0" w:color="auto"/>
                    <w:right w:val="none" w:sz="0" w:space="0" w:color="auto"/>
                  </w:divBdr>
                </w:div>
                <w:div w:id="321278619">
                  <w:marLeft w:val="640"/>
                  <w:marRight w:val="0"/>
                  <w:marTop w:val="0"/>
                  <w:marBottom w:val="0"/>
                  <w:divBdr>
                    <w:top w:val="none" w:sz="0" w:space="0" w:color="auto"/>
                    <w:left w:val="none" w:sz="0" w:space="0" w:color="auto"/>
                    <w:bottom w:val="none" w:sz="0" w:space="0" w:color="auto"/>
                    <w:right w:val="none" w:sz="0" w:space="0" w:color="auto"/>
                  </w:divBdr>
                </w:div>
                <w:div w:id="2077164715">
                  <w:marLeft w:val="640"/>
                  <w:marRight w:val="0"/>
                  <w:marTop w:val="0"/>
                  <w:marBottom w:val="0"/>
                  <w:divBdr>
                    <w:top w:val="none" w:sz="0" w:space="0" w:color="auto"/>
                    <w:left w:val="none" w:sz="0" w:space="0" w:color="auto"/>
                    <w:bottom w:val="none" w:sz="0" w:space="0" w:color="auto"/>
                    <w:right w:val="none" w:sz="0" w:space="0" w:color="auto"/>
                  </w:divBdr>
                </w:div>
                <w:div w:id="1961304445">
                  <w:marLeft w:val="640"/>
                  <w:marRight w:val="0"/>
                  <w:marTop w:val="0"/>
                  <w:marBottom w:val="0"/>
                  <w:divBdr>
                    <w:top w:val="none" w:sz="0" w:space="0" w:color="auto"/>
                    <w:left w:val="none" w:sz="0" w:space="0" w:color="auto"/>
                    <w:bottom w:val="none" w:sz="0" w:space="0" w:color="auto"/>
                    <w:right w:val="none" w:sz="0" w:space="0" w:color="auto"/>
                  </w:divBdr>
                </w:div>
                <w:div w:id="1842575288">
                  <w:marLeft w:val="640"/>
                  <w:marRight w:val="0"/>
                  <w:marTop w:val="0"/>
                  <w:marBottom w:val="0"/>
                  <w:divBdr>
                    <w:top w:val="none" w:sz="0" w:space="0" w:color="auto"/>
                    <w:left w:val="none" w:sz="0" w:space="0" w:color="auto"/>
                    <w:bottom w:val="none" w:sz="0" w:space="0" w:color="auto"/>
                    <w:right w:val="none" w:sz="0" w:space="0" w:color="auto"/>
                  </w:divBdr>
                </w:div>
                <w:div w:id="1870416310">
                  <w:marLeft w:val="640"/>
                  <w:marRight w:val="0"/>
                  <w:marTop w:val="0"/>
                  <w:marBottom w:val="0"/>
                  <w:divBdr>
                    <w:top w:val="none" w:sz="0" w:space="0" w:color="auto"/>
                    <w:left w:val="none" w:sz="0" w:space="0" w:color="auto"/>
                    <w:bottom w:val="none" w:sz="0" w:space="0" w:color="auto"/>
                    <w:right w:val="none" w:sz="0" w:space="0" w:color="auto"/>
                  </w:divBdr>
                </w:div>
                <w:div w:id="1758207668">
                  <w:marLeft w:val="640"/>
                  <w:marRight w:val="0"/>
                  <w:marTop w:val="0"/>
                  <w:marBottom w:val="0"/>
                  <w:divBdr>
                    <w:top w:val="none" w:sz="0" w:space="0" w:color="auto"/>
                    <w:left w:val="none" w:sz="0" w:space="0" w:color="auto"/>
                    <w:bottom w:val="none" w:sz="0" w:space="0" w:color="auto"/>
                    <w:right w:val="none" w:sz="0" w:space="0" w:color="auto"/>
                  </w:divBdr>
                </w:div>
                <w:div w:id="1658537402">
                  <w:marLeft w:val="640"/>
                  <w:marRight w:val="0"/>
                  <w:marTop w:val="0"/>
                  <w:marBottom w:val="0"/>
                  <w:divBdr>
                    <w:top w:val="none" w:sz="0" w:space="0" w:color="auto"/>
                    <w:left w:val="none" w:sz="0" w:space="0" w:color="auto"/>
                    <w:bottom w:val="none" w:sz="0" w:space="0" w:color="auto"/>
                    <w:right w:val="none" w:sz="0" w:space="0" w:color="auto"/>
                  </w:divBdr>
                </w:div>
                <w:div w:id="65803049">
                  <w:marLeft w:val="640"/>
                  <w:marRight w:val="0"/>
                  <w:marTop w:val="0"/>
                  <w:marBottom w:val="0"/>
                  <w:divBdr>
                    <w:top w:val="none" w:sz="0" w:space="0" w:color="auto"/>
                    <w:left w:val="none" w:sz="0" w:space="0" w:color="auto"/>
                    <w:bottom w:val="none" w:sz="0" w:space="0" w:color="auto"/>
                    <w:right w:val="none" w:sz="0" w:space="0" w:color="auto"/>
                  </w:divBdr>
                </w:div>
                <w:div w:id="294023643">
                  <w:marLeft w:val="640"/>
                  <w:marRight w:val="0"/>
                  <w:marTop w:val="0"/>
                  <w:marBottom w:val="0"/>
                  <w:divBdr>
                    <w:top w:val="none" w:sz="0" w:space="0" w:color="auto"/>
                    <w:left w:val="none" w:sz="0" w:space="0" w:color="auto"/>
                    <w:bottom w:val="none" w:sz="0" w:space="0" w:color="auto"/>
                    <w:right w:val="none" w:sz="0" w:space="0" w:color="auto"/>
                  </w:divBdr>
                </w:div>
                <w:div w:id="2074156350">
                  <w:marLeft w:val="640"/>
                  <w:marRight w:val="0"/>
                  <w:marTop w:val="0"/>
                  <w:marBottom w:val="0"/>
                  <w:divBdr>
                    <w:top w:val="none" w:sz="0" w:space="0" w:color="auto"/>
                    <w:left w:val="none" w:sz="0" w:space="0" w:color="auto"/>
                    <w:bottom w:val="none" w:sz="0" w:space="0" w:color="auto"/>
                    <w:right w:val="none" w:sz="0" w:space="0" w:color="auto"/>
                  </w:divBdr>
                </w:div>
                <w:div w:id="506598649">
                  <w:marLeft w:val="640"/>
                  <w:marRight w:val="0"/>
                  <w:marTop w:val="0"/>
                  <w:marBottom w:val="0"/>
                  <w:divBdr>
                    <w:top w:val="none" w:sz="0" w:space="0" w:color="auto"/>
                    <w:left w:val="none" w:sz="0" w:space="0" w:color="auto"/>
                    <w:bottom w:val="none" w:sz="0" w:space="0" w:color="auto"/>
                    <w:right w:val="none" w:sz="0" w:space="0" w:color="auto"/>
                  </w:divBdr>
                </w:div>
                <w:div w:id="441802243">
                  <w:marLeft w:val="640"/>
                  <w:marRight w:val="0"/>
                  <w:marTop w:val="0"/>
                  <w:marBottom w:val="0"/>
                  <w:divBdr>
                    <w:top w:val="none" w:sz="0" w:space="0" w:color="auto"/>
                    <w:left w:val="none" w:sz="0" w:space="0" w:color="auto"/>
                    <w:bottom w:val="none" w:sz="0" w:space="0" w:color="auto"/>
                    <w:right w:val="none" w:sz="0" w:space="0" w:color="auto"/>
                  </w:divBdr>
                </w:div>
                <w:div w:id="2086757488">
                  <w:marLeft w:val="640"/>
                  <w:marRight w:val="0"/>
                  <w:marTop w:val="0"/>
                  <w:marBottom w:val="0"/>
                  <w:divBdr>
                    <w:top w:val="none" w:sz="0" w:space="0" w:color="auto"/>
                    <w:left w:val="none" w:sz="0" w:space="0" w:color="auto"/>
                    <w:bottom w:val="none" w:sz="0" w:space="0" w:color="auto"/>
                    <w:right w:val="none" w:sz="0" w:space="0" w:color="auto"/>
                  </w:divBdr>
                </w:div>
              </w:divsChild>
            </w:div>
            <w:div w:id="789667487">
              <w:marLeft w:val="0"/>
              <w:marRight w:val="0"/>
              <w:marTop w:val="0"/>
              <w:marBottom w:val="0"/>
              <w:divBdr>
                <w:top w:val="none" w:sz="0" w:space="0" w:color="auto"/>
                <w:left w:val="none" w:sz="0" w:space="0" w:color="auto"/>
                <w:bottom w:val="none" w:sz="0" w:space="0" w:color="auto"/>
                <w:right w:val="none" w:sz="0" w:space="0" w:color="auto"/>
              </w:divBdr>
              <w:divsChild>
                <w:div w:id="1319335399">
                  <w:marLeft w:val="640"/>
                  <w:marRight w:val="0"/>
                  <w:marTop w:val="0"/>
                  <w:marBottom w:val="0"/>
                  <w:divBdr>
                    <w:top w:val="none" w:sz="0" w:space="0" w:color="auto"/>
                    <w:left w:val="none" w:sz="0" w:space="0" w:color="auto"/>
                    <w:bottom w:val="none" w:sz="0" w:space="0" w:color="auto"/>
                    <w:right w:val="none" w:sz="0" w:space="0" w:color="auto"/>
                  </w:divBdr>
                </w:div>
                <w:div w:id="1785031438">
                  <w:marLeft w:val="640"/>
                  <w:marRight w:val="0"/>
                  <w:marTop w:val="0"/>
                  <w:marBottom w:val="0"/>
                  <w:divBdr>
                    <w:top w:val="none" w:sz="0" w:space="0" w:color="auto"/>
                    <w:left w:val="none" w:sz="0" w:space="0" w:color="auto"/>
                    <w:bottom w:val="none" w:sz="0" w:space="0" w:color="auto"/>
                    <w:right w:val="none" w:sz="0" w:space="0" w:color="auto"/>
                  </w:divBdr>
                </w:div>
                <w:div w:id="318995303">
                  <w:marLeft w:val="640"/>
                  <w:marRight w:val="0"/>
                  <w:marTop w:val="0"/>
                  <w:marBottom w:val="0"/>
                  <w:divBdr>
                    <w:top w:val="none" w:sz="0" w:space="0" w:color="auto"/>
                    <w:left w:val="none" w:sz="0" w:space="0" w:color="auto"/>
                    <w:bottom w:val="none" w:sz="0" w:space="0" w:color="auto"/>
                    <w:right w:val="none" w:sz="0" w:space="0" w:color="auto"/>
                  </w:divBdr>
                </w:div>
                <w:div w:id="37554423">
                  <w:marLeft w:val="640"/>
                  <w:marRight w:val="0"/>
                  <w:marTop w:val="0"/>
                  <w:marBottom w:val="0"/>
                  <w:divBdr>
                    <w:top w:val="none" w:sz="0" w:space="0" w:color="auto"/>
                    <w:left w:val="none" w:sz="0" w:space="0" w:color="auto"/>
                    <w:bottom w:val="none" w:sz="0" w:space="0" w:color="auto"/>
                    <w:right w:val="none" w:sz="0" w:space="0" w:color="auto"/>
                  </w:divBdr>
                </w:div>
                <w:div w:id="1070885730">
                  <w:marLeft w:val="640"/>
                  <w:marRight w:val="0"/>
                  <w:marTop w:val="0"/>
                  <w:marBottom w:val="0"/>
                  <w:divBdr>
                    <w:top w:val="none" w:sz="0" w:space="0" w:color="auto"/>
                    <w:left w:val="none" w:sz="0" w:space="0" w:color="auto"/>
                    <w:bottom w:val="none" w:sz="0" w:space="0" w:color="auto"/>
                    <w:right w:val="none" w:sz="0" w:space="0" w:color="auto"/>
                  </w:divBdr>
                </w:div>
                <w:div w:id="1141734001">
                  <w:marLeft w:val="640"/>
                  <w:marRight w:val="0"/>
                  <w:marTop w:val="0"/>
                  <w:marBottom w:val="0"/>
                  <w:divBdr>
                    <w:top w:val="none" w:sz="0" w:space="0" w:color="auto"/>
                    <w:left w:val="none" w:sz="0" w:space="0" w:color="auto"/>
                    <w:bottom w:val="none" w:sz="0" w:space="0" w:color="auto"/>
                    <w:right w:val="none" w:sz="0" w:space="0" w:color="auto"/>
                  </w:divBdr>
                </w:div>
                <w:div w:id="325792442">
                  <w:marLeft w:val="640"/>
                  <w:marRight w:val="0"/>
                  <w:marTop w:val="0"/>
                  <w:marBottom w:val="0"/>
                  <w:divBdr>
                    <w:top w:val="none" w:sz="0" w:space="0" w:color="auto"/>
                    <w:left w:val="none" w:sz="0" w:space="0" w:color="auto"/>
                    <w:bottom w:val="none" w:sz="0" w:space="0" w:color="auto"/>
                    <w:right w:val="none" w:sz="0" w:space="0" w:color="auto"/>
                  </w:divBdr>
                </w:div>
                <w:div w:id="1156726264">
                  <w:marLeft w:val="640"/>
                  <w:marRight w:val="0"/>
                  <w:marTop w:val="0"/>
                  <w:marBottom w:val="0"/>
                  <w:divBdr>
                    <w:top w:val="none" w:sz="0" w:space="0" w:color="auto"/>
                    <w:left w:val="none" w:sz="0" w:space="0" w:color="auto"/>
                    <w:bottom w:val="none" w:sz="0" w:space="0" w:color="auto"/>
                    <w:right w:val="none" w:sz="0" w:space="0" w:color="auto"/>
                  </w:divBdr>
                </w:div>
                <w:div w:id="1170876637">
                  <w:marLeft w:val="640"/>
                  <w:marRight w:val="0"/>
                  <w:marTop w:val="0"/>
                  <w:marBottom w:val="0"/>
                  <w:divBdr>
                    <w:top w:val="none" w:sz="0" w:space="0" w:color="auto"/>
                    <w:left w:val="none" w:sz="0" w:space="0" w:color="auto"/>
                    <w:bottom w:val="none" w:sz="0" w:space="0" w:color="auto"/>
                    <w:right w:val="none" w:sz="0" w:space="0" w:color="auto"/>
                  </w:divBdr>
                </w:div>
                <w:div w:id="1154222729">
                  <w:marLeft w:val="640"/>
                  <w:marRight w:val="0"/>
                  <w:marTop w:val="0"/>
                  <w:marBottom w:val="0"/>
                  <w:divBdr>
                    <w:top w:val="none" w:sz="0" w:space="0" w:color="auto"/>
                    <w:left w:val="none" w:sz="0" w:space="0" w:color="auto"/>
                    <w:bottom w:val="none" w:sz="0" w:space="0" w:color="auto"/>
                    <w:right w:val="none" w:sz="0" w:space="0" w:color="auto"/>
                  </w:divBdr>
                </w:div>
                <w:div w:id="151793923">
                  <w:marLeft w:val="640"/>
                  <w:marRight w:val="0"/>
                  <w:marTop w:val="0"/>
                  <w:marBottom w:val="0"/>
                  <w:divBdr>
                    <w:top w:val="none" w:sz="0" w:space="0" w:color="auto"/>
                    <w:left w:val="none" w:sz="0" w:space="0" w:color="auto"/>
                    <w:bottom w:val="none" w:sz="0" w:space="0" w:color="auto"/>
                    <w:right w:val="none" w:sz="0" w:space="0" w:color="auto"/>
                  </w:divBdr>
                </w:div>
                <w:div w:id="2079547019">
                  <w:marLeft w:val="640"/>
                  <w:marRight w:val="0"/>
                  <w:marTop w:val="0"/>
                  <w:marBottom w:val="0"/>
                  <w:divBdr>
                    <w:top w:val="none" w:sz="0" w:space="0" w:color="auto"/>
                    <w:left w:val="none" w:sz="0" w:space="0" w:color="auto"/>
                    <w:bottom w:val="none" w:sz="0" w:space="0" w:color="auto"/>
                    <w:right w:val="none" w:sz="0" w:space="0" w:color="auto"/>
                  </w:divBdr>
                </w:div>
                <w:div w:id="630091763">
                  <w:marLeft w:val="640"/>
                  <w:marRight w:val="0"/>
                  <w:marTop w:val="0"/>
                  <w:marBottom w:val="0"/>
                  <w:divBdr>
                    <w:top w:val="none" w:sz="0" w:space="0" w:color="auto"/>
                    <w:left w:val="none" w:sz="0" w:space="0" w:color="auto"/>
                    <w:bottom w:val="none" w:sz="0" w:space="0" w:color="auto"/>
                    <w:right w:val="none" w:sz="0" w:space="0" w:color="auto"/>
                  </w:divBdr>
                </w:div>
                <w:div w:id="396167238">
                  <w:marLeft w:val="640"/>
                  <w:marRight w:val="0"/>
                  <w:marTop w:val="0"/>
                  <w:marBottom w:val="0"/>
                  <w:divBdr>
                    <w:top w:val="none" w:sz="0" w:space="0" w:color="auto"/>
                    <w:left w:val="none" w:sz="0" w:space="0" w:color="auto"/>
                    <w:bottom w:val="none" w:sz="0" w:space="0" w:color="auto"/>
                    <w:right w:val="none" w:sz="0" w:space="0" w:color="auto"/>
                  </w:divBdr>
                </w:div>
                <w:div w:id="684330032">
                  <w:marLeft w:val="640"/>
                  <w:marRight w:val="0"/>
                  <w:marTop w:val="0"/>
                  <w:marBottom w:val="0"/>
                  <w:divBdr>
                    <w:top w:val="none" w:sz="0" w:space="0" w:color="auto"/>
                    <w:left w:val="none" w:sz="0" w:space="0" w:color="auto"/>
                    <w:bottom w:val="none" w:sz="0" w:space="0" w:color="auto"/>
                    <w:right w:val="none" w:sz="0" w:space="0" w:color="auto"/>
                  </w:divBdr>
                </w:div>
                <w:div w:id="413357337">
                  <w:marLeft w:val="640"/>
                  <w:marRight w:val="0"/>
                  <w:marTop w:val="0"/>
                  <w:marBottom w:val="0"/>
                  <w:divBdr>
                    <w:top w:val="none" w:sz="0" w:space="0" w:color="auto"/>
                    <w:left w:val="none" w:sz="0" w:space="0" w:color="auto"/>
                    <w:bottom w:val="none" w:sz="0" w:space="0" w:color="auto"/>
                    <w:right w:val="none" w:sz="0" w:space="0" w:color="auto"/>
                  </w:divBdr>
                </w:div>
                <w:div w:id="317347551">
                  <w:marLeft w:val="640"/>
                  <w:marRight w:val="0"/>
                  <w:marTop w:val="0"/>
                  <w:marBottom w:val="0"/>
                  <w:divBdr>
                    <w:top w:val="none" w:sz="0" w:space="0" w:color="auto"/>
                    <w:left w:val="none" w:sz="0" w:space="0" w:color="auto"/>
                    <w:bottom w:val="none" w:sz="0" w:space="0" w:color="auto"/>
                    <w:right w:val="none" w:sz="0" w:space="0" w:color="auto"/>
                  </w:divBdr>
                </w:div>
                <w:div w:id="1635059967">
                  <w:marLeft w:val="640"/>
                  <w:marRight w:val="0"/>
                  <w:marTop w:val="0"/>
                  <w:marBottom w:val="0"/>
                  <w:divBdr>
                    <w:top w:val="none" w:sz="0" w:space="0" w:color="auto"/>
                    <w:left w:val="none" w:sz="0" w:space="0" w:color="auto"/>
                    <w:bottom w:val="none" w:sz="0" w:space="0" w:color="auto"/>
                    <w:right w:val="none" w:sz="0" w:space="0" w:color="auto"/>
                  </w:divBdr>
                </w:div>
                <w:div w:id="1436246041">
                  <w:marLeft w:val="640"/>
                  <w:marRight w:val="0"/>
                  <w:marTop w:val="0"/>
                  <w:marBottom w:val="0"/>
                  <w:divBdr>
                    <w:top w:val="none" w:sz="0" w:space="0" w:color="auto"/>
                    <w:left w:val="none" w:sz="0" w:space="0" w:color="auto"/>
                    <w:bottom w:val="none" w:sz="0" w:space="0" w:color="auto"/>
                    <w:right w:val="none" w:sz="0" w:space="0" w:color="auto"/>
                  </w:divBdr>
                </w:div>
                <w:div w:id="128011483">
                  <w:marLeft w:val="640"/>
                  <w:marRight w:val="0"/>
                  <w:marTop w:val="0"/>
                  <w:marBottom w:val="0"/>
                  <w:divBdr>
                    <w:top w:val="none" w:sz="0" w:space="0" w:color="auto"/>
                    <w:left w:val="none" w:sz="0" w:space="0" w:color="auto"/>
                    <w:bottom w:val="none" w:sz="0" w:space="0" w:color="auto"/>
                    <w:right w:val="none" w:sz="0" w:space="0" w:color="auto"/>
                  </w:divBdr>
                </w:div>
                <w:div w:id="2147045816">
                  <w:marLeft w:val="640"/>
                  <w:marRight w:val="0"/>
                  <w:marTop w:val="0"/>
                  <w:marBottom w:val="0"/>
                  <w:divBdr>
                    <w:top w:val="none" w:sz="0" w:space="0" w:color="auto"/>
                    <w:left w:val="none" w:sz="0" w:space="0" w:color="auto"/>
                    <w:bottom w:val="none" w:sz="0" w:space="0" w:color="auto"/>
                    <w:right w:val="none" w:sz="0" w:space="0" w:color="auto"/>
                  </w:divBdr>
                </w:div>
                <w:div w:id="1280336196">
                  <w:marLeft w:val="640"/>
                  <w:marRight w:val="0"/>
                  <w:marTop w:val="0"/>
                  <w:marBottom w:val="0"/>
                  <w:divBdr>
                    <w:top w:val="none" w:sz="0" w:space="0" w:color="auto"/>
                    <w:left w:val="none" w:sz="0" w:space="0" w:color="auto"/>
                    <w:bottom w:val="none" w:sz="0" w:space="0" w:color="auto"/>
                    <w:right w:val="none" w:sz="0" w:space="0" w:color="auto"/>
                  </w:divBdr>
                </w:div>
                <w:div w:id="619335081">
                  <w:marLeft w:val="640"/>
                  <w:marRight w:val="0"/>
                  <w:marTop w:val="0"/>
                  <w:marBottom w:val="0"/>
                  <w:divBdr>
                    <w:top w:val="none" w:sz="0" w:space="0" w:color="auto"/>
                    <w:left w:val="none" w:sz="0" w:space="0" w:color="auto"/>
                    <w:bottom w:val="none" w:sz="0" w:space="0" w:color="auto"/>
                    <w:right w:val="none" w:sz="0" w:space="0" w:color="auto"/>
                  </w:divBdr>
                </w:div>
                <w:div w:id="370232262">
                  <w:marLeft w:val="640"/>
                  <w:marRight w:val="0"/>
                  <w:marTop w:val="0"/>
                  <w:marBottom w:val="0"/>
                  <w:divBdr>
                    <w:top w:val="none" w:sz="0" w:space="0" w:color="auto"/>
                    <w:left w:val="none" w:sz="0" w:space="0" w:color="auto"/>
                    <w:bottom w:val="none" w:sz="0" w:space="0" w:color="auto"/>
                    <w:right w:val="none" w:sz="0" w:space="0" w:color="auto"/>
                  </w:divBdr>
                </w:div>
                <w:div w:id="151601903">
                  <w:marLeft w:val="640"/>
                  <w:marRight w:val="0"/>
                  <w:marTop w:val="0"/>
                  <w:marBottom w:val="0"/>
                  <w:divBdr>
                    <w:top w:val="none" w:sz="0" w:space="0" w:color="auto"/>
                    <w:left w:val="none" w:sz="0" w:space="0" w:color="auto"/>
                    <w:bottom w:val="none" w:sz="0" w:space="0" w:color="auto"/>
                    <w:right w:val="none" w:sz="0" w:space="0" w:color="auto"/>
                  </w:divBdr>
                </w:div>
                <w:div w:id="231354142">
                  <w:marLeft w:val="640"/>
                  <w:marRight w:val="0"/>
                  <w:marTop w:val="0"/>
                  <w:marBottom w:val="0"/>
                  <w:divBdr>
                    <w:top w:val="none" w:sz="0" w:space="0" w:color="auto"/>
                    <w:left w:val="none" w:sz="0" w:space="0" w:color="auto"/>
                    <w:bottom w:val="none" w:sz="0" w:space="0" w:color="auto"/>
                    <w:right w:val="none" w:sz="0" w:space="0" w:color="auto"/>
                  </w:divBdr>
                </w:div>
                <w:div w:id="1624580977">
                  <w:marLeft w:val="640"/>
                  <w:marRight w:val="0"/>
                  <w:marTop w:val="0"/>
                  <w:marBottom w:val="0"/>
                  <w:divBdr>
                    <w:top w:val="none" w:sz="0" w:space="0" w:color="auto"/>
                    <w:left w:val="none" w:sz="0" w:space="0" w:color="auto"/>
                    <w:bottom w:val="none" w:sz="0" w:space="0" w:color="auto"/>
                    <w:right w:val="none" w:sz="0" w:space="0" w:color="auto"/>
                  </w:divBdr>
                </w:div>
                <w:div w:id="396130852">
                  <w:marLeft w:val="640"/>
                  <w:marRight w:val="0"/>
                  <w:marTop w:val="0"/>
                  <w:marBottom w:val="0"/>
                  <w:divBdr>
                    <w:top w:val="none" w:sz="0" w:space="0" w:color="auto"/>
                    <w:left w:val="none" w:sz="0" w:space="0" w:color="auto"/>
                    <w:bottom w:val="none" w:sz="0" w:space="0" w:color="auto"/>
                    <w:right w:val="none" w:sz="0" w:space="0" w:color="auto"/>
                  </w:divBdr>
                </w:div>
                <w:div w:id="356933723">
                  <w:marLeft w:val="640"/>
                  <w:marRight w:val="0"/>
                  <w:marTop w:val="0"/>
                  <w:marBottom w:val="0"/>
                  <w:divBdr>
                    <w:top w:val="none" w:sz="0" w:space="0" w:color="auto"/>
                    <w:left w:val="none" w:sz="0" w:space="0" w:color="auto"/>
                    <w:bottom w:val="none" w:sz="0" w:space="0" w:color="auto"/>
                    <w:right w:val="none" w:sz="0" w:space="0" w:color="auto"/>
                  </w:divBdr>
                </w:div>
                <w:div w:id="673266439">
                  <w:marLeft w:val="640"/>
                  <w:marRight w:val="0"/>
                  <w:marTop w:val="0"/>
                  <w:marBottom w:val="0"/>
                  <w:divBdr>
                    <w:top w:val="none" w:sz="0" w:space="0" w:color="auto"/>
                    <w:left w:val="none" w:sz="0" w:space="0" w:color="auto"/>
                    <w:bottom w:val="none" w:sz="0" w:space="0" w:color="auto"/>
                    <w:right w:val="none" w:sz="0" w:space="0" w:color="auto"/>
                  </w:divBdr>
                </w:div>
                <w:div w:id="373580475">
                  <w:marLeft w:val="640"/>
                  <w:marRight w:val="0"/>
                  <w:marTop w:val="0"/>
                  <w:marBottom w:val="0"/>
                  <w:divBdr>
                    <w:top w:val="none" w:sz="0" w:space="0" w:color="auto"/>
                    <w:left w:val="none" w:sz="0" w:space="0" w:color="auto"/>
                    <w:bottom w:val="none" w:sz="0" w:space="0" w:color="auto"/>
                    <w:right w:val="none" w:sz="0" w:space="0" w:color="auto"/>
                  </w:divBdr>
                </w:div>
                <w:div w:id="1701667730">
                  <w:marLeft w:val="640"/>
                  <w:marRight w:val="0"/>
                  <w:marTop w:val="0"/>
                  <w:marBottom w:val="0"/>
                  <w:divBdr>
                    <w:top w:val="none" w:sz="0" w:space="0" w:color="auto"/>
                    <w:left w:val="none" w:sz="0" w:space="0" w:color="auto"/>
                    <w:bottom w:val="none" w:sz="0" w:space="0" w:color="auto"/>
                    <w:right w:val="none" w:sz="0" w:space="0" w:color="auto"/>
                  </w:divBdr>
                </w:div>
                <w:div w:id="147290010">
                  <w:marLeft w:val="640"/>
                  <w:marRight w:val="0"/>
                  <w:marTop w:val="0"/>
                  <w:marBottom w:val="0"/>
                  <w:divBdr>
                    <w:top w:val="none" w:sz="0" w:space="0" w:color="auto"/>
                    <w:left w:val="none" w:sz="0" w:space="0" w:color="auto"/>
                    <w:bottom w:val="none" w:sz="0" w:space="0" w:color="auto"/>
                    <w:right w:val="none" w:sz="0" w:space="0" w:color="auto"/>
                  </w:divBdr>
                </w:div>
                <w:div w:id="1652099998">
                  <w:marLeft w:val="640"/>
                  <w:marRight w:val="0"/>
                  <w:marTop w:val="0"/>
                  <w:marBottom w:val="0"/>
                  <w:divBdr>
                    <w:top w:val="none" w:sz="0" w:space="0" w:color="auto"/>
                    <w:left w:val="none" w:sz="0" w:space="0" w:color="auto"/>
                    <w:bottom w:val="none" w:sz="0" w:space="0" w:color="auto"/>
                    <w:right w:val="none" w:sz="0" w:space="0" w:color="auto"/>
                  </w:divBdr>
                </w:div>
                <w:div w:id="2114355104">
                  <w:marLeft w:val="640"/>
                  <w:marRight w:val="0"/>
                  <w:marTop w:val="0"/>
                  <w:marBottom w:val="0"/>
                  <w:divBdr>
                    <w:top w:val="none" w:sz="0" w:space="0" w:color="auto"/>
                    <w:left w:val="none" w:sz="0" w:space="0" w:color="auto"/>
                    <w:bottom w:val="none" w:sz="0" w:space="0" w:color="auto"/>
                    <w:right w:val="none" w:sz="0" w:space="0" w:color="auto"/>
                  </w:divBdr>
                </w:div>
                <w:div w:id="595403070">
                  <w:marLeft w:val="640"/>
                  <w:marRight w:val="0"/>
                  <w:marTop w:val="0"/>
                  <w:marBottom w:val="0"/>
                  <w:divBdr>
                    <w:top w:val="none" w:sz="0" w:space="0" w:color="auto"/>
                    <w:left w:val="none" w:sz="0" w:space="0" w:color="auto"/>
                    <w:bottom w:val="none" w:sz="0" w:space="0" w:color="auto"/>
                    <w:right w:val="none" w:sz="0" w:space="0" w:color="auto"/>
                  </w:divBdr>
                </w:div>
                <w:div w:id="908929845">
                  <w:marLeft w:val="640"/>
                  <w:marRight w:val="0"/>
                  <w:marTop w:val="0"/>
                  <w:marBottom w:val="0"/>
                  <w:divBdr>
                    <w:top w:val="none" w:sz="0" w:space="0" w:color="auto"/>
                    <w:left w:val="none" w:sz="0" w:space="0" w:color="auto"/>
                    <w:bottom w:val="none" w:sz="0" w:space="0" w:color="auto"/>
                    <w:right w:val="none" w:sz="0" w:space="0" w:color="auto"/>
                  </w:divBdr>
                </w:div>
                <w:div w:id="1273630483">
                  <w:marLeft w:val="640"/>
                  <w:marRight w:val="0"/>
                  <w:marTop w:val="0"/>
                  <w:marBottom w:val="0"/>
                  <w:divBdr>
                    <w:top w:val="none" w:sz="0" w:space="0" w:color="auto"/>
                    <w:left w:val="none" w:sz="0" w:space="0" w:color="auto"/>
                    <w:bottom w:val="none" w:sz="0" w:space="0" w:color="auto"/>
                    <w:right w:val="none" w:sz="0" w:space="0" w:color="auto"/>
                  </w:divBdr>
                </w:div>
                <w:div w:id="1241018082">
                  <w:marLeft w:val="640"/>
                  <w:marRight w:val="0"/>
                  <w:marTop w:val="0"/>
                  <w:marBottom w:val="0"/>
                  <w:divBdr>
                    <w:top w:val="none" w:sz="0" w:space="0" w:color="auto"/>
                    <w:left w:val="none" w:sz="0" w:space="0" w:color="auto"/>
                    <w:bottom w:val="none" w:sz="0" w:space="0" w:color="auto"/>
                    <w:right w:val="none" w:sz="0" w:space="0" w:color="auto"/>
                  </w:divBdr>
                </w:div>
                <w:div w:id="1806192398">
                  <w:marLeft w:val="640"/>
                  <w:marRight w:val="0"/>
                  <w:marTop w:val="0"/>
                  <w:marBottom w:val="0"/>
                  <w:divBdr>
                    <w:top w:val="none" w:sz="0" w:space="0" w:color="auto"/>
                    <w:left w:val="none" w:sz="0" w:space="0" w:color="auto"/>
                    <w:bottom w:val="none" w:sz="0" w:space="0" w:color="auto"/>
                    <w:right w:val="none" w:sz="0" w:space="0" w:color="auto"/>
                  </w:divBdr>
                </w:div>
                <w:div w:id="970129656">
                  <w:marLeft w:val="640"/>
                  <w:marRight w:val="0"/>
                  <w:marTop w:val="0"/>
                  <w:marBottom w:val="0"/>
                  <w:divBdr>
                    <w:top w:val="none" w:sz="0" w:space="0" w:color="auto"/>
                    <w:left w:val="none" w:sz="0" w:space="0" w:color="auto"/>
                    <w:bottom w:val="none" w:sz="0" w:space="0" w:color="auto"/>
                    <w:right w:val="none" w:sz="0" w:space="0" w:color="auto"/>
                  </w:divBdr>
                </w:div>
                <w:div w:id="449251614">
                  <w:marLeft w:val="640"/>
                  <w:marRight w:val="0"/>
                  <w:marTop w:val="0"/>
                  <w:marBottom w:val="0"/>
                  <w:divBdr>
                    <w:top w:val="none" w:sz="0" w:space="0" w:color="auto"/>
                    <w:left w:val="none" w:sz="0" w:space="0" w:color="auto"/>
                    <w:bottom w:val="none" w:sz="0" w:space="0" w:color="auto"/>
                    <w:right w:val="none" w:sz="0" w:space="0" w:color="auto"/>
                  </w:divBdr>
                </w:div>
                <w:div w:id="1745255145">
                  <w:marLeft w:val="640"/>
                  <w:marRight w:val="0"/>
                  <w:marTop w:val="0"/>
                  <w:marBottom w:val="0"/>
                  <w:divBdr>
                    <w:top w:val="none" w:sz="0" w:space="0" w:color="auto"/>
                    <w:left w:val="none" w:sz="0" w:space="0" w:color="auto"/>
                    <w:bottom w:val="none" w:sz="0" w:space="0" w:color="auto"/>
                    <w:right w:val="none" w:sz="0" w:space="0" w:color="auto"/>
                  </w:divBdr>
                </w:div>
                <w:div w:id="1621104980">
                  <w:marLeft w:val="640"/>
                  <w:marRight w:val="0"/>
                  <w:marTop w:val="0"/>
                  <w:marBottom w:val="0"/>
                  <w:divBdr>
                    <w:top w:val="none" w:sz="0" w:space="0" w:color="auto"/>
                    <w:left w:val="none" w:sz="0" w:space="0" w:color="auto"/>
                    <w:bottom w:val="none" w:sz="0" w:space="0" w:color="auto"/>
                    <w:right w:val="none" w:sz="0" w:space="0" w:color="auto"/>
                  </w:divBdr>
                </w:div>
                <w:div w:id="1077632293">
                  <w:marLeft w:val="640"/>
                  <w:marRight w:val="0"/>
                  <w:marTop w:val="0"/>
                  <w:marBottom w:val="0"/>
                  <w:divBdr>
                    <w:top w:val="none" w:sz="0" w:space="0" w:color="auto"/>
                    <w:left w:val="none" w:sz="0" w:space="0" w:color="auto"/>
                    <w:bottom w:val="none" w:sz="0" w:space="0" w:color="auto"/>
                    <w:right w:val="none" w:sz="0" w:space="0" w:color="auto"/>
                  </w:divBdr>
                </w:div>
                <w:div w:id="2095392703">
                  <w:marLeft w:val="640"/>
                  <w:marRight w:val="0"/>
                  <w:marTop w:val="0"/>
                  <w:marBottom w:val="0"/>
                  <w:divBdr>
                    <w:top w:val="none" w:sz="0" w:space="0" w:color="auto"/>
                    <w:left w:val="none" w:sz="0" w:space="0" w:color="auto"/>
                    <w:bottom w:val="none" w:sz="0" w:space="0" w:color="auto"/>
                    <w:right w:val="none" w:sz="0" w:space="0" w:color="auto"/>
                  </w:divBdr>
                </w:div>
                <w:div w:id="1191994538">
                  <w:marLeft w:val="640"/>
                  <w:marRight w:val="0"/>
                  <w:marTop w:val="0"/>
                  <w:marBottom w:val="0"/>
                  <w:divBdr>
                    <w:top w:val="none" w:sz="0" w:space="0" w:color="auto"/>
                    <w:left w:val="none" w:sz="0" w:space="0" w:color="auto"/>
                    <w:bottom w:val="none" w:sz="0" w:space="0" w:color="auto"/>
                    <w:right w:val="none" w:sz="0" w:space="0" w:color="auto"/>
                  </w:divBdr>
                </w:div>
                <w:div w:id="48070364">
                  <w:marLeft w:val="640"/>
                  <w:marRight w:val="0"/>
                  <w:marTop w:val="0"/>
                  <w:marBottom w:val="0"/>
                  <w:divBdr>
                    <w:top w:val="none" w:sz="0" w:space="0" w:color="auto"/>
                    <w:left w:val="none" w:sz="0" w:space="0" w:color="auto"/>
                    <w:bottom w:val="none" w:sz="0" w:space="0" w:color="auto"/>
                    <w:right w:val="none" w:sz="0" w:space="0" w:color="auto"/>
                  </w:divBdr>
                </w:div>
                <w:div w:id="91752860">
                  <w:marLeft w:val="640"/>
                  <w:marRight w:val="0"/>
                  <w:marTop w:val="0"/>
                  <w:marBottom w:val="0"/>
                  <w:divBdr>
                    <w:top w:val="none" w:sz="0" w:space="0" w:color="auto"/>
                    <w:left w:val="none" w:sz="0" w:space="0" w:color="auto"/>
                    <w:bottom w:val="none" w:sz="0" w:space="0" w:color="auto"/>
                    <w:right w:val="none" w:sz="0" w:space="0" w:color="auto"/>
                  </w:divBdr>
                </w:div>
                <w:div w:id="698429289">
                  <w:marLeft w:val="640"/>
                  <w:marRight w:val="0"/>
                  <w:marTop w:val="0"/>
                  <w:marBottom w:val="0"/>
                  <w:divBdr>
                    <w:top w:val="none" w:sz="0" w:space="0" w:color="auto"/>
                    <w:left w:val="none" w:sz="0" w:space="0" w:color="auto"/>
                    <w:bottom w:val="none" w:sz="0" w:space="0" w:color="auto"/>
                    <w:right w:val="none" w:sz="0" w:space="0" w:color="auto"/>
                  </w:divBdr>
                </w:div>
                <w:div w:id="1252201169">
                  <w:marLeft w:val="640"/>
                  <w:marRight w:val="0"/>
                  <w:marTop w:val="0"/>
                  <w:marBottom w:val="0"/>
                  <w:divBdr>
                    <w:top w:val="none" w:sz="0" w:space="0" w:color="auto"/>
                    <w:left w:val="none" w:sz="0" w:space="0" w:color="auto"/>
                    <w:bottom w:val="none" w:sz="0" w:space="0" w:color="auto"/>
                    <w:right w:val="none" w:sz="0" w:space="0" w:color="auto"/>
                  </w:divBdr>
                </w:div>
                <w:div w:id="1095246438">
                  <w:marLeft w:val="640"/>
                  <w:marRight w:val="0"/>
                  <w:marTop w:val="0"/>
                  <w:marBottom w:val="0"/>
                  <w:divBdr>
                    <w:top w:val="none" w:sz="0" w:space="0" w:color="auto"/>
                    <w:left w:val="none" w:sz="0" w:space="0" w:color="auto"/>
                    <w:bottom w:val="none" w:sz="0" w:space="0" w:color="auto"/>
                    <w:right w:val="none" w:sz="0" w:space="0" w:color="auto"/>
                  </w:divBdr>
                </w:div>
                <w:div w:id="562643941">
                  <w:marLeft w:val="640"/>
                  <w:marRight w:val="0"/>
                  <w:marTop w:val="0"/>
                  <w:marBottom w:val="0"/>
                  <w:divBdr>
                    <w:top w:val="none" w:sz="0" w:space="0" w:color="auto"/>
                    <w:left w:val="none" w:sz="0" w:space="0" w:color="auto"/>
                    <w:bottom w:val="none" w:sz="0" w:space="0" w:color="auto"/>
                    <w:right w:val="none" w:sz="0" w:space="0" w:color="auto"/>
                  </w:divBdr>
                </w:div>
                <w:div w:id="1108084045">
                  <w:marLeft w:val="640"/>
                  <w:marRight w:val="0"/>
                  <w:marTop w:val="0"/>
                  <w:marBottom w:val="0"/>
                  <w:divBdr>
                    <w:top w:val="none" w:sz="0" w:space="0" w:color="auto"/>
                    <w:left w:val="none" w:sz="0" w:space="0" w:color="auto"/>
                    <w:bottom w:val="none" w:sz="0" w:space="0" w:color="auto"/>
                    <w:right w:val="none" w:sz="0" w:space="0" w:color="auto"/>
                  </w:divBdr>
                </w:div>
                <w:div w:id="2065062254">
                  <w:marLeft w:val="640"/>
                  <w:marRight w:val="0"/>
                  <w:marTop w:val="0"/>
                  <w:marBottom w:val="0"/>
                  <w:divBdr>
                    <w:top w:val="none" w:sz="0" w:space="0" w:color="auto"/>
                    <w:left w:val="none" w:sz="0" w:space="0" w:color="auto"/>
                    <w:bottom w:val="none" w:sz="0" w:space="0" w:color="auto"/>
                    <w:right w:val="none" w:sz="0" w:space="0" w:color="auto"/>
                  </w:divBdr>
                </w:div>
                <w:div w:id="93668825">
                  <w:marLeft w:val="640"/>
                  <w:marRight w:val="0"/>
                  <w:marTop w:val="0"/>
                  <w:marBottom w:val="0"/>
                  <w:divBdr>
                    <w:top w:val="none" w:sz="0" w:space="0" w:color="auto"/>
                    <w:left w:val="none" w:sz="0" w:space="0" w:color="auto"/>
                    <w:bottom w:val="none" w:sz="0" w:space="0" w:color="auto"/>
                    <w:right w:val="none" w:sz="0" w:space="0" w:color="auto"/>
                  </w:divBdr>
                </w:div>
                <w:div w:id="25524399">
                  <w:marLeft w:val="640"/>
                  <w:marRight w:val="0"/>
                  <w:marTop w:val="0"/>
                  <w:marBottom w:val="0"/>
                  <w:divBdr>
                    <w:top w:val="none" w:sz="0" w:space="0" w:color="auto"/>
                    <w:left w:val="none" w:sz="0" w:space="0" w:color="auto"/>
                    <w:bottom w:val="none" w:sz="0" w:space="0" w:color="auto"/>
                    <w:right w:val="none" w:sz="0" w:space="0" w:color="auto"/>
                  </w:divBdr>
                </w:div>
                <w:div w:id="662322762">
                  <w:marLeft w:val="640"/>
                  <w:marRight w:val="0"/>
                  <w:marTop w:val="0"/>
                  <w:marBottom w:val="0"/>
                  <w:divBdr>
                    <w:top w:val="none" w:sz="0" w:space="0" w:color="auto"/>
                    <w:left w:val="none" w:sz="0" w:space="0" w:color="auto"/>
                    <w:bottom w:val="none" w:sz="0" w:space="0" w:color="auto"/>
                    <w:right w:val="none" w:sz="0" w:space="0" w:color="auto"/>
                  </w:divBdr>
                </w:div>
                <w:div w:id="2114812620">
                  <w:marLeft w:val="640"/>
                  <w:marRight w:val="0"/>
                  <w:marTop w:val="0"/>
                  <w:marBottom w:val="0"/>
                  <w:divBdr>
                    <w:top w:val="none" w:sz="0" w:space="0" w:color="auto"/>
                    <w:left w:val="none" w:sz="0" w:space="0" w:color="auto"/>
                    <w:bottom w:val="none" w:sz="0" w:space="0" w:color="auto"/>
                    <w:right w:val="none" w:sz="0" w:space="0" w:color="auto"/>
                  </w:divBdr>
                </w:div>
                <w:div w:id="524640460">
                  <w:marLeft w:val="640"/>
                  <w:marRight w:val="0"/>
                  <w:marTop w:val="0"/>
                  <w:marBottom w:val="0"/>
                  <w:divBdr>
                    <w:top w:val="none" w:sz="0" w:space="0" w:color="auto"/>
                    <w:left w:val="none" w:sz="0" w:space="0" w:color="auto"/>
                    <w:bottom w:val="none" w:sz="0" w:space="0" w:color="auto"/>
                    <w:right w:val="none" w:sz="0" w:space="0" w:color="auto"/>
                  </w:divBdr>
                </w:div>
                <w:div w:id="754207981">
                  <w:marLeft w:val="640"/>
                  <w:marRight w:val="0"/>
                  <w:marTop w:val="0"/>
                  <w:marBottom w:val="0"/>
                  <w:divBdr>
                    <w:top w:val="none" w:sz="0" w:space="0" w:color="auto"/>
                    <w:left w:val="none" w:sz="0" w:space="0" w:color="auto"/>
                    <w:bottom w:val="none" w:sz="0" w:space="0" w:color="auto"/>
                    <w:right w:val="none" w:sz="0" w:space="0" w:color="auto"/>
                  </w:divBdr>
                </w:div>
                <w:div w:id="974602547">
                  <w:marLeft w:val="640"/>
                  <w:marRight w:val="0"/>
                  <w:marTop w:val="0"/>
                  <w:marBottom w:val="0"/>
                  <w:divBdr>
                    <w:top w:val="none" w:sz="0" w:space="0" w:color="auto"/>
                    <w:left w:val="none" w:sz="0" w:space="0" w:color="auto"/>
                    <w:bottom w:val="none" w:sz="0" w:space="0" w:color="auto"/>
                    <w:right w:val="none" w:sz="0" w:space="0" w:color="auto"/>
                  </w:divBdr>
                </w:div>
                <w:div w:id="1777675454">
                  <w:marLeft w:val="640"/>
                  <w:marRight w:val="0"/>
                  <w:marTop w:val="0"/>
                  <w:marBottom w:val="0"/>
                  <w:divBdr>
                    <w:top w:val="none" w:sz="0" w:space="0" w:color="auto"/>
                    <w:left w:val="none" w:sz="0" w:space="0" w:color="auto"/>
                    <w:bottom w:val="none" w:sz="0" w:space="0" w:color="auto"/>
                    <w:right w:val="none" w:sz="0" w:space="0" w:color="auto"/>
                  </w:divBdr>
                </w:div>
                <w:div w:id="1415085635">
                  <w:marLeft w:val="640"/>
                  <w:marRight w:val="0"/>
                  <w:marTop w:val="0"/>
                  <w:marBottom w:val="0"/>
                  <w:divBdr>
                    <w:top w:val="none" w:sz="0" w:space="0" w:color="auto"/>
                    <w:left w:val="none" w:sz="0" w:space="0" w:color="auto"/>
                    <w:bottom w:val="none" w:sz="0" w:space="0" w:color="auto"/>
                    <w:right w:val="none" w:sz="0" w:space="0" w:color="auto"/>
                  </w:divBdr>
                </w:div>
                <w:div w:id="1622301529">
                  <w:marLeft w:val="640"/>
                  <w:marRight w:val="0"/>
                  <w:marTop w:val="0"/>
                  <w:marBottom w:val="0"/>
                  <w:divBdr>
                    <w:top w:val="none" w:sz="0" w:space="0" w:color="auto"/>
                    <w:left w:val="none" w:sz="0" w:space="0" w:color="auto"/>
                    <w:bottom w:val="none" w:sz="0" w:space="0" w:color="auto"/>
                    <w:right w:val="none" w:sz="0" w:space="0" w:color="auto"/>
                  </w:divBdr>
                </w:div>
              </w:divsChild>
            </w:div>
            <w:div w:id="2109154130">
              <w:marLeft w:val="0"/>
              <w:marRight w:val="0"/>
              <w:marTop w:val="0"/>
              <w:marBottom w:val="0"/>
              <w:divBdr>
                <w:top w:val="none" w:sz="0" w:space="0" w:color="auto"/>
                <w:left w:val="none" w:sz="0" w:space="0" w:color="auto"/>
                <w:bottom w:val="none" w:sz="0" w:space="0" w:color="auto"/>
                <w:right w:val="none" w:sz="0" w:space="0" w:color="auto"/>
              </w:divBdr>
              <w:divsChild>
                <w:div w:id="721443130">
                  <w:marLeft w:val="640"/>
                  <w:marRight w:val="0"/>
                  <w:marTop w:val="0"/>
                  <w:marBottom w:val="0"/>
                  <w:divBdr>
                    <w:top w:val="none" w:sz="0" w:space="0" w:color="auto"/>
                    <w:left w:val="none" w:sz="0" w:space="0" w:color="auto"/>
                    <w:bottom w:val="none" w:sz="0" w:space="0" w:color="auto"/>
                    <w:right w:val="none" w:sz="0" w:space="0" w:color="auto"/>
                  </w:divBdr>
                </w:div>
                <w:div w:id="998537120">
                  <w:marLeft w:val="640"/>
                  <w:marRight w:val="0"/>
                  <w:marTop w:val="0"/>
                  <w:marBottom w:val="0"/>
                  <w:divBdr>
                    <w:top w:val="none" w:sz="0" w:space="0" w:color="auto"/>
                    <w:left w:val="none" w:sz="0" w:space="0" w:color="auto"/>
                    <w:bottom w:val="none" w:sz="0" w:space="0" w:color="auto"/>
                    <w:right w:val="none" w:sz="0" w:space="0" w:color="auto"/>
                  </w:divBdr>
                </w:div>
                <w:div w:id="1274435178">
                  <w:marLeft w:val="640"/>
                  <w:marRight w:val="0"/>
                  <w:marTop w:val="0"/>
                  <w:marBottom w:val="0"/>
                  <w:divBdr>
                    <w:top w:val="none" w:sz="0" w:space="0" w:color="auto"/>
                    <w:left w:val="none" w:sz="0" w:space="0" w:color="auto"/>
                    <w:bottom w:val="none" w:sz="0" w:space="0" w:color="auto"/>
                    <w:right w:val="none" w:sz="0" w:space="0" w:color="auto"/>
                  </w:divBdr>
                </w:div>
                <w:div w:id="1696689618">
                  <w:marLeft w:val="640"/>
                  <w:marRight w:val="0"/>
                  <w:marTop w:val="0"/>
                  <w:marBottom w:val="0"/>
                  <w:divBdr>
                    <w:top w:val="none" w:sz="0" w:space="0" w:color="auto"/>
                    <w:left w:val="none" w:sz="0" w:space="0" w:color="auto"/>
                    <w:bottom w:val="none" w:sz="0" w:space="0" w:color="auto"/>
                    <w:right w:val="none" w:sz="0" w:space="0" w:color="auto"/>
                  </w:divBdr>
                </w:div>
                <w:div w:id="1789274194">
                  <w:marLeft w:val="640"/>
                  <w:marRight w:val="0"/>
                  <w:marTop w:val="0"/>
                  <w:marBottom w:val="0"/>
                  <w:divBdr>
                    <w:top w:val="none" w:sz="0" w:space="0" w:color="auto"/>
                    <w:left w:val="none" w:sz="0" w:space="0" w:color="auto"/>
                    <w:bottom w:val="none" w:sz="0" w:space="0" w:color="auto"/>
                    <w:right w:val="none" w:sz="0" w:space="0" w:color="auto"/>
                  </w:divBdr>
                </w:div>
                <w:div w:id="1086462615">
                  <w:marLeft w:val="640"/>
                  <w:marRight w:val="0"/>
                  <w:marTop w:val="0"/>
                  <w:marBottom w:val="0"/>
                  <w:divBdr>
                    <w:top w:val="none" w:sz="0" w:space="0" w:color="auto"/>
                    <w:left w:val="none" w:sz="0" w:space="0" w:color="auto"/>
                    <w:bottom w:val="none" w:sz="0" w:space="0" w:color="auto"/>
                    <w:right w:val="none" w:sz="0" w:space="0" w:color="auto"/>
                  </w:divBdr>
                </w:div>
                <w:div w:id="636186248">
                  <w:marLeft w:val="640"/>
                  <w:marRight w:val="0"/>
                  <w:marTop w:val="0"/>
                  <w:marBottom w:val="0"/>
                  <w:divBdr>
                    <w:top w:val="none" w:sz="0" w:space="0" w:color="auto"/>
                    <w:left w:val="none" w:sz="0" w:space="0" w:color="auto"/>
                    <w:bottom w:val="none" w:sz="0" w:space="0" w:color="auto"/>
                    <w:right w:val="none" w:sz="0" w:space="0" w:color="auto"/>
                  </w:divBdr>
                </w:div>
                <w:div w:id="752706820">
                  <w:marLeft w:val="640"/>
                  <w:marRight w:val="0"/>
                  <w:marTop w:val="0"/>
                  <w:marBottom w:val="0"/>
                  <w:divBdr>
                    <w:top w:val="none" w:sz="0" w:space="0" w:color="auto"/>
                    <w:left w:val="none" w:sz="0" w:space="0" w:color="auto"/>
                    <w:bottom w:val="none" w:sz="0" w:space="0" w:color="auto"/>
                    <w:right w:val="none" w:sz="0" w:space="0" w:color="auto"/>
                  </w:divBdr>
                </w:div>
                <w:div w:id="1667436946">
                  <w:marLeft w:val="640"/>
                  <w:marRight w:val="0"/>
                  <w:marTop w:val="0"/>
                  <w:marBottom w:val="0"/>
                  <w:divBdr>
                    <w:top w:val="none" w:sz="0" w:space="0" w:color="auto"/>
                    <w:left w:val="none" w:sz="0" w:space="0" w:color="auto"/>
                    <w:bottom w:val="none" w:sz="0" w:space="0" w:color="auto"/>
                    <w:right w:val="none" w:sz="0" w:space="0" w:color="auto"/>
                  </w:divBdr>
                </w:div>
                <w:div w:id="1217014008">
                  <w:marLeft w:val="640"/>
                  <w:marRight w:val="0"/>
                  <w:marTop w:val="0"/>
                  <w:marBottom w:val="0"/>
                  <w:divBdr>
                    <w:top w:val="none" w:sz="0" w:space="0" w:color="auto"/>
                    <w:left w:val="none" w:sz="0" w:space="0" w:color="auto"/>
                    <w:bottom w:val="none" w:sz="0" w:space="0" w:color="auto"/>
                    <w:right w:val="none" w:sz="0" w:space="0" w:color="auto"/>
                  </w:divBdr>
                </w:div>
                <w:div w:id="1755662565">
                  <w:marLeft w:val="640"/>
                  <w:marRight w:val="0"/>
                  <w:marTop w:val="0"/>
                  <w:marBottom w:val="0"/>
                  <w:divBdr>
                    <w:top w:val="none" w:sz="0" w:space="0" w:color="auto"/>
                    <w:left w:val="none" w:sz="0" w:space="0" w:color="auto"/>
                    <w:bottom w:val="none" w:sz="0" w:space="0" w:color="auto"/>
                    <w:right w:val="none" w:sz="0" w:space="0" w:color="auto"/>
                  </w:divBdr>
                </w:div>
                <w:div w:id="337737705">
                  <w:marLeft w:val="640"/>
                  <w:marRight w:val="0"/>
                  <w:marTop w:val="0"/>
                  <w:marBottom w:val="0"/>
                  <w:divBdr>
                    <w:top w:val="none" w:sz="0" w:space="0" w:color="auto"/>
                    <w:left w:val="none" w:sz="0" w:space="0" w:color="auto"/>
                    <w:bottom w:val="none" w:sz="0" w:space="0" w:color="auto"/>
                    <w:right w:val="none" w:sz="0" w:space="0" w:color="auto"/>
                  </w:divBdr>
                </w:div>
                <w:div w:id="807434889">
                  <w:marLeft w:val="640"/>
                  <w:marRight w:val="0"/>
                  <w:marTop w:val="0"/>
                  <w:marBottom w:val="0"/>
                  <w:divBdr>
                    <w:top w:val="none" w:sz="0" w:space="0" w:color="auto"/>
                    <w:left w:val="none" w:sz="0" w:space="0" w:color="auto"/>
                    <w:bottom w:val="none" w:sz="0" w:space="0" w:color="auto"/>
                    <w:right w:val="none" w:sz="0" w:space="0" w:color="auto"/>
                  </w:divBdr>
                </w:div>
                <w:div w:id="1619028195">
                  <w:marLeft w:val="640"/>
                  <w:marRight w:val="0"/>
                  <w:marTop w:val="0"/>
                  <w:marBottom w:val="0"/>
                  <w:divBdr>
                    <w:top w:val="none" w:sz="0" w:space="0" w:color="auto"/>
                    <w:left w:val="none" w:sz="0" w:space="0" w:color="auto"/>
                    <w:bottom w:val="none" w:sz="0" w:space="0" w:color="auto"/>
                    <w:right w:val="none" w:sz="0" w:space="0" w:color="auto"/>
                  </w:divBdr>
                </w:div>
                <w:div w:id="683824906">
                  <w:marLeft w:val="640"/>
                  <w:marRight w:val="0"/>
                  <w:marTop w:val="0"/>
                  <w:marBottom w:val="0"/>
                  <w:divBdr>
                    <w:top w:val="none" w:sz="0" w:space="0" w:color="auto"/>
                    <w:left w:val="none" w:sz="0" w:space="0" w:color="auto"/>
                    <w:bottom w:val="none" w:sz="0" w:space="0" w:color="auto"/>
                    <w:right w:val="none" w:sz="0" w:space="0" w:color="auto"/>
                  </w:divBdr>
                </w:div>
                <w:div w:id="82188033">
                  <w:marLeft w:val="640"/>
                  <w:marRight w:val="0"/>
                  <w:marTop w:val="0"/>
                  <w:marBottom w:val="0"/>
                  <w:divBdr>
                    <w:top w:val="none" w:sz="0" w:space="0" w:color="auto"/>
                    <w:left w:val="none" w:sz="0" w:space="0" w:color="auto"/>
                    <w:bottom w:val="none" w:sz="0" w:space="0" w:color="auto"/>
                    <w:right w:val="none" w:sz="0" w:space="0" w:color="auto"/>
                  </w:divBdr>
                </w:div>
                <w:div w:id="2104261800">
                  <w:marLeft w:val="640"/>
                  <w:marRight w:val="0"/>
                  <w:marTop w:val="0"/>
                  <w:marBottom w:val="0"/>
                  <w:divBdr>
                    <w:top w:val="none" w:sz="0" w:space="0" w:color="auto"/>
                    <w:left w:val="none" w:sz="0" w:space="0" w:color="auto"/>
                    <w:bottom w:val="none" w:sz="0" w:space="0" w:color="auto"/>
                    <w:right w:val="none" w:sz="0" w:space="0" w:color="auto"/>
                  </w:divBdr>
                </w:div>
                <w:div w:id="1598176472">
                  <w:marLeft w:val="640"/>
                  <w:marRight w:val="0"/>
                  <w:marTop w:val="0"/>
                  <w:marBottom w:val="0"/>
                  <w:divBdr>
                    <w:top w:val="none" w:sz="0" w:space="0" w:color="auto"/>
                    <w:left w:val="none" w:sz="0" w:space="0" w:color="auto"/>
                    <w:bottom w:val="none" w:sz="0" w:space="0" w:color="auto"/>
                    <w:right w:val="none" w:sz="0" w:space="0" w:color="auto"/>
                  </w:divBdr>
                </w:div>
                <w:div w:id="1442452718">
                  <w:marLeft w:val="640"/>
                  <w:marRight w:val="0"/>
                  <w:marTop w:val="0"/>
                  <w:marBottom w:val="0"/>
                  <w:divBdr>
                    <w:top w:val="none" w:sz="0" w:space="0" w:color="auto"/>
                    <w:left w:val="none" w:sz="0" w:space="0" w:color="auto"/>
                    <w:bottom w:val="none" w:sz="0" w:space="0" w:color="auto"/>
                    <w:right w:val="none" w:sz="0" w:space="0" w:color="auto"/>
                  </w:divBdr>
                </w:div>
                <w:div w:id="670989901">
                  <w:marLeft w:val="640"/>
                  <w:marRight w:val="0"/>
                  <w:marTop w:val="0"/>
                  <w:marBottom w:val="0"/>
                  <w:divBdr>
                    <w:top w:val="none" w:sz="0" w:space="0" w:color="auto"/>
                    <w:left w:val="none" w:sz="0" w:space="0" w:color="auto"/>
                    <w:bottom w:val="none" w:sz="0" w:space="0" w:color="auto"/>
                    <w:right w:val="none" w:sz="0" w:space="0" w:color="auto"/>
                  </w:divBdr>
                </w:div>
                <w:div w:id="2147237642">
                  <w:marLeft w:val="640"/>
                  <w:marRight w:val="0"/>
                  <w:marTop w:val="0"/>
                  <w:marBottom w:val="0"/>
                  <w:divBdr>
                    <w:top w:val="none" w:sz="0" w:space="0" w:color="auto"/>
                    <w:left w:val="none" w:sz="0" w:space="0" w:color="auto"/>
                    <w:bottom w:val="none" w:sz="0" w:space="0" w:color="auto"/>
                    <w:right w:val="none" w:sz="0" w:space="0" w:color="auto"/>
                  </w:divBdr>
                </w:div>
                <w:div w:id="1737125444">
                  <w:marLeft w:val="640"/>
                  <w:marRight w:val="0"/>
                  <w:marTop w:val="0"/>
                  <w:marBottom w:val="0"/>
                  <w:divBdr>
                    <w:top w:val="none" w:sz="0" w:space="0" w:color="auto"/>
                    <w:left w:val="none" w:sz="0" w:space="0" w:color="auto"/>
                    <w:bottom w:val="none" w:sz="0" w:space="0" w:color="auto"/>
                    <w:right w:val="none" w:sz="0" w:space="0" w:color="auto"/>
                  </w:divBdr>
                </w:div>
                <w:div w:id="179399577">
                  <w:marLeft w:val="640"/>
                  <w:marRight w:val="0"/>
                  <w:marTop w:val="0"/>
                  <w:marBottom w:val="0"/>
                  <w:divBdr>
                    <w:top w:val="none" w:sz="0" w:space="0" w:color="auto"/>
                    <w:left w:val="none" w:sz="0" w:space="0" w:color="auto"/>
                    <w:bottom w:val="none" w:sz="0" w:space="0" w:color="auto"/>
                    <w:right w:val="none" w:sz="0" w:space="0" w:color="auto"/>
                  </w:divBdr>
                </w:div>
                <w:div w:id="790782036">
                  <w:marLeft w:val="640"/>
                  <w:marRight w:val="0"/>
                  <w:marTop w:val="0"/>
                  <w:marBottom w:val="0"/>
                  <w:divBdr>
                    <w:top w:val="none" w:sz="0" w:space="0" w:color="auto"/>
                    <w:left w:val="none" w:sz="0" w:space="0" w:color="auto"/>
                    <w:bottom w:val="none" w:sz="0" w:space="0" w:color="auto"/>
                    <w:right w:val="none" w:sz="0" w:space="0" w:color="auto"/>
                  </w:divBdr>
                </w:div>
                <w:div w:id="471097212">
                  <w:marLeft w:val="640"/>
                  <w:marRight w:val="0"/>
                  <w:marTop w:val="0"/>
                  <w:marBottom w:val="0"/>
                  <w:divBdr>
                    <w:top w:val="none" w:sz="0" w:space="0" w:color="auto"/>
                    <w:left w:val="none" w:sz="0" w:space="0" w:color="auto"/>
                    <w:bottom w:val="none" w:sz="0" w:space="0" w:color="auto"/>
                    <w:right w:val="none" w:sz="0" w:space="0" w:color="auto"/>
                  </w:divBdr>
                </w:div>
                <w:div w:id="1146893814">
                  <w:marLeft w:val="640"/>
                  <w:marRight w:val="0"/>
                  <w:marTop w:val="0"/>
                  <w:marBottom w:val="0"/>
                  <w:divBdr>
                    <w:top w:val="none" w:sz="0" w:space="0" w:color="auto"/>
                    <w:left w:val="none" w:sz="0" w:space="0" w:color="auto"/>
                    <w:bottom w:val="none" w:sz="0" w:space="0" w:color="auto"/>
                    <w:right w:val="none" w:sz="0" w:space="0" w:color="auto"/>
                  </w:divBdr>
                </w:div>
                <w:div w:id="1121730997">
                  <w:marLeft w:val="640"/>
                  <w:marRight w:val="0"/>
                  <w:marTop w:val="0"/>
                  <w:marBottom w:val="0"/>
                  <w:divBdr>
                    <w:top w:val="none" w:sz="0" w:space="0" w:color="auto"/>
                    <w:left w:val="none" w:sz="0" w:space="0" w:color="auto"/>
                    <w:bottom w:val="none" w:sz="0" w:space="0" w:color="auto"/>
                    <w:right w:val="none" w:sz="0" w:space="0" w:color="auto"/>
                  </w:divBdr>
                </w:div>
                <w:div w:id="196629285">
                  <w:marLeft w:val="640"/>
                  <w:marRight w:val="0"/>
                  <w:marTop w:val="0"/>
                  <w:marBottom w:val="0"/>
                  <w:divBdr>
                    <w:top w:val="none" w:sz="0" w:space="0" w:color="auto"/>
                    <w:left w:val="none" w:sz="0" w:space="0" w:color="auto"/>
                    <w:bottom w:val="none" w:sz="0" w:space="0" w:color="auto"/>
                    <w:right w:val="none" w:sz="0" w:space="0" w:color="auto"/>
                  </w:divBdr>
                </w:div>
                <w:div w:id="169177703">
                  <w:marLeft w:val="640"/>
                  <w:marRight w:val="0"/>
                  <w:marTop w:val="0"/>
                  <w:marBottom w:val="0"/>
                  <w:divBdr>
                    <w:top w:val="none" w:sz="0" w:space="0" w:color="auto"/>
                    <w:left w:val="none" w:sz="0" w:space="0" w:color="auto"/>
                    <w:bottom w:val="none" w:sz="0" w:space="0" w:color="auto"/>
                    <w:right w:val="none" w:sz="0" w:space="0" w:color="auto"/>
                  </w:divBdr>
                </w:div>
                <w:div w:id="125860829">
                  <w:marLeft w:val="640"/>
                  <w:marRight w:val="0"/>
                  <w:marTop w:val="0"/>
                  <w:marBottom w:val="0"/>
                  <w:divBdr>
                    <w:top w:val="none" w:sz="0" w:space="0" w:color="auto"/>
                    <w:left w:val="none" w:sz="0" w:space="0" w:color="auto"/>
                    <w:bottom w:val="none" w:sz="0" w:space="0" w:color="auto"/>
                    <w:right w:val="none" w:sz="0" w:space="0" w:color="auto"/>
                  </w:divBdr>
                </w:div>
                <w:div w:id="109982822">
                  <w:marLeft w:val="640"/>
                  <w:marRight w:val="0"/>
                  <w:marTop w:val="0"/>
                  <w:marBottom w:val="0"/>
                  <w:divBdr>
                    <w:top w:val="none" w:sz="0" w:space="0" w:color="auto"/>
                    <w:left w:val="none" w:sz="0" w:space="0" w:color="auto"/>
                    <w:bottom w:val="none" w:sz="0" w:space="0" w:color="auto"/>
                    <w:right w:val="none" w:sz="0" w:space="0" w:color="auto"/>
                  </w:divBdr>
                </w:div>
                <w:div w:id="961809948">
                  <w:marLeft w:val="640"/>
                  <w:marRight w:val="0"/>
                  <w:marTop w:val="0"/>
                  <w:marBottom w:val="0"/>
                  <w:divBdr>
                    <w:top w:val="none" w:sz="0" w:space="0" w:color="auto"/>
                    <w:left w:val="none" w:sz="0" w:space="0" w:color="auto"/>
                    <w:bottom w:val="none" w:sz="0" w:space="0" w:color="auto"/>
                    <w:right w:val="none" w:sz="0" w:space="0" w:color="auto"/>
                  </w:divBdr>
                </w:div>
                <w:div w:id="950937447">
                  <w:marLeft w:val="640"/>
                  <w:marRight w:val="0"/>
                  <w:marTop w:val="0"/>
                  <w:marBottom w:val="0"/>
                  <w:divBdr>
                    <w:top w:val="none" w:sz="0" w:space="0" w:color="auto"/>
                    <w:left w:val="none" w:sz="0" w:space="0" w:color="auto"/>
                    <w:bottom w:val="none" w:sz="0" w:space="0" w:color="auto"/>
                    <w:right w:val="none" w:sz="0" w:space="0" w:color="auto"/>
                  </w:divBdr>
                </w:div>
                <w:div w:id="1680162359">
                  <w:marLeft w:val="640"/>
                  <w:marRight w:val="0"/>
                  <w:marTop w:val="0"/>
                  <w:marBottom w:val="0"/>
                  <w:divBdr>
                    <w:top w:val="none" w:sz="0" w:space="0" w:color="auto"/>
                    <w:left w:val="none" w:sz="0" w:space="0" w:color="auto"/>
                    <w:bottom w:val="none" w:sz="0" w:space="0" w:color="auto"/>
                    <w:right w:val="none" w:sz="0" w:space="0" w:color="auto"/>
                  </w:divBdr>
                </w:div>
                <w:div w:id="503210240">
                  <w:marLeft w:val="640"/>
                  <w:marRight w:val="0"/>
                  <w:marTop w:val="0"/>
                  <w:marBottom w:val="0"/>
                  <w:divBdr>
                    <w:top w:val="none" w:sz="0" w:space="0" w:color="auto"/>
                    <w:left w:val="none" w:sz="0" w:space="0" w:color="auto"/>
                    <w:bottom w:val="none" w:sz="0" w:space="0" w:color="auto"/>
                    <w:right w:val="none" w:sz="0" w:space="0" w:color="auto"/>
                  </w:divBdr>
                </w:div>
                <w:div w:id="1828279962">
                  <w:marLeft w:val="640"/>
                  <w:marRight w:val="0"/>
                  <w:marTop w:val="0"/>
                  <w:marBottom w:val="0"/>
                  <w:divBdr>
                    <w:top w:val="none" w:sz="0" w:space="0" w:color="auto"/>
                    <w:left w:val="none" w:sz="0" w:space="0" w:color="auto"/>
                    <w:bottom w:val="none" w:sz="0" w:space="0" w:color="auto"/>
                    <w:right w:val="none" w:sz="0" w:space="0" w:color="auto"/>
                  </w:divBdr>
                </w:div>
                <w:div w:id="1507550622">
                  <w:marLeft w:val="640"/>
                  <w:marRight w:val="0"/>
                  <w:marTop w:val="0"/>
                  <w:marBottom w:val="0"/>
                  <w:divBdr>
                    <w:top w:val="none" w:sz="0" w:space="0" w:color="auto"/>
                    <w:left w:val="none" w:sz="0" w:space="0" w:color="auto"/>
                    <w:bottom w:val="none" w:sz="0" w:space="0" w:color="auto"/>
                    <w:right w:val="none" w:sz="0" w:space="0" w:color="auto"/>
                  </w:divBdr>
                </w:div>
                <w:div w:id="2084372943">
                  <w:marLeft w:val="640"/>
                  <w:marRight w:val="0"/>
                  <w:marTop w:val="0"/>
                  <w:marBottom w:val="0"/>
                  <w:divBdr>
                    <w:top w:val="none" w:sz="0" w:space="0" w:color="auto"/>
                    <w:left w:val="none" w:sz="0" w:space="0" w:color="auto"/>
                    <w:bottom w:val="none" w:sz="0" w:space="0" w:color="auto"/>
                    <w:right w:val="none" w:sz="0" w:space="0" w:color="auto"/>
                  </w:divBdr>
                </w:div>
                <w:div w:id="604582147">
                  <w:marLeft w:val="640"/>
                  <w:marRight w:val="0"/>
                  <w:marTop w:val="0"/>
                  <w:marBottom w:val="0"/>
                  <w:divBdr>
                    <w:top w:val="none" w:sz="0" w:space="0" w:color="auto"/>
                    <w:left w:val="none" w:sz="0" w:space="0" w:color="auto"/>
                    <w:bottom w:val="none" w:sz="0" w:space="0" w:color="auto"/>
                    <w:right w:val="none" w:sz="0" w:space="0" w:color="auto"/>
                  </w:divBdr>
                </w:div>
                <w:div w:id="1082726426">
                  <w:marLeft w:val="640"/>
                  <w:marRight w:val="0"/>
                  <w:marTop w:val="0"/>
                  <w:marBottom w:val="0"/>
                  <w:divBdr>
                    <w:top w:val="none" w:sz="0" w:space="0" w:color="auto"/>
                    <w:left w:val="none" w:sz="0" w:space="0" w:color="auto"/>
                    <w:bottom w:val="none" w:sz="0" w:space="0" w:color="auto"/>
                    <w:right w:val="none" w:sz="0" w:space="0" w:color="auto"/>
                  </w:divBdr>
                </w:div>
                <w:div w:id="267734748">
                  <w:marLeft w:val="640"/>
                  <w:marRight w:val="0"/>
                  <w:marTop w:val="0"/>
                  <w:marBottom w:val="0"/>
                  <w:divBdr>
                    <w:top w:val="none" w:sz="0" w:space="0" w:color="auto"/>
                    <w:left w:val="none" w:sz="0" w:space="0" w:color="auto"/>
                    <w:bottom w:val="none" w:sz="0" w:space="0" w:color="auto"/>
                    <w:right w:val="none" w:sz="0" w:space="0" w:color="auto"/>
                  </w:divBdr>
                </w:div>
                <w:div w:id="1132216155">
                  <w:marLeft w:val="640"/>
                  <w:marRight w:val="0"/>
                  <w:marTop w:val="0"/>
                  <w:marBottom w:val="0"/>
                  <w:divBdr>
                    <w:top w:val="none" w:sz="0" w:space="0" w:color="auto"/>
                    <w:left w:val="none" w:sz="0" w:space="0" w:color="auto"/>
                    <w:bottom w:val="none" w:sz="0" w:space="0" w:color="auto"/>
                    <w:right w:val="none" w:sz="0" w:space="0" w:color="auto"/>
                  </w:divBdr>
                </w:div>
                <w:div w:id="2058818008">
                  <w:marLeft w:val="640"/>
                  <w:marRight w:val="0"/>
                  <w:marTop w:val="0"/>
                  <w:marBottom w:val="0"/>
                  <w:divBdr>
                    <w:top w:val="none" w:sz="0" w:space="0" w:color="auto"/>
                    <w:left w:val="none" w:sz="0" w:space="0" w:color="auto"/>
                    <w:bottom w:val="none" w:sz="0" w:space="0" w:color="auto"/>
                    <w:right w:val="none" w:sz="0" w:space="0" w:color="auto"/>
                  </w:divBdr>
                </w:div>
                <w:div w:id="2111124872">
                  <w:marLeft w:val="640"/>
                  <w:marRight w:val="0"/>
                  <w:marTop w:val="0"/>
                  <w:marBottom w:val="0"/>
                  <w:divBdr>
                    <w:top w:val="none" w:sz="0" w:space="0" w:color="auto"/>
                    <w:left w:val="none" w:sz="0" w:space="0" w:color="auto"/>
                    <w:bottom w:val="none" w:sz="0" w:space="0" w:color="auto"/>
                    <w:right w:val="none" w:sz="0" w:space="0" w:color="auto"/>
                  </w:divBdr>
                </w:div>
                <w:div w:id="932204645">
                  <w:marLeft w:val="640"/>
                  <w:marRight w:val="0"/>
                  <w:marTop w:val="0"/>
                  <w:marBottom w:val="0"/>
                  <w:divBdr>
                    <w:top w:val="none" w:sz="0" w:space="0" w:color="auto"/>
                    <w:left w:val="none" w:sz="0" w:space="0" w:color="auto"/>
                    <w:bottom w:val="none" w:sz="0" w:space="0" w:color="auto"/>
                    <w:right w:val="none" w:sz="0" w:space="0" w:color="auto"/>
                  </w:divBdr>
                </w:div>
                <w:div w:id="237793573">
                  <w:marLeft w:val="640"/>
                  <w:marRight w:val="0"/>
                  <w:marTop w:val="0"/>
                  <w:marBottom w:val="0"/>
                  <w:divBdr>
                    <w:top w:val="none" w:sz="0" w:space="0" w:color="auto"/>
                    <w:left w:val="none" w:sz="0" w:space="0" w:color="auto"/>
                    <w:bottom w:val="none" w:sz="0" w:space="0" w:color="auto"/>
                    <w:right w:val="none" w:sz="0" w:space="0" w:color="auto"/>
                  </w:divBdr>
                </w:div>
                <w:div w:id="2015181211">
                  <w:marLeft w:val="640"/>
                  <w:marRight w:val="0"/>
                  <w:marTop w:val="0"/>
                  <w:marBottom w:val="0"/>
                  <w:divBdr>
                    <w:top w:val="none" w:sz="0" w:space="0" w:color="auto"/>
                    <w:left w:val="none" w:sz="0" w:space="0" w:color="auto"/>
                    <w:bottom w:val="none" w:sz="0" w:space="0" w:color="auto"/>
                    <w:right w:val="none" w:sz="0" w:space="0" w:color="auto"/>
                  </w:divBdr>
                </w:div>
                <w:div w:id="15230624">
                  <w:marLeft w:val="640"/>
                  <w:marRight w:val="0"/>
                  <w:marTop w:val="0"/>
                  <w:marBottom w:val="0"/>
                  <w:divBdr>
                    <w:top w:val="none" w:sz="0" w:space="0" w:color="auto"/>
                    <w:left w:val="none" w:sz="0" w:space="0" w:color="auto"/>
                    <w:bottom w:val="none" w:sz="0" w:space="0" w:color="auto"/>
                    <w:right w:val="none" w:sz="0" w:space="0" w:color="auto"/>
                  </w:divBdr>
                </w:div>
                <w:div w:id="1020663417">
                  <w:marLeft w:val="640"/>
                  <w:marRight w:val="0"/>
                  <w:marTop w:val="0"/>
                  <w:marBottom w:val="0"/>
                  <w:divBdr>
                    <w:top w:val="none" w:sz="0" w:space="0" w:color="auto"/>
                    <w:left w:val="none" w:sz="0" w:space="0" w:color="auto"/>
                    <w:bottom w:val="none" w:sz="0" w:space="0" w:color="auto"/>
                    <w:right w:val="none" w:sz="0" w:space="0" w:color="auto"/>
                  </w:divBdr>
                </w:div>
                <w:div w:id="1713571774">
                  <w:marLeft w:val="640"/>
                  <w:marRight w:val="0"/>
                  <w:marTop w:val="0"/>
                  <w:marBottom w:val="0"/>
                  <w:divBdr>
                    <w:top w:val="none" w:sz="0" w:space="0" w:color="auto"/>
                    <w:left w:val="none" w:sz="0" w:space="0" w:color="auto"/>
                    <w:bottom w:val="none" w:sz="0" w:space="0" w:color="auto"/>
                    <w:right w:val="none" w:sz="0" w:space="0" w:color="auto"/>
                  </w:divBdr>
                </w:div>
                <w:div w:id="1632517697">
                  <w:marLeft w:val="640"/>
                  <w:marRight w:val="0"/>
                  <w:marTop w:val="0"/>
                  <w:marBottom w:val="0"/>
                  <w:divBdr>
                    <w:top w:val="none" w:sz="0" w:space="0" w:color="auto"/>
                    <w:left w:val="none" w:sz="0" w:space="0" w:color="auto"/>
                    <w:bottom w:val="none" w:sz="0" w:space="0" w:color="auto"/>
                    <w:right w:val="none" w:sz="0" w:space="0" w:color="auto"/>
                  </w:divBdr>
                </w:div>
                <w:div w:id="941687396">
                  <w:marLeft w:val="640"/>
                  <w:marRight w:val="0"/>
                  <w:marTop w:val="0"/>
                  <w:marBottom w:val="0"/>
                  <w:divBdr>
                    <w:top w:val="none" w:sz="0" w:space="0" w:color="auto"/>
                    <w:left w:val="none" w:sz="0" w:space="0" w:color="auto"/>
                    <w:bottom w:val="none" w:sz="0" w:space="0" w:color="auto"/>
                    <w:right w:val="none" w:sz="0" w:space="0" w:color="auto"/>
                  </w:divBdr>
                </w:div>
                <w:div w:id="198784567">
                  <w:marLeft w:val="640"/>
                  <w:marRight w:val="0"/>
                  <w:marTop w:val="0"/>
                  <w:marBottom w:val="0"/>
                  <w:divBdr>
                    <w:top w:val="none" w:sz="0" w:space="0" w:color="auto"/>
                    <w:left w:val="none" w:sz="0" w:space="0" w:color="auto"/>
                    <w:bottom w:val="none" w:sz="0" w:space="0" w:color="auto"/>
                    <w:right w:val="none" w:sz="0" w:space="0" w:color="auto"/>
                  </w:divBdr>
                </w:div>
                <w:div w:id="1735159839">
                  <w:marLeft w:val="640"/>
                  <w:marRight w:val="0"/>
                  <w:marTop w:val="0"/>
                  <w:marBottom w:val="0"/>
                  <w:divBdr>
                    <w:top w:val="none" w:sz="0" w:space="0" w:color="auto"/>
                    <w:left w:val="none" w:sz="0" w:space="0" w:color="auto"/>
                    <w:bottom w:val="none" w:sz="0" w:space="0" w:color="auto"/>
                    <w:right w:val="none" w:sz="0" w:space="0" w:color="auto"/>
                  </w:divBdr>
                </w:div>
                <w:div w:id="960767775">
                  <w:marLeft w:val="640"/>
                  <w:marRight w:val="0"/>
                  <w:marTop w:val="0"/>
                  <w:marBottom w:val="0"/>
                  <w:divBdr>
                    <w:top w:val="none" w:sz="0" w:space="0" w:color="auto"/>
                    <w:left w:val="none" w:sz="0" w:space="0" w:color="auto"/>
                    <w:bottom w:val="none" w:sz="0" w:space="0" w:color="auto"/>
                    <w:right w:val="none" w:sz="0" w:space="0" w:color="auto"/>
                  </w:divBdr>
                </w:div>
                <w:div w:id="754474026">
                  <w:marLeft w:val="640"/>
                  <w:marRight w:val="0"/>
                  <w:marTop w:val="0"/>
                  <w:marBottom w:val="0"/>
                  <w:divBdr>
                    <w:top w:val="none" w:sz="0" w:space="0" w:color="auto"/>
                    <w:left w:val="none" w:sz="0" w:space="0" w:color="auto"/>
                    <w:bottom w:val="none" w:sz="0" w:space="0" w:color="auto"/>
                    <w:right w:val="none" w:sz="0" w:space="0" w:color="auto"/>
                  </w:divBdr>
                </w:div>
                <w:div w:id="1093361641">
                  <w:marLeft w:val="640"/>
                  <w:marRight w:val="0"/>
                  <w:marTop w:val="0"/>
                  <w:marBottom w:val="0"/>
                  <w:divBdr>
                    <w:top w:val="none" w:sz="0" w:space="0" w:color="auto"/>
                    <w:left w:val="none" w:sz="0" w:space="0" w:color="auto"/>
                    <w:bottom w:val="none" w:sz="0" w:space="0" w:color="auto"/>
                    <w:right w:val="none" w:sz="0" w:space="0" w:color="auto"/>
                  </w:divBdr>
                </w:div>
                <w:div w:id="475487635">
                  <w:marLeft w:val="640"/>
                  <w:marRight w:val="0"/>
                  <w:marTop w:val="0"/>
                  <w:marBottom w:val="0"/>
                  <w:divBdr>
                    <w:top w:val="none" w:sz="0" w:space="0" w:color="auto"/>
                    <w:left w:val="none" w:sz="0" w:space="0" w:color="auto"/>
                    <w:bottom w:val="none" w:sz="0" w:space="0" w:color="auto"/>
                    <w:right w:val="none" w:sz="0" w:space="0" w:color="auto"/>
                  </w:divBdr>
                </w:div>
                <w:div w:id="1612858193">
                  <w:marLeft w:val="640"/>
                  <w:marRight w:val="0"/>
                  <w:marTop w:val="0"/>
                  <w:marBottom w:val="0"/>
                  <w:divBdr>
                    <w:top w:val="none" w:sz="0" w:space="0" w:color="auto"/>
                    <w:left w:val="none" w:sz="0" w:space="0" w:color="auto"/>
                    <w:bottom w:val="none" w:sz="0" w:space="0" w:color="auto"/>
                    <w:right w:val="none" w:sz="0" w:space="0" w:color="auto"/>
                  </w:divBdr>
                </w:div>
                <w:div w:id="955916340">
                  <w:marLeft w:val="640"/>
                  <w:marRight w:val="0"/>
                  <w:marTop w:val="0"/>
                  <w:marBottom w:val="0"/>
                  <w:divBdr>
                    <w:top w:val="none" w:sz="0" w:space="0" w:color="auto"/>
                    <w:left w:val="none" w:sz="0" w:space="0" w:color="auto"/>
                    <w:bottom w:val="none" w:sz="0" w:space="0" w:color="auto"/>
                    <w:right w:val="none" w:sz="0" w:space="0" w:color="auto"/>
                  </w:divBdr>
                </w:div>
                <w:div w:id="1092311718">
                  <w:marLeft w:val="640"/>
                  <w:marRight w:val="0"/>
                  <w:marTop w:val="0"/>
                  <w:marBottom w:val="0"/>
                  <w:divBdr>
                    <w:top w:val="none" w:sz="0" w:space="0" w:color="auto"/>
                    <w:left w:val="none" w:sz="0" w:space="0" w:color="auto"/>
                    <w:bottom w:val="none" w:sz="0" w:space="0" w:color="auto"/>
                    <w:right w:val="none" w:sz="0" w:space="0" w:color="auto"/>
                  </w:divBdr>
                </w:div>
                <w:div w:id="2110924939">
                  <w:marLeft w:val="640"/>
                  <w:marRight w:val="0"/>
                  <w:marTop w:val="0"/>
                  <w:marBottom w:val="0"/>
                  <w:divBdr>
                    <w:top w:val="none" w:sz="0" w:space="0" w:color="auto"/>
                    <w:left w:val="none" w:sz="0" w:space="0" w:color="auto"/>
                    <w:bottom w:val="none" w:sz="0" w:space="0" w:color="auto"/>
                    <w:right w:val="none" w:sz="0" w:space="0" w:color="auto"/>
                  </w:divBdr>
                </w:div>
                <w:div w:id="2038852236">
                  <w:marLeft w:val="640"/>
                  <w:marRight w:val="0"/>
                  <w:marTop w:val="0"/>
                  <w:marBottom w:val="0"/>
                  <w:divBdr>
                    <w:top w:val="none" w:sz="0" w:space="0" w:color="auto"/>
                    <w:left w:val="none" w:sz="0" w:space="0" w:color="auto"/>
                    <w:bottom w:val="none" w:sz="0" w:space="0" w:color="auto"/>
                    <w:right w:val="none" w:sz="0" w:space="0" w:color="auto"/>
                  </w:divBdr>
                </w:div>
                <w:div w:id="1261911301">
                  <w:marLeft w:val="640"/>
                  <w:marRight w:val="0"/>
                  <w:marTop w:val="0"/>
                  <w:marBottom w:val="0"/>
                  <w:divBdr>
                    <w:top w:val="none" w:sz="0" w:space="0" w:color="auto"/>
                    <w:left w:val="none" w:sz="0" w:space="0" w:color="auto"/>
                    <w:bottom w:val="none" w:sz="0" w:space="0" w:color="auto"/>
                    <w:right w:val="none" w:sz="0" w:space="0" w:color="auto"/>
                  </w:divBdr>
                </w:div>
                <w:div w:id="1417896313">
                  <w:marLeft w:val="640"/>
                  <w:marRight w:val="0"/>
                  <w:marTop w:val="0"/>
                  <w:marBottom w:val="0"/>
                  <w:divBdr>
                    <w:top w:val="none" w:sz="0" w:space="0" w:color="auto"/>
                    <w:left w:val="none" w:sz="0" w:space="0" w:color="auto"/>
                    <w:bottom w:val="none" w:sz="0" w:space="0" w:color="auto"/>
                    <w:right w:val="none" w:sz="0" w:space="0" w:color="auto"/>
                  </w:divBdr>
                </w:div>
              </w:divsChild>
            </w:div>
            <w:div w:id="637731989">
              <w:marLeft w:val="0"/>
              <w:marRight w:val="0"/>
              <w:marTop w:val="0"/>
              <w:marBottom w:val="0"/>
              <w:divBdr>
                <w:top w:val="none" w:sz="0" w:space="0" w:color="auto"/>
                <w:left w:val="none" w:sz="0" w:space="0" w:color="auto"/>
                <w:bottom w:val="none" w:sz="0" w:space="0" w:color="auto"/>
                <w:right w:val="none" w:sz="0" w:space="0" w:color="auto"/>
              </w:divBdr>
              <w:divsChild>
                <w:div w:id="545995446">
                  <w:marLeft w:val="640"/>
                  <w:marRight w:val="0"/>
                  <w:marTop w:val="0"/>
                  <w:marBottom w:val="0"/>
                  <w:divBdr>
                    <w:top w:val="none" w:sz="0" w:space="0" w:color="auto"/>
                    <w:left w:val="none" w:sz="0" w:space="0" w:color="auto"/>
                    <w:bottom w:val="none" w:sz="0" w:space="0" w:color="auto"/>
                    <w:right w:val="none" w:sz="0" w:space="0" w:color="auto"/>
                  </w:divBdr>
                </w:div>
                <w:div w:id="1660495196">
                  <w:marLeft w:val="640"/>
                  <w:marRight w:val="0"/>
                  <w:marTop w:val="0"/>
                  <w:marBottom w:val="0"/>
                  <w:divBdr>
                    <w:top w:val="none" w:sz="0" w:space="0" w:color="auto"/>
                    <w:left w:val="none" w:sz="0" w:space="0" w:color="auto"/>
                    <w:bottom w:val="none" w:sz="0" w:space="0" w:color="auto"/>
                    <w:right w:val="none" w:sz="0" w:space="0" w:color="auto"/>
                  </w:divBdr>
                </w:div>
                <w:div w:id="539707452">
                  <w:marLeft w:val="640"/>
                  <w:marRight w:val="0"/>
                  <w:marTop w:val="0"/>
                  <w:marBottom w:val="0"/>
                  <w:divBdr>
                    <w:top w:val="none" w:sz="0" w:space="0" w:color="auto"/>
                    <w:left w:val="none" w:sz="0" w:space="0" w:color="auto"/>
                    <w:bottom w:val="none" w:sz="0" w:space="0" w:color="auto"/>
                    <w:right w:val="none" w:sz="0" w:space="0" w:color="auto"/>
                  </w:divBdr>
                </w:div>
                <w:div w:id="1198853826">
                  <w:marLeft w:val="640"/>
                  <w:marRight w:val="0"/>
                  <w:marTop w:val="0"/>
                  <w:marBottom w:val="0"/>
                  <w:divBdr>
                    <w:top w:val="none" w:sz="0" w:space="0" w:color="auto"/>
                    <w:left w:val="none" w:sz="0" w:space="0" w:color="auto"/>
                    <w:bottom w:val="none" w:sz="0" w:space="0" w:color="auto"/>
                    <w:right w:val="none" w:sz="0" w:space="0" w:color="auto"/>
                  </w:divBdr>
                </w:div>
                <w:div w:id="592402383">
                  <w:marLeft w:val="640"/>
                  <w:marRight w:val="0"/>
                  <w:marTop w:val="0"/>
                  <w:marBottom w:val="0"/>
                  <w:divBdr>
                    <w:top w:val="none" w:sz="0" w:space="0" w:color="auto"/>
                    <w:left w:val="none" w:sz="0" w:space="0" w:color="auto"/>
                    <w:bottom w:val="none" w:sz="0" w:space="0" w:color="auto"/>
                    <w:right w:val="none" w:sz="0" w:space="0" w:color="auto"/>
                  </w:divBdr>
                </w:div>
                <w:div w:id="252325593">
                  <w:marLeft w:val="640"/>
                  <w:marRight w:val="0"/>
                  <w:marTop w:val="0"/>
                  <w:marBottom w:val="0"/>
                  <w:divBdr>
                    <w:top w:val="none" w:sz="0" w:space="0" w:color="auto"/>
                    <w:left w:val="none" w:sz="0" w:space="0" w:color="auto"/>
                    <w:bottom w:val="none" w:sz="0" w:space="0" w:color="auto"/>
                    <w:right w:val="none" w:sz="0" w:space="0" w:color="auto"/>
                  </w:divBdr>
                </w:div>
                <w:div w:id="1952128499">
                  <w:marLeft w:val="640"/>
                  <w:marRight w:val="0"/>
                  <w:marTop w:val="0"/>
                  <w:marBottom w:val="0"/>
                  <w:divBdr>
                    <w:top w:val="none" w:sz="0" w:space="0" w:color="auto"/>
                    <w:left w:val="none" w:sz="0" w:space="0" w:color="auto"/>
                    <w:bottom w:val="none" w:sz="0" w:space="0" w:color="auto"/>
                    <w:right w:val="none" w:sz="0" w:space="0" w:color="auto"/>
                  </w:divBdr>
                </w:div>
                <w:div w:id="2077627292">
                  <w:marLeft w:val="640"/>
                  <w:marRight w:val="0"/>
                  <w:marTop w:val="0"/>
                  <w:marBottom w:val="0"/>
                  <w:divBdr>
                    <w:top w:val="none" w:sz="0" w:space="0" w:color="auto"/>
                    <w:left w:val="none" w:sz="0" w:space="0" w:color="auto"/>
                    <w:bottom w:val="none" w:sz="0" w:space="0" w:color="auto"/>
                    <w:right w:val="none" w:sz="0" w:space="0" w:color="auto"/>
                  </w:divBdr>
                </w:div>
                <w:div w:id="880440540">
                  <w:marLeft w:val="640"/>
                  <w:marRight w:val="0"/>
                  <w:marTop w:val="0"/>
                  <w:marBottom w:val="0"/>
                  <w:divBdr>
                    <w:top w:val="none" w:sz="0" w:space="0" w:color="auto"/>
                    <w:left w:val="none" w:sz="0" w:space="0" w:color="auto"/>
                    <w:bottom w:val="none" w:sz="0" w:space="0" w:color="auto"/>
                    <w:right w:val="none" w:sz="0" w:space="0" w:color="auto"/>
                  </w:divBdr>
                </w:div>
                <w:div w:id="1416246300">
                  <w:marLeft w:val="640"/>
                  <w:marRight w:val="0"/>
                  <w:marTop w:val="0"/>
                  <w:marBottom w:val="0"/>
                  <w:divBdr>
                    <w:top w:val="none" w:sz="0" w:space="0" w:color="auto"/>
                    <w:left w:val="none" w:sz="0" w:space="0" w:color="auto"/>
                    <w:bottom w:val="none" w:sz="0" w:space="0" w:color="auto"/>
                    <w:right w:val="none" w:sz="0" w:space="0" w:color="auto"/>
                  </w:divBdr>
                </w:div>
                <w:div w:id="1720325087">
                  <w:marLeft w:val="640"/>
                  <w:marRight w:val="0"/>
                  <w:marTop w:val="0"/>
                  <w:marBottom w:val="0"/>
                  <w:divBdr>
                    <w:top w:val="none" w:sz="0" w:space="0" w:color="auto"/>
                    <w:left w:val="none" w:sz="0" w:space="0" w:color="auto"/>
                    <w:bottom w:val="none" w:sz="0" w:space="0" w:color="auto"/>
                    <w:right w:val="none" w:sz="0" w:space="0" w:color="auto"/>
                  </w:divBdr>
                </w:div>
                <w:div w:id="27724051">
                  <w:marLeft w:val="640"/>
                  <w:marRight w:val="0"/>
                  <w:marTop w:val="0"/>
                  <w:marBottom w:val="0"/>
                  <w:divBdr>
                    <w:top w:val="none" w:sz="0" w:space="0" w:color="auto"/>
                    <w:left w:val="none" w:sz="0" w:space="0" w:color="auto"/>
                    <w:bottom w:val="none" w:sz="0" w:space="0" w:color="auto"/>
                    <w:right w:val="none" w:sz="0" w:space="0" w:color="auto"/>
                  </w:divBdr>
                </w:div>
                <w:div w:id="1727100391">
                  <w:marLeft w:val="640"/>
                  <w:marRight w:val="0"/>
                  <w:marTop w:val="0"/>
                  <w:marBottom w:val="0"/>
                  <w:divBdr>
                    <w:top w:val="none" w:sz="0" w:space="0" w:color="auto"/>
                    <w:left w:val="none" w:sz="0" w:space="0" w:color="auto"/>
                    <w:bottom w:val="none" w:sz="0" w:space="0" w:color="auto"/>
                    <w:right w:val="none" w:sz="0" w:space="0" w:color="auto"/>
                  </w:divBdr>
                </w:div>
                <w:div w:id="384454169">
                  <w:marLeft w:val="640"/>
                  <w:marRight w:val="0"/>
                  <w:marTop w:val="0"/>
                  <w:marBottom w:val="0"/>
                  <w:divBdr>
                    <w:top w:val="none" w:sz="0" w:space="0" w:color="auto"/>
                    <w:left w:val="none" w:sz="0" w:space="0" w:color="auto"/>
                    <w:bottom w:val="none" w:sz="0" w:space="0" w:color="auto"/>
                    <w:right w:val="none" w:sz="0" w:space="0" w:color="auto"/>
                  </w:divBdr>
                </w:div>
                <w:div w:id="865096607">
                  <w:marLeft w:val="640"/>
                  <w:marRight w:val="0"/>
                  <w:marTop w:val="0"/>
                  <w:marBottom w:val="0"/>
                  <w:divBdr>
                    <w:top w:val="none" w:sz="0" w:space="0" w:color="auto"/>
                    <w:left w:val="none" w:sz="0" w:space="0" w:color="auto"/>
                    <w:bottom w:val="none" w:sz="0" w:space="0" w:color="auto"/>
                    <w:right w:val="none" w:sz="0" w:space="0" w:color="auto"/>
                  </w:divBdr>
                </w:div>
                <w:div w:id="159389218">
                  <w:marLeft w:val="640"/>
                  <w:marRight w:val="0"/>
                  <w:marTop w:val="0"/>
                  <w:marBottom w:val="0"/>
                  <w:divBdr>
                    <w:top w:val="none" w:sz="0" w:space="0" w:color="auto"/>
                    <w:left w:val="none" w:sz="0" w:space="0" w:color="auto"/>
                    <w:bottom w:val="none" w:sz="0" w:space="0" w:color="auto"/>
                    <w:right w:val="none" w:sz="0" w:space="0" w:color="auto"/>
                  </w:divBdr>
                </w:div>
                <w:div w:id="1656296127">
                  <w:marLeft w:val="640"/>
                  <w:marRight w:val="0"/>
                  <w:marTop w:val="0"/>
                  <w:marBottom w:val="0"/>
                  <w:divBdr>
                    <w:top w:val="none" w:sz="0" w:space="0" w:color="auto"/>
                    <w:left w:val="none" w:sz="0" w:space="0" w:color="auto"/>
                    <w:bottom w:val="none" w:sz="0" w:space="0" w:color="auto"/>
                    <w:right w:val="none" w:sz="0" w:space="0" w:color="auto"/>
                  </w:divBdr>
                </w:div>
                <w:div w:id="1431505544">
                  <w:marLeft w:val="640"/>
                  <w:marRight w:val="0"/>
                  <w:marTop w:val="0"/>
                  <w:marBottom w:val="0"/>
                  <w:divBdr>
                    <w:top w:val="none" w:sz="0" w:space="0" w:color="auto"/>
                    <w:left w:val="none" w:sz="0" w:space="0" w:color="auto"/>
                    <w:bottom w:val="none" w:sz="0" w:space="0" w:color="auto"/>
                    <w:right w:val="none" w:sz="0" w:space="0" w:color="auto"/>
                  </w:divBdr>
                </w:div>
                <w:div w:id="1751073559">
                  <w:marLeft w:val="640"/>
                  <w:marRight w:val="0"/>
                  <w:marTop w:val="0"/>
                  <w:marBottom w:val="0"/>
                  <w:divBdr>
                    <w:top w:val="none" w:sz="0" w:space="0" w:color="auto"/>
                    <w:left w:val="none" w:sz="0" w:space="0" w:color="auto"/>
                    <w:bottom w:val="none" w:sz="0" w:space="0" w:color="auto"/>
                    <w:right w:val="none" w:sz="0" w:space="0" w:color="auto"/>
                  </w:divBdr>
                </w:div>
                <w:div w:id="589579695">
                  <w:marLeft w:val="640"/>
                  <w:marRight w:val="0"/>
                  <w:marTop w:val="0"/>
                  <w:marBottom w:val="0"/>
                  <w:divBdr>
                    <w:top w:val="none" w:sz="0" w:space="0" w:color="auto"/>
                    <w:left w:val="none" w:sz="0" w:space="0" w:color="auto"/>
                    <w:bottom w:val="none" w:sz="0" w:space="0" w:color="auto"/>
                    <w:right w:val="none" w:sz="0" w:space="0" w:color="auto"/>
                  </w:divBdr>
                </w:div>
                <w:div w:id="1189873698">
                  <w:marLeft w:val="640"/>
                  <w:marRight w:val="0"/>
                  <w:marTop w:val="0"/>
                  <w:marBottom w:val="0"/>
                  <w:divBdr>
                    <w:top w:val="none" w:sz="0" w:space="0" w:color="auto"/>
                    <w:left w:val="none" w:sz="0" w:space="0" w:color="auto"/>
                    <w:bottom w:val="none" w:sz="0" w:space="0" w:color="auto"/>
                    <w:right w:val="none" w:sz="0" w:space="0" w:color="auto"/>
                  </w:divBdr>
                </w:div>
                <w:div w:id="1439831306">
                  <w:marLeft w:val="640"/>
                  <w:marRight w:val="0"/>
                  <w:marTop w:val="0"/>
                  <w:marBottom w:val="0"/>
                  <w:divBdr>
                    <w:top w:val="none" w:sz="0" w:space="0" w:color="auto"/>
                    <w:left w:val="none" w:sz="0" w:space="0" w:color="auto"/>
                    <w:bottom w:val="none" w:sz="0" w:space="0" w:color="auto"/>
                    <w:right w:val="none" w:sz="0" w:space="0" w:color="auto"/>
                  </w:divBdr>
                </w:div>
                <w:div w:id="1921016929">
                  <w:marLeft w:val="640"/>
                  <w:marRight w:val="0"/>
                  <w:marTop w:val="0"/>
                  <w:marBottom w:val="0"/>
                  <w:divBdr>
                    <w:top w:val="none" w:sz="0" w:space="0" w:color="auto"/>
                    <w:left w:val="none" w:sz="0" w:space="0" w:color="auto"/>
                    <w:bottom w:val="none" w:sz="0" w:space="0" w:color="auto"/>
                    <w:right w:val="none" w:sz="0" w:space="0" w:color="auto"/>
                  </w:divBdr>
                </w:div>
                <w:div w:id="625769665">
                  <w:marLeft w:val="640"/>
                  <w:marRight w:val="0"/>
                  <w:marTop w:val="0"/>
                  <w:marBottom w:val="0"/>
                  <w:divBdr>
                    <w:top w:val="none" w:sz="0" w:space="0" w:color="auto"/>
                    <w:left w:val="none" w:sz="0" w:space="0" w:color="auto"/>
                    <w:bottom w:val="none" w:sz="0" w:space="0" w:color="auto"/>
                    <w:right w:val="none" w:sz="0" w:space="0" w:color="auto"/>
                  </w:divBdr>
                </w:div>
                <w:div w:id="1401252290">
                  <w:marLeft w:val="640"/>
                  <w:marRight w:val="0"/>
                  <w:marTop w:val="0"/>
                  <w:marBottom w:val="0"/>
                  <w:divBdr>
                    <w:top w:val="none" w:sz="0" w:space="0" w:color="auto"/>
                    <w:left w:val="none" w:sz="0" w:space="0" w:color="auto"/>
                    <w:bottom w:val="none" w:sz="0" w:space="0" w:color="auto"/>
                    <w:right w:val="none" w:sz="0" w:space="0" w:color="auto"/>
                  </w:divBdr>
                </w:div>
                <w:div w:id="1591624126">
                  <w:marLeft w:val="640"/>
                  <w:marRight w:val="0"/>
                  <w:marTop w:val="0"/>
                  <w:marBottom w:val="0"/>
                  <w:divBdr>
                    <w:top w:val="none" w:sz="0" w:space="0" w:color="auto"/>
                    <w:left w:val="none" w:sz="0" w:space="0" w:color="auto"/>
                    <w:bottom w:val="none" w:sz="0" w:space="0" w:color="auto"/>
                    <w:right w:val="none" w:sz="0" w:space="0" w:color="auto"/>
                  </w:divBdr>
                </w:div>
                <w:div w:id="1138186773">
                  <w:marLeft w:val="640"/>
                  <w:marRight w:val="0"/>
                  <w:marTop w:val="0"/>
                  <w:marBottom w:val="0"/>
                  <w:divBdr>
                    <w:top w:val="none" w:sz="0" w:space="0" w:color="auto"/>
                    <w:left w:val="none" w:sz="0" w:space="0" w:color="auto"/>
                    <w:bottom w:val="none" w:sz="0" w:space="0" w:color="auto"/>
                    <w:right w:val="none" w:sz="0" w:space="0" w:color="auto"/>
                  </w:divBdr>
                </w:div>
                <w:div w:id="433205493">
                  <w:marLeft w:val="640"/>
                  <w:marRight w:val="0"/>
                  <w:marTop w:val="0"/>
                  <w:marBottom w:val="0"/>
                  <w:divBdr>
                    <w:top w:val="none" w:sz="0" w:space="0" w:color="auto"/>
                    <w:left w:val="none" w:sz="0" w:space="0" w:color="auto"/>
                    <w:bottom w:val="none" w:sz="0" w:space="0" w:color="auto"/>
                    <w:right w:val="none" w:sz="0" w:space="0" w:color="auto"/>
                  </w:divBdr>
                </w:div>
                <w:div w:id="1714498122">
                  <w:marLeft w:val="640"/>
                  <w:marRight w:val="0"/>
                  <w:marTop w:val="0"/>
                  <w:marBottom w:val="0"/>
                  <w:divBdr>
                    <w:top w:val="none" w:sz="0" w:space="0" w:color="auto"/>
                    <w:left w:val="none" w:sz="0" w:space="0" w:color="auto"/>
                    <w:bottom w:val="none" w:sz="0" w:space="0" w:color="auto"/>
                    <w:right w:val="none" w:sz="0" w:space="0" w:color="auto"/>
                  </w:divBdr>
                </w:div>
                <w:div w:id="1309432902">
                  <w:marLeft w:val="640"/>
                  <w:marRight w:val="0"/>
                  <w:marTop w:val="0"/>
                  <w:marBottom w:val="0"/>
                  <w:divBdr>
                    <w:top w:val="none" w:sz="0" w:space="0" w:color="auto"/>
                    <w:left w:val="none" w:sz="0" w:space="0" w:color="auto"/>
                    <w:bottom w:val="none" w:sz="0" w:space="0" w:color="auto"/>
                    <w:right w:val="none" w:sz="0" w:space="0" w:color="auto"/>
                  </w:divBdr>
                </w:div>
                <w:div w:id="664628913">
                  <w:marLeft w:val="640"/>
                  <w:marRight w:val="0"/>
                  <w:marTop w:val="0"/>
                  <w:marBottom w:val="0"/>
                  <w:divBdr>
                    <w:top w:val="none" w:sz="0" w:space="0" w:color="auto"/>
                    <w:left w:val="none" w:sz="0" w:space="0" w:color="auto"/>
                    <w:bottom w:val="none" w:sz="0" w:space="0" w:color="auto"/>
                    <w:right w:val="none" w:sz="0" w:space="0" w:color="auto"/>
                  </w:divBdr>
                </w:div>
                <w:div w:id="1765222139">
                  <w:marLeft w:val="640"/>
                  <w:marRight w:val="0"/>
                  <w:marTop w:val="0"/>
                  <w:marBottom w:val="0"/>
                  <w:divBdr>
                    <w:top w:val="none" w:sz="0" w:space="0" w:color="auto"/>
                    <w:left w:val="none" w:sz="0" w:space="0" w:color="auto"/>
                    <w:bottom w:val="none" w:sz="0" w:space="0" w:color="auto"/>
                    <w:right w:val="none" w:sz="0" w:space="0" w:color="auto"/>
                  </w:divBdr>
                </w:div>
                <w:div w:id="1539078227">
                  <w:marLeft w:val="640"/>
                  <w:marRight w:val="0"/>
                  <w:marTop w:val="0"/>
                  <w:marBottom w:val="0"/>
                  <w:divBdr>
                    <w:top w:val="none" w:sz="0" w:space="0" w:color="auto"/>
                    <w:left w:val="none" w:sz="0" w:space="0" w:color="auto"/>
                    <w:bottom w:val="none" w:sz="0" w:space="0" w:color="auto"/>
                    <w:right w:val="none" w:sz="0" w:space="0" w:color="auto"/>
                  </w:divBdr>
                </w:div>
                <w:div w:id="771246237">
                  <w:marLeft w:val="640"/>
                  <w:marRight w:val="0"/>
                  <w:marTop w:val="0"/>
                  <w:marBottom w:val="0"/>
                  <w:divBdr>
                    <w:top w:val="none" w:sz="0" w:space="0" w:color="auto"/>
                    <w:left w:val="none" w:sz="0" w:space="0" w:color="auto"/>
                    <w:bottom w:val="none" w:sz="0" w:space="0" w:color="auto"/>
                    <w:right w:val="none" w:sz="0" w:space="0" w:color="auto"/>
                  </w:divBdr>
                </w:div>
                <w:div w:id="1419060344">
                  <w:marLeft w:val="640"/>
                  <w:marRight w:val="0"/>
                  <w:marTop w:val="0"/>
                  <w:marBottom w:val="0"/>
                  <w:divBdr>
                    <w:top w:val="none" w:sz="0" w:space="0" w:color="auto"/>
                    <w:left w:val="none" w:sz="0" w:space="0" w:color="auto"/>
                    <w:bottom w:val="none" w:sz="0" w:space="0" w:color="auto"/>
                    <w:right w:val="none" w:sz="0" w:space="0" w:color="auto"/>
                  </w:divBdr>
                </w:div>
                <w:div w:id="773592701">
                  <w:marLeft w:val="640"/>
                  <w:marRight w:val="0"/>
                  <w:marTop w:val="0"/>
                  <w:marBottom w:val="0"/>
                  <w:divBdr>
                    <w:top w:val="none" w:sz="0" w:space="0" w:color="auto"/>
                    <w:left w:val="none" w:sz="0" w:space="0" w:color="auto"/>
                    <w:bottom w:val="none" w:sz="0" w:space="0" w:color="auto"/>
                    <w:right w:val="none" w:sz="0" w:space="0" w:color="auto"/>
                  </w:divBdr>
                </w:div>
                <w:div w:id="1839228700">
                  <w:marLeft w:val="640"/>
                  <w:marRight w:val="0"/>
                  <w:marTop w:val="0"/>
                  <w:marBottom w:val="0"/>
                  <w:divBdr>
                    <w:top w:val="none" w:sz="0" w:space="0" w:color="auto"/>
                    <w:left w:val="none" w:sz="0" w:space="0" w:color="auto"/>
                    <w:bottom w:val="none" w:sz="0" w:space="0" w:color="auto"/>
                    <w:right w:val="none" w:sz="0" w:space="0" w:color="auto"/>
                  </w:divBdr>
                </w:div>
                <w:div w:id="1611546107">
                  <w:marLeft w:val="640"/>
                  <w:marRight w:val="0"/>
                  <w:marTop w:val="0"/>
                  <w:marBottom w:val="0"/>
                  <w:divBdr>
                    <w:top w:val="none" w:sz="0" w:space="0" w:color="auto"/>
                    <w:left w:val="none" w:sz="0" w:space="0" w:color="auto"/>
                    <w:bottom w:val="none" w:sz="0" w:space="0" w:color="auto"/>
                    <w:right w:val="none" w:sz="0" w:space="0" w:color="auto"/>
                  </w:divBdr>
                </w:div>
                <w:div w:id="767577418">
                  <w:marLeft w:val="640"/>
                  <w:marRight w:val="0"/>
                  <w:marTop w:val="0"/>
                  <w:marBottom w:val="0"/>
                  <w:divBdr>
                    <w:top w:val="none" w:sz="0" w:space="0" w:color="auto"/>
                    <w:left w:val="none" w:sz="0" w:space="0" w:color="auto"/>
                    <w:bottom w:val="none" w:sz="0" w:space="0" w:color="auto"/>
                    <w:right w:val="none" w:sz="0" w:space="0" w:color="auto"/>
                  </w:divBdr>
                </w:div>
                <w:div w:id="2114784470">
                  <w:marLeft w:val="640"/>
                  <w:marRight w:val="0"/>
                  <w:marTop w:val="0"/>
                  <w:marBottom w:val="0"/>
                  <w:divBdr>
                    <w:top w:val="none" w:sz="0" w:space="0" w:color="auto"/>
                    <w:left w:val="none" w:sz="0" w:space="0" w:color="auto"/>
                    <w:bottom w:val="none" w:sz="0" w:space="0" w:color="auto"/>
                    <w:right w:val="none" w:sz="0" w:space="0" w:color="auto"/>
                  </w:divBdr>
                </w:div>
                <w:div w:id="341126552">
                  <w:marLeft w:val="640"/>
                  <w:marRight w:val="0"/>
                  <w:marTop w:val="0"/>
                  <w:marBottom w:val="0"/>
                  <w:divBdr>
                    <w:top w:val="none" w:sz="0" w:space="0" w:color="auto"/>
                    <w:left w:val="none" w:sz="0" w:space="0" w:color="auto"/>
                    <w:bottom w:val="none" w:sz="0" w:space="0" w:color="auto"/>
                    <w:right w:val="none" w:sz="0" w:space="0" w:color="auto"/>
                  </w:divBdr>
                </w:div>
                <w:div w:id="260144401">
                  <w:marLeft w:val="640"/>
                  <w:marRight w:val="0"/>
                  <w:marTop w:val="0"/>
                  <w:marBottom w:val="0"/>
                  <w:divBdr>
                    <w:top w:val="none" w:sz="0" w:space="0" w:color="auto"/>
                    <w:left w:val="none" w:sz="0" w:space="0" w:color="auto"/>
                    <w:bottom w:val="none" w:sz="0" w:space="0" w:color="auto"/>
                    <w:right w:val="none" w:sz="0" w:space="0" w:color="auto"/>
                  </w:divBdr>
                </w:div>
                <w:div w:id="1096751186">
                  <w:marLeft w:val="640"/>
                  <w:marRight w:val="0"/>
                  <w:marTop w:val="0"/>
                  <w:marBottom w:val="0"/>
                  <w:divBdr>
                    <w:top w:val="none" w:sz="0" w:space="0" w:color="auto"/>
                    <w:left w:val="none" w:sz="0" w:space="0" w:color="auto"/>
                    <w:bottom w:val="none" w:sz="0" w:space="0" w:color="auto"/>
                    <w:right w:val="none" w:sz="0" w:space="0" w:color="auto"/>
                  </w:divBdr>
                </w:div>
                <w:div w:id="1219130488">
                  <w:marLeft w:val="640"/>
                  <w:marRight w:val="0"/>
                  <w:marTop w:val="0"/>
                  <w:marBottom w:val="0"/>
                  <w:divBdr>
                    <w:top w:val="none" w:sz="0" w:space="0" w:color="auto"/>
                    <w:left w:val="none" w:sz="0" w:space="0" w:color="auto"/>
                    <w:bottom w:val="none" w:sz="0" w:space="0" w:color="auto"/>
                    <w:right w:val="none" w:sz="0" w:space="0" w:color="auto"/>
                  </w:divBdr>
                </w:div>
                <w:div w:id="385642093">
                  <w:marLeft w:val="640"/>
                  <w:marRight w:val="0"/>
                  <w:marTop w:val="0"/>
                  <w:marBottom w:val="0"/>
                  <w:divBdr>
                    <w:top w:val="none" w:sz="0" w:space="0" w:color="auto"/>
                    <w:left w:val="none" w:sz="0" w:space="0" w:color="auto"/>
                    <w:bottom w:val="none" w:sz="0" w:space="0" w:color="auto"/>
                    <w:right w:val="none" w:sz="0" w:space="0" w:color="auto"/>
                  </w:divBdr>
                </w:div>
                <w:div w:id="1092582220">
                  <w:marLeft w:val="640"/>
                  <w:marRight w:val="0"/>
                  <w:marTop w:val="0"/>
                  <w:marBottom w:val="0"/>
                  <w:divBdr>
                    <w:top w:val="none" w:sz="0" w:space="0" w:color="auto"/>
                    <w:left w:val="none" w:sz="0" w:space="0" w:color="auto"/>
                    <w:bottom w:val="none" w:sz="0" w:space="0" w:color="auto"/>
                    <w:right w:val="none" w:sz="0" w:space="0" w:color="auto"/>
                  </w:divBdr>
                </w:div>
                <w:div w:id="504326223">
                  <w:marLeft w:val="640"/>
                  <w:marRight w:val="0"/>
                  <w:marTop w:val="0"/>
                  <w:marBottom w:val="0"/>
                  <w:divBdr>
                    <w:top w:val="none" w:sz="0" w:space="0" w:color="auto"/>
                    <w:left w:val="none" w:sz="0" w:space="0" w:color="auto"/>
                    <w:bottom w:val="none" w:sz="0" w:space="0" w:color="auto"/>
                    <w:right w:val="none" w:sz="0" w:space="0" w:color="auto"/>
                  </w:divBdr>
                </w:div>
                <w:div w:id="46225464">
                  <w:marLeft w:val="640"/>
                  <w:marRight w:val="0"/>
                  <w:marTop w:val="0"/>
                  <w:marBottom w:val="0"/>
                  <w:divBdr>
                    <w:top w:val="none" w:sz="0" w:space="0" w:color="auto"/>
                    <w:left w:val="none" w:sz="0" w:space="0" w:color="auto"/>
                    <w:bottom w:val="none" w:sz="0" w:space="0" w:color="auto"/>
                    <w:right w:val="none" w:sz="0" w:space="0" w:color="auto"/>
                  </w:divBdr>
                </w:div>
                <w:div w:id="530456633">
                  <w:marLeft w:val="640"/>
                  <w:marRight w:val="0"/>
                  <w:marTop w:val="0"/>
                  <w:marBottom w:val="0"/>
                  <w:divBdr>
                    <w:top w:val="none" w:sz="0" w:space="0" w:color="auto"/>
                    <w:left w:val="none" w:sz="0" w:space="0" w:color="auto"/>
                    <w:bottom w:val="none" w:sz="0" w:space="0" w:color="auto"/>
                    <w:right w:val="none" w:sz="0" w:space="0" w:color="auto"/>
                  </w:divBdr>
                </w:div>
                <w:div w:id="151415804">
                  <w:marLeft w:val="640"/>
                  <w:marRight w:val="0"/>
                  <w:marTop w:val="0"/>
                  <w:marBottom w:val="0"/>
                  <w:divBdr>
                    <w:top w:val="none" w:sz="0" w:space="0" w:color="auto"/>
                    <w:left w:val="none" w:sz="0" w:space="0" w:color="auto"/>
                    <w:bottom w:val="none" w:sz="0" w:space="0" w:color="auto"/>
                    <w:right w:val="none" w:sz="0" w:space="0" w:color="auto"/>
                  </w:divBdr>
                </w:div>
                <w:div w:id="1233855122">
                  <w:marLeft w:val="640"/>
                  <w:marRight w:val="0"/>
                  <w:marTop w:val="0"/>
                  <w:marBottom w:val="0"/>
                  <w:divBdr>
                    <w:top w:val="none" w:sz="0" w:space="0" w:color="auto"/>
                    <w:left w:val="none" w:sz="0" w:space="0" w:color="auto"/>
                    <w:bottom w:val="none" w:sz="0" w:space="0" w:color="auto"/>
                    <w:right w:val="none" w:sz="0" w:space="0" w:color="auto"/>
                  </w:divBdr>
                </w:div>
                <w:div w:id="702902463">
                  <w:marLeft w:val="640"/>
                  <w:marRight w:val="0"/>
                  <w:marTop w:val="0"/>
                  <w:marBottom w:val="0"/>
                  <w:divBdr>
                    <w:top w:val="none" w:sz="0" w:space="0" w:color="auto"/>
                    <w:left w:val="none" w:sz="0" w:space="0" w:color="auto"/>
                    <w:bottom w:val="none" w:sz="0" w:space="0" w:color="auto"/>
                    <w:right w:val="none" w:sz="0" w:space="0" w:color="auto"/>
                  </w:divBdr>
                </w:div>
                <w:div w:id="1644844227">
                  <w:marLeft w:val="640"/>
                  <w:marRight w:val="0"/>
                  <w:marTop w:val="0"/>
                  <w:marBottom w:val="0"/>
                  <w:divBdr>
                    <w:top w:val="none" w:sz="0" w:space="0" w:color="auto"/>
                    <w:left w:val="none" w:sz="0" w:space="0" w:color="auto"/>
                    <w:bottom w:val="none" w:sz="0" w:space="0" w:color="auto"/>
                    <w:right w:val="none" w:sz="0" w:space="0" w:color="auto"/>
                  </w:divBdr>
                </w:div>
                <w:div w:id="2127503487">
                  <w:marLeft w:val="640"/>
                  <w:marRight w:val="0"/>
                  <w:marTop w:val="0"/>
                  <w:marBottom w:val="0"/>
                  <w:divBdr>
                    <w:top w:val="none" w:sz="0" w:space="0" w:color="auto"/>
                    <w:left w:val="none" w:sz="0" w:space="0" w:color="auto"/>
                    <w:bottom w:val="none" w:sz="0" w:space="0" w:color="auto"/>
                    <w:right w:val="none" w:sz="0" w:space="0" w:color="auto"/>
                  </w:divBdr>
                </w:div>
                <w:div w:id="1558784535">
                  <w:marLeft w:val="640"/>
                  <w:marRight w:val="0"/>
                  <w:marTop w:val="0"/>
                  <w:marBottom w:val="0"/>
                  <w:divBdr>
                    <w:top w:val="none" w:sz="0" w:space="0" w:color="auto"/>
                    <w:left w:val="none" w:sz="0" w:space="0" w:color="auto"/>
                    <w:bottom w:val="none" w:sz="0" w:space="0" w:color="auto"/>
                    <w:right w:val="none" w:sz="0" w:space="0" w:color="auto"/>
                  </w:divBdr>
                </w:div>
                <w:div w:id="577980470">
                  <w:marLeft w:val="640"/>
                  <w:marRight w:val="0"/>
                  <w:marTop w:val="0"/>
                  <w:marBottom w:val="0"/>
                  <w:divBdr>
                    <w:top w:val="none" w:sz="0" w:space="0" w:color="auto"/>
                    <w:left w:val="none" w:sz="0" w:space="0" w:color="auto"/>
                    <w:bottom w:val="none" w:sz="0" w:space="0" w:color="auto"/>
                    <w:right w:val="none" w:sz="0" w:space="0" w:color="auto"/>
                  </w:divBdr>
                </w:div>
                <w:div w:id="451244040">
                  <w:marLeft w:val="640"/>
                  <w:marRight w:val="0"/>
                  <w:marTop w:val="0"/>
                  <w:marBottom w:val="0"/>
                  <w:divBdr>
                    <w:top w:val="none" w:sz="0" w:space="0" w:color="auto"/>
                    <w:left w:val="none" w:sz="0" w:space="0" w:color="auto"/>
                    <w:bottom w:val="none" w:sz="0" w:space="0" w:color="auto"/>
                    <w:right w:val="none" w:sz="0" w:space="0" w:color="auto"/>
                  </w:divBdr>
                </w:div>
                <w:div w:id="824705901">
                  <w:marLeft w:val="640"/>
                  <w:marRight w:val="0"/>
                  <w:marTop w:val="0"/>
                  <w:marBottom w:val="0"/>
                  <w:divBdr>
                    <w:top w:val="none" w:sz="0" w:space="0" w:color="auto"/>
                    <w:left w:val="none" w:sz="0" w:space="0" w:color="auto"/>
                    <w:bottom w:val="none" w:sz="0" w:space="0" w:color="auto"/>
                    <w:right w:val="none" w:sz="0" w:space="0" w:color="auto"/>
                  </w:divBdr>
                </w:div>
                <w:div w:id="452286848">
                  <w:marLeft w:val="640"/>
                  <w:marRight w:val="0"/>
                  <w:marTop w:val="0"/>
                  <w:marBottom w:val="0"/>
                  <w:divBdr>
                    <w:top w:val="none" w:sz="0" w:space="0" w:color="auto"/>
                    <w:left w:val="none" w:sz="0" w:space="0" w:color="auto"/>
                    <w:bottom w:val="none" w:sz="0" w:space="0" w:color="auto"/>
                    <w:right w:val="none" w:sz="0" w:space="0" w:color="auto"/>
                  </w:divBdr>
                </w:div>
                <w:div w:id="1558513989">
                  <w:marLeft w:val="640"/>
                  <w:marRight w:val="0"/>
                  <w:marTop w:val="0"/>
                  <w:marBottom w:val="0"/>
                  <w:divBdr>
                    <w:top w:val="none" w:sz="0" w:space="0" w:color="auto"/>
                    <w:left w:val="none" w:sz="0" w:space="0" w:color="auto"/>
                    <w:bottom w:val="none" w:sz="0" w:space="0" w:color="auto"/>
                    <w:right w:val="none" w:sz="0" w:space="0" w:color="auto"/>
                  </w:divBdr>
                </w:div>
                <w:div w:id="626207701">
                  <w:marLeft w:val="640"/>
                  <w:marRight w:val="0"/>
                  <w:marTop w:val="0"/>
                  <w:marBottom w:val="0"/>
                  <w:divBdr>
                    <w:top w:val="none" w:sz="0" w:space="0" w:color="auto"/>
                    <w:left w:val="none" w:sz="0" w:space="0" w:color="auto"/>
                    <w:bottom w:val="none" w:sz="0" w:space="0" w:color="auto"/>
                    <w:right w:val="none" w:sz="0" w:space="0" w:color="auto"/>
                  </w:divBdr>
                </w:div>
                <w:div w:id="670106056">
                  <w:marLeft w:val="640"/>
                  <w:marRight w:val="0"/>
                  <w:marTop w:val="0"/>
                  <w:marBottom w:val="0"/>
                  <w:divBdr>
                    <w:top w:val="none" w:sz="0" w:space="0" w:color="auto"/>
                    <w:left w:val="none" w:sz="0" w:space="0" w:color="auto"/>
                    <w:bottom w:val="none" w:sz="0" w:space="0" w:color="auto"/>
                    <w:right w:val="none" w:sz="0" w:space="0" w:color="auto"/>
                  </w:divBdr>
                </w:div>
                <w:div w:id="310839947">
                  <w:marLeft w:val="640"/>
                  <w:marRight w:val="0"/>
                  <w:marTop w:val="0"/>
                  <w:marBottom w:val="0"/>
                  <w:divBdr>
                    <w:top w:val="none" w:sz="0" w:space="0" w:color="auto"/>
                    <w:left w:val="none" w:sz="0" w:space="0" w:color="auto"/>
                    <w:bottom w:val="none" w:sz="0" w:space="0" w:color="auto"/>
                    <w:right w:val="none" w:sz="0" w:space="0" w:color="auto"/>
                  </w:divBdr>
                </w:div>
                <w:div w:id="395279499">
                  <w:marLeft w:val="640"/>
                  <w:marRight w:val="0"/>
                  <w:marTop w:val="0"/>
                  <w:marBottom w:val="0"/>
                  <w:divBdr>
                    <w:top w:val="none" w:sz="0" w:space="0" w:color="auto"/>
                    <w:left w:val="none" w:sz="0" w:space="0" w:color="auto"/>
                    <w:bottom w:val="none" w:sz="0" w:space="0" w:color="auto"/>
                    <w:right w:val="none" w:sz="0" w:space="0" w:color="auto"/>
                  </w:divBdr>
                </w:div>
                <w:div w:id="911502894">
                  <w:marLeft w:val="640"/>
                  <w:marRight w:val="0"/>
                  <w:marTop w:val="0"/>
                  <w:marBottom w:val="0"/>
                  <w:divBdr>
                    <w:top w:val="none" w:sz="0" w:space="0" w:color="auto"/>
                    <w:left w:val="none" w:sz="0" w:space="0" w:color="auto"/>
                    <w:bottom w:val="none" w:sz="0" w:space="0" w:color="auto"/>
                    <w:right w:val="none" w:sz="0" w:space="0" w:color="auto"/>
                  </w:divBdr>
                </w:div>
              </w:divsChild>
            </w:div>
            <w:div w:id="2054310856">
              <w:marLeft w:val="0"/>
              <w:marRight w:val="0"/>
              <w:marTop w:val="0"/>
              <w:marBottom w:val="0"/>
              <w:divBdr>
                <w:top w:val="none" w:sz="0" w:space="0" w:color="auto"/>
                <w:left w:val="none" w:sz="0" w:space="0" w:color="auto"/>
                <w:bottom w:val="none" w:sz="0" w:space="0" w:color="auto"/>
                <w:right w:val="none" w:sz="0" w:space="0" w:color="auto"/>
              </w:divBdr>
              <w:divsChild>
                <w:div w:id="2056352023">
                  <w:marLeft w:val="640"/>
                  <w:marRight w:val="0"/>
                  <w:marTop w:val="0"/>
                  <w:marBottom w:val="0"/>
                  <w:divBdr>
                    <w:top w:val="none" w:sz="0" w:space="0" w:color="auto"/>
                    <w:left w:val="none" w:sz="0" w:space="0" w:color="auto"/>
                    <w:bottom w:val="none" w:sz="0" w:space="0" w:color="auto"/>
                    <w:right w:val="none" w:sz="0" w:space="0" w:color="auto"/>
                  </w:divBdr>
                </w:div>
                <w:div w:id="790589266">
                  <w:marLeft w:val="640"/>
                  <w:marRight w:val="0"/>
                  <w:marTop w:val="0"/>
                  <w:marBottom w:val="0"/>
                  <w:divBdr>
                    <w:top w:val="none" w:sz="0" w:space="0" w:color="auto"/>
                    <w:left w:val="none" w:sz="0" w:space="0" w:color="auto"/>
                    <w:bottom w:val="none" w:sz="0" w:space="0" w:color="auto"/>
                    <w:right w:val="none" w:sz="0" w:space="0" w:color="auto"/>
                  </w:divBdr>
                </w:div>
                <w:div w:id="1757483110">
                  <w:marLeft w:val="640"/>
                  <w:marRight w:val="0"/>
                  <w:marTop w:val="0"/>
                  <w:marBottom w:val="0"/>
                  <w:divBdr>
                    <w:top w:val="none" w:sz="0" w:space="0" w:color="auto"/>
                    <w:left w:val="none" w:sz="0" w:space="0" w:color="auto"/>
                    <w:bottom w:val="none" w:sz="0" w:space="0" w:color="auto"/>
                    <w:right w:val="none" w:sz="0" w:space="0" w:color="auto"/>
                  </w:divBdr>
                </w:div>
                <w:div w:id="1615670288">
                  <w:marLeft w:val="640"/>
                  <w:marRight w:val="0"/>
                  <w:marTop w:val="0"/>
                  <w:marBottom w:val="0"/>
                  <w:divBdr>
                    <w:top w:val="none" w:sz="0" w:space="0" w:color="auto"/>
                    <w:left w:val="none" w:sz="0" w:space="0" w:color="auto"/>
                    <w:bottom w:val="none" w:sz="0" w:space="0" w:color="auto"/>
                    <w:right w:val="none" w:sz="0" w:space="0" w:color="auto"/>
                  </w:divBdr>
                </w:div>
                <w:div w:id="1046029278">
                  <w:marLeft w:val="640"/>
                  <w:marRight w:val="0"/>
                  <w:marTop w:val="0"/>
                  <w:marBottom w:val="0"/>
                  <w:divBdr>
                    <w:top w:val="none" w:sz="0" w:space="0" w:color="auto"/>
                    <w:left w:val="none" w:sz="0" w:space="0" w:color="auto"/>
                    <w:bottom w:val="none" w:sz="0" w:space="0" w:color="auto"/>
                    <w:right w:val="none" w:sz="0" w:space="0" w:color="auto"/>
                  </w:divBdr>
                </w:div>
                <w:div w:id="1250389796">
                  <w:marLeft w:val="640"/>
                  <w:marRight w:val="0"/>
                  <w:marTop w:val="0"/>
                  <w:marBottom w:val="0"/>
                  <w:divBdr>
                    <w:top w:val="none" w:sz="0" w:space="0" w:color="auto"/>
                    <w:left w:val="none" w:sz="0" w:space="0" w:color="auto"/>
                    <w:bottom w:val="none" w:sz="0" w:space="0" w:color="auto"/>
                    <w:right w:val="none" w:sz="0" w:space="0" w:color="auto"/>
                  </w:divBdr>
                </w:div>
                <w:div w:id="617182095">
                  <w:marLeft w:val="640"/>
                  <w:marRight w:val="0"/>
                  <w:marTop w:val="0"/>
                  <w:marBottom w:val="0"/>
                  <w:divBdr>
                    <w:top w:val="none" w:sz="0" w:space="0" w:color="auto"/>
                    <w:left w:val="none" w:sz="0" w:space="0" w:color="auto"/>
                    <w:bottom w:val="none" w:sz="0" w:space="0" w:color="auto"/>
                    <w:right w:val="none" w:sz="0" w:space="0" w:color="auto"/>
                  </w:divBdr>
                </w:div>
                <w:div w:id="1535850288">
                  <w:marLeft w:val="640"/>
                  <w:marRight w:val="0"/>
                  <w:marTop w:val="0"/>
                  <w:marBottom w:val="0"/>
                  <w:divBdr>
                    <w:top w:val="none" w:sz="0" w:space="0" w:color="auto"/>
                    <w:left w:val="none" w:sz="0" w:space="0" w:color="auto"/>
                    <w:bottom w:val="none" w:sz="0" w:space="0" w:color="auto"/>
                    <w:right w:val="none" w:sz="0" w:space="0" w:color="auto"/>
                  </w:divBdr>
                </w:div>
                <w:div w:id="764424051">
                  <w:marLeft w:val="640"/>
                  <w:marRight w:val="0"/>
                  <w:marTop w:val="0"/>
                  <w:marBottom w:val="0"/>
                  <w:divBdr>
                    <w:top w:val="none" w:sz="0" w:space="0" w:color="auto"/>
                    <w:left w:val="none" w:sz="0" w:space="0" w:color="auto"/>
                    <w:bottom w:val="none" w:sz="0" w:space="0" w:color="auto"/>
                    <w:right w:val="none" w:sz="0" w:space="0" w:color="auto"/>
                  </w:divBdr>
                </w:div>
                <w:div w:id="551573131">
                  <w:marLeft w:val="640"/>
                  <w:marRight w:val="0"/>
                  <w:marTop w:val="0"/>
                  <w:marBottom w:val="0"/>
                  <w:divBdr>
                    <w:top w:val="none" w:sz="0" w:space="0" w:color="auto"/>
                    <w:left w:val="none" w:sz="0" w:space="0" w:color="auto"/>
                    <w:bottom w:val="none" w:sz="0" w:space="0" w:color="auto"/>
                    <w:right w:val="none" w:sz="0" w:space="0" w:color="auto"/>
                  </w:divBdr>
                </w:div>
                <w:div w:id="2108846295">
                  <w:marLeft w:val="640"/>
                  <w:marRight w:val="0"/>
                  <w:marTop w:val="0"/>
                  <w:marBottom w:val="0"/>
                  <w:divBdr>
                    <w:top w:val="none" w:sz="0" w:space="0" w:color="auto"/>
                    <w:left w:val="none" w:sz="0" w:space="0" w:color="auto"/>
                    <w:bottom w:val="none" w:sz="0" w:space="0" w:color="auto"/>
                    <w:right w:val="none" w:sz="0" w:space="0" w:color="auto"/>
                  </w:divBdr>
                </w:div>
                <w:div w:id="941182238">
                  <w:marLeft w:val="640"/>
                  <w:marRight w:val="0"/>
                  <w:marTop w:val="0"/>
                  <w:marBottom w:val="0"/>
                  <w:divBdr>
                    <w:top w:val="none" w:sz="0" w:space="0" w:color="auto"/>
                    <w:left w:val="none" w:sz="0" w:space="0" w:color="auto"/>
                    <w:bottom w:val="none" w:sz="0" w:space="0" w:color="auto"/>
                    <w:right w:val="none" w:sz="0" w:space="0" w:color="auto"/>
                  </w:divBdr>
                </w:div>
                <w:div w:id="1978217500">
                  <w:marLeft w:val="640"/>
                  <w:marRight w:val="0"/>
                  <w:marTop w:val="0"/>
                  <w:marBottom w:val="0"/>
                  <w:divBdr>
                    <w:top w:val="none" w:sz="0" w:space="0" w:color="auto"/>
                    <w:left w:val="none" w:sz="0" w:space="0" w:color="auto"/>
                    <w:bottom w:val="none" w:sz="0" w:space="0" w:color="auto"/>
                    <w:right w:val="none" w:sz="0" w:space="0" w:color="auto"/>
                  </w:divBdr>
                </w:div>
                <w:div w:id="856962772">
                  <w:marLeft w:val="640"/>
                  <w:marRight w:val="0"/>
                  <w:marTop w:val="0"/>
                  <w:marBottom w:val="0"/>
                  <w:divBdr>
                    <w:top w:val="none" w:sz="0" w:space="0" w:color="auto"/>
                    <w:left w:val="none" w:sz="0" w:space="0" w:color="auto"/>
                    <w:bottom w:val="none" w:sz="0" w:space="0" w:color="auto"/>
                    <w:right w:val="none" w:sz="0" w:space="0" w:color="auto"/>
                  </w:divBdr>
                </w:div>
                <w:div w:id="765031309">
                  <w:marLeft w:val="640"/>
                  <w:marRight w:val="0"/>
                  <w:marTop w:val="0"/>
                  <w:marBottom w:val="0"/>
                  <w:divBdr>
                    <w:top w:val="none" w:sz="0" w:space="0" w:color="auto"/>
                    <w:left w:val="none" w:sz="0" w:space="0" w:color="auto"/>
                    <w:bottom w:val="none" w:sz="0" w:space="0" w:color="auto"/>
                    <w:right w:val="none" w:sz="0" w:space="0" w:color="auto"/>
                  </w:divBdr>
                </w:div>
                <w:div w:id="384528876">
                  <w:marLeft w:val="640"/>
                  <w:marRight w:val="0"/>
                  <w:marTop w:val="0"/>
                  <w:marBottom w:val="0"/>
                  <w:divBdr>
                    <w:top w:val="none" w:sz="0" w:space="0" w:color="auto"/>
                    <w:left w:val="none" w:sz="0" w:space="0" w:color="auto"/>
                    <w:bottom w:val="none" w:sz="0" w:space="0" w:color="auto"/>
                    <w:right w:val="none" w:sz="0" w:space="0" w:color="auto"/>
                  </w:divBdr>
                </w:div>
                <w:div w:id="521943093">
                  <w:marLeft w:val="640"/>
                  <w:marRight w:val="0"/>
                  <w:marTop w:val="0"/>
                  <w:marBottom w:val="0"/>
                  <w:divBdr>
                    <w:top w:val="none" w:sz="0" w:space="0" w:color="auto"/>
                    <w:left w:val="none" w:sz="0" w:space="0" w:color="auto"/>
                    <w:bottom w:val="none" w:sz="0" w:space="0" w:color="auto"/>
                    <w:right w:val="none" w:sz="0" w:space="0" w:color="auto"/>
                  </w:divBdr>
                </w:div>
                <w:div w:id="544562555">
                  <w:marLeft w:val="640"/>
                  <w:marRight w:val="0"/>
                  <w:marTop w:val="0"/>
                  <w:marBottom w:val="0"/>
                  <w:divBdr>
                    <w:top w:val="none" w:sz="0" w:space="0" w:color="auto"/>
                    <w:left w:val="none" w:sz="0" w:space="0" w:color="auto"/>
                    <w:bottom w:val="none" w:sz="0" w:space="0" w:color="auto"/>
                    <w:right w:val="none" w:sz="0" w:space="0" w:color="auto"/>
                  </w:divBdr>
                </w:div>
                <w:div w:id="54164289">
                  <w:marLeft w:val="640"/>
                  <w:marRight w:val="0"/>
                  <w:marTop w:val="0"/>
                  <w:marBottom w:val="0"/>
                  <w:divBdr>
                    <w:top w:val="none" w:sz="0" w:space="0" w:color="auto"/>
                    <w:left w:val="none" w:sz="0" w:space="0" w:color="auto"/>
                    <w:bottom w:val="none" w:sz="0" w:space="0" w:color="auto"/>
                    <w:right w:val="none" w:sz="0" w:space="0" w:color="auto"/>
                  </w:divBdr>
                </w:div>
                <w:div w:id="1347947738">
                  <w:marLeft w:val="640"/>
                  <w:marRight w:val="0"/>
                  <w:marTop w:val="0"/>
                  <w:marBottom w:val="0"/>
                  <w:divBdr>
                    <w:top w:val="none" w:sz="0" w:space="0" w:color="auto"/>
                    <w:left w:val="none" w:sz="0" w:space="0" w:color="auto"/>
                    <w:bottom w:val="none" w:sz="0" w:space="0" w:color="auto"/>
                    <w:right w:val="none" w:sz="0" w:space="0" w:color="auto"/>
                  </w:divBdr>
                </w:div>
                <w:div w:id="542405535">
                  <w:marLeft w:val="640"/>
                  <w:marRight w:val="0"/>
                  <w:marTop w:val="0"/>
                  <w:marBottom w:val="0"/>
                  <w:divBdr>
                    <w:top w:val="none" w:sz="0" w:space="0" w:color="auto"/>
                    <w:left w:val="none" w:sz="0" w:space="0" w:color="auto"/>
                    <w:bottom w:val="none" w:sz="0" w:space="0" w:color="auto"/>
                    <w:right w:val="none" w:sz="0" w:space="0" w:color="auto"/>
                  </w:divBdr>
                </w:div>
                <w:div w:id="798767028">
                  <w:marLeft w:val="640"/>
                  <w:marRight w:val="0"/>
                  <w:marTop w:val="0"/>
                  <w:marBottom w:val="0"/>
                  <w:divBdr>
                    <w:top w:val="none" w:sz="0" w:space="0" w:color="auto"/>
                    <w:left w:val="none" w:sz="0" w:space="0" w:color="auto"/>
                    <w:bottom w:val="none" w:sz="0" w:space="0" w:color="auto"/>
                    <w:right w:val="none" w:sz="0" w:space="0" w:color="auto"/>
                  </w:divBdr>
                </w:div>
                <w:div w:id="1139762588">
                  <w:marLeft w:val="640"/>
                  <w:marRight w:val="0"/>
                  <w:marTop w:val="0"/>
                  <w:marBottom w:val="0"/>
                  <w:divBdr>
                    <w:top w:val="none" w:sz="0" w:space="0" w:color="auto"/>
                    <w:left w:val="none" w:sz="0" w:space="0" w:color="auto"/>
                    <w:bottom w:val="none" w:sz="0" w:space="0" w:color="auto"/>
                    <w:right w:val="none" w:sz="0" w:space="0" w:color="auto"/>
                  </w:divBdr>
                </w:div>
                <w:div w:id="769547060">
                  <w:marLeft w:val="640"/>
                  <w:marRight w:val="0"/>
                  <w:marTop w:val="0"/>
                  <w:marBottom w:val="0"/>
                  <w:divBdr>
                    <w:top w:val="none" w:sz="0" w:space="0" w:color="auto"/>
                    <w:left w:val="none" w:sz="0" w:space="0" w:color="auto"/>
                    <w:bottom w:val="none" w:sz="0" w:space="0" w:color="auto"/>
                    <w:right w:val="none" w:sz="0" w:space="0" w:color="auto"/>
                  </w:divBdr>
                </w:div>
                <w:div w:id="1553737595">
                  <w:marLeft w:val="640"/>
                  <w:marRight w:val="0"/>
                  <w:marTop w:val="0"/>
                  <w:marBottom w:val="0"/>
                  <w:divBdr>
                    <w:top w:val="none" w:sz="0" w:space="0" w:color="auto"/>
                    <w:left w:val="none" w:sz="0" w:space="0" w:color="auto"/>
                    <w:bottom w:val="none" w:sz="0" w:space="0" w:color="auto"/>
                    <w:right w:val="none" w:sz="0" w:space="0" w:color="auto"/>
                  </w:divBdr>
                </w:div>
                <w:div w:id="455754307">
                  <w:marLeft w:val="640"/>
                  <w:marRight w:val="0"/>
                  <w:marTop w:val="0"/>
                  <w:marBottom w:val="0"/>
                  <w:divBdr>
                    <w:top w:val="none" w:sz="0" w:space="0" w:color="auto"/>
                    <w:left w:val="none" w:sz="0" w:space="0" w:color="auto"/>
                    <w:bottom w:val="none" w:sz="0" w:space="0" w:color="auto"/>
                    <w:right w:val="none" w:sz="0" w:space="0" w:color="auto"/>
                  </w:divBdr>
                </w:div>
                <w:div w:id="1308779842">
                  <w:marLeft w:val="640"/>
                  <w:marRight w:val="0"/>
                  <w:marTop w:val="0"/>
                  <w:marBottom w:val="0"/>
                  <w:divBdr>
                    <w:top w:val="none" w:sz="0" w:space="0" w:color="auto"/>
                    <w:left w:val="none" w:sz="0" w:space="0" w:color="auto"/>
                    <w:bottom w:val="none" w:sz="0" w:space="0" w:color="auto"/>
                    <w:right w:val="none" w:sz="0" w:space="0" w:color="auto"/>
                  </w:divBdr>
                </w:div>
                <w:div w:id="1544177222">
                  <w:marLeft w:val="640"/>
                  <w:marRight w:val="0"/>
                  <w:marTop w:val="0"/>
                  <w:marBottom w:val="0"/>
                  <w:divBdr>
                    <w:top w:val="none" w:sz="0" w:space="0" w:color="auto"/>
                    <w:left w:val="none" w:sz="0" w:space="0" w:color="auto"/>
                    <w:bottom w:val="none" w:sz="0" w:space="0" w:color="auto"/>
                    <w:right w:val="none" w:sz="0" w:space="0" w:color="auto"/>
                  </w:divBdr>
                </w:div>
                <w:div w:id="1628468292">
                  <w:marLeft w:val="640"/>
                  <w:marRight w:val="0"/>
                  <w:marTop w:val="0"/>
                  <w:marBottom w:val="0"/>
                  <w:divBdr>
                    <w:top w:val="none" w:sz="0" w:space="0" w:color="auto"/>
                    <w:left w:val="none" w:sz="0" w:space="0" w:color="auto"/>
                    <w:bottom w:val="none" w:sz="0" w:space="0" w:color="auto"/>
                    <w:right w:val="none" w:sz="0" w:space="0" w:color="auto"/>
                  </w:divBdr>
                </w:div>
                <w:div w:id="1303080887">
                  <w:marLeft w:val="640"/>
                  <w:marRight w:val="0"/>
                  <w:marTop w:val="0"/>
                  <w:marBottom w:val="0"/>
                  <w:divBdr>
                    <w:top w:val="none" w:sz="0" w:space="0" w:color="auto"/>
                    <w:left w:val="none" w:sz="0" w:space="0" w:color="auto"/>
                    <w:bottom w:val="none" w:sz="0" w:space="0" w:color="auto"/>
                    <w:right w:val="none" w:sz="0" w:space="0" w:color="auto"/>
                  </w:divBdr>
                </w:div>
                <w:div w:id="784732282">
                  <w:marLeft w:val="640"/>
                  <w:marRight w:val="0"/>
                  <w:marTop w:val="0"/>
                  <w:marBottom w:val="0"/>
                  <w:divBdr>
                    <w:top w:val="none" w:sz="0" w:space="0" w:color="auto"/>
                    <w:left w:val="none" w:sz="0" w:space="0" w:color="auto"/>
                    <w:bottom w:val="none" w:sz="0" w:space="0" w:color="auto"/>
                    <w:right w:val="none" w:sz="0" w:space="0" w:color="auto"/>
                  </w:divBdr>
                </w:div>
                <w:div w:id="214780187">
                  <w:marLeft w:val="640"/>
                  <w:marRight w:val="0"/>
                  <w:marTop w:val="0"/>
                  <w:marBottom w:val="0"/>
                  <w:divBdr>
                    <w:top w:val="none" w:sz="0" w:space="0" w:color="auto"/>
                    <w:left w:val="none" w:sz="0" w:space="0" w:color="auto"/>
                    <w:bottom w:val="none" w:sz="0" w:space="0" w:color="auto"/>
                    <w:right w:val="none" w:sz="0" w:space="0" w:color="auto"/>
                  </w:divBdr>
                </w:div>
                <w:div w:id="30038501">
                  <w:marLeft w:val="640"/>
                  <w:marRight w:val="0"/>
                  <w:marTop w:val="0"/>
                  <w:marBottom w:val="0"/>
                  <w:divBdr>
                    <w:top w:val="none" w:sz="0" w:space="0" w:color="auto"/>
                    <w:left w:val="none" w:sz="0" w:space="0" w:color="auto"/>
                    <w:bottom w:val="none" w:sz="0" w:space="0" w:color="auto"/>
                    <w:right w:val="none" w:sz="0" w:space="0" w:color="auto"/>
                  </w:divBdr>
                </w:div>
                <w:div w:id="1371371889">
                  <w:marLeft w:val="640"/>
                  <w:marRight w:val="0"/>
                  <w:marTop w:val="0"/>
                  <w:marBottom w:val="0"/>
                  <w:divBdr>
                    <w:top w:val="none" w:sz="0" w:space="0" w:color="auto"/>
                    <w:left w:val="none" w:sz="0" w:space="0" w:color="auto"/>
                    <w:bottom w:val="none" w:sz="0" w:space="0" w:color="auto"/>
                    <w:right w:val="none" w:sz="0" w:space="0" w:color="auto"/>
                  </w:divBdr>
                </w:div>
                <w:div w:id="10570766">
                  <w:marLeft w:val="640"/>
                  <w:marRight w:val="0"/>
                  <w:marTop w:val="0"/>
                  <w:marBottom w:val="0"/>
                  <w:divBdr>
                    <w:top w:val="none" w:sz="0" w:space="0" w:color="auto"/>
                    <w:left w:val="none" w:sz="0" w:space="0" w:color="auto"/>
                    <w:bottom w:val="none" w:sz="0" w:space="0" w:color="auto"/>
                    <w:right w:val="none" w:sz="0" w:space="0" w:color="auto"/>
                  </w:divBdr>
                </w:div>
                <w:div w:id="1755130437">
                  <w:marLeft w:val="640"/>
                  <w:marRight w:val="0"/>
                  <w:marTop w:val="0"/>
                  <w:marBottom w:val="0"/>
                  <w:divBdr>
                    <w:top w:val="none" w:sz="0" w:space="0" w:color="auto"/>
                    <w:left w:val="none" w:sz="0" w:space="0" w:color="auto"/>
                    <w:bottom w:val="none" w:sz="0" w:space="0" w:color="auto"/>
                    <w:right w:val="none" w:sz="0" w:space="0" w:color="auto"/>
                  </w:divBdr>
                </w:div>
                <w:div w:id="293294806">
                  <w:marLeft w:val="640"/>
                  <w:marRight w:val="0"/>
                  <w:marTop w:val="0"/>
                  <w:marBottom w:val="0"/>
                  <w:divBdr>
                    <w:top w:val="none" w:sz="0" w:space="0" w:color="auto"/>
                    <w:left w:val="none" w:sz="0" w:space="0" w:color="auto"/>
                    <w:bottom w:val="none" w:sz="0" w:space="0" w:color="auto"/>
                    <w:right w:val="none" w:sz="0" w:space="0" w:color="auto"/>
                  </w:divBdr>
                </w:div>
                <w:div w:id="1067147819">
                  <w:marLeft w:val="640"/>
                  <w:marRight w:val="0"/>
                  <w:marTop w:val="0"/>
                  <w:marBottom w:val="0"/>
                  <w:divBdr>
                    <w:top w:val="none" w:sz="0" w:space="0" w:color="auto"/>
                    <w:left w:val="none" w:sz="0" w:space="0" w:color="auto"/>
                    <w:bottom w:val="none" w:sz="0" w:space="0" w:color="auto"/>
                    <w:right w:val="none" w:sz="0" w:space="0" w:color="auto"/>
                  </w:divBdr>
                </w:div>
                <w:div w:id="2035957199">
                  <w:marLeft w:val="640"/>
                  <w:marRight w:val="0"/>
                  <w:marTop w:val="0"/>
                  <w:marBottom w:val="0"/>
                  <w:divBdr>
                    <w:top w:val="none" w:sz="0" w:space="0" w:color="auto"/>
                    <w:left w:val="none" w:sz="0" w:space="0" w:color="auto"/>
                    <w:bottom w:val="none" w:sz="0" w:space="0" w:color="auto"/>
                    <w:right w:val="none" w:sz="0" w:space="0" w:color="auto"/>
                  </w:divBdr>
                </w:div>
                <w:div w:id="488834665">
                  <w:marLeft w:val="640"/>
                  <w:marRight w:val="0"/>
                  <w:marTop w:val="0"/>
                  <w:marBottom w:val="0"/>
                  <w:divBdr>
                    <w:top w:val="none" w:sz="0" w:space="0" w:color="auto"/>
                    <w:left w:val="none" w:sz="0" w:space="0" w:color="auto"/>
                    <w:bottom w:val="none" w:sz="0" w:space="0" w:color="auto"/>
                    <w:right w:val="none" w:sz="0" w:space="0" w:color="auto"/>
                  </w:divBdr>
                </w:div>
                <w:div w:id="1059134082">
                  <w:marLeft w:val="640"/>
                  <w:marRight w:val="0"/>
                  <w:marTop w:val="0"/>
                  <w:marBottom w:val="0"/>
                  <w:divBdr>
                    <w:top w:val="none" w:sz="0" w:space="0" w:color="auto"/>
                    <w:left w:val="none" w:sz="0" w:space="0" w:color="auto"/>
                    <w:bottom w:val="none" w:sz="0" w:space="0" w:color="auto"/>
                    <w:right w:val="none" w:sz="0" w:space="0" w:color="auto"/>
                  </w:divBdr>
                </w:div>
                <w:div w:id="81725601">
                  <w:marLeft w:val="640"/>
                  <w:marRight w:val="0"/>
                  <w:marTop w:val="0"/>
                  <w:marBottom w:val="0"/>
                  <w:divBdr>
                    <w:top w:val="none" w:sz="0" w:space="0" w:color="auto"/>
                    <w:left w:val="none" w:sz="0" w:space="0" w:color="auto"/>
                    <w:bottom w:val="none" w:sz="0" w:space="0" w:color="auto"/>
                    <w:right w:val="none" w:sz="0" w:space="0" w:color="auto"/>
                  </w:divBdr>
                </w:div>
                <w:div w:id="1087507354">
                  <w:marLeft w:val="640"/>
                  <w:marRight w:val="0"/>
                  <w:marTop w:val="0"/>
                  <w:marBottom w:val="0"/>
                  <w:divBdr>
                    <w:top w:val="none" w:sz="0" w:space="0" w:color="auto"/>
                    <w:left w:val="none" w:sz="0" w:space="0" w:color="auto"/>
                    <w:bottom w:val="none" w:sz="0" w:space="0" w:color="auto"/>
                    <w:right w:val="none" w:sz="0" w:space="0" w:color="auto"/>
                  </w:divBdr>
                </w:div>
                <w:div w:id="2082482358">
                  <w:marLeft w:val="640"/>
                  <w:marRight w:val="0"/>
                  <w:marTop w:val="0"/>
                  <w:marBottom w:val="0"/>
                  <w:divBdr>
                    <w:top w:val="none" w:sz="0" w:space="0" w:color="auto"/>
                    <w:left w:val="none" w:sz="0" w:space="0" w:color="auto"/>
                    <w:bottom w:val="none" w:sz="0" w:space="0" w:color="auto"/>
                    <w:right w:val="none" w:sz="0" w:space="0" w:color="auto"/>
                  </w:divBdr>
                </w:div>
                <w:div w:id="375815570">
                  <w:marLeft w:val="640"/>
                  <w:marRight w:val="0"/>
                  <w:marTop w:val="0"/>
                  <w:marBottom w:val="0"/>
                  <w:divBdr>
                    <w:top w:val="none" w:sz="0" w:space="0" w:color="auto"/>
                    <w:left w:val="none" w:sz="0" w:space="0" w:color="auto"/>
                    <w:bottom w:val="none" w:sz="0" w:space="0" w:color="auto"/>
                    <w:right w:val="none" w:sz="0" w:space="0" w:color="auto"/>
                  </w:divBdr>
                </w:div>
                <w:div w:id="2022586320">
                  <w:marLeft w:val="640"/>
                  <w:marRight w:val="0"/>
                  <w:marTop w:val="0"/>
                  <w:marBottom w:val="0"/>
                  <w:divBdr>
                    <w:top w:val="none" w:sz="0" w:space="0" w:color="auto"/>
                    <w:left w:val="none" w:sz="0" w:space="0" w:color="auto"/>
                    <w:bottom w:val="none" w:sz="0" w:space="0" w:color="auto"/>
                    <w:right w:val="none" w:sz="0" w:space="0" w:color="auto"/>
                  </w:divBdr>
                </w:div>
                <w:div w:id="1541089245">
                  <w:marLeft w:val="640"/>
                  <w:marRight w:val="0"/>
                  <w:marTop w:val="0"/>
                  <w:marBottom w:val="0"/>
                  <w:divBdr>
                    <w:top w:val="none" w:sz="0" w:space="0" w:color="auto"/>
                    <w:left w:val="none" w:sz="0" w:space="0" w:color="auto"/>
                    <w:bottom w:val="none" w:sz="0" w:space="0" w:color="auto"/>
                    <w:right w:val="none" w:sz="0" w:space="0" w:color="auto"/>
                  </w:divBdr>
                </w:div>
                <w:div w:id="889653216">
                  <w:marLeft w:val="640"/>
                  <w:marRight w:val="0"/>
                  <w:marTop w:val="0"/>
                  <w:marBottom w:val="0"/>
                  <w:divBdr>
                    <w:top w:val="none" w:sz="0" w:space="0" w:color="auto"/>
                    <w:left w:val="none" w:sz="0" w:space="0" w:color="auto"/>
                    <w:bottom w:val="none" w:sz="0" w:space="0" w:color="auto"/>
                    <w:right w:val="none" w:sz="0" w:space="0" w:color="auto"/>
                  </w:divBdr>
                </w:div>
                <w:div w:id="1145390149">
                  <w:marLeft w:val="640"/>
                  <w:marRight w:val="0"/>
                  <w:marTop w:val="0"/>
                  <w:marBottom w:val="0"/>
                  <w:divBdr>
                    <w:top w:val="none" w:sz="0" w:space="0" w:color="auto"/>
                    <w:left w:val="none" w:sz="0" w:space="0" w:color="auto"/>
                    <w:bottom w:val="none" w:sz="0" w:space="0" w:color="auto"/>
                    <w:right w:val="none" w:sz="0" w:space="0" w:color="auto"/>
                  </w:divBdr>
                </w:div>
                <w:div w:id="790637424">
                  <w:marLeft w:val="640"/>
                  <w:marRight w:val="0"/>
                  <w:marTop w:val="0"/>
                  <w:marBottom w:val="0"/>
                  <w:divBdr>
                    <w:top w:val="none" w:sz="0" w:space="0" w:color="auto"/>
                    <w:left w:val="none" w:sz="0" w:space="0" w:color="auto"/>
                    <w:bottom w:val="none" w:sz="0" w:space="0" w:color="auto"/>
                    <w:right w:val="none" w:sz="0" w:space="0" w:color="auto"/>
                  </w:divBdr>
                </w:div>
                <w:div w:id="557059428">
                  <w:marLeft w:val="640"/>
                  <w:marRight w:val="0"/>
                  <w:marTop w:val="0"/>
                  <w:marBottom w:val="0"/>
                  <w:divBdr>
                    <w:top w:val="none" w:sz="0" w:space="0" w:color="auto"/>
                    <w:left w:val="none" w:sz="0" w:space="0" w:color="auto"/>
                    <w:bottom w:val="none" w:sz="0" w:space="0" w:color="auto"/>
                    <w:right w:val="none" w:sz="0" w:space="0" w:color="auto"/>
                  </w:divBdr>
                </w:div>
                <w:div w:id="2031952952">
                  <w:marLeft w:val="640"/>
                  <w:marRight w:val="0"/>
                  <w:marTop w:val="0"/>
                  <w:marBottom w:val="0"/>
                  <w:divBdr>
                    <w:top w:val="none" w:sz="0" w:space="0" w:color="auto"/>
                    <w:left w:val="none" w:sz="0" w:space="0" w:color="auto"/>
                    <w:bottom w:val="none" w:sz="0" w:space="0" w:color="auto"/>
                    <w:right w:val="none" w:sz="0" w:space="0" w:color="auto"/>
                  </w:divBdr>
                </w:div>
                <w:div w:id="1129978680">
                  <w:marLeft w:val="640"/>
                  <w:marRight w:val="0"/>
                  <w:marTop w:val="0"/>
                  <w:marBottom w:val="0"/>
                  <w:divBdr>
                    <w:top w:val="none" w:sz="0" w:space="0" w:color="auto"/>
                    <w:left w:val="none" w:sz="0" w:space="0" w:color="auto"/>
                    <w:bottom w:val="none" w:sz="0" w:space="0" w:color="auto"/>
                    <w:right w:val="none" w:sz="0" w:space="0" w:color="auto"/>
                  </w:divBdr>
                </w:div>
                <w:div w:id="489441795">
                  <w:marLeft w:val="640"/>
                  <w:marRight w:val="0"/>
                  <w:marTop w:val="0"/>
                  <w:marBottom w:val="0"/>
                  <w:divBdr>
                    <w:top w:val="none" w:sz="0" w:space="0" w:color="auto"/>
                    <w:left w:val="none" w:sz="0" w:space="0" w:color="auto"/>
                    <w:bottom w:val="none" w:sz="0" w:space="0" w:color="auto"/>
                    <w:right w:val="none" w:sz="0" w:space="0" w:color="auto"/>
                  </w:divBdr>
                </w:div>
                <w:div w:id="1229225092">
                  <w:marLeft w:val="640"/>
                  <w:marRight w:val="0"/>
                  <w:marTop w:val="0"/>
                  <w:marBottom w:val="0"/>
                  <w:divBdr>
                    <w:top w:val="none" w:sz="0" w:space="0" w:color="auto"/>
                    <w:left w:val="none" w:sz="0" w:space="0" w:color="auto"/>
                    <w:bottom w:val="none" w:sz="0" w:space="0" w:color="auto"/>
                    <w:right w:val="none" w:sz="0" w:space="0" w:color="auto"/>
                  </w:divBdr>
                </w:div>
                <w:div w:id="1237478906">
                  <w:marLeft w:val="640"/>
                  <w:marRight w:val="0"/>
                  <w:marTop w:val="0"/>
                  <w:marBottom w:val="0"/>
                  <w:divBdr>
                    <w:top w:val="none" w:sz="0" w:space="0" w:color="auto"/>
                    <w:left w:val="none" w:sz="0" w:space="0" w:color="auto"/>
                    <w:bottom w:val="none" w:sz="0" w:space="0" w:color="auto"/>
                    <w:right w:val="none" w:sz="0" w:space="0" w:color="auto"/>
                  </w:divBdr>
                </w:div>
                <w:div w:id="254555672">
                  <w:marLeft w:val="640"/>
                  <w:marRight w:val="0"/>
                  <w:marTop w:val="0"/>
                  <w:marBottom w:val="0"/>
                  <w:divBdr>
                    <w:top w:val="none" w:sz="0" w:space="0" w:color="auto"/>
                    <w:left w:val="none" w:sz="0" w:space="0" w:color="auto"/>
                    <w:bottom w:val="none" w:sz="0" w:space="0" w:color="auto"/>
                    <w:right w:val="none" w:sz="0" w:space="0" w:color="auto"/>
                  </w:divBdr>
                </w:div>
                <w:div w:id="1560089130">
                  <w:marLeft w:val="640"/>
                  <w:marRight w:val="0"/>
                  <w:marTop w:val="0"/>
                  <w:marBottom w:val="0"/>
                  <w:divBdr>
                    <w:top w:val="none" w:sz="0" w:space="0" w:color="auto"/>
                    <w:left w:val="none" w:sz="0" w:space="0" w:color="auto"/>
                    <w:bottom w:val="none" w:sz="0" w:space="0" w:color="auto"/>
                    <w:right w:val="none" w:sz="0" w:space="0" w:color="auto"/>
                  </w:divBdr>
                </w:div>
                <w:div w:id="1431701369">
                  <w:marLeft w:val="640"/>
                  <w:marRight w:val="0"/>
                  <w:marTop w:val="0"/>
                  <w:marBottom w:val="0"/>
                  <w:divBdr>
                    <w:top w:val="none" w:sz="0" w:space="0" w:color="auto"/>
                    <w:left w:val="none" w:sz="0" w:space="0" w:color="auto"/>
                    <w:bottom w:val="none" w:sz="0" w:space="0" w:color="auto"/>
                    <w:right w:val="none" w:sz="0" w:space="0" w:color="auto"/>
                  </w:divBdr>
                </w:div>
                <w:div w:id="75983210">
                  <w:marLeft w:val="640"/>
                  <w:marRight w:val="0"/>
                  <w:marTop w:val="0"/>
                  <w:marBottom w:val="0"/>
                  <w:divBdr>
                    <w:top w:val="none" w:sz="0" w:space="0" w:color="auto"/>
                    <w:left w:val="none" w:sz="0" w:space="0" w:color="auto"/>
                    <w:bottom w:val="none" w:sz="0" w:space="0" w:color="auto"/>
                    <w:right w:val="none" w:sz="0" w:space="0" w:color="auto"/>
                  </w:divBdr>
                </w:div>
                <w:div w:id="1421291924">
                  <w:marLeft w:val="640"/>
                  <w:marRight w:val="0"/>
                  <w:marTop w:val="0"/>
                  <w:marBottom w:val="0"/>
                  <w:divBdr>
                    <w:top w:val="none" w:sz="0" w:space="0" w:color="auto"/>
                    <w:left w:val="none" w:sz="0" w:space="0" w:color="auto"/>
                    <w:bottom w:val="none" w:sz="0" w:space="0" w:color="auto"/>
                    <w:right w:val="none" w:sz="0" w:space="0" w:color="auto"/>
                  </w:divBdr>
                </w:div>
                <w:div w:id="1040278953">
                  <w:marLeft w:val="640"/>
                  <w:marRight w:val="0"/>
                  <w:marTop w:val="0"/>
                  <w:marBottom w:val="0"/>
                  <w:divBdr>
                    <w:top w:val="none" w:sz="0" w:space="0" w:color="auto"/>
                    <w:left w:val="none" w:sz="0" w:space="0" w:color="auto"/>
                    <w:bottom w:val="none" w:sz="0" w:space="0" w:color="auto"/>
                    <w:right w:val="none" w:sz="0" w:space="0" w:color="auto"/>
                  </w:divBdr>
                </w:div>
                <w:div w:id="1207833476">
                  <w:marLeft w:val="640"/>
                  <w:marRight w:val="0"/>
                  <w:marTop w:val="0"/>
                  <w:marBottom w:val="0"/>
                  <w:divBdr>
                    <w:top w:val="none" w:sz="0" w:space="0" w:color="auto"/>
                    <w:left w:val="none" w:sz="0" w:space="0" w:color="auto"/>
                    <w:bottom w:val="none" w:sz="0" w:space="0" w:color="auto"/>
                    <w:right w:val="none" w:sz="0" w:space="0" w:color="auto"/>
                  </w:divBdr>
                </w:div>
                <w:div w:id="2073119965">
                  <w:marLeft w:val="640"/>
                  <w:marRight w:val="0"/>
                  <w:marTop w:val="0"/>
                  <w:marBottom w:val="0"/>
                  <w:divBdr>
                    <w:top w:val="none" w:sz="0" w:space="0" w:color="auto"/>
                    <w:left w:val="none" w:sz="0" w:space="0" w:color="auto"/>
                    <w:bottom w:val="none" w:sz="0" w:space="0" w:color="auto"/>
                    <w:right w:val="none" w:sz="0" w:space="0" w:color="auto"/>
                  </w:divBdr>
                </w:div>
                <w:div w:id="462816827">
                  <w:marLeft w:val="640"/>
                  <w:marRight w:val="0"/>
                  <w:marTop w:val="0"/>
                  <w:marBottom w:val="0"/>
                  <w:divBdr>
                    <w:top w:val="none" w:sz="0" w:space="0" w:color="auto"/>
                    <w:left w:val="none" w:sz="0" w:space="0" w:color="auto"/>
                    <w:bottom w:val="none" w:sz="0" w:space="0" w:color="auto"/>
                    <w:right w:val="none" w:sz="0" w:space="0" w:color="auto"/>
                  </w:divBdr>
                </w:div>
              </w:divsChild>
            </w:div>
            <w:div w:id="1868519296">
              <w:marLeft w:val="0"/>
              <w:marRight w:val="0"/>
              <w:marTop w:val="0"/>
              <w:marBottom w:val="0"/>
              <w:divBdr>
                <w:top w:val="none" w:sz="0" w:space="0" w:color="auto"/>
                <w:left w:val="none" w:sz="0" w:space="0" w:color="auto"/>
                <w:bottom w:val="none" w:sz="0" w:space="0" w:color="auto"/>
                <w:right w:val="none" w:sz="0" w:space="0" w:color="auto"/>
              </w:divBdr>
              <w:divsChild>
                <w:div w:id="400063378">
                  <w:marLeft w:val="640"/>
                  <w:marRight w:val="0"/>
                  <w:marTop w:val="0"/>
                  <w:marBottom w:val="0"/>
                  <w:divBdr>
                    <w:top w:val="none" w:sz="0" w:space="0" w:color="auto"/>
                    <w:left w:val="none" w:sz="0" w:space="0" w:color="auto"/>
                    <w:bottom w:val="none" w:sz="0" w:space="0" w:color="auto"/>
                    <w:right w:val="none" w:sz="0" w:space="0" w:color="auto"/>
                  </w:divBdr>
                </w:div>
                <w:div w:id="857237391">
                  <w:marLeft w:val="640"/>
                  <w:marRight w:val="0"/>
                  <w:marTop w:val="0"/>
                  <w:marBottom w:val="0"/>
                  <w:divBdr>
                    <w:top w:val="none" w:sz="0" w:space="0" w:color="auto"/>
                    <w:left w:val="none" w:sz="0" w:space="0" w:color="auto"/>
                    <w:bottom w:val="none" w:sz="0" w:space="0" w:color="auto"/>
                    <w:right w:val="none" w:sz="0" w:space="0" w:color="auto"/>
                  </w:divBdr>
                </w:div>
                <w:div w:id="184484292">
                  <w:marLeft w:val="640"/>
                  <w:marRight w:val="0"/>
                  <w:marTop w:val="0"/>
                  <w:marBottom w:val="0"/>
                  <w:divBdr>
                    <w:top w:val="none" w:sz="0" w:space="0" w:color="auto"/>
                    <w:left w:val="none" w:sz="0" w:space="0" w:color="auto"/>
                    <w:bottom w:val="none" w:sz="0" w:space="0" w:color="auto"/>
                    <w:right w:val="none" w:sz="0" w:space="0" w:color="auto"/>
                  </w:divBdr>
                </w:div>
                <w:div w:id="2103841411">
                  <w:marLeft w:val="640"/>
                  <w:marRight w:val="0"/>
                  <w:marTop w:val="0"/>
                  <w:marBottom w:val="0"/>
                  <w:divBdr>
                    <w:top w:val="none" w:sz="0" w:space="0" w:color="auto"/>
                    <w:left w:val="none" w:sz="0" w:space="0" w:color="auto"/>
                    <w:bottom w:val="none" w:sz="0" w:space="0" w:color="auto"/>
                    <w:right w:val="none" w:sz="0" w:space="0" w:color="auto"/>
                  </w:divBdr>
                </w:div>
                <w:div w:id="896933480">
                  <w:marLeft w:val="640"/>
                  <w:marRight w:val="0"/>
                  <w:marTop w:val="0"/>
                  <w:marBottom w:val="0"/>
                  <w:divBdr>
                    <w:top w:val="none" w:sz="0" w:space="0" w:color="auto"/>
                    <w:left w:val="none" w:sz="0" w:space="0" w:color="auto"/>
                    <w:bottom w:val="none" w:sz="0" w:space="0" w:color="auto"/>
                    <w:right w:val="none" w:sz="0" w:space="0" w:color="auto"/>
                  </w:divBdr>
                </w:div>
                <w:div w:id="554777316">
                  <w:marLeft w:val="640"/>
                  <w:marRight w:val="0"/>
                  <w:marTop w:val="0"/>
                  <w:marBottom w:val="0"/>
                  <w:divBdr>
                    <w:top w:val="none" w:sz="0" w:space="0" w:color="auto"/>
                    <w:left w:val="none" w:sz="0" w:space="0" w:color="auto"/>
                    <w:bottom w:val="none" w:sz="0" w:space="0" w:color="auto"/>
                    <w:right w:val="none" w:sz="0" w:space="0" w:color="auto"/>
                  </w:divBdr>
                </w:div>
                <w:div w:id="1668436833">
                  <w:marLeft w:val="640"/>
                  <w:marRight w:val="0"/>
                  <w:marTop w:val="0"/>
                  <w:marBottom w:val="0"/>
                  <w:divBdr>
                    <w:top w:val="none" w:sz="0" w:space="0" w:color="auto"/>
                    <w:left w:val="none" w:sz="0" w:space="0" w:color="auto"/>
                    <w:bottom w:val="none" w:sz="0" w:space="0" w:color="auto"/>
                    <w:right w:val="none" w:sz="0" w:space="0" w:color="auto"/>
                  </w:divBdr>
                </w:div>
                <w:div w:id="695934778">
                  <w:marLeft w:val="640"/>
                  <w:marRight w:val="0"/>
                  <w:marTop w:val="0"/>
                  <w:marBottom w:val="0"/>
                  <w:divBdr>
                    <w:top w:val="none" w:sz="0" w:space="0" w:color="auto"/>
                    <w:left w:val="none" w:sz="0" w:space="0" w:color="auto"/>
                    <w:bottom w:val="none" w:sz="0" w:space="0" w:color="auto"/>
                    <w:right w:val="none" w:sz="0" w:space="0" w:color="auto"/>
                  </w:divBdr>
                </w:div>
                <w:div w:id="1916435402">
                  <w:marLeft w:val="640"/>
                  <w:marRight w:val="0"/>
                  <w:marTop w:val="0"/>
                  <w:marBottom w:val="0"/>
                  <w:divBdr>
                    <w:top w:val="none" w:sz="0" w:space="0" w:color="auto"/>
                    <w:left w:val="none" w:sz="0" w:space="0" w:color="auto"/>
                    <w:bottom w:val="none" w:sz="0" w:space="0" w:color="auto"/>
                    <w:right w:val="none" w:sz="0" w:space="0" w:color="auto"/>
                  </w:divBdr>
                </w:div>
                <w:div w:id="994647850">
                  <w:marLeft w:val="640"/>
                  <w:marRight w:val="0"/>
                  <w:marTop w:val="0"/>
                  <w:marBottom w:val="0"/>
                  <w:divBdr>
                    <w:top w:val="none" w:sz="0" w:space="0" w:color="auto"/>
                    <w:left w:val="none" w:sz="0" w:space="0" w:color="auto"/>
                    <w:bottom w:val="none" w:sz="0" w:space="0" w:color="auto"/>
                    <w:right w:val="none" w:sz="0" w:space="0" w:color="auto"/>
                  </w:divBdr>
                </w:div>
                <w:div w:id="1271621125">
                  <w:marLeft w:val="640"/>
                  <w:marRight w:val="0"/>
                  <w:marTop w:val="0"/>
                  <w:marBottom w:val="0"/>
                  <w:divBdr>
                    <w:top w:val="none" w:sz="0" w:space="0" w:color="auto"/>
                    <w:left w:val="none" w:sz="0" w:space="0" w:color="auto"/>
                    <w:bottom w:val="none" w:sz="0" w:space="0" w:color="auto"/>
                    <w:right w:val="none" w:sz="0" w:space="0" w:color="auto"/>
                  </w:divBdr>
                </w:div>
                <w:div w:id="1174999148">
                  <w:marLeft w:val="640"/>
                  <w:marRight w:val="0"/>
                  <w:marTop w:val="0"/>
                  <w:marBottom w:val="0"/>
                  <w:divBdr>
                    <w:top w:val="none" w:sz="0" w:space="0" w:color="auto"/>
                    <w:left w:val="none" w:sz="0" w:space="0" w:color="auto"/>
                    <w:bottom w:val="none" w:sz="0" w:space="0" w:color="auto"/>
                    <w:right w:val="none" w:sz="0" w:space="0" w:color="auto"/>
                  </w:divBdr>
                </w:div>
                <w:div w:id="1566256222">
                  <w:marLeft w:val="640"/>
                  <w:marRight w:val="0"/>
                  <w:marTop w:val="0"/>
                  <w:marBottom w:val="0"/>
                  <w:divBdr>
                    <w:top w:val="none" w:sz="0" w:space="0" w:color="auto"/>
                    <w:left w:val="none" w:sz="0" w:space="0" w:color="auto"/>
                    <w:bottom w:val="none" w:sz="0" w:space="0" w:color="auto"/>
                    <w:right w:val="none" w:sz="0" w:space="0" w:color="auto"/>
                  </w:divBdr>
                </w:div>
                <w:div w:id="62486611">
                  <w:marLeft w:val="640"/>
                  <w:marRight w:val="0"/>
                  <w:marTop w:val="0"/>
                  <w:marBottom w:val="0"/>
                  <w:divBdr>
                    <w:top w:val="none" w:sz="0" w:space="0" w:color="auto"/>
                    <w:left w:val="none" w:sz="0" w:space="0" w:color="auto"/>
                    <w:bottom w:val="none" w:sz="0" w:space="0" w:color="auto"/>
                    <w:right w:val="none" w:sz="0" w:space="0" w:color="auto"/>
                  </w:divBdr>
                </w:div>
                <w:div w:id="1885604847">
                  <w:marLeft w:val="640"/>
                  <w:marRight w:val="0"/>
                  <w:marTop w:val="0"/>
                  <w:marBottom w:val="0"/>
                  <w:divBdr>
                    <w:top w:val="none" w:sz="0" w:space="0" w:color="auto"/>
                    <w:left w:val="none" w:sz="0" w:space="0" w:color="auto"/>
                    <w:bottom w:val="none" w:sz="0" w:space="0" w:color="auto"/>
                    <w:right w:val="none" w:sz="0" w:space="0" w:color="auto"/>
                  </w:divBdr>
                </w:div>
                <w:div w:id="921910121">
                  <w:marLeft w:val="640"/>
                  <w:marRight w:val="0"/>
                  <w:marTop w:val="0"/>
                  <w:marBottom w:val="0"/>
                  <w:divBdr>
                    <w:top w:val="none" w:sz="0" w:space="0" w:color="auto"/>
                    <w:left w:val="none" w:sz="0" w:space="0" w:color="auto"/>
                    <w:bottom w:val="none" w:sz="0" w:space="0" w:color="auto"/>
                    <w:right w:val="none" w:sz="0" w:space="0" w:color="auto"/>
                  </w:divBdr>
                </w:div>
                <w:div w:id="1043791960">
                  <w:marLeft w:val="640"/>
                  <w:marRight w:val="0"/>
                  <w:marTop w:val="0"/>
                  <w:marBottom w:val="0"/>
                  <w:divBdr>
                    <w:top w:val="none" w:sz="0" w:space="0" w:color="auto"/>
                    <w:left w:val="none" w:sz="0" w:space="0" w:color="auto"/>
                    <w:bottom w:val="none" w:sz="0" w:space="0" w:color="auto"/>
                    <w:right w:val="none" w:sz="0" w:space="0" w:color="auto"/>
                  </w:divBdr>
                </w:div>
                <w:div w:id="1921475701">
                  <w:marLeft w:val="640"/>
                  <w:marRight w:val="0"/>
                  <w:marTop w:val="0"/>
                  <w:marBottom w:val="0"/>
                  <w:divBdr>
                    <w:top w:val="none" w:sz="0" w:space="0" w:color="auto"/>
                    <w:left w:val="none" w:sz="0" w:space="0" w:color="auto"/>
                    <w:bottom w:val="none" w:sz="0" w:space="0" w:color="auto"/>
                    <w:right w:val="none" w:sz="0" w:space="0" w:color="auto"/>
                  </w:divBdr>
                </w:div>
                <w:div w:id="421410598">
                  <w:marLeft w:val="640"/>
                  <w:marRight w:val="0"/>
                  <w:marTop w:val="0"/>
                  <w:marBottom w:val="0"/>
                  <w:divBdr>
                    <w:top w:val="none" w:sz="0" w:space="0" w:color="auto"/>
                    <w:left w:val="none" w:sz="0" w:space="0" w:color="auto"/>
                    <w:bottom w:val="none" w:sz="0" w:space="0" w:color="auto"/>
                    <w:right w:val="none" w:sz="0" w:space="0" w:color="auto"/>
                  </w:divBdr>
                </w:div>
                <w:div w:id="1000696787">
                  <w:marLeft w:val="640"/>
                  <w:marRight w:val="0"/>
                  <w:marTop w:val="0"/>
                  <w:marBottom w:val="0"/>
                  <w:divBdr>
                    <w:top w:val="none" w:sz="0" w:space="0" w:color="auto"/>
                    <w:left w:val="none" w:sz="0" w:space="0" w:color="auto"/>
                    <w:bottom w:val="none" w:sz="0" w:space="0" w:color="auto"/>
                    <w:right w:val="none" w:sz="0" w:space="0" w:color="auto"/>
                  </w:divBdr>
                </w:div>
                <w:div w:id="1866551098">
                  <w:marLeft w:val="640"/>
                  <w:marRight w:val="0"/>
                  <w:marTop w:val="0"/>
                  <w:marBottom w:val="0"/>
                  <w:divBdr>
                    <w:top w:val="none" w:sz="0" w:space="0" w:color="auto"/>
                    <w:left w:val="none" w:sz="0" w:space="0" w:color="auto"/>
                    <w:bottom w:val="none" w:sz="0" w:space="0" w:color="auto"/>
                    <w:right w:val="none" w:sz="0" w:space="0" w:color="auto"/>
                  </w:divBdr>
                </w:div>
                <w:div w:id="1072771911">
                  <w:marLeft w:val="640"/>
                  <w:marRight w:val="0"/>
                  <w:marTop w:val="0"/>
                  <w:marBottom w:val="0"/>
                  <w:divBdr>
                    <w:top w:val="none" w:sz="0" w:space="0" w:color="auto"/>
                    <w:left w:val="none" w:sz="0" w:space="0" w:color="auto"/>
                    <w:bottom w:val="none" w:sz="0" w:space="0" w:color="auto"/>
                    <w:right w:val="none" w:sz="0" w:space="0" w:color="auto"/>
                  </w:divBdr>
                </w:div>
                <w:div w:id="443694508">
                  <w:marLeft w:val="640"/>
                  <w:marRight w:val="0"/>
                  <w:marTop w:val="0"/>
                  <w:marBottom w:val="0"/>
                  <w:divBdr>
                    <w:top w:val="none" w:sz="0" w:space="0" w:color="auto"/>
                    <w:left w:val="none" w:sz="0" w:space="0" w:color="auto"/>
                    <w:bottom w:val="none" w:sz="0" w:space="0" w:color="auto"/>
                    <w:right w:val="none" w:sz="0" w:space="0" w:color="auto"/>
                  </w:divBdr>
                </w:div>
                <w:div w:id="1868135575">
                  <w:marLeft w:val="640"/>
                  <w:marRight w:val="0"/>
                  <w:marTop w:val="0"/>
                  <w:marBottom w:val="0"/>
                  <w:divBdr>
                    <w:top w:val="none" w:sz="0" w:space="0" w:color="auto"/>
                    <w:left w:val="none" w:sz="0" w:space="0" w:color="auto"/>
                    <w:bottom w:val="none" w:sz="0" w:space="0" w:color="auto"/>
                    <w:right w:val="none" w:sz="0" w:space="0" w:color="auto"/>
                  </w:divBdr>
                </w:div>
                <w:div w:id="462700134">
                  <w:marLeft w:val="640"/>
                  <w:marRight w:val="0"/>
                  <w:marTop w:val="0"/>
                  <w:marBottom w:val="0"/>
                  <w:divBdr>
                    <w:top w:val="none" w:sz="0" w:space="0" w:color="auto"/>
                    <w:left w:val="none" w:sz="0" w:space="0" w:color="auto"/>
                    <w:bottom w:val="none" w:sz="0" w:space="0" w:color="auto"/>
                    <w:right w:val="none" w:sz="0" w:space="0" w:color="auto"/>
                  </w:divBdr>
                </w:div>
                <w:div w:id="1596284925">
                  <w:marLeft w:val="640"/>
                  <w:marRight w:val="0"/>
                  <w:marTop w:val="0"/>
                  <w:marBottom w:val="0"/>
                  <w:divBdr>
                    <w:top w:val="none" w:sz="0" w:space="0" w:color="auto"/>
                    <w:left w:val="none" w:sz="0" w:space="0" w:color="auto"/>
                    <w:bottom w:val="none" w:sz="0" w:space="0" w:color="auto"/>
                    <w:right w:val="none" w:sz="0" w:space="0" w:color="auto"/>
                  </w:divBdr>
                </w:div>
                <w:div w:id="1348410441">
                  <w:marLeft w:val="640"/>
                  <w:marRight w:val="0"/>
                  <w:marTop w:val="0"/>
                  <w:marBottom w:val="0"/>
                  <w:divBdr>
                    <w:top w:val="none" w:sz="0" w:space="0" w:color="auto"/>
                    <w:left w:val="none" w:sz="0" w:space="0" w:color="auto"/>
                    <w:bottom w:val="none" w:sz="0" w:space="0" w:color="auto"/>
                    <w:right w:val="none" w:sz="0" w:space="0" w:color="auto"/>
                  </w:divBdr>
                </w:div>
                <w:div w:id="701589036">
                  <w:marLeft w:val="640"/>
                  <w:marRight w:val="0"/>
                  <w:marTop w:val="0"/>
                  <w:marBottom w:val="0"/>
                  <w:divBdr>
                    <w:top w:val="none" w:sz="0" w:space="0" w:color="auto"/>
                    <w:left w:val="none" w:sz="0" w:space="0" w:color="auto"/>
                    <w:bottom w:val="none" w:sz="0" w:space="0" w:color="auto"/>
                    <w:right w:val="none" w:sz="0" w:space="0" w:color="auto"/>
                  </w:divBdr>
                </w:div>
                <w:div w:id="1263415735">
                  <w:marLeft w:val="640"/>
                  <w:marRight w:val="0"/>
                  <w:marTop w:val="0"/>
                  <w:marBottom w:val="0"/>
                  <w:divBdr>
                    <w:top w:val="none" w:sz="0" w:space="0" w:color="auto"/>
                    <w:left w:val="none" w:sz="0" w:space="0" w:color="auto"/>
                    <w:bottom w:val="none" w:sz="0" w:space="0" w:color="auto"/>
                    <w:right w:val="none" w:sz="0" w:space="0" w:color="auto"/>
                  </w:divBdr>
                </w:div>
                <w:div w:id="1855924101">
                  <w:marLeft w:val="640"/>
                  <w:marRight w:val="0"/>
                  <w:marTop w:val="0"/>
                  <w:marBottom w:val="0"/>
                  <w:divBdr>
                    <w:top w:val="none" w:sz="0" w:space="0" w:color="auto"/>
                    <w:left w:val="none" w:sz="0" w:space="0" w:color="auto"/>
                    <w:bottom w:val="none" w:sz="0" w:space="0" w:color="auto"/>
                    <w:right w:val="none" w:sz="0" w:space="0" w:color="auto"/>
                  </w:divBdr>
                </w:div>
                <w:div w:id="1686398915">
                  <w:marLeft w:val="640"/>
                  <w:marRight w:val="0"/>
                  <w:marTop w:val="0"/>
                  <w:marBottom w:val="0"/>
                  <w:divBdr>
                    <w:top w:val="none" w:sz="0" w:space="0" w:color="auto"/>
                    <w:left w:val="none" w:sz="0" w:space="0" w:color="auto"/>
                    <w:bottom w:val="none" w:sz="0" w:space="0" w:color="auto"/>
                    <w:right w:val="none" w:sz="0" w:space="0" w:color="auto"/>
                  </w:divBdr>
                </w:div>
                <w:div w:id="783958505">
                  <w:marLeft w:val="640"/>
                  <w:marRight w:val="0"/>
                  <w:marTop w:val="0"/>
                  <w:marBottom w:val="0"/>
                  <w:divBdr>
                    <w:top w:val="none" w:sz="0" w:space="0" w:color="auto"/>
                    <w:left w:val="none" w:sz="0" w:space="0" w:color="auto"/>
                    <w:bottom w:val="none" w:sz="0" w:space="0" w:color="auto"/>
                    <w:right w:val="none" w:sz="0" w:space="0" w:color="auto"/>
                  </w:divBdr>
                </w:div>
                <w:div w:id="1303460041">
                  <w:marLeft w:val="640"/>
                  <w:marRight w:val="0"/>
                  <w:marTop w:val="0"/>
                  <w:marBottom w:val="0"/>
                  <w:divBdr>
                    <w:top w:val="none" w:sz="0" w:space="0" w:color="auto"/>
                    <w:left w:val="none" w:sz="0" w:space="0" w:color="auto"/>
                    <w:bottom w:val="none" w:sz="0" w:space="0" w:color="auto"/>
                    <w:right w:val="none" w:sz="0" w:space="0" w:color="auto"/>
                  </w:divBdr>
                </w:div>
                <w:div w:id="790592641">
                  <w:marLeft w:val="640"/>
                  <w:marRight w:val="0"/>
                  <w:marTop w:val="0"/>
                  <w:marBottom w:val="0"/>
                  <w:divBdr>
                    <w:top w:val="none" w:sz="0" w:space="0" w:color="auto"/>
                    <w:left w:val="none" w:sz="0" w:space="0" w:color="auto"/>
                    <w:bottom w:val="none" w:sz="0" w:space="0" w:color="auto"/>
                    <w:right w:val="none" w:sz="0" w:space="0" w:color="auto"/>
                  </w:divBdr>
                </w:div>
                <w:div w:id="1519539474">
                  <w:marLeft w:val="640"/>
                  <w:marRight w:val="0"/>
                  <w:marTop w:val="0"/>
                  <w:marBottom w:val="0"/>
                  <w:divBdr>
                    <w:top w:val="none" w:sz="0" w:space="0" w:color="auto"/>
                    <w:left w:val="none" w:sz="0" w:space="0" w:color="auto"/>
                    <w:bottom w:val="none" w:sz="0" w:space="0" w:color="auto"/>
                    <w:right w:val="none" w:sz="0" w:space="0" w:color="auto"/>
                  </w:divBdr>
                </w:div>
                <w:div w:id="1000278170">
                  <w:marLeft w:val="640"/>
                  <w:marRight w:val="0"/>
                  <w:marTop w:val="0"/>
                  <w:marBottom w:val="0"/>
                  <w:divBdr>
                    <w:top w:val="none" w:sz="0" w:space="0" w:color="auto"/>
                    <w:left w:val="none" w:sz="0" w:space="0" w:color="auto"/>
                    <w:bottom w:val="none" w:sz="0" w:space="0" w:color="auto"/>
                    <w:right w:val="none" w:sz="0" w:space="0" w:color="auto"/>
                  </w:divBdr>
                </w:div>
                <w:div w:id="1542016670">
                  <w:marLeft w:val="640"/>
                  <w:marRight w:val="0"/>
                  <w:marTop w:val="0"/>
                  <w:marBottom w:val="0"/>
                  <w:divBdr>
                    <w:top w:val="none" w:sz="0" w:space="0" w:color="auto"/>
                    <w:left w:val="none" w:sz="0" w:space="0" w:color="auto"/>
                    <w:bottom w:val="none" w:sz="0" w:space="0" w:color="auto"/>
                    <w:right w:val="none" w:sz="0" w:space="0" w:color="auto"/>
                  </w:divBdr>
                </w:div>
                <w:div w:id="1831749677">
                  <w:marLeft w:val="640"/>
                  <w:marRight w:val="0"/>
                  <w:marTop w:val="0"/>
                  <w:marBottom w:val="0"/>
                  <w:divBdr>
                    <w:top w:val="none" w:sz="0" w:space="0" w:color="auto"/>
                    <w:left w:val="none" w:sz="0" w:space="0" w:color="auto"/>
                    <w:bottom w:val="none" w:sz="0" w:space="0" w:color="auto"/>
                    <w:right w:val="none" w:sz="0" w:space="0" w:color="auto"/>
                  </w:divBdr>
                </w:div>
                <w:div w:id="1111819211">
                  <w:marLeft w:val="640"/>
                  <w:marRight w:val="0"/>
                  <w:marTop w:val="0"/>
                  <w:marBottom w:val="0"/>
                  <w:divBdr>
                    <w:top w:val="none" w:sz="0" w:space="0" w:color="auto"/>
                    <w:left w:val="none" w:sz="0" w:space="0" w:color="auto"/>
                    <w:bottom w:val="none" w:sz="0" w:space="0" w:color="auto"/>
                    <w:right w:val="none" w:sz="0" w:space="0" w:color="auto"/>
                  </w:divBdr>
                </w:div>
                <w:div w:id="186406606">
                  <w:marLeft w:val="640"/>
                  <w:marRight w:val="0"/>
                  <w:marTop w:val="0"/>
                  <w:marBottom w:val="0"/>
                  <w:divBdr>
                    <w:top w:val="none" w:sz="0" w:space="0" w:color="auto"/>
                    <w:left w:val="none" w:sz="0" w:space="0" w:color="auto"/>
                    <w:bottom w:val="none" w:sz="0" w:space="0" w:color="auto"/>
                    <w:right w:val="none" w:sz="0" w:space="0" w:color="auto"/>
                  </w:divBdr>
                </w:div>
                <w:div w:id="1768114013">
                  <w:marLeft w:val="640"/>
                  <w:marRight w:val="0"/>
                  <w:marTop w:val="0"/>
                  <w:marBottom w:val="0"/>
                  <w:divBdr>
                    <w:top w:val="none" w:sz="0" w:space="0" w:color="auto"/>
                    <w:left w:val="none" w:sz="0" w:space="0" w:color="auto"/>
                    <w:bottom w:val="none" w:sz="0" w:space="0" w:color="auto"/>
                    <w:right w:val="none" w:sz="0" w:space="0" w:color="auto"/>
                  </w:divBdr>
                </w:div>
                <w:div w:id="642344995">
                  <w:marLeft w:val="640"/>
                  <w:marRight w:val="0"/>
                  <w:marTop w:val="0"/>
                  <w:marBottom w:val="0"/>
                  <w:divBdr>
                    <w:top w:val="none" w:sz="0" w:space="0" w:color="auto"/>
                    <w:left w:val="none" w:sz="0" w:space="0" w:color="auto"/>
                    <w:bottom w:val="none" w:sz="0" w:space="0" w:color="auto"/>
                    <w:right w:val="none" w:sz="0" w:space="0" w:color="auto"/>
                  </w:divBdr>
                </w:div>
                <w:div w:id="783621394">
                  <w:marLeft w:val="640"/>
                  <w:marRight w:val="0"/>
                  <w:marTop w:val="0"/>
                  <w:marBottom w:val="0"/>
                  <w:divBdr>
                    <w:top w:val="none" w:sz="0" w:space="0" w:color="auto"/>
                    <w:left w:val="none" w:sz="0" w:space="0" w:color="auto"/>
                    <w:bottom w:val="none" w:sz="0" w:space="0" w:color="auto"/>
                    <w:right w:val="none" w:sz="0" w:space="0" w:color="auto"/>
                  </w:divBdr>
                </w:div>
                <w:div w:id="923294627">
                  <w:marLeft w:val="640"/>
                  <w:marRight w:val="0"/>
                  <w:marTop w:val="0"/>
                  <w:marBottom w:val="0"/>
                  <w:divBdr>
                    <w:top w:val="none" w:sz="0" w:space="0" w:color="auto"/>
                    <w:left w:val="none" w:sz="0" w:space="0" w:color="auto"/>
                    <w:bottom w:val="none" w:sz="0" w:space="0" w:color="auto"/>
                    <w:right w:val="none" w:sz="0" w:space="0" w:color="auto"/>
                  </w:divBdr>
                </w:div>
                <w:div w:id="1441299427">
                  <w:marLeft w:val="640"/>
                  <w:marRight w:val="0"/>
                  <w:marTop w:val="0"/>
                  <w:marBottom w:val="0"/>
                  <w:divBdr>
                    <w:top w:val="none" w:sz="0" w:space="0" w:color="auto"/>
                    <w:left w:val="none" w:sz="0" w:space="0" w:color="auto"/>
                    <w:bottom w:val="none" w:sz="0" w:space="0" w:color="auto"/>
                    <w:right w:val="none" w:sz="0" w:space="0" w:color="auto"/>
                  </w:divBdr>
                </w:div>
                <w:div w:id="1291978553">
                  <w:marLeft w:val="640"/>
                  <w:marRight w:val="0"/>
                  <w:marTop w:val="0"/>
                  <w:marBottom w:val="0"/>
                  <w:divBdr>
                    <w:top w:val="none" w:sz="0" w:space="0" w:color="auto"/>
                    <w:left w:val="none" w:sz="0" w:space="0" w:color="auto"/>
                    <w:bottom w:val="none" w:sz="0" w:space="0" w:color="auto"/>
                    <w:right w:val="none" w:sz="0" w:space="0" w:color="auto"/>
                  </w:divBdr>
                </w:div>
                <w:div w:id="48960538">
                  <w:marLeft w:val="640"/>
                  <w:marRight w:val="0"/>
                  <w:marTop w:val="0"/>
                  <w:marBottom w:val="0"/>
                  <w:divBdr>
                    <w:top w:val="none" w:sz="0" w:space="0" w:color="auto"/>
                    <w:left w:val="none" w:sz="0" w:space="0" w:color="auto"/>
                    <w:bottom w:val="none" w:sz="0" w:space="0" w:color="auto"/>
                    <w:right w:val="none" w:sz="0" w:space="0" w:color="auto"/>
                  </w:divBdr>
                </w:div>
                <w:div w:id="621109803">
                  <w:marLeft w:val="640"/>
                  <w:marRight w:val="0"/>
                  <w:marTop w:val="0"/>
                  <w:marBottom w:val="0"/>
                  <w:divBdr>
                    <w:top w:val="none" w:sz="0" w:space="0" w:color="auto"/>
                    <w:left w:val="none" w:sz="0" w:space="0" w:color="auto"/>
                    <w:bottom w:val="none" w:sz="0" w:space="0" w:color="auto"/>
                    <w:right w:val="none" w:sz="0" w:space="0" w:color="auto"/>
                  </w:divBdr>
                </w:div>
                <w:div w:id="1949727830">
                  <w:marLeft w:val="640"/>
                  <w:marRight w:val="0"/>
                  <w:marTop w:val="0"/>
                  <w:marBottom w:val="0"/>
                  <w:divBdr>
                    <w:top w:val="none" w:sz="0" w:space="0" w:color="auto"/>
                    <w:left w:val="none" w:sz="0" w:space="0" w:color="auto"/>
                    <w:bottom w:val="none" w:sz="0" w:space="0" w:color="auto"/>
                    <w:right w:val="none" w:sz="0" w:space="0" w:color="auto"/>
                  </w:divBdr>
                </w:div>
                <w:div w:id="853423251">
                  <w:marLeft w:val="640"/>
                  <w:marRight w:val="0"/>
                  <w:marTop w:val="0"/>
                  <w:marBottom w:val="0"/>
                  <w:divBdr>
                    <w:top w:val="none" w:sz="0" w:space="0" w:color="auto"/>
                    <w:left w:val="none" w:sz="0" w:space="0" w:color="auto"/>
                    <w:bottom w:val="none" w:sz="0" w:space="0" w:color="auto"/>
                    <w:right w:val="none" w:sz="0" w:space="0" w:color="auto"/>
                  </w:divBdr>
                </w:div>
                <w:div w:id="1301425907">
                  <w:marLeft w:val="640"/>
                  <w:marRight w:val="0"/>
                  <w:marTop w:val="0"/>
                  <w:marBottom w:val="0"/>
                  <w:divBdr>
                    <w:top w:val="none" w:sz="0" w:space="0" w:color="auto"/>
                    <w:left w:val="none" w:sz="0" w:space="0" w:color="auto"/>
                    <w:bottom w:val="none" w:sz="0" w:space="0" w:color="auto"/>
                    <w:right w:val="none" w:sz="0" w:space="0" w:color="auto"/>
                  </w:divBdr>
                </w:div>
                <w:div w:id="323973332">
                  <w:marLeft w:val="640"/>
                  <w:marRight w:val="0"/>
                  <w:marTop w:val="0"/>
                  <w:marBottom w:val="0"/>
                  <w:divBdr>
                    <w:top w:val="none" w:sz="0" w:space="0" w:color="auto"/>
                    <w:left w:val="none" w:sz="0" w:space="0" w:color="auto"/>
                    <w:bottom w:val="none" w:sz="0" w:space="0" w:color="auto"/>
                    <w:right w:val="none" w:sz="0" w:space="0" w:color="auto"/>
                  </w:divBdr>
                </w:div>
                <w:div w:id="1340547581">
                  <w:marLeft w:val="640"/>
                  <w:marRight w:val="0"/>
                  <w:marTop w:val="0"/>
                  <w:marBottom w:val="0"/>
                  <w:divBdr>
                    <w:top w:val="none" w:sz="0" w:space="0" w:color="auto"/>
                    <w:left w:val="none" w:sz="0" w:space="0" w:color="auto"/>
                    <w:bottom w:val="none" w:sz="0" w:space="0" w:color="auto"/>
                    <w:right w:val="none" w:sz="0" w:space="0" w:color="auto"/>
                  </w:divBdr>
                </w:div>
                <w:div w:id="676226048">
                  <w:marLeft w:val="640"/>
                  <w:marRight w:val="0"/>
                  <w:marTop w:val="0"/>
                  <w:marBottom w:val="0"/>
                  <w:divBdr>
                    <w:top w:val="none" w:sz="0" w:space="0" w:color="auto"/>
                    <w:left w:val="none" w:sz="0" w:space="0" w:color="auto"/>
                    <w:bottom w:val="none" w:sz="0" w:space="0" w:color="auto"/>
                    <w:right w:val="none" w:sz="0" w:space="0" w:color="auto"/>
                  </w:divBdr>
                </w:div>
                <w:div w:id="1200775001">
                  <w:marLeft w:val="640"/>
                  <w:marRight w:val="0"/>
                  <w:marTop w:val="0"/>
                  <w:marBottom w:val="0"/>
                  <w:divBdr>
                    <w:top w:val="none" w:sz="0" w:space="0" w:color="auto"/>
                    <w:left w:val="none" w:sz="0" w:space="0" w:color="auto"/>
                    <w:bottom w:val="none" w:sz="0" w:space="0" w:color="auto"/>
                    <w:right w:val="none" w:sz="0" w:space="0" w:color="auto"/>
                  </w:divBdr>
                </w:div>
                <w:div w:id="1455556623">
                  <w:marLeft w:val="640"/>
                  <w:marRight w:val="0"/>
                  <w:marTop w:val="0"/>
                  <w:marBottom w:val="0"/>
                  <w:divBdr>
                    <w:top w:val="none" w:sz="0" w:space="0" w:color="auto"/>
                    <w:left w:val="none" w:sz="0" w:space="0" w:color="auto"/>
                    <w:bottom w:val="none" w:sz="0" w:space="0" w:color="auto"/>
                    <w:right w:val="none" w:sz="0" w:space="0" w:color="auto"/>
                  </w:divBdr>
                </w:div>
                <w:div w:id="797798553">
                  <w:marLeft w:val="640"/>
                  <w:marRight w:val="0"/>
                  <w:marTop w:val="0"/>
                  <w:marBottom w:val="0"/>
                  <w:divBdr>
                    <w:top w:val="none" w:sz="0" w:space="0" w:color="auto"/>
                    <w:left w:val="none" w:sz="0" w:space="0" w:color="auto"/>
                    <w:bottom w:val="none" w:sz="0" w:space="0" w:color="auto"/>
                    <w:right w:val="none" w:sz="0" w:space="0" w:color="auto"/>
                  </w:divBdr>
                </w:div>
                <w:div w:id="1893493058">
                  <w:marLeft w:val="640"/>
                  <w:marRight w:val="0"/>
                  <w:marTop w:val="0"/>
                  <w:marBottom w:val="0"/>
                  <w:divBdr>
                    <w:top w:val="none" w:sz="0" w:space="0" w:color="auto"/>
                    <w:left w:val="none" w:sz="0" w:space="0" w:color="auto"/>
                    <w:bottom w:val="none" w:sz="0" w:space="0" w:color="auto"/>
                    <w:right w:val="none" w:sz="0" w:space="0" w:color="auto"/>
                  </w:divBdr>
                </w:div>
                <w:div w:id="1188064438">
                  <w:marLeft w:val="640"/>
                  <w:marRight w:val="0"/>
                  <w:marTop w:val="0"/>
                  <w:marBottom w:val="0"/>
                  <w:divBdr>
                    <w:top w:val="none" w:sz="0" w:space="0" w:color="auto"/>
                    <w:left w:val="none" w:sz="0" w:space="0" w:color="auto"/>
                    <w:bottom w:val="none" w:sz="0" w:space="0" w:color="auto"/>
                    <w:right w:val="none" w:sz="0" w:space="0" w:color="auto"/>
                  </w:divBdr>
                </w:div>
                <w:div w:id="1758162724">
                  <w:marLeft w:val="640"/>
                  <w:marRight w:val="0"/>
                  <w:marTop w:val="0"/>
                  <w:marBottom w:val="0"/>
                  <w:divBdr>
                    <w:top w:val="none" w:sz="0" w:space="0" w:color="auto"/>
                    <w:left w:val="none" w:sz="0" w:space="0" w:color="auto"/>
                    <w:bottom w:val="none" w:sz="0" w:space="0" w:color="auto"/>
                    <w:right w:val="none" w:sz="0" w:space="0" w:color="auto"/>
                  </w:divBdr>
                </w:div>
                <w:div w:id="328364209">
                  <w:marLeft w:val="640"/>
                  <w:marRight w:val="0"/>
                  <w:marTop w:val="0"/>
                  <w:marBottom w:val="0"/>
                  <w:divBdr>
                    <w:top w:val="none" w:sz="0" w:space="0" w:color="auto"/>
                    <w:left w:val="none" w:sz="0" w:space="0" w:color="auto"/>
                    <w:bottom w:val="none" w:sz="0" w:space="0" w:color="auto"/>
                    <w:right w:val="none" w:sz="0" w:space="0" w:color="auto"/>
                  </w:divBdr>
                </w:div>
                <w:div w:id="1929803971">
                  <w:marLeft w:val="640"/>
                  <w:marRight w:val="0"/>
                  <w:marTop w:val="0"/>
                  <w:marBottom w:val="0"/>
                  <w:divBdr>
                    <w:top w:val="none" w:sz="0" w:space="0" w:color="auto"/>
                    <w:left w:val="none" w:sz="0" w:space="0" w:color="auto"/>
                    <w:bottom w:val="none" w:sz="0" w:space="0" w:color="auto"/>
                    <w:right w:val="none" w:sz="0" w:space="0" w:color="auto"/>
                  </w:divBdr>
                </w:div>
                <w:div w:id="376049316">
                  <w:marLeft w:val="640"/>
                  <w:marRight w:val="0"/>
                  <w:marTop w:val="0"/>
                  <w:marBottom w:val="0"/>
                  <w:divBdr>
                    <w:top w:val="none" w:sz="0" w:space="0" w:color="auto"/>
                    <w:left w:val="none" w:sz="0" w:space="0" w:color="auto"/>
                    <w:bottom w:val="none" w:sz="0" w:space="0" w:color="auto"/>
                    <w:right w:val="none" w:sz="0" w:space="0" w:color="auto"/>
                  </w:divBdr>
                </w:div>
                <w:div w:id="1494294570">
                  <w:marLeft w:val="640"/>
                  <w:marRight w:val="0"/>
                  <w:marTop w:val="0"/>
                  <w:marBottom w:val="0"/>
                  <w:divBdr>
                    <w:top w:val="none" w:sz="0" w:space="0" w:color="auto"/>
                    <w:left w:val="none" w:sz="0" w:space="0" w:color="auto"/>
                    <w:bottom w:val="none" w:sz="0" w:space="0" w:color="auto"/>
                    <w:right w:val="none" w:sz="0" w:space="0" w:color="auto"/>
                  </w:divBdr>
                </w:div>
                <w:div w:id="360280678">
                  <w:marLeft w:val="640"/>
                  <w:marRight w:val="0"/>
                  <w:marTop w:val="0"/>
                  <w:marBottom w:val="0"/>
                  <w:divBdr>
                    <w:top w:val="none" w:sz="0" w:space="0" w:color="auto"/>
                    <w:left w:val="none" w:sz="0" w:space="0" w:color="auto"/>
                    <w:bottom w:val="none" w:sz="0" w:space="0" w:color="auto"/>
                    <w:right w:val="none" w:sz="0" w:space="0" w:color="auto"/>
                  </w:divBdr>
                </w:div>
              </w:divsChild>
            </w:div>
            <w:div w:id="572161791">
              <w:marLeft w:val="0"/>
              <w:marRight w:val="0"/>
              <w:marTop w:val="0"/>
              <w:marBottom w:val="0"/>
              <w:divBdr>
                <w:top w:val="none" w:sz="0" w:space="0" w:color="auto"/>
                <w:left w:val="none" w:sz="0" w:space="0" w:color="auto"/>
                <w:bottom w:val="none" w:sz="0" w:space="0" w:color="auto"/>
                <w:right w:val="none" w:sz="0" w:space="0" w:color="auto"/>
              </w:divBdr>
              <w:divsChild>
                <w:div w:id="1234782578">
                  <w:marLeft w:val="640"/>
                  <w:marRight w:val="0"/>
                  <w:marTop w:val="0"/>
                  <w:marBottom w:val="0"/>
                  <w:divBdr>
                    <w:top w:val="none" w:sz="0" w:space="0" w:color="auto"/>
                    <w:left w:val="none" w:sz="0" w:space="0" w:color="auto"/>
                    <w:bottom w:val="none" w:sz="0" w:space="0" w:color="auto"/>
                    <w:right w:val="none" w:sz="0" w:space="0" w:color="auto"/>
                  </w:divBdr>
                </w:div>
                <w:div w:id="1779645243">
                  <w:marLeft w:val="640"/>
                  <w:marRight w:val="0"/>
                  <w:marTop w:val="0"/>
                  <w:marBottom w:val="0"/>
                  <w:divBdr>
                    <w:top w:val="none" w:sz="0" w:space="0" w:color="auto"/>
                    <w:left w:val="none" w:sz="0" w:space="0" w:color="auto"/>
                    <w:bottom w:val="none" w:sz="0" w:space="0" w:color="auto"/>
                    <w:right w:val="none" w:sz="0" w:space="0" w:color="auto"/>
                  </w:divBdr>
                </w:div>
                <w:div w:id="655378007">
                  <w:marLeft w:val="640"/>
                  <w:marRight w:val="0"/>
                  <w:marTop w:val="0"/>
                  <w:marBottom w:val="0"/>
                  <w:divBdr>
                    <w:top w:val="none" w:sz="0" w:space="0" w:color="auto"/>
                    <w:left w:val="none" w:sz="0" w:space="0" w:color="auto"/>
                    <w:bottom w:val="none" w:sz="0" w:space="0" w:color="auto"/>
                    <w:right w:val="none" w:sz="0" w:space="0" w:color="auto"/>
                  </w:divBdr>
                </w:div>
                <w:div w:id="575868196">
                  <w:marLeft w:val="640"/>
                  <w:marRight w:val="0"/>
                  <w:marTop w:val="0"/>
                  <w:marBottom w:val="0"/>
                  <w:divBdr>
                    <w:top w:val="none" w:sz="0" w:space="0" w:color="auto"/>
                    <w:left w:val="none" w:sz="0" w:space="0" w:color="auto"/>
                    <w:bottom w:val="none" w:sz="0" w:space="0" w:color="auto"/>
                    <w:right w:val="none" w:sz="0" w:space="0" w:color="auto"/>
                  </w:divBdr>
                </w:div>
                <w:div w:id="325136258">
                  <w:marLeft w:val="640"/>
                  <w:marRight w:val="0"/>
                  <w:marTop w:val="0"/>
                  <w:marBottom w:val="0"/>
                  <w:divBdr>
                    <w:top w:val="none" w:sz="0" w:space="0" w:color="auto"/>
                    <w:left w:val="none" w:sz="0" w:space="0" w:color="auto"/>
                    <w:bottom w:val="none" w:sz="0" w:space="0" w:color="auto"/>
                    <w:right w:val="none" w:sz="0" w:space="0" w:color="auto"/>
                  </w:divBdr>
                </w:div>
                <w:div w:id="758527364">
                  <w:marLeft w:val="640"/>
                  <w:marRight w:val="0"/>
                  <w:marTop w:val="0"/>
                  <w:marBottom w:val="0"/>
                  <w:divBdr>
                    <w:top w:val="none" w:sz="0" w:space="0" w:color="auto"/>
                    <w:left w:val="none" w:sz="0" w:space="0" w:color="auto"/>
                    <w:bottom w:val="none" w:sz="0" w:space="0" w:color="auto"/>
                    <w:right w:val="none" w:sz="0" w:space="0" w:color="auto"/>
                  </w:divBdr>
                </w:div>
                <w:div w:id="724765015">
                  <w:marLeft w:val="640"/>
                  <w:marRight w:val="0"/>
                  <w:marTop w:val="0"/>
                  <w:marBottom w:val="0"/>
                  <w:divBdr>
                    <w:top w:val="none" w:sz="0" w:space="0" w:color="auto"/>
                    <w:left w:val="none" w:sz="0" w:space="0" w:color="auto"/>
                    <w:bottom w:val="none" w:sz="0" w:space="0" w:color="auto"/>
                    <w:right w:val="none" w:sz="0" w:space="0" w:color="auto"/>
                  </w:divBdr>
                </w:div>
                <w:div w:id="2131627377">
                  <w:marLeft w:val="640"/>
                  <w:marRight w:val="0"/>
                  <w:marTop w:val="0"/>
                  <w:marBottom w:val="0"/>
                  <w:divBdr>
                    <w:top w:val="none" w:sz="0" w:space="0" w:color="auto"/>
                    <w:left w:val="none" w:sz="0" w:space="0" w:color="auto"/>
                    <w:bottom w:val="none" w:sz="0" w:space="0" w:color="auto"/>
                    <w:right w:val="none" w:sz="0" w:space="0" w:color="auto"/>
                  </w:divBdr>
                </w:div>
                <w:div w:id="47195139">
                  <w:marLeft w:val="640"/>
                  <w:marRight w:val="0"/>
                  <w:marTop w:val="0"/>
                  <w:marBottom w:val="0"/>
                  <w:divBdr>
                    <w:top w:val="none" w:sz="0" w:space="0" w:color="auto"/>
                    <w:left w:val="none" w:sz="0" w:space="0" w:color="auto"/>
                    <w:bottom w:val="none" w:sz="0" w:space="0" w:color="auto"/>
                    <w:right w:val="none" w:sz="0" w:space="0" w:color="auto"/>
                  </w:divBdr>
                </w:div>
                <w:div w:id="1326282611">
                  <w:marLeft w:val="640"/>
                  <w:marRight w:val="0"/>
                  <w:marTop w:val="0"/>
                  <w:marBottom w:val="0"/>
                  <w:divBdr>
                    <w:top w:val="none" w:sz="0" w:space="0" w:color="auto"/>
                    <w:left w:val="none" w:sz="0" w:space="0" w:color="auto"/>
                    <w:bottom w:val="none" w:sz="0" w:space="0" w:color="auto"/>
                    <w:right w:val="none" w:sz="0" w:space="0" w:color="auto"/>
                  </w:divBdr>
                </w:div>
                <w:div w:id="1660767903">
                  <w:marLeft w:val="640"/>
                  <w:marRight w:val="0"/>
                  <w:marTop w:val="0"/>
                  <w:marBottom w:val="0"/>
                  <w:divBdr>
                    <w:top w:val="none" w:sz="0" w:space="0" w:color="auto"/>
                    <w:left w:val="none" w:sz="0" w:space="0" w:color="auto"/>
                    <w:bottom w:val="none" w:sz="0" w:space="0" w:color="auto"/>
                    <w:right w:val="none" w:sz="0" w:space="0" w:color="auto"/>
                  </w:divBdr>
                </w:div>
                <w:div w:id="1297487414">
                  <w:marLeft w:val="640"/>
                  <w:marRight w:val="0"/>
                  <w:marTop w:val="0"/>
                  <w:marBottom w:val="0"/>
                  <w:divBdr>
                    <w:top w:val="none" w:sz="0" w:space="0" w:color="auto"/>
                    <w:left w:val="none" w:sz="0" w:space="0" w:color="auto"/>
                    <w:bottom w:val="none" w:sz="0" w:space="0" w:color="auto"/>
                    <w:right w:val="none" w:sz="0" w:space="0" w:color="auto"/>
                  </w:divBdr>
                </w:div>
                <w:div w:id="1584679050">
                  <w:marLeft w:val="640"/>
                  <w:marRight w:val="0"/>
                  <w:marTop w:val="0"/>
                  <w:marBottom w:val="0"/>
                  <w:divBdr>
                    <w:top w:val="none" w:sz="0" w:space="0" w:color="auto"/>
                    <w:left w:val="none" w:sz="0" w:space="0" w:color="auto"/>
                    <w:bottom w:val="none" w:sz="0" w:space="0" w:color="auto"/>
                    <w:right w:val="none" w:sz="0" w:space="0" w:color="auto"/>
                  </w:divBdr>
                </w:div>
                <w:div w:id="1960912741">
                  <w:marLeft w:val="640"/>
                  <w:marRight w:val="0"/>
                  <w:marTop w:val="0"/>
                  <w:marBottom w:val="0"/>
                  <w:divBdr>
                    <w:top w:val="none" w:sz="0" w:space="0" w:color="auto"/>
                    <w:left w:val="none" w:sz="0" w:space="0" w:color="auto"/>
                    <w:bottom w:val="none" w:sz="0" w:space="0" w:color="auto"/>
                    <w:right w:val="none" w:sz="0" w:space="0" w:color="auto"/>
                  </w:divBdr>
                </w:div>
                <w:div w:id="292059802">
                  <w:marLeft w:val="640"/>
                  <w:marRight w:val="0"/>
                  <w:marTop w:val="0"/>
                  <w:marBottom w:val="0"/>
                  <w:divBdr>
                    <w:top w:val="none" w:sz="0" w:space="0" w:color="auto"/>
                    <w:left w:val="none" w:sz="0" w:space="0" w:color="auto"/>
                    <w:bottom w:val="none" w:sz="0" w:space="0" w:color="auto"/>
                    <w:right w:val="none" w:sz="0" w:space="0" w:color="auto"/>
                  </w:divBdr>
                </w:div>
                <w:div w:id="550845382">
                  <w:marLeft w:val="640"/>
                  <w:marRight w:val="0"/>
                  <w:marTop w:val="0"/>
                  <w:marBottom w:val="0"/>
                  <w:divBdr>
                    <w:top w:val="none" w:sz="0" w:space="0" w:color="auto"/>
                    <w:left w:val="none" w:sz="0" w:space="0" w:color="auto"/>
                    <w:bottom w:val="none" w:sz="0" w:space="0" w:color="auto"/>
                    <w:right w:val="none" w:sz="0" w:space="0" w:color="auto"/>
                  </w:divBdr>
                </w:div>
                <w:div w:id="1273785479">
                  <w:marLeft w:val="640"/>
                  <w:marRight w:val="0"/>
                  <w:marTop w:val="0"/>
                  <w:marBottom w:val="0"/>
                  <w:divBdr>
                    <w:top w:val="none" w:sz="0" w:space="0" w:color="auto"/>
                    <w:left w:val="none" w:sz="0" w:space="0" w:color="auto"/>
                    <w:bottom w:val="none" w:sz="0" w:space="0" w:color="auto"/>
                    <w:right w:val="none" w:sz="0" w:space="0" w:color="auto"/>
                  </w:divBdr>
                </w:div>
                <w:div w:id="1748070860">
                  <w:marLeft w:val="640"/>
                  <w:marRight w:val="0"/>
                  <w:marTop w:val="0"/>
                  <w:marBottom w:val="0"/>
                  <w:divBdr>
                    <w:top w:val="none" w:sz="0" w:space="0" w:color="auto"/>
                    <w:left w:val="none" w:sz="0" w:space="0" w:color="auto"/>
                    <w:bottom w:val="none" w:sz="0" w:space="0" w:color="auto"/>
                    <w:right w:val="none" w:sz="0" w:space="0" w:color="auto"/>
                  </w:divBdr>
                </w:div>
                <w:div w:id="1813136972">
                  <w:marLeft w:val="640"/>
                  <w:marRight w:val="0"/>
                  <w:marTop w:val="0"/>
                  <w:marBottom w:val="0"/>
                  <w:divBdr>
                    <w:top w:val="none" w:sz="0" w:space="0" w:color="auto"/>
                    <w:left w:val="none" w:sz="0" w:space="0" w:color="auto"/>
                    <w:bottom w:val="none" w:sz="0" w:space="0" w:color="auto"/>
                    <w:right w:val="none" w:sz="0" w:space="0" w:color="auto"/>
                  </w:divBdr>
                </w:div>
                <w:div w:id="248198304">
                  <w:marLeft w:val="640"/>
                  <w:marRight w:val="0"/>
                  <w:marTop w:val="0"/>
                  <w:marBottom w:val="0"/>
                  <w:divBdr>
                    <w:top w:val="none" w:sz="0" w:space="0" w:color="auto"/>
                    <w:left w:val="none" w:sz="0" w:space="0" w:color="auto"/>
                    <w:bottom w:val="none" w:sz="0" w:space="0" w:color="auto"/>
                    <w:right w:val="none" w:sz="0" w:space="0" w:color="auto"/>
                  </w:divBdr>
                </w:div>
                <w:div w:id="25062909">
                  <w:marLeft w:val="640"/>
                  <w:marRight w:val="0"/>
                  <w:marTop w:val="0"/>
                  <w:marBottom w:val="0"/>
                  <w:divBdr>
                    <w:top w:val="none" w:sz="0" w:space="0" w:color="auto"/>
                    <w:left w:val="none" w:sz="0" w:space="0" w:color="auto"/>
                    <w:bottom w:val="none" w:sz="0" w:space="0" w:color="auto"/>
                    <w:right w:val="none" w:sz="0" w:space="0" w:color="auto"/>
                  </w:divBdr>
                </w:div>
                <w:div w:id="95179978">
                  <w:marLeft w:val="640"/>
                  <w:marRight w:val="0"/>
                  <w:marTop w:val="0"/>
                  <w:marBottom w:val="0"/>
                  <w:divBdr>
                    <w:top w:val="none" w:sz="0" w:space="0" w:color="auto"/>
                    <w:left w:val="none" w:sz="0" w:space="0" w:color="auto"/>
                    <w:bottom w:val="none" w:sz="0" w:space="0" w:color="auto"/>
                    <w:right w:val="none" w:sz="0" w:space="0" w:color="auto"/>
                  </w:divBdr>
                </w:div>
                <w:div w:id="1283804215">
                  <w:marLeft w:val="640"/>
                  <w:marRight w:val="0"/>
                  <w:marTop w:val="0"/>
                  <w:marBottom w:val="0"/>
                  <w:divBdr>
                    <w:top w:val="none" w:sz="0" w:space="0" w:color="auto"/>
                    <w:left w:val="none" w:sz="0" w:space="0" w:color="auto"/>
                    <w:bottom w:val="none" w:sz="0" w:space="0" w:color="auto"/>
                    <w:right w:val="none" w:sz="0" w:space="0" w:color="auto"/>
                  </w:divBdr>
                </w:div>
                <w:div w:id="1756704111">
                  <w:marLeft w:val="640"/>
                  <w:marRight w:val="0"/>
                  <w:marTop w:val="0"/>
                  <w:marBottom w:val="0"/>
                  <w:divBdr>
                    <w:top w:val="none" w:sz="0" w:space="0" w:color="auto"/>
                    <w:left w:val="none" w:sz="0" w:space="0" w:color="auto"/>
                    <w:bottom w:val="none" w:sz="0" w:space="0" w:color="auto"/>
                    <w:right w:val="none" w:sz="0" w:space="0" w:color="auto"/>
                  </w:divBdr>
                </w:div>
                <w:div w:id="449521039">
                  <w:marLeft w:val="640"/>
                  <w:marRight w:val="0"/>
                  <w:marTop w:val="0"/>
                  <w:marBottom w:val="0"/>
                  <w:divBdr>
                    <w:top w:val="none" w:sz="0" w:space="0" w:color="auto"/>
                    <w:left w:val="none" w:sz="0" w:space="0" w:color="auto"/>
                    <w:bottom w:val="none" w:sz="0" w:space="0" w:color="auto"/>
                    <w:right w:val="none" w:sz="0" w:space="0" w:color="auto"/>
                  </w:divBdr>
                </w:div>
                <w:div w:id="1493252460">
                  <w:marLeft w:val="640"/>
                  <w:marRight w:val="0"/>
                  <w:marTop w:val="0"/>
                  <w:marBottom w:val="0"/>
                  <w:divBdr>
                    <w:top w:val="none" w:sz="0" w:space="0" w:color="auto"/>
                    <w:left w:val="none" w:sz="0" w:space="0" w:color="auto"/>
                    <w:bottom w:val="none" w:sz="0" w:space="0" w:color="auto"/>
                    <w:right w:val="none" w:sz="0" w:space="0" w:color="auto"/>
                  </w:divBdr>
                </w:div>
                <w:div w:id="1354529695">
                  <w:marLeft w:val="640"/>
                  <w:marRight w:val="0"/>
                  <w:marTop w:val="0"/>
                  <w:marBottom w:val="0"/>
                  <w:divBdr>
                    <w:top w:val="none" w:sz="0" w:space="0" w:color="auto"/>
                    <w:left w:val="none" w:sz="0" w:space="0" w:color="auto"/>
                    <w:bottom w:val="none" w:sz="0" w:space="0" w:color="auto"/>
                    <w:right w:val="none" w:sz="0" w:space="0" w:color="auto"/>
                  </w:divBdr>
                </w:div>
                <w:div w:id="1435055150">
                  <w:marLeft w:val="640"/>
                  <w:marRight w:val="0"/>
                  <w:marTop w:val="0"/>
                  <w:marBottom w:val="0"/>
                  <w:divBdr>
                    <w:top w:val="none" w:sz="0" w:space="0" w:color="auto"/>
                    <w:left w:val="none" w:sz="0" w:space="0" w:color="auto"/>
                    <w:bottom w:val="none" w:sz="0" w:space="0" w:color="auto"/>
                    <w:right w:val="none" w:sz="0" w:space="0" w:color="auto"/>
                  </w:divBdr>
                </w:div>
                <w:div w:id="721444184">
                  <w:marLeft w:val="640"/>
                  <w:marRight w:val="0"/>
                  <w:marTop w:val="0"/>
                  <w:marBottom w:val="0"/>
                  <w:divBdr>
                    <w:top w:val="none" w:sz="0" w:space="0" w:color="auto"/>
                    <w:left w:val="none" w:sz="0" w:space="0" w:color="auto"/>
                    <w:bottom w:val="none" w:sz="0" w:space="0" w:color="auto"/>
                    <w:right w:val="none" w:sz="0" w:space="0" w:color="auto"/>
                  </w:divBdr>
                </w:div>
                <w:div w:id="459953443">
                  <w:marLeft w:val="640"/>
                  <w:marRight w:val="0"/>
                  <w:marTop w:val="0"/>
                  <w:marBottom w:val="0"/>
                  <w:divBdr>
                    <w:top w:val="none" w:sz="0" w:space="0" w:color="auto"/>
                    <w:left w:val="none" w:sz="0" w:space="0" w:color="auto"/>
                    <w:bottom w:val="none" w:sz="0" w:space="0" w:color="auto"/>
                    <w:right w:val="none" w:sz="0" w:space="0" w:color="auto"/>
                  </w:divBdr>
                </w:div>
                <w:div w:id="984548269">
                  <w:marLeft w:val="640"/>
                  <w:marRight w:val="0"/>
                  <w:marTop w:val="0"/>
                  <w:marBottom w:val="0"/>
                  <w:divBdr>
                    <w:top w:val="none" w:sz="0" w:space="0" w:color="auto"/>
                    <w:left w:val="none" w:sz="0" w:space="0" w:color="auto"/>
                    <w:bottom w:val="none" w:sz="0" w:space="0" w:color="auto"/>
                    <w:right w:val="none" w:sz="0" w:space="0" w:color="auto"/>
                  </w:divBdr>
                </w:div>
                <w:div w:id="1515267235">
                  <w:marLeft w:val="640"/>
                  <w:marRight w:val="0"/>
                  <w:marTop w:val="0"/>
                  <w:marBottom w:val="0"/>
                  <w:divBdr>
                    <w:top w:val="none" w:sz="0" w:space="0" w:color="auto"/>
                    <w:left w:val="none" w:sz="0" w:space="0" w:color="auto"/>
                    <w:bottom w:val="none" w:sz="0" w:space="0" w:color="auto"/>
                    <w:right w:val="none" w:sz="0" w:space="0" w:color="auto"/>
                  </w:divBdr>
                </w:div>
                <w:div w:id="1338339234">
                  <w:marLeft w:val="640"/>
                  <w:marRight w:val="0"/>
                  <w:marTop w:val="0"/>
                  <w:marBottom w:val="0"/>
                  <w:divBdr>
                    <w:top w:val="none" w:sz="0" w:space="0" w:color="auto"/>
                    <w:left w:val="none" w:sz="0" w:space="0" w:color="auto"/>
                    <w:bottom w:val="none" w:sz="0" w:space="0" w:color="auto"/>
                    <w:right w:val="none" w:sz="0" w:space="0" w:color="auto"/>
                  </w:divBdr>
                </w:div>
                <w:div w:id="1803763311">
                  <w:marLeft w:val="640"/>
                  <w:marRight w:val="0"/>
                  <w:marTop w:val="0"/>
                  <w:marBottom w:val="0"/>
                  <w:divBdr>
                    <w:top w:val="none" w:sz="0" w:space="0" w:color="auto"/>
                    <w:left w:val="none" w:sz="0" w:space="0" w:color="auto"/>
                    <w:bottom w:val="none" w:sz="0" w:space="0" w:color="auto"/>
                    <w:right w:val="none" w:sz="0" w:space="0" w:color="auto"/>
                  </w:divBdr>
                </w:div>
                <w:div w:id="931356241">
                  <w:marLeft w:val="640"/>
                  <w:marRight w:val="0"/>
                  <w:marTop w:val="0"/>
                  <w:marBottom w:val="0"/>
                  <w:divBdr>
                    <w:top w:val="none" w:sz="0" w:space="0" w:color="auto"/>
                    <w:left w:val="none" w:sz="0" w:space="0" w:color="auto"/>
                    <w:bottom w:val="none" w:sz="0" w:space="0" w:color="auto"/>
                    <w:right w:val="none" w:sz="0" w:space="0" w:color="auto"/>
                  </w:divBdr>
                </w:div>
                <w:div w:id="368187041">
                  <w:marLeft w:val="640"/>
                  <w:marRight w:val="0"/>
                  <w:marTop w:val="0"/>
                  <w:marBottom w:val="0"/>
                  <w:divBdr>
                    <w:top w:val="none" w:sz="0" w:space="0" w:color="auto"/>
                    <w:left w:val="none" w:sz="0" w:space="0" w:color="auto"/>
                    <w:bottom w:val="none" w:sz="0" w:space="0" w:color="auto"/>
                    <w:right w:val="none" w:sz="0" w:space="0" w:color="auto"/>
                  </w:divBdr>
                </w:div>
                <w:div w:id="884369252">
                  <w:marLeft w:val="640"/>
                  <w:marRight w:val="0"/>
                  <w:marTop w:val="0"/>
                  <w:marBottom w:val="0"/>
                  <w:divBdr>
                    <w:top w:val="none" w:sz="0" w:space="0" w:color="auto"/>
                    <w:left w:val="none" w:sz="0" w:space="0" w:color="auto"/>
                    <w:bottom w:val="none" w:sz="0" w:space="0" w:color="auto"/>
                    <w:right w:val="none" w:sz="0" w:space="0" w:color="auto"/>
                  </w:divBdr>
                </w:div>
                <w:div w:id="584996022">
                  <w:marLeft w:val="640"/>
                  <w:marRight w:val="0"/>
                  <w:marTop w:val="0"/>
                  <w:marBottom w:val="0"/>
                  <w:divBdr>
                    <w:top w:val="none" w:sz="0" w:space="0" w:color="auto"/>
                    <w:left w:val="none" w:sz="0" w:space="0" w:color="auto"/>
                    <w:bottom w:val="none" w:sz="0" w:space="0" w:color="auto"/>
                    <w:right w:val="none" w:sz="0" w:space="0" w:color="auto"/>
                  </w:divBdr>
                </w:div>
                <w:div w:id="613365237">
                  <w:marLeft w:val="640"/>
                  <w:marRight w:val="0"/>
                  <w:marTop w:val="0"/>
                  <w:marBottom w:val="0"/>
                  <w:divBdr>
                    <w:top w:val="none" w:sz="0" w:space="0" w:color="auto"/>
                    <w:left w:val="none" w:sz="0" w:space="0" w:color="auto"/>
                    <w:bottom w:val="none" w:sz="0" w:space="0" w:color="auto"/>
                    <w:right w:val="none" w:sz="0" w:space="0" w:color="auto"/>
                  </w:divBdr>
                </w:div>
                <w:div w:id="1731028488">
                  <w:marLeft w:val="640"/>
                  <w:marRight w:val="0"/>
                  <w:marTop w:val="0"/>
                  <w:marBottom w:val="0"/>
                  <w:divBdr>
                    <w:top w:val="none" w:sz="0" w:space="0" w:color="auto"/>
                    <w:left w:val="none" w:sz="0" w:space="0" w:color="auto"/>
                    <w:bottom w:val="none" w:sz="0" w:space="0" w:color="auto"/>
                    <w:right w:val="none" w:sz="0" w:space="0" w:color="auto"/>
                  </w:divBdr>
                </w:div>
                <w:div w:id="427239405">
                  <w:marLeft w:val="640"/>
                  <w:marRight w:val="0"/>
                  <w:marTop w:val="0"/>
                  <w:marBottom w:val="0"/>
                  <w:divBdr>
                    <w:top w:val="none" w:sz="0" w:space="0" w:color="auto"/>
                    <w:left w:val="none" w:sz="0" w:space="0" w:color="auto"/>
                    <w:bottom w:val="none" w:sz="0" w:space="0" w:color="auto"/>
                    <w:right w:val="none" w:sz="0" w:space="0" w:color="auto"/>
                  </w:divBdr>
                </w:div>
                <w:div w:id="1445615726">
                  <w:marLeft w:val="640"/>
                  <w:marRight w:val="0"/>
                  <w:marTop w:val="0"/>
                  <w:marBottom w:val="0"/>
                  <w:divBdr>
                    <w:top w:val="none" w:sz="0" w:space="0" w:color="auto"/>
                    <w:left w:val="none" w:sz="0" w:space="0" w:color="auto"/>
                    <w:bottom w:val="none" w:sz="0" w:space="0" w:color="auto"/>
                    <w:right w:val="none" w:sz="0" w:space="0" w:color="auto"/>
                  </w:divBdr>
                </w:div>
                <w:div w:id="371614896">
                  <w:marLeft w:val="640"/>
                  <w:marRight w:val="0"/>
                  <w:marTop w:val="0"/>
                  <w:marBottom w:val="0"/>
                  <w:divBdr>
                    <w:top w:val="none" w:sz="0" w:space="0" w:color="auto"/>
                    <w:left w:val="none" w:sz="0" w:space="0" w:color="auto"/>
                    <w:bottom w:val="none" w:sz="0" w:space="0" w:color="auto"/>
                    <w:right w:val="none" w:sz="0" w:space="0" w:color="auto"/>
                  </w:divBdr>
                </w:div>
                <w:div w:id="1651402529">
                  <w:marLeft w:val="640"/>
                  <w:marRight w:val="0"/>
                  <w:marTop w:val="0"/>
                  <w:marBottom w:val="0"/>
                  <w:divBdr>
                    <w:top w:val="none" w:sz="0" w:space="0" w:color="auto"/>
                    <w:left w:val="none" w:sz="0" w:space="0" w:color="auto"/>
                    <w:bottom w:val="none" w:sz="0" w:space="0" w:color="auto"/>
                    <w:right w:val="none" w:sz="0" w:space="0" w:color="auto"/>
                  </w:divBdr>
                </w:div>
                <w:div w:id="976765509">
                  <w:marLeft w:val="640"/>
                  <w:marRight w:val="0"/>
                  <w:marTop w:val="0"/>
                  <w:marBottom w:val="0"/>
                  <w:divBdr>
                    <w:top w:val="none" w:sz="0" w:space="0" w:color="auto"/>
                    <w:left w:val="none" w:sz="0" w:space="0" w:color="auto"/>
                    <w:bottom w:val="none" w:sz="0" w:space="0" w:color="auto"/>
                    <w:right w:val="none" w:sz="0" w:space="0" w:color="auto"/>
                  </w:divBdr>
                </w:div>
                <w:div w:id="1039011085">
                  <w:marLeft w:val="640"/>
                  <w:marRight w:val="0"/>
                  <w:marTop w:val="0"/>
                  <w:marBottom w:val="0"/>
                  <w:divBdr>
                    <w:top w:val="none" w:sz="0" w:space="0" w:color="auto"/>
                    <w:left w:val="none" w:sz="0" w:space="0" w:color="auto"/>
                    <w:bottom w:val="none" w:sz="0" w:space="0" w:color="auto"/>
                    <w:right w:val="none" w:sz="0" w:space="0" w:color="auto"/>
                  </w:divBdr>
                </w:div>
                <w:div w:id="923563697">
                  <w:marLeft w:val="640"/>
                  <w:marRight w:val="0"/>
                  <w:marTop w:val="0"/>
                  <w:marBottom w:val="0"/>
                  <w:divBdr>
                    <w:top w:val="none" w:sz="0" w:space="0" w:color="auto"/>
                    <w:left w:val="none" w:sz="0" w:space="0" w:color="auto"/>
                    <w:bottom w:val="none" w:sz="0" w:space="0" w:color="auto"/>
                    <w:right w:val="none" w:sz="0" w:space="0" w:color="auto"/>
                  </w:divBdr>
                </w:div>
                <w:div w:id="1637833932">
                  <w:marLeft w:val="640"/>
                  <w:marRight w:val="0"/>
                  <w:marTop w:val="0"/>
                  <w:marBottom w:val="0"/>
                  <w:divBdr>
                    <w:top w:val="none" w:sz="0" w:space="0" w:color="auto"/>
                    <w:left w:val="none" w:sz="0" w:space="0" w:color="auto"/>
                    <w:bottom w:val="none" w:sz="0" w:space="0" w:color="auto"/>
                    <w:right w:val="none" w:sz="0" w:space="0" w:color="auto"/>
                  </w:divBdr>
                </w:div>
                <w:div w:id="1151412558">
                  <w:marLeft w:val="640"/>
                  <w:marRight w:val="0"/>
                  <w:marTop w:val="0"/>
                  <w:marBottom w:val="0"/>
                  <w:divBdr>
                    <w:top w:val="none" w:sz="0" w:space="0" w:color="auto"/>
                    <w:left w:val="none" w:sz="0" w:space="0" w:color="auto"/>
                    <w:bottom w:val="none" w:sz="0" w:space="0" w:color="auto"/>
                    <w:right w:val="none" w:sz="0" w:space="0" w:color="auto"/>
                  </w:divBdr>
                </w:div>
                <w:div w:id="1553729271">
                  <w:marLeft w:val="640"/>
                  <w:marRight w:val="0"/>
                  <w:marTop w:val="0"/>
                  <w:marBottom w:val="0"/>
                  <w:divBdr>
                    <w:top w:val="none" w:sz="0" w:space="0" w:color="auto"/>
                    <w:left w:val="none" w:sz="0" w:space="0" w:color="auto"/>
                    <w:bottom w:val="none" w:sz="0" w:space="0" w:color="auto"/>
                    <w:right w:val="none" w:sz="0" w:space="0" w:color="auto"/>
                  </w:divBdr>
                </w:div>
                <w:div w:id="283004140">
                  <w:marLeft w:val="640"/>
                  <w:marRight w:val="0"/>
                  <w:marTop w:val="0"/>
                  <w:marBottom w:val="0"/>
                  <w:divBdr>
                    <w:top w:val="none" w:sz="0" w:space="0" w:color="auto"/>
                    <w:left w:val="none" w:sz="0" w:space="0" w:color="auto"/>
                    <w:bottom w:val="none" w:sz="0" w:space="0" w:color="auto"/>
                    <w:right w:val="none" w:sz="0" w:space="0" w:color="auto"/>
                  </w:divBdr>
                </w:div>
                <w:div w:id="757215454">
                  <w:marLeft w:val="640"/>
                  <w:marRight w:val="0"/>
                  <w:marTop w:val="0"/>
                  <w:marBottom w:val="0"/>
                  <w:divBdr>
                    <w:top w:val="none" w:sz="0" w:space="0" w:color="auto"/>
                    <w:left w:val="none" w:sz="0" w:space="0" w:color="auto"/>
                    <w:bottom w:val="none" w:sz="0" w:space="0" w:color="auto"/>
                    <w:right w:val="none" w:sz="0" w:space="0" w:color="auto"/>
                  </w:divBdr>
                </w:div>
                <w:div w:id="990786835">
                  <w:marLeft w:val="640"/>
                  <w:marRight w:val="0"/>
                  <w:marTop w:val="0"/>
                  <w:marBottom w:val="0"/>
                  <w:divBdr>
                    <w:top w:val="none" w:sz="0" w:space="0" w:color="auto"/>
                    <w:left w:val="none" w:sz="0" w:space="0" w:color="auto"/>
                    <w:bottom w:val="none" w:sz="0" w:space="0" w:color="auto"/>
                    <w:right w:val="none" w:sz="0" w:space="0" w:color="auto"/>
                  </w:divBdr>
                </w:div>
                <w:div w:id="1268121989">
                  <w:marLeft w:val="640"/>
                  <w:marRight w:val="0"/>
                  <w:marTop w:val="0"/>
                  <w:marBottom w:val="0"/>
                  <w:divBdr>
                    <w:top w:val="none" w:sz="0" w:space="0" w:color="auto"/>
                    <w:left w:val="none" w:sz="0" w:space="0" w:color="auto"/>
                    <w:bottom w:val="none" w:sz="0" w:space="0" w:color="auto"/>
                    <w:right w:val="none" w:sz="0" w:space="0" w:color="auto"/>
                  </w:divBdr>
                </w:div>
                <w:div w:id="84153260">
                  <w:marLeft w:val="640"/>
                  <w:marRight w:val="0"/>
                  <w:marTop w:val="0"/>
                  <w:marBottom w:val="0"/>
                  <w:divBdr>
                    <w:top w:val="none" w:sz="0" w:space="0" w:color="auto"/>
                    <w:left w:val="none" w:sz="0" w:space="0" w:color="auto"/>
                    <w:bottom w:val="none" w:sz="0" w:space="0" w:color="auto"/>
                    <w:right w:val="none" w:sz="0" w:space="0" w:color="auto"/>
                  </w:divBdr>
                </w:div>
                <w:div w:id="675303889">
                  <w:marLeft w:val="640"/>
                  <w:marRight w:val="0"/>
                  <w:marTop w:val="0"/>
                  <w:marBottom w:val="0"/>
                  <w:divBdr>
                    <w:top w:val="none" w:sz="0" w:space="0" w:color="auto"/>
                    <w:left w:val="none" w:sz="0" w:space="0" w:color="auto"/>
                    <w:bottom w:val="none" w:sz="0" w:space="0" w:color="auto"/>
                    <w:right w:val="none" w:sz="0" w:space="0" w:color="auto"/>
                  </w:divBdr>
                </w:div>
                <w:div w:id="300767493">
                  <w:marLeft w:val="640"/>
                  <w:marRight w:val="0"/>
                  <w:marTop w:val="0"/>
                  <w:marBottom w:val="0"/>
                  <w:divBdr>
                    <w:top w:val="none" w:sz="0" w:space="0" w:color="auto"/>
                    <w:left w:val="none" w:sz="0" w:space="0" w:color="auto"/>
                    <w:bottom w:val="none" w:sz="0" w:space="0" w:color="auto"/>
                    <w:right w:val="none" w:sz="0" w:space="0" w:color="auto"/>
                  </w:divBdr>
                </w:div>
                <w:div w:id="219706345">
                  <w:marLeft w:val="640"/>
                  <w:marRight w:val="0"/>
                  <w:marTop w:val="0"/>
                  <w:marBottom w:val="0"/>
                  <w:divBdr>
                    <w:top w:val="none" w:sz="0" w:space="0" w:color="auto"/>
                    <w:left w:val="none" w:sz="0" w:space="0" w:color="auto"/>
                    <w:bottom w:val="none" w:sz="0" w:space="0" w:color="auto"/>
                    <w:right w:val="none" w:sz="0" w:space="0" w:color="auto"/>
                  </w:divBdr>
                </w:div>
                <w:div w:id="162012160">
                  <w:marLeft w:val="640"/>
                  <w:marRight w:val="0"/>
                  <w:marTop w:val="0"/>
                  <w:marBottom w:val="0"/>
                  <w:divBdr>
                    <w:top w:val="none" w:sz="0" w:space="0" w:color="auto"/>
                    <w:left w:val="none" w:sz="0" w:space="0" w:color="auto"/>
                    <w:bottom w:val="none" w:sz="0" w:space="0" w:color="auto"/>
                    <w:right w:val="none" w:sz="0" w:space="0" w:color="auto"/>
                  </w:divBdr>
                </w:div>
                <w:div w:id="2053458791">
                  <w:marLeft w:val="640"/>
                  <w:marRight w:val="0"/>
                  <w:marTop w:val="0"/>
                  <w:marBottom w:val="0"/>
                  <w:divBdr>
                    <w:top w:val="none" w:sz="0" w:space="0" w:color="auto"/>
                    <w:left w:val="none" w:sz="0" w:space="0" w:color="auto"/>
                    <w:bottom w:val="none" w:sz="0" w:space="0" w:color="auto"/>
                    <w:right w:val="none" w:sz="0" w:space="0" w:color="auto"/>
                  </w:divBdr>
                </w:div>
                <w:div w:id="155652005">
                  <w:marLeft w:val="640"/>
                  <w:marRight w:val="0"/>
                  <w:marTop w:val="0"/>
                  <w:marBottom w:val="0"/>
                  <w:divBdr>
                    <w:top w:val="none" w:sz="0" w:space="0" w:color="auto"/>
                    <w:left w:val="none" w:sz="0" w:space="0" w:color="auto"/>
                    <w:bottom w:val="none" w:sz="0" w:space="0" w:color="auto"/>
                    <w:right w:val="none" w:sz="0" w:space="0" w:color="auto"/>
                  </w:divBdr>
                </w:div>
                <w:div w:id="546141814">
                  <w:marLeft w:val="640"/>
                  <w:marRight w:val="0"/>
                  <w:marTop w:val="0"/>
                  <w:marBottom w:val="0"/>
                  <w:divBdr>
                    <w:top w:val="none" w:sz="0" w:space="0" w:color="auto"/>
                    <w:left w:val="none" w:sz="0" w:space="0" w:color="auto"/>
                    <w:bottom w:val="none" w:sz="0" w:space="0" w:color="auto"/>
                    <w:right w:val="none" w:sz="0" w:space="0" w:color="auto"/>
                  </w:divBdr>
                </w:div>
                <w:div w:id="1086264310">
                  <w:marLeft w:val="640"/>
                  <w:marRight w:val="0"/>
                  <w:marTop w:val="0"/>
                  <w:marBottom w:val="0"/>
                  <w:divBdr>
                    <w:top w:val="none" w:sz="0" w:space="0" w:color="auto"/>
                    <w:left w:val="none" w:sz="0" w:space="0" w:color="auto"/>
                    <w:bottom w:val="none" w:sz="0" w:space="0" w:color="auto"/>
                    <w:right w:val="none" w:sz="0" w:space="0" w:color="auto"/>
                  </w:divBdr>
                </w:div>
                <w:div w:id="534461059">
                  <w:marLeft w:val="640"/>
                  <w:marRight w:val="0"/>
                  <w:marTop w:val="0"/>
                  <w:marBottom w:val="0"/>
                  <w:divBdr>
                    <w:top w:val="none" w:sz="0" w:space="0" w:color="auto"/>
                    <w:left w:val="none" w:sz="0" w:space="0" w:color="auto"/>
                    <w:bottom w:val="none" w:sz="0" w:space="0" w:color="auto"/>
                    <w:right w:val="none" w:sz="0" w:space="0" w:color="auto"/>
                  </w:divBdr>
                </w:div>
                <w:div w:id="1993555753">
                  <w:marLeft w:val="640"/>
                  <w:marRight w:val="0"/>
                  <w:marTop w:val="0"/>
                  <w:marBottom w:val="0"/>
                  <w:divBdr>
                    <w:top w:val="none" w:sz="0" w:space="0" w:color="auto"/>
                    <w:left w:val="none" w:sz="0" w:space="0" w:color="auto"/>
                    <w:bottom w:val="none" w:sz="0" w:space="0" w:color="auto"/>
                    <w:right w:val="none" w:sz="0" w:space="0" w:color="auto"/>
                  </w:divBdr>
                </w:div>
              </w:divsChild>
            </w:div>
            <w:div w:id="1912696372">
              <w:marLeft w:val="0"/>
              <w:marRight w:val="0"/>
              <w:marTop w:val="0"/>
              <w:marBottom w:val="0"/>
              <w:divBdr>
                <w:top w:val="none" w:sz="0" w:space="0" w:color="auto"/>
                <w:left w:val="none" w:sz="0" w:space="0" w:color="auto"/>
                <w:bottom w:val="none" w:sz="0" w:space="0" w:color="auto"/>
                <w:right w:val="none" w:sz="0" w:space="0" w:color="auto"/>
              </w:divBdr>
              <w:divsChild>
                <w:div w:id="1189175687">
                  <w:marLeft w:val="640"/>
                  <w:marRight w:val="0"/>
                  <w:marTop w:val="0"/>
                  <w:marBottom w:val="0"/>
                  <w:divBdr>
                    <w:top w:val="none" w:sz="0" w:space="0" w:color="auto"/>
                    <w:left w:val="none" w:sz="0" w:space="0" w:color="auto"/>
                    <w:bottom w:val="none" w:sz="0" w:space="0" w:color="auto"/>
                    <w:right w:val="none" w:sz="0" w:space="0" w:color="auto"/>
                  </w:divBdr>
                </w:div>
                <w:div w:id="1803494997">
                  <w:marLeft w:val="640"/>
                  <w:marRight w:val="0"/>
                  <w:marTop w:val="0"/>
                  <w:marBottom w:val="0"/>
                  <w:divBdr>
                    <w:top w:val="none" w:sz="0" w:space="0" w:color="auto"/>
                    <w:left w:val="none" w:sz="0" w:space="0" w:color="auto"/>
                    <w:bottom w:val="none" w:sz="0" w:space="0" w:color="auto"/>
                    <w:right w:val="none" w:sz="0" w:space="0" w:color="auto"/>
                  </w:divBdr>
                </w:div>
                <w:div w:id="1305307620">
                  <w:marLeft w:val="640"/>
                  <w:marRight w:val="0"/>
                  <w:marTop w:val="0"/>
                  <w:marBottom w:val="0"/>
                  <w:divBdr>
                    <w:top w:val="none" w:sz="0" w:space="0" w:color="auto"/>
                    <w:left w:val="none" w:sz="0" w:space="0" w:color="auto"/>
                    <w:bottom w:val="none" w:sz="0" w:space="0" w:color="auto"/>
                    <w:right w:val="none" w:sz="0" w:space="0" w:color="auto"/>
                  </w:divBdr>
                </w:div>
                <w:div w:id="254485694">
                  <w:marLeft w:val="640"/>
                  <w:marRight w:val="0"/>
                  <w:marTop w:val="0"/>
                  <w:marBottom w:val="0"/>
                  <w:divBdr>
                    <w:top w:val="none" w:sz="0" w:space="0" w:color="auto"/>
                    <w:left w:val="none" w:sz="0" w:space="0" w:color="auto"/>
                    <w:bottom w:val="none" w:sz="0" w:space="0" w:color="auto"/>
                    <w:right w:val="none" w:sz="0" w:space="0" w:color="auto"/>
                  </w:divBdr>
                </w:div>
                <w:div w:id="403989959">
                  <w:marLeft w:val="640"/>
                  <w:marRight w:val="0"/>
                  <w:marTop w:val="0"/>
                  <w:marBottom w:val="0"/>
                  <w:divBdr>
                    <w:top w:val="none" w:sz="0" w:space="0" w:color="auto"/>
                    <w:left w:val="none" w:sz="0" w:space="0" w:color="auto"/>
                    <w:bottom w:val="none" w:sz="0" w:space="0" w:color="auto"/>
                    <w:right w:val="none" w:sz="0" w:space="0" w:color="auto"/>
                  </w:divBdr>
                </w:div>
                <w:div w:id="1581674451">
                  <w:marLeft w:val="640"/>
                  <w:marRight w:val="0"/>
                  <w:marTop w:val="0"/>
                  <w:marBottom w:val="0"/>
                  <w:divBdr>
                    <w:top w:val="none" w:sz="0" w:space="0" w:color="auto"/>
                    <w:left w:val="none" w:sz="0" w:space="0" w:color="auto"/>
                    <w:bottom w:val="none" w:sz="0" w:space="0" w:color="auto"/>
                    <w:right w:val="none" w:sz="0" w:space="0" w:color="auto"/>
                  </w:divBdr>
                </w:div>
                <w:div w:id="876546477">
                  <w:marLeft w:val="640"/>
                  <w:marRight w:val="0"/>
                  <w:marTop w:val="0"/>
                  <w:marBottom w:val="0"/>
                  <w:divBdr>
                    <w:top w:val="none" w:sz="0" w:space="0" w:color="auto"/>
                    <w:left w:val="none" w:sz="0" w:space="0" w:color="auto"/>
                    <w:bottom w:val="none" w:sz="0" w:space="0" w:color="auto"/>
                    <w:right w:val="none" w:sz="0" w:space="0" w:color="auto"/>
                  </w:divBdr>
                </w:div>
                <w:div w:id="911505943">
                  <w:marLeft w:val="640"/>
                  <w:marRight w:val="0"/>
                  <w:marTop w:val="0"/>
                  <w:marBottom w:val="0"/>
                  <w:divBdr>
                    <w:top w:val="none" w:sz="0" w:space="0" w:color="auto"/>
                    <w:left w:val="none" w:sz="0" w:space="0" w:color="auto"/>
                    <w:bottom w:val="none" w:sz="0" w:space="0" w:color="auto"/>
                    <w:right w:val="none" w:sz="0" w:space="0" w:color="auto"/>
                  </w:divBdr>
                </w:div>
                <w:div w:id="1591616162">
                  <w:marLeft w:val="640"/>
                  <w:marRight w:val="0"/>
                  <w:marTop w:val="0"/>
                  <w:marBottom w:val="0"/>
                  <w:divBdr>
                    <w:top w:val="none" w:sz="0" w:space="0" w:color="auto"/>
                    <w:left w:val="none" w:sz="0" w:space="0" w:color="auto"/>
                    <w:bottom w:val="none" w:sz="0" w:space="0" w:color="auto"/>
                    <w:right w:val="none" w:sz="0" w:space="0" w:color="auto"/>
                  </w:divBdr>
                </w:div>
                <w:div w:id="1087506675">
                  <w:marLeft w:val="640"/>
                  <w:marRight w:val="0"/>
                  <w:marTop w:val="0"/>
                  <w:marBottom w:val="0"/>
                  <w:divBdr>
                    <w:top w:val="none" w:sz="0" w:space="0" w:color="auto"/>
                    <w:left w:val="none" w:sz="0" w:space="0" w:color="auto"/>
                    <w:bottom w:val="none" w:sz="0" w:space="0" w:color="auto"/>
                    <w:right w:val="none" w:sz="0" w:space="0" w:color="auto"/>
                  </w:divBdr>
                </w:div>
                <w:div w:id="250048292">
                  <w:marLeft w:val="640"/>
                  <w:marRight w:val="0"/>
                  <w:marTop w:val="0"/>
                  <w:marBottom w:val="0"/>
                  <w:divBdr>
                    <w:top w:val="none" w:sz="0" w:space="0" w:color="auto"/>
                    <w:left w:val="none" w:sz="0" w:space="0" w:color="auto"/>
                    <w:bottom w:val="none" w:sz="0" w:space="0" w:color="auto"/>
                    <w:right w:val="none" w:sz="0" w:space="0" w:color="auto"/>
                  </w:divBdr>
                </w:div>
                <w:div w:id="1957713611">
                  <w:marLeft w:val="640"/>
                  <w:marRight w:val="0"/>
                  <w:marTop w:val="0"/>
                  <w:marBottom w:val="0"/>
                  <w:divBdr>
                    <w:top w:val="none" w:sz="0" w:space="0" w:color="auto"/>
                    <w:left w:val="none" w:sz="0" w:space="0" w:color="auto"/>
                    <w:bottom w:val="none" w:sz="0" w:space="0" w:color="auto"/>
                    <w:right w:val="none" w:sz="0" w:space="0" w:color="auto"/>
                  </w:divBdr>
                </w:div>
                <w:div w:id="826674013">
                  <w:marLeft w:val="640"/>
                  <w:marRight w:val="0"/>
                  <w:marTop w:val="0"/>
                  <w:marBottom w:val="0"/>
                  <w:divBdr>
                    <w:top w:val="none" w:sz="0" w:space="0" w:color="auto"/>
                    <w:left w:val="none" w:sz="0" w:space="0" w:color="auto"/>
                    <w:bottom w:val="none" w:sz="0" w:space="0" w:color="auto"/>
                    <w:right w:val="none" w:sz="0" w:space="0" w:color="auto"/>
                  </w:divBdr>
                </w:div>
                <w:div w:id="106974137">
                  <w:marLeft w:val="640"/>
                  <w:marRight w:val="0"/>
                  <w:marTop w:val="0"/>
                  <w:marBottom w:val="0"/>
                  <w:divBdr>
                    <w:top w:val="none" w:sz="0" w:space="0" w:color="auto"/>
                    <w:left w:val="none" w:sz="0" w:space="0" w:color="auto"/>
                    <w:bottom w:val="none" w:sz="0" w:space="0" w:color="auto"/>
                    <w:right w:val="none" w:sz="0" w:space="0" w:color="auto"/>
                  </w:divBdr>
                </w:div>
                <w:div w:id="788861593">
                  <w:marLeft w:val="640"/>
                  <w:marRight w:val="0"/>
                  <w:marTop w:val="0"/>
                  <w:marBottom w:val="0"/>
                  <w:divBdr>
                    <w:top w:val="none" w:sz="0" w:space="0" w:color="auto"/>
                    <w:left w:val="none" w:sz="0" w:space="0" w:color="auto"/>
                    <w:bottom w:val="none" w:sz="0" w:space="0" w:color="auto"/>
                    <w:right w:val="none" w:sz="0" w:space="0" w:color="auto"/>
                  </w:divBdr>
                </w:div>
                <w:div w:id="518468266">
                  <w:marLeft w:val="640"/>
                  <w:marRight w:val="0"/>
                  <w:marTop w:val="0"/>
                  <w:marBottom w:val="0"/>
                  <w:divBdr>
                    <w:top w:val="none" w:sz="0" w:space="0" w:color="auto"/>
                    <w:left w:val="none" w:sz="0" w:space="0" w:color="auto"/>
                    <w:bottom w:val="none" w:sz="0" w:space="0" w:color="auto"/>
                    <w:right w:val="none" w:sz="0" w:space="0" w:color="auto"/>
                  </w:divBdr>
                </w:div>
                <w:div w:id="1050150408">
                  <w:marLeft w:val="640"/>
                  <w:marRight w:val="0"/>
                  <w:marTop w:val="0"/>
                  <w:marBottom w:val="0"/>
                  <w:divBdr>
                    <w:top w:val="none" w:sz="0" w:space="0" w:color="auto"/>
                    <w:left w:val="none" w:sz="0" w:space="0" w:color="auto"/>
                    <w:bottom w:val="none" w:sz="0" w:space="0" w:color="auto"/>
                    <w:right w:val="none" w:sz="0" w:space="0" w:color="auto"/>
                  </w:divBdr>
                </w:div>
                <w:div w:id="1717124948">
                  <w:marLeft w:val="640"/>
                  <w:marRight w:val="0"/>
                  <w:marTop w:val="0"/>
                  <w:marBottom w:val="0"/>
                  <w:divBdr>
                    <w:top w:val="none" w:sz="0" w:space="0" w:color="auto"/>
                    <w:left w:val="none" w:sz="0" w:space="0" w:color="auto"/>
                    <w:bottom w:val="none" w:sz="0" w:space="0" w:color="auto"/>
                    <w:right w:val="none" w:sz="0" w:space="0" w:color="auto"/>
                  </w:divBdr>
                </w:div>
                <w:div w:id="1365248587">
                  <w:marLeft w:val="640"/>
                  <w:marRight w:val="0"/>
                  <w:marTop w:val="0"/>
                  <w:marBottom w:val="0"/>
                  <w:divBdr>
                    <w:top w:val="none" w:sz="0" w:space="0" w:color="auto"/>
                    <w:left w:val="none" w:sz="0" w:space="0" w:color="auto"/>
                    <w:bottom w:val="none" w:sz="0" w:space="0" w:color="auto"/>
                    <w:right w:val="none" w:sz="0" w:space="0" w:color="auto"/>
                  </w:divBdr>
                </w:div>
                <w:div w:id="820076837">
                  <w:marLeft w:val="640"/>
                  <w:marRight w:val="0"/>
                  <w:marTop w:val="0"/>
                  <w:marBottom w:val="0"/>
                  <w:divBdr>
                    <w:top w:val="none" w:sz="0" w:space="0" w:color="auto"/>
                    <w:left w:val="none" w:sz="0" w:space="0" w:color="auto"/>
                    <w:bottom w:val="none" w:sz="0" w:space="0" w:color="auto"/>
                    <w:right w:val="none" w:sz="0" w:space="0" w:color="auto"/>
                  </w:divBdr>
                </w:div>
                <w:div w:id="1340932980">
                  <w:marLeft w:val="640"/>
                  <w:marRight w:val="0"/>
                  <w:marTop w:val="0"/>
                  <w:marBottom w:val="0"/>
                  <w:divBdr>
                    <w:top w:val="none" w:sz="0" w:space="0" w:color="auto"/>
                    <w:left w:val="none" w:sz="0" w:space="0" w:color="auto"/>
                    <w:bottom w:val="none" w:sz="0" w:space="0" w:color="auto"/>
                    <w:right w:val="none" w:sz="0" w:space="0" w:color="auto"/>
                  </w:divBdr>
                </w:div>
                <w:div w:id="934049719">
                  <w:marLeft w:val="640"/>
                  <w:marRight w:val="0"/>
                  <w:marTop w:val="0"/>
                  <w:marBottom w:val="0"/>
                  <w:divBdr>
                    <w:top w:val="none" w:sz="0" w:space="0" w:color="auto"/>
                    <w:left w:val="none" w:sz="0" w:space="0" w:color="auto"/>
                    <w:bottom w:val="none" w:sz="0" w:space="0" w:color="auto"/>
                    <w:right w:val="none" w:sz="0" w:space="0" w:color="auto"/>
                  </w:divBdr>
                </w:div>
                <w:div w:id="1394086642">
                  <w:marLeft w:val="640"/>
                  <w:marRight w:val="0"/>
                  <w:marTop w:val="0"/>
                  <w:marBottom w:val="0"/>
                  <w:divBdr>
                    <w:top w:val="none" w:sz="0" w:space="0" w:color="auto"/>
                    <w:left w:val="none" w:sz="0" w:space="0" w:color="auto"/>
                    <w:bottom w:val="none" w:sz="0" w:space="0" w:color="auto"/>
                    <w:right w:val="none" w:sz="0" w:space="0" w:color="auto"/>
                  </w:divBdr>
                </w:div>
                <w:div w:id="1439641008">
                  <w:marLeft w:val="640"/>
                  <w:marRight w:val="0"/>
                  <w:marTop w:val="0"/>
                  <w:marBottom w:val="0"/>
                  <w:divBdr>
                    <w:top w:val="none" w:sz="0" w:space="0" w:color="auto"/>
                    <w:left w:val="none" w:sz="0" w:space="0" w:color="auto"/>
                    <w:bottom w:val="none" w:sz="0" w:space="0" w:color="auto"/>
                    <w:right w:val="none" w:sz="0" w:space="0" w:color="auto"/>
                  </w:divBdr>
                </w:div>
                <w:div w:id="76753898">
                  <w:marLeft w:val="640"/>
                  <w:marRight w:val="0"/>
                  <w:marTop w:val="0"/>
                  <w:marBottom w:val="0"/>
                  <w:divBdr>
                    <w:top w:val="none" w:sz="0" w:space="0" w:color="auto"/>
                    <w:left w:val="none" w:sz="0" w:space="0" w:color="auto"/>
                    <w:bottom w:val="none" w:sz="0" w:space="0" w:color="auto"/>
                    <w:right w:val="none" w:sz="0" w:space="0" w:color="auto"/>
                  </w:divBdr>
                </w:div>
                <w:div w:id="1789005182">
                  <w:marLeft w:val="640"/>
                  <w:marRight w:val="0"/>
                  <w:marTop w:val="0"/>
                  <w:marBottom w:val="0"/>
                  <w:divBdr>
                    <w:top w:val="none" w:sz="0" w:space="0" w:color="auto"/>
                    <w:left w:val="none" w:sz="0" w:space="0" w:color="auto"/>
                    <w:bottom w:val="none" w:sz="0" w:space="0" w:color="auto"/>
                    <w:right w:val="none" w:sz="0" w:space="0" w:color="auto"/>
                  </w:divBdr>
                </w:div>
                <w:div w:id="459498465">
                  <w:marLeft w:val="640"/>
                  <w:marRight w:val="0"/>
                  <w:marTop w:val="0"/>
                  <w:marBottom w:val="0"/>
                  <w:divBdr>
                    <w:top w:val="none" w:sz="0" w:space="0" w:color="auto"/>
                    <w:left w:val="none" w:sz="0" w:space="0" w:color="auto"/>
                    <w:bottom w:val="none" w:sz="0" w:space="0" w:color="auto"/>
                    <w:right w:val="none" w:sz="0" w:space="0" w:color="auto"/>
                  </w:divBdr>
                </w:div>
                <w:div w:id="707684092">
                  <w:marLeft w:val="640"/>
                  <w:marRight w:val="0"/>
                  <w:marTop w:val="0"/>
                  <w:marBottom w:val="0"/>
                  <w:divBdr>
                    <w:top w:val="none" w:sz="0" w:space="0" w:color="auto"/>
                    <w:left w:val="none" w:sz="0" w:space="0" w:color="auto"/>
                    <w:bottom w:val="none" w:sz="0" w:space="0" w:color="auto"/>
                    <w:right w:val="none" w:sz="0" w:space="0" w:color="auto"/>
                  </w:divBdr>
                </w:div>
                <w:div w:id="21169014">
                  <w:marLeft w:val="640"/>
                  <w:marRight w:val="0"/>
                  <w:marTop w:val="0"/>
                  <w:marBottom w:val="0"/>
                  <w:divBdr>
                    <w:top w:val="none" w:sz="0" w:space="0" w:color="auto"/>
                    <w:left w:val="none" w:sz="0" w:space="0" w:color="auto"/>
                    <w:bottom w:val="none" w:sz="0" w:space="0" w:color="auto"/>
                    <w:right w:val="none" w:sz="0" w:space="0" w:color="auto"/>
                  </w:divBdr>
                </w:div>
                <w:div w:id="1989093402">
                  <w:marLeft w:val="640"/>
                  <w:marRight w:val="0"/>
                  <w:marTop w:val="0"/>
                  <w:marBottom w:val="0"/>
                  <w:divBdr>
                    <w:top w:val="none" w:sz="0" w:space="0" w:color="auto"/>
                    <w:left w:val="none" w:sz="0" w:space="0" w:color="auto"/>
                    <w:bottom w:val="none" w:sz="0" w:space="0" w:color="auto"/>
                    <w:right w:val="none" w:sz="0" w:space="0" w:color="auto"/>
                  </w:divBdr>
                </w:div>
                <w:div w:id="962076756">
                  <w:marLeft w:val="640"/>
                  <w:marRight w:val="0"/>
                  <w:marTop w:val="0"/>
                  <w:marBottom w:val="0"/>
                  <w:divBdr>
                    <w:top w:val="none" w:sz="0" w:space="0" w:color="auto"/>
                    <w:left w:val="none" w:sz="0" w:space="0" w:color="auto"/>
                    <w:bottom w:val="none" w:sz="0" w:space="0" w:color="auto"/>
                    <w:right w:val="none" w:sz="0" w:space="0" w:color="auto"/>
                  </w:divBdr>
                </w:div>
                <w:div w:id="1453358525">
                  <w:marLeft w:val="640"/>
                  <w:marRight w:val="0"/>
                  <w:marTop w:val="0"/>
                  <w:marBottom w:val="0"/>
                  <w:divBdr>
                    <w:top w:val="none" w:sz="0" w:space="0" w:color="auto"/>
                    <w:left w:val="none" w:sz="0" w:space="0" w:color="auto"/>
                    <w:bottom w:val="none" w:sz="0" w:space="0" w:color="auto"/>
                    <w:right w:val="none" w:sz="0" w:space="0" w:color="auto"/>
                  </w:divBdr>
                </w:div>
                <w:div w:id="1374883709">
                  <w:marLeft w:val="640"/>
                  <w:marRight w:val="0"/>
                  <w:marTop w:val="0"/>
                  <w:marBottom w:val="0"/>
                  <w:divBdr>
                    <w:top w:val="none" w:sz="0" w:space="0" w:color="auto"/>
                    <w:left w:val="none" w:sz="0" w:space="0" w:color="auto"/>
                    <w:bottom w:val="none" w:sz="0" w:space="0" w:color="auto"/>
                    <w:right w:val="none" w:sz="0" w:space="0" w:color="auto"/>
                  </w:divBdr>
                </w:div>
                <w:div w:id="1015881102">
                  <w:marLeft w:val="640"/>
                  <w:marRight w:val="0"/>
                  <w:marTop w:val="0"/>
                  <w:marBottom w:val="0"/>
                  <w:divBdr>
                    <w:top w:val="none" w:sz="0" w:space="0" w:color="auto"/>
                    <w:left w:val="none" w:sz="0" w:space="0" w:color="auto"/>
                    <w:bottom w:val="none" w:sz="0" w:space="0" w:color="auto"/>
                    <w:right w:val="none" w:sz="0" w:space="0" w:color="auto"/>
                  </w:divBdr>
                </w:div>
                <w:div w:id="291518896">
                  <w:marLeft w:val="640"/>
                  <w:marRight w:val="0"/>
                  <w:marTop w:val="0"/>
                  <w:marBottom w:val="0"/>
                  <w:divBdr>
                    <w:top w:val="none" w:sz="0" w:space="0" w:color="auto"/>
                    <w:left w:val="none" w:sz="0" w:space="0" w:color="auto"/>
                    <w:bottom w:val="none" w:sz="0" w:space="0" w:color="auto"/>
                    <w:right w:val="none" w:sz="0" w:space="0" w:color="auto"/>
                  </w:divBdr>
                </w:div>
                <w:div w:id="439298286">
                  <w:marLeft w:val="640"/>
                  <w:marRight w:val="0"/>
                  <w:marTop w:val="0"/>
                  <w:marBottom w:val="0"/>
                  <w:divBdr>
                    <w:top w:val="none" w:sz="0" w:space="0" w:color="auto"/>
                    <w:left w:val="none" w:sz="0" w:space="0" w:color="auto"/>
                    <w:bottom w:val="none" w:sz="0" w:space="0" w:color="auto"/>
                    <w:right w:val="none" w:sz="0" w:space="0" w:color="auto"/>
                  </w:divBdr>
                </w:div>
                <w:div w:id="2125228161">
                  <w:marLeft w:val="640"/>
                  <w:marRight w:val="0"/>
                  <w:marTop w:val="0"/>
                  <w:marBottom w:val="0"/>
                  <w:divBdr>
                    <w:top w:val="none" w:sz="0" w:space="0" w:color="auto"/>
                    <w:left w:val="none" w:sz="0" w:space="0" w:color="auto"/>
                    <w:bottom w:val="none" w:sz="0" w:space="0" w:color="auto"/>
                    <w:right w:val="none" w:sz="0" w:space="0" w:color="auto"/>
                  </w:divBdr>
                </w:div>
                <w:div w:id="936139763">
                  <w:marLeft w:val="640"/>
                  <w:marRight w:val="0"/>
                  <w:marTop w:val="0"/>
                  <w:marBottom w:val="0"/>
                  <w:divBdr>
                    <w:top w:val="none" w:sz="0" w:space="0" w:color="auto"/>
                    <w:left w:val="none" w:sz="0" w:space="0" w:color="auto"/>
                    <w:bottom w:val="none" w:sz="0" w:space="0" w:color="auto"/>
                    <w:right w:val="none" w:sz="0" w:space="0" w:color="auto"/>
                  </w:divBdr>
                </w:div>
                <w:div w:id="199442473">
                  <w:marLeft w:val="640"/>
                  <w:marRight w:val="0"/>
                  <w:marTop w:val="0"/>
                  <w:marBottom w:val="0"/>
                  <w:divBdr>
                    <w:top w:val="none" w:sz="0" w:space="0" w:color="auto"/>
                    <w:left w:val="none" w:sz="0" w:space="0" w:color="auto"/>
                    <w:bottom w:val="none" w:sz="0" w:space="0" w:color="auto"/>
                    <w:right w:val="none" w:sz="0" w:space="0" w:color="auto"/>
                  </w:divBdr>
                </w:div>
                <w:div w:id="642737074">
                  <w:marLeft w:val="640"/>
                  <w:marRight w:val="0"/>
                  <w:marTop w:val="0"/>
                  <w:marBottom w:val="0"/>
                  <w:divBdr>
                    <w:top w:val="none" w:sz="0" w:space="0" w:color="auto"/>
                    <w:left w:val="none" w:sz="0" w:space="0" w:color="auto"/>
                    <w:bottom w:val="none" w:sz="0" w:space="0" w:color="auto"/>
                    <w:right w:val="none" w:sz="0" w:space="0" w:color="auto"/>
                  </w:divBdr>
                </w:div>
                <w:div w:id="1453865206">
                  <w:marLeft w:val="640"/>
                  <w:marRight w:val="0"/>
                  <w:marTop w:val="0"/>
                  <w:marBottom w:val="0"/>
                  <w:divBdr>
                    <w:top w:val="none" w:sz="0" w:space="0" w:color="auto"/>
                    <w:left w:val="none" w:sz="0" w:space="0" w:color="auto"/>
                    <w:bottom w:val="none" w:sz="0" w:space="0" w:color="auto"/>
                    <w:right w:val="none" w:sz="0" w:space="0" w:color="auto"/>
                  </w:divBdr>
                </w:div>
                <w:div w:id="242421458">
                  <w:marLeft w:val="640"/>
                  <w:marRight w:val="0"/>
                  <w:marTop w:val="0"/>
                  <w:marBottom w:val="0"/>
                  <w:divBdr>
                    <w:top w:val="none" w:sz="0" w:space="0" w:color="auto"/>
                    <w:left w:val="none" w:sz="0" w:space="0" w:color="auto"/>
                    <w:bottom w:val="none" w:sz="0" w:space="0" w:color="auto"/>
                    <w:right w:val="none" w:sz="0" w:space="0" w:color="auto"/>
                  </w:divBdr>
                </w:div>
                <w:div w:id="907302859">
                  <w:marLeft w:val="640"/>
                  <w:marRight w:val="0"/>
                  <w:marTop w:val="0"/>
                  <w:marBottom w:val="0"/>
                  <w:divBdr>
                    <w:top w:val="none" w:sz="0" w:space="0" w:color="auto"/>
                    <w:left w:val="none" w:sz="0" w:space="0" w:color="auto"/>
                    <w:bottom w:val="none" w:sz="0" w:space="0" w:color="auto"/>
                    <w:right w:val="none" w:sz="0" w:space="0" w:color="auto"/>
                  </w:divBdr>
                </w:div>
                <w:div w:id="292752201">
                  <w:marLeft w:val="640"/>
                  <w:marRight w:val="0"/>
                  <w:marTop w:val="0"/>
                  <w:marBottom w:val="0"/>
                  <w:divBdr>
                    <w:top w:val="none" w:sz="0" w:space="0" w:color="auto"/>
                    <w:left w:val="none" w:sz="0" w:space="0" w:color="auto"/>
                    <w:bottom w:val="none" w:sz="0" w:space="0" w:color="auto"/>
                    <w:right w:val="none" w:sz="0" w:space="0" w:color="auto"/>
                  </w:divBdr>
                </w:div>
                <w:div w:id="281112">
                  <w:marLeft w:val="640"/>
                  <w:marRight w:val="0"/>
                  <w:marTop w:val="0"/>
                  <w:marBottom w:val="0"/>
                  <w:divBdr>
                    <w:top w:val="none" w:sz="0" w:space="0" w:color="auto"/>
                    <w:left w:val="none" w:sz="0" w:space="0" w:color="auto"/>
                    <w:bottom w:val="none" w:sz="0" w:space="0" w:color="auto"/>
                    <w:right w:val="none" w:sz="0" w:space="0" w:color="auto"/>
                  </w:divBdr>
                </w:div>
                <w:div w:id="1694384512">
                  <w:marLeft w:val="640"/>
                  <w:marRight w:val="0"/>
                  <w:marTop w:val="0"/>
                  <w:marBottom w:val="0"/>
                  <w:divBdr>
                    <w:top w:val="none" w:sz="0" w:space="0" w:color="auto"/>
                    <w:left w:val="none" w:sz="0" w:space="0" w:color="auto"/>
                    <w:bottom w:val="none" w:sz="0" w:space="0" w:color="auto"/>
                    <w:right w:val="none" w:sz="0" w:space="0" w:color="auto"/>
                  </w:divBdr>
                </w:div>
                <w:div w:id="84494754">
                  <w:marLeft w:val="640"/>
                  <w:marRight w:val="0"/>
                  <w:marTop w:val="0"/>
                  <w:marBottom w:val="0"/>
                  <w:divBdr>
                    <w:top w:val="none" w:sz="0" w:space="0" w:color="auto"/>
                    <w:left w:val="none" w:sz="0" w:space="0" w:color="auto"/>
                    <w:bottom w:val="none" w:sz="0" w:space="0" w:color="auto"/>
                    <w:right w:val="none" w:sz="0" w:space="0" w:color="auto"/>
                  </w:divBdr>
                </w:div>
                <w:div w:id="704870058">
                  <w:marLeft w:val="640"/>
                  <w:marRight w:val="0"/>
                  <w:marTop w:val="0"/>
                  <w:marBottom w:val="0"/>
                  <w:divBdr>
                    <w:top w:val="none" w:sz="0" w:space="0" w:color="auto"/>
                    <w:left w:val="none" w:sz="0" w:space="0" w:color="auto"/>
                    <w:bottom w:val="none" w:sz="0" w:space="0" w:color="auto"/>
                    <w:right w:val="none" w:sz="0" w:space="0" w:color="auto"/>
                  </w:divBdr>
                </w:div>
                <w:div w:id="1392582593">
                  <w:marLeft w:val="640"/>
                  <w:marRight w:val="0"/>
                  <w:marTop w:val="0"/>
                  <w:marBottom w:val="0"/>
                  <w:divBdr>
                    <w:top w:val="none" w:sz="0" w:space="0" w:color="auto"/>
                    <w:left w:val="none" w:sz="0" w:space="0" w:color="auto"/>
                    <w:bottom w:val="none" w:sz="0" w:space="0" w:color="auto"/>
                    <w:right w:val="none" w:sz="0" w:space="0" w:color="auto"/>
                  </w:divBdr>
                </w:div>
                <w:div w:id="213468208">
                  <w:marLeft w:val="640"/>
                  <w:marRight w:val="0"/>
                  <w:marTop w:val="0"/>
                  <w:marBottom w:val="0"/>
                  <w:divBdr>
                    <w:top w:val="none" w:sz="0" w:space="0" w:color="auto"/>
                    <w:left w:val="none" w:sz="0" w:space="0" w:color="auto"/>
                    <w:bottom w:val="none" w:sz="0" w:space="0" w:color="auto"/>
                    <w:right w:val="none" w:sz="0" w:space="0" w:color="auto"/>
                  </w:divBdr>
                </w:div>
                <w:div w:id="1283684130">
                  <w:marLeft w:val="640"/>
                  <w:marRight w:val="0"/>
                  <w:marTop w:val="0"/>
                  <w:marBottom w:val="0"/>
                  <w:divBdr>
                    <w:top w:val="none" w:sz="0" w:space="0" w:color="auto"/>
                    <w:left w:val="none" w:sz="0" w:space="0" w:color="auto"/>
                    <w:bottom w:val="none" w:sz="0" w:space="0" w:color="auto"/>
                    <w:right w:val="none" w:sz="0" w:space="0" w:color="auto"/>
                  </w:divBdr>
                </w:div>
                <w:div w:id="1880893502">
                  <w:marLeft w:val="640"/>
                  <w:marRight w:val="0"/>
                  <w:marTop w:val="0"/>
                  <w:marBottom w:val="0"/>
                  <w:divBdr>
                    <w:top w:val="none" w:sz="0" w:space="0" w:color="auto"/>
                    <w:left w:val="none" w:sz="0" w:space="0" w:color="auto"/>
                    <w:bottom w:val="none" w:sz="0" w:space="0" w:color="auto"/>
                    <w:right w:val="none" w:sz="0" w:space="0" w:color="auto"/>
                  </w:divBdr>
                </w:div>
                <w:div w:id="1202863687">
                  <w:marLeft w:val="640"/>
                  <w:marRight w:val="0"/>
                  <w:marTop w:val="0"/>
                  <w:marBottom w:val="0"/>
                  <w:divBdr>
                    <w:top w:val="none" w:sz="0" w:space="0" w:color="auto"/>
                    <w:left w:val="none" w:sz="0" w:space="0" w:color="auto"/>
                    <w:bottom w:val="none" w:sz="0" w:space="0" w:color="auto"/>
                    <w:right w:val="none" w:sz="0" w:space="0" w:color="auto"/>
                  </w:divBdr>
                </w:div>
                <w:div w:id="2129472730">
                  <w:marLeft w:val="640"/>
                  <w:marRight w:val="0"/>
                  <w:marTop w:val="0"/>
                  <w:marBottom w:val="0"/>
                  <w:divBdr>
                    <w:top w:val="none" w:sz="0" w:space="0" w:color="auto"/>
                    <w:left w:val="none" w:sz="0" w:space="0" w:color="auto"/>
                    <w:bottom w:val="none" w:sz="0" w:space="0" w:color="auto"/>
                    <w:right w:val="none" w:sz="0" w:space="0" w:color="auto"/>
                  </w:divBdr>
                </w:div>
                <w:div w:id="1026567553">
                  <w:marLeft w:val="640"/>
                  <w:marRight w:val="0"/>
                  <w:marTop w:val="0"/>
                  <w:marBottom w:val="0"/>
                  <w:divBdr>
                    <w:top w:val="none" w:sz="0" w:space="0" w:color="auto"/>
                    <w:left w:val="none" w:sz="0" w:space="0" w:color="auto"/>
                    <w:bottom w:val="none" w:sz="0" w:space="0" w:color="auto"/>
                    <w:right w:val="none" w:sz="0" w:space="0" w:color="auto"/>
                  </w:divBdr>
                </w:div>
                <w:div w:id="1800149405">
                  <w:marLeft w:val="640"/>
                  <w:marRight w:val="0"/>
                  <w:marTop w:val="0"/>
                  <w:marBottom w:val="0"/>
                  <w:divBdr>
                    <w:top w:val="none" w:sz="0" w:space="0" w:color="auto"/>
                    <w:left w:val="none" w:sz="0" w:space="0" w:color="auto"/>
                    <w:bottom w:val="none" w:sz="0" w:space="0" w:color="auto"/>
                    <w:right w:val="none" w:sz="0" w:space="0" w:color="auto"/>
                  </w:divBdr>
                </w:div>
                <w:div w:id="1234051761">
                  <w:marLeft w:val="640"/>
                  <w:marRight w:val="0"/>
                  <w:marTop w:val="0"/>
                  <w:marBottom w:val="0"/>
                  <w:divBdr>
                    <w:top w:val="none" w:sz="0" w:space="0" w:color="auto"/>
                    <w:left w:val="none" w:sz="0" w:space="0" w:color="auto"/>
                    <w:bottom w:val="none" w:sz="0" w:space="0" w:color="auto"/>
                    <w:right w:val="none" w:sz="0" w:space="0" w:color="auto"/>
                  </w:divBdr>
                </w:div>
                <w:div w:id="646861626">
                  <w:marLeft w:val="640"/>
                  <w:marRight w:val="0"/>
                  <w:marTop w:val="0"/>
                  <w:marBottom w:val="0"/>
                  <w:divBdr>
                    <w:top w:val="none" w:sz="0" w:space="0" w:color="auto"/>
                    <w:left w:val="none" w:sz="0" w:space="0" w:color="auto"/>
                    <w:bottom w:val="none" w:sz="0" w:space="0" w:color="auto"/>
                    <w:right w:val="none" w:sz="0" w:space="0" w:color="auto"/>
                  </w:divBdr>
                </w:div>
                <w:div w:id="1553926355">
                  <w:marLeft w:val="640"/>
                  <w:marRight w:val="0"/>
                  <w:marTop w:val="0"/>
                  <w:marBottom w:val="0"/>
                  <w:divBdr>
                    <w:top w:val="none" w:sz="0" w:space="0" w:color="auto"/>
                    <w:left w:val="none" w:sz="0" w:space="0" w:color="auto"/>
                    <w:bottom w:val="none" w:sz="0" w:space="0" w:color="auto"/>
                    <w:right w:val="none" w:sz="0" w:space="0" w:color="auto"/>
                  </w:divBdr>
                </w:div>
                <w:div w:id="225186276">
                  <w:marLeft w:val="640"/>
                  <w:marRight w:val="0"/>
                  <w:marTop w:val="0"/>
                  <w:marBottom w:val="0"/>
                  <w:divBdr>
                    <w:top w:val="none" w:sz="0" w:space="0" w:color="auto"/>
                    <w:left w:val="none" w:sz="0" w:space="0" w:color="auto"/>
                    <w:bottom w:val="none" w:sz="0" w:space="0" w:color="auto"/>
                    <w:right w:val="none" w:sz="0" w:space="0" w:color="auto"/>
                  </w:divBdr>
                </w:div>
                <w:div w:id="1119302737">
                  <w:marLeft w:val="640"/>
                  <w:marRight w:val="0"/>
                  <w:marTop w:val="0"/>
                  <w:marBottom w:val="0"/>
                  <w:divBdr>
                    <w:top w:val="none" w:sz="0" w:space="0" w:color="auto"/>
                    <w:left w:val="none" w:sz="0" w:space="0" w:color="auto"/>
                    <w:bottom w:val="none" w:sz="0" w:space="0" w:color="auto"/>
                    <w:right w:val="none" w:sz="0" w:space="0" w:color="auto"/>
                  </w:divBdr>
                </w:div>
                <w:div w:id="1074474484">
                  <w:marLeft w:val="640"/>
                  <w:marRight w:val="0"/>
                  <w:marTop w:val="0"/>
                  <w:marBottom w:val="0"/>
                  <w:divBdr>
                    <w:top w:val="none" w:sz="0" w:space="0" w:color="auto"/>
                    <w:left w:val="none" w:sz="0" w:space="0" w:color="auto"/>
                    <w:bottom w:val="none" w:sz="0" w:space="0" w:color="auto"/>
                    <w:right w:val="none" w:sz="0" w:space="0" w:color="auto"/>
                  </w:divBdr>
                </w:div>
                <w:div w:id="1677685759">
                  <w:marLeft w:val="640"/>
                  <w:marRight w:val="0"/>
                  <w:marTop w:val="0"/>
                  <w:marBottom w:val="0"/>
                  <w:divBdr>
                    <w:top w:val="none" w:sz="0" w:space="0" w:color="auto"/>
                    <w:left w:val="none" w:sz="0" w:space="0" w:color="auto"/>
                    <w:bottom w:val="none" w:sz="0" w:space="0" w:color="auto"/>
                    <w:right w:val="none" w:sz="0" w:space="0" w:color="auto"/>
                  </w:divBdr>
                </w:div>
                <w:div w:id="1764255345">
                  <w:marLeft w:val="640"/>
                  <w:marRight w:val="0"/>
                  <w:marTop w:val="0"/>
                  <w:marBottom w:val="0"/>
                  <w:divBdr>
                    <w:top w:val="none" w:sz="0" w:space="0" w:color="auto"/>
                    <w:left w:val="none" w:sz="0" w:space="0" w:color="auto"/>
                    <w:bottom w:val="none" w:sz="0" w:space="0" w:color="auto"/>
                    <w:right w:val="none" w:sz="0" w:space="0" w:color="auto"/>
                  </w:divBdr>
                </w:div>
                <w:div w:id="1089548899">
                  <w:marLeft w:val="640"/>
                  <w:marRight w:val="0"/>
                  <w:marTop w:val="0"/>
                  <w:marBottom w:val="0"/>
                  <w:divBdr>
                    <w:top w:val="none" w:sz="0" w:space="0" w:color="auto"/>
                    <w:left w:val="none" w:sz="0" w:space="0" w:color="auto"/>
                    <w:bottom w:val="none" w:sz="0" w:space="0" w:color="auto"/>
                    <w:right w:val="none" w:sz="0" w:space="0" w:color="auto"/>
                  </w:divBdr>
                </w:div>
              </w:divsChild>
            </w:div>
            <w:div w:id="374814824">
              <w:marLeft w:val="0"/>
              <w:marRight w:val="0"/>
              <w:marTop w:val="0"/>
              <w:marBottom w:val="0"/>
              <w:divBdr>
                <w:top w:val="none" w:sz="0" w:space="0" w:color="auto"/>
                <w:left w:val="none" w:sz="0" w:space="0" w:color="auto"/>
                <w:bottom w:val="none" w:sz="0" w:space="0" w:color="auto"/>
                <w:right w:val="none" w:sz="0" w:space="0" w:color="auto"/>
              </w:divBdr>
              <w:divsChild>
                <w:div w:id="159734216">
                  <w:marLeft w:val="640"/>
                  <w:marRight w:val="0"/>
                  <w:marTop w:val="0"/>
                  <w:marBottom w:val="0"/>
                  <w:divBdr>
                    <w:top w:val="none" w:sz="0" w:space="0" w:color="auto"/>
                    <w:left w:val="none" w:sz="0" w:space="0" w:color="auto"/>
                    <w:bottom w:val="none" w:sz="0" w:space="0" w:color="auto"/>
                    <w:right w:val="none" w:sz="0" w:space="0" w:color="auto"/>
                  </w:divBdr>
                </w:div>
                <w:div w:id="529223754">
                  <w:marLeft w:val="640"/>
                  <w:marRight w:val="0"/>
                  <w:marTop w:val="0"/>
                  <w:marBottom w:val="0"/>
                  <w:divBdr>
                    <w:top w:val="none" w:sz="0" w:space="0" w:color="auto"/>
                    <w:left w:val="none" w:sz="0" w:space="0" w:color="auto"/>
                    <w:bottom w:val="none" w:sz="0" w:space="0" w:color="auto"/>
                    <w:right w:val="none" w:sz="0" w:space="0" w:color="auto"/>
                  </w:divBdr>
                </w:div>
                <w:div w:id="1470245233">
                  <w:marLeft w:val="640"/>
                  <w:marRight w:val="0"/>
                  <w:marTop w:val="0"/>
                  <w:marBottom w:val="0"/>
                  <w:divBdr>
                    <w:top w:val="none" w:sz="0" w:space="0" w:color="auto"/>
                    <w:left w:val="none" w:sz="0" w:space="0" w:color="auto"/>
                    <w:bottom w:val="none" w:sz="0" w:space="0" w:color="auto"/>
                    <w:right w:val="none" w:sz="0" w:space="0" w:color="auto"/>
                  </w:divBdr>
                </w:div>
                <w:div w:id="2087143887">
                  <w:marLeft w:val="640"/>
                  <w:marRight w:val="0"/>
                  <w:marTop w:val="0"/>
                  <w:marBottom w:val="0"/>
                  <w:divBdr>
                    <w:top w:val="none" w:sz="0" w:space="0" w:color="auto"/>
                    <w:left w:val="none" w:sz="0" w:space="0" w:color="auto"/>
                    <w:bottom w:val="none" w:sz="0" w:space="0" w:color="auto"/>
                    <w:right w:val="none" w:sz="0" w:space="0" w:color="auto"/>
                  </w:divBdr>
                </w:div>
                <w:div w:id="1072119851">
                  <w:marLeft w:val="640"/>
                  <w:marRight w:val="0"/>
                  <w:marTop w:val="0"/>
                  <w:marBottom w:val="0"/>
                  <w:divBdr>
                    <w:top w:val="none" w:sz="0" w:space="0" w:color="auto"/>
                    <w:left w:val="none" w:sz="0" w:space="0" w:color="auto"/>
                    <w:bottom w:val="none" w:sz="0" w:space="0" w:color="auto"/>
                    <w:right w:val="none" w:sz="0" w:space="0" w:color="auto"/>
                  </w:divBdr>
                </w:div>
                <w:div w:id="170608061">
                  <w:marLeft w:val="640"/>
                  <w:marRight w:val="0"/>
                  <w:marTop w:val="0"/>
                  <w:marBottom w:val="0"/>
                  <w:divBdr>
                    <w:top w:val="none" w:sz="0" w:space="0" w:color="auto"/>
                    <w:left w:val="none" w:sz="0" w:space="0" w:color="auto"/>
                    <w:bottom w:val="none" w:sz="0" w:space="0" w:color="auto"/>
                    <w:right w:val="none" w:sz="0" w:space="0" w:color="auto"/>
                  </w:divBdr>
                </w:div>
                <w:div w:id="134881450">
                  <w:marLeft w:val="640"/>
                  <w:marRight w:val="0"/>
                  <w:marTop w:val="0"/>
                  <w:marBottom w:val="0"/>
                  <w:divBdr>
                    <w:top w:val="none" w:sz="0" w:space="0" w:color="auto"/>
                    <w:left w:val="none" w:sz="0" w:space="0" w:color="auto"/>
                    <w:bottom w:val="none" w:sz="0" w:space="0" w:color="auto"/>
                    <w:right w:val="none" w:sz="0" w:space="0" w:color="auto"/>
                  </w:divBdr>
                </w:div>
                <w:div w:id="2121298340">
                  <w:marLeft w:val="640"/>
                  <w:marRight w:val="0"/>
                  <w:marTop w:val="0"/>
                  <w:marBottom w:val="0"/>
                  <w:divBdr>
                    <w:top w:val="none" w:sz="0" w:space="0" w:color="auto"/>
                    <w:left w:val="none" w:sz="0" w:space="0" w:color="auto"/>
                    <w:bottom w:val="none" w:sz="0" w:space="0" w:color="auto"/>
                    <w:right w:val="none" w:sz="0" w:space="0" w:color="auto"/>
                  </w:divBdr>
                </w:div>
                <w:div w:id="471024979">
                  <w:marLeft w:val="640"/>
                  <w:marRight w:val="0"/>
                  <w:marTop w:val="0"/>
                  <w:marBottom w:val="0"/>
                  <w:divBdr>
                    <w:top w:val="none" w:sz="0" w:space="0" w:color="auto"/>
                    <w:left w:val="none" w:sz="0" w:space="0" w:color="auto"/>
                    <w:bottom w:val="none" w:sz="0" w:space="0" w:color="auto"/>
                    <w:right w:val="none" w:sz="0" w:space="0" w:color="auto"/>
                  </w:divBdr>
                </w:div>
                <w:div w:id="1048843294">
                  <w:marLeft w:val="640"/>
                  <w:marRight w:val="0"/>
                  <w:marTop w:val="0"/>
                  <w:marBottom w:val="0"/>
                  <w:divBdr>
                    <w:top w:val="none" w:sz="0" w:space="0" w:color="auto"/>
                    <w:left w:val="none" w:sz="0" w:space="0" w:color="auto"/>
                    <w:bottom w:val="none" w:sz="0" w:space="0" w:color="auto"/>
                    <w:right w:val="none" w:sz="0" w:space="0" w:color="auto"/>
                  </w:divBdr>
                </w:div>
                <w:div w:id="393503877">
                  <w:marLeft w:val="640"/>
                  <w:marRight w:val="0"/>
                  <w:marTop w:val="0"/>
                  <w:marBottom w:val="0"/>
                  <w:divBdr>
                    <w:top w:val="none" w:sz="0" w:space="0" w:color="auto"/>
                    <w:left w:val="none" w:sz="0" w:space="0" w:color="auto"/>
                    <w:bottom w:val="none" w:sz="0" w:space="0" w:color="auto"/>
                    <w:right w:val="none" w:sz="0" w:space="0" w:color="auto"/>
                  </w:divBdr>
                </w:div>
                <w:div w:id="281570318">
                  <w:marLeft w:val="640"/>
                  <w:marRight w:val="0"/>
                  <w:marTop w:val="0"/>
                  <w:marBottom w:val="0"/>
                  <w:divBdr>
                    <w:top w:val="none" w:sz="0" w:space="0" w:color="auto"/>
                    <w:left w:val="none" w:sz="0" w:space="0" w:color="auto"/>
                    <w:bottom w:val="none" w:sz="0" w:space="0" w:color="auto"/>
                    <w:right w:val="none" w:sz="0" w:space="0" w:color="auto"/>
                  </w:divBdr>
                </w:div>
                <w:div w:id="1413895936">
                  <w:marLeft w:val="640"/>
                  <w:marRight w:val="0"/>
                  <w:marTop w:val="0"/>
                  <w:marBottom w:val="0"/>
                  <w:divBdr>
                    <w:top w:val="none" w:sz="0" w:space="0" w:color="auto"/>
                    <w:left w:val="none" w:sz="0" w:space="0" w:color="auto"/>
                    <w:bottom w:val="none" w:sz="0" w:space="0" w:color="auto"/>
                    <w:right w:val="none" w:sz="0" w:space="0" w:color="auto"/>
                  </w:divBdr>
                </w:div>
                <w:div w:id="1375809269">
                  <w:marLeft w:val="640"/>
                  <w:marRight w:val="0"/>
                  <w:marTop w:val="0"/>
                  <w:marBottom w:val="0"/>
                  <w:divBdr>
                    <w:top w:val="none" w:sz="0" w:space="0" w:color="auto"/>
                    <w:left w:val="none" w:sz="0" w:space="0" w:color="auto"/>
                    <w:bottom w:val="none" w:sz="0" w:space="0" w:color="auto"/>
                    <w:right w:val="none" w:sz="0" w:space="0" w:color="auto"/>
                  </w:divBdr>
                </w:div>
                <w:div w:id="710032648">
                  <w:marLeft w:val="640"/>
                  <w:marRight w:val="0"/>
                  <w:marTop w:val="0"/>
                  <w:marBottom w:val="0"/>
                  <w:divBdr>
                    <w:top w:val="none" w:sz="0" w:space="0" w:color="auto"/>
                    <w:left w:val="none" w:sz="0" w:space="0" w:color="auto"/>
                    <w:bottom w:val="none" w:sz="0" w:space="0" w:color="auto"/>
                    <w:right w:val="none" w:sz="0" w:space="0" w:color="auto"/>
                  </w:divBdr>
                </w:div>
                <w:div w:id="670720170">
                  <w:marLeft w:val="640"/>
                  <w:marRight w:val="0"/>
                  <w:marTop w:val="0"/>
                  <w:marBottom w:val="0"/>
                  <w:divBdr>
                    <w:top w:val="none" w:sz="0" w:space="0" w:color="auto"/>
                    <w:left w:val="none" w:sz="0" w:space="0" w:color="auto"/>
                    <w:bottom w:val="none" w:sz="0" w:space="0" w:color="auto"/>
                    <w:right w:val="none" w:sz="0" w:space="0" w:color="auto"/>
                  </w:divBdr>
                </w:div>
                <w:div w:id="626087747">
                  <w:marLeft w:val="640"/>
                  <w:marRight w:val="0"/>
                  <w:marTop w:val="0"/>
                  <w:marBottom w:val="0"/>
                  <w:divBdr>
                    <w:top w:val="none" w:sz="0" w:space="0" w:color="auto"/>
                    <w:left w:val="none" w:sz="0" w:space="0" w:color="auto"/>
                    <w:bottom w:val="none" w:sz="0" w:space="0" w:color="auto"/>
                    <w:right w:val="none" w:sz="0" w:space="0" w:color="auto"/>
                  </w:divBdr>
                </w:div>
                <w:div w:id="728380850">
                  <w:marLeft w:val="640"/>
                  <w:marRight w:val="0"/>
                  <w:marTop w:val="0"/>
                  <w:marBottom w:val="0"/>
                  <w:divBdr>
                    <w:top w:val="none" w:sz="0" w:space="0" w:color="auto"/>
                    <w:left w:val="none" w:sz="0" w:space="0" w:color="auto"/>
                    <w:bottom w:val="none" w:sz="0" w:space="0" w:color="auto"/>
                    <w:right w:val="none" w:sz="0" w:space="0" w:color="auto"/>
                  </w:divBdr>
                </w:div>
                <w:div w:id="1590849770">
                  <w:marLeft w:val="640"/>
                  <w:marRight w:val="0"/>
                  <w:marTop w:val="0"/>
                  <w:marBottom w:val="0"/>
                  <w:divBdr>
                    <w:top w:val="none" w:sz="0" w:space="0" w:color="auto"/>
                    <w:left w:val="none" w:sz="0" w:space="0" w:color="auto"/>
                    <w:bottom w:val="none" w:sz="0" w:space="0" w:color="auto"/>
                    <w:right w:val="none" w:sz="0" w:space="0" w:color="auto"/>
                  </w:divBdr>
                </w:div>
                <w:div w:id="557984492">
                  <w:marLeft w:val="640"/>
                  <w:marRight w:val="0"/>
                  <w:marTop w:val="0"/>
                  <w:marBottom w:val="0"/>
                  <w:divBdr>
                    <w:top w:val="none" w:sz="0" w:space="0" w:color="auto"/>
                    <w:left w:val="none" w:sz="0" w:space="0" w:color="auto"/>
                    <w:bottom w:val="none" w:sz="0" w:space="0" w:color="auto"/>
                    <w:right w:val="none" w:sz="0" w:space="0" w:color="auto"/>
                  </w:divBdr>
                </w:div>
                <w:div w:id="1187714793">
                  <w:marLeft w:val="640"/>
                  <w:marRight w:val="0"/>
                  <w:marTop w:val="0"/>
                  <w:marBottom w:val="0"/>
                  <w:divBdr>
                    <w:top w:val="none" w:sz="0" w:space="0" w:color="auto"/>
                    <w:left w:val="none" w:sz="0" w:space="0" w:color="auto"/>
                    <w:bottom w:val="none" w:sz="0" w:space="0" w:color="auto"/>
                    <w:right w:val="none" w:sz="0" w:space="0" w:color="auto"/>
                  </w:divBdr>
                </w:div>
                <w:div w:id="1496922102">
                  <w:marLeft w:val="640"/>
                  <w:marRight w:val="0"/>
                  <w:marTop w:val="0"/>
                  <w:marBottom w:val="0"/>
                  <w:divBdr>
                    <w:top w:val="none" w:sz="0" w:space="0" w:color="auto"/>
                    <w:left w:val="none" w:sz="0" w:space="0" w:color="auto"/>
                    <w:bottom w:val="none" w:sz="0" w:space="0" w:color="auto"/>
                    <w:right w:val="none" w:sz="0" w:space="0" w:color="auto"/>
                  </w:divBdr>
                </w:div>
                <w:div w:id="1615283057">
                  <w:marLeft w:val="640"/>
                  <w:marRight w:val="0"/>
                  <w:marTop w:val="0"/>
                  <w:marBottom w:val="0"/>
                  <w:divBdr>
                    <w:top w:val="none" w:sz="0" w:space="0" w:color="auto"/>
                    <w:left w:val="none" w:sz="0" w:space="0" w:color="auto"/>
                    <w:bottom w:val="none" w:sz="0" w:space="0" w:color="auto"/>
                    <w:right w:val="none" w:sz="0" w:space="0" w:color="auto"/>
                  </w:divBdr>
                </w:div>
                <w:div w:id="1122530837">
                  <w:marLeft w:val="640"/>
                  <w:marRight w:val="0"/>
                  <w:marTop w:val="0"/>
                  <w:marBottom w:val="0"/>
                  <w:divBdr>
                    <w:top w:val="none" w:sz="0" w:space="0" w:color="auto"/>
                    <w:left w:val="none" w:sz="0" w:space="0" w:color="auto"/>
                    <w:bottom w:val="none" w:sz="0" w:space="0" w:color="auto"/>
                    <w:right w:val="none" w:sz="0" w:space="0" w:color="auto"/>
                  </w:divBdr>
                </w:div>
                <w:div w:id="1890457239">
                  <w:marLeft w:val="640"/>
                  <w:marRight w:val="0"/>
                  <w:marTop w:val="0"/>
                  <w:marBottom w:val="0"/>
                  <w:divBdr>
                    <w:top w:val="none" w:sz="0" w:space="0" w:color="auto"/>
                    <w:left w:val="none" w:sz="0" w:space="0" w:color="auto"/>
                    <w:bottom w:val="none" w:sz="0" w:space="0" w:color="auto"/>
                    <w:right w:val="none" w:sz="0" w:space="0" w:color="auto"/>
                  </w:divBdr>
                </w:div>
                <w:div w:id="454256826">
                  <w:marLeft w:val="640"/>
                  <w:marRight w:val="0"/>
                  <w:marTop w:val="0"/>
                  <w:marBottom w:val="0"/>
                  <w:divBdr>
                    <w:top w:val="none" w:sz="0" w:space="0" w:color="auto"/>
                    <w:left w:val="none" w:sz="0" w:space="0" w:color="auto"/>
                    <w:bottom w:val="none" w:sz="0" w:space="0" w:color="auto"/>
                    <w:right w:val="none" w:sz="0" w:space="0" w:color="auto"/>
                  </w:divBdr>
                </w:div>
                <w:div w:id="58870260">
                  <w:marLeft w:val="640"/>
                  <w:marRight w:val="0"/>
                  <w:marTop w:val="0"/>
                  <w:marBottom w:val="0"/>
                  <w:divBdr>
                    <w:top w:val="none" w:sz="0" w:space="0" w:color="auto"/>
                    <w:left w:val="none" w:sz="0" w:space="0" w:color="auto"/>
                    <w:bottom w:val="none" w:sz="0" w:space="0" w:color="auto"/>
                    <w:right w:val="none" w:sz="0" w:space="0" w:color="auto"/>
                  </w:divBdr>
                </w:div>
                <w:div w:id="1683702973">
                  <w:marLeft w:val="640"/>
                  <w:marRight w:val="0"/>
                  <w:marTop w:val="0"/>
                  <w:marBottom w:val="0"/>
                  <w:divBdr>
                    <w:top w:val="none" w:sz="0" w:space="0" w:color="auto"/>
                    <w:left w:val="none" w:sz="0" w:space="0" w:color="auto"/>
                    <w:bottom w:val="none" w:sz="0" w:space="0" w:color="auto"/>
                    <w:right w:val="none" w:sz="0" w:space="0" w:color="auto"/>
                  </w:divBdr>
                </w:div>
                <w:div w:id="1760444246">
                  <w:marLeft w:val="640"/>
                  <w:marRight w:val="0"/>
                  <w:marTop w:val="0"/>
                  <w:marBottom w:val="0"/>
                  <w:divBdr>
                    <w:top w:val="none" w:sz="0" w:space="0" w:color="auto"/>
                    <w:left w:val="none" w:sz="0" w:space="0" w:color="auto"/>
                    <w:bottom w:val="none" w:sz="0" w:space="0" w:color="auto"/>
                    <w:right w:val="none" w:sz="0" w:space="0" w:color="auto"/>
                  </w:divBdr>
                </w:div>
                <w:div w:id="1052197202">
                  <w:marLeft w:val="640"/>
                  <w:marRight w:val="0"/>
                  <w:marTop w:val="0"/>
                  <w:marBottom w:val="0"/>
                  <w:divBdr>
                    <w:top w:val="none" w:sz="0" w:space="0" w:color="auto"/>
                    <w:left w:val="none" w:sz="0" w:space="0" w:color="auto"/>
                    <w:bottom w:val="none" w:sz="0" w:space="0" w:color="auto"/>
                    <w:right w:val="none" w:sz="0" w:space="0" w:color="auto"/>
                  </w:divBdr>
                </w:div>
                <w:div w:id="1161237027">
                  <w:marLeft w:val="640"/>
                  <w:marRight w:val="0"/>
                  <w:marTop w:val="0"/>
                  <w:marBottom w:val="0"/>
                  <w:divBdr>
                    <w:top w:val="none" w:sz="0" w:space="0" w:color="auto"/>
                    <w:left w:val="none" w:sz="0" w:space="0" w:color="auto"/>
                    <w:bottom w:val="none" w:sz="0" w:space="0" w:color="auto"/>
                    <w:right w:val="none" w:sz="0" w:space="0" w:color="auto"/>
                  </w:divBdr>
                </w:div>
                <w:div w:id="846482923">
                  <w:marLeft w:val="640"/>
                  <w:marRight w:val="0"/>
                  <w:marTop w:val="0"/>
                  <w:marBottom w:val="0"/>
                  <w:divBdr>
                    <w:top w:val="none" w:sz="0" w:space="0" w:color="auto"/>
                    <w:left w:val="none" w:sz="0" w:space="0" w:color="auto"/>
                    <w:bottom w:val="none" w:sz="0" w:space="0" w:color="auto"/>
                    <w:right w:val="none" w:sz="0" w:space="0" w:color="auto"/>
                  </w:divBdr>
                </w:div>
                <w:div w:id="1387493080">
                  <w:marLeft w:val="640"/>
                  <w:marRight w:val="0"/>
                  <w:marTop w:val="0"/>
                  <w:marBottom w:val="0"/>
                  <w:divBdr>
                    <w:top w:val="none" w:sz="0" w:space="0" w:color="auto"/>
                    <w:left w:val="none" w:sz="0" w:space="0" w:color="auto"/>
                    <w:bottom w:val="none" w:sz="0" w:space="0" w:color="auto"/>
                    <w:right w:val="none" w:sz="0" w:space="0" w:color="auto"/>
                  </w:divBdr>
                </w:div>
                <w:div w:id="1061516816">
                  <w:marLeft w:val="640"/>
                  <w:marRight w:val="0"/>
                  <w:marTop w:val="0"/>
                  <w:marBottom w:val="0"/>
                  <w:divBdr>
                    <w:top w:val="none" w:sz="0" w:space="0" w:color="auto"/>
                    <w:left w:val="none" w:sz="0" w:space="0" w:color="auto"/>
                    <w:bottom w:val="none" w:sz="0" w:space="0" w:color="auto"/>
                    <w:right w:val="none" w:sz="0" w:space="0" w:color="auto"/>
                  </w:divBdr>
                </w:div>
                <w:div w:id="2121953356">
                  <w:marLeft w:val="640"/>
                  <w:marRight w:val="0"/>
                  <w:marTop w:val="0"/>
                  <w:marBottom w:val="0"/>
                  <w:divBdr>
                    <w:top w:val="none" w:sz="0" w:space="0" w:color="auto"/>
                    <w:left w:val="none" w:sz="0" w:space="0" w:color="auto"/>
                    <w:bottom w:val="none" w:sz="0" w:space="0" w:color="auto"/>
                    <w:right w:val="none" w:sz="0" w:space="0" w:color="auto"/>
                  </w:divBdr>
                </w:div>
                <w:div w:id="182129677">
                  <w:marLeft w:val="640"/>
                  <w:marRight w:val="0"/>
                  <w:marTop w:val="0"/>
                  <w:marBottom w:val="0"/>
                  <w:divBdr>
                    <w:top w:val="none" w:sz="0" w:space="0" w:color="auto"/>
                    <w:left w:val="none" w:sz="0" w:space="0" w:color="auto"/>
                    <w:bottom w:val="none" w:sz="0" w:space="0" w:color="auto"/>
                    <w:right w:val="none" w:sz="0" w:space="0" w:color="auto"/>
                  </w:divBdr>
                </w:div>
                <w:div w:id="32463727">
                  <w:marLeft w:val="640"/>
                  <w:marRight w:val="0"/>
                  <w:marTop w:val="0"/>
                  <w:marBottom w:val="0"/>
                  <w:divBdr>
                    <w:top w:val="none" w:sz="0" w:space="0" w:color="auto"/>
                    <w:left w:val="none" w:sz="0" w:space="0" w:color="auto"/>
                    <w:bottom w:val="none" w:sz="0" w:space="0" w:color="auto"/>
                    <w:right w:val="none" w:sz="0" w:space="0" w:color="auto"/>
                  </w:divBdr>
                </w:div>
                <w:div w:id="1496339500">
                  <w:marLeft w:val="640"/>
                  <w:marRight w:val="0"/>
                  <w:marTop w:val="0"/>
                  <w:marBottom w:val="0"/>
                  <w:divBdr>
                    <w:top w:val="none" w:sz="0" w:space="0" w:color="auto"/>
                    <w:left w:val="none" w:sz="0" w:space="0" w:color="auto"/>
                    <w:bottom w:val="none" w:sz="0" w:space="0" w:color="auto"/>
                    <w:right w:val="none" w:sz="0" w:space="0" w:color="auto"/>
                  </w:divBdr>
                </w:div>
                <w:div w:id="1515801420">
                  <w:marLeft w:val="640"/>
                  <w:marRight w:val="0"/>
                  <w:marTop w:val="0"/>
                  <w:marBottom w:val="0"/>
                  <w:divBdr>
                    <w:top w:val="none" w:sz="0" w:space="0" w:color="auto"/>
                    <w:left w:val="none" w:sz="0" w:space="0" w:color="auto"/>
                    <w:bottom w:val="none" w:sz="0" w:space="0" w:color="auto"/>
                    <w:right w:val="none" w:sz="0" w:space="0" w:color="auto"/>
                  </w:divBdr>
                </w:div>
                <w:div w:id="1449012143">
                  <w:marLeft w:val="640"/>
                  <w:marRight w:val="0"/>
                  <w:marTop w:val="0"/>
                  <w:marBottom w:val="0"/>
                  <w:divBdr>
                    <w:top w:val="none" w:sz="0" w:space="0" w:color="auto"/>
                    <w:left w:val="none" w:sz="0" w:space="0" w:color="auto"/>
                    <w:bottom w:val="none" w:sz="0" w:space="0" w:color="auto"/>
                    <w:right w:val="none" w:sz="0" w:space="0" w:color="auto"/>
                  </w:divBdr>
                </w:div>
                <w:div w:id="1929734035">
                  <w:marLeft w:val="640"/>
                  <w:marRight w:val="0"/>
                  <w:marTop w:val="0"/>
                  <w:marBottom w:val="0"/>
                  <w:divBdr>
                    <w:top w:val="none" w:sz="0" w:space="0" w:color="auto"/>
                    <w:left w:val="none" w:sz="0" w:space="0" w:color="auto"/>
                    <w:bottom w:val="none" w:sz="0" w:space="0" w:color="auto"/>
                    <w:right w:val="none" w:sz="0" w:space="0" w:color="auto"/>
                  </w:divBdr>
                </w:div>
                <w:div w:id="133646738">
                  <w:marLeft w:val="640"/>
                  <w:marRight w:val="0"/>
                  <w:marTop w:val="0"/>
                  <w:marBottom w:val="0"/>
                  <w:divBdr>
                    <w:top w:val="none" w:sz="0" w:space="0" w:color="auto"/>
                    <w:left w:val="none" w:sz="0" w:space="0" w:color="auto"/>
                    <w:bottom w:val="none" w:sz="0" w:space="0" w:color="auto"/>
                    <w:right w:val="none" w:sz="0" w:space="0" w:color="auto"/>
                  </w:divBdr>
                </w:div>
                <w:div w:id="1843231314">
                  <w:marLeft w:val="640"/>
                  <w:marRight w:val="0"/>
                  <w:marTop w:val="0"/>
                  <w:marBottom w:val="0"/>
                  <w:divBdr>
                    <w:top w:val="none" w:sz="0" w:space="0" w:color="auto"/>
                    <w:left w:val="none" w:sz="0" w:space="0" w:color="auto"/>
                    <w:bottom w:val="none" w:sz="0" w:space="0" w:color="auto"/>
                    <w:right w:val="none" w:sz="0" w:space="0" w:color="auto"/>
                  </w:divBdr>
                </w:div>
                <w:div w:id="979725094">
                  <w:marLeft w:val="640"/>
                  <w:marRight w:val="0"/>
                  <w:marTop w:val="0"/>
                  <w:marBottom w:val="0"/>
                  <w:divBdr>
                    <w:top w:val="none" w:sz="0" w:space="0" w:color="auto"/>
                    <w:left w:val="none" w:sz="0" w:space="0" w:color="auto"/>
                    <w:bottom w:val="none" w:sz="0" w:space="0" w:color="auto"/>
                    <w:right w:val="none" w:sz="0" w:space="0" w:color="auto"/>
                  </w:divBdr>
                </w:div>
                <w:div w:id="1902908138">
                  <w:marLeft w:val="640"/>
                  <w:marRight w:val="0"/>
                  <w:marTop w:val="0"/>
                  <w:marBottom w:val="0"/>
                  <w:divBdr>
                    <w:top w:val="none" w:sz="0" w:space="0" w:color="auto"/>
                    <w:left w:val="none" w:sz="0" w:space="0" w:color="auto"/>
                    <w:bottom w:val="none" w:sz="0" w:space="0" w:color="auto"/>
                    <w:right w:val="none" w:sz="0" w:space="0" w:color="auto"/>
                  </w:divBdr>
                </w:div>
                <w:div w:id="1571773378">
                  <w:marLeft w:val="640"/>
                  <w:marRight w:val="0"/>
                  <w:marTop w:val="0"/>
                  <w:marBottom w:val="0"/>
                  <w:divBdr>
                    <w:top w:val="none" w:sz="0" w:space="0" w:color="auto"/>
                    <w:left w:val="none" w:sz="0" w:space="0" w:color="auto"/>
                    <w:bottom w:val="none" w:sz="0" w:space="0" w:color="auto"/>
                    <w:right w:val="none" w:sz="0" w:space="0" w:color="auto"/>
                  </w:divBdr>
                </w:div>
                <w:div w:id="735207703">
                  <w:marLeft w:val="640"/>
                  <w:marRight w:val="0"/>
                  <w:marTop w:val="0"/>
                  <w:marBottom w:val="0"/>
                  <w:divBdr>
                    <w:top w:val="none" w:sz="0" w:space="0" w:color="auto"/>
                    <w:left w:val="none" w:sz="0" w:space="0" w:color="auto"/>
                    <w:bottom w:val="none" w:sz="0" w:space="0" w:color="auto"/>
                    <w:right w:val="none" w:sz="0" w:space="0" w:color="auto"/>
                  </w:divBdr>
                </w:div>
                <w:div w:id="39088421">
                  <w:marLeft w:val="640"/>
                  <w:marRight w:val="0"/>
                  <w:marTop w:val="0"/>
                  <w:marBottom w:val="0"/>
                  <w:divBdr>
                    <w:top w:val="none" w:sz="0" w:space="0" w:color="auto"/>
                    <w:left w:val="none" w:sz="0" w:space="0" w:color="auto"/>
                    <w:bottom w:val="none" w:sz="0" w:space="0" w:color="auto"/>
                    <w:right w:val="none" w:sz="0" w:space="0" w:color="auto"/>
                  </w:divBdr>
                </w:div>
                <w:div w:id="667176690">
                  <w:marLeft w:val="640"/>
                  <w:marRight w:val="0"/>
                  <w:marTop w:val="0"/>
                  <w:marBottom w:val="0"/>
                  <w:divBdr>
                    <w:top w:val="none" w:sz="0" w:space="0" w:color="auto"/>
                    <w:left w:val="none" w:sz="0" w:space="0" w:color="auto"/>
                    <w:bottom w:val="none" w:sz="0" w:space="0" w:color="auto"/>
                    <w:right w:val="none" w:sz="0" w:space="0" w:color="auto"/>
                  </w:divBdr>
                </w:div>
                <w:div w:id="2125230228">
                  <w:marLeft w:val="640"/>
                  <w:marRight w:val="0"/>
                  <w:marTop w:val="0"/>
                  <w:marBottom w:val="0"/>
                  <w:divBdr>
                    <w:top w:val="none" w:sz="0" w:space="0" w:color="auto"/>
                    <w:left w:val="none" w:sz="0" w:space="0" w:color="auto"/>
                    <w:bottom w:val="none" w:sz="0" w:space="0" w:color="auto"/>
                    <w:right w:val="none" w:sz="0" w:space="0" w:color="auto"/>
                  </w:divBdr>
                </w:div>
                <w:div w:id="321202345">
                  <w:marLeft w:val="640"/>
                  <w:marRight w:val="0"/>
                  <w:marTop w:val="0"/>
                  <w:marBottom w:val="0"/>
                  <w:divBdr>
                    <w:top w:val="none" w:sz="0" w:space="0" w:color="auto"/>
                    <w:left w:val="none" w:sz="0" w:space="0" w:color="auto"/>
                    <w:bottom w:val="none" w:sz="0" w:space="0" w:color="auto"/>
                    <w:right w:val="none" w:sz="0" w:space="0" w:color="auto"/>
                  </w:divBdr>
                </w:div>
                <w:div w:id="555511273">
                  <w:marLeft w:val="640"/>
                  <w:marRight w:val="0"/>
                  <w:marTop w:val="0"/>
                  <w:marBottom w:val="0"/>
                  <w:divBdr>
                    <w:top w:val="none" w:sz="0" w:space="0" w:color="auto"/>
                    <w:left w:val="none" w:sz="0" w:space="0" w:color="auto"/>
                    <w:bottom w:val="none" w:sz="0" w:space="0" w:color="auto"/>
                    <w:right w:val="none" w:sz="0" w:space="0" w:color="auto"/>
                  </w:divBdr>
                </w:div>
                <w:div w:id="666635162">
                  <w:marLeft w:val="640"/>
                  <w:marRight w:val="0"/>
                  <w:marTop w:val="0"/>
                  <w:marBottom w:val="0"/>
                  <w:divBdr>
                    <w:top w:val="none" w:sz="0" w:space="0" w:color="auto"/>
                    <w:left w:val="none" w:sz="0" w:space="0" w:color="auto"/>
                    <w:bottom w:val="none" w:sz="0" w:space="0" w:color="auto"/>
                    <w:right w:val="none" w:sz="0" w:space="0" w:color="auto"/>
                  </w:divBdr>
                </w:div>
                <w:div w:id="1760833978">
                  <w:marLeft w:val="640"/>
                  <w:marRight w:val="0"/>
                  <w:marTop w:val="0"/>
                  <w:marBottom w:val="0"/>
                  <w:divBdr>
                    <w:top w:val="none" w:sz="0" w:space="0" w:color="auto"/>
                    <w:left w:val="none" w:sz="0" w:space="0" w:color="auto"/>
                    <w:bottom w:val="none" w:sz="0" w:space="0" w:color="auto"/>
                    <w:right w:val="none" w:sz="0" w:space="0" w:color="auto"/>
                  </w:divBdr>
                </w:div>
                <w:div w:id="441998833">
                  <w:marLeft w:val="640"/>
                  <w:marRight w:val="0"/>
                  <w:marTop w:val="0"/>
                  <w:marBottom w:val="0"/>
                  <w:divBdr>
                    <w:top w:val="none" w:sz="0" w:space="0" w:color="auto"/>
                    <w:left w:val="none" w:sz="0" w:space="0" w:color="auto"/>
                    <w:bottom w:val="none" w:sz="0" w:space="0" w:color="auto"/>
                    <w:right w:val="none" w:sz="0" w:space="0" w:color="auto"/>
                  </w:divBdr>
                </w:div>
                <w:div w:id="1949578641">
                  <w:marLeft w:val="640"/>
                  <w:marRight w:val="0"/>
                  <w:marTop w:val="0"/>
                  <w:marBottom w:val="0"/>
                  <w:divBdr>
                    <w:top w:val="none" w:sz="0" w:space="0" w:color="auto"/>
                    <w:left w:val="none" w:sz="0" w:space="0" w:color="auto"/>
                    <w:bottom w:val="none" w:sz="0" w:space="0" w:color="auto"/>
                    <w:right w:val="none" w:sz="0" w:space="0" w:color="auto"/>
                  </w:divBdr>
                </w:div>
                <w:div w:id="577977554">
                  <w:marLeft w:val="640"/>
                  <w:marRight w:val="0"/>
                  <w:marTop w:val="0"/>
                  <w:marBottom w:val="0"/>
                  <w:divBdr>
                    <w:top w:val="none" w:sz="0" w:space="0" w:color="auto"/>
                    <w:left w:val="none" w:sz="0" w:space="0" w:color="auto"/>
                    <w:bottom w:val="none" w:sz="0" w:space="0" w:color="auto"/>
                    <w:right w:val="none" w:sz="0" w:space="0" w:color="auto"/>
                  </w:divBdr>
                </w:div>
                <w:div w:id="1334601074">
                  <w:marLeft w:val="640"/>
                  <w:marRight w:val="0"/>
                  <w:marTop w:val="0"/>
                  <w:marBottom w:val="0"/>
                  <w:divBdr>
                    <w:top w:val="none" w:sz="0" w:space="0" w:color="auto"/>
                    <w:left w:val="none" w:sz="0" w:space="0" w:color="auto"/>
                    <w:bottom w:val="none" w:sz="0" w:space="0" w:color="auto"/>
                    <w:right w:val="none" w:sz="0" w:space="0" w:color="auto"/>
                  </w:divBdr>
                </w:div>
                <w:div w:id="1370690312">
                  <w:marLeft w:val="640"/>
                  <w:marRight w:val="0"/>
                  <w:marTop w:val="0"/>
                  <w:marBottom w:val="0"/>
                  <w:divBdr>
                    <w:top w:val="none" w:sz="0" w:space="0" w:color="auto"/>
                    <w:left w:val="none" w:sz="0" w:space="0" w:color="auto"/>
                    <w:bottom w:val="none" w:sz="0" w:space="0" w:color="auto"/>
                    <w:right w:val="none" w:sz="0" w:space="0" w:color="auto"/>
                  </w:divBdr>
                </w:div>
                <w:div w:id="1446805397">
                  <w:marLeft w:val="640"/>
                  <w:marRight w:val="0"/>
                  <w:marTop w:val="0"/>
                  <w:marBottom w:val="0"/>
                  <w:divBdr>
                    <w:top w:val="none" w:sz="0" w:space="0" w:color="auto"/>
                    <w:left w:val="none" w:sz="0" w:space="0" w:color="auto"/>
                    <w:bottom w:val="none" w:sz="0" w:space="0" w:color="auto"/>
                    <w:right w:val="none" w:sz="0" w:space="0" w:color="auto"/>
                  </w:divBdr>
                </w:div>
                <w:div w:id="627903614">
                  <w:marLeft w:val="640"/>
                  <w:marRight w:val="0"/>
                  <w:marTop w:val="0"/>
                  <w:marBottom w:val="0"/>
                  <w:divBdr>
                    <w:top w:val="none" w:sz="0" w:space="0" w:color="auto"/>
                    <w:left w:val="none" w:sz="0" w:space="0" w:color="auto"/>
                    <w:bottom w:val="none" w:sz="0" w:space="0" w:color="auto"/>
                    <w:right w:val="none" w:sz="0" w:space="0" w:color="auto"/>
                  </w:divBdr>
                </w:div>
                <w:div w:id="1208100335">
                  <w:marLeft w:val="640"/>
                  <w:marRight w:val="0"/>
                  <w:marTop w:val="0"/>
                  <w:marBottom w:val="0"/>
                  <w:divBdr>
                    <w:top w:val="none" w:sz="0" w:space="0" w:color="auto"/>
                    <w:left w:val="none" w:sz="0" w:space="0" w:color="auto"/>
                    <w:bottom w:val="none" w:sz="0" w:space="0" w:color="auto"/>
                    <w:right w:val="none" w:sz="0" w:space="0" w:color="auto"/>
                  </w:divBdr>
                </w:div>
                <w:div w:id="1258371131">
                  <w:marLeft w:val="640"/>
                  <w:marRight w:val="0"/>
                  <w:marTop w:val="0"/>
                  <w:marBottom w:val="0"/>
                  <w:divBdr>
                    <w:top w:val="none" w:sz="0" w:space="0" w:color="auto"/>
                    <w:left w:val="none" w:sz="0" w:space="0" w:color="auto"/>
                    <w:bottom w:val="none" w:sz="0" w:space="0" w:color="auto"/>
                    <w:right w:val="none" w:sz="0" w:space="0" w:color="auto"/>
                  </w:divBdr>
                </w:div>
                <w:div w:id="1970747386">
                  <w:marLeft w:val="640"/>
                  <w:marRight w:val="0"/>
                  <w:marTop w:val="0"/>
                  <w:marBottom w:val="0"/>
                  <w:divBdr>
                    <w:top w:val="none" w:sz="0" w:space="0" w:color="auto"/>
                    <w:left w:val="none" w:sz="0" w:space="0" w:color="auto"/>
                    <w:bottom w:val="none" w:sz="0" w:space="0" w:color="auto"/>
                    <w:right w:val="none" w:sz="0" w:space="0" w:color="auto"/>
                  </w:divBdr>
                </w:div>
                <w:div w:id="1462570832">
                  <w:marLeft w:val="640"/>
                  <w:marRight w:val="0"/>
                  <w:marTop w:val="0"/>
                  <w:marBottom w:val="0"/>
                  <w:divBdr>
                    <w:top w:val="none" w:sz="0" w:space="0" w:color="auto"/>
                    <w:left w:val="none" w:sz="0" w:space="0" w:color="auto"/>
                    <w:bottom w:val="none" w:sz="0" w:space="0" w:color="auto"/>
                    <w:right w:val="none" w:sz="0" w:space="0" w:color="auto"/>
                  </w:divBdr>
                </w:div>
              </w:divsChild>
            </w:div>
            <w:div w:id="2069064432">
              <w:marLeft w:val="0"/>
              <w:marRight w:val="0"/>
              <w:marTop w:val="0"/>
              <w:marBottom w:val="0"/>
              <w:divBdr>
                <w:top w:val="none" w:sz="0" w:space="0" w:color="auto"/>
                <w:left w:val="none" w:sz="0" w:space="0" w:color="auto"/>
                <w:bottom w:val="none" w:sz="0" w:space="0" w:color="auto"/>
                <w:right w:val="none" w:sz="0" w:space="0" w:color="auto"/>
              </w:divBdr>
              <w:divsChild>
                <w:div w:id="848255433">
                  <w:marLeft w:val="640"/>
                  <w:marRight w:val="0"/>
                  <w:marTop w:val="0"/>
                  <w:marBottom w:val="0"/>
                  <w:divBdr>
                    <w:top w:val="none" w:sz="0" w:space="0" w:color="auto"/>
                    <w:left w:val="none" w:sz="0" w:space="0" w:color="auto"/>
                    <w:bottom w:val="none" w:sz="0" w:space="0" w:color="auto"/>
                    <w:right w:val="none" w:sz="0" w:space="0" w:color="auto"/>
                  </w:divBdr>
                </w:div>
                <w:div w:id="326401367">
                  <w:marLeft w:val="640"/>
                  <w:marRight w:val="0"/>
                  <w:marTop w:val="0"/>
                  <w:marBottom w:val="0"/>
                  <w:divBdr>
                    <w:top w:val="none" w:sz="0" w:space="0" w:color="auto"/>
                    <w:left w:val="none" w:sz="0" w:space="0" w:color="auto"/>
                    <w:bottom w:val="none" w:sz="0" w:space="0" w:color="auto"/>
                    <w:right w:val="none" w:sz="0" w:space="0" w:color="auto"/>
                  </w:divBdr>
                </w:div>
                <w:div w:id="1691835423">
                  <w:marLeft w:val="640"/>
                  <w:marRight w:val="0"/>
                  <w:marTop w:val="0"/>
                  <w:marBottom w:val="0"/>
                  <w:divBdr>
                    <w:top w:val="none" w:sz="0" w:space="0" w:color="auto"/>
                    <w:left w:val="none" w:sz="0" w:space="0" w:color="auto"/>
                    <w:bottom w:val="none" w:sz="0" w:space="0" w:color="auto"/>
                    <w:right w:val="none" w:sz="0" w:space="0" w:color="auto"/>
                  </w:divBdr>
                </w:div>
                <w:div w:id="1468650">
                  <w:marLeft w:val="640"/>
                  <w:marRight w:val="0"/>
                  <w:marTop w:val="0"/>
                  <w:marBottom w:val="0"/>
                  <w:divBdr>
                    <w:top w:val="none" w:sz="0" w:space="0" w:color="auto"/>
                    <w:left w:val="none" w:sz="0" w:space="0" w:color="auto"/>
                    <w:bottom w:val="none" w:sz="0" w:space="0" w:color="auto"/>
                    <w:right w:val="none" w:sz="0" w:space="0" w:color="auto"/>
                  </w:divBdr>
                </w:div>
                <w:div w:id="498350665">
                  <w:marLeft w:val="640"/>
                  <w:marRight w:val="0"/>
                  <w:marTop w:val="0"/>
                  <w:marBottom w:val="0"/>
                  <w:divBdr>
                    <w:top w:val="none" w:sz="0" w:space="0" w:color="auto"/>
                    <w:left w:val="none" w:sz="0" w:space="0" w:color="auto"/>
                    <w:bottom w:val="none" w:sz="0" w:space="0" w:color="auto"/>
                    <w:right w:val="none" w:sz="0" w:space="0" w:color="auto"/>
                  </w:divBdr>
                </w:div>
                <w:div w:id="1396582047">
                  <w:marLeft w:val="640"/>
                  <w:marRight w:val="0"/>
                  <w:marTop w:val="0"/>
                  <w:marBottom w:val="0"/>
                  <w:divBdr>
                    <w:top w:val="none" w:sz="0" w:space="0" w:color="auto"/>
                    <w:left w:val="none" w:sz="0" w:space="0" w:color="auto"/>
                    <w:bottom w:val="none" w:sz="0" w:space="0" w:color="auto"/>
                    <w:right w:val="none" w:sz="0" w:space="0" w:color="auto"/>
                  </w:divBdr>
                </w:div>
                <w:div w:id="222255122">
                  <w:marLeft w:val="640"/>
                  <w:marRight w:val="0"/>
                  <w:marTop w:val="0"/>
                  <w:marBottom w:val="0"/>
                  <w:divBdr>
                    <w:top w:val="none" w:sz="0" w:space="0" w:color="auto"/>
                    <w:left w:val="none" w:sz="0" w:space="0" w:color="auto"/>
                    <w:bottom w:val="none" w:sz="0" w:space="0" w:color="auto"/>
                    <w:right w:val="none" w:sz="0" w:space="0" w:color="auto"/>
                  </w:divBdr>
                </w:div>
                <w:div w:id="296302069">
                  <w:marLeft w:val="640"/>
                  <w:marRight w:val="0"/>
                  <w:marTop w:val="0"/>
                  <w:marBottom w:val="0"/>
                  <w:divBdr>
                    <w:top w:val="none" w:sz="0" w:space="0" w:color="auto"/>
                    <w:left w:val="none" w:sz="0" w:space="0" w:color="auto"/>
                    <w:bottom w:val="none" w:sz="0" w:space="0" w:color="auto"/>
                    <w:right w:val="none" w:sz="0" w:space="0" w:color="auto"/>
                  </w:divBdr>
                </w:div>
                <w:div w:id="26804559">
                  <w:marLeft w:val="640"/>
                  <w:marRight w:val="0"/>
                  <w:marTop w:val="0"/>
                  <w:marBottom w:val="0"/>
                  <w:divBdr>
                    <w:top w:val="none" w:sz="0" w:space="0" w:color="auto"/>
                    <w:left w:val="none" w:sz="0" w:space="0" w:color="auto"/>
                    <w:bottom w:val="none" w:sz="0" w:space="0" w:color="auto"/>
                    <w:right w:val="none" w:sz="0" w:space="0" w:color="auto"/>
                  </w:divBdr>
                </w:div>
                <w:div w:id="312149462">
                  <w:marLeft w:val="640"/>
                  <w:marRight w:val="0"/>
                  <w:marTop w:val="0"/>
                  <w:marBottom w:val="0"/>
                  <w:divBdr>
                    <w:top w:val="none" w:sz="0" w:space="0" w:color="auto"/>
                    <w:left w:val="none" w:sz="0" w:space="0" w:color="auto"/>
                    <w:bottom w:val="none" w:sz="0" w:space="0" w:color="auto"/>
                    <w:right w:val="none" w:sz="0" w:space="0" w:color="auto"/>
                  </w:divBdr>
                </w:div>
                <w:div w:id="559705941">
                  <w:marLeft w:val="640"/>
                  <w:marRight w:val="0"/>
                  <w:marTop w:val="0"/>
                  <w:marBottom w:val="0"/>
                  <w:divBdr>
                    <w:top w:val="none" w:sz="0" w:space="0" w:color="auto"/>
                    <w:left w:val="none" w:sz="0" w:space="0" w:color="auto"/>
                    <w:bottom w:val="none" w:sz="0" w:space="0" w:color="auto"/>
                    <w:right w:val="none" w:sz="0" w:space="0" w:color="auto"/>
                  </w:divBdr>
                </w:div>
                <w:div w:id="133186509">
                  <w:marLeft w:val="640"/>
                  <w:marRight w:val="0"/>
                  <w:marTop w:val="0"/>
                  <w:marBottom w:val="0"/>
                  <w:divBdr>
                    <w:top w:val="none" w:sz="0" w:space="0" w:color="auto"/>
                    <w:left w:val="none" w:sz="0" w:space="0" w:color="auto"/>
                    <w:bottom w:val="none" w:sz="0" w:space="0" w:color="auto"/>
                    <w:right w:val="none" w:sz="0" w:space="0" w:color="auto"/>
                  </w:divBdr>
                </w:div>
                <w:div w:id="2037655793">
                  <w:marLeft w:val="640"/>
                  <w:marRight w:val="0"/>
                  <w:marTop w:val="0"/>
                  <w:marBottom w:val="0"/>
                  <w:divBdr>
                    <w:top w:val="none" w:sz="0" w:space="0" w:color="auto"/>
                    <w:left w:val="none" w:sz="0" w:space="0" w:color="auto"/>
                    <w:bottom w:val="none" w:sz="0" w:space="0" w:color="auto"/>
                    <w:right w:val="none" w:sz="0" w:space="0" w:color="auto"/>
                  </w:divBdr>
                </w:div>
                <w:div w:id="631864251">
                  <w:marLeft w:val="640"/>
                  <w:marRight w:val="0"/>
                  <w:marTop w:val="0"/>
                  <w:marBottom w:val="0"/>
                  <w:divBdr>
                    <w:top w:val="none" w:sz="0" w:space="0" w:color="auto"/>
                    <w:left w:val="none" w:sz="0" w:space="0" w:color="auto"/>
                    <w:bottom w:val="none" w:sz="0" w:space="0" w:color="auto"/>
                    <w:right w:val="none" w:sz="0" w:space="0" w:color="auto"/>
                  </w:divBdr>
                </w:div>
                <w:div w:id="443963698">
                  <w:marLeft w:val="640"/>
                  <w:marRight w:val="0"/>
                  <w:marTop w:val="0"/>
                  <w:marBottom w:val="0"/>
                  <w:divBdr>
                    <w:top w:val="none" w:sz="0" w:space="0" w:color="auto"/>
                    <w:left w:val="none" w:sz="0" w:space="0" w:color="auto"/>
                    <w:bottom w:val="none" w:sz="0" w:space="0" w:color="auto"/>
                    <w:right w:val="none" w:sz="0" w:space="0" w:color="auto"/>
                  </w:divBdr>
                </w:div>
                <w:div w:id="1043023292">
                  <w:marLeft w:val="640"/>
                  <w:marRight w:val="0"/>
                  <w:marTop w:val="0"/>
                  <w:marBottom w:val="0"/>
                  <w:divBdr>
                    <w:top w:val="none" w:sz="0" w:space="0" w:color="auto"/>
                    <w:left w:val="none" w:sz="0" w:space="0" w:color="auto"/>
                    <w:bottom w:val="none" w:sz="0" w:space="0" w:color="auto"/>
                    <w:right w:val="none" w:sz="0" w:space="0" w:color="auto"/>
                  </w:divBdr>
                </w:div>
                <w:div w:id="1797289920">
                  <w:marLeft w:val="640"/>
                  <w:marRight w:val="0"/>
                  <w:marTop w:val="0"/>
                  <w:marBottom w:val="0"/>
                  <w:divBdr>
                    <w:top w:val="none" w:sz="0" w:space="0" w:color="auto"/>
                    <w:left w:val="none" w:sz="0" w:space="0" w:color="auto"/>
                    <w:bottom w:val="none" w:sz="0" w:space="0" w:color="auto"/>
                    <w:right w:val="none" w:sz="0" w:space="0" w:color="auto"/>
                  </w:divBdr>
                </w:div>
                <w:div w:id="1440877431">
                  <w:marLeft w:val="640"/>
                  <w:marRight w:val="0"/>
                  <w:marTop w:val="0"/>
                  <w:marBottom w:val="0"/>
                  <w:divBdr>
                    <w:top w:val="none" w:sz="0" w:space="0" w:color="auto"/>
                    <w:left w:val="none" w:sz="0" w:space="0" w:color="auto"/>
                    <w:bottom w:val="none" w:sz="0" w:space="0" w:color="auto"/>
                    <w:right w:val="none" w:sz="0" w:space="0" w:color="auto"/>
                  </w:divBdr>
                </w:div>
                <w:div w:id="512844747">
                  <w:marLeft w:val="640"/>
                  <w:marRight w:val="0"/>
                  <w:marTop w:val="0"/>
                  <w:marBottom w:val="0"/>
                  <w:divBdr>
                    <w:top w:val="none" w:sz="0" w:space="0" w:color="auto"/>
                    <w:left w:val="none" w:sz="0" w:space="0" w:color="auto"/>
                    <w:bottom w:val="none" w:sz="0" w:space="0" w:color="auto"/>
                    <w:right w:val="none" w:sz="0" w:space="0" w:color="auto"/>
                  </w:divBdr>
                </w:div>
                <w:div w:id="16351033">
                  <w:marLeft w:val="640"/>
                  <w:marRight w:val="0"/>
                  <w:marTop w:val="0"/>
                  <w:marBottom w:val="0"/>
                  <w:divBdr>
                    <w:top w:val="none" w:sz="0" w:space="0" w:color="auto"/>
                    <w:left w:val="none" w:sz="0" w:space="0" w:color="auto"/>
                    <w:bottom w:val="none" w:sz="0" w:space="0" w:color="auto"/>
                    <w:right w:val="none" w:sz="0" w:space="0" w:color="auto"/>
                  </w:divBdr>
                </w:div>
                <w:div w:id="1253853408">
                  <w:marLeft w:val="640"/>
                  <w:marRight w:val="0"/>
                  <w:marTop w:val="0"/>
                  <w:marBottom w:val="0"/>
                  <w:divBdr>
                    <w:top w:val="none" w:sz="0" w:space="0" w:color="auto"/>
                    <w:left w:val="none" w:sz="0" w:space="0" w:color="auto"/>
                    <w:bottom w:val="none" w:sz="0" w:space="0" w:color="auto"/>
                    <w:right w:val="none" w:sz="0" w:space="0" w:color="auto"/>
                  </w:divBdr>
                </w:div>
                <w:div w:id="465659376">
                  <w:marLeft w:val="640"/>
                  <w:marRight w:val="0"/>
                  <w:marTop w:val="0"/>
                  <w:marBottom w:val="0"/>
                  <w:divBdr>
                    <w:top w:val="none" w:sz="0" w:space="0" w:color="auto"/>
                    <w:left w:val="none" w:sz="0" w:space="0" w:color="auto"/>
                    <w:bottom w:val="none" w:sz="0" w:space="0" w:color="auto"/>
                    <w:right w:val="none" w:sz="0" w:space="0" w:color="auto"/>
                  </w:divBdr>
                </w:div>
                <w:div w:id="865145102">
                  <w:marLeft w:val="640"/>
                  <w:marRight w:val="0"/>
                  <w:marTop w:val="0"/>
                  <w:marBottom w:val="0"/>
                  <w:divBdr>
                    <w:top w:val="none" w:sz="0" w:space="0" w:color="auto"/>
                    <w:left w:val="none" w:sz="0" w:space="0" w:color="auto"/>
                    <w:bottom w:val="none" w:sz="0" w:space="0" w:color="auto"/>
                    <w:right w:val="none" w:sz="0" w:space="0" w:color="auto"/>
                  </w:divBdr>
                </w:div>
                <w:div w:id="1591352667">
                  <w:marLeft w:val="640"/>
                  <w:marRight w:val="0"/>
                  <w:marTop w:val="0"/>
                  <w:marBottom w:val="0"/>
                  <w:divBdr>
                    <w:top w:val="none" w:sz="0" w:space="0" w:color="auto"/>
                    <w:left w:val="none" w:sz="0" w:space="0" w:color="auto"/>
                    <w:bottom w:val="none" w:sz="0" w:space="0" w:color="auto"/>
                    <w:right w:val="none" w:sz="0" w:space="0" w:color="auto"/>
                  </w:divBdr>
                </w:div>
                <w:div w:id="576596372">
                  <w:marLeft w:val="640"/>
                  <w:marRight w:val="0"/>
                  <w:marTop w:val="0"/>
                  <w:marBottom w:val="0"/>
                  <w:divBdr>
                    <w:top w:val="none" w:sz="0" w:space="0" w:color="auto"/>
                    <w:left w:val="none" w:sz="0" w:space="0" w:color="auto"/>
                    <w:bottom w:val="none" w:sz="0" w:space="0" w:color="auto"/>
                    <w:right w:val="none" w:sz="0" w:space="0" w:color="auto"/>
                  </w:divBdr>
                </w:div>
                <w:div w:id="188301114">
                  <w:marLeft w:val="640"/>
                  <w:marRight w:val="0"/>
                  <w:marTop w:val="0"/>
                  <w:marBottom w:val="0"/>
                  <w:divBdr>
                    <w:top w:val="none" w:sz="0" w:space="0" w:color="auto"/>
                    <w:left w:val="none" w:sz="0" w:space="0" w:color="auto"/>
                    <w:bottom w:val="none" w:sz="0" w:space="0" w:color="auto"/>
                    <w:right w:val="none" w:sz="0" w:space="0" w:color="auto"/>
                  </w:divBdr>
                </w:div>
                <w:div w:id="100540330">
                  <w:marLeft w:val="640"/>
                  <w:marRight w:val="0"/>
                  <w:marTop w:val="0"/>
                  <w:marBottom w:val="0"/>
                  <w:divBdr>
                    <w:top w:val="none" w:sz="0" w:space="0" w:color="auto"/>
                    <w:left w:val="none" w:sz="0" w:space="0" w:color="auto"/>
                    <w:bottom w:val="none" w:sz="0" w:space="0" w:color="auto"/>
                    <w:right w:val="none" w:sz="0" w:space="0" w:color="auto"/>
                  </w:divBdr>
                </w:div>
                <w:div w:id="2106339404">
                  <w:marLeft w:val="640"/>
                  <w:marRight w:val="0"/>
                  <w:marTop w:val="0"/>
                  <w:marBottom w:val="0"/>
                  <w:divBdr>
                    <w:top w:val="none" w:sz="0" w:space="0" w:color="auto"/>
                    <w:left w:val="none" w:sz="0" w:space="0" w:color="auto"/>
                    <w:bottom w:val="none" w:sz="0" w:space="0" w:color="auto"/>
                    <w:right w:val="none" w:sz="0" w:space="0" w:color="auto"/>
                  </w:divBdr>
                </w:div>
                <w:div w:id="971137659">
                  <w:marLeft w:val="640"/>
                  <w:marRight w:val="0"/>
                  <w:marTop w:val="0"/>
                  <w:marBottom w:val="0"/>
                  <w:divBdr>
                    <w:top w:val="none" w:sz="0" w:space="0" w:color="auto"/>
                    <w:left w:val="none" w:sz="0" w:space="0" w:color="auto"/>
                    <w:bottom w:val="none" w:sz="0" w:space="0" w:color="auto"/>
                    <w:right w:val="none" w:sz="0" w:space="0" w:color="auto"/>
                  </w:divBdr>
                </w:div>
                <w:div w:id="351346127">
                  <w:marLeft w:val="640"/>
                  <w:marRight w:val="0"/>
                  <w:marTop w:val="0"/>
                  <w:marBottom w:val="0"/>
                  <w:divBdr>
                    <w:top w:val="none" w:sz="0" w:space="0" w:color="auto"/>
                    <w:left w:val="none" w:sz="0" w:space="0" w:color="auto"/>
                    <w:bottom w:val="none" w:sz="0" w:space="0" w:color="auto"/>
                    <w:right w:val="none" w:sz="0" w:space="0" w:color="auto"/>
                  </w:divBdr>
                </w:div>
                <w:div w:id="618224086">
                  <w:marLeft w:val="640"/>
                  <w:marRight w:val="0"/>
                  <w:marTop w:val="0"/>
                  <w:marBottom w:val="0"/>
                  <w:divBdr>
                    <w:top w:val="none" w:sz="0" w:space="0" w:color="auto"/>
                    <w:left w:val="none" w:sz="0" w:space="0" w:color="auto"/>
                    <w:bottom w:val="none" w:sz="0" w:space="0" w:color="auto"/>
                    <w:right w:val="none" w:sz="0" w:space="0" w:color="auto"/>
                  </w:divBdr>
                </w:div>
                <w:div w:id="2015723110">
                  <w:marLeft w:val="640"/>
                  <w:marRight w:val="0"/>
                  <w:marTop w:val="0"/>
                  <w:marBottom w:val="0"/>
                  <w:divBdr>
                    <w:top w:val="none" w:sz="0" w:space="0" w:color="auto"/>
                    <w:left w:val="none" w:sz="0" w:space="0" w:color="auto"/>
                    <w:bottom w:val="none" w:sz="0" w:space="0" w:color="auto"/>
                    <w:right w:val="none" w:sz="0" w:space="0" w:color="auto"/>
                  </w:divBdr>
                </w:div>
                <w:div w:id="942882252">
                  <w:marLeft w:val="640"/>
                  <w:marRight w:val="0"/>
                  <w:marTop w:val="0"/>
                  <w:marBottom w:val="0"/>
                  <w:divBdr>
                    <w:top w:val="none" w:sz="0" w:space="0" w:color="auto"/>
                    <w:left w:val="none" w:sz="0" w:space="0" w:color="auto"/>
                    <w:bottom w:val="none" w:sz="0" w:space="0" w:color="auto"/>
                    <w:right w:val="none" w:sz="0" w:space="0" w:color="auto"/>
                  </w:divBdr>
                </w:div>
                <w:div w:id="1126125289">
                  <w:marLeft w:val="640"/>
                  <w:marRight w:val="0"/>
                  <w:marTop w:val="0"/>
                  <w:marBottom w:val="0"/>
                  <w:divBdr>
                    <w:top w:val="none" w:sz="0" w:space="0" w:color="auto"/>
                    <w:left w:val="none" w:sz="0" w:space="0" w:color="auto"/>
                    <w:bottom w:val="none" w:sz="0" w:space="0" w:color="auto"/>
                    <w:right w:val="none" w:sz="0" w:space="0" w:color="auto"/>
                  </w:divBdr>
                </w:div>
                <w:div w:id="1043019573">
                  <w:marLeft w:val="640"/>
                  <w:marRight w:val="0"/>
                  <w:marTop w:val="0"/>
                  <w:marBottom w:val="0"/>
                  <w:divBdr>
                    <w:top w:val="none" w:sz="0" w:space="0" w:color="auto"/>
                    <w:left w:val="none" w:sz="0" w:space="0" w:color="auto"/>
                    <w:bottom w:val="none" w:sz="0" w:space="0" w:color="auto"/>
                    <w:right w:val="none" w:sz="0" w:space="0" w:color="auto"/>
                  </w:divBdr>
                </w:div>
                <w:div w:id="1363434068">
                  <w:marLeft w:val="640"/>
                  <w:marRight w:val="0"/>
                  <w:marTop w:val="0"/>
                  <w:marBottom w:val="0"/>
                  <w:divBdr>
                    <w:top w:val="none" w:sz="0" w:space="0" w:color="auto"/>
                    <w:left w:val="none" w:sz="0" w:space="0" w:color="auto"/>
                    <w:bottom w:val="none" w:sz="0" w:space="0" w:color="auto"/>
                    <w:right w:val="none" w:sz="0" w:space="0" w:color="auto"/>
                  </w:divBdr>
                </w:div>
                <w:div w:id="1127891345">
                  <w:marLeft w:val="640"/>
                  <w:marRight w:val="0"/>
                  <w:marTop w:val="0"/>
                  <w:marBottom w:val="0"/>
                  <w:divBdr>
                    <w:top w:val="none" w:sz="0" w:space="0" w:color="auto"/>
                    <w:left w:val="none" w:sz="0" w:space="0" w:color="auto"/>
                    <w:bottom w:val="none" w:sz="0" w:space="0" w:color="auto"/>
                    <w:right w:val="none" w:sz="0" w:space="0" w:color="auto"/>
                  </w:divBdr>
                </w:div>
                <w:div w:id="1984382033">
                  <w:marLeft w:val="640"/>
                  <w:marRight w:val="0"/>
                  <w:marTop w:val="0"/>
                  <w:marBottom w:val="0"/>
                  <w:divBdr>
                    <w:top w:val="none" w:sz="0" w:space="0" w:color="auto"/>
                    <w:left w:val="none" w:sz="0" w:space="0" w:color="auto"/>
                    <w:bottom w:val="none" w:sz="0" w:space="0" w:color="auto"/>
                    <w:right w:val="none" w:sz="0" w:space="0" w:color="auto"/>
                  </w:divBdr>
                </w:div>
                <w:div w:id="1419592646">
                  <w:marLeft w:val="640"/>
                  <w:marRight w:val="0"/>
                  <w:marTop w:val="0"/>
                  <w:marBottom w:val="0"/>
                  <w:divBdr>
                    <w:top w:val="none" w:sz="0" w:space="0" w:color="auto"/>
                    <w:left w:val="none" w:sz="0" w:space="0" w:color="auto"/>
                    <w:bottom w:val="none" w:sz="0" w:space="0" w:color="auto"/>
                    <w:right w:val="none" w:sz="0" w:space="0" w:color="auto"/>
                  </w:divBdr>
                </w:div>
                <w:div w:id="841627011">
                  <w:marLeft w:val="640"/>
                  <w:marRight w:val="0"/>
                  <w:marTop w:val="0"/>
                  <w:marBottom w:val="0"/>
                  <w:divBdr>
                    <w:top w:val="none" w:sz="0" w:space="0" w:color="auto"/>
                    <w:left w:val="none" w:sz="0" w:space="0" w:color="auto"/>
                    <w:bottom w:val="none" w:sz="0" w:space="0" w:color="auto"/>
                    <w:right w:val="none" w:sz="0" w:space="0" w:color="auto"/>
                  </w:divBdr>
                </w:div>
                <w:div w:id="922301525">
                  <w:marLeft w:val="640"/>
                  <w:marRight w:val="0"/>
                  <w:marTop w:val="0"/>
                  <w:marBottom w:val="0"/>
                  <w:divBdr>
                    <w:top w:val="none" w:sz="0" w:space="0" w:color="auto"/>
                    <w:left w:val="none" w:sz="0" w:space="0" w:color="auto"/>
                    <w:bottom w:val="none" w:sz="0" w:space="0" w:color="auto"/>
                    <w:right w:val="none" w:sz="0" w:space="0" w:color="auto"/>
                  </w:divBdr>
                </w:div>
                <w:div w:id="1339844244">
                  <w:marLeft w:val="640"/>
                  <w:marRight w:val="0"/>
                  <w:marTop w:val="0"/>
                  <w:marBottom w:val="0"/>
                  <w:divBdr>
                    <w:top w:val="none" w:sz="0" w:space="0" w:color="auto"/>
                    <w:left w:val="none" w:sz="0" w:space="0" w:color="auto"/>
                    <w:bottom w:val="none" w:sz="0" w:space="0" w:color="auto"/>
                    <w:right w:val="none" w:sz="0" w:space="0" w:color="auto"/>
                  </w:divBdr>
                </w:div>
                <w:div w:id="166290940">
                  <w:marLeft w:val="640"/>
                  <w:marRight w:val="0"/>
                  <w:marTop w:val="0"/>
                  <w:marBottom w:val="0"/>
                  <w:divBdr>
                    <w:top w:val="none" w:sz="0" w:space="0" w:color="auto"/>
                    <w:left w:val="none" w:sz="0" w:space="0" w:color="auto"/>
                    <w:bottom w:val="none" w:sz="0" w:space="0" w:color="auto"/>
                    <w:right w:val="none" w:sz="0" w:space="0" w:color="auto"/>
                  </w:divBdr>
                </w:div>
                <w:div w:id="1091780593">
                  <w:marLeft w:val="640"/>
                  <w:marRight w:val="0"/>
                  <w:marTop w:val="0"/>
                  <w:marBottom w:val="0"/>
                  <w:divBdr>
                    <w:top w:val="none" w:sz="0" w:space="0" w:color="auto"/>
                    <w:left w:val="none" w:sz="0" w:space="0" w:color="auto"/>
                    <w:bottom w:val="none" w:sz="0" w:space="0" w:color="auto"/>
                    <w:right w:val="none" w:sz="0" w:space="0" w:color="auto"/>
                  </w:divBdr>
                </w:div>
                <w:div w:id="1708097047">
                  <w:marLeft w:val="640"/>
                  <w:marRight w:val="0"/>
                  <w:marTop w:val="0"/>
                  <w:marBottom w:val="0"/>
                  <w:divBdr>
                    <w:top w:val="none" w:sz="0" w:space="0" w:color="auto"/>
                    <w:left w:val="none" w:sz="0" w:space="0" w:color="auto"/>
                    <w:bottom w:val="none" w:sz="0" w:space="0" w:color="auto"/>
                    <w:right w:val="none" w:sz="0" w:space="0" w:color="auto"/>
                  </w:divBdr>
                </w:div>
                <w:div w:id="68616900">
                  <w:marLeft w:val="640"/>
                  <w:marRight w:val="0"/>
                  <w:marTop w:val="0"/>
                  <w:marBottom w:val="0"/>
                  <w:divBdr>
                    <w:top w:val="none" w:sz="0" w:space="0" w:color="auto"/>
                    <w:left w:val="none" w:sz="0" w:space="0" w:color="auto"/>
                    <w:bottom w:val="none" w:sz="0" w:space="0" w:color="auto"/>
                    <w:right w:val="none" w:sz="0" w:space="0" w:color="auto"/>
                  </w:divBdr>
                </w:div>
                <w:div w:id="733505401">
                  <w:marLeft w:val="640"/>
                  <w:marRight w:val="0"/>
                  <w:marTop w:val="0"/>
                  <w:marBottom w:val="0"/>
                  <w:divBdr>
                    <w:top w:val="none" w:sz="0" w:space="0" w:color="auto"/>
                    <w:left w:val="none" w:sz="0" w:space="0" w:color="auto"/>
                    <w:bottom w:val="none" w:sz="0" w:space="0" w:color="auto"/>
                    <w:right w:val="none" w:sz="0" w:space="0" w:color="auto"/>
                  </w:divBdr>
                </w:div>
                <w:div w:id="398089442">
                  <w:marLeft w:val="640"/>
                  <w:marRight w:val="0"/>
                  <w:marTop w:val="0"/>
                  <w:marBottom w:val="0"/>
                  <w:divBdr>
                    <w:top w:val="none" w:sz="0" w:space="0" w:color="auto"/>
                    <w:left w:val="none" w:sz="0" w:space="0" w:color="auto"/>
                    <w:bottom w:val="none" w:sz="0" w:space="0" w:color="auto"/>
                    <w:right w:val="none" w:sz="0" w:space="0" w:color="auto"/>
                  </w:divBdr>
                </w:div>
                <w:div w:id="828133753">
                  <w:marLeft w:val="640"/>
                  <w:marRight w:val="0"/>
                  <w:marTop w:val="0"/>
                  <w:marBottom w:val="0"/>
                  <w:divBdr>
                    <w:top w:val="none" w:sz="0" w:space="0" w:color="auto"/>
                    <w:left w:val="none" w:sz="0" w:space="0" w:color="auto"/>
                    <w:bottom w:val="none" w:sz="0" w:space="0" w:color="auto"/>
                    <w:right w:val="none" w:sz="0" w:space="0" w:color="auto"/>
                  </w:divBdr>
                </w:div>
                <w:div w:id="277956229">
                  <w:marLeft w:val="640"/>
                  <w:marRight w:val="0"/>
                  <w:marTop w:val="0"/>
                  <w:marBottom w:val="0"/>
                  <w:divBdr>
                    <w:top w:val="none" w:sz="0" w:space="0" w:color="auto"/>
                    <w:left w:val="none" w:sz="0" w:space="0" w:color="auto"/>
                    <w:bottom w:val="none" w:sz="0" w:space="0" w:color="auto"/>
                    <w:right w:val="none" w:sz="0" w:space="0" w:color="auto"/>
                  </w:divBdr>
                </w:div>
                <w:div w:id="213544499">
                  <w:marLeft w:val="640"/>
                  <w:marRight w:val="0"/>
                  <w:marTop w:val="0"/>
                  <w:marBottom w:val="0"/>
                  <w:divBdr>
                    <w:top w:val="none" w:sz="0" w:space="0" w:color="auto"/>
                    <w:left w:val="none" w:sz="0" w:space="0" w:color="auto"/>
                    <w:bottom w:val="none" w:sz="0" w:space="0" w:color="auto"/>
                    <w:right w:val="none" w:sz="0" w:space="0" w:color="auto"/>
                  </w:divBdr>
                </w:div>
                <w:div w:id="1395082667">
                  <w:marLeft w:val="640"/>
                  <w:marRight w:val="0"/>
                  <w:marTop w:val="0"/>
                  <w:marBottom w:val="0"/>
                  <w:divBdr>
                    <w:top w:val="none" w:sz="0" w:space="0" w:color="auto"/>
                    <w:left w:val="none" w:sz="0" w:space="0" w:color="auto"/>
                    <w:bottom w:val="none" w:sz="0" w:space="0" w:color="auto"/>
                    <w:right w:val="none" w:sz="0" w:space="0" w:color="auto"/>
                  </w:divBdr>
                </w:div>
                <w:div w:id="850294077">
                  <w:marLeft w:val="640"/>
                  <w:marRight w:val="0"/>
                  <w:marTop w:val="0"/>
                  <w:marBottom w:val="0"/>
                  <w:divBdr>
                    <w:top w:val="none" w:sz="0" w:space="0" w:color="auto"/>
                    <w:left w:val="none" w:sz="0" w:space="0" w:color="auto"/>
                    <w:bottom w:val="none" w:sz="0" w:space="0" w:color="auto"/>
                    <w:right w:val="none" w:sz="0" w:space="0" w:color="auto"/>
                  </w:divBdr>
                </w:div>
                <w:div w:id="520439314">
                  <w:marLeft w:val="640"/>
                  <w:marRight w:val="0"/>
                  <w:marTop w:val="0"/>
                  <w:marBottom w:val="0"/>
                  <w:divBdr>
                    <w:top w:val="none" w:sz="0" w:space="0" w:color="auto"/>
                    <w:left w:val="none" w:sz="0" w:space="0" w:color="auto"/>
                    <w:bottom w:val="none" w:sz="0" w:space="0" w:color="auto"/>
                    <w:right w:val="none" w:sz="0" w:space="0" w:color="auto"/>
                  </w:divBdr>
                </w:div>
                <w:div w:id="1461067126">
                  <w:marLeft w:val="640"/>
                  <w:marRight w:val="0"/>
                  <w:marTop w:val="0"/>
                  <w:marBottom w:val="0"/>
                  <w:divBdr>
                    <w:top w:val="none" w:sz="0" w:space="0" w:color="auto"/>
                    <w:left w:val="none" w:sz="0" w:space="0" w:color="auto"/>
                    <w:bottom w:val="none" w:sz="0" w:space="0" w:color="auto"/>
                    <w:right w:val="none" w:sz="0" w:space="0" w:color="auto"/>
                  </w:divBdr>
                </w:div>
                <w:div w:id="937300256">
                  <w:marLeft w:val="640"/>
                  <w:marRight w:val="0"/>
                  <w:marTop w:val="0"/>
                  <w:marBottom w:val="0"/>
                  <w:divBdr>
                    <w:top w:val="none" w:sz="0" w:space="0" w:color="auto"/>
                    <w:left w:val="none" w:sz="0" w:space="0" w:color="auto"/>
                    <w:bottom w:val="none" w:sz="0" w:space="0" w:color="auto"/>
                    <w:right w:val="none" w:sz="0" w:space="0" w:color="auto"/>
                  </w:divBdr>
                </w:div>
                <w:div w:id="1202860308">
                  <w:marLeft w:val="640"/>
                  <w:marRight w:val="0"/>
                  <w:marTop w:val="0"/>
                  <w:marBottom w:val="0"/>
                  <w:divBdr>
                    <w:top w:val="none" w:sz="0" w:space="0" w:color="auto"/>
                    <w:left w:val="none" w:sz="0" w:space="0" w:color="auto"/>
                    <w:bottom w:val="none" w:sz="0" w:space="0" w:color="auto"/>
                    <w:right w:val="none" w:sz="0" w:space="0" w:color="auto"/>
                  </w:divBdr>
                </w:div>
                <w:div w:id="48310217">
                  <w:marLeft w:val="640"/>
                  <w:marRight w:val="0"/>
                  <w:marTop w:val="0"/>
                  <w:marBottom w:val="0"/>
                  <w:divBdr>
                    <w:top w:val="none" w:sz="0" w:space="0" w:color="auto"/>
                    <w:left w:val="none" w:sz="0" w:space="0" w:color="auto"/>
                    <w:bottom w:val="none" w:sz="0" w:space="0" w:color="auto"/>
                    <w:right w:val="none" w:sz="0" w:space="0" w:color="auto"/>
                  </w:divBdr>
                </w:div>
                <w:div w:id="1655987603">
                  <w:marLeft w:val="640"/>
                  <w:marRight w:val="0"/>
                  <w:marTop w:val="0"/>
                  <w:marBottom w:val="0"/>
                  <w:divBdr>
                    <w:top w:val="none" w:sz="0" w:space="0" w:color="auto"/>
                    <w:left w:val="none" w:sz="0" w:space="0" w:color="auto"/>
                    <w:bottom w:val="none" w:sz="0" w:space="0" w:color="auto"/>
                    <w:right w:val="none" w:sz="0" w:space="0" w:color="auto"/>
                  </w:divBdr>
                </w:div>
                <w:div w:id="2055155320">
                  <w:marLeft w:val="640"/>
                  <w:marRight w:val="0"/>
                  <w:marTop w:val="0"/>
                  <w:marBottom w:val="0"/>
                  <w:divBdr>
                    <w:top w:val="none" w:sz="0" w:space="0" w:color="auto"/>
                    <w:left w:val="none" w:sz="0" w:space="0" w:color="auto"/>
                    <w:bottom w:val="none" w:sz="0" w:space="0" w:color="auto"/>
                    <w:right w:val="none" w:sz="0" w:space="0" w:color="auto"/>
                  </w:divBdr>
                </w:div>
                <w:div w:id="1449273179">
                  <w:marLeft w:val="640"/>
                  <w:marRight w:val="0"/>
                  <w:marTop w:val="0"/>
                  <w:marBottom w:val="0"/>
                  <w:divBdr>
                    <w:top w:val="none" w:sz="0" w:space="0" w:color="auto"/>
                    <w:left w:val="none" w:sz="0" w:space="0" w:color="auto"/>
                    <w:bottom w:val="none" w:sz="0" w:space="0" w:color="auto"/>
                    <w:right w:val="none" w:sz="0" w:space="0" w:color="auto"/>
                  </w:divBdr>
                </w:div>
                <w:div w:id="878786334">
                  <w:marLeft w:val="640"/>
                  <w:marRight w:val="0"/>
                  <w:marTop w:val="0"/>
                  <w:marBottom w:val="0"/>
                  <w:divBdr>
                    <w:top w:val="none" w:sz="0" w:space="0" w:color="auto"/>
                    <w:left w:val="none" w:sz="0" w:space="0" w:color="auto"/>
                    <w:bottom w:val="none" w:sz="0" w:space="0" w:color="auto"/>
                    <w:right w:val="none" w:sz="0" w:space="0" w:color="auto"/>
                  </w:divBdr>
                </w:div>
                <w:div w:id="327514299">
                  <w:marLeft w:val="640"/>
                  <w:marRight w:val="0"/>
                  <w:marTop w:val="0"/>
                  <w:marBottom w:val="0"/>
                  <w:divBdr>
                    <w:top w:val="none" w:sz="0" w:space="0" w:color="auto"/>
                    <w:left w:val="none" w:sz="0" w:space="0" w:color="auto"/>
                    <w:bottom w:val="none" w:sz="0" w:space="0" w:color="auto"/>
                    <w:right w:val="none" w:sz="0" w:space="0" w:color="auto"/>
                  </w:divBdr>
                </w:div>
                <w:div w:id="73207110">
                  <w:marLeft w:val="640"/>
                  <w:marRight w:val="0"/>
                  <w:marTop w:val="0"/>
                  <w:marBottom w:val="0"/>
                  <w:divBdr>
                    <w:top w:val="none" w:sz="0" w:space="0" w:color="auto"/>
                    <w:left w:val="none" w:sz="0" w:space="0" w:color="auto"/>
                    <w:bottom w:val="none" w:sz="0" w:space="0" w:color="auto"/>
                    <w:right w:val="none" w:sz="0" w:space="0" w:color="auto"/>
                  </w:divBdr>
                </w:div>
                <w:div w:id="1708988166">
                  <w:marLeft w:val="640"/>
                  <w:marRight w:val="0"/>
                  <w:marTop w:val="0"/>
                  <w:marBottom w:val="0"/>
                  <w:divBdr>
                    <w:top w:val="none" w:sz="0" w:space="0" w:color="auto"/>
                    <w:left w:val="none" w:sz="0" w:space="0" w:color="auto"/>
                    <w:bottom w:val="none" w:sz="0" w:space="0" w:color="auto"/>
                    <w:right w:val="none" w:sz="0" w:space="0" w:color="auto"/>
                  </w:divBdr>
                </w:div>
              </w:divsChild>
            </w:div>
            <w:div w:id="109014072">
              <w:marLeft w:val="0"/>
              <w:marRight w:val="0"/>
              <w:marTop w:val="0"/>
              <w:marBottom w:val="0"/>
              <w:divBdr>
                <w:top w:val="none" w:sz="0" w:space="0" w:color="auto"/>
                <w:left w:val="none" w:sz="0" w:space="0" w:color="auto"/>
                <w:bottom w:val="none" w:sz="0" w:space="0" w:color="auto"/>
                <w:right w:val="none" w:sz="0" w:space="0" w:color="auto"/>
              </w:divBdr>
              <w:divsChild>
                <w:div w:id="1403024055">
                  <w:marLeft w:val="640"/>
                  <w:marRight w:val="0"/>
                  <w:marTop w:val="0"/>
                  <w:marBottom w:val="0"/>
                  <w:divBdr>
                    <w:top w:val="none" w:sz="0" w:space="0" w:color="auto"/>
                    <w:left w:val="none" w:sz="0" w:space="0" w:color="auto"/>
                    <w:bottom w:val="none" w:sz="0" w:space="0" w:color="auto"/>
                    <w:right w:val="none" w:sz="0" w:space="0" w:color="auto"/>
                  </w:divBdr>
                </w:div>
                <w:div w:id="1093667943">
                  <w:marLeft w:val="640"/>
                  <w:marRight w:val="0"/>
                  <w:marTop w:val="0"/>
                  <w:marBottom w:val="0"/>
                  <w:divBdr>
                    <w:top w:val="none" w:sz="0" w:space="0" w:color="auto"/>
                    <w:left w:val="none" w:sz="0" w:space="0" w:color="auto"/>
                    <w:bottom w:val="none" w:sz="0" w:space="0" w:color="auto"/>
                    <w:right w:val="none" w:sz="0" w:space="0" w:color="auto"/>
                  </w:divBdr>
                </w:div>
                <w:div w:id="1220557940">
                  <w:marLeft w:val="640"/>
                  <w:marRight w:val="0"/>
                  <w:marTop w:val="0"/>
                  <w:marBottom w:val="0"/>
                  <w:divBdr>
                    <w:top w:val="none" w:sz="0" w:space="0" w:color="auto"/>
                    <w:left w:val="none" w:sz="0" w:space="0" w:color="auto"/>
                    <w:bottom w:val="none" w:sz="0" w:space="0" w:color="auto"/>
                    <w:right w:val="none" w:sz="0" w:space="0" w:color="auto"/>
                  </w:divBdr>
                </w:div>
                <w:div w:id="651298844">
                  <w:marLeft w:val="640"/>
                  <w:marRight w:val="0"/>
                  <w:marTop w:val="0"/>
                  <w:marBottom w:val="0"/>
                  <w:divBdr>
                    <w:top w:val="none" w:sz="0" w:space="0" w:color="auto"/>
                    <w:left w:val="none" w:sz="0" w:space="0" w:color="auto"/>
                    <w:bottom w:val="none" w:sz="0" w:space="0" w:color="auto"/>
                    <w:right w:val="none" w:sz="0" w:space="0" w:color="auto"/>
                  </w:divBdr>
                </w:div>
                <w:div w:id="1562211249">
                  <w:marLeft w:val="640"/>
                  <w:marRight w:val="0"/>
                  <w:marTop w:val="0"/>
                  <w:marBottom w:val="0"/>
                  <w:divBdr>
                    <w:top w:val="none" w:sz="0" w:space="0" w:color="auto"/>
                    <w:left w:val="none" w:sz="0" w:space="0" w:color="auto"/>
                    <w:bottom w:val="none" w:sz="0" w:space="0" w:color="auto"/>
                    <w:right w:val="none" w:sz="0" w:space="0" w:color="auto"/>
                  </w:divBdr>
                </w:div>
                <w:div w:id="499934187">
                  <w:marLeft w:val="640"/>
                  <w:marRight w:val="0"/>
                  <w:marTop w:val="0"/>
                  <w:marBottom w:val="0"/>
                  <w:divBdr>
                    <w:top w:val="none" w:sz="0" w:space="0" w:color="auto"/>
                    <w:left w:val="none" w:sz="0" w:space="0" w:color="auto"/>
                    <w:bottom w:val="none" w:sz="0" w:space="0" w:color="auto"/>
                    <w:right w:val="none" w:sz="0" w:space="0" w:color="auto"/>
                  </w:divBdr>
                </w:div>
                <w:div w:id="1786315538">
                  <w:marLeft w:val="640"/>
                  <w:marRight w:val="0"/>
                  <w:marTop w:val="0"/>
                  <w:marBottom w:val="0"/>
                  <w:divBdr>
                    <w:top w:val="none" w:sz="0" w:space="0" w:color="auto"/>
                    <w:left w:val="none" w:sz="0" w:space="0" w:color="auto"/>
                    <w:bottom w:val="none" w:sz="0" w:space="0" w:color="auto"/>
                    <w:right w:val="none" w:sz="0" w:space="0" w:color="auto"/>
                  </w:divBdr>
                </w:div>
                <w:div w:id="1888029065">
                  <w:marLeft w:val="640"/>
                  <w:marRight w:val="0"/>
                  <w:marTop w:val="0"/>
                  <w:marBottom w:val="0"/>
                  <w:divBdr>
                    <w:top w:val="none" w:sz="0" w:space="0" w:color="auto"/>
                    <w:left w:val="none" w:sz="0" w:space="0" w:color="auto"/>
                    <w:bottom w:val="none" w:sz="0" w:space="0" w:color="auto"/>
                    <w:right w:val="none" w:sz="0" w:space="0" w:color="auto"/>
                  </w:divBdr>
                </w:div>
                <w:div w:id="294070855">
                  <w:marLeft w:val="640"/>
                  <w:marRight w:val="0"/>
                  <w:marTop w:val="0"/>
                  <w:marBottom w:val="0"/>
                  <w:divBdr>
                    <w:top w:val="none" w:sz="0" w:space="0" w:color="auto"/>
                    <w:left w:val="none" w:sz="0" w:space="0" w:color="auto"/>
                    <w:bottom w:val="none" w:sz="0" w:space="0" w:color="auto"/>
                    <w:right w:val="none" w:sz="0" w:space="0" w:color="auto"/>
                  </w:divBdr>
                </w:div>
                <w:div w:id="1981878237">
                  <w:marLeft w:val="640"/>
                  <w:marRight w:val="0"/>
                  <w:marTop w:val="0"/>
                  <w:marBottom w:val="0"/>
                  <w:divBdr>
                    <w:top w:val="none" w:sz="0" w:space="0" w:color="auto"/>
                    <w:left w:val="none" w:sz="0" w:space="0" w:color="auto"/>
                    <w:bottom w:val="none" w:sz="0" w:space="0" w:color="auto"/>
                    <w:right w:val="none" w:sz="0" w:space="0" w:color="auto"/>
                  </w:divBdr>
                </w:div>
                <w:div w:id="143476144">
                  <w:marLeft w:val="640"/>
                  <w:marRight w:val="0"/>
                  <w:marTop w:val="0"/>
                  <w:marBottom w:val="0"/>
                  <w:divBdr>
                    <w:top w:val="none" w:sz="0" w:space="0" w:color="auto"/>
                    <w:left w:val="none" w:sz="0" w:space="0" w:color="auto"/>
                    <w:bottom w:val="none" w:sz="0" w:space="0" w:color="auto"/>
                    <w:right w:val="none" w:sz="0" w:space="0" w:color="auto"/>
                  </w:divBdr>
                </w:div>
                <w:div w:id="1152916556">
                  <w:marLeft w:val="640"/>
                  <w:marRight w:val="0"/>
                  <w:marTop w:val="0"/>
                  <w:marBottom w:val="0"/>
                  <w:divBdr>
                    <w:top w:val="none" w:sz="0" w:space="0" w:color="auto"/>
                    <w:left w:val="none" w:sz="0" w:space="0" w:color="auto"/>
                    <w:bottom w:val="none" w:sz="0" w:space="0" w:color="auto"/>
                    <w:right w:val="none" w:sz="0" w:space="0" w:color="auto"/>
                  </w:divBdr>
                </w:div>
                <w:div w:id="131140402">
                  <w:marLeft w:val="640"/>
                  <w:marRight w:val="0"/>
                  <w:marTop w:val="0"/>
                  <w:marBottom w:val="0"/>
                  <w:divBdr>
                    <w:top w:val="none" w:sz="0" w:space="0" w:color="auto"/>
                    <w:left w:val="none" w:sz="0" w:space="0" w:color="auto"/>
                    <w:bottom w:val="none" w:sz="0" w:space="0" w:color="auto"/>
                    <w:right w:val="none" w:sz="0" w:space="0" w:color="auto"/>
                  </w:divBdr>
                </w:div>
                <w:div w:id="582953930">
                  <w:marLeft w:val="640"/>
                  <w:marRight w:val="0"/>
                  <w:marTop w:val="0"/>
                  <w:marBottom w:val="0"/>
                  <w:divBdr>
                    <w:top w:val="none" w:sz="0" w:space="0" w:color="auto"/>
                    <w:left w:val="none" w:sz="0" w:space="0" w:color="auto"/>
                    <w:bottom w:val="none" w:sz="0" w:space="0" w:color="auto"/>
                    <w:right w:val="none" w:sz="0" w:space="0" w:color="auto"/>
                  </w:divBdr>
                </w:div>
                <w:div w:id="1092703717">
                  <w:marLeft w:val="640"/>
                  <w:marRight w:val="0"/>
                  <w:marTop w:val="0"/>
                  <w:marBottom w:val="0"/>
                  <w:divBdr>
                    <w:top w:val="none" w:sz="0" w:space="0" w:color="auto"/>
                    <w:left w:val="none" w:sz="0" w:space="0" w:color="auto"/>
                    <w:bottom w:val="none" w:sz="0" w:space="0" w:color="auto"/>
                    <w:right w:val="none" w:sz="0" w:space="0" w:color="auto"/>
                  </w:divBdr>
                </w:div>
                <w:div w:id="759717540">
                  <w:marLeft w:val="640"/>
                  <w:marRight w:val="0"/>
                  <w:marTop w:val="0"/>
                  <w:marBottom w:val="0"/>
                  <w:divBdr>
                    <w:top w:val="none" w:sz="0" w:space="0" w:color="auto"/>
                    <w:left w:val="none" w:sz="0" w:space="0" w:color="auto"/>
                    <w:bottom w:val="none" w:sz="0" w:space="0" w:color="auto"/>
                    <w:right w:val="none" w:sz="0" w:space="0" w:color="auto"/>
                  </w:divBdr>
                </w:div>
                <w:div w:id="802885297">
                  <w:marLeft w:val="640"/>
                  <w:marRight w:val="0"/>
                  <w:marTop w:val="0"/>
                  <w:marBottom w:val="0"/>
                  <w:divBdr>
                    <w:top w:val="none" w:sz="0" w:space="0" w:color="auto"/>
                    <w:left w:val="none" w:sz="0" w:space="0" w:color="auto"/>
                    <w:bottom w:val="none" w:sz="0" w:space="0" w:color="auto"/>
                    <w:right w:val="none" w:sz="0" w:space="0" w:color="auto"/>
                  </w:divBdr>
                </w:div>
                <w:div w:id="1353066128">
                  <w:marLeft w:val="640"/>
                  <w:marRight w:val="0"/>
                  <w:marTop w:val="0"/>
                  <w:marBottom w:val="0"/>
                  <w:divBdr>
                    <w:top w:val="none" w:sz="0" w:space="0" w:color="auto"/>
                    <w:left w:val="none" w:sz="0" w:space="0" w:color="auto"/>
                    <w:bottom w:val="none" w:sz="0" w:space="0" w:color="auto"/>
                    <w:right w:val="none" w:sz="0" w:space="0" w:color="auto"/>
                  </w:divBdr>
                </w:div>
                <w:div w:id="1859929611">
                  <w:marLeft w:val="640"/>
                  <w:marRight w:val="0"/>
                  <w:marTop w:val="0"/>
                  <w:marBottom w:val="0"/>
                  <w:divBdr>
                    <w:top w:val="none" w:sz="0" w:space="0" w:color="auto"/>
                    <w:left w:val="none" w:sz="0" w:space="0" w:color="auto"/>
                    <w:bottom w:val="none" w:sz="0" w:space="0" w:color="auto"/>
                    <w:right w:val="none" w:sz="0" w:space="0" w:color="auto"/>
                  </w:divBdr>
                </w:div>
                <w:div w:id="1322081315">
                  <w:marLeft w:val="640"/>
                  <w:marRight w:val="0"/>
                  <w:marTop w:val="0"/>
                  <w:marBottom w:val="0"/>
                  <w:divBdr>
                    <w:top w:val="none" w:sz="0" w:space="0" w:color="auto"/>
                    <w:left w:val="none" w:sz="0" w:space="0" w:color="auto"/>
                    <w:bottom w:val="none" w:sz="0" w:space="0" w:color="auto"/>
                    <w:right w:val="none" w:sz="0" w:space="0" w:color="auto"/>
                  </w:divBdr>
                </w:div>
                <w:div w:id="194277776">
                  <w:marLeft w:val="640"/>
                  <w:marRight w:val="0"/>
                  <w:marTop w:val="0"/>
                  <w:marBottom w:val="0"/>
                  <w:divBdr>
                    <w:top w:val="none" w:sz="0" w:space="0" w:color="auto"/>
                    <w:left w:val="none" w:sz="0" w:space="0" w:color="auto"/>
                    <w:bottom w:val="none" w:sz="0" w:space="0" w:color="auto"/>
                    <w:right w:val="none" w:sz="0" w:space="0" w:color="auto"/>
                  </w:divBdr>
                </w:div>
                <w:div w:id="1314026970">
                  <w:marLeft w:val="640"/>
                  <w:marRight w:val="0"/>
                  <w:marTop w:val="0"/>
                  <w:marBottom w:val="0"/>
                  <w:divBdr>
                    <w:top w:val="none" w:sz="0" w:space="0" w:color="auto"/>
                    <w:left w:val="none" w:sz="0" w:space="0" w:color="auto"/>
                    <w:bottom w:val="none" w:sz="0" w:space="0" w:color="auto"/>
                    <w:right w:val="none" w:sz="0" w:space="0" w:color="auto"/>
                  </w:divBdr>
                </w:div>
                <w:div w:id="1149439309">
                  <w:marLeft w:val="640"/>
                  <w:marRight w:val="0"/>
                  <w:marTop w:val="0"/>
                  <w:marBottom w:val="0"/>
                  <w:divBdr>
                    <w:top w:val="none" w:sz="0" w:space="0" w:color="auto"/>
                    <w:left w:val="none" w:sz="0" w:space="0" w:color="auto"/>
                    <w:bottom w:val="none" w:sz="0" w:space="0" w:color="auto"/>
                    <w:right w:val="none" w:sz="0" w:space="0" w:color="auto"/>
                  </w:divBdr>
                </w:div>
                <w:div w:id="1002584843">
                  <w:marLeft w:val="640"/>
                  <w:marRight w:val="0"/>
                  <w:marTop w:val="0"/>
                  <w:marBottom w:val="0"/>
                  <w:divBdr>
                    <w:top w:val="none" w:sz="0" w:space="0" w:color="auto"/>
                    <w:left w:val="none" w:sz="0" w:space="0" w:color="auto"/>
                    <w:bottom w:val="none" w:sz="0" w:space="0" w:color="auto"/>
                    <w:right w:val="none" w:sz="0" w:space="0" w:color="auto"/>
                  </w:divBdr>
                </w:div>
                <w:div w:id="295764854">
                  <w:marLeft w:val="640"/>
                  <w:marRight w:val="0"/>
                  <w:marTop w:val="0"/>
                  <w:marBottom w:val="0"/>
                  <w:divBdr>
                    <w:top w:val="none" w:sz="0" w:space="0" w:color="auto"/>
                    <w:left w:val="none" w:sz="0" w:space="0" w:color="auto"/>
                    <w:bottom w:val="none" w:sz="0" w:space="0" w:color="auto"/>
                    <w:right w:val="none" w:sz="0" w:space="0" w:color="auto"/>
                  </w:divBdr>
                </w:div>
                <w:div w:id="1220243745">
                  <w:marLeft w:val="640"/>
                  <w:marRight w:val="0"/>
                  <w:marTop w:val="0"/>
                  <w:marBottom w:val="0"/>
                  <w:divBdr>
                    <w:top w:val="none" w:sz="0" w:space="0" w:color="auto"/>
                    <w:left w:val="none" w:sz="0" w:space="0" w:color="auto"/>
                    <w:bottom w:val="none" w:sz="0" w:space="0" w:color="auto"/>
                    <w:right w:val="none" w:sz="0" w:space="0" w:color="auto"/>
                  </w:divBdr>
                </w:div>
                <w:div w:id="1657107326">
                  <w:marLeft w:val="640"/>
                  <w:marRight w:val="0"/>
                  <w:marTop w:val="0"/>
                  <w:marBottom w:val="0"/>
                  <w:divBdr>
                    <w:top w:val="none" w:sz="0" w:space="0" w:color="auto"/>
                    <w:left w:val="none" w:sz="0" w:space="0" w:color="auto"/>
                    <w:bottom w:val="none" w:sz="0" w:space="0" w:color="auto"/>
                    <w:right w:val="none" w:sz="0" w:space="0" w:color="auto"/>
                  </w:divBdr>
                </w:div>
                <w:div w:id="597644914">
                  <w:marLeft w:val="640"/>
                  <w:marRight w:val="0"/>
                  <w:marTop w:val="0"/>
                  <w:marBottom w:val="0"/>
                  <w:divBdr>
                    <w:top w:val="none" w:sz="0" w:space="0" w:color="auto"/>
                    <w:left w:val="none" w:sz="0" w:space="0" w:color="auto"/>
                    <w:bottom w:val="none" w:sz="0" w:space="0" w:color="auto"/>
                    <w:right w:val="none" w:sz="0" w:space="0" w:color="auto"/>
                  </w:divBdr>
                </w:div>
                <w:div w:id="109201701">
                  <w:marLeft w:val="640"/>
                  <w:marRight w:val="0"/>
                  <w:marTop w:val="0"/>
                  <w:marBottom w:val="0"/>
                  <w:divBdr>
                    <w:top w:val="none" w:sz="0" w:space="0" w:color="auto"/>
                    <w:left w:val="none" w:sz="0" w:space="0" w:color="auto"/>
                    <w:bottom w:val="none" w:sz="0" w:space="0" w:color="auto"/>
                    <w:right w:val="none" w:sz="0" w:space="0" w:color="auto"/>
                  </w:divBdr>
                </w:div>
                <w:div w:id="226578984">
                  <w:marLeft w:val="640"/>
                  <w:marRight w:val="0"/>
                  <w:marTop w:val="0"/>
                  <w:marBottom w:val="0"/>
                  <w:divBdr>
                    <w:top w:val="none" w:sz="0" w:space="0" w:color="auto"/>
                    <w:left w:val="none" w:sz="0" w:space="0" w:color="auto"/>
                    <w:bottom w:val="none" w:sz="0" w:space="0" w:color="auto"/>
                    <w:right w:val="none" w:sz="0" w:space="0" w:color="auto"/>
                  </w:divBdr>
                </w:div>
                <w:div w:id="480120784">
                  <w:marLeft w:val="640"/>
                  <w:marRight w:val="0"/>
                  <w:marTop w:val="0"/>
                  <w:marBottom w:val="0"/>
                  <w:divBdr>
                    <w:top w:val="none" w:sz="0" w:space="0" w:color="auto"/>
                    <w:left w:val="none" w:sz="0" w:space="0" w:color="auto"/>
                    <w:bottom w:val="none" w:sz="0" w:space="0" w:color="auto"/>
                    <w:right w:val="none" w:sz="0" w:space="0" w:color="auto"/>
                  </w:divBdr>
                </w:div>
                <w:div w:id="1472402219">
                  <w:marLeft w:val="640"/>
                  <w:marRight w:val="0"/>
                  <w:marTop w:val="0"/>
                  <w:marBottom w:val="0"/>
                  <w:divBdr>
                    <w:top w:val="none" w:sz="0" w:space="0" w:color="auto"/>
                    <w:left w:val="none" w:sz="0" w:space="0" w:color="auto"/>
                    <w:bottom w:val="none" w:sz="0" w:space="0" w:color="auto"/>
                    <w:right w:val="none" w:sz="0" w:space="0" w:color="auto"/>
                  </w:divBdr>
                </w:div>
                <w:div w:id="1971206303">
                  <w:marLeft w:val="640"/>
                  <w:marRight w:val="0"/>
                  <w:marTop w:val="0"/>
                  <w:marBottom w:val="0"/>
                  <w:divBdr>
                    <w:top w:val="none" w:sz="0" w:space="0" w:color="auto"/>
                    <w:left w:val="none" w:sz="0" w:space="0" w:color="auto"/>
                    <w:bottom w:val="none" w:sz="0" w:space="0" w:color="auto"/>
                    <w:right w:val="none" w:sz="0" w:space="0" w:color="auto"/>
                  </w:divBdr>
                </w:div>
                <w:div w:id="1102533420">
                  <w:marLeft w:val="640"/>
                  <w:marRight w:val="0"/>
                  <w:marTop w:val="0"/>
                  <w:marBottom w:val="0"/>
                  <w:divBdr>
                    <w:top w:val="none" w:sz="0" w:space="0" w:color="auto"/>
                    <w:left w:val="none" w:sz="0" w:space="0" w:color="auto"/>
                    <w:bottom w:val="none" w:sz="0" w:space="0" w:color="auto"/>
                    <w:right w:val="none" w:sz="0" w:space="0" w:color="auto"/>
                  </w:divBdr>
                </w:div>
                <w:div w:id="1249147796">
                  <w:marLeft w:val="640"/>
                  <w:marRight w:val="0"/>
                  <w:marTop w:val="0"/>
                  <w:marBottom w:val="0"/>
                  <w:divBdr>
                    <w:top w:val="none" w:sz="0" w:space="0" w:color="auto"/>
                    <w:left w:val="none" w:sz="0" w:space="0" w:color="auto"/>
                    <w:bottom w:val="none" w:sz="0" w:space="0" w:color="auto"/>
                    <w:right w:val="none" w:sz="0" w:space="0" w:color="auto"/>
                  </w:divBdr>
                </w:div>
                <w:div w:id="1956673119">
                  <w:marLeft w:val="640"/>
                  <w:marRight w:val="0"/>
                  <w:marTop w:val="0"/>
                  <w:marBottom w:val="0"/>
                  <w:divBdr>
                    <w:top w:val="none" w:sz="0" w:space="0" w:color="auto"/>
                    <w:left w:val="none" w:sz="0" w:space="0" w:color="auto"/>
                    <w:bottom w:val="none" w:sz="0" w:space="0" w:color="auto"/>
                    <w:right w:val="none" w:sz="0" w:space="0" w:color="auto"/>
                  </w:divBdr>
                </w:div>
                <w:div w:id="1900898787">
                  <w:marLeft w:val="640"/>
                  <w:marRight w:val="0"/>
                  <w:marTop w:val="0"/>
                  <w:marBottom w:val="0"/>
                  <w:divBdr>
                    <w:top w:val="none" w:sz="0" w:space="0" w:color="auto"/>
                    <w:left w:val="none" w:sz="0" w:space="0" w:color="auto"/>
                    <w:bottom w:val="none" w:sz="0" w:space="0" w:color="auto"/>
                    <w:right w:val="none" w:sz="0" w:space="0" w:color="auto"/>
                  </w:divBdr>
                </w:div>
                <w:div w:id="1562668266">
                  <w:marLeft w:val="640"/>
                  <w:marRight w:val="0"/>
                  <w:marTop w:val="0"/>
                  <w:marBottom w:val="0"/>
                  <w:divBdr>
                    <w:top w:val="none" w:sz="0" w:space="0" w:color="auto"/>
                    <w:left w:val="none" w:sz="0" w:space="0" w:color="auto"/>
                    <w:bottom w:val="none" w:sz="0" w:space="0" w:color="auto"/>
                    <w:right w:val="none" w:sz="0" w:space="0" w:color="auto"/>
                  </w:divBdr>
                </w:div>
                <w:div w:id="1462459205">
                  <w:marLeft w:val="640"/>
                  <w:marRight w:val="0"/>
                  <w:marTop w:val="0"/>
                  <w:marBottom w:val="0"/>
                  <w:divBdr>
                    <w:top w:val="none" w:sz="0" w:space="0" w:color="auto"/>
                    <w:left w:val="none" w:sz="0" w:space="0" w:color="auto"/>
                    <w:bottom w:val="none" w:sz="0" w:space="0" w:color="auto"/>
                    <w:right w:val="none" w:sz="0" w:space="0" w:color="auto"/>
                  </w:divBdr>
                </w:div>
                <w:div w:id="1242520552">
                  <w:marLeft w:val="640"/>
                  <w:marRight w:val="0"/>
                  <w:marTop w:val="0"/>
                  <w:marBottom w:val="0"/>
                  <w:divBdr>
                    <w:top w:val="none" w:sz="0" w:space="0" w:color="auto"/>
                    <w:left w:val="none" w:sz="0" w:space="0" w:color="auto"/>
                    <w:bottom w:val="none" w:sz="0" w:space="0" w:color="auto"/>
                    <w:right w:val="none" w:sz="0" w:space="0" w:color="auto"/>
                  </w:divBdr>
                </w:div>
                <w:div w:id="308873652">
                  <w:marLeft w:val="640"/>
                  <w:marRight w:val="0"/>
                  <w:marTop w:val="0"/>
                  <w:marBottom w:val="0"/>
                  <w:divBdr>
                    <w:top w:val="none" w:sz="0" w:space="0" w:color="auto"/>
                    <w:left w:val="none" w:sz="0" w:space="0" w:color="auto"/>
                    <w:bottom w:val="none" w:sz="0" w:space="0" w:color="auto"/>
                    <w:right w:val="none" w:sz="0" w:space="0" w:color="auto"/>
                  </w:divBdr>
                </w:div>
                <w:div w:id="611937923">
                  <w:marLeft w:val="640"/>
                  <w:marRight w:val="0"/>
                  <w:marTop w:val="0"/>
                  <w:marBottom w:val="0"/>
                  <w:divBdr>
                    <w:top w:val="none" w:sz="0" w:space="0" w:color="auto"/>
                    <w:left w:val="none" w:sz="0" w:space="0" w:color="auto"/>
                    <w:bottom w:val="none" w:sz="0" w:space="0" w:color="auto"/>
                    <w:right w:val="none" w:sz="0" w:space="0" w:color="auto"/>
                  </w:divBdr>
                </w:div>
                <w:div w:id="1423599231">
                  <w:marLeft w:val="640"/>
                  <w:marRight w:val="0"/>
                  <w:marTop w:val="0"/>
                  <w:marBottom w:val="0"/>
                  <w:divBdr>
                    <w:top w:val="none" w:sz="0" w:space="0" w:color="auto"/>
                    <w:left w:val="none" w:sz="0" w:space="0" w:color="auto"/>
                    <w:bottom w:val="none" w:sz="0" w:space="0" w:color="auto"/>
                    <w:right w:val="none" w:sz="0" w:space="0" w:color="auto"/>
                  </w:divBdr>
                </w:div>
                <w:div w:id="1796678179">
                  <w:marLeft w:val="640"/>
                  <w:marRight w:val="0"/>
                  <w:marTop w:val="0"/>
                  <w:marBottom w:val="0"/>
                  <w:divBdr>
                    <w:top w:val="none" w:sz="0" w:space="0" w:color="auto"/>
                    <w:left w:val="none" w:sz="0" w:space="0" w:color="auto"/>
                    <w:bottom w:val="none" w:sz="0" w:space="0" w:color="auto"/>
                    <w:right w:val="none" w:sz="0" w:space="0" w:color="auto"/>
                  </w:divBdr>
                </w:div>
                <w:div w:id="1371764596">
                  <w:marLeft w:val="640"/>
                  <w:marRight w:val="0"/>
                  <w:marTop w:val="0"/>
                  <w:marBottom w:val="0"/>
                  <w:divBdr>
                    <w:top w:val="none" w:sz="0" w:space="0" w:color="auto"/>
                    <w:left w:val="none" w:sz="0" w:space="0" w:color="auto"/>
                    <w:bottom w:val="none" w:sz="0" w:space="0" w:color="auto"/>
                    <w:right w:val="none" w:sz="0" w:space="0" w:color="auto"/>
                  </w:divBdr>
                </w:div>
                <w:div w:id="1902595422">
                  <w:marLeft w:val="640"/>
                  <w:marRight w:val="0"/>
                  <w:marTop w:val="0"/>
                  <w:marBottom w:val="0"/>
                  <w:divBdr>
                    <w:top w:val="none" w:sz="0" w:space="0" w:color="auto"/>
                    <w:left w:val="none" w:sz="0" w:space="0" w:color="auto"/>
                    <w:bottom w:val="none" w:sz="0" w:space="0" w:color="auto"/>
                    <w:right w:val="none" w:sz="0" w:space="0" w:color="auto"/>
                  </w:divBdr>
                </w:div>
                <w:div w:id="561596786">
                  <w:marLeft w:val="640"/>
                  <w:marRight w:val="0"/>
                  <w:marTop w:val="0"/>
                  <w:marBottom w:val="0"/>
                  <w:divBdr>
                    <w:top w:val="none" w:sz="0" w:space="0" w:color="auto"/>
                    <w:left w:val="none" w:sz="0" w:space="0" w:color="auto"/>
                    <w:bottom w:val="none" w:sz="0" w:space="0" w:color="auto"/>
                    <w:right w:val="none" w:sz="0" w:space="0" w:color="auto"/>
                  </w:divBdr>
                </w:div>
                <w:div w:id="2067755718">
                  <w:marLeft w:val="640"/>
                  <w:marRight w:val="0"/>
                  <w:marTop w:val="0"/>
                  <w:marBottom w:val="0"/>
                  <w:divBdr>
                    <w:top w:val="none" w:sz="0" w:space="0" w:color="auto"/>
                    <w:left w:val="none" w:sz="0" w:space="0" w:color="auto"/>
                    <w:bottom w:val="none" w:sz="0" w:space="0" w:color="auto"/>
                    <w:right w:val="none" w:sz="0" w:space="0" w:color="auto"/>
                  </w:divBdr>
                </w:div>
                <w:div w:id="1223105195">
                  <w:marLeft w:val="640"/>
                  <w:marRight w:val="0"/>
                  <w:marTop w:val="0"/>
                  <w:marBottom w:val="0"/>
                  <w:divBdr>
                    <w:top w:val="none" w:sz="0" w:space="0" w:color="auto"/>
                    <w:left w:val="none" w:sz="0" w:space="0" w:color="auto"/>
                    <w:bottom w:val="none" w:sz="0" w:space="0" w:color="auto"/>
                    <w:right w:val="none" w:sz="0" w:space="0" w:color="auto"/>
                  </w:divBdr>
                </w:div>
                <w:div w:id="37553825">
                  <w:marLeft w:val="640"/>
                  <w:marRight w:val="0"/>
                  <w:marTop w:val="0"/>
                  <w:marBottom w:val="0"/>
                  <w:divBdr>
                    <w:top w:val="none" w:sz="0" w:space="0" w:color="auto"/>
                    <w:left w:val="none" w:sz="0" w:space="0" w:color="auto"/>
                    <w:bottom w:val="none" w:sz="0" w:space="0" w:color="auto"/>
                    <w:right w:val="none" w:sz="0" w:space="0" w:color="auto"/>
                  </w:divBdr>
                </w:div>
                <w:div w:id="240601013">
                  <w:marLeft w:val="640"/>
                  <w:marRight w:val="0"/>
                  <w:marTop w:val="0"/>
                  <w:marBottom w:val="0"/>
                  <w:divBdr>
                    <w:top w:val="none" w:sz="0" w:space="0" w:color="auto"/>
                    <w:left w:val="none" w:sz="0" w:space="0" w:color="auto"/>
                    <w:bottom w:val="none" w:sz="0" w:space="0" w:color="auto"/>
                    <w:right w:val="none" w:sz="0" w:space="0" w:color="auto"/>
                  </w:divBdr>
                </w:div>
                <w:div w:id="2108230422">
                  <w:marLeft w:val="640"/>
                  <w:marRight w:val="0"/>
                  <w:marTop w:val="0"/>
                  <w:marBottom w:val="0"/>
                  <w:divBdr>
                    <w:top w:val="none" w:sz="0" w:space="0" w:color="auto"/>
                    <w:left w:val="none" w:sz="0" w:space="0" w:color="auto"/>
                    <w:bottom w:val="none" w:sz="0" w:space="0" w:color="auto"/>
                    <w:right w:val="none" w:sz="0" w:space="0" w:color="auto"/>
                  </w:divBdr>
                </w:div>
                <w:div w:id="1585457785">
                  <w:marLeft w:val="640"/>
                  <w:marRight w:val="0"/>
                  <w:marTop w:val="0"/>
                  <w:marBottom w:val="0"/>
                  <w:divBdr>
                    <w:top w:val="none" w:sz="0" w:space="0" w:color="auto"/>
                    <w:left w:val="none" w:sz="0" w:space="0" w:color="auto"/>
                    <w:bottom w:val="none" w:sz="0" w:space="0" w:color="auto"/>
                    <w:right w:val="none" w:sz="0" w:space="0" w:color="auto"/>
                  </w:divBdr>
                </w:div>
                <w:div w:id="1207372630">
                  <w:marLeft w:val="640"/>
                  <w:marRight w:val="0"/>
                  <w:marTop w:val="0"/>
                  <w:marBottom w:val="0"/>
                  <w:divBdr>
                    <w:top w:val="none" w:sz="0" w:space="0" w:color="auto"/>
                    <w:left w:val="none" w:sz="0" w:space="0" w:color="auto"/>
                    <w:bottom w:val="none" w:sz="0" w:space="0" w:color="auto"/>
                    <w:right w:val="none" w:sz="0" w:space="0" w:color="auto"/>
                  </w:divBdr>
                </w:div>
                <w:div w:id="228538482">
                  <w:marLeft w:val="640"/>
                  <w:marRight w:val="0"/>
                  <w:marTop w:val="0"/>
                  <w:marBottom w:val="0"/>
                  <w:divBdr>
                    <w:top w:val="none" w:sz="0" w:space="0" w:color="auto"/>
                    <w:left w:val="none" w:sz="0" w:space="0" w:color="auto"/>
                    <w:bottom w:val="none" w:sz="0" w:space="0" w:color="auto"/>
                    <w:right w:val="none" w:sz="0" w:space="0" w:color="auto"/>
                  </w:divBdr>
                </w:div>
                <w:div w:id="1086654905">
                  <w:marLeft w:val="640"/>
                  <w:marRight w:val="0"/>
                  <w:marTop w:val="0"/>
                  <w:marBottom w:val="0"/>
                  <w:divBdr>
                    <w:top w:val="none" w:sz="0" w:space="0" w:color="auto"/>
                    <w:left w:val="none" w:sz="0" w:space="0" w:color="auto"/>
                    <w:bottom w:val="none" w:sz="0" w:space="0" w:color="auto"/>
                    <w:right w:val="none" w:sz="0" w:space="0" w:color="auto"/>
                  </w:divBdr>
                </w:div>
                <w:div w:id="1009213466">
                  <w:marLeft w:val="640"/>
                  <w:marRight w:val="0"/>
                  <w:marTop w:val="0"/>
                  <w:marBottom w:val="0"/>
                  <w:divBdr>
                    <w:top w:val="none" w:sz="0" w:space="0" w:color="auto"/>
                    <w:left w:val="none" w:sz="0" w:space="0" w:color="auto"/>
                    <w:bottom w:val="none" w:sz="0" w:space="0" w:color="auto"/>
                    <w:right w:val="none" w:sz="0" w:space="0" w:color="auto"/>
                  </w:divBdr>
                </w:div>
                <w:div w:id="1950698933">
                  <w:marLeft w:val="640"/>
                  <w:marRight w:val="0"/>
                  <w:marTop w:val="0"/>
                  <w:marBottom w:val="0"/>
                  <w:divBdr>
                    <w:top w:val="none" w:sz="0" w:space="0" w:color="auto"/>
                    <w:left w:val="none" w:sz="0" w:space="0" w:color="auto"/>
                    <w:bottom w:val="none" w:sz="0" w:space="0" w:color="auto"/>
                    <w:right w:val="none" w:sz="0" w:space="0" w:color="auto"/>
                  </w:divBdr>
                </w:div>
                <w:div w:id="915628998">
                  <w:marLeft w:val="640"/>
                  <w:marRight w:val="0"/>
                  <w:marTop w:val="0"/>
                  <w:marBottom w:val="0"/>
                  <w:divBdr>
                    <w:top w:val="none" w:sz="0" w:space="0" w:color="auto"/>
                    <w:left w:val="none" w:sz="0" w:space="0" w:color="auto"/>
                    <w:bottom w:val="none" w:sz="0" w:space="0" w:color="auto"/>
                    <w:right w:val="none" w:sz="0" w:space="0" w:color="auto"/>
                  </w:divBdr>
                </w:div>
                <w:div w:id="2104185064">
                  <w:marLeft w:val="640"/>
                  <w:marRight w:val="0"/>
                  <w:marTop w:val="0"/>
                  <w:marBottom w:val="0"/>
                  <w:divBdr>
                    <w:top w:val="none" w:sz="0" w:space="0" w:color="auto"/>
                    <w:left w:val="none" w:sz="0" w:space="0" w:color="auto"/>
                    <w:bottom w:val="none" w:sz="0" w:space="0" w:color="auto"/>
                    <w:right w:val="none" w:sz="0" w:space="0" w:color="auto"/>
                  </w:divBdr>
                </w:div>
                <w:div w:id="1976058306">
                  <w:marLeft w:val="640"/>
                  <w:marRight w:val="0"/>
                  <w:marTop w:val="0"/>
                  <w:marBottom w:val="0"/>
                  <w:divBdr>
                    <w:top w:val="none" w:sz="0" w:space="0" w:color="auto"/>
                    <w:left w:val="none" w:sz="0" w:space="0" w:color="auto"/>
                    <w:bottom w:val="none" w:sz="0" w:space="0" w:color="auto"/>
                    <w:right w:val="none" w:sz="0" w:space="0" w:color="auto"/>
                  </w:divBdr>
                </w:div>
                <w:div w:id="82800232">
                  <w:marLeft w:val="640"/>
                  <w:marRight w:val="0"/>
                  <w:marTop w:val="0"/>
                  <w:marBottom w:val="0"/>
                  <w:divBdr>
                    <w:top w:val="none" w:sz="0" w:space="0" w:color="auto"/>
                    <w:left w:val="none" w:sz="0" w:space="0" w:color="auto"/>
                    <w:bottom w:val="none" w:sz="0" w:space="0" w:color="auto"/>
                    <w:right w:val="none" w:sz="0" w:space="0" w:color="auto"/>
                  </w:divBdr>
                </w:div>
                <w:div w:id="80488499">
                  <w:marLeft w:val="640"/>
                  <w:marRight w:val="0"/>
                  <w:marTop w:val="0"/>
                  <w:marBottom w:val="0"/>
                  <w:divBdr>
                    <w:top w:val="none" w:sz="0" w:space="0" w:color="auto"/>
                    <w:left w:val="none" w:sz="0" w:space="0" w:color="auto"/>
                    <w:bottom w:val="none" w:sz="0" w:space="0" w:color="auto"/>
                    <w:right w:val="none" w:sz="0" w:space="0" w:color="auto"/>
                  </w:divBdr>
                </w:div>
                <w:div w:id="1943759966">
                  <w:marLeft w:val="640"/>
                  <w:marRight w:val="0"/>
                  <w:marTop w:val="0"/>
                  <w:marBottom w:val="0"/>
                  <w:divBdr>
                    <w:top w:val="none" w:sz="0" w:space="0" w:color="auto"/>
                    <w:left w:val="none" w:sz="0" w:space="0" w:color="auto"/>
                    <w:bottom w:val="none" w:sz="0" w:space="0" w:color="auto"/>
                    <w:right w:val="none" w:sz="0" w:space="0" w:color="auto"/>
                  </w:divBdr>
                </w:div>
                <w:div w:id="1385060682">
                  <w:marLeft w:val="640"/>
                  <w:marRight w:val="0"/>
                  <w:marTop w:val="0"/>
                  <w:marBottom w:val="0"/>
                  <w:divBdr>
                    <w:top w:val="none" w:sz="0" w:space="0" w:color="auto"/>
                    <w:left w:val="none" w:sz="0" w:space="0" w:color="auto"/>
                    <w:bottom w:val="none" w:sz="0" w:space="0" w:color="auto"/>
                    <w:right w:val="none" w:sz="0" w:space="0" w:color="auto"/>
                  </w:divBdr>
                </w:div>
              </w:divsChild>
            </w:div>
            <w:div w:id="616520421">
              <w:marLeft w:val="0"/>
              <w:marRight w:val="0"/>
              <w:marTop w:val="0"/>
              <w:marBottom w:val="0"/>
              <w:divBdr>
                <w:top w:val="none" w:sz="0" w:space="0" w:color="auto"/>
                <w:left w:val="none" w:sz="0" w:space="0" w:color="auto"/>
                <w:bottom w:val="none" w:sz="0" w:space="0" w:color="auto"/>
                <w:right w:val="none" w:sz="0" w:space="0" w:color="auto"/>
              </w:divBdr>
              <w:divsChild>
                <w:div w:id="1546212635">
                  <w:marLeft w:val="640"/>
                  <w:marRight w:val="0"/>
                  <w:marTop w:val="0"/>
                  <w:marBottom w:val="0"/>
                  <w:divBdr>
                    <w:top w:val="none" w:sz="0" w:space="0" w:color="auto"/>
                    <w:left w:val="none" w:sz="0" w:space="0" w:color="auto"/>
                    <w:bottom w:val="none" w:sz="0" w:space="0" w:color="auto"/>
                    <w:right w:val="none" w:sz="0" w:space="0" w:color="auto"/>
                  </w:divBdr>
                </w:div>
                <w:div w:id="1205479767">
                  <w:marLeft w:val="640"/>
                  <w:marRight w:val="0"/>
                  <w:marTop w:val="0"/>
                  <w:marBottom w:val="0"/>
                  <w:divBdr>
                    <w:top w:val="none" w:sz="0" w:space="0" w:color="auto"/>
                    <w:left w:val="none" w:sz="0" w:space="0" w:color="auto"/>
                    <w:bottom w:val="none" w:sz="0" w:space="0" w:color="auto"/>
                    <w:right w:val="none" w:sz="0" w:space="0" w:color="auto"/>
                  </w:divBdr>
                </w:div>
                <w:div w:id="1452942707">
                  <w:marLeft w:val="640"/>
                  <w:marRight w:val="0"/>
                  <w:marTop w:val="0"/>
                  <w:marBottom w:val="0"/>
                  <w:divBdr>
                    <w:top w:val="none" w:sz="0" w:space="0" w:color="auto"/>
                    <w:left w:val="none" w:sz="0" w:space="0" w:color="auto"/>
                    <w:bottom w:val="none" w:sz="0" w:space="0" w:color="auto"/>
                    <w:right w:val="none" w:sz="0" w:space="0" w:color="auto"/>
                  </w:divBdr>
                </w:div>
                <w:div w:id="419375240">
                  <w:marLeft w:val="640"/>
                  <w:marRight w:val="0"/>
                  <w:marTop w:val="0"/>
                  <w:marBottom w:val="0"/>
                  <w:divBdr>
                    <w:top w:val="none" w:sz="0" w:space="0" w:color="auto"/>
                    <w:left w:val="none" w:sz="0" w:space="0" w:color="auto"/>
                    <w:bottom w:val="none" w:sz="0" w:space="0" w:color="auto"/>
                    <w:right w:val="none" w:sz="0" w:space="0" w:color="auto"/>
                  </w:divBdr>
                </w:div>
                <w:div w:id="249389665">
                  <w:marLeft w:val="640"/>
                  <w:marRight w:val="0"/>
                  <w:marTop w:val="0"/>
                  <w:marBottom w:val="0"/>
                  <w:divBdr>
                    <w:top w:val="none" w:sz="0" w:space="0" w:color="auto"/>
                    <w:left w:val="none" w:sz="0" w:space="0" w:color="auto"/>
                    <w:bottom w:val="none" w:sz="0" w:space="0" w:color="auto"/>
                    <w:right w:val="none" w:sz="0" w:space="0" w:color="auto"/>
                  </w:divBdr>
                </w:div>
                <w:div w:id="2010982577">
                  <w:marLeft w:val="640"/>
                  <w:marRight w:val="0"/>
                  <w:marTop w:val="0"/>
                  <w:marBottom w:val="0"/>
                  <w:divBdr>
                    <w:top w:val="none" w:sz="0" w:space="0" w:color="auto"/>
                    <w:left w:val="none" w:sz="0" w:space="0" w:color="auto"/>
                    <w:bottom w:val="none" w:sz="0" w:space="0" w:color="auto"/>
                    <w:right w:val="none" w:sz="0" w:space="0" w:color="auto"/>
                  </w:divBdr>
                </w:div>
                <w:div w:id="843011069">
                  <w:marLeft w:val="640"/>
                  <w:marRight w:val="0"/>
                  <w:marTop w:val="0"/>
                  <w:marBottom w:val="0"/>
                  <w:divBdr>
                    <w:top w:val="none" w:sz="0" w:space="0" w:color="auto"/>
                    <w:left w:val="none" w:sz="0" w:space="0" w:color="auto"/>
                    <w:bottom w:val="none" w:sz="0" w:space="0" w:color="auto"/>
                    <w:right w:val="none" w:sz="0" w:space="0" w:color="auto"/>
                  </w:divBdr>
                </w:div>
                <w:div w:id="1614706926">
                  <w:marLeft w:val="640"/>
                  <w:marRight w:val="0"/>
                  <w:marTop w:val="0"/>
                  <w:marBottom w:val="0"/>
                  <w:divBdr>
                    <w:top w:val="none" w:sz="0" w:space="0" w:color="auto"/>
                    <w:left w:val="none" w:sz="0" w:space="0" w:color="auto"/>
                    <w:bottom w:val="none" w:sz="0" w:space="0" w:color="auto"/>
                    <w:right w:val="none" w:sz="0" w:space="0" w:color="auto"/>
                  </w:divBdr>
                </w:div>
                <w:div w:id="1189176305">
                  <w:marLeft w:val="640"/>
                  <w:marRight w:val="0"/>
                  <w:marTop w:val="0"/>
                  <w:marBottom w:val="0"/>
                  <w:divBdr>
                    <w:top w:val="none" w:sz="0" w:space="0" w:color="auto"/>
                    <w:left w:val="none" w:sz="0" w:space="0" w:color="auto"/>
                    <w:bottom w:val="none" w:sz="0" w:space="0" w:color="auto"/>
                    <w:right w:val="none" w:sz="0" w:space="0" w:color="auto"/>
                  </w:divBdr>
                </w:div>
                <w:div w:id="1462847461">
                  <w:marLeft w:val="640"/>
                  <w:marRight w:val="0"/>
                  <w:marTop w:val="0"/>
                  <w:marBottom w:val="0"/>
                  <w:divBdr>
                    <w:top w:val="none" w:sz="0" w:space="0" w:color="auto"/>
                    <w:left w:val="none" w:sz="0" w:space="0" w:color="auto"/>
                    <w:bottom w:val="none" w:sz="0" w:space="0" w:color="auto"/>
                    <w:right w:val="none" w:sz="0" w:space="0" w:color="auto"/>
                  </w:divBdr>
                </w:div>
                <w:div w:id="907687316">
                  <w:marLeft w:val="640"/>
                  <w:marRight w:val="0"/>
                  <w:marTop w:val="0"/>
                  <w:marBottom w:val="0"/>
                  <w:divBdr>
                    <w:top w:val="none" w:sz="0" w:space="0" w:color="auto"/>
                    <w:left w:val="none" w:sz="0" w:space="0" w:color="auto"/>
                    <w:bottom w:val="none" w:sz="0" w:space="0" w:color="auto"/>
                    <w:right w:val="none" w:sz="0" w:space="0" w:color="auto"/>
                  </w:divBdr>
                </w:div>
                <w:div w:id="2003847585">
                  <w:marLeft w:val="640"/>
                  <w:marRight w:val="0"/>
                  <w:marTop w:val="0"/>
                  <w:marBottom w:val="0"/>
                  <w:divBdr>
                    <w:top w:val="none" w:sz="0" w:space="0" w:color="auto"/>
                    <w:left w:val="none" w:sz="0" w:space="0" w:color="auto"/>
                    <w:bottom w:val="none" w:sz="0" w:space="0" w:color="auto"/>
                    <w:right w:val="none" w:sz="0" w:space="0" w:color="auto"/>
                  </w:divBdr>
                </w:div>
                <w:div w:id="1113671097">
                  <w:marLeft w:val="640"/>
                  <w:marRight w:val="0"/>
                  <w:marTop w:val="0"/>
                  <w:marBottom w:val="0"/>
                  <w:divBdr>
                    <w:top w:val="none" w:sz="0" w:space="0" w:color="auto"/>
                    <w:left w:val="none" w:sz="0" w:space="0" w:color="auto"/>
                    <w:bottom w:val="none" w:sz="0" w:space="0" w:color="auto"/>
                    <w:right w:val="none" w:sz="0" w:space="0" w:color="auto"/>
                  </w:divBdr>
                </w:div>
                <w:div w:id="1214583945">
                  <w:marLeft w:val="640"/>
                  <w:marRight w:val="0"/>
                  <w:marTop w:val="0"/>
                  <w:marBottom w:val="0"/>
                  <w:divBdr>
                    <w:top w:val="none" w:sz="0" w:space="0" w:color="auto"/>
                    <w:left w:val="none" w:sz="0" w:space="0" w:color="auto"/>
                    <w:bottom w:val="none" w:sz="0" w:space="0" w:color="auto"/>
                    <w:right w:val="none" w:sz="0" w:space="0" w:color="auto"/>
                  </w:divBdr>
                </w:div>
                <w:div w:id="25495713">
                  <w:marLeft w:val="640"/>
                  <w:marRight w:val="0"/>
                  <w:marTop w:val="0"/>
                  <w:marBottom w:val="0"/>
                  <w:divBdr>
                    <w:top w:val="none" w:sz="0" w:space="0" w:color="auto"/>
                    <w:left w:val="none" w:sz="0" w:space="0" w:color="auto"/>
                    <w:bottom w:val="none" w:sz="0" w:space="0" w:color="auto"/>
                    <w:right w:val="none" w:sz="0" w:space="0" w:color="auto"/>
                  </w:divBdr>
                </w:div>
                <w:div w:id="1386875617">
                  <w:marLeft w:val="640"/>
                  <w:marRight w:val="0"/>
                  <w:marTop w:val="0"/>
                  <w:marBottom w:val="0"/>
                  <w:divBdr>
                    <w:top w:val="none" w:sz="0" w:space="0" w:color="auto"/>
                    <w:left w:val="none" w:sz="0" w:space="0" w:color="auto"/>
                    <w:bottom w:val="none" w:sz="0" w:space="0" w:color="auto"/>
                    <w:right w:val="none" w:sz="0" w:space="0" w:color="auto"/>
                  </w:divBdr>
                </w:div>
                <w:div w:id="813252205">
                  <w:marLeft w:val="640"/>
                  <w:marRight w:val="0"/>
                  <w:marTop w:val="0"/>
                  <w:marBottom w:val="0"/>
                  <w:divBdr>
                    <w:top w:val="none" w:sz="0" w:space="0" w:color="auto"/>
                    <w:left w:val="none" w:sz="0" w:space="0" w:color="auto"/>
                    <w:bottom w:val="none" w:sz="0" w:space="0" w:color="auto"/>
                    <w:right w:val="none" w:sz="0" w:space="0" w:color="auto"/>
                  </w:divBdr>
                </w:div>
                <w:div w:id="1087921992">
                  <w:marLeft w:val="640"/>
                  <w:marRight w:val="0"/>
                  <w:marTop w:val="0"/>
                  <w:marBottom w:val="0"/>
                  <w:divBdr>
                    <w:top w:val="none" w:sz="0" w:space="0" w:color="auto"/>
                    <w:left w:val="none" w:sz="0" w:space="0" w:color="auto"/>
                    <w:bottom w:val="none" w:sz="0" w:space="0" w:color="auto"/>
                    <w:right w:val="none" w:sz="0" w:space="0" w:color="auto"/>
                  </w:divBdr>
                </w:div>
                <w:div w:id="2117285832">
                  <w:marLeft w:val="640"/>
                  <w:marRight w:val="0"/>
                  <w:marTop w:val="0"/>
                  <w:marBottom w:val="0"/>
                  <w:divBdr>
                    <w:top w:val="none" w:sz="0" w:space="0" w:color="auto"/>
                    <w:left w:val="none" w:sz="0" w:space="0" w:color="auto"/>
                    <w:bottom w:val="none" w:sz="0" w:space="0" w:color="auto"/>
                    <w:right w:val="none" w:sz="0" w:space="0" w:color="auto"/>
                  </w:divBdr>
                </w:div>
                <w:div w:id="366957203">
                  <w:marLeft w:val="640"/>
                  <w:marRight w:val="0"/>
                  <w:marTop w:val="0"/>
                  <w:marBottom w:val="0"/>
                  <w:divBdr>
                    <w:top w:val="none" w:sz="0" w:space="0" w:color="auto"/>
                    <w:left w:val="none" w:sz="0" w:space="0" w:color="auto"/>
                    <w:bottom w:val="none" w:sz="0" w:space="0" w:color="auto"/>
                    <w:right w:val="none" w:sz="0" w:space="0" w:color="auto"/>
                  </w:divBdr>
                </w:div>
                <w:div w:id="1009261030">
                  <w:marLeft w:val="640"/>
                  <w:marRight w:val="0"/>
                  <w:marTop w:val="0"/>
                  <w:marBottom w:val="0"/>
                  <w:divBdr>
                    <w:top w:val="none" w:sz="0" w:space="0" w:color="auto"/>
                    <w:left w:val="none" w:sz="0" w:space="0" w:color="auto"/>
                    <w:bottom w:val="none" w:sz="0" w:space="0" w:color="auto"/>
                    <w:right w:val="none" w:sz="0" w:space="0" w:color="auto"/>
                  </w:divBdr>
                </w:div>
                <w:div w:id="2041203793">
                  <w:marLeft w:val="640"/>
                  <w:marRight w:val="0"/>
                  <w:marTop w:val="0"/>
                  <w:marBottom w:val="0"/>
                  <w:divBdr>
                    <w:top w:val="none" w:sz="0" w:space="0" w:color="auto"/>
                    <w:left w:val="none" w:sz="0" w:space="0" w:color="auto"/>
                    <w:bottom w:val="none" w:sz="0" w:space="0" w:color="auto"/>
                    <w:right w:val="none" w:sz="0" w:space="0" w:color="auto"/>
                  </w:divBdr>
                </w:div>
                <w:div w:id="969018757">
                  <w:marLeft w:val="640"/>
                  <w:marRight w:val="0"/>
                  <w:marTop w:val="0"/>
                  <w:marBottom w:val="0"/>
                  <w:divBdr>
                    <w:top w:val="none" w:sz="0" w:space="0" w:color="auto"/>
                    <w:left w:val="none" w:sz="0" w:space="0" w:color="auto"/>
                    <w:bottom w:val="none" w:sz="0" w:space="0" w:color="auto"/>
                    <w:right w:val="none" w:sz="0" w:space="0" w:color="auto"/>
                  </w:divBdr>
                </w:div>
                <w:div w:id="1423338617">
                  <w:marLeft w:val="640"/>
                  <w:marRight w:val="0"/>
                  <w:marTop w:val="0"/>
                  <w:marBottom w:val="0"/>
                  <w:divBdr>
                    <w:top w:val="none" w:sz="0" w:space="0" w:color="auto"/>
                    <w:left w:val="none" w:sz="0" w:space="0" w:color="auto"/>
                    <w:bottom w:val="none" w:sz="0" w:space="0" w:color="auto"/>
                    <w:right w:val="none" w:sz="0" w:space="0" w:color="auto"/>
                  </w:divBdr>
                </w:div>
                <w:div w:id="454326263">
                  <w:marLeft w:val="640"/>
                  <w:marRight w:val="0"/>
                  <w:marTop w:val="0"/>
                  <w:marBottom w:val="0"/>
                  <w:divBdr>
                    <w:top w:val="none" w:sz="0" w:space="0" w:color="auto"/>
                    <w:left w:val="none" w:sz="0" w:space="0" w:color="auto"/>
                    <w:bottom w:val="none" w:sz="0" w:space="0" w:color="auto"/>
                    <w:right w:val="none" w:sz="0" w:space="0" w:color="auto"/>
                  </w:divBdr>
                </w:div>
                <w:div w:id="1055353833">
                  <w:marLeft w:val="640"/>
                  <w:marRight w:val="0"/>
                  <w:marTop w:val="0"/>
                  <w:marBottom w:val="0"/>
                  <w:divBdr>
                    <w:top w:val="none" w:sz="0" w:space="0" w:color="auto"/>
                    <w:left w:val="none" w:sz="0" w:space="0" w:color="auto"/>
                    <w:bottom w:val="none" w:sz="0" w:space="0" w:color="auto"/>
                    <w:right w:val="none" w:sz="0" w:space="0" w:color="auto"/>
                  </w:divBdr>
                </w:div>
                <w:div w:id="1007636256">
                  <w:marLeft w:val="640"/>
                  <w:marRight w:val="0"/>
                  <w:marTop w:val="0"/>
                  <w:marBottom w:val="0"/>
                  <w:divBdr>
                    <w:top w:val="none" w:sz="0" w:space="0" w:color="auto"/>
                    <w:left w:val="none" w:sz="0" w:space="0" w:color="auto"/>
                    <w:bottom w:val="none" w:sz="0" w:space="0" w:color="auto"/>
                    <w:right w:val="none" w:sz="0" w:space="0" w:color="auto"/>
                  </w:divBdr>
                </w:div>
                <w:div w:id="153884558">
                  <w:marLeft w:val="640"/>
                  <w:marRight w:val="0"/>
                  <w:marTop w:val="0"/>
                  <w:marBottom w:val="0"/>
                  <w:divBdr>
                    <w:top w:val="none" w:sz="0" w:space="0" w:color="auto"/>
                    <w:left w:val="none" w:sz="0" w:space="0" w:color="auto"/>
                    <w:bottom w:val="none" w:sz="0" w:space="0" w:color="auto"/>
                    <w:right w:val="none" w:sz="0" w:space="0" w:color="auto"/>
                  </w:divBdr>
                </w:div>
                <w:div w:id="2112505682">
                  <w:marLeft w:val="640"/>
                  <w:marRight w:val="0"/>
                  <w:marTop w:val="0"/>
                  <w:marBottom w:val="0"/>
                  <w:divBdr>
                    <w:top w:val="none" w:sz="0" w:space="0" w:color="auto"/>
                    <w:left w:val="none" w:sz="0" w:space="0" w:color="auto"/>
                    <w:bottom w:val="none" w:sz="0" w:space="0" w:color="auto"/>
                    <w:right w:val="none" w:sz="0" w:space="0" w:color="auto"/>
                  </w:divBdr>
                </w:div>
                <w:div w:id="404030947">
                  <w:marLeft w:val="640"/>
                  <w:marRight w:val="0"/>
                  <w:marTop w:val="0"/>
                  <w:marBottom w:val="0"/>
                  <w:divBdr>
                    <w:top w:val="none" w:sz="0" w:space="0" w:color="auto"/>
                    <w:left w:val="none" w:sz="0" w:space="0" w:color="auto"/>
                    <w:bottom w:val="none" w:sz="0" w:space="0" w:color="auto"/>
                    <w:right w:val="none" w:sz="0" w:space="0" w:color="auto"/>
                  </w:divBdr>
                </w:div>
                <w:div w:id="913048006">
                  <w:marLeft w:val="640"/>
                  <w:marRight w:val="0"/>
                  <w:marTop w:val="0"/>
                  <w:marBottom w:val="0"/>
                  <w:divBdr>
                    <w:top w:val="none" w:sz="0" w:space="0" w:color="auto"/>
                    <w:left w:val="none" w:sz="0" w:space="0" w:color="auto"/>
                    <w:bottom w:val="none" w:sz="0" w:space="0" w:color="auto"/>
                    <w:right w:val="none" w:sz="0" w:space="0" w:color="auto"/>
                  </w:divBdr>
                </w:div>
                <w:div w:id="1018502422">
                  <w:marLeft w:val="640"/>
                  <w:marRight w:val="0"/>
                  <w:marTop w:val="0"/>
                  <w:marBottom w:val="0"/>
                  <w:divBdr>
                    <w:top w:val="none" w:sz="0" w:space="0" w:color="auto"/>
                    <w:left w:val="none" w:sz="0" w:space="0" w:color="auto"/>
                    <w:bottom w:val="none" w:sz="0" w:space="0" w:color="auto"/>
                    <w:right w:val="none" w:sz="0" w:space="0" w:color="auto"/>
                  </w:divBdr>
                </w:div>
                <w:div w:id="2082829729">
                  <w:marLeft w:val="640"/>
                  <w:marRight w:val="0"/>
                  <w:marTop w:val="0"/>
                  <w:marBottom w:val="0"/>
                  <w:divBdr>
                    <w:top w:val="none" w:sz="0" w:space="0" w:color="auto"/>
                    <w:left w:val="none" w:sz="0" w:space="0" w:color="auto"/>
                    <w:bottom w:val="none" w:sz="0" w:space="0" w:color="auto"/>
                    <w:right w:val="none" w:sz="0" w:space="0" w:color="auto"/>
                  </w:divBdr>
                </w:div>
                <w:div w:id="1363702934">
                  <w:marLeft w:val="640"/>
                  <w:marRight w:val="0"/>
                  <w:marTop w:val="0"/>
                  <w:marBottom w:val="0"/>
                  <w:divBdr>
                    <w:top w:val="none" w:sz="0" w:space="0" w:color="auto"/>
                    <w:left w:val="none" w:sz="0" w:space="0" w:color="auto"/>
                    <w:bottom w:val="none" w:sz="0" w:space="0" w:color="auto"/>
                    <w:right w:val="none" w:sz="0" w:space="0" w:color="auto"/>
                  </w:divBdr>
                </w:div>
                <w:div w:id="894899776">
                  <w:marLeft w:val="640"/>
                  <w:marRight w:val="0"/>
                  <w:marTop w:val="0"/>
                  <w:marBottom w:val="0"/>
                  <w:divBdr>
                    <w:top w:val="none" w:sz="0" w:space="0" w:color="auto"/>
                    <w:left w:val="none" w:sz="0" w:space="0" w:color="auto"/>
                    <w:bottom w:val="none" w:sz="0" w:space="0" w:color="auto"/>
                    <w:right w:val="none" w:sz="0" w:space="0" w:color="auto"/>
                  </w:divBdr>
                </w:div>
                <w:div w:id="572541705">
                  <w:marLeft w:val="640"/>
                  <w:marRight w:val="0"/>
                  <w:marTop w:val="0"/>
                  <w:marBottom w:val="0"/>
                  <w:divBdr>
                    <w:top w:val="none" w:sz="0" w:space="0" w:color="auto"/>
                    <w:left w:val="none" w:sz="0" w:space="0" w:color="auto"/>
                    <w:bottom w:val="none" w:sz="0" w:space="0" w:color="auto"/>
                    <w:right w:val="none" w:sz="0" w:space="0" w:color="auto"/>
                  </w:divBdr>
                </w:div>
                <w:div w:id="2036269068">
                  <w:marLeft w:val="640"/>
                  <w:marRight w:val="0"/>
                  <w:marTop w:val="0"/>
                  <w:marBottom w:val="0"/>
                  <w:divBdr>
                    <w:top w:val="none" w:sz="0" w:space="0" w:color="auto"/>
                    <w:left w:val="none" w:sz="0" w:space="0" w:color="auto"/>
                    <w:bottom w:val="none" w:sz="0" w:space="0" w:color="auto"/>
                    <w:right w:val="none" w:sz="0" w:space="0" w:color="auto"/>
                  </w:divBdr>
                </w:div>
                <w:div w:id="806626549">
                  <w:marLeft w:val="640"/>
                  <w:marRight w:val="0"/>
                  <w:marTop w:val="0"/>
                  <w:marBottom w:val="0"/>
                  <w:divBdr>
                    <w:top w:val="none" w:sz="0" w:space="0" w:color="auto"/>
                    <w:left w:val="none" w:sz="0" w:space="0" w:color="auto"/>
                    <w:bottom w:val="none" w:sz="0" w:space="0" w:color="auto"/>
                    <w:right w:val="none" w:sz="0" w:space="0" w:color="auto"/>
                  </w:divBdr>
                </w:div>
                <w:div w:id="1167206951">
                  <w:marLeft w:val="640"/>
                  <w:marRight w:val="0"/>
                  <w:marTop w:val="0"/>
                  <w:marBottom w:val="0"/>
                  <w:divBdr>
                    <w:top w:val="none" w:sz="0" w:space="0" w:color="auto"/>
                    <w:left w:val="none" w:sz="0" w:space="0" w:color="auto"/>
                    <w:bottom w:val="none" w:sz="0" w:space="0" w:color="auto"/>
                    <w:right w:val="none" w:sz="0" w:space="0" w:color="auto"/>
                  </w:divBdr>
                </w:div>
                <w:div w:id="1313605286">
                  <w:marLeft w:val="640"/>
                  <w:marRight w:val="0"/>
                  <w:marTop w:val="0"/>
                  <w:marBottom w:val="0"/>
                  <w:divBdr>
                    <w:top w:val="none" w:sz="0" w:space="0" w:color="auto"/>
                    <w:left w:val="none" w:sz="0" w:space="0" w:color="auto"/>
                    <w:bottom w:val="none" w:sz="0" w:space="0" w:color="auto"/>
                    <w:right w:val="none" w:sz="0" w:space="0" w:color="auto"/>
                  </w:divBdr>
                </w:div>
                <w:div w:id="1216114971">
                  <w:marLeft w:val="640"/>
                  <w:marRight w:val="0"/>
                  <w:marTop w:val="0"/>
                  <w:marBottom w:val="0"/>
                  <w:divBdr>
                    <w:top w:val="none" w:sz="0" w:space="0" w:color="auto"/>
                    <w:left w:val="none" w:sz="0" w:space="0" w:color="auto"/>
                    <w:bottom w:val="none" w:sz="0" w:space="0" w:color="auto"/>
                    <w:right w:val="none" w:sz="0" w:space="0" w:color="auto"/>
                  </w:divBdr>
                </w:div>
                <w:div w:id="353650203">
                  <w:marLeft w:val="640"/>
                  <w:marRight w:val="0"/>
                  <w:marTop w:val="0"/>
                  <w:marBottom w:val="0"/>
                  <w:divBdr>
                    <w:top w:val="none" w:sz="0" w:space="0" w:color="auto"/>
                    <w:left w:val="none" w:sz="0" w:space="0" w:color="auto"/>
                    <w:bottom w:val="none" w:sz="0" w:space="0" w:color="auto"/>
                    <w:right w:val="none" w:sz="0" w:space="0" w:color="auto"/>
                  </w:divBdr>
                </w:div>
                <w:div w:id="1835366963">
                  <w:marLeft w:val="640"/>
                  <w:marRight w:val="0"/>
                  <w:marTop w:val="0"/>
                  <w:marBottom w:val="0"/>
                  <w:divBdr>
                    <w:top w:val="none" w:sz="0" w:space="0" w:color="auto"/>
                    <w:left w:val="none" w:sz="0" w:space="0" w:color="auto"/>
                    <w:bottom w:val="none" w:sz="0" w:space="0" w:color="auto"/>
                    <w:right w:val="none" w:sz="0" w:space="0" w:color="auto"/>
                  </w:divBdr>
                </w:div>
                <w:div w:id="174737390">
                  <w:marLeft w:val="640"/>
                  <w:marRight w:val="0"/>
                  <w:marTop w:val="0"/>
                  <w:marBottom w:val="0"/>
                  <w:divBdr>
                    <w:top w:val="none" w:sz="0" w:space="0" w:color="auto"/>
                    <w:left w:val="none" w:sz="0" w:space="0" w:color="auto"/>
                    <w:bottom w:val="none" w:sz="0" w:space="0" w:color="auto"/>
                    <w:right w:val="none" w:sz="0" w:space="0" w:color="auto"/>
                  </w:divBdr>
                </w:div>
                <w:div w:id="794371181">
                  <w:marLeft w:val="640"/>
                  <w:marRight w:val="0"/>
                  <w:marTop w:val="0"/>
                  <w:marBottom w:val="0"/>
                  <w:divBdr>
                    <w:top w:val="none" w:sz="0" w:space="0" w:color="auto"/>
                    <w:left w:val="none" w:sz="0" w:space="0" w:color="auto"/>
                    <w:bottom w:val="none" w:sz="0" w:space="0" w:color="auto"/>
                    <w:right w:val="none" w:sz="0" w:space="0" w:color="auto"/>
                  </w:divBdr>
                </w:div>
                <w:div w:id="1045525459">
                  <w:marLeft w:val="640"/>
                  <w:marRight w:val="0"/>
                  <w:marTop w:val="0"/>
                  <w:marBottom w:val="0"/>
                  <w:divBdr>
                    <w:top w:val="none" w:sz="0" w:space="0" w:color="auto"/>
                    <w:left w:val="none" w:sz="0" w:space="0" w:color="auto"/>
                    <w:bottom w:val="none" w:sz="0" w:space="0" w:color="auto"/>
                    <w:right w:val="none" w:sz="0" w:space="0" w:color="auto"/>
                  </w:divBdr>
                </w:div>
                <w:div w:id="758721739">
                  <w:marLeft w:val="640"/>
                  <w:marRight w:val="0"/>
                  <w:marTop w:val="0"/>
                  <w:marBottom w:val="0"/>
                  <w:divBdr>
                    <w:top w:val="none" w:sz="0" w:space="0" w:color="auto"/>
                    <w:left w:val="none" w:sz="0" w:space="0" w:color="auto"/>
                    <w:bottom w:val="none" w:sz="0" w:space="0" w:color="auto"/>
                    <w:right w:val="none" w:sz="0" w:space="0" w:color="auto"/>
                  </w:divBdr>
                </w:div>
                <w:div w:id="349185045">
                  <w:marLeft w:val="640"/>
                  <w:marRight w:val="0"/>
                  <w:marTop w:val="0"/>
                  <w:marBottom w:val="0"/>
                  <w:divBdr>
                    <w:top w:val="none" w:sz="0" w:space="0" w:color="auto"/>
                    <w:left w:val="none" w:sz="0" w:space="0" w:color="auto"/>
                    <w:bottom w:val="none" w:sz="0" w:space="0" w:color="auto"/>
                    <w:right w:val="none" w:sz="0" w:space="0" w:color="auto"/>
                  </w:divBdr>
                </w:div>
                <w:div w:id="133916568">
                  <w:marLeft w:val="640"/>
                  <w:marRight w:val="0"/>
                  <w:marTop w:val="0"/>
                  <w:marBottom w:val="0"/>
                  <w:divBdr>
                    <w:top w:val="none" w:sz="0" w:space="0" w:color="auto"/>
                    <w:left w:val="none" w:sz="0" w:space="0" w:color="auto"/>
                    <w:bottom w:val="none" w:sz="0" w:space="0" w:color="auto"/>
                    <w:right w:val="none" w:sz="0" w:space="0" w:color="auto"/>
                  </w:divBdr>
                </w:div>
                <w:div w:id="1754281726">
                  <w:marLeft w:val="640"/>
                  <w:marRight w:val="0"/>
                  <w:marTop w:val="0"/>
                  <w:marBottom w:val="0"/>
                  <w:divBdr>
                    <w:top w:val="none" w:sz="0" w:space="0" w:color="auto"/>
                    <w:left w:val="none" w:sz="0" w:space="0" w:color="auto"/>
                    <w:bottom w:val="none" w:sz="0" w:space="0" w:color="auto"/>
                    <w:right w:val="none" w:sz="0" w:space="0" w:color="auto"/>
                  </w:divBdr>
                </w:div>
                <w:div w:id="34890098">
                  <w:marLeft w:val="640"/>
                  <w:marRight w:val="0"/>
                  <w:marTop w:val="0"/>
                  <w:marBottom w:val="0"/>
                  <w:divBdr>
                    <w:top w:val="none" w:sz="0" w:space="0" w:color="auto"/>
                    <w:left w:val="none" w:sz="0" w:space="0" w:color="auto"/>
                    <w:bottom w:val="none" w:sz="0" w:space="0" w:color="auto"/>
                    <w:right w:val="none" w:sz="0" w:space="0" w:color="auto"/>
                  </w:divBdr>
                </w:div>
                <w:div w:id="109738472">
                  <w:marLeft w:val="640"/>
                  <w:marRight w:val="0"/>
                  <w:marTop w:val="0"/>
                  <w:marBottom w:val="0"/>
                  <w:divBdr>
                    <w:top w:val="none" w:sz="0" w:space="0" w:color="auto"/>
                    <w:left w:val="none" w:sz="0" w:space="0" w:color="auto"/>
                    <w:bottom w:val="none" w:sz="0" w:space="0" w:color="auto"/>
                    <w:right w:val="none" w:sz="0" w:space="0" w:color="auto"/>
                  </w:divBdr>
                </w:div>
                <w:div w:id="201208492">
                  <w:marLeft w:val="640"/>
                  <w:marRight w:val="0"/>
                  <w:marTop w:val="0"/>
                  <w:marBottom w:val="0"/>
                  <w:divBdr>
                    <w:top w:val="none" w:sz="0" w:space="0" w:color="auto"/>
                    <w:left w:val="none" w:sz="0" w:space="0" w:color="auto"/>
                    <w:bottom w:val="none" w:sz="0" w:space="0" w:color="auto"/>
                    <w:right w:val="none" w:sz="0" w:space="0" w:color="auto"/>
                  </w:divBdr>
                </w:div>
                <w:div w:id="2071345153">
                  <w:marLeft w:val="640"/>
                  <w:marRight w:val="0"/>
                  <w:marTop w:val="0"/>
                  <w:marBottom w:val="0"/>
                  <w:divBdr>
                    <w:top w:val="none" w:sz="0" w:space="0" w:color="auto"/>
                    <w:left w:val="none" w:sz="0" w:space="0" w:color="auto"/>
                    <w:bottom w:val="none" w:sz="0" w:space="0" w:color="auto"/>
                    <w:right w:val="none" w:sz="0" w:space="0" w:color="auto"/>
                  </w:divBdr>
                </w:div>
                <w:div w:id="1955945019">
                  <w:marLeft w:val="640"/>
                  <w:marRight w:val="0"/>
                  <w:marTop w:val="0"/>
                  <w:marBottom w:val="0"/>
                  <w:divBdr>
                    <w:top w:val="none" w:sz="0" w:space="0" w:color="auto"/>
                    <w:left w:val="none" w:sz="0" w:space="0" w:color="auto"/>
                    <w:bottom w:val="none" w:sz="0" w:space="0" w:color="auto"/>
                    <w:right w:val="none" w:sz="0" w:space="0" w:color="auto"/>
                  </w:divBdr>
                </w:div>
                <w:div w:id="2046368670">
                  <w:marLeft w:val="640"/>
                  <w:marRight w:val="0"/>
                  <w:marTop w:val="0"/>
                  <w:marBottom w:val="0"/>
                  <w:divBdr>
                    <w:top w:val="none" w:sz="0" w:space="0" w:color="auto"/>
                    <w:left w:val="none" w:sz="0" w:space="0" w:color="auto"/>
                    <w:bottom w:val="none" w:sz="0" w:space="0" w:color="auto"/>
                    <w:right w:val="none" w:sz="0" w:space="0" w:color="auto"/>
                  </w:divBdr>
                </w:div>
                <w:div w:id="1218472240">
                  <w:marLeft w:val="640"/>
                  <w:marRight w:val="0"/>
                  <w:marTop w:val="0"/>
                  <w:marBottom w:val="0"/>
                  <w:divBdr>
                    <w:top w:val="none" w:sz="0" w:space="0" w:color="auto"/>
                    <w:left w:val="none" w:sz="0" w:space="0" w:color="auto"/>
                    <w:bottom w:val="none" w:sz="0" w:space="0" w:color="auto"/>
                    <w:right w:val="none" w:sz="0" w:space="0" w:color="auto"/>
                  </w:divBdr>
                </w:div>
                <w:div w:id="1132752875">
                  <w:marLeft w:val="640"/>
                  <w:marRight w:val="0"/>
                  <w:marTop w:val="0"/>
                  <w:marBottom w:val="0"/>
                  <w:divBdr>
                    <w:top w:val="none" w:sz="0" w:space="0" w:color="auto"/>
                    <w:left w:val="none" w:sz="0" w:space="0" w:color="auto"/>
                    <w:bottom w:val="none" w:sz="0" w:space="0" w:color="auto"/>
                    <w:right w:val="none" w:sz="0" w:space="0" w:color="auto"/>
                  </w:divBdr>
                </w:div>
                <w:div w:id="1272663238">
                  <w:marLeft w:val="640"/>
                  <w:marRight w:val="0"/>
                  <w:marTop w:val="0"/>
                  <w:marBottom w:val="0"/>
                  <w:divBdr>
                    <w:top w:val="none" w:sz="0" w:space="0" w:color="auto"/>
                    <w:left w:val="none" w:sz="0" w:space="0" w:color="auto"/>
                    <w:bottom w:val="none" w:sz="0" w:space="0" w:color="auto"/>
                    <w:right w:val="none" w:sz="0" w:space="0" w:color="auto"/>
                  </w:divBdr>
                </w:div>
                <w:div w:id="1943761698">
                  <w:marLeft w:val="640"/>
                  <w:marRight w:val="0"/>
                  <w:marTop w:val="0"/>
                  <w:marBottom w:val="0"/>
                  <w:divBdr>
                    <w:top w:val="none" w:sz="0" w:space="0" w:color="auto"/>
                    <w:left w:val="none" w:sz="0" w:space="0" w:color="auto"/>
                    <w:bottom w:val="none" w:sz="0" w:space="0" w:color="auto"/>
                    <w:right w:val="none" w:sz="0" w:space="0" w:color="auto"/>
                  </w:divBdr>
                </w:div>
                <w:div w:id="2006740749">
                  <w:marLeft w:val="640"/>
                  <w:marRight w:val="0"/>
                  <w:marTop w:val="0"/>
                  <w:marBottom w:val="0"/>
                  <w:divBdr>
                    <w:top w:val="none" w:sz="0" w:space="0" w:color="auto"/>
                    <w:left w:val="none" w:sz="0" w:space="0" w:color="auto"/>
                    <w:bottom w:val="none" w:sz="0" w:space="0" w:color="auto"/>
                    <w:right w:val="none" w:sz="0" w:space="0" w:color="auto"/>
                  </w:divBdr>
                </w:div>
                <w:div w:id="675114972">
                  <w:marLeft w:val="640"/>
                  <w:marRight w:val="0"/>
                  <w:marTop w:val="0"/>
                  <w:marBottom w:val="0"/>
                  <w:divBdr>
                    <w:top w:val="none" w:sz="0" w:space="0" w:color="auto"/>
                    <w:left w:val="none" w:sz="0" w:space="0" w:color="auto"/>
                    <w:bottom w:val="none" w:sz="0" w:space="0" w:color="auto"/>
                    <w:right w:val="none" w:sz="0" w:space="0" w:color="auto"/>
                  </w:divBdr>
                </w:div>
                <w:div w:id="189681769">
                  <w:marLeft w:val="640"/>
                  <w:marRight w:val="0"/>
                  <w:marTop w:val="0"/>
                  <w:marBottom w:val="0"/>
                  <w:divBdr>
                    <w:top w:val="none" w:sz="0" w:space="0" w:color="auto"/>
                    <w:left w:val="none" w:sz="0" w:space="0" w:color="auto"/>
                    <w:bottom w:val="none" w:sz="0" w:space="0" w:color="auto"/>
                    <w:right w:val="none" w:sz="0" w:space="0" w:color="auto"/>
                  </w:divBdr>
                </w:div>
                <w:div w:id="1458183307">
                  <w:marLeft w:val="640"/>
                  <w:marRight w:val="0"/>
                  <w:marTop w:val="0"/>
                  <w:marBottom w:val="0"/>
                  <w:divBdr>
                    <w:top w:val="none" w:sz="0" w:space="0" w:color="auto"/>
                    <w:left w:val="none" w:sz="0" w:space="0" w:color="auto"/>
                    <w:bottom w:val="none" w:sz="0" w:space="0" w:color="auto"/>
                    <w:right w:val="none" w:sz="0" w:space="0" w:color="auto"/>
                  </w:divBdr>
                </w:div>
                <w:div w:id="1796408631">
                  <w:marLeft w:val="640"/>
                  <w:marRight w:val="0"/>
                  <w:marTop w:val="0"/>
                  <w:marBottom w:val="0"/>
                  <w:divBdr>
                    <w:top w:val="none" w:sz="0" w:space="0" w:color="auto"/>
                    <w:left w:val="none" w:sz="0" w:space="0" w:color="auto"/>
                    <w:bottom w:val="none" w:sz="0" w:space="0" w:color="auto"/>
                    <w:right w:val="none" w:sz="0" w:space="0" w:color="auto"/>
                  </w:divBdr>
                </w:div>
              </w:divsChild>
            </w:div>
            <w:div w:id="960840046">
              <w:marLeft w:val="0"/>
              <w:marRight w:val="0"/>
              <w:marTop w:val="0"/>
              <w:marBottom w:val="0"/>
              <w:divBdr>
                <w:top w:val="none" w:sz="0" w:space="0" w:color="auto"/>
                <w:left w:val="none" w:sz="0" w:space="0" w:color="auto"/>
                <w:bottom w:val="none" w:sz="0" w:space="0" w:color="auto"/>
                <w:right w:val="none" w:sz="0" w:space="0" w:color="auto"/>
              </w:divBdr>
              <w:divsChild>
                <w:div w:id="309751794">
                  <w:marLeft w:val="640"/>
                  <w:marRight w:val="0"/>
                  <w:marTop w:val="0"/>
                  <w:marBottom w:val="0"/>
                  <w:divBdr>
                    <w:top w:val="none" w:sz="0" w:space="0" w:color="auto"/>
                    <w:left w:val="none" w:sz="0" w:space="0" w:color="auto"/>
                    <w:bottom w:val="none" w:sz="0" w:space="0" w:color="auto"/>
                    <w:right w:val="none" w:sz="0" w:space="0" w:color="auto"/>
                  </w:divBdr>
                </w:div>
                <w:div w:id="225533544">
                  <w:marLeft w:val="640"/>
                  <w:marRight w:val="0"/>
                  <w:marTop w:val="0"/>
                  <w:marBottom w:val="0"/>
                  <w:divBdr>
                    <w:top w:val="none" w:sz="0" w:space="0" w:color="auto"/>
                    <w:left w:val="none" w:sz="0" w:space="0" w:color="auto"/>
                    <w:bottom w:val="none" w:sz="0" w:space="0" w:color="auto"/>
                    <w:right w:val="none" w:sz="0" w:space="0" w:color="auto"/>
                  </w:divBdr>
                </w:div>
                <w:div w:id="1490827247">
                  <w:marLeft w:val="640"/>
                  <w:marRight w:val="0"/>
                  <w:marTop w:val="0"/>
                  <w:marBottom w:val="0"/>
                  <w:divBdr>
                    <w:top w:val="none" w:sz="0" w:space="0" w:color="auto"/>
                    <w:left w:val="none" w:sz="0" w:space="0" w:color="auto"/>
                    <w:bottom w:val="none" w:sz="0" w:space="0" w:color="auto"/>
                    <w:right w:val="none" w:sz="0" w:space="0" w:color="auto"/>
                  </w:divBdr>
                </w:div>
                <w:div w:id="464466966">
                  <w:marLeft w:val="640"/>
                  <w:marRight w:val="0"/>
                  <w:marTop w:val="0"/>
                  <w:marBottom w:val="0"/>
                  <w:divBdr>
                    <w:top w:val="none" w:sz="0" w:space="0" w:color="auto"/>
                    <w:left w:val="none" w:sz="0" w:space="0" w:color="auto"/>
                    <w:bottom w:val="none" w:sz="0" w:space="0" w:color="auto"/>
                    <w:right w:val="none" w:sz="0" w:space="0" w:color="auto"/>
                  </w:divBdr>
                </w:div>
                <w:div w:id="465052397">
                  <w:marLeft w:val="640"/>
                  <w:marRight w:val="0"/>
                  <w:marTop w:val="0"/>
                  <w:marBottom w:val="0"/>
                  <w:divBdr>
                    <w:top w:val="none" w:sz="0" w:space="0" w:color="auto"/>
                    <w:left w:val="none" w:sz="0" w:space="0" w:color="auto"/>
                    <w:bottom w:val="none" w:sz="0" w:space="0" w:color="auto"/>
                    <w:right w:val="none" w:sz="0" w:space="0" w:color="auto"/>
                  </w:divBdr>
                </w:div>
                <w:div w:id="226107760">
                  <w:marLeft w:val="640"/>
                  <w:marRight w:val="0"/>
                  <w:marTop w:val="0"/>
                  <w:marBottom w:val="0"/>
                  <w:divBdr>
                    <w:top w:val="none" w:sz="0" w:space="0" w:color="auto"/>
                    <w:left w:val="none" w:sz="0" w:space="0" w:color="auto"/>
                    <w:bottom w:val="none" w:sz="0" w:space="0" w:color="auto"/>
                    <w:right w:val="none" w:sz="0" w:space="0" w:color="auto"/>
                  </w:divBdr>
                </w:div>
                <w:div w:id="2009865386">
                  <w:marLeft w:val="640"/>
                  <w:marRight w:val="0"/>
                  <w:marTop w:val="0"/>
                  <w:marBottom w:val="0"/>
                  <w:divBdr>
                    <w:top w:val="none" w:sz="0" w:space="0" w:color="auto"/>
                    <w:left w:val="none" w:sz="0" w:space="0" w:color="auto"/>
                    <w:bottom w:val="none" w:sz="0" w:space="0" w:color="auto"/>
                    <w:right w:val="none" w:sz="0" w:space="0" w:color="auto"/>
                  </w:divBdr>
                </w:div>
                <w:div w:id="1102339312">
                  <w:marLeft w:val="640"/>
                  <w:marRight w:val="0"/>
                  <w:marTop w:val="0"/>
                  <w:marBottom w:val="0"/>
                  <w:divBdr>
                    <w:top w:val="none" w:sz="0" w:space="0" w:color="auto"/>
                    <w:left w:val="none" w:sz="0" w:space="0" w:color="auto"/>
                    <w:bottom w:val="none" w:sz="0" w:space="0" w:color="auto"/>
                    <w:right w:val="none" w:sz="0" w:space="0" w:color="auto"/>
                  </w:divBdr>
                </w:div>
                <w:div w:id="1842962947">
                  <w:marLeft w:val="640"/>
                  <w:marRight w:val="0"/>
                  <w:marTop w:val="0"/>
                  <w:marBottom w:val="0"/>
                  <w:divBdr>
                    <w:top w:val="none" w:sz="0" w:space="0" w:color="auto"/>
                    <w:left w:val="none" w:sz="0" w:space="0" w:color="auto"/>
                    <w:bottom w:val="none" w:sz="0" w:space="0" w:color="auto"/>
                    <w:right w:val="none" w:sz="0" w:space="0" w:color="auto"/>
                  </w:divBdr>
                </w:div>
                <w:div w:id="1942882471">
                  <w:marLeft w:val="640"/>
                  <w:marRight w:val="0"/>
                  <w:marTop w:val="0"/>
                  <w:marBottom w:val="0"/>
                  <w:divBdr>
                    <w:top w:val="none" w:sz="0" w:space="0" w:color="auto"/>
                    <w:left w:val="none" w:sz="0" w:space="0" w:color="auto"/>
                    <w:bottom w:val="none" w:sz="0" w:space="0" w:color="auto"/>
                    <w:right w:val="none" w:sz="0" w:space="0" w:color="auto"/>
                  </w:divBdr>
                </w:div>
                <w:div w:id="274562195">
                  <w:marLeft w:val="640"/>
                  <w:marRight w:val="0"/>
                  <w:marTop w:val="0"/>
                  <w:marBottom w:val="0"/>
                  <w:divBdr>
                    <w:top w:val="none" w:sz="0" w:space="0" w:color="auto"/>
                    <w:left w:val="none" w:sz="0" w:space="0" w:color="auto"/>
                    <w:bottom w:val="none" w:sz="0" w:space="0" w:color="auto"/>
                    <w:right w:val="none" w:sz="0" w:space="0" w:color="auto"/>
                  </w:divBdr>
                </w:div>
                <w:div w:id="1599370325">
                  <w:marLeft w:val="640"/>
                  <w:marRight w:val="0"/>
                  <w:marTop w:val="0"/>
                  <w:marBottom w:val="0"/>
                  <w:divBdr>
                    <w:top w:val="none" w:sz="0" w:space="0" w:color="auto"/>
                    <w:left w:val="none" w:sz="0" w:space="0" w:color="auto"/>
                    <w:bottom w:val="none" w:sz="0" w:space="0" w:color="auto"/>
                    <w:right w:val="none" w:sz="0" w:space="0" w:color="auto"/>
                  </w:divBdr>
                </w:div>
                <w:div w:id="1473018699">
                  <w:marLeft w:val="640"/>
                  <w:marRight w:val="0"/>
                  <w:marTop w:val="0"/>
                  <w:marBottom w:val="0"/>
                  <w:divBdr>
                    <w:top w:val="none" w:sz="0" w:space="0" w:color="auto"/>
                    <w:left w:val="none" w:sz="0" w:space="0" w:color="auto"/>
                    <w:bottom w:val="none" w:sz="0" w:space="0" w:color="auto"/>
                    <w:right w:val="none" w:sz="0" w:space="0" w:color="auto"/>
                  </w:divBdr>
                </w:div>
                <w:div w:id="719213303">
                  <w:marLeft w:val="640"/>
                  <w:marRight w:val="0"/>
                  <w:marTop w:val="0"/>
                  <w:marBottom w:val="0"/>
                  <w:divBdr>
                    <w:top w:val="none" w:sz="0" w:space="0" w:color="auto"/>
                    <w:left w:val="none" w:sz="0" w:space="0" w:color="auto"/>
                    <w:bottom w:val="none" w:sz="0" w:space="0" w:color="auto"/>
                    <w:right w:val="none" w:sz="0" w:space="0" w:color="auto"/>
                  </w:divBdr>
                </w:div>
                <w:div w:id="1507404370">
                  <w:marLeft w:val="640"/>
                  <w:marRight w:val="0"/>
                  <w:marTop w:val="0"/>
                  <w:marBottom w:val="0"/>
                  <w:divBdr>
                    <w:top w:val="none" w:sz="0" w:space="0" w:color="auto"/>
                    <w:left w:val="none" w:sz="0" w:space="0" w:color="auto"/>
                    <w:bottom w:val="none" w:sz="0" w:space="0" w:color="auto"/>
                    <w:right w:val="none" w:sz="0" w:space="0" w:color="auto"/>
                  </w:divBdr>
                </w:div>
                <w:div w:id="72513397">
                  <w:marLeft w:val="640"/>
                  <w:marRight w:val="0"/>
                  <w:marTop w:val="0"/>
                  <w:marBottom w:val="0"/>
                  <w:divBdr>
                    <w:top w:val="none" w:sz="0" w:space="0" w:color="auto"/>
                    <w:left w:val="none" w:sz="0" w:space="0" w:color="auto"/>
                    <w:bottom w:val="none" w:sz="0" w:space="0" w:color="auto"/>
                    <w:right w:val="none" w:sz="0" w:space="0" w:color="auto"/>
                  </w:divBdr>
                </w:div>
                <w:div w:id="510067807">
                  <w:marLeft w:val="640"/>
                  <w:marRight w:val="0"/>
                  <w:marTop w:val="0"/>
                  <w:marBottom w:val="0"/>
                  <w:divBdr>
                    <w:top w:val="none" w:sz="0" w:space="0" w:color="auto"/>
                    <w:left w:val="none" w:sz="0" w:space="0" w:color="auto"/>
                    <w:bottom w:val="none" w:sz="0" w:space="0" w:color="auto"/>
                    <w:right w:val="none" w:sz="0" w:space="0" w:color="auto"/>
                  </w:divBdr>
                </w:div>
                <w:div w:id="125125820">
                  <w:marLeft w:val="640"/>
                  <w:marRight w:val="0"/>
                  <w:marTop w:val="0"/>
                  <w:marBottom w:val="0"/>
                  <w:divBdr>
                    <w:top w:val="none" w:sz="0" w:space="0" w:color="auto"/>
                    <w:left w:val="none" w:sz="0" w:space="0" w:color="auto"/>
                    <w:bottom w:val="none" w:sz="0" w:space="0" w:color="auto"/>
                    <w:right w:val="none" w:sz="0" w:space="0" w:color="auto"/>
                  </w:divBdr>
                </w:div>
                <w:div w:id="1913585981">
                  <w:marLeft w:val="640"/>
                  <w:marRight w:val="0"/>
                  <w:marTop w:val="0"/>
                  <w:marBottom w:val="0"/>
                  <w:divBdr>
                    <w:top w:val="none" w:sz="0" w:space="0" w:color="auto"/>
                    <w:left w:val="none" w:sz="0" w:space="0" w:color="auto"/>
                    <w:bottom w:val="none" w:sz="0" w:space="0" w:color="auto"/>
                    <w:right w:val="none" w:sz="0" w:space="0" w:color="auto"/>
                  </w:divBdr>
                </w:div>
                <w:div w:id="182207586">
                  <w:marLeft w:val="640"/>
                  <w:marRight w:val="0"/>
                  <w:marTop w:val="0"/>
                  <w:marBottom w:val="0"/>
                  <w:divBdr>
                    <w:top w:val="none" w:sz="0" w:space="0" w:color="auto"/>
                    <w:left w:val="none" w:sz="0" w:space="0" w:color="auto"/>
                    <w:bottom w:val="none" w:sz="0" w:space="0" w:color="auto"/>
                    <w:right w:val="none" w:sz="0" w:space="0" w:color="auto"/>
                  </w:divBdr>
                </w:div>
                <w:div w:id="2024165418">
                  <w:marLeft w:val="640"/>
                  <w:marRight w:val="0"/>
                  <w:marTop w:val="0"/>
                  <w:marBottom w:val="0"/>
                  <w:divBdr>
                    <w:top w:val="none" w:sz="0" w:space="0" w:color="auto"/>
                    <w:left w:val="none" w:sz="0" w:space="0" w:color="auto"/>
                    <w:bottom w:val="none" w:sz="0" w:space="0" w:color="auto"/>
                    <w:right w:val="none" w:sz="0" w:space="0" w:color="auto"/>
                  </w:divBdr>
                </w:div>
                <w:div w:id="1751804847">
                  <w:marLeft w:val="640"/>
                  <w:marRight w:val="0"/>
                  <w:marTop w:val="0"/>
                  <w:marBottom w:val="0"/>
                  <w:divBdr>
                    <w:top w:val="none" w:sz="0" w:space="0" w:color="auto"/>
                    <w:left w:val="none" w:sz="0" w:space="0" w:color="auto"/>
                    <w:bottom w:val="none" w:sz="0" w:space="0" w:color="auto"/>
                    <w:right w:val="none" w:sz="0" w:space="0" w:color="auto"/>
                  </w:divBdr>
                </w:div>
                <w:div w:id="1952198847">
                  <w:marLeft w:val="640"/>
                  <w:marRight w:val="0"/>
                  <w:marTop w:val="0"/>
                  <w:marBottom w:val="0"/>
                  <w:divBdr>
                    <w:top w:val="none" w:sz="0" w:space="0" w:color="auto"/>
                    <w:left w:val="none" w:sz="0" w:space="0" w:color="auto"/>
                    <w:bottom w:val="none" w:sz="0" w:space="0" w:color="auto"/>
                    <w:right w:val="none" w:sz="0" w:space="0" w:color="auto"/>
                  </w:divBdr>
                </w:div>
                <w:div w:id="1169712527">
                  <w:marLeft w:val="640"/>
                  <w:marRight w:val="0"/>
                  <w:marTop w:val="0"/>
                  <w:marBottom w:val="0"/>
                  <w:divBdr>
                    <w:top w:val="none" w:sz="0" w:space="0" w:color="auto"/>
                    <w:left w:val="none" w:sz="0" w:space="0" w:color="auto"/>
                    <w:bottom w:val="none" w:sz="0" w:space="0" w:color="auto"/>
                    <w:right w:val="none" w:sz="0" w:space="0" w:color="auto"/>
                  </w:divBdr>
                </w:div>
                <w:div w:id="1457523182">
                  <w:marLeft w:val="640"/>
                  <w:marRight w:val="0"/>
                  <w:marTop w:val="0"/>
                  <w:marBottom w:val="0"/>
                  <w:divBdr>
                    <w:top w:val="none" w:sz="0" w:space="0" w:color="auto"/>
                    <w:left w:val="none" w:sz="0" w:space="0" w:color="auto"/>
                    <w:bottom w:val="none" w:sz="0" w:space="0" w:color="auto"/>
                    <w:right w:val="none" w:sz="0" w:space="0" w:color="auto"/>
                  </w:divBdr>
                </w:div>
                <w:div w:id="1244800046">
                  <w:marLeft w:val="640"/>
                  <w:marRight w:val="0"/>
                  <w:marTop w:val="0"/>
                  <w:marBottom w:val="0"/>
                  <w:divBdr>
                    <w:top w:val="none" w:sz="0" w:space="0" w:color="auto"/>
                    <w:left w:val="none" w:sz="0" w:space="0" w:color="auto"/>
                    <w:bottom w:val="none" w:sz="0" w:space="0" w:color="auto"/>
                    <w:right w:val="none" w:sz="0" w:space="0" w:color="auto"/>
                  </w:divBdr>
                </w:div>
                <w:div w:id="1760367457">
                  <w:marLeft w:val="640"/>
                  <w:marRight w:val="0"/>
                  <w:marTop w:val="0"/>
                  <w:marBottom w:val="0"/>
                  <w:divBdr>
                    <w:top w:val="none" w:sz="0" w:space="0" w:color="auto"/>
                    <w:left w:val="none" w:sz="0" w:space="0" w:color="auto"/>
                    <w:bottom w:val="none" w:sz="0" w:space="0" w:color="auto"/>
                    <w:right w:val="none" w:sz="0" w:space="0" w:color="auto"/>
                  </w:divBdr>
                </w:div>
                <w:div w:id="447748881">
                  <w:marLeft w:val="640"/>
                  <w:marRight w:val="0"/>
                  <w:marTop w:val="0"/>
                  <w:marBottom w:val="0"/>
                  <w:divBdr>
                    <w:top w:val="none" w:sz="0" w:space="0" w:color="auto"/>
                    <w:left w:val="none" w:sz="0" w:space="0" w:color="auto"/>
                    <w:bottom w:val="none" w:sz="0" w:space="0" w:color="auto"/>
                    <w:right w:val="none" w:sz="0" w:space="0" w:color="auto"/>
                  </w:divBdr>
                </w:div>
                <w:div w:id="1134248701">
                  <w:marLeft w:val="640"/>
                  <w:marRight w:val="0"/>
                  <w:marTop w:val="0"/>
                  <w:marBottom w:val="0"/>
                  <w:divBdr>
                    <w:top w:val="none" w:sz="0" w:space="0" w:color="auto"/>
                    <w:left w:val="none" w:sz="0" w:space="0" w:color="auto"/>
                    <w:bottom w:val="none" w:sz="0" w:space="0" w:color="auto"/>
                    <w:right w:val="none" w:sz="0" w:space="0" w:color="auto"/>
                  </w:divBdr>
                </w:div>
                <w:div w:id="165169042">
                  <w:marLeft w:val="640"/>
                  <w:marRight w:val="0"/>
                  <w:marTop w:val="0"/>
                  <w:marBottom w:val="0"/>
                  <w:divBdr>
                    <w:top w:val="none" w:sz="0" w:space="0" w:color="auto"/>
                    <w:left w:val="none" w:sz="0" w:space="0" w:color="auto"/>
                    <w:bottom w:val="none" w:sz="0" w:space="0" w:color="auto"/>
                    <w:right w:val="none" w:sz="0" w:space="0" w:color="auto"/>
                  </w:divBdr>
                </w:div>
                <w:div w:id="779763953">
                  <w:marLeft w:val="640"/>
                  <w:marRight w:val="0"/>
                  <w:marTop w:val="0"/>
                  <w:marBottom w:val="0"/>
                  <w:divBdr>
                    <w:top w:val="none" w:sz="0" w:space="0" w:color="auto"/>
                    <w:left w:val="none" w:sz="0" w:space="0" w:color="auto"/>
                    <w:bottom w:val="none" w:sz="0" w:space="0" w:color="auto"/>
                    <w:right w:val="none" w:sz="0" w:space="0" w:color="auto"/>
                  </w:divBdr>
                </w:div>
                <w:div w:id="2054311226">
                  <w:marLeft w:val="640"/>
                  <w:marRight w:val="0"/>
                  <w:marTop w:val="0"/>
                  <w:marBottom w:val="0"/>
                  <w:divBdr>
                    <w:top w:val="none" w:sz="0" w:space="0" w:color="auto"/>
                    <w:left w:val="none" w:sz="0" w:space="0" w:color="auto"/>
                    <w:bottom w:val="none" w:sz="0" w:space="0" w:color="auto"/>
                    <w:right w:val="none" w:sz="0" w:space="0" w:color="auto"/>
                  </w:divBdr>
                </w:div>
                <w:div w:id="1607349392">
                  <w:marLeft w:val="640"/>
                  <w:marRight w:val="0"/>
                  <w:marTop w:val="0"/>
                  <w:marBottom w:val="0"/>
                  <w:divBdr>
                    <w:top w:val="none" w:sz="0" w:space="0" w:color="auto"/>
                    <w:left w:val="none" w:sz="0" w:space="0" w:color="auto"/>
                    <w:bottom w:val="none" w:sz="0" w:space="0" w:color="auto"/>
                    <w:right w:val="none" w:sz="0" w:space="0" w:color="auto"/>
                  </w:divBdr>
                </w:div>
                <w:div w:id="1288512113">
                  <w:marLeft w:val="640"/>
                  <w:marRight w:val="0"/>
                  <w:marTop w:val="0"/>
                  <w:marBottom w:val="0"/>
                  <w:divBdr>
                    <w:top w:val="none" w:sz="0" w:space="0" w:color="auto"/>
                    <w:left w:val="none" w:sz="0" w:space="0" w:color="auto"/>
                    <w:bottom w:val="none" w:sz="0" w:space="0" w:color="auto"/>
                    <w:right w:val="none" w:sz="0" w:space="0" w:color="auto"/>
                  </w:divBdr>
                </w:div>
                <w:div w:id="526911689">
                  <w:marLeft w:val="640"/>
                  <w:marRight w:val="0"/>
                  <w:marTop w:val="0"/>
                  <w:marBottom w:val="0"/>
                  <w:divBdr>
                    <w:top w:val="none" w:sz="0" w:space="0" w:color="auto"/>
                    <w:left w:val="none" w:sz="0" w:space="0" w:color="auto"/>
                    <w:bottom w:val="none" w:sz="0" w:space="0" w:color="auto"/>
                    <w:right w:val="none" w:sz="0" w:space="0" w:color="auto"/>
                  </w:divBdr>
                </w:div>
                <w:div w:id="576332316">
                  <w:marLeft w:val="640"/>
                  <w:marRight w:val="0"/>
                  <w:marTop w:val="0"/>
                  <w:marBottom w:val="0"/>
                  <w:divBdr>
                    <w:top w:val="none" w:sz="0" w:space="0" w:color="auto"/>
                    <w:left w:val="none" w:sz="0" w:space="0" w:color="auto"/>
                    <w:bottom w:val="none" w:sz="0" w:space="0" w:color="auto"/>
                    <w:right w:val="none" w:sz="0" w:space="0" w:color="auto"/>
                  </w:divBdr>
                </w:div>
                <w:div w:id="861818393">
                  <w:marLeft w:val="640"/>
                  <w:marRight w:val="0"/>
                  <w:marTop w:val="0"/>
                  <w:marBottom w:val="0"/>
                  <w:divBdr>
                    <w:top w:val="none" w:sz="0" w:space="0" w:color="auto"/>
                    <w:left w:val="none" w:sz="0" w:space="0" w:color="auto"/>
                    <w:bottom w:val="none" w:sz="0" w:space="0" w:color="auto"/>
                    <w:right w:val="none" w:sz="0" w:space="0" w:color="auto"/>
                  </w:divBdr>
                </w:div>
                <w:div w:id="982732837">
                  <w:marLeft w:val="640"/>
                  <w:marRight w:val="0"/>
                  <w:marTop w:val="0"/>
                  <w:marBottom w:val="0"/>
                  <w:divBdr>
                    <w:top w:val="none" w:sz="0" w:space="0" w:color="auto"/>
                    <w:left w:val="none" w:sz="0" w:space="0" w:color="auto"/>
                    <w:bottom w:val="none" w:sz="0" w:space="0" w:color="auto"/>
                    <w:right w:val="none" w:sz="0" w:space="0" w:color="auto"/>
                  </w:divBdr>
                </w:div>
                <w:div w:id="1310936942">
                  <w:marLeft w:val="640"/>
                  <w:marRight w:val="0"/>
                  <w:marTop w:val="0"/>
                  <w:marBottom w:val="0"/>
                  <w:divBdr>
                    <w:top w:val="none" w:sz="0" w:space="0" w:color="auto"/>
                    <w:left w:val="none" w:sz="0" w:space="0" w:color="auto"/>
                    <w:bottom w:val="none" w:sz="0" w:space="0" w:color="auto"/>
                    <w:right w:val="none" w:sz="0" w:space="0" w:color="auto"/>
                  </w:divBdr>
                </w:div>
                <w:div w:id="2114201249">
                  <w:marLeft w:val="640"/>
                  <w:marRight w:val="0"/>
                  <w:marTop w:val="0"/>
                  <w:marBottom w:val="0"/>
                  <w:divBdr>
                    <w:top w:val="none" w:sz="0" w:space="0" w:color="auto"/>
                    <w:left w:val="none" w:sz="0" w:space="0" w:color="auto"/>
                    <w:bottom w:val="none" w:sz="0" w:space="0" w:color="auto"/>
                    <w:right w:val="none" w:sz="0" w:space="0" w:color="auto"/>
                  </w:divBdr>
                </w:div>
                <w:div w:id="61679514">
                  <w:marLeft w:val="640"/>
                  <w:marRight w:val="0"/>
                  <w:marTop w:val="0"/>
                  <w:marBottom w:val="0"/>
                  <w:divBdr>
                    <w:top w:val="none" w:sz="0" w:space="0" w:color="auto"/>
                    <w:left w:val="none" w:sz="0" w:space="0" w:color="auto"/>
                    <w:bottom w:val="none" w:sz="0" w:space="0" w:color="auto"/>
                    <w:right w:val="none" w:sz="0" w:space="0" w:color="auto"/>
                  </w:divBdr>
                </w:div>
                <w:div w:id="1717899207">
                  <w:marLeft w:val="640"/>
                  <w:marRight w:val="0"/>
                  <w:marTop w:val="0"/>
                  <w:marBottom w:val="0"/>
                  <w:divBdr>
                    <w:top w:val="none" w:sz="0" w:space="0" w:color="auto"/>
                    <w:left w:val="none" w:sz="0" w:space="0" w:color="auto"/>
                    <w:bottom w:val="none" w:sz="0" w:space="0" w:color="auto"/>
                    <w:right w:val="none" w:sz="0" w:space="0" w:color="auto"/>
                  </w:divBdr>
                </w:div>
                <w:div w:id="1024134668">
                  <w:marLeft w:val="640"/>
                  <w:marRight w:val="0"/>
                  <w:marTop w:val="0"/>
                  <w:marBottom w:val="0"/>
                  <w:divBdr>
                    <w:top w:val="none" w:sz="0" w:space="0" w:color="auto"/>
                    <w:left w:val="none" w:sz="0" w:space="0" w:color="auto"/>
                    <w:bottom w:val="none" w:sz="0" w:space="0" w:color="auto"/>
                    <w:right w:val="none" w:sz="0" w:space="0" w:color="auto"/>
                  </w:divBdr>
                </w:div>
                <w:div w:id="81726984">
                  <w:marLeft w:val="640"/>
                  <w:marRight w:val="0"/>
                  <w:marTop w:val="0"/>
                  <w:marBottom w:val="0"/>
                  <w:divBdr>
                    <w:top w:val="none" w:sz="0" w:space="0" w:color="auto"/>
                    <w:left w:val="none" w:sz="0" w:space="0" w:color="auto"/>
                    <w:bottom w:val="none" w:sz="0" w:space="0" w:color="auto"/>
                    <w:right w:val="none" w:sz="0" w:space="0" w:color="auto"/>
                  </w:divBdr>
                </w:div>
                <w:div w:id="119999574">
                  <w:marLeft w:val="640"/>
                  <w:marRight w:val="0"/>
                  <w:marTop w:val="0"/>
                  <w:marBottom w:val="0"/>
                  <w:divBdr>
                    <w:top w:val="none" w:sz="0" w:space="0" w:color="auto"/>
                    <w:left w:val="none" w:sz="0" w:space="0" w:color="auto"/>
                    <w:bottom w:val="none" w:sz="0" w:space="0" w:color="auto"/>
                    <w:right w:val="none" w:sz="0" w:space="0" w:color="auto"/>
                  </w:divBdr>
                </w:div>
                <w:div w:id="1330328803">
                  <w:marLeft w:val="640"/>
                  <w:marRight w:val="0"/>
                  <w:marTop w:val="0"/>
                  <w:marBottom w:val="0"/>
                  <w:divBdr>
                    <w:top w:val="none" w:sz="0" w:space="0" w:color="auto"/>
                    <w:left w:val="none" w:sz="0" w:space="0" w:color="auto"/>
                    <w:bottom w:val="none" w:sz="0" w:space="0" w:color="auto"/>
                    <w:right w:val="none" w:sz="0" w:space="0" w:color="auto"/>
                  </w:divBdr>
                </w:div>
                <w:div w:id="542988803">
                  <w:marLeft w:val="640"/>
                  <w:marRight w:val="0"/>
                  <w:marTop w:val="0"/>
                  <w:marBottom w:val="0"/>
                  <w:divBdr>
                    <w:top w:val="none" w:sz="0" w:space="0" w:color="auto"/>
                    <w:left w:val="none" w:sz="0" w:space="0" w:color="auto"/>
                    <w:bottom w:val="none" w:sz="0" w:space="0" w:color="auto"/>
                    <w:right w:val="none" w:sz="0" w:space="0" w:color="auto"/>
                  </w:divBdr>
                </w:div>
                <w:div w:id="1207377711">
                  <w:marLeft w:val="640"/>
                  <w:marRight w:val="0"/>
                  <w:marTop w:val="0"/>
                  <w:marBottom w:val="0"/>
                  <w:divBdr>
                    <w:top w:val="none" w:sz="0" w:space="0" w:color="auto"/>
                    <w:left w:val="none" w:sz="0" w:space="0" w:color="auto"/>
                    <w:bottom w:val="none" w:sz="0" w:space="0" w:color="auto"/>
                    <w:right w:val="none" w:sz="0" w:space="0" w:color="auto"/>
                  </w:divBdr>
                </w:div>
                <w:div w:id="1067995510">
                  <w:marLeft w:val="640"/>
                  <w:marRight w:val="0"/>
                  <w:marTop w:val="0"/>
                  <w:marBottom w:val="0"/>
                  <w:divBdr>
                    <w:top w:val="none" w:sz="0" w:space="0" w:color="auto"/>
                    <w:left w:val="none" w:sz="0" w:space="0" w:color="auto"/>
                    <w:bottom w:val="none" w:sz="0" w:space="0" w:color="auto"/>
                    <w:right w:val="none" w:sz="0" w:space="0" w:color="auto"/>
                  </w:divBdr>
                </w:div>
                <w:div w:id="1275862584">
                  <w:marLeft w:val="640"/>
                  <w:marRight w:val="0"/>
                  <w:marTop w:val="0"/>
                  <w:marBottom w:val="0"/>
                  <w:divBdr>
                    <w:top w:val="none" w:sz="0" w:space="0" w:color="auto"/>
                    <w:left w:val="none" w:sz="0" w:space="0" w:color="auto"/>
                    <w:bottom w:val="none" w:sz="0" w:space="0" w:color="auto"/>
                    <w:right w:val="none" w:sz="0" w:space="0" w:color="auto"/>
                  </w:divBdr>
                </w:div>
                <w:div w:id="742457800">
                  <w:marLeft w:val="640"/>
                  <w:marRight w:val="0"/>
                  <w:marTop w:val="0"/>
                  <w:marBottom w:val="0"/>
                  <w:divBdr>
                    <w:top w:val="none" w:sz="0" w:space="0" w:color="auto"/>
                    <w:left w:val="none" w:sz="0" w:space="0" w:color="auto"/>
                    <w:bottom w:val="none" w:sz="0" w:space="0" w:color="auto"/>
                    <w:right w:val="none" w:sz="0" w:space="0" w:color="auto"/>
                  </w:divBdr>
                </w:div>
                <w:div w:id="144665100">
                  <w:marLeft w:val="640"/>
                  <w:marRight w:val="0"/>
                  <w:marTop w:val="0"/>
                  <w:marBottom w:val="0"/>
                  <w:divBdr>
                    <w:top w:val="none" w:sz="0" w:space="0" w:color="auto"/>
                    <w:left w:val="none" w:sz="0" w:space="0" w:color="auto"/>
                    <w:bottom w:val="none" w:sz="0" w:space="0" w:color="auto"/>
                    <w:right w:val="none" w:sz="0" w:space="0" w:color="auto"/>
                  </w:divBdr>
                </w:div>
                <w:div w:id="509177730">
                  <w:marLeft w:val="640"/>
                  <w:marRight w:val="0"/>
                  <w:marTop w:val="0"/>
                  <w:marBottom w:val="0"/>
                  <w:divBdr>
                    <w:top w:val="none" w:sz="0" w:space="0" w:color="auto"/>
                    <w:left w:val="none" w:sz="0" w:space="0" w:color="auto"/>
                    <w:bottom w:val="none" w:sz="0" w:space="0" w:color="auto"/>
                    <w:right w:val="none" w:sz="0" w:space="0" w:color="auto"/>
                  </w:divBdr>
                </w:div>
                <w:div w:id="194006205">
                  <w:marLeft w:val="640"/>
                  <w:marRight w:val="0"/>
                  <w:marTop w:val="0"/>
                  <w:marBottom w:val="0"/>
                  <w:divBdr>
                    <w:top w:val="none" w:sz="0" w:space="0" w:color="auto"/>
                    <w:left w:val="none" w:sz="0" w:space="0" w:color="auto"/>
                    <w:bottom w:val="none" w:sz="0" w:space="0" w:color="auto"/>
                    <w:right w:val="none" w:sz="0" w:space="0" w:color="auto"/>
                  </w:divBdr>
                </w:div>
                <w:div w:id="1969161713">
                  <w:marLeft w:val="640"/>
                  <w:marRight w:val="0"/>
                  <w:marTop w:val="0"/>
                  <w:marBottom w:val="0"/>
                  <w:divBdr>
                    <w:top w:val="none" w:sz="0" w:space="0" w:color="auto"/>
                    <w:left w:val="none" w:sz="0" w:space="0" w:color="auto"/>
                    <w:bottom w:val="none" w:sz="0" w:space="0" w:color="auto"/>
                    <w:right w:val="none" w:sz="0" w:space="0" w:color="auto"/>
                  </w:divBdr>
                </w:div>
                <w:div w:id="1260718358">
                  <w:marLeft w:val="640"/>
                  <w:marRight w:val="0"/>
                  <w:marTop w:val="0"/>
                  <w:marBottom w:val="0"/>
                  <w:divBdr>
                    <w:top w:val="none" w:sz="0" w:space="0" w:color="auto"/>
                    <w:left w:val="none" w:sz="0" w:space="0" w:color="auto"/>
                    <w:bottom w:val="none" w:sz="0" w:space="0" w:color="auto"/>
                    <w:right w:val="none" w:sz="0" w:space="0" w:color="auto"/>
                  </w:divBdr>
                </w:div>
                <w:div w:id="27491005">
                  <w:marLeft w:val="640"/>
                  <w:marRight w:val="0"/>
                  <w:marTop w:val="0"/>
                  <w:marBottom w:val="0"/>
                  <w:divBdr>
                    <w:top w:val="none" w:sz="0" w:space="0" w:color="auto"/>
                    <w:left w:val="none" w:sz="0" w:space="0" w:color="auto"/>
                    <w:bottom w:val="none" w:sz="0" w:space="0" w:color="auto"/>
                    <w:right w:val="none" w:sz="0" w:space="0" w:color="auto"/>
                  </w:divBdr>
                </w:div>
                <w:div w:id="615058966">
                  <w:marLeft w:val="640"/>
                  <w:marRight w:val="0"/>
                  <w:marTop w:val="0"/>
                  <w:marBottom w:val="0"/>
                  <w:divBdr>
                    <w:top w:val="none" w:sz="0" w:space="0" w:color="auto"/>
                    <w:left w:val="none" w:sz="0" w:space="0" w:color="auto"/>
                    <w:bottom w:val="none" w:sz="0" w:space="0" w:color="auto"/>
                    <w:right w:val="none" w:sz="0" w:space="0" w:color="auto"/>
                  </w:divBdr>
                </w:div>
                <w:div w:id="1656031831">
                  <w:marLeft w:val="640"/>
                  <w:marRight w:val="0"/>
                  <w:marTop w:val="0"/>
                  <w:marBottom w:val="0"/>
                  <w:divBdr>
                    <w:top w:val="none" w:sz="0" w:space="0" w:color="auto"/>
                    <w:left w:val="none" w:sz="0" w:space="0" w:color="auto"/>
                    <w:bottom w:val="none" w:sz="0" w:space="0" w:color="auto"/>
                    <w:right w:val="none" w:sz="0" w:space="0" w:color="auto"/>
                  </w:divBdr>
                </w:div>
                <w:div w:id="11149365">
                  <w:marLeft w:val="640"/>
                  <w:marRight w:val="0"/>
                  <w:marTop w:val="0"/>
                  <w:marBottom w:val="0"/>
                  <w:divBdr>
                    <w:top w:val="none" w:sz="0" w:space="0" w:color="auto"/>
                    <w:left w:val="none" w:sz="0" w:space="0" w:color="auto"/>
                    <w:bottom w:val="none" w:sz="0" w:space="0" w:color="auto"/>
                    <w:right w:val="none" w:sz="0" w:space="0" w:color="auto"/>
                  </w:divBdr>
                </w:div>
                <w:div w:id="693271005">
                  <w:marLeft w:val="640"/>
                  <w:marRight w:val="0"/>
                  <w:marTop w:val="0"/>
                  <w:marBottom w:val="0"/>
                  <w:divBdr>
                    <w:top w:val="none" w:sz="0" w:space="0" w:color="auto"/>
                    <w:left w:val="none" w:sz="0" w:space="0" w:color="auto"/>
                    <w:bottom w:val="none" w:sz="0" w:space="0" w:color="auto"/>
                    <w:right w:val="none" w:sz="0" w:space="0" w:color="auto"/>
                  </w:divBdr>
                </w:div>
                <w:div w:id="1784038941">
                  <w:marLeft w:val="640"/>
                  <w:marRight w:val="0"/>
                  <w:marTop w:val="0"/>
                  <w:marBottom w:val="0"/>
                  <w:divBdr>
                    <w:top w:val="none" w:sz="0" w:space="0" w:color="auto"/>
                    <w:left w:val="none" w:sz="0" w:space="0" w:color="auto"/>
                    <w:bottom w:val="none" w:sz="0" w:space="0" w:color="auto"/>
                    <w:right w:val="none" w:sz="0" w:space="0" w:color="auto"/>
                  </w:divBdr>
                </w:div>
                <w:div w:id="1552232001">
                  <w:marLeft w:val="640"/>
                  <w:marRight w:val="0"/>
                  <w:marTop w:val="0"/>
                  <w:marBottom w:val="0"/>
                  <w:divBdr>
                    <w:top w:val="none" w:sz="0" w:space="0" w:color="auto"/>
                    <w:left w:val="none" w:sz="0" w:space="0" w:color="auto"/>
                    <w:bottom w:val="none" w:sz="0" w:space="0" w:color="auto"/>
                    <w:right w:val="none" w:sz="0" w:space="0" w:color="auto"/>
                  </w:divBdr>
                </w:div>
                <w:div w:id="452211867">
                  <w:marLeft w:val="640"/>
                  <w:marRight w:val="0"/>
                  <w:marTop w:val="0"/>
                  <w:marBottom w:val="0"/>
                  <w:divBdr>
                    <w:top w:val="none" w:sz="0" w:space="0" w:color="auto"/>
                    <w:left w:val="none" w:sz="0" w:space="0" w:color="auto"/>
                    <w:bottom w:val="none" w:sz="0" w:space="0" w:color="auto"/>
                    <w:right w:val="none" w:sz="0" w:space="0" w:color="auto"/>
                  </w:divBdr>
                </w:div>
                <w:div w:id="1467310447">
                  <w:marLeft w:val="640"/>
                  <w:marRight w:val="0"/>
                  <w:marTop w:val="0"/>
                  <w:marBottom w:val="0"/>
                  <w:divBdr>
                    <w:top w:val="none" w:sz="0" w:space="0" w:color="auto"/>
                    <w:left w:val="none" w:sz="0" w:space="0" w:color="auto"/>
                    <w:bottom w:val="none" w:sz="0" w:space="0" w:color="auto"/>
                    <w:right w:val="none" w:sz="0" w:space="0" w:color="auto"/>
                  </w:divBdr>
                </w:div>
              </w:divsChild>
            </w:div>
            <w:div w:id="412626760">
              <w:marLeft w:val="0"/>
              <w:marRight w:val="0"/>
              <w:marTop w:val="0"/>
              <w:marBottom w:val="0"/>
              <w:divBdr>
                <w:top w:val="none" w:sz="0" w:space="0" w:color="auto"/>
                <w:left w:val="none" w:sz="0" w:space="0" w:color="auto"/>
                <w:bottom w:val="none" w:sz="0" w:space="0" w:color="auto"/>
                <w:right w:val="none" w:sz="0" w:space="0" w:color="auto"/>
              </w:divBdr>
              <w:divsChild>
                <w:div w:id="856233480">
                  <w:marLeft w:val="640"/>
                  <w:marRight w:val="0"/>
                  <w:marTop w:val="0"/>
                  <w:marBottom w:val="0"/>
                  <w:divBdr>
                    <w:top w:val="none" w:sz="0" w:space="0" w:color="auto"/>
                    <w:left w:val="none" w:sz="0" w:space="0" w:color="auto"/>
                    <w:bottom w:val="none" w:sz="0" w:space="0" w:color="auto"/>
                    <w:right w:val="none" w:sz="0" w:space="0" w:color="auto"/>
                  </w:divBdr>
                </w:div>
                <w:div w:id="9532911">
                  <w:marLeft w:val="640"/>
                  <w:marRight w:val="0"/>
                  <w:marTop w:val="0"/>
                  <w:marBottom w:val="0"/>
                  <w:divBdr>
                    <w:top w:val="none" w:sz="0" w:space="0" w:color="auto"/>
                    <w:left w:val="none" w:sz="0" w:space="0" w:color="auto"/>
                    <w:bottom w:val="none" w:sz="0" w:space="0" w:color="auto"/>
                    <w:right w:val="none" w:sz="0" w:space="0" w:color="auto"/>
                  </w:divBdr>
                </w:div>
                <w:div w:id="1078868669">
                  <w:marLeft w:val="640"/>
                  <w:marRight w:val="0"/>
                  <w:marTop w:val="0"/>
                  <w:marBottom w:val="0"/>
                  <w:divBdr>
                    <w:top w:val="none" w:sz="0" w:space="0" w:color="auto"/>
                    <w:left w:val="none" w:sz="0" w:space="0" w:color="auto"/>
                    <w:bottom w:val="none" w:sz="0" w:space="0" w:color="auto"/>
                    <w:right w:val="none" w:sz="0" w:space="0" w:color="auto"/>
                  </w:divBdr>
                </w:div>
                <w:div w:id="467741757">
                  <w:marLeft w:val="640"/>
                  <w:marRight w:val="0"/>
                  <w:marTop w:val="0"/>
                  <w:marBottom w:val="0"/>
                  <w:divBdr>
                    <w:top w:val="none" w:sz="0" w:space="0" w:color="auto"/>
                    <w:left w:val="none" w:sz="0" w:space="0" w:color="auto"/>
                    <w:bottom w:val="none" w:sz="0" w:space="0" w:color="auto"/>
                    <w:right w:val="none" w:sz="0" w:space="0" w:color="auto"/>
                  </w:divBdr>
                </w:div>
                <w:div w:id="624507072">
                  <w:marLeft w:val="640"/>
                  <w:marRight w:val="0"/>
                  <w:marTop w:val="0"/>
                  <w:marBottom w:val="0"/>
                  <w:divBdr>
                    <w:top w:val="none" w:sz="0" w:space="0" w:color="auto"/>
                    <w:left w:val="none" w:sz="0" w:space="0" w:color="auto"/>
                    <w:bottom w:val="none" w:sz="0" w:space="0" w:color="auto"/>
                    <w:right w:val="none" w:sz="0" w:space="0" w:color="auto"/>
                  </w:divBdr>
                </w:div>
                <w:div w:id="264509400">
                  <w:marLeft w:val="640"/>
                  <w:marRight w:val="0"/>
                  <w:marTop w:val="0"/>
                  <w:marBottom w:val="0"/>
                  <w:divBdr>
                    <w:top w:val="none" w:sz="0" w:space="0" w:color="auto"/>
                    <w:left w:val="none" w:sz="0" w:space="0" w:color="auto"/>
                    <w:bottom w:val="none" w:sz="0" w:space="0" w:color="auto"/>
                    <w:right w:val="none" w:sz="0" w:space="0" w:color="auto"/>
                  </w:divBdr>
                </w:div>
                <w:div w:id="2014993418">
                  <w:marLeft w:val="640"/>
                  <w:marRight w:val="0"/>
                  <w:marTop w:val="0"/>
                  <w:marBottom w:val="0"/>
                  <w:divBdr>
                    <w:top w:val="none" w:sz="0" w:space="0" w:color="auto"/>
                    <w:left w:val="none" w:sz="0" w:space="0" w:color="auto"/>
                    <w:bottom w:val="none" w:sz="0" w:space="0" w:color="auto"/>
                    <w:right w:val="none" w:sz="0" w:space="0" w:color="auto"/>
                  </w:divBdr>
                </w:div>
                <w:div w:id="99686594">
                  <w:marLeft w:val="640"/>
                  <w:marRight w:val="0"/>
                  <w:marTop w:val="0"/>
                  <w:marBottom w:val="0"/>
                  <w:divBdr>
                    <w:top w:val="none" w:sz="0" w:space="0" w:color="auto"/>
                    <w:left w:val="none" w:sz="0" w:space="0" w:color="auto"/>
                    <w:bottom w:val="none" w:sz="0" w:space="0" w:color="auto"/>
                    <w:right w:val="none" w:sz="0" w:space="0" w:color="auto"/>
                  </w:divBdr>
                </w:div>
                <w:div w:id="1335844460">
                  <w:marLeft w:val="640"/>
                  <w:marRight w:val="0"/>
                  <w:marTop w:val="0"/>
                  <w:marBottom w:val="0"/>
                  <w:divBdr>
                    <w:top w:val="none" w:sz="0" w:space="0" w:color="auto"/>
                    <w:left w:val="none" w:sz="0" w:space="0" w:color="auto"/>
                    <w:bottom w:val="none" w:sz="0" w:space="0" w:color="auto"/>
                    <w:right w:val="none" w:sz="0" w:space="0" w:color="auto"/>
                  </w:divBdr>
                </w:div>
                <w:div w:id="1705252823">
                  <w:marLeft w:val="640"/>
                  <w:marRight w:val="0"/>
                  <w:marTop w:val="0"/>
                  <w:marBottom w:val="0"/>
                  <w:divBdr>
                    <w:top w:val="none" w:sz="0" w:space="0" w:color="auto"/>
                    <w:left w:val="none" w:sz="0" w:space="0" w:color="auto"/>
                    <w:bottom w:val="none" w:sz="0" w:space="0" w:color="auto"/>
                    <w:right w:val="none" w:sz="0" w:space="0" w:color="auto"/>
                  </w:divBdr>
                </w:div>
                <w:div w:id="1133523488">
                  <w:marLeft w:val="640"/>
                  <w:marRight w:val="0"/>
                  <w:marTop w:val="0"/>
                  <w:marBottom w:val="0"/>
                  <w:divBdr>
                    <w:top w:val="none" w:sz="0" w:space="0" w:color="auto"/>
                    <w:left w:val="none" w:sz="0" w:space="0" w:color="auto"/>
                    <w:bottom w:val="none" w:sz="0" w:space="0" w:color="auto"/>
                    <w:right w:val="none" w:sz="0" w:space="0" w:color="auto"/>
                  </w:divBdr>
                </w:div>
                <w:div w:id="1875993366">
                  <w:marLeft w:val="640"/>
                  <w:marRight w:val="0"/>
                  <w:marTop w:val="0"/>
                  <w:marBottom w:val="0"/>
                  <w:divBdr>
                    <w:top w:val="none" w:sz="0" w:space="0" w:color="auto"/>
                    <w:left w:val="none" w:sz="0" w:space="0" w:color="auto"/>
                    <w:bottom w:val="none" w:sz="0" w:space="0" w:color="auto"/>
                    <w:right w:val="none" w:sz="0" w:space="0" w:color="auto"/>
                  </w:divBdr>
                </w:div>
                <w:div w:id="1934432368">
                  <w:marLeft w:val="640"/>
                  <w:marRight w:val="0"/>
                  <w:marTop w:val="0"/>
                  <w:marBottom w:val="0"/>
                  <w:divBdr>
                    <w:top w:val="none" w:sz="0" w:space="0" w:color="auto"/>
                    <w:left w:val="none" w:sz="0" w:space="0" w:color="auto"/>
                    <w:bottom w:val="none" w:sz="0" w:space="0" w:color="auto"/>
                    <w:right w:val="none" w:sz="0" w:space="0" w:color="auto"/>
                  </w:divBdr>
                </w:div>
                <w:div w:id="1653947596">
                  <w:marLeft w:val="640"/>
                  <w:marRight w:val="0"/>
                  <w:marTop w:val="0"/>
                  <w:marBottom w:val="0"/>
                  <w:divBdr>
                    <w:top w:val="none" w:sz="0" w:space="0" w:color="auto"/>
                    <w:left w:val="none" w:sz="0" w:space="0" w:color="auto"/>
                    <w:bottom w:val="none" w:sz="0" w:space="0" w:color="auto"/>
                    <w:right w:val="none" w:sz="0" w:space="0" w:color="auto"/>
                  </w:divBdr>
                </w:div>
                <w:div w:id="1409890102">
                  <w:marLeft w:val="640"/>
                  <w:marRight w:val="0"/>
                  <w:marTop w:val="0"/>
                  <w:marBottom w:val="0"/>
                  <w:divBdr>
                    <w:top w:val="none" w:sz="0" w:space="0" w:color="auto"/>
                    <w:left w:val="none" w:sz="0" w:space="0" w:color="auto"/>
                    <w:bottom w:val="none" w:sz="0" w:space="0" w:color="auto"/>
                    <w:right w:val="none" w:sz="0" w:space="0" w:color="auto"/>
                  </w:divBdr>
                </w:div>
                <w:div w:id="141848664">
                  <w:marLeft w:val="640"/>
                  <w:marRight w:val="0"/>
                  <w:marTop w:val="0"/>
                  <w:marBottom w:val="0"/>
                  <w:divBdr>
                    <w:top w:val="none" w:sz="0" w:space="0" w:color="auto"/>
                    <w:left w:val="none" w:sz="0" w:space="0" w:color="auto"/>
                    <w:bottom w:val="none" w:sz="0" w:space="0" w:color="auto"/>
                    <w:right w:val="none" w:sz="0" w:space="0" w:color="auto"/>
                  </w:divBdr>
                </w:div>
                <w:div w:id="707873283">
                  <w:marLeft w:val="640"/>
                  <w:marRight w:val="0"/>
                  <w:marTop w:val="0"/>
                  <w:marBottom w:val="0"/>
                  <w:divBdr>
                    <w:top w:val="none" w:sz="0" w:space="0" w:color="auto"/>
                    <w:left w:val="none" w:sz="0" w:space="0" w:color="auto"/>
                    <w:bottom w:val="none" w:sz="0" w:space="0" w:color="auto"/>
                    <w:right w:val="none" w:sz="0" w:space="0" w:color="auto"/>
                  </w:divBdr>
                </w:div>
                <w:div w:id="1787045435">
                  <w:marLeft w:val="640"/>
                  <w:marRight w:val="0"/>
                  <w:marTop w:val="0"/>
                  <w:marBottom w:val="0"/>
                  <w:divBdr>
                    <w:top w:val="none" w:sz="0" w:space="0" w:color="auto"/>
                    <w:left w:val="none" w:sz="0" w:space="0" w:color="auto"/>
                    <w:bottom w:val="none" w:sz="0" w:space="0" w:color="auto"/>
                    <w:right w:val="none" w:sz="0" w:space="0" w:color="auto"/>
                  </w:divBdr>
                </w:div>
                <w:div w:id="1789277649">
                  <w:marLeft w:val="640"/>
                  <w:marRight w:val="0"/>
                  <w:marTop w:val="0"/>
                  <w:marBottom w:val="0"/>
                  <w:divBdr>
                    <w:top w:val="none" w:sz="0" w:space="0" w:color="auto"/>
                    <w:left w:val="none" w:sz="0" w:space="0" w:color="auto"/>
                    <w:bottom w:val="none" w:sz="0" w:space="0" w:color="auto"/>
                    <w:right w:val="none" w:sz="0" w:space="0" w:color="auto"/>
                  </w:divBdr>
                </w:div>
                <w:div w:id="2099207054">
                  <w:marLeft w:val="640"/>
                  <w:marRight w:val="0"/>
                  <w:marTop w:val="0"/>
                  <w:marBottom w:val="0"/>
                  <w:divBdr>
                    <w:top w:val="none" w:sz="0" w:space="0" w:color="auto"/>
                    <w:left w:val="none" w:sz="0" w:space="0" w:color="auto"/>
                    <w:bottom w:val="none" w:sz="0" w:space="0" w:color="auto"/>
                    <w:right w:val="none" w:sz="0" w:space="0" w:color="auto"/>
                  </w:divBdr>
                </w:div>
                <w:div w:id="1046952782">
                  <w:marLeft w:val="640"/>
                  <w:marRight w:val="0"/>
                  <w:marTop w:val="0"/>
                  <w:marBottom w:val="0"/>
                  <w:divBdr>
                    <w:top w:val="none" w:sz="0" w:space="0" w:color="auto"/>
                    <w:left w:val="none" w:sz="0" w:space="0" w:color="auto"/>
                    <w:bottom w:val="none" w:sz="0" w:space="0" w:color="auto"/>
                    <w:right w:val="none" w:sz="0" w:space="0" w:color="auto"/>
                  </w:divBdr>
                </w:div>
                <w:div w:id="524248303">
                  <w:marLeft w:val="640"/>
                  <w:marRight w:val="0"/>
                  <w:marTop w:val="0"/>
                  <w:marBottom w:val="0"/>
                  <w:divBdr>
                    <w:top w:val="none" w:sz="0" w:space="0" w:color="auto"/>
                    <w:left w:val="none" w:sz="0" w:space="0" w:color="auto"/>
                    <w:bottom w:val="none" w:sz="0" w:space="0" w:color="auto"/>
                    <w:right w:val="none" w:sz="0" w:space="0" w:color="auto"/>
                  </w:divBdr>
                </w:div>
                <w:div w:id="884801902">
                  <w:marLeft w:val="640"/>
                  <w:marRight w:val="0"/>
                  <w:marTop w:val="0"/>
                  <w:marBottom w:val="0"/>
                  <w:divBdr>
                    <w:top w:val="none" w:sz="0" w:space="0" w:color="auto"/>
                    <w:left w:val="none" w:sz="0" w:space="0" w:color="auto"/>
                    <w:bottom w:val="none" w:sz="0" w:space="0" w:color="auto"/>
                    <w:right w:val="none" w:sz="0" w:space="0" w:color="auto"/>
                  </w:divBdr>
                </w:div>
                <w:div w:id="1592469078">
                  <w:marLeft w:val="640"/>
                  <w:marRight w:val="0"/>
                  <w:marTop w:val="0"/>
                  <w:marBottom w:val="0"/>
                  <w:divBdr>
                    <w:top w:val="none" w:sz="0" w:space="0" w:color="auto"/>
                    <w:left w:val="none" w:sz="0" w:space="0" w:color="auto"/>
                    <w:bottom w:val="none" w:sz="0" w:space="0" w:color="auto"/>
                    <w:right w:val="none" w:sz="0" w:space="0" w:color="auto"/>
                  </w:divBdr>
                </w:div>
                <w:div w:id="755902322">
                  <w:marLeft w:val="640"/>
                  <w:marRight w:val="0"/>
                  <w:marTop w:val="0"/>
                  <w:marBottom w:val="0"/>
                  <w:divBdr>
                    <w:top w:val="none" w:sz="0" w:space="0" w:color="auto"/>
                    <w:left w:val="none" w:sz="0" w:space="0" w:color="auto"/>
                    <w:bottom w:val="none" w:sz="0" w:space="0" w:color="auto"/>
                    <w:right w:val="none" w:sz="0" w:space="0" w:color="auto"/>
                  </w:divBdr>
                </w:div>
                <w:div w:id="669407505">
                  <w:marLeft w:val="640"/>
                  <w:marRight w:val="0"/>
                  <w:marTop w:val="0"/>
                  <w:marBottom w:val="0"/>
                  <w:divBdr>
                    <w:top w:val="none" w:sz="0" w:space="0" w:color="auto"/>
                    <w:left w:val="none" w:sz="0" w:space="0" w:color="auto"/>
                    <w:bottom w:val="none" w:sz="0" w:space="0" w:color="auto"/>
                    <w:right w:val="none" w:sz="0" w:space="0" w:color="auto"/>
                  </w:divBdr>
                </w:div>
                <w:div w:id="1352145277">
                  <w:marLeft w:val="640"/>
                  <w:marRight w:val="0"/>
                  <w:marTop w:val="0"/>
                  <w:marBottom w:val="0"/>
                  <w:divBdr>
                    <w:top w:val="none" w:sz="0" w:space="0" w:color="auto"/>
                    <w:left w:val="none" w:sz="0" w:space="0" w:color="auto"/>
                    <w:bottom w:val="none" w:sz="0" w:space="0" w:color="auto"/>
                    <w:right w:val="none" w:sz="0" w:space="0" w:color="auto"/>
                  </w:divBdr>
                </w:div>
                <w:div w:id="1620841567">
                  <w:marLeft w:val="640"/>
                  <w:marRight w:val="0"/>
                  <w:marTop w:val="0"/>
                  <w:marBottom w:val="0"/>
                  <w:divBdr>
                    <w:top w:val="none" w:sz="0" w:space="0" w:color="auto"/>
                    <w:left w:val="none" w:sz="0" w:space="0" w:color="auto"/>
                    <w:bottom w:val="none" w:sz="0" w:space="0" w:color="auto"/>
                    <w:right w:val="none" w:sz="0" w:space="0" w:color="auto"/>
                  </w:divBdr>
                </w:div>
                <w:div w:id="170025179">
                  <w:marLeft w:val="640"/>
                  <w:marRight w:val="0"/>
                  <w:marTop w:val="0"/>
                  <w:marBottom w:val="0"/>
                  <w:divBdr>
                    <w:top w:val="none" w:sz="0" w:space="0" w:color="auto"/>
                    <w:left w:val="none" w:sz="0" w:space="0" w:color="auto"/>
                    <w:bottom w:val="none" w:sz="0" w:space="0" w:color="auto"/>
                    <w:right w:val="none" w:sz="0" w:space="0" w:color="auto"/>
                  </w:divBdr>
                </w:div>
                <w:div w:id="1793162271">
                  <w:marLeft w:val="640"/>
                  <w:marRight w:val="0"/>
                  <w:marTop w:val="0"/>
                  <w:marBottom w:val="0"/>
                  <w:divBdr>
                    <w:top w:val="none" w:sz="0" w:space="0" w:color="auto"/>
                    <w:left w:val="none" w:sz="0" w:space="0" w:color="auto"/>
                    <w:bottom w:val="none" w:sz="0" w:space="0" w:color="auto"/>
                    <w:right w:val="none" w:sz="0" w:space="0" w:color="auto"/>
                  </w:divBdr>
                </w:div>
                <w:div w:id="1267157790">
                  <w:marLeft w:val="640"/>
                  <w:marRight w:val="0"/>
                  <w:marTop w:val="0"/>
                  <w:marBottom w:val="0"/>
                  <w:divBdr>
                    <w:top w:val="none" w:sz="0" w:space="0" w:color="auto"/>
                    <w:left w:val="none" w:sz="0" w:space="0" w:color="auto"/>
                    <w:bottom w:val="none" w:sz="0" w:space="0" w:color="auto"/>
                    <w:right w:val="none" w:sz="0" w:space="0" w:color="auto"/>
                  </w:divBdr>
                </w:div>
                <w:div w:id="1869028465">
                  <w:marLeft w:val="640"/>
                  <w:marRight w:val="0"/>
                  <w:marTop w:val="0"/>
                  <w:marBottom w:val="0"/>
                  <w:divBdr>
                    <w:top w:val="none" w:sz="0" w:space="0" w:color="auto"/>
                    <w:left w:val="none" w:sz="0" w:space="0" w:color="auto"/>
                    <w:bottom w:val="none" w:sz="0" w:space="0" w:color="auto"/>
                    <w:right w:val="none" w:sz="0" w:space="0" w:color="auto"/>
                  </w:divBdr>
                </w:div>
                <w:div w:id="798450270">
                  <w:marLeft w:val="640"/>
                  <w:marRight w:val="0"/>
                  <w:marTop w:val="0"/>
                  <w:marBottom w:val="0"/>
                  <w:divBdr>
                    <w:top w:val="none" w:sz="0" w:space="0" w:color="auto"/>
                    <w:left w:val="none" w:sz="0" w:space="0" w:color="auto"/>
                    <w:bottom w:val="none" w:sz="0" w:space="0" w:color="auto"/>
                    <w:right w:val="none" w:sz="0" w:space="0" w:color="auto"/>
                  </w:divBdr>
                </w:div>
                <w:div w:id="82266508">
                  <w:marLeft w:val="640"/>
                  <w:marRight w:val="0"/>
                  <w:marTop w:val="0"/>
                  <w:marBottom w:val="0"/>
                  <w:divBdr>
                    <w:top w:val="none" w:sz="0" w:space="0" w:color="auto"/>
                    <w:left w:val="none" w:sz="0" w:space="0" w:color="auto"/>
                    <w:bottom w:val="none" w:sz="0" w:space="0" w:color="auto"/>
                    <w:right w:val="none" w:sz="0" w:space="0" w:color="auto"/>
                  </w:divBdr>
                </w:div>
                <w:div w:id="1685743218">
                  <w:marLeft w:val="640"/>
                  <w:marRight w:val="0"/>
                  <w:marTop w:val="0"/>
                  <w:marBottom w:val="0"/>
                  <w:divBdr>
                    <w:top w:val="none" w:sz="0" w:space="0" w:color="auto"/>
                    <w:left w:val="none" w:sz="0" w:space="0" w:color="auto"/>
                    <w:bottom w:val="none" w:sz="0" w:space="0" w:color="auto"/>
                    <w:right w:val="none" w:sz="0" w:space="0" w:color="auto"/>
                  </w:divBdr>
                </w:div>
                <w:div w:id="19595274">
                  <w:marLeft w:val="640"/>
                  <w:marRight w:val="0"/>
                  <w:marTop w:val="0"/>
                  <w:marBottom w:val="0"/>
                  <w:divBdr>
                    <w:top w:val="none" w:sz="0" w:space="0" w:color="auto"/>
                    <w:left w:val="none" w:sz="0" w:space="0" w:color="auto"/>
                    <w:bottom w:val="none" w:sz="0" w:space="0" w:color="auto"/>
                    <w:right w:val="none" w:sz="0" w:space="0" w:color="auto"/>
                  </w:divBdr>
                </w:div>
                <w:div w:id="129249153">
                  <w:marLeft w:val="640"/>
                  <w:marRight w:val="0"/>
                  <w:marTop w:val="0"/>
                  <w:marBottom w:val="0"/>
                  <w:divBdr>
                    <w:top w:val="none" w:sz="0" w:space="0" w:color="auto"/>
                    <w:left w:val="none" w:sz="0" w:space="0" w:color="auto"/>
                    <w:bottom w:val="none" w:sz="0" w:space="0" w:color="auto"/>
                    <w:right w:val="none" w:sz="0" w:space="0" w:color="auto"/>
                  </w:divBdr>
                </w:div>
                <w:div w:id="1397389249">
                  <w:marLeft w:val="640"/>
                  <w:marRight w:val="0"/>
                  <w:marTop w:val="0"/>
                  <w:marBottom w:val="0"/>
                  <w:divBdr>
                    <w:top w:val="none" w:sz="0" w:space="0" w:color="auto"/>
                    <w:left w:val="none" w:sz="0" w:space="0" w:color="auto"/>
                    <w:bottom w:val="none" w:sz="0" w:space="0" w:color="auto"/>
                    <w:right w:val="none" w:sz="0" w:space="0" w:color="auto"/>
                  </w:divBdr>
                </w:div>
                <w:div w:id="25177043">
                  <w:marLeft w:val="640"/>
                  <w:marRight w:val="0"/>
                  <w:marTop w:val="0"/>
                  <w:marBottom w:val="0"/>
                  <w:divBdr>
                    <w:top w:val="none" w:sz="0" w:space="0" w:color="auto"/>
                    <w:left w:val="none" w:sz="0" w:space="0" w:color="auto"/>
                    <w:bottom w:val="none" w:sz="0" w:space="0" w:color="auto"/>
                    <w:right w:val="none" w:sz="0" w:space="0" w:color="auto"/>
                  </w:divBdr>
                </w:div>
                <w:div w:id="453405888">
                  <w:marLeft w:val="640"/>
                  <w:marRight w:val="0"/>
                  <w:marTop w:val="0"/>
                  <w:marBottom w:val="0"/>
                  <w:divBdr>
                    <w:top w:val="none" w:sz="0" w:space="0" w:color="auto"/>
                    <w:left w:val="none" w:sz="0" w:space="0" w:color="auto"/>
                    <w:bottom w:val="none" w:sz="0" w:space="0" w:color="auto"/>
                    <w:right w:val="none" w:sz="0" w:space="0" w:color="auto"/>
                  </w:divBdr>
                </w:div>
                <w:div w:id="1643608453">
                  <w:marLeft w:val="640"/>
                  <w:marRight w:val="0"/>
                  <w:marTop w:val="0"/>
                  <w:marBottom w:val="0"/>
                  <w:divBdr>
                    <w:top w:val="none" w:sz="0" w:space="0" w:color="auto"/>
                    <w:left w:val="none" w:sz="0" w:space="0" w:color="auto"/>
                    <w:bottom w:val="none" w:sz="0" w:space="0" w:color="auto"/>
                    <w:right w:val="none" w:sz="0" w:space="0" w:color="auto"/>
                  </w:divBdr>
                </w:div>
                <w:div w:id="1036125011">
                  <w:marLeft w:val="640"/>
                  <w:marRight w:val="0"/>
                  <w:marTop w:val="0"/>
                  <w:marBottom w:val="0"/>
                  <w:divBdr>
                    <w:top w:val="none" w:sz="0" w:space="0" w:color="auto"/>
                    <w:left w:val="none" w:sz="0" w:space="0" w:color="auto"/>
                    <w:bottom w:val="none" w:sz="0" w:space="0" w:color="auto"/>
                    <w:right w:val="none" w:sz="0" w:space="0" w:color="auto"/>
                  </w:divBdr>
                </w:div>
                <w:div w:id="709763354">
                  <w:marLeft w:val="640"/>
                  <w:marRight w:val="0"/>
                  <w:marTop w:val="0"/>
                  <w:marBottom w:val="0"/>
                  <w:divBdr>
                    <w:top w:val="none" w:sz="0" w:space="0" w:color="auto"/>
                    <w:left w:val="none" w:sz="0" w:space="0" w:color="auto"/>
                    <w:bottom w:val="none" w:sz="0" w:space="0" w:color="auto"/>
                    <w:right w:val="none" w:sz="0" w:space="0" w:color="auto"/>
                  </w:divBdr>
                </w:div>
                <w:div w:id="1610967077">
                  <w:marLeft w:val="640"/>
                  <w:marRight w:val="0"/>
                  <w:marTop w:val="0"/>
                  <w:marBottom w:val="0"/>
                  <w:divBdr>
                    <w:top w:val="none" w:sz="0" w:space="0" w:color="auto"/>
                    <w:left w:val="none" w:sz="0" w:space="0" w:color="auto"/>
                    <w:bottom w:val="none" w:sz="0" w:space="0" w:color="auto"/>
                    <w:right w:val="none" w:sz="0" w:space="0" w:color="auto"/>
                  </w:divBdr>
                </w:div>
                <w:div w:id="1835874858">
                  <w:marLeft w:val="640"/>
                  <w:marRight w:val="0"/>
                  <w:marTop w:val="0"/>
                  <w:marBottom w:val="0"/>
                  <w:divBdr>
                    <w:top w:val="none" w:sz="0" w:space="0" w:color="auto"/>
                    <w:left w:val="none" w:sz="0" w:space="0" w:color="auto"/>
                    <w:bottom w:val="none" w:sz="0" w:space="0" w:color="auto"/>
                    <w:right w:val="none" w:sz="0" w:space="0" w:color="auto"/>
                  </w:divBdr>
                </w:div>
                <w:div w:id="1523274775">
                  <w:marLeft w:val="640"/>
                  <w:marRight w:val="0"/>
                  <w:marTop w:val="0"/>
                  <w:marBottom w:val="0"/>
                  <w:divBdr>
                    <w:top w:val="none" w:sz="0" w:space="0" w:color="auto"/>
                    <w:left w:val="none" w:sz="0" w:space="0" w:color="auto"/>
                    <w:bottom w:val="none" w:sz="0" w:space="0" w:color="auto"/>
                    <w:right w:val="none" w:sz="0" w:space="0" w:color="auto"/>
                  </w:divBdr>
                </w:div>
                <w:div w:id="2046327028">
                  <w:marLeft w:val="640"/>
                  <w:marRight w:val="0"/>
                  <w:marTop w:val="0"/>
                  <w:marBottom w:val="0"/>
                  <w:divBdr>
                    <w:top w:val="none" w:sz="0" w:space="0" w:color="auto"/>
                    <w:left w:val="none" w:sz="0" w:space="0" w:color="auto"/>
                    <w:bottom w:val="none" w:sz="0" w:space="0" w:color="auto"/>
                    <w:right w:val="none" w:sz="0" w:space="0" w:color="auto"/>
                  </w:divBdr>
                </w:div>
                <w:div w:id="853962910">
                  <w:marLeft w:val="640"/>
                  <w:marRight w:val="0"/>
                  <w:marTop w:val="0"/>
                  <w:marBottom w:val="0"/>
                  <w:divBdr>
                    <w:top w:val="none" w:sz="0" w:space="0" w:color="auto"/>
                    <w:left w:val="none" w:sz="0" w:space="0" w:color="auto"/>
                    <w:bottom w:val="none" w:sz="0" w:space="0" w:color="auto"/>
                    <w:right w:val="none" w:sz="0" w:space="0" w:color="auto"/>
                  </w:divBdr>
                </w:div>
                <w:div w:id="2056736228">
                  <w:marLeft w:val="640"/>
                  <w:marRight w:val="0"/>
                  <w:marTop w:val="0"/>
                  <w:marBottom w:val="0"/>
                  <w:divBdr>
                    <w:top w:val="none" w:sz="0" w:space="0" w:color="auto"/>
                    <w:left w:val="none" w:sz="0" w:space="0" w:color="auto"/>
                    <w:bottom w:val="none" w:sz="0" w:space="0" w:color="auto"/>
                    <w:right w:val="none" w:sz="0" w:space="0" w:color="auto"/>
                  </w:divBdr>
                </w:div>
                <w:div w:id="1855342928">
                  <w:marLeft w:val="640"/>
                  <w:marRight w:val="0"/>
                  <w:marTop w:val="0"/>
                  <w:marBottom w:val="0"/>
                  <w:divBdr>
                    <w:top w:val="none" w:sz="0" w:space="0" w:color="auto"/>
                    <w:left w:val="none" w:sz="0" w:space="0" w:color="auto"/>
                    <w:bottom w:val="none" w:sz="0" w:space="0" w:color="auto"/>
                    <w:right w:val="none" w:sz="0" w:space="0" w:color="auto"/>
                  </w:divBdr>
                </w:div>
                <w:div w:id="660161499">
                  <w:marLeft w:val="640"/>
                  <w:marRight w:val="0"/>
                  <w:marTop w:val="0"/>
                  <w:marBottom w:val="0"/>
                  <w:divBdr>
                    <w:top w:val="none" w:sz="0" w:space="0" w:color="auto"/>
                    <w:left w:val="none" w:sz="0" w:space="0" w:color="auto"/>
                    <w:bottom w:val="none" w:sz="0" w:space="0" w:color="auto"/>
                    <w:right w:val="none" w:sz="0" w:space="0" w:color="auto"/>
                  </w:divBdr>
                </w:div>
                <w:div w:id="1996228095">
                  <w:marLeft w:val="640"/>
                  <w:marRight w:val="0"/>
                  <w:marTop w:val="0"/>
                  <w:marBottom w:val="0"/>
                  <w:divBdr>
                    <w:top w:val="none" w:sz="0" w:space="0" w:color="auto"/>
                    <w:left w:val="none" w:sz="0" w:space="0" w:color="auto"/>
                    <w:bottom w:val="none" w:sz="0" w:space="0" w:color="auto"/>
                    <w:right w:val="none" w:sz="0" w:space="0" w:color="auto"/>
                  </w:divBdr>
                </w:div>
                <w:div w:id="739640045">
                  <w:marLeft w:val="640"/>
                  <w:marRight w:val="0"/>
                  <w:marTop w:val="0"/>
                  <w:marBottom w:val="0"/>
                  <w:divBdr>
                    <w:top w:val="none" w:sz="0" w:space="0" w:color="auto"/>
                    <w:left w:val="none" w:sz="0" w:space="0" w:color="auto"/>
                    <w:bottom w:val="none" w:sz="0" w:space="0" w:color="auto"/>
                    <w:right w:val="none" w:sz="0" w:space="0" w:color="auto"/>
                  </w:divBdr>
                </w:div>
                <w:div w:id="268588491">
                  <w:marLeft w:val="640"/>
                  <w:marRight w:val="0"/>
                  <w:marTop w:val="0"/>
                  <w:marBottom w:val="0"/>
                  <w:divBdr>
                    <w:top w:val="none" w:sz="0" w:space="0" w:color="auto"/>
                    <w:left w:val="none" w:sz="0" w:space="0" w:color="auto"/>
                    <w:bottom w:val="none" w:sz="0" w:space="0" w:color="auto"/>
                    <w:right w:val="none" w:sz="0" w:space="0" w:color="auto"/>
                  </w:divBdr>
                </w:div>
                <w:div w:id="880018813">
                  <w:marLeft w:val="640"/>
                  <w:marRight w:val="0"/>
                  <w:marTop w:val="0"/>
                  <w:marBottom w:val="0"/>
                  <w:divBdr>
                    <w:top w:val="none" w:sz="0" w:space="0" w:color="auto"/>
                    <w:left w:val="none" w:sz="0" w:space="0" w:color="auto"/>
                    <w:bottom w:val="none" w:sz="0" w:space="0" w:color="auto"/>
                    <w:right w:val="none" w:sz="0" w:space="0" w:color="auto"/>
                  </w:divBdr>
                </w:div>
                <w:div w:id="722409528">
                  <w:marLeft w:val="640"/>
                  <w:marRight w:val="0"/>
                  <w:marTop w:val="0"/>
                  <w:marBottom w:val="0"/>
                  <w:divBdr>
                    <w:top w:val="none" w:sz="0" w:space="0" w:color="auto"/>
                    <w:left w:val="none" w:sz="0" w:space="0" w:color="auto"/>
                    <w:bottom w:val="none" w:sz="0" w:space="0" w:color="auto"/>
                    <w:right w:val="none" w:sz="0" w:space="0" w:color="auto"/>
                  </w:divBdr>
                </w:div>
                <w:div w:id="1244492892">
                  <w:marLeft w:val="640"/>
                  <w:marRight w:val="0"/>
                  <w:marTop w:val="0"/>
                  <w:marBottom w:val="0"/>
                  <w:divBdr>
                    <w:top w:val="none" w:sz="0" w:space="0" w:color="auto"/>
                    <w:left w:val="none" w:sz="0" w:space="0" w:color="auto"/>
                    <w:bottom w:val="none" w:sz="0" w:space="0" w:color="auto"/>
                    <w:right w:val="none" w:sz="0" w:space="0" w:color="auto"/>
                  </w:divBdr>
                </w:div>
                <w:div w:id="1493788067">
                  <w:marLeft w:val="640"/>
                  <w:marRight w:val="0"/>
                  <w:marTop w:val="0"/>
                  <w:marBottom w:val="0"/>
                  <w:divBdr>
                    <w:top w:val="none" w:sz="0" w:space="0" w:color="auto"/>
                    <w:left w:val="none" w:sz="0" w:space="0" w:color="auto"/>
                    <w:bottom w:val="none" w:sz="0" w:space="0" w:color="auto"/>
                    <w:right w:val="none" w:sz="0" w:space="0" w:color="auto"/>
                  </w:divBdr>
                </w:div>
                <w:div w:id="299967153">
                  <w:marLeft w:val="640"/>
                  <w:marRight w:val="0"/>
                  <w:marTop w:val="0"/>
                  <w:marBottom w:val="0"/>
                  <w:divBdr>
                    <w:top w:val="none" w:sz="0" w:space="0" w:color="auto"/>
                    <w:left w:val="none" w:sz="0" w:space="0" w:color="auto"/>
                    <w:bottom w:val="none" w:sz="0" w:space="0" w:color="auto"/>
                    <w:right w:val="none" w:sz="0" w:space="0" w:color="auto"/>
                  </w:divBdr>
                </w:div>
                <w:div w:id="410201126">
                  <w:marLeft w:val="640"/>
                  <w:marRight w:val="0"/>
                  <w:marTop w:val="0"/>
                  <w:marBottom w:val="0"/>
                  <w:divBdr>
                    <w:top w:val="none" w:sz="0" w:space="0" w:color="auto"/>
                    <w:left w:val="none" w:sz="0" w:space="0" w:color="auto"/>
                    <w:bottom w:val="none" w:sz="0" w:space="0" w:color="auto"/>
                    <w:right w:val="none" w:sz="0" w:space="0" w:color="auto"/>
                  </w:divBdr>
                </w:div>
                <w:div w:id="498473313">
                  <w:marLeft w:val="640"/>
                  <w:marRight w:val="0"/>
                  <w:marTop w:val="0"/>
                  <w:marBottom w:val="0"/>
                  <w:divBdr>
                    <w:top w:val="none" w:sz="0" w:space="0" w:color="auto"/>
                    <w:left w:val="none" w:sz="0" w:space="0" w:color="auto"/>
                    <w:bottom w:val="none" w:sz="0" w:space="0" w:color="auto"/>
                    <w:right w:val="none" w:sz="0" w:space="0" w:color="auto"/>
                  </w:divBdr>
                </w:div>
                <w:div w:id="1667785889">
                  <w:marLeft w:val="640"/>
                  <w:marRight w:val="0"/>
                  <w:marTop w:val="0"/>
                  <w:marBottom w:val="0"/>
                  <w:divBdr>
                    <w:top w:val="none" w:sz="0" w:space="0" w:color="auto"/>
                    <w:left w:val="none" w:sz="0" w:space="0" w:color="auto"/>
                    <w:bottom w:val="none" w:sz="0" w:space="0" w:color="auto"/>
                    <w:right w:val="none" w:sz="0" w:space="0" w:color="auto"/>
                  </w:divBdr>
                </w:div>
                <w:div w:id="1678582029">
                  <w:marLeft w:val="640"/>
                  <w:marRight w:val="0"/>
                  <w:marTop w:val="0"/>
                  <w:marBottom w:val="0"/>
                  <w:divBdr>
                    <w:top w:val="none" w:sz="0" w:space="0" w:color="auto"/>
                    <w:left w:val="none" w:sz="0" w:space="0" w:color="auto"/>
                    <w:bottom w:val="none" w:sz="0" w:space="0" w:color="auto"/>
                    <w:right w:val="none" w:sz="0" w:space="0" w:color="auto"/>
                  </w:divBdr>
                </w:div>
                <w:div w:id="2139646374">
                  <w:marLeft w:val="640"/>
                  <w:marRight w:val="0"/>
                  <w:marTop w:val="0"/>
                  <w:marBottom w:val="0"/>
                  <w:divBdr>
                    <w:top w:val="none" w:sz="0" w:space="0" w:color="auto"/>
                    <w:left w:val="none" w:sz="0" w:space="0" w:color="auto"/>
                    <w:bottom w:val="none" w:sz="0" w:space="0" w:color="auto"/>
                    <w:right w:val="none" w:sz="0" w:space="0" w:color="auto"/>
                  </w:divBdr>
                </w:div>
                <w:div w:id="2106074396">
                  <w:marLeft w:val="640"/>
                  <w:marRight w:val="0"/>
                  <w:marTop w:val="0"/>
                  <w:marBottom w:val="0"/>
                  <w:divBdr>
                    <w:top w:val="none" w:sz="0" w:space="0" w:color="auto"/>
                    <w:left w:val="none" w:sz="0" w:space="0" w:color="auto"/>
                    <w:bottom w:val="none" w:sz="0" w:space="0" w:color="auto"/>
                    <w:right w:val="none" w:sz="0" w:space="0" w:color="auto"/>
                  </w:divBdr>
                </w:div>
              </w:divsChild>
            </w:div>
            <w:div w:id="106853586">
              <w:marLeft w:val="0"/>
              <w:marRight w:val="0"/>
              <w:marTop w:val="0"/>
              <w:marBottom w:val="0"/>
              <w:divBdr>
                <w:top w:val="none" w:sz="0" w:space="0" w:color="auto"/>
                <w:left w:val="none" w:sz="0" w:space="0" w:color="auto"/>
                <w:bottom w:val="none" w:sz="0" w:space="0" w:color="auto"/>
                <w:right w:val="none" w:sz="0" w:space="0" w:color="auto"/>
              </w:divBdr>
              <w:divsChild>
                <w:div w:id="1918705823">
                  <w:marLeft w:val="640"/>
                  <w:marRight w:val="0"/>
                  <w:marTop w:val="0"/>
                  <w:marBottom w:val="0"/>
                  <w:divBdr>
                    <w:top w:val="none" w:sz="0" w:space="0" w:color="auto"/>
                    <w:left w:val="none" w:sz="0" w:space="0" w:color="auto"/>
                    <w:bottom w:val="none" w:sz="0" w:space="0" w:color="auto"/>
                    <w:right w:val="none" w:sz="0" w:space="0" w:color="auto"/>
                  </w:divBdr>
                </w:div>
                <w:div w:id="594365351">
                  <w:marLeft w:val="640"/>
                  <w:marRight w:val="0"/>
                  <w:marTop w:val="0"/>
                  <w:marBottom w:val="0"/>
                  <w:divBdr>
                    <w:top w:val="none" w:sz="0" w:space="0" w:color="auto"/>
                    <w:left w:val="none" w:sz="0" w:space="0" w:color="auto"/>
                    <w:bottom w:val="none" w:sz="0" w:space="0" w:color="auto"/>
                    <w:right w:val="none" w:sz="0" w:space="0" w:color="auto"/>
                  </w:divBdr>
                </w:div>
                <w:div w:id="841238075">
                  <w:marLeft w:val="640"/>
                  <w:marRight w:val="0"/>
                  <w:marTop w:val="0"/>
                  <w:marBottom w:val="0"/>
                  <w:divBdr>
                    <w:top w:val="none" w:sz="0" w:space="0" w:color="auto"/>
                    <w:left w:val="none" w:sz="0" w:space="0" w:color="auto"/>
                    <w:bottom w:val="none" w:sz="0" w:space="0" w:color="auto"/>
                    <w:right w:val="none" w:sz="0" w:space="0" w:color="auto"/>
                  </w:divBdr>
                </w:div>
                <w:div w:id="119494262">
                  <w:marLeft w:val="640"/>
                  <w:marRight w:val="0"/>
                  <w:marTop w:val="0"/>
                  <w:marBottom w:val="0"/>
                  <w:divBdr>
                    <w:top w:val="none" w:sz="0" w:space="0" w:color="auto"/>
                    <w:left w:val="none" w:sz="0" w:space="0" w:color="auto"/>
                    <w:bottom w:val="none" w:sz="0" w:space="0" w:color="auto"/>
                    <w:right w:val="none" w:sz="0" w:space="0" w:color="auto"/>
                  </w:divBdr>
                </w:div>
                <w:div w:id="77480482">
                  <w:marLeft w:val="640"/>
                  <w:marRight w:val="0"/>
                  <w:marTop w:val="0"/>
                  <w:marBottom w:val="0"/>
                  <w:divBdr>
                    <w:top w:val="none" w:sz="0" w:space="0" w:color="auto"/>
                    <w:left w:val="none" w:sz="0" w:space="0" w:color="auto"/>
                    <w:bottom w:val="none" w:sz="0" w:space="0" w:color="auto"/>
                    <w:right w:val="none" w:sz="0" w:space="0" w:color="auto"/>
                  </w:divBdr>
                </w:div>
                <w:div w:id="1427310174">
                  <w:marLeft w:val="640"/>
                  <w:marRight w:val="0"/>
                  <w:marTop w:val="0"/>
                  <w:marBottom w:val="0"/>
                  <w:divBdr>
                    <w:top w:val="none" w:sz="0" w:space="0" w:color="auto"/>
                    <w:left w:val="none" w:sz="0" w:space="0" w:color="auto"/>
                    <w:bottom w:val="none" w:sz="0" w:space="0" w:color="auto"/>
                    <w:right w:val="none" w:sz="0" w:space="0" w:color="auto"/>
                  </w:divBdr>
                </w:div>
                <w:div w:id="81265912">
                  <w:marLeft w:val="640"/>
                  <w:marRight w:val="0"/>
                  <w:marTop w:val="0"/>
                  <w:marBottom w:val="0"/>
                  <w:divBdr>
                    <w:top w:val="none" w:sz="0" w:space="0" w:color="auto"/>
                    <w:left w:val="none" w:sz="0" w:space="0" w:color="auto"/>
                    <w:bottom w:val="none" w:sz="0" w:space="0" w:color="auto"/>
                    <w:right w:val="none" w:sz="0" w:space="0" w:color="auto"/>
                  </w:divBdr>
                </w:div>
                <w:div w:id="357200655">
                  <w:marLeft w:val="640"/>
                  <w:marRight w:val="0"/>
                  <w:marTop w:val="0"/>
                  <w:marBottom w:val="0"/>
                  <w:divBdr>
                    <w:top w:val="none" w:sz="0" w:space="0" w:color="auto"/>
                    <w:left w:val="none" w:sz="0" w:space="0" w:color="auto"/>
                    <w:bottom w:val="none" w:sz="0" w:space="0" w:color="auto"/>
                    <w:right w:val="none" w:sz="0" w:space="0" w:color="auto"/>
                  </w:divBdr>
                </w:div>
                <w:div w:id="1795323349">
                  <w:marLeft w:val="640"/>
                  <w:marRight w:val="0"/>
                  <w:marTop w:val="0"/>
                  <w:marBottom w:val="0"/>
                  <w:divBdr>
                    <w:top w:val="none" w:sz="0" w:space="0" w:color="auto"/>
                    <w:left w:val="none" w:sz="0" w:space="0" w:color="auto"/>
                    <w:bottom w:val="none" w:sz="0" w:space="0" w:color="auto"/>
                    <w:right w:val="none" w:sz="0" w:space="0" w:color="auto"/>
                  </w:divBdr>
                </w:div>
                <w:div w:id="780606298">
                  <w:marLeft w:val="640"/>
                  <w:marRight w:val="0"/>
                  <w:marTop w:val="0"/>
                  <w:marBottom w:val="0"/>
                  <w:divBdr>
                    <w:top w:val="none" w:sz="0" w:space="0" w:color="auto"/>
                    <w:left w:val="none" w:sz="0" w:space="0" w:color="auto"/>
                    <w:bottom w:val="none" w:sz="0" w:space="0" w:color="auto"/>
                    <w:right w:val="none" w:sz="0" w:space="0" w:color="auto"/>
                  </w:divBdr>
                </w:div>
                <w:div w:id="1912813294">
                  <w:marLeft w:val="640"/>
                  <w:marRight w:val="0"/>
                  <w:marTop w:val="0"/>
                  <w:marBottom w:val="0"/>
                  <w:divBdr>
                    <w:top w:val="none" w:sz="0" w:space="0" w:color="auto"/>
                    <w:left w:val="none" w:sz="0" w:space="0" w:color="auto"/>
                    <w:bottom w:val="none" w:sz="0" w:space="0" w:color="auto"/>
                    <w:right w:val="none" w:sz="0" w:space="0" w:color="auto"/>
                  </w:divBdr>
                </w:div>
                <w:div w:id="621113279">
                  <w:marLeft w:val="640"/>
                  <w:marRight w:val="0"/>
                  <w:marTop w:val="0"/>
                  <w:marBottom w:val="0"/>
                  <w:divBdr>
                    <w:top w:val="none" w:sz="0" w:space="0" w:color="auto"/>
                    <w:left w:val="none" w:sz="0" w:space="0" w:color="auto"/>
                    <w:bottom w:val="none" w:sz="0" w:space="0" w:color="auto"/>
                    <w:right w:val="none" w:sz="0" w:space="0" w:color="auto"/>
                  </w:divBdr>
                </w:div>
                <w:div w:id="952593897">
                  <w:marLeft w:val="640"/>
                  <w:marRight w:val="0"/>
                  <w:marTop w:val="0"/>
                  <w:marBottom w:val="0"/>
                  <w:divBdr>
                    <w:top w:val="none" w:sz="0" w:space="0" w:color="auto"/>
                    <w:left w:val="none" w:sz="0" w:space="0" w:color="auto"/>
                    <w:bottom w:val="none" w:sz="0" w:space="0" w:color="auto"/>
                    <w:right w:val="none" w:sz="0" w:space="0" w:color="auto"/>
                  </w:divBdr>
                </w:div>
                <w:div w:id="6716327">
                  <w:marLeft w:val="640"/>
                  <w:marRight w:val="0"/>
                  <w:marTop w:val="0"/>
                  <w:marBottom w:val="0"/>
                  <w:divBdr>
                    <w:top w:val="none" w:sz="0" w:space="0" w:color="auto"/>
                    <w:left w:val="none" w:sz="0" w:space="0" w:color="auto"/>
                    <w:bottom w:val="none" w:sz="0" w:space="0" w:color="auto"/>
                    <w:right w:val="none" w:sz="0" w:space="0" w:color="auto"/>
                  </w:divBdr>
                </w:div>
                <w:div w:id="664163932">
                  <w:marLeft w:val="640"/>
                  <w:marRight w:val="0"/>
                  <w:marTop w:val="0"/>
                  <w:marBottom w:val="0"/>
                  <w:divBdr>
                    <w:top w:val="none" w:sz="0" w:space="0" w:color="auto"/>
                    <w:left w:val="none" w:sz="0" w:space="0" w:color="auto"/>
                    <w:bottom w:val="none" w:sz="0" w:space="0" w:color="auto"/>
                    <w:right w:val="none" w:sz="0" w:space="0" w:color="auto"/>
                  </w:divBdr>
                </w:div>
                <w:div w:id="1854606410">
                  <w:marLeft w:val="640"/>
                  <w:marRight w:val="0"/>
                  <w:marTop w:val="0"/>
                  <w:marBottom w:val="0"/>
                  <w:divBdr>
                    <w:top w:val="none" w:sz="0" w:space="0" w:color="auto"/>
                    <w:left w:val="none" w:sz="0" w:space="0" w:color="auto"/>
                    <w:bottom w:val="none" w:sz="0" w:space="0" w:color="auto"/>
                    <w:right w:val="none" w:sz="0" w:space="0" w:color="auto"/>
                  </w:divBdr>
                </w:div>
                <w:div w:id="2059354977">
                  <w:marLeft w:val="640"/>
                  <w:marRight w:val="0"/>
                  <w:marTop w:val="0"/>
                  <w:marBottom w:val="0"/>
                  <w:divBdr>
                    <w:top w:val="none" w:sz="0" w:space="0" w:color="auto"/>
                    <w:left w:val="none" w:sz="0" w:space="0" w:color="auto"/>
                    <w:bottom w:val="none" w:sz="0" w:space="0" w:color="auto"/>
                    <w:right w:val="none" w:sz="0" w:space="0" w:color="auto"/>
                  </w:divBdr>
                </w:div>
                <w:div w:id="607468886">
                  <w:marLeft w:val="640"/>
                  <w:marRight w:val="0"/>
                  <w:marTop w:val="0"/>
                  <w:marBottom w:val="0"/>
                  <w:divBdr>
                    <w:top w:val="none" w:sz="0" w:space="0" w:color="auto"/>
                    <w:left w:val="none" w:sz="0" w:space="0" w:color="auto"/>
                    <w:bottom w:val="none" w:sz="0" w:space="0" w:color="auto"/>
                    <w:right w:val="none" w:sz="0" w:space="0" w:color="auto"/>
                  </w:divBdr>
                </w:div>
                <w:div w:id="2105416497">
                  <w:marLeft w:val="640"/>
                  <w:marRight w:val="0"/>
                  <w:marTop w:val="0"/>
                  <w:marBottom w:val="0"/>
                  <w:divBdr>
                    <w:top w:val="none" w:sz="0" w:space="0" w:color="auto"/>
                    <w:left w:val="none" w:sz="0" w:space="0" w:color="auto"/>
                    <w:bottom w:val="none" w:sz="0" w:space="0" w:color="auto"/>
                    <w:right w:val="none" w:sz="0" w:space="0" w:color="auto"/>
                  </w:divBdr>
                </w:div>
                <w:div w:id="51777217">
                  <w:marLeft w:val="640"/>
                  <w:marRight w:val="0"/>
                  <w:marTop w:val="0"/>
                  <w:marBottom w:val="0"/>
                  <w:divBdr>
                    <w:top w:val="none" w:sz="0" w:space="0" w:color="auto"/>
                    <w:left w:val="none" w:sz="0" w:space="0" w:color="auto"/>
                    <w:bottom w:val="none" w:sz="0" w:space="0" w:color="auto"/>
                    <w:right w:val="none" w:sz="0" w:space="0" w:color="auto"/>
                  </w:divBdr>
                </w:div>
                <w:div w:id="1984657086">
                  <w:marLeft w:val="640"/>
                  <w:marRight w:val="0"/>
                  <w:marTop w:val="0"/>
                  <w:marBottom w:val="0"/>
                  <w:divBdr>
                    <w:top w:val="none" w:sz="0" w:space="0" w:color="auto"/>
                    <w:left w:val="none" w:sz="0" w:space="0" w:color="auto"/>
                    <w:bottom w:val="none" w:sz="0" w:space="0" w:color="auto"/>
                    <w:right w:val="none" w:sz="0" w:space="0" w:color="auto"/>
                  </w:divBdr>
                </w:div>
                <w:div w:id="399867057">
                  <w:marLeft w:val="640"/>
                  <w:marRight w:val="0"/>
                  <w:marTop w:val="0"/>
                  <w:marBottom w:val="0"/>
                  <w:divBdr>
                    <w:top w:val="none" w:sz="0" w:space="0" w:color="auto"/>
                    <w:left w:val="none" w:sz="0" w:space="0" w:color="auto"/>
                    <w:bottom w:val="none" w:sz="0" w:space="0" w:color="auto"/>
                    <w:right w:val="none" w:sz="0" w:space="0" w:color="auto"/>
                  </w:divBdr>
                </w:div>
                <w:div w:id="145246429">
                  <w:marLeft w:val="640"/>
                  <w:marRight w:val="0"/>
                  <w:marTop w:val="0"/>
                  <w:marBottom w:val="0"/>
                  <w:divBdr>
                    <w:top w:val="none" w:sz="0" w:space="0" w:color="auto"/>
                    <w:left w:val="none" w:sz="0" w:space="0" w:color="auto"/>
                    <w:bottom w:val="none" w:sz="0" w:space="0" w:color="auto"/>
                    <w:right w:val="none" w:sz="0" w:space="0" w:color="auto"/>
                  </w:divBdr>
                </w:div>
                <w:div w:id="480343754">
                  <w:marLeft w:val="640"/>
                  <w:marRight w:val="0"/>
                  <w:marTop w:val="0"/>
                  <w:marBottom w:val="0"/>
                  <w:divBdr>
                    <w:top w:val="none" w:sz="0" w:space="0" w:color="auto"/>
                    <w:left w:val="none" w:sz="0" w:space="0" w:color="auto"/>
                    <w:bottom w:val="none" w:sz="0" w:space="0" w:color="auto"/>
                    <w:right w:val="none" w:sz="0" w:space="0" w:color="auto"/>
                  </w:divBdr>
                </w:div>
                <w:div w:id="1305547897">
                  <w:marLeft w:val="640"/>
                  <w:marRight w:val="0"/>
                  <w:marTop w:val="0"/>
                  <w:marBottom w:val="0"/>
                  <w:divBdr>
                    <w:top w:val="none" w:sz="0" w:space="0" w:color="auto"/>
                    <w:left w:val="none" w:sz="0" w:space="0" w:color="auto"/>
                    <w:bottom w:val="none" w:sz="0" w:space="0" w:color="auto"/>
                    <w:right w:val="none" w:sz="0" w:space="0" w:color="auto"/>
                  </w:divBdr>
                </w:div>
                <w:div w:id="2029797102">
                  <w:marLeft w:val="640"/>
                  <w:marRight w:val="0"/>
                  <w:marTop w:val="0"/>
                  <w:marBottom w:val="0"/>
                  <w:divBdr>
                    <w:top w:val="none" w:sz="0" w:space="0" w:color="auto"/>
                    <w:left w:val="none" w:sz="0" w:space="0" w:color="auto"/>
                    <w:bottom w:val="none" w:sz="0" w:space="0" w:color="auto"/>
                    <w:right w:val="none" w:sz="0" w:space="0" w:color="auto"/>
                  </w:divBdr>
                </w:div>
                <w:div w:id="103576089">
                  <w:marLeft w:val="640"/>
                  <w:marRight w:val="0"/>
                  <w:marTop w:val="0"/>
                  <w:marBottom w:val="0"/>
                  <w:divBdr>
                    <w:top w:val="none" w:sz="0" w:space="0" w:color="auto"/>
                    <w:left w:val="none" w:sz="0" w:space="0" w:color="auto"/>
                    <w:bottom w:val="none" w:sz="0" w:space="0" w:color="auto"/>
                    <w:right w:val="none" w:sz="0" w:space="0" w:color="auto"/>
                  </w:divBdr>
                </w:div>
                <w:div w:id="174266259">
                  <w:marLeft w:val="640"/>
                  <w:marRight w:val="0"/>
                  <w:marTop w:val="0"/>
                  <w:marBottom w:val="0"/>
                  <w:divBdr>
                    <w:top w:val="none" w:sz="0" w:space="0" w:color="auto"/>
                    <w:left w:val="none" w:sz="0" w:space="0" w:color="auto"/>
                    <w:bottom w:val="none" w:sz="0" w:space="0" w:color="auto"/>
                    <w:right w:val="none" w:sz="0" w:space="0" w:color="auto"/>
                  </w:divBdr>
                </w:div>
                <w:div w:id="120462737">
                  <w:marLeft w:val="640"/>
                  <w:marRight w:val="0"/>
                  <w:marTop w:val="0"/>
                  <w:marBottom w:val="0"/>
                  <w:divBdr>
                    <w:top w:val="none" w:sz="0" w:space="0" w:color="auto"/>
                    <w:left w:val="none" w:sz="0" w:space="0" w:color="auto"/>
                    <w:bottom w:val="none" w:sz="0" w:space="0" w:color="auto"/>
                    <w:right w:val="none" w:sz="0" w:space="0" w:color="auto"/>
                  </w:divBdr>
                </w:div>
                <w:div w:id="1082483599">
                  <w:marLeft w:val="640"/>
                  <w:marRight w:val="0"/>
                  <w:marTop w:val="0"/>
                  <w:marBottom w:val="0"/>
                  <w:divBdr>
                    <w:top w:val="none" w:sz="0" w:space="0" w:color="auto"/>
                    <w:left w:val="none" w:sz="0" w:space="0" w:color="auto"/>
                    <w:bottom w:val="none" w:sz="0" w:space="0" w:color="auto"/>
                    <w:right w:val="none" w:sz="0" w:space="0" w:color="auto"/>
                  </w:divBdr>
                </w:div>
                <w:div w:id="1963072837">
                  <w:marLeft w:val="640"/>
                  <w:marRight w:val="0"/>
                  <w:marTop w:val="0"/>
                  <w:marBottom w:val="0"/>
                  <w:divBdr>
                    <w:top w:val="none" w:sz="0" w:space="0" w:color="auto"/>
                    <w:left w:val="none" w:sz="0" w:space="0" w:color="auto"/>
                    <w:bottom w:val="none" w:sz="0" w:space="0" w:color="auto"/>
                    <w:right w:val="none" w:sz="0" w:space="0" w:color="auto"/>
                  </w:divBdr>
                </w:div>
                <w:div w:id="1758403513">
                  <w:marLeft w:val="640"/>
                  <w:marRight w:val="0"/>
                  <w:marTop w:val="0"/>
                  <w:marBottom w:val="0"/>
                  <w:divBdr>
                    <w:top w:val="none" w:sz="0" w:space="0" w:color="auto"/>
                    <w:left w:val="none" w:sz="0" w:space="0" w:color="auto"/>
                    <w:bottom w:val="none" w:sz="0" w:space="0" w:color="auto"/>
                    <w:right w:val="none" w:sz="0" w:space="0" w:color="auto"/>
                  </w:divBdr>
                </w:div>
                <w:div w:id="125390528">
                  <w:marLeft w:val="640"/>
                  <w:marRight w:val="0"/>
                  <w:marTop w:val="0"/>
                  <w:marBottom w:val="0"/>
                  <w:divBdr>
                    <w:top w:val="none" w:sz="0" w:space="0" w:color="auto"/>
                    <w:left w:val="none" w:sz="0" w:space="0" w:color="auto"/>
                    <w:bottom w:val="none" w:sz="0" w:space="0" w:color="auto"/>
                    <w:right w:val="none" w:sz="0" w:space="0" w:color="auto"/>
                  </w:divBdr>
                </w:div>
                <w:div w:id="814369257">
                  <w:marLeft w:val="640"/>
                  <w:marRight w:val="0"/>
                  <w:marTop w:val="0"/>
                  <w:marBottom w:val="0"/>
                  <w:divBdr>
                    <w:top w:val="none" w:sz="0" w:space="0" w:color="auto"/>
                    <w:left w:val="none" w:sz="0" w:space="0" w:color="auto"/>
                    <w:bottom w:val="none" w:sz="0" w:space="0" w:color="auto"/>
                    <w:right w:val="none" w:sz="0" w:space="0" w:color="auto"/>
                  </w:divBdr>
                </w:div>
                <w:div w:id="940995696">
                  <w:marLeft w:val="640"/>
                  <w:marRight w:val="0"/>
                  <w:marTop w:val="0"/>
                  <w:marBottom w:val="0"/>
                  <w:divBdr>
                    <w:top w:val="none" w:sz="0" w:space="0" w:color="auto"/>
                    <w:left w:val="none" w:sz="0" w:space="0" w:color="auto"/>
                    <w:bottom w:val="none" w:sz="0" w:space="0" w:color="auto"/>
                    <w:right w:val="none" w:sz="0" w:space="0" w:color="auto"/>
                  </w:divBdr>
                </w:div>
                <w:div w:id="1920556933">
                  <w:marLeft w:val="640"/>
                  <w:marRight w:val="0"/>
                  <w:marTop w:val="0"/>
                  <w:marBottom w:val="0"/>
                  <w:divBdr>
                    <w:top w:val="none" w:sz="0" w:space="0" w:color="auto"/>
                    <w:left w:val="none" w:sz="0" w:space="0" w:color="auto"/>
                    <w:bottom w:val="none" w:sz="0" w:space="0" w:color="auto"/>
                    <w:right w:val="none" w:sz="0" w:space="0" w:color="auto"/>
                  </w:divBdr>
                </w:div>
                <w:div w:id="1978097365">
                  <w:marLeft w:val="640"/>
                  <w:marRight w:val="0"/>
                  <w:marTop w:val="0"/>
                  <w:marBottom w:val="0"/>
                  <w:divBdr>
                    <w:top w:val="none" w:sz="0" w:space="0" w:color="auto"/>
                    <w:left w:val="none" w:sz="0" w:space="0" w:color="auto"/>
                    <w:bottom w:val="none" w:sz="0" w:space="0" w:color="auto"/>
                    <w:right w:val="none" w:sz="0" w:space="0" w:color="auto"/>
                  </w:divBdr>
                </w:div>
                <w:div w:id="380599967">
                  <w:marLeft w:val="640"/>
                  <w:marRight w:val="0"/>
                  <w:marTop w:val="0"/>
                  <w:marBottom w:val="0"/>
                  <w:divBdr>
                    <w:top w:val="none" w:sz="0" w:space="0" w:color="auto"/>
                    <w:left w:val="none" w:sz="0" w:space="0" w:color="auto"/>
                    <w:bottom w:val="none" w:sz="0" w:space="0" w:color="auto"/>
                    <w:right w:val="none" w:sz="0" w:space="0" w:color="auto"/>
                  </w:divBdr>
                </w:div>
                <w:div w:id="978073644">
                  <w:marLeft w:val="640"/>
                  <w:marRight w:val="0"/>
                  <w:marTop w:val="0"/>
                  <w:marBottom w:val="0"/>
                  <w:divBdr>
                    <w:top w:val="none" w:sz="0" w:space="0" w:color="auto"/>
                    <w:left w:val="none" w:sz="0" w:space="0" w:color="auto"/>
                    <w:bottom w:val="none" w:sz="0" w:space="0" w:color="auto"/>
                    <w:right w:val="none" w:sz="0" w:space="0" w:color="auto"/>
                  </w:divBdr>
                </w:div>
                <w:div w:id="468742308">
                  <w:marLeft w:val="640"/>
                  <w:marRight w:val="0"/>
                  <w:marTop w:val="0"/>
                  <w:marBottom w:val="0"/>
                  <w:divBdr>
                    <w:top w:val="none" w:sz="0" w:space="0" w:color="auto"/>
                    <w:left w:val="none" w:sz="0" w:space="0" w:color="auto"/>
                    <w:bottom w:val="none" w:sz="0" w:space="0" w:color="auto"/>
                    <w:right w:val="none" w:sz="0" w:space="0" w:color="auto"/>
                  </w:divBdr>
                </w:div>
                <w:div w:id="2022122720">
                  <w:marLeft w:val="640"/>
                  <w:marRight w:val="0"/>
                  <w:marTop w:val="0"/>
                  <w:marBottom w:val="0"/>
                  <w:divBdr>
                    <w:top w:val="none" w:sz="0" w:space="0" w:color="auto"/>
                    <w:left w:val="none" w:sz="0" w:space="0" w:color="auto"/>
                    <w:bottom w:val="none" w:sz="0" w:space="0" w:color="auto"/>
                    <w:right w:val="none" w:sz="0" w:space="0" w:color="auto"/>
                  </w:divBdr>
                </w:div>
                <w:div w:id="473957731">
                  <w:marLeft w:val="640"/>
                  <w:marRight w:val="0"/>
                  <w:marTop w:val="0"/>
                  <w:marBottom w:val="0"/>
                  <w:divBdr>
                    <w:top w:val="none" w:sz="0" w:space="0" w:color="auto"/>
                    <w:left w:val="none" w:sz="0" w:space="0" w:color="auto"/>
                    <w:bottom w:val="none" w:sz="0" w:space="0" w:color="auto"/>
                    <w:right w:val="none" w:sz="0" w:space="0" w:color="auto"/>
                  </w:divBdr>
                </w:div>
                <w:div w:id="1372027017">
                  <w:marLeft w:val="640"/>
                  <w:marRight w:val="0"/>
                  <w:marTop w:val="0"/>
                  <w:marBottom w:val="0"/>
                  <w:divBdr>
                    <w:top w:val="none" w:sz="0" w:space="0" w:color="auto"/>
                    <w:left w:val="none" w:sz="0" w:space="0" w:color="auto"/>
                    <w:bottom w:val="none" w:sz="0" w:space="0" w:color="auto"/>
                    <w:right w:val="none" w:sz="0" w:space="0" w:color="auto"/>
                  </w:divBdr>
                </w:div>
                <w:div w:id="792988257">
                  <w:marLeft w:val="640"/>
                  <w:marRight w:val="0"/>
                  <w:marTop w:val="0"/>
                  <w:marBottom w:val="0"/>
                  <w:divBdr>
                    <w:top w:val="none" w:sz="0" w:space="0" w:color="auto"/>
                    <w:left w:val="none" w:sz="0" w:space="0" w:color="auto"/>
                    <w:bottom w:val="none" w:sz="0" w:space="0" w:color="auto"/>
                    <w:right w:val="none" w:sz="0" w:space="0" w:color="auto"/>
                  </w:divBdr>
                </w:div>
                <w:div w:id="2045710560">
                  <w:marLeft w:val="640"/>
                  <w:marRight w:val="0"/>
                  <w:marTop w:val="0"/>
                  <w:marBottom w:val="0"/>
                  <w:divBdr>
                    <w:top w:val="none" w:sz="0" w:space="0" w:color="auto"/>
                    <w:left w:val="none" w:sz="0" w:space="0" w:color="auto"/>
                    <w:bottom w:val="none" w:sz="0" w:space="0" w:color="auto"/>
                    <w:right w:val="none" w:sz="0" w:space="0" w:color="auto"/>
                  </w:divBdr>
                </w:div>
                <w:div w:id="1182160257">
                  <w:marLeft w:val="640"/>
                  <w:marRight w:val="0"/>
                  <w:marTop w:val="0"/>
                  <w:marBottom w:val="0"/>
                  <w:divBdr>
                    <w:top w:val="none" w:sz="0" w:space="0" w:color="auto"/>
                    <w:left w:val="none" w:sz="0" w:space="0" w:color="auto"/>
                    <w:bottom w:val="none" w:sz="0" w:space="0" w:color="auto"/>
                    <w:right w:val="none" w:sz="0" w:space="0" w:color="auto"/>
                  </w:divBdr>
                </w:div>
                <w:div w:id="364452991">
                  <w:marLeft w:val="640"/>
                  <w:marRight w:val="0"/>
                  <w:marTop w:val="0"/>
                  <w:marBottom w:val="0"/>
                  <w:divBdr>
                    <w:top w:val="none" w:sz="0" w:space="0" w:color="auto"/>
                    <w:left w:val="none" w:sz="0" w:space="0" w:color="auto"/>
                    <w:bottom w:val="none" w:sz="0" w:space="0" w:color="auto"/>
                    <w:right w:val="none" w:sz="0" w:space="0" w:color="auto"/>
                  </w:divBdr>
                </w:div>
                <w:div w:id="484781714">
                  <w:marLeft w:val="640"/>
                  <w:marRight w:val="0"/>
                  <w:marTop w:val="0"/>
                  <w:marBottom w:val="0"/>
                  <w:divBdr>
                    <w:top w:val="none" w:sz="0" w:space="0" w:color="auto"/>
                    <w:left w:val="none" w:sz="0" w:space="0" w:color="auto"/>
                    <w:bottom w:val="none" w:sz="0" w:space="0" w:color="auto"/>
                    <w:right w:val="none" w:sz="0" w:space="0" w:color="auto"/>
                  </w:divBdr>
                </w:div>
                <w:div w:id="287048909">
                  <w:marLeft w:val="640"/>
                  <w:marRight w:val="0"/>
                  <w:marTop w:val="0"/>
                  <w:marBottom w:val="0"/>
                  <w:divBdr>
                    <w:top w:val="none" w:sz="0" w:space="0" w:color="auto"/>
                    <w:left w:val="none" w:sz="0" w:space="0" w:color="auto"/>
                    <w:bottom w:val="none" w:sz="0" w:space="0" w:color="auto"/>
                    <w:right w:val="none" w:sz="0" w:space="0" w:color="auto"/>
                  </w:divBdr>
                </w:div>
                <w:div w:id="589003538">
                  <w:marLeft w:val="640"/>
                  <w:marRight w:val="0"/>
                  <w:marTop w:val="0"/>
                  <w:marBottom w:val="0"/>
                  <w:divBdr>
                    <w:top w:val="none" w:sz="0" w:space="0" w:color="auto"/>
                    <w:left w:val="none" w:sz="0" w:space="0" w:color="auto"/>
                    <w:bottom w:val="none" w:sz="0" w:space="0" w:color="auto"/>
                    <w:right w:val="none" w:sz="0" w:space="0" w:color="auto"/>
                  </w:divBdr>
                </w:div>
                <w:div w:id="1821389057">
                  <w:marLeft w:val="640"/>
                  <w:marRight w:val="0"/>
                  <w:marTop w:val="0"/>
                  <w:marBottom w:val="0"/>
                  <w:divBdr>
                    <w:top w:val="none" w:sz="0" w:space="0" w:color="auto"/>
                    <w:left w:val="none" w:sz="0" w:space="0" w:color="auto"/>
                    <w:bottom w:val="none" w:sz="0" w:space="0" w:color="auto"/>
                    <w:right w:val="none" w:sz="0" w:space="0" w:color="auto"/>
                  </w:divBdr>
                </w:div>
                <w:div w:id="72511955">
                  <w:marLeft w:val="640"/>
                  <w:marRight w:val="0"/>
                  <w:marTop w:val="0"/>
                  <w:marBottom w:val="0"/>
                  <w:divBdr>
                    <w:top w:val="none" w:sz="0" w:space="0" w:color="auto"/>
                    <w:left w:val="none" w:sz="0" w:space="0" w:color="auto"/>
                    <w:bottom w:val="none" w:sz="0" w:space="0" w:color="auto"/>
                    <w:right w:val="none" w:sz="0" w:space="0" w:color="auto"/>
                  </w:divBdr>
                </w:div>
                <w:div w:id="1518883405">
                  <w:marLeft w:val="640"/>
                  <w:marRight w:val="0"/>
                  <w:marTop w:val="0"/>
                  <w:marBottom w:val="0"/>
                  <w:divBdr>
                    <w:top w:val="none" w:sz="0" w:space="0" w:color="auto"/>
                    <w:left w:val="none" w:sz="0" w:space="0" w:color="auto"/>
                    <w:bottom w:val="none" w:sz="0" w:space="0" w:color="auto"/>
                    <w:right w:val="none" w:sz="0" w:space="0" w:color="auto"/>
                  </w:divBdr>
                </w:div>
                <w:div w:id="2070960925">
                  <w:marLeft w:val="640"/>
                  <w:marRight w:val="0"/>
                  <w:marTop w:val="0"/>
                  <w:marBottom w:val="0"/>
                  <w:divBdr>
                    <w:top w:val="none" w:sz="0" w:space="0" w:color="auto"/>
                    <w:left w:val="none" w:sz="0" w:space="0" w:color="auto"/>
                    <w:bottom w:val="none" w:sz="0" w:space="0" w:color="auto"/>
                    <w:right w:val="none" w:sz="0" w:space="0" w:color="auto"/>
                  </w:divBdr>
                </w:div>
                <w:div w:id="1744061155">
                  <w:marLeft w:val="640"/>
                  <w:marRight w:val="0"/>
                  <w:marTop w:val="0"/>
                  <w:marBottom w:val="0"/>
                  <w:divBdr>
                    <w:top w:val="none" w:sz="0" w:space="0" w:color="auto"/>
                    <w:left w:val="none" w:sz="0" w:space="0" w:color="auto"/>
                    <w:bottom w:val="none" w:sz="0" w:space="0" w:color="auto"/>
                    <w:right w:val="none" w:sz="0" w:space="0" w:color="auto"/>
                  </w:divBdr>
                </w:div>
                <w:div w:id="1385520475">
                  <w:marLeft w:val="640"/>
                  <w:marRight w:val="0"/>
                  <w:marTop w:val="0"/>
                  <w:marBottom w:val="0"/>
                  <w:divBdr>
                    <w:top w:val="none" w:sz="0" w:space="0" w:color="auto"/>
                    <w:left w:val="none" w:sz="0" w:space="0" w:color="auto"/>
                    <w:bottom w:val="none" w:sz="0" w:space="0" w:color="auto"/>
                    <w:right w:val="none" w:sz="0" w:space="0" w:color="auto"/>
                  </w:divBdr>
                </w:div>
                <w:div w:id="1750735135">
                  <w:marLeft w:val="640"/>
                  <w:marRight w:val="0"/>
                  <w:marTop w:val="0"/>
                  <w:marBottom w:val="0"/>
                  <w:divBdr>
                    <w:top w:val="none" w:sz="0" w:space="0" w:color="auto"/>
                    <w:left w:val="none" w:sz="0" w:space="0" w:color="auto"/>
                    <w:bottom w:val="none" w:sz="0" w:space="0" w:color="auto"/>
                    <w:right w:val="none" w:sz="0" w:space="0" w:color="auto"/>
                  </w:divBdr>
                </w:div>
                <w:div w:id="1305158923">
                  <w:marLeft w:val="640"/>
                  <w:marRight w:val="0"/>
                  <w:marTop w:val="0"/>
                  <w:marBottom w:val="0"/>
                  <w:divBdr>
                    <w:top w:val="none" w:sz="0" w:space="0" w:color="auto"/>
                    <w:left w:val="none" w:sz="0" w:space="0" w:color="auto"/>
                    <w:bottom w:val="none" w:sz="0" w:space="0" w:color="auto"/>
                    <w:right w:val="none" w:sz="0" w:space="0" w:color="auto"/>
                  </w:divBdr>
                </w:div>
                <w:div w:id="2052683245">
                  <w:marLeft w:val="640"/>
                  <w:marRight w:val="0"/>
                  <w:marTop w:val="0"/>
                  <w:marBottom w:val="0"/>
                  <w:divBdr>
                    <w:top w:val="none" w:sz="0" w:space="0" w:color="auto"/>
                    <w:left w:val="none" w:sz="0" w:space="0" w:color="auto"/>
                    <w:bottom w:val="none" w:sz="0" w:space="0" w:color="auto"/>
                    <w:right w:val="none" w:sz="0" w:space="0" w:color="auto"/>
                  </w:divBdr>
                </w:div>
                <w:div w:id="362705332">
                  <w:marLeft w:val="640"/>
                  <w:marRight w:val="0"/>
                  <w:marTop w:val="0"/>
                  <w:marBottom w:val="0"/>
                  <w:divBdr>
                    <w:top w:val="none" w:sz="0" w:space="0" w:color="auto"/>
                    <w:left w:val="none" w:sz="0" w:space="0" w:color="auto"/>
                    <w:bottom w:val="none" w:sz="0" w:space="0" w:color="auto"/>
                    <w:right w:val="none" w:sz="0" w:space="0" w:color="auto"/>
                  </w:divBdr>
                </w:div>
                <w:div w:id="30737996">
                  <w:marLeft w:val="640"/>
                  <w:marRight w:val="0"/>
                  <w:marTop w:val="0"/>
                  <w:marBottom w:val="0"/>
                  <w:divBdr>
                    <w:top w:val="none" w:sz="0" w:space="0" w:color="auto"/>
                    <w:left w:val="none" w:sz="0" w:space="0" w:color="auto"/>
                    <w:bottom w:val="none" w:sz="0" w:space="0" w:color="auto"/>
                    <w:right w:val="none" w:sz="0" w:space="0" w:color="auto"/>
                  </w:divBdr>
                </w:div>
                <w:div w:id="643387753">
                  <w:marLeft w:val="640"/>
                  <w:marRight w:val="0"/>
                  <w:marTop w:val="0"/>
                  <w:marBottom w:val="0"/>
                  <w:divBdr>
                    <w:top w:val="none" w:sz="0" w:space="0" w:color="auto"/>
                    <w:left w:val="none" w:sz="0" w:space="0" w:color="auto"/>
                    <w:bottom w:val="none" w:sz="0" w:space="0" w:color="auto"/>
                    <w:right w:val="none" w:sz="0" w:space="0" w:color="auto"/>
                  </w:divBdr>
                </w:div>
                <w:div w:id="496967493">
                  <w:marLeft w:val="640"/>
                  <w:marRight w:val="0"/>
                  <w:marTop w:val="0"/>
                  <w:marBottom w:val="0"/>
                  <w:divBdr>
                    <w:top w:val="none" w:sz="0" w:space="0" w:color="auto"/>
                    <w:left w:val="none" w:sz="0" w:space="0" w:color="auto"/>
                    <w:bottom w:val="none" w:sz="0" w:space="0" w:color="auto"/>
                    <w:right w:val="none" w:sz="0" w:space="0" w:color="auto"/>
                  </w:divBdr>
                </w:div>
                <w:div w:id="1852332006">
                  <w:marLeft w:val="640"/>
                  <w:marRight w:val="0"/>
                  <w:marTop w:val="0"/>
                  <w:marBottom w:val="0"/>
                  <w:divBdr>
                    <w:top w:val="none" w:sz="0" w:space="0" w:color="auto"/>
                    <w:left w:val="none" w:sz="0" w:space="0" w:color="auto"/>
                    <w:bottom w:val="none" w:sz="0" w:space="0" w:color="auto"/>
                    <w:right w:val="none" w:sz="0" w:space="0" w:color="auto"/>
                  </w:divBdr>
                </w:div>
                <w:div w:id="14044904">
                  <w:marLeft w:val="640"/>
                  <w:marRight w:val="0"/>
                  <w:marTop w:val="0"/>
                  <w:marBottom w:val="0"/>
                  <w:divBdr>
                    <w:top w:val="none" w:sz="0" w:space="0" w:color="auto"/>
                    <w:left w:val="none" w:sz="0" w:space="0" w:color="auto"/>
                    <w:bottom w:val="none" w:sz="0" w:space="0" w:color="auto"/>
                    <w:right w:val="none" w:sz="0" w:space="0" w:color="auto"/>
                  </w:divBdr>
                </w:div>
              </w:divsChild>
            </w:div>
            <w:div w:id="1743215821">
              <w:marLeft w:val="0"/>
              <w:marRight w:val="0"/>
              <w:marTop w:val="0"/>
              <w:marBottom w:val="0"/>
              <w:divBdr>
                <w:top w:val="none" w:sz="0" w:space="0" w:color="auto"/>
                <w:left w:val="none" w:sz="0" w:space="0" w:color="auto"/>
                <w:bottom w:val="none" w:sz="0" w:space="0" w:color="auto"/>
                <w:right w:val="none" w:sz="0" w:space="0" w:color="auto"/>
              </w:divBdr>
              <w:divsChild>
                <w:div w:id="472795598">
                  <w:marLeft w:val="640"/>
                  <w:marRight w:val="0"/>
                  <w:marTop w:val="0"/>
                  <w:marBottom w:val="0"/>
                  <w:divBdr>
                    <w:top w:val="none" w:sz="0" w:space="0" w:color="auto"/>
                    <w:left w:val="none" w:sz="0" w:space="0" w:color="auto"/>
                    <w:bottom w:val="none" w:sz="0" w:space="0" w:color="auto"/>
                    <w:right w:val="none" w:sz="0" w:space="0" w:color="auto"/>
                  </w:divBdr>
                </w:div>
                <w:div w:id="1725638295">
                  <w:marLeft w:val="640"/>
                  <w:marRight w:val="0"/>
                  <w:marTop w:val="0"/>
                  <w:marBottom w:val="0"/>
                  <w:divBdr>
                    <w:top w:val="none" w:sz="0" w:space="0" w:color="auto"/>
                    <w:left w:val="none" w:sz="0" w:space="0" w:color="auto"/>
                    <w:bottom w:val="none" w:sz="0" w:space="0" w:color="auto"/>
                    <w:right w:val="none" w:sz="0" w:space="0" w:color="auto"/>
                  </w:divBdr>
                </w:div>
                <w:div w:id="346640992">
                  <w:marLeft w:val="640"/>
                  <w:marRight w:val="0"/>
                  <w:marTop w:val="0"/>
                  <w:marBottom w:val="0"/>
                  <w:divBdr>
                    <w:top w:val="none" w:sz="0" w:space="0" w:color="auto"/>
                    <w:left w:val="none" w:sz="0" w:space="0" w:color="auto"/>
                    <w:bottom w:val="none" w:sz="0" w:space="0" w:color="auto"/>
                    <w:right w:val="none" w:sz="0" w:space="0" w:color="auto"/>
                  </w:divBdr>
                </w:div>
                <w:div w:id="56444690">
                  <w:marLeft w:val="640"/>
                  <w:marRight w:val="0"/>
                  <w:marTop w:val="0"/>
                  <w:marBottom w:val="0"/>
                  <w:divBdr>
                    <w:top w:val="none" w:sz="0" w:space="0" w:color="auto"/>
                    <w:left w:val="none" w:sz="0" w:space="0" w:color="auto"/>
                    <w:bottom w:val="none" w:sz="0" w:space="0" w:color="auto"/>
                    <w:right w:val="none" w:sz="0" w:space="0" w:color="auto"/>
                  </w:divBdr>
                </w:div>
                <w:div w:id="1218664223">
                  <w:marLeft w:val="640"/>
                  <w:marRight w:val="0"/>
                  <w:marTop w:val="0"/>
                  <w:marBottom w:val="0"/>
                  <w:divBdr>
                    <w:top w:val="none" w:sz="0" w:space="0" w:color="auto"/>
                    <w:left w:val="none" w:sz="0" w:space="0" w:color="auto"/>
                    <w:bottom w:val="none" w:sz="0" w:space="0" w:color="auto"/>
                    <w:right w:val="none" w:sz="0" w:space="0" w:color="auto"/>
                  </w:divBdr>
                </w:div>
                <w:div w:id="239292805">
                  <w:marLeft w:val="640"/>
                  <w:marRight w:val="0"/>
                  <w:marTop w:val="0"/>
                  <w:marBottom w:val="0"/>
                  <w:divBdr>
                    <w:top w:val="none" w:sz="0" w:space="0" w:color="auto"/>
                    <w:left w:val="none" w:sz="0" w:space="0" w:color="auto"/>
                    <w:bottom w:val="none" w:sz="0" w:space="0" w:color="auto"/>
                    <w:right w:val="none" w:sz="0" w:space="0" w:color="auto"/>
                  </w:divBdr>
                </w:div>
                <w:div w:id="764302497">
                  <w:marLeft w:val="640"/>
                  <w:marRight w:val="0"/>
                  <w:marTop w:val="0"/>
                  <w:marBottom w:val="0"/>
                  <w:divBdr>
                    <w:top w:val="none" w:sz="0" w:space="0" w:color="auto"/>
                    <w:left w:val="none" w:sz="0" w:space="0" w:color="auto"/>
                    <w:bottom w:val="none" w:sz="0" w:space="0" w:color="auto"/>
                    <w:right w:val="none" w:sz="0" w:space="0" w:color="auto"/>
                  </w:divBdr>
                </w:div>
                <w:div w:id="723142170">
                  <w:marLeft w:val="640"/>
                  <w:marRight w:val="0"/>
                  <w:marTop w:val="0"/>
                  <w:marBottom w:val="0"/>
                  <w:divBdr>
                    <w:top w:val="none" w:sz="0" w:space="0" w:color="auto"/>
                    <w:left w:val="none" w:sz="0" w:space="0" w:color="auto"/>
                    <w:bottom w:val="none" w:sz="0" w:space="0" w:color="auto"/>
                    <w:right w:val="none" w:sz="0" w:space="0" w:color="auto"/>
                  </w:divBdr>
                </w:div>
                <w:div w:id="639193896">
                  <w:marLeft w:val="640"/>
                  <w:marRight w:val="0"/>
                  <w:marTop w:val="0"/>
                  <w:marBottom w:val="0"/>
                  <w:divBdr>
                    <w:top w:val="none" w:sz="0" w:space="0" w:color="auto"/>
                    <w:left w:val="none" w:sz="0" w:space="0" w:color="auto"/>
                    <w:bottom w:val="none" w:sz="0" w:space="0" w:color="auto"/>
                    <w:right w:val="none" w:sz="0" w:space="0" w:color="auto"/>
                  </w:divBdr>
                </w:div>
                <w:div w:id="169030175">
                  <w:marLeft w:val="640"/>
                  <w:marRight w:val="0"/>
                  <w:marTop w:val="0"/>
                  <w:marBottom w:val="0"/>
                  <w:divBdr>
                    <w:top w:val="none" w:sz="0" w:space="0" w:color="auto"/>
                    <w:left w:val="none" w:sz="0" w:space="0" w:color="auto"/>
                    <w:bottom w:val="none" w:sz="0" w:space="0" w:color="auto"/>
                    <w:right w:val="none" w:sz="0" w:space="0" w:color="auto"/>
                  </w:divBdr>
                </w:div>
                <w:div w:id="1564367652">
                  <w:marLeft w:val="640"/>
                  <w:marRight w:val="0"/>
                  <w:marTop w:val="0"/>
                  <w:marBottom w:val="0"/>
                  <w:divBdr>
                    <w:top w:val="none" w:sz="0" w:space="0" w:color="auto"/>
                    <w:left w:val="none" w:sz="0" w:space="0" w:color="auto"/>
                    <w:bottom w:val="none" w:sz="0" w:space="0" w:color="auto"/>
                    <w:right w:val="none" w:sz="0" w:space="0" w:color="auto"/>
                  </w:divBdr>
                </w:div>
                <w:div w:id="1504781516">
                  <w:marLeft w:val="640"/>
                  <w:marRight w:val="0"/>
                  <w:marTop w:val="0"/>
                  <w:marBottom w:val="0"/>
                  <w:divBdr>
                    <w:top w:val="none" w:sz="0" w:space="0" w:color="auto"/>
                    <w:left w:val="none" w:sz="0" w:space="0" w:color="auto"/>
                    <w:bottom w:val="none" w:sz="0" w:space="0" w:color="auto"/>
                    <w:right w:val="none" w:sz="0" w:space="0" w:color="auto"/>
                  </w:divBdr>
                </w:div>
                <w:div w:id="152842561">
                  <w:marLeft w:val="640"/>
                  <w:marRight w:val="0"/>
                  <w:marTop w:val="0"/>
                  <w:marBottom w:val="0"/>
                  <w:divBdr>
                    <w:top w:val="none" w:sz="0" w:space="0" w:color="auto"/>
                    <w:left w:val="none" w:sz="0" w:space="0" w:color="auto"/>
                    <w:bottom w:val="none" w:sz="0" w:space="0" w:color="auto"/>
                    <w:right w:val="none" w:sz="0" w:space="0" w:color="auto"/>
                  </w:divBdr>
                </w:div>
                <w:div w:id="929122236">
                  <w:marLeft w:val="640"/>
                  <w:marRight w:val="0"/>
                  <w:marTop w:val="0"/>
                  <w:marBottom w:val="0"/>
                  <w:divBdr>
                    <w:top w:val="none" w:sz="0" w:space="0" w:color="auto"/>
                    <w:left w:val="none" w:sz="0" w:space="0" w:color="auto"/>
                    <w:bottom w:val="none" w:sz="0" w:space="0" w:color="auto"/>
                    <w:right w:val="none" w:sz="0" w:space="0" w:color="auto"/>
                  </w:divBdr>
                </w:div>
                <w:div w:id="944194682">
                  <w:marLeft w:val="640"/>
                  <w:marRight w:val="0"/>
                  <w:marTop w:val="0"/>
                  <w:marBottom w:val="0"/>
                  <w:divBdr>
                    <w:top w:val="none" w:sz="0" w:space="0" w:color="auto"/>
                    <w:left w:val="none" w:sz="0" w:space="0" w:color="auto"/>
                    <w:bottom w:val="none" w:sz="0" w:space="0" w:color="auto"/>
                    <w:right w:val="none" w:sz="0" w:space="0" w:color="auto"/>
                  </w:divBdr>
                </w:div>
                <w:div w:id="1281500105">
                  <w:marLeft w:val="640"/>
                  <w:marRight w:val="0"/>
                  <w:marTop w:val="0"/>
                  <w:marBottom w:val="0"/>
                  <w:divBdr>
                    <w:top w:val="none" w:sz="0" w:space="0" w:color="auto"/>
                    <w:left w:val="none" w:sz="0" w:space="0" w:color="auto"/>
                    <w:bottom w:val="none" w:sz="0" w:space="0" w:color="auto"/>
                    <w:right w:val="none" w:sz="0" w:space="0" w:color="auto"/>
                  </w:divBdr>
                </w:div>
                <w:div w:id="2113551707">
                  <w:marLeft w:val="640"/>
                  <w:marRight w:val="0"/>
                  <w:marTop w:val="0"/>
                  <w:marBottom w:val="0"/>
                  <w:divBdr>
                    <w:top w:val="none" w:sz="0" w:space="0" w:color="auto"/>
                    <w:left w:val="none" w:sz="0" w:space="0" w:color="auto"/>
                    <w:bottom w:val="none" w:sz="0" w:space="0" w:color="auto"/>
                    <w:right w:val="none" w:sz="0" w:space="0" w:color="auto"/>
                  </w:divBdr>
                </w:div>
                <w:div w:id="1337076367">
                  <w:marLeft w:val="640"/>
                  <w:marRight w:val="0"/>
                  <w:marTop w:val="0"/>
                  <w:marBottom w:val="0"/>
                  <w:divBdr>
                    <w:top w:val="none" w:sz="0" w:space="0" w:color="auto"/>
                    <w:left w:val="none" w:sz="0" w:space="0" w:color="auto"/>
                    <w:bottom w:val="none" w:sz="0" w:space="0" w:color="auto"/>
                    <w:right w:val="none" w:sz="0" w:space="0" w:color="auto"/>
                  </w:divBdr>
                </w:div>
                <w:div w:id="748161950">
                  <w:marLeft w:val="640"/>
                  <w:marRight w:val="0"/>
                  <w:marTop w:val="0"/>
                  <w:marBottom w:val="0"/>
                  <w:divBdr>
                    <w:top w:val="none" w:sz="0" w:space="0" w:color="auto"/>
                    <w:left w:val="none" w:sz="0" w:space="0" w:color="auto"/>
                    <w:bottom w:val="none" w:sz="0" w:space="0" w:color="auto"/>
                    <w:right w:val="none" w:sz="0" w:space="0" w:color="auto"/>
                  </w:divBdr>
                </w:div>
                <w:div w:id="1677416945">
                  <w:marLeft w:val="640"/>
                  <w:marRight w:val="0"/>
                  <w:marTop w:val="0"/>
                  <w:marBottom w:val="0"/>
                  <w:divBdr>
                    <w:top w:val="none" w:sz="0" w:space="0" w:color="auto"/>
                    <w:left w:val="none" w:sz="0" w:space="0" w:color="auto"/>
                    <w:bottom w:val="none" w:sz="0" w:space="0" w:color="auto"/>
                    <w:right w:val="none" w:sz="0" w:space="0" w:color="auto"/>
                  </w:divBdr>
                </w:div>
                <w:div w:id="503209380">
                  <w:marLeft w:val="640"/>
                  <w:marRight w:val="0"/>
                  <w:marTop w:val="0"/>
                  <w:marBottom w:val="0"/>
                  <w:divBdr>
                    <w:top w:val="none" w:sz="0" w:space="0" w:color="auto"/>
                    <w:left w:val="none" w:sz="0" w:space="0" w:color="auto"/>
                    <w:bottom w:val="none" w:sz="0" w:space="0" w:color="auto"/>
                    <w:right w:val="none" w:sz="0" w:space="0" w:color="auto"/>
                  </w:divBdr>
                </w:div>
                <w:div w:id="1622106039">
                  <w:marLeft w:val="640"/>
                  <w:marRight w:val="0"/>
                  <w:marTop w:val="0"/>
                  <w:marBottom w:val="0"/>
                  <w:divBdr>
                    <w:top w:val="none" w:sz="0" w:space="0" w:color="auto"/>
                    <w:left w:val="none" w:sz="0" w:space="0" w:color="auto"/>
                    <w:bottom w:val="none" w:sz="0" w:space="0" w:color="auto"/>
                    <w:right w:val="none" w:sz="0" w:space="0" w:color="auto"/>
                  </w:divBdr>
                </w:div>
                <w:div w:id="2137987937">
                  <w:marLeft w:val="640"/>
                  <w:marRight w:val="0"/>
                  <w:marTop w:val="0"/>
                  <w:marBottom w:val="0"/>
                  <w:divBdr>
                    <w:top w:val="none" w:sz="0" w:space="0" w:color="auto"/>
                    <w:left w:val="none" w:sz="0" w:space="0" w:color="auto"/>
                    <w:bottom w:val="none" w:sz="0" w:space="0" w:color="auto"/>
                    <w:right w:val="none" w:sz="0" w:space="0" w:color="auto"/>
                  </w:divBdr>
                </w:div>
                <w:div w:id="1019159834">
                  <w:marLeft w:val="640"/>
                  <w:marRight w:val="0"/>
                  <w:marTop w:val="0"/>
                  <w:marBottom w:val="0"/>
                  <w:divBdr>
                    <w:top w:val="none" w:sz="0" w:space="0" w:color="auto"/>
                    <w:left w:val="none" w:sz="0" w:space="0" w:color="auto"/>
                    <w:bottom w:val="none" w:sz="0" w:space="0" w:color="auto"/>
                    <w:right w:val="none" w:sz="0" w:space="0" w:color="auto"/>
                  </w:divBdr>
                </w:div>
                <w:div w:id="1349065581">
                  <w:marLeft w:val="640"/>
                  <w:marRight w:val="0"/>
                  <w:marTop w:val="0"/>
                  <w:marBottom w:val="0"/>
                  <w:divBdr>
                    <w:top w:val="none" w:sz="0" w:space="0" w:color="auto"/>
                    <w:left w:val="none" w:sz="0" w:space="0" w:color="auto"/>
                    <w:bottom w:val="none" w:sz="0" w:space="0" w:color="auto"/>
                    <w:right w:val="none" w:sz="0" w:space="0" w:color="auto"/>
                  </w:divBdr>
                </w:div>
                <w:div w:id="1579169880">
                  <w:marLeft w:val="640"/>
                  <w:marRight w:val="0"/>
                  <w:marTop w:val="0"/>
                  <w:marBottom w:val="0"/>
                  <w:divBdr>
                    <w:top w:val="none" w:sz="0" w:space="0" w:color="auto"/>
                    <w:left w:val="none" w:sz="0" w:space="0" w:color="auto"/>
                    <w:bottom w:val="none" w:sz="0" w:space="0" w:color="auto"/>
                    <w:right w:val="none" w:sz="0" w:space="0" w:color="auto"/>
                  </w:divBdr>
                </w:div>
                <w:div w:id="151215619">
                  <w:marLeft w:val="640"/>
                  <w:marRight w:val="0"/>
                  <w:marTop w:val="0"/>
                  <w:marBottom w:val="0"/>
                  <w:divBdr>
                    <w:top w:val="none" w:sz="0" w:space="0" w:color="auto"/>
                    <w:left w:val="none" w:sz="0" w:space="0" w:color="auto"/>
                    <w:bottom w:val="none" w:sz="0" w:space="0" w:color="auto"/>
                    <w:right w:val="none" w:sz="0" w:space="0" w:color="auto"/>
                  </w:divBdr>
                </w:div>
                <w:div w:id="797115281">
                  <w:marLeft w:val="640"/>
                  <w:marRight w:val="0"/>
                  <w:marTop w:val="0"/>
                  <w:marBottom w:val="0"/>
                  <w:divBdr>
                    <w:top w:val="none" w:sz="0" w:space="0" w:color="auto"/>
                    <w:left w:val="none" w:sz="0" w:space="0" w:color="auto"/>
                    <w:bottom w:val="none" w:sz="0" w:space="0" w:color="auto"/>
                    <w:right w:val="none" w:sz="0" w:space="0" w:color="auto"/>
                  </w:divBdr>
                </w:div>
                <w:div w:id="757869226">
                  <w:marLeft w:val="640"/>
                  <w:marRight w:val="0"/>
                  <w:marTop w:val="0"/>
                  <w:marBottom w:val="0"/>
                  <w:divBdr>
                    <w:top w:val="none" w:sz="0" w:space="0" w:color="auto"/>
                    <w:left w:val="none" w:sz="0" w:space="0" w:color="auto"/>
                    <w:bottom w:val="none" w:sz="0" w:space="0" w:color="auto"/>
                    <w:right w:val="none" w:sz="0" w:space="0" w:color="auto"/>
                  </w:divBdr>
                </w:div>
                <w:div w:id="832916086">
                  <w:marLeft w:val="640"/>
                  <w:marRight w:val="0"/>
                  <w:marTop w:val="0"/>
                  <w:marBottom w:val="0"/>
                  <w:divBdr>
                    <w:top w:val="none" w:sz="0" w:space="0" w:color="auto"/>
                    <w:left w:val="none" w:sz="0" w:space="0" w:color="auto"/>
                    <w:bottom w:val="none" w:sz="0" w:space="0" w:color="auto"/>
                    <w:right w:val="none" w:sz="0" w:space="0" w:color="auto"/>
                  </w:divBdr>
                </w:div>
                <w:div w:id="753162376">
                  <w:marLeft w:val="640"/>
                  <w:marRight w:val="0"/>
                  <w:marTop w:val="0"/>
                  <w:marBottom w:val="0"/>
                  <w:divBdr>
                    <w:top w:val="none" w:sz="0" w:space="0" w:color="auto"/>
                    <w:left w:val="none" w:sz="0" w:space="0" w:color="auto"/>
                    <w:bottom w:val="none" w:sz="0" w:space="0" w:color="auto"/>
                    <w:right w:val="none" w:sz="0" w:space="0" w:color="auto"/>
                  </w:divBdr>
                </w:div>
                <w:div w:id="1223561901">
                  <w:marLeft w:val="640"/>
                  <w:marRight w:val="0"/>
                  <w:marTop w:val="0"/>
                  <w:marBottom w:val="0"/>
                  <w:divBdr>
                    <w:top w:val="none" w:sz="0" w:space="0" w:color="auto"/>
                    <w:left w:val="none" w:sz="0" w:space="0" w:color="auto"/>
                    <w:bottom w:val="none" w:sz="0" w:space="0" w:color="auto"/>
                    <w:right w:val="none" w:sz="0" w:space="0" w:color="auto"/>
                  </w:divBdr>
                </w:div>
                <w:div w:id="945776288">
                  <w:marLeft w:val="640"/>
                  <w:marRight w:val="0"/>
                  <w:marTop w:val="0"/>
                  <w:marBottom w:val="0"/>
                  <w:divBdr>
                    <w:top w:val="none" w:sz="0" w:space="0" w:color="auto"/>
                    <w:left w:val="none" w:sz="0" w:space="0" w:color="auto"/>
                    <w:bottom w:val="none" w:sz="0" w:space="0" w:color="auto"/>
                    <w:right w:val="none" w:sz="0" w:space="0" w:color="auto"/>
                  </w:divBdr>
                </w:div>
                <w:div w:id="1053625720">
                  <w:marLeft w:val="640"/>
                  <w:marRight w:val="0"/>
                  <w:marTop w:val="0"/>
                  <w:marBottom w:val="0"/>
                  <w:divBdr>
                    <w:top w:val="none" w:sz="0" w:space="0" w:color="auto"/>
                    <w:left w:val="none" w:sz="0" w:space="0" w:color="auto"/>
                    <w:bottom w:val="none" w:sz="0" w:space="0" w:color="auto"/>
                    <w:right w:val="none" w:sz="0" w:space="0" w:color="auto"/>
                  </w:divBdr>
                </w:div>
                <w:div w:id="2103986278">
                  <w:marLeft w:val="640"/>
                  <w:marRight w:val="0"/>
                  <w:marTop w:val="0"/>
                  <w:marBottom w:val="0"/>
                  <w:divBdr>
                    <w:top w:val="none" w:sz="0" w:space="0" w:color="auto"/>
                    <w:left w:val="none" w:sz="0" w:space="0" w:color="auto"/>
                    <w:bottom w:val="none" w:sz="0" w:space="0" w:color="auto"/>
                    <w:right w:val="none" w:sz="0" w:space="0" w:color="auto"/>
                  </w:divBdr>
                </w:div>
                <w:div w:id="675575435">
                  <w:marLeft w:val="640"/>
                  <w:marRight w:val="0"/>
                  <w:marTop w:val="0"/>
                  <w:marBottom w:val="0"/>
                  <w:divBdr>
                    <w:top w:val="none" w:sz="0" w:space="0" w:color="auto"/>
                    <w:left w:val="none" w:sz="0" w:space="0" w:color="auto"/>
                    <w:bottom w:val="none" w:sz="0" w:space="0" w:color="auto"/>
                    <w:right w:val="none" w:sz="0" w:space="0" w:color="auto"/>
                  </w:divBdr>
                </w:div>
                <w:div w:id="720516118">
                  <w:marLeft w:val="640"/>
                  <w:marRight w:val="0"/>
                  <w:marTop w:val="0"/>
                  <w:marBottom w:val="0"/>
                  <w:divBdr>
                    <w:top w:val="none" w:sz="0" w:space="0" w:color="auto"/>
                    <w:left w:val="none" w:sz="0" w:space="0" w:color="auto"/>
                    <w:bottom w:val="none" w:sz="0" w:space="0" w:color="auto"/>
                    <w:right w:val="none" w:sz="0" w:space="0" w:color="auto"/>
                  </w:divBdr>
                </w:div>
                <w:div w:id="1805657307">
                  <w:marLeft w:val="640"/>
                  <w:marRight w:val="0"/>
                  <w:marTop w:val="0"/>
                  <w:marBottom w:val="0"/>
                  <w:divBdr>
                    <w:top w:val="none" w:sz="0" w:space="0" w:color="auto"/>
                    <w:left w:val="none" w:sz="0" w:space="0" w:color="auto"/>
                    <w:bottom w:val="none" w:sz="0" w:space="0" w:color="auto"/>
                    <w:right w:val="none" w:sz="0" w:space="0" w:color="auto"/>
                  </w:divBdr>
                </w:div>
                <w:div w:id="290671897">
                  <w:marLeft w:val="640"/>
                  <w:marRight w:val="0"/>
                  <w:marTop w:val="0"/>
                  <w:marBottom w:val="0"/>
                  <w:divBdr>
                    <w:top w:val="none" w:sz="0" w:space="0" w:color="auto"/>
                    <w:left w:val="none" w:sz="0" w:space="0" w:color="auto"/>
                    <w:bottom w:val="none" w:sz="0" w:space="0" w:color="auto"/>
                    <w:right w:val="none" w:sz="0" w:space="0" w:color="auto"/>
                  </w:divBdr>
                </w:div>
                <w:div w:id="455874850">
                  <w:marLeft w:val="640"/>
                  <w:marRight w:val="0"/>
                  <w:marTop w:val="0"/>
                  <w:marBottom w:val="0"/>
                  <w:divBdr>
                    <w:top w:val="none" w:sz="0" w:space="0" w:color="auto"/>
                    <w:left w:val="none" w:sz="0" w:space="0" w:color="auto"/>
                    <w:bottom w:val="none" w:sz="0" w:space="0" w:color="auto"/>
                    <w:right w:val="none" w:sz="0" w:space="0" w:color="auto"/>
                  </w:divBdr>
                </w:div>
                <w:div w:id="206377497">
                  <w:marLeft w:val="640"/>
                  <w:marRight w:val="0"/>
                  <w:marTop w:val="0"/>
                  <w:marBottom w:val="0"/>
                  <w:divBdr>
                    <w:top w:val="none" w:sz="0" w:space="0" w:color="auto"/>
                    <w:left w:val="none" w:sz="0" w:space="0" w:color="auto"/>
                    <w:bottom w:val="none" w:sz="0" w:space="0" w:color="auto"/>
                    <w:right w:val="none" w:sz="0" w:space="0" w:color="auto"/>
                  </w:divBdr>
                </w:div>
                <w:div w:id="1443458661">
                  <w:marLeft w:val="640"/>
                  <w:marRight w:val="0"/>
                  <w:marTop w:val="0"/>
                  <w:marBottom w:val="0"/>
                  <w:divBdr>
                    <w:top w:val="none" w:sz="0" w:space="0" w:color="auto"/>
                    <w:left w:val="none" w:sz="0" w:space="0" w:color="auto"/>
                    <w:bottom w:val="none" w:sz="0" w:space="0" w:color="auto"/>
                    <w:right w:val="none" w:sz="0" w:space="0" w:color="auto"/>
                  </w:divBdr>
                </w:div>
                <w:div w:id="7417789">
                  <w:marLeft w:val="640"/>
                  <w:marRight w:val="0"/>
                  <w:marTop w:val="0"/>
                  <w:marBottom w:val="0"/>
                  <w:divBdr>
                    <w:top w:val="none" w:sz="0" w:space="0" w:color="auto"/>
                    <w:left w:val="none" w:sz="0" w:space="0" w:color="auto"/>
                    <w:bottom w:val="none" w:sz="0" w:space="0" w:color="auto"/>
                    <w:right w:val="none" w:sz="0" w:space="0" w:color="auto"/>
                  </w:divBdr>
                </w:div>
                <w:div w:id="1809517027">
                  <w:marLeft w:val="640"/>
                  <w:marRight w:val="0"/>
                  <w:marTop w:val="0"/>
                  <w:marBottom w:val="0"/>
                  <w:divBdr>
                    <w:top w:val="none" w:sz="0" w:space="0" w:color="auto"/>
                    <w:left w:val="none" w:sz="0" w:space="0" w:color="auto"/>
                    <w:bottom w:val="none" w:sz="0" w:space="0" w:color="auto"/>
                    <w:right w:val="none" w:sz="0" w:space="0" w:color="auto"/>
                  </w:divBdr>
                </w:div>
                <w:div w:id="1932199244">
                  <w:marLeft w:val="640"/>
                  <w:marRight w:val="0"/>
                  <w:marTop w:val="0"/>
                  <w:marBottom w:val="0"/>
                  <w:divBdr>
                    <w:top w:val="none" w:sz="0" w:space="0" w:color="auto"/>
                    <w:left w:val="none" w:sz="0" w:space="0" w:color="auto"/>
                    <w:bottom w:val="none" w:sz="0" w:space="0" w:color="auto"/>
                    <w:right w:val="none" w:sz="0" w:space="0" w:color="auto"/>
                  </w:divBdr>
                </w:div>
                <w:div w:id="923757236">
                  <w:marLeft w:val="640"/>
                  <w:marRight w:val="0"/>
                  <w:marTop w:val="0"/>
                  <w:marBottom w:val="0"/>
                  <w:divBdr>
                    <w:top w:val="none" w:sz="0" w:space="0" w:color="auto"/>
                    <w:left w:val="none" w:sz="0" w:space="0" w:color="auto"/>
                    <w:bottom w:val="none" w:sz="0" w:space="0" w:color="auto"/>
                    <w:right w:val="none" w:sz="0" w:space="0" w:color="auto"/>
                  </w:divBdr>
                </w:div>
                <w:div w:id="1793015172">
                  <w:marLeft w:val="640"/>
                  <w:marRight w:val="0"/>
                  <w:marTop w:val="0"/>
                  <w:marBottom w:val="0"/>
                  <w:divBdr>
                    <w:top w:val="none" w:sz="0" w:space="0" w:color="auto"/>
                    <w:left w:val="none" w:sz="0" w:space="0" w:color="auto"/>
                    <w:bottom w:val="none" w:sz="0" w:space="0" w:color="auto"/>
                    <w:right w:val="none" w:sz="0" w:space="0" w:color="auto"/>
                  </w:divBdr>
                </w:div>
                <w:div w:id="1228878794">
                  <w:marLeft w:val="640"/>
                  <w:marRight w:val="0"/>
                  <w:marTop w:val="0"/>
                  <w:marBottom w:val="0"/>
                  <w:divBdr>
                    <w:top w:val="none" w:sz="0" w:space="0" w:color="auto"/>
                    <w:left w:val="none" w:sz="0" w:space="0" w:color="auto"/>
                    <w:bottom w:val="none" w:sz="0" w:space="0" w:color="auto"/>
                    <w:right w:val="none" w:sz="0" w:space="0" w:color="auto"/>
                  </w:divBdr>
                </w:div>
                <w:div w:id="41179454">
                  <w:marLeft w:val="640"/>
                  <w:marRight w:val="0"/>
                  <w:marTop w:val="0"/>
                  <w:marBottom w:val="0"/>
                  <w:divBdr>
                    <w:top w:val="none" w:sz="0" w:space="0" w:color="auto"/>
                    <w:left w:val="none" w:sz="0" w:space="0" w:color="auto"/>
                    <w:bottom w:val="none" w:sz="0" w:space="0" w:color="auto"/>
                    <w:right w:val="none" w:sz="0" w:space="0" w:color="auto"/>
                  </w:divBdr>
                </w:div>
                <w:div w:id="790590395">
                  <w:marLeft w:val="640"/>
                  <w:marRight w:val="0"/>
                  <w:marTop w:val="0"/>
                  <w:marBottom w:val="0"/>
                  <w:divBdr>
                    <w:top w:val="none" w:sz="0" w:space="0" w:color="auto"/>
                    <w:left w:val="none" w:sz="0" w:space="0" w:color="auto"/>
                    <w:bottom w:val="none" w:sz="0" w:space="0" w:color="auto"/>
                    <w:right w:val="none" w:sz="0" w:space="0" w:color="auto"/>
                  </w:divBdr>
                </w:div>
                <w:div w:id="1759791708">
                  <w:marLeft w:val="640"/>
                  <w:marRight w:val="0"/>
                  <w:marTop w:val="0"/>
                  <w:marBottom w:val="0"/>
                  <w:divBdr>
                    <w:top w:val="none" w:sz="0" w:space="0" w:color="auto"/>
                    <w:left w:val="none" w:sz="0" w:space="0" w:color="auto"/>
                    <w:bottom w:val="none" w:sz="0" w:space="0" w:color="auto"/>
                    <w:right w:val="none" w:sz="0" w:space="0" w:color="auto"/>
                  </w:divBdr>
                </w:div>
                <w:div w:id="1625849706">
                  <w:marLeft w:val="640"/>
                  <w:marRight w:val="0"/>
                  <w:marTop w:val="0"/>
                  <w:marBottom w:val="0"/>
                  <w:divBdr>
                    <w:top w:val="none" w:sz="0" w:space="0" w:color="auto"/>
                    <w:left w:val="none" w:sz="0" w:space="0" w:color="auto"/>
                    <w:bottom w:val="none" w:sz="0" w:space="0" w:color="auto"/>
                    <w:right w:val="none" w:sz="0" w:space="0" w:color="auto"/>
                  </w:divBdr>
                </w:div>
                <w:div w:id="960845739">
                  <w:marLeft w:val="640"/>
                  <w:marRight w:val="0"/>
                  <w:marTop w:val="0"/>
                  <w:marBottom w:val="0"/>
                  <w:divBdr>
                    <w:top w:val="none" w:sz="0" w:space="0" w:color="auto"/>
                    <w:left w:val="none" w:sz="0" w:space="0" w:color="auto"/>
                    <w:bottom w:val="none" w:sz="0" w:space="0" w:color="auto"/>
                    <w:right w:val="none" w:sz="0" w:space="0" w:color="auto"/>
                  </w:divBdr>
                </w:div>
                <w:div w:id="151802286">
                  <w:marLeft w:val="640"/>
                  <w:marRight w:val="0"/>
                  <w:marTop w:val="0"/>
                  <w:marBottom w:val="0"/>
                  <w:divBdr>
                    <w:top w:val="none" w:sz="0" w:space="0" w:color="auto"/>
                    <w:left w:val="none" w:sz="0" w:space="0" w:color="auto"/>
                    <w:bottom w:val="none" w:sz="0" w:space="0" w:color="auto"/>
                    <w:right w:val="none" w:sz="0" w:space="0" w:color="auto"/>
                  </w:divBdr>
                </w:div>
                <w:div w:id="2008358575">
                  <w:marLeft w:val="640"/>
                  <w:marRight w:val="0"/>
                  <w:marTop w:val="0"/>
                  <w:marBottom w:val="0"/>
                  <w:divBdr>
                    <w:top w:val="none" w:sz="0" w:space="0" w:color="auto"/>
                    <w:left w:val="none" w:sz="0" w:space="0" w:color="auto"/>
                    <w:bottom w:val="none" w:sz="0" w:space="0" w:color="auto"/>
                    <w:right w:val="none" w:sz="0" w:space="0" w:color="auto"/>
                  </w:divBdr>
                </w:div>
                <w:div w:id="384640300">
                  <w:marLeft w:val="640"/>
                  <w:marRight w:val="0"/>
                  <w:marTop w:val="0"/>
                  <w:marBottom w:val="0"/>
                  <w:divBdr>
                    <w:top w:val="none" w:sz="0" w:space="0" w:color="auto"/>
                    <w:left w:val="none" w:sz="0" w:space="0" w:color="auto"/>
                    <w:bottom w:val="none" w:sz="0" w:space="0" w:color="auto"/>
                    <w:right w:val="none" w:sz="0" w:space="0" w:color="auto"/>
                  </w:divBdr>
                </w:div>
                <w:div w:id="2005664555">
                  <w:marLeft w:val="640"/>
                  <w:marRight w:val="0"/>
                  <w:marTop w:val="0"/>
                  <w:marBottom w:val="0"/>
                  <w:divBdr>
                    <w:top w:val="none" w:sz="0" w:space="0" w:color="auto"/>
                    <w:left w:val="none" w:sz="0" w:space="0" w:color="auto"/>
                    <w:bottom w:val="none" w:sz="0" w:space="0" w:color="auto"/>
                    <w:right w:val="none" w:sz="0" w:space="0" w:color="auto"/>
                  </w:divBdr>
                </w:div>
                <w:div w:id="1145706229">
                  <w:marLeft w:val="640"/>
                  <w:marRight w:val="0"/>
                  <w:marTop w:val="0"/>
                  <w:marBottom w:val="0"/>
                  <w:divBdr>
                    <w:top w:val="none" w:sz="0" w:space="0" w:color="auto"/>
                    <w:left w:val="none" w:sz="0" w:space="0" w:color="auto"/>
                    <w:bottom w:val="none" w:sz="0" w:space="0" w:color="auto"/>
                    <w:right w:val="none" w:sz="0" w:space="0" w:color="auto"/>
                  </w:divBdr>
                </w:div>
                <w:div w:id="920482795">
                  <w:marLeft w:val="640"/>
                  <w:marRight w:val="0"/>
                  <w:marTop w:val="0"/>
                  <w:marBottom w:val="0"/>
                  <w:divBdr>
                    <w:top w:val="none" w:sz="0" w:space="0" w:color="auto"/>
                    <w:left w:val="none" w:sz="0" w:space="0" w:color="auto"/>
                    <w:bottom w:val="none" w:sz="0" w:space="0" w:color="auto"/>
                    <w:right w:val="none" w:sz="0" w:space="0" w:color="auto"/>
                  </w:divBdr>
                </w:div>
                <w:div w:id="2112705550">
                  <w:marLeft w:val="640"/>
                  <w:marRight w:val="0"/>
                  <w:marTop w:val="0"/>
                  <w:marBottom w:val="0"/>
                  <w:divBdr>
                    <w:top w:val="none" w:sz="0" w:space="0" w:color="auto"/>
                    <w:left w:val="none" w:sz="0" w:space="0" w:color="auto"/>
                    <w:bottom w:val="none" w:sz="0" w:space="0" w:color="auto"/>
                    <w:right w:val="none" w:sz="0" w:space="0" w:color="auto"/>
                  </w:divBdr>
                </w:div>
                <w:div w:id="1771318974">
                  <w:marLeft w:val="640"/>
                  <w:marRight w:val="0"/>
                  <w:marTop w:val="0"/>
                  <w:marBottom w:val="0"/>
                  <w:divBdr>
                    <w:top w:val="none" w:sz="0" w:space="0" w:color="auto"/>
                    <w:left w:val="none" w:sz="0" w:space="0" w:color="auto"/>
                    <w:bottom w:val="none" w:sz="0" w:space="0" w:color="auto"/>
                    <w:right w:val="none" w:sz="0" w:space="0" w:color="auto"/>
                  </w:divBdr>
                </w:div>
                <w:div w:id="343363027">
                  <w:marLeft w:val="640"/>
                  <w:marRight w:val="0"/>
                  <w:marTop w:val="0"/>
                  <w:marBottom w:val="0"/>
                  <w:divBdr>
                    <w:top w:val="none" w:sz="0" w:space="0" w:color="auto"/>
                    <w:left w:val="none" w:sz="0" w:space="0" w:color="auto"/>
                    <w:bottom w:val="none" w:sz="0" w:space="0" w:color="auto"/>
                    <w:right w:val="none" w:sz="0" w:space="0" w:color="auto"/>
                  </w:divBdr>
                </w:div>
                <w:div w:id="1278681010">
                  <w:marLeft w:val="640"/>
                  <w:marRight w:val="0"/>
                  <w:marTop w:val="0"/>
                  <w:marBottom w:val="0"/>
                  <w:divBdr>
                    <w:top w:val="none" w:sz="0" w:space="0" w:color="auto"/>
                    <w:left w:val="none" w:sz="0" w:space="0" w:color="auto"/>
                    <w:bottom w:val="none" w:sz="0" w:space="0" w:color="auto"/>
                    <w:right w:val="none" w:sz="0" w:space="0" w:color="auto"/>
                  </w:divBdr>
                </w:div>
                <w:div w:id="1003583092">
                  <w:marLeft w:val="640"/>
                  <w:marRight w:val="0"/>
                  <w:marTop w:val="0"/>
                  <w:marBottom w:val="0"/>
                  <w:divBdr>
                    <w:top w:val="none" w:sz="0" w:space="0" w:color="auto"/>
                    <w:left w:val="none" w:sz="0" w:space="0" w:color="auto"/>
                    <w:bottom w:val="none" w:sz="0" w:space="0" w:color="auto"/>
                    <w:right w:val="none" w:sz="0" w:space="0" w:color="auto"/>
                  </w:divBdr>
                </w:div>
                <w:div w:id="1893154617">
                  <w:marLeft w:val="640"/>
                  <w:marRight w:val="0"/>
                  <w:marTop w:val="0"/>
                  <w:marBottom w:val="0"/>
                  <w:divBdr>
                    <w:top w:val="none" w:sz="0" w:space="0" w:color="auto"/>
                    <w:left w:val="none" w:sz="0" w:space="0" w:color="auto"/>
                    <w:bottom w:val="none" w:sz="0" w:space="0" w:color="auto"/>
                    <w:right w:val="none" w:sz="0" w:space="0" w:color="auto"/>
                  </w:divBdr>
                </w:div>
              </w:divsChild>
            </w:div>
            <w:div w:id="480314816">
              <w:marLeft w:val="0"/>
              <w:marRight w:val="0"/>
              <w:marTop w:val="0"/>
              <w:marBottom w:val="0"/>
              <w:divBdr>
                <w:top w:val="none" w:sz="0" w:space="0" w:color="auto"/>
                <w:left w:val="none" w:sz="0" w:space="0" w:color="auto"/>
                <w:bottom w:val="none" w:sz="0" w:space="0" w:color="auto"/>
                <w:right w:val="none" w:sz="0" w:space="0" w:color="auto"/>
              </w:divBdr>
              <w:divsChild>
                <w:div w:id="1064525484">
                  <w:marLeft w:val="640"/>
                  <w:marRight w:val="0"/>
                  <w:marTop w:val="0"/>
                  <w:marBottom w:val="0"/>
                  <w:divBdr>
                    <w:top w:val="none" w:sz="0" w:space="0" w:color="auto"/>
                    <w:left w:val="none" w:sz="0" w:space="0" w:color="auto"/>
                    <w:bottom w:val="none" w:sz="0" w:space="0" w:color="auto"/>
                    <w:right w:val="none" w:sz="0" w:space="0" w:color="auto"/>
                  </w:divBdr>
                </w:div>
                <w:div w:id="1750230722">
                  <w:marLeft w:val="640"/>
                  <w:marRight w:val="0"/>
                  <w:marTop w:val="0"/>
                  <w:marBottom w:val="0"/>
                  <w:divBdr>
                    <w:top w:val="none" w:sz="0" w:space="0" w:color="auto"/>
                    <w:left w:val="none" w:sz="0" w:space="0" w:color="auto"/>
                    <w:bottom w:val="none" w:sz="0" w:space="0" w:color="auto"/>
                    <w:right w:val="none" w:sz="0" w:space="0" w:color="auto"/>
                  </w:divBdr>
                </w:div>
                <w:div w:id="1738506224">
                  <w:marLeft w:val="640"/>
                  <w:marRight w:val="0"/>
                  <w:marTop w:val="0"/>
                  <w:marBottom w:val="0"/>
                  <w:divBdr>
                    <w:top w:val="none" w:sz="0" w:space="0" w:color="auto"/>
                    <w:left w:val="none" w:sz="0" w:space="0" w:color="auto"/>
                    <w:bottom w:val="none" w:sz="0" w:space="0" w:color="auto"/>
                    <w:right w:val="none" w:sz="0" w:space="0" w:color="auto"/>
                  </w:divBdr>
                </w:div>
                <w:div w:id="1531604265">
                  <w:marLeft w:val="640"/>
                  <w:marRight w:val="0"/>
                  <w:marTop w:val="0"/>
                  <w:marBottom w:val="0"/>
                  <w:divBdr>
                    <w:top w:val="none" w:sz="0" w:space="0" w:color="auto"/>
                    <w:left w:val="none" w:sz="0" w:space="0" w:color="auto"/>
                    <w:bottom w:val="none" w:sz="0" w:space="0" w:color="auto"/>
                    <w:right w:val="none" w:sz="0" w:space="0" w:color="auto"/>
                  </w:divBdr>
                </w:div>
                <w:div w:id="2099981164">
                  <w:marLeft w:val="640"/>
                  <w:marRight w:val="0"/>
                  <w:marTop w:val="0"/>
                  <w:marBottom w:val="0"/>
                  <w:divBdr>
                    <w:top w:val="none" w:sz="0" w:space="0" w:color="auto"/>
                    <w:left w:val="none" w:sz="0" w:space="0" w:color="auto"/>
                    <w:bottom w:val="none" w:sz="0" w:space="0" w:color="auto"/>
                    <w:right w:val="none" w:sz="0" w:space="0" w:color="auto"/>
                  </w:divBdr>
                </w:div>
                <w:div w:id="1904607591">
                  <w:marLeft w:val="640"/>
                  <w:marRight w:val="0"/>
                  <w:marTop w:val="0"/>
                  <w:marBottom w:val="0"/>
                  <w:divBdr>
                    <w:top w:val="none" w:sz="0" w:space="0" w:color="auto"/>
                    <w:left w:val="none" w:sz="0" w:space="0" w:color="auto"/>
                    <w:bottom w:val="none" w:sz="0" w:space="0" w:color="auto"/>
                    <w:right w:val="none" w:sz="0" w:space="0" w:color="auto"/>
                  </w:divBdr>
                </w:div>
                <w:div w:id="985625226">
                  <w:marLeft w:val="640"/>
                  <w:marRight w:val="0"/>
                  <w:marTop w:val="0"/>
                  <w:marBottom w:val="0"/>
                  <w:divBdr>
                    <w:top w:val="none" w:sz="0" w:space="0" w:color="auto"/>
                    <w:left w:val="none" w:sz="0" w:space="0" w:color="auto"/>
                    <w:bottom w:val="none" w:sz="0" w:space="0" w:color="auto"/>
                    <w:right w:val="none" w:sz="0" w:space="0" w:color="auto"/>
                  </w:divBdr>
                </w:div>
                <w:div w:id="122969382">
                  <w:marLeft w:val="640"/>
                  <w:marRight w:val="0"/>
                  <w:marTop w:val="0"/>
                  <w:marBottom w:val="0"/>
                  <w:divBdr>
                    <w:top w:val="none" w:sz="0" w:space="0" w:color="auto"/>
                    <w:left w:val="none" w:sz="0" w:space="0" w:color="auto"/>
                    <w:bottom w:val="none" w:sz="0" w:space="0" w:color="auto"/>
                    <w:right w:val="none" w:sz="0" w:space="0" w:color="auto"/>
                  </w:divBdr>
                </w:div>
                <w:div w:id="1318151468">
                  <w:marLeft w:val="640"/>
                  <w:marRight w:val="0"/>
                  <w:marTop w:val="0"/>
                  <w:marBottom w:val="0"/>
                  <w:divBdr>
                    <w:top w:val="none" w:sz="0" w:space="0" w:color="auto"/>
                    <w:left w:val="none" w:sz="0" w:space="0" w:color="auto"/>
                    <w:bottom w:val="none" w:sz="0" w:space="0" w:color="auto"/>
                    <w:right w:val="none" w:sz="0" w:space="0" w:color="auto"/>
                  </w:divBdr>
                </w:div>
                <w:div w:id="377123527">
                  <w:marLeft w:val="640"/>
                  <w:marRight w:val="0"/>
                  <w:marTop w:val="0"/>
                  <w:marBottom w:val="0"/>
                  <w:divBdr>
                    <w:top w:val="none" w:sz="0" w:space="0" w:color="auto"/>
                    <w:left w:val="none" w:sz="0" w:space="0" w:color="auto"/>
                    <w:bottom w:val="none" w:sz="0" w:space="0" w:color="auto"/>
                    <w:right w:val="none" w:sz="0" w:space="0" w:color="auto"/>
                  </w:divBdr>
                </w:div>
                <w:div w:id="1323387602">
                  <w:marLeft w:val="640"/>
                  <w:marRight w:val="0"/>
                  <w:marTop w:val="0"/>
                  <w:marBottom w:val="0"/>
                  <w:divBdr>
                    <w:top w:val="none" w:sz="0" w:space="0" w:color="auto"/>
                    <w:left w:val="none" w:sz="0" w:space="0" w:color="auto"/>
                    <w:bottom w:val="none" w:sz="0" w:space="0" w:color="auto"/>
                    <w:right w:val="none" w:sz="0" w:space="0" w:color="auto"/>
                  </w:divBdr>
                </w:div>
                <w:div w:id="698890883">
                  <w:marLeft w:val="640"/>
                  <w:marRight w:val="0"/>
                  <w:marTop w:val="0"/>
                  <w:marBottom w:val="0"/>
                  <w:divBdr>
                    <w:top w:val="none" w:sz="0" w:space="0" w:color="auto"/>
                    <w:left w:val="none" w:sz="0" w:space="0" w:color="auto"/>
                    <w:bottom w:val="none" w:sz="0" w:space="0" w:color="auto"/>
                    <w:right w:val="none" w:sz="0" w:space="0" w:color="auto"/>
                  </w:divBdr>
                </w:div>
                <w:div w:id="437529351">
                  <w:marLeft w:val="640"/>
                  <w:marRight w:val="0"/>
                  <w:marTop w:val="0"/>
                  <w:marBottom w:val="0"/>
                  <w:divBdr>
                    <w:top w:val="none" w:sz="0" w:space="0" w:color="auto"/>
                    <w:left w:val="none" w:sz="0" w:space="0" w:color="auto"/>
                    <w:bottom w:val="none" w:sz="0" w:space="0" w:color="auto"/>
                    <w:right w:val="none" w:sz="0" w:space="0" w:color="auto"/>
                  </w:divBdr>
                </w:div>
                <w:div w:id="696272853">
                  <w:marLeft w:val="640"/>
                  <w:marRight w:val="0"/>
                  <w:marTop w:val="0"/>
                  <w:marBottom w:val="0"/>
                  <w:divBdr>
                    <w:top w:val="none" w:sz="0" w:space="0" w:color="auto"/>
                    <w:left w:val="none" w:sz="0" w:space="0" w:color="auto"/>
                    <w:bottom w:val="none" w:sz="0" w:space="0" w:color="auto"/>
                    <w:right w:val="none" w:sz="0" w:space="0" w:color="auto"/>
                  </w:divBdr>
                </w:div>
                <w:div w:id="554514759">
                  <w:marLeft w:val="640"/>
                  <w:marRight w:val="0"/>
                  <w:marTop w:val="0"/>
                  <w:marBottom w:val="0"/>
                  <w:divBdr>
                    <w:top w:val="none" w:sz="0" w:space="0" w:color="auto"/>
                    <w:left w:val="none" w:sz="0" w:space="0" w:color="auto"/>
                    <w:bottom w:val="none" w:sz="0" w:space="0" w:color="auto"/>
                    <w:right w:val="none" w:sz="0" w:space="0" w:color="auto"/>
                  </w:divBdr>
                </w:div>
                <w:div w:id="1084258556">
                  <w:marLeft w:val="640"/>
                  <w:marRight w:val="0"/>
                  <w:marTop w:val="0"/>
                  <w:marBottom w:val="0"/>
                  <w:divBdr>
                    <w:top w:val="none" w:sz="0" w:space="0" w:color="auto"/>
                    <w:left w:val="none" w:sz="0" w:space="0" w:color="auto"/>
                    <w:bottom w:val="none" w:sz="0" w:space="0" w:color="auto"/>
                    <w:right w:val="none" w:sz="0" w:space="0" w:color="auto"/>
                  </w:divBdr>
                </w:div>
                <w:div w:id="2140027601">
                  <w:marLeft w:val="640"/>
                  <w:marRight w:val="0"/>
                  <w:marTop w:val="0"/>
                  <w:marBottom w:val="0"/>
                  <w:divBdr>
                    <w:top w:val="none" w:sz="0" w:space="0" w:color="auto"/>
                    <w:left w:val="none" w:sz="0" w:space="0" w:color="auto"/>
                    <w:bottom w:val="none" w:sz="0" w:space="0" w:color="auto"/>
                    <w:right w:val="none" w:sz="0" w:space="0" w:color="auto"/>
                  </w:divBdr>
                </w:div>
                <w:div w:id="634139886">
                  <w:marLeft w:val="640"/>
                  <w:marRight w:val="0"/>
                  <w:marTop w:val="0"/>
                  <w:marBottom w:val="0"/>
                  <w:divBdr>
                    <w:top w:val="none" w:sz="0" w:space="0" w:color="auto"/>
                    <w:left w:val="none" w:sz="0" w:space="0" w:color="auto"/>
                    <w:bottom w:val="none" w:sz="0" w:space="0" w:color="auto"/>
                    <w:right w:val="none" w:sz="0" w:space="0" w:color="auto"/>
                  </w:divBdr>
                </w:div>
                <w:div w:id="427889597">
                  <w:marLeft w:val="640"/>
                  <w:marRight w:val="0"/>
                  <w:marTop w:val="0"/>
                  <w:marBottom w:val="0"/>
                  <w:divBdr>
                    <w:top w:val="none" w:sz="0" w:space="0" w:color="auto"/>
                    <w:left w:val="none" w:sz="0" w:space="0" w:color="auto"/>
                    <w:bottom w:val="none" w:sz="0" w:space="0" w:color="auto"/>
                    <w:right w:val="none" w:sz="0" w:space="0" w:color="auto"/>
                  </w:divBdr>
                </w:div>
                <w:div w:id="214702164">
                  <w:marLeft w:val="640"/>
                  <w:marRight w:val="0"/>
                  <w:marTop w:val="0"/>
                  <w:marBottom w:val="0"/>
                  <w:divBdr>
                    <w:top w:val="none" w:sz="0" w:space="0" w:color="auto"/>
                    <w:left w:val="none" w:sz="0" w:space="0" w:color="auto"/>
                    <w:bottom w:val="none" w:sz="0" w:space="0" w:color="auto"/>
                    <w:right w:val="none" w:sz="0" w:space="0" w:color="auto"/>
                  </w:divBdr>
                </w:div>
                <w:div w:id="336077650">
                  <w:marLeft w:val="640"/>
                  <w:marRight w:val="0"/>
                  <w:marTop w:val="0"/>
                  <w:marBottom w:val="0"/>
                  <w:divBdr>
                    <w:top w:val="none" w:sz="0" w:space="0" w:color="auto"/>
                    <w:left w:val="none" w:sz="0" w:space="0" w:color="auto"/>
                    <w:bottom w:val="none" w:sz="0" w:space="0" w:color="auto"/>
                    <w:right w:val="none" w:sz="0" w:space="0" w:color="auto"/>
                  </w:divBdr>
                </w:div>
                <w:div w:id="2075926550">
                  <w:marLeft w:val="640"/>
                  <w:marRight w:val="0"/>
                  <w:marTop w:val="0"/>
                  <w:marBottom w:val="0"/>
                  <w:divBdr>
                    <w:top w:val="none" w:sz="0" w:space="0" w:color="auto"/>
                    <w:left w:val="none" w:sz="0" w:space="0" w:color="auto"/>
                    <w:bottom w:val="none" w:sz="0" w:space="0" w:color="auto"/>
                    <w:right w:val="none" w:sz="0" w:space="0" w:color="auto"/>
                  </w:divBdr>
                </w:div>
                <w:div w:id="1234315354">
                  <w:marLeft w:val="640"/>
                  <w:marRight w:val="0"/>
                  <w:marTop w:val="0"/>
                  <w:marBottom w:val="0"/>
                  <w:divBdr>
                    <w:top w:val="none" w:sz="0" w:space="0" w:color="auto"/>
                    <w:left w:val="none" w:sz="0" w:space="0" w:color="auto"/>
                    <w:bottom w:val="none" w:sz="0" w:space="0" w:color="auto"/>
                    <w:right w:val="none" w:sz="0" w:space="0" w:color="auto"/>
                  </w:divBdr>
                </w:div>
                <w:div w:id="623656919">
                  <w:marLeft w:val="640"/>
                  <w:marRight w:val="0"/>
                  <w:marTop w:val="0"/>
                  <w:marBottom w:val="0"/>
                  <w:divBdr>
                    <w:top w:val="none" w:sz="0" w:space="0" w:color="auto"/>
                    <w:left w:val="none" w:sz="0" w:space="0" w:color="auto"/>
                    <w:bottom w:val="none" w:sz="0" w:space="0" w:color="auto"/>
                    <w:right w:val="none" w:sz="0" w:space="0" w:color="auto"/>
                  </w:divBdr>
                </w:div>
                <w:div w:id="1826554260">
                  <w:marLeft w:val="640"/>
                  <w:marRight w:val="0"/>
                  <w:marTop w:val="0"/>
                  <w:marBottom w:val="0"/>
                  <w:divBdr>
                    <w:top w:val="none" w:sz="0" w:space="0" w:color="auto"/>
                    <w:left w:val="none" w:sz="0" w:space="0" w:color="auto"/>
                    <w:bottom w:val="none" w:sz="0" w:space="0" w:color="auto"/>
                    <w:right w:val="none" w:sz="0" w:space="0" w:color="auto"/>
                  </w:divBdr>
                </w:div>
                <w:div w:id="1022828534">
                  <w:marLeft w:val="640"/>
                  <w:marRight w:val="0"/>
                  <w:marTop w:val="0"/>
                  <w:marBottom w:val="0"/>
                  <w:divBdr>
                    <w:top w:val="none" w:sz="0" w:space="0" w:color="auto"/>
                    <w:left w:val="none" w:sz="0" w:space="0" w:color="auto"/>
                    <w:bottom w:val="none" w:sz="0" w:space="0" w:color="auto"/>
                    <w:right w:val="none" w:sz="0" w:space="0" w:color="auto"/>
                  </w:divBdr>
                </w:div>
                <w:div w:id="1471903270">
                  <w:marLeft w:val="640"/>
                  <w:marRight w:val="0"/>
                  <w:marTop w:val="0"/>
                  <w:marBottom w:val="0"/>
                  <w:divBdr>
                    <w:top w:val="none" w:sz="0" w:space="0" w:color="auto"/>
                    <w:left w:val="none" w:sz="0" w:space="0" w:color="auto"/>
                    <w:bottom w:val="none" w:sz="0" w:space="0" w:color="auto"/>
                    <w:right w:val="none" w:sz="0" w:space="0" w:color="auto"/>
                  </w:divBdr>
                </w:div>
                <w:div w:id="370999828">
                  <w:marLeft w:val="640"/>
                  <w:marRight w:val="0"/>
                  <w:marTop w:val="0"/>
                  <w:marBottom w:val="0"/>
                  <w:divBdr>
                    <w:top w:val="none" w:sz="0" w:space="0" w:color="auto"/>
                    <w:left w:val="none" w:sz="0" w:space="0" w:color="auto"/>
                    <w:bottom w:val="none" w:sz="0" w:space="0" w:color="auto"/>
                    <w:right w:val="none" w:sz="0" w:space="0" w:color="auto"/>
                  </w:divBdr>
                </w:div>
                <w:div w:id="1713917507">
                  <w:marLeft w:val="640"/>
                  <w:marRight w:val="0"/>
                  <w:marTop w:val="0"/>
                  <w:marBottom w:val="0"/>
                  <w:divBdr>
                    <w:top w:val="none" w:sz="0" w:space="0" w:color="auto"/>
                    <w:left w:val="none" w:sz="0" w:space="0" w:color="auto"/>
                    <w:bottom w:val="none" w:sz="0" w:space="0" w:color="auto"/>
                    <w:right w:val="none" w:sz="0" w:space="0" w:color="auto"/>
                  </w:divBdr>
                </w:div>
                <w:div w:id="777943553">
                  <w:marLeft w:val="640"/>
                  <w:marRight w:val="0"/>
                  <w:marTop w:val="0"/>
                  <w:marBottom w:val="0"/>
                  <w:divBdr>
                    <w:top w:val="none" w:sz="0" w:space="0" w:color="auto"/>
                    <w:left w:val="none" w:sz="0" w:space="0" w:color="auto"/>
                    <w:bottom w:val="none" w:sz="0" w:space="0" w:color="auto"/>
                    <w:right w:val="none" w:sz="0" w:space="0" w:color="auto"/>
                  </w:divBdr>
                </w:div>
                <w:div w:id="902569573">
                  <w:marLeft w:val="640"/>
                  <w:marRight w:val="0"/>
                  <w:marTop w:val="0"/>
                  <w:marBottom w:val="0"/>
                  <w:divBdr>
                    <w:top w:val="none" w:sz="0" w:space="0" w:color="auto"/>
                    <w:left w:val="none" w:sz="0" w:space="0" w:color="auto"/>
                    <w:bottom w:val="none" w:sz="0" w:space="0" w:color="auto"/>
                    <w:right w:val="none" w:sz="0" w:space="0" w:color="auto"/>
                  </w:divBdr>
                </w:div>
                <w:div w:id="709762378">
                  <w:marLeft w:val="640"/>
                  <w:marRight w:val="0"/>
                  <w:marTop w:val="0"/>
                  <w:marBottom w:val="0"/>
                  <w:divBdr>
                    <w:top w:val="none" w:sz="0" w:space="0" w:color="auto"/>
                    <w:left w:val="none" w:sz="0" w:space="0" w:color="auto"/>
                    <w:bottom w:val="none" w:sz="0" w:space="0" w:color="auto"/>
                    <w:right w:val="none" w:sz="0" w:space="0" w:color="auto"/>
                  </w:divBdr>
                </w:div>
                <w:div w:id="82343504">
                  <w:marLeft w:val="640"/>
                  <w:marRight w:val="0"/>
                  <w:marTop w:val="0"/>
                  <w:marBottom w:val="0"/>
                  <w:divBdr>
                    <w:top w:val="none" w:sz="0" w:space="0" w:color="auto"/>
                    <w:left w:val="none" w:sz="0" w:space="0" w:color="auto"/>
                    <w:bottom w:val="none" w:sz="0" w:space="0" w:color="auto"/>
                    <w:right w:val="none" w:sz="0" w:space="0" w:color="auto"/>
                  </w:divBdr>
                </w:div>
                <w:div w:id="437215495">
                  <w:marLeft w:val="640"/>
                  <w:marRight w:val="0"/>
                  <w:marTop w:val="0"/>
                  <w:marBottom w:val="0"/>
                  <w:divBdr>
                    <w:top w:val="none" w:sz="0" w:space="0" w:color="auto"/>
                    <w:left w:val="none" w:sz="0" w:space="0" w:color="auto"/>
                    <w:bottom w:val="none" w:sz="0" w:space="0" w:color="auto"/>
                    <w:right w:val="none" w:sz="0" w:space="0" w:color="auto"/>
                  </w:divBdr>
                </w:div>
                <w:div w:id="502936970">
                  <w:marLeft w:val="640"/>
                  <w:marRight w:val="0"/>
                  <w:marTop w:val="0"/>
                  <w:marBottom w:val="0"/>
                  <w:divBdr>
                    <w:top w:val="none" w:sz="0" w:space="0" w:color="auto"/>
                    <w:left w:val="none" w:sz="0" w:space="0" w:color="auto"/>
                    <w:bottom w:val="none" w:sz="0" w:space="0" w:color="auto"/>
                    <w:right w:val="none" w:sz="0" w:space="0" w:color="auto"/>
                  </w:divBdr>
                </w:div>
                <w:div w:id="287862348">
                  <w:marLeft w:val="640"/>
                  <w:marRight w:val="0"/>
                  <w:marTop w:val="0"/>
                  <w:marBottom w:val="0"/>
                  <w:divBdr>
                    <w:top w:val="none" w:sz="0" w:space="0" w:color="auto"/>
                    <w:left w:val="none" w:sz="0" w:space="0" w:color="auto"/>
                    <w:bottom w:val="none" w:sz="0" w:space="0" w:color="auto"/>
                    <w:right w:val="none" w:sz="0" w:space="0" w:color="auto"/>
                  </w:divBdr>
                </w:div>
                <w:div w:id="1046368076">
                  <w:marLeft w:val="640"/>
                  <w:marRight w:val="0"/>
                  <w:marTop w:val="0"/>
                  <w:marBottom w:val="0"/>
                  <w:divBdr>
                    <w:top w:val="none" w:sz="0" w:space="0" w:color="auto"/>
                    <w:left w:val="none" w:sz="0" w:space="0" w:color="auto"/>
                    <w:bottom w:val="none" w:sz="0" w:space="0" w:color="auto"/>
                    <w:right w:val="none" w:sz="0" w:space="0" w:color="auto"/>
                  </w:divBdr>
                </w:div>
                <w:div w:id="1682589056">
                  <w:marLeft w:val="640"/>
                  <w:marRight w:val="0"/>
                  <w:marTop w:val="0"/>
                  <w:marBottom w:val="0"/>
                  <w:divBdr>
                    <w:top w:val="none" w:sz="0" w:space="0" w:color="auto"/>
                    <w:left w:val="none" w:sz="0" w:space="0" w:color="auto"/>
                    <w:bottom w:val="none" w:sz="0" w:space="0" w:color="auto"/>
                    <w:right w:val="none" w:sz="0" w:space="0" w:color="auto"/>
                  </w:divBdr>
                </w:div>
                <w:div w:id="1776096826">
                  <w:marLeft w:val="640"/>
                  <w:marRight w:val="0"/>
                  <w:marTop w:val="0"/>
                  <w:marBottom w:val="0"/>
                  <w:divBdr>
                    <w:top w:val="none" w:sz="0" w:space="0" w:color="auto"/>
                    <w:left w:val="none" w:sz="0" w:space="0" w:color="auto"/>
                    <w:bottom w:val="none" w:sz="0" w:space="0" w:color="auto"/>
                    <w:right w:val="none" w:sz="0" w:space="0" w:color="auto"/>
                  </w:divBdr>
                </w:div>
                <w:div w:id="29035562">
                  <w:marLeft w:val="640"/>
                  <w:marRight w:val="0"/>
                  <w:marTop w:val="0"/>
                  <w:marBottom w:val="0"/>
                  <w:divBdr>
                    <w:top w:val="none" w:sz="0" w:space="0" w:color="auto"/>
                    <w:left w:val="none" w:sz="0" w:space="0" w:color="auto"/>
                    <w:bottom w:val="none" w:sz="0" w:space="0" w:color="auto"/>
                    <w:right w:val="none" w:sz="0" w:space="0" w:color="auto"/>
                  </w:divBdr>
                </w:div>
                <w:div w:id="1291401559">
                  <w:marLeft w:val="640"/>
                  <w:marRight w:val="0"/>
                  <w:marTop w:val="0"/>
                  <w:marBottom w:val="0"/>
                  <w:divBdr>
                    <w:top w:val="none" w:sz="0" w:space="0" w:color="auto"/>
                    <w:left w:val="none" w:sz="0" w:space="0" w:color="auto"/>
                    <w:bottom w:val="none" w:sz="0" w:space="0" w:color="auto"/>
                    <w:right w:val="none" w:sz="0" w:space="0" w:color="auto"/>
                  </w:divBdr>
                </w:div>
                <w:div w:id="1087114518">
                  <w:marLeft w:val="640"/>
                  <w:marRight w:val="0"/>
                  <w:marTop w:val="0"/>
                  <w:marBottom w:val="0"/>
                  <w:divBdr>
                    <w:top w:val="none" w:sz="0" w:space="0" w:color="auto"/>
                    <w:left w:val="none" w:sz="0" w:space="0" w:color="auto"/>
                    <w:bottom w:val="none" w:sz="0" w:space="0" w:color="auto"/>
                    <w:right w:val="none" w:sz="0" w:space="0" w:color="auto"/>
                  </w:divBdr>
                </w:div>
                <w:div w:id="2102093904">
                  <w:marLeft w:val="640"/>
                  <w:marRight w:val="0"/>
                  <w:marTop w:val="0"/>
                  <w:marBottom w:val="0"/>
                  <w:divBdr>
                    <w:top w:val="none" w:sz="0" w:space="0" w:color="auto"/>
                    <w:left w:val="none" w:sz="0" w:space="0" w:color="auto"/>
                    <w:bottom w:val="none" w:sz="0" w:space="0" w:color="auto"/>
                    <w:right w:val="none" w:sz="0" w:space="0" w:color="auto"/>
                  </w:divBdr>
                </w:div>
                <w:div w:id="224991535">
                  <w:marLeft w:val="640"/>
                  <w:marRight w:val="0"/>
                  <w:marTop w:val="0"/>
                  <w:marBottom w:val="0"/>
                  <w:divBdr>
                    <w:top w:val="none" w:sz="0" w:space="0" w:color="auto"/>
                    <w:left w:val="none" w:sz="0" w:space="0" w:color="auto"/>
                    <w:bottom w:val="none" w:sz="0" w:space="0" w:color="auto"/>
                    <w:right w:val="none" w:sz="0" w:space="0" w:color="auto"/>
                  </w:divBdr>
                </w:div>
                <w:div w:id="2116442876">
                  <w:marLeft w:val="640"/>
                  <w:marRight w:val="0"/>
                  <w:marTop w:val="0"/>
                  <w:marBottom w:val="0"/>
                  <w:divBdr>
                    <w:top w:val="none" w:sz="0" w:space="0" w:color="auto"/>
                    <w:left w:val="none" w:sz="0" w:space="0" w:color="auto"/>
                    <w:bottom w:val="none" w:sz="0" w:space="0" w:color="auto"/>
                    <w:right w:val="none" w:sz="0" w:space="0" w:color="auto"/>
                  </w:divBdr>
                </w:div>
                <w:div w:id="1146969818">
                  <w:marLeft w:val="640"/>
                  <w:marRight w:val="0"/>
                  <w:marTop w:val="0"/>
                  <w:marBottom w:val="0"/>
                  <w:divBdr>
                    <w:top w:val="none" w:sz="0" w:space="0" w:color="auto"/>
                    <w:left w:val="none" w:sz="0" w:space="0" w:color="auto"/>
                    <w:bottom w:val="none" w:sz="0" w:space="0" w:color="auto"/>
                    <w:right w:val="none" w:sz="0" w:space="0" w:color="auto"/>
                  </w:divBdr>
                </w:div>
                <w:div w:id="344358857">
                  <w:marLeft w:val="640"/>
                  <w:marRight w:val="0"/>
                  <w:marTop w:val="0"/>
                  <w:marBottom w:val="0"/>
                  <w:divBdr>
                    <w:top w:val="none" w:sz="0" w:space="0" w:color="auto"/>
                    <w:left w:val="none" w:sz="0" w:space="0" w:color="auto"/>
                    <w:bottom w:val="none" w:sz="0" w:space="0" w:color="auto"/>
                    <w:right w:val="none" w:sz="0" w:space="0" w:color="auto"/>
                  </w:divBdr>
                </w:div>
                <w:div w:id="2704230">
                  <w:marLeft w:val="640"/>
                  <w:marRight w:val="0"/>
                  <w:marTop w:val="0"/>
                  <w:marBottom w:val="0"/>
                  <w:divBdr>
                    <w:top w:val="none" w:sz="0" w:space="0" w:color="auto"/>
                    <w:left w:val="none" w:sz="0" w:space="0" w:color="auto"/>
                    <w:bottom w:val="none" w:sz="0" w:space="0" w:color="auto"/>
                    <w:right w:val="none" w:sz="0" w:space="0" w:color="auto"/>
                  </w:divBdr>
                </w:div>
                <w:div w:id="1460956662">
                  <w:marLeft w:val="640"/>
                  <w:marRight w:val="0"/>
                  <w:marTop w:val="0"/>
                  <w:marBottom w:val="0"/>
                  <w:divBdr>
                    <w:top w:val="none" w:sz="0" w:space="0" w:color="auto"/>
                    <w:left w:val="none" w:sz="0" w:space="0" w:color="auto"/>
                    <w:bottom w:val="none" w:sz="0" w:space="0" w:color="auto"/>
                    <w:right w:val="none" w:sz="0" w:space="0" w:color="auto"/>
                  </w:divBdr>
                </w:div>
                <w:div w:id="2115510269">
                  <w:marLeft w:val="640"/>
                  <w:marRight w:val="0"/>
                  <w:marTop w:val="0"/>
                  <w:marBottom w:val="0"/>
                  <w:divBdr>
                    <w:top w:val="none" w:sz="0" w:space="0" w:color="auto"/>
                    <w:left w:val="none" w:sz="0" w:space="0" w:color="auto"/>
                    <w:bottom w:val="none" w:sz="0" w:space="0" w:color="auto"/>
                    <w:right w:val="none" w:sz="0" w:space="0" w:color="auto"/>
                  </w:divBdr>
                </w:div>
                <w:div w:id="804005585">
                  <w:marLeft w:val="640"/>
                  <w:marRight w:val="0"/>
                  <w:marTop w:val="0"/>
                  <w:marBottom w:val="0"/>
                  <w:divBdr>
                    <w:top w:val="none" w:sz="0" w:space="0" w:color="auto"/>
                    <w:left w:val="none" w:sz="0" w:space="0" w:color="auto"/>
                    <w:bottom w:val="none" w:sz="0" w:space="0" w:color="auto"/>
                    <w:right w:val="none" w:sz="0" w:space="0" w:color="auto"/>
                  </w:divBdr>
                </w:div>
                <w:div w:id="1097872675">
                  <w:marLeft w:val="640"/>
                  <w:marRight w:val="0"/>
                  <w:marTop w:val="0"/>
                  <w:marBottom w:val="0"/>
                  <w:divBdr>
                    <w:top w:val="none" w:sz="0" w:space="0" w:color="auto"/>
                    <w:left w:val="none" w:sz="0" w:space="0" w:color="auto"/>
                    <w:bottom w:val="none" w:sz="0" w:space="0" w:color="auto"/>
                    <w:right w:val="none" w:sz="0" w:space="0" w:color="auto"/>
                  </w:divBdr>
                </w:div>
                <w:div w:id="636029795">
                  <w:marLeft w:val="640"/>
                  <w:marRight w:val="0"/>
                  <w:marTop w:val="0"/>
                  <w:marBottom w:val="0"/>
                  <w:divBdr>
                    <w:top w:val="none" w:sz="0" w:space="0" w:color="auto"/>
                    <w:left w:val="none" w:sz="0" w:space="0" w:color="auto"/>
                    <w:bottom w:val="none" w:sz="0" w:space="0" w:color="auto"/>
                    <w:right w:val="none" w:sz="0" w:space="0" w:color="auto"/>
                  </w:divBdr>
                </w:div>
                <w:div w:id="159665057">
                  <w:marLeft w:val="640"/>
                  <w:marRight w:val="0"/>
                  <w:marTop w:val="0"/>
                  <w:marBottom w:val="0"/>
                  <w:divBdr>
                    <w:top w:val="none" w:sz="0" w:space="0" w:color="auto"/>
                    <w:left w:val="none" w:sz="0" w:space="0" w:color="auto"/>
                    <w:bottom w:val="none" w:sz="0" w:space="0" w:color="auto"/>
                    <w:right w:val="none" w:sz="0" w:space="0" w:color="auto"/>
                  </w:divBdr>
                </w:div>
                <w:div w:id="35586176">
                  <w:marLeft w:val="640"/>
                  <w:marRight w:val="0"/>
                  <w:marTop w:val="0"/>
                  <w:marBottom w:val="0"/>
                  <w:divBdr>
                    <w:top w:val="none" w:sz="0" w:space="0" w:color="auto"/>
                    <w:left w:val="none" w:sz="0" w:space="0" w:color="auto"/>
                    <w:bottom w:val="none" w:sz="0" w:space="0" w:color="auto"/>
                    <w:right w:val="none" w:sz="0" w:space="0" w:color="auto"/>
                  </w:divBdr>
                </w:div>
                <w:div w:id="1016231827">
                  <w:marLeft w:val="640"/>
                  <w:marRight w:val="0"/>
                  <w:marTop w:val="0"/>
                  <w:marBottom w:val="0"/>
                  <w:divBdr>
                    <w:top w:val="none" w:sz="0" w:space="0" w:color="auto"/>
                    <w:left w:val="none" w:sz="0" w:space="0" w:color="auto"/>
                    <w:bottom w:val="none" w:sz="0" w:space="0" w:color="auto"/>
                    <w:right w:val="none" w:sz="0" w:space="0" w:color="auto"/>
                  </w:divBdr>
                </w:div>
                <w:div w:id="976375599">
                  <w:marLeft w:val="640"/>
                  <w:marRight w:val="0"/>
                  <w:marTop w:val="0"/>
                  <w:marBottom w:val="0"/>
                  <w:divBdr>
                    <w:top w:val="none" w:sz="0" w:space="0" w:color="auto"/>
                    <w:left w:val="none" w:sz="0" w:space="0" w:color="auto"/>
                    <w:bottom w:val="none" w:sz="0" w:space="0" w:color="auto"/>
                    <w:right w:val="none" w:sz="0" w:space="0" w:color="auto"/>
                  </w:divBdr>
                </w:div>
                <w:div w:id="1146387474">
                  <w:marLeft w:val="640"/>
                  <w:marRight w:val="0"/>
                  <w:marTop w:val="0"/>
                  <w:marBottom w:val="0"/>
                  <w:divBdr>
                    <w:top w:val="none" w:sz="0" w:space="0" w:color="auto"/>
                    <w:left w:val="none" w:sz="0" w:space="0" w:color="auto"/>
                    <w:bottom w:val="none" w:sz="0" w:space="0" w:color="auto"/>
                    <w:right w:val="none" w:sz="0" w:space="0" w:color="auto"/>
                  </w:divBdr>
                </w:div>
                <w:div w:id="599412501">
                  <w:marLeft w:val="640"/>
                  <w:marRight w:val="0"/>
                  <w:marTop w:val="0"/>
                  <w:marBottom w:val="0"/>
                  <w:divBdr>
                    <w:top w:val="none" w:sz="0" w:space="0" w:color="auto"/>
                    <w:left w:val="none" w:sz="0" w:space="0" w:color="auto"/>
                    <w:bottom w:val="none" w:sz="0" w:space="0" w:color="auto"/>
                    <w:right w:val="none" w:sz="0" w:space="0" w:color="auto"/>
                  </w:divBdr>
                </w:div>
                <w:div w:id="1498575400">
                  <w:marLeft w:val="640"/>
                  <w:marRight w:val="0"/>
                  <w:marTop w:val="0"/>
                  <w:marBottom w:val="0"/>
                  <w:divBdr>
                    <w:top w:val="none" w:sz="0" w:space="0" w:color="auto"/>
                    <w:left w:val="none" w:sz="0" w:space="0" w:color="auto"/>
                    <w:bottom w:val="none" w:sz="0" w:space="0" w:color="auto"/>
                    <w:right w:val="none" w:sz="0" w:space="0" w:color="auto"/>
                  </w:divBdr>
                </w:div>
                <w:div w:id="1078403028">
                  <w:marLeft w:val="640"/>
                  <w:marRight w:val="0"/>
                  <w:marTop w:val="0"/>
                  <w:marBottom w:val="0"/>
                  <w:divBdr>
                    <w:top w:val="none" w:sz="0" w:space="0" w:color="auto"/>
                    <w:left w:val="none" w:sz="0" w:space="0" w:color="auto"/>
                    <w:bottom w:val="none" w:sz="0" w:space="0" w:color="auto"/>
                    <w:right w:val="none" w:sz="0" w:space="0" w:color="auto"/>
                  </w:divBdr>
                </w:div>
                <w:div w:id="1041711348">
                  <w:marLeft w:val="640"/>
                  <w:marRight w:val="0"/>
                  <w:marTop w:val="0"/>
                  <w:marBottom w:val="0"/>
                  <w:divBdr>
                    <w:top w:val="none" w:sz="0" w:space="0" w:color="auto"/>
                    <w:left w:val="none" w:sz="0" w:space="0" w:color="auto"/>
                    <w:bottom w:val="none" w:sz="0" w:space="0" w:color="auto"/>
                    <w:right w:val="none" w:sz="0" w:space="0" w:color="auto"/>
                  </w:divBdr>
                </w:div>
                <w:div w:id="1214973423">
                  <w:marLeft w:val="640"/>
                  <w:marRight w:val="0"/>
                  <w:marTop w:val="0"/>
                  <w:marBottom w:val="0"/>
                  <w:divBdr>
                    <w:top w:val="none" w:sz="0" w:space="0" w:color="auto"/>
                    <w:left w:val="none" w:sz="0" w:space="0" w:color="auto"/>
                    <w:bottom w:val="none" w:sz="0" w:space="0" w:color="auto"/>
                    <w:right w:val="none" w:sz="0" w:space="0" w:color="auto"/>
                  </w:divBdr>
                </w:div>
                <w:div w:id="1766147247">
                  <w:marLeft w:val="640"/>
                  <w:marRight w:val="0"/>
                  <w:marTop w:val="0"/>
                  <w:marBottom w:val="0"/>
                  <w:divBdr>
                    <w:top w:val="none" w:sz="0" w:space="0" w:color="auto"/>
                    <w:left w:val="none" w:sz="0" w:space="0" w:color="auto"/>
                    <w:bottom w:val="none" w:sz="0" w:space="0" w:color="auto"/>
                    <w:right w:val="none" w:sz="0" w:space="0" w:color="auto"/>
                  </w:divBdr>
                </w:div>
                <w:div w:id="154535780">
                  <w:marLeft w:val="640"/>
                  <w:marRight w:val="0"/>
                  <w:marTop w:val="0"/>
                  <w:marBottom w:val="0"/>
                  <w:divBdr>
                    <w:top w:val="none" w:sz="0" w:space="0" w:color="auto"/>
                    <w:left w:val="none" w:sz="0" w:space="0" w:color="auto"/>
                    <w:bottom w:val="none" w:sz="0" w:space="0" w:color="auto"/>
                    <w:right w:val="none" w:sz="0" w:space="0" w:color="auto"/>
                  </w:divBdr>
                </w:div>
              </w:divsChild>
            </w:div>
            <w:div w:id="487790715">
              <w:marLeft w:val="0"/>
              <w:marRight w:val="0"/>
              <w:marTop w:val="0"/>
              <w:marBottom w:val="0"/>
              <w:divBdr>
                <w:top w:val="none" w:sz="0" w:space="0" w:color="auto"/>
                <w:left w:val="none" w:sz="0" w:space="0" w:color="auto"/>
                <w:bottom w:val="none" w:sz="0" w:space="0" w:color="auto"/>
                <w:right w:val="none" w:sz="0" w:space="0" w:color="auto"/>
              </w:divBdr>
              <w:divsChild>
                <w:div w:id="1708292172">
                  <w:marLeft w:val="640"/>
                  <w:marRight w:val="0"/>
                  <w:marTop w:val="0"/>
                  <w:marBottom w:val="0"/>
                  <w:divBdr>
                    <w:top w:val="none" w:sz="0" w:space="0" w:color="auto"/>
                    <w:left w:val="none" w:sz="0" w:space="0" w:color="auto"/>
                    <w:bottom w:val="none" w:sz="0" w:space="0" w:color="auto"/>
                    <w:right w:val="none" w:sz="0" w:space="0" w:color="auto"/>
                  </w:divBdr>
                </w:div>
                <w:div w:id="433790297">
                  <w:marLeft w:val="640"/>
                  <w:marRight w:val="0"/>
                  <w:marTop w:val="0"/>
                  <w:marBottom w:val="0"/>
                  <w:divBdr>
                    <w:top w:val="none" w:sz="0" w:space="0" w:color="auto"/>
                    <w:left w:val="none" w:sz="0" w:space="0" w:color="auto"/>
                    <w:bottom w:val="none" w:sz="0" w:space="0" w:color="auto"/>
                    <w:right w:val="none" w:sz="0" w:space="0" w:color="auto"/>
                  </w:divBdr>
                </w:div>
                <w:div w:id="1041517699">
                  <w:marLeft w:val="640"/>
                  <w:marRight w:val="0"/>
                  <w:marTop w:val="0"/>
                  <w:marBottom w:val="0"/>
                  <w:divBdr>
                    <w:top w:val="none" w:sz="0" w:space="0" w:color="auto"/>
                    <w:left w:val="none" w:sz="0" w:space="0" w:color="auto"/>
                    <w:bottom w:val="none" w:sz="0" w:space="0" w:color="auto"/>
                    <w:right w:val="none" w:sz="0" w:space="0" w:color="auto"/>
                  </w:divBdr>
                </w:div>
                <w:div w:id="1748764454">
                  <w:marLeft w:val="640"/>
                  <w:marRight w:val="0"/>
                  <w:marTop w:val="0"/>
                  <w:marBottom w:val="0"/>
                  <w:divBdr>
                    <w:top w:val="none" w:sz="0" w:space="0" w:color="auto"/>
                    <w:left w:val="none" w:sz="0" w:space="0" w:color="auto"/>
                    <w:bottom w:val="none" w:sz="0" w:space="0" w:color="auto"/>
                    <w:right w:val="none" w:sz="0" w:space="0" w:color="auto"/>
                  </w:divBdr>
                </w:div>
                <w:div w:id="1738430751">
                  <w:marLeft w:val="640"/>
                  <w:marRight w:val="0"/>
                  <w:marTop w:val="0"/>
                  <w:marBottom w:val="0"/>
                  <w:divBdr>
                    <w:top w:val="none" w:sz="0" w:space="0" w:color="auto"/>
                    <w:left w:val="none" w:sz="0" w:space="0" w:color="auto"/>
                    <w:bottom w:val="none" w:sz="0" w:space="0" w:color="auto"/>
                    <w:right w:val="none" w:sz="0" w:space="0" w:color="auto"/>
                  </w:divBdr>
                </w:div>
                <w:div w:id="1146626429">
                  <w:marLeft w:val="640"/>
                  <w:marRight w:val="0"/>
                  <w:marTop w:val="0"/>
                  <w:marBottom w:val="0"/>
                  <w:divBdr>
                    <w:top w:val="none" w:sz="0" w:space="0" w:color="auto"/>
                    <w:left w:val="none" w:sz="0" w:space="0" w:color="auto"/>
                    <w:bottom w:val="none" w:sz="0" w:space="0" w:color="auto"/>
                    <w:right w:val="none" w:sz="0" w:space="0" w:color="auto"/>
                  </w:divBdr>
                </w:div>
                <w:div w:id="1511987762">
                  <w:marLeft w:val="640"/>
                  <w:marRight w:val="0"/>
                  <w:marTop w:val="0"/>
                  <w:marBottom w:val="0"/>
                  <w:divBdr>
                    <w:top w:val="none" w:sz="0" w:space="0" w:color="auto"/>
                    <w:left w:val="none" w:sz="0" w:space="0" w:color="auto"/>
                    <w:bottom w:val="none" w:sz="0" w:space="0" w:color="auto"/>
                    <w:right w:val="none" w:sz="0" w:space="0" w:color="auto"/>
                  </w:divBdr>
                </w:div>
                <w:div w:id="2126195234">
                  <w:marLeft w:val="640"/>
                  <w:marRight w:val="0"/>
                  <w:marTop w:val="0"/>
                  <w:marBottom w:val="0"/>
                  <w:divBdr>
                    <w:top w:val="none" w:sz="0" w:space="0" w:color="auto"/>
                    <w:left w:val="none" w:sz="0" w:space="0" w:color="auto"/>
                    <w:bottom w:val="none" w:sz="0" w:space="0" w:color="auto"/>
                    <w:right w:val="none" w:sz="0" w:space="0" w:color="auto"/>
                  </w:divBdr>
                </w:div>
                <w:div w:id="1679194561">
                  <w:marLeft w:val="640"/>
                  <w:marRight w:val="0"/>
                  <w:marTop w:val="0"/>
                  <w:marBottom w:val="0"/>
                  <w:divBdr>
                    <w:top w:val="none" w:sz="0" w:space="0" w:color="auto"/>
                    <w:left w:val="none" w:sz="0" w:space="0" w:color="auto"/>
                    <w:bottom w:val="none" w:sz="0" w:space="0" w:color="auto"/>
                    <w:right w:val="none" w:sz="0" w:space="0" w:color="auto"/>
                  </w:divBdr>
                </w:div>
                <w:div w:id="761099099">
                  <w:marLeft w:val="640"/>
                  <w:marRight w:val="0"/>
                  <w:marTop w:val="0"/>
                  <w:marBottom w:val="0"/>
                  <w:divBdr>
                    <w:top w:val="none" w:sz="0" w:space="0" w:color="auto"/>
                    <w:left w:val="none" w:sz="0" w:space="0" w:color="auto"/>
                    <w:bottom w:val="none" w:sz="0" w:space="0" w:color="auto"/>
                    <w:right w:val="none" w:sz="0" w:space="0" w:color="auto"/>
                  </w:divBdr>
                </w:div>
                <w:div w:id="101465017">
                  <w:marLeft w:val="640"/>
                  <w:marRight w:val="0"/>
                  <w:marTop w:val="0"/>
                  <w:marBottom w:val="0"/>
                  <w:divBdr>
                    <w:top w:val="none" w:sz="0" w:space="0" w:color="auto"/>
                    <w:left w:val="none" w:sz="0" w:space="0" w:color="auto"/>
                    <w:bottom w:val="none" w:sz="0" w:space="0" w:color="auto"/>
                    <w:right w:val="none" w:sz="0" w:space="0" w:color="auto"/>
                  </w:divBdr>
                </w:div>
                <w:div w:id="433088330">
                  <w:marLeft w:val="640"/>
                  <w:marRight w:val="0"/>
                  <w:marTop w:val="0"/>
                  <w:marBottom w:val="0"/>
                  <w:divBdr>
                    <w:top w:val="none" w:sz="0" w:space="0" w:color="auto"/>
                    <w:left w:val="none" w:sz="0" w:space="0" w:color="auto"/>
                    <w:bottom w:val="none" w:sz="0" w:space="0" w:color="auto"/>
                    <w:right w:val="none" w:sz="0" w:space="0" w:color="auto"/>
                  </w:divBdr>
                </w:div>
                <w:div w:id="2045060457">
                  <w:marLeft w:val="640"/>
                  <w:marRight w:val="0"/>
                  <w:marTop w:val="0"/>
                  <w:marBottom w:val="0"/>
                  <w:divBdr>
                    <w:top w:val="none" w:sz="0" w:space="0" w:color="auto"/>
                    <w:left w:val="none" w:sz="0" w:space="0" w:color="auto"/>
                    <w:bottom w:val="none" w:sz="0" w:space="0" w:color="auto"/>
                    <w:right w:val="none" w:sz="0" w:space="0" w:color="auto"/>
                  </w:divBdr>
                </w:div>
                <w:div w:id="1261596936">
                  <w:marLeft w:val="640"/>
                  <w:marRight w:val="0"/>
                  <w:marTop w:val="0"/>
                  <w:marBottom w:val="0"/>
                  <w:divBdr>
                    <w:top w:val="none" w:sz="0" w:space="0" w:color="auto"/>
                    <w:left w:val="none" w:sz="0" w:space="0" w:color="auto"/>
                    <w:bottom w:val="none" w:sz="0" w:space="0" w:color="auto"/>
                    <w:right w:val="none" w:sz="0" w:space="0" w:color="auto"/>
                  </w:divBdr>
                </w:div>
                <w:div w:id="1921134684">
                  <w:marLeft w:val="640"/>
                  <w:marRight w:val="0"/>
                  <w:marTop w:val="0"/>
                  <w:marBottom w:val="0"/>
                  <w:divBdr>
                    <w:top w:val="none" w:sz="0" w:space="0" w:color="auto"/>
                    <w:left w:val="none" w:sz="0" w:space="0" w:color="auto"/>
                    <w:bottom w:val="none" w:sz="0" w:space="0" w:color="auto"/>
                    <w:right w:val="none" w:sz="0" w:space="0" w:color="auto"/>
                  </w:divBdr>
                </w:div>
                <w:div w:id="1344016917">
                  <w:marLeft w:val="640"/>
                  <w:marRight w:val="0"/>
                  <w:marTop w:val="0"/>
                  <w:marBottom w:val="0"/>
                  <w:divBdr>
                    <w:top w:val="none" w:sz="0" w:space="0" w:color="auto"/>
                    <w:left w:val="none" w:sz="0" w:space="0" w:color="auto"/>
                    <w:bottom w:val="none" w:sz="0" w:space="0" w:color="auto"/>
                    <w:right w:val="none" w:sz="0" w:space="0" w:color="auto"/>
                  </w:divBdr>
                </w:div>
                <w:div w:id="584804654">
                  <w:marLeft w:val="640"/>
                  <w:marRight w:val="0"/>
                  <w:marTop w:val="0"/>
                  <w:marBottom w:val="0"/>
                  <w:divBdr>
                    <w:top w:val="none" w:sz="0" w:space="0" w:color="auto"/>
                    <w:left w:val="none" w:sz="0" w:space="0" w:color="auto"/>
                    <w:bottom w:val="none" w:sz="0" w:space="0" w:color="auto"/>
                    <w:right w:val="none" w:sz="0" w:space="0" w:color="auto"/>
                  </w:divBdr>
                </w:div>
                <w:div w:id="2131589816">
                  <w:marLeft w:val="640"/>
                  <w:marRight w:val="0"/>
                  <w:marTop w:val="0"/>
                  <w:marBottom w:val="0"/>
                  <w:divBdr>
                    <w:top w:val="none" w:sz="0" w:space="0" w:color="auto"/>
                    <w:left w:val="none" w:sz="0" w:space="0" w:color="auto"/>
                    <w:bottom w:val="none" w:sz="0" w:space="0" w:color="auto"/>
                    <w:right w:val="none" w:sz="0" w:space="0" w:color="auto"/>
                  </w:divBdr>
                </w:div>
                <w:div w:id="2049331394">
                  <w:marLeft w:val="640"/>
                  <w:marRight w:val="0"/>
                  <w:marTop w:val="0"/>
                  <w:marBottom w:val="0"/>
                  <w:divBdr>
                    <w:top w:val="none" w:sz="0" w:space="0" w:color="auto"/>
                    <w:left w:val="none" w:sz="0" w:space="0" w:color="auto"/>
                    <w:bottom w:val="none" w:sz="0" w:space="0" w:color="auto"/>
                    <w:right w:val="none" w:sz="0" w:space="0" w:color="auto"/>
                  </w:divBdr>
                </w:div>
                <w:div w:id="1063680050">
                  <w:marLeft w:val="640"/>
                  <w:marRight w:val="0"/>
                  <w:marTop w:val="0"/>
                  <w:marBottom w:val="0"/>
                  <w:divBdr>
                    <w:top w:val="none" w:sz="0" w:space="0" w:color="auto"/>
                    <w:left w:val="none" w:sz="0" w:space="0" w:color="auto"/>
                    <w:bottom w:val="none" w:sz="0" w:space="0" w:color="auto"/>
                    <w:right w:val="none" w:sz="0" w:space="0" w:color="auto"/>
                  </w:divBdr>
                </w:div>
                <w:div w:id="102387012">
                  <w:marLeft w:val="640"/>
                  <w:marRight w:val="0"/>
                  <w:marTop w:val="0"/>
                  <w:marBottom w:val="0"/>
                  <w:divBdr>
                    <w:top w:val="none" w:sz="0" w:space="0" w:color="auto"/>
                    <w:left w:val="none" w:sz="0" w:space="0" w:color="auto"/>
                    <w:bottom w:val="none" w:sz="0" w:space="0" w:color="auto"/>
                    <w:right w:val="none" w:sz="0" w:space="0" w:color="auto"/>
                  </w:divBdr>
                </w:div>
                <w:div w:id="448203900">
                  <w:marLeft w:val="640"/>
                  <w:marRight w:val="0"/>
                  <w:marTop w:val="0"/>
                  <w:marBottom w:val="0"/>
                  <w:divBdr>
                    <w:top w:val="none" w:sz="0" w:space="0" w:color="auto"/>
                    <w:left w:val="none" w:sz="0" w:space="0" w:color="auto"/>
                    <w:bottom w:val="none" w:sz="0" w:space="0" w:color="auto"/>
                    <w:right w:val="none" w:sz="0" w:space="0" w:color="auto"/>
                  </w:divBdr>
                </w:div>
                <w:div w:id="1965961522">
                  <w:marLeft w:val="640"/>
                  <w:marRight w:val="0"/>
                  <w:marTop w:val="0"/>
                  <w:marBottom w:val="0"/>
                  <w:divBdr>
                    <w:top w:val="none" w:sz="0" w:space="0" w:color="auto"/>
                    <w:left w:val="none" w:sz="0" w:space="0" w:color="auto"/>
                    <w:bottom w:val="none" w:sz="0" w:space="0" w:color="auto"/>
                    <w:right w:val="none" w:sz="0" w:space="0" w:color="auto"/>
                  </w:divBdr>
                </w:div>
                <w:div w:id="1316765327">
                  <w:marLeft w:val="640"/>
                  <w:marRight w:val="0"/>
                  <w:marTop w:val="0"/>
                  <w:marBottom w:val="0"/>
                  <w:divBdr>
                    <w:top w:val="none" w:sz="0" w:space="0" w:color="auto"/>
                    <w:left w:val="none" w:sz="0" w:space="0" w:color="auto"/>
                    <w:bottom w:val="none" w:sz="0" w:space="0" w:color="auto"/>
                    <w:right w:val="none" w:sz="0" w:space="0" w:color="auto"/>
                  </w:divBdr>
                </w:div>
                <w:div w:id="633951274">
                  <w:marLeft w:val="640"/>
                  <w:marRight w:val="0"/>
                  <w:marTop w:val="0"/>
                  <w:marBottom w:val="0"/>
                  <w:divBdr>
                    <w:top w:val="none" w:sz="0" w:space="0" w:color="auto"/>
                    <w:left w:val="none" w:sz="0" w:space="0" w:color="auto"/>
                    <w:bottom w:val="none" w:sz="0" w:space="0" w:color="auto"/>
                    <w:right w:val="none" w:sz="0" w:space="0" w:color="auto"/>
                  </w:divBdr>
                </w:div>
                <w:div w:id="78865489">
                  <w:marLeft w:val="640"/>
                  <w:marRight w:val="0"/>
                  <w:marTop w:val="0"/>
                  <w:marBottom w:val="0"/>
                  <w:divBdr>
                    <w:top w:val="none" w:sz="0" w:space="0" w:color="auto"/>
                    <w:left w:val="none" w:sz="0" w:space="0" w:color="auto"/>
                    <w:bottom w:val="none" w:sz="0" w:space="0" w:color="auto"/>
                    <w:right w:val="none" w:sz="0" w:space="0" w:color="auto"/>
                  </w:divBdr>
                </w:div>
                <w:div w:id="317348582">
                  <w:marLeft w:val="640"/>
                  <w:marRight w:val="0"/>
                  <w:marTop w:val="0"/>
                  <w:marBottom w:val="0"/>
                  <w:divBdr>
                    <w:top w:val="none" w:sz="0" w:space="0" w:color="auto"/>
                    <w:left w:val="none" w:sz="0" w:space="0" w:color="auto"/>
                    <w:bottom w:val="none" w:sz="0" w:space="0" w:color="auto"/>
                    <w:right w:val="none" w:sz="0" w:space="0" w:color="auto"/>
                  </w:divBdr>
                </w:div>
                <w:div w:id="1880241707">
                  <w:marLeft w:val="640"/>
                  <w:marRight w:val="0"/>
                  <w:marTop w:val="0"/>
                  <w:marBottom w:val="0"/>
                  <w:divBdr>
                    <w:top w:val="none" w:sz="0" w:space="0" w:color="auto"/>
                    <w:left w:val="none" w:sz="0" w:space="0" w:color="auto"/>
                    <w:bottom w:val="none" w:sz="0" w:space="0" w:color="auto"/>
                    <w:right w:val="none" w:sz="0" w:space="0" w:color="auto"/>
                  </w:divBdr>
                </w:div>
                <w:div w:id="1810703244">
                  <w:marLeft w:val="640"/>
                  <w:marRight w:val="0"/>
                  <w:marTop w:val="0"/>
                  <w:marBottom w:val="0"/>
                  <w:divBdr>
                    <w:top w:val="none" w:sz="0" w:space="0" w:color="auto"/>
                    <w:left w:val="none" w:sz="0" w:space="0" w:color="auto"/>
                    <w:bottom w:val="none" w:sz="0" w:space="0" w:color="auto"/>
                    <w:right w:val="none" w:sz="0" w:space="0" w:color="auto"/>
                  </w:divBdr>
                </w:div>
                <w:div w:id="1992446901">
                  <w:marLeft w:val="640"/>
                  <w:marRight w:val="0"/>
                  <w:marTop w:val="0"/>
                  <w:marBottom w:val="0"/>
                  <w:divBdr>
                    <w:top w:val="none" w:sz="0" w:space="0" w:color="auto"/>
                    <w:left w:val="none" w:sz="0" w:space="0" w:color="auto"/>
                    <w:bottom w:val="none" w:sz="0" w:space="0" w:color="auto"/>
                    <w:right w:val="none" w:sz="0" w:space="0" w:color="auto"/>
                  </w:divBdr>
                </w:div>
                <w:div w:id="1695306437">
                  <w:marLeft w:val="640"/>
                  <w:marRight w:val="0"/>
                  <w:marTop w:val="0"/>
                  <w:marBottom w:val="0"/>
                  <w:divBdr>
                    <w:top w:val="none" w:sz="0" w:space="0" w:color="auto"/>
                    <w:left w:val="none" w:sz="0" w:space="0" w:color="auto"/>
                    <w:bottom w:val="none" w:sz="0" w:space="0" w:color="auto"/>
                    <w:right w:val="none" w:sz="0" w:space="0" w:color="auto"/>
                  </w:divBdr>
                </w:div>
                <w:div w:id="181938381">
                  <w:marLeft w:val="640"/>
                  <w:marRight w:val="0"/>
                  <w:marTop w:val="0"/>
                  <w:marBottom w:val="0"/>
                  <w:divBdr>
                    <w:top w:val="none" w:sz="0" w:space="0" w:color="auto"/>
                    <w:left w:val="none" w:sz="0" w:space="0" w:color="auto"/>
                    <w:bottom w:val="none" w:sz="0" w:space="0" w:color="auto"/>
                    <w:right w:val="none" w:sz="0" w:space="0" w:color="auto"/>
                  </w:divBdr>
                </w:div>
                <w:div w:id="101538347">
                  <w:marLeft w:val="640"/>
                  <w:marRight w:val="0"/>
                  <w:marTop w:val="0"/>
                  <w:marBottom w:val="0"/>
                  <w:divBdr>
                    <w:top w:val="none" w:sz="0" w:space="0" w:color="auto"/>
                    <w:left w:val="none" w:sz="0" w:space="0" w:color="auto"/>
                    <w:bottom w:val="none" w:sz="0" w:space="0" w:color="auto"/>
                    <w:right w:val="none" w:sz="0" w:space="0" w:color="auto"/>
                  </w:divBdr>
                </w:div>
                <w:div w:id="1228691690">
                  <w:marLeft w:val="640"/>
                  <w:marRight w:val="0"/>
                  <w:marTop w:val="0"/>
                  <w:marBottom w:val="0"/>
                  <w:divBdr>
                    <w:top w:val="none" w:sz="0" w:space="0" w:color="auto"/>
                    <w:left w:val="none" w:sz="0" w:space="0" w:color="auto"/>
                    <w:bottom w:val="none" w:sz="0" w:space="0" w:color="auto"/>
                    <w:right w:val="none" w:sz="0" w:space="0" w:color="auto"/>
                  </w:divBdr>
                </w:div>
                <w:div w:id="1873035703">
                  <w:marLeft w:val="640"/>
                  <w:marRight w:val="0"/>
                  <w:marTop w:val="0"/>
                  <w:marBottom w:val="0"/>
                  <w:divBdr>
                    <w:top w:val="none" w:sz="0" w:space="0" w:color="auto"/>
                    <w:left w:val="none" w:sz="0" w:space="0" w:color="auto"/>
                    <w:bottom w:val="none" w:sz="0" w:space="0" w:color="auto"/>
                    <w:right w:val="none" w:sz="0" w:space="0" w:color="auto"/>
                  </w:divBdr>
                </w:div>
                <w:div w:id="1806585947">
                  <w:marLeft w:val="640"/>
                  <w:marRight w:val="0"/>
                  <w:marTop w:val="0"/>
                  <w:marBottom w:val="0"/>
                  <w:divBdr>
                    <w:top w:val="none" w:sz="0" w:space="0" w:color="auto"/>
                    <w:left w:val="none" w:sz="0" w:space="0" w:color="auto"/>
                    <w:bottom w:val="none" w:sz="0" w:space="0" w:color="auto"/>
                    <w:right w:val="none" w:sz="0" w:space="0" w:color="auto"/>
                  </w:divBdr>
                </w:div>
                <w:div w:id="1249194225">
                  <w:marLeft w:val="640"/>
                  <w:marRight w:val="0"/>
                  <w:marTop w:val="0"/>
                  <w:marBottom w:val="0"/>
                  <w:divBdr>
                    <w:top w:val="none" w:sz="0" w:space="0" w:color="auto"/>
                    <w:left w:val="none" w:sz="0" w:space="0" w:color="auto"/>
                    <w:bottom w:val="none" w:sz="0" w:space="0" w:color="auto"/>
                    <w:right w:val="none" w:sz="0" w:space="0" w:color="auto"/>
                  </w:divBdr>
                </w:div>
                <w:div w:id="960921050">
                  <w:marLeft w:val="640"/>
                  <w:marRight w:val="0"/>
                  <w:marTop w:val="0"/>
                  <w:marBottom w:val="0"/>
                  <w:divBdr>
                    <w:top w:val="none" w:sz="0" w:space="0" w:color="auto"/>
                    <w:left w:val="none" w:sz="0" w:space="0" w:color="auto"/>
                    <w:bottom w:val="none" w:sz="0" w:space="0" w:color="auto"/>
                    <w:right w:val="none" w:sz="0" w:space="0" w:color="auto"/>
                  </w:divBdr>
                </w:div>
                <w:div w:id="1479683221">
                  <w:marLeft w:val="640"/>
                  <w:marRight w:val="0"/>
                  <w:marTop w:val="0"/>
                  <w:marBottom w:val="0"/>
                  <w:divBdr>
                    <w:top w:val="none" w:sz="0" w:space="0" w:color="auto"/>
                    <w:left w:val="none" w:sz="0" w:space="0" w:color="auto"/>
                    <w:bottom w:val="none" w:sz="0" w:space="0" w:color="auto"/>
                    <w:right w:val="none" w:sz="0" w:space="0" w:color="auto"/>
                  </w:divBdr>
                </w:div>
                <w:div w:id="1873424124">
                  <w:marLeft w:val="640"/>
                  <w:marRight w:val="0"/>
                  <w:marTop w:val="0"/>
                  <w:marBottom w:val="0"/>
                  <w:divBdr>
                    <w:top w:val="none" w:sz="0" w:space="0" w:color="auto"/>
                    <w:left w:val="none" w:sz="0" w:space="0" w:color="auto"/>
                    <w:bottom w:val="none" w:sz="0" w:space="0" w:color="auto"/>
                    <w:right w:val="none" w:sz="0" w:space="0" w:color="auto"/>
                  </w:divBdr>
                </w:div>
                <w:div w:id="2146241525">
                  <w:marLeft w:val="640"/>
                  <w:marRight w:val="0"/>
                  <w:marTop w:val="0"/>
                  <w:marBottom w:val="0"/>
                  <w:divBdr>
                    <w:top w:val="none" w:sz="0" w:space="0" w:color="auto"/>
                    <w:left w:val="none" w:sz="0" w:space="0" w:color="auto"/>
                    <w:bottom w:val="none" w:sz="0" w:space="0" w:color="auto"/>
                    <w:right w:val="none" w:sz="0" w:space="0" w:color="auto"/>
                  </w:divBdr>
                </w:div>
                <w:div w:id="1121461224">
                  <w:marLeft w:val="640"/>
                  <w:marRight w:val="0"/>
                  <w:marTop w:val="0"/>
                  <w:marBottom w:val="0"/>
                  <w:divBdr>
                    <w:top w:val="none" w:sz="0" w:space="0" w:color="auto"/>
                    <w:left w:val="none" w:sz="0" w:space="0" w:color="auto"/>
                    <w:bottom w:val="none" w:sz="0" w:space="0" w:color="auto"/>
                    <w:right w:val="none" w:sz="0" w:space="0" w:color="auto"/>
                  </w:divBdr>
                </w:div>
                <w:div w:id="1116100694">
                  <w:marLeft w:val="640"/>
                  <w:marRight w:val="0"/>
                  <w:marTop w:val="0"/>
                  <w:marBottom w:val="0"/>
                  <w:divBdr>
                    <w:top w:val="none" w:sz="0" w:space="0" w:color="auto"/>
                    <w:left w:val="none" w:sz="0" w:space="0" w:color="auto"/>
                    <w:bottom w:val="none" w:sz="0" w:space="0" w:color="auto"/>
                    <w:right w:val="none" w:sz="0" w:space="0" w:color="auto"/>
                  </w:divBdr>
                </w:div>
                <w:div w:id="1664048919">
                  <w:marLeft w:val="640"/>
                  <w:marRight w:val="0"/>
                  <w:marTop w:val="0"/>
                  <w:marBottom w:val="0"/>
                  <w:divBdr>
                    <w:top w:val="none" w:sz="0" w:space="0" w:color="auto"/>
                    <w:left w:val="none" w:sz="0" w:space="0" w:color="auto"/>
                    <w:bottom w:val="none" w:sz="0" w:space="0" w:color="auto"/>
                    <w:right w:val="none" w:sz="0" w:space="0" w:color="auto"/>
                  </w:divBdr>
                </w:div>
                <w:div w:id="595090030">
                  <w:marLeft w:val="640"/>
                  <w:marRight w:val="0"/>
                  <w:marTop w:val="0"/>
                  <w:marBottom w:val="0"/>
                  <w:divBdr>
                    <w:top w:val="none" w:sz="0" w:space="0" w:color="auto"/>
                    <w:left w:val="none" w:sz="0" w:space="0" w:color="auto"/>
                    <w:bottom w:val="none" w:sz="0" w:space="0" w:color="auto"/>
                    <w:right w:val="none" w:sz="0" w:space="0" w:color="auto"/>
                  </w:divBdr>
                </w:div>
                <w:div w:id="471287224">
                  <w:marLeft w:val="640"/>
                  <w:marRight w:val="0"/>
                  <w:marTop w:val="0"/>
                  <w:marBottom w:val="0"/>
                  <w:divBdr>
                    <w:top w:val="none" w:sz="0" w:space="0" w:color="auto"/>
                    <w:left w:val="none" w:sz="0" w:space="0" w:color="auto"/>
                    <w:bottom w:val="none" w:sz="0" w:space="0" w:color="auto"/>
                    <w:right w:val="none" w:sz="0" w:space="0" w:color="auto"/>
                  </w:divBdr>
                </w:div>
                <w:div w:id="1979146777">
                  <w:marLeft w:val="640"/>
                  <w:marRight w:val="0"/>
                  <w:marTop w:val="0"/>
                  <w:marBottom w:val="0"/>
                  <w:divBdr>
                    <w:top w:val="none" w:sz="0" w:space="0" w:color="auto"/>
                    <w:left w:val="none" w:sz="0" w:space="0" w:color="auto"/>
                    <w:bottom w:val="none" w:sz="0" w:space="0" w:color="auto"/>
                    <w:right w:val="none" w:sz="0" w:space="0" w:color="auto"/>
                  </w:divBdr>
                </w:div>
                <w:div w:id="1305353997">
                  <w:marLeft w:val="640"/>
                  <w:marRight w:val="0"/>
                  <w:marTop w:val="0"/>
                  <w:marBottom w:val="0"/>
                  <w:divBdr>
                    <w:top w:val="none" w:sz="0" w:space="0" w:color="auto"/>
                    <w:left w:val="none" w:sz="0" w:space="0" w:color="auto"/>
                    <w:bottom w:val="none" w:sz="0" w:space="0" w:color="auto"/>
                    <w:right w:val="none" w:sz="0" w:space="0" w:color="auto"/>
                  </w:divBdr>
                </w:div>
                <w:div w:id="1310162361">
                  <w:marLeft w:val="640"/>
                  <w:marRight w:val="0"/>
                  <w:marTop w:val="0"/>
                  <w:marBottom w:val="0"/>
                  <w:divBdr>
                    <w:top w:val="none" w:sz="0" w:space="0" w:color="auto"/>
                    <w:left w:val="none" w:sz="0" w:space="0" w:color="auto"/>
                    <w:bottom w:val="none" w:sz="0" w:space="0" w:color="auto"/>
                    <w:right w:val="none" w:sz="0" w:space="0" w:color="auto"/>
                  </w:divBdr>
                </w:div>
                <w:div w:id="352267810">
                  <w:marLeft w:val="640"/>
                  <w:marRight w:val="0"/>
                  <w:marTop w:val="0"/>
                  <w:marBottom w:val="0"/>
                  <w:divBdr>
                    <w:top w:val="none" w:sz="0" w:space="0" w:color="auto"/>
                    <w:left w:val="none" w:sz="0" w:space="0" w:color="auto"/>
                    <w:bottom w:val="none" w:sz="0" w:space="0" w:color="auto"/>
                    <w:right w:val="none" w:sz="0" w:space="0" w:color="auto"/>
                  </w:divBdr>
                </w:div>
                <w:div w:id="1395858315">
                  <w:marLeft w:val="640"/>
                  <w:marRight w:val="0"/>
                  <w:marTop w:val="0"/>
                  <w:marBottom w:val="0"/>
                  <w:divBdr>
                    <w:top w:val="none" w:sz="0" w:space="0" w:color="auto"/>
                    <w:left w:val="none" w:sz="0" w:space="0" w:color="auto"/>
                    <w:bottom w:val="none" w:sz="0" w:space="0" w:color="auto"/>
                    <w:right w:val="none" w:sz="0" w:space="0" w:color="auto"/>
                  </w:divBdr>
                </w:div>
                <w:div w:id="370804018">
                  <w:marLeft w:val="640"/>
                  <w:marRight w:val="0"/>
                  <w:marTop w:val="0"/>
                  <w:marBottom w:val="0"/>
                  <w:divBdr>
                    <w:top w:val="none" w:sz="0" w:space="0" w:color="auto"/>
                    <w:left w:val="none" w:sz="0" w:space="0" w:color="auto"/>
                    <w:bottom w:val="none" w:sz="0" w:space="0" w:color="auto"/>
                    <w:right w:val="none" w:sz="0" w:space="0" w:color="auto"/>
                  </w:divBdr>
                </w:div>
                <w:div w:id="1461873852">
                  <w:marLeft w:val="640"/>
                  <w:marRight w:val="0"/>
                  <w:marTop w:val="0"/>
                  <w:marBottom w:val="0"/>
                  <w:divBdr>
                    <w:top w:val="none" w:sz="0" w:space="0" w:color="auto"/>
                    <w:left w:val="none" w:sz="0" w:space="0" w:color="auto"/>
                    <w:bottom w:val="none" w:sz="0" w:space="0" w:color="auto"/>
                    <w:right w:val="none" w:sz="0" w:space="0" w:color="auto"/>
                  </w:divBdr>
                </w:div>
                <w:div w:id="791436757">
                  <w:marLeft w:val="640"/>
                  <w:marRight w:val="0"/>
                  <w:marTop w:val="0"/>
                  <w:marBottom w:val="0"/>
                  <w:divBdr>
                    <w:top w:val="none" w:sz="0" w:space="0" w:color="auto"/>
                    <w:left w:val="none" w:sz="0" w:space="0" w:color="auto"/>
                    <w:bottom w:val="none" w:sz="0" w:space="0" w:color="auto"/>
                    <w:right w:val="none" w:sz="0" w:space="0" w:color="auto"/>
                  </w:divBdr>
                </w:div>
                <w:div w:id="1135365787">
                  <w:marLeft w:val="640"/>
                  <w:marRight w:val="0"/>
                  <w:marTop w:val="0"/>
                  <w:marBottom w:val="0"/>
                  <w:divBdr>
                    <w:top w:val="none" w:sz="0" w:space="0" w:color="auto"/>
                    <w:left w:val="none" w:sz="0" w:space="0" w:color="auto"/>
                    <w:bottom w:val="none" w:sz="0" w:space="0" w:color="auto"/>
                    <w:right w:val="none" w:sz="0" w:space="0" w:color="auto"/>
                  </w:divBdr>
                </w:div>
                <w:div w:id="639847666">
                  <w:marLeft w:val="640"/>
                  <w:marRight w:val="0"/>
                  <w:marTop w:val="0"/>
                  <w:marBottom w:val="0"/>
                  <w:divBdr>
                    <w:top w:val="none" w:sz="0" w:space="0" w:color="auto"/>
                    <w:left w:val="none" w:sz="0" w:space="0" w:color="auto"/>
                    <w:bottom w:val="none" w:sz="0" w:space="0" w:color="auto"/>
                    <w:right w:val="none" w:sz="0" w:space="0" w:color="auto"/>
                  </w:divBdr>
                </w:div>
                <w:div w:id="1434739692">
                  <w:marLeft w:val="640"/>
                  <w:marRight w:val="0"/>
                  <w:marTop w:val="0"/>
                  <w:marBottom w:val="0"/>
                  <w:divBdr>
                    <w:top w:val="none" w:sz="0" w:space="0" w:color="auto"/>
                    <w:left w:val="none" w:sz="0" w:space="0" w:color="auto"/>
                    <w:bottom w:val="none" w:sz="0" w:space="0" w:color="auto"/>
                    <w:right w:val="none" w:sz="0" w:space="0" w:color="auto"/>
                  </w:divBdr>
                </w:div>
                <w:div w:id="1851795298">
                  <w:marLeft w:val="640"/>
                  <w:marRight w:val="0"/>
                  <w:marTop w:val="0"/>
                  <w:marBottom w:val="0"/>
                  <w:divBdr>
                    <w:top w:val="none" w:sz="0" w:space="0" w:color="auto"/>
                    <w:left w:val="none" w:sz="0" w:space="0" w:color="auto"/>
                    <w:bottom w:val="none" w:sz="0" w:space="0" w:color="auto"/>
                    <w:right w:val="none" w:sz="0" w:space="0" w:color="auto"/>
                  </w:divBdr>
                </w:div>
                <w:div w:id="377362592">
                  <w:marLeft w:val="640"/>
                  <w:marRight w:val="0"/>
                  <w:marTop w:val="0"/>
                  <w:marBottom w:val="0"/>
                  <w:divBdr>
                    <w:top w:val="none" w:sz="0" w:space="0" w:color="auto"/>
                    <w:left w:val="none" w:sz="0" w:space="0" w:color="auto"/>
                    <w:bottom w:val="none" w:sz="0" w:space="0" w:color="auto"/>
                    <w:right w:val="none" w:sz="0" w:space="0" w:color="auto"/>
                  </w:divBdr>
                </w:div>
                <w:div w:id="761954075">
                  <w:marLeft w:val="640"/>
                  <w:marRight w:val="0"/>
                  <w:marTop w:val="0"/>
                  <w:marBottom w:val="0"/>
                  <w:divBdr>
                    <w:top w:val="none" w:sz="0" w:space="0" w:color="auto"/>
                    <w:left w:val="none" w:sz="0" w:space="0" w:color="auto"/>
                    <w:bottom w:val="none" w:sz="0" w:space="0" w:color="auto"/>
                    <w:right w:val="none" w:sz="0" w:space="0" w:color="auto"/>
                  </w:divBdr>
                </w:div>
                <w:div w:id="374234333">
                  <w:marLeft w:val="640"/>
                  <w:marRight w:val="0"/>
                  <w:marTop w:val="0"/>
                  <w:marBottom w:val="0"/>
                  <w:divBdr>
                    <w:top w:val="none" w:sz="0" w:space="0" w:color="auto"/>
                    <w:left w:val="none" w:sz="0" w:space="0" w:color="auto"/>
                    <w:bottom w:val="none" w:sz="0" w:space="0" w:color="auto"/>
                    <w:right w:val="none" w:sz="0" w:space="0" w:color="auto"/>
                  </w:divBdr>
                </w:div>
                <w:div w:id="838039848">
                  <w:marLeft w:val="640"/>
                  <w:marRight w:val="0"/>
                  <w:marTop w:val="0"/>
                  <w:marBottom w:val="0"/>
                  <w:divBdr>
                    <w:top w:val="none" w:sz="0" w:space="0" w:color="auto"/>
                    <w:left w:val="none" w:sz="0" w:space="0" w:color="auto"/>
                    <w:bottom w:val="none" w:sz="0" w:space="0" w:color="auto"/>
                    <w:right w:val="none" w:sz="0" w:space="0" w:color="auto"/>
                  </w:divBdr>
                </w:div>
                <w:div w:id="2098481602">
                  <w:marLeft w:val="640"/>
                  <w:marRight w:val="0"/>
                  <w:marTop w:val="0"/>
                  <w:marBottom w:val="0"/>
                  <w:divBdr>
                    <w:top w:val="none" w:sz="0" w:space="0" w:color="auto"/>
                    <w:left w:val="none" w:sz="0" w:space="0" w:color="auto"/>
                    <w:bottom w:val="none" w:sz="0" w:space="0" w:color="auto"/>
                    <w:right w:val="none" w:sz="0" w:space="0" w:color="auto"/>
                  </w:divBdr>
                </w:div>
              </w:divsChild>
            </w:div>
            <w:div w:id="18511930">
              <w:marLeft w:val="0"/>
              <w:marRight w:val="0"/>
              <w:marTop w:val="0"/>
              <w:marBottom w:val="0"/>
              <w:divBdr>
                <w:top w:val="none" w:sz="0" w:space="0" w:color="auto"/>
                <w:left w:val="none" w:sz="0" w:space="0" w:color="auto"/>
                <w:bottom w:val="none" w:sz="0" w:space="0" w:color="auto"/>
                <w:right w:val="none" w:sz="0" w:space="0" w:color="auto"/>
              </w:divBdr>
              <w:divsChild>
                <w:div w:id="426772146">
                  <w:marLeft w:val="640"/>
                  <w:marRight w:val="0"/>
                  <w:marTop w:val="0"/>
                  <w:marBottom w:val="0"/>
                  <w:divBdr>
                    <w:top w:val="none" w:sz="0" w:space="0" w:color="auto"/>
                    <w:left w:val="none" w:sz="0" w:space="0" w:color="auto"/>
                    <w:bottom w:val="none" w:sz="0" w:space="0" w:color="auto"/>
                    <w:right w:val="none" w:sz="0" w:space="0" w:color="auto"/>
                  </w:divBdr>
                </w:div>
                <w:div w:id="133762872">
                  <w:marLeft w:val="640"/>
                  <w:marRight w:val="0"/>
                  <w:marTop w:val="0"/>
                  <w:marBottom w:val="0"/>
                  <w:divBdr>
                    <w:top w:val="none" w:sz="0" w:space="0" w:color="auto"/>
                    <w:left w:val="none" w:sz="0" w:space="0" w:color="auto"/>
                    <w:bottom w:val="none" w:sz="0" w:space="0" w:color="auto"/>
                    <w:right w:val="none" w:sz="0" w:space="0" w:color="auto"/>
                  </w:divBdr>
                </w:div>
                <w:div w:id="804278683">
                  <w:marLeft w:val="640"/>
                  <w:marRight w:val="0"/>
                  <w:marTop w:val="0"/>
                  <w:marBottom w:val="0"/>
                  <w:divBdr>
                    <w:top w:val="none" w:sz="0" w:space="0" w:color="auto"/>
                    <w:left w:val="none" w:sz="0" w:space="0" w:color="auto"/>
                    <w:bottom w:val="none" w:sz="0" w:space="0" w:color="auto"/>
                    <w:right w:val="none" w:sz="0" w:space="0" w:color="auto"/>
                  </w:divBdr>
                </w:div>
                <w:div w:id="1893999881">
                  <w:marLeft w:val="640"/>
                  <w:marRight w:val="0"/>
                  <w:marTop w:val="0"/>
                  <w:marBottom w:val="0"/>
                  <w:divBdr>
                    <w:top w:val="none" w:sz="0" w:space="0" w:color="auto"/>
                    <w:left w:val="none" w:sz="0" w:space="0" w:color="auto"/>
                    <w:bottom w:val="none" w:sz="0" w:space="0" w:color="auto"/>
                    <w:right w:val="none" w:sz="0" w:space="0" w:color="auto"/>
                  </w:divBdr>
                </w:div>
                <w:div w:id="2048482547">
                  <w:marLeft w:val="640"/>
                  <w:marRight w:val="0"/>
                  <w:marTop w:val="0"/>
                  <w:marBottom w:val="0"/>
                  <w:divBdr>
                    <w:top w:val="none" w:sz="0" w:space="0" w:color="auto"/>
                    <w:left w:val="none" w:sz="0" w:space="0" w:color="auto"/>
                    <w:bottom w:val="none" w:sz="0" w:space="0" w:color="auto"/>
                    <w:right w:val="none" w:sz="0" w:space="0" w:color="auto"/>
                  </w:divBdr>
                </w:div>
                <w:div w:id="2132896873">
                  <w:marLeft w:val="640"/>
                  <w:marRight w:val="0"/>
                  <w:marTop w:val="0"/>
                  <w:marBottom w:val="0"/>
                  <w:divBdr>
                    <w:top w:val="none" w:sz="0" w:space="0" w:color="auto"/>
                    <w:left w:val="none" w:sz="0" w:space="0" w:color="auto"/>
                    <w:bottom w:val="none" w:sz="0" w:space="0" w:color="auto"/>
                    <w:right w:val="none" w:sz="0" w:space="0" w:color="auto"/>
                  </w:divBdr>
                </w:div>
                <w:div w:id="430052766">
                  <w:marLeft w:val="640"/>
                  <w:marRight w:val="0"/>
                  <w:marTop w:val="0"/>
                  <w:marBottom w:val="0"/>
                  <w:divBdr>
                    <w:top w:val="none" w:sz="0" w:space="0" w:color="auto"/>
                    <w:left w:val="none" w:sz="0" w:space="0" w:color="auto"/>
                    <w:bottom w:val="none" w:sz="0" w:space="0" w:color="auto"/>
                    <w:right w:val="none" w:sz="0" w:space="0" w:color="auto"/>
                  </w:divBdr>
                </w:div>
                <w:div w:id="2074699014">
                  <w:marLeft w:val="640"/>
                  <w:marRight w:val="0"/>
                  <w:marTop w:val="0"/>
                  <w:marBottom w:val="0"/>
                  <w:divBdr>
                    <w:top w:val="none" w:sz="0" w:space="0" w:color="auto"/>
                    <w:left w:val="none" w:sz="0" w:space="0" w:color="auto"/>
                    <w:bottom w:val="none" w:sz="0" w:space="0" w:color="auto"/>
                    <w:right w:val="none" w:sz="0" w:space="0" w:color="auto"/>
                  </w:divBdr>
                </w:div>
                <w:div w:id="370349001">
                  <w:marLeft w:val="640"/>
                  <w:marRight w:val="0"/>
                  <w:marTop w:val="0"/>
                  <w:marBottom w:val="0"/>
                  <w:divBdr>
                    <w:top w:val="none" w:sz="0" w:space="0" w:color="auto"/>
                    <w:left w:val="none" w:sz="0" w:space="0" w:color="auto"/>
                    <w:bottom w:val="none" w:sz="0" w:space="0" w:color="auto"/>
                    <w:right w:val="none" w:sz="0" w:space="0" w:color="auto"/>
                  </w:divBdr>
                </w:div>
                <w:div w:id="533151182">
                  <w:marLeft w:val="640"/>
                  <w:marRight w:val="0"/>
                  <w:marTop w:val="0"/>
                  <w:marBottom w:val="0"/>
                  <w:divBdr>
                    <w:top w:val="none" w:sz="0" w:space="0" w:color="auto"/>
                    <w:left w:val="none" w:sz="0" w:space="0" w:color="auto"/>
                    <w:bottom w:val="none" w:sz="0" w:space="0" w:color="auto"/>
                    <w:right w:val="none" w:sz="0" w:space="0" w:color="auto"/>
                  </w:divBdr>
                </w:div>
                <w:div w:id="545996239">
                  <w:marLeft w:val="640"/>
                  <w:marRight w:val="0"/>
                  <w:marTop w:val="0"/>
                  <w:marBottom w:val="0"/>
                  <w:divBdr>
                    <w:top w:val="none" w:sz="0" w:space="0" w:color="auto"/>
                    <w:left w:val="none" w:sz="0" w:space="0" w:color="auto"/>
                    <w:bottom w:val="none" w:sz="0" w:space="0" w:color="auto"/>
                    <w:right w:val="none" w:sz="0" w:space="0" w:color="auto"/>
                  </w:divBdr>
                </w:div>
                <w:div w:id="1992715623">
                  <w:marLeft w:val="640"/>
                  <w:marRight w:val="0"/>
                  <w:marTop w:val="0"/>
                  <w:marBottom w:val="0"/>
                  <w:divBdr>
                    <w:top w:val="none" w:sz="0" w:space="0" w:color="auto"/>
                    <w:left w:val="none" w:sz="0" w:space="0" w:color="auto"/>
                    <w:bottom w:val="none" w:sz="0" w:space="0" w:color="auto"/>
                    <w:right w:val="none" w:sz="0" w:space="0" w:color="auto"/>
                  </w:divBdr>
                </w:div>
                <w:div w:id="1622106259">
                  <w:marLeft w:val="640"/>
                  <w:marRight w:val="0"/>
                  <w:marTop w:val="0"/>
                  <w:marBottom w:val="0"/>
                  <w:divBdr>
                    <w:top w:val="none" w:sz="0" w:space="0" w:color="auto"/>
                    <w:left w:val="none" w:sz="0" w:space="0" w:color="auto"/>
                    <w:bottom w:val="none" w:sz="0" w:space="0" w:color="auto"/>
                    <w:right w:val="none" w:sz="0" w:space="0" w:color="auto"/>
                  </w:divBdr>
                </w:div>
                <w:div w:id="698162904">
                  <w:marLeft w:val="640"/>
                  <w:marRight w:val="0"/>
                  <w:marTop w:val="0"/>
                  <w:marBottom w:val="0"/>
                  <w:divBdr>
                    <w:top w:val="none" w:sz="0" w:space="0" w:color="auto"/>
                    <w:left w:val="none" w:sz="0" w:space="0" w:color="auto"/>
                    <w:bottom w:val="none" w:sz="0" w:space="0" w:color="auto"/>
                    <w:right w:val="none" w:sz="0" w:space="0" w:color="auto"/>
                  </w:divBdr>
                </w:div>
                <w:div w:id="909274566">
                  <w:marLeft w:val="640"/>
                  <w:marRight w:val="0"/>
                  <w:marTop w:val="0"/>
                  <w:marBottom w:val="0"/>
                  <w:divBdr>
                    <w:top w:val="none" w:sz="0" w:space="0" w:color="auto"/>
                    <w:left w:val="none" w:sz="0" w:space="0" w:color="auto"/>
                    <w:bottom w:val="none" w:sz="0" w:space="0" w:color="auto"/>
                    <w:right w:val="none" w:sz="0" w:space="0" w:color="auto"/>
                  </w:divBdr>
                </w:div>
                <w:div w:id="395706656">
                  <w:marLeft w:val="640"/>
                  <w:marRight w:val="0"/>
                  <w:marTop w:val="0"/>
                  <w:marBottom w:val="0"/>
                  <w:divBdr>
                    <w:top w:val="none" w:sz="0" w:space="0" w:color="auto"/>
                    <w:left w:val="none" w:sz="0" w:space="0" w:color="auto"/>
                    <w:bottom w:val="none" w:sz="0" w:space="0" w:color="auto"/>
                    <w:right w:val="none" w:sz="0" w:space="0" w:color="auto"/>
                  </w:divBdr>
                </w:div>
                <w:div w:id="1801264923">
                  <w:marLeft w:val="640"/>
                  <w:marRight w:val="0"/>
                  <w:marTop w:val="0"/>
                  <w:marBottom w:val="0"/>
                  <w:divBdr>
                    <w:top w:val="none" w:sz="0" w:space="0" w:color="auto"/>
                    <w:left w:val="none" w:sz="0" w:space="0" w:color="auto"/>
                    <w:bottom w:val="none" w:sz="0" w:space="0" w:color="auto"/>
                    <w:right w:val="none" w:sz="0" w:space="0" w:color="auto"/>
                  </w:divBdr>
                </w:div>
                <w:div w:id="1046566631">
                  <w:marLeft w:val="640"/>
                  <w:marRight w:val="0"/>
                  <w:marTop w:val="0"/>
                  <w:marBottom w:val="0"/>
                  <w:divBdr>
                    <w:top w:val="none" w:sz="0" w:space="0" w:color="auto"/>
                    <w:left w:val="none" w:sz="0" w:space="0" w:color="auto"/>
                    <w:bottom w:val="none" w:sz="0" w:space="0" w:color="auto"/>
                    <w:right w:val="none" w:sz="0" w:space="0" w:color="auto"/>
                  </w:divBdr>
                </w:div>
                <w:div w:id="1209025126">
                  <w:marLeft w:val="640"/>
                  <w:marRight w:val="0"/>
                  <w:marTop w:val="0"/>
                  <w:marBottom w:val="0"/>
                  <w:divBdr>
                    <w:top w:val="none" w:sz="0" w:space="0" w:color="auto"/>
                    <w:left w:val="none" w:sz="0" w:space="0" w:color="auto"/>
                    <w:bottom w:val="none" w:sz="0" w:space="0" w:color="auto"/>
                    <w:right w:val="none" w:sz="0" w:space="0" w:color="auto"/>
                  </w:divBdr>
                </w:div>
                <w:div w:id="1594124743">
                  <w:marLeft w:val="640"/>
                  <w:marRight w:val="0"/>
                  <w:marTop w:val="0"/>
                  <w:marBottom w:val="0"/>
                  <w:divBdr>
                    <w:top w:val="none" w:sz="0" w:space="0" w:color="auto"/>
                    <w:left w:val="none" w:sz="0" w:space="0" w:color="auto"/>
                    <w:bottom w:val="none" w:sz="0" w:space="0" w:color="auto"/>
                    <w:right w:val="none" w:sz="0" w:space="0" w:color="auto"/>
                  </w:divBdr>
                </w:div>
                <w:div w:id="1689791337">
                  <w:marLeft w:val="640"/>
                  <w:marRight w:val="0"/>
                  <w:marTop w:val="0"/>
                  <w:marBottom w:val="0"/>
                  <w:divBdr>
                    <w:top w:val="none" w:sz="0" w:space="0" w:color="auto"/>
                    <w:left w:val="none" w:sz="0" w:space="0" w:color="auto"/>
                    <w:bottom w:val="none" w:sz="0" w:space="0" w:color="auto"/>
                    <w:right w:val="none" w:sz="0" w:space="0" w:color="auto"/>
                  </w:divBdr>
                </w:div>
                <w:div w:id="1870727766">
                  <w:marLeft w:val="640"/>
                  <w:marRight w:val="0"/>
                  <w:marTop w:val="0"/>
                  <w:marBottom w:val="0"/>
                  <w:divBdr>
                    <w:top w:val="none" w:sz="0" w:space="0" w:color="auto"/>
                    <w:left w:val="none" w:sz="0" w:space="0" w:color="auto"/>
                    <w:bottom w:val="none" w:sz="0" w:space="0" w:color="auto"/>
                    <w:right w:val="none" w:sz="0" w:space="0" w:color="auto"/>
                  </w:divBdr>
                </w:div>
                <w:div w:id="2058356139">
                  <w:marLeft w:val="640"/>
                  <w:marRight w:val="0"/>
                  <w:marTop w:val="0"/>
                  <w:marBottom w:val="0"/>
                  <w:divBdr>
                    <w:top w:val="none" w:sz="0" w:space="0" w:color="auto"/>
                    <w:left w:val="none" w:sz="0" w:space="0" w:color="auto"/>
                    <w:bottom w:val="none" w:sz="0" w:space="0" w:color="auto"/>
                    <w:right w:val="none" w:sz="0" w:space="0" w:color="auto"/>
                  </w:divBdr>
                </w:div>
                <w:div w:id="405424935">
                  <w:marLeft w:val="640"/>
                  <w:marRight w:val="0"/>
                  <w:marTop w:val="0"/>
                  <w:marBottom w:val="0"/>
                  <w:divBdr>
                    <w:top w:val="none" w:sz="0" w:space="0" w:color="auto"/>
                    <w:left w:val="none" w:sz="0" w:space="0" w:color="auto"/>
                    <w:bottom w:val="none" w:sz="0" w:space="0" w:color="auto"/>
                    <w:right w:val="none" w:sz="0" w:space="0" w:color="auto"/>
                  </w:divBdr>
                </w:div>
                <w:div w:id="1014962550">
                  <w:marLeft w:val="640"/>
                  <w:marRight w:val="0"/>
                  <w:marTop w:val="0"/>
                  <w:marBottom w:val="0"/>
                  <w:divBdr>
                    <w:top w:val="none" w:sz="0" w:space="0" w:color="auto"/>
                    <w:left w:val="none" w:sz="0" w:space="0" w:color="auto"/>
                    <w:bottom w:val="none" w:sz="0" w:space="0" w:color="auto"/>
                    <w:right w:val="none" w:sz="0" w:space="0" w:color="auto"/>
                  </w:divBdr>
                </w:div>
                <w:div w:id="2045867256">
                  <w:marLeft w:val="640"/>
                  <w:marRight w:val="0"/>
                  <w:marTop w:val="0"/>
                  <w:marBottom w:val="0"/>
                  <w:divBdr>
                    <w:top w:val="none" w:sz="0" w:space="0" w:color="auto"/>
                    <w:left w:val="none" w:sz="0" w:space="0" w:color="auto"/>
                    <w:bottom w:val="none" w:sz="0" w:space="0" w:color="auto"/>
                    <w:right w:val="none" w:sz="0" w:space="0" w:color="auto"/>
                  </w:divBdr>
                </w:div>
                <w:div w:id="1782873529">
                  <w:marLeft w:val="640"/>
                  <w:marRight w:val="0"/>
                  <w:marTop w:val="0"/>
                  <w:marBottom w:val="0"/>
                  <w:divBdr>
                    <w:top w:val="none" w:sz="0" w:space="0" w:color="auto"/>
                    <w:left w:val="none" w:sz="0" w:space="0" w:color="auto"/>
                    <w:bottom w:val="none" w:sz="0" w:space="0" w:color="auto"/>
                    <w:right w:val="none" w:sz="0" w:space="0" w:color="auto"/>
                  </w:divBdr>
                </w:div>
                <w:div w:id="679818360">
                  <w:marLeft w:val="640"/>
                  <w:marRight w:val="0"/>
                  <w:marTop w:val="0"/>
                  <w:marBottom w:val="0"/>
                  <w:divBdr>
                    <w:top w:val="none" w:sz="0" w:space="0" w:color="auto"/>
                    <w:left w:val="none" w:sz="0" w:space="0" w:color="auto"/>
                    <w:bottom w:val="none" w:sz="0" w:space="0" w:color="auto"/>
                    <w:right w:val="none" w:sz="0" w:space="0" w:color="auto"/>
                  </w:divBdr>
                </w:div>
                <w:div w:id="1946957311">
                  <w:marLeft w:val="640"/>
                  <w:marRight w:val="0"/>
                  <w:marTop w:val="0"/>
                  <w:marBottom w:val="0"/>
                  <w:divBdr>
                    <w:top w:val="none" w:sz="0" w:space="0" w:color="auto"/>
                    <w:left w:val="none" w:sz="0" w:space="0" w:color="auto"/>
                    <w:bottom w:val="none" w:sz="0" w:space="0" w:color="auto"/>
                    <w:right w:val="none" w:sz="0" w:space="0" w:color="auto"/>
                  </w:divBdr>
                </w:div>
                <w:div w:id="404450594">
                  <w:marLeft w:val="640"/>
                  <w:marRight w:val="0"/>
                  <w:marTop w:val="0"/>
                  <w:marBottom w:val="0"/>
                  <w:divBdr>
                    <w:top w:val="none" w:sz="0" w:space="0" w:color="auto"/>
                    <w:left w:val="none" w:sz="0" w:space="0" w:color="auto"/>
                    <w:bottom w:val="none" w:sz="0" w:space="0" w:color="auto"/>
                    <w:right w:val="none" w:sz="0" w:space="0" w:color="auto"/>
                  </w:divBdr>
                </w:div>
                <w:div w:id="1354960094">
                  <w:marLeft w:val="640"/>
                  <w:marRight w:val="0"/>
                  <w:marTop w:val="0"/>
                  <w:marBottom w:val="0"/>
                  <w:divBdr>
                    <w:top w:val="none" w:sz="0" w:space="0" w:color="auto"/>
                    <w:left w:val="none" w:sz="0" w:space="0" w:color="auto"/>
                    <w:bottom w:val="none" w:sz="0" w:space="0" w:color="auto"/>
                    <w:right w:val="none" w:sz="0" w:space="0" w:color="auto"/>
                  </w:divBdr>
                </w:div>
                <w:div w:id="625352396">
                  <w:marLeft w:val="640"/>
                  <w:marRight w:val="0"/>
                  <w:marTop w:val="0"/>
                  <w:marBottom w:val="0"/>
                  <w:divBdr>
                    <w:top w:val="none" w:sz="0" w:space="0" w:color="auto"/>
                    <w:left w:val="none" w:sz="0" w:space="0" w:color="auto"/>
                    <w:bottom w:val="none" w:sz="0" w:space="0" w:color="auto"/>
                    <w:right w:val="none" w:sz="0" w:space="0" w:color="auto"/>
                  </w:divBdr>
                </w:div>
                <w:div w:id="413860896">
                  <w:marLeft w:val="640"/>
                  <w:marRight w:val="0"/>
                  <w:marTop w:val="0"/>
                  <w:marBottom w:val="0"/>
                  <w:divBdr>
                    <w:top w:val="none" w:sz="0" w:space="0" w:color="auto"/>
                    <w:left w:val="none" w:sz="0" w:space="0" w:color="auto"/>
                    <w:bottom w:val="none" w:sz="0" w:space="0" w:color="auto"/>
                    <w:right w:val="none" w:sz="0" w:space="0" w:color="auto"/>
                  </w:divBdr>
                </w:div>
                <w:div w:id="718239550">
                  <w:marLeft w:val="640"/>
                  <w:marRight w:val="0"/>
                  <w:marTop w:val="0"/>
                  <w:marBottom w:val="0"/>
                  <w:divBdr>
                    <w:top w:val="none" w:sz="0" w:space="0" w:color="auto"/>
                    <w:left w:val="none" w:sz="0" w:space="0" w:color="auto"/>
                    <w:bottom w:val="none" w:sz="0" w:space="0" w:color="auto"/>
                    <w:right w:val="none" w:sz="0" w:space="0" w:color="auto"/>
                  </w:divBdr>
                </w:div>
                <w:div w:id="1847591414">
                  <w:marLeft w:val="640"/>
                  <w:marRight w:val="0"/>
                  <w:marTop w:val="0"/>
                  <w:marBottom w:val="0"/>
                  <w:divBdr>
                    <w:top w:val="none" w:sz="0" w:space="0" w:color="auto"/>
                    <w:left w:val="none" w:sz="0" w:space="0" w:color="auto"/>
                    <w:bottom w:val="none" w:sz="0" w:space="0" w:color="auto"/>
                    <w:right w:val="none" w:sz="0" w:space="0" w:color="auto"/>
                  </w:divBdr>
                </w:div>
                <w:div w:id="1993092944">
                  <w:marLeft w:val="640"/>
                  <w:marRight w:val="0"/>
                  <w:marTop w:val="0"/>
                  <w:marBottom w:val="0"/>
                  <w:divBdr>
                    <w:top w:val="none" w:sz="0" w:space="0" w:color="auto"/>
                    <w:left w:val="none" w:sz="0" w:space="0" w:color="auto"/>
                    <w:bottom w:val="none" w:sz="0" w:space="0" w:color="auto"/>
                    <w:right w:val="none" w:sz="0" w:space="0" w:color="auto"/>
                  </w:divBdr>
                </w:div>
                <w:div w:id="1123622661">
                  <w:marLeft w:val="640"/>
                  <w:marRight w:val="0"/>
                  <w:marTop w:val="0"/>
                  <w:marBottom w:val="0"/>
                  <w:divBdr>
                    <w:top w:val="none" w:sz="0" w:space="0" w:color="auto"/>
                    <w:left w:val="none" w:sz="0" w:space="0" w:color="auto"/>
                    <w:bottom w:val="none" w:sz="0" w:space="0" w:color="auto"/>
                    <w:right w:val="none" w:sz="0" w:space="0" w:color="auto"/>
                  </w:divBdr>
                </w:div>
                <w:div w:id="466776915">
                  <w:marLeft w:val="640"/>
                  <w:marRight w:val="0"/>
                  <w:marTop w:val="0"/>
                  <w:marBottom w:val="0"/>
                  <w:divBdr>
                    <w:top w:val="none" w:sz="0" w:space="0" w:color="auto"/>
                    <w:left w:val="none" w:sz="0" w:space="0" w:color="auto"/>
                    <w:bottom w:val="none" w:sz="0" w:space="0" w:color="auto"/>
                    <w:right w:val="none" w:sz="0" w:space="0" w:color="auto"/>
                  </w:divBdr>
                </w:div>
                <w:div w:id="994989448">
                  <w:marLeft w:val="640"/>
                  <w:marRight w:val="0"/>
                  <w:marTop w:val="0"/>
                  <w:marBottom w:val="0"/>
                  <w:divBdr>
                    <w:top w:val="none" w:sz="0" w:space="0" w:color="auto"/>
                    <w:left w:val="none" w:sz="0" w:space="0" w:color="auto"/>
                    <w:bottom w:val="none" w:sz="0" w:space="0" w:color="auto"/>
                    <w:right w:val="none" w:sz="0" w:space="0" w:color="auto"/>
                  </w:divBdr>
                </w:div>
                <w:div w:id="1265768693">
                  <w:marLeft w:val="640"/>
                  <w:marRight w:val="0"/>
                  <w:marTop w:val="0"/>
                  <w:marBottom w:val="0"/>
                  <w:divBdr>
                    <w:top w:val="none" w:sz="0" w:space="0" w:color="auto"/>
                    <w:left w:val="none" w:sz="0" w:space="0" w:color="auto"/>
                    <w:bottom w:val="none" w:sz="0" w:space="0" w:color="auto"/>
                    <w:right w:val="none" w:sz="0" w:space="0" w:color="auto"/>
                  </w:divBdr>
                </w:div>
                <w:div w:id="1043022151">
                  <w:marLeft w:val="640"/>
                  <w:marRight w:val="0"/>
                  <w:marTop w:val="0"/>
                  <w:marBottom w:val="0"/>
                  <w:divBdr>
                    <w:top w:val="none" w:sz="0" w:space="0" w:color="auto"/>
                    <w:left w:val="none" w:sz="0" w:space="0" w:color="auto"/>
                    <w:bottom w:val="none" w:sz="0" w:space="0" w:color="auto"/>
                    <w:right w:val="none" w:sz="0" w:space="0" w:color="auto"/>
                  </w:divBdr>
                </w:div>
                <w:div w:id="1516338539">
                  <w:marLeft w:val="640"/>
                  <w:marRight w:val="0"/>
                  <w:marTop w:val="0"/>
                  <w:marBottom w:val="0"/>
                  <w:divBdr>
                    <w:top w:val="none" w:sz="0" w:space="0" w:color="auto"/>
                    <w:left w:val="none" w:sz="0" w:space="0" w:color="auto"/>
                    <w:bottom w:val="none" w:sz="0" w:space="0" w:color="auto"/>
                    <w:right w:val="none" w:sz="0" w:space="0" w:color="auto"/>
                  </w:divBdr>
                </w:div>
                <w:div w:id="2075934722">
                  <w:marLeft w:val="640"/>
                  <w:marRight w:val="0"/>
                  <w:marTop w:val="0"/>
                  <w:marBottom w:val="0"/>
                  <w:divBdr>
                    <w:top w:val="none" w:sz="0" w:space="0" w:color="auto"/>
                    <w:left w:val="none" w:sz="0" w:space="0" w:color="auto"/>
                    <w:bottom w:val="none" w:sz="0" w:space="0" w:color="auto"/>
                    <w:right w:val="none" w:sz="0" w:space="0" w:color="auto"/>
                  </w:divBdr>
                </w:div>
                <w:div w:id="1567111053">
                  <w:marLeft w:val="640"/>
                  <w:marRight w:val="0"/>
                  <w:marTop w:val="0"/>
                  <w:marBottom w:val="0"/>
                  <w:divBdr>
                    <w:top w:val="none" w:sz="0" w:space="0" w:color="auto"/>
                    <w:left w:val="none" w:sz="0" w:space="0" w:color="auto"/>
                    <w:bottom w:val="none" w:sz="0" w:space="0" w:color="auto"/>
                    <w:right w:val="none" w:sz="0" w:space="0" w:color="auto"/>
                  </w:divBdr>
                </w:div>
                <w:div w:id="1569877801">
                  <w:marLeft w:val="640"/>
                  <w:marRight w:val="0"/>
                  <w:marTop w:val="0"/>
                  <w:marBottom w:val="0"/>
                  <w:divBdr>
                    <w:top w:val="none" w:sz="0" w:space="0" w:color="auto"/>
                    <w:left w:val="none" w:sz="0" w:space="0" w:color="auto"/>
                    <w:bottom w:val="none" w:sz="0" w:space="0" w:color="auto"/>
                    <w:right w:val="none" w:sz="0" w:space="0" w:color="auto"/>
                  </w:divBdr>
                </w:div>
                <w:div w:id="2119177165">
                  <w:marLeft w:val="640"/>
                  <w:marRight w:val="0"/>
                  <w:marTop w:val="0"/>
                  <w:marBottom w:val="0"/>
                  <w:divBdr>
                    <w:top w:val="none" w:sz="0" w:space="0" w:color="auto"/>
                    <w:left w:val="none" w:sz="0" w:space="0" w:color="auto"/>
                    <w:bottom w:val="none" w:sz="0" w:space="0" w:color="auto"/>
                    <w:right w:val="none" w:sz="0" w:space="0" w:color="auto"/>
                  </w:divBdr>
                </w:div>
                <w:div w:id="1148087140">
                  <w:marLeft w:val="640"/>
                  <w:marRight w:val="0"/>
                  <w:marTop w:val="0"/>
                  <w:marBottom w:val="0"/>
                  <w:divBdr>
                    <w:top w:val="none" w:sz="0" w:space="0" w:color="auto"/>
                    <w:left w:val="none" w:sz="0" w:space="0" w:color="auto"/>
                    <w:bottom w:val="none" w:sz="0" w:space="0" w:color="auto"/>
                    <w:right w:val="none" w:sz="0" w:space="0" w:color="auto"/>
                  </w:divBdr>
                </w:div>
                <w:div w:id="35476577">
                  <w:marLeft w:val="640"/>
                  <w:marRight w:val="0"/>
                  <w:marTop w:val="0"/>
                  <w:marBottom w:val="0"/>
                  <w:divBdr>
                    <w:top w:val="none" w:sz="0" w:space="0" w:color="auto"/>
                    <w:left w:val="none" w:sz="0" w:space="0" w:color="auto"/>
                    <w:bottom w:val="none" w:sz="0" w:space="0" w:color="auto"/>
                    <w:right w:val="none" w:sz="0" w:space="0" w:color="auto"/>
                  </w:divBdr>
                </w:div>
                <w:div w:id="1990399908">
                  <w:marLeft w:val="640"/>
                  <w:marRight w:val="0"/>
                  <w:marTop w:val="0"/>
                  <w:marBottom w:val="0"/>
                  <w:divBdr>
                    <w:top w:val="none" w:sz="0" w:space="0" w:color="auto"/>
                    <w:left w:val="none" w:sz="0" w:space="0" w:color="auto"/>
                    <w:bottom w:val="none" w:sz="0" w:space="0" w:color="auto"/>
                    <w:right w:val="none" w:sz="0" w:space="0" w:color="auto"/>
                  </w:divBdr>
                </w:div>
                <w:div w:id="1979526464">
                  <w:marLeft w:val="640"/>
                  <w:marRight w:val="0"/>
                  <w:marTop w:val="0"/>
                  <w:marBottom w:val="0"/>
                  <w:divBdr>
                    <w:top w:val="none" w:sz="0" w:space="0" w:color="auto"/>
                    <w:left w:val="none" w:sz="0" w:space="0" w:color="auto"/>
                    <w:bottom w:val="none" w:sz="0" w:space="0" w:color="auto"/>
                    <w:right w:val="none" w:sz="0" w:space="0" w:color="auto"/>
                  </w:divBdr>
                </w:div>
                <w:div w:id="220597497">
                  <w:marLeft w:val="640"/>
                  <w:marRight w:val="0"/>
                  <w:marTop w:val="0"/>
                  <w:marBottom w:val="0"/>
                  <w:divBdr>
                    <w:top w:val="none" w:sz="0" w:space="0" w:color="auto"/>
                    <w:left w:val="none" w:sz="0" w:space="0" w:color="auto"/>
                    <w:bottom w:val="none" w:sz="0" w:space="0" w:color="auto"/>
                    <w:right w:val="none" w:sz="0" w:space="0" w:color="auto"/>
                  </w:divBdr>
                </w:div>
                <w:div w:id="1012684260">
                  <w:marLeft w:val="640"/>
                  <w:marRight w:val="0"/>
                  <w:marTop w:val="0"/>
                  <w:marBottom w:val="0"/>
                  <w:divBdr>
                    <w:top w:val="none" w:sz="0" w:space="0" w:color="auto"/>
                    <w:left w:val="none" w:sz="0" w:space="0" w:color="auto"/>
                    <w:bottom w:val="none" w:sz="0" w:space="0" w:color="auto"/>
                    <w:right w:val="none" w:sz="0" w:space="0" w:color="auto"/>
                  </w:divBdr>
                </w:div>
                <w:div w:id="2042510471">
                  <w:marLeft w:val="640"/>
                  <w:marRight w:val="0"/>
                  <w:marTop w:val="0"/>
                  <w:marBottom w:val="0"/>
                  <w:divBdr>
                    <w:top w:val="none" w:sz="0" w:space="0" w:color="auto"/>
                    <w:left w:val="none" w:sz="0" w:space="0" w:color="auto"/>
                    <w:bottom w:val="none" w:sz="0" w:space="0" w:color="auto"/>
                    <w:right w:val="none" w:sz="0" w:space="0" w:color="auto"/>
                  </w:divBdr>
                </w:div>
                <w:div w:id="1078937262">
                  <w:marLeft w:val="640"/>
                  <w:marRight w:val="0"/>
                  <w:marTop w:val="0"/>
                  <w:marBottom w:val="0"/>
                  <w:divBdr>
                    <w:top w:val="none" w:sz="0" w:space="0" w:color="auto"/>
                    <w:left w:val="none" w:sz="0" w:space="0" w:color="auto"/>
                    <w:bottom w:val="none" w:sz="0" w:space="0" w:color="auto"/>
                    <w:right w:val="none" w:sz="0" w:space="0" w:color="auto"/>
                  </w:divBdr>
                </w:div>
                <w:div w:id="1816289126">
                  <w:marLeft w:val="640"/>
                  <w:marRight w:val="0"/>
                  <w:marTop w:val="0"/>
                  <w:marBottom w:val="0"/>
                  <w:divBdr>
                    <w:top w:val="none" w:sz="0" w:space="0" w:color="auto"/>
                    <w:left w:val="none" w:sz="0" w:space="0" w:color="auto"/>
                    <w:bottom w:val="none" w:sz="0" w:space="0" w:color="auto"/>
                    <w:right w:val="none" w:sz="0" w:space="0" w:color="auto"/>
                  </w:divBdr>
                </w:div>
                <w:div w:id="761952739">
                  <w:marLeft w:val="640"/>
                  <w:marRight w:val="0"/>
                  <w:marTop w:val="0"/>
                  <w:marBottom w:val="0"/>
                  <w:divBdr>
                    <w:top w:val="none" w:sz="0" w:space="0" w:color="auto"/>
                    <w:left w:val="none" w:sz="0" w:space="0" w:color="auto"/>
                    <w:bottom w:val="none" w:sz="0" w:space="0" w:color="auto"/>
                    <w:right w:val="none" w:sz="0" w:space="0" w:color="auto"/>
                  </w:divBdr>
                </w:div>
                <w:div w:id="1309624854">
                  <w:marLeft w:val="640"/>
                  <w:marRight w:val="0"/>
                  <w:marTop w:val="0"/>
                  <w:marBottom w:val="0"/>
                  <w:divBdr>
                    <w:top w:val="none" w:sz="0" w:space="0" w:color="auto"/>
                    <w:left w:val="none" w:sz="0" w:space="0" w:color="auto"/>
                    <w:bottom w:val="none" w:sz="0" w:space="0" w:color="auto"/>
                    <w:right w:val="none" w:sz="0" w:space="0" w:color="auto"/>
                  </w:divBdr>
                </w:div>
                <w:div w:id="1878006388">
                  <w:marLeft w:val="640"/>
                  <w:marRight w:val="0"/>
                  <w:marTop w:val="0"/>
                  <w:marBottom w:val="0"/>
                  <w:divBdr>
                    <w:top w:val="none" w:sz="0" w:space="0" w:color="auto"/>
                    <w:left w:val="none" w:sz="0" w:space="0" w:color="auto"/>
                    <w:bottom w:val="none" w:sz="0" w:space="0" w:color="auto"/>
                    <w:right w:val="none" w:sz="0" w:space="0" w:color="auto"/>
                  </w:divBdr>
                </w:div>
                <w:div w:id="352539999">
                  <w:marLeft w:val="640"/>
                  <w:marRight w:val="0"/>
                  <w:marTop w:val="0"/>
                  <w:marBottom w:val="0"/>
                  <w:divBdr>
                    <w:top w:val="none" w:sz="0" w:space="0" w:color="auto"/>
                    <w:left w:val="none" w:sz="0" w:space="0" w:color="auto"/>
                    <w:bottom w:val="none" w:sz="0" w:space="0" w:color="auto"/>
                    <w:right w:val="none" w:sz="0" w:space="0" w:color="auto"/>
                  </w:divBdr>
                </w:div>
                <w:div w:id="584993080">
                  <w:marLeft w:val="640"/>
                  <w:marRight w:val="0"/>
                  <w:marTop w:val="0"/>
                  <w:marBottom w:val="0"/>
                  <w:divBdr>
                    <w:top w:val="none" w:sz="0" w:space="0" w:color="auto"/>
                    <w:left w:val="none" w:sz="0" w:space="0" w:color="auto"/>
                    <w:bottom w:val="none" w:sz="0" w:space="0" w:color="auto"/>
                    <w:right w:val="none" w:sz="0" w:space="0" w:color="auto"/>
                  </w:divBdr>
                </w:div>
                <w:div w:id="1245333504">
                  <w:marLeft w:val="640"/>
                  <w:marRight w:val="0"/>
                  <w:marTop w:val="0"/>
                  <w:marBottom w:val="0"/>
                  <w:divBdr>
                    <w:top w:val="none" w:sz="0" w:space="0" w:color="auto"/>
                    <w:left w:val="none" w:sz="0" w:space="0" w:color="auto"/>
                    <w:bottom w:val="none" w:sz="0" w:space="0" w:color="auto"/>
                    <w:right w:val="none" w:sz="0" w:space="0" w:color="auto"/>
                  </w:divBdr>
                </w:div>
                <w:div w:id="274872454">
                  <w:marLeft w:val="640"/>
                  <w:marRight w:val="0"/>
                  <w:marTop w:val="0"/>
                  <w:marBottom w:val="0"/>
                  <w:divBdr>
                    <w:top w:val="none" w:sz="0" w:space="0" w:color="auto"/>
                    <w:left w:val="none" w:sz="0" w:space="0" w:color="auto"/>
                    <w:bottom w:val="none" w:sz="0" w:space="0" w:color="auto"/>
                    <w:right w:val="none" w:sz="0" w:space="0" w:color="auto"/>
                  </w:divBdr>
                </w:div>
                <w:div w:id="1113934861">
                  <w:marLeft w:val="640"/>
                  <w:marRight w:val="0"/>
                  <w:marTop w:val="0"/>
                  <w:marBottom w:val="0"/>
                  <w:divBdr>
                    <w:top w:val="none" w:sz="0" w:space="0" w:color="auto"/>
                    <w:left w:val="none" w:sz="0" w:space="0" w:color="auto"/>
                    <w:bottom w:val="none" w:sz="0" w:space="0" w:color="auto"/>
                    <w:right w:val="none" w:sz="0" w:space="0" w:color="auto"/>
                  </w:divBdr>
                </w:div>
              </w:divsChild>
            </w:div>
            <w:div w:id="482619959">
              <w:marLeft w:val="0"/>
              <w:marRight w:val="0"/>
              <w:marTop w:val="0"/>
              <w:marBottom w:val="0"/>
              <w:divBdr>
                <w:top w:val="none" w:sz="0" w:space="0" w:color="auto"/>
                <w:left w:val="none" w:sz="0" w:space="0" w:color="auto"/>
                <w:bottom w:val="none" w:sz="0" w:space="0" w:color="auto"/>
                <w:right w:val="none" w:sz="0" w:space="0" w:color="auto"/>
              </w:divBdr>
              <w:divsChild>
                <w:div w:id="1446533747">
                  <w:marLeft w:val="640"/>
                  <w:marRight w:val="0"/>
                  <w:marTop w:val="0"/>
                  <w:marBottom w:val="0"/>
                  <w:divBdr>
                    <w:top w:val="none" w:sz="0" w:space="0" w:color="auto"/>
                    <w:left w:val="none" w:sz="0" w:space="0" w:color="auto"/>
                    <w:bottom w:val="none" w:sz="0" w:space="0" w:color="auto"/>
                    <w:right w:val="none" w:sz="0" w:space="0" w:color="auto"/>
                  </w:divBdr>
                </w:div>
                <w:div w:id="1400664287">
                  <w:marLeft w:val="640"/>
                  <w:marRight w:val="0"/>
                  <w:marTop w:val="0"/>
                  <w:marBottom w:val="0"/>
                  <w:divBdr>
                    <w:top w:val="none" w:sz="0" w:space="0" w:color="auto"/>
                    <w:left w:val="none" w:sz="0" w:space="0" w:color="auto"/>
                    <w:bottom w:val="none" w:sz="0" w:space="0" w:color="auto"/>
                    <w:right w:val="none" w:sz="0" w:space="0" w:color="auto"/>
                  </w:divBdr>
                </w:div>
                <w:div w:id="861406649">
                  <w:marLeft w:val="640"/>
                  <w:marRight w:val="0"/>
                  <w:marTop w:val="0"/>
                  <w:marBottom w:val="0"/>
                  <w:divBdr>
                    <w:top w:val="none" w:sz="0" w:space="0" w:color="auto"/>
                    <w:left w:val="none" w:sz="0" w:space="0" w:color="auto"/>
                    <w:bottom w:val="none" w:sz="0" w:space="0" w:color="auto"/>
                    <w:right w:val="none" w:sz="0" w:space="0" w:color="auto"/>
                  </w:divBdr>
                </w:div>
                <w:div w:id="1990867686">
                  <w:marLeft w:val="640"/>
                  <w:marRight w:val="0"/>
                  <w:marTop w:val="0"/>
                  <w:marBottom w:val="0"/>
                  <w:divBdr>
                    <w:top w:val="none" w:sz="0" w:space="0" w:color="auto"/>
                    <w:left w:val="none" w:sz="0" w:space="0" w:color="auto"/>
                    <w:bottom w:val="none" w:sz="0" w:space="0" w:color="auto"/>
                    <w:right w:val="none" w:sz="0" w:space="0" w:color="auto"/>
                  </w:divBdr>
                </w:div>
                <w:div w:id="1164510808">
                  <w:marLeft w:val="640"/>
                  <w:marRight w:val="0"/>
                  <w:marTop w:val="0"/>
                  <w:marBottom w:val="0"/>
                  <w:divBdr>
                    <w:top w:val="none" w:sz="0" w:space="0" w:color="auto"/>
                    <w:left w:val="none" w:sz="0" w:space="0" w:color="auto"/>
                    <w:bottom w:val="none" w:sz="0" w:space="0" w:color="auto"/>
                    <w:right w:val="none" w:sz="0" w:space="0" w:color="auto"/>
                  </w:divBdr>
                </w:div>
                <w:div w:id="391536860">
                  <w:marLeft w:val="640"/>
                  <w:marRight w:val="0"/>
                  <w:marTop w:val="0"/>
                  <w:marBottom w:val="0"/>
                  <w:divBdr>
                    <w:top w:val="none" w:sz="0" w:space="0" w:color="auto"/>
                    <w:left w:val="none" w:sz="0" w:space="0" w:color="auto"/>
                    <w:bottom w:val="none" w:sz="0" w:space="0" w:color="auto"/>
                    <w:right w:val="none" w:sz="0" w:space="0" w:color="auto"/>
                  </w:divBdr>
                </w:div>
                <w:div w:id="373429888">
                  <w:marLeft w:val="640"/>
                  <w:marRight w:val="0"/>
                  <w:marTop w:val="0"/>
                  <w:marBottom w:val="0"/>
                  <w:divBdr>
                    <w:top w:val="none" w:sz="0" w:space="0" w:color="auto"/>
                    <w:left w:val="none" w:sz="0" w:space="0" w:color="auto"/>
                    <w:bottom w:val="none" w:sz="0" w:space="0" w:color="auto"/>
                    <w:right w:val="none" w:sz="0" w:space="0" w:color="auto"/>
                  </w:divBdr>
                </w:div>
                <w:div w:id="94176028">
                  <w:marLeft w:val="640"/>
                  <w:marRight w:val="0"/>
                  <w:marTop w:val="0"/>
                  <w:marBottom w:val="0"/>
                  <w:divBdr>
                    <w:top w:val="none" w:sz="0" w:space="0" w:color="auto"/>
                    <w:left w:val="none" w:sz="0" w:space="0" w:color="auto"/>
                    <w:bottom w:val="none" w:sz="0" w:space="0" w:color="auto"/>
                    <w:right w:val="none" w:sz="0" w:space="0" w:color="auto"/>
                  </w:divBdr>
                </w:div>
                <w:div w:id="344865764">
                  <w:marLeft w:val="640"/>
                  <w:marRight w:val="0"/>
                  <w:marTop w:val="0"/>
                  <w:marBottom w:val="0"/>
                  <w:divBdr>
                    <w:top w:val="none" w:sz="0" w:space="0" w:color="auto"/>
                    <w:left w:val="none" w:sz="0" w:space="0" w:color="auto"/>
                    <w:bottom w:val="none" w:sz="0" w:space="0" w:color="auto"/>
                    <w:right w:val="none" w:sz="0" w:space="0" w:color="auto"/>
                  </w:divBdr>
                </w:div>
                <w:div w:id="194848764">
                  <w:marLeft w:val="640"/>
                  <w:marRight w:val="0"/>
                  <w:marTop w:val="0"/>
                  <w:marBottom w:val="0"/>
                  <w:divBdr>
                    <w:top w:val="none" w:sz="0" w:space="0" w:color="auto"/>
                    <w:left w:val="none" w:sz="0" w:space="0" w:color="auto"/>
                    <w:bottom w:val="none" w:sz="0" w:space="0" w:color="auto"/>
                    <w:right w:val="none" w:sz="0" w:space="0" w:color="auto"/>
                  </w:divBdr>
                </w:div>
                <w:div w:id="1478842590">
                  <w:marLeft w:val="640"/>
                  <w:marRight w:val="0"/>
                  <w:marTop w:val="0"/>
                  <w:marBottom w:val="0"/>
                  <w:divBdr>
                    <w:top w:val="none" w:sz="0" w:space="0" w:color="auto"/>
                    <w:left w:val="none" w:sz="0" w:space="0" w:color="auto"/>
                    <w:bottom w:val="none" w:sz="0" w:space="0" w:color="auto"/>
                    <w:right w:val="none" w:sz="0" w:space="0" w:color="auto"/>
                  </w:divBdr>
                </w:div>
                <w:div w:id="132917205">
                  <w:marLeft w:val="640"/>
                  <w:marRight w:val="0"/>
                  <w:marTop w:val="0"/>
                  <w:marBottom w:val="0"/>
                  <w:divBdr>
                    <w:top w:val="none" w:sz="0" w:space="0" w:color="auto"/>
                    <w:left w:val="none" w:sz="0" w:space="0" w:color="auto"/>
                    <w:bottom w:val="none" w:sz="0" w:space="0" w:color="auto"/>
                    <w:right w:val="none" w:sz="0" w:space="0" w:color="auto"/>
                  </w:divBdr>
                </w:div>
                <w:div w:id="258178543">
                  <w:marLeft w:val="640"/>
                  <w:marRight w:val="0"/>
                  <w:marTop w:val="0"/>
                  <w:marBottom w:val="0"/>
                  <w:divBdr>
                    <w:top w:val="none" w:sz="0" w:space="0" w:color="auto"/>
                    <w:left w:val="none" w:sz="0" w:space="0" w:color="auto"/>
                    <w:bottom w:val="none" w:sz="0" w:space="0" w:color="auto"/>
                    <w:right w:val="none" w:sz="0" w:space="0" w:color="auto"/>
                  </w:divBdr>
                </w:div>
                <w:div w:id="2075548202">
                  <w:marLeft w:val="640"/>
                  <w:marRight w:val="0"/>
                  <w:marTop w:val="0"/>
                  <w:marBottom w:val="0"/>
                  <w:divBdr>
                    <w:top w:val="none" w:sz="0" w:space="0" w:color="auto"/>
                    <w:left w:val="none" w:sz="0" w:space="0" w:color="auto"/>
                    <w:bottom w:val="none" w:sz="0" w:space="0" w:color="auto"/>
                    <w:right w:val="none" w:sz="0" w:space="0" w:color="auto"/>
                  </w:divBdr>
                </w:div>
                <w:div w:id="1696661597">
                  <w:marLeft w:val="640"/>
                  <w:marRight w:val="0"/>
                  <w:marTop w:val="0"/>
                  <w:marBottom w:val="0"/>
                  <w:divBdr>
                    <w:top w:val="none" w:sz="0" w:space="0" w:color="auto"/>
                    <w:left w:val="none" w:sz="0" w:space="0" w:color="auto"/>
                    <w:bottom w:val="none" w:sz="0" w:space="0" w:color="auto"/>
                    <w:right w:val="none" w:sz="0" w:space="0" w:color="auto"/>
                  </w:divBdr>
                </w:div>
                <w:div w:id="822043513">
                  <w:marLeft w:val="640"/>
                  <w:marRight w:val="0"/>
                  <w:marTop w:val="0"/>
                  <w:marBottom w:val="0"/>
                  <w:divBdr>
                    <w:top w:val="none" w:sz="0" w:space="0" w:color="auto"/>
                    <w:left w:val="none" w:sz="0" w:space="0" w:color="auto"/>
                    <w:bottom w:val="none" w:sz="0" w:space="0" w:color="auto"/>
                    <w:right w:val="none" w:sz="0" w:space="0" w:color="auto"/>
                  </w:divBdr>
                </w:div>
                <w:div w:id="37634584">
                  <w:marLeft w:val="640"/>
                  <w:marRight w:val="0"/>
                  <w:marTop w:val="0"/>
                  <w:marBottom w:val="0"/>
                  <w:divBdr>
                    <w:top w:val="none" w:sz="0" w:space="0" w:color="auto"/>
                    <w:left w:val="none" w:sz="0" w:space="0" w:color="auto"/>
                    <w:bottom w:val="none" w:sz="0" w:space="0" w:color="auto"/>
                    <w:right w:val="none" w:sz="0" w:space="0" w:color="auto"/>
                  </w:divBdr>
                </w:div>
                <w:div w:id="449862833">
                  <w:marLeft w:val="640"/>
                  <w:marRight w:val="0"/>
                  <w:marTop w:val="0"/>
                  <w:marBottom w:val="0"/>
                  <w:divBdr>
                    <w:top w:val="none" w:sz="0" w:space="0" w:color="auto"/>
                    <w:left w:val="none" w:sz="0" w:space="0" w:color="auto"/>
                    <w:bottom w:val="none" w:sz="0" w:space="0" w:color="auto"/>
                    <w:right w:val="none" w:sz="0" w:space="0" w:color="auto"/>
                  </w:divBdr>
                </w:div>
                <w:div w:id="1703046535">
                  <w:marLeft w:val="640"/>
                  <w:marRight w:val="0"/>
                  <w:marTop w:val="0"/>
                  <w:marBottom w:val="0"/>
                  <w:divBdr>
                    <w:top w:val="none" w:sz="0" w:space="0" w:color="auto"/>
                    <w:left w:val="none" w:sz="0" w:space="0" w:color="auto"/>
                    <w:bottom w:val="none" w:sz="0" w:space="0" w:color="auto"/>
                    <w:right w:val="none" w:sz="0" w:space="0" w:color="auto"/>
                  </w:divBdr>
                </w:div>
                <w:div w:id="1873178935">
                  <w:marLeft w:val="640"/>
                  <w:marRight w:val="0"/>
                  <w:marTop w:val="0"/>
                  <w:marBottom w:val="0"/>
                  <w:divBdr>
                    <w:top w:val="none" w:sz="0" w:space="0" w:color="auto"/>
                    <w:left w:val="none" w:sz="0" w:space="0" w:color="auto"/>
                    <w:bottom w:val="none" w:sz="0" w:space="0" w:color="auto"/>
                    <w:right w:val="none" w:sz="0" w:space="0" w:color="auto"/>
                  </w:divBdr>
                </w:div>
                <w:div w:id="2040009446">
                  <w:marLeft w:val="640"/>
                  <w:marRight w:val="0"/>
                  <w:marTop w:val="0"/>
                  <w:marBottom w:val="0"/>
                  <w:divBdr>
                    <w:top w:val="none" w:sz="0" w:space="0" w:color="auto"/>
                    <w:left w:val="none" w:sz="0" w:space="0" w:color="auto"/>
                    <w:bottom w:val="none" w:sz="0" w:space="0" w:color="auto"/>
                    <w:right w:val="none" w:sz="0" w:space="0" w:color="auto"/>
                  </w:divBdr>
                </w:div>
                <w:div w:id="2040353895">
                  <w:marLeft w:val="640"/>
                  <w:marRight w:val="0"/>
                  <w:marTop w:val="0"/>
                  <w:marBottom w:val="0"/>
                  <w:divBdr>
                    <w:top w:val="none" w:sz="0" w:space="0" w:color="auto"/>
                    <w:left w:val="none" w:sz="0" w:space="0" w:color="auto"/>
                    <w:bottom w:val="none" w:sz="0" w:space="0" w:color="auto"/>
                    <w:right w:val="none" w:sz="0" w:space="0" w:color="auto"/>
                  </w:divBdr>
                </w:div>
                <w:div w:id="1586264382">
                  <w:marLeft w:val="640"/>
                  <w:marRight w:val="0"/>
                  <w:marTop w:val="0"/>
                  <w:marBottom w:val="0"/>
                  <w:divBdr>
                    <w:top w:val="none" w:sz="0" w:space="0" w:color="auto"/>
                    <w:left w:val="none" w:sz="0" w:space="0" w:color="auto"/>
                    <w:bottom w:val="none" w:sz="0" w:space="0" w:color="auto"/>
                    <w:right w:val="none" w:sz="0" w:space="0" w:color="auto"/>
                  </w:divBdr>
                </w:div>
                <w:div w:id="603919839">
                  <w:marLeft w:val="640"/>
                  <w:marRight w:val="0"/>
                  <w:marTop w:val="0"/>
                  <w:marBottom w:val="0"/>
                  <w:divBdr>
                    <w:top w:val="none" w:sz="0" w:space="0" w:color="auto"/>
                    <w:left w:val="none" w:sz="0" w:space="0" w:color="auto"/>
                    <w:bottom w:val="none" w:sz="0" w:space="0" w:color="auto"/>
                    <w:right w:val="none" w:sz="0" w:space="0" w:color="auto"/>
                  </w:divBdr>
                </w:div>
                <w:div w:id="903294998">
                  <w:marLeft w:val="640"/>
                  <w:marRight w:val="0"/>
                  <w:marTop w:val="0"/>
                  <w:marBottom w:val="0"/>
                  <w:divBdr>
                    <w:top w:val="none" w:sz="0" w:space="0" w:color="auto"/>
                    <w:left w:val="none" w:sz="0" w:space="0" w:color="auto"/>
                    <w:bottom w:val="none" w:sz="0" w:space="0" w:color="auto"/>
                    <w:right w:val="none" w:sz="0" w:space="0" w:color="auto"/>
                  </w:divBdr>
                </w:div>
                <w:div w:id="2063287403">
                  <w:marLeft w:val="640"/>
                  <w:marRight w:val="0"/>
                  <w:marTop w:val="0"/>
                  <w:marBottom w:val="0"/>
                  <w:divBdr>
                    <w:top w:val="none" w:sz="0" w:space="0" w:color="auto"/>
                    <w:left w:val="none" w:sz="0" w:space="0" w:color="auto"/>
                    <w:bottom w:val="none" w:sz="0" w:space="0" w:color="auto"/>
                    <w:right w:val="none" w:sz="0" w:space="0" w:color="auto"/>
                  </w:divBdr>
                </w:div>
                <w:div w:id="1388526986">
                  <w:marLeft w:val="640"/>
                  <w:marRight w:val="0"/>
                  <w:marTop w:val="0"/>
                  <w:marBottom w:val="0"/>
                  <w:divBdr>
                    <w:top w:val="none" w:sz="0" w:space="0" w:color="auto"/>
                    <w:left w:val="none" w:sz="0" w:space="0" w:color="auto"/>
                    <w:bottom w:val="none" w:sz="0" w:space="0" w:color="auto"/>
                    <w:right w:val="none" w:sz="0" w:space="0" w:color="auto"/>
                  </w:divBdr>
                </w:div>
                <w:div w:id="365715744">
                  <w:marLeft w:val="640"/>
                  <w:marRight w:val="0"/>
                  <w:marTop w:val="0"/>
                  <w:marBottom w:val="0"/>
                  <w:divBdr>
                    <w:top w:val="none" w:sz="0" w:space="0" w:color="auto"/>
                    <w:left w:val="none" w:sz="0" w:space="0" w:color="auto"/>
                    <w:bottom w:val="none" w:sz="0" w:space="0" w:color="auto"/>
                    <w:right w:val="none" w:sz="0" w:space="0" w:color="auto"/>
                  </w:divBdr>
                </w:div>
                <w:div w:id="1812363703">
                  <w:marLeft w:val="640"/>
                  <w:marRight w:val="0"/>
                  <w:marTop w:val="0"/>
                  <w:marBottom w:val="0"/>
                  <w:divBdr>
                    <w:top w:val="none" w:sz="0" w:space="0" w:color="auto"/>
                    <w:left w:val="none" w:sz="0" w:space="0" w:color="auto"/>
                    <w:bottom w:val="none" w:sz="0" w:space="0" w:color="auto"/>
                    <w:right w:val="none" w:sz="0" w:space="0" w:color="auto"/>
                  </w:divBdr>
                </w:div>
                <w:div w:id="1987389168">
                  <w:marLeft w:val="640"/>
                  <w:marRight w:val="0"/>
                  <w:marTop w:val="0"/>
                  <w:marBottom w:val="0"/>
                  <w:divBdr>
                    <w:top w:val="none" w:sz="0" w:space="0" w:color="auto"/>
                    <w:left w:val="none" w:sz="0" w:space="0" w:color="auto"/>
                    <w:bottom w:val="none" w:sz="0" w:space="0" w:color="auto"/>
                    <w:right w:val="none" w:sz="0" w:space="0" w:color="auto"/>
                  </w:divBdr>
                </w:div>
                <w:div w:id="309991675">
                  <w:marLeft w:val="640"/>
                  <w:marRight w:val="0"/>
                  <w:marTop w:val="0"/>
                  <w:marBottom w:val="0"/>
                  <w:divBdr>
                    <w:top w:val="none" w:sz="0" w:space="0" w:color="auto"/>
                    <w:left w:val="none" w:sz="0" w:space="0" w:color="auto"/>
                    <w:bottom w:val="none" w:sz="0" w:space="0" w:color="auto"/>
                    <w:right w:val="none" w:sz="0" w:space="0" w:color="auto"/>
                  </w:divBdr>
                </w:div>
                <w:div w:id="572936982">
                  <w:marLeft w:val="640"/>
                  <w:marRight w:val="0"/>
                  <w:marTop w:val="0"/>
                  <w:marBottom w:val="0"/>
                  <w:divBdr>
                    <w:top w:val="none" w:sz="0" w:space="0" w:color="auto"/>
                    <w:left w:val="none" w:sz="0" w:space="0" w:color="auto"/>
                    <w:bottom w:val="none" w:sz="0" w:space="0" w:color="auto"/>
                    <w:right w:val="none" w:sz="0" w:space="0" w:color="auto"/>
                  </w:divBdr>
                </w:div>
                <w:div w:id="2036418650">
                  <w:marLeft w:val="640"/>
                  <w:marRight w:val="0"/>
                  <w:marTop w:val="0"/>
                  <w:marBottom w:val="0"/>
                  <w:divBdr>
                    <w:top w:val="none" w:sz="0" w:space="0" w:color="auto"/>
                    <w:left w:val="none" w:sz="0" w:space="0" w:color="auto"/>
                    <w:bottom w:val="none" w:sz="0" w:space="0" w:color="auto"/>
                    <w:right w:val="none" w:sz="0" w:space="0" w:color="auto"/>
                  </w:divBdr>
                </w:div>
                <w:div w:id="793715488">
                  <w:marLeft w:val="640"/>
                  <w:marRight w:val="0"/>
                  <w:marTop w:val="0"/>
                  <w:marBottom w:val="0"/>
                  <w:divBdr>
                    <w:top w:val="none" w:sz="0" w:space="0" w:color="auto"/>
                    <w:left w:val="none" w:sz="0" w:space="0" w:color="auto"/>
                    <w:bottom w:val="none" w:sz="0" w:space="0" w:color="auto"/>
                    <w:right w:val="none" w:sz="0" w:space="0" w:color="auto"/>
                  </w:divBdr>
                </w:div>
                <w:div w:id="1565489219">
                  <w:marLeft w:val="640"/>
                  <w:marRight w:val="0"/>
                  <w:marTop w:val="0"/>
                  <w:marBottom w:val="0"/>
                  <w:divBdr>
                    <w:top w:val="none" w:sz="0" w:space="0" w:color="auto"/>
                    <w:left w:val="none" w:sz="0" w:space="0" w:color="auto"/>
                    <w:bottom w:val="none" w:sz="0" w:space="0" w:color="auto"/>
                    <w:right w:val="none" w:sz="0" w:space="0" w:color="auto"/>
                  </w:divBdr>
                </w:div>
                <w:div w:id="413360335">
                  <w:marLeft w:val="640"/>
                  <w:marRight w:val="0"/>
                  <w:marTop w:val="0"/>
                  <w:marBottom w:val="0"/>
                  <w:divBdr>
                    <w:top w:val="none" w:sz="0" w:space="0" w:color="auto"/>
                    <w:left w:val="none" w:sz="0" w:space="0" w:color="auto"/>
                    <w:bottom w:val="none" w:sz="0" w:space="0" w:color="auto"/>
                    <w:right w:val="none" w:sz="0" w:space="0" w:color="auto"/>
                  </w:divBdr>
                </w:div>
                <w:div w:id="1956325439">
                  <w:marLeft w:val="640"/>
                  <w:marRight w:val="0"/>
                  <w:marTop w:val="0"/>
                  <w:marBottom w:val="0"/>
                  <w:divBdr>
                    <w:top w:val="none" w:sz="0" w:space="0" w:color="auto"/>
                    <w:left w:val="none" w:sz="0" w:space="0" w:color="auto"/>
                    <w:bottom w:val="none" w:sz="0" w:space="0" w:color="auto"/>
                    <w:right w:val="none" w:sz="0" w:space="0" w:color="auto"/>
                  </w:divBdr>
                </w:div>
                <w:div w:id="546457140">
                  <w:marLeft w:val="640"/>
                  <w:marRight w:val="0"/>
                  <w:marTop w:val="0"/>
                  <w:marBottom w:val="0"/>
                  <w:divBdr>
                    <w:top w:val="none" w:sz="0" w:space="0" w:color="auto"/>
                    <w:left w:val="none" w:sz="0" w:space="0" w:color="auto"/>
                    <w:bottom w:val="none" w:sz="0" w:space="0" w:color="auto"/>
                    <w:right w:val="none" w:sz="0" w:space="0" w:color="auto"/>
                  </w:divBdr>
                </w:div>
                <w:div w:id="964460242">
                  <w:marLeft w:val="640"/>
                  <w:marRight w:val="0"/>
                  <w:marTop w:val="0"/>
                  <w:marBottom w:val="0"/>
                  <w:divBdr>
                    <w:top w:val="none" w:sz="0" w:space="0" w:color="auto"/>
                    <w:left w:val="none" w:sz="0" w:space="0" w:color="auto"/>
                    <w:bottom w:val="none" w:sz="0" w:space="0" w:color="auto"/>
                    <w:right w:val="none" w:sz="0" w:space="0" w:color="auto"/>
                  </w:divBdr>
                </w:div>
                <w:div w:id="101608939">
                  <w:marLeft w:val="640"/>
                  <w:marRight w:val="0"/>
                  <w:marTop w:val="0"/>
                  <w:marBottom w:val="0"/>
                  <w:divBdr>
                    <w:top w:val="none" w:sz="0" w:space="0" w:color="auto"/>
                    <w:left w:val="none" w:sz="0" w:space="0" w:color="auto"/>
                    <w:bottom w:val="none" w:sz="0" w:space="0" w:color="auto"/>
                    <w:right w:val="none" w:sz="0" w:space="0" w:color="auto"/>
                  </w:divBdr>
                </w:div>
                <w:div w:id="1702784378">
                  <w:marLeft w:val="640"/>
                  <w:marRight w:val="0"/>
                  <w:marTop w:val="0"/>
                  <w:marBottom w:val="0"/>
                  <w:divBdr>
                    <w:top w:val="none" w:sz="0" w:space="0" w:color="auto"/>
                    <w:left w:val="none" w:sz="0" w:space="0" w:color="auto"/>
                    <w:bottom w:val="none" w:sz="0" w:space="0" w:color="auto"/>
                    <w:right w:val="none" w:sz="0" w:space="0" w:color="auto"/>
                  </w:divBdr>
                </w:div>
                <w:div w:id="1329594540">
                  <w:marLeft w:val="640"/>
                  <w:marRight w:val="0"/>
                  <w:marTop w:val="0"/>
                  <w:marBottom w:val="0"/>
                  <w:divBdr>
                    <w:top w:val="none" w:sz="0" w:space="0" w:color="auto"/>
                    <w:left w:val="none" w:sz="0" w:space="0" w:color="auto"/>
                    <w:bottom w:val="none" w:sz="0" w:space="0" w:color="auto"/>
                    <w:right w:val="none" w:sz="0" w:space="0" w:color="auto"/>
                  </w:divBdr>
                </w:div>
                <w:div w:id="694158005">
                  <w:marLeft w:val="640"/>
                  <w:marRight w:val="0"/>
                  <w:marTop w:val="0"/>
                  <w:marBottom w:val="0"/>
                  <w:divBdr>
                    <w:top w:val="none" w:sz="0" w:space="0" w:color="auto"/>
                    <w:left w:val="none" w:sz="0" w:space="0" w:color="auto"/>
                    <w:bottom w:val="none" w:sz="0" w:space="0" w:color="auto"/>
                    <w:right w:val="none" w:sz="0" w:space="0" w:color="auto"/>
                  </w:divBdr>
                </w:div>
                <w:div w:id="1126242516">
                  <w:marLeft w:val="640"/>
                  <w:marRight w:val="0"/>
                  <w:marTop w:val="0"/>
                  <w:marBottom w:val="0"/>
                  <w:divBdr>
                    <w:top w:val="none" w:sz="0" w:space="0" w:color="auto"/>
                    <w:left w:val="none" w:sz="0" w:space="0" w:color="auto"/>
                    <w:bottom w:val="none" w:sz="0" w:space="0" w:color="auto"/>
                    <w:right w:val="none" w:sz="0" w:space="0" w:color="auto"/>
                  </w:divBdr>
                </w:div>
                <w:div w:id="1239171132">
                  <w:marLeft w:val="640"/>
                  <w:marRight w:val="0"/>
                  <w:marTop w:val="0"/>
                  <w:marBottom w:val="0"/>
                  <w:divBdr>
                    <w:top w:val="none" w:sz="0" w:space="0" w:color="auto"/>
                    <w:left w:val="none" w:sz="0" w:space="0" w:color="auto"/>
                    <w:bottom w:val="none" w:sz="0" w:space="0" w:color="auto"/>
                    <w:right w:val="none" w:sz="0" w:space="0" w:color="auto"/>
                  </w:divBdr>
                </w:div>
                <w:div w:id="1691374427">
                  <w:marLeft w:val="640"/>
                  <w:marRight w:val="0"/>
                  <w:marTop w:val="0"/>
                  <w:marBottom w:val="0"/>
                  <w:divBdr>
                    <w:top w:val="none" w:sz="0" w:space="0" w:color="auto"/>
                    <w:left w:val="none" w:sz="0" w:space="0" w:color="auto"/>
                    <w:bottom w:val="none" w:sz="0" w:space="0" w:color="auto"/>
                    <w:right w:val="none" w:sz="0" w:space="0" w:color="auto"/>
                  </w:divBdr>
                </w:div>
                <w:div w:id="2114586934">
                  <w:marLeft w:val="640"/>
                  <w:marRight w:val="0"/>
                  <w:marTop w:val="0"/>
                  <w:marBottom w:val="0"/>
                  <w:divBdr>
                    <w:top w:val="none" w:sz="0" w:space="0" w:color="auto"/>
                    <w:left w:val="none" w:sz="0" w:space="0" w:color="auto"/>
                    <w:bottom w:val="none" w:sz="0" w:space="0" w:color="auto"/>
                    <w:right w:val="none" w:sz="0" w:space="0" w:color="auto"/>
                  </w:divBdr>
                </w:div>
                <w:div w:id="1995060648">
                  <w:marLeft w:val="640"/>
                  <w:marRight w:val="0"/>
                  <w:marTop w:val="0"/>
                  <w:marBottom w:val="0"/>
                  <w:divBdr>
                    <w:top w:val="none" w:sz="0" w:space="0" w:color="auto"/>
                    <w:left w:val="none" w:sz="0" w:space="0" w:color="auto"/>
                    <w:bottom w:val="none" w:sz="0" w:space="0" w:color="auto"/>
                    <w:right w:val="none" w:sz="0" w:space="0" w:color="auto"/>
                  </w:divBdr>
                </w:div>
                <w:div w:id="1608931442">
                  <w:marLeft w:val="640"/>
                  <w:marRight w:val="0"/>
                  <w:marTop w:val="0"/>
                  <w:marBottom w:val="0"/>
                  <w:divBdr>
                    <w:top w:val="none" w:sz="0" w:space="0" w:color="auto"/>
                    <w:left w:val="none" w:sz="0" w:space="0" w:color="auto"/>
                    <w:bottom w:val="none" w:sz="0" w:space="0" w:color="auto"/>
                    <w:right w:val="none" w:sz="0" w:space="0" w:color="auto"/>
                  </w:divBdr>
                </w:div>
                <w:div w:id="538317351">
                  <w:marLeft w:val="640"/>
                  <w:marRight w:val="0"/>
                  <w:marTop w:val="0"/>
                  <w:marBottom w:val="0"/>
                  <w:divBdr>
                    <w:top w:val="none" w:sz="0" w:space="0" w:color="auto"/>
                    <w:left w:val="none" w:sz="0" w:space="0" w:color="auto"/>
                    <w:bottom w:val="none" w:sz="0" w:space="0" w:color="auto"/>
                    <w:right w:val="none" w:sz="0" w:space="0" w:color="auto"/>
                  </w:divBdr>
                </w:div>
                <w:div w:id="1612933794">
                  <w:marLeft w:val="640"/>
                  <w:marRight w:val="0"/>
                  <w:marTop w:val="0"/>
                  <w:marBottom w:val="0"/>
                  <w:divBdr>
                    <w:top w:val="none" w:sz="0" w:space="0" w:color="auto"/>
                    <w:left w:val="none" w:sz="0" w:space="0" w:color="auto"/>
                    <w:bottom w:val="none" w:sz="0" w:space="0" w:color="auto"/>
                    <w:right w:val="none" w:sz="0" w:space="0" w:color="auto"/>
                  </w:divBdr>
                </w:div>
                <w:div w:id="624772032">
                  <w:marLeft w:val="640"/>
                  <w:marRight w:val="0"/>
                  <w:marTop w:val="0"/>
                  <w:marBottom w:val="0"/>
                  <w:divBdr>
                    <w:top w:val="none" w:sz="0" w:space="0" w:color="auto"/>
                    <w:left w:val="none" w:sz="0" w:space="0" w:color="auto"/>
                    <w:bottom w:val="none" w:sz="0" w:space="0" w:color="auto"/>
                    <w:right w:val="none" w:sz="0" w:space="0" w:color="auto"/>
                  </w:divBdr>
                </w:div>
                <w:div w:id="53746646">
                  <w:marLeft w:val="640"/>
                  <w:marRight w:val="0"/>
                  <w:marTop w:val="0"/>
                  <w:marBottom w:val="0"/>
                  <w:divBdr>
                    <w:top w:val="none" w:sz="0" w:space="0" w:color="auto"/>
                    <w:left w:val="none" w:sz="0" w:space="0" w:color="auto"/>
                    <w:bottom w:val="none" w:sz="0" w:space="0" w:color="auto"/>
                    <w:right w:val="none" w:sz="0" w:space="0" w:color="auto"/>
                  </w:divBdr>
                </w:div>
                <w:div w:id="1017728732">
                  <w:marLeft w:val="640"/>
                  <w:marRight w:val="0"/>
                  <w:marTop w:val="0"/>
                  <w:marBottom w:val="0"/>
                  <w:divBdr>
                    <w:top w:val="none" w:sz="0" w:space="0" w:color="auto"/>
                    <w:left w:val="none" w:sz="0" w:space="0" w:color="auto"/>
                    <w:bottom w:val="none" w:sz="0" w:space="0" w:color="auto"/>
                    <w:right w:val="none" w:sz="0" w:space="0" w:color="auto"/>
                  </w:divBdr>
                </w:div>
                <w:div w:id="1991397368">
                  <w:marLeft w:val="640"/>
                  <w:marRight w:val="0"/>
                  <w:marTop w:val="0"/>
                  <w:marBottom w:val="0"/>
                  <w:divBdr>
                    <w:top w:val="none" w:sz="0" w:space="0" w:color="auto"/>
                    <w:left w:val="none" w:sz="0" w:space="0" w:color="auto"/>
                    <w:bottom w:val="none" w:sz="0" w:space="0" w:color="auto"/>
                    <w:right w:val="none" w:sz="0" w:space="0" w:color="auto"/>
                  </w:divBdr>
                </w:div>
                <w:div w:id="2020620952">
                  <w:marLeft w:val="640"/>
                  <w:marRight w:val="0"/>
                  <w:marTop w:val="0"/>
                  <w:marBottom w:val="0"/>
                  <w:divBdr>
                    <w:top w:val="none" w:sz="0" w:space="0" w:color="auto"/>
                    <w:left w:val="none" w:sz="0" w:space="0" w:color="auto"/>
                    <w:bottom w:val="none" w:sz="0" w:space="0" w:color="auto"/>
                    <w:right w:val="none" w:sz="0" w:space="0" w:color="auto"/>
                  </w:divBdr>
                </w:div>
                <w:div w:id="206987085">
                  <w:marLeft w:val="640"/>
                  <w:marRight w:val="0"/>
                  <w:marTop w:val="0"/>
                  <w:marBottom w:val="0"/>
                  <w:divBdr>
                    <w:top w:val="none" w:sz="0" w:space="0" w:color="auto"/>
                    <w:left w:val="none" w:sz="0" w:space="0" w:color="auto"/>
                    <w:bottom w:val="none" w:sz="0" w:space="0" w:color="auto"/>
                    <w:right w:val="none" w:sz="0" w:space="0" w:color="auto"/>
                  </w:divBdr>
                </w:div>
                <w:div w:id="1549948489">
                  <w:marLeft w:val="640"/>
                  <w:marRight w:val="0"/>
                  <w:marTop w:val="0"/>
                  <w:marBottom w:val="0"/>
                  <w:divBdr>
                    <w:top w:val="none" w:sz="0" w:space="0" w:color="auto"/>
                    <w:left w:val="none" w:sz="0" w:space="0" w:color="auto"/>
                    <w:bottom w:val="none" w:sz="0" w:space="0" w:color="auto"/>
                    <w:right w:val="none" w:sz="0" w:space="0" w:color="auto"/>
                  </w:divBdr>
                </w:div>
                <w:div w:id="216674863">
                  <w:marLeft w:val="640"/>
                  <w:marRight w:val="0"/>
                  <w:marTop w:val="0"/>
                  <w:marBottom w:val="0"/>
                  <w:divBdr>
                    <w:top w:val="none" w:sz="0" w:space="0" w:color="auto"/>
                    <w:left w:val="none" w:sz="0" w:space="0" w:color="auto"/>
                    <w:bottom w:val="none" w:sz="0" w:space="0" w:color="auto"/>
                    <w:right w:val="none" w:sz="0" w:space="0" w:color="auto"/>
                  </w:divBdr>
                </w:div>
                <w:div w:id="1551333965">
                  <w:marLeft w:val="640"/>
                  <w:marRight w:val="0"/>
                  <w:marTop w:val="0"/>
                  <w:marBottom w:val="0"/>
                  <w:divBdr>
                    <w:top w:val="none" w:sz="0" w:space="0" w:color="auto"/>
                    <w:left w:val="none" w:sz="0" w:space="0" w:color="auto"/>
                    <w:bottom w:val="none" w:sz="0" w:space="0" w:color="auto"/>
                    <w:right w:val="none" w:sz="0" w:space="0" w:color="auto"/>
                  </w:divBdr>
                </w:div>
                <w:div w:id="899174672">
                  <w:marLeft w:val="640"/>
                  <w:marRight w:val="0"/>
                  <w:marTop w:val="0"/>
                  <w:marBottom w:val="0"/>
                  <w:divBdr>
                    <w:top w:val="none" w:sz="0" w:space="0" w:color="auto"/>
                    <w:left w:val="none" w:sz="0" w:space="0" w:color="auto"/>
                    <w:bottom w:val="none" w:sz="0" w:space="0" w:color="auto"/>
                    <w:right w:val="none" w:sz="0" w:space="0" w:color="auto"/>
                  </w:divBdr>
                </w:div>
                <w:div w:id="1376659536">
                  <w:marLeft w:val="640"/>
                  <w:marRight w:val="0"/>
                  <w:marTop w:val="0"/>
                  <w:marBottom w:val="0"/>
                  <w:divBdr>
                    <w:top w:val="none" w:sz="0" w:space="0" w:color="auto"/>
                    <w:left w:val="none" w:sz="0" w:space="0" w:color="auto"/>
                    <w:bottom w:val="none" w:sz="0" w:space="0" w:color="auto"/>
                    <w:right w:val="none" w:sz="0" w:space="0" w:color="auto"/>
                  </w:divBdr>
                </w:div>
                <w:div w:id="1673416424">
                  <w:marLeft w:val="640"/>
                  <w:marRight w:val="0"/>
                  <w:marTop w:val="0"/>
                  <w:marBottom w:val="0"/>
                  <w:divBdr>
                    <w:top w:val="none" w:sz="0" w:space="0" w:color="auto"/>
                    <w:left w:val="none" w:sz="0" w:space="0" w:color="auto"/>
                    <w:bottom w:val="none" w:sz="0" w:space="0" w:color="auto"/>
                    <w:right w:val="none" w:sz="0" w:space="0" w:color="auto"/>
                  </w:divBdr>
                </w:div>
                <w:div w:id="1220822524">
                  <w:marLeft w:val="640"/>
                  <w:marRight w:val="0"/>
                  <w:marTop w:val="0"/>
                  <w:marBottom w:val="0"/>
                  <w:divBdr>
                    <w:top w:val="none" w:sz="0" w:space="0" w:color="auto"/>
                    <w:left w:val="none" w:sz="0" w:space="0" w:color="auto"/>
                    <w:bottom w:val="none" w:sz="0" w:space="0" w:color="auto"/>
                    <w:right w:val="none" w:sz="0" w:space="0" w:color="auto"/>
                  </w:divBdr>
                </w:div>
              </w:divsChild>
            </w:div>
            <w:div w:id="1165970946">
              <w:marLeft w:val="0"/>
              <w:marRight w:val="0"/>
              <w:marTop w:val="0"/>
              <w:marBottom w:val="0"/>
              <w:divBdr>
                <w:top w:val="none" w:sz="0" w:space="0" w:color="auto"/>
                <w:left w:val="none" w:sz="0" w:space="0" w:color="auto"/>
                <w:bottom w:val="none" w:sz="0" w:space="0" w:color="auto"/>
                <w:right w:val="none" w:sz="0" w:space="0" w:color="auto"/>
              </w:divBdr>
              <w:divsChild>
                <w:div w:id="1936132664">
                  <w:marLeft w:val="640"/>
                  <w:marRight w:val="0"/>
                  <w:marTop w:val="0"/>
                  <w:marBottom w:val="0"/>
                  <w:divBdr>
                    <w:top w:val="none" w:sz="0" w:space="0" w:color="auto"/>
                    <w:left w:val="none" w:sz="0" w:space="0" w:color="auto"/>
                    <w:bottom w:val="none" w:sz="0" w:space="0" w:color="auto"/>
                    <w:right w:val="none" w:sz="0" w:space="0" w:color="auto"/>
                  </w:divBdr>
                </w:div>
                <w:div w:id="1439714355">
                  <w:marLeft w:val="640"/>
                  <w:marRight w:val="0"/>
                  <w:marTop w:val="0"/>
                  <w:marBottom w:val="0"/>
                  <w:divBdr>
                    <w:top w:val="none" w:sz="0" w:space="0" w:color="auto"/>
                    <w:left w:val="none" w:sz="0" w:space="0" w:color="auto"/>
                    <w:bottom w:val="none" w:sz="0" w:space="0" w:color="auto"/>
                    <w:right w:val="none" w:sz="0" w:space="0" w:color="auto"/>
                  </w:divBdr>
                </w:div>
                <w:div w:id="311644196">
                  <w:marLeft w:val="640"/>
                  <w:marRight w:val="0"/>
                  <w:marTop w:val="0"/>
                  <w:marBottom w:val="0"/>
                  <w:divBdr>
                    <w:top w:val="none" w:sz="0" w:space="0" w:color="auto"/>
                    <w:left w:val="none" w:sz="0" w:space="0" w:color="auto"/>
                    <w:bottom w:val="none" w:sz="0" w:space="0" w:color="auto"/>
                    <w:right w:val="none" w:sz="0" w:space="0" w:color="auto"/>
                  </w:divBdr>
                </w:div>
                <w:div w:id="1659117211">
                  <w:marLeft w:val="640"/>
                  <w:marRight w:val="0"/>
                  <w:marTop w:val="0"/>
                  <w:marBottom w:val="0"/>
                  <w:divBdr>
                    <w:top w:val="none" w:sz="0" w:space="0" w:color="auto"/>
                    <w:left w:val="none" w:sz="0" w:space="0" w:color="auto"/>
                    <w:bottom w:val="none" w:sz="0" w:space="0" w:color="auto"/>
                    <w:right w:val="none" w:sz="0" w:space="0" w:color="auto"/>
                  </w:divBdr>
                </w:div>
                <w:div w:id="1769079222">
                  <w:marLeft w:val="640"/>
                  <w:marRight w:val="0"/>
                  <w:marTop w:val="0"/>
                  <w:marBottom w:val="0"/>
                  <w:divBdr>
                    <w:top w:val="none" w:sz="0" w:space="0" w:color="auto"/>
                    <w:left w:val="none" w:sz="0" w:space="0" w:color="auto"/>
                    <w:bottom w:val="none" w:sz="0" w:space="0" w:color="auto"/>
                    <w:right w:val="none" w:sz="0" w:space="0" w:color="auto"/>
                  </w:divBdr>
                </w:div>
                <w:div w:id="1348211539">
                  <w:marLeft w:val="640"/>
                  <w:marRight w:val="0"/>
                  <w:marTop w:val="0"/>
                  <w:marBottom w:val="0"/>
                  <w:divBdr>
                    <w:top w:val="none" w:sz="0" w:space="0" w:color="auto"/>
                    <w:left w:val="none" w:sz="0" w:space="0" w:color="auto"/>
                    <w:bottom w:val="none" w:sz="0" w:space="0" w:color="auto"/>
                    <w:right w:val="none" w:sz="0" w:space="0" w:color="auto"/>
                  </w:divBdr>
                </w:div>
                <w:div w:id="1711153298">
                  <w:marLeft w:val="640"/>
                  <w:marRight w:val="0"/>
                  <w:marTop w:val="0"/>
                  <w:marBottom w:val="0"/>
                  <w:divBdr>
                    <w:top w:val="none" w:sz="0" w:space="0" w:color="auto"/>
                    <w:left w:val="none" w:sz="0" w:space="0" w:color="auto"/>
                    <w:bottom w:val="none" w:sz="0" w:space="0" w:color="auto"/>
                    <w:right w:val="none" w:sz="0" w:space="0" w:color="auto"/>
                  </w:divBdr>
                </w:div>
                <w:div w:id="461853562">
                  <w:marLeft w:val="640"/>
                  <w:marRight w:val="0"/>
                  <w:marTop w:val="0"/>
                  <w:marBottom w:val="0"/>
                  <w:divBdr>
                    <w:top w:val="none" w:sz="0" w:space="0" w:color="auto"/>
                    <w:left w:val="none" w:sz="0" w:space="0" w:color="auto"/>
                    <w:bottom w:val="none" w:sz="0" w:space="0" w:color="auto"/>
                    <w:right w:val="none" w:sz="0" w:space="0" w:color="auto"/>
                  </w:divBdr>
                </w:div>
                <w:div w:id="1461453525">
                  <w:marLeft w:val="640"/>
                  <w:marRight w:val="0"/>
                  <w:marTop w:val="0"/>
                  <w:marBottom w:val="0"/>
                  <w:divBdr>
                    <w:top w:val="none" w:sz="0" w:space="0" w:color="auto"/>
                    <w:left w:val="none" w:sz="0" w:space="0" w:color="auto"/>
                    <w:bottom w:val="none" w:sz="0" w:space="0" w:color="auto"/>
                    <w:right w:val="none" w:sz="0" w:space="0" w:color="auto"/>
                  </w:divBdr>
                </w:div>
                <w:div w:id="1204097681">
                  <w:marLeft w:val="640"/>
                  <w:marRight w:val="0"/>
                  <w:marTop w:val="0"/>
                  <w:marBottom w:val="0"/>
                  <w:divBdr>
                    <w:top w:val="none" w:sz="0" w:space="0" w:color="auto"/>
                    <w:left w:val="none" w:sz="0" w:space="0" w:color="auto"/>
                    <w:bottom w:val="none" w:sz="0" w:space="0" w:color="auto"/>
                    <w:right w:val="none" w:sz="0" w:space="0" w:color="auto"/>
                  </w:divBdr>
                </w:div>
                <w:div w:id="528448985">
                  <w:marLeft w:val="640"/>
                  <w:marRight w:val="0"/>
                  <w:marTop w:val="0"/>
                  <w:marBottom w:val="0"/>
                  <w:divBdr>
                    <w:top w:val="none" w:sz="0" w:space="0" w:color="auto"/>
                    <w:left w:val="none" w:sz="0" w:space="0" w:color="auto"/>
                    <w:bottom w:val="none" w:sz="0" w:space="0" w:color="auto"/>
                    <w:right w:val="none" w:sz="0" w:space="0" w:color="auto"/>
                  </w:divBdr>
                </w:div>
                <w:div w:id="457840784">
                  <w:marLeft w:val="640"/>
                  <w:marRight w:val="0"/>
                  <w:marTop w:val="0"/>
                  <w:marBottom w:val="0"/>
                  <w:divBdr>
                    <w:top w:val="none" w:sz="0" w:space="0" w:color="auto"/>
                    <w:left w:val="none" w:sz="0" w:space="0" w:color="auto"/>
                    <w:bottom w:val="none" w:sz="0" w:space="0" w:color="auto"/>
                    <w:right w:val="none" w:sz="0" w:space="0" w:color="auto"/>
                  </w:divBdr>
                </w:div>
                <w:div w:id="412777051">
                  <w:marLeft w:val="640"/>
                  <w:marRight w:val="0"/>
                  <w:marTop w:val="0"/>
                  <w:marBottom w:val="0"/>
                  <w:divBdr>
                    <w:top w:val="none" w:sz="0" w:space="0" w:color="auto"/>
                    <w:left w:val="none" w:sz="0" w:space="0" w:color="auto"/>
                    <w:bottom w:val="none" w:sz="0" w:space="0" w:color="auto"/>
                    <w:right w:val="none" w:sz="0" w:space="0" w:color="auto"/>
                  </w:divBdr>
                </w:div>
                <w:div w:id="1698315991">
                  <w:marLeft w:val="640"/>
                  <w:marRight w:val="0"/>
                  <w:marTop w:val="0"/>
                  <w:marBottom w:val="0"/>
                  <w:divBdr>
                    <w:top w:val="none" w:sz="0" w:space="0" w:color="auto"/>
                    <w:left w:val="none" w:sz="0" w:space="0" w:color="auto"/>
                    <w:bottom w:val="none" w:sz="0" w:space="0" w:color="auto"/>
                    <w:right w:val="none" w:sz="0" w:space="0" w:color="auto"/>
                  </w:divBdr>
                </w:div>
                <w:div w:id="774906225">
                  <w:marLeft w:val="640"/>
                  <w:marRight w:val="0"/>
                  <w:marTop w:val="0"/>
                  <w:marBottom w:val="0"/>
                  <w:divBdr>
                    <w:top w:val="none" w:sz="0" w:space="0" w:color="auto"/>
                    <w:left w:val="none" w:sz="0" w:space="0" w:color="auto"/>
                    <w:bottom w:val="none" w:sz="0" w:space="0" w:color="auto"/>
                    <w:right w:val="none" w:sz="0" w:space="0" w:color="auto"/>
                  </w:divBdr>
                </w:div>
                <w:div w:id="702558027">
                  <w:marLeft w:val="640"/>
                  <w:marRight w:val="0"/>
                  <w:marTop w:val="0"/>
                  <w:marBottom w:val="0"/>
                  <w:divBdr>
                    <w:top w:val="none" w:sz="0" w:space="0" w:color="auto"/>
                    <w:left w:val="none" w:sz="0" w:space="0" w:color="auto"/>
                    <w:bottom w:val="none" w:sz="0" w:space="0" w:color="auto"/>
                    <w:right w:val="none" w:sz="0" w:space="0" w:color="auto"/>
                  </w:divBdr>
                </w:div>
                <w:div w:id="699205398">
                  <w:marLeft w:val="640"/>
                  <w:marRight w:val="0"/>
                  <w:marTop w:val="0"/>
                  <w:marBottom w:val="0"/>
                  <w:divBdr>
                    <w:top w:val="none" w:sz="0" w:space="0" w:color="auto"/>
                    <w:left w:val="none" w:sz="0" w:space="0" w:color="auto"/>
                    <w:bottom w:val="none" w:sz="0" w:space="0" w:color="auto"/>
                    <w:right w:val="none" w:sz="0" w:space="0" w:color="auto"/>
                  </w:divBdr>
                </w:div>
                <w:div w:id="1264999717">
                  <w:marLeft w:val="640"/>
                  <w:marRight w:val="0"/>
                  <w:marTop w:val="0"/>
                  <w:marBottom w:val="0"/>
                  <w:divBdr>
                    <w:top w:val="none" w:sz="0" w:space="0" w:color="auto"/>
                    <w:left w:val="none" w:sz="0" w:space="0" w:color="auto"/>
                    <w:bottom w:val="none" w:sz="0" w:space="0" w:color="auto"/>
                    <w:right w:val="none" w:sz="0" w:space="0" w:color="auto"/>
                  </w:divBdr>
                </w:div>
                <w:div w:id="1546141598">
                  <w:marLeft w:val="640"/>
                  <w:marRight w:val="0"/>
                  <w:marTop w:val="0"/>
                  <w:marBottom w:val="0"/>
                  <w:divBdr>
                    <w:top w:val="none" w:sz="0" w:space="0" w:color="auto"/>
                    <w:left w:val="none" w:sz="0" w:space="0" w:color="auto"/>
                    <w:bottom w:val="none" w:sz="0" w:space="0" w:color="auto"/>
                    <w:right w:val="none" w:sz="0" w:space="0" w:color="auto"/>
                  </w:divBdr>
                </w:div>
                <w:div w:id="1489665532">
                  <w:marLeft w:val="640"/>
                  <w:marRight w:val="0"/>
                  <w:marTop w:val="0"/>
                  <w:marBottom w:val="0"/>
                  <w:divBdr>
                    <w:top w:val="none" w:sz="0" w:space="0" w:color="auto"/>
                    <w:left w:val="none" w:sz="0" w:space="0" w:color="auto"/>
                    <w:bottom w:val="none" w:sz="0" w:space="0" w:color="auto"/>
                    <w:right w:val="none" w:sz="0" w:space="0" w:color="auto"/>
                  </w:divBdr>
                </w:div>
                <w:div w:id="104277630">
                  <w:marLeft w:val="640"/>
                  <w:marRight w:val="0"/>
                  <w:marTop w:val="0"/>
                  <w:marBottom w:val="0"/>
                  <w:divBdr>
                    <w:top w:val="none" w:sz="0" w:space="0" w:color="auto"/>
                    <w:left w:val="none" w:sz="0" w:space="0" w:color="auto"/>
                    <w:bottom w:val="none" w:sz="0" w:space="0" w:color="auto"/>
                    <w:right w:val="none" w:sz="0" w:space="0" w:color="auto"/>
                  </w:divBdr>
                </w:div>
                <w:div w:id="981547327">
                  <w:marLeft w:val="640"/>
                  <w:marRight w:val="0"/>
                  <w:marTop w:val="0"/>
                  <w:marBottom w:val="0"/>
                  <w:divBdr>
                    <w:top w:val="none" w:sz="0" w:space="0" w:color="auto"/>
                    <w:left w:val="none" w:sz="0" w:space="0" w:color="auto"/>
                    <w:bottom w:val="none" w:sz="0" w:space="0" w:color="auto"/>
                    <w:right w:val="none" w:sz="0" w:space="0" w:color="auto"/>
                  </w:divBdr>
                </w:div>
                <w:div w:id="1290432409">
                  <w:marLeft w:val="640"/>
                  <w:marRight w:val="0"/>
                  <w:marTop w:val="0"/>
                  <w:marBottom w:val="0"/>
                  <w:divBdr>
                    <w:top w:val="none" w:sz="0" w:space="0" w:color="auto"/>
                    <w:left w:val="none" w:sz="0" w:space="0" w:color="auto"/>
                    <w:bottom w:val="none" w:sz="0" w:space="0" w:color="auto"/>
                    <w:right w:val="none" w:sz="0" w:space="0" w:color="auto"/>
                  </w:divBdr>
                </w:div>
                <w:div w:id="2068870472">
                  <w:marLeft w:val="640"/>
                  <w:marRight w:val="0"/>
                  <w:marTop w:val="0"/>
                  <w:marBottom w:val="0"/>
                  <w:divBdr>
                    <w:top w:val="none" w:sz="0" w:space="0" w:color="auto"/>
                    <w:left w:val="none" w:sz="0" w:space="0" w:color="auto"/>
                    <w:bottom w:val="none" w:sz="0" w:space="0" w:color="auto"/>
                    <w:right w:val="none" w:sz="0" w:space="0" w:color="auto"/>
                  </w:divBdr>
                </w:div>
                <w:div w:id="1039474627">
                  <w:marLeft w:val="640"/>
                  <w:marRight w:val="0"/>
                  <w:marTop w:val="0"/>
                  <w:marBottom w:val="0"/>
                  <w:divBdr>
                    <w:top w:val="none" w:sz="0" w:space="0" w:color="auto"/>
                    <w:left w:val="none" w:sz="0" w:space="0" w:color="auto"/>
                    <w:bottom w:val="none" w:sz="0" w:space="0" w:color="auto"/>
                    <w:right w:val="none" w:sz="0" w:space="0" w:color="auto"/>
                  </w:divBdr>
                </w:div>
                <w:div w:id="1245454197">
                  <w:marLeft w:val="640"/>
                  <w:marRight w:val="0"/>
                  <w:marTop w:val="0"/>
                  <w:marBottom w:val="0"/>
                  <w:divBdr>
                    <w:top w:val="none" w:sz="0" w:space="0" w:color="auto"/>
                    <w:left w:val="none" w:sz="0" w:space="0" w:color="auto"/>
                    <w:bottom w:val="none" w:sz="0" w:space="0" w:color="auto"/>
                    <w:right w:val="none" w:sz="0" w:space="0" w:color="auto"/>
                  </w:divBdr>
                </w:div>
                <w:div w:id="441533784">
                  <w:marLeft w:val="640"/>
                  <w:marRight w:val="0"/>
                  <w:marTop w:val="0"/>
                  <w:marBottom w:val="0"/>
                  <w:divBdr>
                    <w:top w:val="none" w:sz="0" w:space="0" w:color="auto"/>
                    <w:left w:val="none" w:sz="0" w:space="0" w:color="auto"/>
                    <w:bottom w:val="none" w:sz="0" w:space="0" w:color="auto"/>
                    <w:right w:val="none" w:sz="0" w:space="0" w:color="auto"/>
                  </w:divBdr>
                </w:div>
                <w:div w:id="1301350682">
                  <w:marLeft w:val="640"/>
                  <w:marRight w:val="0"/>
                  <w:marTop w:val="0"/>
                  <w:marBottom w:val="0"/>
                  <w:divBdr>
                    <w:top w:val="none" w:sz="0" w:space="0" w:color="auto"/>
                    <w:left w:val="none" w:sz="0" w:space="0" w:color="auto"/>
                    <w:bottom w:val="none" w:sz="0" w:space="0" w:color="auto"/>
                    <w:right w:val="none" w:sz="0" w:space="0" w:color="auto"/>
                  </w:divBdr>
                </w:div>
                <w:div w:id="200435018">
                  <w:marLeft w:val="640"/>
                  <w:marRight w:val="0"/>
                  <w:marTop w:val="0"/>
                  <w:marBottom w:val="0"/>
                  <w:divBdr>
                    <w:top w:val="none" w:sz="0" w:space="0" w:color="auto"/>
                    <w:left w:val="none" w:sz="0" w:space="0" w:color="auto"/>
                    <w:bottom w:val="none" w:sz="0" w:space="0" w:color="auto"/>
                    <w:right w:val="none" w:sz="0" w:space="0" w:color="auto"/>
                  </w:divBdr>
                </w:div>
                <w:div w:id="2113091702">
                  <w:marLeft w:val="640"/>
                  <w:marRight w:val="0"/>
                  <w:marTop w:val="0"/>
                  <w:marBottom w:val="0"/>
                  <w:divBdr>
                    <w:top w:val="none" w:sz="0" w:space="0" w:color="auto"/>
                    <w:left w:val="none" w:sz="0" w:space="0" w:color="auto"/>
                    <w:bottom w:val="none" w:sz="0" w:space="0" w:color="auto"/>
                    <w:right w:val="none" w:sz="0" w:space="0" w:color="auto"/>
                  </w:divBdr>
                </w:div>
                <w:div w:id="373385063">
                  <w:marLeft w:val="640"/>
                  <w:marRight w:val="0"/>
                  <w:marTop w:val="0"/>
                  <w:marBottom w:val="0"/>
                  <w:divBdr>
                    <w:top w:val="none" w:sz="0" w:space="0" w:color="auto"/>
                    <w:left w:val="none" w:sz="0" w:space="0" w:color="auto"/>
                    <w:bottom w:val="none" w:sz="0" w:space="0" w:color="auto"/>
                    <w:right w:val="none" w:sz="0" w:space="0" w:color="auto"/>
                  </w:divBdr>
                </w:div>
                <w:div w:id="1129395517">
                  <w:marLeft w:val="640"/>
                  <w:marRight w:val="0"/>
                  <w:marTop w:val="0"/>
                  <w:marBottom w:val="0"/>
                  <w:divBdr>
                    <w:top w:val="none" w:sz="0" w:space="0" w:color="auto"/>
                    <w:left w:val="none" w:sz="0" w:space="0" w:color="auto"/>
                    <w:bottom w:val="none" w:sz="0" w:space="0" w:color="auto"/>
                    <w:right w:val="none" w:sz="0" w:space="0" w:color="auto"/>
                  </w:divBdr>
                </w:div>
                <w:div w:id="1891964071">
                  <w:marLeft w:val="640"/>
                  <w:marRight w:val="0"/>
                  <w:marTop w:val="0"/>
                  <w:marBottom w:val="0"/>
                  <w:divBdr>
                    <w:top w:val="none" w:sz="0" w:space="0" w:color="auto"/>
                    <w:left w:val="none" w:sz="0" w:space="0" w:color="auto"/>
                    <w:bottom w:val="none" w:sz="0" w:space="0" w:color="auto"/>
                    <w:right w:val="none" w:sz="0" w:space="0" w:color="auto"/>
                  </w:divBdr>
                </w:div>
                <w:div w:id="918711330">
                  <w:marLeft w:val="640"/>
                  <w:marRight w:val="0"/>
                  <w:marTop w:val="0"/>
                  <w:marBottom w:val="0"/>
                  <w:divBdr>
                    <w:top w:val="none" w:sz="0" w:space="0" w:color="auto"/>
                    <w:left w:val="none" w:sz="0" w:space="0" w:color="auto"/>
                    <w:bottom w:val="none" w:sz="0" w:space="0" w:color="auto"/>
                    <w:right w:val="none" w:sz="0" w:space="0" w:color="auto"/>
                  </w:divBdr>
                </w:div>
                <w:div w:id="1624265476">
                  <w:marLeft w:val="640"/>
                  <w:marRight w:val="0"/>
                  <w:marTop w:val="0"/>
                  <w:marBottom w:val="0"/>
                  <w:divBdr>
                    <w:top w:val="none" w:sz="0" w:space="0" w:color="auto"/>
                    <w:left w:val="none" w:sz="0" w:space="0" w:color="auto"/>
                    <w:bottom w:val="none" w:sz="0" w:space="0" w:color="auto"/>
                    <w:right w:val="none" w:sz="0" w:space="0" w:color="auto"/>
                  </w:divBdr>
                </w:div>
                <w:div w:id="2058890285">
                  <w:marLeft w:val="640"/>
                  <w:marRight w:val="0"/>
                  <w:marTop w:val="0"/>
                  <w:marBottom w:val="0"/>
                  <w:divBdr>
                    <w:top w:val="none" w:sz="0" w:space="0" w:color="auto"/>
                    <w:left w:val="none" w:sz="0" w:space="0" w:color="auto"/>
                    <w:bottom w:val="none" w:sz="0" w:space="0" w:color="auto"/>
                    <w:right w:val="none" w:sz="0" w:space="0" w:color="auto"/>
                  </w:divBdr>
                </w:div>
                <w:div w:id="981008738">
                  <w:marLeft w:val="640"/>
                  <w:marRight w:val="0"/>
                  <w:marTop w:val="0"/>
                  <w:marBottom w:val="0"/>
                  <w:divBdr>
                    <w:top w:val="none" w:sz="0" w:space="0" w:color="auto"/>
                    <w:left w:val="none" w:sz="0" w:space="0" w:color="auto"/>
                    <w:bottom w:val="none" w:sz="0" w:space="0" w:color="auto"/>
                    <w:right w:val="none" w:sz="0" w:space="0" w:color="auto"/>
                  </w:divBdr>
                </w:div>
                <w:div w:id="1785229750">
                  <w:marLeft w:val="640"/>
                  <w:marRight w:val="0"/>
                  <w:marTop w:val="0"/>
                  <w:marBottom w:val="0"/>
                  <w:divBdr>
                    <w:top w:val="none" w:sz="0" w:space="0" w:color="auto"/>
                    <w:left w:val="none" w:sz="0" w:space="0" w:color="auto"/>
                    <w:bottom w:val="none" w:sz="0" w:space="0" w:color="auto"/>
                    <w:right w:val="none" w:sz="0" w:space="0" w:color="auto"/>
                  </w:divBdr>
                </w:div>
                <w:div w:id="89858863">
                  <w:marLeft w:val="640"/>
                  <w:marRight w:val="0"/>
                  <w:marTop w:val="0"/>
                  <w:marBottom w:val="0"/>
                  <w:divBdr>
                    <w:top w:val="none" w:sz="0" w:space="0" w:color="auto"/>
                    <w:left w:val="none" w:sz="0" w:space="0" w:color="auto"/>
                    <w:bottom w:val="none" w:sz="0" w:space="0" w:color="auto"/>
                    <w:right w:val="none" w:sz="0" w:space="0" w:color="auto"/>
                  </w:divBdr>
                </w:div>
                <w:div w:id="1802502361">
                  <w:marLeft w:val="640"/>
                  <w:marRight w:val="0"/>
                  <w:marTop w:val="0"/>
                  <w:marBottom w:val="0"/>
                  <w:divBdr>
                    <w:top w:val="none" w:sz="0" w:space="0" w:color="auto"/>
                    <w:left w:val="none" w:sz="0" w:space="0" w:color="auto"/>
                    <w:bottom w:val="none" w:sz="0" w:space="0" w:color="auto"/>
                    <w:right w:val="none" w:sz="0" w:space="0" w:color="auto"/>
                  </w:divBdr>
                </w:div>
                <w:div w:id="1727098655">
                  <w:marLeft w:val="640"/>
                  <w:marRight w:val="0"/>
                  <w:marTop w:val="0"/>
                  <w:marBottom w:val="0"/>
                  <w:divBdr>
                    <w:top w:val="none" w:sz="0" w:space="0" w:color="auto"/>
                    <w:left w:val="none" w:sz="0" w:space="0" w:color="auto"/>
                    <w:bottom w:val="none" w:sz="0" w:space="0" w:color="auto"/>
                    <w:right w:val="none" w:sz="0" w:space="0" w:color="auto"/>
                  </w:divBdr>
                </w:div>
                <w:div w:id="468715679">
                  <w:marLeft w:val="640"/>
                  <w:marRight w:val="0"/>
                  <w:marTop w:val="0"/>
                  <w:marBottom w:val="0"/>
                  <w:divBdr>
                    <w:top w:val="none" w:sz="0" w:space="0" w:color="auto"/>
                    <w:left w:val="none" w:sz="0" w:space="0" w:color="auto"/>
                    <w:bottom w:val="none" w:sz="0" w:space="0" w:color="auto"/>
                    <w:right w:val="none" w:sz="0" w:space="0" w:color="auto"/>
                  </w:divBdr>
                </w:div>
                <w:div w:id="77099250">
                  <w:marLeft w:val="640"/>
                  <w:marRight w:val="0"/>
                  <w:marTop w:val="0"/>
                  <w:marBottom w:val="0"/>
                  <w:divBdr>
                    <w:top w:val="none" w:sz="0" w:space="0" w:color="auto"/>
                    <w:left w:val="none" w:sz="0" w:space="0" w:color="auto"/>
                    <w:bottom w:val="none" w:sz="0" w:space="0" w:color="auto"/>
                    <w:right w:val="none" w:sz="0" w:space="0" w:color="auto"/>
                  </w:divBdr>
                </w:div>
                <w:div w:id="148332499">
                  <w:marLeft w:val="640"/>
                  <w:marRight w:val="0"/>
                  <w:marTop w:val="0"/>
                  <w:marBottom w:val="0"/>
                  <w:divBdr>
                    <w:top w:val="none" w:sz="0" w:space="0" w:color="auto"/>
                    <w:left w:val="none" w:sz="0" w:space="0" w:color="auto"/>
                    <w:bottom w:val="none" w:sz="0" w:space="0" w:color="auto"/>
                    <w:right w:val="none" w:sz="0" w:space="0" w:color="auto"/>
                  </w:divBdr>
                </w:div>
                <w:div w:id="451943454">
                  <w:marLeft w:val="640"/>
                  <w:marRight w:val="0"/>
                  <w:marTop w:val="0"/>
                  <w:marBottom w:val="0"/>
                  <w:divBdr>
                    <w:top w:val="none" w:sz="0" w:space="0" w:color="auto"/>
                    <w:left w:val="none" w:sz="0" w:space="0" w:color="auto"/>
                    <w:bottom w:val="none" w:sz="0" w:space="0" w:color="auto"/>
                    <w:right w:val="none" w:sz="0" w:space="0" w:color="auto"/>
                  </w:divBdr>
                </w:div>
                <w:div w:id="1508055341">
                  <w:marLeft w:val="640"/>
                  <w:marRight w:val="0"/>
                  <w:marTop w:val="0"/>
                  <w:marBottom w:val="0"/>
                  <w:divBdr>
                    <w:top w:val="none" w:sz="0" w:space="0" w:color="auto"/>
                    <w:left w:val="none" w:sz="0" w:space="0" w:color="auto"/>
                    <w:bottom w:val="none" w:sz="0" w:space="0" w:color="auto"/>
                    <w:right w:val="none" w:sz="0" w:space="0" w:color="auto"/>
                  </w:divBdr>
                </w:div>
                <w:div w:id="316231044">
                  <w:marLeft w:val="640"/>
                  <w:marRight w:val="0"/>
                  <w:marTop w:val="0"/>
                  <w:marBottom w:val="0"/>
                  <w:divBdr>
                    <w:top w:val="none" w:sz="0" w:space="0" w:color="auto"/>
                    <w:left w:val="none" w:sz="0" w:space="0" w:color="auto"/>
                    <w:bottom w:val="none" w:sz="0" w:space="0" w:color="auto"/>
                    <w:right w:val="none" w:sz="0" w:space="0" w:color="auto"/>
                  </w:divBdr>
                </w:div>
                <w:div w:id="1162889395">
                  <w:marLeft w:val="640"/>
                  <w:marRight w:val="0"/>
                  <w:marTop w:val="0"/>
                  <w:marBottom w:val="0"/>
                  <w:divBdr>
                    <w:top w:val="none" w:sz="0" w:space="0" w:color="auto"/>
                    <w:left w:val="none" w:sz="0" w:space="0" w:color="auto"/>
                    <w:bottom w:val="none" w:sz="0" w:space="0" w:color="auto"/>
                    <w:right w:val="none" w:sz="0" w:space="0" w:color="auto"/>
                  </w:divBdr>
                </w:div>
                <w:div w:id="1316452528">
                  <w:marLeft w:val="640"/>
                  <w:marRight w:val="0"/>
                  <w:marTop w:val="0"/>
                  <w:marBottom w:val="0"/>
                  <w:divBdr>
                    <w:top w:val="none" w:sz="0" w:space="0" w:color="auto"/>
                    <w:left w:val="none" w:sz="0" w:space="0" w:color="auto"/>
                    <w:bottom w:val="none" w:sz="0" w:space="0" w:color="auto"/>
                    <w:right w:val="none" w:sz="0" w:space="0" w:color="auto"/>
                  </w:divBdr>
                </w:div>
                <w:div w:id="1399326826">
                  <w:marLeft w:val="640"/>
                  <w:marRight w:val="0"/>
                  <w:marTop w:val="0"/>
                  <w:marBottom w:val="0"/>
                  <w:divBdr>
                    <w:top w:val="none" w:sz="0" w:space="0" w:color="auto"/>
                    <w:left w:val="none" w:sz="0" w:space="0" w:color="auto"/>
                    <w:bottom w:val="none" w:sz="0" w:space="0" w:color="auto"/>
                    <w:right w:val="none" w:sz="0" w:space="0" w:color="auto"/>
                  </w:divBdr>
                </w:div>
                <w:div w:id="159081143">
                  <w:marLeft w:val="640"/>
                  <w:marRight w:val="0"/>
                  <w:marTop w:val="0"/>
                  <w:marBottom w:val="0"/>
                  <w:divBdr>
                    <w:top w:val="none" w:sz="0" w:space="0" w:color="auto"/>
                    <w:left w:val="none" w:sz="0" w:space="0" w:color="auto"/>
                    <w:bottom w:val="none" w:sz="0" w:space="0" w:color="auto"/>
                    <w:right w:val="none" w:sz="0" w:space="0" w:color="auto"/>
                  </w:divBdr>
                </w:div>
                <w:div w:id="238247539">
                  <w:marLeft w:val="640"/>
                  <w:marRight w:val="0"/>
                  <w:marTop w:val="0"/>
                  <w:marBottom w:val="0"/>
                  <w:divBdr>
                    <w:top w:val="none" w:sz="0" w:space="0" w:color="auto"/>
                    <w:left w:val="none" w:sz="0" w:space="0" w:color="auto"/>
                    <w:bottom w:val="none" w:sz="0" w:space="0" w:color="auto"/>
                    <w:right w:val="none" w:sz="0" w:space="0" w:color="auto"/>
                  </w:divBdr>
                </w:div>
                <w:div w:id="1524056910">
                  <w:marLeft w:val="640"/>
                  <w:marRight w:val="0"/>
                  <w:marTop w:val="0"/>
                  <w:marBottom w:val="0"/>
                  <w:divBdr>
                    <w:top w:val="none" w:sz="0" w:space="0" w:color="auto"/>
                    <w:left w:val="none" w:sz="0" w:space="0" w:color="auto"/>
                    <w:bottom w:val="none" w:sz="0" w:space="0" w:color="auto"/>
                    <w:right w:val="none" w:sz="0" w:space="0" w:color="auto"/>
                  </w:divBdr>
                </w:div>
                <w:div w:id="1756170226">
                  <w:marLeft w:val="640"/>
                  <w:marRight w:val="0"/>
                  <w:marTop w:val="0"/>
                  <w:marBottom w:val="0"/>
                  <w:divBdr>
                    <w:top w:val="none" w:sz="0" w:space="0" w:color="auto"/>
                    <w:left w:val="none" w:sz="0" w:space="0" w:color="auto"/>
                    <w:bottom w:val="none" w:sz="0" w:space="0" w:color="auto"/>
                    <w:right w:val="none" w:sz="0" w:space="0" w:color="auto"/>
                  </w:divBdr>
                </w:div>
                <w:div w:id="809597311">
                  <w:marLeft w:val="640"/>
                  <w:marRight w:val="0"/>
                  <w:marTop w:val="0"/>
                  <w:marBottom w:val="0"/>
                  <w:divBdr>
                    <w:top w:val="none" w:sz="0" w:space="0" w:color="auto"/>
                    <w:left w:val="none" w:sz="0" w:space="0" w:color="auto"/>
                    <w:bottom w:val="none" w:sz="0" w:space="0" w:color="auto"/>
                    <w:right w:val="none" w:sz="0" w:space="0" w:color="auto"/>
                  </w:divBdr>
                </w:div>
                <w:div w:id="728502461">
                  <w:marLeft w:val="640"/>
                  <w:marRight w:val="0"/>
                  <w:marTop w:val="0"/>
                  <w:marBottom w:val="0"/>
                  <w:divBdr>
                    <w:top w:val="none" w:sz="0" w:space="0" w:color="auto"/>
                    <w:left w:val="none" w:sz="0" w:space="0" w:color="auto"/>
                    <w:bottom w:val="none" w:sz="0" w:space="0" w:color="auto"/>
                    <w:right w:val="none" w:sz="0" w:space="0" w:color="auto"/>
                  </w:divBdr>
                </w:div>
                <w:div w:id="262956840">
                  <w:marLeft w:val="640"/>
                  <w:marRight w:val="0"/>
                  <w:marTop w:val="0"/>
                  <w:marBottom w:val="0"/>
                  <w:divBdr>
                    <w:top w:val="none" w:sz="0" w:space="0" w:color="auto"/>
                    <w:left w:val="none" w:sz="0" w:space="0" w:color="auto"/>
                    <w:bottom w:val="none" w:sz="0" w:space="0" w:color="auto"/>
                    <w:right w:val="none" w:sz="0" w:space="0" w:color="auto"/>
                  </w:divBdr>
                </w:div>
                <w:div w:id="38671439">
                  <w:marLeft w:val="640"/>
                  <w:marRight w:val="0"/>
                  <w:marTop w:val="0"/>
                  <w:marBottom w:val="0"/>
                  <w:divBdr>
                    <w:top w:val="none" w:sz="0" w:space="0" w:color="auto"/>
                    <w:left w:val="none" w:sz="0" w:space="0" w:color="auto"/>
                    <w:bottom w:val="none" w:sz="0" w:space="0" w:color="auto"/>
                    <w:right w:val="none" w:sz="0" w:space="0" w:color="auto"/>
                  </w:divBdr>
                </w:div>
                <w:div w:id="574710570">
                  <w:marLeft w:val="640"/>
                  <w:marRight w:val="0"/>
                  <w:marTop w:val="0"/>
                  <w:marBottom w:val="0"/>
                  <w:divBdr>
                    <w:top w:val="none" w:sz="0" w:space="0" w:color="auto"/>
                    <w:left w:val="none" w:sz="0" w:space="0" w:color="auto"/>
                    <w:bottom w:val="none" w:sz="0" w:space="0" w:color="auto"/>
                    <w:right w:val="none" w:sz="0" w:space="0" w:color="auto"/>
                  </w:divBdr>
                </w:div>
                <w:div w:id="243686672">
                  <w:marLeft w:val="640"/>
                  <w:marRight w:val="0"/>
                  <w:marTop w:val="0"/>
                  <w:marBottom w:val="0"/>
                  <w:divBdr>
                    <w:top w:val="none" w:sz="0" w:space="0" w:color="auto"/>
                    <w:left w:val="none" w:sz="0" w:space="0" w:color="auto"/>
                    <w:bottom w:val="none" w:sz="0" w:space="0" w:color="auto"/>
                    <w:right w:val="none" w:sz="0" w:space="0" w:color="auto"/>
                  </w:divBdr>
                </w:div>
                <w:div w:id="1923641783">
                  <w:marLeft w:val="640"/>
                  <w:marRight w:val="0"/>
                  <w:marTop w:val="0"/>
                  <w:marBottom w:val="0"/>
                  <w:divBdr>
                    <w:top w:val="none" w:sz="0" w:space="0" w:color="auto"/>
                    <w:left w:val="none" w:sz="0" w:space="0" w:color="auto"/>
                    <w:bottom w:val="none" w:sz="0" w:space="0" w:color="auto"/>
                    <w:right w:val="none" w:sz="0" w:space="0" w:color="auto"/>
                  </w:divBdr>
                </w:div>
                <w:div w:id="1368681623">
                  <w:marLeft w:val="640"/>
                  <w:marRight w:val="0"/>
                  <w:marTop w:val="0"/>
                  <w:marBottom w:val="0"/>
                  <w:divBdr>
                    <w:top w:val="none" w:sz="0" w:space="0" w:color="auto"/>
                    <w:left w:val="none" w:sz="0" w:space="0" w:color="auto"/>
                    <w:bottom w:val="none" w:sz="0" w:space="0" w:color="auto"/>
                    <w:right w:val="none" w:sz="0" w:space="0" w:color="auto"/>
                  </w:divBdr>
                </w:div>
                <w:div w:id="1173298608">
                  <w:marLeft w:val="640"/>
                  <w:marRight w:val="0"/>
                  <w:marTop w:val="0"/>
                  <w:marBottom w:val="0"/>
                  <w:divBdr>
                    <w:top w:val="none" w:sz="0" w:space="0" w:color="auto"/>
                    <w:left w:val="none" w:sz="0" w:space="0" w:color="auto"/>
                    <w:bottom w:val="none" w:sz="0" w:space="0" w:color="auto"/>
                    <w:right w:val="none" w:sz="0" w:space="0" w:color="auto"/>
                  </w:divBdr>
                </w:div>
                <w:div w:id="1816751156">
                  <w:marLeft w:val="640"/>
                  <w:marRight w:val="0"/>
                  <w:marTop w:val="0"/>
                  <w:marBottom w:val="0"/>
                  <w:divBdr>
                    <w:top w:val="none" w:sz="0" w:space="0" w:color="auto"/>
                    <w:left w:val="none" w:sz="0" w:space="0" w:color="auto"/>
                    <w:bottom w:val="none" w:sz="0" w:space="0" w:color="auto"/>
                    <w:right w:val="none" w:sz="0" w:space="0" w:color="auto"/>
                  </w:divBdr>
                </w:div>
              </w:divsChild>
            </w:div>
            <w:div w:id="1621494263">
              <w:marLeft w:val="0"/>
              <w:marRight w:val="0"/>
              <w:marTop w:val="0"/>
              <w:marBottom w:val="0"/>
              <w:divBdr>
                <w:top w:val="none" w:sz="0" w:space="0" w:color="auto"/>
                <w:left w:val="none" w:sz="0" w:space="0" w:color="auto"/>
                <w:bottom w:val="none" w:sz="0" w:space="0" w:color="auto"/>
                <w:right w:val="none" w:sz="0" w:space="0" w:color="auto"/>
              </w:divBdr>
              <w:divsChild>
                <w:div w:id="1555852440">
                  <w:marLeft w:val="640"/>
                  <w:marRight w:val="0"/>
                  <w:marTop w:val="0"/>
                  <w:marBottom w:val="0"/>
                  <w:divBdr>
                    <w:top w:val="none" w:sz="0" w:space="0" w:color="auto"/>
                    <w:left w:val="none" w:sz="0" w:space="0" w:color="auto"/>
                    <w:bottom w:val="none" w:sz="0" w:space="0" w:color="auto"/>
                    <w:right w:val="none" w:sz="0" w:space="0" w:color="auto"/>
                  </w:divBdr>
                </w:div>
                <w:div w:id="529148694">
                  <w:marLeft w:val="640"/>
                  <w:marRight w:val="0"/>
                  <w:marTop w:val="0"/>
                  <w:marBottom w:val="0"/>
                  <w:divBdr>
                    <w:top w:val="none" w:sz="0" w:space="0" w:color="auto"/>
                    <w:left w:val="none" w:sz="0" w:space="0" w:color="auto"/>
                    <w:bottom w:val="none" w:sz="0" w:space="0" w:color="auto"/>
                    <w:right w:val="none" w:sz="0" w:space="0" w:color="auto"/>
                  </w:divBdr>
                </w:div>
                <w:div w:id="111631061">
                  <w:marLeft w:val="640"/>
                  <w:marRight w:val="0"/>
                  <w:marTop w:val="0"/>
                  <w:marBottom w:val="0"/>
                  <w:divBdr>
                    <w:top w:val="none" w:sz="0" w:space="0" w:color="auto"/>
                    <w:left w:val="none" w:sz="0" w:space="0" w:color="auto"/>
                    <w:bottom w:val="none" w:sz="0" w:space="0" w:color="auto"/>
                    <w:right w:val="none" w:sz="0" w:space="0" w:color="auto"/>
                  </w:divBdr>
                </w:div>
                <w:div w:id="2032297688">
                  <w:marLeft w:val="640"/>
                  <w:marRight w:val="0"/>
                  <w:marTop w:val="0"/>
                  <w:marBottom w:val="0"/>
                  <w:divBdr>
                    <w:top w:val="none" w:sz="0" w:space="0" w:color="auto"/>
                    <w:left w:val="none" w:sz="0" w:space="0" w:color="auto"/>
                    <w:bottom w:val="none" w:sz="0" w:space="0" w:color="auto"/>
                    <w:right w:val="none" w:sz="0" w:space="0" w:color="auto"/>
                  </w:divBdr>
                </w:div>
                <w:div w:id="18942402">
                  <w:marLeft w:val="640"/>
                  <w:marRight w:val="0"/>
                  <w:marTop w:val="0"/>
                  <w:marBottom w:val="0"/>
                  <w:divBdr>
                    <w:top w:val="none" w:sz="0" w:space="0" w:color="auto"/>
                    <w:left w:val="none" w:sz="0" w:space="0" w:color="auto"/>
                    <w:bottom w:val="none" w:sz="0" w:space="0" w:color="auto"/>
                    <w:right w:val="none" w:sz="0" w:space="0" w:color="auto"/>
                  </w:divBdr>
                </w:div>
                <w:div w:id="1160391882">
                  <w:marLeft w:val="640"/>
                  <w:marRight w:val="0"/>
                  <w:marTop w:val="0"/>
                  <w:marBottom w:val="0"/>
                  <w:divBdr>
                    <w:top w:val="none" w:sz="0" w:space="0" w:color="auto"/>
                    <w:left w:val="none" w:sz="0" w:space="0" w:color="auto"/>
                    <w:bottom w:val="none" w:sz="0" w:space="0" w:color="auto"/>
                    <w:right w:val="none" w:sz="0" w:space="0" w:color="auto"/>
                  </w:divBdr>
                </w:div>
                <w:div w:id="2103598732">
                  <w:marLeft w:val="640"/>
                  <w:marRight w:val="0"/>
                  <w:marTop w:val="0"/>
                  <w:marBottom w:val="0"/>
                  <w:divBdr>
                    <w:top w:val="none" w:sz="0" w:space="0" w:color="auto"/>
                    <w:left w:val="none" w:sz="0" w:space="0" w:color="auto"/>
                    <w:bottom w:val="none" w:sz="0" w:space="0" w:color="auto"/>
                    <w:right w:val="none" w:sz="0" w:space="0" w:color="auto"/>
                  </w:divBdr>
                </w:div>
                <w:div w:id="1703628774">
                  <w:marLeft w:val="640"/>
                  <w:marRight w:val="0"/>
                  <w:marTop w:val="0"/>
                  <w:marBottom w:val="0"/>
                  <w:divBdr>
                    <w:top w:val="none" w:sz="0" w:space="0" w:color="auto"/>
                    <w:left w:val="none" w:sz="0" w:space="0" w:color="auto"/>
                    <w:bottom w:val="none" w:sz="0" w:space="0" w:color="auto"/>
                    <w:right w:val="none" w:sz="0" w:space="0" w:color="auto"/>
                  </w:divBdr>
                </w:div>
                <w:div w:id="252052077">
                  <w:marLeft w:val="640"/>
                  <w:marRight w:val="0"/>
                  <w:marTop w:val="0"/>
                  <w:marBottom w:val="0"/>
                  <w:divBdr>
                    <w:top w:val="none" w:sz="0" w:space="0" w:color="auto"/>
                    <w:left w:val="none" w:sz="0" w:space="0" w:color="auto"/>
                    <w:bottom w:val="none" w:sz="0" w:space="0" w:color="auto"/>
                    <w:right w:val="none" w:sz="0" w:space="0" w:color="auto"/>
                  </w:divBdr>
                </w:div>
                <w:div w:id="1500654961">
                  <w:marLeft w:val="640"/>
                  <w:marRight w:val="0"/>
                  <w:marTop w:val="0"/>
                  <w:marBottom w:val="0"/>
                  <w:divBdr>
                    <w:top w:val="none" w:sz="0" w:space="0" w:color="auto"/>
                    <w:left w:val="none" w:sz="0" w:space="0" w:color="auto"/>
                    <w:bottom w:val="none" w:sz="0" w:space="0" w:color="auto"/>
                    <w:right w:val="none" w:sz="0" w:space="0" w:color="auto"/>
                  </w:divBdr>
                </w:div>
                <w:div w:id="438842335">
                  <w:marLeft w:val="640"/>
                  <w:marRight w:val="0"/>
                  <w:marTop w:val="0"/>
                  <w:marBottom w:val="0"/>
                  <w:divBdr>
                    <w:top w:val="none" w:sz="0" w:space="0" w:color="auto"/>
                    <w:left w:val="none" w:sz="0" w:space="0" w:color="auto"/>
                    <w:bottom w:val="none" w:sz="0" w:space="0" w:color="auto"/>
                    <w:right w:val="none" w:sz="0" w:space="0" w:color="auto"/>
                  </w:divBdr>
                </w:div>
                <w:div w:id="695425119">
                  <w:marLeft w:val="640"/>
                  <w:marRight w:val="0"/>
                  <w:marTop w:val="0"/>
                  <w:marBottom w:val="0"/>
                  <w:divBdr>
                    <w:top w:val="none" w:sz="0" w:space="0" w:color="auto"/>
                    <w:left w:val="none" w:sz="0" w:space="0" w:color="auto"/>
                    <w:bottom w:val="none" w:sz="0" w:space="0" w:color="auto"/>
                    <w:right w:val="none" w:sz="0" w:space="0" w:color="auto"/>
                  </w:divBdr>
                </w:div>
                <w:div w:id="690110177">
                  <w:marLeft w:val="640"/>
                  <w:marRight w:val="0"/>
                  <w:marTop w:val="0"/>
                  <w:marBottom w:val="0"/>
                  <w:divBdr>
                    <w:top w:val="none" w:sz="0" w:space="0" w:color="auto"/>
                    <w:left w:val="none" w:sz="0" w:space="0" w:color="auto"/>
                    <w:bottom w:val="none" w:sz="0" w:space="0" w:color="auto"/>
                    <w:right w:val="none" w:sz="0" w:space="0" w:color="auto"/>
                  </w:divBdr>
                </w:div>
                <w:div w:id="1014070512">
                  <w:marLeft w:val="640"/>
                  <w:marRight w:val="0"/>
                  <w:marTop w:val="0"/>
                  <w:marBottom w:val="0"/>
                  <w:divBdr>
                    <w:top w:val="none" w:sz="0" w:space="0" w:color="auto"/>
                    <w:left w:val="none" w:sz="0" w:space="0" w:color="auto"/>
                    <w:bottom w:val="none" w:sz="0" w:space="0" w:color="auto"/>
                    <w:right w:val="none" w:sz="0" w:space="0" w:color="auto"/>
                  </w:divBdr>
                </w:div>
                <w:div w:id="794983636">
                  <w:marLeft w:val="640"/>
                  <w:marRight w:val="0"/>
                  <w:marTop w:val="0"/>
                  <w:marBottom w:val="0"/>
                  <w:divBdr>
                    <w:top w:val="none" w:sz="0" w:space="0" w:color="auto"/>
                    <w:left w:val="none" w:sz="0" w:space="0" w:color="auto"/>
                    <w:bottom w:val="none" w:sz="0" w:space="0" w:color="auto"/>
                    <w:right w:val="none" w:sz="0" w:space="0" w:color="auto"/>
                  </w:divBdr>
                </w:div>
                <w:div w:id="504175078">
                  <w:marLeft w:val="640"/>
                  <w:marRight w:val="0"/>
                  <w:marTop w:val="0"/>
                  <w:marBottom w:val="0"/>
                  <w:divBdr>
                    <w:top w:val="none" w:sz="0" w:space="0" w:color="auto"/>
                    <w:left w:val="none" w:sz="0" w:space="0" w:color="auto"/>
                    <w:bottom w:val="none" w:sz="0" w:space="0" w:color="auto"/>
                    <w:right w:val="none" w:sz="0" w:space="0" w:color="auto"/>
                  </w:divBdr>
                </w:div>
                <w:div w:id="905796497">
                  <w:marLeft w:val="640"/>
                  <w:marRight w:val="0"/>
                  <w:marTop w:val="0"/>
                  <w:marBottom w:val="0"/>
                  <w:divBdr>
                    <w:top w:val="none" w:sz="0" w:space="0" w:color="auto"/>
                    <w:left w:val="none" w:sz="0" w:space="0" w:color="auto"/>
                    <w:bottom w:val="none" w:sz="0" w:space="0" w:color="auto"/>
                    <w:right w:val="none" w:sz="0" w:space="0" w:color="auto"/>
                  </w:divBdr>
                </w:div>
                <w:div w:id="24643523">
                  <w:marLeft w:val="640"/>
                  <w:marRight w:val="0"/>
                  <w:marTop w:val="0"/>
                  <w:marBottom w:val="0"/>
                  <w:divBdr>
                    <w:top w:val="none" w:sz="0" w:space="0" w:color="auto"/>
                    <w:left w:val="none" w:sz="0" w:space="0" w:color="auto"/>
                    <w:bottom w:val="none" w:sz="0" w:space="0" w:color="auto"/>
                    <w:right w:val="none" w:sz="0" w:space="0" w:color="auto"/>
                  </w:divBdr>
                </w:div>
                <w:div w:id="580674043">
                  <w:marLeft w:val="640"/>
                  <w:marRight w:val="0"/>
                  <w:marTop w:val="0"/>
                  <w:marBottom w:val="0"/>
                  <w:divBdr>
                    <w:top w:val="none" w:sz="0" w:space="0" w:color="auto"/>
                    <w:left w:val="none" w:sz="0" w:space="0" w:color="auto"/>
                    <w:bottom w:val="none" w:sz="0" w:space="0" w:color="auto"/>
                    <w:right w:val="none" w:sz="0" w:space="0" w:color="auto"/>
                  </w:divBdr>
                </w:div>
                <w:div w:id="1436363403">
                  <w:marLeft w:val="640"/>
                  <w:marRight w:val="0"/>
                  <w:marTop w:val="0"/>
                  <w:marBottom w:val="0"/>
                  <w:divBdr>
                    <w:top w:val="none" w:sz="0" w:space="0" w:color="auto"/>
                    <w:left w:val="none" w:sz="0" w:space="0" w:color="auto"/>
                    <w:bottom w:val="none" w:sz="0" w:space="0" w:color="auto"/>
                    <w:right w:val="none" w:sz="0" w:space="0" w:color="auto"/>
                  </w:divBdr>
                </w:div>
                <w:div w:id="788473797">
                  <w:marLeft w:val="640"/>
                  <w:marRight w:val="0"/>
                  <w:marTop w:val="0"/>
                  <w:marBottom w:val="0"/>
                  <w:divBdr>
                    <w:top w:val="none" w:sz="0" w:space="0" w:color="auto"/>
                    <w:left w:val="none" w:sz="0" w:space="0" w:color="auto"/>
                    <w:bottom w:val="none" w:sz="0" w:space="0" w:color="auto"/>
                    <w:right w:val="none" w:sz="0" w:space="0" w:color="auto"/>
                  </w:divBdr>
                </w:div>
                <w:div w:id="2030376020">
                  <w:marLeft w:val="640"/>
                  <w:marRight w:val="0"/>
                  <w:marTop w:val="0"/>
                  <w:marBottom w:val="0"/>
                  <w:divBdr>
                    <w:top w:val="none" w:sz="0" w:space="0" w:color="auto"/>
                    <w:left w:val="none" w:sz="0" w:space="0" w:color="auto"/>
                    <w:bottom w:val="none" w:sz="0" w:space="0" w:color="auto"/>
                    <w:right w:val="none" w:sz="0" w:space="0" w:color="auto"/>
                  </w:divBdr>
                </w:div>
                <w:div w:id="1937205976">
                  <w:marLeft w:val="640"/>
                  <w:marRight w:val="0"/>
                  <w:marTop w:val="0"/>
                  <w:marBottom w:val="0"/>
                  <w:divBdr>
                    <w:top w:val="none" w:sz="0" w:space="0" w:color="auto"/>
                    <w:left w:val="none" w:sz="0" w:space="0" w:color="auto"/>
                    <w:bottom w:val="none" w:sz="0" w:space="0" w:color="auto"/>
                    <w:right w:val="none" w:sz="0" w:space="0" w:color="auto"/>
                  </w:divBdr>
                </w:div>
                <w:div w:id="894315064">
                  <w:marLeft w:val="640"/>
                  <w:marRight w:val="0"/>
                  <w:marTop w:val="0"/>
                  <w:marBottom w:val="0"/>
                  <w:divBdr>
                    <w:top w:val="none" w:sz="0" w:space="0" w:color="auto"/>
                    <w:left w:val="none" w:sz="0" w:space="0" w:color="auto"/>
                    <w:bottom w:val="none" w:sz="0" w:space="0" w:color="auto"/>
                    <w:right w:val="none" w:sz="0" w:space="0" w:color="auto"/>
                  </w:divBdr>
                </w:div>
                <w:div w:id="2069651000">
                  <w:marLeft w:val="640"/>
                  <w:marRight w:val="0"/>
                  <w:marTop w:val="0"/>
                  <w:marBottom w:val="0"/>
                  <w:divBdr>
                    <w:top w:val="none" w:sz="0" w:space="0" w:color="auto"/>
                    <w:left w:val="none" w:sz="0" w:space="0" w:color="auto"/>
                    <w:bottom w:val="none" w:sz="0" w:space="0" w:color="auto"/>
                    <w:right w:val="none" w:sz="0" w:space="0" w:color="auto"/>
                  </w:divBdr>
                </w:div>
                <w:div w:id="652101599">
                  <w:marLeft w:val="640"/>
                  <w:marRight w:val="0"/>
                  <w:marTop w:val="0"/>
                  <w:marBottom w:val="0"/>
                  <w:divBdr>
                    <w:top w:val="none" w:sz="0" w:space="0" w:color="auto"/>
                    <w:left w:val="none" w:sz="0" w:space="0" w:color="auto"/>
                    <w:bottom w:val="none" w:sz="0" w:space="0" w:color="auto"/>
                    <w:right w:val="none" w:sz="0" w:space="0" w:color="auto"/>
                  </w:divBdr>
                </w:div>
                <w:div w:id="879634170">
                  <w:marLeft w:val="640"/>
                  <w:marRight w:val="0"/>
                  <w:marTop w:val="0"/>
                  <w:marBottom w:val="0"/>
                  <w:divBdr>
                    <w:top w:val="none" w:sz="0" w:space="0" w:color="auto"/>
                    <w:left w:val="none" w:sz="0" w:space="0" w:color="auto"/>
                    <w:bottom w:val="none" w:sz="0" w:space="0" w:color="auto"/>
                    <w:right w:val="none" w:sz="0" w:space="0" w:color="auto"/>
                  </w:divBdr>
                </w:div>
                <w:div w:id="1214536269">
                  <w:marLeft w:val="640"/>
                  <w:marRight w:val="0"/>
                  <w:marTop w:val="0"/>
                  <w:marBottom w:val="0"/>
                  <w:divBdr>
                    <w:top w:val="none" w:sz="0" w:space="0" w:color="auto"/>
                    <w:left w:val="none" w:sz="0" w:space="0" w:color="auto"/>
                    <w:bottom w:val="none" w:sz="0" w:space="0" w:color="auto"/>
                    <w:right w:val="none" w:sz="0" w:space="0" w:color="auto"/>
                  </w:divBdr>
                </w:div>
                <w:div w:id="40374159">
                  <w:marLeft w:val="640"/>
                  <w:marRight w:val="0"/>
                  <w:marTop w:val="0"/>
                  <w:marBottom w:val="0"/>
                  <w:divBdr>
                    <w:top w:val="none" w:sz="0" w:space="0" w:color="auto"/>
                    <w:left w:val="none" w:sz="0" w:space="0" w:color="auto"/>
                    <w:bottom w:val="none" w:sz="0" w:space="0" w:color="auto"/>
                    <w:right w:val="none" w:sz="0" w:space="0" w:color="auto"/>
                  </w:divBdr>
                </w:div>
                <w:div w:id="583229037">
                  <w:marLeft w:val="640"/>
                  <w:marRight w:val="0"/>
                  <w:marTop w:val="0"/>
                  <w:marBottom w:val="0"/>
                  <w:divBdr>
                    <w:top w:val="none" w:sz="0" w:space="0" w:color="auto"/>
                    <w:left w:val="none" w:sz="0" w:space="0" w:color="auto"/>
                    <w:bottom w:val="none" w:sz="0" w:space="0" w:color="auto"/>
                    <w:right w:val="none" w:sz="0" w:space="0" w:color="auto"/>
                  </w:divBdr>
                </w:div>
                <w:div w:id="108548904">
                  <w:marLeft w:val="640"/>
                  <w:marRight w:val="0"/>
                  <w:marTop w:val="0"/>
                  <w:marBottom w:val="0"/>
                  <w:divBdr>
                    <w:top w:val="none" w:sz="0" w:space="0" w:color="auto"/>
                    <w:left w:val="none" w:sz="0" w:space="0" w:color="auto"/>
                    <w:bottom w:val="none" w:sz="0" w:space="0" w:color="auto"/>
                    <w:right w:val="none" w:sz="0" w:space="0" w:color="auto"/>
                  </w:divBdr>
                </w:div>
                <w:div w:id="535312219">
                  <w:marLeft w:val="640"/>
                  <w:marRight w:val="0"/>
                  <w:marTop w:val="0"/>
                  <w:marBottom w:val="0"/>
                  <w:divBdr>
                    <w:top w:val="none" w:sz="0" w:space="0" w:color="auto"/>
                    <w:left w:val="none" w:sz="0" w:space="0" w:color="auto"/>
                    <w:bottom w:val="none" w:sz="0" w:space="0" w:color="auto"/>
                    <w:right w:val="none" w:sz="0" w:space="0" w:color="auto"/>
                  </w:divBdr>
                </w:div>
                <w:div w:id="770275644">
                  <w:marLeft w:val="640"/>
                  <w:marRight w:val="0"/>
                  <w:marTop w:val="0"/>
                  <w:marBottom w:val="0"/>
                  <w:divBdr>
                    <w:top w:val="none" w:sz="0" w:space="0" w:color="auto"/>
                    <w:left w:val="none" w:sz="0" w:space="0" w:color="auto"/>
                    <w:bottom w:val="none" w:sz="0" w:space="0" w:color="auto"/>
                    <w:right w:val="none" w:sz="0" w:space="0" w:color="auto"/>
                  </w:divBdr>
                </w:div>
                <w:div w:id="1285424737">
                  <w:marLeft w:val="640"/>
                  <w:marRight w:val="0"/>
                  <w:marTop w:val="0"/>
                  <w:marBottom w:val="0"/>
                  <w:divBdr>
                    <w:top w:val="none" w:sz="0" w:space="0" w:color="auto"/>
                    <w:left w:val="none" w:sz="0" w:space="0" w:color="auto"/>
                    <w:bottom w:val="none" w:sz="0" w:space="0" w:color="auto"/>
                    <w:right w:val="none" w:sz="0" w:space="0" w:color="auto"/>
                  </w:divBdr>
                </w:div>
                <w:div w:id="453330824">
                  <w:marLeft w:val="640"/>
                  <w:marRight w:val="0"/>
                  <w:marTop w:val="0"/>
                  <w:marBottom w:val="0"/>
                  <w:divBdr>
                    <w:top w:val="none" w:sz="0" w:space="0" w:color="auto"/>
                    <w:left w:val="none" w:sz="0" w:space="0" w:color="auto"/>
                    <w:bottom w:val="none" w:sz="0" w:space="0" w:color="auto"/>
                    <w:right w:val="none" w:sz="0" w:space="0" w:color="auto"/>
                  </w:divBdr>
                </w:div>
                <w:div w:id="20981336">
                  <w:marLeft w:val="640"/>
                  <w:marRight w:val="0"/>
                  <w:marTop w:val="0"/>
                  <w:marBottom w:val="0"/>
                  <w:divBdr>
                    <w:top w:val="none" w:sz="0" w:space="0" w:color="auto"/>
                    <w:left w:val="none" w:sz="0" w:space="0" w:color="auto"/>
                    <w:bottom w:val="none" w:sz="0" w:space="0" w:color="auto"/>
                    <w:right w:val="none" w:sz="0" w:space="0" w:color="auto"/>
                  </w:divBdr>
                </w:div>
                <w:div w:id="650133986">
                  <w:marLeft w:val="640"/>
                  <w:marRight w:val="0"/>
                  <w:marTop w:val="0"/>
                  <w:marBottom w:val="0"/>
                  <w:divBdr>
                    <w:top w:val="none" w:sz="0" w:space="0" w:color="auto"/>
                    <w:left w:val="none" w:sz="0" w:space="0" w:color="auto"/>
                    <w:bottom w:val="none" w:sz="0" w:space="0" w:color="auto"/>
                    <w:right w:val="none" w:sz="0" w:space="0" w:color="auto"/>
                  </w:divBdr>
                </w:div>
                <w:div w:id="1536770913">
                  <w:marLeft w:val="640"/>
                  <w:marRight w:val="0"/>
                  <w:marTop w:val="0"/>
                  <w:marBottom w:val="0"/>
                  <w:divBdr>
                    <w:top w:val="none" w:sz="0" w:space="0" w:color="auto"/>
                    <w:left w:val="none" w:sz="0" w:space="0" w:color="auto"/>
                    <w:bottom w:val="none" w:sz="0" w:space="0" w:color="auto"/>
                    <w:right w:val="none" w:sz="0" w:space="0" w:color="auto"/>
                  </w:divBdr>
                </w:div>
                <w:div w:id="1797210616">
                  <w:marLeft w:val="640"/>
                  <w:marRight w:val="0"/>
                  <w:marTop w:val="0"/>
                  <w:marBottom w:val="0"/>
                  <w:divBdr>
                    <w:top w:val="none" w:sz="0" w:space="0" w:color="auto"/>
                    <w:left w:val="none" w:sz="0" w:space="0" w:color="auto"/>
                    <w:bottom w:val="none" w:sz="0" w:space="0" w:color="auto"/>
                    <w:right w:val="none" w:sz="0" w:space="0" w:color="auto"/>
                  </w:divBdr>
                </w:div>
                <w:div w:id="62602392">
                  <w:marLeft w:val="640"/>
                  <w:marRight w:val="0"/>
                  <w:marTop w:val="0"/>
                  <w:marBottom w:val="0"/>
                  <w:divBdr>
                    <w:top w:val="none" w:sz="0" w:space="0" w:color="auto"/>
                    <w:left w:val="none" w:sz="0" w:space="0" w:color="auto"/>
                    <w:bottom w:val="none" w:sz="0" w:space="0" w:color="auto"/>
                    <w:right w:val="none" w:sz="0" w:space="0" w:color="auto"/>
                  </w:divBdr>
                </w:div>
                <w:div w:id="774978754">
                  <w:marLeft w:val="640"/>
                  <w:marRight w:val="0"/>
                  <w:marTop w:val="0"/>
                  <w:marBottom w:val="0"/>
                  <w:divBdr>
                    <w:top w:val="none" w:sz="0" w:space="0" w:color="auto"/>
                    <w:left w:val="none" w:sz="0" w:space="0" w:color="auto"/>
                    <w:bottom w:val="none" w:sz="0" w:space="0" w:color="auto"/>
                    <w:right w:val="none" w:sz="0" w:space="0" w:color="auto"/>
                  </w:divBdr>
                </w:div>
                <w:div w:id="2071223230">
                  <w:marLeft w:val="640"/>
                  <w:marRight w:val="0"/>
                  <w:marTop w:val="0"/>
                  <w:marBottom w:val="0"/>
                  <w:divBdr>
                    <w:top w:val="none" w:sz="0" w:space="0" w:color="auto"/>
                    <w:left w:val="none" w:sz="0" w:space="0" w:color="auto"/>
                    <w:bottom w:val="none" w:sz="0" w:space="0" w:color="auto"/>
                    <w:right w:val="none" w:sz="0" w:space="0" w:color="auto"/>
                  </w:divBdr>
                </w:div>
                <w:div w:id="727874713">
                  <w:marLeft w:val="640"/>
                  <w:marRight w:val="0"/>
                  <w:marTop w:val="0"/>
                  <w:marBottom w:val="0"/>
                  <w:divBdr>
                    <w:top w:val="none" w:sz="0" w:space="0" w:color="auto"/>
                    <w:left w:val="none" w:sz="0" w:space="0" w:color="auto"/>
                    <w:bottom w:val="none" w:sz="0" w:space="0" w:color="auto"/>
                    <w:right w:val="none" w:sz="0" w:space="0" w:color="auto"/>
                  </w:divBdr>
                </w:div>
                <w:div w:id="2109546060">
                  <w:marLeft w:val="640"/>
                  <w:marRight w:val="0"/>
                  <w:marTop w:val="0"/>
                  <w:marBottom w:val="0"/>
                  <w:divBdr>
                    <w:top w:val="none" w:sz="0" w:space="0" w:color="auto"/>
                    <w:left w:val="none" w:sz="0" w:space="0" w:color="auto"/>
                    <w:bottom w:val="none" w:sz="0" w:space="0" w:color="auto"/>
                    <w:right w:val="none" w:sz="0" w:space="0" w:color="auto"/>
                  </w:divBdr>
                </w:div>
                <w:div w:id="1104034017">
                  <w:marLeft w:val="640"/>
                  <w:marRight w:val="0"/>
                  <w:marTop w:val="0"/>
                  <w:marBottom w:val="0"/>
                  <w:divBdr>
                    <w:top w:val="none" w:sz="0" w:space="0" w:color="auto"/>
                    <w:left w:val="none" w:sz="0" w:space="0" w:color="auto"/>
                    <w:bottom w:val="none" w:sz="0" w:space="0" w:color="auto"/>
                    <w:right w:val="none" w:sz="0" w:space="0" w:color="auto"/>
                  </w:divBdr>
                </w:div>
                <w:div w:id="1871721734">
                  <w:marLeft w:val="640"/>
                  <w:marRight w:val="0"/>
                  <w:marTop w:val="0"/>
                  <w:marBottom w:val="0"/>
                  <w:divBdr>
                    <w:top w:val="none" w:sz="0" w:space="0" w:color="auto"/>
                    <w:left w:val="none" w:sz="0" w:space="0" w:color="auto"/>
                    <w:bottom w:val="none" w:sz="0" w:space="0" w:color="auto"/>
                    <w:right w:val="none" w:sz="0" w:space="0" w:color="auto"/>
                  </w:divBdr>
                </w:div>
                <w:div w:id="799415603">
                  <w:marLeft w:val="640"/>
                  <w:marRight w:val="0"/>
                  <w:marTop w:val="0"/>
                  <w:marBottom w:val="0"/>
                  <w:divBdr>
                    <w:top w:val="none" w:sz="0" w:space="0" w:color="auto"/>
                    <w:left w:val="none" w:sz="0" w:space="0" w:color="auto"/>
                    <w:bottom w:val="none" w:sz="0" w:space="0" w:color="auto"/>
                    <w:right w:val="none" w:sz="0" w:space="0" w:color="auto"/>
                  </w:divBdr>
                </w:div>
                <w:div w:id="1576548901">
                  <w:marLeft w:val="640"/>
                  <w:marRight w:val="0"/>
                  <w:marTop w:val="0"/>
                  <w:marBottom w:val="0"/>
                  <w:divBdr>
                    <w:top w:val="none" w:sz="0" w:space="0" w:color="auto"/>
                    <w:left w:val="none" w:sz="0" w:space="0" w:color="auto"/>
                    <w:bottom w:val="none" w:sz="0" w:space="0" w:color="auto"/>
                    <w:right w:val="none" w:sz="0" w:space="0" w:color="auto"/>
                  </w:divBdr>
                </w:div>
                <w:div w:id="414666903">
                  <w:marLeft w:val="640"/>
                  <w:marRight w:val="0"/>
                  <w:marTop w:val="0"/>
                  <w:marBottom w:val="0"/>
                  <w:divBdr>
                    <w:top w:val="none" w:sz="0" w:space="0" w:color="auto"/>
                    <w:left w:val="none" w:sz="0" w:space="0" w:color="auto"/>
                    <w:bottom w:val="none" w:sz="0" w:space="0" w:color="auto"/>
                    <w:right w:val="none" w:sz="0" w:space="0" w:color="auto"/>
                  </w:divBdr>
                </w:div>
                <w:div w:id="1678266007">
                  <w:marLeft w:val="640"/>
                  <w:marRight w:val="0"/>
                  <w:marTop w:val="0"/>
                  <w:marBottom w:val="0"/>
                  <w:divBdr>
                    <w:top w:val="none" w:sz="0" w:space="0" w:color="auto"/>
                    <w:left w:val="none" w:sz="0" w:space="0" w:color="auto"/>
                    <w:bottom w:val="none" w:sz="0" w:space="0" w:color="auto"/>
                    <w:right w:val="none" w:sz="0" w:space="0" w:color="auto"/>
                  </w:divBdr>
                </w:div>
                <w:div w:id="443379755">
                  <w:marLeft w:val="640"/>
                  <w:marRight w:val="0"/>
                  <w:marTop w:val="0"/>
                  <w:marBottom w:val="0"/>
                  <w:divBdr>
                    <w:top w:val="none" w:sz="0" w:space="0" w:color="auto"/>
                    <w:left w:val="none" w:sz="0" w:space="0" w:color="auto"/>
                    <w:bottom w:val="none" w:sz="0" w:space="0" w:color="auto"/>
                    <w:right w:val="none" w:sz="0" w:space="0" w:color="auto"/>
                  </w:divBdr>
                </w:div>
                <w:div w:id="249047992">
                  <w:marLeft w:val="640"/>
                  <w:marRight w:val="0"/>
                  <w:marTop w:val="0"/>
                  <w:marBottom w:val="0"/>
                  <w:divBdr>
                    <w:top w:val="none" w:sz="0" w:space="0" w:color="auto"/>
                    <w:left w:val="none" w:sz="0" w:space="0" w:color="auto"/>
                    <w:bottom w:val="none" w:sz="0" w:space="0" w:color="auto"/>
                    <w:right w:val="none" w:sz="0" w:space="0" w:color="auto"/>
                  </w:divBdr>
                </w:div>
                <w:div w:id="537662766">
                  <w:marLeft w:val="640"/>
                  <w:marRight w:val="0"/>
                  <w:marTop w:val="0"/>
                  <w:marBottom w:val="0"/>
                  <w:divBdr>
                    <w:top w:val="none" w:sz="0" w:space="0" w:color="auto"/>
                    <w:left w:val="none" w:sz="0" w:space="0" w:color="auto"/>
                    <w:bottom w:val="none" w:sz="0" w:space="0" w:color="auto"/>
                    <w:right w:val="none" w:sz="0" w:space="0" w:color="auto"/>
                  </w:divBdr>
                </w:div>
                <w:div w:id="1940983947">
                  <w:marLeft w:val="640"/>
                  <w:marRight w:val="0"/>
                  <w:marTop w:val="0"/>
                  <w:marBottom w:val="0"/>
                  <w:divBdr>
                    <w:top w:val="none" w:sz="0" w:space="0" w:color="auto"/>
                    <w:left w:val="none" w:sz="0" w:space="0" w:color="auto"/>
                    <w:bottom w:val="none" w:sz="0" w:space="0" w:color="auto"/>
                    <w:right w:val="none" w:sz="0" w:space="0" w:color="auto"/>
                  </w:divBdr>
                </w:div>
                <w:div w:id="2140875815">
                  <w:marLeft w:val="640"/>
                  <w:marRight w:val="0"/>
                  <w:marTop w:val="0"/>
                  <w:marBottom w:val="0"/>
                  <w:divBdr>
                    <w:top w:val="none" w:sz="0" w:space="0" w:color="auto"/>
                    <w:left w:val="none" w:sz="0" w:space="0" w:color="auto"/>
                    <w:bottom w:val="none" w:sz="0" w:space="0" w:color="auto"/>
                    <w:right w:val="none" w:sz="0" w:space="0" w:color="auto"/>
                  </w:divBdr>
                </w:div>
                <w:div w:id="2318996">
                  <w:marLeft w:val="640"/>
                  <w:marRight w:val="0"/>
                  <w:marTop w:val="0"/>
                  <w:marBottom w:val="0"/>
                  <w:divBdr>
                    <w:top w:val="none" w:sz="0" w:space="0" w:color="auto"/>
                    <w:left w:val="none" w:sz="0" w:space="0" w:color="auto"/>
                    <w:bottom w:val="none" w:sz="0" w:space="0" w:color="auto"/>
                    <w:right w:val="none" w:sz="0" w:space="0" w:color="auto"/>
                  </w:divBdr>
                </w:div>
                <w:div w:id="1025984270">
                  <w:marLeft w:val="640"/>
                  <w:marRight w:val="0"/>
                  <w:marTop w:val="0"/>
                  <w:marBottom w:val="0"/>
                  <w:divBdr>
                    <w:top w:val="none" w:sz="0" w:space="0" w:color="auto"/>
                    <w:left w:val="none" w:sz="0" w:space="0" w:color="auto"/>
                    <w:bottom w:val="none" w:sz="0" w:space="0" w:color="auto"/>
                    <w:right w:val="none" w:sz="0" w:space="0" w:color="auto"/>
                  </w:divBdr>
                </w:div>
                <w:div w:id="118232408">
                  <w:marLeft w:val="640"/>
                  <w:marRight w:val="0"/>
                  <w:marTop w:val="0"/>
                  <w:marBottom w:val="0"/>
                  <w:divBdr>
                    <w:top w:val="none" w:sz="0" w:space="0" w:color="auto"/>
                    <w:left w:val="none" w:sz="0" w:space="0" w:color="auto"/>
                    <w:bottom w:val="none" w:sz="0" w:space="0" w:color="auto"/>
                    <w:right w:val="none" w:sz="0" w:space="0" w:color="auto"/>
                  </w:divBdr>
                </w:div>
                <w:div w:id="1212109927">
                  <w:marLeft w:val="640"/>
                  <w:marRight w:val="0"/>
                  <w:marTop w:val="0"/>
                  <w:marBottom w:val="0"/>
                  <w:divBdr>
                    <w:top w:val="none" w:sz="0" w:space="0" w:color="auto"/>
                    <w:left w:val="none" w:sz="0" w:space="0" w:color="auto"/>
                    <w:bottom w:val="none" w:sz="0" w:space="0" w:color="auto"/>
                    <w:right w:val="none" w:sz="0" w:space="0" w:color="auto"/>
                  </w:divBdr>
                </w:div>
                <w:div w:id="781609020">
                  <w:marLeft w:val="640"/>
                  <w:marRight w:val="0"/>
                  <w:marTop w:val="0"/>
                  <w:marBottom w:val="0"/>
                  <w:divBdr>
                    <w:top w:val="none" w:sz="0" w:space="0" w:color="auto"/>
                    <w:left w:val="none" w:sz="0" w:space="0" w:color="auto"/>
                    <w:bottom w:val="none" w:sz="0" w:space="0" w:color="auto"/>
                    <w:right w:val="none" w:sz="0" w:space="0" w:color="auto"/>
                  </w:divBdr>
                </w:div>
                <w:div w:id="1543980738">
                  <w:marLeft w:val="640"/>
                  <w:marRight w:val="0"/>
                  <w:marTop w:val="0"/>
                  <w:marBottom w:val="0"/>
                  <w:divBdr>
                    <w:top w:val="none" w:sz="0" w:space="0" w:color="auto"/>
                    <w:left w:val="none" w:sz="0" w:space="0" w:color="auto"/>
                    <w:bottom w:val="none" w:sz="0" w:space="0" w:color="auto"/>
                    <w:right w:val="none" w:sz="0" w:space="0" w:color="auto"/>
                  </w:divBdr>
                </w:div>
                <w:div w:id="1294407825">
                  <w:marLeft w:val="640"/>
                  <w:marRight w:val="0"/>
                  <w:marTop w:val="0"/>
                  <w:marBottom w:val="0"/>
                  <w:divBdr>
                    <w:top w:val="none" w:sz="0" w:space="0" w:color="auto"/>
                    <w:left w:val="none" w:sz="0" w:space="0" w:color="auto"/>
                    <w:bottom w:val="none" w:sz="0" w:space="0" w:color="auto"/>
                    <w:right w:val="none" w:sz="0" w:space="0" w:color="auto"/>
                  </w:divBdr>
                </w:div>
                <w:div w:id="81413867">
                  <w:marLeft w:val="640"/>
                  <w:marRight w:val="0"/>
                  <w:marTop w:val="0"/>
                  <w:marBottom w:val="0"/>
                  <w:divBdr>
                    <w:top w:val="none" w:sz="0" w:space="0" w:color="auto"/>
                    <w:left w:val="none" w:sz="0" w:space="0" w:color="auto"/>
                    <w:bottom w:val="none" w:sz="0" w:space="0" w:color="auto"/>
                    <w:right w:val="none" w:sz="0" w:space="0" w:color="auto"/>
                  </w:divBdr>
                </w:div>
                <w:div w:id="1506823528">
                  <w:marLeft w:val="640"/>
                  <w:marRight w:val="0"/>
                  <w:marTop w:val="0"/>
                  <w:marBottom w:val="0"/>
                  <w:divBdr>
                    <w:top w:val="none" w:sz="0" w:space="0" w:color="auto"/>
                    <w:left w:val="none" w:sz="0" w:space="0" w:color="auto"/>
                    <w:bottom w:val="none" w:sz="0" w:space="0" w:color="auto"/>
                    <w:right w:val="none" w:sz="0" w:space="0" w:color="auto"/>
                  </w:divBdr>
                </w:div>
              </w:divsChild>
            </w:div>
            <w:div w:id="381760079">
              <w:marLeft w:val="0"/>
              <w:marRight w:val="0"/>
              <w:marTop w:val="0"/>
              <w:marBottom w:val="0"/>
              <w:divBdr>
                <w:top w:val="none" w:sz="0" w:space="0" w:color="auto"/>
                <w:left w:val="none" w:sz="0" w:space="0" w:color="auto"/>
                <w:bottom w:val="none" w:sz="0" w:space="0" w:color="auto"/>
                <w:right w:val="none" w:sz="0" w:space="0" w:color="auto"/>
              </w:divBdr>
              <w:divsChild>
                <w:div w:id="312300862">
                  <w:marLeft w:val="640"/>
                  <w:marRight w:val="0"/>
                  <w:marTop w:val="0"/>
                  <w:marBottom w:val="0"/>
                  <w:divBdr>
                    <w:top w:val="none" w:sz="0" w:space="0" w:color="auto"/>
                    <w:left w:val="none" w:sz="0" w:space="0" w:color="auto"/>
                    <w:bottom w:val="none" w:sz="0" w:space="0" w:color="auto"/>
                    <w:right w:val="none" w:sz="0" w:space="0" w:color="auto"/>
                  </w:divBdr>
                </w:div>
                <w:div w:id="450055949">
                  <w:marLeft w:val="640"/>
                  <w:marRight w:val="0"/>
                  <w:marTop w:val="0"/>
                  <w:marBottom w:val="0"/>
                  <w:divBdr>
                    <w:top w:val="none" w:sz="0" w:space="0" w:color="auto"/>
                    <w:left w:val="none" w:sz="0" w:space="0" w:color="auto"/>
                    <w:bottom w:val="none" w:sz="0" w:space="0" w:color="auto"/>
                    <w:right w:val="none" w:sz="0" w:space="0" w:color="auto"/>
                  </w:divBdr>
                </w:div>
                <w:div w:id="1123812767">
                  <w:marLeft w:val="640"/>
                  <w:marRight w:val="0"/>
                  <w:marTop w:val="0"/>
                  <w:marBottom w:val="0"/>
                  <w:divBdr>
                    <w:top w:val="none" w:sz="0" w:space="0" w:color="auto"/>
                    <w:left w:val="none" w:sz="0" w:space="0" w:color="auto"/>
                    <w:bottom w:val="none" w:sz="0" w:space="0" w:color="auto"/>
                    <w:right w:val="none" w:sz="0" w:space="0" w:color="auto"/>
                  </w:divBdr>
                </w:div>
                <w:div w:id="969634625">
                  <w:marLeft w:val="640"/>
                  <w:marRight w:val="0"/>
                  <w:marTop w:val="0"/>
                  <w:marBottom w:val="0"/>
                  <w:divBdr>
                    <w:top w:val="none" w:sz="0" w:space="0" w:color="auto"/>
                    <w:left w:val="none" w:sz="0" w:space="0" w:color="auto"/>
                    <w:bottom w:val="none" w:sz="0" w:space="0" w:color="auto"/>
                    <w:right w:val="none" w:sz="0" w:space="0" w:color="auto"/>
                  </w:divBdr>
                </w:div>
                <w:div w:id="1013604986">
                  <w:marLeft w:val="640"/>
                  <w:marRight w:val="0"/>
                  <w:marTop w:val="0"/>
                  <w:marBottom w:val="0"/>
                  <w:divBdr>
                    <w:top w:val="none" w:sz="0" w:space="0" w:color="auto"/>
                    <w:left w:val="none" w:sz="0" w:space="0" w:color="auto"/>
                    <w:bottom w:val="none" w:sz="0" w:space="0" w:color="auto"/>
                    <w:right w:val="none" w:sz="0" w:space="0" w:color="auto"/>
                  </w:divBdr>
                </w:div>
                <w:div w:id="814642094">
                  <w:marLeft w:val="640"/>
                  <w:marRight w:val="0"/>
                  <w:marTop w:val="0"/>
                  <w:marBottom w:val="0"/>
                  <w:divBdr>
                    <w:top w:val="none" w:sz="0" w:space="0" w:color="auto"/>
                    <w:left w:val="none" w:sz="0" w:space="0" w:color="auto"/>
                    <w:bottom w:val="none" w:sz="0" w:space="0" w:color="auto"/>
                    <w:right w:val="none" w:sz="0" w:space="0" w:color="auto"/>
                  </w:divBdr>
                </w:div>
                <w:div w:id="20278072">
                  <w:marLeft w:val="640"/>
                  <w:marRight w:val="0"/>
                  <w:marTop w:val="0"/>
                  <w:marBottom w:val="0"/>
                  <w:divBdr>
                    <w:top w:val="none" w:sz="0" w:space="0" w:color="auto"/>
                    <w:left w:val="none" w:sz="0" w:space="0" w:color="auto"/>
                    <w:bottom w:val="none" w:sz="0" w:space="0" w:color="auto"/>
                    <w:right w:val="none" w:sz="0" w:space="0" w:color="auto"/>
                  </w:divBdr>
                </w:div>
                <w:div w:id="994455275">
                  <w:marLeft w:val="640"/>
                  <w:marRight w:val="0"/>
                  <w:marTop w:val="0"/>
                  <w:marBottom w:val="0"/>
                  <w:divBdr>
                    <w:top w:val="none" w:sz="0" w:space="0" w:color="auto"/>
                    <w:left w:val="none" w:sz="0" w:space="0" w:color="auto"/>
                    <w:bottom w:val="none" w:sz="0" w:space="0" w:color="auto"/>
                    <w:right w:val="none" w:sz="0" w:space="0" w:color="auto"/>
                  </w:divBdr>
                </w:div>
                <w:div w:id="110100756">
                  <w:marLeft w:val="640"/>
                  <w:marRight w:val="0"/>
                  <w:marTop w:val="0"/>
                  <w:marBottom w:val="0"/>
                  <w:divBdr>
                    <w:top w:val="none" w:sz="0" w:space="0" w:color="auto"/>
                    <w:left w:val="none" w:sz="0" w:space="0" w:color="auto"/>
                    <w:bottom w:val="none" w:sz="0" w:space="0" w:color="auto"/>
                    <w:right w:val="none" w:sz="0" w:space="0" w:color="auto"/>
                  </w:divBdr>
                </w:div>
                <w:div w:id="995188284">
                  <w:marLeft w:val="640"/>
                  <w:marRight w:val="0"/>
                  <w:marTop w:val="0"/>
                  <w:marBottom w:val="0"/>
                  <w:divBdr>
                    <w:top w:val="none" w:sz="0" w:space="0" w:color="auto"/>
                    <w:left w:val="none" w:sz="0" w:space="0" w:color="auto"/>
                    <w:bottom w:val="none" w:sz="0" w:space="0" w:color="auto"/>
                    <w:right w:val="none" w:sz="0" w:space="0" w:color="auto"/>
                  </w:divBdr>
                </w:div>
                <w:div w:id="8919493">
                  <w:marLeft w:val="640"/>
                  <w:marRight w:val="0"/>
                  <w:marTop w:val="0"/>
                  <w:marBottom w:val="0"/>
                  <w:divBdr>
                    <w:top w:val="none" w:sz="0" w:space="0" w:color="auto"/>
                    <w:left w:val="none" w:sz="0" w:space="0" w:color="auto"/>
                    <w:bottom w:val="none" w:sz="0" w:space="0" w:color="auto"/>
                    <w:right w:val="none" w:sz="0" w:space="0" w:color="auto"/>
                  </w:divBdr>
                </w:div>
                <w:div w:id="1293056712">
                  <w:marLeft w:val="640"/>
                  <w:marRight w:val="0"/>
                  <w:marTop w:val="0"/>
                  <w:marBottom w:val="0"/>
                  <w:divBdr>
                    <w:top w:val="none" w:sz="0" w:space="0" w:color="auto"/>
                    <w:left w:val="none" w:sz="0" w:space="0" w:color="auto"/>
                    <w:bottom w:val="none" w:sz="0" w:space="0" w:color="auto"/>
                    <w:right w:val="none" w:sz="0" w:space="0" w:color="auto"/>
                  </w:divBdr>
                </w:div>
                <w:div w:id="803498236">
                  <w:marLeft w:val="640"/>
                  <w:marRight w:val="0"/>
                  <w:marTop w:val="0"/>
                  <w:marBottom w:val="0"/>
                  <w:divBdr>
                    <w:top w:val="none" w:sz="0" w:space="0" w:color="auto"/>
                    <w:left w:val="none" w:sz="0" w:space="0" w:color="auto"/>
                    <w:bottom w:val="none" w:sz="0" w:space="0" w:color="auto"/>
                    <w:right w:val="none" w:sz="0" w:space="0" w:color="auto"/>
                  </w:divBdr>
                </w:div>
                <w:div w:id="347562098">
                  <w:marLeft w:val="640"/>
                  <w:marRight w:val="0"/>
                  <w:marTop w:val="0"/>
                  <w:marBottom w:val="0"/>
                  <w:divBdr>
                    <w:top w:val="none" w:sz="0" w:space="0" w:color="auto"/>
                    <w:left w:val="none" w:sz="0" w:space="0" w:color="auto"/>
                    <w:bottom w:val="none" w:sz="0" w:space="0" w:color="auto"/>
                    <w:right w:val="none" w:sz="0" w:space="0" w:color="auto"/>
                  </w:divBdr>
                </w:div>
                <w:div w:id="75908324">
                  <w:marLeft w:val="640"/>
                  <w:marRight w:val="0"/>
                  <w:marTop w:val="0"/>
                  <w:marBottom w:val="0"/>
                  <w:divBdr>
                    <w:top w:val="none" w:sz="0" w:space="0" w:color="auto"/>
                    <w:left w:val="none" w:sz="0" w:space="0" w:color="auto"/>
                    <w:bottom w:val="none" w:sz="0" w:space="0" w:color="auto"/>
                    <w:right w:val="none" w:sz="0" w:space="0" w:color="auto"/>
                  </w:divBdr>
                </w:div>
                <w:div w:id="435560798">
                  <w:marLeft w:val="640"/>
                  <w:marRight w:val="0"/>
                  <w:marTop w:val="0"/>
                  <w:marBottom w:val="0"/>
                  <w:divBdr>
                    <w:top w:val="none" w:sz="0" w:space="0" w:color="auto"/>
                    <w:left w:val="none" w:sz="0" w:space="0" w:color="auto"/>
                    <w:bottom w:val="none" w:sz="0" w:space="0" w:color="auto"/>
                    <w:right w:val="none" w:sz="0" w:space="0" w:color="auto"/>
                  </w:divBdr>
                </w:div>
                <w:div w:id="1333214205">
                  <w:marLeft w:val="640"/>
                  <w:marRight w:val="0"/>
                  <w:marTop w:val="0"/>
                  <w:marBottom w:val="0"/>
                  <w:divBdr>
                    <w:top w:val="none" w:sz="0" w:space="0" w:color="auto"/>
                    <w:left w:val="none" w:sz="0" w:space="0" w:color="auto"/>
                    <w:bottom w:val="none" w:sz="0" w:space="0" w:color="auto"/>
                    <w:right w:val="none" w:sz="0" w:space="0" w:color="auto"/>
                  </w:divBdr>
                </w:div>
                <w:div w:id="791749742">
                  <w:marLeft w:val="640"/>
                  <w:marRight w:val="0"/>
                  <w:marTop w:val="0"/>
                  <w:marBottom w:val="0"/>
                  <w:divBdr>
                    <w:top w:val="none" w:sz="0" w:space="0" w:color="auto"/>
                    <w:left w:val="none" w:sz="0" w:space="0" w:color="auto"/>
                    <w:bottom w:val="none" w:sz="0" w:space="0" w:color="auto"/>
                    <w:right w:val="none" w:sz="0" w:space="0" w:color="auto"/>
                  </w:divBdr>
                </w:div>
                <w:div w:id="1328288300">
                  <w:marLeft w:val="640"/>
                  <w:marRight w:val="0"/>
                  <w:marTop w:val="0"/>
                  <w:marBottom w:val="0"/>
                  <w:divBdr>
                    <w:top w:val="none" w:sz="0" w:space="0" w:color="auto"/>
                    <w:left w:val="none" w:sz="0" w:space="0" w:color="auto"/>
                    <w:bottom w:val="none" w:sz="0" w:space="0" w:color="auto"/>
                    <w:right w:val="none" w:sz="0" w:space="0" w:color="auto"/>
                  </w:divBdr>
                </w:div>
                <w:div w:id="1134904871">
                  <w:marLeft w:val="640"/>
                  <w:marRight w:val="0"/>
                  <w:marTop w:val="0"/>
                  <w:marBottom w:val="0"/>
                  <w:divBdr>
                    <w:top w:val="none" w:sz="0" w:space="0" w:color="auto"/>
                    <w:left w:val="none" w:sz="0" w:space="0" w:color="auto"/>
                    <w:bottom w:val="none" w:sz="0" w:space="0" w:color="auto"/>
                    <w:right w:val="none" w:sz="0" w:space="0" w:color="auto"/>
                  </w:divBdr>
                </w:div>
                <w:div w:id="268968708">
                  <w:marLeft w:val="640"/>
                  <w:marRight w:val="0"/>
                  <w:marTop w:val="0"/>
                  <w:marBottom w:val="0"/>
                  <w:divBdr>
                    <w:top w:val="none" w:sz="0" w:space="0" w:color="auto"/>
                    <w:left w:val="none" w:sz="0" w:space="0" w:color="auto"/>
                    <w:bottom w:val="none" w:sz="0" w:space="0" w:color="auto"/>
                    <w:right w:val="none" w:sz="0" w:space="0" w:color="auto"/>
                  </w:divBdr>
                </w:div>
                <w:div w:id="2086757328">
                  <w:marLeft w:val="640"/>
                  <w:marRight w:val="0"/>
                  <w:marTop w:val="0"/>
                  <w:marBottom w:val="0"/>
                  <w:divBdr>
                    <w:top w:val="none" w:sz="0" w:space="0" w:color="auto"/>
                    <w:left w:val="none" w:sz="0" w:space="0" w:color="auto"/>
                    <w:bottom w:val="none" w:sz="0" w:space="0" w:color="auto"/>
                    <w:right w:val="none" w:sz="0" w:space="0" w:color="auto"/>
                  </w:divBdr>
                </w:div>
                <w:div w:id="721055394">
                  <w:marLeft w:val="640"/>
                  <w:marRight w:val="0"/>
                  <w:marTop w:val="0"/>
                  <w:marBottom w:val="0"/>
                  <w:divBdr>
                    <w:top w:val="none" w:sz="0" w:space="0" w:color="auto"/>
                    <w:left w:val="none" w:sz="0" w:space="0" w:color="auto"/>
                    <w:bottom w:val="none" w:sz="0" w:space="0" w:color="auto"/>
                    <w:right w:val="none" w:sz="0" w:space="0" w:color="auto"/>
                  </w:divBdr>
                </w:div>
                <w:div w:id="186070218">
                  <w:marLeft w:val="640"/>
                  <w:marRight w:val="0"/>
                  <w:marTop w:val="0"/>
                  <w:marBottom w:val="0"/>
                  <w:divBdr>
                    <w:top w:val="none" w:sz="0" w:space="0" w:color="auto"/>
                    <w:left w:val="none" w:sz="0" w:space="0" w:color="auto"/>
                    <w:bottom w:val="none" w:sz="0" w:space="0" w:color="auto"/>
                    <w:right w:val="none" w:sz="0" w:space="0" w:color="auto"/>
                  </w:divBdr>
                </w:div>
                <w:div w:id="1284799673">
                  <w:marLeft w:val="640"/>
                  <w:marRight w:val="0"/>
                  <w:marTop w:val="0"/>
                  <w:marBottom w:val="0"/>
                  <w:divBdr>
                    <w:top w:val="none" w:sz="0" w:space="0" w:color="auto"/>
                    <w:left w:val="none" w:sz="0" w:space="0" w:color="auto"/>
                    <w:bottom w:val="none" w:sz="0" w:space="0" w:color="auto"/>
                    <w:right w:val="none" w:sz="0" w:space="0" w:color="auto"/>
                  </w:divBdr>
                </w:div>
                <w:div w:id="507528291">
                  <w:marLeft w:val="640"/>
                  <w:marRight w:val="0"/>
                  <w:marTop w:val="0"/>
                  <w:marBottom w:val="0"/>
                  <w:divBdr>
                    <w:top w:val="none" w:sz="0" w:space="0" w:color="auto"/>
                    <w:left w:val="none" w:sz="0" w:space="0" w:color="auto"/>
                    <w:bottom w:val="none" w:sz="0" w:space="0" w:color="auto"/>
                    <w:right w:val="none" w:sz="0" w:space="0" w:color="auto"/>
                  </w:divBdr>
                </w:div>
                <w:div w:id="1501460517">
                  <w:marLeft w:val="640"/>
                  <w:marRight w:val="0"/>
                  <w:marTop w:val="0"/>
                  <w:marBottom w:val="0"/>
                  <w:divBdr>
                    <w:top w:val="none" w:sz="0" w:space="0" w:color="auto"/>
                    <w:left w:val="none" w:sz="0" w:space="0" w:color="auto"/>
                    <w:bottom w:val="none" w:sz="0" w:space="0" w:color="auto"/>
                    <w:right w:val="none" w:sz="0" w:space="0" w:color="auto"/>
                  </w:divBdr>
                </w:div>
                <w:div w:id="328362663">
                  <w:marLeft w:val="640"/>
                  <w:marRight w:val="0"/>
                  <w:marTop w:val="0"/>
                  <w:marBottom w:val="0"/>
                  <w:divBdr>
                    <w:top w:val="none" w:sz="0" w:space="0" w:color="auto"/>
                    <w:left w:val="none" w:sz="0" w:space="0" w:color="auto"/>
                    <w:bottom w:val="none" w:sz="0" w:space="0" w:color="auto"/>
                    <w:right w:val="none" w:sz="0" w:space="0" w:color="auto"/>
                  </w:divBdr>
                </w:div>
                <w:div w:id="1164903913">
                  <w:marLeft w:val="640"/>
                  <w:marRight w:val="0"/>
                  <w:marTop w:val="0"/>
                  <w:marBottom w:val="0"/>
                  <w:divBdr>
                    <w:top w:val="none" w:sz="0" w:space="0" w:color="auto"/>
                    <w:left w:val="none" w:sz="0" w:space="0" w:color="auto"/>
                    <w:bottom w:val="none" w:sz="0" w:space="0" w:color="auto"/>
                    <w:right w:val="none" w:sz="0" w:space="0" w:color="auto"/>
                  </w:divBdr>
                </w:div>
                <w:div w:id="517160101">
                  <w:marLeft w:val="640"/>
                  <w:marRight w:val="0"/>
                  <w:marTop w:val="0"/>
                  <w:marBottom w:val="0"/>
                  <w:divBdr>
                    <w:top w:val="none" w:sz="0" w:space="0" w:color="auto"/>
                    <w:left w:val="none" w:sz="0" w:space="0" w:color="auto"/>
                    <w:bottom w:val="none" w:sz="0" w:space="0" w:color="auto"/>
                    <w:right w:val="none" w:sz="0" w:space="0" w:color="auto"/>
                  </w:divBdr>
                </w:div>
                <w:div w:id="2069304107">
                  <w:marLeft w:val="640"/>
                  <w:marRight w:val="0"/>
                  <w:marTop w:val="0"/>
                  <w:marBottom w:val="0"/>
                  <w:divBdr>
                    <w:top w:val="none" w:sz="0" w:space="0" w:color="auto"/>
                    <w:left w:val="none" w:sz="0" w:space="0" w:color="auto"/>
                    <w:bottom w:val="none" w:sz="0" w:space="0" w:color="auto"/>
                    <w:right w:val="none" w:sz="0" w:space="0" w:color="auto"/>
                  </w:divBdr>
                </w:div>
                <w:div w:id="2014525650">
                  <w:marLeft w:val="640"/>
                  <w:marRight w:val="0"/>
                  <w:marTop w:val="0"/>
                  <w:marBottom w:val="0"/>
                  <w:divBdr>
                    <w:top w:val="none" w:sz="0" w:space="0" w:color="auto"/>
                    <w:left w:val="none" w:sz="0" w:space="0" w:color="auto"/>
                    <w:bottom w:val="none" w:sz="0" w:space="0" w:color="auto"/>
                    <w:right w:val="none" w:sz="0" w:space="0" w:color="auto"/>
                  </w:divBdr>
                </w:div>
                <w:div w:id="940799210">
                  <w:marLeft w:val="640"/>
                  <w:marRight w:val="0"/>
                  <w:marTop w:val="0"/>
                  <w:marBottom w:val="0"/>
                  <w:divBdr>
                    <w:top w:val="none" w:sz="0" w:space="0" w:color="auto"/>
                    <w:left w:val="none" w:sz="0" w:space="0" w:color="auto"/>
                    <w:bottom w:val="none" w:sz="0" w:space="0" w:color="auto"/>
                    <w:right w:val="none" w:sz="0" w:space="0" w:color="auto"/>
                  </w:divBdr>
                </w:div>
                <w:div w:id="1990792128">
                  <w:marLeft w:val="640"/>
                  <w:marRight w:val="0"/>
                  <w:marTop w:val="0"/>
                  <w:marBottom w:val="0"/>
                  <w:divBdr>
                    <w:top w:val="none" w:sz="0" w:space="0" w:color="auto"/>
                    <w:left w:val="none" w:sz="0" w:space="0" w:color="auto"/>
                    <w:bottom w:val="none" w:sz="0" w:space="0" w:color="auto"/>
                    <w:right w:val="none" w:sz="0" w:space="0" w:color="auto"/>
                  </w:divBdr>
                </w:div>
                <w:div w:id="996223989">
                  <w:marLeft w:val="640"/>
                  <w:marRight w:val="0"/>
                  <w:marTop w:val="0"/>
                  <w:marBottom w:val="0"/>
                  <w:divBdr>
                    <w:top w:val="none" w:sz="0" w:space="0" w:color="auto"/>
                    <w:left w:val="none" w:sz="0" w:space="0" w:color="auto"/>
                    <w:bottom w:val="none" w:sz="0" w:space="0" w:color="auto"/>
                    <w:right w:val="none" w:sz="0" w:space="0" w:color="auto"/>
                  </w:divBdr>
                </w:div>
                <w:div w:id="395975066">
                  <w:marLeft w:val="640"/>
                  <w:marRight w:val="0"/>
                  <w:marTop w:val="0"/>
                  <w:marBottom w:val="0"/>
                  <w:divBdr>
                    <w:top w:val="none" w:sz="0" w:space="0" w:color="auto"/>
                    <w:left w:val="none" w:sz="0" w:space="0" w:color="auto"/>
                    <w:bottom w:val="none" w:sz="0" w:space="0" w:color="auto"/>
                    <w:right w:val="none" w:sz="0" w:space="0" w:color="auto"/>
                  </w:divBdr>
                </w:div>
                <w:div w:id="1232811605">
                  <w:marLeft w:val="640"/>
                  <w:marRight w:val="0"/>
                  <w:marTop w:val="0"/>
                  <w:marBottom w:val="0"/>
                  <w:divBdr>
                    <w:top w:val="none" w:sz="0" w:space="0" w:color="auto"/>
                    <w:left w:val="none" w:sz="0" w:space="0" w:color="auto"/>
                    <w:bottom w:val="none" w:sz="0" w:space="0" w:color="auto"/>
                    <w:right w:val="none" w:sz="0" w:space="0" w:color="auto"/>
                  </w:divBdr>
                </w:div>
                <w:div w:id="1696923954">
                  <w:marLeft w:val="640"/>
                  <w:marRight w:val="0"/>
                  <w:marTop w:val="0"/>
                  <w:marBottom w:val="0"/>
                  <w:divBdr>
                    <w:top w:val="none" w:sz="0" w:space="0" w:color="auto"/>
                    <w:left w:val="none" w:sz="0" w:space="0" w:color="auto"/>
                    <w:bottom w:val="none" w:sz="0" w:space="0" w:color="auto"/>
                    <w:right w:val="none" w:sz="0" w:space="0" w:color="auto"/>
                  </w:divBdr>
                </w:div>
                <w:div w:id="1242763787">
                  <w:marLeft w:val="640"/>
                  <w:marRight w:val="0"/>
                  <w:marTop w:val="0"/>
                  <w:marBottom w:val="0"/>
                  <w:divBdr>
                    <w:top w:val="none" w:sz="0" w:space="0" w:color="auto"/>
                    <w:left w:val="none" w:sz="0" w:space="0" w:color="auto"/>
                    <w:bottom w:val="none" w:sz="0" w:space="0" w:color="auto"/>
                    <w:right w:val="none" w:sz="0" w:space="0" w:color="auto"/>
                  </w:divBdr>
                </w:div>
                <w:div w:id="1289510953">
                  <w:marLeft w:val="640"/>
                  <w:marRight w:val="0"/>
                  <w:marTop w:val="0"/>
                  <w:marBottom w:val="0"/>
                  <w:divBdr>
                    <w:top w:val="none" w:sz="0" w:space="0" w:color="auto"/>
                    <w:left w:val="none" w:sz="0" w:space="0" w:color="auto"/>
                    <w:bottom w:val="none" w:sz="0" w:space="0" w:color="auto"/>
                    <w:right w:val="none" w:sz="0" w:space="0" w:color="auto"/>
                  </w:divBdr>
                </w:div>
                <w:div w:id="299043278">
                  <w:marLeft w:val="640"/>
                  <w:marRight w:val="0"/>
                  <w:marTop w:val="0"/>
                  <w:marBottom w:val="0"/>
                  <w:divBdr>
                    <w:top w:val="none" w:sz="0" w:space="0" w:color="auto"/>
                    <w:left w:val="none" w:sz="0" w:space="0" w:color="auto"/>
                    <w:bottom w:val="none" w:sz="0" w:space="0" w:color="auto"/>
                    <w:right w:val="none" w:sz="0" w:space="0" w:color="auto"/>
                  </w:divBdr>
                </w:div>
                <w:div w:id="1482968036">
                  <w:marLeft w:val="640"/>
                  <w:marRight w:val="0"/>
                  <w:marTop w:val="0"/>
                  <w:marBottom w:val="0"/>
                  <w:divBdr>
                    <w:top w:val="none" w:sz="0" w:space="0" w:color="auto"/>
                    <w:left w:val="none" w:sz="0" w:space="0" w:color="auto"/>
                    <w:bottom w:val="none" w:sz="0" w:space="0" w:color="auto"/>
                    <w:right w:val="none" w:sz="0" w:space="0" w:color="auto"/>
                  </w:divBdr>
                </w:div>
                <w:div w:id="788282434">
                  <w:marLeft w:val="640"/>
                  <w:marRight w:val="0"/>
                  <w:marTop w:val="0"/>
                  <w:marBottom w:val="0"/>
                  <w:divBdr>
                    <w:top w:val="none" w:sz="0" w:space="0" w:color="auto"/>
                    <w:left w:val="none" w:sz="0" w:space="0" w:color="auto"/>
                    <w:bottom w:val="none" w:sz="0" w:space="0" w:color="auto"/>
                    <w:right w:val="none" w:sz="0" w:space="0" w:color="auto"/>
                  </w:divBdr>
                </w:div>
                <w:div w:id="600602875">
                  <w:marLeft w:val="640"/>
                  <w:marRight w:val="0"/>
                  <w:marTop w:val="0"/>
                  <w:marBottom w:val="0"/>
                  <w:divBdr>
                    <w:top w:val="none" w:sz="0" w:space="0" w:color="auto"/>
                    <w:left w:val="none" w:sz="0" w:space="0" w:color="auto"/>
                    <w:bottom w:val="none" w:sz="0" w:space="0" w:color="auto"/>
                    <w:right w:val="none" w:sz="0" w:space="0" w:color="auto"/>
                  </w:divBdr>
                </w:div>
                <w:div w:id="659389904">
                  <w:marLeft w:val="640"/>
                  <w:marRight w:val="0"/>
                  <w:marTop w:val="0"/>
                  <w:marBottom w:val="0"/>
                  <w:divBdr>
                    <w:top w:val="none" w:sz="0" w:space="0" w:color="auto"/>
                    <w:left w:val="none" w:sz="0" w:space="0" w:color="auto"/>
                    <w:bottom w:val="none" w:sz="0" w:space="0" w:color="auto"/>
                    <w:right w:val="none" w:sz="0" w:space="0" w:color="auto"/>
                  </w:divBdr>
                </w:div>
                <w:div w:id="1050544008">
                  <w:marLeft w:val="640"/>
                  <w:marRight w:val="0"/>
                  <w:marTop w:val="0"/>
                  <w:marBottom w:val="0"/>
                  <w:divBdr>
                    <w:top w:val="none" w:sz="0" w:space="0" w:color="auto"/>
                    <w:left w:val="none" w:sz="0" w:space="0" w:color="auto"/>
                    <w:bottom w:val="none" w:sz="0" w:space="0" w:color="auto"/>
                    <w:right w:val="none" w:sz="0" w:space="0" w:color="auto"/>
                  </w:divBdr>
                </w:div>
                <w:div w:id="108744942">
                  <w:marLeft w:val="640"/>
                  <w:marRight w:val="0"/>
                  <w:marTop w:val="0"/>
                  <w:marBottom w:val="0"/>
                  <w:divBdr>
                    <w:top w:val="none" w:sz="0" w:space="0" w:color="auto"/>
                    <w:left w:val="none" w:sz="0" w:space="0" w:color="auto"/>
                    <w:bottom w:val="none" w:sz="0" w:space="0" w:color="auto"/>
                    <w:right w:val="none" w:sz="0" w:space="0" w:color="auto"/>
                  </w:divBdr>
                </w:div>
                <w:div w:id="239171951">
                  <w:marLeft w:val="640"/>
                  <w:marRight w:val="0"/>
                  <w:marTop w:val="0"/>
                  <w:marBottom w:val="0"/>
                  <w:divBdr>
                    <w:top w:val="none" w:sz="0" w:space="0" w:color="auto"/>
                    <w:left w:val="none" w:sz="0" w:space="0" w:color="auto"/>
                    <w:bottom w:val="none" w:sz="0" w:space="0" w:color="auto"/>
                    <w:right w:val="none" w:sz="0" w:space="0" w:color="auto"/>
                  </w:divBdr>
                </w:div>
                <w:div w:id="644969413">
                  <w:marLeft w:val="640"/>
                  <w:marRight w:val="0"/>
                  <w:marTop w:val="0"/>
                  <w:marBottom w:val="0"/>
                  <w:divBdr>
                    <w:top w:val="none" w:sz="0" w:space="0" w:color="auto"/>
                    <w:left w:val="none" w:sz="0" w:space="0" w:color="auto"/>
                    <w:bottom w:val="none" w:sz="0" w:space="0" w:color="auto"/>
                    <w:right w:val="none" w:sz="0" w:space="0" w:color="auto"/>
                  </w:divBdr>
                </w:div>
                <w:div w:id="1684161009">
                  <w:marLeft w:val="640"/>
                  <w:marRight w:val="0"/>
                  <w:marTop w:val="0"/>
                  <w:marBottom w:val="0"/>
                  <w:divBdr>
                    <w:top w:val="none" w:sz="0" w:space="0" w:color="auto"/>
                    <w:left w:val="none" w:sz="0" w:space="0" w:color="auto"/>
                    <w:bottom w:val="none" w:sz="0" w:space="0" w:color="auto"/>
                    <w:right w:val="none" w:sz="0" w:space="0" w:color="auto"/>
                  </w:divBdr>
                </w:div>
                <w:div w:id="897782386">
                  <w:marLeft w:val="640"/>
                  <w:marRight w:val="0"/>
                  <w:marTop w:val="0"/>
                  <w:marBottom w:val="0"/>
                  <w:divBdr>
                    <w:top w:val="none" w:sz="0" w:space="0" w:color="auto"/>
                    <w:left w:val="none" w:sz="0" w:space="0" w:color="auto"/>
                    <w:bottom w:val="none" w:sz="0" w:space="0" w:color="auto"/>
                    <w:right w:val="none" w:sz="0" w:space="0" w:color="auto"/>
                  </w:divBdr>
                </w:div>
                <w:div w:id="268438887">
                  <w:marLeft w:val="640"/>
                  <w:marRight w:val="0"/>
                  <w:marTop w:val="0"/>
                  <w:marBottom w:val="0"/>
                  <w:divBdr>
                    <w:top w:val="none" w:sz="0" w:space="0" w:color="auto"/>
                    <w:left w:val="none" w:sz="0" w:space="0" w:color="auto"/>
                    <w:bottom w:val="none" w:sz="0" w:space="0" w:color="auto"/>
                    <w:right w:val="none" w:sz="0" w:space="0" w:color="auto"/>
                  </w:divBdr>
                </w:div>
                <w:div w:id="2018992626">
                  <w:marLeft w:val="640"/>
                  <w:marRight w:val="0"/>
                  <w:marTop w:val="0"/>
                  <w:marBottom w:val="0"/>
                  <w:divBdr>
                    <w:top w:val="none" w:sz="0" w:space="0" w:color="auto"/>
                    <w:left w:val="none" w:sz="0" w:space="0" w:color="auto"/>
                    <w:bottom w:val="none" w:sz="0" w:space="0" w:color="auto"/>
                    <w:right w:val="none" w:sz="0" w:space="0" w:color="auto"/>
                  </w:divBdr>
                </w:div>
                <w:div w:id="1526824238">
                  <w:marLeft w:val="640"/>
                  <w:marRight w:val="0"/>
                  <w:marTop w:val="0"/>
                  <w:marBottom w:val="0"/>
                  <w:divBdr>
                    <w:top w:val="none" w:sz="0" w:space="0" w:color="auto"/>
                    <w:left w:val="none" w:sz="0" w:space="0" w:color="auto"/>
                    <w:bottom w:val="none" w:sz="0" w:space="0" w:color="auto"/>
                    <w:right w:val="none" w:sz="0" w:space="0" w:color="auto"/>
                  </w:divBdr>
                </w:div>
                <w:div w:id="1820150465">
                  <w:marLeft w:val="640"/>
                  <w:marRight w:val="0"/>
                  <w:marTop w:val="0"/>
                  <w:marBottom w:val="0"/>
                  <w:divBdr>
                    <w:top w:val="none" w:sz="0" w:space="0" w:color="auto"/>
                    <w:left w:val="none" w:sz="0" w:space="0" w:color="auto"/>
                    <w:bottom w:val="none" w:sz="0" w:space="0" w:color="auto"/>
                    <w:right w:val="none" w:sz="0" w:space="0" w:color="auto"/>
                  </w:divBdr>
                </w:div>
                <w:div w:id="1128090276">
                  <w:marLeft w:val="640"/>
                  <w:marRight w:val="0"/>
                  <w:marTop w:val="0"/>
                  <w:marBottom w:val="0"/>
                  <w:divBdr>
                    <w:top w:val="none" w:sz="0" w:space="0" w:color="auto"/>
                    <w:left w:val="none" w:sz="0" w:space="0" w:color="auto"/>
                    <w:bottom w:val="none" w:sz="0" w:space="0" w:color="auto"/>
                    <w:right w:val="none" w:sz="0" w:space="0" w:color="auto"/>
                  </w:divBdr>
                </w:div>
                <w:div w:id="1778525520">
                  <w:marLeft w:val="640"/>
                  <w:marRight w:val="0"/>
                  <w:marTop w:val="0"/>
                  <w:marBottom w:val="0"/>
                  <w:divBdr>
                    <w:top w:val="none" w:sz="0" w:space="0" w:color="auto"/>
                    <w:left w:val="none" w:sz="0" w:space="0" w:color="auto"/>
                    <w:bottom w:val="none" w:sz="0" w:space="0" w:color="auto"/>
                    <w:right w:val="none" w:sz="0" w:space="0" w:color="auto"/>
                  </w:divBdr>
                </w:div>
                <w:div w:id="1000697220">
                  <w:marLeft w:val="640"/>
                  <w:marRight w:val="0"/>
                  <w:marTop w:val="0"/>
                  <w:marBottom w:val="0"/>
                  <w:divBdr>
                    <w:top w:val="none" w:sz="0" w:space="0" w:color="auto"/>
                    <w:left w:val="none" w:sz="0" w:space="0" w:color="auto"/>
                    <w:bottom w:val="none" w:sz="0" w:space="0" w:color="auto"/>
                    <w:right w:val="none" w:sz="0" w:space="0" w:color="auto"/>
                  </w:divBdr>
                </w:div>
                <w:div w:id="1785343098">
                  <w:marLeft w:val="640"/>
                  <w:marRight w:val="0"/>
                  <w:marTop w:val="0"/>
                  <w:marBottom w:val="0"/>
                  <w:divBdr>
                    <w:top w:val="none" w:sz="0" w:space="0" w:color="auto"/>
                    <w:left w:val="none" w:sz="0" w:space="0" w:color="auto"/>
                    <w:bottom w:val="none" w:sz="0" w:space="0" w:color="auto"/>
                    <w:right w:val="none" w:sz="0" w:space="0" w:color="auto"/>
                  </w:divBdr>
                </w:div>
                <w:div w:id="2037997689">
                  <w:marLeft w:val="640"/>
                  <w:marRight w:val="0"/>
                  <w:marTop w:val="0"/>
                  <w:marBottom w:val="0"/>
                  <w:divBdr>
                    <w:top w:val="none" w:sz="0" w:space="0" w:color="auto"/>
                    <w:left w:val="none" w:sz="0" w:space="0" w:color="auto"/>
                    <w:bottom w:val="none" w:sz="0" w:space="0" w:color="auto"/>
                    <w:right w:val="none" w:sz="0" w:space="0" w:color="auto"/>
                  </w:divBdr>
                </w:div>
                <w:div w:id="1117943395">
                  <w:marLeft w:val="640"/>
                  <w:marRight w:val="0"/>
                  <w:marTop w:val="0"/>
                  <w:marBottom w:val="0"/>
                  <w:divBdr>
                    <w:top w:val="none" w:sz="0" w:space="0" w:color="auto"/>
                    <w:left w:val="none" w:sz="0" w:space="0" w:color="auto"/>
                    <w:bottom w:val="none" w:sz="0" w:space="0" w:color="auto"/>
                    <w:right w:val="none" w:sz="0" w:space="0" w:color="auto"/>
                  </w:divBdr>
                </w:div>
                <w:div w:id="751043929">
                  <w:marLeft w:val="640"/>
                  <w:marRight w:val="0"/>
                  <w:marTop w:val="0"/>
                  <w:marBottom w:val="0"/>
                  <w:divBdr>
                    <w:top w:val="none" w:sz="0" w:space="0" w:color="auto"/>
                    <w:left w:val="none" w:sz="0" w:space="0" w:color="auto"/>
                    <w:bottom w:val="none" w:sz="0" w:space="0" w:color="auto"/>
                    <w:right w:val="none" w:sz="0" w:space="0" w:color="auto"/>
                  </w:divBdr>
                </w:div>
                <w:div w:id="795951649">
                  <w:marLeft w:val="640"/>
                  <w:marRight w:val="0"/>
                  <w:marTop w:val="0"/>
                  <w:marBottom w:val="0"/>
                  <w:divBdr>
                    <w:top w:val="none" w:sz="0" w:space="0" w:color="auto"/>
                    <w:left w:val="none" w:sz="0" w:space="0" w:color="auto"/>
                    <w:bottom w:val="none" w:sz="0" w:space="0" w:color="auto"/>
                    <w:right w:val="none" w:sz="0" w:space="0" w:color="auto"/>
                  </w:divBdr>
                </w:div>
                <w:div w:id="1343585317">
                  <w:marLeft w:val="640"/>
                  <w:marRight w:val="0"/>
                  <w:marTop w:val="0"/>
                  <w:marBottom w:val="0"/>
                  <w:divBdr>
                    <w:top w:val="none" w:sz="0" w:space="0" w:color="auto"/>
                    <w:left w:val="none" w:sz="0" w:space="0" w:color="auto"/>
                    <w:bottom w:val="none" w:sz="0" w:space="0" w:color="auto"/>
                    <w:right w:val="none" w:sz="0" w:space="0" w:color="auto"/>
                  </w:divBdr>
                </w:div>
              </w:divsChild>
            </w:div>
            <w:div w:id="2007316600">
              <w:marLeft w:val="0"/>
              <w:marRight w:val="0"/>
              <w:marTop w:val="0"/>
              <w:marBottom w:val="0"/>
              <w:divBdr>
                <w:top w:val="none" w:sz="0" w:space="0" w:color="auto"/>
                <w:left w:val="none" w:sz="0" w:space="0" w:color="auto"/>
                <w:bottom w:val="none" w:sz="0" w:space="0" w:color="auto"/>
                <w:right w:val="none" w:sz="0" w:space="0" w:color="auto"/>
              </w:divBdr>
              <w:divsChild>
                <w:div w:id="1452170063">
                  <w:marLeft w:val="640"/>
                  <w:marRight w:val="0"/>
                  <w:marTop w:val="0"/>
                  <w:marBottom w:val="0"/>
                  <w:divBdr>
                    <w:top w:val="none" w:sz="0" w:space="0" w:color="auto"/>
                    <w:left w:val="none" w:sz="0" w:space="0" w:color="auto"/>
                    <w:bottom w:val="none" w:sz="0" w:space="0" w:color="auto"/>
                    <w:right w:val="none" w:sz="0" w:space="0" w:color="auto"/>
                  </w:divBdr>
                </w:div>
                <w:div w:id="1414157557">
                  <w:marLeft w:val="640"/>
                  <w:marRight w:val="0"/>
                  <w:marTop w:val="0"/>
                  <w:marBottom w:val="0"/>
                  <w:divBdr>
                    <w:top w:val="none" w:sz="0" w:space="0" w:color="auto"/>
                    <w:left w:val="none" w:sz="0" w:space="0" w:color="auto"/>
                    <w:bottom w:val="none" w:sz="0" w:space="0" w:color="auto"/>
                    <w:right w:val="none" w:sz="0" w:space="0" w:color="auto"/>
                  </w:divBdr>
                </w:div>
                <w:div w:id="1568301299">
                  <w:marLeft w:val="640"/>
                  <w:marRight w:val="0"/>
                  <w:marTop w:val="0"/>
                  <w:marBottom w:val="0"/>
                  <w:divBdr>
                    <w:top w:val="none" w:sz="0" w:space="0" w:color="auto"/>
                    <w:left w:val="none" w:sz="0" w:space="0" w:color="auto"/>
                    <w:bottom w:val="none" w:sz="0" w:space="0" w:color="auto"/>
                    <w:right w:val="none" w:sz="0" w:space="0" w:color="auto"/>
                  </w:divBdr>
                </w:div>
                <w:div w:id="873350120">
                  <w:marLeft w:val="640"/>
                  <w:marRight w:val="0"/>
                  <w:marTop w:val="0"/>
                  <w:marBottom w:val="0"/>
                  <w:divBdr>
                    <w:top w:val="none" w:sz="0" w:space="0" w:color="auto"/>
                    <w:left w:val="none" w:sz="0" w:space="0" w:color="auto"/>
                    <w:bottom w:val="none" w:sz="0" w:space="0" w:color="auto"/>
                    <w:right w:val="none" w:sz="0" w:space="0" w:color="auto"/>
                  </w:divBdr>
                </w:div>
                <w:div w:id="1355572589">
                  <w:marLeft w:val="640"/>
                  <w:marRight w:val="0"/>
                  <w:marTop w:val="0"/>
                  <w:marBottom w:val="0"/>
                  <w:divBdr>
                    <w:top w:val="none" w:sz="0" w:space="0" w:color="auto"/>
                    <w:left w:val="none" w:sz="0" w:space="0" w:color="auto"/>
                    <w:bottom w:val="none" w:sz="0" w:space="0" w:color="auto"/>
                    <w:right w:val="none" w:sz="0" w:space="0" w:color="auto"/>
                  </w:divBdr>
                </w:div>
                <w:div w:id="431315328">
                  <w:marLeft w:val="640"/>
                  <w:marRight w:val="0"/>
                  <w:marTop w:val="0"/>
                  <w:marBottom w:val="0"/>
                  <w:divBdr>
                    <w:top w:val="none" w:sz="0" w:space="0" w:color="auto"/>
                    <w:left w:val="none" w:sz="0" w:space="0" w:color="auto"/>
                    <w:bottom w:val="none" w:sz="0" w:space="0" w:color="auto"/>
                    <w:right w:val="none" w:sz="0" w:space="0" w:color="auto"/>
                  </w:divBdr>
                </w:div>
                <w:div w:id="1240093642">
                  <w:marLeft w:val="640"/>
                  <w:marRight w:val="0"/>
                  <w:marTop w:val="0"/>
                  <w:marBottom w:val="0"/>
                  <w:divBdr>
                    <w:top w:val="none" w:sz="0" w:space="0" w:color="auto"/>
                    <w:left w:val="none" w:sz="0" w:space="0" w:color="auto"/>
                    <w:bottom w:val="none" w:sz="0" w:space="0" w:color="auto"/>
                    <w:right w:val="none" w:sz="0" w:space="0" w:color="auto"/>
                  </w:divBdr>
                </w:div>
                <w:div w:id="12388967">
                  <w:marLeft w:val="640"/>
                  <w:marRight w:val="0"/>
                  <w:marTop w:val="0"/>
                  <w:marBottom w:val="0"/>
                  <w:divBdr>
                    <w:top w:val="none" w:sz="0" w:space="0" w:color="auto"/>
                    <w:left w:val="none" w:sz="0" w:space="0" w:color="auto"/>
                    <w:bottom w:val="none" w:sz="0" w:space="0" w:color="auto"/>
                    <w:right w:val="none" w:sz="0" w:space="0" w:color="auto"/>
                  </w:divBdr>
                </w:div>
                <w:div w:id="1231695494">
                  <w:marLeft w:val="640"/>
                  <w:marRight w:val="0"/>
                  <w:marTop w:val="0"/>
                  <w:marBottom w:val="0"/>
                  <w:divBdr>
                    <w:top w:val="none" w:sz="0" w:space="0" w:color="auto"/>
                    <w:left w:val="none" w:sz="0" w:space="0" w:color="auto"/>
                    <w:bottom w:val="none" w:sz="0" w:space="0" w:color="auto"/>
                    <w:right w:val="none" w:sz="0" w:space="0" w:color="auto"/>
                  </w:divBdr>
                </w:div>
                <w:div w:id="41291397">
                  <w:marLeft w:val="640"/>
                  <w:marRight w:val="0"/>
                  <w:marTop w:val="0"/>
                  <w:marBottom w:val="0"/>
                  <w:divBdr>
                    <w:top w:val="none" w:sz="0" w:space="0" w:color="auto"/>
                    <w:left w:val="none" w:sz="0" w:space="0" w:color="auto"/>
                    <w:bottom w:val="none" w:sz="0" w:space="0" w:color="auto"/>
                    <w:right w:val="none" w:sz="0" w:space="0" w:color="auto"/>
                  </w:divBdr>
                </w:div>
                <w:div w:id="1065227775">
                  <w:marLeft w:val="640"/>
                  <w:marRight w:val="0"/>
                  <w:marTop w:val="0"/>
                  <w:marBottom w:val="0"/>
                  <w:divBdr>
                    <w:top w:val="none" w:sz="0" w:space="0" w:color="auto"/>
                    <w:left w:val="none" w:sz="0" w:space="0" w:color="auto"/>
                    <w:bottom w:val="none" w:sz="0" w:space="0" w:color="auto"/>
                    <w:right w:val="none" w:sz="0" w:space="0" w:color="auto"/>
                  </w:divBdr>
                </w:div>
                <w:div w:id="2072652318">
                  <w:marLeft w:val="640"/>
                  <w:marRight w:val="0"/>
                  <w:marTop w:val="0"/>
                  <w:marBottom w:val="0"/>
                  <w:divBdr>
                    <w:top w:val="none" w:sz="0" w:space="0" w:color="auto"/>
                    <w:left w:val="none" w:sz="0" w:space="0" w:color="auto"/>
                    <w:bottom w:val="none" w:sz="0" w:space="0" w:color="auto"/>
                    <w:right w:val="none" w:sz="0" w:space="0" w:color="auto"/>
                  </w:divBdr>
                </w:div>
                <w:div w:id="1551259448">
                  <w:marLeft w:val="640"/>
                  <w:marRight w:val="0"/>
                  <w:marTop w:val="0"/>
                  <w:marBottom w:val="0"/>
                  <w:divBdr>
                    <w:top w:val="none" w:sz="0" w:space="0" w:color="auto"/>
                    <w:left w:val="none" w:sz="0" w:space="0" w:color="auto"/>
                    <w:bottom w:val="none" w:sz="0" w:space="0" w:color="auto"/>
                    <w:right w:val="none" w:sz="0" w:space="0" w:color="auto"/>
                  </w:divBdr>
                </w:div>
                <w:div w:id="367412542">
                  <w:marLeft w:val="640"/>
                  <w:marRight w:val="0"/>
                  <w:marTop w:val="0"/>
                  <w:marBottom w:val="0"/>
                  <w:divBdr>
                    <w:top w:val="none" w:sz="0" w:space="0" w:color="auto"/>
                    <w:left w:val="none" w:sz="0" w:space="0" w:color="auto"/>
                    <w:bottom w:val="none" w:sz="0" w:space="0" w:color="auto"/>
                    <w:right w:val="none" w:sz="0" w:space="0" w:color="auto"/>
                  </w:divBdr>
                </w:div>
                <w:div w:id="2068911558">
                  <w:marLeft w:val="640"/>
                  <w:marRight w:val="0"/>
                  <w:marTop w:val="0"/>
                  <w:marBottom w:val="0"/>
                  <w:divBdr>
                    <w:top w:val="none" w:sz="0" w:space="0" w:color="auto"/>
                    <w:left w:val="none" w:sz="0" w:space="0" w:color="auto"/>
                    <w:bottom w:val="none" w:sz="0" w:space="0" w:color="auto"/>
                    <w:right w:val="none" w:sz="0" w:space="0" w:color="auto"/>
                  </w:divBdr>
                </w:div>
                <w:div w:id="1782214604">
                  <w:marLeft w:val="640"/>
                  <w:marRight w:val="0"/>
                  <w:marTop w:val="0"/>
                  <w:marBottom w:val="0"/>
                  <w:divBdr>
                    <w:top w:val="none" w:sz="0" w:space="0" w:color="auto"/>
                    <w:left w:val="none" w:sz="0" w:space="0" w:color="auto"/>
                    <w:bottom w:val="none" w:sz="0" w:space="0" w:color="auto"/>
                    <w:right w:val="none" w:sz="0" w:space="0" w:color="auto"/>
                  </w:divBdr>
                </w:div>
                <w:div w:id="1762264145">
                  <w:marLeft w:val="640"/>
                  <w:marRight w:val="0"/>
                  <w:marTop w:val="0"/>
                  <w:marBottom w:val="0"/>
                  <w:divBdr>
                    <w:top w:val="none" w:sz="0" w:space="0" w:color="auto"/>
                    <w:left w:val="none" w:sz="0" w:space="0" w:color="auto"/>
                    <w:bottom w:val="none" w:sz="0" w:space="0" w:color="auto"/>
                    <w:right w:val="none" w:sz="0" w:space="0" w:color="auto"/>
                  </w:divBdr>
                </w:div>
                <w:div w:id="37366407">
                  <w:marLeft w:val="640"/>
                  <w:marRight w:val="0"/>
                  <w:marTop w:val="0"/>
                  <w:marBottom w:val="0"/>
                  <w:divBdr>
                    <w:top w:val="none" w:sz="0" w:space="0" w:color="auto"/>
                    <w:left w:val="none" w:sz="0" w:space="0" w:color="auto"/>
                    <w:bottom w:val="none" w:sz="0" w:space="0" w:color="auto"/>
                    <w:right w:val="none" w:sz="0" w:space="0" w:color="auto"/>
                  </w:divBdr>
                </w:div>
                <w:div w:id="1729450366">
                  <w:marLeft w:val="640"/>
                  <w:marRight w:val="0"/>
                  <w:marTop w:val="0"/>
                  <w:marBottom w:val="0"/>
                  <w:divBdr>
                    <w:top w:val="none" w:sz="0" w:space="0" w:color="auto"/>
                    <w:left w:val="none" w:sz="0" w:space="0" w:color="auto"/>
                    <w:bottom w:val="none" w:sz="0" w:space="0" w:color="auto"/>
                    <w:right w:val="none" w:sz="0" w:space="0" w:color="auto"/>
                  </w:divBdr>
                </w:div>
                <w:div w:id="276642210">
                  <w:marLeft w:val="640"/>
                  <w:marRight w:val="0"/>
                  <w:marTop w:val="0"/>
                  <w:marBottom w:val="0"/>
                  <w:divBdr>
                    <w:top w:val="none" w:sz="0" w:space="0" w:color="auto"/>
                    <w:left w:val="none" w:sz="0" w:space="0" w:color="auto"/>
                    <w:bottom w:val="none" w:sz="0" w:space="0" w:color="auto"/>
                    <w:right w:val="none" w:sz="0" w:space="0" w:color="auto"/>
                  </w:divBdr>
                </w:div>
                <w:div w:id="139930606">
                  <w:marLeft w:val="640"/>
                  <w:marRight w:val="0"/>
                  <w:marTop w:val="0"/>
                  <w:marBottom w:val="0"/>
                  <w:divBdr>
                    <w:top w:val="none" w:sz="0" w:space="0" w:color="auto"/>
                    <w:left w:val="none" w:sz="0" w:space="0" w:color="auto"/>
                    <w:bottom w:val="none" w:sz="0" w:space="0" w:color="auto"/>
                    <w:right w:val="none" w:sz="0" w:space="0" w:color="auto"/>
                  </w:divBdr>
                </w:div>
                <w:div w:id="632684728">
                  <w:marLeft w:val="640"/>
                  <w:marRight w:val="0"/>
                  <w:marTop w:val="0"/>
                  <w:marBottom w:val="0"/>
                  <w:divBdr>
                    <w:top w:val="none" w:sz="0" w:space="0" w:color="auto"/>
                    <w:left w:val="none" w:sz="0" w:space="0" w:color="auto"/>
                    <w:bottom w:val="none" w:sz="0" w:space="0" w:color="auto"/>
                    <w:right w:val="none" w:sz="0" w:space="0" w:color="auto"/>
                  </w:divBdr>
                </w:div>
                <w:div w:id="286744204">
                  <w:marLeft w:val="640"/>
                  <w:marRight w:val="0"/>
                  <w:marTop w:val="0"/>
                  <w:marBottom w:val="0"/>
                  <w:divBdr>
                    <w:top w:val="none" w:sz="0" w:space="0" w:color="auto"/>
                    <w:left w:val="none" w:sz="0" w:space="0" w:color="auto"/>
                    <w:bottom w:val="none" w:sz="0" w:space="0" w:color="auto"/>
                    <w:right w:val="none" w:sz="0" w:space="0" w:color="auto"/>
                  </w:divBdr>
                </w:div>
                <w:div w:id="1943419897">
                  <w:marLeft w:val="640"/>
                  <w:marRight w:val="0"/>
                  <w:marTop w:val="0"/>
                  <w:marBottom w:val="0"/>
                  <w:divBdr>
                    <w:top w:val="none" w:sz="0" w:space="0" w:color="auto"/>
                    <w:left w:val="none" w:sz="0" w:space="0" w:color="auto"/>
                    <w:bottom w:val="none" w:sz="0" w:space="0" w:color="auto"/>
                    <w:right w:val="none" w:sz="0" w:space="0" w:color="auto"/>
                  </w:divBdr>
                </w:div>
                <w:div w:id="817653377">
                  <w:marLeft w:val="640"/>
                  <w:marRight w:val="0"/>
                  <w:marTop w:val="0"/>
                  <w:marBottom w:val="0"/>
                  <w:divBdr>
                    <w:top w:val="none" w:sz="0" w:space="0" w:color="auto"/>
                    <w:left w:val="none" w:sz="0" w:space="0" w:color="auto"/>
                    <w:bottom w:val="none" w:sz="0" w:space="0" w:color="auto"/>
                    <w:right w:val="none" w:sz="0" w:space="0" w:color="auto"/>
                  </w:divBdr>
                </w:div>
                <w:div w:id="1216427255">
                  <w:marLeft w:val="640"/>
                  <w:marRight w:val="0"/>
                  <w:marTop w:val="0"/>
                  <w:marBottom w:val="0"/>
                  <w:divBdr>
                    <w:top w:val="none" w:sz="0" w:space="0" w:color="auto"/>
                    <w:left w:val="none" w:sz="0" w:space="0" w:color="auto"/>
                    <w:bottom w:val="none" w:sz="0" w:space="0" w:color="auto"/>
                    <w:right w:val="none" w:sz="0" w:space="0" w:color="auto"/>
                  </w:divBdr>
                </w:div>
                <w:div w:id="291523065">
                  <w:marLeft w:val="640"/>
                  <w:marRight w:val="0"/>
                  <w:marTop w:val="0"/>
                  <w:marBottom w:val="0"/>
                  <w:divBdr>
                    <w:top w:val="none" w:sz="0" w:space="0" w:color="auto"/>
                    <w:left w:val="none" w:sz="0" w:space="0" w:color="auto"/>
                    <w:bottom w:val="none" w:sz="0" w:space="0" w:color="auto"/>
                    <w:right w:val="none" w:sz="0" w:space="0" w:color="auto"/>
                  </w:divBdr>
                </w:div>
                <w:div w:id="1611738073">
                  <w:marLeft w:val="640"/>
                  <w:marRight w:val="0"/>
                  <w:marTop w:val="0"/>
                  <w:marBottom w:val="0"/>
                  <w:divBdr>
                    <w:top w:val="none" w:sz="0" w:space="0" w:color="auto"/>
                    <w:left w:val="none" w:sz="0" w:space="0" w:color="auto"/>
                    <w:bottom w:val="none" w:sz="0" w:space="0" w:color="auto"/>
                    <w:right w:val="none" w:sz="0" w:space="0" w:color="auto"/>
                  </w:divBdr>
                </w:div>
                <w:div w:id="1935698909">
                  <w:marLeft w:val="640"/>
                  <w:marRight w:val="0"/>
                  <w:marTop w:val="0"/>
                  <w:marBottom w:val="0"/>
                  <w:divBdr>
                    <w:top w:val="none" w:sz="0" w:space="0" w:color="auto"/>
                    <w:left w:val="none" w:sz="0" w:space="0" w:color="auto"/>
                    <w:bottom w:val="none" w:sz="0" w:space="0" w:color="auto"/>
                    <w:right w:val="none" w:sz="0" w:space="0" w:color="auto"/>
                  </w:divBdr>
                </w:div>
                <w:div w:id="1771319020">
                  <w:marLeft w:val="640"/>
                  <w:marRight w:val="0"/>
                  <w:marTop w:val="0"/>
                  <w:marBottom w:val="0"/>
                  <w:divBdr>
                    <w:top w:val="none" w:sz="0" w:space="0" w:color="auto"/>
                    <w:left w:val="none" w:sz="0" w:space="0" w:color="auto"/>
                    <w:bottom w:val="none" w:sz="0" w:space="0" w:color="auto"/>
                    <w:right w:val="none" w:sz="0" w:space="0" w:color="auto"/>
                  </w:divBdr>
                </w:div>
                <w:div w:id="1201825816">
                  <w:marLeft w:val="640"/>
                  <w:marRight w:val="0"/>
                  <w:marTop w:val="0"/>
                  <w:marBottom w:val="0"/>
                  <w:divBdr>
                    <w:top w:val="none" w:sz="0" w:space="0" w:color="auto"/>
                    <w:left w:val="none" w:sz="0" w:space="0" w:color="auto"/>
                    <w:bottom w:val="none" w:sz="0" w:space="0" w:color="auto"/>
                    <w:right w:val="none" w:sz="0" w:space="0" w:color="auto"/>
                  </w:divBdr>
                </w:div>
                <w:div w:id="1826701846">
                  <w:marLeft w:val="640"/>
                  <w:marRight w:val="0"/>
                  <w:marTop w:val="0"/>
                  <w:marBottom w:val="0"/>
                  <w:divBdr>
                    <w:top w:val="none" w:sz="0" w:space="0" w:color="auto"/>
                    <w:left w:val="none" w:sz="0" w:space="0" w:color="auto"/>
                    <w:bottom w:val="none" w:sz="0" w:space="0" w:color="auto"/>
                    <w:right w:val="none" w:sz="0" w:space="0" w:color="auto"/>
                  </w:divBdr>
                </w:div>
                <w:div w:id="672336027">
                  <w:marLeft w:val="640"/>
                  <w:marRight w:val="0"/>
                  <w:marTop w:val="0"/>
                  <w:marBottom w:val="0"/>
                  <w:divBdr>
                    <w:top w:val="none" w:sz="0" w:space="0" w:color="auto"/>
                    <w:left w:val="none" w:sz="0" w:space="0" w:color="auto"/>
                    <w:bottom w:val="none" w:sz="0" w:space="0" w:color="auto"/>
                    <w:right w:val="none" w:sz="0" w:space="0" w:color="auto"/>
                  </w:divBdr>
                </w:div>
                <w:div w:id="54622021">
                  <w:marLeft w:val="640"/>
                  <w:marRight w:val="0"/>
                  <w:marTop w:val="0"/>
                  <w:marBottom w:val="0"/>
                  <w:divBdr>
                    <w:top w:val="none" w:sz="0" w:space="0" w:color="auto"/>
                    <w:left w:val="none" w:sz="0" w:space="0" w:color="auto"/>
                    <w:bottom w:val="none" w:sz="0" w:space="0" w:color="auto"/>
                    <w:right w:val="none" w:sz="0" w:space="0" w:color="auto"/>
                  </w:divBdr>
                </w:div>
                <w:div w:id="881018924">
                  <w:marLeft w:val="640"/>
                  <w:marRight w:val="0"/>
                  <w:marTop w:val="0"/>
                  <w:marBottom w:val="0"/>
                  <w:divBdr>
                    <w:top w:val="none" w:sz="0" w:space="0" w:color="auto"/>
                    <w:left w:val="none" w:sz="0" w:space="0" w:color="auto"/>
                    <w:bottom w:val="none" w:sz="0" w:space="0" w:color="auto"/>
                    <w:right w:val="none" w:sz="0" w:space="0" w:color="auto"/>
                  </w:divBdr>
                </w:div>
                <w:div w:id="345906281">
                  <w:marLeft w:val="640"/>
                  <w:marRight w:val="0"/>
                  <w:marTop w:val="0"/>
                  <w:marBottom w:val="0"/>
                  <w:divBdr>
                    <w:top w:val="none" w:sz="0" w:space="0" w:color="auto"/>
                    <w:left w:val="none" w:sz="0" w:space="0" w:color="auto"/>
                    <w:bottom w:val="none" w:sz="0" w:space="0" w:color="auto"/>
                    <w:right w:val="none" w:sz="0" w:space="0" w:color="auto"/>
                  </w:divBdr>
                </w:div>
                <w:div w:id="5986061">
                  <w:marLeft w:val="640"/>
                  <w:marRight w:val="0"/>
                  <w:marTop w:val="0"/>
                  <w:marBottom w:val="0"/>
                  <w:divBdr>
                    <w:top w:val="none" w:sz="0" w:space="0" w:color="auto"/>
                    <w:left w:val="none" w:sz="0" w:space="0" w:color="auto"/>
                    <w:bottom w:val="none" w:sz="0" w:space="0" w:color="auto"/>
                    <w:right w:val="none" w:sz="0" w:space="0" w:color="auto"/>
                  </w:divBdr>
                </w:div>
                <w:div w:id="1877501324">
                  <w:marLeft w:val="640"/>
                  <w:marRight w:val="0"/>
                  <w:marTop w:val="0"/>
                  <w:marBottom w:val="0"/>
                  <w:divBdr>
                    <w:top w:val="none" w:sz="0" w:space="0" w:color="auto"/>
                    <w:left w:val="none" w:sz="0" w:space="0" w:color="auto"/>
                    <w:bottom w:val="none" w:sz="0" w:space="0" w:color="auto"/>
                    <w:right w:val="none" w:sz="0" w:space="0" w:color="auto"/>
                  </w:divBdr>
                </w:div>
                <w:div w:id="492530602">
                  <w:marLeft w:val="640"/>
                  <w:marRight w:val="0"/>
                  <w:marTop w:val="0"/>
                  <w:marBottom w:val="0"/>
                  <w:divBdr>
                    <w:top w:val="none" w:sz="0" w:space="0" w:color="auto"/>
                    <w:left w:val="none" w:sz="0" w:space="0" w:color="auto"/>
                    <w:bottom w:val="none" w:sz="0" w:space="0" w:color="auto"/>
                    <w:right w:val="none" w:sz="0" w:space="0" w:color="auto"/>
                  </w:divBdr>
                </w:div>
                <w:div w:id="1931426016">
                  <w:marLeft w:val="640"/>
                  <w:marRight w:val="0"/>
                  <w:marTop w:val="0"/>
                  <w:marBottom w:val="0"/>
                  <w:divBdr>
                    <w:top w:val="none" w:sz="0" w:space="0" w:color="auto"/>
                    <w:left w:val="none" w:sz="0" w:space="0" w:color="auto"/>
                    <w:bottom w:val="none" w:sz="0" w:space="0" w:color="auto"/>
                    <w:right w:val="none" w:sz="0" w:space="0" w:color="auto"/>
                  </w:divBdr>
                </w:div>
                <w:div w:id="1323193644">
                  <w:marLeft w:val="640"/>
                  <w:marRight w:val="0"/>
                  <w:marTop w:val="0"/>
                  <w:marBottom w:val="0"/>
                  <w:divBdr>
                    <w:top w:val="none" w:sz="0" w:space="0" w:color="auto"/>
                    <w:left w:val="none" w:sz="0" w:space="0" w:color="auto"/>
                    <w:bottom w:val="none" w:sz="0" w:space="0" w:color="auto"/>
                    <w:right w:val="none" w:sz="0" w:space="0" w:color="auto"/>
                  </w:divBdr>
                </w:div>
                <w:div w:id="1238247114">
                  <w:marLeft w:val="640"/>
                  <w:marRight w:val="0"/>
                  <w:marTop w:val="0"/>
                  <w:marBottom w:val="0"/>
                  <w:divBdr>
                    <w:top w:val="none" w:sz="0" w:space="0" w:color="auto"/>
                    <w:left w:val="none" w:sz="0" w:space="0" w:color="auto"/>
                    <w:bottom w:val="none" w:sz="0" w:space="0" w:color="auto"/>
                    <w:right w:val="none" w:sz="0" w:space="0" w:color="auto"/>
                  </w:divBdr>
                </w:div>
                <w:div w:id="610866645">
                  <w:marLeft w:val="640"/>
                  <w:marRight w:val="0"/>
                  <w:marTop w:val="0"/>
                  <w:marBottom w:val="0"/>
                  <w:divBdr>
                    <w:top w:val="none" w:sz="0" w:space="0" w:color="auto"/>
                    <w:left w:val="none" w:sz="0" w:space="0" w:color="auto"/>
                    <w:bottom w:val="none" w:sz="0" w:space="0" w:color="auto"/>
                    <w:right w:val="none" w:sz="0" w:space="0" w:color="auto"/>
                  </w:divBdr>
                </w:div>
                <w:div w:id="894588709">
                  <w:marLeft w:val="640"/>
                  <w:marRight w:val="0"/>
                  <w:marTop w:val="0"/>
                  <w:marBottom w:val="0"/>
                  <w:divBdr>
                    <w:top w:val="none" w:sz="0" w:space="0" w:color="auto"/>
                    <w:left w:val="none" w:sz="0" w:space="0" w:color="auto"/>
                    <w:bottom w:val="none" w:sz="0" w:space="0" w:color="auto"/>
                    <w:right w:val="none" w:sz="0" w:space="0" w:color="auto"/>
                  </w:divBdr>
                </w:div>
                <w:div w:id="927889859">
                  <w:marLeft w:val="640"/>
                  <w:marRight w:val="0"/>
                  <w:marTop w:val="0"/>
                  <w:marBottom w:val="0"/>
                  <w:divBdr>
                    <w:top w:val="none" w:sz="0" w:space="0" w:color="auto"/>
                    <w:left w:val="none" w:sz="0" w:space="0" w:color="auto"/>
                    <w:bottom w:val="none" w:sz="0" w:space="0" w:color="auto"/>
                    <w:right w:val="none" w:sz="0" w:space="0" w:color="auto"/>
                  </w:divBdr>
                </w:div>
                <w:div w:id="1654800007">
                  <w:marLeft w:val="640"/>
                  <w:marRight w:val="0"/>
                  <w:marTop w:val="0"/>
                  <w:marBottom w:val="0"/>
                  <w:divBdr>
                    <w:top w:val="none" w:sz="0" w:space="0" w:color="auto"/>
                    <w:left w:val="none" w:sz="0" w:space="0" w:color="auto"/>
                    <w:bottom w:val="none" w:sz="0" w:space="0" w:color="auto"/>
                    <w:right w:val="none" w:sz="0" w:space="0" w:color="auto"/>
                  </w:divBdr>
                </w:div>
                <w:div w:id="51271923">
                  <w:marLeft w:val="640"/>
                  <w:marRight w:val="0"/>
                  <w:marTop w:val="0"/>
                  <w:marBottom w:val="0"/>
                  <w:divBdr>
                    <w:top w:val="none" w:sz="0" w:space="0" w:color="auto"/>
                    <w:left w:val="none" w:sz="0" w:space="0" w:color="auto"/>
                    <w:bottom w:val="none" w:sz="0" w:space="0" w:color="auto"/>
                    <w:right w:val="none" w:sz="0" w:space="0" w:color="auto"/>
                  </w:divBdr>
                </w:div>
                <w:div w:id="1808736749">
                  <w:marLeft w:val="640"/>
                  <w:marRight w:val="0"/>
                  <w:marTop w:val="0"/>
                  <w:marBottom w:val="0"/>
                  <w:divBdr>
                    <w:top w:val="none" w:sz="0" w:space="0" w:color="auto"/>
                    <w:left w:val="none" w:sz="0" w:space="0" w:color="auto"/>
                    <w:bottom w:val="none" w:sz="0" w:space="0" w:color="auto"/>
                    <w:right w:val="none" w:sz="0" w:space="0" w:color="auto"/>
                  </w:divBdr>
                </w:div>
                <w:div w:id="1663270047">
                  <w:marLeft w:val="640"/>
                  <w:marRight w:val="0"/>
                  <w:marTop w:val="0"/>
                  <w:marBottom w:val="0"/>
                  <w:divBdr>
                    <w:top w:val="none" w:sz="0" w:space="0" w:color="auto"/>
                    <w:left w:val="none" w:sz="0" w:space="0" w:color="auto"/>
                    <w:bottom w:val="none" w:sz="0" w:space="0" w:color="auto"/>
                    <w:right w:val="none" w:sz="0" w:space="0" w:color="auto"/>
                  </w:divBdr>
                </w:div>
                <w:div w:id="1277516953">
                  <w:marLeft w:val="640"/>
                  <w:marRight w:val="0"/>
                  <w:marTop w:val="0"/>
                  <w:marBottom w:val="0"/>
                  <w:divBdr>
                    <w:top w:val="none" w:sz="0" w:space="0" w:color="auto"/>
                    <w:left w:val="none" w:sz="0" w:space="0" w:color="auto"/>
                    <w:bottom w:val="none" w:sz="0" w:space="0" w:color="auto"/>
                    <w:right w:val="none" w:sz="0" w:space="0" w:color="auto"/>
                  </w:divBdr>
                </w:div>
                <w:div w:id="681781714">
                  <w:marLeft w:val="640"/>
                  <w:marRight w:val="0"/>
                  <w:marTop w:val="0"/>
                  <w:marBottom w:val="0"/>
                  <w:divBdr>
                    <w:top w:val="none" w:sz="0" w:space="0" w:color="auto"/>
                    <w:left w:val="none" w:sz="0" w:space="0" w:color="auto"/>
                    <w:bottom w:val="none" w:sz="0" w:space="0" w:color="auto"/>
                    <w:right w:val="none" w:sz="0" w:space="0" w:color="auto"/>
                  </w:divBdr>
                </w:div>
                <w:div w:id="1822504553">
                  <w:marLeft w:val="640"/>
                  <w:marRight w:val="0"/>
                  <w:marTop w:val="0"/>
                  <w:marBottom w:val="0"/>
                  <w:divBdr>
                    <w:top w:val="none" w:sz="0" w:space="0" w:color="auto"/>
                    <w:left w:val="none" w:sz="0" w:space="0" w:color="auto"/>
                    <w:bottom w:val="none" w:sz="0" w:space="0" w:color="auto"/>
                    <w:right w:val="none" w:sz="0" w:space="0" w:color="auto"/>
                  </w:divBdr>
                </w:div>
                <w:div w:id="259457397">
                  <w:marLeft w:val="640"/>
                  <w:marRight w:val="0"/>
                  <w:marTop w:val="0"/>
                  <w:marBottom w:val="0"/>
                  <w:divBdr>
                    <w:top w:val="none" w:sz="0" w:space="0" w:color="auto"/>
                    <w:left w:val="none" w:sz="0" w:space="0" w:color="auto"/>
                    <w:bottom w:val="none" w:sz="0" w:space="0" w:color="auto"/>
                    <w:right w:val="none" w:sz="0" w:space="0" w:color="auto"/>
                  </w:divBdr>
                </w:div>
                <w:div w:id="1297687816">
                  <w:marLeft w:val="640"/>
                  <w:marRight w:val="0"/>
                  <w:marTop w:val="0"/>
                  <w:marBottom w:val="0"/>
                  <w:divBdr>
                    <w:top w:val="none" w:sz="0" w:space="0" w:color="auto"/>
                    <w:left w:val="none" w:sz="0" w:space="0" w:color="auto"/>
                    <w:bottom w:val="none" w:sz="0" w:space="0" w:color="auto"/>
                    <w:right w:val="none" w:sz="0" w:space="0" w:color="auto"/>
                  </w:divBdr>
                </w:div>
                <w:div w:id="2087412586">
                  <w:marLeft w:val="640"/>
                  <w:marRight w:val="0"/>
                  <w:marTop w:val="0"/>
                  <w:marBottom w:val="0"/>
                  <w:divBdr>
                    <w:top w:val="none" w:sz="0" w:space="0" w:color="auto"/>
                    <w:left w:val="none" w:sz="0" w:space="0" w:color="auto"/>
                    <w:bottom w:val="none" w:sz="0" w:space="0" w:color="auto"/>
                    <w:right w:val="none" w:sz="0" w:space="0" w:color="auto"/>
                  </w:divBdr>
                </w:div>
                <w:div w:id="1054505037">
                  <w:marLeft w:val="640"/>
                  <w:marRight w:val="0"/>
                  <w:marTop w:val="0"/>
                  <w:marBottom w:val="0"/>
                  <w:divBdr>
                    <w:top w:val="none" w:sz="0" w:space="0" w:color="auto"/>
                    <w:left w:val="none" w:sz="0" w:space="0" w:color="auto"/>
                    <w:bottom w:val="none" w:sz="0" w:space="0" w:color="auto"/>
                    <w:right w:val="none" w:sz="0" w:space="0" w:color="auto"/>
                  </w:divBdr>
                </w:div>
                <w:div w:id="176386807">
                  <w:marLeft w:val="640"/>
                  <w:marRight w:val="0"/>
                  <w:marTop w:val="0"/>
                  <w:marBottom w:val="0"/>
                  <w:divBdr>
                    <w:top w:val="none" w:sz="0" w:space="0" w:color="auto"/>
                    <w:left w:val="none" w:sz="0" w:space="0" w:color="auto"/>
                    <w:bottom w:val="none" w:sz="0" w:space="0" w:color="auto"/>
                    <w:right w:val="none" w:sz="0" w:space="0" w:color="auto"/>
                  </w:divBdr>
                </w:div>
                <w:div w:id="1229999668">
                  <w:marLeft w:val="640"/>
                  <w:marRight w:val="0"/>
                  <w:marTop w:val="0"/>
                  <w:marBottom w:val="0"/>
                  <w:divBdr>
                    <w:top w:val="none" w:sz="0" w:space="0" w:color="auto"/>
                    <w:left w:val="none" w:sz="0" w:space="0" w:color="auto"/>
                    <w:bottom w:val="none" w:sz="0" w:space="0" w:color="auto"/>
                    <w:right w:val="none" w:sz="0" w:space="0" w:color="auto"/>
                  </w:divBdr>
                </w:div>
                <w:div w:id="201670322">
                  <w:marLeft w:val="640"/>
                  <w:marRight w:val="0"/>
                  <w:marTop w:val="0"/>
                  <w:marBottom w:val="0"/>
                  <w:divBdr>
                    <w:top w:val="none" w:sz="0" w:space="0" w:color="auto"/>
                    <w:left w:val="none" w:sz="0" w:space="0" w:color="auto"/>
                    <w:bottom w:val="none" w:sz="0" w:space="0" w:color="auto"/>
                    <w:right w:val="none" w:sz="0" w:space="0" w:color="auto"/>
                  </w:divBdr>
                </w:div>
                <w:div w:id="279343983">
                  <w:marLeft w:val="640"/>
                  <w:marRight w:val="0"/>
                  <w:marTop w:val="0"/>
                  <w:marBottom w:val="0"/>
                  <w:divBdr>
                    <w:top w:val="none" w:sz="0" w:space="0" w:color="auto"/>
                    <w:left w:val="none" w:sz="0" w:space="0" w:color="auto"/>
                    <w:bottom w:val="none" w:sz="0" w:space="0" w:color="auto"/>
                    <w:right w:val="none" w:sz="0" w:space="0" w:color="auto"/>
                  </w:divBdr>
                </w:div>
                <w:div w:id="103773391">
                  <w:marLeft w:val="640"/>
                  <w:marRight w:val="0"/>
                  <w:marTop w:val="0"/>
                  <w:marBottom w:val="0"/>
                  <w:divBdr>
                    <w:top w:val="none" w:sz="0" w:space="0" w:color="auto"/>
                    <w:left w:val="none" w:sz="0" w:space="0" w:color="auto"/>
                    <w:bottom w:val="none" w:sz="0" w:space="0" w:color="auto"/>
                    <w:right w:val="none" w:sz="0" w:space="0" w:color="auto"/>
                  </w:divBdr>
                </w:div>
                <w:div w:id="1229415438">
                  <w:marLeft w:val="640"/>
                  <w:marRight w:val="0"/>
                  <w:marTop w:val="0"/>
                  <w:marBottom w:val="0"/>
                  <w:divBdr>
                    <w:top w:val="none" w:sz="0" w:space="0" w:color="auto"/>
                    <w:left w:val="none" w:sz="0" w:space="0" w:color="auto"/>
                    <w:bottom w:val="none" w:sz="0" w:space="0" w:color="auto"/>
                    <w:right w:val="none" w:sz="0" w:space="0" w:color="auto"/>
                  </w:divBdr>
                </w:div>
                <w:div w:id="1485048126">
                  <w:marLeft w:val="640"/>
                  <w:marRight w:val="0"/>
                  <w:marTop w:val="0"/>
                  <w:marBottom w:val="0"/>
                  <w:divBdr>
                    <w:top w:val="none" w:sz="0" w:space="0" w:color="auto"/>
                    <w:left w:val="none" w:sz="0" w:space="0" w:color="auto"/>
                    <w:bottom w:val="none" w:sz="0" w:space="0" w:color="auto"/>
                    <w:right w:val="none" w:sz="0" w:space="0" w:color="auto"/>
                  </w:divBdr>
                </w:div>
                <w:div w:id="1780294703">
                  <w:marLeft w:val="640"/>
                  <w:marRight w:val="0"/>
                  <w:marTop w:val="0"/>
                  <w:marBottom w:val="0"/>
                  <w:divBdr>
                    <w:top w:val="none" w:sz="0" w:space="0" w:color="auto"/>
                    <w:left w:val="none" w:sz="0" w:space="0" w:color="auto"/>
                    <w:bottom w:val="none" w:sz="0" w:space="0" w:color="auto"/>
                    <w:right w:val="none" w:sz="0" w:space="0" w:color="auto"/>
                  </w:divBdr>
                </w:div>
              </w:divsChild>
            </w:div>
            <w:div w:id="714934288">
              <w:marLeft w:val="0"/>
              <w:marRight w:val="0"/>
              <w:marTop w:val="0"/>
              <w:marBottom w:val="0"/>
              <w:divBdr>
                <w:top w:val="none" w:sz="0" w:space="0" w:color="auto"/>
                <w:left w:val="none" w:sz="0" w:space="0" w:color="auto"/>
                <w:bottom w:val="none" w:sz="0" w:space="0" w:color="auto"/>
                <w:right w:val="none" w:sz="0" w:space="0" w:color="auto"/>
              </w:divBdr>
              <w:divsChild>
                <w:div w:id="911507327">
                  <w:marLeft w:val="640"/>
                  <w:marRight w:val="0"/>
                  <w:marTop w:val="0"/>
                  <w:marBottom w:val="0"/>
                  <w:divBdr>
                    <w:top w:val="none" w:sz="0" w:space="0" w:color="auto"/>
                    <w:left w:val="none" w:sz="0" w:space="0" w:color="auto"/>
                    <w:bottom w:val="none" w:sz="0" w:space="0" w:color="auto"/>
                    <w:right w:val="none" w:sz="0" w:space="0" w:color="auto"/>
                  </w:divBdr>
                </w:div>
                <w:div w:id="118107509">
                  <w:marLeft w:val="640"/>
                  <w:marRight w:val="0"/>
                  <w:marTop w:val="0"/>
                  <w:marBottom w:val="0"/>
                  <w:divBdr>
                    <w:top w:val="none" w:sz="0" w:space="0" w:color="auto"/>
                    <w:left w:val="none" w:sz="0" w:space="0" w:color="auto"/>
                    <w:bottom w:val="none" w:sz="0" w:space="0" w:color="auto"/>
                    <w:right w:val="none" w:sz="0" w:space="0" w:color="auto"/>
                  </w:divBdr>
                </w:div>
                <w:div w:id="298189012">
                  <w:marLeft w:val="640"/>
                  <w:marRight w:val="0"/>
                  <w:marTop w:val="0"/>
                  <w:marBottom w:val="0"/>
                  <w:divBdr>
                    <w:top w:val="none" w:sz="0" w:space="0" w:color="auto"/>
                    <w:left w:val="none" w:sz="0" w:space="0" w:color="auto"/>
                    <w:bottom w:val="none" w:sz="0" w:space="0" w:color="auto"/>
                    <w:right w:val="none" w:sz="0" w:space="0" w:color="auto"/>
                  </w:divBdr>
                </w:div>
                <w:div w:id="1255282130">
                  <w:marLeft w:val="640"/>
                  <w:marRight w:val="0"/>
                  <w:marTop w:val="0"/>
                  <w:marBottom w:val="0"/>
                  <w:divBdr>
                    <w:top w:val="none" w:sz="0" w:space="0" w:color="auto"/>
                    <w:left w:val="none" w:sz="0" w:space="0" w:color="auto"/>
                    <w:bottom w:val="none" w:sz="0" w:space="0" w:color="auto"/>
                    <w:right w:val="none" w:sz="0" w:space="0" w:color="auto"/>
                  </w:divBdr>
                </w:div>
                <w:div w:id="2141219614">
                  <w:marLeft w:val="640"/>
                  <w:marRight w:val="0"/>
                  <w:marTop w:val="0"/>
                  <w:marBottom w:val="0"/>
                  <w:divBdr>
                    <w:top w:val="none" w:sz="0" w:space="0" w:color="auto"/>
                    <w:left w:val="none" w:sz="0" w:space="0" w:color="auto"/>
                    <w:bottom w:val="none" w:sz="0" w:space="0" w:color="auto"/>
                    <w:right w:val="none" w:sz="0" w:space="0" w:color="auto"/>
                  </w:divBdr>
                </w:div>
                <w:div w:id="319503062">
                  <w:marLeft w:val="640"/>
                  <w:marRight w:val="0"/>
                  <w:marTop w:val="0"/>
                  <w:marBottom w:val="0"/>
                  <w:divBdr>
                    <w:top w:val="none" w:sz="0" w:space="0" w:color="auto"/>
                    <w:left w:val="none" w:sz="0" w:space="0" w:color="auto"/>
                    <w:bottom w:val="none" w:sz="0" w:space="0" w:color="auto"/>
                    <w:right w:val="none" w:sz="0" w:space="0" w:color="auto"/>
                  </w:divBdr>
                </w:div>
                <w:div w:id="20478467">
                  <w:marLeft w:val="640"/>
                  <w:marRight w:val="0"/>
                  <w:marTop w:val="0"/>
                  <w:marBottom w:val="0"/>
                  <w:divBdr>
                    <w:top w:val="none" w:sz="0" w:space="0" w:color="auto"/>
                    <w:left w:val="none" w:sz="0" w:space="0" w:color="auto"/>
                    <w:bottom w:val="none" w:sz="0" w:space="0" w:color="auto"/>
                    <w:right w:val="none" w:sz="0" w:space="0" w:color="auto"/>
                  </w:divBdr>
                </w:div>
                <w:div w:id="352850870">
                  <w:marLeft w:val="640"/>
                  <w:marRight w:val="0"/>
                  <w:marTop w:val="0"/>
                  <w:marBottom w:val="0"/>
                  <w:divBdr>
                    <w:top w:val="none" w:sz="0" w:space="0" w:color="auto"/>
                    <w:left w:val="none" w:sz="0" w:space="0" w:color="auto"/>
                    <w:bottom w:val="none" w:sz="0" w:space="0" w:color="auto"/>
                    <w:right w:val="none" w:sz="0" w:space="0" w:color="auto"/>
                  </w:divBdr>
                </w:div>
                <w:div w:id="1024357057">
                  <w:marLeft w:val="640"/>
                  <w:marRight w:val="0"/>
                  <w:marTop w:val="0"/>
                  <w:marBottom w:val="0"/>
                  <w:divBdr>
                    <w:top w:val="none" w:sz="0" w:space="0" w:color="auto"/>
                    <w:left w:val="none" w:sz="0" w:space="0" w:color="auto"/>
                    <w:bottom w:val="none" w:sz="0" w:space="0" w:color="auto"/>
                    <w:right w:val="none" w:sz="0" w:space="0" w:color="auto"/>
                  </w:divBdr>
                </w:div>
                <w:div w:id="1852648836">
                  <w:marLeft w:val="640"/>
                  <w:marRight w:val="0"/>
                  <w:marTop w:val="0"/>
                  <w:marBottom w:val="0"/>
                  <w:divBdr>
                    <w:top w:val="none" w:sz="0" w:space="0" w:color="auto"/>
                    <w:left w:val="none" w:sz="0" w:space="0" w:color="auto"/>
                    <w:bottom w:val="none" w:sz="0" w:space="0" w:color="auto"/>
                    <w:right w:val="none" w:sz="0" w:space="0" w:color="auto"/>
                  </w:divBdr>
                </w:div>
                <w:div w:id="1737165949">
                  <w:marLeft w:val="640"/>
                  <w:marRight w:val="0"/>
                  <w:marTop w:val="0"/>
                  <w:marBottom w:val="0"/>
                  <w:divBdr>
                    <w:top w:val="none" w:sz="0" w:space="0" w:color="auto"/>
                    <w:left w:val="none" w:sz="0" w:space="0" w:color="auto"/>
                    <w:bottom w:val="none" w:sz="0" w:space="0" w:color="auto"/>
                    <w:right w:val="none" w:sz="0" w:space="0" w:color="auto"/>
                  </w:divBdr>
                </w:div>
                <w:div w:id="398551530">
                  <w:marLeft w:val="640"/>
                  <w:marRight w:val="0"/>
                  <w:marTop w:val="0"/>
                  <w:marBottom w:val="0"/>
                  <w:divBdr>
                    <w:top w:val="none" w:sz="0" w:space="0" w:color="auto"/>
                    <w:left w:val="none" w:sz="0" w:space="0" w:color="auto"/>
                    <w:bottom w:val="none" w:sz="0" w:space="0" w:color="auto"/>
                    <w:right w:val="none" w:sz="0" w:space="0" w:color="auto"/>
                  </w:divBdr>
                </w:div>
                <w:div w:id="813177320">
                  <w:marLeft w:val="640"/>
                  <w:marRight w:val="0"/>
                  <w:marTop w:val="0"/>
                  <w:marBottom w:val="0"/>
                  <w:divBdr>
                    <w:top w:val="none" w:sz="0" w:space="0" w:color="auto"/>
                    <w:left w:val="none" w:sz="0" w:space="0" w:color="auto"/>
                    <w:bottom w:val="none" w:sz="0" w:space="0" w:color="auto"/>
                    <w:right w:val="none" w:sz="0" w:space="0" w:color="auto"/>
                  </w:divBdr>
                </w:div>
                <w:div w:id="1287850778">
                  <w:marLeft w:val="640"/>
                  <w:marRight w:val="0"/>
                  <w:marTop w:val="0"/>
                  <w:marBottom w:val="0"/>
                  <w:divBdr>
                    <w:top w:val="none" w:sz="0" w:space="0" w:color="auto"/>
                    <w:left w:val="none" w:sz="0" w:space="0" w:color="auto"/>
                    <w:bottom w:val="none" w:sz="0" w:space="0" w:color="auto"/>
                    <w:right w:val="none" w:sz="0" w:space="0" w:color="auto"/>
                  </w:divBdr>
                </w:div>
                <w:div w:id="114062571">
                  <w:marLeft w:val="640"/>
                  <w:marRight w:val="0"/>
                  <w:marTop w:val="0"/>
                  <w:marBottom w:val="0"/>
                  <w:divBdr>
                    <w:top w:val="none" w:sz="0" w:space="0" w:color="auto"/>
                    <w:left w:val="none" w:sz="0" w:space="0" w:color="auto"/>
                    <w:bottom w:val="none" w:sz="0" w:space="0" w:color="auto"/>
                    <w:right w:val="none" w:sz="0" w:space="0" w:color="auto"/>
                  </w:divBdr>
                </w:div>
                <w:div w:id="1708601217">
                  <w:marLeft w:val="640"/>
                  <w:marRight w:val="0"/>
                  <w:marTop w:val="0"/>
                  <w:marBottom w:val="0"/>
                  <w:divBdr>
                    <w:top w:val="none" w:sz="0" w:space="0" w:color="auto"/>
                    <w:left w:val="none" w:sz="0" w:space="0" w:color="auto"/>
                    <w:bottom w:val="none" w:sz="0" w:space="0" w:color="auto"/>
                    <w:right w:val="none" w:sz="0" w:space="0" w:color="auto"/>
                  </w:divBdr>
                </w:div>
                <w:div w:id="2045910141">
                  <w:marLeft w:val="640"/>
                  <w:marRight w:val="0"/>
                  <w:marTop w:val="0"/>
                  <w:marBottom w:val="0"/>
                  <w:divBdr>
                    <w:top w:val="none" w:sz="0" w:space="0" w:color="auto"/>
                    <w:left w:val="none" w:sz="0" w:space="0" w:color="auto"/>
                    <w:bottom w:val="none" w:sz="0" w:space="0" w:color="auto"/>
                    <w:right w:val="none" w:sz="0" w:space="0" w:color="auto"/>
                  </w:divBdr>
                </w:div>
                <w:div w:id="1396051022">
                  <w:marLeft w:val="640"/>
                  <w:marRight w:val="0"/>
                  <w:marTop w:val="0"/>
                  <w:marBottom w:val="0"/>
                  <w:divBdr>
                    <w:top w:val="none" w:sz="0" w:space="0" w:color="auto"/>
                    <w:left w:val="none" w:sz="0" w:space="0" w:color="auto"/>
                    <w:bottom w:val="none" w:sz="0" w:space="0" w:color="auto"/>
                    <w:right w:val="none" w:sz="0" w:space="0" w:color="auto"/>
                  </w:divBdr>
                </w:div>
                <w:div w:id="798911082">
                  <w:marLeft w:val="640"/>
                  <w:marRight w:val="0"/>
                  <w:marTop w:val="0"/>
                  <w:marBottom w:val="0"/>
                  <w:divBdr>
                    <w:top w:val="none" w:sz="0" w:space="0" w:color="auto"/>
                    <w:left w:val="none" w:sz="0" w:space="0" w:color="auto"/>
                    <w:bottom w:val="none" w:sz="0" w:space="0" w:color="auto"/>
                    <w:right w:val="none" w:sz="0" w:space="0" w:color="auto"/>
                  </w:divBdr>
                </w:div>
                <w:div w:id="78408057">
                  <w:marLeft w:val="640"/>
                  <w:marRight w:val="0"/>
                  <w:marTop w:val="0"/>
                  <w:marBottom w:val="0"/>
                  <w:divBdr>
                    <w:top w:val="none" w:sz="0" w:space="0" w:color="auto"/>
                    <w:left w:val="none" w:sz="0" w:space="0" w:color="auto"/>
                    <w:bottom w:val="none" w:sz="0" w:space="0" w:color="auto"/>
                    <w:right w:val="none" w:sz="0" w:space="0" w:color="auto"/>
                  </w:divBdr>
                </w:div>
                <w:div w:id="1587642254">
                  <w:marLeft w:val="640"/>
                  <w:marRight w:val="0"/>
                  <w:marTop w:val="0"/>
                  <w:marBottom w:val="0"/>
                  <w:divBdr>
                    <w:top w:val="none" w:sz="0" w:space="0" w:color="auto"/>
                    <w:left w:val="none" w:sz="0" w:space="0" w:color="auto"/>
                    <w:bottom w:val="none" w:sz="0" w:space="0" w:color="auto"/>
                    <w:right w:val="none" w:sz="0" w:space="0" w:color="auto"/>
                  </w:divBdr>
                </w:div>
                <w:div w:id="674575184">
                  <w:marLeft w:val="640"/>
                  <w:marRight w:val="0"/>
                  <w:marTop w:val="0"/>
                  <w:marBottom w:val="0"/>
                  <w:divBdr>
                    <w:top w:val="none" w:sz="0" w:space="0" w:color="auto"/>
                    <w:left w:val="none" w:sz="0" w:space="0" w:color="auto"/>
                    <w:bottom w:val="none" w:sz="0" w:space="0" w:color="auto"/>
                    <w:right w:val="none" w:sz="0" w:space="0" w:color="auto"/>
                  </w:divBdr>
                </w:div>
                <w:div w:id="1277638332">
                  <w:marLeft w:val="640"/>
                  <w:marRight w:val="0"/>
                  <w:marTop w:val="0"/>
                  <w:marBottom w:val="0"/>
                  <w:divBdr>
                    <w:top w:val="none" w:sz="0" w:space="0" w:color="auto"/>
                    <w:left w:val="none" w:sz="0" w:space="0" w:color="auto"/>
                    <w:bottom w:val="none" w:sz="0" w:space="0" w:color="auto"/>
                    <w:right w:val="none" w:sz="0" w:space="0" w:color="auto"/>
                  </w:divBdr>
                </w:div>
                <w:div w:id="1943494495">
                  <w:marLeft w:val="640"/>
                  <w:marRight w:val="0"/>
                  <w:marTop w:val="0"/>
                  <w:marBottom w:val="0"/>
                  <w:divBdr>
                    <w:top w:val="none" w:sz="0" w:space="0" w:color="auto"/>
                    <w:left w:val="none" w:sz="0" w:space="0" w:color="auto"/>
                    <w:bottom w:val="none" w:sz="0" w:space="0" w:color="auto"/>
                    <w:right w:val="none" w:sz="0" w:space="0" w:color="auto"/>
                  </w:divBdr>
                </w:div>
                <w:div w:id="545482607">
                  <w:marLeft w:val="640"/>
                  <w:marRight w:val="0"/>
                  <w:marTop w:val="0"/>
                  <w:marBottom w:val="0"/>
                  <w:divBdr>
                    <w:top w:val="none" w:sz="0" w:space="0" w:color="auto"/>
                    <w:left w:val="none" w:sz="0" w:space="0" w:color="auto"/>
                    <w:bottom w:val="none" w:sz="0" w:space="0" w:color="auto"/>
                    <w:right w:val="none" w:sz="0" w:space="0" w:color="auto"/>
                  </w:divBdr>
                </w:div>
                <w:div w:id="907886454">
                  <w:marLeft w:val="640"/>
                  <w:marRight w:val="0"/>
                  <w:marTop w:val="0"/>
                  <w:marBottom w:val="0"/>
                  <w:divBdr>
                    <w:top w:val="none" w:sz="0" w:space="0" w:color="auto"/>
                    <w:left w:val="none" w:sz="0" w:space="0" w:color="auto"/>
                    <w:bottom w:val="none" w:sz="0" w:space="0" w:color="auto"/>
                    <w:right w:val="none" w:sz="0" w:space="0" w:color="auto"/>
                  </w:divBdr>
                </w:div>
                <w:div w:id="1692494264">
                  <w:marLeft w:val="640"/>
                  <w:marRight w:val="0"/>
                  <w:marTop w:val="0"/>
                  <w:marBottom w:val="0"/>
                  <w:divBdr>
                    <w:top w:val="none" w:sz="0" w:space="0" w:color="auto"/>
                    <w:left w:val="none" w:sz="0" w:space="0" w:color="auto"/>
                    <w:bottom w:val="none" w:sz="0" w:space="0" w:color="auto"/>
                    <w:right w:val="none" w:sz="0" w:space="0" w:color="auto"/>
                  </w:divBdr>
                </w:div>
                <w:div w:id="1269239513">
                  <w:marLeft w:val="640"/>
                  <w:marRight w:val="0"/>
                  <w:marTop w:val="0"/>
                  <w:marBottom w:val="0"/>
                  <w:divBdr>
                    <w:top w:val="none" w:sz="0" w:space="0" w:color="auto"/>
                    <w:left w:val="none" w:sz="0" w:space="0" w:color="auto"/>
                    <w:bottom w:val="none" w:sz="0" w:space="0" w:color="auto"/>
                    <w:right w:val="none" w:sz="0" w:space="0" w:color="auto"/>
                  </w:divBdr>
                </w:div>
                <w:div w:id="579870293">
                  <w:marLeft w:val="640"/>
                  <w:marRight w:val="0"/>
                  <w:marTop w:val="0"/>
                  <w:marBottom w:val="0"/>
                  <w:divBdr>
                    <w:top w:val="none" w:sz="0" w:space="0" w:color="auto"/>
                    <w:left w:val="none" w:sz="0" w:space="0" w:color="auto"/>
                    <w:bottom w:val="none" w:sz="0" w:space="0" w:color="auto"/>
                    <w:right w:val="none" w:sz="0" w:space="0" w:color="auto"/>
                  </w:divBdr>
                </w:div>
                <w:div w:id="1822649145">
                  <w:marLeft w:val="640"/>
                  <w:marRight w:val="0"/>
                  <w:marTop w:val="0"/>
                  <w:marBottom w:val="0"/>
                  <w:divBdr>
                    <w:top w:val="none" w:sz="0" w:space="0" w:color="auto"/>
                    <w:left w:val="none" w:sz="0" w:space="0" w:color="auto"/>
                    <w:bottom w:val="none" w:sz="0" w:space="0" w:color="auto"/>
                    <w:right w:val="none" w:sz="0" w:space="0" w:color="auto"/>
                  </w:divBdr>
                </w:div>
                <w:div w:id="1110930900">
                  <w:marLeft w:val="640"/>
                  <w:marRight w:val="0"/>
                  <w:marTop w:val="0"/>
                  <w:marBottom w:val="0"/>
                  <w:divBdr>
                    <w:top w:val="none" w:sz="0" w:space="0" w:color="auto"/>
                    <w:left w:val="none" w:sz="0" w:space="0" w:color="auto"/>
                    <w:bottom w:val="none" w:sz="0" w:space="0" w:color="auto"/>
                    <w:right w:val="none" w:sz="0" w:space="0" w:color="auto"/>
                  </w:divBdr>
                </w:div>
                <w:div w:id="934747240">
                  <w:marLeft w:val="640"/>
                  <w:marRight w:val="0"/>
                  <w:marTop w:val="0"/>
                  <w:marBottom w:val="0"/>
                  <w:divBdr>
                    <w:top w:val="none" w:sz="0" w:space="0" w:color="auto"/>
                    <w:left w:val="none" w:sz="0" w:space="0" w:color="auto"/>
                    <w:bottom w:val="none" w:sz="0" w:space="0" w:color="auto"/>
                    <w:right w:val="none" w:sz="0" w:space="0" w:color="auto"/>
                  </w:divBdr>
                </w:div>
                <w:div w:id="1808931973">
                  <w:marLeft w:val="640"/>
                  <w:marRight w:val="0"/>
                  <w:marTop w:val="0"/>
                  <w:marBottom w:val="0"/>
                  <w:divBdr>
                    <w:top w:val="none" w:sz="0" w:space="0" w:color="auto"/>
                    <w:left w:val="none" w:sz="0" w:space="0" w:color="auto"/>
                    <w:bottom w:val="none" w:sz="0" w:space="0" w:color="auto"/>
                    <w:right w:val="none" w:sz="0" w:space="0" w:color="auto"/>
                  </w:divBdr>
                </w:div>
                <w:div w:id="34697913">
                  <w:marLeft w:val="640"/>
                  <w:marRight w:val="0"/>
                  <w:marTop w:val="0"/>
                  <w:marBottom w:val="0"/>
                  <w:divBdr>
                    <w:top w:val="none" w:sz="0" w:space="0" w:color="auto"/>
                    <w:left w:val="none" w:sz="0" w:space="0" w:color="auto"/>
                    <w:bottom w:val="none" w:sz="0" w:space="0" w:color="auto"/>
                    <w:right w:val="none" w:sz="0" w:space="0" w:color="auto"/>
                  </w:divBdr>
                </w:div>
                <w:div w:id="578490828">
                  <w:marLeft w:val="640"/>
                  <w:marRight w:val="0"/>
                  <w:marTop w:val="0"/>
                  <w:marBottom w:val="0"/>
                  <w:divBdr>
                    <w:top w:val="none" w:sz="0" w:space="0" w:color="auto"/>
                    <w:left w:val="none" w:sz="0" w:space="0" w:color="auto"/>
                    <w:bottom w:val="none" w:sz="0" w:space="0" w:color="auto"/>
                    <w:right w:val="none" w:sz="0" w:space="0" w:color="auto"/>
                  </w:divBdr>
                </w:div>
                <w:div w:id="1465536827">
                  <w:marLeft w:val="640"/>
                  <w:marRight w:val="0"/>
                  <w:marTop w:val="0"/>
                  <w:marBottom w:val="0"/>
                  <w:divBdr>
                    <w:top w:val="none" w:sz="0" w:space="0" w:color="auto"/>
                    <w:left w:val="none" w:sz="0" w:space="0" w:color="auto"/>
                    <w:bottom w:val="none" w:sz="0" w:space="0" w:color="auto"/>
                    <w:right w:val="none" w:sz="0" w:space="0" w:color="auto"/>
                  </w:divBdr>
                </w:div>
                <w:div w:id="325792147">
                  <w:marLeft w:val="640"/>
                  <w:marRight w:val="0"/>
                  <w:marTop w:val="0"/>
                  <w:marBottom w:val="0"/>
                  <w:divBdr>
                    <w:top w:val="none" w:sz="0" w:space="0" w:color="auto"/>
                    <w:left w:val="none" w:sz="0" w:space="0" w:color="auto"/>
                    <w:bottom w:val="none" w:sz="0" w:space="0" w:color="auto"/>
                    <w:right w:val="none" w:sz="0" w:space="0" w:color="auto"/>
                  </w:divBdr>
                </w:div>
                <w:div w:id="1112554544">
                  <w:marLeft w:val="640"/>
                  <w:marRight w:val="0"/>
                  <w:marTop w:val="0"/>
                  <w:marBottom w:val="0"/>
                  <w:divBdr>
                    <w:top w:val="none" w:sz="0" w:space="0" w:color="auto"/>
                    <w:left w:val="none" w:sz="0" w:space="0" w:color="auto"/>
                    <w:bottom w:val="none" w:sz="0" w:space="0" w:color="auto"/>
                    <w:right w:val="none" w:sz="0" w:space="0" w:color="auto"/>
                  </w:divBdr>
                </w:div>
                <w:div w:id="981694412">
                  <w:marLeft w:val="640"/>
                  <w:marRight w:val="0"/>
                  <w:marTop w:val="0"/>
                  <w:marBottom w:val="0"/>
                  <w:divBdr>
                    <w:top w:val="none" w:sz="0" w:space="0" w:color="auto"/>
                    <w:left w:val="none" w:sz="0" w:space="0" w:color="auto"/>
                    <w:bottom w:val="none" w:sz="0" w:space="0" w:color="auto"/>
                    <w:right w:val="none" w:sz="0" w:space="0" w:color="auto"/>
                  </w:divBdr>
                </w:div>
                <w:div w:id="1106803291">
                  <w:marLeft w:val="640"/>
                  <w:marRight w:val="0"/>
                  <w:marTop w:val="0"/>
                  <w:marBottom w:val="0"/>
                  <w:divBdr>
                    <w:top w:val="none" w:sz="0" w:space="0" w:color="auto"/>
                    <w:left w:val="none" w:sz="0" w:space="0" w:color="auto"/>
                    <w:bottom w:val="none" w:sz="0" w:space="0" w:color="auto"/>
                    <w:right w:val="none" w:sz="0" w:space="0" w:color="auto"/>
                  </w:divBdr>
                </w:div>
                <w:div w:id="1663508107">
                  <w:marLeft w:val="640"/>
                  <w:marRight w:val="0"/>
                  <w:marTop w:val="0"/>
                  <w:marBottom w:val="0"/>
                  <w:divBdr>
                    <w:top w:val="none" w:sz="0" w:space="0" w:color="auto"/>
                    <w:left w:val="none" w:sz="0" w:space="0" w:color="auto"/>
                    <w:bottom w:val="none" w:sz="0" w:space="0" w:color="auto"/>
                    <w:right w:val="none" w:sz="0" w:space="0" w:color="auto"/>
                  </w:divBdr>
                </w:div>
                <w:div w:id="437873670">
                  <w:marLeft w:val="640"/>
                  <w:marRight w:val="0"/>
                  <w:marTop w:val="0"/>
                  <w:marBottom w:val="0"/>
                  <w:divBdr>
                    <w:top w:val="none" w:sz="0" w:space="0" w:color="auto"/>
                    <w:left w:val="none" w:sz="0" w:space="0" w:color="auto"/>
                    <w:bottom w:val="none" w:sz="0" w:space="0" w:color="auto"/>
                    <w:right w:val="none" w:sz="0" w:space="0" w:color="auto"/>
                  </w:divBdr>
                </w:div>
                <w:div w:id="1634557090">
                  <w:marLeft w:val="640"/>
                  <w:marRight w:val="0"/>
                  <w:marTop w:val="0"/>
                  <w:marBottom w:val="0"/>
                  <w:divBdr>
                    <w:top w:val="none" w:sz="0" w:space="0" w:color="auto"/>
                    <w:left w:val="none" w:sz="0" w:space="0" w:color="auto"/>
                    <w:bottom w:val="none" w:sz="0" w:space="0" w:color="auto"/>
                    <w:right w:val="none" w:sz="0" w:space="0" w:color="auto"/>
                  </w:divBdr>
                </w:div>
                <w:div w:id="1104807020">
                  <w:marLeft w:val="640"/>
                  <w:marRight w:val="0"/>
                  <w:marTop w:val="0"/>
                  <w:marBottom w:val="0"/>
                  <w:divBdr>
                    <w:top w:val="none" w:sz="0" w:space="0" w:color="auto"/>
                    <w:left w:val="none" w:sz="0" w:space="0" w:color="auto"/>
                    <w:bottom w:val="none" w:sz="0" w:space="0" w:color="auto"/>
                    <w:right w:val="none" w:sz="0" w:space="0" w:color="auto"/>
                  </w:divBdr>
                </w:div>
                <w:div w:id="997458148">
                  <w:marLeft w:val="640"/>
                  <w:marRight w:val="0"/>
                  <w:marTop w:val="0"/>
                  <w:marBottom w:val="0"/>
                  <w:divBdr>
                    <w:top w:val="none" w:sz="0" w:space="0" w:color="auto"/>
                    <w:left w:val="none" w:sz="0" w:space="0" w:color="auto"/>
                    <w:bottom w:val="none" w:sz="0" w:space="0" w:color="auto"/>
                    <w:right w:val="none" w:sz="0" w:space="0" w:color="auto"/>
                  </w:divBdr>
                </w:div>
                <w:div w:id="2108185731">
                  <w:marLeft w:val="640"/>
                  <w:marRight w:val="0"/>
                  <w:marTop w:val="0"/>
                  <w:marBottom w:val="0"/>
                  <w:divBdr>
                    <w:top w:val="none" w:sz="0" w:space="0" w:color="auto"/>
                    <w:left w:val="none" w:sz="0" w:space="0" w:color="auto"/>
                    <w:bottom w:val="none" w:sz="0" w:space="0" w:color="auto"/>
                    <w:right w:val="none" w:sz="0" w:space="0" w:color="auto"/>
                  </w:divBdr>
                </w:div>
                <w:div w:id="1538859348">
                  <w:marLeft w:val="640"/>
                  <w:marRight w:val="0"/>
                  <w:marTop w:val="0"/>
                  <w:marBottom w:val="0"/>
                  <w:divBdr>
                    <w:top w:val="none" w:sz="0" w:space="0" w:color="auto"/>
                    <w:left w:val="none" w:sz="0" w:space="0" w:color="auto"/>
                    <w:bottom w:val="none" w:sz="0" w:space="0" w:color="auto"/>
                    <w:right w:val="none" w:sz="0" w:space="0" w:color="auto"/>
                  </w:divBdr>
                </w:div>
                <w:div w:id="78792779">
                  <w:marLeft w:val="640"/>
                  <w:marRight w:val="0"/>
                  <w:marTop w:val="0"/>
                  <w:marBottom w:val="0"/>
                  <w:divBdr>
                    <w:top w:val="none" w:sz="0" w:space="0" w:color="auto"/>
                    <w:left w:val="none" w:sz="0" w:space="0" w:color="auto"/>
                    <w:bottom w:val="none" w:sz="0" w:space="0" w:color="auto"/>
                    <w:right w:val="none" w:sz="0" w:space="0" w:color="auto"/>
                  </w:divBdr>
                </w:div>
                <w:div w:id="1744377242">
                  <w:marLeft w:val="640"/>
                  <w:marRight w:val="0"/>
                  <w:marTop w:val="0"/>
                  <w:marBottom w:val="0"/>
                  <w:divBdr>
                    <w:top w:val="none" w:sz="0" w:space="0" w:color="auto"/>
                    <w:left w:val="none" w:sz="0" w:space="0" w:color="auto"/>
                    <w:bottom w:val="none" w:sz="0" w:space="0" w:color="auto"/>
                    <w:right w:val="none" w:sz="0" w:space="0" w:color="auto"/>
                  </w:divBdr>
                </w:div>
                <w:div w:id="219705921">
                  <w:marLeft w:val="640"/>
                  <w:marRight w:val="0"/>
                  <w:marTop w:val="0"/>
                  <w:marBottom w:val="0"/>
                  <w:divBdr>
                    <w:top w:val="none" w:sz="0" w:space="0" w:color="auto"/>
                    <w:left w:val="none" w:sz="0" w:space="0" w:color="auto"/>
                    <w:bottom w:val="none" w:sz="0" w:space="0" w:color="auto"/>
                    <w:right w:val="none" w:sz="0" w:space="0" w:color="auto"/>
                  </w:divBdr>
                </w:div>
                <w:div w:id="1228882678">
                  <w:marLeft w:val="640"/>
                  <w:marRight w:val="0"/>
                  <w:marTop w:val="0"/>
                  <w:marBottom w:val="0"/>
                  <w:divBdr>
                    <w:top w:val="none" w:sz="0" w:space="0" w:color="auto"/>
                    <w:left w:val="none" w:sz="0" w:space="0" w:color="auto"/>
                    <w:bottom w:val="none" w:sz="0" w:space="0" w:color="auto"/>
                    <w:right w:val="none" w:sz="0" w:space="0" w:color="auto"/>
                  </w:divBdr>
                </w:div>
                <w:div w:id="1439131913">
                  <w:marLeft w:val="640"/>
                  <w:marRight w:val="0"/>
                  <w:marTop w:val="0"/>
                  <w:marBottom w:val="0"/>
                  <w:divBdr>
                    <w:top w:val="none" w:sz="0" w:space="0" w:color="auto"/>
                    <w:left w:val="none" w:sz="0" w:space="0" w:color="auto"/>
                    <w:bottom w:val="none" w:sz="0" w:space="0" w:color="auto"/>
                    <w:right w:val="none" w:sz="0" w:space="0" w:color="auto"/>
                  </w:divBdr>
                </w:div>
                <w:div w:id="207648308">
                  <w:marLeft w:val="640"/>
                  <w:marRight w:val="0"/>
                  <w:marTop w:val="0"/>
                  <w:marBottom w:val="0"/>
                  <w:divBdr>
                    <w:top w:val="none" w:sz="0" w:space="0" w:color="auto"/>
                    <w:left w:val="none" w:sz="0" w:space="0" w:color="auto"/>
                    <w:bottom w:val="none" w:sz="0" w:space="0" w:color="auto"/>
                    <w:right w:val="none" w:sz="0" w:space="0" w:color="auto"/>
                  </w:divBdr>
                </w:div>
                <w:div w:id="1982492903">
                  <w:marLeft w:val="640"/>
                  <w:marRight w:val="0"/>
                  <w:marTop w:val="0"/>
                  <w:marBottom w:val="0"/>
                  <w:divBdr>
                    <w:top w:val="none" w:sz="0" w:space="0" w:color="auto"/>
                    <w:left w:val="none" w:sz="0" w:space="0" w:color="auto"/>
                    <w:bottom w:val="none" w:sz="0" w:space="0" w:color="auto"/>
                    <w:right w:val="none" w:sz="0" w:space="0" w:color="auto"/>
                  </w:divBdr>
                </w:div>
                <w:div w:id="1375958439">
                  <w:marLeft w:val="640"/>
                  <w:marRight w:val="0"/>
                  <w:marTop w:val="0"/>
                  <w:marBottom w:val="0"/>
                  <w:divBdr>
                    <w:top w:val="none" w:sz="0" w:space="0" w:color="auto"/>
                    <w:left w:val="none" w:sz="0" w:space="0" w:color="auto"/>
                    <w:bottom w:val="none" w:sz="0" w:space="0" w:color="auto"/>
                    <w:right w:val="none" w:sz="0" w:space="0" w:color="auto"/>
                  </w:divBdr>
                </w:div>
                <w:div w:id="1873221814">
                  <w:marLeft w:val="640"/>
                  <w:marRight w:val="0"/>
                  <w:marTop w:val="0"/>
                  <w:marBottom w:val="0"/>
                  <w:divBdr>
                    <w:top w:val="none" w:sz="0" w:space="0" w:color="auto"/>
                    <w:left w:val="none" w:sz="0" w:space="0" w:color="auto"/>
                    <w:bottom w:val="none" w:sz="0" w:space="0" w:color="auto"/>
                    <w:right w:val="none" w:sz="0" w:space="0" w:color="auto"/>
                  </w:divBdr>
                </w:div>
                <w:div w:id="1554544128">
                  <w:marLeft w:val="640"/>
                  <w:marRight w:val="0"/>
                  <w:marTop w:val="0"/>
                  <w:marBottom w:val="0"/>
                  <w:divBdr>
                    <w:top w:val="none" w:sz="0" w:space="0" w:color="auto"/>
                    <w:left w:val="none" w:sz="0" w:space="0" w:color="auto"/>
                    <w:bottom w:val="none" w:sz="0" w:space="0" w:color="auto"/>
                    <w:right w:val="none" w:sz="0" w:space="0" w:color="auto"/>
                  </w:divBdr>
                </w:div>
                <w:div w:id="1361978799">
                  <w:marLeft w:val="640"/>
                  <w:marRight w:val="0"/>
                  <w:marTop w:val="0"/>
                  <w:marBottom w:val="0"/>
                  <w:divBdr>
                    <w:top w:val="none" w:sz="0" w:space="0" w:color="auto"/>
                    <w:left w:val="none" w:sz="0" w:space="0" w:color="auto"/>
                    <w:bottom w:val="none" w:sz="0" w:space="0" w:color="auto"/>
                    <w:right w:val="none" w:sz="0" w:space="0" w:color="auto"/>
                  </w:divBdr>
                </w:div>
                <w:div w:id="233395802">
                  <w:marLeft w:val="640"/>
                  <w:marRight w:val="0"/>
                  <w:marTop w:val="0"/>
                  <w:marBottom w:val="0"/>
                  <w:divBdr>
                    <w:top w:val="none" w:sz="0" w:space="0" w:color="auto"/>
                    <w:left w:val="none" w:sz="0" w:space="0" w:color="auto"/>
                    <w:bottom w:val="none" w:sz="0" w:space="0" w:color="auto"/>
                    <w:right w:val="none" w:sz="0" w:space="0" w:color="auto"/>
                  </w:divBdr>
                </w:div>
                <w:div w:id="1325937523">
                  <w:marLeft w:val="640"/>
                  <w:marRight w:val="0"/>
                  <w:marTop w:val="0"/>
                  <w:marBottom w:val="0"/>
                  <w:divBdr>
                    <w:top w:val="none" w:sz="0" w:space="0" w:color="auto"/>
                    <w:left w:val="none" w:sz="0" w:space="0" w:color="auto"/>
                    <w:bottom w:val="none" w:sz="0" w:space="0" w:color="auto"/>
                    <w:right w:val="none" w:sz="0" w:space="0" w:color="auto"/>
                  </w:divBdr>
                </w:div>
                <w:div w:id="1295595962">
                  <w:marLeft w:val="640"/>
                  <w:marRight w:val="0"/>
                  <w:marTop w:val="0"/>
                  <w:marBottom w:val="0"/>
                  <w:divBdr>
                    <w:top w:val="none" w:sz="0" w:space="0" w:color="auto"/>
                    <w:left w:val="none" w:sz="0" w:space="0" w:color="auto"/>
                    <w:bottom w:val="none" w:sz="0" w:space="0" w:color="auto"/>
                    <w:right w:val="none" w:sz="0" w:space="0" w:color="auto"/>
                  </w:divBdr>
                </w:div>
                <w:div w:id="1478300266">
                  <w:marLeft w:val="640"/>
                  <w:marRight w:val="0"/>
                  <w:marTop w:val="0"/>
                  <w:marBottom w:val="0"/>
                  <w:divBdr>
                    <w:top w:val="none" w:sz="0" w:space="0" w:color="auto"/>
                    <w:left w:val="none" w:sz="0" w:space="0" w:color="auto"/>
                    <w:bottom w:val="none" w:sz="0" w:space="0" w:color="auto"/>
                    <w:right w:val="none" w:sz="0" w:space="0" w:color="auto"/>
                  </w:divBdr>
                </w:div>
                <w:div w:id="532234278">
                  <w:marLeft w:val="640"/>
                  <w:marRight w:val="0"/>
                  <w:marTop w:val="0"/>
                  <w:marBottom w:val="0"/>
                  <w:divBdr>
                    <w:top w:val="none" w:sz="0" w:space="0" w:color="auto"/>
                    <w:left w:val="none" w:sz="0" w:space="0" w:color="auto"/>
                    <w:bottom w:val="none" w:sz="0" w:space="0" w:color="auto"/>
                    <w:right w:val="none" w:sz="0" w:space="0" w:color="auto"/>
                  </w:divBdr>
                </w:div>
                <w:div w:id="1851020091">
                  <w:marLeft w:val="640"/>
                  <w:marRight w:val="0"/>
                  <w:marTop w:val="0"/>
                  <w:marBottom w:val="0"/>
                  <w:divBdr>
                    <w:top w:val="none" w:sz="0" w:space="0" w:color="auto"/>
                    <w:left w:val="none" w:sz="0" w:space="0" w:color="auto"/>
                    <w:bottom w:val="none" w:sz="0" w:space="0" w:color="auto"/>
                    <w:right w:val="none" w:sz="0" w:space="0" w:color="auto"/>
                  </w:divBdr>
                </w:div>
                <w:div w:id="1306666951">
                  <w:marLeft w:val="640"/>
                  <w:marRight w:val="0"/>
                  <w:marTop w:val="0"/>
                  <w:marBottom w:val="0"/>
                  <w:divBdr>
                    <w:top w:val="none" w:sz="0" w:space="0" w:color="auto"/>
                    <w:left w:val="none" w:sz="0" w:space="0" w:color="auto"/>
                    <w:bottom w:val="none" w:sz="0" w:space="0" w:color="auto"/>
                    <w:right w:val="none" w:sz="0" w:space="0" w:color="auto"/>
                  </w:divBdr>
                </w:div>
              </w:divsChild>
            </w:div>
            <w:div w:id="1220554190">
              <w:marLeft w:val="0"/>
              <w:marRight w:val="0"/>
              <w:marTop w:val="0"/>
              <w:marBottom w:val="0"/>
              <w:divBdr>
                <w:top w:val="none" w:sz="0" w:space="0" w:color="auto"/>
                <w:left w:val="none" w:sz="0" w:space="0" w:color="auto"/>
                <w:bottom w:val="none" w:sz="0" w:space="0" w:color="auto"/>
                <w:right w:val="none" w:sz="0" w:space="0" w:color="auto"/>
              </w:divBdr>
              <w:divsChild>
                <w:div w:id="434516976">
                  <w:marLeft w:val="640"/>
                  <w:marRight w:val="0"/>
                  <w:marTop w:val="0"/>
                  <w:marBottom w:val="0"/>
                  <w:divBdr>
                    <w:top w:val="none" w:sz="0" w:space="0" w:color="auto"/>
                    <w:left w:val="none" w:sz="0" w:space="0" w:color="auto"/>
                    <w:bottom w:val="none" w:sz="0" w:space="0" w:color="auto"/>
                    <w:right w:val="none" w:sz="0" w:space="0" w:color="auto"/>
                  </w:divBdr>
                </w:div>
                <w:div w:id="2062050116">
                  <w:marLeft w:val="640"/>
                  <w:marRight w:val="0"/>
                  <w:marTop w:val="0"/>
                  <w:marBottom w:val="0"/>
                  <w:divBdr>
                    <w:top w:val="none" w:sz="0" w:space="0" w:color="auto"/>
                    <w:left w:val="none" w:sz="0" w:space="0" w:color="auto"/>
                    <w:bottom w:val="none" w:sz="0" w:space="0" w:color="auto"/>
                    <w:right w:val="none" w:sz="0" w:space="0" w:color="auto"/>
                  </w:divBdr>
                </w:div>
                <w:div w:id="835920782">
                  <w:marLeft w:val="640"/>
                  <w:marRight w:val="0"/>
                  <w:marTop w:val="0"/>
                  <w:marBottom w:val="0"/>
                  <w:divBdr>
                    <w:top w:val="none" w:sz="0" w:space="0" w:color="auto"/>
                    <w:left w:val="none" w:sz="0" w:space="0" w:color="auto"/>
                    <w:bottom w:val="none" w:sz="0" w:space="0" w:color="auto"/>
                    <w:right w:val="none" w:sz="0" w:space="0" w:color="auto"/>
                  </w:divBdr>
                </w:div>
                <w:div w:id="237177792">
                  <w:marLeft w:val="640"/>
                  <w:marRight w:val="0"/>
                  <w:marTop w:val="0"/>
                  <w:marBottom w:val="0"/>
                  <w:divBdr>
                    <w:top w:val="none" w:sz="0" w:space="0" w:color="auto"/>
                    <w:left w:val="none" w:sz="0" w:space="0" w:color="auto"/>
                    <w:bottom w:val="none" w:sz="0" w:space="0" w:color="auto"/>
                    <w:right w:val="none" w:sz="0" w:space="0" w:color="auto"/>
                  </w:divBdr>
                </w:div>
                <w:div w:id="1799374665">
                  <w:marLeft w:val="640"/>
                  <w:marRight w:val="0"/>
                  <w:marTop w:val="0"/>
                  <w:marBottom w:val="0"/>
                  <w:divBdr>
                    <w:top w:val="none" w:sz="0" w:space="0" w:color="auto"/>
                    <w:left w:val="none" w:sz="0" w:space="0" w:color="auto"/>
                    <w:bottom w:val="none" w:sz="0" w:space="0" w:color="auto"/>
                    <w:right w:val="none" w:sz="0" w:space="0" w:color="auto"/>
                  </w:divBdr>
                </w:div>
                <w:div w:id="396393989">
                  <w:marLeft w:val="640"/>
                  <w:marRight w:val="0"/>
                  <w:marTop w:val="0"/>
                  <w:marBottom w:val="0"/>
                  <w:divBdr>
                    <w:top w:val="none" w:sz="0" w:space="0" w:color="auto"/>
                    <w:left w:val="none" w:sz="0" w:space="0" w:color="auto"/>
                    <w:bottom w:val="none" w:sz="0" w:space="0" w:color="auto"/>
                    <w:right w:val="none" w:sz="0" w:space="0" w:color="auto"/>
                  </w:divBdr>
                </w:div>
                <w:div w:id="918632461">
                  <w:marLeft w:val="640"/>
                  <w:marRight w:val="0"/>
                  <w:marTop w:val="0"/>
                  <w:marBottom w:val="0"/>
                  <w:divBdr>
                    <w:top w:val="none" w:sz="0" w:space="0" w:color="auto"/>
                    <w:left w:val="none" w:sz="0" w:space="0" w:color="auto"/>
                    <w:bottom w:val="none" w:sz="0" w:space="0" w:color="auto"/>
                    <w:right w:val="none" w:sz="0" w:space="0" w:color="auto"/>
                  </w:divBdr>
                </w:div>
                <w:div w:id="1182234369">
                  <w:marLeft w:val="640"/>
                  <w:marRight w:val="0"/>
                  <w:marTop w:val="0"/>
                  <w:marBottom w:val="0"/>
                  <w:divBdr>
                    <w:top w:val="none" w:sz="0" w:space="0" w:color="auto"/>
                    <w:left w:val="none" w:sz="0" w:space="0" w:color="auto"/>
                    <w:bottom w:val="none" w:sz="0" w:space="0" w:color="auto"/>
                    <w:right w:val="none" w:sz="0" w:space="0" w:color="auto"/>
                  </w:divBdr>
                </w:div>
                <w:div w:id="199898201">
                  <w:marLeft w:val="640"/>
                  <w:marRight w:val="0"/>
                  <w:marTop w:val="0"/>
                  <w:marBottom w:val="0"/>
                  <w:divBdr>
                    <w:top w:val="none" w:sz="0" w:space="0" w:color="auto"/>
                    <w:left w:val="none" w:sz="0" w:space="0" w:color="auto"/>
                    <w:bottom w:val="none" w:sz="0" w:space="0" w:color="auto"/>
                    <w:right w:val="none" w:sz="0" w:space="0" w:color="auto"/>
                  </w:divBdr>
                </w:div>
                <w:div w:id="1103259311">
                  <w:marLeft w:val="640"/>
                  <w:marRight w:val="0"/>
                  <w:marTop w:val="0"/>
                  <w:marBottom w:val="0"/>
                  <w:divBdr>
                    <w:top w:val="none" w:sz="0" w:space="0" w:color="auto"/>
                    <w:left w:val="none" w:sz="0" w:space="0" w:color="auto"/>
                    <w:bottom w:val="none" w:sz="0" w:space="0" w:color="auto"/>
                    <w:right w:val="none" w:sz="0" w:space="0" w:color="auto"/>
                  </w:divBdr>
                </w:div>
                <w:div w:id="1958754710">
                  <w:marLeft w:val="640"/>
                  <w:marRight w:val="0"/>
                  <w:marTop w:val="0"/>
                  <w:marBottom w:val="0"/>
                  <w:divBdr>
                    <w:top w:val="none" w:sz="0" w:space="0" w:color="auto"/>
                    <w:left w:val="none" w:sz="0" w:space="0" w:color="auto"/>
                    <w:bottom w:val="none" w:sz="0" w:space="0" w:color="auto"/>
                    <w:right w:val="none" w:sz="0" w:space="0" w:color="auto"/>
                  </w:divBdr>
                </w:div>
                <w:div w:id="121929176">
                  <w:marLeft w:val="640"/>
                  <w:marRight w:val="0"/>
                  <w:marTop w:val="0"/>
                  <w:marBottom w:val="0"/>
                  <w:divBdr>
                    <w:top w:val="none" w:sz="0" w:space="0" w:color="auto"/>
                    <w:left w:val="none" w:sz="0" w:space="0" w:color="auto"/>
                    <w:bottom w:val="none" w:sz="0" w:space="0" w:color="auto"/>
                    <w:right w:val="none" w:sz="0" w:space="0" w:color="auto"/>
                  </w:divBdr>
                </w:div>
                <w:div w:id="1655328593">
                  <w:marLeft w:val="640"/>
                  <w:marRight w:val="0"/>
                  <w:marTop w:val="0"/>
                  <w:marBottom w:val="0"/>
                  <w:divBdr>
                    <w:top w:val="none" w:sz="0" w:space="0" w:color="auto"/>
                    <w:left w:val="none" w:sz="0" w:space="0" w:color="auto"/>
                    <w:bottom w:val="none" w:sz="0" w:space="0" w:color="auto"/>
                    <w:right w:val="none" w:sz="0" w:space="0" w:color="auto"/>
                  </w:divBdr>
                </w:div>
                <w:div w:id="191916338">
                  <w:marLeft w:val="640"/>
                  <w:marRight w:val="0"/>
                  <w:marTop w:val="0"/>
                  <w:marBottom w:val="0"/>
                  <w:divBdr>
                    <w:top w:val="none" w:sz="0" w:space="0" w:color="auto"/>
                    <w:left w:val="none" w:sz="0" w:space="0" w:color="auto"/>
                    <w:bottom w:val="none" w:sz="0" w:space="0" w:color="auto"/>
                    <w:right w:val="none" w:sz="0" w:space="0" w:color="auto"/>
                  </w:divBdr>
                </w:div>
                <w:div w:id="246379012">
                  <w:marLeft w:val="640"/>
                  <w:marRight w:val="0"/>
                  <w:marTop w:val="0"/>
                  <w:marBottom w:val="0"/>
                  <w:divBdr>
                    <w:top w:val="none" w:sz="0" w:space="0" w:color="auto"/>
                    <w:left w:val="none" w:sz="0" w:space="0" w:color="auto"/>
                    <w:bottom w:val="none" w:sz="0" w:space="0" w:color="auto"/>
                    <w:right w:val="none" w:sz="0" w:space="0" w:color="auto"/>
                  </w:divBdr>
                </w:div>
                <w:div w:id="346906459">
                  <w:marLeft w:val="640"/>
                  <w:marRight w:val="0"/>
                  <w:marTop w:val="0"/>
                  <w:marBottom w:val="0"/>
                  <w:divBdr>
                    <w:top w:val="none" w:sz="0" w:space="0" w:color="auto"/>
                    <w:left w:val="none" w:sz="0" w:space="0" w:color="auto"/>
                    <w:bottom w:val="none" w:sz="0" w:space="0" w:color="auto"/>
                    <w:right w:val="none" w:sz="0" w:space="0" w:color="auto"/>
                  </w:divBdr>
                </w:div>
                <w:div w:id="225380705">
                  <w:marLeft w:val="640"/>
                  <w:marRight w:val="0"/>
                  <w:marTop w:val="0"/>
                  <w:marBottom w:val="0"/>
                  <w:divBdr>
                    <w:top w:val="none" w:sz="0" w:space="0" w:color="auto"/>
                    <w:left w:val="none" w:sz="0" w:space="0" w:color="auto"/>
                    <w:bottom w:val="none" w:sz="0" w:space="0" w:color="auto"/>
                    <w:right w:val="none" w:sz="0" w:space="0" w:color="auto"/>
                  </w:divBdr>
                </w:div>
                <w:div w:id="409087912">
                  <w:marLeft w:val="640"/>
                  <w:marRight w:val="0"/>
                  <w:marTop w:val="0"/>
                  <w:marBottom w:val="0"/>
                  <w:divBdr>
                    <w:top w:val="none" w:sz="0" w:space="0" w:color="auto"/>
                    <w:left w:val="none" w:sz="0" w:space="0" w:color="auto"/>
                    <w:bottom w:val="none" w:sz="0" w:space="0" w:color="auto"/>
                    <w:right w:val="none" w:sz="0" w:space="0" w:color="auto"/>
                  </w:divBdr>
                </w:div>
                <w:div w:id="1779178870">
                  <w:marLeft w:val="640"/>
                  <w:marRight w:val="0"/>
                  <w:marTop w:val="0"/>
                  <w:marBottom w:val="0"/>
                  <w:divBdr>
                    <w:top w:val="none" w:sz="0" w:space="0" w:color="auto"/>
                    <w:left w:val="none" w:sz="0" w:space="0" w:color="auto"/>
                    <w:bottom w:val="none" w:sz="0" w:space="0" w:color="auto"/>
                    <w:right w:val="none" w:sz="0" w:space="0" w:color="auto"/>
                  </w:divBdr>
                </w:div>
                <w:div w:id="56099585">
                  <w:marLeft w:val="640"/>
                  <w:marRight w:val="0"/>
                  <w:marTop w:val="0"/>
                  <w:marBottom w:val="0"/>
                  <w:divBdr>
                    <w:top w:val="none" w:sz="0" w:space="0" w:color="auto"/>
                    <w:left w:val="none" w:sz="0" w:space="0" w:color="auto"/>
                    <w:bottom w:val="none" w:sz="0" w:space="0" w:color="auto"/>
                    <w:right w:val="none" w:sz="0" w:space="0" w:color="auto"/>
                  </w:divBdr>
                </w:div>
                <w:div w:id="1213730393">
                  <w:marLeft w:val="640"/>
                  <w:marRight w:val="0"/>
                  <w:marTop w:val="0"/>
                  <w:marBottom w:val="0"/>
                  <w:divBdr>
                    <w:top w:val="none" w:sz="0" w:space="0" w:color="auto"/>
                    <w:left w:val="none" w:sz="0" w:space="0" w:color="auto"/>
                    <w:bottom w:val="none" w:sz="0" w:space="0" w:color="auto"/>
                    <w:right w:val="none" w:sz="0" w:space="0" w:color="auto"/>
                  </w:divBdr>
                </w:div>
                <w:div w:id="2025091308">
                  <w:marLeft w:val="640"/>
                  <w:marRight w:val="0"/>
                  <w:marTop w:val="0"/>
                  <w:marBottom w:val="0"/>
                  <w:divBdr>
                    <w:top w:val="none" w:sz="0" w:space="0" w:color="auto"/>
                    <w:left w:val="none" w:sz="0" w:space="0" w:color="auto"/>
                    <w:bottom w:val="none" w:sz="0" w:space="0" w:color="auto"/>
                    <w:right w:val="none" w:sz="0" w:space="0" w:color="auto"/>
                  </w:divBdr>
                </w:div>
                <w:div w:id="187064798">
                  <w:marLeft w:val="640"/>
                  <w:marRight w:val="0"/>
                  <w:marTop w:val="0"/>
                  <w:marBottom w:val="0"/>
                  <w:divBdr>
                    <w:top w:val="none" w:sz="0" w:space="0" w:color="auto"/>
                    <w:left w:val="none" w:sz="0" w:space="0" w:color="auto"/>
                    <w:bottom w:val="none" w:sz="0" w:space="0" w:color="auto"/>
                    <w:right w:val="none" w:sz="0" w:space="0" w:color="auto"/>
                  </w:divBdr>
                </w:div>
                <w:div w:id="1054548506">
                  <w:marLeft w:val="640"/>
                  <w:marRight w:val="0"/>
                  <w:marTop w:val="0"/>
                  <w:marBottom w:val="0"/>
                  <w:divBdr>
                    <w:top w:val="none" w:sz="0" w:space="0" w:color="auto"/>
                    <w:left w:val="none" w:sz="0" w:space="0" w:color="auto"/>
                    <w:bottom w:val="none" w:sz="0" w:space="0" w:color="auto"/>
                    <w:right w:val="none" w:sz="0" w:space="0" w:color="auto"/>
                  </w:divBdr>
                </w:div>
                <w:div w:id="705057594">
                  <w:marLeft w:val="640"/>
                  <w:marRight w:val="0"/>
                  <w:marTop w:val="0"/>
                  <w:marBottom w:val="0"/>
                  <w:divBdr>
                    <w:top w:val="none" w:sz="0" w:space="0" w:color="auto"/>
                    <w:left w:val="none" w:sz="0" w:space="0" w:color="auto"/>
                    <w:bottom w:val="none" w:sz="0" w:space="0" w:color="auto"/>
                    <w:right w:val="none" w:sz="0" w:space="0" w:color="auto"/>
                  </w:divBdr>
                </w:div>
                <w:div w:id="1993484169">
                  <w:marLeft w:val="640"/>
                  <w:marRight w:val="0"/>
                  <w:marTop w:val="0"/>
                  <w:marBottom w:val="0"/>
                  <w:divBdr>
                    <w:top w:val="none" w:sz="0" w:space="0" w:color="auto"/>
                    <w:left w:val="none" w:sz="0" w:space="0" w:color="auto"/>
                    <w:bottom w:val="none" w:sz="0" w:space="0" w:color="auto"/>
                    <w:right w:val="none" w:sz="0" w:space="0" w:color="auto"/>
                  </w:divBdr>
                </w:div>
                <w:div w:id="538903932">
                  <w:marLeft w:val="640"/>
                  <w:marRight w:val="0"/>
                  <w:marTop w:val="0"/>
                  <w:marBottom w:val="0"/>
                  <w:divBdr>
                    <w:top w:val="none" w:sz="0" w:space="0" w:color="auto"/>
                    <w:left w:val="none" w:sz="0" w:space="0" w:color="auto"/>
                    <w:bottom w:val="none" w:sz="0" w:space="0" w:color="auto"/>
                    <w:right w:val="none" w:sz="0" w:space="0" w:color="auto"/>
                  </w:divBdr>
                </w:div>
                <w:div w:id="300841210">
                  <w:marLeft w:val="640"/>
                  <w:marRight w:val="0"/>
                  <w:marTop w:val="0"/>
                  <w:marBottom w:val="0"/>
                  <w:divBdr>
                    <w:top w:val="none" w:sz="0" w:space="0" w:color="auto"/>
                    <w:left w:val="none" w:sz="0" w:space="0" w:color="auto"/>
                    <w:bottom w:val="none" w:sz="0" w:space="0" w:color="auto"/>
                    <w:right w:val="none" w:sz="0" w:space="0" w:color="auto"/>
                  </w:divBdr>
                </w:div>
                <w:div w:id="160313305">
                  <w:marLeft w:val="640"/>
                  <w:marRight w:val="0"/>
                  <w:marTop w:val="0"/>
                  <w:marBottom w:val="0"/>
                  <w:divBdr>
                    <w:top w:val="none" w:sz="0" w:space="0" w:color="auto"/>
                    <w:left w:val="none" w:sz="0" w:space="0" w:color="auto"/>
                    <w:bottom w:val="none" w:sz="0" w:space="0" w:color="auto"/>
                    <w:right w:val="none" w:sz="0" w:space="0" w:color="auto"/>
                  </w:divBdr>
                </w:div>
                <w:div w:id="2092500590">
                  <w:marLeft w:val="640"/>
                  <w:marRight w:val="0"/>
                  <w:marTop w:val="0"/>
                  <w:marBottom w:val="0"/>
                  <w:divBdr>
                    <w:top w:val="none" w:sz="0" w:space="0" w:color="auto"/>
                    <w:left w:val="none" w:sz="0" w:space="0" w:color="auto"/>
                    <w:bottom w:val="none" w:sz="0" w:space="0" w:color="auto"/>
                    <w:right w:val="none" w:sz="0" w:space="0" w:color="auto"/>
                  </w:divBdr>
                </w:div>
                <w:div w:id="1256281064">
                  <w:marLeft w:val="640"/>
                  <w:marRight w:val="0"/>
                  <w:marTop w:val="0"/>
                  <w:marBottom w:val="0"/>
                  <w:divBdr>
                    <w:top w:val="none" w:sz="0" w:space="0" w:color="auto"/>
                    <w:left w:val="none" w:sz="0" w:space="0" w:color="auto"/>
                    <w:bottom w:val="none" w:sz="0" w:space="0" w:color="auto"/>
                    <w:right w:val="none" w:sz="0" w:space="0" w:color="auto"/>
                  </w:divBdr>
                </w:div>
                <w:div w:id="1125657373">
                  <w:marLeft w:val="640"/>
                  <w:marRight w:val="0"/>
                  <w:marTop w:val="0"/>
                  <w:marBottom w:val="0"/>
                  <w:divBdr>
                    <w:top w:val="none" w:sz="0" w:space="0" w:color="auto"/>
                    <w:left w:val="none" w:sz="0" w:space="0" w:color="auto"/>
                    <w:bottom w:val="none" w:sz="0" w:space="0" w:color="auto"/>
                    <w:right w:val="none" w:sz="0" w:space="0" w:color="auto"/>
                  </w:divBdr>
                </w:div>
                <w:div w:id="1933588092">
                  <w:marLeft w:val="640"/>
                  <w:marRight w:val="0"/>
                  <w:marTop w:val="0"/>
                  <w:marBottom w:val="0"/>
                  <w:divBdr>
                    <w:top w:val="none" w:sz="0" w:space="0" w:color="auto"/>
                    <w:left w:val="none" w:sz="0" w:space="0" w:color="auto"/>
                    <w:bottom w:val="none" w:sz="0" w:space="0" w:color="auto"/>
                    <w:right w:val="none" w:sz="0" w:space="0" w:color="auto"/>
                  </w:divBdr>
                </w:div>
                <w:div w:id="1742093671">
                  <w:marLeft w:val="640"/>
                  <w:marRight w:val="0"/>
                  <w:marTop w:val="0"/>
                  <w:marBottom w:val="0"/>
                  <w:divBdr>
                    <w:top w:val="none" w:sz="0" w:space="0" w:color="auto"/>
                    <w:left w:val="none" w:sz="0" w:space="0" w:color="auto"/>
                    <w:bottom w:val="none" w:sz="0" w:space="0" w:color="auto"/>
                    <w:right w:val="none" w:sz="0" w:space="0" w:color="auto"/>
                  </w:divBdr>
                </w:div>
                <w:div w:id="827795073">
                  <w:marLeft w:val="640"/>
                  <w:marRight w:val="0"/>
                  <w:marTop w:val="0"/>
                  <w:marBottom w:val="0"/>
                  <w:divBdr>
                    <w:top w:val="none" w:sz="0" w:space="0" w:color="auto"/>
                    <w:left w:val="none" w:sz="0" w:space="0" w:color="auto"/>
                    <w:bottom w:val="none" w:sz="0" w:space="0" w:color="auto"/>
                    <w:right w:val="none" w:sz="0" w:space="0" w:color="auto"/>
                  </w:divBdr>
                </w:div>
                <w:div w:id="1141725857">
                  <w:marLeft w:val="640"/>
                  <w:marRight w:val="0"/>
                  <w:marTop w:val="0"/>
                  <w:marBottom w:val="0"/>
                  <w:divBdr>
                    <w:top w:val="none" w:sz="0" w:space="0" w:color="auto"/>
                    <w:left w:val="none" w:sz="0" w:space="0" w:color="auto"/>
                    <w:bottom w:val="none" w:sz="0" w:space="0" w:color="auto"/>
                    <w:right w:val="none" w:sz="0" w:space="0" w:color="auto"/>
                  </w:divBdr>
                </w:div>
                <w:div w:id="1895460576">
                  <w:marLeft w:val="640"/>
                  <w:marRight w:val="0"/>
                  <w:marTop w:val="0"/>
                  <w:marBottom w:val="0"/>
                  <w:divBdr>
                    <w:top w:val="none" w:sz="0" w:space="0" w:color="auto"/>
                    <w:left w:val="none" w:sz="0" w:space="0" w:color="auto"/>
                    <w:bottom w:val="none" w:sz="0" w:space="0" w:color="auto"/>
                    <w:right w:val="none" w:sz="0" w:space="0" w:color="auto"/>
                  </w:divBdr>
                </w:div>
                <w:div w:id="1263564984">
                  <w:marLeft w:val="640"/>
                  <w:marRight w:val="0"/>
                  <w:marTop w:val="0"/>
                  <w:marBottom w:val="0"/>
                  <w:divBdr>
                    <w:top w:val="none" w:sz="0" w:space="0" w:color="auto"/>
                    <w:left w:val="none" w:sz="0" w:space="0" w:color="auto"/>
                    <w:bottom w:val="none" w:sz="0" w:space="0" w:color="auto"/>
                    <w:right w:val="none" w:sz="0" w:space="0" w:color="auto"/>
                  </w:divBdr>
                </w:div>
                <w:div w:id="2040427176">
                  <w:marLeft w:val="640"/>
                  <w:marRight w:val="0"/>
                  <w:marTop w:val="0"/>
                  <w:marBottom w:val="0"/>
                  <w:divBdr>
                    <w:top w:val="none" w:sz="0" w:space="0" w:color="auto"/>
                    <w:left w:val="none" w:sz="0" w:space="0" w:color="auto"/>
                    <w:bottom w:val="none" w:sz="0" w:space="0" w:color="auto"/>
                    <w:right w:val="none" w:sz="0" w:space="0" w:color="auto"/>
                  </w:divBdr>
                </w:div>
                <w:div w:id="1765876256">
                  <w:marLeft w:val="640"/>
                  <w:marRight w:val="0"/>
                  <w:marTop w:val="0"/>
                  <w:marBottom w:val="0"/>
                  <w:divBdr>
                    <w:top w:val="none" w:sz="0" w:space="0" w:color="auto"/>
                    <w:left w:val="none" w:sz="0" w:space="0" w:color="auto"/>
                    <w:bottom w:val="none" w:sz="0" w:space="0" w:color="auto"/>
                    <w:right w:val="none" w:sz="0" w:space="0" w:color="auto"/>
                  </w:divBdr>
                </w:div>
                <w:div w:id="280841998">
                  <w:marLeft w:val="640"/>
                  <w:marRight w:val="0"/>
                  <w:marTop w:val="0"/>
                  <w:marBottom w:val="0"/>
                  <w:divBdr>
                    <w:top w:val="none" w:sz="0" w:space="0" w:color="auto"/>
                    <w:left w:val="none" w:sz="0" w:space="0" w:color="auto"/>
                    <w:bottom w:val="none" w:sz="0" w:space="0" w:color="auto"/>
                    <w:right w:val="none" w:sz="0" w:space="0" w:color="auto"/>
                  </w:divBdr>
                </w:div>
                <w:div w:id="272370097">
                  <w:marLeft w:val="640"/>
                  <w:marRight w:val="0"/>
                  <w:marTop w:val="0"/>
                  <w:marBottom w:val="0"/>
                  <w:divBdr>
                    <w:top w:val="none" w:sz="0" w:space="0" w:color="auto"/>
                    <w:left w:val="none" w:sz="0" w:space="0" w:color="auto"/>
                    <w:bottom w:val="none" w:sz="0" w:space="0" w:color="auto"/>
                    <w:right w:val="none" w:sz="0" w:space="0" w:color="auto"/>
                  </w:divBdr>
                </w:div>
                <w:div w:id="620459136">
                  <w:marLeft w:val="640"/>
                  <w:marRight w:val="0"/>
                  <w:marTop w:val="0"/>
                  <w:marBottom w:val="0"/>
                  <w:divBdr>
                    <w:top w:val="none" w:sz="0" w:space="0" w:color="auto"/>
                    <w:left w:val="none" w:sz="0" w:space="0" w:color="auto"/>
                    <w:bottom w:val="none" w:sz="0" w:space="0" w:color="auto"/>
                    <w:right w:val="none" w:sz="0" w:space="0" w:color="auto"/>
                  </w:divBdr>
                </w:div>
                <w:div w:id="177425430">
                  <w:marLeft w:val="640"/>
                  <w:marRight w:val="0"/>
                  <w:marTop w:val="0"/>
                  <w:marBottom w:val="0"/>
                  <w:divBdr>
                    <w:top w:val="none" w:sz="0" w:space="0" w:color="auto"/>
                    <w:left w:val="none" w:sz="0" w:space="0" w:color="auto"/>
                    <w:bottom w:val="none" w:sz="0" w:space="0" w:color="auto"/>
                    <w:right w:val="none" w:sz="0" w:space="0" w:color="auto"/>
                  </w:divBdr>
                </w:div>
                <w:div w:id="841941355">
                  <w:marLeft w:val="640"/>
                  <w:marRight w:val="0"/>
                  <w:marTop w:val="0"/>
                  <w:marBottom w:val="0"/>
                  <w:divBdr>
                    <w:top w:val="none" w:sz="0" w:space="0" w:color="auto"/>
                    <w:left w:val="none" w:sz="0" w:space="0" w:color="auto"/>
                    <w:bottom w:val="none" w:sz="0" w:space="0" w:color="auto"/>
                    <w:right w:val="none" w:sz="0" w:space="0" w:color="auto"/>
                  </w:divBdr>
                </w:div>
                <w:div w:id="846014939">
                  <w:marLeft w:val="640"/>
                  <w:marRight w:val="0"/>
                  <w:marTop w:val="0"/>
                  <w:marBottom w:val="0"/>
                  <w:divBdr>
                    <w:top w:val="none" w:sz="0" w:space="0" w:color="auto"/>
                    <w:left w:val="none" w:sz="0" w:space="0" w:color="auto"/>
                    <w:bottom w:val="none" w:sz="0" w:space="0" w:color="auto"/>
                    <w:right w:val="none" w:sz="0" w:space="0" w:color="auto"/>
                  </w:divBdr>
                </w:div>
                <w:div w:id="984161292">
                  <w:marLeft w:val="640"/>
                  <w:marRight w:val="0"/>
                  <w:marTop w:val="0"/>
                  <w:marBottom w:val="0"/>
                  <w:divBdr>
                    <w:top w:val="none" w:sz="0" w:space="0" w:color="auto"/>
                    <w:left w:val="none" w:sz="0" w:space="0" w:color="auto"/>
                    <w:bottom w:val="none" w:sz="0" w:space="0" w:color="auto"/>
                    <w:right w:val="none" w:sz="0" w:space="0" w:color="auto"/>
                  </w:divBdr>
                </w:div>
                <w:div w:id="959190512">
                  <w:marLeft w:val="640"/>
                  <w:marRight w:val="0"/>
                  <w:marTop w:val="0"/>
                  <w:marBottom w:val="0"/>
                  <w:divBdr>
                    <w:top w:val="none" w:sz="0" w:space="0" w:color="auto"/>
                    <w:left w:val="none" w:sz="0" w:space="0" w:color="auto"/>
                    <w:bottom w:val="none" w:sz="0" w:space="0" w:color="auto"/>
                    <w:right w:val="none" w:sz="0" w:space="0" w:color="auto"/>
                  </w:divBdr>
                </w:div>
                <w:div w:id="1025598685">
                  <w:marLeft w:val="640"/>
                  <w:marRight w:val="0"/>
                  <w:marTop w:val="0"/>
                  <w:marBottom w:val="0"/>
                  <w:divBdr>
                    <w:top w:val="none" w:sz="0" w:space="0" w:color="auto"/>
                    <w:left w:val="none" w:sz="0" w:space="0" w:color="auto"/>
                    <w:bottom w:val="none" w:sz="0" w:space="0" w:color="auto"/>
                    <w:right w:val="none" w:sz="0" w:space="0" w:color="auto"/>
                  </w:divBdr>
                </w:div>
                <w:div w:id="991524574">
                  <w:marLeft w:val="640"/>
                  <w:marRight w:val="0"/>
                  <w:marTop w:val="0"/>
                  <w:marBottom w:val="0"/>
                  <w:divBdr>
                    <w:top w:val="none" w:sz="0" w:space="0" w:color="auto"/>
                    <w:left w:val="none" w:sz="0" w:space="0" w:color="auto"/>
                    <w:bottom w:val="none" w:sz="0" w:space="0" w:color="auto"/>
                    <w:right w:val="none" w:sz="0" w:space="0" w:color="auto"/>
                  </w:divBdr>
                </w:div>
                <w:div w:id="1305311999">
                  <w:marLeft w:val="640"/>
                  <w:marRight w:val="0"/>
                  <w:marTop w:val="0"/>
                  <w:marBottom w:val="0"/>
                  <w:divBdr>
                    <w:top w:val="none" w:sz="0" w:space="0" w:color="auto"/>
                    <w:left w:val="none" w:sz="0" w:space="0" w:color="auto"/>
                    <w:bottom w:val="none" w:sz="0" w:space="0" w:color="auto"/>
                    <w:right w:val="none" w:sz="0" w:space="0" w:color="auto"/>
                  </w:divBdr>
                </w:div>
                <w:div w:id="1583492030">
                  <w:marLeft w:val="640"/>
                  <w:marRight w:val="0"/>
                  <w:marTop w:val="0"/>
                  <w:marBottom w:val="0"/>
                  <w:divBdr>
                    <w:top w:val="none" w:sz="0" w:space="0" w:color="auto"/>
                    <w:left w:val="none" w:sz="0" w:space="0" w:color="auto"/>
                    <w:bottom w:val="none" w:sz="0" w:space="0" w:color="auto"/>
                    <w:right w:val="none" w:sz="0" w:space="0" w:color="auto"/>
                  </w:divBdr>
                </w:div>
                <w:div w:id="619337231">
                  <w:marLeft w:val="640"/>
                  <w:marRight w:val="0"/>
                  <w:marTop w:val="0"/>
                  <w:marBottom w:val="0"/>
                  <w:divBdr>
                    <w:top w:val="none" w:sz="0" w:space="0" w:color="auto"/>
                    <w:left w:val="none" w:sz="0" w:space="0" w:color="auto"/>
                    <w:bottom w:val="none" w:sz="0" w:space="0" w:color="auto"/>
                    <w:right w:val="none" w:sz="0" w:space="0" w:color="auto"/>
                  </w:divBdr>
                </w:div>
                <w:div w:id="914901842">
                  <w:marLeft w:val="640"/>
                  <w:marRight w:val="0"/>
                  <w:marTop w:val="0"/>
                  <w:marBottom w:val="0"/>
                  <w:divBdr>
                    <w:top w:val="none" w:sz="0" w:space="0" w:color="auto"/>
                    <w:left w:val="none" w:sz="0" w:space="0" w:color="auto"/>
                    <w:bottom w:val="none" w:sz="0" w:space="0" w:color="auto"/>
                    <w:right w:val="none" w:sz="0" w:space="0" w:color="auto"/>
                  </w:divBdr>
                </w:div>
                <w:div w:id="595554715">
                  <w:marLeft w:val="640"/>
                  <w:marRight w:val="0"/>
                  <w:marTop w:val="0"/>
                  <w:marBottom w:val="0"/>
                  <w:divBdr>
                    <w:top w:val="none" w:sz="0" w:space="0" w:color="auto"/>
                    <w:left w:val="none" w:sz="0" w:space="0" w:color="auto"/>
                    <w:bottom w:val="none" w:sz="0" w:space="0" w:color="auto"/>
                    <w:right w:val="none" w:sz="0" w:space="0" w:color="auto"/>
                  </w:divBdr>
                </w:div>
                <w:div w:id="1498185157">
                  <w:marLeft w:val="640"/>
                  <w:marRight w:val="0"/>
                  <w:marTop w:val="0"/>
                  <w:marBottom w:val="0"/>
                  <w:divBdr>
                    <w:top w:val="none" w:sz="0" w:space="0" w:color="auto"/>
                    <w:left w:val="none" w:sz="0" w:space="0" w:color="auto"/>
                    <w:bottom w:val="none" w:sz="0" w:space="0" w:color="auto"/>
                    <w:right w:val="none" w:sz="0" w:space="0" w:color="auto"/>
                  </w:divBdr>
                </w:div>
                <w:div w:id="1308781796">
                  <w:marLeft w:val="640"/>
                  <w:marRight w:val="0"/>
                  <w:marTop w:val="0"/>
                  <w:marBottom w:val="0"/>
                  <w:divBdr>
                    <w:top w:val="none" w:sz="0" w:space="0" w:color="auto"/>
                    <w:left w:val="none" w:sz="0" w:space="0" w:color="auto"/>
                    <w:bottom w:val="none" w:sz="0" w:space="0" w:color="auto"/>
                    <w:right w:val="none" w:sz="0" w:space="0" w:color="auto"/>
                  </w:divBdr>
                </w:div>
                <w:div w:id="1669865686">
                  <w:marLeft w:val="640"/>
                  <w:marRight w:val="0"/>
                  <w:marTop w:val="0"/>
                  <w:marBottom w:val="0"/>
                  <w:divBdr>
                    <w:top w:val="none" w:sz="0" w:space="0" w:color="auto"/>
                    <w:left w:val="none" w:sz="0" w:space="0" w:color="auto"/>
                    <w:bottom w:val="none" w:sz="0" w:space="0" w:color="auto"/>
                    <w:right w:val="none" w:sz="0" w:space="0" w:color="auto"/>
                  </w:divBdr>
                </w:div>
                <w:div w:id="113910983">
                  <w:marLeft w:val="640"/>
                  <w:marRight w:val="0"/>
                  <w:marTop w:val="0"/>
                  <w:marBottom w:val="0"/>
                  <w:divBdr>
                    <w:top w:val="none" w:sz="0" w:space="0" w:color="auto"/>
                    <w:left w:val="none" w:sz="0" w:space="0" w:color="auto"/>
                    <w:bottom w:val="none" w:sz="0" w:space="0" w:color="auto"/>
                    <w:right w:val="none" w:sz="0" w:space="0" w:color="auto"/>
                  </w:divBdr>
                </w:div>
                <w:div w:id="190143302">
                  <w:marLeft w:val="640"/>
                  <w:marRight w:val="0"/>
                  <w:marTop w:val="0"/>
                  <w:marBottom w:val="0"/>
                  <w:divBdr>
                    <w:top w:val="none" w:sz="0" w:space="0" w:color="auto"/>
                    <w:left w:val="none" w:sz="0" w:space="0" w:color="auto"/>
                    <w:bottom w:val="none" w:sz="0" w:space="0" w:color="auto"/>
                    <w:right w:val="none" w:sz="0" w:space="0" w:color="auto"/>
                  </w:divBdr>
                </w:div>
                <w:div w:id="1874414248">
                  <w:marLeft w:val="640"/>
                  <w:marRight w:val="0"/>
                  <w:marTop w:val="0"/>
                  <w:marBottom w:val="0"/>
                  <w:divBdr>
                    <w:top w:val="none" w:sz="0" w:space="0" w:color="auto"/>
                    <w:left w:val="none" w:sz="0" w:space="0" w:color="auto"/>
                    <w:bottom w:val="none" w:sz="0" w:space="0" w:color="auto"/>
                    <w:right w:val="none" w:sz="0" w:space="0" w:color="auto"/>
                  </w:divBdr>
                </w:div>
                <w:div w:id="1296183302">
                  <w:marLeft w:val="640"/>
                  <w:marRight w:val="0"/>
                  <w:marTop w:val="0"/>
                  <w:marBottom w:val="0"/>
                  <w:divBdr>
                    <w:top w:val="none" w:sz="0" w:space="0" w:color="auto"/>
                    <w:left w:val="none" w:sz="0" w:space="0" w:color="auto"/>
                    <w:bottom w:val="none" w:sz="0" w:space="0" w:color="auto"/>
                    <w:right w:val="none" w:sz="0" w:space="0" w:color="auto"/>
                  </w:divBdr>
                </w:div>
                <w:div w:id="1363822257">
                  <w:marLeft w:val="640"/>
                  <w:marRight w:val="0"/>
                  <w:marTop w:val="0"/>
                  <w:marBottom w:val="0"/>
                  <w:divBdr>
                    <w:top w:val="none" w:sz="0" w:space="0" w:color="auto"/>
                    <w:left w:val="none" w:sz="0" w:space="0" w:color="auto"/>
                    <w:bottom w:val="none" w:sz="0" w:space="0" w:color="auto"/>
                    <w:right w:val="none" w:sz="0" w:space="0" w:color="auto"/>
                  </w:divBdr>
                </w:div>
                <w:div w:id="1592932590">
                  <w:marLeft w:val="640"/>
                  <w:marRight w:val="0"/>
                  <w:marTop w:val="0"/>
                  <w:marBottom w:val="0"/>
                  <w:divBdr>
                    <w:top w:val="none" w:sz="0" w:space="0" w:color="auto"/>
                    <w:left w:val="none" w:sz="0" w:space="0" w:color="auto"/>
                    <w:bottom w:val="none" w:sz="0" w:space="0" w:color="auto"/>
                    <w:right w:val="none" w:sz="0" w:space="0" w:color="auto"/>
                  </w:divBdr>
                </w:div>
              </w:divsChild>
            </w:div>
            <w:div w:id="2025938817">
              <w:marLeft w:val="0"/>
              <w:marRight w:val="0"/>
              <w:marTop w:val="0"/>
              <w:marBottom w:val="0"/>
              <w:divBdr>
                <w:top w:val="none" w:sz="0" w:space="0" w:color="auto"/>
                <w:left w:val="none" w:sz="0" w:space="0" w:color="auto"/>
                <w:bottom w:val="none" w:sz="0" w:space="0" w:color="auto"/>
                <w:right w:val="none" w:sz="0" w:space="0" w:color="auto"/>
              </w:divBdr>
              <w:divsChild>
                <w:div w:id="532887881">
                  <w:marLeft w:val="640"/>
                  <w:marRight w:val="0"/>
                  <w:marTop w:val="0"/>
                  <w:marBottom w:val="0"/>
                  <w:divBdr>
                    <w:top w:val="none" w:sz="0" w:space="0" w:color="auto"/>
                    <w:left w:val="none" w:sz="0" w:space="0" w:color="auto"/>
                    <w:bottom w:val="none" w:sz="0" w:space="0" w:color="auto"/>
                    <w:right w:val="none" w:sz="0" w:space="0" w:color="auto"/>
                  </w:divBdr>
                </w:div>
                <w:div w:id="1858739706">
                  <w:marLeft w:val="640"/>
                  <w:marRight w:val="0"/>
                  <w:marTop w:val="0"/>
                  <w:marBottom w:val="0"/>
                  <w:divBdr>
                    <w:top w:val="none" w:sz="0" w:space="0" w:color="auto"/>
                    <w:left w:val="none" w:sz="0" w:space="0" w:color="auto"/>
                    <w:bottom w:val="none" w:sz="0" w:space="0" w:color="auto"/>
                    <w:right w:val="none" w:sz="0" w:space="0" w:color="auto"/>
                  </w:divBdr>
                </w:div>
                <w:div w:id="676007435">
                  <w:marLeft w:val="640"/>
                  <w:marRight w:val="0"/>
                  <w:marTop w:val="0"/>
                  <w:marBottom w:val="0"/>
                  <w:divBdr>
                    <w:top w:val="none" w:sz="0" w:space="0" w:color="auto"/>
                    <w:left w:val="none" w:sz="0" w:space="0" w:color="auto"/>
                    <w:bottom w:val="none" w:sz="0" w:space="0" w:color="auto"/>
                    <w:right w:val="none" w:sz="0" w:space="0" w:color="auto"/>
                  </w:divBdr>
                </w:div>
                <w:div w:id="1206720732">
                  <w:marLeft w:val="640"/>
                  <w:marRight w:val="0"/>
                  <w:marTop w:val="0"/>
                  <w:marBottom w:val="0"/>
                  <w:divBdr>
                    <w:top w:val="none" w:sz="0" w:space="0" w:color="auto"/>
                    <w:left w:val="none" w:sz="0" w:space="0" w:color="auto"/>
                    <w:bottom w:val="none" w:sz="0" w:space="0" w:color="auto"/>
                    <w:right w:val="none" w:sz="0" w:space="0" w:color="auto"/>
                  </w:divBdr>
                </w:div>
                <w:div w:id="1909682329">
                  <w:marLeft w:val="640"/>
                  <w:marRight w:val="0"/>
                  <w:marTop w:val="0"/>
                  <w:marBottom w:val="0"/>
                  <w:divBdr>
                    <w:top w:val="none" w:sz="0" w:space="0" w:color="auto"/>
                    <w:left w:val="none" w:sz="0" w:space="0" w:color="auto"/>
                    <w:bottom w:val="none" w:sz="0" w:space="0" w:color="auto"/>
                    <w:right w:val="none" w:sz="0" w:space="0" w:color="auto"/>
                  </w:divBdr>
                </w:div>
                <w:div w:id="627735154">
                  <w:marLeft w:val="640"/>
                  <w:marRight w:val="0"/>
                  <w:marTop w:val="0"/>
                  <w:marBottom w:val="0"/>
                  <w:divBdr>
                    <w:top w:val="none" w:sz="0" w:space="0" w:color="auto"/>
                    <w:left w:val="none" w:sz="0" w:space="0" w:color="auto"/>
                    <w:bottom w:val="none" w:sz="0" w:space="0" w:color="auto"/>
                    <w:right w:val="none" w:sz="0" w:space="0" w:color="auto"/>
                  </w:divBdr>
                </w:div>
                <w:div w:id="759911509">
                  <w:marLeft w:val="640"/>
                  <w:marRight w:val="0"/>
                  <w:marTop w:val="0"/>
                  <w:marBottom w:val="0"/>
                  <w:divBdr>
                    <w:top w:val="none" w:sz="0" w:space="0" w:color="auto"/>
                    <w:left w:val="none" w:sz="0" w:space="0" w:color="auto"/>
                    <w:bottom w:val="none" w:sz="0" w:space="0" w:color="auto"/>
                    <w:right w:val="none" w:sz="0" w:space="0" w:color="auto"/>
                  </w:divBdr>
                </w:div>
                <w:div w:id="1382553249">
                  <w:marLeft w:val="640"/>
                  <w:marRight w:val="0"/>
                  <w:marTop w:val="0"/>
                  <w:marBottom w:val="0"/>
                  <w:divBdr>
                    <w:top w:val="none" w:sz="0" w:space="0" w:color="auto"/>
                    <w:left w:val="none" w:sz="0" w:space="0" w:color="auto"/>
                    <w:bottom w:val="none" w:sz="0" w:space="0" w:color="auto"/>
                    <w:right w:val="none" w:sz="0" w:space="0" w:color="auto"/>
                  </w:divBdr>
                </w:div>
                <w:div w:id="1645504883">
                  <w:marLeft w:val="640"/>
                  <w:marRight w:val="0"/>
                  <w:marTop w:val="0"/>
                  <w:marBottom w:val="0"/>
                  <w:divBdr>
                    <w:top w:val="none" w:sz="0" w:space="0" w:color="auto"/>
                    <w:left w:val="none" w:sz="0" w:space="0" w:color="auto"/>
                    <w:bottom w:val="none" w:sz="0" w:space="0" w:color="auto"/>
                    <w:right w:val="none" w:sz="0" w:space="0" w:color="auto"/>
                  </w:divBdr>
                </w:div>
                <w:div w:id="252015078">
                  <w:marLeft w:val="640"/>
                  <w:marRight w:val="0"/>
                  <w:marTop w:val="0"/>
                  <w:marBottom w:val="0"/>
                  <w:divBdr>
                    <w:top w:val="none" w:sz="0" w:space="0" w:color="auto"/>
                    <w:left w:val="none" w:sz="0" w:space="0" w:color="auto"/>
                    <w:bottom w:val="none" w:sz="0" w:space="0" w:color="auto"/>
                    <w:right w:val="none" w:sz="0" w:space="0" w:color="auto"/>
                  </w:divBdr>
                </w:div>
                <w:div w:id="2114204111">
                  <w:marLeft w:val="640"/>
                  <w:marRight w:val="0"/>
                  <w:marTop w:val="0"/>
                  <w:marBottom w:val="0"/>
                  <w:divBdr>
                    <w:top w:val="none" w:sz="0" w:space="0" w:color="auto"/>
                    <w:left w:val="none" w:sz="0" w:space="0" w:color="auto"/>
                    <w:bottom w:val="none" w:sz="0" w:space="0" w:color="auto"/>
                    <w:right w:val="none" w:sz="0" w:space="0" w:color="auto"/>
                  </w:divBdr>
                </w:div>
                <w:div w:id="183173595">
                  <w:marLeft w:val="640"/>
                  <w:marRight w:val="0"/>
                  <w:marTop w:val="0"/>
                  <w:marBottom w:val="0"/>
                  <w:divBdr>
                    <w:top w:val="none" w:sz="0" w:space="0" w:color="auto"/>
                    <w:left w:val="none" w:sz="0" w:space="0" w:color="auto"/>
                    <w:bottom w:val="none" w:sz="0" w:space="0" w:color="auto"/>
                    <w:right w:val="none" w:sz="0" w:space="0" w:color="auto"/>
                  </w:divBdr>
                </w:div>
                <w:div w:id="665862668">
                  <w:marLeft w:val="640"/>
                  <w:marRight w:val="0"/>
                  <w:marTop w:val="0"/>
                  <w:marBottom w:val="0"/>
                  <w:divBdr>
                    <w:top w:val="none" w:sz="0" w:space="0" w:color="auto"/>
                    <w:left w:val="none" w:sz="0" w:space="0" w:color="auto"/>
                    <w:bottom w:val="none" w:sz="0" w:space="0" w:color="auto"/>
                    <w:right w:val="none" w:sz="0" w:space="0" w:color="auto"/>
                  </w:divBdr>
                </w:div>
                <w:div w:id="635642598">
                  <w:marLeft w:val="640"/>
                  <w:marRight w:val="0"/>
                  <w:marTop w:val="0"/>
                  <w:marBottom w:val="0"/>
                  <w:divBdr>
                    <w:top w:val="none" w:sz="0" w:space="0" w:color="auto"/>
                    <w:left w:val="none" w:sz="0" w:space="0" w:color="auto"/>
                    <w:bottom w:val="none" w:sz="0" w:space="0" w:color="auto"/>
                    <w:right w:val="none" w:sz="0" w:space="0" w:color="auto"/>
                  </w:divBdr>
                </w:div>
                <w:div w:id="860318478">
                  <w:marLeft w:val="640"/>
                  <w:marRight w:val="0"/>
                  <w:marTop w:val="0"/>
                  <w:marBottom w:val="0"/>
                  <w:divBdr>
                    <w:top w:val="none" w:sz="0" w:space="0" w:color="auto"/>
                    <w:left w:val="none" w:sz="0" w:space="0" w:color="auto"/>
                    <w:bottom w:val="none" w:sz="0" w:space="0" w:color="auto"/>
                    <w:right w:val="none" w:sz="0" w:space="0" w:color="auto"/>
                  </w:divBdr>
                </w:div>
                <w:div w:id="1086612317">
                  <w:marLeft w:val="640"/>
                  <w:marRight w:val="0"/>
                  <w:marTop w:val="0"/>
                  <w:marBottom w:val="0"/>
                  <w:divBdr>
                    <w:top w:val="none" w:sz="0" w:space="0" w:color="auto"/>
                    <w:left w:val="none" w:sz="0" w:space="0" w:color="auto"/>
                    <w:bottom w:val="none" w:sz="0" w:space="0" w:color="auto"/>
                    <w:right w:val="none" w:sz="0" w:space="0" w:color="auto"/>
                  </w:divBdr>
                </w:div>
                <w:div w:id="2101563194">
                  <w:marLeft w:val="640"/>
                  <w:marRight w:val="0"/>
                  <w:marTop w:val="0"/>
                  <w:marBottom w:val="0"/>
                  <w:divBdr>
                    <w:top w:val="none" w:sz="0" w:space="0" w:color="auto"/>
                    <w:left w:val="none" w:sz="0" w:space="0" w:color="auto"/>
                    <w:bottom w:val="none" w:sz="0" w:space="0" w:color="auto"/>
                    <w:right w:val="none" w:sz="0" w:space="0" w:color="auto"/>
                  </w:divBdr>
                </w:div>
                <w:div w:id="1937251177">
                  <w:marLeft w:val="640"/>
                  <w:marRight w:val="0"/>
                  <w:marTop w:val="0"/>
                  <w:marBottom w:val="0"/>
                  <w:divBdr>
                    <w:top w:val="none" w:sz="0" w:space="0" w:color="auto"/>
                    <w:left w:val="none" w:sz="0" w:space="0" w:color="auto"/>
                    <w:bottom w:val="none" w:sz="0" w:space="0" w:color="auto"/>
                    <w:right w:val="none" w:sz="0" w:space="0" w:color="auto"/>
                  </w:divBdr>
                </w:div>
                <w:div w:id="1396246997">
                  <w:marLeft w:val="640"/>
                  <w:marRight w:val="0"/>
                  <w:marTop w:val="0"/>
                  <w:marBottom w:val="0"/>
                  <w:divBdr>
                    <w:top w:val="none" w:sz="0" w:space="0" w:color="auto"/>
                    <w:left w:val="none" w:sz="0" w:space="0" w:color="auto"/>
                    <w:bottom w:val="none" w:sz="0" w:space="0" w:color="auto"/>
                    <w:right w:val="none" w:sz="0" w:space="0" w:color="auto"/>
                  </w:divBdr>
                </w:div>
                <w:div w:id="1671131437">
                  <w:marLeft w:val="640"/>
                  <w:marRight w:val="0"/>
                  <w:marTop w:val="0"/>
                  <w:marBottom w:val="0"/>
                  <w:divBdr>
                    <w:top w:val="none" w:sz="0" w:space="0" w:color="auto"/>
                    <w:left w:val="none" w:sz="0" w:space="0" w:color="auto"/>
                    <w:bottom w:val="none" w:sz="0" w:space="0" w:color="auto"/>
                    <w:right w:val="none" w:sz="0" w:space="0" w:color="auto"/>
                  </w:divBdr>
                </w:div>
                <w:div w:id="1891723921">
                  <w:marLeft w:val="640"/>
                  <w:marRight w:val="0"/>
                  <w:marTop w:val="0"/>
                  <w:marBottom w:val="0"/>
                  <w:divBdr>
                    <w:top w:val="none" w:sz="0" w:space="0" w:color="auto"/>
                    <w:left w:val="none" w:sz="0" w:space="0" w:color="auto"/>
                    <w:bottom w:val="none" w:sz="0" w:space="0" w:color="auto"/>
                    <w:right w:val="none" w:sz="0" w:space="0" w:color="auto"/>
                  </w:divBdr>
                </w:div>
                <w:div w:id="1358699199">
                  <w:marLeft w:val="640"/>
                  <w:marRight w:val="0"/>
                  <w:marTop w:val="0"/>
                  <w:marBottom w:val="0"/>
                  <w:divBdr>
                    <w:top w:val="none" w:sz="0" w:space="0" w:color="auto"/>
                    <w:left w:val="none" w:sz="0" w:space="0" w:color="auto"/>
                    <w:bottom w:val="none" w:sz="0" w:space="0" w:color="auto"/>
                    <w:right w:val="none" w:sz="0" w:space="0" w:color="auto"/>
                  </w:divBdr>
                </w:div>
                <w:div w:id="325718194">
                  <w:marLeft w:val="640"/>
                  <w:marRight w:val="0"/>
                  <w:marTop w:val="0"/>
                  <w:marBottom w:val="0"/>
                  <w:divBdr>
                    <w:top w:val="none" w:sz="0" w:space="0" w:color="auto"/>
                    <w:left w:val="none" w:sz="0" w:space="0" w:color="auto"/>
                    <w:bottom w:val="none" w:sz="0" w:space="0" w:color="auto"/>
                    <w:right w:val="none" w:sz="0" w:space="0" w:color="auto"/>
                  </w:divBdr>
                </w:div>
                <w:div w:id="1843659796">
                  <w:marLeft w:val="640"/>
                  <w:marRight w:val="0"/>
                  <w:marTop w:val="0"/>
                  <w:marBottom w:val="0"/>
                  <w:divBdr>
                    <w:top w:val="none" w:sz="0" w:space="0" w:color="auto"/>
                    <w:left w:val="none" w:sz="0" w:space="0" w:color="auto"/>
                    <w:bottom w:val="none" w:sz="0" w:space="0" w:color="auto"/>
                    <w:right w:val="none" w:sz="0" w:space="0" w:color="auto"/>
                  </w:divBdr>
                </w:div>
                <w:div w:id="1433548310">
                  <w:marLeft w:val="640"/>
                  <w:marRight w:val="0"/>
                  <w:marTop w:val="0"/>
                  <w:marBottom w:val="0"/>
                  <w:divBdr>
                    <w:top w:val="none" w:sz="0" w:space="0" w:color="auto"/>
                    <w:left w:val="none" w:sz="0" w:space="0" w:color="auto"/>
                    <w:bottom w:val="none" w:sz="0" w:space="0" w:color="auto"/>
                    <w:right w:val="none" w:sz="0" w:space="0" w:color="auto"/>
                  </w:divBdr>
                </w:div>
                <w:div w:id="323167241">
                  <w:marLeft w:val="640"/>
                  <w:marRight w:val="0"/>
                  <w:marTop w:val="0"/>
                  <w:marBottom w:val="0"/>
                  <w:divBdr>
                    <w:top w:val="none" w:sz="0" w:space="0" w:color="auto"/>
                    <w:left w:val="none" w:sz="0" w:space="0" w:color="auto"/>
                    <w:bottom w:val="none" w:sz="0" w:space="0" w:color="auto"/>
                    <w:right w:val="none" w:sz="0" w:space="0" w:color="auto"/>
                  </w:divBdr>
                </w:div>
                <w:div w:id="1922592535">
                  <w:marLeft w:val="640"/>
                  <w:marRight w:val="0"/>
                  <w:marTop w:val="0"/>
                  <w:marBottom w:val="0"/>
                  <w:divBdr>
                    <w:top w:val="none" w:sz="0" w:space="0" w:color="auto"/>
                    <w:left w:val="none" w:sz="0" w:space="0" w:color="auto"/>
                    <w:bottom w:val="none" w:sz="0" w:space="0" w:color="auto"/>
                    <w:right w:val="none" w:sz="0" w:space="0" w:color="auto"/>
                  </w:divBdr>
                </w:div>
                <w:div w:id="683362123">
                  <w:marLeft w:val="640"/>
                  <w:marRight w:val="0"/>
                  <w:marTop w:val="0"/>
                  <w:marBottom w:val="0"/>
                  <w:divBdr>
                    <w:top w:val="none" w:sz="0" w:space="0" w:color="auto"/>
                    <w:left w:val="none" w:sz="0" w:space="0" w:color="auto"/>
                    <w:bottom w:val="none" w:sz="0" w:space="0" w:color="auto"/>
                    <w:right w:val="none" w:sz="0" w:space="0" w:color="auto"/>
                  </w:divBdr>
                </w:div>
                <w:div w:id="664167205">
                  <w:marLeft w:val="640"/>
                  <w:marRight w:val="0"/>
                  <w:marTop w:val="0"/>
                  <w:marBottom w:val="0"/>
                  <w:divBdr>
                    <w:top w:val="none" w:sz="0" w:space="0" w:color="auto"/>
                    <w:left w:val="none" w:sz="0" w:space="0" w:color="auto"/>
                    <w:bottom w:val="none" w:sz="0" w:space="0" w:color="auto"/>
                    <w:right w:val="none" w:sz="0" w:space="0" w:color="auto"/>
                  </w:divBdr>
                </w:div>
                <w:div w:id="1661612986">
                  <w:marLeft w:val="640"/>
                  <w:marRight w:val="0"/>
                  <w:marTop w:val="0"/>
                  <w:marBottom w:val="0"/>
                  <w:divBdr>
                    <w:top w:val="none" w:sz="0" w:space="0" w:color="auto"/>
                    <w:left w:val="none" w:sz="0" w:space="0" w:color="auto"/>
                    <w:bottom w:val="none" w:sz="0" w:space="0" w:color="auto"/>
                    <w:right w:val="none" w:sz="0" w:space="0" w:color="auto"/>
                  </w:divBdr>
                </w:div>
                <w:div w:id="857964159">
                  <w:marLeft w:val="640"/>
                  <w:marRight w:val="0"/>
                  <w:marTop w:val="0"/>
                  <w:marBottom w:val="0"/>
                  <w:divBdr>
                    <w:top w:val="none" w:sz="0" w:space="0" w:color="auto"/>
                    <w:left w:val="none" w:sz="0" w:space="0" w:color="auto"/>
                    <w:bottom w:val="none" w:sz="0" w:space="0" w:color="auto"/>
                    <w:right w:val="none" w:sz="0" w:space="0" w:color="auto"/>
                  </w:divBdr>
                </w:div>
                <w:div w:id="777943985">
                  <w:marLeft w:val="640"/>
                  <w:marRight w:val="0"/>
                  <w:marTop w:val="0"/>
                  <w:marBottom w:val="0"/>
                  <w:divBdr>
                    <w:top w:val="none" w:sz="0" w:space="0" w:color="auto"/>
                    <w:left w:val="none" w:sz="0" w:space="0" w:color="auto"/>
                    <w:bottom w:val="none" w:sz="0" w:space="0" w:color="auto"/>
                    <w:right w:val="none" w:sz="0" w:space="0" w:color="auto"/>
                  </w:divBdr>
                </w:div>
                <w:div w:id="217472277">
                  <w:marLeft w:val="640"/>
                  <w:marRight w:val="0"/>
                  <w:marTop w:val="0"/>
                  <w:marBottom w:val="0"/>
                  <w:divBdr>
                    <w:top w:val="none" w:sz="0" w:space="0" w:color="auto"/>
                    <w:left w:val="none" w:sz="0" w:space="0" w:color="auto"/>
                    <w:bottom w:val="none" w:sz="0" w:space="0" w:color="auto"/>
                    <w:right w:val="none" w:sz="0" w:space="0" w:color="auto"/>
                  </w:divBdr>
                </w:div>
                <w:div w:id="530531113">
                  <w:marLeft w:val="640"/>
                  <w:marRight w:val="0"/>
                  <w:marTop w:val="0"/>
                  <w:marBottom w:val="0"/>
                  <w:divBdr>
                    <w:top w:val="none" w:sz="0" w:space="0" w:color="auto"/>
                    <w:left w:val="none" w:sz="0" w:space="0" w:color="auto"/>
                    <w:bottom w:val="none" w:sz="0" w:space="0" w:color="auto"/>
                    <w:right w:val="none" w:sz="0" w:space="0" w:color="auto"/>
                  </w:divBdr>
                </w:div>
                <w:div w:id="1691950660">
                  <w:marLeft w:val="640"/>
                  <w:marRight w:val="0"/>
                  <w:marTop w:val="0"/>
                  <w:marBottom w:val="0"/>
                  <w:divBdr>
                    <w:top w:val="none" w:sz="0" w:space="0" w:color="auto"/>
                    <w:left w:val="none" w:sz="0" w:space="0" w:color="auto"/>
                    <w:bottom w:val="none" w:sz="0" w:space="0" w:color="auto"/>
                    <w:right w:val="none" w:sz="0" w:space="0" w:color="auto"/>
                  </w:divBdr>
                </w:div>
                <w:div w:id="1278413244">
                  <w:marLeft w:val="640"/>
                  <w:marRight w:val="0"/>
                  <w:marTop w:val="0"/>
                  <w:marBottom w:val="0"/>
                  <w:divBdr>
                    <w:top w:val="none" w:sz="0" w:space="0" w:color="auto"/>
                    <w:left w:val="none" w:sz="0" w:space="0" w:color="auto"/>
                    <w:bottom w:val="none" w:sz="0" w:space="0" w:color="auto"/>
                    <w:right w:val="none" w:sz="0" w:space="0" w:color="auto"/>
                  </w:divBdr>
                </w:div>
                <w:div w:id="1527988403">
                  <w:marLeft w:val="640"/>
                  <w:marRight w:val="0"/>
                  <w:marTop w:val="0"/>
                  <w:marBottom w:val="0"/>
                  <w:divBdr>
                    <w:top w:val="none" w:sz="0" w:space="0" w:color="auto"/>
                    <w:left w:val="none" w:sz="0" w:space="0" w:color="auto"/>
                    <w:bottom w:val="none" w:sz="0" w:space="0" w:color="auto"/>
                    <w:right w:val="none" w:sz="0" w:space="0" w:color="auto"/>
                  </w:divBdr>
                </w:div>
                <w:div w:id="2143842105">
                  <w:marLeft w:val="640"/>
                  <w:marRight w:val="0"/>
                  <w:marTop w:val="0"/>
                  <w:marBottom w:val="0"/>
                  <w:divBdr>
                    <w:top w:val="none" w:sz="0" w:space="0" w:color="auto"/>
                    <w:left w:val="none" w:sz="0" w:space="0" w:color="auto"/>
                    <w:bottom w:val="none" w:sz="0" w:space="0" w:color="auto"/>
                    <w:right w:val="none" w:sz="0" w:space="0" w:color="auto"/>
                  </w:divBdr>
                </w:div>
                <w:div w:id="607472009">
                  <w:marLeft w:val="640"/>
                  <w:marRight w:val="0"/>
                  <w:marTop w:val="0"/>
                  <w:marBottom w:val="0"/>
                  <w:divBdr>
                    <w:top w:val="none" w:sz="0" w:space="0" w:color="auto"/>
                    <w:left w:val="none" w:sz="0" w:space="0" w:color="auto"/>
                    <w:bottom w:val="none" w:sz="0" w:space="0" w:color="auto"/>
                    <w:right w:val="none" w:sz="0" w:space="0" w:color="auto"/>
                  </w:divBdr>
                </w:div>
                <w:div w:id="1463696057">
                  <w:marLeft w:val="640"/>
                  <w:marRight w:val="0"/>
                  <w:marTop w:val="0"/>
                  <w:marBottom w:val="0"/>
                  <w:divBdr>
                    <w:top w:val="none" w:sz="0" w:space="0" w:color="auto"/>
                    <w:left w:val="none" w:sz="0" w:space="0" w:color="auto"/>
                    <w:bottom w:val="none" w:sz="0" w:space="0" w:color="auto"/>
                    <w:right w:val="none" w:sz="0" w:space="0" w:color="auto"/>
                  </w:divBdr>
                </w:div>
                <w:div w:id="269821967">
                  <w:marLeft w:val="640"/>
                  <w:marRight w:val="0"/>
                  <w:marTop w:val="0"/>
                  <w:marBottom w:val="0"/>
                  <w:divBdr>
                    <w:top w:val="none" w:sz="0" w:space="0" w:color="auto"/>
                    <w:left w:val="none" w:sz="0" w:space="0" w:color="auto"/>
                    <w:bottom w:val="none" w:sz="0" w:space="0" w:color="auto"/>
                    <w:right w:val="none" w:sz="0" w:space="0" w:color="auto"/>
                  </w:divBdr>
                </w:div>
                <w:div w:id="917247641">
                  <w:marLeft w:val="640"/>
                  <w:marRight w:val="0"/>
                  <w:marTop w:val="0"/>
                  <w:marBottom w:val="0"/>
                  <w:divBdr>
                    <w:top w:val="none" w:sz="0" w:space="0" w:color="auto"/>
                    <w:left w:val="none" w:sz="0" w:space="0" w:color="auto"/>
                    <w:bottom w:val="none" w:sz="0" w:space="0" w:color="auto"/>
                    <w:right w:val="none" w:sz="0" w:space="0" w:color="auto"/>
                  </w:divBdr>
                </w:div>
                <w:div w:id="409427276">
                  <w:marLeft w:val="640"/>
                  <w:marRight w:val="0"/>
                  <w:marTop w:val="0"/>
                  <w:marBottom w:val="0"/>
                  <w:divBdr>
                    <w:top w:val="none" w:sz="0" w:space="0" w:color="auto"/>
                    <w:left w:val="none" w:sz="0" w:space="0" w:color="auto"/>
                    <w:bottom w:val="none" w:sz="0" w:space="0" w:color="auto"/>
                    <w:right w:val="none" w:sz="0" w:space="0" w:color="auto"/>
                  </w:divBdr>
                </w:div>
                <w:div w:id="496650382">
                  <w:marLeft w:val="640"/>
                  <w:marRight w:val="0"/>
                  <w:marTop w:val="0"/>
                  <w:marBottom w:val="0"/>
                  <w:divBdr>
                    <w:top w:val="none" w:sz="0" w:space="0" w:color="auto"/>
                    <w:left w:val="none" w:sz="0" w:space="0" w:color="auto"/>
                    <w:bottom w:val="none" w:sz="0" w:space="0" w:color="auto"/>
                    <w:right w:val="none" w:sz="0" w:space="0" w:color="auto"/>
                  </w:divBdr>
                </w:div>
                <w:div w:id="1248883395">
                  <w:marLeft w:val="640"/>
                  <w:marRight w:val="0"/>
                  <w:marTop w:val="0"/>
                  <w:marBottom w:val="0"/>
                  <w:divBdr>
                    <w:top w:val="none" w:sz="0" w:space="0" w:color="auto"/>
                    <w:left w:val="none" w:sz="0" w:space="0" w:color="auto"/>
                    <w:bottom w:val="none" w:sz="0" w:space="0" w:color="auto"/>
                    <w:right w:val="none" w:sz="0" w:space="0" w:color="auto"/>
                  </w:divBdr>
                </w:div>
                <w:div w:id="1165897186">
                  <w:marLeft w:val="640"/>
                  <w:marRight w:val="0"/>
                  <w:marTop w:val="0"/>
                  <w:marBottom w:val="0"/>
                  <w:divBdr>
                    <w:top w:val="none" w:sz="0" w:space="0" w:color="auto"/>
                    <w:left w:val="none" w:sz="0" w:space="0" w:color="auto"/>
                    <w:bottom w:val="none" w:sz="0" w:space="0" w:color="auto"/>
                    <w:right w:val="none" w:sz="0" w:space="0" w:color="auto"/>
                  </w:divBdr>
                </w:div>
                <w:div w:id="2031367191">
                  <w:marLeft w:val="640"/>
                  <w:marRight w:val="0"/>
                  <w:marTop w:val="0"/>
                  <w:marBottom w:val="0"/>
                  <w:divBdr>
                    <w:top w:val="none" w:sz="0" w:space="0" w:color="auto"/>
                    <w:left w:val="none" w:sz="0" w:space="0" w:color="auto"/>
                    <w:bottom w:val="none" w:sz="0" w:space="0" w:color="auto"/>
                    <w:right w:val="none" w:sz="0" w:space="0" w:color="auto"/>
                  </w:divBdr>
                </w:div>
                <w:div w:id="1001128473">
                  <w:marLeft w:val="640"/>
                  <w:marRight w:val="0"/>
                  <w:marTop w:val="0"/>
                  <w:marBottom w:val="0"/>
                  <w:divBdr>
                    <w:top w:val="none" w:sz="0" w:space="0" w:color="auto"/>
                    <w:left w:val="none" w:sz="0" w:space="0" w:color="auto"/>
                    <w:bottom w:val="none" w:sz="0" w:space="0" w:color="auto"/>
                    <w:right w:val="none" w:sz="0" w:space="0" w:color="auto"/>
                  </w:divBdr>
                </w:div>
                <w:div w:id="1002706333">
                  <w:marLeft w:val="640"/>
                  <w:marRight w:val="0"/>
                  <w:marTop w:val="0"/>
                  <w:marBottom w:val="0"/>
                  <w:divBdr>
                    <w:top w:val="none" w:sz="0" w:space="0" w:color="auto"/>
                    <w:left w:val="none" w:sz="0" w:space="0" w:color="auto"/>
                    <w:bottom w:val="none" w:sz="0" w:space="0" w:color="auto"/>
                    <w:right w:val="none" w:sz="0" w:space="0" w:color="auto"/>
                  </w:divBdr>
                </w:div>
                <w:div w:id="1535342167">
                  <w:marLeft w:val="640"/>
                  <w:marRight w:val="0"/>
                  <w:marTop w:val="0"/>
                  <w:marBottom w:val="0"/>
                  <w:divBdr>
                    <w:top w:val="none" w:sz="0" w:space="0" w:color="auto"/>
                    <w:left w:val="none" w:sz="0" w:space="0" w:color="auto"/>
                    <w:bottom w:val="none" w:sz="0" w:space="0" w:color="auto"/>
                    <w:right w:val="none" w:sz="0" w:space="0" w:color="auto"/>
                  </w:divBdr>
                </w:div>
                <w:div w:id="1924558872">
                  <w:marLeft w:val="640"/>
                  <w:marRight w:val="0"/>
                  <w:marTop w:val="0"/>
                  <w:marBottom w:val="0"/>
                  <w:divBdr>
                    <w:top w:val="none" w:sz="0" w:space="0" w:color="auto"/>
                    <w:left w:val="none" w:sz="0" w:space="0" w:color="auto"/>
                    <w:bottom w:val="none" w:sz="0" w:space="0" w:color="auto"/>
                    <w:right w:val="none" w:sz="0" w:space="0" w:color="auto"/>
                  </w:divBdr>
                </w:div>
                <w:div w:id="2092963712">
                  <w:marLeft w:val="640"/>
                  <w:marRight w:val="0"/>
                  <w:marTop w:val="0"/>
                  <w:marBottom w:val="0"/>
                  <w:divBdr>
                    <w:top w:val="none" w:sz="0" w:space="0" w:color="auto"/>
                    <w:left w:val="none" w:sz="0" w:space="0" w:color="auto"/>
                    <w:bottom w:val="none" w:sz="0" w:space="0" w:color="auto"/>
                    <w:right w:val="none" w:sz="0" w:space="0" w:color="auto"/>
                  </w:divBdr>
                </w:div>
                <w:div w:id="1119956620">
                  <w:marLeft w:val="640"/>
                  <w:marRight w:val="0"/>
                  <w:marTop w:val="0"/>
                  <w:marBottom w:val="0"/>
                  <w:divBdr>
                    <w:top w:val="none" w:sz="0" w:space="0" w:color="auto"/>
                    <w:left w:val="none" w:sz="0" w:space="0" w:color="auto"/>
                    <w:bottom w:val="none" w:sz="0" w:space="0" w:color="auto"/>
                    <w:right w:val="none" w:sz="0" w:space="0" w:color="auto"/>
                  </w:divBdr>
                </w:div>
                <w:div w:id="79761454">
                  <w:marLeft w:val="640"/>
                  <w:marRight w:val="0"/>
                  <w:marTop w:val="0"/>
                  <w:marBottom w:val="0"/>
                  <w:divBdr>
                    <w:top w:val="none" w:sz="0" w:space="0" w:color="auto"/>
                    <w:left w:val="none" w:sz="0" w:space="0" w:color="auto"/>
                    <w:bottom w:val="none" w:sz="0" w:space="0" w:color="auto"/>
                    <w:right w:val="none" w:sz="0" w:space="0" w:color="auto"/>
                  </w:divBdr>
                </w:div>
                <w:div w:id="20674075">
                  <w:marLeft w:val="640"/>
                  <w:marRight w:val="0"/>
                  <w:marTop w:val="0"/>
                  <w:marBottom w:val="0"/>
                  <w:divBdr>
                    <w:top w:val="none" w:sz="0" w:space="0" w:color="auto"/>
                    <w:left w:val="none" w:sz="0" w:space="0" w:color="auto"/>
                    <w:bottom w:val="none" w:sz="0" w:space="0" w:color="auto"/>
                    <w:right w:val="none" w:sz="0" w:space="0" w:color="auto"/>
                  </w:divBdr>
                </w:div>
                <w:div w:id="1913928308">
                  <w:marLeft w:val="640"/>
                  <w:marRight w:val="0"/>
                  <w:marTop w:val="0"/>
                  <w:marBottom w:val="0"/>
                  <w:divBdr>
                    <w:top w:val="none" w:sz="0" w:space="0" w:color="auto"/>
                    <w:left w:val="none" w:sz="0" w:space="0" w:color="auto"/>
                    <w:bottom w:val="none" w:sz="0" w:space="0" w:color="auto"/>
                    <w:right w:val="none" w:sz="0" w:space="0" w:color="auto"/>
                  </w:divBdr>
                </w:div>
                <w:div w:id="304355908">
                  <w:marLeft w:val="640"/>
                  <w:marRight w:val="0"/>
                  <w:marTop w:val="0"/>
                  <w:marBottom w:val="0"/>
                  <w:divBdr>
                    <w:top w:val="none" w:sz="0" w:space="0" w:color="auto"/>
                    <w:left w:val="none" w:sz="0" w:space="0" w:color="auto"/>
                    <w:bottom w:val="none" w:sz="0" w:space="0" w:color="auto"/>
                    <w:right w:val="none" w:sz="0" w:space="0" w:color="auto"/>
                  </w:divBdr>
                </w:div>
                <w:div w:id="1324506720">
                  <w:marLeft w:val="640"/>
                  <w:marRight w:val="0"/>
                  <w:marTop w:val="0"/>
                  <w:marBottom w:val="0"/>
                  <w:divBdr>
                    <w:top w:val="none" w:sz="0" w:space="0" w:color="auto"/>
                    <w:left w:val="none" w:sz="0" w:space="0" w:color="auto"/>
                    <w:bottom w:val="none" w:sz="0" w:space="0" w:color="auto"/>
                    <w:right w:val="none" w:sz="0" w:space="0" w:color="auto"/>
                  </w:divBdr>
                </w:div>
                <w:div w:id="1480658401">
                  <w:marLeft w:val="640"/>
                  <w:marRight w:val="0"/>
                  <w:marTop w:val="0"/>
                  <w:marBottom w:val="0"/>
                  <w:divBdr>
                    <w:top w:val="none" w:sz="0" w:space="0" w:color="auto"/>
                    <w:left w:val="none" w:sz="0" w:space="0" w:color="auto"/>
                    <w:bottom w:val="none" w:sz="0" w:space="0" w:color="auto"/>
                    <w:right w:val="none" w:sz="0" w:space="0" w:color="auto"/>
                  </w:divBdr>
                </w:div>
                <w:div w:id="1890720747">
                  <w:marLeft w:val="640"/>
                  <w:marRight w:val="0"/>
                  <w:marTop w:val="0"/>
                  <w:marBottom w:val="0"/>
                  <w:divBdr>
                    <w:top w:val="none" w:sz="0" w:space="0" w:color="auto"/>
                    <w:left w:val="none" w:sz="0" w:space="0" w:color="auto"/>
                    <w:bottom w:val="none" w:sz="0" w:space="0" w:color="auto"/>
                    <w:right w:val="none" w:sz="0" w:space="0" w:color="auto"/>
                  </w:divBdr>
                </w:div>
                <w:div w:id="1536237599">
                  <w:marLeft w:val="640"/>
                  <w:marRight w:val="0"/>
                  <w:marTop w:val="0"/>
                  <w:marBottom w:val="0"/>
                  <w:divBdr>
                    <w:top w:val="none" w:sz="0" w:space="0" w:color="auto"/>
                    <w:left w:val="none" w:sz="0" w:space="0" w:color="auto"/>
                    <w:bottom w:val="none" w:sz="0" w:space="0" w:color="auto"/>
                    <w:right w:val="none" w:sz="0" w:space="0" w:color="auto"/>
                  </w:divBdr>
                </w:div>
                <w:div w:id="1702199009">
                  <w:marLeft w:val="640"/>
                  <w:marRight w:val="0"/>
                  <w:marTop w:val="0"/>
                  <w:marBottom w:val="0"/>
                  <w:divBdr>
                    <w:top w:val="none" w:sz="0" w:space="0" w:color="auto"/>
                    <w:left w:val="none" w:sz="0" w:space="0" w:color="auto"/>
                    <w:bottom w:val="none" w:sz="0" w:space="0" w:color="auto"/>
                    <w:right w:val="none" w:sz="0" w:space="0" w:color="auto"/>
                  </w:divBdr>
                </w:div>
                <w:div w:id="2128964916">
                  <w:marLeft w:val="640"/>
                  <w:marRight w:val="0"/>
                  <w:marTop w:val="0"/>
                  <w:marBottom w:val="0"/>
                  <w:divBdr>
                    <w:top w:val="none" w:sz="0" w:space="0" w:color="auto"/>
                    <w:left w:val="none" w:sz="0" w:space="0" w:color="auto"/>
                    <w:bottom w:val="none" w:sz="0" w:space="0" w:color="auto"/>
                    <w:right w:val="none" w:sz="0" w:space="0" w:color="auto"/>
                  </w:divBdr>
                </w:div>
                <w:div w:id="329606876">
                  <w:marLeft w:val="640"/>
                  <w:marRight w:val="0"/>
                  <w:marTop w:val="0"/>
                  <w:marBottom w:val="0"/>
                  <w:divBdr>
                    <w:top w:val="none" w:sz="0" w:space="0" w:color="auto"/>
                    <w:left w:val="none" w:sz="0" w:space="0" w:color="auto"/>
                    <w:bottom w:val="none" w:sz="0" w:space="0" w:color="auto"/>
                    <w:right w:val="none" w:sz="0" w:space="0" w:color="auto"/>
                  </w:divBdr>
                </w:div>
              </w:divsChild>
            </w:div>
            <w:div w:id="1735659073">
              <w:marLeft w:val="0"/>
              <w:marRight w:val="0"/>
              <w:marTop w:val="0"/>
              <w:marBottom w:val="0"/>
              <w:divBdr>
                <w:top w:val="none" w:sz="0" w:space="0" w:color="auto"/>
                <w:left w:val="none" w:sz="0" w:space="0" w:color="auto"/>
                <w:bottom w:val="none" w:sz="0" w:space="0" w:color="auto"/>
                <w:right w:val="none" w:sz="0" w:space="0" w:color="auto"/>
              </w:divBdr>
              <w:divsChild>
                <w:div w:id="1133525005">
                  <w:marLeft w:val="640"/>
                  <w:marRight w:val="0"/>
                  <w:marTop w:val="0"/>
                  <w:marBottom w:val="0"/>
                  <w:divBdr>
                    <w:top w:val="none" w:sz="0" w:space="0" w:color="auto"/>
                    <w:left w:val="none" w:sz="0" w:space="0" w:color="auto"/>
                    <w:bottom w:val="none" w:sz="0" w:space="0" w:color="auto"/>
                    <w:right w:val="none" w:sz="0" w:space="0" w:color="auto"/>
                  </w:divBdr>
                </w:div>
                <w:div w:id="113522539">
                  <w:marLeft w:val="640"/>
                  <w:marRight w:val="0"/>
                  <w:marTop w:val="0"/>
                  <w:marBottom w:val="0"/>
                  <w:divBdr>
                    <w:top w:val="none" w:sz="0" w:space="0" w:color="auto"/>
                    <w:left w:val="none" w:sz="0" w:space="0" w:color="auto"/>
                    <w:bottom w:val="none" w:sz="0" w:space="0" w:color="auto"/>
                    <w:right w:val="none" w:sz="0" w:space="0" w:color="auto"/>
                  </w:divBdr>
                </w:div>
                <w:div w:id="470370849">
                  <w:marLeft w:val="640"/>
                  <w:marRight w:val="0"/>
                  <w:marTop w:val="0"/>
                  <w:marBottom w:val="0"/>
                  <w:divBdr>
                    <w:top w:val="none" w:sz="0" w:space="0" w:color="auto"/>
                    <w:left w:val="none" w:sz="0" w:space="0" w:color="auto"/>
                    <w:bottom w:val="none" w:sz="0" w:space="0" w:color="auto"/>
                    <w:right w:val="none" w:sz="0" w:space="0" w:color="auto"/>
                  </w:divBdr>
                </w:div>
                <w:div w:id="686368805">
                  <w:marLeft w:val="640"/>
                  <w:marRight w:val="0"/>
                  <w:marTop w:val="0"/>
                  <w:marBottom w:val="0"/>
                  <w:divBdr>
                    <w:top w:val="none" w:sz="0" w:space="0" w:color="auto"/>
                    <w:left w:val="none" w:sz="0" w:space="0" w:color="auto"/>
                    <w:bottom w:val="none" w:sz="0" w:space="0" w:color="auto"/>
                    <w:right w:val="none" w:sz="0" w:space="0" w:color="auto"/>
                  </w:divBdr>
                </w:div>
                <w:div w:id="283389314">
                  <w:marLeft w:val="640"/>
                  <w:marRight w:val="0"/>
                  <w:marTop w:val="0"/>
                  <w:marBottom w:val="0"/>
                  <w:divBdr>
                    <w:top w:val="none" w:sz="0" w:space="0" w:color="auto"/>
                    <w:left w:val="none" w:sz="0" w:space="0" w:color="auto"/>
                    <w:bottom w:val="none" w:sz="0" w:space="0" w:color="auto"/>
                    <w:right w:val="none" w:sz="0" w:space="0" w:color="auto"/>
                  </w:divBdr>
                </w:div>
                <w:div w:id="1926373593">
                  <w:marLeft w:val="640"/>
                  <w:marRight w:val="0"/>
                  <w:marTop w:val="0"/>
                  <w:marBottom w:val="0"/>
                  <w:divBdr>
                    <w:top w:val="none" w:sz="0" w:space="0" w:color="auto"/>
                    <w:left w:val="none" w:sz="0" w:space="0" w:color="auto"/>
                    <w:bottom w:val="none" w:sz="0" w:space="0" w:color="auto"/>
                    <w:right w:val="none" w:sz="0" w:space="0" w:color="auto"/>
                  </w:divBdr>
                </w:div>
                <w:div w:id="442309773">
                  <w:marLeft w:val="640"/>
                  <w:marRight w:val="0"/>
                  <w:marTop w:val="0"/>
                  <w:marBottom w:val="0"/>
                  <w:divBdr>
                    <w:top w:val="none" w:sz="0" w:space="0" w:color="auto"/>
                    <w:left w:val="none" w:sz="0" w:space="0" w:color="auto"/>
                    <w:bottom w:val="none" w:sz="0" w:space="0" w:color="auto"/>
                    <w:right w:val="none" w:sz="0" w:space="0" w:color="auto"/>
                  </w:divBdr>
                </w:div>
                <w:div w:id="2039815583">
                  <w:marLeft w:val="640"/>
                  <w:marRight w:val="0"/>
                  <w:marTop w:val="0"/>
                  <w:marBottom w:val="0"/>
                  <w:divBdr>
                    <w:top w:val="none" w:sz="0" w:space="0" w:color="auto"/>
                    <w:left w:val="none" w:sz="0" w:space="0" w:color="auto"/>
                    <w:bottom w:val="none" w:sz="0" w:space="0" w:color="auto"/>
                    <w:right w:val="none" w:sz="0" w:space="0" w:color="auto"/>
                  </w:divBdr>
                </w:div>
                <w:div w:id="589699502">
                  <w:marLeft w:val="640"/>
                  <w:marRight w:val="0"/>
                  <w:marTop w:val="0"/>
                  <w:marBottom w:val="0"/>
                  <w:divBdr>
                    <w:top w:val="none" w:sz="0" w:space="0" w:color="auto"/>
                    <w:left w:val="none" w:sz="0" w:space="0" w:color="auto"/>
                    <w:bottom w:val="none" w:sz="0" w:space="0" w:color="auto"/>
                    <w:right w:val="none" w:sz="0" w:space="0" w:color="auto"/>
                  </w:divBdr>
                </w:div>
                <w:div w:id="1642465888">
                  <w:marLeft w:val="640"/>
                  <w:marRight w:val="0"/>
                  <w:marTop w:val="0"/>
                  <w:marBottom w:val="0"/>
                  <w:divBdr>
                    <w:top w:val="none" w:sz="0" w:space="0" w:color="auto"/>
                    <w:left w:val="none" w:sz="0" w:space="0" w:color="auto"/>
                    <w:bottom w:val="none" w:sz="0" w:space="0" w:color="auto"/>
                    <w:right w:val="none" w:sz="0" w:space="0" w:color="auto"/>
                  </w:divBdr>
                </w:div>
                <w:div w:id="1007710136">
                  <w:marLeft w:val="640"/>
                  <w:marRight w:val="0"/>
                  <w:marTop w:val="0"/>
                  <w:marBottom w:val="0"/>
                  <w:divBdr>
                    <w:top w:val="none" w:sz="0" w:space="0" w:color="auto"/>
                    <w:left w:val="none" w:sz="0" w:space="0" w:color="auto"/>
                    <w:bottom w:val="none" w:sz="0" w:space="0" w:color="auto"/>
                    <w:right w:val="none" w:sz="0" w:space="0" w:color="auto"/>
                  </w:divBdr>
                </w:div>
                <w:div w:id="1884556715">
                  <w:marLeft w:val="640"/>
                  <w:marRight w:val="0"/>
                  <w:marTop w:val="0"/>
                  <w:marBottom w:val="0"/>
                  <w:divBdr>
                    <w:top w:val="none" w:sz="0" w:space="0" w:color="auto"/>
                    <w:left w:val="none" w:sz="0" w:space="0" w:color="auto"/>
                    <w:bottom w:val="none" w:sz="0" w:space="0" w:color="auto"/>
                    <w:right w:val="none" w:sz="0" w:space="0" w:color="auto"/>
                  </w:divBdr>
                </w:div>
                <w:div w:id="806969125">
                  <w:marLeft w:val="640"/>
                  <w:marRight w:val="0"/>
                  <w:marTop w:val="0"/>
                  <w:marBottom w:val="0"/>
                  <w:divBdr>
                    <w:top w:val="none" w:sz="0" w:space="0" w:color="auto"/>
                    <w:left w:val="none" w:sz="0" w:space="0" w:color="auto"/>
                    <w:bottom w:val="none" w:sz="0" w:space="0" w:color="auto"/>
                    <w:right w:val="none" w:sz="0" w:space="0" w:color="auto"/>
                  </w:divBdr>
                </w:div>
                <w:div w:id="716709917">
                  <w:marLeft w:val="640"/>
                  <w:marRight w:val="0"/>
                  <w:marTop w:val="0"/>
                  <w:marBottom w:val="0"/>
                  <w:divBdr>
                    <w:top w:val="none" w:sz="0" w:space="0" w:color="auto"/>
                    <w:left w:val="none" w:sz="0" w:space="0" w:color="auto"/>
                    <w:bottom w:val="none" w:sz="0" w:space="0" w:color="auto"/>
                    <w:right w:val="none" w:sz="0" w:space="0" w:color="auto"/>
                  </w:divBdr>
                </w:div>
                <w:div w:id="1321227853">
                  <w:marLeft w:val="640"/>
                  <w:marRight w:val="0"/>
                  <w:marTop w:val="0"/>
                  <w:marBottom w:val="0"/>
                  <w:divBdr>
                    <w:top w:val="none" w:sz="0" w:space="0" w:color="auto"/>
                    <w:left w:val="none" w:sz="0" w:space="0" w:color="auto"/>
                    <w:bottom w:val="none" w:sz="0" w:space="0" w:color="auto"/>
                    <w:right w:val="none" w:sz="0" w:space="0" w:color="auto"/>
                  </w:divBdr>
                </w:div>
                <w:div w:id="1829250612">
                  <w:marLeft w:val="640"/>
                  <w:marRight w:val="0"/>
                  <w:marTop w:val="0"/>
                  <w:marBottom w:val="0"/>
                  <w:divBdr>
                    <w:top w:val="none" w:sz="0" w:space="0" w:color="auto"/>
                    <w:left w:val="none" w:sz="0" w:space="0" w:color="auto"/>
                    <w:bottom w:val="none" w:sz="0" w:space="0" w:color="auto"/>
                    <w:right w:val="none" w:sz="0" w:space="0" w:color="auto"/>
                  </w:divBdr>
                </w:div>
                <w:div w:id="388185957">
                  <w:marLeft w:val="640"/>
                  <w:marRight w:val="0"/>
                  <w:marTop w:val="0"/>
                  <w:marBottom w:val="0"/>
                  <w:divBdr>
                    <w:top w:val="none" w:sz="0" w:space="0" w:color="auto"/>
                    <w:left w:val="none" w:sz="0" w:space="0" w:color="auto"/>
                    <w:bottom w:val="none" w:sz="0" w:space="0" w:color="auto"/>
                    <w:right w:val="none" w:sz="0" w:space="0" w:color="auto"/>
                  </w:divBdr>
                </w:div>
                <w:div w:id="1068067586">
                  <w:marLeft w:val="640"/>
                  <w:marRight w:val="0"/>
                  <w:marTop w:val="0"/>
                  <w:marBottom w:val="0"/>
                  <w:divBdr>
                    <w:top w:val="none" w:sz="0" w:space="0" w:color="auto"/>
                    <w:left w:val="none" w:sz="0" w:space="0" w:color="auto"/>
                    <w:bottom w:val="none" w:sz="0" w:space="0" w:color="auto"/>
                    <w:right w:val="none" w:sz="0" w:space="0" w:color="auto"/>
                  </w:divBdr>
                </w:div>
                <w:div w:id="2097707379">
                  <w:marLeft w:val="640"/>
                  <w:marRight w:val="0"/>
                  <w:marTop w:val="0"/>
                  <w:marBottom w:val="0"/>
                  <w:divBdr>
                    <w:top w:val="none" w:sz="0" w:space="0" w:color="auto"/>
                    <w:left w:val="none" w:sz="0" w:space="0" w:color="auto"/>
                    <w:bottom w:val="none" w:sz="0" w:space="0" w:color="auto"/>
                    <w:right w:val="none" w:sz="0" w:space="0" w:color="auto"/>
                  </w:divBdr>
                </w:div>
                <w:div w:id="156655774">
                  <w:marLeft w:val="640"/>
                  <w:marRight w:val="0"/>
                  <w:marTop w:val="0"/>
                  <w:marBottom w:val="0"/>
                  <w:divBdr>
                    <w:top w:val="none" w:sz="0" w:space="0" w:color="auto"/>
                    <w:left w:val="none" w:sz="0" w:space="0" w:color="auto"/>
                    <w:bottom w:val="none" w:sz="0" w:space="0" w:color="auto"/>
                    <w:right w:val="none" w:sz="0" w:space="0" w:color="auto"/>
                  </w:divBdr>
                </w:div>
                <w:div w:id="1098909772">
                  <w:marLeft w:val="640"/>
                  <w:marRight w:val="0"/>
                  <w:marTop w:val="0"/>
                  <w:marBottom w:val="0"/>
                  <w:divBdr>
                    <w:top w:val="none" w:sz="0" w:space="0" w:color="auto"/>
                    <w:left w:val="none" w:sz="0" w:space="0" w:color="auto"/>
                    <w:bottom w:val="none" w:sz="0" w:space="0" w:color="auto"/>
                    <w:right w:val="none" w:sz="0" w:space="0" w:color="auto"/>
                  </w:divBdr>
                </w:div>
                <w:div w:id="1345523054">
                  <w:marLeft w:val="640"/>
                  <w:marRight w:val="0"/>
                  <w:marTop w:val="0"/>
                  <w:marBottom w:val="0"/>
                  <w:divBdr>
                    <w:top w:val="none" w:sz="0" w:space="0" w:color="auto"/>
                    <w:left w:val="none" w:sz="0" w:space="0" w:color="auto"/>
                    <w:bottom w:val="none" w:sz="0" w:space="0" w:color="auto"/>
                    <w:right w:val="none" w:sz="0" w:space="0" w:color="auto"/>
                  </w:divBdr>
                </w:div>
                <w:div w:id="386681997">
                  <w:marLeft w:val="640"/>
                  <w:marRight w:val="0"/>
                  <w:marTop w:val="0"/>
                  <w:marBottom w:val="0"/>
                  <w:divBdr>
                    <w:top w:val="none" w:sz="0" w:space="0" w:color="auto"/>
                    <w:left w:val="none" w:sz="0" w:space="0" w:color="auto"/>
                    <w:bottom w:val="none" w:sz="0" w:space="0" w:color="auto"/>
                    <w:right w:val="none" w:sz="0" w:space="0" w:color="auto"/>
                  </w:divBdr>
                </w:div>
                <w:div w:id="540216332">
                  <w:marLeft w:val="640"/>
                  <w:marRight w:val="0"/>
                  <w:marTop w:val="0"/>
                  <w:marBottom w:val="0"/>
                  <w:divBdr>
                    <w:top w:val="none" w:sz="0" w:space="0" w:color="auto"/>
                    <w:left w:val="none" w:sz="0" w:space="0" w:color="auto"/>
                    <w:bottom w:val="none" w:sz="0" w:space="0" w:color="auto"/>
                    <w:right w:val="none" w:sz="0" w:space="0" w:color="auto"/>
                  </w:divBdr>
                </w:div>
                <w:div w:id="1125738322">
                  <w:marLeft w:val="640"/>
                  <w:marRight w:val="0"/>
                  <w:marTop w:val="0"/>
                  <w:marBottom w:val="0"/>
                  <w:divBdr>
                    <w:top w:val="none" w:sz="0" w:space="0" w:color="auto"/>
                    <w:left w:val="none" w:sz="0" w:space="0" w:color="auto"/>
                    <w:bottom w:val="none" w:sz="0" w:space="0" w:color="auto"/>
                    <w:right w:val="none" w:sz="0" w:space="0" w:color="auto"/>
                  </w:divBdr>
                </w:div>
                <w:div w:id="808207611">
                  <w:marLeft w:val="640"/>
                  <w:marRight w:val="0"/>
                  <w:marTop w:val="0"/>
                  <w:marBottom w:val="0"/>
                  <w:divBdr>
                    <w:top w:val="none" w:sz="0" w:space="0" w:color="auto"/>
                    <w:left w:val="none" w:sz="0" w:space="0" w:color="auto"/>
                    <w:bottom w:val="none" w:sz="0" w:space="0" w:color="auto"/>
                    <w:right w:val="none" w:sz="0" w:space="0" w:color="auto"/>
                  </w:divBdr>
                </w:div>
                <w:div w:id="411703981">
                  <w:marLeft w:val="640"/>
                  <w:marRight w:val="0"/>
                  <w:marTop w:val="0"/>
                  <w:marBottom w:val="0"/>
                  <w:divBdr>
                    <w:top w:val="none" w:sz="0" w:space="0" w:color="auto"/>
                    <w:left w:val="none" w:sz="0" w:space="0" w:color="auto"/>
                    <w:bottom w:val="none" w:sz="0" w:space="0" w:color="auto"/>
                    <w:right w:val="none" w:sz="0" w:space="0" w:color="auto"/>
                  </w:divBdr>
                </w:div>
                <w:div w:id="358242399">
                  <w:marLeft w:val="640"/>
                  <w:marRight w:val="0"/>
                  <w:marTop w:val="0"/>
                  <w:marBottom w:val="0"/>
                  <w:divBdr>
                    <w:top w:val="none" w:sz="0" w:space="0" w:color="auto"/>
                    <w:left w:val="none" w:sz="0" w:space="0" w:color="auto"/>
                    <w:bottom w:val="none" w:sz="0" w:space="0" w:color="auto"/>
                    <w:right w:val="none" w:sz="0" w:space="0" w:color="auto"/>
                  </w:divBdr>
                </w:div>
                <w:div w:id="1450858770">
                  <w:marLeft w:val="640"/>
                  <w:marRight w:val="0"/>
                  <w:marTop w:val="0"/>
                  <w:marBottom w:val="0"/>
                  <w:divBdr>
                    <w:top w:val="none" w:sz="0" w:space="0" w:color="auto"/>
                    <w:left w:val="none" w:sz="0" w:space="0" w:color="auto"/>
                    <w:bottom w:val="none" w:sz="0" w:space="0" w:color="auto"/>
                    <w:right w:val="none" w:sz="0" w:space="0" w:color="auto"/>
                  </w:divBdr>
                </w:div>
                <w:div w:id="154497521">
                  <w:marLeft w:val="640"/>
                  <w:marRight w:val="0"/>
                  <w:marTop w:val="0"/>
                  <w:marBottom w:val="0"/>
                  <w:divBdr>
                    <w:top w:val="none" w:sz="0" w:space="0" w:color="auto"/>
                    <w:left w:val="none" w:sz="0" w:space="0" w:color="auto"/>
                    <w:bottom w:val="none" w:sz="0" w:space="0" w:color="auto"/>
                    <w:right w:val="none" w:sz="0" w:space="0" w:color="auto"/>
                  </w:divBdr>
                </w:div>
                <w:div w:id="2079358972">
                  <w:marLeft w:val="640"/>
                  <w:marRight w:val="0"/>
                  <w:marTop w:val="0"/>
                  <w:marBottom w:val="0"/>
                  <w:divBdr>
                    <w:top w:val="none" w:sz="0" w:space="0" w:color="auto"/>
                    <w:left w:val="none" w:sz="0" w:space="0" w:color="auto"/>
                    <w:bottom w:val="none" w:sz="0" w:space="0" w:color="auto"/>
                    <w:right w:val="none" w:sz="0" w:space="0" w:color="auto"/>
                  </w:divBdr>
                </w:div>
                <w:div w:id="766465461">
                  <w:marLeft w:val="640"/>
                  <w:marRight w:val="0"/>
                  <w:marTop w:val="0"/>
                  <w:marBottom w:val="0"/>
                  <w:divBdr>
                    <w:top w:val="none" w:sz="0" w:space="0" w:color="auto"/>
                    <w:left w:val="none" w:sz="0" w:space="0" w:color="auto"/>
                    <w:bottom w:val="none" w:sz="0" w:space="0" w:color="auto"/>
                    <w:right w:val="none" w:sz="0" w:space="0" w:color="auto"/>
                  </w:divBdr>
                </w:div>
                <w:div w:id="281768507">
                  <w:marLeft w:val="640"/>
                  <w:marRight w:val="0"/>
                  <w:marTop w:val="0"/>
                  <w:marBottom w:val="0"/>
                  <w:divBdr>
                    <w:top w:val="none" w:sz="0" w:space="0" w:color="auto"/>
                    <w:left w:val="none" w:sz="0" w:space="0" w:color="auto"/>
                    <w:bottom w:val="none" w:sz="0" w:space="0" w:color="auto"/>
                    <w:right w:val="none" w:sz="0" w:space="0" w:color="auto"/>
                  </w:divBdr>
                </w:div>
                <w:div w:id="1425570518">
                  <w:marLeft w:val="640"/>
                  <w:marRight w:val="0"/>
                  <w:marTop w:val="0"/>
                  <w:marBottom w:val="0"/>
                  <w:divBdr>
                    <w:top w:val="none" w:sz="0" w:space="0" w:color="auto"/>
                    <w:left w:val="none" w:sz="0" w:space="0" w:color="auto"/>
                    <w:bottom w:val="none" w:sz="0" w:space="0" w:color="auto"/>
                    <w:right w:val="none" w:sz="0" w:space="0" w:color="auto"/>
                  </w:divBdr>
                </w:div>
                <w:div w:id="590890001">
                  <w:marLeft w:val="640"/>
                  <w:marRight w:val="0"/>
                  <w:marTop w:val="0"/>
                  <w:marBottom w:val="0"/>
                  <w:divBdr>
                    <w:top w:val="none" w:sz="0" w:space="0" w:color="auto"/>
                    <w:left w:val="none" w:sz="0" w:space="0" w:color="auto"/>
                    <w:bottom w:val="none" w:sz="0" w:space="0" w:color="auto"/>
                    <w:right w:val="none" w:sz="0" w:space="0" w:color="auto"/>
                  </w:divBdr>
                </w:div>
                <w:div w:id="452018876">
                  <w:marLeft w:val="640"/>
                  <w:marRight w:val="0"/>
                  <w:marTop w:val="0"/>
                  <w:marBottom w:val="0"/>
                  <w:divBdr>
                    <w:top w:val="none" w:sz="0" w:space="0" w:color="auto"/>
                    <w:left w:val="none" w:sz="0" w:space="0" w:color="auto"/>
                    <w:bottom w:val="none" w:sz="0" w:space="0" w:color="auto"/>
                    <w:right w:val="none" w:sz="0" w:space="0" w:color="auto"/>
                  </w:divBdr>
                </w:div>
                <w:div w:id="222257329">
                  <w:marLeft w:val="640"/>
                  <w:marRight w:val="0"/>
                  <w:marTop w:val="0"/>
                  <w:marBottom w:val="0"/>
                  <w:divBdr>
                    <w:top w:val="none" w:sz="0" w:space="0" w:color="auto"/>
                    <w:left w:val="none" w:sz="0" w:space="0" w:color="auto"/>
                    <w:bottom w:val="none" w:sz="0" w:space="0" w:color="auto"/>
                    <w:right w:val="none" w:sz="0" w:space="0" w:color="auto"/>
                  </w:divBdr>
                </w:div>
                <w:div w:id="649794542">
                  <w:marLeft w:val="640"/>
                  <w:marRight w:val="0"/>
                  <w:marTop w:val="0"/>
                  <w:marBottom w:val="0"/>
                  <w:divBdr>
                    <w:top w:val="none" w:sz="0" w:space="0" w:color="auto"/>
                    <w:left w:val="none" w:sz="0" w:space="0" w:color="auto"/>
                    <w:bottom w:val="none" w:sz="0" w:space="0" w:color="auto"/>
                    <w:right w:val="none" w:sz="0" w:space="0" w:color="auto"/>
                  </w:divBdr>
                </w:div>
                <w:div w:id="1601915636">
                  <w:marLeft w:val="640"/>
                  <w:marRight w:val="0"/>
                  <w:marTop w:val="0"/>
                  <w:marBottom w:val="0"/>
                  <w:divBdr>
                    <w:top w:val="none" w:sz="0" w:space="0" w:color="auto"/>
                    <w:left w:val="none" w:sz="0" w:space="0" w:color="auto"/>
                    <w:bottom w:val="none" w:sz="0" w:space="0" w:color="auto"/>
                    <w:right w:val="none" w:sz="0" w:space="0" w:color="auto"/>
                  </w:divBdr>
                </w:div>
                <w:div w:id="145633822">
                  <w:marLeft w:val="640"/>
                  <w:marRight w:val="0"/>
                  <w:marTop w:val="0"/>
                  <w:marBottom w:val="0"/>
                  <w:divBdr>
                    <w:top w:val="none" w:sz="0" w:space="0" w:color="auto"/>
                    <w:left w:val="none" w:sz="0" w:space="0" w:color="auto"/>
                    <w:bottom w:val="none" w:sz="0" w:space="0" w:color="auto"/>
                    <w:right w:val="none" w:sz="0" w:space="0" w:color="auto"/>
                  </w:divBdr>
                </w:div>
                <w:div w:id="1083407332">
                  <w:marLeft w:val="640"/>
                  <w:marRight w:val="0"/>
                  <w:marTop w:val="0"/>
                  <w:marBottom w:val="0"/>
                  <w:divBdr>
                    <w:top w:val="none" w:sz="0" w:space="0" w:color="auto"/>
                    <w:left w:val="none" w:sz="0" w:space="0" w:color="auto"/>
                    <w:bottom w:val="none" w:sz="0" w:space="0" w:color="auto"/>
                    <w:right w:val="none" w:sz="0" w:space="0" w:color="auto"/>
                  </w:divBdr>
                </w:div>
                <w:div w:id="1697849447">
                  <w:marLeft w:val="640"/>
                  <w:marRight w:val="0"/>
                  <w:marTop w:val="0"/>
                  <w:marBottom w:val="0"/>
                  <w:divBdr>
                    <w:top w:val="none" w:sz="0" w:space="0" w:color="auto"/>
                    <w:left w:val="none" w:sz="0" w:space="0" w:color="auto"/>
                    <w:bottom w:val="none" w:sz="0" w:space="0" w:color="auto"/>
                    <w:right w:val="none" w:sz="0" w:space="0" w:color="auto"/>
                  </w:divBdr>
                </w:div>
                <w:div w:id="1777745619">
                  <w:marLeft w:val="640"/>
                  <w:marRight w:val="0"/>
                  <w:marTop w:val="0"/>
                  <w:marBottom w:val="0"/>
                  <w:divBdr>
                    <w:top w:val="none" w:sz="0" w:space="0" w:color="auto"/>
                    <w:left w:val="none" w:sz="0" w:space="0" w:color="auto"/>
                    <w:bottom w:val="none" w:sz="0" w:space="0" w:color="auto"/>
                    <w:right w:val="none" w:sz="0" w:space="0" w:color="auto"/>
                  </w:divBdr>
                </w:div>
                <w:div w:id="1220282749">
                  <w:marLeft w:val="640"/>
                  <w:marRight w:val="0"/>
                  <w:marTop w:val="0"/>
                  <w:marBottom w:val="0"/>
                  <w:divBdr>
                    <w:top w:val="none" w:sz="0" w:space="0" w:color="auto"/>
                    <w:left w:val="none" w:sz="0" w:space="0" w:color="auto"/>
                    <w:bottom w:val="none" w:sz="0" w:space="0" w:color="auto"/>
                    <w:right w:val="none" w:sz="0" w:space="0" w:color="auto"/>
                  </w:divBdr>
                </w:div>
                <w:div w:id="897326133">
                  <w:marLeft w:val="640"/>
                  <w:marRight w:val="0"/>
                  <w:marTop w:val="0"/>
                  <w:marBottom w:val="0"/>
                  <w:divBdr>
                    <w:top w:val="none" w:sz="0" w:space="0" w:color="auto"/>
                    <w:left w:val="none" w:sz="0" w:space="0" w:color="auto"/>
                    <w:bottom w:val="none" w:sz="0" w:space="0" w:color="auto"/>
                    <w:right w:val="none" w:sz="0" w:space="0" w:color="auto"/>
                  </w:divBdr>
                </w:div>
                <w:div w:id="1318269954">
                  <w:marLeft w:val="640"/>
                  <w:marRight w:val="0"/>
                  <w:marTop w:val="0"/>
                  <w:marBottom w:val="0"/>
                  <w:divBdr>
                    <w:top w:val="none" w:sz="0" w:space="0" w:color="auto"/>
                    <w:left w:val="none" w:sz="0" w:space="0" w:color="auto"/>
                    <w:bottom w:val="none" w:sz="0" w:space="0" w:color="auto"/>
                    <w:right w:val="none" w:sz="0" w:space="0" w:color="auto"/>
                  </w:divBdr>
                </w:div>
                <w:div w:id="820776577">
                  <w:marLeft w:val="640"/>
                  <w:marRight w:val="0"/>
                  <w:marTop w:val="0"/>
                  <w:marBottom w:val="0"/>
                  <w:divBdr>
                    <w:top w:val="none" w:sz="0" w:space="0" w:color="auto"/>
                    <w:left w:val="none" w:sz="0" w:space="0" w:color="auto"/>
                    <w:bottom w:val="none" w:sz="0" w:space="0" w:color="auto"/>
                    <w:right w:val="none" w:sz="0" w:space="0" w:color="auto"/>
                  </w:divBdr>
                </w:div>
                <w:div w:id="1461925077">
                  <w:marLeft w:val="640"/>
                  <w:marRight w:val="0"/>
                  <w:marTop w:val="0"/>
                  <w:marBottom w:val="0"/>
                  <w:divBdr>
                    <w:top w:val="none" w:sz="0" w:space="0" w:color="auto"/>
                    <w:left w:val="none" w:sz="0" w:space="0" w:color="auto"/>
                    <w:bottom w:val="none" w:sz="0" w:space="0" w:color="auto"/>
                    <w:right w:val="none" w:sz="0" w:space="0" w:color="auto"/>
                  </w:divBdr>
                </w:div>
                <w:div w:id="1758594075">
                  <w:marLeft w:val="640"/>
                  <w:marRight w:val="0"/>
                  <w:marTop w:val="0"/>
                  <w:marBottom w:val="0"/>
                  <w:divBdr>
                    <w:top w:val="none" w:sz="0" w:space="0" w:color="auto"/>
                    <w:left w:val="none" w:sz="0" w:space="0" w:color="auto"/>
                    <w:bottom w:val="none" w:sz="0" w:space="0" w:color="auto"/>
                    <w:right w:val="none" w:sz="0" w:space="0" w:color="auto"/>
                  </w:divBdr>
                </w:div>
                <w:div w:id="659315560">
                  <w:marLeft w:val="640"/>
                  <w:marRight w:val="0"/>
                  <w:marTop w:val="0"/>
                  <w:marBottom w:val="0"/>
                  <w:divBdr>
                    <w:top w:val="none" w:sz="0" w:space="0" w:color="auto"/>
                    <w:left w:val="none" w:sz="0" w:space="0" w:color="auto"/>
                    <w:bottom w:val="none" w:sz="0" w:space="0" w:color="auto"/>
                    <w:right w:val="none" w:sz="0" w:space="0" w:color="auto"/>
                  </w:divBdr>
                </w:div>
                <w:div w:id="654845573">
                  <w:marLeft w:val="640"/>
                  <w:marRight w:val="0"/>
                  <w:marTop w:val="0"/>
                  <w:marBottom w:val="0"/>
                  <w:divBdr>
                    <w:top w:val="none" w:sz="0" w:space="0" w:color="auto"/>
                    <w:left w:val="none" w:sz="0" w:space="0" w:color="auto"/>
                    <w:bottom w:val="none" w:sz="0" w:space="0" w:color="auto"/>
                    <w:right w:val="none" w:sz="0" w:space="0" w:color="auto"/>
                  </w:divBdr>
                </w:div>
                <w:div w:id="892886776">
                  <w:marLeft w:val="640"/>
                  <w:marRight w:val="0"/>
                  <w:marTop w:val="0"/>
                  <w:marBottom w:val="0"/>
                  <w:divBdr>
                    <w:top w:val="none" w:sz="0" w:space="0" w:color="auto"/>
                    <w:left w:val="none" w:sz="0" w:space="0" w:color="auto"/>
                    <w:bottom w:val="none" w:sz="0" w:space="0" w:color="auto"/>
                    <w:right w:val="none" w:sz="0" w:space="0" w:color="auto"/>
                  </w:divBdr>
                </w:div>
                <w:div w:id="1109197254">
                  <w:marLeft w:val="640"/>
                  <w:marRight w:val="0"/>
                  <w:marTop w:val="0"/>
                  <w:marBottom w:val="0"/>
                  <w:divBdr>
                    <w:top w:val="none" w:sz="0" w:space="0" w:color="auto"/>
                    <w:left w:val="none" w:sz="0" w:space="0" w:color="auto"/>
                    <w:bottom w:val="none" w:sz="0" w:space="0" w:color="auto"/>
                    <w:right w:val="none" w:sz="0" w:space="0" w:color="auto"/>
                  </w:divBdr>
                </w:div>
                <w:div w:id="761686857">
                  <w:marLeft w:val="640"/>
                  <w:marRight w:val="0"/>
                  <w:marTop w:val="0"/>
                  <w:marBottom w:val="0"/>
                  <w:divBdr>
                    <w:top w:val="none" w:sz="0" w:space="0" w:color="auto"/>
                    <w:left w:val="none" w:sz="0" w:space="0" w:color="auto"/>
                    <w:bottom w:val="none" w:sz="0" w:space="0" w:color="auto"/>
                    <w:right w:val="none" w:sz="0" w:space="0" w:color="auto"/>
                  </w:divBdr>
                </w:div>
                <w:div w:id="495071989">
                  <w:marLeft w:val="640"/>
                  <w:marRight w:val="0"/>
                  <w:marTop w:val="0"/>
                  <w:marBottom w:val="0"/>
                  <w:divBdr>
                    <w:top w:val="none" w:sz="0" w:space="0" w:color="auto"/>
                    <w:left w:val="none" w:sz="0" w:space="0" w:color="auto"/>
                    <w:bottom w:val="none" w:sz="0" w:space="0" w:color="auto"/>
                    <w:right w:val="none" w:sz="0" w:space="0" w:color="auto"/>
                  </w:divBdr>
                </w:div>
                <w:div w:id="593365766">
                  <w:marLeft w:val="640"/>
                  <w:marRight w:val="0"/>
                  <w:marTop w:val="0"/>
                  <w:marBottom w:val="0"/>
                  <w:divBdr>
                    <w:top w:val="none" w:sz="0" w:space="0" w:color="auto"/>
                    <w:left w:val="none" w:sz="0" w:space="0" w:color="auto"/>
                    <w:bottom w:val="none" w:sz="0" w:space="0" w:color="auto"/>
                    <w:right w:val="none" w:sz="0" w:space="0" w:color="auto"/>
                  </w:divBdr>
                </w:div>
                <w:div w:id="883757465">
                  <w:marLeft w:val="640"/>
                  <w:marRight w:val="0"/>
                  <w:marTop w:val="0"/>
                  <w:marBottom w:val="0"/>
                  <w:divBdr>
                    <w:top w:val="none" w:sz="0" w:space="0" w:color="auto"/>
                    <w:left w:val="none" w:sz="0" w:space="0" w:color="auto"/>
                    <w:bottom w:val="none" w:sz="0" w:space="0" w:color="auto"/>
                    <w:right w:val="none" w:sz="0" w:space="0" w:color="auto"/>
                  </w:divBdr>
                </w:div>
                <w:div w:id="545333191">
                  <w:marLeft w:val="640"/>
                  <w:marRight w:val="0"/>
                  <w:marTop w:val="0"/>
                  <w:marBottom w:val="0"/>
                  <w:divBdr>
                    <w:top w:val="none" w:sz="0" w:space="0" w:color="auto"/>
                    <w:left w:val="none" w:sz="0" w:space="0" w:color="auto"/>
                    <w:bottom w:val="none" w:sz="0" w:space="0" w:color="auto"/>
                    <w:right w:val="none" w:sz="0" w:space="0" w:color="auto"/>
                  </w:divBdr>
                </w:div>
                <w:div w:id="812480188">
                  <w:marLeft w:val="640"/>
                  <w:marRight w:val="0"/>
                  <w:marTop w:val="0"/>
                  <w:marBottom w:val="0"/>
                  <w:divBdr>
                    <w:top w:val="none" w:sz="0" w:space="0" w:color="auto"/>
                    <w:left w:val="none" w:sz="0" w:space="0" w:color="auto"/>
                    <w:bottom w:val="none" w:sz="0" w:space="0" w:color="auto"/>
                    <w:right w:val="none" w:sz="0" w:space="0" w:color="auto"/>
                  </w:divBdr>
                </w:div>
                <w:div w:id="425661036">
                  <w:marLeft w:val="640"/>
                  <w:marRight w:val="0"/>
                  <w:marTop w:val="0"/>
                  <w:marBottom w:val="0"/>
                  <w:divBdr>
                    <w:top w:val="none" w:sz="0" w:space="0" w:color="auto"/>
                    <w:left w:val="none" w:sz="0" w:space="0" w:color="auto"/>
                    <w:bottom w:val="none" w:sz="0" w:space="0" w:color="auto"/>
                    <w:right w:val="none" w:sz="0" w:space="0" w:color="auto"/>
                  </w:divBdr>
                </w:div>
                <w:div w:id="1886604927">
                  <w:marLeft w:val="640"/>
                  <w:marRight w:val="0"/>
                  <w:marTop w:val="0"/>
                  <w:marBottom w:val="0"/>
                  <w:divBdr>
                    <w:top w:val="none" w:sz="0" w:space="0" w:color="auto"/>
                    <w:left w:val="none" w:sz="0" w:space="0" w:color="auto"/>
                    <w:bottom w:val="none" w:sz="0" w:space="0" w:color="auto"/>
                    <w:right w:val="none" w:sz="0" w:space="0" w:color="auto"/>
                  </w:divBdr>
                </w:div>
                <w:div w:id="763964446">
                  <w:marLeft w:val="640"/>
                  <w:marRight w:val="0"/>
                  <w:marTop w:val="0"/>
                  <w:marBottom w:val="0"/>
                  <w:divBdr>
                    <w:top w:val="none" w:sz="0" w:space="0" w:color="auto"/>
                    <w:left w:val="none" w:sz="0" w:space="0" w:color="auto"/>
                    <w:bottom w:val="none" w:sz="0" w:space="0" w:color="auto"/>
                    <w:right w:val="none" w:sz="0" w:space="0" w:color="auto"/>
                  </w:divBdr>
                </w:div>
                <w:div w:id="940795142">
                  <w:marLeft w:val="640"/>
                  <w:marRight w:val="0"/>
                  <w:marTop w:val="0"/>
                  <w:marBottom w:val="0"/>
                  <w:divBdr>
                    <w:top w:val="none" w:sz="0" w:space="0" w:color="auto"/>
                    <w:left w:val="none" w:sz="0" w:space="0" w:color="auto"/>
                    <w:bottom w:val="none" w:sz="0" w:space="0" w:color="auto"/>
                    <w:right w:val="none" w:sz="0" w:space="0" w:color="auto"/>
                  </w:divBdr>
                </w:div>
                <w:div w:id="1199973500">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266086549">
          <w:marLeft w:val="640"/>
          <w:marRight w:val="0"/>
          <w:marTop w:val="0"/>
          <w:marBottom w:val="0"/>
          <w:divBdr>
            <w:top w:val="none" w:sz="0" w:space="0" w:color="auto"/>
            <w:left w:val="none" w:sz="0" w:space="0" w:color="auto"/>
            <w:bottom w:val="none" w:sz="0" w:space="0" w:color="auto"/>
            <w:right w:val="none" w:sz="0" w:space="0" w:color="auto"/>
          </w:divBdr>
        </w:div>
        <w:div w:id="353845928">
          <w:marLeft w:val="640"/>
          <w:marRight w:val="0"/>
          <w:marTop w:val="0"/>
          <w:marBottom w:val="0"/>
          <w:divBdr>
            <w:top w:val="none" w:sz="0" w:space="0" w:color="auto"/>
            <w:left w:val="none" w:sz="0" w:space="0" w:color="auto"/>
            <w:bottom w:val="none" w:sz="0" w:space="0" w:color="auto"/>
            <w:right w:val="none" w:sz="0" w:space="0" w:color="auto"/>
          </w:divBdr>
        </w:div>
        <w:div w:id="360402735">
          <w:marLeft w:val="640"/>
          <w:marRight w:val="0"/>
          <w:marTop w:val="0"/>
          <w:marBottom w:val="0"/>
          <w:divBdr>
            <w:top w:val="none" w:sz="0" w:space="0" w:color="auto"/>
            <w:left w:val="none" w:sz="0" w:space="0" w:color="auto"/>
            <w:bottom w:val="none" w:sz="0" w:space="0" w:color="auto"/>
            <w:right w:val="none" w:sz="0" w:space="0" w:color="auto"/>
          </w:divBdr>
        </w:div>
        <w:div w:id="391461375">
          <w:marLeft w:val="640"/>
          <w:marRight w:val="0"/>
          <w:marTop w:val="0"/>
          <w:marBottom w:val="0"/>
          <w:divBdr>
            <w:top w:val="none" w:sz="0" w:space="0" w:color="auto"/>
            <w:left w:val="none" w:sz="0" w:space="0" w:color="auto"/>
            <w:bottom w:val="none" w:sz="0" w:space="0" w:color="auto"/>
            <w:right w:val="none" w:sz="0" w:space="0" w:color="auto"/>
          </w:divBdr>
        </w:div>
        <w:div w:id="404953377">
          <w:marLeft w:val="640"/>
          <w:marRight w:val="0"/>
          <w:marTop w:val="0"/>
          <w:marBottom w:val="0"/>
          <w:divBdr>
            <w:top w:val="none" w:sz="0" w:space="0" w:color="auto"/>
            <w:left w:val="none" w:sz="0" w:space="0" w:color="auto"/>
            <w:bottom w:val="none" w:sz="0" w:space="0" w:color="auto"/>
            <w:right w:val="none" w:sz="0" w:space="0" w:color="auto"/>
          </w:divBdr>
        </w:div>
        <w:div w:id="451871086">
          <w:marLeft w:val="640"/>
          <w:marRight w:val="0"/>
          <w:marTop w:val="0"/>
          <w:marBottom w:val="0"/>
          <w:divBdr>
            <w:top w:val="none" w:sz="0" w:space="0" w:color="auto"/>
            <w:left w:val="none" w:sz="0" w:space="0" w:color="auto"/>
            <w:bottom w:val="none" w:sz="0" w:space="0" w:color="auto"/>
            <w:right w:val="none" w:sz="0" w:space="0" w:color="auto"/>
          </w:divBdr>
        </w:div>
        <w:div w:id="530611673">
          <w:marLeft w:val="640"/>
          <w:marRight w:val="0"/>
          <w:marTop w:val="0"/>
          <w:marBottom w:val="0"/>
          <w:divBdr>
            <w:top w:val="none" w:sz="0" w:space="0" w:color="auto"/>
            <w:left w:val="none" w:sz="0" w:space="0" w:color="auto"/>
            <w:bottom w:val="none" w:sz="0" w:space="0" w:color="auto"/>
            <w:right w:val="none" w:sz="0" w:space="0" w:color="auto"/>
          </w:divBdr>
        </w:div>
        <w:div w:id="588733172">
          <w:marLeft w:val="640"/>
          <w:marRight w:val="0"/>
          <w:marTop w:val="0"/>
          <w:marBottom w:val="0"/>
          <w:divBdr>
            <w:top w:val="none" w:sz="0" w:space="0" w:color="auto"/>
            <w:left w:val="none" w:sz="0" w:space="0" w:color="auto"/>
            <w:bottom w:val="none" w:sz="0" w:space="0" w:color="auto"/>
            <w:right w:val="none" w:sz="0" w:space="0" w:color="auto"/>
          </w:divBdr>
        </w:div>
        <w:div w:id="626594672">
          <w:marLeft w:val="640"/>
          <w:marRight w:val="0"/>
          <w:marTop w:val="0"/>
          <w:marBottom w:val="0"/>
          <w:divBdr>
            <w:top w:val="none" w:sz="0" w:space="0" w:color="auto"/>
            <w:left w:val="none" w:sz="0" w:space="0" w:color="auto"/>
            <w:bottom w:val="none" w:sz="0" w:space="0" w:color="auto"/>
            <w:right w:val="none" w:sz="0" w:space="0" w:color="auto"/>
          </w:divBdr>
        </w:div>
        <w:div w:id="652560958">
          <w:marLeft w:val="640"/>
          <w:marRight w:val="0"/>
          <w:marTop w:val="0"/>
          <w:marBottom w:val="0"/>
          <w:divBdr>
            <w:top w:val="none" w:sz="0" w:space="0" w:color="auto"/>
            <w:left w:val="none" w:sz="0" w:space="0" w:color="auto"/>
            <w:bottom w:val="none" w:sz="0" w:space="0" w:color="auto"/>
            <w:right w:val="none" w:sz="0" w:space="0" w:color="auto"/>
          </w:divBdr>
        </w:div>
        <w:div w:id="662052909">
          <w:marLeft w:val="640"/>
          <w:marRight w:val="0"/>
          <w:marTop w:val="0"/>
          <w:marBottom w:val="0"/>
          <w:divBdr>
            <w:top w:val="none" w:sz="0" w:space="0" w:color="auto"/>
            <w:left w:val="none" w:sz="0" w:space="0" w:color="auto"/>
            <w:bottom w:val="none" w:sz="0" w:space="0" w:color="auto"/>
            <w:right w:val="none" w:sz="0" w:space="0" w:color="auto"/>
          </w:divBdr>
        </w:div>
        <w:div w:id="705250853">
          <w:marLeft w:val="640"/>
          <w:marRight w:val="0"/>
          <w:marTop w:val="0"/>
          <w:marBottom w:val="0"/>
          <w:divBdr>
            <w:top w:val="none" w:sz="0" w:space="0" w:color="auto"/>
            <w:left w:val="none" w:sz="0" w:space="0" w:color="auto"/>
            <w:bottom w:val="none" w:sz="0" w:space="0" w:color="auto"/>
            <w:right w:val="none" w:sz="0" w:space="0" w:color="auto"/>
          </w:divBdr>
        </w:div>
        <w:div w:id="770465738">
          <w:marLeft w:val="640"/>
          <w:marRight w:val="0"/>
          <w:marTop w:val="0"/>
          <w:marBottom w:val="0"/>
          <w:divBdr>
            <w:top w:val="none" w:sz="0" w:space="0" w:color="auto"/>
            <w:left w:val="none" w:sz="0" w:space="0" w:color="auto"/>
            <w:bottom w:val="none" w:sz="0" w:space="0" w:color="auto"/>
            <w:right w:val="none" w:sz="0" w:space="0" w:color="auto"/>
          </w:divBdr>
        </w:div>
        <w:div w:id="774327964">
          <w:marLeft w:val="640"/>
          <w:marRight w:val="0"/>
          <w:marTop w:val="0"/>
          <w:marBottom w:val="0"/>
          <w:divBdr>
            <w:top w:val="none" w:sz="0" w:space="0" w:color="auto"/>
            <w:left w:val="none" w:sz="0" w:space="0" w:color="auto"/>
            <w:bottom w:val="none" w:sz="0" w:space="0" w:color="auto"/>
            <w:right w:val="none" w:sz="0" w:space="0" w:color="auto"/>
          </w:divBdr>
        </w:div>
        <w:div w:id="779302729">
          <w:marLeft w:val="640"/>
          <w:marRight w:val="0"/>
          <w:marTop w:val="0"/>
          <w:marBottom w:val="0"/>
          <w:divBdr>
            <w:top w:val="none" w:sz="0" w:space="0" w:color="auto"/>
            <w:left w:val="none" w:sz="0" w:space="0" w:color="auto"/>
            <w:bottom w:val="none" w:sz="0" w:space="0" w:color="auto"/>
            <w:right w:val="none" w:sz="0" w:space="0" w:color="auto"/>
          </w:divBdr>
        </w:div>
        <w:div w:id="833760653">
          <w:marLeft w:val="640"/>
          <w:marRight w:val="0"/>
          <w:marTop w:val="0"/>
          <w:marBottom w:val="0"/>
          <w:divBdr>
            <w:top w:val="none" w:sz="0" w:space="0" w:color="auto"/>
            <w:left w:val="none" w:sz="0" w:space="0" w:color="auto"/>
            <w:bottom w:val="none" w:sz="0" w:space="0" w:color="auto"/>
            <w:right w:val="none" w:sz="0" w:space="0" w:color="auto"/>
          </w:divBdr>
        </w:div>
        <w:div w:id="849682552">
          <w:marLeft w:val="640"/>
          <w:marRight w:val="0"/>
          <w:marTop w:val="0"/>
          <w:marBottom w:val="0"/>
          <w:divBdr>
            <w:top w:val="none" w:sz="0" w:space="0" w:color="auto"/>
            <w:left w:val="none" w:sz="0" w:space="0" w:color="auto"/>
            <w:bottom w:val="none" w:sz="0" w:space="0" w:color="auto"/>
            <w:right w:val="none" w:sz="0" w:space="0" w:color="auto"/>
          </w:divBdr>
        </w:div>
        <w:div w:id="1014038554">
          <w:marLeft w:val="640"/>
          <w:marRight w:val="0"/>
          <w:marTop w:val="0"/>
          <w:marBottom w:val="0"/>
          <w:divBdr>
            <w:top w:val="none" w:sz="0" w:space="0" w:color="auto"/>
            <w:left w:val="none" w:sz="0" w:space="0" w:color="auto"/>
            <w:bottom w:val="none" w:sz="0" w:space="0" w:color="auto"/>
            <w:right w:val="none" w:sz="0" w:space="0" w:color="auto"/>
          </w:divBdr>
        </w:div>
        <w:div w:id="1035891573">
          <w:marLeft w:val="640"/>
          <w:marRight w:val="0"/>
          <w:marTop w:val="0"/>
          <w:marBottom w:val="0"/>
          <w:divBdr>
            <w:top w:val="none" w:sz="0" w:space="0" w:color="auto"/>
            <w:left w:val="none" w:sz="0" w:space="0" w:color="auto"/>
            <w:bottom w:val="none" w:sz="0" w:space="0" w:color="auto"/>
            <w:right w:val="none" w:sz="0" w:space="0" w:color="auto"/>
          </w:divBdr>
        </w:div>
        <w:div w:id="1118185250">
          <w:marLeft w:val="640"/>
          <w:marRight w:val="0"/>
          <w:marTop w:val="0"/>
          <w:marBottom w:val="0"/>
          <w:divBdr>
            <w:top w:val="none" w:sz="0" w:space="0" w:color="auto"/>
            <w:left w:val="none" w:sz="0" w:space="0" w:color="auto"/>
            <w:bottom w:val="none" w:sz="0" w:space="0" w:color="auto"/>
            <w:right w:val="none" w:sz="0" w:space="0" w:color="auto"/>
          </w:divBdr>
        </w:div>
        <w:div w:id="1155418185">
          <w:marLeft w:val="640"/>
          <w:marRight w:val="0"/>
          <w:marTop w:val="0"/>
          <w:marBottom w:val="0"/>
          <w:divBdr>
            <w:top w:val="none" w:sz="0" w:space="0" w:color="auto"/>
            <w:left w:val="none" w:sz="0" w:space="0" w:color="auto"/>
            <w:bottom w:val="none" w:sz="0" w:space="0" w:color="auto"/>
            <w:right w:val="none" w:sz="0" w:space="0" w:color="auto"/>
          </w:divBdr>
        </w:div>
        <w:div w:id="1177772602">
          <w:marLeft w:val="640"/>
          <w:marRight w:val="0"/>
          <w:marTop w:val="0"/>
          <w:marBottom w:val="0"/>
          <w:divBdr>
            <w:top w:val="none" w:sz="0" w:space="0" w:color="auto"/>
            <w:left w:val="none" w:sz="0" w:space="0" w:color="auto"/>
            <w:bottom w:val="none" w:sz="0" w:space="0" w:color="auto"/>
            <w:right w:val="none" w:sz="0" w:space="0" w:color="auto"/>
          </w:divBdr>
        </w:div>
        <w:div w:id="1228344739">
          <w:marLeft w:val="640"/>
          <w:marRight w:val="0"/>
          <w:marTop w:val="0"/>
          <w:marBottom w:val="0"/>
          <w:divBdr>
            <w:top w:val="none" w:sz="0" w:space="0" w:color="auto"/>
            <w:left w:val="none" w:sz="0" w:space="0" w:color="auto"/>
            <w:bottom w:val="none" w:sz="0" w:space="0" w:color="auto"/>
            <w:right w:val="none" w:sz="0" w:space="0" w:color="auto"/>
          </w:divBdr>
        </w:div>
        <w:div w:id="1303583932">
          <w:marLeft w:val="640"/>
          <w:marRight w:val="0"/>
          <w:marTop w:val="0"/>
          <w:marBottom w:val="0"/>
          <w:divBdr>
            <w:top w:val="none" w:sz="0" w:space="0" w:color="auto"/>
            <w:left w:val="none" w:sz="0" w:space="0" w:color="auto"/>
            <w:bottom w:val="none" w:sz="0" w:space="0" w:color="auto"/>
            <w:right w:val="none" w:sz="0" w:space="0" w:color="auto"/>
          </w:divBdr>
        </w:div>
        <w:div w:id="1304696617">
          <w:marLeft w:val="640"/>
          <w:marRight w:val="0"/>
          <w:marTop w:val="0"/>
          <w:marBottom w:val="0"/>
          <w:divBdr>
            <w:top w:val="none" w:sz="0" w:space="0" w:color="auto"/>
            <w:left w:val="none" w:sz="0" w:space="0" w:color="auto"/>
            <w:bottom w:val="none" w:sz="0" w:space="0" w:color="auto"/>
            <w:right w:val="none" w:sz="0" w:space="0" w:color="auto"/>
          </w:divBdr>
        </w:div>
        <w:div w:id="1322343793">
          <w:marLeft w:val="640"/>
          <w:marRight w:val="0"/>
          <w:marTop w:val="0"/>
          <w:marBottom w:val="0"/>
          <w:divBdr>
            <w:top w:val="none" w:sz="0" w:space="0" w:color="auto"/>
            <w:left w:val="none" w:sz="0" w:space="0" w:color="auto"/>
            <w:bottom w:val="none" w:sz="0" w:space="0" w:color="auto"/>
            <w:right w:val="none" w:sz="0" w:space="0" w:color="auto"/>
          </w:divBdr>
        </w:div>
        <w:div w:id="1380281224">
          <w:marLeft w:val="640"/>
          <w:marRight w:val="0"/>
          <w:marTop w:val="0"/>
          <w:marBottom w:val="0"/>
          <w:divBdr>
            <w:top w:val="none" w:sz="0" w:space="0" w:color="auto"/>
            <w:left w:val="none" w:sz="0" w:space="0" w:color="auto"/>
            <w:bottom w:val="none" w:sz="0" w:space="0" w:color="auto"/>
            <w:right w:val="none" w:sz="0" w:space="0" w:color="auto"/>
          </w:divBdr>
        </w:div>
        <w:div w:id="1406024945">
          <w:marLeft w:val="640"/>
          <w:marRight w:val="0"/>
          <w:marTop w:val="0"/>
          <w:marBottom w:val="0"/>
          <w:divBdr>
            <w:top w:val="none" w:sz="0" w:space="0" w:color="auto"/>
            <w:left w:val="none" w:sz="0" w:space="0" w:color="auto"/>
            <w:bottom w:val="none" w:sz="0" w:space="0" w:color="auto"/>
            <w:right w:val="none" w:sz="0" w:space="0" w:color="auto"/>
          </w:divBdr>
        </w:div>
        <w:div w:id="1516770863">
          <w:marLeft w:val="640"/>
          <w:marRight w:val="0"/>
          <w:marTop w:val="0"/>
          <w:marBottom w:val="0"/>
          <w:divBdr>
            <w:top w:val="none" w:sz="0" w:space="0" w:color="auto"/>
            <w:left w:val="none" w:sz="0" w:space="0" w:color="auto"/>
            <w:bottom w:val="none" w:sz="0" w:space="0" w:color="auto"/>
            <w:right w:val="none" w:sz="0" w:space="0" w:color="auto"/>
          </w:divBdr>
        </w:div>
        <w:div w:id="1527477000">
          <w:marLeft w:val="640"/>
          <w:marRight w:val="0"/>
          <w:marTop w:val="0"/>
          <w:marBottom w:val="0"/>
          <w:divBdr>
            <w:top w:val="none" w:sz="0" w:space="0" w:color="auto"/>
            <w:left w:val="none" w:sz="0" w:space="0" w:color="auto"/>
            <w:bottom w:val="none" w:sz="0" w:space="0" w:color="auto"/>
            <w:right w:val="none" w:sz="0" w:space="0" w:color="auto"/>
          </w:divBdr>
        </w:div>
        <w:div w:id="1545822836">
          <w:marLeft w:val="640"/>
          <w:marRight w:val="0"/>
          <w:marTop w:val="0"/>
          <w:marBottom w:val="0"/>
          <w:divBdr>
            <w:top w:val="none" w:sz="0" w:space="0" w:color="auto"/>
            <w:left w:val="none" w:sz="0" w:space="0" w:color="auto"/>
            <w:bottom w:val="none" w:sz="0" w:space="0" w:color="auto"/>
            <w:right w:val="none" w:sz="0" w:space="0" w:color="auto"/>
          </w:divBdr>
        </w:div>
        <w:div w:id="1567111514">
          <w:marLeft w:val="640"/>
          <w:marRight w:val="0"/>
          <w:marTop w:val="0"/>
          <w:marBottom w:val="0"/>
          <w:divBdr>
            <w:top w:val="none" w:sz="0" w:space="0" w:color="auto"/>
            <w:left w:val="none" w:sz="0" w:space="0" w:color="auto"/>
            <w:bottom w:val="none" w:sz="0" w:space="0" w:color="auto"/>
            <w:right w:val="none" w:sz="0" w:space="0" w:color="auto"/>
          </w:divBdr>
        </w:div>
        <w:div w:id="1590577142">
          <w:marLeft w:val="640"/>
          <w:marRight w:val="0"/>
          <w:marTop w:val="0"/>
          <w:marBottom w:val="0"/>
          <w:divBdr>
            <w:top w:val="none" w:sz="0" w:space="0" w:color="auto"/>
            <w:left w:val="none" w:sz="0" w:space="0" w:color="auto"/>
            <w:bottom w:val="none" w:sz="0" w:space="0" w:color="auto"/>
            <w:right w:val="none" w:sz="0" w:space="0" w:color="auto"/>
          </w:divBdr>
        </w:div>
        <w:div w:id="1617442834">
          <w:marLeft w:val="640"/>
          <w:marRight w:val="0"/>
          <w:marTop w:val="0"/>
          <w:marBottom w:val="0"/>
          <w:divBdr>
            <w:top w:val="none" w:sz="0" w:space="0" w:color="auto"/>
            <w:left w:val="none" w:sz="0" w:space="0" w:color="auto"/>
            <w:bottom w:val="none" w:sz="0" w:space="0" w:color="auto"/>
            <w:right w:val="none" w:sz="0" w:space="0" w:color="auto"/>
          </w:divBdr>
        </w:div>
        <w:div w:id="1715108295">
          <w:marLeft w:val="640"/>
          <w:marRight w:val="0"/>
          <w:marTop w:val="0"/>
          <w:marBottom w:val="0"/>
          <w:divBdr>
            <w:top w:val="none" w:sz="0" w:space="0" w:color="auto"/>
            <w:left w:val="none" w:sz="0" w:space="0" w:color="auto"/>
            <w:bottom w:val="none" w:sz="0" w:space="0" w:color="auto"/>
            <w:right w:val="none" w:sz="0" w:space="0" w:color="auto"/>
          </w:divBdr>
        </w:div>
        <w:div w:id="1721203181">
          <w:marLeft w:val="640"/>
          <w:marRight w:val="0"/>
          <w:marTop w:val="0"/>
          <w:marBottom w:val="0"/>
          <w:divBdr>
            <w:top w:val="none" w:sz="0" w:space="0" w:color="auto"/>
            <w:left w:val="none" w:sz="0" w:space="0" w:color="auto"/>
            <w:bottom w:val="none" w:sz="0" w:space="0" w:color="auto"/>
            <w:right w:val="none" w:sz="0" w:space="0" w:color="auto"/>
          </w:divBdr>
        </w:div>
        <w:div w:id="1765955371">
          <w:marLeft w:val="640"/>
          <w:marRight w:val="0"/>
          <w:marTop w:val="0"/>
          <w:marBottom w:val="0"/>
          <w:divBdr>
            <w:top w:val="none" w:sz="0" w:space="0" w:color="auto"/>
            <w:left w:val="none" w:sz="0" w:space="0" w:color="auto"/>
            <w:bottom w:val="none" w:sz="0" w:space="0" w:color="auto"/>
            <w:right w:val="none" w:sz="0" w:space="0" w:color="auto"/>
          </w:divBdr>
        </w:div>
        <w:div w:id="1780031897">
          <w:marLeft w:val="640"/>
          <w:marRight w:val="0"/>
          <w:marTop w:val="0"/>
          <w:marBottom w:val="0"/>
          <w:divBdr>
            <w:top w:val="none" w:sz="0" w:space="0" w:color="auto"/>
            <w:left w:val="none" w:sz="0" w:space="0" w:color="auto"/>
            <w:bottom w:val="none" w:sz="0" w:space="0" w:color="auto"/>
            <w:right w:val="none" w:sz="0" w:space="0" w:color="auto"/>
          </w:divBdr>
        </w:div>
        <w:div w:id="1820415143">
          <w:marLeft w:val="640"/>
          <w:marRight w:val="0"/>
          <w:marTop w:val="0"/>
          <w:marBottom w:val="0"/>
          <w:divBdr>
            <w:top w:val="none" w:sz="0" w:space="0" w:color="auto"/>
            <w:left w:val="none" w:sz="0" w:space="0" w:color="auto"/>
            <w:bottom w:val="none" w:sz="0" w:space="0" w:color="auto"/>
            <w:right w:val="none" w:sz="0" w:space="0" w:color="auto"/>
          </w:divBdr>
        </w:div>
        <w:div w:id="1868247980">
          <w:marLeft w:val="640"/>
          <w:marRight w:val="0"/>
          <w:marTop w:val="0"/>
          <w:marBottom w:val="0"/>
          <w:divBdr>
            <w:top w:val="none" w:sz="0" w:space="0" w:color="auto"/>
            <w:left w:val="none" w:sz="0" w:space="0" w:color="auto"/>
            <w:bottom w:val="none" w:sz="0" w:space="0" w:color="auto"/>
            <w:right w:val="none" w:sz="0" w:space="0" w:color="auto"/>
          </w:divBdr>
        </w:div>
        <w:div w:id="1874271914">
          <w:marLeft w:val="640"/>
          <w:marRight w:val="0"/>
          <w:marTop w:val="0"/>
          <w:marBottom w:val="0"/>
          <w:divBdr>
            <w:top w:val="none" w:sz="0" w:space="0" w:color="auto"/>
            <w:left w:val="none" w:sz="0" w:space="0" w:color="auto"/>
            <w:bottom w:val="none" w:sz="0" w:space="0" w:color="auto"/>
            <w:right w:val="none" w:sz="0" w:space="0" w:color="auto"/>
          </w:divBdr>
        </w:div>
        <w:div w:id="1898514301">
          <w:marLeft w:val="640"/>
          <w:marRight w:val="0"/>
          <w:marTop w:val="0"/>
          <w:marBottom w:val="0"/>
          <w:divBdr>
            <w:top w:val="none" w:sz="0" w:space="0" w:color="auto"/>
            <w:left w:val="none" w:sz="0" w:space="0" w:color="auto"/>
            <w:bottom w:val="none" w:sz="0" w:space="0" w:color="auto"/>
            <w:right w:val="none" w:sz="0" w:space="0" w:color="auto"/>
          </w:divBdr>
        </w:div>
        <w:div w:id="1903101818">
          <w:marLeft w:val="640"/>
          <w:marRight w:val="0"/>
          <w:marTop w:val="0"/>
          <w:marBottom w:val="0"/>
          <w:divBdr>
            <w:top w:val="none" w:sz="0" w:space="0" w:color="auto"/>
            <w:left w:val="none" w:sz="0" w:space="0" w:color="auto"/>
            <w:bottom w:val="none" w:sz="0" w:space="0" w:color="auto"/>
            <w:right w:val="none" w:sz="0" w:space="0" w:color="auto"/>
          </w:divBdr>
        </w:div>
        <w:div w:id="1907177899">
          <w:marLeft w:val="640"/>
          <w:marRight w:val="0"/>
          <w:marTop w:val="0"/>
          <w:marBottom w:val="0"/>
          <w:divBdr>
            <w:top w:val="none" w:sz="0" w:space="0" w:color="auto"/>
            <w:left w:val="none" w:sz="0" w:space="0" w:color="auto"/>
            <w:bottom w:val="none" w:sz="0" w:space="0" w:color="auto"/>
            <w:right w:val="none" w:sz="0" w:space="0" w:color="auto"/>
          </w:divBdr>
        </w:div>
        <w:div w:id="1912612773">
          <w:marLeft w:val="640"/>
          <w:marRight w:val="0"/>
          <w:marTop w:val="0"/>
          <w:marBottom w:val="0"/>
          <w:divBdr>
            <w:top w:val="none" w:sz="0" w:space="0" w:color="auto"/>
            <w:left w:val="none" w:sz="0" w:space="0" w:color="auto"/>
            <w:bottom w:val="none" w:sz="0" w:space="0" w:color="auto"/>
            <w:right w:val="none" w:sz="0" w:space="0" w:color="auto"/>
          </w:divBdr>
        </w:div>
        <w:div w:id="1921981285">
          <w:marLeft w:val="640"/>
          <w:marRight w:val="0"/>
          <w:marTop w:val="0"/>
          <w:marBottom w:val="0"/>
          <w:divBdr>
            <w:top w:val="none" w:sz="0" w:space="0" w:color="auto"/>
            <w:left w:val="none" w:sz="0" w:space="0" w:color="auto"/>
            <w:bottom w:val="none" w:sz="0" w:space="0" w:color="auto"/>
            <w:right w:val="none" w:sz="0" w:space="0" w:color="auto"/>
          </w:divBdr>
        </w:div>
        <w:div w:id="1967881692">
          <w:marLeft w:val="640"/>
          <w:marRight w:val="0"/>
          <w:marTop w:val="0"/>
          <w:marBottom w:val="0"/>
          <w:divBdr>
            <w:top w:val="none" w:sz="0" w:space="0" w:color="auto"/>
            <w:left w:val="none" w:sz="0" w:space="0" w:color="auto"/>
            <w:bottom w:val="none" w:sz="0" w:space="0" w:color="auto"/>
            <w:right w:val="none" w:sz="0" w:space="0" w:color="auto"/>
          </w:divBdr>
        </w:div>
        <w:div w:id="2008047354">
          <w:marLeft w:val="640"/>
          <w:marRight w:val="0"/>
          <w:marTop w:val="0"/>
          <w:marBottom w:val="0"/>
          <w:divBdr>
            <w:top w:val="none" w:sz="0" w:space="0" w:color="auto"/>
            <w:left w:val="none" w:sz="0" w:space="0" w:color="auto"/>
            <w:bottom w:val="none" w:sz="0" w:space="0" w:color="auto"/>
            <w:right w:val="none" w:sz="0" w:space="0" w:color="auto"/>
          </w:divBdr>
        </w:div>
        <w:div w:id="2008365497">
          <w:marLeft w:val="640"/>
          <w:marRight w:val="0"/>
          <w:marTop w:val="0"/>
          <w:marBottom w:val="0"/>
          <w:divBdr>
            <w:top w:val="none" w:sz="0" w:space="0" w:color="auto"/>
            <w:left w:val="none" w:sz="0" w:space="0" w:color="auto"/>
            <w:bottom w:val="none" w:sz="0" w:space="0" w:color="auto"/>
            <w:right w:val="none" w:sz="0" w:space="0" w:color="auto"/>
          </w:divBdr>
        </w:div>
        <w:div w:id="2037657128">
          <w:marLeft w:val="640"/>
          <w:marRight w:val="0"/>
          <w:marTop w:val="0"/>
          <w:marBottom w:val="0"/>
          <w:divBdr>
            <w:top w:val="none" w:sz="0" w:space="0" w:color="auto"/>
            <w:left w:val="none" w:sz="0" w:space="0" w:color="auto"/>
            <w:bottom w:val="none" w:sz="0" w:space="0" w:color="auto"/>
            <w:right w:val="none" w:sz="0" w:space="0" w:color="auto"/>
          </w:divBdr>
        </w:div>
        <w:div w:id="2092194764">
          <w:marLeft w:val="640"/>
          <w:marRight w:val="0"/>
          <w:marTop w:val="0"/>
          <w:marBottom w:val="0"/>
          <w:divBdr>
            <w:top w:val="none" w:sz="0" w:space="0" w:color="auto"/>
            <w:left w:val="none" w:sz="0" w:space="0" w:color="auto"/>
            <w:bottom w:val="none" w:sz="0" w:space="0" w:color="auto"/>
            <w:right w:val="none" w:sz="0" w:space="0" w:color="auto"/>
          </w:divBdr>
        </w:div>
      </w:divsChild>
    </w:div>
    <w:div w:id="1434934088">
      <w:bodyDiv w:val="1"/>
      <w:marLeft w:val="0"/>
      <w:marRight w:val="0"/>
      <w:marTop w:val="0"/>
      <w:marBottom w:val="0"/>
      <w:divBdr>
        <w:top w:val="none" w:sz="0" w:space="0" w:color="auto"/>
        <w:left w:val="none" w:sz="0" w:space="0" w:color="auto"/>
        <w:bottom w:val="none" w:sz="0" w:space="0" w:color="auto"/>
        <w:right w:val="none" w:sz="0" w:space="0" w:color="auto"/>
      </w:divBdr>
    </w:div>
    <w:div w:id="1453594694">
      <w:bodyDiv w:val="1"/>
      <w:marLeft w:val="0"/>
      <w:marRight w:val="0"/>
      <w:marTop w:val="0"/>
      <w:marBottom w:val="0"/>
      <w:divBdr>
        <w:top w:val="none" w:sz="0" w:space="0" w:color="auto"/>
        <w:left w:val="none" w:sz="0" w:space="0" w:color="auto"/>
        <w:bottom w:val="none" w:sz="0" w:space="0" w:color="auto"/>
        <w:right w:val="none" w:sz="0" w:space="0" w:color="auto"/>
      </w:divBdr>
      <w:divsChild>
        <w:div w:id="35468933">
          <w:marLeft w:val="640"/>
          <w:marRight w:val="0"/>
          <w:marTop w:val="0"/>
          <w:marBottom w:val="0"/>
          <w:divBdr>
            <w:top w:val="none" w:sz="0" w:space="0" w:color="auto"/>
            <w:left w:val="none" w:sz="0" w:space="0" w:color="auto"/>
            <w:bottom w:val="none" w:sz="0" w:space="0" w:color="auto"/>
            <w:right w:val="none" w:sz="0" w:space="0" w:color="auto"/>
          </w:divBdr>
        </w:div>
        <w:div w:id="512916756">
          <w:marLeft w:val="640"/>
          <w:marRight w:val="0"/>
          <w:marTop w:val="0"/>
          <w:marBottom w:val="0"/>
          <w:divBdr>
            <w:top w:val="none" w:sz="0" w:space="0" w:color="auto"/>
            <w:left w:val="none" w:sz="0" w:space="0" w:color="auto"/>
            <w:bottom w:val="none" w:sz="0" w:space="0" w:color="auto"/>
            <w:right w:val="none" w:sz="0" w:space="0" w:color="auto"/>
          </w:divBdr>
        </w:div>
        <w:div w:id="559369521">
          <w:marLeft w:val="640"/>
          <w:marRight w:val="0"/>
          <w:marTop w:val="0"/>
          <w:marBottom w:val="0"/>
          <w:divBdr>
            <w:top w:val="none" w:sz="0" w:space="0" w:color="auto"/>
            <w:left w:val="none" w:sz="0" w:space="0" w:color="auto"/>
            <w:bottom w:val="none" w:sz="0" w:space="0" w:color="auto"/>
            <w:right w:val="none" w:sz="0" w:space="0" w:color="auto"/>
          </w:divBdr>
        </w:div>
        <w:div w:id="637152761">
          <w:marLeft w:val="640"/>
          <w:marRight w:val="0"/>
          <w:marTop w:val="0"/>
          <w:marBottom w:val="0"/>
          <w:divBdr>
            <w:top w:val="none" w:sz="0" w:space="0" w:color="auto"/>
            <w:left w:val="none" w:sz="0" w:space="0" w:color="auto"/>
            <w:bottom w:val="none" w:sz="0" w:space="0" w:color="auto"/>
            <w:right w:val="none" w:sz="0" w:space="0" w:color="auto"/>
          </w:divBdr>
        </w:div>
        <w:div w:id="682706754">
          <w:marLeft w:val="640"/>
          <w:marRight w:val="0"/>
          <w:marTop w:val="0"/>
          <w:marBottom w:val="0"/>
          <w:divBdr>
            <w:top w:val="none" w:sz="0" w:space="0" w:color="auto"/>
            <w:left w:val="none" w:sz="0" w:space="0" w:color="auto"/>
            <w:bottom w:val="none" w:sz="0" w:space="0" w:color="auto"/>
            <w:right w:val="none" w:sz="0" w:space="0" w:color="auto"/>
          </w:divBdr>
        </w:div>
        <w:div w:id="807865825">
          <w:marLeft w:val="640"/>
          <w:marRight w:val="0"/>
          <w:marTop w:val="0"/>
          <w:marBottom w:val="0"/>
          <w:divBdr>
            <w:top w:val="none" w:sz="0" w:space="0" w:color="auto"/>
            <w:left w:val="none" w:sz="0" w:space="0" w:color="auto"/>
            <w:bottom w:val="none" w:sz="0" w:space="0" w:color="auto"/>
            <w:right w:val="none" w:sz="0" w:space="0" w:color="auto"/>
          </w:divBdr>
        </w:div>
        <w:div w:id="836724669">
          <w:marLeft w:val="640"/>
          <w:marRight w:val="0"/>
          <w:marTop w:val="0"/>
          <w:marBottom w:val="0"/>
          <w:divBdr>
            <w:top w:val="none" w:sz="0" w:space="0" w:color="auto"/>
            <w:left w:val="none" w:sz="0" w:space="0" w:color="auto"/>
            <w:bottom w:val="none" w:sz="0" w:space="0" w:color="auto"/>
            <w:right w:val="none" w:sz="0" w:space="0" w:color="auto"/>
          </w:divBdr>
        </w:div>
        <w:div w:id="926039700">
          <w:marLeft w:val="640"/>
          <w:marRight w:val="0"/>
          <w:marTop w:val="0"/>
          <w:marBottom w:val="0"/>
          <w:divBdr>
            <w:top w:val="none" w:sz="0" w:space="0" w:color="auto"/>
            <w:left w:val="none" w:sz="0" w:space="0" w:color="auto"/>
            <w:bottom w:val="none" w:sz="0" w:space="0" w:color="auto"/>
            <w:right w:val="none" w:sz="0" w:space="0" w:color="auto"/>
          </w:divBdr>
        </w:div>
        <w:div w:id="1026446860">
          <w:marLeft w:val="640"/>
          <w:marRight w:val="0"/>
          <w:marTop w:val="0"/>
          <w:marBottom w:val="0"/>
          <w:divBdr>
            <w:top w:val="none" w:sz="0" w:space="0" w:color="auto"/>
            <w:left w:val="none" w:sz="0" w:space="0" w:color="auto"/>
            <w:bottom w:val="none" w:sz="0" w:space="0" w:color="auto"/>
            <w:right w:val="none" w:sz="0" w:space="0" w:color="auto"/>
          </w:divBdr>
        </w:div>
        <w:div w:id="1168248060">
          <w:marLeft w:val="640"/>
          <w:marRight w:val="0"/>
          <w:marTop w:val="0"/>
          <w:marBottom w:val="0"/>
          <w:divBdr>
            <w:top w:val="none" w:sz="0" w:space="0" w:color="auto"/>
            <w:left w:val="none" w:sz="0" w:space="0" w:color="auto"/>
            <w:bottom w:val="none" w:sz="0" w:space="0" w:color="auto"/>
            <w:right w:val="none" w:sz="0" w:space="0" w:color="auto"/>
          </w:divBdr>
        </w:div>
        <w:div w:id="1236739675">
          <w:marLeft w:val="640"/>
          <w:marRight w:val="0"/>
          <w:marTop w:val="0"/>
          <w:marBottom w:val="0"/>
          <w:divBdr>
            <w:top w:val="none" w:sz="0" w:space="0" w:color="auto"/>
            <w:left w:val="none" w:sz="0" w:space="0" w:color="auto"/>
            <w:bottom w:val="none" w:sz="0" w:space="0" w:color="auto"/>
            <w:right w:val="none" w:sz="0" w:space="0" w:color="auto"/>
          </w:divBdr>
        </w:div>
        <w:div w:id="1447312700">
          <w:marLeft w:val="640"/>
          <w:marRight w:val="0"/>
          <w:marTop w:val="0"/>
          <w:marBottom w:val="0"/>
          <w:divBdr>
            <w:top w:val="none" w:sz="0" w:space="0" w:color="auto"/>
            <w:left w:val="none" w:sz="0" w:space="0" w:color="auto"/>
            <w:bottom w:val="none" w:sz="0" w:space="0" w:color="auto"/>
            <w:right w:val="none" w:sz="0" w:space="0" w:color="auto"/>
          </w:divBdr>
        </w:div>
        <w:div w:id="1616793840">
          <w:marLeft w:val="640"/>
          <w:marRight w:val="0"/>
          <w:marTop w:val="0"/>
          <w:marBottom w:val="0"/>
          <w:divBdr>
            <w:top w:val="none" w:sz="0" w:space="0" w:color="auto"/>
            <w:left w:val="none" w:sz="0" w:space="0" w:color="auto"/>
            <w:bottom w:val="none" w:sz="0" w:space="0" w:color="auto"/>
            <w:right w:val="none" w:sz="0" w:space="0" w:color="auto"/>
          </w:divBdr>
        </w:div>
        <w:div w:id="1785348975">
          <w:marLeft w:val="640"/>
          <w:marRight w:val="0"/>
          <w:marTop w:val="0"/>
          <w:marBottom w:val="0"/>
          <w:divBdr>
            <w:top w:val="none" w:sz="0" w:space="0" w:color="auto"/>
            <w:left w:val="none" w:sz="0" w:space="0" w:color="auto"/>
            <w:bottom w:val="none" w:sz="0" w:space="0" w:color="auto"/>
            <w:right w:val="none" w:sz="0" w:space="0" w:color="auto"/>
          </w:divBdr>
        </w:div>
        <w:div w:id="2013363796">
          <w:marLeft w:val="640"/>
          <w:marRight w:val="0"/>
          <w:marTop w:val="0"/>
          <w:marBottom w:val="0"/>
          <w:divBdr>
            <w:top w:val="none" w:sz="0" w:space="0" w:color="auto"/>
            <w:left w:val="none" w:sz="0" w:space="0" w:color="auto"/>
            <w:bottom w:val="none" w:sz="0" w:space="0" w:color="auto"/>
            <w:right w:val="none" w:sz="0" w:space="0" w:color="auto"/>
          </w:divBdr>
        </w:div>
      </w:divsChild>
    </w:div>
    <w:div w:id="1492209325">
      <w:bodyDiv w:val="1"/>
      <w:marLeft w:val="0"/>
      <w:marRight w:val="0"/>
      <w:marTop w:val="0"/>
      <w:marBottom w:val="0"/>
      <w:divBdr>
        <w:top w:val="none" w:sz="0" w:space="0" w:color="auto"/>
        <w:left w:val="none" w:sz="0" w:space="0" w:color="auto"/>
        <w:bottom w:val="none" w:sz="0" w:space="0" w:color="auto"/>
        <w:right w:val="none" w:sz="0" w:space="0" w:color="auto"/>
      </w:divBdr>
      <w:divsChild>
        <w:div w:id="131025434">
          <w:marLeft w:val="640"/>
          <w:marRight w:val="0"/>
          <w:marTop w:val="0"/>
          <w:marBottom w:val="0"/>
          <w:divBdr>
            <w:top w:val="none" w:sz="0" w:space="0" w:color="auto"/>
            <w:left w:val="none" w:sz="0" w:space="0" w:color="auto"/>
            <w:bottom w:val="none" w:sz="0" w:space="0" w:color="auto"/>
            <w:right w:val="none" w:sz="0" w:space="0" w:color="auto"/>
          </w:divBdr>
        </w:div>
        <w:div w:id="192231751">
          <w:marLeft w:val="640"/>
          <w:marRight w:val="0"/>
          <w:marTop w:val="0"/>
          <w:marBottom w:val="0"/>
          <w:divBdr>
            <w:top w:val="none" w:sz="0" w:space="0" w:color="auto"/>
            <w:left w:val="none" w:sz="0" w:space="0" w:color="auto"/>
            <w:bottom w:val="none" w:sz="0" w:space="0" w:color="auto"/>
            <w:right w:val="none" w:sz="0" w:space="0" w:color="auto"/>
          </w:divBdr>
        </w:div>
        <w:div w:id="294485774">
          <w:marLeft w:val="640"/>
          <w:marRight w:val="0"/>
          <w:marTop w:val="0"/>
          <w:marBottom w:val="0"/>
          <w:divBdr>
            <w:top w:val="none" w:sz="0" w:space="0" w:color="auto"/>
            <w:left w:val="none" w:sz="0" w:space="0" w:color="auto"/>
            <w:bottom w:val="none" w:sz="0" w:space="0" w:color="auto"/>
            <w:right w:val="none" w:sz="0" w:space="0" w:color="auto"/>
          </w:divBdr>
        </w:div>
        <w:div w:id="352077497">
          <w:marLeft w:val="640"/>
          <w:marRight w:val="0"/>
          <w:marTop w:val="0"/>
          <w:marBottom w:val="0"/>
          <w:divBdr>
            <w:top w:val="none" w:sz="0" w:space="0" w:color="auto"/>
            <w:left w:val="none" w:sz="0" w:space="0" w:color="auto"/>
            <w:bottom w:val="none" w:sz="0" w:space="0" w:color="auto"/>
            <w:right w:val="none" w:sz="0" w:space="0" w:color="auto"/>
          </w:divBdr>
        </w:div>
        <w:div w:id="727000148">
          <w:marLeft w:val="640"/>
          <w:marRight w:val="0"/>
          <w:marTop w:val="0"/>
          <w:marBottom w:val="0"/>
          <w:divBdr>
            <w:top w:val="none" w:sz="0" w:space="0" w:color="auto"/>
            <w:left w:val="none" w:sz="0" w:space="0" w:color="auto"/>
            <w:bottom w:val="none" w:sz="0" w:space="0" w:color="auto"/>
            <w:right w:val="none" w:sz="0" w:space="0" w:color="auto"/>
          </w:divBdr>
        </w:div>
        <w:div w:id="752355407">
          <w:marLeft w:val="640"/>
          <w:marRight w:val="0"/>
          <w:marTop w:val="0"/>
          <w:marBottom w:val="0"/>
          <w:divBdr>
            <w:top w:val="none" w:sz="0" w:space="0" w:color="auto"/>
            <w:left w:val="none" w:sz="0" w:space="0" w:color="auto"/>
            <w:bottom w:val="none" w:sz="0" w:space="0" w:color="auto"/>
            <w:right w:val="none" w:sz="0" w:space="0" w:color="auto"/>
          </w:divBdr>
        </w:div>
        <w:div w:id="847716886">
          <w:marLeft w:val="640"/>
          <w:marRight w:val="0"/>
          <w:marTop w:val="0"/>
          <w:marBottom w:val="0"/>
          <w:divBdr>
            <w:top w:val="none" w:sz="0" w:space="0" w:color="auto"/>
            <w:left w:val="none" w:sz="0" w:space="0" w:color="auto"/>
            <w:bottom w:val="none" w:sz="0" w:space="0" w:color="auto"/>
            <w:right w:val="none" w:sz="0" w:space="0" w:color="auto"/>
          </w:divBdr>
        </w:div>
        <w:div w:id="923221847">
          <w:marLeft w:val="640"/>
          <w:marRight w:val="0"/>
          <w:marTop w:val="0"/>
          <w:marBottom w:val="0"/>
          <w:divBdr>
            <w:top w:val="none" w:sz="0" w:space="0" w:color="auto"/>
            <w:left w:val="none" w:sz="0" w:space="0" w:color="auto"/>
            <w:bottom w:val="none" w:sz="0" w:space="0" w:color="auto"/>
            <w:right w:val="none" w:sz="0" w:space="0" w:color="auto"/>
          </w:divBdr>
        </w:div>
        <w:div w:id="1002242060">
          <w:marLeft w:val="640"/>
          <w:marRight w:val="0"/>
          <w:marTop w:val="0"/>
          <w:marBottom w:val="0"/>
          <w:divBdr>
            <w:top w:val="none" w:sz="0" w:space="0" w:color="auto"/>
            <w:left w:val="none" w:sz="0" w:space="0" w:color="auto"/>
            <w:bottom w:val="none" w:sz="0" w:space="0" w:color="auto"/>
            <w:right w:val="none" w:sz="0" w:space="0" w:color="auto"/>
          </w:divBdr>
        </w:div>
        <w:div w:id="1099179420">
          <w:marLeft w:val="640"/>
          <w:marRight w:val="0"/>
          <w:marTop w:val="0"/>
          <w:marBottom w:val="0"/>
          <w:divBdr>
            <w:top w:val="none" w:sz="0" w:space="0" w:color="auto"/>
            <w:left w:val="none" w:sz="0" w:space="0" w:color="auto"/>
            <w:bottom w:val="none" w:sz="0" w:space="0" w:color="auto"/>
            <w:right w:val="none" w:sz="0" w:space="0" w:color="auto"/>
          </w:divBdr>
        </w:div>
        <w:div w:id="1200750695">
          <w:marLeft w:val="640"/>
          <w:marRight w:val="0"/>
          <w:marTop w:val="0"/>
          <w:marBottom w:val="0"/>
          <w:divBdr>
            <w:top w:val="none" w:sz="0" w:space="0" w:color="auto"/>
            <w:left w:val="none" w:sz="0" w:space="0" w:color="auto"/>
            <w:bottom w:val="none" w:sz="0" w:space="0" w:color="auto"/>
            <w:right w:val="none" w:sz="0" w:space="0" w:color="auto"/>
          </w:divBdr>
        </w:div>
        <w:div w:id="1412849155">
          <w:marLeft w:val="640"/>
          <w:marRight w:val="0"/>
          <w:marTop w:val="0"/>
          <w:marBottom w:val="0"/>
          <w:divBdr>
            <w:top w:val="none" w:sz="0" w:space="0" w:color="auto"/>
            <w:left w:val="none" w:sz="0" w:space="0" w:color="auto"/>
            <w:bottom w:val="none" w:sz="0" w:space="0" w:color="auto"/>
            <w:right w:val="none" w:sz="0" w:space="0" w:color="auto"/>
          </w:divBdr>
        </w:div>
        <w:div w:id="1523781198">
          <w:marLeft w:val="640"/>
          <w:marRight w:val="0"/>
          <w:marTop w:val="0"/>
          <w:marBottom w:val="0"/>
          <w:divBdr>
            <w:top w:val="none" w:sz="0" w:space="0" w:color="auto"/>
            <w:left w:val="none" w:sz="0" w:space="0" w:color="auto"/>
            <w:bottom w:val="none" w:sz="0" w:space="0" w:color="auto"/>
            <w:right w:val="none" w:sz="0" w:space="0" w:color="auto"/>
          </w:divBdr>
        </w:div>
        <w:div w:id="1574270716">
          <w:marLeft w:val="640"/>
          <w:marRight w:val="0"/>
          <w:marTop w:val="0"/>
          <w:marBottom w:val="0"/>
          <w:divBdr>
            <w:top w:val="none" w:sz="0" w:space="0" w:color="auto"/>
            <w:left w:val="none" w:sz="0" w:space="0" w:color="auto"/>
            <w:bottom w:val="none" w:sz="0" w:space="0" w:color="auto"/>
            <w:right w:val="none" w:sz="0" w:space="0" w:color="auto"/>
          </w:divBdr>
        </w:div>
        <w:div w:id="1631285651">
          <w:marLeft w:val="640"/>
          <w:marRight w:val="0"/>
          <w:marTop w:val="0"/>
          <w:marBottom w:val="0"/>
          <w:divBdr>
            <w:top w:val="none" w:sz="0" w:space="0" w:color="auto"/>
            <w:left w:val="none" w:sz="0" w:space="0" w:color="auto"/>
            <w:bottom w:val="none" w:sz="0" w:space="0" w:color="auto"/>
            <w:right w:val="none" w:sz="0" w:space="0" w:color="auto"/>
          </w:divBdr>
        </w:div>
        <w:div w:id="1668098628">
          <w:marLeft w:val="640"/>
          <w:marRight w:val="0"/>
          <w:marTop w:val="0"/>
          <w:marBottom w:val="0"/>
          <w:divBdr>
            <w:top w:val="none" w:sz="0" w:space="0" w:color="auto"/>
            <w:left w:val="none" w:sz="0" w:space="0" w:color="auto"/>
            <w:bottom w:val="none" w:sz="0" w:space="0" w:color="auto"/>
            <w:right w:val="none" w:sz="0" w:space="0" w:color="auto"/>
          </w:divBdr>
        </w:div>
        <w:div w:id="1710565243">
          <w:marLeft w:val="640"/>
          <w:marRight w:val="0"/>
          <w:marTop w:val="0"/>
          <w:marBottom w:val="0"/>
          <w:divBdr>
            <w:top w:val="none" w:sz="0" w:space="0" w:color="auto"/>
            <w:left w:val="none" w:sz="0" w:space="0" w:color="auto"/>
            <w:bottom w:val="none" w:sz="0" w:space="0" w:color="auto"/>
            <w:right w:val="none" w:sz="0" w:space="0" w:color="auto"/>
          </w:divBdr>
        </w:div>
        <w:div w:id="2002729321">
          <w:marLeft w:val="640"/>
          <w:marRight w:val="0"/>
          <w:marTop w:val="0"/>
          <w:marBottom w:val="0"/>
          <w:divBdr>
            <w:top w:val="none" w:sz="0" w:space="0" w:color="auto"/>
            <w:left w:val="none" w:sz="0" w:space="0" w:color="auto"/>
            <w:bottom w:val="none" w:sz="0" w:space="0" w:color="auto"/>
            <w:right w:val="none" w:sz="0" w:space="0" w:color="auto"/>
          </w:divBdr>
        </w:div>
        <w:div w:id="2079983273">
          <w:marLeft w:val="640"/>
          <w:marRight w:val="0"/>
          <w:marTop w:val="0"/>
          <w:marBottom w:val="0"/>
          <w:divBdr>
            <w:top w:val="none" w:sz="0" w:space="0" w:color="auto"/>
            <w:left w:val="none" w:sz="0" w:space="0" w:color="auto"/>
            <w:bottom w:val="none" w:sz="0" w:space="0" w:color="auto"/>
            <w:right w:val="none" w:sz="0" w:space="0" w:color="auto"/>
          </w:divBdr>
        </w:div>
      </w:divsChild>
    </w:div>
    <w:div w:id="1500151082">
      <w:bodyDiv w:val="1"/>
      <w:marLeft w:val="0"/>
      <w:marRight w:val="0"/>
      <w:marTop w:val="0"/>
      <w:marBottom w:val="0"/>
      <w:divBdr>
        <w:top w:val="none" w:sz="0" w:space="0" w:color="auto"/>
        <w:left w:val="none" w:sz="0" w:space="0" w:color="auto"/>
        <w:bottom w:val="none" w:sz="0" w:space="0" w:color="auto"/>
        <w:right w:val="none" w:sz="0" w:space="0" w:color="auto"/>
      </w:divBdr>
      <w:divsChild>
        <w:div w:id="53740952">
          <w:marLeft w:val="640"/>
          <w:marRight w:val="0"/>
          <w:marTop w:val="0"/>
          <w:marBottom w:val="0"/>
          <w:divBdr>
            <w:top w:val="none" w:sz="0" w:space="0" w:color="auto"/>
            <w:left w:val="none" w:sz="0" w:space="0" w:color="auto"/>
            <w:bottom w:val="none" w:sz="0" w:space="0" w:color="auto"/>
            <w:right w:val="none" w:sz="0" w:space="0" w:color="auto"/>
          </w:divBdr>
        </w:div>
        <w:div w:id="182860432">
          <w:marLeft w:val="640"/>
          <w:marRight w:val="0"/>
          <w:marTop w:val="0"/>
          <w:marBottom w:val="0"/>
          <w:divBdr>
            <w:top w:val="none" w:sz="0" w:space="0" w:color="auto"/>
            <w:left w:val="none" w:sz="0" w:space="0" w:color="auto"/>
            <w:bottom w:val="none" w:sz="0" w:space="0" w:color="auto"/>
            <w:right w:val="none" w:sz="0" w:space="0" w:color="auto"/>
          </w:divBdr>
        </w:div>
        <w:div w:id="244148682">
          <w:marLeft w:val="640"/>
          <w:marRight w:val="0"/>
          <w:marTop w:val="0"/>
          <w:marBottom w:val="0"/>
          <w:divBdr>
            <w:top w:val="none" w:sz="0" w:space="0" w:color="auto"/>
            <w:left w:val="none" w:sz="0" w:space="0" w:color="auto"/>
            <w:bottom w:val="none" w:sz="0" w:space="0" w:color="auto"/>
            <w:right w:val="none" w:sz="0" w:space="0" w:color="auto"/>
          </w:divBdr>
        </w:div>
        <w:div w:id="493105680">
          <w:marLeft w:val="640"/>
          <w:marRight w:val="0"/>
          <w:marTop w:val="0"/>
          <w:marBottom w:val="0"/>
          <w:divBdr>
            <w:top w:val="none" w:sz="0" w:space="0" w:color="auto"/>
            <w:left w:val="none" w:sz="0" w:space="0" w:color="auto"/>
            <w:bottom w:val="none" w:sz="0" w:space="0" w:color="auto"/>
            <w:right w:val="none" w:sz="0" w:space="0" w:color="auto"/>
          </w:divBdr>
        </w:div>
        <w:div w:id="723141034">
          <w:marLeft w:val="640"/>
          <w:marRight w:val="0"/>
          <w:marTop w:val="0"/>
          <w:marBottom w:val="0"/>
          <w:divBdr>
            <w:top w:val="none" w:sz="0" w:space="0" w:color="auto"/>
            <w:left w:val="none" w:sz="0" w:space="0" w:color="auto"/>
            <w:bottom w:val="none" w:sz="0" w:space="0" w:color="auto"/>
            <w:right w:val="none" w:sz="0" w:space="0" w:color="auto"/>
          </w:divBdr>
        </w:div>
        <w:div w:id="763113030">
          <w:marLeft w:val="640"/>
          <w:marRight w:val="0"/>
          <w:marTop w:val="0"/>
          <w:marBottom w:val="0"/>
          <w:divBdr>
            <w:top w:val="none" w:sz="0" w:space="0" w:color="auto"/>
            <w:left w:val="none" w:sz="0" w:space="0" w:color="auto"/>
            <w:bottom w:val="none" w:sz="0" w:space="0" w:color="auto"/>
            <w:right w:val="none" w:sz="0" w:space="0" w:color="auto"/>
          </w:divBdr>
        </w:div>
        <w:div w:id="820653198">
          <w:marLeft w:val="640"/>
          <w:marRight w:val="0"/>
          <w:marTop w:val="0"/>
          <w:marBottom w:val="0"/>
          <w:divBdr>
            <w:top w:val="none" w:sz="0" w:space="0" w:color="auto"/>
            <w:left w:val="none" w:sz="0" w:space="0" w:color="auto"/>
            <w:bottom w:val="none" w:sz="0" w:space="0" w:color="auto"/>
            <w:right w:val="none" w:sz="0" w:space="0" w:color="auto"/>
          </w:divBdr>
        </w:div>
        <w:div w:id="1006247502">
          <w:marLeft w:val="640"/>
          <w:marRight w:val="0"/>
          <w:marTop w:val="0"/>
          <w:marBottom w:val="0"/>
          <w:divBdr>
            <w:top w:val="none" w:sz="0" w:space="0" w:color="auto"/>
            <w:left w:val="none" w:sz="0" w:space="0" w:color="auto"/>
            <w:bottom w:val="none" w:sz="0" w:space="0" w:color="auto"/>
            <w:right w:val="none" w:sz="0" w:space="0" w:color="auto"/>
          </w:divBdr>
        </w:div>
        <w:div w:id="1114326750">
          <w:marLeft w:val="640"/>
          <w:marRight w:val="0"/>
          <w:marTop w:val="0"/>
          <w:marBottom w:val="0"/>
          <w:divBdr>
            <w:top w:val="none" w:sz="0" w:space="0" w:color="auto"/>
            <w:left w:val="none" w:sz="0" w:space="0" w:color="auto"/>
            <w:bottom w:val="none" w:sz="0" w:space="0" w:color="auto"/>
            <w:right w:val="none" w:sz="0" w:space="0" w:color="auto"/>
          </w:divBdr>
        </w:div>
        <w:div w:id="1238250686">
          <w:marLeft w:val="640"/>
          <w:marRight w:val="0"/>
          <w:marTop w:val="0"/>
          <w:marBottom w:val="0"/>
          <w:divBdr>
            <w:top w:val="none" w:sz="0" w:space="0" w:color="auto"/>
            <w:left w:val="none" w:sz="0" w:space="0" w:color="auto"/>
            <w:bottom w:val="none" w:sz="0" w:space="0" w:color="auto"/>
            <w:right w:val="none" w:sz="0" w:space="0" w:color="auto"/>
          </w:divBdr>
        </w:div>
        <w:div w:id="1355155941">
          <w:marLeft w:val="640"/>
          <w:marRight w:val="0"/>
          <w:marTop w:val="0"/>
          <w:marBottom w:val="0"/>
          <w:divBdr>
            <w:top w:val="none" w:sz="0" w:space="0" w:color="auto"/>
            <w:left w:val="none" w:sz="0" w:space="0" w:color="auto"/>
            <w:bottom w:val="none" w:sz="0" w:space="0" w:color="auto"/>
            <w:right w:val="none" w:sz="0" w:space="0" w:color="auto"/>
          </w:divBdr>
        </w:div>
        <w:div w:id="1372417682">
          <w:marLeft w:val="640"/>
          <w:marRight w:val="0"/>
          <w:marTop w:val="0"/>
          <w:marBottom w:val="0"/>
          <w:divBdr>
            <w:top w:val="none" w:sz="0" w:space="0" w:color="auto"/>
            <w:left w:val="none" w:sz="0" w:space="0" w:color="auto"/>
            <w:bottom w:val="none" w:sz="0" w:space="0" w:color="auto"/>
            <w:right w:val="none" w:sz="0" w:space="0" w:color="auto"/>
          </w:divBdr>
        </w:div>
        <w:div w:id="1375811278">
          <w:marLeft w:val="640"/>
          <w:marRight w:val="0"/>
          <w:marTop w:val="0"/>
          <w:marBottom w:val="0"/>
          <w:divBdr>
            <w:top w:val="none" w:sz="0" w:space="0" w:color="auto"/>
            <w:left w:val="none" w:sz="0" w:space="0" w:color="auto"/>
            <w:bottom w:val="none" w:sz="0" w:space="0" w:color="auto"/>
            <w:right w:val="none" w:sz="0" w:space="0" w:color="auto"/>
          </w:divBdr>
        </w:div>
        <w:div w:id="1498038049">
          <w:marLeft w:val="640"/>
          <w:marRight w:val="0"/>
          <w:marTop w:val="0"/>
          <w:marBottom w:val="0"/>
          <w:divBdr>
            <w:top w:val="none" w:sz="0" w:space="0" w:color="auto"/>
            <w:left w:val="none" w:sz="0" w:space="0" w:color="auto"/>
            <w:bottom w:val="none" w:sz="0" w:space="0" w:color="auto"/>
            <w:right w:val="none" w:sz="0" w:space="0" w:color="auto"/>
          </w:divBdr>
        </w:div>
        <w:div w:id="1525051205">
          <w:marLeft w:val="640"/>
          <w:marRight w:val="0"/>
          <w:marTop w:val="0"/>
          <w:marBottom w:val="0"/>
          <w:divBdr>
            <w:top w:val="none" w:sz="0" w:space="0" w:color="auto"/>
            <w:left w:val="none" w:sz="0" w:space="0" w:color="auto"/>
            <w:bottom w:val="none" w:sz="0" w:space="0" w:color="auto"/>
            <w:right w:val="none" w:sz="0" w:space="0" w:color="auto"/>
          </w:divBdr>
        </w:div>
        <w:div w:id="1634486755">
          <w:marLeft w:val="640"/>
          <w:marRight w:val="0"/>
          <w:marTop w:val="0"/>
          <w:marBottom w:val="0"/>
          <w:divBdr>
            <w:top w:val="none" w:sz="0" w:space="0" w:color="auto"/>
            <w:left w:val="none" w:sz="0" w:space="0" w:color="auto"/>
            <w:bottom w:val="none" w:sz="0" w:space="0" w:color="auto"/>
            <w:right w:val="none" w:sz="0" w:space="0" w:color="auto"/>
          </w:divBdr>
        </w:div>
        <w:div w:id="1682583873">
          <w:marLeft w:val="640"/>
          <w:marRight w:val="0"/>
          <w:marTop w:val="0"/>
          <w:marBottom w:val="0"/>
          <w:divBdr>
            <w:top w:val="none" w:sz="0" w:space="0" w:color="auto"/>
            <w:left w:val="none" w:sz="0" w:space="0" w:color="auto"/>
            <w:bottom w:val="none" w:sz="0" w:space="0" w:color="auto"/>
            <w:right w:val="none" w:sz="0" w:space="0" w:color="auto"/>
          </w:divBdr>
        </w:div>
        <w:div w:id="1722560047">
          <w:marLeft w:val="640"/>
          <w:marRight w:val="0"/>
          <w:marTop w:val="0"/>
          <w:marBottom w:val="0"/>
          <w:divBdr>
            <w:top w:val="none" w:sz="0" w:space="0" w:color="auto"/>
            <w:left w:val="none" w:sz="0" w:space="0" w:color="auto"/>
            <w:bottom w:val="none" w:sz="0" w:space="0" w:color="auto"/>
            <w:right w:val="none" w:sz="0" w:space="0" w:color="auto"/>
          </w:divBdr>
        </w:div>
        <w:div w:id="1752191406">
          <w:marLeft w:val="640"/>
          <w:marRight w:val="0"/>
          <w:marTop w:val="0"/>
          <w:marBottom w:val="0"/>
          <w:divBdr>
            <w:top w:val="none" w:sz="0" w:space="0" w:color="auto"/>
            <w:left w:val="none" w:sz="0" w:space="0" w:color="auto"/>
            <w:bottom w:val="none" w:sz="0" w:space="0" w:color="auto"/>
            <w:right w:val="none" w:sz="0" w:space="0" w:color="auto"/>
          </w:divBdr>
        </w:div>
        <w:div w:id="1780947061">
          <w:marLeft w:val="640"/>
          <w:marRight w:val="0"/>
          <w:marTop w:val="0"/>
          <w:marBottom w:val="0"/>
          <w:divBdr>
            <w:top w:val="none" w:sz="0" w:space="0" w:color="auto"/>
            <w:left w:val="none" w:sz="0" w:space="0" w:color="auto"/>
            <w:bottom w:val="none" w:sz="0" w:space="0" w:color="auto"/>
            <w:right w:val="none" w:sz="0" w:space="0" w:color="auto"/>
          </w:divBdr>
        </w:div>
        <w:div w:id="1805661329">
          <w:marLeft w:val="640"/>
          <w:marRight w:val="0"/>
          <w:marTop w:val="0"/>
          <w:marBottom w:val="0"/>
          <w:divBdr>
            <w:top w:val="none" w:sz="0" w:space="0" w:color="auto"/>
            <w:left w:val="none" w:sz="0" w:space="0" w:color="auto"/>
            <w:bottom w:val="none" w:sz="0" w:space="0" w:color="auto"/>
            <w:right w:val="none" w:sz="0" w:space="0" w:color="auto"/>
          </w:divBdr>
        </w:div>
        <w:div w:id="1811483189">
          <w:marLeft w:val="640"/>
          <w:marRight w:val="0"/>
          <w:marTop w:val="0"/>
          <w:marBottom w:val="0"/>
          <w:divBdr>
            <w:top w:val="none" w:sz="0" w:space="0" w:color="auto"/>
            <w:left w:val="none" w:sz="0" w:space="0" w:color="auto"/>
            <w:bottom w:val="none" w:sz="0" w:space="0" w:color="auto"/>
            <w:right w:val="none" w:sz="0" w:space="0" w:color="auto"/>
          </w:divBdr>
        </w:div>
        <w:div w:id="1835877434">
          <w:marLeft w:val="640"/>
          <w:marRight w:val="0"/>
          <w:marTop w:val="0"/>
          <w:marBottom w:val="0"/>
          <w:divBdr>
            <w:top w:val="none" w:sz="0" w:space="0" w:color="auto"/>
            <w:left w:val="none" w:sz="0" w:space="0" w:color="auto"/>
            <w:bottom w:val="none" w:sz="0" w:space="0" w:color="auto"/>
            <w:right w:val="none" w:sz="0" w:space="0" w:color="auto"/>
          </w:divBdr>
        </w:div>
        <w:div w:id="1856339523">
          <w:marLeft w:val="640"/>
          <w:marRight w:val="0"/>
          <w:marTop w:val="0"/>
          <w:marBottom w:val="0"/>
          <w:divBdr>
            <w:top w:val="none" w:sz="0" w:space="0" w:color="auto"/>
            <w:left w:val="none" w:sz="0" w:space="0" w:color="auto"/>
            <w:bottom w:val="none" w:sz="0" w:space="0" w:color="auto"/>
            <w:right w:val="none" w:sz="0" w:space="0" w:color="auto"/>
          </w:divBdr>
        </w:div>
        <w:div w:id="1926717355">
          <w:marLeft w:val="640"/>
          <w:marRight w:val="0"/>
          <w:marTop w:val="0"/>
          <w:marBottom w:val="0"/>
          <w:divBdr>
            <w:top w:val="none" w:sz="0" w:space="0" w:color="auto"/>
            <w:left w:val="none" w:sz="0" w:space="0" w:color="auto"/>
            <w:bottom w:val="none" w:sz="0" w:space="0" w:color="auto"/>
            <w:right w:val="none" w:sz="0" w:space="0" w:color="auto"/>
          </w:divBdr>
        </w:div>
        <w:div w:id="1941403319">
          <w:marLeft w:val="640"/>
          <w:marRight w:val="0"/>
          <w:marTop w:val="0"/>
          <w:marBottom w:val="0"/>
          <w:divBdr>
            <w:top w:val="none" w:sz="0" w:space="0" w:color="auto"/>
            <w:left w:val="none" w:sz="0" w:space="0" w:color="auto"/>
            <w:bottom w:val="none" w:sz="0" w:space="0" w:color="auto"/>
            <w:right w:val="none" w:sz="0" w:space="0" w:color="auto"/>
          </w:divBdr>
        </w:div>
      </w:divsChild>
    </w:div>
    <w:div w:id="1507667916">
      <w:bodyDiv w:val="1"/>
      <w:marLeft w:val="0"/>
      <w:marRight w:val="0"/>
      <w:marTop w:val="0"/>
      <w:marBottom w:val="0"/>
      <w:divBdr>
        <w:top w:val="none" w:sz="0" w:space="0" w:color="auto"/>
        <w:left w:val="none" w:sz="0" w:space="0" w:color="auto"/>
        <w:bottom w:val="none" w:sz="0" w:space="0" w:color="auto"/>
        <w:right w:val="none" w:sz="0" w:space="0" w:color="auto"/>
      </w:divBdr>
    </w:div>
    <w:div w:id="1523324245">
      <w:bodyDiv w:val="1"/>
      <w:marLeft w:val="0"/>
      <w:marRight w:val="0"/>
      <w:marTop w:val="0"/>
      <w:marBottom w:val="0"/>
      <w:divBdr>
        <w:top w:val="none" w:sz="0" w:space="0" w:color="auto"/>
        <w:left w:val="none" w:sz="0" w:space="0" w:color="auto"/>
        <w:bottom w:val="none" w:sz="0" w:space="0" w:color="auto"/>
        <w:right w:val="none" w:sz="0" w:space="0" w:color="auto"/>
      </w:divBdr>
      <w:divsChild>
        <w:div w:id="203835265">
          <w:marLeft w:val="640"/>
          <w:marRight w:val="0"/>
          <w:marTop w:val="0"/>
          <w:marBottom w:val="0"/>
          <w:divBdr>
            <w:top w:val="none" w:sz="0" w:space="0" w:color="auto"/>
            <w:left w:val="none" w:sz="0" w:space="0" w:color="auto"/>
            <w:bottom w:val="none" w:sz="0" w:space="0" w:color="auto"/>
            <w:right w:val="none" w:sz="0" w:space="0" w:color="auto"/>
          </w:divBdr>
        </w:div>
        <w:div w:id="208036109">
          <w:marLeft w:val="640"/>
          <w:marRight w:val="0"/>
          <w:marTop w:val="0"/>
          <w:marBottom w:val="0"/>
          <w:divBdr>
            <w:top w:val="none" w:sz="0" w:space="0" w:color="auto"/>
            <w:left w:val="none" w:sz="0" w:space="0" w:color="auto"/>
            <w:bottom w:val="none" w:sz="0" w:space="0" w:color="auto"/>
            <w:right w:val="none" w:sz="0" w:space="0" w:color="auto"/>
          </w:divBdr>
        </w:div>
        <w:div w:id="232083738">
          <w:marLeft w:val="640"/>
          <w:marRight w:val="0"/>
          <w:marTop w:val="0"/>
          <w:marBottom w:val="0"/>
          <w:divBdr>
            <w:top w:val="none" w:sz="0" w:space="0" w:color="auto"/>
            <w:left w:val="none" w:sz="0" w:space="0" w:color="auto"/>
            <w:bottom w:val="none" w:sz="0" w:space="0" w:color="auto"/>
            <w:right w:val="none" w:sz="0" w:space="0" w:color="auto"/>
          </w:divBdr>
        </w:div>
        <w:div w:id="471991339">
          <w:marLeft w:val="640"/>
          <w:marRight w:val="0"/>
          <w:marTop w:val="0"/>
          <w:marBottom w:val="0"/>
          <w:divBdr>
            <w:top w:val="none" w:sz="0" w:space="0" w:color="auto"/>
            <w:left w:val="none" w:sz="0" w:space="0" w:color="auto"/>
            <w:bottom w:val="none" w:sz="0" w:space="0" w:color="auto"/>
            <w:right w:val="none" w:sz="0" w:space="0" w:color="auto"/>
          </w:divBdr>
        </w:div>
        <w:div w:id="875847250">
          <w:marLeft w:val="640"/>
          <w:marRight w:val="0"/>
          <w:marTop w:val="0"/>
          <w:marBottom w:val="0"/>
          <w:divBdr>
            <w:top w:val="none" w:sz="0" w:space="0" w:color="auto"/>
            <w:left w:val="none" w:sz="0" w:space="0" w:color="auto"/>
            <w:bottom w:val="none" w:sz="0" w:space="0" w:color="auto"/>
            <w:right w:val="none" w:sz="0" w:space="0" w:color="auto"/>
          </w:divBdr>
        </w:div>
        <w:div w:id="912467155">
          <w:marLeft w:val="640"/>
          <w:marRight w:val="0"/>
          <w:marTop w:val="0"/>
          <w:marBottom w:val="0"/>
          <w:divBdr>
            <w:top w:val="none" w:sz="0" w:space="0" w:color="auto"/>
            <w:left w:val="none" w:sz="0" w:space="0" w:color="auto"/>
            <w:bottom w:val="none" w:sz="0" w:space="0" w:color="auto"/>
            <w:right w:val="none" w:sz="0" w:space="0" w:color="auto"/>
          </w:divBdr>
        </w:div>
        <w:div w:id="1180856371">
          <w:marLeft w:val="640"/>
          <w:marRight w:val="0"/>
          <w:marTop w:val="0"/>
          <w:marBottom w:val="0"/>
          <w:divBdr>
            <w:top w:val="none" w:sz="0" w:space="0" w:color="auto"/>
            <w:left w:val="none" w:sz="0" w:space="0" w:color="auto"/>
            <w:bottom w:val="none" w:sz="0" w:space="0" w:color="auto"/>
            <w:right w:val="none" w:sz="0" w:space="0" w:color="auto"/>
          </w:divBdr>
        </w:div>
        <w:div w:id="1268268863">
          <w:marLeft w:val="640"/>
          <w:marRight w:val="0"/>
          <w:marTop w:val="0"/>
          <w:marBottom w:val="0"/>
          <w:divBdr>
            <w:top w:val="none" w:sz="0" w:space="0" w:color="auto"/>
            <w:left w:val="none" w:sz="0" w:space="0" w:color="auto"/>
            <w:bottom w:val="none" w:sz="0" w:space="0" w:color="auto"/>
            <w:right w:val="none" w:sz="0" w:space="0" w:color="auto"/>
          </w:divBdr>
        </w:div>
        <w:div w:id="1345208215">
          <w:marLeft w:val="640"/>
          <w:marRight w:val="0"/>
          <w:marTop w:val="0"/>
          <w:marBottom w:val="0"/>
          <w:divBdr>
            <w:top w:val="none" w:sz="0" w:space="0" w:color="auto"/>
            <w:left w:val="none" w:sz="0" w:space="0" w:color="auto"/>
            <w:bottom w:val="none" w:sz="0" w:space="0" w:color="auto"/>
            <w:right w:val="none" w:sz="0" w:space="0" w:color="auto"/>
          </w:divBdr>
        </w:div>
        <w:div w:id="1377394663">
          <w:marLeft w:val="640"/>
          <w:marRight w:val="0"/>
          <w:marTop w:val="0"/>
          <w:marBottom w:val="0"/>
          <w:divBdr>
            <w:top w:val="none" w:sz="0" w:space="0" w:color="auto"/>
            <w:left w:val="none" w:sz="0" w:space="0" w:color="auto"/>
            <w:bottom w:val="none" w:sz="0" w:space="0" w:color="auto"/>
            <w:right w:val="none" w:sz="0" w:space="0" w:color="auto"/>
          </w:divBdr>
        </w:div>
        <w:div w:id="1443067593">
          <w:marLeft w:val="640"/>
          <w:marRight w:val="0"/>
          <w:marTop w:val="0"/>
          <w:marBottom w:val="0"/>
          <w:divBdr>
            <w:top w:val="none" w:sz="0" w:space="0" w:color="auto"/>
            <w:left w:val="none" w:sz="0" w:space="0" w:color="auto"/>
            <w:bottom w:val="none" w:sz="0" w:space="0" w:color="auto"/>
            <w:right w:val="none" w:sz="0" w:space="0" w:color="auto"/>
          </w:divBdr>
        </w:div>
        <w:div w:id="1518731890">
          <w:marLeft w:val="640"/>
          <w:marRight w:val="0"/>
          <w:marTop w:val="0"/>
          <w:marBottom w:val="0"/>
          <w:divBdr>
            <w:top w:val="none" w:sz="0" w:space="0" w:color="auto"/>
            <w:left w:val="none" w:sz="0" w:space="0" w:color="auto"/>
            <w:bottom w:val="none" w:sz="0" w:space="0" w:color="auto"/>
            <w:right w:val="none" w:sz="0" w:space="0" w:color="auto"/>
          </w:divBdr>
        </w:div>
        <w:div w:id="1559246887">
          <w:marLeft w:val="640"/>
          <w:marRight w:val="0"/>
          <w:marTop w:val="0"/>
          <w:marBottom w:val="0"/>
          <w:divBdr>
            <w:top w:val="none" w:sz="0" w:space="0" w:color="auto"/>
            <w:left w:val="none" w:sz="0" w:space="0" w:color="auto"/>
            <w:bottom w:val="none" w:sz="0" w:space="0" w:color="auto"/>
            <w:right w:val="none" w:sz="0" w:space="0" w:color="auto"/>
          </w:divBdr>
        </w:div>
        <w:div w:id="1644582397">
          <w:marLeft w:val="640"/>
          <w:marRight w:val="0"/>
          <w:marTop w:val="0"/>
          <w:marBottom w:val="0"/>
          <w:divBdr>
            <w:top w:val="none" w:sz="0" w:space="0" w:color="auto"/>
            <w:left w:val="none" w:sz="0" w:space="0" w:color="auto"/>
            <w:bottom w:val="none" w:sz="0" w:space="0" w:color="auto"/>
            <w:right w:val="none" w:sz="0" w:space="0" w:color="auto"/>
          </w:divBdr>
        </w:div>
        <w:div w:id="1655404238">
          <w:marLeft w:val="640"/>
          <w:marRight w:val="0"/>
          <w:marTop w:val="0"/>
          <w:marBottom w:val="0"/>
          <w:divBdr>
            <w:top w:val="none" w:sz="0" w:space="0" w:color="auto"/>
            <w:left w:val="none" w:sz="0" w:space="0" w:color="auto"/>
            <w:bottom w:val="none" w:sz="0" w:space="0" w:color="auto"/>
            <w:right w:val="none" w:sz="0" w:space="0" w:color="auto"/>
          </w:divBdr>
        </w:div>
        <w:div w:id="1727803351">
          <w:marLeft w:val="640"/>
          <w:marRight w:val="0"/>
          <w:marTop w:val="0"/>
          <w:marBottom w:val="0"/>
          <w:divBdr>
            <w:top w:val="none" w:sz="0" w:space="0" w:color="auto"/>
            <w:left w:val="none" w:sz="0" w:space="0" w:color="auto"/>
            <w:bottom w:val="none" w:sz="0" w:space="0" w:color="auto"/>
            <w:right w:val="none" w:sz="0" w:space="0" w:color="auto"/>
          </w:divBdr>
        </w:div>
        <w:div w:id="1747805622">
          <w:marLeft w:val="640"/>
          <w:marRight w:val="0"/>
          <w:marTop w:val="0"/>
          <w:marBottom w:val="0"/>
          <w:divBdr>
            <w:top w:val="none" w:sz="0" w:space="0" w:color="auto"/>
            <w:left w:val="none" w:sz="0" w:space="0" w:color="auto"/>
            <w:bottom w:val="none" w:sz="0" w:space="0" w:color="auto"/>
            <w:right w:val="none" w:sz="0" w:space="0" w:color="auto"/>
          </w:divBdr>
        </w:div>
        <w:div w:id="1852257849">
          <w:marLeft w:val="640"/>
          <w:marRight w:val="0"/>
          <w:marTop w:val="0"/>
          <w:marBottom w:val="0"/>
          <w:divBdr>
            <w:top w:val="none" w:sz="0" w:space="0" w:color="auto"/>
            <w:left w:val="none" w:sz="0" w:space="0" w:color="auto"/>
            <w:bottom w:val="none" w:sz="0" w:space="0" w:color="auto"/>
            <w:right w:val="none" w:sz="0" w:space="0" w:color="auto"/>
          </w:divBdr>
        </w:div>
        <w:div w:id="1881816604">
          <w:marLeft w:val="640"/>
          <w:marRight w:val="0"/>
          <w:marTop w:val="0"/>
          <w:marBottom w:val="0"/>
          <w:divBdr>
            <w:top w:val="none" w:sz="0" w:space="0" w:color="auto"/>
            <w:left w:val="none" w:sz="0" w:space="0" w:color="auto"/>
            <w:bottom w:val="none" w:sz="0" w:space="0" w:color="auto"/>
            <w:right w:val="none" w:sz="0" w:space="0" w:color="auto"/>
          </w:divBdr>
        </w:div>
      </w:divsChild>
    </w:div>
    <w:div w:id="1542401900">
      <w:bodyDiv w:val="1"/>
      <w:marLeft w:val="0"/>
      <w:marRight w:val="0"/>
      <w:marTop w:val="0"/>
      <w:marBottom w:val="0"/>
      <w:divBdr>
        <w:top w:val="none" w:sz="0" w:space="0" w:color="auto"/>
        <w:left w:val="none" w:sz="0" w:space="0" w:color="auto"/>
        <w:bottom w:val="none" w:sz="0" w:space="0" w:color="auto"/>
        <w:right w:val="none" w:sz="0" w:space="0" w:color="auto"/>
      </w:divBdr>
      <w:divsChild>
        <w:div w:id="71321964">
          <w:marLeft w:val="640"/>
          <w:marRight w:val="0"/>
          <w:marTop w:val="0"/>
          <w:marBottom w:val="0"/>
          <w:divBdr>
            <w:top w:val="none" w:sz="0" w:space="0" w:color="auto"/>
            <w:left w:val="none" w:sz="0" w:space="0" w:color="auto"/>
            <w:bottom w:val="none" w:sz="0" w:space="0" w:color="auto"/>
            <w:right w:val="none" w:sz="0" w:space="0" w:color="auto"/>
          </w:divBdr>
        </w:div>
        <w:div w:id="112792705">
          <w:marLeft w:val="640"/>
          <w:marRight w:val="0"/>
          <w:marTop w:val="0"/>
          <w:marBottom w:val="0"/>
          <w:divBdr>
            <w:top w:val="none" w:sz="0" w:space="0" w:color="auto"/>
            <w:left w:val="none" w:sz="0" w:space="0" w:color="auto"/>
            <w:bottom w:val="none" w:sz="0" w:space="0" w:color="auto"/>
            <w:right w:val="none" w:sz="0" w:space="0" w:color="auto"/>
          </w:divBdr>
        </w:div>
        <w:div w:id="229123919">
          <w:marLeft w:val="640"/>
          <w:marRight w:val="0"/>
          <w:marTop w:val="0"/>
          <w:marBottom w:val="0"/>
          <w:divBdr>
            <w:top w:val="none" w:sz="0" w:space="0" w:color="auto"/>
            <w:left w:val="none" w:sz="0" w:space="0" w:color="auto"/>
            <w:bottom w:val="none" w:sz="0" w:space="0" w:color="auto"/>
            <w:right w:val="none" w:sz="0" w:space="0" w:color="auto"/>
          </w:divBdr>
        </w:div>
        <w:div w:id="328945229">
          <w:marLeft w:val="640"/>
          <w:marRight w:val="0"/>
          <w:marTop w:val="0"/>
          <w:marBottom w:val="0"/>
          <w:divBdr>
            <w:top w:val="none" w:sz="0" w:space="0" w:color="auto"/>
            <w:left w:val="none" w:sz="0" w:space="0" w:color="auto"/>
            <w:bottom w:val="none" w:sz="0" w:space="0" w:color="auto"/>
            <w:right w:val="none" w:sz="0" w:space="0" w:color="auto"/>
          </w:divBdr>
        </w:div>
        <w:div w:id="396440037">
          <w:marLeft w:val="640"/>
          <w:marRight w:val="0"/>
          <w:marTop w:val="0"/>
          <w:marBottom w:val="0"/>
          <w:divBdr>
            <w:top w:val="none" w:sz="0" w:space="0" w:color="auto"/>
            <w:left w:val="none" w:sz="0" w:space="0" w:color="auto"/>
            <w:bottom w:val="none" w:sz="0" w:space="0" w:color="auto"/>
            <w:right w:val="none" w:sz="0" w:space="0" w:color="auto"/>
          </w:divBdr>
        </w:div>
        <w:div w:id="434137101">
          <w:marLeft w:val="640"/>
          <w:marRight w:val="0"/>
          <w:marTop w:val="0"/>
          <w:marBottom w:val="0"/>
          <w:divBdr>
            <w:top w:val="none" w:sz="0" w:space="0" w:color="auto"/>
            <w:left w:val="none" w:sz="0" w:space="0" w:color="auto"/>
            <w:bottom w:val="none" w:sz="0" w:space="0" w:color="auto"/>
            <w:right w:val="none" w:sz="0" w:space="0" w:color="auto"/>
          </w:divBdr>
        </w:div>
        <w:div w:id="604309002">
          <w:marLeft w:val="640"/>
          <w:marRight w:val="0"/>
          <w:marTop w:val="0"/>
          <w:marBottom w:val="0"/>
          <w:divBdr>
            <w:top w:val="none" w:sz="0" w:space="0" w:color="auto"/>
            <w:left w:val="none" w:sz="0" w:space="0" w:color="auto"/>
            <w:bottom w:val="none" w:sz="0" w:space="0" w:color="auto"/>
            <w:right w:val="none" w:sz="0" w:space="0" w:color="auto"/>
          </w:divBdr>
        </w:div>
        <w:div w:id="606422675">
          <w:marLeft w:val="640"/>
          <w:marRight w:val="0"/>
          <w:marTop w:val="0"/>
          <w:marBottom w:val="0"/>
          <w:divBdr>
            <w:top w:val="none" w:sz="0" w:space="0" w:color="auto"/>
            <w:left w:val="none" w:sz="0" w:space="0" w:color="auto"/>
            <w:bottom w:val="none" w:sz="0" w:space="0" w:color="auto"/>
            <w:right w:val="none" w:sz="0" w:space="0" w:color="auto"/>
          </w:divBdr>
        </w:div>
        <w:div w:id="613100551">
          <w:marLeft w:val="640"/>
          <w:marRight w:val="0"/>
          <w:marTop w:val="0"/>
          <w:marBottom w:val="0"/>
          <w:divBdr>
            <w:top w:val="none" w:sz="0" w:space="0" w:color="auto"/>
            <w:left w:val="none" w:sz="0" w:space="0" w:color="auto"/>
            <w:bottom w:val="none" w:sz="0" w:space="0" w:color="auto"/>
            <w:right w:val="none" w:sz="0" w:space="0" w:color="auto"/>
          </w:divBdr>
        </w:div>
        <w:div w:id="936135278">
          <w:marLeft w:val="640"/>
          <w:marRight w:val="0"/>
          <w:marTop w:val="0"/>
          <w:marBottom w:val="0"/>
          <w:divBdr>
            <w:top w:val="none" w:sz="0" w:space="0" w:color="auto"/>
            <w:left w:val="none" w:sz="0" w:space="0" w:color="auto"/>
            <w:bottom w:val="none" w:sz="0" w:space="0" w:color="auto"/>
            <w:right w:val="none" w:sz="0" w:space="0" w:color="auto"/>
          </w:divBdr>
        </w:div>
        <w:div w:id="997614305">
          <w:marLeft w:val="640"/>
          <w:marRight w:val="0"/>
          <w:marTop w:val="0"/>
          <w:marBottom w:val="0"/>
          <w:divBdr>
            <w:top w:val="none" w:sz="0" w:space="0" w:color="auto"/>
            <w:left w:val="none" w:sz="0" w:space="0" w:color="auto"/>
            <w:bottom w:val="none" w:sz="0" w:space="0" w:color="auto"/>
            <w:right w:val="none" w:sz="0" w:space="0" w:color="auto"/>
          </w:divBdr>
        </w:div>
        <w:div w:id="1070690658">
          <w:marLeft w:val="640"/>
          <w:marRight w:val="0"/>
          <w:marTop w:val="0"/>
          <w:marBottom w:val="0"/>
          <w:divBdr>
            <w:top w:val="none" w:sz="0" w:space="0" w:color="auto"/>
            <w:left w:val="none" w:sz="0" w:space="0" w:color="auto"/>
            <w:bottom w:val="none" w:sz="0" w:space="0" w:color="auto"/>
            <w:right w:val="none" w:sz="0" w:space="0" w:color="auto"/>
          </w:divBdr>
        </w:div>
        <w:div w:id="1112018099">
          <w:marLeft w:val="640"/>
          <w:marRight w:val="0"/>
          <w:marTop w:val="0"/>
          <w:marBottom w:val="0"/>
          <w:divBdr>
            <w:top w:val="none" w:sz="0" w:space="0" w:color="auto"/>
            <w:left w:val="none" w:sz="0" w:space="0" w:color="auto"/>
            <w:bottom w:val="none" w:sz="0" w:space="0" w:color="auto"/>
            <w:right w:val="none" w:sz="0" w:space="0" w:color="auto"/>
          </w:divBdr>
        </w:div>
        <w:div w:id="1154639199">
          <w:marLeft w:val="640"/>
          <w:marRight w:val="0"/>
          <w:marTop w:val="0"/>
          <w:marBottom w:val="0"/>
          <w:divBdr>
            <w:top w:val="none" w:sz="0" w:space="0" w:color="auto"/>
            <w:left w:val="none" w:sz="0" w:space="0" w:color="auto"/>
            <w:bottom w:val="none" w:sz="0" w:space="0" w:color="auto"/>
            <w:right w:val="none" w:sz="0" w:space="0" w:color="auto"/>
          </w:divBdr>
        </w:div>
        <w:div w:id="1447892416">
          <w:marLeft w:val="640"/>
          <w:marRight w:val="0"/>
          <w:marTop w:val="0"/>
          <w:marBottom w:val="0"/>
          <w:divBdr>
            <w:top w:val="none" w:sz="0" w:space="0" w:color="auto"/>
            <w:left w:val="none" w:sz="0" w:space="0" w:color="auto"/>
            <w:bottom w:val="none" w:sz="0" w:space="0" w:color="auto"/>
            <w:right w:val="none" w:sz="0" w:space="0" w:color="auto"/>
          </w:divBdr>
        </w:div>
        <w:div w:id="1900707664">
          <w:marLeft w:val="640"/>
          <w:marRight w:val="0"/>
          <w:marTop w:val="0"/>
          <w:marBottom w:val="0"/>
          <w:divBdr>
            <w:top w:val="none" w:sz="0" w:space="0" w:color="auto"/>
            <w:left w:val="none" w:sz="0" w:space="0" w:color="auto"/>
            <w:bottom w:val="none" w:sz="0" w:space="0" w:color="auto"/>
            <w:right w:val="none" w:sz="0" w:space="0" w:color="auto"/>
          </w:divBdr>
        </w:div>
        <w:div w:id="1933272572">
          <w:marLeft w:val="640"/>
          <w:marRight w:val="0"/>
          <w:marTop w:val="0"/>
          <w:marBottom w:val="0"/>
          <w:divBdr>
            <w:top w:val="none" w:sz="0" w:space="0" w:color="auto"/>
            <w:left w:val="none" w:sz="0" w:space="0" w:color="auto"/>
            <w:bottom w:val="none" w:sz="0" w:space="0" w:color="auto"/>
            <w:right w:val="none" w:sz="0" w:space="0" w:color="auto"/>
          </w:divBdr>
        </w:div>
        <w:div w:id="2062629726">
          <w:marLeft w:val="640"/>
          <w:marRight w:val="0"/>
          <w:marTop w:val="0"/>
          <w:marBottom w:val="0"/>
          <w:divBdr>
            <w:top w:val="none" w:sz="0" w:space="0" w:color="auto"/>
            <w:left w:val="none" w:sz="0" w:space="0" w:color="auto"/>
            <w:bottom w:val="none" w:sz="0" w:space="0" w:color="auto"/>
            <w:right w:val="none" w:sz="0" w:space="0" w:color="auto"/>
          </w:divBdr>
        </w:div>
        <w:div w:id="2099014612">
          <w:marLeft w:val="640"/>
          <w:marRight w:val="0"/>
          <w:marTop w:val="0"/>
          <w:marBottom w:val="0"/>
          <w:divBdr>
            <w:top w:val="none" w:sz="0" w:space="0" w:color="auto"/>
            <w:left w:val="none" w:sz="0" w:space="0" w:color="auto"/>
            <w:bottom w:val="none" w:sz="0" w:space="0" w:color="auto"/>
            <w:right w:val="none" w:sz="0" w:space="0" w:color="auto"/>
          </w:divBdr>
        </w:div>
      </w:divsChild>
    </w:div>
    <w:div w:id="1542981453">
      <w:bodyDiv w:val="1"/>
      <w:marLeft w:val="0"/>
      <w:marRight w:val="0"/>
      <w:marTop w:val="0"/>
      <w:marBottom w:val="0"/>
      <w:divBdr>
        <w:top w:val="none" w:sz="0" w:space="0" w:color="auto"/>
        <w:left w:val="none" w:sz="0" w:space="0" w:color="auto"/>
        <w:bottom w:val="none" w:sz="0" w:space="0" w:color="auto"/>
        <w:right w:val="none" w:sz="0" w:space="0" w:color="auto"/>
      </w:divBdr>
      <w:divsChild>
        <w:div w:id="34501212">
          <w:marLeft w:val="640"/>
          <w:marRight w:val="0"/>
          <w:marTop w:val="0"/>
          <w:marBottom w:val="0"/>
          <w:divBdr>
            <w:top w:val="none" w:sz="0" w:space="0" w:color="auto"/>
            <w:left w:val="none" w:sz="0" w:space="0" w:color="auto"/>
            <w:bottom w:val="none" w:sz="0" w:space="0" w:color="auto"/>
            <w:right w:val="none" w:sz="0" w:space="0" w:color="auto"/>
          </w:divBdr>
        </w:div>
        <w:div w:id="121315797">
          <w:marLeft w:val="640"/>
          <w:marRight w:val="0"/>
          <w:marTop w:val="0"/>
          <w:marBottom w:val="0"/>
          <w:divBdr>
            <w:top w:val="none" w:sz="0" w:space="0" w:color="auto"/>
            <w:left w:val="none" w:sz="0" w:space="0" w:color="auto"/>
            <w:bottom w:val="none" w:sz="0" w:space="0" w:color="auto"/>
            <w:right w:val="none" w:sz="0" w:space="0" w:color="auto"/>
          </w:divBdr>
        </w:div>
        <w:div w:id="131145197">
          <w:marLeft w:val="640"/>
          <w:marRight w:val="0"/>
          <w:marTop w:val="0"/>
          <w:marBottom w:val="0"/>
          <w:divBdr>
            <w:top w:val="none" w:sz="0" w:space="0" w:color="auto"/>
            <w:left w:val="none" w:sz="0" w:space="0" w:color="auto"/>
            <w:bottom w:val="none" w:sz="0" w:space="0" w:color="auto"/>
            <w:right w:val="none" w:sz="0" w:space="0" w:color="auto"/>
          </w:divBdr>
        </w:div>
        <w:div w:id="222958162">
          <w:marLeft w:val="640"/>
          <w:marRight w:val="0"/>
          <w:marTop w:val="0"/>
          <w:marBottom w:val="0"/>
          <w:divBdr>
            <w:top w:val="none" w:sz="0" w:space="0" w:color="auto"/>
            <w:left w:val="none" w:sz="0" w:space="0" w:color="auto"/>
            <w:bottom w:val="none" w:sz="0" w:space="0" w:color="auto"/>
            <w:right w:val="none" w:sz="0" w:space="0" w:color="auto"/>
          </w:divBdr>
        </w:div>
        <w:div w:id="375274635">
          <w:marLeft w:val="640"/>
          <w:marRight w:val="0"/>
          <w:marTop w:val="0"/>
          <w:marBottom w:val="0"/>
          <w:divBdr>
            <w:top w:val="none" w:sz="0" w:space="0" w:color="auto"/>
            <w:left w:val="none" w:sz="0" w:space="0" w:color="auto"/>
            <w:bottom w:val="none" w:sz="0" w:space="0" w:color="auto"/>
            <w:right w:val="none" w:sz="0" w:space="0" w:color="auto"/>
          </w:divBdr>
        </w:div>
        <w:div w:id="751321233">
          <w:marLeft w:val="640"/>
          <w:marRight w:val="0"/>
          <w:marTop w:val="0"/>
          <w:marBottom w:val="0"/>
          <w:divBdr>
            <w:top w:val="none" w:sz="0" w:space="0" w:color="auto"/>
            <w:left w:val="none" w:sz="0" w:space="0" w:color="auto"/>
            <w:bottom w:val="none" w:sz="0" w:space="0" w:color="auto"/>
            <w:right w:val="none" w:sz="0" w:space="0" w:color="auto"/>
          </w:divBdr>
        </w:div>
        <w:div w:id="774983309">
          <w:marLeft w:val="640"/>
          <w:marRight w:val="0"/>
          <w:marTop w:val="0"/>
          <w:marBottom w:val="0"/>
          <w:divBdr>
            <w:top w:val="none" w:sz="0" w:space="0" w:color="auto"/>
            <w:left w:val="none" w:sz="0" w:space="0" w:color="auto"/>
            <w:bottom w:val="none" w:sz="0" w:space="0" w:color="auto"/>
            <w:right w:val="none" w:sz="0" w:space="0" w:color="auto"/>
          </w:divBdr>
        </w:div>
        <w:div w:id="809636348">
          <w:marLeft w:val="640"/>
          <w:marRight w:val="0"/>
          <w:marTop w:val="0"/>
          <w:marBottom w:val="0"/>
          <w:divBdr>
            <w:top w:val="none" w:sz="0" w:space="0" w:color="auto"/>
            <w:left w:val="none" w:sz="0" w:space="0" w:color="auto"/>
            <w:bottom w:val="none" w:sz="0" w:space="0" w:color="auto"/>
            <w:right w:val="none" w:sz="0" w:space="0" w:color="auto"/>
          </w:divBdr>
        </w:div>
        <w:div w:id="887036778">
          <w:marLeft w:val="640"/>
          <w:marRight w:val="0"/>
          <w:marTop w:val="0"/>
          <w:marBottom w:val="0"/>
          <w:divBdr>
            <w:top w:val="none" w:sz="0" w:space="0" w:color="auto"/>
            <w:left w:val="none" w:sz="0" w:space="0" w:color="auto"/>
            <w:bottom w:val="none" w:sz="0" w:space="0" w:color="auto"/>
            <w:right w:val="none" w:sz="0" w:space="0" w:color="auto"/>
          </w:divBdr>
        </w:div>
        <w:div w:id="1167398841">
          <w:marLeft w:val="640"/>
          <w:marRight w:val="0"/>
          <w:marTop w:val="0"/>
          <w:marBottom w:val="0"/>
          <w:divBdr>
            <w:top w:val="none" w:sz="0" w:space="0" w:color="auto"/>
            <w:left w:val="none" w:sz="0" w:space="0" w:color="auto"/>
            <w:bottom w:val="none" w:sz="0" w:space="0" w:color="auto"/>
            <w:right w:val="none" w:sz="0" w:space="0" w:color="auto"/>
          </w:divBdr>
        </w:div>
        <w:div w:id="1188449988">
          <w:marLeft w:val="640"/>
          <w:marRight w:val="0"/>
          <w:marTop w:val="0"/>
          <w:marBottom w:val="0"/>
          <w:divBdr>
            <w:top w:val="none" w:sz="0" w:space="0" w:color="auto"/>
            <w:left w:val="none" w:sz="0" w:space="0" w:color="auto"/>
            <w:bottom w:val="none" w:sz="0" w:space="0" w:color="auto"/>
            <w:right w:val="none" w:sz="0" w:space="0" w:color="auto"/>
          </w:divBdr>
        </w:div>
        <w:div w:id="1353728543">
          <w:marLeft w:val="640"/>
          <w:marRight w:val="0"/>
          <w:marTop w:val="0"/>
          <w:marBottom w:val="0"/>
          <w:divBdr>
            <w:top w:val="none" w:sz="0" w:space="0" w:color="auto"/>
            <w:left w:val="none" w:sz="0" w:space="0" w:color="auto"/>
            <w:bottom w:val="none" w:sz="0" w:space="0" w:color="auto"/>
            <w:right w:val="none" w:sz="0" w:space="0" w:color="auto"/>
          </w:divBdr>
        </w:div>
        <w:div w:id="1361278209">
          <w:marLeft w:val="640"/>
          <w:marRight w:val="0"/>
          <w:marTop w:val="0"/>
          <w:marBottom w:val="0"/>
          <w:divBdr>
            <w:top w:val="none" w:sz="0" w:space="0" w:color="auto"/>
            <w:left w:val="none" w:sz="0" w:space="0" w:color="auto"/>
            <w:bottom w:val="none" w:sz="0" w:space="0" w:color="auto"/>
            <w:right w:val="none" w:sz="0" w:space="0" w:color="auto"/>
          </w:divBdr>
        </w:div>
        <w:div w:id="1640527530">
          <w:marLeft w:val="640"/>
          <w:marRight w:val="0"/>
          <w:marTop w:val="0"/>
          <w:marBottom w:val="0"/>
          <w:divBdr>
            <w:top w:val="none" w:sz="0" w:space="0" w:color="auto"/>
            <w:left w:val="none" w:sz="0" w:space="0" w:color="auto"/>
            <w:bottom w:val="none" w:sz="0" w:space="0" w:color="auto"/>
            <w:right w:val="none" w:sz="0" w:space="0" w:color="auto"/>
          </w:divBdr>
        </w:div>
        <w:div w:id="1737629196">
          <w:marLeft w:val="640"/>
          <w:marRight w:val="0"/>
          <w:marTop w:val="0"/>
          <w:marBottom w:val="0"/>
          <w:divBdr>
            <w:top w:val="none" w:sz="0" w:space="0" w:color="auto"/>
            <w:left w:val="none" w:sz="0" w:space="0" w:color="auto"/>
            <w:bottom w:val="none" w:sz="0" w:space="0" w:color="auto"/>
            <w:right w:val="none" w:sz="0" w:space="0" w:color="auto"/>
          </w:divBdr>
        </w:div>
        <w:div w:id="2107840289">
          <w:marLeft w:val="640"/>
          <w:marRight w:val="0"/>
          <w:marTop w:val="0"/>
          <w:marBottom w:val="0"/>
          <w:divBdr>
            <w:top w:val="none" w:sz="0" w:space="0" w:color="auto"/>
            <w:left w:val="none" w:sz="0" w:space="0" w:color="auto"/>
            <w:bottom w:val="none" w:sz="0" w:space="0" w:color="auto"/>
            <w:right w:val="none" w:sz="0" w:space="0" w:color="auto"/>
          </w:divBdr>
        </w:div>
      </w:divsChild>
    </w:div>
    <w:div w:id="1548448786">
      <w:bodyDiv w:val="1"/>
      <w:marLeft w:val="0"/>
      <w:marRight w:val="0"/>
      <w:marTop w:val="0"/>
      <w:marBottom w:val="0"/>
      <w:divBdr>
        <w:top w:val="none" w:sz="0" w:space="0" w:color="auto"/>
        <w:left w:val="none" w:sz="0" w:space="0" w:color="auto"/>
        <w:bottom w:val="none" w:sz="0" w:space="0" w:color="auto"/>
        <w:right w:val="none" w:sz="0" w:space="0" w:color="auto"/>
      </w:divBdr>
    </w:div>
    <w:div w:id="1559198772">
      <w:bodyDiv w:val="1"/>
      <w:marLeft w:val="0"/>
      <w:marRight w:val="0"/>
      <w:marTop w:val="0"/>
      <w:marBottom w:val="0"/>
      <w:divBdr>
        <w:top w:val="none" w:sz="0" w:space="0" w:color="auto"/>
        <w:left w:val="none" w:sz="0" w:space="0" w:color="auto"/>
        <w:bottom w:val="none" w:sz="0" w:space="0" w:color="auto"/>
        <w:right w:val="none" w:sz="0" w:space="0" w:color="auto"/>
      </w:divBdr>
      <w:divsChild>
        <w:div w:id="155190143">
          <w:marLeft w:val="640"/>
          <w:marRight w:val="0"/>
          <w:marTop w:val="0"/>
          <w:marBottom w:val="0"/>
          <w:divBdr>
            <w:top w:val="none" w:sz="0" w:space="0" w:color="auto"/>
            <w:left w:val="none" w:sz="0" w:space="0" w:color="auto"/>
            <w:bottom w:val="none" w:sz="0" w:space="0" w:color="auto"/>
            <w:right w:val="none" w:sz="0" w:space="0" w:color="auto"/>
          </w:divBdr>
        </w:div>
        <w:div w:id="219948398">
          <w:marLeft w:val="640"/>
          <w:marRight w:val="0"/>
          <w:marTop w:val="0"/>
          <w:marBottom w:val="0"/>
          <w:divBdr>
            <w:top w:val="none" w:sz="0" w:space="0" w:color="auto"/>
            <w:left w:val="none" w:sz="0" w:space="0" w:color="auto"/>
            <w:bottom w:val="none" w:sz="0" w:space="0" w:color="auto"/>
            <w:right w:val="none" w:sz="0" w:space="0" w:color="auto"/>
          </w:divBdr>
        </w:div>
        <w:div w:id="298346755">
          <w:marLeft w:val="640"/>
          <w:marRight w:val="0"/>
          <w:marTop w:val="0"/>
          <w:marBottom w:val="0"/>
          <w:divBdr>
            <w:top w:val="none" w:sz="0" w:space="0" w:color="auto"/>
            <w:left w:val="none" w:sz="0" w:space="0" w:color="auto"/>
            <w:bottom w:val="none" w:sz="0" w:space="0" w:color="auto"/>
            <w:right w:val="none" w:sz="0" w:space="0" w:color="auto"/>
          </w:divBdr>
        </w:div>
        <w:div w:id="312805629">
          <w:marLeft w:val="640"/>
          <w:marRight w:val="0"/>
          <w:marTop w:val="0"/>
          <w:marBottom w:val="0"/>
          <w:divBdr>
            <w:top w:val="none" w:sz="0" w:space="0" w:color="auto"/>
            <w:left w:val="none" w:sz="0" w:space="0" w:color="auto"/>
            <w:bottom w:val="none" w:sz="0" w:space="0" w:color="auto"/>
            <w:right w:val="none" w:sz="0" w:space="0" w:color="auto"/>
          </w:divBdr>
        </w:div>
        <w:div w:id="431780883">
          <w:marLeft w:val="640"/>
          <w:marRight w:val="0"/>
          <w:marTop w:val="0"/>
          <w:marBottom w:val="0"/>
          <w:divBdr>
            <w:top w:val="none" w:sz="0" w:space="0" w:color="auto"/>
            <w:left w:val="none" w:sz="0" w:space="0" w:color="auto"/>
            <w:bottom w:val="none" w:sz="0" w:space="0" w:color="auto"/>
            <w:right w:val="none" w:sz="0" w:space="0" w:color="auto"/>
          </w:divBdr>
        </w:div>
        <w:div w:id="501092758">
          <w:marLeft w:val="640"/>
          <w:marRight w:val="0"/>
          <w:marTop w:val="0"/>
          <w:marBottom w:val="0"/>
          <w:divBdr>
            <w:top w:val="none" w:sz="0" w:space="0" w:color="auto"/>
            <w:left w:val="none" w:sz="0" w:space="0" w:color="auto"/>
            <w:bottom w:val="none" w:sz="0" w:space="0" w:color="auto"/>
            <w:right w:val="none" w:sz="0" w:space="0" w:color="auto"/>
          </w:divBdr>
        </w:div>
        <w:div w:id="559288669">
          <w:marLeft w:val="640"/>
          <w:marRight w:val="0"/>
          <w:marTop w:val="0"/>
          <w:marBottom w:val="0"/>
          <w:divBdr>
            <w:top w:val="none" w:sz="0" w:space="0" w:color="auto"/>
            <w:left w:val="none" w:sz="0" w:space="0" w:color="auto"/>
            <w:bottom w:val="none" w:sz="0" w:space="0" w:color="auto"/>
            <w:right w:val="none" w:sz="0" w:space="0" w:color="auto"/>
          </w:divBdr>
        </w:div>
        <w:div w:id="600258152">
          <w:marLeft w:val="640"/>
          <w:marRight w:val="0"/>
          <w:marTop w:val="0"/>
          <w:marBottom w:val="0"/>
          <w:divBdr>
            <w:top w:val="none" w:sz="0" w:space="0" w:color="auto"/>
            <w:left w:val="none" w:sz="0" w:space="0" w:color="auto"/>
            <w:bottom w:val="none" w:sz="0" w:space="0" w:color="auto"/>
            <w:right w:val="none" w:sz="0" w:space="0" w:color="auto"/>
          </w:divBdr>
        </w:div>
        <w:div w:id="635571496">
          <w:marLeft w:val="640"/>
          <w:marRight w:val="0"/>
          <w:marTop w:val="0"/>
          <w:marBottom w:val="0"/>
          <w:divBdr>
            <w:top w:val="none" w:sz="0" w:space="0" w:color="auto"/>
            <w:left w:val="none" w:sz="0" w:space="0" w:color="auto"/>
            <w:bottom w:val="none" w:sz="0" w:space="0" w:color="auto"/>
            <w:right w:val="none" w:sz="0" w:space="0" w:color="auto"/>
          </w:divBdr>
        </w:div>
        <w:div w:id="637413618">
          <w:marLeft w:val="640"/>
          <w:marRight w:val="0"/>
          <w:marTop w:val="0"/>
          <w:marBottom w:val="0"/>
          <w:divBdr>
            <w:top w:val="none" w:sz="0" w:space="0" w:color="auto"/>
            <w:left w:val="none" w:sz="0" w:space="0" w:color="auto"/>
            <w:bottom w:val="none" w:sz="0" w:space="0" w:color="auto"/>
            <w:right w:val="none" w:sz="0" w:space="0" w:color="auto"/>
          </w:divBdr>
        </w:div>
        <w:div w:id="684017163">
          <w:marLeft w:val="640"/>
          <w:marRight w:val="0"/>
          <w:marTop w:val="0"/>
          <w:marBottom w:val="0"/>
          <w:divBdr>
            <w:top w:val="none" w:sz="0" w:space="0" w:color="auto"/>
            <w:left w:val="none" w:sz="0" w:space="0" w:color="auto"/>
            <w:bottom w:val="none" w:sz="0" w:space="0" w:color="auto"/>
            <w:right w:val="none" w:sz="0" w:space="0" w:color="auto"/>
          </w:divBdr>
        </w:div>
        <w:div w:id="771129052">
          <w:marLeft w:val="640"/>
          <w:marRight w:val="0"/>
          <w:marTop w:val="0"/>
          <w:marBottom w:val="0"/>
          <w:divBdr>
            <w:top w:val="none" w:sz="0" w:space="0" w:color="auto"/>
            <w:left w:val="none" w:sz="0" w:space="0" w:color="auto"/>
            <w:bottom w:val="none" w:sz="0" w:space="0" w:color="auto"/>
            <w:right w:val="none" w:sz="0" w:space="0" w:color="auto"/>
          </w:divBdr>
        </w:div>
        <w:div w:id="1020084958">
          <w:marLeft w:val="640"/>
          <w:marRight w:val="0"/>
          <w:marTop w:val="0"/>
          <w:marBottom w:val="0"/>
          <w:divBdr>
            <w:top w:val="none" w:sz="0" w:space="0" w:color="auto"/>
            <w:left w:val="none" w:sz="0" w:space="0" w:color="auto"/>
            <w:bottom w:val="none" w:sz="0" w:space="0" w:color="auto"/>
            <w:right w:val="none" w:sz="0" w:space="0" w:color="auto"/>
          </w:divBdr>
        </w:div>
        <w:div w:id="1045377023">
          <w:marLeft w:val="640"/>
          <w:marRight w:val="0"/>
          <w:marTop w:val="0"/>
          <w:marBottom w:val="0"/>
          <w:divBdr>
            <w:top w:val="none" w:sz="0" w:space="0" w:color="auto"/>
            <w:left w:val="none" w:sz="0" w:space="0" w:color="auto"/>
            <w:bottom w:val="none" w:sz="0" w:space="0" w:color="auto"/>
            <w:right w:val="none" w:sz="0" w:space="0" w:color="auto"/>
          </w:divBdr>
        </w:div>
        <w:div w:id="1060443275">
          <w:marLeft w:val="640"/>
          <w:marRight w:val="0"/>
          <w:marTop w:val="0"/>
          <w:marBottom w:val="0"/>
          <w:divBdr>
            <w:top w:val="none" w:sz="0" w:space="0" w:color="auto"/>
            <w:left w:val="none" w:sz="0" w:space="0" w:color="auto"/>
            <w:bottom w:val="none" w:sz="0" w:space="0" w:color="auto"/>
            <w:right w:val="none" w:sz="0" w:space="0" w:color="auto"/>
          </w:divBdr>
        </w:div>
        <w:div w:id="1184443606">
          <w:marLeft w:val="640"/>
          <w:marRight w:val="0"/>
          <w:marTop w:val="0"/>
          <w:marBottom w:val="0"/>
          <w:divBdr>
            <w:top w:val="none" w:sz="0" w:space="0" w:color="auto"/>
            <w:left w:val="none" w:sz="0" w:space="0" w:color="auto"/>
            <w:bottom w:val="none" w:sz="0" w:space="0" w:color="auto"/>
            <w:right w:val="none" w:sz="0" w:space="0" w:color="auto"/>
          </w:divBdr>
        </w:div>
        <w:div w:id="1217548058">
          <w:marLeft w:val="640"/>
          <w:marRight w:val="0"/>
          <w:marTop w:val="0"/>
          <w:marBottom w:val="0"/>
          <w:divBdr>
            <w:top w:val="none" w:sz="0" w:space="0" w:color="auto"/>
            <w:left w:val="none" w:sz="0" w:space="0" w:color="auto"/>
            <w:bottom w:val="none" w:sz="0" w:space="0" w:color="auto"/>
            <w:right w:val="none" w:sz="0" w:space="0" w:color="auto"/>
          </w:divBdr>
        </w:div>
        <w:div w:id="1306278849">
          <w:marLeft w:val="640"/>
          <w:marRight w:val="0"/>
          <w:marTop w:val="0"/>
          <w:marBottom w:val="0"/>
          <w:divBdr>
            <w:top w:val="none" w:sz="0" w:space="0" w:color="auto"/>
            <w:left w:val="none" w:sz="0" w:space="0" w:color="auto"/>
            <w:bottom w:val="none" w:sz="0" w:space="0" w:color="auto"/>
            <w:right w:val="none" w:sz="0" w:space="0" w:color="auto"/>
          </w:divBdr>
        </w:div>
        <w:div w:id="1340741638">
          <w:marLeft w:val="640"/>
          <w:marRight w:val="0"/>
          <w:marTop w:val="0"/>
          <w:marBottom w:val="0"/>
          <w:divBdr>
            <w:top w:val="none" w:sz="0" w:space="0" w:color="auto"/>
            <w:left w:val="none" w:sz="0" w:space="0" w:color="auto"/>
            <w:bottom w:val="none" w:sz="0" w:space="0" w:color="auto"/>
            <w:right w:val="none" w:sz="0" w:space="0" w:color="auto"/>
          </w:divBdr>
        </w:div>
        <w:div w:id="1530028675">
          <w:marLeft w:val="640"/>
          <w:marRight w:val="0"/>
          <w:marTop w:val="0"/>
          <w:marBottom w:val="0"/>
          <w:divBdr>
            <w:top w:val="none" w:sz="0" w:space="0" w:color="auto"/>
            <w:left w:val="none" w:sz="0" w:space="0" w:color="auto"/>
            <w:bottom w:val="none" w:sz="0" w:space="0" w:color="auto"/>
            <w:right w:val="none" w:sz="0" w:space="0" w:color="auto"/>
          </w:divBdr>
        </w:div>
        <w:div w:id="1537767747">
          <w:marLeft w:val="640"/>
          <w:marRight w:val="0"/>
          <w:marTop w:val="0"/>
          <w:marBottom w:val="0"/>
          <w:divBdr>
            <w:top w:val="none" w:sz="0" w:space="0" w:color="auto"/>
            <w:left w:val="none" w:sz="0" w:space="0" w:color="auto"/>
            <w:bottom w:val="none" w:sz="0" w:space="0" w:color="auto"/>
            <w:right w:val="none" w:sz="0" w:space="0" w:color="auto"/>
          </w:divBdr>
        </w:div>
        <w:div w:id="1554463787">
          <w:marLeft w:val="640"/>
          <w:marRight w:val="0"/>
          <w:marTop w:val="0"/>
          <w:marBottom w:val="0"/>
          <w:divBdr>
            <w:top w:val="none" w:sz="0" w:space="0" w:color="auto"/>
            <w:left w:val="none" w:sz="0" w:space="0" w:color="auto"/>
            <w:bottom w:val="none" w:sz="0" w:space="0" w:color="auto"/>
            <w:right w:val="none" w:sz="0" w:space="0" w:color="auto"/>
          </w:divBdr>
        </w:div>
        <w:div w:id="1574004868">
          <w:marLeft w:val="640"/>
          <w:marRight w:val="0"/>
          <w:marTop w:val="0"/>
          <w:marBottom w:val="0"/>
          <w:divBdr>
            <w:top w:val="none" w:sz="0" w:space="0" w:color="auto"/>
            <w:left w:val="none" w:sz="0" w:space="0" w:color="auto"/>
            <w:bottom w:val="none" w:sz="0" w:space="0" w:color="auto"/>
            <w:right w:val="none" w:sz="0" w:space="0" w:color="auto"/>
          </w:divBdr>
        </w:div>
        <w:div w:id="1582251460">
          <w:marLeft w:val="640"/>
          <w:marRight w:val="0"/>
          <w:marTop w:val="0"/>
          <w:marBottom w:val="0"/>
          <w:divBdr>
            <w:top w:val="none" w:sz="0" w:space="0" w:color="auto"/>
            <w:left w:val="none" w:sz="0" w:space="0" w:color="auto"/>
            <w:bottom w:val="none" w:sz="0" w:space="0" w:color="auto"/>
            <w:right w:val="none" w:sz="0" w:space="0" w:color="auto"/>
          </w:divBdr>
        </w:div>
        <w:div w:id="1734622633">
          <w:marLeft w:val="640"/>
          <w:marRight w:val="0"/>
          <w:marTop w:val="0"/>
          <w:marBottom w:val="0"/>
          <w:divBdr>
            <w:top w:val="none" w:sz="0" w:space="0" w:color="auto"/>
            <w:left w:val="none" w:sz="0" w:space="0" w:color="auto"/>
            <w:bottom w:val="none" w:sz="0" w:space="0" w:color="auto"/>
            <w:right w:val="none" w:sz="0" w:space="0" w:color="auto"/>
          </w:divBdr>
        </w:div>
        <w:div w:id="1819422017">
          <w:marLeft w:val="640"/>
          <w:marRight w:val="0"/>
          <w:marTop w:val="0"/>
          <w:marBottom w:val="0"/>
          <w:divBdr>
            <w:top w:val="none" w:sz="0" w:space="0" w:color="auto"/>
            <w:left w:val="none" w:sz="0" w:space="0" w:color="auto"/>
            <w:bottom w:val="none" w:sz="0" w:space="0" w:color="auto"/>
            <w:right w:val="none" w:sz="0" w:space="0" w:color="auto"/>
          </w:divBdr>
        </w:div>
        <w:div w:id="2069380437">
          <w:marLeft w:val="640"/>
          <w:marRight w:val="0"/>
          <w:marTop w:val="0"/>
          <w:marBottom w:val="0"/>
          <w:divBdr>
            <w:top w:val="none" w:sz="0" w:space="0" w:color="auto"/>
            <w:left w:val="none" w:sz="0" w:space="0" w:color="auto"/>
            <w:bottom w:val="none" w:sz="0" w:space="0" w:color="auto"/>
            <w:right w:val="none" w:sz="0" w:space="0" w:color="auto"/>
          </w:divBdr>
        </w:div>
      </w:divsChild>
    </w:div>
    <w:div w:id="1559896003">
      <w:bodyDiv w:val="1"/>
      <w:marLeft w:val="0"/>
      <w:marRight w:val="0"/>
      <w:marTop w:val="0"/>
      <w:marBottom w:val="0"/>
      <w:divBdr>
        <w:top w:val="none" w:sz="0" w:space="0" w:color="auto"/>
        <w:left w:val="none" w:sz="0" w:space="0" w:color="auto"/>
        <w:bottom w:val="none" w:sz="0" w:space="0" w:color="auto"/>
        <w:right w:val="none" w:sz="0" w:space="0" w:color="auto"/>
      </w:divBdr>
      <w:divsChild>
        <w:div w:id="54546660">
          <w:marLeft w:val="640"/>
          <w:marRight w:val="0"/>
          <w:marTop w:val="0"/>
          <w:marBottom w:val="0"/>
          <w:divBdr>
            <w:top w:val="none" w:sz="0" w:space="0" w:color="auto"/>
            <w:left w:val="none" w:sz="0" w:space="0" w:color="auto"/>
            <w:bottom w:val="none" w:sz="0" w:space="0" w:color="auto"/>
            <w:right w:val="none" w:sz="0" w:space="0" w:color="auto"/>
          </w:divBdr>
        </w:div>
        <w:div w:id="209810848">
          <w:marLeft w:val="640"/>
          <w:marRight w:val="0"/>
          <w:marTop w:val="0"/>
          <w:marBottom w:val="0"/>
          <w:divBdr>
            <w:top w:val="none" w:sz="0" w:space="0" w:color="auto"/>
            <w:left w:val="none" w:sz="0" w:space="0" w:color="auto"/>
            <w:bottom w:val="none" w:sz="0" w:space="0" w:color="auto"/>
            <w:right w:val="none" w:sz="0" w:space="0" w:color="auto"/>
          </w:divBdr>
        </w:div>
        <w:div w:id="368725822">
          <w:marLeft w:val="640"/>
          <w:marRight w:val="0"/>
          <w:marTop w:val="0"/>
          <w:marBottom w:val="0"/>
          <w:divBdr>
            <w:top w:val="none" w:sz="0" w:space="0" w:color="auto"/>
            <w:left w:val="none" w:sz="0" w:space="0" w:color="auto"/>
            <w:bottom w:val="none" w:sz="0" w:space="0" w:color="auto"/>
            <w:right w:val="none" w:sz="0" w:space="0" w:color="auto"/>
          </w:divBdr>
        </w:div>
        <w:div w:id="574709229">
          <w:marLeft w:val="640"/>
          <w:marRight w:val="0"/>
          <w:marTop w:val="0"/>
          <w:marBottom w:val="0"/>
          <w:divBdr>
            <w:top w:val="none" w:sz="0" w:space="0" w:color="auto"/>
            <w:left w:val="none" w:sz="0" w:space="0" w:color="auto"/>
            <w:bottom w:val="none" w:sz="0" w:space="0" w:color="auto"/>
            <w:right w:val="none" w:sz="0" w:space="0" w:color="auto"/>
          </w:divBdr>
        </w:div>
        <w:div w:id="577592874">
          <w:marLeft w:val="640"/>
          <w:marRight w:val="0"/>
          <w:marTop w:val="0"/>
          <w:marBottom w:val="0"/>
          <w:divBdr>
            <w:top w:val="none" w:sz="0" w:space="0" w:color="auto"/>
            <w:left w:val="none" w:sz="0" w:space="0" w:color="auto"/>
            <w:bottom w:val="none" w:sz="0" w:space="0" w:color="auto"/>
            <w:right w:val="none" w:sz="0" w:space="0" w:color="auto"/>
          </w:divBdr>
        </w:div>
        <w:div w:id="638923808">
          <w:marLeft w:val="640"/>
          <w:marRight w:val="0"/>
          <w:marTop w:val="0"/>
          <w:marBottom w:val="0"/>
          <w:divBdr>
            <w:top w:val="none" w:sz="0" w:space="0" w:color="auto"/>
            <w:left w:val="none" w:sz="0" w:space="0" w:color="auto"/>
            <w:bottom w:val="none" w:sz="0" w:space="0" w:color="auto"/>
            <w:right w:val="none" w:sz="0" w:space="0" w:color="auto"/>
          </w:divBdr>
        </w:div>
        <w:div w:id="890115219">
          <w:marLeft w:val="640"/>
          <w:marRight w:val="0"/>
          <w:marTop w:val="0"/>
          <w:marBottom w:val="0"/>
          <w:divBdr>
            <w:top w:val="none" w:sz="0" w:space="0" w:color="auto"/>
            <w:left w:val="none" w:sz="0" w:space="0" w:color="auto"/>
            <w:bottom w:val="none" w:sz="0" w:space="0" w:color="auto"/>
            <w:right w:val="none" w:sz="0" w:space="0" w:color="auto"/>
          </w:divBdr>
        </w:div>
        <w:div w:id="1180126459">
          <w:marLeft w:val="640"/>
          <w:marRight w:val="0"/>
          <w:marTop w:val="0"/>
          <w:marBottom w:val="0"/>
          <w:divBdr>
            <w:top w:val="none" w:sz="0" w:space="0" w:color="auto"/>
            <w:left w:val="none" w:sz="0" w:space="0" w:color="auto"/>
            <w:bottom w:val="none" w:sz="0" w:space="0" w:color="auto"/>
            <w:right w:val="none" w:sz="0" w:space="0" w:color="auto"/>
          </w:divBdr>
        </w:div>
        <w:div w:id="1214149452">
          <w:marLeft w:val="640"/>
          <w:marRight w:val="0"/>
          <w:marTop w:val="0"/>
          <w:marBottom w:val="0"/>
          <w:divBdr>
            <w:top w:val="none" w:sz="0" w:space="0" w:color="auto"/>
            <w:left w:val="none" w:sz="0" w:space="0" w:color="auto"/>
            <w:bottom w:val="none" w:sz="0" w:space="0" w:color="auto"/>
            <w:right w:val="none" w:sz="0" w:space="0" w:color="auto"/>
          </w:divBdr>
        </w:div>
        <w:div w:id="1260799101">
          <w:marLeft w:val="640"/>
          <w:marRight w:val="0"/>
          <w:marTop w:val="0"/>
          <w:marBottom w:val="0"/>
          <w:divBdr>
            <w:top w:val="none" w:sz="0" w:space="0" w:color="auto"/>
            <w:left w:val="none" w:sz="0" w:space="0" w:color="auto"/>
            <w:bottom w:val="none" w:sz="0" w:space="0" w:color="auto"/>
            <w:right w:val="none" w:sz="0" w:space="0" w:color="auto"/>
          </w:divBdr>
        </w:div>
        <w:div w:id="1266696441">
          <w:marLeft w:val="640"/>
          <w:marRight w:val="0"/>
          <w:marTop w:val="0"/>
          <w:marBottom w:val="0"/>
          <w:divBdr>
            <w:top w:val="none" w:sz="0" w:space="0" w:color="auto"/>
            <w:left w:val="none" w:sz="0" w:space="0" w:color="auto"/>
            <w:bottom w:val="none" w:sz="0" w:space="0" w:color="auto"/>
            <w:right w:val="none" w:sz="0" w:space="0" w:color="auto"/>
          </w:divBdr>
        </w:div>
        <w:div w:id="1289318113">
          <w:marLeft w:val="640"/>
          <w:marRight w:val="0"/>
          <w:marTop w:val="0"/>
          <w:marBottom w:val="0"/>
          <w:divBdr>
            <w:top w:val="none" w:sz="0" w:space="0" w:color="auto"/>
            <w:left w:val="none" w:sz="0" w:space="0" w:color="auto"/>
            <w:bottom w:val="none" w:sz="0" w:space="0" w:color="auto"/>
            <w:right w:val="none" w:sz="0" w:space="0" w:color="auto"/>
          </w:divBdr>
        </w:div>
        <w:div w:id="1426879826">
          <w:marLeft w:val="640"/>
          <w:marRight w:val="0"/>
          <w:marTop w:val="0"/>
          <w:marBottom w:val="0"/>
          <w:divBdr>
            <w:top w:val="none" w:sz="0" w:space="0" w:color="auto"/>
            <w:left w:val="none" w:sz="0" w:space="0" w:color="auto"/>
            <w:bottom w:val="none" w:sz="0" w:space="0" w:color="auto"/>
            <w:right w:val="none" w:sz="0" w:space="0" w:color="auto"/>
          </w:divBdr>
        </w:div>
        <w:div w:id="1560827487">
          <w:marLeft w:val="640"/>
          <w:marRight w:val="0"/>
          <w:marTop w:val="0"/>
          <w:marBottom w:val="0"/>
          <w:divBdr>
            <w:top w:val="none" w:sz="0" w:space="0" w:color="auto"/>
            <w:left w:val="none" w:sz="0" w:space="0" w:color="auto"/>
            <w:bottom w:val="none" w:sz="0" w:space="0" w:color="auto"/>
            <w:right w:val="none" w:sz="0" w:space="0" w:color="auto"/>
          </w:divBdr>
        </w:div>
        <w:div w:id="1683050757">
          <w:marLeft w:val="640"/>
          <w:marRight w:val="0"/>
          <w:marTop w:val="0"/>
          <w:marBottom w:val="0"/>
          <w:divBdr>
            <w:top w:val="none" w:sz="0" w:space="0" w:color="auto"/>
            <w:left w:val="none" w:sz="0" w:space="0" w:color="auto"/>
            <w:bottom w:val="none" w:sz="0" w:space="0" w:color="auto"/>
            <w:right w:val="none" w:sz="0" w:space="0" w:color="auto"/>
          </w:divBdr>
        </w:div>
        <w:div w:id="1779059919">
          <w:marLeft w:val="640"/>
          <w:marRight w:val="0"/>
          <w:marTop w:val="0"/>
          <w:marBottom w:val="0"/>
          <w:divBdr>
            <w:top w:val="none" w:sz="0" w:space="0" w:color="auto"/>
            <w:left w:val="none" w:sz="0" w:space="0" w:color="auto"/>
            <w:bottom w:val="none" w:sz="0" w:space="0" w:color="auto"/>
            <w:right w:val="none" w:sz="0" w:space="0" w:color="auto"/>
          </w:divBdr>
        </w:div>
        <w:div w:id="2124886939">
          <w:marLeft w:val="640"/>
          <w:marRight w:val="0"/>
          <w:marTop w:val="0"/>
          <w:marBottom w:val="0"/>
          <w:divBdr>
            <w:top w:val="none" w:sz="0" w:space="0" w:color="auto"/>
            <w:left w:val="none" w:sz="0" w:space="0" w:color="auto"/>
            <w:bottom w:val="none" w:sz="0" w:space="0" w:color="auto"/>
            <w:right w:val="none" w:sz="0" w:space="0" w:color="auto"/>
          </w:divBdr>
        </w:div>
      </w:divsChild>
    </w:div>
    <w:div w:id="1567910362">
      <w:bodyDiv w:val="1"/>
      <w:marLeft w:val="0"/>
      <w:marRight w:val="0"/>
      <w:marTop w:val="0"/>
      <w:marBottom w:val="0"/>
      <w:divBdr>
        <w:top w:val="none" w:sz="0" w:space="0" w:color="auto"/>
        <w:left w:val="none" w:sz="0" w:space="0" w:color="auto"/>
        <w:bottom w:val="none" w:sz="0" w:space="0" w:color="auto"/>
        <w:right w:val="none" w:sz="0" w:space="0" w:color="auto"/>
      </w:divBdr>
      <w:divsChild>
        <w:div w:id="1444209">
          <w:marLeft w:val="640"/>
          <w:marRight w:val="0"/>
          <w:marTop w:val="0"/>
          <w:marBottom w:val="0"/>
          <w:divBdr>
            <w:top w:val="none" w:sz="0" w:space="0" w:color="auto"/>
            <w:left w:val="none" w:sz="0" w:space="0" w:color="auto"/>
            <w:bottom w:val="none" w:sz="0" w:space="0" w:color="auto"/>
            <w:right w:val="none" w:sz="0" w:space="0" w:color="auto"/>
          </w:divBdr>
        </w:div>
        <w:div w:id="83839442">
          <w:marLeft w:val="640"/>
          <w:marRight w:val="0"/>
          <w:marTop w:val="0"/>
          <w:marBottom w:val="0"/>
          <w:divBdr>
            <w:top w:val="none" w:sz="0" w:space="0" w:color="auto"/>
            <w:left w:val="none" w:sz="0" w:space="0" w:color="auto"/>
            <w:bottom w:val="none" w:sz="0" w:space="0" w:color="auto"/>
            <w:right w:val="none" w:sz="0" w:space="0" w:color="auto"/>
          </w:divBdr>
        </w:div>
        <w:div w:id="98916786">
          <w:marLeft w:val="640"/>
          <w:marRight w:val="0"/>
          <w:marTop w:val="0"/>
          <w:marBottom w:val="0"/>
          <w:divBdr>
            <w:top w:val="none" w:sz="0" w:space="0" w:color="auto"/>
            <w:left w:val="none" w:sz="0" w:space="0" w:color="auto"/>
            <w:bottom w:val="none" w:sz="0" w:space="0" w:color="auto"/>
            <w:right w:val="none" w:sz="0" w:space="0" w:color="auto"/>
          </w:divBdr>
        </w:div>
        <w:div w:id="148710965">
          <w:marLeft w:val="640"/>
          <w:marRight w:val="0"/>
          <w:marTop w:val="0"/>
          <w:marBottom w:val="0"/>
          <w:divBdr>
            <w:top w:val="none" w:sz="0" w:space="0" w:color="auto"/>
            <w:left w:val="none" w:sz="0" w:space="0" w:color="auto"/>
            <w:bottom w:val="none" w:sz="0" w:space="0" w:color="auto"/>
            <w:right w:val="none" w:sz="0" w:space="0" w:color="auto"/>
          </w:divBdr>
        </w:div>
        <w:div w:id="177278488">
          <w:marLeft w:val="640"/>
          <w:marRight w:val="0"/>
          <w:marTop w:val="0"/>
          <w:marBottom w:val="0"/>
          <w:divBdr>
            <w:top w:val="none" w:sz="0" w:space="0" w:color="auto"/>
            <w:left w:val="none" w:sz="0" w:space="0" w:color="auto"/>
            <w:bottom w:val="none" w:sz="0" w:space="0" w:color="auto"/>
            <w:right w:val="none" w:sz="0" w:space="0" w:color="auto"/>
          </w:divBdr>
        </w:div>
        <w:div w:id="244531360">
          <w:marLeft w:val="640"/>
          <w:marRight w:val="0"/>
          <w:marTop w:val="0"/>
          <w:marBottom w:val="0"/>
          <w:divBdr>
            <w:top w:val="none" w:sz="0" w:space="0" w:color="auto"/>
            <w:left w:val="none" w:sz="0" w:space="0" w:color="auto"/>
            <w:bottom w:val="none" w:sz="0" w:space="0" w:color="auto"/>
            <w:right w:val="none" w:sz="0" w:space="0" w:color="auto"/>
          </w:divBdr>
        </w:div>
        <w:div w:id="268659894">
          <w:marLeft w:val="640"/>
          <w:marRight w:val="0"/>
          <w:marTop w:val="0"/>
          <w:marBottom w:val="0"/>
          <w:divBdr>
            <w:top w:val="none" w:sz="0" w:space="0" w:color="auto"/>
            <w:left w:val="none" w:sz="0" w:space="0" w:color="auto"/>
            <w:bottom w:val="none" w:sz="0" w:space="0" w:color="auto"/>
            <w:right w:val="none" w:sz="0" w:space="0" w:color="auto"/>
          </w:divBdr>
        </w:div>
        <w:div w:id="289170858">
          <w:marLeft w:val="640"/>
          <w:marRight w:val="0"/>
          <w:marTop w:val="0"/>
          <w:marBottom w:val="0"/>
          <w:divBdr>
            <w:top w:val="none" w:sz="0" w:space="0" w:color="auto"/>
            <w:left w:val="none" w:sz="0" w:space="0" w:color="auto"/>
            <w:bottom w:val="none" w:sz="0" w:space="0" w:color="auto"/>
            <w:right w:val="none" w:sz="0" w:space="0" w:color="auto"/>
          </w:divBdr>
        </w:div>
        <w:div w:id="349911579">
          <w:marLeft w:val="640"/>
          <w:marRight w:val="0"/>
          <w:marTop w:val="0"/>
          <w:marBottom w:val="0"/>
          <w:divBdr>
            <w:top w:val="none" w:sz="0" w:space="0" w:color="auto"/>
            <w:left w:val="none" w:sz="0" w:space="0" w:color="auto"/>
            <w:bottom w:val="none" w:sz="0" w:space="0" w:color="auto"/>
            <w:right w:val="none" w:sz="0" w:space="0" w:color="auto"/>
          </w:divBdr>
        </w:div>
        <w:div w:id="371003767">
          <w:marLeft w:val="640"/>
          <w:marRight w:val="0"/>
          <w:marTop w:val="0"/>
          <w:marBottom w:val="0"/>
          <w:divBdr>
            <w:top w:val="none" w:sz="0" w:space="0" w:color="auto"/>
            <w:left w:val="none" w:sz="0" w:space="0" w:color="auto"/>
            <w:bottom w:val="none" w:sz="0" w:space="0" w:color="auto"/>
            <w:right w:val="none" w:sz="0" w:space="0" w:color="auto"/>
          </w:divBdr>
        </w:div>
        <w:div w:id="372654145">
          <w:marLeft w:val="640"/>
          <w:marRight w:val="0"/>
          <w:marTop w:val="0"/>
          <w:marBottom w:val="0"/>
          <w:divBdr>
            <w:top w:val="none" w:sz="0" w:space="0" w:color="auto"/>
            <w:left w:val="none" w:sz="0" w:space="0" w:color="auto"/>
            <w:bottom w:val="none" w:sz="0" w:space="0" w:color="auto"/>
            <w:right w:val="none" w:sz="0" w:space="0" w:color="auto"/>
          </w:divBdr>
        </w:div>
        <w:div w:id="388455217">
          <w:marLeft w:val="640"/>
          <w:marRight w:val="0"/>
          <w:marTop w:val="0"/>
          <w:marBottom w:val="0"/>
          <w:divBdr>
            <w:top w:val="none" w:sz="0" w:space="0" w:color="auto"/>
            <w:left w:val="none" w:sz="0" w:space="0" w:color="auto"/>
            <w:bottom w:val="none" w:sz="0" w:space="0" w:color="auto"/>
            <w:right w:val="none" w:sz="0" w:space="0" w:color="auto"/>
          </w:divBdr>
        </w:div>
        <w:div w:id="400295036">
          <w:marLeft w:val="640"/>
          <w:marRight w:val="0"/>
          <w:marTop w:val="0"/>
          <w:marBottom w:val="0"/>
          <w:divBdr>
            <w:top w:val="none" w:sz="0" w:space="0" w:color="auto"/>
            <w:left w:val="none" w:sz="0" w:space="0" w:color="auto"/>
            <w:bottom w:val="none" w:sz="0" w:space="0" w:color="auto"/>
            <w:right w:val="none" w:sz="0" w:space="0" w:color="auto"/>
          </w:divBdr>
        </w:div>
        <w:div w:id="414940309">
          <w:marLeft w:val="640"/>
          <w:marRight w:val="0"/>
          <w:marTop w:val="0"/>
          <w:marBottom w:val="0"/>
          <w:divBdr>
            <w:top w:val="none" w:sz="0" w:space="0" w:color="auto"/>
            <w:left w:val="none" w:sz="0" w:space="0" w:color="auto"/>
            <w:bottom w:val="none" w:sz="0" w:space="0" w:color="auto"/>
            <w:right w:val="none" w:sz="0" w:space="0" w:color="auto"/>
          </w:divBdr>
        </w:div>
        <w:div w:id="425152500">
          <w:marLeft w:val="640"/>
          <w:marRight w:val="0"/>
          <w:marTop w:val="0"/>
          <w:marBottom w:val="0"/>
          <w:divBdr>
            <w:top w:val="none" w:sz="0" w:space="0" w:color="auto"/>
            <w:left w:val="none" w:sz="0" w:space="0" w:color="auto"/>
            <w:bottom w:val="none" w:sz="0" w:space="0" w:color="auto"/>
            <w:right w:val="none" w:sz="0" w:space="0" w:color="auto"/>
          </w:divBdr>
        </w:div>
        <w:div w:id="449207796">
          <w:marLeft w:val="640"/>
          <w:marRight w:val="0"/>
          <w:marTop w:val="0"/>
          <w:marBottom w:val="0"/>
          <w:divBdr>
            <w:top w:val="none" w:sz="0" w:space="0" w:color="auto"/>
            <w:left w:val="none" w:sz="0" w:space="0" w:color="auto"/>
            <w:bottom w:val="none" w:sz="0" w:space="0" w:color="auto"/>
            <w:right w:val="none" w:sz="0" w:space="0" w:color="auto"/>
          </w:divBdr>
        </w:div>
        <w:div w:id="476340364">
          <w:marLeft w:val="640"/>
          <w:marRight w:val="0"/>
          <w:marTop w:val="0"/>
          <w:marBottom w:val="0"/>
          <w:divBdr>
            <w:top w:val="none" w:sz="0" w:space="0" w:color="auto"/>
            <w:left w:val="none" w:sz="0" w:space="0" w:color="auto"/>
            <w:bottom w:val="none" w:sz="0" w:space="0" w:color="auto"/>
            <w:right w:val="none" w:sz="0" w:space="0" w:color="auto"/>
          </w:divBdr>
        </w:div>
        <w:div w:id="520976391">
          <w:marLeft w:val="640"/>
          <w:marRight w:val="0"/>
          <w:marTop w:val="0"/>
          <w:marBottom w:val="0"/>
          <w:divBdr>
            <w:top w:val="none" w:sz="0" w:space="0" w:color="auto"/>
            <w:left w:val="none" w:sz="0" w:space="0" w:color="auto"/>
            <w:bottom w:val="none" w:sz="0" w:space="0" w:color="auto"/>
            <w:right w:val="none" w:sz="0" w:space="0" w:color="auto"/>
          </w:divBdr>
        </w:div>
        <w:div w:id="533006198">
          <w:marLeft w:val="640"/>
          <w:marRight w:val="0"/>
          <w:marTop w:val="0"/>
          <w:marBottom w:val="0"/>
          <w:divBdr>
            <w:top w:val="none" w:sz="0" w:space="0" w:color="auto"/>
            <w:left w:val="none" w:sz="0" w:space="0" w:color="auto"/>
            <w:bottom w:val="none" w:sz="0" w:space="0" w:color="auto"/>
            <w:right w:val="none" w:sz="0" w:space="0" w:color="auto"/>
          </w:divBdr>
        </w:div>
        <w:div w:id="582222877">
          <w:marLeft w:val="640"/>
          <w:marRight w:val="0"/>
          <w:marTop w:val="0"/>
          <w:marBottom w:val="0"/>
          <w:divBdr>
            <w:top w:val="none" w:sz="0" w:space="0" w:color="auto"/>
            <w:left w:val="none" w:sz="0" w:space="0" w:color="auto"/>
            <w:bottom w:val="none" w:sz="0" w:space="0" w:color="auto"/>
            <w:right w:val="none" w:sz="0" w:space="0" w:color="auto"/>
          </w:divBdr>
        </w:div>
        <w:div w:id="644168211">
          <w:marLeft w:val="640"/>
          <w:marRight w:val="0"/>
          <w:marTop w:val="0"/>
          <w:marBottom w:val="0"/>
          <w:divBdr>
            <w:top w:val="none" w:sz="0" w:space="0" w:color="auto"/>
            <w:left w:val="none" w:sz="0" w:space="0" w:color="auto"/>
            <w:bottom w:val="none" w:sz="0" w:space="0" w:color="auto"/>
            <w:right w:val="none" w:sz="0" w:space="0" w:color="auto"/>
          </w:divBdr>
        </w:div>
        <w:div w:id="695623559">
          <w:marLeft w:val="640"/>
          <w:marRight w:val="0"/>
          <w:marTop w:val="0"/>
          <w:marBottom w:val="0"/>
          <w:divBdr>
            <w:top w:val="none" w:sz="0" w:space="0" w:color="auto"/>
            <w:left w:val="none" w:sz="0" w:space="0" w:color="auto"/>
            <w:bottom w:val="none" w:sz="0" w:space="0" w:color="auto"/>
            <w:right w:val="none" w:sz="0" w:space="0" w:color="auto"/>
          </w:divBdr>
        </w:div>
        <w:div w:id="734621499">
          <w:marLeft w:val="640"/>
          <w:marRight w:val="0"/>
          <w:marTop w:val="0"/>
          <w:marBottom w:val="0"/>
          <w:divBdr>
            <w:top w:val="none" w:sz="0" w:space="0" w:color="auto"/>
            <w:left w:val="none" w:sz="0" w:space="0" w:color="auto"/>
            <w:bottom w:val="none" w:sz="0" w:space="0" w:color="auto"/>
            <w:right w:val="none" w:sz="0" w:space="0" w:color="auto"/>
          </w:divBdr>
        </w:div>
        <w:div w:id="743143807">
          <w:marLeft w:val="640"/>
          <w:marRight w:val="0"/>
          <w:marTop w:val="0"/>
          <w:marBottom w:val="0"/>
          <w:divBdr>
            <w:top w:val="none" w:sz="0" w:space="0" w:color="auto"/>
            <w:left w:val="none" w:sz="0" w:space="0" w:color="auto"/>
            <w:bottom w:val="none" w:sz="0" w:space="0" w:color="auto"/>
            <w:right w:val="none" w:sz="0" w:space="0" w:color="auto"/>
          </w:divBdr>
        </w:div>
        <w:div w:id="798769333">
          <w:marLeft w:val="640"/>
          <w:marRight w:val="0"/>
          <w:marTop w:val="0"/>
          <w:marBottom w:val="0"/>
          <w:divBdr>
            <w:top w:val="none" w:sz="0" w:space="0" w:color="auto"/>
            <w:left w:val="none" w:sz="0" w:space="0" w:color="auto"/>
            <w:bottom w:val="none" w:sz="0" w:space="0" w:color="auto"/>
            <w:right w:val="none" w:sz="0" w:space="0" w:color="auto"/>
          </w:divBdr>
        </w:div>
        <w:div w:id="844788553">
          <w:marLeft w:val="640"/>
          <w:marRight w:val="0"/>
          <w:marTop w:val="0"/>
          <w:marBottom w:val="0"/>
          <w:divBdr>
            <w:top w:val="none" w:sz="0" w:space="0" w:color="auto"/>
            <w:left w:val="none" w:sz="0" w:space="0" w:color="auto"/>
            <w:bottom w:val="none" w:sz="0" w:space="0" w:color="auto"/>
            <w:right w:val="none" w:sz="0" w:space="0" w:color="auto"/>
          </w:divBdr>
        </w:div>
        <w:div w:id="919485801">
          <w:marLeft w:val="640"/>
          <w:marRight w:val="0"/>
          <w:marTop w:val="0"/>
          <w:marBottom w:val="0"/>
          <w:divBdr>
            <w:top w:val="none" w:sz="0" w:space="0" w:color="auto"/>
            <w:left w:val="none" w:sz="0" w:space="0" w:color="auto"/>
            <w:bottom w:val="none" w:sz="0" w:space="0" w:color="auto"/>
            <w:right w:val="none" w:sz="0" w:space="0" w:color="auto"/>
          </w:divBdr>
        </w:div>
        <w:div w:id="946082892">
          <w:marLeft w:val="640"/>
          <w:marRight w:val="0"/>
          <w:marTop w:val="0"/>
          <w:marBottom w:val="0"/>
          <w:divBdr>
            <w:top w:val="none" w:sz="0" w:space="0" w:color="auto"/>
            <w:left w:val="none" w:sz="0" w:space="0" w:color="auto"/>
            <w:bottom w:val="none" w:sz="0" w:space="0" w:color="auto"/>
            <w:right w:val="none" w:sz="0" w:space="0" w:color="auto"/>
          </w:divBdr>
        </w:div>
        <w:div w:id="948437953">
          <w:marLeft w:val="640"/>
          <w:marRight w:val="0"/>
          <w:marTop w:val="0"/>
          <w:marBottom w:val="0"/>
          <w:divBdr>
            <w:top w:val="none" w:sz="0" w:space="0" w:color="auto"/>
            <w:left w:val="none" w:sz="0" w:space="0" w:color="auto"/>
            <w:bottom w:val="none" w:sz="0" w:space="0" w:color="auto"/>
            <w:right w:val="none" w:sz="0" w:space="0" w:color="auto"/>
          </w:divBdr>
        </w:div>
        <w:div w:id="979962287">
          <w:marLeft w:val="640"/>
          <w:marRight w:val="0"/>
          <w:marTop w:val="0"/>
          <w:marBottom w:val="0"/>
          <w:divBdr>
            <w:top w:val="none" w:sz="0" w:space="0" w:color="auto"/>
            <w:left w:val="none" w:sz="0" w:space="0" w:color="auto"/>
            <w:bottom w:val="none" w:sz="0" w:space="0" w:color="auto"/>
            <w:right w:val="none" w:sz="0" w:space="0" w:color="auto"/>
          </w:divBdr>
        </w:div>
        <w:div w:id="1027104733">
          <w:marLeft w:val="640"/>
          <w:marRight w:val="0"/>
          <w:marTop w:val="0"/>
          <w:marBottom w:val="0"/>
          <w:divBdr>
            <w:top w:val="none" w:sz="0" w:space="0" w:color="auto"/>
            <w:left w:val="none" w:sz="0" w:space="0" w:color="auto"/>
            <w:bottom w:val="none" w:sz="0" w:space="0" w:color="auto"/>
            <w:right w:val="none" w:sz="0" w:space="0" w:color="auto"/>
          </w:divBdr>
        </w:div>
        <w:div w:id="1145705992">
          <w:marLeft w:val="640"/>
          <w:marRight w:val="0"/>
          <w:marTop w:val="0"/>
          <w:marBottom w:val="0"/>
          <w:divBdr>
            <w:top w:val="none" w:sz="0" w:space="0" w:color="auto"/>
            <w:left w:val="none" w:sz="0" w:space="0" w:color="auto"/>
            <w:bottom w:val="none" w:sz="0" w:space="0" w:color="auto"/>
            <w:right w:val="none" w:sz="0" w:space="0" w:color="auto"/>
          </w:divBdr>
        </w:div>
        <w:div w:id="1149594140">
          <w:marLeft w:val="640"/>
          <w:marRight w:val="0"/>
          <w:marTop w:val="0"/>
          <w:marBottom w:val="0"/>
          <w:divBdr>
            <w:top w:val="none" w:sz="0" w:space="0" w:color="auto"/>
            <w:left w:val="none" w:sz="0" w:space="0" w:color="auto"/>
            <w:bottom w:val="none" w:sz="0" w:space="0" w:color="auto"/>
            <w:right w:val="none" w:sz="0" w:space="0" w:color="auto"/>
          </w:divBdr>
        </w:div>
        <w:div w:id="1150705581">
          <w:marLeft w:val="640"/>
          <w:marRight w:val="0"/>
          <w:marTop w:val="0"/>
          <w:marBottom w:val="0"/>
          <w:divBdr>
            <w:top w:val="none" w:sz="0" w:space="0" w:color="auto"/>
            <w:left w:val="none" w:sz="0" w:space="0" w:color="auto"/>
            <w:bottom w:val="none" w:sz="0" w:space="0" w:color="auto"/>
            <w:right w:val="none" w:sz="0" w:space="0" w:color="auto"/>
          </w:divBdr>
        </w:div>
        <w:div w:id="1181968610">
          <w:marLeft w:val="640"/>
          <w:marRight w:val="0"/>
          <w:marTop w:val="0"/>
          <w:marBottom w:val="0"/>
          <w:divBdr>
            <w:top w:val="none" w:sz="0" w:space="0" w:color="auto"/>
            <w:left w:val="none" w:sz="0" w:space="0" w:color="auto"/>
            <w:bottom w:val="none" w:sz="0" w:space="0" w:color="auto"/>
            <w:right w:val="none" w:sz="0" w:space="0" w:color="auto"/>
          </w:divBdr>
        </w:div>
        <w:div w:id="1204638195">
          <w:marLeft w:val="640"/>
          <w:marRight w:val="0"/>
          <w:marTop w:val="0"/>
          <w:marBottom w:val="0"/>
          <w:divBdr>
            <w:top w:val="none" w:sz="0" w:space="0" w:color="auto"/>
            <w:left w:val="none" w:sz="0" w:space="0" w:color="auto"/>
            <w:bottom w:val="none" w:sz="0" w:space="0" w:color="auto"/>
            <w:right w:val="none" w:sz="0" w:space="0" w:color="auto"/>
          </w:divBdr>
        </w:div>
        <w:div w:id="1224104824">
          <w:marLeft w:val="640"/>
          <w:marRight w:val="0"/>
          <w:marTop w:val="0"/>
          <w:marBottom w:val="0"/>
          <w:divBdr>
            <w:top w:val="none" w:sz="0" w:space="0" w:color="auto"/>
            <w:left w:val="none" w:sz="0" w:space="0" w:color="auto"/>
            <w:bottom w:val="none" w:sz="0" w:space="0" w:color="auto"/>
            <w:right w:val="none" w:sz="0" w:space="0" w:color="auto"/>
          </w:divBdr>
        </w:div>
        <w:div w:id="1254898845">
          <w:marLeft w:val="640"/>
          <w:marRight w:val="0"/>
          <w:marTop w:val="0"/>
          <w:marBottom w:val="0"/>
          <w:divBdr>
            <w:top w:val="none" w:sz="0" w:space="0" w:color="auto"/>
            <w:left w:val="none" w:sz="0" w:space="0" w:color="auto"/>
            <w:bottom w:val="none" w:sz="0" w:space="0" w:color="auto"/>
            <w:right w:val="none" w:sz="0" w:space="0" w:color="auto"/>
          </w:divBdr>
        </w:div>
        <w:div w:id="1258059384">
          <w:marLeft w:val="640"/>
          <w:marRight w:val="0"/>
          <w:marTop w:val="0"/>
          <w:marBottom w:val="0"/>
          <w:divBdr>
            <w:top w:val="none" w:sz="0" w:space="0" w:color="auto"/>
            <w:left w:val="none" w:sz="0" w:space="0" w:color="auto"/>
            <w:bottom w:val="none" w:sz="0" w:space="0" w:color="auto"/>
            <w:right w:val="none" w:sz="0" w:space="0" w:color="auto"/>
          </w:divBdr>
        </w:div>
        <w:div w:id="1278757734">
          <w:marLeft w:val="640"/>
          <w:marRight w:val="0"/>
          <w:marTop w:val="0"/>
          <w:marBottom w:val="0"/>
          <w:divBdr>
            <w:top w:val="none" w:sz="0" w:space="0" w:color="auto"/>
            <w:left w:val="none" w:sz="0" w:space="0" w:color="auto"/>
            <w:bottom w:val="none" w:sz="0" w:space="0" w:color="auto"/>
            <w:right w:val="none" w:sz="0" w:space="0" w:color="auto"/>
          </w:divBdr>
        </w:div>
        <w:div w:id="1315140170">
          <w:marLeft w:val="640"/>
          <w:marRight w:val="0"/>
          <w:marTop w:val="0"/>
          <w:marBottom w:val="0"/>
          <w:divBdr>
            <w:top w:val="none" w:sz="0" w:space="0" w:color="auto"/>
            <w:left w:val="none" w:sz="0" w:space="0" w:color="auto"/>
            <w:bottom w:val="none" w:sz="0" w:space="0" w:color="auto"/>
            <w:right w:val="none" w:sz="0" w:space="0" w:color="auto"/>
          </w:divBdr>
        </w:div>
        <w:div w:id="1423337625">
          <w:marLeft w:val="640"/>
          <w:marRight w:val="0"/>
          <w:marTop w:val="0"/>
          <w:marBottom w:val="0"/>
          <w:divBdr>
            <w:top w:val="none" w:sz="0" w:space="0" w:color="auto"/>
            <w:left w:val="none" w:sz="0" w:space="0" w:color="auto"/>
            <w:bottom w:val="none" w:sz="0" w:space="0" w:color="auto"/>
            <w:right w:val="none" w:sz="0" w:space="0" w:color="auto"/>
          </w:divBdr>
        </w:div>
        <w:div w:id="1425615857">
          <w:marLeft w:val="640"/>
          <w:marRight w:val="0"/>
          <w:marTop w:val="0"/>
          <w:marBottom w:val="0"/>
          <w:divBdr>
            <w:top w:val="none" w:sz="0" w:space="0" w:color="auto"/>
            <w:left w:val="none" w:sz="0" w:space="0" w:color="auto"/>
            <w:bottom w:val="none" w:sz="0" w:space="0" w:color="auto"/>
            <w:right w:val="none" w:sz="0" w:space="0" w:color="auto"/>
          </w:divBdr>
        </w:div>
        <w:div w:id="1433893082">
          <w:marLeft w:val="640"/>
          <w:marRight w:val="0"/>
          <w:marTop w:val="0"/>
          <w:marBottom w:val="0"/>
          <w:divBdr>
            <w:top w:val="none" w:sz="0" w:space="0" w:color="auto"/>
            <w:left w:val="none" w:sz="0" w:space="0" w:color="auto"/>
            <w:bottom w:val="none" w:sz="0" w:space="0" w:color="auto"/>
            <w:right w:val="none" w:sz="0" w:space="0" w:color="auto"/>
          </w:divBdr>
        </w:div>
        <w:div w:id="1437870018">
          <w:marLeft w:val="640"/>
          <w:marRight w:val="0"/>
          <w:marTop w:val="0"/>
          <w:marBottom w:val="0"/>
          <w:divBdr>
            <w:top w:val="none" w:sz="0" w:space="0" w:color="auto"/>
            <w:left w:val="none" w:sz="0" w:space="0" w:color="auto"/>
            <w:bottom w:val="none" w:sz="0" w:space="0" w:color="auto"/>
            <w:right w:val="none" w:sz="0" w:space="0" w:color="auto"/>
          </w:divBdr>
        </w:div>
        <w:div w:id="1439445216">
          <w:marLeft w:val="640"/>
          <w:marRight w:val="0"/>
          <w:marTop w:val="0"/>
          <w:marBottom w:val="0"/>
          <w:divBdr>
            <w:top w:val="none" w:sz="0" w:space="0" w:color="auto"/>
            <w:left w:val="none" w:sz="0" w:space="0" w:color="auto"/>
            <w:bottom w:val="none" w:sz="0" w:space="0" w:color="auto"/>
            <w:right w:val="none" w:sz="0" w:space="0" w:color="auto"/>
          </w:divBdr>
        </w:div>
        <w:div w:id="1479107509">
          <w:marLeft w:val="640"/>
          <w:marRight w:val="0"/>
          <w:marTop w:val="0"/>
          <w:marBottom w:val="0"/>
          <w:divBdr>
            <w:top w:val="none" w:sz="0" w:space="0" w:color="auto"/>
            <w:left w:val="none" w:sz="0" w:space="0" w:color="auto"/>
            <w:bottom w:val="none" w:sz="0" w:space="0" w:color="auto"/>
            <w:right w:val="none" w:sz="0" w:space="0" w:color="auto"/>
          </w:divBdr>
        </w:div>
        <w:div w:id="1499927000">
          <w:marLeft w:val="640"/>
          <w:marRight w:val="0"/>
          <w:marTop w:val="0"/>
          <w:marBottom w:val="0"/>
          <w:divBdr>
            <w:top w:val="none" w:sz="0" w:space="0" w:color="auto"/>
            <w:left w:val="none" w:sz="0" w:space="0" w:color="auto"/>
            <w:bottom w:val="none" w:sz="0" w:space="0" w:color="auto"/>
            <w:right w:val="none" w:sz="0" w:space="0" w:color="auto"/>
          </w:divBdr>
        </w:div>
        <w:div w:id="1681392398">
          <w:marLeft w:val="640"/>
          <w:marRight w:val="0"/>
          <w:marTop w:val="0"/>
          <w:marBottom w:val="0"/>
          <w:divBdr>
            <w:top w:val="none" w:sz="0" w:space="0" w:color="auto"/>
            <w:left w:val="none" w:sz="0" w:space="0" w:color="auto"/>
            <w:bottom w:val="none" w:sz="0" w:space="0" w:color="auto"/>
            <w:right w:val="none" w:sz="0" w:space="0" w:color="auto"/>
          </w:divBdr>
        </w:div>
        <w:div w:id="1721592762">
          <w:marLeft w:val="640"/>
          <w:marRight w:val="0"/>
          <w:marTop w:val="0"/>
          <w:marBottom w:val="0"/>
          <w:divBdr>
            <w:top w:val="none" w:sz="0" w:space="0" w:color="auto"/>
            <w:left w:val="none" w:sz="0" w:space="0" w:color="auto"/>
            <w:bottom w:val="none" w:sz="0" w:space="0" w:color="auto"/>
            <w:right w:val="none" w:sz="0" w:space="0" w:color="auto"/>
          </w:divBdr>
        </w:div>
        <w:div w:id="1846819294">
          <w:marLeft w:val="640"/>
          <w:marRight w:val="0"/>
          <w:marTop w:val="0"/>
          <w:marBottom w:val="0"/>
          <w:divBdr>
            <w:top w:val="none" w:sz="0" w:space="0" w:color="auto"/>
            <w:left w:val="none" w:sz="0" w:space="0" w:color="auto"/>
            <w:bottom w:val="none" w:sz="0" w:space="0" w:color="auto"/>
            <w:right w:val="none" w:sz="0" w:space="0" w:color="auto"/>
          </w:divBdr>
        </w:div>
        <w:div w:id="1923906257">
          <w:marLeft w:val="640"/>
          <w:marRight w:val="0"/>
          <w:marTop w:val="0"/>
          <w:marBottom w:val="0"/>
          <w:divBdr>
            <w:top w:val="none" w:sz="0" w:space="0" w:color="auto"/>
            <w:left w:val="none" w:sz="0" w:space="0" w:color="auto"/>
            <w:bottom w:val="none" w:sz="0" w:space="0" w:color="auto"/>
            <w:right w:val="none" w:sz="0" w:space="0" w:color="auto"/>
          </w:divBdr>
        </w:div>
        <w:div w:id="1946035268">
          <w:marLeft w:val="640"/>
          <w:marRight w:val="0"/>
          <w:marTop w:val="0"/>
          <w:marBottom w:val="0"/>
          <w:divBdr>
            <w:top w:val="none" w:sz="0" w:space="0" w:color="auto"/>
            <w:left w:val="none" w:sz="0" w:space="0" w:color="auto"/>
            <w:bottom w:val="none" w:sz="0" w:space="0" w:color="auto"/>
            <w:right w:val="none" w:sz="0" w:space="0" w:color="auto"/>
          </w:divBdr>
        </w:div>
        <w:div w:id="1956669499">
          <w:marLeft w:val="640"/>
          <w:marRight w:val="0"/>
          <w:marTop w:val="0"/>
          <w:marBottom w:val="0"/>
          <w:divBdr>
            <w:top w:val="none" w:sz="0" w:space="0" w:color="auto"/>
            <w:left w:val="none" w:sz="0" w:space="0" w:color="auto"/>
            <w:bottom w:val="none" w:sz="0" w:space="0" w:color="auto"/>
            <w:right w:val="none" w:sz="0" w:space="0" w:color="auto"/>
          </w:divBdr>
        </w:div>
        <w:div w:id="1983998410">
          <w:marLeft w:val="640"/>
          <w:marRight w:val="0"/>
          <w:marTop w:val="0"/>
          <w:marBottom w:val="0"/>
          <w:divBdr>
            <w:top w:val="none" w:sz="0" w:space="0" w:color="auto"/>
            <w:left w:val="none" w:sz="0" w:space="0" w:color="auto"/>
            <w:bottom w:val="none" w:sz="0" w:space="0" w:color="auto"/>
            <w:right w:val="none" w:sz="0" w:space="0" w:color="auto"/>
          </w:divBdr>
        </w:div>
        <w:div w:id="2007593734">
          <w:marLeft w:val="640"/>
          <w:marRight w:val="0"/>
          <w:marTop w:val="0"/>
          <w:marBottom w:val="0"/>
          <w:divBdr>
            <w:top w:val="none" w:sz="0" w:space="0" w:color="auto"/>
            <w:left w:val="none" w:sz="0" w:space="0" w:color="auto"/>
            <w:bottom w:val="none" w:sz="0" w:space="0" w:color="auto"/>
            <w:right w:val="none" w:sz="0" w:space="0" w:color="auto"/>
          </w:divBdr>
        </w:div>
        <w:div w:id="2027822917">
          <w:marLeft w:val="640"/>
          <w:marRight w:val="0"/>
          <w:marTop w:val="0"/>
          <w:marBottom w:val="0"/>
          <w:divBdr>
            <w:top w:val="none" w:sz="0" w:space="0" w:color="auto"/>
            <w:left w:val="none" w:sz="0" w:space="0" w:color="auto"/>
            <w:bottom w:val="none" w:sz="0" w:space="0" w:color="auto"/>
            <w:right w:val="none" w:sz="0" w:space="0" w:color="auto"/>
          </w:divBdr>
        </w:div>
      </w:divsChild>
    </w:div>
    <w:div w:id="1568034512">
      <w:bodyDiv w:val="1"/>
      <w:marLeft w:val="0"/>
      <w:marRight w:val="0"/>
      <w:marTop w:val="0"/>
      <w:marBottom w:val="0"/>
      <w:divBdr>
        <w:top w:val="none" w:sz="0" w:space="0" w:color="auto"/>
        <w:left w:val="none" w:sz="0" w:space="0" w:color="auto"/>
        <w:bottom w:val="none" w:sz="0" w:space="0" w:color="auto"/>
        <w:right w:val="none" w:sz="0" w:space="0" w:color="auto"/>
      </w:divBdr>
      <w:divsChild>
        <w:div w:id="74518192">
          <w:marLeft w:val="640"/>
          <w:marRight w:val="0"/>
          <w:marTop w:val="0"/>
          <w:marBottom w:val="0"/>
          <w:divBdr>
            <w:top w:val="none" w:sz="0" w:space="0" w:color="auto"/>
            <w:left w:val="none" w:sz="0" w:space="0" w:color="auto"/>
            <w:bottom w:val="none" w:sz="0" w:space="0" w:color="auto"/>
            <w:right w:val="none" w:sz="0" w:space="0" w:color="auto"/>
          </w:divBdr>
        </w:div>
        <w:div w:id="239025414">
          <w:marLeft w:val="640"/>
          <w:marRight w:val="0"/>
          <w:marTop w:val="0"/>
          <w:marBottom w:val="0"/>
          <w:divBdr>
            <w:top w:val="none" w:sz="0" w:space="0" w:color="auto"/>
            <w:left w:val="none" w:sz="0" w:space="0" w:color="auto"/>
            <w:bottom w:val="none" w:sz="0" w:space="0" w:color="auto"/>
            <w:right w:val="none" w:sz="0" w:space="0" w:color="auto"/>
          </w:divBdr>
        </w:div>
        <w:div w:id="356737182">
          <w:marLeft w:val="640"/>
          <w:marRight w:val="0"/>
          <w:marTop w:val="0"/>
          <w:marBottom w:val="0"/>
          <w:divBdr>
            <w:top w:val="none" w:sz="0" w:space="0" w:color="auto"/>
            <w:left w:val="none" w:sz="0" w:space="0" w:color="auto"/>
            <w:bottom w:val="none" w:sz="0" w:space="0" w:color="auto"/>
            <w:right w:val="none" w:sz="0" w:space="0" w:color="auto"/>
          </w:divBdr>
        </w:div>
        <w:div w:id="402874485">
          <w:marLeft w:val="640"/>
          <w:marRight w:val="0"/>
          <w:marTop w:val="0"/>
          <w:marBottom w:val="0"/>
          <w:divBdr>
            <w:top w:val="none" w:sz="0" w:space="0" w:color="auto"/>
            <w:left w:val="none" w:sz="0" w:space="0" w:color="auto"/>
            <w:bottom w:val="none" w:sz="0" w:space="0" w:color="auto"/>
            <w:right w:val="none" w:sz="0" w:space="0" w:color="auto"/>
          </w:divBdr>
        </w:div>
        <w:div w:id="477765857">
          <w:marLeft w:val="640"/>
          <w:marRight w:val="0"/>
          <w:marTop w:val="0"/>
          <w:marBottom w:val="0"/>
          <w:divBdr>
            <w:top w:val="none" w:sz="0" w:space="0" w:color="auto"/>
            <w:left w:val="none" w:sz="0" w:space="0" w:color="auto"/>
            <w:bottom w:val="none" w:sz="0" w:space="0" w:color="auto"/>
            <w:right w:val="none" w:sz="0" w:space="0" w:color="auto"/>
          </w:divBdr>
        </w:div>
        <w:div w:id="705643193">
          <w:marLeft w:val="640"/>
          <w:marRight w:val="0"/>
          <w:marTop w:val="0"/>
          <w:marBottom w:val="0"/>
          <w:divBdr>
            <w:top w:val="none" w:sz="0" w:space="0" w:color="auto"/>
            <w:left w:val="none" w:sz="0" w:space="0" w:color="auto"/>
            <w:bottom w:val="none" w:sz="0" w:space="0" w:color="auto"/>
            <w:right w:val="none" w:sz="0" w:space="0" w:color="auto"/>
          </w:divBdr>
        </w:div>
        <w:div w:id="834996291">
          <w:marLeft w:val="640"/>
          <w:marRight w:val="0"/>
          <w:marTop w:val="0"/>
          <w:marBottom w:val="0"/>
          <w:divBdr>
            <w:top w:val="none" w:sz="0" w:space="0" w:color="auto"/>
            <w:left w:val="none" w:sz="0" w:space="0" w:color="auto"/>
            <w:bottom w:val="none" w:sz="0" w:space="0" w:color="auto"/>
            <w:right w:val="none" w:sz="0" w:space="0" w:color="auto"/>
          </w:divBdr>
        </w:div>
        <w:div w:id="901066495">
          <w:marLeft w:val="640"/>
          <w:marRight w:val="0"/>
          <w:marTop w:val="0"/>
          <w:marBottom w:val="0"/>
          <w:divBdr>
            <w:top w:val="none" w:sz="0" w:space="0" w:color="auto"/>
            <w:left w:val="none" w:sz="0" w:space="0" w:color="auto"/>
            <w:bottom w:val="none" w:sz="0" w:space="0" w:color="auto"/>
            <w:right w:val="none" w:sz="0" w:space="0" w:color="auto"/>
          </w:divBdr>
        </w:div>
        <w:div w:id="1027872856">
          <w:marLeft w:val="640"/>
          <w:marRight w:val="0"/>
          <w:marTop w:val="0"/>
          <w:marBottom w:val="0"/>
          <w:divBdr>
            <w:top w:val="none" w:sz="0" w:space="0" w:color="auto"/>
            <w:left w:val="none" w:sz="0" w:space="0" w:color="auto"/>
            <w:bottom w:val="none" w:sz="0" w:space="0" w:color="auto"/>
            <w:right w:val="none" w:sz="0" w:space="0" w:color="auto"/>
          </w:divBdr>
        </w:div>
        <w:div w:id="1180270415">
          <w:marLeft w:val="640"/>
          <w:marRight w:val="0"/>
          <w:marTop w:val="0"/>
          <w:marBottom w:val="0"/>
          <w:divBdr>
            <w:top w:val="none" w:sz="0" w:space="0" w:color="auto"/>
            <w:left w:val="none" w:sz="0" w:space="0" w:color="auto"/>
            <w:bottom w:val="none" w:sz="0" w:space="0" w:color="auto"/>
            <w:right w:val="none" w:sz="0" w:space="0" w:color="auto"/>
          </w:divBdr>
        </w:div>
        <w:div w:id="1513447295">
          <w:marLeft w:val="640"/>
          <w:marRight w:val="0"/>
          <w:marTop w:val="0"/>
          <w:marBottom w:val="0"/>
          <w:divBdr>
            <w:top w:val="none" w:sz="0" w:space="0" w:color="auto"/>
            <w:left w:val="none" w:sz="0" w:space="0" w:color="auto"/>
            <w:bottom w:val="none" w:sz="0" w:space="0" w:color="auto"/>
            <w:right w:val="none" w:sz="0" w:space="0" w:color="auto"/>
          </w:divBdr>
        </w:div>
        <w:div w:id="1568690523">
          <w:marLeft w:val="640"/>
          <w:marRight w:val="0"/>
          <w:marTop w:val="0"/>
          <w:marBottom w:val="0"/>
          <w:divBdr>
            <w:top w:val="none" w:sz="0" w:space="0" w:color="auto"/>
            <w:left w:val="none" w:sz="0" w:space="0" w:color="auto"/>
            <w:bottom w:val="none" w:sz="0" w:space="0" w:color="auto"/>
            <w:right w:val="none" w:sz="0" w:space="0" w:color="auto"/>
          </w:divBdr>
        </w:div>
        <w:div w:id="2052537070">
          <w:marLeft w:val="640"/>
          <w:marRight w:val="0"/>
          <w:marTop w:val="0"/>
          <w:marBottom w:val="0"/>
          <w:divBdr>
            <w:top w:val="none" w:sz="0" w:space="0" w:color="auto"/>
            <w:left w:val="none" w:sz="0" w:space="0" w:color="auto"/>
            <w:bottom w:val="none" w:sz="0" w:space="0" w:color="auto"/>
            <w:right w:val="none" w:sz="0" w:space="0" w:color="auto"/>
          </w:divBdr>
        </w:div>
      </w:divsChild>
    </w:div>
    <w:div w:id="1572887545">
      <w:bodyDiv w:val="1"/>
      <w:marLeft w:val="0"/>
      <w:marRight w:val="0"/>
      <w:marTop w:val="0"/>
      <w:marBottom w:val="0"/>
      <w:divBdr>
        <w:top w:val="none" w:sz="0" w:space="0" w:color="auto"/>
        <w:left w:val="none" w:sz="0" w:space="0" w:color="auto"/>
        <w:bottom w:val="none" w:sz="0" w:space="0" w:color="auto"/>
        <w:right w:val="none" w:sz="0" w:space="0" w:color="auto"/>
      </w:divBdr>
    </w:div>
    <w:div w:id="1614550550">
      <w:bodyDiv w:val="1"/>
      <w:marLeft w:val="0"/>
      <w:marRight w:val="0"/>
      <w:marTop w:val="0"/>
      <w:marBottom w:val="0"/>
      <w:divBdr>
        <w:top w:val="none" w:sz="0" w:space="0" w:color="auto"/>
        <w:left w:val="none" w:sz="0" w:space="0" w:color="auto"/>
        <w:bottom w:val="none" w:sz="0" w:space="0" w:color="auto"/>
        <w:right w:val="none" w:sz="0" w:space="0" w:color="auto"/>
      </w:divBdr>
      <w:divsChild>
        <w:div w:id="283120135">
          <w:marLeft w:val="640"/>
          <w:marRight w:val="0"/>
          <w:marTop w:val="0"/>
          <w:marBottom w:val="0"/>
          <w:divBdr>
            <w:top w:val="none" w:sz="0" w:space="0" w:color="auto"/>
            <w:left w:val="none" w:sz="0" w:space="0" w:color="auto"/>
            <w:bottom w:val="none" w:sz="0" w:space="0" w:color="auto"/>
            <w:right w:val="none" w:sz="0" w:space="0" w:color="auto"/>
          </w:divBdr>
        </w:div>
        <w:div w:id="554436073">
          <w:marLeft w:val="640"/>
          <w:marRight w:val="0"/>
          <w:marTop w:val="0"/>
          <w:marBottom w:val="0"/>
          <w:divBdr>
            <w:top w:val="none" w:sz="0" w:space="0" w:color="auto"/>
            <w:left w:val="none" w:sz="0" w:space="0" w:color="auto"/>
            <w:bottom w:val="none" w:sz="0" w:space="0" w:color="auto"/>
            <w:right w:val="none" w:sz="0" w:space="0" w:color="auto"/>
          </w:divBdr>
        </w:div>
        <w:div w:id="582882535">
          <w:marLeft w:val="640"/>
          <w:marRight w:val="0"/>
          <w:marTop w:val="0"/>
          <w:marBottom w:val="0"/>
          <w:divBdr>
            <w:top w:val="none" w:sz="0" w:space="0" w:color="auto"/>
            <w:left w:val="none" w:sz="0" w:space="0" w:color="auto"/>
            <w:bottom w:val="none" w:sz="0" w:space="0" w:color="auto"/>
            <w:right w:val="none" w:sz="0" w:space="0" w:color="auto"/>
          </w:divBdr>
        </w:div>
        <w:div w:id="649947951">
          <w:marLeft w:val="640"/>
          <w:marRight w:val="0"/>
          <w:marTop w:val="0"/>
          <w:marBottom w:val="0"/>
          <w:divBdr>
            <w:top w:val="none" w:sz="0" w:space="0" w:color="auto"/>
            <w:left w:val="none" w:sz="0" w:space="0" w:color="auto"/>
            <w:bottom w:val="none" w:sz="0" w:space="0" w:color="auto"/>
            <w:right w:val="none" w:sz="0" w:space="0" w:color="auto"/>
          </w:divBdr>
        </w:div>
        <w:div w:id="685446784">
          <w:marLeft w:val="640"/>
          <w:marRight w:val="0"/>
          <w:marTop w:val="0"/>
          <w:marBottom w:val="0"/>
          <w:divBdr>
            <w:top w:val="none" w:sz="0" w:space="0" w:color="auto"/>
            <w:left w:val="none" w:sz="0" w:space="0" w:color="auto"/>
            <w:bottom w:val="none" w:sz="0" w:space="0" w:color="auto"/>
            <w:right w:val="none" w:sz="0" w:space="0" w:color="auto"/>
          </w:divBdr>
        </w:div>
        <w:div w:id="694501343">
          <w:marLeft w:val="640"/>
          <w:marRight w:val="0"/>
          <w:marTop w:val="0"/>
          <w:marBottom w:val="0"/>
          <w:divBdr>
            <w:top w:val="none" w:sz="0" w:space="0" w:color="auto"/>
            <w:left w:val="none" w:sz="0" w:space="0" w:color="auto"/>
            <w:bottom w:val="none" w:sz="0" w:space="0" w:color="auto"/>
            <w:right w:val="none" w:sz="0" w:space="0" w:color="auto"/>
          </w:divBdr>
        </w:div>
        <w:div w:id="814416461">
          <w:marLeft w:val="640"/>
          <w:marRight w:val="0"/>
          <w:marTop w:val="0"/>
          <w:marBottom w:val="0"/>
          <w:divBdr>
            <w:top w:val="none" w:sz="0" w:space="0" w:color="auto"/>
            <w:left w:val="none" w:sz="0" w:space="0" w:color="auto"/>
            <w:bottom w:val="none" w:sz="0" w:space="0" w:color="auto"/>
            <w:right w:val="none" w:sz="0" w:space="0" w:color="auto"/>
          </w:divBdr>
        </w:div>
        <w:div w:id="828136617">
          <w:marLeft w:val="640"/>
          <w:marRight w:val="0"/>
          <w:marTop w:val="0"/>
          <w:marBottom w:val="0"/>
          <w:divBdr>
            <w:top w:val="none" w:sz="0" w:space="0" w:color="auto"/>
            <w:left w:val="none" w:sz="0" w:space="0" w:color="auto"/>
            <w:bottom w:val="none" w:sz="0" w:space="0" w:color="auto"/>
            <w:right w:val="none" w:sz="0" w:space="0" w:color="auto"/>
          </w:divBdr>
        </w:div>
        <w:div w:id="1004018374">
          <w:marLeft w:val="640"/>
          <w:marRight w:val="0"/>
          <w:marTop w:val="0"/>
          <w:marBottom w:val="0"/>
          <w:divBdr>
            <w:top w:val="none" w:sz="0" w:space="0" w:color="auto"/>
            <w:left w:val="none" w:sz="0" w:space="0" w:color="auto"/>
            <w:bottom w:val="none" w:sz="0" w:space="0" w:color="auto"/>
            <w:right w:val="none" w:sz="0" w:space="0" w:color="auto"/>
          </w:divBdr>
        </w:div>
        <w:div w:id="1325164622">
          <w:marLeft w:val="640"/>
          <w:marRight w:val="0"/>
          <w:marTop w:val="0"/>
          <w:marBottom w:val="0"/>
          <w:divBdr>
            <w:top w:val="none" w:sz="0" w:space="0" w:color="auto"/>
            <w:left w:val="none" w:sz="0" w:space="0" w:color="auto"/>
            <w:bottom w:val="none" w:sz="0" w:space="0" w:color="auto"/>
            <w:right w:val="none" w:sz="0" w:space="0" w:color="auto"/>
          </w:divBdr>
        </w:div>
        <w:div w:id="1456094622">
          <w:marLeft w:val="640"/>
          <w:marRight w:val="0"/>
          <w:marTop w:val="0"/>
          <w:marBottom w:val="0"/>
          <w:divBdr>
            <w:top w:val="none" w:sz="0" w:space="0" w:color="auto"/>
            <w:left w:val="none" w:sz="0" w:space="0" w:color="auto"/>
            <w:bottom w:val="none" w:sz="0" w:space="0" w:color="auto"/>
            <w:right w:val="none" w:sz="0" w:space="0" w:color="auto"/>
          </w:divBdr>
        </w:div>
        <w:div w:id="1468623240">
          <w:marLeft w:val="640"/>
          <w:marRight w:val="0"/>
          <w:marTop w:val="0"/>
          <w:marBottom w:val="0"/>
          <w:divBdr>
            <w:top w:val="none" w:sz="0" w:space="0" w:color="auto"/>
            <w:left w:val="none" w:sz="0" w:space="0" w:color="auto"/>
            <w:bottom w:val="none" w:sz="0" w:space="0" w:color="auto"/>
            <w:right w:val="none" w:sz="0" w:space="0" w:color="auto"/>
          </w:divBdr>
        </w:div>
        <w:div w:id="1572962230">
          <w:marLeft w:val="640"/>
          <w:marRight w:val="0"/>
          <w:marTop w:val="0"/>
          <w:marBottom w:val="0"/>
          <w:divBdr>
            <w:top w:val="none" w:sz="0" w:space="0" w:color="auto"/>
            <w:left w:val="none" w:sz="0" w:space="0" w:color="auto"/>
            <w:bottom w:val="none" w:sz="0" w:space="0" w:color="auto"/>
            <w:right w:val="none" w:sz="0" w:space="0" w:color="auto"/>
          </w:divBdr>
        </w:div>
        <w:div w:id="1688366409">
          <w:marLeft w:val="640"/>
          <w:marRight w:val="0"/>
          <w:marTop w:val="0"/>
          <w:marBottom w:val="0"/>
          <w:divBdr>
            <w:top w:val="none" w:sz="0" w:space="0" w:color="auto"/>
            <w:left w:val="none" w:sz="0" w:space="0" w:color="auto"/>
            <w:bottom w:val="none" w:sz="0" w:space="0" w:color="auto"/>
            <w:right w:val="none" w:sz="0" w:space="0" w:color="auto"/>
          </w:divBdr>
        </w:div>
        <w:div w:id="2084257098">
          <w:marLeft w:val="640"/>
          <w:marRight w:val="0"/>
          <w:marTop w:val="0"/>
          <w:marBottom w:val="0"/>
          <w:divBdr>
            <w:top w:val="none" w:sz="0" w:space="0" w:color="auto"/>
            <w:left w:val="none" w:sz="0" w:space="0" w:color="auto"/>
            <w:bottom w:val="none" w:sz="0" w:space="0" w:color="auto"/>
            <w:right w:val="none" w:sz="0" w:space="0" w:color="auto"/>
          </w:divBdr>
        </w:div>
      </w:divsChild>
    </w:div>
    <w:div w:id="1617637148">
      <w:bodyDiv w:val="1"/>
      <w:marLeft w:val="0"/>
      <w:marRight w:val="0"/>
      <w:marTop w:val="0"/>
      <w:marBottom w:val="0"/>
      <w:divBdr>
        <w:top w:val="none" w:sz="0" w:space="0" w:color="auto"/>
        <w:left w:val="none" w:sz="0" w:space="0" w:color="auto"/>
        <w:bottom w:val="none" w:sz="0" w:space="0" w:color="auto"/>
        <w:right w:val="none" w:sz="0" w:space="0" w:color="auto"/>
      </w:divBdr>
      <w:divsChild>
        <w:div w:id="8533159">
          <w:marLeft w:val="640"/>
          <w:marRight w:val="0"/>
          <w:marTop w:val="0"/>
          <w:marBottom w:val="0"/>
          <w:divBdr>
            <w:top w:val="none" w:sz="0" w:space="0" w:color="auto"/>
            <w:left w:val="none" w:sz="0" w:space="0" w:color="auto"/>
            <w:bottom w:val="none" w:sz="0" w:space="0" w:color="auto"/>
            <w:right w:val="none" w:sz="0" w:space="0" w:color="auto"/>
          </w:divBdr>
        </w:div>
        <w:div w:id="466633435">
          <w:marLeft w:val="640"/>
          <w:marRight w:val="0"/>
          <w:marTop w:val="0"/>
          <w:marBottom w:val="0"/>
          <w:divBdr>
            <w:top w:val="none" w:sz="0" w:space="0" w:color="auto"/>
            <w:left w:val="none" w:sz="0" w:space="0" w:color="auto"/>
            <w:bottom w:val="none" w:sz="0" w:space="0" w:color="auto"/>
            <w:right w:val="none" w:sz="0" w:space="0" w:color="auto"/>
          </w:divBdr>
        </w:div>
        <w:div w:id="487944006">
          <w:marLeft w:val="640"/>
          <w:marRight w:val="0"/>
          <w:marTop w:val="0"/>
          <w:marBottom w:val="0"/>
          <w:divBdr>
            <w:top w:val="none" w:sz="0" w:space="0" w:color="auto"/>
            <w:left w:val="none" w:sz="0" w:space="0" w:color="auto"/>
            <w:bottom w:val="none" w:sz="0" w:space="0" w:color="auto"/>
            <w:right w:val="none" w:sz="0" w:space="0" w:color="auto"/>
          </w:divBdr>
        </w:div>
        <w:div w:id="532695073">
          <w:marLeft w:val="640"/>
          <w:marRight w:val="0"/>
          <w:marTop w:val="0"/>
          <w:marBottom w:val="0"/>
          <w:divBdr>
            <w:top w:val="none" w:sz="0" w:space="0" w:color="auto"/>
            <w:left w:val="none" w:sz="0" w:space="0" w:color="auto"/>
            <w:bottom w:val="none" w:sz="0" w:space="0" w:color="auto"/>
            <w:right w:val="none" w:sz="0" w:space="0" w:color="auto"/>
          </w:divBdr>
        </w:div>
        <w:div w:id="719943813">
          <w:marLeft w:val="640"/>
          <w:marRight w:val="0"/>
          <w:marTop w:val="0"/>
          <w:marBottom w:val="0"/>
          <w:divBdr>
            <w:top w:val="none" w:sz="0" w:space="0" w:color="auto"/>
            <w:left w:val="none" w:sz="0" w:space="0" w:color="auto"/>
            <w:bottom w:val="none" w:sz="0" w:space="0" w:color="auto"/>
            <w:right w:val="none" w:sz="0" w:space="0" w:color="auto"/>
          </w:divBdr>
        </w:div>
        <w:div w:id="858619755">
          <w:marLeft w:val="640"/>
          <w:marRight w:val="0"/>
          <w:marTop w:val="0"/>
          <w:marBottom w:val="0"/>
          <w:divBdr>
            <w:top w:val="none" w:sz="0" w:space="0" w:color="auto"/>
            <w:left w:val="none" w:sz="0" w:space="0" w:color="auto"/>
            <w:bottom w:val="none" w:sz="0" w:space="0" w:color="auto"/>
            <w:right w:val="none" w:sz="0" w:space="0" w:color="auto"/>
          </w:divBdr>
        </w:div>
        <w:div w:id="950280060">
          <w:marLeft w:val="640"/>
          <w:marRight w:val="0"/>
          <w:marTop w:val="0"/>
          <w:marBottom w:val="0"/>
          <w:divBdr>
            <w:top w:val="none" w:sz="0" w:space="0" w:color="auto"/>
            <w:left w:val="none" w:sz="0" w:space="0" w:color="auto"/>
            <w:bottom w:val="none" w:sz="0" w:space="0" w:color="auto"/>
            <w:right w:val="none" w:sz="0" w:space="0" w:color="auto"/>
          </w:divBdr>
        </w:div>
        <w:div w:id="974405088">
          <w:marLeft w:val="640"/>
          <w:marRight w:val="0"/>
          <w:marTop w:val="0"/>
          <w:marBottom w:val="0"/>
          <w:divBdr>
            <w:top w:val="none" w:sz="0" w:space="0" w:color="auto"/>
            <w:left w:val="none" w:sz="0" w:space="0" w:color="auto"/>
            <w:bottom w:val="none" w:sz="0" w:space="0" w:color="auto"/>
            <w:right w:val="none" w:sz="0" w:space="0" w:color="auto"/>
          </w:divBdr>
        </w:div>
        <w:div w:id="1045059458">
          <w:marLeft w:val="640"/>
          <w:marRight w:val="0"/>
          <w:marTop w:val="0"/>
          <w:marBottom w:val="0"/>
          <w:divBdr>
            <w:top w:val="none" w:sz="0" w:space="0" w:color="auto"/>
            <w:left w:val="none" w:sz="0" w:space="0" w:color="auto"/>
            <w:bottom w:val="none" w:sz="0" w:space="0" w:color="auto"/>
            <w:right w:val="none" w:sz="0" w:space="0" w:color="auto"/>
          </w:divBdr>
        </w:div>
        <w:div w:id="1110971543">
          <w:marLeft w:val="640"/>
          <w:marRight w:val="0"/>
          <w:marTop w:val="0"/>
          <w:marBottom w:val="0"/>
          <w:divBdr>
            <w:top w:val="none" w:sz="0" w:space="0" w:color="auto"/>
            <w:left w:val="none" w:sz="0" w:space="0" w:color="auto"/>
            <w:bottom w:val="none" w:sz="0" w:space="0" w:color="auto"/>
            <w:right w:val="none" w:sz="0" w:space="0" w:color="auto"/>
          </w:divBdr>
        </w:div>
        <w:div w:id="1639412917">
          <w:marLeft w:val="640"/>
          <w:marRight w:val="0"/>
          <w:marTop w:val="0"/>
          <w:marBottom w:val="0"/>
          <w:divBdr>
            <w:top w:val="none" w:sz="0" w:space="0" w:color="auto"/>
            <w:left w:val="none" w:sz="0" w:space="0" w:color="auto"/>
            <w:bottom w:val="none" w:sz="0" w:space="0" w:color="auto"/>
            <w:right w:val="none" w:sz="0" w:space="0" w:color="auto"/>
          </w:divBdr>
        </w:div>
        <w:div w:id="1775782032">
          <w:marLeft w:val="640"/>
          <w:marRight w:val="0"/>
          <w:marTop w:val="0"/>
          <w:marBottom w:val="0"/>
          <w:divBdr>
            <w:top w:val="none" w:sz="0" w:space="0" w:color="auto"/>
            <w:left w:val="none" w:sz="0" w:space="0" w:color="auto"/>
            <w:bottom w:val="none" w:sz="0" w:space="0" w:color="auto"/>
            <w:right w:val="none" w:sz="0" w:space="0" w:color="auto"/>
          </w:divBdr>
        </w:div>
        <w:div w:id="1884632907">
          <w:marLeft w:val="640"/>
          <w:marRight w:val="0"/>
          <w:marTop w:val="0"/>
          <w:marBottom w:val="0"/>
          <w:divBdr>
            <w:top w:val="none" w:sz="0" w:space="0" w:color="auto"/>
            <w:left w:val="none" w:sz="0" w:space="0" w:color="auto"/>
            <w:bottom w:val="none" w:sz="0" w:space="0" w:color="auto"/>
            <w:right w:val="none" w:sz="0" w:space="0" w:color="auto"/>
          </w:divBdr>
        </w:div>
        <w:div w:id="1884948069">
          <w:marLeft w:val="640"/>
          <w:marRight w:val="0"/>
          <w:marTop w:val="0"/>
          <w:marBottom w:val="0"/>
          <w:divBdr>
            <w:top w:val="none" w:sz="0" w:space="0" w:color="auto"/>
            <w:left w:val="none" w:sz="0" w:space="0" w:color="auto"/>
            <w:bottom w:val="none" w:sz="0" w:space="0" w:color="auto"/>
            <w:right w:val="none" w:sz="0" w:space="0" w:color="auto"/>
          </w:divBdr>
        </w:div>
        <w:div w:id="1907571328">
          <w:marLeft w:val="640"/>
          <w:marRight w:val="0"/>
          <w:marTop w:val="0"/>
          <w:marBottom w:val="0"/>
          <w:divBdr>
            <w:top w:val="none" w:sz="0" w:space="0" w:color="auto"/>
            <w:left w:val="none" w:sz="0" w:space="0" w:color="auto"/>
            <w:bottom w:val="none" w:sz="0" w:space="0" w:color="auto"/>
            <w:right w:val="none" w:sz="0" w:space="0" w:color="auto"/>
          </w:divBdr>
        </w:div>
        <w:div w:id="2080594252">
          <w:marLeft w:val="640"/>
          <w:marRight w:val="0"/>
          <w:marTop w:val="0"/>
          <w:marBottom w:val="0"/>
          <w:divBdr>
            <w:top w:val="none" w:sz="0" w:space="0" w:color="auto"/>
            <w:left w:val="none" w:sz="0" w:space="0" w:color="auto"/>
            <w:bottom w:val="none" w:sz="0" w:space="0" w:color="auto"/>
            <w:right w:val="none" w:sz="0" w:space="0" w:color="auto"/>
          </w:divBdr>
        </w:div>
      </w:divsChild>
    </w:div>
    <w:div w:id="1621450472">
      <w:bodyDiv w:val="1"/>
      <w:marLeft w:val="0"/>
      <w:marRight w:val="0"/>
      <w:marTop w:val="0"/>
      <w:marBottom w:val="0"/>
      <w:divBdr>
        <w:top w:val="none" w:sz="0" w:space="0" w:color="auto"/>
        <w:left w:val="none" w:sz="0" w:space="0" w:color="auto"/>
        <w:bottom w:val="none" w:sz="0" w:space="0" w:color="auto"/>
        <w:right w:val="none" w:sz="0" w:space="0" w:color="auto"/>
      </w:divBdr>
      <w:divsChild>
        <w:div w:id="121847691">
          <w:marLeft w:val="640"/>
          <w:marRight w:val="0"/>
          <w:marTop w:val="0"/>
          <w:marBottom w:val="0"/>
          <w:divBdr>
            <w:top w:val="none" w:sz="0" w:space="0" w:color="auto"/>
            <w:left w:val="none" w:sz="0" w:space="0" w:color="auto"/>
            <w:bottom w:val="none" w:sz="0" w:space="0" w:color="auto"/>
            <w:right w:val="none" w:sz="0" w:space="0" w:color="auto"/>
          </w:divBdr>
        </w:div>
        <w:div w:id="287860917">
          <w:marLeft w:val="640"/>
          <w:marRight w:val="0"/>
          <w:marTop w:val="0"/>
          <w:marBottom w:val="0"/>
          <w:divBdr>
            <w:top w:val="none" w:sz="0" w:space="0" w:color="auto"/>
            <w:left w:val="none" w:sz="0" w:space="0" w:color="auto"/>
            <w:bottom w:val="none" w:sz="0" w:space="0" w:color="auto"/>
            <w:right w:val="none" w:sz="0" w:space="0" w:color="auto"/>
          </w:divBdr>
        </w:div>
        <w:div w:id="365985319">
          <w:marLeft w:val="640"/>
          <w:marRight w:val="0"/>
          <w:marTop w:val="0"/>
          <w:marBottom w:val="0"/>
          <w:divBdr>
            <w:top w:val="none" w:sz="0" w:space="0" w:color="auto"/>
            <w:left w:val="none" w:sz="0" w:space="0" w:color="auto"/>
            <w:bottom w:val="none" w:sz="0" w:space="0" w:color="auto"/>
            <w:right w:val="none" w:sz="0" w:space="0" w:color="auto"/>
          </w:divBdr>
        </w:div>
        <w:div w:id="377507909">
          <w:marLeft w:val="640"/>
          <w:marRight w:val="0"/>
          <w:marTop w:val="0"/>
          <w:marBottom w:val="0"/>
          <w:divBdr>
            <w:top w:val="none" w:sz="0" w:space="0" w:color="auto"/>
            <w:left w:val="none" w:sz="0" w:space="0" w:color="auto"/>
            <w:bottom w:val="none" w:sz="0" w:space="0" w:color="auto"/>
            <w:right w:val="none" w:sz="0" w:space="0" w:color="auto"/>
          </w:divBdr>
        </w:div>
        <w:div w:id="735786260">
          <w:marLeft w:val="640"/>
          <w:marRight w:val="0"/>
          <w:marTop w:val="0"/>
          <w:marBottom w:val="0"/>
          <w:divBdr>
            <w:top w:val="none" w:sz="0" w:space="0" w:color="auto"/>
            <w:left w:val="none" w:sz="0" w:space="0" w:color="auto"/>
            <w:bottom w:val="none" w:sz="0" w:space="0" w:color="auto"/>
            <w:right w:val="none" w:sz="0" w:space="0" w:color="auto"/>
          </w:divBdr>
        </w:div>
        <w:div w:id="816847420">
          <w:marLeft w:val="640"/>
          <w:marRight w:val="0"/>
          <w:marTop w:val="0"/>
          <w:marBottom w:val="0"/>
          <w:divBdr>
            <w:top w:val="none" w:sz="0" w:space="0" w:color="auto"/>
            <w:left w:val="none" w:sz="0" w:space="0" w:color="auto"/>
            <w:bottom w:val="none" w:sz="0" w:space="0" w:color="auto"/>
            <w:right w:val="none" w:sz="0" w:space="0" w:color="auto"/>
          </w:divBdr>
        </w:div>
        <w:div w:id="893007745">
          <w:marLeft w:val="640"/>
          <w:marRight w:val="0"/>
          <w:marTop w:val="0"/>
          <w:marBottom w:val="0"/>
          <w:divBdr>
            <w:top w:val="none" w:sz="0" w:space="0" w:color="auto"/>
            <w:left w:val="none" w:sz="0" w:space="0" w:color="auto"/>
            <w:bottom w:val="none" w:sz="0" w:space="0" w:color="auto"/>
            <w:right w:val="none" w:sz="0" w:space="0" w:color="auto"/>
          </w:divBdr>
        </w:div>
        <w:div w:id="1060059180">
          <w:marLeft w:val="640"/>
          <w:marRight w:val="0"/>
          <w:marTop w:val="0"/>
          <w:marBottom w:val="0"/>
          <w:divBdr>
            <w:top w:val="none" w:sz="0" w:space="0" w:color="auto"/>
            <w:left w:val="none" w:sz="0" w:space="0" w:color="auto"/>
            <w:bottom w:val="none" w:sz="0" w:space="0" w:color="auto"/>
            <w:right w:val="none" w:sz="0" w:space="0" w:color="auto"/>
          </w:divBdr>
        </w:div>
        <w:div w:id="1198813698">
          <w:marLeft w:val="640"/>
          <w:marRight w:val="0"/>
          <w:marTop w:val="0"/>
          <w:marBottom w:val="0"/>
          <w:divBdr>
            <w:top w:val="none" w:sz="0" w:space="0" w:color="auto"/>
            <w:left w:val="none" w:sz="0" w:space="0" w:color="auto"/>
            <w:bottom w:val="none" w:sz="0" w:space="0" w:color="auto"/>
            <w:right w:val="none" w:sz="0" w:space="0" w:color="auto"/>
          </w:divBdr>
        </w:div>
        <w:div w:id="1281104935">
          <w:marLeft w:val="640"/>
          <w:marRight w:val="0"/>
          <w:marTop w:val="0"/>
          <w:marBottom w:val="0"/>
          <w:divBdr>
            <w:top w:val="none" w:sz="0" w:space="0" w:color="auto"/>
            <w:left w:val="none" w:sz="0" w:space="0" w:color="auto"/>
            <w:bottom w:val="none" w:sz="0" w:space="0" w:color="auto"/>
            <w:right w:val="none" w:sz="0" w:space="0" w:color="auto"/>
          </w:divBdr>
        </w:div>
        <w:div w:id="1451392584">
          <w:marLeft w:val="640"/>
          <w:marRight w:val="0"/>
          <w:marTop w:val="0"/>
          <w:marBottom w:val="0"/>
          <w:divBdr>
            <w:top w:val="none" w:sz="0" w:space="0" w:color="auto"/>
            <w:left w:val="none" w:sz="0" w:space="0" w:color="auto"/>
            <w:bottom w:val="none" w:sz="0" w:space="0" w:color="auto"/>
            <w:right w:val="none" w:sz="0" w:space="0" w:color="auto"/>
          </w:divBdr>
        </w:div>
        <w:div w:id="1688168470">
          <w:marLeft w:val="640"/>
          <w:marRight w:val="0"/>
          <w:marTop w:val="0"/>
          <w:marBottom w:val="0"/>
          <w:divBdr>
            <w:top w:val="none" w:sz="0" w:space="0" w:color="auto"/>
            <w:left w:val="none" w:sz="0" w:space="0" w:color="auto"/>
            <w:bottom w:val="none" w:sz="0" w:space="0" w:color="auto"/>
            <w:right w:val="none" w:sz="0" w:space="0" w:color="auto"/>
          </w:divBdr>
        </w:div>
        <w:div w:id="1700546948">
          <w:marLeft w:val="640"/>
          <w:marRight w:val="0"/>
          <w:marTop w:val="0"/>
          <w:marBottom w:val="0"/>
          <w:divBdr>
            <w:top w:val="none" w:sz="0" w:space="0" w:color="auto"/>
            <w:left w:val="none" w:sz="0" w:space="0" w:color="auto"/>
            <w:bottom w:val="none" w:sz="0" w:space="0" w:color="auto"/>
            <w:right w:val="none" w:sz="0" w:space="0" w:color="auto"/>
          </w:divBdr>
        </w:div>
        <w:div w:id="1842038523">
          <w:marLeft w:val="640"/>
          <w:marRight w:val="0"/>
          <w:marTop w:val="0"/>
          <w:marBottom w:val="0"/>
          <w:divBdr>
            <w:top w:val="none" w:sz="0" w:space="0" w:color="auto"/>
            <w:left w:val="none" w:sz="0" w:space="0" w:color="auto"/>
            <w:bottom w:val="none" w:sz="0" w:space="0" w:color="auto"/>
            <w:right w:val="none" w:sz="0" w:space="0" w:color="auto"/>
          </w:divBdr>
        </w:div>
        <w:div w:id="1844971841">
          <w:marLeft w:val="640"/>
          <w:marRight w:val="0"/>
          <w:marTop w:val="0"/>
          <w:marBottom w:val="0"/>
          <w:divBdr>
            <w:top w:val="none" w:sz="0" w:space="0" w:color="auto"/>
            <w:left w:val="none" w:sz="0" w:space="0" w:color="auto"/>
            <w:bottom w:val="none" w:sz="0" w:space="0" w:color="auto"/>
            <w:right w:val="none" w:sz="0" w:space="0" w:color="auto"/>
          </w:divBdr>
        </w:div>
        <w:div w:id="1853759072">
          <w:marLeft w:val="640"/>
          <w:marRight w:val="0"/>
          <w:marTop w:val="0"/>
          <w:marBottom w:val="0"/>
          <w:divBdr>
            <w:top w:val="none" w:sz="0" w:space="0" w:color="auto"/>
            <w:left w:val="none" w:sz="0" w:space="0" w:color="auto"/>
            <w:bottom w:val="none" w:sz="0" w:space="0" w:color="auto"/>
            <w:right w:val="none" w:sz="0" w:space="0" w:color="auto"/>
          </w:divBdr>
        </w:div>
        <w:div w:id="1882084552">
          <w:marLeft w:val="640"/>
          <w:marRight w:val="0"/>
          <w:marTop w:val="0"/>
          <w:marBottom w:val="0"/>
          <w:divBdr>
            <w:top w:val="none" w:sz="0" w:space="0" w:color="auto"/>
            <w:left w:val="none" w:sz="0" w:space="0" w:color="auto"/>
            <w:bottom w:val="none" w:sz="0" w:space="0" w:color="auto"/>
            <w:right w:val="none" w:sz="0" w:space="0" w:color="auto"/>
          </w:divBdr>
        </w:div>
        <w:div w:id="2093311396">
          <w:marLeft w:val="640"/>
          <w:marRight w:val="0"/>
          <w:marTop w:val="0"/>
          <w:marBottom w:val="0"/>
          <w:divBdr>
            <w:top w:val="none" w:sz="0" w:space="0" w:color="auto"/>
            <w:left w:val="none" w:sz="0" w:space="0" w:color="auto"/>
            <w:bottom w:val="none" w:sz="0" w:space="0" w:color="auto"/>
            <w:right w:val="none" w:sz="0" w:space="0" w:color="auto"/>
          </w:divBdr>
        </w:div>
        <w:div w:id="2134595964">
          <w:marLeft w:val="640"/>
          <w:marRight w:val="0"/>
          <w:marTop w:val="0"/>
          <w:marBottom w:val="0"/>
          <w:divBdr>
            <w:top w:val="none" w:sz="0" w:space="0" w:color="auto"/>
            <w:left w:val="none" w:sz="0" w:space="0" w:color="auto"/>
            <w:bottom w:val="none" w:sz="0" w:space="0" w:color="auto"/>
            <w:right w:val="none" w:sz="0" w:space="0" w:color="auto"/>
          </w:divBdr>
        </w:div>
      </w:divsChild>
    </w:div>
    <w:div w:id="1625229227">
      <w:bodyDiv w:val="1"/>
      <w:marLeft w:val="0"/>
      <w:marRight w:val="0"/>
      <w:marTop w:val="0"/>
      <w:marBottom w:val="0"/>
      <w:divBdr>
        <w:top w:val="none" w:sz="0" w:space="0" w:color="auto"/>
        <w:left w:val="none" w:sz="0" w:space="0" w:color="auto"/>
        <w:bottom w:val="none" w:sz="0" w:space="0" w:color="auto"/>
        <w:right w:val="none" w:sz="0" w:space="0" w:color="auto"/>
      </w:divBdr>
    </w:div>
    <w:div w:id="1628243462">
      <w:bodyDiv w:val="1"/>
      <w:marLeft w:val="0"/>
      <w:marRight w:val="0"/>
      <w:marTop w:val="0"/>
      <w:marBottom w:val="0"/>
      <w:divBdr>
        <w:top w:val="none" w:sz="0" w:space="0" w:color="auto"/>
        <w:left w:val="none" w:sz="0" w:space="0" w:color="auto"/>
        <w:bottom w:val="none" w:sz="0" w:space="0" w:color="auto"/>
        <w:right w:val="none" w:sz="0" w:space="0" w:color="auto"/>
      </w:divBdr>
      <w:divsChild>
        <w:div w:id="97678112">
          <w:marLeft w:val="640"/>
          <w:marRight w:val="0"/>
          <w:marTop w:val="0"/>
          <w:marBottom w:val="0"/>
          <w:divBdr>
            <w:top w:val="none" w:sz="0" w:space="0" w:color="auto"/>
            <w:left w:val="none" w:sz="0" w:space="0" w:color="auto"/>
            <w:bottom w:val="none" w:sz="0" w:space="0" w:color="auto"/>
            <w:right w:val="none" w:sz="0" w:space="0" w:color="auto"/>
          </w:divBdr>
        </w:div>
        <w:div w:id="97919149">
          <w:marLeft w:val="640"/>
          <w:marRight w:val="0"/>
          <w:marTop w:val="0"/>
          <w:marBottom w:val="0"/>
          <w:divBdr>
            <w:top w:val="none" w:sz="0" w:space="0" w:color="auto"/>
            <w:left w:val="none" w:sz="0" w:space="0" w:color="auto"/>
            <w:bottom w:val="none" w:sz="0" w:space="0" w:color="auto"/>
            <w:right w:val="none" w:sz="0" w:space="0" w:color="auto"/>
          </w:divBdr>
        </w:div>
        <w:div w:id="109513382">
          <w:marLeft w:val="640"/>
          <w:marRight w:val="0"/>
          <w:marTop w:val="0"/>
          <w:marBottom w:val="0"/>
          <w:divBdr>
            <w:top w:val="none" w:sz="0" w:space="0" w:color="auto"/>
            <w:left w:val="none" w:sz="0" w:space="0" w:color="auto"/>
            <w:bottom w:val="none" w:sz="0" w:space="0" w:color="auto"/>
            <w:right w:val="none" w:sz="0" w:space="0" w:color="auto"/>
          </w:divBdr>
        </w:div>
        <w:div w:id="142626305">
          <w:marLeft w:val="640"/>
          <w:marRight w:val="0"/>
          <w:marTop w:val="0"/>
          <w:marBottom w:val="0"/>
          <w:divBdr>
            <w:top w:val="none" w:sz="0" w:space="0" w:color="auto"/>
            <w:left w:val="none" w:sz="0" w:space="0" w:color="auto"/>
            <w:bottom w:val="none" w:sz="0" w:space="0" w:color="auto"/>
            <w:right w:val="none" w:sz="0" w:space="0" w:color="auto"/>
          </w:divBdr>
        </w:div>
        <w:div w:id="155341878">
          <w:marLeft w:val="640"/>
          <w:marRight w:val="0"/>
          <w:marTop w:val="0"/>
          <w:marBottom w:val="0"/>
          <w:divBdr>
            <w:top w:val="none" w:sz="0" w:space="0" w:color="auto"/>
            <w:left w:val="none" w:sz="0" w:space="0" w:color="auto"/>
            <w:bottom w:val="none" w:sz="0" w:space="0" w:color="auto"/>
            <w:right w:val="none" w:sz="0" w:space="0" w:color="auto"/>
          </w:divBdr>
        </w:div>
        <w:div w:id="169178239">
          <w:marLeft w:val="640"/>
          <w:marRight w:val="0"/>
          <w:marTop w:val="0"/>
          <w:marBottom w:val="0"/>
          <w:divBdr>
            <w:top w:val="none" w:sz="0" w:space="0" w:color="auto"/>
            <w:left w:val="none" w:sz="0" w:space="0" w:color="auto"/>
            <w:bottom w:val="none" w:sz="0" w:space="0" w:color="auto"/>
            <w:right w:val="none" w:sz="0" w:space="0" w:color="auto"/>
          </w:divBdr>
        </w:div>
        <w:div w:id="215774939">
          <w:marLeft w:val="640"/>
          <w:marRight w:val="0"/>
          <w:marTop w:val="0"/>
          <w:marBottom w:val="0"/>
          <w:divBdr>
            <w:top w:val="none" w:sz="0" w:space="0" w:color="auto"/>
            <w:left w:val="none" w:sz="0" w:space="0" w:color="auto"/>
            <w:bottom w:val="none" w:sz="0" w:space="0" w:color="auto"/>
            <w:right w:val="none" w:sz="0" w:space="0" w:color="auto"/>
          </w:divBdr>
        </w:div>
        <w:div w:id="217673162">
          <w:marLeft w:val="640"/>
          <w:marRight w:val="0"/>
          <w:marTop w:val="0"/>
          <w:marBottom w:val="0"/>
          <w:divBdr>
            <w:top w:val="none" w:sz="0" w:space="0" w:color="auto"/>
            <w:left w:val="none" w:sz="0" w:space="0" w:color="auto"/>
            <w:bottom w:val="none" w:sz="0" w:space="0" w:color="auto"/>
            <w:right w:val="none" w:sz="0" w:space="0" w:color="auto"/>
          </w:divBdr>
        </w:div>
        <w:div w:id="223687223">
          <w:marLeft w:val="640"/>
          <w:marRight w:val="0"/>
          <w:marTop w:val="0"/>
          <w:marBottom w:val="0"/>
          <w:divBdr>
            <w:top w:val="none" w:sz="0" w:space="0" w:color="auto"/>
            <w:left w:val="none" w:sz="0" w:space="0" w:color="auto"/>
            <w:bottom w:val="none" w:sz="0" w:space="0" w:color="auto"/>
            <w:right w:val="none" w:sz="0" w:space="0" w:color="auto"/>
          </w:divBdr>
        </w:div>
        <w:div w:id="223874635">
          <w:marLeft w:val="640"/>
          <w:marRight w:val="0"/>
          <w:marTop w:val="0"/>
          <w:marBottom w:val="0"/>
          <w:divBdr>
            <w:top w:val="none" w:sz="0" w:space="0" w:color="auto"/>
            <w:left w:val="none" w:sz="0" w:space="0" w:color="auto"/>
            <w:bottom w:val="none" w:sz="0" w:space="0" w:color="auto"/>
            <w:right w:val="none" w:sz="0" w:space="0" w:color="auto"/>
          </w:divBdr>
        </w:div>
        <w:div w:id="273171371">
          <w:marLeft w:val="640"/>
          <w:marRight w:val="0"/>
          <w:marTop w:val="0"/>
          <w:marBottom w:val="0"/>
          <w:divBdr>
            <w:top w:val="none" w:sz="0" w:space="0" w:color="auto"/>
            <w:left w:val="none" w:sz="0" w:space="0" w:color="auto"/>
            <w:bottom w:val="none" w:sz="0" w:space="0" w:color="auto"/>
            <w:right w:val="none" w:sz="0" w:space="0" w:color="auto"/>
          </w:divBdr>
        </w:div>
        <w:div w:id="281690948">
          <w:marLeft w:val="640"/>
          <w:marRight w:val="0"/>
          <w:marTop w:val="0"/>
          <w:marBottom w:val="0"/>
          <w:divBdr>
            <w:top w:val="none" w:sz="0" w:space="0" w:color="auto"/>
            <w:left w:val="none" w:sz="0" w:space="0" w:color="auto"/>
            <w:bottom w:val="none" w:sz="0" w:space="0" w:color="auto"/>
            <w:right w:val="none" w:sz="0" w:space="0" w:color="auto"/>
          </w:divBdr>
        </w:div>
        <w:div w:id="359942147">
          <w:marLeft w:val="640"/>
          <w:marRight w:val="0"/>
          <w:marTop w:val="0"/>
          <w:marBottom w:val="0"/>
          <w:divBdr>
            <w:top w:val="none" w:sz="0" w:space="0" w:color="auto"/>
            <w:left w:val="none" w:sz="0" w:space="0" w:color="auto"/>
            <w:bottom w:val="none" w:sz="0" w:space="0" w:color="auto"/>
            <w:right w:val="none" w:sz="0" w:space="0" w:color="auto"/>
          </w:divBdr>
        </w:div>
        <w:div w:id="397243801">
          <w:marLeft w:val="640"/>
          <w:marRight w:val="0"/>
          <w:marTop w:val="0"/>
          <w:marBottom w:val="0"/>
          <w:divBdr>
            <w:top w:val="none" w:sz="0" w:space="0" w:color="auto"/>
            <w:left w:val="none" w:sz="0" w:space="0" w:color="auto"/>
            <w:bottom w:val="none" w:sz="0" w:space="0" w:color="auto"/>
            <w:right w:val="none" w:sz="0" w:space="0" w:color="auto"/>
          </w:divBdr>
        </w:div>
        <w:div w:id="421683689">
          <w:marLeft w:val="640"/>
          <w:marRight w:val="0"/>
          <w:marTop w:val="0"/>
          <w:marBottom w:val="0"/>
          <w:divBdr>
            <w:top w:val="none" w:sz="0" w:space="0" w:color="auto"/>
            <w:left w:val="none" w:sz="0" w:space="0" w:color="auto"/>
            <w:bottom w:val="none" w:sz="0" w:space="0" w:color="auto"/>
            <w:right w:val="none" w:sz="0" w:space="0" w:color="auto"/>
          </w:divBdr>
        </w:div>
        <w:div w:id="437024564">
          <w:marLeft w:val="640"/>
          <w:marRight w:val="0"/>
          <w:marTop w:val="0"/>
          <w:marBottom w:val="0"/>
          <w:divBdr>
            <w:top w:val="none" w:sz="0" w:space="0" w:color="auto"/>
            <w:left w:val="none" w:sz="0" w:space="0" w:color="auto"/>
            <w:bottom w:val="none" w:sz="0" w:space="0" w:color="auto"/>
            <w:right w:val="none" w:sz="0" w:space="0" w:color="auto"/>
          </w:divBdr>
        </w:div>
        <w:div w:id="454256077">
          <w:marLeft w:val="640"/>
          <w:marRight w:val="0"/>
          <w:marTop w:val="0"/>
          <w:marBottom w:val="0"/>
          <w:divBdr>
            <w:top w:val="none" w:sz="0" w:space="0" w:color="auto"/>
            <w:left w:val="none" w:sz="0" w:space="0" w:color="auto"/>
            <w:bottom w:val="none" w:sz="0" w:space="0" w:color="auto"/>
            <w:right w:val="none" w:sz="0" w:space="0" w:color="auto"/>
          </w:divBdr>
        </w:div>
        <w:div w:id="476725633">
          <w:marLeft w:val="640"/>
          <w:marRight w:val="0"/>
          <w:marTop w:val="0"/>
          <w:marBottom w:val="0"/>
          <w:divBdr>
            <w:top w:val="none" w:sz="0" w:space="0" w:color="auto"/>
            <w:left w:val="none" w:sz="0" w:space="0" w:color="auto"/>
            <w:bottom w:val="none" w:sz="0" w:space="0" w:color="auto"/>
            <w:right w:val="none" w:sz="0" w:space="0" w:color="auto"/>
          </w:divBdr>
        </w:div>
        <w:div w:id="487525391">
          <w:marLeft w:val="640"/>
          <w:marRight w:val="0"/>
          <w:marTop w:val="0"/>
          <w:marBottom w:val="0"/>
          <w:divBdr>
            <w:top w:val="none" w:sz="0" w:space="0" w:color="auto"/>
            <w:left w:val="none" w:sz="0" w:space="0" w:color="auto"/>
            <w:bottom w:val="none" w:sz="0" w:space="0" w:color="auto"/>
            <w:right w:val="none" w:sz="0" w:space="0" w:color="auto"/>
          </w:divBdr>
        </w:div>
        <w:div w:id="544172497">
          <w:marLeft w:val="640"/>
          <w:marRight w:val="0"/>
          <w:marTop w:val="0"/>
          <w:marBottom w:val="0"/>
          <w:divBdr>
            <w:top w:val="none" w:sz="0" w:space="0" w:color="auto"/>
            <w:left w:val="none" w:sz="0" w:space="0" w:color="auto"/>
            <w:bottom w:val="none" w:sz="0" w:space="0" w:color="auto"/>
            <w:right w:val="none" w:sz="0" w:space="0" w:color="auto"/>
          </w:divBdr>
        </w:div>
        <w:div w:id="555509083">
          <w:marLeft w:val="640"/>
          <w:marRight w:val="0"/>
          <w:marTop w:val="0"/>
          <w:marBottom w:val="0"/>
          <w:divBdr>
            <w:top w:val="none" w:sz="0" w:space="0" w:color="auto"/>
            <w:left w:val="none" w:sz="0" w:space="0" w:color="auto"/>
            <w:bottom w:val="none" w:sz="0" w:space="0" w:color="auto"/>
            <w:right w:val="none" w:sz="0" w:space="0" w:color="auto"/>
          </w:divBdr>
        </w:div>
        <w:div w:id="601379989">
          <w:marLeft w:val="640"/>
          <w:marRight w:val="0"/>
          <w:marTop w:val="0"/>
          <w:marBottom w:val="0"/>
          <w:divBdr>
            <w:top w:val="none" w:sz="0" w:space="0" w:color="auto"/>
            <w:left w:val="none" w:sz="0" w:space="0" w:color="auto"/>
            <w:bottom w:val="none" w:sz="0" w:space="0" w:color="auto"/>
            <w:right w:val="none" w:sz="0" w:space="0" w:color="auto"/>
          </w:divBdr>
        </w:div>
        <w:div w:id="644164961">
          <w:marLeft w:val="640"/>
          <w:marRight w:val="0"/>
          <w:marTop w:val="0"/>
          <w:marBottom w:val="0"/>
          <w:divBdr>
            <w:top w:val="none" w:sz="0" w:space="0" w:color="auto"/>
            <w:left w:val="none" w:sz="0" w:space="0" w:color="auto"/>
            <w:bottom w:val="none" w:sz="0" w:space="0" w:color="auto"/>
            <w:right w:val="none" w:sz="0" w:space="0" w:color="auto"/>
          </w:divBdr>
        </w:div>
        <w:div w:id="724568965">
          <w:marLeft w:val="640"/>
          <w:marRight w:val="0"/>
          <w:marTop w:val="0"/>
          <w:marBottom w:val="0"/>
          <w:divBdr>
            <w:top w:val="none" w:sz="0" w:space="0" w:color="auto"/>
            <w:left w:val="none" w:sz="0" w:space="0" w:color="auto"/>
            <w:bottom w:val="none" w:sz="0" w:space="0" w:color="auto"/>
            <w:right w:val="none" w:sz="0" w:space="0" w:color="auto"/>
          </w:divBdr>
        </w:div>
        <w:div w:id="743139459">
          <w:marLeft w:val="640"/>
          <w:marRight w:val="0"/>
          <w:marTop w:val="0"/>
          <w:marBottom w:val="0"/>
          <w:divBdr>
            <w:top w:val="none" w:sz="0" w:space="0" w:color="auto"/>
            <w:left w:val="none" w:sz="0" w:space="0" w:color="auto"/>
            <w:bottom w:val="none" w:sz="0" w:space="0" w:color="auto"/>
            <w:right w:val="none" w:sz="0" w:space="0" w:color="auto"/>
          </w:divBdr>
        </w:div>
        <w:div w:id="743726534">
          <w:marLeft w:val="640"/>
          <w:marRight w:val="0"/>
          <w:marTop w:val="0"/>
          <w:marBottom w:val="0"/>
          <w:divBdr>
            <w:top w:val="none" w:sz="0" w:space="0" w:color="auto"/>
            <w:left w:val="none" w:sz="0" w:space="0" w:color="auto"/>
            <w:bottom w:val="none" w:sz="0" w:space="0" w:color="auto"/>
            <w:right w:val="none" w:sz="0" w:space="0" w:color="auto"/>
          </w:divBdr>
        </w:div>
        <w:div w:id="763575063">
          <w:marLeft w:val="640"/>
          <w:marRight w:val="0"/>
          <w:marTop w:val="0"/>
          <w:marBottom w:val="0"/>
          <w:divBdr>
            <w:top w:val="none" w:sz="0" w:space="0" w:color="auto"/>
            <w:left w:val="none" w:sz="0" w:space="0" w:color="auto"/>
            <w:bottom w:val="none" w:sz="0" w:space="0" w:color="auto"/>
            <w:right w:val="none" w:sz="0" w:space="0" w:color="auto"/>
          </w:divBdr>
        </w:div>
        <w:div w:id="766851233">
          <w:marLeft w:val="640"/>
          <w:marRight w:val="0"/>
          <w:marTop w:val="0"/>
          <w:marBottom w:val="0"/>
          <w:divBdr>
            <w:top w:val="none" w:sz="0" w:space="0" w:color="auto"/>
            <w:left w:val="none" w:sz="0" w:space="0" w:color="auto"/>
            <w:bottom w:val="none" w:sz="0" w:space="0" w:color="auto"/>
            <w:right w:val="none" w:sz="0" w:space="0" w:color="auto"/>
          </w:divBdr>
        </w:div>
        <w:div w:id="767117019">
          <w:marLeft w:val="640"/>
          <w:marRight w:val="0"/>
          <w:marTop w:val="0"/>
          <w:marBottom w:val="0"/>
          <w:divBdr>
            <w:top w:val="none" w:sz="0" w:space="0" w:color="auto"/>
            <w:left w:val="none" w:sz="0" w:space="0" w:color="auto"/>
            <w:bottom w:val="none" w:sz="0" w:space="0" w:color="auto"/>
            <w:right w:val="none" w:sz="0" w:space="0" w:color="auto"/>
          </w:divBdr>
        </w:div>
        <w:div w:id="813110136">
          <w:marLeft w:val="640"/>
          <w:marRight w:val="0"/>
          <w:marTop w:val="0"/>
          <w:marBottom w:val="0"/>
          <w:divBdr>
            <w:top w:val="none" w:sz="0" w:space="0" w:color="auto"/>
            <w:left w:val="none" w:sz="0" w:space="0" w:color="auto"/>
            <w:bottom w:val="none" w:sz="0" w:space="0" w:color="auto"/>
            <w:right w:val="none" w:sz="0" w:space="0" w:color="auto"/>
          </w:divBdr>
        </w:div>
        <w:div w:id="845443494">
          <w:marLeft w:val="640"/>
          <w:marRight w:val="0"/>
          <w:marTop w:val="0"/>
          <w:marBottom w:val="0"/>
          <w:divBdr>
            <w:top w:val="none" w:sz="0" w:space="0" w:color="auto"/>
            <w:left w:val="none" w:sz="0" w:space="0" w:color="auto"/>
            <w:bottom w:val="none" w:sz="0" w:space="0" w:color="auto"/>
            <w:right w:val="none" w:sz="0" w:space="0" w:color="auto"/>
          </w:divBdr>
        </w:div>
        <w:div w:id="864443546">
          <w:marLeft w:val="640"/>
          <w:marRight w:val="0"/>
          <w:marTop w:val="0"/>
          <w:marBottom w:val="0"/>
          <w:divBdr>
            <w:top w:val="none" w:sz="0" w:space="0" w:color="auto"/>
            <w:left w:val="none" w:sz="0" w:space="0" w:color="auto"/>
            <w:bottom w:val="none" w:sz="0" w:space="0" w:color="auto"/>
            <w:right w:val="none" w:sz="0" w:space="0" w:color="auto"/>
          </w:divBdr>
        </w:div>
        <w:div w:id="911820021">
          <w:marLeft w:val="640"/>
          <w:marRight w:val="0"/>
          <w:marTop w:val="0"/>
          <w:marBottom w:val="0"/>
          <w:divBdr>
            <w:top w:val="none" w:sz="0" w:space="0" w:color="auto"/>
            <w:left w:val="none" w:sz="0" w:space="0" w:color="auto"/>
            <w:bottom w:val="none" w:sz="0" w:space="0" w:color="auto"/>
            <w:right w:val="none" w:sz="0" w:space="0" w:color="auto"/>
          </w:divBdr>
        </w:div>
        <w:div w:id="959652804">
          <w:marLeft w:val="640"/>
          <w:marRight w:val="0"/>
          <w:marTop w:val="0"/>
          <w:marBottom w:val="0"/>
          <w:divBdr>
            <w:top w:val="none" w:sz="0" w:space="0" w:color="auto"/>
            <w:left w:val="none" w:sz="0" w:space="0" w:color="auto"/>
            <w:bottom w:val="none" w:sz="0" w:space="0" w:color="auto"/>
            <w:right w:val="none" w:sz="0" w:space="0" w:color="auto"/>
          </w:divBdr>
        </w:div>
        <w:div w:id="1027289436">
          <w:marLeft w:val="640"/>
          <w:marRight w:val="0"/>
          <w:marTop w:val="0"/>
          <w:marBottom w:val="0"/>
          <w:divBdr>
            <w:top w:val="none" w:sz="0" w:space="0" w:color="auto"/>
            <w:left w:val="none" w:sz="0" w:space="0" w:color="auto"/>
            <w:bottom w:val="none" w:sz="0" w:space="0" w:color="auto"/>
            <w:right w:val="none" w:sz="0" w:space="0" w:color="auto"/>
          </w:divBdr>
        </w:div>
        <w:div w:id="1032994644">
          <w:marLeft w:val="640"/>
          <w:marRight w:val="0"/>
          <w:marTop w:val="0"/>
          <w:marBottom w:val="0"/>
          <w:divBdr>
            <w:top w:val="none" w:sz="0" w:space="0" w:color="auto"/>
            <w:left w:val="none" w:sz="0" w:space="0" w:color="auto"/>
            <w:bottom w:val="none" w:sz="0" w:space="0" w:color="auto"/>
            <w:right w:val="none" w:sz="0" w:space="0" w:color="auto"/>
          </w:divBdr>
        </w:div>
        <w:div w:id="1086346681">
          <w:marLeft w:val="640"/>
          <w:marRight w:val="0"/>
          <w:marTop w:val="0"/>
          <w:marBottom w:val="0"/>
          <w:divBdr>
            <w:top w:val="none" w:sz="0" w:space="0" w:color="auto"/>
            <w:left w:val="none" w:sz="0" w:space="0" w:color="auto"/>
            <w:bottom w:val="none" w:sz="0" w:space="0" w:color="auto"/>
            <w:right w:val="none" w:sz="0" w:space="0" w:color="auto"/>
          </w:divBdr>
        </w:div>
        <w:div w:id="1162085468">
          <w:marLeft w:val="640"/>
          <w:marRight w:val="0"/>
          <w:marTop w:val="0"/>
          <w:marBottom w:val="0"/>
          <w:divBdr>
            <w:top w:val="none" w:sz="0" w:space="0" w:color="auto"/>
            <w:left w:val="none" w:sz="0" w:space="0" w:color="auto"/>
            <w:bottom w:val="none" w:sz="0" w:space="0" w:color="auto"/>
            <w:right w:val="none" w:sz="0" w:space="0" w:color="auto"/>
          </w:divBdr>
        </w:div>
        <w:div w:id="1215774699">
          <w:marLeft w:val="640"/>
          <w:marRight w:val="0"/>
          <w:marTop w:val="0"/>
          <w:marBottom w:val="0"/>
          <w:divBdr>
            <w:top w:val="none" w:sz="0" w:space="0" w:color="auto"/>
            <w:left w:val="none" w:sz="0" w:space="0" w:color="auto"/>
            <w:bottom w:val="none" w:sz="0" w:space="0" w:color="auto"/>
            <w:right w:val="none" w:sz="0" w:space="0" w:color="auto"/>
          </w:divBdr>
        </w:div>
        <w:div w:id="1346900375">
          <w:marLeft w:val="640"/>
          <w:marRight w:val="0"/>
          <w:marTop w:val="0"/>
          <w:marBottom w:val="0"/>
          <w:divBdr>
            <w:top w:val="none" w:sz="0" w:space="0" w:color="auto"/>
            <w:left w:val="none" w:sz="0" w:space="0" w:color="auto"/>
            <w:bottom w:val="none" w:sz="0" w:space="0" w:color="auto"/>
            <w:right w:val="none" w:sz="0" w:space="0" w:color="auto"/>
          </w:divBdr>
        </w:div>
        <w:div w:id="1354040140">
          <w:marLeft w:val="640"/>
          <w:marRight w:val="0"/>
          <w:marTop w:val="0"/>
          <w:marBottom w:val="0"/>
          <w:divBdr>
            <w:top w:val="none" w:sz="0" w:space="0" w:color="auto"/>
            <w:left w:val="none" w:sz="0" w:space="0" w:color="auto"/>
            <w:bottom w:val="none" w:sz="0" w:space="0" w:color="auto"/>
            <w:right w:val="none" w:sz="0" w:space="0" w:color="auto"/>
          </w:divBdr>
        </w:div>
        <w:div w:id="1354841290">
          <w:marLeft w:val="640"/>
          <w:marRight w:val="0"/>
          <w:marTop w:val="0"/>
          <w:marBottom w:val="0"/>
          <w:divBdr>
            <w:top w:val="none" w:sz="0" w:space="0" w:color="auto"/>
            <w:left w:val="none" w:sz="0" w:space="0" w:color="auto"/>
            <w:bottom w:val="none" w:sz="0" w:space="0" w:color="auto"/>
            <w:right w:val="none" w:sz="0" w:space="0" w:color="auto"/>
          </w:divBdr>
        </w:div>
        <w:div w:id="1437016150">
          <w:marLeft w:val="640"/>
          <w:marRight w:val="0"/>
          <w:marTop w:val="0"/>
          <w:marBottom w:val="0"/>
          <w:divBdr>
            <w:top w:val="none" w:sz="0" w:space="0" w:color="auto"/>
            <w:left w:val="none" w:sz="0" w:space="0" w:color="auto"/>
            <w:bottom w:val="none" w:sz="0" w:space="0" w:color="auto"/>
            <w:right w:val="none" w:sz="0" w:space="0" w:color="auto"/>
          </w:divBdr>
        </w:div>
        <w:div w:id="1443919106">
          <w:marLeft w:val="640"/>
          <w:marRight w:val="0"/>
          <w:marTop w:val="0"/>
          <w:marBottom w:val="0"/>
          <w:divBdr>
            <w:top w:val="none" w:sz="0" w:space="0" w:color="auto"/>
            <w:left w:val="none" w:sz="0" w:space="0" w:color="auto"/>
            <w:bottom w:val="none" w:sz="0" w:space="0" w:color="auto"/>
            <w:right w:val="none" w:sz="0" w:space="0" w:color="auto"/>
          </w:divBdr>
        </w:div>
        <w:div w:id="1482699062">
          <w:marLeft w:val="640"/>
          <w:marRight w:val="0"/>
          <w:marTop w:val="0"/>
          <w:marBottom w:val="0"/>
          <w:divBdr>
            <w:top w:val="none" w:sz="0" w:space="0" w:color="auto"/>
            <w:left w:val="none" w:sz="0" w:space="0" w:color="auto"/>
            <w:bottom w:val="none" w:sz="0" w:space="0" w:color="auto"/>
            <w:right w:val="none" w:sz="0" w:space="0" w:color="auto"/>
          </w:divBdr>
        </w:div>
        <w:div w:id="1507094481">
          <w:marLeft w:val="640"/>
          <w:marRight w:val="0"/>
          <w:marTop w:val="0"/>
          <w:marBottom w:val="0"/>
          <w:divBdr>
            <w:top w:val="none" w:sz="0" w:space="0" w:color="auto"/>
            <w:left w:val="none" w:sz="0" w:space="0" w:color="auto"/>
            <w:bottom w:val="none" w:sz="0" w:space="0" w:color="auto"/>
            <w:right w:val="none" w:sz="0" w:space="0" w:color="auto"/>
          </w:divBdr>
        </w:div>
        <w:div w:id="1540167364">
          <w:marLeft w:val="640"/>
          <w:marRight w:val="0"/>
          <w:marTop w:val="0"/>
          <w:marBottom w:val="0"/>
          <w:divBdr>
            <w:top w:val="none" w:sz="0" w:space="0" w:color="auto"/>
            <w:left w:val="none" w:sz="0" w:space="0" w:color="auto"/>
            <w:bottom w:val="none" w:sz="0" w:space="0" w:color="auto"/>
            <w:right w:val="none" w:sz="0" w:space="0" w:color="auto"/>
          </w:divBdr>
        </w:div>
        <w:div w:id="1557398899">
          <w:marLeft w:val="640"/>
          <w:marRight w:val="0"/>
          <w:marTop w:val="0"/>
          <w:marBottom w:val="0"/>
          <w:divBdr>
            <w:top w:val="none" w:sz="0" w:space="0" w:color="auto"/>
            <w:left w:val="none" w:sz="0" w:space="0" w:color="auto"/>
            <w:bottom w:val="none" w:sz="0" w:space="0" w:color="auto"/>
            <w:right w:val="none" w:sz="0" w:space="0" w:color="auto"/>
          </w:divBdr>
        </w:div>
        <w:div w:id="1766875415">
          <w:marLeft w:val="640"/>
          <w:marRight w:val="0"/>
          <w:marTop w:val="0"/>
          <w:marBottom w:val="0"/>
          <w:divBdr>
            <w:top w:val="none" w:sz="0" w:space="0" w:color="auto"/>
            <w:left w:val="none" w:sz="0" w:space="0" w:color="auto"/>
            <w:bottom w:val="none" w:sz="0" w:space="0" w:color="auto"/>
            <w:right w:val="none" w:sz="0" w:space="0" w:color="auto"/>
          </w:divBdr>
        </w:div>
        <w:div w:id="1780830380">
          <w:marLeft w:val="640"/>
          <w:marRight w:val="0"/>
          <w:marTop w:val="0"/>
          <w:marBottom w:val="0"/>
          <w:divBdr>
            <w:top w:val="none" w:sz="0" w:space="0" w:color="auto"/>
            <w:left w:val="none" w:sz="0" w:space="0" w:color="auto"/>
            <w:bottom w:val="none" w:sz="0" w:space="0" w:color="auto"/>
            <w:right w:val="none" w:sz="0" w:space="0" w:color="auto"/>
          </w:divBdr>
        </w:div>
        <w:div w:id="1830099233">
          <w:marLeft w:val="640"/>
          <w:marRight w:val="0"/>
          <w:marTop w:val="0"/>
          <w:marBottom w:val="0"/>
          <w:divBdr>
            <w:top w:val="none" w:sz="0" w:space="0" w:color="auto"/>
            <w:left w:val="none" w:sz="0" w:space="0" w:color="auto"/>
            <w:bottom w:val="none" w:sz="0" w:space="0" w:color="auto"/>
            <w:right w:val="none" w:sz="0" w:space="0" w:color="auto"/>
          </w:divBdr>
        </w:div>
        <w:div w:id="1867212695">
          <w:marLeft w:val="640"/>
          <w:marRight w:val="0"/>
          <w:marTop w:val="0"/>
          <w:marBottom w:val="0"/>
          <w:divBdr>
            <w:top w:val="none" w:sz="0" w:space="0" w:color="auto"/>
            <w:left w:val="none" w:sz="0" w:space="0" w:color="auto"/>
            <w:bottom w:val="none" w:sz="0" w:space="0" w:color="auto"/>
            <w:right w:val="none" w:sz="0" w:space="0" w:color="auto"/>
          </w:divBdr>
        </w:div>
        <w:div w:id="1887833101">
          <w:marLeft w:val="640"/>
          <w:marRight w:val="0"/>
          <w:marTop w:val="0"/>
          <w:marBottom w:val="0"/>
          <w:divBdr>
            <w:top w:val="none" w:sz="0" w:space="0" w:color="auto"/>
            <w:left w:val="none" w:sz="0" w:space="0" w:color="auto"/>
            <w:bottom w:val="none" w:sz="0" w:space="0" w:color="auto"/>
            <w:right w:val="none" w:sz="0" w:space="0" w:color="auto"/>
          </w:divBdr>
        </w:div>
        <w:div w:id="1964655216">
          <w:marLeft w:val="640"/>
          <w:marRight w:val="0"/>
          <w:marTop w:val="0"/>
          <w:marBottom w:val="0"/>
          <w:divBdr>
            <w:top w:val="none" w:sz="0" w:space="0" w:color="auto"/>
            <w:left w:val="none" w:sz="0" w:space="0" w:color="auto"/>
            <w:bottom w:val="none" w:sz="0" w:space="0" w:color="auto"/>
            <w:right w:val="none" w:sz="0" w:space="0" w:color="auto"/>
          </w:divBdr>
        </w:div>
        <w:div w:id="2111965879">
          <w:marLeft w:val="640"/>
          <w:marRight w:val="0"/>
          <w:marTop w:val="0"/>
          <w:marBottom w:val="0"/>
          <w:divBdr>
            <w:top w:val="none" w:sz="0" w:space="0" w:color="auto"/>
            <w:left w:val="none" w:sz="0" w:space="0" w:color="auto"/>
            <w:bottom w:val="none" w:sz="0" w:space="0" w:color="auto"/>
            <w:right w:val="none" w:sz="0" w:space="0" w:color="auto"/>
          </w:divBdr>
        </w:div>
        <w:div w:id="2118215312">
          <w:marLeft w:val="640"/>
          <w:marRight w:val="0"/>
          <w:marTop w:val="0"/>
          <w:marBottom w:val="0"/>
          <w:divBdr>
            <w:top w:val="none" w:sz="0" w:space="0" w:color="auto"/>
            <w:left w:val="none" w:sz="0" w:space="0" w:color="auto"/>
            <w:bottom w:val="none" w:sz="0" w:space="0" w:color="auto"/>
            <w:right w:val="none" w:sz="0" w:space="0" w:color="auto"/>
          </w:divBdr>
        </w:div>
        <w:div w:id="2143376224">
          <w:marLeft w:val="640"/>
          <w:marRight w:val="0"/>
          <w:marTop w:val="0"/>
          <w:marBottom w:val="0"/>
          <w:divBdr>
            <w:top w:val="none" w:sz="0" w:space="0" w:color="auto"/>
            <w:left w:val="none" w:sz="0" w:space="0" w:color="auto"/>
            <w:bottom w:val="none" w:sz="0" w:space="0" w:color="auto"/>
            <w:right w:val="none" w:sz="0" w:space="0" w:color="auto"/>
          </w:divBdr>
        </w:div>
        <w:div w:id="2144692649">
          <w:marLeft w:val="640"/>
          <w:marRight w:val="0"/>
          <w:marTop w:val="0"/>
          <w:marBottom w:val="0"/>
          <w:divBdr>
            <w:top w:val="none" w:sz="0" w:space="0" w:color="auto"/>
            <w:left w:val="none" w:sz="0" w:space="0" w:color="auto"/>
            <w:bottom w:val="none" w:sz="0" w:space="0" w:color="auto"/>
            <w:right w:val="none" w:sz="0" w:space="0" w:color="auto"/>
          </w:divBdr>
        </w:div>
      </w:divsChild>
    </w:div>
    <w:div w:id="1634368582">
      <w:bodyDiv w:val="1"/>
      <w:marLeft w:val="0"/>
      <w:marRight w:val="0"/>
      <w:marTop w:val="0"/>
      <w:marBottom w:val="0"/>
      <w:divBdr>
        <w:top w:val="none" w:sz="0" w:space="0" w:color="auto"/>
        <w:left w:val="none" w:sz="0" w:space="0" w:color="auto"/>
        <w:bottom w:val="none" w:sz="0" w:space="0" w:color="auto"/>
        <w:right w:val="none" w:sz="0" w:space="0" w:color="auto"/>
      </w:divBdr>
      <w:divsChild>
        <w:div w:id="20520631">
          <w:marLeft w:val="640"/>
          <w:marRight w:val="0"/>
          <w:marTop w:val="0"/>
          <w:marBottom w:val="0"/>
          <w:divBdr>
            <w:top w:val="none" w:sz="0" w:space="0" w:color="auto"/>
            <w:left w:val="none" w:sz="0" w:space="0" w:color="auto"/>
            <w:bottom w:val="none" w:sz="0" w:space="0" w:color="auto"/>
            <w:right w:val="none" w:sz="0" w:space="0" w:color="auto"/>
          </w:divBdr>
        </w:div>
        <w:div w:id="145829397">
          <w:marLeft w:val="640"/>
          <w:marRight w:val="0"/>
          <w:marTop w:val="0"/>
          <w:marBottom w:val="0"/>
          <w:divBdr>
            <w:top w:val="none" w:sz="0" w:space="0" w:color="auto"/>
            <w:left w:val="none" w:sz="0" w:space="0" w:color="auto"/>
            <w:bottom w:val="none" w:sz="0" w:space="0" w:color="auto"/>
            <w:right w:val="none" w:sz="0" w:space="0" w:color="auto"/>
          </w:divBdr>
        </w:div>
        <w:div w:id="172644251">
          <w:marLeft w:val="640"/>
          <w:marRight w:val="0"/>
          <w:marTop w:val="0"/>
          <w:marBottom w:val="0"/>
          <w:divBdr>
            <w:top w:val="none" w:sz="0" w:space="0" w:color="auto"/>
            <w:left w:val="none" w:sz="0" w:space="0" w:color="auto"/>
            <w:bottom w:val="none" w:sz="0" w:space="0" w:color="auto"/>
            <w:right w:val="none" w:sz="0" w:space="0" w:color="auto"/>
          </w:divBdr>
        </w:div>
        <w:div w:id="296687556">
          <w:marLeft w:val="640"/>
          <w:marRight w:val="0"/>
          <w:marTop w:val="0"/>
          <w:marBottom w:val="0"/>
          <w:divBdr>
            <w:top w:val="none" w:sz="0" w:space="0" w:color="auto"/>
            <w:left w:val="none" w:sz="0" w:space="0" w:color="auto"/>
            <w:bottom w:val="none" w:sz="0" w:space="0" w:color="auto"/>
            <w:right w:val="none" w:sz="0" w:space="0" w:color="auto"/>
          </w:divBdr>
        </w:div>
        <w:div w:id="557865786">
          <w:marLeft w:val="640"/>
          <w:marRight w:val="0"/>
          <w:marTop w:val="0"/>
          <w:marBottom w:val="0"/>
          <w:divBdr>
            <w:top w:val="none" w:sz="0" w:space="0" w:color="auto"/>
            <w:left w:val="none" w:sz="0" w:space="0" w:color="auto"/>
            <w:bottom w:val="none" w:sz="0" w:space="0" w:color="auto"/>
            <w:right w:val="none" w:sz="0" w:space="0" w:color="auto"/>
          </w:divBdr>
        </w:div>
        <w:div w:id="561986715">
          <w:marLeft w:val="640"/>
          <w:marRight w:val="0"/>
          <w:marTop w:val="0"/>
          <w:marBottom w:val="0"/>
          <w:divBdr>
            <w:top w:val="none" w:sz="0" w:space="0" w:color="auto"/>
            <w:left w:val="none" w:sz="0" w:space="0" w:color="auto"/>
            <w:bottom w:val="none" w:sz="0" w:space="0" w:color="auto"/>
            <w:right w:val="none" w:sz="0" w:space="0" w:color="auto"/>
          </w:divBdr>
        </w:div>
        <w:div w:id="741097206">
          <w:marLeft w:val="640"/>
          <w:marRight w:val="0"/>
          <w:marTop w:val="0"/>
          <w:marBottom w:val="0"/>
          <w:divBdr>
            <w:top w:val="none" w:sz="0" w:space="0" w:color="auto"/>
            <w:left w:val="none" w:sz="0" w:space="0" w:color="auto"/>
            <w:bottom w:val="none" w:sz="0" w:space="0" w:color="auto"/>
            <w:right w:val="none" w:sz="0" w:space="0" w:color="auto"/>
          </w:divBdr>
        </w:div>
        <w:div w:id="770125554">
          <w:marLeft w:val="640"/>
          <w:marRight w:val="0"/>
          <w:marTop w:val="0"/>
          <w:marBottom w:val="0"/>
          <w:divBdr>
            <w:top w:val="none" w:sz="0" w:space="0" w:color="auto"/>
            <w:left w:val="none" w:sz="0" w:space="0" w:color="auto"/>
            <w:bottom w:val="none" w:sz="0" w:space="0" w:color="auto"/>
            <w:right w:val="none" w:sz="0" w:space="0" w:color="auto"/>
          </w:divBdr>
        </w:div>
        <w:div w:id="1339699037">
          <w:marLeft w:val="640"/>
          <w:marRight w:val="0"/>
          <w:marTop w:val="0"/>
          <w:marBottom w:val="0"/>
          <w:divBdr>
            <w:top w:val="none" w:sz="0" w:space="0" w:color="auto"/>
            <w:left w:val="none" w:sz="0" w:space="0" w:color="auto"/>
            <w:bottom w:val="none" w:sz="0" w:space="0" w:color="auto"/>
            <w:right w:val="none" w:sz="0" w:space="0" w:color="auto"/>
          </w:divBdr>
        </w:div>
        <w:div w:id="1350914457">
          <w:marLeft w:val="640"/>
          <w:marRight w:val="0"/>
          <w:marTop w:val="0"/>
          <w:marBottom w:val="0"/>
          <w:divBdr>
            <w:top w:val="none" w:sz="0" w:space="0" w:color="auto"/>
            <w:left w:val="none" w:sz="0" w:space="0" w:color="auto"/>
            <w:bottom w:val="none" w:sz="0" w:space="0" w:color="auto"/>
            <w:right w:val="none" w:sz="0" w:space="0" w:color="auto"/>
          </w:divBdr>
        </w:div>
        <w:div w:id="1413156987">
          <w:marLeft w:val="640"/>
          <w:marRight w:val="0"/>
          <w:marTop w:val="0"/>
          <w:marBottom w:val="0"/>
          <w:divBdr>
            <w:top w:val="none" w:sz="0" w:space="0" w:color="auto"/>
            <w:left w:val="none" w:sz="0" w:space="0" w:color="auto"/>
            <w:bottom w:val="none" w:sz="0" w:space="0" w:color="auto"/>
            <w:right w:val="none" w:sz="0" w:space="0" w:color="auto"/>
          </w:divBdr>
        </w:div>
        <w:div w:id="1442919717">
          <w:marLeft w:val="640"/>
          <w:marRight w:val="0"/>
          <w:marTop w:val="0"/>
          <w:marBottom w:val="0"/>
          <w:divBdr>
            <w:top w:val="none" w:sz="0" w:space="0" w:color="auto"/>
            <w:left w:val="none" w:sz="0" w:space="0" w:color="auto"/>
            <w:bottom w:val="none" w:sz="0" w:space="0" w:color="auto"/>
            <w:right w:val="none" w:sz="0" w:space="0" w:color="auto"/>
          </w:divBdr>
        </w:div>
        <w:div w:id="1453402341">
          <w:marLeft w:val="640"/>
          <w:marRight w:val="0"/>
          <w:marTop w:val="0"/>
          <w:marBottom w:val="0"/>
          <w:divBdr>
            <w:top w:val="none" w:sz="0" w:space="0" w:color="auto"/>
            <w:left w:val="none" w:sz="0" w:space="0" w:color="auto"/>
            <w:bottom w:val="none" w:sz="0" w:space="0" w:color="auto"/>
            <w:right w:val="none" w:sz="0" w:space="0" w:color="auto"/>
          </w:divBdr>
        </w:div>
        <w:div w:id="1574969296">
          <w:marLeft w:val="640"/>
          <w:marRight w:val="0"/>
          <w:marTop w:val="0"/>
          <w:marBottom w:val="0"/>
          <w:divBdr>
            <w:top w:val="none" w:sz="0" w:space="0" w:color="auto"/>
            <w:left w:val="none" w:sz="0" w:space="0" w:color="auto"/>
            <w:bottom w:val="none" w:sz="0" w:space="0" w:color="auto"/>
            <w:right w:val="none" w:sz="0" w:space="0" w:color="auto"/>
          </w:divBdr>
        </w:div>
        <w:div w:id="1745491042">
          <w:marLeft w:val="640"/>
          <w:marRight w:val="0"/>
          <w:marTop w:val="0"/>
          <w:marBottom w:val="0"/>
          <w:divBdr>
            <w:top w:val="none" w:sz="0" w:space="0" w:color="auto"/>
            <w:left w:val="none" w:sz="0" w:space="0" w:color="auto"/>
            <w:bottom w:val="none" w:sz="0" w:space="0" w:color="auto"/>
            <w:right w:val="none" w:sz="0" w:space="0" w:color="auto"/>
          </w:divBdr>
        </w:div>
        <w:div w:id="1820878072">
          <w:marLeft w:val="640"/>
          <w:marRight w:val="0"/>
          <w:marTop w:val="0"/>
          <w:marBottom w:val="0"/>
          <w:divBdr>
            <w:top w:val="none" w:sz="0" w:space="0" w:color="auto"/>
            <w:left w:val="none" w:sz="0" w:space="0" w:color="auto"/>
            <w:bottom w:val="none" w:sz="0" w:space="0" w:color="auto"/>
            <w:right w:val="none" w:sz="0" w:space="0" w:color="auto"/>
          </w:divBdr>
        </w:div>
        <w:div w:id="1894467680">
          <w:marLeft w:val="640"/>
          <w:marRight w:val="0"/>
          <w:marTop w:val="0"/>
          <w:marBottom w:val="0"/>
          <w:divBdr>
            <w:top w:val="none" w:sz="0" w:space="0" w:color="auto"/>
            <w:left w:val="none" w:sz="0" w:space="0" w:color="auto"/>
            <w:bottom w:val="none" w:sz="0" w:space="0" w:color="auto"/>
            <w:right w:val="none" w:sz="0" w:space="0" w:color="auto"/>
          </w:divBdr>
        </w:div>
        <w:div w:id="2001888855">
          <w:marLeft w:val="640"/>
          <w:marRight w:val="0"/>
          <w:marTop w:val="0"/>
          <w:marBottom w:val="0"/>
          <w:divBdr>
            <w:top w:val="none" w:sz="0" w:space="0" w:color="auto"/>
            <w:left w:val="none" w:sz="0" w:space="0" w:color="auto"/>
            <w:bottom w:val="none" w:sz="0" w:space="0" w:color="auto"/>
            <w:right w:val="none" w:sz="0" w:space="0" w:color="auto"/>
          </w:divBdr>
        </w:div>
        <w:div w:id="2025590807">
          <w:marLeft w:val="640"/>
          <w:marRight w:val="0"/>
          <w:marTop w:val="0"/>
          <w:marBottom w:val="0"/>
          <w:divBdr>
            <w:top w:val="none" w:sz="0" w:space="0" w:color="auto"/>
            <w:left w:val="none" w:sz="0" w:space="0" w:color="auto"/>
            <w:bottom w:val="none" w:sz="0" w:space="0" w:color="auto"/>
            <w:right w:val="none" w:sz="0" w:space="0" w:color="auto"/>
          </w:divBdr>
        </w:div>
      </w:divsChild>
    </w:div>
    <w:div w:id="1639992068">
      <w:bodyDiv w:val="1"/>
      <w:marLeft w:val="0"/>
      <w:marRight w:val="0"/>
      <w:marTop w:val="0"/>
      <w:marBottom w:val="0"/>
      <w:divBdr>
        <w:top w:val="none" w:sz="0" w:space="0" w:color="auto"/>
        <w:left w:val="none" w:sz="0" w:space="0" w:color="auto"/>
        <w:bottom w:val="none" w:sz="0" w:space="0" w:color="auto"/>
        <w:right w:val="none" w:sz="0" w:space="0" w:color="auto"/>
      </w:divBdr>
      <w:divsChild>
        <w:div w:id="59718462">
          <w:marLeft w:val="640"/>
          <w:marRight w:val="0"/>
          <w:marTop w:val="0"/>
          <w:marBottom w:val="0"/>
          <w:divBdr>
            <w:top w:val="none" w:sz="0" w:space="0" w:color="auto"/>
            <w:left w:val="none" w:sz="0" w:space="0" w:color="auto"/>
            <w:bottom w:val="none" w:sz="0" w:space="0" w:color="auto"/>
            <w:right w:val="none" w:sz="0" w:space="0" w:color="auto"/>
          </w:divBdr>
        </w:div>
        <w:div w:id="63836905">
          <w:marLeft w:val="640"/>
          <w:marRight w:val="0"/>
          <w:marTop w:val="0"/>
          <w:marBottom w:val="0"/>
          <w:divBdr>
            <w:top w:val="none" w:sz="0" w:space="0" w:color="auto"/>
            <w:left w:val="none" w:sz="0" w:space="0" w:color="auto"/>
            <w:bottom w:val="none" w:sz="0" w:space="0" w:color="auto"/>
            <w:right w:val="none" w:sz="0" w:space="0" w:color="auto"/>
          </w:divBdr>
        </w:div>
        <w:div w:id="186650307">
          <w:marLeft w:val="640"/>
          <w:marRight w:val="0"/>
          <w:marTop w:val="0"/>
          <w:marBottom w:val="0"/>
          <w:divBdr>
            <w:top w:val="none" w:sz="0" w:space="0" w:color="auto"/>
            <w:left w:val="none" w:sz="0" w:space="0" w:color="auto"/>
            <w:bottom w:val="none" w:sz="0" w:space="0" w:color="auto"/>
            <w:right w:val="none" w:sz="0" w:space="0" w:color="auto"/>
          </w:divBdr>
        </w:div>
        <w:div w:id="366225636">
          <w:marLeft w:val="640"/>
          <w:marRight w:val="0"/>
          <w:marTop w:val="0"/>
          <w:marBottom w:val="0"/>
          <w:divBdr>
            <w:top w:val="none" w:sz="0" w:space="0" w:color="auto"/>
            <w:left w:val="none" w:sz="0" w:space="0" w:color="auto"/>
            <w:bottom w:val="none" w:sz="0" w:space="0" w:color="auto"/>
            <w:right w:val="none" w:sz="0" w:space="0" w:color="auto"/>
          </w:divBdr>
        </w:div>
        <w:div w:id="573708483">
          <w:marLeft w:val="640"/>
          <w:marRight w:val="0"/>
          <w:marTop w:val="0"/>
          <w:marBottom w:val="0"/>
          <w:divBdr>
            <w:top w:val="none" w:sz="0" w:space="0" w:color="auto"/>
            <w:left w:val="none" w:sz="0" w:space="0" w:color="auto"/>
            <w:bottom w:val="none" w:sz="0" w:space="0" w:color="auto"/>
            <w:right w:val="none" w:sz="0" w:space="0" w:color="auto"/>
          </w:divBdr>
        </w:div>
        <w:div w:id="612975567">
          <w:marLeft w:val="640"/>
          <w:marRight w:val="0"/>
          <w:marTop w:val="0"/>
          <w:marBottom w:val="0"/>
          <w:divBdr>
            <w:top w:val="none" w:sz="0" w:space="0" w:color="auto"/>
            <w:left w:val="none" w:sz="0" w:space="0" w:color="auto"/>
            <w:bottom w:val="none" w:sz="0" w:space="0" w:color="auto"/>
            <w:right w:val="none" w:sz="0" w:space="0" w:color="auto"/>
          </w:divBdr>
        </w:div>
        <w:div w:id="655886817">
          <w:marLeft w:val="640"/>
          <w:marRight w:val="0"/>
          <w:marTop w:val="0"/>
          <w:marBottom w:val="0"/>
          <w:divBdr>
            <w:top w:val="none" w:sz="0" w:space="0" w:color="auto"/>
            <w:left w:val="none" w:sz="0" w:space="0" w:color="auto"/>
            <w:bottom w:val="none" w:sz="0" w:space="0" w:color="auto"/>
            <w:right w:val="none" w:sz="0" w:space="0" w:color="auto"/>
          </w:divBdr>
        </w:div>
        <w:div w:id="685601124">
          <w:marLeft w:val="640"/>
          <w:marRight w:val="0"/>
          <w:marTop w:val="0"/>
          <w:marBottom w:val="0"/>
          <w:divBdr>
            <w:top w:val="none" w:sz="0" w:space="0" w:color="auto"/>
            <w:left w:val="none" w:sz="0" w:space="0" w:color="auto"/>
            <w:bottom w:val="none" w:sz="0" w:space="0" w:color="auto"/>
            <w:right w:val="none" w:sz="0" w:space="0" w:color="auto"/>
          </w:divBdr>
        </w:div>
        <w:div w:id="686564112">
          <w:marLeft w:val="640"/>
          <w:marRight w:val="0"/>
          <w:marTop w:val="0"/>
          <w:marBottom w:val="0"/>
          <w:divBdr>
            <w:top w:val="none" w:sz="0" w:space="0" w:color="auto"/>
            <w:left w:val="none" w:sz="0" w:space="0" w:color="auto"/>
            <w:bottom w:val="none" w:sz="0" w:space="0" w:color="auto"/>
            <w:right w:val="none" w:sz="0" w:space="0" w:color="auto"/>
          </w:divBdr>
        </w:div>
        <w:div w:id="841116873">
          <w:marLeft w:val="640"/>
          <w:marRight w:val="0"/>
          <w:marTop w:val="0"/>
          <w:marBottom w:val="0"/>
          <w:divBdr>
            <w:top w:val="none" w:sz="0" w:space="0" w:color="auto"/>
            <w:left w:val="none" w:sz="0" w:space="0" w:color="auto"/>
            <w:bottom w:val="none" w:sz="0" w:space="0" w:color="auto"/>
            <w:right w:val="none" w:sz="0" w:space="0" w:color="auto"/>
          </w:divBdr>
        </w:div>
        <w:div w:id="916787034">
          <w:marLeft w:val="640"/>
          <w:marRight w:val="0"/>
          <w:marTop w:val="0"/>
          <w:marBottom w:val="0"/>
          <w:divBdr>
            <w:top w:val="none" w:sz="0" w:space="0" w:color="auto"/>
            <w:left w:val="none" w:sz="0" w:space="0" w:color="auto"/>
            <w:bottom w:val="none" w:sz="0" w:space="0" w:color="auto"/>
            <w:right w:val="none" w:sz="0" w:space="0" w:color="auto"/>
          </w:divBdr>
        </w:div>
        <w:div w:id="1113285286">
          <w:marLeft w:val="640"/>
          <w:marRight w:val="0"/>
          <w:marTop w:val="0"/>
          <w:marBottom w:val="0"/>
          <w:divBdr>
            <w:top w:val="none" w:sz="0" w:space="0" w:color="auto"/>
            <w:left w:val="none" w:sz="0" w:space="0" w:color="auto"/>
            <w:bottom w:val="none" w:sz="0" w:space="0" w:color="auto"/>
            <w:right w:val="none" w:sz="0" w:space="0" w:color="auto"/>
          </w:divBdr>
        </w:div>
        <w:div w:id="1141574858">
          <w:marLeft w:val="640"/>
          <w:marRight w:val="0"/>
          <w:marTop w:val="0"/>
          <w:marBottom w:val="0"/>
          <w:divBdr>
            <w:top w:val="none" w:sz="0" w:space="0" w:color="auto"/>
            <w:left w:val="none" w:sz="0" w:space="0" w:color="auto"/>
            <w:bottom w:val="none" w:sz="0" w:space="0" w:color="auto"/>
            <w:right w:val="none" w:sz="0" w:space="0" w:color="auto"/>
          </w:divBdr>
        </w:div>
        <w:div w:id="1229460202">
          <w:marLeft w:val="640"/>
          <w:marRight w:val="0"/>
          <w:marTop w:val="0"/>
          <w:marBottom w:val="0"/>
          <w:divBdr>
            <w:top w:val="none" w:sz="0" w:space="0" w:color="auto"/>
            <w:left w:val="none" w:sz="0" w:space="0" w:color="auto"/>
            <w:bottom w:val="none" w:sz="0" w:space="0" w:color="auto"/>
            <w:right w:val="none" w:sz="0" w:space="0" w:color="auto"/>
          </w:divBdr>
        </w:div>
        <w:div w:id="1697582689">
          <w:marLeft w:val="640"/>
          <w:marRight w:val="0"/>
          <w:marTop w:val="0"/>
          <w:marBottom w:val="0"/>
          <w:divBdr>
            <w:top w:val="none" w:sz="0" w:space="0" w:color="auto"/>
            <w:left w:val="none" w:sz="0" w:space="0" w:color="auto"/>
            <w:bottom w:val="none" w:sz="0" w:space="0" w:color="auto"/>
            <w:right w:val="none" w:sz="0" w:space="0" w:color="auto"/>
          </w:divBdr>
        </w:div>
        <w:div w:id="1706445429">
          <w:marLeft w:val="640"/>
          <w:marRight w:val="0"/>
          <w:marTop w:val="0"/>
          <w:marBottom w:val="0"/>
          <w:divBdr>
            <w:top w:val="none" w:sz="0" w:space="0" w:color="auto"/>
            <w:left w:val="none" w:sz="0" w:space="0" w:color="auto"/>
            <w:bottom w:val="none" w:sz="0" w:space="0" w:color="auto"/>
            <w:right w:val="none" w:sz="0" w:space="0" w:color="auto"/>
          </w:divBdr>
        </w:div>
        <w:div w:id="2065718413">
          <w:marLeft w:val="640"/>
          <w:marRight w:val="0"/>
          <w:marTop w:val="0"/>
          <w:marBottom w:val="0"/>
          <w:divBdr>
            <w:top w:val="none" w:sz="0" w:space="0" w:color="auto"/>
            <w:left w:val="none" w:sz="0" w:space="0" w:color="auto"/>
            <w:bottom w:val="none" w:sz="0" w:space="0" w:color="auto"/>
            <w:right w:val="none" w:sz="0" w:space="0" w:color="auto"/>
          </w:divBdr>
        </w:div>
        <w:div w:id="2118213691">
          <w:marLeft w:val="640"/>
          <w:marRight w:val="0"/>
          <w:marTop w:val="0"/>
          <w:marBottom w:val="0"/>
          <w:divBdr>
            <w:top w:val="none" w:sz="0" w:space="0" w:color="auto"/>
            <w:left w:val="none" w:sz="0" w:space="0" w:color="auto"/>
            <w:bottom w:val="none" w:sz="0" w:space="0" w:color="auto"/>
            <w:right w:val="none" w:sz="0" w:space="0" w:color="auto"/>
          </w:divBdr>
        </w:div>
      </w:divsChild>
    </w:div>
    <w:div w:id="1645817408">
      <w:bodyDiv w:val="1"/>
      <w:marLeft w:val="0"/>
      <w:marRight w:val="0"/>
      <w:marTop w:val="0"/>
      <w:marBottom w:val="0"/>
      <w:divBdr>
        <w:top w:val="none" w:sz="0" w:space="0" w:color="auto"/>
        <w:left w:val="none" w:sz="0" w:space="0" w:color="auto"/>
        <w:bottom w:val="none" w:sz="0" w:space="0" w:color="auto"/>
        <w:right w:val="none" w:sz="0" w:space="0" w:color="auto"/>
      </w:divBdr>
    </w:div>
    <w:div w:id="1651134290">
      <w:bodyDiv w:val="1"/>
      <w:marLeft w:val="0"/>
      <w:marRight w:val="0"/>
      <w:marTop w:val="0"/>
      <w:marBottom w:val="0"/>
      <w:divBdr>
        <w:top w:val="none" w:sz="0" w:space="0" w:color="auto"/>
        <w:left w:val="none" w:sz="0" w:space="0" w:color="auto"/>
        <w:bottom w:val="none" w:sz="0" w:space="0" w:color="auto"/>
        <w:right w:val="none" w:sz="0" w:space="0" w:color="auto"/>
      </w:divBdr>
      <w:divsChild>
        <w:div w:id="29886895">
          <w:marLeft w:val="640"/>
          <w:marRight w:val="0"/>
          <w:marTop w:val="0"/>
          <w:marBottom w:val="0"/>
          <w:divBdr>
            <w:top w:val="none" w:sz="0" w:space="0" w:color="auto"/>
            <w:left w:val="none" w:sz="0" w:space="0" w:color="auto"/>
            <w:bottom w:val="none" w:sz="0" w:space="0" w:color="auto"/>
            <w:right w:val="none" w:sz="0" w:space="0" w:color="auto"/>
          </w:divBdr>
        </w:div>
        <w:div w:id="57174495">
          <w:marLeft w:val="640"/>
          <w:marRight w:val="0"/>
          <w:marTop w:val="0"/>
          <w:marBottom w:val="0"/>
          <w:divBdr>
            <w:top w:val="none" w:sz="0" w:space="0" w:color="auto"/>
            <w:left w:val="none" w:sz="0" w:space="0" w:color="auto"/>
            <w:bottom w:val="none" w:sz="0" w:space="0" w:color="auto"/>
            <w:right w:val="none" w:sz="0" w:space="0" w:color="auto"/>
          </w:divBdr>
        </w:div>
        <w:div w:id="79300632">
          <w:marLeft w:val="640"/>
          <w:marRight w:val="0"/>
          <w:marTop w:val="0"/>
          <w:marBottom w:val="0"/>
          <w:divBdr>
            <w:top w:val="none" w:sz="0" w:space="0" w:color="auto"/>
            <w:left w:val="none" w:sz="0" w:space="0" w:color="auto"/>
            <w:bottom w:val="none" w:sz="0" w:space="0" w:color="auto"/>
            <w:right w:val="none" w:sz="0" w:space="0" w:color="auto"/>
          </w:divBdr>
        </w:div>
        <w:div w:id="107550876">
          <w:marLeft w:val="640"/>
          <w:marRight w:val="0"/>
          <w:marTop w:val="0"/>
          <w:marBottom w:val="0"/>
          <w:divBdr>
            <w:top w:val="none" w:sz="0" w:space="0" w:color="auto"/>
            <w:left w:val="none" w:sz="0" w:space="0" w:color="auto"/>
            <w:bottom w:val="none" w:sz="0" w:space="0" w:color="auto"/>
            <w:right w:val="none" w:sz="0" w:space="0" w:color="auto"/>
          </w:divBdr>
        </w:div>
        <w:div w:id="111216167">
          <w:marLeft w:val="640"/>
          <w:marRight w:val="0"/>
          <w:marTop w:val="0"/>
          <w:marBottom w:val="0"/>
          <w:divBdr>
            <w:top w:val="none" w:sz="0" w:space="0" w:color="auto"/>
            <w:left w:val="none" w:sz="0" w:space="0" w:color="auto"/>
            <w:bottom w:val="none" w:sz="0" w:space="0" w:color="auto"/>
            <w:right w:val="none" w:sz="0" w:space="0" w:color="auto"/>
          </w:divBdr>
        </w:div>
        <w:div w:id="119542925">
          <w:marLeft w:val="640"/>
          <w:marRight w:val="0"/>
          <w:marTop w:val="0"/>
          <w:marBottom w:val="0"/>
          <w:divBdr>
            <w:top w:val="none" w:sz="0" w:space="0" w:color="auto"/>
            <w:left w:val="none" w:sz="0" w:space="0" w:color="auto"/>
            <w:bottom w:val="none" w:sz="0" w:space="0" w:color="auto"/>
            <w:right w:val="none" w:sz="0" w:space="0" w:color="auto"/>
          </w:divBdr>
        </w:div>
        <w:div w:id="123812391">
          <w:marLeft w:val="640"/>
          <w:marRight w:val="0"/>
          <w:marTop w:val="0"/>
          <w:marBottom w:val="0"/>
          <w:divBdr>
            <w:top w:val="none" w:sz="0" w:space="0" w:color="auto"/>
            <w:left w:val="none" w:sz="0" w:space="0" w:color="auto"/>
            <w:bottom w:val="none" w:sz="0" w:space="0" w:color="auto"/>
            <w:right w:val="none" w:sz="0" w:space="0" w:color="auto"/>
          </w:divBdr>
        </w:div>
        <w:div w:id="127674116">
          <w:marLeft w:val="640"/>
          <w:marRight w:val="0"/>
          <w:marTop w:val="0"/>
          <w:marBottom w:val="0"/>
          <w:divBdr>
            <w:top w:val="none" w:sz="0" w:space="0" w:color="auto"/>
            <w:left w:val="none" w:sz="0" w:space="0" w:color="auto"/>
            <w:bottom w:val="none" w:sz="0" w:space="0" w:color="auto"/>
            <w:right w:val="none" w:sz="0" w:space="0" w:color="auto"/>
          </w:divBdr>
        </w:div>
        <w:div w:id="137039575">
          <w:marLeft w:val="640"/>
          <w:marRight w:val="0"/>
          <w:marTop w:val="0"/>
          <w:marBottom w:val="0"/>
          <w:divBdr>
            <w:top w:val="none" w:sz="0" w:space="0" w:color="auto"/>
            <w:left w:val="none" w:sz="0" w:space="0" w:color="auto"/>
            <w:bottom w:val="none" w:sz="0" w:space="0" w:color="auto"/>
            <w:right w:val="none" w:sz="0" w:space="0" w:color="auto"/>
          </w:divBdr>
        </w:div>
        <w:div w:id="160127427">
          <w:marLeft w:val="640"/>
          <w:marRight w:val="0"/>
          <w:marTop w:val="0"/>
          <w:marBottom w:val="0"/>
          <w:divBdr>
            <w:top w:val="none" w:sz="0" w:space="0" w:color="auto"/>
            <w:left w:val="none" w:sz="0" w:space="0" w:color="auto"/>
            <w:bottom w:val="none" w:sz="0" w:space="0" w:color="auto"/>
            <w:right w:val="none" w:sz="0" w:space="0" w:color="auto"/>
          </w:divBdr>
        </w:div>
        <w:div w:id="192815777">
          <w:marLeft w:val="640"/>
          <w:marRight w:val="0"/>
          <w:marTop w:val="0"/>
          <w:marBottom w:val="0"/>
          <w:divBdr>
            <w:top w:val="none" w:sz="0" w:space="0" w:color="auto"/>
            <w:left w:val="none" w:sz="0" w:space="0" w:color="auto"/>
            <w:bottom w:val="none" w:sz="0" w:space="0" w:color="auto"/>
            <w:right w:val="none" w:sz="0" w:space="0" w:color="auto"/>
          </w:divBdr>
        </w:div>
        <w:div w:id="364477953">
          <w:marLeft w:val="640"/>
          <w:marRight w:val="0"/>
          <w:marTop w:val="0"/>
          <w:marBottom w:val="0"/>
          <w:divBdr>
            <w:top w:val="none" w:sz="0" w:space="0" w:color="auto"/>
            <w:left w:val="none" w:sz="0" w:space="0" w:color="auto"/>
            <w:bottom w:val="none" w:sz="0" w:space="0" w:color="auto"/>
            <w:right w:val="none" w:sz="0" w:space="0" w:color="auto"/>
          </w:divBdr>
        </w:div>
        <w:div w:id="389694361">
          <w:marLeft w:val="640"/>
          <w:marRight w:val="0"/>
          <w:marTop w:val="0"/>
          <w:marBottom w:val="0"/>
          <w:divBdr>
            <w:top w:val="none" w:sz="0" w:space="0" w:color="auto"/>
            <w:left w:val="none" w:sz="0" w:space="0" w:color="auto"/>
            <w:bottom w:val="none" w:sz="0" w:space="0" w:color="auto"/>
            <w:right w:val="none" w:sz="0" w:space="0" w:color="auto"/>
          </w:divBdr>
        </w:div>
        <w:div w:id="394280556">
          <w:marLeft w:val="640"/>
          <w:marRight w:val="0"/>
          <w:marTop w:val="0"/>
          <w:marBottom w:val="0"/>
          <w:divBdr>
            <w:top w:val="none" w:sz="0" w:space="0" w:color="auto"/>
            <w:left w:val="none" w:sz="0" w:space="0" w:color="auto"/>
            <w:bottom w:val="none" w:sz="0" w:space="0" w:color="auto"/>
            <w:right w:val="none" w:sz="0" w:space="0" w:color="auto"/>
          </w:divBdr>
        </w:div>
        <w:div w:id="394740384">
          <w:marLeft w:val="640"/>
          <w:marRight w:val="0"/>
          <w:marTop w:val="0"/>
          <w:marBottom w:val="0"/>
          <w:divBdr>
            <w:top w:val="none" w:sz="0" w:space="0" w:color="auto"/>
            <w:left w:val="none" w:sz="0" w:space="0" w:color="auto"/>
            <w:bottom w:val="none" w:sz="0" w:space="0" w:color="auto"/>
            <w:right w:val="none" w:sz="0" w:space="0" w:color="auto"/>
          </w:divBdr>
        </w:div>
        <w:div w:id="477959210">
          <w:marLeft w:val="640"/>
          <w:marRight w:val="0"/>
          <w:marTop w:val="0"/>
          <w:marBottom w:val="0"/>
          <w:divBdr>
            <w:top w:val="none" w:sz="0" w:space="0" w:color="auto"/>
            <w:left w:val="none" w:sz="0" w:space="0" w:color="auto"/>
            <w:bottom w:val="none" w:sz="0" w:space="0" w:color="auto"/>
            <w:right w:val="none" w:sz="0" w:space="0" w:color="auto"/>
          </w:divBdr>
        </w:div>
        <w:div w:id="491991154">
          <w:marLeft w:val="640"/>
          <w:marRight w:val="0"/>
          <w:marTop w:val="0"/>
          <w:marBottom w:val="0"/>
          <w:divBdr>
            <w:top w:val="none" w:sz="0" w:space="0" w:color="auto"/>
            <w:left w:val="none" w:sz="0" w:space="0" w:color="auto"/>
            <w:bottom w:val="none" w:sz="0" w:space="0" w:color="auto"/>
            <w:right w:val="none" w:sz="0" w:space="0" w:color="auto"/>
          </w:divBdr>
        </w:div>
        <w:div w:id="496842343">
          <w:marLeft w:val="640"/>
          <w:marRight w:val="0"/>
          <w:marTop w:val="0"/>
          <w:marBottom w:val="0"/>
          <w:divBdr>
            <w:top w:val="none" w:sz="0" w:space="0" w:color="auto"/>
            <w:left w:val="none" w:sz="0" w:space="0" w:color="auto"/>
            <w:bottom w:val="none" w:sz="0" w:space="0" w:color="auto"/>
            <w:right w:val="none" w:sz="0" w:space="0" w:color="auto"/>
          </w:divBdr>
        </w:div>
        <w:div w:id="539244453">
          <w:marLeft w:val="640"/>
          <w:marRight w:val="0"/>
          <w:marTop w:val="0"/>
          <w:marBottom w:val="0"/>
          <w:divBdr>
            <w:top w:val="none" w:sz="0" w:space="0" w:color="auto"/>
            <w:left w:val="none" w:sz="0" w:space="0" w:color="auto"/>
            <w:bottom w:val="none" w:sz="0" w:space="0" w:color="auto"/>
            <w:right w:val="none" w:sz="0" w:space="0" w:color="auto"/>
          </w:divBdr>
        </w:div>
        <w:div w:id="543250919">
          <w:marLeft w:val="640"/>
          <w:marRight w:val="0"/>
          <w:marTop w:val="0"/>
          <w:marBottom w:val="0"/>
          <w:divBdr>
            <w:top w:val="none" w:sz="0" w:space="0" w:color="auto"/>
            <w:left w:val="none" w:sz="0" w:space="0" w:color="auto"/>
            <w:bottom w:val="none" w:sz="0" w:space="0" w:color="auto"/>
            <w:right w:val="none" w:sz="0" w:space="0" w:color="auto"/>
          </w:divBdr>
        </w:div>
        <w:div w:id="623652690">
          <w:marLeft w:val="640"/>
          <w:marRight w:val="0"/>
          <w:marTop w:val="0"/>
          <w:marBottom w:val="0"/>
          <w:divBdr>
            <w:top w:val="none" w:sz="0" w:space="0" w:color="auto"/>
            <w:left w:val="none" w:sz="0" w:space="0" w:color="auto"/>
            <w:bottom w:val="none" w:sz="0" w:space="0" w:color="auto"/>
            <w:right w:val="none" w:sz="0" w:space="0" w:color="auto"/>
          </w:divBdr>
        </w:div>
        <w:div w:id="661350554">
          <w:marLeft w:val="640"/>
          <w:marRight w:val="0"/>
          <w:marTop w:val="0"/>
          <w:marBottom w:val="0"/>
          <w:divBdr>
            <w:top w:val="none" w:sz="0" w:space="0" w:color="auto"/>
            <w:left w:val="none" w:sz="0" w:space="0" w:color="auto"/>
            <w:bottom w:val="none" w:sz="0" w:space="0" w:color="auto"/>
            <w:right w:val="none" w:sz="0" w:space="0" w:color="auto"/>
          </w:divBdr>
        </w:div>
        <w:div w:id="671178284">
          <w:marLeft w:val="640"/>
          <w:marRight w:val="0"/>
          <w:marTop w:val="0"/>
          <w:marBottom w:val="0"/>
          <w:divBdr>
            <w:top w:val="none" w:sz="0" w:space="0" w:color="auto"/>
            <w:left w:val="none" w:sz="0" w:space="0" w:color="auto"/>
            <w:bottom w:val="none" w:sz="0" w:space="0" w:color="auto"/>
            <w:right w:val="none" w:sz="0" w:space="0" w:color="auto"/>
          </w:divBdr>
        </w:div>
        <w:div w:id="719860098">
          <w:marLeft w:val="640"/>
          <w:marRight w:val="0"/>
          <w:marTop w:val="0"/>
          <w:marBottom w:val="0"/>
          <w:divBdr>
            <w:top w:val="none" w:sz="0" w:space="0" w:color="auto"/>
            <w:left w:val="none" w:sz="0" w:space="0" w:color="auto"/>
            <w:bottom w:val="none" w:sz="0" w:space="0" w:color="auto"/>
            <w:right w:val="none" w:sz="0" w:space="0" w:color="auto"/>
          </w:divBdr>
        </w:div>
        <w:div w:id="747848956">
          <w:marLeft w:val="640"/>
          <w:marRight w:val="0"/>
          <w:marTop w:val="0"/>
          <w:marBottom w:val="0"/>
          <w:divBdr>
            <w:top w:val="none" w:sz="0" w:space="0" w:color="auto"/>
            <w:left w:val="none" w:sz="0" w:space="0" w:color="auto"/>
            <w:bottom w:val="none" w:sz="0" w:space="0" w:color="auto"/>
            <w:right w:val="none" w:sz="0" w:space="0" w:color="auto"/>
          </w:divBdr>
        </w:div>
        <w:div w:id="811026056">
          <w:marLeft w:val="640"/>
          <w:marRight w:val="0"/>
          <w:marTop w:val="0"/>
          <w:marBottom w:val="0"/>
          <w:divBdr>
            <w:top w:val="none" w:sz="0" w:space="0" w:color="auto"/>
            <w:left w:val="none" w:sz="0" w:space="0" w:color="auto"/>
            <w:bottom w:val="none" w:sz="0" w:space="0" w:color="auto"/>
            <w:right w:val="none" w:sz="0" w:space="0" w:color="auto"/>
          </w:divBdr>
        </w:div>
        <w:div w:id="830565157">
          <w:marLeft w:val="640"/>
          <w:marRight w:val="0"/>
          <w:marTop w:val="0"/>
          <w:marBottom w:val="0"/>
          <w:divBdr>
            <w:top w:val="none" w:sz="0" w:space="0" w:color="auto"/>
            <w:left w:val="none" w:sz="0" w:space="0" w:color="auto"/>
            <w:bottom w:val="none" w:sz="0" w:space="0" w:color="auto"/>
            <w:right w:val="none" w:sz="0" w:space="0" w:color="auto"/>
          </w:divBdr>
        </w:div>
        <w:div w:id="888805117">
          <w:marLeft w:val="640"/>
          <w:marRight w:val="0"/>
          <w:marTop w:val="0"/>
          <w:marBottom w:val="0"/>
          <w:divBdr>
            <w:top w:val="none" w:sz="0" w:space="0" w:color="auto"/>
            <w:left w:val="none" w:sz="0" w:space="0" w:color="auto"/>
            <w:bottom w:val="none" w:sz="0" w:space="0" w:color="auto"/>
            <w:right w:val="none" w:sz="0" w:space="0" w:color="auto"/>
          </w:divBdr>
        </w:div>
        <w:div w:id="1015769627">
          <w:marLeft w:val="640"/>
          <w:marRight w:val="0"/>
          <w:marTop w:val="0"/>
          <w:marBottom w:val="0"/>
          <w:divBdr>
            <w:top w:val="none" w:sz="0" w:space="0" w:color="auto"/>
            <w:left w:val="none" w:sz="0" w:space="0" w:color="auto"/>
            <w:bottom w:val="none" w:sz="0" w:space="0" w:color="auto"/>
            <w:right w:val="none" w:sz="0" w:space="0" w:color="auto"/>
          </w:divBdr>
        </w:div>
        <w:div w:id="1113095801">
          <w:marLeft w:val="640"/>
          <w:marRight w:val="0"/>
          <w:marTop w:val="0"/>
          <w:marBottom w:val="0"/>
          <w:divBdr>
            <w:top w:val="none" w:sz="0" w:space="0" w:color="auto"/>
            <w:left w:val="none" w:sz="0" w:space="0" w:color="auto"/>
            <w:bottom w:val="none" w:sz="0" w:space="0" w:color="auto"/>
            <w:right w:val="none" w:sz="0" w:space="0" w:color="auto"/>
          </w:divBdr>
        </w:div>
        <w:div w:id="1211965216">
          <w:marLeft w:val="640"/>
          <w:marRight w:val="0"/>
          <w:marTop w:val="0"/>
          <w:marBottom w:val="0"/>
          <w:divBdr>
            <w:top w:val="none" w:sz="0" w:space="0" w:color="auto"/>
            <w:left w:val="none" w:sz="0" w:space="0" w:color="auto"/>
            <w:bottom w:val="none" w:sz="0" w:space="0" w:color="auto"/>
            <w:right w:val="none" w:sz="0" w:space="0" w:color="auto"/>
          </w:divBdr>
        </w:div>
        <w:div w:id="1255553008">
          <w:marLeft w:val="640"/>
          <w:marRight w:val="0"/>
          <w:marTop w:val="0"/>
          <w:marBottom w:val="0"/>
          <w:divBdr>
            <w:top w:val="none" w:sz="0" w:space="0" w:color="auto"/>
            <w:left w:val="none" w:sz="0" w:space="0" w:color="auto"/>
            <w:bottom w:val="none" w:sz="0" w:space="0" w:color="auto"/>
            <w:right w:val="none" w:sz="0" w:space="0" w:color="auto"/>
          </w:divBdr>
        </w:div>
        <w:div w:id="1262494877">
          <w:marLeft w:val="640"/>
          <w:marRight w:val="0"/>
          <w:marTop w:val="0"/>
          <w:marBottom w:val="0"/>
          <w:divBdr>
            <w:top w:val="none" w:sz="0" w:space="0" w:color="auto"/>
            <w:left w:val="none" w:sz="0" w:space="0" w:color="auto"/>
            <w:bottom w:val="none" w:sz="0" w:space="0" w:color="auto"/>
            <w:right w:val="none" w:sz="0" w:space="0" w:color="auto"/>
          </w:divBdr>
        </w:div>
        <w:div w:id="1314216908">
          <w:marLeft w:val="640"/>
          <w:marRight w:val="0"/>
          <w:marTop w:val="0"/>
          <w:marBottom w:val="0"/>
          <w:divBdr>
            <w:top w:val="none" w:sz="0" w:space="0" w:color="auto"/>
            <w:left w:val="none" w:sz="0" w:space="0" w:color="auto"/>
            <w:bottom w:val="none" w:sz="0" w:space="0" w:color="auto"/>
            <w:right w:val="none" w:sz="0" w:space="0" w:color="auto"/>
          </w:divBdr>
        </w:div>
        <w:div w:id="1352075137">
          <w:marLeft w:val="640"/>
          <w:marRight w:val="0"/>
          <w:marTop w:val="0"/>
          <w:marBottom w:val="0"/>
          <w:divBdr>
            <w:top w:val="none" w:sz="0" w:space="0" w:color="auto"/>
            <w:left w:val="none" w:sz="0" w:space="0" w:color="auto"/>
            <w:bottom w:val="none" w:sz="0" w:space="0" w:color="auto"/>
            <w:right w:val="none" w:sz="0" w:space="0" w:color="auto"/>
          </w:divBdr>
        </w:div>
        <w:div w:id="1360201512">
          <w:marLeft w:val="640"/>
          <w:marRight w:val="0"/>
          <w:marTop w:val="0"/>
          <w:marBottom w:val="0"/>
          <w:divBdr>
            <w:top w:val="none" w:sz="0" w:space="0" w:color="auto"/>
            <w:left w:val="none" w:sz="0" w:space="0" w:color="auto"/>
            <w:bottom w:val="none" w:sz="0" w:space="0" w:color="auto"/>
            <w:right w:val="none" w:sz="0" w:space="0" w:color="auto"/>
          </w:divBdr>
        </w:div>
        <w:div w:id="1446003735">
          <w:marLeft w:val="640"/>
          <w:marRight w:val="0"/>
          <w:marTop w:val="0"/>
          <w:marBottom w:val="0"/>
          <w:divBdr>
            <w:top w:val="none" w:sz="0" w:space="0" w:color="auto"/>
            <w:left w:val="none" w:sz="0" w:space="0" w:color="auto"/>
            <w:bottom w:val="none" w:sz="0" w:space="0" w:color="auto"/>
            <w:right w:val="none" w:sz="0" w:space="0" w:color="auto"/>
          </w:divBdr>
        </w:div>
        <w:div w:id="1614553316">
          <w:marLeft w:val="640"/>
          <w:marRight w:val="0"/>
          <w:marTop w:val="0"/>
          <w:marBottom w:val="0"/>
          <w:divBdr>
            <w:top w:val="none" w:sz="0" w:space="0" w:color="auto"/>
            <w:left w:val="none" w:sz="0" w:space="0" w:color="auto"/>
            <w:bottom w:val="none" w:sz="0" w:space="0" w:color="auto"/>
            <w:right w:val="none" w:sz="0" w:space="0" w:color="auto"/>
          </w:divBdr>
        </w:div>
        <w:div w:id="1636400964">
          <w:marLeft w:val="640"/>
          <w:marRight w:val="0"/>
          <w:marTop w:val="0"/>
          <w:marBottom w:val="0"/>
          <w:divBdr>
            <w:top w:val="none" w:sz="0" w:space="0" w:color="auto"/>
            <w:left w:val="none" w:sz="0" w:space="0" w:color="auto"/>
            <w:bottom w:val="none" w:sz="0" w:space="0" w:color="auto"/>
            <w:right w:val="none" w:sz="0" w:space="0" w:color="auto"/>
          </w:divBdr>
        </w:div>
        <w:div w:id="1653947109">
          <w:marLeft w:val="640"/>
          <w:marRight w:val="0"/>
          <w:marTop w:val="0"/>
          <w:marBottom w:val="0"/>
          <w:divBdr>
            <w:top w:val="none" w:sz="0" w:space="0" w:color="auto"/>
            <w:left w:val="none" w:sz="0" w:space="0" w:color="auto"/>
            <w:bottom w:val="none" w:sz="0" w:space="0" w:color="auto"/>
            <w:right w:val="none" w:sz="0" w:space="0" w:color="auto"/>
          </w:divBdr>
        </w:div>
        <w:div w:id="1674604726">
          <w:marLeft w:val="640"/>
          <w:marRight w:val="0"/>
          <w:marTop w:val="0"/>
          <w:marBottom w:val="0"/>
          <w:divBdr>
            <w:top w:val="none" w:sz="0" w:space="0" w:color="auto"/>
            <w:left w:val="none" w:sz="0" w:space="0" w:color="auto"/>
            <w:bottom w:val="none" w:sz="0" w:space="0" w:color="auto"/>
            <w:right w:val="none" w:sz="0" w:space="0" w:color="auto"/>
          </w:divBdr>
        </w:div>
        <w:div w:id="1724212331">
          <w:marLeft w:val="640"/>
          <w:marRight w:val="0"/>
          <w:marTop w:val="0"/>
          <w:marBottom w:val="0"/>
          <w:divBdr>
            <w:top w:val="none" w:sz="0" w:space="0" w:color="auto"/>
            <w:left w:val="none" w:sz="0" w:space="0" w:color="auto"/>
            <w:bottom w:val="none" w:sz="0" w:space="0" w:color="auto"/>
            <w:right w:val="none" w:sz="0" w:space="0" w:color="auto"/>
          </w:divBdr>
        </w:div>
        <w:div w:id="1750230115">
          <w:marLeft w:val="640"/>
          <w:marRight w:val="0"/>
          <w:marTop w:val="0"/>
          <w:marBottom w:val="0"/>
          <w:divBdr>
            <w:top w:val="none" w:sz="0" w:space="0" w:color="auto"/>
            <w:left w:val="none" w:sz="0" w:space="0" w:color="auto"/>
            <w:bottom w:val="none" w:sz="0" w:space="0" w:color="auto"/>
            <w:right w:val="none" w:sz="0" w:space="0" w:color="auto"/>
          </w:divBdr>
        </w:div>
        <w:div w:id="1778131917">
          <w:marLeft w:val="640"/>
          <w:marRight w:val="0"/>
          <w:marTop w:val="0"/>
          <w:marBottom w:val="0"/>
          <w:divBdr>
            <w:top w:val="none" w:sz="0" w:space="0" w:color="auto"/>
            <w:left w:val="none" w:sz="0" w:space="0" w:color="auto"/>
            <w:bottom w:val="none" w:sz="0" w:space="0" w:color="auto"/>
            <w:right w:val="none" w:sz="0" w:space="0" w:color="auto"/>
          </w:divBdr>
        </w:div>
        <w:div w:id="1804882226">
          <w:marLeft w:val="640"/>
          <w:marRight w:val="0"/>
          <w:marTop w:val="0"/>
          <w:marBottom w:val="0"/>
          <w:divBdr>
            <w:top w:val="none" w:sz="0" w:space="0" w:color="auto"/>
            <w:left w:val="none" w:sz="0" w:space="0" w:color="auto"/>
            <w:bottom w:val="none" w:sz="0" w:space="0" w:color="auto"/>
            <w:right w:val="none" w:sz="0" w:space="0" w:color="auto"/>
          </w:divBdr>
        </w:div>
        <w:div w:id="1840775170">
          <w:marLeft w:val="640"/>
          <w:marRight w:val="0"/>
          <w:marTop w:val="0"/>
          <w:marBottom w:val="0"/>
          <w:divBdr>
            <w:top w:val="none" w:sz="0" w:space="0" w:color="auto"/>
            <w:left w:val="none" w:sz="0" w:space="0" w:color="auto"/>
            <w:bottom w:val="none" w:sz="0" w:space="0" w:color="auto"/>
            <w:right w:val="none" w:sz="0" w:space="0" w:color="auto"/>
          </w:divBdr>
        </w:div>
        <w:div w:id="1842306401">
          <w:marLeft w:val="640"/>
          <w:marRight w:val="0"/>
          <w:marTop w:val="0"/>
          <w:marBottom w:val="0"/>
          <w:divBdr>
            <w:top w:val="none" w:sz="0" w:space="0" w:color="auto"/>
            <w:left w:val="none" w:sz="0" w:space="0" w:color="auto"/>
            <w:bottom w:val="none" w:sz="0" w:space="0" w:color="auto"/>
            <w:right w:val="none" w:sz="0" w:space="0" w:color="auto"/>
          </w:divBdr>
        </w:div>
        <w:div w:id="1892841805">
          <w:marLeft w:val="640"/>
          <w:marRight w:val="0"/>
          <w:marTop w:val="0"/>
          <w:marBottom w:val="0"/>
          <w:divBdr>
            <w:top w:val="none" w:sz="0" w:space="0" w:color="auto"/>
            <w:left w:val="none" w:sz="0" w:space="0" w:color="auto"/>
            <w:bottom w:val="none" w:sz="0" w:space="0" w:color="auto"/>
            <w:right w:val="none" w:sz="0" w:space="0" w:color="auto"/>
          </w:divBdr>
        </w:div>
        <w:div w:id="1908146947">
          <w:marLeft w:val="640"/>
          <w:marRight w:val="0"/>
          <w:marTop w:val="0"/>
          <w:marBottom w:val="0"/>
          <w:divBdr>
            <w:top w:val="none" w:sz="0" w:space="0" w:color="auto"/>
            <w:left w:val="none" w:sz="0" w:space="0" w:color="auto"/>
            <w:bottom w:val="none" w:sz="0" w:space="0" w:color="auto"/>
            <w:right w:val="none" w:sz="0" w:space="0" w:color="auto"/>
          </w:divBdr>
        </w:div>
        <w:div w:id="1966689125">
          <w:marLeft w:val="640"/>
          <w:marRight w:val="0"/>
          <w:marTop w:val="0"/>
          <w:marBottom w:val="0"/>
          <w:divBdr>
            <w:top w:val="none" w:sz="0" w:space="0" w:color="auto"/>
            <w:left w:val="none" w:sz="0" w:space="0" w:color="auto"/>
            <w:bottom w:val="none" w:sz="0" w:space="0" w:color="auto"/>
            <w:right w:val="none" w:sz="0" w:space="0" w:color="auto"/>
          </w:divBdr>
        </w:div>
        <w:div w:id="1998608360">
          <w:marLeft w:val="640"/>
          <w:marRight w:val="0"/>
          <w:marTop w:val="0"/>
          <w:marBottom w:val="0"/>
          <w:divBdr>
            <w:top w:val="none" w:sz="0" w:space="0" w:color="auto"/>
            <w:left w:val="none" w:sz="0" w:space="0" w:color="auto"/>
            <w:bottom w:val="none" w:sz="0" w:space="0" w:color="auto"/>
            <w:right w:val="none" w:sz="0" w:space="0" w:color="auto"/>
          </w:divBdr>
        </w:div>
        <w:div w:id="2019846160">
          <w:marLeft w:val="640"/>
          <w:marRight w:val="0"/>
          <w:marTop w:val="0"/>
          <w:marBottom w:val="0"/>
          <w:divBdr>
            <w:top w:val="none" w:sz="0" w:space="0" w:color="auto"/>
            <w:left w:val="none" w:sz="0" w:space="0" w:color="auto"/>
            <w:bottom w:val="none" w:sz="0" w:space="0" w:color="auto"/>
            <w:right w:val="none" w:sz="0" w:space="0" w:color="auto"/>
          </w:divBdr>
        </w:div>
        <w:div w:id="2028287620">
          <w:marLeft w:val="640"/>
          <w:marRight w:val="0"/>
          <w:marTop w:val="0"/>
          <w:marBottom w:val="0"/>
          <w:divBdr>
            <w:top w:val="none" w:sz="0" w:space="0" w:color="auto"/>
            <w:left w:val="none" w:sz="0" w:space="0" w:color="auto"/>
            <w:bottom w:val="none" w:sz="0" w:space="0" w:color="auto"/>
            <w:right w:val="none" w:sz="0" w:space="0" w:color="auto"/>
          </w:divBdr>
        </w:div>
        <w:div w:id="2066220952">
          <w:marLeft w:val="640"/>
          <w:marRight w:val="0"/>
          <w:marTop w:val="0"/>
          <w:marBottom w:val="0"/>
          <w:divBdr>
            <w:top w:val="none" w:sz="0" w:space="0" w:color="auto"/>
            <w:left w:val="none" w:sz="0" w:space="0" w:color="auto"/>
            <w:bottom w:val="none" w:sz="0" w:space="0" w:color="auto"/>
            <w:right w:val="none" w:sz="0" w:space="0" w:color="auto"/>
          </w:divBdr>
        </w:div>
        <w:div w:id="2085880193">
          <w:marLeft w:val="640"/>
          <w:marRight w:val="0"/>
          <w:marTop w:val="0"/>
          <w:marBottom w:val="0"/>
          <w:divBdr>
            <w:top w:val="none" w:sz="0" w:space="0" w:color="auto"/>
            <w:left w:val="none" w:sz="0" w:space="0" w:color="auto"/>
            <w:bottom w:val="none" w:sz="0" w:space="0" w:color="auto"/>
            <w:right w:val="none" w:sz="0" w:space="0" w:color="auto"/>
          </w:divBdr>
        </w:div>
        <w:div w:id="2109495048">
          <w:marLeft w:val="640"/>
          <w:marRight w:val="0"/>
          <w:marTop w:val="0"/>
          <w:marBottom w:val="0"/>
          <w:divBdr>
            <w:top w:val="none" w:sz="0" w:space="0" w:color="auto"/>
            <w:left w:val="none" w:sz="0" w:space="0" w:color="auto"/>
            <w:bottom w:val="none" w:sz="0" w:space="0" w:color="auto"/>
            <w:right w:val="none" w:sz="0" w:space="0" w:color="auto"/>
          </w:divBdr>
        </w:div>
        <w:div w:id="2144881031">
          <w:marLeft w:val="640"/>
          <w:marRight w:val="0"/>
          <w:marTop w:val="0"/>
          <w:marBottom w:val="0"/>
          <w:divBdr>
            <w:top w:val="none" w:sz="0" w:space="0" w:color="auto"/>
            <w:left w:val="none" w:sz="0" w:space="0" w:color="auto"/>
            <w:bottom w:val="none" w:sz="0" w:space="0" w:color="auto"/>
            <w:right w:val="none" w:sz="0" w:space="0" w:color="auto"/>
          </w:divBdr>
        </w:div>
      </w:divsChild>
    </w:div>
    <w:div w:id="1652561079">
      <w:bodyDiv w:val="1"/>
      <w:marLeft w:val="0"/>
      <w:marRight w:val="0"/>
      <w:marTop w:val="0"/>
      <w:marBottom w:val="0"/>
      <w:divBdr>
        <w:top w:val="none" w:sz="0" w:space="0" w:color="auto"/>
        <w:left w:val="none" w:sz="0" w:space="0" w:color="auto"/>
        <w:bottom w:val="none" w:sz="0" w:space="0" w:color="auto"/>
        <w:right w:val="none" w:sz="0" w:space="0" w:color="auto"/>
      </w:divBdr>
      <w:divsChild>
        <w:div w:id="41176150">
          <w:marLeft w:val="640"/>
          <w:marRight w:val="0"/>
          <w:marTop w:val="0"/>
          <w:marBottom w:val="0"/>
          <w:divBdr>
            <w:top w:val="none" w:sz="0" w:space="0" w:color="auto"/>
            <w:left w:val="none" w:sz="0" w:space="0" w:color="auto"/>
            <w:bottom w:val="none" w:sz="0" w:space="0" w:color="auto"/>
            <w:right w:val="none" w:sz="0" w:space="0" w:color="auto"/>
          </w:divBdr>
        </w:div>
        <w:div w:id="160698692">
          <w:marLeft w:val="640"/>
          <w:marRight w:val="0"/>
          <w:marTop w:val="0"/>
          <w:marBottom w:val="0"/>
          <w:divBdr>
            <w:top w:val="none" w:sz="0" w:space="0" w:color="auto"/>
            <w:left w:val="none" w:sz="0" w:space="0" w:color="auto"/>
            <w:bottom w:val="none" w:sz="0" w:space="0" w:color="auto"/>
            <w:right w:val="none" w:sz="0" w:space="0" w:color="auto"/>
          </w:divBdr>
        </w:div>
        <w:div w:id="445545486">
          <w:marLeft w:val="640"/>
          <w:marRight w:val="0"/>
          <w:marTop w:val="0"/>
          <w:marBottom w:val="0"/>
          <w:divBdr>
            <w:top w:val="none" w:sz="0" w:space="0" w:color="auto"/>
            <w:left w:val="none" w:sz="0" w:space="0" w:color="auto"/>
            <w:bottom w:val="none" w:sz="0" w:space="0" w:color="auto"/>
            <w:right w:val="none" w:sz="0" w:space="0" w:color="auto"/>
          </w:divBdr>
        </w:div>
        <w:div w:id="621032133">
          <w:marLeft w:val="640"/>
          <w:marRight w:val="0"/>
          <w:marTop w:val="0"/>
          <w:marBottom w:val="0"/>
          <w:divBdr>
            <w:top w:val="none" w:sz="0" w:space="0" w:color="auto"/>
            <w:left w:val="none" w:sz="0" w:space="0" w:color="auto"/>
            <w:bottom w:val="none" w:sz="0" w:space="0" w:color="auto"/>
            <w:right w:val="none" w:sz="0" w:space="0" w:color="auto"/>
          </w:divBdr>
        </w:div>
        <w:div w:id="704333172">
          <w:marLeft w:val="640"/>
          <w:marRight w:val="0"/>
          <w:marTop w:val="0"/>
          <w:marBottom w:val="0"/>
          <w:divBdr>
            <w:top w:val="none" w:sz="0" w:space="0" w:color="auto"/>
            <w:left w:val="none" w:sz="0" w:space="0" w:color="auto"/>
            <w:bottom w:val="none" w:sz="0" w:space="0" w:color="auto"/>
            <w:right w:val="none" w:sz="0" w:space="0" w:color="auto"/>
          </w:divBdr>
        </w:div>
        <w:div w:id="732582891">
          <w:marLeft w:val="640"/>
          <w:marRight w:val="0"/>
          <w:marTop w:val="0"/>
          <w:marBottom w:val="0"/>
          <w:divBdr>
            <w:top w:val="none" w:sz="0" w:space="0" w:color="auto"/>
            <w:left w:val="none" w:sz="0" w:space="0" w:color="auto"/>
            <w:bottom w:val="none" w:sz="0" w:space="0" w:color="auto"/>
            <w:right w:val="none" w:sz="0" w:space="0" w:color="auto"/>
          </w:divBdr>
        </w:div>
        <w:div w:id="746194825">
          <w:marLeft w:val="640"/>
          <w:marRight w:val="0"/>
          <w:marTop w:val="0"/>
          <w:marBottom w:val="0"/>
          <w:divBdr>
            <w:top w:val="none" w:sz="0" w:space="0" w:color="auto"/>
            <w:left w:val="none" w:sz="0" w:space="0" w:color="auto"/>
            <w:bottom w:val="none" w:sz="0" w:space="0" w:color="auto"/>
            <w:right w:val="none" w:sz="0" w:space="0" w:color="auto"/>
          </w:divBdr>
        </w:div>
        <w:div w:id="781264865">
          <w:marLeft w:val="640"/>
          <w:marRight w:val="0"/>
          <w:marTop w:val="0"/>
          <w:marBottom w:val="0"/>
          <w:divBdr>
            <w:top w:val="none" w:sz="0" w:space="0" w:color="auto"/>
            <w:left w:val="none" w:sz="0" w:space="0" w:color="auto"/>
            <w:bottom w:val="none" w:sz="0" w:space="0" w:color="auto"/>
            <w:right w:val="none" w:sz="0" w:space="0" w:color="auto"/>
          </w:divBdr>
        </w:div>
        <w:div w:id="891967787">
          <w:marLeft w:val="640"/>
          <w:marRight w:val="0"/>
          <w:marTop w:val="0"/>
          <w:marBottom w:val="0"/>
          <w:divBdr>
            <w:top w:val="none" w:sz="0" w:space="0" w:color="auto"/>
            <w:left w:val="none" w:sz="0" w:space="0" w:color="auto"/>
            <w:bottom w:val="none" w:sz="0" w:space="0" w:color="auto"/>
            <w:right w:val="none" w:sz="0" w:space="0" w:color="auto"/>
          </w:divBdr>
        </w:div>
        <w:div w:id="1148595653">
          <w:marLeft w:val="640"/>
          <w:marRight w:val="0"/>
          <w:marTop w:val="0"/>
          <w:marBottom w:val="0"/>
          <w:divBdr>
            <w:top w:val="none" w:sz="0" w:space="0" w:color="auto"/>
            <w:left w:val="none" w:sz="0" w:space="0" w:color="auto"/>
            <w:bottom w:val="none" w:sz="0" w:space="0" w:color="auto"/>
            <w:right w:val="none" w:sz="0" w:space="0" w:color="auto"/>
          </w:divBdr>
        </w:div>
        <w:div w:id="1369984898">
          <w:marLeft w:val="640"/>
          <w:marRight w:val="0"/>
          <w:marTop w:val="0"/>
          <w:marBottom w:val="0"/>
          <w:divBdr>
            <w:top w:val="none" w:sz="0" w:space="0" w:color="auto"/>
            <w:left w:val="none" w:sz="0" w:space="0" w:color="auto"/>
            <w:bottom w:val="none" w:sz="0" w:space="0" w:color="auto"/>
            <w:right w:val="none" w:sz="0" w:space="0" w:color="auto"/>
          </w:divBdr>
        </w:div>
        <w:div w:id="1406029734">
          <w:marLeft w:val="640"/>
          <w:marRight w:val="0"/>
          <w:marTop w:val="0"/>
          <w:marBottom w:val="0"/>
          <w:divBdr>
            <w:top w:val="none" w:sz="0" w:space="0" w:color="auto"/>
            <w:left w:val="none" w:sz="0" w:space="0" w:color="auto"/>
            <w:bottom w:val="none" w:sz="0" w:space="0" w:color="auto"/>
            <w:right w:val="none" w:sz="0" w:space="0" w:color="auto"/>
          </w:divBdr>
        </w:div>
        <w:div w:id="1548640669">
          <w:marLeft w:val="640"/>
          <w:marRight w:val="0"/>
          <w:marTop w:val="0"/>
          <w:marBottom w:val="0"/>
          <w:divBdr>
            <w:top w:val="none" w:sz="0" w:space="0" w:color="auto"/>
            <w:left w:val="none" w:sz="0" w:space="0" w:color="auto"/>
            <w:bottom w:val="none" w:sz="0" w:space="0" w:color="auto"/>
            <w:right w:val="none" w:sz="0" w:space="0" w:color="auto"/>
          </w:divBdr>
        </w:div>
        <w:div w:id="1573924966">
          <w:marLeft w:val="640"/>
          <w:marRight w:val="0"/>
          <w:marTop w:val="0"/>
          <w:marBottom w:val="0"/>
          <w:divBdr>
            <w:top w:val="none" w:sz="0" w:space="0" w:color="auto"/>
            <w:left w:val="none" w:sz="0" w:space="0" w:color="auto"/>
            <w:bottom w:val="none" w:sz="0" w:space="0" w:color="auto"/>
            <w:right w:val="none" w:sz="0" w:space="0" w:color="auto"/>
          </w:divBdr>
        </w:div>
        <w:div w:id="1638606483">
          <w:marLeft w:val="640"/>
          <w:marRight w:val="0"/>
          <w:marTop w:val="0"/>
          <w:marBottom w:val="0"/>
          <w:divBdr>
            <w:top w:val="none" w:sz="0" w:space="0" w:color="auto"/>
            <w:left w:val="none" w:sz="0" w:space="0" w:color="auto"/>
            <w:bottom w:val="none" w:sz="0" w:space="0" w:color="auto"/>
            <w:right w:val="none" w:sz="0" w:space="0" w:color="auto"/>
          </w:divBdr>
        </w:div>
        <w:div w:id="1738433682">
          <w:marLeft w:val="640"/>
          <w:marRight w:val="0"/>
          <w:marTop w:val="0"/>
          <w:marBottom w:val="0"/>
          <w:divBdr>
            <w:top w:val="none" w:sz="0" w:space="0" w:color="auto"/>
            <w:left w:val="none" w:sz="0" w:space="0" w:color="auto"/>
            <w:bottom w:val="none" w:sz="0" w:space="0" w:color="auto"/>
            <w:right w:val="none" w:sz="0" w:space="0" w:color="auto"/>
          </w:divBdr>
        </w:div>
        <w:div w:id="1747414084">
          <w:marLeft w:val="640"/>
          <w:marRight w:val="0"/>
          <w:marTop w:val="0"/>
          <w:marBottom w:val="0"/>
          <w:divBdr>
            <w:top w:val="none" w:sz="0" w:space="0" w:color="auto"/>
            <w:left w:val="none" w:sz="0" w:space="0" w:color="auto"/>
            <w:bottom w:val="none" w:sz="0" w:space="0" w:color="auto"/>
            <w:right w:val="none" w:sz="0" w:space="0" w:color="auto"/>
          </w:divBdr>
        </w:div>
        <w:div w:id="1748771940">
          <w:marLeft w:val="640"/>
          <w:marRight w:val="0"/>
          <w:marTop w:val="0"/>
          <w:marBottom w:val="0"/>
          <w:divBdr>
            <w:top w:val="none" w:sz="0" w:space="0" w:color="auto"/>
            <w:left w:val="none" w:sz="0" w:space="0" w:color="auto"/>
            <w:bottom w:val="none" w:sz="0" w:space="0" w:color="auto"/>
            <w:right w:val="none" w:sz="0" w:space="0" w:color="auto"/>
          </w:divBdr>
        </w:div>
        <w:div w:id="1862234219">
          <w:marLeft w:val="640"/>
          <w:marRight w:val="0"/>
          <w:marTop w:val="0"/>
          <w:marBottom w:val="0"/>
          <w:divBdr>
            <w:top w:val="none" w:sz="0" w:space="0" w:color="auto"/>
            <w:left w:val="none" w:sz="0" w:space="0" w:color="auto"/>
            <w:bottom w:val="none" w:sz="0" w:space="0" w:color="auto"/>
            <w:right w:val="none" w:sz="0" w:space="0" w:color="auto"/>
          </w:divBdr>
        </w:div>
        <w:div w:id="1864710830">
          <w:marLeft w:val="640"/>
          <w:marRight w:val="0"/>
          <w:marTop w:val="0"/>
          <w:marBottom w:val="0"/>
          <w:divBdr>
            <w:top w:val="none" w:sz="0" w:space="0" w:color="auto"/>
            <w:left w:val="none" w:sz="0" w:space="0" w:color="auto"/>
            <w:bottom w:val="none" w:sz="0" w:space="0" w:color="auto"/>
            <w:right w:val="none" w:sz="0" w:space="0" w:color="auto"/>
          </w:divBdr>
        </w:div>
        <w:div w:id="2116289930">
          <w:marLeft w:val="640"/>
          <w:marRight w:val="0"/>
          <w:marTop w:val="0"/>
          <w:marBottom w:val="0"/>
          <w:divBdr>
            <w:top w:val="none" w:sz="0" w:space="0" w:color="auto"/>
            <w:left w:val="none" w:sz="0" w:space="0" w:color="auto"/>
            <w:bottom w:val="none" w:sz="0" w:space="0" w:color="auto"/>
            <w:right w:val="none" w:sz="0" w:space="0" w:color="auto"/>
          </w:divBdr>
        </w:div>
      </w:divsChild>
    </w:div>
    <w:div w:id="1657689449">
      <w:bodyDiv w:val="1"/>
      <w:marLeft w:val="0"/>
      <w:marRight w:val="0"/>
      <w:marTop w:val="0"/>
      <w:marBottom w:val="0"/>
      <w:divBdr>
        <w:top w:val="none" w:sz="0" w:space="0" w:color="auto"/>
        <w:left w:val="none" w:sz="0" w:space="0" w:color="auto"/>
        <w:bottom w:val="none" w:sz="0" w:space="0" w:color="auto"/>
        <w:right w:val="none" w:sz="0" w:space="0" w:color="auto"/>
      </w:divBdr>
      <w:divsChild>
        <w:div w:id="163669238">
          <w:marLeft w:val="640"/>
          <w:marRight w:val="0"/>
          <w:marTop w:val="0"/>
          <w:marBottom w:val="0"/>
          <w:divBdr>
            <w:top w:val="none" w:sz="0" w:space="0" w:color="auto"/>
            <w:left w:val="none" w:sz="0" w:space="0" w:color="auto"/>
            <w:bottom w:val="none" w:sz="0" w:space="0" w:color="auto"/>
            <w:right w:val="none" w:sz="0" w:space="0" w:color="auto"/>
          </w:divBdr>
        </w:div>
        <w:div w:id="244538151">
          <w:marLeft w:val="640"/>
          <w:marRight w:val="0"/>
          <w:marTop w:val="0"/>
          <w:marBottom w:val="0"/>
          <w:divBdr>
            <w:top w:val="none" w:sz="0" w:space="0" w:color="auto"/>
            <w:left w:val="none" w:sz="0" w:space="0" w:color="auto"/>
            <w:bottom w:val="none" w:sz="0" w:space="0" w:color="auto"/>
            <w:right w:val="none" w:sz="0" w:space="0" w:color="auto"/>
          </w:divBdr>
        </w:div>
        <w:div w:id="271674565">
          <w:marLeft w:val="640"/>
          <w:marRight w:val="0"/>
          <w:marTop w:val="0"/>
          <w:marBottom w:val="0"/>
          <w:divBdr>
            <w:top w:val="none" w:sz="0" w:space="0" w:color="auto"/>
            <w:left w:val="none" w:sz="0" w:space="0" w:color="auto"/>
            <w:bottom w:val="none" w:sz="0" w:space="0" w:color="auto"/>
            <w:right w:val="none" w:sz="0" w:space="0" w:color="auto"/>
          </w:divBdr>
        </w:div>
        <w:div w:id="287008601">
          <w:marLeft w:val="640"/>
          <w:marRight w:val="0"/>
          <w:marTop w:val="0"/>
          <w:marBottom w:val="0"/>
          <w:divBdr>
            <w:top w:val="none" w:sz="0" w:space="0" w:color="auto"/>
            <w:left w:val="none" w:sz="0" w:space="0" w:color="auto"/>
            <w:bottom w:val="none" w:sz="0" w:space="0" w:color="auto"/>
            <w:right w:val="none" w:sz="0" w:space="0" w:color="auto"/>
          </w:divBdr>
        </w:div>
        <w:div w:id="354044107">
          <w:marLeft w:val="640"/>
          <w:marRight w:val="0"/>
          <w:marTop w:val="0"/>
          <w:marBottom w:val="0"/>
          <w:divBdr>
            <w:top w:val="none" w:sz="0" w:space="0" w:color="auto"/>
            <w:left w:val="none" w:sz="0" w:space="0" w:color="auto"/>
            <w:bottom w:val="none" w:sz="0" w:space="0" w:color="auto"/>
            <w:right w:val="none" w:sz="0" w:space="0" w:color="auto"/>
          </w:divBdr>
        </w:div>
        <w:div w:id="499003288">
          <w:marLeft w:val="640"/>
          <w:marRight w:val="0"/>
          <w:marTop w:val="0"/>
          <w:marBottom w:val="0"/>
          <w:divBdr>
            <w:top w:val="none" w:sz="0" w:space="0" w:color="auto"/>
            <w:left w:val="none" w:sz="0" w:space="0" w:color="auto"/>
            <w:bottom w:val="none" w:sz="0" w:space="0" w:color="auto"/>
            <w:right w:val="none" w:sz="0" w:space="0" w:color="auto"/>
          </w:divBdr>
        </w:div>
        <w:div w:id="763648518">
          <w:marLeft w:val="640"/>
          <w:marRight w:val="0"/>
          <w:marTop w:val="0"/>
          <w:marBottom w:val="0"/>
          <w:divBdr>
            <w:top w:val="none" w:sz="0" w:space="0" w:color="auto"/>
            <w:left w:val="none" w:sz="0" w:space="0" w:color="auto"/>
            <w:bottom w:val="none" w:sz="0" w:space="0" w:color="auto"/>
            <w:right w:val="none" w:sz="0" w:space="0" w:color="auto"/>
          </w:divBdr>
        </w:div>
        <w:div w:id="868110361">
          <w:marLeft w:val="640"/>
          <w:marRight w:val="0"/>
          <w:marTop w:val="0"/>
          <w:marBottom w:val="0"/>
          <w:divBdr>
            <w:top w:val="none" w:sz="0" w:space="0" w:color="auto"/>
            <w:left w:val="none" w:sz="0" w:space="0" w:color="auto"/>
            <w:bottom w:val="none" w:sz="0" w:space="0" w:color="auto"/>
            <w:right w:val="none" w:sz="0" w:space="0" w:color="auto"/>
          </w:divBdr>
        </w:div>
        <w:div w:id="934551747">
          <w:marLeft w:val="640"/>
          <w:marRight w:val="0"/>
          <w:marTop w:val="0"/>
          <w:marBottom w:val="0"/>
          <w:divBdr>
            <w:top w:val="none" w:sz="0" w:space="0" w:color="auto"/>
            <w:left w:val="none" w:sz="0" w:space="0" w:color="auto"/>
            <w:bottom w:val="none" w:sz="0" w:space="0" w:color="auto"/>
            <w:right w:val="none" w:sz="0" w:space="0" w:color="auto"/>
          </w:divBdr>
        </w:div>
        <w:div w:id="948774522">
          <w:marLeft w:val="640"/>
          <w:marRight w:val="0"/>
          <w:marTop w:val="0"/>
          <w:marBottom w:val="0"/>
          <w:divBdr>
            <w:top w:val="none" w:sz="0" w:space="0" w:color="auto"/>
            <w:left w:val="none" w:sz="0" w:space="0" w:color="auto"/>
            <w:bottom w:val="none" w:sz="0" w:space="0" w:color="auto"/>
            <w:right w:val="none" w:sz="0" w:space="0" w:color="auto"/>
          </w:divBdr>
        </w:div>
        <w:div w:id="1160804864">
          <w:marLeft w:val="640"/>
          <w:marRight w:val="0"/>
          <w:marTop w:val="0"/>
          <w:marBottom w:val="0"/>
          <w:divBdr>
            <w:top w:val="none" w:sz="0" w:space="0" w:color="auto"/>
            <w:left w:val="none" w:sz="0" w:space="0" w:color="auto"/>
            <w:bottom w:val="none" w:sz="0" w:space="0" w:color="auto"/>
            <w:right w:val="none" w:sz="0" w:space="0" w:color="auto"/>
          </w:divBdr>
        </w:div>
        <w:div w:id="1224872965">
          <w:marLeft w:val="640"/>
          <w:marRight w:val="0"/>
          <w:marTop w:val="0"/>
          <w:marBottom w:val="0"/>
          <w:divBdr>
            <w:top w:val="none" w:sz="0" w:space="0" w:color="auto"/>
            <w:left w:val="none" w:sz="0" w:space="0" w:color="auto"/>
            <w:bottom w:val="none" w:sz="0" w:space="0" w:color="auto"/>
            <w:right w:val="none" w:sz="0" w:space="0" w:color="auto"/>
          </w:divBdr>
        </w:div>
        <w:div w:id="1447430749">
          <w:marLeft w:val="640"/>
          <w:marRight w:val="0"/>
          <w:marTop w:val="0"/>
          <w:marBottom w:val="0"/>
          <w:divBdr>
            <w:top w:val="none" w:sz="0" w:space="0" w:color="auto"/>
            <w:left w:val="none" w:sz="0" w:space="0" w:color="auto"/>
            <w:bottom w:val="none" w:sz="0" w:space="0" w:color="auto"/>
            <w:right w:val="none" w:sz="0" w:space="0" w:color="auto"/>
          </w:divBdr>
        </w:div>
        <w:div w:id="1612787009">
          <w:marLeft w:val="640"/>
          <w:marRight w:val="0"/>
          <w:marTop w:val="0"/>
          <w:marBottom w:val="0"/>
          <w:divBdr>
            <w:top w:val="none" w:sz="0" w:space="0" w:color="auto"/>
            <w:left w:val="none" w:sz="0" w:space="0" w:color="auto"/>
            <w:bottom w:val="none" w:sz="0" w:space="0" w:color="auto"/>
            <w:right w:val="none" w:sz="0" w:space="0" w:color="auto"/>
          </w:divBdr>
        </w:div>
        <w:div w:id="1791971502">
          <w:marLeft w:val="640"/>
          <w:marRight w:val="0"/>
          <w:marTop w:val="0"/>
          <w:marBottom w:val="0"/>
          <w:divBdr>
            <w:top w:val="none" w:sz="0" w:space="0" w:color="auto"/>
            <w:left w:val="none" w:sz="0" w:space="0" w:color="auto"/>
            <w:bottom w:val="none" w:sz="0" w:space="0" w:color="auto"/>
            <w:right w:val="none" w:sz="0" w:space="0" w:color="auto"/>
          </w:divBdr>
        </w:div>
        <w:div w:id="1838879173">
          <w:marLeft w:val="640"/>
          <w:marRight w:val="0"/>
          <w:marTop w:val="0"/>
          <w:marBottom w:val="0"/>
          <w:divBdr>
            <w:top w:val="none" w:sz="0" w:space="0" w:color="auto"/>
            <w:left w:val="none" w:sz="0" w:space="0" w:color="auto"/>
            <w:bottom w:val="none" w:sz="0" w:space="0" w:color="auto"/>
            <w:right w:val="none" w:sz="0" w:space="0" w:color="auto"/>
          </w:divBdr>
        </w:div>
        <w:div w:id="1859612456">
          <w:marLeft w:val="640"/>
          <w:marRight w:val="0"/>
          <w:marTop w:val="0"/>
          <w:marBottom w:val="0"/>
          <w:divBdr>
            <w:top w:val="none" w:sz="0" w:space="0" w:color="auto"/>
            <w:left w:val="none" w:sz="0" w:space="0" w:color="auto"/>
            <w:bottom w:val="none" w:sz="0" w:space="0" w:color="auto"/>
            <w:right w:val="none" w:sz="0" w:space="0" w:color="auto"/>
          </w:divBdr>
        </w:div>
        <w:div w:id="2051953293">
          <w:marLeft w:val="640"/>
          <w:marRight w:val="0"/>
          <w:marTop w:val="0"/>
          <w:marBottom w:val="0"/>
          <w:divBdr>
            <w:top w:val="none" w:sz="0" w:space="0" w:color="auto"/>
            <w:left w:val="none" w:sz="0" w:space="0" w:color="auto"/>
            <w:bottom w:val="none" w:sz="0" w:space="0" w:color="auto"/>
            <w:right w:val="none" w:sz="0" w:space="0" w:color="auto"/>
          </w:divBdr>
        </w:div>
        <w:div w:id="2067871888">
          <w:marLeft w:val="640"/>
          <w:marRight w:val="0"/>
          <w:marTop w:val="0"/>
          <w:marBottom w:val="0"/>
          <w:divBdr>
            <w:top w:val="none" w:sz="0" w:space="0" w:color="auto"/>
            <w:left w:val="none" w:sz="0" w:space="0" w:color="auto"/>
            <w:bottom w:val="none" w:sz="0" w:space="0" w:color="auto"/>
            <w:right w:val="none" w:sz="0" w:space="0" w:color="auto"/>
          </w:divBdr>
        </w:div>
      </w:divsChild>
    </w:div>
    <w:div w:id="1659924535">
      <w:bodyDiv w:val="1"/>
      <w:marLeft w:val="0"/>
      <w:marRight w:val="0"/>
      <w:marTop w:val="0"/>
      <w:marBottom w:val="0"/>
      <w:divBdr>
        <w:top w:val="none" w:sz="0" w:space="0" w:color="auto"/>
        <w:left w:val="none" w:sz="0" w:space="0" w:color="auto"/>
        <w:bottom w:val="none" w:sz="0" w:space="0" w:color="auto"/>
        <w:right w:val="none" w:sz="0" w:space="0" w:color="auto"/>
      </w:divBdr>
      <w:divsChild>
        <w:div w:id="65688796">
          <w:marLeft w:val="640"/>
          <w:marRight w:val="0"/>
          <w:marTop w:val="0"/>
          <w:marBottom w:val="0"/>
          <w:divBdr>
            <w:top w:val="none" w:sz="0" w:space="0" w:color="auto"/>
            <w:left w:val="none" w:sz="0" w:space="0" w:color="auto"/>
            <w:bottom w:val="none" w:sz="0" w:space="0" w:color="auto"/>
            <w:right w:val="none" w:sz="0" w:space="0" w:color="auto"/>
          </w:divBdr>
        </w:div>
        <w:div w:id="147981604">
          <w:marLeft w:val="640"/>
          <w:marRight w:val="0"/>
          <w:marTop w:val="0"/>
          <w:marBottom w:val="0"/>
          <w:divBdr>
            <w:top w:val="none" w:sz="0" w:space="0" w:color="auto"/>
            <w:left w:val="none" w:sz="0" w:space="0" w:color="auto"/>
            <w:bottom w:val="none" w:sz="0" w:space="0" w:color="auto"/>
            <w:right w:val="none" w:sz="0" w:space="0" w:color="auto"/>
          </w:divBdr>
        </w:div>
        <w:div w:id="155145825">
          <w:marLeft w:val="640"/>
          <w:marRight w:val="0"/>
          <w:marTop w:val="0"/>
          <w:marBottom w:val="0"/>
          <w:divBdr>
            <w:top w:val="none" w:sz="0" w:space="0" w:color="auto"/>
            <w:left w:val="none" w:sz="0" w:space="0" w:color="auto"/>
            <w:bottom w:val="none" w:sz="0" w:space="0" w:color="auto"/>
            <w:right w:val="none" w:sz="0" w:space="0" w:color="auto"/>
          </w:divBdr>
        </w:div>
        <w:div w:id="260533187">
          <w:marLeft w:val="640"/>
          <w:marRight w:val="0"/>
          <w:marTop w:val="0"/>
          <w:marBottom w:val="0"/>
          <w:divBdr>
            <w:top w:val="none" w:sz="0" w:space="0" w:color="auto"/>
            <w:left w:val="none" w:sz="0" w:space="0" w:color="auto"/>
            <w:bottom w:val="none" w:sz="0" w:space="0" w:color="auto"/>
            <w:right w:val="none" w:sz="0" w:space="0" w:color="auto"/>
          </w:divBdr>
        </w:div>
        <w:div w:id="289166742">
          <w:marLeft w:val="640"/>
          <w:marRight w:val="0"/>
          <w:marTop w:val="0"/>
          <w:marBottom w:val="0"/>
          <w:divBdr>
            <w:top w:val="none" w:sz="0" w:space="0" w:color="auto"/>
            <w:left w:val="none" w:sz="0" w:space="0" w:color="auto"/>
            <w:bottom w:val="none" w:sz="0" w:space="0" w:color="auto"/>
            <w:right w:val="none" w:sz="0" w:space="0" w:color="auto"/>
          </w:divBdr>
        </w:div>
        <w:div w:id="532350191">
          <w:marLeft w:val="640"/>
          <w:marRight w:val="0"/>
          <w:marTop w:val="0"/>
          <w:marBottom w:val="0"/>
          <w:divBdr>
            <w:top w:val="none" w:sz="0" w:space="0" w:color="auto"/>
            <w:left w:val="none" w:sz="0" w:space="0" w:color="auto"/>
            <w:bottom w:val="none" w:sz="0" w:space="0" w:color="auto"/>
            <w:right w:val="none" w:sz="0" w:space="0" w:color="auto"/>
          </w:divBdr>
        </w:div>
        <w:div w:id="656422969">
          <w:marLeft w:val="640"/>
          <w:marRight w:val="0"/>
          <w:marTop w:val="0"/>
          <w:marBottom w:val="0"/>
          <w:divBdr>
            <w:top w:val="none" w:sz="0" w:space="0" w:color="auto"/>
            <w:left w:val="none" w:sz="0" w:space="0" w:color="auto"/>
            <w:bottom w:val="none" w:sz="0" w:space="0" w:color="auto"/>
            <w:right w:val="none" w:sz="0" w:space="0" w:color="auto"/>
          </w:divBdr>
        </w:div>
        <w:div w:id="719010900">
          <w:marLeft w:val="640"/>
          <w:marRight w:val="0"/>
          <w:marTop w:val="0"/>
          <w:marBottom w:val="0"/>
          <w:divBdr>
            <w:top w:val="none" w:sz="0" w:space="0" w:color="auto"/>
            <w:left w:val="none" w:sz="0" w:space="0" w:color="auto"/>
            <w:bottom w:val="none" w:sz="0" w:space="0" w:color="auto"/>
            <w:right w:val="none" w:sz="0" w:space="0" w:color="auto"/>
          </w:divBdr>
        </w:div>
        <w:div w:id="736787605">
          <w:marLeft w:val="640"/>
          <w:marRight w:val="0"/>
          <w:marTop w:val="0"/>
          <w:marBottom w:val="0"/>
          <w:divBdr>
            <w:top w:val="none" w:sz="0" w:space="0" w:color="auto"/>
            <w:left w:val="none" w:sz="0" w:space="0" w:color="auto"/>
            <w:bottom w:val="none" w:sz="0" w:space="0" w:color="auto"/>
            <w:right w:val="none" w:sz="0" w:space="0" w:color="auto"/>
          </w:divBdr>
        </w:div>
        <w:div w:id="753281142">
          <w:marLeft w:val="640"/>
          <w:marRight w:val="0"/>
          <w:marTop w:val="0"/>
          <w:marBottom w:val="0"/>
          <w:divBdr>
            <w:top w:val="none" w:sz="0" w:space="0" w:color="auto"/>
            <w:left w:val="none" w:sz="0" w:space="0" w:color="auto"/>
            <w:bottom w:val="none" w:sz="0" w:space="0" w:color="auto"/>
            <w:right w:val="none" w:sz="0" w:space="0" w:color="auto"/>
          </w:divBdr>
        </w:div>
        <w:div w:id="763767410">
          <w:marLeft w:val="640"/>
          <w:marRight w:val="0"/>
          <w:marTop w:val="0"/>
          <w:marBottom w:val="0"/>
          <w:divBdr>
            <w:top w:val="none" w:sz="0" w:space="0" w:color="auto"/>
            <w:left w:val="none" w:sz="0" w:space="0" w:color="auto"/>
            <w:bottom w:val="none" w:sz="0" w:space="0" w:color="auto"/>
            <w:right w:val="none" w:sz="0" w:space="0" w:color="auto"/>
          </w:divBdr>
        </w:div>
        <w:div w:id="952328961">
          <w:marLeft w:val="640"/>
          <w:marRight w:val="0"/>
          <w:marTop w:val="0"/>
          <w:marBottom w:val="0"/>
          <w:divBdr>
            <w:top w:val="none" w:sz="0" w:space="0" w:color="auto"/>
            <w:left w:val="none" w:sz="0" w:space="0" w:color="auto"/>
            <w:bottom w:val="none" w:sz="0" w:space="0" w:color="auto"/>
            <w:right w:val="none" w:sz="0" w:space="0" w:color="auto"/>
          </w:divBdr>
        </w:div>
        <w:div w:id="1186288664">
          <w:marLeft w:val="640"/>
          <w:marRight w:val="0"/>
          <w:marTop w:val="0"/>
          <w:marBottom w:val="0"/>
          <w:divBdr>
            <w:top w:val="none" w:sz="0" w:space="0" w:color="auto"/>
            <w:left w:val="none" w:sz="0" w:space="0" w:color="auto"/>
            <w:bottom w:val="none" w:sz="0" w:space="0" w:color="auto"/>
            <w:right w:val="none" w:sz="0" w:space="0" w:color="auto"/>
          </w:divBdr>
        </w:div>
        <w:div w:id="1214734247">
          <w:marLeft w:val="640"/>
          <w:marRight w:val="0"/>
          <w:marTop w:val="0"/>
          <w:marBottom w:val="0"/>
          <w:divBdr>
            <w:top w:val="none" w:sz="0" w:space="0" w:color="auto"/>
            <w:left w:val="none" w:sz="0" w:space="0" w:color="auto"/>
            <w:bottom w:val="none" w:sz="0" w:space="0" w:color="auto"/>
            <w:right w:val="none" w:sz="0" w:space="0" w:color="auto"/>
          </w:divBdr>
        </w:div>
        <w:div w:id="1320958381">
          <w:marLeft w:val="640"/>
          <w:marRight w:val="0"/>
          <w:marTop w:val="0"/>
          <w:marBottom w:val="0"/>
          <w:divBdr>
            <w:top w:val="none" w:sz="0" w:space="0" w:color="auto"/>
            <w:left w:val="none" w:sz="0" w:space="0" w:color="auto"/>
            <w:bottom w:val="none" w:sz="0" w:space="0" w:color="auto"/>
            <w:right w:val="none" w:sz="0" w:space="0" w:color="auto"/>
          </w:divBdr>
        </w:div>
        <w:div w:id="1440028232">
          <w:marLeft w:val="640"/>
          <w:marRight w:val="0"/>
          <w:marTop w:val="0"/>
          <w:marBottom w:val="0"/>
          <w:divBdr>
            <w:top w:val="none" w:sz="0" w:space="0" w:color="auto"/>
            <w:left w:val="none" w:sz="0" w:space="0" w:color="auto"/>
            <w:bottom w:val="none" w:sz="0" w:space="0" w:color="auto"/>
            <w:right w:val="none" w:sz="0" w:space="0" w:color="auto"/>
          </w:divBdr>
        </w:div>
        <w:div w:id="1445078450">
          <w:marLeft w:val="640"/>
          <w:marRight w:val="0"/>
          <w:marTop w:val="0"/>
          <w:marBottom w:val="0"/>
          <w:divBdr>
            <w:top w:val="none" w:sz="0" w:space="0" w:color="auto"/>
            <w:left w:val="none" w:sz="0" w:space="0" w:color="auto"/>
            <w:bottom w:val="none" w:sz="0" w:space="0" w:color="auto"/>
            <w:right w:val="none" w:sz="0" w:space="0" w:color="auto"/>
          </w:divBdr>
        </w:div>
        <w:div w:id="1648511485">
          <w:marLeft w:val="640"/>
          <w:marRight w:val="0"/>
          <w:marTop w:val="0"/>
          <w:marBottom w:val="0"/>
          <w:divBdr>
            <w:top w:val="none" w:sz="0" w:space="0" w:color="auto"/>
            <w:left w:val="none" w:sz="0" w:space="0" w:color="auto"/>
            <w:bottom w:val="none" w:sz="0" w:space="0" w:color="auto"/>
            <w:right w:val="none" w:sz="0" w:space="0" w:color="auto"/>
          </w:divBdr>
        </w:div>
        <w:div w:id="1777481119">
          <w:marLeft w:val="640"/>
          <w:marRight w:val="0"/>
          <w:marTop w:val="0"/>
          <w:marBottom w:val="0"/>
          <w:divBdr>
            <w:top w:val="none" w:sz="0" w:space="0" w:color="auto"/>
            <w:left w:val="none" w:sz="0" w:space="0" w:color="auto"/>
            <w:bottom w:val="none" w:sz="0" w:space="0" w:color="auto"/>
            <w:right w:val="none" w:sz="0" w:space="0" w:color="auto"/>
          </w:divBdr>
        </w:div>
      </w:divsChild>
    </w:div>
    <w:div w:id="1661737571">
      <w:bodyDiv w:val="1"/>
      <w:marLeft w:val="0"/>
      <w:marRight w:val="0"/>
      <w:marTop w:val="0"/>
      <w:marBottom w:val="0"/>
      <w:divBdr>
        <w:top w:val="none" w:sz="0" w:space="0" w:color="auto"/>
        <w:left w:val="none" w:sz="0" w:space="0" w:color="auto"/>
        <w:bottom w:val="none" w:sz="0" w:space="0" w:color="auto"/>
        <w:right w:val="none" w:sz="0" w:space="0" w:color="auto"/>
      </w:divBdr>
      <w:divsChild>
        <w:div w:id="117183162">
          <w:marLeft w:val="640"/>
          <w:marRight w:val="0"/>
          <w:marTop w:val="0"/>
          <w:marBottom w:val="0"/>
          <w:divBdr>
            <w:top w:val="none" w:sz="0" w:space="0" w:color="auto"/>
            <w:left w:val="none" w:sz="0" w:space="0" w:color="auto"/>
            <w:bottom w:val="none" w:sz="0" w:space="0" w:color="auto"/>
            <w:right w:val="none" w:sz="0" w:space="0" w:color="auto"/>
          </w:divBdr>
        </w:div>
        <w:div w:id="138234776">
          <w:marLeft w:val="640"/>
          <w:marRight w:val="0"/>
          <w:marTop w:val="0"/>
          <w:marBottom w:val="0"/>
          <w:divBdr>
            <w:top w:val="none" w:sz="0" w:space="0" w:color="auto"/>
            <w:left w:val="none" w:sz="0" w:space="0" w:color="auto"/>
            <w:bottom w:val="none" w:sz="0" w:space="0" w:color="auto"/>
            <w:right w:val="none" w:sz="0" w:space="0" w:color="auto"/>
          </w:divBdr>
        </w:div>
        <w:div w:id="165023785">
          <w:marLeft w:val="640"/>
          <w:marRight w:val="0"/>
          <w:marTop w:val="0"/>
          <w:marBottom w:val="0"/>
          <w:divBdr>
            <w:top w:val="none" w:sz="0" w:space="0" w:color="auto"/>
            <w:left w:val="none" w:sz="0" w:space="0" w:color="auto"/>
            <w:bottom w:val="none" w:sz="0" w:space="0" w:color="auto"/>
            <w:right w:val="none" w:sz="0" w:space="0" w:color="auto"/>
          </w:divBdr>
        </w:div>
        <w:div w:id="195316052">
          <w:marLeft w:val="640"/>
          <w:marRight w:val="0"/>
          <w:marTop w:val="0"/>
          <w:marBottom w:val="0"/>
          <w:divBdr>
            <w:top w:val="none" w:sz="0" w:space="0" w:color="auto"/>
            <w:left w:val="none" w:sz="0" w:space="0" w:color="auto"/>
            <w:bottom w:val="none" w:sz="0" w:space="0" w:color="auto"/>
            <w:right w:val="none" w:sz="0" w:space="0" w:color="auto"/>
          </w:divBdr>
        </w:div>
        <w:div w:id="260376667">
          <w:marLeft w:val="640"/>
          <w:marRight w:val="0"/>
          <w:marTop w:val="0"/>
          <w:marBottom w:val="0"/>
          <w:divBdr>
            <w:top w:val="none" w:sz="0" w:space="0" w:color="auto"/>
            <w:left w:val="none" w:sz="0" w:space="0" w:color="auto"/>
            <w:bottom w:val="none" w:sz="0" w:space="0" w:color="auto"/>
            <w:right w:val="none" w:sz="0" w:space="0" w:color="auto"/>
          </w:divBdr>
        </w:div>
        <w:div w:id="600340570">
          <w:marLeft w:val="640"/>
          <w:marRight w:val="0"/>
          <w:marTop w:val="0"/>
          <w:marBottom w:val="0"/>
          <w:divBdr>
            <w:top w:val="none" w:sz="0" w:space="0" w:color="auto"/>
            <w:left w:val="none" w:sz="0" w:space="0" w:color="auto"/>
            <w:bottom w:val="none" w:sz="0" w:space="0" w:color="auto"/>
            <w:right w:val="none" w:sz="0" w:space="0" w:color="auto"/>
          </w:divBdr>
        </w:div>
        <w:div w:id="639189351">
          <w:marLeft w:val="640"/>
          <w:marRight w:val="0"/>
          <w:marTop w:val="0"/>
          <w:marBottom w:val="0"/>
          <w:divBdr>
            <w:top w:val="none" w:sz="0" w:space="0" w:color="auto"/>
            <w:left w:val="none" w:sz="0" w:space="0" w:color="auto"/>
            <w:bottom w:val="none" w:sz="0" w:space="0" w:color="auto"/>
            <w:right w:val="none" w:sz="0" w:space="0" w:color="auto"/>
          </w:divBdr>
        </w:div>
        <w:div w:id="808353530">
          <w:marLeft w:val="640"/>
          <w:marRight w:val="0"/>
          <w:marTop w:val="0"/>
          <w:marBottom w:val="0"/>
          <w:divBdr>
            <w:top w:val="none" w:sz="0" w:space="0" w:color="auto"/>
            <w:left w:val="none" w:sz="0" w:space="0" w:color="auto"/>
            <w:bottom w:val="none" w:sz="0" w:space="0" w:color="auto"/>
            <w:right w:val="none" w:sz="0" w:space="0" w:color="auto"/>
          </w:divBdr>
        </w:div>
        <w:div w:id="1036928549">
          <w:marLeft w:val="640"/>
          <w:marRight w:val="0"/>
          <w:marTop w:val="0"/>
          <w:marBottom w:val="0"/>
          <w:divBdr>
            <w:top w:val="none" w:sz="0" w:space="0" w:color="auto"/>
            <w:left w:val="none" w:sz="0" w:space="0" w:color="auto"/>
            <w:bottom w:val="none" w:sz="0" w:space="0" w:color="auto"/>
            <w:right w:val="none" w:sz="0" w:space="0" w:color="auto"/>
          </w:divBdr>
        </w:div>
        <w:div w:id="1043208583">
          <w:marLeft w:val="640"/>
          <w:marRight w:val="0"/>
          <w:marTop w:val="0"/>
          <w:marBottom w:val="0"/>
          <w:divBdr>
            <w:top w:val="none" w:sz="0" w:space="0" w:color="auto"/>
            <w:left w:val="none" w:sz="0" w:space="0" w:color="auto"/>
            <w:bottom w:val="none" w:sz="0" w:space="0" w:color="auto"/>
            <w:right w:val="none" w:sz="0" w:space="0" w:color="auto"/>
          </w:divBdr>
        </w:div>
        <w:div w:id="1161232719">
          <w:marLeft w:val="640"/>
          <w:marRight w:val="0"/>
          <w:marTop w:val="0"/>
          <w:marBottom w:val="0"/>
          <w:divBdr>
            <w:top w:val="none" w:sz="0" w:space="0" w:color="auto"/>
            <w:left w:val="none" w:sz="0" w:space="0" w:color="auto"/>
            <w:bottom w:val="none" w:sz="0" w:space="0" w:color="auto"/>
            <w:right w:val="none" w:sz="0" w:space="0" w:color="auto"/>
          </w:divBdr>
        </w:div>
        <w:div w:id="1219172484">
          <w:marLeft w:val="640"/>
          <w:marRight w:val="0"/>
          <w:marTop w:val="0"/>
          <w:marBottom w:val="0"/>
          <w:divBdr>
            <w:top w:val="none" w:sz="0" w:space="0" w:color="auto"/>
            <w:left w:val="none" w:sz="0" w:space="0" w:color="auto"/>
            <w:bottom w:val="none" w:sz="0" w:space="0" w:color="auto"/>
            <w:right w:val="none" w:sz="0" w:space="0" w:color="auto"/>
          </w:divBdr>
        </w:div>
        <w:div w:id="1315378785">
          <w:marLeft w:val="640"/>
          <w:marRight w:val="0"/>
          <w:marTop w:val="0"/>
          <w:marBottom w:val="0"/>
          <w:divBdr>
            <w:top w:val="none" w:sz="0" w:space="0" w:color="auto"/>
            <w:left w:val="none" w:sz="0" w:space="0" w:color="auto"/>
            <w:bottom w:val="none" w:sz="0" w:space="0" w:color="auto"/>
            <w:right w:val="none" w:sz="0" w:space="0" w:color="auto"/>
          </w:divBdr>
        </w:div>
        <w:div w:id="1379401807">
          <w:marLeft w:val="640"/>
          <w:marRight w:val="0"/>
          <w:marTop w:val="0"/>
          <w:marBottom w:val="0"/>
          <w:divBdr>
            <w:top w:val="none" w:sz="0" w:space="0" w:color="auto"/>
            <w:left w:val="none" w:sz="0" w:space="0" w:color="auto"/>
            <w:bottom w:val="none" w:sz="0" w:space="0" w:color="auto"/>
            <w:right w:val="none" w:sz="0" w:space="0" w:color="auto"/>
          </w:divBdr>
        </w:div>
        <w:div w:id="1600869251">
          <w:marLeft w:val="640"/>
          <w:marRight w:val="0"/>
          <w:marTop w:val="0"/>
          <w:marBottom w:val="0"/>
          <w:divBdr>
            <w:top w:val="none" w:sz="0" w:space="0" w:color="auto"/>
            <w:left w:val="none" w:sz="0" w:space="0" w:color="auto"/>
            <w:bottom w:val="none" w:sz="0" w:space="0" w:color="auto"/>
            <w:right w:val="none" w:sz="0" w:space="0" w:color="auto"/>
          </w:divBdr>
        </w:div>
        <w:div w:id="1669943775">
          <w:marLeft w:val="640"/>
          <w:marRight w:val="0"/>
          <w:marTop w:val="0"/>
          <w:marBottom w:val="0"/>
          <w:divBdr>
            <w:top w:val="none" w:sz="0" w:space="0" w:color="auto"/>
            <w:left w:val="none" w:sz="0" w:space="0" w:color="auto"/>
            <w:bottom w:val="none" w:sz="0" w:space="0" w:color="auto"/>
            <w:right w:val="none" w:sz="0" w:space="0" w:color="auto"/>
          </w:divBdr>
        </w:div>
        <w:div w:id="1879467871">
          <w:marLeft w:val="640"/>
          <w:marRight w:val="0"/>
          <w:marTop w:val="0"/>
          <w:marBottom w:val="0"/>
          <w:divBdr>
            <w:top w:val="none" w:sz="0" w:space="0" w:color="auto"/>
            <w:left w:val="none" w:sz="0" w:space="0" w:color="auto"/>
            <w:bottom w:val="none" w:sz="0" w:space="0" w:color="auto"/>
            <w:right w:val="none" w:sz="0" w:space="0" w:color="auto"/>
          </w:divBdr>
        </w:div>
        <w:div w:id="1897937559">
          <w:marLeft w:val="640"/>
          <w:marRight w:val="0"/>
          <w:marTop w:val="0"/>
          <w:marBottom w:val="0"/>
          <w:divBdr>
            <w:top w:val="none" w:sz="0" w:space="0" w:color="auto"/>
            <w:left w:val="none" w:sz="0" w:space="0" w:color="auto"/>
            <w:bottom w:val="none" w:sz="0" w:space="0" w:color="auto"/>
            <w:right w:val="none" w:sz="0" w:space="0" w:color="auto"/>
          </w:divBdr>
        </w:div>
        <w:div w:id="1973904276">
          <w:marLeft w:val="640"/>
          <w:marRight w:val="0"/>
          <w:marTop w:val="0"/>
          <w:marBottom w:val="0"/>
          <w:divBdr>
            <w:top w:val="none" w:sz="0" w:space="0" w:color="auto"/>
            <w:left w:val="none" w:sz="0" w:space="0" w:color="auto"/>
            <w:bottom w:val="none" w:sz="0" w:space="0" w:color="auto"/>
            <w:right w:val="none" w:sz="0" w:space="0" w:color="auto"/>
          </w:divBdr>
        </w:div>
      </w:divsChild>
    </w:div>
    <w:div w:id="1681423770">
      <w:bodyDiv w:val="1"/>
      <w:marLeft w:val="0"/>
      <w:marRight w:val="0"/>
      <w:marTop w:val="0"/>
      <w:marBottom w:val="0"/>
      <w:divBdr>
        <w:top w:val="none" w:sz="0" w:space="0" w:color="auto"/>
        <w:left w:val="none" w:sz="0" w:space="0" w:color="auto"/>
        <w:bottom w:val="none" w:sz="0" w:space="0" w:color="auto"/>
        <w:right w:val="none" w:sz="0" w:space="0" w:color="auto"/>
      </w:divBdr>
      <w:divsChild>
        <w:div w:id="3941815">
          <w:marLeft w:val="640"/>
          <w:marRight w:val="0"/>
          <w:marTop w:val="0"/>
          <w:marBottom w:val="0"/>
          <w:divBdr>
            <w:top w:val="none" w:sz="0" w:space="0" w:color="auto"/>
            <w:left w:val="none" w:sz="0" w:space="0" w:color="auto"/>
            <w:bottom w:val="none" w:sz="0" w:space="0" w:color="auto"/>
            <w:right w:val="none" w:sz="0" w:space="0" w:color="auto"/>
          </w:divBdr>
        </w:div>
        <w:div w:id="167916247">
          <w:marLeft w:val="640"/>
          <w:marRight w:val="0"/>
          <w:marTop w:val="0"/>
          <w:marBottom w:val="0"/>
          <w:divBdr>
            <w:top w:val="none" w:sz="0" w:space="0" w:color="auto"/>
            <w:left w:val="none" w:sz="0" w:space="0" w:color="auto"/>
            <w:bottom w:val="none" w:sz="0" w:space="0" w:color="auto"/>
            <w:right w:val="none" w:sz="0" w:space="0" w:color="auto"/>
          </w:divBdr>
        </w:div>
        <w:div w:id="220823312">
          <w:marLeft w:val="640"/>
          <w:marRight w:val="0"/>
          <w:marTop w:val="0"/>
          <w:marBottom w:val="0"/>
          <w:divBdr>
            <w:top w:val="none" w:sz="0" w:space="0" w:color="auto"/>
            <w:left w:val="none" w:sz="0" w:space="0" w:color="auto"/>
            <w:bottom w:val="none" w:sz="0" w:space="0" w:color="auto"/>
            <w:right w:val="none" w:sz="0" w:space="0" w:color="auto"/>
          </w:divBdr>
        </w:div>
        <w:div w:id="237449575">
          <w:marLeft w:val="640"/>
          <w:marRight w:val="0"/>
          <w:marTop w:val="0"/>
          <w:marBottom w:val="0"/>
          <w:divBdr>
            <w:top w:val="none" w:sz="0" w:space="0" w:color="auto"/>
            <w:left w:val="none" w:sz="0" w:space="0" w:color="auto"/>
            <w:bottom w:val="none" w:sz="0" w:space="0" w:color="auto"/>
            <w:right w:val="none" w:sz="0" w:space="0" w:color="auto"/>
          </w:divBdr>
        </w:div>
        <w:div w:id="373891540">
          <w:marLeft w:val="640"/>
          <w:marRight w:val="0"/>
          <w:marTop w:val="0"/>
          <w:marBottom w:val="0"/>
          <w:divBdr>
            <w:top w:val="none" w:sz="0" w:space="0" w:color="auto"/>
            <w:left w:val="none" w:sz="0" w:space="0" w:color="auto"/>
            <w:bottom w:val="none" w:sz="0" w:space="0" w:color="auto"/>
            <w:right w:val="none" w:sz="0" w:space="0" w:color="auto"/>
          </w:divBdr>
        </w:div>
        <w:div w:id="553782073">
          <w:marLeft w:val="640"/>
          <w:marRight w:val="0"/>
          <w:marTop w:val="0"/>
          <w:marBottom w:val="0"/>
          <w:divBdr>
            <w:top w:val="none" w:sz="0" w:space="0" w:color="auto"/>
            <w:left w:val="none" w:sz="0" w:space="0" w:color="auto"/>
            <w:bottom w:val="none" w:sz="0" w:space="0" w:color="auto"/>
            <w:right w:val="none" w:sz="0" w:space="0" w:color="auto"/>
          </w:divBdr>
        </w:div>
        <w:div w:id="902567264">
          <w:marLeft w:val="640"/>
          <w:marRight w:val="0"/>
          <w:marTop w:val="0"/>
          <w:marBottom w:val="0"/>
          <w:divBdr>
            <w:top w:val="none" w:sz="0" w:space="0" w:color="auto"/>
            <w:left w:val="none" w:sz="0" w:space="0" w:color="auto"/>
            <w:bottom w:val="none" w:sz="0" w:space="0" w:color="auto"/>
            <w:right w:val="none" w:sz="0" w:space="0" w:color="auto"/>
          </w:divBdr>
        </w:div>
        <w:div w:id="993290825">
          <w:marLeft w:val="640"/>
          <w:marRight w:val="0"/>
          <w:marTop w:val="0"/>
          <w:marBottom w:val="0"/>
          <w:divBdr>
            <w:top w:val="none" w:sz="0" w:space="0" w:color="auto"/>
            <w:left w:val="none" w:sz="0" w:space="0" w:color="auto"/>
            <w:bottom w:val="none" w:sz="0" w:space="0" w:color="auto"/>
            <w:right w:val="none" w:sz="0" w:space="0" w:color="auto"/>
          </w:divBdr>
        </w:div>
        <w:div w:id="1362509814">
          <w:marLeft w:val="640"/>
          <w:marRight w:val="0"/>
          <w:marTop w:val="0"/>
          <w:marBottom w:val="0"/>
          <w:divBdr>
            <w:top w:val="none" w:sz="0" w:space="0" w:color="auto"/>
            <w:left w:val="none" w:sz="0" w:space="0" w:color="auto"/>
            <w:bottom w:val="none" w:sz="0" w:space="0" w:color="auto"/>
            <w:right w:val="none" w:sz="0" w:space="0" w:color="auto"/>
          </w:divBdr>
        </w:div>
        <w:div w:id="1368943116">
          <w:marLeft w:val="640"/>
          <w:marRight w:val="0"/>
          <w:marTop w:val="0"/>
          <w:marBottom w:val="0"/>
          <w:divBdr>
            <w:top w:val="none" w:sz="0" w:space="0" w:color="auto"/>
            <w:left w:val="none" w:sz="0" w:space="0" w:color="auto"/>
            <w:bottom w:val="none" w:sz="0" w:space="0" w:color="auto"/>
            <w:right w:val="none" w:sz="0" w:space="0" w:color="auto"/>
          </w:divBdr>
        </w:div>
        <w:div w:id="1376930290">
          <w:marLeft w:val="640"/>
          <w:marRight w:val="0"/>
          <w:marTop w:val="0"/>
          <w:marBottom w:val="0"/>
          <w:divBdr>
            <w:top w:val="none" w:sz="0" w:space="0" w:color="auto"/>
            <w:left w:val="none" w:sz="0" w:space="0" w:color="auto"/>
            <w:bottom w:val="none" w:sz="0" w:space="0" w:color="auto"/>
            <w:right w:val="none" w:sz="0" w:space="0" w:color="auto"/>
          </w:divBdr>
        </w:div>
        <w:div w:id="1399473059">
          <w:marLeft w:val="640"/>
          <w:marRight w:val="0"/>
          <w:marTop w:val="0"/>
          <w:marBottom w:val="0"/>
          <w:divBdr>
            <w:top w:val="none" w:sz="0" w:space="0" w:color="auto"/>
            <w:left w:val="none" w:sz="0" w:space="0" w:color="auto"/>
            <w:bottom w:val="none" w:sz="0" w:space="0" w:color="auto"/>
            <w:right w:val="none" w:sz="0" w:space="0" w:color="auto"/>
          </w:divBdr>
        </w:div>
        <w:div w:id="1631936727">
          <w:marLeft w:val="640"/>
          <w:marRight w:val="0"/>
          <w:marTop w:val="0"/>
          <w:marBottom w:val="0"/>
          <w:divBdr>
            <w:top w:val="none" w:sz="0" w:space="0" w:color="auto"/>
            <w:left w:val="none" w:sz="0" w:space="0" w:color="auto"/>
            <w:bottom w:val="none" w:sz="0" w:space="0" w:color="auto"/>
            <w:right w:val="none" w:sz="0" w:space="0" w:color="auto"/>
          </w:divBdr>
        </w:div>
        <w:div w:id="1683169052">
          <w:marLeft w:val="640"/>
          <w:marRight w:val="0"/>
          <w:marTop w:val="0"/>
          <w:marBottom w:val="0"/>
          <w:divBdr>
            <w:top w:val="none" w:sz="0" w:space="0" w:color="auto"/>
            <w:left w:val="none" w:sz="0" w:space="0" w:color="auto"/>
            <w:bottom w:val="none" w:sz="0" w:space="0" w:color="auto"/>
            <w:right w:val="none" w:sz="0" w:space="0" w:color="auto"/>
          </w:divBdr>
        </w:div>
        <w:div w:id="1782065600">
          <w:marLeft w:val="640"/>
          <w:marRight w:val="0"/>
          <w:marTop w:val="0"/>
          <w:marBottom w:val="0"/>
          <w:divBdr>
            <w:top w:val="none" w:sz="0" w:space="0" w:color="auto"/>
            <w:left w:val="none" w:sz="0" w:space="0" w:color="auto"/>
            <w:bottom w:val="none" w:sz="0" w:space="0" w:color="auto"/>
            <w:right w:val="none" w:sz="0" w:space="0" w:color="auto"/>
          </w:divBdr>
        </w:div>
        <w:div w:id="1923442737">
          <w:marLeft w:val="640"/>
          <w:marRight w:val="0"/>
          <w:marTop w:val="0"/>
          <w:marBottom w:val="0"/>
          <w:divBdr>
            <w:top w:val="none" w:sz="0" w:space="0" w:color="auto"/>
            <w:left w:val="none" w:sz="0" w:space="0" w:color="auto"/>
            <w:bottom w:val="none" w:sz="0" w:space="0" w:color="auto"/>
            <w:right w:val="none" w:sz="0" w:space="0" w:color="auto"/>
          </w:divBdr>
        </w:div>
        <w:div w:id="1930774343">
          <w:marLeft w:val="640"/>
          <w:marRight w:val="0"/>
          <w:marTop w:val="0"/>
          <w:marBottom w:val="0"/>
          <w:divBdr>
            <w:top w:val="none" w:sz="0" w:space="0" w:color="auto"/>
            <w:left w:val="none" w:sz="0" w:space="0" w:color="auto"/>
            <w:bottom w:val="none" w:sz="0" w:space="0" w:color="auto"/>
            <w:right w:val="none" w:sz="0" w:space="0" w:color="auto"/>
          </w:divBdr>
        </w:div>
        <w:div w:id="1949503699">
          <w:marLeft w:val="640"/>
          <w:marRight w:val="0"/>
          <w:marTop w:val="0"/>
          <w:marBottom w:val="0"/>
          <w:divBdr>
            <w:top w:val="none" w:sz="0" w:space="0" w:color="auto"/>
            <w:left w:val="none" w:sz="0" w:space="0" w:color="auto"/>
            <w:bottom w:val="none" w:sz="0" w:space="0" w:color="auto"/>
            <w:right w:val="none" w:sz="0" w:space="0" w:color="auto"/>
          </w:divBdr>
        </w:div>
        <w:div w:id="2023624157">
          <w:marLeft w:val="640"/>
          <w:marRight w:val="0"/>
          <w:marTop w:val="0"/>
          <w:marBottom w:val="0"/>
          <w:divBdr>
            <w:top w:val="none" w:sz="0" w:space="0" w:color="auto"/>
            <w:left w:val="none" w:sz="0" w:space="0" w:color="auto"/>
            <w:bottom w:val="none" w:sz="0" w:space="0" w:color="auto"/>
            <w:right w:val="none" w:sz="0" w:space="0" w:color="auto"/>
          </w:divBdr>
        </w:div>
      </w:divsChild>
    </w:div>
    <w:div w:id="1696884174">
      <w:bodyDiv w:val="1"/>
      <w:marLeft w:val="0"/>
      <w:marRight w:val="0"/>
      <w:marTop w:val="0"/>
      <w:marBottom w:val="0"/>
      <w:divBdr>
        <w:top w:val="none" w:sz="0" w:space="0" w:color="auto"/>
        <w:left w:val="none" w:sz="0" w:space="0" w:color="auto"/>
        <w:bottom w:val="none" w:sz="0" w:space="0" w:color="auto"/>
        <w:right w:val="none" w:sz="0" w:space="0" w:color="auto"/>
      </w:divBdr>
      <w:divsChild>
        <w:div w:id="93601142">
          <w:marLeft w:val="640"/>
          <w:marRight w:val="0"/>
          <w:marTop w:val="0"/>
          <w:marBottom w:val="0"/>
          <w:divBdr>
            <w:top w:val="none" w:sz="0" w:space="0" w:color="auto"/>
            <w:left w:val="none" w:sz="0" w:space="0" w:color="auto"/>
            <w:bottom w:val="none" w:sz="0" w:space="0" w:color="auto"/>
            <w:right w:val="none" w:sz="0" w:space="0" w:color="auto"/>
          </w:divBdr>
        </w:div>
        <w:div w:id="136000457">
          <w:marLeft w:val="640"/>
          <w:marRight w:val="0"/>
          <w:marTop w:val="0"/>
          <w:marBottom w:val="0"/>
          <w:divBdr>
            <w:top w:val="none" w:sz="0" w:space="0" w:color="auto"/>
            <w:left w:val="none" w:sz="0" w:space="0" w:color="auto"/>
            <w:bottom w:val="none" w:sz="0" w:space="0" w:color="auto"/>
            <w:right w:val="none" w:sz="0" w:space="0" w:color="auto"/>
          </w:divBdr>
        </w:div>
        <w:div w:id="453984376">
          <w:marLeft w:val="640"/>
          <w:marRight w:val="0"/>
          <w:marTop w:val="0"/>
          <w:marBottom w:val="0"/>
          <w:divBdr>
            <w:top w:val="none" w:sz="0" w:space="0" w:color="auto"/>
            <w:left w:val="none" w:sz="0" w:space="0" w:color="auto"/>
            <w:bottom w:val="none" w:sz="0" w:space="0" w:color="auto"/>
            <w:right w:val="none" w:sz="0" w:space="0" w:color="auto"/>
          </w:divBdr>
        </w:div>
        <w:div w:id="660810547">
          <w:marLeft w:val="640"/>
          <w:marRight w:val="0"/>
          <w:marTop w:val="0"/>
          <w:marBottom w:val="0"/>
          <w:divBdr>
            <w:top w:val="none" w:sz="0" w:space="0" w:color="auto"/>
            <w:left w:val="none" w:sz="0" w:space="0" w:color="auto"/>
            <w:bottom w:val="none" w:sz="0" w:space="0" w:color="auto"/>
            <w:right w:val="none" w:sz="0" w:space="0" w:color="auto"/>
          </w:divBdr>
        </w:div>
        <w:div w:id="709308097">
          <w:marLeft w:val="640"/>
          <w:marRight w:val="0"/>
          <w:marTop w:val="0"/>
          <w:marBottom w:val="0"/>
          <w:divBdr>
            <w:top w:val="none" w:sz="0" w:space="0" w:color="auto"/>
            <w:left w:val="none" w:sz="0" w:space="0" w:color="auto"/>
            <w:bottom w:val="none" w:sz="0" w:space="0" w:color="auto"/>
            <w:right w:val="none" w:sz="0" w:space="0" w:color="auto"/>
          </w:divBdr>
        </w:div>
        <w:div w:id="877855407">
          <w:marLeft w:val="640"/>
          <w:marRight w:val="0"/>
          <w:marTop w:val="0"/>
          <w:marBottom w:val="0"/>
          <w:divBdr>
            <w:top w:val="none" w:sz="0" w:space="0" w:color="auto"/>
            <w:left w:val="none" w:sz="0" w:space="0" w:color="auto"/>
            <w:bottom w:val="none" w:sz="0" w:space="0" w:color="auto"/>
            <w:right w:val="none" w:sz="0" w:space="0" w:color="auto"/>
          </w:divBdr>
        </w:div>
        <w:div w:id="1099717047">
          <w:marLeft w:val="640"/>
          <w:marRight w:val="0"/>
          <w:marTop w:val="0"/>
          <w:marBottom w:val="0"/>
          <w:divBdr>
            <w:top w:val="none" w:sz="0" w:space="0" w:color="auto"/>
            <w:left w:val="none" w:sz="0" w:space="0" w:color="auto"/>
            <w:bottom w:val="none" w:sz="0" w:space="0" w:color="auto"/>
            <w:right w:val="none" w:sz="0" w:space="0" w:color="auto"/>
          </w:divBdr>
        </w:div>
        <w:div w:id="1288272382">
          <w:marLeft w:val="640"/>
          <w:marRight w:val="0"/>
          <w:marTop w:val="0"/>
          <w:marBottom w:val="0"/>
          <w:divBdr>
            <w:top w:val="none" w:sz="0" w:space="0" w:color="auto"/>
            <w:left w:val="none" w:sz="0" w:space="0" w:color="auto"/>
            <w:bottom w:val="none" w:sz="0" w:space="0" w:color="auto"/>
            <w:right w:val="none" w:sz="0" w:space="0" w:color="auto"/>
          </w:divBdr>
        </w:div>
        <w:div w:id="1399205089">
          <w:marLeft w:val="640"/>
          <w:marRight w:val="0"/>
          <w:marTop w:val="0"/>
          <w:marBottom w:val="0"/>
          <w:divBdr>
            <w:top w:val="none" w:sz="0" w:space="0" w:color="auto"/>
            <w:left w:val="none" w:sz="0" w:space="0" w:color="auto"/>
            <w:bottom w:val="none" w:sz="0" w:space="0" w:color="auto"/>
            <w:right w:val="none" w:sz="0" w:space="0" w:color="auto"/>
          </w:divBdr>
        </w:div>
        <w:div w:id="1496460617">
          <w:marLeft w:val="640"/>
          <w:marRight w:val="0"/>
          <w:marTop w:val="0"/>
          <w:marBottom w:val="0"/>
          <w:divBdr>
            <w:top w:val="none" w:sz="0" w:space="0" w:color="auto"/>
            <w:left w:val="none" w:sz="0" w:space="0" w:color="auto"/>
            <w:bottom w:val="none" w:sz="0" w:space="0" w:color="auto"/>
            <w:right w:val="none" w:sz="0" w:space="0" w:color="auto"/>
          </w:divBdr>
        </w:div>
        <w:div w:id="1588271062">
          <w:marLeft w:val="640"/>
          <w:marRight w:val="0"/>
          <w:marTop w:val="0"/>
          <w:marBottom w:val="0"/>
          <w:divBdr>
            <w:top w:val="none" w:sz="0" w:space="0" w:color="auto"/>
            <w:left w:val="none" w:sz="0" w:space="0" w:color="auto"/>
            <w:bottom w:val="none" w:sz="0" w:space="0" w:color="auto"/>
            <w:right w:val="none" w:sz="0" w:space="0" w:color="auto"/>
          </w:divBdr>
        </w:div>
        <w:div w:id="1925646744">
          <w:marLeft w:val="640"/>
          <w:marRight w:val="0"/>
          <w:marTop w:val="0"/>
          <w:marBottom w:val="0"/>
          <w:divBdr>
            <w:top w:val="none" w:sz="0" w:space="0" w:color="auto"/>
            <w:left w:val="none" w:sz="0" w:space="0" w:color="auto"/>
            <w:bottom w:val="none" w:sz="0" w:space="0" w:color="auto"/>
            <w:right w:val="none" w:sz="0" w:space="0" w:color="auto"/>
          </w:divBdr>
        </w:div>
        <w:div w:id="1952668046">
          <w:marLeft w:val="640"/>
          <w:marRight w:val="0"/>
          <w:marTop w:val="0"/>
          <w:marBottom w:val="0"/>
          <w:divBdr>
            <w:top w:val="none" w:sz="0" w:space="0" w:color="auto"/>
            <w:left w:val="none" w:sz="0" w:space="0" w:color="auto"/>
            <w:bottom w:val="none" w:sz="0" w:space="0" w:color="auto"/>
            <w:right w:val="none" w:sz="0" w:space="0" w:color="auto"/>
          </w:divBdr>
        </w:div>
        <w:div w:id="1982881302">
          <w:marLeft w:val="640"/>
          <w:marRight w:val="0"/>
          <w:marTop w:val="0"/>
          <w:marBottom w:val="0"/>
          <w:divBdr>
            <w:top w:val="none" w:sz="0" w:space="0" w:color="auto"/>
            <w:left w:val="none" w:sz="0" w:space="0" w:color="auto"/>
            <w:bottom w:val="none" w:sz="0" w:space="0" w:color="auto"/>
            <w:right w:val="none" w:sz="0" w:space="0" w:color="auto"/>
          </w:divBdr>
        </w:div>
        <w:div w:id="2011828914">
          <w:marLeft w:val="640"/>
          <w:marRight w:val="0"/>
          <w:marTop w:val="0"/>
          <w:marBottom w:val="0"/>
          <w:divBdr>
            <w:top w:val="none" w:sz="0" w:space="0" w:color="auto"/>
            <w:left w:val="none" w:sz="0" w:space="0" w:color="auto"/>
            <w:bottom w:val="none" w:sz="0" w:space="0" w:color="auto"/>
            <w:right w:val="none" w:sz="0" w:space="0" w:color="auto"/>
          </w:divBdr>
        </w:div>
        <w:div w:id="2058508576">
          <w:marLeft w:val="640"/>
          <w:marRight w:val="0"/>
          <w:marTop w:val="0"/>
          <w:marBottom w:val="0"/>
          <w:divBdr>
            <w:top w:val="none" w:sz="0" w:space="0" w:color="auto"/>
            <w:left w:val="none" w:sz="0" w:space="0" w:color="auto"/>
            <w:bottom w:val="none" w:sz="0" w:space="0" w:color="auto"/>
            <w:right w:val="none" w:sz="0" w:space="0" w:color="auto"/>
          </w:divBdr>
        </w:div>
      </w:divsChild>
    </w:div>
    <w:div w:id="1698046497">
      <w:bodyDiv w:val="1"/>
      <w:marLeft w:val="0"/>
      <w:marRight w:val="0"/>
      <w:marTop w:val="0"/>
      <w:marBottom w:val="0"/>
      <w:divBdr>
        <w:top w:val="none" w:sz="0" w:space="0" w:color="auto"/>
        <w:left w:val="none" w:sz="0" w:space="0" w:color="auto"/>
        <w:bottom w:val="none" w:sz="0" w:space="0" w:color="auto"/>
        <w:right w:val="none" w:sz="0" w:space="0" w:color="auto"/>
      </w:divBdr>
    </w:div>
    <w:div w:id="1724937617">
      <w:bodyDiv w:val="1"/>
      <w:marLeft w:val="0"/>
      <w:marRight w:val="0"/>
      <w:marTop w:val="0"/>
      <w:marBottom w:val="0"/>
      <w:divBdr>
        <w:top w:val="none" w:sz="0" w:space="0" w:color="auto"/>
        <w:left w:val="none" w:sz="0" w:space="0" w:color="auto"/>
        <w:bottom w:val="none" w:sz="0" w:space="0" w:color="auto"/>
        <w:right w:val="none" w:sz="0" w:space="0" w:color="auto"/>
      </w:divBdr>
      <w:divsChild>
        <w:div w:id="46804639">
          <w:marLeft w:val="640"/>
          <w:marRight w:val="0"/>
          <w:marTop w:val="0"/>
          <w:marBottom w:val="0"/>
          <w:divBdr>
            <w:top w:val="none" w:sz="0" w:space="0" w:color="auto"/>
            <w:left w:val="none" w:sz="0" w:space="0" w:color="auto"/>
            <w:bottom w:val="none" w:sz="0" w:space="0" w:color="auto"/>
            <w:right w:val="none" w:sz="0" w:space="0" w:color="auto"/>
          </w:divBdr>
        </w:div>
        <w:div w:id="186214398">
          <w:marLeft w:val="640"/>
          <w:marRight w:val="0"/>
          <w:marTop w:val="0"/>
          <w:marBottom w:val="0"/>
          <w:divBdr>
            <w:top w:val="none" w:sz="0" w:space="0" w:color="auto"/>
            <w:left w:val="none" w:sz="0" w:space="0" w:color="auto"/>
            <w:bottom w:val="none" w:sz="0" w:space="0" w:color="auto"/>
            <w:right w:val="none" w:sz="0" w:space="0" w:color="auto"/>
          </w:divBdr>
        </w:div>
        <w:div w:id="315190512">
          <w:marLeft w:val="640"/>
          <w:marRight w:val="0"/>
          <w:marTop w:val="0"/>
          <w:marBottom w:val="0"/>
          <w:divBdr>
            <w:top w:val="none" w:sz="0" w:space="0" w:color="auto"/>
            <w:left w:val="none" w:sz="0" w:space="0" w:color="auto"/>
            <w:bottom w:val="none" w:sz="0" w:space="0" w:color="auto"/>
            <w:right w:val="none" w:sz="0" w:space="0" w:color="auto"/>
          </w:divBdr>
        </w:div>
        <w:div w:id="346447955">
          <w:marLeft w:val="640"/>
          <w:marRight w:val="0"/>
          <w:marTop w:val="0"/>
          <w:marBottom w:val="0"/>
          <w:divBdr>
            <w:top w:val="none" w:sz="0" w:space="0" w:color="auto"/>
            <w:left w:val="none" w:sz="0" w:space="0" w:color="auto"/>
            <w:bottom w:val="none" w:sz="0" w:space="0" w:color="auto"/>
            <w:right w:val="none" w:sz="0" w:space="0" w:color="auto"/>
          </w:divBdr>
        </w:div>
        <w:div w:id="389111158">
          <w:marLeft w:val="640"/>
          <w:marRight w:val="0"/>
          <w:marTop w:val="0"/>
          <w:marBottom w:val="0"/>
          <w:divBdr>
            <w:top w:val="none" w:sz="0" w:space="0" w:color="auto"/>
            <w:left w:val="none" w:sz="0" w:space="0" w:color="auto"/>
            <w:bottom w:val="none" w:sz="0" w:space="0" w:color="auto"/>
            <w:right w:val="none" w:sz="0" w:space="0" w:color="auto"/>
          </w:divBdr>
        </w:div>
        <w:div w:id="544686113">
          <w:marLeft w:val="640"/>
          <w:marRight w:val="0"/>
          <w:marTop w:val="0"/>
          <w:marBottom w:val="0"/>
          <w:divBdr>
            <w:top w:val="none" w:sz="0" w:space="0" w:color="auto"/>
            <w:left w:val="none" w:sz="0" w:space="0" w:color="auto"/>
            <w:bottom w:val="none" w:sz="0" w:space="0" w:color="auto"/>
            <w:right w:val="none" w:sz="0" w:space="0" w:color="auto"/>
          </w:divBdr>
        </w:div>
        <w:div w:id="604965747">
          <w:marLeft w:val="640"/>
          <w:marRight w:val="0"/>
          <w:marTop w:val="0"/>
          <w:marBottom w:val="0"/>
          <w:divBdr>
            <w:top w:val="none" w:sz="0" w:space="0" w:color="auto"/>
            <w:left w:val="none" w:sz="0" w:space="0" w:color="auto"/>
            <w:bottom w:val="none" w:sz="0" w:space="0" w:color="auto"/>
            <w:right w:val="none" w:sz="0" w:space="0" w:color="auto"/>
          </w:divBdr>
        </w:div>
        <w:div w:id="643583526">
          <w:marLeft w:val="640"/>
          <w:marRight w:val="0"/>
          <w:marTop w:val="0"/>
          <w:marBottom w:val="0"/>
          <w:divBdr>
            <w:top w:val="none" w:sz="0" w:space="0" w:color="auto"/>
            <w:left w:val="none" w:sz="0" w:space="0" w:color="auto"/>
            <w:bottom w:val="none" w:sz="0" w:space="0" w:color="auto"/>
            <w:right w:val="none" w:sz="0" w:space="0" w:color="auto"/>
          </w:divBdr>
        </w:div>
        <w:div w:id="703948970">
          <w:marLeft w:val="640"/>
          <w:marRight w:val="0"/>
          <w:marTop w:val="0"/>
          <w:marBottom w:val="0"/>
          <w:divBdr>
            <w:top w:val="none" w:sz="0" w:space="0" w:color="auto"/>
            <w:left w:val="none" w:sz="0" w:space="0" w:color="auto"/>
            <w:bottom w:val="none" w:sz="0" w:space="0" w:color="auto"/>
            <w:right w:val="none" w:sz="0" w:space="0" w:color="auto"/>
          </w:divBdr>
        </w:div>
        <w:div w:id="721908830">
          <w:marLeft w:val="640"/>
          <w:marRight w:val="0"/>
          <w:marTop w:val="0"/>
          <w:marBottom w:val="0"/>
          <w:divBdr>
            <w:top w:val="none" w:sz="0" w:space="0" w:color="auto"/>
            <w:left w:val="none" w:sz="0" w:space="0" w:color="auto"/>
            <w:bottom w:val="none" w:sz="0" w:space="0" w:color="auto"/>
            <w:right w:val="none" w:sz="0" w:space="0" w:color="auto"/>
          </w:divBdr>
        </w:div>
        <w:div w:id="1063795448">
          <w:marLeft w:val="640"/>
          <w:marRight w:val="0"/>
          <w:marTop w:val="0"/>
          <w:marBottom w:val="0"/>
          <w:divBdr>
            <w:top w:val="none" w:sz="0" w:space="0" w:color="auto"/>
            <w:left w:val="none" w:sz="0" w:space="0" w:color="auto"/>
            <w:bottom w:val="none" w:sz="0" w:space="0" w:color="auto"/>
            <w:right w:val="none" w:sz="0" w:space="0" w:color="auto"/>
          </w:divBdr>
        </w:div>
        <w:div w:id="1192650967">
          <w:marLeft w:val="640"/>
          <w:marRight w:val="0"/>
          <w:marTop w:val="0"/>
          <w:marBottom w:val="0"/>
          <w:divBdr>
            <w:top w:val="none" w:sz="0" w:space="0" w:color="auto"/>
            <w:left w:val="none" w:sz="0" w:space="0" w:color="auto"/>
            <w:bottom w:val="none" w:sz="0" w:space="0" w:color="auto"/>
            <w:right w:val="none" w:sz="0" w:space="0" w:color="auto"/>
          </w:divBdr>
        </w:div>
        <w:div w:id="1267928137">
          <w:marLeft w:val="640"/>
          <w:marRight w:val="0"/>
          <w:marTop w:val="0"/>
          <w:marBottom w:val="0"/>
          <w:divBdr>
            <w:top w:val="none" w:sz="0" w:space="0" w:color="auto"/>
            <w:left w:val="none" w:sz="0" w:space="0" w:color="auto"/>
            <w:bottom w:val="none" w:sz="0" w:space="0" w:color="auto"/>
            <w:right w:val="none" w:sz="0" w:space="0" w:color="auto"/>
          </w:divBdr>
        </w:div>
        <w:div w:id="1454058623">
          <w:marLeft w:val="640"/>
          <w:marRight w:val="0"/>
          <w:marTop w:val="0"/>
          <w:marBottom w:val="0"/>
          <w:divBdr>
            <w:top w:val="none" w:sz="0" w:space="0" w:color="auto"/>
            <w:left w:val="none" w:sz="0" w:space="0" w:color="auto"/>
            <w:bottom w:val="none" w:sz="0" w:space="0" w:color="auto"/>
            <w:right w:val="none" w:sz="0" w:space="0" w:color="auto"/>
          </w:divBdr>
        </w:div>
        <w:div w:id="1495678359">
          <w:marLeft w:val="640"/>
          <w:marRight w:val="0"/>
          <w:marTop w:val="0"/>
          <w:marBottom w:val="0"/>
          <w:divBdr>
            <w:top w:val="none" w:sz="0" w:space="0" w:color="auto"/>
            <w:left w:val="none" w:sz="0" w:space="0" w:color="auto"/>
            <w:bottom w:val="none" w:sz="0" w:space="0" w:color="auto"/>
            <w:right w:val="none" w:sz="0" w:space="0" w:color="auto"/>
          </w:divBdr>
        </w:div>
        <w:div w:id="1745225433">
          <w:marLeft w:val="640"/>
          <w:marRight w:val="0"/>
          <w:marTop w:val="0"/>
          <w:marBottom w:val="0"/>
          <w:divBdr>
            <w:top w:val="none" w:sz="0" w:space="0" w:color="auto"/>
            <w:left w:val="none" w:sz="0" w:space="0" w:color="auto"/>
            <w:bottom w:val="none" w:sz="0" w:space="0" w:color="auto"/>
            <w:right w:val="none" w:sz="0" w:space="0" w:color="auto"/>
          </w:divBdr>
        </w:div>
        <w:div w:id="1764833645">
          <w:marLeft w:val="640"/>
          <w:marRight w:val="0"/>
          <w:marTop w:val="0"/>
          <w:marBottom w:val="0"/>
          <w:divBdr>
            <w:top w:val="none" w:sz="0" w:space="0" w:color="auto"/>
            <w:left w:val="none" w:sz="0" w:space="0" w:color="auto"/>
            <w:bottom w:val="none" w:sz="0" w:space="0" w:color="auto"/>
            <w:right w:val="none" w:sz="0" w:space="0" w:color="auto"/>
          </w:divBdr>
        </w:div>
        <w:div w:id="1816608507">
          <w:marLeft w:val="640"/>
          <w:marRight w:val="0"/>
          <w:marTop w:val="0"/>
          <w:marBottom w:val="0"/>
          <w:divBdr>
            <w:top w:val="none" w:sz="0" w:space="0" w:color="auto"/>
            <w:left w:val="none" w:sz="0" w:space="0" w:color="auto"/>
            <w:bottom w:val="none" w:sz="0" w:space="0" w:color="auto"/>
            <w:right w:val="none" w:sz="0" w:space="0" w:color="auto"/>
          </w:divBdr>
        </w:div>
        <w:div w:id="1927611136">
          <w:marLeft w:val="640"/>
          <w:marRight w:val="0"/>
          <w:marTop w:val="0"/>
          <w:marBottom w:val="0"/>
          <w:divBdr>
            <w:top w:val="none" w:sz="0" w:space="0" w:color="auto"/>
            <w:left w:val="none" w:sz="0" w:space="0" w:color="auto"/>
            <w:bottom w:val="none" w:sz="0" w:space="0" w:color="auto"/>
            <w:right w:val="none" w:sz="0" w:space="0" w:color="auto"/>
          </w:divBdr>
        </w:div>
      </w:divsChild>
    </w:div>
    <w:div w:id="1730224489">
      <w:bodyDiv w:val="1"/>
      <w:marLeft w:val="0"/>
      <w:marRight w:val="0"/>
      <w:marTop w:val="0"/>
      <w:marBottom w:val="0"/>
      <w:divBdr>
        <w:top w:val="none" w:sz="0" w:space="0" w:color="auto"/>
        <w:left w:val="none" w:sz="0" w:space="0" w:color="auto"/>
        <w:bottom w:val="none" w:sz="0" w:space="0" w:color="auto"/>
        <w:right w:val="none" w:sz="0" w:space="0" w:color="auto"/>
      </w:divBdr>
      <w:divsChild>
        <w:div w:id="201226">
          <w:marLeft w:val="640"/>
          <w:marRight w:val="0"/>
          <w:marTop w:val="0"/>
          <w:marBottom w:val="0"/>
          <w:divBdr>
            <w:top w:val="none" w:sz="0" w:space="0" w:color="auto"/>
            <w:left w:val="none" w:sz="0" w:space="0" w:color="auto"/>
            <w:bottom w:val="none" w:sz="0" w:space="0" w:color="auto"/>
            <w:right w:val="none" w:sz="0" w:space="0" w:color="auto"/>
          </w:divBdr>
        </w:div>
        <w:div w:id="101998141">
          <w:marLeft w:val="640"/>
          <w:marRight w:val="0"/>
          <w:marTop w:val="0"/>
          <w:marBottom w:val="0"/>
          <w:divBdr>
            <w:top w:val="none" w:sz="0" w:space="0" w:color="auto"/>
            <w:left w:val="none" w:sz="0" w:space="0" w:color="auto"/>
            <w:bottom w:val="none" w:sz="0" w:space="0" w:color="auto"/>
            <w:right w:val="none" w:sz="0" w:space="0" w:color="auto"/>
          </w:divBdr>
        </w:div>
        <w:div w:id="261494203">
          <w:marLeft w:val="640"/>
          <w:marRight w:val="0"/>
          <w:marTop w:val="0"/>
          <w:marBottom w:val="0"/>
          <w:divBdr>
            <w:top w:val="none" w:sz="0" w:space="0" w:color="auto"/>
            <w:left w:val="none" w:sz="0" w:space="0" w:color="auto"/>
            <w:bottom w:val="none" w:sz="0" w:space="0" w:color="auto"/>
            <w:right w:val="none" w:sz="0" w:space="0" w:color="auto"/>
          </w:divBdr>
        </w:div>
        <w:div w:id="366761002">
          <w:marLeft w:val="640"/>
          <w:marRight w:val="0"/>
          <w:marTop w:val="0"/>
          <w:marBottom w:val="0"/>
          <w:divBdr>
            <w:top w:val="none" w:sz="0" w:space="0" w:color="auto"/>
            <w:left w:val="none" w:sz="0" w:space="0" w:color="auto"/>
            <w:bottom w:val="none" w:sz="0" w:space="0" w:color="auto"/>
            <w:right w:val="none" w:sz="0" w:space="0" w:color="auto"/>
          </w:divBdr>
        </w:div>
        <w:div w:id="557252706">
          <w:marLeft w:val="640"/>
          <w:marRight w:val="0"/>
          <w:marTop w:val="0"/>
          <w:marBottom w:val="0"/>
          <w:divBdr>
            <w:top w:val="none" w:sz="0" w:space="0" w:color="auto"/>
            <w:left w:val="none" w:sz="0" w:space="0" w:color="auto"/>
            <w:bottom w:val="none" w:sz="0" w:space="0" w:color="auto"/>
            <w:right w:val="none" w:sz="0" w:space="0" w:color="auto"/>
          </w:divBdr>
        </w:div>
        <w:div w:id="663897946">
          <w:marLeft w:val="640"/>
          <w:marRight w:val="0"/>
          <w:marTop w:val="0"/>
          <w:marBottom w:val="0"/>
          <w:divBdr>
            <w:top w:val="none" w:sz="0" w:space="0" w:color="auto"/>
            <w:left w:val="none" w:sz="0" w:space="0" w:color="auto"/>
            <w:bottom w:val="none" w:sz="0" w:space="0" w:color="auto"/>
            <w:right w:val="none" w:sz="0" w:space="0" w:color="auto"/>
          </w:divBdr>
        </w:div>
        <w:div w:id="764231921">
          <w:marLeft w:val="640"/>
          <w:marRight w:val="0"/>
          <w:marTop w:val="0"/>
          <w:marBottom w:val="0"/>
          <w:divBdr>
            <w:top w:val="none" w:sz="0" w:space="0" w:color="auto"/>
            <w:left w:val="none" w:sz="0" w:space="0" w:color="auto"/>
            <w:bottom w:val="none" w:sz="0" w:space="0" w:color="auto"/>
            <w:right w:val="none" w:sz="0" w:space="0" w:color="auto"/>
          </w:divBdr>
        </w:div>
        <w:div w:id="1059984180">
          <w:marLeft w:val="640"/>
          <w:marRight w:val="0"/>
          <w:marTop w:val="0"/>
          <w:marBottom w:val="0"/>
          <w:divBdr>
            <w:top w:val="none" w:sz="0" w:space="0" w:color="auto"/>
            <w:left w:val="none" w:sz="0" w:space="0" w:color="auto"/>
            <w:bottom w:val="none" w:sz="0" w:space="0" w:color="auto"/>
            <w:right w:val="none" w:sz="0" w:space="0" w:color="auto"/>
          </w:divBdr>
        </w:div>
        <w:div w:id="1081179474">
          <w:marLeft w:val="640"/>
          <w:marRight w:val="0"/>
          <w:marTop w:val="0"/>
          <w:marBottom w:val="0"/>
          <w:divBdr>
            <w:top w:val="none" w:sz="0" w:space="0" w:color="auto"/>
            <w:left w:val="none" w:sz="0" w:space="0" w:color="auto"/>
            <w:bottom w:val="none" w:sz="0" w:space="0" w:color="auto"/>
            <w:right w:val="none" w:sz="0" w:space="0" w:color="auto"/>
          </w:divBdr>
        </w:div>
        <w:div w:id="1110206053">
          <w:marLeft w:val="640"/>
          <w:marRight w:val="0"/>
          <w:marTop w:val="0"/>
          <w:marBottom w:val="0"/>
          <w:divBdr>
            <w:top w:val="none" w:sz="0" w:space="0" w:color="auto"/>
            <w:left w:val="none" w:sz="0" w:space="0" w:color="auto"/>
            <w:bottom w:val="none" w:sz="0" w:space="0" w:color="auto"/>
            <w:right w:val="none" w:sz="0" w:space="0" w:color="auto"/>
          </w:divBdr>
        </w:div>
        <w:div w:id="1526671688">
          <w:marLeft w:val="640"/>
          <w:marRight w:val="0"/>
          <w:marTop w:val="0"/>
          <w:marBottom w:val="0"/>
          <w:divBdr>
            <w:top w:val="none" w:sz="0" w:space="0" w:color="auto"/>
            <w:left w:val="none" w:sz="0" w:space="0" w:color="auto"/>
            <w:bottom w:val="none" w:sz="0" w:space="0" w:color="auto"/>
            <w:right w:val="none" w:sz="0" w:space="0" w:color="auto"/>
          </w:divBdr>
        </w:div>
        <w:div w:id="1531339089">
          <w:marLeft w:val="640"/>
          <w:marRight w:val="0"/>
          <w:marTop w:val="0"/>
          <w:marBottom w:val="0"/>
          <w:divBdr>
            <w:top w:val="none" w:sz="0" w:space="0" w:color="auto"/>
            <w:left w:val="none" w:sz="0" w:space="0" w:color="auto"/>
            <w:bottom w:val="none" w:sz="0" w:space="0" w:color="auto"/>
            <w:right w:val="none" w:sz="0" w:space="0" w:color="auto"/>
          </w:divBdr>
        </w:div>
        <w:div w:id="1594782160">
          <w:marLeft w:val="640"/>
          <w:marRight w:val="0"/>
          <w:marTop w:val="0"/>
          <w:marBottom w:val="0"/>
          <w:divBdr>
            <w:top w:val="none" w:sz="0" w:space="0" w:color="auto"/>
            <w:left w:val="none" w:sz="0" w:space="0" w:color="auto"/>
            <w:bottom w:val="none" w:sz="0" w:space="0" w:color="auto"/>
            <w:right w:val="none" w:sz="0" w:space="0" w:color="auto"/>
          </w:divBdr>
        </w:div>
        <w:div w:id="1611474119">
          <w:marLeft w:val="640"/>
          <w:marRight w:val="0"/>
          <w:marTop w:val="0"/>
          <w:marBottom w:val="0"/>
          <w:divBdr>
            <w:top w:val="none" w:sz="0" w:space="0" w:color="auto"/>
            <w:left w:val="none" w:sz="0" w:space="0" w:color="auto"/>
            <w:bottom w:val="none" w:sz="0" w:space="0" w:color="auto"/>
            <w:right w:val="none" w:sz="0" w:space="0" w:color="auto"/>
          </w:divBdr>
        </w:div>
        <w:div w:id="1635214322">
          <w:marLeft w:val="640"/>
          <w:marRight w:val="0"/>
          <w:marTop w:val="0"/>
          <w:marBottom w:val="0"/>
          <w:divBdr>
            <w:top w:val="none" w:sz="0" w:space="0" w:color="auto"/>
            <w:left w:val="none" w:sz="0" w:space="0" w:color="auto"/>
            <w:bottom w:val="none" w:sz="0" w:space="0" w:color="auto"/>
            <w:right w:val="none" w:sz="0" w:space="0" w:color="auto"/>
          </w:divBdr>
        </w:div>
        <w:div w:id="1764839392">
          <w:marLeft w:val="640"/>
          <w:marRight w:val="0"/>
          <w:marTop w:val="0"/>
          <w:marBottom w:val="0"/>
          <w:divBdr>
            <w:top w:val="none" w:sz="0" w:space="0" w:color="auto"/>
            <w:left w:val="none" w:sz="0" w:space="0" w:color="auto"/>
            <w:bottom w:val="none" w:sz="0" w:space="0" w:color="auto"/>
            <w:right w:val="none" w:sz="0" w:space="0" w:color="auto"/>
          </w:divBdr>
        </w:div>
        <w:div w:id="1863666060">
          <w:marLeft w:val="640"/>
          <w:marRight w:val="0"/>
          <w:marTop w:val="0"/>
          <w:marBottom w:val="0"/>
          <w:divBdr>
            <w:top w:val="none" w:sz="0" w:space="0" w:color="auto"/>
            <w:left w:val="none" w:sz="0" w:space="0" w:color="auto"/>
            <w:bottom w:val="none" w:sz="0" w:space="0" w:color="auto"/>
            <w:right w:val="none" w:sz="0" w:space="0" w:color="auto"/>
          </w:divBdr>
        </w:div>
        <w:div w:id="1889105666">
          <w:marLeft w:val="640"/>
          <w:marRight w:val="0"/>
          <w:marTop w:val="0"/>
          <w:marBottom w:val="0"/>
          <w:divBdr>
            <w:top w:val="none" w:sz="0" w:space="0" w:color="auto"/>
            <w:left w:val="none" w:sz="0" w:space="0" w:color="auto"/>
            <w:bottom w:val="none" w:sz="0" w:space="0" w:color="auto"/>
            <w:right w:val="none" w:sz="0" w:space="0" w:color="auto"/>
          </w:divBdr>
        </w:div>
        <w:div w:id="2021082460">
          <w:marLeft w:val="640"/>
          <w:marRight w:val="0"/>
          <w:marTop w:val="0"/>
          <w:marBottom w:val="0"/>
          <w:divBdr>
            <w:top w:val="none" w:sz="0" w:space="0" w:color="auto"/>
            <w:left w:val="none" w:sz="0" w:space="0" w:color="auto"/>
            <w:bottom w:val="none" w:sz="0" w:space="0" w:color="auto"/>
            <w:right w:val="none" w:sz="0" w:space="0" w:color="auto"/>
          </w:divBdr>
        </w:div>
      </w:divsChild>
    </w:div>
    <w:div w:id="1737363931">
      <w:bodyDiv w:val="1"/>
      <w:marLeft w:val="0"/>
      <w:marRight w:val="0"/>
      <w:marTop w:val="0"/>
      <w:marBottom w:val="0"/>
      <w:divBdr>
        <w:top w:val="none" w:sz="0" w:space="0" w:color="auto"/>
        <w:left w:val="none" w:sz="0" w:space="0" w:color="auto"/>
        <w:bottom w:val="none" w:sz="0" w:space="0" w:color="auto"/>
        <w:right w:val="none" w:sz="0" w:space="0" w:color="auto"/>
      </w:divBdr>
      <w:divsChild>
        <w:div w:id="13699518">
          <w:marLeft w:val="640"/>
          <w:marRight w:val="0"/>
          <w:marTop w:val="0"/>
          <w:marBottom w:val="0"/>
          <w:divBdr>
            <w:top w:val="none" w:sz="0" w:space="0" w:color="auto"/>
            <w:left w:val="none" w:sz="0" w:space="0" w:color="auto"/>
            <w:bottom w:val="none" w:sz="0" w:space="0" w:color="auto"/>
            <w:right w:val="none" w:sz="0" w:space="0" w:color="auto"/>
          </w:divBdr>
        </w:div>
        <w:div w:id="71129127">
          <w:marLeft w:val="640"/>
          <w:marRight w:val="0"/>
          <w:marTop w:val="0"/>
          <w:marBottom w:val="0"/>
          <w:divBdr>
            <w:top w:val="none" w:sz="0" w:space="0" w:color="auto"/>
            <w:left w:val="none" w:sz="0" w:space="0" w:color="auto"/>
            <w:bottom w:val="none" w:sz="0" w:space="0" w:color="auto"/>
            <w:right w:val="none" w:sz="0" w:space="0" w:color="auto"/>
          </w:divBdr>
        </w:div>
        <w:div w:id="172501258">
          <w:marLeft w:val="640"/>
          <w:marRight w:val="0"/>
          <w:marTop w:val="0"/>
          <w:marBottom w:val="0"/>
          <w:divBdr>
            <w:top w:val="none" w:sz="0" w:space="0" w:color="auto"/>
            <w:left w:val="none" w:sz="0" w:space="0" w:color="auto"/>
            <w:bottom w:val="none" w:sz="0" w:space="0" w:color="auto"/>
            <w:right w:val="none" w:sz="0" w:space="0" w:color="auto"/>
          </w:divBdr>
        </w:div>
        <w:div w:id="533347629">
          <w:marLeft w:val="640"/>
          <w:marRight w:val="0"/>
          <w:marTop w:val="0"/>
          <w:marBottom w:val="0"/>
          <w:divBdr>
            <w:top w:val="none" w:sz="0" w:space="0" w:color="auto"/>
            <w:left w:val="none" w:sz="0" w:space="0" w:color="auto"/>
            <w:bottom w:val="none" w:sz="0" w:space="0" w:color="auto"/>
            <w:right w:val="none" w:sz="0" w:space="0" w:color="auto"/>
          </w:divBdr>
        </w:div>
        <w:div w:id="542909843">
          <w:marLeft w:val="640"/>
          <w:marRight w:val="0"/>
          <w:marTop w:val="0"/>
          <w:marBottom w:val="0"/>
          <w:divBdr>
            <w:top w:val="none" w:sz="0" w:space="0" w:color="auto"/>
            <w:left w:val="none" w:sz="0" w:space="0" w:color="auto"/>
            <w:bottom w:val="none" w:sz="0" w:space="0" w:color="auto"/>
            <w:right w:val="none" w:sz="0" w:space="0" w:color="auto"/>
          </w:divBdr>
        </w:div>
        <w:div w:id="563876511">
          <w:marLeft w:val="640"/>
          <w:marRight w:val="0"/>
          <w:marTop w:val="0"/>
          <w:marBottom w:val="0"/>
          <w:divBdr>
            <w:top w:val="none" w:sz="0" w:space="0" w:color="auto"/>
            <w:left w:val="none" w:sz="0" w:space="0" w:color="auto"/>
            <w:bottom w:val="none" w:sz="0" w:space="0" w:color="auto"/>
            <w:right w:val="none" w:sz="0" w:space="0" w:color="auto"/>
          </w:divBdr>
        </w:div>
        <w:div w:id="642076738">
          <w:marLeft w:val="640"/>
          <w:marRight w:val="0"/>
          <w:marTop w:val="0"/>
          <w:marBottom w:val="0"/>
          <w:divBdr>
            <w:top w:val="none" w:sz="0" w:space="0" w:color="auto"/>
            <w:left w:val="none" w:sz="0" w:space="0" w:color="auto"/>
            <w:bottom w:val="none" w:sz="0" w:space="0" w:color="auto"/>
            <w:right w:val="none" w:sz="0" w:space="0" w:color="auto"/>
          </w:divBdr>
        </w:div>
        <w:div w:id="1033731315">
          <w:marLeft w:val="640"/>
          <w:marRight w:val="0"/>
          <w:marTop w:val="0"/>
          <w:marBottom w:val="0"/>
          <w:divBdr>
            <w:top w:val="none" w:sz="0" w:space="0" w:color="auto"/>
            <w:left w:val="none" w:sz="0" w:space="0" w:color="auto"/>
            <w:bottom w:val="none" w:sz="0" w:space="0" w:color="auto"/>
            <w:right w:val="none" w:sz="0" w:space="0" w:color="auto"/>
          </w:divBdr>
        </w:div>
        <w:div w:id="1121925677">
          <w:marLeft w:val="640"/>
          <w:marRight w:val="0"/>
          <w:marTop w:val="0"/>
          <w:marBottom w:val="0"/>
          <w:divBdr>
            <w:top w:val="none" w:sz="0" w:space="0" w:color="auto"/>
            <w:left w:val="none" w:sz="0" w:space="0" w:color="auto"/>
            <w:bottom w:val="none" w:sz="0" w:space="0" w:color="auto"/>
            <w:right w:val="none" w:sz="0" w:space="0" w:color="auto"/>
          </w:divBdr>
        </w:div>
        <w:div w:id="1392189530">
          <w:marLeft w:val="640"/>
          <w:marRight w:val="0"/>
          <w:marTop w:val="0"/>
          <w:marBottom w:val="0"/>
          <w:divBdr>
            <w:top w:val="none" w:sz="0" w:space="0" w:color="auto"/>
            <w:left w:val="none" w:sz="0" w:space="0" w:color="auto"/>
            <w:bottom w:val="none" w:sz="0" w:space="0" w:color="auto"/>
            <w:right w:val="none" w:sz="0" w:space="0" w:color="auto"/>
          </w:divBdr>
        </w:div>
        <w:div w:id="1395809756">
          <w:marLeft w:val="640"/>
          <w:marRight w:val="0"/>
          <w:marTop w:val="0"/>
          <w:marBottom w:val="0"/>
          <w:divBdr>
            <w:top w:val="none" w:sz="0" w:space="0" w:color="auto"/>
            <w:left w:val="none" w:sz="0" w:space="0" w:color="auto"/>
            <w:bottom w:val="none" w:sz="0" w:space="0" w:color="auto"/>
            <w:right w:val="none" w:sz="0" w:space="0" w:color="auto"/>
          </w:divBdr>
        </w:div>
        <w:div w:id="1437208598">
          <w:marLeft w:val="640"/>
          <w:marRight w:val="0"/>
          <w:marTop w:val="0"/>
          <w:marBottom w:val="0"/>
          <w:divBdr>
            <w:top w:val="none" w:sz="0" w:space="0" w:color="auto"/>
            <w:left w:val="none" w:sz="0" w:space="0" w:color="auto"/>
            <w:bottom w:val="none" w:sz="0" w:space="0" w:color="auto"/>
            <w:right w:val="none" w:sz="0" w:space="0" w:color="auto"/>
          </w:divBdr>
        </w:div>
        <w:div w:id="1627614271">
          <w:marLeft w:val="640"/>
          <w:marRight w:val="0"/>
          <w:marTop w:val="0"/>
          <w:marBottom w:val="0"/>
          <w:divBdr>
            <w:top w:val="none" w:sz="0" w:space="0" w:color="auto"/>
            <w:left w:val="none" w:sz="0" w:space="0" w:color="auto"/>
            <w:bottom w:val="none" w:sz="0" w:space="0" w:color="auto"/>
            <w:right w:val="none" w:sz="0" w:space="0" w:color="auto"/>
          </w:divBdr>
        </w:div>
        <w:div w:id="1669820139">
          <w:marLeft w:val="640"/>
          <w:marRight w:val="0"/>
          <w:marTop w:val="0"/>
          <w:marBottom w:val="0"/>
          <w:divBdr>
            <w:top w:val="none" w:sz="0" w:space="0" w:color="auto"/>
            <w:left w:val="none" w:sz="0" w:space="0" w:color="auto"/>
            <w:bottom w:val="none" w:sz="0" w:space="0" w:color="auto"/>
            <w:right w:val="none" w:sz="0" w:space="0" w:color="auto"/>
          </w:divBdr>
        </w:div>
        <w:div w:id="1691487697">
          <w:marLeft w:val="640"/>
          <w:marRight w:val="0"/>
          <w:marTop w:val="0"/>
          <w:marBottom w:val="0"/>
          <w:divBdr>
            <w:top w:val="none" w:sz="0" w:space="0" w:color="auto"/>
            <w:left w:val="none" w:sz="0" w:space="0" w:color="auto"/>
            <w:bottom w:val="none" w:sz="0" w:space="0" w:color="auto"/>
            <w:right w:val="none" w:sz="0" w:space="0" w:color="auto"/>
          </w:divBdr>
        </w:div>
        <w:div w:id="1756707580">
          <w:marLeft w:val="640"/>
          <w:marRight w:val="0"/>
          <w:marTop w:val="0"/>
          <w:marBottom w:val="0"/>
          <w:divBdr>
            <w:top w:val="none" w:sz="0" w:space="0" w:color="auto"/>
            <w:left w:val="none" w:sz="0" w:space="0" w:color="auto"/>
            <w:bottom w:val="none" w:sz="0" w:space="0" w:color="auto"/>
            <w:right w:val="none" w:sz="0" w:space="0" w:color="auto"/>
          </w:divBdr>
        </w:div>
        <w:div w:id="1848711288">
          <w:marLeft w:val="640"/>
          <w:marRight w:val="0"/>
          <w:marTop w:val="0"/>
          <w:marBottom w:val="0"/>
          <w:divBdr>
            <w:top w:val="none" w:sz="0" w:space="0" w:color="auto"/>
            <w:left w:val="none" w:sz="0" w:space="0" w:color="auto"/>
            <w:bottom w:val="none" w:sz="0" w:space="0" w:color="auto"/>
            <w:right w:val="none" w:sz="0" w:space="0" w:color="auto"/>
          </w:divBdr>
        </w:div>
        <w:div w:id="1865632271">
          <w:marLeft w:val="640"/>
          <w:marRight w:val="0"/>
          <w:marTop w:val="0"/>
          <w:marBottom w:val="0"/>
          <w:divBdr>
            <w:top w:val="none" w:sz="0" w:space="0" w:color="auto"/>
            <w:left w:val="none" w:sz="0" w:space="0" w:color="auto"/>
            <w:bottom w:val="none" w:sz="0" w:space="0" w:color="auto"/>
            <w:right w:val="none" w:sz="0" w:space="0" w:color="auto"/>
          </w:divBdr>
        </w:div>
        <w:div w:id="2002729357">
          <w:marLeft w:val="640"/>
          <w:marRight w:val="0"/>
          <w:marTop w:val="0"/>
          <w:marBottom w:val="0"/>
          <w:divBdr>
            <w:top w:val="none" w:sz="0" w:space="0" w:color="auto"/>
            <w:left w:val="none" w:sz="0" w:space="0" w:color="auto"/>
            <w:bottom w:val="none" w:sz="0" w:space="0" w:color="auto"/>
            <w:right w:val="none" w:sz="0" w:space="0" w:color="auto"/>
          </w:divBdr>
        </w:div>
      </w:divsChild>
    </w:div>
    <w:div w:id="1742944897">
      <w:bodyDiv w:val="1"/>
      <w:marLeft w:val="0"/>
      <w:marRight w:val="0"/>
      <w:marTop w:val="0"/>
      <w:marBottom w:val="0"/>
      <w:divBdr>
        <w:top w:val="none" w:sz="0" w:space="0" w:color="auto"/>
        <w:left w:val="none" w:sz="0" w:space="0" w:color="auto"/>
        <w:bottom w:val="none" w:sz="0" w:space="0" w:color="auto"/>
        <w:right w:val="none" w:sz="0" w:space="0" w:color="auto"/>
      </w:divBdr>
      <w:divsChild>
        <w:div w:id="292711305">
          <w:marLeft w:val="640"/>
          <w:marRight w:val="0"/>
          <w:marTop w:val="0"/>
          <w:marBottom w:val="0"/>
          <w:divBdr>
            <w:top w:val="none" w:sz="0" w:space="0" w:color="auto"/>
            <w:left w:val="none" w:sz="0" w:space="0" w:color="auto"/>
            <w:bottom w:val="none" w:sz="0" w:space="0" w:color="auto"/>
            <w:right w:val="none" w:sz="0" w:space="0" w:color="auto"/>
          </w:divBdr>
        </w:div>
        <w:div w:id="370612342">
          <w:marLeft w:val="640"/>
          <w:marRight w:val="0"/>
          <w:marTop w:val="0"/>
          <w:marBottom w:val="0"/>
          <w:divBdr>
            <w:top w:val="none" w:sz="0" w:space="0" w:color="auto"/>
            <w:left w:val="none" w:sz="0" w:space="0" w:color="auto"/>
            <w:bottom w:val="none" w:sz="0" w:space="0" w:color="auto"/>
            <w:right w:val="none" w:sz="0" w:space="0" w:color="auto"/>
          </w:divBdr>
        </w:div>
        <w:div w:id="478033681">
          <w:marLeft w:val="640"/>
          <w:marRight w:val="0"/>
          <w:marTop w:val="0"/>
          <w:marBottom w:val="0"/>
          <w:divBdr>
            <w:top w:val="none" w:sz="0" w:space="0" w:color="auto"/>
            <w:left w:val="none" w:sz="0" w:space="0" w:color="auto"/>
            <w:bottom w:val="none" w:sz="0" w:space="0" w:color="auto"/>
            <w:right w:val="none" w:sz="0" w:space="0" w:color="auto"/>
          </w:divBdr>
        </w:div>
        <w:div w:id="539587386">
          <w:marLeft w:val="640"/>
          <w:marRight w:val="0"/>
          <w:marTop w:val="0"/>
          <w:marBottom w:val="0"/>
          <w:divBdr>
            <w:top w:val="none" w:sz="0" w:space="0" w:color="auto"/>
            <w:left w:val="none" w:sz="0" w:space="0" w:color="auto"/>
            <w:bottom w:val="none" w:sz="0" w:space="0" w:color="auto"/>
            <w:right w:val="none" w:sz="0" w:space="0" w:color="auto"/>
          </w:divBdr>
        </w:div>
        <w:div w:id="767429605">
          <w:marLeft w:val="640"/>
          <w:marRight w:val="0"/>
          <w:marTop w:val="0"/>
          <w:marBottom w:val="0"/>
          <w:divBdr>
            <w:top w:val="none" w:sz="0" w:space="0" w:color="auto"/>
            <w:left w:val="none" w:sz="0" w:space="0" w:color="auto"/>
            <w:bottom w:val="none" w:sz="0" w:space="0" w:color="auto"/>
            <w:right w:val="none" w:sz="0" w:space="0" w:color="auto"/>
          </w:divBdr>
        </w:div>
        <w:div w:id="856122284">
          <w:marLeft w:val="640"/>
          <w:marRight w:val="0"/>
          <w:marTop w:val="0"/>
          <w:marBottom w:val="0"/>
          <w:divBdr>
            <w:top w:val="none" w:sz="0" w:space="0" w:color="auto"/>
            <w:left w:val="none" w:sz="0" w:space="0" w:color="auto"/>
            <w:bottom w:val="none" w:sz="0" w:space="0" w:color="auto"/>
            <w:right w:val="none" w:sz="0" w:space="0" w:color="auto"/>
          </w:divBdr>
        </w:div>
        <w:div w:id="965433992">
          <w:marLeft w:val="640"/>
          <w:marRight w:val="0"/>
          <w:marTop w:val="0"/>
          <w:marBottom w:val="0"/>
          <w:divBdr>
            <w:top w:val="none" w:sz="0" w:space="0" w:color="auto"/>
            <w:left w:val="none" w:sz="0" w:space="0" w:color="auto"/>
            <w:bottom w:val="none" w:sz="0" w:space="0" w:color="auto"/>
            <w:right w:val="none" w:sz="0" w:space="0" w:color="auto"/>
          </w:divBdr>
        </w:div>
        <w:div w:id="1136526794">
          <w:marLeft w:val="640"/>
          <w:marRight w:val="0"/>
          <w:marTop w:val="0"/>
          <w:marBottom w:val="0"/>
          <w:divBdr>
            <w:top w:val="none" w:sz="0" w:space="0" w:color="auto"/>
            <w:left w:val="none" w:sz="0" w:space="0" w:color="auto"/>
            <w:bottom w:val="none" w:sz="0" w:space="0" w:color="auto"/>
            <w:right w:val="none" w:sz="0" w:space="0" w:color="auto"/>
          </w:divBdr>
        </w:div>
        <w:div w:id="1147432801">
          <w:marLeft w:val="640"/>
          <w:marRight w:val="0"/>
          <w:marTop w:val="0"/>
          <w:marBottom w:val="0"/>
          <w:divBdr>
            <w:top w:val="none" w:sz="0" w:space="0" w:color="auto"/>
            <w:left w:val="none" w:sz="0" w:space="0" w:color="auto"/>
            <w:bottom w:val="none" w:sz="0" w:space="0" w:color="auto"/>
            <w:right w:val="none" w:sz="0" w:space="0" w:color="auto"/>
          </w:divBdr>
        </w:div>
        <w:div w:id="1237135056">
          <w:marLeft w:val="640"/>
          <w:marRight w:val="0"/>
          <w:marTop w:val="0"/>
          <w:marBottom w:val="0"/>
          <w:divBdr>
            <w:top w:val="none" w:sz="0" w:space="0" w:color="auto"/>
            <w:left w:val="none" w:sz="0" w:space="0" w:color="auto"/>
            <w:bottom w:val="none" w:sz="0" w:space="0" w:color="auto"/>
            <w:right w:val="none" w:sz="0" w:space="0" w:color="auto"/>
          </w:divBdr>
        </w:div>
        <w:div w:id="1303924331">
          <w:marLeft w:val="640"/>
          <w:marRight w:val="0"/>
          <w:marTop w:val="0"/>
          <w:marBottom w:val="0"/>
          <w:divBdr>
            <w:top w:val="none" w:sz="0" w:space="0" w:color="auto"/>
            <w:left w:val="none" w:sz="0" w:space="0" w:color="auto"/>
            <w:bottom w:val="none" w:sz="0" w:space="0" w:color="auto"/>
            <w:right w:val="none" w:sz="0" w:space="0" w:color="auto"/>
          </w:divBdr>
        </w:div>
        <w:div w:id="1434086497">
          <w:marLeft w:val="640"/>
          <w:marRight w:val="0"/>
          <w:marTop w:val="0"/>
          <w:marBottom w:val="0"/>
          <w:divBdr>
            <w:top w:val="none" w:sz="0" w:space="0" w:color="auto"/>
            <w:left w:val="none" w:sz="0" w:space="0" w:color="auto"/>
            <w:bottom w:val="none" w:sz="0" w:space="0" w:color="auto"/>
            <w:right w:val="none" w:sz="0" w:space="0" w:color="auto"/>
          </w:divBdr>
        </w:div>
        <w:div w:id="1817989602">
          <w:marLeft w:val="640"/>
          <w:marRight w:val="0"/>
          <w:marTop w:val="0"/>
          <w:marBottom w:val="0"/>
          <w:divBdr>
            <w:top w:val="none" w:sz="0" w:space="0" w:color="auto"/>
            <w:left w:val="none" w:sz="0" w:space="0" w:color="auto"/>
            <w:bottom w:val="none" w:sz="0" w:space="0" w:color="auto"/>
            <w:right w:val="none" w:sz="0" w:space="0" w:color="auto"/>
          </w:divBdr>
        </w:div>
        <w:div w:id="1878009772">
          <w:marLeft w:val="640"/>
          <w:marRight w:val="0"/>
          <w:marTop w:val="0"/>
          <w:marBottom w:val="0"/>
          <w:divBdr>
            <w:top w:val="none" w:sz="0" w:space="0" w:color="auto"/>
            <w:left w:val="none" w:sz="0" w:space="0" w:color="auto"/>
            <w:bottom w:val="none" w:sz="0" w:space="0" w:color="auto"/>
            <w:right w:val="none" w:sz="0" w:space="0" w:color="auto"/>
          </w:divBdr>
        </w:div>
      </w:divsChild>
    </w:div>
    <w:div w:id="1745100116">
      <w:bodyDiv w:val="1"/>
      <w:marLeft w:val="0"/>
      <w:marRight w:val="0"/>
      <w:marTop w:val="0"/>
      <w:marBottom w:val="0"/>
      <w:divBdr>
        <w:top w:val="none" w:sz="0" w:space="0" w:color="auto"/>
        <w:left w:val="none" w:sz="0" w:space="0" w:color="auto"/>
        <w:bottom w:val="none" w:sz="0" w:space="0" w:color="auto"/>
        <w:right w:val="none" w:sz="0" w:space="0" w:color="auto"/>
      </w:divBdr>
      <w:divsChild>
        <w:div w:id="129590981">
          <w:marLeft w:val="640"/>
          <w:marRight w:val="0"/>
          <w:marTop w:val="0"/>
          <w:marBottom w:val="0"/>
          <w:divBdr>
            <w:top w:val="none" w:sz="0" w:space="0" w:color="auto"/>
            <w:left w:val="none" w:sz="0" w:space="0" w:color="auto"/>
            <w:bottom w:val="none" w:sz="0" w:space="0" w:color="auto"/>
            <w:right w:val="none" w:sz="0" w:space="0" w:color="auto"/>
          </w:divBdr>
        </w:div>
        <w:div w:id="227153241">
          <w:marLeft w:val="640"/>
          <w:marRight w:val="0"/>
          <w:marTop w:val="0"/>
          <w:marBottom w:val="0"/>
          <w:divBdr>
            <w:top w:val="none" w:sz="0" w:space="0" w:color="auto"/>
            <w:left w:val="none" w:sz="0" w:space="0" w:color="auto"/>
            <w:bottom w:val="none" w:sz="0" w:space="0" w:color="auto"/>
            <w:right w:val="none" w:sz="0" w:space="0" w:color="auto"/>
          </w:divBdr>
        </w:div>
        <w:div w:id="314380625">
          <w:marLeft w:val="640"/>
          <w:marRight w:val="0"/>
          <w:marTop w:val="0"/>
          <w:marBottom w:val="0"/>
          <w:divBdr>
            <w:top w:val="none" w:sz="0" w:space="0" w:color="auto"/>
            <w:left w:val="none" w:sz="0" w:space="0" w:color="auto"/>
            <w:bottom w:val="none" w:sz="0" w:space="0" w:color="auto"/>
            <w:right w:val="none" w:sz="0" w:space="0" w:color="auto"/>
          </w:divBdr>
        </w:div>
        <w:div w:id="569846390">
          <w:marLeft w:val="640"/>
          <w:marRight w:val="0"/>
          <w:marTop w:val="0"/>
          <w:marBottom w:val="0"/>
          <w:divBdr>
            <w:top w:val="none" w:sz="0" w:space="0" w:color="auto"/>
            <w:left w:val="none" w:sz="0" w:space="0" w:color="auto"/>
            <w:bottom w:val="none" w:sz="0" w:space="0" w:color="auto"/>
            <w:right w:val="none" w:sz="0" w:space="0" w:color="auto"/>
          </w:divBdr>
        </w:div>
        <w:div w:id="630093257">
          <w:marLeft w:val="640"/>
          <w:marRight w:val="0"/>
          <w:marTop w:val="0"/>
          <w:marBottom w:val="0"/>
          <w:divBdr>
            <w:top w:val="none" w:sz="0" w:space="0" w:color="auto"/>
            <w:left w:val="none" w:sz="0" w:space="0" w:color="auto"/>
            <w:bottom w:val="none" w:sz="0" w:space="0" w:color="auto"/>
            <w:right w:val="none" w:sz="0" w:space="0" w:color="auto"/>
          </w:divBdr>
        </w:div>
        <w:div w:id="967513483">
          <w:marLeft w:val="640"/>
          <w:marRight w:val="0"/>
          <w:marTop w:val="0"/>
          <w:marBottom w:val="0"/>
          <w:divBdr>
            <w:top w:val="none" w:sz="0" w:space="0" w:color="auto"/>
            <w:left w:val="none" w:sz="0" w:space="0" w:color="auto"/>
            <w:bottom w:val="none" w:sz="0" w:space="0" w:color="auto"/>
            <w:right w:val="none" w:sz="0" w:space="0" w:color="auto"/>
          </w:divBdr>
        </w:div>
        <w:div w:id="1029258090">
          <w:marLeft w:val="640"/>
          <w:marRight w:val="0"/>
          <w:marTop w:val="0"/>
          <w:marBottom w:val="0"/>
          <w:divBdr>
            <w:top w:val="none" w:sz="0" w:space="0" w:color="auto"/>
            <w:left w:val="none" w:sz="0" w:space="0" w:color="auto"/>
            <w:bottom w:val="none" w:sz="0" w:space="0" w:color="auto"/>
            <w:right w:val="none" w:sz="0" w:space="0" w:color="auto"/>
          </w:divBdr>
        </w:div>
        <w:div w:id="1262058874">
          <w:marLeft w:val="640"/>
          <w:marRight w:val="0"/>
          <w:marTop w:val="0"/>
          <w:marBottom w:val="0"/>
          <w:divBdr>
            <w:top w:val="none" w:sz="0" w:space="0" w:color="auto"/>
            <w:left w:val="none" w:sz="0" w:space="0" w:color="auto"/>
            <w:bottom w:val="none" w:sz="0" w:space="0" w:color="auto"/>
            <w:right w:val="none" w:sz="0" w:space="0" w:color="auto"/>
          </w:divBdr>
        </w:div>
        <w:div w:id="1312635543">
          <w:marLeft w:val="640"/>
          <w:marRight w:val="0"/>
          <w:marTop w:val="0"/>
          <w:marBottom w:val="0"/>
          <w:divBdr>
            <w:top w:val="none" w:sz="0" w:space="0" w:color="auto"/>
            <w:left w:val="none" w:sz="0" w:space="0" w:color="auto"/>
            <w:bottom w:val="none" w:sz="0" w:space="0" w:color="auto"/>
            <w:right w:val="none" w:sz="0" w:space="0" w:color="auto"/>
          </w:divBdr>
        </w:div>
        <w:div w:id="1317883238">
          <w:marLeft w:val="640"/>
          <w:marRight w:val="0"/>
          <w:marTop w:val="0"/>
          <w:marBottom w:val="0"/>
          <w:divBdr>
            <w:top w:val="none" w:sz="0" w:space="0" w:color="auto"/>
            <w:left w:val="none" w:sz="0" w:space="0" w:color="auto"/>
            <w:bottom w:val="none" w:sz="0" w:space="0" w:color="auto"/>
            <w:right w:val="none" w:sz="0" w:space="0" w:color="auto"/>
          </w:divBdr>
        </w:div>
        <w:div w:id="1624849036">
          <w:marLeft w:val="640"/>
          <w:marRight w:val="0"/>
          <w:marTop w:val="0"/>
          <w:marBottom w:val="0"/>
          <w:divBdr>
            <w:top w:val="none" w:sz="0" w:space="0" w:color="auto"/>
            <w:left w:val="none" w:sz="0" w:space="0" w:color="auto"/>
            <w:bottom w:val="none" w:sz="0" w:space="0" w:color="auto"/>
            <w:right w:val="none" w:sz="0" w:space="0" w:color="auto"/>
          </w:divBdr>
        </w:div>
        <w:div w:id="1826894536">
          <w:marLeft w:val="640"/>
          <w:marRight w:val="0"/>
          <w:marTop w:val="0"/>
          <w:marBottom w:val="0"/>
          <w:divBdr>
            <w:top w:val="none" w:sz="0" w:space="0" w:color="auto"/>
            <w:left w:val="none" w:sz="0" w:space="0" w:color="auto"/>
            <w:bottom w:val="none" w:sz="0" w:space="0" w:color="auto"/>
            <w:right w:val="none" w:sz="0" w:space="0" w:color="auto"/>
          </w:divBdr>
        </w:div>
        <w:div w:id="1836337227">
          <w:marLeft w:val="640"/>
          <w:marRight w:val="0"/>
          <w:marTop w:val="0"/>
          <w:marBottom w:val="0"/>
          <w:divBdr>
            <w:top w:val="none" w:sz="0" w:space="0" w:color="auto"/>
            <w:left w:val="none" w:sz="0" w:space="0" w:color="auto"/>
            <w:bottom w:val="none" w:sz="0" w:space="0" w:color="auto"/>
            <w:right w:val="none" w:sz="0" w:space="0" w:color="auto"/>
          </w:divBdr>
        </w:div>
        <w:div w:id="2029595328">
          <w:marLeft w:val="640"/>
          <w:marRight w:val="0"/>
          <w:marTop w:val="0"/>
          <w:marBottom w:val="0"/>
          <w:divBdr>
            <w:top w:val="none" w:sz="0" w:space="0" w:color="auto"/>
            <w:left w:val="none" w:sz="0" w:space="0" w:color="auto"/>
            <w:bottom w:val="none" w:sz="0" w:space="0" w:color="auto"/>
            <w:right w:val="none" w:sz="0" w:space="0" w:color="auto"/>
          </w:divBdr>
        </w:div>
        <w:div w:id="2063553298">
          <w:marLeft w:val="640"/>
          <w:marRight w:val="0"/>
          <w:marTop w:val="0"/>
          <w:marBottom w:val="0"/>
          <w:divBdr>
            <w:top w:val="none" w:sz="0" w:space="0" w:color="auto"/>
            <w:left w:val="none" w:sz="0" w:space="0" w:color="auto"/>
            <w:bottom w:val="none" w:sz="0" w:space="0" w:color="auto"/>
            <w:right w:val="none" w:sz="0" w:space="0" w:color="auto"/>
          </w:divBdr>
        </w:div>
      </w:divsChild>
    </w:div>
    <w:div w:id="1759667853">
      <w:bodyDiv w:val="1"/>
      <w:marLeft w:val="0"/>
      <w:marRight w:val="0"/>
      <w:marTop w:val="0"/>
      <w:marBottom w:val="0"/>
      <w:divBdr>
        <w:top w:val="none" w:sz="0" w:space="0" w:color="auto"/>
        <w:left w:val="none" w:sz="0" w:space="0" w:color="auto"/>
        <w:bottom w:val="none" w:sz="0" w:space="0" w:color="auto"/>
        <w:right w:val="none" w:sz="0" w:space="0" w:color="auto"/>
      </w:divBdr>
      <w:divsChild>
        <w:div w:id="61828635">
          <w:marLeft w:val="640"/>
          <w:marRight w:val="0"/>
          <w:marTop w:val="0"/>
          <w:marBottom w:val="0"/>
          <w:divBdr>
            <w:top w:val="none" w:sz="0" w:space="0" w:color="auto"/>
            <w:left w:val="none" w:sz="0" w:space="0" w:color="auto"/>
            <w:bottom w:val="none" w:sz="0" w:space="0" w:color="auto"/>
            <w:right w:val="none" w:sz="0" w:space="0" w:color="auto"/>
          </w:divBdr>
        </w:div>
        <w:div w:id="82070695">
          <w:marLeft w:val="640"/>
          <w:marRight w:val="0"/>
          <w:marTop w:val="0"/>
          <w:marBottom w:val="0"/>
          <w:divBdr>
            <w:top w:val="none" w:sz="0" w:space="0" w:color="auto"/>
            <w:left w:val="none" w:sz="0" w:space="0" w:color="auto"/>
            <w:bottom w:val="none" w:sz="0" w:space="0" w:color="auto"/>
            <w:right w:val="none" w:sz="0" w:space="0" w:color="auto"/>
          </w:divBdr>
        </w:div>
        <w:div w:id="82917388">
          <w:marLeft w:val="640"/>
          <w:marRight w:val="0"/>
          <w:marTop w:val="0"/>
          <w:marBottom w:val="0"/>
          <w:divBdr>
            <w:top w:val="none" w:sz="0" w:space="0" w:color="auto"/>
            <w:left w:val="none" w:sz="0" w:space="0" w:color="auto"/>
            <w:bottom w:val="none" w:sz="0" w:space="0" w:color="auto"/>
            <w:right w:val="none" w:sz="0" w:space="0" w:color="auto"/>
          </w:divBdr>
        </w:div>
        <w:div w:id="107626715">
          <w:marLeft w:val="640"/>
          <w:marRight w:val="0"/>
          <w:marTop w:val="0"/>
          <w:marBottom w:val="0"/>
          <w:divBdr>
            <w:top w:val="none" w:sz="0" w:space="0" w:color="auto"/>
            <w:left w:val="none" w:sz="0" w:space="0" w:color="auto"/>
            <w:bottom w:val="none" w:sz="0" w:space="0" w:color="auto"/>
            <w:right w:val="none" w:sz="0" w:space="0" w:color="auto"/>
          </w:divBdr>
        </w:div>
        <w:div w:id="114445989">
          <w:marLeft w:val="640"/>
          <w:marRight w:val="0"/>
          <w:marTop w:val="0"/>
          <w:marBottom w:val="0"/>
          <w:divBdr>
            <w:top w:val="none" w:sz="0" w:space="0" w:color="auto"/>
            <w:left w:val="none" w:sz="0" w:space="0" w:color="auto"/>
            <w:bottom w:val="none" w:sz="0" w:space="0" w:color="auto"/>
            <w:right w:val="none" w:sz="0" w:space="0" w:color="auto"/>
          </w:divBdr>
        </w:div>
        <w:div w:id="159153819">
          <w:marLeft w:val="640"/>
          <w:marRight w:val="0"/>
          <w:marTop w:val="0"/>
          <w:marBottom w:val="0"/>
          <w:divBdr>
            <w:top w:val="none" w:sz="0" w:space="0" w:color="auto"/>
            <w:left w:val="none" w:sz="0" w:space="0" w:color="auto"/>
            <w:bottom w:val="none" w:sz="0" w:space="0" w:color="auto"/>
            <w:right w:val="none" w:sz="0" w:space="0" w:color="auto"/>
          </w:divBdr>
        </w:div>
        <w:div w:id="199779981">
          <w:marLeft w:val="640"/>
          <w:marRight w:val="0"/>
          <w:marTop w:val="0"/>
          <w:marBottom w:val="0"/>
          <w:divBdr>
            <w:top w:val="none" w:sz="0" w:space="0" w:color="auto"/>
            <w:left w:val="none" w:sz="0" w:space="0" w:color="auto"/>
            <w:bottom w:val="none" w:sz="0" w:space="0" w:color="auto"/>
            <w:right w:val="none" w:sz="0" w:space="0" w:color="auto"/>
          </w:divBdr>
        </w:div>
        <w:div w:id="286933944">
          <w:marLeft w:val="640"/>
          <w:marRight w:val="0"/>
          <w:marTop w:val="0"/>
          <w:marBottom w:val="0"/>
          <w:divBdr>
            <w:top w:val="none" w:sz="0" w:space="0" w:color="auto"/>
            <w:left w:val="none" w:sz="0" w:space="0" w:color="auto"/>
            <w:bottom w:val="none" w:sz="0" w:space="0" w:color="auto"/>
            <w:right w:val="none" w:sz="0" w:space="0" w:color="auto"/>
          </w:divBdr>
        </w:div>
        <w:div w:id="478962336">
          <w:marLeft w:val="640"/>
          <w:marRight w:val="0"/>
          <w:marTop w:val="0"/>
          <w:marBottom w:val="0"/>
          <w:divBdr>
            <w:top w:val="none" w:sz="0" w:space="0" w:color="auto"/>
            <w:left w:val="none" w:sz="0" w:space="0" w:color="auto"/>
            <w:bottom w:val="none" w:sz="0" w:space="0" w:color="auto"/>
            <w:right w:val="none" w:sz="0" w:space="0" w:color="auto"/>
          </w:divBdr>
        </w:div>
        <w:div w:id="481310146">
          <w:marLeft w:val="640"/>
          <w:marRight w:val="0"/>
          <w:marTop w:val="0"/>
          <w:marBottom w:val="0"/>
          <w:divBdr>
            <w:top w:val="none" w:sz="0" w:space="0" w:color="auto"/>
            <w:left w:val="none" w:sz="0" w:space="0" w:color="auto"/>
            <w:bottom w:val="none" w:sz="0" w:space="0" w:color="auto"/>
            <w:right w:val="none" w:sz="0" w:space="0" w:color="auto"/>
          </w:divBdr>
        </w:div>
        <w:div w:id="510531449">
          <w:marLeft w:val="640"/>
          <w:marRight w:val="0"/>
          <w:marTop w:val="0"/>
          <w:marBottom w:val="0"/>
          <w:divBdr>
            <w:top w:val="none" w:sz="0" w:space="0" w:color="auto"/>
            <w:left w:val="none" w:sz="0" w:space="0" w:color="auto"/>
            <w:bottom w:val="none" w:sz="0" w:space="0" w:color="auto"/>
            <w:right w:val="none" w:sz="0" w:space="0" w:color="auto"/>
          </w:divBdr>
        </w:div>
        <w:div w:id="537548967">
          <w:marLeft w:val="640"/>
          <w:marRight w:val="0"/>
          <w:marTop w:val="0"/>
          <w:marBottom w:val="0"/>
          <w:divBdr>
            <w:top w:val="none" w:sz="0" w:space="0" w:color="auto"/>
            <w:left w:val="none" w:sz="0" w:space="0" w:color="auto"/>
            <w:bottom w:val="none" w:sz="0" w:space="0" w:color="auto"/>
            <w:right w:val="none" w:sz="0" w:space="0" w:color="auto"/>
          </w:divBdr>
        </w:div>
        <w:div w:id="552695936">
          <w:marLeft w:val="640"/>
          <w:marRight w:val="0"/>
          <w:marTop w:val="0"/>
          <w:marBottom w:val="0"/>
          <w:divBdr>
            <w:top w:val="none" w:sz="0" w:space="0" w:color="auto"/>
            <w:left w:val="none" w:sz="0" w:space="0" w:color="auto"/>
            <w:bottom w:val="none" w:sz="0" w:space="0" w:color="auto"/>
            <w:right w:val="none" w:sz="0" w:space="0" w:color="auto"/>
          </w:divBdr>
        </w:div>
        <w:div w:id="554776934">
          <w:marLeft w:val="640"/>
          <w:marRight w:val="0"/>
          <w:marTop w:val="0"/>
          <w:marBottom w:val="0"/>
          <w:divBdr>
            <w:top w:val="none" w:sz="0" w:space="0" w:color="auto"/>
            <w:left w:val="none" w:sz="0" w:space="0" w:color="auto"/>
            <w:bottom w:val="none" w:sz="0" w:space="0" w:color="auto"/>
            <w:right w:val="none" w:sz="0" w:space="0" w:color="auto"/>
          </w:divBdr>
        </w:div>
        <w:div w:id="582102606">
          <w:marLeft w:val="640"/>
          <w:marRight w:val="0"/>
          <w:marTop w:val="0"/>
          <w:marBottom w:val="0"/>
          <w:divBdr>
            <w:top w:val="none" w:sz="0" w:space="0" w:color="auto"/>
            <w:left w:val="none" w:sz="0" w:space="0" w:color="auto"/>
            <w:bottom w:val="none" w:sz="0" w:space="0" w:color="auto"/>
            <w:right w:val="none" w:sz="0" w:space="0" w:color="auto"/>
          </w:divBdr>
        </w:div>
        <w:div w:id="588778367">
          <w:marLeft w:val="640"/>
          <w:marRight w:val="0"/>
          <w:marTop w:val="0"/>
          <w:marBottom w:val="0"/>
          <w:divBdr>
            <w:top w:val="none" w:sz="0" w:space="0" w:color="auto"/>
            <w:left w:val="none" w:sz="0" w:space="0" w:color="auto"/>
            <w:bottom w:val="none" w:sz="0" w:space="0" w:color="auto"/>
            <w:right w:val="none" w:sz="0" w:space="0" w:color="auto"/>
          </w:divBdr>
        </w:div>
        <w:div w:id="596254664">
          <w:marLeft w:val="640"/>
          <w:marRight w:val="0"/>
          <w:marTop w:val="0"/>
          <w:marBottom w:val="0"/>
          <w:divBdr>
            <w:top w:val="none" w:sz="0" w:space="0" w:color="auto"/>
            <w:left w:val="none" w:sz="0" w:space="0" w:color="auto"/>
            <w:bottom w:val="none" w:sz="0" w:space="0" w:color="auto"/>
            <w:right w:val="none" w:sz="0" w:space="0" w:color="auto"/>
          </w:divBdr>
        </w:div>
        <w:div w:id="605887614">
          <w:marLeft w:val="640"/>
          <w:marRight w:val="0"/>
          <w:marTop w:val="0"/>
          <w:marBottom w:val="0"/>
          <w:divBdr>
            <w:top w:val="none" w:sz="0" w:space="0" w:color="auto"/>
            <w:left w:val="none" w:sz="0" w:space="0" w:color="auto"/>
            <w:bottom w:val="none" w:sz="0" w:space="0" w:color="auto"/>
            <w:right w:val="none" w:sz="0" w:space="0" w:color="auto"/>
          </w:divBdr>
        </w:div>
        <w:div w:id="607003950">
          <w:marLeft w:val="640"/>
          <w:marRight w:val="0"/>
          <w:marTop w:val="0"/>
          <w:marBottom w:val="0"/>
          <w:divBdr>
            <w:top w:val="none" w:sz="0" w:space="0" w:color="auto"/>
            <w:left w:val="none" w:sz="0" w:space="0" w:color="auto"/>
            <w:bottom w:val="none" w:sz="0" w:space="0" w:color="auto"/>
            <w:right w:val="none" w:sz="0" w:space="0" w:color="auto"/>
          </w:divBdr>
        </w:div>
        <w:div w:id="643268180">
          <w:marLeft w:val="640"/>
          <w:marRight w:val="0"/>
          <w:marTop w:val="0"/>
          <w:marBottom w:val="0"/>
          <w:divBdr>
            <w:top w:val="none" w:sz="0" w:space="0" w:color="auto"/>
            <w:left w:val="none" w:sz="0" w:space="0" w:color="auto"/>
            <w:bottom w:val="none" w:sz="0" w:space="0" w:color="auto"/>
            <w:right w:val="none" w:sz="0" w:space="0" w:color="auto"/>
          </w:divBdr>
        </w:div>
        <w:div w:id="651714523">
          <w:marLeft w:val="640"/>
          <w:marRight w:val="0"/>
          <w:marTop w:val="0"/>
          <w:marBottom w:val="0"/>
          <w:divBdr>
            <w:top w:val="none" w:sz="0" w:space="0" w:color="auto"/>
            <w:left w:val="none" w:sz="0" w:space="0" w:color="auto"/>
            <w:bottom w:val="none" w:sz="0" w:space="0" w:color="auto"/>
            <w:right w:val="none" w:sz="0" w:space="0" w:color="auto"/>
          </w:divBdr>
        </w:div>
        <w:div w:id="656736268">
          <w:marLeft w:val="640"/>
          <w:marRight w:val="0"/>
          <w:marTop w:val="0"/>
          <w:marBottom w:val="0"/>
          <w:divBdr>
            <w:top w:val="none" w:sz="0" w:space="0" w:color="auto"/>
            <w:left w:val="none" w:sz="0" w:space="0" w:color="auto"/>
            <w:bottom w:val="none" w:sz="0" w:space="0" w:color="auto"/>
            <w:right w:val="none" w:sz="0" w:space="0" w:color="auto"/>
          </w:divBdr>
        </w:div>
        <w:div w:id="754323471">
          <w:marLeft w:val="640"/>
          <w:marRight w:val="0"/>
          <w:marTop w:val="0"/>
          <w:marBottom w:val="0"/>
          <w:divBdr>
            <w:top w:val="none" w:sz="0" w:space="0" w:color="auto"/>
            <w:left w:val="none" w:sz="0" w:space="0" w:color="auto"/>
            <w:bottom w:val="none" w:sz="0" w:space="0" w:color="auto"/>
            <w:right w:val="none" w:sz="0" w:space="0" w:color="auto"/>
          </w:divBdr>
        </w:div>
        <w:div w:id="777482321">
          <w:marLeft w:val="640"/>
          <w:marRight w:val="0"/>
          <w:marTop w:val="0"/>
          <w:marBottom w:val="0"/>
          <w:divBdr>
            <w:top w:val="none" w:sz="0" w:space="0" w:color="auto"/>
            <w:left w:val="none" w:sz="0" w:space="0" w:color="auto"/>
            <w:bottom w:val="none" w:sz="0" w:space="0" w:color="auto"/>
            <w:right w:val="none" w:sz="0" w:space="0" w:color="auto"/>
          </w:divBdr>
        </w:div>
        <w:div w:id="802700601">
          <w:marLeft w:val="640"/>
          <w:marRight w:val="0"/>
          <w:marTop w:val="0"/>
          <w:marBottom w:val="0"/>
          <w:divBdr>
            <w:top w:val="none" w:sz="0" w:space="0" w:color="auto"/>
            <w:left w:val="none" w:sz="0" w:space="0" w:color="auto"/>
            <w:bottom w:val="none" w:sz="0" w:space="0" w:color="auto"/>
            <w:right w:val="none" w:sz="0" w:space="0" w:color="auto"/>
          </w:divBdr>
        </w:div>
        <w:div w:id="823935731">
          <w:marLeft w:val="640"/>
          <w:marRight w:val="0"/>
          <w:marTop w:val="0"/>
          <w:marBottom w:val="0"/>
          <w:divBdr>
            <w:top w:val="none" w:sz="0" w:space="0" w:color="auto"/>
            <w:left w:val="none" w:sz="0" w:space="0" w:color="auto"/>
            <w:bottom w:val="none" w:sz="0" w:space="0" w:color="auto"/>
            <w:right w:val="none" w:sz="0" w:space="0" w:color="auto"/>
          </w:divBdr>
        </w:div>
        <w:div w:id="874344276">
          <w:marLeft w:val="640"/>
          <w:marRight w:val="0"/>
          <w:marTop w:val="0"/>
          <w:marBottom w:val="0"/>
          <w:divBdr>
            <w:top w:val="none" w:sz="0" w:space="0" w:color="auto"/>
            <w:left w:val="none" w:sz="0" w:space="0" w:color="auto"/>
            <w:bottom w:val="none" w:sz="0" w:space="0" w:color="auto"/>
            <w:right w:val="none" w:sz="0" w:space="0" w:color="auto"/>
          </w:divBdr>
        </w:div>
        <w:div w:id="889465367">
          <w:marLeft w:val="640"/>
          <w:marRight w:val="0"/>
          <w:marTop w:val="0"/>
          <w:marBottom w:val="0"/>
          <w:divBdr>
            <w:top w:val="none" w:sz="0" w:space="0" w:color="auto"/>
            <w:left w:val="none" w:sz="0" w:space="0" w:color="auto"/>
            <w:bottom w:val="none" w:sz="0" w:space="0" w:color="auto"/>
            <w:right w:val="none" w:sz="0" w:space="0" w:color="auto"/>
          </w:divBdr>
        </w:div>
        <w:div w:id="927344902">
          <w:marLeft w:val="640"/>
          <w:marRight w:val="0"/>
          <w:marTop w:val="0"/>
          <w:marBottom w:val="0"/>
          <w:divBdr>
            <w:top w:val="none" w:sz="0" w:space="0" w:color="auto"/>
            <w:left w:val="none" w:sz="0" w:space="0" w:color="auto"/>
            <w:bottom w:val="none" w:sz="0" w:space="0" w:color="auto"/>
            <w:right w:val="none" w:sz="0" w:space="0" w:color="auto"/>
          </w:divBdr>
        </w:div>
        <w:div w:id="1156723545">
          <w:marLeft w:val="640"/>
          <w:marRight w:val="0"/>
          <w:marTop w:val="0"/>
          <w:marBottom w:val="0"/>
          <w:divBdr>
            <w:top w:val="none" w:sz="0" w:space="0" w:color="auto"/>
            <w:left w:val="none" w:sz="0" w:space="0" w:color="auto"/>
            <w:bottom w:val="none" w:sz="0" w:space="0" w:color="auto"/>
            <w:right w:val="none" w:sz="0" w:space="0" w:color="auto"/>
          </w:divBdr>
        </w:div>
        <w:div w:id="1168397940">
          <w:marLeft w:val="640"/>
          <w:marRight w:val="0"/>
          <w:marTop w:val="0"/>
          <w:marBottom w:val="0"/>
          <w:divBdr>
            <w:top w:val="none" w:sz="0" w:space="0" w:color="auto"/>
            <w:left w:val="none" w:sz="0" w:space="0" w:color="auto"/>
            <w:bottom w:val="none" w:sz="0" w:space="0" w:color="auto"/>
            <w:right w:val="none" w:sz="0" w:space="0" w:color="auto"/>
          </w:divBdr>
        </w:div>
        <w:div w:id="1189488355">
          <w:marLeft w:val="640"/>
          <w:marRight w:val="0"/>
          <w:marTop w:val="0"/>
          <w:marBottom w:val="0"/>
          <w:divBdr>
            <w:top w:val="none" w:sz="0" w:space="0" w:color="auto"/>
            <w:left w:val="none" w:sz="0" w:space="0" w:color="auto"/>
            <w:bottom w:val="none" w:sz="0" w:space="0" w:color="auto"/>
            <w:right w:val="none" w:sz="0" w:space="0" w:color="auto"/>
          </w:divBdr>
        </w:div>
        <w:div w:id="1229805340">
          <w:marLeft w:val="640"/>
          <w:marRight w:val="0"/>
          <w:marTop w:val="0"/>
          <w:marBottom w:val="0"/>
          <w:divBdr>
            <w:top w:val="none" w:sz="0" w:space="0" w:color="auto"/>
            <w:left w:val="none" w:sz="0" w:space="0" w:color="auto"/>
            <w:bottom w:val="none" w:sz="0" w:space="0" w:color="auto"/>
            <w:right w:val="none" w:sz="0" w:space="0" w:color="auto"/>
          </w:divBdr>
        </w:div>
        <w:div w:id="1261135539">
          <w:marLeft w:val="640"/>
          <w:marRight w:val="0"/>
          <w:marTop w:val="0"/>
          <w:marBottom w:val="0"/>
          <w:divBdr>
            <w:top w:val="none" w:sz="0" w:space="0" w:color="auto"/>
            <w:left w:val="none" w:sz="0" w:space="0" w:color="auto"/>
            <w:bottom w:val="none" w:sz="0" w:space="0" w:color="auto"/>
            <w:right w:val="none" w:sz="0" w:space="0" w:color="auto"/>
          </w:divBdr>
        </w:div>
        <w:div w:id="1312177814">
          <w:marLeft w:val="640"/>
          <w:marRight w:val="0"/>
          <w:marTop w:val="0"/>
          <w:marBottom w:val="0"/>
          <w:divBdr>
            <w:top w:val="none" w:sz="0" w:space="0" w:color="auto"/>
            <w:left w:val="none" w:sz="0" w:space="0" w:color="auto"/>
            <w:bottom w:val="none" w:sz="0" w:space="0" w:color="auto"/>
            <w:right w:val="none" w:sz="0" w:space="0" w:color="auto"/>
          </w:divBdr>
        </w:div>
        <w:div w:id="1320186712">
          <w:marLeft w:val="640"/>
          <w:marRight w:val="0"/>
          <w:marTop w:val="0"/>
          <w:marBottom w:val="0"/>
          <w:divBdr>
            <w:top w:val="none" w:sz="0" w:space="0" w:color="auto"/>
            <w:left w:val="none" w:sz="0" w:space="0" w:color="auto"/>
            <w:bottom w:val="none" w:sz="0" w:space="0" w:color="auto"/>
            <w:right w:val="none" w:sz="0" w:space="0" w:color="auto"/>
          </w:divBdr>
        </w:div>
        <w:div w:id="1358507095">
          <w:marLeft w:val="640"/>
          <w:marRight w:val="0"/>
          <w:marTop w:val="0"/>
          <w:marBottom w:val="0"/>
          <w:divBdr>
            <w:top w:val="none" w:sz="0" w:space="0" w:color="auto"/>
            <w:left w:val="none" w:sz="0" w:space="0" w:color="auto"/>
            <w:bottom w:val="none" w:sz="0" w:space="0" w:color="auto"/>
            <w:right w:val="none" w:sz="0" w:space="0" w:color="auto"/>
          </w:divBdr>
        </w:div>
        <w:div w:id="1393430238">
          <w:marLeft w:val="640"/>
          <w:marRight w:val="0"/>
          <w:marTop w:val="0"/>
          <w:marBottom w:val="0"/>
          <w:divBdr>
            <w:top w:val="none" w:sz="0" w:space="0" w:color="auto"/>
            <w:left w:val="none" w:sz="0" w:space="0" w:color="auto"/>
            <w:bottom w:val="none" w:sz="0" w:space="0" w:color="auto"/>
            <w:right w:val="none" w:sz="0" w:space="0" w:color="auto"/>
          </w:divBdr>
        </w:div>
        <w:div w:id="1458258629">
          <w:marLeft w:val="640"/>
          <w:marRight w:val="0"/>
          <w:marTop w:val="0"/>
          <w:marBottom w:val="0"/>
          <w:divBdr>
            <w:top w:val="none" w:sz="0" w:space="0" w:color="auto"/>
            <w:left w:val="none" w:sz="0" w:space="0" w:color="auto"/>
            <w:bottom w:val="none" w:sz="0" w:space="0" w:color="auto"/>
            <w:right w:val="none" w:sz="0" w:space="0" w:color="auto"/>
          </w:divBdr>
        </w:div>
        <w:div w:id="1462460969">
          <w:marLeft w:val="640"/>
          <w:marRight w:val="0"/>
          <w:marTop w:val="0"/>
          <w:marBottom w:val="0"/>
          <w:divBdr>
            <w:top w:val="none" w:sz="0" w:space="0" w:color="auto"/>
            <w:left w:val="none" w:sz="0" w:space="0" w:color="auto"/>
            <w:bottom w:val="none" w:sz="0" w:space="0" w:color="auto"/>
            <w:right w:val="none" w:sz="0" w:space="0" w:color="auto"/>
          </w:divBdr>
        </w:div>
        <w:div w:id="1468814281">
          <w:marLeft w:val="640"/>
          <w:marRight w:val="0"/>
          <w:marTop w:val="0"/>
          <w:marBottom w:val="0"/>
          <w:divBdr>
            <w:top w:val="none" w:sz="0" w:space="0" w:color="auto"/>
            <w:left w:val="none" w:sz="0" w:space="0" w:color="auto"/>
            <w:bottom w:val="none" w:sz="0" w:space="0" w:color="auto"/>
            <w:right w:val="none" w:sz="0" w:space="0" w:color="auto"/>
          </w:divBdr>
        </w:div>
        <w:div w:id="1527867629">
          <w:marLeft w:val="640"/>
          <w:marRight w:val="0"/>
          <w:marTop w:val="0"/>
          <w:marBottom w:val="0"/>
          <w:divBdr>
            <w:top w:val="none" w:sz="0" w:space="0" w:color="auto"/>
            <w:left w:val="none" w:sz="0" w:space="0" w:color="auto"/>
            <w:bottom w:val="none" w:sz="0" w:space="0" w:color="auto"/>
            <w:right w:val="none" w:sz="0" w:space="0" w:color="auto"/>
          </w:divBdr>
        </w:div>
        <w:div w:id="1656374546">
          <w:marLeft w:val="640"/>
          <w:marRight w:val="0"/>
          <w:marTop w:val="0"/>
          <w:marBottom w:val="0"/>
          <w:divBdr>
            <w:top w:val="none" w:sz="0" w:space="0" w:color="auto"/>
            <w:left w:val="none" w:sz="0" w:space="0" w:color="auto"/>
            <w:bottom w:val="none" w:sz="0" w:space="0" w:color="auto"/>
            <w:right w:val="none" w:sz="0" w:space="0" w:color="auto"/>
          </w:divBdr>
        </w:div>
        <w:div w:id="1700623931">
          <w:marLeft w:val="640"/>
          <w:marRight w:val="0"/>
          <w:marTop w:val="0"/>
          <w:marBottom w:val="0"/>
          <w:divBdr>
            <w:top w:val="none" w:sz="0" w:space="0" w:color="auto"/>
            <w:left w:val="none" w:sz="0" w:space="0" w:color="auto"/>
            <w:bottom w:val="none" w:sz="0" w:space="0" w:color="auto"/>
            <w:right w:val="none" w:sz="0" w:space="0" w:color="auto"/>
          </w:divBdr>
        </w:div>
        <w:div w:id="1752772263">
          <w:marLeft w:val="640"/>
          <w:marRight w:val="0"/>
          <w:marTop w:val="0"/>
          <w:marBottom w:val="0"/>
          <w:divBdr>
            <w:top w:val="none" w:sz="0" w:space="0" w:color="auto"/>
            <w:left w:val="none" w:sz="0" w:space="0" w:color="auto"/>
            <w:bottom w:val="none" w:sz="0" w:space="0" w:color="auto"/>
            <w:right w:val="none" w:sz="0" w:space="0" w:color="auto"/>
          </w:divBdr>
        </w:div>
        <w:div w:id="1855531277">
          <w:marLeft w:val="640"/>
          <w:marRight w:val="0"/>
          <w:marTop w:val="0"/>
          <w:marBottom w:val="0"/>
          <w:divBdr>
            <w:top w:val="none" w:sz="0" w:space="0" w:color="auto"/>
            <w:left w:val="none" w:sz="0" w:space="0" w:color="auto"/>
            <w:bottom w:val="none" w:sz="0" w:space="0" w:color="auto"/>
            <w:right w:val="none" w:sz="0" w:space="0" w:color="auto"/>
          </w:divBdr>
        </w:div>
        <w:div w:id="1855724895">
          <w:marLeft w:val="640"/>
          <w:marRight w:val="0"/>
          <w:marTop w:val="0"/>
          <w:marBottom w:val="0"/>
          <w:divBdr>
            <w:top w:val="none" w:sz="0" w:space="0" w:color="auto"/>
            <w:left w:val="none" w:sz="0" w:space="0" w:color="auto"/>
            <w:bottom w:val="none" w:sz="0" w:space="0" w:color="auto"/>
            <w:right w:val="none" w:sz="0" w:space="0" w:color="auto"/>
          </w:divBdr>
        </w:div>
        <w:div w:id="1863206534">
          <w:marLeft w:val="640"/>
          <w:marRight w:val="0"/>
          <w:marTop w:val="0"/>
          <w:marBottom w:val="0"/>
          <w:divBdr>
            <w:top w:val="none" w:sz="0" w:space="0" w:color="auto"/>
            <w:left w:val="none" w:sz="0" w:space="0" w:color="auto"/>
            <w:bottom w:val="none" w:sz="0" w:space="0" w:color="auto"/>
            <w:right w:val="none" w:sz="0" w:space="0" w:color="auto"/>
          </w:divBdr>
        </w:div>
        <w:div w:id="1931349455">
          <w:marLeft w:val="640"/>
          <w:marRight w:val="0"/>
          <w:marTop w:val="0"/>
          <w:marBottom w:val="0"/>
          <w:divBdr>
            <w:top w:val="none" w:sz="0" w:space="0" w:color="auto"/>
            <w:left w:val="none" w:sz="0" w:space="0" w:color="auto"/>
            <w:bottom w:val="none" w:sz="0" w:space="0" w:color="auto"/>
            <w:right w:val="none" w:sz="0" w:space="0" w:color="auto"/>
          </w:divBdr>
        </w:div>
        <w:div w:id="1973291056">
          <w:marLeft w:val="640"/>
          <w:marRight w:val="0"/>
          <w:marTop w:val="0"/>
          <w:marBottom w:val="0"/>
          <w:divBdr>
            <w:top w:val="none" w:sz="0" w:space="0" w:color="auto"/>
            <w:left w:val="none" w:sz="0" w:space="0" w:color="auto"/>
            <w:bottom w:val="none" w:sz="0" w:space="0" w:color="auto"/>
            <w:right w:val="none" w:sz="0" w:space="0" w:color="auto"/>
          </w:divBdr>
        </w:div>
        <w:div w:id="1986818290">
          <w:marLeft w:val="640"/>
          <w:marRight w:val="0"/>
          <w:marTop w:val="0"/>
          <w:marBottom w:val="0"/>
          <w:divBdr>
            <w:top w:val="none" w:sz="0" w:space="0" w:color="auto"/>
            <w:left w:val="none" w:sz="0" w:space="0" w:color="auto"/>
            <w:bottom w:val="none" w:sz="0" w:space="0" w:color="auto"/>
            <w:right w:val="none" w:sz="0" w:space="0" w:color="auto"/>
          </w:divBdr>
        </w:div>
        <w:div w:id="2011516718">
          <w:marLeft w:val="640"/>
          <w:marRight w:val="0"/>
          <w:marTop w:val="0"/>
          <w:marBottom w:val="0"/>
          <w:divBdr>
            <w:top w:val="none" w:sz="0" w:space="0" w:color="auto"/>
            <w:left w:val="none" w:sz="0" w:space="0" w:color="auto"/>
            <w:bottom w:val="none" w:sz="0" w:space="0" w:color="auto"/>
            <w:right w:val="none" w:sz="0" w:space="0" w:color="auto"/>
          </w:divBdr>
        </w:div>
        <w:div w:id="2015183278">
          <w:marLeft w:val="640"/>
          <w:marRight w:val="0"/>
          <w:marTop w:val="0"/>
          <w:marBottom w:val="0"/>
          <w:divBdr>
            <w:top w:val="none" w:sz="0" w:space="0" w:color="auto"/>
            <w:left w:val="none" w:sz="0" w:space="0" w:color="auto"/>
            <w:bottom w:val="none" w:sz="0" w:space="0" w:color="auto"/>
            <w:right w:val="none" w:sz="0" w:space="0" w:color="auto"/>
          </w:divBdr>
        </w:div>
        <w:div w:id="2066681430">
          <w:marLeft w:val="640"/>
          <w:marRight w:val="0"/>
          <w:marTop w:val="0"/>
          <w:marBottom w:val="0"/>
          <w:divBdr>
            <w:top w:val="none" w:sz="0" w:space="0" w:color="auto"/>
            <w:left w:val="none" w:sz="0" w:space="0" w:color="auto"/>
            <w:bottom w:val="none" w:sz="0" w:space="0" w:color="auto"/>
            <w:right w:val="none" w:sz="0" w:space="0" w:color="auto"/>
          </w:divBdr>
        </w:div>
        <w:div w:id="2114671378">
          <w:marLeft w:val="640"/>
          <w:marRight w:val="0"/>
          <w:marTop w:val="0"/>
          <w:marBottom w:val="0"/>
          <w:divBdr>
            <w:top w:val="none" w:sz="0" w:space="0" w:color="auto"/>
            <w:left w:val="none" w:sz="0" w:space="0" w:color="auto"/>
            <w:bottom w:val="none" w:sz="0" w:space="0" w:color="auto"/>
            <w:right w:val="none" w:sz="0" w:space="0" w:color="auto"/>
          </w:divBdr>
        </w:div>
        <w:div w:id="2139836648">
          <w:marLeft w:val="640"/>
          <w:marRight w:val="0"/>
          <w:marTop w:val="0"/>
          <w:marBottom w:val="0"/>
          <w:divBdr>
            <w:top w:val="none" w:sz="0" w:space="0" w:color="auto"/>
            <w:left w:val="none" w:sz="0" w:space="0" w:color="auto"/>
            <w:bottom w:val="none" w:sz="0" w:space="0" w:color="auto"/>
            <w:right w:val="none" w:sz="0" w:space="0" w:color="auto"/>
          </w:divBdr>
        </w:div>
        <w:div w:id="2141800550">
          <w:marLeft w:val="640"/>
          <w:marRight w:val="0"/>
          <w:marTop w:val="0"/>
          <w:marBottom w:val="0"/>
          <w:divBdr>
            <w:top w:val="none" w:sz="0" w:space="0" w:color="auto"/>
            <w:left w:val="none" w:sz="0" w:space="0" w:color="auto"/>
            <w:bottom w:val="none" w:sz="0" w:space="0" w:color="auto"/>
            <w:right w:val="none" w:sz="0" w:space="0" w:color="auto"/>
          </w:divBdr>
        </w:div>
      </w:divsChild>
    </w:div>
    <w:div w:id="1782217163">
      <w:bodyDiv w:val="1"/>
      <w:marLeft w:val="0"/>
      <w:marRight w:val="0"/>
      <w:marTop w:val="0"/>
      <w:marBottom w:val="0"/>
      <w:divBdr>
        <w:top w:val="none" w:sz="0" w:space="0" w:color="auto"/>
        <w:left w:val="none" w:sz="0" w:space="0" w:color="auto"/>
        <w:bottom w:val="none" w:sz="0" w:space="0" w:color="auto"/>
        <w:right w:val="none" w:sz="0" w:space="0" w:color="auto"/>
      </w:divBdr>
      <w:divsChild>
        <w:div w:id="169294446">
          <w:marLeft w:val="640"/>
          <w:marRight w:val="0"/>
          <w:marTop w:val="0"/>
          <w:marBottom w:val="0"/>
          <w:divBdr>
            <w:top w:val="none" w:sz="0" w:space="0" w:color="auto"/>
            <w:left w:val="none" w:sz="0" w:space="0" w:color="auto"/>
            <w:bottom w:val="none" w:sz="0" w:space="0" w:color="auto"/>
            <w:right w:val="none" w:sz="0" w:space="0" w:color="auto"/>
          </w:divBdr>
        </w:div>
        <w:div w:id="193033626">
          <w:marLeft w:val="640"/>
          <w:marRight w:val="0"/>
          <w:marTop w:val="0"/>
          <w:marBottom w:val="0"/>
          <w:divBdr>
            <w:top w:val="none" w:sz="0" w:space="0" w:color="auto"/>
            <w:left w:val="none" w:sz="0" w:space="0" w:color="auto"/>
            <w:bottom w:val="none" w:sz="0" w:space="0" w:color="auto"/>
            <w:right w:val="none" w:sz="0" w:space="0" w:color="auto"/>
          </w:divBdr>
        </w:div>
        <w:div w:id="513883682">
          <w:marLeft w:val="640"/>
          <w:marRight w:val="0"/>
          <w:marTop w:val="0"/>
          <w:marBottom w:val="0"/>
          <w:divBdr>
            <w:top w:val="none" w:sz="0" w:space="0" w:color="auto"/>
            <w:left w:val="none" w:sz="0" w:space="0" w:color="auto"/>
            <w:bottom w:val="none" w:sz="0" w:space="0" w:color="auto"/>
            <w:right w:val="none" w:sz="0" w:space="0" w:color="auto"/>
          </w:divBdr>
        </w:div>
        <w:div w:id="537592234">
          <w:marLeft w:val="640"/>
          <w:marRight w:val="0"/>
          <w:marTop w:val="0"/>
          <w:marBottom w:val="0"/>
          <w:divBdr>
            <w:top w:val="none" w:sz="0" w:space="0" w:color="auto"/>
            <w:left w:val="none" w:sz="0" w:space="0" w:color="auto"/>
            <w:bottom w:val="none" w:sz="0" w:space="0" w:color="auto"/>
            <w:right w:val="none" w:sz="0" w:space="0" w:color="auto"/>
          </w:divBdr>
        </w:div>
        <w:div w:id="585849037">
          <w:marLeft w:val="640"/>
          <w:marRight w:val="0"/>
          <w:marTop w:val="0"/>
          <w:marBottom w:val="0"/>
          <w:divBdr>
            <w:top w:val="none" w:sz="0" w:space="0" w:color="auto"/>
            <w:left w:val="none" w:sz="0" w:space="0" w:color="auto"/>
            <w:bottom w:val="none" w:sz="0" w:space="0" w:color="auto"/>
            <w:right w:val="none" w:sz="0" w:space="0" w:color="auto"/>
          </w:divBdr>
        </w:div>
        <w:div w:id="640815014">
          <w:marLeft w:val="640"/>
          <w:marRight w:val="0"/>
          <w:marTop w:val="0"/>
          <w:marBottom w:val="0"/>
          <w:divBdr>
            <w:top w:val="none" w:sz="0" w:space="0" w:color="auto"/>
            <w:left w:val="none" w:sz="0" w:space="0" w:color="auto"/>
            <w:bottom w:val="none" w:sz="0" w:space="0" w:color="auto"/>
            <w:right w:val="none" w:sz="0" w:space="0" w:color="auto"/>
          </w:divBdr>
        </w:div>
        <w:div w:id="642394969">
          <w:marLeft w:val="640"/>
          <w:marRight w:val="0"/>
          <w:marTop w:val="0"/>
          <w:marBottom w:val="0"/>
          <w:divBdr>
            <w:top w:val="none" w:sz="0" w:space="0" w:color="auto"/>
            <w:left w:val="none" w:sz="0" w:space="0" w:color="auto"/>
            <w:bottom w:val="none" w:sz="0" w:space="0" w:color="auto"/>
            <w:right w:val="none" w:sz="0" w:space="0" w:color="auto"/>
          </w:divBdr>
        </w:div>
        <w:div w:id="803810500">
          <w:marLeft w:val="640"/>
          <w:marRight w:val="0"/>
          <w:marTop w:val="0"/>
          <w:marBottom w:val="0"/>
          <w:divBdr>
            <w:top w:val="none" w:sz="0" w:space="0" w:color="auto"/>
            <w:left w:val="none" w:sz="0" w:space="0" w:color="auto"/>
            <w:bottom w:val="none" w:sz="0" w:space="0" w:color="auto"/>
            <w:right w:val="none" w:sz="0" w:space="0" w:color="auto"/>
          </w:divBdr>
        </w:div>
        <w:div w:id="876086680">
          <w:marLeft w:val="640"/>
          <w:marRight w:val="0"/>
          <w:marTop w:val="0"/>
          <w:marBottom w:val="0"/>
          <w:divBdr>
            <w:top w:val="none" w:sz="0" w:space="0" w:color="auto"/>
            <w:left w:val="none" w:sz="0" w:space="0" w:color="auto"/>
            <w:bottom w:val="none" w:sz="0" w:space="0" w:color="auto"/>
            <w:right w:val="none" w:sz="0" w:space="0" w:color="auto"/>
          </w:divBdr>
        </w:div>
        <w:div w:id="911816681">
          <w:marLeft w:val="640"/>
          <w:marRight w:val="0"/>
          <w:marTop w:val="0"/>
          <w:marBottom w:val="0"/>
          <w:divBdr>
            <w:top w:val="none" w:sz="0" w:space="0" w:color="auto"/>
            <w:left w:val="none" w:sz="0" w:space="0" w:color="auto"/>
            <w:bottom w:val="none" w:sz="0" w:space="0" w:color="auto"/>
            <w:right w:val="none" w:sz="0" w:space="0" w:color="auto"/>
          </w:divBdr>
        </w:div>
        <w:div w:id="979922454">
          <w:marLeft w:val="640"/>
          <w:marRight w:val="0"/>
          <w:marTop w:val="0"/>
          <w:marBottom w:val="0"/>
          <w:divBdr>
            <w:top w:val="none" w:sz="0" w:space="0" w:color="auto"/>
            <w:left w:val="none" w:sz="0" w:space="0" w:color="auto"/>
            <w:bottom w:val="none" w:sz="0" w:space="0" w:color="auto"/>
            <w:right w:val="none" w:sz="0" w:space="0" w:color="auto"/>
          </w:divBdr>
        </w:div>
        <w:div w:id="992371315">
          <w:marLeft w:val="640"/>
          <w:marRight w:val="0"/>
          <w:marTop w:val="0"/>
          <w:marBottom w:val="0"/>
          <w:divBdr>
            <w:top w:val="none" w:sz="0" w:space="0" w:color="auto"/>
            <w:left w:val="none" w:sz="0" w:space="0" w:color="auto"/>
            <w:bottom w:val="none" w:sz="0" w:space="0" w:color="auto"/>
            <w:right w:val="none" w:sz="0" w:space="0" w:color="auto"/>
          </w:divBdr>
        </w:div>
        <w:div w:id="996805350">
          <w:marLeft w:val="640"/>
          <w:marRight w:val="0"/>
          <w:marTop w:val="0"/>
          <w:marBottom w:val="0"/>
          <w:divBdr>
            <w:top w:val="none" w:sz="0" w:space="0" w:color="auto"/>
            <w:left w:val="none" w:sz="0" w:space="0" w:color="auto"/>
            <w:bottom w:val="none" w:sz="0" w:space="0" w:color="auto"/>
            <w:right w:val="none" w:sz="0" w:space="0" w:color="auto"/>
          </w:divBdr>
        </w:div>
        <w:div w:id="1350793788">
          <w:marLeft w:val="640"/>
          <w:marRight w:val="0"/>
          <w:marTop w:val="0"/>
          <w:marBottom w:val="0"/>
          <w:divBdr>
            <w:top w:val="none" w:sz="0" w:space="0" w:color="auto"/>
            <w:left w:val="none" w:sz="0" w:space="0" w:color="auto"/>
            <w:bottom w:val="none" w:sz="0" w:space="0" w:color="auto"/>
            <w:right w:val="none" w:sz="0" w:space="0" w:color="auto"/>
          </w:divBdr>
        </w:div>
        <w:div w:id="1354572954">
          <w:marLeft w:val="640"/>
          <w:marRight w:val="0"/>
          <w:marTop w:val="0"/>
          <w:marBottom w:val="0"/>
          <w:divBdr>
            <w:top w:val="none" w:sz="0" w:space="0" w:color="auto"/>
            <w:left w:val="none" w:sz="0" w:space="0" w:color="auto"/>
            <w:bottom w:val="none" w:sz="0" w:space="0" w:color="auto"/>
            <w:right w:val="none" w:sz="0" w:space="0" w:color="auto"/>
          </w:divBdr>
        </w:div>
        <w:div w:id="1397364136">
          <w:marLeft w:val="640"/>
          <w:marRight w:val="0"/>
          <w:marTop w:val="0"/>
          <w:marBottom w:val="0"/>
          <w:divBdr>
            <w:top w:val="none" w:sz="0" w:space="0" w:color="auto"/>
            <w:left w:val="none" w:sz="0" w:space="0" w:color="auto"/>
            <w:bottom w:val="none" w:sz="0" w:space="0" w:color="auto"/>
            <w:right w:val="none" w:sz="0" w:space="0" w:color="auto"/>
          </w:divBdr>
        </w:div>
        <w:div w:id="1497263223">
          <w:marLeft w:val="640"/>
          <w:marRight w:val="0"/>
          <w:marTop w:val="0"/>
          <w:marBottom w:val="0"/>
          <w:divBdr>
            <w:top w:val="none" w:sz="0" w:space="0" w:color="auto"/>
            <w:left w:val="none" w:sz="0" w:space="0" w:color="auto"/>
            <w:bottom w:val="none" w:sz="0" w:space="0" w:color="auto"/>
            <w:right w:val="none" w:sz="0" w:space="0" w:color="auto"/>
          </w:divBdr>
        </w:div>
        <w:div w:id="1532258609">
          <w:marLeft w:val="640"/>
          <w:marRight w:val="0"/>
          <w:marTop w:val="0"/>
          <w:marBottom w:val="0"/>
          <w:divBdr>
            <w:top w:val="none" w:sz="0" w:space="0" w:color="auto"/>
            <w:left w:val="none" w:sz="0" w:space="0" w:color="auto"/>
            <w:bottom w:val="none" w:sz="0" w:space="0" w:color="auto"/>
            <w:right w:val="none" w:sz="0" w:space="0" w:color="auto"/>
          </w:divBdr>
        </w:div>
        <w:div w:id="1716153024">
          <w:marLeft w:val="640"/>
          <w:marRight w:val="0"/>
          <w:marTop w:val="0"/>
          <w:marBottom w:val="0"/>
          <w:divBdr>
            <w:top w:val="none" w:sz="0" w:space="0" w:color="auto"/>
            <w:left w:val="none" w:sz="0" w:space="0" w:color="auto"/>
            <w:bottom w:val="none" w:sz="0" w:space="0" w:color="auto"/>
            <w:right w:val="none" w:sz="0" w:space="0" w:color="auto"/>
          </w:divBdr>
        </w:div>
        <w:div w:id="1728802235">
          <w:marLeft w:val="640"/>
          <w:marRight w:val="0"/>
          <w:marTop w:val="0"/>
          <w:marBottom w:val="0"/>
          <w:divBdr>
            <w:top w:val="none" w:sz="0" w:space="0" w:color="auto"/>
            <w:left w:val="none" w:sz="0" w:space="0" w:color="auto"/>
            <w:bottom w:val="none" w:sz="0" w:space="0" w:color="auto"/>
            <w:right w:val="none" w:sz="0" w:space="0" w:color="auto"/>
          </w:divBdr>
        </w:div>
        <w:div w:id="2080203016">
          <w:marLeft w:val="640"/>
          <w:marRight w:val="0"/>
          <w:marTop w:val="0"/>
          <w:marBottom w:val="0"/>
          <w:divBdr>
            <w:top w:val="none" w:sz="0" w:space="0" w:color="auto"/>
            <w:left w:val="none" w:sz="0" w:space="0" w:color="auto"/>
            <w:bottom w:val="none" w:sz="0" w:space="0" w:color="auto"/>
            <w:right w:val="none" w:sz="0" w:space="0" w:color="auto"/>
          </w:divBdr>
        </w:div>
      </w:divsChild>
    </w:div>
    <w:div w:id="1803690269">
      <w:bodyDiv w:val="1"/>
      <w:marLeft w:val="0"/>
      <w:marRight w:val="0"/>
      <w:marTop w:val="0"/>
      <w:marBottom w:val="0"/>
      <w:divBdr>
        <w:top w:val="none" w:sz="0" w:space="0" w:color="auto"/>
        <w:left w:val="none" w:sz="0" w:space="0" w:color="auto"/>
        <w:bottom w:val="none" w:sz="0" w:space="0" w:color="auto"/>
        <w:right w:val="none" w:sz="0" w:space="0" w:color="auto"/>
      </w:divBdr>
      <w:divsChild>
        <w:div w:id="1348217158">
          <w:marLeft w:val="0"/>
          <w:marRight w:val="0"/>
          <w:marTop w:val="0"/>
          <w:marBottom w:val="0"/>
          <w:divBdr>
            <w:top w:val="none" w:sz="0" w:space="0" w:color="auto"/>
            <w:left w:val="none" w:sz="0" w:space="0" w:color="auto"/>
            <w:bottom w:val="none" w:sz="0" w:space="0" w:color="auto"/>
            <w:right w:val="none" w:sz="0" w:space="0" w:color="auto"/>
          </w:divBdr>
        </w:div>
      </w:divsChild>
    </w:div>
    <w:div w:id="1809349752">
      <w:bodyDiv w:val="1"/>
      <w:marLeft w:val="0"/>
      <w:marRight w:val="0"/>
      <w:marTop w:val="0"/>
      <w:marBottom w:val="0"/>
      <w:divBdr>
        <w:top w:val="none" w:sz="0" w:space="0" w:color="auto"/>
        <w:left w:val="none" w:sz="0" w:space="0" w:color="auto"/>
        <w:bottom w:val="none" w:sz="0" w:space="0" w:color="auto"/>
        <w:right w:val="none" w:sz="0" w:space="0" w:color="auto"/>
      </w:divBdr>
    </w:div>
    <w:div w:id="1818767775">
      <w:bodyDiv w:val="1"/>
      <w:marLeft w:val="0"/>
      <w:marRight w:val="0"/>
      <w:marTop w:val="0"/>
      <w:marBottom w:val="0"/>
      <w:divBdr>
        <w:top w:val="none" w:sz="0" w:space="0" w:color="auto"/>
        <w:left w:val="none" w:sz="0" w:space="0" w:color="auto"/>
        <w:bottom w:val="none" w:sz="0" w:space="0" w:color="auto"/>
        <w:right w:val="none" w:sz="0" w:space="0" w:color="auto"/>
      </w:divBdr>
      <w:divsChild>
        <w:div w:id="54427442">
          <w:marLeft w:val="640"/>
          <w:marRight w:val="0"/>
          <w:marTop w:val="0"/>
          <w:marBottom w:val="0"/>
          <w:divBdr>
            <w:top w:val="none" w:sz="0" w:space="0" w:color="auto"/>
            <w:left w:val="none" w:sz="0" w:space="0" w:color="auto"/>
            <w:bottom w:val="none" w:sz="0" w:space="0" w:color="auto"/>
            <w:right w:val="none" w:sz="0" w:space="0" w:color="auto"/>
          </w:divBdr>
        </w:div>
        <w:div w:id="117799990">
          <w:marLeft w:val="640"/>
          <w:marRight w:val="0"/>
          <w:marTop w:val="0"/>
          <w:marBottom w:val="0"/>
          <w:divBdr>
            <w:top w:val="none" w:sz="0" w:space="0" w:color="auto"/>
            <w:left w:val="none" w:sz="0" w:space="0" w:color="auto"/>
            <w:bottom w:val="none" w:sz="0" w:space="0" w:color="auto"/>
            <w:right w:val="none" w:sz="0" w:space="0" w:color="auto"/>
          </w:divBdr>
        </w:div>
        <w:div w:id="156187452">
          <w:marLeft w:val="640"/>
          <w:marRight w:val="0"/>
          <w:marTop w:val="0"/>
          <w:marBottom w:val="0"/>
          <w:divBdr>
            <w:top w:val="none" w:sz="0" w:space="0" w:color="auto"/>
            <w:left w:val="none" w:sz="0" w:space="0" w:color="auto"/>
            <w:bottom w:val="none" w:sz="0" w:space="0" w:color="auto"/>
            <w:right w:val="none" w:sz="0" w:space="0" w:color="auto"/>
          </w:divBdr>
        </w:div>
        <w:div w:id="323626330">
          <w:marLeft w:val="640"/>
          <w:marRight w:val="0"/>
          <w:marTop w:val="0"/>
          <w:marBottom w:val="0"/>
          <w:divBdr>
            <w:top w:val="none" w:sz="0" w:space="0" w:color="auto"/>
            <w:left w:val="none" w:sz="0" w:space="0" w:color="auto"/>
            <w:bottom w:val="none" w:sz="0" w:space="0" w:color="auto"/>
            <w:right w:val="none" w:sz="0" w:space="0" w:color="auto"/>
          </w:divBdr>
        </w:div>
        <w:div w:id="567113693">
          <w:marLeft w:val="640"/>
          <w:marRight w:val="0"/>
          <w:marTop w:val="0"/>
          <w:marBottom w:val="0"/>
          <w:divBdr>
            <w:top w:val="none" w:sz="0" w:space="0" w:color="auto"/>
            <w:left w:val="none" w:sz="0" w:space="0" w:color="auto"/>
            <w:bottom w:val="none" w:sz="0" w:space="0" w:color="auto"/>
            <w:right w:val="none" w:sz="0" w:space="0" w:color="auto"/>
          </w:divBdr>
        </w:div>
        <w:div w:id="597639326">
          <w:marLeft w:val="640"/>
          <w:marRight w:val="0"/>
          <w:marTop w:val="0"/>
          <w:marBottom w:val="0"/>
          <w:divBdr>
            <w:top w:val="none" w:sz="0" w:space="0" w:color="auto"/>
            <w:left w:val="none" w:sz="0" w:space="0" w:color="auto"/>
            <w:bottom w:val="none" w:sz="0" w:space="0" w:color="auto"/>
            <w:right w:val="none" w:sz="0" w:space="0" w:color="auto"/>
          </w:divBdr>
        </w:div>
        <w:div w:id="610627672">
          <w:marLeft w:val="640"/>
          <w:marRight w:val="0"/>
          <w:marTop w:val="0"/>
          <w:marBottom w:val="0"/>
          <w:divBdr>
            <w:top w:val="none" w:sz="0" w:space="0" w:color="auto"/>
            <w:left w:val="none" w:sz="0" w:space="0" w:color="auto"/>
            <w:bottom w:val="none" w:sz="0" w:space="0" w:color="auto"/>
            <w:right w:val="none" w:sz="0" w:space="0" w:color="auto"/>
          </w:divBdr>
        </w:div>
        <w:div w:id="913397195">
          <w:marLeft w:val="640"/>
          <w:marRight w:val="0"/>
          <w:marTop w:val="0"/>
          <w:marBottom w:val="0"/>
          <w:divBdr>
            <w:top w:val="none" w:sz="0" w:space="0" w:color="auto"/>
            <w:left w:val="none" w:sz="0" w:space="0" w:color="auto"/>
            <w:bottom w:val="none" w:sz="0" w:space="0" w:color="auto"/>
            <w:right w:val="none" w:sz="0" w:space="0" w:color="auto"/>
          </w:divBdr>
        </w:div>
        <w:div w:id="916281726">
          <w:marLeft w:val="640"/>
          <w:marRight w:val="0"/>
          <w:marTop w:val="0"/>
          <w:marBottom w:val="0"/>
          <w:divBdr>
            <w:top w:val="none" w:sz="0" w:space="0" w:color="auto"/>
            <w:left w:val="none" w:sz="0" w:space="0" w:color="auto"/>
            <w:bottom w:val="none" w:sz="0" w:space="0" w:color="auto"/>
            <w:right w:val="none" w:sz="0" w:space="0" w:color="auto"/>
          </w:divBdr>
        </w:div>
        <w:div w:id="1063333410">
          <w:marLeft w:val="640"/>
          <w:marRight w:val="0"/>
          <w:marTop w:val="0"/>
          <w:marBottom w:val="0"/>
          <w:divBdr>
            <w:top w:val="none" w:sz="0" w:space="0" w:color="auto"/>
            <w:left w:val="none" w:sz="0" w:space="0" w:color="auto"/>
            <w:bottom w:val="none" w:sz="0" w:space="0" w:color="auto"/>
            <w:right w:val="none" w:sz="0" w:space="0" w:color="auto"/>
          </w:divBdr>
        </w:div>
        <w:div w:id="1151867557">
          <w:marLeft w:val="640"/>
          <w:marRight w:val="0"/>
          <w:marTop w:val="0"/>
          <w:marBottom w:val="0"/>
          <w:divBdr>
            <w:top w:val="none" w:sz="0" w:space="0" w:color="auto"/>
            <w:left w:val="none" w:sz="0" w:space="0" w:color="auto"/>
            <w:bottom w:val="none" w:sz="0" w:space="0" w:color="auto"/>
            <w:right w:val="none" w:sz="0" w:space="0" w:color="auto"/>
          </w:divBdr>
        </w:div>
        <w:div w:id="1182091844">
          <w:marLeft w:val="640"/>
          <w:marRight w:val="0"/>
          <w:marTop w:val="0"/>
          <w:marBottom w:val="0"/>
          <w:divBdr>
            <w:top w:val="none" w:sz="0" w:space="0" w:color="auto"/>
            <w:left w:val="none" w:sz="0" w:space="0" w:color="auto"/>
            <w:bottom w:val="none" w:sz="0" w:space="0" w:color="auto"/>
            <w:right w:val="none" w:sz="0" w:space="0" w:color="auto"/>
          </w:divBdr>
        </w:div>
        <w:div w:id="1253901863">
          <w:marLeft w:val="640"/>
          <w:marRight w:val="0"/>
          <w:marTop w:val="0"/>
          <w:marBottom w:val="0"/>
          <w:divBdr>
            <w:top w:val="none" w:sz="0" w:space="0" w:color="auto"/>
            <w:left w:val="none" w:sz="0" w:space="0" w:color="auto"/>
            <w:bottom w:val="none" w:sz="0" w:space="0" w:color="auto"/>
            <w:right w:val="none" w:sz="0" w:space="0" w:color="auto"/>
          </w:divBdr>
        </w:div>
        <w:div w:id="1555312821">
          <w:marLeft w:val="640"/>
          <w:marRight w:val="0"/>
          <w:marTop w:val="0"/>
          <w:marBottom w:val="0"/>
          <w:divBdr>
            <w:top w:val="none" w:sz="0" w:space="0" w:color="auto"/>
            <w:left w:val="none" w:sz="0" w:space="0" w:color="auto"/>
            <w:bottom w:val="none" w:sz="0" w:space="0" w:color="auto"/>
            <w:right w:val="none" w:sz="0" w:space="0" w:color="auto"/>
          </w:divBdr>
        </w:div>
        <w:div w:id="1704163748">
          <w:marLeft w:val="640"/>
          <w:marRight w:val="0"/>
          <w:marTop w:val="0"/>
          <w:marBottom w:val="0"/>
          <w:divBdr>
            <w:top w:val="none" w:sz="0" w:space="0" w:color="auto"/>
            <w:left w:val="none" w:sz="0" w:space="0" w:color="auto"/>
            <w:bottom w:val="none" w:sz="0" w:space="0" w:color="auto"/>
            <w:right w:val="none" w:sz="0" w:space="0" w:color="auto"/>
          </w:divBdr>
        </w:div>
        <w:div w:id="1758283118">
          <w:marLeft w:val="640"/>
          <w:marRight w:val="0"/>
          <w:marTop w:val="0"/>
          <w:marBottom w:val="0"/>
          <w:divBdr>
            <w:top w:val="none" w:sz="0" w:space="0" w:color="auto"/>
            <w:left w:val="none" w:sz="0" w:space="0" w:color="auto"/>
            <w:bottom w:val="none" w:sz="0" w:space="0" w:color="auto"/>
            <w:right w:val="none" w:sz="0" w:space="0" w:color="auto"/>
          </w:divBdr>
        </w:div>
        <w:div w:id="1795249103">
          <w:marLeft w:val="640"/>
          <w:marRight w:val="0"/>
          <w:marTop w:val="0"/>
          <w:marBottom w:val="0"/>
          <w:divBdr>
            <w:top w:val="none" w:sz="0" w:space="0" w:color="auto"/>
            <w:left w:val="none" w:sz="0" w:space="0" w:color="auto"/>
            <w:bottom w:val="none" w:sz="0" w:space="0" w:color="auto"/>
            <w:right w:val="none" w:sz="0" w:space="0" w:color="auto"/>
          </w:divBdr>
        </w:div>
        <w:div w:id="1856731140">
          <w:marLeft w:val="640"/>
          <w:marRight w:val="0"/>
          <w:marTop w:val="0"/>
          <w:marBottom w:val="0"/>
          <w:divBdr>
            <w:top w:val="none" w:sz="0" w:space="0" w:color="auto"/>
            <w:left w:val="none" w:sz="0" w:space="0" w:color="auto"/>
            <w:bottom w:val="none" w:sz="0" w:space="0" w:color="auto"/>
            <w:right w:val="none" w:sz="0" w:space="0" w:color="auto"/>
          </w:divBdr>
        </w:div>
        <w:div w:id="2146897189">
          <w:marLeft w:val="640"/>
          <w:marRight w:val="0"/>
          <w:marTop w:val="0"/>
          <w:marBottom w:val="0"/>
          <w:divBdr>
            <w:top w:val="none" w:sz="0" w:space="0" w:color="auto"/>
            <w:left w:val="none" w:sz="0" w:space="0" w:color="auto"/>
            <w:bottom w:val="none" w:sz="0" w:space="0" w:color="auto"/>
            <w:right w:val="none" w:sz="0" w:space="0" w:color="auto"/>
          </w:divBdr>
        </w:div>
      </w:divsChild>
    </w:div>
    <w:div w:id="1822579015">
      <w:bodyDiv w:val="1"/>
      <w:marLeft w:val="0"/>
      <w:marRight w:val="0"/>
      <w:marTop w:val="0"/>
      <w:marBottom w:val="0"/>
      <w:divBdr>
        <w:top w:val="none" w:sz="0" w:space="0" w:color="auto"/>
        <w:left w:val="none" w:sz="0" w:space="0" w:color="auto"/>
        <w:bottom w:val="none" w:sz="0" w:space="0" w:color="auto"/>
        <w:right w:val="none" w:sz="0" w:space="0" w:color="auto"/>
      </w:divBdr>
    </w:div>
    <w:div w:id="1832212249">
      <w:bodyDiv w:val="1"/>
      <w:marLeft w:val="0"/>
      <w:marRight w:val="0"/>
      <w:marTop w:val="0"/>
      <w:marBottom w:val="0"/>
      <w:divBdr>
        <w:top w:val="none" w:sz="0" w:space="0" w:color="auto"/>
        <w:left w:val="none" w:sz="0" w:space="0" w:color="auto"/>
        <w:bottom w:val="none" w:sz="0" w:space="0" w:color="auto"/>
        <w:right w:val="none" w:sz="0" w:space="0" w:color="auto"/>
      </w:divBdr>
      <w:divsChild>
        <w:div w:id="63991577">
          <w:marLeft w:val="640"/>
          <w:marRight w:val="0"/>
          <w:marTop w:val="0"/>
          <w:marBottom w:val="0"/>
          <w:divBdr>
            <w:top w:val="none" w:sz="0" w:space="0" w:color="auto"/>
            <w:left w:val="none" w:sz="0" w:space="0" w:color="auto"/>
            <w:bottom w:val="none" w:sz="0" w:space="0" w:color="auto"/>
            <w:right w:val="none" w:sz="0" w:space="0" w:color="auto"/>
          </w:divBdr>
        </w:div>
        <w:div w:id="290093260">
          <w:marLeft w:val="640"/>
          <w:marRight w:val="0"/>
          <w:marTop w:val="0"/>
          <w:marBottom w:val="0"/>
          <w:divBdr>
            <w:top w:val="none" w:sz="0" w:space="0" w:color="auto"/>
            <w:left w:val="none" w:sz="0" w:space="0" w:color="auto"/>
            <w:bottom w:val="none" w:sz="0" w:space="0" w:color="auto"/>
            <w:right w:val="none" w:sz="0" w:space="0" w:color="auto"/>
          </w:divBdr>
        </w:div>
        <w:div w:id="378213599">
          <w:marLeft w:val="640"/>
          <w:marRight w:val="0"/>
          <w:marTop w:val="0"/>
          <w:marBottom w:val="0"/>
          <w:divBdr>
            <w:top w:val="none" w:sz="0" w:space="0" w:color="auto"/>
            <w:left w:val="none" w:sz="0" w:space="0" w:color="auto"/>
            <w:bottom w:val="none" w:sz="0" w:space="0" w:color="auto"/>
            <w:right w:val="none" w:sz="0" w:space="0" w:color="auto"/>
          </w:divBdr>
        </w:div>
        <w:div w:id="391007626">
          <w:marLeft w:val="640"/>
          <w:marRight w:val="0"/>
          <w:marTop w:val="0"/>
          <w:marBottom w:val="0"/>
          <w:divBdr>
            <w:top w:val="none" w:sz="0" w:space="0" w:color="auto"/>
            <w:left w:val="none" w:sz="0" w:space="0" w:color="auto"/>
            <w:bottom w:val="none" w:sz="0" w:space="0" w:color="auto"/>
            <w:right w:val="none" w:sz="0" w:space="0" w:color="auto"/>
          </w:divBdr>
        </w:div>
        <w:div w:id="424813200">
          <w:marLeft w:val="640"/>
          <w:marRight w:val="0"/>
          <w:marTop w:val="0"/>
          <w:marBottom w:val="0"/>
          <w:divBdr>
            <w:top w:val="none" w:sz="0" w:space="0" w:color="auto"/>
            <w:left w:val="none" w:sz="0" w:space="0" w:color="auto"/>
            <w:bottom w:val="none" w:sz="0" w:space="0" w:color="auto"/>
            <w:right w:val="none" w:sz="0" w:space="0" w:color="auto"/>
          </w:divBdr>
        </w:div>
        <w:div w:id="769859111">
          <w:marLeft w:val="640"/>
          <w:marRight w:val="0"/>
          <w:marTop w:val="0"/>
          <w:marBottom w:val="0"/>
          <w:divBdr>
            <w:top w:val="none" w:sz="0" w:space="0" w:color="auto"/>
            <w:left w:val="none" w:sz="0" w:space="0" w:color="auto"/>
            <w:bottom w:val="none" w:sz="0" w:space="0" w:color="auto"/>
            <w:right w:val="none" w:sz="0" w:space="0" w:color="auto"/>
          </w:divBdr>
        </w:div>
        <w:div w:id="786000177">
          <w:marLeft w:val="640"/>
          <w:marRight w:val="0"/>
          <w:marTop w:val="0"/>
          <w:marBottom w:val="0"/>
          <w:divBdr>
            <w:top w:val="none" w:sz="0" w:space="0" w:color="auto"/>
            <w:left w:val="none" w:sz="0" w:space="0" w:color="auto"/>
            <w:bottom w:val="none" w:sz="0" w:space="0" w:color="auto"/>
            <w:right w:val="none" w:sz="0" w:space="0" w:color="auto"/>
          </w:divBdr>
        </w:div>
        <w:div w:id="801197360">
          <w:marLeft w:val="640"/>
          <w:marRight w:val="0"/>
          <w:marTop w:val="0"/>
          <w:marBottom w:val="0"/>
          <w:divBdr>
            <w:top w:val="none" w:sz="0" w:space="0" w:color="auto"/>
            <w:left w:val="none" w:sz="0" w:space="0" w:color="auto"/>
            <w:bottom w:val="none" w:sz="0" w:space="0" w:color="auto"/>
            <w:right w:val="none" w:sz="0" w:space="0" w:color="auto"/>
          </w:divBdr>
        </w:div>
        <w:div w:id="817723703">
          <w:marLeft w:val="640"/>
          <w:marRight w:val="0"/>
          <w:marTop w:val="0"/>
          <w:marBottom w:val="0"/>
          <w:divBdr>
            <w:top w:val="none" w:sz="0" w:space="0" w:color="auto"/>
            <w:left w:val="none" w:sz="0" w:space="0" w:color="auto"/>
            <w:bottom w:val="none" w:sz="0" w:space="0" w:color="auto"/>
            <w:right w:val="none" w:sz="0" w:space="0" w:color="auto"/>
          </w:divBdr>
        </w:div>
        <w:div w:id="839541835">
          <w:marLeft w:val="640"/>
          <w:marRight w:val="0"/>
          <w:marTop w:val="0"/>
          <w:marBottom w:val="0"/>
          <w:divBdr>
            <w:top w:val="none" w:sz="0" w:space="0" w:color="auto"/>
            <w:left w:val="none" w:sz="0" w:space="0" w:color="auto"/>
            <w:bottom w:val="none" w:sz="0" w:space="0" w:color="auto"/>
            <w:right w:val="none" w:sz="0" w:space="0" w:color="auto"/>
          </w:divBdr>
        </w:div>
        <w:div w:id="980503375">
          <w:marLeft w:val="640"/>
          <w:marRight w:val="0"/>
          <w:marTop w:val="0"/>
          <w:marBottom w:val="0"/>
          <w:divBdr>
            <w:top w:val="none" w:sz="0" w:space="0" w:color="auto"/>
            <w:left w:val="none" w:sz="0" w:space="0" w:color="auto"/>
            <w:bottom w:val="none" w:sz="0" w:space="0" w:color="auto"/>
            <w:right w:val="none" w:sz="0" w:space="0" w:color="auto"/>
          </w:divBdr>
        </w:div>
        <w:div w:id="1203010991">
          <w:marLeft w:val="640"/>
          <w:marRight w:val="0"/>
          <w:marTop w:val="0"/>
          <w:marBottom w:val="0"/>
          <w:divBdr>
            <w:top w:val="none" w:sz="0" w:space="0" w:color="auto"/>
            <w:left w:val="none" w:sz="0" w:space="0" w:color="auto"/>
            <w:bottom w:val="none" w:sz="0" w:space="0" w:color="auto"/>
            <w:right w:val="none" w:sz="0" w:space="0" w:color="auto"/>
          </w:divBdr>
        </w:div>
        <w:div w:id="1223785475">
          <w:marLeft w:val="640"/>
          <w:marRight w:val="0"/>
          <w:marTop w:val="0"/>
          <w:marBottom w:val="0"/>
          <w:divBdr>
            <w:top w:val="none" w:sz="0" w:space="0" w:color="auto"/>
            <w:left w:val="none" w:sz="0" w:space="0" w:color="auto"/>
            <w:bottom w:val="none" w:sz="0" w:space="0" w:color="auto"/>
            <w:right w:val="none" w:sz="0" w:space="0" w:color="auto"/>
          </w:divBdr>
        </w:div>
        <w:div w:id="1346908064">
          <w:marLeft w:val="640"/>
          <w:marRight w:val="0"/>
          <w:marTop w:val="0"/>
          <w:marBottom w:val="0"/>
          <w:divBdr>
            <w:top w:val="none" w:sz="0" w:space="0" w:color="auto"/>
            <w:left w:val="none" w:sz="0" w:space="0" w:color="auto"/>
            <w:bottom w:val="none" w:sz="0" w:space="0" w:color="auto"/>
            <w:right w:val="none" w:sz="0" w:space="0" w:color="auto"/>
          </w:divBdr>
        </w:div>
        <w:div w:id="1447386138">
          <w:marLeft w:val="640"/>
          <w:marRight w:val="0"/>
          <w:marTop w:val="0"/>
          <w:marBottom w:val="0"/>
          <w:divBdr>
            <w:top w:val="none" w:sz="0" w:space="0" w:color="auto"/>
            <w:left w:val="none" w:sz="0" w:space="0" w:color="auto"/>
            <w:bottom w:val="none" w:sz="0" w:space="0" w:color="auto"/>
            <w:right w:val="none" w:sz="0" w:space="0" w:color="auto"/>
          </w:divBdr>
        </w:div>
        <w:div w:id="1573657283">
          <w:marLeft w:val="640"/>
          <w:marRight w:val="0"/>
          <w:marTop w:val="0"/>
          <w:marBottom w:val="0"/>
          <w:divBdr>
            <w:top w:val="none" w:sz="0" w:space="0" w:color="auto"/>
            <w:left w:val="none" w:sz="0" w:space="0" w:color="auto"/>
            <w:bottom w:val="none" w:sz="0" w:space="0" w:color="auto"/>
            <w:right w:val="none" w:sz="0" w:space="0" w:color="auto"/>
          </w:divBdr>
        </w:div>
        <w:div w:id="1667780768">
          <w:marLeft w:val="640"/>
          <w:marRight w:val="0"/>
          <w:marTop w:val="0"/>
          <w:marBottom w:val="0"/>
          <w:divBdr>
            <w:top w:val="none" w:sz="0" w:space="0" w:color="auto"/>
            <w:left w:val="none" w:sz="0" w:space="0" w:color="auto"/>
            <w:bottom w:val="none" w:sz="0" w:space="0" w:color="auto"/>
            <w:right w:val="none" w:sz="0" w:space="0" w:color="auto"/>
          </w:divBdr>
        </w:div>
        <w:div w:id="1738628277">
          <w:marLeft w:val="640"/>
          <w:marRight w:val="0"/>
          <w:marTop w:val="0"/>
          <w:marBottom w:val="0"/>
          <w:divBdr>
            <w:top w:val="none" w:sz="0" w:space="0" w:color="auto"/>
            <w:left w:val="none" w:sz="0" w:space="0" w:color="auto"/>
            <w:bottom w:val="none" w:sz="0" w:space="0" w:color="auto"/>
            <w:right w:val="none" w:sz="0" w:space="0" w:color="auto"/>
          </w:divBdr>
        </w:div>
        <w:div w:id="1934967645">
          <w:marLeft w:val="640"/>
          <w:marRight w:val="0"/>
          <w:marTop w:val="0"/>
          <w:marBottom w:val="0"/>
          <w:divBdr>
            <w:top w:val="none" w:sz="0" w:space="0" w:color="auto"/>
            <w:left w:val="none" w:sz="0" w:space="0" w:color="auto"/>
            <w:bottom w:val="none" w:sz="0" w:space="0" w:color="auto"/>
            <w:right w:val="none" w:sz="0" w:space="0" w:color="auto"/>
          </w:divBdr>
        </w:div>
      </w:divsChild>
    </w:div>
    <w:div w:id="1835492525">
      <w:bodyDiv w:val="1"/>
      <w:marLeft w:val="0"/>
      <w:marRight w:val="0"/>
      <w:marTop w:val="0"/>
      <w:marBottom w:val="0"/>
      <w:divBdr>
        <w:top w:val="none" w:sz="0" w:space="0" w:color="auto"/>
        <w:left w:val="none" w:sz="0" w:space="0" w:color="auto"/>
        <w:bottom w:val="none" w:sz="0" w:space="0" w:color="auto"/>
        <w:right w:val="none" w:sz="0" w:space="0" w:color="auto"/>
      </w:divBdr>
    </w:div>
    <w:div w:id="1836606626">
      <w:bodyDiv w:val="1"/>
      <w:marLeft w:val="0"/>
      <w:marRight w:val="0"/>
      <w:marTop w:val="0"/>
      <w:marBottom w:val="0"/>
      <w:divBdr>
        <w:top w:val="none" w:sz="0" w:space="0" w:color="auto"/>
        <w:left w:val="none" w:sz="0" w:space="0" w:color="auto"/>
        <w:bottom w:val="none" w:sz="0" w:space="0" w:color="auto"/>
        <w:right w:val="none" w:sz="0" w:space="0" w:color="auto"/>
      </w:divBdr>
      <w:divsChild>
        <w:div w:id="101152716">
          <w:marLeft w:val="640"/>
          <w:marRight w:val="0"/>
          <w:marTop w:val="0"/>
          <w:marBottom w:val="0"/>
          <w:divBdr>
            <w:top w:val="none" w:sz="0" w:space="0" w:color="auto"/>
            <w:left w:val="none" w:sz="0" w:space="0" w:color="auto"/>
            <w:bottom w:val="none" w:sz="0" w:space="0" w:color="auto"/>
            <w:right w:val="none" w:sz="0" w:space="0" w:color="auto"/>
          </w:divBdr>
        </w:div>
        <w:div w:id="186875888">
          <w:marLeft w:val="640"/>
          <w:marRight w:val="0"/>
          <w:marTop w:val="0"/>
          <w:marBottom w:val="0"/>
          <w:divBdr>
            <w:top w:val="none" w:sz="0" w:space="0" w:color="auto"/>
            <w:left w:val="none" w:sz="0" w:space="0" w:color="auto"/>
            <w:bottom w:val="none" w:sz="0" w:space="0" w:color="auto"/>
            <w:right w:val="none" w:sz="0" w:space="0" w:color="auto"/>
          </w:divBdr>
        </w:div>
        <w:div w:id="536704776">
          <w:marLeft w:val="640"/>
          <w:marRight w:val="0"/>
          <w:marTop w:val="0"/>
          <w:marBottom w:val="0"/>
          <w:divBdr>
            <w:top w:val="none" w:sz="0" w:space="0" w:color="auto"/>
            <w:left w:val="none" w:sz="0" w:space="0" w:color="auto"/>
            <w:bottom w:val="none" w:sz="0" w:space="0" w:color="auto"/>
            <w:right w:val="none" w:sz="0" w:space="0" w:color="auto"/>
          </w:divBdr>
        </w:div>
        <w:div w:id="611322028">
          <w:marLeft w:val="640"/>
          <w:marRight w:val="0"/>
          <w:marTop w:val="0"/>
          <w:marBottom w:val="0"/>
          <w:divBdr>
            <w:top w:val="none" w:sz="0" w:space="0" w:color="auto"/>
            <w:left w:val="none" w:sz="0" w:space="0" w:color="auto"/>
            <w:bottom w:val="none" w:sz="0" w:space="0" w:color="auto"/>
            <w:right w:val="none" w:sz="0" w:space="0" w:color="auto"/>
          </w:divBdr>
        </w:div>
        <w:div w:id="760948050">
          <w:marLeft w:val="640"/>
          <w:marRight w:val="0"/>
          <w:marTop w:val="0"/>
          <w:marBottom w:val="0"/>
          <w:divBdr>
            <w:top w:val="none" w:sz="0" w:space="0" w:color="auto"/>
            <w:left w:val="none" w:sz="0" w:space="0" w:color="auto"/>
            <w:bottom w:val="none" w:sz="0" w:space="0" w:color="auto"/>
            <w:right w:val="none" w:sz="0" w:space="0" w:color="auto"/>
          </w:divBdr>
        </w:div>
        <w:div w:id="778064169">
          <w:marLeft w:val="640"/>
          <w:marRight w:val="0"/>
          <w:marTop w:val="0"/>
          <w:marBottom w:val="0"/>
          <w:divBdr>
            <w:top w:val="none" w:sz="0" w:space="0" w:color="auto"/>
            <w:left w:val="none" w:sz="0" w:space="0" w:color="auto"/>
            <w:bottom w:val="none" w:sz="0" w:space="0" w:color="auto"/>
            <w:right w:val="none" w:sz="0" w:space="0" w:color="auto"/>
          </w:divBdr>
        </w:div>
        <w:div w:id="970475131">
          <w:marLeft w:val="640"/>
          <w:marRight w:val="0"/>
          <w:marTop w:val="0"/>
          <w:marBottom w:val="0"/>
          <w:divBdr>
            <w:top w:val="none" w:sz="0" w:space="0" w:color="auto"/>
            <w:left w:val="none" w:sz="0" w:space="0" w:color="auto"/>
            <w:bottom w:val="none" w:sz="0" w:space="0" w:color="auto"/>
            <w:right w:val="none" w:sz="0" w:space="0" w:color="auto"/>
          </w:divBdr>
        </w:div>
        <w:div w:id="981157985">
          <w:marLeft w:val="640"/>
          <w:marRight w:val="0"/>
          <w:marTop w:val="0"/>
          <w:marBottom w:val="0"/>
          <w:divBdr>
            <w:top w:val="none" w:sz="0" w:space="0" w:color="auto"/>
            <w:left w:val="none" w:sz="0" w:space="0" w:color="auto"/>
            <w:bottom w:val="none" w:sz="0" w:space="0" w:color="auto"/>
            <w:right w:val="none" w:sz="0" w:space="0" w:color="auto"/>
          </w:divBdr>
        </w:div>
        <w:div w:id="995648007">
          <w:marLeft w:val="640"/>
          <w:marRight w:val="0"/>
          <w:marTop w:val="0"/>
          <w:marBottom w:val="0"/>
          <w:divBdr>
            <w:top w:val="none" w:sz="0" w:space="0" w:color="auto"/>
            <w:left w:val="none" w:sz="0" w:space="0" w:color="auto"/>
            <w:bottom w:val="none" w:sz="0" w:space="0" w:color="auto"/>
            <w:right w:val="none" w:sz="0" w:space="0" w:color="auto"/>
          </w:divBdr>
        </w:div>
        <w:div w:id="1049308516">
          <w:marLeft w:val="640"/>
          <w:marRight w:val="0"/>
          <w:marTop w:val="0"/>
          <w:marBottom w:val="0"/>
          <w:divBdr>
            <w:top w:val="none" w:sz="0" w:space="0" w:color="auto"/>
            <w:left w:val="none" w:sz="0" w:space="0" w:color="auto"/>
            <w:bottom w:val="none" w:sz="0" w:space="0" w:color="auto"/>
            <w:right w:val="none" w:sz="0" w:space="0" w:color="auto"/>
          </w:divBdr>
        </w:div>
        <w:div w:id="1091203131">
          <w:marLeft w:val="640"/>
          <w:marRight w:val="0"/>
          <w:marTop w:val="0"/>
          <w:marBottom w:val="0"/>
          <w:divBdr>
            <w:top w:val="none" w:sz="0" w:space="0" w:color="auto"/>
            <w:left w:val="none" w:sz="0" w:space="0" w:color="auto"/>
            <w:bottom w:val="none" w:sz="0" w:space="0" w:color="auto"/>
            <w:right w:val="none" w:sz="0" w:space="0" w:color="auto"/>
          </w:divBdr>
        </w:div>
        <w:div w:id="1098989590">
          <w:marLeft w:val="640"/>
          <w:marRight w:val="0"/>
          <w:marTop w:val="0"/>
          <w:marBottom w:val="0"/>
          <w:divBdr>
            <w:top w:val="none" w:sz="0" w:space="0" w:color="auto"/>
            <w:left w:val="none" w:sz="0" w:space="0" w:color="auto"/>
            <w:bottom w:val="none" w:sz="0" w:space="0" w:color="auto"/>
            <w:right w:val="none" w:sz="0" w:space="0" w:color="auto"/>
          </w:divBdr>
        </w:div>
        <w:div w:id="1211041548">
          <w:marLeft w:val="640"/>
          <w:marRight w:val="0"/>
          <w:marTop w:val="0"/>
          <w:marBottom w:val="0"/>
          <w:divBdr>
            <w:top w:val="none" w:sz="0" w:space="0" w:color="auto"/>
            <w:left w:val="none" w:sz="0" w:space="0" w:color="auto"/>
            <w:bottom w:val="none" w:sz="0" w:space="0" w:color="auto"/>
            <w:right w:val="none" w:sz="0" w:space="0" w:color="auto"/>
          </w:divBdr>
        </w:div>
        <w:div w:id="1436248391">
          <w:marLeft w:val="640"/>
          <w:marRight w:val="0"/>
          <w:marTop w:val="0"/>
          <w:marBottom w:val="0"/>
          <w:divBdr>
            <w:top w:val="none" w:sz="0" w:space="0" w:color="auto"/>
            <w:left w:val="none" w:sz="0" w:space="0" w:color="auto"/>
            <w:bottom w:val="none" w:sz="0" w:space="0" w:color="auto"/>
            <w:right w:val="none" w:sz="0" w:space="0" w:color="auto"/>
          </w:divBdr>
        </w:div>
        <w:div w:id="1504199645">
          <w:marLeft w:val="640"/>
          <w:marRight w:val="0"/>
          <w:marTop w:val="0"/>
          <w:marBottom w:val="0"/>
          <w:divBdr>
            <w:top w:val="none" w:sz="0" w:space="0" w:color="auto"/>
            <w:left w:val="none" w:sz="0" w:space="0" w:color="auto"/>
            <w:bottom w:val="none" w:sz="0" w:space="0" w:color="auto"/>
            <w:right w:val="none" w:sz="0" w:space="0" w:color="auto"/>
          </w:divBdr>
        </w:div>
        <w:div w:id="1598978129">
          <w:marLeft w:val="640"/>
          <w:marRight w:val="0"/>
          <w:marTop w:val="0"/>
          <w:marBottom w:val="0"/>
          <w:divBdr>
            <w:top w:val="none" w:sz="0" w:space="0" w:color="auto"/>
            <w:left w:val="none" w:sz="0" w:space="0" w:color="auto"/>
            <w:bottom w:val="none" w:sz="0" w:space="0" w:color="auto"/>
            <w:right w:val="none" w:sz="0" w:space="0" w:color="auto"/>
          </w:divBdr>
        </w:div>
        <w:div w:id="1645961109">
          <w:marLeft w:val="640"/>
          <w:marRight w:val="0"/>
          <w:marTop w:val="0"/>
          <w:marBottom w:val="0"/>
          <w:divBdr>
            <w:top w:val="none" w:sz="0" w:space="0" w:color="auto"/>
            <w:left w:val="none" w:sz="0" w:space="0" w:color="auto"/>
            <w:bottom w:val="none" w:sz="0" w:space="0" w:color="auto"/>
            <w:right w:val="none" w:sz="0" w:space="0" w:color="auto"/>
          </w:divBdr>
        </w:div>
        <w:div w:id="1823420778">
          <w:marLeft w:val="640"/>
          <w:marRight w:val="0"/>
          <w:marTop w:val="0"/>
          <w:marBottom w:val="0"/>
          <w:divBdr>
            <w:top w:val="none" w:sz="0" w:space="0" w:color="auto"/>
            <w:left w:val="none" w:sz="0" w:space="0" w:color="auto"/>
            <w:bottom w:val="none" w:sz="0" w:space="0" w:color="auto"/>
            <w:right w:val="none" w:sz="0" w:space="0" w:color="auto"/>
          </w:divBdr>
        </w:div>
        <w:div w:id="2096128232">
          <w:marLeft w:val="640"/>
          <w:marRight w:val="0"/>
          <w:marTop w:val="0"/>
          <w:marBottom w:val="0"/>
          <w:divBdr>
            <w:top w:val="none" w:sz="0" w:space="0" w:color="auto"/>
            <w:left w:val="none" w:sz="0" w:space="0" w:color="auto"/>
            <w:bottom w:val="none" w:sz="0" w:space="0" w:color="auto"/>
            <w:right w:val="none" w:sz="0" w:space="0" w:color="auto"/>
          </w:divBdr>
        </w:div>
      </w:divsChild>
    </w:div>
    <w:div w:id="1851337117">
      <w:bodyDiv w:val="1"/>
      <w:marLeft w:val="0"/>
      <w:marRight w:val="0"/>
      <w:marTop w:val="0"/>
      <w:marBottom w:val="0"/>
      <w:divBdr>
        <w:top w:val="none" w:sz="0" w:space="0" w:color="auto"/>
        <w:left w:val="none" w:sz="0" w:space="0" w:color="auto"/>
        <w:bottom w:val="none" w:sz="0" w:space="0" w:color="auto"/>
        <w:right w:val="none" w:sz="0" w:space="0" w:color="auto"/>
      </w:divBdr>
    </w:div>
    <w:div w:id="1866598463">
      <w:bodyDiv w:val="1"/>
      <w:marLeft w:val="0"/>
      <w:marRight w:val="0"/>
      <w:marTop w:val="0"/>
      <w:marBottom w:val="0"/>
      <w:divBdr>
        <w:top w:val="none" w:sz="0" w:space="0" w:color="auto"/>
        <w:left w:val="none" w:sz="0" w:space="0" w:color="auto"/>
        <w:bottom w:val="none" w:sz="0" w:space="0" w:color="auto"/>
        <w:right w:val="none" w:sz="0" w:space="0" w:color="auto"/>
      </w:divBdr>
      <w:divsChild>
        <w:div w:id="154340696">
          <w:marLeft w:val="640"/>
          <w:marRight w:val="0"/>
          <w:marTop w:val="0"/>
          <w:marBottom w:val="0"/>
          <w:divBdr>
            <w:top w:val="none" w:sz="0" w:space="0" w:color="auto"/>
            <w:left w:val="none" w:sz="0" w:space="0" w:color="auto"/>
            <w:bottom w:val="none" w:sz="0" w:space="0" w:color="auto"/>
            <w:right w:val="none" w:sz="0" w:space="0" w:color="auto"/>
          </w:divBdr>
        </w:div>
        <w:div w:id="345056191">
          <w:marLeft w:val="640"/>
          <w:marRight w:val="0"/>
          <w:marTop w:val="0"/>
          <w:marBottom w:val="0"/>
          <w:divBdr>
            <w:top w:val="none" w:sz="0" w:space="0" w:color="auto"/>
            <w:left w:val="none" w:sz="0" w:space="0" w:color="auto"/>
            <w:bottom w:val="none" w:sz="0" w:space="0" w:color="auto"/>
            <w:right w:val="none" w:sz="0" w:space="0" w:color="auto"/>
          </w:divBdr>
        </w:div>
        <w:div w:id="462503831">
          <w:marLeft w:val="640"/>
          <w:marRight w:val="0"/>
          <w:marTop w:val="0"/>
          <w:marBottom w:val="0"/>
          <w:divBdr>
            <w:top w:val="none" w:sz="0" w:space="0" w:color="auto"/>
            <w:left w:val="none" w:sz="0" w:space="0" w:color="auto"/>
            <w:bottom w:val="none" w:sz="0" w:space="0" w:color="auto"/>
            <w:right w:val="none" w:sz="0" w:space="0" w:color="auto"/>
          </w:divBdr>
        </w:div>
        <w:div w:id="585042136">
          <w:marLeft w:val="640"/>
          <w:marRight w:val="0"/>
          <w:marTop w:val="0"/>
          <w:marBottom w:val="0"/>
          <w:divBdr>
            <w:top w:val="none" w:sz="0" w:space="0" w:color="auto"/>
            <w:left w:val="none" w:sz="0" w:space="0" w:color="auto"/>
            <w:bottom w:val="none" w:sz="0" w:space="0" w:color="auto"/>
            <w:right w:val="none" w:sz="0" w:space="0" w:color="auto"/>
          </w:divBdr>
        </w:div>
        <w:div w:id="644509944">
          <w:marLeft w:val="640"/>
          <w:marRight w:val="0"/>
          <w:marTop w:val="0"/>
          <w:marBottom w:val="0"/>
          <w:divBdr>
            <w:top w:val="none" w:sz="0" w:space="0" w:color="auto"/>
            <w:left w:val="none" w:sz="0" w:space="0" w:color="auto"/>
            <w:bottom w:val="none" w:sz="0" w:space="0" w:color="auto"/>
            <w:right w:val="none" w:sz="0" w:space="0" w:color="auto"/>
          </w:divBdr>
        </w:div>
        <w:div w:id="703793505">
          <w:marLeft w:val="640"/>
          <w:marRight w:val="0"/>
          <w:marTop w:val="0"/>
          <w:marBottom w:val="0"/>
          <w:divBdr>
            <w:top w:val="none" w:sz="0" w:space="0" w:color="auto"/>
            <w:left w:val="none" w:sz="0" w:space="0" w:color="auto"/>
            <w:bottom w:val="none" w:sz="0" w:space="0" w:color="auto"/>
            <w:right w:val="none" w:sz="0" w:space="0" w:color="auto"/>
          </w:divBdr>
        </w:div>
        <w:div w:id="817041075">
          <w:marLeft w:val="640"/>
          <w:marRight w:val="0"/>
          <w:marTop w:val="0"/>
          <w:marBottom w:val="0"/>
          <w:divBdr>
            <w:top w:val="none" w:sz="0" w:space="0" w:color="auto"/>
            <w:left w:val="none" w:sz="0" w:space="0" w:color="auto"/>
            <w:bottom w:val="none" w:sz="0" w:space="0" w:color="auto"/>
            <w:right w:val="none" w:sz="0" w:space="0" w:color="auto"/>
          </w:divBdr>
        </w:div>
        <w:div w:id="881093132">
          <w:marLeft w:val="640"/>
          <w:marRight w:val="0"/>
          <w:marTop w:val="0"/>
          <w:marBottom w:val="0"/>
          <w:divBdr>
            <w:top w:val="none" w:sz="0" w:space="0" w:color="auto"/>
            <w:left w:val="none" w:sz="0" w:space="0" w:color="auto"/>
            <w:bottom w:val="none" w:sz="0" w:space="0" w:color="auto"/>
            <w:right w:val="none" w:sz="0" w:space="0" w:color="auto"/>
          </w:divBdr>
        </w:div>
        <w:div w:id="931623371">
          <w:marLeft w:val="640"/>
          <w:marRight w:val="0"/>
          <w:marTop w:val="0"/>
          <w:marBottom w:val="0"/>
          <w:divBdr>
            <w:top w:val="none" w:sz="0" w:space="0" w:color="auto"/>
            <w:left w:val="none" w:sz="0" w:space="0" w:color="auto"/>
            <w:bottom w:val="none" w:sz="0" w:space="0" w:color="auto"/>
            <w:right w:val="none" w:sz="0" w:space="0" w:color="auto"/>
          </w:divBdr>
        </w:div>
        <w:div w:id="934287843">
          <w:marLeft w:val="640"/>
          <w:marRight w:val="0"/>
          <w:marTop w:val="0"/>
          <w:marBottom w:val="0"/>
          <w:divBdr>
            <w:top w:val="none" w:sz="0" w:space="0" w:color="auto"/>
            <w:left w:val="none" w:sz="0" w:space="0" w:color="auto"/>
            <w:bottom w:val="none" w:sz="0" w:space="0" w:color="auto"/>
            <w:right w:val="none" w:sz="0" w:space="0" w:color="auto"/>
          </w:divBdr>
        </w:div>
        <w:div w:id="1090154745">
          <w:marLeft w:val="640"/>
          <w:marRight w:val="0"/>
          <w:marTop w:val="0"/>
          <w:marBottom w:val="0"/>
          <w:divBdr>
            <w:top w:val="none" w:sz="0" w:space="0" w:color="auto"/>
            <w:left w:val="none" w:sz="0" w:space="0" w:color="auto"/>
            <w:bottom w:val="none" w:sz="0" w:space="0" w:color="auto"/>
            <w:right w:val="none" w:sz="0" w:space="0" w:color="auto"/>
          </w:divBdr>
        </w:div>
        <w:div w:id="1162741196">
          <w:marLeft w:val="640"/>
          <w:marRight w:val="0"/>
          <w:marTop w:val="0"/>
          <w:marBottom w:val="0"/>
          <w:divBdr>
            <w:top w:val="none" w:sz="0" w:space="0" w:color="auto"/>
            <w:left w:val="none" w:sz="0" w:space="0" w:color="auto"/>
            <w:bottom w:val="none" w:sz="0" w:space="0" w:color="auto"/>
            <w:right w:val="none" w:sz="0" w:space="0" w:color="auto"/>
          </w:divBdr>
        </w:div>
        <w:div w:id="1265768075">
          <w:marLeft w:val="640"/>
          <w:marRight w:val="0"/>
          <w:marTop w:val="0"/>
          <w:marBottom w:val="0"/>
          <w:divBdr>
            <w:top w:val="none" w:sz="0" w:space="0" w:color="auto"/>
            <w:left w:val="none" w:sz="0" w:space="0" w:color="auto"/>
            <w:bottom w:val="none" w:sz="0" w:space="0" w:color="auto"/>
            <w:right w:val="none" w:sz="0" w:space="0" w:color="auto"/>
          </w:divBdr>
        </w:div>
        <w:div w:id="1883706921">
          <w:marLeft w:val="640"/>
          <w:marRight w:val="0"/>
          <w:marTop w:val="0"/>
          <w:marBottom w:val="0"/>
          <w:divBdr>
            <w:top w:val="none" w:sz="0" w:space="0" w:color="auto"/>
            <w:left w:val="none" w:sz="0" w:space="0" w:color="auto"/>
            <w:bottom w:val="none" w:sz="0" w:space="0" w:color="auto"/>
            <w:right w:val="none" w:sz="0" w:space="0" w:color="auto"/>
          </w:divBdr>
        </w:div>
        <w:div w:id="1891842073">
          <w:marLeft w:val="640"/>
          <w:marRight w:val="0"/>
          <w:marTop w:val="0"/>
          <w:marBottom w:val="0"/>
          <w:divBdr>
            <w:top w:val="none" w:sz="0" w:space="0" w:color="auto"/>
            <w:left w:val="none" w:sz="0" w:space="0" w:color="auto"/>
            <w:bottom w:val="none" w:sz="0" w:space="0" w:color="auto"/>
            <w:right w:val="none" w:sz="0" w:space="0" w:color="auto"/>
          </w:divBdr>
        </w:div>
        <w:div w:id="1905797590">
          <w:marLeft w:val="640"/>
          <w:marRight w:val="0"/>
          <w:marTop w:val="0"/>
          <w:marBottom w:val="0"/>
          <w:divBdr>
            <w:top w:val="none" w:sz="0" w:space="0" w:color="auto"/>
            <w:left w:val="none" w:sz="0" w:space="0" w:color="auto"/>
            <w:bottom w:val="none" w:sz="0" w:space="0" w:color="auto"/>
            <w:right w:val="none" w:sz="0" w:space="0" w:color="auto"/>
          </w:divBdr>
        </w:div>
        <w:div w:id="1970474173">
          <w:marLeft w:val="640"/>
          <w:marRight w:val="0"/>
          <w:marTop w:val="0"/>
          <w:marBottom w:val="0"/>
          <w:divBdr>
            <w:top w:val="none" w:sz="0" w:space="0" w:color="auto"/>
            <w:left w:val="none" w:sz="0" w:space="0" w:color="auto"/>
            <w:bottom w:val="none" w:sz="0" w:space="0" w:color="auto"/>
            <w:right w:val="none" w:sz="0" w:space="0" w:color="auto"/>
          </w:divBdr>
        </w:div>
        <w:div w:id="2017266580">
          <w:marLeft w:val="640"/>
          <w:marRight w:val="0"/>
          <w:marTop w:val="0"/>
          <w:marBottom w:val="0"/>
          <w:divBdr>
            <w:top w:val="none" w:sz="0" w:space="0" w:color="auto"/>
            <w:left w:val="none" w:sz="0" w:space="0" w:color="auto"/>
            <w:bottom w:val="none" w:sz="0" w:space="0" w:color="auto"/>
            <w:right w:val="none" w:sz="0" w:space="0" w:color="auto"/>
          </w:divBdr>
        </w:div>
        <w:div w:id="2065714281">
          <w:marLeft w:val="640"/>
          <w:marRight w:val="0"/>
          <w:marTop w:val="0"/>
          <w:marBottom w:val="0"/>
          <w:divBdr>
            <w:top w:val="none" w:sz="0" w:space="0" w:color="auto"/>
            <w:left w:val="none" w:sz="0" w:space="0" w:color="auto"/>
            <w:bottom w:val="none" w:sz="0" w:space="0" w:color="auto"/>
            <w:right w:val="none" w:sz="0" w:space="0" w:color="auto"/>
          </w:divBdr>
        </w:div>
      </w:divsChild>
    </w:div>
    <w:div w:id="1885756103">
      <w:bodyDiv w:val="1"/>
      <w:marLeft w:val="0"/>
      <w:marRight w:val="0"/>
      <w:marTop w:val="0"/>
      <w:marBottom w:val="0"/>
      <w:divBdr>
        <w:top w:val="none" w:sz="0" w:space="0" w:color="auto"/>
        <w:left w:val="none" w:sz="0" w:space="0" w:color="auto"/>
        <w:bottom w:val="none" w:sz="0" w:space="0" w:color="auto"/>
        <w:right w:val="none" w:sz="0" w:space="0" w:color="auto"/>
      </w:divBdr>
      <w:divsChild>
        <w:div w:id="43019077">
          <w:marLeft w:val="640"/>
          <w:marRight w:val="0"/>
          <w:marTop w:val="0"/>
          <w:marBottom w:val="0"/>
          <w:divBdr>
            <w:top w:val="none" w:sz="0" w:space="0" w:color="auto"/>
            <w:left w:val="none" w:sz="0" w:space="0" w:color="auto"/>
            <w:bottom w:val="none" w:sz="0" w:space="0" w:color="auto"/>
            <w:right w:val="none" w:sz="0" w:space="0" w:color="auto"/>
          </w:divBdr>
        </w:div>
        <w:div w:id="55131754">
          <w:marLeft w:val="640"/>
          <w:marRight w:val="0"/>
          <w:marTop w:val="0"/>
          <w:marBottom w:val="0"/>
          <w:divBdr>
            <w:top w:val="none" w:sz="0" w:space="0" w:color="auto"/>
            <w:left w:val="none" w:sz="0" w:space="0" w:color="auto"/>
            <w:bottom w:val="none" w:sz="0" w:space="0" w:color="auto"/>
            <w:right w:val="none" w:sz="0" w:space="0" w:color="auto"/>
          </w:divBdr>
        </w:div>
        <w:div w:id="62064672">
          <w:marLeft w:val="640"/>
          <w:marRight w:val="0"/>
          <w:marTop w:val="0"/>
          <w:marBottom w:val="0"/>
          <w:divBdr>
            <w:top w:val="none" w:sz="0" w:space="0" w:color="auto"/>
            <w:left w:val="none" w:sz="0" w:space="0" w:color="auto"/>
            <w:bottom w:val="none" w:sz="0" w:space="0" w:color="auto"/>
            <w:right w:val="none" w:sz="0" w:space="0" w:color="auto"/>
          </w:divBdr>
        </w:div>
        <w:div w:id="80949127">
          <w:marLeft w:val="640"/>
          <w:marRight w:val="0"/>
          <w:marTop w:val="0"/>
          <w:marBottom w:val="0"/>
          <w:divBdr>
            <w:top w:val="none" w:sz="0" w:space="0" w:color="auto"/>
            <w:left w:val="none" w:sz="0" w:space="0" w:color="auto"/>
            <w:bottom w:val="none" w:sz="0" w:space="0" w:color="auto"/>
            <w:right w:val="none" w:sz="0" w:space="0" w:color="auto"/>
          </w:divBdr>
        </w:div>
        <w:div w:id="82071537">
          <w:marLeft w:val="640"/>
          <w:marRight w:val="0"/>
          <w:marTop w:val="0"/>
          <w:marBottom w:val="0"/>
          <w:divBdr>
            <w:top w:val="none" w:sz="0" w:space="0" w:color="auto"/>
            <w:left w:val="none" w:sz="0" w:space="0" w:color="auto"/>
            <w:bottom w:val="none" w:sz="0" w:space="0" w:color="auto"/>
            <w:right w:val="none" w:sz="0" w:space="0" w:color="auto"/>
          </w:divBdr>
        </w:div>
        <w:div w:id="88015768">
          <w:marLeft w:val="640"/>
          <w:marRight w:val="0"/>
          <w:marTop w:val="0"/>
          <w:marBottom w:val="0"/>
          <w:divBdr>
            <w:top w:val="none" w:sz="0" w:space="0" w:color="auto"/>
            <w:left w:val="none" w:sz="0" w:space="0" w:color="auto"/>
            <w:bottom w:val="none" w:sz="0" w:space="0" w:color="auto"/>
            <w:right w:val="none" w:sz="0" w:space="0" w:color="auto"/>
          </w:divBdr>
        </w:div>
        <w:div w:id="150172775">
          <w:marLeft w:val="640"/>
          <w:marRight w:val="0"/>
          <w:marTop w:val="0"/>
          <w:marBottom w:val="0"/>
          <w:divBdr>
            <w:top w:val="none" w:sz="0" w:space="0" w:color="auto"/>
            <w:left w:val="none" w:sz="0" w:space="0" w:color="auto"/>
            <w:bottom w:val="none" w:sz="0" w:space="0" w:color="auto"/>
            <w:right w:val="none" w:sz="0" w:space="0" w:color="auto"/>
          </w:divBdr>
        </w:div>
        <w:div w:id="216285390">
          <w:marLeft w:val="640"/>
          <w:marRight w:val="0"/>
          <w:marTop w:val="0"/>
          <w:marBottom w:val="0"/>
          <w:divBdr>
            <w:top w:val="none" w:sz="0" w:space="0" w:color="auto"/>
            <w:left w:val="none" w:sz="0" w:space="0" w:color="auto"/>
            <w:bottom w:val="none" w:sz="0" w:space="0" w:color="auto"/>
            <w:right w:val="none" w:sz="0" w:space="0" w:color="auto"/>
          </w:divBdr>
        </w:div>
        <w:div w:id="285700588">
          <w:marLeft w:val="640"/>
          <w:marRight w:val="0"/>
          <w:marTop w:val="0"/>
          <w:marBottom w:val="0"/>
          <w:divBdr>
            <w:top w:val="none" w:sz="0" w:space="0" w:color="auto"/>
            <w:left w:val="none" w:sz="0" w:space="0" w:color="auto"/>
            <w:bottom w:val="none" w:sz="0" w:space="0" w:color="auto"/>
            <w:right w:val="none" w:sz="0" w:space="0" w:color="auto"/>
          </w:divBdr>
        </w:div>
        <w:div w:id="321159022">
          <w:marLeft w:val="640"/>
          <w:marRight w:val="0"/>
          <w:marTop w:val="0"/>
          <w:marBottom w:val="0"/>
          <w:divBdr>
            <w:top w:val="none" w:sz="0" w:space="0" w:color="auto"/>
            <w:left w:val="none" w:sz="0" w:space="0" w:color="auto"/>
            <w:bottom w:val="none" w:sz="0" w:space="0" w:color="auto"/>
            <w:right w:val="none" w:sz="0" w:space="0" w:color="auto"/>
          </w:divBdr>
        </w:div>
        <w:div w:id="368409484">
          <w:marLeft w:val="640"/>
          <w:marRight w:val="0"/>
          <w:marTop w:val="0"/>
          <w:marBottom w:val="0"/>
          <w:divBdr>
            <w:top w:val="none" w:sz="0" w:space="0" w:color="auto"/>
            <w:left w:val="none" w:sz="0" w:space="0" w:color="auto"/>
            <w:bottom w:val="none" w:sz="0" w:space="0" w:color="auto"/>
            <w:right w:val="none" w:sz="0" w:space="0" w:color="auto"/>
          </w:divBdr>
        </w:div>
        <w:div w:id="402022941">
          <w:marLeft w:val="640"/>
          <w:marRight w:val="0"/>
          <w:marTop w:val="0"/>
          <w:marBottom w:val="0"/>
          <w:divBdr>
            <w:top w:val="none" w:sz="0" w:space="0" w:color="auto"/>
            <w:left w:val="none" w:sz="0" w:space="0" w:color="auto"/>
            <w:bottom w:val="none" w:sz="0" w:space="0" w:color="auto"/>
            <w:right w:val="none" w:sz="0" w:space="0" w:color="auto"/>
          </w:divBdr>
        </w:div>
        <w:div w:id="404760212">
          <w:marLeft w:val="640"/>
          <w:marRight w:val="0"/>
          <w:marTop w:val="0"/>
          <w:marBottom w:val="0"/>
          <w:divBdr>
            <w:top w:val="none" w:sz="0" w:space="0" w:color="auto"/>
            <w:left w:val="none" w:sz="0" w:space="0" w:color="auto"/>
            <w:bottom w:val="none" w:sz="0" w:space="0" w:color="auto"/>
            <w:right w:val="none" w:sz="0" w:space="0" w:color="auto"/>
          </w:divBdr>
        </w:div>
        <w:div w:id="433675843">
          <w:marLeft w:val="640"/>
          <w:marRight w:val="0"/>
          <w:marTop w:val="0"/>
          <w:marBottom w:val="0"/>
          <w:divBdr>
            <w:top w:val="none" w:sz="0" w:space="0" w:color="auto"/>
            <w:left w:val="none" w:sz="0" w:space="0" w:color="auto"/>
            <w:bottom w:val="none" w:sz="0" w:space="0" w:color="auto"/>
            <w:right w:val="none" w:sz="0" w:space="0" w:color="auto"/>
          </w:divBdr>
        </w:div>
        <w:div w:id="456340264">
          <w:marLeft w:val="640"/>
          <w:marRight w:val="0"/>
          <w:marTop w:val="0"/>
          <w:marBottom w:val="0"/>
          <w:divBdr>
            <w:top w:val="none" w:sz="0" w:space="0" w:color="auto"/>
            <w:left w:val="none" w:sz="0" w:space="0" w:color="auto"/>
            <w:bottom w:val="none" w:sz="0" w:space="0" w:color="auto"/>
            <w:right w:val="none" w:sz="0" w:space="0" w:color="auto"/>
          </w:divBdr>
        </w:div>
        <w:div w:id="488332615">
          <w:marLeft w:val="640"/>
          <w:marRight w:val="0"/>
          <w:marTop w:val="0"/>
          <w:marBottom w:val="0"/>
          <w:divBdr>
            <w:top w:val="none" w:sz="0" w:space="0" w:color="auto"/>
            <w:left w:val="none" w:sz="0" w:space="0" w:color="auto"/>
            <w:bottom w:val="none" w:sz="0" w:space="0" w:color="auto"/>
            <w:right w:val="none" w:sz="0" w:space="0" w:color="auto"/>
          </w:divBdr>
        </w:div>
        <w:div w:id="512451551">
          <w:marLeft w:val="640"/>
          <w:marRight w:val="0"/>
          <w:marTop w:val="0"/>
          <w:marBottom w:val="0"/>
          <w:divBdr>
            <w:top w:val="none" w:sz="0" w:space="0" w:color="auto"/>
            <w:left w:val="none" w:sz="0" w:space="0" w:color="auto"/>
            <w:bottom w:val="none" w:sz="0" w:space="0" w:color="auto"/>
            <w:right w:val="none" w:sz="0" w:space="0" w:color="auto"/>
          </w:divBdr>
        </w:div>
        <w:div w:id="555699451">
          <w:marLeft w:val="640"/>
          <w:marRight w:val="0"/>
          <w:marTop w:val="0"/>
          <w:marBottom w:val="0"/>
          <w:divBdr>
            <w:top w:val="none" w:sz="0" w:space="0" w:color="auto"/>
            <w:left w:val="none" w:sz="0" w:space="0" w:color="auto"/>
            <w:bottom w:val="none" w:sz="0" w:space="0" w:color="auto"/>
            <w:right w:val="none" w:sz="0" w:space="0" w:color="auto"/>
          </w:divBdr>
        </w:div>
        <w:div w:id="584068411">
          <w:marLeft w:val="640"/>
          <w:marRight w:val="0"/>
          <w:marTop w:val="0"/>
          <w:marBottom w:val="0"/>
          <w:divBdr>
            <w:top w:val="none" w:sz="0" w:space="0" w:color="auto"/>
            <w:left w:val="none" w:sz="0" w:space="0" w:color="auto"/>
            <w:bottom w:val="none" w:sz="0" w:space="0" w:color="auto"/>
            <w:right w:val="none" w:sz="0" w:space="0" w:color="auto"/>
          </w:divBdr>
        </w:div>
        <w:div w:id="675350748">
          <w:marLeft w:val="640"/>
          <w:marRight w:val="0"/>
          <w:marTop w:val="0"/>
          <w:marBottom w:val="0"/>
          <w:divBdr>
            <w:top w:val="none" w:sz="0" w:space="0" w:color="auto"/>
            <w:left w:val="none" w:sz="0" w:space="0" w:color="auto"/>
            <w:bottom w:val="none" w:sz="0" w:space="0" w:color="auto"/>
            <w:right w:val="none" w:sz="0" w:space="0" w:color="auto"/>
          </w:divBdr>
        </w:div>
        <w:div w:id="764887867">
          <w:marLeft w:val="640"/>
          <w:marRight w:val="0"/>
          <w:marTop w:val="0"/>
          <w:marBottom w:val="0"/>
          <w:divBdr>
            <w:top w:val="none" w:sz="0" w:space="0" w:color="auto"/>
            <w:left w:val="none" w:sz="0" w:space="0" w:color="auto"/>
            <w:bottom w:val="none" w:sz="0" w:space="0" w:color="auto"/>
            <w:right w:val="none" w:sz="0" w:space="0" w:color="auto"/>
          </w:divBdr>
        </w:div>
        <w:div w:id="844782841">
          <w:marLeft w:val="640"/>
          <w:marRight w:val="0"/>
          <w:marTop w:val="0"/>
          <w:marBottom w:val="0"/>
          <w:divBdr>
            <w:top w:val="none" w:sz="0" w:space="0" w:color="auto"/>
            <w:left w:val="none" w:sz="0" w:space="0" w:color="auto"/>
            <w:bottom w:val="none" w:sz="0" w:space="0" w:color="auto"/>
            <w:right w:val="none" w:sz="0" w:space="0" w:color="auto"/>
          </w:divBdr>
        </w:div>
        <w:div w:id="848256629">
          <w:marLeft w:val="640"/>
          <w:marRight w:val="0"/>
          <w:marTop w:val="0"/>
          <w:marBottom w:val="0"/>
          <w:divBdr>
            <w:top w:val="none" w:sz="0" w:space="0" w:color="auto"/>
            <w:left w:val="none" w:sz="0" w:space="0" w:color="auto"/>
            <w:bottom w:val="none" w:sz="0" w:space="0" w:color="auto"/>
            <w:right w:val="none" w:sz="0" w:space="0" w:color="auto"/>
          </w:divBdr>
        </w:div>
        <w:div w:id="849489282">
          <w:marLeft w:val="640"/>
          <w:marRight w:val="0"/>
          <w:marTop w:val="0"/>
          <w:marBottom w:val="0"/>
          <w:divBdr>
            <w:top w:val="none" w:sz="0" w:space="0" w:color="auto"/>
            <w:left w:val="none" w:sz="0" w:space="0" w:color="auto"/>
            <w:bottom w:val="none" w:sz="0" w:space="0" w:color="auto"/>
            <w:right w:val="none" w:sz="0" w:space="0" w:color="auto"/>
          </w:divBdr>
        </w:div>
        <w:div w:id="925655185">
          <w:marLeft w:val="640"/>
          <w:marRight w:val="0"/>
          <w:marTop w:val="0"/>
          <w:marBottom w:val="0"/>
          <w:divBdr>
            <w:top w:val="none" w:sz="0" w:space="0" w:color="auto"/>
            <w:left w:val="none" w:sz="0" w:space="0" w:color="auto"/>
            <w:bottom w:val="none" w:sz="0" w:space="0" w:color="auto"/>
            <w:right w:val="none" w:sz="0" w:space="0" w:color="auto"/>
          </w:divBdr>
        </w:div>
        <w:div w:id="952785595">
          <w:marLeft w:val="640"/>
          <w:marRight w:val="0"/>
          <w:marTop w:val="0"/>
          <w:marBottom w:val="0"/>
          <w:divBdr>
            <w:top w:val="none" w:sz="0" w:space="0" w:color="auto"/>
            <w:left w:val="none" w:sz="0" w:space="0" w:color="auto"/>
            <w:bottom w:val="none" w:sz="0" w:space="0" w:color="auto"/>
            <w:right w:val="none" w:sz="0" w:space="0" w:color="auto"/>
          </w:divBdr>
        </w:div>
        <w:div w:id="1020274211">
          <w:marLeft w:val="640"/>
          <w:marRight w:val="0"/>
          <w:marTop w:val="0"/>
          <w:marBottom w:val="0"/>
          <w:divBdr>
            <w:top w:val="none" w:sz="0" w:space="0" w:color="auto"/>
            <w:left w:val="none" w:sz="0" w:space="0" w:color="auto"/>
            <w:bottom w:val="none" w:sz="0" w:space="0" w:color="auto"/>
            <w:right w:val="none" w:sz="0" w:space="0" w:color="auto"/>
          </w:divBdr>
        </w:div>
        <w:div w:id="1032656705">
          <w:marLeft w:val="640"/>
          <w:marRight w:val="0"/>
          <w:marTop w:val="0"/>
          <w:marBottom w:val="0"/>
          <w:divBdr>
            <w:top w:val="none" w:sz="0" w:space="0" w:color="auto"/>
            <w:left w:val="none" w:sz="0" w:space="0" w:color="auto"/>
            <w:bottom w:val="none" w:sz="0" w:space="0" w:color="auto"/>
            <w:right w:val="none" w:sz="0" w:space="0" w:color="auto"/>
          </w:divBdr>
        </w:div>
        <w:div w:id="1037972668">
          <w:marLeft w:val="640"/>
          <w:marRight w:val="0"/>
          <w:marTop w:val="0"/>
          <w:marBottom w:val="0"/>
          <w:divBdr>
            <w:top w:val="none" w:sz="0" w:space="0" w:color="auto"/>
            <w:left w:val="none" w:sz="0" w:space="0" w:color="auto"/>
            <w:bottom w:val="none" w:sz="0" w:space="0" w:color="auto"/>
            <w:right w:val="none" w:sz="0" w:space="0" w:color="auto"/>
          </w:divBdr>
        </w:div>
        <w:div w:id="1124153737">
          <w:marLeft w:val="640"/>
          <w:marRight w:val="0"/>
          <w:marTop w:val="0"/>
          <w:marBottom w:val="0"/>
          <w:divBdr>
            <w:top w:val="none" w:sz="0" w:space="0" w:color="auto"/>
            <w:left w:val="none" w:sz="0" w:space="0" w:color="auto"/>
            <w:bottom w:val="none" w:sz="0" w:space="0" w:color="auto"/>
            <w:right w:val="none" w:sz="0" w:space="0" w:color="auto"/>
          </w:divBdr>
        </w:div>
        <w:div w:id="1141574358">
          <w:marLeft w:val="640"/>
          <w:marRight w:val="0"/>
          <w:marTop w:val="0"/>
          <w:marBottom w:val="0"/>
          <w:divBdr>
            <w:top w:val="none" w:sz="0" w:space="0" w:color="auto"/>
            <w:left w:val="none" w:sz="0" w:space="0" w:color="auto"/>
            <w:bottom w:val="none" w:sz="0" w:space="0" w:color="auto"/>
            <w:right w:val="none" w:sz="0" w:space="0" w:color="auto"/>
          </w:divBdr>
        </w:div>
        <w:div w:id="1141848653">
          <w:marLeft w:val="640"/>
          <w:marRight w:val="0"/>
          <w:marTop w:val="0"/>
          <w:marBottom w:val="0"/>
          <w:divBdr>
            <w:top w:val="none" w:sz="0" w:space="0" w:color="auto"/>
            <w:left w:val="none" w:sz="0" w:space="0" w:color="auto"/>
            <w:bottom w:val="none" w:sz="0" w:space="0" w:color="auto"/>
            <w:right w:val="none" w:sz="0" w:space="0" w:color="auto"/>
          </w:divBdr>
        </w:div>
        <w:div w:id="1142700663">
          <w:marLeft w:val="640"/>
          <w:marRight w:val="0"/>
          <w:marTop w:val="0"/>
          <w:marBottom w:val="0"/>
          <w:divBdr>
            <w:top w:val="none" w:sz="0" w:space="0" w:color="auto"/>
            <w:left w:val="none" w:sz="0" w:space="0" w:color="auto"/>
            <w:bottom w:val="none" w:sz="0" w:space="0" w:color="auto"/>
            <w:right w:val="none" w:sz="0" w:space="0" w:color="auto"/>
          </w:divBdr>
        </w:div>
        <w:div w:id="1148745135">
          <w:marLeft w:val="640"/>
          <w:marRight w:val="0"/>
          <w:marTop w:val="0"/>
          <w:marBottom w:val="0"/>
          <w:divBdr>
            <w:top w:val="none" w:sz="0" w:space="0" w:color="auto"/>
            <w:left w:val="none" w:sz="0" w:space="0" w:color="auto"/>
            <w:bottom w:val="none" w:sz="0" w:space="0" w:color="auto"/>
            <w:right w:val="none" w:sz="0" w:space="0" w:color="auto"/>
          </w:divBdr>
        </w:div>
        <w:div w:id="1166941639">
          <w:marLeft w:val="640"/>
          <w:marRight w:val="0"/>
          <w:marTop w:val="0"/>
          <w:marBottom w:val="0"/>
          <w:divBdr>
            <w:top w:val="none" w:sz="0" w:space="0" w:color="auto"/>
            <w:left w:val="none" w:sz="0" w:space="0" w:color="auto"/>
            <w:bottom w:val="none" w:sz="0" w:space="0" w:color="auto"/>
            <w:right w:val="none" w:sz="0" w:space="0" w:color="auto"/>
          </w:divBdr>
        </w:div>
        <w:div w:id="1272274443">
          <w:marLeft w:val="640"/>
          <w:marRight w:val="0"/>
          <w:marTop w:val="0"/>
          <w:marBottom w:val="0"/>
          <w:divBdr>
            <w:top w:val="none" w:sz="0" w:space="0" w:color="auto"/>
            <w:left w:val="none" w:sz="0" w:space="0" w:color="auto"/>
            <w:bottom w:val="none" w:sz="0" w:space="0" w:color="auto"/>
            <w:right w:val="none" w:sz="0" w:space="0" w:color="auto"/>
          </w:divBdr>
        </w:div>
        <w:div w:id="1293749710">
          <w:marLeft w:val="640"/>
          <w:marRight w:val="0"/>
          <w:marTop w:val="0"/>
          <w:marBottom w:val="0"/>
          <w:divBdr>
            <w:top w:val="none" w:sz="0" w:space="0" w:color="auto"/>
            <w:left w:val="none" w:sz="0" w:space="0" w:color="auto"/>
            <w:bottom w:val="none" w:sz="0" w:space="0" w:color="auto"/>
            <w:right w:val="none" w:sz="0" w:space="0" w:color="auto"/>
          </w:divBdr>
        </w:div>
        <w:div w:id="1294560827">
          <w:marLeft w:val="640"/>
          <w:marRight w:val="0"/>
          <w:marTop w:val="0"/>
          <w:marBottom w:val="0"/>
          <w:divBdr>
            <w:top w:val="none" w:sz="0" w:space="0" w:color="auto"/>
            <w:left w:val="none" w:sz="0" w:space="0" w:color="auto"/>
            <w:bottom w:val="none" w:sz="0" w:space="0" w:color="auto"/>
            <w:right w:val="none" w:sz="0" w:space="0" w:color="auto"/>
          </w:divBdr>
        </w:div>
        <w:div w:id="1345984743">
          <w:marLeft w:val="640"/>
          <w:marRight w:val="0"/>
          <w:marTop w:val="0"/>
          <w:marBottom w:val="0"/>
          <w:divBdr>
            <w:top w:val="none" w:sz="0" w:space="0" w:color="auto"/>
            <w:left w:val="none" w:sz="0" w:space="0" w:color="auto"/>
            <w:bottom w:val="none" w:sz="0" w:space="0" w:color="auto"/>
            <w:right w:val="none" w:sz="0" w:space="0" w:color="auto"/>
          </w:divBdr>
        </w:div>
        <w:div w:id="1412384004">
          <w:marLeft w:val="640"/>
          <w:marRight w:val="0"/>
          <w:marTop w:val="0"/>
          <w:marBottom w:val="0"/>
          <w:divBdr>
            <w:top w:val="none" w:sz="0" w:space="0" w:color="auto"/>
            <w:left w:val="none" w:sz="0" w:space="0" w:color="auto"/>
            <w:bottom w:val="none" w:sz="0" w:space="0" w:color="auto"/>
            <w:right w:val="none" w:sz="0" w:space="0" w:color="auto"/>
          </w:divBdr>
        </w:div>
        <w:div w:id="1444375404">
          <w:marLeft w:val="640"/>
          <w:marRight w:val="0"/>
          <w:marTop w:val="0"/>
          <w:marBottom w:val="0"/>
          <w:divBdr>
            <w:top w:val="none" w:sz="0" w:space="0" w:color="auto"/>
            <w:left w:val="none" w:sz="0" w:space="0" w:color="auto"/>
            <w:bottom w:val="none" w:sz="0" w:space="0" w:color="auto"/>
            <w:right w:val="none" w:sz="0" w:space="0" w:color="auto"/>
          </w:divBdr>
        </w:div>
        <w:div w:id="1446342795">
          <w:marLeft w:val="640"/>
          <w:marRight w:val="0"/>
          <w:marTop w:val="0"/>
          <w:marBottom w:val="0"/>
          <w:divBdr>
            <w:top w:val="none" w:sz="0" w:space="0" w:color="auto"/>
            <w:left w:val="none" w:sz="0" w:space="0" w:color="auto"/>
            <w:bottom w:val="none" w:sz="0" w:space="0" w:color="auto"/>
            <w:right w:val="none" w:sz="0" w:space="0" w:color="auto"/>
          </w:divBdr>
        </w:div>
        <w:div w:id="1470975991">
          <w:marLeft w:val="640"/>
          <w:marRight w:val="0"/>
          <w:marTop w:val="0"/>
          <w:marBottom w:val="0"/>
          <w:divBdr>
            <w:top w:val="none" w:sz="0" w:space="0" w:color="auto"/>
            <w:left w:val="none" w:sz="0" w:space="0" w:color="auto"/>
            <w:bottom w:val="none" w:sz="0" w:space="0" w:color="auto"/>
            <w:right w:val="none" w:sz="0" w:space="0" w:color="auto"/>
          </w:divBdr>
        </w:div>
        <w:div w:id="1478450359">
          <w:marLeft w:val="640"/>
          <w:marRight w:val="0"/>
          <w:marTop w:val="0"/>
          <w:marBottom w:val="0"/>
          <w:divBdr>
            <w:top w:val="none" w:sz="0" w:space="0" w:color="auto"/>
            <w:left w:val="none" w:sz="0" w:space="0" w:color="auto"/>
            <w:bottom w:val="none" w:sz="0" w:space="0" w:color="auto"/>
            <w:right w:val="none" w:sz="0" w:space="0" w:color="auto"/>
          </w:divBdr>
        </w:div>
        <w:div w:id="1479766614">
          <w:marLeft w:val="640"/>
          <w:marRight w:val="0"/>
          <w:marTop w:val="0"/>
          <w:marBottom w:val="0"/>
          <w:divBdr>
            <w:top w:val="none" w:sz="0" w:space="0" w:color="auto"/>
            <w:left w:val="none" w:sz="0" w:space="0" w:color="auto"/>
            <w:bottom w:val="none" w:sz="0" w:space="0" w:color="auto"/>
            <w:right w:val="none" w:sz="0" w:space="0" w:color="auto"/>
          </w:divBdr>
        </w:div>
        <w:div w:id="1653094736">
          <w:marLeft w:val="640"/>
          <w:marRight w:val="0"/>
          <w:marTop w:val="0"/>
          <w:marBottom w:val="0"/>
          <w:divBdr>
            <w:top w:val="none" w:sz="0" w:space="0" w:color="auto"/>
            <w:left w:val="none" w:sz="0" w:space="0" w:color="auto"/>
            <w:bottom w:val="none" w:sz="0" w:space="0" w:color="auto"/>
            <w:right w:val="none" w:sz="0" w:space="0" w:color="auto"/>
          </w:divBdr>
        </w:div>
        <w:div w:id="1673877125">
          <w:marLeft w:val="640"/>
          <w:marRight w:val="0"/>
          <w:marTop w:val="0"/>
          <w:marBottom w:val="0"/>
          <w:divBdr>
            <w:top w:val="none" w:sz="0" w:space="0" w:color="auto"/>
            <w:left w:val="none" w:sz="0" w:space="0" w:color="auto"/>
            <w:bottom w:val="none" w:sz="0" w:space="0" w:color="auto"/>
            <w:right w:val="none" w:sz="0" w:space="0" w:color="auto"/>
          </w:divBdr>
        </w:div>
        <w:div w:id="1725566750">
          <w:marLeft w:val="640"/>
          <w:marRight w:val="0"/>
          <w:marTop w:val="0"/>
          <w:marBottom w:val="0"/>
          <w:divBdr>
            <w:top w:val="none" w:sz="0" w:space="0" w:color="auto"/>
            <w:left w:val="none" w:sz="0" w:space="0" w:color="auto"/>
            <w:bottom w:val="none" w:sz="0" w:space="0" w:color="auto"/>
            <w:right w:val="none" w:sz="0" w:space="0" w:color="auto"/>
          </w:divBdr>
        </w:div>
        <w:div w:id="1754399991">
          <w:marLeft w:val="640"/>
          <w:marRight w:val="0"/>
          <w:marTop w:val="0"/>
          <w:marBottom w:val="0"/>
          <w:divBdr>
            <w:top w:val="none" w:sz="0" w:space="0" w:color="auto"/>
            <w:left w:val="none" w:sz="0" w:space="0" w:color="auto"/>
            <w:bottom w:val="none" w:sz="0" w:space="0" w:color="auto"/>
            <w:right w:val="none" w:sz="0" w:space="0" w:color="auto"/>
          </w:divBdr>
        </w:div>
        <w:div w:id="1899364489">
          <w:marLeft w:val="640"/>
          <w:marRight w:val="0"/>
          <w:marTop w:val="0"/>
          <w:marBottom w:val="0"/>
          <w:divBdr>
            <w:top w:val="none" w:sz="0" w:space="0" w:color="auto"/>
            <w:left w:val="none" w:sz="0" w:space="0" w:color="auto"/>
            <w:bottom w:val="none" w:sz="0" w:space="0" w:color="auto"/>
            <w:right w:val="none" w:sz="0" w:space="0" w:color="auto"/>
          </w:divBdr>
        </w:div>
        <w:div w:id="1954704260">
          <w:marLeft w:val="640"/>
          <w:marRight w:val="0"/>
          <w:marTop w:val="0"/>
          <w:marBottom w:val="0"/>
          <w:divBdr>
            <w:top w:val="none" w:sz="0" w:space="0" w:color="auto"/>
            <w:left w:val="none" w:sz="0" w:space="0" w:color="auto"/>
            <w:bottom w:val="none" w:sz="0" w:space="0" w:color="auto"/>
            <w:right w:val="none" w:sz="0" w:space="0" w:color="auto"/>
          </w:divBdr>
        </w:div>
        <w:div w:id="1965573260">
          <w:marLeft w:val="640"/>
          <w:marRight w:val="0"/>
          <w:marTop w:val="0"/>
          <w:marBottom w:val="0"/>
          <w:divBdr>
            <w:top w:val="none" w:sz="0" w:space="0" w:color="auto"/>
            <w:left w:val="none" w:sz="0" w:space="0" w:color="auto"/>
            <w:bottom w:val="none" w:sz="0" w:space="0" w:color="auto"/>
            <w:right w:val="none" w:sz="0" w:space="0" w:color="auto"/>
          </w:divBdr>
        </w:div>
        <w:div w:id="1970743967">
          <w:marLeft w:val="640"/>
          <w:marRight w:val="0"/>
          <w:marTop w:val="0"/>
          <w:marBottom w:val="0"/>
          <w:divBdr>
            <w:top w:val="none" w:sz="0" w:space="0" w:color="auto"/>
            <w:left w:val="none" w:sz="0" w:space="0" w:color="auto"/>
            <w:bottom w:val="none" w:sz="0" w:space="0" w:color="auto"/>
            <w:right w:val="none" w:sz="0" w:space="0" w:color="auto"/>
          </w:divBdr>
        </w:div>
        <w:div w:id="1973442759">
          <w:marLeft w:val="640"/>
          <w:marRight w:val="0"/>
          <w:marTop w:val="0"/>
          <w:marBottom w:val="0"/>
          <w:divBdr>
            <w:top w:val="none" w:sz="0" w:space="0" w:color="auto"/>
            <w:left w:val="none" w:sz="0" w:space="0" w:color="auto"/>
            <w:bottom w:val="none" w:sz="0" w:space="0" w:color="auto"/>
            <w:right w:val="none" w:sz="0" w:space="0" w:color="auto"/>
          </w:divBdr>
        </w:div>
        <w:div w:id="2038240014">
          <w:marLeft w:val="640"/>
          <w:marRight w:val="0"/>
          <w:marTop w:val="0"/>
          <w:marBottom w:val="0"/>
          <w:divBdr>
            <w:top w:val="none" w:sz="0" w:space="0" w:color="auto"/>
            <w:left w:val="none" w:sz="0" w:space="0" w:color="auto"/>
            <w:bottom w:val="none" w:sz="0" w:space="0" w:color="auto"/>
            <w:right w:val="none" w:sz="0" w:space="0" w:color="auto"/>
          </w:divBdr>
        </w:div>
        <w:div w:id="2047100379">
          <w:marLeft w:val="640"/>
          <w:marRight w:val="0"/>
          <w:marTop w:val="0"/>
          <w:marBottom w:val="0"/>
          <w:divBdr>
            <w:top w:val="none" w:sz="0" w:space="0" w:color="auto"/>
            <w:left w:val="none" w:sz="0" w:space="0" w:color="auto"/>
            <w:bottom w:val="none" w:sz="0" w:space="0" w:color="auto"/>
            <w:right w:val="none" w:sz="0" w:space="0" w:color="auto"/>
          </w:divBdr>
        </w:div>
        <w:div w:id="2062704867">
          <w:marLeft w:val="640"/>
          <w:marRight w:val="0"/>
          <w:marTop w:val="0"/>
          <w:marBottom w:val="0"/>
          <w:divBdr>
            <w:top w:val="none" w:sz="0" w:space="0" w:color="auto"/>
            <w:left w:val="none" w:sz="0" w:space="0" w:color="auto"/>
            <w:bottom w:val="none" w:sz="0" w:space="0" w:color="auto"/>
            <w:right w:val="none" w:sz="0" w:space="0" w:color="auto"/>
          </w:divBdr>
        </w:div>
        <w:div w:id="2138402388">
          <w:marLeft w:val="640"/>
          <w:marRight w:val="0"/>
          <w:marTop w:val="0"/>
          <w:marBottom w:val="0"/>
          <w:divBdr>
            <w:top w:val="none" w:sz="0" w:space="0" w:color="auto"/>
            <w:left w:val="none" w:sz="0" w:space="0" w:color="auto"/>
            <w:bottom w:val="none" w:sz="0" w:space="0" w:color="auto"/>
            <w:right w:val="none" w:sz="0" w:space="0" w:color="auto"/>
          </w:divBdr>
        </w:div>
      </w:divsChild>
    </w:div>
    <w:div w:id="1891259576">
      <w:bodyDiv w:val="1"/>
      <w:marLeft w:val="0"/>
      <w:marRight w:val="0"/>
      <w:marTop w:val="0"/>
      <w:marBottom w:val="0"/>
      <w:divBdr>
        <w:top w:val="none" w:sz="0" w:space="0" w:color="auto"/>
        <w:left w:val="none" w:sz="0" w:space="0" w:color="auto"/>
        <w:bottom w:val="none" w:sz="0" w:space="0" w:color="auto"/>
        <w:right w:val="none" w:sz="0" w:space="0" w:color="auto"/>
      </w:divBdr>
      <w:divsChild>
        <w:div w:id="481580933">
          <w:marLeft w:val="480"/>
          <w:marRight w:val="0"/>
          <w:marTop w:val="0"/>
          <w:marBottom w:val="0"/>
          <w:divBdr>
            <w:top w:val="none" w:sz="0" w:space="0" w:color="auto"/>
            <w:left w:val="none" w:sz="0" w:space="0" w:color="auto"/>
            <w:bottom w:val="none" w:sz="0" w:space="0" w:color="auto"/>
            <w:right w:val="none" w:sz="0" w:space="0" w:color="auto"/>
          </w:divBdr>
        </w:div>
        <w:div w:id="491221472">
          <w:marLeft w:val="480"/>
          <w:marRight w:val="0"/>
          <w:marTop w:val="0"/>
          <w:marBottom w:val="0"/>
          <w:divBdr>
            <w:top w:val="none" w:sz="0" w:space="0" w:color="auto"/>
            <w:left w:val="none" w:sz="0" w:space="0" w:color="auto"/>
            <w:bottom w:val="none" w:sz="0" w:space="0" w:color="auto"/>
            <w:right w:val="none" w:sz="0" w:space="0" w:color="auto"/>
          </w:divBdr>
        </w:div>
        <w:div w:id="638192791">
          <w:marLeft w:val="480"/>
          <w:marRight w:val="0"/>
          <w:marTop w:val="0"/>
          <w:marBottom w:val="0"/>
          <w:divBdr>
            <w:top w:val="none" w:sz="0" w:space="0" w:color="auto"/>
            <w:left w:val="none" w:sz="0" w:space="0" w:color="auto"/>
            <w:bottom w:val="none" w:sz="0" w:space="0" w:color="auto"/>
            <w:right w:val="none" w:sz="0" w:space="0" w:color="auto"/>
          </w:divBdr>
        </w:div>
        <w:div w:id="827094338">
          <w:marLeft w:val="480"/>
          <w:marRight w:val="0"/>
          <w:marTop w:val="0"/>
          <w:marBottom w:val="0"/>
          <w:divBdr>
            <w:top w:val="none" w:sz="0" w:space="0" w:color="auto"/>
            <w:left w:val="none" w:sz="0" w:space="0" w:color="auto"/>
            <w:bottom w:val="none" w:sz="0" w:space="0" w:color="auto"/>
            <w:right w:val="none" w:sz="0" w:space="0" w:color="auto"/>
          </w:divBdr>
        </w:div>
        <w:div w:id="874075837">
          <w:marLeft w:val="480"/>
          <w:marRight w:val="0"/>
          <w:marTop w:val="0"/>
          <w:marBottom w:val="0"/>
          <w:divBdr>
            <w:top w:val="none" w:sz="0" w:space="0" w:color="auto"/>
            <w:left w:val="none" w:sz="0" w:space="0" w:color="auto"/>
            <w:bottom w:val="none" w:sz="0" w:space="0" w:color="auto"/>
            <w:right w:val="none" w:sz="0" w:space="0" w:color="auto"/>
          </w:divBdr>
        </w:div>
        <w:div w:id="902064279">
          <w:marLeft w:val="480"/>
          <w:marRight w:val="0"/>
          <w:marTop w:val="0"/>
          <w:marBottom w:val="0"/>
          <w:divBdr>
            <w:top w:val="none" w:sz="0" w:space="0" w:color="auto"/>
            <w:left w:val="none" w:sz="0" w:space="0" w:color="auto"/>
            <w:bottom w:val="none" w:sz="0" w:space="0" w:color="auto"/>
            <w:right w:val="none" w:sz="0" w:space="0" w:color="auto"/>
          </w:divBdr>
        </w:div>
        <w:div w:id="1034768242">
          <w:marLeft w:val="480"/>
          <w:marRight w:val="0"/>
          <w:marTop w:val="0"/>
          <w:marBottom w:val="0"/>
          <w:divBdr>
            <w:top w:val="none" w:sz="0" w:space="0" w:color="auto"/>
            <w:left w:val="none" w:sz="0" w:space="0" w:color="auto"/>
            <w:bottom w:val="none" w:sz="0" w:space="0" w:color="auto"/>
            <w:right w:val="none" w:sz="0" w:space="0" w:color="auto"/>
          </w:divBdr>
        </w:div>
        <w:div w:id="1377387642">
          <w:marLeft w:val="480"/>
          <w:marRight w:val="0"/>
          <w:marTop w:val="0"/>
          <w:marBottom w:val="0"/>
          <w:divBdr>
            <w:top w:val="none" w:sz="0" w:space="0" w:color="auto"/>
            <w:left w:val="none" w:sz="0" w:space="0" w:color="auto"/>
            <w:bottom w:val="none" w:sz="0" w:space="0" w:color="auto"/>
            <w:right w:val="none" w:sz="0" w:space="0" w:color="auto"/>
          </w:divBdr>
        </w:div>
        <w:div w:id="1452240337">
          <w:marLeft w:val="480"/>
          <w:marRight w:val="0"/>
          <w:marTop w:val="0"/>
          <w:marBottom w:val="0"/>
          <w:divBdr>
            <w:top w:val="none" w:sz="0" w:space="0" w:color="auto"/>
            <w:left w:val="none" w:sz="0" w:space="0" w:color="auto"/>
            <w:bottom w:val="none" w:sz="0" w:space="0" w:color="auto"/>
            <w:right w:val="none" w:sz="0" w:space="0" w:color="auto"/>
          </w:divBdr>
        </w:div>
        <w:div w:id="1483884775">
          <w:marLeft w:val="480"/>
          <w:marRight w:val="0"/>
          <w:marTop w:val="0"/>
          <w:marBottom w:val="0"/>
          <w:divBdr>
            <w:top w:val="none" w:sz="0" w:space="0" w:color="auto"/>
            <w:left w:val="none" w:sz="0" w:space="0" w:color="auto"/>
            <w:bottom w:val="none" w:sz="0" w:space="0" w:color="auto"/>
            <w:right w:val="none" w:sz="0" w:space="0" w:color="auto"/>
          </w:divBdr>
        </w:div>
        <w:div w:id="1550454850">
          <w:marLeft w:val="480"/>
          <w:marRight w:val="0"/>
          <w:marTop w:val="0"/>
          <w:marBottom w:val="0"/>
          <w:divBdr>
            <w:top w:val="none" w:sz="0" w:space="0" w:color="auto"/>
            <w:left w:val="none" w:sz="0" w:space="0" w:color="auto"/>
            <w:bottom w:val="none" w:sz="0" w:space="0" w:color="auto"/>
            <w:right w:val="none" w:sz="0" w:space="0" w:color="auto"/>
          </w:divBdr>
        </w:div>
        <w:div w:id="1696805691">
          <w:marLeft w:val="480"/>
          <w:marRight w:val="0"/>
          <w:marTop w:val="0"/>
          <w:marBottom w:val="0"/>
          <w:divBdr>
            <w:top w:val="none" w:sz="0" w:space="0" w:color="auto"/>
            <w:left w:val="none" w:sz="0" w:space="0" w:color="auto"/>
            <w:bottom w:val="none" w:sz="0" w:space="0" w:color="auto"/>
            <w:right w:val="none" w:sz="0" w:space="0" w:color="auto"/>
          </w:divBdr>
        </w:div>
        <w:div w:id="1711487821">
          <w:marLeft w:val="480"/>
          <w:marRight w:val="0"/>
          <w:marTop w:val="0"/>
          <w:marBottom w:val="0"/>
          <w:divBdr>
            <w:top w:val="none" w:sz="0" w:space="0" w:color="auto"/>
            <w:left w:val="none" w:sz="0" w:space="0" w:color="auto"/>
            <w:bottom w:val="none" w:sz="0" w:space="0" w:color="auto"/>
            <w:right w:val="none" w:sz="0" w:space="0" w:color="auto"/>
          </w:divBdr>
        </w:div>
        <w:div w:id="1845390651">
          <w:marLeft w:val="480"/>
          <w:marRight w:val="0"/>
          <w:marTop w:val="0"/>
          <w:marBottom w:val="0"/>
          <w:divBdr>
            <w:top w:val="none" w:sz="0" w:space="0" w:color="auto"/>
            <w:left w:val="none" w:sz="0" w:space="0" w:color="auto"/>
            <w:bottom w:val="none" w:sz="0" w:space="0" w:color="auto"/>
            <w:right w:val="none" w:sz="0" w:space="0" w:color="auto"/>
          </w:divBdr>
        </w:div>
        <w:div w:id="2059628005">
          <w:marLeft w:val="480"/>
          <w:marRight w:val="0"/>
          <w:marTop w:val="0"/>
          <w:marBottom w:val="0"/>
          <w:divBdr>
            <w:top w:val="none" w:sz="0" w:space="0" w:color="auto"/>
            <w:left w:val="none" w:sz="0" w:space="0" w:color="auto"/>
            <w:bottom w:val="none" w:sz="0" w:space="0" w:color="auto"/>
            <w:right w:val="none" w:sz="0" w:space="0" w:color="auto"/>
          </w:divBdr>
        </w:div>
      </w:divsChild>
    </w:div>
    <w:div w:id="1903322398">
      <w:bodyDiv w:val="1"/>
      <w:marLeft w:val="0"/>
      <w:marRight w:val="0"/>
      <w:marTop w:val="0"/>
      <w:marBottom w:val="0"/>
      <w:divBdr>
        <w:top w:val="none" w:sz="0" w:space="0" w:color="auto"/>
        <w:left w:val="none" w:sz="0" w:space="0" w:color="auto"/>
        <w:bottom w:val="none" w:sz="0" w:space="0" w:color="auto"/>
        <w:right w:val="none" w:sz="0" w:space="0" w:color="auto"/>
      </w:divBdr>
    </w:div>
    <w:div w:id="1915436358">
      <w:bodyDiv w:val="1"/>
      <w:marLeft w:val="0"/>
      <w:marRight w:val="0"/>
      <w:marTop w:val="0"/>
      <w:marBottom w:val="0"/>
      <w:divBdr>
        <w:top w:val="none" w:sz="0" w:space="0" w:color="auto"/>
        <w:left w:val="none" w:sz="0" w:space="0" w:color="auto"/>
        <w:bottom w:val="none" w:sz="0" w:space="0" w:color="auto"/>
        <w:right w:val="none" w:sz="0" w:space="0" w:color="auto"/>
      </w:divBdr>
      <w:divsChild>
        <w:div w:id="136773643">
          <w:marLeft w:val="640"/>
          <w:marRight w:val="0"/>
          <w:marTop w:val="0"/>
          <w:marBottom w:val="0"/>
          <w:divBdr>
            <w:top w:val="none" w:sz="0" w:space="0" w:color="auto"/>
            <w:left w:val="none" w:sz="0" w:space="0" w:color="auto"/>
            <w:bottom w:val="none" w:sz="0" w:space="0" w:color="auto"/>
            <w:right w:val="none" w:sz="0" w:space="0" w:color="auto"/>
          </w:divBdr>
        </w:div>
        <w:div w:id="289675571">
          <w:marLeft w:val="640"/>
          <w:marRight w:val="0"/>
          <w:marTop w:val="0"/>
          <w:marBottom w:val="0"/>
          <w:divBdr>
            <w:top w:val="none" w:sz="0" w:space="0" w:color="auto"/>
            <w:left w:val="none" w:sz="0" w:space="0" w:color="auto"/>
            <w:bottom w:val="none" w:sz="0" w:space="0" w:color="auto"/>
            <w:right w:val="none" w:sz="0" w:space="0" w:color="auto"/>
          </w:divBdr>
        </w:div>
        <w:div w:id="366374227">
          <w:marLeft w:val="640"/>
          <w:marRight w:val="0"/>
          <w:marTop w:val="0"/>
          <w:marBottom w:val="0"/>
          <w:divBdr>
            <w:top w:val="none" w:sz="0" w:space="0" w:color="auto"/>
            <w:left w:val="none" w:sz="0" w:space="0" w:color="auto"/>
            <w:bottom w:val="none" w:sz="0" w:space="0" w:color="auto"/>
            <w:right w:val="none" w:sz="0" w:space="0" w:color="auto"/>
          </w:divBdr>
        </w:div>
        <w:div w:id="562107598">
          <w:marLeft w:val="640"/>
          <w:marRight w:val="0"/>
          <w:marTop w:val="0"/>
          <w:marBottom w:val="0"/>
          <w:divBdr>
            <w:top w:val="none" w:sz="0" w:space="0" w:color="auto"/>
            <w:left w:val="none" w:sz="0" w:space="0" w:color="auto"/>
            <w:bottom w:val="none" w:sz="0" w:space="0" w:color="auto"/>
            <w:right w:val="none" w:sz="0" w:space="0" w:color="auto"/>
          </w:divBdr>
        </w:div>
        <w:div w:id="713773175">
          <w:marLeft w:val="640"/>
          <w:marRight w:val="0"/>
          <w:marTop w:val="0"/>
          <w:marBottom w:val="0"/>
          <w:divBdr>
            <w:top w:val="none" w:sz="0" w:space="0" w:color="auto"/>
            <w:left w:val="none" w:sz="0" w:space="0" w:color="auto"/>
            <w:bottom w:val="none" w:sz="0" w:space="0" w:color="auto"/>
            <w:right w:val="none" w:sz="0" w:space="0" w:color="auto"/>
          </w:divBdr>
        </w:div>
        <w:div w:id="873083756">
          <w:marLeft w:val="640"/>
          <w:marRight w:val="0"/>
          <w:marTop w:val="0"/>
          <w:marBottom w:val="0"/>
          <w:divBdr>
            <w:top w:val="none" w:sz="0" w:space="0" w:color="auto"/>
            <w:left w:val="none" w:sz="0" w:space="0" w:color="auto"/>
            <w:bottom w:val="none" w:sz="0" w:space="0" w:color="auto"/>
            <w:right w:val="none" w:sz="0" w:space="0" w:color="auto"/>
          </w:divBdr>
        </w:div>
        <w:div w:id="898784163">
          <w:marLeft w:val="640"/>
          <w:marRight w:val="0"/>
          <w:marTop w:val="0"/>
          <w:marBottom w:val="0"/>
          <w:divBdr>
            <w:top w:val="none" w:sz="0" w:space="0" w:color="auto"/>
            <w:left w:val="none" w:sz="0" w:space="0" w:color="auto"/>
            <w:bottom w:val="none" w:sz="0" w:space="0" w:color="auto"/>
            <w:right w:val="none" w:sz="0" w:space="0" w:color="auto"/>
          </w:divBdr>
        </w:div>
        <w:div w:id="899054192">
          <w:marLeft w:val="640"/>
          <w:marRight w:val="0"/>
          <w:marTop w:val="0"/>
          <w:marBottom w:val="0"/>
          <w:divBdr>
            <w:top w:val="none" w:sz="0" w:space="0" w:color="auto"/>
            <w:left w:val="none" w:sz="0" w:space="0" w:color="auto"/>
            <w:bottom w:val="none" w:sz="0" w:space="0" w:color="auto"/>
            <w:right w:val="none" w:sz="0" w:space="0" w:color="auto"/>
          </w:divBdr>
        </w:div>
        <w:div w:id="1031146137">
          <w:marLeft w:val="640"/>
          <w:marRight w:val="0"/>
          <w:marTop w:val="0"/>
          <w:marBottom w:val="0"/>
          <w:divBdr>
            <w:top w:val="none" w:sz="0" w:space="0" w:color="auto"/>
            <w:left w:val="none" w:sz="0" w:space="0" w:color="auto"/>
            <w:bottom w:val="none" w:sz="0" w:space="0" w:color="auto"/>
            <w:right w:val="none" w:sz="0" w:space="0" w:color="auto"/>
          </w:divBdr>
        </w:div>
        <w:div w:id="1033186438">
          <w:marLeft w:val="640"/>
          <w:marRight w:val="0"/>
          <w:marTop w:val="0"/>
          <w:marBottom w:val="0"/>
          <w:divBdr>
            <w:top w:val="none" w:sz="0" w:space="0" w:color="auto"/>
            <w:left w:val="none" w:sz="0" w:space="0" w:color="auto"/>
            <w:bottom w:val="none" w:sz="0" w:space="0" w:color="auto"/>
            <w:right w:val="none" w:sz="0" w:space="0" w:color="auto"/>
          </w:divBdr>
        </w:div>
        <w:div w:id="1042557454">
          <w:marLeft w:val="640"/>
          <w:marRight w:val="0"/>
          <w:marTop w:val="0"/>
          <w:marBottom w:val="0"/>
          <w:divBdr>
            <w:top w:val="none" w:sz="0" w:space="0" w:color="auto"/>
            <w:left w:val="none" w:sz="0" w:space="0" w:color="auto"/>
            <w:bottom w:val="none" w:sz="0" w:space="0" w:color="auto"/>
            <w:right w:val="none" w:sz="0" w:space="0" w:color="auto"/>
          </w:divBdr>
        </w:div>
        <w:div w:id="1077552979">
          <w:marLeft w:val="640"/>
          <w:marRight w:val="0"/>
          <w:marTop w:val="0"/>
          <w:marBottom w:val="0"/>
          <w:divBdr>
            <w:top w:val="none" w:sz="0" w:space="0" w:color="auto"/>
            <w:left w:val="none" w:sz="0" w:space="0" w:color="auto"/>
            <w:bottom w:val="none" w:sz="0" w:space="0" w:color="auto"/>
            <w:right w:val="none" w:sz="0" w:space="0" w:color="auto"/>
          </w:divBdr>
        </w:div>
        <w:div w:id="1098871665">
          <w:marLeft w:val="640"/>
          <w:marRight w:val="0"/>
          <w:marTop w:val="0"/>
          <w:marBottom w:val="0"/>
          <w:divBdr>
            <w:top w:val="none" w:sz="0" w:space="0" w:color="auto"/>
            <w:left w:val="none" w:sz="0" w:space="0" w:color="auto"/>
            <w:bottom w:val="none" w:sz="0" w:space="0" w:color="auto"/>
            <w:right w:val="none" w:sz="0" w:space="0" w:color="auto"/>
          </w:divBdr>
        </w:div>
        <w:div w:id="1343506265">
          <w:marLeft w:val="640"/>
          <w:marRight w:val="0"/>
          <w:marTop w:val="0"/>
          <w:marBottom w:val="0"/>
          <w:divBdr>
            <w:top w:val="none" w:sz="0" w:space="0" w:color="auto"/>
            <w:left w:val="none" w:sz="0" w:space="0" w:color="auto"/>
            <w:bottom w:val="none" w:sz="0" w:space="0" w:color="auto"/>
            <w:right w:val="none" w:sz="0" w:space="0" w:color="auto"/>
          </w:divBdr>
        </w:div>
        <w:div w:id="1424255001">
          <w:marLeft w:val="640"/>
          <w:marRight w:val="0"/>
          <w:marTop w:val="0"/>
          <w:marBottom w:val="0"/>
          <w:divBdr>
            <w:top w:val="none" w:sz="0" w:space="0" w:color="auto"/>
            <w:left w:val="none" w:sz="0" w:space="0" w:color="auto"/>
            <w:bottom w:val="none" w:sz="0" w:space="0" w:color="auto"/>
            <w:right w:val="none" w:sz="0" w:space="0" w:color="auto"/>
          </w:divBdr>
        </w:div>
        <w:div w:id="1438796031">
          <w:marLeft w:val="640"/>
          <w:marRight w:val="0"/>
          <w:marTop w:val="0"/>
          <w:marBottom w:val="0"/>
          <w:divBdr>
            <w:top w:val="none" w:sz="0" w:space="0" w:color="auto"/>
            <w:left w:val="none" w:sz="0" w:space="0" w:color="auto"/>
            <w:bottom w:val="none" w:sz="0" w:space="0" w:color="auto"/>
            <w:right w:val="none" w:sz="0" w:space="0" w:color="auto"/>
          </w:divBdr>
        </w:div>
        <w:div w:id="1758868476">
          <w:marLeft w:val="640"/>
          <w:marRight w:val="0"/>
          <w:marTop w:val="0"/>
          <w:marBottom w:val="0"/>
          <w:divBdr>
            <w:top w:val="none" w:sz="0" w:space="0" w:color="auto"/>
            <w:left w:val="none" w:sz="0" w:space="0" w:color="auto"/>
            <w:bottom w:val="none" w:sz="0" w:space="0" w:color="auto"/>
            <w:right w:val="none" w:sz="0" w:space="0" w:color="auto"/>
          </w:divBdr>
        </w:div>
        <w:div w:id="1812013095">
          <w:marLeft w:val="640"/>
          <w:marRight w:val="0"/>
          <w:marTop w:val="0"/>
          <w:marBottom w:val="0"/>
          <w:divBdr>
            <w:top w:val="none" w:sz="0" w:space="0" w:color="auto"/>
            <w:left w:val="none" w:sz="0" w:space="0" w:color="auto"/>
            <w:bottom w:val="none" w:sz="0" w:space="0" w:color="auto"/>
            <w:right w:val="none" w:sz="0" w:space="0" w:color="auto"/>
          </w:divBdr>
        </w:div>
        <w:div w:id="1932814102">
          <w:marLeft w:val="640"/>
          <w:marRight w:val="0"/>
          <w:marTop w:val="0"/>
          <w:marBottom w:val="0"/>
          <w:divBdr>
            <w:top w:val="none" w:sz="0" w:space="0" w:color="auto"/>
            <w:left w:val="none" w:sz="0" w:space="0" w:color="auto"/>
            <w:bottom w:val="none" w:sz="0" w:space="0" w:color="auto"/>
            <w:right w:val="none" w:sz="0" w:space="0" w:color="auto"/>
          </w:divBdr>
        </w:div>
      </w:divsChild>
    </w:div>
    <w:div w:id="1945266966">
      <w:bodyDiv w:val="1"/>
      <w:marLeft w:val="0"/>
      <w:marRight w:val="0"/>
      <w:marTop w:val="0"/>
      <w:marBottom w:val="0"/>
      <w:divBdr>
        <w:top w:val="none" w:sz="0" w:space="0" w:color="auto"/>
        <w:left w:val="none" w:sz="0" w:space="0" w:color="auto"/>
        <w:bottom w:val="none" w:sz="0" w:space="0" w:color="auto"/>
        <w:right w:val="none" w:sz="0" w:space="0" w:color="auto"/>
      </w:divBdr>
      <w:divsChild>
        <w:div w:id="24142303">
          <w:marLeft w:val="480"/>
          <w:marRight w:val="0"/>
          <w:marTop w:val="0"/>
          <w:marBottom w:val="0"/>
          <w:divBdr>
            <w:top w:val="none" w:sz="0" w:space="0" w:color="auto"/>
            <w:left w:val="none" w:sz="0" w:space="0" w:color="auto"/>
            <w:bottom w:val="none" w:sz="0" w:space="0" w:color="auto"/>
            <w:right w:val="none" w:sz="0" w:space="0" w:color="auto"/>
          </w:divBdr>
        </w:div>
        <w:div w:id="69429251">
          <w:marLeft w:val="480"/>
          <w:marRight w:val="0"/>
          <w:marTop w:val="0"/>
          <w:marBottom w:val="0"/>
          <w:divBdr>
            <w:top w:val="none" w:sz="0" w:space="0" w:color="auto"/>
            <w:left w:val="none" w:sz="0" w:space="0" w:color="auto"/>
            <w:bottom w:val="none" w:sz="0" w:space="0" w:color="auto"/>
            <w:right w:val="none" w:sz="0" w:space="0" w:color="auto"/>
          </w:divBdr>
        </w:div>
        <w:div w:id="184638355">
          <w:marLeft w:val="480"/>
          <w:marRight w:val="0"/>
          <w:marTop w:val="0"/>
          <w:marBottom w:val="0"/>
          <w:divBdr>
            <w:top w:val="none" w:sz="0" w:space="0" w:color="auto"/>
            <w:left w:val="none" w:sz="0" w:space="0" w:color="auto"/>
            <w:bottom w:val="none" w:sz="0" w:space="0" w:color="auto"/>
            <w:right w:val="none" w:sz="0" w:space="0" w:color="auto"/>
          </w:divBdr>
        </w:div>
        <w:div w:id="311913382">
          <w:marLeft w:val="480"/>
          <w:marRight w:val="0"/>
          <w:marTop w:val="0"/>
          <w:marBottom w:val="0"/>
          <w:divBdr>
            <w:top w:val="none" w:sz="0" w:space="0" w:color="auto"/>
            <w:left w:val="none" w:sz="0" w:space="0" w:color="auto"/>
            <w:bottom w:val="none" w:sz="0" w:space="0" w:color="auto"/>
            <w:right w:val="none" w:sz="0" w:space="0" w:color="auto"/>
          </w:divBdr>
        </w:div>
        <w:div w:id="546723016">
          <w:marLeft w:val="480"/>
          <w:marRight w:val="0"/>
          <w:marTop w:val="0"/>
          <w:marBottom w:val="0"/>
          <w:divBdr>
            <w:top w:val="none" w:sz="0" w:space="0" w:color="auto"/>
            <w:left w:val="none" w:sz="0" w:space="0" w:color="auto"/>
            <w:bottom w:val="none" w:sz="0" w:space="0" w:color="auto"/>
            <w:right w:val="none" w:sz="0" w:space="0" w:color="auto"/>
          </w:divBdr>
        </w:div>
        <w:div w:id="795106487">
          <w:marLeft w:val="480"/>
          <w:marRight w:val="0"/>
          <w:marTop w:val="0"/>
          <w:marBottom w:val="0"/>
          <w:divBdr>
            <w:top w:val="none" w:sz="0" w:space="0" w:color="auto"/>
            <w:left w:val="none" w:sz="0" w:space="0" w:color="auto"/>
            <w:bottom w:val="none" w:sz="0" w:space="0" w:color="auto"/>
            <w:right w:val="none" w:sz="0" w:space="0" w:color="auto"/>
          </w:divBdr>
        </w:div>
        <w:div w:id="909273825">
          <w:marLeft w:val="480"/>
          <w:marRight w:val="0"/>
          <w:marTop w:val="0"/>
          <w:marBottom w:val="0"/>
          <w:divBdr>
            <w:top w:val="none" w:sz="0" w:space="0" w:color="auto"/>
            <w:left w:val="none" w:sz="0" w:space="0" w:color="auto"/>
            <w:bottom w:val="none" w:sz="0" w:space="0" w:color="auto"/>
            <w:right w:val="none" w:sz="0" w:space="0" w:color="auto"/>
          </w:divBdr>
        </w:div>
        <w:div w:id="931011265">
          <w:marLeft w:val="480"/>
          <w:marRight w:val="0"/>
          <w:marTop w:val="0"/>
          <w:marBottom w:val="0"/>
          <w:divBdr>
            <w:top w:val="none" w:sz="0" w:space="0" w:color="auto"/>
            <w:left w:val="none" w:sz="0" w:space="0" w:color="auto"/>
            <w:bottom w:val="none" w:sz="0" w:space="0" w:color="auto"/>
            <w:right w:val="none" w:sz="0" w:space="0" w:color="auto"/>
          </w:divBdr>
        </w:div>
        <w:div w:id="981544812">
          <w:marLeft w:val="480"/>
          <w:marRight w:val="0"/>
          <w:marTop w:val="0"/>
          <w:marBottom w:val="0"/>
          <w:divBdr>
            <w:top w:val="none" w:sz="0" w:space="0" w:color="auto"/>
            <w:left w:val="none" w:sz="0" w:space="0" w:color="auto"/>
            <w:bottom w:val="none" w:sz="0" w:space="0" w:color="auto"/>
            <w:right w:val="none" w:sz="0" w:space="0" w:color="auto"/>
          </w:divBdr>
        </w:div>
        <w:div w:id="1341619719">
          <w:marLeft w:val="480"/>
          <w:marRight w:val="0"/>
          <w:marTop w:val="0"/>
          <w:marBottom w:val="0"/>
          <w:divBdr>
            <w:top w:val="none" w:sz="0" w:space="0" w:color="auto"/>
            <w:left w:val="none" w:sz="0" w:space="0" w:color="auto"/>
            <w:bottom w:val="none" w:sz="0" w:space="0" w:color="auto"/>
            <w:right w:val="none" w:sz="0" w:space="0" w:color="auto"/>
          </w:divBdr>
        </w:div>
        <w:div w:id="1722442111">
          <w:marLeft w:val="480"/>
          <w:marRight w:val="0"/>
          <w:marTop w:val="0"/>
          <w:marBottom w:val="0"/>
          <w:divBdr>
            <w:top w:val="none" w:sz="0" w:space="0" w:color="auto"/>
            <w:left w:val="none" w:sz="0" w:space="0" w:color="auto"/>
            <w:bottom w:val="none" w:sz="0" w:space="0" w:color="auto"/>
            <w:right w:val="none" w:sz="0" w:space="0" w:color="auto"/>
          </w:divBdr>
        </w:div>
        <w:div w:id="1869293832">
          <w:marLeft w:val="480"/>
          <w:marRight w:val="0"/>
          <w:marTop w:val="0"/>
          <w:marBottom w:val="0"/>
          <w:divBdr>
            <w:top w:val="none" w:sz="0" w:space="0" w:color="auto"/>
            <w:left w:val="none" w:sz="0" w:space="0" w:color="auto"/>
            <w:bottom w:val="none" w:sz="0" w:space="0" w:color="auto"/>
            <w:right w:val="none" w:sz="0" w:space="0" w:color="auto"/>
          </w:divBdr>
        </w:div>
        <w:div w:id="2047024798">
          <w:marLeft w:val="480"/>
          <w:marRight w:val="0"/>
          <w:marTop w:val="0"/>
          <w:marBottom w:val="0"/>
          <w:divBdr>
            <w:top w:val="none" w:sz="0" w:space="0" w:color="auto"/>
            <w:left w:val="none" w:sz="0" w:space="0" w:color="auto"/>
            <w:bottom w:val="none" w:sz="0" w:space="0" w:color="auto"/>
            <w:right w:val="none" w:sz="0" w:space="0" w:color="auto"/>
          </w:divBdr>
        </w:div>
      </w:divsChild>
    </w:div>
    <w:div w:id="1979063991">
      <w:bodyDiv w:val="1"/>
      <w:marLeft w:val="0"/>
      <w:marRight w:val="0"/>
      <w:marTop w:val="0"/>
      <w:marBottom w:val="0"/>
      <w:divBdr>
        <w:top w:val="none" w:sz="0" w:space="0" w:color="auto"/>
        <w:left w:val="none" w:sz="0" w:space="0" w:color="auto"/>
        <w:bottom w:val="none" w:sz="0" w:space="0" w:color="auto"/>
        <w:right w:val="none" w:sz="0" w:space="0" w:color="auto"/>
      </w:divBdr>
    </w:div>
    <w:div w:id="1987708693">
      <w:bodyDiv w:val="1"/>
      <w:marLeft w:val="0"/>
      <w:marRight w:val="0"/>
      <w:marTop w:val="0"/>
      <w:marBottom w:val="0"/>
      <w:divBdr>
        <w:top w:val="none" w:sz="0" w:space="0" w:color="auto"/>
        <w:left w:val="none" w:sz="0" w:space="0" w:color="auto"/>
        <w:bottom w:val="none" w:sz="0" w:space="0" w:color="auto"/>
        <w:right w:val="none" w:sz="0" w:space="0" w:color="auto"/>
      </w:divBdr>
      <w:divsChild>
        <w:div w:id="10954128">
          <w:marLeft w:val="640"/>
          <w:marRight w:val="0"/>
          <w:marTop w:val="0"/>
          <w:marBottom w:val="0"/>
          <w:divBdr>
            <w:top w:val="none" w:sz="0" w:space="0" w:color="auto"/>
            <w:left w:val="none" w:sz="0" w:space="0" w:color="auto"/>
            <w:bottom w:val="none" w:sz="0" w:space="0" w:color="auto"/>
            <w:right w:val="none" w:sz="0" w:space="0" w:color="auto"/>
          </w:divBdr>
        </w:div>
        <w:div w:id="181164557">
          <w:marLeft w:val="640"/>
          <w:marRight w:val="0"/>
          <w:marTop w:val="0"/>
          <w:marBottom w:val="0"/>
          <w:divBdr>
            <w:top w:val="none" w:sz="0" w:space="0" w:color="auto"/>
            <w:left w:val="none" w:sz="0" w:space="0" w:color="auto"/>
            <w:bottom w:val="none" w:sz="0" w:space="0" w:color="auto"/>
            <w:right w:val="none" w:sz="0" w:space="0" w:color="auto"/>
          </w:divBdr>
        </w:div>
        <w:div w:id="272328128">
          <w:marLeft w:val="640"/>
          <w:marRight w:val="0"/>
          <w:marTop w:val="0"/>
          <w:marBottom w:val="0"/>
          <w:divBdr>
            <w:top w:val="none" w:sz="0" w:space="0" w:color="auto"/>
            <w:left w:val="none" w:sz="0" w:space="0" w:color="auto"/>
            <w:bottom w:val="none" w:sz="0" w:space="0" w:color="auto"/>
            <w:right w:val="none" w:sz="0" w:space="0" w:color="auto"/>
          </w:divBdr>
        </w:div>
        <w:div w:id="368536033">
          <w:marLeft w:val="640"/>
          <w:marRight w:val="0"/>
          <w:marTop w:val="0"/>
          <w:marBottom w:val="0"/>
          <w:divBdr>
            <w:top w:val="none" w:sz="0" w:space="0" w:color="auto"/>
            <w:left w:val="none" w:sz="0" w:space="0" w:color="auto"/>
            <w:bottom w:val="none" w:sz="0" w:space="0" w:color="auto"/>
            <w:right w:val="none" w:sz="0" w:space="0" w:color="auto"/>
          </w:divBdr>
        </w:div>
        <w:div w:id="374745123">
          <w:marLeft w:val="640"/>
          <w:marRight w:val="0"/>
          <w:marTop w:val="0"/>
          <w:marBottom w:val="0"/>
          <w:divBdr>
            <w:top w:val="none" w:sz="0" w:space="0" w:color="auto"/>
            <w:left w:val="none" w:sz="0" w:space="0" w:color="auto"/>
            <w:bottom w:val="none" w:sz="0" w:space="0" w:color="auto"/>
            <w:right w:val="none" w:sz="0" w:space="0" w:color="auto"/>
          </w:divBdr>
        </w:div>
        <w:div w:id="432894440">
          <w:marLeft w:val="640"/>
          <w:marRight w:val="0"/>
          <w:marTop w:val="0"/>
          <w:marBottom w:val="0"/>
          <w:divBdr>
            <w:top w:val="none" w:sz="0" w:space="0" w:color="auto"/>
            <w:left w:val="none" w:sz="0" w:space="0" w:color="auto"/>
            <w:bottom w:val="none" w:sz="0" w:space="0" w:color="auto"/>
            <w:right w:val="none" w:sz="0" w:space="0" w:color="auto"/>
          </w:divBdr>
        </w:div>
        <w:div w:id="548419631">
          <w:marLeft w:val="640"/>
          <w:marRight w:val="0"/>
          <w:marTop w:val="0"/>
          <w:marBottom w:val="0"/>
          <w:divBdr>
            <w:top w:val="none" w:sz="0" w:space="0" w:color="auto"/>
            <w:left w:val="none" w:sz="0" w:space="0" w:color="auto"/>
            <w:bottom w:val="none" w:sz="0" w:space="0" w:color="auto"/>
            <w:right w:val="none" w:sz="0" w:space="0" w:color="auto"/>
          </w:divBdr>
        </w:div>
        <w:div w:id="561334313">
          <w:marLeft w:val="640"/>
          <w:marRight w:val="0"/>
          <w:marTop w:val="0"/>
          <w:marBottom w:val="0"/>
          <w:divBdr>
            <w:top w:val="none" w:sz="0" w:space="0" w:color="auto"/>
            <w:left w:val="none" w:sz="0" w:space="0" w:color="auto"/>
            <w:bottom w:val="none" w:sz="0" w:space="0" w:color="auto"/>
            <w:right w:val="none" w:sz="0" w:space="0" w:color="auto"/>
          </w:divBdr>
        </w:div>
        <w:div w:id="615721089">
          <w:marLeft w:val="640"/>
          <w:marRight w:val="0"/>
          <w:marTop w:val="0"/>
          <w:marBottom w:val="0"/>
          <w:divBdr>
            <w:top w:val="none" w:sz="0" w:space="0" w:color="auto"/>
            <w:left w:val="none" w:sz="0" w:space="0" w:color="auto"/>
            <w:bottom w:val="none" w:sz="0" w:space="0" w:color="auto"/>
            <w:right w:val="none" w:sz="0" w:space="0" w:color="auto"/>
          </w:divBdr>
        </w:div>
        <w:div w:id="657460882">
          <w:marLeft w:val="640"/>
          <w:marRight w:val="0"/>
          <w:marTop w:val="0"/>
          <w:marBottom w:val="0"/>
          <w:divBdr>
            <w:top w:val="none" w:sz="0" w:space="0" w:color="auto"/>
            <w:left w:val="none" w:sz="0" w:space="0" w:color="auto"/>
            <w:bottom w:val="none" w:sz="0" w:space="0" w:color="auto"/>
            <w:right w:val="none" w:sz="0" w:space="0" w:color="auto"/>
          </w:divBdr>
        </w:div>
        <w:div w:id="684407350">
          <w:marLeft w:val="640"/>
          <w:marRight w:val="0"/>
          <w:marTop w:val="0"/>
          <w:marBottom w:val="0"/>
          <w:divBdr>
            <w:top w:val="none" w:sz="0" w:space="0" w:color="auto"/>
            <w:left w:val="none" w:sz="0" w:space="0" w:color="auto"/>
            <w:bottom w:val="none" w:sz="0" w:space="0" w:color="auto"/>
            <w:right w:val="none" w:sz="0" w:space="0" w:color="auto"/>
          </w:divBdr>
        </w:div>
        <w:div w:id="948584281">
          <w:marLeft w:val="640"/>
          <w:marRight w:val="0"/>
          <w:marTop w:val="0"/>
          <w:marBottom w:val="0"/>
          <w:divBdr>
            <w:top w:val="none" w:sz="0" w:space="0" w:color="auto"/>
            <w:left w:val="none" w:sz="0" w:space="0" w:color="auto"/>
            <w:bottom w:val="none" w:sz="0" w:space="0" w:color="auto"/>
            <w:right w:val="none" w:sz="0" w:space="0" w:color="auto"/>
          </w:divBdr>
        </w:div>
        <w:div w:id="986478163">
          <w:marLeft w:val="640"/>
          <w:marRight w:val="0"/>
          <w:marTop w:val="0"/>
          <w:marBottom w:val="0"/>
          <w:divBdr>
            <w:top w:val="none" w:sz="0" w:space="0" w:color="auto"/>
            <w:left w:val="none" w:sz="0" w:space="0" w:color="auto"/>
            <w:bottom w:val="none" w:sz="0" w:space="0" w:color="auto"/>
            <w:right w:val="none" w:sz="0" w:space="0" w:color="auto"/>
          </w:divBdr>
        </w:div>
        <w:div w:id="1035697053">
          <w:marLeft w:val="640"/>
          <w:marRight w:val="0"/>
          <w:marTop w:val="0"/>
          <w:marBottom w:val="0"/>
          <w:divBdr>
            <w:top w:val="none" w:sz="0" w:space="0" w:color="auto"/>
            <w:left w:val="none" w:sz="0" w:space="0" w:color="auto"/>
            <w:bottom w:val="none" w:sz="0" w:space="0" w:color="auto"/>
            <w:right w:val="none" w:sz="0" w:space="0" w:color="auto"/>
          </w:divBdr>
        </w:div>
        <w:div w:id="1150752325">
          <w:marLeft w:val="640"/>
          <w:marRight w:val="0"/>
          <w:marTop w:val="0"/>
          <w:marBottom w:val="0"/>
          <w:divBdr>
            <w:top w:val="none" w:sz="0" w:space="0" w:color="auto"/>
            <w:left w:val="none" w:sz="0" w:space="0" w:color="auto"/>
            <w:bottom w:val="none" w:sz="0" w:space="0" w:color="auto"/>
            <w:right w:val="none" w:sz="0" w:space="0" w:color="auto"/>
          </w:divBdr>
        </w:div>
        <w:div w:id="1216044952">
          <w:marLeft w:val="640"/>
          <w:marRight w:val="0"/>
          <w:marTop w:val="0"/>
          <w:marBottom w:val="0"/>
          <w:divBdr>
            <w:top w:val="none" w:sz="0" w:space="0" w:color="auto"/>
            <w:left w:val="none" w:sz="0" w:space="0" w:color="auto"/>
            <w:bottom w:val="none" w:sz="0" w:space="0" w:color="auto"/>
            <w:right w:val="none" w:sz="0" w:space="0" w:color="auto"/>
          </w:divBdr>
        </w:div>
        <w:div w:id="1237474107">
          <w:marLeft w:val="640"/>
          <w:marRight w:val="0"/>
          <w:marTop w:val="0"/>
          <w:marBottom w:val="0"/>
          <w:divBdr>
            <w:top w:val="none" w:sz="0" w:space="0" w:color="auto"/>
            <w:left w:val="none" w:sz="0" w:space="0" w:color="auto"/>
            <w:bottom w:val="none" w:sz="0" w:space="0" w:color="auto"/>
            <w:right w:val="none" w:sz="0" w:space="0" w:color="auto"/>
          </w:divBdr>
        </w:div>
        <w:div w:id="1254901695">
          <w:marLeft w:val="640"/>
          <w:marRight w:val="0"/>
          <w:marTop w:val="0"/>
          <w:marBottom w:val="0"/>
          <w:divBdr>
            <w:top w:val="none" w:sz="0" w:space="0" w:color="auto"/>
            <w:left w:val="none" w:sz="0" w:space="0" w:color="auto"/>
            <w:bottom w:val="none" w:sz="0" w:space="0" w:color="auto"/>
            <w:right w:val="none" w:sz="0" w:space="0" w:color="auto"/>
          </w:divBdr>
        </w:div>
        <w:div w:id="1365982409">
          <w:marLeft w:val="640"/>
          <w:marRight w:val="0"/>
          <w:marTop w:val="0"/>
          <w:marBottom w:val="0"/>
          <w:divBdr>
            <w:top w:val="none" w:sz="0" w:space="0" w:color="auto"/>
            <w:left w:val="none" w:sz="0" w:space="0" w:color="auto"/>
            <w:bottom w:val="none" w:sz="0" w:space="0" w:color="auto"/>
            <w:right w:val="none" w:sz="0" w:space="0" w:color="auto"/>
          </w:divBdr>
        </w:div>
        <w:div w:id="1386173179">
          <w:marLeft w:val="640"/>
          <w:marRight w:val="0"/>
          <w:marTop w:val="0"/>
          <w:marBottom w:val="0"/>
          <w:divBdr>
            <w:top w:val="none" w:sz="0" w:space="0" w:color="auto"/>
            <w:left w:val="none" w:sz="0" w:space="0" w:color="auto"/>
            <w:bottom w:val="none" w:sz="0" w:space="0" w:color="auto"/>
            <w:right w:val="none" w:sz="0" w:space="0" w:color="auto"/>
          </w:divBdr>
        </w:div>
        <w:div w:id="1489860364">
          <w:marLeft w:val="640"/>
          <w:marRight w:val="0"/>
          <w:marTop w:val="0"/>
          <w:marBottom w:val="0"/>
          <w:divBdr>
            <w:top w:val="none" w:sz="0" w:space="0" w:color="auto"/>
            <w:left w:val="none" w:sz="0" w:space="0" w:color="auto"/>
            <w:bottom w:val="none" w:sz="0" w:space="0" w:color="auto"/>
            <w:right w:val="none" w:sz="0" w:space="0" w:color="auto"/>
          </w:divBdr>
        </w:div>
        <w:div w:id="1724478182">
          <w:marLeft w:val="640"/>
          <w:marRight w:val="0"/>
          <w:marTop w:val="0"/>
          <w:marBottom w:val="0"/>
          <w:divBdr>
            <w:top w:val="none" w:sz="0" w:space="0" w:color="auto"/>
            <w:left w:val="none" w:sz="0" w:space="0" w:color="auto"/>
            <w:bottom w:val="none" w:sz="0" w:space="0" w:color="auto"/>
            <w:right w:val="none" w:sz="0" w:space="0" w:color="auto"/>
          </w:divBdr>
        </w:div>
        <w:div w:id="1854373595">
          <w:marLeft w:val="640"/>
          <w:marRight w:val="0"/>
          <w:marTop w:val="0"/>
          <w:marBottom w:val="0"/>
          <w:divBdr>
            <w:top w:val="none" w:sz="0" w:space="0" w:color="auto"/>
            <w:left w:val="none" w:sz="0" w:space="0" w:color="auto"/>
            <w:bottom w:val="none" w:sz="0" w:space="0" w:color="auto"/>
            <w:right w:val="none" w:sz="0" w:space="0" w:color="auto"/>
          </w:divBdr>
        </w:div>
        <w:div w:id="1863587631">
          <w:marLeft w:val="640"/>
          <w:marRight w:val="0"/>
          <w:marTop w:val="0"/>
          <w:marBottom w:val="0"/>
          <w:divBdr>
            <w:top w:val="none" w:sz="0" w:space="0" w:color="auto"/>
            <w:left w:val="none" w:sz="0" w:space="0" w:color="auto"/>
            <w:bottom w:val="none" w:sz="0" w:space="0" w:color="auto"/>
            <w:right w:val="none" w:sz="0" w:space="0" w:color="auto"/>
          </w:divBdr>
        </w:div>
        <w:div w:id="1867525651">
          <w:marLeft w:val="640"/>
          <w:marRight w:val="0"/>
          <w:marTop w:val="0"/>
          <w:marBottom w:val="0"/>
          <w:divBdr>
            <w:top w:val="none" w:sz="0" w:space="0" w:color="auto"/>
            <w:left w:val="none" w:sz="0" w:space="0" w:color="auto"/>
            <w:bottom w:val="none" w:sz="0" w:space="0" w:color="auto"/>
            <w:right w:val="none" w:sz="0" w:space="0" w:color="auto"/>
          </w:divBdr>
        </w:div>
        <w:div w:id="1922136604">
          <w:marLeft w:val="640"/>
          <w:marRight w:val="0"/>
          <w:marTop w:val="0"/>
          <w:marBottom w:val="0"/>
          <w:divBdr>
            <w:top w:val="none" w:sz="0" w:space="0" w:color="auto"/>
            <w:left w:val="none" w:sz="0" w:space="0" w:color="auto"/>
            <w:bottom w:val="none" w:sz="0" w:space="0" w:color="auto"/>
            <w:right w:val="none" w:sz="0" w:space="0" w:color="auto"/>
          </w:divBdr>
        </w:div>
        <w:div w:id="1936865472">
          <w:marLeft w:val="640"/>
          <w:marRight w:val="0"/>
          <w:marTop w:val="0"/>
          <w:marBottom w:val="0"/>
          <w:divBdr>
            <w:top w:val="none" w:sz="0" w:space="0" w:color="auto"/>
            <w:left w:val="none" w:sz="0" w:space="0" w:color="auto"/>
            <w:bottom w:val="none" w:sz="0" w:space="0" w:color="auto"/>
            <w:right w:val="none" w:sz="0" w:space="0" w:color="auto"/>
          </w:divBdr>
        </w:div>
        <w:div w:id="2051101678">
          <w:marLeft w:val="640"/>
          <w:marRight w:val="0"/>
          <w:marTop w:val="0"/>
          <w:marBottom w:val="0"/>
          <w:divBdr>
            <w:top w:val="none" w:sz="0" w:space="0" w:color="auto"/>
            <w:left w:val="none" w:sz="0" w:space="0" w:color="auto"/>
            <w:bottom w:val="none" w:sz="0" w:space="0" w:color="auto"/>
            <w:right w:val="none" w:sz="0" w:space="0" w:color="auto"/>
          </w:divBdr>
        </w:div>
        <w:div w:id="2054848372">
          <w:marLeft w:val="640"/>
          <w:marRight w:val="0"/>
          <w:marTop w:val="0"/>
          <w:marBottom w:val="0"/>
          <w:divBdr>
            <w:top w:val="none" w:sz="0" w:space="0" w:color="auto"/>
            <w:left w:val="none" w:sz="0" w:space="0" w:color="auto"/>
            <w:bottom w:val="none" w:sz="0" w:space="0" w:color="auto"/>
            <w:right w:val="none" w:sz="0" w:space="0" w:color="auto"/>
          </w:divBdr>
        </w:div>
      </w:divsChild>
    </w:div>
    <w:div w:id="1991135974">
      <w:bodyDiv w:val="1"/>
      <w:marLeft w:val="0"/>
      <w:marRight w:val="0"/>
      <w:marTop w:val="0"/>
      <w:marBottom w:val="0"/>
      <w:divBdr>
        <w:top w:val="none" w:sz="0" w:space="0" w:color="auto"/>
        <w:left w:val="none" w:sz="0" w:space="0" w:color="auto"/>
        <w:bottom w:val="none" w:sz="0" w:space="0" w:color="auto"/>
        <w:right w:val="none" w:sz="0" w:space="0" w:color="auto"/>
      </w:divBdr>
    </w:div>
    <w:div w:id="1992128604">
      <w:bodyDiv w:val="1"/>
      <w:marLeft w:val="0"/>
      <w:marRight w:val="0"/>
      <w:marTop w:val="0"/>
      <w:marBottom w:val="0"/>
      <w:divBdr>
        <w:top w:val="none" w:sz="0" w:space="0" w:color="auto"/>
        <w:left w:val="none" w:sz="0" w:space="0" w:color="auto"/>
        <w:bottom w:val="none" w:sz="0" w:space="0" w:color="auto"/>
        <w:right w:val="none" w:sz="0" w:space="0" w:color="auto"/>
      </w:divBdr>
      <w:divsChild>
        <w:div w:id="170459953">
          <w:marLeft w:val="480"/>
          <w:marRight w:val="0"/>
          <w:marTop w:val="0"/>
          <w:marBottom w:val="0"/>
          <w:divBdr>
            <w:top w:val="none" w:sz="0" w:space="0" w:color="auto"/>
            <w:left w:val="none" w:sz="0" w:space="0" w:color="auto"/>
            <w:bottom w:val="none" w:sz="0" w:space="0" w:color="auto"/>
            <w:right w:val="none" w:sz="0" w:space="0" w:color="auto"/>
          </w:divBdr>
        </w:div>
        <w:div w:id="177281450">
          <w:marLeft w:val="480"/>
          <w:marRight w:val="0"/>
          <w:marTop w:val="0"/>
          <w:marBottom w:val="0"/>
          <w:divBdr>
            <w:top w:val="none" w:sz="0" w:space="0" w:color="auto"/>
            <w:left w:val="none" w:sz="0" w:space="0" w:color="auto"/>
            <w:bottom w:val="none" w:sz="0" w:space="0" w:color="auto"/>
            <w:right w:val="none" w:sz="0" w:space="0" w:color="auto"/>
          </w:divBdr>
        </w:div>
        <w:div w:id="206453496">
          <w:marLeft w:val="480"/>
          <w:marRight w:val="0"/>
          <w:marTop w:val="0"/>
          <w:marBottom w:val="0"/>
          <w:divBdr>
            <w:top w:val="none" w:sz="0" w:space="0" w:color="auto"/>
            <w:left w:val="none" w:sz="0" w:space="0" w:color="auto"/>
            <w:bottom w:val="none" w:sz="0" w:space="0" w:color="auto"/>
            <w:right w:val="none" w:sz="0" w:space="0" w:color="auto"/>
          </w:divBdr>
        </w:div>
        <w:div w:id="252125271">
          <w:marLeft w:val="480"/>
          <w:marRight w:val="0"/>
          <w:marTop w:val="0"/>
          <w:marBottom w:val="0"/>
          <w:divBdr>
            <w:top w:val="none" w:sz="0" w:space="0" w:color="auto"/>
            <w:left w:val="none" w:sz="0" w:space="0" w:color="auto"/>
            <w:bottom w:val="none" w:sz="0" w:space="0" w:color="auto"/>
            <w:right w:val="none" w:sz="0" w:space="0" w:color="auto"/>
          </w:divBdr>
        </w:div>
        <w:div w:id="271977333">
          <w:marLeft w:val="480"/>
          <w:marRight w:val="0"/>
          <w:marTop w:val="0"/>
          <w:marBottom w:val="0"/>
          <w:divBdr>
            <w:top w:val="none" w:sz="0" w:space="0" w:color="auto"/>
            <w:left w:val="none" w:sz="0" w:space="0" w:color="auto"/>
            <w:bottom w:val="none" w:sz="0" w:space="0" w:color="auto"/>
            <w:right w:val="none" w:sz="0" w:space="0" w:color="auto"/>
          </w:divBdr>
        </w:div>
        <w:div w:id="293677326">
          <w:marLeft w:val="480"/>
          <w:marRight w:val="0"/>
          <w:marTop w:val="0"/>
          <w:marBottom w:val="0"/>
          <w:divBdr>
            <w:top w:val="none" w:sz="0" w:space="0" w:color="auto"/>
            <w:left w:val="none" w:sz="0" w:space="0" w:color="auto"/>
            <w:bottom w:val="none" w:sz="0" w:space="0" w:color="auto"/>
            <w:right w:val="none" w:sz="0" w:space="0" w:color="auto"/>
          </w:divBdr>
        </w:div>
        <w:div w:id="314145269">
          <w:marLeft w:val="480"/>
          <w:marRight w:val="0"/>
          <w:marTop w:val="0"/>
          <w:marBottom w:val="0"/>
          <w:divBdr>
            <w:top w:val="none" w:sz="0" w:space="0" w:color="auto"/>
            <w:left w:val="none" w:sz="0" w:space="0" w:color="auto"/>
            <w:bottom w:val="none" w:sz="0" w:space="0" w:color="auto"/>
            <w:right w:val="none" w:sz="0" w:space="0" w:color="auto"/>
          </w:divBdr>
        </w:div>
        <w:div w:id="318920711">
          <w:marLeft w:val="480"/>
          <w:marRight w:val="0"/>
          <w:marTop w:val="0"/>
          <w:marBottom w:val="0"/>
          <w:divBdr>
            <w:top w:val="none" w:sz="0" w:space="0" w:color="auto"/>
            <w:left w:val="none" w:sz="0" w:space="0" w:color="auto"/>
            <w:bottom w:val="none" w:sz="0" w:space="0" w:color="auto"/>
            <w:right w:val="none" w:sz="0" w:space="0" w:color="auto"/>
          </w:divBdr>
        </w:div>
        <w:div w:id="357774862">
          <w:marLeft w:val="480"/>
          <w:marRight w:val="0"/>
          <w:marTop w:val="0"/>
          <w:marBottom w:val="0"/>
          <w:divBdr>
            <w:top w:val="none" w:sz="0" w:space="0" w:color="auto"/>
            <w:left w:val="none" w:sz="0" w:space="0" w:color="auto"/>
            <w:bottom w:val="none" w:sz="0" w:space="0" w:color="auto"/>
            <w:right w:val="none" w:sz="0" w:space="0" w:color="auto"/>
          </w:divBdr>
        </w:div>
        <w:div w:id="410733609">
          <w:marLeft w:val="480"/>
          <w:marRight w:val="0"/>
          <w:marTop w:val="0"/>
          <w:marBottom w:val="0"/>
          <w:divBdr>
            <w:top w:val="none" w:sz="0" w:space="0" w:color="auto"/>
            <w:left w:val="none" w:sz="0" w:space="0" w:color="auto"/>
            <w:bottom w:val="none" w:sz="0" w:space="0" w:color="auto"/>
            <w:right w:val="none" w:sz="0" w:space="0" w:color="auto"/>
          </w:divBdr>
        </w:div>
        <w:div w:id="632520158">
          <w:marLeft w:val="480"/>
          <w:marRight w:val="0"/>
          <w:marTop w:val="0"/>
          <w:marBottom w:val="0"/>
          <w:divBdr>
            <w:top w:val="none" w:sz="0" w:space="0" w:color="auto"/>
            <w:left w:val="none" w:sz="0" w:space="0" w:color="auto"/>
            <w:bottom w:val="none" w:sz="0" w:space="0" w:color="auto"/>
            <w:right w:val="none" w:sz="0" w:space="0" w:color="auto"/>
          </w:divBdr>
        </w:div>
        <w:div w:id="636305433">
          <w:marLeft w:val="480"/>
          <w:marRight w:val="0"/>
          <w:marTop w:val="0"/>
          <w:marBottom w:val="0"/>
          <w:divBdr>
            <w:top w:val="none" w:sz="0" w:space="0" w:color="auto"/>
            <w:left w:val="none" w:sz="0" w:space="0" w:color="auto"/>
            <w:bottom w:val="none" w:sz="0" w:space="0" w:color="auto"/>
            <w:right w:val="none" w:sz="0" w:space="0" w:color="auto"/>
          </w:divBdr>
        </w:div>
        <w:div w:id="681469147">
          <w:marLeft w:val="480"/>
          <w:marRight w:val="0"/>
          <w:marTop w:val="0"/>
          <w:marBottom w:val="0"/>
          <w:divBdr>
            <w:top w:val="none" w:sz="0" w:space="0" w:color="auto"/>
            <w:left w:val="none" w:sz="0" w:space="0" w:color="auto"/>
            <w:bottom w:val="none" w:sz="0" w:space="0" w:color="auto"/>
            <w:right w:val="none" w:sz="0" w:space="0" w:color="auto"/>
          </w:divBdr>
        </w:div>
        <w:div w:id="781611898">
          <w:marLeft w:val="480"/>
          <w:marRight w:val="0"/>
          <w:marTop w:val="0"/>
          <w:marBottom w:val="0"/>
          <w:divBdr>
            <w:top w:val="none" w:sz="0" w:space="0" w:color="auto"/>
            <w:left w:val="none" w:sz="0" w:space="0" w:color="auto"/>
            <w:bottom w:val="none" w:sz="0" w:space="0" w:color="auto"/>
            <w:right w:val="none" w:sz="0" w:space="0" w:color="auto"/>
          </w:divBdr>
        </w:div>
        <w:div w:id="841579282">
          <w:marLeft w:val="480"/>
          <w:marRight w:val="0"/>
          <w:marTop w:val="0"/>
          <w:marBottom w:val="0"/>
          <w:divBdr>
            <w:top w:val="none" w:sz="0" w:space="0" w:color="auto"/>
            <w:left w:val="none" w:sz="0" w:space="0" w:color="auto"/>
            <w:bottom w:val="none" w:sz="0" w:space="0" w:color="auto"/>
            <w:right w:val="none" w:sz="0" w:space="0" w:color="auto"/>
          </w:divBdr>
        </w:div>
        <w:div w:id="889224437">
          <w:marLeft w:val="480"/>
          <w:marRight w:val="0"/>
          <w:marTop w:val="0"/>
          <w:marBottom w:val="0"/>
          <w:divBdr>
            <w:top w:val="none" w:sz="0" w:space="0" w:color="auto"/>
            <w:left w:val="none" w:sz="0" w:space="0" w:color="auto"/>
            <w:bottom w:val="none" w:sz="0" w:space="0" w:color="auto"/>
            <w:right w:val="none" w:sz="0" w:space="0" w:color="auto"/>
          </w:divBdr>
        </w:div>
        <w:div w:id="904878689">
          <w:marLeft w:val="480"/>
          <w:marRight w:val="0"/>
          <w:marTop w:val="0"/>
          <w:marBottom w:val="0"/>
          <w:divBdr>
            <w:top w:val="none" w:sz="0" w:space="0" w:color="auto"/>
            <w:left w:val="none" w:sz="0" w:space="0" w:color="auto"/>
            <w:bottom w:val="none" w:sz="0" w:space="0" w:color="auto"/>
            <w:right w:val="none" w:sz="0" w:space="0" w:color="auto"/>
          </w:divBdr>
        </w:div>
        <w:div w:id="917398204">
          <w:marLeft w:val="480"/>
          <w:marRight w:val="0"/>
          <w:marTop w:val="0"/>
          <w:marBottom w:val="0"/>
          <w:divBdr>
            <w:top w:val="none" w:sz="0" w:space="0" w:color="auto"/>
            <w:left w:val="none" w:sz="0" w:space="0" w:color="auto"/>
            <w:bottom w:val="none" w:sz="0" w:space="0" w:color="auto"/>
            <w:right w:val="none" w:sz="0" w:space="0" w:color="auto"/>
          </w:divBdr>
        </w:div>
        <w:div w:id="963074279">
          <w:marLeft w:val="480"/>
          <w:marRight w:val="0"/>
          <w:marTop w:val="0"/>
          <w:marBottom w:val="0"/>
          <w:divBdr>
            <w:top w:val="none" w:sz="0" w:space="0" w:color="auto"/>
            <w:left w:val="none" w:sz="0" w:space="0" w:color="auto"/>
            <w:bottom w:val="none" w:sz="0" w:space="0" w:color="auto"/>
            <w:right w:val="none" w:sz="0" w:space="0" w:color="auto"/>
          </w:divBdr>
        </w:div>
        <w:div w:id="985354589">
          <w:marLeft w:val="480"/>
          <w:marRight w:val="0"/>
          <w:marTop w:val="0"/>
          <w:marBottom w:val="0"/>
          <w:divBdr>
            <w:top w:val="none" w:sz="0" w:space="0" w:color="auto"/>
            <w:left w:val="none" w:sz="0" w:space="0" w:color="auto"/>
            <w:bottom w:val="none" w:sz="0" w:space="0" w:color="auto"/>
            <w:right w:val="none" w:sz="0" w:space="0" w:color="auto"/>
          </w:divBdr>
        </w:div>
        <w:div w:id="1028218353">
          <w:marLeft w:val="480"/>
          <w:marRight w:val="0"/>
          <w:marTop w:val="0"/>
          <w:marBottom w:val="0"/>
          <w:divBdr>
            <w:top w:val="none" w:sz="0" w:space="0" w:color="auto"/>
            <w:left w:val="none" w:sz="0" w:space="0" w:color="auto"/>
            <w:bottom w:val="none" w:sz="0" w:space="0" w:color="auto"/>
            <w:right w:val="none" w:sz="0" w:space="0" w:color="auto"/>
          </w:divBdr>
        </w:div>
        <w:div w:id="1052339881">
          <w:marLeft w:val="480"/>
          <w:marRight w:val="0"/>
          <w:marTop w:val="0"/>
          <w:marBottom w:val="0"/>
          <w:divBdr>
            <w:top w:val="none" w:sz="0" w:space="0" w:color="auto"/>
            <w:left w:val="none" w:sz="0" w:space="0" w:color="auto"/>
            <w:bottom w:val="none" w:sz="0" w:space="0" w:color="auto"/>
            <w:right w:val="none" w:sz="0" w:space="0" w:color="auto"/>
          </w:divBdr>
        </w:div>
        <w:div w:id="1092506595">
          <w:marLeft w:val="480"/>
          <w:marRight w:val="0"/>
          <w:marTop w:val="0"/>
          <w:marBottom w:val="0"/>
          <w:divBdr>
            <w:top w:val="none" w:sz="0" w:space="0" w:color="auto"/>
            <w:left w:val="none" w:sz="0" w:space="0" w:color="auto"/>
            <w:bottom w:val="none" w:sz="0" w:space="0" w:color="auto"/>
            <w:right w:val="none" w:sz="0" w:space="0" w:color="auto"/>
          </w:divBdr>
        </w:div>
        <w:div w:id="1135105436">
          <w:marLeft w:val="480"/>
          <w:marRight w:val="0"/>
          <w:marTop w:val="0"/>
          <w:marBottom w:val="0"/>
          <w:divBdr>
            <w:top w:val="none" w:sz="0" w:space="0" w:color="auto"/>
            <w:left w:val="none" w:sz="0" w:space="0" w:color="auto"/>
            <w:bottom w:val="none" w:sz="0" w:space="0" w:color="auto"/>
            <w:right w:val="none" w:sz="0" w:space="0" w:color="auto"/>
          </w:divBdr>
        </w:div>
        <w:div w:id="1140732638">
          <w:marLeft w:val="480"/>
          <w:marRight w:val="0"/>
          <w:marTop w:val="0"/>
          <w:marBottom w:val="0"/>
          <w:divBdr>
            <w:top w:val="none" w:sz="0" w:space="0" w:color="auto"/>
            <w:left w:val="none" w:sz="0" w:space="0" w:color="auto"/>
            <w:bottom w:val="none" w:sz="0" w:space="0" w:color="auto"/>
            <w:right w:val="none" w:sz="0" w:space="0" w:color="auto"/>
          </w:divBdr>
        </w:div>
        <w:div w:id="1178930284">
          <w:marLeft w:val="480"/>
          <w:marRight w:val="0"/>
          <w:marTop w:val="0"/>
          <w:marBottom w:val="0"/>
          <w:divBdr>
            <w:top w:val="none" w:sz="0" w:space="0" w:color="auto"/>
            <w:left w:val="none" w:sz="0" w:space="0" w:color="auto"/>
            <w:bottom w:val="none" w:sz="0" w:space="0" w:color="auto"/>
            <w:right w:val="none" w:sz="0" w:space="0" w:color="auto"/>
          </w:divBdr>
        </w:div>
        <w:div w:id="1211114837">
          <w:marLeft w:val="480"/>
          <w:marRight w:val="0"/>
          <w:marTop w:val="0"/>
          <w:marBottom w:val="0"/>
          <w:divBdr>
            <w:top w:val="none" w:sz="0" w:space="0" w:color="auto"/>
            <w:left w:val="none" w:sz="0" w:space="0" w:color="auto"/>
            <w:bottom w:val="none" w:sz="0" w:space="0" w:color="auto"/>
            <w:right w:val="none" w:sz="0" w:space="0" w:color="auto"/>
          </w:divBdr>
        </w:div>
        <w:div w:id="1211116704">
          <w:marLeft w:val="480"/>
          <w:marRight w:val="0"/>
          <w:marTop w:val="0"/>
          <w:marBottom w:val="0"/>
          <w:divBdr>
            <w:top w:val="none" w:sz="0" w:space="0" w:color="auto"/>
            <w:left w:val="none" w:sz="0" w:space="0" w:color="auto"/>
            <w:bottom w:val="none" w:sz="0" w:space="0" w:color="auto"/>
            <w:right w:val="none" w:sz="0" w:space="0" w:color="auto"/>
          </w:divBdr>
        </w:div>
        <w:div w:id="1212423365">
          <w:marLeft w:val="480"/>
          <w:marRight w:val="0"/>
          <w:marTop w:val="0"/>
          <w:marBottom w:val="0"/>
          <w:divBdr>
            <w:top w:val="none" w:sz="0" w:space="0" w:color="auto"/>
            <w:left w:val="none" w:sz="0" w:space="0" w:color="auto"/>
            <w:bottom w:val="none" w:sz="0" w:space="0" w:color="auto"/>
            <w:right w:val="none" w:sz="0" w:space="0" w:color="auto"/>
          </w:divBdr>
        </w:div>
        <w:div w:id="1220049020">
          <w:marLeft w:val="480"/>
          <w:marRight w:val="0"/>
          <w:marTop w:val="0"/>
          <w:marBottom w:val="0"/>
          <w:divBdr>
            <w:top w:val="none" w:sz="0" w:space="0" w:color="auto"/>
            <w:left w:val="none" w:sz="0" w:space="0" w:color="auto"/>
            <w:bottom w:val="none" w:sz="0" w:space="0" w:color="auto"/>
            <w:right w:val="none" w:sz="0" w:space="0" w:color="auto"/>
          </w:divBdr>
        </w:div>
        <w:div w:id="1287856733">
          <w:marLeft w:val="480"/>
          <w:marRight w:val="0"/>
          <w:marTop w:val="0"/>
          <w:marBottom w:val="0"/>
          <w:divBdr>
            <w:top w:val="none" w:sz="0" w:space="0" w:color="auto"/>
            <w:left w:val="none" w:sz="0" w:space="0" w:color="auto"/>
            <w:bottom w:val="none" w:sz="0" w:space="0" w:color="auto"/>
            <w:right w:val="none" w:sz="0" w:space="0" w:color="auto"/>
          </w:divBdr>
        </w:div>
        <w:div w:id="1315112089">
          <w:marLeft w:val="480"/>
          <w:marRight w:val="0"/>
          <w:marTop w:val="0"/>
          <w:marBottom w:val="0"/>
          <w:divBdr>
            <w:top w:val="none" w:sz="0" w:space="0" w:color="auto"/>
            <w:left w:val="none" w:sz="0" w:space="0" w:color="auto"/>
            <w:bottom w:val="none" w:sz="0" w:space="0" w:color="auto"/>
            <w:right w:val="none" w:sz="0" w:space="0" w:color="auto"/>
          </w:divBdr>
        </w:div>
        <w:div w:id="1379550688">
          <w:marLeft w:val="480"/>
          <w:marRight w:val="0"/>
          <w:marTop w:val="0"/>
          <w:marBottom w:val="0"/>
          <w:divBdr>
            <w:top w:val="none" w:sz="0" w:space="0" w:color="auto"/>
            <w:left w:val="none" w:sz="0" w:space="0" w:color="auto"/>
            <w:bottom w:val="none" w:sz="0" w:space="0" w:color="auto"/>
            <w:right w:val="none" w:sz="0" w:space="0" w:color="auto"/>
          </w:divBdr>
        </w:div>
        <w:div w:id="1406299586">
          <w:marLeft w:val="480"/>
          <w:marRight w:val="0"/>
          <w:marTop w:val="0"/>
          <w:marBottom w:val="0"/>
          <w:divBdr>
            <w:top w:val="none" w:sz="0" w:space="0" w:color="auto"/>
            <w:left w:val="none" w:sz="0" w:space="0" w:color="auto"/>
            <w:bottom w:val="none" w:sz="0" w:space="0" w:color="auto"/>
            <w:right w:val="none" w:sz="0" w:space="0" w:color="auto"/>
          </w:divBdr>
        </w:div>
        <w:div w:id="1424372768">
          <w:marLeft w:val="480"/>
          <w:marRight w:val="0"/>
          <w:marTop w:val="0"/>
          <w:marBottom w:val="0"/>
          <w:divBdr>
            <w:top w:val="none" w:sz="0" w:space="0" w:color="auto"/>
            <w:left w:val="none" w:sz="0" w:space="0" w:color="auto"/>
            <w:bottom w:val="none" w:sz="0" w:space="0" w:color="auto"/>
            <w:right w:val="none" w:sz="0" w:space="0" w:color="auto"/>
          </w:divBdr>
        </w:div>
        <w:div w:id="1430269688">
          <w:marLeft w:val="480"/>
          <w:marRight w:val="0"/>
          <w:marTop w:val="0"/>
          <w:marBottom w:val="0"/>
          <w:divBdr>
            <w:top w:val="none" w:sz="0" w:space="0" w:color="auto"/>
            <w:left w:val="none" w:sz="0" w:space="0" w:color="auto"/>
            <w:bottom w:val="none" w:sz="0" w:space="0" w:color="auto"/>
            <w:right w:val="none" w:sz="0" w:space="0" w:color="auto"/>
          </w:divBdr>
        </w:div>
        <w:div w:id="1433085796">
          <w:marLeft w:val="480"/>
          <w:marRight w:val="0"/>
          <w:marTop w:val="0"/>
          <w:marBottom w:val="0"/>
          <w:divBdr>
            <w:top w:val="none" w:sz="0" w:space="0" w:color="auto"/>
            <w:left w:val="none" w:sz="0" w:space="0" w:color="auto"/>
            <w:bottom w:val="none" w:sz="0" w:space="0" w:color="auto"/>
            <w:right w:val="none" w:sz="0" w:space="0" w:color="auto"/>
          </w:divBdr>
        </w:div>
        <w:div w:id="1447238927">
          <w:marLeft w:val="480"/>
          <w:marRight w:val="0"/>
          <w:marTop w:val="0"/>
          <w:marBottom w:val="0"/>
          <w:divBdr>
            <w:top w:val="none" w:sz="0" w:space="0" w:color="auto"/>
            <w:left w:val="none" w:sz="0" w:space="0" w:color="auto"/>
            <w:bottom w:val="none" w:sz="0" w:space="0" w:color="auto"/>
            <w:right w:val="none" w:sz="0" w:space="0" w:color="auto"/>
          </w:divBdr>
        </w:div>
        <w:div w:id="1451314635">
          <w:marLeft w:val="480"/>
          <w:marRight w:val="0"/>
          <w:marTop w:val="0"/>
          <w:marBottom w:val="0"/>
          <w:divBdr>
            <w:top w:val="none" w:sz="0" w:space="0" w:color="auto"/>
            <w:left w:val="none" w:sz="0" w:space="0" w:color="auto"/>
            <w:bottom w:val="none" w:sz="0" w:space="0" w:color="auto"/>
            <w:right w:val="none" w:sz="0" w:space="0" w:color="auto"/>
          </w:divBdr>
        </w:div>
        <w:div w:id="1487817035">
          <w:marLeft w:val="480"/>
          <w:marRight w:val="0"/>
          <w:marTop w:val="0"/>
          <w:marBottom w:val="0"/>
          <w:divBdr>
            <w:top w:val="none" w:sz="0" w:space="0" w:color="auto"/>
            <w:left w:val="none" w:sz="0" w:space="0" w:color="auto"/>
            <w:bottom w:val="none" w:sz="0" w:space="0" w:color="auto"/>
            <w:right w:val="none" w:sz="0" w:space="0" w:color="auto"/>
          </w:divBdr>
        </w:div>
        <w:div w:id="1515268778">
          <w:marLeft w:val="480"/>
          <w:marRight w:val="0"/>
          <w:marTop w:val="0"/>
          <w:marBottom w:val="0"/>
          <w:divBdr>
            <w:top w:val="none" w:sz="0" w:space="0" w:color="auto"/>
            <w:left w:val="none" w:sz="0" w:space="0" w:color="auto"/>
            <w:bottom w:val="none" w:sz="0" w:space="0" w:color="auto"/>
            <w:right w:val="none" w:sz="0" w:space="0" w:color="auto"/>
          </w:divBdr>
        </w:div>
        <w:div w:id="1563372966">
          <w:marLeft w:val="480"/>
          <w:marRight w:val="0"/>
          <w:marTop w:val="0"/>
          <w:marBottom w:val="0"/>
          <w:divBdr>
            <w:top w:val="none" w:sz="0" w:space="0" w:color="auto"/>
            <w:left w:val="none" w:sz="0" w:space="0" w:color="auto"/>
            <w:bottom w:val="none" w:sz="0" w:space="0" w:color="auto"/>
            <w:right w:val="none" w:sz="0" w:space="0" w:color="auto"/>
          </w:divBdr>
        </w:div>
        <w:div w:id="1577743396">
          <w:marLeft w:val="480"/>
          <w:marRight w:val="0"/>
          <w:marTop w:val="0"/>
          <w:marBottom w:val="0"/>
          <w:divBdr>
            <w:top w:val="none" w:sz="0" w:space="0" w:color="auto"/>
            <w:left w:val="none" w:sz="0" w:space="0" w:color="auto"/>
            <w:bottom w:val="none" w:sz="0" w:space="0" w:color="auto"/>
            <w:right w:val="none" w:sz="0" w:space="0" w:color="auto"/>
          </w:divBdr>
        </w:div>
        <w:div w:id="1633712344">
          <w:marLeft w:val="480"/>
          <w:marRight w:val="0"/>
          <w:marTop w:val="0"/>
          <w:marBottom w:val="0"/>
          <w:divBdr>
            <w:top w:val="none" w:sz="0" w:space="0" w:color="auto"/>
            <w:left w:val="none" w:sz="0" w:space="0" w:color="auto"/>
            <w:bottom w:val="none" w:sz="0" w:space="0" w:color="auto"/>
            <w:right w:val="none" w:sz="0" w:space="0" w:color="auto"/>
          </w:divBdr>
        </w:div>
        <w:div w:id="1698895670">
          <w:marLeft w:val="480"/>
          <w:marRight w:val="0"/>
          <w:marTop w:val="0"/>
          <w:marBottom w:val="0"/>
          <w:divBdr>
            <w:top w:val="none" w:sz="0" w:space="0" w:color="auto"/>
            <w:left w:val="none" w:sz="0" w:space="0" w:color="auto"/>
            <w:bottom w:val="none" w:sz="0" w:space="0" w:color="auto"/>
            <w:right w:val="none" w:sz="0" w:space="0" w:color="auto"/>
          </w:divBdr>
        </w:div>
        <w:div w:id="1726298471">
          <w:marLeft w:val="480"/>
          <w:marRight w:val="0"/>
          <w:marTop w:val="0"/>
          <w:marBottom w:val="0"/>
          <w:divBdr>
            <w:top w:val="none" w:sz="0" w:space="0" w:color="auto"/>
            <w:left w:val="none" w:sz="0" w:space="0" w:color="auto"/>
            <w:bottom w:val="none" w:sz="0" w:space="0" w:color="auto"/>
            <w:right w:val="none" w:sz="0" w:space="0" w:color="auto"/>
          </w:divBdr>
        </w:div>
        <w:div w:id="1735422899">
          <w:marLeft w:val="480"/>
          <w:marRight w:val="0"/>
          <w:marTop w:val="0"/>
          <w:marBottom w:val="0"/>
          <w:divBdr>
            <w:top w:val="none" w:sz="0" w:space="0" w:color="auto"/>
            <w:left w:val="none" w:sz="0" w:space="0" w:color="auto"/>
            <w:bottom w:val="none" w:sz="0" w:space="0" w:color="auto"/>
            <w:right w:val="none" w:sz="0" w:space="0" w:color="auto"/>
          </w:divBdr>
        </w:div>
        <w:div w:id="1740328822">
          <w:marLeft w:val="480"/>
          <w:marRight w:val="0"/>
          <w:marTop w:val="0"/>
          <w:marBottom w:val="0"/>
          <w:divBdr>
            <w:top w:val="none" w:sz="0" w:space="0" w:color="auto"/>
            <w:left w:val="none" w:sz="0" w:space="0" w:color="auto"/>
            <w:bottom w:val="none" w:sz="0" w:space="0" w:color="auto"/>
            <w:right w:val="none" w:sz="0" w:space="0" w:color="auto"/>
          </w:divBdr>
        </w:div>
        <w:div w:id="1758675844">
          <w:marLeft w:val="480"/>
          <w:marRight w:val="0"/>
          <w:marTop w:val="0"/>
          <w:marBottom w:val="0"/>
          <w:divBdr>
            <w:top w:val="none" w:sz="0" w:space="0" w:color="auto"/>
            <w:left w:val="none" w:sz="0" w:space="0" w:color="auto"/>
            <w:bottom w:val="none" w:sz="0" w:space="0" w:color="auto"/>
            <w:right w:val="none" w:sz="0" w:space="0" w:color="auto"/>
          </w:divBdr>
        </w:div>
        <w:div w:id="1833132721">
          <w:marLeft w:val="480"/>
          <w:marRight w:val="0"/>
          <w:marTop w:val="0"/>
          <w:marBottom w:val="0"/>
          <w:divBdr>
            <w:top w:val="none" w:sz="0" w:space="0" w:color="auto"/>
            <w:left w:val="none" w:sz="0" w:space="0" w:color="auto"/>
            <w:bottom w:val="none" w:sz="0" w:space="0" w:color="auto"/>
            <w:right w:val="none" w:sz="0" w:space="0" w:color="auto"/>
          </w:divBdr>
        </w:div>
        <w:div w:id="1847480379">
          <w:marLeft w:val="480"/>
          <w:marRight w:val="0"/>
          <w:marTop w:val="0"/>
          <w:marBottom w:val="0"/>
          <w:divBdr>
            <w:top w:val="none" w:sz="0" w:space="0" w:color="auto"/>
            <w:left w:val="none" w:sz="0" w:space="0" w:color="auto"/>
            <w:bottom w:val="none" w:sz="0" w:space="0" w:color="auto"/>
            <w:right w:val="none" w:sz="0" w:space="0" w:color="auto"/>
          </w:divBdr>
        </w:div>
        <w:div w:id="1871064653">
          <w:marLeft w:val="480"/>
          <w:marRight w:val="0"/>
          <w:marTop w:val="0"/>
          <w:marBottom w:val="0"/>
          <w:divBdr>
            <w:top w:val="none" w:sz="0" w:space="0" w:color="auto"/>
            <w:left w:val="none" w:sz="0" w:space="0" w:color="auto"/>
            <w:bottom w:val="none" w:sz="0" w:space="0" w:color="auto"/>
            <w:right w:val="none" w:sz="0" w:space="0" w:color="auto"/>
          </w:divBdr>
        </w:div>
        <w:div w:id="1871722027">
          <w:marLeft w:val="480"/>
          <w:marRight w:val="0"/>
          <w:marTop w:val="0"/>
          <w:marBottom w:val="0"/>
          <w:divBdr>
            <w:top w:val="none" w:sz="0" w:space="0" w:color="auto"/>
            <w:left w:val="none" w:sz="0" w:space="0" w:color="auto"/>
            <w:bottom w:val="none" w:sz="0" w:space="0" w:color="auto"/>
            <w:right w:val="none" w:sz="0" w:space="0" w:color="auto"/>
          </w:divBdr>
        </w:div>
        <w:div w:id="1897280850">
          <w:marLeft w:val="480"/>
          <w:marRight w:val="0"/>
          <w:marTop w:val="0"/>
          <w:marBottom w:val="0"/>
          <w:divBdr>
            <w:top w:val="none" w:sz="0" w:space="0" w:color="auto"/>
            <w:left w:val="none" w:sz="0" w:space="0" w:color="auto"/>
            <w:bottom w:val="none" w:sz="0" w:space="0" w:color="auto"/>
            <w:right w:val="none" w:sz="0" w:space="0" w:color="auto"/>
          </w:divBdr>
        </w:div>
        <w:div w:id="1924755519">
          <w:marLeft w:val="480"/>
          <w:marRight w:val="0"/>
          <w:marTop w:val="0"/>
          <w:marBottom w:val="0"/>
          <w:divBdr>
            <w:top w:val="none" w:sz="0" w:space="0" w:color="auto"/>
            <w:left w:val="none" w:sz="0" w:space="0" w:color="auto"/>
            <w:bottom w:val="none" w:sz="0" w:space="0" w:color="auto"/>
            <w:right w:val="none" w:sz="0" w:space="0" w:color="auto"/>
          </w:divBdr>
        </w:div>
        <w:div w:id="1941402339">
          <w:marLeft w:val="480"/>
          <w:marRight w:val="0"/>
          <w:marTop w:val="0"/>
          <w:marBottom w:val="0"/>
          <w:divBdr>
            <w:top w:val="none" w:sz="0" w:space="0" w:color="auto"/>
            <w:left w:val="none" w:sz="0" w:space="0" w:color="auto"/>
            <w:bottom w:val="none" w:sz="0" w:space="0" w:color="auto"/>
            <w:right w:val="none" w:sz="0" w:space="0" w:color="auto"/>
          </w:divBdr>
        </w:div>
        <w:div w:id="2080327524">
          <w:marLeft w:val="480"/>
          <w:marRight w:val="0"/>
          <w:marTop w:val="0"/>
          <w:marBottom w:val="0"/>
          <w:divBdr>
            <w:top w:val="none" w:sz="0" w:space="0" w:color="auto"/>
            <w:left w:val="none" w:sz="0" w:space="0" w:color="auto"/>
            <w:bottom w:val="none" w:sz="0" w:space="0" w:color="auto"/>
            <w:right w:val="none" w:sz="0" w:space="0" w:color="auto"/>
          </w:divBdr>
        </w:div>
        <w:div w:id="2132280665">
          <w:marLeft w:val="480"/>
          <w:marRight w:val="0"/>
          <w:marTop w:val="0"/>
          <w:marBottom w:val="0"/>
          <w:divBdr>
            <w:top w:val="none" w:sz="0" w:space="0" w:color="auto"/>
            <w:left w:val="none" w:sz="0" w:space="0" w:color="auto"/>
            <w:bottom w:val="none" w:sz="0" w:space="0" w:color="auto"/>
            <w:right w:val="none" w:sz="0" w:space="0" w:color="auto"/>
          </w:divBdr>
        </w:div>
      </w:divsChild>
    </w:div>
    <w:div w:id="2002999008">
      <w:bodyDiv w:val="1"/>
      <w:marLeft w:val="0"/>
      <w:marRight w:val="0"/>
      <w:marTop w:val="0"/>
      <w:marBottom w:val="0"/>
      <w:divBdr>
        <w:top w:val="none" w:sz="0" w:space="0" w:color="auto"/>
        <w:left w:val="none" w:sz="0" w:space="0" w:color="auto"/>
        <w:bottom w:val="none" w:sz="0" w:space="0" w:color="auto"/>
        <w:right w:val="none" w:sz="0" w:space="0" w:color="auto"/>
      </w:divBdr>
      <w:divsChild>
        <w:div w:id="368144088">
          <w:marLeft w:val="640"/>
          <w:marRight w:val="0"/>
          <w:marTop w:val="0"/>
          <w:marBottom w:val="0"/>
          <w:divBdr>
            <w:top w:val="none" w:sz="0" w:space="0" w:color="auto"/>
            <w:left w:val="none" w:sz="0" w:space="0" w:color="auto"/>
            <w:bottom w:val="none" w:sz="0" w:space="0" w:color="auto"/>
            <w:right w:val="none" w:sz="0" w:space="0" w:color="auto"/>
          </w:divBdr>
        </w:div>
        <w:div w:id="432478474">
          <w:marLeft w:val="640"/>
          <w:marRight w:val="0"/>
          <w:marTop w:val="0"/>
          <w:marBottom w:val="0"/>
          <w:divBdr>
            <w:top w:val="none" w:sz="0" w:space="0" w:color="auto"/>
            <w:left w:val="none" w:sz="0" w:space="0" w:color="auto"/>
            <w:bottom w:val="none" w:sz="0" w:space="0" w:color="auto"/>
            <w:right w:val="none" w:sz="0" w:space="0" w:color="auto"/>
          </w:divBdr>
        </w:div>
        <w:div w:id="447818269">
          <w:marLeft w:val="640"/>
          <w:marRight w:val="0"/>
          <w:marTop w:val="0"/>
          <w:marBottom w:val="0"/>
          <w:divBdr>
            <w:top w:val="none" w:sz="0" w:space="0" w:color="auto"/>
            <w:left w:val="none" w:sz="0" w:space="0" w:color="auto"/>
            <w:bottom w:val="none" w:sz="0" w:space="0" w:color="auto"/>
            <w:right w:val="none" w:sz="0" w:space="0" w:color="auto"/>
          </w:divBdr>
        </w:div>
        <w:div w:id="502277367">
          <w:marLeft w:val="640"/>
          <w:marRight w:val="0"/>
          <w:marTop w:val="0"/>
          <w:marBottom w:val="0"/>
          <w:divBdr>
            <w:top w:val="none" w:sz="0" w:space="0" w:color="auto"/>
            <w:left w:val="none" w:sz="0" w:space="0" w:color="auto"/>
            <w:bottom w:val="none" w:sz="0" w:space="0" w:color="auto"/>
            <w:right w:val="none" w:sz="0" w:space="0" w:color="auto"/>
          </w:divBdr>
        </w:div>
        <w:div w:id="610666222">
          <w:marLeft w:val="640"/>
          <w:marRight w:val="0"/>
          <w:marTop w:val="0"/>
          <w:marBottom w:val="0"/>
          <w:divBdr>
            <w:top w:val="none" w:sz="0" w:space="0" w:color="auto"/>
            <w:left w:val="none" w:sz="0" w:space="0" w:color="auto"/>
            <w:bottom w:val="none" w:sz="0" w:space="0" w:color="auto"/>
            <w:right w:val="none" w:sz="0" w:space="0" w:color="auto"/>
          </w:divBdr>
        </w:div>
        <w:div w:id="811824918">
          <w:marLeft w:val="640"/>
          <w:marRight w:val="0"/>
          <w:marTop w:val="0"/>
          <w:marBottom w:val="0"/>
          <w:divBdr>
            <w:top w:val="none" w:sz="0" w:space="0" w:color="auto"/>
            <w:left w:val="none" w:sz="0" w:space="0" w:color="auto"/>
            <w:bottom w:val="none" w:sz="0" w:space="0" w:color="auto"/>
            <w:right w:val="none" w:sz="0" w:space="0" w:color="auto"/>
          </w:divBdr>
        </w:div>
        <w:div w:id="814765090">
          <w:marLeft w:val="640"/>
          <w:marRight w:val="0"/>
          <w:marTop w:val="0"/>
          <w:marBottom w:val="0"/>
          <w:divBdr>
            <w:top w:val="none" w:sz="0" w:space="0" w:color="auto"/>
            <w:left w:val="none" w:sz="0" w:space="0" w:color="auto"/>
            <w:bottom w:val="none" w:sz="0" w:space="0" w:color="auto"/>
            <w:right w:val="none" w:sz="0" w:space="0" w:color="auto"/>
          </w:divBdr>
        </w:div>
        <w:div w:id="864753111">
          <w:marLeft w:val="640"/>
          <w:marRight w:val="0"/>
          <w:marTop w:val="0"/>
          <w:marBottom w:val="0"/>
          <w:divBdr>
            <w:top w:val="none" w:sz="0" w:space="0" w:color="auto"/>
            <w:left w:val="none" w:sz="0" w:space="0" w:color="auto"/>
            <w:bottom w:val="none" w:sz="0" w:space="0" w:color="auto"/>
            <w:right w:val="none" w:sz="0" w:space="0" w:color="auto"/>
          </w:divBdr>
        </w:div>
        <w:div w:id="914121715">
          <w:marLeft w:val="640"/>
          <w:marRight w:val="0"/>
          <w:marTop w:val="0"/>
          <w:marBottom w:val="0"/>
          <w:divBdr>
            <w:top w:val="none" w:sz="0" w:space="0" w:color="auto"/>
            <w:left w:val="none" w:sz="0" w:space="0" w:color="auto"/>
            <w:bottom w:val="none" w:sz="0" w:space="0" w:color="auto"/>
            <w:right w:val="none" w:sz="0" w:space="0" w:color="auto"/>
          </w:divBdr>
        </w:div>
        <w:div w:id="970330957">
          <w:marLeft w:val="640"/>
          <w:marRight w:val="0"/>
          <w:marTop w:val="0"/>
          <w:marBottom w:val="0"/>
          <w:divBdr>
            <w:top w:val="none" w:sz="0" w:space="0" w:color="auto"/>
            <w:left w:val="none" w:sz="0" w:space="0" w:color="auto"/>
            <w:bottom w:val="none" w:sz="0" w:space="0" w:color="auto"/>
            <w:right w:val="none" w:sz="0" w:space="0" w:color="auto"/>
          </w:divBdr>
        </w:div>
        <w:div w:id="1109541743">
          <w:marLeft w:val="640"/>
          <w:marRight w:val="0"/>
          <w:marTop w:val="0"/>
          <w:marBottom w:val="0"/>
          <w:divBdr>
            <w:top w:val="none" w:sz="0" w:space="0" w:color="auto"/>
            <w:left w:val="none" w:sz="0" w:space="0" w:color="auto"/>
            <w:bottom w:val="none" w:sz="0" w:space="0" w:color="auto"/>
            <w:right w:val="none" w:sz="0" w:space="0" w:color="auto"/>
          </w:divBdr>
        </w:div>
        <w:div w:id="1226724121">
          <w:marLeft w:val="640"/>
          <w:marRight w:val="0"/>
          <w:marTop w:val="0"/>
          <w:marBottom w:val="0"/>
          <w:divBdr>
            <w:top w:val="none" w:sz="0" w:space="0" w:color="auto"/>
            <w:left w:val="none" w:sz="0" w:space="0" w:color="auto"/>
            <w:bottom w:val="none" w:sz="0" w:space="0" w:color="auto"/>
            <w:right w:val="none" w:sz="0" w:space="0" w:color="auto"/>
          </w:divBdr>
        </w:div>
        <w:div w:id="1686252420">
          <w:marLeft w:val="640"/>
          <w:marRight w:val="0"/>
          <w:marTop w:val="0"/>
          <w:marBottom w:val="0"/>
          <w:divBdr>
            <w:top w:val="none" w:sz="0" w:space="0" w:color="auto"/>
            <w:left w:val="none" w:sz="0" w:space="0" w:color="auto"/>
            <w:bottom w:val="none" w:sz="0" w:space="0" w:color="auto"/>
            <w:right w:val="none" w:sz="0" w:space="0" w:color="auto"/>
          </w:divBdr>
        </w:div>
        <w:div w:id="1699893892">
          <w:marLeft w:val="640"/>
          <w:marRight w:val="0"/>
          <w:marTop w:val="0"/>
          <w:marBottom w:val="0"/>
          <w:divBdr>
            <w:top w:val="none" w:sz="0" w:space="0" w:color="auto"/>
            <w:left w:val="none" w:sz="0" w:space="0" w:color="auto"/>
            <w:bottom w:val="none" w:sz="0" w:space="0" w:color="auto"/>
            <w:right w:val="none" w:sz="0" w:space="0" w:color="auto"/>
          </w:divBdr>
        </w:div>
        <w:div w:id="1825537608">
          <w:marLeft w:val="640"/>
          <w:marRight w:val="0"/>
          <w:marTop w:val="0"/>
          <w:marBottom w:val="0"/>
          <w:divBdr>
            <w:top w:val="none" w:sz="0" w:space="0" w:color="auto"/>
            <w:left w:val="none" w:sz="0" w:space="0" w:color="auto"/>
            <w:bottom w:val="none" w:sz="0" w:space="0" w:color="auto"/>
            <w:right w:val="none" w:sz="0" w:space="0" w:color="auto"/>
          </w:divBdr>
        </w:div>
        <w:div w:id="1979332580">
          <w:marLeft w:val="640"/>
          <w:marRight w:val="0"/>
          <w:marTop w:val="0"/>
          <w:marBottom w:val="0"/>
          <w:divBdr>
            <w:top w:val="none" w:sz="0" w:space="0" w:color="auto"/>
            <w:left w:val="none" w:sz="0" w:space="0" w:color="auto"/>
            <w:bottom w:val="none" w:sz="0" w:space="0" w:color="auto"/>
            <w:right w:val="none" w:sz="0" w:space="0" w:color="auto"/>
          </w:divBdr>
        </w:div>
        <w:div w:id="1981879139">
          <w:marLeft w:val="640"/>
          <w:marRight w:val="0"/>
          <w:marTop w:val="0"/>
          <w:marBottom w:val="0"/>
          <w:divBdr>
            <w:top w:val="none" w:sz="0" w:space="0" w:color="auto"/>
            <w:left w:val="none" w:sz="0" w:space="0" w:color="auto"/>
            <w:bottom w:val="none" w:sz="0" w:space="0" w:color="auto"/>
            <w:right w:val="none" w:sz="0" w:space="0" w:color="auto"/>
          </w:divBdr>
        </w:div>
        <w:div w:id="2049985383">
          <w:marLeft w:val="640"/>
          <w:marRight w:val="0"/>
          <w:marTop w:val="0"/>
          <w:marBottom w:val="0"/>
          <w:divBdr>
            <w:top w:val="none" w:sz="0" w:space="0" w:color="auto"/>
            <w:left w:val="none" w:sz="0" w:space="0" w:color="auto"/>
            <w:bottom w:val="none" w:sz="0" w:space="0" w:color="auto"/>
            <w:right w:val="none" w:sz="0" w:space="0" w:color="auto"/>
          </w:divBdr>
        </w:div>
        <w:div w:id="2053072005">
          <w:marLeft w:val="640"/>
          <w:marRight w:val="0"/>
          <w:marTop w:val="0"/>
          <w:marBottom w:val="0"/>
          <w:divBdr>
            <w:top w:val="none" w:sz="0" w:space="0" w:color="auto"/>
            <w:left w:val="none" w:sz="0" w:space="0" w:color="auto"/>
            <w:bottom w:val="none" w:sz="0" w:space="0" w:color="auto"/>
            <w:right w:val="none" w:sz="0" w:space="0" w:color="auto"/>
          </w:divBdr>
        </w:div>
      </w:divsChild>
    </w:div>
    <w:div w:id="2007857398">
      <w:bodyDiv w:val="1"/>
      <w:marLeft w:val="0"/>
      <w:marRight w:val="0"/>
      <w:marTop w:val="0"/>
      <w:marBottom w:val="0"/>
      <w:divBdr>
        <w:top w:val="none" w:sz="0" w:space="0" w:color="auto"/>
        <w:left w:val="none" w:sz="0" w:space="0" w:color="auto"/>
        <w:bottom w:val="none" w:sz="0" w:space="0" w:color="auto"/>
        <w:right w:val="none" w:sz="0" w:space="0" w:color="auto"/>
      </w:divBdr>
      <w:divsChild>
        <w:div w:id="69740590">
          <w:marLeft w:val="640"/>
          <w:marRight w:val="0"/>
          <w:marTop w:val="0"/>
          <w:marBottom w:val="0"/>
          <w:divBdr>
            <w:top w:val="none" w:sz="0" w:space="0" w:color="auto"/>
            <w:left w:val="none" w:sz="0" w:space="0" w:color="auto"/>
            <w:bottom w:val="none" w:sz="0" w:space="0" w:color="auto"/>
            <w:right w:val="none" w:sz="0" w:space="0" w:color="auto"/>
          </w:divBdr>
        </w:div>
        <w:div w:id="90902869">
          <w:marLeft w:val="640"/>
          <w:marRight w:val="0"/>
          <w:marTop w:val="0"/>
          <w:marBottom w:val="0"/>
          <w:divBdr>
            <w:top w:val="none" w:sz="0" w:space="0" w:color="auto"/>
            <w:left w:val="none" w:sz="0" w:space="0" w:color="auto"/>
            <w:bottom w:val="none" w:sz="0" w:space="0" w:color="auto"/>
            <w:right w:val="none" w:sz="0" w:space="0" w:color="auto"/>
          </w:divBdr>
        </w:div>
        <w:div w:id="102313462">
          <w:marLeft w:val="640"/>
          <w:marRight w:val="0"/>
          <w:marTop w:val="0"/>
          <w:marBottom w:val="0"/>
          <w:divBdr>
            <w:top w:val="none" w:sz="0" w:space="0" w:color="auto"/>
            <w:left w:val="none" w:sz="0" w:space="0" w:color="auto"/>
            <w:bottom w:val="none" w:sz="0" w:space="0" w:color="auto"/>
            <w:right w:val="none" w:sz="0" w:space="0" w:color="auto"/>
          </w:divBdr>
        </w:div>
        <w:div w:id="141309415">
          <w:marLeft w:val="640"/>
          <w:marRight w:val="0"/>
          <w:marTop w:val="0"/>
          <w:marBottom w:val="0"/>
          <w:divBdr>
            <w:top w:val="none" w:sz="0" w:space="0" w:color="auto"/>
            <w:left w:val="none" w:sz="0" w:space="0" w:color="auto"/>
            <w:bottom w:val="none" w:sz="0" w:space="0" w:color="auto"/>
            <w:right w:val="none" w:sz="0" w:space="0" w:color="auto"/>
          </w:divBdr>
        </w:div>
        <w:div w:id="169418070">
          <w:marLeft w:val="640"/>
          <w:marRight w:val="0"/>
          <w:marTop w:val="0"/>
          <w:marBottom w:val="0"/>
          <w:divBdr>
            <w:top w:val="none" w:sz="0" w:space="0" w:color="auto"/>
            <w:left w:val="none" w:sz="0" w:space="0" w:color="auto"/>
            <w:bottom w:val="none" w:sz="0" w:space="0" w:color="auto"/>
            <w:right w:val="none" w:sz="0" w:space="0" w:color="auto"/>
          </w:divBdr>
        </w:div>
        <w:div w:id="199321669">
          <w:marLeft w:val="640"/>
          <w:marRight w:val="0"/>
          <w:marTop w:val="0"/>
          <w:marBottom w:val="0"/>
          <w:divBdr>
            <w:top w:val="none" w:sz="0" w:space="0" w:color="auto"/>
            <w:left w:val="none" w:sz="0" w:space="0" w:color="auto"/>
            <w:bottom w:val="none" w:sz="0" w:space="0" w:color="auto"/>
            <w:right w:val="none" w:sz="0" w:space="0" w:color="auto"/>
          </w:divBdr>
        </w:div>
        <w:div w:id="306126306">
          <w:marLeft w:val="640"/>
          <w:marRight w:val="0"/>
          <w:marTop w:val="0"/>
          <w:marBottom w:val="0"/>
          <w:divBdr>
            <w:top w:val="none" w:sz="0" w:space="0" w:color="auto"/>
            <w:left w:val="none" w:sz="0" w:space="0" w:color="auto"/>
            <w:bottom w:val="none" w:sz="0" w:space="0" w:color="auto"/>
            <w:right w:val="none" w:sz="0" w:space="0" w:color="auto"/>
          </w:divBdr>
        </w:div>
        <w:div w:id="319772776">
          <w:marLeft w:val="640"/>
          <w:marRight w:val="0"/>
          <w:marTop w:val="0"/>
          <w:marBottom w:val="0"/>
          <w:divBdr>
            <w:top w:val="none" w:sz="0" w:space="0" w:color="auto"/>
            <w:left w:val="none" w:sz="0" w:space="0" w:color="auto"/>
            <w:bottom w:val="none" w:sz="0" w:space="0" w:color="auto"/>
            <w:right w:val="none" w:sz="0" w:space="0" w:color="auto"/>
          </w:divBdr>
        </w:div>
        <w:div w:id="397481440">
          <w:marLeft w:val="640"/>
          <w:marRight w:val="0"/>
          <w:marTop w:val="0"/>
          <w:marBottom w:val="0"/>
          <w:divBdr>
            <w:top w:val="none" w:sz="0" w:space="0" w:color="auto"/>
            <w:left w:val="none" w:sz="0" w:space="0" w:color="auto"/>
            <w:bottom w:val="none" w:sz="0" w:space="0" w:color="auto"/>
            <w:right w:val="none" w:sz="0" w:space="0" w:color="auto"/>
          </w:divBdr>
        </w:div>
        <w:div w:id="845093545">
          <w:marLeft w:val="640"/>
          <w:marRight w:val="0"/>
          <w:marTop w:val="0"/>
          <w:marBottom w:val="0"/>
          <w:divBdr>
            <w:top w:val="none" w:sz="0" w:space="0" w:color="auto"/>
            <w:left w:val="none" w:sz="0" w:space="0" w:color="auto"/>
            <w:bottom w:val="none" w:sz="0" w:space="0" w:color="auto"/>
            <w:right w:val="none" w:sz="0" w:space="0" w:color="auto"/>
          </w:divBdr>
        </w:div>
        <w:div w:id="950891662">
          <w:marLeft w:val="640"/>
          <w:marRight w:val="0"/>
          <w:marTop w:val="0"/>
          <w:marBottom w:val="0"/>
          <w:divBdr>
            <w:top w:val="none" w:sz="0" w:space="0" w:color="auto"/>
            <w:left w:val="none" w:sz="0" w:space="0" w:color="auto"/>
            <w:bottom w:val="none" w:sz="0" w:space="0" w:color="auto"/>
            <w:right w:val="none" w:sz="0" w:space="0" w:color="auto"/>
          </w:divBdr>
        </w:div>
        <w:div w:id="1143766123">
          <w:marLeft w:val="640"/>
          <w:marRight w:val="0"/>
          <w:marTop w:val="0"/>
          <w:marBottom w:val="0"/>
          <w:divBdr>
            <w:top w:val="none" w:sz="0" w:space="0" w:color="auto"/>
            <w:left w:val="none" w:sz="0" w:space="0" w:color="auto"/>
            <w:bottom w:val="none" w:sz="0" w:space="0" w:color="auto"/>
            <w:right w:val="none" w:sz="0" w:space="0" w:color="auto"/>
          </w:divBdr>
        </w:div>
        <w:div w:id="1241065895">
          <w:marLeft w:val="640"/>
          <w:marRight w:val="0"/>
          <w:marTop w:val="0"/>
          <w:marBottom w:val="0"/>
          <w:divBdr>
            <w:top w:val="none" w:sz="0" w:space="0" w:color="auto"/>
            <w:left w:val="none" w:sz="0" w:space="0" w:color="auto"/>
            <w:bottom w:val="none" w:sz="0" w:space="0" w:color="auto"/>
            <w:right w:val="none" w:sz="0" w:space="0" w:color="auto"/>
          </w:divBdr>
        </w:div>
        <w:div w:id="1513297822">
          <w:marLeft w:val="640"/>
          <w:marRight w:val="0"/>
          <w:marTop w:val="0"/>
          <w:marBottom w:val="0"/>
          <w:divBdr>
            <w:top w:val="none" w:sz="0" w:space="0" w:color="auto"/>
            <w:left w:val="none" w:sz="0" w:space="0" w:color="auto"/>
            <w:bottom w:val="none" w:sz="0" w:space="0" w:color="auto"/>
            <w:right w:val="none" w:sz="0" w:space="0" w:color="auto"/>
          </w:divBdr>
        </w:div>
        <w:div w:id="1681934848">
          <w:marLeft w:val="640"/>
          <w:marRight w:val="0"/>
          <w:marTop w:val="0"/>
          <w:marBottom w:val="0"/>
          <w:divBdr>
            <w:top w:val="none" w:sz="0" w:space="0" w:color="auto"/>
            <w:left w:val="none" w:sz="0" w:space="0" w:color="auto"/>
            <w:bottom w:val="none" w:sz="0" w:space="0" w:color="auto"/>
            <w:right w:val="none" w:sz="0" w:space="0" w:color="auto"/>
          </w:divBdr>
        </w:div>
        <w:div w:id="1720779543">
          <w:marLeft w:val="640"/>
          <w:marRight w:val="0"/>
          <w:marTop w:val="0"/>
          <w:marBottom w:val="0"/>
          <w:divBdr>
            <w:top w:val="none" w:sz="0" w:space="0" w:color="auto"/>
            <w:left w:val="none" w:sz="0" w:space="0" w:color="auto"/>
            <w:bottom w:val="none" w:sz="0" w:space="0" w:color="auto"/>
            <w:right w:val="none" w:sz="0" w:space="0" w:color="auto"/>
          </w:divBdr>
        </w:div>
        <w:div w:id="1857503483">
          <w:marLeft w:val="640"/>
          <w:marRight w:val="0"/>
          <w:marTop w:val="0"/>
          <w:marBottom w:val="0"/>
          <w:divBdr>
            <w:top w:val="none" w:sz="0" w:space="0" w:color="auto"/>
            <w:left w:val="none" w:sz="0" w:space="0" w:color="auto"/>
            <w:bottom w:val="none" w:sz="0" w:space="0" w:color="auto"/>
            <w:right w:val="none" w:sz="0" w:space="0" w:color="auto"/>
          </w:divBdr>
        </w:div>
        <w:div w:id="2123838563">
          <w:marLeft w:val="640"/>
          <w:marRight w:val="0"/>
          <w:marTop w:val="0"/>
          <w:marBottom w:val="0"/>
          <w:divBdr>
            <w:top w:val="none" w:sz="0" w:space="0" w:color="auto"/>
            <w:left w:val="none" w:sz="0" w:space="0" w:color="auto"/>
            <w:bottom w:val="none" w:sz="0" w:space="0" w:color="auto"/>
            <w:right w:val="none" w:sz="0" w:space="0" w:color="auto"/>
          </w:divBdr>
        </w:div>
        <w:div w:id="2128041483">
          <w:marLeft w:val="640"/>
          <w:marRight w:val="0"/>
          <w:marTop w:val="0"/>
          <w:marBottom w:val="0"/>
          <w:divBdr>
            <w:top w:val="none" w:sz="0" w:space="0" w:color="auto"/>
            <w:left w:val="none" w:sz="0" w:space="0" w:color="auto"/>
            <w:bottom w:val="none" w:sz="0" w:space="0" w:color="auto"/>
            <w:right w:val="none" w:sz="0" w:space="0" w:color="auto"/>
          </w:divBdr>
        </w:div>
      </w:divsChild>
    </w:div>
    <w:div w:id="2008559693">
      <w:bodyDiv w:val="1"/>
      <w:marLeft w:val="0"/>
      <w:marRight w:val="0"/>
      <w:marTop w:val="0"/>
      <w:marBottom w:val="0"/>
      <w:divBdr>
        <w:top w:val="none" w:sz="0" w:space="0" w:color="auto"/>
        <w:left w:val="none" w:sz="0" w:space="0" w:color="auto"/>
        <w:bottom w:val="none" w:sz="0" w:space="0" w:color="auto"/>
        <w:right w:val="none" w:sz="0" w:space="0" w:color="auto"/>
      </w:divBdr>
      <w:divsChild>
        <w:div w:id="139733105">
          <w:marLeft w:val="640"/>
          <w:marRight w:val="0"/>
          <w:marTop w:val="0"/>
          <w:marBottom w:val="0"/>
          <w:divBdr>
            <w:top w:val="none" w:sz="0" w:space="0" w:color="auto"/>
            <w:left w:val="none" w:sz="0" w:space="0" w:color="auto"/>
            <w:bottom w:val="none" w:sz="0" w:space="0" w:color="auto"/>
            <w:right w:val="none" w:sz="0" w:space="0" w:color="auto"/>
          </w:divBdr>
        </w:div>
        <w:div w:id="181208637">
          <w:marLeft w:val="640"/>
          <w:marRight w:val="0"/>
          <w:marTop w:val="0"/>
          <w:marBottom w:val="0"/>
          <w:divBdr>
            <w:top w:val="none" w:sz="0" w:space="0" w:color="auto"/>
            <w:left w:val="none" w:sz="0" w:space="0" w:color="auto"/>
            <w:bottom w:val="none" w:sz="0" w:space="0" w:color="auto"/>
            <w:right w:val="none" w:sz="0" w:space="0" w:color="auto"/>
          </w:divBdr>
        </w:div>
        <w:div w:id="329411846">
          <w:marLeft w:val="640"/>
          <w:marRight w:val="0"/>
          <w:marTop w:val="0"/>
          <w:marBottom w:val="0"/>
          <w:divBdr>
            <w:top w:val="none" w:sz="0" w:space="0" w:color="auto"/>
            <w:left w:val="none" w:sz="0" w:space="0" w:color="auto"/>
            <w:bottom w:val="none" w:sz="0" w:space="0" w:color="auto"/>
            <w:right w:val="none" w:sz="0" w:space="0" w:color="auto"/>
          </w:divBdr>
        </w:div>
        <w:div w:id="351957764">
          <w:marLeft w:val="640"/>
          <w:marRight w:val="0"/>
          <w:marTop w:val="0"/>
          <w:marBottom w:val="0"/>
          <w:divBdr>
            <w:top w:val="none" w:sz="0" w:space="0" w:color="auto"/>
            <w:left w:val="none" w:sz="0" w:space="0" w:color="auto"/>
            <w:bottom w:val="none" w:sz="0" w:space="0" w:color="auto"/>
            <w:right w:val="none" w:sz="0" w:space="0" w:color="auto"/>
          </w:divBdr>
        </w:div>
        <w:div w:id="585774168">
          <w:marLeft w:val="640"/>
          <w:marRight w:val="0"/>
          <w:marTop w:val="0"/>
          <w:marBottom w:val="0"/>
          <w:divBdr>
            <w:top w:val="none" w:sz="0" w:space="0" w:color="auto"/>
            <w:left w:val="none" w:sz="0" w:space="0" w:color="auto"/>
            <w:bottom w:val="none" w:sz="0" w:space="0" w:color="auto"/>
            <w:right w:val="none" w:sz="0" w:space="0" w:color="auto"/>
          </w:divBdr>
        </w:div>
        <w:div w:id="706493775">
          <w:marLeft w:val="640"/>
          <w:marRight w:val="0"/>
          <w:marTop w:val="0"/>
          <w:marBottom w:val="0"/>
          <w:divBdr>
            <w:top w:val="none" w:sz="0" w:space="0" w:color="auto"/>
            <w:left w:val="none" w:sz="0" w:space="0" w:color="auto"/>
            <w:bottom w:val="none" w:sz="0" w:space="0" w:color="auto"/>
            <w:right w:val="none" w:sz="0" w:space="0" w:color="auto"/>
          </w:divBdr>
        </w:div>
        <w:div w:id="722220765">
          <w:marLeft w:val="640"/>
          <w:marRight w:val="0"/>
          <w:marTop w:val="0"/>
          <w:marBottom w:val="0"/>
          <w:divBdr>
            <w:top w:val="none" w:sz="0" w:space="0" w:color="auto"/>
            <w:left w:val="none" w:sz="0" w:space="0" w:color="auto"/>
            <w:bottom w:val="none" w:sz="0" w:space="0" w:color="auto"/>
            <w:right w:val="none" w:sz="0" w:space="0" w:color="auto"/>
          </w:divBdr>
        </w:div>
        <w:div w:id="956987374">
          <w:marLeft w:val="640"/>
          <w:marRight w:val="0"/>
          <w:marTop w:val="0"/>
          <w:marBottom w:val="0"/>
          <w:divBdr>
            <w:top w:val="none" w:sz="0" w:space="0" w:color="auto"/>
            <w:left w:val="none" w:sz="0" w:space="0" w:color="auto"/>
            <w:bottom w:val="none" w:sz="0" w:space="0" w:color="auto"/>
            <w:right w:val="none" w:sz="0" w:space="0" w:color="auto"/>
          </w:divBdr>
        </w:div>
        <w:div w:id="995652067">
          <w:marLeft w:val="640"/>
          <w:marRight w:val="0"/>
          <w:marTop w:val="0"/>
          <w:marBottom w:val="0"/>
          <w:divBdr>
            <w:top w:val="none" w:sz="0" w:space="0" w:color="auto"/>
            <w:left w:val="none" w:sz="0" w:space="0" w:color="auto"/>
            <w:bottom w:val="none" w:sz="0" w:space="0" w:color="auto"/>
            <w:right w:val="none" w:sz="0" w:space="0" w:color="auto"/>
          </w:divBdr>
        </w:div>
        <w:div w:id="1038046200">
          <w:marLeft w:val="640"/>
          <w:marRight w:val="0"/>
          <w:marTop w:val="0"/>
          <w:marBottom w:val="0"/>
          <w:divBdr>
            <w:top w:val="none" w:sz="0" w:space="0" w:color="auto"/>
            <w:left w:val="none" w:sz="0" w:space="0" w:color="auto"/>
            <w:bottom w:val="none" w:sz="0" w:space="0" w:color="auto"/>
            <w:right w:val="none" w:sz="0" w:space="0" w:color="auto"/>
          </w:divBdr>
        </w:div>
        <w:div w:id="1341855768">
          <w:marLeft w:val="640"/>
          <w:marRight w:val="0"/>
          <w:marTop w:val="0"/>
          <w:marBottom w:val="0"/>
          <w:divBdr>
            <w:top w:val="none" w:sz="0" w:space="0" w:color="auto"/>
            <w:left w:val="none" w:sz="0" w:space="0" w:color="auto"/>
            <w:bottom w:val="none" w:sz="0" w:space="0" w:color="auto"/>
            <w:right w:val="none" w:sz="0" w:space="0" w:color="auto"/>
          </w:divBdr>
        </w:div>
        <w:div w:id="1370031527">
          <w:marLeft w:val="640"/>
          <w:marRight w:val="0"/>
          <w:marTop w:val="0"/>
          <w:marBottom w:val="0"/>
          <w:divBdr>
            <w:top w:val="none" w:sz="0" w:space="0" w:color="auto"/>
            <w:left w:val="none" w:sz="0" w:space="0" w:color="auto"/>
            <w:bottom w:val="none" w:sz="0" w:space="0" w:color="auto"/>
            <w:right w:val="none" w:sz="0" w:space="0" w:color="auto"/>
          </w:divBdr>
        </w:div>
        <w:div w:id="1472017200">
          <w:marLeft w:val="640"/>
          <w:marRight w:val="0"/>
          <w:marTop w:val="0"/>
          <w:marBottom w:val="0"/>
          <w:divBdr>
            <w:top w:val="none" w:sz="0" w:space="0" w:color="auto"/>
            <w:left w:val="none" w:sz="0" w:space="0" w:color="auto"/>
            <w:bottom w:val="none" w:sz="0" w:space="0" w:color="auto"/>
            <w:right w:val="none" w:sz="0" w:space="0" w:color="auto"/>
          </w:divBdr>
        </w:div>
        <w:div w:id="1489325785">
          <w:marLeft w:val="640"/>
          <w:marRight w:val="0"/>
          <w:marTop w:val="0"/>
          <w:marBottom w:val="0"/>
          <w:divBdr>
            <w:top w:val="none" w:sz="0" w:space="0" w:color="auto"/>
            <w:left w:val="none" w:sz="0" w:space="0" w:color="auto"/>
            <w:bottom w:val="none" w:sz="0" w:space="0" w:color="auto"/>
            <w:right w:val="none" w:sz="0" w:space="0" w:color="auto"/>
          </w:divBdr>
        </w:div>
        <w:div w:id="1877889681">
          <w:marLeft w:val="640"/>
          <w:marRight w:val="0"/>
          <w:marTop w:val="0"/>
          <w:marBottom w:val="0"/>
          <w:divBdr>
            <w:top w:val="none" w:sz="0" w:space="0" w:color="auto"/>
            <w:left w:val="none" w:sz="0" w:space="0" w:color="auto"/>
            <w:bottom w:val="none" w:sz="0" w:space="0" w:color="auto"/>
            <w:right w:val="none" w:sz="0" w:space="0" w:color="auto"/>
          </w:divBdr>
        </w:div>
        <w:div w:id="1881890497">
          <w:marLeft w:val="640"/>
          <w:marRight w:val="0"/>
          <w:marTop w:val="0"/>
          <w:marBottom w:val="0"/>
          <w:divBdr>
            <w:top w:val="none" w:sz="0" w:space="0" w:color="auto"/>
            <w:left w:val="none" w:sz="0" w:space="0" w:color="auto"/>
            <w:bottom w:val="none" w:sz="0" w:space="0" w:color="auto"/>
            <w:right w:val="none" w:sz="0" w:space="0" w:color="auto"/>
          </w:divBdr>
        </w:div>
        <w:div w:id="1931352403">
          <w:marLeft w:val="640"/>
          <w:marRight w:val="0"/>
          <w:marTop w:val="0"/>
          <w:marBottom w:val="0"/>
          <w:divBdr>
            <w:top w:val="none" w:sz="0" w:space="0" w:color="auto"/>
            <w:left w:val="none" w:sz="0" w:space="0" w:color="auto"/>
            <w:bottom w:val="none" w:sz="0" w:space="0" w:color="auto"/>
            <w:right w:val="none" w:sz="0" w:space="0" w:color="auto"/>
          </w:divBdr>
        </w:div>
        <w:div w:id="1940718834">
          <w:marLeft w:val="640"/>
          <w:marRight w:val="0"/>
          <w:marTop w:val="0"/>
          <w:marBottom w:val="0"/>
          <w:divBdr>
            <w:top w:val="none" w:sz="0" w:space="0" w:color="auto"/>
            <w:left w:val="none" w:sz="0" w:space="0" w:color="auto"/>
            <w:bottom w:val="none" w:sz="0" w:space="0" w:color="auto"/>
            <w:right w:val="none" w:sz="0" w:space="0" w:color="auto"/>
          </w:divBdr>
        </w:div>
        <w:div w:id="1962303371">
          <w:marLeft w:val="640"/>
          <w:marRight w:val="0"/>
          <w:marTop w:val="0"/>
          <w:marBottom w:val="0"/>
          <w:divBdr>
            <w:top w:val="none" w:sz="0" w:space="0" w:color="auto"/>
            <w:left w:val="none" w:sz="0" w:space="0" w:color="auto"/>
            <w:bottom w:val="none" w:sz="0" w:space="0" w:color="auto"/>
            <w:right w:val="none" w:sz="0" w:space="0" w:color="auto"/>
          </w:divBdr>
        </w:div>
        <w:div w:id="2030830404">
          <w:marLeft w:val="640"/>
          <w:marRight w:val="0"/>
          <w:marTop w:val="0"/>
          <w:marBottom w:val="0"/>
          <w:divBdr>
            <w:top w:val="none" w:sz="0" w:space="0" w:color="auto"/>
            <w:left w:val="none" w:sz="0" w:space="0" w:color="auto"/>
            <w:bottom w:val="none" w:sz="0" w:space="0" w:color="auto"/>
            <w:right w:val="none" w:sz="0" w:space="0" w:color="auto"/>
          </w:divBdr>
        </w:div>
        <w:div w:id="2091779546">
          <w:marLeft w:val="640"/>
          <w:marRight w:val="0"/>
          <w:marTop w:val="0"/>
          <w:marBottom w:val="0"/>
          <w:divBdr>
            <w:top w:val="none" w:sz="0" w:space="0" w:color="auto"/>
            <w:left w:val="none" w:sz="0" w:space="0" w:color="auto"/>
            <w:bottom w:val="none" w:sz="0" w:space="0" w:color="auto"/>
            <w:right w:val="none" w:sz="0" w:space="0" w:color="auto"/>
          </w:divBdr>
        </w:div>
      </w:divsChild>
    </w:div>
    <w:div w:id="2014064197">
      <w:bodyDiv w:val="1"/>
      <w:marLeft w:val="0"/>
      <w:marRight w:val="0"/>
      <w:marTop w:val="0"/>
      <w:marBottom w:val="0"/>
      <w:divBdr>
        <w:top w:val="none" w:sz="0" w:space="0" w:color="auto"/>
        <w:left w:val="none" w:sz="0" w:space="0" w:color="auto"/>
        <w:bottom w:val="none" w:sz="0" w:space="0" w:color="auto"/>
        <w:right w:val="none" w:sz="0" w:space="0" w:color="auto"/>
      </w:divBdr>
      <w:divsChild>
        <w:div w:id="36664728">
          <w:marLeft w:val="640"/>
          <w:marRight w:val="0"/>
          <w:marTop w:val="0"/>
          <w:marBottom w:val="0"/>
          <w:divBdr>
            <w:top w:val="none" w:sz="0" w:space="0" w:color="auto"/>
            <w:left w:val="none" w:sz="0" w:space="0" w:color="auto"/>
            <w:bottom w:val="none" w:sz="0" w:space="0" w:color="auto"/>
            <w:right w:val="none" w:sz="0" w:space="0" w:color="auto"/>
          </w:divBdr>
        </w:div>
        <w:div w:id="166293874">
          <w:marLeft w:val="640"/>
          <w:marRight w:val="0"/>
          <w:marTop w:val="0"/>
          <w:marBottom w:val="0"/>
          <w:divBdr>
            <w:top w:val="none" w:sz="0" w:space="0" w:color="auto"/>
            <w:left w:val="none" w:sz="0" w:space="0" w:color="auto"/>
            <w:bottom w:val="none" w:sz="0" w:space="0" w:color="auto"/>
            <w:right w:val="none" w:sz="0" w:space="0" w:color="auto"/>
          </w:divBdr>
        </w:div>
        <w:div w:id="247733522">
          <w:marLeft w:val="640"/>
          <w:marRight w:val="0"/>
          <w:marTop w:val="0"/>
          <w:marBottom w:val="0"/>
          <w:divBdr>
            <w:top w:val="none" w:sz="0" w:space="0" w:color="auto"/>
            <w:left w:val="none" w:sz="0" w:space="0" w:color="auto"/>
            <w:bottom w:val="none" w:sz="0" w:space="0" w:color="auto"/>
            <w:right w:val="none" w:sz="0" w:space="0" w:color="auto"/>
          </w:divBdr>
        </w:div>
        <w:div w:id="525677544">
          <w:marLeft w:val="640"/>
          <w:marRight w:val="0"/>
          <w:marTop w:val="0"/>
          <w:marBottom w:val="0"/>
          <w:divBdr>
            <w:top w:val="none" w:sz="0" w:space="0" w:color="auto"/>
            <w:left w:val="none" w:sz="0" w:space="0" w:color="auto"/>
            <w:bottom w:val="none" w:sz="0" w:space="0" w:color="auto"/>
            <w:right w:val="none" w:sz="0" w:space="0" w:color="auto"/>
          </w:divBdr>
        </w:div>
        <w:div w:id="881215351">
          <w:marLeft w:val="640"/>
          <w:marRight w:val="0"/>
          <w:marTop w:val="0"/>
          <w:marBottom w:val="0"/>
          <w:divBdr>
            <w:top w:val="none" w:sz="0" w:space="0" w:color="auto"/>
            <w:left w:val="none" w:sz="0" w:space="0" w:color="auto"/>
            <w:bottom w:val="none" w:sz="0" w:space="0" w:color="auto"/>
            <w:right w:val="none" w:sz="0" w:space="0" w:color="auto"/>
          </w:divBdr>
        </w:div>
        <w:div w:id="968780052">
          <w:marLeft w:val="640"/>
          <w:marRight w:val="0"/>
          <w:marTop w:val="0"/>
          <w:marBottom w:val="0"/>
          <w:divBdr>
            <w:top w:val="none" w:sz="0" w:space="0" w:color="auto"/>
            <w:left w:val="none" w:sz="0" w:space="0" w:color="auto"/>
            <w:bottom w:val="none" w:sz="0" w:space="0" w:color="auto"/>
            <w:right w:val="none" w:sz="0" w:space="0" w:color="auto"/>
          </w:divBdr>
        </w:div>
        <w:div w:id="1014110272">
          <w:marLeft w:val="640"/>
          <w:marRight w:val="0"/>
          <w:marTop w:val="0"/>
          <w:marBottom w:val="0"/>
          <w:divBdr>
            <w:top w:val="none" w:sz="0" w:space="0" w:color="auto"/>
            <w:left w:val="none" w:sz="0" w:space="0" w:color="auto"/>
            <w:bottom w:val="none" w:sz="0" w:space="0" w:color="auto"/>
            <w:right w:val="none" w:sz="0" w:space="0" w:color="auto"/>
          </w:divBdr>
        </w:div>
        <w:div w:id="1073508949">
          <w:marLeft w:val="640"/>
          <w:marRight w:val="0"/>
          <w:marTop w:val="0"/>
          <w:marBottom w:val="0"/>
          <w:divBdr>
            <w:top w:val="none" w:sz="0" w:space="0" w:color="auto"/>
            <w:left w:val="none" w:sz="0" w:space="0" w:color="auto"/>
            <w:bottom w:val="none" w:sz="0" w:space="0" w:color="auto"/>
            <w:right w:val="none" w:sz="0" w:space="0" w:color="auto"/>
          </w:divBdr>
        </w:div>
        <w:div w:id="1148591881">
          <w:marLeft w:val="640"/>
          <w:marRight w:val="0"/>
          <w:marTop w:val="0"/>
          <w:marBottom w:val="0"/>
          <w:divBdr>
            <w:top w:val="none" w:sz="0" w:space="0" w:color="auto"/>
            <w:left w:val="none" w:sz="0" w:space="0" w:color="auto"/>
            <w:bottom w:val="none" w:sz="0" w:space="0" w:color="auto"/>
            <w:right w:val="none" w:sz="0" w:space="0" w:color="auto"/>
          </w:divBdr>
        </w:div>
        <w:div w:id="1333333506">
          <w:marLeft w:val="640"/>
          <w:marRight w:val="0"/>
          <w:marTop w:val="0"/>
          <w:marBottom w:val="0"/>
          <w:divBdr>
            <w:top w:val="none" w:sz="0" w:space="0" w:color="auto"/>
            <w:left w:val="none" w:sz="0" w:space="0" w:color="auto"/>
            <w:bottom w:val="none" w:sz="0" w:space="0" w:color="auto"/>
            <w:right w:val="none" w:sz="0" w:space="0" w:color="auto"/>
          </w:divBdr>
        </w:div>
        <w:div w:id="1386024390">
          <w:marLeft w:val="640"/>
          <w:marRight w:val="0"/>
          <w:marTop w:val="0"/>
          <w:marBottom w:val="0"/>
          <w:divBdr>
            <w:top w:val="none" w:sz="0" w:space="0" w:color="auto"/>
            <w:left w:val="none" w:sz="0" w:space="0" w:color="auto"/>
            <w:bottom w:val="none" w:sz="0" w:space="0" w:color="auto"/>
            <w:right w:val="none" w:sz="0" w:space="0" w:color="auto"/>
          </w:divBdr>
        </w:div>
        <w:div w:id="1478306298">
          <w:marLeft w:val="640"/>
          <w:marRight w:val="0"/>
          <w:marTop w:val="0"/>
          <w:marBottom w:val="0"/>
          <w:divBdr>
            <w:top w:val="none" w:sz="0" w:space="0" w:color="auto"/>
            <w:left w:val="none" w:sz="0" w:space="0" w:color="auto"/>
            <w:bottom w:val="none" w:sz="0" w:space="0" w:color="auto"/>
            <w:right w:val="none" w:sz="0" w:space="0" w:color="auto"/>
          </w:divBdr>
        </w:div>
        <w:div w:id="1670717435">
          <w:marLeft w:val="640"/>
          <w:marRight w:val="0"/>
          <w:marTop w:val="0"/>
          <w:marBottom w:val="0"/>
          <w:divBdr>
            <w:top w:val="none" w:sz="0" w:space="0" w:color="auto"/>
            <w:left w:val="none" w:sz="0" w:space="0" w:color="auto"/>
            <w:bottom w:val="none" w:sz="0" w:space="0" w:color="auto"/>
            <w:right w:val="none" w:sz="0" w:space="0" w:color="auto"/>
          </w:divBdr>
        </w:div>
        <w:div w:id="1899855418">
          <w:marLeft w:val="640"/>
          <w:marRight w:val="0"/>
          <w:marTop w:val="0"/>
          <w:marBottom w:val="0"/>
          <w:divBdr>
            <w:top w:val="none" w:sz="0" w:space="0" w:color="auto"/>
            <w:left w:val="none" w:sz="0" w:space="0" w:color="auto"/>
            <w:bottom w:val="none" w:sz="0" w:space="0" w:color="auto"/>
            <w:right w:val="none" w:sz="0" w:space="0" w:color="auto"/>
          </w:divBdr>
        </w:div>
        <w:div w:id="2028094240">
          <w:marLeft w:val="640"/>
          <w:marRight w:val="0"/>
          <w:marTop w:val="0"/>
          <w:marBottom w:val="0"/>
          <w:divBdr>
            <w:top w:val="none" w:sz="0" w:space="0" w:color="auto"/>
            <w:left w:val="none" w:sz="0" w:space="0" w:color="auto"/>
            <w:bottom w:val="none" w:sz="0" w:space="0" w:color="auto"/>
            <w:right w:val="none" w:sz="0" w:space="0" w:color="auto"/>
          </w:divBdr>
        </w:div>
        <w:div w:id="2035689879">
          <w:marLeft w:val="640"/>
          <w:marRight w:val="0"/>
          <w:marTop w:val="0"/>
          <w:marBottom w:val="0"/>
          <w:divBdr>
            <w:top w:val="none" w:sz="0" w:space="0" w:color="auto"/>
            <w:left w:val="none" w:sz="0" w:space="0" w:color="auto"/>
            <w:bottom w:val="none" w:sz="0" w:space="0" w:color="auto"/>
            <w:right w:val="none" w:sz="0" w:space="0" w:color="auto"/>
          </w:divBdr>
        </w:div>
      </w:divsChild>
    </w:div>
    <w:div w:id="2021197033">
      <w:bodyDiv w:val="1"/>
      <w:marLeft w:val="0"/>
      <w:marRight w:val="0"/>
      <w:marTop w:val="0"/>
      <w:marBottom w:val="0"/>
      <w:divBdr>
        <w:top w:val="none" w:sz="0" w:space="0" w:color="auto"/>
        <w:left w:val="none" w:sz="0" w:space="0" w:color="auto"/>
        <w:bottom w:val="none" w:sz="0" w:space="0" w:color="auto"/>
        <w:right w:val="none" w:sz="0" w:space="0" w:color="auto"/>
      </w:divBdr>
    </w:div>
    <w:div w:id="2043482080">
      <w:bodyDiv w:val="1"/>
      <w:marLeft w:val="0"/>
      <w:marRight w:val="0"/>
      <w:marTop w:val="0"/>
      <w:marBottom w:val="0"/>
      <w:divBdr>
        <w:top w:val="none" w:sz="0" w:space="0" w:color="auto"/>
        <w:left w:val="none" w:sz="0" w:space="0" w:color="auto"/>
        <w:bottom w:val="none" w:sz="0" w:space="0" w:color="auto"/>
        <w:right w:val="none" w:sz="0" w:space="0" w:color="auto"/>
      </w:divBdr>
      <w:divsChild>
        <w:div w:id="235827646">
          <w:marLeft w:val="640"/>
          <w:marRight w:val="0"/>
          <w:marTop w:val="0"/>
          <w:marBottom w:val="0"/>
          <w:divBdr>
            <w:top w:val="none" w:sz="0" w:space="0" w:color="auto"/>
            <w:left w:val="none" w:sz="0" w:space="0" w:color="auto"/>
            <w:bottom w:val="none" w:sz="0" w:space="0" w:color="auto"/>
            <w:right w:val="none" w:sz="0" w:space="0" w:color="auto"/>
          </w:divBdr>
        </w:div>
        <w:div w:id="433672052">
          <w:marLeft w:val="640"/>
          <w:marRight w:val="0"/>
          <w:marTop w:val="0"/>
          <w:marBottom w:val="0"/>
          <w:divBdr>
            <w:top w:val="none" w:sz="0" w:space="0" w:color="auto"/>
            <w:left w:val="none" w:sz="0" w:space="0" w:color="auto"/>
            <w:bottom w:val="none" w:sz="0" w:space="0" w:color="auto"/>
            <w:right w:val="none" w:sz="0" w:space="0" w:color="auto"/>
          </w:divBdr>
        </w:div>
        <w:div w:id="517934381">
          <w:marLeft w:val="640"/>
          <w:marRight w:val="0"/>
          <w:marTop w:val="0"/>
          <w:marBottom w:val="0"/>
          <w:divBdr>
            <w:top w:val="none" w:sz="0" w:space="0" w:color="auto"/>
            <w:left w:val="none" w:sz="0" w:space="0" w:color="auto"/>
            <w:bottom w:val="none" w:sz="0" w:space="0" w:color="auto"/>
            <w:right w:val="none" w:sz="0" w:space="0" w:color="auto"/>
          </w:divBdr>
        </w:div>
        <w:div w:id="552691916">
          <w:marLeft w:val="640"/>
          <w:marRight w:val="0"/>
          <w:marTop w:val="0"/>
          <w:marBottom w:val="0"/>
          <w:divBdr>
            <w:top w:val="none" w:sz="0" w:space="0" w:color="auto"/>
            <w:left w:val="none" w:sz="0" w:space="0" w:color="auto"/>
            <w:bottom w:val="none" w:sz="0" w:space="0" w:color="auto"/>
            <w:right w:val="none" w:sz="0" w:space="0" w:color="auto"/>
          </w:divBdr>
        </w:div>
        <w:div w:id="629435544">
          <w:marLeft w:val="640"/>
          <w:marRight w:val="0"/>
          <w:marTop w:val="0"/>
          <w:marBottom w:val="0"/>
          <w:divBdr>
            <w:top w:val="none" w:sz="0" w:space="0" w:color="auto"/>
            <w:left w:val="none" w:sz="0" w:space="0" w:color="auto"/>
            <w:bottom w:val="none" w:sz="0" w:space="0" w:color="auto"/>
            <w:right w:val="none" w:sz="0" w:space="0" w:color="auto"/>
          </w:divBdr>
        </w:div>
        <w:div w:id="651906297">
          <w:marLeft w:val="640"/>
          <w:marRight w:val="0"/>
          <w:marTop w:val="0"/>
          <w:marBottom w:val="0"/>
          <w:divBdr>
            <w:top w:val="none" w:sz="0" w:space="0" w:color="auto"/>
            <w:left w:val="none" w:sz="0" w:space="0" w:color="auto"/>
            <w:bottom w:val="none" w:sz="0" w:space="0" w:color="auto"/>
            <w:right w:val="none" w:sz="0" w:space="0" w:color="auto"/>
          </w:divBdr>
        </w:div>
        <w:div w:id="791172485">
          <w:marLeft w:val="640"/>
          <w:marRight w:val="0"/>
          <w:marTop w:val="0"/>
          <w:marBottom w:val="0"/>
          <w:divBdr>
            <w:top w:val="none" w:sz="0" w:space="0" w:color="auto"/>
            <w:left w:val="none" w:sz="0" w:space="0" w:color="auto"/>
            <w:bottom w:val="none" w:sz="0" w:space="0" w:color="auto"/>
            <w:right w:val="none" w:sz="0" w:space="0" w:color="auto"/>
          </w:divBdr>
        </w:div>
        <w:div w:id="804543400">
          <w:marLeft w:val="640"/>
          <w:marRight w:val="0"/>
          <w:marTop w:val="0"/>
          <w:marBottom w:val="0"/>
          <w:divBdr>
            <w:top w:val="none" w:sz="0" w:space="0" w:color="auto"/>
            <w:left w:val="none" w:sz="0" w:space="0" w:color="auto"/>
            <w:bottom w:val="none" w:sz="0" w:space="0" w:color="auto"/>
            <w:right w:val="none" w:sz="0" w:space="0" w:color="auto"/>
          </w:divBdr>
        </w:div>
        <w:div w:id="963926528">
          <w:marLeft w:val="640"/>
          <w:marRight w:val="0"/>
          <w:marTop w:val="0"/>
          <w:marBottom w:val="0"/>
          <w:divBdr>
            <w:top w:val="none" w:sz="0" w:space="0" w:color="auto"/>
            <w:left w:val="none" w:sz="0" w:space="0" w:color="auto"/>
            <w:bottom w:val="none" w:sz="0" w:space="0" w:color="auto"/>
            <w:right w:val="none" w:sz="0" w:space="0" w:color="auto"/>
          </w:divBdr>
        </w:div>
        <w:div w:id="1056508345">
          <w:marLeft w:val="640"/>
          <w:marRight w:val="0"/>
          <w:marTop w:val="0"/>
          <w:marBottom w:val="0"/>
          <w:divBdr>
            <w:top w:val="none" w:sz="0" w:space="0" w:color="auto"/>
            <w:left w:val="none" w:sz="0" w:space="0" w:color="auto"/>
            <w:bottom w:val="none" w:sz="0" w:space="0" w:color="auto"/>
            <w:right w:val="none" w:sz="0" w:space="0" w:color="auto"/>
          </w:divBdr>
        </w:div>
        <w:div w:id="1199900343">
          <w:marLeft w:val="640"/>
          <w:marRight w:val="0"/>
          <w:marTop w:val="0"/>
          <w:marBottom w:val="0"/>
          <w:divBdr>
            <w:top w:val="none" w:sz="0" w:space="0" w:color="auto"/>
            <w:left w:val="none" w:sz="0" w:space="0" w:color="auto"/>
            <w:bottom w:val="none" w:sz="0" w:space="0" w:color="auto"/>
            <w:right w:val="none" w:sz="0" w:space="0" w:color="auto"/>
          </w:divBdr>
        </w:div>
        <w:div w:id="1221281603">
          <w:marLeft w:val="640"/>
          <w:marRight w:val="0"/>
          <w:marTop w:val="0"/>
          <w:marBottom w:val="0"/>
          <w:divBdr>
            <w:top w:val="none" w:sz="0" w:space="0" w:color="auto"/>
            <w:left w:val="none" w:sz="0" w:space="0" w:color="auto"/>
            <w:bottom w:val="none" w:sz="0" w:space="0" w:color="auto"/>
            <w:right w:val="none" w:sz="0" w:space="0" w:color="auto"/>
          </w:divBdr>
        </w:div>
        <w:div w:id="1519388565">
          <w:marLeft w:val="640"/>
          <w:marRight w:val="0"/>
          <w:marTop w:val="0"/>
          <w:marBottom w:val="0"/>
          <w:divBdr>
            <w:top w:val="none" w:sz="0" w:space="0" w:color="auto"/>
            <w:left w:val="none" w:sz="0" w:space="0" w:color="auto"/>
            <w:bottom w:val="none" w:sz="0" w:space="0" w:color="auto"/>
            <w:right w:val="none" w:sz="0" w:space="0" w:color="auto"/>
          </w:divBdr>
        </w:div>
        <w:div w:id="1536506723">
          <w:marLeft w:val="640"/>
          <w:marRight w:val="0"/>
          <w:marTop w:val="0"/>
          <w:marBottom w:val="0"/>
          <w:divBdr>
            <w:top w:val="none" w:sz="0" w:space="0" w:color="auto"/>
            <w:left w:val="none" w:sz="0" w:space="0" w:color="auto"/>
            <w:bottom w:val="none" w:sz="0" w:space="0" w:color="auto"/>
            <w:right w:val="none" w:sz="0" w:space="0" w:color="auto"/>
          </w:divBdr>
        </w:div>
        <w:div w:id="1654025371">
          <w:marLeft w:val="640"/>
          <w:marRight w:val="0"/>
          <w:marTop w:val="0"/>
          <w:marBottom w:val="0"/>
          <w:divBdr>
            <w:top w:val="none" w:sz="0" w:space="0" w:color="auto"/>
            <w:left w:val="none" w:sz="0" w:space="0" w:color="auto"/>
            <w:bottom w:val="none" w:sz="0" w:space="0" w:color="auto"/>
            <w:right w:val="none" w:sz="0" w:space="0" w:color="auto"/>
          </w:divBdr>
        </w:div>
        <w:div w:id="1795756821">
          <w:marLeft w:val="640"/>
          <w:marRight w:val="0"/>
          <w:marTop w:val="0"/>
          <w:marBottom w:val="0"/>
          <w:divBdr>
            <w:top w:val="none" w:sz="0" w:space="0" w:color="auto"/>
            <w:left w:val="none" w:sz="0" w:space="0" w:color="auto"/>
            <w:bottom w:val="none" w:sz="0" w:space="0" w:color="auto"/>
            <w:right w:val="none" w:sz="0" w:space="0" w:color="auto"/>
          </w:divBdr>
        </w:div>
        <w:div w:id="1797410259">
          <w:marLeft w:val="640"/>
          <w:marRight w:val="0"/>
          <w:marTop w:val="0"/>
          <w:marBottom w:val="0"/>
          <w:divBdr>
            <w:top w:val="none" w:sz="0" w:space="0" w:color="auto"/>
            <w:left w:val="none" w:sz="0" w:space="0" w:color="auto"/>
            <w:bottom w:val="none" w:sz="0" w:space="0" w:color="auto"/>
            <w:right w:val="none" w:sz="0" w:space="0" w:color="auto"/>
          </w:divBdr>
        </w:div>
        <w:div w:id="2030596451">
          <w:marLeft w:val="640"/>
          <w:marRight w:val="0"/>
          <w:marTop w:val="0"/>
          <w:marBottom w:val="0"/>
          <w:divBdr>
            <w:top w:val="none" w:sz="0" w:space="0" w:color="auto"/>
            <w:left w:val="none" w:sz="0" w:space="0" w:color="auto"/>
            <w:bottom w:val="none" w:sz="0" w:space="0" w:color="auto"/>
            <w:right w:val="none" w:sz="0" w:space="0" w:color="auto"/>
          </w:divBdr>
        </w:div>
        <w:div w:id="2145542926">
          <w:marLeft w:val="640"/>
          <w:marRight w:val="0"/>
          <w:marTop w:val="0"/>
          <w:marBottom w:val="0"/>
          <w:divBdr>
            <w:top w:val="none" w:sz="0" w:space="0" w:color="auto"/>
            <w:left w:val="none" w:sz="0" w:space="0" w:color="auto"/>
            <w:bottom w:val="none" w:sz="0" w:space="0" w:color="auto"/>
            <w:right w:val="none" w:sz="0" w:space="0" w:color="auto"/>
          </w:divBdr>
        </w:div>
      </w:divsChild>
    </w:div>
    <w:div w:id="2052487451">
      <w:bodyDiv w:val="1"/>
      <w:marLeft w:val="0"/>
      <w:marRight w:val="0"/>
      <w:marTop w:val="0"/>
      <w:marBottom w:val="0"/>
      <w:divBdr>
        <w:top w:val="none" w:sz="0" w:space="0" w:color="auto"/>
        <w:left w:val="none" w:sz="0" w:space="0" w:color="auto"/>
        <w:bottom w:val="none" w:sz="0" w:space="0" w:color="auto"/>
        <w:right w:val="none" w:sz="0" w:space="0" w:color="auto"/>
      </w:divBdr>
      <w:divsChild>
        <w:div w:id="13189119">
          <w:marLeft w:val="640"/>
          <w:marRight w:val="0"/>
          <w:marTop w:val="0"/>
          <w:marBottom w:val="0"/>
          <w:divBdr>
            <w:top w:val="none" w:sz="0" w:space="0" w:color="auto"/>
            <w:left w:val="none" w:sz="0" w:space="0" w:color="auto"/>
            <w:bottom w:val="none" w:sz="0" w:space="0" w:color="auto"/>
            <w:right w:val="none" w:sz="0" w:space="0" w:color="auto"/>
          </w:divBdr>
        </w:div>
        <w:div w:id="738017731">
          <w:marLeft w:val="640"/>
          <w:marRight w:val="0"/>
          <w:marTop w:val="0"/>
          <w:marBottom w:val="0"/>
          <w:divBdr>
            <w:top w:val="none" w:sz="0" w:space="0" w:color="auto"/>
            <w:left w:val="none" w:sz="0" w:space="0" w:color="auto"/>
            <w:bottom w:val="none" w:sz="0" w:space="0" w:color="auto"/>
            <w:right w:val="none" w:sz="0" w:space="0" w:color="auto"/>
          </w:divBdr>
        </w:div>
        <w:div w:id="820971463">
          <w:marLeft w:val="640"/>
          <w:marRight w:val="0"/>
          <w:marTop w:val="0"/>
          <w:marBottom w:val="0"/>
          <w:divBdr>
            <w:top w:val="none" w:sz="0" w:space="0" w:color="auto"/>
            <w:left w:val="none" w:sz="0" w:space="0" w:color="auto"/>
            <w:bottom w:val="none" w:sz="0" w:space="0" w:color="auto"/>
            <w:right w:val="none" w:sz="0" w:space="0" w:color="auto"/>
          </w:divBdr>
        </w:div>
        <w:div w:id="1052465121">
          <w:marLeft w:val="640"/>
          <w:marRight w:val="0"/>
          <w:marTop w:val="0"/>
          <w:marBottom w:val="0"/>
          <w:divBdr>
            <w:top w:val="none" w:sz="0" w:space="0" w:color="auto"/>
            <w:left w:val="none" w:sz="0" w:space="0" w:color="auto"/>
            <w:bottom w:val="none" w:sz="0" w:space="0" w:color="auto"/>
            <w:right w:val="none" w:sz="0" w:space="0" w:color="auto"/>
          </w:divBdr>
        </w:div>
        <w:div w:id="1058482035">
          <w:marLeft w:val="640"/>
          <w:marRight w:val="0"/>
          <w:marTop w:val="0"/>
          <w:marBottom w:val="0"/>
          <w:divBdr>
            <w:top w:val="none" w:sz="0" w:space="0" w:color="auto"/>
            <w:left w:val="none" w:sz="0" w:space="0" w:color="auto"/>
            <w:bottom w:val="none" w:sz="0" w:space="0" w:color="auto"/>
            <w:right w:val="none" w:sz="0" w:space="0" w:color="auto"/>
          </w:divBdr>
        </w:div>
        <w:div w:id="1139808913">
          <w:marLeft w:val="640"/>
          <w:marRight w:val="0"/>
          <w:marTop w:val="0"/>
          <w:marBottom w:val="0"/>
          <w:divBdr>
            <w:top w:val="none" w:sz="0" w:space="0" w:color="auto"/>
            <w:left w:val="none" w:sz="0" w:space="0" w:color="auto"/>
            <w:bottom w:val="none" w:sz="0" w:space="0" w:color="auto"/>
            <w:right w:val="none" w:sz="0" w:space="0" w:color="auto"/>
          </w:divBdr>
        </w:div>
        <w:div w:id="1387877333">
          <w:marLeft w:val="640"/>
          <w:marRight w:val="0"/>
          <w:marTop w:val="0"/>
          <w:marBottom w:val="0"/>
          <w:divBdr>
            <w:top w:val="none" w:sz="0" w:space="0" w:color="auto"/>
            <w:left w:val="none" w:sz="0" w:space="0" w:color="auto"/>
            <w:bottom w:val="none" w:sz="0" w:space="0" w:color="auto"/>
            <w:right w:val="none" w:sz="0" w:space="0" w:color="auto"/>
          </w:divBdr>
        </w:div>
        <w:div w:id="1581600696">
          <w:marLeft w:val="640"/>
          <w:marRight w:val="0"/>
          <w:marTop w:val="0"/>
          <w:marBottom w:val="0"/>
          <w:divBdr>
            <w:top w:val="none" w:sz="0" w:space="0" w:color="auto"/>
            <w:left w:val="none" w:sz="0" w:space="0" w:color="auto"/>
            <w:bottom w:val="none" w:sz="0" w:space="0" w:color="auto"/>
            <w:right w:val="none" w:sz="0" w:space="0" w:color="auto"/>
          </w:divBdr>
        </w:div>
        <w:div w:id="1667246613">
          <w:marLeft w:val="640"/>
          <w:marRight w:val="0"/>
          <w:marTop w:val="0"/>
          <w:marBottom w:val="0"/>
          <w:divBdr>
            <w:top w:val="none" w:sz="0" w:space="0" w:color="auto"/>
            <w:left w:val="none" w:sz="0" w:space="0" w:color="auto"/>
            <w:bottom w:val="none" w:sz="0" w:space="0" w:color="auto"/>
            <w:right w:val="none" w:sz="0" w:space="0" w:color="auto"/>
          </w:divBdr>
        </w:div>
        <w:div w:id="1743989746">
          <w:marLeft w:val="640"/>
          <w:marRight w:val="0"/>
          <w:marTop w:val="0"/>
          <w:marBottom w:val="0"/>
          <w:divBdr>
            <w:top w:val="none" w:sz="0" w:space="0" w:color="auto"/>
            <w:left w:val="none" w:sz="0" w:space="0" w:color="auto"/>
            <w:bottom w:val="none" w:sz="0" w:space="0" w:color="auto"/>
            <w:right w:val="none" w:sz="0" w:space="0" w:color="auto"/>
          </w:divBdr>
        </w:div>
        <w:div w:id="1853911334">
          <w:marLeft w:val="640"/>
          <w:marRight w:val="0"/>
          <w:marTop w:val="0"/>
          <w:marBottom w:val="0"/>
          <w:divBdr>
            <w:top w:val="none" w:sz="0" w:space="0" w:color="auto"/>
            <w:left w:val="none" w:sz="0" w:space="0" w:color="auto"/>
            <w:bottom w:val="none" w:sz="0" w:space="0" w:color="auto"/>
            <w:right w:val="none" w:sz="0" w:space="0" w:color="auto"/>
          </w:divBdr>
        </w:div>
        <w:div w:id="1870139539">
          <w:marLeft w:val="640"/>
          <w:marRight w:val="0"/>
          <w:marTop w:val="0"/>
          <w:marBottom w:val="0"/>
          <w:divBdr>
            <w:top w:val="none" w:sz="0" w:space="0" w:color="auto"/>
            <w:left w:val="none" w:sz="0" w:space="0" w:color="auto"/>
            <w:bottom w:val="none" w:sz="0" w:space="0" w:color="auto"/>
            <w:right w:val="none" w:sz="0" w:space="0" w:color="auto"/>
          </w:divBdr>
        </w:div>
        <w:div w:id="1924338505">
          <w:marLeft w:val="640"/>
          <w:marRight w:val="0"/>
          <w:marTop w:val="0"/>
          <w:marBottom w:val="0"/>
          <w:divBdr>
            <w:top w:val="none" w:sz="0" w:space="0" w:color="auto"/>
            <w:left w:val="none" w:sz="0" w:space="0" w:color="auto"/>
            <w:bottom w:val="none" w:sz="0" w:space="0" w:color="auto"/>
            <w:right w:val="none" w:sz="0" w:space="0" w:color="auto"/>
          </w:divBdr>
        </w:div>
        <w:div w:id="2080590993">
          <w:marLeft w:val="640"/>
          <w:marRight w:val="0"/>
          <w:marTop w:val="0"/>
          <w:marBottom w:val="0"/>
          <w:divBdr>
            <w:top w:val="none" w:sz="0" w:space="0" w:color="auto"/>
            <w:left w:val="none" w:sz="0" w:space="0" w:color="auto"/>
            <w:bottom w:val="none" w:sz="0" w:space="0" w:color="auto"/>
            <w:right w:val="none" w:sz="0" w:space="0" w:color="auto"/>
          </w:divBdr>
        </w:div>
        <w:div w:id="2091389935">
          <w:marLeft w:val="640"/>
          <w:marRight w:val="0"/>
          <w:marTop w:val="0"/>
          <w:marBottom w:val="0"/>
          <w:divBdr>
            <w:top w:val="none" w:sz="0" w:space="0" w:color="auto"/>
            <w:left w:val="none" w:sz="0" w:space="0" w:color="auto"/>
            <w:bottom w:val="none" w:sz="0" w:space="0" w:color="auto"/>
            <w:right w:val="none" w:sz="0" w:space="0" w:color="auto"/>
          </w:divBdr>
        </w:div>
      </w:divsChild>
    </w:div>
    <w:div w:id="2064671752">
      <w:bodyDiv w:val="1"/>
      <w:marLeft w:val="0"/>
      <w:marRight w:val="0"/>
      <w:marTop w:val="0"/>
      <w:marBottom w:val="0"/>
      <w:divBdr>
        <w:top w:val="none" w:sz="0" w:space="0" w:color="auto"/>
        <w:left w:val="none" w:sz="0" w:space="0" w:color="auto"/>
        <w:bottom w:val="none" w:sz="0" w:space="0" w:color="auto"/>
        <w:right w:val="none" w:sz="0" w:space="0" w:color="auto"/>
      </w:divBdr>
      <w:divsChild>
        <w:div w:id="21592765">
          <w:marLeft w:val="480"/>
          <w:marRight w:val="0"/>
          <w:marTop w:val="0"/>
          <w:marBottom w:val="0"/>
          <w:divBdr>
            <w:top w:val="none" w:sz="0" w:space="0" w:color="auto"/>
            <w:left w:val="none" w:sz="0" w:space="0" w:color="auto"/>
            <w:bottom w:val="none" w:sz="0" w:space="0" w:color="auto"/>
            <w:right w:val="none" w:sz="0" w:space="0" w:color="auto"/>
          </w:divBdr>
        </w:div>
        <w:div w:id="144131778">
          <w:marLeft w:val="480"/>
          <w:marRight w:val="0"/>
          <w:marTop w:val="0"/>
          <w:marBottom w:val="0"/>
          <w:divBdr>
            <w:top w:val="none" w:sz="0" w:space="0" w:color="auto"/>
            <w:left w:val="none" w:sz="0" w:space="0" w:color="auto"/>
            <w:bottom w:val="none" w:sz="0" w:space="0" w:color="auto"/>
            <w:right w:val="none" w:sz="0" w:space="0" w:color="auto"/>
          </w:divBdr>
        </w:div>
        <w:div w:id="400638615">
          <w:marLeft w:val="480"/>
          <w:marRight w:val="0"/>
          <w:marTop w:val="0"/>
          <w:marBottom w:val="0"/>
          <w:divBdr>
            <w:top w:val="none" w:sz="0" w:space="0" w:color="auto"/>
            <w:left w:val="none" w:sz="0" w:space="0" w:color="auto"/>
            <w:bottom w:val="none" w:sz="0" w:space="0" w:color="auto"/>
            <w:right w:val="none" w:sz="0" w:space="0" w:color="auto"/>
          </w:divBdr>
        </w:div>
        <w:div w:id="1189443839">
          <w:marLeft w:val="480"/>
          <w:marRight w:val="0"/>
          <w:marTop w:val="0"/>
          <w:marBottom w:val="0"/>
          <w:divBdr>
            <w:top w:val="none" w:sz="0" w:space="0" w:color="auto"/>
            <w:left w:val="none" w:sz="0" w:space="0" w:color="auto"/>
            <w:bottom w:val="none" w:sz="0" w:space="0" w:color="auto"/>
            <w:right w:val="none" w:sz="0" w:space="0" w:color="auto"/>
          </w:divBdr>
        </w:div>
        <w:div w:id="1290355324">
          <w:marLeft w:val="480"/>
          <w:marRight w:val="0"/>
          <w:marTop w:val="0"/>
          <w:marBottom w:val="0"/>
          <w:divBdr>
            <w:top w:val="none" w:sz="0" w:space="0" w:color="auto"/>
            <w:left w:val="none" w:sz="0" w:space="0" w:color="auto"/>
            <w:bottom w:val="none" w:sz="0" w:space="0" w:color="auto"/>
            <w:right w:val="none" w:sz="0" w:space="0" w:color="auto"/>
          </w:divBdr>
        </w:div>
        <w:div w:id="1435442763">
          <w:marLeft w:val="480"/>
          <w:marRight w:val="0"/>
          <w:marTop w:val="0"/>
          <w:marBottom w:val="0"/>
          <w:divBdr>
            <w:top w:val="none" w:sz="0" w:space="0" w:color="auto"/>
            <w:left w:val="none" w:sz="0" w:space="0" w:color="auto"/>
            <w:bottom w:val="none" w:sz="0" w:space="0" w:color="auto"/>
            <w:right w:val="none" w:sz="0" w:space="0" w:color="auto"/>
          </w:divBdr>
        </w:div>
        <w:div w:id="1809858607">
          <w:marLeft w:val="480"/>
          <w:marRight w:val="0"/>
          <w:marTop w:val="0"/>
          <w:marBottom w:val="0"/>
          <w:divBdr>
            <w:top w:val="none" w:sz="0" w:space="0" w:color="auto"/>
            <w:left w:val="none" w:sz="0" w:space="0" w:color="auto"/>
            <w:bottom w:val="none" w:sz="0" w:space="0" w:color="auto"/>
            <w:right w:val="none" w:sz="0" w:space="0" w:color="auto"/>
          </w:divBdr>
        </w:div>
        <w:div w:id="1965843300">
          <w:marLeft w:val="480"/>
          <w:marRight w:val="0"/>
          <w:marTop w:val="0"/>
          <w:marBottom w:val="0"/>
          <w:divBdr>
            <w:top w:val="none" w:sz="0" w:space="0" w:color="auto"/>
            <w:left w:val="none" w:sz="0" w:space="0" w:color="auto"/>
            <w:bottom w:val="none" w:sz="0" w:space="0" w:color="auto"/>
            <w:right w:val="none" w:sz="0" w:space="0" w:color="auto"/>
          </w:divBdr>
        </w:div>
        <w:div w:id="2107268699">
          <w:marLeft w:val="480"/>
          <w:marRight w:val="0"/>
          <w:marTop w:val="0"/>
          <w:marBottom w:val="0"/>
          <w:divBdr>
            <w:top w:val="none" w:sz="0" w:space="0" w:color="auto"/>
            <w:left w:val="none" w:sz="0" w:space="0" w:color="auto"/>
            <w:bottom w:val="none" w:sz="0" w:space="0" w:color="auto"/>
            <w:right w:val="none" w:sz="0" w:space="0" w:color="auto"/>
          </w:divBdr>
        </w:div>
      </w:divsChild>
    </w:div>
    <w:div w:id="2065520213">
      <w:bodyDiv w:val="1"/>
      <w:marLeft w:val="0"/>
      <w:marRight w:val="0"/>
      <w:marTop w:val="0"/>
      <w:marBottom w:val="0"/>
      <w:divBdr>
        <w:top w:val="none" w:sz="0" w:space="0" w:color="auto"/>
        <w:left w:val="none" w:sz="0" w:space="0" w:color="auto"/>
        <w:bottom w:val="none" w:sz="0" w:space="0" w:color="auto"/>
        <w:right w:val="none" w:sz="0" w:space="0" w:color="auto"/>
      </w:divBdr>
      <w:divsChild>
        <w:div w:id="109135306">
          <w:marLeft w:val="640"/>
          <w:marRight w:val="0"/>
          <w:marTop w:val="0"/>
          <w:marBottom w:val="0"/>
          <w:divBdr>
            <w:top w:val="none" w:sz="0" w:space="0" w:color="auto"/>
            <w:left w:val="none" w:sz="0" w:space="0" w:color="auto"/>
            <w:bottom w:val="none" w:sz="0" w:space="0" w:color="auto"/>
            <w:right w:val="none" w:sz="0" w:space="0" w:color="auto"/>
          </w:divBdr>
        </w:div>
        <w:div w:id="373894159">
          <w:marLeft w:val="640"/>
          <w:marRight w:val="0"/>
          <w:marTop w:val="0"/>
          <w:marBottom w:val="0"/>
          <w:divBdr>
            <w:top w:val="none" w:sz="0" w:space="0" w:color="auto"/>
            <w:left w:val="none" w:sz="0" w:space="0" w:color="auto"/>
            <w:bottom w:val="none" w:sz="0" w:space="0" w:color="auto"/>
            <w:right w:val="none" w:sz="0" w:space="0" w:color="auto"/>
          </w:divBdr>
        </w:div>
        <w:div w:id="395667502">
          <w:marLeft w:val="640"/>
          <w:marRight w:val="0"/>
          <w:marTop w:val="0"/>
          <w:marBottom w:val="0"/>
          <w:divBdr>
            <w:top w:val="none" w:sz="0" w:space="0" w:color="auto"/>
            <w:left w:val="none" w:sz="0" w:space="0" w:color="auto"/>
            <w:bottom w:val="none" w:sz="0" w:space="0" w:color="auto"/>
            <w:right w:val="none" w:sz="0" w:space="0" w:color="auto"/>
          </w:divBdr>
        </w:div>
        <w:div w:id="741875696">
          <w:marLeft w:val="640"/>
          <w:marRight w:val="0"/>
          <w:marTop w:val="0"/>
          <w:marBottom w:val="0"/>
          <w:divBdr>
            <w:top w:val="none" w:sz="0" w:space="0" w:color="auto"/>
            <w:left w:val="none" w:sz="0" w:space="0" w:color="auto"/>
            <w:bottom w:val="none" w:sz="0" w:space="0" w:color="auto"/>
            <w:right w:val="none" w:sz="0" w:space="0" w:color="auto"/>
          </w:divBdr>
        </w:div>
        <w:div w:id="848179188">
          <w:marLeft w:val="640"/>
          <w:marRight w:val="0"/>
          <w:marTop w:val="0"/>
          <w:marBottom w:val="0"/>
          <w:divBdr>
            <w:top w:val="none" w:sz="0" w:space="0" w:color="auto"/>
            <w:left w:val="none" w:sz="0" w:space="0" w:color="auto"/>
            <w:bottom w:val="none" w:sz="0" w:space="0" w:color="auto"/>
            <w:right w:val="none" w:sz="0" w:space="0" w:color="auto"/>
          </w:divBdr>
        </w:div>
        <w:div w:id="888959145">
          <w:marLeft w:val="640"/>
          <w:marRight w:val="0"/>
          <w:marTop w:val="0"/>
          <w:marBottom w:val="0"/>
          <w:divBdr>
            <w:top w:val="none" w:sz="0" w:space="0" w:color="auto"/>
            <w:left w:val="none" w:sz="0" w:space="0" w:color="auto"/>
            <w:bottom w:val="none" w:sz="0" w:space="0" w:color="auto"/>
            <w:right w:val="none" w:sz="0" w:space="0" w:color="auto"/>
          </w:divBdr>
        </w:div>
        <w:div w:id="921840371">
          <w:marLeft w:val="640"/>
          <w:marRight w:val="0"/>
          <w:marTop w:val="0"/>
          <w:marBottom w:val="0"/>
          <w:divBdr>
            <w:top w:val="none" w:sz="0" w:space="0" w:color="auto"/>
            <w:left w:val="none" w:sz="0" w:space="0" w:color="auto"/>
            <w:bottom w:val="none" w:sz="0" w:space="0" w:color="auto"/>
            <w:right w:val="none" w:sz="0" w:space="0" w:color="auto"/>
          </w:divBdr>
        </w:div>
        <w:div w:id="960069395">
          <w:marLeft w:val="640"/>
          <w:marRight w:val="0"/>
          <w:marTop w:val="0"/>
          <w:marBottom w:val="0"/>
          <w:divBdr>
            <w:top w:val="none" w:sz="0" w:space="0" w:color="auto"/>
            <w:left w:val="none" w:sz="0" w:space="0" w:color="auto"/>
            <w:bottom w:val="none" w:sz="0" w:space="0" w:color="auto"/>
            <w:right w:val="none" w:sz="0" w:space="0" w:color="auto"/>
          </w:divBdr>
        </w:div>
        <w:div w:id="1101217842">
          <w:marLeft w:val="640"/>
          <w:marRight w:val="0"/>
          <w:marTop w:val="0"/>
          <w:marBottom w:val="0"/>
          <w:divBdr>
            <w:top w:val="none" w:sz="0" w:space="0" w:color="auto"/>
            <w:left w:val="none" w:sz="0" w:space="0" w:color="auto"/>
            <w:bottom w:val="none" w:sz="0" w:space="0" w:color="auto"/>
            <w:right w:val="none" w:sz="0" w:space="0" w:color="auto"/>
          </w:divBdr>
        </w:div>
        <w:div w:id="1102728190">
          <w:marLeft w:val="640"/>
          <w:marRight w:val="0"/>
          <w:marTop w:val="0"/>
          <w:marBottom w:val="0"/>
          <w:divBdr>
            <w:top w:val="none" w:sz="0" w:space="0" w:color="auto"/>
            <w:left w:val="none" w:sz="0" w:space="0" w:color="auto"/>
            <w:bottom w:val="none" w:sz="0" w:space="0" w:color="auto"/>
            <w:right w:val="none" w:sz="0" w:space="0" w:color="auto"/>
          </w:divBdr>
        </w:div>
        <w:div w:id="1122112036">
          <w:marLeft w:val="640"/>
          <w:marRight w:val="0"/>
          <w:marTop w:val="0"/>
          <w:marBottom w:val="0"/>
          <w:divBdr>
            <w:top w:val="none" w:sz="0" w:space="0" w:color="auto"/>
            <w:left w:val="none" w:sz="0" w:space="0" w:color="auto"/>
            <w:bottom w:val="none" w:sz="0" w:space="0" w:color="auto"/>
            <w:right w:val="none" w:sz="0" w:space="0" w:color="auto"/>
          </w:divBdr>
        </w:div>
        <w:div w:id="1188638861">
          <w:marLeft w:val="640"/>
          <w:marRight w:val="0"/>
          <w:marTop w:val="0"/>
          <w:marBottom w:val="0"/>
          <w:divBdr>
            <w:top w:val="none" w:sz="0" w:space="0" w:color="auto"/>
            <w:left w:val="none" w:sz="0" w:space="0" w:color="auto"/>
            <w:bottom w:val="none" w:sz="0" w:space="0" w:color="auto"/>
            <w:right w:val="none" w:sz="0" w:space="0" w:color="auto"/>
          </w:divBdr>
        </w:div>
        <w:div w:id="1205172462">
          <w:marLeft w:val="640"/>
          <w:marRight w:val="0"/>
          <w:marTop w:val="0"/>
          <w:marBottom w:val="0"/>
          <w:divBdr>
            <w:top w:val="none" w:sz="0" w:space="0" w:color="auto"/>
            <w:left w:val="none" w:sz="0" w:space="0" w:color="auto"/>
            <w:bottom w:val="none" w:sz="0" w:space="0" w:color="auto"/>
            <w:right w:val="none" w:sz="0" w:space="0" w:color="auto"/>
          </w:divBdr>
        </w:div>
        <w:div w:id="1529835300">
          <w:marLeft w:val="640"/>
          <w:marRight w:val="0"/>
          <w:marTop w:val="0"/>
          <w:marBottom w:val="0"/>
          <w:divBdr>
            <w:top w:val="none" w:sz="0" w:space="0" w:color="auto"/>
            <w:left w:val="none" w:sz="0" w:space="0" w:color="auto"/>
            <w:bottom w:val="none" w:sz="0" w:space="0" w:color="auto"/>
            <w:right w:val="none" w:sz="0" w:space="0" w:color="auto"/>
          </w:divBdr>
        </w:div>
        <w:div w:id="1623726873">
          <w:marLeft w:val="640"/>
          <w:marRight w:val="0"/>
          <w:marTop w:val="0"/>
          <w:marBottom w:val="0"/>
          <w:divBdr>
            <w:top w:val="none" w:sz="0" w:space="0" w:color="auto"/>
            <w:left w:val="none" w:sz="0" w:space="0" w:color="auto"/>
            <w:bottom w:val="none" w:sz="0" w:space="0" w:color="auto"/>
            <w:right w:val="none" w:sz="0" w:space="0" w:color="auto"/>
          </w:divBdr>
        </w:div>
        <w:div w:id="1861820402">
          <w:marLeft w:val="640"/>
          <w:marRight w:val="0"/>
          <w:marTop w:val="0"/>
          <w:marBottom w:val="0"/>
          <w:divBdr>
            <w:top w:val="none" w:sz="0" w:space="0" w:color="auto"/>
            <w:left w:val="none" w:sz="0" w:space="0" w:color="auto"/>
            <w:bottom w:val="none" w:sz="0" w:space="0" w:color="auto"/>
            <w:right w:val="none" w:sz="0" w:space="0" w:color="auto"/>
          </w:divBdr>
        </w:div>
        <w:div w:id="1892770079">
          <w:marLeft w:val="640"/>
          <w:marRight w:val="0"/>
          <w:marTop w:val="0"/>
          <w:marBottom w:val="0"/>
          <w:divBdr>
            <w:top w:val="none" w:sz="0" w:space="0" w:color="auto"/>
            <w:left w:val="none" w:sz="0" w:space="0" w:color="auto"/>
            <w:bottom w:val="none" w:sz="0" w:space="0" w:color="auto"/>
            <w:right w:val="none" w:sz="0" w:space="0" w:color="auto"/>
          </w:divBdr>
        </w:div>
        <w:div w:id="1939872173">
          <w:marLeft w:val="640"/>
          <w:marRight w:val="0"/>
          <w:marTop w:val="0"/>
          <w:marBottom w:val="0"/>
          <w:divBdr>
            <w:top w:val="none" w:sz="0" w:space="0" w:color="auto"/>
            <w:left w:val="none" w:sz="0" w:space="0" w:color="auto"/>
            <w:bottom w:val="none" w:sz="0" w:space="0" w:color="auto"/>
            <w:right w:val="none" w:sz="0" w:space="0" w:color="auto"/>
          </w:divBdr>
        </w:div>
        <w:div w:id="1942295709">
          <w:marLeft w:val="640"/>
          <w:marRight w:val="0"/>
          <w:marTop w:val="0"/>
          <w:marBottom w:val="0"/>
          <w:divBdr>
            <w:top w:val="none" w:sz="0" w:space="0" w:color="auto"/>
            <w:left w:val="none" w:sz="0" w:space="0" w:color="auto"/>
            <w:bottom w:val="none" w:sz="0" w:space="0" w:color="auto"/>
            <w:right w:val="none" w:sz="0" w:space="0" w:color="auto"/>
          </w:divBdr>
        </w:div>
      </w:divsChild>
    </w:div>
    <w:div w:id="2073311127">
      <w:bodyDiv w:val="1"/>
      <w:marLeft w:val="0"/>
      <w:marRight w:val="0"/>
      <w:marTop w:val="0"/>
      <w:marBottom w:val="0"/>
      <w:divBdr>
        <w:top w:val="none" w:sz="0" w:space="0" w:color="auto"/>
        <w:left w:val="none" w:sz="0" w:space="0" w:color="auto"/>
        <w:bottom w:val="none" w:sz="0" w:space="0" w:color="auto"/>
        <w:right w:val="none" w:sz="0" w:space="0" w:color="auto"/>
      </w:divBdr>
      <w:divsChild>
        <w:div w:id="38626221">
          <w:marLeft w:val="640"/>
          <w:marRight w:val="0"/>
          <w:marTop w:val="0"/>
          <w:marBottom w:val="0"/>
          <w:divBdr>
            <w:top w:val="none" w:sz="0" w:space="0" w:color="auto"/>
            <w:left w:val="none" w:sz="0" w:space="0" w:color="auto"/>
            <w:bottom w:val="none" w:sz="0" w:space="0" w:color="auto"/>
            <w:right w:val="none" w:sz="0" w:space="0" w:color="auto"/>
          </w:divBdr>
        </w:div>
        <w:div w:id="163593319">
          <w:marLeft w:val="640"/>
          <w:marRight w:val="0"/>
          <w:marTop w:val="0"/>
          <w:marBottom w:val="0"/>
          <w:divBdr>
            <w:top w:val="none" w:sz="0" w:space="0" w:color="auto"/>
            <w:left w:val="none" w:sz="0" w:space="0" w:color="auto"/>
            <w:bottom w:val="none" w:sz="0" w:space="0" w:color="auto"/>
            <w:right w:val="none" w:sz="0" w:space="0" w:color="auto"/>
          </w:divBdr>
        </w:div>
        <w:div w:id="189880115">
          <w:marLeft w:val="640"/>
          <w:marRight w:val="0"/>
          <w:marTop w:val="0"/>
          <w:marBottom w:val="0"/>
          <w:divBdr>
            <w:top w:val="none" w:sz="0" w:space="0" w:color="auto"/>
            <w:left w:val="none" w:sz="0" w:space="0" w:color="auto"/>
            <w:bottom w:val="none" w:sz="0" w:space="0" w:color="auto"/>
            <w:right w:val="none" w:sz="0" w:space="0" w:color="auto"/>
          </w:divBdr>
        </w:div>
        <w:div w:id="482309031">
          <w:marLeft w:val="640"/>
          <w:marRight w:val="0"/>
          <w:marTop w:val="0"/>
          <w:marBottom w:val="0"/>
          <w:divBdr>
            <w:top w:val="none" w:sz="0" w:space="0" w:color="auto"/>
            <w:left w:val="none" w:sz="0" w:space="0" w:color="auto"/>
            <w:bottom w:val="none" w:sz="0" w:space="0" w:color="auto"/>
            <w:right w:val="none" w:sz="0" w:space="0" w:color="auto"/>
          </w:divBdr>
        </w:div>
        <w:div w:id="733047178">
          <w:marLeft w:val="640"/>
          <w:marRight w:val="0"/>
          <w:marTop w:val="0"/>
          <w:marBottom w:val="0"/>
          <w:divBdr>
            <w:top w:val="none" w:sz="0" w:space="0" w:color="auto"/>
            <w:left w:val="none" w:sz="0" w:space="0" w:color="auto"/>
            <w:bottom w:val="none" w:sz="0" w:space="0" w:color="auto"/>
            <w:right w:val="none" w:sz="0" w:space="0" w:color="auto"/>
          </w:divBdr>
        </w:div>
        <w:div w:id="810749755">
          <w:marLeft w:val="640"/>
          <w:marRight w:val="0"/>
          <w:marTop w:val="0"/>
          <w:marBottom w:val="0"/>
          <w:divBdr>
            <w:top w:val="none" w:sz="0" w:space="0" w:color="auto"/>
            <w:left w:val="none" w:sz="0" w:space="0" w:color="auto"/>
            <w:bottom w:val="none" w:sz="0" w:space="0" w:color="auto"/>
            <w:right w:val="none" w:sz="0" w:space="0" w:color="auto"/>
          </w:divBdr>
        </w:div>
        <w:div w:id="974220203">
          <w:marLeft w:val="640"/>
          <w:marRight w:val="0"/>
          <w:marTop w:val="0"/>
          <w:marBottom w:val="0"/>
          <w:divBdr>
            <w:top w:val="none" w:sz="0" w:space="0" w:color="auto"/>
            <w:left w:val="none" w:sz="0" w:space="0" w:color="auto"/>
            <w:bottom w:val="none" w:sz="0" w:space="0" w:color="auto"/>
            <w:right w:val="none" w:sz="0" w:space="0" w:color="auto"/>
          </w:divBdr>
        </w:div>
        <w:div w:id="1227255862">
          <w:marLeft w:val="640"/>
          <w:marRight w:val="0"/>
          <w:marTop w:val="0"/>
          <w:marBottom w:val="0"/>
          <w:divBdr>
            <w:top w:val="none" w:sz="0" w:space="0" w:color="auto"/>
            <w:left w:val="none" w:sz="0" w:space="0" w:color="auto"/>
            <w:bottom w:val="none" w:sz="0" w:space="0" w:color="auto"/>
            <w:right w:val="none" w:sz="0" w:space="0" w:color="auto"/>
          </w:divBdr>
        </w:div>
        <w:div w:id="1512523001">
          <w:marLeft w:val="640"/>
          <w:marRight w:val="0"/>
          <w:marTop w:val="0"/>
          <w:marBottom w:val="0"/>
          <w:divBdr>
            <w:top w:val="none" w:sz="0" w:space="0" w:color="auto"/>
            <w:left w:val="none" w:sz="0" w:space="0" w:color="auto"/>
            <w:bottom w:val="none" w:sz="0" w:space="0" w:color="auto"/>
            <w:right w:val="none" w:sz="0" w:space="0" w:color="auto"/>
          </w:divBdr>
        </w:div>
        <w:div w:id="1528447280">
          <w:marLeft w:val="640"/>
          <w:marRight w:val="0"/>
          <w:marTop w:val="0"/>
          <w:marBottom w:val="0"/>
          <w:divBdr>
            <w:top w:val="none" w:sz="0" w:space="0" w:color="auto"/>
            <w:left w:val="none" w:sz="0" w:space="0" w:color="auto"/>
            <w:bottom w:val="none" w:sz="0" w:space="0" w:color="auto"/>
            <w:right w:val="none" w:sz="0" w:space="0" w:color="auto"/>
          </w:divBdr>
        </w:div>
        <w:div w:id="1661616986">
          <w:marLeft w:val="640"/>
          <w:marRight w:val="0"/>
          <w:marTop w:val="0"/>
          <w:marBottom w:val="0"/>
          <w:divBdr>
            <w:top w:val="none" w:sz="0" w:space="0" w:color="auto"/>
            <w:left w:val="none" w:sz="0" w:space="0" w:color="auto"/>
            <w:bottom w:val="none" w:sz="0" w:space="0" w:color="auto"/>
            <w:right w:val="none" w:sz="0" w:space="0" w:color="auto"/>
          </w:divBdr>
        </w:div>
        <w:div w:id="1734815688">
          <w:marLeft w:val="640"/>
          <w:marRight w:val="0"/>
          <w:marTop w:val="0"/>
          <w:marBottom w:val="0"/>
          <w:divBdr>
            <w:top w:val="none" w:sz="0" w:space="0" w:color="auto"/>
            <w:left w:val="none" w:sz="0" w:space="0" w:color="auto"/>
            <w:bottom w:val="none" w:sz="0" w:space="0" w:color="auto"/>
            <w:right w:val="none" w:sz="0" w:space="0" w:color="auto"/>
          </w:divBdr>
        </w:div>
        <w:div w:id="1871994093">
          <w:marLeft w:val="640"/>
          <w:marRight w:val="0"/>
          <w:marTop w:val="0"/>
          <w:marBottom w:val="0"/>
          <w:divBdr>
            <w:top w:val="none" w:sz="0" w:space="0" w:color="auto"/>
            <w:left w:val="none" w:sz="0" w:space="0" w:color="auto"/>
            <w:bottom w:val="none" w:sz="0" w:space="0" w:color="auto"/>
            <w:right w:val="none" w:sz="0" w:space="0" w:color="auto"/>
          </w:divBdr>
        </w:div>
        <w:div w:id="1932398191">
          <w:marLeft w:val="640"/>
          <w:marRight w:val="0"/>
          <w:marTop w:val="0"/>
          <w:marBottom w:val="0"/>
          <w:divBdr>
            <w:top w:val="none" w:sz="0" w:space="0" w:color="auto"/>
            <w:left w:val="none" w:sz="0" w:space="0" w:color="auto"/>
            <w:bottom w:val="none" w:sz="0" w:space="0" w:color="auto"/>
            <w:right w:val="none" w:sz="0" w:space="0" w:color="auto"/>
          </w:divBdr>
        </w:div>
        <w:div w:id="1974168489">
          <w:marLeft w:val="640"/>
          <w:marRight w:val="0"/>
          <w:marTop w:val="0"/>
          <w:marBottom w:val="0"/>
          <w:divBdr>
            <w:top w:val="none" w:sz="0" w:space="0" w:color="auto"/>
            <w:left w:val="none" w:sz="0" w:space="0" w:color="auto"/>
            <w:bottom w:val="none" w:sz="0" w:space="0" w:color="auto"/>
            <w:right w:val="none" w:sz="0" w:space="0" w:color="auto"/>
          </w:divBdr>
        </w:div>
        <w:div w:id="2003584560">
          <w:marLeft w:val="640"/>
          <w:marRight w:val="0"/>
          <w:marTop w:val="0"/>
          <w:marBottom w:val="0"/>
          <w:divBdr>
            <w:top w:val="none" w:sz="0" w:space="0" w:color="auto"/>
            <w:left w:val="none" w:sz="0" w:space="0" w:color="auto"/>
            <w:bottom w:val="none" w:sz="0" w:space="0" w:color="auto"/>
            <w:right w:val="none" w:sz="0" w:space="0" w:color="auto"/>
          </w:divBdr>
        </w:div>
      </w:divsChild>
    </w:div>
    <w:div w:id="2087258743">
      <w:bodyDiv w:val="1"/>
      <w:marLeft w:val="0"/>
      <w:marRight w:val="0"/>
      <w:marTop w:val="0"/>
      <w:marBottom w:val="0"/>
      <w:divBdr>
        <w:top w:val="none" w:sz="0" w:space="0" w:color="auto"/>
        <w:left w:val="none" w:sz="0" w:space="0" w:color="auto"/>
        <w:bottom w:val="none" w:sz="0" w:space="0" w:color="auto"/>
        <w:right w:val="none" w:sz="0" w:space="0" w:color="auto"/>
      </w:divBdr>
      <w:divsChild>
        <w:div w:id="103576968">
          <w:marLeft w:val="640"/>
          <w:marRight w:val="0"/>
          <w:marTop w:val="0"/>
          <w:marBottom w:val="0"/>
          <w:divBdr>
            <w:top w:val="none" w:sz="0" w:space="0" w:color="auto"/>
            <w:left w:val="none" w:sz="0" w:space="0" w:color="auto"/>
            <w:bottom w:val="none" w:sz="0" w:space="0" w:color="auto"/>
            <w:right w:val="none" w:sz="0" w:space="0" w:color="auto"/>
          </w:divBdr>
        </w:div>
        <w:div w:id="836313378">
          <w:marLeft w:val="640"/>
          <w:marRight w:val="0"/>
          <w:marTop w:val="0"/>
          <w:marBottom w:val="0"/>
          <w:divBdr>
            <w:top w:val="none" w:sz="0" w:space="0" w:color="auto"/>
            <w:left w:val="none" w:sz="0" w:space="0" w:color="auto"/>
            <w:bottom w:val="none" w:sz="0" w:space="0" w:color="auto"/>
            <w:right w:val="none" w:sz="0" w:space="0" w:color="auto"/>
          </w:divBdr>
        </w:div>
        <w:div w:id="1002122382">
          <w:marLeft w:val="640"/>
          <w:marRight w:val="0"/>
          <w:marTop w:val="0"/>
          <w:marBottom w:val="0"/>
          <w:divBdr>
            <w:top w:val="none" w:sz="0" w:space="0" w:color="auto"/>
            <w:left w:val="none" w:sz="0" w:space="0" w:color="auto"/>
            <w:bottom w:val="none" w:sz="0" w:space="0" w:color="auto"/>
            <w:right w:val="none" w:sz="0" w:space="0" w:color="auto"/>
          </w:divBdr>
        </w:div>
        <w:div w:id="1142580640">
          <w:marLeft w:val="640"/>
          <w:marRight w:val="0"/>
          <w:marTop w:val="0"/>
          <w:marBottom w:val="0"/>
          <w:divBdr>
            <w:top w:val="none" w:sz="0" w:space="0" w:color="auto"/>
            <w:left w:val="none" w:sz="0" w:space="0" w:color="auto"/>
            <w:bottom w:val="none" w:sz="0" w:space="0" w:color="auto"/>
            <w:right w:val="none" w:sz="0" w:space="0" w:color="auto"/>
          </w:divBdr>
        </w:div>
        <w:div w:id="1210728594">
          <w:marLeft w:val="640"/>
          <w:marRight w:val="0"/>
          <w:marTop w:val="0"/>
          <w:marBottom w:val="0"/>
          <w:divBdr>
            <w:top w:val="none" w:sz="0" w:space="0" w:color="auto"/>
            <w:left w:val="none" w:sz="0" w:space="0" w:color="auto"/>
            <w:bottom w:val="none" w:sz="0" w:space="0" w:color="auto"/>
            <w:right w:val="none" w:sz="0" w:space="0" w:color="auto"/>
          </w:divBdr>
        </w:div>
        <w:div w:id="1336763884">
          <w:marLeft w:val="640"/>
          <w:marRight w:val="0"/>
          <w:marTop w:val="0"/>
          <w:marBottom w:val="0"/>
          <w:divBdr>
            <w:top w:val="none" w:sz="0" w:space="0" w:color="auto"/>
            <w:left w:val="none" w:sz="0" w:space="0" w:color="auto"/>
            <w:bottom w:val="none" w:sz="0" w:space="0" w:color="auto"/>
            <w:right w:val="none" w:sz="0" w:space="0" w:color="auto"/>
          </w:divBdr>
        </w:div>
        <w:div w:id="1337226046">
          <w:marLeft w:val="640"/>
          <w:marRight w:val="0"/>
          <w:marTop w:val="0"/>
          <w:marBottom w:val="0"/>
          <w:divBdr>
            <w:top w:val="none" w:sz="0" w:space="0" w:color="auto"/>
            <w:left w:val="none" w:sz="0" w:space="0" w:color="auto"/>
            <w:bottom w:val="none" w:sz="0" w:space="0" w:color="auto"/>
            <w:right w:val="none" w:sz="0" w:space="0" w:color="auto"/>
          </w:divBdr>
        </w:div>
        <w:div w:id="1376928237">
          <w:marLeft w:val="640"/>
          <w:marRight w:val="0"/>
          <w:marTop w:val="0"/>
          <w:marBottom w:val="0"/>
          <w:divBdr>
            <w:top w:val="none" w:sz="0" w:space="0" w:color="auto"/>
            <w:left w:val="none" w:sz="0" w:space="0" w:color="auto"/>
            <w:bottom w:val="none" w:sz="0" w:space="0" w:color="auto"/>
            <w:right w:val="none" w:sz="0" w:space="0" w:color="auto"/>
          </w:divBdr>
        </w:div>
        <w:div w:id="1408382448">
          <w:marLeft w:val="640"/>
          <w:marRight w:val="0"/>
          <w:marTop w:val="0"/>
          <w:marBottom w:val="0"/>
          <w:divBdr>
            <w:top w:val="none" w:sz="0" w:space="0" w:color="auto"/>
            <w:left w:val="none" w:sz="0" w:space="0" w:color="auto"/>
            <w:bottom w:val="none" w:sz="0" w:space="0" w:color="auto"/>
            <w:right w:val="none" w:sz="0" w:space="0" w:color="auto"/>
          </w:divBdr>
        </w:div>
        <w:div w:id="1566719765">
          <w:marLeft w:val="640"/>
          <w:marRight w:val="0"/>
          <w:marTop w:val="0"/>
          <w:marBottom w:val="0"/>
          <w:divBdr>
            <w:top w:val="none" w:sz="0" w:space="0" w:color="auto"/>
            <w:left w:val="none" w:sz="0" w:space="0" w:color="auto"/>
            <w:bottom w:val="none" w:sz="0" w:space="0" w:color="auto"/>
            <w:right w:val="none" w:sz="0" w:space="0" w:color="auto"/>
          </w:divBdr>
        </w:div>
        <w:div w:id="1634406321">
          <w:marLeft w:val="640"/>
          <w:marRight w:val="0"/>
          <w:marTop w:val="0"/>
          <w:marBottom w:val="0"/>
          <w:divBdr>
            <w:top w:val="none" w:sz="0" w:space="0" w:color="auto"/>
            <w:left w:val="none" w:sz="0" w:space="0" w:color="auto"/>
            <w:bottom w:val="none" w:sz="0" w:space="0" w:color="auto"/>
            <w:right w:val="none" w:sz="0" w:space="0" w:color="auto"/>
          </w:divBdr>
        </w:div>
        <w:div w:id="1701390485">
          <w:marLeft w:val="640"/>
          <w:marRight w:val="0"/>
          <w:marTop w:val="0"/>
          <w:marBottom w:val="0"/>
          <w:divBdr>
            <w:top w:val="none" w:sz="0" w:space="0" w:color="auto"/>
            <w:left w:val="none" w:sz="0" w:space="0" w:color="auto"/>
            <w:bottom w:val="none" w:sz="0" w:space="0" w:color="auto"/>
            <w:right w:val="none" w:sz="0" w:space="0" w:color="auto"/>
          </w:divBdr>
        </w:div>
        <w:div w:id="1966036202">
          <w:marLeft w:val="640"/>
          <w:marRight w:val="0"/>
          <w:marTop w:val="0"/>
          <w:marBottom w:val="0"/>
          <w:divBdr>
            <w:top w:val="none" w:sz="0" w:space="0" w:color="auto"/>
            <w:left w:val="none" w:sz="0" w:space="0" w:color="auto"/>
            <w:bottom w:val="none" w:sz="0" w:space="0" w:color="auto"/>
            <w:right w:val="none" w:sz="0" w:space="0" w:color="auto"/>
          </w:divBdr>
        </w:div>
        <w:div w:id="2044942968">
          <w:marLeft w:val="640"/>
          <w:marRight w:val="0"/>
          <w:marTop w:val="0"/>
          <w:marBottom w:val="0"/>
          <w:divBdr>
            <w:top w:val="none" w:sz="0" w:space="0" w:color="auto"/>
            <w:left w:val="none" w:sz="0" w:space="0" w:color="auto"/>
            <w:bottom w:val="none" w:sz="0" w:space="0" w:color="auto"/>
            <w:right w:val="none" w:sz="0" w:space="0" w:color="auto"/>
          </w:divBdr>
        </w:div>
        <w:div w:id="2089500443">
          <w:marLeft w:val="640"/>
          <w:marRight w:val="0"/>
          <w:marTop w:val="0"/>
          <w:marBottom w:val="0"/>
          <w:divBdr>
            <w:top w:val="none" w:sz="0" w:space="0" w:color="auto"/>
            <w:left w:val="none" w:sz="0" w:space="0" w:color="auto"/>
            <w:bottom w:val="none" w:sz="0" w:space="0" w:color="auto"/>
            <w:right w:val="none" w:sz="0" w:space="0" w:color="auto"/>
          </w:divBdr>
        </w:div>
      </w:divsChild>
    </w:div>
    <w:div w:id="2097820284">
      <w:bodyDiv w:val="1"/>
      <w:marLeft w:val="0"/>
      <w:marRight w:val="0"/>
      <w:marTop w:val="0"/>
      <w:marBottom w:val="0"/>
      <w:divBdr>
        <w:top w:val="none" w:sz="0" w:space="0" w:color="auto"/>
        <w:left w:val="none" w:sz="0" w:space="0" w:color="auto"/>
        <w:bottom w:val="none" w:sz="0" w:space="0" w:color="auto"/>
        <w:right w:val="none" w:sz="0" w:space="0" w:color="auto"/>
      </w:divBdr>
    </w:div>
    <w:div w:id="2099135816">
      <w:bodyDiv w:val="1"/>
      <w:marLeft w:val="0"/>
      <w:marRight w:val="0"/>
      <w:marTop w:val="0"/>
      <w:marBottom w:val="0"/>
      <w:divBdr>
        <w:top w:val="none" w:sz="0" w:space="0" w:color="auto"/>
        <w:left w:val="none" w:sz="0" w:space="0" w:color="auto"/>
        <w:bottom w:val="none" w:sz="0" w:space="0" w:color="auto"/>
        <w:right w:val="none" w:sz="0" w:space="0" w:color="auto"/>
      </w:divBdr>
      <w:divsChild>
        <w:div w:id="6450576">
          <w:marLeft w:val="640"/>
          <w:marRight w:val="0"/>
          <w:marTop w:val="0"/>
          <w:marBottom w:val="0"/>
          <w:divBdr>
            <w:top w:val="none" w:sz="0" w:space="0" w:color="auto"/>
            <w:left w:val="none" w:sz="0" w:space="0" w:color="auto"/>
            <w:bottom w:val="none" w:sz="0" w:space="0" w:color="auto"/>
            <w:right w:val="none" w:sz="0" w:space="0" w:color="auto"/>
          </w:divBdr>
        </w:div>
        <w:div w:id="24715415">
          <w:marLeft w:val="640"/>
          <w:marRight w:val="0"/>
          <w:marTop w:val="0"/>
          <w:marBottom w:val="0"/>
          <w:divBdr>
            <w:top w:val="none" w:sz="0" w:space="0" w:color="auto"/>
            <w:left w:val="none" w:sz="0" w:space="0" w:color="auto"/>
            <w:bottom w:val="none" w:sz="0" w:space="0" w:color="auto"/>
            <w:right w:val="none" w:sz="0" w:space="0" w:color="auto"/>
          </w:divBdr>
        </w:div>
        <w:div w:id="53236464">
          <w:marLeft w:val="640"/>
          <w:marRight w:val="0"/>
          <w:marTop w:val="0"/>
          <w:marBottom w:val="0"/>
          <w:divBdr>
            <w:top w:val="none" w:sz="0" w:space="0" w:color="auto"/>
            <w:left w:val="none" w:sz="0" w:space="0" w:color="auto"/>
            <w:bottom w:val="none" w:sz="0" w:space="0" w:color="auto"/>
            <w:right w:val="none" w:sz="0" w:space="0" w:color="auto"/>
          </w:divBdr>
        </w:div>
        <w:div w:id="65149366">
          <w:marLeft w:val="640"/>
          <w:marRight w:val="0"/>
          <w:marTop w:val="0"/>
          <w:marBottom w:val="0"/>
          <w:divBdr>
            <w:top w:val="none" w:sz="0" w:space="0" w:color="auto"/>
            <w:left w:val="none" w:sz="0" w:space="0" w:color="auto"/>
            <w:bottom w:val="none" w:sz="0" w:space="0" w:color="auto"/>
            <w:right w:val="none" w:sz="0" w:space="0" w:color="auto"/>
          </w:divBdr>
        </w:div>
        <w:div w:id="116990657">
          <w:marLeft w:val="640"/>
          <w:marRight w:val="0"/>
          <w:marTop w:val="0"/>
          <w:marBottom w:val="0"/>
          <w:divBdr>
            <w:top w:val="none" w:sz="0" w:space="0" w:color="auto"/>
            <w:left w:val="none" w:sz="0" w:space="0" w:color="auto"/>
            <w:bottom w:val="none" w:sz="0" w:space="0" w:color="auto"/>
            <w:right w:val="none" w:sz="0" w:space="0" w:color="auto"/>
          </w:divBdr>
        </w:div>
        <w:div w:id="212278771">
          <w:marLeft w:val="640"/>
          <w:marRight w:val="0"/>
          <w:marTop w:val="0"/>
          <w:marBottom w:val="0"/>
          <w:divBdr>
            <w:top w:val="none" w:sz="0" w:space="0" w:color="auto"/>
            <w:left w:val="none" w:sz="0" w:space="0" w:color="auto"/>
            <w:bottom w:val="none" w:sz="0" w:space="0" w:color="auto"/>
            <w:right w:val="none" w:sz="0" w:space="0" w:color="auto"/>
          </w:divBdr>
        </w:div>
        <w:div w:id="218395646">
          <w:marLeft w:val="640"/>
          <w:marRight w:val="0"/>
          <w:marTop w:val="0"/>
          <w:marBottom w:val="0"/>
          <w:divBdr>
            <w:top w:val="none" w:sz="0" w:space="0" w:color="auto"/>
            <w:left w:val="none" w:sz="0" w:space="0" w:color="auto"/>
            <w:bottom w:val="none" w:sz="0" w:space="0" w:color="auto"/>
            <w:right w:val="none" w:sz="0" w:space="0" w:color="auto"/>
          </w:divBdr>
        </w:div>
        <w:div w:id="296105797">
          <w:marLeft w:val="640"/>
          <w:marRight w:val="0"/>
          <w:marTop w:val="0"/>
          <w:marBottom w:val="0"/>
          <w:divBdr>
            <w:top w:val="none" w:sz="0" w:space="0" w:color="auto"/>
            <w:left w:val="none" w:sz="0" w:space="0" w:color="auto"/>
            <w:bottom w:val="none" w:sz="0" w:space="0" w:color="auto"/>
            <w:right w:val="none" w:sz="0" w:space="0" w:color="auto"/>
          </w:divBdr>
        </w:div>
        <w:div w:id="304161268">
          <w:marLeft w:val="640"/>
          <w:marRight w:val="0"/>
          <w:marTop w:val="0"/>
          <w:marBottom w:val="0"/>
          <w:divBdr>
            <w:top w:val="none" w:sz="0" w:space="0" w:color="auto"/>
            <w:left w:val="none" w:sz="0" w:space="0" w:color="auto"/>
            <w:bottom w:val="none" w:sz="0" w:space="0" w:color="auto"/>
            <w:right w:val="none" w:sz="0" w:space="0" w:color="auto"/>
          </w:divBdr>
        </w:div>
        <w:div w:id="315912195">
          <w:marLeft w:val="640"/>
          <w:marRight w:val="0"/>
          <w:marTop w:val="0"/>
          <w:marBottom w:val="0"/>
          <w:divBdr>
            <w:top w:val="none" w:sz="0" w:space="0" w:color="auto"/>
            <w:left w:val="none" w:sz="0" w:space="0" w:color="auto"/>
            <w:bottom w:val="none" w:sz="0" w:space="0" w:color="auto"/>
            <w:right w:val="none" w:sz="0" w:space="0" w:color="auto"/>
          </w:divBdr>
        </w:div>
        <w:div w:id="346714673">
          <w:marLeft w:val="640"/>
          <w:marRight w:val="0"/>
          <w:marTop w:val="0"/>
          <w:marBottom w:val="0"/>
          <w:divBdr>
            <w:top w:val="none" w:sz="0" w:space="0" w:color="auto"/>
            <w:left w:val="none" w:sz="0" w:space="0" w:color="auto"/>
            <w:bottom w:val="none" w:sz="0" w:space="0" w:color="auto"/>
            <w:right w:val="none" w:sz="0" w:space="0" w:color="auto"/>
          </w:divBdr>
        </w:div>
        <w:div w:id="419983015">
          <w:marLeft w:val="640"/>
          <w:marRight w:val="0"/>
          <w:marTop w:val="0"/>
          <w:marBottom w:val="0"/>
          <w:divBdr>
            <w:top w:val="none" w:sz="0" w:space="0" w:color="auto"/>
            <w:left w:val="none" w:sz="0" w:space="0" w:color="auto"/>
            <w:bottom w:val="none" w:sz="0" w:space="0" w:color="auto"/>
            <w:right w:val="none" w:sz="0" w:space="0" w:color="auto"/>
          </w:divBdr>
        </w:div>
        <w:div w:id="421224145">
          <w:marLeft w:val="640"/>
          <w:marRight w:val="0"/>
          <w:marTop w:val="0"/>
          <w:marBottom w:val="0"/>
          <w:divBdr>
            <w:top w:val="none" w:sz="0" w:space="0" w:color="auto"/>
            <w:left w:val="none" w:sz="0" w:space="0" w:color="auto"/>
            <w:bottom w:val="none" w:sz="0" w:space="0" w:color="auto"/>
            <w:right w:val="none" w:sz="0" w:space="0" w:color="auto"/>
          </w:divBdr>
        </w:div>
        <w:div w:id="426115954">
          <w:marLeft w:val="640"/>
          <w:marRight w:val="0"/>
          <w:marTop w:val="0"/>
          <w:marBottom w:val="0"/>
          <w:divBdr>
            <w:top w:val="none" w:sz="0" w:space="0" w:color="auto"/>
            <w:left w:val="none" w:sz="0" w:space="0" w:color="auto"/>
            <w:bottom w:val="none" w:sz="0" w:space="0" w:color="auto"/>
            <w:right w:val="none" w:sz="0" w:space="0" w:color="auto"/>
          </w:divBdr>
        </w:div>
        <w:div w:id="486675057">
          <w:marLeft w:val="640"/>
          <w:marRight w:val="0"/>
          <w:marTop w:val="0"/>
          <w:marBottom w:val="0"/>
          <w:divBdr>
            <w:top w:val="none" w:sz="0" w:space="0" w:color="auto"/>
            <w:left w:val="none" w:sz="0" w:space="0" w:color="auto"/>
            <w:bottom w:val="none" w:sz="0" w:space="0" w:color="auto"/>
            <w:right w:val="none" w:sz="0" w:space="0" w:color="auto"/>
          </w:divBdr>
        </w:div>
        <w:div w:id="499734248">
          <w:marLeft w:val="640"/>
          <w:marRight w:val="0"/>
          <w:marTop w:val="0"/>
          <w:marBottom w:val="0"/>
          <w:divBdr>
            <w:top w:val="none" w:sz="0" w:space="0" w:color="auto"/>
            <w:left w:val="none" w:sz="0" w:space="0" w:color="auto"/>
            <w:bottom w:val="none" w:sz="0" w:space="0" w:color="auto"/>
            <w:right w:val="none" w:sz="0" w:space="0" w:color="auto"/>
          </w:divBdr>
        </w:div>
        <w:div w:id="500240661">
          <w:marLeft w:val="640"/>
          <w:marRight w:val="0"/>
          <w:marTop w:val="0"/>
          <w:marBottom w:val="0"/>
          <w:divBdr>
            <w:top w:val="none" w:sz="0" w:space="0" w:color="auto"/>
            <w:left w:val="none" w:sz="0" w:space="0" w:color="auto"/>
            <w:bottom w:val="none" w:sz="0" w:space="0" w:color="auto"/>
            <w:right w:val="none" w:sz="0" w:space="0" w:color="auto"/>
          </w:divBdr>
        </w:div>
        <w:div w:id="550461958">
          <w:marLeft w:val="640"/>
          <w:marRight w:val="0"/>
          <w:marTop w:val="0"/>
          <w:marBottom w:val="0"/>
          <w:divBdr>
            <w:top w:val="none" w:sz="0" w:space="0" w:color="auto"/>
            <w:left w:val="none" w:sz="0" w:space="0" w:color="auto"/>
            <w:bottom w:val="none" w:sz="0" w:space="0" w:color="auto"/>
            <w:right w:val="none" w:sz="0" w:space="0" w:color="auto"/>
          </w:divBdr>
        </w:div>
        <w:div w:id="550699876">
          <w:marLeft w:val="640"/>
          <w:marRight w:val="0"/>
          <w:marTop w:val="0"/>
          <w:marBottom w:val="0"/>
          <w:divBdr>
            <w:top w:val="none" w:sz="0" w:space="0" w:color="auto"/>
            <w:left w:val="none" w:sz="0" w:space="0" w:color="auto"/>
            <w:bottom w:val="none" w:sz="0" w:space="0" w:color="auto"/>
            <w:right w:val="none" w:sz="0" w:space="0" w:color="auto"/>
          </w:divBdr>
        </w:div>
        <w:div w:id="564801860">
          <w:marLeft w:val="640"/>
          <w:marRight w:val="0"/>
          <w:marTop w:val="0"/>
          <w:marBottom w:val="0"/>
          <w:divBdr>
            <w:top w:val="none" w:sz="0" w:space="0" w:color="auto"/>
            <w:left w:val="none" w:sz="0" w:space="0" w:color="auto"/>
            <w:bottom w:val="none" w:sz="0" w:space="0" w:color="auto"/>
            <w:right w:val="none" w:sz="0" w:space="0" w:color="auto"/>
          </w:divBdr>
        </w:div>
        <w:div w:id="590892636">
          <w:marLeft w:val="640"/>
          <w:marRight w:val="0"/>
          <w:marTop w:val="0"/>
          <w:marBottom w:val="0"/>
          <w:divBdr>
            <w:top w:val="none" w:sz="0" w:space="0" w:color="auto"/>
            <w:left w:val="none" w:sz="0" w:space="0" w:color="auto"/>
            <w:bottom w:val="none" w:sz="0" w:space="0" w:color="auto"/>
            <w:right w:val="none" w:sz="0" w:space="0" w:color="auto"/>
          </w:divBdr>
        </w:div>
        <w:div w:id="599804129">
          <w:marLeft w:val="640"/>
          <w:marRight w:val="0"/>
          <w:marTop w:val="0"/>
          <w:marBottom w:val="0"/>
          <w:divBdr>
            <w:top w:val="none" w:sz="0" w:space="0" w:color="auto"/>
            <w:left w:val="none" w:sz="0" w:space="0" w:color="auto"/>
            <w:bottom w:val="none" w:sz="0" w:space="0" w:color="auto"/>
            <w:right w:val="none" w:sz="0" w:space="0" w:color="auto"/>
          </w:divBdr>
        </w:div>
        <w:div w:id="626278623">
          <w:marLeft w:val="640"/>
          <w:marRight w:val="0"/>
          <w:marTop w:val="0"/>
          <w:marBottom w:val="0"/>
          <w:divBdr>
            <w:top w:val="none" w:sz="0" w:space="0" w:color="auto"/>
            <w:left w:val="none" w:sz="0" w:space="0" w:color="auto"/>
            <w:bottom w:val="none" w:sz="0" w:space="0" w:color="auto"/>
            <w:right w:val="none" w:sz="0" w:space="0" w:color="auto"/>
          </w:divBdr>
        </w:div>
        <w:div w:id="633800999">
          <w:marLeft w:val="640"/>
          <w:marRight w:val="0"/>
          <w:marTop w:val="0"/>
          <w:marBottom w:val="0"/>
          <w:divBdr>
            <w:top w:val="none" w:sz="0" w:space="0" w:color="auto"/>
            <w:left w:val="none" w:sz="0" w:space="0" w:color="auto"/>
            <w:bottom w:val="none" w:sz="0" w:space="0" w:color="auto"/>
            <w:right w:val="none" w:sz="0" w:space="0" w:color="auto"/>
          </w:divBdr>
        </w:div>
        <w:div w:id="683896694">
          <w:marLeft w:val="640"/>
          <w:marRight w:val="0"/>
          <w:marTop w:val="0"/>
          <w:marBottom w:val="0"/>
          <w:divBdr>
            <w:top w:val="none" w:sz="0" w:space="0" w:color="auto"/>
            <w:left w:val="none" w:sz="0" w:space="0" w:color="auto"/>
            <w:bottom w:val="none" w:sz="0" w:space="0" w:color="auto"/>
            <w:right w:val="none" w:sz="0" w:space="0" w:color="auto"/>
          </w:divBdr>
        </w:div>
        <w:div w:id="697896385">
          <w:marLeft w:val="640"/>
          <w:marRight w:val="0"/>
          <w:marTop w:val="0"/>
          <w:marBottom w:val="0"/>
          <w:divBdr>
            <w:top w:val="none" w:sz="0" w:space="0" w:color="auto"/>
            <w:left w:val="none" w:sz="0" w:space="0" w:color="auto"/>
            <w:bottom w:val="none" w:sz="0" w:space="0" w:color="auto"/>
            <w:right w:val="none" w:sz="0" w:space="0" w:color="auto"/>
          </w:divBdr>
        </w:div>
        <w:div w:id="807816984">
          <w:marLeft w:val="640"/>
          <w:marRight w:val="0"/>
          <w:marTop w:val="0"/>
          <w:marBottom w:val="0"/>
          <w:divBdr>
            <w:top w:val="none" w:sz="0" w:space="0" w:color="auto"/>
            <w:left w:val="none" w:sz="0" w:space="0" w:color="auto"/>
            <w:bottom w:val="none" w:sz="0" w:space="0" w:color="auto"/>
            <w:right w:val="none" w:sz="0" w:space="0" w:color="auto"/>
          </w:divBdr>
        </w:div>
        <w:div w:id="816410666">
          <w:marLeft w:val="640"/>
          <w:marRight w:val="0"/>
          <w:marTop w:val="0"/>
          <w:marBottom w:val="0"/>
          <w:divBdr>
            <w:top w:val="none" w:sz="0" w:space="0" w:color="auto"/>
            <w:left w:val="none" w:sz="0" w:space="0" w:color="auto"/>
            <w:bottom w:val="none" w:sz="0" w:space="0" w:color="auto"/>
            <w:right w:val="none" w:sz="0" w:space="0" w:color="auto"/>
          </w:divBdr>
        </w:div>
        <w:div w:id="872308771">
          <w:marLeft w:val="640"/>
          <w:marRight w:val="0"/>
          <w:marTop w:val="0"/>
          <w:marBottom w:val="0"/>
          <w:divBdr>
            <w:top w:val="none" w:sz="0" w:space="0" w:color="auto"/>
            <w:left w:val="none" w:sz="0" w:space="0" w:color="auto"/>
            <w:bottom w:val="none" w:sz="0" w:space="0" w:color="auto"/>
            <w:right w:val="none" w:sz="0" w:space="0" w:color="auto"/>
          </w:divBdr>
        </w:div>
        <w:div w:id="877862232">
          <w:marLeft w:val="640"/>
          <w:marRight w:val="0"/>
          <w:marTop w:val="0"/>
          <w:marBottom w:val="0"/>
          <w:divBdr>
            <w:top w:val="none" w:sz="0" w:space="0" w:color="auto"/>
            <w:left w:val="none" w:sz="0" w:space="0" w:color="auto"/>
            <w:bottom w:val="none" w:sz="0" w:space="0" w:color="auto"/>
            <w:right w:val="none" w:sz="0" w:space="0" w:color="auto"/>
          </w:divBdr>
        </w:div>
        <w:div w:id="957419654">
          <w:marLeft w:val="640"/>
          <w:marRight w:val="0"/>
          <w:marTop w:val="0"/>
          <w:marBottom w:val="0"/>
          <w:divBdr>
            <w:top w:val="none" w:sz="0" w:space="0" w:color="auto"/>
            <w:left w:val="none" w:sz="0" w:space="0" w:color="auto"/>
            <w:bottom w:val="none" w:sz="0" w:space="0" w:color="auto"/>
            <w:right w:val="none" w:sz="0" w:space="0" w:color="auto"/>
          </w:divBdr>
        </w:div>
        <w:div w:id="971710169">
          <w:marLeft w:val="640"/>
          <w:marRight w:val="0"/>
          <w:marTop w:val="0"/>
          <w:marBottom w:val="0"/>
          <w:divBdr>
            <w:top w:val="none" w:sz="0" w:space="0" w:color="auto"/>
            <w:left w:val="none" w:sz="0" w:space="0" w:color="auto"/>
            <w:bottom w:val="none" w:sz="0" w:space="0" w:color="auto"/>
            <w:right w:val="none" w:sz="0" w:space="0" w:color="auto"/>
          </w:divBdr>
        </w:div>
        <w:div w:id="1050038677">
          <w:marLeft w:val="640"/>
          <w:marRight w:val="0"/>
          <w:marTop w:val="0"/>
          <w:marBottom w:val="0"/>
          <w:divBdr>
            <w:top w:val="none" w:sz="0" w:space="0" w:color="auto"/>
            <w:left w:val="none" w:sz="0" w:space="0" w:color="auto"/>
            <w:bottom w:val="none" w:sz="0" w:space="0" w:color="auto"/>
            <w:right w:val="none" w:sz="0" w:space="0" w:color="auto"/>
          </w:divBdr>
        </w:div>
        <w:div w:id="1052316358">
          <w:marLeft w:val="640"/>
          <w:marRight w:val="0"/>
          <w:marTop w:val="0"/>
          <w:marBottom w:val="0"/>
          <w:divBdr>
            <w:top w:val="none" w:sz="0" w:space="0" w:color="auto"/>
            <w:left w:val="none" w:sz="0" w:space="0" w:color="auto"/>
            <w:bottom w:val="none" w:sz="0" w:space="0" w:color="auto"/>
            <w:right w:val="none" w:sz="0" w:space="0" w:color="auto"/>
          </w:divBdr>
        </w:div>
        <w:div w:id="1070494575">
          <w:marLeft w:val="640"/>
          <w:marRight w:val="0"/>
          <w:marTop w:val="0"/>
          <w:marBottom w:val="0"/>
          <w:divBdr>
            <w:top w:val="none" w:sz="0" w:space="0" w:color="auto"/>
            <w:left w:val="none" w:sz="0" w:space="0" w:color="auto"/>
            <w:bottom w:val="none" w:sz="0" w:space="0" w:color="auto"/>
            <w:right w:val="none" w:sz="0" w:space="0" w:color="auto"/>
          </w:divBdr>
        </w:div>
        <w:div w:id="1103768089">
          <w:marLeft w:val="640"/>
          <w:marRight w:val="0"/>
          <w:marTop w:val="0"/>
          <w:marBottom w:val="0"/>
          <w:divBdr>
            <w:top w:val="none" w:sz="0" w:space="0" w:color="auto"/>
            <w:left w:val="none" w:sz="0" w:space="0" w:color="auto"/>
            <w:bottom w:val="none" w:sz="0" w:space="0" w:color="auto"/>
            <w:right w:val="none" w:sz="0" w:space="0" w:color="auto"/>
          </w:divBdr>
        </w:div>
        <w:div w:id="1116486710">
          <w:marLeft w:val="640"/>
          <w:marRight w:val="0"/>
          <w:marTop w:val="0"/>
          <w:marBottom w:val="0"/>
          <w:divBdr>
            <w:top w:val="none" w:sz="0" w:space="0" w:color="auto"/>
            <w:left w:val="none" w:sz="0" w:space="0" w:color="auto"/>
            <w:bottom w:val="none" w:sz="0" w:space="0" w:color="auto"/>
            <w:right w:val="none" w:sz="0" w:space="0" w:color="auto"/>
          </w:divBdr>
        </w:div>
        <w:div w:id="1148787559">
          <w:marLeft w:val="640"/>
          <w:marRight w:val="0"/>
          <w:marTop w:val="0"/>
          <w:marBottom w:val="0"/>
          <w:divBdr>
            <w:top w:val="none" w:sz="0" w:space="0" w:color="auto"/>
            <w:left w:val="none" w:sz="0" w:space="0" w:color="auto"/>
            <w:bottom w:val="none" w:sz="0" w:space="0" w:color="auto"/>
            <w:right w:val="none" w:sz="0" w:space="0" w:color="auto"/>
          </w:divBdr>
        </w:div>
        <w:div w:id="1150172594">
          <w:marLeft w:val="640"/>
          <w:marRight w:val="0"/>
          <w:marTop w:val="0"/>
          <w:marBottom w:val="0"/>
          <w:divBdr>
            <w:top w:val="none" w:sz="0" w:space="0" w:color="auto"/>
            <w:left w:val="none" w:sz="0" w:space="0" w:color="auto"/>
            <w:bottom w:val="none" w:sz="0" w:space="0" w:color="auto"/>
            <w:right w:val="none" w:sz="0" w:space="0" w:color="auto"/>
          </w:divBdr>
        </w:div>
        <w:div w:id="1155294612">
          <w:marLeft w:val="640"/>
          <w:marRight w:val="0"/>
          <w:marTop w:val="0"/>
          <w:marBottom w:val="0"/>
          <w:divBdr>
            <w:top w:val="none" w:sz="0" w:space="0" w:color="auto"/>
            <w:left w:val="none" w:sz="0" w:space="0" w:color="auto"/>
            <w:bottom w:val="none" w:sz="0" w:space="0" w:color="auto"/>
            <w:right w:val="none" w:sz="0" w:space="0" w:color="auto"/>
          </w:divBdr>
        </w:div>
        <w:div w:id="1171723890">
          <w:marLeft w:val="640"/>
          <w:marRight w:val="0"/>
          <w:marTop w:val="0"/>
          <w:marBottom w:val="0"/>
          <w:divBdr>
            <w:top w:val="none" w:sz="0" w:space="0" w:color="auto"/>
            <w:left w:val="none" w:sz="0" w:space="0" w:color="auto"/>
            <w:bottom w:val="none" w:sz="0" w:space="0" w:color="auto"/>
            <w:right w:val="none" w:sz="0" w:space="0" w:color="auto"/>
          </w:divBdr>
        </w:div>
        <w:div w:id="1216047373">
          <w:marLeft w:val="640"/>
          <w:marRight w:val="0"/>
          <w:marTop w:val="0"/>
          <w:marBottom w:val="0"/>
          <w:divBdr>
            <w:top w:val="none" w:sz="0" w:space="0" w:color="auto"/>
            <w:left w:val="none" w:sz="0" w:space="0" w:color="auto"/>
            <w:bottom w:val="none" w:sz="0" w:space="0" w:color="auto"/>
            <w:right w:val="none" w:sz="0" w:space="0" w:color="auto"/>
          </w:divBdr>
        </w:div>
        <w:div w:id="1340544660">
          <w:marLeft w:val="640"/>
          <w:marRight w:val="0"/>
          <w:marTop w:val="0"/>
          <w:marBottom w:val="0"/>
          <w:divBdr>
            <w:top w:val="none" w:sz="0" w:space="0" w:color="auto"/>
            <w:left w:val="none" w:sz="0" w:space="0" w:color="auto"/>
            <w:bottom w:val="none" w:sz="0" w:space="0" w:color="auto"/>
            <w:right w:val="none" w:sz="0" w:space="0" w:color="auto"/>
          </w:divBdr>
        </w:div>
        <w:div w:id="1407728125">
          <w:marLeft w:val="640"/>
          <w:marRight w:val="0"/>
          <w:marTop w:val="0"/>
          <w:marBottom w:val="0"/>
          <w:divBdr>
            <w:top w:val="none" w:sz="0" w:space="0" w:color="auto"/>
            <w:left w:val="none" w:sz="0" w:space="0" w:color="auto"/>
            <w:bottom w:val="none" w:sz="0" w:space="0" w:color="auto"/>
            <w:right w:val="none" w:sz="0" w:space="0" w:color="auto"/>
          </w:divBdr>
        </w:div>
        <w:div w:id="1461801156">
          <w:marLeft w:val="640"/>
          <w:marRight w:val="0"/>
          <w:marTop w:val="0"/>
          <w:marBottom w:val="0"/>
          <w:divBdr>
            <w:top w:val="none" w:sz="0" w:space="0" w:color="auto"/>
            <w:left w:val="none" w:sz="0" w:space="0" w:color="auto"/>
            <w:bottom w:val="none" w:sz="0" w:space="0" w:color="auto"/>
            <w:right w:val="none" w:sz="0" w:space="0" w:color="auto"/>
          </w:divBdr>
        </w:div>
        <w:div w:id="1536431637">
          <w:marLeft w:val="640"/>
          <w:marRight w:val="0"/>
          <w:marTop w:val="0"/>
          <w:marBottom w:val="0"/>
          <w:divBdr>
            <w:top w:val="none" w:sz="0" w:space="0" w:color="auto"/>
            <w:left w:val="none" w:sz="0" w:space="0" w:color="auto"/>
            <w:bottom w:val="none" w:sz="0" w:space="0" w:color="auto"/>
            <w:right w:val="none" w:sz="0" w:space="0" w:color="auto"/>
          </w:divBdr>
        </w:div>
        <w:div w:id="1598175053">
          <w:marLeft w:val="640"/>
          <w:marRight w:val="0"/>
          <w:marTop w:val="0"/>
          <w:marBottom w:val="0"/>
          <w:divBdr>
            <w:top w:val="none" w:sz="0" w:space="0" w:color="auto"/>
            <w:left w:val="none" w:sz="0" w:space="0" w:color="auto"/>
            <w:bottom w:val="none" w:sz="0" w:space="0" w:color="auto"/>
            <w:right w:val="none" w:sz="0" w:space="0" w:color="auto"/>
          </w:divBdr>
        </w:div>
        <w:div w:id="1630893086">
          <w:marLeft w:val="640"/>
          <w:marRight w:val="0"/>
          <w:marTop w:val="0"/>
          <w:marBottom w:val="0"/>
          <w:divBdr>
            <w:top w:val="none" w:sz="0" w:space="0" w:color="auto"/>
            <w:left w:val="none" w:sz="0" w:space="0" w:color="auto"/>
            <w:bottom w:val="none" w:sz="0" w:space="0" w:color="auto"/>
            <w:right w:val="none" w:sz="0" w:space="0" w:color="auto"/>
          </w:divBdr>
        </w:div>
        <w:div w:id="1660963671">
          <w:marLeft w:val="640"/>
          <w:marRight w:val="0"/>
          <w:marTop w:val="0"/>
          <w:marBottom w:val="0"/>
          <w:divBdr>
            <w:top w:val="none" w:sz="0" w:space="0" w:color="auto"/>
            <w:left w:val="none" w:sz="0" w:space="0" w:color="auto"/>
            <w:bottom w:val="none" w:sz="0" w:space="0" w:color="auto"/>
            <w:right w:val="none" w:sz="0" w:space="0" w:color="auto"/>
          </w:divBdr>
        </w:div>
        <w:div w:id="1717654192">
          <w:marLeft w:val="640"/>
          <w:marRight w:val="0"/>
          <w:marTop w:val="0"/>
          <w:marBottom w:val="0"/>
          <w:divBdr>
            <w:top w:val="none" w:sz="0" w:space="0" w:color="auto"/>
            <w:left w:val="none" w:sz="0" w:space="0" w:color="auto"/>
            <w:bottom w:val="none" w:sz="0" w:space="0" w:color="auto"/>
            <w:right w:val="none" w:sz="0" w:space="0" w:color="auto"/>
          </w:divBdr>
        </w:div>
        <w:div w:id="1748959556">
          <w:marLeft w:val="640"/>
          <w:marRight w:val="0"/>
          <w:marTop w:val="0"/>
          <w:marBottom w:val="0"/>
          <w:divBdr>
            <w:top w:val="none" w:sz="0" w:space="0" w:color="auto"/>
            <w:left w:val="none" w:sz="0" w:space="0" w:color="auto"/>
            <w:bottom w:val="none" w:sz="0" w:space="0" w:color="auto"/>
            <w:right w:val="none" w:sz="0" w:space="0" w:color="auto"/>
          </w:divBdr>
        </w:div>
        <w:div w:id="1775662128">
          <w:marLeft w:val="640"/>
          <w:marRight w:val="0"/>
          <w:marTop w:val="0"/>
          <w:marBottom w:val="0"/>
          <w:divBdr>
            <w:top w:val="none" w:sz="0" w:space="0" w:color="auto"/>
            <w:left w:val="none" w:sz="0" w:space="0" w:color="auto"/>
            <w:bottom w:val="none" w:sz="0" w:space="0" w:color="auto"/>
            <w:right w:val="none" w:sz="0" w:space="0" w:color="auto"/>
          </w:divBdr>
        </w:div>
        <w:div w:id="1779334020">
          <w:marLeft w:val="640"/>
          <w:marRight w:val="0"/>
          <w:marTop w:val="0"/>
          <w:marBottom w:val="0"/>
          <w:divBdr>
            <w:top w:val="none" w:sz="0" w:space="0" w:color="auto"/>
            <w:left w:val="none" w:sz="0" w:space="0" w:color="auto"/>
            <w:bottom w:val="none" w:sz="0" w:space="0" w:color="auto"/>
            <w:right w:val="none" w:sz="0" w:space="0" w:color="auto"/>
          </w:divBdr>
        </w:div>
        <w:div w:id="1810004992">
          <w:marLeft w:val="640"/>
          <w:marRight w:val="0"/>
          <w:marTop w:val="0"/>
          <w:marBottom w:val="0"/>
          <w:divBdr>
            <w:top w:val="none" w:sz="0" w:space="0" w:color="auto"/>
            <w:left w:val="none" w:sz="0" w:space="0" w:color="auto"/>
            <w:bottom w:val="none" w:sz="0" w:space="0" w:color="auto"/>
            <w:right w:val="none" w:sz="0" w:space="0" w:color="auto"/>
          </w:divBdr>
        </w:div>
        <w:div w:id="1881933504">
          <w:marLeft w:val="640"/>
          <w:marRight w:val="0"/>
          <w:marTop w:val="0"/>
          <w:marBottom w:val="0"/>
          <w:divBdr>
            <w:top w:val="none" w:sz="0" w:space="0" w:color="auto"/>
            <w:left w:val="none" w:sz="0" w:space="0" w:color="auto"/>
            <w:bottom w:val="none" w:sz="0" w:space="0" w:color="auto"/>
            <w:right w:val="none" w:sz="0" w:space="0" w:color="auto"/>
          </w:divBdr>
        </w:div>
        <w:div w:id="1884831670">
          <w:marLeft w:val="640"/>
          <w:marRight w:val="0"/>
          <w:marTop w:val="0"/>
          <w:marBottom w:val="0"/>
          <w:divBdr>
            <w:top w:val="none" w:sz="0" w:space="0" w:color="auto"/>
            <w:left w:val="none" w:sz="0" w:space="0" w:color="auto"/>
            <w:bottom w:val="none" w:sz="0" w:space="0" w:color="auto"/>
            <w:right w:val="none" w:sz="0" w:space="0" w:color="auto"/>
          </w:divBdr>
        </w:div>
        <w:div w:id="1885630502">
          <w:marLeft w:val="640"/>
          <w:marRight w:val="0"/>
          <w:marTop w:val="0"/>
          <w:marBottom w:val="0"/>
          <w:divBdr>
            <w:top w:val="none" w:sz="0" w:space="0" w:color="auto"/>
            <w:left w:val="none" w:sz="0" w:space="0" w:color="auto"/>
            <w:bottom w:val="none" w:sz="0" w:space="0" w:color="auto"/>
            <w:right w:val="none" w:sz="0" w:space="0" w:color="auto"/>
          </w:divBdr>
        </w:div>
        <w:div w:id="2009092338">
          <w:marLeft w:val="640"/>
          <w:marRight w:val="0"/>
          <w:marTop w:val="0"/>
          <w:marBottom w:val="0"/>
          <w:divBdr>
            <w:top w:val="none" w:sz="0" w:space="0" w:color="auto"/>
            <w:left w:val="none" w:sz="0" w:space="0" w:color="auto"/>
            <w:bottom w:val="none" w:sz="0" w:space="0" w:color="auto"/>
            <w:right w:val="none" w:sz="0" w:space="0" w:color="auto"/>
          </w:divBdr>
        </w:div>
        <w:div w:id="2082487640">
          <w:marLeft w:val="640"/>
          <w:marRight w:val="0"/>
          <w:marTop w:val="0"/>
          <w:marBottom w:val="0"/>
          <w:divBdr>
            <w:top w:val="none" w:sz="0" w:space="0" w:color="auto"/>
            <w:left w:val="none" w:sz="0" w:space="0" w:color="auto"/>
            <w:bottom w:val="none" w:sz="0" w:space="0" w:color="auto"/>
            <w:right w:val="none" w:sz="0" w:space="0" w:color="auto"/>
          </w:divBdr>
        </w:div>
      </w:divsChild>
    </w:div>
    <w:div w:id="2103068162">
      <w:bodyDiv w:val="1"/>
      <w:marLeft w:val="0"/>
      <w:marRight w:val="0"/>
      <w:marTop w:val="0"/>
      <w:marBottom w:val="0"/>
      <w:divBdr>
        <w:top w:val="none" w:sz="0" w:space="0" w:color="auto"/>
        <w:left w:val="none" w:sz="0" w:space="0" w:color="auto"/>
        <w:bottom w:val="none" w:sz="0" w:space="0" w:color="auto"/>
        <w:right w:val="none" w:sz="0" w:space="0" w:color="auto"/>
      </w:divBdr>
      <w:divsChild>
        <w:div w:id="18552619">
          <w:marLeft w:val="640"/>
          <w:marRight w:val="0"/>
          <w:marTop w:val="0"/>
          <w:marBottom w:val="0"/>
          <w:divBdr>
            <w:top w:val="none" w:sz="0" w:space="0" w:color="auto"/>
            <w:left w:val="none" w:sz="0" w:space="0" w:color="auto"/>
            <w:bottom w:val="none" w:sz="0" w:space="0" w:color="auto"/>
            <w:right w:val="none" w:sz="0" w:space="0" w:color="auto"/>
          </w:divBdr>
        </w:div>
        <w:div w:id="19816339">
          <w:marLeft w:val="640"/>
          <w:marRight w:val="0"/>
          <w:marTop w:val="0"/>
          <w:marBottom w:val="0"/>
          <w:divBdr>
            <w:top w:val="none" w:sz="0" w:space="0" w:color="auto"/>
            <w:left w:val="none" w:sz="0" w:space="0" w:color="auto"/>
            <w:bottom w:val="none" w:sz="0" w:space="0" w:color="auto"/>
            <w:right w:val="none" w:sz="0" w:space="0" w:color="auto"/>
          </w:divBdr>
        </w:div>
        <w:div w:id="43019736">
          <w:marLeft w:val="640"/>
          <w:marRight w:val="0"/>
          <w:marTop w:val="0"/>
          <w:marBottom w:val="0"/>
          <w:divBdr>
            <w:top w:val="none" w:sz="0" w:space="0" w:color="auto"/>
            <w:left w:val="none" w:sz="0" w:space="0" w:color="auto"/>
            <w:bottom w:val="none" w:sz="0" w:space="0" w:color="auto"/>
            <w:right w:val="none" w:sz="0" w:space="0" w:color="auto"/>
          </w:divBdr>
        </w:div>
        <w:div w:id="57175839">
          <w:marLeft w:val="640"/>
          <w:marRight w:val="0"/>
          <w:marTop w:val="0"/>
          <w:marBottom w:val="0"/>
          <w:divBdr>
            <w:top w:val="none" w:sz="0" w:space="0" w:color="auto"/>
            <w:left w:val="none" w:sz="0" w:space="0" w:color="auto"/>
            <w:bottom w:val="none" w:sz="0" w:space="0" w:color="auto"/>
            <w:right w:val="none" w:sz="0" w:space="0" w:color="auto"/>
          </w:divBdr>
        </w:div>
        <w:div w:id="69932646">
          <w:marLeft w:val="640"/>
          <w:marRight w:val="0"/>
          <w:marTop w:val="0"/>
          <w:marBottom w:val="0"/>
          <w:divBdr>
            <w:top w:val="none" w:sz="0" w:space="0" w:color="auto"/>
            <w:left w:val="none" w:sz="0" w:space="0" w:color="auto"/>
            <w:bottom w:val="none" w:sz="0" w:space="0" w:color="auto"/>
            <w:right w:val="none" w:sz="0" w:space="0" w:color="auto"/>
          </w:divBdr>
        </w:div>
        <w:div w:id="106628051">
          <w:marLeft w:val="640"/>
          <w:marRight w:val="0"/>
          <w:marTop w:val="0"/>
          <w:marBottom w:val="0"/>
          <w:divBdr>
            <w:top w:val="none" w:sz="0" w:space="0" w:color="auto"/>
            <w:left w:val="none" w:sz="0" w:space="0" w:color="auto"/>
            <w:bottom w:val="none" w:sz="0" w:space="0" w:color="auto"/>
            <w:right w:val="none" w:sz="0" w:space="0" w:color="auto"/>
          </w:divBdr>
        </w:div>
        <w:div w:id="183593060">
          <w:marLeft w:val="640"/>
          <w:marRight w:val="0"/>
          <w:marTop w:val="0"/>
          <w:marBottom w:val="0"/>
          <w:divBdr>
            <w:top w:val="none" w:sz="0" w:space="0" w:color="auto"/>
            <w:left w:val="none" w:sz="0" w:space="0" w:color="auto"/>
            <w:bottom w:val="none" w:sz="0" w:space="0" w:color="auto"/>
            <w:right w:val="none" w:sz="0" w:space="0" w:color="auto"/>
          </w:divBdr>
        </w:div>
        <w:div w:id="213083358">
          <w:marLeft w:val="640"/>
          <w:marRight w:val="0"/>
          <w:marTop w:val="0"/>
          <w:marBottom w:val="0"/>
          <w:divBdr>
            <w:top w:val="none" w:sz="0" w:space="0" w:color="auto"/>
            <w:left w:val="none" w:sz="0" w:space="0" w:color="auto"/>
            <w:bottom w:val="none" w:sz="0" w:space="0" w:color="auto"/>
            <w:right w:val="none" w:sz="0" w:space="0" w:color="auto"/>
          </w:divBdr>
        </w:div>
        <w:div w:id="263608747">
          <w:marLeft w:val="640"/>
          <w:marRight w:val="0"/>
          <w:marTop w:val="0"/>
          <w:marBottom w:val="0"/>
          <w:divBdr>
            <w:top w:val="none" w:sz="0" w:space="0" w:color="auto"/>
            <w:left w:val="none" w:sz="0" w:space="0" w:color="auto"/>
            <w:bottom w:val="none" w:sz="0" w:space="0" w:color="auto"/>
            <w:right w:val="none" w:sz="0" w:space="0" w:color="auto"/>
          </w:divBdr>
        </w:div>
        <w:div w:id="267737522">
          <w:marLeft w:val="640"/>
          <w:marRight w:val="0"/>
          <w:marTop w:val="0"/>
          <w:marBottom w:val="0"/>
          <w:divBdr>
            <w:top w:val="none" w:sz="0" w:space="0" w:color="auto"/>
            <w:left w:val="none" w:sz="0" w:space="0" w:color="auto"/>
            <w:bottom w:val="none" w:sz="0" w:space="0" w:color="auto"/>
            <w:right w:val="none" w:sz="0" w:space="0" w:color="auto"/>
          </w:divBdr>
        </w:div>
        <w:div w:id="281693589">
          <w:marLeft w:val="640"/>
          <w:marRight w:val="0"/>
          <w:marTop w:val="0"/>
          <w:marBottom w:val="0"/>
          <w:divBdr>
            <w:top w:val="none" w:sz="0" w:space="0" w:color="auto"/>
            <w:left w:val="none" w:sz="0" w:space="0" w:color="auto"/>
            <w:bottom w:val="none" w:sz="0" w:space="0" w:color="auto"/>
            <w:right w:val="none" w:sz="0" w:space="0" w:color="auto"/>
          </w:divBdr>
        </w:div>
        <w:div w:id="284308744">
          <w:marLeft w:val="640"/>
          <w:marRight w:val="0"/>
          <w:marTop w:val="0"/>
          <w:marBottom w:val="0"/>
          <w:divBdr>
            <w:top w:val="none" w:sz="0" w:space="0" w:color="auto"/>
            <w:left w:val="none" w:sz="0" w:space="0" w:color="auto"/>
            <w:bottom w:val="none" w:sz="0" w:space="0" w:color="auto"/>
            <w:right w:val="none" w:sz="0" w:space="0" w:color="auto"/>
          </w:divBdr>
        </w:div>
        <w:div w:id="284847645">
          <w:marLeft w:val="640"/>
          <w:marRight w:val="0"/>
          <w:marTop w:val="0"/>
          <w:marBottom w:val="0"/>
          <w:divBdr>
            <w:top w:val="none" w:sz="0" w:space="0" w:color="auto"/>
            <w:left w:val="none" w:sz="0" w:space="0" w:color="auto"/>
            <w:bottom w:val="none" w:sz="0" w:space="0" w:color="auto"/>
            <w:right w:val="none" w:sz="0" w:space="0" w:color="auto"/>
          </w:divBdr>
        </w:div>
        <w:div w:id="374042713">
          <w:marLeft w:val="640"/>
          <w:marRight w:val="0"/>
          <w:marTop w:val="0"/>
          <w:marBottom w:val="0"/>
          <w:divBdr>
            <w:top w:val="none" w:sz="0" w:space="0" w:color="auto"/>
            <w:left w:val="none" w:sz="0" w:space="0" w:color="auto"/>
            <w:bottom w:val="none" w:sz="0" w:space="0" w:color="auto"/>
            <w:right w:val="none" w:sz="0" w:space="0" w:color="auto"/>
          </w:divBdr>
        </w:div>
        <w:div w:id="414864528">
          <w:marLeft w:val="640"/>
          <w:marRight w:val="0"/>
          <w:marTop w:val="0"/>
          <w:marBottom w:val="0"/>
          <w:divBdr>
            <w:top w:val="none" w:sz="0" w:space="0" w:color="auto"/>
            <w:left w:val="none" w:sz="0" w:space="0" w:color="auto"/>
            <w:bottom w:val="none" w:sz="0" w:space="0" w:color="auto"/>
            <w:right w:val="none" w:sz="0" w:space="0" w:color="auto"/>
          </w:divBdr>
        </w:div>
        <w:div w:id="425466635">
          <w:marLeft w:val="640"/>
          <w:marRight w:val="0"/>
          <w:marTop w:val="0"/>
          <w:marBottom w:val="0"/>
          <w:divBdr>
            <w:top w:val="none" w:sz="0" w:space="0" w:color="auto"/>
            <w:left w:val="none" w:sz="0" w:space="0" w:color="auto"/>
            <w:bottom w:val="none" w:sz="0" w:space="0" w:color="auto"/>
            <w:right w:val="none" w:sz="0" w:space="0" w:color="auto"/>
          </w:divBdr>
        </w:div>
        <w:div w:id="472866651">
          <w:marLeft w:val="640"/>
          <w:marRight w:val="0"/>
          <w:marTop w:val="0"/>
          <w:marBottom w:val="0"/>
          <w:divBdr>
            <w:top w:val="none" w:sz="0" w:space="0" w:color="auto"/>
            <w:left w:val="none" w:sz="0" w:space="0" w:color="auto"/>
            <w:bottom w:val="none" w:sz="0" w:space="0" w:color="auto"/>
            <w:right w:val="none" w:sz="0" w:space="0" w:color="auto"/>
          </w:divBdr>
        </w:div>
        <w:div w:id="475954904">
          <w:marLeft w:val="640"/>
          <w:marRight w:val="0"/>
          <w:marTop w:val="0"/>
          <w:marBottom w:val="0"/>
          <w:divBdr>
            <w:top w:val="none" w:sz="0" w:space="0" w:color="auto"/>
            <w:left w:val="none" w:sz="0" w:space="0" w:color="auto"/>
            <w:bottom w:val="none" w:sz="0" w:space="0" w:color="auto"/>
            <w:right w:val="none" w:sz="0" w:space="0" w:color="auto"/>
          </w:divBdr>
        </w:div>
        <w:div w:id="520972262">
          <w:marLeft w:val="640"/>
          <w:marRight w:val="0"/>
          <w:marTop w:val="0"/>
          <w:marBottom w:val="0"/>
          <w:divBdr>
            <w:top w:val="none" w:sz="0" w:space="0" w:color="auto"/>
            <w:left w:val="none" w:sz="0" w:space="0" w:color="auto"/>
            <w:bottom w:val="none" w:sz="0" w:space="0" w:color="auto"/>
            <w:right w:val="none" w:sz="0" w:space="0" w:color="auto"/>
          </w:divBdr>
        </w:div>
        <w:div w:id="549536504">
          <w:marLeft w:val="640"/>
          <w:marRight w:val="0"/>
          <w:marTop w:val="0"/>
          <w:marBottom w:val="0"/>
          <w:divBdr>
            <w:top w:val="none" w:sz="0" w:space="0" w:color="auto"/>
            <w:left w:val="none" w:sz="0" w:space="0" w:color="auto"/>
            <w:bottom w:val="none" w:sz="0" w:space="0" w:color="auto"/>
            <w:right w:val="none" w:sz="0" w:space="0" w:color="auto"/>
          </w:divBdr>
        </w:div>
        <w:div w:id="567618975">
          <w:marLeft w:val="640"/>
          <w:marRight w:val="0"/>
          <w:marTop w:val="0"/>
          <w:marBottom w:val="0"/>
          <w:divBdr>
            <w:top w:val="none" w:sz="0" w:space="0" w:color="auto"/>
            <w:left w:val="none" w:sz="0" w:space="0" w:color="auto"/>
            <w:bottom w:val="none" w:sz="0" w:space="0" w:color="auto"/>
            <w:right w:val="none" w:sz="0" w:space="0" w:color="auto"/>
          </w:divBdr>
        </w:div>
        <w:div w:id="592399572">
          <w:marLeft w:val="640"/>
          <w:marRight w:val="0"/>
          <w:marTop w:val="0"/>
          <w:marBottom w:val="0"/>
          <w:divBdr>
            <w:top w:val="none" w:sz="0" w:space="0" w:color="auto"/>
            <w:left w:val="none" w:sz="0" w:space="0" w:color="auto"/>
            <w:bottom w:val="none" w:sz="0" w:space="0" w:color="auto"/>
            <w:right w:val="none" w:sz="0" w:space="0" w:color="auto"/>
          </w:divBdr>
        </w:div>
        <w:div w:id="724530687">
          <w:marLeft w:val="640"/>
          <w:marRight w:val="0"/>
          <w:marTop w:val="0"/>
          <w:marBottom w:val="0"/>
          <w:divBdr>
            <w:top w:val="none" w:sz="0" w:space="0" w:color="auto"/>
            <w:left w:val="none" w:sz="0" w:space="0" w:color="auto"/>
            <w:bottom w:val="none" w:sz="0" w:space="0" w:color="auto"/>
            <w:right w:val="none" w:sz="0" w:space="0" w:color="auto"/>
          </w:divBdr>
        </w:div>
        <w:div w:id="733550114">
          <w:marLeft w:val="640"/>
          <w:marRight w:val="0"/>
          <w:marTop w:val="0"/>
          <w:marBottom w:val="0"/>
          <w:divBdr>
            <w:top w:val="none" w:sz="0" w:space="0" w:color="auto"/>
            <w:left w:val="none" w:sz="0" w:space="0" w:color="auto"/>
            <w:bottom w:val="none" w:sz="0" w:space="0" w:color="auto"/>
            <w:right w:val="none" w:sz="0" w:space="0" w:color="auto"/>
          </w:divBdr>
        </w:div>
        <w:div w:id="752239747">
          <w:marLeft w:val="640"/>
          <w:marRight w:val="0"/>
          <w:marTop w:val="0"/>
          <w:marBottom w:val="0"/>
          <w:divBdr>
            <w:top w:val="none" w:sz="0" w:space="0" w:color="auto"/>
            <w:left w:val="none" w:sz="0" w:space="0" w:color="auto"/>
            <w:bottom w:val="none" w:sz="0" w:space="0" w:color="auto"/>
            <w:right w:val="none" w:sz="0" w:space="0" w:color="auto"/>
          </w:divBdr>
        </w:div>
        <w:div w:id="779181672">
          <w:marLeft w:val="640"/>
          <w:marRight w:val="0"/>
          <w:marTop w:val="0"/>
          <w:marBottom w:val="0"/>
          <w:divBdr>
            <w:top w:val="none" w:sz="0" w:space="0" w:color="auto"/>
            <w:left w:val="none" w:sz="0" w:space="0" w:color="auto"/>
            <w:bottom w:val="none" w:sz="0" w:space="0" w:color="auto"/>
            <w:right w:val="none" w:sz="0" w:space="0" w:color="auto"/>
          </w:divBdr>
        </w:div>
        <w:div w:id="793788028">
          <w:marLeft w:val="640"/>
          <w:marRight w:val="0"/>
          <w:marTop w:val="0"/>
          <w:marBottom w:val="0"/>
          <w:divBdr>
            <w:top w:val="none" w:sz="0" w:space="0" w:color="auto"/>
            <w:left w:val="none" w:sz="0" w:space="0" w:color="auto"/>
            <w:bottom w:val="none" w:sz="0" w:space="0" w:color="auto"/>
            <w:right w:val="none" w:sz="0" w:space="0" w:color="auto"/>
          </w:divBdr>
        </w:div>
        <w:div w:id="800534736">
          <w:marLeft w:val="640"/>
          <w:marRight w:val="0"/>
          <w:marTop w:val="0"/>
          <w:marBottom w:val="0"/>
          <w:divBdr>
            <w:top w:val="none" w:sz="0" w:space="0" w:color="auto"/>
            <w:left w:val="none" w:sz="0" w:space="0" w:color="auto"/>
            <w:bottom w:val="none" w:sz="0" w:space="0" w:color="auto"/>
            <w:right w:val="none" w:sz="0" w:space="0" w:color="auto"/>
          </w:divBdr>
        </w:div>
        <w:div w:id="820586720">
          <w:marLeft w:val="640"/>
          <w:marRight w:val="0"/>
          <w:marTop w:val="0"/>
          <w:marBottom w:val="0"/>
          <w:divBdr>
            <w:top w:val="none" w:sz="0" w:space="0" w:color="auto"/>
            <w:left w:val="none" w:sz="0" w:space="0" w:color="auto"/>
            <w:bottom w:val="none" w:sz="0" w:space="0" w:color="auto"/>
            <w:right w:val="none" w:sz="0" w:space="0" w:color="auto"/>
          </w:divBdr>
        </w:div>
        <w:div w:id="842160962">
          <w:marLeft w:val="640"/>
          <w:marRight w:val="0"/>
          <w:marTop w:val="0"/>
          <w:marBottom w:val="0"/>
          <w:divBdr>
            <w:top w:val="none" w:sz="0" w:space="0" w:color="auto"/>
            <w:left w:val="none" w:sz="0" w:space="0" w:color="auto"/>
            <w:bottom w:val="none" w:sz="0" w:space="0" w:color="auto"/>
            <w:right w:val="none" w:sz="0" w:space="0" w:color="auto"/>
          </w:divBdr>
        </w:div>
        <w:div w:id="1022517055">
          <w:marLeft w:val="640"/>
          <w:marRight w:val="0"/>
          <w:marTop w:val="0"/>
          <w:marBottom w:val="0"/>
          <w:divBdr>
            <w:top w:val="none" w:sz="0" w:space="0" w:color="auto"/>
            <w:left w:val="none" w:sz="0" w:space="0" w:color="auto"/>
            <w:bottom w:val="none" w:sz="0" w:space="0" w:color="auto"/>
            <w:right w:val="none" w:sz="0" w:space="0" w:color="auto"/>
          </w:divBdr>
        </w:div>
        <w:div w:id="1085106520">
          <w:marLeft w:val="640"/>
          <w:marRight w:val="0"/>
          <w:marTop w:val="0"/>
          <w:marBottom w:val="0"/>
          <w:divBdr>
            <w:top w:val="none" w:sz="0" w:space="0" w:color="auto"/>
            <w:left w:val="none" w:sz="0" w:space="0" w:color="auto"/>
            <w:bottom w:val="none" w:sz="0" w:space="0" w:color="auto"/>
            <w:right w:val="none" w:sz="0" w:space="0" w:color="auto"/>
          </w:divBdr>
        </w:div>
        <w:div w:id="1221139235">
          <w:marLeft w:val="640"/>
          <w:marRight w:val="0"/>
          <w:marTop w:val="0"/>
          <w:marBottom w:val="0"/>
          <w:divBdr>
            <w:top w:val="none" w:sz="0" w:space="0" w:color="auto"/>
            <w:left w:val="none" w:sz="0" w:space="0" w:color="auto"/>
            <w:bottom w:val="none" w:sz="0" w:space="0" w:color="auto"/>
            <w:right w:val="none" w:sz="0" w:space="0" w:color="auto"/>
          </w:divBdr>
        </w:div>
        <w:div w:id="1228691014">
          <w:marLeft w:val="640"/>
          <w:marRight w:val="0"/>
          <w:marTop w:val="0"/>
          <w:marBottom w:val="0"/>
          <w:divBdr>
            <w:top w:val="none" w:sz="0" w:space="0" w:color="auto"/>
            <w:left w:val="none" w:sz="0" w:space="0" w:color="auto"/>
            <w:bottom w:val="none" w:sz="0" w:space="0" w:color="auto"/>
            <w:right w:val="none" w:sz="0" w:space="0" w:color="auto"/>
          </w:divBdr>
        </w:div>
        <w:div w:id="1253318613">
          <w:marLeft w:val="640"/>
          <w:marRight w:val="0"/>
          <w:marTop w:val="0"/>
          <w:marBottom w:val="0"/>
          <w:divBdr>
            <w:top w:val="none" w:sz="0" w:space="0" w:color="auto"/>
            <w:left w:val="none" w:sz="0" w:space="0" w:color="auto"/>
            <w:bottom w:val="none" w:sz="0" w:space="0" w:color="auto"/>
            <w:right w:val="none" w:sz="0" w:space="0" w:color="auto"/>
          </w:divBdr>
        </w:div>
        <w:div w:id="1263997264">
          <w:marLeft w:val="640"/>
          <w:marRight w:val="0"/>
          <w:marTop w:val="0"/>
          <w:marBottom w:val="0"/>
          <w:divBdr>
            <w:top w:val="none" w:sz="0" w:space="0" w:color="auto"/>
            <w:left w:val="none" w:sz="0" w:space="0" w:color="auto"/>
            <w:bottom w:val="none" w:sz="0" w:space="0" w:color="auto"/>
            <w:right w:val="none" w:sz="0" w:space="0" w:color="auto"/>
          </w:divBdr>
        </w:div>
        <w:div w:id="1283340824">
          <w:marLeft w:val="640"/>
          <w:marRight w:val="0"/>
          <w:marTop w:val="0"/>
          <w:marBottom w:val="0"/>
          <w:divBdr>
            <w:top w:val="none" w:sz="0" w:space="0" w:color="auto"/>
            <w:left w:val="none" w:sz="0" w:space="0" w:color="auto"/>
            <w:bottom w:val="none" w:sz="0" w:space="0" w:color="auto"/>
            <w:right w:val="none" w:sz="0" w:space="0" w:color="auto"/>
          </w:divBdr>
        </w:div>
        <w:div w:id="1319768763">
          <w:marLeft w:val="640"/>
          <w:marRight w:val="0"/>
          <w:marTop w:val="0"/>
          <w:marBottom w:val="0"/>
          <w:divBdr>
            <w:top w:val="none" w:sz="0" w:space="0" w:color="auto"/>
            <w:left w:val="none" w:sz="0" w:space="0" w:color="auto"/>
            <w:bottom w:val="none" w:sz="0" w:space="0" w:color="auto"/>
            <w:right w:val="none" w:sz="0" w:space="0" w:color="auto"/>
          </w:divBdr>
        </w:div>
        <w:div w:id="1357392436">
          <w:marLeft w:val="640"/>
          <w:marRight w:val="0"/>
          <w:marTop w:val="0"/>
          <w:marBottom w:val="0"/>
          <w:divBdr>
            <w:top w:val="none" w:sz="0" w:space="0" w:color="auto"/>
            <w:left w:val="none" w:sz="0" w:space="0" w:color="auto"/>
            <w:bottom w:val="none" w:sz="0" w:space="0" w:color="auto"/>
            <w:right w:val="none" w:sz="0" w:space="0" w:color="auto"/>
          </w:divBdr>
        </w:div>
        <w:div w:id="1426607129">
          <w:marLeft w:val="640"/>
          <w:marRight w:val="0"/>
          <w:marTop w:val="0"/>
          <w:marBottom w:val="0"/>
          <w:divBdr>
            <w:top w:val="none" w:sz="0" w:space="0" w:color="auto"/>
            <w:left w:val="none" w:sz="0" w:space="0" w:color="auto"/>
            <w:bottom w:val="none" w:sz="0" w:space="0" w:color="auto"/>
            <w:right w:val="none" w:sz="0" w:space="0" w:color="auto"/>
          </w:divBdr>
        </w:div>
        <w:div w:id="1572353015">
          <w:marLeft w:val="640"/>
          <w:marRight w:val="0"/>
          <w:marTop w:val="0"/>
          <w:marBottom w:val="0"/>
          <w:divBdr>
            <w:top w:val="none" w:sz="0" w:space="0" w:color="auto"/>
            <w:left w:val="none" w:sz="0" w:space="0" w:color="auto"/>
            <w:bottom w:val="none" w:sz="0" w:space="0" w:color="auto"/>
            <w:right w:val="none" w:sz="0" w:space="0" w:color="auto"/>
          </w:divBdr>
        </w:div>
        <w:div w:id="1617251016">
          <w:marLeft w:val="640"/>
          <w:marRight w:val="0"/>
          <w:marTop w:val="0"/>
          <w:marBottom w:val="0"/>
          <w:divBdr>
            <w:top w:val="none" w:sz="0" w:space="0" w:color="auto"/>
            <w:left w:val="none" w:sz="0" w:space="0" w:color="auto"/>
            <w:bottom w:val="none" w:sz="0" w:space="0" w:color="auto"/>
            <w:right w:val="none" w:sz="0" w:space="0" w:color="auto"/>
          </w:divBdr>
        </w:div>
        <w:div w:id="1633247885">
          <w:marLeft w:val="640"/>
          <w:marRight w:val="0"/>
          <w:marTop w:val="0"/>
          <w:marBottom w:val="0"/>
          <w:divBdr>
            <w:top w:val="none" w:sz="0" w:space="0" w:color="auto"/>
            <w:left w:val="none" w:sz="0" w:space="0" w:color="auto"/>
            <w:bottom w:val="none" w:sz="0" w:space="0" w:color="auto"/>
            <w:right w:val="none" w:sz="0" w:space="0" w:color="auto"/>
          </w:divBdr>
        </w:div>
        <w:div w:id="1646470267">
          <w:marLeft w:val="640"/>
          <w:marRight w:val="0"/>
          <w:marTop w:val="0"/>
          <w:marBottom w:val="0"/>
          <w:divBdr>
            <w:top w:val="none" w:sz="0" w:space="0" w:color="auto"/>
            <w:left w:val="none" w:sz="0" w:space="0" w:color="auto"/>
            <w:bottom w:val="none" w:sz="0" w:space="0" w:color="auto"/>
            <w:right w:val="none" w:sz="0" w:space="0" w:color="auto"/>
          </w:divBdr>
        </w:div>
        <w:div w:id="1668744956">
          <w:marLeft w:val="640"/>
          <w:marRight w:val="0"/>
          <w:marTop w:val="0"/>
          <w:marBottom w:val="0"/>
          <w:divBdr>
            <w:top w:val="none" w:sz="0" w:space="0" w:color="auto"/>
            <w:left w:val="none" w:sz="0" w:space="0" w:color="auto"/>
            <w:bottom w:val="none" w:sz="0" w:space="0" w:color="auto"/>
            <w:right w:val="none" w:sz="0" w:space="0" w:color="auto"/>
          </w:divBdr>
        </w:div>
        <w:div w:id="1709791511">
          <w:marLeft w:val="640"/>
          <w:marRight w:val="0"/>
          <w:marTop w:val="0"/>
          <w:marBottom w:val="0"/>
          <w:divBdr>
            <w:top w:val="none" w:sz="0" w:space="0" w:color="auto"/>
            <w:left w:val="none" w:sz="0" w:space="0" w:color="auto"/>
            <w:bottom w:val="none" w:sz="0" w:space="0" w:color="auto"/>
            <w:right w:val="none" w:sz="0" w:space="0" w:color="auto"/>
          </w:divBdr>
        </w:div>
        <w:div w:id="1769806960">
          <w:marLeft w:val="640"/>
          <w:marRight w:val="0"/>
          <w:marTop w:val="0"/>
          <w:marBottom w:val="0"/>
          <w:divBdr>
            <w:top w:val="none" w:sz="0" w:space="0" w:color="auto"/>
            <w:left w:val="none" w:sz="0" w:space="0" w:color="auto"/>
            <w:bottom w:val="none" w:sz="0" w:space="0" w:color="auto"/>
            <w:right w:val="none" w:sz="0" w:space="0" w:color="auto"/>
          </w:divBdr>
        </w:div>
        <w:div w:id="1812673986">
          <w:marLeft w:val="640"/>
          <w:marRight w:val="0"/>
          <w:marTop w:val="0"/>
          <w:marBottom w:val="0"/>
          <w:divBdr>
            <w:top w:val="none" w:sz="0" w:space="0" w:color="auto"/>
            <w:left w:val="none" w:sz="0" w:space="0" w:color="auto"/>
            <w:bottom w:val="none" w:sz="0" w:space="0" w:color="auto"/>
            <w:right w:val="none" w:sz="0" w:space="0" w:color="auto"/>
          </w:divBdr>
        </w:div>
        <w:div w:id="1839693815">
          <w:marLeft w:val="640"/>
          <w:marRight w:val="0"/>
          <w:marTop w:val="0"/>
          <w:marBottom w:val="0"/>
          <w:divBdr>
            <w:top w:val="none" w:sz="0" w:space="0" w:color="auto"/>
            <w:left w:val="none" w:sz="0" w:space="0" w:color="auto"/>
            <w:bottom w:val="none" w:sz="0" w:space="0" w:color="auto"/>
            <w:right w:val="none" w:sz="0" w:space="0" w:color="auto"/>
          </w:divBdr>
        </w:div>
        <w:div w:id="1854032480">
          <w:marLeft w:val="640"/>
          <w:marRight w:val="0"/>
          <w:marTop w:val="0"/>
          <w:marBottom w:val="0"/>
          <w:divBdr>
            <w:top w:val="none" w:sz="0" w:space="0" w:color="auto"/>
            <w:left w:val="none" w:sz="0" w:space="0" w:color="auto"/>
            <w:bottom w:val="none" w:sz="0" w:space="0" w:color="auto"/>
            <w:right w:val="none" w:sz="0" w:space="0" w:color="auto"/>
          </w:divBdr>
        </w:div>
        <w:div w:id="1857038923">
          <w:marLeft w:val="640"/>
          <w:marRight w:val="0"/>
          <w:marTop w:val="0"/>
          <w:marBottom w:val="0"/>
          <w:divBdr>
            <w:top w:val="none" w:sz="0" w:space="0" w:color="auto"/>
            <w:left w:val="none" w:sz="0" w:space="0" w:color="auto"/>
            <w:bottom w:val="none" w:sz="0" w:space="0" w:color="auto"/>
            <w:right w:val="none" w:sz="0" w:space="0" w:color="auto"/>
          </w:divBdr>
        </w:div>
        <w:div w:id="1889754211">
          <w:marLeft w:val="640"/>
          <w:marRight w:val="0"/>
          <w:marTop w:val="0"/>
          <w:marBottom w:val="0"/>
          <w:divBdr>
            <w:top w:val="none" w:sz="0" w:space="0" w:color="auto"/>
            <w:left w:val="none" w:sz="0" w:space="0" w:color="auto"/>
            <w:bottom w:val="none" w:sz="0" w:space="0" w:color="auto"/>
            <w:right w:val="none" w:sz="0" w:space="0" w:color="auto"/>
          </w:divBdr>
        </w:div>
        <w:div w:id="1890455748">
          <w:marLeft w:val="640"/>
          <w:marRight w:val="0"/>
          <w:marTop w:val="0"/>
          <w:marBottom w:val="0"/>
          <w:divBdr>
            <w:top w:val="none" w:sz="0" w:space="0" w:color="auto"/>
            <w:left w:val="none" w:sz="0" w:space="0" w:color="auto"/>
            <w:bottom w:val="none" w:sz="0" w:space="0" w:color="auto"/>
            <w:right w:val="none" w:sz="0" w:space="0" w:color="auto"/>
          </w:divBdr>
        </w:div>
        <w:div w:id="1891842765">
          <w:marLeft w:val="640"/>
          <w:marRight w:val="0"/>
          <w:marTop w:val="0"/>
          <w:marBottom w:val="0"/>
          <w:divBdr>
            <w:top w:val="none" w:sz="0" w:space="0" w:color="auto"/>
            <w:left w:val="none" w:sz="0" w:space="0" w:color="auto"/>
            <w:bottom w:val="none" w:sz="0" w:space="0" w:color="auto"/>
            <w:right w:val="none" w:sz="0" w:space="0" w:color="auto"/>
          </w:divBdr>
        </w:div>
        <w:div w:id="1988123356">
          <w:marLeft w:val="640"/>
          <w:marRight w:val="0"/>
          <w:marTop w:val="0"/>
          <w:marBottom w:val="0"/>
          <w:divBdr>
            <w:top w:val="none" w:sz="0" w:space="0" w:color="auto"/>
            <w:left w:val="none" w:sz="0" w:space="0" w:color="auto"/>
            <w:bottom w:val="none" w:sz="0" w:space="0" w:color="auto"/>
            <w:right w:val="none" w:sz="0" w:space="0" w:color="auto"/>
          </w:divBdr>
        </w:div>
        <w:div w:id="1991013788">
          <w:marLeft w:val="640"/>
          <w:marRight w:val="0"/>
          <w:marTop w:val="0"/>
          <w:marBottom w:val="0"/>
          <w:divBdr>
            <w:top w:val="none" w:sz="0" w:space="0" w:color="auto"/>
            <w:left w:val="none" w:sz="0" w:space="0" w:color="auto"/>
            <w:bottom w:val="none" w:sz="0" w:space="0" w:color="auto"/>
            <w:right w:val="none" w:sz="0" w:space="0" w:color="auto"/>
          </w:divBdr>
        </w:div>
        <w:div w:id="2005008602">
          <w:marLeft w:val="640"/>
          <w:marRight w:val="0"/>
          <w:marTop w:val="0"/>
          <w:marBottom w:val="0"/>
          <w:divBdr>
            <w:top w:val="none" w:sz="0" w:space="0" w:color="auto"/>
            <w:left w:val="none" w:sz="0" w:space="0" w:color="auto"/>
            <w:bottom w:val="none" w:sz="0" w:space="0" w:color="auto"/>
            <w:right w:val="none" w:sz="0" w:space="0" w:color="auto"/>
          </w:divBdr>
        </w:div>
        <w:div w:id="2074817618">
          <w:marLeft w:val="640"/>
          <w:marRight w:val="0"/>
          <w:marTop w:val="0"/>
          <w:marBottom w:val="0"/>
          <w:divBdr>
            <w:top w:val="none" w:sz="0" w:space="0" w:color="auto"/>
            <w:left w:val="none" w:sz="0" w:space="0" w:color="auto"/>
            <w:bottom w:val="none" w:sz="0" w:space="0" w:color="auto"/>
            <w:right w:val="none" w:sz="0" w:space="0" w:color="auto"/>
          </w:divBdr>
        </w:div>
      </w:divsChild>
    </w:div>
    <w:div w:id="2112897204">
      <w:bodyDiv w:val="1"/>
      <w:marLeft w:val="0"/>
      <w:marRight w:val="0"/>
      <w:marTop w:val="0"/>
      <w:marBottom w:val="0"/>
      <w:divBdr>
        <w:top w:val="none" w:sz="0" w:space="0" w:color="auto"/>
        <w:left w:val="none" w:sz="0" w:space="0" w:color="auto"/>
        <w:bottom w:val="none" w:sz="0" w:space="0" w:color="auto"/>
        <w:right w:val="none" w:sz="0" w:space="0" w:color="auto"/>
      </w:divBdr>
      <w:divsChild>
        <w:div w:id="7366109">
          <w:marLeft w:val="640"/>
          <w:marRight w:val="0"/>
          <w:marTop w:val="0"/>
          <w:marBottom w:val="0"/>
          <w:divBdr>
            <w:top w:val="none" w:sz="0" w:space="0" w:color="auto"/>
            <w:left w:val="none" w:sz="0" w:space="0" w:color="auto"/>
            <w:bottom w:val="none" w:sz="0" w:space="0" w:color="auto"/>
            <w:right w:val="none" w:sz="0" w:space="0" w:color="auto"/>
          </w:divBdr>
        </w:div>
        <w:div w:id="129523437">
          <w:marLeft w:val="640"/>
          <w:marRight w:val="0"/>
          <w:marTop w:val="0"/>
          <w:marBottom w:val="0"/>
          <w:divBdr>
            <w:top w:val="none" w:sz="0" w:space="0" w:color="auto"/>
            <w:left w:val="none" w:sz="0" w:space="0" w:color="auto"/>
            <w:bottom w:val="none" w:sz="0" w:space="0" w:color="auto"/>
            <w:right w:val="none" w:sz="0" w:space="0" w:color="auto"/>
          </w:divBdr>
        </w:div>
        <w:div w:id="154615480">
          <w:marLeft w:val="640"/>
          <w:marRight w:val="0"/>
          <w:marTop w:val="0"/>
          <w:marBottom w:val="0"/>
          <w:divBdr>
            <w:top w:val="none" w:sz="0" w:space="0" w:color="auto"/>
            <w:left w:val="none" w:sz="0" w:space="0" w:color="auto"/>
            <w:bottom w:val="none" w:sz="0" w:space="0" w:color="auto"/>
            <w:right w:val="none" w:sz="0" w:space="0" w:color="auto"/>
          </w:divBdr>
        </w:div>
        <w:div w:id="453863092">
          <w:marLeft w:val="640"/>
          <w:marRight w:val="0"/>
          <w:marTop w:val="0"/>
          <w:marBottom w:val="0"/>
          <w:divBdr>
            <w:top w:val="none" w:sz="0" w:space="0" w:color="auto"/>
            <w:left w:val="none" w:sz="0" w:space="0" w:color="auto"/>
            <w:bottom w:val="none" w:sz="0" w:space="0" w:color="auto"/>
            <w:right w:val="none" w:sz="0" w:space="0" w:color="auto"/>
          </w:divBdr>
        </w:div>
        <w:div w:id="596207043">
          <w:marLeft w:val="640"/>
          <w:marRight w:val="0"/>
          <w:marTop w:val="0"/>
          <w:marBottom w:val="0"/>
          <w:divBdr>
            <w:top w:val="none" w:sz="0" w:space="0" w:color="auto"/>
            <w:left w:val="none" w:sz="0" w:space="0" w:color="auto"/>
            <w:bottom w:val="none" w:sz="0" w:space="0" w:color="auto"/>
            <w:right w:val="none" w:sz="0" w:space="0" w:color="auto"/>
          </w:divBdr>
        </w:div>
        <w:div w:id="627249294">
          <w:marLeft w:val="640"/>
          <w:marRight w:val="0"/>
          <w:marTop w:val="0"/>
          <w:marBottom w:val="0"/>
          <w:divBdr>
            <w:top w:val="none" w:sz="0" w:space="0" w:color="auto"/>
            <w:left w:val="none" w:sz="0" w:space="0" w:color="auto"/>
            <w:bottom w:val="none" w:sz="0" w:space="0" w:color="auto"/>
            <w:right w:val="none" w:sz="0" w:space="0" w:color="auto"/>
          </w:divBdr>
        </w:div>
        <w:div w:id="699859953">
          <w:marLeft w:val="640"/>
          <w:marRight w:val="0"/>
          <w:marTop w:val="0"/>
          <w:marBottom w:val="0"/>
          <w:divBdr>
            <w:top w:val="none" w:sz="0" w:space="0" w:color="auto"/>
            <w:left w:val="none" w:sz="0" w:space="0" w:color="auto"/>
            <w:bottom w:val="none" w:sz="0" w:space="0" w:color="auto"/>
            <w:right w:val="none" w:sz="0" w:space="0" w:color="auto"/>
          </w:divBdr>
        </w:div>
        <w:div w:id="735130770">
          <w:marLeft w:val="640"/>
          <w:marRight w:val="0"/>
          <w:marTop w:val="0"/>
          <w:marBottom w:val="0"/>
          <w:divBdr>
            <w:top w:val="none" w:sz="0" w:space="0" w:color="auto"/>
            <w:left w:val="none" w:sz="0" w:space="0" w:color="auto"/>
            <w:bottom w:val="none" w:sz="0" w:space="0" w:color="auto"/>
            <w:right w:val="none" w:sz="0" w:space="0" w:color="auto"/>
          </w:divBdr>
        </w:div>
        <w:div w:id="820074115">
          <w:marLeft w:val="640"/>
          <w:marRight w:val="0"/>
          <w:marTop w:val="0"/>
          <w:marBottom w:val="0"/>
          <w:divBdr>
            <w:top w:val="none" w:sz="0" w:space="0" w:color="auto"/>
            <w:left w:val="none" w:sz="0" w:space="0" w:color="auto"/>
            <w:bottom w:val="none" w:sz="0" w:space="0" w:color="auto"/>
            <w:right w:val="none" w:sz="0" w:space="0" w:color="auto"/>
          </w:divBdr>
        </w:div>
        <w:div w:id="940993474">
          <w:marLeft w:val="640"/>
          <w:marRight w:val="0"/>
          <w:marTop w:val="0"/>
          <w:marBottom w:val="0"/>
          <w:divBdr>
            <w:top w:val="none" w:sz="0" w:space="0" w:color="auto"/>
            <w:left w:val="none" w:sz="0" w:space="0" w:color="auto"/>
            <w:bottom w:val="none" w:sz="0" w:space="0" w:color="auto"/>
            <w:right w:val="none" w:sz="0" w:space="0" w:color="auto"/>
          </w:divBdr>
        </w:div>
        <w:div w:id="982124977">
          <w:marLeft w:val="640"/>
          <w:marRight w:val="0"/>
          <w:marTop w:val="0"/>
          <w:marBottom w:val="0"/>
          <w:divBdr>
            <w:top w:val="none" w:sz="0" w:space="0" w:color="auto"/>
            <w:left w:val="none" w:sz="0" w:space="0" w:color="auto"/>
            <w:bottom w:val="none" w:sz="0" w:space="0" w:color="auto"/>
            <w:right w:val="none" w:sz="0" w:space="0" w:color="auto"/>
          </w:divBdr>
        </w:div>
        <w:div w:id="995450594">
          <w:marLeft w:val="640"/>
          <w:marRight w:val="0"/>
          <w:marTop w:val="0"/>
          <w:marBottom w:val="0"/>
          <w:divBdr>
            <w:top w:val="none" w:sz="0" w:space="0" w:color="auto"/>
            <w:left w:val="none" w:sz="0" w:space="0" w:color="auto"/>
            <w:bottom w:val="none" w:sz="0" w:space="0" w:color="auto"/>
            <w:right w:val="none" w:sz="0" w:space="0" w:color="auto"/>
          </w:divBdr>
        </w:div>
        <w:div w:id="1076895849">
          <w:marLeft w:val="640"/>
          <w:marRight w:val="0"/>
          <w:marTop w:val="0"/>
          <w:marBottom w:val="0"/>
          <w:divBdr>
            <w:top w:val="none" w:sz="0" w:space="0" w:color="auto"/>
            <w:left w:val="none" w:sz="0" w:space="0" w:color="auto"/>
            <w:bottom w:val="none" w:sz="0" w:space="0" w:color="auto"/>
            <w:right w:val="none" w:sz="0" w:space="0" w:color="auto"/>
          </w:divBdr>
        </w:div>
        <w:div w:id="1103722998">
          <w:marLeft w:val="640"/>
          <w:marRight w:val="0"/>
          <w:marTop w:val="0"/>
          <w:marBottom w:val="0"/>
          <w:divBdr>
            <w:top w:val="none" w:sz="0" w:space="0" w:color="auto"/>
            <w:left w:val="none" w:sz="0" w:space="0" w:color="auto"/>
            <w:bottom w:val="none" w:sz="0" w:space="0" w:color="auto"/>
            <w:right w:val="none" w:sz="0" w:space="0" w:color="auto"/>
          </w:divBdr>
        </w:div>
        <w:div w:id="1130586866">
          <w:marLeft w:val="640"/>
          <w:marRight w:val="0"/>
          <w:marTop w:val="0"/>
          <w:marBottom w:val="0"/>
          <w:divBdr>
            <w:top w:val="none" w:sz="0" w:space="0" w:color="auto"/>
            <w:left w:val="none" w:sz="0" w:space="0" w:color="auto"/>
            <w:bottom w:val="none" w:sz="0" w:space="0" w:color="auto"/>
            <w:right w:val="none" w:sz="0" w:space="0" w:color="auto"/>
          </w:divBdr>
        </w:div>
        <w:div w:id="1156336360">
          <w:marLeft w:val="640"/>
          <w:marRight w:val="0"/>
          <w:marTop w:val="0"/>
          <w:marBottom w:val="0"/>
          <w:divBdr>
            <w:top w:val="none" w:sz="0" w:space="0" w:color="auto"/>
            <w:left w:val="none" w:sz="0" w:space="0" w:color="auto"/>
            <w:bottom w:val="none" w:sz="0" w:space="0" w:color="auto"/>
            <w:right w:val="none" w:sz="0" w:space="0" w:color="auto"/>
          </w:divBdr>
        </w:div>
        <w:div w:id="1161769919">
          <w:marLeft w:val="640"/>
          <w:marRight w:val="0"/>
          <w:marTop w:val="0"/>
          <w:marBottom w:val="0"/>
          <w:divBdr>
            <w:top w:val="none" w:sz="0" w:space="0" w:color="auto"/>
            <w:left w:val="none" w:sz="0" w:space="0" w:color="auto"/>
            <w:bottom w:val="none" w:sz="0" w:space="0" w:color="auto"/>
            <w:right w:val="none" w:sz="0" w:space="0" w:color="auto"/>
          </w:divBdr>
        </w:div>
        <w:div w:id="1262446844">
          <w:marLeft w:val="640"/>
          <w:marRight w:val="0"/>
          <w:marTop w:val="0"/>
          <w:marBottom w:val="0"/>
          <w:divBdr>
            <w:top w:val="none" w:sz="0" w:space="0" w:color="auto"/>
            <w:left w:val="none" w:sz="0" w:space="0" w:color="auto"/>
            <w:bottom w:val="none" w:sz="0" w:space="0" w:color="auto"/>
            <w:right w:val="none" w:sz="0" w:space="0" w:color="auto"/>
          </w:divBdr>
        </w:div>
        <w:div w:id="1268346551">
          <w:marLeft w:val="640"/>
          <w:marRight w:val="0"/>
          <w:marTop w:val="0"/>
          <w:marBottom w:val="0"/>
          <w:divBdr>
            <w:top w:val="none" w:sz="0" w:space="0" w:color="auto"/>
            <w:left w:val="none" w:sz="0" w:space="0" w:color="auto"/>
            <w:bottom w:val="none" w:sz="0" w:space="0" w:color="auto"/>
            <w:right w:val="none" w:sz="0" w:space="0" w:color="auto"/>
          </w:divBdr>
        </w:div>
        <w:div w:id="1382483008">
          <w:marLeft w:val="640"/>
          <w:marRight w:val="0"/>
          <w:marTop w:val="0"/>
          <w:marBottom w:val="0"/>
          <w:divBdr>
            <w:top w:val="none" w:sz="0" w:space="0" w:color="auto"/>
            <w:left w:val="none" w:sz="0" w:space="0" w:color="auto"/>
            <w:bottom w:val="none" w:sz="0" w:space="0" w:color="auto"/>
            <w:right w:val="none" w:sz="0" w:space="0" w:color="auto"/>
          </w:divBdr>
        </w:div>
        <w:div w:id="1474102844">
          <w:marLeft w:val="640"/>
          <w:marRight w:val="0"/>
          <w:marTop w:val="0"/>
          <w:marBottom w:val="0"/>
          <w:divBdr>
            <w:top w:val="none" w:sz="0" w:space="0" w:color="auto"/>
            <w:left w:val="none" w:sz="0" w:space="0" w:color="auto"/>
            <w:bottom w:val="none" w:sz="0" w:space="0" w:color="auto"/>
            <w:right w:val="none" w:sz="0" w:space="0" w:color="auto"/>
          </w:divBdr>
        </w:div>
        <w:div w:id="1518693477">
          <w:marLeft w:val="640"/>
          <w:marRight w:val="0"/>
          <w:marTop w:val="0"/>
          <w:marBottom w:val="0"/>
          <w:divBdr>
            <w:top w:val="none" w:sz="0" w:space="0" w:color="auto"/>
            <w:left w:val="none" w:sz="0" w:space="0" w:color="auto"/>
            <w:bottom w:val="none" w:sz="0" w:space="0" w:color="auto"/>
            <w:right w:val="none" w:sz="0" w:space="0" w:color="auto"/>
          </w:divBdr>
        </w:div>
        <w:div w:id="1600990189">
          <w:marLeft w:val="640"/>
          <w:marRight w:val="0"/>
          <w:marTop w:val="0"/>
          <w:marBottom w:val="0"/>
          <w:divBdr>
            <w:top w:val="none" w:sz="0" w:space="0" w:color="auto"/>
            <w:left w:val="none" w:sz="0" w:space="0" w:color="auto"/>
            <w:bottom w:val="none" w:sz="0" w:space="0" w:color="auto"/>
            <w:right w:val="none" w:sz="0" w:space="0" w:color="auto"/>
          </w:divBdr>
        </w:div>
        <w:div w:id="1614551228">
          <w:marLeft w:val="640"/>
          <w:marRight w:val="0"/>
          <w:marTop w:val="0"/>
          <w:marBottom w:val="0"/>
          <w:divBdr>
            <w:top w:val="none" w:sz="0" w:space="0" w:color="auto"/>
            <w:left w:val="none" w:sz="0" w:space="0" w:color="auto"/>
            <w:bottom w:val="none" w:sz="0" w:space="0" w:color="auto"/>
            <w:right w:val="none" w:sz="0" w:space="0" w:color="auto"/>
          </w:divBdr>
        </w:div>
        <w:div w:id="1653754842">
          <w:marLeft w:val="640"/>
          <w:marRight w:val="0"/>
          <w:marTop w:val="0"/>
          <w:marBottom w:val="0"/>
          <w:divBdr>
            <w:top w:val="none" w:sz="0" w:space="0" w:color="auto"/>
            <w:left w:val="none" w:sz="0" w:space="0" w:color="auto"/>
            <w:bottom w:val="none" w:sz="0" w:space="0" w:color="auto"/>
            <w:right w:val="none" w:sz="0" w:space="0" w:color="auto"/>
          </w:divBdr>
        </w:div>
        <w:div w:id="1834685896">
          <w:marLeft w:val="640"/>
          <w:marRight w:val="0"/>
          <w:marTop w:val="0"/>
          <w:marBottom w:val="0"/>
          <w:divBdr>
            <w:top w:val="none" w:sz="0" w:space="0" w:color="auto"/>
            <w:left w:val="none" w:sz="0" w:space="0" w:color="auto"/>
            <w:bottom w:val="none" w:sz="0" w:space="0" w:color="auto"/>
            <w:right w:val="none" w:sz="0" w:space="0" w:color="auto"/>
          </w:divBdr>
        </w:div>
        <w:div w:id="1926575867">
          <w:marLeft w:val="640"/>
          <w:marRight w:val="0"/>
          <w:marTop w:val="0"/>
          <w:marBottom w:val="0"/>
          <w:divBdr>
            <w:top w:val="none" w:sz="0" w:space="0" w:color="auto"/>
            <w:left w:val="none" w:sz="0" w:space="0" w:color="auto"/>
            <w:bottom w:val="none" w:sz="0" w:space="0" w:color="auto"/>
            <w:right w:val="none" w:sz="0" w:space="0" w:color="auto"/>
          </w:divBdr>
        </w:div>
      </w:divsChild>
    </w:div>
    <w:div w:id="2120491574">
      <w:bodyDiv w:val="1"/>
      <w:marLeft w:val="0"/>
      <w:marRight w:val="0"/>
      <w:marTop w:val="0"/>
      <w:marBottom w:val="0"/>
      <w:divBdr>
        <w:top w:val="none" w:sz="0" w:space="0" w:color="auto"/>
        <w:left w:val="none" w:sz="0" w:space="0" w:color="auto"/>
        <w:bottom w:val="none" w:sz="0" w:space="0" w:color="auto"/>
        <w:right w:val="none" w:sz="0" w:space="0" w:color="auto"/>
      </w:divBdr>
    </w:div>
    <w:div w:id="2144930356">
      <w:bodyDiv w:val="1"/>
      <w:marLeft w:val="0"/>
      <w:marRight w:val="0"/>
      <w:marTop w:val="0"/>
      <w:marBottom w:val="0"/>
      <w:divBdr>
        <w:top w:val="none" w:sz="0" w:space="0" w:color="auto"/>
        <w:left w:val="none" w:sz="0" w:space="0" w:color="auto"/>
        <w:bottom w:val="none" w:sz="0" w:space="0" w:color="auto"/>
        <w:right w:val="none" w:sz="0" w:space="0" w:color="auto"/>
      </w:divBdr>
      <w:divsChild>
        <w:div w:id="335310301">
          <w:marLeft w:val="640"/>
          <w:marRight w:val="0"/>
          <w:marTop w:val="0"/>
          <w:marBottom w:val="0"/>
          <w:divBdr>
            <w:top w:val="none" w:sz="0" w:space="0" w:color="auto"/>
            <w:left w:val="none" w:sz="0" w:space="0" w:color="auto"/>
            <w:bottom w:val="none" w:sz="0" w:space="0" w:color="auto"/>
            <w:right w:val="none" w:sz="0" w:space="0" w:color="auto"/>
          </w:divBdr>
        </w:div>
        <w:div w:id="716978799">
          <w:marLeft w:val="640"/>
          <w:marRight w:val="0"/>
          <w:marTop w:val="0"/>
          <w:marBottom w:val="0"/>
          <w:divBdr>
            <w:top w:val="none" w:sz="0" w:space="0" w:color="auto"/>
            <w:left w:val="none" w:sz="0" w:space="0" w:color="auto"/>
            <w:bottom w:val="none" w:sz="0" w:space="0" w:color="auto"/>
            <w:right w:val="none" w:sz="0" w:space="0" w:color="auto"/>
          </w:divBdr>
        </w:div>
        <w:div w:id="823664436">
          <w:marLeft w:val="640"/>
          <w:marRight w:val="0"/>
          <w:marTop w:val="0"/>
          <w:marBottom w:val="0"/>
          <w:divBdr>
            <w:top w:val="none" w:sz="0" w:space="0" w:color="auto"/>
            <w:left w:val="none" w:sz="0" w:space="0" w:color="auto"/>
            <w:bottom w:val="none" w:sz="0" w:space="0" w:color="auto"/>
            <w:right w:val="none" w:sz="0" w:space="0" w:color="auto"/>
          </w:divBdr>
        </w:div>
        <w:div w:id="859973525">
          <w:marLeft w:val="640"/>
          <w:marRight w:val="0"/>
          <w:marTop w:val="0"/>
          <w:marBottom w:val="0"/>
          <w:divBdr>
            <w:top w:val="none" w:sz="0" w:space="0" w:color="auto"/>
            <w:left w:val="none" w:sz="0" w:space="0" w:color="auto"/>
            <w:bottom w:val="none" w:sz="0" w:space="0" w:color="auto"/>
            <w:right w:val="none" w:sz="0" w:space="0" w:color="auto"/>
          </w:divBdr>
        </w:div>
        <w:div w:id="872156134">
          <w:marLeft w:val="640"/>
          <w:marRight w:val="0"/>
          <w:marTop w:val="0"/>
          <w:marBottom w:val="0"/>
          <w:divBdr>
            <w:top w:val="none" w:sz="0" w:space="0" w:color="auto"/>
            <w:left w:val="none" w:sz="0" w:space="0" w:color="auto"/>
            <w:bottom w:val="none" w:sz="0" w:space="0" w:color="auto"/>
            <w:right w:val="none" w:sz="0" w:space="0" w:color="auto"/>
          </w:divBdr>
        </w:div>
        <w:div w:id="1066411745">
          <w:marLeft w:val="640"/>
          <w:marRight w:val="0"/>
          <w:marTop w:val="0"/>
          <w:marBottom w:val="0"/>
          <w:divBdr>
            <w:top w:val="none" w:sz="0" w:space="0" w:color="auto"/>
            <w:left w:val="none" w:sz="0" w:space="0" w:color="auto"/>
            <w:bottom w:val="none" w:sz="0" w:space="0" w:color="auto"/>
            <w:right w:val="none" w:sz="0" w:space="0" w:color="auto"/>
          </w:divBdr>
        </w:div>
        <w:div w:id="1134181647">
          <w:marLeft w:val="640"/>
          <w:marRight w:val="0"/>
          <w:marTop w:val="0"/>
          <w:marBottom w:val="0"/>
          <w:divBdr>
            <w:top w:val="none" w:sz="0" w:space="0" w:color="auto"/>
            <w:left w:val="none" w:sz="0" w:space="0" w:color="auto"/>
            <w:bottom w:val="none" w:sz="0" w:space="0" w:color="auto"/>
            <w:right w:val="none" w:sz="0" w:space="0" w:color="auto"/>
          </w:divBdr>
        </w:div>
        <w:div w:id="1469208134">
          <w:marLeft w:val="640"/>
          <w:marRight w:val="0"/>
          <w:marTop w:val="0"/>
          <w:marBottom w:val="0"/>
          <w:divBdr>
            <w:top w:val="none" w:sz="0" w:space="0" w:color="auto"/>
            <w:left w:val="none" w:sz="0" w:space="0" w:color="auto"/>
            <w:bottom w:val="none" w:sz="0" w:space="0" w:color="auto"/>
            <w:right w:val="none" w:sz="0" w:space="0" w:color="auto"/>
          </w:divBdr>
        </w:div>
        <w:div w:id="1517574159">
          <w:marLeft w:val="640"/>
          <w:marRight w:val="0"/>
          <w:marTop w:val="0"/>
          <w:marBottom w:val="0"/>
          <w:divBdr>
            <w:top w:val="none" w:sz="0" w:space="0" w:color="auto"/>
            <w:left w:val="none" w:sz="0" w:space="0" w:color="auto"/>
            <w:bottom w:val="none" w:sz="0" w:space="0" w:color="auto"/>
            <w:right w:val="none" w:sz="0" w:space="0" w:color="auto"/>
          </w:divBdr>
        </w:div>
        <w:div w:id="1616131527">
          <w:marLeft w:val="640"/>
          <w:marRight w:val="0"/>
          <w:marTop w:val="0"/>
          <w:marBottom w:val="0"/>
          <w:divBdr>
            <w:top w:val="none" w:sz="0" w:space="0" w:color="auto"/>
            <w:left w:val="none" w:sz="0" w:space="0" w:color="auto"/>
            <w:bottom w:val="none" w:sz="0" w:space="0" w:color="auto"/>
            <w:right w:val="none" w:sz="0" w:space="0" w:color="auto"/>
          </w:divBdr>
        </w:div>
        <w:div w:id="1700928984">
          <w:marLeft w:val="640"/>
          <w:marRight w:val="0"/>
          <w:marTop w:val="0"/>
          <w:marBottom w:val="0"/>
          <w:divBdr>
            <w:top w:val="none" w:sz="0" w:space="0" w:color="auto"/>
            <w:left w:val="none" w:sz="0" w:space="0" w:color="auto"/>
            <w:bottom w:val="none" w:sz="0" w:space="0" w:color="auto"/>
            <w:right w:val="none" w:sz="0" w:space="0" w:color="auto"/>
          </w:divBdr>
        </w:div>
        <w:div w:id="1967462583">
          <w:marLeft w:val="640"/>
          <w:marRight w:val="0"/>
          <w:marTop w:val="0"/>
          <w:marBottom w:val="0"/>
          <w:divBdr>
            <w:top w:val="none" w:sz="0" w:space="0" w:color="auto"/>
            <w:left w:val="none" w:sz="0" w:space="0" w:color="auto"/>
            <w:bottom w:val="none" w:sz="0" w:space="0" w:color="auto"/>
            <w:right w:val="none" w:sz="0" w:space="0" w:color="auto"/>
          </w:divBdr>
        </w:div>
        <w:div w:id="1984383183">
          <w:marLeft w:val="640"/>
          <w:marRight w:val="0"/>
          <w:marTop w:val="0"/>
          <w:marBottom w:val="0"/>
          <w:divBdr>
            <w:top w:val="none" w:sz="0" w:space="0" w:color="auto"/>
            <w:left w:val="none" w:sz="0" w:space="0" w:color="auto"/>
            <w:bottom w:val="none" w:sz="0" w:space="0" w:color="auto"/>
            <w:right w:val="none" w:sz="0" w:space="0" w:color="auto"/>
          </w:divBdr>
        </w:div>
      </w:divsChild>
    </w:div>
  </w:divs>
  <w:encoding w:val="macintosh"/>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legacyfileshare.elsevier.com/assets/file/0011/852995/Data-Availability-section.html" TargetMode="External"/><Relationship Id="rId2" Type="http://schemas.openxmlformats.org/officeDocument/2006/relationships/hyperlink" Target="https://www.elsevier.com/researcher/author/tools-and-resources/graphical-abstract" TargetMode="External"/><Relationship Id="rId1" Type="http://schemas.openxmlformats.org/officeDocument/2006/relationships/hyperlink" Target="https://www.elsevier.com/researcher/author/tools-and-resources/highlights" TargetMode="External"/><Relationship Id="rId4" Type="http://schemas.openxmlformats.org/officeDocument/2006/relationships/hyperlink" Target="https://www.elsevier.com/researcher/author/policies-and-guidelines/credit-author-statement"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image" Target="media/image21.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9.png"/><Relationship Id="rId29" Type="http://schemas.openxmlformats.org/officeDocument/2006/relationships/footer" Target="footer1.xml"/><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image" Target="media/image19.png"/><Relationship Id="rId37" Type="http://schemas.openxmlformats.org/officeDocument/2006/relationships/hyperlink" Target="mailto:sandrine.selosse@minesparis.psl.eu" TargetMode="External"/><Relationship Id="rId40"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www.elsevier.com/solutions/ssrn" TargetMode="Externa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image" Target="media/image1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emf"/><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oter" Target="footer2.xml"/><Relationship Id="rId35" Type="http://schemas.openxmlformats.org/officeDocument/2006/relationships/hyperlink" Target="https://www.sciencedirect.com/journal/renewable-energy" TargetMode="External"/><Relationship Id="rId43" Type="http://schemas.microsoft.com/office/2020/10/relationships/intelligence" Target="intelligence2.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emf"/><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hyperlink" Target="mailto:p.fs@fct.unl.pt"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premisedash-6f5a0259c487.herokuapp.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F02F44-CCEE-6C45-8021-21074FE2EFA0}"/>
      </w:docPartPr>
      <w:docPartBody>
        <w:p w:rsidR="00B27B17" w:rsidRDefault="00B27B17">
          <w:r w:rsidRPr="008420C1">
            <w:rPr>
              <w:rStyle w:val="PlaceholderText"/>
            </w:rPr>
            <w:t>Click or tap here to enter text.</w:t>
          </w:r>
        </w:p>
      </w:docPartBody>
    </w:docPart>
    <w:docPart>
      <w:docPartPr>
        <w:name w:val="60CF7239DA234B2E93E9436A3BE6A66C"/>
        <w:category>
          <w:name w:val="General"/>
          <w:gallery w:val="placeholder"/>
        </w:category>
        <w:types>
          <w:type w:val="bbPlcHdr"/>
        </w:types>
        <w:behaviors>
          <w:behavior w:val="content"/>
        </w:behaviors>
        <w:guid w:val="{563A2625-ABB9-46E9-BBAE-E7B00DBAF67A}"/>
      </w:docPartPr>
      <w:docPartBody>
        <w:p w:rsidR="00131C6A" w:rsidRDefault="00131C6A">
          <w:pPr>
            <w:pStyle w:val="60CF7239DA234B2E93E9436A3BE6A66C"/>
          </w:pPr>
          <w:r w:rsidRPr="008420C1">
            <w:rPr>
              <w:rStyle w:val="PlaceholderText"/>
            </w:rPr>
            <w:t>Click or tap here to enter text.</w:t>
          </w:r>
        </w:p>
      </w:docPartBody>
    </w:docPart>
    <w:docPart>
      <w:docPartPr>
        <w:name w:val="4F5F408650244C8B8CD8FA0951F24AA3"/>
        <w:category>
          <w:name w:val="General"/>
          <w:gallery w:val="placeholder"/>
        </w:category>
        <w:types>
          <w:type w:val="bbPlcHdr"/>
        </w:types>
        <w:behaviors>
          <w:behavior w:val="content"/>
        </w:behaviors>
        <w:guid w:val="{A930C7C7-8BC9-4B73-B1F7-C091905E1D00}"/>
      </w:docPartPr>
      <w:docPartBody>
        <w:p w:rsidR="0068640F" w:rsidRDefault="0068640F">
          <w:pPr>
            <w:pStyle w:val="4F5F408650244C8B8CD8FA0951F24AA3"/>
          </w:pPr>
          <w:r w:rsidRPr="008420C1">
            <w:rPr>
              <w:rStyle w:val="PlaceholderText"/>
            </w:rPr>
            <w:t>Click or tap here to enter text.</w:t>
          </w:r>
        </w:p>
      </w:docPartBody>
    </w:docPart>
    <w:docPart>
      <w:docPartPr>
        <w:name w:val="8830D391FFB946558014EDAD32264245"/>
        <w:category>
          <w:name w:val="General"/>
          <w:gallery w:val="placeholder"/>
        </w:category>
        <w:types>
          <w:type w:val="bbPlcHdr"/>
        </w:types>
        <w:behaviors>
          <w:behavior w:val="content"/>
        </w:behaviors>
        <w:guid w:val="{BEC4B1B9-CABF-4F0E-A1FE-B186F524B721}"/>
      </w:docPartPr>
      <w:docPartBody>
        <w:p w:rsidR="00201490" w:rsidRDefault="00B27B17">
          <w:pPr>
            <w:pStyle w:val="8830D391FFB946558014EDAD32264245"/>
          </w:pPr>
          <w:r w:rsidRPr="008420C1">
            <w:rPr>
              <w:rStyle w:val="PlaceholderText"/>
            </w:rPr>
            <w:t>Click or tap here to enter text.</w:t>
          </w:r>
        </w:p>
      </w:docPartBody>
    </w:docPart>
    <w:docPart>
      <w:docPartPr>
        <w:name w:val="1533D41D46614D1BA9C0D50BED3730DF"/>
        <w:category>
          <w:name w:val="General"/>
          <w:gallery w:val="placeholder"/>
        </w:category>
        <w:types>
          <w:type w:val="bbPlcHdr"/>
        </w:types>
        <w:behaviors>
          <w:behavior w:val="content"/>
        </w:behaviors>
        <w:guid w:val="{6A0F0CAA-25D8-4B41-9F6A-7127C10B5AEA}"/>
      </w:docPartPr>
      <w:docPartBody>
        <w:p w:rsidR="00201490" w:rsidRDefault="00B27B17">
          <w:pPr>
            <w:pStyle w:val="1533D41D46614D1BA9C0D50BED3730DF"/>
          </w:pPr>
          <w:r w:rsidRPr="008420C1">
            <w:rPr>
              <w:rStyle w:val="PlaceholderText"/>
            </w:rPr>
            <w:t>Click or tap here to enter text.</w:t>
          </w:r>
        </w:p>
      </w:docPartBody>
    </w:docPart>
    <w:docPart>
      <w:docPartPr>
        <w:name w:val="1BD42183F05B4B0AA46D87FA4BEB445E"/>
        <w:category>
          <w:name w:val="General"/>
          <w:gallery w:val="placeholder"/>
        </w:category>
        <w:types>
          <w:type w:val="bbPlcHdr"/>
        </w:types>
        <w:behaviors>
          <w:behavior w:val="content"/>
        </w:behaviors>
        <w:guid w:val="{BA21B5E1-0105-4977-9E55-8F6A9A9CB435}"/>
      </w:docPartPr>
      <w:docPartBody>
        <w:p w:rsidR="00201490" w:rsidRDefault="00B27B17">
          <w:pPr>
            <w:pStyle w:val="1BD42183F05B4B0AA46D87FA4BEB445E"/>
          </w:pPr>
          <w:r w:rsidRPr="008420C1">
            <w:rPr>
              <w:rStyle w:val="PlaceholderText"/>
            </w:rPr>
            <w:t>Click or tap here to enter text.</w:t>
          </w:r>
        </w:p>
      </w:docPartBody>
    </w:docPart>
    <w:docPart>
      <w:docPartPr>
        <w:name w:val="6BA6B7C5689940928B5932626703A373"/>
        <w:category>
          <w:name w:val="General"/>
          <w:gallery w:val="placeholder"/>
        </w:category>
        <w:types>
          <w:type w:val="bbPlcHdr"/>
        </w:types>
        <w:behaviors>
          <w:behavior w:val="content"/>
        </w:behaviors>
        <w:guid w:val="{830A6D84-08F2-4487-8F97-FAFD8C6461A5}"/>
      </w:docPartPr>
      <w:docPartBody>
        <w:p w:rsidR="00201490" w:rsidRDefault="008F06B0">
          <w:pPr>
            <w:pStyle w:val="6BA6B7C5689940928B5932626703A373"/>
          </w:pPr>
          <w:r w:rsidRPr="008420C1">
            <w:rPr>
              <w:rStyle w:val="PlaceholderText"/>
            </w:rPr>
            <w:t>Click or tap here to enter text.</w:t>
          </w:r>
        </w:p>
      </w:docPartBody>
    </w:docPart>
    <w:docPart>
      <w:docPartPr>
        <w:name w:val="99CDDE5B1DD249FFBC0E1975154D8B54"/>
        <w:category>
          <w:name w:val="General"/>
          <w:gallery w:val="placeholder"/>
        </w:category>
        <w:types>
          <w:type w:val="bbPlcHdr"/>
        </w:types>
        <w:behaviors>
          <w:behavior w:val="content"/>
        </w:behaviors>
        <w:guid w:val="{1801F577-580A-4E90-A19C-FB1E2F9CAD30}"/>
      </w:docPartPr>
      <w:docPartBody>
        <w:p w:rsidR="00201490" w:rsidRDefault="00201490" w:rsidP="00201490">
          <w:pPr>
            <w:pStyle w:val="99CDDE5B1DD249FFBC0E1975154D8B54"/>
          </w:pPr>
          <w:r w:rsidRPr="008420C1">
            <w:rPr>
              <w:rStyle w:val="PlaceholderText"/>
            </w:rPr>
            <w:t>Click or tap here to enter text.</w:t>
          </w:r>
        </w:p>
      </w:docPartBody>
    </w:docPart>
    <w:docPart>
      <w:docPartPr>
        <w:name w:val="B0DD0AF5EC3C4C8BB4FC961D088F3BC5"/>
        <w:category>
          <w:name w:val="General"/>
          <w:gallery w:val="placeholder"/>
        </w:category>
        <w:types>
          <w:type w:val="bbPlcHdr"/>
        </w:types>
        <w:behaviors>
          <w:behavior w:val="content"/>
        </w:behaviors>
        <w:guid w:val="{4A426A48-B94A-488C-ABE5-BDBB8EA7C174}"/>
      </w:docPartPr>
      <w:docPartBody>
        <w:p w:rsidR="00201490" w:rsidRDefault="00201490" w:rsidP="00201490">
          <w:pPr>
            <w:pStyle w:val="B0DD0AF5EC3C4C8BB4FC961D088F3BC5"/>
          </w:pPr>
          <w:r w:rsidRPr="008420C1">
            <w:rPr>
              <w:rStyle w:val="PlaceholderText"/>
            </w:rPr>
            <w:t>Click or tap here to enter text.</w:t>
          </w:r>
        </w:p>
      </w:docPartBody>
    </w:docPart>
    <w:docPart>
      <w:docPartPr>
        <w:name w:val="5A5D28183BC045BF982D3D194DD57624"/>
        <w:category>
          <w:name w:val="General"/>
          <w:gallery w:val="placeholder"/>
        </w:category>
        <w:types>
          <w:type w:val="bbPlcHdr"/>
        </w:types>
        <w:behaviors>
          <w:behavior w:val="content"/>
        </w:behaviors>
        <w:guid w:val="{EFD43A85-C4CE-4665-BB97-AB00BCE471B3}"/>
      </w:docPartPr>
      <w:docPartBody>
        <w:p w:rsidR="00201490" w:rsidRDefault="00201490" w:rsidP="00201490">
          <w:pPr>
            <w:pStyle w:val="5A5D28183BC045BF982D3D194DD57624"/>
          </w:pPr>
          <w:r w:rsidRPr="008420C1">
            <w:rPr>
              <w:rStyle w:val="PlaceholderText"/>
            </w:rPr>
            <w:t>Click or tap here to enter text.</w:t>
          </w:r>
        </w:p>
      </w:docPartBody>
    </w:docPart>
    <w:docPart>
      <w:docPartPr>
        <w:name w:val="BF0D48D4DECD4258836AD056BC516F44"/>
        <w:category>
          <w:name w:val="General"/>
          <w:gallery w:val="placeholder"/>
        </w:category>
        <w:types>
          <w:type w:val="bbPlcHdr"/>
        </w:types>
        <w:behaviors>
          <w:behavior w:val="content"/>
        </w:behaviors>
        <w:guid w:val="{1219ECC7-3CC8-4C24-B457-8BB3629E1174}"/>
      </w:docPartPr>
      <w:docPartBody>
        <w:p w:rsidR="00201490" w:rsidRDefault="00201490" w:rsidP="00201490">
          <w:pPr>
            <w:pStyle w:val="BF0D48D4DECD4258836AD056BC516F44"/>
          </w:pPr>
          <w:r w:rsidRPr="008420C1">
            <w:rPr>
              <w:rStyle w:val="PlaceholderText"/>
            </w:rPr>
            <w:t>Click or tap here to enter text.</w:t>
          </w:r>
        </w:p>
      </w:docPartBody>
    </w:docPart>
    <w:docPart>
      <w:docPartPr>
        <w:name w:val="95EAE5893E2842D0A8090B952403B9B7"/>
        <w:category>
          <w:name w:val="General"/>
          <w:gallery w:val="placeholder"/>
        </w:category>
        <w:types>
          <w:type w:val="bbPlcHdr"/>
        </w:types>
        <w:behaviors>
          <w:behavior w:val="content"/>
        </w:behaviors>
        <w:guid w:val="{3B051AB6-098B-4832-B2AB-44702D1B11F8}"/>
      </w:docPartPr>
      <w:docPartBody>
        <w:p w:rsidR="00201490" w:rsidRDefault="00201490" w:rsidP="00201490">
          <w:pPr>
            <w:pStyle w:val="95EAE5893E2842D0A8090B952403B9B7"/>
          </w:pPr>
          <w:r w:rsidRPr="008420C1">
            <w:rPr>
              <w:rStyle w:val="PlaceholderText"/>
            </w:rPr>
            <w:t>Click or tap here to enter text.</w:t>
          </w:r>
        </w:p>
      </w:docPartBody>
    </w:docPart>
    <w:docPart>
      <w:docPartPr>
        <w:name w:val="E7F134026E7F4F8994C5B820FB841067"/>
        <w:category>
          <w:name w:val="General"/>
          <w:gallery w:val="placeholder"/>
        </w:category>
        <w:types>
          <w:type w:val="bbPlcHdr"/>
        </w:types>
        <w:behaviors>
          <w:behavior w:val="content"/>
        </w:behaviors>
        <w:guid w:val="{5A111654-E3EC-4C61-AEE1-A7EAF0D69018}"/>
      </w:docPartPr>
      <w:docPartBody>
        <w:p w:rsidR="00201490" w:rsidRDefault="00201490" w:rsidP="00201490">
          <w:pPr>
            <w:pStyle w:val="E7F134026E7F4F8994C5B820FB841067"/>
          </w:pPr>
          <w:r w:rsidRPr="008420C1">
            <w:rPr>
              <w:rStyle w:val="PlaceholderText"/>
            </w:rPr>
            <w:t>Click or tap here to enter text.</w:t>
          </w:r>
        </w:p>
      </w:docPartBody>
    </w:docPart>
    <w:docPart>
      <w:docPartPr>
        <w:name w:val="5819532DF5734698A5C9A1E8509294D7"/>
        <w:category>
          <w:name w:val="General"/>
          <w:gallery w:val="placeholder"/>
        </w:category>
        <w:types>
          <w:type w:val="bbPlcHdr"/>
        </w:types>
        <w:behaviors>
          <w:behavior w:val="content"/>
        </w:behaviors>
        <w:guid w:val="{0306FF00-6D79-443B-A85C-9827C805CAC7}"/>
      </w:docPartPr>
      <w:docPartBody>
        <w:p w:rsidR="00201490" w:rsidRDefault="00201490" w:rsidP="00201490">
          <w:pPr>
            <w:pStyle w:val="5819532DF5734698A5C9A1E8509294D7"/>
          </w:pPr>
          <w:r w:rsidRPr="008420C1">
            <w:rPr>
              <w:rStyle w:val="PlaceholderText"/>
            </w:rPr>
            <w:t>Click or tap here to enter text.</w:t>
          </w:r>
        </w:p>
      </w:docPartBody>
    </w:docPart>
    <w:docPart>
      <w:docPartPr>
        <w:name w:val="C6EF516DE7504D8AB3C5B479F8B92227"/>
        <w:category>
          <w:name w:val="General"/>
          <w:gallery w:val="placeholder"/>
        </w:category>
        <w:types>
          <w:type w:val="bbPlcHdr"/>
        </w:types>
        <w:behaviors>
          <w:behavior w:val="content"/>
        </w:behaviors>
        <w:guid w:val="{C66FB097-4F9E-48DD-B7CA-336E7454C041}"/>
      </w:docPartPr>
      <w:docPartBody>
        <w:p w:rsidR="00201490" w:rsidRDefault="00201490" w:rsidP="00201490">
          <w:pPr>
            <w:pStyle w:val="C6EF516DE7504D8AB3C5B479F8B92227"/>
          </w:pPr>
          <w:r w:rsidRPr="008420C1">
            <w:rPr>
              <w:rStyle w:val="PlaceholderText"/>
            </w:rPr>
            <w:t>Click or tap here to enter text.</w:t>
          </w:r>
        </w:p>
      </w:docPartBody>
    </w:docPart>
    <w:docPart>
      <w:docPartPr>
        <w:name w:val="E1FFF3F52BD048248D8EAA668527B809"/>
        <w:category>
          <w:name w:val="General"/>
          <w:gallery w:val="placeholder"/>
        </w:category>
        <w:types>
          <w:type w:val="bbPlcHdr"/>
        </w:types>
        <w:behaviors>
          <w:behavior w:val="content"/>
        </w:behaviors>
        <w:guid w:val="{E94D2F2C-46B9-4FEC-8F75-F16E122AD86D}"/>
      </w:docPartPr>
      <w:docPartBody>
        <w:p w:rsidR="00201490" w:rsidRDefault="00201490" w:rsidP="00201490">
          <w:pPr>
            <w:pStyle w:val="E1FFF3F52BD048248D8EAA668527B809"/>
          </w:pPr>
          <w:r w:rsidRPr="008420C1">
            <w:rPr>
              <w:rStyle w:val="PlaceholderText"/>
            </w:rPr>
            <w:t>Click or tap here to enter text.</w:t>
          </w:r>
        </w:p>
      </w:docPartBody>
    </w:docPart>
    <w:docPart>
      <w:docPartPr>
        <w:name w:val="13DE8325D1404D07952B617900BA25AA"/>
        <w:category>
          <w:name w:val="General"/>
          <w:gallery w:val="placeholder"/>
        </w:category>
        <w:types>
          <w:type w:val="bbPlcHdr"/>
        </w:types>
        <w:behaviors>
          <w:behavior w:val="content"/>
        </w:behaviors>
        <w:guid w:val="{D36FC366-7BB2-43D0-A2C4-F4F1DCD70A0C}"/>
      </w:docPartPr>
      <w:docPartBody>
        <w:p w:rsidR="0071623E" w:rsidRDefault="00B910AB" w:rsidP="00B910AB">
          <w:pPr>
            <w:pStyle w:val="13DE8325D1404D07952B617900BA25AA"/>
          </w:pPr>
          <w:r w:rsidRPr="008420C1">
            <w:rPr>
              <w:rStyle w:val="PlaceholderText"/>
            </w:rPr>
            <w:t>Click or tap here to enter text.</w:t>
          </w:r>
        </w:p>
      </w:docPartBody>
    </w:docPart>
    <w:docPart>
      <w:docPartPr>
        <w:name w:val="32F0ADBE519C4C50881C95F146F6285D"/>
        <w:category>
          <w:name w:val="General"/>
          <w:gallery w:val="placeholder"/>
        </w:category>
        <w:types>
          <w:type w:val="bbPlcHdr"/>
        </w:types>
        <w:behaviors>
          <w:behavior w:val="content"/>
        </w:behaviors>
        <w:guid w:val="{619002BA-657D-436A-94FE-336C1D42ED2A}"/>
      </w:docPartPr>
      <w:docPartBody>
        <w:p w:rsidR="0071623E" w:rsidRDefault="00B910AB" w:rsidP="00B910AB">
          <w:pPr>
            <w:pStyle w:val="32F0ADBE519C4C50881C95F146F6285D"/>
          </w:pPr>
          <w:r w:rsidRPr="008420C1">
            <w:rPr>
              <w:rStyle w:val="PlaceholderText"/>
            </w:rPr>
            <w:t>Click or tap here to enter text.</w:t>
          </w:r>
        </w:p>
      </w:docPartBody>
    </w:docPart>
    <w:docPart>
      <w:docPartPr>
        <w:name w:val="C966D3F857DC4C16A74981500C15CC0D"/>
        <w:category>
          <w:name w:val="General"/>
          <w:gallery w:val="placeholder"/>
        </w:category>
        <w:types>
          <w:type w:val="bbPlcHdr"/>
        </w:types>
        <w:behaviors>
          <w:behavior w:val="content"/>
        </w:behaviors>
        <w:guid w:val="{9A937C88-FCA0-4F9E-A94E-81CD6A9E7DD1}"/>
      </w:docPartPr>
      <w:docPartBody>
        <w:p w:rsidR="0071623E" w:rsidRDefault="00B910AB" w:rsidP="00B910AB">
          <w:pPr>
            <w:pStyle w:val="C966D3F857DC4C16A74981500C15CC0D"/>
          </w:pPr>
          <w:r w:rsidRPr="008420C1">
            <w:rPr>
              <w:rStyle w:val="PlaceholderText"/>
            </w:rPr>
            <w:t>Click or tap here to enter text.</w:t>
          </w:r>
        </w:p>
      </w:docPartBody>
    </w:docPart>
    <w:docPart>
      <w:docPartPr>
        <w:name w:val="37409541F6CA4FFF81FC07C9E4161D53"/>
        <w:category>
          <w:name w:val="General"/>
          <w:gallery w:val="placeholder"/>
        </w:category>
        <w:types>
          <w:type w:val="bbPlcHdr"/>
        </w:types>
        <w:behaviors>
          <w:behavior w:val="content"/>
        </w:behaviors>
        <w:guid w:val="{92D187D3-5D29-4BF8-8BF5-09ACB355D646}"/>
      </w:docPartPr>
      <w:docPartBody>
        <w:p w:rsidR="0071623E" w:rsidRDefault="00B910AB" w:rsidP="00B910AB">
          <w:pPr>
            <w:pStyle w:val="37409541F6CA4FFF81FC07C9E4161D53"/>
          </w:pPr>
          <w:r w:rsidRPr="008420C1">
            <w:rPr>
              <w:rStyle w:val="PlaceholderText"/>
            </w:rPr>
            <w:t>Click or tap here to enter text.</w:t>
          </w:r>
        </w:p>
      </w:docPartBody>
    </w:docPart>
    <w:docPart>
      <w:docPartPr>
        <w:name w:val="6051A9E253CC45A8A14619EE77C45AC0"/>
        <w:category>
          <w:name w:val="General"/>
          <w:gallery w:val="placeholder"/>
        </w:category>
        <w:types>
          <w:type w:val="bbPlcHdr"/>
        </w:types>
        <w:behaviors>
          <w:behavior w:val="content"/>
        </w:behaviors>
        <w:guid w:val="{E0EC752A-0994-49F5-8A92-5C4AEB5BBA42}"/>
      </w:docPartPr>
      <w:docPartBody>
        <w:p w:rsidR="0071623E" w:rsidRDefault="00B910AB" w:rsidP="00B910AB">
          <w:pPr>
            <w:pStyle w:val="6051A9E253CC45A8A14619EE77C45AC0"/>
          </w:pPr>
          <w:r w:rsidRPr="008420C1">
            <w:rPr>
              <w:rStyle w:val="PlaceholderText"/>
            </w:rPr>
            <w:t>Click or tap here to enter text.</w:t>
          </w:r>
        </w:p>
      </w:docPartBody>
    </w:docPart>
    <w:docPart>
      <w:docPartPr>
        <w:name w:val="E7844D8760154852A26AD2AD0F35B372"/>
        <w:category>
          <w:name w:val="General"/>
          <w:gallery w:val="placeholder"/>
        </w:category>
        <w:types>
          <w:type w:val="bbPlcHdr"/>
        </w:types>
        <w:behaviors>
          <w:behavior w:val="content"/>
        </w:behaviors>
        <w:guid w:val="{87C384D5-45A1-493B-9C3B-C88F73C100A0}"/>
      </w:docPartPr>
      <w:docPartBody>
        <w:p w:rsidR="004C6E2A" w:rsidRDefault="004C6E2A" w:rsidP="004C6E2A">
          <w:pPr>
            <w:pStyle w:val="E7844D8760154852A26AD2AD0F35B372"/>
          </w:pPr>
          <w:r w:rsidRPr="008420C1">
            <w:rPr>
              <w:rStyle w:val="PlaceholderText"/>
            </w:rPr>
            <w:t>Click or tap here to enter text.</w:t>
          </w:r>
        </w:p>
      </w:docPartBody>
    </w:docPart>
    <w:docPart>
      <w:docPartPr>
        <w:name w:val="FEA4527C46AD4F96887064834EFFBC24"/>
        <w:category>
          <w:name w:val="General"/>
          <w:gallery w:val="placeholder"/>
        </w:category>
        <w:types>
          <w:type w:val="bbPlcHdr"/>
        </w:types>
        <w:behaviors>
          <w:behavior w:val="content"/>
        </w:behaviors>
        <w:guid w:val="{D6758E42-EDE7-4021-913D-F458AB741995}"/>
      </w:docPartPr>
      <w:docPartBody>
        <w:p w:rsidR="004C6E2A" w:rsidRDefault="004C6E2A" w:rsidP="004C6E2A">
          <w:pPr>
            <w:pStyle w:val="FEA4527C46AD4F96887064834EFFBC24"/>
          </w:pPr>
          <w:r w:rsidRPr="008420C1">
            <w:rPr>
              <w:rStyle w:val="PlaceholderText"/>
            </w:rPr>
            <w:t>Click or tap here to enter text.</w:t>
          </w:r>
        </w:p>
      </w:docPartBody>
    </w:docPart>
    <w:docPart>
      <w:docPartPr>
        <w:name w:val="D155CAFBB5804A07BA731DDF0DF2CBA8"/>
        <w:category>
          <w:name w:val="General"/>
          <w:gallery w:val="placeholder"/>
        </w:category>
        <w:types>
          <w:type w:val="bbPlcHdr"/>
        </w:types>
        <w:behaviors>
          <w:behavior w:val="content"/>
        </w:behaviors>
        <w:guid w:val="{4E145396-1587-491C-ACFD-06F280C751E6}"/>
      </w:docPartPr>
      <w:docPartBody>
        <w:p w:rsidR="004C6E2A" w:rsidRDefault="004C6E2A" w:rsidP="004C6E2A">
          <w:pPr>
            <w:pStyle w:val="D155CAFBB5804A07BA731DDF0DF2CBA8"/>
          </w:pPr>
          <w:r w:rsidRPr="00EB5EBD">
            <w:rPr>
              <w:rStyle w:val="PlaceholderText"/>
            </w:rPr>
            <w:t>Click or tap here to enter text.</w:t>
          </w:r>
        </w:p>
      </w:docPartBody>
    </w:docPart>
    <w:docPart>
      <w:docPartPr>
        <w:name w:val="C16198ABC5E7444AAD9FD3DC0AE65F03"/>
        <w:category>
          <w:name w:val="General"/>
          <w:gallery w:val="placeholder"/>
        </w:category>
        <w:types>
          <w:type w:val="bbPlcHdr"/>
        </w:types>
        <w:behaviors>
          <w:behavior w:val="content"/>
        </w:behaviors>
        <w:guid w:val="{E2242206-A59B-4DCD-8EC8-049A979D20DE}"/>
      </w:docPartPr>
      <w:docPartBody>
        <w:p w:rsidR="004C6E2A" w:rsidRDefault="004C6E2A" w:rsidP="004C6E2A">
          <w:pPr>
            <w:pStyle w:val="C16198ABC5E7444AAD9FD3DC0AE65F03"/>
          </w:pPr>
          <w:r w:rsidRPr="008420C1">
            <w:rPr>
              <w:rStyle w:val="PlaceholderText"/>
            </w:rPr>
            <w:t>Click or tap here to enter text.</w:t>
          </w:r>
        </w:p>
      </w:docPartBody>
    </w:docPart>
    <w:docPart>
      <w:docPartPr>
        <w:name w:val="40571BC9BC014DF0B804FB6698C0C30A"/>
        <w:category>
          <w:name w:val="General"/>
          <w:gallery w:val="placeholder"/>
        </w:category>
        <w:types>
          <w:type w:val="bbPlcHdr"/>
        </w:types>
        <w:behaviors>
          <w:behavior w:val="content"/>
        </w:behaviors>
        <w:guid w:val="{D372390F-DC0F-4244-A6B9-1889F385B5BB}"/>
      </w:docPartPr>
      <w:docPartBody>
        <w:p w:rsidR="004C6E2A" w:rsidRDefault="004C6E2A" w:rsidP="004C6E2A">
          <w:pPr>
            <w:pStyle w:val="40571BC9BC014DF0B804FB6698C0C30A"/>
          </w:pPr>
          <w:r w:rsidRPr="008420C1">
            <w:rPr>
              <w:rStyle w:val="PlaceholderText"/>
            </w:rPr>
            <w:t>Click or tap here to enter text.</w:t>
          </w:r>
        </w:p>
      </w:docPartBody>
    </w:docPart>
    <w:docPart>
      <w:docPartPr>
        <w:name w:val="B1C5F4857F104A8DAFD9737DED845BBA"/>
        <w:category>
          <w:name w:val="General"/>
          <w:gallery w:val="placeholder"/>
        </w:category>
        <w:types>
          <w:type w:val="bbPlcHdr"/>
        </w:types>
        <w:behaviors>
          <w:behavior w:val="content"/>
        </w:behaviors>
        <w:guid w:val="{9EF14816-1FB3-4F33-AA4F-2654AEDAF2D5}"/>
      </w:docPartPr>
      <w:docPartBody>
        <w:p w:rsidR="001101C9" w:rsidRDefault="001101C9" w:rsidP="001101C9">
          <w:pPr>
            <w:pStyle w:val="B1C5F4857F104A8DAFD9737DED845BBA"/>
          </w:pPr>
          <w:r w:rsidRPr="008420C1">
            <w:rPr>
              <w:rStyle w:val="PlaceholderText"/>
            </w:rPr>
            <w:t>Click or tap here to enter text.</w:t>
          </w:r>
        </w:p>
      </w:docPartBody>
    </w:docPart>
    <w:docPart>
      <w:docPartPr>
        <w:name w:val="B55200C9E8674E7BB09876EA29F9C044"/>
        <w:category>
          <w:name w:val="General"/>
          <w:gallery w:val="placeholder"/>
        </w:category>
        <w:types>
          <w:type w:val="bbPlcHdr"/>
        </w:types>
        <w:behaviors>
          <w:behavior w:val="content"/>
        </w:behaviors>
        <w:guid w:val="{964F1512-7DA7-470C-B476-F7474FAFE65B}"/>
      </w:docPartPr>
      <w:docPartBody>
        <w:p w:rsidR="001101C9" w:rsidRDefault="001101C9" w:rsidP="001101C9">
          <w:pPr>
            <w:pStyle w:val="B55200C9E8674E7BB09876EA29F9C044"/>
          </w:pPr>
          <w:r w:rsidRPr="008420C1">
            <w:rPr>
              <w:rStyle w:val="PlaceholderText"/>
            </w:rPr>
            <w:t>Click or tap here to enter text.</w:t>
          </w:r>
        </w:p>
      </w:docPartBody>
    </w:docPart>
    <w:docPart>
      <w:docPartPr>
        <w:name w:val="C16D7A3E10B54882BAABEFF9170A0F9F"/>
        <w:category>
          <w:name w:val="General"/>
          <w:gallery w:val="placeholder"/>
        </w:category>
        <w:types>
          <w:type w:val="bbPlcHdr"/>
        </w:types>
        <w:behaviors>
          <w:behavior w:val="content"/>
        </w:behaviors>
        <w:guid w:val="{FEDC779E-732D-48F5-9C0C-76D3F540D120}"/>
      </w:docPartPr>
      <w:docPartBody>
        <w:p w:rsidR="001101C9" w:rsidRDefault="001101C9" w:rsidP="001101C9">
          <w:pPr>
            <w:pStyle w:val="C16D7A3E10B54882BAABEFF9170A0F9F"/>
          </w:pPr>
          <w:r w:rsidRPr="008420C1">
            <w:rPr>
              <w:rStyle w:val="PlaceholderText"/>
            </w:rPr>
            <w:t>Click or tap here to enter text.</w:t>
          </w:r>
        </w:p>
      </w:docPartBody>
    </w:docPart>
    <w:docPart>
      <w:docPartPr>
        <w:name w:val="4A90FB822A944609B99873AF88C9F59A"/>
        <w:category>
          <w:name w:val="General"/>
          <w:gallery w:val="placeholder"/>
        </w:category>
        <w:types>
          <w:type w:val="bbPlcHdr"/>
        </w:types>
        <w:behaviors>
          <w:behavior w:val="content"/>
        </w:behaviors>
        <w:guid w:val="{C804D5E0-EC39-4C86-9F90-AC3BA3F84DAC}"/>
      </w:docPartPr>
      <w:docPartBody>
        <w:p w:rsidR="001101C9" w:rsidRDefault="001101C9" w:rsidP="001101C9">
          <w:pPr>
            <w:pStyle w:val="4A90FB822A944609B99873AF88C9F59A"/>
          </w:pPr>
          <w:r w:rsidRPr="008420C1">
            <w:rPr>
              <w:rStyle w:val="PlaceholderText"/>
            </w:rPr>
            <w:t>Click or tap here to enter text.</w:t>
          </w:r>
        </w:p>
      </w:docPartBody>
    </w:docPart>
    <w:docPart>
      <w:docPartPr>
        <w:name w:val="FD1F3B3547774ADC87CE74D06BF7476E"/>
        <w:category>
          <w:name w:val="General"/>
          <w:gallery w:val="placeholder"/>
        </w:category>
        <w:types>
          <w:type w:val="bbPlcHdr"/>
        </w:types>
        <w:behaviors>
          <w:behavior w:val="content"/>
        </w:behaviors>
        <w:guid w:val="{78E0C621-C508-415C-BCCF-8F7F83B46942}"/>
      </w:docPartPr>
      <w:docPartBody>
        <w:p w:rsidR="001101C9" w:rsidRDefault="001101C9" w:rsidP="001101C9">
          <w:pPr>
            <w:pStyle w:val="FD1F3B3547774ADC87CE74D06BF7476E"/>
          </w:pPr>
          <w:r w:rsidRPr="008420C1">
            <w:rPr>
              <w:rStyle w:val="PlaceholderText"/>
            </w:rPr>
            <w:t>Click or tap here to enter text.</w:t>
          </w:r>
        </w:p>
      </w:docPartBody>
    </w:docPart>
    <w:docPart>
      <w:docPartPr>
        <w:name w:val="A787C397370546EBB6223D00C984CC63"/>
        <w:category>
          <w:name w:val="General"/>
          <w:gallery w:val="placeholder"/>
        </w:category>
        <w:types>
          <w:type w:val="bbPlcHdr"/>
        </w:types>
        <w:behaviors>
          <w:behavior w:val="content"/>
        </w:behaviors>
        <w:guid w:val="{73099D4D-87DA-44FE-83D1-903CE0390E6D}"/>
      </w:docPartPr>
      <w:docPartBody>
        <w:p w:rsidR="001101C9" w:rsidRDefault="001101C9" w:rsidP="001101C9">
          <w:pPr>
            <w:pStyle w:val="A787C397370546EBB6223D00C984CC63"/>
          </w:pPr>
          <w:r w:rsidRPr="008420C1">
            <w:rPr>
              <w:rStyle w:val="PlaceholderText"/>
            </w:rPr>
            <w:t>Click or tap here to enter text.</w:t>
          </w:r>
        </w:p>
      </w:docPartBody>
    </w:docPart>
    <w:docPart>
      <w:docPartPr>
        <w:name w:val="3BC650ECF9BA43528F4D2C7F574463AC"/>
        <w:category>
          <w:name w:val="General"/>
          <w:gallery w:val="placeholder"/>
        </w:category>
        <w:types>
          <w:type w:val="bbPlcHdr"/>
        </w:types>
        <w:behaviors>
          <w:behavior w:val="content"/>
        </w:behaviors>
        <w:guid w:val="{7A6DDF14-C87F-4C4E-B14B-9BFE4F78B718}"/>
      </w:docPartPr>
      <w:docPartBody>
        <w:p w:rsidR="001101C9" w:rsidRDefault="001101C9" w:rsidP="001101C9">
          <w:pPr>
            <w:pStyle w:val="3BC650ECF9BA43528F4D2C7F574463AC"/>
          </w:pPr>
          <w:r w:rsidRPr="008420C1">
            <w:rPr>
              <w:rStyle w:val="PlaceholderText"/>
            </w:rPr>
            <w:t>Click or tap here to enter text.</w:t>
          </w:r>
        </w:p>
      </w:docPartBody>
    </w:docPart>
    <w:docPart>
      <w:docPartPr>
        <w:name w:val="904A302A48DD43ADA939F304A001BBC3"/>
        <w:category>
          <w:name w:val="General"/>
          <w:gallery w:val="placeholder"/>
        </w:category>
        <w:types>
          <w:type w:val="bbPlcHdr"/>
        </w:types>
        <w:behaviors>
          <w:behavior w:val="content"/>
        </w:behaviors>
        <w:guid w:val="{36C8E4DA-6F10-4D41-B14C-C9ED6C8316EC}"/>
      </w:docPartPr>
      <w:docPartBody>
        <w:p w:rsidR="002C7532" w:rsidRDefault="002C7532" w:rsidP="002C7532">
          <w:pPr>
            <w:pStyle w:val="904A302A48DD43ADA939F304A001BBC3"/>
          </w:pPr>
          <w:r w:rsidRPr="008420C1">
            <w:rPr>
              <w:rStyle w:val="PlaceholderText"/>
            </w:rPr>
            <w:t>Click or tap here to enter text.</w:t>
          </w:r>
        </w:p>
      </w:docPartBody>
    </w:docPart>
    <w:docPart>
      <w:docPartPr>
        <w:name w:val="9CF33ED181264E9CA2BA636846EF0A47"/>
        <w:category>
          <w:name w:val="General"/>
          <w:gallery w:val="placeholder"/>
        </w:category>
        <w:types>
          <w:type w:val="bbPlcHdr"/>
        </w:types>
        <w:behaviors>
          <w:behavior w:val="content"/>
        </w:behaviors>
        <w:guid w:val="{8389685C-CAB5-4139-8A2A-B6D1FA84CBFC}"/>
      </w:docPartPr>
      <w:docPartBody>
        <w:p w:rsidR="002C7532" w:rsidRDefault="002C7532" w:rsidP="002C7532">
          <w:pPr>
            <w:pStyle w:val="9CF33ED181264E9CA2BA636846EF0A47"/>
          </w:pPr>
          <w:r w:rsidRPr="008420C1">
            <w:rPr>
              <w:rStyle w:val="PlaceholderText"/>
            </w:rPr>
            <w:t>Click or tap here to enter text.</w:t>
          </w:r>
        </w:p>
      </w:docPartBody>
    </w:docPart>
    <w:docPart>
      <w:docPartPr>
        <w:name w:val="0BFAD21DB298480DB1870DA0ADA45BD5"/>
        <w:category>
          <w:name w:val="General"/>
          <w:gallery w:val="placeholder"/>
        </w:category>
        <w:types>
          <w:type w:val="bbPlcHdr"/>
        </w:types>
        <w:behaviors>
          <w:behavior w:val="content"/>
        </w:behaviors>
        <w:guid w:val="{723B830E-F43A-45A6-8918-E07D8BAD8E4B}"/>
      </w:docPartPr>
      <w:docPartBody>
        <w:p w:rsidR="002C7532" w:rsidRDefault="002C7532" w:rsidP="002C7532">
          <w:pPr>
            <w:pStyle w:val="0BFAD21DB298480DB1870DA0ADA45BD5"/>
          </w:pPr>
          <w:r w:rsidRPr="00286945">
            <w:rPr>
              <w:rStyle w:val="PlaceholderText"/>
            </w:rPr>
            <w:t>Click or tap here to enter text.</w:t>
          </w:r>
        </w:p>
      </w:docPartBody>
    </w:docPart>
    <w:docPart>
      <w:docPartPr>
        <w:name w:val="4F3E9C7799DB4AB6A69039983359F976"/>
        <w:category>
          <w:name w:val="General"/>
          <w:gallery w:val="placeholder"/>
        </w:category>
        <w:types>
          <w:type w:val="bbPlcHdr"/>
        </w:types>
        <w:behaviors>
          <w:behavior w:val="content"/>
        </w:behaviors>
        <w:guid w:val="{09B2D555-3151-47D8-A0F0-E94409800BD7}"/>
      </w:docPartPr>
      <w:docPartBody>
        <w:p w:rsidR="002C7532" w:rsidRDefault="002C7532" w:rsidP="002C7532">
          <w:pPr>
            <w:pStyle w:val="4F3E9C7799DB4AB6A69039983359F976"/>
          </w:pPr>
          <w:r w:rsidRPr="008420C1">
            <w:rPr>
              <w:rStyle w:val="PlaceholderText"/>
            </w:rPr>
            <w:t>Click or tap here to enter text.</w:t>
          </w:r>
        </w:p>
      </w:docPartBody>
    </w:docPart>
    <w:docPart>
      <w:docPartPr>
        <w:name w:val="4CBF0D846435419EBD199369D27B07D5"/>
        <w:category>
          <w:name w:val="General"/>
          <w:gallery w:val="placeholder"/>
        </w:category>
        <w:types>
          <w:type w:val="bbPlcHdr"/>
        </w:types>
        <w:behaviors>
          <w:behavior w:val="content"/>
        </w:behaviors>
        <w:guid w:val="{061E1BE1-E1A9-4379-84F7-7D31C1001D62}"/>
      </w:docPartPr>
      <w:docPartBody>
        <w:p w:rsidR="002C7532" w:rsidRDefault="002C7532" w:rsidP="002C7532">
          <w:pPr>
            <w:pStyle w:val="4CBF0D846435419EBD199369D27B07D5"/>
          </w:pPr>
          <w:r w:rsidRPr="008420C1">
            <w:rPr>
              <w:rStyle w:val="PlaceholderText"/>
            </w:rPr>
            <w:t>Click or tap here to enter text.</w:t>
          </w:r>
        </w:p>
      </w:docPartBody>
    </w:docPart>
    <w:docPart>
      <w:docPartPr>
        <w:name w:val="979CADDC818D41B8B94C9E0FB905CF59"/>
        <w:category>
          <w:name w:val="General"/>
          <w:gallery w:val="placeholder"/>
        </w:category>
        <w:types>
          <w:type w:val="bbPlcHdr"/>
        </w:types>
        <w:behaviors>
          <w:behavior w:val="content"/>
        </w:behaviors>
        <w:guid w:val="{11045E21-D195-4935-A749-F8349896BC93}"/>
      </w:docPartPr>
      <w:docPartBody>
        <w:p w:rsidR="002C7532" w:rsidRDefault="002C7532" w:rsidP="002C7532">
          <w:pPr>
            <w:pStyle w:val="979CADDC818D41B8B94C9E0FB905CF59"/>
          </w:pPr>
          <w:r w:rsidRPr="008420C1">
            <w:rPr>
              <w:rStyle w:val="PlaceholderText"/>
            </w:rPr>
            <w:t>Click or tap here to enter text.</w:t>
          </w:r>
        </w:p>
      </w:docPartBody>
    </w:docPart>
    <w:docPart>
      <w:docPartPr>
        <w:name w:val="A15EE9181A794DC9AB8BC65D7E427793"/>
        <w:category>
          <w:name w:val="General"/>
          <w:gallery w:val="placeholder"/>
        </w:category>
        <w:types>
          <w:type w:val="bbPlcHdr"/>
        </w:types>
        <w:behaviors>
          <w:behavior w:val="content"/>
        </w:behaviors>
        <w:guid w:val="{E1BEF786-8864-42B7-8378-572136F06736}"/>
      </w:docPartPr>
      <w:docPartBody>
        <w:p w:rsidR="002C7532" w:rsidRDefault="002C7532" w:rsidP="002C7532">
          <w:pPr>
            <w:pStyle w:val="A15EE9181A794DC9AB8BC65D7E427793"/>
          </w:pPr>
          <w:r w:rsidRPr="008420C1">
            <w:rPr>
              <w:rStyle w:val="PlaceholderText"/>
            </w:rPr>
            <w:t>Click or tap here to enter text.</w:t>
          </w:r>
        </w:p>
      </w:docPartBody>
    </w:docPart>
    <w:docPart>
      <w:docPartPr>
        <w:name w:val="DED5493FC622476E9F62195194707204"/>
        <w:category>
          <w:name w:val="General"/>
          <w:gallery w:val="placeholder"/>
        </w:category>
        <w:types>
          <w:type w:val="bbPlcHdr"/>
        </w:types>
        <w:behaviors>
          <w:behavior w:val="content"/>
        </w:behaviors>
        <w:guid w:val="{D600C997-6190-4F74-A771-95C0985E3EC5}"/>
      </w:docPartPr>
      <w:docPartBody>
        <w:p w:rsidR="002C7532" w:rsidRDefault="002C7532" w:rsidP="002C7532">
          <w:pPr>
            <w:pStyle w:val="DED5493FC622476E9F62195194707204"/>
          </w:pPr>
          <w:r w:rsidRPr="008420C1">
            <w:rPr>
              <w:rStyle w:val="PlaceholderText"/>
            </w:rPr>
            <w:t>Click or tap here to enter text.</w:t>
          </w:r>
        </w:p>
      </w:docPartBody>
    </w:docPart>
    <w:docPart>
      <w:docPartPr>
        <w:name w:val="CE056962440543F9B5FDB09337A077CB"/>
        <w:category>
          <w:name w:val="General"/>
          <w:gallery w:val="placeholder"/>
        </w:category>
        <w:types>
          <w:type w:val="bbPlcHdr"/>
        </w:types>
        <w:behaviors>
          <w:behavior w:val="content"/>
        </w:behaviors>
        <w:guid w:val="{68AB424F-D147-4349-AFAF-7850120E7C3B}"/>
      </w:docPartPr>
      <w:docPartBody>
        <w:p w:rsidR="002C7532" w:rsidRDefault="002C7532" w:rsidP="002C7532">
          <w:pPr>
            <w:pStyle w:val="CE056962440543F9B5FDB09337A077CB"/>
          </w:pPr>
          <w:r w:rsidRPr="008420C1">
            <w:rPr>
              <w:rStyle w:val="PlaceholderText"/>
            </w:rPr>
            <w:t>Click or tap here to enter text.</w:t>
          </w:r>
        </w:p>
      </w:docPartBody>
    </w:docPart>
    <w:docPart>
      <w:docPartPr>
        <w:name w:val="B71316859A7D4232A7CF6CBDD7B91812"/>
        <w:category>
          <w:name w:val="General"/>
          <w:gallery w:val="placeholder"/>
        </w:category>
        <w:types>
          <w:type w:val="bbPlcHdr"/>
        </w:types>
        <w:behaviors>
          <w:behavior w:val="content"/>
        </w:behaviors>
        <w:guid w:val="{353E21CC-241E-4755-81F0-F41CDA1C70A5}"/>
      </w:docPartPr>
      <w:docPartBody>
        <w:p w:rsidR="002C7532" w:rsidRDefault="002C7532" w:rsidP="002C7532">
          <w:pPr>
            <w:pStyle w:val="B71316859A7D4232A7CF6CBDD7B91812"/>
          </w:pPr>
          <w:r w:rsidRPr="00286945">
            <w:rPr>
              <w:rStyle w:val="PlaceholderText"/>
            </w:rPr>
            <w:t>Click or tap here to enter text.</w:t>
          </w:r>
        </w:p>
      </w:docPartBody>
    </w:docPart>
    <w:docPart>
      <w:docPartPr>
        <w:name w:val="07B5A8B9F69044AA94AF36D65398E311"/>
        <w:category>
          <w:name w:val="General"/>
          <w:gallery w:val="placeholder"/>
        </w:category>
        <w:types>
          <w:type w:val="bbPlcHdr"/>
        </w:types>
        <w:behaviors>
          <w:behavior w:val="content"/>
        </w:behaviors>
        <w:guid w:val="{7EE08D71-6665-48EF-86C7-7D75A0FF62C6}"/>
      </w:docPartPr>
      <w:docPartBody>
        <w:p w:rsidR="002C7532" w:rsidRDefault="002C7532" w:rsidP="002C7532">
          <w:pPr>
            <w:pStyle w:val="07B5A8B9F69044AA94AF36D65398E311"/>
          </w:pPr>
          <w:r w:rsidRPr="008420C1">
            <w:rPr>
              <w:rStyle w:val="PlaceholderText"/>
            </w:rPr>
            <w:t>Click or tap here to enter text.</w:t>
          </w:r>
        </w:p>
      </w:docPartBody>
    </w:docPart>
    <w:docPart>
      <w:docPartPr>
        <w:name w:val="C08444B3EA2A4524815262E726E3C59B"/>
        <w:category>
          <w:name w:val="General"/>
          <w:gallery w:val="placeholder"/>
        </w:category>
        <w:types>
          <w:type w:val="bbPlcHdr"/>
        </w:types>
        <w:behaviors>
          <w:behavior w:val="content"/>
        </w:behaviors>
        <w:guid w:val="{07B657D9-5C58-4B19-8D98-7F40B3D4521B}"/>
      </w:docPartPr>
      <w:docPartBody>
        <w:p w:rsidR="002C7532" w:rsidRDefault="002C7532" w:rsidP="002C7532">
          <w:pPr>
            <w:pStyle w:val="C08444B3EA2A4524815262E726E3C59B"/>
          </w:pPr>
          <w:r w:rsidRPr="0028694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B17"/>
    <w:rsid w:val="001038CD"/>
    <w:rsid w:val="001053DE"/>
    <w:rsid w:val="001101C9"/>
    <w:rsid w:val="00131C6A"/>
    <w:rsid w:val="00156CDD"/>
    <w:rsid w:val="001B152E"/>
    <w:rsid w:val="001B2670"/>
    <w:rsid w:val="00201490"/>
    <w:rsid w:val="00217397"/>
    <w:rsid w:val="002B5313"/>
    <w:rsid w:val="002C7532"/>
    <w:rsid w:val="002D338D"/>
    <w:rsid w:val="003410DD"/>
    <w:rsid w:val="003874B8"/>
    <w:rsid w:val="003B5099"/>
    <w:rsid w:val="0044272E"/>
    <w:rsid w:val="004B0186"/>
    <w:rsid w:val="004C40AA"/>
    <w:rsid w:val="004C6E2A"/>
    <w:rsid w:val="00594CB6"/>
    <w:rsid w:val="00674473"/>
    <w:rsid w:val="0068640F"/>
    <w:rsid w:val="006919BD"/>
    <w:rsid w:val="006A0B12"/>
    <w:rsid w:val="006A3A65"/>
    <w:rsid w:val="0070021D"/>
    <w:rsid w:val="00714C2D"/>
    <w:rsid w:val="0071623E"/>
    <w:rsid w:val="008F06B0"/>
    <w:rsid w:val="009020E4"/>
    <w:rsid w:val="00917346"/>
    <w:rsid w:val="009E42E3"/>
    <w:rsid w:val="009F5264"/>
    <w:rsid w:val="00A16013"/>
    <w:rsid w:val="00A445DC"/>
    <w:rsid w:val="00A52DD2"/>
    <w:rsid w:val="00AA4F35"/>
    <w:rsid w:val="00AD7CD4"/>
    <w:rsid w:val="00AF4C19"/>
    <w:rsid w:val="00B27B17"/>
    <w:rsid w:val="00B45FDA"/>
    <w:rsid w:val="00B910AB"/>
    <w:rsid w:val="00C371D2"/>
    <w:rsid w:val="00C91E8F"/>
    <w:rsid w:val="00CD657A"/>
    <w:rsid w:val="00CF5461"/>
    <w:rsid w:val="00CF5C43"/>
    <w:rsid w:val="00D056A8"/>
    <w:rsid w:val="00D1140A"/>
    <w:rsid w:val="00DC3D0D"/>
    <w:rsid w:val="00E15009"/>
    <w:rsid w:val="00E62DE3"/>
    <w:rsid w:val="00EB37FE"/>
    <w:rsid w:val="00EC7DA6"/>
    <w:rsid w:val="00F47D18"/>
    <w:rsid w:val="00F73011"/>
    <w:rsid w:val="00FB5578"/>
    <w:rsid w:val="00FF3461"/>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038ABB1"/>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C7532"/>
    <w:rPr>
      <w:color w:val="666666"/>
    </w:rPr>
  </w:style>
  <w:style w:type="paragraph" w:customStyle="1" w:styleId="0C31D410990AC84481AC95381E4CCE7D">
    <w:name w:val="0C31D410990AC84481AC95381E4CCE7D"/>
    <w:rsid w:val="00131C6A"/>
  </w:style>
  <w:style w:type="paragraph" w:customStyle="1" w:styleId="60CF7239DA234B2E93E9436A3BE6A66C">
    <w:name w:val="60CF7239DA234B2E93E9436A3BE6A66C"/>
    <w:pPr>
      <w:spacing w:line="259" w:lineRule="auto"/>
    </w:pPr>
    <w:rPr>
      <w:sz w:val="22"/>
      <w:szCs w:val="22"/>
      <w:lang w:val="de-CH" w:eastAsia="zh-CN"/>
    </w:rPr>
  </w:style>
  <w:style w:type="paragraph" w:customStyle="1" w:styleId="D2FA41F8118F4968A3E394999B543AE5">
    <w:name w:val="D2FA41F8118F4968A3E394999B543AE5"/>
    <w:pPr>
      <w:spacing w:line="259" w:lineRule="auto"/>
    </w:pPr>
    <w:rPr>
      <w:sz w:val="22"/>
      <w:szCs w:val="22"/>
      <w:lang w:val="de-CH" w:eastAsia="zh-CN"/>
    </w:rPr>
  </w:style>
  <w:style w:type="paragraph" w:customStyle="1" w:styleId="F2D3A89C8AAE4A82898C0C456C2320F0">
    <w:name w:val="F2D3A89C8AAE4A82898C0C456C2320F0"/>
    <w:pPr>
      <w:spacing w:line="259" w:lineRule="auto"/>
    </w:pPr>
    <w:rPr>
      <w:sz w:val="22"/>
      <w:szCs w:val="22"/>
    </w:rPr>
  </w:style>
  <w:style w:type="paragraph" w:customStyle="1" w:styleId="678A6488974344D3A04602FD42926C32">
    <w:name w:val="678A6488974344D3A04602FD42926C32"/>
    <w:pPr>
      <w:spacing w:line="259" w:lineRule="auto"/>
    </w:pPr>
    <w:rPr>
      <w:sz w:val="22"/>
      <w:szCs w:val="22"/>
    </w:rPr>
  </w:style>
  <w:style w:type="paragraph" w:customStyle="1" w:styleId="390B2F65DC2A4D189C863D5F914D3EA1">
    <w:name w:val="390B2F65DC2A4D189C863D5F914D3EA1"/>
    <w:pPr>
      <w:spacing w:line="259" w:lineRule="auto"/>
    </w:pPr>
    <w:rPr>
      <w:sz w:val="22"/>
      <w:szCs w:val="22"/>
    </w:rPr>
  </w:style>
  <w:style w:type="paragraph" w:customStyle="1" w:styleId="DF2C273A318A4AF99EAA929BE63A9A7E">
    <w:name w:val="DF2C273A318A4AF99EAA929BE63A9A7E"/>
    <w:pPr>
      <w:spacing w:line="259" w:lineRule="auto"/>
    </w:pPr>
    <w:rPr>
      <w:sz w:val="22"/>
      <w:szCs w:val="22"/>
    </w:rPr>
  </w:style>
  <w:style w:type="paragraph" w:customStyle="1" w:styleId="4F5F408650244C8B8CD8FA0951F24AA3">
    <w:name w:val="4F5F408650244C8B8CD8FA0951F24AA3"/>
    <w:pPr>
      <w:spacing w:line="259" w:lineRule="auto"/>
    </w:pPr>
    <w:rPr>
      <w:sz w:val="22"/>
      <w:szCs w:val="22"/>
      <w:lang w:val="de-CH" w:eastAsia="zh-CN"/>
    </w:rPr>
  </w:style>
  <w:style w:type="paragraph" w:customStyle="1" w:styleId="4581AEB3725B46B6A126FDE6BCD33848">
    <w:name w:val="4581AEB3725B46B6A126FDE6BCD33848"/>
    <w:rsid w:val="0068640F"/>
    <w:pPr>
      <w:spacing w:line="259" w:lineRule="auto"/>
    </w:pPr>
    <w:rPr>
      <w:sz w:val="22"/>
      <w:szCs w:val="22"/>
      <w:lang w:val="de-CH" w:eastAsia="zh-CN"/>
    </w:rPr>
  </w:style>
  <w:style w:type="paragraph" w:customStyle="1" w:styleId="9D85C63FEFDC44E7A76F23B75DF1AF2A">
    <w:name w:val="9D85C63FEFDC44E7A76F23B75DF1AF2A"/>
    <w:pPr>
      <w:spacing w:line="259" w:lineRule="auto"/>
    </w:pPr>
    <w:rPr>
      <w:sz w:val="22"/>
      <w:szCs w:val="22"/>
      <w:lang w:val="de-CH" w:eastAsia="zh-CN"/>
    </w:rPr>
  </w:style>
  <w:style w:type="paragraph" w:customStyle="1" w:styleId="8830D391FFB946558014EDAD32264245">
    <w:name w:val="8830D391FFB946558014EDAD32264245"/>
    <w:pPr>
      <w:spacing w:line="259" w:lineRule="auto"/>
    </w:pPr>
    <w:rPr>
      <w:sz w:val="22"/>
      <w:szCs w:val="22"/>
      <w:lang w:val="de-CH" w:eastAsia="zh-CN"/>
    </w:rPr>
  </w:style>
  <w:style w:type="paragraph" w:customStyle="1" w:styleId="0E8B2C82ED0D4CC5BF1C4A3B743F2946">
    <w:name w:val="0E8B2C82ED0D4CC5BF1C4A3B743F2946"/>
    <w:pPr>
      <w:spacing w:line="259" w:lineRule="auto"/>
    </w:pPr>
    <w:rPr>
      <w:sz w:val="22"/>
      <w:szCs w:val="22"/>
      <w:lang w:val="de-CH" w:eastAsia="zh-CN"/>
    </w:rPr>
  </w:style>
  <w:style w:type="paragraph" w:customStyle="1" w:styleId="CA1C109647DE4515957817A3562BE46F">
    <w:name w:val="CA1C109647DE4515957817A3562BE46F"/>
    <w:pPr>
      <w:spacing w:line="259" w:lineRule="auto"/>
    </w:pPr>
    <w:rPr>
      <w:sz w:val="22"/>
      <w:szCs w:val="22"/>
      <w:lang w:val="de-CH" w:eastAsia="zh-CN"/>
    </w:rPr>
  </w:style>
  <w:style w:type="paragraph" w:customStyle="1" w:styleId="1533D41D46614D1BA9C0D50BED3730DF">
    <w:name w:val="1533D41D46614D1BA9C0D50BED3730DF"/>
    <w:pPr>
      <w:spacing w:line="259" w:lineRule="auto"/>
    </w:pPr>
    <w:rPr>
      <w:sz w:val="22"/>
      <w:szCs w:val="22"/>
      <w:lang w:val="de-CH" w:eastAsia="zh-CN"/>
    </w:rPr>
  </w:style>
  <w:style w:type="paragraph" w:customStyle="1" w:styleId="7E28EB76B4C44152A8EE4A4168DBA9E5">
    <w:name w:val="7E28EB76B4C44152A8EE4A4168DBA9E5"/>
    <w:pPr>
      <w:spacing w:line="259" w:lineRule="auto"/>
    </w:pPr>
    <w:rPr>
      <w:sz w:val="22"/>
      <w:szCs w:val="22"/>
      <w:lang w:val="de-CH" w:eastAsia="zh-CN"/>
    </w:rPr>
  </w:style>
  <w:style w:type="paragraph" w:customStyle="1" w:styleId="878F90125E714EB18B5A3617CC141B84">
    <w:name w:val="878F90125E714EB18B5A3617CC141B84"/>
    <w:pPr>
      <w:spacing w:line="259" w:lineRule="auto"/>
    </w:pPr>
    <w:rPr>
      <w:sz w:val="22"/>
      <w:szCs w:val="22"/>
      <w:lang w:val="de-CH" w:eastAsia="zh-CN"/>
    </w:rPr>
  </w:style>
  <w:style w:type="paragraph" w:customStyle="1" w:styleId="1BD42183F05B4B0AA46D87FA4BEB445E">
    <w:name w:val="1BD42183F05B4B0AA46D87FA4BEB445E"/>
    <w:pPr>
      <w:spacing w:line="259" w:lineRule="auto"/>
    </w:pPr>
    <w:rPr>
      <w:sz w:val="22"/>
      <w:szCs w:val="22"/>
      <w:lang w:val="de-CH" w:eastAsia="zh-CN"/>
    </w:rPr>
  </w:style>
  <w:style w:type="paragraph" w:customStyle="1" w:styleId="6BA6B7C5689940928B5932626703A373">
    <w:name w:val="6BA6B7C5689940928B5932626703A373"/>
    <w:pPr>
      <w:spacing w:line="259" w:lineRule="auto"/>
    </w:pPr>
    <w:rPr>
      <w:sz w:val="22"/>
      <w:szCs w:val="22"/>
      <w:lang w:val="de-CH" w:eastAsia="zh-CN"/>
    </w:rPr>
  </w:style>
  <w:style w:type="paragraph" w:customStyle="1" w:styleId="4DC3B30CBC1C4A0BB85D80F749A2428D">
    <w:name w:val="4DC3B30CBC1C4A0BB85D80F749A2428D"/>
    <w:rsid w:val="00201490"/>
    <w:pPr>
      <w:spacing w:line="259" w:lineRule="auto"/>
    </w:pPr>
    <w:rPr>
      <w:sz w:val="22"/>
      <w:szCs w:val="22"/>
      <w:lang w:val="de-CH" w:eastAsia="zh-CN"/>
    </w:rPr>
  </w:style>
  <w:style w:type="paragraph" w:customStyle="1" w:styleId="99CDDE5B1DD249FFBC0E1975154D8B54">
    <w:name w:val="99CDDE5B1DD249FFBC0E1975154D8B54"/>
    <w:rsid w:val="00201490"/>
    <w:pPr>
      <w:spacing w:line="259" w:lineRule="auto"/>
    </w:pPr>
    <w:rPr>
      <w:sz w:val="22"/>
      <w:szCs w:val="22"/>
      <w:lang w:val="de-CH" w:eastAsia="zh-CN"/>
    </w:rPr>
  </w:style>
  <w:style w:type="paragraph" w:customStyle="1" w:styleId="7D00AAF0225F4F468DACD851BD2AA8E2">
    <w:name w:val="7D00AAF0225F4F468DACD851BD2AA8E2"/>
    <w:rsid w:val="00201490"/>
    <w:pPr>
      <w:spacing w:line="259" w:lineRule="auto"/>
    </w:pPr>
    <w:rPr>
      <w:sz w:val="22"/>
      <w:szCs w:val="22"/>
      <w:lang w:val="de-CH" w:eastAsia="zh-CN"/>
    </w:rPr>
  </w:style>
  <w:style w:type="paragraph" w:customStyle="1" w:styleId="62A3A874C45D4E6182023E572A055744">
    <w:name w:val="62A3A874C45D4E6182023E572A055744"/>
    <w:rsid w:val="00201490"/>
    <w:pPr>
      <w:spacing w:line="259" w:lineRule="auto"/>
    </w:pPr>
    <w:rPr>
      <w:sz w:val="22"/>
      <w:szCs w:val="22"/>
      <w:lang w:val="de-CH" w:eastAsia="zh-CN"/>
    </w:rPr>
  </w:style>
  <w:style w:type="paragraph" w:customStyle="1" w:styleId="2ADD41AC90ED49A79A279982DC5A8072">
    <w:name w:val="2ADD41AC90ED49A79A279982DC5A8072"/>
    <w:rsid w:val="00201490"/>
    <w:pPr>
      <w:spacing w:line="259" w:lineRule="auto"/>
    </w:pPr>
    <w:rPr>
      <w:sz w:val="22"/>
      <w:szCs w:val="22"/>
      <w:lang w:val="de-CH" w:eastAsia="zh-CN"/>
    </w:rPr>
  </w:style>
  <w:style w:type="paragraph" w:customStyle="1" w:styleId="B0DD0AF5EC3C4C8BB4FC961D088F3BC5">
    <w:name w:val="B0DD0AF5EC3C4C8BB4FC961D088F3BC5"/>
    <w:rsid w:val="00201490"/>
    <w:pPr>
      <w:spacing w:line="259" w:lineRule="auto"/>
    </w:pPr>
    <w:rPr>
      <w:sz w:val="22"/>
      <w:szCs w:val="22"/>
      <w:lang w:val="de-CH" w:eastAsia="zh-CN"/>
    </w:rPr>
  </w:style>
  <w:style w:type="paragraph" w:customStyle="1" w:styleId="2CB1D17B309248EDB0DD38045AD32FD5">
    <w:name w:val="2CB1D17B309248EDB0DD38045AD32FD5"/>
    <w:rsid w:val="00201490"/>
    <w:pPr>
      <w:spacing w:line="259" w:lineRule="auto"/>
    </w:pPr>
    <w:rPr>
      <w:sz w:val="22"/>
      <w:szCs w:val="22"/>
      <w:lang w:val="de-CH" w:eastAsia="zh-CN"/>
    </w:rPr>
  </w:style>
  <w:style w:type="paragraph" w:customStyle="1" w:styleId="5A5D28183BC045BF982D3D194DD57624">
    <w:name w:val="5A5D28183BC045BF982D3D194DD57624"/>
    <w:rsid w:val="00201490"/>
    <w:pPr>
      <w:spacing w:line="259" w:lineRule="auto"/>
    </w:pPr>
    <w:rPr>
      <w:sz w:val="22"/>
      <w:szCs w:val="22"/>
      <w:lang w:val="de-CH" w:eastAsia="zh-CN"/>
    </w:rPr>
  </w:style>
  <w:style w:type="paragraph" w:customStyle="1" w:styleId="77862DAD94BF413C90E904F0938FD4B6">
    <w:name w:val="77862DAD94BF413C90E904F0938FD4B6"/>
    <w:rsid w:val="00201490"/>
    <w:pPr>
      <w:spacing w:line="259" w:lineRule="auto"/>
    </w:pPr>
    <w:rPr>
      <w:sz w:val="22"/>
      <w:szCs w:val="22"/>
      <w:lang w:val="de-CH" w:eastAsia="zh-CN"/>
    </w:rPr>
  </w:style>
  <w:style w:type="paragraph" w:customStyle="1" w:styleId="BF0D48D4DECD4258836AD056BC516F44">
    <w:name w:val="BF0D48D4DECD4258836AD056BC516F44"/>
    <w:rsid w:val="00201490"/>
    <w:pPr>
      <w:spacing w:line="259" w:lineRule="auto"/>
    </w:pPr>
    <w:rPr>
      <w:sz w:val="22"/>
      <w:szCs w:val="22"/>
      <w:lang w:val="de-CH" w:eastAsia="zh-CN"/>
    </w:rPr>
  </w:style>
  <w:style w:type="paragraph" w:customStyle="1" w:styleId="A038A6E64B6E4E3B88F1D698E6773716">
    <w:name w:val="A038A6E64B6E4E3B88F1D698E6773716"/>
    <w:rsid w:val="00201490"/>
    <w:pPr>
      <w:spacing w:line="259" w:lineRule="auto"/>
    </w:pPr>
    <w:rPr>
      <w:sz w:val="22"/>
      <w:szCs w:val="22"/>
      <w:lang w:val="de-CH" w:eastAsia="zh-CN"/>
    </w:rPr>
  </w:style>
  <w:style w:type="paragraph" w:customStyle="1" w:styleId="4B557FE0754A4B74BB234972CD5B64D6">
    <w:name w:val="4B557FE0754A4B74BB234972CD5B64D6"/>
    <w:rsid w:val="00201490"/>
    <w:pPr>
      <w:spacing w:line="259" w:lineRule="auto"/>
    </w:pPr>
    <w:rPr>
      <w:sz w:val="22"/>
      <w:szCs w:val="22"/>
      <w:lang w:val="de-CH" w:eastAsia="zh-CN"/>
    </w:rPr>
  </w:style>
  <w:style w:type="paragraph" w:customStyle="1" w:styleId="DA7ABE185E614590800DC79F3F2277EF">
    <w:name w:val="DA7ABE185E614590800DC79F3F2277EF"/>
    <w:rsid w:val="00201490"/>
    <w:pPr>
      <w:spacing w:line="259" w:lineRule="auto"/>
    </w:pPr>
    <w:rPr>
      <w:sz w:val="22"/>
      <w:szCs w:val="22"/>
      <w:lang w:val="de-CH" w:eastAsia="zh-CN"/>
    </w:rPr>
  </w:style>
  <w:style w:type="paragraph" w:customStyle="1" w:styleId="13E9D6202365429FAB91D7D0AA8D0F36">
    <w:name w:val="13E9D6202365429FAB91D7D0AA8D0F36"/>
    <w:rsid w:val="00201490"/>
    <w:pPr>
      <w:spacing w:line="259" w:lineRule="auto"/>
    </w:pPr>
    <w:rPr>
      <w:sz w:val="22"/>
      <w:szCs w:val="22"/>
      <w:lang w:val="de-CH" w:eastAsia="zh-CN"/>
    </w:rPr>
  </w:style>
  <w:style w:type="paragraph" w:customStyle="1" w:styleId="95EAE5893E2842D0A8090B952403B9B7">
    <w:name w:val="95EAE5893E2842D0A8090B952403B9B7"/>
    <w:rsid w:val="00201490"/>
    <w:pPr>
      <w:spacing w:line="259" w:lineRule="auto"/>
    </w:pPr>
    <w:rPr>
      <w:sz w:val="22"/>
      <w:szCs w:val="22"/>
      <w:lang w:val="de-CH" w:eastAsia="zh-CN"/>
    </w:rPr>
  </w:style>
  <w:style w:type="paragraph" w:customStyle="1" w:styleId="80175511DB094329868382642000063C">
    <w:name w:val="80175511DB094329868382642000063C"/>
    <w:rsid w:val="00201490"/>
    <w:pPr>
      <w:spacing w:line="259" w:lineRule="auto"/>
    </w:pPr>
    <w:rPr>
      <w:sz w:val="22"/>
      <w:szCs w:val="22"/>
      <w:lang w:val="de-CH" w:eastAsia="zh-CN"/>
    </w:rPr>
  </w:style>
  <w:style w:type="paragraph" w:customStyle="1" w:styleId="6A90305690EA420EBB61FC251FD7C0B7">
    <w:name w:val="6A90305690EA420EBB61FC251FD7C0B7"/>
    <w:rsid w:val="00201490"/>
    <w:pPr>
      <w:spacing w:line="259" w:lineRule="auto"/>
    </w:pPr>
    <w:rPr>
      <w:sz w:val="22"/>
      <w:szCs w:val="22"/>
      <w:lang w:val="de-CH" w:eastAsia="zh-CN"/>
    </w:rPr>
  </w:style>
  <w:style w:type="paragraph" w:customStyle="1" w:styleId="D8FF0CE2A4FE4E28895C23002058EEA8">
    <w:name w:val="D8FF0CE2A4FE4E28895C23002058EEA8"/>
    <w:rsid w:val="00201490"/>
    <w:pPr>
      <w:spacing w:line="259" w:lineRule="auto"/>
    </w:pPr>
    <w:rPr>
      <w:sz w:val="22"/>
      <w:szCs w:val="22"/>
      <w:lang w:val="de-CH" w:eastAsia="zh-CN"/>
    </w:rPr>
  </w:style>
  <w:style w:type="paragraph" w:customStyle="1" w:styleId="8CBDF327081642B5B7D5A8133AF0592E">
    <w:name w:val="8CBDF327081642B5B7D5A8133AF0592E"/>
    <w:rsid w:val="00201490"/>
    <w:pPr>
      <w:spacing w:line="259" w:lineRule="auto"/>
    </w:pPr>
    <w:rPr>
      <w:sz w:val="22"/>
      <w:szCs w:val="22"/>
      <w:lang w:val="de-CH" w:eastAsia="zh-CN"/>
    </w:rPr>
  </w:style>
  <w:style w:type="paragraph" w:customStyle="1" w:styleId="2A28756231134C99B9994CEF9FBD8C8C">
    <w:name w:val="2A28756231134C99B9994CEF9FBD8C8C"/>
    <w:rsid w:val="00201490"/>
    <w:pPr>
      <w:spacing w:line="259" w:lineRule="auto"/>
    </w:pPr>
    <w:rPr>
      <w:sz w:val="22"/>
      <w:szCs w:val="22"/>
      <w:lang w:val="de-CH" w:eastAsia="zh-CN"/>
    </w:rPr>
  </w:style>
  <w:style w:type="paragraph" w:customStyle="1" w:styleId="5E8E08876BBA4131A7A9A74A98FB7C05">
    <w:name w:val="5E8E08876BBA4131A7A9A74A98FB7C05"/>
    <w:rsid w:val="00201490"/>
    <w:pPr>
      <w:spacing w:line="259" w:lineRule="auto"/>
    </w:pPr>
    <w:rPr>
      <w:sz w:val="22"/>
      <w:szCs w:val="22"/>
      <w:lang w:val="de-CH" w:eastAsia="zh-CN"/>
    </w:rPr>
  </w:style>
  <w:style w:type="paragraph" w:customStyle="1" w:styleId="E7F134026E7F4F8994C5B820FB841067">
    <w:name w:val="E7F134026E7F4F8994C5B820FB841067"/>
    <w:rsid w:val="00201490"/>
    <w:pPr>
      <w:spacing w:line="259" w:lineRule="auto"/>
    </w:pPr>
    <w:rPr>
      <w:sz w:val="22"/>
      <w:szCs w:val="22"/>
      <w:lang w:val="de-CH" w:eastAsia="zh-CN"/>
    </w:rPr>
  </w:style>
  <w:style w:type="paragraph" w:customStyle="1" w:styleId="D781FA1C9148487EBF813C636A551B45">
    <w:name w:val="D781FA1C9148487EBF813C636A551B45"/>
    <w:rsid w:val="00201490"/>
    <w:pPr>
      <w:spacing w:line="259" w:lineRule="auto"/>
    </w:pPr>
    <w:rPr>
      <w:sz w:val="22"/>
      <w:szCs w:val="22"/>
      <w:lang w:val="de-CH" w:eastAsia="zh-CN"/>
    </w:rPr>
  </w:style>
  <w:style w:type="paragraph" w:customStyle="1" w:styleId="907FF1D56A1D48F98BE95416178F9B7D">
    <w:name w:val="907FF1D56A1D48F98BE95416178F9B7D"/>
    <w:rsid w:val="00201490"/>
    <w:pPr>
      <w:spacing w:line="259" w:lineRule="auto"/>
    </w:pPr>
    <w:rPr>
      <w:sz w:val="22"/>
      <w:szCs w:val="22"/>
      <w:lang w:val="de-CH" w:eastAsia="zh-CN"/>
    </w:rPr>
  </w:style>
  <w:style w:type="paragraph" w:customStyle="1" w:styleId="83D981E2664F40E2B1DD9DC38B6551BA">
    <w:name w:val="83D981E2664F40E2B1DD9DC38B6551BA"/>
    <w:rsid w:val="00201490"/>
    <w:pPr>
      <w:spacing w:line="259" w:lineRule="auto"/>
    </w:pPr>
    <w:rPr>
      <w:sz w:val="22"/>
      <w:szCs w:val="22"/>
      <w:lang w:val="de-CH" w:eastAsia="zh-CN"/>
    </w:rPr>
  </w:style>
  <w:style w:type="paragraph" w:customStyle="1" w:styleId="5D7FC5BB56784E7CA550821DC09EB8C4">
    <w:name w:val="5D7FC5BB56784E7CA550821DC09EB8C4"/>
    <w:rsid w:val="00201490"/>
    <w:pPr>
      <w:spacing w:line="259" w:lineRule="auto"/>
    </w:pPr>
    <w:rPr>
      <w:sz w:val="22"/>
      <w:szCs w:val="22"/>
      <w:lang w:val="de-CH" w:eastAsia="zh-CN"/>
    </w:rPr>
  </w:style>
  <w:style w:type="paragraph" w:customStyle="1" w:styleId="5819532DF5734698A5C9A1E8509294D7">
    <w:name w:val="5819532DF5734698A5C9A1E8509294D7"/>
    <w:rsid w:val="00201490"/>
    <w:pPr>
      <w:spacing w:line="259" w:lineRule="auto"/>
    </w:pPr>
    <w:rPr>
      <w:sz w:val="22"/>
      <w:szCs w:val="22"/>
      <w:lang w:val="de-CH" w:eastAsia="zh-CN"/>
    </w:rPr>
  </w:style>
  <w:style w:type="paragraph" w:customStyle="1" w:styleId="C6EF516DE7504D8AB3C5B479F8B92227">
    <w:name w:val="C6EF516DE7504D8AB3C5B479F8B92227"/>
    <w:rsid w:val="00201490"/>
    <w:pPr>
      <w:spacing w:line="259" w:lineRule="auto"/>
    </w:pPr>
    <w:rPr>
      <w:sz w:val="22"/>
      <w:szCs w:val="22"/>
      <w:lang w:val="de-CH" w:eastAsia="zh-CN"/>
    </w:rPr>
  </w:style>
  <w:style w:type="paragraph" w:customStyle="1" w:styleId="E37A4F282B5949E6A5450B386EB38330">
    <w:name w:val="E37A4F282B5949E6A5450B386EB38330"/>
    <w:rsid w:val="00201490"/>
    <w:pPr>
      <w:spacing w:line="259" w:lineRule="auto"/>
    </w:pPr>
    <w:rPr>
      <w:sz w:val="22"/>
      <w:szCs w:val="22"/>
      <w:lang w:val="de-CH" w:eastAsia="zh-CN"/>
    </w:rPr>
  </w:style>
  <w:style w:type="paragraph" w:customStyle="1" w:styleId="276594EC15774B19A0E5FB57F9E241A0">
    <w:name w:val="276594EC15774B19A0E5FB57F9E241A0"/>
    <w:rsid w:val="00201490"/>
    <w:pPr>
      <w:spacing w:line="259" w:lineRule="auto"/>
    </w:pPr>
    <w:rPr>
      <w:sz w:val="22"/>
      <w:szCs w:val="22"/>
      <w:lang w:val="de-CH" w:eastAsia="zh-CN"/>
    </w:rPr>
  </w:style>
  <w:style w:type="paragraph" w:customStyle="1" w:styleId="0FABBC067F5D40EC8C2925558AAF6E59">
    <w:name w:val="0FABBC067F5D40EC8C2925558AAF6E59"/>
    <w:rsid w:val="00201490"/>
    <w:pPr>
      <w:spacing w:line="259" w:lineRule="auto"/>
    </w:pPr>
    <w:rPr>
      <w:sz w:val="22"/>
      <w:szCs w:val="22"/>
      <w:lang w:val="de-CH" w:eastAsia="zh-CN"/>
    </w:rPr>
  </w:style>
  <w:style w:type="paragraph" w:customStyle="1" w:styleId="1EFEA191AD6F45F1AD495476D0DAC677">
    <w:name w:val="1EFEA191AD6F45F1AD495476D0DAC677"/>
    <w:rsid w:val="00201490"/>
    <w:pPr>
      <w:spacing w:line="259" w:lineRule="auto"/>
    </w:pPr>
    <w:rPr>
      <w:sz w:val="22"/>
      <w:szCs w:val="22"/>
      <w:lang w:val="de-CH" w:eastAsia="zh-CN"/>
    </w:rPr>
  </w:style>
  <w:style w:type="paragraph" w:customStyle="1" w:styleId="E1FFF3F52BD048248D8EAA668527B809">
    <w:name w:val="E1FFF3F52BD048248D8EAA668527B809"/>
    <w:rsid w:val="00201490"/>
    <w:pPr>
      <w:spacing w:line="259" w:lineRule="auto"/>
    </w:pPr>
    <w:rPr>
      <w:sz w:val="22"/>
      <w:szCs w:val="22"/>
      <w:lang w:val="de-CH" w:eastAsia="zh-CN"/>
    </w:rPr>
  </w:style>
  <w:style w:type="paragraph" w:customStyle="1" w:styleId="DD41E7CDCB4444F0934ED188C3EFE3FD">
    <w:name w:val="DD41E7CDCB4444F0934ED188C3EFE3FD"/>
    <w:rsid w:val="00201490"/>
    <w:pPr>
      <w:spacing w:line="259" w:lineRule="auto"/>
    </w:pPr>
    <w:rPr>
      <w:sz w:val="22"/>
      <w:szCs w:val="22"/>
      <w:lang w:val="de-CH" w:eastAsia="zh-CN"/>
    </w:rPr>
  </w:style>
  <w:style w:type="paragraph" w:customStyle="1" w:styleId="B028837DD8AC4644A1856A5A750BF8A3">
    <w:name w:val="B028837DD8AC4644A1856A5A750BF8A3"/>
    <w:rsid w:val="00F73011"/>
  </w:style>
  <w:style w:type="paragraph" w:customStyle="1" w:styleId="93B219D89146469482CC3E20391975EA">
    <w:name w:val="93B219D89146469482CC3E20391975EA"/>
    <w:rsid w:val="00D1140A"/>
    <w:pPr>
      <w:spacing w:line="259" w:lineRule="auto"/>
    </w:pPr>
    <w:rPr>
      <w:sz w:val="22"/>
      <w:szCs w:val="22"/>
      <w:lang w:val="de-CH" w:eastAsia="zh-CN"/>
    </w:rPr>
  </w:style>
  <w:style w:type="paragraph" w:customStyle="1" w:styleId="946D5839DAA743AD8AC2AFD35CE8880C">
    <w:name w:val="946D5839DAA743AD8AC2AFD35CE8880C"/>
    <w:rsid w:val="00D1140A"/>
    <w:pPr>
      <w:spacing w:line="259" w:lineRule="auto"/>
    </w:pPr>
    <w:rPr>
      <w:sz w:val="22"/>
      <w:szCs w:val="22"/>
      <w:lang w:val="de-CH" w:eastAsia="zh-CN"/>
    </w:rPr>
  </w:style>
  <w:style w:type="paragraph" w:customStyle="1" w:styleId="B3E88BDD0D774CA9AC503BA494EF185D">
    <w:name w:val="B3E88BDD0D774CA9AC503BA494EF185D"/>
    <w:rsid w:val="00B910AB"/>
    <w:pPr>
      <w:spacing w:line="259" w:lineRule="auto"/>
    </w:pPr>
    <w:rPr>
      <w:sz w:val="22"/>
      <w:szCs w:val="22"/>
      <w:lang w:val="de-CH" w:eastAsia="zh-CN"/>
    </w:rPr>
  </w:style>
  <w:style w:type="paragraph" w:customStyle="1" w:styleId="BC8764A215654BE68373A95D81636944">
    <w:name w:val="BC8764A215654BE68373A95D81636944"/>
    <w:rsid w:val="00B910AB"/>
    <w:pPr>
      <w:spacing w:line="259" w:lineRule="auto"/>
    </w:pPr>
    <w:rPr>
      <w:sz w:val="22"/>
      <w:szCs w:val="22"/>
      <w:lang w:val="de-CH" w:eastAsia="zh-CN"/>
    </w:rPr>
  </w:style>
  <w:style w:type="paragraph" w:customStyle="1" w:styleId="8E3E743EF5004A1481741266DCD85BAB">
    <w:name w:val="8E3E743EF5004A1481741266DCD85BAB"/>
    <w:rsid w:val="00B910AB"/>
    <w:pPr>
      <w:spacing w:line="259" w:lineRule="auto"/>
    </w:pPr>
    <w:rPr>
      <w:sz w:val="22"/>
      <w:szCs w:val="22"/>
      <w:lang w:val="de-CH" w:eastAsia="zh-CN"/>
    </w:rPr>
  </w:style>
  <w:style w:type="paragraph" w:customStyle="1" w:styleId="CF791282A44045AD95B48CDF72C1A61C">
    <w:name w:val="CF791282A44045AD95B48CDF72C1A61C"/>
    <w:rsid w:val="00B910AB"/>
    <w:pPr>
      <w:spacing w:line="259" w:lineRule="auto"/>
    </w:pPr>
    <w:rPr>
      <w:sz w:val="22"/>
      <w:szCs w:val="22"/>
      <w:lang w:val="de-CH" w:eastAsia="zh-CN"/>
    </w:rPr>
  </w:style>
  <w:style w:type="paragraph" w:customStyle="1" w:styleId="13DE8325D1404D07952B617900BA25AA">
    <w:name w:val="13DE8325D1404D07952B617900BA25AA"/>
    <w:rsid w:val="00B910AB"/>
    <w:pPr>
      <w:spacing w:line="259" w:lineRule="auto"/>
    </w:pPr>
    <w:rPr>
      <w:sz w:val="22"/>
      <w:szCs w:val="22"/>
      <w:lang w:val="de-CH" w:eastAsia="zh-CN"/>
    </w:rPr>
  </w:style>
  <w:style w:type="paragraph" w:customStyle="1" w:styleId="14C4144340E845788C7400A18188B218">
    <w:name w:val="14C4144340E845788C7400A18188B218"/>
    <w:rsid w:val="00B910AB"/>
    <w:pPr>
      <w:spacing w:line="259" w:lineRule="auto"/>
    </w:pPr>
    <w:rPr>
      <w:sz w:val="22"/>
      <w:szCs w:val="22"/>
      <w:lang w:val="de-CH" w:eastAsia="zh-CN"/>
    </w:rPr>
  </w:style>
  <w:style w:type="paragraph" w:customStyle="1" w:styleId="32F0ADBE519C4C50881C95F146F6285D">
    <w:name w:val="32F0ADBE519C4C50881C95F146F6285D"/>
    <w:rsid w:val="00B910AB"/>
    <w:pPr>
      <w:spacing w:line="259" w:lineRule="auto"/>
    </w:pPr>
    <w:rPr>
      <w:sz w:val="22"/>
      <w:szCs w:val="22"/>
      <w:lang w:val="de-CH" w:eastAsia="zh-CN"/>
    </w:rPr>
  </w:style>
  <w:style w:type="paragraph" w:customStyle="1" w:styleId="13A63D5ACFB0479EBB17A70CDA42D4B3">
    <w:name w:val="13A63D5ACFB0479EBB17A70CDA42D4B3"/>
    <w:rsid w:val="00B910AB"/>
    <w:pPr>
      <w:spacing w:line="259" w:lineRule="auto"/>
    </w:pPr>
    <w:rPr>
      <w:sz w:val="22"/>
      <w:szCs w:val="22"/>
      <w:lang w:val="de-CH" w:eastAsia="zh-CN"/>
    </w:rPr>
  </w:style>
  <w:style w:type="paragraph" w:customStyle="1" w:styleId="C966D3F857DC4C16A74981500C15CC0D">
    <w:name w:val="C966D3F857DC4C16A74981500C15CC0D"/>
    <w:rsid w:val="00B910AB"/>
    <w:pPr>
      <w:spacing w:line="259" w:lineRule="auto"/>
    </w:pPr>
    <w:rPr>
      <w:sz w:val="22"/>
      <w:szCs w:val="22"/>
      <w:lang w:val="de-CH" w:eastAsia="zh-CN"/>
    </w:rPr>
  </w:style>
  <w:style w:type="paragraph" w:customStyle="1" w:styleId="37409541F6CA4FFF81FC07C9E4161D53">
    <w:name w:val="37409541F6CA4FFF81FC07C9E4161D53"/>
    <w:rsid w:val="00B910AB"/>
    <w:pPr>
      <w:spacing w:line="259" w:lineRule="auto"/>
    </w:pPr>
    <w:rPr>
      <w:sz w:val="22"/>
      <w:szCs w:val="22"/>
      <w:lang w:val="de-CH" w:eastAsia="zh-CN"/>
    </w:rPr>
  </w:style>
  <w:style w:type="paragraph" w:customStyle="1" w:styleId="6051A9E253CC45A8A14619EE77C45AC0">
    <w:name w:val="6051A9E253CC45A8A14619EE77C45AC0"/>
    <w:rsid w:val="00B910AB"/>
    <w:pPr>
      <w:spacing w:line="259" w:lineRule="auto"/>
    </w:pPr>
    <w:rPr>
      <w:sz w:val="22"/>
      <w:szCs w:val="22"/>
      <w:lang w:val="de-CH" w:eastAsia="zh-CN"/>
    </w:rPr>
  </w:style>
  <w:style w:type="paragraph" w:customStyle="1" w:styleId="60646D4BC8DE4B20809059C1990A391C">
    <w:name w:val="60646D4BC8DE4B20809059C1990A391C"/>
    <w:rsid w:val="00B910AB"/>
    <w:pPr>
      <w:spacing w:line="259" w:lineRule="auto"/>
    </w:pPr>
    <w:rPr>
      <w:sz w:val="22"/>
      <w:szCs w:val="22"/>
      <w:lang w:val="de-CH" w:eastAsia="zh-CN"/>
    </w:rPr>
  </w:style>
  <w:style w:type="paragraph" w:customStyle="1" w:styleId="E7844D8760154852A26AD2AD0F35B372">
    <w:name w:val="E7844D8760154852A26AD2AD0F35B372"/>
    <w:rsid w:val="004C6E2A"/>
    <w:rPr>
      <w:lang w:val="de-CH" w:eastAsia="zh-CN"/>
    </w:rPr>
  </w:style>
  <w:style w:type="paragraph" w:customStyle="1" w:styleId="FEA4527C46AD4F96887064834EFFBC24">
    <w:name w:val="FEA4527C46AD4F96887064834EFFBC24"/>
    <w:rsid w:val="004C6E2A"/>
    <w:rPr>
      <w:lang w:val="de-CH" w:eastAsia="zh-CN"/>
    </w:rPr>
  </w:style>
  <w:style w:type="paragraph" w:customStyle="1" w:styleId="2D5A514BAE9F48A8B2F727E80C945B91">
    <w:name w:val="2D5A514BAE9F48A8B2F727E80C945B91"/>
    <w:rsid w:val="004C6E2A"/>
    <w:rPr>
      <w:lang w:val="de-CH" w:eastAsia="zh-CN"/>
    </w:rPr>
  </w:style>
  <w:style w:type="paragraph" w:customStyle="1" w:styleId="5122FE81C6A947A39051F7D126E8BEC5">
    <w:name w:val="5122FE81C6A947A39051F7D126E8BEC5"/>
    <w:rsid w:val="004C6E2A"/>
    <w:rPr>
      <w:lang w:val="de-CH" w:eastAsia="zh-CN"/>
    </w:rPr>
  </w:style>
  <w:style w:type="paragraph" w:customStyle="1" w:styleId="E4B7553F78D8416BB32A39984206499D">
    <w:name w:val="E4B7553F78D8416BB32A39984206499D"/>
    <w:rsid w:val="004C6E2A"/>
    <w:rPr>
      <w:lang w:val="de-CH" w:eastAsia="zh-CN"/>
    </w:rPr>
  </w:style>
  <w:style w:type="paragraph" w:customStyle="1" w:styleId="2003B75711794AA5836A2D7DEDABCDB1">
    <w:name w:val="2003B75711794AA5836A2D7DEDABCDB1"/>
    <w:rsid w:val="004C6E2A"/>
    <w:rPr>
      <w:lang w:val="de-CH" w:eastAsia="zh-CN"/>
    </w:rPr>
  </w:style>
  <w:style w:type="paragraph" w:customStyle="1" w:styleId="D155CAFBB5804A07BA731DDF0DF2CBA8">
    <w:name w:val="D155CAFBB5804A07BA731DDF0DF2CBA8"/>
    <w:rsid w:val="004C6E2A"/>
    <w:rPr>
      <w:lang w:val="de-CH" w:eastAsia="zh-CN"/>
    </w:rPr>
  </w:style>
  <w:style w:type="paragraph" w:customStyle="1" w:styleId="C16198ABC5E7444AAD9FD3DC0AE65F03">
    <w:name w:val="C16198ABC5E7444AAD9FD3DC0AE65F03"/>
    <w:rsid w:val="004C6E2A"/>
    <w:rPr>
      <w:lang w:val="de-CH" w:eastAsia="zh-CN"/>
    </w:rPr>
  </w:style>
  <w:style w:type="paragraph" w:customStyle="1" w:styleId="40571BC9BC014DF0B804FB6698C0C30A">
    <w:name w:val="40571BC9BC014DF0B804FB6698C0C30A"/>
    <w:rsid w:val="004C6E2A"/>
    <w:rPr>
      <w:lang w:val="de-CH" w:eastAsia="zh-CN"/>
    </w:rPr>
  </w:style>
  <w:style w:type="paragraph" w:customStyle="1" w:styleId="B1C5F4857F104A8DAFD9737DED845BBA">
    <w:name w:val="B1C5F4857F104A8DAFD9737DED845BBA"/>
    <w:rsid w:val="001101C9"/>
    <w:rPr>
      <w:lang w:val="de-CH" w:eastAsia="zh-CN"/>
    </w:rPr>
  </w:style>
  <w:style w:type="paragraph" w:customStyle="1" w:styleId="B55200C9E8674E7BB09876EA29F9C044">
    <w:name w:val="B55200C9E8674E7BB09876EA29F9C044"/>
    <w:rsid w:val="001101C9"/>
    <w:rPr>
      <w:lang w:val="de-CH" w:eastAsia="zh-CN"/>
    </w:rPr>
  </w:style>
  <w:style w:type="paragraph" w:customStyle="1" w:styleId="C16D7A3E10B54882BAABEFF9170A0F9F">
    <w:name w:val="C16D7A3E10B54882BAABEFF9170A0F9F"/>
    <w:rsid w:val="001101C9"/>
    <w:rPr>
      <w:lang w:val="de-CH" w:eastAsia="zh-CN"/>
    </w:rPr>
  </w:style>
  <w:style w:type="paragraph" w:customStyle="1" w:styleId="4A90FB822A944609B99873AF88C9F59A">
    <w:name w:val="4A90FB822A944609B99873AF88C9F59A"/>
    <w:rsid w:val="001101C9"/>
    <w:rPr>
      <w:lang w:val="de-CH" w:eastAsia="zh-CN"/>
    </w:rPr>
  </w:style>
  <w:style w:type="paragraph" w:customStyle="1" w:styleId="E5768537E0584AA3AE3DF80BFE2C91CB">
    <w:name w:val="E5768537E0584AA3AE3DF80BFE2C91CB"/>
    <w:rsid w:val="001101C9"/>
    <w:rPr>
      <w:lang w:val="de-CH" w:eastAsia="zh-CN"/>
    </w:rPr>
  </w:style>
  <w:style w:type="paragraph" w:customStyle="1" w:styleId="2BB20492D8E44651BAD0F9D0967FBD31">
    <w:name w:val="2BB20492D8E44651BAD0F9D0967FBD31"/>
    <w:rsid w:val="001101C9"/>
    <w:rPr>
      <w:lang w:val="de-CH" w:eastAsia="zh-CN"/>
    </w:rPr>
  </w:style>
  <w:style w:type="paragraph" w:customStyle="1" w:styleId="DE6D21FB929147188ED7CDBC506864DD">
    <w:name w:val="DE6D21FB929147188ED7CDBC506864DD"/>
    <w:rsid w:val="001101C9"/>
    <w:rPr>
      <w:lang w:val="de-CH" w:eastAsia="zh-CN"/>
    </w:rPr>
  </w:style>
  <w:style w:type="paragraph" w:customStyle="1" w:styleId="E5F450F2A51D4677A14CF25BFAD558D7">
    <w:name w:val="E5F450F2A51D4677A14CF25BFAD558D7"/>
    <w:rsid w:val="001101C9"/>
    <w:rPr>
      <w:lang w:val="de-CH" w:eastAsia="zh-CN"/>
    </w:rPr>
  </w:style>
  <w:style w:type="paragraph" w:customStyle="1" w:styleId="FD1F3B3547774ADC87CE74D06BF7476E">
    <w:name w:val="FD1F3B3547774ADC87CE74D06BF7476E"/>
    <w:rsid w:val="001101C9"/>
    <w:rPr>
      <w:lang w:val="de-CH" w:eastAsia="zh-CN"/>
    </w:rPr>
  </w:style>
  <w:style w:type="paragraph" w:customStyle="1" w:styleId="A787C397370546EBB6223D00C984CC63">
    <w:name w:val="A787C397370546EBB6223D00C984CC63"/>
    <w:rsid w:val="001101C9"/>
    <w:rPr>
      <w:lang w:val="de-CH" w:eastAsia="zh-CN"/>
    </w:rPr>
  </w:style>
  <w:style w:type="paragraph" w:customStyle="1" w:styleId="3BC650ECF9BA43528F4D2C7F574463AC">
    <w:name w:val="3BC650ECF9BA43528F4D2C7F574463AC"/>
    <w:rsid w:val="001101C9"/>
    <w:rPr>
      <w:lang w:val="de-CH" w:eastAsia="zh-CN"/>
    </w:rPr>
  </w:style>
  <w:style w:type="paragraph" w:customStyle="1" w:styleId="5D239D1F0430439BA738123D092F3E72">
    <w:name w:val="5D239D1F0430439BA738123D092F3E72"/>
    <w:rsid w:val="002C7532"/>
    <w:rPr>
      <w:lang w:val="de-CH" w:eastAsia="zh-CN"/>
    </w:rPr>
  </w:style>
  <w:style w:type="paragraph" w:customStyle="1" w:styleId="23E7D741C8C142AAA14A332B46DCD789">
    <w:name w:val="23E7D741C8C142AAA14A332B46DCD789"/>
    <w:rsid w:val="002C7532"/>
    <w:rPr>
      <w:lang w:val="de-CH" w:eastAsia="zh-CN"/>
    </w:rPr>
  </w:style>
  <w:style w:type="paragraph" w:customStyle="1" w:styleId="FA63558A304846C987AF8325FFC9606E">
    <w:name w:val="FA63558A304846C987AF8325FFC9606E"/>
    <w:rsid w:val="002C7532"/>
    <w:rPr>
      <w:lang w:val="de-CH" w:eastAsia="zh-CN"/>
    </w:rPr>
  </w:style>
  <w:style w:type="paragraph" w:customStyle="1" w:styleId="904A302A48DD43ADA939F304A001BBC3">
    <w:name w:val="904A302A48DD43ADA939F304A001BBC3"/>
    <w:rsid w:val="002C7532"/>
    <w:rPr>
      <w:lang w:val="de-CH" w:eastAsia="zh-CN"/>
    </w:rPr>
  </w:style>
  <w:style w:type="paragraph" w:customStyle="1" w:styleId="9CF33ED181264E9CA2BA636846EF0A47">
    <w:name w:val="9CF33ED181264E9CA2BA636846EF0A47"/>
    <w:rsid w:val="002C7532"/>
    <w:rPr>
      <w:lang w:val="de-CH" w:eastAsia="zh-CN"/>
    </w:rPr>
  </w:style>
  <w:style w:type="paragraph" w:customStyle="1" w:styleId="0BFAD21DB298480DB1870DA0ADA45BD5">
    <w:name w:val="0BFAD21DB298480DB1870DA0ADA45BD5"/>
    <w:rsid w:val="002C7532"/>
    <w:rPr>
      <w:lang w:val="de-CH" w:eastAsia="zh-CN"/>
    </w:rPr>
  </w:style>
  <w:style w:type="paragraph" w:customStyle="1" w:styleId="4F3E9C7799DB4AB6A69039983359F976">
    <w:name w:val="4F3E9C7799DB4AB6A69039983359F976"/>
    <w:rsid w:val="002C7532"/>
    <w:rPr>
      <w:lang w:val="de-CH" w:eastAsia="zh-CN"/>
    </w:rPr>
  </w:style>
  <w:style w:type="paragraph" w:customStyle="1" w:styleId="4CBF0D846435419EBD199369D27B07D5">
    <w:name w:val="4CBF0D846435419EBD199369D27B07D5"/>
    <w:rsid w:val="002C7532"/>
    <w:rPr>
      <w:lang w:val="de-CH" w:eastAsia="zh-CN"/>
    </w:rPr>
  </w:style>
  <w:style w:type="paragraph" w:customStyle="1" w:styleId="342D800647E54AA29B8C5E1FF03CB56D">
    <w:name w:val="342D800647E54AA29B8C5E1FF03CB56D"/>
    <w:rsid w:val="002C7532"/>
    <w:rPr>
      <w:lang w:val="de-CH" w:eastAsia="zh-CN"/>
    </w:rPr>
  </w:style>
  <w:style w:type="paragraph" w:customStyle="1" w:styleId="979CADDC818D41B8B94C9E0FB905CF59">
    <w:name w:val="979CADDC818D41B8B94C9E0FB905CF59"/>
    <w:rsid w:val="002C7532"/>
    <w:rPr>
      <w:lang w:val="de-CH" w:eastAsia="zh-CN"/>
    </w:rPr>
  </w:style>
  <w:style w:type="paragraph" w:customStyle="1" w:styleId="A15EE9181A794DC9AB8BC65D7E427793">
    <w:name w:val="A15EE9181A794DC9AB8BC65D7E427793"/>
    <w:rsid w:val="002C7532"/>
    <w:rPr>
      <w:lang w:val="de-CH" w:eastAsia="zh-CN"/>
    </w:rPr>
  </w:style>
  <w:style w:type="paragraph" w:customStyle="1" w:styleId="80625FC5CA084A84B9AC4690A4D7B8C4">
    <w:name w:val="80625FC5CA084A84B9AC4690A4D7B8C4"/>
    <w:rsid w:val="002C7532"/>
    <w:rPr>
      <w:lang w:val="de-CH" w:eastAsia="zh-CN"/>
    </w:rPr>
  </w:style>
  <w:style w:type="paragraph" w:customStyle="1" w:styleId="DED5493FC622476E9F62195194707204">
    <w:name w:val="DED5493FC622476E9F62195194707204"/>
    <w:rsid w:val="002C7532"/>
    <w:rPr>
      <w:lang w:val="de-CH" w:eastAsia="zh-CN"/>
    </w:rPr>
  </w:style>
  <w:style w:type="paragraph" w:customStyle="1" w:styleId="5E9854AF582A4282B0393A90219D3049">
    <w:name w:val="5E9854AF582A4282B0393A90219D3049"/>
    <w:rsid w:val="002C7532"/>
    <w:rPr>
      <w:lang w:val="de-CH" w:eastAsia="zh-CN"/>
    </w:rPr>
  </w:style>
  <w:style w:type="paragraph" w:customStyle="1" w:styleId="107F2F8035A0454CA9A79E0FD64F16CE">
    <w:name w:val="107F2F8035A0454CA9A79E0FD64F16CE"/>
    <w:rsid w:val="002C7532"/>
    <w:rPr>
      <w:lang w:val="de-CH" w:eastAsia="zh-CN"/>
    </w:rPr>
  </w:style>
  <w:style w:type="paragraph" w:customStyle="1" w:styleId="CE056962440543F9B5FDB09337A077CB">
    <w:name w:val="CE056962440543F9B5FDB09337A077CB"/>
    <w:rsid w:val="002C7532"/>
    <w:rPr>
      <w:lang w:val="de-CH" w:eastAsia="zh-CN"/>
    </w:rPr>
  </w:style>
  <w:style w:type="paragraph" w:customStyle="1" w:styleId="B71316859A7D4232A7CF6CBDD7B91812">
    <w:name w:val="B71316859A7D4232A7CF6CBDD7B91812"/>
    <w:rsid w:val="002C7532"/>
    <w:rPr>
      <w:lang w:val="de-CH" w:eastAsia="zh-CN"/>
    </w:rPr>
  </w:style>
  <w:style w:type="paragraph" w:customStyle="1" w:styleId="2AAB205F329E410ABB0D7A4EE9C60B99">
    <w:name w:val="2AAB205F329E410ABB0D7A4EE9C60B99"/>
    <w:rsid w:val="002C7532"/>
    <w:rPr>
      <w:lang w:val="de-CH" w:eastAsia="zh-CN"/>
    </w:rPr>
  </w:style>
  <w:style w:type="paragraph" w:customStyle="1" w:styleId="07B5A8B9F69044AA94AF36D65398E311">
    <w:name w:val="07B5A8B9F69044AA94AF36D65398E311"/>
    <w:rsid w:val="002C7532"/>
    <w:rPr>
      <w:lang w:val="de-CH" w:eastAsia="zh-CN"/>
    </w:rPr>
  </w:style>
  <w:style w:type="paragraph" w:customStyle="1" w:styleId="C08444B3EA2A4524815262E726E3C59B">
    <w:name w:val="C08444B3EA2A4524815262E726E3C59B"/>
    <w:rsid w:val="002C7532"/>
    <w:rPr>
      <w:lang w:val="de-CH"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07FD64B-2862-44D9-8CA2-75DB63716A0B}">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64259039228"/>
    <we:property name="MENDELEY_CITATIONS" value="[{&quot;citationID&quot;:&quot;MENDELEY_CITATION_c97c0d37-38a0-40fe-a759-942ee0da9184&quot;,&quot;properties&quot;:{&quot;noteIndex&quot;:0},&quot;isEdited&quot;:false,&quot;manualOverride&quot;:{&quot;isManuallyOverridden&quot;:false,&quot;citeprocText&quot;:&quot;[1]&quot;,&quot;manualOverrideText&quot;:&quot;&quot;},&quot;citationTag&quot;:&quot;MENDELEY_CITATION_v3_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&quot;,&quot;citationItems&quot;:[{&quot;id&quot;:&quot;5ff5be9a-e608-3d8e-8e0d-1b94b996b782&quot;,&quot;itemData&quot;:{&quot;type&quot;:&quot;report&quot;,&quot;id&quot;:&quot;5ff5be9a-e608-3d8e-8e0d-1b94b996b782&quot;,&quot;title&quot;:&quot;World Energy Outlook 2025&quot;,&quot;groupId&quot;:&quot;fffbdb0d-0200-3875-9db7-1edb6516c1af&quot;,&quot;author&quot;:[{&quot;family&quot;:&quot;IEA&quot;,&quot;given&quot;:&quot;&quot;,&quot;parse-names&quot;:false,&quot;dropping-particle&quot;:&quot;&quot;,&quot;non-dropping-particle&quot;:&quot;&quot;}],&quot;ISBN&quot;:&quot;0872625710&quot;,&quot;issued&quot;:{&quot;date-parts&quot;:[[2025]]},&quot;number-of-pages&quot;:&quot;23-28&quot;,&quot;abstract&quot;:&quot;In response to lower energy prices and reinvigorated economic growth, demand for all forms of energy is increasing steadily. With the growing realization that man's resources, to a great extent, are not natural resources but the result of human ingenuity aided by knowledge and experience, it would appear that the only barriers to unlimited growth of the world's energy supply are political and economic. International financial agencies must play a critical role in the distribution of energy resources.&quot;},&quot;isTemporary&quot;:false}]},{&quot;citationID&quot;:&quot;MENDELEY_CITATION_10749224-51c8-4f39-8fed-a4f284821145&quot;,&quot;properties&quot;:{&quot;noteIndex&quot;:0},&quot;isEdited&quot;:false,&quot;manualOverride&quot;:{&quot;isManuallyOverridden&quot;:false,&quot;citeprocText&quot;:&quot;[2], [3], [4], [5]&quot;,&quot;manualOverrideText&quot;:&quot;&quot;},&quot;citationItems&quot;:[{&quot;id&quot;:&quot;9e861740-350d-36b5-af0a-aca5751f3547&quot;,&quot;itemData&quot;:{&quot;type&quot;:&quot;article-journal&quot;,&quot;id&quot;:&quot;9e861740-350d-36b5-af0a-aca5751f3547&quot;,&quot;title&quot;:&quot;Synergies of sector coupling and transmission reinforcement in a cost-optimised, highly renewable European energy system&quot;,&quot;author&quot;:[{&quot;family&quot;:&quot;Brown&quot;,&quot;given&quot;:&quot;T.&quot;,&quot;parse-names&quot;:false,&quot;dropping-particle&quot;:&quot;&quot;,&quot;non-dropping-particle&quot;:&quot;&quot;},{&quot;family&quot;:&quot;Schlachtberger&quot;,&quot;given&quot;:&quot;D.&quot;,&quot;parse-names&quot;:false,&quot;dropping-particle&quot;:&quot;&quot;,&quot;non-dropping-particle&quot;:&quot;&quot;},{&quot;family&quot;:&quot;Kies&quot;,&quot;given&quot;:&quot;A.&quot;,&quot;parse-names&quot;:false,&quot;dropping-particle&quot;:&quot;&quot;,&quot;non-dropping-particle&quot;:&quot;&quot;},{&quot;family&quot;:&quot;Schramm&quot;,&quot;given&quot;:&quot;S.&quot;,&quot;parse-names&quot;:false,&quot;dropping-particle&quot;:&quot;&quot;,&quot;non-dropping-particle&quot;:&quot;&quot;},{&quot;family&quot;:&quot;Greiner&quot;,&quot;given&quot;:&quot;M.&quot;,&quot;parse-names&quot;:false,&quot;dropping-particle&quot;:&quot;&quot;,&quot;non-dropping-particle&quot;:&quot;&quot;}],&quot;container-title&quot;:&quot;Energy&quot;,&quot;DOI&quot;:&quot;10.1016/j.energy.2018.06.222&quot;,&quot;ISSN&quot;:&quot;03605442&quot;,&quot;issued&quot;:{&quot;date-parts&quot;:[[2018,10]]},&quot;page&quot;:&quot;720-739&quot;,&quot;volume&quot;:&quot;160&quot;,&quot;container-title-short&quot;:&quot;&quot;},&quot;isTemporary&quot;:false},{&quot;id&quot;:&quot;6ced57e6-fc49-3b6e-99d9-e04fee93d23d&quot;,&quot;itemData&quot;:{&quot;type&quot;:&quot;article-journal&quot;,&quot;id&quot;:&quot;6ced57e6-fc49-3b6e-99d9-e04fee93d23d&quot;,&quot;title&quot;:&quot;Getting to Zero Carbon Emissions in the Electric Power Sector&quot;,&quot;author&quot;:[{&quot;family&quot;:&quot;Jenkins&quot;,&quot;given&quot;:&quot;Jesse D.&quot;,&quot;parse-names&quot;:false,&quot;dropping-particle&quot;:&quot;&quot;,&quot;non-dropping-particle&quot;:&quot;&quot;},{&quot;family&quot;:&quot;Luke&quot;,&quot;given&quot;:&quot;Max&quot;,&quot;parse-names&quot;:false,&quot;dropping-particle&quot;:&quot;&quot;,&quot;non-dropping-particle&quot;:&quot;&quot;},{&quot;family&quot;:&quot;Thernstrom&quot;,&quot;given&quot;:&quot;Samuel&quot;,&quot;parse-names&quot;:false,&quot;dropping-particle&quot;:&quot;&quot;,&quot;non-dropping-particle&quot;:&quot;&quot;}],&quot;container-title&quot;:&quot;Joule&quot;,&quot;container-title-short&quot;:&quot;Joule&quot;,&quot;DOI&quot;:&quot;10.1016/j.joule.2018.11.013&quot;,&quot;ISSN&quot;:&quot;25424351&quot;,&quot;issued&quot;:{&quot;date-parts&quot;:[[2018,12]]},&quot;page&quot;:&quot;2498-2510&quot;,&quot;issue&quot;:&quot;12&quot;,&quot;volume&quot;:&quot;2&quot;},&quot;isTemporary&quot;:false},{&quot;id&quot;:&quot;35c5562c-378d-3bd8-96ed-ea0bcf303846&quot;,&quot;itemData&quot;:{&quot;type&quot;:&quot;article-journal&quot;,&quot;id&quot;:&quot;35c5562c-378d-3bd8-96ed-ea0bcf303846&quot;,&quot;title&quot;:&quot;The design space for long-duration energy storage in decarbonized power systems&quot;,&quot;author&quot;:[{&quot;family&quot;:&quot;Sepulveda&quot;,&quot;given&quot;:&quot;Nestor A.&quot;,&quot;parse-names&quot;:false,&quot;dropping-particle&quot;:&quot;&quot;,&quot;non-dropping-particle&quot;:&quot;&quot;},{&quot;family&quot;:&quot;Jenkins&quot;,&quot;given&quot;:&quot;Jesse D.&quot;,&quot;parse-names&quot;:false,&quot;dropping-particle&quot;:&quot;&quot;,&quot;non-dropping-particle&quot;:&quot;&quot;},{&quot;family&quot;:&quot;Edington&quot;,&quot;given&quot;:&quot;Aurora&quot;,&quot;parse-names&quot;:false,&quot;dropping-particle&quot;:&quot;&quot;,&quot;non-dropping-particle&quot;:&quot;&quot;},{&quot;family&quot;:&quot;Mallapragada&quot;,&quot;given&quot;:&quot;Dharik S.&quot;,&quot;parse-names&quot;:false,&quot;dropping-particle&quot;:&quot;&quot;,&quot;non-dropping-particle&quot;:&quot;&quot;},{&quot;family&quot;:&quot;Lester&quot;,&quot;given&quot;:&quot;Richard K.&quot;,&quot;parse-names&quot;:false,&quot;dropping-particle&quot;:&quot;&quot;,&quot;non-dropping-particle&quot;:&quot;&quot;}],&quot;container-title&quot;:&quot;Nature Energy&quot;,&quot;container-title-short&quot;:&quot;Nat Energy&quot;,&quot;DOI&quot;:&quot;10.1038/s41560-021-00796-8&quot;,&quot;ISSN&quot;:&quot;2058-7546&quot;,&quot;issued&quot;:{&quot;date-parts&quot;:[[2021,3,29]]},&quot;page&quot;:&quot;506-516&quot;,&quot;issue&quot;:&quot;5&quot;,&quot;volume&quot;:&quot;6&quot;},&quot;isTemporary&quot;:false},{&quot;id&quot;:&quot;4131b083-cd76-3426-8e95-b9f6c45940ca&quot;,&quot;itemData&quot;:{&quot;type&quot;:&quot;report&quot;,&quot;id&quot;:&quot;4131b083-cd76-3426-8e95-b9f6c45940ca&quot;,&quot;title&quot;:&quot;Net Zero Roadmap: A Global Pathway to Keep the 1.5 °C Goal in Reach&quot;,&quot;groupId&quot;:&quot;fffbdb0d-0200-3875-9db7-1edb6516c1af&quot;,&quot;author&quot;:[{&quot;family&quot;:&quot;IEA&quot;,&quot;given&quot;:&quot;&quot;,&quot;parse-names&quot;:false,&quot;dropping-particle&quot;:&quot;&quot;,&quot;non-dropping-particle&quot;:&quot;&quot;}],&quot;URL&quot;:&quot;https://www.iea.org/reports/net-zero-roadmap-a-global-pathway-to-keep-the-15-0c-goal-in-reach&quot;,&quot;issued&quot;:{&quot;date-parts&quot;:[[2023]]},&quot;publisher-place&quot;:&quot;Paris&quot;},&quot;isTemporary&quot;:false}],&quot;citationTag&quot;:&quot;MENDELEY_CITATION_v3_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&quot;},{&quot;citationID&quot;:&quot;MENDELEY_CITATION_06b787ed-8533-4003-8df6-afd5171c7bad&quot;,&quot;properties&quot;:{&quot;noteIndex&quot;:0},&quot;isEdited&quot;:false,&quot;manualOverride&quot;:{&quot;isManuallyOverridden&quot;:false,&quot;citeprocText&quot;:&quot;[6]&quot;,&quot;manualOverrideText&quot;:&quot;&quot;},&quot;citationTag&quot;:&quot;MENDELEY_CITATION_v3_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&quot;,&quot;citationItems&quot;:[{&quot;id&quot;:&quot;fb89d75e-62a5-3274-9e25-1634d7ac3957&quot;,&quot;itemData&quot;:{&quot;type&quot;:&quot;book&quot;,&quot;id&quot;:&quot;fb89d75e-62a5-3274-9e25-1634d7ac3957&quot;,&quot;title&quot;:&quot;World Energy Outlook 2024 Extended Dataset&quot;,&quot;author&quot;:[{&quot;family&quot;:&quot;IEA&quot;,&quot;given&quot;:&quot;&quot;,&quot;parse-names&quot;:false,&quot;dropping-particle&quot;:&quot;&quot;,&quot;non-dropping-particle&quot;:&quot;&quot;}],&quot;URL&quot;:&quot;https://www.iea.org/data-and-statistics/data-product/world-energy-outlook-2024-extended-dataset&quot;,&quot;issued&quot;:{&quot;date-parts&quot;:[[2024]]},&quot;publisher-place&quot;:&quot;Paris&quot;,&quot;publisher&quot;:&quot;International Energy Agency (IEA)&quot;,&quot;container-title-short&quot;:&quot;&quot;},&quot;isTemporary&quot;:false}]},{&quot;citationID&quot;:&quot;MENDELEY_CITATION_6a9f261b-539b-4007-ad87-88c21edda3e3&quot;,&quot;properties&quot;:{&quot;noteIndex&quot;:0},&quot;isEdited&quot;:false,&quot;manualOverride&quot;:{&quot;isManuallyOverridden&quot;:false,&quot;citeprocText&quot;:&quot;[7], [8], [9]&quot;,&quot;manualOverrideText&quot;:&quot;&quot;},&quot;citationTag&quot;:&quot;MENDELEY_CITATION_v3_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&quot;,&quot;citationItems&quot;:[{&quot;id&quot;:&quot;6881ce71-88a5-3be6-ad71-6576171171b7&quot;,&quot;itemData&quot;:{&quot;type&quot;:&quot;article-journal&quot;,&quot;id&quot;:&quot;6881ce71-88a5-3be6-ad71-6576171171b7&quot;,&quot;title&quot;:&quot;Getting to Zero Carbon Emissions in the Electric Power Sector&quot;,&quot;groupId&quot;:&quot;fffbdb0d-0200-3875-9db7-1edb6516c1af&quot;,&quot;author&quot;:[{&quot;family&quot;:&quot;Jenkins&quot;,&quot;given&quot;:&quot;Jesse D.&quot;,&quot;parse-names&quot;:false,&quot;dropping-particle&quot;:&quot;&quot;,&quot;non-dropping-particle&quot;:&quot;&quot;},{&quot;family&quot;:&quot;Luke&quot;,&quot;given&quot;:&quot;Max&quot;,&quot;parse-names&quot;:false,&quot;dropping-particle&quot;:&quot;&quot;,&quot;non-dropping-particle&quot;:&quot;&quot;},{&quot;family&quot;:&quot;Thernstrom&quot;,&quot;given&quot;:&quot;Samuel&quot;,&quot;parse-names&quot;:false,&quot;dropping-particle&quot;:&quot;&quot;,&quot;non-dropping-particle&quot;:&quot;&quot;}],&quot;container-title&quot;:&quot;Joule&quot;,&quot;container-title-short&quot;:&quot;Joule&quot;,&quot;DOI&quot;:&quot;10.1016/j.joule.2018.11.013&quot;,&quot;ISSN&quot;:&quot;25424351&quot;,&quot;issued&quot;:{&quot;date-parts&quot;:[[2018,12]]},&quot;page&quot;:&quot;2498-2510&quot;,&quot;issue&quot;:&quot;12&quot;,&quot;volume&quot;:&quot;2&quot;},&quot;isTemporary&quot;:false},{&quot;id&quot;:&quot;95d436c8-279e-3c47-bc6e-a21ca1eb1919&quot;,&quot;itemData&quot;:{&quot;type&quot;:&quot;article-journal&quot;,&quot;id&quot;:&quot;95d436c8-279e-3c47-bc6e-a21ca1eb1919&quot;,&quot;title&quot;:&quot;The Role of Firm Low-Carbon Electricity Resources in Deep Decarbonization of Power Generation&quot;,&quot;groupId&quot;:&quot;fffbdb0d-0200-3875-9db7-1edb6516c1af&quot;,&quot;author&quot;:[{&quot;family&quot;:&quot;Sepulveda&quot;,&quot;given&quot;:&quot;Nestor A.&quot;,&quot;parse-names&quot;:false,&quot;dropping-particle&quot;:&quot;&quot;,&quot;non-dropping-particle&quot;:&quot;&quot;},{&quot;family&quot;:&quot;Jenkins&quot;,&quot;given&quot;:&quot;Jesse D.&quot;,&quot;parse-names&quot;:false,&quot;dropping-particle&quot;:&quot;&quot;,&quot;non-dropping-particle&quot;:&quot;&quot;},{&quot;family&quot;:&quot;Sisternes&quot;,&quot;given&quot;:&quot;Fernando J.&quot;,&quot;parse-names&quot;:false,&quot;dropping-particle&quot;:&quot;&quot;,&quot;non-dropping-particle&quot;:&quot;de&quot;},{&quot;family&quot;:&quot;Lester&quot;,&quot;given&quot;:&quot;Richard K.&quot;,&quot;parse-names&quot;:false,&quot;dropping-particle&quot;:&quot;&quot;,&quot;non-dropping-particle&quot;:&quot;&quot;}],&quot;container-title&quot;:&quot;Joule&quot;,&quot;container-title-short&quot;:&quot;Joule&quot;,&quot;DOI&quot;:&quot;10.1016/j.joule.2018.08.006&quot;,&quot;ISSN&quot;:&quot;25424351&quot;,&quot;issued&quot;:{&quot;date-parts&quot;:[[2018,11]]},&quot;page&quot;:&quot;2403-2420&quot;,&quot;issue&quot;:&quot;11&quot;,&quot;volume&quot;:&quot;2&quot;},&quot;isTemporary&quot;:false},{&quot;id&quot;:&quot;f0539a0a-b64b-3661-8f91-8aac0c01a69f&quot;,&quot;itemData&quot;:{&quot;type&quot;:&quot;article-journal&quot;,&quot;id&quot;:&quot;f0539a0a-b64b-3661-8f91-8aac0c01a69f&quot;,&quot;title&quot;:&quot;Carbon‐Neutral Pathways for the United States&quot;,&quot;groupId&quot;:&quot;fffbdb0d-0200-3875-9db7-1edb6516c1af&quot;,&quot;author&quot;:[{&quot;family&quot;:&quot;Williams&quot;,&quot;given&quot;:&quot;James H.&quot;,&quot;parse-names&quot;:false,&quot;dropping-particle&quot;:&quot;&quot;,&quot;non-dropping-particle&quot;:&quot;&quot;},{&quot;family&quot;:&quot;Jones&quot;,&quot;given&quot;:&quot;Ryan A.&quot;,&quot;parse-names&quot;:false,&quot;dropping-particle&quot;:&quot;&quot;,&quot;non-dropping-particle&quot;:&quot;&quot;},{&quot;family&quot;:&quot;Haley&quot;,&quot;given&quot;:&quot;Ben&quot;,&quot;parse-names&quot;:false,&quot;dropping-particle&quot;:&quot;&quot;,&quot;non-dropping-particle&quot;:&quot;&quot;},{&quot;family&quot;:&quot;Kwok&quot;,&quot;given&quot;:&quot;Gabe&quot;,&quot;parse-names&quot;:false,&quot;dropping-particle&quot;:&quot;&quot;,&quot;non-dropping-particle&quot;:&quot;&quot;},{&quot;family&quot;:&quot;Hargreaves&quot;,&quot;given&quot;:&quot;Jeremy&quot;,&quot;parse-names&quot;:false,&quot;dropping-particle&quot;:&quot;&quot;,&quot;non-dropping-particle&quot;:&quot;&quot;},{&quot;family&quot;:&quot;Farbes&quot;,&quot;given&quot;:&quot;Jamil&quot;,&quot;parse-names&quot;:false,&quot;dropping-particle&quot;:&quot;&quot;,&quot;non-dropping-particle&quot;:&quot;&quot;},{&quot;family&quot;:&quot;Torn&quot;,&quot;given&quot;:&quot;Margaret S.&quot;,&quot;parse-names&quot;:false,&quot;dropping-particle&quot;:&quot;&quot;,&quot;non-dropping-particle&quot;:&quot;&quot;}],&quot;container-title&quot;:&quot;AGU Advances&quot;,&quot;DOI&quot;:&quot;10.1029/2020AV000284&quot;,&quot;ISSN&quot;:&quot;2576-604X&quot;,&quot;issued&quot;:{&quot;date-parts&quot;:[[2021,3,14]]},&quot;abstract&quot;:&quot;&lt;p&gt; The Intergovernmental Panel on Climate Change (IPCC) Special Report on Global Warming of 1.5°C points to the need for carbon neutrality by mid‐century. Achieving this in the United States in only 30 years will be challenging, and practical pathways detailing the technologies, infrastructure, costs, and tradeoffs involved are needed. Modeling the entire U.S. energy and industrial system with new analysis tools that capture synergies not represented in sector‐specific or integrated assessment models, we created multiple pathways to net zero and net negative CO &lt;sub&gt;2&lt;/sub&gt; emissions by 2050. They met all forecast U.S. energy needs at a net cost of 0.2–1.2% of GDP in 2050, using only commercial or near‐commercial technologies, and requiring no early retirement of existing infrastructure. Pathways with constraints on consumer behavior, land use, biomass use, and technology choices (e.g., no nuclear) met the target but at higher cost. All pathways employed four basic strategies: energy efficiency, decarbonized electricity, electrification, and carbon capture. Least‐cost pathways were based on &amp;gt;80% wind and solar electricity plus thermal generation for reliability. A 100% renewable primary energy system was feasible but had higher cost and land use. We found multiple feasible options for supplying low‐carbon fuels for non‐electrifiable end uses in industry, freight, and aviation, which were not required in bulk until after 2035. In the next decade, the actions required in all pathways were similar: expand renewable capacity 3.5 fold, retire coal, maintain existing gas generating capacity, and increase electric vehicle and heat pump sales to &amp;gt;50% of market share. This study provides a playbook for carbon neutrality policy with concrete near‐term priorities. &lt;/p&gt;&quot;,&quot;issue&quot;:&quot;1&quot;,&quot;volume&quot;:&quot;2&quot;},&quot;isTemporary&quot;:false}]},{&quot;citationID&quot;:&quot;MENDELEY_CITATION_80f8c1ca-48b0-4eb3-94ec-260a5cf0160a&quot;,&quot;properties&quot;:{&quot;noteIndex&quot;:0},&quot;isEdited&quot;:false,&quot;manualOverride&quot;:{&quot;isManuallyOverridden&quot;:false,&quot;citeprocText&quot;:&quot;[10], [11], [12]&quot;,&quot;manualOverrideText&quot;:&quot;&quot;},&quot;citationItems&quot;:[{&quot;id&quot;:&quot;873cea88-da4d-3ae3-bd1a-b25ad38a1471&quot;,&quot;itemData&quot;:{&quot;type&quot;:&quot;article-journal&quot;,&quot;id&quot;:&quot;873cea88-da4d-3ae3-bd1a-b25ad38a1471&quot;,&quot;title&quot;:&quot;Earthquakes Induced by the Stimulation of an Enhanced Geothermal System below Basel (Switzerland)&quot;,&quot;author&quot;:[{&quot;family&quot;:&quot;Deichmann&quot;,&quot;given&quot;:&quot;N.&quot;,&quot;parse-names&quot;:false,&quot;dropping-particle&quot;:&quot;&quot;,&quot;non-dropping-particle&quot;:&quot;&quot;},{&quot;family&quot;:&quot;Giardini&quot;,&quot;given&quot;:&quot;D.&quot;,&quot;parse-names&quot;:false,&quot;dropping-particle&quot;:&quot;&quot;,&quot;non-dropping-particle&quot;:&quot;&quot;}],&quot;container-title&quot;:&quot;Seismological Research Letters&quot;,&quot;DOI&quot;:&quot;10.1785/gssrl.80.5.784&quot;,&quot;ISSN&quot;:&quot;0895-0695&quot;,&quot;issued&quot;:{&quot;date-parts&quot;:[[2009,9,1]]},&quot;page&quot;:&quot;784-798&quot;,&quot;issue&quot;:&quot;5&quot;,&quot;volume&quot;:&quot;80&quot;,&quot;container-title-short&quot;:&quot;&quot;},&quot;isTemporary&quot;:false},{&quot;id&quot;:&quot;409801b4-2b23-38a6-ba66-bdd2f821d1d9&quot;,&quot;itemData&quot;:{&quot;type&quot;:&quot;article-journal&quot;,&quot;id&quot;:&quot;409801b4-2b23-38a6-ba66-bdd2f821d1d9&quot;,&quot;title&quot;:&quot;The induced earthquake sequence related to the St. Gallen deep geothermal project (Switzerland): Fault reactivation and fluid interactions imaged by microseismicity&quot;,&quot;groupId&quot;:&quot;fffbdb0d-0200-3875-9db7-1edb6516c1af&quot;,&quot;author&quot;:[{&quot;family&quot;:&quot;Diehl&quot;,&quot;given&quot;:&quot;T.&quot;,&quot;parse-names&quot;:false,&quot;dropping-particle&quot;:&quot;&quot;,&quot;non-dropping-particle&quot;:&quot;&quot;},{&quot;family&quot;:&quot;Kraft&quot;,&quot;given&quot;:&quot;T.&quot;,&quot;parse-names&quot;:false,&quot;dropping-particle&quot;:&quot;&quot;,&quot;non-dropping-particle&quot;:&quot;&quot;},{&quot;family&quot;:&quot;Kissling&quot;,&quot;given&quot;:&quot;E.&quot;,&quot;parse-names&quot;:false,&quot;dropping-particle&quot;:&quot;&quot;,&quot;non-dropping-particle&quot;:&quot;&quot;},{&quot;family&quot;:&quot;Wiemer&quot;,&quot;given&quot;:&quot;S.&quot;,&quot;parse-names&quot;:false,&quot;dropping-particle&quot;:&quot;&quot;,&quot;non-dropping-particle&quot;:&quot;&quot;}],&quot;container-title&quot;:&quot;Journal of Geophysical Research: Solid Earth&quot;,&quot;container-title-short&quot;:&quot;J Geophys Res Solid Earth&quot;,&quot;DOI&quot;:&quot;10.1002/2017JB014473&quot;,&quot;ISSN&quot;:&quot;2169-9313&quot;,&quot;issued&quot;:{&quot;date-parts&quot;:[[2017,9,22]]},&quot;page&quot;:&quot;7272-7290&quot;,&quot;abstract&quot;:&quot;&lt;p&gt; In July 2013, a sequence of more than 340 earthquakes was induced by reservoir stimulations and well‐control procedures following a gas kick at a deep geothermal drilling project close to the city of St. Gallen, Switzerland. The sequence culminated in an &lt;italic&gt;M&lt;/italic&gt; &lt;sub&gt; &lt;italic&gt;L&lt;/italic&gt; &lt;/sub&gt; 3.5 earthquake, which was felt within 10–15 km from the epicenter. High‐quality earthquake locations and 3‐D reflection seismic data acquired in the St. Gallen project provide a unique data set, which allows high‐resolution studies of earthquake triggering related to the injection of fluids into macroscopic fault zones. In this study, we present a high‐precision earthquake catalog of the induced sequence. Absolute locations are constrained by a coupled hypocenter‐velocity inversion, and subsequent double‐difference relocations image the geometry of the &lt;italic&gt;M&lt;/italic&gt; &lt;sub&gt; &lt;italic&gt;L&lt;/italic&gt; &lt;/sub&gt; 3.5 rupture and resolve the spatiotemporal evolution of seismicity. A joint interpretation of earthquake and seismic data shows that the majority of the seismicity occurred in the pre‐Mesozoic basement, hundreds of meters below the borehole and the targeted Mesozoic sequence. We propose a hydraulic connectivity between the reactivated fault and the borehole, likely through faults mapped by seismic data. Despite the excellent quality of the seismic data, the association of seismicity with mapped faults remains ambiguous. In summary, our results document that the actual hydraulic properties of a fault system and hydraulic connections between its fault segments are complex and may not be predictable upfront. Incomplete knowledge of fault structures and stress heterogeneities within highly complex fault systems additionally challenge the degree of predictability of induced seismicity related to underground fluid injections. &lt;/p&gt;&quot;,&quot;issue&quot;:&quot;9&quot;,&quot;volume&quot;:&quot;122&quot;},&quot;isTemporary&quot;:false},{&quot;id&quot;:&quot;0a758977-098c-3e94-be01-63819bf9a4ab&quot;,&quot;itemData&quot;:{&quot;type&quot;:&quot;book&quot;,&quot;id&quot;:&quot;0a758977-098c-3e94-be01-63819bf9a4ab&quot;,&quot;title&quot;:&quot;Energy from the Earth Energy from the Earth Deep Geothermal as a Resource&quot;,&quot;groupId&quot;:&quot;fffbdb0d-0200-3875-9db7-1edb6516c1af&quot;,&quot;author&quot;:[{&quot;family&quot;:&quot;Hirschberg&quot;,&quot;given&quot;:&quot;Stefan&quot;,&quot;parse-names&quot;:false,&quot;dropping-particle&quot;:&quot;&quot;,&quot;non-dropping-particle&quot;:&quot;&quot;},{&quot;family&quot;:&quot;Wiemer&quot;,&quot;given&quot;:&quot;Stefan&quot;,&quot;parse-names&quot;:false,&quot;dropping-particle&quot;:&quot;&quot;,&quot;non-dropping-particle&quot;:&quot;&quot;}],&quot;DOI&quot;:&quot;10.3218/3655-8&quot;,&quot;ISBN&quot;:&quot;9783728136541&quot;,&quot;issued&quot;:{&quot;date-parts&quot;:[[2015]]},&quot;number-of-pages&quot;:&quot;526&quot;},&quot;isTemporary&quot;:false}],&quot;citationTag&quot;:&quot;MENDELEY_CITATION_v3_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&quot;},{&quot;citationID&quot;:&quot;MENDELEY_CITATION_83b5f897-cb58-4049-af0d-c2afe4561c57&quot;,&quot;properties&quot;:{&quot;noteIndex&quot;:0},&quot;isEdited&quot;:false,&quot;manualOverride&quot;:{&quot;citeprocText&quot;:&quot;[13], [14]&quot;,&quot;isManuallyOverridden&quot;:false,&quot;manualOverrideText&quot;:&quot;&quot;},&quot;citationItems&quot;:[{&quot;id&quot;:&quot;82242717-3ddb-5a4c-9ad5-cf30e1e5d71b&quot;,&quot;itemData&quot;:{&quot;DOI&quot;:&quot;https://doi.org/10.1016/j.enconman.2024.119168&quot;,&quot;ISSN&quot;:&quot;0196-8904&quot;,&quot;abstract&quot;:&quot;Heat production through conventional closed-loop geothermal systems is constrained by the limited contact area for heat exchange between rock formations and the wellbore. To address this challenge, an advanced closed-loop geothermal system (ACGS) is proposed to enhance heat production in this research. The ACGS incorporates a hydraulic fracture, partitioned by a horizontal insulator for vertical zonal isolation of fluid flow in the fracture, into the closed-loop system’s fluid circulation. To assess heat production from the ACGS, a three-dimensional ACGS numerical model is established and validated, utilized to simulate heat production through the ACGS under conditions of different fracture dimensions and structures, tubing materials, and fluid heat capacities. Performances of complicated fracture structures, including a branched fracture and a multiple-wing fracture, in improving heat production are evaluated. It is found that due to the incorporation of a double-wing fracture, the cumulative extracted heat of a closed-loop system over 20 years is enhanced by 162.94 %. Increasing fracture half-length and fracture height both enhances the heat production of the ACGS considerably. Polyurethane foam proves an excellent tubing material for the ACGS due to its low cost and outstanding adiabatic functionality. Compared with a multiple-wing fracture, a branched fracture results in better heat production through the ACGS, with more fracture branches leading to higher heat production. A branched fracture can improve the cumulative extracted heat from a closed-loop system over 20 years by 321.77 %, and increasing the inter-branch angle further enhances heat production. Working fluid with smaller heat capacity yields considerably higher outlet temperature.&quot;,&quot;author&quot;:[{&quot;dropping-particle&quot;:&quot;&quot;,&quot;family&quot;:&quot;Liu&quot;,&quot;given&quot;:&quot;Sai&quot;,&quot;non-dropping-particle&quot;:&quot;&quot;,&quot;parse-names&quot;:false,&quot;suffix&quot;:&quot;&quot;},{&quot;dropping-particle&quot;:&quot;&quot;,&quot;family&quot;:&quot;Dahi Taleghani&quot;,&quot;given&quot;:&quot;Arash&quot;,&quot;non-dropping-particle&quot;:&quot;&quot;,&quot;parse-names&quot;:false,&quot;suffix&quot;:&quot;&quot;},{&quot;dropping-particle&quot;:&quot;&quot;,&quot;family&quot;:&quot;Ji&quot;,&quot;given&quot;:&quot;Kun&quot;,&quot;non-dropping-particle&quot;:&quot;&quot;,&quot;parse-names&quot;:false,&quot;suffix&quot;:&quot;&quot;}],&quot;container-title&quot;:&quot;Energy Conversion and Management&quot;,&quot;id&quot;:&quot;82242717-3ddb-5a4c-9ad5-cf30e1e5d71b&quot;,&quot;issued&quot;:{&quot;date-parts&quot;:[[&quot;2024&quot;]]},&quot;page&quot;:&quot;119168&quot;,&quot;title&quot;:&quot;An advanced closed-loop geothermal system to substantially enhance heat production&quot;,&quot;type&quot;:&quot;article-journal&quot;,&quot;volume&quot;:&quot;322&quot;,&quot;container-title-short&quot;:&quot;Energy Convers Manag&quot;},&quot;uris&quot;:[&quot;http://www.mendeley.com/documents/?uuid=28add2ac-e06c-41d0-82fa-ddbc92b7f356&quot;],&quot;isTemporary&quot;:false,&quot;legacyDesktopId&quot;:&quot;28add2ac-e06c-41d0-82fa-ddbc92b7f356&quot;},{&quot;id&quot;:&quot;eb3f8e16-9eae-3ba4-b978-508a03767467&quot;,&quot;itemData&quot;:{&quot;type&quot;:&quot;article-journal&quot;,&quot;id&quot;:&quot;eb3f8e16-9eae-3ba4-b978-508a03767467&quot;,&quot;title&quot;:&quot;Techno-economic analysis of Advanced Geothermal Systems (AGS)&quot;,&quot;groupId&quot;:&quot;fffbdb0d-0200-3875-9db7-1edb6516c1af&quot;,&quot;author&quot;:[{&quot;family&quot;:&quot;Malek&quot;,&quot;given&quot;:&quot;Adam E.&quot;,&quot;parse-names&quot;:false,&quot;dropping-particle&quot;:&quot;&quot;,&quot;non-dropping-particle&quot;:&quot;&quot;},{&quot;family&quot;:&quot;Adams&quot;,&quot;given&quot;:&quot;Benjamin M.&quot;,&quot;parse-names&quot;:false,&quot;dropping-particle&quot;:&quot;&quot;,&quot;non-dropping-particle&quot;:&quot;&quot;},{&quot;family&quot;:&quot;Rossi&quot;,&quot;given&quot;:&quot;Edoardo&quot;,&quot;parse-names&quot;:false,&quot;dropping-particle&quot;:&quot;&quot;,&quot;non-dropping-particle&quot;:&quot;&quot;},{&quot;family&quot;:&quot;Schiegg&quot;,&quot;given&quot;:&quot;Hans O.&quot;,&quot;parse-names&quot;:false,&quot;dropping-particle&quot;:&quot;&quot;,&quot;non-dropping-particle&quot;:&quot;&quot;},{&quot;family&quot;:&quot;Saar&quot;,&quot;given&quot;:&quot;Martin O.&quot;,&quot;parse-names&quot;:false,&quot;dropping-particle&quot;:&quot;&quot;,&quot;non-dropping-particle&quot;:&quot;&quot;}],&quot;container-title&quot;:&quot;Renewable Energy&quot;,&quot;container-title-short&quot;:&quot;Renew Energy&quot;,&quot;accessed&quot;:{&quot;date-parts&quot;:[[2022,5,23]]},&quot;DOI&quot;:&quot;10.1016/J.RENENE.2022.01.012&quot;,&quot;ISSN&quot;:&quot;0960-1481&quot;,&quot;issued&quot;:{&quot;date-parts&quot;:[[2022,3,1]]},&quot;page&quot;:&quot;927-943&quot;,&quot;abstract&quot;:&quot;Advanced Geothermal Systems (AGS) generate electric power through a closed-loop circuit, after a working fluid extracts thermal energy from rocks at great depths via conductive heat transfer from the geologic formation to the working fluid through an impermeable wellbore wall. The slow conductive heat transfer rate present in AGS, compared to heat advection, makes AGS uneconomical to this date. To investigate what would be required to render AGS economical, we numerically model an example AGS using the genGEO simulator to obtain its electric power generation and its specific capital cost. Our numerical results show that using CO2 as the working fluid benefits AGS performance. Additionally, we find that there exists a working fluid mass flowrate, a lateral well length, and a wellbore diameter which minimize AGS costs. However, our results also show that AGS remain uneconomical with current, standard drilling technologies. Therefore, significant advancements in drilling technologies, that have the potential to reduce drilling costs by over 50%, are required to enable cost-competitive AGS implementations. Despite these challenges, the economic viability and societal acceptance potential of AGS are significantly raised when considering that negative externalities and their costs, so common for most other power plants, are practically non-existent with AGS.&quot;,&quot;publisher&quot;:&quot;Pergamon&quot;,&quot;volume&quot;:&quot;186&quot;},&quot;isTemporary&quot;:false}],&quot;citationTag&quot;:&quot;MENDELEY_CITATION_v3_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&quot;},{&quot;citationID&quot;:&quot;MENDELEY_CITATION_b6dfbfdb-644d-48e2-a851-d47d1ea699be&quot;,&quot;properties&quot;:{&quot;noteIndex&quot;:0},&quot;isEdited&quot;:false,&quot;manualOverride&quot;:{&quot;isManuallyOverridden&quot;:false,&quot;citeprocText&quot;:&quot;[15], [16], [17]&quot;,&quot;manualOverrideText&quot;:&quot;&quot;},&quot;citationTag&quot;:&quot;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&quot;,&quot;citationItems&quot;:[{&quot;id&quot;:&quot;8a15750d-c6fb-38b1-a4cd-7c19745e438a&quot;,&quot;itemData&quot;:{&quot;type&quot;:&quot;article-journal&quot;,&quot;id&quot;:&quot;8a15750d-c6fb-38b1-a4cd-7c19745e438a&quot;,&quot;title&quot;:&quot;Biofuel processing in a closed-loop geothermal system&quot;,&quot;author&quot;:[{&quot;family&quot;:&quot;Darzi&quot;,&quot;given&quot;:&quot;Alireza&quot;,&quot;parse-names&quot;:false,&quot;dropping-particle&quot;:&quot;&quot;,&quot;non-dropping-particle&quot;:&quot;&quot;},{&quot;family&quot;:&quot;Zargartalebi&quot;,&quot;given&quot;:&quot;Mohammad&quot;,&quot;parse-names&quot;:false,&quot;dropping-particle&quot;:&quot;&quot;,&quot;non-dropping-particle&quot;:&quot;&quot;},{&quot;family&quot;:&quot;Kazemi&quot;,&quot;given&quot;:&quot;Amin&quot;,&quot;parse-names&quot;:false,&quot;dropping-particle&quot;:&quot;&quot;,&quot;non-dropping-particle&quot;:&quot;&quot;},{&quot;family&quot;:&quot;Roostaie&quot;,&quot;given&quot;:&quot;Mohammad&quot;,&quot;parse-names&quot;:false,&quot;dropping-particle&quot;:&quot;&quot;,&quot;non-dropping-particle&quot;:&quot;&quot;},{&quot;family&quot;:&quot;Saber&quot;,&quot;given&quot;:&quot;Sepehr&quot;,&quot;parse-names&quot;:false,&quot;dropping-particle&quot;:&quot;&quot;,&quot;non-dropping-particle&quot;:&quot;&quot;},{&quot;family&quot;:&quot;Riordon&quot;,&quot;given&quot;:&quot;Jason&quot;,&quot;parse-names&quot;:false,&quot;dropping-particle&quot;:&quot;&quot;,&quot;non-dropping-particle&quot;:&quot;&quot;},{&quot;family&quot;:&quot;Sun&quot;,&quot;given&quot;:&quot;Siyu&quot;,&quot;parse-names&quot;:false,&quot;dropping-particle&quot;:&quot;&quot;,&quot;non-dropping-particle&quot;:&quot;&quot;},{&quot;family&quot;:&quot;Zatonski&quot;,&quot;given&quot;:&quot;Vlad&quot;,&quot;parse-names&quot;:false,&quot;dropping-particle&quot;:&quot;&quot;,&quot;non-dropping-particle&quot;:&quot;&quot;},{&quot;family&quot;:&quot;Holmes&quot;,&quot;given&quot;:&quot;Michael&quot;,&quot;parse-names&quot;:false,&quot;dropping-particle&quot;:&quot;&quot;,&quot;non-dropping-particle&quot;:&quot;&quot;},{&quot;family&quot;:&quot;Sinton&quot;,&quot;given&quot;:&quot;David&quot;,&quot;parse-names&quot;:false,&quot;dropping-particle&quot;:&quot;&quot;,&quot;non-dropping-particle&quot;:&quot;&quot;}],&quot;container-title&quot;:&quot;Applied Energy&quot;,&quot;container-title-short&quot;:&quot;Appl Energy&quot;,&quot;DOI&quot;:&quot;https://doi.org/10.1016/j.apenergy.2024.124188&quot;,&quot;ISSN&quot;:&quot;0306-2619&quot;,&quot;URL&quot;:&quot;https://www.sciencedirect.com/science/article/pii/S030626192401571X&quot;,&quot;issued&quot;:{&quot;date-parts&quot;:[[2024]]},&quot;page&quot;:&quot;124188&quot;,&quot;abstract&quot;:&quot;Closed-loop geothermal systems (CLGS) provide a renewable heat source for district heating and electricity production. However, high capital costs can be a barrier to these applications. This study finds that the high pressures (&gt;8MPa) and temperatures (&gt;240°C) attained by working fluid inside the loop present additional opportunities: driving supercritical reactions that produce biodiesel from fatty acids. A new design for a subsurface geothermal reactor is proposed, enabling biofuel processing underground without the need for conventional processing equipment (pump, heater, reactors, and heat exchangers) or fossil fuel as energy source. To analyze the feasibility of this approach and its environmental and economic effects, a computational model that incorporates the simultaneous effects of flow dynamics, heat transfer, and reaction kinetics is developed. The application of CLGS is concluded to reduce the CO2 intensity of the resulting biodiesel by up to 33%. A geothermal-driven biofuel reactor could yield up to 95% fatty acid methyl esters. Additional sensible heat carried by the products can be redirected to electricity generation or district heating. The relevant requirements and optimal operating conditions for this approach to biofuel synthesis are identified. A technoeconomic analysis shows CLGS-based biofuel production cost can be comparable to natural gas-based production (∼840 $/ton). It also indicates return-on-investment after five years and highlights the most suitable locations that combine proximity to appropriate feedstocks and subsurface conditions. Integrated biodiesel production and energy extraction provides an alternative route to harnessing geothermal energy.&quot;,&quot;volume&quot;:&quot;376&quot;},&quot;isTemporary&quot;:false},{&quot;id&quot;:&quot;710412cd-5ba1-3873-8705-0958e1edd625&quot;,&quot;itemData&quot;:{&quot;type&quot;:&quot;article-journal&quot;,&quot;id&quot;:&quot;710412cd-5ba1-3873-8705-0958e1edd625&quot;,&quot;title&quot;:&quot;Techno-economic coupling model of U-shaped closed-loop geothermal system&quot;,&quot;author&quot;:[{&quot;family&quot;:&quot;Xiao&quot;,&quot;given&quot;:&quot;Dong&quot;,&quot;parse-names&quot;:false,&quot;dropping-particle&quot;:&quot;&quot;,&quot;non-dropping-particle&quot;:&quot;&quot;},{&quot;family&quot;:&quot;Chen&quot;,&quot;given&quot;:&quot;Wenyong&quot;,&quot;parse-names&quot;:false,&quot;dropping-particle&quot;:&quot;&quot;,&quot;non-dropping-particle&quot;:&quot;&quot;},{&quot;family&quot;:&quot;Li&quot;,&quot;given&quot;:&quot;Li&quot;,&quot;parse-names&quot;:false,&quot;dropping-particle&quot;:&quot;&quot;,&quot;non-dropping-particle&quot;:&quot;&quot;},{&quot;family&quot;:&quot;Gao&quot;,&quot;given&quot;:&quot;Ruoyu&quot;,&quot;parse-names&quot;:false,&quot;dropping-particle&quot;:&quot;&quot;,&quot;non-dropping-particle&quot;:&quot;&quot;},{&quot;family&quot;:&quot;Yang&quot;,&quot;given&quot;:&quot;Ruitao&quot;,&quot;parse-names&quot;:false,&quot;dropping-particle&quot;:&quot;&quot;,&quot;non-dropping-particle&quot;:&quot;&quot;},{&quot;family&quot;:&quot;Tang&quot;,&quot;given&quot;:&quot;Haijun&quot;,&quot;parse-names&quot;:false,&quot;dropping-particle&quot;:&quot;&quot;,&quot;non-dropping-particle&quot;:&quot;&quot;},{&quot;family&quot;:&quot;Li&quot;,&quot;given&quot;:&quot;Gao&quot;,&quot;parse-names&quot;:false,&quot;dropping-particle&quot;:&quot;&quot;,&quot;non-dropping-particle&quot;:&quot;&quot;}],&quot;container-title&quot;:&quot;Geothermics&quot;,&quot;container-title-short&quot;:&quot;Geothermics&quot;,&quot;DOI&quot;:&quot;https://doi.org/10.1016/j.geothermics.2022.102540&quot;,&quot;ISSN&quot;:&quot;0375-6505&quot;,&quot;URL&quot;:&quot;https://www.sciencedirect.com/science/article/pii/S0375650522001869&quot;,&quot;issued&quot;:{&quot;date-parts&quot;:[[2022]]},&quot;page&quot;:&quot;102540&quot;,&quot;abstract&quot;:&quot;Recently, geothermal energy has gained attention from researchers and enterprises as a form of clean energy with zero carbon emissions. U-shaped closed-loop geothermal system (UCLGS) shows great application potential because of its unique well structure. However, there is a big debate on whether they can be economic because no economic evaluation model is available. The method of net present value (NPV) is used in this study to establish a techno-economic coupling model of UCLGS. The proposed model was applied and analyzed in a UCLGS in Xi'an, China. The results indicate the following. (a) The fully implicit transient wellbore heat transfer model established in this study is in good agreement with the field test data, and the relative error is &lt;6%. (b) The outlet temperature and heat extraction power increase with the increase in the horizontal section length, but the rate of increase slows down; the longer the horizontal section length, the higher the drilling cost. The proposed techno-economic model can be used to design an optimal horizontal section length of UCLGS. (c) The service life, government financial subsidies, and drilling costs have a great impact on the profitability of UCLGS projects.&quot;,&quot;volume&quot;:&quot;105&quot;},&quot;isTemporary&quot;:false},{&quot;id&quot;:&quot;1fda44f4-3cac-3dea-bce3-55d3958c0813&quot;,&quot;itemData&quot;:{&quot;type&quot;:&quot;article-journal&quot;,&quot;id&quot;:&quot;1fda44f4-3cac-3dea-bce3-55d3958c0813&quot;,&quot;title&quot;:&quot;Underground energy storage using abandoned oil &amp; gas wells assisted by geothermal&quot;,&quot;author&quot;:[{&quot;family&quot;:&quot;Zhang&quot;,&quot;given&quot;:&quot;Qitao&quot;,&quot;parse-names&quot;:false,&quot;dropping-particle&quot;:&quot;&quot;,&quot;non-dropping-particle&quot;:&quot;&quot;},{&quot;family&quot;:&quot;Dahi Taleghani&quot;,&quot;given&quot;:&quot;Arash&quot;,&quot;parse-names&quot;:false,&quot;dropping-particle&quot;:&quot;&quot;,&quot;non-dropping-particle&quot;:&quot;&quot;},{&quot;family&quot;:&quot;Elsworth&quot;,&quot;given&quot;:&quot;Derek&quot;,&quot;parse-names&quot;:false,&quot;dropping-particle&quot;:&quot;&quot;,&quot;non-dropping-particle&quot;:&quot;&quot;}],&quot;container-title&quot;:&quot;Journal of Energy Storage&quot;,&quot;container-title-short&quot;:&quot;J Energy Storage&quot;,&quot;DOI&quot;:&quot;https://doi.org/10.1016/j.est.2025.115317&quot;,&quot;ISSN&quot;:&quot;2352-152X&quot;,&quot;URL&quot;:&quot;https://www.sciencedirect.com/science/article/pii/S2352152X25000301&quot;,&quot;issued&quot;:{&quot;date-parts&quot;:[[2025]]},&quot;page&quot;:&quot;115317&quot;,&quot;abstract&quot;:&quot;The need for excessive initial investment significantly impedes the commercial development of compressed air energy storage (CAES) projects. However, the reuse of abandoned oil and gas wells (AOGWs) as containment cells for pressurized air obviates this problem and alleviates the many environmental issues caused by AOGWs. We propose a novel geothermal-assisted (GA) compressed air energy storage (GA-CAES) that integrates abundant AOGWs and ubiquitous deep geothermal heat into a single seamless CAES system. The hot reservoir rock heats the air charge within the CAES and increases system efficiency. The performance of GA-CAES using AOGWs is investigated through numerical simulations. According to the simulation results, the utilization of subsurface geothermal heat increases system efficiency. The application of AOGWs with geothermal pre-heat the air by ~160 K. Concurrently, the increase in temperature further pressurizes the air in the well by ~0.5 MPa. The input of geothermal energy increases the system round-trip efficiency by ~9.5 %. This reuse of AOGWs significantly decreases initial investment for such projects and increases system efficiency. The project payback period can be shortened by ~1 year over the usual ~3 years. The presented energy storage system can harness natural geothermal heat, thereby enhancing system efficiency and reducing initial project costs by leveraging existing infrastructure. This novel arrangement can achieve cleaner, more profitable, and more efficient CAES systems that are thus of greater viability.&quot;,&quot;volume&quot;:&quot;110&quot;},&quot;isTemporary&quot;:false}]},{&quot;citationID&quot;:&quot;MENDELEY_CITATION_c042a17f-e70b-46a8-a6fc-04be3aaa4995&quot;,&quot;properties&quot;:{&quot;noteIndex&quot;:0},&quot;isEdited&quot;:false,&quot;manualOverride&quot;:{&quot;isManuallyOverridden&quot;:false,&quot;citeprocText&quot;:&quot;[14]&quot;,&quot;manualOverrideText&quot;:&quot;&quot;},&quot;citationTag&quot;:&quot;MENDELEY_CITATION_v3_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&quot;,&quot;citationItems&quot;:[{&quot;id&quot;:&quot;eb3f8e16-9eae-3ba4-b978-508a03767467&quot;,&quot;itemData&quot;:{&quot;type&quot;:&quot;article-journal&quot;,&quot;id&quot;:&quot;eb3f8e16-9eae-3ba4-b978-508a03767467&quot;,&quot;title&quot;:&quot;Techno-economic analysis of Advanced Geothermal Systems (AGS)&quot;,&quot;groupId&quot;:&quot;fffbdb0d-0200-3875-9db7-1edb6516c1af&quot;,&quot;author&quot;:[{&quot;family&quot;:&quot;Malek&quot;,&quot;given&quot;:&quot;Adam E.&quot;,&quot;parse-names&quot;:false,&quot;dropping-particle&quot;:&quot;&quot;,&quot;non-dropping-particle&quot;:&quot;&quot;},{&quot;family&quot;:&quot;Adams&quot;,&quot;given&quot;:&quot;Benjamin M.&quot;,&quot;parse-names&quot;:false,&quot;dropping-particle&quot;:&quot;&quot;,&quot;non-dropping-particle&quot;:&quot;&quot;},{&quot;family&quot;:&quot;Rossi&quot;,&quot;given&quot;:&quot;Edoardo&quot;,&quot;parse-names&quot;:false,&quot;dropping-particle&quot;:&quot;&quot;,&quot;non-dropping-particle&quot;:&quot;&quot;},{&quot;family&quot;:&quot;Schiegg&quot;,&quot;given&quot;:&quot;Hans O.&quot;,&quot;parse-names&quot;:false,&quot;dropping-particle&quot;:&quot;&quot;,&quot;non-dropping-particle&quot;:&quot;&quot;},{&quot;family&quot;:&quot;Saar&quot;,&quot;given&quot;:&quot;Martin O.&quot;,&quot;parse-names&quot;:false,&quot;dropping-particle&quot;:&quot;&quot;,&quot;non-dropping-particle&quot;:&quot;&quot;}],&quot;container-title&quot;:&quot;Renewable Energy&quot;,&quot;container-title-short&quot;:&quot;Renew Energy&quot;,&quot;accessed&quot;:{&quot;date-parts&quot;:[[2022,5,23]]},&quot;DOI&quot;:&quot;10.1016/J.RENENE.2022.01.012&quot;,&quot;ISSN&quot;:&quot;0960-1481&quot;,&quot;issued&quot;:{&quot;date-parts&quot;:[[2022,3,1]]},&quot;page&quot;:&quot;927-943&quot;,&quot;abstract&quot;:&quot;Advanced Geothermal Systems (AGS) generate electric power through a closed-loop circuit, after a working fluid extracts thermal energy from rocks at great depths via conductive heat transfer from the geologic formation to the working fluid through an impermeable wellbore wall. The slow conductive heat transfer rate present in AGS, compared to heat advection, makes AGS uneconomical to this date. To investigate what would be required to render AGS economical, we numerically model an example AGS using the genGEO simulator to obtain its electric power generation and its specific capital cost. Our numerical results show that using CO2 as the working fluid benefits AGS performance. Additionally, we find that there exists a working fluid mass flowrate, a lateral well length, and a wellbore diameter which minimize AGS costs. However, our results also show that AGS remain uneconomical with current, standard drilling technologies. Therefore, significant advancements in drilling technologies, that have the potential to reduce drilling costs by over 50%, are required to enable cost-competitive AGS implementations. Despite these challenges, the economic viability and societal acceptance potential of AGS are significantly raised when considering that negative externalities and their costs, so common for most other power plants, are practically non-existent with AGS.&quot;,&quot;publisher&quot;:&quot;Pergamon&quot;,&quot;volume&quot;:&quot;186&quot;},&quot;isTemporary&quot;:false}]},{&quot;citationID&quot;:&quot;MENDELEY_CITATION_7f6bc4e4-2305-4e85-bdf8-5c87fa99e549&quot;,&quot;properties&quot;:{&quot;noteIndex&quot;:0},&quot;isEdited&quot;:false,&quot;manualOverride&quot;:{&quot;isManuallyOverridden&quot;:false,&quot;citeprocText&quot;:&quot;[18]&quot;,&quot;manualOverrideText&quot;:&quot;&quot;},&quot;citationTag&quot;:&quot;MENDELEY_CITATION_v3_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&quot;,&quot;citationItems&quot;:[{&quot;id&quot;:&quot;cbfc84b0-ec37-33e1-a72a-bdc05d7a6045&quot;,&quot;itemData&quot;:{&quot;type&quot;:&quot;article-journal&quot;,&quot;id&quot;:&quot;cbfc84b0-ec37-33e1-a72a-bdc05d7a6045&quot;,&quot;title&quot;:&quot;Techno-Economic Performance of Closed-Loop Geothermal Systems for Heat Production and Electricity Generation&quot;,&quot;groupId&quot;:&quot;fffbdb0d-0200-3875-9db7-1edb6516c1af&quot;,&quot;author&quot;:[{&quot;family&quot;:&quot;Beckers&quot;,&quot;given&quot;:&quot;Koenraad F.&quot;,&quot;parse-names&quot;:false,&quot;dropping-particle&quot;:&quot;&quot;,&quot;non-dropping-particle&quot;:&quot;&quot;},{&quot;family&quot;:&quot;Rangel-Jurado&quot;,&quot;given&quot;:&quot;Nicolás&quot;,&quot;parse-names&quot;:false,&quot;dropping-particle&quot;:&quot;&quot;,&quot;non-dropping-particle&quot;:&quot;&quot;},{&quot;family&quot;:&quot;Chandrasekar&quot;,&quot;given&quot;:&quot;Harish&quot;,&quot;parse-names&quot;:false,&quot;dropping-particle&quot;:&quot;&quot;,&quot;non-dropping-particle&quot;:&quot;&quot;},{&quot;family&quot;:&quot;Hawkins&quot;,&quot;given&quot;:&quot;Adam J.&quot;,&quot;parse-names&quot;:false,&quot;dropping-particle&quot;:&quot;&quot;,&quot;non-dropping-particle&quot;:&quot;&quot;},{&quot;family&quot;:&quot;Fulton&quot;,&quot;given&quot;:&quot;Patrick M.&quot;,&quot;parse-names&quot;:false,&quot;dropping-particle&quot;:&quot;&quot;,&quot;non-dropping-particle&quot;:&quot;&quot;},{&quot;family&quot;:&quot;Tester&quot;,&quot;given&quot;:&quot;Jefferson W.&quot;,&quot;parse-names&quot;:false,&quot;dropping-particle&quot;:&quot;&quot;,&quot;non-dropping-particle&quot;:&quot;&quot;}],&quot;container-title&quot;:&quot;Geothermics&quot;,&quot;container-title-short&quot;:&quot;Geothermics&quot;,&quot;DOI&quot;:&quot;10.1016/j.geothermics.2021.102318&quot;,&quot;ISSN&quot;:&quot;03756505&quot;,&quot;issued&quot;:{&quot;date-parts&quot;:[[2022,3]]},&quot;page&quot;:&quot;102318&quot;,&quot;volume&quot;:&quot;100&quot;},&quot;isTemporary&quot;:false}]},{&quot;citationID&quot;:&quot;MENDELEY_CITATION_efa6084d-c926-439f-ae6a-bb9379d0cd3e&quot;,&quot;properties&quot;:{&quot;noteIndex&quot;:0},&quot;isEdited&quot;:false,&quot;manualOverride&quot;:{&quot;isManuallyOverridden&quot;:false,&quot;citeprocText&quot;:&quot;[14]&quot;,&quot;manualOverrideText&quot;:&quot;&quot;},&quot;citationTag&quot;:&quot;MENDELEY_CITATION_v3_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&quot;,&quot;citationItems&quot;:[{&quot;id&quot;:&quot;eb3f8e16-9eae-3ba4-b978-508a03767467&quot;,&quot;itemData&quot;:{&quot;type&quot;:&quot;article-journal&quot;,&quot;id&quot;:&quot;eb3f8e16-9eae-3ba4-b978-508a03767467&quot;,&quot;title&quot;:&quot;Techno-economic analysis of Advanced Geothermal Systems (AGS)&quot;,&quot;groupId&quot;:&quot;fffbdb0d-0200-3875-9db7-1edb6516c1af&quot;,&quot;author&quot;:[{&quot;family&quot;:&quot;Malek&quot;,&quot;given&quot;:&quot;Adam E.&quot;,&quot;parse-names&quot;:false,&quot;dropping-particle&quot;:&quot;&quot;,&quot;non-dropping-particle&quot;:&quot;&quot;},{&quot;family&quot;:&quot;Adams&quot;,&quot;given&quot;:&quot;Benjamin M.&quot;,&quot;parse-names&quot;:false,&quot;dropping-particle&quot;:&quot;&quot;,&quot;non-dropping-particle&quot;:&quot;&quot;},{&quot;family&quot;:&quot;Rossi&quot;,&quot;given&quot;:&quot;Edoardo&quot;,&quot;parse-names&quot;:false,&quot;dropping-particle&quot;:&quot;&quot;,&quot;non-dropping-particle&quot;:&quot;&quot;},{&quot;family&quot;:&quot;Schiegg&quot;,&quot;given&quot;:&quot;Hans O.&quot;,&quot;parse-names&quot;:false,&quot;dropping-particle&quot;:&quot;&quot;,&quot;non-dropping-particle&quot;:&quot;&quot;},{&quot;family&quot;:&quot;Saar&quot;,&quot;given&quot;:&quot;Martin O.&quot;,&quot;parse-names&quot;:false,&quot;dropping-particle&quot;:&quot;&quot;,&quot;non-dropping-particle&quot;:&quot;&quot;}],&quot;container-title&quot;:&quot;Renewable Energy&quot;,&quot;container-title-short&quot;:&quot;Renew Energy&quot;,&quot;accessed&quot;:{&quot;date-parts&quot;:[[2022,5,23]]},&quot;DOI&quot;:&quot;10.1016/J.RENENE.2022.01.012&quot;,&quot;ISSN&quot;:&quot;0960-1481&quot;,&quot;issued&quot;:{&quot;date-parts&quot;:[[2022,3,1]]},&quot;page&quot;:&quot;927-943&quot;,&quot;abstract&quot;:&quot;Advanced Geothermal Systems (AGS) generate electric power through a closed-loop circuit, after a working fluid extracts thermal energy from rocks at great depths via conductive heat transfer from the geologic formation to the working fluid through an impermeable wellbore wall. The slow conductive heat transfer rate present in AGS, compared to heat advection, makes AGS uneconomical to this date. To investigate what would be required to render AGS economical, we numerically model an example AGS using the genGEO simulator to obtain its electric power generation and its specific capital cost. Our numerical results show that using CO2 as the working fluid benefits AGS performance. Additionally, we find that there exists a working fluid mass flowrate, a lateral well length, and a wellbore diameter which minimize AGS costs. However, our results also show that AGS remain uneconomical with current, standard drilling technologies. Therefore, significant advancements in drilling technologies, that have the potential to reduce drilling costs by over 50%, are required to enable cost-competitive AGS implementations. Despite these challenges, the economic viability and societal acceptance potential of AGS are significantly raised when considering that negative externalities and their costs, so common for most other power plants, are practically non-existent with AGS.&quot;,&quot;publisher&quot;:&quot;Pergamon&quot;,&quot;volume&quot;:&quot;186&quot;},&quot;isTemporary&quot;:false}]},{&quot;citationID&quot;:&quot;MENDELEY_CITATION_6a6e5e71-8c9f-4421-827e-a3f917f4f531&quot;,&quot;properties&quot;:{&quot;noteIndex&quot;:0},&quot;isEdited&quot;:false,&quot;manualOverride&quot;:{&quot;isManuallyOverridden&quot;:false,&quot;citeprocText&quot;:&quot;[19]&quot;,&quot;manualOverrideText&quot;:&quot;&quot;},&quot;citationTag&quot;:&quot;MENDELEY_CITATION_v3_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&quot;,&quot;citationItems&quot;:[{&quot;id&quot;:&quot;0010ae6b-58d1-3182-8811-2fb0331eb7da&quot;,&quot;itemData&quot;:{&quot;type&quot;:&quot;article-journal&quot;,&quot;id&quot;:&quot;0010ae6b-58d1-3182-8811-2fb0331eb7da&quot;,&quot;title&quot;:&quot;Multilateral Closed-Loop Geothermal Systems as a Zero-Emission Load-Following Resource&quot;,&quot;groupId&quot;:&quot;fffbdb0d-0200-3875-9db7-1edb6516c1af&quot;,&quot;author&quot;:[{&quot;family&quot;:&quot;Holmes&quot;,&quot;given&quot;:&quot;Michael and Toews, Matthew and Jenkins, Jesse and Sepulveda, Nestor&quot;,&quot;parse-names&quot;:false,&quot;dropping-particle&quot;:&quot;&quot;,&quot;non-dropping-particle&quot;:&quot;&quot;}],&quot;container-title&quot;:&quot;GRC Transactions&quot;,&quot;issued&quot;:{&quot;date-parts&quot;:[[2021]]},&quot;page&quot;:&quot;25-52&quot;,&quot;volume&quot;:&quot;45&quot;},&quot;isTemporary&quot;:false}]},{&quot;citationID&quot;:&quot;MENDELEY_CITATION_de3e944f-832c-4248-8720-a11e0a07895d&quot;,&quot;properties&quot;:{&quot;noteIndex&quot;:0},&quot;isEdited&quot;:false,&quot;manualOverride&quot;:{&quot;isManuallyOverridden&quot;:false,&quot;citeprocText&quot;:&quot;[20]&quot;,&quot;manualOverrideText&quot;:&quot;&quot;},&quot;citationTag&quot;:&quot;MENDELEY_CITATION_v3_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&quot;,&quot;citationItems&quot;:[{&quot;id&quot;:&quot;01d2d862-0321-33bb-91f3-30c7dc2482f5&quot;,&quot;itemData&quot;:{&quot;type&quot;:&quot;article-journal&quot;,&quot;id&quot;:&quot;01d2d862-0321-33bb-91f3-30c7dc2482f5&quot;,&quot;title&quot;:&quot;Deep geothermal energy extraction, a review on environmental hotspots with focus on geo-technical site conditions&quot;,&quot;groupId&quot;:&quot;fffbdb0d-0200-3875-9db7-1edb6516c1af&quot;,&quot;author&quot;:[{&quot;family&quot;:&quot;Gkousis&quot;,&quot;given&quot;:&quot;Spiros&quot;,&quot;parse-names&quot;:false,&quot;dropping-particle&quot;:&quot;&quot;,&quot;non-dropping-particle&quot;:&quot;&quot;},{&quot;family&quot;:&quot;Welkenhuysen&quot;,&quot;given&quot;:&quot;Kris&quot;,&quot;parse-names&quot;:false,&quot;dropping-particle&quot;:&quot;&quot;,&quot;non-dropping-particle&quot;:&quot;&quot;},{&quot;family&quot;:&quot;Compernolle&quot;,&quot;given&quot;:&quot;Tine&quot;,&quot;parse-names&quot;:false,&quot;dropping-particle&quot;:&quot;&quot;,&quot;non-dropping-particle&quot;:&quot;&quot;}],&quot;container-title&quot;:&quot;Renewable and Sustainable Energy Reviews&quot;,&quot;DOI&quot;:&quot;10.1016/j.rser.2022.112430&quot;,&quot;ISSN&quot;:&quot;18790690&quot;,&quot;URL&quot;:&quot;https://doi.org/10.1016/j.rser.2022.112430&quot;,&quot;issued&quot;:{&quot;date-parts&quot;:[[2022]]},&quot;page&quot;:&quot;112430&quot;,&quot;abstract&quot;:&quot;Knowledge about the environmental impacts of geothermal energy is important for understanding the role this technology could play in the transition towards sustainable energy production systems. In this study 30 life cycle assessment (LCA) studies on geothermal energy plants were reviewed, focusing on the major environmental hotspots and the cause-effect relationships between the geo-technical parameters and these environmental impacts. The variability in the reported environmental impacts is explained, and a more transparent picture of the geological, design and technical factors causing these impacts is provided by triangularly evaluating the reported results based on the plant's geo-technical characteristics (such as, well depth and geofluid temperature), the life cycle inventory, and the hotspot analysis results. The study focuses on six impact indicators that have been identified as high priority for geothermal energy by the GEOENVI project, as well as the water consumption impact. The results indicate that the impacts vary in magnitude and across different life cycle phases. Apart from the type of energy conversion technology used, differences in the geological and design parameters also introduce large variability in the impact results reported in the literature. Furthermore, all the reviewed LCAs adopt a static approach. Therefore, we present a research agenda that highlights the need to perform dynamic LCAs on geothermal energy exploitation plants to consider the changing context in which these technologies are operating.&quot;,&quot;publisher&quot;:&quot;Elsevier Ltd&quot;,&quot;issue&quot;:&quot;April&quot;,&quot;volume&quot;:&quot;162&quot;},&quot;isTemporary&quot;:false}]},{&quot;citationID&quot;:&quot;MENDELEY_CITATION_887ab9b9-6a8e-4c6e-be2a-1c6c27e5f7a8&quot;,&quot;properties&quot;:{&quot;noteIndex&quot;:0},&quot;isEdited&quot;:false,&quot;manualOverride&quot;:{&quot;isManuallyOverridden&quot;:false,&quot;citeprocText&quot;:&quot;[21]&quot;,&quot;manualOverrideText&quot;:&quot;&quot;},&quot;citationTag&quot;:&quot;MENDELEY_CITATION_v3_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&quot;,&quot;citationItems&quot;:[{&quot;id&quot;:&quot;3298cf39-d9cf-35b1-8722-66c81a2c044a&quot;,&quot;itemData&quot;:{&quot;type&quot;:&quot;article-journal&quot;,&quot;id&quot;:&quot;3298cf39-d9cf-35b1-8722-66c81a2c044a&quot;,&quot;title&quot;:&quot;The Role of Geothermal Plants in the Global Energy Transition: Raw Material Extraction and Flexibility as Game Changers&quot;,&quot;groupId&quot;:&quot;fffbdb0d-0200-3875-9db7-1edb6516c1af&quot;,&quot;author&quot;:[{&quot;family&quot;:&quot;Weinand&quot;,&quot;given&quot;:&quot;Jann Michael&quot;,&quot;parse-names&quot;:false,&quot;dropping-particle&quot;:&quot;&quot;,&quot;non-dropping-particle&quot;:&quot;&quot;},{&quot;family&quot;:&quot;Kleinebrahm&quot;,&quot;given&quot;:&quot;Max&quot;,&quot;parse-names&quot;:false,&quot;dropping-particle&quot;:&quot;&quot;,&quot;non-dropping-particle&quot;:&quot;&quot;},{&quot;family&quot;:&quot;Sanjuan&quot;,&quot;given&quot;:&quot;Bernard&quot;,&quot;parse-names&quot;:false,&quot;dropping-particle&quot;:&quot;&quot;,&quot;non-dropping-particle&quot;:&quot;&quot;},{&quot;family&quot;:&quot;Trutnevyte&quot;,&quot;given&quot;:&quot;Evelina&quot;,&quot;parse-names&quot;:false,&quot;dropping-particle&quot;:&quot;&quot;,&quot;non-dropping-particle&quot;:&quot;&quot;},{&quot;family&quot;:&quot;Treyer&quot;,&quot;given&quot;:&quot;Karin&quot;,&quot;parse-names&quot;:false,&quot;dropping-particle&quot;:&quot;&quot;,&quot;non-dropping-particle&quot;:&quot;&quot;},{&quot;family&quot;:&quot;Claret&quot;,&quot;given&quot;:&quot;Francis&quot;,&quot;parse-names&quot;:false,&quot;dropping-particle&quot;:&quot;&quot;,&quot;non-dropping-particle&quot;:&quot;&quot;},{&quot;family&quot;:&quot;Longa&quot;,&quot;given&quot;:&quot;Francesco Dalla&quot;,&quot;parse-names&quot;:false,&quot;dropping-particle&quot;:&quot;&quot;,&quot;non-dropping-particle&quot;:&quot;&quot;},{&quot;family&quot;:&quot;Burgherr&quot;,&quot;given&quot;:&quot;Peter&quot;,&quot;parse-names&quot;:false,&quot;dropping-particle&quot;:&quot;&quot;,&quot;non-dropping-particle&quot;:&quot;&quot;},{&quot;family&quot;:&quot;Zwaan&quot;,&quot;given&quot;:&quot;Bob&quot;,&quot;parse-names&quot;:false,&quot;dropping-particle&quot;:&quot;van der&quot;,&quot;non-dropping-particle&quot;:&quot;&quot;},{&quot;family&quot;:&quot;McKenna&quot;,&quot;given&quot;:&quot;Russell&quot;,&quot;parse-names&quot;:false,&quot;dropping-particle&quot;:&quot;&quot;,&quot;non-dropping-particle&quot;:&quot;&quot;},{&quot;family&quot;:&quot;Stolten&quot;,&quot;given&quot;:&quot;Detlef&quot;,&quot;parse-names&quot;:false,&quot;dropping-particle&quot;:&quot;&quot;,&quot;non-dropping-particle&quot;:&quot;&quot;}],&quot;container-title&quot;:&quot;Nexus&quot;,&quot;DOI&quot;:&quot;10.1016/j.ynexs.2025.100099&quot;,&quot;ISSN&quot;:&quot;2950-1601&quot;,&quot;URL&quot;:&quot;https://www.researchsquare.com/article/rs-6112715/v1&quot;,&quot;issued&quot;:{&quot;date-parts&quot;:[[2025]]},&quot;page&quot;:&quot;0-26&quot;,&quot;abstract&quot;:&quot;Advances in geothermal technology and the global capacity for geothermal power and heat are growing, yet its role in the transition to sustainable energy systems remains notably underexplored. In this review, we find that many existing energy system models rely on simplified techniques that fail to adequately address the complexities of exploration uncertainties and nonlinear drilling costs. We synthesize key data sources and identify good modeling practices for geothermal plants, examining fixed versus variable drilling depths, as well as detailed cost functions. Important factors such as lifecycle environmental and social impacts are often overlooked. In addition, innovations such as raw material extraction, the flexibility of geothermal plants in load-following operation, and the potential for technological learning through policy support are identified as key game changers that could enhance the role of geothermal energy in future systems.&quot;,&quot;publisher&quot;:&quot;The Author(s)&quot;,&quot;issue&quot;:&quot;4&quot;,&quot;volume&quot;:&quot;2&quot;},&quot;isTemporary&quot;:false}]},{&quot;citationID&quot;:&quot;MENDELEY_CITATION_38452f06-539a-4a9e-9ca0-62887f314618&quot;,&quot;properties&quot;:{&quot;noteIndex&quot;:0},&quot;isEdited&quot;:false,&quot;manualOverride&quot;:{&quot;isManuallyOverridden&quot;:false,&quot;citeprocText&quot;:&quot;[22], [23]&quot;,&quot;manualOverrideText&quot;:&quot;&quot;},&quot;citationItems&quot;:[{&quot;id&quot;:&quot;5d97002b-026a-32b1-a641-611ce7626160&quot;,&quot;itemData&quot;:{&quot;type&quot;:&quot;article-journal&quot;,&quot;id&quot;:&quot;5d97002b-026a-32b1-a641-611ce7626160&quot;,&quot;title&quot;:&quot;Documentation for the TIMES Model, Energy Technology Systems Analysis Programme&quot;,&quot;author&quot;:[{&quot;family&quot;:&quot;Loulou&quot;,&quot;given&quot;:&quot;R&quot;,&quot;parse-names&quot;:false,&quot;dropping-particle&quot;:&quot;&quot;,&quot;non-dropping-particle&quot;:&quot;&quot;},{&quot;family&quot;:&quot;Remme&quot;,&quot;given&quot;:&quot;U&quot;,&quot;parse-names&quot;:false,&quot;dropping-particle&quot;:&quot;&quot;,&quot;non-dropping-particle&quot;:&quot;&quot;},{&quot;family&quot;:&quot;Kanudia&quot;,&quot;given&quot;:&quot;A&quot;,&quot;parse-names&quot;:false,&quot;dropping-particle&quot;:&quot;&quot;,&quot;non-dropping-particle&quot;:&quot;&quot;},{&quot;family&quot;:&quot;Lehtila&quot;,&quot;given&quot;:&quot;A&quot;,&quot;parse-names&quot;:false,&quot;dropping-particle&quot;:&quot;&quot;,&quot;non-dropping-particle&quot;:&quot;&quot;},{&quot;family&quot;:&quot;Goldstein&quot;,&quot;given&quot;:&quot;G&quot;,&quot;parse-names&quot;:false,&quot;dropping-particle&quot;:&quot;&quot;,&quot;non-dropping-particle&quot;:&quot;&quot;}],&quot;URL&quot;:&quot;http://www.etsap.org/Docs/TIMESDoc-Intro.pdf&quot;,&quot;issued&quot;:{&quot;date-parts&quot;:[[2005]]},&quot;container-title-short&quot;:&quot;&quot;},&quot;isTemporary&quot;:false},{&quot;id&quot;:&quot;83b86193-a433-35ef-ae05-60a7e16d3a15&quot;,&quot;itemData&quot;:{&quot;type&quot;:&quot;article-journal&quot;,&quot;id&quot;:&quot;83b86193-a433-35ef-ae05-60a7e16d3a15&quot;,&quot;title&quot;:&quot;A net-zero Swiss energy system by 2050: Technological and policy options for the transition of the transportation sector&quot;,&quot;author&quot;:[{&quot;family&quot;:&quot;Ramachandran Kannan, Evangelos Panos, Stefan Hirschberg&quot;,&quot;given&quot;:&quot;Tom Kober&quot;,&quot;parse-names&quot;:false,&quot;dropping-particle&quot;:&quot;&quot;,&quot;non-dropping-particle&quot;:&quot;&quot;}],&quot;container-title&quot;:&quot;Futures &amp; Foresight Science&quot;,&quot;DOI&quot;:&quot;https://doi.org/10.1002/ffo2.126&quot;,&quot;issued&quot;:{&quot;date-parts&quot;:[[2023]]},&quot;container-title-short&quot;:&quot;&quot;},&quot;isTemporary&quot;:false}],&quot;citationTag&quot;:&quot;MENDELEY_CITATION_v3_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&quot;},{&quot;citationID&quot;:&quot;MENDELEY_CITATION_6e24073b-98cb-433c-aaff-f27fc60dc32f&quot;,&quot;properties&quot;:{&quot;noteIndex&quot;:0},&quot;isEdited&quot;:false,&quot;manualOverride&quot;:{&quot;isManuallyOverridden&quot;:false,&quot;citeprocText&quot;:&quot;[24]&quot;,&quot;manualOverrideText&quot;:&quot;&quot;},&quot;citationItems&quot;:[{&quot;id&quot;:&quot;efb11e69-ae1b-3fa7-b76c-527a8fd53341&quot;,&quot;itemData&quot;:{&quot;type&quot;:&quot;report&quot;,&quot;id&quot;:&quot;efb11e69-ae1b-3fa7-b76c-527a8fd53341&quot;,&quot;title&quot;:&quot;Energieperspektiven 2050+: Technischer Bericht Gesamtdokumentation der Arbeiten&quot;,&quot;author&quot;:[{&quot;family&quot;:&quot;SFOE&quot;,&quot;given&quot;:&quot;&quot;,&quot;parse-names&quot;:false,&quot;dropping-particle&quot;:&quot;&quot;,&quot;non-dropping-particle&quot;:&quot;&quot;}],&quot;URL&quot;:&quot;https://www.bfe.admin.ch/bfe/en/home/policy/energy-perspectives-2050-plus.html/&quot;,&quot;issued&quot;:{&quot;date-parts&quot;:[[2021]]},&quot;publisher-place&quot;:&quot;Bern&quot;,&quot;container-title-short&quot;:&quot;&quot;},&quot;isTemporary&quot;:false}],&quot;citationTag&quot;:&quot;MENDELEY_CITATION_v3_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&quot;},{&quot;citationID&quot;:&quot;MENDELEY_CITATION_e1a37d0e-f481-4705-9584-43311c74c052&quot;,&quot;properties&quot;:{&quot;noteIndex&quot;:0},&quot;isEdited&quot;:false,&quot;manualOverride&quot;:{&quot;isManuallyOverridden&quot;:false,&quot;citeprocText&quot;:&quot;[24], [25], [26]&quot;,&quot;manualOverrideText&quot;:&quot;&quot;},&quot;citationItems&quot;:[{&quot;id&quot;:&quot;16336925-eea8-3569-9af9-162d3a1dd915&quot;,&quot;itemData&quot;:{&quot;type&quot;:&quot;article-journal&quot;,&quot;id&quot;:&quot;16336925-eea8-3569-9af9-162d3a1dd915&quot;,&quot;title&quot;:&quot;A comprehensive review of deep borehole heat exchangers (DBHEs): subsurface modelling studies and applications&quot;,&quot;author&quot;:[{&quot;family&quot;:&quot;Kolo&quot;,&quot;given&quot;:&quot;Isa&quot;,&quot;parse-names&quot;:false,&quot;dropping-particle&quot;:&quot;&quot;,&quot;non-dropping-particle&quot;:&quot;&quot;},{&quot;family&quot;:&quot;Brown&quot;,&quot;given&quot;:&quot;Christopher S&quot;,&quot;parse-names&quot;:false,&quot;dropping-particle&quot;:&quot;&quot;,&quot;non-dropping-particle&quot;:&quot;&quot;},{&quot;family&quot;:&quot;Nibbs&quot;,&quot;given&quot;:&quot;William&quot;,&quot;parse-names&quot;:false,&quot;dropping-particle&quot;:&quot;&quot;,&quot;non-dropping-particle&quot;:&quot;&quot;},{&quot;family&quot;:&quot;Cai&quot;,&quot;given&quot;:&quot;Wanlong&quot;,&quot;parse-names&quot;:false,&quot;dropping-particle&quot;:&quot;&quot;,&quot;non-dropping-particle&quot;:&quot;&quot;},{&quot;family&quot;:&quot;Falcone&quot;,&quot;given&quot;:&quot;Gioia&quot;,&quot;parse-names&quot;:false,&quot;dropping-particle&quot;:&quot;&quot;,&quot;non-dropping-particle&quot;:&quot;&quot;},{&quot;family&quot;:&quot;Nagel&quot;,&quot;given&quot;:&quot;Thomas&quot;,&quot;parse-names&quot;:false,&quot;dropping-particle&quot;:&quot;&quot;,&quot;non-dropping-particle&quot;:&quot;&quot;},{&quot;family&quot;:&quot;Chen&quot;,&quot;given&quot;:&quot;Chaofan&quot;,&quot;parse-names&quot;:false,&quot;dropping-particle&quot;:&quot;&quot;,&quot;non-dropping-particle&quot;:&quot;&quot;}],&quot;container-title&quot;:&quot;Geothermal Energy&quot;,&quot;DOI&quot;:&quot;10.1186/s40517-024-00297-3&quot;,&quot;ISSN&quot;:&quot;2195-9706&quot;,&quot;URL&quot;:&quot;https://doi.org/10.1186/s40517-024-00297-3&quot;,&quot;issued&quot;:{&quot;date-parts&quot;:[[2024]]},&quot;page&quot;:&quot;19&quot;,&quot;abstract&quot;:&quot;Deep borehole heat exchangers (DBHEs) with depths exceeding 500 m have been researched comprehensively in the literature, focusing on both applications and subsurface modelling. This review focuses on conventional (vertical) DBHEs and provides a critical literature survey to analyse (i) methodologies for modelling; (ii) results from heat extraction modelling; (iii) results from modelling deep borehole thermal energy storage; (iv) results from heating and cooling models; and (v) real case studies. Numerical models generally compare well to analytical models whilst maintaining more flexibility, but often with increased computational resources. Whilst in-situ geological parameters cannot be readily modified without resorting to well stimulation techniques (e.g. hydraulic or chemical stimulation), engineering system parameters (such as mass flow rate of the heat transfer fluid) can be optimised to increase thermal yield and overall system performance, and minimise pressure drops. In this active research area, gaps remain, such as limited detailed studies into the effects of geological heterogeneity on heat extraction. Other less studied areas include: DBHE arrays, boundary conditions and modes of operation. A small number of studies have been conducted to investigate the potential for deep borehole thermal energy storage (BTES) and an overview of storage efficiency metrics is provided herein to bring consistency to the reporting of thermal energy storage performance of such systems. The modifications required to accommodate cooling loads are also presented. Finally, the active field of DBHE research is generating a growing number of case studies, particularly in areas with low-cost drilling supply chains or abandoned hydrocarbon or geothermal wells suitable for repurposing. Existing and planned projects are thus presented for conventional (vertical) DBHEs. Despite growing interest in this area of research, further work is needed to explore DBHE systems for cooling and thermal energy storage.&quot;,&quot;issue&quot;:&quot;1&quot;,&quot;volume&quot;:&quot;12&quot;,&quot;container-title-short&quot;:&quot;&quot;},&quot;isTemporary&quot;:false},{&quot;id&quot;:&quot;efb11e69-ae1b-3fa7-b76c-527a8fd53341&quot;,&quot;itemData&quot;:{&quot;type&quot;:&quot;report&quot;,&quot;id&quot;:&quot;efb11e69-ae1b-3fa7-b76c-527a8fd53341&quot;,&quot;title&quot;:&quot;Energieperspektiven 2050+: Technischer Bericht Gesamtdokumentation der Arbeiten&quot;,&quot;author&quot;:[{&quot;family&quot;:&quot;SFOE&quot;,&quot;given&quot;:&quot;&quot;,&quot;parse-names&quot;:false,&quot;dropping-particle&quot;:&quot;&quot;,&quot;non-dropping-particle&quot;:&quot;&quot;}],&quot;URL&quot;:&quot;https://www.bfe.admin.ch/bfe/en/home/policy/energy-perspectives-2050-plus.html/&quot;,&quot;issued&quot;:{&quot;date-parts&quot;:[[2021]]},&quot;publisher-place&quot;:&quot;Bern&quot;,&quot;container-title-short&quot;:&quot;&quot;},&quot;isTemporary&quot;:false},{&quot;id&quot;:&quot;9da399f4-342e-3233-a34e-04a48c8938b4&quot;,&quot;itemData&quot;:{&quot;type&quot;:&quot;webpage&quot;,&quot;id&quot;:&quot;9da399f4-342e-3233-a34e-04a48c8938b4&quot;,&quot;title&quot;:&quot;Energy conversion technologies in STEM&quot;,&quot;author&quot;:[{&quot;family&quot;:&quot;JASM&quot;,&quot;given&quot;:&quot;&quot;,&quot;parse-names&quot;:false,&quot;dropping-particle&quot;:&quot;&quot;,&quot;non-dropping-particle&quot;:&quot;&quot;}],&quot;URL&quot;:&quot;https://data.sccer-jasm.ch/energy-conversion-technologies-stem/2020-03-05/&quot;,&quot;issued&quot;:{&quot;date-parts&quot;:[[2023]]},&quot;container-title-short&quot;:&quot;&quot;},&quot;isTemporary&quot;:false}],&quot;citationTag&quot;:&quot;MENDELEY_CITATION_v3_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&quot;},{&quot;citationID&quot;:&quot;MENDELEY_CITATION_63260895-b28b-4685-80f9-65ba6997b540&quot;,&quot;properties&quot;:{&quot;noteIndex&quot;:0},&quot;isEdited&quot;:false,&quot;manualOverride&quot;:{&quot;isManuallyOverridden&quot;:false,&quot;citeprocText&quot;:&quot;[27]&quot;,&quot;manualOverrideText&quot;:&quot;&quot;},&quot;citationItems&quot;:[{&quot;id&quot;:&quot;904432f3-8d51-3fde-8870-c94c650662f8&quot;,&quot;itemData&quot;:{&quot;type&quot;:&quot;article&quot;,&quot;id&quot;:&quot;904432f3-8d51-3fde-8870-c94c650662f8&quot;,&quot;title&quot;:&quot;Techno-economic Analysis of Geothermal Operations Utilizing Carbon Dioxide&quot;,&quot;groupId&quot;:&quot;fffbdb0d-0200-3875-9db7-1edb6516c1af&quot;,&quot;author&quot;:[{&quot;family&quot;:&quot;Onishi&quot;,&quot;given&quot;:&quot;Tsubasa&quot;,&quot;parse-names&quot;:false,&quot;dropping-particle&quot;:&quot;&quot;,&quot;non-dropping-particle&quot;:&quot;&quot;},{&quot;family&quot;:&quot;Esmaeilpour&quot;,&quot;given&quot;:&quot;Morteza&quot;,&quot;parse-names&quot;:false,&quot;dropping-particle&quot;:&quot;&quot;,&quot;non-dropping-particle&quot;:&quot;&quot;},{&quot;family&quot;:&quot;Leal&quot;,&quot;given&quot;:&quot;Allan&quot;,&quot;parse-names&quot;:false,&quot;dropping-particle&quot;:&quot;&quot;,&quot;non-dropping-particle&quot;:&quot;&quot;},{&quot;family&quot;:&quot;Huang&quot;,&quot;given&quot;:&quot;Powei&quot;,&quot;parse-names&quot;:false,&quot;dropping-particle&quot;:&quot;&quot;,&quot;non-dropping-particle&quot;:&quot;&quot;},{&quot;family&quot;:&quot;Saar&quot;,&quot;given&quot;:&quot;Martin&quot;,&quot;parse-names&quot;:false,&quot;dropping-particle&quot;:&quot;&quot;,&quot;non-dropping-particle&quot;:&quot;&quot;}],&quot;DOI&quot;:&quot;10.5194/egusphere-egu24-21517&quot;,&quot;issued&quot;:{&quot;date-parts&quot;:[[2025,1,20]]},&quot;abstract&quot;:&quot;&lt;p&gt;Sustainable geo-energy technologies, including geothermal energy, hydrogen/carbon dioxide capture, utilization, and storage, and aquifer thermal energy storage, have received significant attention from the global scientific community and industry due to their pivotal roles in achieving international decarbonization targets. While numerous stand-alone simulation tools to assess the feasibility of these geo-energy systems have been developed, existing tools often focus on simulating individual components, such as subsurface, wellbore, surface, and economic. Relying solely on such tools tends to overlook the comprehensive techno-economic evaluation of these integrated geo-energy systems. Although some simulation tools with integrated modeling capabilities exist, their flexibility and extendibility to various geo-energy systems remain limited. We present TANGO, an acronym for Techno-economic ANalysis of Geo-energy Operations, which is a newly developed integrated techno-economic simulation tool designed to offer flexibility, allowing for a comprehensive evaluation of various geo-energy operations across different fidelity levels. The applications of TANGO to a series of numerical examples of geothermal systems utilizing carbon dioxide (e.g. CO2 Plume Geothermal &amp;#8211; CPG), ranging from rapid site screening with the low fidelity modeling capability to detailed simulation studies using the high-fidelity modeling capability, will be presented to demonstrate TANGO&amp;#8217;s distinctive features and capabilities.&lt;/p&gt;&quot;},&quot;isTemporary&quot;:false}],&quot;citationTag&quot;:&quot;MENDELEY_CITATION_v3_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&quot;},{&quot;citationID&quot;:&quot;MENDELEY_CITATION_28c9fb46-59a5-4b65-b8ec-dd7b2d101652&quot;,&quot;properties&quot;:{&quot;noteIndex&quot;:0},&quot;isEdited&quot;:false,&quot;manualOverride&quot;:{&quot;isManuallyOverridden&quot;:false,&quot;citeprocText&quot;:&quot;[28]&quot;,&quot;manualOverrideText&quot;:&quot;&quot;},&quot;citationItems&quot;:[{&quot;id&quot;:&quot;f2aac66b-660c-3030-822b-90f4edb2e410&quot;,&quot;itemData&quot;:{&quot;type&quot;:&quot;article-journal&quot;,&quot;id&quot;:&quot;f2aac66b-660c-3030-822b-90f4edb2e410&quot;,&quot;title&quot;:&quot;Estimating the Geothermal Electricity Generation Potential of Sedimentary Basins using genGEO (the generalizable GEOthermal techno-economic simulator)&quot;,&quot;groupId&quot;:&quot;fffbdb0d-0200-3875-9db7-1edb6516c1af&quot;,&quot;author&quot;:[{&quot;family&quot;:&quot;Adams&quot;,&quot;given&quot;:&quot;Benjamin M&quot;,&quot;parse-names&quot;:false,&quot;dropping-particle&quot;:&quot;&quot;,&quot;non-dropping-particle&quot;:&quot;&quot;},{&quot;family&quot;:&quot;Ogland-Hand&quot;,&quot;given&quot;:&quot;Jonathan D&quot;,&quot;parse-names&quot;:false,&quot;dropping-particle&quot;:&quot;&quot;,&quot;non-dropping-particle&quot;:&quot;&quot;},{&quot;family&quot;:&quot;Bielicki&quot;,&quot;given&quot;:&quot;Jeffrey M&quot;,&quot;parse-names&quot;:false,&quot;dropping-particle&quot;:&quot;&quot;,&quot;non-dropping-particle&quot;:&quot;&quot;},{&quot;family&quot;:&quot;Schädle&quot;,&quot;given&quot;:&quot;Philipp&quot;,&quot;parse-names&quot;:false,&quot;dropping-particle&quot;:&quot;&quot;,&quot;non-dropping-particle&quot;:&quot;&quot;},{&quot;family&quot;:&quot;Saar&quot;,&quot;given&quot;:&quot;Martin O&quot;,&quot;parse-names&quot;:false,&quot;dropping-particle&quot;:&quot;&quot;,&quot;non-dropping-particle&quot;:&quot;&quot;}],&quot;container-title&quot;:&quot;ChemRxiv&quot;,&quot;issued&quot;:{&quot;date-parts&quot;:[[2021]]},&quot;abstract&quot;:&quot;Sedimentary basins are ubiquitous, naturally porous and permeable, and the geothermal heat in these basins can be extracted with geologic water or CO 2 and used to generate electricity. Despite this, the broad potential that these formations may have for electricity generation is unknown. Here we investigate this potential, which required the creation of the generalizable GEOthermal techno-economic simulator (genGEO). genGEO is built with only publicly available data and uses five standalone, but integrated, models that directly simulate all components of geothermal power plants to estimate electricity generation and cost. As a result of this structure, genGEO, or a portion of it, can be applied or extended to study any geothermal power technology. In contrast, the current techno-economic tools for geothermal power plants rely on characterizations of unpublished ASPEN results and are thus not generalizable enough to be applied to sedimentary basin geothermal power plants which use subsurface CO 2. In this study, we present genGEO as open-source software, validate it with industry data, and compare its estimates to other geothermal techno-economic tools. We then apply genGEO to sedimentary basin geothermal resources and find that using CO 2 as a subsurface heat extraction fluid compared to water decreases the cost of geothermal electricity across most geologic conditions that are representative of sedimentary basins. Using genGEO results and p50 geologic data, we produce supply curves for sedimentary basin geothermal power plants in the U.S., which suggests that there is present-day potential to profitably increase the capacity of geothermal power by ~10% using water as the subsurface heat extraction fluid. More capacity is available at lower cost when CO 2 is used as the subsurface fluid, but realizing this capacity requires geologically storing between ~2 and ~7 MtCO 2 /MW e. But developing sedimentary basin resources in the short-term using subsurface water may not eliminate options for CO₂-based power plants in the long-term because the least-cost order of sedimentary basins is not the same for both CO 2 and water. With sufficient geologic CO 2 storage, developing sedimentary basins using CO 2-and water-based power plants may be able to proceed in parallel. Broader Context Geothermal power plants can provide dispatchable and renewable electricity but are not widely deployed because they require specific geologic resources. To this end, much geothermal energy research is focused on identifying new and existing geologies that can be developed for power generation. Sedimentary basins can be used to generate electricity, but the geothermal potential Adams et al. 2 of these formations is unknown and typically excluded without justification from geothermal power resource assessments. In order to address this gap, we developed genGEO and applied it to sedimentary basin geothermal resources. Our findings broadly suggest that sedimentary basin geothermal resources should not be excluded anymore and may thus be relevant to anyone concerned with meeting energy decarbonization or climate change mitigation goals. Independent of these findings, the generalizability and optimization options offered with genGEO are novel improvements to geothermal techno-economic tools. We release genGEO implemented in python as open-source software as part of this publication, thus enabling future researchers to robustly study geothermal energy resources and to further develop their own custom geothermal techno-economic assessment tools.&quot;,&quot;volume&quot;:&quot;preprint&quot;},&quot;isTemporary&quot;:false}],&quot;citationTag&quot;:&quot;MENDELEY_CITATION_v3_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&quot;},{&quot;citationID&quot;:&quot;MENDELEY_CITATION_228a065e-d693-4dde-93bf-e2463596b8cc&quot;,&quot;properties&quot;:{&quot;noteIndex&quot;:0},&quot;isEdited&quot;:false,&quot;manualOverride&quot;:{&quot;isManuallyOverridden&quot;:false,&quot;citeprocText&quot;:&quot;[29]&quot;,&quot;manualOverrideText&quot;:&quot;&quot;},&quot;citationItems&quot;:[{&quot;id&quot;:&quot;dc0ddff6-1c94-360a-afc1-06d17953fef9&quot;,&quot;itemData&quot;:{&quot;type&quot;:&quot;article-journal&quot;,&quot;id&quot;:&quot;dc0ddff6-1c94-360a-afc1-06d17953fef9&quot;,&quot;title&quot;:&quot;An Interior Trust Region Approach for Nonlinear Minimization Subject to Bounds&quot;,&quot;author&quot;:[{&quot;family&quot;:&quot;Coleman&quot;,&quot;given&quot;:&quot;Thomas F&quot;,&quot;parse-names&quot;:false,&quot;dropping-particle&quot;:&quot;&quot;,&quot;non-dropping-particle&quot;:&quot;&quot;},{&quot;family&quot;:&quot;Li&quot;,&quot;given&quot;:&quot;Yuying&quot;,&quot;parse-names&quot;:false,&quot;dropping-particle&quot;:&quot;&quot;,&quot;non-dropping-particle&quot;:&quot;&quot;}],&quot;container-title&quot;:&quot;SIAM Journal on Optimization&quot;,&quot;DOI&quot;:&quot;10.1137/0806023&quot;,&quot;ISSN&quot;:&quot;1052-6234&quot;,&quot;URL&quot;:&quot;https://doi.org/10.1137/0806023&quot;,&quot;issued&quot;:{&quot;date-parts&quot;:[[1996,5,1]]},&quot;page&quot;:&quot;418-445&quot;,&quot;abstract&quot;:&quot;We propose a new trust region approach for minimizing a nonlinear function subject to simple bounds. Unlike most existing methods, our proposed method does not require that a quadratic programming subproblem, with inequality constraints, be solved in each iteration. Instead, a solution to a trust region subproblem is defined by minimizing a quadratic function subject only to an ellipsoidal constraint. The iterates generated are strictly feasible. Our proposed method reduces to a standard trust region approach for the unconstrained problem when there are no upper or lower bounds on the variables. Global and local quadratic convergence is established. Preliminary numerical experiments are reported indicating the practical viability of this approach.&quot;,&quot;publisher&quot;:&quot;Society for Industrial and Applied Mathematics&quot;,&quot;issue&quot;:&quot;2&quot;,&quot;volume&quot;:&quot;6&quot;,&quot;container-title-short&quot;:&quot;&quot;},&quot;isTemporary&quot;:false}],&quot;citationTag&quot;:&quot;MENDELEY_CITATION_v3_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&quot;},{&quot;citationID&quot;:&quot;MENDELEY_CITATION_cc672379-7480-4fa6-a01d-649b77ce8beb&quot;,&quot;properties&quot;:{&quot;noteIndex&quot;:0},&quot;isEdited&quot;:false,&quot;manualOverride&quot;:{&quot;isManuallyOverridden&quot;:false,&quot;citeprocText&quot;:&quot;[30]&quot;,&quot;manualOverrideText&quot;:&quot;&quot;},&quot;citationItems&quot;:[{&quot;id&quot;:&quot;4cc7bda3-57a9-30b0-9c51-ecc36fbbca98&quot;,&quot;itemData&quot;:{&quot;type&quot;:&quot;article-journal&quot;,&quot;id&quot;:&quot;4cc7bda3-57a9-30b0-9c51-ecc36fbbca98&quot;,&quot;title&quot;:&quot;Techno-economic analysis of Advanced Geothermal Systems (AGS)&quot;,&quot;groupId&quot;:&quot;fffbdb0d-0200-3875-9db7-1edb6516c1af&quot;,&quot;author&quot;:[{&quot;family&quot;:&quot;Malek&quot;,&quot;given&quot;:&quot;Adam E&quot;,&quot;parse-names&quot;:false,&quot;dropping-particle&quot;:&quot;&quot;,&quot;non-dropping-particle&quot;:&quot;&quot;},{&quot;family&quot;:&quot;Adams&quot;,&quot;given&quot;:&quot;Benjamin M&quot;,&quot;parse-names&quot;:false,&quot;dropping-particle&quot;:&quot;&quot;,&quot;non-dropping-particle&quot;:&quot;&quot;},{&quot;family&quot;:&quot;Rossi&quot;,&quot;given&quot;:&quot;Edoardo&quot;,&quot;parse-names&quot;:false,&quot;dropping-particle&quot;:&quot;&quot;,&quot;non-dropping-particle&quot;:&quot;&quot;},{&quot;family&quot;:&quot;Schiegg&quot;,&quot;given&quot;:&quot;Hans O&quot;,&quot;parse-names&quot;:false,&quot;dropping-particle&quot;:&quot;&quot;,&quot;non-dropping-particle&quot;:&quot;&quot;},{&quot;family&quot;:&quot;Saar&quot;,&quot;given&quot;:&quot;Martin O&quot;,&quot;parse-names&quot;:false,&quot;dropping-particle&quot;:&quot;&quot;,&quot;non-dropping-particle&quot;:&quot;&quot;}],&quot;container-title&quot;:&quot;Renewable Energy&quot;,&quot;container-title-short&quot;:&quot;Renew Energy&quot;,&quot;DOI&quot;:&quot;https://doi.org/10.1016/j.renene.2022.01.012&quot;,&quot;ISSN&quot;:&quot;0960-1481&quot;,&quot;URL&quot;:&quot;https://www.sciencedirect.com/science/article/pii/S096014812200012X&quot;,&quot;issued&quot;:{&quot;date-parts&quot;:[[2022]]},&quot;page&quot;:&quot;927-943&quot;,&quot;abstract&quot;:&quot;Advanced Geothermal Systems (AGS) generate electric power through a closed-loop circuit, after a working fluid extracts thermal energy from rocks at great depths via conductive heat transfer from the geologic formation to the working fluid through an impermeable wellbore wall. The slow conductive heat transfer rate present in AGS, compared to heat advection, makes AGS uneconomical to this date. To investigate what would be required to render AGS economical, we numerically model an example AGS using the genGEO simulator to obtain its electric power generation and its specific capital cost. Our numerical results show that using CO2 as the working fluid benefits AGS performance. Additionally, we find that there exists a working fluid mass flowrate, a lateral well length, and a wellbore diameter which minimize AGS costs. However, our results also show that AGS remain uneconomical with current, standard drilling technologies. Therefore, significant advancements in drilling technologies, that have the potential to reduce drilling costs by over 50%, are required to enable cost-competitive AGS implementations. Despite these challenges, the economic viability and societal acceptance potential of AGS are significantly raised when considering that negative externalities and their costs, so common for most other power plants, are practically non-existent with AGS.&quot;,&quot;volume&quot;:&quot;186&quot;},&quot;isTemporary&quot;:false}],&quot;citationTag&quot;:&quot;MENDELEY_CITATION_v3_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&quot;},{&quot;citationID&quot;:&quot;MENDELEY_CITATION_26c67b68-a497-4d21-9e84-e8a81f217be6&quot;,&quot;properties&quot;:{&quot;noteIndex&quot;:0},&quot;isEdited&quot;:false,&quot;manualOverride&quot;:{&quot;isManuallyOverridden&quot;:false,&quot;citeprocText&quot;:&quot;[31]&quot;,&quot;manualOverrideText&quot;:&quot;&quot;},&quot;citationItems&quot;:[{&quot;id&quot;:&quot;7545e0f8-9037-3948-9578-580a1cc1cbe0&quot;,&quot;itemData&quot;:{&quot;type&quot;:&quot;article-journal&quot;,&quot;id&quot;:&quot;7545e0f8-9037-3948-9578-580a1cc1cbe0&quot;,&quot;title&quot;:&quot;Nexus-e: A platform of interfaced high-resolution models for energy-economic assessments of future electricity systems&quot;,&quot;author&quot;:[{&quot;family&quot;:&quot;Gjorgiev&quot;,&quot;given&quot;:&quot;Blazhe&quot;,&quot;parse-names&quot;:false,&quot;dropping-particle&quot;:&quot;&quot;,&quot;non-dropping-particle&quot;:&quot;&quot;},{&quot;family&quot;:&quot;Garrison&quot;,&quot;given&quot;:&quot;Jared B.&quot;,&quot;parse-names&quot;:false,&quot;dropping-particle&quot;:&quot;&quot;,&quot;non-dropping-particle&quot;:&quot;&quot;},{&quot;family&quot;:&quot;Han&quot;,&quot;given&quot;:&quot;Xuejiao&quot;,&quot;parse-names&quot;:false,&quot;dropping-particle&quot;:&quot;&quot;,&quot;non-dropping-particle&quot;:&quot;&quot;},{&quot;family&quot;:&quot;Landis&quot;,&quot;given&quot;:&quot;Florian&quot;,&quot;parse-names&quot;:false,&quot;dropping-particle&quot;:&quot;&quot;,&quot;non-dropping-particle&quot;:&quot;&quot;},{&quot;family&quot;:&quot;Nieuwkoop&quot;,&quot;given&quot;:&quot;Renger&quot;,&quot;parse-names&quot;:false,&quot;dropping-particle&quot;:&quot;&quot;,&quot;non-dropping-particle&quot;:&quot;van&quot;},{&quot;family&quot;:&quot;Raycheva&quot;,&quot;given&quot;:&quot;Elena&quot;,&quot;parse-names&quot;:false,&quot;dropping-particle&quot;:&quot;&quot;,&quot;non-dropping-particle&quot;:&quot;&quot;},{&quot;family&quot;:&quot;Schwarz&quot;,&quot;given&quot;:&quot;Marius&quot;,&quot;parse-names&quot;:false,&quot;dropping-particle&quot;:&quot;&quot;,&quot;non-dropping-particle&quot;:&quot;&quot;},{&quot;family&quot;:&quot;Yan&quot;,&quot;given&quot;:&quot;Xuqian&quot;,&quot;parse-names&quot;:false,&quot;dropping-particle&quot;:&quot;&quot;,&quot;non-dropping-particle&quot;:&quot;&quot;},{&quot;family&quot;:&quot;Demiray&quot;,&quot;given&quot;:&quot;Turhan&quot;,&quot;parse-names&quot;:false,&quot;dropping-particle&quot;:&quot;&quot;,&quot;non-dropping-particle&quot;:&quot;&quot;},{&quot;family&quot;:&quot;Hug&quot;,&quot;given&quot;:&quot;Gabriela&quot;,&quot;parse-names&quot;:false,&quot;dropping-particle&quot;:&quot;&quot;,&quot;non-dropping-particle&quot;:&quot;&quot;},{&quot;family&quot;:&quot;Sansavini&quot;,&quot;given&quot;:&quot;Giovanni&quot;,&quot;parse-names&quot;:false,&quot;dropping-particle&quot;:&quot;&quot;,&quot;non-dropping-particle&quot;:&quot;&quot;},{&quot;family&quot;:&quot;Schaffner&quot;,&quot;given&quot;:&quot;Christian&quot;,&quot;parse-names&quot;:false,&quot;dropping-particle&quot;:&quot;&quot;,&quot;non-dropping-particle&quot;:&quot;&quot;}],&quot;container-title&quot;:&quot;Applied Energy&quot;,&quot;container-title-short&quot;:&quot;Appl Energy&quot;,&quot;DOI&quot;:&quot;10.1016/j.apenergy.2021.118193&quot;,&quot;ISSN&quot;:&quot;03062619&quot;,&quot;issued&quot;:{&quot;date-parts&quot;:[[2022,2]]},&quot;page&quot;:&quot;118193&quot;,&quot;volume&quot;:&quot;307&quot;},&quot;isTemporary&quot;:false}],&quot;citationTag&quot;:&quot;MENDELEY_CITATION_v3_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&quot;},{&quot;citationID&quot;:&quot;MENDELEY_CITATION_1aa2cd7f-4c8a-4875-9721-e14654543e52&quot;,&quot;properties&quot;:{&quot;noteIndex&quot;:0},&quot;isEdited&quot;:false,&quot;manualOverride&quot;:{&quot;isManuallyOverridden&quot;:false,&quot;citeprocText&quot;:&quot;[14]&quot;,&quot;manualOverrideText&quot;:&quot;&quot;},&quot;citationItems&quot;:[{&quot;id&quot;:&quot;eb3f8e16-9eae-3ba4-b978-508a03767467&quot;,&quot;itemData&quot;:{&quot;type&quot;:&quot;article-journal&quot;,&quot;id&quot;:&quot;eb3f8e16-9eae-3ba4-b978-508a03767467&quot;,&quot;title&quot;:&quot;Techno-economic analysis of Advanced Geothermal Systems (AGS)&quot;,&quot;groupId&quot;:&quot;fffbdb0d-0200-3875-9db7-1edb6516c1af&quot;,&quot;author&quot;:[{&quot;family&quot;:&quot;Malek&quot;,&quot;given&quot;:&quot;Adam E.&quot;,&quot;parse-names&quot;:false,&quot;dropping-particle&quot;:&quot;&quot;,&quot;non-dropping-particle&quot;:&quot;&quot;},{&quot;family&quot;:&quot;Adams&quot;,&quot;given&quot;:&quot;Benjamin M.&quot;,&quot;parse-names&quot;:false,&quot;dropping-particle&quot;:&quot;&quot;,&quot;non-dropping-particle&quot;:&quot;&quot;},{&quot;family&quot;:&quot;Rossi&quot;,&quot;given&quot;:&quot;Edoardo&quot;,&quot;parse-names&quot;:false,&quot;dropping-particle&quot;:&quot;&quot;,&quot;non-dropping-particle&quot;:&quot;&quot;},{&quot;family&quot;:&quot;Schiegg&quot;,&quot;given&quot;:&quot;Hans O.&quot;,&quot;parse-names&quot;:false,&quot;dropping-particle&quot;:&quot;&quot;,&quot;non-dropping-particle&quot;:&quot;&quot;},{&quot;family&quot;:&quot;Saar&quot;,&quot;given&quot;:&quot;Martin O.&quot;,&quot;parse-names&quot;:false,&quot;dropping-particle&quot;:&quot;&quot;,&quot;non-dropping-particle&quot;:&quot;&quot;}],&quot;container-title&quot;:&quot;Renewable Energy&quot;,&quot;container-title-short&quot;:&quot;Renew Energy&quot;,&quot;accessed&quot;:{&quot;date-parts&quot;:[[2022,5,23]]},&quot;DOI&quot;:&quot;10.1016/J.RENENE.2022.01.012&quot;,&quot;ISSN&quot;:&quot;0960-1481&quot;,&quot;issued&quot;:{&quot;date-parts&quot;:[[2022,3,1]]},&quot;page&quot;:&quot;927-943&quot;,&quot;abstract&quot;:&quot;Advanced Geothermal Systems (AGS) generate electric power through a closed-loop circuit, after a working fluid extracts thermal energy from rocks at great depths via conductive heat transfer from the geologic formation to the working fluid through an impermeable wellbore wall. The slow conductive heat transfer rate present in AGS, compared to heat advection, makes AGS uneconomical to this date. To investigate what would be required to render AGS economical, we numerically model an example AGS using the genGEO simulator to obtain its electric power generation and its specific capital cost. Our numerical results show that using CO2 as the working fluid benefits AGS performance. Additionally, we find that there exists a working fluid mass flowrate, a lateral well length, and a wellbore diameter which minimize AGS costs. However, our results also show that AGS remain uneconomical with current, standard drilling technologies. Therefore, significant advancements in drilling technologies, that have the potential to reduce drilling costs by over 50%, are required to enable cost-competitive AGS implementations. Despite these challenges, the economic viability and societal acceptance potential of AGS are significantly raised when considering that negative externalities and their costs, so common for most other power plants, are practically non-existent with AGS.&quot;,&quot;publisher&quot;:&quot;Pergamon&quot;,&quot;volume&quot;:&quot;186&quot;},&quot;isTemporary&quot;:false}],&quot;citationTag&quot;:&quot;MENDELEY_CITATION_v3_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&quot;},{&quot;citationID&quot;:&quot;MENDELEY_CITATION_9ea9223a-2271-4249-80a9-6629ea1b137f&quot;,&quot;properties&quot;:{&quot;noteIndex&quot;:0},&quot;isEdited&quot;:false,&quot;manualOverride&quot;:{&quot;isManuallyOverridden&quot;:false,&quot;citeprocText&quot;:&quot;[32], [33], [34], [35], [36], [37]&quot;,&quot;manualOverrideText&quot;:&quot;&quot;},&quot;citationItems&quot;:[{&quot;id&quot;:&quot;a6cbbe3d-4a76-33b9-9f40-90084d5a999a&quot;,&quot;itemData&quot;:{&quot;type&quot;:&quot;paper-conference&quot;,&quot;id&quot;:&quot;a6cbbe3d-4a76-33b9-9f40-90084d5a999a&quot;,&quot;title&quot;:&quot;Electric Impulse Technology: Long Run Drilling in Hard Rocks&quot;,&quot;author&quot;:[{&quot;family&quot;:&quot;Anders&quot;,&quot;given&quot;:&quot;Erik&quot;,&quot;parse-names&quot;:false,&quot;dropping-particle&quot;:&quot;&quot;,&quot;non-dropping-particle&quot;:&quot;&quot;},{&quot;family&quot;:&quot;Lehmann&quot;,&quot;given&quot;:&quot;Franziska&quot;,&quot;parse-names&quot;:false,&quot;dropping-particle&quot;:&quot;&quot;,&quot;non-dropping-particle&quot;:&quot;&quot;},{&quot;family&quot;:&quot;Voigt&quot;,&quot;given&quot;:&quot;Matthias&quot;,&quot;parse-names&quot;:false,&quot;dropping-particle&quot;:&quot;&quot;,&quot;non-dropping-particle&quot;:&quot;&quot;}],&quot;container-title&quot;:&quot;Volume 10: Petroleum Technology&quot;,&quot;DOI&quot;:&quot;10.1115/OMAE2015-41219&quot;,&quot;ISBN&quot;:&quot;978-0-7918-5658-1&quot;,&quot;issued&quot;:{&quot;date-parts&quot;:[[2015,5,31]]},&quot;publisher&quot;:&quot;American Society of Mechanical Engineers&quot;,&quot;container-title-short&quot;:&quot;&quot;},&quot;isTemporary&quot;:false},{&quot;id&quot;:&quot;5bb3ab6b-d569-36bd-90be-feffddc6a819&quot;,&quot;itemData&quot;:{&quot;type&quot;:&quot;paper-conference&quot;,&quot;id&quot;:&quot;5bb3ab6b-d569-36bd-90be-feffddc6a819&quot;,&quot;title&quot;:&quot;Electric Impulse Drilling: The Future of Drilling Technology Begins Now&quot;,&quot;author&quot;:[{&quot;family&quot;:&quot;Anders&quot;,&quot;given&quot;:&quot;Erik&quot;,&quot;parse-names&quot;:false,&quot;dropping-particle&quot;:&quot;&quot;,&quot;non-dropping-particle&quot;:&quot;&quot;},{&quot;family&quot;:&quot;Voigt&quot;,&quot;given&quot;:&quot;Matthias&quot;,&quot;parse-names&quot;:false,&quot;dropping-particle&quot;:&quot;&quot;,&quot;non-dropping-particle&quot;:&quot;&quot;},{&quot;family&quot;:&quot;Lehmann&quot;,&quot;given&quot;:&quot;Franziska&quot;,&quot;parse-names&quot;:false,&quot;dropping-particle&quot;:&quot;&quot;,&quot;non-dropping-particle&quot;:&quot;&quot;},{&quot;family&quot;:&quot;Mezzetti&quot;,&quot;given&quot;:&quot;Margarita&quot;,&quot;parse-names&quot;:false,&quot;dropping-particle&quot;:&quot;&quot;,&quot;non-dropping-particle&quot;:&quot;&quot;}],&quot;container-title&quot;:&quot;Volume 8: Polar and Arctic Sciences and Technology; Petroleum Technology&quot;,&quot;DOI&quot;:&quot;10.1115/OMAE2017-61105&quot;,&quot;ISBN&quot;:&quot;978-0-7918-5776-2&quot;,&quot;issued&quot;:{&quot;date-parts&quot;:[[2017,6,25]]},&quot;publisher&quot;:&quot;American Society of Mechanical Engineers&quot;,&quot;container-title-short&quot;:&quot;&quot;},&quot;isTemporary&quot;:false},{&quot;id&quot;:&quot;5fc379cd-0bac-3155-b0ef-f146a5cc97d3&quot;,&quot;itemData&quot;:{&quot;type&quot;:&quot;article-journal&quot;,&quot;id&quot;:&quot;5fc379cd-0bac-3155-b0ef-f146a5cc97d3&quot;,&quot;title&quot;:&quot;Electro-pulse-boring (EPB): Novel super-deep drilling technology for low cost electricity&quot;,&quot;author&quot;:[{&quot;family&quot;:&quot;Schiegg&quot;,&quot;given&quot;:&quot;Hans O.&quot;,&quot;parse-names&quot;:false,&quot;dropping-particle&quot;:&quot;&quot;,&quot;non-dropping-particle&quot;:&quot;&quot;},{&quot;family&quot;:&quot;Rødland&quot;,&quot;given&quot;:&quot;Arild&quot;,&quot;parse-names&quot;:false,&quot;dropping-particle&quot;:&quot;&quot;,&quot;non-dropping-particle&quot;:&quot;&quot;},{&quot;family&quot;:&quot;Zhu&quot;,&quot;given&quot;:&quot;Guizhi&quot;,&quot;parse-names&quot;:false,&quot;dropping-particle&quot;:&quot;&quot;,&quot;non-dropping-particle&quot;:&quot;&quot;},{&quot;family&quot;:&quot;Yuen&quot;,&quot;given&quot;:&quot;David A.&quot;,&quot;parse-names&quot;:false,&quot;dropping-particle&quot;:&quot;&quot;,&quot;non-dropping-particle&quot;:&quot;&quot;}],&quot;container-title&quot;:&quot;Journal of Earth Science&quot;,&quot;DOI&quot;:&quot;10.1007/s12583-015-0519-x&quot;,&quot;ISSN&quot;:&quot;1674-487X&quot;,&quot;issued&quot;:{&quot;date-parts&quot;:[[2015,2,30]]},&quot;page&quot;:&quot;37-46&quot;,&quot;issue&quot;:&quot;1&quot;,&quot;volume&quot;:&quot;26&quot;,&quot;container-title-short&quot;:&quot;&quot;},&quot;isTemporary&quot;:false},{&quot;id&quot;:&quot;1a7d34d0-70f0-387a-8378-309ec25cce43&quot;,&quot;itemData&quot;:{&quot;type&quot;:&quot;article-journal&quot;,&quot;id&quot;:&quot;1a7d34d0-70f0-387a-8378-309ec25cce43&quot;,&quot;title&quot;:&quot;Simulating Plasma Formation in Pores under Short Electric Pulses for Plasma Pulse Geo Drilling (PPGD)&quot;,&quot;author&quot;:[{&quot;family&quot;:&quot;Ezzat&quot;,&quot;given&quot;:&quot;Mohamed&quot;,&quot;parse-names&quot;:false,&quot;dropping-particle&quot;:&quot;&quot;,&quot;non-dropping-particle&quot;:&quot;&quot;},{&quot;family&quot;:&quot;Vogler&quot;,&quot;given&quot;:&quot;Daniel&quot;,&quot;parse-names&quot;:false,&quot;dropping-particle&quot;:&quot;&quot;,&quot;non-dropping-particle&quot;:&quot;&quot;},{&quot;family&quot;:&quot;Saar&quot;,&quot;given&quot;:&quot;Martin O.&quot;,&quot;parse-names&quot;:false,&quot;dropping-particle&quot;:&quot;&quot;,&quot;non-dropping-particle&quot;:&quot;&quot;},{&quot;family&quot;:&quot;Adams&quot;,&quot;given&quot;:&quot;Benjamin M.&quot;,&quot;parse-names&quot;:false,&quot;dropping-particle&quot;:&quot;&quot;,&quot;non-dropping-particle&quot;:&quot;&quot;}],&quot;container-title&quot;:&quot;Energies&quot;,&quot;container-title-short&quot;:&quot;Energies (Basel)&quot;,&quot;DOI&quot;:&quot;10.3390/en14164717&quot;,&quot;ISSN&quot;:&quot;1996-1073&quot;,&quot;issued&quot;:{&quot;date-parts&quot;:[[2021,8,4]]},&quot;page&quot;:&quot;4717&quot;,&quot;abstract&quot;:&quot;&lt;p&gt;Plasma Pulse Geo Drilling (PPGD) is a contact-less drilling technique, where an electric discharge across a rock sample causes the rock to fracture. Experimental results have shown PPGD drilling operations are successful if certain electrode spacings, pulse voltages, and pulse rise times are given. However, the underlying physics of the electric breakdown within the rock, which cause damage in the process, are still poorly understood. This study presents a novel methodology to numerically study plasma generation for electric pulses between 200 and 500 kV in rock pores with a width between 10 and 100 μm. We further investigate whether the pressure increase, induced by the plasma generation, is sufficient to cause rock fracturing, which is indicative of the onset of drilling success. We find that rock fracturing occurs in simulations with a 100 μm pore size and an imposed pulse voltage of approximately 400 kV. Furthermore, pulses with voltages lower than 400 kV induce damage near the electrodes, which expands from pulse to pulse, and eventually, rock fracturing occurs. Additionally, we find that the likelihood for fracturing increases with increasing pore voltage drop, which increases with pore size, electric pulse voltage, and rock effective relative permittivity while being inversely proportional to the rock porosity and pulse rise time.&lt;/p&gt;&quot;,&quot;issue&quot;:&quot;16&quot;,&quot;volume&quot;:&quot;14&quot;},&quot;isTemporary&quot;:false},{&quot;id&quot;:&quot;17a693bc-818c-37eb-9e29-8ad533bd94ce&quot;,&quot;itemData&quot;:{&quot;type&quot;:&quot;book&quot;,&quot;id&quot;:&quot;17a693bc-818c-37eb-9e29-8ad533bd94ce&quot;,&quot;title&quot;:&quot;Electro-discharge Technology for Drilling Wells and Concrete Destruction&quot;,&quot;groupId&quot;:&quot;fffbdb0d-0200-3875-9db7-1edb6516c1af&quot;,&quot;author&quot;:[{&quot;family&quot;:&quot;Ushakov&quot;,&quot;given&quot;:&quot;V. Ya.&quot;,&quot;parse-names&quot;:false,&quot;dropping-particle&quot;:&quot;&quot;,&quot;non-dropping-particle&quot;:&quot;&quot;},{&quot;family&quot;:&quot;Vajov&quot;,&quot;given&quot;:&quot;V. F.&quot;,&quot;parse-names&quot;:false,&quot;dropping-particle&quot;:&quot;&quot;,&quot;non-dropping-particle&quot;:&quot;&quot;},{&quot;family&quot;:&quot;Zinoviev&quot;,&quot;given&quot;:&quot;N. T.&quot;,&quot;parse-names&quot;:false,&quot;dropping-particle&quot;:&quot;&quot;,&quot;non-dropping-particle&quot;:&quot;&quot;}],&quot;DOI&quot;:&quot;10.1007/978-3-030-04591-3&quot;,&quot;ISBN&quot;:&quot;978-3-030-04590-6&quot;,&quot;issued&quot;:{&quot;date-parts&quot;:[[2019]]},&quot;publisher-place&quot;:&quot;Cham&quot;,&quot;publisher&quot;:&quot;Springer International Publishing&quot;},&quot;isTemporary&quot;:false},{&quot;id&quot;:&quot;f68329b9-03f6-3806-a03c-4c59205a0a85&quot;,&quot;itemData&quot;:{&quot;type&quot;:&quot;article-journal&quot;,&quot;id&quot;:&quot;f68329b9-03f6-3806-a03c-4c59205a0a85&quot;,&quot;title&quot;:&quot;A study of thermal and mechanical effects on materials induced by pulsed laser drilling&quot;,&quot;groupId&quot;:&quot;fffbdb0d-0200-3875-9db7-1edb6516c1af&quot;,&quot;author&quot;:[{&quot;family&quot;:&quot;Luft&quot;,&quot;given&quot;:&quot;A.&quot;,&quot;parse-names&quot;:false,&quot;dropping-particle&quot;:&quot;&quot;,&quot;non-dropping-particle&quot;:&quot;&quot;},{&quot;family&quot;:&quot;Franz&quot;,&quot;given&quot;:&quot;U.&quot;,&quot;parse-names&quot;:false,&quot;dropping-particle&quot;:&quot;&quot;,&quot;non-dropping-particle&quot;:&quot;&quot;},{&quot;family&quot;:&quot;Emsermann&quot;,&quot;given&quot;:&quot;L.&quot;,&quot;parse-names&quot;:false,&quot;dropping-particle&quot;:&quot;&quot;,&quot;non-dropping-particle&quot;:&quot;&quot;},{&quot;family&quot;:&quot;Kaspar&quot;,&quot;given&quot;:&quot;J.&quot;,&quot;parse-names&quot;:false,&quot;dropping-particle&quot;:&quot;&quot;,&quot;non-dropping-particle&quot;:&quot;&quot;}],&quot;container-title&quot;:&quot;Applied Physics A Materials Science &amp; Processing&quot;,&quot;container-title-short&quot;:&quot;Appl Phys A Mater Sci Process&quot;,&quot;DOI&quot;:&quot;10.1007/BF01567635&quot;,&quot;ISSN&quot;:&quot;0947-8396&quot;,&quot;issued&quot;:{&quot;date-parts&quot;:[[1996,8]]},&quot;page&quot;:&quot;93-101&quot;,&quot;issue&quot;:&quot;2&quot;,&quot;volume&quot;:&quot;63&quot;},&quot;isTemporary&quot;:false}],&quot;citationTag&quot;:&quot;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&quot;},{&quot;citationID&quot;:&quot;MENDELEY_CITATION_6b6899b8-57d8-48ce-b560-796a4fc6ca72&quot;,&quot;properties&quot;:{&quot;noteIndex&quot;:0},&quot;isEdited&quot;:false,&quot;manualOverride&quot;:{&quot;isManuallyOverridden&quot;:false,&quot;citeprocText&quot;:&quot;[38]&quot;,&quot;manualOverrideText&quot;:&quot;&quot;},&quot;citationItems&quot;:[{&quot;id&quot;:&quot;09a34b95-4077-3b8c-99c0-e999d0c95204&quot;,&quot;itemData&quot;:{&quot;type&quot;:&quot;book&quot;,&quot;id&quot;:&quot;09a34b95-4077-3b8c-99c0-e999d0c95204&quot;,&quot;title&quot;:&quot;Discounting for Time and Risk in Energy Policy&quot;,&quot;author&quot;:[{&quot;family&quot;:&quot;Lind&quot;,&quot;given&quot;:&quot;Robert C.&quot;,&quot;parse-names&quot;:false,&quot;dropping-particle&quot;:&quot;&quot;,&quot;non-dropping-particle&quot;:&quot;&quot;},{&quot;family&quot;:&quot;Arrow&quot;,&quot;given&quot;:&quot;Kenneth J.&quot;,&quot;parse-names&quot;:false,&quot;dropping-particle&quot;:&quot;&quot;,&quot;non-dropping-particle&quot;:&quot;&quot;},{&quot;family&quot;:&quot;Corey&quot;,&quot;given&quot;:&quot;Gordon R.&quot;,&quot;parse-names&quot;:false,&quot;dropping-particle&quot;:&quot;&quot;,&quot;non-dropping-particle&quot;:&quot;&quot;},{&quot;family&quot;:&quot;Dasgupta&quot;,&quot;given&quot;:&quot;Partha&quot;,&quot;parse-names&quot;:false,&quot;dropping-particle&quot;:&quot;&quot;,&quot;non-dropping-particle&quot;:&quot;&quot;},{&quot;family&quot;:&quot;Sen&quot;,&quot;given&quot;:&quot;Amartya K.&quot;,&quot;parse-names&quot;:false,&quot;dropping-particle&quot;:&quot;&quot;,&quot;non-dropping-particle&quot;:&quot;&quot;},{&quot;family&quot;:&quot;Stauffer&quot;,&quot;given&quot;:&quot;Thomas&quot;,&quot;parse-names&quot;:false,&quot;dropping-particle&quot;:&quot;&quot;,&quot;non-dropping-particle&quot;:&quot;&quot;},{&quot;family&quot;:&quot;Stiglitz&quot;,&quot;given&quot;:&quot;Joseph E.&quot;,&quot;parse-names&quot;:false,&quot;dropping-particle&quot;:&quot;&quot;,&quot;non-dropping-particle&quot;:&quot;&quot;},{&quot;family&quot;:&quot;Stockfisch&quot;,&quot;given&quot;:&quot;J.A.&quot;,&quot;parse-names&quot;:false,&quot;dropping-particle&quot;:&quot;&quot;,&quot;non-dropping-particle&quot;:&quot;&quot;}],&quot;DOI&quot;:&quot;10.4324/9781315064048&quot;,&quot;ISBN&quot;:&quot;9781135985189&quot;,&quot;issued&quot;:{&quot;date-parts&quot;:[[2013,10,18]]},&quot;publisher&quot;:&quot;RFF Press&quot;,&quot;container-title-short&quot;:&quot;&quot;},&quot;isTemporary&quot;:false}],&quot;citationTag&quot;:&quot;MENDELEY_CITATION_v3_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&quot;},{&quot;citationID&quot;:&quot;MENDELEY_CITATION_bfa0b98d-0e89-4965-b81f-65bd97088c80&quot;,&quot;properties&quot;:{&quot;noteIndex&quot;:0},&quot;isEdited&quot;:false,&quot;manualOverride&quot;:{&quot;isManuallyOverridden&quot;:false,&quot;citeprocText&quot;:&quot;[39]&quot;,&quot;manualOverrideText&quot;:&quot;&quot;},&quot;citationItems&quot;:[{&quot;id&quot;:&quot;396f8414-2775-3d4d-930e-073f962e79b7&quot;,&quot;itemData&quot;:{&quot;type&quot;:&quot;article-journal&quot;,&quot;id&quot;:&quot;396f8414-2775-3d4d-930e-073f962e79b7&quot;,&quot;title&quot;:&quot;Comparing the Costs of Intermittent and Dispatchable Electricity Generating Technologies&quot;,&quot;author&quot;:[{&quot;family&quot;:&quot;Joskow&quot;,&quot;given&quot;:&quot;Paul L&quot;,&quot;parse-names&quot;:false,&quot;dropping-particle&quot;:&quot;&quot;,&quot;non-dropping-particle&quot;:&quot;&quot;}],&quot;container-title&quot;:&quot;American Economic Review&quot;,&quot;DOI&quot;:&quot;10.1257/aer.101.3.238&quot;,&quot;ISSN&quot;:&quot;0002-8282&quot;,&quot;issued&quot;:{&quot;date-parts&quot;:[[2011,5,1]]},&quot;page&quot;:&quot;238-241&quot;,&quot;abstract&quot;:&quot;&lt;p&gt;Economic evaluations of alternative electric generating technologies typically rely on comparisons between their expected “levelized cost” per MWh supplied. I demonstrate that this metric is inappropriate for comparing intermittent generating technologies like wind and solar with dispatchable generating technologies like nuclear, gas combined cycle, and coal. It overvalues intermittent generating technologies compared to dispatchable base load generating technologies. It also likely overvalues wind generating technologies compared to solar generating technologies. Integrating differences in production profiles, the associated variations in wholesale market prices of electricity, and life-cycle costs associated with different generating technologies is necessary to provide meaningful comparisons between them.&lt;/p&gt;&quot;,&quot;issue&quot;:&quot;3&quot;,&quot;volume&quot;:&quot;101&quot;,&quot;container-title-short&quot;:&quot;&quot;},&quot;isTemporary&quot;:false}],&quot;citationTag&quot;:&quot;MENDELEY_CITATION_v3_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&quot;},{&quot;citationID&quot;:&quot;MENDELEY_CITATION_86560e59-2f41-4d1c-87e9-aed9c0481ed9&quot;,&quot;properties&quot;:{&quot;noteIndex&quot;:0},&quot;isEdited&quot;:false,&quot;manualOverride&quot;:{&quot;isManuallyOverridden&quot;:false,&quot;citeprocText&quot;:&quot;[14]&quot;,&quot;manualOverrideText&quot;:&quot;&quot;},&quot;citationItems&quot;:[{&quot;id&quot;:&quot;eb3f8e16-9eae-3ba4-b978-508a03767467&quot;,&quot;itemData&quot;:{&quot;type&quot;:&quot;article-journal&quot;,&quot;id&quot;:&quot;eb3f8e16-9eae-3ba4-b978-508a03767467&quot;,&quot;title&quot;:&quot;Techno-economic analysis of Advanced Geothermal Systems (AGS)&quot;,&quot;groupId&quot;:&quot;fffbdb0d-0200-3875-9db7-1edb6516c1af&quot;,&quot;author&quot;:[{&quot;family&quot;:&quot;Malek&quot;,&quot;given&quot;:&quot;Adam E.&quot;,&quot;parse-names&quot;:false,&quot;dropping-particle&quot;:&quot;&quot;,&quot;non-dropping-particle&quot;:&quot;&quot;},{&quot;family&quot;:&quot;Adams&quot;,&quot;given&quot;:&quot;Benjamin M.&quot;,&quot;parse-names&quot;:false,&quot;dropping-particle&quot;:&quot;&quot;,&quot;non-dropping-particle&quot;:&quot;&quot;},{&quot;family&quot;:&quot;Rossi&quot;,&quot;given&quot;:&quot;Edoardo&quot;,&quot;parse-names&quot;:false,&quot;dropping-particle&quot;:&quot;&quot;,&quot;non-dropping-particle&quot;:&quot;&quot;},{&quot;family&quot;:&quot;Schiegg&quot;,&quot;given&quot;:&quot;Hans O.&quot;,&quot;parse-names&quot;:false,&quot;dropping-particle&quot;:&quot;&quot;,&quot;non-dropping-particle&quot;:&quot;&quot;},{&quot;family&quot;:&quot;Saar&quot;,&quot;given&quot;:&quot;Martin O.&quot;,&quot;parse-names&quot;:false,&quot;dropping-particle&quot;:&quot;&quot;,&quot;non-dropping-particle&quot;:&quot;&quot;}],&quot;container-title&quot;:&quot;Renewable Energy&quot;,&quot;container-title-short&quot;:&quot;Renew Energy&quot;,&quot;accessed&quot;:{&quot;date-parts&quot;:[[2022,5,23]]},&quot;DOI&quot;:&quot;10.1016/J.RENENE.2022.01.012&quot;,&quot;ISSN&quot;:&quot;0960-1481&quot;,&quot;issued&quot;:{&quot;date-parts&quot;:[[2022,3,1]]},&quot;page&quot;:&quot;927-943&quot;,&quot;abstract&quot;:&quot;Advanced Geothermal Systems (AGS) generate electric power through a closed-loop circuit, after a working fluid extracts thermal energy from rocks at great depths via conductive heat transfer from the geologic formation to the working fluid through an impermeable wellbore wall. The slow conductive heat transfer rate present in AGS, compared to heat advection, makes AGS uneconomical to this date. To investigate what would be required to render AGS economical, we numerically model an example AGS using the genGEO simulator to obtain its electric power generation and its specific capital cost. Our numerical results show that using CO2 as the working fluid benefits AGS performance. Additionally, we find that there exists a working fluid mass flowrate, a lateral well length, and a wellbore diameter which minimize AGS costs. However, our results also show that AGS remain uneconomical with current, standard drilling technologies. Therefore, significant advancements in drilling technologies, that have the potential to reduce drilling costs by over 50%, are required to enable cost-competitive AGS implementations. Despite these challenges, the economic viability and societal acceptance potential of AGS are significantly raised when considering that negative externalities and their costs, so common for most other power plants, are practically non-existent with AGS.&quot;,&quot;publisher&quot;:&quot;Pergamon&quot;,&quot;volume&quot;:&quot;186&quot;},&quot;isTemporary&quot;:false}],&quot;citationTag&quot;:&quot;MENDELEY_CITATION_v3_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&quot;},{&quot;citationID&quot;:&quot;MENDELEY_CITATION_f968bc1d-29ea-4770-b508-fd6622473e54&quot;,&quot;properties&quot;:{&quot;noteIndex&quot;:0},&quot;isEdited&quot;:false,&quot;manualOverride&quot;:{&quot;isManuallyOverridden&quot;:false,&quot;citeprocText&quot;:&quot;[40], [41]&quot;,&quot;manualOverrideText&quot;:&quot;&quot;},&quot;citationTag&quot;:&quot;MENDELEY_CITATION_v3_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&quot;,&quot;citationItems&quot;:[{&quot;id&quot;:&quot;49cd0181-b65e-311e-9109-9cfb46a86773&quot;,&quot;itemData&quot;:{&quot;type&quot;:&quot;article&quot;,&quot;id&quot;:&quot;49cd0181-b65e-311e-9109-9cfb46a86773&quot;,&quot;title&quot;:&quot;ISO 14044. Environmental management - life cycle assessment - requirements and guidelines&quot;,&quot;groupId&quot;:&quot;fffbdb0d-0200-3875-9db7-1edb6516c1af&quot;,&quot;author&quot;:[{&quot;family&quot;:&quot;ISO&quot;,&quot;given&quot;:&quot;&quot;,&quot;parse-names&quot;:false,&quot;dropping-particle&quot;:&quot;&quot;,&quot;non-dropping-particle&quot;:&quot;&quot;}],&quot;issued&quot;:{&quot;date-parts&quot;:[[2006]]},&quot;publisher&quot;:&quot;International Organisation for Standardisation (ISO)&quot;},&quot;isTemporary&quot;:false},{&quot;id&quot;:&quot;d5744771-6deb-3167-85c0-fbd45789c155&quot;,&quot;itemData&quot;:{&quot;type&quot;:&quot;article&quot;,&quot;id&quot;:&quot;d5744771-6deb-3167-85c0-fbd45789c155&quot;,&quot;title&quot;:&quot;ISO 14040. Environmental management - life cycle assessment - prinicples and framework&quot;,&quot;groupId&quot;:&quot;fffbdb0d-0200-3875-9db7-1edb6516c1af&quot;,&quot;author&quot;:[{&quot;family&quot;:&quot;ISO&quot;,&quot;given&quot;:&quot;&quot;,&quot;parse-names&quot;:false,&quot;dropping-particle&quot;:&quot;&quot;,&quot;non-dropping-particle&quot;:&quot;&quot;}],&quot;issued&quot;:{&quot;date-parts&quot;:[[2006]]},&quot;publisher&quot;:&quot;International Organisation for Standardisation (ISO)&quot;},&quot;isTemporary&quot;:false}]},{&quot;citationID&quot;:&quot;MENDELEY_CITATION_d13bcf3e-aa0d-4def-b2ad-c7797e1d7190&quot;,&quot;properties&quot;:{&quot;noteIndex&quot;:0},&quot;isEdited&quot;:false,&quot;manualOverride&quot;:{&quot;isManuallyOverridden&quot;:false,&quot;citeprocText&quot;:&quot;[42]&quot;,&quot;manualOverrideText&quot;:&quot;&quot;},&quot;citationTag&quot;:&quot;MENDELEY_CITATION_v3_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&quot;,&quot;citationItems&quot;:[{&quot;id&quot;:&quot;5343d60f-3761-3f84-bb9d-36e043238a1a&quot;,&quot;itemData&quot;:{&quot;type&quot;:&quot;article-journal&quot;,&quot;id&quot;:&quot;5343d60f-3761-3f84-bb9d-36e043238a1a&quot;,&quot;title&quot;:&quot;Brightway: An open source framework for Life Cycle Assessment&quot;,&quot;groupId&quot;:&quot;fffbdb0d-0200-3875-9db7-1edb6516c1af&quot;,&quot;author&quot;:[{&quot;family&quot;:&quot;Mutel&quot;,&quot;given&quot;:&quot;Chris&quot;,&quot;parse-names&quot;:false,&quot;dropping-particle&quot;:&quot;&quot;,&quot;non-dropping-particle&quot;:&quot;&quot;}],&quot;container-title&quot;:&quot;The Journal of Open Source Software&quot;,&quot;DOI&quot;:&quot;10.21105/joss.00236&quot;,&quot;URL&quot;:&quot;http://joss.theoj.org/papers/10.21105/joss.00236&quot;,&quot;issued&quot;:{&quot;date-parts&quot;:[[2017]]},&quot;page&quot;:&quot;236&quot;,&quot;issue&quot;:&quot;12&quot;,&quot;volume&quot;:&quot;2&quot;},&quot;isTemporary&quot;:false}]},{&quot;citationID&quot;:&quot;MENDELEY_CITATION_0998f88e-346f-4303-86e6-b03690fc6388&quot;,&quot;properties&quot;:{&quot;noteIndex&quot;:0},&quot;isEdited&quot;:false,&quot;manualOverride&quot;:{&quot;isManuallyOverridden&quot;:false,&quot;citeprocText&quot;:&quot;[43]&quot;,&quot;manualOverrideText&quot;:&quot;&quot;},&quot;citationTag&quot;:&quot;MENDELEY_CITATION_v3_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&quot;,&quot;citationItems&quot;:[{&quot;id&quot;:&quot;67a716f2-3902-3943-8a73-3a7f6ec5dd12&quot;,&quot;itemData&quot;:{&quot;type&quot;:&quot;article-journal&quot;,&quot;id&quot;:&quot;67a716f2-3902-3943-8a73-3a7f6ec5dd12&quot;,&quot;title&quot;:&quot;PRospective EnvironMental Impact asSEment (premise): A streamlined approach to producing databases for prospective life cycle assessment using integrated assessment models&quot;,&quot;groupId&quot;:&quot;fffbdb0d-0200-3875-9db7-1edb6516c1af&quot;,&quot;author&quot;:[{&quot;family&quot;:&quot;Sacchi&quot;,&quot;given&quot;:&quot;R.&quot;,&quot;parse-names&quot;:false,&quot;dropping-particle&quot;:&quot;&quot;,&quot;non-dropping-particle&quot;:&quot;&quot;},{&quot;family&quot;:&quot;Terlouw&quot;,&quot;given&quot;:&quot;T.&quot;,&quot;parse-names&quot;:false,&quot;dropping-particle&quot;:&quot;&quot;,&quot;non-dropping-particle&quot;:&quot;&quot;},{&quot;family&quot;:&quot;Siala&quot;,&quot;given&quot;:&quot;K.&quot;,&quot;parse-names&quot;:false,&quot;dropping-particle&quot;:&quot;&quot;,&quot;non-dropping-particle&quot;:&quot;&quot;},{&quot;family&quot;:&quot;Dirnaichner&quot;,&quot;given&quot;:&quot;A.&quot;,&quot;parse-names&quot;:false,&quot;dropping-particle&quot;:&quot;&quot;,&quot;non-dropping-particle&quot;:&quot;&quot;},{&quot;family&quot;:&quot;Bauer&quot;,&quot;given&quot;:&quot;C.&quot;,&quot;parse-names&quot;:false,&quot;dropping-particle&quot;:&quot;&quot;,&quot;non-dropping-particle&quot;:&quot;&quot;},{&quot;family&quot;:&quot;Cox&quot;,&quot;given&quot;:&quot;B.&quot;,&quot;parse-names&quot;:false,&quot;dropping-particle&quot;:&quot;&quot;,&quot;non-dropping-particle&quot;:&quot;&quot;},{&quot;family&quot;:&quot;Mutel&quot;,&quot;given&quot;:&quot;C.&quot;,&quot;parse-names&quot;:false,&quot;dropping-particle&quot;:&quot;&quot;,&quot;non-dropping-particle&quot;:&quot;&quot;},{&quot;family&quot;:&quot;Daioglou&quot;,&quot;given&quot;:&quot;V.&quot;,&quot;parse-names&quot;:false,&quot;dropping-particle&quot;:&quot;&quot;,&quot;non-dropping-particle&quot;:&quot;&quot;},{&quot;family&quot;:&quot;Luderer&quot;,&quot;given&quot;:&quot;G.&quot;,&quot;parse-names&quot;:false,&quot;dropping-particle&quot;:&quot;&quot;,&quot;non-dropping-particle&quot;:&quot;&quot;}],&quot;container-title&quot;:&quot;Renewable and Sustainable Energy Reviews&quot;,&quot;DOI&quot;:&quot;10.1016/j.rser.2022.112311&quot;,&quot;ISSN&quot;:&quot;18790690&quot;,&quot;URL&quot;:&quot;https://doi.org/10.1016/j.rser.2022.112311&quot;,&quot;issued&quot;:{&quot;date-parts&quot;:[[2022]]},&quot;page&quot;:&quot;112311&quot;,&quot;abstract&quot;:&quot;Prospective Life Cycle Assessment (pLCA) is useful to evaluate the environmental performance of current and emerging technologies in the future. Yet, as energy systems and industries are rapidly shifting towards cleaner means of production, pLCA requires an inventory database that encapsulates the expected changes in technologies and the environment at a given point in time, following specific socio-techno-economic pathways. To this end, this study introduces premise, a tool to streamline the generation of prospective inventory databases for pLCA by integrating scenarios generated by Integrated Assessment Models (IAM). More precisely, premise applies a number of transformations on energy-intensive activities found in the inventory database ecoinvent according to projections provided by the IAM. Unsurprisingly, the study shows that, within a given socio-economic narrative, the climate change mitigation target chosen affects the performance of nearly all activities in the database. This is illustrated by focusing on the effects observed on a few activities, such as systems for direct air capture of CO2, lithium-ion batteries, electricity and clinker production as well as freight transport by road, in relation to the applied sector-based transformation and the chosen climate change mitigation target. This work also discusses the limitations and challenges faced when coupling IAM and LCA databases and what improvements are to be brought in to further facilitate the development of pLCA.&quot;,&quot;publisher&quot;:&quot;Elsevier Ltd&quot;,&quot;issue&quot;:&quot;April 2021&quot;,&quot;volume&quot;:&quot;160&quot;},&quot;isTemporary&quot;:false}]},{&quot;citationID&quot;:&quot;MENDELEY_CITATION_23e0d95e-3487-4324-bf2b-44ca83e141fb&quot;,&quot;properties&quot;:{&quot;noteIndex&quot;:0},&quot;isEdited&quot;:false,&quot;manualOverride&quot;:{&quot;isManuallyOverridden&quot;:true,&quot;citeprocText&quot;:&quot;[44]&quot;,&quot;manualOverrideText&quot;:&quot;23]&quot;},&quot;citationTag&quot;:&quot;MENDELEY_CITATION_v3_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&quot;,&quot;citationItems&quot;:[{&quot;id&quot;:&quot;e8dd2f00-9754-3c56-a7d7-5afb78c80be5&quot;,&quot;itemData&quot;:{&quot;type&quot;:&quot;article-journal&quot;,&quot;id&quot;:&quot;e8dd2f00-9754-3c56-a7d7-5afb78c80be5&quot;,&quot;title&quot;:&quot;An assessment of energy system transformation pathways to achieve net-zero carbon dioxide emissions in Switzerland&quot;,&quot;author&quot;:[{&quot;family&quot;:&quot;Panos&quot;,&quot;given&quot;:&quot;Evangelos&quot;,&quot;parse-names&quot;:false,&quot;dropping-particle&quot;:&quot;&quot;,&quot;non-dropping-particle&quot;:&quot;&quot;},{&quot;family&quot;:&quot;Kannan&quot;,&quot;given&quot;:&quot;Ramachandran&quot;,&quot;parse-names&quot;:false,&quot;dropping-particle&quot;:&quot;&quot;,&quot;non-dropping-particle&quot;:&quot;&quot;},{&quot;family&quot;:&quot;Hirschberg&quot;,&quot;given&quot;:&quot;Stefan&quot;,&quot;parse-names&quot;:false,&quot;dropping-particle&quot;:&quot;&quot;,&quot;non-dropping-particle&quot;:&quot;&quot;},{&quot;family&quot;:&quot;Kober&quot;,&quot;given&quot;:&quot;Tom&quot;,&quot;parse-names&quot;:false,&quot;dropping-particle&quot;:&quot;&quot;,&quot;non-dropping-particle&quot;:&quot;&quot;}],&quot;container-title&quot;:&quot;Communications Earth &amp; Environment&quot;,&quot;container-title-short&quot;:&quot;Commun Earth Environ&quot;,&quot;DOI&quot;:&quot;10.1038/s43247-023-00813-6&quot;,&quot;ISSN&quot;:&quot;2662-4435&quot;,&quot;URL&quot;:&quot;https://doi.org/10.1038/s43247-023-00813-6&quot;,&quot;issued&quot;:{&quot;date-parts&quot;:[[2023]]},&quot;page&quot;:&quot;157&quot;,&quot;abstract&quot;:&quot;Switzerland has one of the lowest carbon intensities among industrialised countries. However, its transition to net-zero carbon dioxide emissions is complicated by limited domestic mitigation options, which tend to increase costs, raise energy security concerns, and trigger socio-economic barriers in policy implementation. Research on these issues is relevant to the societal and political debates on energy transition worldwide. Here we apply a well-established techno-economic energy systems model and highlight the challenges of the Swiss energy transition under different technical, socio-economic, and geopolitical contexts. We suggest feasible technical solutions based on low-carbon technologies, efficiency, and flexibility. We find that import independency and net-zero emissions by 2050 require an additional cumulative discounted investment, compared to a business-as-usual scenario, of 300 billion CHF2019 in energy efficiency, negative emissions and renewable technologies. The average per capita costs of net-zero emissions are 320–1390 CHF2019/yr. from 2020 to 2050, depending on exploited domestic mitigation options, integration into international energy markets, and energy security ambition.&quot;,&quot;issue&quot;:&quot;1&quot;,&quot;volume&quot;:&quot;4&quot;},&quot;isTemporary&quot;:false}]},{&quot;citationID&quot;:&quot;MENDELEY_CITATION_84a39b71-920d-40ee-8b22-20fcc60369c3&quot;,&quot;properties&quot;:{&quot;noteIndex&quot;:0},&quot;isEdited&quot;:false,&quot;manualOverride&quot;:{&quot;isManuallyOverridden&quot;:true,&quot;citeprocText&quot;:&quot;[44]&quot;,&quot;manualOverrideText&quot;:&quot;\u0005[26]&quot;},&quot;citationTag&quot;:&quot;MENDELEY_CITATION_v3_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&quot;,&quot;citationItems&quot;:[{&quot;id&quot;:&quot;e8dd2f00-9754-3c56-a7d7-5afb78c80be5&quot;,&quot;itemData&quot;:{&quot;type&quot;:&quot;article-journal&quot;,&quot;id&quot;:&quot;e8dd2f00-9754-3c56-a7d7-5afb78c80be5&quot;,&quot;title&quot;:&quot;An assessment of energy system transformation pathways to achieve net-zero carbon dioxide emissions in Switzerland&quot;,&quot;author&quot;:[{&quot;family&quot;:&quot;Panos&quot;,&quot;given&quot;:&quot;Evangelos&quot;,&quot;parse-names&quot;:false,&quot;dropping-particle&quot;:&quot;&quot;,&quot;non-dropping-particle&quot;:&quot;&quot;},{&quot;family&quot;:&quot;Kannan&quot;,&quot;given&quot;:&quot;Ramachandran&quot;,&quot;parse-names&quot;:false,&quot;dropping-particle&quot;:&quot;&quot;,&quot;non-dropping-particle&quot;:&quot;&quot;},{&quot;family&quot;:&quot;Hirschberg&quot;,&quot;given&quot;:&quot;Stefan&quot;,&quot;parse-names&quot;:false,&quot;dropping-particle&quot;:&quot;&quot;,&quot;non-dropping-particle&quot;:&quot;&quot;},{&quot;family&quot;:&quot;Kober&quot;,&quot;given&quot;:&quot;Tom&quot;,&quot;parse-names&quot;:false,&quot;dropping-particle&quot;:&quot;&quot;,&quot;non-dropping-particle&quot;:&quot;&quot;}],&quot;container-title&quot;:&quot;Communications Earth &amp; Environment&quot;,&quot;container-title-short&quot;:&quot;Commun Earth Environ&quot;,&quot;DOI&quot;:&quot;10.1038/s43247-023-00813-6&quot;,&quot;ISSN&quot;:&quot;2662-4435&quot;,&quot;URL&quot;:&quot;https://doi.org/10.1038/s43247-023-00813-6&quot;,&quot;issued&quot;:{&quot;date-parts&quot;:[[2023]]},&quot;page&quot;:&quot;157&quot;,&quot;abstract&quot;:&quot;Switzerland has one of the lowest carbon intensities among industrialised countries. However, its transition to net-zero carbon dioxide emissions is complicated by limited domestic mitigation options, which tend to increase costs, raise energy security concerns, and trigger socio-economic barriers in policy implementation. Research on these issues is relevant to the societal and political debates on energy transition worldwide. Here we apply a well-established techno-economic energy systems model and highlight the challenges of the Swiss energy transition under different technical, socio-economic, and geopolitical contexts. We suggest feasible technical solutions based on low-carbon technologies, efficiency, and flexibility. We find that import independency and net-zero emissions by 2050 require an additional cumulative discounted investment, compared to a business-as-usual scenario, of 300 billion CHF2019 in energy efficiency, negative emissions and renewable technologies. The average per capita costs of net-zero emissions are 320–1390 CHF2019/yr. from 2020 to 2050, depending on exploited domestic mitigation options, integration into international energy markets, and energy security ambition.&quot;,&quot;issue&quot;:&quot;1&quot;,&quot;volume&quot;:&quot;4&quot;},&quot;isTemporary&quot;:false}]},{&quot;citationID&quot;:&quot;MENDELEY_CITATION_09f3a2c9-0bae-4378-847b-dbf9cbc4050f&quot;,&quot;properties&quot;:{&quot;noteIndex&quot;:0},&quot;isEdited&quot;:false,&quot;manualOverride&quot;:{&quot;isManuallyOverridden&quot;:false,&quot;citeprocText&quot;:&quot;[45]&quot;,&quot;manualOverrideText&quot;:&quot;&quot;},&quot;citationTag&quot;:&quot;MENDELEY_CITATION_v3_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&quot;,&quot;citationItems&quot;:[{&quot;id&quot;:&quot;a36e294d-4491-3286-9e29-07c3737a75c6&quot;,&quot;itemData&quot;:{&quot;type&quot;:&quot;article-journal&quot;,&quot;id&quot;:&quot;a36e294d-4491-3286-9e29-07c3737a75c6&quot;,&quot;title&quot;:&quot;A comparison of electric power output of CO&lt;sub&gt;2&lt;/sub&gt; Plume Geothermal (CPG) and brine geothermal systems for varying reservoir conditions&quot;,&quot;author&quot;:[{&quot;family&quot;:&quot;Adams&quot;,&quot;given&quot;:&quot;Benjamin M.&quot;,&quot;parse-names&quot;:false,&quot;dropping-particle&quot;:&quot;&quot;,&quot;non-dropping-particle&quot;:&quot;&quot;},{&quot;family&quot;:&quot;Kuehn&quot;,&quot;given&quot;:&quot;Thomas H.&quot;,&quot;parse-names&quot;:false,&quot;dropping-particle&quot;:&quot;&quot;,&quot;non-dropping-particle&quot;:&quot;&quot;},{&quot;family&quot;:&quot;Bielicki&quot;,&quot;given&quot;:&quot;Jeffrey M.&quot;,&quot;parse-names&quot;:false,&quot;dropping-particle&quot;:&quot;&quot;,&quot;non-dropping-particle&quot;:&quot;&quot;},{&quot;family&quot;:&quot;Randolph&quot;,&quot;given&quot;:&quot;Jimmy B.&quot;,&quot;parse-names&quot;:false,&quot;dropping-particle&quot;:&quot;&quot;,&quot;non-dropping-particle&quot;:&quot;&quot;},{&quot;family&quot;:&quot;Saar&quot;,&quot;given&quot;:&quot;Martin O.&quot;,&quot;parse-names&quot;:false,&quot;dropping-particle&quot;:&quot;&quot;,&quot;non-dropping-particle&quot;:&quot;&quot;}],&quot;container-title&quot;:&quot;Applied Energy&quot;,&quot;container-title-short&quot;:&quot;Appl Energy&quot;,&quot;accessed&quot;:{&quot;date-parts&quot;:[[2019,3,27]]},&quot;DOI&quot;:&quot;10.1016/J.APENERGY.2014.11.043&quot;,&quot;ISSN&quot;:&quot;0306-2619&quot;,&quot;URL&quot;:&quot;https://www.sciencedirect.com/science/article/pii/S0306261914012124&quot;,&quot;issued&quot;:{&quot;date-parts&quot;:[[2015,2,15]]},&quot;page&quot;:&quot;365-377&quot;,&quot;abstract&quot;:&quot;In contrast to conventional hydrothermal systems or enhanced geothermal systems, CO2 Plume Geothermal (CPG) systems generate electricity by using CO2 that has been geothermally heated due to sequestration in a sedimentary basin. Four CPG and two brine-based geothermal systems are modeled to estimate their power production for sedimentary basin reservoir depths between 1 and 5km, geothermal temperature gradients from 20 to 50°Ckm−1, reservoir permeabilities from 1×10−15 to 1×10−12m2 and well casing inner diameters from 0.14m to 0.41m. Results show that CPG direct-type systems produce more electricity than brine-based geothermal systems at depths between 2 and 3km, and at permeabilities between 10−14 and 10−13m2, often by a factor of two. This better performance of CPG is due to the low kinematic viscosity of CO2, relative to brine at those depths, and the strong thermosiphon effect generated by CO2. When CO2 is used instead of R245fa as the secondary working fluid in an organic Rankine cycle (ORC), the power production of both the CPG and the brine–reservoir system increases substantially; for example, by 22% and 20% for subsurface brine and CO2 systems, respectively, with a 35°Ckm−1 thermal gradient, 0.27m production and 0.41m injection well diameters, and 5×10−14m2 reservoir permeability.&quot;,&quot;publisher&quot;:&quot;Elsevier&quot;,&quot;volume&quot;:&quot;140&quot;},&quot;isTemporary&quot;:false}]},{&quot;citationID&quot;:&quot;MENDELEY_CITATION_1f94e743-9533-4ee6-b203-ba65deba94ba&quot;,&quot;properties&quot;:{&quot;noteIndex&quot;:0},&quot;isEdited&quot;:false,&quot;manualOverride&quot;:{&quot;isManuallyOverridden&quot;:false,&quot;citeprocText&quot;:&quot;[46]&quot;,&quot;manualOverrideText&quot;:&quot;&quot;},&quot;citationTag&quot;:&quot;MENDELEY_CITATION_v3_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&quot;,&quot;citationItems&quot;:[{&quot;id&quot;:&quot;970949d6-ccf6-3151-9c55-4be1b236d9eb&quot;,&quot;itemData&quot;:{&quot;type&quot;:&quot;paper-conference&quot;,&quot;id&quot;:&quot;970949d6-ccf6-3151-9c55-4be1b236d9eb&quot;,&quot;title&quot;:&quot;Pathways to national-scale adoption of CO2-based Advanced Geothermal Systems (AGS) – A Techno-Economic Assessment Example in Switzerland &quot;,&quot;author&quot;:[{&quot;family&quot;:&quot;Hefny&quot;,&quot;given&quot;:&quot;Mahmoud&quot;,&quot;parse-names&quot;:false,&quot;dropping-particle&quot;:&quot;&quot;,&quot;non-dropping-particle&quot;:&quot;&quot;},{&quot;family&quot;:&quot;Saar&quot;,&quot;given&quot;:&quot;Martin O.&quot;,&quot;parse-names&quot;:false,&quot;dropping-particle&quot;:&quot;&quot;,&quot;non-dropping-particle&quot;:&quot;&quot;}],&quot;container-title&quot;:&quot;Proceedings of the European Geothermal Congress&quot;,&quot;issued&quot;:{&quot;date-parts&quot;:[[2025,10,10]]},&quot;publisher-place&quot;:&quot;Zurich&quot;,&quot;publisher&quot;:&quot;European Geothermal Congress (EGC)&quot;,&quot;container-title-short&quot;:&quot;&quot;},&quot;isTemporary&quot;:false}]},{&quot;citationID&quot;:&quot;MENDELEY_CITATION_7203b2cf-313d-4e6f-992e-a07018ed38e6&quot;,&quot;properties&quot;:{&quot;noteIndex&quot;:0},&quot;isEdited&quot;:false,&quot;manualOverride&quot;:{&quot;isManuallyOverridden&quot;:false,&quot;citeprocText&quot;:&quot;[47]&quot;,&quot;manualOverrideText&quot;:&quot;&quot;},&quot;citationTag&quot;:&quot;MENDELEY_CITATION_v3_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&quot;,&quot;citationItems&quot;:[{&quot;id&quot;:&quot;2476b785-24f1-3a23-b6ea-15ea3ff739ed&quot;,&quot;itemData&quot;:{&quot;type&quot;:&quot;article-journal&quot;,&quot;id&quot;:&quot;2476b785-24f1-3a23-b6ea-15ea3ff739ed&quot;,&quot;title&quot;:&quot;Environmental impacts of carbon capture, transport, and storage supply chains: Status and the way forward&quot;,&quot;groupId&quot;:&quot;fffbdb0d-0200-3875-9db7-1edb6516c1af&quot;,&quot;author&quot;:[{&quot;family&quot;:&quot;Burger&quot;,&quot;given&quot;:&quot;Johannes&quot;,&quot;parse-names&quot;:false,&quot;dropping-particle&quot;:&quot;&quot;,&quot;non-dropping-particle&quot;:&quot;&quot;},{&quot;family&quot;:&quot;Nöhl&quot;,&quot;given&quot;:&quot;Julian&quot;,&quot;parse-names&quot;:false,&quot;dropping-particle&quot;:&quot;&quot;,&quot;non-dropping-particle&quot;:&quot;&quot;},{&quot;family&quot;:&quot;Seiler&quot;,&quot;given&quot;:&quot;Jan&quot;,&quot;parse-names&quot;:false,&quot;dropping-particle&quot;:&quot;&quot;,&quot;non-dropping-particle&quot;:&quot;&quot;},{&quot;family&quot;:&quot;Gabrielli&quot;,&quot;given&quot;:&quot;Paolo&quot;,&quot;parse-names&quot;:false,&quot;dropping-particle&quot;:&quot;&quot;,&quot;non-dropping-particle&quot;:&quot;&quot;},{&quot;family&quot;:&quot;Oeuvray&quot;,&quot;given&quot;:&quot;Pauline&quot;,&quot;parse-names&quot;:false,&quot;dropping-particle&quot;:&quot;&quot;,&quot;non-dropping-particle&quot;:&quot;&quot;},{&quot;family&quot;:&quot;Becattini&quot;,&quot;given&quot;:&quot;Viola&quot;,&quot;parse-names&quot;:false,&quot;dropping-particle&quot;:&quot;&quot;,&quot;non-dropping-particle&quot;:&quot;&quot;},{&quot;family&quot;:&quot;Reyes-Lúa&quot;,&quot;given&quot;:&quot;Adriana&quot;,&quot;parse-names&quot;:false,&quot;dropping-particle&quot;:&quot;&quot;,&quot;non-dropping-particle&quot;:&quot;&quot;},{&quot;family&quot;:&quot;Riboldi&quot;,&quot;given&quot;:&quot;Luca&quot;,&quot;parse-names&quot;:false,&quot;dropping-particle&quot;:&quot;&quot;,&quot;non-dropping-particle&quot;:&quot;&quot;},{&quot;family&quot;:&quot;Sansavini&quot;,&quot;given&quot;:&quot;Giovanni&quot;,&quot;parse-names&quot;:false,&quot;dropping-particle&quot;:&quot;&quot;,&quot;non-dropping-particle&quot;:&quot;&quot;},{&quot;family&quot;:&quot;Bardow&quot;,&quot;given&quot;:&quot;André&quot;,&quot;parse-names&quot;:false,&quot;dropping-particle&quot;:&quot;&quot;,&quot;non-dropping-particle&quot;:&quot;&quot;}],&quot;container-title&quot;:&quot;International Journal of Greenhouse Gas Control&quot;,&quot;DOI&quot;:&quot;10.1016/j.ijggc.2023.104039&quot;,&quot;ISSN&quot;:&quot;17505836&quot;,&quot;issued&quot;:{&quot;date-parts&quot;:[[2024,2,1]]},&quot;abstract&quot;:&quot;Carbon capture, transport, and storage (CCTS) enables the decarbonization of industrial emitters. CCTS is regarded as crucial in reaching net-zero emission targets but currently stands far behind the required scale. CCTS deployment for point sources may be accelerated by CCTS chains relying on currently available technology, called pioneering supply chains. In particular, transporting CO2 in standard containers can be implemented without new transport infrastructure. Pioneering CCTS chains must not cause more emissions than they store to successfully avoid CO2 emissions. Using life cycle assessment, we show that pioneering CCTS chains emit less CO2 than they store permanently, demonstrating that CCTS can already today avoid 50 to 70% of point source GHG emissions. This evidence proves robust against uncertainties based on the scarce operational experience in CCTS. Our environmental assessment shows that increasing the capture rate above the assumed 90% is a main lever to increase emissions avoidance of the CCTS chains above 80%. Capturing and transporting the CO2 causes large shares of the chain's global warming impact as they rely on fossil fuels. Reducing GHG emission intensity of energy supply and switching to pipeline-based transport can reduce global warming and other environmental impacts compared to pioneering CCTS chains. Our analysis shows that pioneering chains can accelerate infrastructure scale-up while successfully storing CO2 from point sources.&quot;,&quot;publisher&quot;:&quot;Elsevier Ltd&quot;,&quot;volume&quot;:&quot;132&quot;},&quot;isTemporary&quot;:false}]},{&quot;citationID&quot;:&quot;MENDELEY_CITATION_f1698fe6-c309-4cda-b900-6696ea7bd284&quot;,&quot;properties&quot;:{&quot;noteIndex&quot;:0},&quot;isEdited&quot;:false,&quot;manualOverride&quot;:{&quot;isManuallyOverridden&quot;:false,&quot;citeprocText&quot;:&quot;[20]&quot;,&quot;manualOverrideText&quot;:&quot;&quot;},&quot;citationTag&quot;:&quot;MENDELEY_CITATION_v3_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&quot;,&quot;citationItems&quot;:[{&quot;id&quot;:&quot;01d2d862-0321-33bb-91f3-30c7dc2482f5&quot;,&quot;itemData&quot;:{&quot;type&quot;:&quot;article-journal&quot;,&quot;id&quot;:&quot;01d2d862-0321-33bb-91f3-30c7dc2482f5&quot;,&quot;title&quot;:&quot;Deep geothermal energy extraction, a review on environmental hotspots with focus on geo-technical site conditions&quot;,&quot;groupId&quot;:&quot;fffbdb0d-0200-3875-9db7-1edb6516c1af&quot;,&quot;author&quot;:[{&quot;family&quot;:&quot;Gkousis&quot;,&quot;given&quot;:&quot;Spiros&quot;,&quot;parse-names&quot;:false,&quot;dropping-particle&quot;:&quot;&quot;,&quot;non-dropping-particle&quot;:&quot;&quot;},{&quot;family&quot;:&quot;Welkenhuysen&quot;,&quot;given&quot;:&quot;Kris&quot;,&quot;parse-names&quot;:false,&quot;dropping-particle&quot;:&quot;&quot;,&quot;non-dropping-particle&quot;:&quot;&quot;},{&quot;family&quot;:&quot;Compernolle&quot;,&quot;given&quot;:&quot;Tine&quot;,&quot;parse-names&quot;:false,&quot;dropping-particle&quot;:&quot;&quot;,&quot;non-dropping-particle&quot;:&quot;&quot;}],&quot;container-title&quot;:&quot;Renewable and Sustainable Energy Reviews&quot;,&quot;DOI&quot;:&quot;10.1016/j.rser.2022.112430&quot;,&quot;ISSN&quot;:&quot;18790690&quot;,&quot;URL&quot;:&quot;https://doi.org/10.1016/j.rser.2022.112430&quot;,&quot;issued&quot;:{&quot;date-parts&quot;:[[2022]]},&quot;page&quot;:&quot;112430&quot;,&quot;abstract&quot;:&quot;Knowledge about the environmental impacts of geothermal energy is important for understanding the role this technology could play in the transition towards sustainable energy production systems. In this study 30 life cycle assessment (LCA) studies on geothermal energy plants were reviewed, focusing on the major environmental hotspots and the cause-effect relationships between the geo-technical parameters and these environmental impacts. The variability in the reported environmental impacts is explained, and a more transparent picture of the geological, design and technical factors causing these impacts is provided by triangularly evaluating the reported results based on the plant's geo-technical characteristics (such as, well depth and geofluid temperature), the life cycle inventory, and the hotspot analysis results. The study focuses on six impact indicators that have been identified as high priority for geothermal energy by the GEOENVI project, as well as the water consumption impact. The results indicate that the impacts vary in magnitude and across different life cycle phases. Apart from the type of energy conversion technology used, differences in the geological and design parameters also introduce large variability in the impact results reported in the literature. Furthermore, all the reviewed LCAs adopt a static approach. Therefore, we present a research agenda that highlights the need to perform dynamic LCAs on geothermal energy exploitation plants to consider the changing context in which these technologies are operating.&quot;,&quot;publisher&quot;:&quot;Elsevier Ltd&quot;,&quot;issue&quot;:&quot;April&quot;,&quot;volume&quot;:&quot;162&quot;},&quot;isTemporary&quot;:false}]},{&quot;citationID&quot;:&quot;MENDELEY_CITATION_825510b7-18d0-4a08-b4cf-fc4d784f61db&quot;,&quot;properties&quot;:{&quot;noteIndex&quot;:0},&quot;isEdited&quot;:false,&quot;manualOverride&quot;:{&quot;isManuallyOverridden&quot;:false,&quot;citeprocText&quot;:&quot;[14], [48]&quot;,&quot;manualOverrideText&quot;:&quot;&quot;},&quot;citationTag&quot;:&quot;MENDELEY_CITATION_v3_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&quot;,&quot;citationItems&quot;:[{&quot;id&quot;:&quot;262a1387-b951-3ce9-82ec-c20d258ceb45&quot;,&quot;itemData&quot;:{&quot;type&quot;:&quot;paper-conference&quot;,&quot;id&quot;:&quot;262a1387-b951-3ce9-82ec-c20d258ceb45&quot;,&quot;title&quot;:&quot;Enablement of High-Temperature Well Drilling for Multilateral Closed-Loop Geothermal Systems&quot;,&quot;author&quot;:[{&quot;family&quot;:&quot;Brown&quot;,&quot;given&quot;:&quot;Colin A&quot;,&quot;parse-names&quot;:false,&quot;dropping-particle&quot;:&quot;&quot;,&quot;non-dropping-particle&quot;:&quot;&quot;},{&quot;family&quot;:&quot;Holmes&quot;,&quot;given&quot;:&quot;Michael&quot;,&quot;parse-names&quot;:false,&quot;dropping-particle&quot;:&quot;&quot;,&quot;non-dropping-particle&quot;:&quot;&quot;},{&quot;family&quot;:&quot;Zatonski&quot;,&quot;given&quot;:&quot;Vlad&quot;,&quot;parse-names&quot;:false,&quot;dropping-particle&quot;:&quot;&quot;,&quot;non-dropping-particle&quot;:&quot;&quot;},{&quot;family&quot;:&quot;Toews&quot;,&quot;given&quot;:&quot;Matt&quot;,&quot;parse-names&quot;:false,&quot;dropping-particle&quot;:&quot;&quot;,&quot;non-dropping-particle&quot;:&quot;&quot;}],&quot;container-title&quot;:&quot;Proceedings: 48th Workshop on Geothermal Reservoir Engineering, Stanford University, Stanford, California&quot;,&quot;issued&quot;:{&quot;date-parts&quot;:[[2023]]},&quot;container-title-short&quot;:&quot;&quot;},&quot;isTemporary&quot;:false},{&quot;id&quot;:&quot;eb3f8e16-9eae-3ba4-b978-508a03767467&quot;,&quot;itemData&quot;:{&quot;type&quot;:&quot;article-journal&quot;,&quot;id&quot;:&quot;eb3f8e16-9eae-3ba4-b978-508a03767467&quot;,&quot;title&quot;:&quot;Techno-economic analysis of Advanced Geothermal Systems (AGS)&quot;,&quot;groupId&quot;:&quot;fffbdb0d-0200-3875-9db7-1edb6516c1af&quot;,&quot;author&quot;:[{&quot;family&quot;:&quot;Malek&quot;,&quot;given&quot;:&quot;Adam E.&quot;,&quot;parse-names&quot;:false,&quot;dropping-particle&quot;:&quot;&quot;,&quot;non-dropping-particle&quot;:&quot;&quot;},{&quot;family&quot;:&quot;Adams&quot;,&quot;given&quot;:&quot;Benjamin M.&quot;,&quot;parse-names&quot;:false,&quot;dropping-particle&quot;:&quot;&quot;,&quot;non-dropping-particle&quot;:&quot;&quot;},{&quot;family&quot;:&quot;Rossi&quot;,&quot;given&quot;:&quot;Edoardo&quot;,&quot;parse-names&quot;:false,&quot;dropping-particle&quot;:&quot;&quot;,&quot;non-dropping-particle&quot;:&quot;&quot;},{&quot;family&quot;:&quot;Schiegg&quot;,&quot;given&quot;:&quot;Hans O.&quot;,&quot;parse-names&quot;:false,&quot;dropping-particle&quot;:&quot;&quot;,&quot;non-dropping-particle&quot;:&quot;&quot;},{&quot;family&quot;:&quot;Saar&quot;,&quot;given&quot;:&quot;Martin O.&quot;,&quot;parse-names&quot;:false,&quot;dropping-particle&quot;:&quot;&quot;,&quot;non-dropping-particle&quot;:&quot;&quot;}],&quot;container-title&quot;:&quot;Renewable Energy&quot;,&quot;container-title-short&quot;:&quot;Renew Energy&quot;,&quot;accessed&quot;:{&quot;date-parts&quot;:[[2022,5,23]]},&quot;DOI&quot;:&quot;10.1016/J.RENENE.2022.01.012&quot;,&quot;ISSN&quot;:&quot;0960-1481&quot;,&quot;issued&quot;:{&quot;date-parts&quot;:[[2022,3,1]]},&quot;page&quot;:&quot;927-943&quot;,&quot;abstract&quot;:&quot;Advanced Geothermal Systems (AGS) generate electric power through a closed-loop circuit, after a working fluid extracts thermal energy from rocks at great depths via conductive heat transfer from the geologic formation to the working fluid through an impermeable wellbore wall. The slow conductive heat transfer rate present in AGS, compared to heat advection, makes AGS uneconomical to this date. To investigate what would be required to render AGS economical, we numerically model an example AGS using the genGEO simulator to obtain its electric power generation and its specific capital cost. Our numerical results show that using CO2 as the working fluid benefits AGS performance. Additionally, we find that there exists a working fluid mass flowrate, a lateral well length, and a wellbore diameter which minimize AGS costs. However, our results also show that AGS remain uneconomical with current, standard drilling technologies. Therefore, significant advancements in drilling technologies, that have the potential to reduce drilling costs by over 50%, are required to enable cost-competitive AGS implementations. Despite these challenges, the economic viability and societal acceptance potential of AGS are significantly raised when considering that negative externalities and their costs, so common for most other power plants, are practically non-existent with AGS.&quot;,&quot;publisher&quot;:&quot;Pergamon&quot;,&quot;volume&quot;:&quot;186&quot;},&quot;isTemporary&quot;:false}]},{&quot;citationID&quot;:&quot;MENDELEY_CITATION_f71d2e04-eaf4-468d-92d7-229318fb9c08&quot;,&quot;properties&quot;:{&quot;noteIndex&quot;:0},&quot;isEdited&quot;:false,&quot;manualOverride&quot;:{&quot;isManuallyOverridden&quot;:false,&quot;citeprocText&quot;:&quot;[49], [50]&quot;,&quot;manualOverrideText&quot;:&quot;&quot;},&quot;citationTag&quot;:&quot;MENDELEY_CITATION_v3_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&quot;,&quot;citationItems&quot;:[{&quot;id&quot;:&quot;cff08ddf-6389-30a7-a59b-e043132f5733&quot;,&quot;itemData&quot;:{&quot;type&quot;:&quot;paper-conference&quot;,&quot;id&quot;:&quot;cff08ddf-6389-30a7-a59b-e043132f5733&quot;,&quot;title&quot;:&quot;A 300 Degree Celsius Directional Drilling System&quot;,&quot;author&quot;:[{&quot;family&quot;:&quot;Stefánsson&quot;,&quot;given&quot;:&quot;Ari&quot;,&quot;parse-names&quot;:false,&quot;dropping-particle&quot;:&quot;&quot;,&quot;non-dropping-particle&quot;:&quot;&quot;},{&quot;family&quot;:&quot;Duerholt&quot;,&quot;given&quot;:&quot;Ralf&quot;,&quot;parse-names&quot;:false,&quot;dropping-particle&quot;:&quot;&quot;,&quot;non-dropping-particle&quot;:&quot;&quot;},{&quot;family&quot;:&quot;Schroder&quot;,&quot;given&quot;:&quot;Jon&quot;,&quot;parse-names&quot;:false,&quot;dropping-particle&quot;:&quot;&quot;,&quot;non-dropping-particle&quot;:&quot;&quot;},{&quot;family&quot;:&quot;Macpherson&quot;,&quot;given&quot;:&quot;John&quot;,&quot;parse-names&quot;:false,&quot;dropping-particle&quot;:&quot;&quot;,&quot;non-dropping-particle&quot;:&quot;&quot;},{&quot;family&quot;:&quot;Hohl&quot;,&quot;given&quot;:&quot;Carsten&quot;,&quot;parse-names&quot;:false,&quot;dropping-particle&quot;:&quot;&quot;,&quot;non-dropping-particle&quot;:&quot;&quot;},{&quot;family&quot;:&quot;Kruspe&quot;,&quot;given&quot;:&quot;Thomas&quot;,&quot;parse-names&quot;:false,&quot;dropping-particle&quot;:&quot;&quot;,&quot;non-dropping-particle&quot;:&quot;&quot;},{&quot;family&quot;:&quot;Eriksen&quot;,&quot;given&quot;:&quot;Tor-Jan&quot;,&quot;parse-names&quot;:false,&quot;dropping-particle&quot;:&quot;&quot;,&quot;non-dropping-particle&quot;:&quot;&quot;}],&quot;container-title&quot;:&quot;IADC/SPE Drilling Conference and Exhibition&quot;,&quot;DOI&quot;:&quot;10.2118/189677-MS&quot;,&quot;issued&quot;:{&quot;date-parts&quot;:[[2018,3,6]]},&quot;publisher&quot;:&quot;SPE&quot;,&quot;container-title-short&quot;:&quot;&quot;},&quot;isTemporary&quot;:false},{&quot;id&quot;:&quot;8ea75abb-c8ff-3e91-9cb6-0d74c0a899ba&quot;,&quot;itemData&quot;:{&quot;type&quot;:&quot;paper-conference&quot;,&quot;id&quot;:&quot;8ea75abb-c8ff-3e91-9cb6-0d74c0a899ba&quot;,&quot;title&quot;:&quot;Reliable Electronics for High-Temperature Downhole Applications&quot;,&quot;author&quot;:[{&quot;family&quot;:&quot;Gingerich&quot;,&quot;given&quot;:&quot;B. L.&quot;,&quot;parse-names&quot;:false,&quot;dropping-particle&quot;:&quot;&quot;,&quot;non-dropping-particle&quot;:&quot;&quot;},{&quot;family&quot;:&quot;Brusius&quot;,&quot;given&quot;:&quot;P. G.&quot;,&quot;parse-names&quot;:false,&quot;dropping-particle&quot;:&quot;&quot;,&quot;non-dropping-particle&quot;:&quot;&quot;},{&quot;family&quot;:&quot;Maclean&quot;,&quot;given&quot;:&quot;I. M.&quot;,&quot;parse-names&quot;:false,&quot;dropping-particle&quot;:&quot;&quot;,&quot;non-dropping-particle&quot;:&quot;&quot;}],&quot;container-title&quot;:&quot;SPE Annual Technical Conference and Exhibition&quot;,&quot;DOI&quot;:&quot;10.2118/56438-MS&quot;,&quot;issued&quot;:{&quot;date-parts&quot;:[[1999,10,3]]},&quot;publisher&quot;:&quot;SPE&quot;,&quot;container-title-short&quot;:&quot;&quot;},&quot;isTemporary&quot;:false}]},{&quot;citationID&quot;:&quot;MENDELEY_CITATION_07a16c39-0ca8-4a0b-ab4c-a6e175330f4b&quot;,&quot;properties&quot;:{&quot;noteIndex&quot;:0},&quot;isEdited&quot;:false,&quot;manualOverride&quot;:{&quot;isManuallyOverridden&quot;:false,&quot;citeprocText&quot;:&quot;[51]&quot;,&quot;manualOverrideText&quot;:&quot;&quot;},&quot;citationTag&quot;:&quot;MENDELEY_CITATION_v3_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&quot;,&quot;citationItems&quot;:[{&quot;id&quot;:&quot;5cba488a-f6a3-3a6b-b68f-1fbad97483ac&quot;,&quot;itemData&quot;:{&quot;type&quot;:&quot;paper-conference&quot;,&quot;id&quot;:&quot;5cba488a-f6a3-3a6b-b68f-1fbad97483ac&quot;,&quot;title&quot;:&quot;Review Of Drilling Performance In A Horizontal EGS Development&quot;,&quot;author&quot;:[{&quot;family&quot;:&quot;El-Sadi&quot;,&quot;given&quot;:&quot;Kareem&quot;,&quot;parse-names&quot;:false,&quot;dropping-particle&quot;:&quot;&quot;,&quot;non-dropping-particle&quot;:&quot;&quot;},{&quot;family&quot;:&quot;Gierke&quot;,&quot;given&quot;:&quot;Brittany&quot;,&quot;parse-names&quot;:false,&quot;dropping-particle&quot;:&quot;&quot;,&quot;non-dropping-particle&quot;:&quot;&quot;},{&quot;family&quot;:&quot;Howard&quot;,&quot;given&quot;:&quot;Elliot&quot;,&quot;parse-names&quot;:false,&quot;dropping-particle&quot;:&quot;&quot;,&quot;non-dropping-particle&quot;:&quot;&quot;},{&quot;family&quot;:&quot;Gradl. Christian&quot;,&quot;given&quot;:&quot;&quot;,&quot;parse-names&quot;:false,&quot;dropping-particle&quot;:&quot;&quot;,&quot;non-dropping-particle&quot;:&quot;&quot;}],&quot;container-title&quot;:&quot;PROCEEDINGS, 49th Workshop on Geothermal Reservoir Engineering&quot;,&quot;issued&quot;:{&quot;date-parts&quot;:[[2024,2,12]]},&quot;publisher-place&quot;:&quot;Stanford University, Stanford, California&quot;,&quot;container-title-short&quot;:&quot;&quot;},&quot;isTemporary&quot;:false}]},{&quot;citationID&quot;:&quot;MENDELEY_CITATION_6f49ff24-97d4-4c4a-9d3f-bf3945363ded&quot;,&quot;properties&quot;:{&quot;noteIndex&quot;:0},&quot;isEdited&quot;:false,&quot;manualOverride&quot;:{&quot;isManuallyOverridden&quot;:false,&quot;citeprocText&quot;:&quot;[52]&quot;,&quot;manualOverrideText&quot;:&quot;&quot;},&quot;citationTag&quot;:&quot;MENDELEY_CITATION_v3_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&quot;,&quot;citationItems&quot;:[{&quot;id&quot;:&quot;df821c20-2721-3b2f-83c8-9f1e464a6b24&quot;,&quot;itemData&quot;:{&quot;type&quot;:&quot;article-journal&quot;,&quot;id&quot;:&quot;df821c20-2721-3b2f-83c8-9f1e464a6b24&quot;,&quot;title&quot;:&quot;Methodological and reporting inconsistencies in land-use requirements misguide future renewable energy planning&quot;,&quot;groupId&quot;:&quot;fffbdb0d-0200-3875-9db7-1edb6516c1af&quot;,&quot;author&quot;:[{&quot;family&quot;:&quot;Turkovska&quot;,&quot;given&quot;:&quot;Olga&quot;,&quot;parse-names&quot;:false,&quot;dropping-particle&quot;:&quot;&quot;,&quot;non-dropping-particle&quot;:&quot;&quot;},{&quot;family&quot;:&quot;Gruber&quot;,&quot;given&quot;:&quot;Katharina&quot;,&quot;parse-names&quot;:false,&quot;dropping-particle&quot;:&quot;&quot;,&quot;non-dropping-particle&quot;:&quot;&quot;},{&quot;family&quot;:&quot;Klingler&quot;,&quot;given&quot;:&quot;Michael&quot;,&quot;parse-names&quot;:false,&quot;dropping-particle&quot;:&quot;&quot;,&quot;non-dropping-particle&quot;:&quot;&quot;},{&quot;family&quot;:&quot;Klöckl&quot;,&quot;given&quot;:&quot;Claude&quot;,&quot;parse-names&quot;:false,&quot;dropping-particle&quot;:&quot;&quot;,&quot;non-dropping-particle&quot;:&quot;&quot;},{&quot;family&quot;:&quot;Ramirez Camargo&quot;,&quot;given&quot;:&quot;Luis&quot;,&quot;parse-names&quot;:false,&quot;dropping-particle&quot;:&quot;&quot;,&quot;non-dropping-particle&quot;:&quot;&quot;},{&quot;family&quot;:&quot;Regner&quot;,&quot;given&quot;:&quot;Peter&quot;,&quot;parse-names&quot;:false,&quot;dropping-particle&quot;:&quot;&quot;,&quot;non-dropping-particle&quot;:&quot;&quot;},{&quot;family&quot;:&quot;Wehrle&quot;,&quot;given&quot;:&quot;Sebastian&quot;,&quot;parse-names&quot;:false,&quot;dropping-particle&quot;:&quot;&quot;,&quot;non-dropping-particle&quot;:&quot;&quot;},{&quot;family&quot;:&quot;Schmidt&quot;,&quot;given&quot;:&quot;Johannes&quot;,&quot;parse-names&quot;:false,&quot;dropping-particle&quot;:&quot;&quot;,&quot;non-dropping-particle&quot;:&quot;&quot;}],&quot;container-title&quot;:&quot;One Earth&quot;,&quot;DOI&quot;:&quot;10.1016/j.oneear.2024.09.010&quot;,&quot;ISSN&quot;:&quot;25903322&quot;,&quot;issued&quot;:{&quot;date-parts&quot;:[[2024]]},&quot;page&quot;:&quot;1741-1759&quot;,&quot;abstract&quot;:&quot;Increasing wind and solar power shares in energy systems is vital to a net-zero transition, but concerns are raised about their land-use requirements (LURs) and associated impacts. Despite the abundant literature on renewable energy and LURs, existing estimates vary widely, which can misguide future renewable energy planning. This review evaluates 6,421 LUR estimates for wind power, solar photovoltaics (PV) and concentrated solar power (CSP) to explore the reasons behind observed variations and propose solutions to reduce them. To simplify usability and direct comparison of many estimates, we develop a harmonized terminology for LURs. Methodology and definitions affect variability for all technologies, and PV and CSP technological characteristics, along with solar PV temporal trends, further influence LUR estimates. To facilitate accurate assessment of land needed for the energy transition, we recommend best practices for measuring, reporting, and applying LURs, including the choice of parameters and methodologies and, importantly, the strengthening of the currently poor data documentation.&quot;,&quot;issue&quot;:&quot;10&quot;,&quot;volume&quot;:&quot;7&quot;},&quot;isTemporary&quot;:false}]},{&quot;citationID&quot;:&quot;MENDELEY_CITATION_6450db8a-7045-4e0d-889e-439eeeb3f80c&quot;,&quot;properties&quot;:{&quot;noteIndex&quot;:0},&quot;isEdited&quot;:false,&quot;manualOverride&quot;:{&quot;isManuallyOverridden&quot;:false,&quot;citeprocText&quot;:&quot;[53], [54]&quot;,&quot;manualOverrideText&quot;:&quot;&quot;},&quot;citationItems&quot;:[{&quot;id&quot;:&quot;66dc02f7-32fd-3cf4-b455-2a5404d4bd48&quot;,&quot;itemData&quot;:{&quot;type&quot;:&quot;report&quot;,&quot;id&quot;:&quot;66dc02f7-32fd-3cf4-b455-2a5404d4bd48&quot;,&quot;title&quot;:&quot;GeoVision analysis: reservoir maintenance and development task force report (geovision analysis supporting task force report: reservoir maintenance and development)&quot;,&quot;author&quot;:[{&quot;family&quot;:&quot;Lowry&quot;,&quot;given&quot;:&quot;Thomas Stephen&quot;,&quot;parse-names&quot;:false,&quot;dropping-particle&quot;:&quot;&quot;,&quot;non-dropping-particle&quot;:&quot;&quot;},{&quot;family&quot;:&quot;Finger&quot;,&quot;given&quot;:&quot;John T&quot;,&quot;parse-names&quot;:false,&quot;dropping-particle&quot;:&quot;&quot;,&quot;non-dropping-particle&quot;:&quot;&quot;},{&quot;family&quot;:&quot;Carrigan&quot;,&quot;given&quot;:&quot;Charles R&quot;,&quot;parse-names&quot;:false,&quot;dropping-particle&quot;:&quot;&quot;,&quot;non-dropping-particle&quot;:&quot;&quot;},{&quot;family&quot;:&quot;Foris&quot;,&quot;given&quot;:&quot;Adam&quot;,&quot;parse-names&quot;:false,&quot;dropping-particle&quot;:&quot;&quot;,&quot;non-dropping-particle&quot;:&quot;&quot;},{&quot;family&quot;:&quot;Kennedy&quot;,&quot;given&quot;:&quot;Mack B&quot;,&quot;parse-names&quot;:false,&quot;dropping-particle&quot;:&quot;&quot;,&quot;non-dropping-particle&quot;:&quot;&quot;},{&quot;family&quot;:&quot;Corbet&quot;,&quot;given&quot;:&quot;Thomas F&quot;,&quot;parse-names&quot;:false,&quot;dropping-particle&quot;:&quot;&quot;,&quot;non-dropping-particle&quot;:&quot;&quot;},{&quot;family&quot;:&quot;Doughty&quot;,&quot;given&quot;:&quot;Christine A&quot;,&quot;parse-names&quot;:false,&quot;dropping-particle&quot;:&quot;&quot;,&quot;non-dropping-particle&quot;:&quot;&quot;},{&quot;family&quot;:&quot;Pye&quot;,&quot;given&quot;:&quot;Steven&quot;,&quot;parse-names&quot;:false,&quot;dropping-particle&quot;:&quot;&quot;,&quot;non-dropping-particle&quot;:&quot;&quot;},{&quot;family&quot;:&quot;Sonnenthal&quot;,&quot;given&quot;:&quot;Eric L&quot;,&quot;parse-names&quot;:false,&quot;dropping-particle&quot;:&quot;&quot;,&quot;non-dropping-particle&quot;:&quot;&quot;}],&quot;issued&quot;:{&quot;date-parts&quot;:[[2017]]},&quot;publisher&quot;:&quot;Sandia National Lab.(SNL-NM), Albuquerque, NM (United States)&quot;,&quot;container-title-short&quot;:&quot;&quot;},&quot;isTemporary&quot;:false},{&quot;id&quot;:&quot;c3a586e1-1dc8-323a-be7b-0ded6dbb0249&quot;,&quot;itemData&quot;:{&quot;type&quot;:&quot;article-journal&quot;,&quot;id&quot;:&quot;c3a586e1-1dc8-323a-be7b-0ded6dbb0249&quot;,&quot;title&quot;:&quot;GEOPHIRES v2. 0: updated geothermal techno-economic simulation tool&quot;,&quot;author&quot;:[{&quot;family&quot;:&quot;Beckers&quot;,&quot;given&quot;:&quot;Koenraad F&quot;,&quot;parse-names&quot;:false,&quot;dropping-particle&quot;:&quot;&quot;,&quot;non-dropping-particle&quot;:&quot;&quot;},{&quot;family&quot;:&quot;McCabe&quot;,&quot;given&quot;:&quot;Kevin&quot;,&quot;parse-names&quot;:false,&quot;dropping-particle&quot;:&quot;&quot;,&quot;non-dropping-particle&quot;:&quot;&quot;}],&quot;container-title&quot;:&quot;Geothermal Energy&quot;,&quot;issued&quot;:{&quot;date-parts&quot;:[[2019]]},&quot;page&quot;:&quot;1-28&quot;,&quot;publisher&quot;:&quot;Springer&quot;,&quot;volume&quot;:&quot;7&quot;,&quot;container-title-short&quot;:&quot;&quot;},&quot;isTemporary&quot;:false}],&quot;citationTag&quot;:&quot;MENDELEY_CITATION_v3_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&quot;},{&quot;citationID&quot;:&quot;MENDELEY_CITATION_eded653c-183e-4bb2-82fd-a6852779f626&quot;,&quot;properties&quot;:{&quot;noteIndex&quot;:0},&quot;isEdited&quot;:false,&quot;manualOverride&quot;:{&quot;isManuallyOverridden&quot;:false,&quot;citeprocText&quot;:&quot;[34]&quot;,&quot;manualOverrideText&quot;:&quot;&quot;},&quot;citationItems&quot;:[{&quot;id&quot;:&quot;5fc379cd-0bac-3155-b0ef-f146a5cc97d3&quot;,&quot;itemData&quot;:{&quot;type&quot;:&quot;article-journal&quot;,&quot;id&quot;:&quot;5fc379cd-0bac-3155-b0ef-f146a5cc97d3&quot;,&quot;title&quot;:&quot;Electro-pulse-boring (EPB): Novel super-deep drilling technology for low cost electricity&quot;,&quot;author&quot;:[{&quot;family&quot;:&quot;Schiegg&quot;,&quot;given&quot;:&quot;Hans O.&quot;,&quot;parse-names&quot;:false,&quot;dropping-particle&quot;:&quot;&quot;,&quot;non-dropping-particle&quot;:&quot;&quot;},{&quot;family&quot;:&quot;Rødland&quot;,&quot;given&quot;:&quot;Arild&quot;,&quot;parse-names&quot;:false,&quot;dropping-particle&quot;:&quot;&quot;,&quot;non-dropping-particle&quot;:&quot;&quot;},{&quot;family&quot;:&quot;Zhu&quot;,&quot;given&quot;:&quot;Guizhi&quot;,&quot;parse-names&quot;:false,&quot;dropping-particle&quot;:&quot;&quot;,&quot;non-dropping-particle&quot;:&quot;&quot;},{&quot;family&quot;:&quot;Yuen&quot;,&quot;given&quot;:&quot;David A.&quot;,&quot;parse-names&quot;:false,&quot;dropping-particle&quot;:&quot;&quot;,&quot;non-dropping-particle&quot;:&quot;&quot;}],&quot;container-title&quot;:&quot;Journal of Earth Science&quot;,&quot;DOI&quot;:&quot;10.1007/s12583-015-0519-x&quot;,&quot;ISSN&quot;:&quot;1674-487X&quot;,&quot;issued&quot;:{&quot;date-parts&quot;:[[2015,2,30]]},&quot;page&quot;:&quot;37-46&quot;,&quot;issue&quot;:&quot;1&quot;,&quot;volume&quot;:&quot;26&quot;,&quot;container-title-short&quot;:&quot;&quot;},&quot;isTemporary&quot;:false}],&quot;citationTag&quot;:&quot;MENDELEY_CITATION_v3_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&quot;},{&quot;citationID&quot;:&quot;MENDELEY_CITATION_cf6c79dc-5dcb-49f8-87ae-56f89422f7a9&quot;,&quot;properties&quot;:{&quot;noteIndex&quot;:0},&quot;isEdited&quot;:false,&quot;manualOverride&quot;:{&quot;isManuallyOverridden&quot;:false,&quot;citeprocText&quot;:&quot;[55]&quot;,&quot;manualOverrideText&quot;:&quot;&quot;},&quot;citationItems&quot;:[{&quot;id&quot;:&quot;d112c4c1-bb5c-37b5-ac60-bed21750895f&quot;,&quot;itemData&quot;:{&quot;type&quot;:&quot;article-journal&quot;,&quot;id&quot;:&quot;d112c4c1-bb5c-37b5-ac60-bed21750895f&quot;,&quot;title&quot;:&quot;Conduction of Heat in Solids&quot;,&quot;author&quot;:[{&quot;family&quot;:&quot;Carslaw&quot;,&quot;given&quot;:&quot;H. S.&quot;,&quot;parse-names&quot;:false,&quot;dropping-particle&quot;:&quot;&quot;,&quot;non-dropping-particle&quot;:&quot;&quot;},{&quot;family&quot;:&quot;Jaeger&quot;,&quot;given&quot;:&quot;J. C.&quot;,&quot;parse-names&quot;:false,&quot;dropping-particle&quot;:&quot;&quot;,&quot;non-dropping-particle&quot;:&quot;&quot;},{&quot;family&quot;:&quot;Feshbach&quot;,&quot;given&quot;:&quot;Herman&quot;,&quot;parse-names&quot;:false,&quot;dropping-particle&quot;:&quot;&quot;,&quot;non-dropping-particle&quot;:&quot;&quot;}],&quot;container-title&quot;:&quot;Physics Today&quot;,&quot;container-title-short&quot;:&quot;Phys Today&quot;,&quot;DOI&quot;:&quot;10.1063/1.3057871&quot;,&quot;ISSN&quot;:&quot;0031-9228&quot;,&quot;issued&quot;:{&quot;date-parts&quot;:[[1962,11,1]]},&quot;page&quot;:&quot;74-76&quot;,&quot;issue&quot;:&quot;11&quot;,&quot;volume&quot;:&quot;15&quot;},&quot;isTemporary&quot;:false}],&quot;citationTag&quot;:&quot;MENDELEY_CITATION_v3_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&quot;},{&quot;citationID&quot;:&quot;MENDELEY_CITATION_f43be293-4b2c-4732-af13-36d911f5f1a2&quot;,&quot;properties&quot;:{&quot;noteIndex&quot;:0},&quot;isEdited&quot;:false,&quot;manualOverride&quot;:{&quot;isManuallyOverridden&quot;:false,&quot;citeprocText&quot;:&quot;[56], [57]&quot;,&quot;manualOverrideText&quot;:&quot;&quot;},&quot;citationTag&quot;:&quot;MENDELEY_CITATION_v3_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&quot;,&quot;citationItems&quot;:[{&quot;id&quot;:&quot;622e691d-78d4-395c-992e-8a3df97eb63d&quot;,&quot;itemData&quot;:{&quot;type&quot;:&quot;article-journal&quot;,&quot;id&quot;:&quot;622e691d-78d4-395c-992e-8a3df97eb63d&quot;,&quot;title&quot;:&quot;Wellbore Positioning in Directional Drilling by Geopotential Field Anomalies&quot;,&quot;author&quot;:[{&quot;family&quot;:&quot;Silva&quot;,&quot;given&quot;:&quot;Luis A&quot;,&quot;parse-names&quot;:false,&quot;dropping-particle&quot;:&quot;&quot;,&quot;non-dropping-particle&quot;:&quot;&quot;}],&quot;issued&quot;:{&quot;date-parts&quot;:[[2024]]},&quot;container-title-short&quot;:&quot;&quot;},&quot;isTemporary&quot;:false},{&quot;id&quot;:&quot;ca1a3863-ef98-3348-9f8e-db0cdffe2a79&quot;,&quot;itemData&quot;:{&quot;type&quot;:&quot;article-journal&quot;,&quot;id&quot;:&quot;ca1a3863-ef98-3348-9f8e-db0cdffe2a79&quot;,&quot;title&quot;:&quot;New gyro while drilling technology delivers accurate azimuth and real-time quality control for all well trajectories&quot;,&quot;author&quot;:[{&quot;family&quot;:&quot;Weston&quot;,&quot;given&quot;:&quot;John&quot;,&quot;parse-names&quot;:false,&quot;dropping-particle&quot;:&quot;&quot;,&quot;non-dropping-particle&quot;:&quot;&quot;},{&quot;family&quot;:&quot;Ledroz&quot;,&quot;given&quot;:&quot;Adrián&quot;,&quot;parse-names&quot;:false,&quot;dropping-particle&quot;:&quot;&quot;,&quot;non-dropping-particle&quot;:&quot;&quot;},{&quot;family&quot;:&quot;Ekseth&quot;,&quot;given&quot;:&quot;Roger&quot;,&quot;parse-names&quot;:false,&quot;dropping-particle&quot;:&quot;&quot;,&quot;non-dropping-particle&quot;:&quot;&quot;}],&quot;container-title&quot;:&quot;SPE Drilling &amp; Completion&quot;,&quot;ISSN&quot;:&quot;1064-6671&quot;,&quot;issued&quot;:{&quot;date-parts&quot;:[[2014]]},&quot;page&quot;:&quot;295-303&quot;,&quot;publisher&quot;:&quot;SPE&quot;,&quot;issue&quot;:&quot;03&quot;,&quot;volume&quot;:&quot;29&quot;,&quot;container-title-short&quot;:&quot;&quot;},&quot;isTemporary&quot;:false}]},{&quot;citationID&quot;:&quot;MENDELEY_CITATION_ffaa6688-4209-4b30-a39a-565f61aa34ef&quot;,&quot;properties&quot;:{&quot;noteIndex&quot;:0},&quot;isEdited&quot;:false,&quot;manualOverride&quot;:{&quot;isManuallyOverridden&quot;:false,&quot;citeprocText&quot;:&quot;[58]&quot;,&quot;manualOverrideText&quot;:&quot;&quot;},&quot;citationTag&quot;:&quot;MENDELEY_CITATION_v3_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&quot;,&quot;citationItems&quot;:[{&quot;id&quot;:&quot;0fe864e2-60ed-3a1f-9a93-27e5a0f5a522&quot;,&quot;itemData&quot;:{&quot;type&quot;:&quot;book&quot;,&quot;id&quot;:&quot;0fe864e2-60ed-3a1f-9a93-27e5a0f5a522&quot;,&quot;title&quot;:&quot;Electro-discharge Technology for Drilling Wells and Concrete Destruction&quot;,&quot;author&quot;:[{&quot;family&quot;:&quot;Ushakov&quot;,&quot;given&quot;:&quot;V. Ya.&quot;,&quot;parse-names&quot;:false,&quot;dropping-particle&quot;:&quot;&quot;,&quot;non-dropping-particle&quot;:&quot;&quot;},{&quot;family&quot;:&quot;Vajov&quot;,&quot;given&quot;:&quot;V. F.&quot;,&quot;parse-names&quot;:false,&quot;dropping-particle&quot;:&quot;&quot;,&quot;non-dropping-particle&quot;:&quot;&quot;},{&quot;family&quot;:&quot;Zinoviev&quot;,&quot;given&quot;:&quot;N. T.&quot;,&quot;parse-names&quot;:false,&quot;dropping-particle&quot;:&quot;&quot;,&quot;non-dropping-particle&quot;:&quot;&quot;}],&quot;DOI&quot;:&quot;10.1007/978-3-030-04591-3&quot;,&quot;ISBN&quot;:&quot;978-3-030-04590-6&quot;,&quot;issued&quot;:{&quot;date-parts&quot;:[[2019]]},&quot;publisher-place&quot;:&quot;Cham&quot;,&quot;publisher&quot;:&quot;Springer International Publishing&quot;,&quot;container-title-short&quot;:&quot;&quot;},&quot;isTemporary&quot;:false}]},{&quot;citationID&quot;:&quot;MENDELEY_CITATION_2339c313-8f06-41cf-9ee6-abd3cec3a648&quot;,&quot;properties&quot;:{&quot;noteIndex&quot;:0},&quot;isEdited&quot;:false,&quot;manualOverride&quot;:{&quot;isManuallyOverridden&quot;:false,&quot;citeprocText&quot;:&quot;[32], [33], [34], [35]&quot;,&quot;manualOverrideText&quot;:&quot;&quot;},&quot;citationTag&quot;:&quot;MENDELEY_CITATION_v3_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&quot;,&quot;citationItems&quot;:[{&quot;id&quot;:&quot;a6cbbe3d-4a76-33b9-9f40-90084d5a999a&quot;,&quot;itemData&quot;:{&quot;type&quot;:&quot;paper-conference&quot;,&quot;id&quot;:&quot;a6cbbe3d-4a76-33b9-9f40-90084d5a999a&quot;,&quot;title&quot;:&quot;Electric Impulse Technology: Long Run Drilling in Hard Rocks&quot;,&quot;author&quot;:[{&quot;family&quot;:&quot;Anders&quot;,&quot;given&quot;:&quot;Erik&quot;,&quot;parse-names&quot;:false,&quot;dropping-particle&quot;:&quot;&quot;,&quot;non-dropping-particle&quot;:&quot;&quot;},{&quot;family&quot;:&quot;Lehmann&quot;,&quot;given&quot;:&quot;Franziska&quot;,&quot;parse-names&quot;:false,&quot;dropping-particle&quot;:&quot;&quot;,&quot;non-dropping-particle&quot;:&quot;&quot;},{&quot;family&quot;:&quot;Voigt&quot;,&quot;given&quot;:&quot;Matthias&quot;,&quot;parse-names&quot;:false,&quot;dropping-particle&quot;:&quot;&quot;,&quot;non-dropping-particle&quot;:&quot;&quot;}],&quot;container-title&quot;:&quot;Volume 10: Petroleum Technology&quot;,&quot;DOI&quot;:&quot;10.1115/OMAE2015-41219&quot;,&quot;ISBN&quot;:&quot;978-0-7918-5658-1&quot;,&quot;issued&quot;:{&quot;date-parts&quot;:[[2015,5,31]]},&quot;publisher&quot;:&quot;American Society of Mechanical Engineers&quot;,&quot;container-title-short&quot;:&quot;&quot;},&quot;isTemporary&quot;:false},{&quot;id&quot;:&quot;5bb3ab6b-d569-36bd-90be-feffddc6a819&quot;,&quot;itemData&quot;:{&quot;type&quot;:&quot;paper-conference&quot;,&quot;id&quot;:&quot;5bb3ab6b-d569-36bd-90be-feffddc6a819&quot;,&quot;title&quot;:&quot;Electric Impulse Drilling: The Future of Drilling Technology Begins Now&quot;,&quot;author&quot;:[{&quot;family&quot;:&quot;Anders&quot;,&quot;given&quot;:&quot;Erik&quot;,&quot;parse-names&quot;:false,&quot;dropping-particle&quot;:&quot;&quot;,&quot;non-dropping-particle&quot;:&quot;&quot;},{&quot;family&quot;:&quot;Voigt&quot;,&quot;given&quot;:&quot;Matthias&quot;,&quot;parse-names&quot;:false,&quot;dropping-particle&quot;:&quot;&quot;,&quot;non-dropping-particle&quot;:&quot;&quot;},{&quot;family&quot;:&quot;Lehmann&quot;,&quot;given&quot;:&quot;Franziska&quot;,&quot;parse-names&quot;:false,&quot;dropping-particle&quot;:&quot;&quot;,&quot;non-dropping-particle&quot;:&quot;&quot;},{&quot;family&quot;:&quot;Mezzetti&quot;,&quot;given&quot;:&quot;Margarita&quot;,&quot;parse-names&quot;:false,&quot;dropping-particle&quot;:&quot;&quot;,&quot;non-dropping-particle&quot;:&quot;&quot;}],&quot;container-title&quot;:&quot;Volume 8: Polar and Arctic Sciences and Technology; Petroleum Technology&quot;,&quot;DOI&quot;:&quot;10.1115/OMAE2017-61105&quot;,&quot;ISBN&quot;:&quot;978-0-7918-5776-2&quot;,&quot;issued&quot;:{&quot;date-parts&quot;:[[2017,6,25]]},&quot;publisher&quot;:&quot;American Society of Mechanical Engineers&quot;,&quot;container-title-short&quot;:&quot;&quot;},&quot;isTemporary&quot;:false},{&quot;id&quot;:&quot;5fc379cd-0bac-3155-b0ef-f146a5cc97d3&quot;,&quot;itemData&quot;:{&quot;type&quot;:&quot;article-journal&quot;,&quot;id&quot;:&quot;5fc379cd-0bac-3155-b0ef-f146a5cc97d3&quot;,&quot;title&quot;:&quot;Electro-pulse-boring (EPB): Novel super-deep drilling technology for low cost electricity&quot;,&quot;author&quot;:[{&quot;family&quot;:&quot;Schiegg&quot;,&quot;given&quot;:&quot;Hans O.&quot;,&quot;parse-names&quot;:false,&quot;dropping-particle&quot;:&quot;&quot;,&quot;non-dropping-particle&quot;:&quot;&quot;},{&quot;family&quot;:&quot;Rødland&quot;,&quot;given&quot;:&quot;Arild&quot;,&quot;parse-names&quot;:false,&quot;dropping-particle&quot;:&quot;&quot;,&quot;non-dropping-particle&quot;:&quot;&quot;},{&quot;family&quot;:&quot;Zhu&quot;,&quot;given&quot;:&quot;Guizhi&quot;,&quot;parse-names&quot;:false,&quot;dropping-particle&quot;:&quot;&quot;,&quot;non-dropping-particle&quot;:&quot;&quot;},{&quot;family&quot;:&quot;Yuen&quot;,&quot;given&quot;:&quot;David A.&quot;,&quot;parse-names&quot;:false,&quot;dropping-particle&quot;:&quot;&quot;,&quot;non-dropping-particle&quot;:&quot;&quot;}],&quot;container-title&quot;:&quot;Journal of Earth Science&quot;,&quot;DOI&quot;:&quot;10.1007/s12583-015-0519-x&quot;,&quot;ISSN&quot;:&quot;1674-487X&quot;,&quot;issued&quot;:{&quot;date-parts&quot;:[[2015,2,30]]},&quot;page&quot;:&quot;37-46&quot;,&quot;issue&quot;:&quot;1&quot;,&quot;volume&quot;:&quot;26&quot;,&quot;container-title-short&quot;:&quot;&quot;},&quot;isTemporary&quot;:false},{&quot;id&quot;:&quot;1a7d34d0-70f0-387a-8378-309ec25cce43&quot;,&quot;itemData&quot;:{&quot;type&quot;:&quot;article-journal&quot;,&quot;id&quot;:&quot;1a7d34d0-70f0-387a-8378-309ec25cce43&quot;,&quot;title&quot;:&quot;Simulating Plasma Formation in Pores under Short Electric Pulses for Plasma Pulse Geo Drilling (PPGD)&quot;,&quot;author&quot;:[{&quot;family&quot;:&quot;Ezzat&quot;,&quot;given&quot;:&quot;Mohamed&quot;,&quot;parse-names&quot;:false,&quot;dropping-particle&quot;:&quot;&quot;,&quot;non-dropping-particle&quot;:&quot;&quot;},{&quot;family&quot;:&quot;Vogler&quot;,&quot;given&quot;:&quot;Daniel&quot;,&quot;parse-names&quot;:false,&quot;dropping-particle&quot;:&quot;&quot;,&quot;non-dropping-particle&quot;:&quot;&quot;},{&quot;family&quot;:&quot;Saar&quot;,&quot;given&quot;:&quot;Martin O.&quot;,&quot;parse-names&quot;:false,&quot;dropping-particle&quot;:&quot;&quot;,&quot;non-dropping-particle&quot;:&quot;&quot;},{&quot;family&quot;:&quot;Adams&quot;,&quot;given&quot;:&quot;Benjamin M.&quot;,&quot;parse-names&quot;:false,&quot;dropping-particle&quot;:&quot;&quot;,&quot;non-dropping-particle&quot;:&quot;&quot;}],&quot;container-title&quot;:&quot;Energies&quot;,&quot;container-title-short&quot;:&quot;Energies (Basel)&quot;,&quot;DOI&quot;:&quot;10.3390/en14164717&quot;,&quot;ISSN&quot;:&quot;1996-1073&quot;,&quot;issued&quot;:{&quot;date-parts&quot;:[[2021,8,4]]},&quot;page&quot;:&quot;4717&quot;,&quot;abstract&quot;:&quot;&lt;p&gt;Plasma Pulse Geo Drilling (PPGD) is a contact-less drilling technique, where an electric discharge across a rock sample causes the rock to fracture. Experimental results have shown PPGD drilling operations are successful if certain electrode spacings, pulse voltages, and pulse rise times are given. However, the underlying physics of the electric breakdown within the rock, which cause damage in the process, are still poorly understood. This study presents a novel methodology to numerically study plasma generation for electric pulses between 200 and 500 kV in rock pores with a width between 10 and 100 μm. We further investigate whether the pressure increase, induced by the plasma generation, is sufficient to cause rock fracturing, which is indicative of the onset of drilling success. We find that rock fracturing occurs in simulations with a 100 μm pore size and an imposed pulse voltage of approximately 400 kV. Furthermore, pulses with voltages lower than 400 kV induce damage near the electrodes, which expands from pulse to pulse, and eventually, rock fracturing occurs. Additionally, we find that the likelihood for fracturing increases with increasing pore voltage drop, which increases with pore size, electric pulse voltage, and rock effective relative permittivity while being inversely proportional to the rock porosity and pulse rise time.&lt;/p&gt;&quot;,&quot;issue&quot;:&quot;16&quot;,&quot;volume&quot;:&quot;14&quot;},&quot;isTemporary&quot;:false}]},{&quot;citationID&quot;:&quot;MENDELEY_CITATION_6b344ad2-3bd8-44df-a809-d2e349c47c48&quot;,&quot;properties&quot;:{&quot;noteIndex&quot;:0},&quot;isEdited&quot;:false,&quot;manualOverride&quot;:{&quot;isManuallyOverridden&quot;:false,&quot;citeprocText&quot;:&quot;[59]&quot;,&quot;manualOverrideText&quot;:&quot;&quot;},&quot;citationTag&quot;:&quot;MENDELEY_CITATION_v3_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&quot;,&quot;citationItems&quot;:[{&quot;id&quot;:&quot;2de0cb99-beac-330b-b7e6-c502834ce0fb&quot;,&quot;itemData&quot;:{&quot;type&quot;:&quot;report&quot;,&quot;id&quot;:&quot;2de0cb99-beac-330b-b7e6-c502834ce0fb&quot;,&quot;title&quot;:&quot;Deep Geothermal Drilling Using Millimeter Wave Technology (Final Technical Research Report)&quot;,&quot;author&quot;:[{&quot;family&quot;:&quot;Oglesby&quot;,&quot;given&quot;:&quot;Kenneth&quot;,&quot;parse-names&quot;:false,&quot;dropping-particle&quot;:&quot;&quot;,&quot;non-dropping-particle&quot;:&quot;&quot;},{&quot;family&quot;:&quot;Woskov&quot;,&quot;given&quot;:&quot;Paul&quot;,&quot;parse-names&quot;:false,&quot;dropping-particle&quot;:&quot;&quot;,&quot;non-dropping-particle&quot;:&quot;&quot;},{&quot;family&quot;:&quot;Einstein&quot;,&quot;given&quot;:&quot;Herbert&quot;,&quot;parse-names&quot;:false,&quot;dropping-particle&quot;:&quot;&quot;,&quot;non-dropping-particle&quot;:&quot;&quot;},{&quot;family&quot;:&quot;Livesay&quot;,&quot;given&quot;:&quot;Bill&quot;,&quot;parse-names&quot;:false,&quot;dropping-particle&quot;:&quot;&quot;,&quot;non-dropping-particle&quot;:&quot;&quot;}],&quot;DOI&quot;:&quot;10.2172/1169951&quot;,&quot;issued&quot;:{&quot;date-parts&quot;:[[2014,12,30]]},&quot;publisher-place&quot;:&quot;Golden, CO (United States)&quot;,&quot;container-title-short&quot;:&quot;&quot;},&quot;isTemporary&quot;:false}]},{&quot;citationID&quot;:&quot;MENDELEY_CITATION_80f420a4-af3b-4e18-99c6-4605115f77c3&quot;,&quot;properties&quot;:{&quot;noteIndex&quot;:0},&quot;isEdited&quot;:false,&quot;manualOverride&quot;:{&quot;isManuallyOverridden&quot;:false,&quot;citeprocText&quot;:&quot;[60]&quot;,&quot;manualOverrideText&quot;:&quot;&quot;},&quot;citationTag&quot;:&quot;MENDELEY_CITATION_v3_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&quot;,&quot;citationItems&quot;:[{&quot;id&quot;:&quot;7f6909bd-1080-321c-97d5-0ef58cfa3dd3&quot;,&quot;itemData&quot;:{&quot;type&quot;:&quot;article-journal&quot;,&quot;id&quot;:&quot;7f6909bd-1080-321c-97d5-0ef58cfa3dd3&quot;,&quot;title&quot;:&quot;A study of thermal and mechanical effects on materials induced by pulsed laser drilling&quot;,&quot;author&quot;:[{&quot;family&quot;:&quot;Luft&quot;,&quot;given&quot;:&quot;A.&quot;,&quot;parse-names&quot;:false,&quot;dropping-particle&quot;:&quot;&quot;,&quot;non-dropping-particle&quot;:&quot;&quot;},{&quot;family&quot;:&quot;Franz&quot;,&quot;given&quot;:&quot;U.&quot;,&quot;parse-names&quot;:false,&quot;dropping-particle&quot;:&quot;&quot;,&quot;non-dropping-particle&quot;:&quot;&quot;},{&quot;family&quot;:&quot;Emsermann&quot;,&quot;given&quot;:&quot;L.&quot;,&quot;parse-names&quot;:false,&quot;dropping-particle&quot;:&quot;&quot;,&quot;non-dropping-particle&quot;:&quot;&quot;},{&quot;family&quot;:&quot;Kaspar&quot;,&quot;given&quot;:&quot;J.&quot;,&quot;parse-names&quot;:false,&quot;dropping-particle&quot;:&quot;&quot;,&quot;non-dropping-particle&quot;:&quot;&quot;}],&quot;container-title&quot;:&quot;Applied Physics A Materials Science &amp; Processing&quot;,&quot;container-title-short&quot;:&quot;Appl Phys A Mater Sci Process&quot;,&quot;DOI&quot;:&quot;10.1007/BF01567635&quot;,&quot;ISSN&quot;:&quot;0947-8396&quot;,&quot;issued&quot;:{&quot;date-parts&quot;:[[1996,8]]},&quot;page&quot;:&quot;93-101&quot;,&quot;issue&quot;:&quot;2&quot;,&quot;volume&quot;:&quot;63&quot;},&quot;isTemporary&quot;:false}]},{&quot;citationID&quot;:&quot;MENDELEY_CITATION_c1e9c2da-32c7-465a-87a5-ff4240ca85d8&quot;,&quot;properties&quot;:{&quot;noteIndex&quot;:0},&quot;isEdited&quot;:false,&quot;manualOverride&quot;:{&quot;isManuallyOverridden&quot;:false,&quot;citeprocText&quot;:&quot;[18]&quot;,&quot;manualOverrideText&quot;:&quot;&quot;},&quot;citationTag&quot;:&quot;MENDELEY_CITATION_v3_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&quot;,&quot;citationItems&quot;:[{&quot;id&quot;:&quot;cbfc84b0-ec37-33e1-a72a-bdc05d7a6045&quot;,&quot;itemData&quot;:{&quot;type&quot;:&quot;article-journal&quot;,&quot;id&quot;:&quot;cbfc84b0-ec37-33e1-a72a-bdc05d7a6045&quot;,&quot;title&quot;:&quot;Techno-Economic Performance of Closed-Loop Geothermal Systems for Heat Production and Electricity Generation&quot;,&quot;groupId&quot;:&quot;fffbdb0d-0200-3875-9db7-1edb6516c1af&quot;,&quot;author&quot;:[{&quot;family&quot;:&quot;Beckers&quot;,&quot;given&quot;:&quot;Koenraad F.&quot;,&quot;parse-names&quot;:false,&quot;dropping-particle&quot;:&quot;&quot;,&quot;non-dropping-particle&quot;:&quot;&quot;},{&quot;family&quot;:&quot;Rangel-Jurado&quot;,&quot;given&quot;:&quot;Nicolás&quot;,&quot;parse-names&quot;:false,&quot;dropping-particle&quot;:&quot;&quot;,&quot;non-dropping-particle&quot;:&quot;&quot;},{&quot;family&quot;:&quot;Chandrasekar&quot;,&quot;given&quot;:&quot;Harish&quot;,&quot;parse-names&quot;:false,&quot;dropping-particle&quot;:&quot;&quot;,&quot;non-dropping-particle&quot;:&quot;&quot;},{&quot;family&quot;:&quot;Hawkins&quot;,&quot;given&quot;:&quot;Adam J.&quot;,&quot;parse-names&quot;:false,&quot;dropping-particle&quot;:&quot;&quot;,&quot;non-dropping-particle&quot;:&quot;&quot;},{&quot;family&quot;:&quot;Fulton&quot;,&quot;given&quot;:&quot;Patrick M.&quot;,&quot;parse-names&quot;:false,&quot;dropping-particle&quot;:&quot;&quot;,&quot;non-dropping-particle&quot;:&quot;&quot;},{&quot;family&quot;:&quot;Tester&quot;,&quot;given&quot;:&quot;Jefferson W.&quot;,&quot;parse-names&quot;:false,&quot;dropping-particle&quot;:&quot;&quot;,&quot;non-dropping-particle&quot;:&quot;&quot;}],&quot;container-title&quot;:&quot;Geothermics&quot;,&quot;container-title-short&quot;:&quot;Geothermics&quot;,&quot;DOI&quot;:&quot;10.1016/j.geothermics.2021.102318&quot;,&quot;ISSN&quot;:&quot;03756505&quot;,&quot;issued&quot;:{&quot;date-parts&quot;:[[2022,3]]},&quot;page&quot;:&quot;102318&quot;,&quot;volume&quot;:&quot;100&quot;},&quot;isTemporary&quot;:false}]},{&quot;citationID&quot;:&quot;MENDELEY_CITATION_8fe207d0-002c-4f2a-b9c9-2680aefa4184&quot;,&quot;properties&quot;:{&quot;noteIndex&quot;:0},&quot;isEdited&quot;:false,&quot;manualOverride&quot;:{&quot;isManuallyOverridden&quot;:false,&quot;citeprocText&quot;:&quot;[19]&quot;,&quot;manualOverrideText&quot;:&quot;&quot;},&quot;citationTag&quot;:&quot;MENDELEY_CITATION_v3_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&quot;,&quot;citationItems&quot;:[{&quot;id&quot;:&quot;0010ae6b-58d1-3182-8811-2fb0331eb7da&quot;,&quot;itemData&quot;:{&quot;type&quot;:&quot;article-journal&quot;,&quot;id&quot;:&quot;0010ae6b-58d1-3182-8811-2fb0331eb7da&quot;,&quot;title&quot;:&quot;Multilateral Closed-Loop Geothermal Systems as a Zero-Emission Load-Following Resource&quot;,&quot;groupId&quot;:&quot;fffbdb0d-0200-3875-9db7-1edb6516c1af&quot;,&quot;author&quot;:[{&quot;family&quot;:&quot;Holmes&quot;,&quot;given&quot;:&quot;Michael and Toews, Matthew and Jenkins, Jesse and Sepulveda, Nestor&quot;,&quot;parse-names&quot;:false,&quot;dropping-particle&quot;:&quot;&quot;,&quot;non-dropping-particle&quot;:&quot;&quot;}],&quot;container-title&quot;:&quot;GRC Transactions&quot;,&quot;issued&quot;:{&quot;date-parts&quot;:[[2021]]},&quot;page&quot;:&quot;25-52&quot;,&quot;volume&quot;:&quot;45&quot;},&quot;isTemporary&quot;:false}]},{&quot;citationID&quot;:&quot;MENDELEY_CITATION_e49643a5-a1b0-44fa-a34f-3b7d3dc30df2&quot;,&quot;properties&quot;:{&quot;noteIndex&quot;:0},&quot;isEdited&quot;:false,&quot;manualOverride&quot;:{&quot;isManuallyOverridden&quot;:false,&quot;citeprocText&quot;:&quot;[19]&quot;,&quot;manualOverrideText&quot;:&quot;&quot;},&quot;citationTag&quot;:&quot;MENDELEY_CITATION_v3_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&quot;,&quot;citationItems&quot;:[{&quot;id&quot;:&quot;0010ae6b-58d1-3182-8811-2fb0331eb7da&quot;,&quot;itemData&quot;:{&quot;type&quot;:&quot;article-journal&quot;,&quot;id&quot;:&quot;0010ae6b-58d1-3182-8811-2fb0331eb7da&quot;,&quot;title&quot;:&quot;Multilateral Closed-Loop Geothermal Systems as a Zero-Emission Load-Following Resource&quot;,&quot;groupId&quot;:&quot;fffbdb0d-0200-3875-9db7-1edb6516c1af&quot;,&quot;author&quot;:[{&quot;family&quot;:&quot;Holmes&quot;,&quot;given&quot;:&quot;Michael and Toews, Matthew and Jenkins, Jesse and Sepulveda, Nestor&quot;,&quot;parse-names&quot;:false,&quot;dropping-particle&quot;:&quot;&quot;,&quot;non-dropping-particle&quot;:&quot;&quot;}],&quot;container-title&quot;:&quot;GRC Transactions&quot;,&quot;issued&quot;:{&quot;date-parts&quot;:[[2021]]},&quot;page&quot;:&quot;25-52&quot;,&quot;volume&quot;:&quot;45&quot;},&quot;isTemporary&quot;:false}]},{&quot;citationID&quot;:&quot;MENDELEY_CITATION_dc3a3be6-582b-4090-b0c8-41626f57fea8&quot;,&quot;properties&quot;:{&quot;noteIndex&quot;:0},&quot;isEdited&quot;:false,&quot;manualOverride&quot;:{&quot;isManuallyOverridden&quot;:false,&quot;citeprocText&quot;:&quot;[61], [62], [63]&quot;,&quot;manualOverrideText&quot;:&quot;&quot;},&quot;citationTag&quot;:&quot;MENDELEY_CITATION_v3_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&quot;,&quot;citationItems&quot;:[{&quot;id&quot;:&quot;1bc7182b-dc6d-3d9d-8b4b-2ccedaf4cb0d&quot;,&quot;itemData&quot;:{&quot;type&quot;:&quot;paper-conference&quot;,&quot;id&quot;:&quot;1bc7182b-dc6d-3d9d-8b4b-2ccedaf4cb0d&quot;,&quot;title&quot;:&quot;Eavor Loop™ Commercial Project at Geretsried, Molasse Basin, Germany&quot;,&quot;author&quot;:[{&quot;family&quot;:&quot;Longfield&quot;,&quot;given&quot;:&quot;Stephen&quot;,&quot;parse-names&quot;:false,&quot;dropping-particle&quot;:&quot;&quot;,&quot;non-dropping-particle&quot;:&quot;&quot;},{&quot;family&quot;:&quot;Schwarz&quot;,&quot;given&quot;:&quot;Bailey&quot;,&quot;parse-names&quot;:false,&quot;dropping-particle&quot;:&quot;&quot;,&quot;non-dropping-particle&quot;:&quot;&quot;},{&quot;family&quot;:&quot;Hodder&quot;,&quot;given&quot;:&quot;Mark&quot;,&quot;parse-names&quot;:false,&quot;dropping-particle&quot;:&quot;&quot;,&quot;non-dropping-particle&quot;:&quot;&quot;},{&quot;family&quot;:&quot;Stuebing&quot;,&quot;given&quot;:&quot;Todd&quot;,&quot;parse-names&quot;:false,&quot;dropping-particle&quot;:&quot;&quot;,&quot;non-dropping-particle&quot;:&quot;&quot;},{&quot;family&quot;:&quot;Holmes&quot;,&quot;given&quot;:&quot;Michael&quot;,&quot;parse-names&quot;:false,&quot;dropping-particle&quot;:&quot;&quot;,&quot;non-dropping-particle&quot;:&quot;&quot;},{&quot;family&quot;:&quot;Vany&quot;,&quot;given&quot;:&quot;Jeanine&quot;,&quot;parse-names&quot;:false,&quot;dropping-particle&quot;:&quot;&quot;,&quot;non-dropping-particle&quot;:&quot;&quot;},{&quot;family&quot;:&quot;Mölk&quot;,&quot;given&quot;:&quot;Daniel&quot;,&quot;parse-names&quot;:false,&quot;dropping-particle&quot;:&quot;&quot;,&quot;non-dropping-particle&quot;:&quot;&quot;}],&quot;container-title&quot;:&quot;Proceedings of the European Geothermal Congress, Berlin, Germany&quot;,&quot;issued&quot;:{&quot;date-parts&quot;:[[2022]]},&quot;page&quot;:&quot;17-21&quot;,&quot;container-title-short&quot;:&quot;&quot;},&quot;isTemporary&quot;:false},{&quot;id&quot;:&quot;6cd53e11-fc31-3bfc-9d6a-df345966394d&quot;,&quot;itemData&quot;:{&quot;type&quot;:&quot;paper-conference&quot;,&quot;id&quot;:&quot;6cd53e11-fc31-3bfc-9d6a-df345966394d&quot;,&quot;title&quot;:&quot;Techno-economic performance of Eavor-Loop 2.0&quot;,&quot;author&quot;:[{&quot;family&quot;:&quot;Beckers&quot;,&quot;given&quot;:&quot;Koenraad F&quot;,&quot;parse-names&quot;:false,&quot;dropping-particle&quot;:&quot;&quot;,&quot;non-dropping-particle&quot;:&quot;&quot;},{&quot;family&quot;:&quot;Johnston&quot;,&quot;given&quot;:&quot;Henry E&quot;,&quot;parse-names&quot;:false,&quot;dropping-particle&quot;:&quot;&quot;,&quot;non-dropping-particle&quot;:&quot;&quot;}],&quot;container-title&quot;:&quot;Proceedings 47th workshop on geothermal reservoir engineering, Stanford, California&quot;,&quot;issued&quot;:{&quot;date-parts&quot;:[[2022]]},&quot;container-title-short&quot;:&quot;&quot;},&quot;isTemporary&quot;:false},{&quot;id&quot;:&quot;72bfe8cb-94bd-3bcd-82e3-e64fec1a82a2&quot;,&quot;itemData&quot;:{&quot;type&quot;:&quot;article-journal&quot;,&quot;id&quot;:&quot;72bfe8cb-94bd-3bcd-82e3-e64fec1a82a2&quot;,&quot;title&quot;:&quot;Conventional geothermal systems and unconventional geothermal developments: An overview&quot;,&quot;author&quot;:[{&quot;family&quot;:&quot;Khodayar&quot;,&quot;given&quot;:&quot;Maryam&quot;,&quot;parse-names&quot;:false,&quot;dropping-particle&quot;:&quot;&quot;,&quot;non-dropping-particle&quot;:&quot;&quot;},{&quot;family&quot;:&quot;Björnsson&quot;,&quot;given&quot;:&quot;Sveinbjörn&quot;,&quot;parse-names&quot;:false,&quot;dropping-particle&quot;:&quot;&quot;,&quot;non-dropping-particle&quot;:&quot;&quot;}],&quot;container-title&quot;:&quot;Open Journal of Geology&quot;,&quot;ISSN&quot;:&quot;2161-7570&quot;,&quot;issued&quot;:{&quot;date-parts&quot;:[[2024]]},&quot;page&quot;:&quot;196-246&quot;,&quot;issue&quot;:&quot;02&quot;,&quot;volume&quot;:&quot;14&quot;,&quot;container-title-short&quot;:&quot;&quot;},&quot;isTemporary&quot;:false}]},{&quot;citationID&quot;:&quot;MENDELEY_CITATION_174bd621-3119-4c4a-a8b6-0f3a5bfa20df&quot;,&quot;properties&quot;:{&quot;noteIndex&quot;:0},&quot;isEdited&quot;:false,&quot;manualOverride&quot;:{&quot;isManuallyOverridden&quot;:false,&quot;citeprocText&quot;:&quot;[64]&quot;,&quot;manualOverrideText&quot;:&quot;&quot;},&quot;citationTag&quot;:&quot;MENDELEY_CITATION_v3_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&quot;,&quot;citationItems&quot;:[{&quot;id&quot;:&quot;3e7aea6f-0e0c-366d-9aed-6a8df8dcea0c&quot;,&quot;itemData&quot;:{&quot;type&quot;:&quot;paper-conference&quot;,&quot;id&quot;:&quot;3e7aea6f-0e0c-366d-9aed-6a8df8dcea0c&quot;,&quot;title&quot;:&quot;Overview of techno-economic issues of enhanced geothermal systems implementation and integration&quot;,&quot;author&quot;:[{&quot;family&quot;:&quot;Bilić&quot;,&quot;given&quot;:&quot;T&quot;,&quot;parse-names&quot;:false,&quot;dropping-particle&quot;:&quot;&quot;,&quot;non-dropping-particle&quot;:&quot;&quot;},{&quot;family&quot;:&quot;Rajšl&quot;,&quot;given&quot;:&quot;I&quot;,&quot;parse-names&quot;:false,&quot;dropping-particle&quot;:&quot;&quot;,&quot;non-dropping-particle&quot;:&quot;&quot;},{&quot;family&quot;:&quot;Ilak&quot;,&quot;given&quot;:&quot;P&quot;,&quot;parse-names&quot;:false,&quot;dropping-particle&quot;:&quot;&quot;,&quot;non-dropping-particle&quot;:&quot;&quot;},{&quot;family&quot;:&quot;Raos&quot;,&quot;given&quot;:&quot;S&quot;,&quot;parse-names&quot;:false,&quot;dropping-particle&quot;:&quot;&quot;,&quot;non-dropping-particle&quot;:&quot;&quot;},{&quot;family&quot;:&quot;Šadek&quot;,&quot;given&quot;:&quot;S&quot;,&quot;parse-names&quot;:false,&quot;dropping-particle&quot;:&quot;&quot;,&quot;non-dropping-particle&quot;:&quot;&quot;},{&quot;family&quot;:&quot;Krajcar&quot;,&quot;given&quot;:&quot;S&quot;,&quot;parse-names&quot;:false,&quot;dropping-particle&quot;:&quot;&quot;,&quot;non-dropping-particle&quot;:&quot;&quot;},{&quot;family&quot;:&quot;Debrecin&quot;,&quot;given&quot;:&quot;N&quot;,&quot;parse-names&quot;:false,&quot;dropping-particle&quot;:&quot;&quot;,&quot;non-dropping-particle&quot;:&quot;&quot;},{&quot;family&quot;:&quot;Genter&quot;,&quot;given&quot;:&quot;A&quot;,&quot;parse-names&quot;:false,&quot;dropping-particle&quot;:&quot;&quot;,&quot;non-dropping-particle&quot;:&quot;&quot;},{&quot;family&quot;:&quot;Leoutre&quot;,&quot;given&quot;:&quot;E&quot;,&quot;parse-names&quot;:false,&quot;dropping-particle&quot;:&quot;&quot;,&quot;non-dropping-particle&quot;:&quot;&quot;}],&quot;container-title&quot;:&quot;Mediterranean Conference on Power Generation, Transmission, Distribution and Energy Conversion (MEDPOWER 2018)&quot;,&quot;DOI&quot;:&quot;10.1049/cp.2018.1872&quot;,&quot;issued&quot;:{&quot;date-parts&quot;:[[2018]]},&quot;page&quot;:&quot;1-5&quot;,&quot;container-title-short&quot;:&quot;&quot;},&quot;isTemporary&quot;:false}]},{&quot;citationID&quot;:&quot;MENDELEY_CITATION_6f5cbd4b-7713-462a-bb3e-cc1f4257ad00&quot;,&quot;properties&quot;:{&quot;noteIndex&quot;:0},&quot;isEdited&quot;:false,&quot;manualOverride&quot;:{&quot;isManuallyOverridden&quot;:false,&quot;citeprocText&quot;:&quot;[42]&quot;,&quot;manualOverrideText&quot;:&quot;&quot;},&quot;citationTag&quot;:&quot;MENDELEY_CITATION_v3_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&quot;,&quot;citationItems&quot;:[{&quot;id&quot;:&quot;5343d60f-3761-3f84-bb9d-36e043238a1a&quot;,&quot;itemData&quot;:{&quot;type&quot;:&quot;article-journal&quot;,&quot;id&quot;:&quot;5343d60f-3761-3f84-bb9d-36e043238a1a&quot;,&quot;title&quot;:&quot;Brightway: An open source framework for Life Cycle Assessment&quot;,&quot;groupId&quot;:&quot;fffbdb0d-0200-3875-9db7-1edb6516c1af&quot;,&quot;author&quot;:[{&quot;family&quot;:&quot;Mutel&quot;,&quot;given&quot;:&quot;Chris&quot;,&quot;parse-names&quot;:false,&quot;dropping-particle&quot;:&quot;&quot;,&quot;non-dropping-particle&quot;:&quot;&quot;}],&quot;container-title&quot;:&quot;The Journal of Open Source Software&quot;,&quot;DOI&quot;:&quot;10.21105/joss.00236&quot;,&quot;URL&quot;:&quot;http://joss.theoj.org/papers/10.21105/joss.00236&quot;,&quot;issued&quot;:{&quot;date-parts&quot;:[[2017]]},&quot;page&quot;:&quot;236&quot;,&quot;issue&quot;:&quot;12&quot;,&quot;volume&quot;:&quot;2&quot;},&quot;isTemporary&quot;:false}]},{&quot;citationID&quot;:&quot;MENDELEY_CITATION_3c45e4fb-c3b0-4347-a21d-a71da357d4e4&quot;,&quot;properties&quot;:{&quot;noteIndex&quot;:0},&quot;isEdited&quot;:false,&quot;manualOverride&quot;:{&quot;isManuallyOverridden&quot;:false,&quot;citeprocText&quot;:&quot;[43]&quot;,&quot;manualOverrideText&quot;:&quot;&quot;},&quot;citationTag&quot;:&quot;MENDELEY_CITATION_v3_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&quot;,&quot;citationItems&quot;:[{&quot;id&quot;:&quot;67a716f2-3902-3943-8a73-3a7f6ec5dd12&quot;,&quot;itemData&quot;:{&quot;type&quot;:&quot;article-journal&quot;,&quot;id&quot;:&quot;67a716f2-3902-3943-8a73-3a7f6ec5dd12&quot;,&quot;title&quot;:&quot;PRospective EnvironMental Impact asSEment (premise): A streamlined approach to producing databases for prospective life cycle assessment using integrated assessment models&quot;,&quot;groupId&quot;:&quot;fffbdb0d-0200-3875-9db7-1edb6516c1af&quot;,&quot;author&quot;:[{&quot;family&quot;:&quot;Sacchi&quot;,&quot;given&quot;:&quot;R.&quot;,&quot;parse-names&quot;:false,&quot;dropping-particle&quot;:&quot;&quot;,&quot;non-dropping-particle&quot;:&quot;&quot;},{&quot;family&quot;:&quot;Terlouw&quot;,&quot;given&quot;:&quot;T.&quot;,&quot;parse-names&quot;:false,&quot;dropping-particle&quot;:&quot;&quot;,&quot;non-dropping-particle&quot;:&quot;&quot;},{&quot;family&quot;:&quot;Siala&quot;,&quot;given&quot;:&quot;K.&quot;,&quot;parse-names&quot;:false,&quot;dropping-particle&quot;:&quot;&quot;,&quot;non-dropping-particle&quot;:&quot;&quot;},{&quot;family&quot;:&quot;Dirnaichner&quot;,&quot;given&quot;:&quot;A.&quot;,&quot;parse-names&quot;:false,&quot;dropping-particle&quot;:&quot;&quot;,&quot;non-dropping-particle&quot;:&quot;&quot;},{&quot;family&quot;:&quot;Bauer&quot;,&quot;given&quot;:&quot;C.&quot;,&quot;parse-names&quot;:false,&quot;dropping-particle&quot;:&quot;&quot;,&quot;non-dropping-particle&quot;:&quot;&quot;},{&quot;family&quot;:&quot;Cox&quot;,&quot;given&quot;:&quot;B.&quot;,&quot;parse-names&quot;:false,&quot;dropping-particle&quot;:&quot;&quot;,&quot;non-dropping-particle&quot;:&quot;&quot;},{&quot;family&quot;:&quot;Mutel&quot;,&quot;given&quot;:&quot;C.&quot;,&quot;parse-names&quot;:false,&quot;dropping-particle&quot;:&quot;&quot;,&quot;non-dropping-particle&quot;:&quot;&quot;},{&quot;family&quot;:&quot;Daioglou&quot;,&quot;given&quot;:&quot;V.&quot;,&quot;parse-names&quot;:false,&quot;dropping-particle&quot;:&quot;&quot;,&quot;non-dropping-particle&quot;:&quot;&quot;},{&quot;family&quot;:&quot;Luderer&quot;,&quot;given&quot;:&quot;G.&quot;,&quot;parse-names&quot;:false,&quot;dropping-particle&quot;:&quot;&quot;,&quot;non-dropping-particle&quot;:&quot;&quot;}],&quot;container-title&quot;:&quot;Renewable and Sustainable Energy Reviews&quot;,&quot;DOI&quot;:&quot;10.1016/j.rser.2022.112311&quot;,&quot;ISSN&quot;:&quot;18790690&quot;,&quot;URL&quot;:&quot;https://doi.org/10.1016/j.rser.2022.112311&quot;,&quot;issued&quot;:{&quot;date-parts&quot;:[[2022]]},&quot;page&quot;:&quot;112311&quot;,&quot;abstract&quot;:&quot;Prospective Life Cycle Assessment (pLCA) is useful to evaluate the environmental performance of current and emerging technologies in the future. Yet, as energy systems and industries are rapidly shifting towards cleaner means of production, pLCA requires an inventory database that encapsulates the expected changes in technologies and the environment at a given point in time, following specific socio-techno-economic pathways. To this end, this study introduces premise, a tool to streamline the generation of prospective inventory databases for pLCA by integrating scenarios generated by Integrated Assessment Models (IAM). More precisely, premise applies a number of transformations on energy-intensive activities found in the inventory database ecoinvent according to projections provided by the IAM. Unsurprisingly, the study shows that, within a given socio-economic narrative, the climate change mitigation target chosen affects the performance of nearly all activities in the database. This is illustrated by focusing on the effects observed on a few activities, such as systems for direct air capture of CO2, lithium-ion batteries, electricity and clinker production as well as freight transport by road, in relation to the applied sector-based transformation and the chosen climate change mitigation target. This work also discusses the limitations and challenges faced when coupling IAM and LCA databases and what improvements are to be brought in to further facilitate the development of pLCA.&quot;,&quot;publisher&quot;:&quot;Elsevier Ltd&quot;,&quot;issue&quot;:&quot;April 2021&quot;,&quot;volume&quot;:&quot;160&quot;},&quot;isTemporary&quot;:false}]},{&quot;citationID&quot;:&quot;MENDELEY_CITATION_4745bc68-49cf-486c-a482-54fb8988a114&quot;,&quot;properties&quot;:{&quot;noteIndex&quot;:0},&quot;isEdited&quot;:false,&quot;manualOverride&quot;:{&quot;isManuallyOverridden&quot;:false,&quot;citeprocText&quot;:&quot;[47]&quot;,&quot;manualOverrideText&quot;:&quot;&quot;},&quot;citationTag&quot;:&quot;MENDELEY_CITATION_v3_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&quot;,&quot;citationItems&quot;:[{&quot;id&quot;:&quot;2476b785-24f1-3a23-b6ea-15ea3ff739ed&quot;,&quot;itemData&quot;:{&quot;type&quot;:&quot;article-journal&quot;,&quot;id&quot;:&quot;2476b785-24f1-3a23-b6ea-15ea3ff739ed&quot;,&quot;title&quot;:&quot;Environmental impacts of carbon capture, transport, and storage supply chains: Status and the way forward&quot;,&quot;groupId&quot;:&quot;fffbdb0d-0200-3875-9db7-1edb6516c1af&quot;,&quot;author&quot;:[{&quot;family&quot;:&quot;Burger&quot;,&quot;given&quot;:&quot;Johannes&quot;,&quot;parse-names&quot;:false,&quot;dropping-particle&quot;:&quot;&quot;,&quot;non-dropping-particle&quot;:&quot;&quot;},{&quot;family&quot;:&quot;Nöhl&quot;,&quot;given&quot;:&quot;Julian&quot;,&quot;parse-names&quot;:false,&quot;dropping-particle&quot;:&quot;&quot;,&quot;non-dropping-particle&quot;:&quot;&quot;},{&quot;family&quot;:&quot;Seiler&quot;,&quot;given&quot;:&quot;Jan&quot;,&quot;parse-names&quot;:false,&quot;dropping-particle&quot;:&quot;&quot;,&quot;non-dropping-particle&quot;:&quot;&quot;},{&quot;family&quot;:&quot;Gabrielli&quot;,&quot;given&quot;:&quot;Paolo&quot;,&quot;parse-names&quot;:false,&quot;dropping-particle&quot;:&quot;&quot;,&quot;non-dropping-particle&quot;:&quot;&quot;},{&quot;family&quot;:&quot;Oeuvray&quot;,&quot;given&quot;:&quot;Pauline&quot;,&quot;parse-names&quot;:false,&quot;dropping-particle&quot;:&quot;&quot;,&quot;non-dropping-particle&quot;:&quot;&quot;},{&quot;family&quot;:&quot;Becattini&quot;,&quot;given&quot;:&quot;Viola&quot;,&quot;parse-names&quot;:false,&quot;dropping-particle&quot;:&quot;&quot;,&quot;non-dropping-particle&quot;:&quot;&quot;},{&quot;family&quot;:&quot;Reyes-Lúa&quot;,&quot;given&quot;:&quot;Adriana&quot;,&quot;parse-names&quot;:false,&quot;dropping-particle&quot;:&quot;&quot;,&quot;non-dropping-particle&quot;:&quot;&quot;},{&quot;family&quot;:&quot;Riboldi&quot;,&quot;given&quot;:&quot;Luca&quot;,&quot;parse-names&quot;:false,&quot;dropping-particle&quot;:&quot;&quot;,&quot;non-dropping-particle&quot;:&quot;&quot;},{&quot;family&quot;:&quot;Sansavini&quot;,&quot;given&quot;:&quot;Giovanni&quot;,&quot;parse-names&quot;:false,&quot;dropping-particle&quot;:&quot;&quot;,&quot;non-dropping-particle&quot;:&quot;&quot;},{&quot;family&quot;:&quot;Bardow&quot;,&quot;given&quot;:&quot;André&quot;,&quot;parse-names&quot;:false,&quot;dropping-particle&quot;:&quot;&quot;,&quot;non-dropping-particle&quot;:&quot;&quot;}],&quot;container-title&quot;:&quot;International Journal of Greenhouse Gas Control&quot;,&quot;DOI&quot;:&quot;10.1016/j.ijggc.2023.104039&quot;,&quot;ISSN&quot;:&quot;17505836&quot;,&quot;issued&quot;:{&quot;date-parts&quot;:[[2024,2,1]]},&quot;abstract&quot;:&quot;Carbon capture, transport, and storage (CCTS) enables the decarbonization of industrial emitters. CCTS is regarded as crucial in reaching net-zero emission targets but currently stands far behind the required scale. CCTS deployment for point sources may be accelerated by CCTS chains relying on currently available technology, called pioneering supply chains. In particular, transporting CO2 in standard containers can be implemented without new transport infrastructure. Pioneering CCTS chains must not cause more emissions than they store to successfully avoid CO2 emissions. Using life cycle assessment, we show that pioneering CCTS chains emit less CO2 than they store permanently, demonstrating that CCTS can already today avoid 50 to 70% of point source GHG emissions. This evidence proves robust against uncertainties based on the scarce operational experience in CCTS. Our environmental assessment shows that increasing the capture rate above the assumed 90% is a main lever to increase emissions avoidance of the CCTS chains above 80%. Capturing and transporting the CO2 causes large shares of the chain's global warming impact as they rely on fossil fuels. Reducing GHG emission intensity of energy supply and switching to pipeline-based transport can reduce global warming and other environmental impacts compared to pioneering CCTS chains. Our analysis shows that pioneering chains can accelerate infrastructure scale-up while successfully storing CO2 from point sources.&quot;,&quot;publisher&quot;:&quot;Elsevier Ltd&quot;,&quot;volume&quot;:&quot;132&quot;},&quot;isTemporary&quot;:false}]},{&quot;citationID&quot;:&quot;MENDELEY_CITATION_5b733534-0d33-4a17-8a65-2a06f5dff823&quot;,&quot;properties&quot;:{&quot;noteIndex&quot;:0},&quot;isEdited&quot;:false,&quot;manualOverride&quot;:{&quot;isManuallyOverridden&quot;:false,&quot;citeprocText&quot;:&quot;[47]&quot;,&quot;manualOverrideText&quot;:&quot;&quot;},&quot;citationTag&quot;:&quot;MENDELEY_CITATION_v3_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&quot;,&quot;citationItems&quot;:[{&quot;id&quot;:&quot;2476b785-24f1-3a23-b6ea-15ea3ff739ed&quot;,&quot;itemData&quot;:{&quot;type&quot;:&quot;article-journal&quot;,&quot;id&quot;:&quot;2476b785-24f1-3a23-b6ea-15ea3ff739ed&quot;,&quot;title&quot;:&quot;Environmental impacts of carbon capture, transport, and storage supply chains: Status and the way forward&quot;,&quot;groupId&quot;:&quot;fffbdb0d-0200-3875-9db7-1edb6516c1af&quot;,&quot;author&quot;:[{&quot;family&quot;:&quot;Burger&quot;,&quot;given&quot;:&quot;Johannes&quot;,&quot;parse-names&quot;:false,&quot;dropping-particle&quot;:&quot;&quot;,&quot;non-dropping-particle&quot;:&quot;&quot;},{&quot;family&quot;:&quot;Nöhl&quot;,&quot;given&quot;:&quot;Julian&quot;,&quot;parse-names&quot;:false,&quot;dropping-particle&quot;:&quot;&quot;,&quot;non-dropping-particle&quot;:&quot;&quot;},{&quot;family&quot;:&quot;Seiler&quot;,&quot;given&quot;:&quot;Jan&quot;,&quot;parse-names&quot;:false,&quot;dropping-particle&quot;:&quot;&quot;,&quot;non-dropping-particle&quot;:&quot;&quot;},{&quot;family&quot;:&quot;Gabrielli&quot;,&quot;given&quot;:&quot;Paolo&quot;,&quot;parse-names&quot;:false,&quot;dropping-particle&quot;:&quot;&quot;,&quot;non-dropping-particle&quot;:&quot;&quot;},{&quot;family&quot;:&quot;Oeuvray&quot;,&quot;given&quot;:&quot;Pauline&quot;,&quot;parse-names&quot;:false,&quot;dropping-particle&quot;:&quot;&quot;,&quot;non-dropping-particle&quot;:&quot;&quot;},{&quot;family&quot;:&quot;Becattini&quot;,&quot;given&quot;:&quot;Viola&quot;,&quot;parse-names&quot;:false,&quot;dropping-particle&quot;:&quot;&quot;,&quot;non-dropping-particle&quot;:&quot;&quot;},{&quot;family&quot;:&quot;Reyes-Lúa&quot;,&quot;given&quot;:&quot;Adriana&quot;,&quot;parse-names&quot;:false,&quot;dropping-particle&quot;:&quot;&quot;,&quot;non-dropping-particle&quot;:&quot;&quot;},{&quot;family&quot;:&quot;Riboldi&quot;,&quot;given&quot;:&quot;Luca&quot;,&quot;parse-names&quot;:false,&quot;dropping-particle&quot;:&quot;&quot;,&quot;non-dropping-particle&quot;:&quot;&quot;},{&quot;family&quot;:&quot;Sansavini&quot;,&quot;given&quot;:&quot;Giovanni&quot;,&quot;parse-names&quot;:false,&quot;dropping-particle&quot;:&quot;&quot;,&quot;non-dropping-particle&quot;:&quot;&quot;},{&quot;family&quot;:&quot;Bardow&quot;,&quot;given&quot;:&quot;André&quot;,&quot;parse-names&quot;:false,&quot;dropping-particle&quot;:&quot;&quot;,&quot;non-dropping-particle&quot;:&quot;&quot;}],&quot;container-title&quot;:&quot;International Journal of Greenhouse Gas Control&quot;,&quot;DOI&quot;:&quot;10.1016/j.ijggc.2023.104039&quot;,&quot;ISSN&quot;:&quot;17505836&quot;,&quot;issued&quot;:{&quot;date-parts&quot;:[[2024,2,1]]},&quot;abstract&quot;:&quot;Carbon capture, transport, and storage (CCTS) enables the decarbonization of industrial emitters. CCTS is regarded as crucial in reaching net-zero emission targets but currently stands far behind the required scale. CCTS deployment for point sources may be accelerated by CCTS chains relying on currently available technology, called pioneering supply chains. In particular, transporting CO2 in standard containers can be implemented without new transport infrastructure. Pioneering CCTS chains must not cause more emissions than they store to successfully avoid CO2 emissions. Using life cycle assessment, we show that pioneering CCTS chains emit less CO2 than they store permanently, demonstrating that CCTS can already today avoid 50 to 70% of point source GHG emissions. This evidence proves robust against uncertainties based on the scarce operational experience in CCTS. Our environmental assessment shows that increasing the capture rate above the assumed 90% is a main lever to increase emissions avoidance of the CCTS chains above 80%. Capturing and transporting the CO2 causes large shares of the chain's global warming impact as they rely on fossil fuels. Reducing GHG emission intensity of energy supply and switching to pipeline-based transport can reduce global warming and other environmental impacts compared to pioneering CCTS chains. Our analysis shows that pioneering chains can accelerate infrastructure scale-up while successfully storing CO2 from point sources.&quot;,&quot;publisher&quot;:&quot;Elsevier Ltd&quot;,&quot;volume&quot;:&quot;132&quot;},&quot;isTemporary&quot;:false}]},{&quot;citationID&quot;:&quot;MENDELEY_CITATION_5516c4b0-5c47-4b8c-b2ac-54c1ab3234e6&quot;,&quot;properties&quot;:{&quot;noteIndex&quot;:0},&quot;isEdited&quot;:false,&quot;manualOverride&quot;:{&quot;isManuallyOverridden&quot;:true,&quot;citeprocText&quot;:&quot;[44]&quot;,&quot;manualOverrideText&quot;:&quot;23]&quot;},&quot;citationTag&quot;:&quot;MENDELEY_CITATION_v3_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&quot;,&quot;citationItems&quot;:[{&quot;id&quot;:&quot;e8dd2f00-9754-3c56-a7d7-5afb78c80be5&quot;,&quot;itemData&quot;:{&quot;type&quot;:&quot;article-journal&quot;,&quot;id&quot;:&quot;e8dd2f00-9754-3c56-a7d7-5afb78c80be5&quot;,&quot;title&quot;:&quot;An assessment of energy system transformation pathways to achieve net-zero carbon dioxide emissions in Switzerland&quot;,&quot;author&quot;:[{&quot;family&quot;:&quot;Panos&quot;,&quot;given&quot;:&quot;Evangelos&quot;,&quot;parse-names&quot;:false,&quot;dropping-particle&quot;:&quot;&quot;,&quot;non-dropping-particle&quot;:&quot;&quot;},{&quot;family&quot;:&quot;Kannan&quot;,&quot;given&quot;:&quot;Ramachandran&quot;,&quot;parse-names&quot;:false,&quot;dropping-particle&quot;:&quot;&quot;,&quot;non-dropping-particle&quot;:&quot;&quot;},{&quot;family&quot;:&quot;Hirschberg&quot;,&quot;given&quot;:&quot;Stefan&quot;,&quot;parse-names&quot;:false,&quot;dropping-particle&quot;:&quot;&quot;,&quot;non-dropping-particle&quot;:&quot;&quot;},{&quot;family&quot;:&quot;Kober&quot;,&quot;given&quot;:&quot;Tom&quot;,&quot;parse-names&quot;:false,&quot;dropping-particle&quot;:&quot;&quot;,&quot;non-dropping-particle&quot;:&quot;&quot;}],&quot;container-title&quot;:&quot;Communications Earth &amp; Environment&quot;,&quot;container-title-short&quot;:&quot;Commun Earth Environ&quot;,&quot;DOI&quot;:&quot;10.1038/s43247-023-00813-6&quot;,&quot;ISSN&quot;:&quot;2662-4435&quot;,&quot;URL&quot;:&quot;https://doi.org/10.1038/s43247-023-00813-6&quot;,&quot;issued&quot;:{&quot;date-parts&quot;:[[2023]]},&quot;page&quot;:&quot;157&quot;,&quot;abstract&quot;:&quot;Switzerland has one of the lowest carbon intensities among industrialised countries. However, its transition to net-zero carbon dioxide emissions is complicated by limited domestic mitigation options, which tend to increase costs, raise energy security concerns, and trigger socio-economic barriers in policy implementation. Research on these issues is relevant to the societal and political debates on energy transition worldwide. Here we apply a well-established techno-economic energy systems model and highlight the challenges of the Swiss energy transition under different technical, socio-economic, and geopolitical contexts. We suggest feasible technical solutions based on low-carbon technologies, efficiency, and flexibility. We find that import independency and net-zero emissions by 2050 require an additional cumulative discounted investment, compared to a business-as-usual scenario, of 300 billion CHF2019 in energy efficiency, negative emissions and renewable technologies. The average per capita costs of net-zero emissions are 320–1390 CHF2019/yr. from 2020 to 2050, depending on exploited domestic mitigation options, integration into international energy markets, and energy security ambition.&quot;,&quot;issue&quot;:&quot;1&quot;,&quot;volume&quot;:&quot;4&quot;},&quot;isTemporary&quot;:false}]},{&quot;citationID&quot;:&quot;MENDELEY_CITATION_8c5d90b7-6b98-4b0d-9320-512b1c7573cc&quot;,&quot;properties&quot;:{&quot;noteIndex&quot;:0},&quot;isEdited&quot;:false,&quot;manualOverride&quot;:{&quot;isManuallyOverridden&quot;:false,&quot;citeprocText&quot;:&quot;[22]&quot;,&quot;manualOverrideText&quot;:&quot;&quot;},&quot;citationTag&quot;:&quot;MENDELEY_CITATION_v3_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&quot;,&quot;citationItems&quot;:[{&quot;id&quot;:&quot;5d97002b-026a-32b1-a641-611ce7626160&quot;,&quot;itemData&quot;:{&quot;type&quot;:&quot;article-journal&quot;,&quot;id&quot;:&quot;5d97002b-026a-32b1-a641-611ce7626160&quot;,&quot;title&quot;:&quot;Documentation for the TIMES Model, Energy Technology Systems Analysis Programme&quot;,&quot;author&quot;:[{&quot;family&quot;:&quot;Loulou&quot;,&quot;given&quot;:&quot;R&quot;,&quot;parse-names&quot;:false,&quot;dropping-particle&quot;:&quot;&quot;,&quot;non-dropping-particle&quot;:&quot;&quot;},{&quot;family&quot;:&quot;Remme&quot;,&quot;given&quot;:&quot;U&quot;,&quot;parse-names&quot;:false,&quot;dropping-particle&quot;:&quot;&quot;,&quot;non-dropping-particle&quot;:&quot;&quot;},{&quot;family&quot;:&quot;Kanudia&quot;,&quot;given&quot;:&quot;A&quot;,&quot;parse-names&quot;:false,&quot;dropping-particle&quot;:&quot;&quot;,&quot;non-dropping-particle&quot;:&quot;&quot;},{&quot;family&quot;:&quot;Lehtila&quot;,&quot;given&quot;:&quot;A&quot;,&quot;parse-names&quot;:false,&quot;dropping-particle&quot;:&quot;&quot;,&quot;non-dropping-particle&quot;:&quot;&quot;},{&quot;family&quot;:&quot;Goldstein&quot;,&quot;given&quot;:&quot;G&quot;,&quot;parse-names&quot;:false,&quot;dropping-particle&quot;:&quot;&quot;,&quot;non-dropping-particle&quot;:&quot;&quot;}],&quot;URL&quot;:&quot;http://www.etsap.org/Docs/TIMESDoc-Intro.pdf&quot;,&quot;issued&quot;:{&quot;date-parts&quot;:[[2005]]},&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FDF860-E9C6-BA44-8B91-819D0404C3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48</Pages>
  <Words>14405</Words>
  <Characters>90754</Characters>
  <Application>Microsoft Office Word</Application>
  <DocSecurity>0</DocSecurity>
  <Lines>756</Lines>
  <Paragraphs>209</Paragraphs>
  <ScaleCrop>false</ScaleCrop>
  <Company/>
  <LinksUpToDate>false</LinksUpToDate>
  <CharactersWithSpaces>104950</CharactersWithSpaces>
  <SharedDoc>false</SharedDoc>
  <HLinks>
    <vt:vector size="60" baseType="variant">
      <vt:variant>
        <vt:i4>5046380</vt:i4>
      </vt:variant>
      <vt:variant>
        <vt:i4>156</vt:i4>
      </vt:variant>
      <vt:variant>
        <vt:i4>0</vt:i4>
      </vt:variant>
      <vt:variant>
        <vt:i4>5</vt:i4>
      </vt:variant>
      <vt:variant>
        <vt:lpwstr>mailto:p.fs@fct.unl.pt</vt:lpwstr>
      </vt:variant>
      <vt:variant>
        <vt:lpwstr/>
      </vt:variant>
      <vt:variant>
        <vt:i4>7340097</vt:i4>
      </vt:variant>
      <vt:variant>
        <vt:i4>153</vt:i4>
      </vt:variant>
      <vt:variant>
        <vt:i4>0</vt:i4>
      </vt:variant>
      <vt:variant>
        <vt:i4>5</vt:i4>
      </vt:variant>
      <vt:variant>
        <vt:lpwstr>mailto:sandrine.selosse@minesparis.psl.eu</vt:lpwstr>
      </vt:variant>
      <vt:variant>
        <vt:lpwstr/>
      </vt:variant>
      <vt:variant>
        <vt:i4>2228330</vt:i4>
      </vt:variant>
      <vt:variant>
        <vt:i4>150</vt:i4>
      </vt:variant>
      <vt:variant>
        <vt:i4>0</vt:i4>
      </vt:variant>
      <vt:variant>
        <vt:i4>5</vt:i4>
      </vt:variant>
      <vt:variant>
        <vt:lpwstr>https://www.elsevier.com/solutions/ssrn</vt:lpwstr>
      </vt:variant>
      <vt:variant>
        <vt:lpwstr/>
      </vt:variant>
      <vt:variant>
        <vt:i4>2097201</vt:i4>
      </vt:variant>
      <vt:variant>
        <vt:i4>147</vt:i4>
      </vt:variant>
      <vt:variant>
        <vt:i4>0</vt:i4>
      </vt:variant>
      <vt:variant>
        <vt:i4>5</vt:i4>
      </vt:variant>
      <vt:variant>
        <vt:lpwstr>https://www.sciencedirect.com/journal/renewable-energy</vt:lpwstr>
      </vt:variant>
      <vt:variant>
        <vt:lpwstr/>
      </vt:variant>
      <vt:variant>
        <vt:i4>6815787</vt:i4>
      </vt:variant>
      <vt:variant>
        <vt:i4>3</vt:i4>
      </vt:variant>
      <vt:variant>
        <vt:i4>0</vt:i4>
      </vt:variant>
      <vt:variant>
        <vt:i4>5</vt:i4>
      </vt:variant>
      <vt:variant>
        <vt:lpwstr>https://www.kva-linth.ch/energie-umwelt/ccs</vt:lpwstr>
      </vt:variant>
      <vt:variant>
        <vt:lpwstr/>
      </vt:variant>
      <vt:variant>
        <vt:i4>2490477</vt:i4>
      </vt:variant>
      <vt:variant>
        <vt:i4>0</vt:i4>
      </vt:variant>
      <vt:variant>
        <vt:i4>0</vt:i4>
      </vt:variant>
      <vt:variant>
        <vt:i4>5</vt:i4>
      </vt:variant>
      <vt:variant>
        <vt:lpwstr>https://premisedash-6f5a0259c487.herokuapp.com/</vt:lpwstr>
      </vt:variant>
      <vt:variant>
        <vt:lpwstr/>
      </vt:variant>
      <vt:variant>
        <vt:i4>2949233</vt:i4>
      </vt:variant>
      <vt:variant>
        <vt:i4>9</vt:i4>
      </vt:variant>
      <vt:variant>
        <vt:i4>0</vt:i4>
      </vt:variant>
      <vt:variant>
        <vt:i4>5</vt:i4>
      </vt:variant>
      <vt:variant>
        <vt:lpwstr>https://www.elsevier.com/researcher/author/policies-and-guidelines/credit-author-statement</vt:lpwstr>
      </vt:variant>
      <vt:variant>
        <vt:lpwstr/>
      </vt:variant>
      <vt:variant>
        <vt:i4>3276924</vt:i4>
      </vt:variant>
      <vt:variant>
        <vt:i4>6</vt:i4>
      </vt:variant>
      <vt:variant>
        <vt:i4>0</vt:i4>
      </vt:variant>
      <vt:variant>
        <vt:i4>5</vt:i4>
      </vt:variant>
      <vt:variant>
        <vt:lpwstr>https://legacyfileshare.elsevier.com/assets/file/0011/852995/Data-Availability-section.html</vt:lpwstr>
      </vt:variant>
      <vt:variant>
        <vt:lpwstr/>
      </vt:variant>
      <vt:variant>
        <vt:i4>1638425</vt:i4>
      </vt:variant>
      <vt:variant>
        <vt:i4>3</vt:i4>
      </vt:variant>
      <vt:variant>
        <vt:i4>0</vt:i4>
      </vt:variant>
      <vt:variant>
        <vt:i4>5</vt:i4>
      </vt:variant>
      <vt:variant>
        <vt:lpwstr>https://www.elsevier.com/researcher/author/tools-and-resources/graphical-abstract</vt:lpwstr>
      </vt:variant>
      <vt:variant>
        <vt:lpwstr/>
      </vt:variant>
      <vt:variant>
        <vt:i4>720969</vt:i4>
      </vt:variant>
      <vt:variant>
        <vt:i4>0</vt:i4>
      </vt:variant>
      <vt:variant>
        <vt:i4>0</vt:i4>
      </vt:variant>
      <vt:variant>
        <vt:i4>5</vt:i4>
      </vt:variant>
      <vt:variant>
        <vt:lpwstr>https://www.elsevier.com/researcher/author/tools-and-resources/highlights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Hefny  Mahmoud</dc:creator>
  <cp:keywords/>
  <dc:description/>
  <cp:lastModifiedBy>Treyer Karin</cp:lastModifiedBy>
  <cp:revision>2</cp:revision>
  <cp:lastPrinted>2025-11-27T15:47:00Z</cp:lastPrinted>
  <dcterms:created xsi:type="dcterms:W3CDTF">2025-11-27T16:14:00Z</dcterms:created>
  <dcterms:modified xsi:type="dcterms:W3CDTF">2025-11-27T16:14:00Z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e599404e-a0f4-3d85-94bb-5d07c96c9ab5</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7th edition</vt:lpwstr>
  </property>
  <property fmtid="{D5CDD505-2E9C-101B-9397-08002B2CF9AE}" pid="8" name="Mendeley Recent Style Id 2_1">
    <vt:lpwstr>http://www.zotero.org/styles/american-sociological-association</vt:lpwstr>
  </property>
  <property fmtid="{D5CDD505-2E9C-101B-9397-08002B2CF9AE}" pid="9" name="Mendeley Recent Style Name 2_1">
    <vt:lpwstr>American Sociological Association 6th edition</vt:lpwstr>
  </property>
  <property fmtid="{D5CDD505-2E9C-101B-9397-08002B2CF9AE}" pid="10" name="Mendeley Recent Style Id 3_1">
    <vt:lpwstr>http://www.zotero.org/styles/chicago-author-date</vt:lpwstr>
  </property>
  <property fmtid="{D5CDD505-2E9C-101B-9397-08002B2CF9AE}" pid="11" name="Mendeley Recent Style Name 3_1">
    <vt:lpwstr>Chicago Manual of Style 17th edition (author-date)</vt:lpwstr>
  </property>
  <property fmtid="{D5CDD505-2E9C-101B-9397-08002B2CF9AE}" pid="12" name="Mendeley Recent Style Id 4_1">
    <vt:lpwstr>http://www.zotero.org/styles/harvard-cite-them-right</vt:lpwstr>
  </property>
  <property fmtid="{D5CDD505-2E9C-101B-9397-08002B2CF9AE}" pid="13" name="Mendeley Recent Style Name 4_1">
    <vt:lpwstr>Cite Them Right 11th edition - Harvard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9th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http://www.zotero.org/styles/the-international-journal-of-life-cycle-assessment</vt:lpwstr>
  </property>
  <property fmtid="{D5CDD505-2E9C-101B-9397-08002B2CF9AE}" pid="23" name="Mendeley Recent Style Name 9_1">
    <vt:lpwstr>The International Journal of Life Cycle Assessment</vt:lpwstr>
  </property>
  <property fmtid="{D5CDD505-2E9C-101B-9397-08002B2CF9AE}" pid="24" name="Mendeley Citation Style_1">
    <vt:lpwstr>http://www.zotero.org/styles/ieee</vt:lpwstr>
  </property>
</Properties>
</file>